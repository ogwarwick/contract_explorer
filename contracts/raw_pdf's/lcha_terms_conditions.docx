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D179D6" w:rsidRPr="009D04FB" w14:paraId="596F3518" w14:textId="77777777" w:rsidTr="00775538">
        <w:trPr>
          <w:trHeight w:val="1922"/>
        </w:trPr>
        <w:tc>
          <w:tcPr>
            <w:tcW w:w="9017" w:type="dxa"/>
          </w:tcPr>
          <w:p w14:paraId="764BEA7A" w14:textId="3D246E4E" w:rsidR="00D179D6" w:rsidRPr="009D04FB" w:rsidRDefault="00D179D6" w:rsidP="00775538">
            <w:pPr>
              <w:pStyle w:val="NormalAshurst"/>
            </w:pPr>
            <w:bookmarkStart w:id="0" w:name="_Hlk149247328"/>
          </w:p>
        </w:tc>
      </w:tr>
      <w:tr w:rsidR="00D179D6" w:rsidRPr="009D04FB" w14:paraId="3D8D913A" w14:textId="77777777" w:rsidTr="00775538">
        <w:trPr>
          <w:trHeight w:val="777"/>
        </w:trPr>
        <w:tc>
          <w:tcPr>
            <w:tcW w:w="9017" w:type="dxa"/>
          </w:tcPr>
          <w:p w14:paraId="1A54AD6B" w14:textId="77777777" w:rsidR="00D179D6" w:rsidRPr="009D04FB" w:rsidRDefault="00D179D6" w:rsidP="00775538">
            <w:pPr>
              <w:pStyle w:val="NormalAshurst"/>
            </w:pPr>
          </w:p>
        </w:tc>
      </w:tr>
      <w:tr w:rsidR="00D179D6" w:rsidRPr="00462199" w14:paraId="1B1985CF" w14:textId="77777777" w:rsidTr="00775538">
        <w:trPr>
          <w:trHeight w:val="2251"/>
        </w:trPr>
        <w:tc>
          <w:tcPr>
            <w:tcW w:w="9017" w:type="dxa"/>
            <w:vAlign w:val="center"/>
          </w:tcPr>
          <w:p w14:paraId="7B09301D" w14:textId="77777777" w:rsidR="00D179D6" w:rsidRPr="00462199" w:rsidRDefault="00D179D6" w:rsidP="00775538">
            <w:pPr>
              <w:pStyle w:val="NormalAshurst"/>
              <w:jc w:val="center"/>
            </w:pPr>
            <w:r w:rsidRPr="00462199">
              <w:t>______________________________________________________</w:t>
            </w:r>
          </w:p>
          <w:p w14:paraId="2A87C4C5" w14:textId="00C5724D" w:rsidR="00D179D6" w:rsidRPr="00462199" w:rsidRDefault="00D179D6" w:rsidP="00775538">
            <w:pPr>
              <w:pStyle w:val="NormalAshurst"/>
              <w:jc w:val="center"/>
              <w:rPr>
                <w:b/>
                <w:bCs/>
              </w:rPr>
            </w:pPr>
            <w:r w:rsidRPr="00462199">
              <w:rPr>
                <w:b/>
                <w:bCs/>
              </w:rPr>
              <w:t>LCHA</w:t>
            </w:r>
            <w:r w:rsidRPr="00462199">
              <w:rPr>
                <w:b/>
                <w:bCs/>
              </w:rPr>
              <w:br/>
              <w:t xml:space="preserve">STANDARD TERMS AND </w:t>
            </w:r>
            <w:r w:rsidR="007248B2" w:rsidRPr="007248B2">
              <w:rPr>
                <w:b/>
                <w:bCs/>
              </w:rPr>
              <w:t>CONDITION</w:t>
            </w:r>
            <w:r w:rsidRPr="00462199">
              <w:rPr>
                <w:b/>
                <w:bCs/>
              </w:rPr>
              <w:t>S</w:t>
            </w:r>
          </w:p>
          <w:p w14:paraId="35947356" w14:textId="77777777" w:rsidR="00D179D6" w:rsidRPr="00462199" w:rsidRDefault="00D179D6" w:rsidP="00775538">
            <w:pPr>
              <w:pStyle w:val="NormalAshurst"/>
              <w:jc w:val="center"/>
            </w:pPr>
            <w:r w:rsidRPr="00462199">
              <w:t>______________________________________________________</w:t>
            </w:r>
          </w:p>
        </w:tc>
      </w:tr>
      <w:tr w:rsidR="00D179D6" w:rsidRPr="00462199" w14:paraId="72076CAC" w14:textId="77777777" w:rsidTr="00775538">
        <w:trPr>
          <w:trHeight w:val="2132"/>
        </w:trPr>
        <w:tc>
          <w:tcPr>
            <w:tcW w:w="9017" w:type="dxa"/>
            <w:vAlign w:val="center"/>
          </w:tcPr>
          <w:p w14:paraId="3D2F0854" w14:textId="77777777" w:rsidR="00D179D6" w:rsidRPr="00462199" w:rsidRDefault="00D179D6" w:rsidP="00775538">
            <w:pPr>
              <w:pStyle w:val="NormalAshurst"/>
              <w:jc w:val="center"/>
              <w:rPr>
                <w:b/>
                <w:bCs/>
              </w:rPr>
            </w:pPr>
            <w:r w:rsidRPr="00462199">
              <w:rPr>
                <w:b/>
                <w:bCs/>
              </w:rPr>
              <w:t>DRAFT – Version 1</w:t>
            </w:r>
          </w:p>
          <w:p w14:paraId="505F45D9" w14:textId="76CE0BD1" w:rsidR="00D179D6" w:rsidRPr="00462199" w:rsidRDefault="00190D86" w:rsidP="00775538">
            <w:pPr>
              <w:pStyle w:val="NormalAshurst"/>
              <w:jc w:val="center"/>
            </w:pPr>
            <w:r>
              <w:rPr>
                <w:b/>
                <w:bCs/>
              </w:rPr>
              <w:t>[</w:t>
            </w:r>
            <w:r w:rsidR="007647C4">
              <w:rPr>
                <w:b/>
                <w:bCs/>
              </w:rPr>
              <w:t>November</w:t>
            </w:r>
            <w:r>
              <w:rPr>
                <w:b/>
                <w:bCs/>
              </w:rPr>
              <w:t>]</w:t>
            </w:r>
            <w:r w:rsidR="00357C91">
              <w:rPr>
                <w:b/>
                <w:bCs/>
              </w:rPr>
              <w:t xml:space="preserve"> </w:t>
            </w:r>
            <w:r w:rsidR="00D179D6" w:rsidRPr="00462199">
              <w:rPr>
                <w:b/>
                <w:bCs/>
              </w:rPr>
              <w:t>2023</w:t>
            </w:r>
          </w:p>
        </w:tc>
      </w:tr>
      <w:tr w:rsidR="00D179D6" w:rsidRPr="00462199" w14:paraId="2DC6D377" w14:textId="77777777" w:rsidTr="00775538">
        <w:trPr>
          <w:trHeight w:val="2132"/>
        </w:trPr>
        <w:tc>
          <w:tcPr>
            <w:tcW w:w="9017" w:type="dxa"/>
          </w:tcPr>
          <w:p w14:paraId="21E0F055" w14:textId="283228F5" w:rsidR="00D179D6" w:rsidRPr="00462199" w:rsidRDefault="00D179D6" w:rsidP="00775538">
            <w:pPr>
              <w:pStyle w:val="NormalAshurst"/>
              <w:jc w:val="center"/>
              <w:rPr>
                <w:b/>
                <w:bCs/>
                <w:i/>
                <w:iCs/>
              </w:rPr>
            </w:pPr>
            <w:r w:rsidRPr="00462199">
              <w:rPr>
                <w:b/>
                <w:bCs/>
                <w:i/>
                <w:iCs/>
              </w:rPr>
              <w:t>[This draft of the Low Carbon Hydrogen Agreement (LCHA) builds on the LCHA Heads of Terms (HoTs) published on 16 December 2022</w:t>
            </w:r>
            <w:r w:rsidR="007647C4">
              <w:rPr>
                <w:b/>
                <w:bCs/>
                <w:i/>
                <w:iCs/>
              </w:rPr>
              <w:t>,</w:t>
            </w:r>
            <w:r w:rsidRPr="00462199">
              <w:rPr>
                <w:b/>
                <w:bCs/>
                <w:i/>
                <w:iCs/>
              </w:rPr>
              <w:t xml:space="preserve"> the full form LCHA shared with stakeholders in May 2023</w:t>
            </w:r>
            <w:r w:rsidR="007647C4">
              <w:rPr>
                <w:b/>
                <w:bCs/>
                <w:i/>
                <w:iCs/>
              </w:rPr>
              <w:t xml:space="preserve"> and the draft </w:t>
            </w:r>
            <w:r w:rsidR="009F4FE5">
              <w:rPr>
                <w:b/>
                <w:bCs/>
                <w:i/>
                <w:iCs/>
              </w:rPr>
              <w:t xml:space="preserve">LCHA </w:t>
            </w:r>
            <w:r w:rsidR="007647C4">
              <w:rPr>
                <w:b/>
                <w:bCs/>
                <w:i/>
                <w:iCs/>
              </w:rPr>
              <w:t>published in August 2023</w:t>
            </w:r>
            <w:r w:rsidRPr="00462199">
              <w:rPr>
                <w:b/>
                <w:bCs/>
                <w:i/>
                <w:iCs/>
              </w:rPr>
              <w:t>. The draft provisions contained herein do not indicate any willingness or agreement on the part of the Department for Energy Security and Net Zero (DESNZ) to enter into, or arrange the entry into, the LCHA. These draft provisions do not constitute an offer and are not capable of acceptance. They do not create a basis for any form of expectation or reliance.</w:t>
            </w:r>
          </w:p>
          <w:p w14:paraId="4D70AB72" w14:textId="455A8C98" w:rsidR="00D179D6" w:rsidRPr="00462199" w:rsidRDefault="00D179D6" w:rsidP="00775538">
            <w:pPr>
              <w:pStyle w:val="NormalAshurst"/>
              <w:jc w:val="center"/>
              <w:rPr>
                <w:b/>
                <w:bCs/>
                <w:i/>
                <w:iCs/>
              </w:rPr>
            </w:pPr>
            <w:r w:rsidRPr="00462199">
              <w:rPr>
                <w:b/>
                <w:bCs/>
                <w:i/>
                <w:iCs/>
              </w:rPr>
              <w:t xml:space="preserve">Where relevant, the draft provisions are developed from (1) the Standard Contracts for Difference (CfD) Terms and </w:t>
            </w:r>
            <w:r w:rsidR="007248B2" w:rsidRPr="007248B2">
              <w:rPr>
                <w:b/>
                <w:bCs/>
                <w:i/>
                <w:iCs/>
              </w:rPr>
              <w:t>Condition</w:t>
            </w:r>
            <w:r w:rsidRPr="00462199">
              <w:rPr>
                <w:b/>
                <w:bCs/>
                <w:i/>
                <w:iCs/>
              </w:rPr>
              <w:t xml:space="preserve">s for Allocation Round 4 for low carbon electricity and (2) the draft Standard Terms and </w:t>
            </w:r>
            <w:r w:rsidR="007248B2" w:rsidRPr="007248B2">
              <w:rPr>
                <w:b/>
                <w:bCs/>
                <w:i/>
                <w:iCs/>
              </w:rPr>
              <w:t>Condition</w:t>
            </w:r>
            <w:r w:rsidRPr="00462199">
              <w:rPr>
                <w:b/>
                <w:bCs/>
                <w:i/>
                <w:iCs/>
              </w:rPr>
              <w:t xml:space="preserve">s for the Dispatchable Power Agreement published in November 2022 and the draft Standard Terms and </w:t>
            </w:r>
            <w:r w:rsidR="007248B2" w:rsidRPr="007248B2">
              <w:rPr>
                <w:b/>
                <w:bCs/>
                <w:i/>
                <w:iCs/>
              </w:rPr>
              <w:t>Condition</w:t>
            </w:r>
            <w:r w:rsidRPr="00462199">
              <w:rPr>
                <w:b/>
                <w:bCs/>
                <w:i/>
                <w:iCs/>
              </w:rPr>
              <w:t>s for the Industrial Carbon Capture Contract published in December 2022.</w:t>
            </w:r>
          </w:p>
          <w:p w14:paraId="766E0196" w14:textId="77777777" w:rsidR="00D179D6" w:rsidRPr="00462199" w:rsidRDefault="00D179D6" w:rsidP="00775538">
            <w:pPr>
              <w:pStyle w:val="NormalAshurst"/>
              <w:jc w:val="center"/>
              <w:rPr>
                <w:b/>
                <w:bCs/>
                <w:i/>
                <w:iCs/>
              </w:rPr>
            </w:pPr>
            <w:r w:rsidRPr="00462199">
              <w:rPr>
                <w:b/>
                <w:bCs/>
                <w:i/>
                <w:iCs/>
              </w:rPr>
              <w:t>DESNZ reserves the right to review and amend all proposals set out within the document.</w:t>
            </w:r>
          </w:p>
          <w:p w14:paraId="753FDB23" w14:textId="1C5E2DAE" w:rsidR="00D179D6" w:rsidRPr="00462199" w:rsidRDefault="00D179D6" w:rsidP="00775538">
            <w:pPr>
              <w:pStyle w:val="NormalAshurst"/>
              <w:jc w:val="center"/>
            </w:pPr>
            <w:r w:rsidRPr="00462199">
              <w:rPr>
                <w:b/>
                <w:bCs/>
                <w:i/>
                <w:iCs/>
              </w:rPr>
              <w:t>DESNZ proposes to continue engagement with interested parties in order to enable the agreement of initial LCHAs for electrolytic projects in Q4 2023.]</w:t>
            </w:r>
            <w:r w:rsidR="00D61FB4">
              <w:rPr>
                <w:b/>
                <w:bCs/>
                <w:i/>
                <w:iCs/>
              </w:rPr>
              <w:t xml:space="preserve"> </w:t>
            </w:r>
            <w:commentRangeStart w:id="1"/>
            <w:commentRangeStart w:id="2"/>
            <w:commentRangeStart w:id="3"/>
            <w:r w:rsidR="00D61FB4" w:rsidRPr="00D61FB4">
              <w:rPr>
                <w:b/>
                <w:bCs/>
              </w:rPr>
              <w:t>[</w:t>
            </w:r>
            <w:r w:rsidR="00D61FB4" w:rsidRPr="00D61FB4">
              <w:rPr>
                <w:b/>
                <w:bCs/>
                <w:i/>
                <w:iCs/>
                <w:highlight w:val="yellow"/>
              </w:rPr>
              <w:t>Note: DESNZ to confirm if the reference to Q4 2023 is still accurate or whether this requires amendmen</w:t>
            </w:r>
            <w:r w:rsidR="00D61FB4" w:rsidRPr="00942024">
              <w:rPr>
                <w:b/>
                <w:bCs/>
                <w:i/>
                <w:iCs/>
                <w:highlight w:val="yellow"/>
              </w:rPr>
              <w:t>t.</w:t>
            </w:r>
            <w:r w:rsidR="00D61FB4">
              <w:rPr>
                <w:b/>
                <w:bCs/>
              </w:rPr>
              <w:t>]</w:t>
            </w:r>
            <w:commentRangeEnd w:id="1"/>
            <w:r w:rsidR="00D8123E">
              <w:rPr>
                <w:rStyle w:val="CommentReference"/>
                <w:rFonts w:ascii="Arial" w:hAnsi="Arial"/>
                <w:b/>
                <w:bCs/>
                <w:i/>
                <w:iCs/>
                <w:sz w:val="20"/>
                <w:szCs w:val="20"/>
              </w:rPr>
              <w:commentReference w:id="1"/>
            </w:r>
            <w:commentRangeEnd w:id="2"/>
            <w:r w:rsidR="001C6F55">
              <w:rPr>
                <w:rStyle w:val="CommentReference"/>
                <w:rFonts w:ascii="Arial" w:hAnsi="Arial"/>
                <w:b/>
                <w:bCs/>
                <w:i/>
                <w:iCs/>
                <w:sz w:val="20"/>
                <w:szCs w:val="20"/>
              </w:rPr>
              <w:commentReference w:id="2"/>
            </w:r>
            <w:commentRangeEnd w:id="3"/>
            <w:r w:rsidR="007C4F85">
              <w:rPr>
                <w:rStyle w:val="CommentReference"/>
                <w:rFonts w:ascii="Arial" w:hAnsi="Arial"/>
                <w:b/>
                <w:bCs/>
                <w:i/>
                <w:iCs/>
                <w:sz w:val="20"/>
                <w:szCs w:val="20"/>
              </w:rPr>
              <w:commentReference w:id="3"/>
            </w:r>
            <w:r w:rsidR="00D61FB4">
              <w:rPr>
                <w:b/>
                <w:bCs/>
                <w:i/>
                <w:iCs/>
              </w:rPr>
              <w:t xml:space="preserve">  </w:t>
            </w:r>
          </w:p>
        </w:tc>
      </w:tr>
    </w:tbl>
    <w:p w14:paraId="3FAB388C" w14:textId="77777777" w:rsidR="00D179D6" w:rsidRPr="00462199" w:rsidRDefault="00D179D6" w:rsidP="00775538">
      <w:pPr>
        <w:pStyle w:val="NormalAshurst"/>
        <w:sectPr w:rsidR="00D179D6" w:rsidRPr="00462199" w:rsidSect="00757324">
          <w:headerReference w:type="even" r:id="rId16"/>
          <w:headerReference w:type="default" r:id="rId17"/>
          <w:footerReference w:type="even" r:id="rId18"/>
          <w:footerReference w:type="default" r:id="rId19"/>
          <w:headerReference w:type="first" r:id="rId20"/>
          <w:footerReference w:type="first" r:id="rId21"/>
          <w:pgSz w:w="11907" w:h="16840" w:code="9"/>
          <w:pgMar w:top="1440" w:right="1440" w:bottom="1440" w:left="1440" w:header="720" w:footer="720" w:gutter="0"/>
          <w:paperSrc w:first="15" w:other="15"/>
          <w:cols w:space="720"/>
          <w:docGrid w:linePitch="245"/>
        </w:sectPr>
      </w:pPr>
    </w:p>
    <w:p w14:paraId="26A5352B" w14:textId="77777777" w:rsidR="00D179D6" w:rsidRPr="00462199" w:rsidRDefault="00D179D6">
      <w:pPr>
        <w:pStyle w:val="CBOLDCAPSAshurst"/>
      </w:pPr>
      <w:r w:rsidRPr="00462199">
        <w:lastRenderedPageBreak/>
        <w:t>CONTENTS</w:t>
      </w:r>
    </w:p>
    <w:p w14:paraId="13FCD0A9" w14:textId="176734E3" w:rsidR="00E473FC" w:rsidRPr="00E473FC" w:rsidRDefault="00D179D6">
      <w:pPr>
        <w:pStyle w:val="TOC3"/>
        <w:rPr>
          <w:rFonts w:asciiTheme="minorHAnsi" w:hAnsiTheme="minorHAnsi" w:cstheme="minorBidi"/>
          <w:bCs w:val="0"/>
          <w:sz w:val="22"/>
          <w:szCs w:val="22"/>
        </w:rPr>
      </w:pPr>
      <w:r w:rsidRPr="00E473FC">
        <w:rPr>
          <w:noProof w:val="0"/>
        </w:rPr>
        <w:fldChar w:fldCharType="begin"/>
      </w:r>
      <w:r w:rsidR="00E473FC">
        <w:rPr>
          <w:noProof w:val="0"/>
        </w:rPr>
        <w:instrText xml:space="preserve"> TOC \F \Z \T " H1ASHURST,1, SCHEDULEASHURST,3, APPENDIXASHURST,3, " </w:instrText>
      </w:r>
      <w:r w:rsidRPr="00E473FC">
        <w:rPr>
          <w:noProof w:val="0"/>
        </w:rPr>
        <w:fldChar w:fldCharType="separate"/>
      </w:r>
      <w:r w:rsidR="00E473FC" w:rsidRPr="00E473FC">
        <w:rPr>
          <w:bCs w:val="0"/>
        </w:rPr>
        <w:t>Part 1 Introduction</w:t>
      </w:r>
      <w:r w:rsidR="00E473FC" w:rsidRPr="00E473FC">
        <w:rPr>
          <w:webHidden/>
        </w:rPr>
        <w:tab/>
      </w:r>
      <w:r w:rsidR="00E473FC" w:rsidRPr="00E473FC">
        <w:rPr>
          <w:webHidden/>
        </w:rPr>
        <w:fldChar w:fldCharType="begin"/>
      </w:r>
      <w:r w:rsidR="00E473FC" w:rsidRPr="00E473FC">
        <w:rPr>
          <w:webHidden/>
        </w:rPr>
        <w:instrText xml:space="preserve"> PAGEREF _Toc149833646 \h </w:instrText>
      </w:r>
      <w:r w:rsidR="00E473FC" w:rsidRPr="00E473FC">
        <w:rPr>
          <w:webHidden/>
        </w:rPr>
      </w:r>
      <w:r w:rsidR="00E473FC" w:rsidRPr="00E473FC">
        <w:rPr>
          <w:webHidden/>
        </w:rPr>
        <w:fldChar w:fldCharType="separate"/>
      </w:r>
      <w:r w:rsidR="00E473FC" w:rsidRPr="00E473FC">
        <w:rPr>
          <w:webHidden/>
        </w:rPr>
        <w:t>1</w:t>
      </w:r>
      <w:r w:rsidR="00E473FC" w:rsidRPr="00E473FC">
        <w:rPr>
          <w:webHidden/>
        </w:rPr>
        <w:fldChar w:fldCharType="end"/>
      </w:r>
    </w:p>
    <w:p w14:paraId="64DD98D1" w14:textId="1B8F4D7F" w:rsidR="00E473FC" w:rsidRPr="00E473FC" w:rsidRDefault="00E473FC">
      <w:pPr>
        <w:pStyle w:val="TOC1"/>
        <w:rPr>
          <w:rFonts w:asciiTheme="minorHAnsi" w:hAnsiTheme="minorHAnsi"/>
          <w:sz w:val="22"/>
          <w:szCs w:val="22"/>
        </w:rPr>
      </w:pPr>
      <w:r w:rsidRPr="00E473FC">
        <w:t>1.</w:t>
      </w:r>
      <w:r w:rsidRPr="00E473FC">
        <w:rPr>
          <w:rFonts w:asciiTheme="minorHAnsi" w:hAnsiTheme="minorHAnsi"/>
          <w:sz w:val="22"/>
          <w:szCs w:val="22"/>
        </w:rPr>
        <w:tab/>
      </w:r>
      <w:r w:rsidRPr="00E473FC">
        <w:t>Definitions and interpretation</w:t>
      </w:r>
      <w:r w:rsidRPr="00E473FC">
        <w:rPr>
          <w:webHidden/>
        </w:rPr>
        <w:tab/>
      </w:r>
      <w:r w:rsidRPr="00E473FC">
        <w:rPr>
          <w:webHidden/>
        </w:rPr>
        <w:fldChar w:fldCharType="begin"/>
      </w:r>
      <w:r w:rsidRPr="00E473FC">
        <w:rPr>
          <w:webHidden/>
        </w:rPr>
        <w:instrText xml:space="preserve"> PAGEREF _Toc149833647 \h </w:instrText>
      </w:r>
      <w:r w:rsidRPr="00E473FC">
        <w:rPr>
          <w:webHidden/>
        </w:rPr>
      </w:r>
      <w:r w:rsidRPr="00E473FC">
        <w:rPr>
          <w:webHidden/>
        </w:rPr>
        <w:fldChar w:fldCharType="separate"/>
      </w:r>
      <w:r w:rsidRPr="00E473FC">
        <w:rPr>
          <w:webHidden/>
        </w:rPr>
        <w:t>1</w:t>
      </w:r>
      <w:r w:rsidRPr="00E473FC">
        <w:rPr>
          <w:webHidden/>
        </w:rPr>
        <w:fldChar w:fldCharType="end"/>
      </w:r>
    </w:p>
    <w:p w14:paraId="243C7753" w14:textId="3C4EE5AF" w:rsidR="00E473FC" w:rsidRPr="00E473FC" w:rsidRDefault="00E473FC">
      <w:pPr>
        <w:pStyle w:val="TOC3"/>
        <w:rPr>
          <w:rFonts w:asciiTheme="minorHAnsi" w:hAnsiTheme="minorHAnsi" w:cstheme="minorBidi"/>
          <w:bCs w:val="0"/>
          <w:sz w:val="22"/>
          <w:szCs w:val="22"/>
        </w:rPr>
      </w:pPr>
      <w:r w:rsidRPr="00E473FC">
        <w:rPr>
          <w:bCs w:val="0"/>
        </w:rPr>
        <w:t>Part 2 Term</w:t>
      </w:r>
      <w:r w:rsidRPr="00E473FC">
        <w:rPr>
          <w:webHidden/>
        </w:rPr>
        <w:tab/>
      </w:r>
      <w:r w:rsidRPr="00E473FC">
        <w:rPr>
          <w:webHidden/>
        </w:rPr>
        <w:fldChar w:fldCharType="begin"/>
      </w:r>
      <w:r w:rsidRPr="00E473FC">
        <w:rPr>
          <w:webHidden/>
        </w:rPr>
        <w:instrText xml:space="preserve"> PAGEREF _Toc149833648 \h </w:instrText>
      </w:r>
      <w:r w:rsidRPr="00E473FC">
        <w:rPr>
          <w:webHidden/>
        </w:rPr>
      </w:r>
      <w:r w:rsidRPr="00E473FC">
        <w:rPr>
          <w:webHidden/>
        </w:rPr>
        <w:fldChar w:fldCharType="separate"/>
      </w:r>
      <w:r w:rsidRPr="00E473FC">
        <w:rPr>
          <w:webHidden/>
        </w:rPr>
        <w:t>97</w:t>
      </w:r>
      <w:r w:rsidRPr="00E473FC">
        <w:rPr>
          <w:webHidden/>
        </w:rPr>
        <w:fldChar w:fldCharType="end"/>
      </w:r>
    </w:p>
    <w:p w14:paraId="3EBA661F" w14:textId="20E2FBB3" w:rsidR="00E473FC" w:rsidRPr="00E473FC" w:rsidRDefault="00E473FC">
      <w:pPr>
        <w:pStyle w:val="TOC1"/>
        <w:rPr>
          <w:rFonts w:asciiTheme="minorHAnsi" w:hAnsiTheme="minorHAnsi"/>
          <w:sz w:val="22"/>
          <w:szCs w:val="22"/>
        </w:rPr>
      </w:pPr>
      <w:r w:rsidRPr="00E473FC">
        <w:t>2.</w:t>
      </w:r>
      <w:r w:rsidRPr="00E473FC">
        <w:rPr>
          <w:rFonts w:asciiTheme="minorHAnsi" w:hAnsiTheme="minorHAnsi"/>
          <w:sz w:val="22"/>
          <w:szCs w:val="22"/>
        </w:rPr>
        <w:tab/>
      </w:r>
      <w:r w:rsidRPr="00E473FC">
        <w:t>Term</w:t>
      </w:r>
      <w:r w:rsidRPr="00E473FC">
        <w:rPr>
          <w:webHidden/>
        </w:rPr>
        <w:tab/>
      </w:r>
      <w:r w:rsidRPr="00E473FC">
        <w:rPr>
          <w:webHidden/>
        </w:rPr>
        <w:fldChar w:fldCharType="begin"/>
      </w:r>
      <w:r w:rsidRPr="00E473FC">
        <w:rPr>
          <w:webHidden/>
        </w:rPr>
        <w:instrText xml:space="preserve"> PAGEREF _Toc149833649 \h </w:instrText>
      </w:r>
      <w:r w:rsidRPr="00E473FC">
        <w:rPr>
          <w:webHidden/>
        </w:rPr>
      </w:r>
      <w:r w:rsidRPr="00E473FC">
        <w:rPr>
          <w:webHidden/>
        </w:rPr>
        <w:fldChar w:fldCharType="separate"/>
      </w:r>
      <w:r w:rsidRPr="00E473FC">
        <w:rPr>
          <w:webHidden/>
        </w:rPr>
        <w:t>97</w:t>
      </w:r>
      <w:r w:rsidRPr="00E473FC">
        <w:rPr>
          <w:webHidden/>
        </w:rPr>
        <w:fldChar w:fldCharType="end"/>
      </w:r>
    </w:p>
    <w:p w14:paraId="0FEC8B3B" w14:textId="0A299B2E" w:rsidR="00E473FC" w:rsidRPr="00E473FC" w:rsidRDefault="00E473FC">
      <w:pPr>
        <w:pStyle w:val="TOC3"/>
        <w:rPr>
          <w:rFonts w:asciiTheme="minorHAnsi" w:hAnsiTheme="minorHAnsi" w:cstheme="minorBidi"/>
          <w:bCs w:val="0"/>
          <w:sz w:val="22"/>
          <w:szCs w:val="22"/>
        </w:rPr>
      </w:pPr>
      <w:r w:rsidRPr="00E473FC">
        <w:rPr>
          <w:bCs w:val="0"/>
        </w:rPr>
        <w:t>Part 3 Conditions Precedent and Milestone Requirement</w:t>
      </w:r>
      <w:r w:rsidRPr="00E473FC">
        <w:rPr>
          <w:webHidden/>
        </w:rPr>
        <w:tab/>
      </w:r>
      <w:r w:rsidRPr="00E473FC">
        <w:rPr>
          <w:webHidden/>
        </w:rPr>
        <w:fldChar w:fldCharType="begin"/>
      </w:r>
      <w:r w:rsidRPr="00E473FC">
        <w:rPr>
          <w:webHidden/>
        </w:rPr>
        <w:instrText xml:space="preserve"> PAGEREF _Toc149833650 \h </w:instrText>
      </w:r>
      <w:r w:rsidRPr="00E473FC">
        <w:rPr>
          <w:webHidden/>
        </w:rPr>
      </w:r>
      <w:r w:rsidRPr="00E473FC">
        <w:rPr>
          <w:webHidden/>
        </w:rPr>
        <w:fldChar w:fldCharType="separate"/>
      </w:r>
      <w:r w:rsidRPr="00E473FC">
        <w:rPr>
          <w:webHidden/>
        </w:rPr>
        <w:t>98</w:t>
      </w:r>
      <w:r w:rsidRPr="00E473FC">
        <w:rPr>
          <w:webHidden/>
        </w:rPr>
        <w:fldChar w:fldCharType="end"/>
      </w:r>
    </w:p>
    <w:p w14:paraId="00A6135B" w14:textId="7077CF97" w:rsidR="00E473FC" w:rsidRPr="00E473FC" w:rsidRDefault="00E473FC">
      <w:pPr>
        <w:pStyle w:val="TOC1"/>
        <w:rPr>
          <w:rFonts w:asciiTheme="minorHAnsi" w:hAnsiTheme="minorHAnsi"/>
          <w:sz w:val="22"/>
          <w:szCs w:val="22"/>
        </w:rPr>
      </w:pPr>
      <w:r w:rsidRPr="00E473FC">
        <w:t>3.</w:t>
      </w:r>
      <w:r w:rsidRPr="00E473FC">
        <w:rPr>
          <w:rFonts w:asciiTheme="minorHAnsi" w:hAnsiTheme="minorHAnsi"/>
          <w:sz w:val="22"/>
          <w:szCs w:val="22"/>
        </w:rPr>
        <w:tab/>
      </w:r>
      <w:r w:rsidRPr="00E473FC">
        <w:t>Conditions Precedent</w:t>
      </w:r>
      <w:r w:rsidRPr="00E473FC">
        <w:rPr>
          <w:webHidden/>
        </w:rPr>
        <w:tab/>
      </w:r>
      <w:r w:rsidRPr="00E473FC">
        <w:rPr>
          <w:webHidden/>
        </w:rPr>
        <w:fldChar w:fldCharType="begin"/>
      </w:r>
      <w:r w:rsidRPr="00E473FC">
        <w:rPr>
          <w:webHidden/>
        </w:rPr>
        <w:instrText xml:space="preserve"> PAGEREF _Toc149833651 \h </w:instrText>
      </w:r>
      <w:r w:rsidRPr="00E473FC">
        <w:rPr>
          <w:webHidden/>
        </w:rPr>
      </w:r>
      <w:r w:rsidRPr="00E473FC">
        <w:rPr>
          <w:webHidden/>
        </w:rPr>
        <w:fldChar w:fldCharType="separate"/>
      </w:r>
      <w:r w:rsidRPr="00E473FC">
        <w:rPr>
          <w:webHidden/>
        </w:rPr>
        <w:t>98</w:t>
      </w:r>
      <w:r w:rsidRPr="00E473FC">
        <w:rPr>
          <w:webHidden/>
        </w:rPr>
        <w:fldChar w:fldCharType="end"/>
      </w:r>
    </w:p>
    <w:p w14:paraId="7E413105" w14:textId="3FFCF7ED" w:rsidR="00E473FC" w:rsidRPr="00E473FC" w:rsidRDefault="00E473FC">
      <w:pPr>
        <w:pStyle w:val="TOC1"/>
        <w:rPr>
          <w:rFonts w:asciiTheme="minorHAnsi" w:hAnsiTheme="minorHAnsi"/>
          <w:sz w:val="22"/>
          <w:szCs w:val="22"/>
        </w:rPr>
      </w:pPr>
      <w:r w:rsidRPr="00E473FC">
        <w:t>4.</w:t>
      </w:r>
      <w:r w:rsidRPr="00E473FC">
        <w:rPr>
          <w:rFonts w:asciiTheme="minorHAnsi" w:hAnsiTheme="minorHAnsi"/>
          <w:sz w:val="22"/>
          <w:szCs w:val="22"/>
        </w:rPr>
        <w:tab/>
      </w:r>
      <w:r w:rsidRPr="00E473FC">
        <w:t>Milestone Requirement</w:t>
      </w:r>
      <w:r w:rsidRPr="00E473FC">
        <w:rPr>
          <w:webHidden/>
        </w:rPr>
        <w:tab/>
      </w:r>
      <w:r w:rsidRPr="00E473FC">
        <w:rPr>
          <w:webHidden/>
        </w:rPr>
        <w:fldChar w:fldCharType="begin"/>
      </w:r>
      <w:r w:rsidRPr="00E473FC">
        <w:rPr>
          <w:webHidden/>
        </w:rPr>
        <w:instrText xml:space="preserve"> PAGEREF _Toc149833652 \h </w:instrText>
      </w:r>
      <w:r w:rsidRPr="00E473FC">
        <w:rPr>
          <w:webHidden/>
        </w:rPr>
      </w:r>
      <w:r w:rsidRPr="00E473FC">
        <w:rPr>
          <w:webHidden/>
        </w:rPr>
        <w:fldChar w:fldCharType="separate"/>
      </w:r>
      <w:r w:rsidRPr="00E473FC">
        <w:rPr>
          <w:webHidden/>
        </w:rPr>
        <w:t>119</w:t>
      </w:r>
      <w:r w:rsidRPr="00E473FC">
        <w:rPr>
          <w:webHidden/>
        </w:rPr>
        <w:fldChar w:fldCharType="end"/>
      </w:r>
    </w:p>
    <w:p w14:paraId="2602780B" w14:textId="341F22CE" w:rsidR="00E473FC" w:rsidRPr="00E473FC" w:rsidRDefault="00E473FC">
      <w:pPr>
        <w:pStyle w:val="TOC3"/>
        <w:rPr>
          <w:rFonts w:asciiTheme="minorHAnsi" w:hAnsiTheme="minorHAnsi" w:cstheme="minorBidi"/>
          <w:bCs w:val="0"/>
          <w:sz w:val="22"/>
          <w:szCs w:val="22"/>
        </w:rPr>
      </w:pPr>
      <w:r w:rsidRPr="00E473FC">
        <w:rPr>
          <w:bCs w:val="0"/>
        </w:rPr>
        <w:t>Part 4 Adjustments to Installed Capacity Estimate</w:t>
      </w:r>
      <w:r w:rsidRPr="00E473FC">
        <w:rPr>
          <w:webHidden/>
        </w:rPr>
        <w:tab/>
      </w:r>
      <w:r w:rsidRPr="00E473FC">
        <w:rPr>
          <w:webHidden/>
        </w:rPr>
        <w:fldChar w:fldCharType="begin"/>
      </w:r>
      <w:r w:rsidRPr="00E473FC">
        <w:rPr>
          <w:webHidden/>
        </w:rPr>
        <w:instrText xml:space="preserve"> PAGEREF _Toc149833653 \h </w:instrText>
      </w:r>
      <w:r w:rsidRPr="00E473FC">
        <w:rPr>
          <w:webHidden/>
        </w:rPr>
      </w:r>
      <w:r w:rsidRPr="00E473FC">
        <w:rPr>
          <w:webHidden/>
        </w:rPr>
        <w:fldChar w:fldCharType="separate"/>
      </w:r>
      <w:r w:rsidRPr="00E473FC">
        <w:rPr>
          <w:webHidden/>
        </w:rPr>
        <w:t>122</w:t>
      </w:r>
      <w:r w:rsidRPr="00E473FC">
        <w:rPr>
          <w:webHidden/>
        </w:rPr>
        <w:fldChar w:fldCharType="end"/>
      </w:r>
    </w:p>
    <w:p w14:paraId="47C3FA50" w14:textId="20FFE40E" w:rsidR="00E473FC" w:rsidRPr="00E473FC" w:rsidRDefault="00E473FC">
      <w:pPr>
        <w:pStyle w:val="TOC1"/>
        <w:rPr>
          <w:rFonts w:asciiTheme="minorHAnsi" w:hAnsiTheme="minorHAnsi"/>
          <w:sz w:val="22"/>
          <w:szCs w:val="22"/>
        </w:rPr>
      </w:pPr>
      <w:r w:rsidRPr="00E473FC">
        <w:t>5.</w:t>
      </w:r>
      <w:r w:rsidRPr="00E473FC">
        <w:rPr>
          <w:rFonts w:asciiTheme="minorHAnsi" w:hAnsiTheme="minorHAnsi"/>
          <w:sz w:val="22"/>
          <w:szCs w:val="22"/>
        </w:rPr>
        <w:tab/>
      </w:r>
      <w:r w:rsidRPr="00E473FC">
        <w:t>Adjustment to Installed Capacity Estimate: Relevant Construction Event</w:t>
      </w:r>
      <w:r w:rsidRPr="00E473FC">
        <w:rPr>
          <w:webHidden/>
        </w:rPr>
        <w:tab/>
      </w:r>
      <w:r w:rsidRPr="00E473FC">
        <w:rPr>
          <w:webHidden/>
        </w:rPr>
        <w:fldChar w:fldCharType="begin"/>
      </w:r>
      <w:r w:rsidRPr="00E473FC">
        <w:rPr>
          <w:webHidden/>
        </w:rPr>
        <w:instrText xml:space="preserve"> PAGEREF _Toc149833654 \h </w:instrText>
      </w:r>
      <w:r w:rsidRPr="00E473FC">
        <w:rPr>
          <w:webHidden/>
        </w:rPr>
      </w:r>
      <w:r w:rsidRPr="00E473FC">
        <w:rPr>
          <w:webHidden/>
        </w:rPr>
        <w:fldChar w:fldCharType="separate"/>
      </w:r>
      <w:r w:rsidRPr="00E473FC">
        <w:rPr>
          <w:webHidden/>
        </w:rPr>
        <w:t>122</w:t>
      </w:r>
      <w:r w:rsidRPr="00E473FC">
        <w:rPr>
          <w:webHidden/>
        </w:rPr>
        <w:fldChar w:fldCharType="end"/>
      </w:r>
    </w:p>
    <w:p w14:paraId="4466B15E" w14:textId="6BAB969D" w:rsidR="00E473FC" w:rsidRPr="00E473FC" w:rsidRDefault="00E473FC">
      <w:pPr>
        <w:pStyle w:val="TOC1"/>
        <w:rPr>
          <w:rFonts w:asciiTheme="minorHAnsi" w:hAnsiTheme="minorHAnsi"/>
          <w:sz w:val="22"/>
          <w:szCs w:val="22"/>
        </w:rPr>
      </w:pPr>
      <w:r w:rsidRPr="00E473FC">
        <w:t>6.</w:t>
      </w:r>
      <w:r w:rsidRPr="00E473FC">
        <w:rPr>
          <w:rFonts w:asciiTheme="minorHAnsi" w:hAnsiTheme="minorHAnsi"/>
          <w:sz w:val="22"/>
          <w:szCs w:val="22"/>
        </w:rPr>
        <w:tab/>
      </w:r>
      <w:r w:rsidRPr="00E473FC">
        <w:t>Adjustment to Installed Capacity Estimate: Permitted Reduction</w:t>
      </w:r>
      <w:r w:rsidRPr="00E473FC">
        <w:rPr>
          <w:webHidden/>
        </w:rPr>
        <w:tab/>
      </w:r>
      <w:r w:rsidRPr="00E473FC">
        <w:rPr>
          <w:webHidden/>
        </w:rPr>
        <w:fldChar w:fldCharType="begin"/>
      </w:r>
      <w:r w:rsidRPr="00E473FC">
        <w:rPr>
          <w:webHidden/>
        </w:rPr>
        <w:instrText xml:space="preserve"> PAGEREF _Toc149833655 \h </w:instrText>
      </w:r>
      <w:r w:rsidRPr="00E473FC">
        <w:rPr>
          <w:webHidden/>
        </w:rPr>
      </w:r>
      <w:r w:rsidRPr="00E473FC">
        <w:rPr>
          <w:webHidden/>
        </w:rPr>
        <w:fldChar w:fldCharType="separate"/>
      </w:r>
      <w:r w:rsidRPr="00E473FC">
        <w:rPr>
          <w:webHidden/>
        </w:rPr>
        <w:t>124</w:t>
      </w:r>
      <w:r w:rsidRPr="00E473FC">
        <w:rPr>
          <w:webHidden/>
        </w:rPr>
        <w:fldChar w:fldCharType="end"/>
      </w:r>
    </w:p>
    <w:p w14:paraId="32AF48FA" w14:textId="1E4E30F2" w:rsidR="00E473FC" w:rsidRPr="00E473FC" w:rsidRDefault="00E473FC">
      <w:pPr>
        <w:pStyle w:val="TOC1"/>
        <w:rPr>
          <w:rFonts w:asciiTheme="minorHAnsi" w:hAnsiTheme="minorHAnsi"/>
          <w:sz w:val="22"/>
          <w:szCs w:val="22"/>
        </w:rPr>
      </w:pPr>
      <w:r w:rsidRPr="00E473FC">
        <w:t>7.</w:t>
      </w:r>
      <w:r w:rsidRPr="00E473FC">
        <w:rPr>
          <w:rFonts w:asciiTheme="minorHAnsi" w:hAnsiTheme="minorHAnsi"/>
          <w:sz w:val="22"/>
          <w:szCs w:val="22"/>
        </w:rPr>
        <w:tab/>
      </w:r>
      <w:r w:rsidRPr="00E473FC">
        <w:t>Final Installed Capacity</w:t>
      </w:r>
      <w:r w:rsidRPr="00E473FC">
        <w:rPr>
          <w:webHidden/>
        </w:rPr>
        <w:tab/>
      </w:r>
      <w:r w:rsidRPr="00E473FC">
        <w:rPr>
          <w:webHidden/>
        </w:rPr>
        <w:fldChar w:fldCharType="begin"/>
      </w:r>
      <w:r w:rsidRPr="00E473FC">
        <w:rPr>
          <w:webHidden/>
        </w:rPr>
        <w:instrText xml:space="preserve"> PAGEREF _Toc149833656 \h </w:instrText>
      </w:r>
      <w:r w:rsidRPr="00E473FC">
        <w:rPr>
          <w:webHidden/>
        </w:rPr>
      </w:r>
      <w:r w:rsidRPr="00E473FC">
        <w:rPr>
          <w:webHidden/>
        </w:rPr>
        <w:fldChar w:fldCharType="separate"/>
      </w:r>
      <w:r w:rsidRPr="00E473FC">
        <w:rPr>
          <w:webHidden/>
        </w:rPr>
        <w:t>125</w:t>
      </w:r>
      <w:r w:rsidRPr="00E473FC">
        <w:rPr>
          <w:webHidden/>
        </w:rPr>
        <w:fldChar w:fldCharType="end"/>
      </w:r>
    </w:p>
    <w:p w14:paraId="098F72E5" w14:textId="6E2B993A" w:rsidR="00E473FC" w:rsidRPr="00E473FC" w:rsidRDefault="00E473FC">
      <w:pPr>
        <w:pStyle w:val="TOC3"/>
        <w:rPr>
          <w:rFonts w:asciiTheme="minorHAnsi" w:hAnsiTheme="minorHAnsi" w:cstheme="minorBidi"/>
          <w:bCs w:val="0"/>
          <w:sz w:val="22"/>
          <w:szCs w:val="22"/>
        </w:rPr>
      </w:pPr>
      <w:r w:rsidRPr="00E473FC">
        <w:rPr>
          <w:bCs w:val="0"/>
        </w:rPr>
        <w:t>Part 5 Payment calculations</w:t>
      </w:r>
      <w:r w:rsidRPr="00E473FC">
        <w:rPr>
          <w:webHidden/>
        </w:rPr>
        <w:tab/>
      </w:r>
      <w:r w:rsidRPr="00E473FC">
        <w:rPr>
          <w:webHidden/>
        </w:rPr>
        <w:fldChar w:fldCharType="begin"/>
      </w:r>
      <w:r w:rsidRPr="00E473FC">
        <w:rPr>
          <w:webHidden/>
        </w:rPr>
        <w:instrText xml:space="preserve"> PAGEREF _Toc149833657 \h </w:instrText>
      </w:r>
      <w:r w:rsidRPr="00E473FC">
        <w:rPr>
          <w:webHidden/>
        </w:rPr>
      </w:r>
      <w:r w:rsidRPr="00E473FC">
        <w:rPr>
          <w:webHidden/>
        </w:rPr>
        <w:fldChar w:fldCharType="separate"/>
      </w:r>
      <w:r w:rsidRPr="00E473FC">
        <w:rPr>
          <w:webHidden/>
        </w:rPr>
        <w:t>128</w:t>
      </w:r>
      <w:r w:rsidRPr="00E473FC">
        <w:rPr>
          <w:webHidden/>
        </w:rPr>
        <w:fldChar w:fldCharType="end"/>
      </w:r>
    </w:p>
    <w:p w14:paraId="5F376706" w14:textId="731A3C1A" w:rsidR="00E473FC" w:rsidRPr="00E473FC" w:rsidRDefault="00E473FC">
      <w:pPr>
        <w:pStyle w:val="TOC1"/>
        <w:rPr>
          <w:rFonts w:asciiTheme="minorHAnsi" w:hAnsiTheme="minorHAnsi"/>
          <w:sz w:val="22"/>
          <w:szCs w:val="22"/>
        </w:rPr>
      </w:pPr>
      <w:r w:rsidRPr="00E473FC">
        <w:t>8.</w:t>
      </w:r>
      <w:r w:rsidRPr="00E473FC">
        <w:rPr>
          <w:rFonts w:asciiTheme="minorHAnsi" w:hAnsiTheme="minorHAnsi"/>
          <w:sz w:val="22"/>
          <w:szCs w:val="22"/>
        </w:rPr>
        <w:tab/>
      </w:r>
      <w:r w:rsidRPr="00E473FC">
        <w:t>Definitions: Part 5</w:t>
      </w:r>
      <w:r w:rsidRPr="00E473FC">
        <w:rPr>
          <w:webHidden/>
        </w:rPr>
        <w:tab/>
      </w:r>
      <w:r w:rsidRPr="00E473FC">
        <w:rPr>
          <w:webHidden/>
        </w:rPr>
        <w:fldChar w:fldCharType="begin"/>
      </w:r>
      <w:r w:rsidRPr="00E473FC">
        <w:rPr>
          <w:webHidden/>
        </w:rPr>
        <w:instrText xml:space="preserve"> PAGEREF _Toc149833658 \h </w:instrText>
      </w:r>
      <w:r w:rsidRPr="00E473FC">
        <w:rPr>
          <w:webHidden/>
        </w:rPr>
      </w:r>
      <w:r w:rsidRPr="00E473FC">
        <w:rPr>
          <w:webHidden/>
        </w:rPr>
        <w:fldChar w:fldCharType="separate"/>
      </w:r>
      <w:r w:rsidRPr="00E473FC">
        <w:rPr>
          <w:webHidden/>
        </w:rPr>
        <w:t>128</w:t>
      </w:r>
      <w:r w:rsidRPr="00E473FC">
        <w:rPr>
          <w:webHidden/>
        </w:rPr>
        <w:fldChar w:fldCharType="end"/>
      </w:r>
    </w:p>
    <w:p w14:paraId="6B7834FB" w14:textId="687EEF15" w:rsidR="00E473FC" w:rsidRPr="00E473FC" w:rsidRDefault="00E473FC">
      <w:pPr>
        <w:pStyle w:val="TOC1"/>
        <w:rPr>
          <w:rFonts w:asciiTheme="minorHAnsi" w:hAnsiTheme="minorHAnsi"/>
          <w:sz w:val="22"/>
          <w:szCs w:val="22"/>
        </w:rPr>
      </w:pPr>
      <w:r w:rsidRPr="00E473FC">
        <w:t>9.</w:t>
      </w:r>
      <w:r w:rsidRPr="00E473FC">
        <w:rPr>
          <w:rFonts w:asciiTheme="minorHAnsi" w:hAnsiTheme="minorHAnsi"/>
          <w:sz w:val="22"/>
          <w:szCs w:val="22"/>
        </w:rPr>
        <w:tab/>
      </w:r>
      <w:r w:rsidRPr="00E473FC">
        <w:t>Payment calculations</w:t>
      </w:r>
      <w:r w:rsidRPr="00E473FC">
        <w:rPr>
          <w:webHidden/>
        </w:rPr>
        <w:tab/>
      </w:r>
      <w:r w:rsidRPr="00E473FC">
        <w:rPr>
          <w:webHidden/>
        </w:rPr>
        <w:fldChar w:fldCharType="begin"/>
      </w:r>
      <w:r w:rsidRPr="00E473FC">
        <w:rPr>
          <w:webHidden/>
        </w:rPr>
        <w:instrText xml:space="preserve"> PAGEREF _Toc149833659 \h </w:instrText>
      </w:r>
      <w:r w:rsidRPr="00E473FC">
        <w:rPr>
          <w:webHidden/>
        </w:rPr>
      </w:r>
      <w:r w:rsidRPr="00E473FC">
        <w:rPr>
          <w:webHidden/>
        </w:rPr>
        <w:fldChar w:fldCharType="separate"/>
      </w:r>
      <w:r w:rsidRPr="00E473FC">
        <w:rPr>
          <w:webHidden/>
        </w:rPr>
        <w:t>131</w:t>
      </w:r>
      <w:r w:rsidRPr="00E473FC">
        <w:rPr>
          <w:webHidden/>
        </w:rPr>
        <w:fldChar w:fldCharType="end"/>
      </w:r>
    </w:p>
    <w:p w14:paraId="7D957F49" w14:textId="4888B8D9" w:rsidR="00E473FC" w:rsidRPr="00E473FC" w:rsidRDefault="00E473FC">
      <w:pPr>
        <w:pStyle w:val="TOC1"/>
        <w:rPr>
          <w:rFonts w:asciiTheme="minorHAnsi" w:hAnsiTheme="minorHAnsi"/>
          <w:sz w:val="22"/>
          <w:szCs w:val="22"/>
        </w:rPr>
      </w:pPr>
      <w:r w:rsidRPr="00E473FC">
        <w:t>10.</w:t>
      </w:r>
      <w:r w:rsidRPr="00E473FC">
        <w:rPr>
          <w:rFonts w:asciiTheme="minorHAnsi" w:hAnsiTheme="minorHAnsi"/>
          <w:sz w:val="22"/>
          <w:szCs w:val="22"/>
        </w:rPr>
        <w:tab/>
      </w:r>
      <w:r w:rsidRPr="00E473FC">
        <w:t>Difference Amount</w:t>
      </w:r>
      <w:r w:rsidRPr="00E473FC">
        <w:rPr>
          <w:webHidden/>
        </w:rPr>
        <w:tab/>
      </w:r>
      <w:r w:rsidRPr="00E473FC">
        <w:rPr>
          <w:webHidden/>
        </w:rPr>
        <w:fldChar w:fldCharType="begin"/>
      </w:r>
      <w:r w:rsidRPr="00E473FC">
        <w:rPr>
          <w:webHidden/>
        </w:rPr>
        <w:instrText xml:space="preserve"> PAGEREF _Toc149833660 \h </w:instrText>
      </w:r>
      <w:r w:rsidRPr="00E473FC">
        <w:rPr>
          <w:webHidden/>
        </w:rPr>
      </w:r>
      <w:r w:rsidRPr="00E473FC">
        <w:rPr>
          <w:webHidden/>
        </w:rPr>
        <w:fldChar w:fldCharType="separate"/>
      </w:r>
      <w:r w:rsidRPr="00E473FC">
        <w:rPr>
          <w:webHidden/>
        </w:rPr>
        <w:t>136</w:t>
      </w:r>
      <w:r w:rsidRPr="00E473FC">
        <w:rPr>
          <w:webHidden/>
        </w:rPr>
        <w:fldChar w:fldCharType="end"/>
      </w:r>
    </w:p>
    <w:p w14:paraId="6B410855" w14:textId="74AA339E" w:rsidR="00E473FC" w:rsidRPr="00E473FC" w:rsidRDefault="00E473FC">
      <w:pPr>
        <w:pStyle w:val="TOC1"/>
        <w:rPr>
          <w:rFonts w:asciiTheme="minorHAnsi" w:hAnsiTheme="minorHAnsi"/>
          <w:sz w:val="22"/>
          <w:szCs w:val="22"/>
        </w:rPr>
      </w:pPr>
      <w:r w:rsidRPr="00E473FC">
        <w:t>11.</w:t>
      </w:r>
      <w:r w:rsidRPr="00E473FC">
        <w:rPr>
          <w:rFonts w:asciiTheme="minorHAnsi" w:hAnsiTheme="minorHAnsi"/>
          <w:sz w:val="22"/>
          <w:szCs w:val="22"/>
        </w:rPr>
        <w:tab/>
      </w:r>
      <w:r w:rsidRPr="00E473FC">
        <w:t>Price Discovery Incentive</w:t>
      </w:r>
      <w:r w:rsidRPr="00E473FC">
        <w:rPr>
          <w:webHidden/>
        </w:rPr>
        <w:tab/>
      </w:r>
      <w:r w:rsidRPr="00E473FC">
        <w:rPr>
          <w:webHidden/>
        </w:rPr>
        <w:fldChar w:fldCharType="begin"/>
      </w:r>
      <w:r w:rsidRPr="00E473FC">
        <w:rPr>
          <w:webHidden/>
        </w:rPr>
        <w:instrText xml:space="preserve"> PAGEREF _Toc149833661 \h </w:instrText>
      </w:r>
      <w:r w:rsidRPr="00E473FC">
        <w:rPr>
          <w:webHidden/>
        </w:rPr>
      </w:r>
      <w:r w:rsidRPr="00E473FC">
        <w:rPr>
          <w:webHidden/>
        </w:rPr>
        <w:fldChar w:fldCharType="separate"/>
      </w:r>
      <w:r w:rsidRPr="00E473FC">
        <w:rPr>
          <w:webHidden/>
        </w:rPr>
        <w:t>137</w:t>
      </w:r>
      <w:r w:rsidRPr="00E473FC">
        <w:rPr>
          <w:webHidden/>
        </w:rPr>
        <w:fldChar w:fldCharType="end"/>
      </w:r>
    </w:p>
    <w:p w14:paraId="38E9859D" w14:textId="5CE9CB1E" w:rsidR="00E473FC" w:rsidRPr="00E473FC" w:rsidRDefault="00E473FC">
      <w:pPr>
        <w:pStyle w:val="TOC1"/>
        <w:rPr>
          <w:rFonts w:asciiTheme="minorHAnsi" w:hAnsiTheme="minorHAnsi"/>
          <w:sz w:val="22"/>
          <w:szCs w:val="22"/>
        </w:rPr>
      </w:pPr>
      <w:r w:rsidRPr="00E473FC">
        <w:t>12.</w:t>
      </w:r>
      <w:r w:rsidRPr="00E473FC">
        <w:rPr>
          <w:rFonts w:asciiTheme="minorHAnsi" w:hAnsiTheme="minorHAnsi"/>
          <w:sz w:val="22"/>
          <w:szCs w:val="22"/>
        </w:rPr>
        <w:tab/>
      </w:r>
      <w:r w:rsidRPr="00E473FC">
        <w:t>Sliding Scale Top Up Amount</w:t>
      </w:r>
      <w:r w:rsidRPr="00E473FC">
        <w:rPr>
          <w:webHidden/>
        </w:rPr>
        <w:tab/>
      </w:r>
      <w:r w:rsidRPr="00E473FC">
        <w:rPr>
          <w:webHidden/>
        </w:rPr>
        <w:fldChar w:fldCharType="begin"/>
      </w:r>
      <w:r w:rsidRPr="00E473FC">
        <w:rPr>
          <w:webHidden/>
        </w:rPr>
        <w:instrText xml:space="preserve"> PAGEREF _Toc149833662 \h </w:instrText>
      </w:r>
      <w:r w:rsidRPr="00E473FC">
        <w:rPr>
          <w:webHidden/>
        </w:rPr>
      </w:r>
      <w:r w:rsidRPr="00E473FC">
        <w:rPr>
          <w:webHidden/>
        </w:rPr>
        <w:fldChar w:fldCharType="separate"/>
      </w:r>
      <w:r w:rsidRPr="00E473FC">
        <w:rPr>
          <w:webHidden/>
        </w:rPr>
        <w:t>138</w:t>
      </w:r>
      <w:r w:rsidRPr="00E473FC">
        <w:rPr>
          <w:webHidden/>
        </w:rPr>
        <w:fldChar w:fldCharType="end"/>
      </w:r>
    </w:p>
    <w:p w14:paraId="71B79EB1" w14:textId="630F1198" w:rsidR="00E473FC" w:rsidRPr="00E473FC" w:rsidRDefault="00E473FC">
      <w:pPr>
        <w:pStyle w:val="TOC1"/>
        <w:rPr>
          <w:rFonts w:asciiTheme="minorHAnsi" w:hAnsiTheme="minorHAnsi"/>
          <w:sz w:val="22"/>
          <w:szCs w:val="22"/>
        </w:rPr>
      </w:pPr>
      <w:r w:rsidRPr="00E473FC">
        <w:t>13.</w:t>
      </w:r>
      <w:r w:rsidRPr="00E473FC">
        <w:rPr>
          <w:rFonts w:asciiTheme="minorHAnsi" w:hAnsiTheme="minorHAnsi"/>
          <w:sz w:val="22"/>
          <w:szCs w:val="22"/>
        </w:rPr>
        <w:tab/>
      </w:r>
      <w:r w:rsidRPr="00E473FC">
        <w:t>LCHA Sales Cap</w:t>
      </w:r>
      <w:r w:rsidRPr="00E473FC">
        <w:rPr>
          <w:webHidden/>
        </w:rPr>
        <w:tab/>
      </w:r>
      <w:r w:rsidRPr="00E473FC">
        <w:rPr>
          <w:webHidden/>
        </w:rPr>
        <w:fldChar w:fldCharType="begin"/>
      </w:r>
      <w:r w:rsidRPr="00E473FC">
        <w:rPr>
          <w:webHidden/>
        </w:rPr>
        <w:instrText xml:space="preserve"> PAGEREF _Toc149833663 \h </w:instrText>
      </w:r>
      <w:r w:rsidRPr="00E473FC">
        <w:rPr>
          <w:webHidden/>
        </w:rPr>
      </w:r>
      <w:r w:rsidRPr="00E473FC">
        <w:rPr>
          <w:webHidden/>
        </w:rPr>
        <w:fldChar w:fldCharType="separate"/>
      </w:r>
      <w:r w:rsidRPr="00E473FC">
        <w:rPr>
          <w:webHidden/>
        </w:rPr>
        <w:t>139</w:t>
      </w:r>
      <w:r w:rsidRPr="00E473FC">
        <w:rPr>
          <w:webHidden/>
        </w:rPr>
        <w:fldChar w:fldCharType="end"/>
      </w:r>
    </w:p>
    <w:p w14:paraId="2C4FD128" w14:textId="43FAAE2F" w:rsidR="00E473FC" w:rsidRPr="00E473FC" w:rsidRDefault="00E473FC">
      <w:pPr>
        <w:pStyle w:val="TOC1"/>
        <w:rPr>
          <w:rFonts w:asciiTheme="minorHAnsi" w:hAnsiTheme="minorHAnsi"/>
          <w:sz w:val="22"/>
          <w:szCs w:val="22"/>
        </w:rPr>
      </w:pPr>
      <w:r w:rsidRPr="00E473FC">
        <w:t>14.</w:t>
      </w:r>
      <w:r w:rsidRPr="00E473FC">
        <w:rPr>
          <w:rFonts w:asciiTheme="minorHAnsi" w:hAnsiTheme="minorHAnsi"/>
          <w:sz w:val="22"/>
          <w:szCs w:val="22"/>
        </w:rPr>
        <w:tab/>
      </w:r>
      <w:r w:rsidRPr="00E473FC">
        <w:t>Strike Price Indexation Adjustment</w:t>
      </w:r>
      <w:r w:rsidRPr="00E473FC">
        <w:rPr>
          <w:webHidden/>
        </w:rPr>
        <w:tab/>
      </w:r>
      <w:r w:rsidRPr="00E473FC">
        <w:rPr>
          <w:webHidden/>
        </w:rPr>
        <w:fldChar w:fldCharType="begin"/>
      </w:r>
      <w:r w:rsidRPr="00E473FC">
        <w:rPr>
          <w:webHidden/>
        </w:rPr>
        <w:instrText xml:space="preserve"> PAGEREF _Toc149833664 \h </w:instrText>
      </w:r>
      <w:r w:rsidRPr="00E473FC">
        <w:rPr>
          <w:webHidden/>
        </w:rPr>
      </w:r>
      <w:r w:rsidRPr="00E473FC">
        <w:rPr>
          <w:webHidden/>
        </w:rPr>
        <w:fldChar w:fldCharType="separate"/>
      </w:r>
      <w:r w:rsidRPr="00E473FC">
        <w:rPr>
          <w:webHidden/>
        </w:rPr>
        <w:t>144</w:t>
      </w:r>
      <w:r w:rsidRPr="00E473FC">
        <w:rPr>
          <w:webHidden/>
        </w:rPr>
        <w:fldChar w:fldCharType="end"/>
      </w:r>
    </w:p>
    <w:p w14:paraId="0D17B1E4" w14:textId="796F8A24" w:rsidR="00E473FC" w:rsidRPr="00E473FC" w:rsidRDefault="00E473FC">
      <w:pPr>
        <w:pStyle w:val="TOC1"/>
        <w:rPr>
          <w:rFonts w:asciiTheme="minorHAnsi" w:hAnsiTheme="minorHAnsi"/>
          <w:sz w:val="22"/>
          <w:szCs w:val="22"/>
        </w:rPr>
      </w:pPr>
      <w:r w:rsidRPr="00E473FC">
        <w:t>15.</w:t>
      </w:r>
      <w:r w:rsidRPr="00E473FC">
        <w:rPr>
          <w:rFonts w:asciiTheme="minorHAnsi" w:hAnsiTheme="minorHAnsi"/>
          <w:sz w:val="22"/>
          <w:szCs w:val="22"/>
        </w:rPr>
        <w:tab/>
      </w:r>
      <w:r w:rsidRPr="00E473FC">
        <w:t>Capital Return Component Indexation Adjustment</w:t>
      </w:r>
      <w:r w:rsidRPr="00E473FC">
        <w:rPr>
          <w:webHidden/>
        </w:rPr>
        <w:tab/>
      </w:r>
      <w:r w:rsidRPr="00E473FC">
        <w:rPr>
          <w:webHidden/>
        </w:rPr>
        <w:fldChar w:fldCharType="begin"/>
      </w:r>
      <w:r w:rsidRPr="00E473FC">
        <w:rPr>
          <w:webHidden/>
        </w:rPr>
        <w:instrText xml:space="preserve"> PAGEREF _Toc149833665 \h </w:instrText>
      </w:r>
      <w:r w:rsidRPr="00E473FC">
        <w:rPr>
          <w:webHidden/>
        </w:rPr>
      </w:r>
      <w:r w:rsidRPr="00E473FC">
        <w:rPr>
          <w:webHidden/>
        </w:rPr>
        <w:fldChar w:fldCharType="separate"/>
      </w:r>
      <w:r w:rsidRPr="00E473FC">
        <w:rPr>
          <w:webHidden/>
        </w:rPr>
        <w:t>146</w:t>
      </w:r>
      <w:r w:rsidRPr="00E473FC">
        <w:rPr>
          <w:webHidden/>
        </w:rPr>
        <w:fldChar w:fldCharType="end"/>
      </w:r>
    </w:p>
    <w:p w14:paraId="611040CE" w14:textId="71E8D34C" w:rsidR="00E473FC" w:rsidRPr="00E473FC" w:rsidRDefault="00E473FC">
      <w:pPr>
        <w:pStyle w:val="TOC1"/>
        <w:rPr>
          <w:rFonts w:asciiTheme="minorHAnsi" w:hAnsiTheme="minorHAnsi"/>
          <w:sz w:val="22"/>
          <w:szCs w:val="22"/>
        </w:rPr>
      </w:pPr>
      <w:r w:rsidRPr="00E473FC">
        <w:t>16.</w:t>
      </w:r>
      <w:r w:rsidRPr="00E473FC">
        <w:rPr>
          <w:rFonts w:asciiTheme="minorHAnsi" w:hAnsiTheme="minorHAnsi"/>
          <w:sz w:val="22"/>
          <w:szCs w:val="22"/>
        </w:rPr>
        <w:tab/>
      </w:r>
      <w:r w:rsidRPr="00E473FC">
        <w:t>CCUS-Enabled Non-Variable Costs Strike Price Indexation Adjustment</w:t>
      </w:r>
      <w:r w:rsidRPr="00E473FC">
        <w:rPr>
          <w:webHidden/>
        </w:rPr>
        <w:tab/>
      </w:r>
      <w:r w:rsidRPr="00E473FC">
        <w:rPr>
          <w:webHidden/>
        </w:rPr>
        <w:fldChar w:fldCharType="begin"/>
      </w:r>
      <w:r w:rsidRPr="00E473FC">
        <w:rPr>
          <w:webHidden/>
        </w:rPr>
        <w:instrText xml:space="preserve"> PAGEREF _Toc149833666 \h </w:instrText>
      </w:r>
      <w:r w:rsidRPr="00E473FC">
        <w:rPr>
          <w:webHidden/>
        </w:rPr>
      </w:r>
      <w:r w:rsidRPr="00E473FC">
        <w:rPr>
          <w:webHidden/>
        </w:rPr>
        <w:fldChar w:fldCharType="separate"/>
      </w:r>
      <w:r w:rsidRPr="00E473FC">
        <w:rPr>
          <w:webHidden/>
        </w:rPr>
        <w:t>147</w:t>
      </w:r>
      <w:r w:rsidRPr="00E473FC">
        <w:rPr>
          <w:webHidden/>
        </w:rPr>
        <w:fldChar w:fldCharType="end"/>
      </w:r>
    </w:p>
    <w:p w14:paraId="47931BE4" w14:textId="0DDB502F" w:rsidR="00E473FC" w:rsidRPr="00E473FC" w:rsidRDefault="00E473FC">
      <w:pPr>
        <w:pStyle w:val="TOC1"/>
        <w:rPr>
          <w:rFonts w:asciiTheme="minorHAnsi" w:hAnsiTheme="minorHAnsi"/>
          <w:sz w:val="22"/>
          <w:szCs w:val="22"/>
        </w:rPr>
      </w:pPr>
      <w:r w:rsidRPr="00E473FC">
        <w:t>17.</w:t>
      </w:r>
      <w:r w:rsidRPr="00E473FC">
        <w:rPr>
          <w:rFonts w:asciiTheme="minorHAnsi" w:hAnsiTheme="minorHAnsi"/>
          <w:sz w:val="22"/>
          <w:szCs w:val="22"/>
        </w:rPr>
        <w:tab/>
      </w:r>
      <w:r w:rsidRPr="00E473FC">
        <w:t>CO</w:t>
      </w:r>
      <w:r w:rsidRPr="00E473FC">
        <w:rPr>
          <w:vertAlign w:val="subscript"/>
        </w:rPr>
        <w:t>2</w:t>
      </w:r>
      <w:r w:rsidRPr="00E473FC">
        <w:t xml:space="preserve"> T&amp;S Outage Relief Events</w:t>
      </w:r>
      <w:r w:rsidRPr="00E473FC">
        <w:rPr>
          <w:webHidden/>
        </w:rPr>
        <w:tab/>
      </w:r>
      <w:r w:rsidRPr="00E473FC">
        <w:rPr>
          <w:webHidden/>
        </w:rPr>
        <w:fldChar w:fldCharType="begin"/>
      </w:r>
      <w:r w:rsidRPr="00E473FC">
        <w:rPr>
          <w:webHidden/>
        </w:rPr>
        <w:instrText xml:space="preserve"> PAGEREF _Toc149833667 \h </w:instrText>
      </w:r>
      <w:r w:rsidRPr="00E473FC">
        <w:rPr>
          <w:webHidden/>
        </w:rPr>
      </w:r>
      <w:r w:rsidRPr="00E473FC">
        <w:rPr>
          <w:webHidden/>
        </w:rPr>
        <w:fldChar w:fldCharType="separate"/>
      </w:r>
      <w:r w:rsidRPr="00E473FC">
        <w:rPr>
          <w:webHidden/>
        </w:rPr>
        <w:t>148</w:t>
      </w:r>
      <w:r w:rsidRPr="00E473FC">
        <w:rPr>
          <w:webHidden/>
        </w:rPr>
        <w:fldChar w:fldCharType="end"/>
      </w:r>
    </w:p>
    <w:p w14:paraId="71A1D9BC" w14:textId="1E0BEC2E" w:rsidR="00E473FC" w:rsidRPr="00E473FC" w:rsidRDefault="00E473FC">
      <w:pPr>
        <w:pStyle w:val="TOC1"/>
        <w:rPr>
          <w:rFonts w:asciiTheme="minorHAnsi" w:hAnsiTheme="minorHAnsi"/>
          <w:sz w:val="22"/>
          <w:szCs w:val="22"/>
        </w:rPr>
      </w:pPr>
      <w:r w:rsidRPr="00E473FC">
        <w:t>18.</w:t>
      </w:r>
      <w:r w:rsidRPr="00E473FC">
        <w:rPr>
          <w:rFonts w:asciiTheme="minorHAnsi" w:hAnsiTheme="minorHAnsi"/>
          <w:sz w:val="22"/>
          <w:szCs w:val="22"/>
        </w:rPr>
        <w:tab/>
      </w:r>
      <w:r w:rsidRPr="00E473FC">
        <w:t>CO</w:t>
      </w:r>
      <w:r w:rsidRPr="00E473FC">
        <w:rPr>
          <w:vertAlign w:val="subscript"/>
        </w:rPr>
        <w:t>2</w:t>
      </w:r>
      <w:r w:rsidRPr="00E473FC">
        <w:t xml:space="preserve"> T&amp;S Charges Amount</w:t>
      </w:r>
      <w:r w:rsidRPr="00E473FC">
        <w:rPr>
          <w:webHidden/>
        </w:rPr>
        <w:tab/>
      </w:r>
      <w:r w:rsidRPr="00E473FC">
        <w:rPr>
          <w:webHidden/>
        </w:rPr>
        <w:fldChar w:fldCharType="begin"/>
      </w:r>
      <w:r w:rsidRPr="00E473FC">
        <w:rPr>
          <w:webHidden/>
        </w:rPr>
        <w:instrText xml:space="preserve"> PAGEREF _Toc149833668 \h </w:instrText>
      </w:r>
      <w:r w:rsidRPr="00E473FC">
        <w:rPr>
          <w:webHidden/>
        </w:rPr>
      </w:r>
      <w:r w:rsidRPr="00E473FC">
        <w:rPr>
          <w:webHidden/>
        </w:rPr>
        <w:fldChar w:fldCharType="separate"/>
      </w:r>
      <w:r w:rsidRPr="00E473FC">
        <w:rPr>
          <w:webHidden/>
        </w:rPr>
        <w:t>150</w:t>
      </w:r>
      <w:r w:rsidRPr="00E473FC">
        <w:rPr>
          <w:webHidden/>
        </w:rPr>
        <w:fldChar w:fldCharType="end"/>
      </w:r>
    </w:p>
    <w:p w14:paraId="692AEE51" w14:textId="139D797C" w:rsidR="00E473FC" w:rsidRPr="00E473FC" w:rsidRDefault="00E473FC">
      <w:pPr>
        <w:pStyle w:val="TOC1"/>
        <w:rPr>
          <w:rFonts w:asciiTheme="minorHAnsi" w:hAnsiTheme="minorHAnsi"/>
          <w:sz w:val="22"/>
          <w:szCs w:val="22"/>
        </w:rPr>
      </w:pPr>
      <w:r w:rsidRPr="00E473FC">
        <w:t>19.</w:t>
      </w:r>
      <w:r w:rsidRPr="00E473FC">
        <w:rPr>
          <w:rFonts w:asciiTheme="minorHAnsi" w:hAnsiTheme="minorHAnsi"/>
          <w:sz w:val="22"/>
          <w:szCs w:val="22"/>
        </w:rPr>
        <w:tab/>
      </w:r>
      <w:r w:rsidRPr="00E473FC">
        <w:t>Carbon Cost Protection Amount</w:t>
      </w:r>
      <w:r w:rsidRPr="00E473FC">
        <w:rPr>
          <w:webHidden/>
        </w:rPr>
        <w:tab/>
      </w:r>
      <w:r w:rsidRPr="00E473FC">
        <w:rPr>
          <w:webHidden/>
        </w:rPr>
        <w:fldChar w:fldCharType="begin"/>
      </w:r>
      <w:r w:rsidRPr="00E473FC">
        <w:rPr>
          <w:webHidden/>
        </w:rPr>
        <w:instrText xml:space="preserve"> PAGEREF _Toc149833669 \h </w:instrText>
      </w:r>
      <w:r w:rsidRPr="00E473FC">
        <w:rPr>
          <w:webHidden/>
        </w:rPr>
      </w:r>
      <w:r w:rsidRPr="00E473FC">
        <w:rPr>
          <w:webHidden/>
        </w:rPr>
        <w:fldChar w:fldCharType="separate"/>
      </w:r>
      <w:r w:rsidRPr="00E473FC">
        <w:rPr>
          <w:webHidden/>
        </w:rPr>
        <w:t>152</w:t>
      </w:r>
      <w:r w:rsidRPr="00E473FC">
        <w:rPr>
          <w:webHidden/>
        </w:rPr>
        <w:fldChar w:fldCharType="end"/>
      </w:r>
    </w:p>
    <w:p w14:paraId="2F057E5B" w14:textId="73D362A6" w:rsidR="00E473FC" w:rsidRPr="00E473FC" w:rsidRDefault="00E473FC">
      <w:pPr>
        <w:pStyle w:val="TOC1"/>
        <w:rPr>
          <w:rFonts w:asciiTheme="minorHAnsi" w:hAnsiTheme="minorHAnsi"/>
          <w:sz w:val="22"/>
          <w:szCs w:val="22"/>
        </w:rPr>
      </w:pPr>
      <w:r w:rsidRPr="00E473FC">
        <w:t>20.</w:t>
      </w:r>
      <w:r w:rsidRPr="00E473FC">
        <w:rPr>
          <w:rFonts w:asciiTheme="minorHAnsi" w:hAnsiTheme="minorHAnsi"/>
          <w:sz w:val="22"/>
          <w:szCs w:val="22"/>
        </w:rPr>
        <w:tab/>
      </w:r>
      <w:r w:rsidRPr="00E473FC">
        <w:t>PILOHS Amount</w:t>
      </w:r>
      <w:r w:rsidRPr="00E473FC">
        <w:rPr>
          <w:webHidden/>
        </w:rPr>
        <w:tab/>
      </w:r>
      <w:r w:rsidRPr="00E473FC">
        <w:rPr>
          <w:webHidden/>
        </w:rPr>
        <w:fldChar w:fldCharType="begin"/>
      </w:r>
      <w:r w:rsidRPr="00E473FC">
        <w:rPr>
          <w:webHidden/>
        </w:rPr>
        <w:instrText xml:space="preserve"> PAGEREF _Toc149833670 \h </w:instrText>
      </w:r>
      <w:r w:rsidRPr="00E473FC">
        <w:rPr>
          <w:webHidden/>
        </w:rPr>
      </w:r>
      <w:r w:rsidRPr="00E473FC">
        <w:rPr>
          <w:webHidden/>
        </w:rPr>
        <w:fldChar w:fldCharType="separate"/>
      </w:r>
      <w:r w:rsidRPr="00E473FC">
        <w:rPr>
          <w:webHidden/>
        </w:rPr>
        <w:t>155</w:t>
      </w:r>
      <w:r w:rsidRPr="00E473FC">
        <w:rPr>
          <w:webHidden/>
        </w:rPr>
        <w:fldChar w:fldCharType="end"/>
      </w:r>
    </w:p>
    <w:p w14:paraId="00CD363D" w14:textId="5213D1B5" w:rsidR="00E473FC" w:rsidRPr="00E473FC" w:rsidRDefault="00E473FC">
      <w:pPr>
        <w:pStyle w:val="TOC3"/>
        <w:rPr>
          <w:rFonts w:asciiTheme="minorHAnsi" w:hAnsiTheme="minorHAnsi" w:cstheme="minorBidi"/>
          <w:bCs w:val="0"/>
          <w:sz w:val="22"/>
          <w:szCs w:val="22"/>
        </w:rPr>
      </w:pPr>
      <w:r w:rsidRPr="00E473FC">
        <w:rPr>
          <w:bCs w:val="0"/>
        </w:rPr>
        <w:t>Part 6 Billing and payment</w:t>
      </w:r>
      <w:r w:rsidRPr="00E473FC">
        <w:rPr>
          <w:webHidden/>
        </w:rPr>
        <w:tab/>
      </w:r>
      <w:r w:rsidRPr="00E473FC">
        <w:rPr>
          <w:webHidden/>
        </w:rPr>
        <w:fldChar w:fldCharType="begin"/>
      </w:r>
      <w:r w:rsidRPr="00E473FC">
        <w:rPr>
          <w:webHidden/>
        </w:rPr>
        <w:instrText xml:space="preserve"> PAGEREF _Toc149833671 \h </w:instrText>
      </w:r>
      <w:r w:rsidRPr="00E473FC">
        <w:rPr>
          <w:webHidden/>
        </w:rPr>
      </w:r>
      <w:r w:rsidRPr="00E473FC">
        <w:rPr>
          <w:webHidden/>
        </w:rPr>
        <w:fldChar w:fldCharType="separate"/>
      </w:r>
      <w:r w:rsidRPr="00E473FC">
        <w:rPr>
          <w:webHidden/>
        </w:rPr>
        <w:t>158</w:t>
      </w:r>
      <w:r w:rsidRPr="00E473FC">
        <w:rPr>
          <w:webHidden/>
        </w:rPr>
        <w:fldChar w:fldCharType="end"/>
      </w:r>
    </w:p>
    <w:p w14:paraId="5BA67915" w14:textId="69210302" w:rsidR="00E473FC" w:rsidRPr="00E473FC" w:rsidRDefault="00E473FC">
      <w:pPr>
        <w:pStyle w:val="TOC1"/>
        <w:rPr>
          <w:rFonts w:asciiTheme="minorHAnsi" w:hAnsiTheme="minorHAnsi"/>
          <w:sz w:val="22"/>
          <w:szCs w:val="22"/>
        </w:rPr>
      </w:pPr>
      <w:r w:rsidRPr="00E473FC">
        <w:t>21.</w:t>
      </w:r>
      <w:r w:rsidRPr="00E473FC">
        <w:rPr>
          <w:rFonts w:asciiTheme="minorHAnsi" w:hAnsiTheme="minorHAnsi"/>
          <w:sz w:val="22"/>
          <w:szCs w:val="22"/>
        </w:rPr>
        <w:tab/>
      </w:r>
      <w:r w:rsidRPr="00E473FC">
        <w:t>Producer Payment Information</w:t>
      </w:r>
      <w:r w:rsidRPr="00E473FC">
        <w:rPr>
          <w:webHidden/>
        </w:rPr>
        <w:tab/>
      </w:r>
      <w:r w:rsidRPr="00E473FC">
        <w:rPr>
          <w:webHidden/>
        </w:rPr>
        <w:fldChar w:fldCharType="begin"/>
      </w:r>
      <w:r w:rsidRPr="00E473FC">
        <w:rPr>
          <w:webHidden/>
        </w:rPr>
        <w:instrText xml:space="preserve"> PAGEREF _Toc149833672 \h </w:instrText>
      </w:r>
      <w:r w:rsidRPr="00E473FC">
        <w:rPr>
          <w:webHidden/>
        </w:rPr>
      </w:r>
      <w:r w:rsidRPr="00E473FC">
        <w:rPr>
          <w:webHidden/>
        </w:rPr>
        <w:fldChar w:fldCharType="separate"/>
      </w:r>
      <w:r w:rsidRPr="00E473FC">
        <w:rPr>
          <w:webHidden/>
        </w:rPr>
        <w:t>158</w:t>
      </w:r>
      <w:r w:rsidRPr="00E473FC">
        <w:rPr>
          <w:webHidden/>
        </w:rPr>
        <w:fldChar w:fldCharType="end"/>
      </w:r>
    </w:p>
    <w:p w14:paraId="1C7FF9F1" w14:textId="4B9FA17D" w:rsidR="00E473FC" w:rsidRPr="00E473FC" w:rsidRDefault="00E473FC">
      <w:pPr>
        <w:pStyle w:val="TOC1"/>
        <w:rPr>
          <w:rFonts w:asciiTheme="minorHAnsi" w:hAnsiTheme="minorHAnsi"/>
          <w:sz w:val="22"/>
          <w:szCs w:val="22"/>
        </w:rPr>
      </w:pPr>
      <w:r w:rsidRPr="00E473FC">
        <w:lastRenderedPageBreak/>
        <w:t>22.</w:t>
      </w:r>
      <w:r w:rsidRPr="00E473FC">
        <w:rPr>
          <w:rFonts w:asciiTheme="minorHAnsi" w:hAnsiTheme="minorHAnsi"/>
          <w:sz w:val="22"/>
          <w:szCs w:val="22"/>
        </w:rPr>
        <w:tab/>
      </w:r>
      <w:r w:rsidRPr="00E473FC">
        <w:t>UKLCH Billing Statements</w:t>
      </w:r>
      <w:r w:rsidRPr="00E473FC">
        <w:rPr>
          <w:webHidden/>
        </w:rPr>
        <w:tab/>
      </w:r>
      <w:r w:rsidRPr="00E473FC">
        <w:rPr>
          <w:webHidden/>
        </w:rPr>
        <w:fldChar w:fldCharType="begin"/>
      </w:r>
      <w:r w:rsidRPr="00E473FC">
        <w:rPr>
          <w:webHidden/>
        </w:rPr>
        <w:instrText xml:space="preserve"> PAGEREF _Toc149833673 \h </w:instrText>
      </w:r>
      <w:r w:rsidRPr="00E473FC">
        <w:rPr>
          <w:webHidden/>
        </w:rPr>
      </w:r>
      <w:r w:rsidRPr="00E473FC">
        <w:rPr>
          <w:webHidden/>
        </w:rPr>
        <w:fldChar w:fldCharType="separate"/>
      </w:r>
      <w:r w:rsidRPr="00E473FC">
        <w:rPr>
          <w:webHidden/>
        </w:rPr>
        <w:t>163</w:t>
      </w:r>
      <w:r w:rsidRPr="00E473FC">
        <w:rPr>
          <w:webHidden/>
        </w:rPr>
        <w:fldChar w:fldCharType="end"/>
      </w:r>
    </w:p>
    <w:p w14:paraId="74A45349" w14:textId="6AA357D3" w:rsidR="00E473FC" w:rsidRPr="00E473FC" w:rsidRDefault="00E473FC">
      <w:pPr>
        <w:pStyle w:val="TOC1"/>
        <w:rPr>
          <w:rFonts w:asciiTheme="minorHAnsi" w:hAnsiTheme="minorHAnsi"/>
          <w:sz w:val="22"/>
          <w:szCs w:val="22"/>
        </w:rPr>
      </w:pPr>
      <w:r w:rsidRPr="00E473FC">
        <w:t>23.</w:t>
      </w:r>
      <w:r w:rsidRPr="00E473FC">
        <w:rPr>
          <w:rFonts w:asciiTheme="minorHAnsi" w:hAnsiTheme="minorHAnsi"/>
          <w:sz w:val="22"/>
          <w:szCs w:val="22"/>
        </w:rPr>
        <w:tab/>
      </w:r>
      <w:r w:rsidRPr="00E473FC">
        <w:t>Settlement</w:t>
      </w:r>
      <w:r w:rsidRPr="00E473FC">
        <w:rPr>
          <w:webHidden/>
        </w:rPr>
        <w:tab/>
      </w:r>
      <w:r w:rsidRPr="00E473FC">
        <w:rPr>
          <w:webHidden/>
        </w:rPr>
        <w:fldChar w:fldCharType="begin"/>
      </w:r>
      <w:r w:rsidRPr="00E473FC">
        <w:rPr>
          <w:webHidden/>
        </w:rPr>
        <w:instrText xml:space="preserve"> PAGEREF _Toc149833674 \h </w:instrText>
      </w:r>
      <w:r w:rsidRPr="00E473FC">
        <w:rPr>
          <w:webHidden/>
        </w:rPr>
      </w:r>
      <w:r w:rsidRPr="00E473FC">
        <w:rPr>
          <w:webHidden/>
        </w:rPr>
        <w:fldChar w:fldCharType="separate"/>
      </w:r>
      <w:r w:rsidRPr="00E473FC">
        <w:rPr>
          <w:webHidden/>
        </w:rPr>
        <w:t>170</w:t>
      </w:r>
      <w:r w:rsidRPr="00E473FC">
        <w:rPr>
          <w:webHidden/>
        </w:rPr>
        <w:fldChar w:fldCharType="end"/>
      </w:r>
    </w:p>
    <w:p w14:paraId="5F1C1553" w14:textId="4A7A710F" w:rsidR="00E473FC" w:rsidRPr="00E473FC" w:rsidRDefault="00E473FC">
      <w:pPr>
        <w:pStyle w:val="TOC1"/>
        <w:rPr>
          <w:rFonts w:asciiTheme="minorHAnsi" w:hAnsiTheme="minorHAnsi"/>
          <w:sz w:val="22"/>
          <w:szCs w:val="22"/>
        </w:rPr>
      </w:pPr>
      <w:r w:rsidRPr="00E473FC">
        <w:t>24.</w:t>
      </w:r>
      <w:r w:rsidRPr="00E473FC">
        <w:rPr>
          <w:rFonts w:asciiTheme="minorHAnsi" w:hAnsiTheme="minorHAnsi"/>
          <w:sz w:val="22"/>
          <w:szCs w:val="22"/>
        </w:rPr>
        <w:tab/>
      </w:r>
      <w:r w:rsidRPr="00E473FC">
        <w:t>Default Interest</w:t>
      </w:r>
      <w:r w:rsidRPr="00E473FC">
        <w:rPr>
          <w:webHidden/>
        </w:rPr>
        <w:tab/>
      </w:r>
      <w:r w:rsidRPr="00E473FC">
        <w:rPr>
          <w:webHidden/>
        </w:rPr>
        <w:fldChar w:fldCharType="begin"/>
      </w:r>
      <w:r w:rsidRPr="00E473FC">
        <w:rPr>
          <w:webHidden/>
        </w:rPr>
        <w:instrText xml:space="preserve"> PAGEREF _Toc149833675 \h </w:instrText>
      </w:r>
      <w:r w:rsidRPr="00E473FC">
        <w:rPr>
          <w:webHidden/>
        </w:rPr>
      </w:r>
      <w:r w:rsidRPr="00E473FC">
        <w:rPr>
          <w:webHidden/>
        </w:rPr>
        <w:fldChar w:fldCharType="separate"/>
      </w:r>
      <w:r w:rsidRPr="00E473FC">
        <w:rPr>
          <w:webHidden/>
        </w:rPr>
        <w:t>171</w:t>
      </w:r>
      <w:r w:rsidRPr="00E473FC">
        <w:rPr>
          <w:webHidden/>
        </w:rPr>
        <w:fldChar w:fldCharType="end"/>
      </w:r>
    </w:p>
    <w:p w14:paraId="536AEA17" w14:textId="1ED12B2F" w:rsidR="00E473FC" w:rsidRPr="00E473FC" w:rsidRDefault="00E473FC">
      <w:pPr>
        <w:pStyle w:val="TOC1"/>
        <w:rPr>
          <w:rFonts w:asciiTheme="minorHAnsi" w:hAnsiTheme="minorHAnsi"/>
          <w:sz w:val="22"/>
          <w:szCs w:val="22"/>
        </w:rPr>
      </w:pPr>
      <w:r w:rsidRPr="00E473FC">
        <w:t>25.</w:t>
      </w:r>
      <w:r w:rsidRPr="00E473FC">
        <w:rPr>
          <w:rFonts w:asciiTheme="minorHAnsi" w:hAnsiTheme="minorHAnsi"/>
          <w:sz w:val="22"/>
          <w:szCs w:val="22"/>
        </w:rPr>
        <w:tab/>
      </w:r>
      <w:r w:rsidRPr="00E473FC">
        <w:t>Set-off</w:t>
      </w:r>
      <w:r w:rsidRPr="00E473FC">
        <w:rPr>
          <w:webHidden/>
        </w:rPr>
        <w:tab/>
      </w:r>
      <w:r w:rsidRPr="00E473FC">
        <w:rPr>
          <w:webHidden/>
        </w:rPr>
        <w:fldChar w:fldCharType="begin"/>
      </w:r>
      <w:r w:rsidRPr="00E473FC">
        <w:rPr>
          <w:webHidden/>
        </w:rPr>
        <w:instrText xml:space="preserve"> PAGEREF _Toc149833676 \h </w:instrText>
      </w:r>
      <w:r w:rsidRPr="00E473FC">
        <w:rPr>
          <w:webHidden/>
        </w:rPr>
      </w:r>
      <w:r w:rsidRPr="00E473FC">
        <w:rPr>
          <w:webHidden/>
        </w:rPr>
        <w:fldChar w:fldCharType="separate"/>
      </w:r>
      <w:r w:rsidRPr="00E473FC">
        <w:rPr>
          <w:webHidden/>
        </w:rPr>
        <w:t>172</w:t>
      </w:r>
      <w:r w:rsidRPr="00E473FC">
        <w:rPr>
          <w:webHidden/>
        </w:rPr>
        <w:fldChar w:fldCharType="end"/>
      </w:r>
    </w:p>
    <w:p w14:paraId="47A3657F" w14:textId="6F25998D" w:rsidR="00E473FC" w:rsidRPr="00E473FC" w:rsidRDefault="00E473FC">
      <w:pPr>
        <w:pStyle w:val="TOC1"/>
        <w:rPr>
          <w:rFonts w:asciiTheme="minorHAnsi" w:hAnsiTheme="minorHAnsi"/>
          <w:sz w:val="22"/>
          <w:szCs w:val="22"/>
        </w:rPr>
      </w:pPr>
      <w:r w:rsidRPr="00E473FC">
        <w:t>26.</w:t>
      </w:r>
      <w:r w:rsidRPr="00E473FC">
        <w:rPr>
          <w:rFonts w:asciiTheme="minorHAnsi" w:hAnsiTheme="minorHAnsi"/>
          <w:sz w:val="22"/>
          <w:szCs w:val="22"/>
        </w:rPr>
        <w:tab/>
      </w:r>
      <w:r w:rsidRPr="00E473FC">
        <w:t>Deductions and Withholdings</w:t>
      </w:r>
      <w:r w:rsidRPr="00E473FC">
        <w:rPr>
          <w:webHidden/>
        </w:rPr>
        <w:tab/>
      </w:r>
      <w:r w:rsidRPr="00E473FC">
        <w:rPr>
          <w:webHidden/>
        </w:rPr>
        <w:fldChar w:fldCharType="begin"/>
      </w:r>
      <w:r w:rsidRPr="00E473FC">
        <w:rPr>
          <w:webHidden/>
        </w:rPr>
        <w:instrText xml:space="preserve"> PAGEREF _Toc149833677 \h </w:instrText>
      </w:r>
      <w:r w:rsidRPr="00E473FC">
        <w:rPr>
          <w:webHidden/>
        </w:rPr>
      </w:r>
      <w:r w:rsidRPr="00E473FC">
        <w:rPr>
          <w:webHidden/>
        </w:rPr>
        <w:fldChar w:fldCharType="separate"/>
      </w:r>
      <w:r w:rsidRPr="00E473FC">
        <w:rPr>
          <w:webHidden/>
        </w:rPr>
        <w:t>172</w:t>
      </w:r>
      <w:r w:rsidRPr="00E473FC">
        <w:rPr>
          <w:webHidden/>
        </w:rPr>
        <w:fldChar w:fldCharType="end"/>
      </w:r>
    </w:p>
    <w:p w14:paraId="62799D9D" w14:textId="27BC9BFE" w:rsidR="00E473FC" w:rsidRPr="00E473FC" w:rsidRDefault="00E473FC">
      <w:pPr>
        <w:pStyle w:val="TOC1"/>
        <w:rPr>
          <w:rFonts w:asciiTheme="minorHAnsi" w:hAnsiTheme="minorHAnsi"/>
          <w:sz w:val="22"/>
          <w:szCs w:val="22"/>
        </w:rPr>
      </w:pPr>
      <w:r w:rsidRPr="00E473FC">
        <w:t>27.</w:t>
      </w:r>
      <w:r w:rsidRPr="00E473FC">
        <w:rPr>
          <w:rFonts w:asciiTheme="minorHAnsi" w:hAnsiTheme="minorHAnsi"/>
          <w:sz w:val="22"/>
          <w:szCs w:val="22"/>
        </w:rPr>
        <w:tab/>
      </w:r>
      <w:r w:rsidRPr="00E473FC">
        <w:t>Payment Accounts</w:t>
      </w:r>
      <w:r w:rsidRPr="00E473FC">
        <w:rPr>
          <w:webHidden/>
        </w:rPr>
        <w:tab/>
      </w:r>
      <w:r w:rsidRPr="00E473FC">
        <w:rPr>
          <w:webHidden/>
        </w:rPr>
        <w:fldChar w:fldCharType="begin"/>
      </w:r>
      <w:r w:rsidRPr="00E473FC">
        <w:rPr>
          <w:webHidden/>
        </w:rPr>
        <w:instrText xml:space="preserve"> PAGEREF _Toc149833678 \h </w:instrText>
      </w:r>
      <w:r w:rsidRPr="00E473FC">
        <w:rPr>
          <w:webHidden/>
        </w:rPr>
      </w:r>
      <w:r w:rsidRPr="00E473FC">
        <w:rPr>
          <w:webHidden/>
        </w:rPr>
        <w:fldChar w:fldCharType="separate"/>
      </w:r>
      <w:r w:rsidRPr="00E473FC">
        <w:rPr>
          <w:webHidden/>
        </w:rPr>
        <w:t>172</w:t>
      </w:r>
      <w:r w:rsidRPr="00E473FC">
        <w:rPr>
          <w:webHidden/>
        </w:rPr>
        <w:fldChar w:fldCharType="end"/>
      </w:r>
    </w:p>
    <w:p w14:paraId="6EA08020" w14:textId="4C17FE99" w:rsidR="00E473FC" w:rsidRPr="00E473FC" w:rsidRDefault="00E473FC">
      <w:pPr>
        <w:pStyle w:val="TOC3"/>
        <w:rPr>
          <w:rFonts w:asciiTheme="minorHAnsi" w:hAnsiTheme="minorHAnsi" w:cstheme="minorBidi"/>
          <w:bCs w:val="0"/>
          <w:sz w:val="22"/>
          <w:szCs w:val="22"/>
        </w:rPr>
      </w:pPr>
      <w:r w:rsidRPr="00E473FC">
        <w:rPr>
          <w:bCs w:val="0"/>
        </w:rPr>
        <w:t>Part 7 Representations, warranties and undertakings</w:t>
      </w:r>
      <w:r w:rsidRPr="00E473FC">
        <w:rPr>
          <w:webHidden/>
        </w:rPr>
        <w:tab/>
      </w:r>
      <w:r w:rsidRPr="00E473FC">
        <w:rPr>
          <w:webHidden/>
        </w:rPr>
        <w:fldChar w:fldCharType="begin"/>
      </w:r>
      <w:r w:rsidRPr="00E473FC">
        <w:rPr>
          <w:webHidden/>
        </w:rPr>
        <w:instrText xml:space="preserve"> PAGEREF _Toc149833679 \h </w:instrText>
      </w:r>
      <w:r w:rsidRPr="00E473FC">
        <w:rPr>
          <w:webHidden/>
        </w:rPr>
      </w:r>
      <w:r w:rsidRPr="00E473FC">
        <w:rPr>
          <w:webHidden/>
        </w:rPr>
        <w:fldChar w:fldCharType="separate"/>
      </w:r>
      <w:r w:rsidRPr="00E473FC">
        <w:rPr>
          <w:webHidden/>
        </w:rPr>
        <w:t>173</w:t>
      </w:r>
      <w:r w:rsidRPr="00E473FC">
        <w:rPr>
          <w:webHidden/>
        </w:rPr>
        <w:fldChar w:fldCharType="end"/>
      </w:r>
    </w:p>
    <w:p w14:paraId="1E6041A4" w14:textId="7B78CA79" w:rsidR="00E473FC" w:rsidRPr="00E473FC" w:rsidRDefault="00E473FC">
      <w:pPr>
        <w:pStyle w:val="TOC1"/>
        <w:rPr>
          <w:rFonts w:asciiTheme="minorHAnsi" w:hAnsiTheme="minorHAnsi"/>
          <w:sz w:val="22"/>
          <w:szCs w:val="22"/>
        </w:rPr>
      </w:pPr>
      <w:r w:rsidRPr="00E473FC">
        <w:t>28.</w:t>
      </w:r>
      <w:r w:rsidRPr="00E473FC">
        <w:rPr>
          <w:rFonts w:asciiTheme="minorHAnsi" w:hAnsiTheme="minorHAnsi"/>
          <w:sz w:val="22"/>
          <w:szCs w:val="22"/>
        </w:rPr>
        <w:tab/>
      </w:r>
      <w:r w:rsidRPr="00E473FC">
        <w:t>Producer representations and warranties</w:t>
      </w:r>
      <w:r w:rsidRPr="00E473FC">
        <w:rPr>
          <w:webHidden/>
        </w:rPr>
        <w:tab/>
      </w:r>
      <w:r w:rsidRPr="00E473FC">
        <w:rPr>
          <w:webHidden/>
        </w:rPr>
        <w:fldChar w:fldCharType="begin"/>
      </w:r>
      <w:r w:rsidRPr="00E473FC">
        <w:rPr>
          <w:webHidden/>
        </w:rPr>
        <w:instrText xml:space="preserve"> PAGEREF _Toc149833680 \h </w:instrText>
      </w:r>
      <w:r w:rsidRPr="00E473FC">
        <w:rPr>
          <w:webHidden/>
        </w:rPr>
      </w:r>
      <w:r w:rsidRPr="00E473FC">
        <w:rPr>
          <w:webHidden/>
        </w:rPr>
        <w:fldChar w:fldCharType="separate"/>
      </w:r>
      <w:r w:rsidRPr="00E473FC">
        <w:rPr>
          <w:webHidden/>
        </w:rPr>
        <w:t>173</w:t>
      </w:r>
      <w:r w:rsidRPr="00E473FC">
        <w:rPr>
          <w:webHidden/>
        </w:rPr>
        <w:fldChar w:fldCharType="end"/>
      </w:r>
    </w:p>
    <w:p w14:paraId="6DC2E759" w14:textId="07289FDF" w:rsidR="00E473FC" w:rsidRPr="00E473FC" w:rsidRDefault="00E473FC">
      <w:pPr>
        <w:pStyle w:val="TOC1"/>
        <w:rPr>
          <w:rFonts w:asciiTheme="minorHAnsi" w:hAnsiTheme="minorHAnsi"/>
          <w:sz w:val="22"/>
          <w:szCs w:val="22"/>
        </w:rPr>
      </w:pPr>
      <w:r w:rsidRPr="00E473FC">
        <w:t>29.</w:t>
      </w:r>
      <w:r w:rsidRPr="00E473FC">
        <w:rPr>
          <w:rFonts w:asciiTheme="minorHAnsi" w:hAnsiTheme="minorHAnsi"/>
          <w:sz w:val="22"/>
          <w:szCs w:val="22"/>
        </w:rPr>
        <w:tab/>
      </w:r>
      <w:r w:rsidRPr="00E473FC">
        <w:t>LCHA Counterparty representations and warranties</w:t>
      </w:r>
      <w:r w:rsidRPr="00E473FC">
        <w:rPr>
          <w:webHidden/>
        </w:rPr>
        <w:tab/>
      </w:r>
      <w:r w:rsidRPr="00E473FC">
        <w:rPr>
          <w:webHidden/>
        </w:rPr>
        <w:fldChar w:fldCharType="begin"/>
      </w:r>
      <w:r w:rsidRPr="00E473FC">
        <w:rPr>
          <w:webHidden/>
        </w:rPr>
        <w:instrText xml:space="preserve"> PAGEREF _Toc149833681 \h </w:instrText>
      </w:r>
      <w:r w:rsidRPr="00E473FC">
        <w:rPr>
          <w:webHidden/>
        </w:rPr>
      </w:r>
      <w:r w:rsidRPr="00E473FC">
        <w:rPr>
          <w:webHidden/>
        </w:rPr>
        <w:fldChar w:fldCharType="separate"/>
      </w:r>
      <w:r w:rsidRPr="00E473FC">
        <w:rPr>
          <w:webHidden/>
        </w:rPr>
        <w:t>174</w:t>
      </w:r>
      <w:r w:rsidRPr="00E473FC">
        <w:rPr>
          <w:webHidden/>
        </w:rPr>
        <w:fldChar w:fldCharType="end"/>
      </w:r>
    </w:p>
    <w:p w14:paraId="69323911" w14:textId="412C65AD" w:rsidR="00E473FC" w:rsidRPr="00E473FC" w:rsidRDefault="00E473FC">
      <w:pPr>
        <w:pStyle w:val="TOC1"/>
        <w:rPr>
          <w:rFonts w:asciiTheme="minorHAnsi" w:hAnsiTheme="minorHAnsi"/>
          <w:sz w:val="22"/>
          <w:szCs w:val="22"/>
        </w:rPr>
      </w:pPr>
      <w:r w:rsidRPr="00E473FC">
        <w:t>30.</w:t>
      </w:r>
      <w:r w:rsidRPr="00E473FC">
        <w:rPr>
          <w:rFonts w:asciiTheme="minorHAnsi" w:hAnsiTheme="minorHAnsi"/>
          <w:sz w:val="22"/>
          <w:szCs w:val="22"/>
        </w:rPr>
        <w:tab/>
      </w:r>
      <w:r w:rsidRPr="00E473FC">
        <w:t>Producer Undertakings: General</w:t>
      </w:r>
      <w:r w:rsidRPr="00E473FC">
        <w:rPr>
          <w:webHidden/>
        </w:rPr>
        <w:tab/>
      </w:r>
      <w:r w:rsidRPr="00E473FC">
        <w:rPr>
          <w:webHidden/>
        </w:rPr>
        <w:fldChar w:fldCharType="begin"/>
      </w:r>
      <w:r w:rsidRPr="00E473FC">
        <w:rPr>
          <w:webHidden/>
        </w:rPr>
        <w:instrText xml:space="preserve"> PAGEREF _Toc149833682 \h </w:instrText>
      </w:r>
      <w:r w:rsidRPr="00E473FC">
        <w:rPr>
          <w:webHidden/>
        </w:rPr>
      </w:r>
      <w:r w:rsidRPr="00E473FC">
        <w:rPr>
          <w:webHidden/>
        </w:rPr>
        <w:fldChar w:fldCharType="separate"/>
      </w:r>
      <w:r w:rsidRPr="00E473FC">
        <w:rPr>
          <w:webHidden/>
        </w:rPr>
        <w:t>175</w:t>
      </w:r>
      <w:r w:rsidRPr="00E473FC">
        <w:rPr>
          <w:webHidden/>
        </w:rPr>
        <w:fldChar w:fldCharType="end"/>
      </w:r>
    </w:p>
    <w:p w14:paraId="46C42534" w14:textId="7829F049" w:rsidR="00E473FC" w:rsidRPr="00E473FC" w:rsidRDefault="00E473FC">
      <w:pPr>
        <w:pStyle w:val="TOC1"/>
        <w:rPr>
          <w:rFonts w:asciiTheme="minorHAnsi" w:hAnsiTheme="minorHAnsi"/>
          <w:sz w:val="22"/>
          <w:szCs w:val="22"/>
        </w:rPr>
      </w:pPr>
      <w:r w:rsidRPr="00E473FC">
        <w:t>31.</w:t>
      </w:r>
      <w:r w:rsidRPr="00E473FC">
        <w:rPr>
          <w:rFonts w:asciiTheme="minorHAnsi" w:hAnsiTheme="minorHAnsi"/>
          <w:sz w:val="22"/>
          <w:szCs w:val="22"/>
        </w:rPr>
        <w:tab/>
      </w:r>
      <w:r w:rsidRPr="00E473FC">
        <w:t>Producer Undertakings: Metering</w:t>
      </w:r>
      <w:r w:rsidRPr="00E473FC">
        <w:rPr>
          <w:webHidden/>
        </w:rPr>
        <w:tab/>
      </w:r>
      <w:r w:rsidRPr="00E473FC">
        <w:rPr>
          <w:webHidden/>
        </w:rPr>
        <w:fldChar w:fldCharType="begin"/>
      </w:r>
      <w:r w:rsidRPr="00E473FC">
        <w:rPr>
          <w:webHidden/>
        </w:rPr>
        <w:instrText xml:space="preserve"> PAGEREF _Toc149833683 \h </w:instrText>
      </w:r>
      <w:r w:rsidRPr="00E473FC">
        <w:rPr>
          <w:webHidden/>
        </w:rPr>
      </w:r>
      <w:r w:rsidRPr="00E473FC">
        <w:rPr>
          <w:webHidden/>
        </w:rPr>
        <w:fldChar w:fldCharType="separate"/>
      </w:r>
      <w:r w:rsidRPr="00E473FC">
        <w:rPr>
          <w:webHidden/>
        </w:rPr>
        <w:t>177</w:t>
      </w:r>
      <w:r w:rsidRPr="00E473FC">
        <w:rPr>
          <w:webHidden/>
        </w:rPr>
        <w:fldChar w:fldCharType="end"/>
      </w:r>
    </w:p>
    <w:p w14:paraId="6DD42889" w14:textId="4C4D8932" w:rsidR="00E473FC" w:rsidRPr="00E473FC" w:rsidRDefault="00E473FC">
      <w:pPr>
        <w:pStyle w:val="TOC1"/>
        <w:rPr>
          <w:rFonts w:asciiTheme="minorHAnsi" w:hAnsiTheme="minorHAnsi"/>
          <w:sz w:val="22"/>
          <w:szCs w:val="22"/>
        </w:rPr>
      </w:pPr>
      <w:r w:rsidRPr="00E473FC">
        <w:t>32.</w:t>
      </w:r>
      <w:r w:rsidRPr="00E473FC">
        <w:rPr>
          <w:rFonts w:asciiTheme="minorHAnsi" w:hAnsiTheme="minorHAnsi"/>
          <w:sz w:val="22"/>
          <w:szCs w:val="22"/>
        </w:rPr>
        <w:tab/>
      </w:r>
      <w:r w:rsidRPr="00E473FC">
        <w:t>Producer Undertakings: Measurement Data</w:t>
      </w:r>
      <w:r w:rsidRPr="00E473FC">
        <w:rPr>
          <w:webHidden/>
        </w:rPr>
        <w:tab/>
      </w:r>
      <w:r w:rsidRPr="00E473FC">
        <w:rPr>
          <w:webHidden/>
        </w:rPr>
        <w:fldChar w:fldCharType="begin"/>
      </w:r>
      <w:r w:rsidRPr="00E473FC">
        <w:rPr>
          <w:webHidden/>
        </w:rPr>
        <w:instrText xml:space="preserve"> PAGEREF _Toc149833684 \h </w:instrText>
      </w:r>
      <w:r w:rsidRPr="00E473FC">
        <w:rPr>
          <w:webHidden/>
        </w:rPr>
      </w:r>
      <w:r w:rsidRPr="00E473FC">
        <w:rPr>
          <w:webHidden/>
        </w:rPr>
        <w:fldChar w:fldCharType="separate"/>
      </w:r>
      <w:r w:rsidRPr="00E473FC">
        <w:rPr>
          <w:webHidden/>
        </w:rPr>
        <w:t>181</w:t>
      </w:r>
      <w:r w:rsidRPr="00E473FC">
        <w:rPr>
          <w:webHidden/>
        </w:rPr>
        <w:fldChar w:fldCharType="end"/>
      </w:r>
    </w:p>
    <w:p w14:paraId="7F23F824" w14:textId="50B2A116" w:rsidR="00E473FC" w:rsidRPr="00E473FC" w:rsidRDefault="00E473FC">
      <w:pPr>
        <w:pStyle w:val="TOC1"/>
        <w:rPr>
          <w:rFonts w:asciiTheme="minorHAnsi" w:hAnsiTheme="minorHAnsi"/>
          <w:sz w:val="22"/>
          <w:szCs w:val="22"/>
        </w:rPr>
      </w:pPr>
      <w:r w:rsidRPr="00E473FC">
        <w:t>33.</w:t>
      </w:r>
      <w:r w:rsidRPr="00E473FC">
        <w:rPr>
          <w:rFonts w:asciiTheme="minorHAnsi" w:hAnsiTheme="minorHAnsi"/>
          <w:sz w:val="22"/>
          <w:szCs w:val="22"/>
        </w:rPr>
        <w:tab/>
      </w:r>
      <w:r w:rsidRPr="00E473FC">
        <w:t>Producer undertakings: Information provision and no cumulation of Subsidy, state aid and/or union funding</w:t>
      </w:r>
      <w:r w:rsidRPr="00E473FC">
        <w:rPr>
          <w:webHidden/>
        </w:rPr>
        <w:tab/>
      </w:r>
      <w:r w:rsidRPr="00E473FC">
        <w:rPr>
          <w:webHidden/>
        </w:rPr>
        <w:fldChar w:fldCharType="begin"/>
      </w:r>
      <w:r w:rsidRPr="00E473FC">
        <w:rPr>
          <w:webHidden/>
        </w:rPr>
        <w:instrText xml:space="preserve"> PAGEREF _Toc149833685 \h </w:instrText>
      </w:r>
      <w:r w:rsidRPr="00E473FC">
        <w:rPr>
          <w:webHidden/>
        </w:rPr>
      </w:r>
      <w:r w:rsidRPr="00E473FC">
        <w:rPr>
          <w:webHidden/>
        </w:rPr>
        <w:fldChar w:fldCharType="separate"/>
      </w:r>
      <w:r w:rsidRPr="00E473FC">
        <w:rPr>
          <w:webHidden/>
        </w:rPr>
        <w:t>185</w:t>
      </w:r>
      <w:r w:rsidRPr="00E473FC">
        <w:rPr>
          <w:webHidden/>
        </w:rPr>
        <w:fldChar w:fldCharType="end"/>
      </w:r>
    </w:p>
    <w:p w14:paraId="21F37E55" w14:textId="17529953" w:rsidR="00E473FC" w:rsidRPr="00E473FC" w:rsidRDefault="00E473FC">
      <w:pPr>
        <w:pStyle w:val="TOC1"/>
        <w:rPr>
          <w:rFonts w:asciiTheme="minorHAnsi" w:hAnsiTheme="minorHAnsi"/>
          <w:sz w:val="22"/>
          <w:szCs w:val="22"/>
        </w:rPr>
      </w:pPr>
      <w:r w:rsidRPr="00E473FC">
        <w:t>34.</w:t>
      </w:r>
      <w:r w:rsidRPr="00E473FC">
        <w:rPr>
          <w:rFonts w:asciiTheme="minorHAnsi" w:hAnsiTheme="minorHAnsi"/>
          <w:sz w:val="22"/>
          <w:szCs w:val="22"/>
        </w:rPr>
        <w:tab/>
      </w:r>
      <w:r w:rsidRPr="00E473FC">
        <w:t>Producer Undertakings: UK ETS Free Allowances</w:t>
      </w:r>
      <w:r w:rsidRPr="00E473FC">
        <w:rPr>
          <w:webHidden/>
        </w:rPr>
        <w:tab/>
      </w:r>
      <w:r w:rsidRPr="00E473FC">
        <w:rPr>
          <w:webHidden/>
        </w:rPr>
        <w:fldChar w:fldCharType="begin"/>
      </w:r>
      <w:r w:rsidRPr="00E473FC">
        <w:rPr>
          <w:webHidden/>
        </w:rPr>
        <w:instrText xml:space="preserve"> PAGEREF _Toc149833686 \h </w:instrText>
      </w:r>
      <w:r w:rsidRPr="00E473FC">
        <w:rPr>
          <w:webHidden/>
        </w:rPr>
      </w:r>
      <w:r w:rsidRPr="00E473FC">
        <w:rPr>
          <w:webHidden/>
        </w:rPr>
        <w:fldChar w:fldCharType="separate"/>
      </w:r>
      <w:r w:rsidRPr="00E473FC">
        <w:rPr>
          <w:webHidden/>
        </w:rPr>
        <w:t>195</w:t>
      </w:r>
      <w:r w:rsidRPr="00E473FC">
        <w:rPr>
          <w:webHidden/>
        </w:rPr>
        <w:fldChar w:fldCharType="end"/>
      </w:r>
    </w:p>
    <w:p w14:paraId="15424318" w14:textId="3DF7B536" w:rsidR="00E473FC" w:rsidRPr="00E473FC" w:rsidRDefault="00E473FC">
      <w:pPr>
        <w:pStyle w:val="TOC1"/>
        <w:rPr>
          <w:rFonts w:asciiTheme="minorHAnsi" w:hAnsiTheme="minorHAnsi"/>
          <w:sz w:val="22"/>
          <w:szCs w:val="22"/>
        </w:rPr>
      </w:pPr>
      <w:r w:rsidRPr="00E473FC">
        <w:t>35.</w:t>
      </w:r>
      <w:r w:rsidRPr="00E473FC">
        <w:rPr>
          <w:rFonts w:asciiTheme="minorHAnsi" w:hAnsiTheme="minorHAnsi"/>
          <w:sz w:val="22"/>
          <w:szCs w:val="22"/>
        </w:rPr>
        <w:tab/>
      </w:r>
      <w:r w:rsidRPr="00E473FC">
        <w:t>Producer Undertaking: Supply Chain Reporting</w:t>
      </w:r>
      <w:r w:rsidRPr="00E473FC">
        <w:rPr>
          <w:webHidden/>
        </w:rPr>
        <w:tab/>
      </w:r>
      <w:r w:rsidRPr="00E473FC">
        <w:rPr>
          <w:webHidden/>
        </w:rPr>
        <w:fldChar w:fldCharType="begin"/>
      </w:r>
      <w:r w:rsidRPr="00E473FC">
        <w:rPr>
          <w:webHidden/>
        </w:rPr>
        <w:instrText xml:space="preserve"> PAGEREF _Toc149833687 \h </w:instrText>
      </w:r>
      <w:r w:rsidRPr="00E473FC">
        <w:rPr>
          <w:webHidden/>
        </w:rPr>
      </w:r>
      <w:r w:rsidRPr="00E473FC">
        <w:rPr>
          <w:webHidden/>
        </w:rPr>
        <w:fldChar w:fldCharType="separate"/>
      </w:r>
      <w:r w:rsidRPr="00E473FC">
        <w:rPr>
          <w:webHidden/>
        </w:rPr>
        <w:t>195</w:t>
      </w:r>
      <w:r w:rsidRPr="00E473FC">
        <w:rPr>
          <w:webHidden/>
        </w:rPr>
        <w:fldChar w:fldCharType="end"/>
      </w:r>
    </w:p>
    <w:p w14:paraId="2A14BCBF" w14:textId="5BC2CF4A" w:rsidR="00E473FC" w:rsidRPr="00E473FC" w:rsidRDefault="00E473FC">
      <w:pPr>
        <w:pStyle w:val="TOC1"/>
        <w:rPr>
          <w:rFonts w:asciiTheme="minorHAnsi" w:hAnsiTheme="minorHAnsi"/>
          <w:sz w:val="22"/>
          <w:szCs w:val="22"/>
        </w:rPr>
      </w:pPr>
      <w:r w:rsidRPr="00E473FC">
        <w:t>36.</w:t>
      </w:r>
      <w:r w:rsidRPr="00E473FC">
        <w:rPr>
          <w:rFonts w:asciiTheme="minorHAnsi" w:hAnsiTheme="minorHAnsi"/>
          <w:sz w:val="22"/>
          <w:szCs w:val="22"/>
        </w:rPr>
        <w:tab/>
      </w:r>
      <w:r w:rsidRPr="00E473FC">
        <w:t>Offtaker Confirmation Procedure</w:t>
      </w:r>
      <w:r w:rsidRPr="00E473FC">
        <w:rPr>
          <w:webHidden/>
        </w:rPr>
        <w:tab/>
      </w:r>
      <w:r w:rsidRPr="00E473FC">
        <w:rPr>
          <w:webHidden/>
        </w:rPr>
        <w:fldChar w:fldCharType="begin"/>
      </w:r>
      <w:r w:rsidRPr="00E473FC">
        <w:rPr>
          <w:webHidden/>
        </w:rPr>
        <w:instrText xml:space="preserve"> PAGEREF _Toc149833688 \h </w:instrText>
      </w:r>
      <w:r w:rsidRPr="00E473FC">
        <w:rPr>
          <w:webHidden/>
        </w:rPr>
      </w:r>
      <w:r w:rsidRPr="00E473FC">
        <w:rPr>
          <w:webHidden/>
        </w:rPr>
        <w:fldChar w:fldCharType="separate"/>
      </w:r>
      <w:r w:rsidRPr="00E473FC">
        <w:rPr>
          <w:webHidden/>
        </w:rPr>
        <w:t>197</w:t>
      </w:r>
      <w:r w:rsidRPr="00E473FC">
        <w:rPr>
          <w:webHidden/>
        </w:rPr>
        <w:fldChar w:fldCharType="end"/>
      </w:r>
    </w:p>
    <w:p w14:paraId="7899BABC" w14:textId="382E3AE6" w:rsidR="00E473FC" w:rsidRPr="00E473FC" w:rsidRDefault="00E473FC">
      <w:pPr>
        <w:pStyle w:val="TOC1"/>
        <w:rPr>
          <w:rFonts w:asciiTheme="minorHAnsi" w:hAnsiTheme="minorHAnsi"/>
          <w:sz w:val="22"/>
          <w:szCs w:val="22"/>
        </w:rPr>
      </w:pPr>
      <w:r w:rsidRPr="00E473FC">
        <w:t>37.</w:t>
      </w:r>
      <w:r w:rsidRPr="00E473FC">
        <w:rPr>
          <w:rFonts w:asciiTheme="minorHAnsi" w:hAnsiTheme="minorHAnsi"/>
          <w:sz w:val="22"/>
          <w:szCs w:val="22"/>
        </w:rPr>
        <w:tab/>
      </w:r>
      <w:r w:rsidRPr="00E473FC">
        <w:t>Producer Undertakings: Offtaker Compliance</w:t>
      </w:r>
      <w:r w:rsidRPr="00E473FC">
        <w:rPr>
          <w:webHidden/>
        </w:rPr>
        <w:tab/>
      </w:r>
      <w:r w:rsidRPr="00E473FC">
        <w:rPr>
          <w:webHidden/>
        </w:rPr>
        <w:fldChar w:fldCharType="begin"/>
      </w:r>
      <w:r w:rsidRPr="00E473FC">
        <w:rPr>
          <w:webHidden/>
        </w:rPr>
        <w:instrText xml:space="preserve"> PAGEREF _Toc149833689 \h </w:instrText>
      </w:r>
      <w:r w:rsidRPr="00E473FC">
        <w:rPr>
          <w:webHidden/>
        </w:rPr>
      </w:r>
      <w:r w:rsidRPr="00E473FC">
        <w:rPr>
          <w:webHidden/>
        </w:rPr>
        <w:fldChar w:fldCharType="separate"/>
      </w:r>
      <w:r w:rsidRPr="00E473FC">
        <w:rPr>
          <w:webHidden/>
        </w:rPr>
        <w:t>204</w:t>
      </w:r>
      <w:r w:rsidRPr="00E473FC">
        <w:rPr>
          <w:webHidden/>
        </w:rPr>
        <w:fldChar w:fldCharType="end"/>
      </w:r>
    </w:p>
    <w:p w14:paraId="3C9DA5D9" w14:textId="1F9782F5" w:rsidR="00E473FC" w:rsidRPr="00E473FC" w:rsidRDefault="00E473FC">
      <w:pPr>
        <w:pStyle w:val="TOC1"/>
        <w:rPr>
          <w:rFonts w:asciiTheme="minorHAnsi" w:hAnsiTheme="minorHAnsi"/>
          <w:sz w:val="22"/>
          <w:szCs w:val="22"/>
        </w:rPr>
      </w:pPr>
      <w:r w:rsidRPr="00E473FC">
        <w:t>38.</w:t>
      </w:r>
      <w:r w:rsidRPr="00E473FC">
        <w:rPr>
          <w:rFonts w:asciiTheme="minorHAnsi" w:hAnsiTheme="minorHAnsi"/>
          <w:sz w:val="22"/>
          <w:szCs w:val="22"/>
        </w:rPr>
        <w:tab/>
      </w:r>
      <w:r w:rsidRPr="00E473FC">
        <w:t>Producer Undertaking: NQ Volume Clawback</w:t>
      </w:r>
      <w:r w:rsidRPr="00E473FC">
        <w:rPr>
          <w:webHidden/>
        </w:rPr>
        <w:tab/>
      </w:r>
      <w:r w:rsidRPr="00E473FC">
        <w:rPr>
          <w:webHidden/>
        </w:rPr>
        <w:fldChar w:fldCharType="begin"/>
      </w:r>
      <w:r w:rsidRPr="00E473FC">
        <w:rPr>
          <w:webHidden/>
        </w:rPr>
        <w:instrText xml:space="preserve"> PAGEREF _Toc149833690 \h </w:instrText>
      </w:r>
      <w:r w:rsidRPr="00E473FC">
        <w:rPr>
          <w:webHidden/>
        </w:rPr>
      </w:r>
      <w:r w:rsidRPr="00E473FC">
        <w:rPr>
          <w:webHidden/>
        </w:rPr>
        <w:fldChar w:fldCharType="separate"/>
      </w:r>
      <w:r w:rsidRPr="00E473FC">
        <w:rPr>
          <w:webHidden/>
        </w:rPr>
        <w:t>207</w:t>
      </w:r>
      <w:r w:rsidRPr="00E473FC">
        <w:rPr>
          <w:webHidden/>
        </w:rPr>
        <w:fldChar w:fldCharType="end"/>
      </w:r>
    </w:p>
    <w:p w14:paraId="06F050E0" w14:textId="6475F14F" w:rsidR="00E473FC" w:rsidRPr="00E473FC" w:rsidRDefault="00E473FC">
      <w:pPr>
        <w:pStyle w:val="TOC1"/>
        <w:rPr>
          <w:rFonts w:asciiTheme="minorHAnsi" w:hAnsiTheme="minorHAnsi"/>
          <w:sz w:val="22"/>
          <w:szCs w:val="22"/>
        </w:rPr>
      </w:pPr>
      <w:r w:rsidRPr="00E473FC">
        <w:t>39.</w:t>
      </w:r>
      <w:r w:rsidRPr="00E473FC">
        <w:rPr>
          <w:rFonts w:asciiTheme="minorHAnsi" w:hAnsiTheme="minorHAnsi"/>
          <w:sz w:val="22"/>
          <w:szCs w:val="22"/>
        </w:rPr>
        <w:tab/>
      </w:r>
      <w:r w:rsidRPr="00E473FC">
        <w:t>Producer Undertakings: Affiliate Offtaker</w:t>
      </w:r>
      <w:r w:rsidRPr="00E473FC">
        <w:rPr>
          <w:webHidden/>
        </w:rPr>
        <w:tab/>
      </w:r>
      <w:r w:rsidRPr="00E473FC">
        <w:rPr>
          <w:webHidden/>
        </w:rPr>
        <w:fldChar w:fldCharType="begin"/>
      </w:r>
      <w:r w:rsidRPr="00E473FC">
        <w:rPr>
          <w:webHidden/>
        </w:rPr>
        <w:instrText xml:space="preserve"> PAGEREF _Toc149833691 \h </w:instrText>
      </w:r>
      <w:r w:rsidRPr="00E473FC">
        <w:rPr>
          <w:webHidden/>
        </w:rPr>
      </w:r>
      <w:r w:rsidRPr="00E473FC">
        <w:rPr>
          <w:webHidden/>
        </w:rPr>
        <w:fldChar w:fldCharType="separate"/>
      </w:r>
      <w:r w:rsidRPr="00E473FC">
        <w:rPr>
          <w:webHidden/>
        </w:rPr>
        <w:t>208</w:t>
      </w:r>
      <w:r w:rsidRPr="00E473FC">
        <w:rPr>
          <w:webHidden/>
        </w:rPr>
        <w:fldChar w:fldCharType="end"/>
      </w:r>
    </w:p>
    <w:p w14:paraId="4C5B4916" w14:textId="7319D77A" w:rsidR="00E473FC" w:rsidRPr="00E473FC" w:rsidRDefault="00E473FC">
      <w:pPr>
        <w:pStyle w:val="TOC1"/>
        <w:rPr>
          <w:rFonts w:asciiTheme="minorHAnsi" w:hAnsiTheme="minorHAnsi"/>
          <w:sz w:val="22"/>
          <w:szCs w:val="22"/>
        </w:rPr>
      </w:pPr>
      <w:r w:rsidRPr="00E473FC">
        <w:t>40.</w:t>
      </w:r>
      <w:r w:rsidRPr="00E473FC">
        <w:rPr>
          <w:rFonts w:asciiTheme="minorHAnsi" w:hAnsiTheme="minorHAnsi"/>
          <w:sz w:val="22"/>
          <w:szCs w:val="22"/>
        </w:rPr>
        <w:tab/>
      </w:r>
      <w:r w:rsidRPr="00E473FC">
        <w:t>LCHA Counterparty Audit Rights</w:t>
      </w:r>
      <w:r w:rsidRPr="00E473FC">
        <w:rPr>
          <w:webHidden/>
        </w:rPr>
        <w:tab/>
      </w:r>
      <w:r w:rsidRPr="00E473FC">
        <w:rPr>
          <w:webHidden/>
        </w:rPr>
        <w:fldChar w:fldCharType="begin"/>
      </w:r>
      <w:r w:rsidRPr="00E473FC">
        <w:rPr>
          <w:webHidden/>
        </w:rPr>
        <w:instrText xml:space="preserve"> PAGEREF _Toc149833692 \h </w:instrText>
      </w:r>
      <w:r w:rsidRPr="00E473FC">
        <w:rPr>
          <w:webHidden/>
        </w:rPr>
      </w:r>
      <w:r w:rsidRPr="00E473FC">
        <w:rPr>
          <w:webHidden/>
        </w:rPr>
        <w:fldChar w:fldCharType="separate"/>
      </w:r>
      <w:r w:rsidRPr="00E473FC">
        <w:rPr>
          <w:webHidden/>
        </w:rPr>
        <w:t>209</w:t>
      </w:r>
      <w:r w:rsidRPr="00E473FC">
        <w:rPr>
          <w:webHidden/>
        </w:rPr>
        <w:fldChar w:fldCharType="end"/>
      </w:r>
    </w:p>
    <w:p w14:paraId="650FB52B" w14:textId="14F22E48" w:rsidR="00E473FC" w:rsidRPr="00E473FC" w:rsidRDefault="00E473FC">
      <w:pPr>
        <w:pStyle w:val="TOC1"/>
        <w:rPr>
          <w:rFonts w:asciiTheme="minorHAnsi" w:hAnsiTheme="minorHAnsi"/>
          <w:sz w:val="22"/>
          <w:szCs w:val="22"/>
        </w:rPr>
      </w:pPr>
      <w:r w:rsidRPr="00E473FC">
        <w:t>41.</w:t>
      </w:r>
      <w:r w:rsidRPr="00E473FC">
        <w:rPr>
          <w:rFonts w:asciiTheme="minorHAnsi" w:hAnsiTheme="minorHAnsi"/>
          <w:sz w:val="22"/>
          <w:szCs w:val="22"/>
        </w:rPr>
        <w:tab/>
      </w:r>
      <w:r w:rsidRPr="00E473FC">
        <w:t>Annual Compliance Report and Audit</w:t>
      </w:r>
      <w:r w:rsidRPr="00E473FC">
        <w:rPr>
          <w:webHidden/>
        </w:rPr>
        <w:tab/>
      </w:r>
      <w:r w:rsidRPr="00E473FC">
        <w:rPr>
          <w:webHidden/>
        </w:rPr>
        <w:fldChar w:fldCharType="begin"/>
      </w:r>
      <w:r w:rsidRPr="00E473FC">
        <w:rPr>
          <w:webHidden/>
        </w:rPr>
        <w:instrText xml:space="preserve"> PAGEREF _Toc149833693 \h </w:instrText>
      </w:r>
      <w:r w:rsidRPr="00E473FC">
        <w:rPr>
          <w:webHidden/>
        </w:rPr>
      </w:r>
      <w:r w:rsidRPr="00E473FC">
        <w:rPr>
          <w:webHidden/>
        </w:rPr>
        <w:fldChar w:fldCharType="separate"/>
      </w:r>
      <w:r w:rsidRPr="00E473FC">
        <w:rPr>
          <w:webHidden/>
        </w:rPr>
        <w:t>211</w:t>
      </w:r>
      <w:r w:rsidRPr="00E473FC">
        <w:rPr>
          <w:webHidden/>
        </w:rPr>
        <w:fldChar w:fldCharType="end"/>
      </w:r>
    </w:p>
    <w:p w14:paraId="26A62D35" w14:textId="0CC38BD3" w:rsidR="00E473FC" w:rsidRPr="00E473FC" w:rsidRDefault="00E473FC">
      <w:pPr>
        <w:pStyle w:val="TOC3"/>
        <w:rPr>
          <w:rFonts w:asciiTheme="minorHAnsi" w:hAnsiTheme="minorHAnsi" w:cstheme="minorBidi"/>
          <w:bCs w:val="0"/>
          <w:sz w:val="22"/>
          <w:szCs w:val="22"/>
        </w:rPr>
      </w:pPr>
      <w:r w:rsidRPr="00E473FC">
        <w:rPr>
          <w:bCs w:val="0"/>
        </w:rPr>
        <w:t>Part 8 Changes in Law</w:t>
      </w:r>
      <w:r w:rsidRPr="00E473FC">
        <w:rPr>
          <w:webHidden/>
        </w:rPr>
        <w:tab/>
      </w:r>
      <w:r w:rsidRPr="00E473FC">
        <w:rPr>
          <w:webHidden/>
        </w:rPr>
        <w:fldChar w:fldCharType="begin"/>
      </w:r>
      <w:r w:rsidRPr="00E473FC">
        <w:rPr>
          <w:webHidden/>
        </w:rPr>
        <w:instrText xml:space="preserve"> PAGEREF _Toc149833694 \h </w:instrText>
      </w:r>
      <w:r w:rsidRPr="00E473FC">
        <w:rPr>
          <w:webHidden/>
        </w:rPr>
      </w:r>
      <w:r w:rsidRPr="00E473FC">
        <w:rPr>
          <w:webHidden/>
        </w:rPr>
        <w:fldChar w:fldCharType="separate"/>
      </w:r>
      <w:r w:rsidRPr="00E473FC">
        <w:rPr>
          <w:webHidden/>
        </w:rPr>
        <w:t>218</w:t>
      </w:r>
      <w:r w:rsidRPr="00E473FC">
        <w:rPr>
          <w:webHidden/>
        </w:rPr>
        <w:fldChar w:fldCharType="end"/>
      </w:r>
    </w:p>
    <w:p w14:paraId="50210406" w14:textId="70F3AF61" w:rsidR="00E473FC" w:rsidRPr="00E473FC" w:rsidRDefault="00E473FC">
      <w:pPr>
        <w:pStyle w:val="TOC1"/>
        <w:rPr>
          <w:rFonts w:asciiTheme="minorHAnsi" w:hAnsiTheme="minorHAnsi"/>
          <w:sz w:val="22"/>
          <w:szCs w:val="22"/>
        </w:rPr>
      </w:pPr>
      <w:r w:rsidRPr="00E473FC">
        <w:t>42.</w:t>
      </w:r>
      <w:r w:rsidRPr="00E473FC">
        <w:rPr>
          <w:rFonts w:asciiTheme="minorHAnsi" w:hAnsiTheme="minorHAnsi"/>
          <w:sz w:val="22"/>
          <w:szCs w:val="22"/>
        </w:rPr>
        <w:tab/>
      </w:r>
      <w:r w:rsidRPr="00E473FC">
        <w:t>Qualifying Change in Law: Procedure</w:t>
      </w:r>
      <w:r w:rsidRPr="00E473FC">
        <w:rPr>
          <w:webHidden/>
        </w:rPr>
        <w:tab/>
      </w:r>
      <w:r w:rsidRPr="00E473FC">
        <w:rPr>
          <w:webHidden/>
        </w:rPr>
        <w:fldChar w:fldCharType="begin"/>
      </w:r>
      <w:r w:rsidRPr="00E473FC">
        <w:rPr>
          <w:webHidden/>
        </w:rPr>
        <w:instrText xml:space="preserve"> PAGEREF _Toc149833695 \h </w:instrText>
      </w:r>
      <w:r w:rsidRPr="00E473FC">
        <w:rPr>
          <w:webHidden/>
        </w:rPr>
      </w:r>
      <w:r w:rsidRPr="00E473FC">
        <w:rPr>
          <w:webHidden/>
        </w:rPr>
        <w:fldChar w:fldCharType="separate"/>
      </w:r>
      <w:r w:rsidRPr="00E473FC">
        <w:rPr>
          <w:webHidden/>
        </w:rPr>
        <w:t>218</w:t>
      </w:r>
      <w:r w:rsidRPr="00E473FC">
        <w:rPr>
          <w:webHidden/>
        </w:rPr>
        <w:fldChar w:fldCharType="end"/>
      </w:r>
    </w:p>
    <w:p w14:paraId="1DA435BF" w14:textId="6E8B0640" w:rsidR="00E473FC" w:rsidRPr="00E473FC" w:rsidRDefault="00E473FC">
      <w:pPr>
        <w:pStyle w:val="TOC1"/>
        <w:rPr>
          <w:rFonts w:asciiTheme="minorHAnsi" w:hAnsiTheme="minorHAnsi"/>
          <w:sz w:val="22"/>
          <w:szCs w:val="22"/>
        </w:rPr>
      </w:pPr>
      <w:r w:rsidRPr="00E473FC">
        <w:t>43.</w:t>
      </w:r>
      <w:r w:rsidRPr="00E473FC">
        <w:rPr>
          <w:rFonts w:asciiTheme="minorHAnsi" w:hAnsiTheme="minorHAnsi"/>
          <w:sz w:val="22"/>
          <w:szCs w:val="22"/>
        </w:rPr>
        <w:tab/>
      </w:r>
      <w:r w:rsidRPr="00E473FC">
        <w:t>Qualifying Change in Law: Compensation</w:t>
      </w:r>
      <w:r w:rsidRPr="00E473FC">
        <w:rPr>
          <w:webHidden/>
        </w:rPr>
        <w:tab/>
      </w:r>
      <w:r w:rsidRPr="00E473FC">
        <w:rPr>
          <w:webHidden/>
        </w:rPr>
        <w:fldChar w:fldCharType="begin"/>
      </w:r>
      <w:r w:rsidRPr="00E473FC">
        <w:rPr>
          <w:webHidden/>
        </w:rPr>
        <w:instrText xml:space="preserve"> PAGEREF _Toc149833696 \h </w:instrText>
      </w:r>
      <w:r w:rsidRPr="00E473FC">
        <w:rPr>
          <w:webHidden/>
        </w:rPr>
      </w:r>
      <w:r w:rsidRPr="00E473FC">
        <w:rPr>
          <w:webHidden/>
        </w:rPr>
        <w:fldChar w:fldCharType="separate"/>
      </w:r>
      <w:r w:rsidRPr="00E473FC">
        <w:rPr>
          <w:webHidden/>
        </w:rPr>
        <w:t>223</w:t>
      </w:r>
      <w:r w:rsidRPr="00E473FC">
        <w:rPr>
          <w:webHidden/>
        </w:rPr>
        <w:fldChar w:fldCharType="end"/>
      </w:r>
    </w:p>
    <w:p w14:paraId="3FAE9284" w14:textId="422BE366" w:rsidR="00E473FC" w:rsidRPr="00E473FC" w:rsidRDefault="00E473FC">
      <w:pPr>
        <w:pStyle w:val="TOC1"/>
        <w:rPr>
          <w:rFonts w:asciiTheme="minorHAnsi" w:hAnsiTheme="minorHAnsi"/>
          <w:sz w:val="22"/>
          <w:szCs w:val="22"/>
        </w:rPr>
      </w:pPr>
      <w:r w:rsidRPr="00E473FC">
        <w:t>44.</w:t>
      </w:r>
      <w:r w:rsidRPr="00E473FC">
        <w:rPr>
          <w:rFonts w:asciiTheme="minorHAnsi" w:hAnsiTheme="minorHAnsi"/>
          <w:sz w:val="22"/>
          <w:szCs w:val="22"/>
        </w:rPr>
        <w:tab/>
      </w:r>
      <w:r w:rsidRPr="00E473FC">
        <w:t>Qualifying Change in Law: Effective date and payment</w:t>
      </w:r>
      <w:r w:rsidRPr="00E473FC">
        <w:rPr>
          <w:webHidden/>
        </w:rPr>
        <w:tab/>
      </w:r>
      <w:r w:rsidRPr="00E473FC">
        <w:rPr>
          <w:webHidden/>
        </w:rPr>
        <w:fldChar w:fldCharType="begin"/>
      </w:r>
      <w:r w:rsidRPr="00E473FC">
        <w:rPr>
          <w:webHidden/>
        </w:rPr>
        <w:instrText xml:space="preserve"> PAGEREF _Toc149833697 \h </w:instrText>
      </w:r>
      <w:r w:rsidRPr="00E473FC">
        <w:rPr>
          <w:webHidden/>
        </w:rPr>
      </w:r>
      <w:r w:rsidRPr="00E473FC">
        <w:rPr>
          <w:webHidden/>
        </w:rPr>
        <w:fldChar w:fldCharType="separate"/>
      </w:r>
      <w:r w:rsidRPr="00E473FC">
        <w:rPr>
          <w:webHidden/>
        </w:rPr>
        <w:t>235</w:t>
      </w:r>
      <w:r w:rsidRPr="00E473FC">
        <w:rPr>
          <w:webHidden/>
        </w:rPr>
        <w:fldChar w:fldCharType="end"/>
      </w:r>
    </w:p>
    <w:p w14:paraId="27379949" w14:textId="5840729F" w:rsidR="00E473FC" w:rsidRPr="00E473FC" w:rsidRDefault="00E473FC">
      <w:pPr>
        <w:pStyle w:val="TOC1"/>
        <w:rPr>
          <w:rFonts w:asciiTheme="minorHAnsi" w:hAnsiTheme="minorHAnsi"/>
          <w:sz w:val="22"/>
          <w:szCs w:val="22"/>
        </w:rPr>
      </w:pPr>
      <w:r w:rsidRPr="00E473FC">
        <w:t>45.</w:t>
      </w:r>
      <w:r w:rsidRPr="00E473FC">
        <w:rPr>
          <w:rFonts w:asciiTheme="minorHAnsi" w:hAnsiTheme="minorHAnsi"/>
          <w:sz w:val="22"/>
          <w:szCs w:val="22"/>
        </w:rPr>
        <w:tab/>
      </w:r>
      <w:r w:rsidRPr="00E473FC">
        <w:t>Qualifying Change in Law: True-up</w:t>
      </w:r>
      <w:r w:rsidRPr="00E473FC">
        <w:rPr>
          <w:webHidden/>
        </w:rPr>
        <w:tab/>
      </w:r>
      <w:r w:rsidRPr="00E473FC">
        <w:rPr>
          <w:webHidden/>
        </w:rPr>
        <w:fldChar w:fldCharType="begin"/>
      </w:r>
      <w:r w:rsidRPr="00E473FC">
        <w:rPr>
          <w:webHidden/>
        </w:rPr>
        <w:instrText xml:space="preserve"> PAGEREF _Toc149833698 \h </w:instrText>
      </w:r>
      <w:r w:rsidRPr="00E473FC">
        <w:rPr>
          <w:webHidden/>
        </w:rPr>
      </w:r>
      <w:r w:rsidRPr="00E473FC">
        <w:rPr>
          <w:webHidden/>
        </w:rPr>
        <w:fldChar w:fldCharType="separate"/>
      </w:r>
      <w:r w:rsidRPr="00E473FC">
        <w:rPr>
          <w:webHidden/>
        </w:rPr>
        <w:t>236</w:t>
      </w:r>
      <w:r w:rsidRPr="00E473FC">
        <w:rPr>
          <w:webHidden/>
        </w:rPr>
        <w:fldChar w:fldCharType="end"/>
      </w:r>
    </w:p>
    <w:p w14:paraId="1B005C5D" w14:textId="4249196D" w:rsidR="00E473FC" w:rsidRPr="00E473FC" w:rsidRDefault="00E473FC">
      <w:pPr>
        <w:pStyle w:val="TOC1"/>
        <w:rPr>
          <w:rFonts w:asciiTheme="minorHAnsi" w:hAnsiTheme="minorHAnsi"/>
          <w:sz w:val="22"/>
          <w:szCs w:val="22"/>
        </w:rPr>
      </w:pPr>
      <w:r w:rsidRPr="00E473FC">
        <w:t>46.</w:t>
      </w:r>
      <w:r w:rsidRPr="00E473FC">
        <w:rPr>
          <w:rFonts w:asciiTheme="minorHAnsi" w:hAnsiTheme="minorHAnsi"/>
          <w:sz w:val="22"/>
          <w:szCs w:val="22"/>
        </w:rPr>
        <w:tab/>
      </w:r>
      <w:r w:rsidRPr="00E473FC">
        <w:t>Qualifying Shutdown Event: Procedure</w:t>
      </w:r>
      <w:r w:rsidRPr="00E473FC">
        <w:rPr>
          <w:webHidden/>
        </w:rPr>
        <w:tab/>
      </w:r>
      <w:r w:rsidRPr="00E473FC">
        <w:rPr>
          <w:webHidden/>
        </w:rPr>
        <w:fldChar w:fldCharType="begin"/>
      </w:r>
      <w:r w:rsidRPr="00E473FC">
        <w:rPr>
          <w:webHidden/>
        </w:rPr>
        <w:instrText xml:space="preserve"> PAGEREF _Toc149833699 \h </w:instrText>
      </w:r>
      <w:r w:rsidRPr="00E473FC">
        <w:rPr>
          <w:webHidden/>
        </w:rPr>
      </w:r>
      <w:r w:rsidRPr="00E473FC">
        <w:rPr>
          <w:webHidden/>
        </w:rPr>
        <w:fldChar w:fldCharType="separate"/>
      </w:r>
      <w:r w:rsidRPr="00E473FC">
        <w:rPr>
          <w:webHidden/>
        </w:rPr>
        <w:t>240</w:t>
      </w:r>
      <w:r w:rsidRPr="00E473FC">
        <w:rPr>
          <w:webHidden/>
        </w:rPr>
        <w:fldChar w:fldCharType="end"/>
      </w:r>
    </w:p>
    <w:p w14:paraId="77E42343" w14:textId="63D640F7" w:rsidR="00E473FC" w:rsidRPr="00E473FC" w:rsidRDefault="00E473FC">
      <w:pPr>
        <w:pStyle w:val="TOC1"/>
        <w:rPr>
          <w:rFonts w:asciiTheme="minorHAnsi" w:hAnsiTheme="minorHAnsi"/>
          <w:sz w:val="22"/>
          <w:szCs w:val="22"/>
        </w:rPr>
      </w:pPr>
      <w:r w:rsidRPr="00E473FC">
        <w:t>47.</w:t>
      </w:r>
      <w:r w:rsidRPr="00E473FC">
        <w:rPr>
          <w:rFonts w:asciiTheme="minorHAnsi" w:hAnsiTheme="minorHAnsi"/>
          <w:sz w:val="22"/>
          <w:szCs w:val="22"/>
        </w:rPr>
        <w:tab/>
      </w:r>
      <w:r w:rsidRPr="00E473FC">
        <w:t>Changes in Law: General provisions</w:t>
      </w:r>
      <w:r w:rsidRPr="00E473FC">
        <w:rPr>
          <w:webHidden/>
        </w:rPr>
        <w:tab/>
      </w:r>
      <w:r w:rsidRPr="00E473FC">
        <w:rPr>
          <w:webHidden/>
        </w:rPr>
        <w:fldChar w:fldCharType="begin"/>
      </w:r>
      <w:r w:rsidRPr="00E473FC">
        <w:rPr>
          <w:webHidden/>
        </w:rPr>
        <w:instrText xml:space="preserve"> PAGEREF _Toc149833700 \h </w:instrText>
      </w:r>
      <w:r w:rsidRPr="00E473FC">
        <w:rPr>
          <w:webHidden/>
        </w:rPr>
      </w:r>
      <w:r w:rsidRPr="00E473FC">
        <w:rPr>
          <w:webHidden/>
        </w:rPr>
        <w:fldChar w:fldCharType="separate"/>
      </w:r>
      <w:r w:rsidRPr="00E473FC">
        <w:rPr>
          <w:webHidden/>
        </w:rPr>
        <w:t>240</w:t>
      </w:r>
      <w:r w:rsidRPr="00E473FC">
        <w:rPr>
          <w:webHidden/>
        </w:rPr>
        <w:fldChar w:fldCharType="end"/>
      </w:r>
    </w:p>
    <w:p w14:paraId="0629CC7C" w14:textId="1DE30C24" w:rsidR="00E473FC" w:rsidRPr="00E473FC" w:rsidRDefault="00E473FC">
      <w:pPr>
        <w:pStyle w:val="TOC1"/>
        <w:rPr>
          <w:rFonts w:asciiTheme="minorHAnsi" w:hAnsiTheme="minorHAnsi"/>
          <w:sz w:val="22"/>
          <w:szCs w:val="22"/>
        </w:rPr>
      </w:pPr>
      <w:r w:rsidRPr="00E473FC">
        <w:lastRenderedPageBreak/>
        <w:t>48.</w:t>
      </w:r>
      <w:r w:rsidRPr="00E473FC">
        <w:rPr>
          <w:rFonts w:asciiTheme="minorHAnsi" w:hAnsiTheme="minorHAnsi"/>
          <w:sz w:val="22"/>
          <w:szCs w:val="22"/>
        </w:rPr>
        <w:tab/>
      </w:r>
      <w:r w:rsidRPr="00E473FC">
        <w:t>Change in Applicable Law: Procedure</w:t>
      </w:r>
      <w:r w:rsidRPr="00E473FC">
        <w:rPr>
          <w:webHidden/>
        </w:rPr>
        <w:tab/>
      </w:r>
      <w:r w:rsidRPr="00E473FC">
        <w:rPr>
          <w:webHidden/>
        </w:rPr>
        <w:fldChar w:fldCharType="begin"/>
      </w:r>
      <w:r w:rsidRPr="00E473FC">
        <w:rPr>
          <w:webHidden/>
        </w:rPr>
        <w:instrText xml:space="preserve"> PAGEREF _Toc149833701 \h </w:instrText>
      </w:r>
      <w:r w:rsidRPr="00E473FC">
        <w:rPr>
          <w:webHidden/>
        </w:rPr>
      </w:r>
      <w:r w:rsidRPr="00E473FC">
        <w:rPr>
          <w:webHidden/>
        </w:rPr>
        <w:fldChar w:fldCharType="separate"/>
      </w:r>
      <w:r w:rsidRPr="00E473FC">
        <w:rPr>
          <w:webHidden/>
        </w:rPr>
        <w:t>241</w:t>
      </w:r>
      <w:r w:rsidRPr="00E473FC">
        <w:rPr>
          <w:webHidden/>
        </w:rPr>
        <w:fldChar w:fldCharType="end"/>
      </w:r>
    </w:p>
    <w:p w14:paraId="0C96705D" w14:textId="6B817573" w:rsidR="00E473FC" w:rsidRPr="00E473FC" w:rsidRDefault="00E473FC">
      <w:pPr>
        <w:pStyle w:val="TOC1"/>
        <w:rPr>
          <w:rFonts w:asciiTheme="minorHAnsi" w:hAnsiTheme="minorHAnsi"/>
          <w:sz w:val="22"/>
          <w:szCs w:val="22"/>
        </w:rPr>
      </w:pPr>
      <w:r w:rsidRPr="00E473FC">
        <w:t>49.</w:t>
      </w:r>
      <w:r w:rsidRPr="00E473FC">
        <w:rPr>
          <w:rFonts w:asciiTheme="minorHAnsi" w:hAnsiTheme="minorHAnsi"/>
          <w:sz w:val="22"/>
          <w:szCs w:val="22"/>
        </w:rPr>
        <w:tab/>
      </w:r>
      <w:r w:rsidRPr="00E473FC">
        <w:t>Change in Applicable Law: Dispute process</w:t>
      </w:r>
      <w:r w:rsidRPr="00E473FC">
        <w:rPr>
          <w:webHidden/>
        </w:rPr>
        <w:tab/>
      </w:r>
      <w:r w:rsidRPr="00E473FC">
        <w:rPr>
          <w:webHidden/>
        </w:rPr>
        <w:fldChar w:fldCharType="begin"/>
      </w:r>
      <w:r w:rsidRPr="00E473FC">
        <w:rPr>
          <w:webHidden/>
        </w:rPr>
        <w:instrText xml:space="preserve"> PAGEREF _Toc149833702 \h </w:instrText>
      </w:r>
      <w:r w:rsidRPr="00E473FC">
        <w:rPr>
          <w:webHidden/>
        </w:rPr>
      </w:r>
      <w:r w:rsidRPr="00E473FC">
        <w:rPr>
          <w:webHidden/>
        </w:rPr>
        <w:fldChar w:fldCharType="separate"/>
      </w:r>
      <w:r w:rsidRPr="00E473FC">
        <w:rPr>
          <w:webHidden/>
        </w:rPr>
        <w:t>242</w:t>
      </w:r>
      <w:r w:rsidRPr="00E473FC">
        <w:rPr>
          <w:webHidden/>
        </w:rPr>
        <w:fldChar w:fldCharType="end"/>
      </w:r>
    </w:p>
    <w:p w14:paraId="026165EC" w14:textId="03B33B28" w:rsidR="00E473FC" w:rsidRPr="00E473FC" w:rsidRDefault="00E473FC">
      <w:pPr>
        <w:pStyle w:val="TOC1"/>
        <w:rPr>
          <w:rFonts w:asciiTheme="minorHAnsi" w:hAnsiTheme="minorHAnsi"/>
          <w:sz w:val="22"/>
          <w:szCs w:val="22"/>
        </w:rPr>
      </w:pPr>
      <w:r w:rsidRPr="00E473FC">
        <w:t>50.</w:t>
      </w:r>
      <w:r w:rsidRPr="00E473FC">
        <w:rPr>
          <w:rFonts w:asciiTheme="minorHAnsi" w:hAnsiTheme="minorHAnsi"/>
          <w:sz w:val="22"/>
          <w:szCs w:val="22"/>
        </w:rPr>
        <w:tab/>
      </w:r>
      <w:r w:rsidRPr="00E473FC">
        <w:t>Change in Applicable Law: General provisions</w:t>
      </w:r>
      <w:r w:rsidRPr="00E473FC">
        <w:rPr>
          <w:webHidden/>
        </w:rPr>
        <w:tab/>
      </w:r>
      <w:r w:rsidRPr="00E473FC">
        <w:rPr>
          <w:webHidden/>
        </w:rPr>
        <w:fldChar w:fldCharType="begin"/>
      </w:r>
      <w:r w:rsidRPr="00E473FC">
        <w:rPr>
          <w:webHidden/>
        </w:rPr>
        <w:instrText xml:space="preserve"> PAGEREF _Toc149833703 \h </w:instrText>
      </w:r>
      <w:r w:rsidRPr="00E473FC">
        <w:rPr>
          <w:webHidden/>
        </w:rPr>
      </w:r>
      <w:r w:rsidRPr="00E473FC">
        <w:rPr>
          <w:webHidden/>
        </w:rPr>
        <w:fldChar w:fldCharType="separate"/>
      </w:r>
      <w:r w:rsidRPr="00E473FC">
        <w:rPr>
          <w:webHidden/>
        </w:rPr>
        <w:t>246</w:t>
      </w:r>
      <w:r w:rsidRPr="00E473FC">
        <w:rPr>
          <w:webHidden/>
        </w:rPr>
        <w:fldChar w:fldCharType="end"/>
      </w:r>
    </w:p>
    <w:p w14:paraId="6D8FC2CF" w14:textId="5CE7041F" w:rsidR="00E473FC" w:rsidRPr="00E473FC" w:rsidRDefault="00E473FC">
      <w:pPr>
        <w:pStyle w:val="TOC1"/>
        <w:rPr>
          <w:rFonts w:asciiTheme="minorHAnsi" w:hAnsiTheme="minorHAnsi"/>
          <w:sz w:val="22"/>
          <w:szCs w:val="22"/>
        </w:rPr>
      </w:pPr>
      <w:r w:rsidRPr="00E473FC">
        <w:t>51.</w:t>
      </w:r>
      <w:r w:rsidRPr="00E473FC">
        <w:rPr>
          <w:rFonts w:asciiTheme="minorHAnsi" w:hAnsiTheme="minorHAnsi"/>
          <w:sz w:val="22"/>
          <w:szCs w:val="22"/>
        </w:rPr>
        <w:tab/>
      </w:r>
      <w:r w:rsidRPr="00E473FC">
        <w:t>Compliance with the LCHS</w:t>
      </w:r>
      <w:r w:rsidRPr="00E473FC">
        <w:rPr>
          <w:webHidden/>
        </w:rPr>
        <w:tab/>
      </w:r>
      <w:r w:rsidRPr="00E473FC">
        <w:rPr>
          <w:webHidden/>
        </w:rPr>
        <w:fldChar w:fldCharType="begin"/>
      </w:r>
      <w:r w:rsidRPr="00E473FC">
        <w:rPr>
          <w:webHidden/>
        </w:rPr>
        <w:instrText xml:space="preserve"> PAGEREF _Toc149833704 \h </w:instrText>
      </w:r>
      <w:r w:rsidRPr="00E473FC">
        <w:rPr>
          <w:webHidden/>
        </w:rPr>
      </w:r>
      <w:r w:rsidRPr="00E473FC">
        <w:rPr>
          <w:webHidden/>
        </w:rPr>
        <w:fldChar w:fldCharType="separate"/>
      </w:r>
      <w:r w:rsidRPr="00E473FC">
        <w:rPr>
          <w:webHidden/>
        </w:rPr>
        <w:t>246</w:t>
      </w:r>
      <w:r w:rsidRPr="00E473FC">
        <w:rPr>
          <w:webHidden/>
        </w:rPr>
        <w:fldChar w:fldCharType="end"/>
      </w:r>
    </w:p>
    <w:p w14:paraId="3F316242" w14:textId="37FFA093" w:rsidR="00E473FC" w:rsidRPr="00E473FC" w:rsidRDefault="00E473FC">
      <w:pPr>
        <w:pStyle w:val="TOC3"/>
        <w:rPr>
          <w:rFonts w:asciiTheme="minorHAnsi" w:hAnsiTheme="minorHAnsi" w:cstheme="minorBidi"/>
          <w:bCs w:val="0"/>
          <w:sz w:val="22"/>
          <w:szCs w:val="22"/>
        </w:rPr>
      </w:pPr>
      <w:r w:rsidRPr="00E473FC">
        <w:rPr>
          <w:bCs w:val="0"/>
        </w:rPr>
        <w:t>Part 9 Termination</w:t>
      </w:r>
      <w:r w:rsidRPr="00E473FC">
        <w:rPr>
          <w:webHidden/>
        </w:rPr>
        <w:tab/>
      </w:r>
      <w:r w:rsidRPr="00E473FC">
        <w:rPr>
          <w:webHidden/>
        </w:rPr>
        <w:fldChar w:fldCharType="begin"/>
      </w:r>
      <w:r w:rsidRPr="00E473FC">
        <w:rPr>
          <w:webHidden/>
        </w:rPr>
        <w:instrText xml:space="preserve"> PAGEREF _Toc149833705 \h </w:instrText>
      </w:r>
      <w:r w:rsidRPr="00E473FC">
        <w:rPr>
          <w:webHidden/>
        </w:rPr>
      </w:r>
      <w:r w:rsidRPr="00E473FC">
        <w:rPr>
          <w:webHidden/>
        </w:rPr>
        <w:fldChar w:fldCharType="separate"/>
      </w:r>
      <w:r w:rsidRPr="00E473FC">
        <w:rPr>
          <w:webHidden/>
        </w:rPr>
        <w:t>249</w:t>
      </w:r>
      <w:r w:rsidRPr="00E473FC">
        <w:rPr>
          <w:webHidden/>
        </w:rPr>
        <w:fldChar w:fldCharType="end"/>
      </w:r>
    </w:p>
    <w:p w14:paraId="64934D79" w14:textId="6E1772EA" w:rsidR="00E473FC" w:rsidRPr="00E473FC" w:rsidRDefault="00E473FC">
      <w:pPr>
        <w:pStyle w:val="TOC1"/>
        <w:rPr>
          <w:rFonts w:asciiTheme="minorHAnsi" w:hAnsiTheme="minorHAnsi"/>
          <w:sz w:val="22"/>
          <w:szCs w:val="22"/>
        </w:rPr>
      </w:pPr>
      <w:r w:rsidRPr="00E473FC">
        <w:t>52.</w:t>
      </w:r>
      <w:r w:rsidRPr="00E473FC">
        <w:rPr>
          <w:rFonts w:asciiTheme="minorHAnsi" w:hAnsiTheme="minorHAnsi"/>
          <w:sz w:val="22"/>
          <w:szCs w:val="22"/>
        </w:rPr>
        <w:tab/>
      </w:r>
      <w:r w:rsidRPr="00E473FC">
        <w:t>Termination</w:t>
      </w:r>
      <w:r w:rsidRPr="00E473FC">
        <w:rPr>
          <w:webHidden/>
        </w:rPr>
        <w:tab/>
      </w:r>
      <w:r w:rsidRPr="00E473FC">
        <w:rPr>
          <w:webHidden/>
        </w:rPr>
        <w:fldChar w:fldCharType="begin"/>
      </w:r>
      <w:r w:rsidRPr="00E473FC">
        <w:rPr>
          <w:webHidden/>
        </w:rPr>
        <w:instrText xml:space="preserve"> PAGEREF _Toc149833706 \h </w:instrText>
      </w:r>
      <w:r w:rsidRPr="00E473FC">
        <w:rPr>
          <w:webHidden/>
        </w:rPr>
      </w:r>
      <w:r w:rsidRPr="00E473FC">
        <w:rPr>
          <w:webHidden/>
        </w:rPr>
        <w:fldChar w:fldCharType="separate"/>
      </w:r>
      <w:r w:rsidRPr="00E473FC">
        <w:rPr>
          <w:webHidden/>
        </w:rPr>
        <w:t>249</w:t>
      </w:r>
      <w:r w:rsidRPr="00E473FC">
        <w:rPr>
          <w:webHidden/>
        </w:rPr>
        <w:fldChar w:fldCharType="end"/>
      </w:r>
    </w:p>
    <w:p w14:paraId="02101073" w14:textId="2B4CE2E5" w:rsidR="00E473FC" w:rsidRPr="00E473FC" w:rsidRDefault="00E473FC">
      <w:pPr>
        <w:pStyle w:val="TOC1"/>
        <w:rPr>
          <w:rFonts w:asciiTheme="minorHAnsi" w:hAnsiTheme="minorHAnsi"/>
          <w:sz w:val="22"/>
          <w:szCs w:val="22"/>
        </w:rPr>
      </w:pPr>
      <w:r w:rsidRPr="00E473FC">
        <w:t>53.</w:t>
      </w:r>
      <w:r w:rsidRPr="00E473FC">
        <w:rPr>
          <w:rFonts w:asciiTheme="minorHAnsi" w:hAnsiTheme="minorHAnsi"/>
          <w:sz w:val="22"/>
          <w:szCs w:val="22"/>
        </w:rPr>
        <w:tab/>
      </w:r>
      <w:r w:rsidRPr="00E473FC">
        <w:t>Consequences of termination</w:t>
      </w:r>
      <w:r w:rsidRPr="00E473FC">
        <w:rPr>
          <w:webHidden/>
        </w:rPr>
        <w:tab/>
      </w:r>
      <w:r w:rsidRPr="00E473FC">
        <w:rPr>
          <w:webHidden/>
        </w:rPr>
        <w:fldChar w:fldCharType="begin"/>
      </w:r>
      <w:r w:rsidRPr="00E473FC">
        <w:rPr>
          <w:webHidden/>
        </w:rPr>
        <w:instrText xml:space="preserve"> PAGEREF _Toc149833707 \h </w:instrText>
      </w:r>
      <w:r w:rsidRPr="00E473FC">
        <w:rPr>
          <w:webHidden/>
        </w:rPr>
      </w:r>
      <w:r w:rsidRPr="00E473FC">
        <w:rPr>
          <w:webHidden/>
        </w:rPr>
        <w:fldChar w:fldCharType="separate"/>
      </w:r>
      <w:r w:rsidRPr="00E473FC">
        <w:rPr>
          <w:webHidden/>
        </w:rPr>
        <w:t>262</w:t>
      </w:r>
      <w:r w:rsidRPr="00E473FC">
        <w:rPr>
          <w:webHidden/>
        </w:rPr>
        <w:fldChar w:fldCharType="end"/>
      </w:r>
    </w:p>
    <w:p w14:paraId="3D53B80F" w14:textId="3B77E4A8" w:rsidR="00E473FC" w:rsidRPr="00E473FC" w:rsidRDefault="00E473FC">
      <w:pPr>
        <w:pStyle w:val="TOC1"/>
        <w:rPr>
          <w:rFonts w:asciiTheme="minorHAnsi" w:hAnsiTheme="minorHAnsi"/>
          <w:sz w:val="22"/>
          <w:szCs w:val="22"/>
        </w:rPr>
      </w:pPr>
      <w:r w:rsidRPr="00E473FC">
        <w:t>54.</w:t>
      </w:r>
      <w:r w:rsidRPr="00E473FC">
        <w:rPr>
          <w:rFonts w:asciiTheme="minorHAnsi" w:hAnsiTheme="minorHAnsi"/>
          <w:sz w:val="22"/>
          <w:szCs w:val="22"/>
        </w:rPr>
        <w:tab/>
      </w:r>
      <w:r w:rsidRPr="00E473FC">
        <w:t>Termination Events</w:t>
      </w:r>
      <w:r w:rsidRPr="00E473FC">
        <w:rPr>
          <w:webHidden/>
        </w:rPr>
        <w:tab/>
      </w:r>
      <w:r w:rsidRPr="00E473FC">
        <w:rPr>
          <w:webHidden/>
        </w:rPr>
        <w:fldChar w:fldCharType="begin"/>
      </w:r>
      <w:r w:rsidRPr="00E473FC">
        <w:rPr>
          <w:webHidden/>
        </w:rPr>
        <w:instrText xml:space="preserve"> PAGEREF _Toc149833708 \h </w:instrText>
      </w:r>
      <w:r w:rsidRPr="00E473FC">
        <w:rPr>
          <w:webHidden/>
        </w:rPr>
      </w:r>
      <w:r w:rsidRPr="00E473FC">
        <w:rPr>
          <w:webHidden/>
        </w:rPr>
        <w:fldChar w:fldCharType="separate"/>
      </w:r>
      <w:r w:rsidRPr="00E473FC">
        <w:rPr>
          <w:webHidden/>
        </w:rPr>
        <w:t>265</w:t>
      </w:r>
      <w:r w:rsidRPr="00E473FC">
        <w:rPr>
          <w:webHidden/>
        </w:rPr>
        <w:fldChar w:fldCharType="end"/>
      </w:r>
    </w:p>
    <w:p w14:paraId="4FC8FEB4" w14:textId="1BFB1A6C" w:rsidR="00E473FC" w:rsidRPr="00E473FC" w:rsidRDefault="00E473FC">
      <w:pPr>
        <w:pStyle w:val="TOC1"/>
        <w:rPr>
          <w:rFonts w:asciiTheme="minorHAnsi" w:hAnsiTheme="minorHAnsi"/>
          <w:sz w:val="22"/>
          <w:szCs w:val="22"/>
        </w:rPr>
      </w:pPr>
      <w:r w:rsidRPr="00E473FC">
        <w:t>55.</w:t>
      </w:r>
      <w:r w:rsidRPr="00E473FC">
        <w:rPr>
          <w:rFonts w:asciiTheme="minorHAnsi" w:hAnsiTheme="minorHAnsi"/>
          <w:sz w:val="22"/>
          <w:szCs w:val="22"/>
        </w:rPr>
        <w:tab/>
      </w:r>
      <w:r w:rsidRPr="00E473FC">
        <w:t>Survival</w:t>
      </w:r>
      <w:r w:rsidRPr="00E473FC">
        <w:rPr>
          <w:webHidden/>
        </w:rPr>
        <w:tab/>
      </w:r>
      <w:r w:rsidRPr="00E473FC">
        <w:rPr>
          <w:webHidden/>
        </w:rPr>
        <w:fldChar w:fldCharType="begin"/>
      </w:r>
      <w:r w:rsidRPr="00E473FC">
        <w:rPr>
          <w:webHidden/>
        </w:rPr>
        <w:instrText xml:space="preserve"> PAGEREF _Toc149833709 \h </w:instrText>
      </w:r>
      <w:r w:rsidRPr="00E473FC">
        <w:rPr>
          <w:webHidden/>
        </w:rPr>
      </w:r>
      <w:r w:rsidRPr="00E473FC">
        <w:rPr>
          <w:webHidden/>
        </w:rPr>
        <w:fldChar w:fldCharType="separate"/>
      </w:r>
      <w:r w:rsidRPr="00E473FC">
        <w:rPr>
          <w:webHidden/>
        </w:rPr>
        <w:t>267</w:t>
      </w:r>
      <w:r w:rsidRPr="00E473FC">
        <w:rPr>
          <w:webHidden/>
        </w:rPr>
        <w:fldChar w:fldCharType="end"/>
      </w:r>
    </w:p>
    <w:p w14:paraId="6CE01568" w14:textId="237E5B26" w:rsidR="00E473FC" w:rsidRPr="00E473FC" w:rsidRDefault="00E473FC">
      <w:pPr>
        <w:pStyle w:val="TOC3"/>
        <w:rPr>
          <w:rFonts w:asciiTheme="minorHAnsi" w:hAnsiTheme="minorHAnsi" w:cstheme="minorBidi"/>
          <w:bCs w:val="0"/>
          <w:sz w:val="22"/>
          <w:szCs w:val="22"/>
        </w:rPr>
      </w:pPr>
      <w:r w:rsidRPr="00E473FC">
        <w:rPr>
          <w:bCs w:val="0"/>
        </w:rPr>
        <w:t>Part 10 Credit Support</w:t>
      </w:r>
      <w:r w:rsidRPr="00E473FC">
        <w:rPr>
          <w:webHidden/>
        </w:rPr>
        <w:tab/>
      </w:r>
      <w:r w:rsidRPr="00E473FC">
        <w:rPr>
          <w:webHidden/>
        </w:rPr>
        <w:fldChar w:fldCharType="begin"/>
      </w:r>
      <w:r w:rsidRPr="00E473FC">
        <w:rPr>
          <w:webHidden/>
        </w:rPr>
        <w:instrText xml:space="preserve"> PAGEREF _Toc149833710 \h </w:instrText>
      </w:r>
      <w:r w:rsidRPr="00E473FC">
        <w:rPr>
          <w:webHidden/>
        </w:rPr>
      </w:r>
      <w:r w:rsidRPr="00E473FC">
        <w:rPr>
          <w:webHidden/>
        </w:rPr>
        <w:fldChar w:fldCharType="separate"/>
      </w:r>
      <w:r w:rsidRPr="00E473FC">
        <w:rPr>
          <w:webHidden/>
        </w:rPr>
        <w:t>268</w:t>
      </w:r>
      <w:r w:rsidRPr="00E473FC">
        <w:rPr>
          <w:webHidden/>
        </w:rPr>
        <w:fldChar w:fldCharType="end"/>
      </w:r>
    </w:p>
    <w:p w14:paraId="6BA224B3" w14:textId="75CDB924" w:rsidR="00E473FC" w:rsidRPr="00E473FC" w:rsidRDefault="00E473FC">
      <w:pPr>
        <w:pStyle w:val="TOC1"/>
        <w:rPr>
          <w:rFonts w:asciiTheme="minorHAnsi" w:hAnsiTheme="minorHAnsi"/>
          <w:sz w:val="22"/>
          <w:szCs w:val="22"/>
        </w:rPr>
      </w:pPr>
      <w:r w:rsidRPr="00E473FC">
        <w:t>56.</w:t>
      </w:r>
      <w:r w:rsidRPr="00E473FC">
        <w:rPr>
          <w:rFonts w:asciiTheme="minorHAnsi" w:hAnsiTheme="minorHAnsi"/>
          <w:sz w:val="22"/>
          <w:szCs w:val="22"/>
        </w:rPr>
        <w:tab/>
      </w:r>
      <w:r w:rsidRPr="00E473FC">
        <w:t>Collateral requirement</w:t>
      </w:r>
      <w:r w:rsidRPr="00E473FC">
        <w:rPr>
          <w:webHidden/>
        </w:rPr>
        <w:tab/>
      </w:r>
      <w:r w:rsidRPr="00E473FC">
        <w:rPr>
          <w:webHidden/>
        </w:rPr>
        <w:fldChar w:fldCharType="begin"/>
      </w:r>
      <w:r w:rsidRPr="00E473FC">
        <w:rPr>
          <w:webHidden/>
        </w:rPr>
        <w:instrText xml:space="preserve"> PAGEREF _Toc149833711 \h </w:instrText>
      </w:r>
      <w:r w:rsidRPr="00E473FC">
        <w:rPr>
          <w:webHidden/>
        </w:rPr>
      </w:r>
      <w:r w:rsidRPr="00E473FC">
        <w:rPr>
          <w:webHidden/>
        </w:rPr>
        <w:fldChar w:fldCharType="separate"/>
      </w:r>
      <w:r w:rsidRPr="00E473FC">
        <w:rPr>
          <w:webHidden/>
        </w:rPr>
        <w:t>268</w:t>
      </w:r>
      <w:r w:rsidRPr="00E473FC">
        <w:rPr>
          <w:webHidden/>
        </w:rPr>
        <w:fldChar w:fldCharType="end"/>
      </w:r>
    </w:p>
    <w:p w14:paraId="4666D2D9" w14:textId="25F228C2" w:rsidR="00E473FC" w:rsidRPr="00E473FC" w:rsidRDefault="00E473FC">
      <w:pPr>
        <w:pStyle w:val="TOC1"/>
        <w:rPr>
          <w:rFonts w:asciiTheme="minorHAnsi" w:hAnsiTheme="minorHAnsi"/>
          <w:sz w:val="22"/>
          <w:szCs w:val="22"/>
        </w:rPr>
      </w:pPr>
      <w:r w:rsidRPr="00E473FC">
        <w:t>57.</w:t>
      </w:r>
      <w:r w:rsidRPr="00E473FC">
        <w:rPr>
          <w:rFonts w:asciiTheme="minorHAnsi" w:hAnsiTheme="minorHAnsi"/>
          <w:sz w:val="22"/>
          <w:szCs w:val="22"/>
        </w:rPr>
        <w:tab/>
      </w:r>
      <w:r w:rsidRPr="00E473FC">
        <w:t>Acceptable Collateral</w:t>
      </w:r>
      <w:r w:rsidRPr="00E473FC">
        <w:rPr>
          <w:webHidden/>
        </w:rPr>
        <w:tab/>
      </w:r>
      <w:r w:rsidRPr="00E473FC">
        <w:rPr>
          <w:webHidden/>
        </w:rPr>
        <w:fldChar w:fldCharType="begin"/>
      </w:r>
      <w:r w:rsidRPr="00E473FC">
        <w:rPr>
          <w:webHidden/>
        </w:rPr>
        <w:instrText xml:space="preserve"> PAGEREF _Toc149833712 \h </w:instrText>
      </w:r>
      <w:r w:rsidRPr="00E473FC">
        <w:rPr>
          <w:webHidden/>
        </w:rPr>
      </w:r>
      <w:r w:rsidRPr="00E473FC">
        <w:rPr>
          <w:webHidden/>
        </w:rPr>
        <w:fldChar w:fldCharType="separate"/>
      </w:r>
      <w:r w:rsidRPr="00E473FC">
        <w:rPr>
          <w:webHidden/>
        </w:rPr>
        <w:t>269</w:t>
      </w:r>
      <w:r w:rsidRPr="00E473FC">
        <w:rPr>
          <w:webHidden/>
        </w:rPr>
        <w:fldChar w:fldCharType="end"/>
      </w:r>
    </w:p>
    <w:p w14:paraId="71B3B75B" w14:textId="79D6B801" w:rsidR="00E473FC" w:rsidRPr="00E473FC" w:rsidRDefault="00E473FC">
      <w:pPr>
        <w:pStyle w:val="TOC3"/>
        <w:rPr>
          <w:rFonts w:asciiTheme="minorHAnsi" w:hAnsiTheme="minorHAnsi" w:cstheme="minorBidi"/>
          <w:bCs w:val="0"/>
          <w:sz w:val="22"/>
          <w:szCs w:val="22"/>
        </w:rPr>
      </w:pPr>
      <w:r w:rsidRPr="00E473FC">
        <w:rPr>
          <w:bCs w:val="0"/>
        </w:rPr>
        <w:t>Part 11 Dispute Resolution</w:t>
      </w:r>
      <w:r w:rsidRPr="00E473FC">
        <w:rPr>
          <w:webHidden/>
        </w:rPr>
        <w:tab/>
      </w:r>
      <w:r w:rsidRPr="00E473FC">
        <w:rPr>
          <w:webHidden/>
        </w:rPr>
        <w:fldChar w:fldCharType="begin"/>
      </w:r>
      <w:r w:rsidRPr="00E473FC">
        <w:rPr>
          <w:webHidden/>
        </w:rPr>
        <w:instrText xml:space="preserve"> PAGEREF _Toc149833713 \h </w:instrText>
      </w:r>
      <w:r w:rsidRPr="00E473FC">
        <w:rPr>
          <w:webHidden/>
        </w:rPr>
      </w:r>
      <w:r w:rsidRPr="00E473FC">
        <w:rPr>
          <w:webHidden/>
        </w:rPr>
        <w:fldChar w:fldCharType="separate"/>
      </w:r>
      <w:r w:rsidRPr="00E473FC">
        <w:rPr>
          <w:webHidden/>
        </w:rPr>
        <w:t>272</w:t>
      </w:r>
      <w:r w:rsidRPr="00E473FC">
        <w:rPr>
          <w:webHidden/>
        </w:rPr>
        <w:fldChar w:fldCharType="end"/>
      </w:r>
    </w:p>
    <w:p w14:paraId="168E06D0" w14:textId="69ABC948" w:rsidR="00E473FC" w:rsidRPr="00E473FC" w:rsidRDefault="00E473FC">
      <w:pPr>
        <w:pStyle w:val="TOC1"/>
        <w:rPr>
          <w:rFonts w:asciiTheme="minorHAnsi" w:hAnsiTheme="minorHAnsi"/>
          <w:sz w:val="22"/>
          <w:szCs w:val="22"/>
        </w:rPr>
      </w:pPr>
      <w:r w:rsidRPr="00E473FC">
        <w:t>58.</w:t>
      </w:r>
      <w:r w:rsidRPr="00E473FC">
        <w:rPr>
          <w:rFonts w:asciiTheme="minorHAnsi" w:hAnsiTheme="minorHAnsi"/>
          <w:sz w:val="22"/>
          <w:szCs w:val="22"/>
        </w:rPr>
        <w:tab/>
      </w:r>
      <w:r w:rsidRPr="00E473FC">
        <w:t>Dispute Resolution Procedure: General provisions</w:t>
      </w:r>
      <w:r w:rsidRPr="00E473FC">
        <w:rPr>
          <w:webHidden/>
        </w:rPr>
        <w:tab/>
      </w:r>
      <w:r w:rsidRPr="00E473FC">
        <w:rPr>
          <w:webHidden/>
        </w:rPr>
        <w:fldChar w:fldCharType="begin"/>
      </w:r>
      <w:r w:rsidRPr="00E473FC">
        <w:rPr>
          <w:webHidden/>
        </w:rPr>
        <w:instrText xml:space="preserve"> PAGEREF _Toc149833714 \h </w:instrText>
      </w:r>
      <w:r w:rsidRPr="00E473FC">
        <w:rPr>
          <w:webHidden/>
        </w:rPr>
      </w:r>
      <w:r w:rsidRPr="00E473FC">
        <w:rPr>
          <w:webHidden/>
        </w:rPr>
        <w:fldChar w:fldCharType="separate"/>
      </w:r>
      <w:r w:rsidRPr="00E473FC">
        <w:rPr>
          <w:webHidden/>
        </w:rPr>
        <w:t>272</w:t>
      </w:r>
      <w:r w:rsidRPr="00E473FC">
        <w:rPr>
          <w:webHidden/>
        </w:rPr>
        <w:fldChar w:fldCharType="end"/>
      </w:r>
    </w:p>
    <w:p w14:paraId="61A80AA4" w14:textId="10DDD181" w:rsidR="00E473FC" w:rsidRPr="00E473FC" w:rsidRDefault="00E473FC">
      <w:pPr>
        <w:pStyle w:val="TOC1"/>
        <w:rPr>
          <w:rFonts w:asciiTheme="minorHAnsi" w:hAnsiTheme="minorHAnsi"/>
          <w:sz w:val="22"/>
          <w:szCs w:val="22"/>
        </w:rPr>
      </w:pPr>
      <w:r w:rsidRPr="00E473FC">
        <w:t>59.</w:t>
      </w:r>
      <w:r w:rsidRPr="00E473FC">
        <w:rPr>
          <w:rFonts w:asciiTheme="minorHAnsi" w:hAnsiTheme="minorHAnsi"/>
          <w:sz w:val="22"/>
          <w:szCs w:val="22"/>
        </w:rPr>
        <w:tab/>
      </w:r>
      <w:r w:rsidRPr="00E473FC">
        <w:t>Resolution by Senior Representatives</w:t>
      </w:r>
      <w:r w:rsidRPr="00E473FC">
        <w:rPr>
          <w:webHidden/>
        </w:rPr>
        <w:tab/>
      </w:r>
      <w:r w:rsidRPr="00E473FC">
        <w:rPr>
          <w:webHidden/>
        </w:rPr>
        <w:fldChar w:fldCharType="begin"/>
      </w:r>
      <w:r w:rsidRPr="00E473FC">
        <w:rPr>
          <w:webHidden/>
        </w:rPr>
        <w:instrText xml:space="preserve"> PAGEREF _Toc149833715 \h </w:instrText>
      </w:r>
      <w:r w:rsidRPr="00E473FC">
        <w:rPr>
          <w:webHidden/>
        </w:rPr>
      </w:r>
      <w:r w:rsidRPr="00E473FC">
        <w:rPr>
          <w:webHidden/>
        </w:rPr>
        <w:fldChar w:fldCharType="separate"/>
      </w:r>
      <w:r w:rsidRPr="00E473FC">
        <w:rPr>
          <w:webHidden/>
        </w:rPr>
        <w:t>274</w:t>
      </w:r>
      <w:r w:rsidRPr="00E473FC">
        <w:rPr>
          <w:webHidden/>
        </w:rPr>
        <w:fldChar w:fldCharType="end"/>
      </w:r>
    </w:p>
    <w:p w14:paraId="06AD0E72" w14:textId="6AFF1B2C" w:rsidR="00E473FC" w:rsidRPr="00E473FC" w:rsidRDefault="00E473FC">
      <w:pPr>
        <w:pStyle w:val="TOC1"/>
        <w:rPr>
          <w:rFonts w:asciiTheme="minorHAnsi" w:hAnsiTheme="minorHAnsi"/>
          <w:sz w:val="22"/>
          <w:szCs w:val="22"/>
        </w:rPr>
      </w:pPr>
      <w:r w:rsidRPr="00E473FC">
        <w:t>60.</w:t>
      </w:r>
      <w:r w:rsidRPr="00E473FC">
        <w:rPr>
          <w:rFonts w:asciiTheme="minorHAnsi" w:hAnsiTheme="minorHAnsi"/>
          <w:sz w:val="22"/>
          <w:szCs w:val="22"/>
        </w:rPr>
        <w:tab/>
      </w:r>
      <w:r w:rsidRPr="00E473FC">
        <w:t>Expert Determination Procedure</w:t>
      </w:r>
      <w:r w:rsidRPr="00E473FC">
        <w:rPr>
          <w:webHidden/>
        </w:rPr>
        <w:tab/>
      </w:r>
      <w:r w:rsidRPr="00E473FC">
        <w:rPr>
          <w:webHidden/>
        </w:rPr>
        <w:fldChar w:fldCharType="begin"/>
      </w:r>
      <w:r w:rsidRPr="00E473FC">
        <w:rPr>
          <w:webHidden/>
        </w:rPr>
        <w:instrText xml:space="preserve"> PAGEREF _Toc149833716 \h </w:instrText>
      </w:r>
      <w:r w:rsidRPr="00E473FC">
        <w:rPr>
          <w:webHidden/>
        </w:rPr>
      </w:r>
      <w:r w:rsidRPr="00E473FC">
        <w:rPr>
          <w:webHidden/>
        </w:rPr>
        <w:fldChar w:fldCharType="separate"/>
      </w:r>
      <w:r w:rsidRPr="00E473FC">
        <w:rPr>
          <w:webHidden/>
        </w:rPr>
        <w:t>274</w:t>
      </w:r>
      <w:r w:rsidRPr="00E473FC">
        <w:rPr>
          <w:webHidden/>
        </w:rPr>
        <w:fldChar w:fldCharType="end"/>
      </w:r>
    </w:p>
    <w:p w14:paraId="380FEF3A" w14:textId="77DBAE4B" w:rsidR="00E473FC" w:rsidRPr="00E473FC" w:rsidRDefault="00E473FC">
      <w:pPr>
        <w:pStyle w:val="TOC1"/>
        <w:rPr>
          <w:rFonts w:asciiTheme="minorHAnsi" w:hAnsiTheme="minorHAnsi"/>
          <w:sz w:val="22"/>
          <w:szCs w:val="22"/>
        </w:rPr>
      </w:pPr>
      <w:r w:rsidRPr="00E473FC">
        <w:t>61.</w:t>
      </w:r>
      <w:r w:rsidRPr="00E473FC">
        <w:rPr>
          <w:rFonts w:asciiTheme="minorHAnsi" w:hAnsiTheme="minorHAnsi"/>
          <w:sz w:val="22"/>
          <w:szCs w:val="22"/>
        </w:rPr>
        <w:tab/>
      </w:r>
      <w:r w:rsidRPr="00E473FC">
        <w:t>Arbitration Procedure</w:t>
      </w:r>
      <w:r w:rsidRPr="00E473FC">
        <w:rPr>
          <w:webHidden/>
        </w:rPr>
        <w:tab/>
      </w:r>
      <w:r w:rsidRPr="00E473FC">
        <w:rPr>
          <w:webHidden/>
        </w:rPr>
        <w:fldChar w:fldCharType="begin"/>
      </w:r>
      <w:r w:rsidRPr="00E473FC">
        <w:rPr>
          <w:webHidden/>
        </w:rPr>
        <w:instrText xml:space="preserve"> PAGEREF _Toc149833717 \h </w:instrText>
      </w:r>
      <w:r w:rsidRPr="00E473FC">
        <w:rPr>
          <w:webHidden/>
        </w:rPr>
      </w:r>
      <w:r w:rsidRPr="00E473FC">
        <w:rPr>
          <w:webHidden/>
        </w:rPr>
        <w:fldChar w:fldCharType="separate"/>
      </w:r>
      <w:r w:rsidRPr="00E473FC">
        <w:rPr>
          <w:webHidden/>
        </w:rPr>
        <w:t>278</w:t>
      </w:r>
      <w:r w:rsidRPr="00E473FC">
        <w:rPr>
          <w:webHidden/>
        </w:rPr>
        <w:fldChar w:fldCharType="end"/>
      </w:r>
    </w:p>
    <w:p w14:paraId="5659464E" w14:textId="0FEB7462" w:rsidR="00E473FC" w:rsidRPr="00E473FC" w:rsidRDefault="00E473FC">
      <w:pPr>
        <w:pStyle w:val="TOC1"/>
        <w:rPr>
          <w:rFonts w:asciiTheme="minorHAnsi" w:hAnsiTheme="minorHAnsi"/>
          <w:sz w:val="22"/>
          <w:szCs w:val="22"/>
        </w:rPr>
      </w:pPr>
      <w:r w:rsidRPr="00E473FC">
        <w:t>62.</w:t>
      </w:r>
      <w:r w:rsidRPr="00E473FC">
        <w:rPr>
          <w:rFonts w:asciiTheme="minorHAnsi" w:hAnsiTheme="minorHAnsi"/>
          <w:sz w:val="22"/>
          <w:szCs w:val="22"/>
        </w:rPr>
        <w:tab/>
      </w:r>
      <w:r w:rsidRPr="00E473FC">
        <w:t>Consolidation of Connected Disputes</w:t>
      </w:r>
      <w:r w:rsidRPr="00E473FC">
        <w:rPr>
          <w:webHidden/>
        </w:rPr>
        <w:tab/>
      </w:r>
      <w:r w:rsidRPr="00E473FC">
        <w:rPr>
          <w:webHidden/>
        </w:rPr>
        <w:fldChar w:fldCharType="begin"/>
      </w:r>
      <w:r w:rsidRPr="00E473FC">
        <w:rPr>
          <w:webHidden/>
        </w:rPr>
        <w:instrText xml:space="preserve"> PAGEREF _Toc149833718 \h </w:instrText>
      </w:r>
      <w:r w:rsidRPr="00E473FC">
        <w:rPr>
          <w:webHidden/>
        </w:rPr>
      </w:r>
      <w:r w:rsidRPr="00E473FC">
        <w:rPr>
          <w:webHidden/>
        </w:rPr>
        <w:fldChar w:fldCharType="separate"/>
      </w:r>
      <w:r w:rsidRPr="00E473FC">
        <w:rPr>
          <w:webHidden/>
        </w:rPr>
        <w:t>278</w:t>
      </w:r>
      <w:r w:rsidRPr="00E473FC">
        <w:rPr>
          <w:webHidden/>
        </w:rPr>
        <w:fldChar w:fldCharType="end"/>
      </w:r>
    </w:p>
    <w:p w14:paraId="39EB0E0E" w14:textId="07F1B348" w:rsidR="00E473FC" w:rsidRPr="00E473FC" w:rsidRDefault="00E473FC">
      <w:pPr>
        <w:pStyle w:val="TOC1"/>
        <w:rPr>
          <w:rFonts w:asciiTheme="minorHAnsi" w:hAnsiTheme="minorHAnsi"/>
          <w:sz w:val="22"/>
          <w:szCs w:val="22"/>
        </w:rPr>
      </w:pPr>
      <w:r w:rsidRPr="00E473FC">
        <w:t>63.</w:t>
      </w:r>
      <w:r w:rsidRPr="00E473FC">
        <w:rPr>
          <w:rFonts w:asciiTheme="minorHAnsi" w:hAnsiTheme="minorHAnsi"/>
          <w:sz w:val="22"/>
          <w:szCs w:val="22"/>
        </w:rPr>
        <w:tab/>
      </w:r>
      <w:r w:rsidRPr="00E473FC">
        <w:t>No other proceedings</w:t>
      </w:r>
      <w:r w:rsidRPr="00E473FC">
        <w:rPr>
          <w:webHidden/>
        </w:rPr>
        <w:tab/>
      </w:r>
      <w:r w:rsidRPr="00E473FC">
        <w:rPr>
          <w:webHidden/>
        </w:rPr>
        <w:fldChar w:fldCharType="begin"/>
      </w:r>
      <w:r w:rsidRPr="00E473FC">
        <w:rPr>
          <w:webHidden/>
        </w:rPr>
        <w:instrText xml:space="preserve"> PAGEREF _Toc149833719 \h </w:instrText>
      </w:r>
      <w:r w:rsidRPr="00E473FC">
        <w:rPr>
          <w:webHidden/>
        </w:rPr>
      </w:r>
      <w:r w:rsidRPr="00E473FC">
        <w:rPr>
          <w:webHidden/>
        </w:rPr>
        <w:fldChar w:fldCharType="separate"/>
      </w:r>
      <w:r w:rsidRPr="00E473FC">
        <w:rPr>
          <w:webHidden/>
        </w:rPr>
        <w:t>280</w:t>
      </w:r>
      <w:r w:rsidRPr="00E473FC">
        <w:rPr>
          <w:webHidden/>
        </w:rPr>
        <w:fldChar w:fldCharType="end"/>
      </w:r>
    </w:p>
    <w:p w14:paraId="09870243" w14:textId="02EE7776" w:rsidR="00E473FC" w:rsidRPr="00E473FC" w:rsidRDefault="00E473FC">
      <w:pPr>
        <w:pStyle w:val="TOC1"/>
        <w:rPr>
          <w:rFonts w:asciiTheme="minorHAnsi" w:hAnsiTheme="minorHAnsi"/>
          <w:sz w:val="22"/>
          <w:szCs w:val="22"/>
        </w:rPr>
      </w:pPr>
      <w:r w:rsidRPr="00E473FC">
        <w:t>64.</w:t>
      </w:r>
      <w:r w:rsidRPr="00E473FC">
        <w:rPr>
          <w:rFonts w:asciiTheme="minorHAnsi" w:hAnsiTheme="minorHAnsi"/>
          <w:sz w:val="22"/>
          <w:szCs w:val="22"/>
        </w:rPr>
        <w:tab/>
      </w:r>
      <w:r w:rsidRPr="00E473FC">
        <w:t>LCHA Technical Disputes</w:t>
      </w:r>
      <w:r w:rsidRPr="00E473FC">
        <w:rPr>
          <w:webHidden/>
        </w:rPr>
        <w:tab/>
      </w:r>
      <w:r w:rsidRPr="00E473FC">
        <w:rPr>
          <w:webHidden/>
        </w:rPr>
        <w:fldChar w:fldCharType="begin"/>
      </w:r>
      <w:r w:rsidRPr="00E473FC">
        <w:rPr>
          <w:webHidden/>
        </w:rPr>
        <w:instrText xml:space="preserve"> PAGEREF _Toc149833720 \h </w:instrText>
      </w:r>
      <w:r w:rsidRPr="00E473FC">
        <w:rPr>
          <w:webHidden/>
        </w:rPr>
      </w:r>
      <w:r w:rsidRPr="00E473FC">
        <w:rPr>
          <w:webHidden/>
        </w:rPr>
        <w:fldChar w:fldCharType="separate"/>
      </w:r>
      <w:r w:rsidRPr="00E473FC">
        <w:rPr>
          <w:webHidden/>
        </w:rPr>
        <w:t>280</w:t>
      </w:r>
      <w:r w:rsidRPr="00E473FC">
        <w:rPr>
          <w:webHidden/>
        </w:rPr>
        <w:fldChar w:fldCharType="end"/>
      </w:r>
    </w:p>
    <w:p w14:paraId="1B6E6948" w14:textId="1B22B3E3" w:rsidR="00E473FC" w:rsidRPr="00E473FC" w:rsidRDefault="00E473FC">
      <w:pPr>
        <w:pStyle w:val="TOC3"/>
        <w:rPr>
          <w:rFonts w:asciiTheme="minorHAnsi" w:hAnsiTheme="minorHAnsi" w:cstheme="minorBidi"/>
          <w:bCs w:val="0"/>
          <w:sz w:val="22"/>
          <w:szCs w:val="22"/>
        </w:rPr>
      </w:pPr>
      <w:r w:rsidRPr="00E473FC">
        <w:rPr>
          <w:bCs w:val="0"/>
        </w:rPr>
        <w:t>Part 12 General provisions regarding liabilities, remedies and waivers</w:t>
      </w:r>
      <w:r w:rsidRPr="00E473FC">
        <w:rPr>
          <w:webHidden/>
        </w:rPr>
        <w:tab/>
      </w:r>
      <w:r w:rsidRPr="00E473FC">
        <w:rPr>
          <w:webHidden/>
        </w:rPr>
        <w:fldChar w:fldCharType="begin"/>
      </w:r>
      <w:r w:rsidRPr="00E473FC">
        <w:rPr>
          <w:webHidden/>
        </w:rPr>
        <w:instrText xml:space="preserve"> PAGEREF _Toc149833721 \h </w:instrText>
      </w:r>
      <w:r w:rsidRPr="00E473FC">
        <w:rPr>
          <w:webHidden/>
        </w:rPr>
      </w:r>
      <w:r w:rsidRPr="00E473FC">
        <w:rPr>
          <w:webHidden/>
        </w:rPr>
        <w:fldChar w:fldCharType="separate"/>
      </w:r>
      <w:r w:rsidRPr="00E473FC">
        <w:rPr>
          <w:webHidden/>
        </w:rPr>
        <w:t>281</w:t>
      </w:r>
      <w:r w:rsidRPr="00E473FC">
        <w:rPr>
          <w:webHidden/>
        </w:rPr>
        <w:fldChar w:fldCharType="end"/>
      </w:r>
    </w:p>
    <w:p w14:paraId="75C9B7AF" w14:textId="6AB438D2" w:rsidR="00E473FC" w:rsidRPr="00E473FC" w:rsidRDefault="00E473FC">
      <w:pPr>
        <w:pStyle w:val="TOC1"/>
        <w:rPr>
          <w:rFonts w:asciiTheme="minorHAnsi" w:hAnsiTheme="minorHAnsi"/>
          <w:sz w:val="22"/>
          <w:szCs w:val="22"/>
        </w:rPr>
      </w:pPr>
      <w:r w:rsidRPr="00E473FC">
        <w:t>65.</w:t>
      </w:r>
      <w:r w:rsidRPr="00E473FC">
        <w:rPr>
          <w:rFonts w:asciiTheme="minorHAnsi" w:hAnsiTheme="minorHAnsi"/>
          <w:sz w:val="22"/>
          <w:szCs w:val="22"/>
        </w:rPr>
        <w:tab/>
      </w:r>
      <w:r w:rsidRPr="00E473FC">
        <w:t>Excluded losses and liabilities</w:t>
      </w:r>
      <w:r w:rsidRPr="00E473FC">
        <w:rPr>
          <w:webHidden/>
        </w:rPr>
        <w:tab/>
      </w:r>
      <w:r w:rsidRPr="00E473FC">
        <w:rPr>
          <w:webHidden/>
        </w:rPr>
        <w:fldChar w:fldCharType="begin"/>
      </w:r>
      <w:r w:rsidRPr="00E473FC">
        <w:rPr>
          <w:webHidden/>
        </w:rPr>
        <w:instrText xml:space="preserve"> PAGEREF _Toc149833722 \h </w:instrText>
      </w:r>
      <w:r w:rsidRPr="00E473FC">
        <w:rPr>
          <w:webHidden/>
        </w:rPr>
      </w:r>
      <w:r w:rsidRPr="00E473FC">
        <w:rPr>
          <w:webHidden/>
        </w:rPr>
        <w:fldChar w:fldCharType="separate"/>
      </w:r>
      <w:r w:rsidRPr="00E473FC">
        <w:rPr>
          <w:webHidden/>
        </w:rPr>
        <w:t>281</w:t>
      </w:r>
      <w:r w:rsidRPr="00E473FC">
        <w:rPr>
          <w:webHidden/>
        </w:rPr>
        <w:fldChar w:fldCharType="end"/>
      </w:r>
    </w:p>
    <w:p w14:paraId="5698AE2F" w14:textId="2D00BB59" w:rsidR="00E473FC" w:rsidRPr="00E473FC" w:rsidRDefault="00E473FC">
      <w:pPr>
        <w:pStyle w:val="TOC1"/>
        <w:rPr>
          <w:rFonts w:asciiTheme="minorHAnsi" w:hAnsiTheme="minorHAnsi"/>
          <w:sz w:val="22"/>
          <w:szCs w:val="22"/>
        </w:rPr>
      </w:pPr>
      <w:r w:rsidRPr="00E473FC">
        <w:t>66.</w:t>
      </w:r>
      <w:r w:rsidRPr="00E473FC">
        <w:rPr>
          <w:rFonts w:asciiTheme="minorHAnsi" w:hAnsiTheme="minorHAnsi"/>
          <w:sz w:val="22"/>
          <w:szCs w:val="22"/>
        </w:rPr>
        <w:tab/>
      </w:r>
      <w:r w:rsidRPr="00E473FC">
        <w:t>No waiver</w:t>
      </w:r>
      <w:r w:rsidRPr="00E473FC">
        <w:rPr>
          <w:webHidden/>
        </w:rPr>
        <w:tab/>
      </w:r>
      <w:r w:rsidRPr="00E473FC">
        <w:rPr>
          <w:webHidden/>
        </w:rPr>
        <w:fldChar w:fldCharType="begin"/>
      </w:r>
      <w:r w:rsidRPr="00E473FC">
        <w:rPr>
          <w:webHidden/>
        </w:rPr>
        <w:instrText xml:space="preserve"> PAGEREF _Toc149833723 \h </w:instrText>
      </w:r>
      <w:r w:rsidRPr="00E473FC">
        <w:rPr>
          <w:webHidden/>
        </w:rPr>
      </w:r>
      <w:r w:rsidRPr="00E473FC">
        <w:rPr>
          <w:webHidden/>
        </w:rPr>
        <w:fldChar w:fldCharType="separate"/>
      </w:r>
      <w:r w:rsidRPr="00E473FC">
        <w:rPr>
          <w:webHidden/>
        </w:rPr>
        <w:t>283</w:t>
      </w:r>
      <w:r w:rsidRPr="00E473FC">
        <w:rPr>
          <w:webHidden/>
        </w:rPr>
        <w:fldChar w:fldCharType="end"/>
      </w:r>
    </w:p>
    <w:p w14:paraId="3A5F136C" w14:textId="7F31791B" w:rsidR="00E473FC" w:rsidRPr="00E473FC" w:rsidRDefault="00E473FC">
      <w:pPr>
        <w:pStyle w:val="TOC1"/>
        <w:rPr>
          <w:rFonts w:asciiTheme="minorHAnsi" w:hAnsiTheme="minorHAnsi"/>
          <w:sz w:val="22"/>
          <w:szCs w:val="22"/>
        </w:rPr>
      </w:pPr>
      <w:r w:rsidRPr="00E473FC">
        <w:t>67.</w:t>
      </w:r>
      <w:r w:rsidRPr="00E473FC">
        <w:rPr>
          <w:rFonts w:asciiTheme="minorHAnsi" w:hAnsiTheme="minorHAnsi"/>
          <w:sz w:val="22"/>
          <w:szCs w:val="22"/>
        </w:rPr>
        <w:tab/>
      </w:r>
      <w:r w:rsidRPr="00E473FC">
        <w:t>Consents</w:t>
      </w:r>
      <w:r w:rsidRPr="00E473FC">
        <w:rPr>
          <w:webHidden/>
        </w:rPr>
        <w:tab/>
      </w:r>
      <w:r w:rsidRPr="00E473FC">
        <w:rPr>
          <w:webHidden/>
        </w:rPr>
        <w:fldChar w:fldCharType="begin"/>
      </w:r>
      <w:r w:rsidRPr="00E473FC">
        <w:rPr>
          <w:webHidden/>
        </w:rPr>
        <w:instrText xml:space="preserve"> PAGEREF _Toc149833724 \h </w:instrText>
      </w:r>
      <w:r w:rsidRPr="00E473FC">
        <w:rPr>
          <w:webHidden/>
        </w:rPr>
      </w:r>
      <w:r w:rsidRPr="00E473FC">
        <w:rPr>
          <w:webHidden/>
        </w:rPr>
        <w:fldChar w:fldCharType="separate"/>
      </w:r>
      <w:r w:rsidRPr="00E473FC">
        <w:rPr>
          <w:webHidden/>
        </w:rPr>
        <w:t>283</w:t>
      </w:r>
      <w:r w:rsidRPr="00E473FC">
        <w:rPr>
          <w:webHidden/>
        </w:rPr>
        <w:fldChar w:fldCharType="end"/>
      </w:r>
    </w:p>
    <w:p w14:paraId="6C78E19C" w14:textId="22B0439E" w:rsidR="00E473FC" w:rsidRPr="00E473FC" w:rsidRDefault="00E473FC">
      <w:pPr>
        <w:pStyle w:val="TOC1"/>
        <w:rPr>
          <w:rFonts w:asciiTheme="minorHAnsi" w:hAnsiTheme="minorHAnsi"/>
          <w:sz w:val="22"/>
          <w:szCs w:val="22"/>
        </w:rPr>
      </w:pPr>
      <w:r w:rsidRPr="00E473FC">
        <w:t>68.</w:t>
      </w:r>
      <w:r w:rsidRPr="00E473FC">
        <w:rPr>
          <w:rFonts w:asciiTheme="minorHAnsi" w:hAnsiTheme="minorHAnsi"/>
          <w:sz w:val="22"/>
          <w:szCs w:val="22"/>
        </w:rPr>
        <w:tab/>
      </w:r>
      <w:r w:rsidRPr="00E473FC">
        <w:t>Entire agreement</w:t>
      </w:r>
      <w:r w:rsidRPr="00E473FC">
        <w:rPr>
          <w:webHidden/>
        </w:rPr>
        <w:tab/>
      </w:r>
      <w:r w:rsidRPr="00E473FC">
        <w:rPr>
          <w:webHidden/>
        </w:rPr>
        <w:fldChar w:fldCharType="begin"/>
      </w:r>
      <w:r w:rsidRPr="00E473FC">
        <w:rPr>
          <w:webHidden/>
        </w:rPr>
        <w:instrText xml:space="preserve"> PAGEREF _Toc149833725 \h </w:instrText>
      </w:r>
      <w:r w:rsidRPr="00E473FC">
        <w:rPr>
          <w:webHidden/>
        </w:rPr>
      </w:r>
      <w:r w:rsidRPr="00E473FC">
        <w:rPr>
          <w:webHidden/>
        </w:rPr>
        <w:fldChar w:fldCharType="separate"/>
      </w:r>
      <w:r w:rsidRPr="00E473FC">
        <w:rPr>
          <w:webHidden/>
        </w:rPr>
        <w:t>284</w:t>
      </w:r>
      <w:r w:rsidRPr="00E473FC">
        <w:rPr>
          <w:webHidden/>
        </w:rPr>
        <w:fldChar w:fldCharType="end"/>
      </w:r>
    </w:p>
    <w:p w14:paraId="74741388" w14:textId="7B3244AB" w:rsidR="00E473FC" w:rsidRPr="00E473FC" w:rsidRDefault="00E473FC">
      <w:pPr>
        <w:pStyle w:val="TOC1"/>
        <w:rPr>
          <w:rFonts w:asciiTheme="minorHAnsi" w:hAnsiTheme="minorHAnsi"/>
          <w:sz w:val="22"/>
          <w:szCs w:val="22"/>
        </w:rPr>
      </w:pPr>
      <w:r w:rsidRPr="00E473FC">
        <w:t>69.</w:t>
      </w:r>
      <w:r w:rsidRPr="00E473FC">
        <w:rPr>
          <w:rFonts w:asciiTheme="minorHAnsi" w:hAnsiTheme="minorHAnsi"/>
          <w:sz w:val="22"/>
          <w:szCs w:val="22"/>
        </w:rPr>
        <w:tab/>
      </w:r>
      <w:r w:rsidRPr="00E473FC">
        <w:t>Payment Disruption Event</w:t>
      </w:r>
      <w:r w:rsidRPr="00E473FC">
        <w:rPr>
          <w:webHidden/>
        </w:rPr>
        <w:tab/>
      </w:r>
      <w:r w:rsidRPr="00E473FC">
        <w:rPr>
          <w:webHidden/>
        </w:rPr>
        <w:fldChar w:fldCharType="begin"/>
      </w:r>
      <w:r w:rsidRPr="00E473FC">
        <w:rPr>
          <w:webHidden/>
        </w:rPr>
        <w:instrText xml:space="preserve"> PAGEREF _Toc149833726 \h </w:instrText>
      </w:r>
      <w:r w:rsidRPr="00E473FC">
        <w:rPr>
          <w:webHidden/>
        </w:rPr>
      </w:r>
      <w:r w:rsidRPr="00E473FC">
        <w:rPr>
          <w:webHidden/>
        </w:rPr>
        <w:fldChar w:fldCharType="separate"/>
      </w:r>
      <w:r w:rsidRPr="00E473FC">
        <w:rPr>
          <w:webHidden/>
        </w:rPr>
        <w:t>284</w:t>
      </w:r>
      <w:r w:rsidRPr="00E473FC">
        <w:rPr>
          <w:webHidden/>
        </w:rPr>
        <w:fldChar w:fldCharType="end"/>
      </w:r>
    </w:p>
    <w:p w14:paraId="241E3DF9" w14:textId="437D6842" w:rsidR="00E473FC" w:rsidRPr="00E473FC" w:rsidRDefault="00E473FC">
      <w:pPr>
        <w:pStyle w:val="TOC1"/>
        <w:rPr>
          <w:rFonts w:asciiTheme="minorHAnsi" w:hAnsiTheme="minorHAnsi"/>
          <w:sz w:val="22"/>
          <w:szCs w:val="22"/>
        </w:rPr>
      </w:pPr>
      <w:r w:rsidRPr="00E473FC">
        <w:t>70.</w:t>
      </w:r>
      <w:r w:rsidRPr="00E473FC">
        <w:rPr>
          <w:rFonts w:asciiTheme="minorHAnsi" w:hAnsiTheme="minorHAnsi"/>
          <w:sz w:val="22"/>
          <w:szCs w:val="22"/>
        </w:rPr>
        <w:tab/>
      </w:r>
      <w:r w:rsidRPr="00E473FC">
        <w:t>Force Majeure</w:t>
      </w:r>
      <w:r w:rsidRPr="00E473FC">
        <w:rPr>
          <w:webHidden/>
        </w:rPr>
        <w:tab/>
      </w:r>
      <w:r w:rsidRPr="00E473FC">
        <w:rPr>
          <w:webHidden/>
        </w:rPr>
        <w:fldChar w:fldCharType="begin"/>
      </w:r>
      <w:r w:rsidRPr="00E473FC">
        <w:rPr>
          <w:webHidden/>
        </w:rPr>
        <w:instrText xml:space="preserve"> PAGEREF _Toc149833727 \h </w:instrText>
      </w:r>
      <w:r w:rsidRPr="00E473FC">
        <w:rPr>
          <w:webHidden/>
        </w:rPr>
      </w:r>
      <w:r w:rsidRPr="00E473FC">
        <w:rPr>
          <w:webHidden/>
        </w:rPr>
        <w:fldChar w:fldCharType="separate"/>
      </w:r>
      <w:r w:rsidRPr="00E473FC">
        <w:rPr>
          <w:webHidden/>
        </w:rPr>
        <w:t>285</w:t>
      </w:r>
      <w:r w:rsidRPr="00E473FC">
        <w:rPr>
          <w:webHidden/>
        </w:rPr>
        <w:fldChar w:fldCharType="end"/>
      </w:r>
    </w:p>
    <w:p w14:paraId="373C2CC9" w14:textId="449CC362" w:rsidR="00E473FC" w:rsidRPr="00E473FC" w:rsidRDefault="00E473FC">
      <w:pPr>
        <w:pStyle w:val="TOC1"/>
        <w:rPr>
          <w:rFonts w:asciiTheme="minorHAnsi" w:hAnsiTheme="minorHAnsi"/>
          <w:sz w:val="22"/>
          <w:szCs w:val="22"/>
        </w:rPr>
      </w:pPr>
      <w:r w:rsidRPr="00E473FC">
        <w:t>71.</w:t>
      </w:r>
      <w:r w:rsidRPr="00E473FC">
        <w:rPr>
          <w:rFonts w:asciiTheme="minorHAnsi" w:hAnsiTheme="minorHAnsi"/>
          <w:sz w:val="22"/>
          <w:szCs w:val="22"/>
        </w:rPr>
        <w:tab/>
      </w:r>
      <w:r w:rsidRPr="00E473FC">
        <w:t>Severability</w:t>
      </w:r>
      <w:r w:rsidRPr="00E473FC">
        <w:rPr>
          <w:webHidden/>
        </w:rPr>
        <w:tab/>
      </w:r>
      <w:r w:rsidRPr="00E473FC">
        <w:rPr>
          <w:webHidden/>
        </w:rPr>
        <w:fldChar w:fldCharType="begin"/>
      </w:r>
      <w:r w:rsidRPr="00E473FC">
        <w:rPr>
          <w:webHidden/>
        </w:rPr>
        <w:instrText xml:space="preserve"> PAGEREF _Toc149833728 \h </w:instrText>
      </w:r>
      <w:r w:rsidRPr="00E473FC">
        <w:rPr>
          <w:webHidden/>
        </w:rPr>
      </w:r>
      <w:r w:rsidRPr="00E473FC">
        <w:rPr>
          <w:webHidden/>
        </w:rPr>
        <w:fldChar w:fldCharType="separate"/>
      </w:r>
      <w:r w:rsidRPr="00E473FC">
        <w:rPr>
          <w:webHidden/>
        </w:rPr>
        <w:t>286</w:t>
      </w:r>
      <w:r w:rsidRPr="00E473FC">
        <w:rPr>
          <w:webHidden/>
        </w:rPr>
        <w:fldChar w:fldCharType="end"/>
      </w:r>
    </w:p>
    <w:p w14:paraId="1A8EDEC2" w14:textId="263A7178" w:rsidR="00E473FC" w:rsidRPr="00E473FC" w:rsidRDefault="00E473FC">
      <w:pPr>
        <w:pStyle w:val="TOC1"/>
        <w:rPr>
          <w:rFonts w:asciiTheme="minorHAnsi" w:hAnsiTheme="minorHAnsi"/>
          <w:sz w:val="22"/>
          <w:szCs w:val="22"/>
        </w:rPr>
      </w:pPr>
      <w:r w:rsidRPr="00E473FC">
        <w:lastRenderedPageBreak/>
        <w:t>72.</w:t>
      </w:r>
      <w:r w:rsidRPr="00E473FC">
        <w:rPr>
          <w:rFonts w:asciiTheme="minorHAnsi" w:hAnsiTheme="minorHAnsi"/>
          <w:sz w:val="22"/>
          <w:szCs w:val="22"/>
        </w:rPr>
        <w:tab/>
      </w:r>
      <w:r w:rsidRPr="00E473FC">
        <w:t>Limited recourse arrangements, undertakings and acknowledgements</w:t>
      </w:r>
      <w:r w:rsidRPr="00E473FC">
        <w:rPr>
          <w:webHidden/>
        </w:rPr>
        <w:tab/>
      </w:r>
      <w:r w:rsidRPr="00E473FC">
        <w:rPr>
          <w:webHidden/>
        </w:rPr>
        <w:fldChar w:fldCharType="begin"/>
      </w:r>
      <w:r w:rsidRPr="00E473FC">
        <w:rPr>
          <w:webHidden/>
        </w:rPr>
        <w:instrText xml:space="preserve"> PAGEREF _Toc149833729 \h </w:instrText>
      </w:r>
      <w:r w:rsidRPr="00E473FC">
        <w:rPr>
          <w:webHidden/>
        </w:rPr>
      </w:r>
      <w:r w:rsidRPr="00E473FC">
        <w:rPr>
          <w:webHidden/>
        </w:rPr>
        <w:fldChar w:fldCharType="separate"/>
      </w:r>
      <w:r w:rsidRPr="00E473FC">
        <w:rPr>
          <w:webHidden/>
        </w:rPr>
        <w:t>287</w:t>
      </w:r>
      <w:r w:rsidRPr="00E473FC">
        <w:rPr>
          <w:webHidden/>
        </w:rPr>
        <w:fldChar w:fldCharType="end"/>
      </w:r>
    </w:p>
    <w:p w14:paraId="760473BE" w14:textId="3502AE58" w:rsidR="00E473FC" w:rsidRPr="00E473FC" w:rsidRDefault="00E473FC">
      <w:pPr>
        <w:pStyle w:val="TOC3"/>
        <w:rPr>
          <w:rFonts w:asciiTheme="minorHAnsi" w:hAnsiTheme="minorHAnsi" w:cstheme="minorBidi"/>
          <w:bCs w:val="0"/>
          <w:sz w:val="22"/>
          <w:szCs w:val="22"/>
        </w:rPr>
      </w:pPr>
      <w:r w:rsidRPr="00E473FC">
        <w:rPr>
          <w:bCs w:val="0"/>
        </w:rPr>
        <w:t>Part 13 Confidentiality, announcements and freedom of information</w:t>
      </w:r>
      <w:r w:rsidRPr="00E473FC">
        <w:rPr>
          <w:webHidden/>
        </w:rPr>
        <w:tab/>
      </w:r>
      <w:r w:rsidRPr="00E473FC">
        <w:rPr>
          <w:webHidden/>
        </w:rPr>
        <w:fldChar w:fldCharType="begin"/>
      </w:r>
      <w:r w:rsidRPr="00E473FC">
        <w:rPr>
          <w:webHidden/>
        </w:rPr>
        <w:instrText xml:space="preserve"> PAGEREF _Toc149833730 \h </w:instrText>
      </w:r>
      <w:r w:rsidRPr="00E473FC">
        <w:rPr>
          <w:webHidden/>
        </w:rPr>
      </w:r>
      <w:r w:rsidRPr="00E473FC">
        <w:rPr>
          <w:webHidden/>
        </w:rPr>
        <w:fldChar w:fldCharType="separate"/>
      </w:r>
      <w:r w:rsidRPr="00E473FC">
        <w:rPr>
          <w:webHidden/>
        </w:rPr>
        <w:t>289</w:t>
      </w:r>
      <w:r w:rsidRPr="00E473FC">
        <w:rPr>
          <w:webHidden/>
        </w:rPr>
        <w:fldChar w:fldCharType="end"/>
      </w:r>
    </w:p>
    <w:p w14:paraId="23D933DD" w14:textId="4E2282C4" w:rsidR="00E473FC" w:rsidRPr="00E473FC" w:rsidRDefault="00E473FC">
      <w:pPr>
        <w:pStyle w:val="TOC1"/>
        <w:rPr>
          <w:rFonts w:asciiTheme="minorHAnsi" w:hAnsiTheme="minorHAnsi"/>
          <w:sz w:val="22"/>
          <w:szCs w:val="22"/>
        </w:rPr>
      </w:pPr>
      <w:r w:rsidRPr="00E473FC">
        <w:t>73.</w:t>
      </w:r>
      <w:r w:rsidRPr="00E473FC">
        <w:rPr>
          <w:rFonts w:asciiTheme="minorHAnsi" w:hAnsiTheme="minorHAnsi"/>
          <w:sz w:val="22"/>
          <w:szCs w:val="22"/>
        </w:rPr>
        <w:tab/>
      </w:r>
      <w:r w:rsidRPr="00E473FC">
        <w:t>Confidentiality</w:t>
      </w:r>
      <w:r w:rsidRPr="00E473FC">
        <w:rPr>
          <w:webHidden/>
        </w:rPr>
        <w:tab/>
      </w:r>
      <w:r w:rsidRPr="00E473FC">
        <w:rPr>
          <w:webHidden/>
        </w:rPr>
        <w:fldChar w:fldCharType="begin"/>
      </w:r>
      <w:r w:rsidRPr="00E473FC">
        <w:rPr>
          <w:webHidden/>
        </w:rPr>
        <w:instrText xml:space="preserve"> PAGEREF _Toc149833731 \h </w:instrText>
      </w:r>
      <w:r w:rsidRPr="00E473FC">
        <w:rPr>
          <w:webHidden/>
        </w:rPr>
      </w:r>
      <w:r w:rsidRPr="00E473FC">
        <w:rPr>
          <w:webHidden/>
        </w:rPr>
        <w:fldChar w:fldCharType="separate"/>
      </w:r>
      <w:r w:rsidRPr="00E473FC">
        <w:rPr>
          <w:webHidden/>
        </w:rPr>
        <w:t>289</w:t>
      </w:r>
      <w:r w:rsidRPr="00E473FC">
        <w:rPr>
          <w:webHidden/>
        </w:rPr>
        <w:fldChar w:fldCharType="end"/>
      </w:r>
    </w:p>
    <w:p w14:paraId="5EA7783B" w14:textId="71536958" w:rsidR="00E473FC" w:rsidRPr="00E473FC" w:rsidRDefault="00E473FC">
      <w:pPr>
        <w:pStyle w:val="TOC1"/>
        <w:rPr>
          <w:rFonts w:asciiTheme="minorHAnsi" w:hAnsiTheme="minorHAnsi"/>
          <w:sz w:val="22"/>
          <w:szCs w:val="22"/>
        </w:rPr>
      </w:pPr>
      <w:r w:rsidRPr="00E473FC">
        <w:t>74.</w:t>
      </w:r>
      <w:r w:rsidRPr="00E473FC">
        <w:rPr>
          <w:rFonts w:asciiTheme="minorHAnsi" w:hAnsiTheme="minorHAnsi"/>
          <w:sz w:val="22"/>
          <w:szCs w:val="22"/>
        </w:rPr>
        <w:tab/>
      </w:r>
      <w:r w:rsidRPr="00E473FC">
        <w:t>Announcements</w:t>
      </w:r>
      <w:r w:rsidRPr="00E473FC">
        <w:rPr>
          <w:webHidden/>
        </w:rPr>
        <w:tab/>
      </w:r>
      <w:r w:rsidRPr="00E473FC">
        <w:rPr>
          <w:webHidden/>
        </w:rPr>
        <w:fldChar w:fldCharType="begin"/>
      </w:r>
      <w:r w:rsidRPr="00E473FC">
        <w:rPr>
          <w:webHidden/>
        </w:rPr>
        <w:instrText xml:space="preserve"> PAGEREF _Toc149833732 \h </w:instrText>
      </w:r>
      <w:r w:rsidRPr="00E473FC">
        <w:rPr>
          <w:webHidden/>
        </w:rPr>
      </w:r>
      <w:r w:rsidRPr="00E473FC">
        <w:rPr>
          <w:webHidden/>
        </w:rPr>
        <w:fldChar w:fldCharType="separate"/>
      </w:r>
      <w:r w:rsidRPr="00E473FC">
        <w:rPr>
          <w:webHidden/>
        </w:rPr>
        <w:t>293</w:t>
      </w:r>
      <w:r w:rsidRPr="00E473FC">
        <w:rPr>
          <w:webHidden/>
        </w:rPr>
        <w:fldChar w:fldCharType="end"/>
      </w:r>
    </w:p>
    <w:p w14:paraId="59BC4C32" w14:textId="4B1A2C62" w:rsidR="00E473FC" w:rsidRPr="00E473FC" w:rsidRDefault="00E473FC">
      <w:pPr>
        <w:pStyle w:val="TOC1"/>
        <w:rPr>
          <w:rFonts w:asciiTheme="minorHAnsi" w:hAnsiTheme="minorHAnsi"/>
          <w:sz w:val="22"/>
          <w:szCs w:val="22"/>
        </w:rPr>
      </w:pPr>
      <w:r w:rsidRPr="00E473FC">
        <w:t>75.</w:t>
      </w:r>
      <w:r w:rsidRPr="00E473FC">
        <w:rPr>
          <w:rFonts w:asciiTheme="minorHAnsi" w:hAnsiTheme="minorHAnsi"/>
          <w:sz w:val="22"/>
          <w:szCs w:val="22"/>
        </w:rPr>
        <w:tab/>
      </w:r>
      <w:r w:rsidRPr="00E473FC">
        <w:t>Freedom of information</w:t>
      </w:r>
      <w:r w:rsidRPr="00E473FC">
        <w:rPr>
          <w:webHidden/>
        </w:rPr>
        <w:tab/>
      </w:r>
      <w:r w:rsidRPr="00E473FC">
        <w:rPr>
          <w:webHidden/>
        </w:rPr>
        <w:fldChar w:fldCharType="begin"/>
      </w:r>
      <w:r w:rsidRPr="00E473FC">
        <w:rPr>
          <w:webHidden/>
        </w:rPr>
        <w:instrText xml:space="preserve"> PAGEREF _Toc149833733 \h </w:instrText>
      </w:r>
      <w:r w:rsidRPr="00E473FC">
        <w:rPr>
          <w:webHidden/>
        </w:rPr>
      </w:r>
      <w:r w:rsidRPr="00E473FC">
        <w:rPr>
          <w:webHidden/>
        </w:rPr>
        <w:fldChar w:fldCharType="separate"/>
      </w:r>
      <w:r w:rsidRPr="00E473FC">
        <w:rPr>
          <w:webHidden/>
        </w:rPr>
        <w:t>295</w:t>
      </w:r>
      <w:r w:rsidRPr="00E473FC">
        <w:rPr>
          <w:webHidden/>
        </w:rPr>
        <w:fldChar w:fldCharType="end"/>
      </w:r>
    </w:p>
    <w:p w14:paraId="27C3EF0F" w14:textId="16699F09" w:rsidR="00E473FC" w:rsidRPr="00E473FC" w:rsidRDefault="00E473FC">
      <w:pPr>
        <w:pStyle w:val="TOC3"/>
        <w:rPr>
          <w:rFonts w:asciiTheme="minorHAnsi" w:hAnsiTheme="minorHAnsi" w:cstheme="minorBidi"/>
          <w:bCs w:val="0"/>
          <w:sz w:val="22"/>
          <w:szCs w:val="22"/>
        </w:rPr>
      </w:pPr>
      <w:r w:rsidRPr="00E473FC">
        <w:rPr>
          <w:bCs w:val="0"/>
        </w:rPr>
        <w:t>Part 14 Miscellaneous</w:t>
      </w:r>
      <w:r w:rsidRPr="00E473FC">
        <w:rPr>
          <w:webHidden/>
        </w:rPr>
        <w:tab/>
      </w:r>
      <w:r w:rsidRPr="00E473FC">
        <w:rPr>
          <w:webHidden/>
        </w:rPr>
        <w:fldChar w:fldCharType="begin"/>
      </w:r>
      <w:r w:rsidRPr="00E473FC">
        <w:rPr>
          <w:webHidden/>
        </w:rPr>
        <w:instrText xml:space="preserve"> PAGEREF _Toc149833734 \h </w:instrText>
      </w:r>
      <w:r w:rsidRPr="00E473FC">
        <w:rPr>
          <w:webHidden/>
        </w:rPr>
      </w:r>
      <w:r w:rsidRPr="00E473FC">
        <w:rPr>
          <w:webHidden/>
        </w:rPr>
        <w:fldChar w:fldCharType="separate"/>
      </w:r>
      <w:r w:rsidRPr="00E473FC">
        <w:rPr>
          <w:webHidden/>
        </w:rPr>
        <w:t>298</w:t>
      </w:r>
      <w:r w:rsidRPr="00E473FC">
        <w:rPr>
          <w:webHidden/>
        </w:rPr>
        <w:fldChar w:fldCharType="end"/>
      </w:r>
    </w:p>
    <w:p w14:paraId="22B6E493" w14:textId="04BBB50F" w:rsidR="00E473FC" w:rsidRPr="00E473FC" w:rsidRDefault="00E473FC">
      <w:pPr>
        <w:pStyle w:val="TOC1"/>
        <w:rPr>
          <w:rFonts w:asciiTheme="minorHAnsi" w:hAnsiTheme="minorHAnsi"/>
          <w:sz w:val="22"/>
          <w:szCs w:val="22"/>
        </w:rPr>
      </w:pPr>
      <w:r w:rsidRPr="00E473FC">
        <w:t>76.</w:t>
      </w:r>
      <w:r w:rsidRPr="00E473FC">
        <w:rPr>
          <w:rFonts w:asciiTheme="minorHAnsi" w:hAnsiTheme="minorHAnsi"/>
          <w:sz w:val="22"/>
          <w:szCs w:val="22"/>
        </w:rPr>
        <w:tab/>
      </w:r>
      <w:r w:rsidRPr="00E473FC">
        <w:t>Intellectual Property Rights</w:t>
      </w:r>
      <w:r w:rsidRPr="00E473FC">
        <w:rPr>
          <w:webHidden/>
        </w:rPr>
        <w:tab/>
      </w:r>
      <w:r w:rsidRPr="00E473FC">
        <w:rPr>
          <w:webHidden/>
        </w:rPr>
        <w:fldChar w:fldCharType="begin"/>
      </w:r>
      <w:r w:rsidRPr="00E473FC">
        <w:rPr>
          <w:webHidden/>
        </w:rPr>
        <w:instrText xml:space="preserve"> PAGEREF _Toc149833735 \h </w:instrText>
      </w:r>
      <w:r w:rsidRPr="00E473FC">
        <w:rPr>
          <w:webHidden/>
        </w:rPr>
      </w:r>
      <w:r w:rsidRPr="00E473FC">
        <w:rPr>
          <w:webHidden/>
        </w:rPr>
        <w:fldChar w:fldCharType="separate"/>
      </w:r>
      <w:r w:rsidRPr="00E473FC">
        <w:rPr>
          <w:webHidden/>
        </w:rPr>
        <w:t>298</w:t>
      </w:r>
      <w:r w:rsidRPr="00E473FC">
        <w:rPr>
          <w:webHidden/>
        </w:rPr>
        <w:fldChar w:fldCharType="end"/>
      </w:r>
    </w:p>
    <w:p w14:paraId="5D6B91E0" w14:textId="52234E71" w:rsidR="00E473FC" w:rsidRPr="00E473FC" w:rsidRDefault="00E473FC">
      <w:pPr>
        <w:pStyle w:val="TOC1"/>
        <w:rPr>
          <w:rFonts w:asciiTheme="minorHAnsi" w:hAnsiTheme="minorHAnsi"/>
          <w:sz w:val="22"/>
          <w:szCs w:val="22"/>
        </w:rPr>
      </w:pPr>
      <w:r w:rsidRPr="00E473FC">
        <w:t>77.</w:t>
      </w:r>
      <w:r w:rsidRPr="00E473FC">
        <w:rPr>
          <w:rFonts w:asciiTheme="minorHAnsi" w:hAnsiTheme="minorHAnsi"/>
          <w:sz w:val="22"/>
          <w:szCs w:val="22"/>
        </w:rPr>
        <w:tab/>
      </w:r>
      <w:r w:rsidRPr="00E473FC">
        <w:t>Maintenance and Retention of Records</w:t>
      </w:r>
      <w:r w:rsidRPr="00E473FC">
        <w:rPr>
          <w:webHidden/>
        </w:rPr>
        <w:tab/>
      </w:r>
      <w:r w:rsidRPr="00E473FC">
        <w:rPr>
          <w:webHidden/>
        </w:rPr>
        <w:fldChar w:fldCharType="begin"/>
      </w:r>
      <w:r w:rsidRPr="00E473FC">
        <w:rPr>
          <w:webHidden/>
        </w:rPr>
        <w:instrText xml:space="preserve"> PAGEREF _Toc149833736 \h </w:instrText>
      </w:r>
      <w:r w:rsidRPr="00E473FC">
        <w:rPr>
          <w:webHidden/>
        </w:rPr>
      </w:r>
      <w:r w:rsidRPr="00E473FC">
        <w:rPr>
          <w:webHidden/>
        </w:rPr>
        <w:fldChar w:fldCharType="separate"/>
      </w:r>
      <w:r w:rsidRPr="00E473FC">
        <w:rPr>
          <w:webHidden/>
        </w:rPr>
        <w:t>299</w:t>
      </w:r>
      <w:r w:rsidRPr="00E473FC">
        <w:rPr>
          <w:webHidden/>
        </w:rPr>
        <w:fldChar w:fldCharType="end"/>
      </w:r>
    </w:p>
    <w:p w14:paraId="02C81A3E" w14:textId="32439644" w:rsidR="00E473FC" w:rsidRPr="00E473FC" w:rsidRDefault="00E473FC">
      <w:pPr>
        <w:pStyle w:val="TOC1"/>
        <w:rPr>
          <w:rFonts w:asciiTheme="minorHAnsi" w:hAnsiTheme="minorHAnsi"/>
          <w:sz w:val="22"/>
          <w:szCs w:val="22"/>
        </w:rPr>
      </w:pPr>
      <w:r w:rsidRPr="00E473FC">
        <w:t>78.</w:t>
      </w:r>
      <w:r w:rsidRPr="00E473FC">
        <w:rPr>
          <w:rFonts w:asciiTheme="minorHAnsi" w:hAnsiTheme="minorHAnsi"/>
          <w:sz w:val="22"/>
          <w:szCs w:val="22"/>
        </w:rPr>
        <w:tab/>
      </w:r>
      <w:r w:rsidRPr="00E473FC">
        <w:t>Producer co-operation: Subsidy Control Rules</w:t>
      </w:r>
      <w:r w:rsidRPr="00E473FC">
        <w:rPr>
          <w:webHidden/>
        </w:rPr>
        <w:tab/>
      </w:r>
      <w:r w:rsidRPr="00E473FC">
        <w:rPr>
          <w:webHidden/>
        </w:rPr>
        <w:fldChar w:fldCharType="begin"/>
      </w:r>
      <w:r w:rsidRPr="00E473FC">
        <w:rPr>
          <w:webHidden/>
        </w:rPr>
        <w:instrText xml:space="preserve"> PAGEREF _Toc149833737 \h </w:instrText>
      </w:r>
      <w:r w:rsidRPr="00E473FC">
        <w:rPr>
          <w:webHidden/>
        </w:rPr>
      </w:r>
      <w:r w:rsidRPr="00E473FC">
        <w:rPr>
          <w:webHidden/>
        </w:rPr>
        <w:fldChar w:fldCharType="separate"/>
      </w:r>
      <w:r w:rsidRPr="00E473FC">
        <w:rPr>
          <w:webHidden/>
        </w:rPr>
        <w:t>299</w:t>
      </w:r>
      <w:r w:rsidRPr="00E473FC">
        <w:rPr>
          <w:webHidden/>
        </w:rPr>
        <w:fldChar w:fldCharType="end"/>
      </w:r>
    </w:p>
    <w:p w14:paraId="51A36429" w14:textId="314689D4" w:rsidR="00E473FC" w:rsidRPr="00E473FC" w:rsidRDefault="00E473FC">
      <w:pPr>
        <w:pStyle w:val="TOC1"/>
        <w:rPr>
          <w:rFonts w:asciiTheme="minorHAnsi" w:hAnsiTheme="minorHAnsi"/>
          <w:sz w:val="22"/>
          <w:szCs w:val="22"/>
        </w:rPr>
      </w:pPr>
      <w:r w:rsidRPr="00E473FC">
        <w:t>79.</w:t>
      </w:r>
      <w:r w:rsidRPr="00E473FC">
        <w:rPr>
          <w:rFonts w:asciiTheme="minorHAnsi" w:hAnsiTheme="minorHAnsi"/>
          <w:sz w:val="22"/>
          <w:szCs w:val="22"/>
        </w:rPr>
        <w:tab/>
      </w:r>
      <w:r w:rsidRPr="00E473FC">
        <w:t>Producer acknowledgements: General</w:t>
      </w:r>
      <w:r w:rsidRPr="00E473FC">
        <w:rPr>
          <w:webHidden/>
        </w:rPr>
        <w:tab/>
      </w:r>
      <w:r w:rsidRPr="00E473FC">
        <w:rPr>
          <w:webHidden/>
        </w:rPr>
        <w:fldChar w:fldCharType="begin"/>
      </w:r>
      <w:r w:rsidRPr="00E473FC">
        <w:rPr>
          <w:webHidden/>
        </w:rPr>
        <w:instrText xml:space="preserve"> PAGEREF _Toc149833738 \h </w:instrText>
      </w:r>
      <w:r w:rsidRPr="00E473FC">
        <w:rPr>
          <w:webHidden/>
        </w:rPr>
      </w:r>
      <w:r w:rsidRPr="00E473FC">
        <w:rPr>
          <w:webHidden/>
        </w:rPr>
        <w:fldChar w:fldCharType="separate"/>
      </w:r>
      <w:r w:rsidRPr="00E473FC">
        <w:rPr>
          <w:webHidden/>
        </w:rPr>
        <w:t>299</w:t>
      </w:r>
      <w:r w:rsidRPr="00E473FC">
        <w:rPr>
          <w:webHidden/>
        </w:rPr>
        <w:fldChar w:fldCharType="end"/>
      </w:r>
    </w:p>
    <w:p w14:paraId="0446561D" w14:textId="2D93A9E7" w:rsidR="00E473FC" w:rsidRPr="00E473FC" w:rsidRDefault="00E473FC">
      <w:pPr>
        <w:pStyle w:val="TOC1"/>
        <w:rPr>
          <w:rFonts w:asciiTheme="minorHAnsi" w:hAnsiTheme="minorHAnsi"/>
          <w:sz w:val="22"/>
          <w:szCs w:val="22"/>
        </w:rPr>
      </w:pPr>
      <w:r w:rsidRPr="00E473FC">
        <w:t>80.</w:t>
      </w:r>
      <w:r w:rsidRPr="00E473FC">
        <w:rPr>
          <w:rFonts w:asciiTheme="minorHAnsi" w:hAnsiTheme="minorHAnsi"/>
          <w:sz w:val="22"/>
          <w:szCs w:val="22"/>
        </w:rPr>
        <w:tab/>
      </w:r>
      <w:r w:rsidRPr="00E473FC">
        <w:t>No partnership</w:t>
      </w:r>
      <w:r w:rsidRPr="00E473FC">
        <w:rPr>
          <w:webHidden/>
        </w:rPr>
        <w:tab/>
      </w:r>
      <w:r w:rsidRPr="00E473FC">
        <w:rPr>
          <w:webHidden/>
        </w:rPr>
        <w:fldChar w:fldCharType="begin"/>
      </w:r>
      <w:r w:rsidRPr="00E473FC">
        <w:rPr>
          <w:webHidden/>
        </w:rPr>
        <w:instrText xml:space="preserve"> PAGEREF _Toc149833739 \h </w:instrText>
      </w:r>
      <w:r w:rsidRPr="00E473FC">
        <w:rPr>
          <w:webHidden/>
        </w:rPr>
      </w:r>
      <w:r w:rsidRPr="00E473FC">
        <w:rPr>
          <w:webHidden/>
        </w:rPr>
        <w:fldChar w:fldCharType="separate"/>
      </w:r>
      <w:r w:rsidRPr="00E473FC">
        <w:rPr>
          <w:webHidden/>
        </w:rPr>
        <w:t>300</w:t>
      </w:r>
      <w:r w:rsidRPr="00E473FC">
        <w:rPr>
          <w:webHidden/>
        </w:rPr>
        <w:fldChar w:fldCharType="end"/>
      </w:r>
    </w:p>
    <w:p w14:paraId="19623928" w14:textId="3CFE419D" w:rsidR="00E473FC" w:rsidRPr="00E473FC" w:rsidRDefault="00E473FC">
      <w:pPr>
        <w:pStyle w:val="TOC1"/>
        <w:rPr>
          <w:rFonts w:asciiTheme="minorHAnsi" w:hAnsiTheme="minorHAnsi"/>
          <w:sz w:val="22"/>
          <w:szCs w:val="22"/>
        </w:rPr>
      </w:pPr>
      <w:r w:rsidRPr="00E473FC">
        <w:t>81.</w:t>
      </w:r>
      <w:r w:rsidRPr="00E473FC">
        <w:rPr>
          <w:rFonts w:asciiTheme="minorHAnsi" w:hAnsiTheme="minorHAnsi"/>
          <w:sz w:val="22"/>
          <w:szCs w:val="22"/>
        </w:rPr>
        <w:tab/>
      </w:r>
      <w:r w:rsidRPr="00E473FC">
        <w:t>Transfers</w:t>
      </w:r>
      <w:r w:rsidRPr="00E473FC">
        <w:rPr>
          <w:webHidden/>
        </w:rPr>
        <w:tab/>
      </w:r>
      <w:r w:rsidRPr="00E473FC">
        <w:rPr>
          <w:webHidden/>
        </w:rPr>
        <w:fldChar w:fldCharType="begin"/>
      </w:r>
      <w:r w:rsidRPr="00E473FC">
        <w:rPr>
          <w:webHidden/>
        </w:rPr>
        <w:instrText xml:space="preserve"> PAGEREF _Toc149833740 \h </w:instrText>
      </w:r>
      <w:r w:rsidRPr="00E473FC">
        <w:rPr>
          <w:webHidden/>
        </w:rPr>
      </w:r>
      <w:r w:rsidRPr="00E473FC">
        <w:rPr>
          <w:webHidden/>
        </w:rPr>
        <w:fldChar w:fldCharType="separate"/>
      </w:r>
      <w:r w:rsidRPr="00E473FC">
        <w:rPr>
          <w:webHidden/>
        </w:rPr>
        <w:t>300</w:t>
      </w:r>
      <w:r w:rsidRPr="00E473FC">
        <w:rPr>
          <w:webHidden/>
        </w:rPr>
        <w:fldChar w:fldCharType="end"/>
      </w:r>
    </w:p>
    <w:p w14:paraId="683763DC" w14:textId="7F15ACCF" w:rsidR="00E473FC" w:rsidRPr="00E473FC" w:rsidRDefault="00E473FC">
      <w:pPr>
        <w:pStyle w:val="TOC1"/>
        <w:rPr>
          <w:rFonts w:asciiTheme="minorHAnsi" w:hAnsiTheme="minorHAnsi"/>
          <w:sz w:val="22"/>
          <w:szCs w:val="22"/>
        </w:rPr>
      </w:pPr>
      <w:r w:rsidRPr="00E473FC">
        <w:t>82.</w:t>
      </w:r>
      <w:r w:rsidRPr="00E473FC">
        <w:rPr>
          <w:rFonts w:asciiTheme="minorHAnsi" w:hAnsiTheme="minorHAnsi"/>
          <w:sz w:val="22"/>
          <w:szCs w:val="22"/>
        </w:rPr>
        <w:tab/>
      </w:r>
      <w:r w:rsidRPr="00E473FC">
        <w:t>Notices</w:t>
      </w:r>
      <w:r w:rsidRPr="00E473FC">
        <w:rPr>
          <w:webHidden/>
        </w:rPr>
        <w:tab/>
      </w:r>
      <w:r w:rsidRPr="00E473FC">
        <w:rPr>
          <w:webHidden/>
        </w:rPr>
        <w:fldChar w:fldCharType="begin"/>
      </w:r>
      <w:r w:rsidRPr="00E473FC">
        <w:rPr>
          <w:webHidden/>
        </w:rPr>
        <w:instrText xml:space="preserve"> PAGEREF _Toc149833741 \h </w:instrText>
      </w:r>
      <w:r w:rsidRPr="00E473FC">
        <w:rPr>
          <w:webHidden/>
        </w:rPr>
      </w:r>
      <w:r w:rsidRPr="00E473FC">
        <w:rPr>
          <w:webHidden/>
        </w:rPr>
        <w:fldChar w:fldCharType="separate"/>
      </w:r>
      <w:r w:rsidRPr="00E473FC">
        <w:rPr>
          <w:webHidden/>
        </w:rPr>
        <w:t>304</w:t>
      </w:r>
      <w:r w:rsidRPr="00E473FC">
        <w:rPr>
          <w:webHidden/>
        </w:rPr>
        <w:fldChar w:fldCharType="end"/>
      </w:r>
    </w:p>
    <w:p w14:paraId="2FFECED5" w14:textId="15882900" w:rsidR="00E473FC" w:rsidRPr="00E473FC" w:rsidRDefault="00E473FC">
      <w:pPr>
        <w:pStyle w:val="TOC1"/>
        <w:rPr>
          <w:rFonts w:asciiTheme="minorHAnsi" w:hAnsiTheme="minorHAnsi"/>
          <w:sz w:val="22"/>
          <w:szCs w:val="22"/>
        </w:rPr>
      </w:pPr>
      <w:r w:rsidRPr="00E473FC">
        <w:t>83.</w:t>
      </w:r>
      <w:r w:rsidRPr="00E473FC">
        <w:rPr>
          <w:rFonts w:asciiTheme="minorHAnsi" w:hAnsiTheme="minorHAnsi"/>
          <w:sz w:val="22"/>
          <w:szCs w:val="22"/>
        </w:rPr>
        <w:tab/>
      </w:r>
      <w:r w:rsidRPr="00E473FC">
        <w:t>Costs</w:t>
      </w:r>
      <w:r w:rsidRPr="00E473FC">
        <w:rPr>
          <w:webHidden/>
        </w:rPr>
        <w:tab/>
      </w:r>
      <w:r w:rsidRPr="00E473FC">
        <w:rPr>
          <w:webHidden/>
        </w:rPr>
        <w:fldChar w:fldCharType="begin"/>
      </w:r>
      <w:r w:rsidRPr="00E473FC">
        <w:rPr>
          <w:webHidden/>
        </w:rPr>
        <w:instrText xml:space="preserve"> PAGEREF _Toc149833742 \h </w:instrText>
      </w:r>
      <w:r w:rsidRPr="00E473FC">
        <w:rPr>
          <w:webHidden/>
        </w:rPr>
      </w:r>
      <w:r w:rsidRPr="00E473FC">
        <w:rPr>
          <w:webHidden/>
        </w:rPr>
        <w:fldChar w:fldCharType="separate"/>
      </w:r>
      <w:r w:rsidRPr="00E473FC">
        <w:rPr>
          <w:webHidden/>
        </w:rPr>
        <w:t>305</w:t>
      </w:r>
      <w:r w:rsidRPr="00E473FC">
        <w:rPr>
          <w:webHidden/>
        </w:rPr>
        <w:fldChar w:fldCharType="end"/>
      </w:r>
    </w:p>
    <w:p w14:paraId="5D518809" w14:textId="7EF4F607" w:rsidR="00E473FC" w:rsidRPr="00E473FC" w:rsidRDefault="00E473FC">
      <w:pPr>
        <w:pStyle w:val="TOC1"/>
        <w:rPr>
          <w:rFonts w:asciiTheme="minorHAnsi" w:hAnsiTheme="minorHAnsi"/>
          <w:sz w:val="22"/>
          <w:szCs w:val="22"/>
        </w:rPr>
      </w:pPr>
      <w:r w:rsidRPr="00E473FC">
        <w:t>84.</w:t>
      </w:r>
      <w:r w:rsidRPr="00E473FC">
        <w:rPr>
          <w:rFonts w:asciiTheme="minorHAnsi" w:hAnsiTheme="minorHAnsi"/>
          <w:sz w:val="22"/>
          <w:szCs w:val="22"/>
        </w:rPr>
        <w:tab/>
      </w:r>
      <w:r w:rsidRPr="00E473FC">
        <w:t>Further assurance</w:t>
      </w:r>
      <w:r w:rsidRPr="00E473FC">
        <w:rPr>
          <w:webHidden/>
        </w:rPr>
        <w:tab/>
      </w:r>
      <w:r w:rsidRPr="00E473FC">
        <w:rPr>
          <w:webHidden/>
        </w:rPr>
        <w:fldChar w:fldCharType="begin"/>
      </w:r>
      <w:r w:rsidRPr="00E473FC">
        <w:rPr>
          <w:webHidden/>
        </w:rPr>
        <w:instrText xml:space="preserve"> PAGEREF _Toc149833743 \h </w:instrText>
      </w:r>
      <w:r w:rsidRPr="00E473FC">
        <w:rPr>
          <w:webHidden/>
        </w:rPr>
      </w:r>
      <w:r w:rsidRPr="00E473FC">
        <w:rPr>
          <w:webHidden/>
        </w:rPr>
        <w:fldChar w:fldCharType="separate"/>
      </w:r>
      <w:r w:rsidRPr="00E473FC">
        <w:rPr>
          <w:webHidden/>
        </w:rPr>
        <w:t>305</w:t>
      </w:r>
      <w:r w:rsidRPr="00E473FC">
        <w:rPr>
          <w:webHidden/>
        </w:rPr>
        <w:fldChar w:fldCharType="end"/>
      </w:r>
    </w:p>
    <w:p w14:paraId="1BDCA620" w14:textId="4626AF74" w:rsidR="00E473FC" w:rsidRPr="00E473FC" w:rsidRDefault="00E473FC">
      <w:pPr>
        <w:pStyle w:val="TOC1"/>
        <w:rPr>
          <w:rFonts w:asciiTheme="minorHAnsi" w:hAnsiTheme="minorHAnsi"/>
          <w:sz w:val="22"/>
          <w:szCs w:val="22"/>
        </w:rPr>
      </w:pPr>
      <w:r w:rsidRPr="00E473FC">
        <w:t>85.</w:t>
      </w:r>
      <w:r w:rsidRPr="00E473FC">
        <w:rPr>
          <w:rFonts w:asciiTheme="minorHAnsi" w:hAnsiTheme="minorHAnsi"/>
          <w:sz w:val="22"/>
          <w:szCs w:val="22"/>
        </w:rPr>
        <w:tab/>
      </w:r>
      <w:r w:rsidRPr="00E473FC">
        <w:t>Third party rights</w:t>
      </w:r>
      <w:r w:rsidRPr="00E473FC">
        <w:rPr>
          <w:webHidden/>
        </w:rPr>
        <w:tab/>
      </w:r>
      <w:r w:rsidRPr="00E473FC">
        <w:rPr>
          <w:webHidden/>
        </w:rPr>
        <w:fldChar w:fldCharType="begin"/>
      </w:r>
      <w:r w:rsidRPr="00E473FC">
        <w:rPr>
          <w:webHidden/>
        </w:rPr>
        <w:instrText xml:space="preserve"> PAGEREF _Toc149833744 \h </w:instrText>
      </w:r>
      <w:r w:rsidRPr="00E473FC">
        <w:rPr>
          <w:webHidden/>
        </w:rPr>
      </w:r>
      <w:r w:rsidRPr="00E473FC">
        <w:rPr>
          <w:webHidden/>
        </w:rPr>
        <w:fldChar w:fldCharType="separate"/>
      </w:r>
      <w:r w:rsidRPr="00E473FC">
        <w:rPr>
          <w:webHidden/>
        </w:rPr>
        <w:t>306</w:t>
      </w:r>
      <w:r w:rsidRPr="00E473FC">
        <w:rPr>
          <w:webHidden/>
        </w:rPr>
        <w:fldChar w:fldCharType="end"/>
      </w:r>
    </w:p>
    <w:p w14:paraId="7ADDDFD4" w14:textId="6C7340AB" w:rsidR="00E473FC" w:rsidRPr="00E473FC" w:rsidRDefault="00E473FC">
      <w:pPr>
        <w:pStyle w:val="TOC1"/>
        <w:rPr>
          <w:rFonts w:asciiTheme="minorHAnsi" w:hAnsiTheme="minorHAnsi"/>
          <w:sz w:val="22"/>
          <w:szCs w:val="22"/>
        </w:rPr>
      </w:pPr>
      <w:r w:rsidRPr="00E473FC">
        <w:t>86.</w:t>
      </w:r>
      <w:r w:rsidRPr="00E473FC">
        <w:rPr>
          <w:rFonts w:asciiTheme="minorHAnsi" w:hAnsiTheme="minorHAnsi"/>
          <w:sz w:val="22"/>
          <w:szCs w:val="22"/>
        </w:rPr>
        <w:tab/>
      </w:r>
      <w:r w:rsidRPr="00E473FC">
        <w:t>No variation</w:t>
      </w:r>
      <w:r w:rsidRPr="00E473FC">
        <w:rPr>
          <w:webHidden/>
        </w:rPr>
        <w:tab/>
      </w:r>
      <w:r w:rsidRPr="00E473FC">
        <w:rPr>
          <w:webHidden/>
        </w:rPr>
        <w:fldChar w:fldCharType="begin"/>
      </w:r>
      <w:r w:rsidRPr="00E473FC">
        <w:rPr>
          <w:webHidden/>
        </w:rPr>
        <w:instrText xml:space="preserve"> PAGEREF _Toc149833745 \h </w:instrText>
      </w:r>
      <w:r w:rsidRPr="00E473FC">
        <w:rPr>
          <w:webHidden/>
        </w:rPr>
      </w:r>
      <w:r w:rsidRPr="00E473FC">
        <w:rPr>
          <w:webHidden/>
        </w:rPr>
        <w:fldChar w:fldCharType="separate"/>
      </w:r>
      <w:r w:rsidRPr="00E473FC">
        <w:rPr>
          <w:webHidden/>
        </w:rPr>
        <w:t>306</w:t>
      </w:r>
      <w:r w:rsidRPr="00E473FC">
        <w:rPr>
          <w:webHidden/>
        </w:rPr>
        <w:fldChar w:fldCharType="end"/>
      </w:r>
    </w:p>
    <w:p w14:paraId="2CE0CFCA" w14:textId="74893852" w:rsidR="00E473FC" w:rsidRPr="00E473FC" w:rsidRDefault="00E473FC">
      <w:pPr>
        <w:pStyle w:val="TOC1"/>
        <w:rPr>
          <w:rFonts w:asciiTheme="minorHAnsi" w:hAnsiTheme="minorHAnsi"/>
          <w:sz w:val="22"/>
          <w:szCs w:val="22"/>
        </w:rPr>
      </w:pPr>
      <w:r w:rsidRPr="00E473FC">
        <w:t>87.</w:t>
      </w:r>
      <w:r w:rsidRPr="00E473FC">
        <w:rPr>
          <w:rFonts w:asciiTheme="minorHAnsi" w:hAnsiTheme="minorHAnsi"/>
          <w:sz w:val="22"/>
          <w:szCs w:val="22"/>
        </w:rPr>
        <w:tab/>
      </w:r>
      <w:r w:rsidRPr="00E473FC">
        <w:t>Counterparts</w:t>
      </w:r>
      <w:r w:rsidRPr="00E473FC">
        <w:rPr>
          <w:webHidden/>
        </w:rPr>
        <w:tab/>
      </w:r>
      <w:r w:rsidRPr="00E473FC">
        <w:rPr>
          <w:webHidden/>
        </w:rPr>
        <w:fldChar w:fldCharType="begin"/>
      </w:r>
      <w:r w:rsidRPr="00E473FC">
        <w:rPr>
          <w:webHidden/>
        </w:rPr>
        <w:instrText xml:space="preserve"> PAGEREF _Toc149833746 \h </w:instrText>
      </w:r>
      <w:r w:rsidRPr="00E473FC">
        <w:rPr>
          <w:webHidden/>
        </w:rPr>
      </w:r>
      <w:r w:rsidRPr="00E473FC">
        <w:rPr>
          <w:webHidden/>
        </w:rPr>
        <w:fldChar w:fldCharType="separate"/>
      </w:r>
      <w:r w:rsidRPr="00E473FC">
        <w:rPr>
          <w:webHidden/>
        </w:rPr>
        <w:t>306</w:t>
      </w:r>
      <w:r w:rsidRPr="00E473FC">
        <w:rPr>
          <w:webHidden/>
        </w:rPr>
        <w:fldChar w:fldCharType="end"/>
      </w:r>
    </w:p>
    <w:p w14:paraId="479030F4" w14:textId="3B19A7E3" w:rsidR="00E473FC" w:rsidRPr="00E473FC" w:rsidRDefault="00E473FC">
      <w:pPr>
        <w:pStyle w:val="TOC1"/>
        <w:rPr>
          <w:rFonts w:asciiTheme="minorHAnsi" w:hAnsiTheme="minorHAnsi"/>
          <w:sz w:val="22"/>
          <w:szCs w:val="22"/>
        </w:rPr>
      </w:pPr>
      <w:r w:rsidRPr="00E473FC">
        <w:t>88.</w:t>
      </w:r>
      <w:r w:rsidRPr="00E473FC">
        <w:rPr>
          <w:rFonts w:asciiTheme="minorHAnsi" w:hAnsiTheme="minorHAnsi"/>
          <w:sz w:val="22"/>
          <w:szCs w:val="22"/>
        </w:rPr>
        <w:tab/>
      </w:r>
      <w:r w:rsidRPr="00E473FC">
        <w:t>Governing law and jurisdiction</w:t>
      </w:r>
      <w:r w:rsidRPr="00E473FC">
        <w:rPr>
          <w:webHidden/>
        </w:rPr>
        <w:tab/>
      </w:r>
      <w:r w:rsidRPr="00E473FC">
        <w:rPr>
          <w:webHidden/>
        </w:rPr>
        <w:fldChar w:fldCharType="begin"/>
      </w:r>
      <w:r w:rsidRPr="00E473FC">
        <w:rPr>
          <w:webHidden/>
        </w:rPr>
        <w:instrText xml:space="preserve"> PAGEREF _Toc149833747 \h </w:instrText>
      </w:r>
      <w:r w:rsidRPr="00E473FC">
        <w:rPr>
          <w:webHidden/>
        </w:rPr>
      </w:r>
      <w:r w:rsidRPr="00E473FC">
        <w:rPr>
          <w:webHidden/>
        </w:rPr>
        <w:fldChar w:fldCharType="separate"/>
      </w:r>
      <w:r w:rsidRPr="00E473FC">
        <w:rPr>
          <w:webHidden/>
        </w:rPr>
        <w:t>306</w:t>
      </w:r>
      <w:r w:rsidRPr="00E473FC">
        <w:rPr>
          <w:webHidden/>
        </w:rPr>
        <w:fldChar w:fldCharType="end"/>
      </w:r>
    </w:p>
    <w:p w14:paraId="01B2DFCE" w14:textId="62003BAA" w:rsidR="00E473FC" w:rsidRPr="00E473FC" w:rsidRDefault="00E473FC">
      <w:pPr>
        <w:pStyle w:val="TOC1"/>
        <w:rPr>
          <w:rFonts w:asciiTheme="minorHAnsi" w:hAnsiTheme="minorHAnsi"/>
          <w:sz w:val="22"/>
          <w:szCs w:val="22"/>
        </w:rPr>
      </w:pPr>
      <w:r w:rsidRPr="00E473FC">
        <w:t>89.</w:t>
      </w:r>
      <w:r w:rsidRPr="00E473FC">
        <w:rPr>
          <w:rFonts w:asciiTheme="minorHAnsi" w:hAnsiTheme="minorHAnsi"/>
          <w:sz w:val="22"/>
          <w:szCs w:val="22"/>
        </w:rPr>
        <w:tab/>
      </w:r>
      <w:r w:rsidRPr="00E473FC">
        <w:t>Agent for service of process</w:t>
      </w:r>
      <w:r w:rsidRPr="00E473FC">
        <w:rPr>
          <w:webHidden/>
        </w:rPr>
        <w:tab/>
      </w:r>
      <w:r w:rsidRPr="00E473FC">
        <w:rPr>
          <w:webHidden/>
        </w:rPr>
        <w:fldChar w:fldCharType="begin"/>
      </w:r>
      <w:r w:rsidRPr="00E473FC">
        <w:rPr>
          <w:webHidden/>
        </w:rPr>
        <w:instrText xml:space="preserve"> PAGEREF _Toc149833748 \h </w:instrText>
      </w:r>
      <w:r w:rsidRPr="00E473FC">
        <w:rPr>
          <w:webHidden/>
        </w:rPr>
      </w:r>
      <w:r w:rsidRPr="00E473FC">
        <w:rPr>
          <w:webHidden/>
        </w:rPr>
        <w:fldChar w:fldCharType="separate"/>
      </w:r>
      <w:r w:rsidRPr="00E473FC">
        <w:rPr>
          <w:webHidden/>
        </w:rPr>
        <w:t>306</w:t>
      </w:r>
      <w:r w:rsidRPr="00E473FC">
        <w:rPr>
          <w:webHidden/>
        </w:rPr>
        <w:fldChar w:fldCharType="end"/>
      </w:r>
    </w:p>
    <w:p w14:paraId="4640892C" w14:textId="5BFBC3C7" w:rsidR="00E473FC" w:rsidRPr="00E473FC" w:rsidRDefault="00E473FC">
      <w:pPr>
        <w:pStyle w:val="TOC1"/>
        <w:rPr>
          <w:rFonts w:asciiTheme="minorHAnsi" w:hAnsiTheme="minorHAnsi"/>
          <w:sz w:val="22"/>
          <w:szCs w:val="22"/>
        </w:rPr>
      </w:pPr>
      <w:r w:rsidRPr="00E473FC">
        <w:t>90.</w:t>
      </w:r>
      <w:r w:rsidRPr="00E473FC">
        <w:rPr>
          <w:rFonts w:asciiTheme="minorHAnsi" w:hAnsiTheme="minorHAnsi"/>
          <w:sz w:val="22"/>
          <w:szCs w:val="22"/>
        </w:rPr>
        <w:tab/>
      </w:r>
      <w:r w:rsidRPr="00E473FC">
        <w:t>Language</w:t>
      </w:r>
      <w:r w:rsidRPr="00E473FC">
        <w:rPr>
          <w:webHidden/>
        </w:rPr>
        <w:tab/>
      </w:r>
      <w:r w:rsidRPr="00E473FC">
        <w:rPr>
          <w:webHidden/>
        </w:rPr>
        <w:fldChar w:fldCharType="begin"/>
      </w:r>
      <w:r w:rsidRPr="00E473FC">
        <w:rPr>
          <w:webHidden/>
        </w:rPr>
        <w:instrText xml:space="preserve"> PAGEREF _Toc149833749 \h </w:instrText>
      </w:r>
      <w:r w:rsidRPr="00E473FC">
        <w:rPr>
          <w:webHidden/>
        </w:rPr>
      </w:r>
      <w:r w:rsidRPr="00E473FC">
        <w:rPr>
          <w:webHidden/>
        </w:rPr>
        <w:fldChar w:fldCharType="separate"/>
      </w:r>
      <w:r w:rsidRPr="00E473FC">
        <w:rPr>
          <w:webHidden/>
        </w:rPr>
        <w:t>307</w:t>
      </w:r>
      <w:r w:rsidRPr="00E473FC">
        <w:rPr>
          <w:webHidden/>
        </w:rPr>
        <w:fldChar w:fldCharType="end"/>
      </w:r>
    </w:p>
    <w:p w14:paraId="34DB44B0" w14:textId="3E37465E" w:rsidR="00E473FC" w:rsidRPr="00E473FC" w:rsidRDefault="00E473FC">
      <w:pPr>
        <w:pStyle w:val="TOC3"/>
        <w:rPr>
          <w:rFonts w:asciiTheme="minorHAnsi" w:hAnsiTheme="minorHAnsi" w:cstheme="minorBidi"/>
          <w:bCs w:val="0"/>
          <w:sz w:val="22"/>
          <w:szCs w:val="22"/>
        </w:rPr>
      </w:pPr>
      <w:r w:rsidRPr="00E473FC">
        <w:t>Annex 1 Conditions Precedent</w:t>
      </w:r>
      <w:r w:rsidRPr="00E473FC">
        <w:rPr>
          <w:webHidden/>
        </w:rPr>
        <w:tab/>
      </w:r>
      <w:r w:rsidRPr="00E473FC">
        <w:rPr>
          <w:webHidden/>
        </w:rPr>
        <w:fldChar w:fldCharType="begin"/>
      </w:r>
      <w:r w:rsidRPr="00E473FC">
        <w:rPr>
          <w:webHidden/>
        </w:rPr>
        <w:instrText xml:space="preserve"> PAGEREF _Toc149833750 \h </w:instrText>
      </w:r>
      <w:r w:rsidRPr="00E473FC">
        <w:rPr>
          <w:webHidden/>
        </w:rPr>
      </w:r>
      <w:r w:rsidRPr="00E473FC">
        <w:rPr>
          <w:webHidden/>
        </w:rPr>
        <w:fldChar w:fldCharType="separate"/>
      </w:r>
      <w:r w:rsidRPr="00E473FC">
        <w:rPr>
          <w:webHidden/>
        </w:rPr>
        <w:t>308</w:t>
      </w:r>
      <w:r w:rsidRPr="00E473FC">
        <w:rPr>
          <w:webHidden/>
        </w:rPr>
        <w:fldChar w:fldCharType="end"/>
      </w:r>
    </w:p>
    <w:p w14:paraId="5AE6ED67" w14:textId="7E99355D" w:rsidR="00E473FC" w:rsidRPr="00E473FC" w:rsidRDefault="00E473FC">
      <w:pPr>
        <w:pStyle w:val="TOC3"/>
        <w:rPr>
          <w:rFonts w:asciiTheme="minorHAnsi" w:hAnsiTheme="minorHAnsi" w:cstheme="minorBidi"/>
          <w:bCs w:val="0"/>
          <w:sz w:val="22"/>
          <w:szCs w:val="22"/>
        </w:rPr>
      </w:pPr>
      <w:r w:rsidRPr="00E473FC">
        <w:t>Annex 2 Testing Requirements</w:t>
      </w:r>
      <w:r w:rsidRPr="00E473FC">
        <w:rPr>
          <w:webHidden/>
        </w:rPr>
        <w:tab/>
      </w:r>
      <w:r w:rsidRPr="00E473FC">
        <w:rPr>
          <w:webHidden/>
        </w:rPr>
        <w:fldChar w:fldCharType="begin"/>
      </w:r>
      <w:r w:rsidRPr="00E473FC">
        <w:rPr>
          <w:webHidden/>
        </w:rPr>
        <w:instrText xml:space="preserve"> PAGEREF _Toc149833751 \h </w:instrText>
      </w:r>
      <w:r w:rsidRPr="00E473FC">
        <w:rPr>
          <w:webHidden/>
        </w:rPr>
      </w:r>
      <w:r w:rsidRPr="00E473FC">
        <w:rPr>
          <w:webHidden/>
        </w:rPr>
        <w:fldChar w:fldCharType="separate"/>
      </w:r>
      <w:r w:rsidRPr="00E473FC">
        <w:rPr>
          <w:webHidden/>
        </w:rPr>
        <w:t>313</w:t>
      </w:r>
      <w:r w:rsidRPr="00E473FC">
        <w:rPr>
          <w:webHidden/>
        </w:rPr>
        <w:fldChar w:fldCharType="end"/>
      </w:r>
    </w:p>
    <w:p w14:paraId="682E5D9C" w14:textId="3DBB4AA4" w:rsidR="00E473FC" w:rsidRPr="00E473FC" w:rsidRDefault="00E473FC">
      <w:pPr>
        <w:pStyle w:val="TOC3"/>
        <w:rPr>
          <w:rFonts w:asciiTheme="minorHAnsi" w:hAnsiTheme="minorHAnsi" w:cstheme="minorBidi"/>
          <w:bCs w:val="0"/>
          <w:sz w:val="22"/>
          <w:szCs w:val="22"/>
        </w:rPr>
      </w:pPr>
      <w:r w:rsidRPr="00E473FC">
        <w:t>Annex 3 Calculation of Default Termination</w:t>
      </w:r>
      <w:r w:rsidRPr="00E473FC">
        <w:rPr>
          <w:webHidden/>
        </w:rPr>
        <w:tab/>
      </w:r>
      <w:r w:rsidRPr="00E473FC">
        <w:rPr>
          <w:webHidden/>
        </w:rPr>
        <w:fldChar w:fldCharType="begin"/>
      </w:r>
      <w:r w:rsidRPr="00E473FC">
        <w:rPr>
          <w:webHidden/>
        </w:rPr>
        <w:instrText xml:space="preserve"> PAGEREF _Toc149833752 \h </w:instrText>
      </w:r>
      <w:r w:rsidRPr="00E473FC">
        <w:rPr>
          <w:webHidden/>
        </w:rPr>
      </w:r>
      <w:r w:rsidRPr="00E473FC">
        <w:rPr>
          <w:webHidden/>
        </w:rPr>
        <w:fldChar w:fldCharType="separate"/>
      </w:r>
      <w:r w:rsidRPr="00E473FC">
        <w:rPr>
          <w:webHidden/>
        </w:rPr>
        <w:t>323</w:t>
      </w:r>
      <w:r w:rsidRPr="00E473FC">
        <w:rPr>
          <w:webHidden/>
        </w:rPr>
        <w:fldChar w:fldCharType="end"/>
      </w:r>
    </w:p>
    <w:p w14:paraId="55CA17AA" w14:textId="0842ED51" w:rsidR="00E473FC" w:rsidRPr="00E473FC" w:rsidRDefault="00E473FC">
      <w:pPr>
        <w:pStyle w:val="TOC3"/>
        <w:rPr>
          <w:rFonts w:asciiTheme="minorHAnsi" w:hAnsiTheme="minorHAnsi" w:cstheme="minorBidi"/>
          <w:bCs w:val="0"/>
          <w:sz w:val="22"/>
          <w:szCs w:val="22"/>
        </w:rPr>
      </w:pPr>
      <w:r w:rsidRPr="00E473FC">
        <w:t>Annex 4 Change Control Procedure</w:t>
      </w:r>
      <w:r w:rsidRPr="00E473FC">
        <w:rPr>
          <w:webHidden/>
        </w:rPr>
        <w:tab/>
      </w:r>
      <w:r w:rsidRPr="00E473FC">
        <w:rPr>
          <w:webHidden/>
        </w:rPr>
        <w:fldChar w:fldCharType="begin"/>
      </w:r>
      <w:r w:rsidRPr="00E473FC">
        <w:rPr>
          <w:webHidden/>
        </w:rPr>
        <w:instrText xml:space="preserve"> PAGEREF _Toc149833753 \h </w:instrText>
      </w:r>
      <w:r w:rsidRPr="00E473FC">
        <w:rPr>
          <w:webHidden/>
        </w:rPr>
      </w:r>
      <w:r w:rsidRPr="00E473FC">
        <w:rPr>
          <w:webHidden/>
        </w:rPr>
        <w:fldChar w:fldCharType="separate"/>
      </w:r>
      <w:r w:rsidRPr="00E473FC">
        <w:rPr>
          <w:webHidden/>
        </w:rPr>
        <w:t>324</w:t>
      </w:r>
      <w:r w:rsidRPr="00E473FC">
        <w:rPr>
          <w:webHidden/>
        </w:rPr>
        <w:fldChar w:fldCharType="end"/>
      </w:r>
    </w:p>
    <w:p w14:paraId="44FAC779" w14:textId="5CB3CCAE" w:rsidR="00E473FC" w:rsidRPr="00E473FC" w:rsidRDefault="00E473FC">
      <w:pPr>
        <w:pStyle w:val="TOC3"/>
        <w:rPr>
          <w:rFonts w:asciiTheme="minorHAnsi" w:hAnsiTheme="minorHAnsi" w:cstheme="minorBidi"/>
          <w:bCs w:val="0"/>
          <w:sz w:val="22"/>
          <w:szCs w:val="22"/>
        </w:rPr>
      </w:pPr>
      <w:r w:rsidRPr="00E473FC">
        <w:t>Annex 5 Form of Direct Agreement</w:t>
      </w:r>
      <w:r w:rsidRPr="00E473FC">
        <w:rPr>
          <w:webHidden/>
        </w:rPr>
        <w:tab/>
      </w:r>
      <w:r w:rsidRPr="00E473FC">
        <w:rPr>
          <w:webHidden/>
        </w:rPr>
        <w:fldChar w:fldCharType="begin"/>
      </w:r>
      <w:r w:rsidRPr="00E473FC">
        <w:rPr>
          <w:webHidden/>
        </w:rPr>
        <w:instrText xml:space="preserve"> PAGEREF _Toc149833754 \h </w:instrText>
      </w:r>
      <w:r w:rsidRPr="00E473FC">
        <w:rPr>
          <w:webHidden/>
        </w:rPr>
      </w:r>
      <w:r w:rsidRPr="00E473FC">
        <w:rPr>
          <w:webHidden/>
        </w:rPr>
        <w:fldChar w:fldCharType="separate"/>
      </w:r>
      <w:r w:rsidRPr="00E473FC">
        <w:rPr>
          <w:webHidden/>
        </w:rPr>
        <w:t>329</w:t>
      </w:r>
      <w:r w:rsidRPr="00E473FC">
        <w:rPr>
          <w:webHidden/>
        </w:rPr>
        <w:fldChar w:fldCharType="end"/>
      </w:r>
    </w:p>
    <w:p w14:paraId="63C34A51" w14:textId="17AEA650" w:rsidR="00E473FC" w:rsidRPr="00E473FC" w:rsidRDefault="00E473FC">
      <w:pPr>
        <w:pStyle w:val="TOC3"/>
        <w:rPr>
          <w:rFonts w:asciiTheme="minorHAnsi" w:hAnsiTheme="minorHAnsi" w:cstheme="minorBidi"/>
          <w:bCs w:val="0"/>
          <w:sz w:val="22"/>
          <w:szCs w:val="22"/>
        </w:rPr>
      </w:pPr>
      <w:r w:rsidRPr="00E473FC">
        <w:t>Annex 6 Data Collection and Monitoring Compliance with the LCHS</w:t>
      </w:r>
      <w:r w:rsidRPr="00E473FC">
        <w:rPr>
          <w:webHidden/>
        </w:rPr>
        <w:tab/>
      </w:r>
      <w:r w:rsidRPr="00E473FC">
        <w:rPr>
          <w:webHidden/>
        </w:rPr>
        <w:fldChar w:fldCharType="begin"/>
      </w:r>
      <w:r w:rsidRPr="00E473FC">
        <w:rPr>
          <w:webHidden/>
        </w:rPr>
        <w:instrText xml:space="preserve"> PAGEREF _Toc149833755 \h </w:instrText>
      </w:r>
      <w:r w:rsidRPr="00E473FC">
        <w:rPr>
          <w:webHidden/>
        </w:rPr>
      </w:r>
      <w:r w:rsidRPr="00E473FC">
        <w:rPr>
          <w:webHidden/>
        </w:rPr>
        <w:fldChar w:fldCharType="separate"/>
      </w:r>
      <w:r w:rsidRPr="00E473FC">
        <w:rPr>
          <w:webHidden/>
        </w:rPr>
        <w:t>358</w:t>
      </w:r>
      <w:r w:rsidRPr="00E473FC">
        <w:rPr>
          <w:webHidden/>
        </w:rPr>
        <w:fldChar w:fldCharType="end"/>
      </w:r>
    </w:p>
    <w:p w14:paraId="5606EBB4" w14:textId="61D0AF9A" w:rsidR="00E473FC" w:rsidRPr="00E473FC" w:rsidRDefault="00E473FC">
      <w:pPr>
        <w:pStyle w:val="TOC3"/>
        <w:rPr>
          <w:rFonts w:asciiTheme="minorHAnsi" w:hAnsiTheme="minorHAnsi" w:cstheme="minorBidi"/>
          <w:bCs w:val="0"/>
          <w:sz w:val="22"/>
          <w:szCs w:val="22"/>
        </w:rPr>
      </w:pPr>
      <w:r w:rsidRPr="00E473FC">
        <w:t>Annex 7 Form of Supply Chain Report</w:t>
      </w:r>
      <w:r w:rsidRPr="00E473FC">
        <w:rPr>
          <w:webHidden/>
        </w:rPr>
        <w:tab/>
      </w:r>
      <w:r w:rsidRPr="00E473FC">
        <w:rPr>
          <w:webHidden/>
        </w:rPr>
        <w:fldChar w:fldCharType="begin"/>
      </w:r>
      <w:r w:rsidRPr="00E473FC">
        <w:rPr>
          <w:webHidden/>
        </w:rPr>
        <w:instrText xml:space="preserve"> PAGEREF _Toc149833756 \h </w:instrText>
      </w:r>
      <w:r w:rsidRPr="00E473FC">
        <w:rPr>
          <w:webHidden/>
        </w:rPr>
      </w:r>
      <w:r w:rsidRPr="00E473FC">
        <w:rPr>
          <w:webHidden/>
        </w:rPr>
        <w:fldChar w:fldCharType="separate"/>
      </w:r>
      <w:r w:rsidRPr="00E473FC">
        <w:rPr>
          <w:webHidden/>
        </w:rPr>
        <w:t>373</w:t>
      </w:r>
      <w:r w:rsidRPr="00E473FC">
        <w:rPr>
          <w:webHidden/>
        </w:rPr>
        <w:fldChar w:fldCharType="end"/>
      </w:r>
    </w:p>
    <w:p w14:paraId="628D2FE8" w14:textId="7675BEBD" w:rsidR="00E473FC" w:rsidRPr="00E473FC" w:rsidRDefault="00E473FC">
      <w:pPr>
        <w:pStyle w:val="TOC3"/>
        <w:rPr>
          <w:rFonts w:asciiTheme="minorHAnsi" w:hAnsiTheme="minorHAnsi" w:cstheme="minorBidi"/>
          <w:bCs w:val="0"/>
          <w:sz w:val="22"/>
          <w:szCs w:val="22"/>
        </w:rPr>
      </w:pPr>
      <w:r w:rsidRPr="00E473FC">
        <w:lastRenderedPageBreak/>
        <w:t>Annex 8 Form of Invoice</w:t>
      </w:r>
      <w:r w:rsidRPr="00E473FC">
        <w:rPr>
          <w:webHidden/>
        </w:rPr>
        <w:tab/>
      </w:r>
      <w:r w:rsidRPr="00E473FC">
        <w:rPr>
          <w:webHidden/>
        </w:rPr>
        <w:fldChar w:fldCharType="begin"/>
      </w:r>
      <w:r w:rsidRPr="00E473FC">
        <w:rPr>
          <w:webHidden/>
        </w:rPr>
        <w:instrText xml:space="preserve"> PAGEREF _Toc149833757 \h </w:instrText>
      </w:r>
      <w:r w:rsidRPr="00E473FC">
        <w:rPr>
          <w:webHidden/>
        </w:rPr>
      </w:r>
      <w:r w:rsidRPr="00E473FC">
        <w:rPr>
          <w:webHidden/>
        </w:rPr>
        <w:fldChar w:fldCharType="separate"/>
      </w:r>
      <w:r w:rsidRPr="00E473FC">
        <w:rPr>
          <w:webHidden/>
        </w:rPr>
        <w:t>383</w:t>
      </w:r>
      <w:r w:rsidRPr="00E473FC">
        <w:rPr>
          <w:webHidden/>
        </w:rPr>
        <w:fldChar w:fldCharType="end"/>
      </w:r>
    </w:p>
    <w:p w14:paraId="5D73B71D" w14:textId="1E6CBE9F" w:rsidR="00E473FC" w:rsidRPr="00E473FC" w:rsidRDefault="00E473FC">
      <w:pPr>
        <w:pStyle w:val="TOC3"/>
        <w:rPr>
          <w:rFonts w:asciiTheme="minorHAnsi" w:hAnsiTheme="minorHAnsi" w:cstheme="minorBidi"/>
          <w:bCs w:val="0"/>
          <w:sz w:val="22"/>
          <w:szCs w:val="22"/>
        </w:rPr>
      </w:pPr>
      <w:r w:rsidRPr="00E473FC">
        <w:t>Annex 9 Metering Operational Framework and Technical Specifications</w:t>
      </w:r>
      <w:r w:rsidRPr="00E473FC">
        <w:rPr>
          <w:webHidden/>
        </w:rPr>
        <w:tab/>
      </w:r>
      <w:r w:rsidRPr="00E473FC">
        <w:rPr>
          <w:webHidden/>
        </w:rPr>
        <w:fldChar w:fldCharType="begin"/>
      </w:r>
      <w:r w:rsidRPr="00E473FC">
        <w:rPr>
          <w:webHidden/>
        </w:rPr>
        <w:instrText xml:space="preserve"> PAGEREF _Toc149833758 \h </w:instrText>
      </w:r>
      <w:r w:rsidRPr="00E473FC">
        <w:rPr>
          <w:webHidden/>
        </w:rPr>
      </w:r>
      <w:r w:rsidRPr="00E473FC">
        <w:rPr>
          <w:webHidden/>
        </w:rPr>
        <w:fldChar w:fldCharType="separate"/>
      </w:r>
      <w:r w:rsidRPr="00E473FC">
        <w:rPr>
          <w:webHidden/>
        </w:rPr>
        <w:t>391</w:t>
      </w:r>
      <w:r w:rsidRPr="00E473FC">
        <w:rPr>
          <w:webHidden/>
        </w:rPr>
        <w:fldChar w:fldCharType="end"/>
      </w:r>
    </w:p>
    <w:p w14:paraId="3B44B997" w14:textId="4AFF3730" w:rsidR="00E473FC" w:rsidRPr="00E473FC" w:rsidRDefault="00E473FC">
      <w:pPr>
        <w:pStyle w:val="TOC3"/>
        <w:rPr>
          <w:rFonts w:asciiTheme="minorHAnsi" w:hAnsiTheme="minorHAnsi" w:cstheme="minorBidi"/>
          <w:bCs w:val="0"/>
          <w:sz w:val="22"/>
          <w:szCs w:val="22"/>
        </w:rPr>
      </w:pPr>
      <w:r w:rsidRPr="00E473FC">
        <w:t>Annex 10 Low Carbon Hydrogen Certification</w:t>
      </w:r>
      <w:r w:rsidRPr="00E473FC">
        <w:rPr>
          <w:webHidden/>
        </w:rPr>
        <w:tab/>
      </w:r>
      <w:r w:rsidRPr="00E473FC">
        <w:rPr>
          <w:webHidden/>
        </w:rPr>
        <w:fldChar w:fldCharType="begin"/>
      </w:r>
      <w:r w:rsidRPr="00E473FC">
        <w:rPr>
          <w:webHidden/>
        </w:rPr>
        <w:instrText xml:space="preserve"> PAGEREF _Toc149833759 \h </w:instrText>
      </w:r>
      <w:r w:rsidRPr="00E473FC">
        <w:rPr>
          <w:webHidden/>
        </w:rPr>
      </w:r>
      <w:r w:rsidRPr="00E473FC">
        <w:rPr>
          <w:webHidden/>
        </w:rPr>
        <w:fldChar w:fldCharType="separate"/>
      </w:r>
      <w:r w:rsidRPr="00E473FC">
        <w:rPr>
          <w:webHidden/>
        </w:rPr>
        <w:t>448</w:t>
      </w:r>
      <w:r w:rsidRPr="00E473FC">
        <w:rPr>
          <w:webHidden/>
        </w:rPr>
        <w:fldChar w:fldCharType="end"/>
      </w:r>
    </w:p>
    <w:p w14:paraId="56909877" w14:textId="238D1E9C" w:rsidR="00E473FC" w:rsidRPr="00E473FC" w:rsidRDefault="00E473FC">
      <w:pPr>
        <w:pStyle w:val="TOC3"/>
        <w:rPr>
          <w:rFonts w:asciiTheme="minorHAnsi" w:hAnsiTheme="minorHAnsi" w:cstheme="minorBidi"/>
          <w:bCs w:val="0"/>
          <w:sz w:val="22"/>
          <w:szCs w:val="22"/>
        </w:rPr>
      </w:pPr>
      <w:r w:rsidRPr="00E473FC">
        <w:t>Annex 11 Relevant H</w:t>
      </w:r>
      <w:r w:rsidRPr="00E473FC">
        <w:rPr>
          <w:vertAlign w:val="subscript"/>
        </w:rPr>
        <w:t xml:space="preserve">2 </w:t>
      </w:r>
      <w:r w:rsidRPr="00E473FC">
        <w:t>Levy Revenue Support Regulations</w:t>
      </w:r>
      <w:r w:rsidRPr="00E473FC">
        <w:rPr>
          <w:webHidden/>
        </w:rPr>
        <w:tab/>
      </w:r>
      <w:r w:rsidRPr="00E473FC">
        <w:rPr>
          <w:webHidden/>
        </w:rPr>
        <w:fldChar w:fldCharType="begin"/>
      </w:r>
      <w:r w:rsidRPr="00E473FC">
        <w:rPr>
          <w:webHidden/>
        </w:rPr>
        <w:instrText xml:space="preserve"> PAGEREF _Toc149833760 \h </w:instrText>
      </w:r>
      <w:r w:rsidRPr="00E473FC">
        <w:rPr>
          <w:webHidden/>
        </w:rPr>
      </w:r>
      <w:r w:rsidRPr="00E473FC">
        <w:rPr>
          <w:webHidden/>
        </w:rPr>
        <w:fldChar w:fldCharType="separate"/>
      </w:r>
      <w:r w:rsidRPr="00E473FC">
        <w:rPr>
          <w:webHidden/>
        </w:rPr>
        <w:t>454</w:t>
      </w:r>
      <w:r w:rsidRPr="00E473FC">
        <w:rPr>
          <w:webHidden/>
        </w:rPr>
        <w:fldChar w:fldCharType="end"/>
      </w:r>
    </w:p>
    <w:p w14:paraId="0435F96E" w14:textId="429A02C0" w:rsidR="00E473FC" w:rsidRPr="00E473FC" w:rsidRDefault="00E473FC">
      <w:pPr>
        <w:pStyle w:val="TOC3"/>
        <w:rPr>
          <w:rFonts w:asciiTheme="minorHAnsi" w:hAnsiTheme="minorHAnsi" w:cstheme="minorBidi"/>
          <w:bCs w:val="0"/>
          <w:sz w:val="22"/>
          <w:szCs w:val="22"/>
        </w:rPr>
      </w:pPr>
      <w:r w:rsidRPr="00E473FC">
        <w:t>Relevant H</w:t>
      </w:r>
      <w:r w:rsidRPr="00E473FC">
        <w:rPr>
          <w:vertAlign w:val="subscript"/>
        </w:rPr>
        <w:t>2</w:t>
      </w:r>
      <w:r w:rsidRPr="00E473FC">
        <w:t xml:space="preserve"> Levy Revenue Support Regulations Principles</w:t>
      </w:r>
      <w:r w:rsidRPr="00E473FC">
        <w:rPr>
          <w:webHidden/>
        </w:rPr>
        <w:tab/>
      </w:r>
      <w:r w:rsidRPr="00E473FC">
        <w:rPr>
          <w:webHidden/>
        </w:rPr>
        <w:fldChar w:fldCharType="begin"/>
      </w:r>
      <w:r w:rsidRPr="00E473FC">
        <w:rPr>
          <w:webHidden/>
        </w:rPr>
        <w:instrText xml:space="preserve"> PAGEREF _Toc149833761 \h </w:instrText>
      </w:r>
      <w:r w:rsidRPr="00E473FC">
        <w:rPr>
          <w:webHidden/>
        </w:rPr>
      </w:r>
      <w:r w:rsidRPr="00E473FC">
        <w:rPr>
          <w:webHidden/>
        </w:rPr>
        <w:fldChar w:fldCharType="separate"/>
      </w:r>
      <w:r w:rsidRPr="00E473FC">
        <w:rPr>
          <w:webHidden/>
        </w:rPr>
        <w:t>454</w:t>
      </w:r>
      <w:r w:rsidRPr="00E473FC">
        <w:rPr>
          <w:webHidden/>
        </w:rPr>
        <w:fldChar w:fldCharType="end"/>
      </w:r>
    </w:p>
    <w:p w14:paraId="25AEAF87" w14:textId="01E6116E" w:rsidR="00E473FC" w:rsidRPr="00E473FC" w:rsidRDefault="00E473FC">
      <w:pPr>
        <w:pStyle w:val="TOC3"/>
        <w:rPr>
          <w:rFonts w:asciiTheme="minorHAnsi" w:hAnsiTheme="minorHAnsi" w:cstheme="minorBidi"/>
          <w:bCs w:val="0"/>
          <w:sz w:val="22"/>
          <w:szCs w:val="22"/>
        </w:rPr>
      </w:pPr>
      <w:r w:rsidRPr="00E473FC">
        <w:t>Relevant H2 Levy Revenue Support Regulations Amendment</w:t>
      </w:r>
      <w:r w:rsidRPr="00E473FC">
        <w:rPr>
          <w:webHidden/>
        </w:rPr>
        <w:tab/>
      </w:r>
      <w:r w:rsidRPr="00E473FC">
        <w:rPr>
          <w:webHidden/>
        </w:rPr>
        <w:fldChar w:fldCharType="begin"/>
      </w:r>
      <w:r w:rsidRPr="00E473FC">
        <w:rPr>
          <w:webHidden/>
        </w:rPr>
        <w:instrText xml:space="preserve"> PAGEREF _Toc149833762 \h </w:instrText>
      </w:r>
      <w:r w:rsidRPr="00E473FC">
        <w:rPr>
          <w:webHidden/>
        </w:rPr>
      </w:r>
      <w:r w:rsidRPr="00E473FC">
        <w:rPr>
          <w:webHidden/>
        </w:rPr>
        <w:fldChar w:fldCharType="separate"/>
      </w:r>
      <w:r w:rsidRPr="00E473FC">
        <w:rPr>
          <w:webHidden/>
        </w:rPr>
        <w:t>455</w:t>
      </w:r>
      <w:r w:rsidRPr="00E473FC">
        <w:rPr>
          <w:webHidden/>
        </w:rPr>
        <w:fldChar w:fldCharType="end"/>
      </w:r>
    </w:p>
    <w:p w14:paraId="39909B38" w14:textId="517DB4C1" w:rsidR="00E473FC" w:rsidRPr="00E473FC" w:rsidRDefault="00E473FC">
      <w:pPr>
        <w:pStyle w:val="TOC3"/>
        <w:rPr>
          <w:rFonts w:asciiTheme="minorHAnsi" w:hAnsiTheme="minorHAnsi" w:cstheme="minorBidi"/>
          <w:bCs w:val="0"/>
          <w:sz w:val="22"/>
          <w:szCs w:val="22"/>
        </w:rPr>
      </w:pPr>
      <w:r w:rsidRPr="00E473FC">
        <w:t>Annex 12 Gas Reference Price Review</w:t>
      </w:r>
      <w:r w:rsidRPr="00E473FC">
        <w:rPr>
          <w:webHidden/>
        </w:rPr>
        <w:tab/>
      </w:r>
      <w:r w:rsidRPr="00E473FC">
        <w:rPr>
          <w:webHidden/>
        </w:rPr>
        <w:fldChar w:fldCharType="begin"/>
      </w:r>
      <w:r w:rsidRPr="00E473FC">
        <w:rPr>
          <w:webHidden/>
        </w:rPr>
        <w:instrText xml:space="preserve"> PAGEREF _Toc149833763 \h </w:instrText>
      </w:r>
      <w:r w:rsidRPr="00E473FC">
        <w:rPr>
          <w:webHidden/>
        </w:rPr>
      </w:r>
      <w:r w:rsidRPr="00E473FC">
        <w:rPr>
          <w:webHidden/>
        </w:rPr>
        <w:fldChar w:fldCharType="separate"/>
      </w:r>
      <w:r w:rsidRPr="00E473FC">
        <w:rPr>
          <w:webHidden/>
        </w:rPr>
        <w:t>458</w:t>
      </w:r>
      <w:r w:rsidRPr="00E473FC">
        <w:rPr>
          <w:webHidden/>
        </w:rPr>
        <w:fldChar w:fldCharType="end"/>
      </w:r>
    </w:p>
    <w:p w14:paraId="7B9F90A0" w14:textId="54FA47D8" w:rsidR="00E473FC" w:rsidRPr="00E473FC" w:rsidRDefault="00E473FC">
      <w:pPr>
        <w:pStyle w:val="TOC3"/>
        <w:rPr>
          <w:rFonts w:asciiTheme="minorHAnsi" w:hAnsiTheme="minorHAnsi" w:cstheme="minorBidi"/>
          <w:bCs w:val="0"/>
          <w:sz w:val="22"/>
          <w:szCs w:val="22"/>
        </w:rPr>
      </w:pPr>
      <w:r w:rsidRPr="00E473FC">
        <w:t>Annex 13 Annual Audit Reports</w:t>
      </w:r>
      <w:r w:rsidRPr="00E473FC">
        <w:rPr>
          <w:webHidden/>
        </w:rPr>
        <w:tab/>
      </w:r>
      <w:r w:rsidRPr="00E473FC">
        <w:rPr>
          <w:webHidden/>
        </w:rPr>
        <w:fldChar w:fldCharType="begin"/>
      </w:r>
      <w:r w:rsidRPr="00E473FC">
        <w:rPr>
          <w:webHidden/>
        </w:rPr>
        <w:instrText xml:space="preserve"> PAGEREF _Toc149833764 \h </w:instrText>
      </w:r>
      <w:r w:rsidRPr="00E473FC">
        <w:rPr>
          <w:webHidden/>
        </w:rPr>
      </w:r>
      <w:r w:rsidRPr="00E473FC">
        <w:rPr>
          <w:webHidden/>
        </w:rPr>
        <w:fldChar w:fldCharType="separate"/>
      </w:r>
      <w:r w:rsidRPr="00E473FC">
        <w:rPr>
          <w:webHidden/>
        </w:rPr>
        <w:t>470</w:t>
      </w:r>
      <w:r w:rsidRPr="00E473FC">
        <w:rPr>
          <w:webHidden/>
        </w:rPr>
        <w:fldChar w:fldCharType="end"/>
      </w:r>
    </w:p>
    <w:p w14:paraId="337C4FCC" w14:textId="20F49BCF" w:rsidR="00E473FC" w:rsidRPr="00E473FC" w:rsidRDefault="00E473FC">
      <w:pPr>
        <w:pStyle w:val="TOC3"/>
        <w:rPr>
          <w:rFonts w:asciiTheme="minorHAnsi" w:hAnsiTheme="minorHAnsi" w:cstheme="minorBidi"/>
          <w:bCs w:val="0"/>
          <w:sz w:val="22"/>
          <w:szCs w:val="22"/>
        </w:rPr>
      </w:pPr>
      <w:r w:rsidRPr="00E473FC">
        <w:t>Annex 14 Pro Forma Notices</w:t>
      </w:r>
      <w:r w:rsidRPr="00E473FC">
        <w:rPr>
          <w:webHidden/>
        </w:rPr>
        <w:tab/>
      </w:r>
      <w:r w:rsidRPr="00E473FC">
        <w:rPr>
          <w:webHidden/>
        </w:rPr>
        <w:fldChar w:fldCharType="begin"/>
      </w:r>
      <w:r w:rsidRPr="00E473FC">
        <w:rPr>
          <w:webHidden/>
        </w:rPr>
        <w:instrText xml:space="preserve"> PAGEREF _Toc149833765 \h </w:instrText>
      </w:r>
      <w:r w:rsidRPr="00E473FC">
        <w:rPr>
          <w:webHidden/>
        </w:rPr>
      </w:r>
      <w:r w:rsidRPr="00E473FC">
        <w:rPr>
          <w:webHidden/>
        </w:rPr>
        <w:fldChar w:fldCharType="separate"/>
      </w:r>
      <w:r w:rsidRPr="00E473FC">
        <w:rPr>
          <w:webHidden/>
        </w:rPr>
        <w:t>479</w:t>
      </w:r>
      <w:r w:rsidRPr="00E473FC">
        <w:rPr>
          <w:webHidden/>
        </w:rPr>
        <w:fldChar w:fldCharType="end"/>
      </w:r>
    </w:p>
    <w:p w14:paraId="4FA2C12C" w14:textId="430E20BF" w:rsidR="00D179D6" w:rsidRPr="00462199" w:rsidRDefault="00D179D6">
      <w:pPr>
        <w:pStyle w:val="StandardAshurst"/>
        <w:rPr>
          <w:rFonts w:cs="Arial"/>
          <w:bCs/>
        </w:rPr>
        <w:sectPr w:rsidR="00D179D6" w:rsidRPr="00462199" w:rsidSect="00757324">
          <w:headerReference w:type="even" r:id="rId22"/>
          <w:headerReference w:type="default" r:id="rId23"/>
          <w:footerReference w:type="even" r:id="rId24"/>
          <w:footerReference w:type="default" r:id="rId25"/>
          <w:headerReference w:type="first" r:id="rId26"/>
          <w:footerReference w:type="first" r:id="rId27"/>
          <w:pgSz w:w="11906" w:h="16838" w:code="9"/>
          <w:pgMar w:top="1440" w:right="1440" w:bottom="1440" w:left="1440" w:header="720" w:footer="720" w:gutter="0"/>
          <w:paperSrc w:first="15" w:other="15"/>
          <w:cols w:space="708"/>
          <w:docGrid w:linePitch="360"/>
        </w:sectPr>
      </w:pPr>
      <w:r w:rsidRPr="00E473FC">
        <w:rPr>
          <w:rFonts w:cs="Arial"/>
          <w:bCs/>
        </w:rPr>
        <w:fldChar w:fldCharType="end"/>
      </w:r>
    </w:p>
    <w:p w14:paraId="31D98336" w14:textId="77777777" w:rsidR="00D179D6" w:rsidRPr="00462199" w:rsidRDefault="00D179D6" w:rsidP="00565698">
      <w:pPr>
        <w:pStyle w:val="NormalAshurst"/>
        <w:rPr>
          <w:b/>
          <w:bCs/>
        </w:rPr>
      </w:pPr>
      <w:r w:rsidRPr="00462199">
        <w:rPr>
          <w:b/>
          <w:bCs/>
        </w:rPr>
        <w:lastRenderedPageBreak/>
        <w:t>PRELIMINARY</w:t>
      </w:r>
    </w:p>
    <w:p w14:paraId="008B7A60" w14:textId="63957A7D" w:rsidR="00D179D6" w:rsidRPr="00462199" w:rsidRDefault="00D179D6" w:rsidP="00565698">
      <w:pPr>
        <w:pStyle w:val="SH3Ashurst"/>
        <w:tabs>
          <w:tab w:val="clear" w:pos="1406"/>
          <w:tab w:val="left" w:pos="782"/>
        </w:tabs>
        <w:ind w:left="782" w:hanging="782"/>
      </w:pPr>
      <w:bookmarkStart w:id="8" w:name="_Ref144111458"/>
      <w:r w:rsidRPr="00462199">
        <w:t xml:space="preserve">The </w:t>
      </w:r>
      <w:r w:rsidR="007248B2" w:rsidRPr="007248B2">
        <w:t>Condition</w:t>
      </w:r>
      <w:r w:rsidRPr="00462199">
        <w:t>s as applicable to an Eligible Producer are to be read in conjunction with:</w:t>
      </w:r>
      <w:bookmarkEnd w:id="8"/>
    </w:p>
    <w:p w14:paraId="01E25A7E" w14:textId="3F56E3F9" w:rsidR="00D179D6" w:rsidRPr="00462199" w:rsidRDefault="00D179D6" w:rsidP="00565698">
      <w:pPr>
        <w:pStyle w:val="SH4Ashurst"/>
        <w:tabs>
          <w:tab w:val="clear" w:pos="2030"/>
          <w:tab w:val="left" w:pos="1406"/>
        </w:tabs>
        <w:ind w:left="1406"/>
      </w:pPr>
      <w:bookmarkStart w:id="9" w:name="_Ref144111459"/>
      <w:r w:rsidRPr="00462199">
        <w:t>the offer to contract made to the Eligible Producer by the LCHA Counterparty pursuant to section [</w:t>
      </w:r>
      <w:r w:rsidR="00C447E5">
        <w:t>77</w:t>
      </w:r>
      <w:r w:rsidRPr="00462199">
        <w:t>]</w:t>
      </w:r>
      <w:bookmarkStart w:id="10" w:name="_Ref144117863"/>
      <w:r w:rsidRPr="00462199">
        <w:rPr>
          <w:rStyle w:val="FootnoteReference"/>
        </w:rPr>
        <w:footnoteReference w:id="2"/>
      </w:r>
      <w:bookmarkEnd w:id="10"/>
      <w:r w:rsidRPr="00462199">
        <w:t xml:space="preserve"> of the </w:t>
      </w:r>
      <w:r w:rsidR="00942024">
        <w:t>EA 2023</w:t>
      </w:r>
      <w:r w:rsidRPr="00462199">
        <w:t xml:space="preserve"> and the acceptance of that offer by such Eligible Producer; and</w:t>
      </w:r>
      <w:bookmarkEnd w:id="9"/>
      <w:r w:rsidR="00942024">
        <w:t xml:space="preserve"> </w:t>
      </w:r>
      <w:commentRangeStart w:id="11"/>
      <w:commentRangeStart w:id="12"/>
      <w:commentRangeStart w:id="13"/>
      <w:commentRangeStart w:id="14"/>
      <w:commentRangeStart w:id="15"/>
      <w:r w:rsidR="004A01CF">
        <w:t>[</w:t>
      </w:r>
      <w:r w:rsidR="004A01CF" w:rsidRPr="004A01CF">
        <w:rPr>
          <w:b/>
          <w:bCs/>
          <w:i/>
          <w:iCs/>
          <w:highlight w:val="yellow"/>
        </w:rPr>
        <w:t>Note: DESNZ to confirm reference.</w:t>
      </w:r>
      <w:r w:rsidR="004A01CF">
        <w:t>]</w:t>
      </w:r>
      <w:commentRangeEnd w:id="11"/>
      <w:r w:rsidR="00D8123E" w:rsidRPr="00462199">
        <w:rPr>
          <w:rStyle w:val="CommentReference"/>
          <w:rFonts w:ascii="Arial" w:hAnsi="Arial"/>
          <w:sz w:val="20"/>
          <w:szCs w:val="20"/>
        </w:rPr>
        <w:commentReference w:id="11"/>
      </w:r>
      <w:commentRangeEnd w:id="12"/>
      <w:r w:rsidR="00666A49" w:rsidRPr="00462199">
        <w:rPr>
          <w:rStyle w:val="CommentReference"/>
          <w:rFonts w:ascii="Arial" w:hAnsi="Arial"/>
          <w:sz w:val="20"/>
          <w:szCs w:val="20"/>
        </w:rPr>
        <w:commentReference w:id="12"/>
      </w:r>
      <w:commentRangeEnd w:id="13"/>
      <w:r w:rsidR="00D66D06" w:rsidRPr="00462199">
        <w:rPr>
          <w:rStyle w:val="CommentReference"/>
          <w:rFonts w:ascii="Arial" w:hAnsi="Arial"/>
          <w:sz w:val="20"/>
          <w:szCs w:val="20"/>
        </w:rPr>
        <w:commentReference w:id="13"/>
      </w:r>
      <w:commentRangeEnd w:id="14"/>
      <w:r w:rsidRPr="00462199">
        <w:rPr>
          <w:rStyle w:val="CommentReference"/>
          <w:rFonts w:ascii="Arial" w:hAnsi="Arial"/>
          <w:sz w:val="20"/>
          <w:szCs w:val="20"/>
        </w:rPr>
        <w:commentReference w:id="14"/>
      </w:r>
      <w:commentRangeEnd w:id="15"/>
      <w:r w:rsidR="008E28C5" w:rsidRPr="00462199">
        <w:rPr>
          <w:rStyle w:val="CommentReference"/>
          <w:rFonts w:ascii="Arial" w:hAnsi="Arial"/>
          <w:sz w:val="20"/>
          <w:szCs w:val="20"/>
        </w:rPr>
        <w:commentReference w:id="15"/>
      </w:r>
    </w:p>
    <w:p w14:paraId="63B64E4B" w14:textId="77777777" w:rsidR="00D179D6" w:rsidRPr="00462199" w:rsidRDefault="00D179D6" w:rsidP="00565698">
      <w:pPr>
        <w:pStyle w:val="SH4Ashurst"/>
        <w:tabs>
          <w:tab w:val="clear" w:pos="2030"/>
          <w:tab w:val="left" w:pos="1406"/>
        </w:tabs>
        <w:ind w:left="1406"/>
      </w:pPr>
      <w:bookmarkStart w:id="17" w:name="_Ref144111460"/>
      <w:r w:rsidRPr="00462199">
        <w:t>the Agreement entered into between the LCHA Counterparty and the Eligible Producer.</w:t>
      </w:r>
      <w:bookmarkEnd w:id="17"/>
    </w:p>
    <w:p w14:paraId="63E67343" w14:textId="77777777" w:rsidR="00D179D6" w:rsidRPr="00462199" w:rsidRDefault="00D179D6">
      <w:pPr>
        <w:pStyle w:val="StandardAshurst"/>
      </w:pPr>
    </w:p>
    <w:p w14:paraId="1AE0C508" w14:textId="77777777" w:rsidR="00D179D6" w:rsidRPr="00462199" w:rsidRDefault="00D179D6">
      <w:pPr>
        <w:pStyle w:val="NormalAshurst"/>
        <w:sectPr w:rsidR="00D179D6" w:rsidRPr="00462199" w:rsidSect="00757324">
          <w:pgSz w:w="11906" w:h="16838" w:code="9"/>
          <w:pgMar w:top="1440" w:right="1440" w:bottom="1440" w:left="1440" w:header="720" w:footer="720" w:gutter="0"/>
          <w:paperSrc w:first="15" w:other="15"/>
          <w:cols w:space="708"/>
          <w:docGrid w:linePitch="360"/>
        </w:sectPr>
      </w:pPr>
    </w:p>
    <w:p w14:paraId="3BF388C4" w14:textId="77777777" w:rsidR="00D179D6" w:rsidRPr="00462199" w:rsidRDefault="00D179D6" w:rsidP="00D61824">
      <w:pPr>
        <w:pStyle w:val="APPENDIXAshurst"/>
        <w:rPr>
          <w:b/>
          <w:bCs w:val="0"/>
        </w:rPr>
      </w:pPr>
      <w:bookmarkStart w:id="18" w:name="_Hlk147155986"/>
      <w:r w:rsidRPr="00462199">
        <w:rPr>
          <w:b/>
          <w:bCs w:val="0"/>
        </w:rPr>
        <w:lastRenderedPageBreak/>
        <w:br/>
      </w:r>
      <w:bookmarkStart w:id="19" w:name="_Ref144111461"/>
      <w:bookmarkStart w:id="20" w:name="_Ref144118014"/>
      <w:bookmarkStart w:id="21" w:name="_Toc149833646"/>
      <w:r w:rsidRPr="00462199">
        <w:rPr>
          <w:b/>
          <w:bCs w:val="0"/>
        </w:rPr>
        <w:t>Introduction</w:t>
      </w:r>
      <w:bookmarkEnd w:id="19"/>
      <w:bookmarkEnd w:id="20"/>
      <w:bookmarkEnd w:id="21"/>
    </w:p>
    <w:p w14:paraId="08D29E46" w14:textId="77777777" w:rsidR="00D179D6" w:rsidRPr="00462199" w:rsidRDefault="00D179D6" w:rsidP="006309CB">
      <w:pPr>
        <w:pStyle w:val="H1Ashurst"/>
      </w:pPr>
      <w:bookmarkStart w:id="22" w:name="_Ref144111462"/>
      <w:bookmarkStart w:id="23" w:name="_Toc149833647"/>
      <w:r w:rsidRPr="00462199">
        <w:t>Definitions and interpretation</w:t>
      </w:r>
      <w:bookmarkEnd w:id="22"/>
      <w:bookmarkEnd w:id="23"/>
    </w:p>
    <w:bookmarkEnd w:id="18"/>
    <w:p w14:paraId="130E9975" w14:textId="77777777" w:rsidR="00D179D6" w:rsidRPr="00462199" w:rsidRDefault="00D179D6" w:rsidP="005B3BB9">
      <w:pPr>
        <w:pStyle w:val="NormalBoldAshurst"/>
      </w:pPr>
      <w:r w:rsidRPr="00462199">
        <w:rPr>
          <w:i/>
        </w:rPr>
        <w:t>Definitions</w:t>
      </w:r>
    </w:p>
    <w:p w14:paraId="3221CF8F" w14:textId="65119886" w:rsidR="00D179D6" w:rsidRPr="00462199" w:rsidRDefault="00D179D6" w:rsidP="005B3BB9">
      <w:pPr>
        <w:pStyle w:val="H2Ashurst"/>
      </w:pPr>
      <w:bookmarkStart w:id="24" w:name="_Ref144111463"/>
      <w:r w:rsidRPr="00462199">
        <w:t xml:space="preserve">In these </w:t>
      </w:r>
      <w:r w:rsidR="007248B2" w:rsidRPr="007248B2">
        <w:t>Condition</w:t>
      </w:r>
      <w:r w:rsidRPr="00462199">
        <w:t xml:space="preserve">s (subject to </w:t>
      </w:r>
      <w:r w:rsidR="007248B2" w:rsidRPr="007248B2">
        <w:t>Condition</w:t>
      </w:r>
      <w:r w:rsidRPr="00462199">
        <w:t xml:space="preserve">s </w:t>
      </w:r>
      <w:r w:rsidRPr="00462199">
        <w:fldChar w:fldCharType="begin"/>
      </w:r>
      <w:r w:rsidRPr="00462199">
        <w:instrText xml:space="preserve"> REF _Ref144112923 \r \h </w:instrText>
      </w:r>
      <w:r>
        <w:instrText xml:space="preserve"> \* MERGEFORMAT </w:instrText>
      </w:r>
      <w:r w:rsidRPr="00462199">
        <w:fldChar w:fldCharType="separate"/>
      </w:r>
      <w:del w:id="25" w:author="Faqir, Sofia (Energy Security)" w:date="2023-11-12T19:47:00Z">
        <w:r w:rsidR="00E473FC">
          <w:delText>1.2</w:delText>
        </w:r>
      </w:del>
      <w:r w:rsidRPr="00462199">
        <w:fldChar w:fldCharType="end"/>
      </w:r>
      <w:r w:rsidRPr="00462199">
        <w:t xml:space="preserve"> to </w:t>
      </w:r>
      <w:r w:rsidRPr="00462199">
        <w:fldChar w:fldCharType="begin"/>
      </w:r>
      <w:r w:rsidRPr="00462199">
        <w:instrText xml:space="preserve"> REF _Ref144112958 \r \h </w:instrText>
      </w:r>
      <w:r>
        <w:instrText xml:space="preserve"> \* MERGEFORMAT </w:instrText>
      </w:r>
      <w:r w:rsidRPr="00462199">
        <w:fldChar w:fldCharType="separate"/>
      </w:r>
      <w:del w:id="26" w:author="Faqir, Sofia (Energy Security)" w:date="2023-11-12T19:47:00Z">
        <w:r w:rsidR="00E473FC">
          <w:delText>1.7</w:delText>
        </w:r>
      </w:del>
      <w:r w:rsidRPr="00462199">
        <w:fldChar w:fldCharType="end"/>
      </w:r>
      <w:r w:rsidRPr="00462199">
        <w:t>):</w:t>
      </w:r>
      <w:bookmarkEnd w:id="24"/>
    </w:p>
    <w:p w14:paraId="56246150" w14:textId="6F154743" w:rsidR="00D179D6" w:rsidRPr="00462199" w:rsidRDefault="00D179D6" w:rsidP="005B3BB9">
      <w:pPr>
        <w:pStyle w:val="DefinitionsClauseAshurst"/>
      </w:pPr>
      <w:bookmarkStart w:id="27" w:name="_Ref144111464"/>
      <w:r w:rsidRPr="00462199">
        <w:rPr>
          <w:b/>
        </w:rPr>
        <w:t xml:space="preserve">"10-BD Sample Period" </w:t>
      </w:r>
      <w:r w:rsidRPr="00462199">
        <w:t xml:space="preserve">has the meaning given to that term in </w:t>
      </w:r>
      <w:r>
        <w:fldChar w:fldCharType="begin"/>
      </w:r>
      <w:r>
        <w:instrText xml:space="preserve"> REF _Ref144118011 \w \h </w:instrText>
      </w:r>
      <w:r>
        <w:fldChar w:fldCharType="separate"/>
      </w:r>
      <w:del w:id="28"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27"/>
    </w:p>
    <w:p w14:paraId="4CB61506" w14:textId="1E5BB57A" w:rsidR="00D179D6" w:rsidRPr="00462199" w:rsidRDefault="00D179D6" w:rsidP="005B3BB9">
      <w:pPr>
        <w:pStyle w:val="DefinitionsClauseAshurst"/>
      </w:pPr>
      <w:bookmarkStart w:id="29" w:name="_Ref144111465"/>
      <w:r w:rsidRPr="00462199">
        <w:t>"</w:t>
      </w:r>
      <w:r w:rsidRPr="00462199">
        <w:rPr>
          <w:b/>
        </w:rPr>
        <w:t xml:space="preserve">Acceptable Certification Scheme" </w:t>
      </w:r>
      <w:r w:rsidRPr="00462199">
        <w:t xml:space="preserve">has the meaning given to that term in </w:t>
      </w:r>
      <w:r>
        <w:fldChar w:fldCharType="begin"/>
      </w:r>
      <w:r>
        <w:instrText xml:space="preserve"> REF _Ref144118009 \w \h </w:instrText>
      </w:r>
      <w:r>
        <w:fldChar w:fldCharType="separate"/>
      </w:r>
      <w:del w:id="30"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29"/>
      <w:ins w:id="31" w:author="Shevlane, Emily (Energy Security)" w:date="2023-11-08T10:57:00Z">
        <w:r w:rsidR="007F41AA">
          <w:t>outage</w:t>
        </w:r>
      </w:ins>
    </w:p>
    <w:p w14:paraId="005174A7" w14:textId="3F4DBE98" w:rsidR="00D179D6" w:rsidRPr="00462199" w:rsidRDefault="00D179D6" w:rsidP="005B3BB9">
      <w:pPr>
        <w:pStyle w:val="DefinitionsClauseAshurst"/>
      </w:pPr>
      <w:bookmarkStart w:id="32" w:name="_Ref144111466"/>
      <w:r w:rsidRPr="00462199">
        <w:t>"</w:t>
      </w:r>
      <w:r w:rsidRPr="00462199">
        <w:rPr>
          <w:b/>
        </w:rPr>
        <w:t xml:space="preserve">Acceptable Certification Scheme Notice" </w:t>
      </w:r>
      <w:r w:rsidRPr="00462199">
        <w:t xml:space="preserve">has the meaning given to that term in </w:t>
      </w:r>
      <w:r>
        <w:fldChar w:fldCharType="begin"/>
      </w:r>
      <w:r>
        <w:instrText xml:space="preserve"> REF _Ref144118009 \w \h </w:instrText>
      </w:r>
      <w:r>
        <w:fldChar w:fldCharType="separate"/>
      </w:r>
      <w:del w:id="33"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32"/>
    </w:p>
    <w:p w14:paraId="4FF4EC9B" w14:textId="77777777" w:rsidR="00D179D6" w:rsidRPr="00462199" w:rsidRDefault="00D179D6" w:rsidP="005B3BB9">
      <w:pPr>
        <w:pStyle w:val="DefinitionsClauseAshurst"/>
      </w:pPr>
      <w:bookmarkStart w:id="34" w:name="_Ref144111467"/>
      <w:r w:rsidRPr="00462199">
        <w:rPr>
          <w:b/>
        </w:rPr>
        <w:t>"Acceptable Collateral"</w:t>
      </w:r>
      <w:r w:rsidRPr="00462199">
        <w:t xml:space="preserve"> means: (i) a Letter of Credit; and/or (ii) a cash amount (</w:t>
      </w:r>
      <w:r w:rsidRPr="00462199">
        <w:rPr>
          <w:i/>
        </w:rPr>
        <w:t>expressed</w:t>
      </w:r>
      <w:r w:rsidRPr="00462199">
        <w:t xml:space="preserve"> </w:t>
      </w:r>
      <w:r w:rsidRPr="00462199">
        <w:rPr>
          <w:i/>
        </w:rPr>
        <w:t>in pounds (£)</w:t>
      </w:r>
      <w:r w:rsidRPr="00462199">
        <w:t>) transferred to the credit of a Reserve Account;</w:t>
      </w:r>
      <w:bookmarkEnd w:id="34"/>
    </w:p>
    <w:p w14:paraId="0225CA29" w14:textId="1D0E526D" w:rsidR="00D179D6" w:rsidRPr="00462199" w:rsidRDefault="00D179D6" w:rsidP="005B3BB9">
      <w:pPr>
        <w:pStyle w:val="DefinitionsClauseAshurst"/>
      </w:pPr>
      <w:bookmarkStart w:id="35" w:name="_Ref144111468"/>
      <w:r w:rsidRPr="00462199">
        <w:rPr>
          <w:b/>
        </w:rPr>
        <w:t>"Accepted Bid"</w:t>
      </w:r>
      <w:r w:rsidRPr="00462199">
        <w:t xml:space="preserve"> has the meaning given to that term in paragraph </w:t>
      </w:r>
      <w:r>
        <w:fldChar w:fldCharType="begin"/>
      </w:r>
      <w:r>
        <w:instrText xml:space="preserve"> REF _Ref144115875 \w \h </w:instrText>
      </w:r>
      <w:r>
        <w:fldChar w:fldCharType="separate"/>
      </w:r>
      <w:del w:id="36"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37"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35"/>
    </w:p>
    <w:p w14:paraId="7EC92C35" w14:textId="5455B61A" w:rsidR="00D179D6" w:rsidRPr="00462199" w:rsidRDefault="00D179D6" w:rsidP="005B3BB9">
      <w:pPr>
        <w:pStyle w:val="DefinitionsClauseAshurst"/>
      </w:pPr>
      <w:bookmarkStart w:id="38" w:name="_Ref144111469"/>
      <w:r w:rsidRPr="00462199">
        <w:rPr>
          <w:b/>
        </w:rPr>
        <w:t xml:space="preserve">"Achieved Sales Price"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_Ref144113418 \r \h </w:instrText>
      </w:r>
      <w:r>
        <w:instrText xml:space="preserve"> \* MERGEFORMAT </w:instrText>
      </w:r>
      <w:r w:rsidRPr="00462199">
        <w:fldChar w:fldCharType="separate"/>
      </w:r>
      <w:del w:id="39" w:author="Faqir, Sofia (Energy Security)" w:date="2023-11-12T19:47:00Z">
        <w:r w:rsidR="00E473FC">
          <w:delText>9.5</w:delText>
        </w:r>
      </w:del>
      <w:r w:rsidRPr="00462199">
        <w:fldChar w:fldCharType="end"/>
      </w:r>
      <w:r w:rsidRPr="00462199">
        <w:t xml:space="preserve"> or </w:t>
      </w:r>
      <w:r w:rsidR="007248B2" w:rsidRPr="007248B2">
        <w:t>Condition</w:t>
      </w:r>
      <w:r w:rsidRPr="00462199">
        <w:t> </w:t>
      </w:r>
      <w:r w:rsidRPr="00462199">
        <w:fldChar w:fldCharType="begin"/>
      </w:r>
      <w:r w:rsidRPr="00462199">
        <w:instrText xml:space="preserve"> REF _Ref144113419 \r \h </w:instrText>
      </w:r>
      <w:r>
        <w:instrText xml:space="preserve"> \* MERGEFORMAT </w:instrText>
      </w:r>
      <w:r w:rsidRPr="00462199">
        <w:fldChar w:fldCharType="separate"/>
      </w:r>
      <w:del w:id="40" w:author="Faqir, Sofia (Energy Security)" w:date="2023-11-12T19:47:00Z">
        <w:r w:rsidR="00E473FC">
          <w:delText>9.6</w:delText>
        </w:r>
      </w:del>
      <w:r w:rsidRPr="00462199">
        <w:fldChar w:fldCharType="end"/>
      </w:r>
      <w:r w:rsidRPr="00462199">
        <w:t xml:space="preserve"> (as applicable) (</w:t>
      </w:r>
      <w:r w:rsidRPr="00462199">
        <w:rPr>
          <w:i/>
        </w:rPr>
        <w:t>Achieved Sales Price calculation</w:t>
      </w:r>
      <w:r w:rsidRPr="00462199">
        <w:t>);</w:t>
      </w:r>
      <w:bookmarkEnd w:id="38"/>
    </w:p>
    <w:p w14:paraId="06B1D8A2" w14:textId="7737D39E" w:rsidR="00D179D6" w:rsidRPr="00462199" w:rsidRDefault="00D179D6" w:rsidP="005B3BB9">
      <w:pPr>
        <w:pStyle w:val="DefinitionsClauseAshurst"/>
      </w:pPr>
      <w:bookmarkStart w:id="41" w:name="_Ref144111470"/>
      <w:r w:rsidRPr="00462199">
        <w:rPr>
          <w:b/>
        </w:rPr>
        <w:t>"Additional OCP Performance Test Date"</w:t>
      </w:r>
      <w:r w:rsidRPr="00462199">
        <w:t xml:space="preserve"> has the meaning given to that term in </w:t>
      </w:r>
      <w:r>
        <w:fldChar w:fldCharType="begin"/>
      </w:r>
      <w:r>
        <w:instrText xml:space="preserve"> REF _Ref144117999 \w \h </w:instrText>
      </w:r>
      <w:r>
        <w:fldChar w:fldCharType="separate"/>
      </w:r>
      <w:del w:id="42"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41"/>
    </w:p>
    <w:p w14:paraId="6FD06E21" w14:textId="33BE3BE0" w:rsidR="00D179D6" w:rsidRPr="00462199" w:rsidRDefault="00D179D6" w:rsidP="005B3BB9">
      <w:pPr>
        <w:pStyle w:val="DefinitionsClauseAshurst"/>
      </w:pPr>
      <w:bookmarkStart w:id="43" w:name="_Ref144111471"/>
      <w:r w:rsidRPr="00462199">
        <w:rPr>
          <w:b/>
        </w:rPr>
        <w:t>"Additional OCP Performance Test Date Notice"</w:t>
      </w:r>
      <w:r w:rsidRPr="00462199">
        <w:t xml:space="preserve"> has the meaning given to that term in </w:t>
      </w:r>
      <w:r>
        <w:fldChar w:fldCharType="begin"/>
      </w:r>
      <w:r>
        <w:instrText xml:space="preserve"> REF _Ref144117999 \w \h </w:instrText>
      </w:r>
      <w:r>
        <w:fldChar w:fldCharType="separate"/>
      </w:r>
      <w:del w:id="44"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43"/>
    </w:p>
    <w:p w14:paraId="2A1DD96E" w14:textId="0DAB2B0A" w:rsidR="00D179D6" w:rsidRPr="00462199" w:rsidRDefault="00D179D6" w:rsidP="002D4185">
      <w:pPr>
        <w:pStyle w:val="DefinitionsClauseAshurst"/>
      </w:pPr>
      <w:bookmarkStart w:id="45" w:name="_Ref144111472"/>
      <w:r w:rsidRPr="00462199">
        <w:rPr>
          <w:b/>
        </w:rPr>
        <w:t xml:space="preserve">"Additional Revenue" </w:t>
      </w:r>
      <w:r w:rsidRPr="00462199">
        <w:t>means any additional revenue generated by the Producer which does not arise from the sale of Hydrogen produced by the Hydrogen Production Plant</w:t>
      </w:r>
      <w:r w:rsidR="00B42FB5">
        <w:t xml:space="preserve"> </w:t>
      </w:r>
      <w:r w:rsidR="00B42FB5" w:rsidRPr="00B42FB5">
        <w:t>including (but not limited to) additional revenue generated by the Producer in respect of Take-or-Pay Volumes, the sale of waste heat and/or oxygen, its participation in voluntary carbon markets and/or its provision of balancing or flexibility services to the Electricity Transmission System</w:t>
      </w:r>
      <w:r w:rsidR="00FB1A4D">
        <w:t xml:space="preserve"> Operator, </w:t>
      </w:r>
      <w:commentRangeStart w:id="46"/>
      <w:commentRangeStart w:id="47"/>
      <w:r w:rsidR="00FB1A4D" w:rsidRPr="00FB1A4D">
        <w:t>Electricity Distribution System Operator</w:t>
      </w:r>
      <w:r w:rsidR="00B42FB5" w:rsidRPr="00B42FB5">
        <w:t xml:space="preserve"> </w:t>
      </w:r>
      <w:commentRangeEnd w:id="46"/>
      <w:r w:rsidR="00954DE2" w:rsidRPr="00B42FB5">
        <w:rPr>
          <w:rStyle w:val="CommentReference"/>
          <w:rFonts w:ascii="Arial" w:hAnsi="Arial"/>
          <w:sz w:val="20"/>
          <w:szCs w:val="20"/>
        </w:rPr>
        <w:commentReference w:id="46"/>
      </w:r>
      <w:commentRangeEnd w:id="47"/>
      <w:r w:rsidR="007C4F85" w:rsidRPr="00B42FB5">
        <w:rPr>
          <w:rStyle w:val="CommentReference"/>
          <w:rFonts w:ascii="Arial" w:hAnsi="Arial"/>
          <w:sz w:val="20"/>
          <w:szCs w:val="20"/>
        </w:rPr>
        <w:commentReference w:id="47"/>
      </w:r>
      <w:r w:rsidR="00B42FB5" w:rsidRPr="00B42FB5">
        <w:t>and/or</w:t>
      </w:r>
      <w:r w:rsidR="005900E0">
        <w:t>, for CCUS-Enabled Facilities,</w:t>
      </w:r>
      <w:r w:rsidR="00B42FB5" w:rsidRPr="00B42FB5">
        <w:t xml:space="preserve"> Gas Transportation System</w:t>
      </w:r>
      <w:r w:rsidR="005900E0">
        <w:t xml:space="preserve"> Operator</w:t>
      </w:r>
      <w:r w:rsidRPr="00462199">
        <w:t>;</w:t>
      </w:r>
      <w:bookmarkEnd w:id="45"/>
    </w:p>
    <w:p w14:paraId="562B2B19" w14:textId="77777777" w:rsidR="00D179D6" w:rsidRPr="00462199" w:rsidRDefault="00D179D6" w:rsidP="005B3BB9">
      <w:pPr>
        <w:pStyle w:val="DefinitionsClauseAshurst"/>
      </w:pPr>
      <w:bookmarkStart w:id="48" w:name="_Ref144111473"/>
      <w:r w:rsidRPr="00462199">
        <w:t>"</w:t>
      </w:r>
      <w:r w:rsidRPr="00462199">
        <w:rPr>
          <w:b/>
        </w:rPr>
        <w:t>Additional Revenue Report</w:t>
      </w:r>
      <w:r w:rsidRPr="00462199">
        <w:t>" means a report prepared by the Producer (in form and content reasonably satisfactory to the LCHA Counterparty), which shall include, as a minimum, the following:</w:t>
      </w:r>
      <w:bookmarkEnd w:id="48"/>
    </w:p>
    <w:p w14:paraId="51214BA0" w14:textId="77777777" w:rsidR="00D179D6" w:rsidRPr="00462199" w:rsidRDefault="00D179D6" w:rsidP="002D4185">
      <w:pPr>
        <w:pStyle w:val="DefinitionsAshurst"/>
      </w:pPr>
      <w:bookmarkStart w:id="49" w:name="_Ref144111474"/>
      <w:r w:rsidRPr="00462199">
        <w:t>the total amount of Additional Revenue (</w:t>
      </w:r>
      <w:r w:rsidRPr="00462199">
        <w:rPr>
          <w:i/>
        </w:rPr>
        <w:t>expressed in pounds (£)</w:t>
      </w:r>
      <w:r w:rsidRPr="00462199">
        <w:t>) received by the Producer in the relevant Fiscal Year; and</w:t>
      </w:r>
      <w:bookmarkEnd w:id="49"/>
    </w:p>
    <w:p w14:paraId="055F2866" w14:textId="77777777" w:rsidR="00D179D6" w:rsidRPr="00462199" w:rsidRDefault="00D179D6" w:rsidP="002D4185">
      <w:pPr>
        <w:pStyle w:val="DefinitionsAshurst"/>
      </w:pPr>
      <w:bookmarkStart w:id="50" w:name="_Ref144111475"/>
      <w:r w:rsidRPr="00462199">
        <w:t>details of such Additional Revenue;</w:t>
      </w:r>
      <w:bookmarkEnd w:id="50"/>
    </w:p>
    <w:p w14:paraId="2E9D7A6B" w14:textId="77777777" w:rsidR="00D179D6" w:rsidRPr="00462199" w:rsidRDefault="00D179D6" w:rsidP="005B3BB9">
      <w:pPr>
        <w:pStyle w:val="DefinitionsClauseAshurst"/>
      </w:pPr>
      <w:bookmarkStart w:id="51" w:name="_Ref144111476"/>
      <w:r w:rsidRPr="00462199">
        <w:rPr>
          <w:b/>
        </w:rPr>
        <w:t>"Adjusted Output Period"</w:t>
      </w:r>
      <w:r w:rsidRPr="00462199">
        <w:t xml:space="preserve"> means a period of reduced or increased production by the Facility occurring during the Term as a direct result of a Qualifying Change in Law;</w:t>
      </w:r>
      <w:bookmarkEnd w:id="51"/>
    </w:p>
    <w:p w14:paraId="6A6E1889" w14:textId="240BD45F" w:rsidR="00D179D6" w:rsidRPr="00462199" w:rsidRDefault="00D179D6" w:rsidP="005B3BB9">
      <w:pPr>
        <w:pStyle w:val="DefinitionsClauseAshurst"/>
      </w:pPr>
      <w:bookmarkStart w:id="52" w:name="_Ref144111477"/>
      <w:r w:rsidRPr="00462199">
        <w:rPr>
          <w:b/>
        </w:rPr>
        <w:t>"Affected Operational CP"</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_Ref144113011 \r \h </w:instrText>
      </w:r>
      <w:r>
        <w:instrText xml:space="preserve"> \* MERGEFORMAT </w:instrText>
      </w:r>
      <w:r w:rsidRPr="00462199">
        <w:fldChar w:fldCharType="separate"/>
      </w:r>
      <w:del w:id="53" w:author="Faqir, Sofia (Energy Security)" w:date="2023-11-12T19:47:00Z">
        <w:r w:rsidR="00E473FC">
          <w:delText>3.11</w:delText>
        </w:r>
      </w:del>
      <w:r w:rsidRPr="00462199">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w:t>
      </w:r>
      <w:bookmarkEnd w:id="52"/>
    </w:p>
    <w:p w14:paraId="1CB02C6B" w14:textId="77777777" w:rsidR="00D179D6" w:rsidRPr="00462199" w:rsidRDefault="00D179D6" w:rsidP="005B3BB9">
      <w:pPr>
        <w:pStyle w:val="DefinitionsClauseAshurst"/>
      </w:pPr>
      <w:bookmarkStart w:id="54" w:name="_Ref144111478"/>
      <w:r w:rsidRPr="00462199">
        <w:rPr>
          <w:b/>
        </w:rPr>
        <w:lastRenderedPageBreak/>
        <w:t>"Affected Person"</w:t>
      </w:r>
      <w:r w:rsidRPr="00462199">
        <w:t xml:space="preserve"> means any direct or indirect shareholder of the Producer who is able to evidence to the satisfaction of the LCHA Counterparty that if it (or an agent or security trustee on its behalf) has or had the benefit of a Direct Agreement, it is or would be:</w:t>
      </w:r>
      <w:bookmarkEnd w:id="54"/>
    </w:p>
    <w:p w14:paraId="2DA4C6E2" w14:textId="77777777" w:rsidR="00D179D6" w:rsidRPr="00462199" w:rsidRDefault="00D179D6" w:rsidP="002D4185">
      <w:pPr>
        <w:pStyle w:val="DefinitionsAshurst"/>
      </w:pPr>
      <w:bookmarkStart w:id="55" w:name="_Ref144111479"/>
      <w:r w:rsidRPr="00462199">
        <w:t>contractually obliged to exercise rights under the relevant Direct Agreement in accordance with the instructions of one (1) or more Lenders (or an agent or security trustee on its or their behalf); or</w:t>
      </w:r>
      <w:bookmarkEnd w:id="55"/>
    </w:p>
    <w:p w14:paraId="256EA6EB" w14:textId="74DF0BBD" w:rsidR="00D179D6" w:rsidRPr="00462199" w:rsidRDefault="00D179D6" w:rsidP="002D4185">
      <w:pPr>
        <w:pStyle w:val="DefinitionsAshurst"/>
      </w:pPr>
      <w:bookmarkStart w:id="56" w:name="_Ref144111480"/>
      <w:r w:rsidRPr="00462199">
        <w:t xml:space="preserve">party to an agreement regarding the exercise of rights under such Direct Agreement with a person falling within paragraph </w:t>
      </w:r>
      <w:r>
        <w:fldChar w:fldCharType="begin"/>
      </w:r>
      <w:r>
        <w:instrText xml:space="preserve"> REF _Ref144111479 \n \h </w:instrText>
      </w:r>
      <w:r>
        <w:fldChar w:fldCharType="separate"/>
      </w:r>
      <w:del w:id="57" w:author="Faqir, Sofia (Energy Security)" w:date="2023-11-12T19:47:00Z">
        <w:r w:rsidR="00E473FC">
          <w:delText>A)</w:delText>
        </w:r>
      </w:del>
      <w:r>
        <w:fldChar w:fldCharType="end"/>
      </w:r>
      <w:r w:rsidRPr="00462199">
        <w:t xml:space="preserve"> above;</w:t>
      </w:r>
      <w:bookmarkEnd w:id="56"/>
    </w:p>
    <w:p w14:paraId="21063E8B" w14:textId="77777777" w:rsidR="00D179D6" w:rsidRPr="00462199" w:rsidRDefault="00D179D6" w:rsidP="005B3BB9">
      <w:pPr>
        <w:pStyle w:val="DefinitionsClauseAshurst"/>
      </w:pPr>
      <w:bookmarkStart w:id="58" w:name="_Ref144111481"/>
      <w:r w:rsidRPr="00462199">
        <w:rPr>
          <w:b/>
        </w:rPr>
        <w:t>"Affiliate"</w:t>
      </w:r>
      <w:r w:rsidRPr="00462199">
        <w:t xml:space="preserve"> means in relation to a Party, any holding company or subsidiary company of the relevant Party from time to time or any company which is a subsidiary company of a holding company of that Party from time to time;</w:t>
      </w:r>
      <w:bookmarkEnd w:id="58"/>
    </w:p>
    <w:p w14:paraId="079A24AE" w14:textId="7E949F9F" w:rsidR="00D179D6" w:rsidRPr="00462199" w:rsidRDefault="00D179D6" w:rsidP="005B3BB9">
      <w:pPr>
        <w:pStyle w:val="DefinitionsClauseAshurst"/>
      </w:pPr>
      <w:bookmarkStart w:id="59" w:name="_Ref144111482"/>
      <w:r w:rsidRPr="00462199">
        <w:rPr>
          <w:b/>
        </w:rPr>
        <w:t>"Affiliate Offtaker"</w:t>
      </w:r>
      <w:r w:rsidRPr="00462199">
        <w:t xml:space="preserve"> means an Offtaker who </w:t>
      </w:r>
      <w:r w:rsidR="005A7725">
        <w:t xml:space="preserve">is </w:t>
      </w:r>
      <w:r w:rsidRPr="00462199">
        <w:t xml:space="preserve">an Affiliate of the Producer </w:t>
      </w:r>
      <w:r w:rsidR="005A7725">
        <w:t>where there is Significant Common Ownership in respect of the Producer and such Offtaker</w:t>
      </w:r>
      <w:r w:rsidRPr="00462199">
        <w:t>;</w:t>
      </w:r>
      <w:bookmarkEnd w:id="59"/>
    </w:p>
    <w:p w14:paraId="3F7DD3F2" w14:textId="2BD23996" w:rsidR="00D179D6" w:rsidRPr="00462199" w:rsidRDefault="00D179D6" w:rsidP="005B3BB9">
      <w:pPr>
        <w:pStyle w:val="DefinitionsClauseAshurst"/>
      </w:pPr>
      <w:bookmarkStart w:id="60" w:name="_Ref144111483"/>
      <w:r w:rsidRPr="00462199">
        <w:rPr>
          <w:b/>
        </w:rPr>
        <w:t>"Affiliate Offtaker Breach"</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_Ref144114201 \r \h </w:instrText>
      </w:r>
      <w:r>
        <w:instrText xml:space="preserve"> \* MERGEFORMAT </w:instrText>
      </w:r>
      <w:r w:rsidRPr="00462199">
        <w:fldChar w:fldCharType="separate"/>
      </w:r>
      <w:del w:id="61" w:author="Faqir, Sofia (Energy Security)" w:date="2023-11-12T19:47:00Z">
        <w:r w:rsidR="00E473FC">
          <w:delText>39.2</w:delText>
        </w:r>
      </w:del>
      <w:r w:rsidRPr="00462199">
        <w:fldChar w:fldCharType="end"/>
      </w:r>
      <w:r w:rsidRPr="00462199">
        <w:t xml:space="preserve"> (</w:t>
      </w:r>
      <w:r w:rsidRPr="00462199">
        <w:rPr>
          <w:i/>
        </w:rPr>
        <w:t>Producer Undertakings: Affiliate Offtaker</w:t>
      </w:r>
      <w:r w:rsidRPr="00462199">
        <w:t>);</w:t>
      </w:r>
      <w:bookmarkEnd w:id="60"/>
    </w:p>
    <w:p w14:paraId="5938AF3F" w14:textId="582ED7B0" w:rsidR="00D179D6" w:rsidRPr="00462199" w:rsidRDefault="00D179D6" w:rsidP="005B3BB9">
      <w:pPr>
        <w:pStyle w:val="DefinitionsClauseAshurst"/>
      </w:pPr>
      <w:bookmarkStart w:id="62" w:name="_Ref144111484"/>
      <w:r w:rsidRPr="00462199">
        <w:rPr>
          <w:b/>
        </w:rPr>
        <w:t>"Aggregate CO</w:t>
      </w:r>
      <w:r w:rsidRPr="001216E8">
        <w:rPr>
          <w:b/>
          <w:vertAlign w:val="subscript"/>
        </w:rPr>
        <w:t>2</w:t>
      </w:r>
      <w:r w:rsidRPr="00462199">
        <w:rPr>
          <w:b/>
        </w:rPr>
        <w:t xml:space="preserve"> T&amp;S Outage Relief Event Carbon Emissions"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_Ref144117977 \r \h </w:instrText>
      </w:r>
      <w:r>
        <w:instrText xml:space="preserve"> \* MERGEFORMAT </w:instrText>
      </w:r>
      <w:r w:rsidRPr="00462199">
        <w:fldChar w:fldCharType="separate"/>
      </w:r>
      <w:del w:id="6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6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62"/>
    </w:p>
    <w:p w14:paraId="6EA7F6E6" w14:textId="07D4CBC7" w:rsidR="00D179D6" w:rsidRPr="00462199" w:rsidRDefault="00D179D6" w:rsidP="005B3BB9">
      <w:pPr>
        <w:pStyle w:val="DefinitionsClauseAshurst"/>
      </w:pPr>
      <w:bookmarkStart w:id="65" w:name="_Ref144111485"/>
      <w:r w:rsidRPr="00462199">
        <w:rPr>
          <w:b/>
        </w:rPr>
        <w:t>"Aggregate Reporting Unit Carbon Emissions"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_Ref144117978 \r \h </w:instrText>
      </w:r>
      <w:r>
        <w:instrText xml:space="preserve"> \* MERGEFORMAT </w:instrText>
      </w:r>
      <w:r w:rsidRPr="00462199">
        <w:fldChar w:fldCharType="separate"/>
      </w:r>
      <w:del w:id="6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6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65"/>
    </w:p>
    <w:p w14:paraId="3CB7CECA" w14:textId="10998081" w:rsidR="00D179D6" w:rsidRPr="00462199" w:rsidRDefault="00D179D6" w:rsidP="002D4185">
      <w:pPr>
        <w:pStyle w:val="DefinitionsClauseAshurst"/>
      </w:pPr>
      <w:bookmarkStart w:id="68" w:name="_Ref144111486"/>
      <w:r w:rsidRPr="00462199">
        <w:rPr>
          <w:b/>
        </w:rPr>
        <w:t>"Agreement"</w:t>
      </w:r>
      <w:r w:rsidRPr="00462199">
        <w:t xml:space="preserve"> means the agreement entered into between the LCHA Counterparty and the Eligible Producer pursuant to an offer made by the LCHA Counterparty pursuant to section </w:t>
      </w:r>
      <w:commentRangeStart w:id="69"/>
      <w:commentRangeStart w:id="70"/>
      <w:r w:rsidRPr="00462199">
        <w:t>[</w:t>
      </w:r>
      <w:r w:rsidR="00C447E5">
        <w:t>77</w:t>
      </w:r>
      <w:r w:rsidRPr="00462199">
        <w:t>]</w:t>
      </w:r>
      <w:bookmarkStart w:id="71" w:name="_Ref144117865"/>
      <w:r w:rsidRPr="00462199">
        <w:rPr>
          <w:rStyle w:val="FootnoteReference"/>
        </w:rPr>
        <w:footnoteReference w:id="3"/>
      </w:r>
      <w:bookmarkEnd w:id="71"/>
      <w:r w:rsidRPr="00462199">
        <w:t xml:space="preserve"> of the </w:t>
      </w:r>
      <w:r w:rsidR="00942024">
        <w:t>EA 2023</w:t>
      </w:r>
      <w:commentRangeEnd w:id="69"/>
      <w:r w:rsidR="00017D23" w:rsidRPr="00462199">
        <w:rPr>
          <w:rStyle w:val="CommentReference"/>
          <w:rFonts w:ascii="Arial" w:hAnsi="Arial"/>
          <w:sz w:val="20"/>
          <w:szCs w:val="20"/>
        </w:rPr>
        <w:commentReference w:id="69"/>
      </w:r>
      <w:commentRangeEnd w:id="70"/>
      <w:r w:rsidR="00D61D9A" w:rsidRPr="00462199">
        <w:rPr>
          <w:rStyle w:val="CommentReference"/>
          <w:rFonts w:ascii="Arial" w:hAnsi="Arial"/>
          <w:sz w:val="20"/>
          <w:szCs w:val="20"/>
        </w:rPr>
        <w:commentReference w:id="70"/>
      </w:r>
      <w:r w:rsidRPr="00462199">
        <w:t>;</w:t>
      </w:r>
      <w:bookmarkEnd w:id="68"/>
    </w:p>
    <w:p w14:paraId="7284F153" w14:textId="77777777" w:rsidR="00D179D6" w:rsidRPr="00462199" w:rsidRDefault="00D179D6" w:rsidP="005B3BB9">
      <w:pPr>
        <w:pStyle w:val="DefinitionsClauseAshurst"/>
      </w:pPr>
      <w:bookmarkStart w:id="72" w:name="_Ref144111487"/>
      <w:r w:rsidRPr="00462199">
        <w:rPr>
          <w:b/>
        </w:rPr>
        <w:t>"Agreement Date"</w:t>
      </w:r>
      <w:r w:rsidRPr="00462199">
        <w:t xml:space="preserve"> has the meaning given to that term in the Agreement;</w:t>
      </w:r>
      <w:bookmarkEnd w:id="72"/>
    </w:p>
    <w:p w14:paraId="712AE41A" w14:textId="6ECC1D74" w:rsidR="00D179D6" w:rsidRPr="00462199" w:rsidRDefault="00D179D6" w:rsidP="005B3BB9">
      <w:pPr>
        <w:pStyle w:val="DefinitionsClauseAshurst"/>
      </w:pPr>
      <w:bookmarkStart w:id="73" w:name="_Ref144111488"/>
      <w:r w:rsidRPr="00462199">
        <w:rPr>
          <w:b/>
        </w:rPr>
        <w:t>"Agreement Date Provisions"</w:t>
      </w:r>
      <w:r w:rsidRPr="00462199">
        <w:t xml:space="preserve"> means </w:t>
      </w:r>
      <w:r>
        <w:fldChar w:fldCharType="begin"/>
      </w:r>
      <w:r>
        <w:instrText xml:space="preserve"> REF _Ref144118014 \w \h </w:instrText>
      </w:r>
      <w:r>
        <w:fldChar w:fldCharType="separate"/>
      </w:r>
      <w:del w:id="74" w:author="Faqir, Sofia (Energy Security)" w:date="2023-11-12T19:47:00Z">
        <w:r w:rsidR="00E473FC">
          <w:delText>Part 1</w:delText>
        </w:r>
      </w:del>
      <w:r>
        <w:fldChar w:fldCharType="end"/>
      </w:r>
      <w:r w:rsidRPr="00462199">
        <w:t xml:space="preserve"> (</w:t>
      </w:r>
      <w:r w:rsidRPr="00462199">
        <w:rPr>
          <w:i/>
        </w:rPr>
        <w:t>Introduction</w:t>
      </w:r>
      <w:r w:rsidRPr="00462199">
        <w:t xml:space="preserve">), </w:t>
      </w:r>
      <w:r>
        <w:fldChar w:fldCharType="begin"/>
      </w:r>
      <w:r>
        <w:instrText xml:space="preserve"> REF _Ref144118015 \w \h </w:instrText>
      </w:r>
      <w:r>
        <w:fldChar w:fldCharType="separate"/>
      </w:r>
      <w:del w:id="75" w:author="Faqir, Sofia (Energy Security)" w:date="2023-11-12T19:47:00Z">
        <w:r w:rsidR="00E473FC">
          <w:delText>Part 2</w:delText>
        </w:r>
      </w:del>
      <w:r>
        <w:fldChar w:fldCharType="end"/>
      </w:r>
      <w:r w:rsidRPr="00462199">
        <w:t xml:space="preserve"> (</w:t>
      </w:r>
      <w:r w:rsidRPr="00462199">
        <w:rPr>
          <w:i/>
        </w:rPr>
        <w:t>Term</w:t>
      </w:r>
      <w:r w:rsidRPr="00462199">
        <w:t xml:space="preserve">), </w:t>
      </w:r>
      <w:r>
        <w:fldChar w:fldCharType="begin"/>
      </w:r>
      <w:r>
        <w:instrText xml:space="preserve"> REF _Ref144118016 \w \h </w:instrText>
      </w:r>
      <w:r>
        <w:fldChar w:fldCharType="separate"/>
      </w:r>
      <w:del w:id="76" w:author="Faqir, Sofia (Energy Security)" w:date="2023-11-12T19:47:00Z">
        <w:r w:rsidR="00E473FC">
          <w:delText>Part 3</w:delText>
        </w:r>
      </w:del>
      <w:r>
        <w:fldChar w:fldCharType="end"/>
      </w:r>
      <w:r w:rsidRPr="00462199">
        <w:t xml:space="preserve"> (</w:t>
      </w:r>
      <w:r w:rsidR="007248B2" w:rsidRPr="007248B2">
        <w:rPr>
          <w:i/>
        </w:rPr>
        <w:t>Condition</w:t>
      </w:r>
      <w:r w:rsidRPr="00462199">
        <w:rPr>
          <w:i/>
        </w:rPr>
        <w:t>s Precedent and Milestone Requirement</w:t>
      </w:r>
      <w:r w:rsidRPr="00462199">
        <w:t xml:space="preserve">), </w:t>
      </w:r>
      <w:r w:rsidR="007248B2" w:rsidRPr="007248B2">
        <w:t>Condition</w:t>
      </w:r>
      <w:r w:rsidRPr="00462199">
        <w:t xml:space="preserve"> </w:t>
      </w:r>
      <w:r w:rsidRPr="00462199">
        <w:fldChar w:fldCharType="begin"/>
      </w:r>
      <w:r w:rsidRPr="00462199">
        <w:instrText xml:space="preserve"> REF _Ref144117979 \r \h </w:instrText>
      </w:r>
      <w:r>
        <w:instrText xml:space="preserve"> \* MERGEFORMAT </w:instrText>
      </w:r>
      <w:r w:rsidRPr="00462199">
        <w:fldChar w:fldCharType="separate"/>
      </w:r>
      <w:del w:id="77"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w:t>
      </w:r>
      <w:r w:rsidR="007248B2" w:rsidRPr="007248B2">
        <w:t>Condition</w:t>
      </w:r>
      <w:r w:rsidRPr="00462199">
        <w:t> </w:t>
      </w:r>
      <w:r w:rsidRPr="00462199">
        <w:fldChar w:fldCharType="begin"/>
      </w:r>
      <w:r w:rsidRPr="00462199">
        <w:instrText xml:space="preserve"> REF _Ref144117980 \r \h </w:instrText>
      </w:r>
      <w:r>
        <w:instrText xml:space="preserve"> \* MERGEFORMAT </w:instrText>
      </w:r>
      <w:r w:rsidRPr="00462199">
        <w:fldChar w:fldCharType="separate"/>
      </w:r>
      <w:del w:id="78" w:author="Faqir, Sofia (Energy Security)" w:date="2023-11-12T19:47:00Z">
        <w:r w:rsidR="00E473FC">
          <w:delText>14</w:delText>
        </w:r>
      </w:del>
      <w:r w:rsidRPr="00462199">
        <w:fldChar w:fldCharType="end"/>
      </w:r>
      <w:r w:rsidRPr="00462199">
        <w:t xml:space="preserve"> (</w:t>
      </w:r>
      <w:r w:rsidRPr="00462199">
        <w:rPr>
          <w:i/>
        </w:rPr>
        <w:t>Strike Price Indexation Adjustment</w:t>
      </w:r>
      <w:r w:rsidRPr="00462199">
        <w:t xml:space="preserve">), </w:t>
      </w:r>
      <w:r w:rsidR="007248B2" w:rsidRPr="007248B2">
        <w:t>Condition</w:t>
      </w:r>
      <w:r w:rsidRPr="00462199">
        <w:t xml:space="preserve"> </w:t>
      </w:r>
      <w:r w:rsidRPr="00462199">
        <w:fldChar w:fldCharType="begin"/>
      </w:r>
      <w:r w:rsidRPr="00462199">
        <w:instrText xml:space="preserve"> REF _Ref144117981 \r \h </w:instrText>
      </w:r>
      <w:r>
        <w:instrText xml:space="preserve"> \* MERGEFORMAT </w:instrText>
      </w:r>
      <w:r w:rsidRPr="00462199">
        <w:fldChar w:fldCharType="separate"/>
      </w:r>
      <w:del w:id="79" w:author="Faqir, Sofia (Energy Security)" w:date="2023-11-12T19:47:00Z">
        <w:r w:rsidR="00E473FC">
          <w:delText>22</w:delText>
        </w:r>
      </w:del>
      <w:r w:rsidRPr="00462199">
        <w:fldChar w:fldCharType="end"/>
      </w:r>
      <w:r w:rsidRPr="00462199">
        <w:t xml:space="preserve"> (</w:t>
      </w:r>
      <w:r w:rsidRPr="00462199">
        <w:rPr>
          <w:i/>
        </w:rPr>
        <w:t>UKLCH</w:t>
      </w:r>
      <w:r w:rsidRPr="00462199">
        <w:t xml:space="preserve"> </w:t>
      </w:r>
      <w:r w:rsidRPr="00462199">
        <w:rPr>
          <w:i/>
        </w:rPr>
        <w:t>Billing Statements</w:t>
      </w:r>
      <w:r w:rsidRPr="00462199">
        <w:t xml:space="preserve">), </w:t>
      </w:r>
      <w:r w:rsidR="00974CC4">
        <w:t xml:space="preserve">Condition </w:t>
      </w:r>
      <w:r w:rsidR="00974CC4">
        <w:fldChar w:fldCharType="begin"/>
      </w:r>
      <w:r w:rsidR="00974CC4">
        <w:instrText xml:space="preserve"> REF _Ref147929421 \r \h </w:instrText>
      </w:r>
      <w:r w:rsidR="00974CC4">
        <w:fldChar w:fldCharType="separate"/>
      </w:r>
      <w:del w:id="80" w:author="Faqir, Sofia (Energy Security)" w:date="2023-11-12T19:47:00Z">
        <w:r w:rsidR="00E473FC">
          <w:delText>23</w:delText>
        </w:r>
      </w:del>
      <w:r w:rsidR="00974CC4">
        <w:fldChar w:fldCharType="end"/>
      </w:r>
      <w:r w:rsidR="00974CC4">
        <w:t xml:space="preserve"> (</w:t>
      </w:r>
      <w:r w:rsidR="00974CC4">
        <w:rPr>
          <w:i/>
          <w:iCs/>
        </w:rPr>
        <w:t>Settlement</w:t>
      </w:r>
      <w:r w:rsidR="00974CC4">
        <w:t xml:space="preserve">), </w:t>
      </w:r>
      <w:r w:rsidR="007248B2" w:rsidRPr="007248B2">
        <w:t>Condition</w:t>
      </w:r>
      <w:r w:rsidRPr="00462199">
        <w:t xml:space="preserve"> </w:t>
      </w:r>
      <w:r w:rsidRPr="00462199">
        <w:fldChar w:fldCharType="begin"/>
      </w:r>
      <w:r w:rsidRPr="00462199">
        <w:instrText xml:space="preserve"> REF _Ref144117983 \r \h </w:instrText>
      </w:r>
      <w:r>
        <w:instrText xml:space="preserve"> \* MERGEFORMAT </w:instrText>
      </w:r>
      <w:r w:rsidRPr="00462199">
        <w:fldChar w:fldCharType="separate"/>
      </w:r>
      <w:del w:id="81" w:author="Faqir, Sofia (Energy Security)" w:date="2023-11-12T19:47:00Z">
        <w:r w:rsidR="00E473FC">
          <w:delText>24</w:delText>
        </w:r>
      </w:del>
      <w:r w:rsidRPr="00462199">
        <w:fldChar w:fldCharType="end"/>
      </w:r>
      <w:r w:rsidRPr="00462199">
        <w:t xml:space="preserve"> (</w:t>
      </w:r>
      <w:r w:rsidRPr="00462199">
        <w:rPr>
          <w:i/>
        </w:rPr>
        <w:t>Default Interest</w:t>
      </w:r>
      <w:r w:rsidRPr="00462199">
        <w:t xml:space="preserve">), </w:t>
      </w:r>
      <w:r w:rsidR="007248B2" w:rsidRPr="007248B2">
        <w:t>Condition</w:t>
      </w:r>
      <w:r w:rsidRPr="00462199">
        <w:t xml:space="preserve"> </w:t>
      </w:r>
      <w:r w:rsidRPr="00462199">
        <w:fldChar w:fldCharType="begin"/>
      </w:r>
      <w:r w:rsidRPr="00462199">
        <w:instrText xml:space="preserve"> REF _Ref144117982 \r \h </w:instrText>
      </w:r>
      <w:r>
        <w:instrText xml:space="preserve"> \* MERGEFORMAT </w:instrText>
      </w:r>
      <w:r w:rsidRPr="00462199">
        <w:fldChar w:fldCharType="separate"/>
      </w:r>
      <w:del w:id="82" w:author="Faqir, Sofia (Energy Security)" w:date="2023-11-12T19:47:00Z">
        <w:r w:rsidR="00E473FC">
          <w:delText>25</w:delText>
        </w:r>
      </w:del>
      <w:r w:rsidRPr="00462199">
        <w:fldChar w:fldCharType="end"/>
      </w:r>
      <w:r w:rsidRPr="00462199">
        <w:t xml:space="preserve"> (</w:t>
      </w:r>
      <w:r w:rsidRPr="00462199">
        <w:rPr>
          <w:i/>
        </w:rPr>
        <w:t>Set-off</w:t>
      </w:r>
      <w:r w:rsidRPr="00462199">
        <w:t xml:space="preserve">), </w:t>
      </w:r>
      <w:r w:rsidR="007248B2" w:rsidRPr="007248B2">
        <w:t>Condition</w:t>
      </w:r>
      <w:r w:rsidRPr="00462199">
        <w:t xml:space="preserve"> </w:t>
      </w:r>
      <w:r w:rsidRPr="00462199">
        <w:fldChar w:fldCharType="begin"/>
      </w:r>
      <w:r w:rsidRPr="00462199">
        <w:instrText xml:space="preserve"> REF _Ref144117984 \r \h </w:instrText>
      </w:r>
      <w:r>
        <w:instrText xml:space="preserve"> \* MERGEFORMAT </w:instrText>
      </w:r>
      <w:r w:rsidRPr="00462199">
        <w:fldChar w:fldCharType="separate"/>
      </w:r>
      <w:del w:id="83" w:author="Faqir, Sofia (Energy Security)" w:date="2023-11-12T19:47:00Z">
        <w:r w:rsidR="00E473FC">
          <w:delText>26</w:delText>
        </w:r>
      </w:del>
      <w:r w:rsidRPr="00462199">
        <w:fldChar w:fldCharType="end"/>
      </w:r>
      <w:r w:rsidRPr="00462199">
        <w:t xml:space="preserve"> (</w:t>
      </w:r>
      <w:r w:rsidRPr="00462199">
        <w:rPr>
          <w:i/>
        </w:rPr>
        <w:t>Deductions and withholdings</w:t>
      </w:r>
      <w:r w:rsidRPr="00462199">
        <w:t xml:space="preserve">), </w:t>
      </w:r>
      <w:r w:rsidR="007248B2" w:rsidRPr="007248B2">
        <w:t>Condition</w:t>
      </w:r>
      <w:r w:rsidRPr="00462199">
        <w:t xml:space="preserve"> </w:t>
      </w:r>
      <w:r w:rsidRPr="00462199">
        <w:fldChar w:fldCharType="begin"/>
      </w:r>
      <w:r w:rsidRPr="00462199">
        <w:instrText xml:space="preserve"> REF _Ref144117985 \r \h </w:instrText>
      </w:r>
      <w:r>
        <w:instrText xml:space="preserve"> \* MERGEFORMAT </w:instrText>
      </w:r>
      <w:r w:rsidRPr="00462199">
        <w:fldChar w:fldCharType="separate"/>
      </w:r>
      <w:del w:id="84" w:author="Faqir, Sofia (Energy Security)" w:date="2023-11-12T19:47:00Z">
        <w:r w:rsidR="00E473FC">
          <w:delText>27</w:delText>
        </w:r>
      </w:del>
      <w:r w:rsidRPr="00462199">
        <w:fldChar w:fldCharType="end"/>
      </w:r>
      <w:r w:rsidRPr="00462199">
        <w:t xml:space="preserve"> (</w:t>
      </w:r>
      <w:r w:rsidRPr="00462199">
        <w:rPr>
          <w:i/>
        </w:rPr>
        <w:t>Payment accounts</w:t>
      </w:r>
      <w:r w:rsidRPr="00462199">
        <w:t xml:space="preserve">), </w:t>
      </w:r>
      <w:r w:rsidR="007248B2" w:rsidRPr="007248B2">
        <w:t>Condition</w:t>
      </w:r>
      <w:r w:rsidRPr="00462199">
        <w:t xml:space="preserve"> </w:t>
      </w:r>
      <w:r w:rsidRPr="00462199">
        <w:fldChar w:fldCharType="begin"/>
      </w:r>
      <w:r w:rsidRPr="00462199">
        <w:instrText xml:space="preserve"> REF _Ref144117986 \r \h </w:instrText>
      </w:r>
      <w:r>
        <w:instrText xml:space="preserve"> \* MERGEFORMAT </w:instrText>
      </w:r>
      <w:r w:rsidRPr="00462199">
        <w:fldChar w:fldCharType="separate"/>
      </w:r>
      <w:del w:id="85" w:author="Faqir, Sofia (Energy Security)" w:date="2023-11-12T19:47:00Z">
        <w:r w:rsidR="00E473FC">
          <w:delText>28</w:delText>
        </w:r>
      </w:del>
      <w:r w:rsidRPr="00462199">
        <w:fldChar w:fldCharType="end"/>
      </w:r>
      <w:r w:rsidRPr="00462199">
        <w:t xml:space="preserve"> (</w:t>
      </w:r>
      <w:r w:rsidRPr="00462199">
        <w:rPr>
          <w:i/>
        </w:rPr>
        <w:t>Producer representations and warranties</w:t>
      </w:r>
      <w:r w:rsidRPr="00462199">
        <w:t xml:space="preserve">), </w:t>
      </w:r>
      <w:r w:rsidR="007248B2" w:rsidRPr="007248B2">
        <w:t>Condition</w:t>
      </w:r>
      <w:r w:rsidRPr="00462199">
        <w:t xml:space="preserve"> </w:t>
      </w:r>
      <w:r w:rsidRPr="00462199">
        <w:fldChar w:fldCharType="begin"/>
      </w:r>
      <w:r w:rsidRPr="00462199">
        <w:instrText xml:space="preserve"> REF _Ref144117987 \r \h </w:instrText>
      </w:r>
      <w:r>
        <w:instrText xml:space="preserve"> \* MERGEFORMAT </w:instrText>
      </w:r>
      <w:r w:rsidRPr="00462199">
        <w:fldChar w:fldCharType="separate"/>
      </w:r>
      <w:del w:id="86" w:author="Faqir, Sofia (Energy Security)" w:date="2023-11-12T19:47:00Z">
        <w:r w:rsidR="00E473FC">
          <w:delText>29</w:delText>
        </w:r>
      </w:del>
      <w:r w:rsidRPr="00462199">
        <w:fldChar w:fldCharType="end"/>
      </w:r>
      <w:r w:rsidRPr="00462199">
        <w:t xml:space="preserve"> (</w:t>
      </w:r>
      <w:r w:rsidRPr="00462199">
        <w:rPr>
          <w:i/>
        </w:rPr>
        <w:t>LCHA Counterparty representations and warranties</w:t>
      </w:r>
      <w:r w:rsidRPr="00462199">
        <w:t xml:space="preserve">), </w:t>
      </w:r>
      <w:r w:rsidR="007248B2" w:rsidRPr="007248B2">
        <w:t>Condition</w:t>
      </w:r>
      <w:r w:rsidRPr="00462199">
        <w:t xml:space="preserve"> </w:t>
      </w:r>
      <w:r w:rsidRPr="00462199">
        <w:fldChar w:fldCharType="begin"/>
      </w:r>
      <w:r w:rsidRPr="00462199">
        <w:instrText xml:space="preserve"> REF _Ref144117988 \r \h </w:instrText>
      </w:r>
      <w:r>
        <w:instrText xml:space="preserve"> \* MERGEFORMAT </w:instrText>
      </w:r>
      <w:r w:rsidRPr="00462199">
        <w:fldChar w:fldCharType="separate"/>
      </w:r>
      <w:del w:id="87" w:author="Faqir, Sofia (Energy Security)" w:date="2023-11-12T19:47:00Z">
        <w:r w:rsidR="00E473FC">
          <w:delText>30</w:delText>
        </w:r>
      </w:del>
      <w:r w:rsidRPr="00462199">
        <w:fldChar w:fldCharType="end"/>
      </w:r>
      <w:r w:rsidRPr="00462199">
        <w:t xml:space="preserve"> (</w:t>
      </w:r>
      <w:r w:rsidRPr="00462199">
        <w:rPr>
          <w:i/>
        </w:rPr>
        <w:t>Producer undertakings: General</w:t>
      </w:r>
      <w:r w:rsidRPr="00462199">
        <w:t xml:space="preserve">), </w:t>
      </w:r>
      <w:r w:rsidR="007248B2" w:rsidRPr="007248B2">
        <w:t>Condition</w:t>
      </w:r>
      <w:r w:rsidRPr="00462199">
        <w:t xml:space="preserve"> </w:t>
      </w:r>
      <w:r w:rsidRPr="00462199">
        <w:fldChar w:fldCharType="begin"/>
      </w:r>
      <w:r w:rsidRPr="00462199">
        <w:instrText xml:space="preserve"> REF _Ref144117989 \r \h </w:instrText>
      </w:r>
      <w:r>
        <w:instrText xml:space="preserve"> \* MERGEFORMAT </w:instrText>
      </w:r>
      <w:r w:rsidRPr="00462199">
        <w:fldChar w:fldCharType="separate"/>
      </w:r>
      <w:del w:id="88" w:author="Faqir, Sofia (Energy Security)" w:date="2023-11-12T19:47:00Z">
        <w:r w:rsidR="00E473FC">
          <w:delText>33</w:delText>
        </w:r>
      </w:del>
      <w:r w:rsidRPr="00462199">
        <w:fldChar w:fldCharType="end"/>
      </w:r>
      <w:r w:rsidRPr="00462199">
        <w:t xml:space="preserve"> (</w:t>
      </w:r>
      <w:r w:rsidRPr="00462199">
        <w:rPr>
          <w:i/>
        </w:rPr>
        <w:t>Producer undertakings: Information provision and no cumulation of Subsidy, state aid and/or union funding</w:t>
      </w:r>
      <w:r w:rsidRPr="00462199">
        <w:t xml:space="preserve">), </w:t>
      </w:r>
      <w:r w:rsidR="007248B2" w:rsidRPr="007248B2">
        <w:t>Condition</w:t>
      </w:r>
      <w:r w:rsidRPr="00462199">
        <w:t xml:space="preserve"> </w:t>
      </w:r>
      <w:r w:rsidRPr="00462199">
        <w:fldChar w:fldCharType="begin"/>
      </w:r>
      <w:r w:rsidRPr="00462199">
        <w:instrText xml:space="preserve"> REF _Ref144117990 \r \h </w:instrText>
      </w:r>
      <w:r>
        <w:instrText xml:space="preserve"> \* MERGEFORMAT </w:instrText>
      </w:r>
      <w:r w:rsidRPr="00462199">
        <w:fldChar w:fldCharType="separate"/>
      </w:r>
      <w:del w:id="89" w:author="Faqir, Sofia (Energy Security)" w:date="2023-11-12T19:47:00Z">
        <w:r w:rsidR="00E473FC">
          <w:delText>34</w:delText>
        </w:r>
      </w:del>
      <w:r w:rsidRPr="00462199">
        <w:fldChar w:fldCharType="end"/>
      </w:r>
      <w:r w:rsidRPr="00462199">
        <w:t xml:space="preserve"> (</w:t>
      </w:r>
      <w:r w:rsidRPr="00462199">
        <w:rPr>
          <w:i/>
        </w:rPr>
        <w:t>Producer Undertaking: UK ETS Free Allowances</w:t>
      </w:r>
      <w:r w:rsidRPr="00462199">
        <w:t xml:space="preserve">) </w:t>
      </w:r>
      <w:r w:rsidR="007248B2" w:rsidRPr="007248B2">
        <w:t>Condition</w:t>
      </w:r>
      <w:r w:rsidRPr="00462199">
        <w:t xml:space="preserve"> </w:t>
      </w:r>
      <w:r w:rsidRPr="00462199">
        <w:fldChar w:fldCharType="begin"/>
      </w:r>
      <w:r w:rsidRPr="00462199">
        <w:instrText xml:space="preserve"> REF _Ref144117991 \r \h </w:instrText>
      </w:r>
      <w:r>
        <w:instrText xml:space="preserve"> \* MERGEFORMAT </w:instrText>
      </w:r>
      <w:r w:rsidRPr="00462199">
        <w:fldChar w:fldCharType="separate"/>
      </w:r>
      <w:del w:id="90" w:author="Faqir, Sofia (Energy Security)" w:date="2023-11-12T19:47:00Z">
        <w:r w:rsidR="00E473FC">
          <w:delText>35</w:delText>
        </w:r>
      </w:del>
      <w:r w:rsidRPr="00462199">
        <w:fldChar w:fldCharType="end"/>
      </w:r>
      <w:r w:rsidRPr="00462199">
        <w:t xml:space="preserve"> (</w:t>
      </w:r>
      <w:r w:rsidRPr="00462199">
        <w:rPr>
          <w:i/>
        </w:rPr>
        <w:t>Producer Undertaking: Supply Chain Reporting</w:t>
      </w:r>
      <w:r w:rsidRPr="00462199">
        <w:t xml:space="preserve">), </w:t>
      </w:r>
      <w:r w:rsidR="007248B2" w:rsidRPr="007248B2">
        <w:t>Condition</w:t>
      </w:r>
      <w:r w:rsidRPr="00462199">
        <w:t xml:space="preserve"> </w:t>
      </w:r>
      <w:r w:rsidRPr="00462199">
        <w:fldChar w:fldCharType="begin"/>
      </w:r>
      <w:r w:rsidRPr="00462199">
        <w:instrText xml:space="preserve"> REF _Ref144117992 \r \h </w:instrText>
      </w:r>
      <w:r>
        <w:instrText xml:space="preserve"> \* MERGEFORMAT </w:instrText>
      </w:r>
      <w:r w:rsidRPr="00462199">
        <w:fldChar w:fldCharType="separate"/>
      </w:r>
      <w:del w:id="91" w:author="Faqir, Sofia (Energy Security)" w:date="2023-11-12T19:47:00Z">
        <w:r w:rsidR="00E473FC">
          <w:delText>36</w:delText>
        </w:r>
      </w:del>
      <w:r w:rsidRPr="00462199">
        <w:fldChar w:fldCharType="end"/>
      </w:r>
      <w:r w:rsidRPr="00462199">
        <w:t xml:space="preserve"> (</w:t>
      </w:r>
      <w:r w:rsidRPr="00462199">
        <w:rPr>
          <w:i/>
        </w:rPr>
        <w:t>Offtaker Confirmation Procedure</w:t>
      </w:r>
      <w:r w:rsidRPr="00462199">
        <w:t xml:space="preserve">) </w:t>
      </w:r>
      <w:r w:rsidR="007248B2" w:rsidRPr="007248B2">
        <w:t>Condition</w:t>
      </w:r>
      <w:r w:rsidRPr="00462199">
        <w:t xml:space="preserve"> </w:t>
      </w:r>
      <w:r w:rsidRPr="00462199">
        <w:fldChar w:fldCharType="begin"/>
      </w:r>
      <w:r w:rsidRPr="00462199">
        <w:instrText xml:space="preserve"> REF _Ref144117993 \r \h </w:instrText>
      </w:r>
      <w:r>
        <w:instrText xml:space="preserve"> \* MERGEFORMAT </w:instrText>
      </w:r>
      <w:r w:rsidRPr="00462199">
        <w:fldChar w:fldCharType="separate"/>
      </w:r>
      <w:del w:id="92" w:author="Faqir, Sofia (Energy Security)" w:date="2023-11-12T19:47:00Z">
        <w:r w:rsidR="00E473FC">
          <w:delText>37</w:delText>
        </w:r>
      </w:del>
      <w:r w:rsidRPr="00462199">
        <w:fldChar w:fldCharType="end"/>
      </w:r>
      <w:r w:rsidRPr="00462199">
        <w:t xml:space="preserve"> (</w:t>
      </w:r>
      <w:r w:rsidRPr="00462199">
        <w:rPr>
          <w:i/>
        </w:rPr>
        <w:t>Producer Undertakings: Offtaker Compliance</w:t>
      </w:r>
      <w:r w:rsidRPr="00462199">
        <w:t>),</w:t>
      </w:r>
      <w:r w:rsidR="009F2614">
        <w:t xml:space="preserve"> </w:t>
      </w:r>
      <w:r>
        <w:fldChar w:fldCharType="begin"/>
      </w:r>
      <w:r>
        <w:instrText xml:space="preserve"> REF _Ref144118021 \w \h </w:instrText>
      </w:r>
      <w:r>
        <w:fldChar w:fldCharType="separate"/>
      </w:r>
      <w:del w:id="93" w:author="Faqir, Sofia (Energy Security)" w:date="2023-11-12T19:47:00Z">
        <w:r w:rsidR="00E473FC">
          <w:delText>Part 9</w:delText>
        </w:r>
      </w:del>
      <w:r>
        <w:fldChar w:fldCharType="end"/>
      </w:r>
      <w:r w:rsidRPr="00462199">
        <w:t xml:space="preserve"> (</w:t>
      </w:r>
      <w:r w:rsidRPr="00462199">
        <w:rPr>
          <w:i/>
        </w:rPr>
        <w:t>Termination</w:t>
      </w:r>
      <w:r w:rsidRPr="00462199">
        <w:t xml:space="preserve">), </w:t>
      </w:r>
      <w:r>
        <w:fldChar w:fldCharType="begin"/>
      </w:r>
      <w:r>
        <w:instrText xml:space="preserve"> REF _Ref144118023 \w \h </w:instrText>
      </w:r>
      <w:r>
        <w:fldChar w:fldCharType="separate"/>
      </w:r>
      <w:del w:id="94" w:author="Faqir, Sofia (Energy Security)" w:date="2023-11-12T19:47:00Z">
        <w:r w:rsidR="00E473FC">
          <w:delText>Part 11</w:delText>
        </w:r>
      </w:del>
      <w:r>
        <w:fldChar w:fldCharType="end"/>
      </w:r>
      <w:r w:rsidRPr="00462199">
        <w:t xml:space="preserve"> (</w:t>
      </w:r>
      <w:r w:rsidRPr="00462199">
        <w:rPr>
          <w:i/>
        </w:rPr>
        <w:t>Dispute Resolution</w:t>
      </w:r>
      <w:r w:rsidRPr="00462199">
        <w:t xml:space="preserve">) to </w:t>
      </w:r>
      <w:r>
        <w:fldChar w:fldCharType="begin"/>
      </w:r>
      <w:r>
        <w:instrText xml:space="preserve"> REF _Ref144118024 \w \h </w:instrText>
      </w:r>
      <w:r>
        <w:fldChar w:fldCharType="separate"/>
      </w:r>
      <w:del w:id="95" w:author="Faqir, Sofia (Energy Security)" w:date="2023-11-12T19:47:00Z">
        <w:r w:rsidR="00E473FC">
          <w:delText>Part 14</w:delText>
        </w:r>
      </w:del>
      <w:r>
        <w:fldChar w:fldCharType="end"/>
      </w:r>
      <w:r w:rsidRPr="00462199">
        <w:t xml:space="preserve"> (</w:t>
      </w:r>
      <w:r w:rsidRPr="00462199">
        <w:rPr>
          <w:i/>
        </w:rPr>
        <w:t>Miscellaneous</w:t>
      </w:r>
      <w:r w:rsidRPr="00462199">
        <w:t xml:space="preserve">) (inclusive), </w:t>
      </w:r>
      <w:r w:rsidRPr="00462199">
        <w:fldChar w:fldCharType="begin"/>
      </w:r>
      <w:r w:rsidRPr="00462199">
        <w:instrText xml:space="preserve"> REF _Ref144117998 \w \h </w:instrText>
      </w:r>
      <w:r>
        <w:instrText xml:space="preserve"> \* MERGEFORMAT </w:instrText>
      </w:r>
      <w:r w:rsidRPr="00462199">
        <w:fldChar w:fldCharType="separate"/>
      </w:r>
      <w:del w:id="96" w:author="Faqir, Sofia (Energy Security)" w:date="2023-11-12T19:47:00Z">
        <w:r w:rsidR="00E473FC">
          <w:delText>Annex 1</w:delText>
        </w:r>
      </w:del>
      <w:r w:rsidRPr="00462199">
        <w:fldChar w:fldCharType="end"/>
      </w:r>
      <w:r w:rsidRPr="00462199">
        <w:t xml:space="preserve"> (</w:t>
      </w:r>
      <w:r w:rsidR="007248B2" w:rsidRPr="007248B2">
        <w:rPr>
          <w:i/>
        </w:rPr>
        <w:t>Condition</w:t>
      </w:r>
      <w:r w:rsidRPr="00462199">
        <w:rPr>
          <w:i/>
        </w:rPr>
        <w:t>s Precedent</w:t>
      </w:r>
      <w:r w:rsidRPr="00462199">
        <w:t>),</w:t>
      </w:r>
      <w:r w:rsidR="009F2614">
        <w:t xml:space="preserve"> </w:t>
      </w:r>
      <w:r w:rsidR="009F2614">
        <w:fldChar w:fldCharType="begin"/>
      </w:r>
      <w:r w:rsidR="009F2614">
        <w:instrText xml:space="preserve"> REF _Ref147930260 \r \h </w:instrText>
      </w:r>
      <w:r w:rsidR="009F2614">
        <w:fldChar w:fldCharType="separate"/>
      </w:r>
      <w:del w:id="97" w:author="Faqir, Sofia (Energy Security)" w:date="2023-11-12T19:47:00Z">
        <w:r w:rsidR="00E473FC">
          <w:delText>Annex 2</w:delText>
        </w:r>
      </w:del>
      <w:r w:rsidR="009F2614">
        <w:fldChar w:fldCharType="end"/>
      </w:r>
      <w:r w:rsidR="009F2614">
        <w:t xml:space="preserve"> (</w:t>
      </w:r>
      <w:r w:rsidR="009F2614">
        <w:rPr>
          <w:i/>
          <w:iCs/>
        </w:rPr>
        <w:t>Testing Requirements</w:t>
      </w:r>
      <w:r w:rsidR="009F2614">
        <w:t>),</w:t>
      </w:r>
      <w:r w:rsidRPr="00462199">
        <w:t xml:space="preserve"> </w:t>
      </w:r>
      <w:r>
        <w:fldChar w:fldCharType="begin"/>
      </w:r>
      <w:r>
        <w:instrText xml:space="preserve"> REF _Ref144118000 \w \h </w:instrText>
      </w:r>
      <w:r>
        <w:fldChar w:fldCharType="separate"/>
      </w:r>
      <w:del w:id="98" w:author="Faqir, Sofia (Energy Security)" w:date="2023-11-12T19:47:00Z">
        <w:r w:rsidR="00E473FC">
          <w:delText>Annex 3</w:delText>
        </w:r>
      </w:del>
      <w:r>
        <w:fldChar w:fldCharType="end"/>
      </w:r>
      <w:r w:rsidRPr="00462199">
        <w:t xml:space="preserve"> (</w:t>
      </w:r>
      <w:r w:rsidRPr="00462199">
        <w:rPr>
          <w:i/>
        </w:rPr>
        <w:t>Calculation of Default Termination</w:t>
      </w:r>
      <w:r w:rsidRPr="00462199">
        <w:t xml:space="preserve">), </w:t>
      </w:r>
      <w:r>
        <w:fldChar w:fldCharType="begin"/>
      </w:r>
      <w:r>
        <w:instrText xml:space="preserve"> REF _Ref144118001 \w \h </w:instrText>
      </w:r>
      <w:r>
        <w:fldChar w:fldCharType="separate"/>
      </w:r>
      <w:del w:id="99" w:author="Faqir, Sofia (Energy Security)" w:date="2023-11-12T19:47:00Z">
        <w:r w:rsidR="00E473FC">
          <w:delText>Annex 4</w:delText>
        </w:r>
      </w:del>
      <w:r>
        <w:fldChar w:fldCharType="end"/>
      </w:r>
      <w:r w:rsidRPr="00462199">
        <w:t xml:space="preserve"> (</w:t>
      </w:r>
      <w:r w:rsidRPr="00462199">
        <w:rPr>
          <w:i/>
        </w:rPr>
        <w:t>Change Control Procedure</w:t>
      </w:r>
      <w:r w:rsidRPr="00462199">
        <w:t xml:space="preserve">), </w:t>
      </w:r>
      <w:r>
        <w:fldChar w:fldCharType="begin"/>
      </w:r>
      <w:r>
        <w:instrText xml:space="preserve"> REF _Ref144118002 \w \h </w:instrText>
      </w:r>
      <w:r>
        <w:fldChar w:fldCharType="separate"/>
      </w:r>
      <w:del w:id="100" w:author="Faqir, Sofia (Energy Security)" w:date="2023-11-12T19:47:00Z">
        <w:r w:rsidR="00E473FC">
          <w:delText>Annex 5</w:delText>
        </w:r>
      </w:del>
      <w:r>
        <w:fldChar w:fldCharType="end"/>
      </w:r>
      <w:r w:rsidRPr="00462199">
        <w:t xml:space="preserve"> (</w:t>
      </w:r>
      <w:r w:rsidRPr="00462199">
        <w:rPr>
          <w:i/>
        </w:rPr>
        <w:t>Form of Direct Agreement</w:t>
      </w:r>
      <w:r w:rsidRPr="00462199">
        <w:t>),</w:t>
      </w:r>
      <w:r w:rsidR="00AA7A74">
        <w:t xml:space="preserve"> </w:t>
      </w:r>
      <w:bookmarkStart w:id="101" w:name="_Hlk148972716"/>
      <w:r w:rsidR="00AA7A74" w:rsidRPr="005A18A4">
        <w:fldChar w:fldCharType="begin"/>
      </w:r>
      <w:r w:rsidR="00AA7A74" w:rsidRPr="005A18A4">
        <w:instrText xml:space="preserve"> REF _Ref148972662 \r \h  \* MERGEFORMAT </w:instrText>
      </w:r>
      <w:r w:rsidR="00AA7A74" w:rsidRPr="005A18A4">
        <w:fldChar w:fldCharType="separate"/>
      </w:r>
      <w:del w:id="102" w:author="Faqir, Sofia (Energy Security)" w:date="2023-11-12T19:47:00Z">
        <w:r w:rsidR="00E473FC">
          <w:delText>Annex 6</w:delText>
        </w:r>
      </w:del>
      <w:r w:rsidR="00AA7A74" w:rsidRPr="005A18A4">
        <w:fldChar w:fldCharType="end"/>
      </w:r>
      <w:r w:rsidR="00AA7A74" w:rsidRPr="005A18A4">
        <w:t xml:space="preserve"> (</w:t>
      </w:r>
      <w:r w:rsidR="00AA7A74" w:rsidRPr="005A18A4">
        <w:rPr>
          <w:i/>
          <w:iCs/>
        </w:rPr>
        <w:t>Data Collection and Monitoring Compliance with the LCHS)</w:t>
      </w:r>
      <w:bookmarkEnd w:id="101"/>
      <w:r w:rsidR="00AA7A74" w:rsidRPr="005A18A4">
        <w:rPr>
          <w:i/>
          <w:iCs/>
        </w:rPr>
        <w:t>,</w:t>
      </w:r>
      <w:r w:rsidR="00A41B8C">
        <w:rPr>
          <w:i/>
          <w:iCs/>
        </w:rPr>
        <w:t xml:space="preserve"> </w:t>
      </w:r>
      <w:r w:rsidR="009F2614">
        <w:fldChar w:fldCharType="begin"/>
      </w:r>
      <w:r w:rsidR="009F2614">
        <w:instrText xml:space="preserve"> REF _Ref147930410 \r \h </w:instrText>
      </w:r>
      <w:r w:rsidR="009F2614">
        <w:fldChar w:fldCharType="separate"/>
      </w:r>
      <w:del w:id="103" w:author="Faqir, Sofia (Energy Security)" w:date="2023-11-12T19:47:00Z">
        <w:r w:rsidR="00E473FC">
          <w:delText>Annex 9</w:delText>
        </w:r>
      </w:del>
      <w:r w:rsidR="009F2614">
        <w:fldChar w:fldCharType="end"/>
      </w:r>
      <w:r w:rsidR="00844F85">
        <w:t xml:space="preserve"> (</w:t>
      </w:r>
      <w:r w:rsidR="00844F85">
        <w:rPr>
          <w:i/>
          <w:iCs/>
        </w:rPr>
        <w:t xml:space="preserve">Metering Operational </w:t>
      </w:r>
      <w:r w:rsidR="006F4F56">
        <w:rPr>
          <w:i/>
          <w:iCs/>
        </w:rPr>
        <w:t>F</w:t>
      </w:r>
      <w:r w:rsidR="00844F85">
        <w:rPr>
          <w:i/>
          <w:iCs/>
        </w:rPr>
        <w:t>ramework and Technical Specification</w:t>
      </w:r>
      <w:r w:rsidR="00844F85">
        <w:t>),</w:t>
      </w:r>
      <w:r w:rsidRPr="00462199">
        <w:t xml:space="preserve"> </w:t>
      </w:r>
      <w:r>
        <w:fldChar w:fldCharType="begin"/>
      </w:r>
      <w:r>
        <w:instrText xml:space="preserve"> REF _Ref144118009 \w \h </w:instrText>
      </w:r>
      <w:r w:rsidR="003D7844">
        <w:instrText xml:space="preserve"> \* MERGEFORMAT </w:instrText>
      </w:r>
      <w:r>
        <w:fldChar w:fldCharType="separate"/>
      </w:r>
      <w:del w:id="104" w:author="Faqir, Sofia (Energy Security)" w:date="2023-11-12T19:47:00Z">
        <w:r w:rsidR="00E473FC">
          <w:delText>Annex 10</w:delText>
        </w:r>
      </w:del>
      <w:r>
        <w:fldChar w:fldCharType="end"/>
      </w:r>
      <w:r w:rsidRPr="00462199">
        <w:t xml:space="preserve"> </w:t>
      </w:r>
      <w:r w:rsidRPr="00462199">
        <w:rPr>
          <w:i/>
        </w:rPr>
        <w:t>(Low Carbon Hydrogen Certification)</w:t>
      </w:r>
      <w:r w:rsidR="003C4DB3">
        <w:t xml:space="preserve"> </w:t>
      </w:r>
      <w:r w:rsidRPr="00462199">
        <w:t xml:space="preserve">and </w:t>
      </w:r>
      <w:r>
        <w:fldChar w:fldCharType="begin"/>
      </w:r>
      <w:r>
        <w:instrText xml:space="preserve"> REF _Ref144118012 \w \h </w:instrText>
      </w:r>
      <w:r>
        <w:fldChar w:fldCharType="separate"/>
      </w:r>
      <w:del w:id="105" w:author="Faqir, Sofia (Energy Security)" w:date="2023-11-12T19:47:00Z">
        <w:r w:rsidR="00E473FC">
          <w:delText>Annex 14</w:delText>
        </w:r>
      </w:del>
      <w:r>
        <w:fldChar w:fldCharType="end"/>
      </w:r>
      <w:r w:rsidRPr="00462199">
        <w:t xml:space="preserve"> (</w:t>
      </w:r>
      <w:r w:rsidRPr="00462199">
        <w:rPr>
          <w:i/>
        </w:rPr>
        <w:t>Pro forma notices</w:t>
      </w:r>
      <w:r w:rsidRPr="00462199">
        <w:t>);</w:t>
      </w:r>
      <w:bookmarkEnd w:id="73"/>
    </w:p>
    <w:p w14:paraId="157DA977" w14:textId="2792EE31" w:rsidR="00D179D6" w:rsidRPr="00462199" w:rsidRDefault="00D179D6" w:rsidP="005B3BB9">
      <w:pPr>
        <w:pStyle w:val="DefinitionsClauseAshurst"/>
      </w:pPr>
      <w:bookmarkStart w:id="106" w:name="_Ref144111489"/>
      <w:r w:rsidRPr="00462199">
        <w:rPr>
          <w:b/>
        </w:rPr>
        <w:t>"Alternative CO</w:t>
      </w:r>
      <w:r w:rsidRPr="001216E8">
        <w:rPr>
          <w:b/>
          <w:vertAlign w:val="subscript"/>
        </w:rPr>
        <w:t>2</w:t>
      </w:r>
      <w:r w:rsidRPr="00462199">
        <w:rPr>
          <w:b/>
        </w:rPr>
        <w:t xml:space="preserve"> T&amp;S Network Review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_Ref144114715 \r \h \* MERGEFORMAT </w:instrText>
      </w:r>
      <w:r w:rsidRPr="00462199">
        <w:fldChar w:fldCharType="separate"/>
      </w:r>
      <w:del w:id="107" w:author="Faqir, Sofia (Energy Security)" w:date="2023-11-12T19:47:00Z">
        <w:r w:rsidR="00E473FC" w:rsidRPr="00E473FC">
          <w:rPr>
            <w:color w:val="000000"/>
          </w:rPr>
          <w:delText>52.13(C)</w:delText>
        </w:r>
      </w:del>
      <w:r w:rsidRPr="0046219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106"/>
    </w:p>
    <w:p w14:paraId="10DB02FD" w14:textId="77777777" w:rsidR="00D179D6" w:rsidRPr="00462199" w:rsidRDefault="00D179D6" w:rsidP="005B3BB9">
      <w:pPr>
        <w:pStyle w:val="DefinitionsClauseAshurst"/>
      </w:pPr>
      <w:bookmarkStart w:id="108" w:name="_Ref144111490"/>
      <w:r w:rsidRPr="00462199">
        <w:rPr>
          <w:b/>
        </w:rPr>
        <w:lastRenderedPageBreak/>
        <w:t>"Alternative CO</w:t>
      </w:r>
      <w:r w:rsidRPr="001216E8">
        <w:rPr>
          <w:b/>
          <w:vertAlign w:val="subscript"/>
        </w:rPr>
        <w:t>2</w:t>
      </w:r>
      <w:r w:rsidRPr="00462199">
        <w:rPr>
          <w:b/>
        </w:rPr>
        <w:t xml:space="preserve"> T&amp;S Network Solution Plan"</w:t>
      </w:r>
      <w:r w:rsidRPr="00462199">
        <w:t xml:space="preserve"> means a plan developed by the Producer setting out the required milestones and actions in order to connect the Facility to an alternative CO</w:t>
      </w:r>
      <w:r w:rsidRPr="00462199">
        <w:rPr>
          <w:vertAlign w:val="subscript"/>
        </w:rPr>
        <w:t>2</w:t>
      </w:r>
      <w:r w:rsidRPr="00462199">
        <w:t xml:space="preserve"> delivery point and CO</w:t>
      </w:r>
      <w:r w:rsidRPr="00462199">
        <w:rPr>
          <w:vertAlign w:val="subscript"/>
        </w:rPr>
        <w:t>2</w:t>
      </w:r>
      <w:r w:rsidRPr="00462199">
        <w:t xml:space="preserve"> T&amp;S Network [or alternative permanent storage] (either directly by pipeline, or indirectly by other means of transportation), in order to remedy a CO</w:t>
      </w:r>
      <w:r w:rsidRPr="00462199">
        <w:rPr>
          <w:vertAlign w:val="subscript"/>
        </w:rPr>
        <w:t>2</w:t>
      </w:r>
      <w:r w:rsidRPr="00462199">
        <w:t xml:space="preserve"> T&amp;S Prolonged Unavailability Event;</w:t>
      </w:r>
      <w:bookmarkEnd w:id="108"/>
    </w:p>
    <w:p w14:paraId="3D0E65B3" w14:textId="4AC89BCD" w:rsidR="00D179D6" w:rsidRPr="00462199" w:rsidRDefault="00D179D6" w:rsidP="005B3BB9">
      <w:pPr>
        <w:pStyle w:val="DefinitionsClauseAshurst"/>
      </w:pPr>
      <w:bookmarkStart w:id="109" w:name="_Ref144111491"/>
      <w:r w:rsidRPr="00462199">
        <w:rPr>
          <w:b/>
        </w:rPr>
        <w:t>"Alternative CO</w:t>
      </w:r>
      <w:r w:rsidRPr="001216E8">
        <w:rPr>
          <w:b/>
          <w:vertAlign w:val="subscript"/>
        </w:rPr>
        <w:t>2</w:t>
      </w:r>
      <w:r w:rsidRPr="00462199">
        <w:rPr>
          <w:b/>
        </w:rPr>
        <w:t xml:space="preserve"> T&amp;S Network Solution Plan Deadline"</w:t>
      </w:r>
      <w:r w:rsidRPr="00462199">
        <w:t xml:space="preserve"> means the date which falls eighteen (18) Months after the date of a CO</w:t>
      </w:r>
      <w:r w:rsidRPr="00462199">
        <w:rPr>
          <w:vertAlign w:val="subscript"/>
        </w:rPr>
        <w:t>2</w:t>
      </w:r>
      <w:r w:rsidRPr="00462199">
        <w:t xml:space="preserve"> T&amp;S Prolonged Unavailability Event Notice issued by the LCHA Counterparty in accordance with </w:t>
      </w:r>
      <w:r w:rsidR="007248B2" w:rsidRPr="007248B2">
        <w:t>Condition</w:t>
      </w:r>
      <w:r w:rsidRPr="00462199">
        <w:t xml:space="preserve"> </w:t>
      </w:r>
      <w:r w:rsidRPr="00462199">
        <w:fldChar w:fldCharType="begin"/>
      </w:r>
      <w:r w:rsidRPr="00462199">
        <w:instrText xml:space="preserve"> REF _Ref144114661 \r \h </w:instrText>
      </w:r>
      <w:r>
        <w:instrText xml:space="preserve"> \* MERGEFORMAT </w:instrText>
      </w:r>
      <w:r w:rsidRPr="00462199">
        <w:fldChar w:fldCharType="separate"/>
      </w:r>
      <w:del w:id="110" w:author="Faqir, Sofia (Energy Security)" w:date="2023-11-12T19:47:00Z">
        <w:r w:rsidR="00E473FC">
          <w:delText>52.8</w:delText>
        </w:r>
      </w:del>
      <w:r w:rsidRPr="0046219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109"/>
    </w:p>
    <w:p w14:paraId="6C6049EF" w14:textId="12FF5070" w:rsidR="00D179D6" w:rsidRPr="00462199" w:rsidRDefault="00D179D6" w:rsidP="005B3BB9">
      <w:pPr>
        <w:pStyle w:val="DefinitionsClauseAshurst"/>
      </w:pPr>
      <w:bookmarkStart w:id="111" w:name="_Ref144111492"/>
      <w:r w:rsidRPr="00462199">
        <w:rPr>
          <w:b/>
        </w:rPr>
        <w:t>"</w:t>
      </w:r>
      <w:commentRangeStart w:id="112"/>
      <w:commentRangeStart w:id="113"/>
      <w:r w:rsidRPr="00462199">
        <w:rPr>
          <w:b/>
        </w:rPr>
        <w:t>Alternative Fuel</w:t>
      </w:r>
      <w:commentRangeEnd w:id="112"/>
      <w:r w:rsidR="00072318" w:rsidRPr="00462199">
        <w:rPr>
          <w:rStyle w:val="CommentReference"/>
          <w:rFonts w:ascii="Arial" w:hAnsi="Arial"/>
          <w:b/>
          <w:sz w:val="20"/>
          <w:szCs w:val="20"/>
        </w:rPr>
        <w:commentReference w:id="112"/>
      </w:r>
      <w:commentRangeEnd w:id="113"/>
      <w:r w:rsidR="00921573" w:rsidRPr="00462199">
        <w:rPr>
          <w:rStyle w:val="CommentReference"/>
          <w:rFonts w:ascii="Arial" w:hAnsi="Arial"/>
          <w:b/>
          <w:sz w:val="20"/>
          <w:szCs w:val="20"/>
        </w:rPr>
        <w:commentReference w:id="113"/>
      </w:r>
      <w:r w:rsidRPr="00462199">
        <w:rPr>
          <w:b/>
        </w:rPr>
        <w:t>"</w:t>
      </w:r>
      <w:r w:rsidRPr="00462199">
        <w:t xml:space="preserve"> means:</w:t>
      </w:r>
      <w:bookmarkEnd w:id="111"/>
    </w:p>
    <w:p w14:paraId="450141B9" w14:textId="77777777" w:rsidR="00D179D6" w:rsidRPr="00462199" w:rsidRDefault="00D179D6" w:rsidP="002D4185">
      <w:pPr>
        <w:pStyle w:val="DefinitionsAshurst"/>
      </w:pPr>
      <w:bookmarkStart w:id="115" w:name="_Ref144111493"/>
      <w:r w:rsidRPr="00462199">
        <w:t>biomethane; or</w:t>
      </w:r>
      <w:bookmarkEnd w:id="115"/>
    </w:p>
    <w:p w14:paraId="5C431F43" w14:textId="77777777" w:rsidR="00D179D6" w:rsidRPr="00462199" w:rsidRDefault="00D179D6" w:rsidP="002D4185">
      <w:pPr>
        <w:pStyle w:val="DefinitionsAshurst"/>
      </w:pPr>
      <w:bookmarkStart w:id="116" w:name="_Ref144111494"/>
      <w:r w:rsidRPr="00462199">
        <w:t>any other alternative fuel which the Producer proposes to use at the CCUS-Enabled Facility;</w:t>
      </w:r>
      <w:bookmarkEnd w:id="116"/>
    </w:p>
    <w:p w14:paraId="16132B01" w14:textId="622321C4" w:rsidR="00D179D6" w:rsidRPr="00462199" w:rsidRDefault="00D179D6" w:rsidP="005B3BB9">
      <w:pPr>
        <w:pStyle w:val="DefinitionsClauseAshurst"/>
      </w:pPr>
      <w:bookmarkStart w:id="117" w:name="_Ref144111495"/>
      <w:r w:rsidRPr="00462199">
        <w:rPr>
          <w:b/>
        </w:rPr>
        <w:t>"Amendment Notification"</w:t>
      </w:r>
      <w:r w:rsidRPr="00462199">
        <w:t xml:space="preserve"> has the meaning given to that term in paragraph </w:t>
      </w:r>
      <w:r>
        <w:fldChar w:fldCharType="begin"/>
      </w:r>
      <w:r>
        <w:instrText xml:space="preserve"> REF _Ref144115547 \w \h </w:instrText>
      </w:r>
      <w:r>
        <w:fldChar w:fldCharType="separate"/>
      </w:r>
      <w:del w:id="118" w:author="Faqir, Sofia (Energy Security)" w:date="2023-11-12T19:47:00Z">
        <w:r w:rsidR="00E473FC">
          <w:delText>2.1</w:delText>
        </w:r>
      </w:del>
      <w:r>
        <w:fldChar w:fldCharType="end"/>
      </w:r>
      <w:r w:rsidRPr="00462199">
        <w:t xml:space="preserve"> of </w:t>
      </w:r>
      <w:r>
        <w:fldChar w:fldCharType="begin"/>
      </w:r>
      <w:r>
        <w:instrText xml:space="preserve"> REF _Ref144118001 \w \h </w:instrText>
      </w:r>
      <w:r>
        <w:fldChar w:fldCharType="separate"/>
      </w:r>
      <w:del w:id="119"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117"/>
    </w:p>
    <w:p w14:paraId="78657AC9" w14:textId="5A964C9D" w:rsidR="00D179D6" w:rsidRPr="00462199" w:rsidRDefault="00D179D6" w:rsidP="005B3BB9">
      <w:pPr>
        <w:pStyle w:val="DefinitionsClauseAshurst"/>
      </w:pPr>
      <w:bookmarkStart w:id="120" w:name="_Ref144111496"/>
      <w:r w:rsidRPr="00462199">
        <w:rPr>
          <w:b/>
        </w:rPr>
        <w:t>"Ancillary Reporting Obligations"</w:t>
      </w:r>
      <w:r w:rsidRPr="00462199">
        <w:t xml:space="preserve"> has the meaning given to that term in paragraph </w:t>
      </w:r>
      <w:r>
        <w:fldChar w:fldCharType="begin"/>
      </w:r>
      <w:r>
        <w:instrText xml:space="preserve"> REF _Ref144115875 \w \h </w:instrText>
      </w:r>
      <w:r>
        <w:fldChar w:fldCharType="separate"/>
      </w:r>
      <w:del w:id="121"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22"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20"/>
    </w:p>
    <w:p w14:paraId="68245E6A" w14:textId="53060EDB" w:rsidR="00D179D6" w:rsidRPr="00462199" w:rsidRDefault="00D179D6" w:rsidP="005B3BB9">
      <w:pPr>
        <w:pStyle w:val="DefinitionsClauseAshurst"/>
      </w:pPr>
      <w:bookmarkStart w:id="123" w:name="_Ref144111497"/>
      <w:r w:rsidRPr="00462199">
        <w:rPr>
          <w:b/>
        </w:rPr>
        <w:t>"Annual Audit"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_Ref144114258 \r \h </w:instrText>
      </w:r>
      <w:r>
        <w:instrText xml:space="preserve"> \* MERGEFORMAT </w:instrText>
      </w:r>
      <w:r w:rsidRPr="00462199">
        <w:fldChar w:fldCharType="separate"/>
      </w:r>
      <w:del w:id="124" w:author="Faqir, Sofia (Energy Security)" w:date="2023-11-12T19:47:00Z">
        <w:r w:rsidR="00E473FC">
          <w:delText>41.4</w:delText>
        </w:r>
      </w:del>
      <w:r w:rsidRPr="00462199">
        <w:fldChar w:fldCharType="end"/>
      </w:r>
      <w:r w:rsidRPr="00462199">
        <w:t xml:space="preserve"> (</w:t>
      </w:r>
      <w:r w:rsidRPr="00462199">
        <w:rPr>
          <w:i/>
        </w:rPr>
        <w:t>Annual Audit</w:t>
      </w:r>
      <w:r w:rsidRPr="00462199">
        <w:t>);</w:t>
      </w:r>
      <w:bookmarkEnd w:id="123"/>
    </w:p>
    <w:p w14:paraId="5646E9D7" w14:textId="77777777" w:rsidR="00D179D6" w:rsidRPr="00462199" w:rsidRDefault="00D179D6" w:rsidP="005B3BB9">
      <w:pPr>
        <w:pStyle w:val="DefinitionsClauseAshurst"/>
      </w:pPr>
      <w:bookmarkStart w:id="125" w:name="_Ref144111498"/>
      <w:r w:rsidRPr="00462199">
        <w:rPr>
          <w:b/>
        </w:rPr>
        <w:t>"Annual Audit Right"</w:t>
      </w:r>
      <w:r w:rsidRPr="00462199">
        <w:t xml:space="preserve"> means the right for the Auditor to carry out the Annual Audit;</w:t>
      </w:r>
      <w:bookmarkEnd w:id="125"/>
    </w:p>
    <w:p w14:paraId="7985B511" w14:textId="2357F1CE" w:rsidR="00D179D6" w:rsidRPr="00462199" w:rsidRDefault="00D179D6" w:rsidP="005B3BB9">
      <w:pPr>
        <w:pStyle w:val="DefinitionsClauseAshurst"/>
      </w:pPr>
      <w:bookmarkStart w:id="126" w:name="_Ref144111499"/>
      <w:r w:rsidRPr="00462199">
        <w:rPr>
          <w:b/>
        </w:rPr>
        <w:t>"Annual Auditor's Certificate"</w:t>
      </w:r>
      <w:r w:rsidRPr="00462199">
        <w:t xml:space="preserve"> means a certificate from an Auditor addressed to the LCHA Counterparty certifying that:</w:t>
      </w:r>
      <w:bookmarkEnd w:id="126"/>
    </w:p>
    <w:p w14:paraId="6A85ACB5" w14:textId="2A74D003" w:rsidR="00ED2ADF" w:rsidRDefault="001B403A" w:rsidP="00ED2ADF">
      <w:pPr>
        <w:pStyle w:val="DefinitionsAshurst"/>
      </w:pPr>
      <w:bookmarkStart w:id="127" w:name="_Ref144111500"/>
      <w:r>
        <w:t>t</w:t>
      </w:r>
      <w:r w:rsidR="00ED2ADF">
        <w:t>he Annual Compliance Audit Report has been prepared in accordance with Part A (</w:t>
      </w:r>
      <w:r w:rsidR="00ED2ADF">
        <w:rPr>
          <w:i/>
          <w:iCs/>
        </w:rPr>
        <w:t>General</w:t>
      </w:r>
      <w:r w:rsidR="00ED2ADF">
        <w:t>) and Part B (</w:t>
      </w:r>
      <w:r w:rsidR="00ED2ADF">
        <w:rPr>
          <w:i/>
          <w:iCs/>
        </w:rPr>
        <w:t>Annual Compliance Audit Report</w:t>
      </w:r>
      <w:r w:rsidR="00ED2ADF">
        <w:t xml:space="preserve">) of </w:t>
      </w:r>
      <w:r w:rsidR="00091A07">
        <w:fldChar w:fldCharType="begin"/>
      </w:r>
      <w:r w:rsidR="00091A07">
        <w:instrText xml:space="preserve"> REF _Ref149581118 \r \h </w:instrText>
      </w:r>
      <w:r w:rsidR="00091A07">
        <w:fldChar w:fldCharType="separate"/>
      </w:r>
      <w:del w:id="128" w:author="Faqir, Sofia (Energy Security)" w:date="2023-11-12T19:47:00Z">
        <w:r w:rsidR="00E473FC">
          <w:delText>Annex 13</w:delText>
        </w:r>
      </w:del>
      <w:r w:rsidR="00091A07">
        <w:fldChar w:fldCharType="end"/>
      </w:r>
      <w:r w:rsidR="00091A07">
        <w:t xml:space="preserve"> </w:t>
      </w:r>
      <w:r w:rsidR="00ED2ADF">
        <w:t>(</w:t>
      </w:r>
      <w:r w:rsidR="00ED2ADF">
        <w:rPr>
          <w:i/>
          <w:iCs/>
        </w:rPr>
        <w:t>Annual Audit Reports</w:t>
      </w:r>
      <w:r w:rsidR="00ED2ADF">
        <w:t>); and</w:t>
      </w:r>
    </w:p>
    <w:p w14:paraId="253F92D1" w14:textId="5E5CBE82" w:rsidR="00ED2ADF" w:rsidRPr="00ED2ADF" w:rsidRDefault="00ED2ADF" w:rsidP="00ED2ADF">
      <w:pPr>
        <w:pStyle w:val="DefinitionsAshurst"/>
      </w:pPr>
      <w:r>
        <w:t>the LCH</w:t>
      </w:r>
      <w:r w:rsidR="001B403A">
        <w:t>S</w:t>
      </w:r>
      <w:r>
        <w:t xml:space="preserve"> Auditor's Report has been prepared in accordance with Part A (</w:t>
      </w:r>
      <w:r>
        <w:rPr>
          <w:i/>
          <w:iCs/>
        </w:rPr>
        <w:t>General</w:t>
      </w:r>
      <w:r w:rsidRPr="002F3FE3">
        <w:t xml:space="preserve">) </w:t>
      </w:r>
      <w:r w:rsidRPr="00ED2ADF">
        <w:t>and Part C (</w:t>
      </w:r>
      <w:r w:rsidRPr="00ED2ADF">
        <w:rPr>
          <w:i/>
          <w:iCs/>
        </w:rPr>
        <w:t>LCHS Audit Report</w:t>
      </w:r>
      <w:r w:rsidRPr="00ED2ADF">
        <w:t>) of</w:t>
      </w:r>
      <w:r w:rsidR="00091A07">
        <w:t xml:space="preserve"> </w:t>
      </w:r>
      <w:r w:rsidR="00091A07">
        <w:fldChar w:fldCharType="begin"/>
      </w:r>
      <w:r w:rsidR="00091A07">
        <w:instrText xml:space="preserve"> REF _Ref149581369 \r \h </w:instrText>
      </w:r>
      <w:r w:rsidR="00091A07">
        <w:fldChar w:fldCharType="separate"/>
      </w:r>
      <w:del w:id="129" w:author="Faqir, Sofia (Energy Security)" w:date="2023-11-12T19:47:00Z">
        <w:r w:rsidR="00E473FC">
          <w:delText>Annex 13</w:delText>
        </w:r>
      </w:del>
      <w:r w:rsidR="00091A07">
        <w:fldChar w:fldCharType="end"/>
      </w:r>
      <w:r w:rsidR="009B75DB">
        <w:t xml:space="preserve"> </w:t>
      </w:r>
      <w:r w:rsidRPr="00ED2ADF">
        <w:t>(</w:t>
      </w:r>
      <w:r w:rsidRPr="00ED2ADF">
        <w:rPr>
          <w:i/>
          <w:iCs/>
        </w:rPr>
        <w:t>Annual Audit Reports</w:t>
      </w:r>
      <w:r w:rsidRPr="00ED2ADF">
        <w:t>)</w:t>
      </w:r>
      <w:r w:rsidR="002F3FE3">
        <w:t>,</w:t>
      </w:r>
    </w:p>
    <w:p w14:paraId="45387C2D" w14:textId="69E9126A" w:rsidR="00ED2ADF" w:rsidRPr="00ED2ADF" w:rsidRDefault="00ED2ADF" w:rsidP="00ED2ADF">
      <w:pPr>
        <w:pStyle w:val="DefinitionsAshurst"/>
        <w:numPr>
          <w:ilvl w:val="0"/>
          <w:numId w:val="0"/>
        </w:numPr>
        <w:ind w:left="782"/>
      </w:pPr>
      <w:r w:rsidRPr="00ED2ADF">
        <w:t xml:space="preserve">in each case in respect of the relevant </w:t>
      </w:r>
      <w:r w:rsidR="00AA09D9">
        <w:t>Fiscal</w:t>
      </w:r>
      <w:r w:rsidR="00AA09D9" w:rsidRPr="00ED2ADF">
        <w:t xml:space="preserve"> </w:t>
      </w:r>
      <w:r w:rsidRPr="00ED2ADF">
        <w:t>Year;</w:t>
      </w:r>
    </w:p>
    <w:p w14:paraId="7BBBE920" w14:textId="08F72C4F" w:rsidR="00D179D6" w:rsidRDefault="00D179D6" w:rsidP="005B3BB9">
      <w:pPr>
        <w:pStyle w:val="DefinitionsClauseAshurst"/>
      </w:pPr>
      <w:bookmarkStart w:id="130" w:name="_Ref144111502"/>
      <w:bookmarkEnd w:id="127"/>
      <w:r w:rsidRPr="00462199">
        <w:rPr>
          <w:b/>
        </w:rPr>
        <w:t>"Annual Carbon Cost Protection Cap"</w:t>
      </w:r>
      <w:r w:rsidRPr="00462199">
        <w:t xml:space="preserve"> has the meaning given to that term in the Agreement;</w:t>
      </w:r>
      <w:bookmarkEnd w:id="130"/>
    </w:p>
    <w:p w14:paraId="130FFCB0" w14:textId="13BFCA23" w:rsidR="00ED2ADF" w:rsidRPr="00ED2ADF" w:rsidRDefault="00ED2ADF" w:rsidP="00ED2ADF">
      <w:pPr>
        <w:pStyle w:val="DefinitionsClauseAshurst"/>
      </w:pPr>
      <w:r w:rsidRPr="00ED2ADF">
        <w:rPr>
          <w:b/>
          <w:bCs/>
        </w:rPr>
        <w:t>"Annual Compliance Audit Report"</w:t>
      </w:r>
      <w:r w:rsidRPr="00ED2ADF">
        <w:t xml:space="preserve"> means a report prepared in accordance with Condition </w:t>
      </w:r>
      <w:r>
        <w:fldChar w:fldCharType="begin"/>
      </w:r>
      <w:r>
        <w:instrText xml:space="preserve"> REF _Ref144114258 \r \h </w:instrText>
      </w:r>
      <w:r>
        <w:fldChar w:fldCharType="separate"/>
      </w:r>
      <w:del w:id="131" w:author="Faqir, Sofia (Energy Security)" w:date="2023-11-12T19:47:00Z">
        <w:r w:rsidR="00E473FC">
          <w:delText>41.4</w:delText>
        </w:r>
      </w:del>
      <w:r>
        <w:fldChar w:fldCharType="end"/>
      </w:r>
      <w:r>
        <w:t xml:space="preserve"> </w:t>
      </w:r>
      <w:r w:rsidRPr="00ED2ADF">
        <w:t>(</w:t>
      </w:r>
      <w:r w:rsidRPr="00ED2ADF">
        <w:rPr>
          <w:i/>
          <w:iCs/>
        </w:rPr>
        <w:t>Annual Audit</w:t>
      </w:r>
      <w:r w:rsidRPr="00ED2ADF">
        <w:t>) and</w:t>
      </w:r>
      <w:r w:rsidR="00091A07">
        <w:t xml:space="preserve"> </w:t>
      </w:r>
      <w:r w:rsidR="00091A07">
        <w:fldChar w:fldCharType="begin"/>
      </w:r>
      <w:r w:rsidR="00091A07">
        <w:instrText xml:space="preserve"> REF _Ref149581264 \r \h </w:instrText>
      </w:r>
      <w:r w:rsidR="00091A07">
        <w:fldChar w:fldCharType="separate"/>
      </w:r>
      <w:del w:id="132" w:author="Faqir, Sofia (Energy Security)" w:date="2023-11-12T19:47:00Z">
        <w:r w:rsidR="00E473FC">
          <w:delText>Annex 13</w:delText>
        </w:r>
      </w:del>
      <w:r w:rsidR="00091A07">
        <w:fldChar w:fldCharType="end"/>
      </w:r>
      <w:r w:rsidR="00091A07">
        <w:t xml:space="preserve"> </w:t>
      </w:r>
      <w:r w:rsidRPr="00ED2ADF">
        <w:t>(</w:t>
      </w:r>
      <w:r w:rsidRPr="00ED2ADF">
        <w:rPr>
          <w:i/>
          <w:iCs/>
        </w:rPr>
        <w:t>Annual Audit Reports</w:t>
      </w:r>
      <w:r w:rsidRPr="00ED2ADF">
        <w:t>);</w:t>
      </w:r>
    </w:p>
    <w:p w14:paraId="72EB69EE" w14:textId="3FBA49ED" w:rsidR="00D179D6" w:rsidRPr="00462199" w:rsidRDefault="00D179D6" w:rsidP="005B3BB9">
      <w:pPr>
        <w:pStyle w:val="DefinitionsClauseAshurst"/>
      </w:pPr>
      <w:bookmarkStart w:id="133" w:name="_Ref144111503"/>
      <w:r w:rsidRPr="00462199">
        <w:rPr>
          <w:b/>
        </w:rPr>
        <w:t>"Annual Compliance Report"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_Ref144114235 \r \h </w:instrText>
      </w:r>
      <w:r>
        <w:instrText xml:space="preserve"> \* MERGEFORMAT </w:instrText>
      </w:r>
      <w:r w:rsidRPr="00462199">
        <w:fldChar w:fldCharType="separate"/>
      </w:r>
      <w:del w:id="134" w:author="Faqir, Sofia (Energy Security)" w:date="2023-11-12T19:47:00Z">
        <w:r w:rsidR="00E473FC">
          <w:delText>41.1</w:delText>
        </w:r>
      </w:del>
      <w:r w:rsidRPr="00462199">
        <w:fldChar w:fldCharType="end"/>
      </w:r>
      <w:r w:rsidRPr="00462199">
        <w:t xml:space="preserve"> (</w:t>
      </w:r>
      <w:r w:rsidRPr="00462199">
        <w:rPr>
          <w:i/>
        </w:rPr>
        <w:t>Annual Compliance Report</w:t>
      </w:r>
      <w:r w:rsidRPr="00462199">
        <w:t>);</w:t>
      </w:r>
      <w:bookmarkEnd w:id="133"/>
    </w:p>
    <w:p w14:paraId="4C4BD2A9" w14:textId="68B2DF30" w:rsidR="00D179D6" w:rsidRPr="00462199" w:rsidRDefault="00D179D6" w:rsidP="005B3BB9">
      <w:pPr>
        <w:pStyle w:val="DefinitionsClauseAshurst"/>
      </w:pPr>
      <w:bookmarkStart w:id="135" w:name="_Ref144111504"/>
      <w:r w:rsidRPr="00462199">
        <w:rPr>
          <w:b/>
        </w:rPr>
        <w:t>"Annual Compliance Report Deadline"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_Ref144114235 \r \h </w:instrText>
      </w:r>
      <w:r>
        <w:instrText xml:space="preserve"> \* MERGEFORMAT </w:instrText>
      </w:r>
      <w:r w:rsidRPr="00462199">
        <w:fldChar w:fldCharType="separate"/>
      </w:r>
      <w:del w:id="136" w:author="Faqir, Sofia (Energy Security)" w:date="2023-11-12T19:47:00Z">
        <w:r w:rsidR="00E473FC">
          <w:delText>41.1</w:delText>
        </w:r>
      </w:del>
      <w:r w:rsidRPr="00462199">
        <w:fldChar w:fldCharType="end"/>
      </w:r>
      <w:r w:rsidRPr="00462199">
        <w:t xml:space="preserve"> (</w:t>
      </w:r>
      <w:r w:rsidRPr="00462199">
        <w:rPr>
          <w:i/>
        </w:rPr>
        <w:t>Annual Compliance Report)</w:t>
      </w:r>
      <w:r w:rsidRPr="00462199">
        <w:t>;</w:t>
      </w:r>
      <w:bookmarkEnd w:id="135"/>
    </w:p>
    <w:p w14:paraId="13DD7956" w14:textId="31292954" w:rsidR="00D179D6" w:rsidRPr="00462199" w:rsidRDefault="00D179D6" w:rsidP="002D4185">
      <w:pPr>
        <w:pStyle w:val="DefinitionsClauseAshurst"/>
      </w:pPr>
      <w:bookmarkStart w:id="137" w:name="_Ref144111505"/>
      <w:r w:rsidRPr="00462199">
        <w:rPr>
          <w:b/>
        </w:rPr>
        <w:t>"Annual Compliance Report Minimum Requirements"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_Ref144114235 \r \h </w:instrText>
      </w:r>
      <w:r>
        <w:instrText xml:space="preserve"> \* MERGEFORMAT </w:instrText>
      </w:r>
      <w:r w:rsidRPr="00462199">
        <w:fldChar w:fldCharType="separate"/>
      </w:r>
      <w:del w:id="138" w:author="Faqir, Sofia (Energy Security)" w:date="2023-11-12T19:47:00Z">
        <w:r w:rsidR="00E473FC">
          <w:delText>41.1</w:delText>
        </w:r>
      </w:del>
      <w:r w:rsidRPr="00462199">
        <w:fldChar w:fldCharType="end"/>
      </w:r>
      <w:r w:rsidRPr="00462199">
        <w:t xml:space="preserve"> (</w:t>
      </w:r>
      <w:r w:rsidRPr="00462199">
        <w:rPr>
          <w:i/>
        </w:rPr>
        <w:t>Annual Compliance Report</w:t>
      </w:r>
      <w:r w:rsidRPr="00462199">
        <w:t>);</w:t>
      </w:r>
      <w:bookmarkStart w:id="139" w:name="_Ref144117867"/>
      <w:r w:rsidRPr="00462199">
        <w:rPr>
          <w:rStyle w:val="FootnoteReference"/>
        </w:rPr>
        <w:footnoteReference w:id="4"/>
      </w:r>
      <w:bookmarkEnd w:id="137"/>
      <w:bookmarkEnd w:id="139"/>
    </w:p>
    <w:p w14:paraId="328486D9" w14:textId="13233CC8" w:rsidR="00D179D6" w:rsidRPr="00462199" w:rsidRDefault="00D179D6" w:rsidP="005B3BB9">
      <w:pPr>
        <w:pStyle w:val="DefinitionsClauseAshurst"/>
      </w:pPr>
      <w:bookmarkStart w:id="140" w:name="_Ref144111506"/>
      <w:r w:rsidRPr="00462199">
        <w:rPr>
          <w:b/>
        </w:rPr>
        <w:lastRenderedPageBreak/>
        <w:t>"Annual Compliance Report Non-Compliance Deadline"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_Ref144114290 \r \h \* MERGEFORMAT </w:instrText>
      </w:r>
      <w:r w:rsidRPr="00462199">
        <w:fldChar w:fldCharType="separate"/>
      </w:r>
      <w:del w:id="141" w:author="Faqir, Sofia (Energy Security)" w:date="2023-11-12T19:47:00Z">
        <w:r w:rsidR="00E473FC" w:rsidRPr="00E473FC">
          <w:rPr>
            <w:color w:val="000000"/>
          </w:rPr>
          <w:delText>41.9(B)(iv)</w:delText>
        </w:r>
      </w:del>
      <w:r w:rsidRPr="00462199">
        <w:fldChar w:fldCharType="end"/>
      </w:r>
      <w:r w:rsidRPr="00462199">
        <w:t xml:space="preserve"> (</w:t>
      </w:r>
      <w:r w:rsidRPr="00462199">
        <w:rPr>
          <w:i/>
        </w:rPr>
        <w:t>Failure to provide an Annual Compliance Report: Suspension and deemed Non-Qualifying Offtaker</w:t>
      </w:r>
      <w:r w:rsidRPr="00462199">
        <w:t>);</w:t>
      </w:r>
      <w:bookmarkEnd w:id="140"/>
    </w:p>
    <w:p w14:paraId="21360BED" w14:textId="49DF8026" w:rsidR="00D179D6" w:rsidRPr="00462199" w:rsidRDefault="00D179D6" w:rsidP="005B3BB9">
      <w:pPr>
        <w:pStyle w:val="DefinitionsClauseAshurst"/>
      </w:pPr>
      <w:bookmarkStart w:id="142" w:name="_Ref144111507"/>
      <w:r w:rsidRPr="00462199">
        <w:rPr>
          <w:b/>
        </w:rPr>
        <w:t>"Annual Compliance Report Non-Compliance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_Ref144114282 \r \h </w:instrText>
      </w:r>
      <w:r>
        <w:instrText xml:space="preserve"> \* MERGEFORMAT </w:instrText>
      </w:r>
      <w:r w:rsidRPr="00462199">
        <w:fldChar w:fldCharType="separate"/>
      </w:r>
      <w:del w:id="143" w:author="Faqir, Sofia (Energy Security)" w:date="2023-11-12T19:47:00Z">
        <w:r w:rsidR="00E473FC">
          <w:delText>41.9</w:delText>
        </w:r>
      </w:del>
      <w:r w:rsidRPr="00462199">
        <w:fldChar w:fldCharType="end"/>
      </w:r>
      <w:r w:rsidRPr="00462199">
        <w:t xml:space="preserve"> (</w:t>
      </w:r>
      <w:r w:rsidRPr="00462199">
        <w:rPr>
          <w:i/>
        </w:rPr>
        <w:t>Failure to provide an Annual Compliance Report: Suspension</w:t>
      </w:r>
      <w:r w:rsidRPr="00462199">
        <w:t>);</w:t>
      </w:r>
      <w:bookmarkEnd w:id="142"/>
    </w:p>
    <w:p w14:paraId="31743573" w14:textId="1E441430" w:rsidR="00D179D6" w:rsidRPr="00462199" w:rsidRDefault="00D179D6" w:rsidP="005B3BB9">
      <w:pPr>
        <w:pStyle w:val="DefinitionsClauseAshurst"/>
      </w:pPr>
      <w:bookmarkStart w:id="144" w:name="_Ref144111508"/>
      <w:r w:rsidRPr="00462199">
        <w:rPr>
          <w:b/>
        </w:rPr>
        <w:t>"Annual Compliance Report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_Ref144114269 \r \h </w:instrText>
      </w:r>
      <w:r>
        <w:instrText xml:space="preserve"> \* MERGEFORMAT </w:instrText>
      </w:r>
      <w:r w:rsidRPr="00462199">
        <w:fldChar w:fldCharType="separate"/>
      </w:r>
      <w:del w:id="145" w:author="Faqir, Sofia (Energy Security)" w:date="2023-11-12T19:47:00Z">
        <w:r w:rsidR="00E473FC">
          <w:delText>41.5</w:delText>
        </w:r>
      </w:del>
      <w:r w:rsidRPr="00462199">
        <w:fldChar w:fldCharType="end"/>
      </w:r>
      <w:r w:rsidRPr="00462199">
        <w:t xml:space="preserve"> (</w:t>
      </w:r>
      <w:r w:rsidRPr="00462199">
        <w:rPr>
          <w:i/>
        </w:rPr>
        <w:t>Annual Compliance Report Response Notice</w:t>
      </w:r>
      <w:r w:rsidRPr="00462199">
        <w:t>);</w:t>
      </w:r>
      <w:bookmarkEnd w:id="144"/>
    </w:p>
    <w:p w14:paraId="52335903" w14:textId="34C73BDF" w:rsidR="00D179D6" w:rsidRPr="00462199" w:rsidRDefault="00D179D6" w:rsidP="005B3BB9">
      <w:pPr>
        <w:pStyle w:val="DefinitionsClauseAshurst"/>
      </w:pPr>
      <w:bookmarkStart w:id="146" w:name="_Ref144111509"/>
      <w:r w:rsidRPr="00462199">
        <w:rPr>
          <w:b/>
        </w:rPr>
        <w:t>"Annual Compliance Report Supporting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_Ref144114276 \r \h \* MERGEFORMAT </w:instrText>
      </w:r>
      <w:r w:rsidRPr="00462199">
        <w:fldChar w:fldCharType="separate"/>
      </w:r>
      <w:del w:id="147" w:author="Faqir, Sofia (Energy Security)" w:date="2023-11-12T19:47:00Z">
        <w:r w:rsidR="00E473FC" w:rsidRPr="00E473FC">
          <w:rPr>
            <w:color w:val="000000"/>
          </w:rPr>
          <w:delText>41.5(B)(iii)</w:delText>
        </w:r>
      </w:del>
      <w:r w:rsidRPr="00462199">
        <w:fldChar w:fldCharType="end"/>
      </w:r>
      <w:r w:rsidRPr="00462199">
        <w:t xml:space="preserve"> (</w:t>
      </w:r>
      <w:r w:rsidRPr="00462199">
        <w:rPr>
          <w:i/>
        </w:rPr>
        <w:t>Annual Compliance Report Response Notice</w:t>
      </w:r>
      <w:r w:rsidRPr="00462199">
        <w:t>);</w:t>
      </w:r>
      <w:bookmarkEnd w:id="146"/>
    </w:p>
    <w:p w14:paraId="16EAB8EF" w14:textId="5A50A9F5" w:rsidR="00D179D6" w:rsidRPr="00462199" w:rsidRDefault="00D179D6" w:rsidP="005B3BB9">
      <w:pPr>
        <w:pStyle w:val="DefinitionsClauseAshurst"/>
      </w:pPr>
      <w:bookmarkStart w:id="148" w:name="_Ref144111510"/>
      <w:r w:rsidRPr="00462199">
        <w:rPr>
          <w:b/>
        </w:rPr>
        <w:t>"Annual Compliance Report Termination Event"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_Ref144114302 \r \h </w:instrText>
      </w:r>
      <w:r>
        <w:instrText xml:space="preserve"> \* MERGEFORMAT </w:instrText>
      </w:r>
      <w:r w:rsidRPr="00462199">
        <w:fldChar w:fldCharType="separate"/>
      </w:r>
      <w:del w:id="149" w:author="Faqir, Sofia (Energy Security)" w:date="2023-11-12T19:47:00Z">
        <w:r w:rsidR="00E473FC">
          <w:delText>41.13</w:delText>
        </w:r>
      </w:del>
      <w:r w:rsidRPr="00462199">
        <w:fldChar w:fldCharType="end"/>
      </w:r>
      <w:r w:rsidRPr="00462199">
        <w:t xml:space="preserve"> (</w:t>
      </w:r>
      <w:r w:rsidRPr="00462199">
        <w:rPr>
          <w:i/>
        </w:rPr>
        <w:t>Failure to provide an Annual Compliance Report: termination</w:t>
      </w:r>
      <w:r w:rsidRPr="00462199">
        <w:t>);</w:t>
      </w:r>
      <w:bookmarkEnd w:id="148"/>
    </w:p>
    <w:p w14:paraId="45C5716E" w14:textId="77777777" w:rsidR="00D179D6" w:rsidRPr="00462199" w:rsidRDefault="00D179D6" w:rsidP="005B3BB9">
      <w:pPr>
        <w:pStyle w:val="DefinitionsClauseAshurst"/>
      </w:pPr>
      <w:bookmarkStart w:id="150" w:name="_Ref144111511"/>
      <w:r w:rsidRPr="00462199">
        <w:t>"</w:t>
      </w:r>
      <w:r w:rsidRPr="00462199">
        <w:rPr>
          <w:b/>
        </w:rPr>
        <w:t>Anonymised ASP Data</w:t>
      </w:r>
      <w:r w:rsidRPr="00462199">
        <w:t>" means the transaction data relating to the Achieved Sales Price for the sale and purchase of any Invoiced Volume to Relevant Offtaker which is anonymised by the LCHA Counterparty;</w:t>
      </w:r>
      <w:bookmarkEnd w:id="150"/>
    </w:p>
    <w:p w14:paraId="429D632D" w14:textId="77777777" w:rsidR="00D179D6" w:rsidRPr="00462199" w:rsidRDefault="00D179D6" w:rsidP="005B3BB9">
      <w:pPr>
        <w:pStyle w:val="DefinitionsClauseAshurst"/>
      </w:pPr>
      <w:bookmarkStart w:id="151" w:name="_Ref144111512"/>
      <w:r w:rsidRPr="00462199">
        <w:rPr>
          <w:b/>
        </w:rPr>
        <w:t>"Anticipated Expiry Date"</w:t>
      </w:r>
      <w:r w:rsidRPr="00462199">
        <w:t xml:space="preserve"> means the fifteenth (15ᵗʰ) anniversary of the Target Commissioning Date;</w:t>
      </w:r>
      <w:bookmarkEnd w:id="151"/>
    </w:p>
    <w:p w14:paraId="2AF28380" w14:textId="77777777" w:rsidR="00D179D6" w:rsidRPr="00462199" w:rsidRDefault="00D179D6" w:rsidP="005B3BB9">
      <w:pPr>
        <w:pStyle w:val="DefinitionsClauseAshurst"/>
      </w:pPr>
      <w:bookmarkStart w:id="152" w:name="_Ref144111513"/>
      <w:r w:rsidRPr="00462199">
        <w:rPr>
          <w:b/>
        </w:rPr>
        <w:t>"AOP Estimate"</w:t>
      </w:r>
      <w:r w:rsidRPr="00462199">
        <w:t xml:space="preserve"> means a good faith estimate of an Adjusted Output Period (including a good faith estimate of the date on which such Adjusted Output Period will commence and end);</w:t>
      </w:r>
      <w:bookmarkEnd w:id="152"/>
    </w:p>
    <w:p w14:paraId="34AB8A49" w14:textId="77777777" w:rsidR="00D179D6" w:rsidRPr="00462199" w:rsidRDefault="00D179D6" w:rsidP="005B3BB9">
      <w:pPr>
        <w:pStyle w:val="DefinitionsClauseAshurst"/>
      </w:pPr>
      <w:bookmarkStart w:id="153" w:name="_Ref144111514"/>
      <w:r w:rsidRPr="00462199">
        <w:rPr>
          <w:b/>
        </w:rPr>
        <w:t xml:space="preserve">"Applicable Connection Documents" </w:t>
      </w:r>
      <w:r w:rsidRPr="00462199">
        <w:t>has the meaning given to that term in the Agreement;</w:t>
      </w:r>
      <w:bookmarkEnd w:id="153"/>
    </w:p>
    <w:p w14:paraId="33E4E29E" w14:textId="77777777" w:rsidR="00D179D6" w:rsidRPr="00462199" w:rsidRDefault="00D179D6" w:rsidP="005B3BB9">
      <w:pPr>
        <w:pStyle w:val="DefinitionsClauseAshurst"/>
      </w:pPr>
      <w:bookmarkStart w:id="154" w:name="_Ref144111515"/>
      <w:r w:rsidRPr="00462199">
        <w:rPr>
          <w:b/>
        </w:rPr>
        <w:t>"Applicable Planning Consents"</w:t>
      </w:r>
      <w:r w:rsidRPr="00462199">
        <w:t xml:space="preserve"> means:</w:t>
      </w:r>
      <w:bookmarkEnd w:id="154"/>
    </w:p>
    <w:p w14:paraId="6ED6A7E7" w14:textId="77777777" w:rsidR="00D179D6" w:rsidRPr="00462199" w:rsidRDefault="00D179D6" w:rsidP="002D4185">
      <w:pPr>
        <w:pStyle w:val="DefinitionsAshurst"/>
      </w:pPr>
      <w:bookmarkStart w:id="155" w:name="_Ref144111516"/>
      <w:r w:rsidRPr="00462199">
        <w:t>a Development Consent Order or, in respect of relevant works in waters in or adjacent to Wales up to the seaward limits of the territorial sea, a TWA Order;</w:t>
      </w:r>
      <w:bookmarkEnd w:id="155"/>
    </w:p>
    <w:p w14:paraId="3BF44753" w14:textId="77777777" w:rsidR="00D179D6" w:rsidRPr="00462199" w:rsidRDefault="00D179D6" w:rsidP="002D4185">
      <w:pPr>
        <w:pStyle w:val="DefinitionsAshurst"/>
      </w:pPr>
      <w:bookmarkStart w:id="156" w:name="_Ref144111517"/>
      <w:r w:rsidRPr="00462199">
        <w:t>a Planning Permission;</w:t>
      </w:r>
      <w:bookmarkEnd w:id="156"/>
    </w:p>
    <w:p w14:paraId="2560FF1D" w14:textId="77777777" w:rsidR="00D179D6" w:rsidRPr="00462199" w:rsidRDefault="00D179D6" w:rsidP="002D4185">
      <w:pPr>
        <w:pStyle w:val="DefinitionsAshurst"/>
      </w:pPr>
      <w:bookmarkStart w:id="157" w:name="_Ref144111518"/>
      <w:r w:rsidRPr="00462199">
        <w:t>a Section 36 Consent; and/or</w:t>
      </w:r>
      <w:bookmarkEnd w:id="157"/>
    </w:p>
    <w:p w14:paraId="1527CBB6" w14:textId="77777777" w:rsidR="00D179D6" w:rsidRPr="00462199" w:rsidRDefault="00D179D6" w:rsidP="002D4185">
      <w:pPr>
        <w:pStyle w:val="DefinitionsAshurst"/>
      </w:pPr>
      <w:bookmarkStart w:id="158" w:name="_Ref144111519"/>
      <w:r w:rsidRPr="00462199">
        <w:t>where any relevant works involve a licensable marine activity, a Marine Licence,</w:t>
      </w:r>
      <w:bookmarkEnd w:id="158"/>
    </w:p>
    <w:p w14:paraId="32BEC63B" w14:textId="639514F0" w:rsidR="00D179D6" w:rsidRPr="00462199" w:rsidRDefault="00D179D6" w:rsidP="005B3BB9">
      <w:pPr>
        <w:pStyle w:val="B12Ashurst"/>
      </w:pPr>
      <w:r w:rsidRPr="00462199">
        <w:t xml:space="preserve">as such consents are more fully described in </w:t>
      </w:r>
      <w:r>
        <w:fldChar w:fldCharType="begin"/>
      </w:r>
      <w:r>
        <w:instrText xml:space="preserve"> REF _Ref144118005 \w \h </w:instrText>
      </w:r>
      <w:r>
        <w:fldChar w:fldCharType="separate"/>
      </w:r>
      <w:del w:id="159" w:author="Faqir, Sofia (Energy Security)" w:date="2023-11-12T19:47:00Z">
        <w:r w:rsidR="00E473FC">
          <w:delText>Annex 7</w:delText>
        </w:r>
      </w:del>
      <w:r>
        <w:fldChar w:fldCharType="end"/>
      </w:r>
      <w:r w:rsidRPr="00462199">
        <w:t xml:space="preserve"> (</w:t>
      </w:r>
      <w:r w:rsidRPr="00462199">
        <w:rPr>
          <w:i/>
        </w:rPr>
        <w:t>Key Project Documents</w:t>
      </w:r>
      <w:r w:rsidRPr="00462199">
        <w:t>) of the Agreement;</w:t>
      </w:r>
    </w:p>
    <w:p w14:paraId="5BC7995A" w14:textId="69511B78" w:rsidR="00D179D6" w:rsidRPr="00462199" w:rsidRDefault="00D179D6" w:rsidP="005B3BB9">
      <w:pPr>
        <w:pStyle w:val="DefinitionsClauseAshurst"/>
      </w:pPr>
      <w:bookmarkStart w:id="160" w:name="_Ref144111520"/>
      <w:r w:rsidRPr="00462199">
        <w:rPr>
          <w:b/>
        </w:rPr>
        <w:t>"Approved Alternative CO2 T&amp;S Network Solution Plan"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_Ref144114716 \r \h \* MERGEFORMAT </w:instrText>
      </w:r>
      <w:r w:rsidRPr="00462199">
        <w:fldChar w:fldCharType="separate"/>
      </w:r>
      <w:del w:id="161" w:author="Faqir, Sofia (Energy Security)" w:date="2023-11-12T19:47:00Z">
        <w:r w:rsidR="00E473FC" w:rsidRPr="00E473FC">
          <w:rPr>
            <w:color w:val="000000"/>
          </w:rPr>
          <w:delText>52.13(C)(i)</w:delText>
        </w:r>
      </w:del>
      <w:r w:rsidRPr="0046219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160"/>
    </w:p>
    <w:p w14:paraId="1352FC52" w14:textId="6797B417" w:rsidR="00D179D6" w:rsidRPr="00462199" w:rsidRDefault="00D179D6" w:rsidP="005B3BB9">
      <w:pPr>
        <w:pStyle w:val="DefinitionsClauseAshurst"/>
      </w:pPr>
      <w:bookmarkStart w:id="162" w:name="_Ref144111521"/>
      <w:r w:rsidRPr="00462199">
        <w:rPr>
          <w:b/>
        </w:rPr>
        <w:t>"Approved Performance Test Procedure"</w:t>
      </w:r>
      <w:r w:rsidRPr="00462199">
        <w:t xml:space="preserve"> has the meaning given to that term in </w:t>
      </w:r>
      <w:r>
        <w:fldChar w:fldCharType="begin"/>
      </w:r>
      <w:r>
        <w:instrText xml:space="preserve"> REF _Ref144117999 \w \h </w:instrText>
      </w:r>
      <w:r>
        <w:fldChar w:fldCharType="separate"/>
      </w:r>
      <w:del w:id="16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2"/>
    </w:p>
    <w:p w14:paraId="71A69B78" w14:textId="54118BDE" w:rsidR="00D179D6" w:rsidRPr="00462199" w:rsidRDefault="00D179D6" w:rsidP="005B3BB9">
      <w:pPr>
        <w:pStyle w:val="DefinitionsClauseAshurst"/>
      </w:pPr>
      <w:bookmarkStart w:id="164" w:name="_Ref144111522"/>
      <w:r w:rsidRPr="00462199">
        <w:rPr>
          <w:b/>
        </w:rPr>
        <w:t>"</w:t>
      </w:r>
      <w:commentRangeStart w:id="165"/>
      <w:commentRangeStart w:id="166"/>
      <w:r w:rsidRPr="00462199">
        <w:rPr>
          <w:b/>
        </w:rPr>
        <w:t>Approved Scheme of Funding</w:t>
      </w:r>
      <w:commentRangeEnd w:id="165"/>
      <w:r w:rsidR="00551AFA" w:rsidRPr="00462199">
        <w:rPr>
          <w:rStyle w:val="CommentReference"/>
          <w:rFonts w:ascii="Arial" w:hAnsi="Arial"/>
          <w:b/>
          <w:sz w:val="20"/>
          <w:szCs w:val="20"/>
        </w:rPr>
        <w:commentReference w:id="165"/>
      </w:r>
      <w:commentRangeEnd w:id="166"/>
      <w:r w:rsidR="007C4F85" w:rsidRPr="00462199">
        <w:rPr>
          <w:rStyle w:val="CommentReference"/>
          <w:rFonts w:ascii="Arial" w:hAnsi="Arial"/>
          <w:b/>
          <w:sz w:val="20"/>
          <w:szCs w:val="20"/>
        </w:rPr>
        <w:commentReference w:id="166"/>
      </w:r>
      <w:r w:rsidRPr="00462199">
        <w:rPr>
          <w:b/>
        </w:rPr>
        <w:t>"</w:t>
      </w:r>
      <w:r w:rsidRPr="00462199">
        <w:t xml:space="preserve"> has the meaning given to that term in the Agreement;</w:t>
      </w:r>
      <w:bookmarkEnd w:id="164"/>
    </w:p>
    <w:p w14:paraId="1FA747F3" w14:textId="01980E2E" w:rsidR="00D179D6" w:rsidRPr="00462199" w:rsidRDefault="00D179D6" w:rsidP="005B3BB9">
      <w:pPr>
        <w:pStyle w:val="DefinitionsClauseAshurst"/>
      </w:pPr>
      <w:bookmarkStart w:id="167" w:name="_Ref144111523"/>
      <w:r w:rsidRPr="00462199">
        <w:rPr>
          <w:b/>
        </w:rPr>
        <w:t>"Arbitral Award"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_Ref144117994 \r \h </w:instrText>
      </w:r>
      <w:r>
        <w:instrText xml:space="preserve"> \* MERGEFORMAT </w:instrText>
      </w:r>
      <w:r w:rsidRPr="00462199">
        <w:fldChar w:fldCharType="separate"/>
      </w:r>
      <w:del w:id="168" w:author="Faqir, Sofia (Energy Security)" w:date="2023-11-12T19:47:00Z">
        <w:r w:rsidR="00E473FC">
          <w:delText>61</w:delText>
        </w:r>
      </w:del>
      <w:r w:rsidRPr="00462199">
        <w:fldChar w:fldCharType="end"/>
      </w:r>
      <w:r w:rsidRPr="00462199">
        <w:t xml:space="preserve"> (</w:t>
      </w:r>
      <w:r w:rsidRPr="00462199">
        <w:rPr>
          <w:i/>
        </w:rPr>
        <w:t>Arbitration Procedure</w:t>
      </w:r>
      <w:r w:rsidRPr="00462199">
        <w:t>);</w:t>
      </w:r>
      <w:bookmarkEnd w:id="167"/>
    </w:p>
    <w:p w14:paraId="6F800AC5" w14:textId="77777777" w:rsidR="00D179D6" w:rsidRPr="00462199" w:rsidRDefault="00D179D6" w:rsidP="005B3BB9">
      <w:pPr>
        <w:pStyle w:val="DefinitionsClauseAshurst"/>
      </w:pPr>
      <w:bookmarkStart w:id="169" w:name="_Ref144111524"/>
      <w:r w:rsidRPr="00462199">
        <w:rPr>
          <w:b/>
        </w:rPr>
        <w:t>"Arbitral Tribunal"</w:t>
      </w:r>
      <w:r w:rsidRPr="00462199">
        <w:t xml:space="preserve"> has the meaning given to that term in the LCIA Arbitration Rules;</w:t>
      </w:r>
      <w:bookmarkEnd w:id="169"/>
    </w:p>
    <w:p w14:paraId="1E2A0B13" w14:textId="77777777" w:rsidR="00D179D6" w:rsidRPr="00462199" w:rsidRDefault="00D179D6" w:rsidP="005B3BB9">
      <w:pPr>
        <w:pStyle w:val="DefinitionsClauseAshurst"/>
      </w:pPr>
      <w:bookmarkStart w:id="170" w:name="_Ref144111525"/>
      <w:r w:rsidRPr="00462199">
        <w:rPr>
          <w:b/>
        </w:rPr>
        <w:t>"Arbitration Dispute"</w:t>
      </w:r>
      <w:r w:rsidRPr="00462199">
        <w:t xml:space="preserve"> means any Dispute other than an Expert Dispute;</w:t>
      </w:r>
      <w:bookmarkEnd w:id="170"/>
    </w:p>
    <w:p w14:paraId="4DF793C5" w14:textId="4164A426" w:rsidR="00D179D6" w:rsidRPr="00462199" w:rsidRDefault="00D179D6" w:rsidP="005B3BB9">
      <w:pPr>
        <w:pStyle w:val="DefinitionsClauseAshurst"/>
      </w:pPr>
      <w:bookmarkStart w:id="171" w:name="_Ref144111526"/>
      <w:r w:rsidRPr="00462199">
        <w:rPr>
          <w:b/>
        </w:rPr>
        <w:lastRenderedPageBreak/>
        <w:t>"Arbitration Procedure"</w:t>
      </w:r>
      <w:r w:rsidRPr="00462199">
        <w:t xml:space="preserve"> means the rules, obligations and procedures set out in </w:t>
      </w:r>
      <w:r w:rsidR="007248B2" w:rsidRPr="007248B2">
        <w:t>Condition</w:t>
      </w:r>
      <w:r w:rsidRPr="00462199">
        <w:t> </w:t>
      </w:r>
      <w:r w:rsidRPr="00462199">
        <w:fldChar w:fldCharType="begin"/>
      </w:r>
      <w:r w:rsidRPr="00462199">
        <w:instrText xml:space="preserve"> REF _Ref144117995 \r \h </w:instrText>
      </w:r>
      <w:r>
        <w:instrText xml:space="preserve"> \* MERGEFORMAT </w:instrText>
      </w:r>
      <w:r w:rsidRPr="00462199">
        <w:fldChar w:fldCharType="separate"/>
      </w:r>
      <w:del w:id="172" w:author="Faqir, Sofia (Energy Security)" w:date="2023-11-12T19:47:00Z">
        <w:r w:rsidR="00E473FC">
          <w:delText>61</w:delText>
        </w:r>
      </w:del>
      <w:r w:rsidRPr="00462199">
        <w:fldChar w:fldCharType="end"/>
      </w:r>
      <w:r w:rsidRPr="00462199">
        <w:t xml:space="preserve"> (</w:t>
      </w:r>
      <w:r w:rsidRPr="00462199">
        <w:rPr>
          <w:i/>
        </w:rPr>
        <w:t>Arbitration Procedure</w:t>
      </w:r>
      <w:r w:rsidRPr="00462199">
        <w:t>);</w:t>
      </w:r>
      <w:bookmarkEnd w:id="171"/>
    </w:p>
    <w:p w14:paraId="2DECCB6D" w14:textId="77777777" w:rsidR="00D179D6" w:rsidRPr="00462199" w:rsidRDefault="00D179D6" w:rsidP="005B3BB9">
      <w:pPr>
        <w:pStyle w:val="DefinitionsClauseAshurst"/>
      </w:pPr>
      <w:bookmarkStart w:id="173" w:name="_Ref144111527"/>
      <w:r w:rsidRPr="00462199">
        <w:rPr>
          <w:b/>
        </w:rPr>
        <w:t>"Arbitrator"</w:t>
      </w:r>
      <w:r w:rsidRPr="00462199">
        <w:t xml:space="preserve"> means any person to whom a Dispute is referred in accordance with the Arbitration Procedure;</w:t>
      </w:r>
      <w:bookmarkEnd w:id="173"/>
    </w:p>
    <w:p w14:paraId="7044ECC9" w14:textId="77777777" w:rsidR="00D179D6" w:rsidRPr="00462199" w:rsidRDefault="00D179D6" w:rsidP="005B3BB9">
      <w:pPr>
        <w:pStyle w:val="DefinitionsClauseAshurst"/>
      </w:pPr>
      <w:bookmarkStart w:id="174" w:name="_Ref144111528"/>
      <w:r w:rsidRPr="00462199">
        <w:rPr>
          <w:b/>
        </w:rPr>
        <w:t>"Assumed Load Factor"</w:t>
      </w:r>
      <w:r w:rsidRPr="00462199">
        <w:t xml:space="preserve"> means the percentage calculated as follows:</w:t>
      </w:r>
      <w:bookmarkEnd w:id="174"/>
    </w:p>
    <w:p w14:paraId="1F3CD335" w14:textId="77777777" w:rsidR="00D179D6" w:rsidRPr="00462199" w:rsidRDefault="00D179D6" w:rsidP="005B3BB9">
      <w:pPr>
        <w:rPr>
          <w:lang w:eastAsia="en-GB"/>
        </w:rPr>
      </w:pPr>
      <m:oMathPara>
        <m:oMath>
          <m:r>
            <w:rPr>
              <w:rFonts w:ascii="Cambria Math" w:hAnsi="Cambria Math"/>
            </w:rPr>
            <m:t>ALF=</m:t>
          </m:r>
          <m:f>
            <m:fPr>
              <m:ctrlPr>
                <w:rPr>
                  <w:rFonts w:ascii="Cambria Math" w:hAnsi="Cambria Math"/>
                  <w:i/>
                  <w:iCs/>
                </w:rPr>
              </m:ctrlPr>
            </m:fPr>
            <m:num>
              <m:r>
                <w:rPr>
                  <w:rFonts w:ascii="Cambria Math" w:hAnsi="Cambria Math"/>
                </w:rPr>
                <m:t>ISC</m:t>
              </m:r>
            </m:num>
            <m:den>
              <m:r>
                <w:rPr>
                  <w:rFonts w:ascii="Cambria Math" w:hAnsi="Cambria Math"/>
                </w:rPr>
                <m:t>(IICE*TD*24)</m:t>
              </m:r>
            </m:den>
          </m:f>
        </m:oMath>
      </m:oMathPara>
    </w:p>
    <w:p w14:paraId="7B7F5937" w14:textId="77777777" w:rsidR="00D179D6" w:rsidRPr="00462199" w:rsidRDefault="00D179D6" w:rsidP="005B3BB9">
      <w:pPr>
        <w:pStyle w:val="B12Ashurst"/>
        <w:rPr>
          <w:lang w:eastAsia="en-GB"/>
        </w:rPr>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693"/>
      </w:tblGrid>
      <w:tr w:rsidR="00D179D6" w:rsidRPr="00462199" w14:paraId="0D3DA1B8" w14:textId="77777777" w:rsidTr="00775538">
        <w:tc>
          <w:tcPr>
            <w:tcW w:w="1627" w:type="dxa"/>
            <w:tcMar>
              <w:left w:w="108" w:type="dxa"/>
              <w:right w:w="108" w:type="dxa"/>
            </w:tcMar>
          </w:tcPr>
          <w:p w14:paraId="5F8E7F53" w14:textId="77777777" w:rsidR="00D179D6" w:rsidRPr="001A53D4" w:rsidRDefault="00D179D6">
            <w:pPr>
              <w:rPr>
                <w:i/>
                <w:iCs/>
                <w:sz w:val="20"/>
              </w:rPr>
            </w:pPr>
            <m:oMathPara>
              <m:oMathParaPr>
                <m:jc m:val="left"/>
              </m:oMathParaPr>
              <m:oMath>
                <m:r>
                  <w:rPr>
                    <w:rFonts w:ascii="Cambria Math" w:hAnsi="Cambria Math"/>
                    <w:sz w:val="20"/>
                  </w:rPr>
                  <m:t>ALF</m:t>
                </m:r>
              </m:oMath>
            </m:oMathPara>
          </w:p>
        </w:tc>
        <w:tc>
          <w:tcPr>
            <w:tcW w:w="709" w:type="dxa"/>
            <w:tcMar>
              <w:left w:w="108" w:type="dxa"/>
              <w:right w:w="108" w:type="dxa"/>
            </w:tcMar>
          </w:tcPr>
          <w:p w14:paraId="78B7862A" w14:textId="77777777" w:rsidR="00D179D6" w:rsidRPr="00462199" w:rsidRDefault="00D179D6">
            <w:pPr>
              <w:pStyle w:val="NormalAshurst"/>
            </w:pPr>
            <w:r w:rsidRPr="00462199">
              <w:t>=</w:t>
            </w:r>
          </w:p>
        </w:tc>
        <w:tc>
          <w:tcPr>
            <w:tcW w:w="5693" w:type="dxa"/>
            <w:tcMar>
              <w:left w:w="108" w:type="dxa"/>
              <w:right w:w="108" w:type="dxa"/>
            </w:tcMar>
          </w:tcPr>
          <w:p w14:paraId="33A2F27E" w14:textId="77777777" w:rsidR="00D179D6" w:rsidRPr="00462199" w:rsidRDefault="00D179D6">
            <w:pPr>
              <w:pStyle w:val="NormalAshurst"/>
            </w:pPr>
            <w:r w:rsidRPr="00462199">
              <w:t xml:space="preserve">Assumed Load Factor </w:t>
            </w:r>
            <w:r w:rsidRPr="005D4468">
              <w:t>(%)</w:t>
            </w:r>
          </w:p>
        </w:tc>
      </w:tr>
      <w:tr w:rsidR="00D179D6" w:rsidRPr="00462199" w14:paraId="1EBEEFB0" w14:textId="77777777" w:rsidTr="00775538">
        <w:tc>
          <w:tcPr>
            <w:tcW w:w="1627" w:type="dxa"/>
            <w:tcMar>
              <w:left w:w="108" w:type="dxa"/>
              <w:right w:w="108" w:type="dxa"/>
            </w:tcMar>
          </w:tcPr>
          <w:p w14:paraId="1071D06F" w14:textId="77777777" w:rsidR="00D179D6" w:rsidRPr="001A53D4" w:rsidRDefault="00D179D6">
            <w:pPr>
              <w:rPr>
                <w:i/>
                <w:iCs/>
                <w:sz w:val="20"/>
              </w:rPr>
            </w:pPr>
            <m:oMathPara>
              <m:oMathParaPr>
                <m:jc m:val="left"/>
              </m:oMathParaPr>
              <m:oMath>
                <m:r>
                  <w:rPr>
                    <w:rFonts w:ascii="Cambria Math" w:hAnsi="Cambria Math"/>
                    <w:sz w:val="20"/>
                  </w:rPr>
                  <m:t>ISC</m:t>
                </m:r>
              </m:oMath>
            </m:oMathPara>
          </w:p>
        </w:tc>
        <w:tc>
          <w:tcPr>
            <w:tcW w:w="709" w:type="dxa"/>
            <w:tcMar>
              <w:left w:w="108" w:type="dxa"/>
              <w:right w:w="108" w:type="dxa"/>
            </w:tcMar>
          </w:tcPr>
          <w:p w14:paraId="7955FBD3" w14:textId="77777777" w:rsidR="00D179D6" w:rsidRPr="00462199" w:rsidRDefault="00D179D6">
            <w:pPr>
              <w:pStyle w:val="NormalAshurst"/>
            </w:pPr>
            <w:r w:rsidRPr="00462199">
              <w:t>=</w:t>
            </w:r>
          </w:p>
        </w:tc>
        <w:tc>
          <w:tcPr>
            <w:tcW w:w="5693" w:type="dxa"/>
            <w:tcMar>
              <w:left w:w="108" w:type="dxa"/>
              <w:right w:w="108" w:type="dxa"/>
            </w:tcMar>
          </w:tcPr>
          <w:p w14:paraId="72AAD51F" w14:textId="73C2DB89" w:rsidR="00D179D6" w:rsidRPr="00462199" w:rsidRDefault="00D179D6">
            <w:pPr>
              <w:pStyle w:val="NormalAshurst"/>
            </w:pPr>
            <w:r w:rsidRPr="00462199">
              <w:t>Initial LCHA Sales Cap</w:t>
            </w:r>
            <w:r w:rsidR="00C3002F">
              <w:t xml:space="preserve"> (</w:t>
            </w:r>
            <w:r w:rsidR="00C3002F" w:rsidRPr="00C3002F">
              <w:rPr>
                <w:i/>
                <w:iCs/>
              </w:rPr>
              <w:t xml:space="preserve">MWh </w:t>
            </w:r>
            <w:r w:rsidR="00C3002F" w:rsidRPr="009F4FE5">
              <w:t>(</w:t>
            </w:r>
            <w:r w:rsidR="00C3002F" w:rsidRPr="00C3002F">
              <w:rPr>
                <w:i/>
                <w:iCs/>
              </w:rPr>
              <w:t>HHV</w:t>
            </w:r>
            <w:r w:rsidR="00C3002F">
              <w:t>))</w:t>
            </w:r>
          </w:p>
        </w:tc>
      </w:tr>
      <w:tr w:rsidR="00D179D6" w:rsidRPr="00462199" w14:paraId="6C8F06E0" w14:textId="77777777" w:rsidTr="00775538">
        <w:tc>
          <w:tcPr>
            <w:tcW w:w="1627" w:type="dxa"/>
            <w:tcMar>
              <w:left w:w="108" w:type="dxa"/>
              <w:right w:w="108" w:type="dxa"/>
            </w:tcMar>
          </w:tcPr>
          <w:p w14:paraId="1DFDFC4B" w14:textId="77777777" w:rsidR="00D179D6" w:rsidRPr="001A53D4" w:rsidRDefault="00D179D6">
            <w:pPr>
              <w:rPr>
                <w:i/>
                <w:iCs/>
                <w:sz w:val="20"/>
              </w:rPr>
            </w:pPr>
            <m:oMathPara>
              <m:oMathParaPr>
                <m:jc m:val="left"/>
              </m:oMathParaPr>
              <m:oMath>
                <m:r>
                  <w:rPr>
                    <w:rFonts w:ascii="Cambria Math" w:hAnsi="Cambria Math"/>
                    <w:sz w:val="20"/>
                  </w:rPr>
                  <m:t>TD</m:t>
                </m:r>
              </m:oMath>
            </m:oMathPara>
          </w:p>
        </w:tc>
        <w:tc>
          <w:tcPr>
            <w:tcW w:w="709" w:type="dxa"/>
            <w:tcMar>
              <w:left w:w="108" w:type="dxa"/>
              <w:right w:w="108" w:type="dxa"/>
            </w:tcMar>
          </w:tcPr>
          <w:p w14:paraId="33C49C6B" w14:textId="77777777" w:rsidR="00D179D6" w:rsidRPr="00462199" w:rsidRDefault="00D179D6">
            <w:pPr>
              <w:pStyle w:val="NormalAshurst"/>
            </w:pPr>
            <w:r w:rsidRPr="00462199">
              <w:t>=</w:t>
            </w:r>
          </w:p>
        </w:tc>
        <w:tc>
          <w:tcPr>
            <w:tcW w:w="5693" w:type="dxa"/>
            <w:tcMar>
              <w:left w:w="108" w:type="dxa"/>
              <w:right w:w="108" w:type="dxa"/>
            </w:tcMar>
          </w:tcPr>
          <w:p w14:paraId="18B1802D" w14:textId="77777777" w:rsidR="00D179D6" w:rsidRPr="00462199" w:rsidRDefault="00D179D6">
            <w:pPr>
              <w:pStyle w:val="NormalAshurst"/>
            </w:pPr>
            <w:r w:rsidRPr="00462199">
              <w:t>the total number of Days in the period between the Target Commissioning Date and the Anticipated Expiry Date</w:t>
            </w:r>
          </w:p>
        </w:tc>
      </w:tr>
      <w:tr w:rsidR="00D179D6" w:rsidRPr="00462199" w14:paraId="65067189" w14:textId="77777777" w:rsidTr="00775538">
        <w:tc>
          <w:tcPr>
            <w:tcW w:w="1627" w:type="dxa"/>
            <w:tcMar>
              <w:left w:w="108" w:type="dxa"/>
              <w:right w:w="108" w:type="dxa"/>
            </w:tcMar>
          </w:tcPr>
          <w:p w14:paraId="4607B8FC" w14:textId="77777777" w:rsidR="00D179D6" w:rsidRPr="001A53D4" w:rsidRDefault="00D179D6">
            <w:pPr>
              <w:rPr>
                <w:rFonts w:eastAsia="Microsoft JhengHei"/>
                <w:sz w:val="20"/>
              </w:rPr>
            </w:pPr>
            <m:oMathPara>
              <m:oMathParaPr>
                <m:jc m:val="left"/>
              </m:oMathParaPr>
              <m:oMath>
                <m:r>
                  <w:rPr>
                    <w:rFonts w:ascii="Cambria Math" w:hAnsi="Cambria Math"/>
                    <w:sz w:val="20"/>
                  </w:rPr>
                  <m:t>IICE</m:t>
                </m:r>
              </m:oMath>
            </m:oMathPara>
          </w:p>
        </w:tc>
        <w:tc>
          <w:tcPr>
            <w:tcW w:w="709" w:type="dxa"/>
            <w:tcMar>
              <w:left w:w="108" w:type="dxa"/>
              <w:right w:w="108" w:type="dxa"/>
            </w:tcMar>
          </w:tcPr>
          <w:p w14:paraId="31506DE5" w14:textId="77777777" w:rsidR="00D179D6" w:rsidRPr="00462199" w:rsidRDefault="00D179D6">
            <w:pPr>
              <w:pStyle w:val="NormalAshurst"/>
            </w:pPr>
            <w:r w:rsidRPr="00462199">
              <w:t>=</w:t>
            </w:r>
          </w:p>
        </w:tc>
        <w:tc>
          <w:tcPr>
            <w:tcW w:w="5693" w:type="dxa"/>
            <w:tcMar>
              <w:left w:w="108" w:type="dxa"/>
              <w:right w:w="108" w:type="dxa"/>
            </w:tcMar>
          </w:tcPr>
          <w:p w14:paraId="7594B591" w14:textId="0B8222DE" w:rsidR="00D179D6" w:rsidRPr="00462199" w:rsidRDefault="00D179D6">
            <w:pPr>
              <w:pStyle w:val="NormalAshurst"/>
            </w:pPr>
            <w:r w:rsidRPr="00462199">
              <w:t>Initial Installed Capacity Estimate</w:t>
            </w:r>
            <w:r w:rsidR="00C3002F">
              <w:t xml:space="preserve"> (</w:t>
            </w:r>
            <w:r w:rsidR="00C3002F" w:rsidRPr="00C3002F">
              <w:rPr>
                <w:i/>
                <w:iCs/>
              </w:rPr>
              <w:t xml:space="preserve">MW </w:t>
            </w:r>
            <w:r w:rsidR="00C3002F" w:rsidRPr="009F4FE5">
              <w:t>(</w:t>
            </w:r>
            <w:r w:rsidR="00C3002F" w:rsidRPr="00C3002F">
              <w:rPr>
                <w:i/>
                <w:iCs/>
              </w:rPr>
              <w:t>HHV</w:t>
            </w:r>
            <w:r w:rsidR="00C3002F">
              <w:t>))</w:t>
            </w:r>
          </w:p>
        </w:tc>
      </w:tr>
    </w:tbl>
    <w:p w14:paraId="0D6B9FDB" w14:textId="33F6A52B" w:rsidR="005D73FF" w:rsidRDefault="00D179D6" w:rsidP="006309CB">
      <w:pPr>
        <w:pStyle w:val="DefinitionsClauseAshurst"/>
        <w:spacing w:before="120"/>
      </w:pPr>
      <w:bookmarkStart w:id="175" w:name="_Ref144111529"/>
      <w:r w:rsidRPr="00462199">
        <w:rPr>
          <w:b/>
        </w:rPr>
        <w:t>"</w:t>
      </w:r>
      <w:commentRangeStart w:id="176"/>
      <w:commentRangeStart w:id="177"/>
      <w:r w:rsidRPr="00462199">
        <w:rPr>
          <w:b/>
        </w:rPr>
        <w:t>Auditor</w:t>
      </w:r>
      <w:commentRangeEnd w:id="176"/>
      <w:r w:rsidR="00EE348E" w:rsidRPr="00462199">
        <w:rPr>
          <w:rStyle w:val="CommentReference"/>
          <w:rFonts w:ascii="Arial" w:hAnsi="Arial"/>
          <w:b/>
          <w:sz w:val="20"/>
          <w:szCs w:val="20"/>
        </w:rPr>
        <w:commentReference w:id="176"/>
      </w:r>
      <w:commentRangeEnd w:id="177"/>
      <w:r w:rsidR="007D0E48" w:rsidRPr="00462199">
        <w:rPr>
          <w:rStyle w:val="CommentReference"/>
          <w:rFonts w:ascii="Arial" w:hAnsi="Arial"/>
          <w:b/>
          <w:sz w:val="20"/>
          <w:szCs w:val="20"/>
        </w:rPr>
        <w:commentReference w:id="177"/>
      </w:r>
      <w:r w:rsidRPr="00462199">
        <w:rPr>
          <w:b/>
        </w:rPr>
        <w:t>"</w:t>
      </w:r>
      <w:r w:rsidRPr="00462199">
        <w:t xml:space="preserve"> means a</w:t>
      </w:r>
      <w:r w:rsidR="005D73FF">
        <w:t>n auditor who:</w:t>
      </w:r>
    </w:p>
    <w:bookmarkEnd w:id="175"/>
    <w:p w14:paraId="7FD171AB" w14:textId="2941EBA7" w:rsidR="005D73FF" w:rsidRDefault="005D73FF" w:rsidP="005D73FF">
      <w:pPr>
        <w:pStyle w:val="DefinitionsAshurst"/>
      </w:pPr>
      <w:commentRangeStart w:id="178"/>
      <w:r>
        <w:t xml:space="preserve">is a firm of [independent and internationally reputable auditors of good standing]; </w:t>
      </w:r>
      <w:commentRangeStart w:id="179"/>
      <w:commentRangeStart w:id="180"/>
      <w:commentRangeStart w:id="181"/>
      <w:commentRangeStart w:id="182"/>
      <w:r>
        <w:t>[</w:t>
      </w:r>
      <w:r w:rsidRPr="005D73FF">
        <w:rPr>
          <w:b/>
          <w:bCs/>
          <w:i/>
          <w:iCs/>
          <w:highlight w:val="yellow"/>
        </w:rPr>
        <w:t>Note: DESNZ/EY to confirm if these square brackets can be removed. This drafting has not changed since the May 2023 version of the LCHA.</w:t>
      </w:r>
      <w:r>
        <w:t>]</w:t>
      </w:r>
      <w:commentRangeEnd w:id="179"/>
      <w:r w:rsidR="00D8123E">
        <w:rPr>
          <w:rStyle w:val="CommentReference"/>
          <w:rFonts w:ascii="Arial" w:hAnsi="Arial"/>
          <w:sz w:val="20"/>
          <w:szCs w:val="20"/>
        </w:rPr>
        <w:commentReference w:id="179"/>
      </w:r>
      <w:commentRangeEnd w:id="180"/>
      <w:r>
        <w:rPr>
          <w:rStyle w:val="CommentReference"/>
          <w:rFonts w:ascii="Arial" w:hAnsi="Arial"/>
          <w:sz w:val="20"/>
          <w:szCs w:val="20"/>
        </w:rPr>
        <w:commentReference w:id="180"/>
      </w:r>
      <w:commentRangeEnd w:id="181"/>
      <w:r w:rsidR="00EE348E">
        <w:rPr>
          <w:rStyle w:val="CommentReference"/>
          <w:rFonts w:ascii="Arial" w:hAnsi="Arial"/>
          <w:sz w:val="20"/>
          <w:szCs w:val="20"/>
        </w:rPr>
        <w:commentReference w:id="181"/>
      </w:r>
      <w:commentRangeEnd w:id="182"/>
      <w:r w:rsidR="008A169C">
        <w:rPr>
          <w:rStyle w:val="CommentReference"/>
          <w:rFonts w:ascii="Arial" w:hAnsi="Arial"/>
          <w:sz w:val="20"/>
          <w:szCs w:val="20"/>
        </w:rPr>
        <w:commentReference w:id="182"/>
      </w:r>
      <w:commentRangeEnd w:id="178"/>
      <w:r w:rsidR="0083154D">
        <w:rPr>
          <w:rStyle w:val="CommentReference"/>
          <w:rFonts w:ascii="Arial" w:hAnsi="Arial"/>
          <w:sz w:val="20"/>
          <w:szCs w:val="20"/>
        </w:rPr>
        <w:commentReference w:id="178"/>
      </w:r>
    </w:p>
    <w:p w14:paraId="74B12846" w14:textId="52A97E8C" w:rsidR="005D73FF" w:rsidRDefault="005D73FF" w:rsidP="005D73FF">
      <w:pPr>
        <w:pStyle w:val="DefinitionsAshurst"/>
      </w:pPr>
      <w:r>
        <w:t>[is not the Producer (or any of its connected persons where, for this purpose, "connected person" shall be construed in accordance with sections 1122 and 1123 of the Corporation Tax Act 2010);] [</w:t>
      </w:r>
      <w:r w:rsidRPr="005D73FF">
        <w:rPr>
          <w:b/>
          <w:bCs/>
          <w:i/>
          <w:iCs/>
          <w:highlight w:val="yellow"/>
        </w:rPr>
        <w:t>Note to DESNZ/EY: we think that this requirement should also apply to the main "</w:t>
      </w:r>
      <w:commentRangeStart w:id="184"/>
      <w:commentRangeStart w:id="185"/>
      <w:r w:rsidRPr="005D73FF">
        <w:rPr>
          <w:b/>
          <w:bCs/>
          <w:i/>
          <w:iCs/>
          <w:highlight w:val="yellow"/>
        </w:rPr>
        <w:t>Auditor</w:t>
      </w:r>
      <w:commentRangeEnd w:id="184"/>
      <w:r w:rsidR="00EE348E" w:rsidRPr="005D73FF">
        <w:rPr>
          <w:rStyle w:val="CommentReference"/>
          <w:rFonts w:ascii="Arial" w:hAnsi="Arial"/>
          <w:b/>
          <w:bCs/>
          <w:i/>
          <w:iCs/>
          <w:sz w:val="20"/>
          <w:szCs w:val="20"/>
          <w:highlight w:val="yellow"/>
        </w:rPr>
        <w:commentReference w:id="184"/>
      </w:r>
      <w:commentRangeEnd w:id="185"/>
      <w:r w:rsidR="0083154D" w:rsidRPr="005D73FF">
        <w:rPr>
          <w:rStyle w:val="CommentReference"/>
          <w:rFonts w:ascii="Arial" w:hAnsi="Arial"/>
          <w:b/>
          <w:bCs/>
          <w:i/>
          <w:iCs/>
          <w:sz w:val="20"/>
          <w:szCs w:val="20"/>
          <w:highlight w:val="yellow"/>
        </w:rPr>
        <w:commentReference w:id="185"/>
      </w:r>
      <w:r w:rsidRPr="005D73FF">
        <w:rPr>
          <w:b/>
          <w:bCs/>
          <w:i/>
          <w:iCs/>
          <w:highlight w:val="yellow"/>
        </w:rPr>
        <w:t>" to align this definition more closely with the definition of "LCHS Auditor". DESNZ/EY to confirm.</w:t>
      </w:r>
      <w:r>
        <w:t>]</w:t>
      </w:r>
    </w:p>
    <w:p w14:paraId="261207B6" w14:textId="4C8A1FA5" w:rsidR="005D73FF" w:rsidRDefault="005D73FF" w:rsidP="005D73FF">
      <w:pPr>
        <w:pStyle w:val="DefinitionsAshurst"/>
      </w:pPr>
      <w:r>
        <w:t xml:space="preserve">[is </w:t>
      </w:r>
      <w:commentRangeStart w:id="186"/>
      <w:commentRangeStart w:id="187"/>
      <w:r>
        <w:t xml:space="preserve">accredited </w:t>
      </w:r>
      <w:commentRangeEnd w:id="186"/>
      <w:r w:rsidR="00EE348E">
        <w:rPr>
          <w:rStyle w:val="CommentReference"/>
          <w:rFonts w:ascii="Arial" w:hAnsi="Arial"/>
          <w:sz w:val="20"/>
          <w:szCs w:val="20"/>
        </w:rPr>
        <w:commentReference w:id="186"/>
      </w:r>
      <w:commentRangeEnd w:id="187"/>
      <w:r w:rsidR="0083154D">
        <w:rPr>
          <w:rStyle w:val="CommentReference"/>
          <w:rFonts w:ascii="Arial" w:hAnsi="Arial"/>
          <w:sz w:val="20"/>
          <w:szCs w:val="20"/>
        </w:rPr>
        <w:commentReference w:id="187"/>
      </w:r>
      <w:r>
        <w:t>by the United Kingdom Accreditation Service to [</w:t>
      </w:r>
      <w:r>
        <w:fldChar w:fldCharType="begin"/>
      </w:r>
      <w:r>
        <w:instrText xml:space="preserve"> SYMBOL 108\f wingdings \s11\h \* MERGEFORMAT </w:instrText>
      </w:r>
      <w:r>
        <w:fldChar w:fldCharType="end"/>
      </w:r>
      <w:r>
        <w:t>]; and [</w:t>
      </w:r>
      <w:r w:rsidRPr="005D73FF">
        <w:rPr>
          <w:b/>
          <w:bCs/>
          <w:i/>
          <w:iCs/>
          <w:highlight w:val="yellow"/>
        </w:rPr>
        <w:t>Note: DESNZ/EY to confirm specific accreditation standards that need to be included here in respect of the main financial "Auditor".</w:t>
      </w:r>
      <w:r>
        <w:t>]</w:t>
      </w:r>
    </w:p>
    <w:p w14:paraId="2400A4B5" w14:textId="63754CD9" w:rsidR="005D73FF" w:rsidRDefault="005D73FF" w:rsidP="005D73FF">
      <w:pPr>
        <w:pStyle w:val="DefinitionsAshurst"/>
      </w:pPr>
      <w:r>
        <w:t>[complies with any other requirements that the LCHA Counterparty specifies (acting reasonably)]; [</w:t>
      </w:r>
      <w:r w:rsidRPr="005D73FF">
        <w:rPr>
          <w:b/>
          <w:bCs/>
          <w:i/>
          <w:iCs/>
          <w:highlight w:val="yellow"/>
        </w:rPr>
        <w:t xml:space="preserve">Note to DESNZ/EY: we think that this requirement should also apply to the main "Auditor" to align this definition more closely with the definition of "LCHS </w:t>
      </w:r>
      <w:commentRangeStart w:id="188"/>
      <w:commentRangeStart w:id="189"/>
      <w:r w:rsidRPr="005D73FF">
        <w:rPr>
          <w:b/>
          <w:bCs/>
          <w:i/>
          <w:iCs/>
          <w:highlight w:val="yellow"/>
        </w:rPr>
        <w:t>Auditor</w:t>
      </w:r>
      <w:commentRangeEnd w:id="188"/>
      <w:r w:rsidR="00D47972" w:rsidRPr="005D73FF">
        <w:rPr>
          <w:rStyle w:val="CommentReference"/>
          <w:rFonts w:ascii="Arial" w:hAnsi="Arial"/>
          <w:b/>
          <w:bCs/>
          <w:i/>
          <w:iCs/>
          <w:sz w:val="20"/>
          <w:szCs w:val="20"/>
          <w:highlight w:val="yellow"/>
        </w:rPr>
        <w:commentReference w:id="188"/>
      </w:r>
      <w:commentRangeEnd w:id="189"/>
      <w:r w:rsidR="0083154D" w:rsidRPr="005D73FF">
        <w:rPr>
          <w:rStyle w:val="CommentReference"/>
          <w:rFonts w:ascii="Arial" w:hAnsi="Arial"/>
          <w:b/>
          <w:bCs/>
          <w:i/>
          <w:iCs/>
          <w:sz w:val="20"/>
          <w:szCs w:val="20"/>
          <w:highlight w:val="yellow"/>
        </w:rPr>
        <w:commentReference w:id="189"/>
      </w:r>
      <w:r w:rsidRPr="005D73FF">
        <w:rPr>
          <w:b/>
          <w:bCs/>
          <w:i/>
          <w:iCs/>
          <w:highlight w:val="yellow"/>
        </w:rPr>
        <w:t>". DESNZ/EY to confirm.</w:t>
      </w:r>
      <w:r>
        <w:t>]</w:t>
      </w:r>
    </w:p>
    <w:p w14:paraId="514DB87E" w14:textId="4785FFDA" w:rsidR="00D179D6" w:rsidRPr="00462199" w:rsidRDefault="00D179D6" w:rsidP="002D4185">
      <w:pPr>
        <w:pStyle w:val="DefinitionsClauseAshurst"/>
      </w:pPr>
      <w:bookmarkStart w:id="190" w:name="_Ref144111530"/>
      <w:r w:rsidRPr="00462199">
        <w:rPr>
          <w:b/>
        </w:rPr>
        <w:t>"Authority"</w:t>
      </w:r>
      <w:r w:rsidRPr="00462199">
        <w:t xml:space="preserve"> means </w:t>
      </w:r>
      <w:r w:rsidR="007D6C81">
        <w:t xml:space="preserve">the </w:t>
      </w:r>
      <w:commentRangeStart w:id="191"/>
      <w:commentRangeStart w:id="192"/>
      <w:r w:rsidR="007D6C81">
        <w:t>Gas and Electricity Markets Authority pursuant to section 1 of the Utilities Act 2000</w:t>
      </w:r>
      <w:commentRangeEnd w:id="191"/>
      <w:r w:rsidR="00721D6C">
        <w:rPr>
          <w:rStyle w:val="CommentReference"/>
          <w:rFonts w:ascii="Arial" w:hAnsi="Arial"/>
          <w:sz w:val="20"/>
          <w:szCs w:val="20"/>
        </w:rPr>
        <w:commentReference w:id="191"/>
      </w:r>
      <w:commentRangeEnd w:id="192"/>
      <w:r w:rsidR="00714FEE">
        <w:rPr>
          <w:rStyle w:val="CommentReference"/>
          <w:rFonts w:ascii="Arial" w:hAnsi="Arial"/>
          <w:sz w:val="20"/>
          <w:szCs w:val="20"/>
        </w:rPr>
        <w:commentReference w:id="192"/>
      </w:r>
      <w:r w:rsidR="007D6C81">
        <w:t xml:space="preserve">; </w:t>
      </w:r>
      <w:bookmarkEnd w:id="190"/>
    </w:p>
    <w:p w14:paraId="2DAB9CE8" w14:textId="77777777" w:rsidR="00D179D6" w:rsidRPr="00462199" w:rsidRDefault="00D179D6" w:rsidP="005B3BB9">
      <w:pPr>
        <w:pStyle w:val="DefinitionsClauseAshurst"/>
      </w:pPr>
      <w:bookmarkStart w:id="193" w:name="_Ref144111531"/>
      <w:r w:rsidRPr="00462199">
        <w:rPr>
          <w:b/>
        </w:rPr>
        <w:t>"Automated Data System"</w:t>
      </w:r>
      <w:r w:rsidRPr="00462199">
        <w:t xml:space="preserve"> means an automated data system to monitor and control the operation of the Facility and to provide access for the LCHA Counterparty to the following data that is in machine readable format:</w:t>
      </w:r>
      <w:bookmarkEnd w:id="193"/>
    </w:p>
    <w:p w14:paraId="2BAF2FAC" w14:textId="77777777" w:rsidR="00D179D6" w:rsidRPr="00462199" w:rsidRDefault="00D179D6" w:rsidP="002D4185">
      <w:pPr>
        <w:pStyle w:val="DefinitionsAshurst"/>
      </w:pPr>
      <w:bookmarkStart w:id="194" w:name="_Ref144111532"/>
      <w:r w:rsidRPr="00462199">
        <w:t>Measurement Data; and</w:t>
      </w:r>
      <w:bookmarkEnd w:id="194"/>
    </w:p>
    <w:p w14:paraId="7AC4A695" w14:textId="77777777" w:rsidR="00D179D6" w:rsidRPr="00462199" w:rsidRDefault="00D179D6" w:rsidP="002D4185">
      <w:pPr>
        <w:pStyle w:val="DefinitionsAshurst"/>
      </w:pPr>
      <w:bookmarkStart w:id="195" w:name="_Ref144111533"/>
      <w:r w:rsidRPr="00462199">
        <w:lastRenderedPageBreak/>
        <w:t>any other data that the LCHA Counterparty and the Producer agree (each acting reasonably);</w:t>
      </w:r>
      <w:bookmarkStart w:id="196" w:name="_Ref144117870"/>
      <w:r w:rsidRPr="00462199">
        <w:rPr>
          <w:rStyle w:val="FootnoteReference"/>
        </w:rPr>
        <w:footnoteReference w:id="5"/>
      </w:r>
      <w:bookmarkEnd w:id="195"/>
      <w:bookmarkEnd w:id="196"/>
    </w:p>
    <w:p w14:paraId="65379ECF" w14:textId="2F6F5EAE" w:rsidR="00D179D6" w:rsidRPr="00462199" w:rsidRDefault="00D179D6" w:rsidP="005B3BB9">
      <w:pPr>
        <w:pStyle w:val="DefinitionsClauseAshurst"/>
      </w:pPr>
      <w:bookmarkStart w:id="197" w:name="_Ref144111534"/>
      <w:r w:rsidRPr="00462199">
        <w:rPr>
          <w:b/>
        </w:rPr>
        <w:t>"Automated Data Systems Obligation"</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_Ref144113865 \r \h </w:instrText>
      </w:r>
      <w:r>
        <w:instrText xml:space="preserve"> \* MERGEFORMAT </w:instrText>
      </w:r>
      <w:r w:rsidRPr="00462199">
        <w:fldChar w:fldCharType="separate"/>
      </w:r>
      <w:del w:id="198" w:author="Faqir, Sofia (Energy Security)" w:date="2023-11-12T19:47:00Z">
        <w:r w:rsidR="00E473FC">
          <w:delText>31.19</w:delText>
        </w:r>
      </w:del>
      <w:r w:rsidRPr="00462199">
        <w:fldChar w:fldCharType="end"/>
      </w:r>
      <w:r w:rsidRPr="00462199">
        <w:t xml:space="preserve"> (</w:t>
      </w:r>
      <w:r w:rsidRPr="00462199">
        <w:rPr>
          <w:i/>
        </w:rPr>
        <w:t>Undertakings: Automated Data Systems</w:t>
      </w:r>
      <w:r w:rsidRPr="00462199">
        <w:t>);</w:t>
      </w:r>
      <w:bookmarkEnd w:id="197"/>
    </w:p>
    <w:p w14:paraId="21D44EA2" w14:textId="538061B6" w:rsidR="00D179D6" w:rsidRPr="00462199" w:rsidRDefault="00D179D6" w:rsidP="005B3BB9">
      <w:pPr>
        <w:pStyle w:val="DefinitionsClauseAshurst"/>
      </w:pPr>
      <w:bookmarkStart w:id="199" w:name="_Ref144111535"/>
      <w:r w:rsidRPr="00462199">
        <w:rPr>
          <w:b/>
        </w:rPr>
        <w:t>"Balancing Mechanism"</w:t>
      </w:r>
      <w:r w:rsidRPr="00462199">
        <w:t xml:space="preserve"> has the meaning given to that term in paragraph </w:t>
      </w:r>
      <w:r>
        <w:fldChar w:fldCharType="begin"/>
      </w:r>
      <w:r>
        <w:instrText xml:space="preserve"> REF _Ref144115875 \w \h </w:instrText>
      </w:r>
      <w:r>
        <w:fldChar w:fldCharType="separate"/>
      </w:r>
      <w:del w:id="200"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201"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99"/>
    </w:p>
    <w:p w14:paraId="68D951C0" w14:textId="77777777" w:rsidR="00D179D6" w:rsidRPr="00462199" w:rsidRDefault="00D179D6" w:rsidP="005B3BB9">
      <w:pPr>
        <w:pStyle w:val="DefinitionsClauseAshurst"/>
      </w:pPr>
      <w:bookmarkStart w:id="202" w:name="_Ref144111536"/>
      <w:r w:rsidRPr="00462199">
        <w:rPr>
          <w:b/>
        </w:rPr>
        <w:t>"Base Rate"</w:t>
      </w:r>
      <w:r w:rsidRPr="00462199">
        <w:t xml:space="preserve"> means the rate of interest published from time to time by the Bank of England as its base rate;</w:t>
      </w:r>
      <w:bookmarkEnd w:id="202"/>
    </w:p>
    <w:p w14:paraId="742215BA" w14:textId="77777777" w:rsidR="00D179D6" w:rsidRPr="00462199" w:rsidRDefault="00D179D6" w:rsidP="005B3BB9">
      <w:pPr>
        <w:pStyle w:val="DefinitionsClauseAshurst"/>
      </w:pPr>
      <w:bookmarkStart w:id="203" w:name="_Ref144111537"/>
      <w:r w:rsidRPr="00462199">
        <w:rPr>
          <w:b/>
        </w:rPr>
        <w:t>"Base Year"</w:t>
      </w:r>
      <w:r w:rsidRPr="00462199">
        <w:t xml:space="preserve"> has the meaning given to that term in the Agreement;</w:t>
      </w:r>
      <w:bookmarkEnd w:id="203"/>
    </w:p>
    <w:p w14:paraId="5AA87EC0" w14:textId="77777777" w:rsidR="00D179D6" w:rsidRPr="00462199" w:rsidRDefault="00D179D6" w:rsidP="005B3BB9">
      <w:pPr>
        <w:pStyle w:val="DefinitionsClauseAshurst"/>
      </w:pPr>
      <w:bookmarkStart w:id="204" w:name="_Ref144111538"/>
      <w:r w:rsidRPr="00462199">
        <w:rPr>
          <w:b/>
        </w:rPr>
        <w:t>"Base Year CPI"</w:t>
      </w:r>
      <w:r w:rsidRPr="00462199">
        <w:t xml:space="preserve"> means the value of the CPI for October in the calendar year immediately preceding the Base Year;</w:t>
      </w:r>
      <w:bookmarkEnd w:id="204"/>
    </w:p>
    <w:p w14:paraId="0D136119" w14:textId="24632DB2" w:rsidR="00D179D6" w:rsidRPr="00462199" w:rsidRDefault="00D179D6" w:rsidP="005B3BB9">
      <w:pPr>
        <w:pStyle w:val="DefinitionsClauseAshurst"/>
      </w:pPr>
      <w:bookmarkStart w:id="205" w:name="_Ref144111539"/>
      <w:r w:rsidRPr="00462199">
        <w:rPr>
          <w:b/>
        </w:rPr>
        <w:t>"Base Year Terms"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_Ref144117996 \r \h </w:instrText>
      </w:r>
      <w:r>
        <w:instrText xml:space="preserve"> \* MERGEFORMAT </w:instrText>
      </w:r>
      <w:r w:rsidRPr="00462199">
        <w:fldChar w:fldCharType="separate"/>
      </w:r>
      <w:del w:id="20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0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05"/>
    </w:p>
    <w:p w14:paraId="5237F9FE" w14:textId="2ECB5F56" w:rsidR="00D179D6" w:rsidRPr="00462199" w:rsidRDefault="00D179D6" w:rsidP="005B3BB9">
      <w:pPr>
        <w:pStyle w:val="DefinitionsClauseAshurst"/>
      </w:pPr>
      <w:bookmarkStart w:id="208" w:name="_Ref144111541"/>
      <w:r w:rsidRPr="00462199">
        <w:rPr>
          <w:b/>
        </w:rPr>
        <w:t>"Billing Period"</w:t>
      </w:r>
      <w:r w:rsidRPr="00462199">
        <w:t xml:space="preserve"> means a Month, except that the first Billing Period shall commence on the Start Date and end on the later of: (i) the last Day of the Month in which the Start Date occurs; and (ii) the last Day of the Month in which the LCHA Counterparty notifies the Producer pursuant to an OCP Response Notice or a Further OCP Response Notice (as relevant) that it has determined that all of the Operational </w:t>
      </w:r>
      <w:r w:rsidR="007248B2" w:rsidRPr="007248B2">
        <w:t>Condition</w:t>
      </w:r>
      <w:r w:rsidRPr="00462199">
        <w:t xml:space="preserve">s Precedent have been satisfied or waived in accordance with </w:t>
      </w:r>
      <w:r w:rsidR="007248B2" w:rsidRPr="007248B2">
        <w:t>Condition</w:t>
      </w:r>
      <w:r w:rsidRPr="00462199">
        <w:t xml:space="preserve"> </w:t>
      </w:r>
      <w:r w:rsidRPr="00462199">
        <w:fldChar w:fldCharType="begin"/>
      </w:r>
      <w:r w:rsidRPr="00462199">
        <w:instrText xml:space="preserve"> REF _Ref144113061 \r \h </w:instrText>
      </w:r>
      <w:r>
        <w:instrText xml:space="preserve"> \* MERGEFORMAT </w:instrText>
      </w:r>
      <w:r w:rsidRPr="00462199">
        <w:fldChar w:fldCharType="separate"/>
      </w:r>
      <w:del w:id="209" w:author="Faqir, Sofia (Energy Security)" w:date="2023-11-12T19:47:00Z">
        <w:r w:rsidR="00E473FC">
          <w:delText>3.29</w:delText>
        </w:r>
      </w:del>
      <w:r w:rsidRPr="00462199">
        <w:fldChar w:fldCharType="end"/>
      </w:r>
      <w:r w:rsidRPr="00462199">
        <w:t xml:space="preserve"> (</w:t>
      </w:r>
      <w:r w:rsidRPr="00462199">
        <w:rPr>
          <w:i/>
        </w:rPr>
        <w:t xml:space="preserve">Waiver of </w:t>
      </w:r>
      <w:r w:rsidR="007248B2" w:rsidRPr="007248B2">
        <w:rPr>
          <w:i/>
        </w:rPr>
        <w:t>Condition</w:t>
      </w:r>
      <w:r w:rsidRPr="00462199">
        <w:rPr>
          <w:i/>
        </w:rPr>
        <w:t>s Precedent and Default</w:t>
      </w:r>
      <w:r w:rsidRPr="00462199">
        <w:t xml:space="preserve">) and/or </w:t>
      </w:r>
      <w:r w:rsidR="007248B2" w:rsidRPr="007248B2">
        <w:t>Condition</w:t>
      </w:r>
      <w:r w:rsidRPr="00462199">
        <w:t xml:space="preserve"> </w:t>
      </w:r>
      <w:r w:rsidRPr="00462199">
        <w:fldChar w:fldCharType="begin"/>
      </w:r>
      <w:r w:rsidRPr="00462199">
        <w:instrText xml:space="preserve"> REF _Ref144113241 \r \h </w:instrText>
      </w:r>
      <w:r>
        <w:instrText xml:space="preserve"> \* MERGEFORMAT </w:instrText>
      </w:r>
      <w:r w:rsidRPr="00462199">
        <w:fldChar w:fldCharType="separate"/>
      </w:r>
      <w:del w:id="210" w:author="Faqir, Sofia (Energy Security)" w:date="2023-11-12T19:47:00Z">
        <w:r w:rsidR="00E473FC">
          <w:delText>3.81</w:delText>
        </w:r>
      </w:del>
      <w:r w:rsidRPr="00462199">
        <w:fldChar w:fldCharType="end"/>
      </w:r>
      <w:r w:rsidRPr="00462199">
        <w:t xml:space="preserve"> (</w:t>
      </w:r>
      <w:r w:rsidRPr="00462199">
        <w:rPr>
          <w:i/>
        </w:rPr>
        <w:t>Waiver of Subsidy Control Declaration Operational CP</w:t>
      </w:r>
      <w:r w:rsidRPr="00462199">
        <w:t>) (as applicable) and the last Billing Period shall commence on the first Day of the last Month of the Payment Period and end on the last Day of the Payment Period;</w:t>
      </w:r>
      <w:bookmarkEnd w:id="208"/>
    </w:p>
    <w:p w14:paraId="487E6362" w14:textId="77777777" w:rsidR="00D179D6" w:rsidRPr="00462199" w:rsidRDefault="00D179D6" w:rsidP="005B3BB9">
      <w:pPr>
        <w:pStyle w:val="DefinitionsClauseAshurst"/>
      </w:pPr>
      <w:bookmarkStart w:id="211" w:name="_Ref144111542"/>
      <w:r w:rsidRPr="00462199">
        <w:rPr>
          <w:b/>
        </w:rPr>
        <w:t>"Billing Statement"</w:t>
      </w:r>
      <w:r w:rsidRPr="00462199">
        <w:t xml:space="preserve"> means a UKLCH Billing Statement and/or, for CCUS-Enabled Facilities only, a CO</w:t>
      </w:r>
      <w:r w:rsidRPr="00462199">
        <w:rPr>
          <w:vertAlign w:val="subscript"/>
        </w:rPr>
        <w:t>2</w:t>
      </w:r>
      <w:r w:rsidRPr="00462199">
        <w:t xml:space="preserve"> T&amp;S Billing Statement (as applicable);</w:t>
      </w:r>
      <w:bookmarkEnd w:id="211"/>
    </w:p>
    <w:p w14:paraId="33B785D6" w14:textId="4B1533A5" w:rsidR="00D179D6" w:rsidRPr="00462199" w:rsidRDefault="00D179D6" w:rsidP="005B3BB9">
      <w:pPr>
        <w:pStyle w:val="DefinitionsClauseAshurst"/>
      </w:pPr>
      <w:bookmarkStart w:id="212" w:name="_Ref144111543"/>
      <w:r w:rsidRPr="00462199">
        <w:rPr>
          <w:b/>
        </w:rPr>
        <w:t>"Billing Statement Dispute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_Ref144113731 \r \h </w:instrText>
      </w:r>
      <w:r>
        <w:instrText xml:space="preserve"> \* MERGEFORMAT </w:instrText>
      </w:r>
      <w:r w:rsidRPr="00462199">
        <w:fldChar w:fldCharType="separate"/>
      </w:r>
      <w:del w:id="213" w:author="Faqir, Sofia (Energy Security)" w:date="2023-11-12T19:47:00Z">
        <w:r w:rsidR="00E473FC">
          <w:delText>23.3</w:delText>
        </w:r>
      </w:del>
      <w:r w:rsidRPr="00462199">
        <w:fldChar w:fldCharType="end"/>
      </w:r>
      <w:r w:rsidRPr="00462199">
        <w:t xml:space="preserve"> (</w:t>
      </w:r>
      <w:r w:rsidRPr="00462199">
        <w:rPr>
          <w:i/>
        </w:rPr>
        <w:t>Billing Statement Disputes</w:t>
      </w:r>
      <w:r w:rsidRPr="00462199">
        <w:t>);</w:t>
      </w:r>
      <w:bookmarkEnd w:id="212"/>
    </w:p>
    <w:p w14:paraId="2296376A" w14:textId="77777777" w:rsidR="00D179D6" w:rsidRPr="00462199" w:rsidRDefault="00D179D6" w:rsidP="005B3BB9">
      <w:pPr>
        <w:pStyle w:val="DefinitionsClauseAshurst"/>
      </w:pPr>
      <w:bookmarkStart w:id="214" w:name="_Ref144111544"/>
      <w:r w:rsidRPr="00462199">
        <w:rPr>
          <w:b/>
        </w:rPr>
        <w:t>"Blending Volumes"</w:t>
      </w:r>
      <w:r w:rsidRPr="00462199">
        <w:t xml:space="preserve"> means Non-Qualifying Volumes which are purchased by an Offtaker who intends to inject such volumes into a Gas Transportation System for blending with Natural Gas;</w:t>
      </w:r>
      <w:bookmarkEnd w:id="214"/>
    </w:p>
    <w:p w14:paraId="77D89AB9" w14:textId="77777777" w:rsidR="00D179D6" w:rsidRPr="00462199" w:rsidRDefault="00D179D6" w:rsidP="005B3BB9">
      <w:pPr>
        <w:pStyle w:val="DefinitionsClauseAshurst"/>
      </w:pPr>
      <w:bookmarkStart w:id="215" w:name="_Ref144111545"/>
      <w:r w:rsidRPr="00462199">
        <w:rPr>
          <w:b/>
        </w:rPr>
        <w:t>"Break Costs Cap"</w:t>
      </w:r>
      <w:r w:rsidRPr="00462199">
        <w:t xml:space="preserve"> means an amount equal to ten per cent. (10%) of the Total Capex Payment;</w:t>
      </w:r>
      <w:bookmarkEnd w:id="215"/>
    </w:p>
    <w:p w14:paraId="4BB49468" w14:textId="77777777" w:rsidR="00D179D6" w:rsidRPr="00462199" w:rsidRDefault="00D179D6" w:rsidP="005B3BB9">
      <w:pPr>
        <w:pStyle w:val="DefinitionsClauseAshurst"/>
      </w:pPr>
      <w:bookmarkStart w:id="216" w:name="_Ref144111546"/>
      <w:r w:rsidRPr="00462199">
        <w:rPr>
          <w:b/>
        </w:rPr>
        <w:t>"Business Day"</w:t>
      </w:r>
      <w:r w:rsidRPr="00462199">
        <w:t xml:space="preserve"> means a day (other than a Saturday or a Sunday) on which banks are open for general business in London;</w:t>
      </w:r>
      <w:bookmarkEnd w:id="216"/>
    </w:p>
    <w:p w14:paraId="69AE3484" w14:textId="77777777" w:rsidR="00D179D6" w:rsidRPr="00462199" w:rsidRDefault="00D179D6" w:rsidP="005B3BB9">
      <w:pPr>
        <w:pStyle w:val="DefinitionsClauseAshurst"/>
      </w:pPr>
      <w:bookmarkStart w:id="217" w:name="_Ref144111547"/>
      <w:r w:rsidRPr="00462199">
        <w:t>"</w:t>
      </w:r>
      <w:r w:rsidRPr="00462199">
        <w:rPr>
          <w:b/>
        </w:rPr>
        <w:t>Capital Return Component</w:t>
      </w:r>
      <w:r w:rsidRPr="00462199">
        <w:t>" means the Initial Capital Return Component, as may be amended from time to time in accordance with the LCHA;</w:t>
      </w:r>
      <w:bookmarkEnd w:id="217"/>
    </w:p>
    <w:p w14:paraId="5B21AAE1" w14:textId="77777777" w:rsidR="00D179D6" w:rsidRPr="00462199" w:rsidRDefault="00D179D6" w:rsidP="005B3BB9">
      <w:pPr>
        <w:pStyle w:val="DefinitionsClauseAshurst"/>
      </w:pPr>
      <w:bookmarkStart w:id="218" w:name="_Ref144111548"/>
      <w:r w:rsidRPr="00462199">
        <w:rPr>
          <w:b/>
        </w:rPr>
        <w:t>"Capture Plant"</w:t>
      </w:r>
      <w:r w:rsidRPr="00462199">
        <w:t xml:space="preserve"> has the meaning given to that term in the Agreement;</w:t>
      </w:r>
      <w:bookmarkEnd w:id="218"/>
    </w:p>
    <w:p w14:paraId="35A56E67" w14:textId="30D5B483" w:rsidR="00D179D6" w:rsidRPr="00462199" w:rsidRDefault="00D179D6" w:rsidP="005B3BB9">
      <w:pPr>
        <w:pStyle w:val="DefinitionsClauseAshurst"/>
      </w:pPr>
      <w:bookmarkStart w:id="219" w:name="_Ref144111549"/>
      <w:r w:rsidRPr="00462199">
        <w:rPr>
          <w:b/>
        </w:rPr>
        <w:lastRenderedPageBreak/>
        <w:t>"Capture Plant Outage Event"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20"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21"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19"/>
    </w:p>
    <w:p w14:paraId="26893824" w14:textId="324A6B97" w:rsidR="00D179D6" w:rsidRPr="00462199" w:rsidRDefault="00D179D6" w:rsidP="005B3BB9">
      <w:pPr>
        <w:pStyle w:val="DefinitionsClauseAshurst"/>
      </w:pPr>
      <w:bookmarkStart w:id="222" w:name="_Ref144111550"/>
      <w:r w:rsidRPr="00462199">
        <w:rPr>
          <w:b/>
        </w:rPr>
        <w:t>"Capture Rate"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2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2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22"/>
    </w:p>
    <w:p w14:paraId="793B84EE" w14:textId="6C0E51F9" w:rsidR="00D179D6" w:rsidRPr="00462199" w:rsidRDefault="00D179D6" w:rsidP="005B3BB9">
      <w:pPr>
        <w:pStyle w:val="DefinitionsClauseAshurst"/>
      </w:pPr>
      <w:bookmarkStart w:id="225" w:name="_Ref144111551"/>
      <w:r w:rsidRPr="00462199">
        <w:rPr>
          <w:b/>
        </w:rPr>
        <w:t>"Carbon Cost Protection Amount"</w:t>
      </w:r>
      <w:r w:rsidRPr="00462199">
        <w:t xml:space="preserve"> means the amount calculated in accordance with </w:t>
      </w:r>
      <w:r w:rsidR="007248B2" w:rsidRPr="007248B2">
        <w:t>Condition</w:t>
      </w:r>
      <w:r w:rsidRPr="00462199">
        <w:t xml:space="preserve"> </w:t>
      </w:r>
      <w:r w:rsidRPr="00462199">
        <w:fldChar w:fldCharType="begin"/>
      </w:r>
      <w:r w:rsidRPr="00462199">
        <w:instrText xml:space="preserve"> REF _Ref144113541 \r \h </w:instrText>
      </w:r>
      <w:r>
        <w:instrText xml:space="preserve"> \* MERGEFORMAT </w:instrText>
      </w:r>
      <w:r w:rsidRPr="00462199">
        <w:fldChar w:fldCharType="separate"/>
      </w:r>
      <w:del w:id="226" w:author="Faqir, Sofia (Energy Security)" w:date="2023-11-12T19:47:00Z">
        <w:r w:rsidR="00E473FC">
          <w:delText>19.4</w:delText>
        </w:r>
      </w:del>
      <w:r w:rsidRPr="00462199">
        <w:fldChar w:fldCharType="end"/>
      </w:r>
      <w:r w:rsidRPr="00462199">
        <w:t xml:space="preserve"> (</w:t>
      </w:r>
      <w:r w:rsidRPr="00462199">
        <w:rPr>
          <w:i/>
        </w:rPr>
        <w:t>Carbon Cost Protection Amount calculation</w:t>
      </w:r>
      <w:r w:rsidRPr="00462199">
        <w:t>);</w:t>
      </w:r>
      <w:bookmarkEnd w:id="225"/>
    </w:p>
    <w:p w14:paraId="7B67A614" w14:textId="4CCAC8F8" w:rsidR="00D179D6" w:rsidRPr="00462199" w:rsidRDefault="00D179D6" w:rsidP="005B3BB9">
      <w:pPr>
        <w:pStyle w:val="DefinitionsClauseAshurst"/>
      </w:pPr>
      <w:bookmarkStart w:id="227" w:name="_Ref144111552"/>
      <w:r w:rsidRPr="00462199">
        <w:rPr>
          <w:b/>
        </w:rPr>
        <w:t>"Carbon Emissions Protection Trigger"</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28"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29"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27"/>
    </w:p>
    <w:p w14:paraId="525B44C7" w14:textId="77777777" w:rsidR="00D179D6" w:rsidRPr="00462199" w:rsidRDefault="00D179D6" w:rsidP="005B3BB9">
      <w:pPr>
        <w:pStyle w:val="DefinitionsClauseAshurst"/>
      </w:pPr>
      <w:bookmarkStart w:id="230" w:name="_Ref144111553"/>
      <w:r w:rsidRPr="00462199">
        <w:rPr>
          <w:b/>
        </w:rPr>
        <w:t>"CCP Affected Parties"</w:t>
      </w:r>
      <w:r w:rsidRPr="00462199">
        <w:t xml:space="preserve"> means, in respect of a General Amendment, the Producers which are party to those UKLCH Programme LCHAs to which the General Amendment is proposed to be made;</w:t>
      </w:r>
      <w:bookmarkEnd w:id="230"/>
    </w:p>
    <w:p w14:paraId="126A5558" w14:textId="77777777" w:rsidR="00D179D6" w:rsidRPr="00462199" w:rsidRDefault="00D179D6" w:rsidP="005B3BB9">
      <w:pPr>
        <w:pStyle w:val="DefinitionsClauseAshurst"/>
      </w:pPr>
      <w:bookmarkStart w:id="231" w:name="_Ref144111554"/>
      <w:r w:rsidRPr="00462199">
        <w:rPr>
          <w:b/>
        </w:rPr>
        <w:t>"CCUS-Enabled Facility"</w:t>
      </w:r>
      <w:r w:rsidRPr="00462199">
        <w:t xml:space="preserve"> means a Hydrogen production facility which deploys CCUS-Enabled Gas Reformation Technology and </w:t>
      </w:r>
      <w:r w:rsidRPr="00462199">
        <w:rPr>
          <w:b/>
        </w:rPr>
        <w:t>"CCUS-Enabled Facilities"</w:t>
      </w:r>
      <w:r w:rsidRPr="00462199">
        <w:t xml:space="preserve"> shall be construed accordingly;</w:t>
      </w:r>
      <w:bookmarkEnd w:id="231"/>
    </w:p>
    <w:p w14:paraId="1458DCA6" w14:textId="77777777" w:rsidR="00D179D6" w:rsidRPr="00462199" w:rsidRDefault="00D179D6" w:rsidP="005B3BB9">
      <w:pPr>
        <w:pStyle w:val="DefinitionsClauseAshurst"/>
      </w:pPr>
      <w:bookmarkStart w:id="232" w:name="_Ref144111555"/>
      <w:r w:rsidRPr="00462199">
        <w:rPr>
          <w:b/>
        </w:rPr>
        <w:t>"CCUS-Enabled Gas Reformation Technology"</w:t>
      </w:r>
      <w:r w:rsidRPr="00462199">
        <w:t xml:space="preserve"> means technology which is installed or implemented pursuant to the UKLCH Programme and which produces hydrogen via gas reformation and utilises CO</w:t>
      </w:r>
      <w:r w:rsidRPr="00462199">
        <w:rPr>
          <w:vertAlign w:val="subscript"/>
        </w:rPr>
        <w:t>2</w:t>
      </w:r>
      <w:r w:rsidRPr="00462199">
        <w:t xml:space="preserve"> Capture Technology;</w:t>
      </w:r>
      <w:bookmarkEnd w:id="232"/>
    </w:p>
    <w:p w14:paraId="30159151" w14:textId="77777777" w:rsidR="00D179D6" w:rsidRPr="00462199" w:rsidRDefault="00D179D6" w:rsidP="005B3BB9">
      <w:pPr>
        <w:pStyle w:val="DefinitionsClauseAshurst"/>
      </w:pPr>
      <w:bookmarkStart w:id="233" w:name="_Ref144111556"/>
      <w:r w:rsidRPr="00462199">
        <w:rPr>
          <w:b/>
        </w:rPr>
        <w:t>"CCUS-Enabled Non-Variable Costs Strike Price"</w:t>
      </w:r>
      <w:r w:rsidRPr="00462199">
        <w:t xml:space="preserve"> means the Initial CCUS-Enabled Non-Variable Costs Strike Price, as may be amended from time to time in accordance with the LCHA;</w:t>
      </w:r>
      <w:bookmarkEnd w:id="233"/>
    </w:p>
    <w:p w14:paraId="46748F11" w14:textId="1A8CA724" w:rsidR="00D179D6" w:rsidRPr="00462199" w:rsidRDefault="00D179D6" w:rsidP="005B3BB9">
      <w:pPr>
        <w:pStyle w:val="DefinitionsClauseAshurst"/>
      </w:pPr>
      <w:bookmarkStart w:id="234" w:name="_Ref144111557"/>
      <w:r w:rsidRPr="00462199">
        <w:rPr>
          <w:b/>
        </w:rPr>
        <w:t>"CENVCSP Indexation Adjustment"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_Ref144113497 \r \h </w:instrText>
      </w:r>
      <w:r>
        <w:instrText xml:space="preserve"> \* MERGEFORMAT </w:instrText>
      </w:r>
      <w:r w:rsidRPr="00462199">
        <w:fldChar w:fldCharType="separate"/>
      </w:r>
      <w:del w:id="235" w:author="Faqir, Sofia (Energy Security)" w:date="2023-11-12T19:47:00Z">
        <w:r w:rsidR="00E473FC">
          <w:delText>16.1</w:delText>
        </w:r>
      </w:del>
      <w:r w:rsidRPr="00462199">
        <w:fldChar w:fldCharType="end"/>
      </w:r>
      <w:r w:rsidRPr="00462199">
        <w:t xml:space="preserve"> (</w:t>
      </w:r>
      <w:r w:rsidRPr="00462199">
        <w:rPr>
          <w:i/>
        </w:rPr>
        <w:t>CCUS-Enabled Non-Variable Costs Strike Price Indexation Adjustment</w:t>
      </w:r>
      <w:r w:rsidRPr="00462199">
        <w:t>);</w:t>
      </w:r>
      <w:bookmarkEnd w:id="234"/>
    </w:p>
    <w:p w14:paraId="00A15353" w14:textId="20F4C9C6" w:rsidR="00D179D6" w:rsidRPr="00462199" w:rsidRDefault="00D179D6" w:rsidP="005B3BB9">
      <w:pPr>
        <w:pStyle w:val="DefinitionsClauseAshurst"/>
      </w:pPr>
      <w:bookmarkStart w:id="236" w:name="_Ref144111558"/>
      <w:r w:rsidRPr="00462199">
        <w:rPr>
          <w:b/>
        </w:rPr>
        <w:t xml:space="preserve">"CENVCSP Indexation Anniversary" </w:t>
      </w:r>
      <w:r w:rsidRPr="00462199">
        <w:t xml:space="preserve">has the meaning given to that term in </w:t>
      </w:r>
      <w:r w:rsidRPr="00462199">
        <w:fldChar w:fldCharType="begin"/>
      </w:r>
      <w:r w:rsidRPr="00462199">
        <w:instrText xml:space="preserve">  REF _Ref144113499 \r \h \* MERGEFORMAT </w:instrText>
      </w:r>
      <w:r w:rsidRPr="00462199">
        <w:fldChar w:fldCharType="separate"/>
      </w:r>
      <w:del w:id="237" w:author="Faqir, Sofia (Energy Security)" w:date="2023-11-12T19:47:00Z">
        <w:r w:rsidR="00E473FC" w:rsidRPr="00E473FC">
          <w:rPr>
            <w:color w:val="000000"/>
          </w:rPr>
          <w:delText>16.2(A)</w:delText>
        </w:r>
      </w:del>
      <w:r w:rsidRPr="00462199">
        <w:fldChar w:fldCharType="end"/>
      </w:r>
      <w:r w:rsidRPr="00462199">
        <w:t xml:space="preserve"> (</w:t>
      </w:r>
      <w:r w:rsidRPr="00462199">
        <w:rPr>
          <w:i/>
        </w:rPr>
        <w:t>CCUS-Enabled Non-Variable Costs Strike Price Indexation Adjustment</w:t>
      </w:r>
      <w:r w:rsidRPr="00462199">
        <w:t>);</w:t>
      </w:r>
      <w:bookmarkEnd w:id="236"/>
    </w:p>
    <w:p w14:paraId="480649F4" w14:textId="69ED8586" w:rsidR="00D179D6" w:rsidRPr="00462199" w:rsidRDefault="00D179D6" w:rsidP="005B3BB9">
      <w:pPr>
        <w:pStyle w:val="DefinitionsClauseAshurst"/>
      </w:pPr>
      <w:bookmarkStart w:id="238" w:name="_Ref144111559"/>
      <w:r w:rsidRPr="00462199">
        <w:rPr>
          <w:b/>
        </w:rPr>
        <w:t xml:space="preserve">"Certification Scheme Change Notice" </w:t>
      </w:r>
      <w:r w:rsidRPr="00462199">
        <w:t xml:space="preserve">has the meaning given to that term in </w:t>
      </w:r>
      <w:r>
        <w:fldChar w:fldCharType="begin"/>
      </w:r>
      <w:r>
        <w:instrText xml:space="preserve"> REF _Ref144118009 \w \h </w:instrText>
      </w:r>
      <w:r>
        <w:fldChar w:fldCharType="separate"/>
      </w:r>
      <w:del w:id="239"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238"/>
    </w:p>
    <w:p w14:paraId="344FF554" w14:textId="5828424A" w:rsidR="00D179D6" w:rsidRPr="00462199" w:rsidRDefault="00D179D6" w:rsidP="005B3BB9">
      <w:pPr>
        <w:pStyle w:val="DefinitionsClauseAshurst"/>
      </w:pPr>
      <w:bookmarkStart w:id="240" w:name="_Ref144111560"/>
      <w:r w:rsidRPr="00462199">
        <w:rPr>
          <w:b/>
        </w:rPr>
        <w:t xml:space="preserve">"Certification Scheme Participation Notice" </w:t>
      </w:r>
      <w:r w:rsidRPr="00462199">
        <w:t xml:space="preserve">has the meaning given to that term in </w:t>
      </w:r>
      <w:r>
        <w:fldChar w:fldCharType="begin"/>
      </w:r>
      <w:r>
        <w:instrText xml:space="preserve"> REF _Ref144118009 \w \h </w:instrText>
      </w:r>
      <w:r>
        <w:fldChar w:fldCharType="separate"/>
      </w:r>
      <w:del w:id="241"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240"/>
    </w:p>
    <w:p w14:paraId="7A8354BB" w14:textId="1B83FE35" w:rsidR="00D179D6" w:rsidRPr="00462199" w:rsidRDefault="00D179D6" w:rsidP="005B3BB9">
      <w:pPr>
        <w:pStyle w:val="DefinitionsClauseAshurst"/>
      </w:pPr>
      <w:bookmarkStart w:id="242" w:name="_Ref144111561"/>
      <w:r w:rsidRPr="00462199">
        <w:rPr>
          <w:b/>
        </w:rPr>
        <w:t xml:space="preserve">"Certification Scheme Response Notice" </w:t>
      </w:r>
      <w:r w:rsidRPr="00462199">
        <w:t xml:space="preserve">has the meaning given to that term in </w:t>
      </w:r>
      <w:r>
        <w:fldChar w:fldCharType="begin"/>
      </w:r>
      <w:r>
        <w:instrText xml:space="preserve"> REF _Ref144118009 \w \h </w:instrText>
      </w:r>
      <w:r>
        <w:fldChar w:fldCharType="separate"/>
      </w:r>
      <w:del w:id="243"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242"/>
    </w:p>
    <w:p w14:paraId="1B567323" w14:textId="31BBEB41" w:rsidR="00D179D6" w:rsidRPr="00462199" w:rsidRDefault="00D179D6" w:rsidP="005B3BB9">
      <w:pPr>
        <w:pStyle w:val="DefinitionsClauseAshurst"/>
      </w:pPr>
      <w:bookmarkStart w:id="244" w:name="_Ref144111562"/>
      <w:r w:rsidRPr="00462199">
        <w:rPr>
          <w:b/>
        </w:rPr>
        <w:t xml:space="preserve">"Certification Scheme Supporting Information" </w:t>
      </w:r>
      <w:r w:rsidRPr="00462199">
        <w:t xml:space="preserve">has the meaning given to that term in </w:t>
      </w:r>
      <w:r>
        <w:fldChar w:fldCharType="begin"/>
      </w:r>
      <w:r>
        <w:instrText xml:space="preserve"> REF _Ref144118009 \w \h </w:instrText>
      </w:r>
      <w:r>
        <w:fldChar w:fldCharType="separate"/>
      </w:r>
      <w:del w:id="245"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244"/>
    </w:p>
    <w:p w14:paraId="5E8BBA17" w14:textId="113CF8B4" w:rsidR="00D179D6" w:rsidRPr="00462199" w:rsidRDefault="00D179D6" w:rsidP="005B3BB9">
      <w:pPr>
        <w:pStyle w:val="DefinitionsClauseAshurst"/>
      </w:pPr>
      <w:bookmarkStart w:id="246" w:name="_Ref144111563"/>
      <w:r w:rsidRPr="00462199">
        <w:rPr>
          <w:b/>
        </w:rPr>
        <w:t>"Change Control Procedure"</w:t>
      </w:r>
      <w:r w:rsidRPr="00462199">
        <w:t xml:space="preserve"> means the rules, obligations and procedures set out in </w:t>
      </w:r>
      <w:r>
        <w:fldChar w:fldCharType="begin"/>
      </w:r>
      <w:r>
        <w:instrText xml:space="preserve"> REF _Ref144118001 \w \h </w:instrText>
      </w:r>
      <w:r>
        <w:fldChar w:fldCharType="separate"/>
      </w:r>
      <w:del w:id="247"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246"/>
    </w:p>
    <w:p w14:paraId="316EDCEC" w14:textId="77777777" w:rsidR="00D179D6" w:rsidRPr="00462199" w:rsidRDefault="00D179D6" w:rsidP="005B3BB9">
      <w:pPr>
        <w:pStyle w:val="DefinitionsClauseAshurst"/>
      </w:pPr>
      <w:bookmarkStart w:id="248" w:name="_Ref144111564"/>
      <w:r w:rsidRPr="00462199">
        <w:rPr>
          <w:b/>
        </w:rPr>
        <w:t>"Change in Applicable Law"</w:t>
      </w:r>
      <w:r w:rsidRPr="00462199">
        <w:t xml:space="preserve"> means:</w:t>
      </w:r>
      <w:bookmarkEnd w:id="248"/>
    </w:p>
    <w:p w14:paraId="051E180A" w14:textId="77777777" w:rsidR="00D179D6" w:rsidRPr="00462199" w:rsidRDefault="00D179D6" w:rsidP="00775538">
      <w:pPr>
        <w:pStyle w:val="DefinitionsAshurst"/>
      </w:pPr>
      <w:bookmarkStart w:id="249" w:name="_Ref144111565"/>
      <w:r w:rsidRPr="00462199">
        <w:t>the coming into effect, amendment, supplement, termination, repeal, replacement or withdrawal of or to: (i) any Law or Directive; or (ii) any Industry Document; or</w:t>
      </w:r>
      <w:bookmarkEnd w:id="249"/>
    </w:p>
    <w:p w14:paraId="6E8CE3FD" w14:textId="77777777" w:rsidR="00D179D6" w:rsidRPr="00462199" w:rsidRDefault="00D179D6" w:rsidP="00775538">
      <w:pPr>
        <w:pStyle w:val="DefinitionsAshurst"/>
      </w:pPr>
      <w:bookmarkStart w:id="250" w:name="_Ref144111566"/>
      <w:r w:rsidRPr="00462199">
        <w:t>a change in the interpretation or application of any Law, Directive or Industry Document by any Competent Authority;</w:t>
      </w:r>
      <w:bookmarkEnd w:id="250"/>
    </w:p>
    <w:p w14:paraId="2E134F22" w14:textId="77777777" w:rsidR="00D179D6" w:rsidRPr="00462199" w:rsidRDefault="00D179D6" w:rsidP="005B3BB9">
      <w:pPr>
        <w:pStyle w:val="DefinitionsClauseAshurst"/>
      </w:pPr>
      <w:bookmarkStart w:id="251" w:name="_Ref144111567"/>
      <w:r w:rsidRPr="00462199">
        <w:rPr>
          <w:b/>
        </w:rPr>
        <w:lastRenderedPageBreak/>
        <w:t>"Change in Law"</w:t>
      </w:r>
      <w:r w:rsidRPr="00462199">
        <w:t xml:space="preserve"> means:</w:t>
      </w:r>
      <w:bookmarkEnd w:id="251"/>
    </w:p>
    <w:p w14:paraId="35CF8652" w14:textId="77777777" w:rsidR="00D179D6" w:rsidRPr="00462199" w:rsidRDefault="00D179D6" w:rsidP="00775538">
      <w:pPr>
        <w:pStyle w:val="DefinitionsAshurst"/>
      </w:pPr>
      <w:bookmarkStart w:id="252" w:name="_Ref144111568"/>
      <w:r w:rsidRPr="00462199">
        <w:t>the coming into effect, amendment, supplement, termination, repeal, replacement or withdrawal of or to: (i) any Law or Directive; (ii) any Industry Document; or (iii) any Required Authorisation; or</w:t>
      </w:r>
      <w:bookmarkEnd w:id="252"/>
    </w:p>
    <w:p w14:paraId="7560CFC0" w14:textId="77777777" w:rsidR="00D179D6" w:rsidRPr="00462199" w:rsidRDefault="00D179D6" w:rsidP="00775538">
      <w:pPr>
        <w:pStyle w:val="DefinitionsAshurst"/>
      </w:pPr>
      <w:bookmarkStart w:id="253" w:name="_Ref144111569"/>
      <w:r w:rsidRPr="00462199">
        <w:t>a change in the interpretation or application of any Law, Directive, Industry Document or Required Authorisation by any Competent Authority,</w:t>
      </w:r>
      <w:bookmarkEnd w:id="253"/>
    </w:p>
    <w:p w14:paraId="1E0F0265" w14:textId="77777777" w:rsidR="00D179D6" w:rsidRPr="00462199" w:rsidRDefault="00D179D6" w:rsidP="005B3BB9">
      <w:pPr>
        <w:pStyle w:val="B12Ashurst"/>
      </w:pPr>
      <w:r w:rsidRPr="00462199">
        <w:t>in each case after the Agreement Date and save (in each case) to the extent that the Change in Law:</w:t>
      </w:r>
    </w:p>
    <w:p w14:paraId="40DBAA18" w14:textId="77777777" w:rsidR="00D179D6" w:rsidRPr="00462199" w:rsidRDefault="00D179D6" w:rsidP="00775538">
      <w:pPr>
        <w:pStyle w:val="DefSubAshurst"/>
      </w:pPr>
      <w:bookmarkStart w:id="254" w:name="_Ref144111570"/>
      <w:r w:rsidRPr="00462199">
        <w:t>arises out of, or in connection with, a breach of or default under or with respect to that Law, Directive, Industry Document or Required Authorisation by the Producer or any of its Representatives;</w:t>
      </w:r>
      <w:bookmarkEnd w:id="254"/>
    </w:p>
    <w:p w14:paraId="4619268C" w14:textId="77777777" w:rsidR="00D179D6" w:rsidRPr="00462199" w:rsidRDefault="00D179D6" w:rsidP="00775538">
      <w:pPr>
        <w:pStyle w:val="DefSubAshurst"/>
      </w:pPr>
      <w:bookmarkStart w:id="255" w:name="_Ref144111571"/>
      <w:r w:rsidRPr="00462199">
        <w:t>arises out of, or in connection with, a failure by the Producer or any of its Representatives to act in accordance with a Reasonable and Prudent Standard; or</w:t>
      </w:r>
      <w:bookmarkEnd w:id="255"/>
    </w:p>
    <w:p w14:paraId="4DE89BCE" w14:textId="77777777" w:rsidR="00D179D6" w:rsidRPr="00462199" w:rsidRDefault="00D179D6" w:rsidP="00775538">
      <w:pPr>
        <w:pStyle w:val="DefSubAshurst"/>
      </w:pPr>
      <w:bookmarkStart w:id="256" w:name="_Ref144111572"/>
      <w:r w:rsidRPr="00462199">
        <w:t>represents no more than a continuous improvement or development of good practice which would be complied with in respect of a hydrogen production facility deploying the Facility Hydrogen Production Technology by a Producer acting in accordance with a Reasonable and Prudent Standard;</w:t>
      </w:r>
      <w:bookmarkEnd w:id="256"/>
    </w:p>
    <w:p w14:paraId="6FAE0A98" w14:textId="77777777" w:rsidR="00D179D6" w:rsidRPr="00462199" w:rsidRDefault="00D179D6" w:rsidP="005B3BB9">
      <w:pPr>
        <w:pStyle w:val="DefinitionsClauseAshurst"/>
      </w:pPr>
      <w:bookmarkStart w:id="257" w:name="_Ref144111573"/>
      <w:r w:rsidRPr="00462199">
        <w:rPr>
          <w:b/>
        </w:rPr>
        <w:t>"Change of Ownership"</w:t>
      </w:r>
      <w:r w:rsidRPr="00462199">
        <w:t xml:space="preserve"> means:</w:t>
      </w:r>
      <w:bookmarkEnd w:id="257"/>
    </w:p>
    <w:p w14:paraId="02D9647B" w14:textId="7E3C6B74" w:rsidR="00D179D6" w:rsidRPr="00462199" w:rsidRDefault="00D179D6" w:rsidP="00775538">
      <w:pPr>
        <w:pStyle w:val="DefinitionsAshurst"/>
      </w:pPr>
      <w:bookmarkStart w:id="258" w:name="_Ref144111574"/>
      <w:r w:rsidRPr="00462199">
        <w:t>any sale, transfer or disposal of any legal, beneficial or equitable interest in any or all of the shares in the Producer [or Hold</w:t>
      </w:r>
      <w:r w:rsidR="009C101F">
        <w:t>C</w:t>
      </w:r>
      <w:r w:rsidRPr="00462199">
        <w:t>o] (including the control over the exercise of voting rights conferred on those shares or the control over the right to appoint or remove directors or the rights to dividends); and/or</w:t>
      </w:r>
      <w:bookmarkEnd w:id="258"/>
    </w:p>
    <w:p w14:paraId="68F06E84" w14:textId="6B1DCDEE" w:rsidR="00D179D6" w:rsidRPr="00462199" w:rsidRDefault="00D179D6" w:rsidP="00775538">
      <w:pPr>
        <w:pStyle w:val="DefinitionsAshurst"/>
      </w:pPr>
      <w:bookmarkStart w:id="259" w:name="_Ref144111575"/>
      <w:r w:rsidRPr="00462199">
        <w:t xml:space="preserve">any other arrangements that have or may have or which result in the same effect as paragraph </w:t>
      </w:r>
      <w:r>
        <w:fldChar w:fldCharType="begin"/>
      </w:r>
      <w:r>
        <w:instrText xml:space="preserve"> REF _Ref144111574 \n \h </w:instrText>
      </w:r>
      <w:r>
        <w:fldChar w:fldCharType="separate"/>
      </w:r>
      <w:del w:id="260" w:author="Faqir, Sofia (Energy Security)" w:date="2023-11-12T19:47:00Z">
        <w:r w:rsidR="00E473FC">
          <w:delText>A)</w:delText>
        </w:r>
      </w:del>
      <w:r>
        <w:fldChar w:fldCharType="end"/>
      </w:r>
      <w:r w:rsidRPr="00462199">
        <w:t xml:space="preserve"> above;</w:t>
      </w:r>
      <w:bookmarkEnd w:id="259"/>
    </w:p>
    <w:p w14:paraId="6ACCA1C2" w14:textId="71721AAB" w:rsidR="00D179D6" w:rsidRPr="00462199" w:rsidRDefault="00D179D6" w:rsidP="005B3BB9">
      <w:pPr>
        <w:pStyle w:val="DefinitionsClauseAshurst"/>
      </w:pPr>
      <w:bookmarkStart w:id="261" w:name="_Ref144111576"/>
      <w:r w:rsidRPr="00462199">
        <w:rPr>
          <w:b/>
        </w:rPr>
        <w:t>"CiAL Dispute"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_Ref144114564 \r \h </w:instrText>
      </w:r>
      <w:r>
        <w:instrText xml:space="preserve"> \* MERGEFORMAT </w:instrText>
      </w:r>
      <w:r w:rsidRPr="00462199">
        <w:fldChar w:fldCharType="separate"/>
      </w:r>
      <w:del w:id="262" w:author="Faqir, Sofia (Energy Security)" w:date="2023-11-12T19:47:00Z">
        <w:r w:rsidR="00E473FC">
          <w:delText>49.1</w:delText>
        </w:r>
      </w:del>
      <w:r w:rsidRPr="00462199">
        <w:fldChar w:fldCharType="end"/>
      </w:r>
      <w:r w:rsidRPr="00462199">
        <w:t xml:space="preserve"> (</w:t>
      </w:r>
      <w:r w:rsidRPr="00462199">
        <w:rPr>
          <w:i/>
        </w:rPr>
        <w:t>Procedure for raising a Dispute</w:t>
      </w:r>
      <w:r w:rsidRPr="00462199">
        <w:t>);</w:t>
      </w:r>
      <w:bookmarkEnd w:id="261"/>
    </w:p>
    <w:p w14:paraId="47667E38" w14:textId="41761206" w:rsidR="00D179D6" w:rsidRPr="00462199" w:rsidRDefault="00D179D6" w:rsidP="005B3BB9">
      <w:pPr>
        <w:pStyle w:val="DefinitionsClauseAshurst"/>
      </w:pPr>
      <w:bookmarkStart w:id="263" w:name="_Ref144111577"/>
      <w:r w:rsidRPr="00462199">
        <w:rPr>
          <w:b/>
        </w:rPr>
        <w:t>"CiAL Dispute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_Ref144114564 \r \h </w:instrText>
      </w:r>
      <w:r>
        <w:instrText xml:space="preserve"> \* MERGEFORMAT </w:instrText>
      </w:r>
      <w:r w:rsidRPr="00462199">
        <w:fldChar w:fldCharType="separate"/>
      </w:r>
      <w:del w:id="264" w:author="Faqir, Sofia (Energy Security)" w:date="2023-11-12T19:47:00Z">
        <w:r w:rsidR="00E473FC">
          <w:delText>49.1</w:delText>
        </w:r>
      </w:del>
      <w:r w:rsidRPr="00462199">
        <w:fldChar w:fldCharType="end"/>
      </w:r>
      <w:r w:rsidRPr="00462199">
        <w:t xml:space="preserve"> (</w:t>
      </w:r>
      <w:r w:rsidRPr="00462199">
        <w:rPr>
          <w:i/>
        </w:rPr>
        <w:t>Procedure for raising a Dispute</w:t>
      </w:r>
      <w:r w:rsidRPr="00462199">
        <w:t>);</w:t>
      </w:r>
      <w:bookmarkEnd w:id="263"/>
    </w:p>
    <w:p w14:paraId="4205162A" w14:textId="699E4C6A" w:rsidR="00D179D6" w:rsidRPr="00462199" w:rsidRDefault="00D179D6" w:rsidP="005B3BB9">
      <w:pPr>
        <w:pStyle w:val="DefinitionsClauseAshurst"/>
      </w:pPr>
      <w:bookmarkStart w:id="265" w:name="_Ref144111578"/>
      <w:r w:rsidRPr="00462199">
        <w:rPr>
          <w:b/>
        </w:rPr>
        <w:t>"CiAL Dispute Producer"</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_Ref144114564 \r \h </w:instrText>
      </w:r>
      <w:r>
        <w:instrText xml:space="preserve"> \* MERGEFORMAT </w:instrText>
      </w:r>
      <w:r w:rsidRPr="00462199">
        <w:fldChar w:fldCharType="separate"/>
      </w:r>
      <w:del w:id="266" w:author="Faqir, Sofia (Energy Security)" w:date="2023-11-12T19:47:00Z">
        <w:r w:rsidR="00E473FC">
          <w:delText>49.1</w:delText>
        </w:r>
      </w:del>
      <w:r w:rsidRPr="00462199">
        <w:fldChar w:fldCharType="end"/>
      </w:r>
      <w:r w:rsidRPr="00462199">
        <w:t xml:space="preserve"> (</w:t>
      </w:r>
      <w:r w:rsidRPr="00462199">
        <w:rPr>
          <w:i/>
        </w:rPr>
        <w:t>Procedure for raising a Dispute</w:t>
      </w:r>
      <w:r w:rsidRPr="00462199">
        <w:t>);</w:t>
      </w:r>
      <w:bookmarkEnd w:id="265"/>
    </w:p>
    <w:p w14:paraId="583031B5" w14:textId="78E66F59" w:rsidR="00D179D6" w:rsidRPr="00462199" w:rsidRDefault="00D179D6" w:rsidP="005B3BB9">
      <w:pPr>
        <w:pStyle w:val="DefinitionsClauseAshurst"/>
      </w:pPr>
      <w:bookmarkStart w:id="267" w:name="_Ref144111579"/>
      <w:r w:rsidRPr="00462199">
        <w:rPr>
          <w:b/>
        </w:rPr>
        <w:t>"CiAL Dispute Threshold Criterion"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_Ref144114599 \r \h </w:instrText>
      </w:r>
      <w:r>
        <w:instrText xml:space="preserve"> \* MERGEFORMAT </w:instrText>
      </w:r>
      <w:r w:rsidRPr="00462199">
        <w:fldChar w:fldCharType="separate"/>
      </w:r>
      <w:del w:id="268" w:author="Faqir, Sofia (Energy Security)" w:date="2023-11-12T19:47:00Z">
        <w:r w:rsidR="00E473FC">
          <w:delText>49.9</w:delText>
        </w:r>
      </w:del>
      <w:r w:rsidRPr="00462199">
        <w:fldChar w:fldCharType="end"/>
      </w:r>
      <w:r w:rsidRPr="00462199">
        <w:t xml:space="preserve"> (</w:t>
      </w:r>
      <w:r w:rsidRPr="00462199">
        <w:rPr>
          <w:i/>
        </w:rPr>
        <w:t>CiAL Dispute Threshold Criterion</w:t>
      </w:r>
      <w:r w:rsidRPr="00462199">
        <w:t>);</w:t>
      </w:r>
      <w:bookmarkEnd w:id="267"/>
    </w:p>
    <w:p w14:paraId="4BEFCE89" w14:textId="3B4A984D" w:rsidR="00D179D6" w:rsidRPr="00462199" w:rsidRDefault="00D179D6" w:rsidP="005B3BB9">
      <w:pPr>
        <w:pStyle w:val="DefinitionsClauseAshurst"/>
      </w:pPr>
      <w:bookmarkStart w:id="269" w:name="_Ref144111580"/>
      <w:r w:rsidRPr="00462199">
        <w:rPr>
          <w:b/>
        </w:rPr>
        <w:t>"CiAL Dispute Validity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_Ref144114566 \r \h </w:instrText>
      </w:r>
      <w:r>
        <w:instrText xml:space="preserve"> \* MERGEFORMAT </w:instrText>
      </w:r>
      <w:r w:rsidRPr="00462199">
        <w:fldChar w:fldCharType="separate"/>
      </w:r>
      <w:del w:id="270" w:author="Faqir, Sofia (Energy Security)" w:date="2023-11-12T19:47:00Z">
        <w:r w:rsidR="00E473FC">
          <w:delText>49.3</w:delText>
        </w:r>
      </w:del>
      <w:r w:rsidRPr="00462199">
        <w:fldChar w:fldCharType="end"/>
      </w:r>
      <w:r w:rsidRPr="00462199">
        <w:t xml:space="preserve"> (</w:t>
      </w:r>
      <w:r w:rsidRPr="00462199">
        <w:rPr>
          <w:i/>
        </w:rPr>
        <w:t>Validity of CiAL Dispute Notices</w:t>
      </w:r>
      <w:r w:rsidRPr="00462199">
        <w:t>);</w:t>
      </w:r>
      <w:bookmarkEnd w:id="269"/>
    </w:p>
    <w:p w14:paraId="49D3392F" w14:textId="37C19C43" w:rsidR="00D179D6" w:rsidRPr="00462199" w:rsidRDefault="00D179D6" w:rsidP="005B3BB9">
      <w:pPr>
        <w:pStyle w:val="DefinitionsClauseAshurst"/>
      </w:pPr>
      <w:bookmarkStart w:id="271" w:name="_Ref144111581"/>
      <w:r w:rsidRPr="00462199">
        <w:rPr>
          <w:b/>
        </w:rPr>
        <w:t>"CiAL Request Criterion"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_Ref144114548 \r \h </w:instrText>
      </w:r>
      <w:r>
        <w:instrText xml:space="preserve"> \* MERGEFORMAT </w:instrText>
      </w:r>
      <w:r w:rsidRPr="00462199">
        <w:fldChar w:fldCharType="separate"/>
      </w:r>
      <w:del w:id="272" w:author="Faqir, Sofia (Energy Security)" w:date="2023-11-12T19:47:00Z">
        <w:r w:rsidR="00E473FC">
          <w:delText>48.3</w:delText>
        </w:r>
      </w:del>
      <w:r w:rsidRPr="00462199">
        <w:fldChar w:fldCharType="end"/>
      </w:r>
      <w:r w:rsidRPr="00462199">
        <w:t xml:space="preserve"> (</w:t>
      </w:r>
      <w:r w:rsidRPr="00462199">
        <w:rPr>
          <w:i/>
        </w:rPr>
        <w:t>Requirement to undertake a CiAL Review</w:t>
      </w:r>
      <w:r w:rsidRPr="00462199">
        <w:t>);</w:t>
      </w:r>
      <w:bookmarkEnd w:id="271"/>
    </w:p>
    <w:p w14:paraId="47458AA1" w14:textId="19948B76" w:rsidR="00D179D6" w:rsidRPr="00462199" w:rsidRDefault="00D179D6" w:rsidP="005B3BB9">
      <w:pPr>
        <w:pStyle w:val="DefinitionsClauseAshurst"/>
      </w:pPr>
      <w:bookmarkStart w:id="273" w:name="_Ref144111582"/>
      <w:r w:rsidRPr="00462199">
        <w:rPr>
          <w:b/>
        </w:rPr>
        <w:t>"CiAL Request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_Ref144114542 \r \h </w:instrText>
      </w:r>
      <w:r>
        <w:instrText xml:space="preserve"> \* MERGEFORMAT </w:instrText>
      </w:r>
      <w:r w:rsidRPr="00462199">
        <w:fldChar w:fldCharType="separate"/>
      </w:r>
      <w:del w:id="274" w:author="Faqir, Sofia (Energy Security)" w:date="2023-11-12T19:47:00Z">
        <w:r w:rsidR="00E473FC">
          <w:delText>48.2</w:delText>
        </w:r>
      </w:del>
      <w:r w:rsidRPr="00462199">
        <w:fldChar w:fldCharType="end"/>
      </w:r>
      <w:r w:rsidRPr="00462199">
        <w:t xml:space="preserve"> (</w:t>
      </w:r>
      <w:r w:rsidRPr="00462199">
        <w:rPr>
          <w:i/>
        </w:rPr>
        <w:t>Requirement to undertake a CiAL Review</w:t>
      </w:r>
      <w:r w:rsidRPr="00462199">
        <w:t>);</w:t>
      </w:r>
      <w:bookmarkEnd w:id="273"/>
    </w:p>
    <w:p w14:paraId="51E41210" w14:textId="72B6EE87" w:rsidR="00D179D6" w:rsidRPr="00462199" w:rsidRDefault="00D179D6" w:rsidP="005B3BB9">
      <w:pPr>
        <w:pStyle w:val="DefinitionsClauseAshurst"/>
      </w:pPr>
      <w:bookmarkStart w:id="275" w:name="_Ref144111583"/>
      <w:r w:rsidRPr="00462199">
        <w:rPr>
          <w:b/>
        </w:rPr>
        <w:lastRenderedPageBreak/>
        <w:t>"CiAL Request Validity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_Ref144114552 \r \h </w:instrText>
      </w:r>
      <w:r>
        <w:instrText xml:space="preserve"> \* MERGEFORMAT </w:instrText>
      </w:r>
      <w:r w:rsidRPr="00462199">
        <w:fldChar w:fldCharType="separate"/>
      </w:r>
      <w:del w:id="276" w:author="Faqir, Sofia (Energy Security)" w:date="2023-11-12T19:47:00Z">
        <w:r w:rsidR="00E473FC">
          <w:delText>48.5</w:delText>
        </w:r>
      </w:del>
      <w:r w:rsidRPr="00462199">
        <w:fldChar w:fldCharType="end"/>
      </w:r>
      <w:r w:rsidRPr="00462199">
        <w:t xml:space="preserve"> (</w:t>
      </w:r>
      <w:r w:rsidRPr="00462199">
        <w:rPr>
          <w:i/>
        </w:rPr>
        <w:t>Validity of CiAL Request Notices</w:t>
      </w:r>
      <w:r w:rsidRPr="00462199">
        <w:t>);</w:t>
      </w:r>
      <w:bookmarkEnd w:id="275"/>
    </w:p>
    <w:p w14:paraId="3595C5E8" w14:textId="6EE9A7E0" w:rsidR="00D179D6" w:rsidRPr="00462199" w:rsidRDefault="00D179D6" w:rsidP="005B3BB9">
      <w:pPr>
        <w:pStyle w:val="DefinitionsClauseAshurst"/>
      </w:pPr>
      <w:bookmarkStart w:id="277" w:name="_Ref144111584"/>
      <w:r w:rsidRPr="00462199">
        <w:rPr>
          <w:b/>
        </w:rPr>
        <w:t>"CiAL Review"</w:t>
      </w:r>
      <w:r w:rsidRPr="00462199">
        <w:t xml:space="preserve"> means a review conducted by the LCHA Counterparty pursuant to </w:t>
      </w:r>
      <w:r w:rsidR="007248B2" w:rsidRPr="007248B2">
        <w:t>Condition</w:t>
      </w:r>
      <w:r w:rsidRPr="00462199">
        <w:t> </w:t>
      </w:r>
      <w:r w:rsidRPr="00462199">
        <w:fldChar w:fldCharType="begin"/>
      </w:r>
      <w:r w:rsidRPr="00462199">
        <w:instrText xml:space="preserve"> REF _Ref144114537 \r \h </w:instrText>
      </w:r>
      <w:r>
        <w:instrText xml:space="preserve"> \* MERGEFORMAT </w:instrText>
      </w:r>
      <w:r w:rsidRPr="00462199">
        <w:fldChar w:fldCharType="separate"/>
      </w:r>
      <w:del w:id="278" w:author="Faqir, Sofia (Energy Security)" w:date="2023-11-12T19:47:00Z">
        <w:r w:rsidR="00E473FC">
          <w:delText>48.1</w:delText>
        </w:r>
      </w:del>
      <w:r w:rsidRPr="00462199">
        <w:fldChar w:fldCharType="end"/>
      </w:r>
      <w:r w:rsidRPr="00462199">
        <w:t xml:space="preserve"> (</w:t>
      </w:r>
      <w:r w:rsidRPr="00462199">
        <w:rPr>
          <w:i/>
        </w:rPr>
        <w:t>Requirement to undertake a CiAL Review</w:t>
      </w:r>
      <w:r w:rsidRPr="00462199">
        <w:t>) as to whether:</w:t>
      </w:r>
      <w:bookmarkEnd w:id="277"/>
    </w:p>
    <w:p w14:paraId="4DD623CE" w14:textId="77777777" w:rsidR="00D179D6" w:rsidRPr="00462199" w:rsidRDefault="00D179D6" w:rsidP="00775538">
      <w:pPr>
        <w:pStyle w:val="DefinitionsAshurst"/>
      </w:pPr>
      <w:bookmarkStart w:id="279" w:name="_Ref144111585"/>
      <w:r w:rsidRPr="00462199">
        <w:t>a Change in Applicable Law: (i) has been implemented, has occurred or has become effective; or (ii) is expected to be implemented, to occur or to become effective and, in each case as a direct result of such Change in Applicable Law being implemented, occurring or becoming effective, one (1) or more of the Required CiL Amendment Objectives will cease to be met; and</w:t>
      </w:r>
      <w:bookmarkEnd w:id="279"/>
    </w:p>
    <w:p w14:paraId="2B287D77" w14:textId="77777777" w:rsidR="00D179D6" w:rsidRPr="00462199" w:rsidRDefault="00D179D6" w:rsidP="00775538">
      <w:pPr>
        <w:pStyle w:val="DefinitionsAshurst"/>
      </w:pPr>
      <w:bookmarkStart w:id="280" w:name="_Ref144111586"/>
      <w:r w:rsidRPr="00462199">
        <w:t>as a consequence of one (1) or more of the Required CiL Amendment Objectives ceasing to be met, Required CiL Amendments are necessary;</w:t>
      </w:r>
      <w:bookmarkEnd w:id="280"/>
    </w:p>
    <w:p w14:paraId="4B61F9B9" w14:textId="14DA3FE1" w:rsidR="00D179D6" w:rsidRPr="00462199" w:rsidRDefault="00D179D6" w:rsidP="005B3BB9">
      <w:pPr>
        <w:pStyle w:val="DefinitionsClauseAshurst"/>
      </w:pPr>
      <w:bookmarkStart w:id="281" w:name="_Ref144111587"/>
      <w:r w:rsidRPr="00462199">
        <w:rPr>
          <w:b/>
        </w:rPr>
        <w:t>"CiAL Review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_Ref144114553 \r \h </w:instrText>
      </w:r>
      <w:r>
        <w:instrText xml:space="preserve"> \* MERGEFORMAT </w:instrText>
      </w:r>
      <w:r w:rsidRPr="00462199">
        <w:fldChar w:fldCharType="separate"/>
      </w:r>
      <w:del w:id="282" w:author="Faqir, Sofia (Energy Security)" w:date="2023-11-12T19:47:00Z">
        <w:r w:rsidR="00E473FC">
          <w:delText>48.6</w:delText>
        </w:r>
      </w:del>
      <w:r w:rsidRPr="00462199">
        <w:fldChar w:fldCharType="end"/>
      </w:r>
      <w:r w:rsidRPr="00462199">
        <w:t xml:space="preserve"> (</w:t>
      </w:r>
      <w:r w:rsidRPr="00462199">
        <w:rPr>
          <w:i/>
        </w:rPr>
        <w:t>Notification of CiAL Review</w:t>
      </w:r>
      <w:r w:rsidRPr="00462199">
        <w:t>);</w:t>
      </w:r>
      <w:bookmarkEnd w:id="281"/>
    </w:p>
    <w:p w14:paraId="08B61097" w14:textId="13D145D3" w:rsidR="00D179D6" w:rsidRPr="00462199" w:rsidRDefault="00D179D6" w:rsidP="005B3BB9">
      <w:pPr>
        <w:pStyle w:val="DefinitionsClauseAshurst"/>
      </w:pPr>
      <w:bookmarkStart w:id="283" w:name="_Ref144111588"/>
      <w:r w:rsidRPr="00462199">
        <w:rPr>
          <w:b/>
        </w:rPr>
        <w:t>"CiAL Review Outcome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_Ref144114560 \r \h </w:instrText>
      </w:r>
      <w:r>
        <w:instrText xml:space="preserve"> \* MERGEFORMAT </w:instrText>
      </w:r>
      <w:r w:rsidRPr="00462199">
        <w:fldChar w:fldCharType="separate"/>
      </w:r>
      <w:del w:id="284" w:author="Faqir, Sofia (Energy Security)" w:date="2023-11-12T19:47:00Z">
        <w:r w:rsidR="00E473FC">
          <w:delText>48.9</w:delText>
        </w:r>
      </w:del>
      <w:r w:rsidRPr="00462199">
        <w:fldChar w:fldCharType="end"/>
      </w:r>
      <w:r w:rsidRPr="00462199">
        <w:t xml:space="preserve"> (</w:t>
      </w:r>
      <w:r w:rsidRPr="00462199">
        <w:rPr>
          <w:i/>
        </w:rPr>
        <w:t>Notification of outcome of CiAL Review</w:t>
      </w:r>
      <w:r w:rsidRPr="00462199">
        <w:t>);</w:t>
      </w:r>
      <w:bookmarkEnd w:id="283"/>
    </w:p>
    <w:p w14:paraId="4BA7374A" w14:textId="5E707423" w:rsidR="00D179D6" w:rsidRPr="00462199" w:rsidRDefault="00D179D6" w:rsidP="005B3BB9">
      <w:pPr>
        <w:pStyle w:val="DefinitionsClauseAshurst"/>
      </w:pPr>
      <w:bookmarkStart w:id="285" w:name="_Ref144111589"/>
      <w:r w:rsidRPr="00462199">
        <w:rPr>
          <w:b/>
        </w:rPr>
        <w:t>"CiAL Review Response Deadline"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_Ref144114555 \r \h \* MERGEFORMAT </w:instrText>
      </w:r>
      <w:r w:rsidRPr="00462199">
        <w:fldChar w:fldCharType="separate"/>
      </w:r>
      <w:del w:id="286" w:author="Faqir, Sofia (Energy Security)" w:date="2023-11-12T19:47:00Z">
        <w:r w:rsidR="00E473FC" w:rsidRPr="00E473FC">
          <w:rPr>
            <w:color w:val="000000"/>
          </w:rPr>
          <w:delText>48.6(B)</w:delText>
        </w:r>
      </w:del>
      <w:r w:rsidRPr="00462199">
        <w:fldChar w:fldCharType="end"/>
      </w:r>
      <w:r w:rsidRPr="00462199">
        <w:t xml:space="preserve"> (</w:t>
      </w:r>
      <w:r w:rsidRPr="00462199">
        <w:rPr>
          <w:i/>
        </w:rPr>
        <w:t>Notification of CiAL Review</w:t>
      </w:r>
      <w:r w:rsidRPr="00462199">
        <w:t>);</w:t>
      </w:r>
      <w:bookmarkEnd w:id="285"/>
    </w:p>
    <w:p w14:paraId="6900E1D4" w14:textId="1B243D4E" w:rsidR="00D179D6" w:rsidRPr="00462199" w:rsidRDefault="00D179D6" w:rsidP="005B3BB9">
      <w:pPr>
        <w:pStyle w:val="DefinitionsClauseAshurst"/>
      </w:pPr>
      <w:bookmarkStart w:id="287" w:name="_Ref144111590"/>
      <w:r w:rsidRPr="00462199">
        <w:rPr>
          <w:b/>
        </w:rPr>
        <w:t>"CiAL Review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_Ref144114556 \r \h </w:instrText>
      </w:r>
      <w:r>
        <w:instrText xml:space="preserve"> \* MERGEFORMAT </w:instrText>
      </w:r>
      <w:r w:rsidRPr="00462199">
        <w:fldChar w:fldCharType="separate"/>
      </w:r>
      <w:del w:id="288" w:author="Faqir, Sofia (Energy Security)" w:date="2023-11-12T19:47:00Z">
        <w:r w:rsidR="00E473FC">
          <w:delText>48.7</w:delText>
        </w:r>
      </w:del>
      <w:r w:rsidRPr="00462199">
        <w:fldChar w:fldCharType="end"/>
      </w:r>
      <w:r w:rsidRPr="00462199">
        <w:t xml:space="preserve"> (</w:t>
      </w:r>
      <w:r w:rsidRPr="00462199">
        <w:rPr>
          <w:i/>
        </w:rPr>
        <w:t>Notification of CiAL Review</w:t>
      </w:r>
      <w:r w:rsidRPr="00462199">
        <w:t>);</w:t>
      </w:r>
      <w:bookmarkEnd w:id="287"/>
    </w:p>
    <w:p w14:paraId="61E47AF3" w14:textId="5850A3F7" w:rsidR="00D179D6" w:rsidRPr="00462199" w:rsidRDefault="00D179D6" w:rsidP="005B3BB9">
      <w:pPr>
        <w:pStyle w:val="DefinitionsClauseAshurst"/>
      </w:pPr>
      <w:bookmarkStart w:id="289" w:name="_Ref144111591"/>
      <w:r w:rsidRPr="00462199">
        <w:rPr>
          <w:b/>
        </w:rPr>
        <w:t>"CiAL Review Trigger"</w:t>
      </w:r>
      <w:r w:rsidRPr="00462199">
        <w:t xml:space="preserve"> has the meaning given to that term in </w:t>
      </w:r>
      <w:r w:rsidR="007248B2" w:rsidRPr="007248B2">
        <w:t>Condition</w:t>
      </w:r>
      <w:r w:rsidRPr="00462199">
        <w:t xml:space="preserve"> </w:t>
      </w:r>
      <w:r w:rsidR="00921E5E">
        <w:fldChar w:fldCharType="begin"/>
      </w:r>
      <w:r w:rsidR="00921E5E">
        <w:instrText xml:space="preserve"> REF _Ref144114537 \w \h </w:instrText>
      </w:r>
      <w:r w:rsidR="00921E5E">
        <w:fldChar w:fldCharType="separate"/>
      </w:r>
      <w:del w:id="290" w:author="Faqir, Sofia (Energy Security)" w:date="2023-11-12T19:47:00Z">
        <w:r w:rsidR="00E473FC">
          <w:delText>48.1</w:delText>
        </w:r>
      </w:del>
      <w:r w:rsidR="00921E5E">
        <w:fldChar w:fldCharType="end"/>
      </w:r>
      <w:r w:rsidRPr="00462199">
        <w:t xml:space="preserve"> (</w:t>
      </w:r>
      <w:r w:rsidRPr="00462199">
        <w:rPr>
          <w:i/>
        </w:rPr>
        <w:t>Requirement to undertake a CiAL Review</w:t>
      </w:r>
      <w:r w:rsidRPr="00462199">
        <w:t>);</w:t>
      </w:r>
      <w:bookmarkEnd w:id="289"/>
    </w:p>
    <w:p w14:paraId="154D9C90" w14:textId="77777777" w:rsidR="00D179D6" w:rsidRPr="00462199" w:rsidRDefault="00D179D6" w:rsidP="005B3BB9">
      <w:pPr>
        <w:pStyle w:val="DefinitionsClauseAshurst"/>
      </w:pPr>
      <w:bookmarkStart w:id="291" w:name="_Ref144111592"/>
      <w:r w:rsidRPr="00462199">
        <w:rPr>
          <w:b/>
        </w:rPr>
        <w:t>"Civil Procedure Rules"</w:t>
      </w:r>
      <w:r w:rsidRPr="00462199">
        <w:t xml:space="preserve"> means the Civil Procedure Rules 1998;</w:t>
      </w:r>
      <w:bookmarkEnd w:id="291"/>
    </w:p>
    <w:p w14:paraId="5D7C0372" w14:textId="77777777" w:rsidR="00D179D6" w:rsidRPr="00462199" w:rsidRDefault="00D179D6" w:rsidP="005B3BB9">
      <w:pPr>
        <w:pStyle w:val="DefinitionsClauseAshurst"/>
      </w:pPr>
      <w:bookmarkStart w:id="292" w:name="_Ref144111593"/>
      <w:r w:rsidRPr="00462199">
        <w:rPr>
          <w:b/>
        </w:rPr>
        <w:t>"CJA"</w:t>
      </w:r>
      <w:r w:rsidRPr="00462199">
        <w:t xml:space="preserve"> means the Criminal Justice Act 1993;</w:t>
      </w:r>
      <w:bookmarkEnd w:id="292"/>
    </w:p>
    <w:p w14:paraId="799D2306" w14:textId="28AF1146" w:rsidR="00D179D6" w:rsidRPr="00462199" w:rsidRDefault="00D179D6" w:rsidP="005B3BB9">
      <w:pPr>
        <w:pStyle w:val="DefinitionsClauseAshurst"/>
      </w:pPr>
      <w:bookmarkStart w:id="293" w:name="_Ref144111594"/>
      <w:r w:rsidRPr="00462199">
        <w:rPr>
          <w:b/>
        </w:rPr>
        <w:t>"Claimant"</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_Ref144114943 \w \h </w:instrText>
      </w:r>
      <w:r w:rsidR="004C34F8">
        <w:fldChar w:fldCharType="separate"/>
      </w:r>
      <w:del w:id="294" w:author="Faqir, Sofia (Energy Security)" w:date="2023-11-12T19:47:00Z">
        <w:r w:rsidR="00E473FC">
          <w:delText>60.3</w:delText>
        </w:r>
      </w:del>
      <w:r w:rsidR="004C34F8">
        <w:fldChar w:fldCharType="end"/>
      </w:r>
      <w:r w:rsidRPr="00462199">
        <w:t xml:space="preserve"> (</w:t>
      </w:r>
      <w:r w:rsidRPr="00462199">
        <w:rPr>
          <w:i/>
        </w:rPr>
        <w:t>Expert Determination Procedure</w:t>
      </w:r>
      <w:r w:rsidRPr="00462199">
        <w:t>);</w:t>
      </w:r>
      <w:bookmarkEnd w:id="293"/>
    </w:p>
    <w:p w14:paraId="1C558BA0" w14:textId="484F4A51" w:rsidR="00D179D6" w:rsidRPr="00462199" w:rsidRDefault="00D179D6" w:rsidP="005B3BB9">
      <w:pPr>
        <w:pStyle w:val="DefinitionsClauseAshurst"/>
      </w:pPr>
      <w:bookmarkStart w:id="295" w:name="_Ref144111595"/>
      <w:r w:rsidRPr="00462199">
        <w:rPr>
          <w:b/>
        </w:rPr>
        <w:t>"Classification Objection"</w:t>
      </w:r>
      <w:r w:rsidRPr="00462199">
        <w:t xml:space="preserve"> has the meaning given to that term in paragraph </w:t>
      </w:r>
      <w:r>
        <w:fldChar w:fldCharType="begin"/>
      </w:r>
      <w:r>
        <w:instrText xml:space="preserve"> REF _Ref144115577 \w \h </w:instrText>
      </w:r>
      <w:r>
        <w:fldChar w:fldCharType="separate"/>
      </w:r>
      <w:del w:id="296" w:author="Faqir, Sofia (Energy Security)" w:date="2023-11-12T19:47:00Z">
        <w:r w:rsidR="00E473FC">
          <w:delText>2.6(B)(ii)(a)</w:delText>
        </w:r>
      </w:del>
      <w:r>
        <w:fldChar w:fldCharType="end"/>
      </w:r>
      <w:r w:rsidRPr="00462199">
        <w:t xml:space="preserve"> of </w:t>
      </w:r>
      <w:r>
        <w:fldChar w:fldCharType="begin"/>
      </w:r>
      <w:r>
        <w:instrText xml:space="preserve"> REF _Ref144118001 \w \h </w:instrText>
      </w:r>
      <w:r>
        <w:fldChar w:fldCharType="separate"/>
      </w:r>
      <w:del w:id="297"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295"/>
    </w:p>
    <w:p w14:paraId="18DA4914" w14:textId="77777777" w:rsidR="00D179D6" w:rsidRPr="00462199" w:rsidRDefault="00D179D6" w:rsidP="005B3BB9">
      <w:pPr>
        <w:pStyle w:val="DefinitionsClauseAshurst"/>
      </w:pPr>
      <w:bookmarkStart w:id="298" w:name="_Ref144111596"/>
      <w:r w:rsidRPr="00462199">
        <w:rPr>
          <w:b/>
        </w:rPr>
        <w:t xml:space="preserve">"Clawback Cut-Off Date" </w:t>
      </w:r>
      <w:r w:rsidRPr="00462199">
        <w:t>means, in relation to each Billing Period, the date which falls on the third (3rd) anniversary of the last day of each such Billing Period;</w:t>
      </w:r>
      <w:bookmarkEnd w:id="298"/>
    </w:p>
    <w:p w14:paraId="0932307A" w14:textId="77777777" w:rsidR="00D179D6" w:rsidRPr="00462199" w:rsidRDefault="00D179D6" w:rsidP="005B3BB9">
      <w:pPr>
        <w:pStyle w:val="DefinitionsClauseAshurst"/>
      </w:pPr>
      <w:bookmarkStart w:id="299" w:name="_Ref144111597"/>
      <w:r w:rsidRPr="00462199">
        <w:rPr>
          <w:b/>
        </w:rPr>
        <w:t>"CO</w:t>
      </w:r>
      <w:r w:rsidRPr="00462199">
        <w:rPr>
          <w:b/>
          <w:vertAlign w:val="subscript"/>
        </w:rPr>
        <w:t>2</w:t>
      </w:r>
      <w:r w:rsidRPr="00462199">
        <w:rPr>
          <w:b/>
        </w:rPr>
        <w:t>"</w:t>
      </w:r>
      <w:r w:rsidRPr="00462199">
        <w:t xml:space="preserve"> means carbon dioxide;</w:t>
      </w:r>
      <w:bookmarkEnd w:id="299"/>
    </w:p>
    <w:p w14:paraId="657A723D" w14:textId="77777777" w:rsidR="00D179D6" w:rsidRPr="00462199" w:rsidRDefault="00D179D6" w:rsidP="002D4185">
      <w:pPr>
        <w:pStyle w:val="DefinitionsClauseAshurst"/>
      </w:pPr>
      <w:bookmarkStart w:id="300" w:name="_Ref144111598"/>
      <w:r w:rsidRPr="00462199">
        <w:rPr>
          <w:b/>
        </w:rPr>
        <w:t>"CO</w:t>
      </w:r>
      <w:r w:rsidRPr="00462199">
        <w:rPr>
          <w:b/>
          <w:vertAlign w:val="subscript"/>
        </w:rPr>
        <w:t>2</w:t>
      </w:r>
      <w:r w:rsidRPr="00462199">
        <w:rPr>
          <w:b/>
        </w:rPr>
        <w:t xml:space="preserve"> Capture Technology"</w:t>
      </w:r>
      <w:r w:rsidRPr="00462199">
        <w:t xml:space="preserve"> has the meaning given to that term in the Agreement;</w:t>
      </w:r>
      <w:bookmarkStart w:id="301" w:name="_Ref144117871"/>
      <w:r w:rsidRPr="00462199">
        <w:rPr>
          <w:rStyle w:val="FootnoteReference"/>
        </w:rPr>
        <w:footnoteReference w:id="6"/>
      </w:r>
      <w:bookmarkEnd w:id="300"/>
      <w:bookmarkEnd w:id="301"/>
    </w:p>
    <w:p w14:paraId="257D77A9" w14:textId="77777777" w:rsidR="00D179D6" w:rsidRPr="00462199" w:rsidRDefault="00D179D6" w:rsidP="002D4185">
      <w:pPr>
        <w:pStyle w:val="DefinitionsClauseAshurst"/>
      </w:pPr>
      <w:bookmarkStart w:id="302" w:name="_Ref144111599"/>
      <w:r w:rsidRPr="00462199">
        <w:rPr>
          <w:b/>
        </w:rPr>
        <w:t>"CO</w:t>
      </w:r>
      <w:r w:rsidRPr="00462199">
        <w:rPr>
          <w:b/>
          <w:vertAlign w:val="subscript"/>
        </w:rPr>
        <w:t>2</w:t>
      </w:r>
      <w:r w:rsidRPr="00462199">
        <w:rPr>
          <w:b/>
        </w:rPr>
        <w:t xml:space="preserve"> CCS Network Code"</w:t>
      </w:r>
      <w:r w:rsidRPr="00462199">
        <w:t xml:space="preserve"> means the network code that the Producer is required to comply with in accordance with the CO</w:t>
      </w:r>
      <w:r w:rsidRPr="00462199">
        <w:rPr>
          <w:vertAlign w:val="subscript"/>
        </w:rPr>
        <w:t>2</w:t>
      </w:r>
      <w:r w:rsidRPr="00462199">
        <w:t xml:space="preserve"> T&amp;S Code Agreement;</w:t>
      </w:r>
      <w:bookmarkStart w:id="303" w:name="_Ref144117872"/>
      <w:r w:rsidRPr="00462199">
        <w:rPr>
          <w:rStyle w:val="FootnoteReference"/>
        </w:rPr>
        <w:footnoteReference w:id="7"/>
      </w:r>
      <w:bookmarkEnd w:id="302"/>
      <w:bookmarkEnd w:id="303"/>
    </w:p>
    <w:p w14:paraId="59645EA4" w14:textId="77777777" w:rsidR="00D179D6" w:rsidRPr="00462199" w:rsidRDefault="00D179D6" w:rsidP="005B3BB9">
      <w:pPr>
        <w:pStyle w:val="DefinitionsClauseAshurst"/>
      </w:pPr>
      <w:bookmarkStart w:id="304" w:name="_Ref144111600"/>
      <w:r w:rsidRPr="00462199">
        <w:rPr>
          <w:b/>
        </w:rPr>
        <w:lastRenderedPageBreak/>
        <w:t>"CO</w:t>
      </w:r>
      <w:r w:rsidRPr="00462199">
        <w:rPr>
          <w:b/>
          <w:vertAlign w:val="subscript"/>
        </w:rPr>
        <w:t>2</w:t>
      </w:r>
      <w:r w:rsidRPr="00462199">
        <w:t xml:space="preserve"> </w:t>
      </w:r>
      <w:r w:rsidRPr="00462199">
        <w:rPr>
          <w:b/>
        </w:rPr>
        <w:t xml:space="preserve">Industry Documents" </w:t>
      </w:r>
      <w:r w:rsidRPr="00462199">
        <w:t>means any and all agreements, codes and instruments regulating the capture, temporary storage, permanent storage, distribution, transportation, and trading of CO</w:t>
      </w:r>
      <w:r w:rsidRPr="00462199">
        <w:rPr>
          <w:vertAlign w:val="subscript"/>
        </w:rPr>
        <w:t>2</w:t>
      </w:r>
      <w:r w:rsidRPr="00462199">
        <w:t xml:space="preserve"> in the United Kingdom, including any CO</w:t>
      </w:r>
      <w:r w:rsidRPr="00462199">
        <w:rPr>
          <w:vertAlign w:val="subscript"/>
        </w:rPr>
        <w:t>2</w:t>
      </w:r>
      <w:r w:rsidRPr="00462199">
        <w:t xml:space="preserve"> CCS Network Code, and </w:t>
      </w:r>
      <w:r w:rsidRPr="00462199">
        <w:rPr>
          <w:b/>
        </w:rPr>
        <w:t>"CO</w:t>
      </w:r>
      <w:r w:rsidRPr="00462199">
        <w:rPr>
          <w:b/>
          <w:vertAlign w:val="subscript"/>
        </w:rPr>
        <w:t>2</w:t>
      </w:r>
      <w:r w:rsidRPr="00462199">
        <w:rPr>
          <w:b/>
        </w:rPr>
        <w:t xml:space="preserve"> Industry Document"</w:t>
      </w:r>
      <w:r w:rsidRPr="00462199">
        <w:t xml:space="preserve"> shall be construed accordingly;</w:t>
      </w:r>
      <w:bookmarkEnd w:id="304"/>
    </w:p>
    <w:p w14:paraId="7A8FA805" w14:textId="77777777" w:rsidR="00D179D6" w:rsidRPr="00462199" w:rsidRDefault="00D179D6" w:rsidP="002D4185">
      <w:pPr>
        <w:pStyle w:val="DefinitionsClauseAshurst"/>
      </w:pPr>
      <w:bookmarkStart w:id="305" w:name="_Ref144111601"/>
      <w:r w:rsidRPr="00462199">
        <w:rPr>
          <w:b/>
        </w:rPr>
        <w:t>"CO</w:t>
      </w:r>
      <w:r w:rsidRPr="00462199">
        <w:rPr>
          <w:b/>
          <w:vertAlign w:val="subscript"/>
        </w:rPr>
        <w:t>2</w:t>
      </w:r>
      <w:r w:rsidRPr="00462199">
        <w:rPr>
          <w:b/>
        </w:rPr>
        <w:t xml:space="preserve"> Measurement Dispute"</w:t>
      </w:r>
      <w:r w:rsidRPr="00462199">
        <w:t xml:space="preserve"> means a dispute or part of a dispute which relates to the calculation of [Metered CO</w:t>
      </w:r>
      <w:r w:rsidRPr="00462199">
        <w:rPr>
          <w:vertAlign w:val="subscript"/>
        </w:rPr>
        <w:t>2</w:t>
      </w:r>
      <w:r w:rsidRPr="00462199">
        <w:t xml:space="preserve"> Rich Stream Output to CO</w:t>
      </w:r>
      <w:r w:rsidRPr="00462199">
        <w:rPr>
          <w:vertAlign w:val="subscript"/>
        </w:rPr>
        <w:t>2</w:t>
      </w:r>
      <w:r w:rsidRPr="00462199">
        <w:t xml:space="preserve"> T&amp;S];</w:t>
      </w:r>
      <w:bookmarkStart w:id="306" w:name="_Ref144117873"/>
      <w:r w:rsidRPr="00462199">
        <w:rPr>
          <w:rStyle w:val="FootnoteReference"/>
        </w:rPr>
        <w:footnoteReference w:id="8"/>
      </w:r>
      <w:bookmarkEnd w:id="305"/>
      <w:bookmarkEnd w:id="306"/>
    </w:p>
    <w:p w14:paraId="742DBDFA" w14:textId="77777777" w:rsidR="00D179D6" w:rsidRPr="00462199" w:rsidRDefault="00D179D6" w:rsidP="002D4185">
      <w:pPr>
        <w:pStyle w:val="DefinitionsClauseAshurst"/>
      </w:pPr>
      <w:bookmarkStart w:id="307" w:name="_Ref144111602"/>
      <w:r w:rsidRPr="00462199">
        <w:rPr>
          <w:b/>
        </w:rPr>
        <w:t>"CO</w:t>
      </w:r>
      <w:r w:rsidRPr="00462199">
        <w:rPr>
          <w:b/>
          <w:vertAlign w:val="subscript"/>
        </w:rPr>
        <w:t>2</w:t>
      </w:r>
      <w:r w:rsidRPr="00462199">
        <w:rPr>
          <w:b/>
        </w:rPr>
        <w:t xml:space="preserve"> Meter Specification"</w:t>
      </w:r>
      <w:r w:rsidRPr="00462199">
        <w:t xml:space="preserve"> means [</w:t>
      </w:r>
      <w:r w:rsidRPr="00035FBB">
        <w:fldChar w:fldCharType="begin"/>
      </w:r>
      <w:r w:rsidRPr="00035FBB">
        <w:instrText xml:space="preserve"> SYMBOL 108\f wingdings \s11\h \* MERGEFORMAT </w:instrText>
      </w:r>
      <w:r w:rsidRPr="00035FBB">
        <w:fldChar w:fldCharType="end"/>
      </w:r>
      <w:r w:rsidRPr="00462199">
        <w:t>];</w:t>
      </w:r>
      <w:bookmarkStart w:id="308" w:name="_Ref144117874"/>
      <w:r w:rsidRPr="00462199">
        <w:rPr>
          <w:rStyle w:val="FootnoteReference"/>
        </w:rPr>
        <w:footnoteReference w:id="9"/>
      </w:r>
      <w:bookmarkEnd w:id="307"/>
      <w:bookmarkEnd w:id="308"/>
    </w:p>
    <w:p w14:paraId="19DE0AE5" w14:textId="77777777" w:rsidR="00D179D6" w:rsidRPr="00462199" w:rsidRDefault="00D179D6" w:rsidP="005B3BB9">
      <w:pPr>
        <w:pStyle w:val="DefinitionsClauseAshurst"/>
      </w:pPr>
      <w:bookmarkStart w:id="309" w:name="_Ref144111603"/>
      <w:r w:rsidRPr="00462199">
        <w:rPr>
          <w:b/>
        </w:rPr>
        <w:t>"CO</w:t>
      </w:r>
      <w:r w:rsidRPr="00462199">
        <w:rPr>
          <w:b/>
          <w:vertAlign w:val="subscript"/>
        </w:rPr>
        <w:t>2</w:t>
      </w:r>
      <w:r w:rsidRPr="00462199">
        <w:rPr>
          <w:b/>
        </w:rPr>
        <w:t xml:space="preserve"> Metering Equipment"</w:t>
      </w:r>
      <w:r w:rsidRPr="00462199">
        <w:t xml:space="preserve"> means the metering equipment which is required pursuant to the CO</w:t>
      </w:r>
      <w:r w:rsidRPr="00462199">
        <w:rPr>
          <w:vertAlign w:val="subscript"/>
        </w:rPr>
        <w:t>2</w:t>
      </w:r>
      <w:r w:rsidRPr="00462199">
        <w:t xml:space="preserve"> Meter Specification to meter the Metered CO</w:t>
      </w:r>
      <w:r w:rsidRPr="00462199">
        <w:rPr>
          <w:vertAlign w:val="subscript"/>
        </w:rPr>
        <w:t>2</w:t>
      </w:r>
      <w:r w:rsidRPr="00462199">
        <w:t xml:space="preserve"> Output to CO</w:t>
      </w:r>
      <w:r w:rsidRPr="00462199">
        <w:rPr>
          <w:vertAlign w:val="subscript"/>
        </w:rPr>
        <w:t>2</w:t>
      </w:r>
      <w:r w:rsidRPr="00462199">
        <w:t xml:space="preserve"> T&amp;S and the Metered CO</w:t>
      </w:r>
      <w:r w:rsidRPr="00462199">
        <w:rPr>
          <w:vertAlign w:val="subscript"/>
        </w:rPr>
        <w:t>2</w:t>
      </w:r>
      <w:r w:rsidRPr="00462199">
        <w:t xml:space="preserve"> Rich Stream Output to CO</w:t>
      </w:r>
      <w:r w:rsidRPr="00462199">
        <w:rPr>
          <w:vertAlign w:val="subscript"/>
        </w:rPr>
        <w:t>2</w:t>
      </w:r>
      <w:r w:rsidRPr="00462199">
        <w:t xml:space="preserve"> T&amp;S which may include flow meters, composition analysers, associated communications equipment, and any other necessary ancillary equipment and infrastructure;</w:t>
      </w:r>
      <w:bookmarkEnd w:id="309"/>
    </w:p>
    <w:p w14:paraId="7654BC65" w14:textId="77777777" w:rsidR="00D179D6" w:rsidRPr="00462199" w:rsidRDefault="00D179D6" w:rsidP="005B3BB9">
      <w:pPr>
        <w:pStyle w:val="DefinitionsClauseAshurst"/>
      </w:pPr>
      <w:bookmarkStart w:id="310" w:name="_Ref144111604"/>
      <w:r w:rsidRPr="00462199">
        <w:rPr>
          <w:b/>
        </w:rPr>
        <w:t>"CO</w:t>
      </w:r>
      <w:r w:rsidRPr="00462199">
        <w:rPr>
          <w:b/>
          <w:vertAlign w:val="subscript"/>
        </w:rPr>
        <w:t>2</w:t>
      </w:r>
      <w:r w:rsidRPr="00462199">
        <w:rPr>
          <w:b/>
        </w:rPr>
        <w:t xml:space="preserve"> Rich Stream"</w:t>
      </w:r>
      <w:r w:rsidRPr="00462199">
        <w:t xml:space="preserve"> means a stream consisting primarily of CO</w:t>
      </w:r>
      <w:r w:rsidRPr="00462199">
        <w:rPr>
          <w:vertAlign w:val="subscript"/>
        </w:rPr>
        <w:t>2</w:t>
      </w:r>
      <w:r w:rsidRPr="00462199">
        <w:t xml:space="preserve"> which is produced by the Hydrogen Production Plant and delivered to the relevant CO</w:t>
      </w:r>
      <w:r w:rsidRPr="00462199">
        <w:rPr>
          <w:vertAlign w:val="subscript"/>
        </w:rPr>
        <w:t>2</w:t>
      </w:r>
      <w:r w:rsidRPr="00462199">
        <w:t xml:space="preserve"> T&amp;S Network at the CO</w:t>
      </w:r>
      <w:r w:rsidRPr="00462199">
        <w:rPr>
          <w:vertAlign w:val="subscript"/>
        </w:rPr>
        <w:t>2</w:t>
      </w:r>
      <w:r w:rsidRPr="00462199">
        <w:t xml:space="preserve"> T&amp;S Network Delivery Point(s);</w:t>
      </w:r>
      <w:bookmarkEnd w:id="310"/>
    </w:p>
    <w:p w14:paraId="2BCC5A4A" w14:textId="24E2E988" w:rsidR="00D179D6" w:rsidRPr="00462199" w:rsidRDefault="00D179D6" w:rsidP="005B3BB9">
      <w:pPr>
        <w:pStyle w:val="DefinitionsClauseAshurst"/>
      </w:pPr>
      <w:bookmarkStart w:id="311" w:name="_Ref144111605"/>
      <w:r w:rsidRPr="00462199">
        <w:rPr>
          <w:b/>
        </w:rPr>
        <w:t>"CO</w:t>
      </w:r>
      <w:r w:rsidRPr="00462199">
        <w:rPr>
          <w:b/>
          <w:vertAlign w:val="subscript"/>
        </w:rPr>
        <w:t>2</w:t>
      </w:r>
      <w:r w:rsidRPr="00462199">
        <w:rPr>
          <w:b/>
        </w:rPr>
        <w:t xml:space="preserve"> T&amp;S Billing Statement"</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_Ref144113695 \w \h </w:instrText>
      </w:r>
      <w:r w:rsidR="004C34F8">
        <w:fldChar w:fldCharType="separate"/>
      </w:r>
      <w:del w:id="312" w:author="Faqir, Sofia (Energy Security)" w:date="2023-11-12T19:47:00Z">
        <w:r w:rsidR="00E473FC">
          <w:delText>22.10</w:delText>
        </w:r>
      </w:del>
      <w:r w:rsidR="004C34F8">
        <w:fldChar w:fldCharType="end"/>
      </w:r>
      <w:r w:rsidRPr="00462199">
        <w:t xml:space="preserve"> (</w:t>
      </w:r>
      <w:r w:rsidRPr="00462199">
        <w:rPr>
          <w:i/>
        </w:rPr>
        <w:t xml:space="preserve">Delivery of </w:t>
      </w:r>
      <w:r w:rsidRPr="00462199">
        <w:rPr>
          <w:bCs/>
          <w:i/>
        </w:rPr>
        <w:t>CO</w:t>
      </w:r>
      <w:r w:rsidRPr="00462199">
        <w:rPr>
          <w:bCs/>
          <w:i/>
          <w:vertAlign w:val="subscript"/>
        </w:rPr>
        <w:t>2</w:t>
      </w:r>
      <w:r w:rsidRPr="00462199">
        <w:rPr>
          <w:i/>
        </w:rPr>
        <w:t xml:space="preserve"> T&amp;S Billing Statement</w:t>
      </w:r>
      <w:r w:rsidRPr="00462199">
        <w:t>);</w:t>
      </w:r>
      <w:bookmarkEnd w:id="311"/>
    </w:p>
    <w:p w14:paraId="59B09C6D" w14:textId="77777777" w:rsidR="00D179D6" w:rsidRPr="00462199" w:rsidRDefault="00D179D6" w:rsidP="002D4185">
      <w:pPr>
        <w:pStyle w:val="DefinitionsClauseAshurst"/>
      </w:pPr>
      <w:bookmarkStart w:id="313" w:name="_Ref144111606"/>
      <w:r w:rsidRPr="00462199">
        <w:rPr>
          <w:b/>
        </w:rPr>
        <w:t>"CO</w:t>
      </w:r>
      <w:r w:rsidRPr="00462199">
        <w:rPr>
          <w:b/>
          <w:vertAlign w:val="subscript"/>
        </w:rPr>
        <w:t>2</w:t>
      </w:r>
      <w:r w:rsidRPr="00462199">
        <w:rPr>
          <w:b/>
        </w:rPr>
        <w:t xml:space="preserve"> T&amp;S Capacity"</w:t>
      </w:r>
      <w:r w:rsidRPr="00462199">
        <w:t xml:space="preserve"> means the Producer's Registered Long-term Network Capacity multiplied by the total number of hours in the relevant Day (</w:t>
      </w:r>
      <w:r w:rsidRPr="00462199">
        <w:rPr>
          <w:i/>
        </w:rPr>
        <w:t>expressed in t</w:t>
      </w:r>
      <w:r w:rsidRPr="00462199">
        <w:rPr>
          <w:bCs/>
          <w:i/>
        </w:rPr>
        <w:t>CO</w:t>
      </w:r>
      <w:r w:rsidRPr="00462199">
        <w:rPr>
          <w:bCs/>
          <w:i/>
          <w:vertAlign w:val="subscript"/>
        </w:rPr>
        <w:t>2</w:t>
      </w:r>
      <w:r w:rsidRPr="00462199">
        <w:rPr>
          <w:i/>
          <w:vertAlign w:val="subscript"/>
        </w:rPr>
        <w:t>RS</w:t>
      </w:r>
      <w:r w:rsidRPr="00462199">
        <w:rPr>
          <w:i/>
        </w:rPr>
        <w:t>/Day</w:t>
      </w:r>
      <w:r w:rsidRPr="00462199">
        <w:t>);</w:t>
      </w:r>
      <w:bookmarkStart w:id="314" w:name="_Ref144117875"/>
      <w:r w:rsidRPr="00462199">
        <w:rPr>
          <w:rStyle w:val="FootnoteReference"/>
        </w:rPr>
        <w:footnoteReference w:id="10"/>
      </w:r>
      <w:bookmarkEnd w:id="313"/>
      <w:bookmarkEnd w:id="314"/>
    </w:p>
    <w:p w14:paraId="676DEFBD" w14:textId="77777777" w:rsidR="00D179D6" w:rsidRPr="00462199" w:rsidRDefault="00D179D6" w:rsidP="005B3BB9">
      <w:pPr>
        <w:pStyle w:val="DefinitionsClauseAshurst"/>
      </w:pPr>
      <w:bookmarkStart w:id="315" w:name="_Ref144111607"/>
      <w:r w:rsidRPr="00462199">
        <w:rPr>
          <w:b/>
        </w:rPr>
        <w:t>"CO</w:t>
      </w:r>
      <w:r w:rsidRPr="00462199">
        <w:rPr>
          <w:b/>
          <w:vertAlign w:val="subscript"/>
        </w:rPr>
        <w:t>2</w:t>
      </w:r>
      <w:r w:rsidRPr="00462199">
        <w:t xml:space="preserve"> </w:t>
      </w:r>
      <w:r w:rsidRPr="00462199">
        <w:rPr>
          <w:b/>
        </w:rPr>
        <w:t>T&amp;S Capacity Charge"</w:t>
      </w:r>
      <w:r w:rsidRPr="00462199">
        <w:t xml:space="preserve"> means the CO</w:t>
      </w:r>
      <w:r w:rsidRPr="00462199">
        <w:rPr>
          <w:vertAlign w:val="subscript"/>
        </w:rPr>
        <w:t>2</w:t>
      </w:r>
      <w:r w:rsidRPr="00462199">
        <w:t xml:space="preserve"> transport and storage capacity charge in respect of the CO</w:t>
      </w:r>
      <w:r w:rsidRPr="00462199">
        <w:rPr>
          <w:vertAlign w:val="subscript"/>
        </w:rPr>
        <w:t>2</w:t>
      </w:r>
      <w:r w:rsidRPr="00462199">
        <w:t xml:space="preserve"> T&amp;S Capacity (</w:t>
      </w:r>
      <w:r w:rsidRPr="00462199">
        <w:rPr>
          <w:i/>
        </w:rPr>
        <w:t>expressed in pounds (£)</w:t>
      </w:r>
      <w:r w:rsidRPr="00462199">
        <w:t>) payable for each Day (</w:t>
      </w:r>
      <w:r w:rsidRPr="00462199">
        <w:rPr>
          <w:i/>
        </w:rPr>
        <w:t>i</w:t>
      </w:r>
      <w:r w:rsidRPr="00462199">
        <w:t>) calculated as follows:</w:t>
      </w:r>
      <w:bookmarkEnd w:id="315"/>
    </w:p>
    <w:p w14:paraId="7F93264F" w14:textId="77777777" w:rsidR="00D179D6" w:rsidRPr="00462199" w:rsidRDefault="00D179D6" w:rsidP="00344AC2">
      <w:pPr>
        <w:pStyle w:val="DefinitionsAshurst"/>
      </w:pPr>
      <w:bookmarkStart w:id="316" w:name="_Ref144111608"/>
      <w:r w:rsidRPr="00462199">
        <w:t>if the Producer is a CO</w:t>
      </w:r>
      <w:r w:rsidRPr="00462199">
        <w:rPr>
          <w:vertAlign w:val="subscript"/>
        </w:rPr>
        <w:t xml:space="preserve">2 </w:t>
      </w:r>
      <w:r w:rsidRPr="00462199">
        <w:t>T&amp;S Onshore User:</w:t>
      </w:r>
      <w:bookmarkEnd w:id="316"/>
    </w:p>
    <w:p w14:paraId="4B31A02E" w14:textId="77777777" w:rsidR="00D179D6" w:rsidRPr="00462199" w:rsidRDefault="00F47FCB" w:rsidP="005B3BB9">
      <m:oMathPara>
        <m:oMath>
          <m:sSub>
            <m:sSubPr>
              <m:ctrlPr>
                <w:rPr>
                  <w:rFonts w:ascii="Cambria Math" w:hAnsi="Cambria Math" w:cs="Arial"/>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TSCC</m:t>
              </m:r>
            </m:e>
            <m:sub>
              <m:r>
                <w:rPr>
                  <w:rFonts w:ascii="Cambria Math" w:hAnsi="Cambria Math"/>
                </w:rPr>
                <m:t>i</m:t>
              </m:r>
            </m:sub>
          </m:sSub>
          <m:r>
            <m:rPr>
              <m:sty m:val="p"/>
            </m:rPr>
            <w:rPr>
              <w:rFonts w:ascii="Cambria Math" w:hAnsi="Cambria Math"/>
            </w:rPr>
            <m:t xml:space="preserve">= </m:t>
          </m:r>
          <m:d>
            <m:dPr>
              <m:ctrlPr>
                <w:rPr>
                  <w:rFonts w:ascii="Cambria Math" w:hAnsi="Cambria Math" w:cs="Arial"/>
                </w:rPr>
              </m:ctrlPr>
            </m:dPr>
            <m:e>
              <m:sSub>
                <m:sSubPr>
                  <m:ctrlPr>
                    <w:rPr>
                      <w:rFonts w:ascii="Cambria Math" w:hAnsi="Cambria Math" w:cs="Arial"/>
                      <w:i/>
                    </w:rPr>
                  </m:ctrlPr>
                </m:sSubPr>
                <m:e>
                  <m:r>
                    <w:rPr>
                      <w:rFonts w:ascii="Cambria Math" w:hAnsi="Cambria Math"/>
                    </w:rPr>
                    <m:t>CO</m:t>
                  </m:r>
                </m:e>
                <m:sub>
                  <m:r>
                    <w:rPr>
                      <w:rFonts w:ascii="Cambria Math" w:hAnsi="Cambria Math"/>
                    </w:rPr>
                    <m:t>2</m:t>
                  </m:r>
                </m:sub>
              </m:sSub>
              <m:sSub>
                <m:sSubPr>
                  <m:ctrlPr>
                    <w:rPr>
                      <w:rFonts w:ascii="Cambria Math" w:hAnsi="Cambria Math" w:cs="Arial"/>
                    </w:rPr>
                  </m:ctrlPr>
                </m:sSubPr>
                <m:e>
                  <m:r>
                    <w:rPr>
                      <w:rFonts w:ascii="Cambria Math" w:hAnsi="Cambria Math"/>
                    </w:rPr>
                    <m:t>TSONCR</m:t>
                  </m:r>
                </m:e>
                <m:sub>
                  <m:r>
                    <w:rPr>
                      <w:rFonts w:ascii="Cambria Math" w:hAnsi="Cambria Math"/>
                    </w:rPr>
                    <m:t>i</m:t>
                  </m:r>
                </m:sub>
              </m:sSub>
              <m:r>
                <m:rPr>
                  <m:sty m:val="p"/>
                </m:rPr>
                <w:rPr>
                  <w:rFonts w:ascii="Cambria Math" w:hAnsi="Cambria Math"/>
                </w:rPr>
                <m:t xml:space="preserve">* </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rPr>
                  </m:ctrlPr>
                </m:sSubPr>
                <m:e>
                  <m:r>
                    <w:rPr>
                      <w:rFonts w:ascii="Cambria Math" w:hAnsi="Cambria Math"/>
                    </w:rPr>
                    <m:t>C</m:t>
                  </m:r>
                </m:e>
                <m:sub>
                  <m:r>
                    <w:rPr>
                      <w:rFonts w:ascii="Cambria Math" w:hAnsi="Cambria Math"/>
                    </w:rPr>
                    <m:t>i</m:t>
                  </m:r>
                </m:sub>
              </m:sSub>
            </m:e>
          </m:d>
          <m:r>
            <m:rPr>
              <m:sty m:val="p"/>
            </m:rPr>
            <w:rPr>
              <w:rFonts w:ascii="Cambria Math" w:hAnsi="Cambria Math"/>
            </w:rPr>
            <m:t>+</m:t>
          </m:r>
          <m:d>
            <m:dPr>
              <m:ctrlPr>
                <w:rPr>
                  <w:rFonts w:ascii="Cambria Math" w:hAnsi="Cambria Math" w:cs="Arial"/>
                </w:rPr>
              </m:ctrlPr>
            </m:d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rPr>
                  </m:ctrlPr>
                </m:sSubPr>
                <m:e>
                  <m:r>
                    <w:rPr>
                      <w:rFonts w:ascii="Cambria Math" w:hAnsi="Cambria Math"/>
                    </w:rPr>
                    <m:t>OFFCR</m:t>
                  </m:r>
                </m:e>
                <m:sub>
                  <m:r>
                    <w:rPr>
                      <w:rFonts w:ascii="Cambria Math" w:hAnsi="Cambria Math"/>
                    </w:rPr>
                    <m:t>i</m:t>
                  </m:r>
                </m:sub>
              </m:sSub>
              <m:r>
                <m:rPr>
                  <m:sty m:val="p"/>
                </m:rPr>
                <w:rPr>
                  <w:rFonts w:ascii="Cambria Math" w:hAnsi="Cambria Math"/>
                </w:rPr>
                <m:t xml:space="preserve">* </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rPr>
                  </m:ctrlPr>
                </m:sSubPr>
                <m:e>
                  <m:r>
                    <w:rPr>
                      <w:rFonts w:ascii="Cambria Math" w:hAnsi="Cambria Math"/>
                    </w:rPr>
                    <m:t>C</m:t>
                  </m:r>
                </m:e>
                <m:sub>
                  <m:r>
                    <w:rPr>
                      <w:rFonts w:ascii="Cambria Math" w:hAnsi="Cambria Math"/>
                    </w:rPr>
                    <m:t>i</m:t>
                  </m:r>
                </m:sub>
              </m:sSub>
            </m:e>
          </m:d>
        </m:oMath>
      </m:oMathPara>
    </w:p>
    <w:p w14:paraId="49DAEBBD" w14:textId="77777777" w:rsidR="00D179D6" w:rsidRPr="00462199" w:rsidRDefault="00D179D6" w:rsidP="00344AC2">
      <w:pPr>
        <w:pStyle w:val="DefinitionsAshurst"/>
      </w:pPr>
      <w:bookmarkStart w:id="317" w:name="_Ref144111609"/>
      <w:r w:rsidRPr="00462199">
        <w:t>if the Producer is a CO</w:t>
      </w:r>
      <w:r w:rsidRPr="00462199">
        <w:rPr>
          <w:vertAlign w:val="subscript"/>
        </w:rPr>
        <w:t xml:space="preserve">2 </w:t>
      </w:r>
      <w:r w:rsidRPr="00462199">
        <w:t>T&amp;S Offshore User:</w:t>
      </w:r>
      <w:bookmarkEnd w:id="317"/>
    </w:p>
    <w:p w14:paraId="6E928221" w14:textId="77777777" w:rsidR="00D179D6" w:rsidRPr="00462199" w:rsidRDefault="00F47FCB" w:rsidP="005B3BB9">
      <w:pPr>
        <w:rPr>
          <w:i/>
        </w:rPr>
      </w:pPr>
      <m:oMathPara>
        <m:oMath>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TSC</m:t>
          </m:r>
          <m:sSub>
            <m:sSubPr>
              <m:ctrlPr>
                <w:rPr>
                  <w:rFonts w:ascii="Cambria Math" w:hAnsi="Cambria Math" w:cs="Arial"/>
                  <w:i/>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rPr>
              </m:ctrlPr>
            </m:sSubPr>
            <m:e>
              <m:r>
                <w:rPr>
                  <w:rFonts w:ascii="Cambria Math" w:hAnsi="Cambria Math"/>
                </w:rPr>
                <m:t>OFFCR</m:t>
              </m:r>
            </m:e>
            <m:sub>
              <m:r>
                <w:rPr>
                  <w:rFonts w:ascii="Cambria Math" w:hAnsi="Cambria Math"/>
                </w:rPr>
                <m:t>i</m:t>
              </m:r>
            </m:sub>
          </m:sSub>
          <m:r>
            <m:rPr>
              <m:sty m:val="p"/>
            </m:rPr>
            <w:rPr>
              <w:rFonts w:ascii="Cambria Math" w:hAnsi="Cambria Math"/>
            </w:rPr>
            <m:t>*</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i/>
                </w:rPr>
              </m:ctrlPr>
            </m:sSubPr>
            <m:e>
              <m:r>
                <w:rPr>
                  <w:rFonts w:ascii="Cambria Math" w:hAnsi="Cambria Math"/>
                </w:rPr>
                <m:t>C</m:t>
              </m:r>
            </m:e>
            <m:sub>
              <m:r>
                <w:rPr>
                  <w:rFonts w:ascii="Cambria Math" w:hAnsi="Cambria Math"/>
                </w:rPr>
                <m:t>i</m:t>
              </m:r>
            </m:sub>
          </m:sSub>
        </m:oMath>
      </m:oMathPara>
    </w:p>
    <w:p w14:paraId="05972F5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693"/>
      </w:tblGrid>
      <w:tr w:rsidR="00D179D6" w:rsidRPr="00462199" w14:paraId="53D6BF67" w14:textId="77777777" w:rsidTr="00344AC2">
        <w:tc>
          <w:tcPr>
            <w:tcW w:w="1627" w:type="dxa"/>
            <w:tcMar>
              <w:left w:w="108" w:type="dxa"/>
              <w:right w:w="108" w:type="dxa"/>
            </w:tcMar>
          </w:tcPr>
          <w:p w14:paraId="13FFE01E" w14:textId="77777777" w:rsidR="00D179D6" w:rsidRPr="001A53D4" w:rsidRDefault="00F47FCB">
            <w:pPr>
              <w:rPr>
                <w:i/>
                <w:iCs/>
                <w:sz w:val="20"/>
              </w:rPr>
            </w:pPr>
            <m:oMathPara>
              <m:oMathParaPr>
                <m:jc m:val="left"/>
              </m:oMathParaPr>
              <m:oMath>
                <m:sSub>
                  <m:sSubPr>
                    <m:ctrlPr>
                      <w:rPr>
                        <w:rFonts w:ascii="Cambria Math" w:hAnsi="Cambria Math" w:cs="Arial"/>
                        <w:i/>
                        <w:sz w:val="20"/>
                      </w:rPr>
                    </m:ctrlPr>
                  </m:sSubPr>
                  <m:e>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TSCC</m:t>
                    </m:r>
                  </m:e>
                  <m:sub>
                    <m:r>
                      <w:rPr>
                        <w:rFonts w:ascii="Cambria Math" w:hAnsi="Cambria Math"/>
                        <w:sz w:val="20"/>
                      </w:rPr>
                      <m:t>i</m:t>
                    </m:r>
                  </m:sub>
                </m:sSub>
              </m:oMath>
            </m:oMathPara>
          </w:p>
        </w:tc>
        <w:tc>
          <w:tcPr>
            <w:tcW w:w="709" w:type="dxa"/>
            <w:tcMar>
              <w:left w:w="108" w:type="dxa"/>
              <w:right w:w="108" w:type="dxa"/>
            </w:tcMar>
          </w:tcPr>
          <w:p w14:paraId="5A45ABA0" w14:textId="77777777" w:rsidR="00D179D6" w:rsidRPr="00462199" w:rsidRDefault="00D179D6">
            <w:pPr>
              <w:pStyle w:val="NormalAshurst"/>
            </w:pPr>
            <w:r w:rsidRPr="00462199">
              <w:t>=</w:t>
            </w:r>
          </w:p>
        </w:tc>
        <w:tc>
          <w:tcPr>
            <w:tcW w:w="5693" w:type="dxa"/>
            <w:tcMar>
              <w:left w:w="108" w:type="dxa"/>
              <w:right w:w="108" w:type="dxa"/>
            </w:tcMar>
          </w:tcPr>
          <w:p w14:paraId="3DD5F2F7" w14:textId="77777777" w:rsidR="00D179D6" w:rsidRPr="00462199" w:rsidRDefault="00D179D6">
            <w:pPr>
              <w:pStyle w:val="NormalAshurst"/>
            </w:pPr>
            <w:r w:rsidRPr="00462199">
              <w:t>CO</w:t>
            </w:r>
            <w:r w:rsidRPr="00462199">
              <w:rPr>
                <w:vertAlign w:val="subscript"/>
              </w:rPr>
              <w:t>2</w:t>
            </w:r>
            <w:r w:rsidRPr="00462199">
              <w:t xml:space="preserve"> T&amp;S Capacity Charge (</w:t>
            </w:r>
            <w:r w:rsidRPr="00462199">
              <w:rPr>
                <w:i/>
              </w:rPr>
              <w:t>£</w:t>
            </w:r>
            <w:r w:rsidRPr="00462199">
              <w:t>) for the relevant Day (</w:t>
            </w:r>
            <w:r w:rsidRPr="00462199">
              <w:rPr>
                <w:i/>
              </w:rPr>
              <w:t>i</w:t>
            </w:r>
            <w:r w:rsidRPr="00462199">
              <w:t>)</w:t>
            </w:r>
          </w:p>
        </w:tc>
      </w:tr>
      <w:tr w:rsidR="00D179D6" w:rsidRPr="00462199" w14:paraId="15BD47AD" w14:textId="77777777" w:rsidTr="00344AC2">
        <w:tc>
          <w:tcPr>
            <w:tcW w:w="1627" w:type="dxa"/>
            <w:tcMar>
              <w:left w:w="108" w:type="dxa"/>
              <w:right w:w="108" w:type="dxa"/>
            </w:tcMar>
          </w:tcPr>
          <w:p w14:paraId="7079ABCE" w14:textId="77777777" w:rsidR="00D179D6" w:rsidRPr="001A53D4" w:rsidRDefault="00F47FCB">
            <w:pPr>
              <w:rPr>
                <w:i/>
                <w:iCs/>
                <w:sz w:val="20"/>
              </w:rPr>
            </w:pPr>
            <m:oMathPara>
              <m:oMathParaPr>
                <m:jc m:val="left"/>
              </m:oMathParaPr>
              <m:oMath>
                <m:sSub>
                  <m:sSubPr>
                    <m:ctrlPr>
                      <w:rPr>
                        <w:rFonts w:ascii="Cambria Math" w:hAnsi="Cambria Math" w:cs="Arial"/>
                        <w:i/>
                        <w:sz w:val="20"/>
                      </w:rPr>
                    </m:ctrlPr>
                  </m:sSubPr>
                  <m:e>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TSONCR</m:t>
                    </m:r>
                  </m:e>
                  <m:sub>
                    <m:r>
                      <w:rPr>
                        <w:rFonts w:ascii="Cambria Math" w:hAnsi="Cambria Math"/>
                        <w:sz w:val="20"/>
                      </w:rPr>
                      <m:t>i</m:t>
                    </m:r>
                  </m:sub>
                </m:sSub>
              </m:oMath>
            </m:oMathPara>
          </w:p>
        </w:tc>
        <w:tc>
          <w:tcPr>
            <w:tcW w:w="709" w:type="dxa"/>
            <w:tcMar>
              <w:left w:w="108" w:type="dxa"/>
              <w:right w:w="108" w:type="dxa"/>
            </w:tcMar>
          </w:tcPr>
          <w:p w14:paraId="06C0F26E" w14:textId="77777777" w:rsidR="00D179D6" w:rsidRPr="00462199" w:rsidRDefault="00D179D6">
            <w:pPr>
              <w:pStyle w:val="NormalAshurst"/>
            </w:pPr>
            <w:r w:rsidRPr="00462199">
              <w:t>=</w:t>
            </w:r>
          </w:p>
        </w:tc>
        <w:tc>
          <w:tcPr>
            <w:tcW w:w="5693" w:type="dxa"/>
            <w:tcMar>
              <w:left w:w="108" w:type="dxa"/>
              <w:right w:w="108" w:type="dxa"/>
            </w:tcMar>
          </w:tcPr>
          <w:p w14:paraId="33210B5A" w14:textId="77777777" w:rsidR="00D179D6" w:rsidRPr="00462199" w:rsidRDefault="00D179D6">
            <w:pPr>
              <w:pStyle w:val="NormalAshurst"/>
            </w:pPr>
            <w:r w:rsidRPr="00462199">
              <w:t>CO</w:t>
            </w:r>
            <w:r w:rsidRPr="00462199">
              <w:rPr>
                <w:vertAlign w:val="subscript"/>
              </w:rPr>
              <w:t>2</w:t>
            </w:r>
            <w:r w:rsidRPr="00462199">
              <w:t xml:space="preserve"> T&amp;S Onshore Capacity Charge Rate (</w:t>
            </w:r>
            <w:r w:rsidRPr="00462199">
              <w:rPr>
                <w:i/>
              </w:rPr>
              <w:t>£/t</w:t>
            </w:r>
            <w:r w:rsidRPr="00462199">
              <w:rPr>
                <w:bCs/>
                <w:i/>
              </w:rPr>
              <w:t>CO</w:t>
            </w:r>
            <w:r w:rsidRPr="00462199">
              <w:rPr>
                <w:bCs/>
                <w:i/>
                <w:vertAlign w:val="subscript"/>
              </w:rPr>
              <w:t>2</w:t>
            </w:r>
            <w:r w:rsidRPr="00462199">
              <w:rPr>
                <w:i/>
                <w:vertAlign w:val="subscript"/>
              </w:rPr>
              <w:t>RS</w:t>
            </w:r>
            <w:r w:rsidRPr="00462199">
              <w:rPr>
                <w:i/>
              </w:rPr>
              <w:t>/Day</w:t>
            </w:r>
            <w:r w:rsidRPr="00462199">
              <w:t>) for the relevant Day (</w:t>
            </w:r>
            <w:r w:rsidRPr="00462199">
              <w:rPr>
                <w:i/>
              </w:rPr>
              <w:t>i</w:t>
            </w:r>
            <w:r w:rsidRPr="00462199">
              <w:t>)</w:t>
            </w:r>
          </w:p>
        </w:tc>
      </w:tr>
      <w:tr w:rsidR="00D179D6" w:rsidRPr="00462199" w14:paraId="10B59F5C" w14:textId="77777777" w:rsidTr="00344AC2">
        <w:tc>
          <w:tcPr>
            <w:tcW w:w="1627" w:type="dxa"/>
            <w:tcMar>
              <w:left w:w="108" w:type="dxa"/>
              <w:right w:w="108" w:type="dxa"/>
            </w:tcMar>
          </w:tcPr>
          <w:p w14:paraId="1973725F" w14:textId="77777777" w:rsidR="00D179D6" w:rsidRPr="001A53D4" w:rsidRDefault="00F47FCB">
            <w:pPr>
              <w:rPr>
                <w:i/>
                <w:iCs/>
                <w:sz w:val="20"/>
              </w:rPr>
            </w:pPr>
            <m:oMathPara>
              <m:oMathParaPr>
                <m:jc m:val="left"/>
              </m:oMathParaPr>
              <m:oMath>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m:t>
                </m:r>
                <m:sSub>
                  <m:sSubPr>
                    <m:ctrlPr>
                      <w:rPr>
                        <w:rFonts w:ascii="Cambria Math" w:eastAsia="Microsoft JhengHei" w:hAnsi="Cambria Math" w:cs="Arial"/>
                        <w:i/>
                        <w:sz w:val="20"/>
                      </w:rPr>
                    </m:ctrlPr>
                  </m:sSubPr>
                  <m:e>
                    <m:r>
                      <w:rPr>
                        <w:rFonts w:ascii="Cambria Math" w:hAnsi="Cambria Math"/>
                        <w:sz w:val="20"/>
                      </w:rPr>
                      <m:t>C</m:t>
                    </m:r>
                    <m:ctrlPr>
                      <w:rPr>
                        <w:rFonts w:ascii="Cambria Math" w:hAnsi="Cambria Math" w:cs="Arial"/>
                        <w:i/>
                        <w:sz w:val="20"/>
                      </w:rPr>
                    </m:ctrlPr>
                  </m:e>
                  <m:sub>
                    <m:r>
                      <w:rPr>
                        <w:rFonts w:ascii="Cambria Math" w:hAnsi="Cambria Math"/>
                        <w:sz w:val="20"/>
                      </w:rPr>
                      <m:t>i</m:t>
                    </m:r>
                  </m:sub>
                </m:sSub>
              </m:oMath>
            </m:oMathPara>
          </w:p>
        </w:tc>
        <w:tc>
          <w:tcPr>
            <w:tcW w:w="709" w:type="dxa"/>
            <w:tcMar>
              <w:left w:w="108" w:type="dxa"/>
              <w:right w:w="108" w:type="dxa"/>
            </w:tcMar>
          </w:tcPr>
          <w:p w14:paraId="7CF754AA" w14:textId="77777777" w:rsidR="00D179D6" w:rsidRPr="00462199" w:rsidRDefault="00D179D6">
            <w:pPr>
              <w:pStyle w:val="NormalAshurst"/>
            </w:pPr>
            <w:r w:rsidRPr="00462199">
              <w:t>=</w:t>
            </w:r>
          </w:p>
        </w:tc>
        <w:tc>
          <w:tcPr>
            <w:tcW w:w="5693" w:type="dxa"/>
            <w:tcMar>
              <w:left w:w="108" w:type="dxa"/>
              <w:right w:w="108" w:type="dxa"/>
            </w:tcMar>
          </w:tcPr>
          <w:p w14:paraId="3777F9C4" w14:textId="77777777" w:rsidR="00D179D6" w:rsidRPr="00462199" w:rsidRDefault="00D179D6">
            <w:pPr>
              <w:pStyle w:val="NormalAshurst"/>
            </w:pPr>
            <w:r w:rsidRPr="00462199">
              <w:t>CO</w:t>
            </w:r>
            <w:r w:rsidRPr="00462199">
              <w:rPr>
                <w:vertAlign w:val="subscript"/>
              </w:rPr>
              <w:t>2</w:t>
            </w:r>
            <w:r w:rsidRPr="00462199">
              <w:t xml:space="preserve"> T&amp;S Capacity (</w:t>
            </w:r>
            <w:r w:rsidRPr="00462199">
              <w:rPr>
                <w:i/>
              </w:rPr>
              <w:t>t</w:t>
            </w:r>
            <w:r w:rsidRPr="00462199">
              <w:rPr>
                <w:bCs/>
                <w:i/>
              </w:rPr>
              <w:t>CO</w:t>
            </w:r>
            <w:r w:rsidRPr="00462199">
              <w:rPr>
                <w:bCs/>
                <w:i/>
                <w:vertAlign w:val="subscript"/>
              </w:rPr>
              <w:t>2</w:t>
            </w:r>
            <w:r w:rsidRPr="00462199">
              <w:rPr>
                <w:i/>
                <w:vertAlign w:val="subscript"/>
              </w:rPr>
              <w:t>RS</w:t>
            </w:r>
            <w:r w:rsidRPr="00462199">
              <w:rPr>
                <w:i/>
              </w:rPr>
              <w:t>/Day</w:t>
            </w:r>
            <w:r w:rsidRPr="00462199">
              <w:t>) for the relevant Day (</w:t>
            </w:r>
            <w:r w:rsidRPr="00462199">
              <w:rPr>
                <w:i/>
              </w:rPr>
              <w:t>i</w:t>
            </w:r>
            <w:r w:rsidRPr="00462199">
              <w:t>)</w:t>
            </w:r>
          </w:p>
        </w:tc>
      </w:tr>
      <w:tr w:rsidR="00D179D6" w:rsidRPr="00462199" w14:paraId="1968EE5C" w14:textId="77777777" w:rsidTr="00344AC2">
        <w:tc>
          <w:tcPr>
            <w:tcW w:w="1627" w:type="dxa"/>
            <w:tcMar>
              <w:left w:w="108" w:type="dxa"/>
              <w:right w:w="108" w:type="dxa"/>
            </w:tcMar>
          </w:tcPr>
          <w:p w14:paraId="22AF4705" w14:textId="77777777" w:rsidR="00D179D6" w:rsidRPr="001A53D4" w:rsidRDefault="00F47FCB">
            <w:pPr>
              <w:rPr>
                <w:rFonts w:eastAsia="Microsoft JhengHei"/>
                <w:sz w:val="20"/>
              </w:rPr>
            </w:pPr>
            <m:oMathPara>
              <m:oMathParaPr>
                <m:jc m:val="left"/>
              </m:oMathParaPr>
              <m:oMath>
                <m:sSub>
                  <m:sSubPr>
                    <m:ctrlPr>
                      <w:rPr>
                        <w:rFonts w:ascii="Cambria Math" w:hAnsi="Cambria Math" w:cs="Arial"/>
                        <w:i/>
                        <w:sz w:val="20"/>
                      </w:rPr>
                    </m:ctrlPr>
                  </m:sSubPr>
                  <m:e>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TSOFFCR</m:t>
                    </m:r>
                  </m:e>
                  <m:sub>
                    <m:r>
                      <w:rPr>
                        <w:rFonts w:ascii="Cambria Math" w:hAnsi="Cambria Math"/>
                        <w:sz w:val="20"/>
                      </w:rPr>
                      <m:t>i</m:t>
                    </m:r>
                  </m:sub>
                </m:sSub>
              </m:oMath>
            </m:oMathPara>
          </w:p>
        </w:tc>
        <w:tc>
          <w:tcPr>
            <w:tcW w:w="709" w:type="dxa"/>
            <w:tcMar>
              <w:left w:w="108" w:type="dxa"/>
              <w:right w:w="108" w:type="dxa"/>
            </w:tcMar>
          </w:tcPr>
          <w:p w14:paraId="39443FF1" w14:textId="77777777" w:rsidR="00D179D6" w:rsidRPr="00462199" w:rsidRDefault="00D179D6">
            <w:pPr>
              <w:pStyle w:val="NormalAshurst"/>
            </w:pPr>
            <w:r w:rsidRPr="00462199">
              <w:t>=</w:t>
            </w:r>
          </w:p>
        </w:tc>
        <w:tc>
          <w:tcPr>
            <w:tcW w:w="5693" w:type="dxa"/>
            <w:tcMar>
              <w:left w:w="108" w:type="dxa"/>
              <w:right w:w="108" w:type="dxa"/>
            </w:tcMar>
          </w:tcPr>
          <w:p w14:paraId="0A55D214" w14:textId="77777777" w:rsidR="00D179D6" w:rsidRPr="00462199" w:rsidRDefault="00D179D6">
            <w:pPr>
              <w:pStyle w:val="NormalAshurst"/>
            </w:pPr>
            <w:r w:rsidRPr="00462199">
              <w:t>CO</w:t>
            </w:r>
            <w:r w:rsidRPr="00462199">
              <w:rPr>
                <w:vertAlign w:val="subscript"/>
              </w:rPr>
              <w:t>2</w:t>
            </w:r>
            <w:r w:rsidRPr="00462199">
              <w:t xml:space="preserve"> T&amp;S Offshore Capacity Charge Rate (</w:t>
            </w:r>
            <w:r w:rsidRPr="00462199">
              <w:rPr>
                <w:i/>
              </w:rPr>
              <w:t>£/t</w:t>
            </w:r>
            <w:r w:rsidRPr="00462199">
              <w:rPr>
                <w:bCs/>
                <w:i/>
              </w:rPr>
              <w:t>CO</w:t>
            </w:r>
            <w:r w:rsidRPr="00462199">
              <w:rPr>
                <w:bCs/>
                <w:i/>
                <w:vertAlign w:val="subscript"/>
              </w:rPr>
              <w:t>2</w:t>
            </w:r>
            <w:r w:rsidRPr="00462199">
              <w:rPr>
                <w:i/>
                <w:vertAlign w:val="subscript"/>
              </w:rPr>
              <w:t>RS</w:t>
            </w:r>
            <w:r w:rsidRPr="00462199">
              <w:rPr>
                <w:i/>
              </w:rPr>
              <w:t>/Day</w:t>
            </w:r>
            <w:r w:rsidRPr="00462199">
              <w:t>) for the relevant Day (</w:t>
            </w:r>
            <w:r w:rsidRPr="00462199">
              <w:rPr>
                <w:i/>
              </w:rPr>
              <w:t>i</w:t>
            </w:r>
            <w:r w:rsidRPr="00462199">
              <w:t>)</w:t>
            </w:r>
          </w:p>
        </w:tc>
      </w:tr>
    </w:tbl>
    <w:p w14:paraId="698CEF86" w14:textId="3635B849" w:rsidR="00D179D6" w:rsidRPr="00462199" w:rsidRDefault="00D179D6" w:rsidP="005B3BB9">
      <w:pPr>
        <w:pStyle w:val="DefinitionsClauseAshurst"/>
      </w:pPr>
      <w:bookmarkStart w:id="318" w:name="_Ref144111610"/>
      <w:r w:rsidRPr="00462199">
        <w:rPr>
          <w:b/>
        </w:rPr>
        <w:lastRenderedPageBreak/>
        <w:t>"CO</w:t>
      </w:r>
      <w:r w:rsidRPr="00462199">
        <w:rPr>
          <w:b/>
          <w:vertAlign w:val="subscript"/>
        </w:rPr>
        <w:t>2</w:t>
      </w:r>
      <w:r w:rsidRPr="00462199">
        <w:rPr>
          <w:b/>
        </w:rPr>
        <w:t xml:space="preserve"> T&amp;S Capacity Charge for CO</w:t>
      </w:r>
      <w:r w:rsidRPr="00462199">
        <w:rPr>
          <w:b/>
          <w:vertAlign w:val="subscript"/>
        </w:rPr>
        <w:t>2</w:t>
      </w:r>
      <w:r w:rsidRPr="00462199">
        <w:rPr>
          <w:b/>
        </w:rPr>
        <w:t xml:space="preserve"> T&amp;S Export Volumes"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319"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320"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318"/>
    </w:p>
    <w:p w14:paraId="5ECDD90B" w14:textId="77777777" w:rsidR="00D179D6" w:rsidRPr="00462199" w:rsidRDefault="00D179D6" w:rsidP="005B3BB9">
      <w:pPr>
        <w:pStyle w:val="DefinitionsClauseAshurst"/>
      </w:pPr>
      <w:bookmarkStart w:id="321" w:name="_Ref144111611"/>
      <w:r w:rsidRPr="00462199">
        <w:rPr>
          <w:b/>
        </w:rPr>
        <w:t>"CO</w:t>
      </w:r>
      <w:r w:rsidRPr="00462199">
        <w:rPr>
          <w:b/>
          <w:vertAlign w:val="subscript"/>
        </w:rPr>
        <w:t>2</w:t>
      </w:r>
      <w:r w:rsidRPr="00462199">
        <w:rPr>
          <w:b/>
        </w:rPr>
        <w:t xml:space="preserve"> T&amp;S Cessation Event"</w:t>
      </w:r>
      <w:r w:rsidRPr="00462199">
        <w:t xml:space="preserve"> means the occurrence of any one (1) of the following:</w:t>
      </w:r>
      <w:bookmarkEnd w:id="321"/>
    </w:p>
    <w:p w14:paraId="1A0C7462" w14:textId="02D33895" w:rsidR="00D179D6" w:rsidRPr="00462199" w:rsidRDefault="00C60AC1" w:rsidP="00344AC2">
      <w:pPr>
        <w:pStyle w:val="DefinitionsAshurst"/>
      </w:pPr>
      <w:bookmarkStart w:id="322" w:name="_Ref144111612"/>
      <w:r>
        <w:t>a</w:t>
      </w:r>
      <w:r w:rsidR="002D2625">
        <w:t xml:space="preserve"> </w:t>
      </w:r>
      <w:r w:rsidR="00D179D6" w:rsidRPr="00462199">
        <w:t>notice of discontinuation is issued by the Secretary of State to the relevant CO</w:t>
      </w:r>
      <w:r w:rsidR="00D179D6" w:rsidRPr="00462199">
        <w:rPr>
          <w:vertAlign w:val="subscript"/>
        </w:rPr>
        <w:t>2</w:t>
      </w:r>
      <w:r w:rsidR="00D179D6" w:rsidRPr="00462199">
        <w:t xml:space="preserve"> T&amp;S Operator pursuant to a discontinuation agreement entered into between the relevant CO</w:t>
      </w:r>
      <w:r w:rsidR="00D179D6" w:rsidRPr="00462199">
        <w:rPr>
          <w:vertAlign w:val="subscript"/>
        </w:rPr>
        <w:t>2</w:t>
      </w:r>
      <w:r w:rsidR="00D179D6" w:rsidRPr="00462199">
        <w:t xml:space="preserve"> T&amp;S Operator and the Secretary of State;</w:t>
      </w:r>
      <w:bookmarkEnd w:id="322"/>
    </w:p>
    <w:p w14:paraId="6AD990F7" w14:textId="77777777" w:rsidR="00D179D6" w:rsidRPr="00462199" w:rsidRDefault="00D179D6" w:rsidP="002D4185">
      <w:pPr>
        <w:pStyle w:val="DefinitionsAshurst"/>
      </w:pPr>
      <w:bookmarkStart w:id="323" w:name="_Ref144111613"/>
      <w:r w:rsidRPr="00462199">
        <w:t>the relevant CO</w:t>
      </w:r>
      <w:r w:rsidRPr="00462199">
        <w:rPr>
          <w:vertAlign w:val="subscript"/>
        </w:rPr>
        <w:t>2</w:t>
      </w:r>
      <w:r w:rsidRPr="00462199">
        <w:t xml:space="preserve"> T&amp;S Operator's licence to operate the relevant CO</w:t>
      </w:r>
      <w:r w:rsidRPr="00462199">
        <w:rPr>
          <w:vertAlign w:val="subscript"/>
        </w:rPr>
        <w:t>2</w:t>
      </w:r>
      <w:r w:rsidRPr="00462199">
        <w:t xml:space="preserve"> T&amp;S Network is: (i) revoked; and (ii) is not transferred to a substitute CO</w:t>
      </w:r>
      <w:r w:rsidRPr="00462199">
        <w:rPr>
          <w:vertAlign w:val="subscript"/>
        </w:rPr>
        <w:t>2</w:t>
      </w:r>
      <w:r w:rsidRPr="00462199">
        <w:t xml:space="preserve"> T&amp;S Operator, such that the relevant CO</w:t>
      </w:r>
      <w:r w:rsidRPr="00462199">
        <w:rPr>
          <w:vertAlign w:val="subscript"/>
        </w:rPr>
        <w:t>2</w:t>
      </w:r>
      <w:r w:rsidRPr="00462199">
        <w:t xml:space="preserve"> T&amp;S Network ceases to operate or the Producer is no longer able to connect to that CO</w:t>
      </w:r>
      <w:r w:rsidRPr="00462199">
        <w:rPr>
          <w:vertAlign w:val="subscript"/>
        </w:rPr>
        <w:t>2</w:t>
      </w:r>
      <w:r w:rsidRPr="00462199">
        <w:t xml:space="preserve"> T&amp;S Network; or</w:t>
      </w:r>
      <w:bookmarkEnd w:id="323"/>
    </w:p>
    <w:p w14:paraId="379B4ADE" w14:textId="77777777" w:rsidR="00D179D6" w:rsidRPr="00462199" w:rsidRDefault="00D179D6" w:rsidP="002D4185">
      <w:pPr>
        <w:pStyle w:val="DefinitionsAshurst"/>
      </w:pPr>
      <w:bookmarkStart w:id="324" w:name="_Ref144111614"/>
      <w:r w:rsidRPr="00462199">
        <w:t>a determination is made by the relevant Competent Authority that the Producer's connection to the relevant CO</w:t>
      </w:r>
      <w:r w:rsidRPr="00462199">
        <w:rPr>
          <w:vertAlign w:val="subscript"/>
        </w:rPr>
        <w:t>2</w:t>
      </w:r>
      <w:r w:rsidRPr="00462199">
        <w:t xml:space="preserve"> T&amp;S Network is no longer viable;</w:t>
      </w:r>
      <w:bookmarkStart w:id="325" w:name="_Ref144117876"/>
      <w:r w:rsidRPr="00462199">
        <w:rPr>
          <w:rStyle w:val="FootnoteReference"/>
        </w:rPr>
        <w:footnoteReference w:id="11"/>
      </w:r>
      <w:bookmarkEnd w:id="324"/>
      <w:bookmarkEnd w:id="325"/>
    </w:p>
    <w:p w14:paraId="5B93F94B" w14:textId="77777777" w:rsidR="00D179D6" w:rsidRPr="00462199" w:rsidRDefault="00D179D6" w:rsidP="005B3BB9">
      <w:pPr>
        <w:pStyle w:val="DefinitionsClauseAshurst"/>
      </w:pPr>
      <w:bookmarkStart w:id="326" w:name="_Ref144111615"/>
      <w:r w:rsidRPr="00462199">
        <w:rPr>
          <w:b/>
        </w:rPr>
        <w:t>"CO</w:t>
      </w:r>
      <w:r w:rsidRPr="00462199">
        <w:rPr>
          <w:b/>
          <w:vertAlign w:val="subscript"/>
        </w:rPr>
        <w:t>2</w:t>
      </w:r>
      <w:r w:rsidRPr="00462199">
        <w:rPr>
          <w:b/>
        </w:rPr>
        <w:t xml:space="preserve"> T&amp;S Charges"</w:t>
      </w:r>
      <w:r w:rsidRPr="00462199">
        <w:t xml:space="preserve"> means the CO</w:t>
      </w:r>
      <w:r w:rsidRPr="00462199">
        <w:rPr>
          <w:vertAlign w:val="subscript"/>
        </w:rPr>
        <w:t>2</w:t>
      </w:r>
      <w:r w:rsidRPr="00462199">
        <w:t xml:space="preserve"> T&amp;S Flow Charge, the CO</w:t>
      </w:r>
      <w:r w:rsidRPr="00462199">
        <w:rPr>
          <w:vertAlign w:val="subscript"/>
        </w:rPr>
        <w:t>2</w:t>
      </w:r>
      <w:r w:rsidRPr="00462199">
        <w:t xml:space="preserve"> T&amp;S Capacity Charge, and the CO</w:t>
      </w:r>
      <w:r w:rsidRPr="00462199">
        <w:rPr>
          <w:vertAlign w:val="subscript"/>
        </w:rPr>
        <w:t>2</w:t>
      </w:r>
      <w:r w:rsidRPr="00462199">
        <w:t xml:space="preserve"> T&amp;S Network Charge;</w:t>
      </w:r>
      <w:bookmarkEnd w:id="326"/>
    </w:p>
    <w:p w14:paraId="56CF997F" w14:textId="45EBA3B5" w:rsidR="00D179D6" w:rsidRPr="00462199" w:rsidRDefault="00D179D6" w:rsidP="005B3BB9">
      <w:pPr>
        <w:pStyle w:val="DefinitionsClauseAshurst"/>
      </w:pPr>
      <w:bookmarkStart w:id="327" w:name="_Ref144111616"/>
      <w:r w:rsidRPr="00462199">
        <w:rPr>
          <w:b/>
        </w:rPr>
        <w:t>"CO</w:t>
      </w:r>
      <w:r w:rsidRPr="00462199">
        <w:rPr>
          <w:b/>
          <w:vertAlign w:val="subscript"/>
        </w:rPr>
        <w:t>2</w:t>
      </w:r>
      <w:r w:rsidRPr="00462199">
        <w:rPr>
          <w:b/>
        </w:rPr>
        <w:t xml:space="preserve"> T&amp;S Charges Amount"</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_Ref144113528 \w \h </w:instrText>
      </w:r>
      <w:r w:rsidR="004C34F8">
        <w:fldChar w:fldCharType="separate"/>
      </w:r>
      <w:del w:id="328" w:author="Faqir, Sofia (Energy Security)" w:date="2023-11-12T19:47:00Z">
        <w:r w:rsidR="00E473FC">
          <w:delText>18.2</w:delText>
        </w:r>
      </w:del>
      <w:r w:rsidR="004C34F8">
        <w:fldChar w:fldCharType="end"/>
      </w:r>
      <w:r w:rsidRPr="00462199">
        <w:t xml:space="preserve"> (</w:t>
      </w:r>
      <w:r w:rsidRPr="00462199">
        <w:rPr>
          <w:bCs/>
          <w:i/>
        </w:rPr>
        <w:t>CO</w:t>
      </w:r>
      <w:r w:rsidRPr="00462199">
        <w:rPr>
          <w:bCs/>
          <w:i/>
          <w:vertAlign w:val="subscript"/>
        </w:rPr>
        <w:t>2</w:t>
      </w:r>
      <w:r w:rsidRPr="00462199">
        <w:t xml:space="preserve"> </w:t>
      </w:r>
      <w:r w:rsidRPr="00462199">
        <w:rPr>
          <w:i/>
        </w:rPr>
        <w:t>T&amp;S Charges Amount calculation</w:t>
      </w:r>
      <w:r w:rsidRPr="00462199">
        <w:t>);</w:t>
      </w:r>
      <w:bookmarkEnd w:id="327"/>
    </w:p>
    <w:p w14:paraId="75408283" w14:textId="77777777" w:rsidR="00D179D6" w:rsidRPr="00462199" w:rsidRDefault="00D179D6" w:rsidP="005B3BB9">
      <w:pPr>
        <w:pStyle w:val="DefinitionsClauseAshurst"/>
      </w:pPr>
      <w:bookmarkStart w:id="329" w:name="_Ref144111617"/>
      <w:r w:rsidRPr="00462199">
        <w:rPr>
          <w:b/>
        </w:rPr>
        <w:t>"CO</w:t>
      </w:r>
      <w:r w:rsidRPr="00462199">
        <w:rPr>
          <w:b/>
          <w:vertAlign w:val="subscript"/>
        </w:rPr>
        <w:t>2</w:t>
      </w:r>
      <w:r w:rsidRPr="00462199">
        <w:t xml:space="preserve"> </w:t>
      </w:r>
      <w:r w:rsidRPr="00462199">
        <w:rPr>
          <w:b/>
        </w:rPr>
        <w:t xml:space="preserve">T&amp;S Charging Year" </w:t>
      </w:r>
      <w:r w:rsidRPr="00462199">
        <w:t>means the period from 1 April in any calendar year until and including 31 March in the following calendar year;</w:t>
      </w:r>
      <w:bookmarkEnd w:id="329"/>
    </w:p>
    <w:p w14:paraId="46DBD293" w14:textId="77777777" w:rsidR="00D179D6" w:rsidRPr="00462199" w:rsidRDefault="00D179D6" w:rsidP="005B3BB9">
      <w:pPr>
        <w:pStyle w:val="DefinitionsClauseAshurst"/>
      </w:pPr>
      <w:bookmarkStart w:id="330" w:name="_Ref144111618"/>
      <w:r w:rsidRPr="00462199">
        <w:rPr>
          <w:b/>
        </w:rPr>
        <w:t>"CO</w:t>
      </w:r>
      <w:r w:rsidRPr="00462199">
        <w:rPr>
          <w:b/>
          <w:vertAlign w:val="subscript"/>
        </w:rPr>
        <w:t>2</w:t>
      </w:r>
      <w:r w:rsidRPr="00462199">
        <w:rPr>
          <w:b/>
        </w:rPr>
        <w:t xml:space="preserve"> T&amp;S Code Agreement"</w:t>
      </w:r>
      <w:r w:rsidRPr="00462199">
        <w:t xml:space="preserve"> means the agreement entered into by a Producer which makes the CO</w:t>
      </w:r>
      <w:r w:rsidRPr="00462199">
        <w:rPr>
          <w:vertAlign w:val="subscript"/>
        </w:rPr>
        <w:t>2</w:t>
      </w:r>
      <w:r w:rsidRPr="00462199">
        <w:t xml:space="preserve"> CCS Network Code binding on such Producer;</w:t>
      </w:r>
      <w:bookmarkEnd w:id="330"/>
    </w:p>
    <w:p w14:paraId="7A2A3C52" w14:textId="79894FF3" w:rsidR="00D179D6" w:rsidRPr="00462199" w:rsidRDefault="00D179D6" w:rsidP="005B3BB9">
      <w:pPr>
        <w:pStyle w:val="DefinitionsClauseAshurst"/>
      </w:pPr>
      <w:bookmarkStart w:id="331" w:name="_Ref144111619"/>
      <w:r w:rsidRPr="00462199">
        <w:rPr>
          <w:b/>
        </w:rPr>
        <w:t>"CO</w:t>
      </w:r>
      <w:r w:rsidRPr="00462199">
        <w:rPr>
          <w:b/>
          <w:vertAlign w:val="subscript"/>
        </w:rPr>
        <w:t>2</w:t>
      </w:r>
      <w:r w:rsidRPr="00462199">
        <w:rPr>
          <w:b/>
        </w:rPr>
        <w:t xml:space="preserve"> T&amp;S Commissioning Delay Event"</w:t>
      </w:r>
      <w:r w:rsidRPr="00462199">
        <w:t xml:space="preserve"> means an event or circumstance </w:t>
      </w:r>
      <w:r w:rsidR="003C4DB3">
        <w:t xml:space="preserve">(excluding a </w:t>
      </w:r>
      <w:r w:rsidR="003C4DB3" w:rsidRPr="003C4DB3">
        <w:t>CO</w:t>
      </w:r>
      <w:r w:rsidR="003C4DB3">
        <w:rPr>
          <w:vertAlign w:val="subscript"/>
        </w:rPr>
        <w:t>2</w:t>
      </w:r>
      <w:r w:rsidR="003C4DB3" w:rsidRPr="003C4DB3">
        <w:t xml:space="preserve"> </w:t>
      </w:r>
      <w:r w:rsidR="003C4DB3">
        <w:t>T&amp;S Cessation Event or a CO</w:t>
      </w:r>
      <w:r w:rsidR="003C4DB3">
        <w:rPr>
          <w:vertAlign w:val="subscript"/>
        </w:rPr>
        <w:t xml:space="preserve">2 </w:t>
      </w:r>
      <w:r w:rsidR="003C4DB3">
        <w:t xml:space="preserve">T&amp;S Outage Event) </w:t>
      </w:r>
      <w:r w:rsidRPr="00462199">
        <w:t>that prevents or delays the development, construction, completion, and/or commissioning of the relevant CO</w:t>
      </w:r>
      <w:r w:rsidRPr="00462199">
        <w:rPr>
          <w:vertAlign w:val="subscript"/>
        </w:rPr>
        <w:t>2</w:t>
      </w:r>
      <w:r w:rsidRPr="00462199">
        <w:t xml:space="preserve"> T&amp;S Network and as a result prevents or delays the Facility from exporting captured CO</w:t>
      </w:r>
      <w:r w:rsidRPr="00462199">
        <w:rPr>
          <w:vertAlign w:val="subscript"/>
        </w:rPr>
        <w:t>2</w:t>
      </w:r>
      <w:r w:rsidRPr="00462199">
        <w:t xml:space="preserve"> Rich Stream to the CO</w:t>
      </w:r>
      <w:r w:rsidRPr="00462199">
        <w:rPr>
          <w:vertAlign w:val="subscript"/>
        </w:rPr>
        <w:t>2</w:t>
      </w:r>
      <w:r w:rsidRPr="00462199">
        <w:t xml:space="preserve"> T&amp;S Network (except to the extent that such event or circumstance arises out of or in connection with an act, omission breach or default of the Producer or its Representatives, including any breach by the Producer or its Representatives of a CO</w:t>
      </w:r>
      <w:r w:rsidRPr="00462199">
        <w:rPr>
          <w:vertAlign w:val="subscript"/>
        </w:rPr>
        <w:t>2</w:t>
      </w:r>
      <w:r w:rsidRPr="00462199">
        <w:t xml:space="preserve"> Industry Document). This includes but is not limited to the failure of the relevant CO</w:t>
      </w:r>
      <w:r w:rsidRPr="00462199">
        <w:rPr>
          <w:vertAlign w:val="subscript"/>
        </w:rPr>
        <w:t>2</w:t>
      </w:r>
      <w:r w:rsidRPr="00462199">
        <w:t xml:space="preserve"> T&amp;S Operator to carry out in a timely manner: (A) any connection works specified in the CO</w:t>
      </w:r>
      <w:r w:rsidRPr="00462199">
        <w:rPr>
          <w:vertAlign w:val="subscript"/>
        </w:rPr>
        <w:t>2</w:t>
      </w:r>
      <w:r w:rsidRPr="00462199">
        <w:t xml:space="preserve"> T&amp;S Construction Agreement; or (B) any required works to the relevant CO</w:t>
      </w:r>
      <w:r w:rsidRPr="00462199">
        <w:rPr>
          <w:vertAlign w:val="subscript"/>
        </w:rPr>
        <w:t>2</w:t>
      </w:r>
      <w:r w:rsidRPr="00462199">
        <w:t xml:space="preserve"> T&amp;S Network in order for the Capture Plant to export captured CO</w:t>
      </w:r>
      <w:r w:rsidRPr="00462199">
        <w:rPr>
          <w:vertAlign w:val="subscript"/>
        </w:rPr>
        <w:t>2</w:t>
      </w:r>
      <w:r w:rsidRPr="00462199">
        <w:t xml:space="preserve"> Rich Stream to the relevant CO</w:t>
      </w:r>
      <w:r w:rsidRPr="00462199">
        <w:rPr>
          <w:vertAlign w:val="subscript"/>
        </w:rPr>
        <w:t>2</w:t>
      </w:r>
      <w:r w:rsidRPr="00462199">
        <w:t xml:space="preserve"> T&amp;S Network;</w:t>
      </w:r>
      <w:bookmarkEnd w:id="331"/>
    </w:p>
    <w:p w14:paraId="41591DB6" w14:textId="7BF432C3" w:rsidR="00D179D6" w:rsidRPr="00462199" w:rsidRDefault="00D179D6" w:rsidP="005B3BB9">
      <w:pPr>
        <w:pStyle w:val="DefinitionsClauseAshurst"/>
      </w:pPr>
      <w:bookmarkStart w:id="332" w:name="_Ref144111620"/>
      <w:r w:rsidRPr="00462199">
        <w:rPr>
          <w:b/>
        </w:rPr>
        <w:t>"CO</w:t>
      </w:r>
      <w:r w:rsidRPr="00462199">
        <w:rPr>
          <w:b/>
          <w:vertAlign w:val="subscript"/>
        </w:rPr>
        <w:t>2</w:t>
      </w:r>
      <w:r w:rsidRPr="00462199">
        <w:rPr>
          <w:b/>
        </w:rPr>
        <w:t xml:space="preserve"> T&amp;S Compensatory Interest Amount"</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_Ref144113719 \w \h </w:instrText>
      </w:r>
      <w:r w:rsidR="004C34F8">
        <w:fldChar w:fldCharType="separate"/>
      </w:r>
      <w:del w:id="333" w:author="Faqir, Sofia (Energy Security)" w:date="2023-11-12T19:47:00Z">
        <w:r w:rsidR="00E473FC">
          <w:delText>22.14</w:delText>
        </w:r>
      </w:del>
      <w:r w:rsidR="004C34F8">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Compensatory Interest Amount</w:t>
      </w:r>
      <w:r w:rsidRPr="00462199">
        <w:t>);</w:t>
      </w:r>
      <w:bookmarkEnd w:id="332"/>
    </w:p>
    <w:p w14:paraId="12D595C7" w14:textId="624C6523" w:rsidR="00D179D6" w:rsidRPr="00462199" w:rsidRDefault="00D179D6" w:rsidP="005B3BB9">
      <w:pPr>
        <w:pStyle w:val="DefinitionsClauseAshurst"/>
      </w:pPr>
      <w:bookmarkStart w:id="334" w:name="_Ref144111621"/>
      <w:r w:rsidRPr="00462199">
        <w:rPr>
          <w:b/>
        </w:rPr>
        <w:t>"CO</w:t>
      </w:r>
      <w:r w:rsidRPr="00462199">
        <w:rPr>
          <w:b/>
          <w:vertAlign w:val="subscript"/>
        </w:rPr>
        <w:t>2</w:t>
      </w:r>
      <w:r w:rsidRPr="00462199">
        <w:rPr>
          <w:b/>
        </w:rPr>
        <w:t xml:space="preserve"> T&amp;S Compensatory Interest Rate"</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_Ref144113719 \w \h </w:instrText>
      </w:r>
      <w:r w:rsidR="004C34F8">
        <w:fldChar w:fldCharType="separate"/>
      </w:r>
      <w:del w:id="335" w:author="Faqir, Sofia (Energy Security)" w:date="2023-11-12T19:47:00Z">
        <w:r w:rsidR="00E473FC">
          <w:delText>22.14</w:delText>
        </w:r>
      </w:del>
      <w:r w:rsidR="004C34F8">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Compensatory Interest Amount</w:t>
      </w:r>
      <w:r w:rsidRPr="00462199">
        <w:t>);</w:t>
      </w:r>
      <w:bookmarkEnd w:id="334"/>
    </w:p>
    <w:p w14:paraId="26DFB1C9" w14:textId="77777777" w:rsidR="00D179D6" w:rsidRPr="00462199" w:rsidRDefault="00D179D6" w:rsidP="005B3BB9">
      <w:pPr>
        <w:pStyle w:val="DefinitionsClauseAshurst"/>
      </w:pPr>
      <w:bookmarkStart w:id="336" w:name="_Ref144111622"/>
      <w:r w:rsidRPr="00462199">
        <w:rPr>
          <w:b/>
        </w:rPr>
        <w:t>"CO</w:t>
      </w:r>
      <w:r w:rsidRPr="00462199">
        <w:rPr>
          <w:b/>
          <w:vertAlign w:val="subscript"/>
        </w:rPr>
        <w:t>2</w:t>
      </w:r>
      <w:r w:rsidRPr="00462199">
        <w:rPr>
          <w:b/>
        </w:rPr>
        <w:t xml:space="preserve"> T&amp;S Connection Agreement"</w:t>
      </w:r>
      <w:r w:rsidRPr="00462199">
        <w:t xml:space="preserve"> means the agreement between the relevant CO</w:t>
      </w:r>
      <w:r w:rsidRPr="00462199">
        <w:rPr>
          <w:vertAlign w:val="subscript"/>
        </w:rPr>
        <w:t>2</w:t>
      </w:r>
      <w:r w:rsidRPr="00462199">
        <w:t xml:space="preserve"> T&amp;S Operator and the Producer relating to the export of captured CO</w:t>
      </w:r>
      <w:r w:rsidRPr="00462199">
        <w:rPr>
          <w:vertAlign w:val="subscript"/>
        </w:rPr>
        <w:t>2</w:t>
      </w:r>
      <w:r w:rsidRPr="00462199">
        <w:t xml:space="preserve"> Rich Stream to the relevant CO</w:t>
      </w:r>
      <w:r w:rsidRPr="00462199">
        <w:rPr>
          <w:vertAlign w:val="subscript"/>
        </w:rPr>
        <w:t>2</w:t>
      </w:r>
      <w:r w:rsidRPr="00462199">
        <w:t xml:space="preserve"> T&amp;S Network by the Producer;</w:t>
      </w:r>
      <w:bookmarkEnd w:id="336"/>
    </w:p>
    <w:p w14:paraId="6EB4323A" w14:textId="5FBBF262" w:rsidR="00D179D6" w:rsidRPr="00462199" w:rsidRDefault="00D179D6" w:rsidP="005B3BB9">
      <w:pPr>
        <w:pStyle w:val="DefinitionsClauseAshurst"/>
      </w:pPr>
      <w:bookmarkStart w:id="337" w:name="_Ref144111623"/>
      <w:r w:rsidRPr="00462199">
        <w:rPr>
          <w:b/>
        </w:rPr>
        <w:t>"CO</w:t>
      </w:r>
      <w:r w:rsidRPr="00462199">
        <w:rPr>
          <w:b/>
          <w:vertAlign w:val="subscript"/>
        </w:rPr>
        <w:t>2</w:t>
      </w:r>
      <w:r w:rsidRPr="00462199">
        <w:rPr>
          <w:b/>
        </w:rPr>
        <w:t xml:space="preserve"> T&amp;S Connection Confirmation CP"</w:t>
      </w:r>
      <w:r w:rsidRPr="00462199">
        <w:t xml:space="preserve"> has the meaning given to that term in paragraph </w:t>
      </w:r>
      <w:r>
        <w:fldChar w:fldCharType="begin"/>
      </w:r>
      <w:r>
        <w:instrText xml:space="preserve"> REF _Ref144115394 \w \h </w:instrText>
      </w:r>
      <w:r>
        <w:fldChar w:fldCharType="separate"/>
      </w:r>
      <w:del w:id="338" w:author="Faqir, Sofia (Energy Security)" w:date="2023-11-12T19:47:00Z">
        <w:r w:rsidR="00E473FC">
          <w:delText>6</w:delText>
        </w:r>
      </w:del>
      <w:r>
        <w:fldChar w:fldCharType="end"/>
      </w:r>
      <w:r w:rsidRPr="00462199">
        <w:t xml:space="preserve"> of </w:t>
      </w:r>
      <w:r>
        <w:fldChar w:fldCharType="begin"/>
      </w:r>
      <w:r>
        <w:instrText xml:space="preserve"> REF _Ref144115383 \n \h </w:instrText>
      </w:r>
      <w:r>
        <w:fldChar w:fldCharType="separate"/>
      </w:r>
      <w:del w:id="339"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340" w:author="Faqir, Sofia (Energy Security)" w:date="2023-11-12T19:47:00Z">
        <w:r w:rsidR="00E473FC">
          <w:delText>Annex 1</w:delText>
        </w:r>
      </w:del>
      <w:r w:rsidRPr="00462199">
        <w:fldChar w:fldCharType="end"/>
      </w:r>
      <w:r w:rsidRPr="00462199">
        <w:t xml:space="preserve"> (</w:t>
      </w:r>
      <w:r w:rsidRPr="00462199">
        <w:rPr>
          <w:i/>
        </w:rPr>
        <w:t>Operational</w:t>
      </w:r>
      <w:r w:rsidRPr="00462199">
        <w:t xml:space="preserve"> </w:t>
      </w:r>
      <w:r w:rsidR="007248B2" w:rsidRPr="007248B2">
        <w:rPr>
          <w:i/>
        </w:rPr>
        <w:t>Condition</w:t>
      </w:r>
      <w:r w:rsidRPr="00462199">
        <w:rPr>
          <w:i/>
        </w:rPr>
        <w:t>s Precedent</w:t>
      </w:r>
      <w:r w:rsidRPr="00462199">
        <w:t>);</w:t>
      </w:r>
      <w:bookmarkEnd w:id="337"/>
    </w:p>
    <w:p w14:paraId="11F7BC7B" w14:textId="77777777" w:rsidR="00D179D6" w:rsidRPr="00462199" w:rsidRDefault="00D179D6" w:rsidP="005B3BB9">
      <w:pPr>
        <w:pStyle w:val="DefinitionsClauseAshurst"/>
      </w:pPr>
      <w:bookmarkStart w:id="341" w:name="_Ref144111624"/>
      <w:r w:rsidRPr="00462199">
        <w:rPr>
          <w:b/>
        </w:rPr>
        <w:lastRenderedPageBreak/>
        <w:t>"CO</w:t>
      </w:r>
      <w:r w:rsidRPr="00462199">
        <w:rPr>
          <w:b/>
          <w:vertAlign w:val="subscript"/>
        </w:rPr>
        <w:t>2</w:t>
      </w:r>
      <w:r w:rsidRPr="00462199">
        <w:rPr>
          <w:b/>
        </w:rPr>
        <w:t xml:space="preserve"> T&amp;S Connection Confirmation Deadline"</w:t>
      </w:r>
      <w:r w:rsidRPr="00462199">
        <w:t xml:space="preserve"> means the date which falls six (6) Months after the CO</w:t>
      </w:r>
      <w:r w:rsidRPr="00462199">
        <w:rPr>
          <w:vertAlign w:val="subscript"/>
        </w:rPr>
        <w:t>2</w:t>
      </w:r>
      <w:r w:rsidRPr="00462199">
        <w:t xml:space="preserve"> T&amp;S Network Availability Date, as such date may be extended day for day for each day that the Producer is delayed in achieving the CO</w:t>
      </w:r>
      <w:r w:rsidRPr="00462199">
        <w:rPr>
          <w:vertAlign w:val="subscript"/>
        </w:rPr>
        <w:t>2</w:t>
      </w:r>
      <w:r w:rsidRPr="00462199">
        <w:t xml:space="preserve"> T&amp;S Connection Confirmation Requirement by reason of:</w:t>
      </w:r>
      <w:bookmarkEnd w:id="341"/>
    </w:p>
    <w:p w14:paraId="68067341" w14:textId="484E7636" w:rsidR="00D179D6" w:rsidRPr="00462199" w:rsidRDefault="00D179D6" w:rsidP="00344AC2">
      <w:pPr>
        <w:pStyle w:val="DefinitionsAshurst"/>
      </w:pPr>
      <w:bookmarkStart w:id="342" w:name="_Ref144111625"/>
      <w:r w:rsidRPr="00462199">
        <w:t xml:space="preserve">a Force Majeure in respect of which the Producer is the FM Affected Party but only to the extent that the Producer has satisfied the requirements and </w:t>
      </w:r>
      <w:r w:rsidR="007248B2" w:rsidRPr="007248B2">
        <w:t>condition</w:t>
      </w:r>
      <w:r w:rsidRPr="00462199">
        <w:t xml:space="preserve">s of </w:t>
      </w:r>
      <w:r w:rsidR="007248B2" w:rsidRPr="007248B2">
        <w:t>Condition</w:t>
      </w:r>
      <w:r w:rsidRPr="00462199">
        <w:t xml:space="preserve"> </w:t>
      </w:r>
      <w:r w:rsidR="004C34F8">
        <w:fldChar w:fldCharType="begin"/>
      </w:r>
      <w:r w:rsidR="004C34F8">
        <w:instrText xml:space="preserve"> REF _Ref144130746 \w \h </w:instrText>
      </w:r>
      <w:r w:rsidR="004C34F8">
        <w:fldChar w:fldCharType="separate"/>
      </w:r>
      <w:del w:id="343" w:author="Faqir, Sofia (Energy Security)" w:date="2023-11-12T19:47:00Z">
        <w:r w:rsidR="00E473FC">
          <w:delText>70</w:delText>
        </w:r>
      </w:del>
      <w:r w:rsidR="004C34F8">
        <w:fldChar w:fldCharType="end"/>
      </w:r>
      <w:r w:rsidRPr="00462199">
        <w:t xml:space="preserve"> (</w:t>
      </w:r>
      <w:r w:rsidRPr="00462199">
        <w:rPr>
          <w:i/>
          <w:iCs/>
        </w:rPr>
        <w:t>Force Majeure</w:t>
      </w:r>
      <w:r w:rsidRPr="00462199">
        <w:t>) to be entitled to such extension; or</w:t>
      </w:r>
      <w:bookmarkEnd w:id="342"/>
    </w:p>
    <w:p w14:paraId="5A8063C5" w14:textId="77777777" w:rsidR="00D179D6" w:rsidRPr="00462199" w:rsidRDefault="00D179D6" w:rsidP="00344AC2">
      <w:pPr>
        <w:pStyle w:val="DefinitionsAshurst"/>
      </w:pPr>
      <w:bookmarkStart w:id="344" w:name="_Ref144111626"/>
      <w:r w:rsidRPr="00462199">
        <w:t>the failure of the relevant CO</w:t>
      </w:r>
      <w:r w:rsidRPr="00462199">
        <w:rPr>
          <w:vertAlign w:val="subscript"/>
        </w:rPr>
        <w:t>2</w:t>
      </w:r>
      <w:r w:rsidRPr="00462199">
        <w:t xml:space="preserve"> T&amp;S Operator to carry out in a timely manner any required system reinforcement or connection works specified in the CO</w:t>
      </w:r>
      <w:r w:rsidRPr="00462199">
        <w:rPr>
          <w:vertAlign w:val="subscript"/>
        </w:rPr>
        <w:t>2</w:t>
      </w:r>
      <w:r w:rsidRPr="00462199">
        <w:t xml:space="preserve"> T&amp;S Construction Agreement attributable to the CO</w:t>
      </w:r>
      <w:r w:rsidRPr="00462199">
        <w:rPr>
          <w:vertAlign w:val="subscript"/>
        </w:rPr>
        <w:t>2</w:t>
      </w:r>
      <w:r w:rsidRPr="00462199">
        <w:t xml:space="preserve"> T&amp;S Connection Confirmation Requirement and (except to the extent that such failure is due to the fault or negligence of the Producer or its Representatives),</w:t>
      </w:r>
      <w:bookmarkEnd w:id="344"/>
    </w:p>
    <w:p w14:paraId="0A8070A2" w14:textId="77777777" w:rsidR="00D179D6" w:rsidRPr="00462199" w:rsidRDefault="00D179D6" w:rsidP="00344AC2">
      <w:pPr>
        <w:pStyle w:val="B12Ashurst"/>
      </w:pPr>
      <w:r w:rsidRPr="00462199">
        <w:t>and provided that in the case of delays caused by the reasons in (B) above:</w:t>
      </w:r>
    </w:p>
    <w:p w14:paraId="7C6DB830" w14:textId="77777777" w:rsidR="00D179D6" w:rsidRPr="00462199" w:rsidRDefault="00D179D6" w:rsidP="00344AC2">
      <w:pPr>
        <w:pStyle w:val="DefSubAshurst"/>
      </w:pPr>
      <w:bookmarkStart w:id="345" w:name="_Ref144111627"/>
      <w:r w:rsidRPr="00462199">
        <w:t>the Producer gives notice to the LCHA Counterparty as soon as reasonably practicable of the nature and extent of the failure; and</w:t>
      </w:r>
      <w:bookmarkEnd w:id="345"/>
    </w:p>
    <w:p w14:paraId="183FF244" w14:textId="77777777" w:rsidR="00D179D6" w:rsidRPr="00462199" w:rsidRDefault="00D179D6" w:rsidP="00344AC2">
      <w:pPr>
        <w:pStyle w:val="DefSubAshurst"/>
      </w:pPr>
      <w:bookmarkStart w:id="346" w:name="_Ref144111628"/>
      <w:r w:rsidRPr="00462199">
        <w:t>there shall be no extension for any day of delay to the Project that could have been avoided by the Producer and its Representatives using reasonable endeavours:</w:t>
      </w:r>
      <w:bookmarkEnd w:id="346"/>
    </w:p>
    <w:p w14:paraId="683DD2AC" w14:textId="77777777" w:rsidR="00D179D6" w:rsidRPr="00462199" w:rsidRDefault="00D179D6" w:rsidP="00344AC2">
      <w:pPr>
        <w:pStyle w:val="DefSubSubAshurst"/>
      </w:pPr>
      <w:bookmarkStart w:id="347" w:name="_Ref144111629"/>
      <w:r w:rsidRPr="00462199">
        <w:t>to mitigate the effects of such failure (including delay to the Project);</w:t>
      </w:r>
      <w:bookmarkEnd w:id="347"/>
    </w:p>
    <w:p w14:paraId="26C804A0" w14:textId="77777777" w:rsidR="00D179D6" w:rsidRPr="00462199" w:rsidRDefault="00D179D6" w:rsidP="00344AC2">
      <w:pPr>
        <w:pStyle w:val="DefSubSubAshurst"/>
      </w:pPr>
      <w:bookmarkStart w:id="348" w:name="_Ref144111630"/>
      <w:r w:rsidRPr="00462199">
        <w:t>to carry out its obligations under the LCHA in any way that is reasonably practicable; and</w:t>
      </w:r>
      <w:bookmarkEnd w:id="348"/>
    </w:p>
    <w:p w14:paraId="6266366E" w14:textId="77777777" w:rsidR="00D179D6" w:rsidRPr="00462199" w:rsidRDefault="00D179D6" w:rsidP="00344AC2">
      <w:pPr>
        <w:pStyle w:val="DefSubSubAshurst"/>
      </w:pPr>
      <w:bookmarkStart w:id="349" w:name="_Ref144111631"/>
      <w:r w:rsidRPr="00462199">
        <w:t>to resume the performance of its obligations under the LCHA as soon as reasonably practicable;</w:t>
      </w:r>
      <w:bookmarkEnd w:id="349"/>
    </w:p>
    <w:p w14:paraId="0642FEAB" w14:textId="0519E2F1" w:rsidR="00D179D6" w:rsidRPr="00462199" w:rsidRDefault="00D179D6" w:rsidP="005B3BB9">
      <w:pPr>
        <w:pStyle w:val="DefinitionsClauseAshurst"/>
      </w:pPr>
      <w:bookmarkStart w:id="350" w:name="_Ref144111632"/>
      <w:r w:rsidRPr="00462199">
        <w:rPr>
          <w:b/>
        </w:rPr>
        <w:t>"CO</w:t>
      </w:r>
      <w:r w:rsidRPr="00462199">
        <w:rPr>
          <w:b/>
          <w:vertAlign w:val="subscript"/>
        </w:rPr>
        <w:t>2</w:t>
      </w:r>
      <w:r w:rsidRPr="00462199">
        <w:rPr>
          <w:b/>
        </w:rPr>
        <w:t xml:space="preserve"> T&amp;S Connection Confirmation Requirement"</w:t>
      </w:r>
      <w:r w:rsidRPr="00462199">
        <w:t xml:space="preserve"> means the evidence, in form and content satisfactory to the LCHA Counterparty, that the Facility has connected to the CO</w:t>
      </w:r>
      <w:r w:rsidRPr="00462199">
        <w:rPr>
          <w:vertAlign w:val="subscript"/>
        </w:rPr>
        <w:t>2</w:t>
      </w:r>
      <w:r w:rsidRPr="00462199">
        <w:t xml:space="preserve"> T&amp;S Network in accordance with the CO</w:t>
      </w:r>
      <w:r w:rsidRPr="00462199">
        <w:rPr>
          <w:vertAlign w:val="subscript"/>
        </w:rPr>
        <w:t>2</w:t>
      </w:r>
      <w:r w:rsidRPr="00462199">
        <w:t xml:space="preserve"> T&amp;S Operator's compliance requirements, to be delivered by the Producer to the LCHA Counterparty in accordance with </w:t>
      </w:r>
      <w:r w:rsidR="007248B2" w:rsidRPr="007248B2">
        <w:t>Condition</w:t>
      </w:r>
      <w:r w:rsidR="00FE1F6E">
        <w:t xml:space="preserve"> </w:t>
      </w:r>
      <w:r w:rsidR="00FE1F6E">
        <w:fldChar w:fldCharType="begin"/>
      </w:r>
      <w:r w:rsidR="00FE1F6E">
        <w:instrText xml:space="preserve"> REF _Ref144113192 \w \h </w:instrText>
      </w:r>
      <w:r w:rsidR="00FE1F6E">
        <w:fldChar w:fldCharType="separate"/>
      </w:r>
      <w:del w:id="351" w:author="Faqir, Sofia (Energy Security)" w:date="2023-11-12T19:47:00Z">
        <w:r w:rsidR="00E473FC">
          <w:delText>3.66</w:delText>
        </w:r>
      </w:del>
      <w:r w:rsidR="00FE1F6E">
        <w:fldChar w:fldCharType="end"/>
      </w:r>
      <w:r w:rsidR="00FE1F6E">
        <w:t xml:space="preserve"> </w:t>
      </w:r>
      <w:r w:rsidRPr="00462199">
        <w:t>(</w:t>
      </w:r>
      <w:r w:rsidRPr="00462199">
        <w:rPr>
          <w:i/>
        </w:rPr>
        <w:t xml:space="preserve">Waiver of </w:t>
      </w:r>
      <w:r w:rsidRPr="00462199">
        <w:rPr>
          <w:bCs/>
          <w:i/>
        </w:rPr>
        <w:t>CO</w:t>
      </w:r>
      <w:r w:rsidRPr="00462199">
        <w:rPr>
          <w:bCs/>
          <w:i/>
          <w:vertAlign w:val="subscript"/>
        </w:rPr>
        <w:t>2</w:t>
      </w:r>
      <w:r w:rsidRPr="00462199">
        <w:rPr>
          <w:i/>
        </w:rPr>
        <w:t xml:space="preserve"> T&amp;S Connection Confirmation CP</w:t>
      </w:r>
      <w:r w:rsidRPr="00462199">
        <w:t>);</w:t>
      </w:r>
      <w:bookmarkEnd w:id="350"/>
    </w:p>
    <w:p w14:paraId="53309E64" w14:textId="77777777" w:rsidR="00D179D6" w:rsidRPr="00462199" w:rsidRDefault="00D179D6" w:rsidP="005B3BB9">
      <w:pPr>
        <w:pStyle w:val="DefinitionsClauseAshurst"/>
      </w:pPr>
      <w:bookmarkStart w:id="352" w:name="_Ref144111633"/>
      <w:r w:rsidRPr="00462199">
        <w:rPr>
          <w:b/>
        </w:rPr>
        <w:t>"CO</w:t>
      </w:r>
      <w:r w:rsidRPr="00462199">
        <w:rPr>
          <w:b/>
          <w:vertAlign w:val="subscript"/>
        </w:rPr>
        <w:t>2</w:t>
      </w:r>
      <w:r w:rsidRPr="00462199">
        <w:rPr>
          <w:b/>
        </w:rPr>
        <w:t xml:space="preserve"> T&amp;S Connection Delay Compensation"</w:t>
      </w:r>
      <w:r w:rsidRPr="00462199">
        <w:t xml:space="preserve"> means, in relation to a CO</w:t>
      </w:r>
      <w:r w:rsidRPr="00462199">
        <w:rPr>
          <w:vertAlign w:val="subscript"/>
        </w:rPr>
        <w:t>2</w:t>
      </w:r>
      <w:r w:rsidRPr="00462199">
        <w:t xml:space="preserve"> T&amp;S Commissioning Delay Event, all irrecoverable and unavoidable out-of-pocket costs which have been, will be or are reasonably likely to be incurred in respect of the Project by the Producer arising directly from such CO</w:t>
      </w:r>
      <w:r w:rsidRPr="00462199">
        <w:rPr>
          <w:vertAlign w:val="subscript"/>
        </w:rPr>
        <w:t>2</w:t>
      </w:r>
      <w:r w:rsidRPr="00462199">
        <w:t xml:space="preserve"> T&amp;S Commissioning Delay Event, if and to the extent that such costs have been reasonably and properly incurred by the Producer on or after the Agreement Date and such costs constitute:</w:t>
      </w:r>
      <w:bookmarkEnd w:id="352"/>
    </w:p>
    <w:p w14:paraId="0B394BFB" w14:textId="77777777" w:rsidR="00D179D6" w:rsidRPr="00462199" w:rsidRDefault="00D179D6" w:rsidP="00344AC2">
      <w:pPr>
        <w:pStyle w:val="DefinitionsAshurst"/>
      </w:pPr>
      <w:bookmarkStart w:id="353" w:name="_Ref144111634"/>
      <w:r w:rsidRPr="00462199">
        <w:t>costs relating to staff required to preserve, maintain and recommission the Facility;</w:t>
      </w:r>
      <w:bookmarkEnd w:id="353"/>
    </w:p>
    <w:p w14:paraId="30249402" w14:textId="77777777" w:rsidR="00D179D6" w:rsidRPr="00462199" w:rsidRDefault="00D179D6" w:rsidP="00344AC2">
      <w:pPr>
        <w:pStyle w:val="DefinitionsAshurst"/>
      </w:pPr>
      <w:bookmarkStart w:id="354" w:name="_Ref144111635"/>
      <w:r w:rsidRPr="00462199">
        <w:t>costs relating to extending warranties in respect of the Facility and associated equipment;</w:t>
      </w:r>
      <w:bookmarkEnd w:id="354"/>
    </w:p>
    <w:p w14:paraId="064ED092" w14:textId="77777777" w:rsidR="00D179D6" w:rsidRPr="00462199" w:rsidRDefault="00D179D6" w:rsidP="00344AC2">
      <w:pPr>
        <w:pStyle w:val="DefinitionsAshurst"/>
      </w:pPr>
      <w:bookmarkStart w:id="355" w:name="_Ref144111636"/>
      <w:r w:rsidRPr="00462199">
        <w:t>costs relating to extending insurance coverage in respect of the Facility and associated equipment; and</w:t>
      </w:r>
      <w:bookmarkEnd w:id="355"/>
    </w:p>
    <w:p w14:paraId="18A41B3A" w14:textId="77777777" w:rsidR="00D179D6" w:rsidRPr="00462199" w:rsidRDefault="00D179D6" w:rsidP="00344AC2">
      <w:pPr>
        <w:pStyle w:val="DefinitionsAshurst"/>
      </w:pPr>
      <w:bookmarkStart w:id="356" w:name="_Ref144111637"/>
      <w:r w:rsidRPr="00462199">
        <w:t>other operating costs relating to preserving and maintaining the Facility,</w:t>
      </w:r>
      <w:bookmarkEnd w:id="356"/>
    </w:p>
    <w:p w14:paraId="6AB53DA9" w14:textId="77777777" w:rsidR="00D179D6" w:rsidRPr="00462199" w:rsidRDefault="00D179D6" w:rsidP="005B3BB9">
      <w:pPr>
        <w:pStyle w:val="B12Ashurst"/>
      </w:pPr>
      <w:r w:rsidRPr="00462199">
        <w:t>provided that such costs shall exclude:</w:t>
      </w:r>
    </w:p>
    <w:p w14:paraId="460B6212" w14:textId="77777777" w:rsidR="00D179D6" w:rsidRPr="00462199" w:rsidRDefault="00D179D6" w:rsidP="00344AC2">
      <w:pPr>
        <w:pStyle w:val="DefSubAshurst"/>
      </w:pPr>
      <w:bookmarkStart w:id="357" w:name="_Ref144111638"/>
      <w:r w:rsidRPr="00462199">
        <w:lastRenderedPageBreak/>
        <w:t>the Capital Return Component;</w:t>
      </w:r>
      <w:bookmarkEnd w:id="357"/>
    </w:p>
    <w:p w14:paraId="3DBE3909" w14:textId="77777777" w:rsidR="00D179D6" w:rsidRPr="00462199" w:rsidRDefault="00D179D6" w:rsidP="00344AC2">
      <w:pPr>
        <w:pStyle w:val="DefSubAshurst"/>
      </w:pPr>
      <w:bookmarkStart w:id="358" w:name="_Ref144111639"/>
      <w:r w:rsidRPr="00462199">
        <w:t>all costs associated with the Producer's appointment and retention of professional advisers in relation to the Project;</w:t>
      </w:r>
      <w:bookmarkEnd w:id="358"/>
    </w:p>
    <w:p w14:paraId="459EE8B5" w14:textId="77777777" w:rsidR="00D179D6" w:rsidRPr="00462199" w:rsidRDefault="00D179D6" w:rsidP="00344AC2">
      <w:pPr>
        <w:pStyle w:val="DefSubAshurst"/>
      </w:pPr>
      <w:bookmarkStart w:id="359" w:name="_Ref144111640"/>
      <w:r w:rsidRPr="00462199">
        <w:t>all costs associated with the Producer's financing arrangements in respect of the Project (including all interest incurred in respect of the Producer's financing arrangements);</w:t>
      </w:r>
      <w:bookmarkEnd w:id="359"/>
    </w:p>
    <w:p w14:paraId="7C524ACE" w14:textId="77777777" w:rsidR="00D179D6" w:rsidRPr="00462199" w:rsidRDefault="00D179D6" w:rsidP="00344AC2">
      <w:pPr>
        <w:pStyle w:val="DefSubAshurst"/>
      </w:pPr>
      <w:bookmarkStart w:id="360" w:name="_Ref144111641"/>
      <w:r w:rsidRPr="00462199">
        <w:t>all capital costs required to preserve, maintain and recommission the Project; and</w:t>
      </w:r>
      <w:bookmarkEnd w:id="360"/>
    </w:p>
    <w:p w14:paraId="7C0CC5FB" w14:textId="77777777" w:rsidR="00D179D6" w:rsidRPr="00462199" w:rsidRDefault="00D179D6" w:rsidP="00344AC2">
      <w:pPr>
        <w:pStyle w:val="DefSubAshurst"/>
      </w:pPr>
      <w:bookmarkStart w:id="361" w:name="_Ref144111642"/>
      <w:r w:rsidRPr="00462199">
        <w:t>costs in respect of staff bonuses;</w:t>
      </w:r>
      <w:bookmarkEnd w:id="361"/>
    </w:p>
    <w:p w14:paraId="111425D9" w14:textId="4D23EB8D" w:rsidR="00D179D6" w:rsidRPr="00462199" w:rsidRDefault="00D179D6" w:rsidP="005B3BB9">
      <w:pPr>
        <w:pStyle w:val="DefinitionsClauseAshurst"/>
      </w:pPr>
      <w:bookmarkStart w:id="362" w:name="_Ref144111643"/>
      <w:r w:rsidRPr="00462199">
        <w:rPr>
          <w:b/>
        </w:rPr>
        <w:t>"CO</w:t>
      </w:r>
      <w:r w:rsidRPr="00462199">
        <w:rPr>
          <w:b/>
          <w:vertAlign w:val="subscript"/>
        </w:rPr>
        <w:t>2</w:t>
      </w:r>
      <w:r w:rsidRPr="00462199">
        <w:rPr>
          <w:b/>
        </w:rPr>
        <w:t xml:space="preserve"> T&amp;S Connection Delay Compensation Notice"</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_Ref144113142 \w \h </w:instrText>
      </w:r>
      <w:r w:rsidR="004C34F8">
        <w:fldChar w:fldCharType="separate"/>
      </w:r>
      <w:del w:id="363" w:author="Faqir, Sofia (Energy Security)" w:date="2023-11-12T19:47:00Z">
        <w:r w:rsidR="00E473FC">
          <w:delText>3.44</w:delText>
        </w:r>
      </w:del>
      <w:r w:rsidR="004C34F8">
        <w:fldChar w:fldCharType="end"/>
      </w:r>
      <w:r w:rsidRPr="00462199">
        <w:t xml:space="preserve"> (</w:t>
      </w:r>
      <w:r w:rsidRPr="00462199">
        <w:rPr>
          <w:bCs/>
          <w:i/>
        </w:rPr>
        <w:t>CO</w:t>
      </w:r>
      <w:r w:rsidRPr="00462199">
        <w:rPr>
          <w:bCs/>
          <w:i/>
          <w:vertAlign w:val="subscript"/>
        </w:rPr>
        <w:t>2</w:t>
      </w:r>
      <w:r w:rsidRPr="00462199">
        <w:rPr>
          <w:i/>
        </w:rPr>
        <w:t xml:space="preserve"> T&amp;S Connection Delay Compensation</w:t>
      </w:r>
      <w:r w:rsidRPr="00462199">
        <w:t>);</w:t>
      </w:r>
      <w:bookmarkEnd w:id="362"/>
    </w:p>
    <w:p w14:paraId="4CFCAC74" w14:textId="76105C4E" w:rsidR="00D179D6" w:rsidRPr="00462199" w:rsidRDefault="00D179D6" w:rsidP="005B3BB9">
      <w:pPr>
        <w:pStyle w:val="DefinitionsClauseAshurst"/>
      </w:pPr>
      <w:bookmarkStart w:id="364" w:name="_Ref144111644"/>
      <w:r w:rsidRPr="00462199">
        <w:rPr>
          <w:b/>
        </w:rPr>
        <w:t>"CO</w:t>
      </w:r>
      <w:r w:rsidRPr="00462199">
        <w:rPr>
          <w:b/>
          <w:vertAlign w:val="subscript"/>
        </w:rPr>
        <w:t>2</w:t>
      </w:r>
      <w:r w:rsidRPr="00462199">
        <w:rPr>
          <w:b/>
        </w:rPr>
        <w:t xml:space="preserve"> T&amp;S Connection Delay Compensation Payment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_Ref144113150 \r \h \* MERGEFORMAT </w:instrText>
      </w:r>
      <w:r w:rsidRPr="00462199">
        <w:fldChar w:fldCharType="separate"/>
      </w:r>
      <w:del w:id="365" w:author="Faqir, Sofia (Energy Security)" w:date="2023-11-12T19:47:00Z">
        <w:r w:rsidR="00E473FC" w:rsidRPr="00E473FC">
          <w:rPr>
            <w:color w:val="000000"/>
          </w:rPr>
          <w:delText>3.48(B)</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Connection Delay Compensation</w:t>
      </w:r>
      <w:r w:rsidRPr="00462199">
        <w:t>);</w:t>
      </w:r>
      <w:bookmarkEnd w:id="364"/>
    </w:p>
    <w:p w14:paraId="1470C7F1" w14:textId="77777777" w:rsidR="00D179D6" w:rsidRPr="00462199" w:rsidRDefault="00D179D6" w:rsidP="005B3BB9">
      <w:pPr>
        <w:pStyle w:val="DefinitionsClauseAshurst"/>
      </w:pPr>
      <w:bookmarkStart w:id="366" w:name="_Ref144111645"/>
      <w:r w:rsidRPr="00462199">
        <w:rPr>
          <w:b/>
        </w:rPr>
        <w:t>"CO</w:t>
      </w:r>
      <w:r w:rsidRPr="00462199">
        <w:rPr>
          <w:b/>
          <w:vertAlign w:val="subscript"/>
        </w:rPr>
        <w:t>2</w:t>
      </w:r>
      <w:r w:rsidRPr="00462199">
        <w:rPr>
          <w:b/>
        </w:rPr>
        <w:t xml:space="preserve"> T&amp;S Connection Delay True-Up Compensation"</w:t>
      </w:r>
      <w:r w:rsidRPr="00462199">
        <w:t xml:space="preserve"> means the adjustment to the CO</w:t>
      </w:r>
      <w:r w:rsidRPr="00462199">
        <w:rPr>
          <w:vertAlign w:val="subscript"/>
        </w:rPr>
        <w:t>2</w:t>
      </w:r>
      <w:r w:rsidRPr="00462199">
        <w:t xml:space="preserve"> T&amp;S Connection Delay Compensation which is necessary to reflect the CO</w:t>
      </w:r>
      <w:r w:rsidRPr="00462199">
        <w:rPr>
          <w:vertAlign w:val="subscript"/>
        </w:rPr>
        <w:t>2</w:t>
      </w:r>
      <w:r w:rsidRPr="00462199">
        <w:t xml:space="preserve"> T&amp;S Connection Delay True-Up Information;</w:t>
      </w:r>
      <w:bookmarkEnd w:id="366"/>
    </w:p>
    <w:p w14:paraId="45B32E4F" w14:textId="6CB2259A" w:rsidR="00D179D6" w:rsidRDefault="00D179D6" w:rsidP="005B3BB9">
      <w:pPr>
        <w:pStyle w:val="DefinitionsClauseAshurst"/>
      </w:pPr>
      <w:bookmarkStart w:id="367" w:name="_Ref144111646"/>
      <w:r w:rsidRPr="00462199">
        <w:rPr>
          <w:b/>
        </w:rPr>
        <w:t>"CO</w:t>
      </w:r>
      <w:r w:rsidRPr="00462199">
        <w:rPr>
          <w:b/>
          <w:vertAlign w:val="subscript"/>
        </w:rPr>
        <w:t>2</w:t>
      </w:r>
      <w:r w:rsidRPr="00462199">
        <w:rPr>
          <w:b/>
        </w:rPr>
        <w:t xml:space="preserve"> T&amp;S Connection Delay True-Up Information"</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_Ref144113161 \w \h </w:instrText>
      </w:r>
      <w:r w:rsidR="004C34F8">
        <w:fldChar w:fldCharType="separate"/>
      </w:r>
      <w:del w:id="368" w:author="Faqir, Sofia (Energy Security)" w:date="2023-11-12T19:47:00Z">
        <w:r w:rsidR="00E473FC">
          <w:delText>3.50</w:delText>
        </w:r>
      </w:del>
      <w:r w:rsidR="004C34F8">
        <w:fldChar w:fldCharType="end"/>
      </w:r>
      <w:r w:rsidRPr="00462199">
        <w:t xml:space="preserve"> (</w:t>
      </w:r>
      <w:r w:rsidRPr="00462199">
        <w:rPr>
          <w:i/>
        </w:rPr>
        <w:t xml:space="preserve">LCHA Counterparty </w:t>
      </w:r>
      <w:r w:rsidRPr="00462199">
        <w:rPr>
          <w:bCs/>
          <w:i/>
        </w:rPr>
        <w:t>CO</w:t>
      </w:r>
      <w:r w:rsidRPr="00462199">
        <w:rPr>
          <w:bCs/>
          <w:i/>
          <w:vertAlign w:val="subscript"/>
        </w:rPr>
        <w:t>2</w:t>
      </w:r>
      <w:r w:rsidRPr="00462199">
        <w:rPr>
          <w:i/>
        </w:rPr>
        <w:t xml:space="preserve"> T&amp;S Connection Delay True-Up Notice</w:t>
      </w:r>
      <w:r w:rsidRPr="00462199">
        <w:t>);</w:t>
      </w:r>
      <w:bookmarkEnd w:id="367"/>
    </w:p>
    <w:p w14:paraId="65A6EA57" w14:textId="09597C29" w:rsidR="00062BBB" w:rsidRPr="00462199" w:rsidRDefault="00062BBB" w:rsidP="00062BBB">
      <w:pPr>
        <w:pStyle w:val="DefinitionsClauseAshurst"/>
      </w:pPr>
      <w:r w:rsidRPr="00462199">
        <w:rPr>
          <w:b/>
        </w:rPr>
        <w:t>"CO</w:t>
      </w:r>
      <w:r w:rsidRPr="00462199">
        <w:rPr>
          <w:b/>
          <w:vertAlign w:val="subscript"/>
        </w:rPr>
        <w:t>2</w:t>
      </w:r>
      <w:r w:rsidRPr="00462199">
        <w:rPr>
          <w:b/>
        </w:rPr>
        <w:t xml:space="preserve"> T&amp;S Connection Delay True-Up </w:t>
      </w:r>
      <w:r>
        <w:rPr>
          <w:b/>
        </w:rPr>
        <w:t>Response</w:t>
      </w:r>
      <w:r w:rsidRPr="00462199">
        <w:rPr>
          <w:b/>
        </w:rPr>
        <w:t xml:space="preserve"> Information"</w:t>
      </w:r>
      <w:r w:rsidRPr="00462199">
        <w:t xml:space="preserve"> has the meaning given to that term in </w:t>
      </w:r>
      <w:r w:rsidRPr="007248B2">
        <w:t>Condition</w:t>
      </w:r>
      <w:r w:rsidRPr="00462199">
        <w:t xml:space="preserve"> </w:t>
      </w:r>
      <w:r>
        <w:fldChar w:fldCharType="begin"/>
      </w:r>
      <w:r>
        <w:instrText xml:space="preserve"> REF _Ref144113165 \w \h </w:instrText>
      </w:r>
      <w:r>
        <w:fldChar w:fldCharType="separate"/>
      </w:r>
      <w:del w:id="369" w:author="Faqir, Sofia (Energy Security)" w:date="2023-11-12T19:47:00Z">
        <w:r w:rsidR="00E473FC">
          <w:delText>3.51</w:delText>
        </w:r>
      </w:del>
      <w:r>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Response Notice</w:t>
      </w:r>
      <w:r w:rsidRPr="00462199">
        <w:t>);</w:t>
      </w:r>
    </w:p>
    <w:p w14:paraId="06046AAA" w14:textId="48FCE412" w:rsidR="00D179D6" w:rsidRPr="00462199" w:rsidRDefault="00D179D6" w:rsidP="005B3BB9">
      <w:pPr>
        <w:pStyle w:val="DefinitionsClauseAshurst"/>
      </w:pPr>
      <w:bookmarkStart w:id="370" w:name="_Ref144111647"/>
      <w:r w:rsidRPr="00462199">
        <w:rPr>
          <w:b/>
        </w:rPr>
        <w:t>"CO</w:t>
      </w:r>
      <w:r w:rsidRPr="00462199">
        <w:rPr>
          <w:b/>
          <w:vertAlign w:val="subscript"/>
        </w:rPr>
        <w:t>2</w:t>
      </w:r>
      <w:r w:rsidRPr="00462199">
        <w:rPr>
          <w:b/>
        </w:rPr>
        <w:t xml:space="preserve"> T&amp;S Connection Delay True-Up Supporting Information"</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_Ref144113174 \w \h </w:instrText>
      </w:r>
      <w:r w:rsidR="004C34F8">
        <w:fldChar w:fldCharType="separate"/>
      </w:r>
      <w:del w:id="371" w:author="Faqir, Sofia (Energy Security)" w:date="2023-11-12T19:47:00Z">
        <w:r w:rsidR="00E473FC">
          <w:delText>3.56</w:delText>
        </w:r>
      </w:del>
      <w:r w:rsidR="004C34F8">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Notice</w:t>
      </w:r>
      <w:r w:rsidRPr="00462199">
        <w:t>);</w:t>
      </w:r>
      <w:bookmarkEnd w:id="370"/>
    </w:p>
    <w:p w14:paraId="727CA6B0" w14:textId="77777777" w:rsidR="00D179D6" w:rsidRPr="00462199" w:rsidRDefault="00D179D6" w:rsidP="005B3BB9">
      <w:pPr>
        <w:pStyle w:val="DefinitionsClauseAshurst"/>
      </w:pPr>
      <w:bookmarkStart w:id="372" w:name="_Ref144111648"/>
      <w:r w:rsidRPr="00462199">
        <w:rPr>
          <w:b/>
        </w:rPr>
        <w:t>"CO</w:t>
      </w:r>
      <w:r w:rsidRPr="00462199">
        <w:rPr>
          <w:b/>
          <w:vertAlign w:val="subscript"/>
        </w:rPr>
        <w:t>2</w:t>
      </w:r>
      <w:r w:rsidRPr="00462199">
        <w:rPr>
          <w:b/>
        </w:rPr>
        <w:t xml:space="preserve"> T&amp;S Construction Agreement"</w:t>
      </w:r>
      <w:r w:rsidRPr="00462199">
        <w:t xml:space="preserve"> means the agreement between a CO</w:t>
      </w:r>
      <w:r w:rsidRPr="00462199">
        <w:rPr>
          <w:vertAlign w:val="subscript"/>
        </w:rPr>
        <w:t>2</w:t>
      </w:r>
      <w:r w:rsidRPr="00462199">
        <w:t xml:space="preserve"> T&amp;S Operator and the Producer relating to the construction of infrastructure connecting the Capture Plant to the relevant CO</w:t>
      </w:r>
      <w:r w:rsidRPr="00462199">
        <w:rPr>
          <w:vertAlign w:val="subscript"/>
        </w:rPr>
        <w:t>2</w:t>
      </w:r>
      <w:r w:rsidRPr="00462199">
        <w:t xml:space="preserve"> T&amp;S Network at the CO</w:t>
      </w:r>
      <w:r w:rsidRPr="00462199">
        <w:rPr>
          <w:vertAlign w:val="subscript"/>
        </w:rPr>
        <w:t>2</w:t>
      </w:r>
      <w:r w:rsidRPr="00462199">
        <w:t xml:space="preserve"> T&amp;S Network Delivery Point(s);</w:t>
      </w:r>
      <w:bookmarkEnd w:id="372"/>
    </w:p>
    <w:p w14:paraId="3313B137" w14:textId="77777777" w:rsidR="00D179D6" w:rsidRPr="00462199" w:rsidRDefault="00D179D6" w:rsidP="005B3BB9">
      <w:pPr>
        <w:pStyle w:val="DefinitionsClauseAshurst"/>
      </w:pPr>
      <w:bookmarkStart w:id="373" w:name="_Ref144111649"/>
      <w:r w:rsidRPr="00462199">
        <w:rPr>
          <w:b/>
        </w:rPr>
        <w:t>"CO</w:t>
      </w:r>
      <w:r w:rsidRPr="00462199">
        <w:rPr>
          <w:b/>
          <w:vertAlign w:val="subscript"/>
        </w:rPr>
        <w:t>2</w:t>
      </w:r>
      <w:r w:rsidRPr="00462199">
        <w:t xml:space="preserve"> </w:t>
      </w:r>
      <w:r w:rsidRPr="00462199">
        <w:rPr>
          <w:b/>
        </w:rPr>
        <w:t>T&amp;S Delivery Point Size"</w:t>
      </w:r>
      <w:r w:rsidRPr="00462199">
        <w:t xml:space="preserve"> means the aggregate size of the CO</w:t>
      </w:r>
      <w:r w:rsidRPr="00462199">
        <w:rPr>
          <w:vertAlign w:val="subscript"/>
        </w:rPr>
        <w:t>2</w:t>
      </w:r>
      <w:r w:rsidRPr="00462199">
        <w:t xml:space="preserve"> T&amp;S Network Delivery Point(s) as set out in the CO</w:t>
      </w:r>
      <w:r w:rsidRPr="00462199">
        <w:rPr>
          <w:vertAlign w:val="subscript"/>
        </w:rPr>
        <w:t>2</w:t>
      </w:r>
      <w:r w:rsidRPr="00462199">
        <w:t xml:space="preserve"> T&amp;S Connection Agreement multiplied by the total number of hours in the relevant Day (</w:t>
      </w:r>
      <w:r w:rsidRPr="00462199">
        <w:rPr>
          <w:i/>
        </w:rPr>
        <w:t>expressed in t</w:t>
      </w:r>
      <w:r w:rsidRPr="00462199">
        <w:rPr>
          <w:bCs/>
          <w:i/>
        </w:rPr>
        <w:t>CO</w:t>
      </w:r>
      <w:r w:rsidRPr="00462199">
        <w:rPr>
          <w:bCs/>
          <w:i/>
          <w:vertAlign w:val="subscript"/>
        </w:rPr>
        <w:t>2</w:t>
      </w:r>
      <w:r w:rsidRPr="00462199">
        <w:rPr>
          <w:i/>
          <w:vertAlign w:val="subscript"/>
        </w:rPr>
        <w:t>RS</w:t>
      </w:r>
      <w:r w:rsidRPr="00462199">
        <w:t>/Day);</w:t>
      </w:r>
      <w:bookmarkEnd w:id="373"/>
    </w:p>
    <w:p w14:paraId="15824773" w14:textId="77777777" w:rsidR="00D179D6" w:rsidRPr="00462199" w:rsidRDefault="00D179D6" w:rsidP="005B3BB9">
      <w:pPr>
        <w:pStyle w:val="DefinitionsClauseAshurst"/>
      </w:pPr>
      <w:bookmarkStart w:id="374" w:name="_Ref144111650"/>
      <w:r w:rsidRPr="00462199">
        <w:rPr>
          <w:b/>
        </w:rPr>
        <w:t>"CO</w:t>
      </w:r>
      <w:r w:rsidRPr="00462199">
        <w:rPr>
          <w:b/>
          <w:vertAlign w:val="subscript"/>
        </w:rPr>
        <w:t>2</w:t>
      </w:r>
      <w:r w:rsidRPr="00462199">
        <w:rPr>
          <w:b/>
        </w:rPr>
        <w:t xml:space="preserve"> T&amp;S Export Volumes"</w:t>
      </w:r>
      <w:r w:rsidRPr="00462199">
        <w:t xml:space="preserve"> means the aggregate Direct Export Volumes and Indirect Export Volumes reported in respect of the relevant Billing Period;</w:t>
      </w:r>
      <w:bookmarkEnd w:id="374"/>
    </w:p>
    <w:p w14:paraId="41FBD0A8" w14:textId="77777777" w:rsidR="00D179D6" w:rsidRPr="00462199" w:rsidRDefault="00D179D6" w:rsidP="002D4185">
      <w:pPr>
        <w:pStyle w:val="DefinitionsClauseAshurst"/>
      </w:pPr>
      <w:bookmarkStart w:id="375" w:name="_Ref144111651"/>
      <w:r w:rsidRPr="00462199">
        <w:rPr>
          <w:b/>
        </w:rPr>
        <w:t>"CO</w:t>
      </w:r>
      <w:r w:rsidRPr="00462199">
        <w:rPr>
          <w:b/>
          <w:vertAlign w:val="subscript"/>
        </w:rPr>
        <w:t>2</w:t>
      </w:r>
      <w:r w:rsidRPr="00462199">
        <w:rPr>
          <w:b/>
        </w:rPr>
        <w:t xml:space="preserve"> T&amp;S Flow Charge"</w:t>
      </w:r>
      <w:r w:rsidRPr="00462199">
        <w:t xml:space="preserve"> means the CO</w:t>
      </w:r>
      <w:r w:rsidRPr="00462199">
        <w:rPr>
          <w:vertAlign w:val="subscript"/>
        </w:rPr>
        <w:t>2</w:t>
      </w:r>
      <w:r w:rsidRPr="00462199">
        <w:t xml:space="preserve"> transport and storage flow charge in respect of the Metered CO</w:t>
      </w:r>
      <w:r w:rsidRPr="00462199">
        <w:rPr>
          <w:vertAlign w:val="subscript"/>
        </w:rPr>
        <w:t>2</w:t>
      </w:r>
      <w:r w:rsidRPr="00462199">
        <w:t xml:space="preserve"> Rich Stream Output to CO</w:t>
      </w:r>
      <w:r w:rsidRPr="00462199">
        <w:rPr>
          <w:vertAlign w:val="subscript"/>
        </w:rPr>
        <w:t>2</w:t>
      </w:r>
      <w:r w:rsidRPr="00462199">
        <w:t xml:space="preserve"> T&amp;S (</w:t>
      </w:r>
      <w:r w:rsidRPr="00462199">
        <w:rPr>
          <w:i/>
        </w:rPr>
        <w:t>expressed in pounds (£)</w:t>
      </w:r>
      <w:r w:rsidRPr="00462199">
        <w:t>) for each Day (</w:t>
      </w:r>
      <w:r w:rsidRPr="00462199">
        <w:rPr>
          <w:i/>
        </w:rPr>
        <w:t>i</w:t>
      </w:r>
      <w:r w:rsidRPr="00462199">
        <w:t>)</w:t>
      </w:r>
      <w:bookmarkStart w:id="376" w:name="_Ref144117877"/>
      <w:r w:rsidRPr="00462199">
        <w:rPr>
          <w:rStyle w:val="FootnoteReference"/>
        </w:rPr>
        <w:footnoteReference w:id="12"/>
      </w:r>
      <w:bookmarkEnd w:id="376"/>
      <w:r w:rsidRPr="00462199">
        <w:t xml:space="preserve"> calculated as follows:</w:t>
      </w:r>
      <w:bookmarkEnd w:id="375"/>
    </w:p>
    <w:p w14:paraId="74809A9D" w14:textId="77777777" w:rsidR="00D179D6" w:rsidRPr="00462199" w:rsidRDefault="00D179D6" w:rsidP="00344AC2">
      <w:pPr>
        <w:pStyle w:val="DefinitionsAshurst"/>
      </w:pPr>
      <w:bookmarkStart w:id="377" w:name="_Ref144111652"/>
      <w:r w:rsidRPr="00462199">
        <w:t>if the Producer is a CO</w:t>
      </w:r>
      <w:r w:rsidRPr="00462199">
        <w:rPr>
          <w:vertAlign w:val="subscript"/>
        </w:rPr>
        <w:t xml:space="preserve">2 </w:t>
      </w:r>
      <w:r w:rsidRPr="00462199">
        <w:t>T&amp;S Onshore User:</w:t>
      </w:r>
      <w:bookmarkEnd w:id="377"/>
    </w:p>
    <w:p w14:paraId="04B87439" w14:textId="77777777" w:rsidR="00D179D6" w:rsidRPr="00462199" w:rsidRDefault="00F47FCB" w:rsidP="005B3BB9">
      <m:oMathPara>
        <m:oMath>
          <m:sSub>
            <m:sSubPr>
              <m:ctrlPr>
                <w:rPr>
                  <w:rFonts w:ascii="Cambria Math" w:hAnsi="Cambria Math" w:cs="Arial"/>
                  <w:i/>
                </w:rPr>
              </m:ctrlPr>
            </m:sSubPr>
            <m:e>
              <m:r>
                <w:rPr>
                  <w:rFonts w:ascii="Cambria Math" w:hAnsi="Cambria Math"/>
                </w:rPr>
                <m:t>CO</m:t>
              </m:r>
            </m:e>
            <m:sub>
              <m:r>
                <w:rPr>
                  <w:rFonts w:ascii="Cambria Math" w:hAnsi="Cambria Math"/>
                </w:rPr>
                <m:t>2</m:t>
              </m:r>
            </m:sub>
          </m:sSub>
          <m:sSub>
            <m:sSubPr>
              <m:ctrlPr>
                <w:rPr>
                  <w:rFonts w:ascii="Cambria Math" w:hAnsi="Cambria Math" w:cs="Arial"/>
                </w:rPr>
              </m:ctrlPr>
            </m:sSubPr>
            <m:e>
              <m:r>
                <w:rPr>
                  <w:rFonts w:ascii="Cambria Math" w:hAnsi="Cambria Math"/>
                </w:rPr>
                <m:t>TSFC</m:t>
              </m:r>
            </m:e>
            <m:sub>
              <m:r>
                <w:rPr>
                  <w:rFonts w:ascii="Cambria Math" w:hAnsi="Cambria Math"/>
                </w:rPr>
                <m:t>i</m:t>
              </m:r>
            </m:sub>
          </m:sSub>
          <m:r>
            <m:rPr>
              <m:sty m:val="p"/>
            </m:rPr>
            <w:rPr>
              <w:rFonts w:ascii="Cambria Math" w:hAnsi="Cambria Math"/>
            </w:rPr>
            <m:t xml:space="preserve">= </m:t>
          </m:r>
          <m:d>
            <m:dPr>
              <m:ctrlPr>
                <w:rPr>
                  <w:rFonts w:ascii="Cambria Math" w:hAnsi="Cambria Math" w:cs="Arial"/>
                </w:rPr>
              </m:ctrlPr>
            </m:dPr>
            <m:e>
              <m:sSub>
                <m:sSubPr>
                  <m:ctrlPr>
                    <w:rPr>
                      <w:rFonts w:ascii="Cambria Math" w:hAnsi="Cambria Math" w:cs="Arial"/>
                      <w:i/>
                    </w:rPr>
                  </m:ctrlPr>
                </m:sSubPr>
                <m:e>
                  <m:r>
                    <w:rPr>
                      <w:rFonts w:ascii="Cambria Math" w:hAnsi="Cambria Math"/>
                    </w:rPr>
                    <m:t>CO</m:t>
                  </m:r>
                </m:e>
                <m:sub>
                  <m:r>
                    <w:rPr>
                      <w:rFonts w:ascii="Cambria Math" w:hAnsi="Cambria Math"/>
                    </w:rPr>
                    <m:t>2</m:t>
                  </m:r>
                </m:sub>
              </m:sSub>
              <m:sSub>
                <m:sSubPr>
                  <m:ctrlPr>
                    <w:rPr>
                      <w:rFonts w:ascii="Cambria Math" w:hAnsi="Cambria Math" w:cs="Arial"/>
                    </w:rPr>
                  </m:ctrlPr>
                </m:sSubPr>
                <m:e>
                  <m:r>
                    <w:rPr>
                      <w:rFonts w:ascii="Cambria Math" w:hAnsi="Cambria Math"/>
                    </w:rPr>
                    <m:t>TSONFR</m:t>
                  </m:r>
                </m:e>
                <m:sub>
                  <m:r>
                    <w:rPr>
                      <w:rFonts w:ascii="Cambria Math" w:hAnsi="Cambria Math"/>
                    </w:rPr>
                    <m:t>i</m:t>
                  </m:r>
                </m:sub>
              </m:sSub>
              <m:r>
                <m:rPr>
                  <m:sty m:val="p"/>
                </m:rPr>
                <w:rPr>
                  <w:rFonts w:ascii="Cambria Math" w:hAnsi="Cambria Math"/>
                </w:rPr>
                <m:t>*</m:t>
              </m:r>
              <m:sSub>
                <m:sSubPr>
                  <m:ctrlPr>
                    <w:rPr>
                      <w:rFonts w:ascii="Cambria Math" w:hAnsi="Cambria Math" w:cs="Arial"/>
                    </w:rPr>
                  </m:ctrlPr>
                </m:sSubPr>
                <m:e>
                  <m:r>
                    <m:rPr>
                      <m:sty m:val="p"/>
                    </m:rPr>
                    <w:rPr>
                      <w:rFonts w:ascii="Cambria Math" w:hAnsi="Cambria Math"/>
                    </w:rPr>
                    <m:t xml:space="preserve"> </m:t>
                  </m:r>
                  <m:r>
                    <w:rPr>
                      <w:rFonts w:ascii="Cambria Math" w:hAnsi="Cambria Math"/>
                    </w:rPr>
                    <m:t>CO</m:t>
                  </m:r>
                  <m:r>
                    <m:rPr>
                      <m:sty m:val="p"/>
                    </m:rPr>
                    <w:rPr>
                      <w:rFonts w:ascii="Cambria Math" w:hAnsi="Cambria Math"/>
                    </w:rPr>
                    <m:t>2</m:t>
                  </m:r>
                  <m:r>
                    <w:rPr>
                      <w:rFonts w:ascii="Cambria Math" w:hAnsi="Cambria Math"/>
                    </w:rPr>
                    <m:t>RICH</m:t>
                  </m:r>
                </m:e>
                <m:sub>
                  <m:r>
                    <w:rPr>
                      <w:rFonts w:ascii="Cambria Math" w:hAnsi="Cambria Math"/>
                    </w:rPr>
                    <m:t>out</m:t>
                  </m:r>
                  <m:r>
                    <m:rPr>
                      <m:sty m:val="p"/>
                    </m:rPr>
                    <w:rPr>
                      <w:rFonts w:ascii="Cambria Math" w:hAnsi="Cambria Math"/>
                    </w:rPr>
                    <m:t>_</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m:t>
                  </m:r>
                  <m:r>
                    <w:rPr>
                      <w:rFonts w:ascii="Cambria Math" w:hAnsi="Cambria Math"/>
                    </w:rPr>
                    <m:t>i</m:t>
                  </m:r>
                </m:sub>
              </m:sSub>
            </m:e>
          </m:d>
          <m:r>
            <m:rPr>
              <m:sty m:val="p"/>
            </m:rPr>
            <w:rPr>
              <w:rFonts w:ascii="Cambria Math" w:hAnsi="Cambria Math"/>
            </w:rPr>
            <m:t>+</m:t>
          </m:r>
          <m:d>
            <m:dPr>
              <m:ctrlPr>
                <w:rPr>
                  <w:rFonts w:ascii="Cambria Math" w:hAnsi="Cambria Math" w:cs="Arial"/>
                </w:rPr>
              </m:ctrlPr>
            </m:d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rPr>
                  </m:ctrlPr>
                </m:sSubPr>
                <m:e>
                  <m:r>
                    <w:rPr>
                      <w:rFonts w:ascii="Cambria Math" w:hAnsi="Cambria Math"/>
                    </w:rPr>
                    <m:t>OFFFR</m:t>
                  </m:r>
                </m:e>
                <m:sub>
                  <m:r>
                    <w:rPr>
                      <w:rFonts w:ascii="Cambria Math" w:hAnsi="Cambria Math"/>
                    </w:rPr>
                    <m:t>i</m:t>
                  </m:r>
                </m:sub>
              </m:sSub>
              <m:r>
                <m:rPr>
                  <m:sty m:val="p"/>
                </m:rPr>
                <w:rPr>
                  <w:rFonts w:ascii="Cambria Math" w:hAnsi="Cambria Math"/>
                </w:rPr>
                <m:t>*</m:t>
              </m:r>
              <m:sSub>
                <m:sSubPr>
                  <m:ctrlPr>
                    <w:rPr>
                      <w:rFonts w:ascii="Cambria Math" w:hAnsi="Cambria Math" w:cs="Arial"/>
                    </w:rPr>
                  </m:ctrlPr>
                </m:sSubPr>
                <m:e>
                  <m:r>
                    <m:rPr>
                      <m:sty m:val="p"/>
                    </m:rPr>
                    <w:rPr>
                      <w:rFonts w:ascii="Cambria Math" w:hAnsi="Cambria Math"/>
                    </w:rPr>
                    <m:t xml:space="preserve"> </m:t>
                  </m:r>
                  <m:r>
                    <w:rPr>
                      <w:rFonts w:ascii="Cambria Math" w:hAnsi="Cambria Math"/>
                    </w:rPr>
                    <m:t>CO</m:t>
                  </m:r>
                  <m:r>
                    <m:rPr>
                      <m:sty m:val="p"/>
                    </m:rPr>
                    <w:rPr>
                      <w:rFonts w:ascii="Cambria Math" w:hAnsi="Cambria Math"/>
                    </w:rPr>
                    <m:t>2</m:t>
                  </m:r>
                  <m:r>
                    <w:rPr>
                      <w:rFonts w:ascii="Cambria Math" w:hAnsi="Cambria Math"/>
                    </w:rPr>
                    <m:t>RICH</m:t>
                  </m:r>
                </m:e>
                <m:sub>
                  <m:r>
                    <w:rPr>
                      <w:rFonts w:ascii="Cambria Math" w:hAnsi="Cambria Math"/>
                    </w:rPr>
                    <m:t>out</m:t>
                  </m:r>
                  <m:r>
                    <m:rPr>
                      <m:sty m:val="p"/>
                    </m:rPr>
                    <w:rPr>
                      <w:rFonts w:ascii="Cambria Math" w:hAnsi="Cambria Math"/>
                    </w:rPr>
                    <m:t>_</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m:t>
                  </m:r>
                  <m:r>
                    <w:rPr>
                      <w:rFonts w:ascii="Cambria Math" w:hAnsi="Cambria Math"/>
                    </w:rPr>
                    <m:t>i</m:t>
                  </m:r>
                </m:sub>
              </m:sSub>
            </m:e>
          </m:d>
        </m:oMath>
      </m:oMathPara>
    </w:p>
    <w:p w14:paraId="334F537F" w14:textId="77777777" w:rsidR="00D179D6" w:rsidRPr="00462199" w:rsidRDefault="00D179D6" w:rsidP="00344AC2">
      <w:pPr>
        <w:pStyle w:val="DefinitionsAshurst"/>
      </w:pPr>
      <w:bookmarkStart w:id="378" w:name="_Ref144111653"/>
      <w:r w:rsidRPr="00462199">
        <w:t>if the Producer is a CO</w:t>
      </w:r>
      <w:r w:rsidRPr="00462199">
        <w:rPr>
          <w:vertAlign w:val="subscript"/>
        </w:rPr>
        <w:t xml:space="preserve">2 </w:t>
      </w:r>
      <w:r w:rsidRPr="00462199">
        <w:t>T&amp;S Offshore User:</w:t>
      </w:r>
      <w:bookmarkEnd w:id="378"/>
    </w:p>
    <w:p w14:paraId="05431019" w14:textId="44BF0325" w:rsidR="00D179D6" w:rsidRPr="00462199" w:rsidRDefault="00F47FCB" w:rsidP="005B3BB9">
      <w:pPr>
        <w:rPr>
          <w:i/>
        </w:rPr>
      </w:pPr>
      <m:oMathPara>
        <m:oMath>
          <m:sSub>
            <m:sSubPr>
              <m:ctrlPr>
                <w:rPr>
                  <w:rFonts w:ascii="Cambria Math" w:hAnsi="Cambria Math" w:cs="Arial"/>
                  <w:i/>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TSFC</m:t>
              </m:r>
            </m:e>
            <m:sub>
              <m:r>
                <w:rPr>
                  <w:rFonts w:ascii="Cambria Math" w:hAnsi="Cambria Math"/>
                </w:rPr>
                <m:t>i</m:t>
              </m:r>
            </m:sub>
          </m:sSub>
          <m:r>
            <w:rPr>
              <w:rFonts w:ascii="Cambria Math" w:hAnsi="Cambria Math"/>
            </w:rPr>
            <m:t xml:space="preserve">= </m:t>
          </m:r>
          <m:sSub>
            <m:sSubPr>
              <m:ctrlPr>
                <w:rPr>
                  <w:rFonts w:ascii="Cambria Math" w:hAnsi="Cambria Math" w:cs="Arial"/>
                  <w:i/>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TSOFFFR</m:t>
              </m:r>
            </m:e>
            <m:sub>
              <m:r>
                <w:rPr>
                  <w:rFonts w:ascii="Cambria Math" w:hAnsi="Cambria Math"/>
                </w:rPr>
                <m:t>i</m:t>
              </m:r>
            </m:sub>
          </m:sSub>
          <m:r>
            <w:rPr>
              <w:rFonts w:ascii="Cambria Math" w:hAnsi="Cambria Math"/>
            </w:rPr>
            <m:t>*</m:t>
          </m:r>
          <m:sSub>
            <m:sSubPr>
              <m:ctrlPr>
                <w:rPr>
                  <w:rFonts w:ascii="Cambria Math" w:hAnsi="Cambria Math" w:cs="Arial"/>
                  <w:i/>
                </w:rPr>
              </m:ctrlPr>
            </m:sSubPr>
            <m:e>
              <m:r>
                <w:rPr>
                  <w:rFonts w:ascii="Cambria Math" w:hAnsi="Cambria Math"/>
                </w:rPr>
                <m:t xml:space="preserve"> CO2RICH</m:t>
              </m:r>
            </m:e>
            <m:sub>
              <m:r>
                <w:rPr>
                  <w:rFonts w:ascii="Cambria Math" w:hAnsi="Cambria Math"/>
                </w:rPr>
                <m:t>out_T&amp;S,i</m:t>
              </m:r>
            </m:sub>
          </m:sSub>
        </m:oMath>
      </m:oMathPara>
    </w:p>
    <w:p w14:paraId="78CD4434"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6"/>
        <w:gridCol w:w="5693"/>
      </w:tblGrid>
      <w:tr w:rsidR="00D179D6" w:rsidRPr="00462199" w14:paraId="68E4906E" w14:textId="77777777">
        <w:tc>
          <w:tcPr>
            <w:tcW w:w="1627" w:type="dxa"/>
            <w:hideMark/>
          </w:tcPr>
          <w:p w14:paraId="75BE76C6" w14:textId="77777777" w:rsidR="00D179D6" w:rsidRPr="00462199" w:rsidRDefault="00F47FCB">
            <w:pPr>
              <w:rPr>
                <w:i/>
                <w:iCs/>
              </w:rPr>
            </w:pPr>
            <m:oMathPara>
              <m:oMathParaPr>
                <m:jc m:val="left"/>
              </m:oMathParaPr>
              <m:oMath>
                <m:sSub>
                  <m:sSubPr>
                    <m:ctrlPr>
                      <w:rPr>
                        <w:rFonts w:ascii="Cambria Math" w:hAnsi="Cambria Math" w:cs="Arial"/>
                        <w:i/>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TSFC</m:t>
                    </m:r>
                  </m:e>
                  <m:sub>
                    <m:r>
                      <w:rPr>
                        <w:rFonts w:ascii="Cambria Math" w:hAnsi="Cambria Math"/>
                      </w:rPr>
                      <m:t>i</m:t>
                    </m:r>
                  </m:sub>
                </m:sSub>
              </m:oMath>
            </m:oMathPara>
          </w:p>
        </w:tc>
        <w:tc>
          <w:tcPr>
            <w:tcW w:w="706" w:type="dxa"/>
            <w:hideMark/>
          </w:tcPr>
          <w:p w14:paraId="26DF7BBF" w14:textId="77777777" w:rsidR="00D179D6" w:rsidRPr="00462199" w:rsidRDefault="00D179D6">
            <w:pPr>
              <w:pStyle w:val="NormalAshurst"/>
            </w:pPr>
            <w:r w:rsidRPr="00462199">
              <w:t>=</w:t>
            </w:r>
          </w:p>
        </w:tc>
        <w:tc>
          <w:tcPr>
            <w:tcW w:w="5693" w:type="dxa"/>
            <w:hideMark/>
          </w:tcPr>
          <w:p w14:paraId="669B24ED" w14:textId="77777777" w:rsidR="00D179D6" w:rsidRPr="00462199" w:rsidRDefault="00D179D6">
            <w:pPr>
              <w:pStyle w:val="NormalAshurst"/>
            </w:pPr>
            <w:r w:rsidRPr="00462199">
              <w:t>CO</w:t>
            </w:r>
            <w:r w:rsidRPr="00462199">
              <w:rPr>
                <w:vertAlign w:val="subscript"/>
              </w:rPr>
              <w:t>2</w:t>
            </w:r>
            <w:r w:rsidRPr="00462199">
              <w:t xml:space="preserve"> T&amp;S Flow Charge (</w:t>
            </w:r>
            <w:r w:rsidRPr="00462199">
              <w:rPr>
                <w:i/>
              </w:rPr>
              <w:t>£</w:t>
            </w:r>
            <w:r w:rsidRPr="00462199">
              <w:t>) for the relevant Day (</w:t>
            </w:r>
            <w:r w:rsidRPr="00462199">
              <w:rPr>
                <w:i/>
              </w:rPr>
              <w:t>i</w:t>
            </w:r>
            <w:r w:rsidRPr="00462199">
              <w:t>)</w:t>
            </w:r>
          </w:p>
        </w:tc>
      </w:tr>
      <w:tr w:rsidR="00D179D6" w:rsidRPr="00462199" w14:paraId="6C634AD0" w14:textId="77777777">
        <w:tc>
          <w:tcPr>
            <w:tcW w:w="1627" w:type="dxa"/>
            <w:hideMark/>
          </w:tcPr>
          <w:p w14:paraId="2385C13A" w14:textId="77777777" w:rsidR="00D179D6" w:rsidRPr="00462199" w:rsidRDefault="00F47FCB">
            <w:pPr>
              <w:rPr>
                <w:i/>
                <w:iCs/>
              </w:rPr>
            </w:pPr>
            <m:oMathPara>
              <m:oMathParaPr>
                <m:jc m:val="left"/>
              </m:oMathParaPr>
              <m:oMath>
                <m:sSub>
                  <m:sSubPr>
                    <m:ctrlPr>
                      <w:rPr>
                        <w:rFonts w:ascii="Cambria Math" w:hAnsi="Cambria Math" w:cs="Arial"/>
                        <w:i/>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TSONFR</m:t>
                    </m:r>
                  </m:e>
                  <m:sub>
                    <m:r>
                      <w:rPr>
                        <w:rFonts w:ascii="Cambria Math" w:hAnsi="Cambria Math"/>
                      </w:rPr>
                      <m:t>i</m:t>
                    </m:r>
                  </m:sub>
                </m:sSub>
              </m:oMath>
            </m:oMathPara>
          </w:p>
        </w:tc>
        <w:tc>
          <w:tcPr>
            <w:tcW w:w="706" w:type="dxa"/>
            <w:hideMark/>
          </w:tcPr>
          <w:p w14:paraId="5D528BCF" w14:textId="77777777" w:rsidR="00D179D6" w:rsidRPr="00462199" w:rsidRDefault="00D179D6">
            <w:pPr>
              <w:pStyle w:val="NormalAshurst"/>
            </w:pPr>
            <w:r w:rsidRPr="00462199">
              <w:t>=</w:t>
            </w:r>
          </w:p>
        </w:tc>
        <w:tc>
          <w:tcPr>
            <w:tcW w:w="5693" w:type="dxa"/>
            <w:hideMark/>
          </w:tcPr>
          <w:p w14:paraId="42CA77D0" w14:textId="77777777" w:rsidR="00D179D6" w:rsidRPr="00462199" w:rsidRDefault="00D179D6">
            <w:pPr>
              <w:pStyle w:val="NormalAshurst"/>
            </w:pPr>
            <w:r w:rsidRPr="00462199">
              <w:t>CO</w:t>
            </w:r>
            <w:r w:rsidRPr="00462199">
              <w:rPr>
                <w:vertAlign w:val="subscript"/>
              </w:rPr>
              <w:t>2</w:t>
            </w:r>
            <w:r w:rsidRPr="00462199">
              <w:t xml:space="preserve"> T&amp;S Onshore Flow Charge Rate (</w:t>
            </w:r>
            <w:r w:rsidRPr="00462199">
              <w:rPr>
                <w:i/>
              </w:rPr>
              <w:t>£/t</w:t>
            </w:r>
            <w:r w:rsidRPr="00462199">
              <w:rPr>
                <w:bCs/>
                <w:i/>
              </w:rPr>
              <w:t>CO</w:t>
            </w:r>
            <w:r w:rsidRPr="00462199">
              <w:rPr>
                <w:bCs/>
                <w:i/>
                <w:vertAlign w:val="subscript"/>
              </w:rPr>
              <w:t>2</w:t>
            </w:r>
            <w:r w:rsidRPr="00462199">
              <w:rPr>
                <w:i/>
                <w:vertAlign w:val="subscript"/>
              </w:rPr>
              <w:t>RS</w:t>
            </w:r>
            <w:r w:rsidRPr="00462199">
              <w:t>) for the relevant Day (</w:t>
            </w:r>
            <w:r w:rsidRPr="00462199">
              <w:rPr>
                <w:i/>
              </w:rPr>
              <w:t>i</w:t>
            </w:r>
            <w:r w:rsidRPr="00462199">
              <w:t>)</w:t>
            </w:r>
          </w:p>
        </w:tc>
      </w:tr>
      <w:tr w:rsidR="00D179D6" w:rsidRPr="00462199" w14:paraId="7C40ADF7" w14:textId="77777777">
        <w:tc>
          <w:tcPr>
            <w:tcW w:w="1627" w:type="dxa"/>
            <w:hideMark/>
          </w:tcPr>
          <w:p w14:paraId="383A0F1D" w14:textId="77777777" w:rsidR="00D179D6" w:rsidRPr="00462199" w:rsidRDefault="00F47FCB">
            <w:pPr>
              <w:rPr>
                <w:rFonts w:eastAsia="Microsoft JhengHei"/>
              </w:rPr>
            </w:pPr>
            <m:oMathPara>
              <m:oMathParaPr>
                <m:jc m:val="left"/>
              </m:oMathParaPr>
              <m:oMath>
                <m:sSub>
                  <m:sSubPr>
                    <m:ctrlPr>
                      <w:rPr>
                        <w:rFonts w:ascii="Cambria Math" w:hAnsi="Cambria Math" w:cs="Arial"/>
                        <w:i/>
                      </w:rPr>
                    </m:ctrlPr>
                  </m:sSubPr>
                  <m:e>
                    <m:r>
                      <w:rPr>
                        <w:rFonts w:ascii="Cambria Math" w:hAnsi="Cambria Math"/>
                      </w:rPr>
                      <m:t>CO2RICH</m:t>
                    </m:r>
                  </m:e>
                  <m:sub>
                    <m:r>
                      <w:rPr>
                        <w:rFonts w:ascii="Cambria Math" w:hAnsi="Cambria Math"/>
                      </w:rPr>
                      <m:t>out_T&amp;S,i</m:t>
                    </m:r>
                  </m:sub>
                </m:sSub>
              </m:oMath>
            </m:oMathPara>
          </w:p>
        </w:tc>
        <w:tc>
          <w:tcPr>
            <w:tcW w:w="706" w:type="dxa"/>
            <w:hideMark/>
          </w:tcPr>
          <w:p w14:paraId="2662A7A0" w14:textId="77777777" w:rsidR="00D179D6" w:rsidRPr="00462199" w:rsidRDefault="00D179D6">
            <w:pPr>
              <w:pStyle w:val="NormalAshurst"/>
            </w:pPr>
            <w:r w:rsidRPr="00462199">
              <w:t>=</w:t>
            </w:r>
          </w:p>
        </w:tc>
        <w:tc>
          <w:tcPr>
            <w:tcW w:w="5693" w:type="dxa"/>
            <w:hideMark/>
          </w:tcPr>
          <w:p w14:paraId="31C561AB" w14:textId="77777777" w:rsidR="00D179D6" w:rsidRPr="00462199" w:rsidRDefault="00D179D6">
            <w:pPr>
              <w:pStyle w:val="NormalAshurst"/>
            </w:pPr>
            <w:r w:rsidRPr="00462199">
              <w:t>Metered CO</w:t>
            </w:r>
            <w:r w:rsidRPr="00462199">
              <w:rPr>
                <w:vertAlign w:val="subscript"/>
              </w:rPr>
              <w:t>2</w:t>
            </w:r>
            <w:r w:rsidRPr="00462199">
              <w:t xml:space="preserve"> Rich Stream Output to CO</w:t>
            </w:r>
            <w:r w:rsidRPr="00462199">
              <w:rPr>
                <w:vertAlign w:val="subscript"/>
              </w:rPr>
              <w:t>2</w:t>
            </w:r>
            <w:r w:rsidRPr="00462199">
              <w:t xml:space="preserve"> T&amp;S (</w:t>
            </w:r>
            <w:r w:rsidRPr="00462199">
              <w:rPr>
                <w:i/>
              </w:rPr>
              <w:t>t</w:t>
            </w:r>
            <w:r w:rsidRPr="00462199">
              <w:rPr>
                <w:bCs/>
                <w:i/>
              </w:rPr>
              <w:t>CO</w:t>
            </w:r>
            <w:r w:rsidRPr="00462199">
              <w:rPr>
                <w:bCs/>
                <w:i/>
                <w:vertAlign w:val="subscript"/>
              </w:rPr>
              <w:t>2</w:t>
            </w:r>
            <w:r w:rsidRPr="00462199">
              <w:rPr>
                <w:i/>
                <w:vertAlign w:val="subscript"/>
              </w:rPr>
              <w:t>RS</w:t>
            </w:r>
            <w:r w:rsidRPr="00462199">
              <w:t>) for the relevant Day (</w:t>
            </w:r>
            <w:r w:rsidRPr="00462199">
              <w:rPr>
                <w:i/>
              </w:rPr>
              <w:t>i</w:t>
            </w:r>
            <w:r w:rsidRPr="00462199">
              <w:t>)</w:t>
            </w:r>
          </w:p>
        </w:tc>
      </w:tr>
      <w:tr w:rsidR="00D179D6" w:rsidRPr="00462199" w14:paraId="45AE8709" w14:textId="77777777">
        <w:tc>
          <w:tcPr>
            <w:tcW w:w="1627" w:type="dxa"/>
            <w:hideMark/>
          </w:tcPr>
          <w:p w14:paraId="585EDC8F" w14:textId="77777777" w:rsidR="00D179D6" w:rsidRPr="00462199" w:rsidRDefault="00F47FCB">
            <w:pPr>
              <w:rPr>
                <w:rFonts w:eastAsia="Microsoft JhengHei"/>
              </w:rPr>
            </w:pPr>
            <m:oMathPara>
              <m:oMathParaPr>
                <m:jc m:val="left"/>
              </m:oMathParaPr>
              <m:oMath>
                <m:sSub>
                  <m:sSubPr>
                    <m:ctrlPr>
                      <w:rPr>
                        <w:rFonts w:ascii="Cambria Math" w:hAnsi="Cambria Math" w:cs="Arial"/>
                        <w:i/>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TSOFFFR</m:t>
                    </m:r>
                  </m:e>
                  <m:sub>
                    <m:r>
                      <w:rPr>
                        <w:rFonts w:ascii="Cambria Math" w:hAnsi="Cambria Math"/>
                      </w:rPr>
                      <m:t>i</m:t>
                    </m:r>
                  </m:sub>
                </m:sSub>
              </m:oMath>
            </m:oMathPara>
          </w:p>
        </w:tc>
        <w:tc>
          <w:tcPr>
            <w:tcW w:w="706" w:type="dxa"/>
            <w:hideMark/>
          </w:tcPr>
          <w:p w14:paraId="4A402F4B" w14:textId="77777777" w:rsidR="00D179D6" w:rsidRPr="00462199" w:rsidRDefault="00D179D6">
            <w:pPr>
              <w:pStyle w:val="NormalAshurst"/>
            </w:pPr>
            <w:r w:rsidRPr="00462199">
              <w:t>=</w:t>
            </w:r>
          </w:p>
        </w:tc>
        <w:tc>
          <w:tcPr>
            <w:tcW w:w="5693" w:type="dxa"/>
            <w:hideMark/>
          </w:tcPr>
          <w:p w14:paraId="1B6325D1" w14:textId="77777777" w:rsidR="00D179D6" w:rsidRPr="00462199" w:rsidRDefault="00D179D6">
            <w:pPr>
              <w:pStyle w:val="NormalAshurst"/>
            </w:pPr>
            <w:r w:rsidRPr="00462199">
              <w:t>CO</w:t>
            </w:r>
            <w:r w:rsidRPr="00462199">
              <w:rPr>
                <w:vertAlign w:val="subscript"/>
              </w:rPr>
              <w:t>2</w:t>
            </w:r>
            <w:r w:rsidRPr="00462199">
              <w:t xml:space="preserve"> T&amp;S Offshore Flow Charge Rate (</w:t>
            </w:r>
            <w:r w:rsidRPr="00462199">
              <w:rPr>
                <w:i/>
              </w:rPr>
              <w:t>£/t</w:t>
            </w:r>
            <w:r w:rsidRPr="00462199">
              <w:rPr>
                <w:bCs/>
                <w:i/>
              </w:rPr>
              <w:t>CO</w:t>
            </w:r>
            <w:r w:rsidRPr="00462199">
              <w:rPr>
                <w:bCs/>
                <w:i/>
                <w:vertAlign w:val="subscript"/>
              </w:rPr>
              <w:t>2</w:t>
            </w:r>
            <w:r w:rsidRPr="00462199">
              <w:rPr>
                <w:i/>
                <w:vertAlign w:val="subscript"/>
              </w:rPr>
              <w:t>RS</w:t>
            </w:r>
            <w:r w:rsidRPr="00462199">
              <w:t>) for the relevant Day (</w:t>
            </w:r>
            <w:r w:rsidRPr="00462199">
              <w:rPr>
                <w:i/>
              </w:rPr>
              <w:t>i</w:t>
            </w:r>
            <w:r w:rsidRPr="00462199">
              <w:t>)</w:t>
            </w:r>
          </w:p>
        </w:tc>
      </w:tr>
    </w:tbl>
    <w:p w14:paraId="537F4261" w14:textId="28C662B4" w:rsidR="00D179D6" w:rsidRPr="00462199" w:rsidRDefault="00D179D6" w:rsidP="005B3BB9">
      <w:pPr>
        <w:pStyle w:val="DefinitionsClauseAshurst"/>
      </w:pPr>
      <w:bookmarkStart w:id="379" w:name="_Ref144111654"/>
      <w:r w:rsidRPr="00462199">
        <w:rPr>
          <w:b/>
        </w:rPr>
        <w:t>"CO</w:t>
      </w:r>
      <w:r w:rsidRPr="00462199">
        <w:rPr>
          <w:b/>
          <w:vertAlign w:val="subscript"/>
        </w:rPr>
        <w:t>2</w:t>
      </w:r>
      <w:r w:rsidRPr="00462199">
        <w:rPr>
          <w:b/>
        </w:rPr>
        <w:t xml:space="preserve"> T&amp;S Net Payable Amount"</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_Ref144113722 \w \h </w:instrText>
      </w:r>
      <w:r w:rsidR="004C34F8">
        <w:fldChar w:fldCharType="separate"/>
      </w:r>
      <w:del w:id="380" w:author="Faqir, Sofia (Energy Security)" w:date="2023-11-12T19:47:00Z">
        <w:r w:rsidR="00E473FC">
          <w:delText>22.15</w:delText>
        </w:r>
      </w:del>
      <w:r w:rsidR="004C34F8">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Net Payable Amount</w:t>
      </w:r>
      <w:r w:rsidRPr="00462199">
        <w:t>);</w:t>
      </w:r>
      <w:bookmarkEnd w:id="379"/>
    </w:p>
    <w:p w14:paraId="54226279" w14:textId="77777777" w:rsidR="00D179D6" w:rsidRPr="00462199" w:rsidRDefault="00D179D6" w:rsidP="005B3BB9">
      <w:pPr>
        <w:pStyle w:val="DefinitionsClauseAshurst"/>
      </w:pPr>
      <w:bookmarkStart w:id="381" w:name="_Ref144111655"/>
      <w:r w:rsidRPr="00462199">
        <w:rPr>
          <w:b/>
        </w:rPr>
        <w:t>"CO</w:t>
      </w:r>
      <w:r w:rsidRPr="00462199">
        <w:rPr>
          <w:b/>
          <w:vertAlign w:val="subscript"/>
        </w:rPr>
        <w:t>2</w:t>
      </w:r>
      <w:r w:rsidRPr="00462199">
        <w:rPr>
          <w:b/>
        </w:rPr>
        <w:t xml:space="preserve"> T&amp;S Network"</w:t>
      </w:r>
      <w:r w:rsidRPr="00462199">
        <w:t xml:space="preserve"> means a network including, but not limited to:</w:t>
      </w:r>
      <w:bookmarkEnd w:id="381"/>
    </w:p>
    <w:p w14:paraId="462890A0" w14:textId="77777777" w:rsidR="00D179D6" w:rsidRPr="00462199" w:rsidRDefault="00D179D6" w:rsidP="00344AC2">
      <w:pPr>
        <w:pStyle w:val="DefinitionsAshurst"/>
      </w:pPr>
      <w:bookmarkStart w:id="382" w:name="_Ref144111656"/>
      <w:r w:rsidRPr="00462199">
        <w:t>pipelines used for the transportation of captured CO</w:t>
      </w:r>
      <w:r w:rsidRPr="00462199">
        <w:rPr>
          <w:vertAlign w:val="subscript"/>
        </w:rPr>
        <w:t>2</w:t>
      </w:r>
      <w:r w:rsidRPr="00462199">
        <w:t xml:space="preserve"> Rich Stream from one (1) or more capture plant(s) to a storage facility or to or from any captured CO</w:t>
      </w:r>
      <w:r w:rsidRPr="00462199">
        <w:rPr>
          <w:vertAlign w:val="subscript"/>
        </w:rPr>
        <w:t>2</w:t>
      </w:r>
      <w:r w:rsidRPr="00462199">
        <w:t xml:space="preserve"> Rich Stream pipeline network; and</w:t>
      </w:r>
      <w:bookmarkEnd w:id="382"/>
    </w:p>
    <w:p w14:paraId="1D412DB5" w14:textId="77777777" w:rsidR="00D179D6" w:rsidRPr="00462199" w:rsidRDefault="00D179D6" w:rsidP="00344AC2">
      <w:pPr>
        <w:pStyle w:val="DefinitionsAshurst"/>
      </w:pPr>
      <w:bookmarkStart w:id="383" w:name="_Ref144111657"/>
      <w:r w:rsidRPr="00462199">
        <w:t>storage facilities for the permanent storage of captured CO</w:t>
      </w:r>
      <w:r w:rsidRPr="00462199">
        <w:rPr>
          <w:vertAlign w:val="subscript"/>
        </w:rPr>
        <w:t>2</w:t>
      </w:r>
      <w:r w:rsidRPr="00462199">
        <w:t xml:space="preserve"> Rich Stream,</w:t>
      </w:r>
      <w:bookmarkEnd w:id="383"/>
    </w:p>
    <w:p w14:paraId="68833B96" w14:textId="77777777" w:rsidR="00D179D6" w:rsidRPr="00462199" w:rsidRDefault="00D179D6" w:rsidP="002D4185">
      <w:pPr>
        <w:pStyle w:val="B12Ashurst"/>
      </w:pPr>
      <w:r w:rsidRPr="00462199">
        <w:t>owned or operated by a CO</w:t>
      </w:r>
      <w:r w:rsidRPr="00462199">
        <w:rPr>
          <w:vertAlign w:val="subscript"/>
        </w:rPr>
        <w:t>2</w:t>
      </w:r>
      <w:r w:rsidRPr="00462199">
        <w:t xml:space="preserve"> T&amp;S Operator within the United Kingdom, which may include onshore and offshore components and which, for the avoidance of doubt, shall not include any pipelines, routes or storage facilities for CO</w:t>
      </w:r>
      <w:r w:rsidRPr="00462199">
        <w:rPr>
          <w:vertAlign w:val="subscript"/>
        </w:rPr>
        <w:t>2</w:t>
      </w:r>
      <w:r w:rsidRPr="00462199">
        <w:t xml:space="preserve"> Utilisation;</w:t>
      </w:r>
      <w:bookmarkStart w:id="384" w:name="_Ref144117878"/>
      <w:r w:rsidRPr="00462199">
        <w:rPr>
          <w:rStyle w:val="FootnoteReference"/>
        </w:rPr>
        <w:footnoteReference w:id="13"/>
      </w:r>
      <w:bookmarkEnd w:id="384"/>
    </w:p>
    <w:p w14:paraId="0D91EA99" w14:textId="76A3A8A4" w:rsidR="00D179D6" w:rsidRPr="00462199" w:rsidRDefault="00D179D6" w:rsidP="005B3BB9">
      <w:pPr>
        <w:pStyle w:val="DefinitionsClauseAshurst"/>
      </w:pPr>
      <w:bookmarkStart w:id="385" w:name="_Ref144111658"/>
      <w:r w:rsidRPr="00462199">
        <w:rPr>
          <w:b/>
        </w:rPr>
        <w:t>"CO</w:t>
      </w:r>
      <w:r w:rsidRPr="00462199">
        <w:rPr>
          <w:b/>
          <w:vertAlign w:val="subscript"/>
        </w:rPr>
        <w:t>2</w:t>
      </w:r>
      <w:r w:rsidRPr="00462199">
        <w:rPr>
          <w:b/>
        </w:rPr>
        <w:t xml:space="preserve"> T&amp;S Network Availability"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38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38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385"/>
    </w:p>
    <w:p w14:paraId="31E1A1C9" w14:textId="77777777" w:rsidR="00D179D6" w:rsidRPr="00462199" w:rsidRDefault="00D179D6" w:rsidP="005B3BB9">
      <w:pPr>
        <w:pStyle w:val="DefinitionsClauseAshurst"/>
      </w:pPr>
      <w:bookmarkStart w:id="388" w:name="_Ref144111659"/>
      <w:r w:rsidRPr="00462199">
        <w:rPr>
          <w:b/>
        </w:rPr>
        <w:t>"CO</w:t>
      </w:r>
      <w:r w:rsidRPr="00462199">
        <w:rPr>
          <w:b/>
          <w:vertAlign w:val="subscript"/>
        </w:rPr>
        <w:t>2</w:t>
      </w:r>
      <w:r w:rsidRPr="00462199">
        <w:rPr>
          <w:b/>
        </w:rPr>
        <w:t xml:space="preserve"> T&amp;S Network Availability Date"</w:t>
      </w:r>
      <w:r w:rsidRPr="00462199">
        <w:t xml:space="preserve"> means the first to occur of:</w:t>
      </w:r>
      <w:bookmarkEnd w:id="388"/>
    </w:p>
    <w:p w14:paraId="38086A52" w14:textId="7F899BC7" w:rsidR="00D179D6" w:rsidRPr="00462199" w:rsidRDefault="00D179D6" w:rsidP="00344AC2">
      <w:pPr>
        <w:pStyle w:val="DefinitionsAshurst"/>
      </w:pPr>
      <w:bookmarkStart w:id="389" w:name="_Ref144111660"/>
      <w:r w:rsidRPr="00462199">
        <w:t xml:space="preserve">the date on which either Party gives notice to the other Party pursuant to </w:t>
      </w:r>
      <w:r w:rsidR="007248B2" w:rsidRPr="007248B2">
        <w:t>Condition</w:t>
      </w:r>
      <w:r w:rsidRPr="00462199">
        <w:t> </w:t>
      </w:r>
      <w:r w:rsidRPr="00462199">
        <w:fldChar w:fldCharType="begin"/>
      </w:r>
      <w:r w:rsidRPr="00462199">
        <w:instrText xml:space="preserve">  REF _Ref144113207 \r \h \* MERGEFORMAT </w:instrText>
      </w:r>
      <w:r w:rsidRPr="00462199">
        <w:fldChar w:fldCharType="separate"/>
      </w:r>
      <w:del w:id="390" w:author="Faqir, Sofia (Energy Security)" w:date="2023-11-12T19:47:00Z">
        <w:r w:rsidR="00E473FC" w:rsidRPr="00E473FC">
          <w:rPr>
            <w:color w:val="000000"/>
          </w:rPr>
          <w:delText>3.69(C)</w:delText>
        </w:r>
      </w:del>
      <w:r w:rsidRPr="00462199">
        <w:fldChar w:fldCharType="end"/>
      </w:r>
      <w:r w:rsidRPr="00462199">
        <w:rPr>
          <w:lang w:eastAsia="en-GB"/>
        </w:rPr>
        <w:t xml:space="preserve"> </w:t>
      </w:r>
      <w:r w:rsidRPr="00462199">
        <w:t>(</w:t>
      </w:r>
      <w:r w:rsidRPr="00462199">
        <w:rPr>
          <w:i/>
          <w:iCs/>
        </w:rPr>
        <w:t>CO</w:t>
      </w:r>
      <w:r w:rsidRPr="00462199">
        <w:rPr>
          <w:i/>
          <w:iCs/>
          <w:vertAlign w:val="subscript"/>
        </w:rPr>
        <w:t>2</w:t>
      </w:r>
      <w:r w:rsidRPr="00462199">
        <w:rPr>
          <w:i/>
          <w:iCs/>
        </w:rPr>
        <w:t xml:space="preserve"> T&amp;S Connection Confirmation Requirement</w:t>
      </w:r>
      <w:r w:rsidRPr="00462199">
        <w:t>) that the relevant CO</w:t>
      </w:r>
      <w:r w:rsidRPr="00462199">
        <w:rPr>
          <w:vertAlign w:val="subscript"/>
        </w:rPr>
        <w:t xml:space="preserve">2 </w:t>
      </w:r>
      <w:r w:rsidRPr="00462199">
        <w:t>T&amp;S Network is available to enable the Capture Plant to export captured CO</w:t>
      </w:r>
      <w:r w:rsidRPr="00462199">
        <w:rPr>
          <w:vertAlign w:val="subscript"/>
        </w:rPr>
        <w:t>2</w:t>
      </w:r>
      <w:r w:rsidRPr="00462199">
        <w:t xml:space="preserve"> Rich Stream to the relevant CO</w:t>
      </w:r>
      <w:r w:rsidRPr="00462199">
        <w:rPr>
          <w:vertAlign w:val="subscript"/>
        </w:rPr>
        <w:t xml:space="preserve">2 </w:t>
      </w:r>
      <w:r w:rsidRPr="00462199">
        <w:t>T&amp;S Network so that the Producer may fulfil or procure the fulfilment of the CO</w:t>
      </w:r>
      <w:r w:rsidRPr="00462199">
        <w:rPr>
          <w:vertAlign w:val="subscript"/>
        </w:rPr>
        <w:t xml:space="preserve">2 </w:t>
      </w:r>
      <w:r w:rsidRPr="00462199">
        <w:t>T&amp;S Connection Confirmation CP; and</w:t>
      </w:r>
      <w:bookmarkEnd w:id="389"/>
    </w:p>
    <w:p w14:paraId="35E39E83" w14:textId="5D2A1967" w:rsidR="00D179D6" w:rsidRPr="00462199" w:rsidRDefault="00D179D6" w:rsidP="00344AC2">
      <w:pPr>
        <w:pStyle w:val="DefinitionsAshurst"/>
      </w:pPr>
      <w:bookmarkStart w:id="391" w:name="_Ref144111661"/>
      <w:r w:rsidRPr="00462199">
        <w:t>the date on which the Producer fulfils the CO</w:t>
      </w:r>
      <w:r w:rsidRPr="00462199">
        <w:rPr>
          <w:vertAlign w:val="subscript"/>
        </w:rPr>
        <w:t xml:space="preserve">2 </w:t>
      </w:r>
      <w:r w:rsidRPr="00462199">
        <w:t xml:space="preserve">T&amp;S Connection Confirmation CP in accordance with </w:t>
      </w:r>
      <w:r w:rsidR="007248B2" w:rsidRPr="007248B2">
        <w:t>Condition</w:t>
      </w:r>
      <w:r w:rsidRPr="00462199">
        <w:t xml:space="preserve"> </w:t>
      </w:r>
      <w:r w:rsidR="004C34F8">
        <w:fldChar w:fldCharType="begin"/>
      </w:r>
      <w:r w:rsidR="004C34F8">
        <w:instrText xml:space="preserve"> REF _Ref144113192 \w \h </w:instrText>
      </w:r>
      <w:r w:rsidR="004C34F8">
        <w:fldChar w:fldCharType="separate"/>
      </w:r>
      <w:del w:id="392" w:author="Faqir, Sofia (Energy Security)" w:date="2023-11-12T19:47:00Z">
        <w:r w:rsidR="00E473FC">
          <w:delText>3.66</w:delText>
        </w:r>
      </w:del>
      <w:r w:rsidR="004C34F8">
        <w:fldChar w:fldCharType="end"/>
      </w:r>
      <w:r w:rsidRPr="00462199">
        <w:t xml:space="preserve"> (</w:t>
      </w:r>
      <w:r w:rsidRPr="00462199">
        <w:rPr>
          <w:i/>
          <w:iCs/>
        </w:rPr>
        <w:t>Waiver of CO</w:t>
      </w:r>
      <w:r w:rsidRPr="00462199">
        <w:rPr>
          <w:i/>
          <w:iCs/>
          <w:vertAlign w:val="subscript"/>
        </w:rPr>
        <w:t xml:space="preserve">2 </w:t>
      </w:r>
      <w:r w:rsidRPr="00462199">
        <w:rPr>
          <w:i/>
          <w:iCs/>
        </w:rPr>
        <w:t>T&amp;S Connection Confirmation CP</w:t>
      </w:r>
      <w:r w:rsidRPr="00462199">
        <w:t>);</w:t>
      </w:r>
      <w:bookmarkEnd w:id="391"/>
    </w:p>
    <w:p w14:paraId="7844CF71" w14:textId="331D64DA" w:rsidR="00D179D6" w:rsidRPr="00462199" w:rsidRDefault="00D179D6" w:rsidP="005B3BB9">
      <w:pPr>
        <w:pStyle w:val="DefinitionsClauseAshurst"/>
      </w:pPr>
      <w:bookmarkStart w:id="393" w:name="_Ref144111662"/>
      <w:r w:rsidRPr="00462199">
        <w:rPr>
          <w:b/>
        </w:rPr>
        <w:t>"CO</w:t>
      </w:r>
      <w:r w:rsidRPr="00462199">
        <w:rPr>
          <w:b/>
          <w:vertAlign w:val="subscript"/>
        </w:rPr>
        <w:t>2</w:t>
      </w:r>
      <w:r w:rsidRPr="00462199">
        <w:rPr>
          <w:b/>
        </w:rPr>
        <w:t xml:space="preserve"> T&amp;S Network Availability Notice"</w:t>
      </w:r>
      <w:r w:rsidRPr="00462199">
        <w:t xml:space="preserve"> has the meaning given to that term in </w:t>
      </w:r>
      <w:r w:rsidR="007248B2" w:rsidRPr="007248B2">
        <w:t>Condition</w:t>
      </w:r>
      <w:r w:rsidRPr="00462199">
        <w:t> </w:t>
      </w:r>
      <w:r w:rsidR="004C34F8">
        <w:fldChar w:fldCharType="begin"/>
      </w:r>
      <w:r w:rsidR="004C34F8">
        <w:instrText xml:space="preserve"> REF _Ref144113204 \w \h </w:instrText>
      </w:r>
      <w:r w:rsidR="004C34F8">
        <w:fldChar w:fldCharType="separate"/>
      </w:r>
      <w:del w:id="394" w:author="Faqir, Sofia (Energy Security)" w:date="2023-11-12T19:47:00Z">
        <w:r w:rsidR="00E473FC">
          <w:delText>3.69</w:delText>
        </w:r>
      </w:del>
      <w:r w:rsidR="004C34F8">
        <w:fldChar w:fldCharType="end"/>
      </w:r>
      <w:r w:rsidRPr="00462199">
        <w:t xml:space="preserve"> (</w:t>
      </w:r>
      <w:r w:rsidRPr="00462199">
        <w:rPr>
          <w:bCs/>
          <w:i/>
        </w:rPr>
        <w:t>CO</w:t>
      </w:r>
      <w:r w:rsidRPr="00462199">
        <w:rPr>
          <w:bCs/>
          <w:i/>
          <w:vertAlign w:val="subscript"/>
        </w:rPr>
        <w:t>2</w:t>
      </w:r>
      <w:r w:rsidRPr="00462199">
        <w:rPr>
          <w:i/>
        </w:rPr>
        <w:t xml:space="preserve"> T&amp;S Connection Confirmation Requirement</w:t>
      </w:r>
      <w:r w:rsidRPr="00462199">
        <w:t>);</w:t>
      </w:r>
      <w:bookmarkEnd w:id="393"/>
    </w:p>
    <w:p w14:paraId="02D729AD" w14:textId="09B2D045" w:rsidR="00D179D6" w:rsidRPr="00462199" w:rsidRDefault="00D179D6" w:rsidP="005B3BB9">
      <w:pPr>
        <w:pStyle w:val="DefinitionsClauseAshurst"/>
      </w:pPr>
      <w:bookmarkStart w:id="395" w:name="_Ref144111663"/>
      <w:r w:rsidRPr="00462199">
        <w:rPr>
          <w:b/>
        </w:rPr>
        <w:t>"CO</w:t>
      </w:r>
      <w:r w:rsidRPr="00462199">
        <w:rPr>
          <w:b/>
          <w:vertAlign w:val="subscript"/>
        </w:rPr>
        <w:t>2</w:t>
      </w:r>
      <w:r w:rsidRPr="00462199">
        <w:rPr>
          <w:b/>
        </w:rPr>
        <w:t xml:space="preserve"> T&amp;S Network Availability Proposer"</w:t>
      </w:r>
      <w:r w:rsidRPr="00462199">
        <w:t xml:space="preserve"> has the meaning given to that term in </w:t>
      </w:r>
      <w:r w:rsidR="007248B2" w:rsidRPr="007248B2">
        <w:t>Condition</w:t>
      </w:r>
      <w:r w:rsidRPr="00462199">
        <w:t> </w:t>
      </w:r>
      <w:r w:rsidR="004C34F8">
        <w:fldChar w:fldCharType="begin"/>
      </w:r>
      <w:r w:rsidR="004C34F8">
        <w:instrText xml:space="preserve"> REF _Ref144113209 \w \h </w:instrText>
      </w:r>
      <w:r w:rsidR="004C34F8">
        <w:fldChar w:fldCharType="separate"/>
      </w:r>
      <w:del w:id="396" w:author="Faqir, Sofia (Energy Security)" w:date="2023-11-12T19:47:00Z">
        <w:r w:rsidR="00E473FC">
          <w:delText>3.70</w:delText>
        </w:r>
      </w:del>
      <w:r w:rsidR="004C34F8">
        <w:fldChar w:fldCharType="end"/>
      </w:r>
      <w:r w:rsidRPr="00462199">
        <w:t xml:space="preserve"> (</w:t>
      </w:r>
      <w:r w:rsidRPr="00462199">
        <w:rPr>
          <w:bCs/>
          <w:i/>
        </w:rPr>
        <w:t>CO</w:t>
      </w:r>
      <w:r w:rsidRPr="00462199">
        <w:rPr>
          <w:bCs/>
          <w:i/>
          <w:vertAlign w:val="subscript"/>
        </w:rPr>
        <w:t>2</w:t>
      </w:r>
      <w:r w:rsidRPr="00462199">
        <w:rPr>
          <w:i/>
        </w:rPr>
        <w:t xml:space="preserve"> T&amp;S Connection Confirmation Requirement</w:t>
      </w:r>
      <w:r w:rsidRPr="00462199">
        <w:t>);</w:t>
      </w:r>
      <w:bookmarkEnd w:id="395"/>
    </w:p>
    <w:p w14:paraId="13667CA2" w14:textId="2BECAF13" w:rsidR="00D179D6" w:rsidRPr="00462199" w:rsidRDefault="00D179D6" w:rsidP="005B3BB9">
      <w:pPr>
        <w:pStyle w:val="DefinitionsClauseAshurst"/>
      </w:pPr>
      <w:bookmarkStart w:id="397" w:name="_Ref144111664"/>
      <w:r w:rsidRPr="00462199">
        <w:rPr>
          <w:b/>
        </w:rPr>
        <w:t>"CO</w:t>
      </w:r>
      <w:r w:rsidRPr="00462199">
        <w:rPr>
          <w:b/>
          <w:vertAlign w:val="subscript"/>
        </w:rPr>
        <w:t>2</w:t>
      </w:r>
      <w:r w:rsidRPr="00462199">
        <w:rPr>
          <w:b/>
        </w:rPr>
        <w:t xml:space="preserve"> T&amp;S Network Availability Respondent"</w:t>
      </w:r>
      <w:r w:rsidRPr="00462199">
        <w:t xml:space="preserve"> has the meaning given to that term in </w:t>
      </w:r>
      <w:r w:rsidR="007248B2" w:rsidRPr="007248B2">
        <w:t>Condition</w:t>
      </w:r>
      <w:r w:rsidRPr="00462199">
        <w:t> </w:t>
      </w:r>
      <w:r w:rsidR="004C34F8">
        <w:fldChar w:fldCharType="begin"/>
      </w:r>
      <w:r w:rsidR="004C34F8">
        <w:instrText xml:space="preserve"> REF _Ref144113209 \w \h </w:instrText>
      </w:r>
      <w:r w:rsidR="004C34F8">
        <w:fldChar w:fldCharType="separate"/>
      </w:r>
      <w:del w:id="398" w:author="Faqir, Sofia (Energy Security)" w:date="2023-11-12T19:47:00Z">
        <w:r w:rsidR="00E473FC">
          <w:delText>3.70</w:delText>
        </w:r>
      </w:del>
      <w:r w:rsidR="004C34F8">
        <w:fldChar w:fldCharType="end"/>
      </w:r>
      <w:r w:rsidRPr="00462199">
        <w:t xml:space="preserve"> (</w:t>
      </w:r>
      <w:r w:rsidRPr="00462199">
        <w:rPr>
          <w:bCs/>
          <w:i/>
        </w:rPr>
        <w:t>CO</w:t>
      </w:r>
      <w:r w:rsidRPr="00462199">
        <w:rPr>
          <w:bCs/>
          <w:i/>
          <w:vertAlign w:val="subscript"/>
        </w:rPr>
        <w:t>2</w:t>
      </w:r>
      <w:r w:rsidRPr="00462199">
        <w:rPr>
          <w:i/>
        </w:rPr>
        <w:t xml:space="preserve"> T&amp;S Connection Confirmation Requirement</w:t>
      </w:r>
      <w:r w:rsidRPr="00462199">
        <w:t>);</w:t>
      </w:r>
      <w:bookmarkEnd w:id="397"/>
    </w:p>
    <w:p w14:paraId="5DC821D4" w14:textId="320534BC" w:rsidR="00D179D6" w:rsidRPr="00462199" w:rsidRDefault="00D179D6" w:rsidP="005B3BB9">
      <w:pPr>
        <w:pStyle w:val="DefinitionsClauseAshurst"/>
      </w:pPr>
      <w:bookmarkStart w:id="399" w:name="_Ref144111665"/>
      <w:r w:rsidRPr="00462199">
        <w:rPr>
          <w:b/>
        </w:rPr>
        <w:lastRenderedPageBreak/>
        <w:t>"CO</w:t>
      </w:r>
      <w:r w:rsidRPr="00462199">
        <w:rPr>
          <w:b/>
          <w:vertAlign w:val="subscript"/>
        </w:rPr>
        <w:t>2</w:t>
      </w:r>
      <w:r w:rsidRPr="00462199">
        <w:rPr>
          <w:b/>
        </w:rPr>
        <w:t xml:space="preserve"> T&amp;S Network Availability Response Notice"</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_Ref144113209 \w \h </w:instrText>
      </w:r>
      <w:r w:rsidR="004C34F8">
        <w:fldChar w:fldCharType="separate"/>
      </w:r>
      <w:del w:id="400" w:author="Faqir, Sofia (Energy Security)" w:date="2023-11-12T19:47:00Z">
        <w:r w:rsidR="00E473FC">
          <w:delText>3.70</w:delText>
        </w:r>
      </w:del>
      <w:r w:rsidR="004C34F8">
        <w:fldChar w:fldCharType="end"/>
      </w:r>
      <w:r w:rsidRPr="00462199">
        <w:t xml:space="preserve"> (</w:t>
      </w:r>
      <w:r w:rsidRPr="00462199">
        <w:rPr>
          <w:bCs/>
          <w:i/>
        </w:rPr>
        <w:t>CO</w:t>
      </w:r>
      <w:r w:rsidRPr="00462199">
        <w:rPr>
          <w:bCs/>
          <w:i/>
          <w:vertAlign w:val="subscript"/>
        </w:rPr>
        <w:t>2</w:t>
      </w:r>
      <w:r w:rsidRPr="00462199">
        <w:rPr>
          <w:i/>
        </w:rPr>
        <w:t xml:space="preserve"> T&amp;S Connection Confirmation Requirement</w:t>
      </w:r>
      <w:r w:rsidRPr="00462199">
        <w:t>);</w:t>
      </w:r>
      <w:bookmarkEnd w:id="399"/>
    </w:p>
    <w:p w14:paraId="61C69DBA" w14:textId="77777777" w:rsidR="00D179D6" w:rsidRPr="00462199" w:rsidRDefault="00D179D6" w:rsidP="005B3BB9">
      <w:pPr>
        <w:pStyle w:val="DefinitionsClauseAshurst"/>
      </w:pPr>
      <w:bookmarkStart w:id="401" w:name="_Ref144111666"/>
      <w:r w:rsidRPr="00462199">
        <w:rPr>
          <w:b/>
        </w:rPr>
        <w:t>"CO</w:t>
      </w:r>
      <w:r w:rsidRPr="00462199">
        <w:rPr>
          <w:b/>
          <w:vertAlign w:val="subscript"/>
        </w:rPr>
        <w:t>2</w:t>
      </w:r>
      <w:r w:rsidRPr="00462199">
        <w:t xml:space="preserve"> </w:t>
      </w:r>
      <w:r w:rsidRPr="00462199">
        <w:rPr>
          <w:b/>
        </w:rPr>
        <w:t>T&amp;S Network Charge"</w:t>
      </w:r>
      <w:r w:rsidRPr="00462199">
        <w:t xml:space="preserve"> means the CO</w:t>
      </w:r>
      <w:r w:rsidRPr="00462199">
        <w:rPr>
          <w:vertAlign w:val="subscript"/>
        </w:rPr>
        <w:t>2</w:t>
      </w:r>
      <w:r w:rsidRPr="00462199">
        <w:t xml:space="preserve"> transport and storage network charge in respect of the CO</w:t>
      </w:r>
      <w:r w:rsidRPr="00462199">
        <w:rPr>
          <w:vertAlign w:val="subscript"/>
        </w:rPr>
        <w:t>2</w:t>
      </w:r>
      <w:r w:rsidRPr="00462199">
        <w:t xml:space="preserve"> T&amp;S Delivery Point Size (</w:t>
      </w:r>
      <w:r w:rsidRPr="00462199">
        <w:rPr>
          <w:i/>
        </w:rPr>
        <w:t>expressed in pounds (£)</w:t>
      </w:r>
      <w:r w:rsidRPr="00462199">
        <w:t>) for each Day (</w:t>
      </w:r>
      <w:r w:rsidRPr="00462199">
        <w:rPr>
          <w:i/>
        </w:rPr>
        <w:t>i</w:t>
      </w:r>
      <w:r w:rsidRPr="00462199">
        <w:t>) calculated as follows:</w:t>
      </w:r>
      <w:bookmarkEnd w:id="401"/>
    </w:p>
    <w:p w14:paraId="1B9DCF00" w14:textId="77777777" w:rsidR="00D179D6" w:rsidRPr="00462199" w:rsidRDefault="00D179D6" w:rsidP="00344AC2">
      <w:pPr>
        <w:pStyle w:val="DefinitionsAshurst"/>
      </w:pPr>
      <w:bookmarkStart w:id="402" w:name="_Ref144111667"/>
      <w:r w:rsidRPr="00462199">
        <w:t>if the Producer is a CO</w:t>
      </w:r>
      <w:r w:rsidRPr="00462199">
        <w:rPr>
          <w:vertAlign w:val="subscript"/>
        </w:rPr>
        <w:t xml:space="preserve">2 </w:t>
      </w:r>
      <w:r w:rsidRPr="00462199">
        <w:t>T&amp;S Onshore User:</w:t>
      </w:r>
      <w:bookmarkEnd w:id="402"/>
    </w:p>
    <w:p w14:paraId="101AF218" w14:textId="77777777" w:rsidR="00D179D6" w:rsidRPr="00462199" w:rsidRDefault="00F47FCB" w:rsidP="005B3BB9">
      <w:pPr>
        <w:rPr>
          <w:i/>
        </w:rPr>
      </w:pPr>
      <m:oMathPara>
        <m:oMath>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TSN</m:t>
          </m:r>
          <m:sSub>
            <m:sSubPr>
              <m:ctrlPr>
                <w:rPr>
                  <w:rFonts w:ascii="Cambria Math" w:hAnsi="Cambria Math" w:cs="Arial"/>
                  <w:i/>
                </w:rPr>
              </m:ctrlPr>
            </m:sSubPr>
            <m:e>
              <m:r>
                <w:rPr>
                  <w:rFonts w:ascii="Cambria Math" w:hAnsi="Cambria Math"/>
                </w:rPr>
                <m:t>C</m:t>
              </m:r>
            </m:e>
            <m:sub>
              <m:r>
                <w:rPr>
                  <w:rFonts w:ascii="Cambria Math" w:hAnsi="Cambria Math"/>
                </w:rPr>
                <m:t>i</m:t>
              </m:r>
            </m:sub>
          </m:sSub>
          <m:r>
            <m:rPr>
              <m:sty m:val="p"/>
            </m:rPr>
            <w:rPr>
              <w:rFonts w:ascii="Cambria Math" w:hAnsi="Cambria Math"/>
            </w:rPr>
            <m:t>=</m:t>
          </m:r>
          <m:d>
            <m:dPr>
              <m:ctrlPr>
                <w:rPr>
                  <w:rFonts w:ascii="Cambria Math" w:hAnsi="Cambria Math" w:cs="Arial"/>
                  <w:i/>
                </w:rPr>
              </m:ctrlPr>
            </m:dPr>
            <m:e>
              <m:sSub>
                <m:sSubPr>
                  <m:ctrlPr>
                    <w:rPr>
                      <w:rFonts w:ascii="Cambria Math" w:hAnsi="Cambria Math" w:cs="Arial"/>
                      <w:i/>
                    </w:rPr>
                  </m:ctrlPr>
                </m:sSubPr>
                <m:e>
                  <m:r>
                    <w:rPr>
                      <w:rFonts w:ascii="Cambria Math" w:hAnsi="Cambria Math"/>
                    </w:rPr>
                    <m:t>CO</m:t>
                  </m:r>
                </m:e>
                <m:sub>
                  <m:r>
                    <w:rPr>
                      <w:rFonts w:ascii="Cambria Math" w:hAnsi="Cambria Math"/>
                    </w:rPr>
                    <m:t>2</m:t>
                  </m:r>
                </m:sub>
              </m:sSub>
              <m:sSub>
                <m:sSubPr>
                  <m:ctrlPr>
                    <w:rPr>
                      <w:rFonts w:ascii="Cambria Math" w:hAnsi="Cambria Math" w:cs="Arial"/>
                      <w:i/>
                    </w:rPr>
                  </m:ctrlPr>
                </m:sSubPr>
                <m:e>
                  <m:r>
                    <w:rPr>
                      <w:rFonts w:ascii="Cambria Math" w:hAnsi="Cambria Math"/>
                    </w:rPr>
                    <m:t>TSONNCR</m:t>
                  </m:r>
                </m:e>
                <m:sub>
                  <m:r>
                    <w:rPr>
                      <w:rFonts w:ascii="Cambria Math" w:hAnsi="Cambria Math"/>
                    </w:rPr>
                    <m:t xml:space="preserve">i </m:t>
                  </m:r>
                </m:sub>
              </m:sSub>
              <m:r>
                <w:rPr>
                  <w:rFonts w:ascii="Cambria Math" w:hAnsi="Cambria Math"/>
                </w:rPr>
                <m:t>*</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TSDP</m:t>
              </m:r>
              <m:sSub>
                <m:sSubPr>
                  <m:ctrlPr>
                    <w:rPr>
                      <w:rFonts w:ascii="Cambria Math" w:hAnsi="Cambria Math" w:cs="Arial"/>
                      <w:i/>
                    </w:rPr>
                  </m:ctrlPr>
                </m:sSubPr>
                <m:e>
                  <m:r>
                    <w:rPr>
                      <w:rFonts w:ascii="Cambria Math" w:hAnsi="Cambria Math"/>
                    </w:rPr>
                    <m:t>S</m:t>
                  </m:r>
                </m:e>
                <m:sub>
                  <m:r>
                    <w:rPr>
                      <w:rFonts w:ascii="Cambria Math" w:hAnsi="Cambria Math"/>
                    </w:rPr>
                    <m:t>i</m:t>
                  </m:r>
                </m:sub>
              </m:sSub>
            </m:e>
          </m:d>
          <m:r>
            <w:rPr>
              <w:rFonts w:ascii="Cambria Math" w:hAnsi="Cambria Math"/>
            </w:rPr>
            <m:t>+</m:t>
          </m:r>
          <m:d>
            <m:dPr>
              <m:ctrlPr>
                <w:rPr>
                  <w:rFonts w:ascii="Cambria Math" w:hAnsi="Cambria Math" w:cs="Arial"/>
                  <w:i/>
                </w:rPr>
              </m:ctrlPr>
            </m:dPr>
            <m:e>
              <m:sSub>
                <m:sSubPr>
                  <m:ctrlPr>
                    <w:rPr>
                      <w:rFonts w:ascii="Cambria Math" w:hAnsi="Cambria Math" w:cs="Arial"/>
                      <w:i/>
                    </w:rPr>
                  </m:ctrlPr>
                </m:sSubPr>
                <m:e>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TSOFFNCR</m:t>
                  </m:r>
                </m:e>
                <m:sub>
                  <m:r>
                    <w:rPr>
                      <w:rFonts w:ascii="Cambria Math" w:hAnsi="Cambria Math"/>
                    </w:rPr>
                    <m:t>i</m:t>
                  </m:r>
                </m:sub>
              </m:sSub>
              <m:r>
                <w:rPr>
                  <w:rFonts w:ascii="Cambria Math" w:hAnsi="Cambria Math"/>
                </w:rPr>
                <m:t>*</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TSDP</m:t>
              </m:r>
              <m:sSub>
                <m:sSubPr>
                  <m:ctrlPr>
                    <w:rPr>
                      <w:rFonts w:ascii="Cambria Math" w:hAnsi="Cambria Math" w:cs="Arial"/>
                      <w:i/>
                    </w:rPr>
                  </m:ctrlPr>
                </m:sSubPr>
                <m:e>
                  <m:r>
                    <w:rPr>
                      <w:rFonts w:ascii="Cambria Math" w:hAnsi="Cambria Math"/>
                    </w:rPr>
                    <m:t>S</m:t>
                  </m:r>
                </m:e>
                <m:sub>
                  <m:r>
                    <w:rPr>
                      <w:rFonts w:ascii="Cambria Math" w:hAnsi="Cambria Math"/>
                    </w:rPr>
                    <m:t>i</m:t>
                  </m:r>
                </m:sub>
              </m:sSub>
            </m:e>
          </m:d>
        </m:oMath>
      </m:oMathPara>
    </w:p>
    <w:p w14:paraId="74C633F2" w14:textId="77777777" w:rsidR="00D179D6" w:rsidRPr="00462199" w:rsidRDefault="00D179D6" w:rsidP="00344AC2">
      <w:pPr>
        <w:pStyle w:val="DefinitionsAshurst"/>
      </w:pPr>
      <w:bookmarkStart w:id="403" w:name="_Ref144111668"/>
      <w:r w:rsidRPr="00462199">
        <w:t>if the Producer is a CO</w:t>
      </w:r>
      <w:r w:rsidRPr="00462199">
        <w:rPr>
          <w:vertAlign w:val="subscript"/>
        </w:rPr>
        <w:t xml:space="preserve">2 </w:t>
      </w:r>
      <w:r w:rsidRPr="00462199">
        <w:t>T&amp;S Offshore User:</w:t>
      </w:r>
      <w:bookmarkEnd w:id="403"/>
    </w:p>
    <w:p w14:paraId="72C3B1B7" w14:textId="77777777" w:rsidR="00D179D6" w:rsidRPr="00462199" w:rsidRDefault="00F47FCB" w:rsidP="005B3BB9">
      <m:oMathPara>
        <m:oMath>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TSN</m:t>
          </m:r>
          <m:sSub>
            <m:sSubPr>
              <m:ctrlPr>
                <w:rPr>
                  <w:rFonts w:ascii="Cambria Math" w:hAnsi="Cambria Math" w:cs="Arial"/>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m:t>
          </m:r>
          <m:sSub>
            <m:sSubPr>
              <m:ctrlPr>
                <w:rPr>
                  <w:rFonts w:ascii="Cambria Math" w:hAnsi="Cambria Math" w:cs="Arial"/>
                </w:rPr>
              </m:ctrlPr>
            </m:sSubPr>
            <m:e>
              <m:r>
                <w:rPr>
                  <w:rFonts w:ascii="Cambria Math" w:hAnsi="Cambria Math"/>
                </w:rPr>
                <m:t>OFFNCR</m:t>
              </m:r>
            </m:e>
            <m:sub>
              <m:r>
                <w:rPr>
                  <w:rFonts w:ascii="Cambria Math" w:hAnsi="Cambria Math"/>
                </w:rPr>
                <m:t>i</m:t>
              </m:r>
            </m:sub>
          </m:sSub>
          <m:r>
            <m:rPr>
              <m:sty m:val="p"/>
            </m:rPr>
            <w:rPr>
              <w:rFonts w:ascii="Cambria Math" w:hAnsi="Cambria Math"/>
            </w:rPr>
            <m:t>*</m:t>
          </m:r>
          <m:sSub>
            <m:sSubPr>
              <m:ctrlPr>
                <w:rPr>
                  <w:rFonts w:ascii="Cambria Math" w:hAnsi="Cambria Math" w:cs="Arial"/>
                  <w:i/>
                </w:rPr>
              </m:ctrlPr>
            </m:sSubPr>
            <m:e>
              <m:r>
                <w:rPr>
                  <w:rFonts w:ascii="Cambria Math" w:hAnsi="Cambria Math"/>
                </w:rPr>
                <m:t>CO</m:t>
              </m:r>
            </m:e>
            <m:sub>
              <m:r>
                <w:rPr>
                  <w:rFonts w:ascii="Cambria Math" w:hAnsi="Cambria Math"/>
                </w:rPr>
                <m:t>2</m:t>
              </m:r>
            </m:sub>
          </m:sSub>
          <m:r>
            <w:rPr>
              <w:rFonts w:ascii="Cambria Math" w:hAnsi="Cambria Math"/>
            </w:rPr>
            <m:t>TSDP</m:t>
          </m:r>
          <m:sSub>
            <m:sSubPr>
              <m:ctrlPr>
                <w:rPr>
                  <w:rFonts w:ascii="Cambria Math" w:hAnsi="Cambria Math" w:cs="Arial"/>
                </w:rPr>
              </m:ctrlPr>
            </m:sSubPr>
            <m:e>
              <m:r>
                <w:rPr>
                  <w:rFonts w:ascii="Cambria Math" w:hAnsi="Cambria Math"/>
                </w:rPr>
                <m:t>S</m:t>
              </m:r>
            </m:e>
            <m:sub>
              <m:r>
                <w:rPr>
                  <w:rFonts w:ascii="Cambria Math" w:hAnsi="Cambria Math"/>
                </w:rPr>
                <m:t>i</m:t>
              </m:r>
            </m:sub>
          </m:sSub>
        </m:oMath>
      </m:oMathPara>
    </w:p>
    <w:p w14:paraId="58859B69"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635"/>
        <w:gridCol w:w="709"/>
        <w:gridCol w:w="5693"/>
      </w:tblGrid>
      <w:tr w:rsidR="00D179D6" w:rsidRPr="00462199" w14:paraId="360EBEC6" w14:textId="77777777">
        <w:tc>
          <w:tcPr>
            <w:tcW w:w="1635" w:type="dxa"/>
            <w:hideMark/>
          </w:tcPr>
          <w:p w14:paraId="18A7F492" w14:textId="77777777" w:rsidR="00D179D6" w:rsidRPr="001A53D4" w:rsidRDefault="00F47FCB">
            <w:pPr>
              <w:rPr>
                <w:i/>
                <w:iCs/>
                <w:sz w:val="20"/>
              </w:rPr>
            </w:pPr>
            <m:oMathPara>
              <m:oMathParaPr>
                <m:jc m:val="left"/>
              </m:oMathParaPr>
              <m:oMath>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TSN</m:t>
                </m:r>
                <m:sSub>
                  <m:sSubPr>
                    <m:ctrlPr>
                      <w:rPr>
                        <w:rFonts w:ascii="Cambria Math" w:hAnsi="Cambria Math" w:cs="Arial"/>
                        <w:i/>
                        <w:sz w:val="20"/>
                      </w:rPr>
                    </m:ctrlPr>
                  </m:sSubPr>
                  <m:e>
                    <m:r>
                      <w:rPr>
                        <w:rFonts w:ascii="Cambria Math" w:hAnsi="Cambria Math"/>
                        <w:sz w:val="20"/>
                      </w:rPr>
                      <m:t>C</m:t>
                    </m:r>
                  </m:e>
                  <m:sub>
                    <m:r>
                      <w:rPr>
                        <w:rFonts w:ascii="Cambria Math" w:hAnsi="Cambria Math"/>
                        <w:sz w:val="20"/>
                      </w:rPr>
                      <m:t>i</m:t>
                    </m:r>
                  </m:sub>
                </m:sSub>
              </m:oMath>
            </m:oMathPara>
          </w:p>
        </w:tc>
        <w:tc>
          <w:tcPr>
            <w:tcW w:w="709" w:type="dxa"/>
            <w:hideMark/>
          </w:tcPr>
          <w:p w14:paraId="7E5E4E51" w14:textId="77777777" w:rsidR="00D179D6" w:rsidRPr="00462199" w:rsidRDefault="00D179D6">
            <w:pPr>
              <w:pStyle w:val="NormalAshurst"/>
            </w:pPr>
            <w:r w:rsidRPr="00462199">
              <w:t>=</w:t>
            </w:r>
          </w:p>
        </w:tc>
        <w:tc>
          <w:tcPr>
            <w:tcW w:w="5693" w:type="dxa"/>
            <w:hideMark/>
          </w:tcPr>
          <w:p w14:paraId="02EF6BFF" w14:textId="77777777" w:rsidR="00D179D6" w:rsidRPr="00462199" w:rsidRDefault="00D179D6">
            <w:pPr>
              <w:pStyle w:val="NormalAshurst"/>
            </w:pPr>
            <w:r w:rsidRPr="00462199">
              <w:t>CO</w:t>
            </w:r>
            <w:r w:rsidRPr="00462199">
              <w:rPr>
                <w:vertAlign w:val="subscript"/>
              </w:rPr>
              <w:t>2</w:t>
            </w:r>
            <w:r w:rsidRPr="00462199">
              <w:t xml:space="preserve"> T&amp;S Network Charge (</w:t>
            </w:r>
            <w:r w:rsidRPr="00462199">
              <w:rPr>
                <w:i/>
              </w:rPr>
              <w:t>£</w:t>
            </w:r>
            <w:r w:rsidRPr="00462199">
              <w:t xml:space="preserve">) for the relevant Day </w:t>
            </w:r>
            <w:r w:rsidRPr="00462199">
              <w:rPr>
                <w:i/>
              </w:rPr>
              <w:t>(i)</w:t>
            </w:r>
          </w:p>
        </w:tc>
      </w:tr>
      <w:tr w:rsidR="00D179D6" w:rsidRPr="00462199" w14:paraId="4B33CDA0" w14:textId="77777777">
        <w:tc>
          <w:tcPr>
            <w:tcW w:w="1635" w:type="dxa"/>
            <w:hideMark/>
          </w:tcPr>
          <w:p w14:paraId="6EB9810E" w14:textId="13E6AB59" w:rsidR="00D179D6" w:rsidRPr="001A53D4" w:rsidRDefault="00F47FCB">
            <w:pPr>
              <w:rPr>
                <w:rFonts w:eastAsia="Microsoft JhengHei"/>
                <w:sz w:val="20"/>
              </w:rPr>
            </w:pPr>
            <m:oMathPara>
              <m:oMathParaPr>
                <m:jc m:val="left"/>
              </m:oMathParaPr>
              <m:oMath>
                <m:sSub>
                  <m:sSubPr>
                    <m:ctrlPr>
                      <w:rPr>
                        <w:rFonts w:ascii="Cambria Math" w:hAnsi="Cambria Math" w:cs="Arial"/>
                        <w:sz w:val="20"/>
                      </w:rPr>
                    </m:ctrlPr>
                  </m:sSubPr>
                  <m:e>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TSONNCR</m:t>
                    </m:r>
                  </m:e>
                  <m:sub>
                    <m:r>
                      <w:rPr>
                        <w:rFonts w:ascii="Cambria Math" w:hAnsi="Cambria Math"/>
                        <w:sz w:val="20"/>
                      </w:rPr>
                      <m:t>i</m:t>
                    </m:r>
                  </m:sub>
                </m:sSub>
              </m:oMath>
            </m:oMathPara>
          </w:p>
        </w:tc>
        <w:tc>
          <w:tcPr>
            <w:tcW w:w="709" w:type="dxa"/>
            <w:hideMark/>
          </w:tcPr>
          <w:p w14:paraId="5D98DFBC" w14:textId="77777777" w:rsidR="00D179D6" w:rsidRPr="00462199" w:rsidRDefault="00D179D6">
            <w:pPr>
              <w:pStyle w:val="NormalAshurst"/>
            </w:pPr>
            <w:r w:rsidRPr="00462199">
              <w:t>=</w:t>
            </w:r>
          </w:p>
        </w:tc>
        <w:tc>
          <w:tcPr>
            <w:tcW w:w="5693" w:type="dxa"/>
            <w:hideMark/>
          </w:tcPr>
          <w:p w14:paraId="4CCC0DA2" w14:textId="77777777" w:rsidR="00D179D6" w:rsidRPr="00462199" w:rsidRDefault="00D179D6">
            <w:pPr>
              <w:pStyle w:val="NormalAshurst"/>
            </w:pPr>
            <w:r w:rsidRPr="00462199">
              <w:t>CO</w:t>
            </w:r>
            <w:r w:rsidRPr="00462199">
              <w:rPr>
                <w:vertAlign w:val="subscript"/>
              </w:rPr>
              <w:t>2</w:t>
            </w:r>
            <w:r w:rsidRPr="00462199">
              <w:t xml:space="preserve"> T&amp;S Onshore Network Charge Rate (</w:t>
            </w:r>
            <w:r w:rsidRPr="00462199">
              <w:rPr>
                <w:i/>
              </w:rPr>
              <w:t>£/t</w:t>
            </w:r>
            <w:r w:rsidRPr="00462199">
              <w:rPr>
                <w:bCs/>
                <w:i/>
              </w:rPr>
              <w:t>CO</w:t>
            </w:r>
            <w:r w:rsidRPr="00462199">
              <w:rPr>
                <w:bCs/>
                <w:i/>
                <w:vertAlign w:val="subscript"/>
              </w:rPr>
              <w:t>2</w:t>
            </w:r>
            <w:r w:rsidRPr="00462199">
              <w:rPr>
                <w:i/>
                <w:vertAlign w:val="subscript"/>
              </w:rPr>
              <w:t>RS</w:t>
            </w:r>
            <w:r w:rsidRPr="00462199">
              <w:rPr>
                <w:i/>
              </w:rPr>
              <w:t>/Day</w:t>
            </w:r>
            <w:r w:rsidRPr="00462199">
              <w:t>) for the relevant Day (</w:t>
            </w:r>
            <w:r w:rsidRPr="00462199">
              <w:rPr>
                <w:i/>
              </w:rPr>
              <w:t>i</w:t>
            </w:r>
            <w:r w:rsidRPr="00462199">
              <w:t>)</w:t>
            </w:r>
          </w:p>
        </w:tc>
      </w:tr>
      <w:tr w:rsidR="00D179D6" w:rsidRPr="00462199" w14:paraId="5DB7CCCB" w14:textId="77777777">
        <w:tc>
          <w:tcPr>
            <w:tcW w:w="1635" w:type="dxa"/>
            <w:hideMark/>
          </w:tcPr>
          <w:p w14:paraId="1D6461CC" w14:textId="77777777" w:rsidR="00D179D6" w:rsidRPr="001A53D4" w:rsidRDefault="00F47FCB">
            <w:pPr>
              <w:rPr>
                <w:i/>
                <w:iCs/>
                <w:sz w:val="20"/>
              </w:rPr>
            </w:pPr>
            <m:oMathPara>
              <m:oMathParaPr>
                <m:jc m:val="left"/>
              </m:oMathParaPr>
              <m:oMath>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TSDP</m:t>
                </m:r>
                <m:sSub>
                  <m:sSubPr>
                    <m:ctrlPr>
                      <w:rPr>
                        <w:rFonts w:ascii="Cambria Math" w:hAnsi="Cambria Math" w:cs="Arial"/>
                        <w:i/>
                        <w:sz w:val="20"/>
                      </w:rPr>
                    </m:ctrlPr>
                  </m:sSubPr>
                  <m:e>
                    <m:r>
                      <w:rPr>
                        <w:rFonts w:ascii="Cambria Math" w:hAnsi="Cambria Math"/>
                        <w:sz w:val="20"/>
                      </w:rPr>
                      <m:t>S</m:t>
                    </m:r>
                  </m:e>
                  <m:sub>
                    <m:r>
                      <w:rPr>
                        <w:rFonts w:ascii="Cambria Math" w:hAnsi="Cambria Math"/>
                        <w:sz w:val="20"/>
                      </w:rPr>
                      <m:t>i</m:t>
                    </m:r>
                  </m:sub>
                </m:sSub>
              </m:oMath>
            </m:oMathPara>
          </w:p>
        </w:tc>
        <w:tc>
          <w:tcPr>
            <w:tcW w:w="709" w:type="dxa"/>
            <w:hideMark/>
          </w:tcPr>
          <w:p w14:paraId="2F088D73" w14:textId="77777777" w:rsidR="00D179D6" w:rsidRPr="00462199" w:rsidRDefault="00D179D6">
            <w:pPr>
              <w:pStyle w:val="NormalAshurst"/>
            </w:pPr>
            <w:r w:rsidRPr="00462199">
              <w:t>=</w:t>
            </w:r>
          </w:p>
        </w:tc>
        <w:tc>
          <w:tcPr>
            <w:tcW w:w="5693" w:type="dxa"/>
            <w:hideMark/>
          </w:tcPr>
          <w:p w14:paraId="76275369" w14:textId="77777777" w:rsidR="00D179D6" w:rsidRPr="00462199" w:rsidRDefault="00D179D6">
            <w:pPr>
              <w:pStyle w:val="NormalAshurst"/>
            </w:pPr>
            <w:r w:rsidRPr="00462199">
              <w:t>CO</w:t>
            </w:r>
            <w:r w:rsidRPr="00462199">
              <w:rPr>
                <w:vertAlign w:val="subscript"/>
              </w:rPr>
              <w:t>2</w:t>
            </w:r>
            <w:r w:rsidRPr="00462199">
              <w:t xml:space="preserve"> T&amp;S Delivery Point Size (</w:t>
            </w:r>
            <w:r w:rsidRPr="00462199">
              <w:rPr>
                <w:i/>
              </w:rPr>
              <w:t>t</w:t>
            </w:r>
            <w:r w:rsidRPr="00462199">
              <w:rPr>
                <w:bCs/>
                <w:i/>
              </w:rPr>
              <w:t>CO</w:t>
            </w:r>
            <w:r w:rsidRPr="00462199">
              <w:rPr>
                <w:bCs/>
                <w:i/>
                <w:vertAlign w:val="subscript"/>
              </w:rPr>
              <w:t>2</w:t>
            </w:r>
            <w:r w:rsidRPr="00462199">
              <w:rPr>
                <w:i/>
                <w:vertAlign w:val="subscript"/>
              </w:rPr>
              <w:t>RS</w:t>
            </w:r>
            <w:r w:rsidRPr="00462199">
              <w:rPr>
                <w:i/>
              </w:rPr>
              <w:t>/Day</w:t>
            </w:r>
            <w:r w:rsidRPr="00462199">
              <w:t>) for the relevant Day (</w:t>
            </w:r>
            <w:r w:rsidRPr="00462199">
              <w:rPr>
                <w:i/>
              </w:rPr>
              <w:t>i</w:t>
            </w:r>
            <w:r w:rsidRPr="00462199">
              <w:t>)</w:t>
            </w:r>
          </w:p>
        </w:tc>
      </w:tr>
      <w:tr w:rsidR="00D179D6" w:rsidRPr="00462199" w14:paraId="4B0EDF70" w14:textId="77777777">
        <w:trPr>
          <w:trHeight w:val="812"/>
        </w:trPr>
        <w:tc>
          <w:tcPr>
            <w:tcW w:w="1635" w:type="dxa"/>
            <w:hideMark/>
          </w:tcPr>
          <w:p w14:paraId="6F386614" w14:textId="77777777" w:rsidR="00D179D6" w:rsidRPr="001A53D4" w:rsidRDefault="00F47FCB">
            <w:pPr>
              <w:rPr>
                <w:rFonts w:eastAsia="Microsoft JhengHei"/>
                <w:iCs/>
                <w:sz w:val="20"/>
              </w:rPr>
            </w:pPr>
            <m:oMathPara>
              <m:oMathParaPr>
                <m:jc m:val="left"/>
              </m:oMathParaPr>
              <m:oMath>
                <m:sSub>
                  <m:sSubPr>
                    <m:ctrlPr>
                      <w:rPr>
                        <w:rFonts w:ascii="Cambria Math" w:hAnsi="Cambria Math" w:cs="Arial"/>
                        <w:i/>
                        <w:sz w:val="20"/>
                      </w:rPr>
                    </m:ctrlPr>
                  </m:sSubPr>
                  <m:e>
                    <m:sSub>
                      <m:sSubPr>
                        <m:ctrlPr>
                          <w:rPr>
                            <w:rFonts w:ascii="Cambria Math" w:hAnsi="Cambria Math" w:cs="Arial"/>
                            <w:i/>
                            <w:sz w:val="20"/>
                          </w:rPr>
                        </m:ctrlPr>
                      </m:sSubPr>
                      <m:e>
                        <m:r>
                          <w:rPr>
                            <w:rFonts w:ascii="Cambria Math" w:hAnsi="Cambria Math"/>
                            <w:sz w:val="20"/>
                          </w:rPr>
                          <m:t>CO</m:t>
                        </m:r>
                      </m:e>
                      <m:sub>
                        <m:r>
                          <w:rPr>
                            <w:rFonts w:ascii="Cambria Math" w:hAnsi="Cambria Math"/>
                            <w:sz w:val="20"/>
                          </w:rPr>
                          <m:t>2</m:t>
                        </m:r>
                      </m:sub>
                    </m:sSub>
                    <m:r>
                      <w:rPr>
                        <w:rFonts w:ascii="Cambria Math" w:hAnsi="Cambria Math"/>
                        <w:sz w:val="20"/>
                      </w:rPr>
                      <m:t>TSOFFNCR</m:t>
                    </m:r>
                  </m:e>
                  <m:sub>
                    <m:r>
                      <w:rPr>
                        <w:rFonts w:ascii="Cambria Math" w:hAnsi="Cambria Math"/>
                        <w:sz w:val="20"/>
                      </w:rPr>
                      <m:t>i</m:t>
                    </m:r>
                  </m:sub>
                </m:sSub>
              </m:oMath>
            </m:oMathPara>
          </w:p>
        </w:tc>
        <w:tc>
          <w:tcPr>
            <w:tcW w:w="709" w:type="dxa"/>
            <w:hideMark/>
          </w:tcPr>
          <w:p w14:paraId="61B10167" w14:textId="77777777" w:rsidR="00D179D6" w:rsidRPr="00462199" w:rsidRDefault="00D179D6">
            <w:pPr>
              <w:pStyle w:val="NormalAshurst"/>
            </w:pPr>
            <w:r w:rsidRPr="00462199">
              <w:t>=</w:t>
            </w:r>
          </w:p>
        </w:tc>
        <w:tc>
          <w:tcPr>
            <w:tcW w:w="5693" w:type="dxa"/>
            <w:hideMark/>
          </w:tcPr>
          <w:p w14:paraId="5E8FBB3C" w14:textId="77777777" w:rsidR="00D179D6" w:rsidRPr="00462199" w:rsidRDefault="00D179D6">
            <w:pPr>
              <w:pStyle w:val="NormalAshurst"/>
            </w:pPr>
            <w:r w:rsidRPr="00462199">
              <w:t>CO</w:t>
            </w:r>
            <w:r w:rsidRPr="00462199">
              <w:rPr>
                <w:vertAlign w:val="subscript"/>
              </w:rPr>
              <w:t>2</w:t>
            </w:r>
            <w:r w:rsidRPr="00462199">
              <w:t xml:space="preserve"> T&amp;S Offshore Network Charge Rate (</w:t>
            </w:r>
            <w:r w:rsidRPr="00462199">
              <w:rPr>
                <w:i/>
              </w:rPr>
              <w:t>£/t</w:t>
            </w:r>
            <w:r w:rsidRPr="00462199">
              <w:rPr>
                <w:bCs/>
                <w:i/>
              </w:rPr>
              <w:t>CO</w:t>
            </w:r>
            <w:r w:rsidRPr="00462199">
              <w:rPr>
                <w:bCs/>
                <w:i/>
                <w:vertAlign w:val="subscript"/>
              </w:rPr>
              <w:t>2</w:t>
            </w:r>
            <w:r w:rsidRPr="00462199">
              <w:rPr>
                <w:i/>
                <w:vertAlign w:val="subscript"/>
              </w:rPr>
              <w:t>RS</w:t>
            </w:r>
            <w:r w:rsidRPr="00462199">
              <w:rPr>
                <w:i/>
              </w:rPr>
              <w:t>/Day</w:t>
            </w:r>
            <w:r w:rsidRPr="00462199">
              <w:t>) for the relevant Day (</w:t>
            </w:r>
            <w:r w:rsidRPr="00462199">
              <w:rPr>
                <w:i/>
              </w:rPr>
              <w:t>i</w:t>
            </w:r>
            <w:r w:rsidRPr="00462199">
              <w:t>)</w:t>
            </w:r>
          </w:p>
        </w:tc>
      </w:tr>
    </w:tbl>
    <w:p w14:paraId="149EA215" w14:textId="77777777" w:rsidR="00D179D6" w:rsidRPr="00462199" w:rsidRDefault="00D179D6" w:rsidP="005B3BB9">
      <w:pPr>
        <w:pStyle w:val="DefinitionsClauseAshurst"/>
      </w:pPr>
      <w:bookmarkStart w:id="404" w:name="_Ref144111669"/>
      <w:r w:rsidRPr="00462199">
        <w:rPr>
          <w:b/>
        </w:rPr>
        <w:t>"CO</w:t>
      </w:r>
      <w:r w:rsidRPr="00462199">
        <w:rPr>
          <w:b/>
          <w:vertAlign w:val="subscript"/>
        </w:rPr>
        <w:t>2</w:t>
      </w:r>
      <w:r w:rsidRPr="00462199">
        <w:rPr>
          <w:b/>
        </w:rPr>
        <w:t xml:space="preserve"> T&amp;S Network Delivery Point(s)"</w:t>
      </w:r>
      <w:r w:rsidRPr="00462199">
        <w:t xml:space="preserve"> has the meaning given to that term in the Agreement;</w:t>
      </w:r>
      <w:bookmarkEnd w:id="404"/>
    </w:p>
    <w:p w14:paraId="24BCC3AA" w14:textId="77777777" w:rsidR="00D179D6" w:rsidRPr="00462199" w:rsidRDefault="00D179D6" w:rsidP="002D4185">
      <w:pPr>
        <w:pStyle w:val="DefinitionsClauseAshurst"/>
      </w:pPr>
      <w:bookmarkStart w:id="405" w:name="_Ref144111670"/>
      <w:r w:rsidRPr="00462199">
        <w:rPr>
          <w:b/>
        </w:rPr>
        <w:t>"CO</w:t>
      </w:r>
      <w:r w:rsidRPr="00462199">
        <w:rPr>
          <w:b/>
          <w:vertAlign w:val="subscript"/>
        </w:rPr>
        <w:t>2</w:t>
      </w:r>
      <w:r w:rsidRPr="00462199">
        <w:t xml:space="preserve"> </w:t>
      </w:r>
      <w:r w:rsidRPr="00462199">
        <w:rPr>
          <w:b/>
        </w:rPr>
        <w:t>T&amp;S Offshore Capacity Charge Rate"</w:t>
      </w:r>
      <w:r w:rsidRPr="00462199">
        <w:t xml:space="preserve"> means the CO</w:t>
      </w:r>
      <w:r w:rsidRPr="00462199">
        <w:rPr>
          <w:vertAlign w:val="subscript"/>
        </w:rPr>
        <w:t>2</w:t>
      </w:r>
      <w:r w:rsidRPr="00462199">
        <w:rPr>
          <w:b/>
        </w:rPr>
        <w:t xml:space="preserve"> </w:t>
      </w:r>
      <w:r w:rsidRPr="00462199">
        <w:t>transport and storage offshore capacity charge rate for the relevant CO</w:t>
      </w:r>
      <w:r w:rsidRPr="00462199">
        <w:rPr>
          <w:vertAlign w:val="subscript"/>
        </w:rPr>
        <w:t>2</w:t>
      </w:r>
      <w:r w:rsidRPr="00462199">
        <w:rPr>
          <w:b/>
        </w:rPr>
        <w:t xml:space="preserve"> </w:t>
      </w:r>
      <w:r w:rsidRPr="00462199">
        <w:t>T&amp;S Charging Year calculated in accordance with Section [H] of the CO</w:t>
      </w:r>
      <w:r w:rsidRPr="00462199">
        <w:rPr>
          <w:vertAlign w:val="subscript"/>
        </w:rPr>
        <w:t>2</w:t>
      </w:r>
      <w:r w:rsidRPr="00462199">
        <w:t xml:space="preserve"> CCS Network Code multiplied by the total number of hours in the relevant Day (</w:t>
      </w:r>
      <w:r w:rsidRPr="00462199">
        <w:rPr>
          <w:i/>
        </w:rPr>
        <w:t>expressed in £/t</w:t>
      </w:r>
      <w:r w:rsidRPr="00462199">
        <w:rPr>
          <w:bCs/>
          <w:i/>
        </w:rPr>
        <w:t>CO</w:t>
      </w:r>
      <w:r w:rsidRPr="00462199">
        <w:rPr>
          <w:bCs/>
          <w:i/>
          <w:vertAlign w:val="subscript"/>
        </w:rPr>
        <w:t>2</w:t>
      </w:r>
      <w:r w:rsidRPr="00462199">
        <w:rPr>
          <w:i/>
          <w:vertAlign w:val="subscript"/>
        </w:rPr>
        <w:t>RS</w:t>
      </w:r>
      <w:r w:rsidRPr="00462199">
        <w:rPr>
          <w:i/>
        </w:rPr>
        <w:t>/Day</w:t>
      </w:r>
      <w:r w:rsidRPr="00462199">
        <w:t>);</w:t>
      </w:r>
      <w:bookmarkStart w:id="406" w:name="_Ref144117879"/>
      <w:r w:rsidRPr="00462199">
        <w:rPr>
          <w:rStyle w:val="FootnoteReference"/>
        </w:rPr>
        <w:footnoteReference w:id="14"/>
      </w:r>
      <w:bookmarkEnd w:id="405"/>
      <w:bookmarkEnd w:id="406"/>
    </w:p>
    <w:p w14:paraId="78AB27E5" w14:textId="77777777" w:rsidR="00D179D6" w:rsidRPr="00462199" w:rsidRDefault="00D179D6" w:rsidP="002D4185">
      <w:pPr>
        <w:pStyle w:val="DefinitionsClauseAshurst"/>
      </w:pPr>
      <w:bookmarkStart w:id="407" w:name="_Ref144111671"/>
      <w:r w:rsidRPr="00462199">
        <w:rPr>
          <w:b/>
        </w:rPr>
        <w:t>"CO</w:t>
      </w:r>
      <w:r w:rsidRPr="00462199">
        <w:rPr>
          <w:b/>
          <w:vertAlign w:val="subscript"/>
        </w:rPr>
        <w:t>2</w:t>
      </w:r>
      <w:r w:rsidRPr="00462199">
        <w:rPr>
          <w:b/>
        </w:rPr>
        <w:t xml:space="preserve"> T&amp;S Offshore Flow Charge Rate"</w:t>
      </w:r>
      <w:r w:rsidRPr="00462199">
        <w:t xml:space="preserve"> means the CO</w:t>
      </w:r>
      <w:r w:rsidRPr="00462199">
        <w:rPr>
          <w:vertAlign w:val="subscript"/>
        </w:rPr>
        <w:t>2</w:t>
      </w:r>
      <w:r w:rsidRPr="00462199">
        <w:rPr>
          <w:b/>
        </w:rPr>
        <w:t xml:space="preserve"> </w:t>
      </w:r>
      <w:r w:rsidRPr="00462199">
        <w:t>transport and storage offshore flow charge rate for the relevant CO</w:t>
      </w:r>
      <w:r w:rsidRPr="00462199">
        <w:rPr>
          <w:vertAlign w:val="subscript"/>
        </w:rPr>
        <w:t>2</w:t>
      </w:r>
      <w:r w:rsidRPr="00462199">
        <w:rPr>
          <w:b/>
        </w:rPr>
        <w:t xml:space="preserve"> </w:t>
      </w:r>
      <w:r w:rsidRPr="00462199">
        <w:t>T&amp;S Charging Year calculated in accordance with Section [H] of the CO</w:t>
      </w:r>
      <w:r w:rsidRPr="00462199">
        <w:rPr>
          <w:vertAlign w:val="subscript"/>
        </w:rPr>
        <w:t>2</w:t>
      </w:r>
      <w:r w:rsidRPr="00462199">
        <w:t xml:space="preserve"> CCS Network Code (</w:t>
      </w:r>
      <w:r w:rsidRPr="00462199">
        <w:rPr>
          <w:i/>
        </w:rPr>
        <w:t>expressed in £/t</w:t>
      </w:r>
      <w:r w:rsidRPr="00462199">
        <w:rPr>
          <w:bCs/>
          <w:i/>
        </w:rPr>
        <w:t>CO</w:t>
      </w:r>
      <w:r w:rsidRPr="00462199">
        <w:rPr>
          <w:bCs/>
          <w:i/>
          <w:vertAlign w:val="subscript"/>
        </w:rPr>
        <w:t>2</w:t>
      </w:r>
      <w:r w:rsidRPr="00462199">
        <w:rPr>
          <w:i/>
          <w:vertAlign w:val="subscript"/>
        </w:rPr>
        <w:t>RS</w:t>
      </w:r>
      <w:r w:rsidRPr="00462199">
        <w:t>);</w:t>
      </w:r>
      <w:bookmarkStart w:id="408" w:name="_Ref144117880"/>
      <w:r w:rsidRPr="00462199">
        <w:rPr>
          <w:rStyle w:val="FootnoteReference"/>
        </w:rPr>
        <w:footnoteReference w:id="15"/>
      </w:r>
      <w:bookmarkEnd w:id="407"/>
      <w:bookmarkEnd w:id="408"/>
    </w:p>
    <w:p w14:paraId="592685E9" w14:textId="77777777" w:rsidR="00D179D6" w:rsidRPr="00462199" w:rsidRDefault="00D179D6" w:rsidP="002D4185">
      <w:pPr>
        <w:pStyle w:val="DefinitionsClauseAshurst"/>
      </w:pPr>
      <w:bookmarkStart w:id="409" w:name="_Ref144111672"/>
      <w:r w:rsidRPr="00462199">
        <w:rPr>
          <w:b/>
        </w:rPr>
        <w:t>"CO</w:t>
      </w:r>
      <w:r w:rsidRPr="00462199">
        <w:rPr>
          <w:b/>
          <w:vertAlign w:val="subscript"/>
        </w:rPr>
        <w:t>2</w:t>
      </w:r>
      <w:r w:rsidRPr="00462199">
        <w:rPr>
          <w:b/>
        </w:rPr>
        <w:t xml:space="preserve"> T&amp;S Offshore Network Charge Rate"</w:t>
      </w:r>
      <w:r w:rsidRPr="00462199">
        <w:t xml:space="preserve"> means the CO</w:t>
      </w:r>
      <w:r w:rsidRPr="00462199">
        <w:rPr>
          <w:vertAlign w:val="subscript"/>
        </w:rPr>
        <w:t>2</w:t>
      </w:r>
      <w:r w:rsidRPr="00462199">
        <w:rPr>
          <w:b/>
        </w:rPr>
        <w:t xml:space="preserve"> </w:t>
      </w:r>
      <w:r w:rsidRPr="00462199">
        <w:t>transport and storage offshore network charge rate for the relevant CO</w:t>
      </w:r>
      <w:r w:rsidRPr="00462199">
        <w:rPr>
          <w:vertAlign w:val="subscript"/>
        </w:rPr>
        <w:t>2</w:t>
      </w:r>
      <w:r w:rsidRPr="00462199">
        <w:rPr>
          <w:b/>
        </w:rPr>
        <w:t xml:space="preserve"> </w:t>
      </w:r>
      <w:r w:rsidRPr="00462199">
        <w:t>T&amp;S Charging Year calculated in accordance with Section [H] of the CO</w:t>
      </w:r>
      <w:r w:rsidRPr="00462199">
        <w:rPr>
          <w:vertAlign w:val="subscript"/>
        </w:rPr>
        <w:t>2</w:t>
      </w:r>
      <w:r w:rsidRPr="00462199">
        <w:t xml:space="preserve"> CCS Network Code multiplied by the total number of hours in the relevant Day (</w:t>
      </w:r>
      <w:r w:rsidRPr="00462199">
        <w:rPr>
          <w:i/>
        </w:rPr>
        <w:t>expressed in £/t</w:t>
      </w:r>
      <w:r w:rsidRPr="00462199">
        <w:rPr>
          <w:bCs/>
          <w:i/>
        </w:rPr>
        <w:t>CO</w:t>
      </w:r>
      <w:r w:rsidRPr="00462199">
        <w:rPr>
          <w:bCs/>
          <w:i/>
          <w:vertAlign w:val="subscript"/>
        </w:rPr>
        <w:t>2</w:t>
      </w:r>
      <w:r w:rsidRPr="00462199">
        <w:rPr>
          <w:i/>
          <w:vertAlign w:val="subscript"/>
        </w:rPr>
        <w:t>RS</w:t>
      </w:r>
      <w:r w:rsidRPr="00462199">
        <w:rPr>
          <w:i/>
        </w:rPr>
        <w:t>/Day</w:t>
      </w:r>
      <w:r w:rsidRPr="00462199">
        <w:t>);</w:t>
      </w:r>
      <w:bookmarkStart w:id="410" w:name="_Ref144117881"/>
      <w:r w:rsidRPr="00462199">
        <w:rPr>
          <w:rStyle w:val="FootnoteReference"/>
        </w:rPr>
        <w:footnoteReference w:id="16"/>
      </w:r>
      <w:bookmarkEnd w:id="409"/>
      <w:bookmarkEnd w:id="410"/>
    </w:p>
    <w:p w14:paraId="35EC1017" w14:textId="77777777" w:rsidR="00D179D6" w:rsidRPr="00462199" w:rsidRDefault="00D179D6" w:rsidP="005B3BB9">
      <w:pPr>
        <w:pStyle w:val="DefinitionsClauseAshurst"/>
      </w:pPr>
      <w:bookmarkStart w:id="411" w:name="_Ref144111673"/>
      <w:r w:rsidRPr="00462199">
        <w:rPr>
          <w:b/>
        </w:rPr>
        <w:t>"CO</w:t>
      </w:r>
      <w:r w:rsidRPr="00462199">
        <w:rPr>
          <w:b/>
          <w:vertAlign w:val="subscript"/>
        </w:rPr>
        <w:t>2</w:t>
      </w:r>
      <w:r w:rsidRPr="00462199">
        <w:rPr>
          <w:b/>
        </w:rPr>
        <w:t xml:space="preserve"> T&amp;S Offshore Transportation and Storage System" </w:t>
      </w:r>
      <w:r w:rsidRPr="00462199">
        <w:t>has the meaning given to that term in the CO</w:t>
      </w:r>
      <w:r w:rsidRPr="00462199">
        <w:rPr>
          <w:vertAlign w:val="subscript"/>
        </w:rPr>
        <w:t>2</w:t>
      </w:r>
      <w:r w:rsidRPr="00462199">
        <w:t xml:space="preserve"> CCS Network Code;</w:t>
      </w:r>
      <w:bookmarkEnd w:id="411"/>
    </w:p>
    <w:p w14:paraId="3C321108" w14:textId="77777777" w:rsidR="00D179D6" w:rsidRPr="00462199" w:rsidRDefault="00D179D6" w:rsidP="002D4185">
      <w:pPr>
        <w:pStyle w:val="DefinitionsClauseAshurst"/>
      </w:pPr>
      <w:bookmarkStart w:id="412" w:name="_Ref144111674"/>
      <w:r w:rsidRPr="00462199">
        <w:rPr>
          <w:b/>
        </w:rPr>
        <w:t>"CO</w:t>
      </w:r>
      <w:r w:rsidRPr="00462199">
        <w:rPr>
          <w:b/>
          <w:vertAlign w:val="subscript"/>
        </w:rPr>
        <w:t>2</w:t>
      </w:r>
      <w:r w:rsidRPr="00462199">
        <w:rPr>
          <w:b/>
        </w:rPr>
        <w:t xml:space="preserve"> T&amp;S Offshore User"</w:t>
      </w:r>
      <w:r w:rsidRPr="00462199">
        <w:t xml:space="preserve"> means a Producer with a CO</w:t>
      </w:r>
      <w:r w:rsidRPr="00462199">
        <w:rPr>
          <w:vertAlign w:val="subscript"/>
        </w:rPr>
        <w:t>2</w:t>
      </w:r>
      <w:r w:rsidRPr="00462199">
        <w:t xml:space="preserve"> T&amp;S Network Delivery Point which connects directly to a CO</w:t>
      </w:r>
      <w:r w:rsidRPr="00462199">
        <w:rPr>
          <w:vertAlign w:val="subscript"/>
        </w:rPr>
        <w:t>2</w:t>
      </w:r>
      <w:r w:rsidRPr="00462199">
        <w:rPr>
          <w:b/>
        </w:rPr>
        <w:t xml:space="preserve"> </w:t>
      </w:r>
      <w:r w:rsidRPr="00462199">
        <w:t>T&amp;S Offshore Transportation and Storage System;</w:t>
      </w:r>
      <w:bookmarkStart w:id="413" w:name="_Ref144117882"/>
      <w:r w:rsidRPr="00462199">
        <w:rPr>
          <w:rStyle w:val="FootnoteReference"/>
        </w:rPr>
        <w:footnoteReference w:id="17"/>
      </w:r>
      <w:bookmarkEnd w:id="412"/>
      <w:bookmarkEnd w:id="413"/>
    </w:p>
    <w:p w14:paraId="67C42F1A" w14:textId="77777777" w:rsidR="00D179D6" w:rsidRPr="00462199" w:rsidRDefault="00D179D6" w:rsidP="002D4185">
      <w:pPr>
        <w:pStyle w:val="DefinitionsClauseAshurst"/>
      </w:pPr>
      <w:bookmarkStart w:id="414" w:name="_Ref144111675"/>
      <w:r w:rsidRPr="00462199">
        <w:rPr>
          <w:b/>
        </w:rPr>
        <w:lastRenderedPageBreak/>
        <w:t>"CO</w:t>
      </w:r>
      <w:r w:rsidRPr="00462199">
        <w:rPr>
          <w:b/>
          <w:vertAlign w:val="subscript"/>
        </w:rPr>
        <w:t>2</w:t>
      </w:r>
      <w:r w:rsidRPr="00462199">
        <w:rPr>
          <w:b/>
        </w:rPr>
        <w:t xml:space="preserve"> T&amp;S Onshore Capacity Charge Rate"</w:t>
      </w:r>
      <w:r w:rsidRPr="00462199">
        <w:t xml:space="preserve"> means the CO</w:t>
      </w:r>
      <w:r w:rsidRPr="00462199">
        <w:rPr>
          <w:vertAlign w:val="subscript"/>
        </w:rPr>
        <w:t>2</w:t>
      </w:r>
      <w:r w:rsidRPr="00462199">
        <w:rPr>
          <w:b/>
        </w:rPr>
        <w:t xml:space="preserve"> </w:t>
      </w:r>
      <w:r w:rsidRPr="00462199">
        <w:t>transport and storage onshore capacity charge rate for the relevant CO</w:t>
      </w:r>
      <w:r w:rsidRPr="00462199">
        <w:rPr>
          <w:vertAlign w:val="subscript"/>
        </w:rPr>
        <w:t>2</w:t>
      </w:r>
      <w:r w:rsidRPr="00462199">
        <w:t xml:space="preserve"> T&amp;S Charging Year calculated in accordance with Section [H] of the CO</w:t>
      </w:r>
      <w:r w:rsidRPr="00462199">
        <w:rPr>
          <w:vertAlign w:val="subscript"/>
        </w:rPr>
        <w:t>2</w:t>
      </w:r>
      <w:r w:rsidRPr="00462199">
        <w:t xml:space="preserve"> CCS Network Code multiplied by the total number of hours in the relevant Day (</w:t>
      </w:r>
      <w:r w:rsidRPr="00462199">
        <w:rPr>
          <w:i/>
        </w:rPr>
        <w:t>expressed in £/t</w:t>
      </w:r>
      <w:r w:rsidRPr="00462199">
        <w:rPr>
          <w:bCs/>
          <w:i/>
        </w:rPr>
        <w:t>CO</w:t>
      </w:r>
      <w:r w:rsidRPr="00462199">
        <w:rPr>
          <w:bCs/>
          <w:i/>
          <w:vertAlign w:val="subscript"/>
        </w:rPr>
        <w:t>2</w:t>
      </w:r>
      <w:r w:rsidRPr="00462199">
        <w:rPr>
          <w:i/>
          <w:vertAlign w:val="subscript"/>
        </w:rPr>
        <w:t>RS</w:t>
      </w:r>
      <w:r w:rsidRPr="00462199">
        <w:rPr>
          <w:i/>
        </w:rPr>
        <w:t>/Day</w:t>
      </w:r>
      <w:r w:rsidRPr="00462199">
        <w:t>);</w:t>
      </w:r>
      <w:bookmarkStart w:id="415" w:name="_Ref144117883"/>
      <w:r w:rsidRPr="00462199">
        <w:rPr>
          <w:rStyle w:val="FootnoteReference"/>
        </w:rPr>
        <w:footnoteReference w:id="18"/>
      </w:r>
      <w:bookmarkEnd w:id="414"/>
      <w:bookmarkEnd w:id="415"/>
    </w:p>
    <w:p w14:paraId="6C4FF86C" w14:textId="77777777" w:rsidR="00D179D6" w:rsidRPr="00462199" w:rsidRDefault="00D179D6" w:rsidP="002D4185">
      <w:pPr>
        <w:pStyle w:val="DefinitionsClauseAshurst"/>
      </w:pPr>
      <w:bookmarkStart w:id="416" w:name="_Ref144111676"/>
      <w:r w:rsidRPr="00462199">
        <w:rPr>
          <w:b/>
        </w:rPr>
        <w:t>"CO</w:t>
      </w:r>
      <w:r w:rsidRPr="00462199">
        <w:rPr>
          <w:b/>
          <w:vertAlign w:val="subscript"/>
        </w:rPr>
        <w:t>2</w:t>
      </w:r>
      <w:r w:rsidRPr="00462199">
        <w:rPr>
          <w:b/>
        </w:rPr>
        <w:t xml:space="preserve"> T&amp;S Onshore Flow Charge Rate"</w:t>
      </w:r>
      <w:r w:rsidRPr="00462199">
        <w:t xml:space="preserve"> means the CO</w:t>
      </w:r>
      <w:r w:rsidRPr="00462199">
        <w:rPr>
          <w:vertAlign w:val="subscript"/>
        </w:rPr>
        <w:t>2</w:t>
      </w:r>
      <w:r w:rsidRPr="00462199">
        <w:rPr>
          <w:b/>
        </w:rPr>
        <w:t xml:space="preserve"> </w:t>
      </w:r>
      <w:r w:rsidRPr="00462199">
        <w:t>transport and storage onshore flow charge rate (</w:t>
      </w:r>
      <w:r w:rsidRPr="00462199">
        <w:rPr>
          <w:i/>
        </w:rPr>
        <w:t>expressed in £/t</w:t>
      </w:r>
      <w:r w:rsidRPr="00462199">
        <w:rPr>
          <w:bCs/>
          <w:i/>
        </w:rPr>
        <w:t>CO</w:t>
      </w:r>
      <w:r w:rsidRPr="00462199">
        <w:rPr>
          <w:bCs/>
          <w:i/>
          <w:vertAlign w:val="subscript"/>
        </w:rPr>
        <w:t>2</w:t>
      </w:r>
      <w:r w:rsidRPr="00462199">
        <w:rPr>
          <w:i/>
          <w:vertAlign w:val="subscript"/>
        </w:rPr>
        <w:t>RS</w:t>
      </w:r>
      <w:r w:rsidRPr="00462199">
        <w:t>) for the relevant CO</w:t>
      </w:r>
      <w:r w:rsidRPr="00462199">
        <w:rPr>
          <w:vertAlign w:val="subscript"/>
        </w:rPr>
        <w:t>2</w:t>
      </w:r>
      <w:r w:rsidRPr="00462199">
        <w:rPr>
          <w:b/>
        </w:rPr>
        <w:t xml:space="preserve"> </w:t>
      </w:r>
      <w:r w:rsidRPr="00462199">
        <w:t>T&amp;S Charging Year calculated in accordance with Section [H] of the CO</w:t>
      </w:r>
      <w:r w:rsidRPr="00462199">
        <w:rPr>
          <w:vertAlign w:val="subscript"/>
        </w:rPr>
        <w:t>2</w:t>
      </w:r>
      <w:r w:rsidRPr="00462199">
        <w:t xml:space="preserve"> CCS Network Code;</w:t>
      </w:r>
      <w:bookmarkStart w:id="417" w:name="_Ref144117884"/>
      <w:r w:rsidRPr="00462199">
        <w:rPr>
          <w:rStyle w:val="FootnoteReference"/>
        </w:rPr>
        <w:footnoteReference w:id="19"/>
      </w:r>
      <w:bookmarkEnd w:id="416"/>
      <w:bookmarkEnd w:id="417"/>
    </w:p>
    <w:p w14:paraId="52FA2A5D" w14:textId="77777777" w:rsidR="00D179D6" w:rsidRPr="00462199" w:rsidRDefault="00D179D6" w:rsidP="002D4185">
      <w:pPr>
        <w:pStyle w:val="DefinitionsClauseAshurst"/>
      </w:pPr>
      <w:bookmarkStart w:id="418" w:name="_Ref144111677"/>
      <w:r w:rsidRPr="00462199">
        <w:rPr>
          <w:b/>
        </w:rPr>
        <w:t>"CO</w:t>
      </w:r>
      <w:r w:rsidRPr="00462199">
        <w:rPr>
          <w:b/>
          <w:vertAlign w:val="subscript"/>
        </w:rPr>
        <w:t>2</w:t>
      </w:r>
      <w:r w:rsidRPr="00462199">
        <w:rPr>
          <w:b/>
        </w:rPr>
        <w:t xml:space="preserve"> T&amp;S Onshore Network Charge Rate"</w:t>
      </w:r>
      <w:r w:rsidRPr="00462199">
        <w:t xml:space="preserve"> means the CO</w:t>
      </w:r>
      <w:r w:rsidRPr="00462199">
        <w:rPr>
          <w:vertAlign w:val="subscript"/>
        </w:rPr>
        <w:t>2</w:t>
      </w:r>
      <w:r w:rsidRPr="00462199">
        <w:t xml:space="preserve"> transport and storage onshore network charge rate for the relevant CO</w:t>
      </w:r>
      <w:r w:rsidRPr="00462199">
        <w:rPr>
          <w:vertAlign w:val="subscript"/>
        </w:rPr>
        <w:t>2</w:t>
      </w:r>
      <w:r w:rsidRPr="00462199">
        <w:t xml:space="preserve"> T&amp;S Charging Year calculated in accordance with Section [H] of the CO</w:t>
      </w:r>
      <w:r w:rsidRPr="00462199">
        <w:rPr>
          <w:vertAlign w:val="subscript"/>
        </w:rPr>
        <w:t>2</w:t>
      </w:r>
      <w:r w:rsidRPr="00462199">
        <w:t xml:space="preserve"> CCS Network Code multiplied by the total number of hours in the relevant Day (</w:t>
      </w:r>
      <w:r w:rsidRPr="00462199">
        <w:rPr>
          <w:i/>
        </w:rPr>
        <w:t>expressed in £/t</w:t>
      </w:r>
      <w:r w:rsidRPr="00462199">
        <w:rPr>
          <w:bCs/>
          <w:i/>
        </w:rPr>
        <w:t>CO</w:t>
      </w:r>
      <w:r w:rsidRPr="00462199">
        <w:rPr>
          <w:bCs/>
          <w:i/>
          <w:vertAlign w:val="subscript"/>
        </w:rPr>
        <w:t>2</w:t>
      </w:r>
      <w:r w:rsidRPr="00462199">
        <w:rPr>
          <w:i/>
          <w:vertAlign w:val="subscript"/>
        </w:rPr>
        <w:t>RS</w:t>
      </w:r>
      <w:r w:rsidRPr="00462199">
        <w:rPr>
          <w:i/>
        </w:rPr>
        <w:t>/Day</w:t>
      </w:r>
      <w:r w:rsidRPr="00462199">
        <w:t>);</w:t>
      </w:r>
      <w:bookmarkStart w:id="419" w:name="_Ref144117885"/>
      <w:r w:rsidRPr="00462199">
        <w:rPr>
          <w:rStyle w:val="FootnoteReference"/>
        </w:rPr>
        <w:footnoteReference w:id="20"/>
      </w:r>
      <w:bookmarkEnd w:id="418"/>
      <w:bookmarkEnd w:id="419"/>
    </w:p>
    <w:p w14:paraId="6238179C" w14:textId="77777777" w:rsidR="00D179D6" w:rsidRPr="00462199" w:rsidRDefault="00D179D6" w:rsidP="005B3BB9">
      <w:pPr>
        <w:pStyle w:val="DefinitionsClauseAshurst"/>
      </w:pPr>
      <w:bookmarkStart w:id="420" w:name="_Ref144111678"/>
      <w:r w:rsidRPr="00462199">
        <w:rPr>
          <w:b/>
        </w:rPr>
        <w:t>"CO</w:t>
      </w:r>
      <w:r w:rsidRPr="00462199">
        <w:rPr>
          <w:b/>
          <w:vertAlign w:val="subscript"/>
        </w:rPr>
        <w:t>2</w:t>
      </w:r>
      <w:r w:rsidRPr="00462199">
        <w:rPr>
          <w:b/>
        </w:rPr>
        <w:t xml:space="preserve"> T&amp;S Onshore Transportation System"</w:t>
      </w:r>
      <w:r w:rsidRPr="00462199">
        <w:rPr>
          <w:i/>
        </w:rPr>
        <w:t xml:space="preserve"> </w:t>
      </w:r>
      <w:r w:rsidRPr="00462199">
        <w:t>has the meaning given to that term in the CO</w:t>
      </w:r>
      <w:r w:rsidRPr="00462199">
        <w:rPr>
          <w:vertAlign w:val="subscript"/>
        </w:rPr>
        <w:t>2</w:t>
      </w:r>
      <w:r w:rsidRPr="00462199">
        <w:t xml:space="preserve"> CCS Network Code;</w:t>
      </w:r>
      <w:bookmarkEnd w:id="420"/>
    </w:p>
    <w:p w14:paraId="1CEEB61B" w14:textId="77777777" w:rsidR="00D179D6" w:rsidRPr="00462199" w:rsidRDefault="00D179D6" w:rsidP="002D4185">
      <w:pPr>
        <w:pStyle w:val="DefinitionsClauseAshurst"/>
      </w:pPr>
      <w:bookmarkStart w:id="421" w:name="_Ref144111679"/>
      <w:r w:rsidRPr="00462199">
        <w:rPr>
          <w:b/>
        </w:rPr>
        <w:t>"CO</w:t>
      </w:r>
      <w:r w:rsidRPr="00462199">
        <w:rPr>
          <w:b/>
          <w:vertAlign w:val="subscript"/>
        </w:rPr>
        <w:t>2</w:t>
      </w:r>
      <w:r w:rsidRPr="00462199">
        <w:rPr>
          <w:b/>
        </w:rPr>
        <w:t xml:space="preserve"> T&amp;S Onshore User"</w:t>
      </w:r>
      <w:r w:rsidRPr="00462199">
        <w:rPr>
          <w:i/>
        </w:rPr>
        <w:t xml:space="preserve"> </w:t>
      </w:r>
      <w:r w:rsidRPr="00462199">
        <w:t>means a Producer with a CO</w:t>
      </w:r>
      <w:r w:rsidRPr="00462199">
        <w:rPr>
          <w:vertAlign w:val="subscript"/>
        </w:rPr>
        <w:t>2</w:t>
      </w:r>
      <w:r w:rsidRPr="00462199">
        <w:t xml:space="preserve"> T&amp;S Network Delivery Point which connects directly to a CO</w:t>
      </w:r>
      <w:r w:rsidRPr="00462199">
        <w:rPr>
          <w:vertAlign w:val="subscript"/>
        </w:rPr>
        <w:t>2</w:t>
      </w:r>
      <w:r w:rsidRPr="00462199">
        <w:t xml:space="preserve"> T&amp;S Onshore Transportation System;</w:t>
      </w:r>
      <w:bookmarkStart w:id="422" w:name="_Ref144117886"/>
      <w:r w:rsidRPr="00462199">
        <w:rPr>
          <w:rStyle w:val="FootnoteReference"/>
        </w:rPr>
        <w:footnoteReference w:id="21"/>
      </w:r>
      <w:bookmarkEnd w:id="421"/>
      <w:bookmarkEnd w:id="422"/>
    </w:p>
    <w:p w14:paraId="0CCCFC02" w14:textId="77777777" w:rsidR="00D179D6" w:rsidRPr="00462199" w:rsidRDefault="00D179D6" w:rsidP="005B3BB9">
      <w:pPr>
        <w:pStyle w:val="DefinitionsClauseAshurst"/>
      </w:pPr>
      <w:bookmarkStart w:id="423" w:name="_Ref144111680"/>
      <w:r w:rsidRPr="00462199">
        <w:rPr>
          <w:b/>
        </w:rPr>
        <w:t>"CO</w:t>
      </w:r>
      <w:r w:rsidRPr="00462199">
        <w:rPr>
          <w:b/>
          <w:vertAlign w:val="subscript"/>
        </w:rPr>
        <w:t>2</w:t>
      </w:r>
      <w:r w:rsidRPr="00462199">
        <w:t xml:space="preserve"> </w:t>
      </w:r>
      <w:r w:rsidRPr="00462199">
        <w:rPr>
          <w:b/>
        </w:rPr>
        <w:t>T&amp;S Operator"</w:t>
      </w:r>
      <w:r w:rsidRPr="00462199">
        <w:t xml:space="preserve"> means a licensed company operating and maintaining a CO</w:t>
      </w:r>
      <w:r w:rsidRPr="00462199">
        <w:rPr>
          <w:vertAlign w:val="subscript"/>
        </w:rPr>
        <w:t>2</w:t>
      </w:r>
      <w:r w:rsidRPr="00462199">
        <w:t xml:space="preserve"> T&amp;S Network;</w:t>
      </w:r>
      <w:bookmarkEnd w:id="423"/>
    </w:p>
    <w:p w14:paraId="2EEC962B" w14:textId="77777777" w:rsidR="00D179D6" w:rsidRPr="00462199" w:rsidRDefault="00D179D6" w:rsidP="005B3BB9">
      <w:pPr>
        <w:pStyle w:val="DefinitionsClauseAshurst"/>
      </w:pPr>
      <w:bookmarkStart w:id="424" w:name="_Ref144111681"/>
      <w:r w:rsidRPr="00462199">
        <w:rPr>
          <w:b/>
        </w:rPr>
        <w:t>"CO</w:t>
      </w:r>
      <w:r w:rsidRPr="00462199">
        <w:rPr>
          <w:b/>
          <w:vertAlign w:val="subscript"/>
        </w:rPr>
        <w:t>2</w:t>
      </w:r>
      <w:r w:rsidRPr="00462199">
        <w:rPr>
          <w:b/>
        </w:rPr>
        <w:t xml:space="preserve"> T&amp;S Outage Event" </w:t>
      </w:r>
      <w:r w:rsidRPr="00462199">
        <w:t>means an event or circumstance affecting the relevant CO</w:t>
      </w:r>
      <w:r w:rsidRPr="00462199">
        <w:rPr>
          <w:vertAlign w:val="subscript"/>
        </w:rPr>
        <w:t>2</w:t>
      </w:r>
      <w:r w:rsidRPr="00462199">
        <w:t xml:space="preserve"> T&amp;S Network (excluding a CO</w:t>
      </w:r>
      <w:r w:rsidRPr="00462199">
        <w:rPr>
          <w:vertAlign w:val="subscript"/>
        </w:rPr>
        <w:t>2</w:t>
      </w:r>
      <w:r w:rsidRPr="00462199">
        <w:t xml:space="preserve"> T&amp;S Commissioning Delay Event or a CO</w:t>
      </w:r>
      <w:r w:rsidRPr="00462199">
        <w:rPr>
          <w:vertAlign w:val="subscript"/>
        </w:rPr>
        <w:t>2</w:t>
      </w:r>
      <w:r w:rsidRPr="00462199">
        <w:t xml:space="preserve"> T&amp;S Cessation Event), that prevents the Capture Plant from accessing the full entry capacity to the relevant CO</w:t>
      </w:r>
      <w:r w:rsidRPr="00462199">
        <w:rPr>
          <w:vertAlign w:val="subscript"/>
        </w:rPr>
        <w:t>2</w:t>
      </w:r>
      <w:r w:rsidRPr="00462199">
        <w:t xml:space="preserve"> T&amp;S Network that the Producer has reserved under the CO</w:t>
      </w:r>
      <w:r w:rsidRPr="00462199">
        <w:rPr>
          <w:vertAlign w:val="subscript"/>
        </w:rPr>
        <w:t>2</w:t>
      </w:r>
      <w:r w:rsidRPr="00462199">
        <w:t xml:space="preserve"> T&amp;S Connection Agreement for a period equal to or exceeding fifteen (15) minutes occurring within any given Reporting Unit (which, for the avoidance of doubt, shall include a Full CO</w:t>
      </w:r>
      <w:r w:rsidRPr="00462199">
        <w:rPr>
          <w:vertAlign w:val="subscript"/>
        </w:rPr>
        <w:t>2</w:t>
      </w:r>
      <w:r w:rsidRPr="00462199">
        <w:t xml:space="preserve"> T&amp;S Outage Event)</w:t>
      </w:r>
      <w:r w:rsidRPr="00462199">
        <w:rPr>
          <w:i/>
        </w:rPr>
        <w:t>;</w:t>
      </w:r>
      <w:bookmarkEnd w:id="424"/>
    </w:p>
    <w:p w14:paraId="4549C75D" w14:textId="76C7AFDF" w:rsidR="00D179D6" w:rsidRPr="00462199" w:rsidRDefault="00D179D6" w:rsidP="005B3BB9">
      <w:pPr>
        <w:pStyle w:val="DefinitionsClauseAshurst"/>
      </w:pPr>
      <w:bookmarkStart w:id="425" w:name="_Ref144111682"/>
      <w:r w:rsidRPr="00462199">
        <w:rPr>
          <w:b/>
        </w:rPr>
        <w:t>"CO</w:t>
      </w:r>
      <w:r w:rsidRPr="00462199">
        <w:rPr>
          <w:b/>
          <w:vertAlign w:val="subscript"/>
        </w:rPr>
        <w:t>2</w:t>
      </w:r>
      <w:r w:rsidRPr="00462199">
        <w:rPr>
          <w:b/>
        </w:rPr>
        <w:t xml:space="preserve"> T&amp;S Outage Event Volume"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42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42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425"/>
    </w:p>
    <w:p w14:paraId="3A720929" w14:textId="6961A9B1" w:rsidR="00D179D6" w:rsidRPr="00462199" w:rsidRDefault="00D179D6" w:rsidP="002D4185">
      <w:pPr>
        <w:pStyle w:val="DefinitionsClauseAshurst"/>
      </w:pPr>
      <w:bookmarkStart w:id="428" w:name="_Ref144111683"/>
      <w:r w:rsidRPr="00462199">
        <w:rPr>
          <w:b/>
        </w:rPr>
        <w:t>"CO</w:t>
      </w:r>
      <w:r w:rsidRPr="00462199">
        <w:rPr>
          <w:b/>
          <w:vertAlign w:val="subscript"/>
        </w:rPr>
        <w:t>2</w:t>
      </w:r>
      <w:r w:rsidRPr="00462199">
        <w:rPr>
          <w:b/>
        </w:rPr>
        <w:t xml:space="preserve"> T&amp;S Outage Relief Event"</w:t>
      </w:r>
      <w:r w:rsidRPr="00462199">
        <w:t xml:space="preserve"> means a Capture Plant Outage Event which occurs as a direct result of a CO</w:t>
      </w:r>
      <w:r w:rsidRPr="00462199">
        <w:rPr>
          <w:vertAlign w:val="subscript"/>
        </w:rPr>
        <w:t>2</w:t>
      </w:r>
      <w:r w:rsidRPr="00462199">
        <w:t xml:space="preserve"> T&amp;S Outage Event (including a CO</w:t>
      </w:r>
      <w:r w:rsidRPr="00462199">
        <w:rPr>
          <w:vertAlign w:val="subscript"/>
        </w:rPr>
        <w:t>2</w:t>
      </w:r>
      <w:r w:rsidRPr="00462199">
        <w:t xml:space="preserve"> T&amp;S Planned Outage) </w:t>
      </w:r>
      <w:r w:rsidR="00BB7B93">
        <w:t>provided that such</w:t>
      </w:r>
      <w:r w:rsidRPr="00462199">
        <w:t xml:space="preserve"> CO</w:t>
      </w:r>
      <w:r w:rsidRPr="00462199">
        <w:rPr>
          <w:vertAlign w:val="subscript"/>
        </w:rPr>
        <w:t>2</w:t>
      </w:r>
      <w:r w:rsidRPr="00462199">
        <w:t xml:space="preserve"> T&amp;S Outage Event </w:t>
      </w:r>
      <w:r w:rsidR="00BB7B93">
        <w:t>does not</w:t>
      </w:r>
      <w:r w:rsidR="00BB7B93" w:rsidRPr="00462199">
        <w:t xml:space="preserve"> </w:t>
      </w:r>
      <w:r w:rsidRPr="00462199">
        <w:t>arise out of or in connection with any act, omission, breach or default of the Producer or its Representatives (including any breach by the Producer or its Representatives of a CO</w:t>
      </w:r>
      <w:r w:rsidRPr="00462199">
        <w:rPr>
          <w:vertAlign w:val="subscript"/>
        </w:rPr>
        <w:t>2</w:t>
      </w:r>
      <w:r w:rsidRPr="00462199">
        <w:t xml:space="preserve"> Industry Document);</w:t>
      </w:r>
      <w:bookmarkStart w:id="429" w:name="_Ref144117887"/>
      <w:r w:rsidRPr="00462199">
        <w:rPr>
          <w:rStyle w:val="FootnoteReference"/>
        </w:rPr>
        <w:footnoteReference w:id="22"/>
      </w:r>
      <w:bookmarkEnd w:id="428"/>
      <w:bookmarkEnd w:id="429"/>
    </w:p>
    <w:p w14:paraId="43D64395" w14:textId="1BD2B821" w:rsidR="00D179D6" w:rsidRPr="00462199" w:rsidRDefault="00D179D6" w:rsidP="005B3BB9">
      <w:pPr>
        <w:pStyle w:val="DefinitionsClauseAshurst"/>
      </w:pPr>
      <w:bookmarkStart w:id="430" w:name="_Ref144111684"/>
      <w:r w:rsidRPr="00462199">
        <w:rPr>
          <w:b/>
        </w:rPr>
        <w:t>"CO</w:t>
      </w:r>
      <w:r w:rsidRPr="00462199">
        <w:rPr>
          <w:b/>
          <w:vertAlign w:val="subscript"/>
        </w:rPr>
        <w:t>2</w:t>
      </w:r>
      <w:r w:rsidRPr="00462199">
        <w:rPr>
          <w:b/>
        </w:rPr>
        <w:t xml:space="preserve"> T&amp;S Outage Relief Event Billing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431"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432"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430"/>
    </w:p>
    <w:p w14:paraId="0DEB953B" w14:textId="45973EA1" w:rsidR="00D179D6" w:rsidRPr="00462199" w:rsidRDefault="00D179D6" w:rsidP="005B3BB9">
      <w:pPr>
        <w:pStyle w:val="DefinitionsClauseAshurst"/>
      </w:pPr>
      <w:bookmarkStart w:id="433" w:name="_Ref144111685"/>
      <w:r w:rsidRPr="00462199">
        <w:rPr>
          <w:b/>
        </w:rPr>
        <w:t>"CO</w:t>
      </w:r>
      <w:r w:rsidRPr="00462199">
        <w:rPr>
          <w:b/>
          <w:vertAlign w:val="subscript"/>
        </w:rPr>
        <w:t>2</w:t>
      </w:r>
      <w:r w:rsidRPr="00462199">
        <w:rPr>
          <w:b/>
        </w:rPr>
        <w:t xml:space="preserve"> T&amp;S Outage Relief Event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434"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435"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433"/>
    </w:p>
    <w:p w14:paraId="21C8B3B4" w14:textId="0385E40E" w:rsidR="00D179D6" w:rsidRPr="00462199" w:rsidRDefault="00D179D6" w:rsidP="005B3BB9">
      <w:pPr>
        <w:pStyle w:val="DefinitionsClauseAshurst"/>
      </w:pPr>
      <w:bookmarkStart w:id="436" w:name="_Ref144111686"/>
      <w:r w:rsidRPr="00462199">
        <w:rPr>
          <w:b/>
        </w:rPr>
        <w:t>"CO</w:t>
      </w:r>
      <w:r w:rsidRPr="00462199">
        <w:rPr>
          <w:b/>
          <w:vertAlign w:val="subscript"/>
        </w:rPr>
        <w:t>2</w:t>
      </w:r>
      <w:r w:rsidRPr="00462199">
        <w:rPr>
          <w:b/>
        </w:rPr>
        <w:t xml:space="preserve"> T&amp;S Outage Relief Event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437"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438"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436"/>
    </w:p>
    <w:p w14:paraId="2BA2CDDE" w14:textId="58A963BA" w:rsidR="00D179D6" w:rsidRPr="00462199" w:rsidRDefault="00D179D6" w:rsidP="005B3BB9">
      <w:pPr>
        <w:pStyle w:val="DefinitionsClauseAshurst"/>
      </w:pPr>
      <w:bookmarkStart w:id="439" w:name="_Ref144111687"/>
      <w:r w:rsidRPr="00462199">
        <w:rPr>
          <w:b/>
        </w:rPr>
        <w:lastRenderedPageBreak/>
        <w:t>"CO</w:t>
      </w:r>
      <w:r w:rsidRPr="00462199">
        <w:rPr>
          <w:b/>
          <w:vertAlign w:val="subscript"/>
        </w:rPr>
        <w:t>2</w:t>
      </w:r>
      <w:r w:rsidRPr="00462199">
        <w:rPr>
          <w:b/>
        </w:rPr>
        <w:t xml:space="preserve"> T&amp;S Outage Relief Event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440"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441"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439"/>
    </w:p>
    <w:p w14:paraId="1FC09072" w14:textId="1072CFC8" w:rsidR="00D179D6" w:rsidRPr="00462199" w:rsidRDefault="00D179D6" w:rsidP="005B3BB9">
      <w:pPr>
        <w:pStyle w:val="DefinitionsClauseAshurst"/>
      </w:pPr>
      <w:bookmarkStart w:id="442" w:name="_Ref144111688"/>
      <w:r w:rsidRPr="00462199">
        <w:rPr>
          <w:b/>
        </w:rPr>
        <w:t>"CO</w:t>
      </w:r>
      <w:r w:rsidRPr="00462199">
        <w:rPr>
          <w:b/>
          <w:vertAlign w:val="subscript"/>
        </w:rPr>
        <w:t>2</w:t>
      </w:r>
      <w:r w:rsidRPr="00462199">
        <w:rPr>
          <w:b/>
        </w:rPr>
        <w:t xml:space="preserve"> T&amp;S Outage Relief Event Supporting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44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44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442"/>
    </w:p>
    <w:p w14:paraId="3972343D" w14:textId="77777777" w:rsidR="00D179D6" w:rsidRPr="00462199" w:rsidRDefault="00D179D6" w:rsidP="005B3BB9">
      <w:pPr>
        <w:pStyle w:val="DefinitionsClauseAshurst"/>
      </w:pPr>
      <w:bookmarkStart w:id="445" w:name="_Ref144111689"/>
      <w:r w:rsidRPr="00462199">
        <w:rPr>
          <w:b/>
        </w:rPr>
        <w:t>"CO</w:t>
      </w:r>
      <w:r w:rsidRPr="00462199">
        <w:rPr>
          <w:b/>
          <w:vertAlign w:val="subscript"/>
        </w:rPr>
        <w:t>2</w:t>
      </w:r>
      <w:r w:rsidRPr="00462199">
        <w:rPr>
          <w:b/>
        </w:rPr>
        <w:t xml:space="preserve"> T&amp;S Outage Relief Event Strike Price Deduction"</w:t>
      </w:r>
      <w:r w:rsidRPr="00462199">
        <w:t xml:space="preserve"> means:</w:t>
      </w:r>
      <w:bookmarkEnd w:id="445"/>
    </w:p>
    <w:p w14:paraId="6D4AE54B" w14:textId="77777777" w:rsidR="00D179D6" w:rsidRPr="00462199" w:rsidRDefault="00D179D6" w:rsidP="00344AC2">
      <w:pPr>
        <w:pStyle w:val="DefinitionsAshurst"/>
      </w:pPr>
      <w:bookmarkStart w:id="446" w:name="_Ref144111690"/>
      <w:r w:rsidRPr="00462199">
        <w:t>where</w:t>
      </w:r>
      <w:r w:rsidRPr="00462199">
        <w:rPr>
          <w:bCs/>
        </w:rPr>
        <w:t xml:space="preserve"> a </w:t>
      </w:r>
      <w:r w:rsidRPr="00462199">
        <w:t>CO</w:t>
      </w:r>
      <w:r w:rsidRPr="00462199">
        <w:rPr>
          <w:vertAlign w:val="subscript"/>
        </w:rPr>
        <w:t>2</w:t>
      </w:r>
      <w:r w:rsidRPr="00462199">
        <w:rPr>
          <w:bCs/>
        </w:rPr>
        <w:t xml:space="preserve"> T&amp;S Outage Relief Event</w:t>
      </w:r>
      <w:r w:rsidRPr="00462199">
        <w:t xml:space="preserve"> occurs between the Start Date and the date on which the Producer satisfies the CO</w:t>
      </w:r>
      <w:r w:rsidRPr="00462199">
        <w:rPr>
          <w:vertAlign w:val="subscript"/>
        </w:rPr>
        <w:t>2</w:t>
      </w:r>
      <w:r w:rsidRPr="00462199">
        <w:t xml:space="preserve"> T&amp;S Connection Confirmation Requirement, the Capital Return Component;</w:t>
      </w:r>
      <w:bookmarkEnd w:id="446"/>
    </w:p>
    <w:p w14:paraId="6D4B65FB" w14:textId="47104CFF" w:rsidR="00D179D6" w:rsidRPr="00462199" w:rsidRDefault="00D179D6" w:rsidP="00344AC2">
      <w:pPr>
        <w:pStyle w:val="DefinitionsAshurst"/>
      </w:pPr>
      <w:bookmarkStart w:id="447" w:name="_Ref144111691"/>
      <w:r w:rsidRPr="00462199">
        <w:t>where</w:t>
      </w:r>
      <w:r w:rsidRPr="00462199">
        <w:rPr>
          <w:bCs/>
        </w:rPr>
        <w:t xml:space="preserve"> a </w:t>
      </w:r>
      <w:r w:rsidRPr="00462199">
        <w:t>CO</w:t>
      </w:r>
      <w:r w:rsidRPr="00462199">
        <w:rPr>
          <w:vertAlign w:val="subscript"/>
        </w:rPr>
        <w:t>2</w:t>
      </w:r>
      <w:r w:rsidRPr="00462199">
        <w:rPr>
          <w:bCs/>
        </w:rPr>
        <w:t xml:space="preserve"> T&amp;S Outage Relief Event</w:t>
      </w:r>
      <w:r w:rsidRPr="00462199">
        <w:t xml:space="preserve"> occurs between the date on which the Producer satisfies the CO</w:t>
      </w:r>
      <w:r w:rsidRPr="00462199">
        <w:rPr>
          <w:vertAlign w:val="subscript"/>
        </w:rPr>
        <w:t>2</w:t>
      </w:r>
      <w:r w:rsidRPr="00462199">
        <w:t xml:space="preserve"> T&amp;S Connection Confirmation Requirement and the second (</w:t>
      </w:r>
      <w:r w:rsidR="001E0003" w:rsidRPr="00F20FE1">
        <w:t>2</w:t>
      </w:r>
      <w:r w:rsidR="001E0003" w:rsidRPr="00F20FE1">
        <w:rPr>
          <w:vertAlign w:val="superscript"/>
        </w:rPr>
        <w:t>nd</w:t>
      </w:r>
      <w:r w:rsidRPr="00462199">
        <w:t>) anniversary of the CO</w:t>
      </w:r>
      <w:r w:rsidRPr="00462199">
        <w:rPr>
          <w:vertAlign w:val="subscript"/>
        </w:rPr>
        <w:t>2</w:t>
      </w:r>
      <w:r w:rsidRPr="00462199">
        <w:t xml:space="preserve"> T&amp;S Network Availability Date, zero (0); and</w:t>
      </w:r>
      <w:bookmarkEnd w:id="447"/>
    </w:p>
    <w:p w14:paraId="00943238" w14:textId="3703C2DC" w:rsidR="00D179D6" w:rsidRPr="00462199" w:rsidRDefault="00D179D6" w:rsidP="00344AC2">
      <w:pPr>
        <w:pStyle w:val="DefinitionsAshurst"/>
      </w:pPr>
      <w:bookmarkStart w:id="448" w:name="_Ref144111692"/>
      <w:r w:rsidRPr="00462199">
        <w:t>where</w:t>
      </w:r>
      <w:r w:rsidRPr="00462199">
        <w:rPr>
          <w:bCs/>
        </w:rPr>
        <w:t xml:space="preserve"> a </w:t>
      </w:r>
      <w:r w:rsidRPr="00462199">
        <w:t>CO</w:t>
      </w:r>
      <w:r w:rsidRPr="00462199">
        <w:rPr>
          <w:vertAlign w:val="subscript"/>
        </w:rPr>
        <w:t>2</w:t>
      </w:r>
      <w:r w:rsidRPr="00462199">
        <w:rPr>
          <w:bCs/>
        </w:rPr>
        <w:t xml:space="preserve"> T&amp;S Outage Relief Event</w:t>
      </w:r>
      <w:r w:rsidRPr="00462199">
        <w:t xml:space="preserve"> occurs following the second (</w:t>
      </w:r>
      <w:r w:rsidR="001E0003" w:rsidRPr="00F20FE1">
        <w:t>2</w:t>
      </w:r>
      <w:r w:rsidR="001E0003" w:rsidRPr="00F20FE1">
        <w:rPr>
          <w:vertAlign w:val="superscript"/>
        </w:rPr>
        <w:t>nd</w:t>
      </w:r>
      <w:r w:rsidRPr="00462199">
        <w:t>) anniversary of the CO</w:t>
      </w:r>
      <w:r w:rsidRPr="00462199">
        <w:rPr>
          <w:vertAlign w:val="subscript"/>
        </w:rPr>
        <w:t>2</w:t>
      </w:r>
      <w:r w:rsidRPr="00462199">
        <w:t xml:space="preserve"> T&amp;S Network Availability Date, the Capital Return Component;</w:t>
      </w:r>
      <w:bookmarkEnd w:id="448"/>
    </w:p>
    <w:p w14:paraId="50572E56" w14:textId="1F99D58B" w:rsidR="00D179D6" w:rsidRPr="00462199" w:rsidRDefault="00D179D6" w:rsidP="005B3BB9">
      <w:pPr>
        <w:pStyle w:val="DefinitionsClauseAshurst"/>
      </w:pPr>
      <w:bookmarkStart w:id="449" w:name="_Ref144111693"/>
      <w:r w:rsidRPr="00462199">
        <w:rPr>
          <w:b/>
        </w:rPr>
        <w:t>"CO</w:t>
      </w:r>
      <w:r w:rsidRPr="00462199">
        <w:rPr>
          <w:b/>
          <w:vertAlign w:val="subscript"/>
        </w:rPr>
        <w:t>2</w:t>
      </w:r>
      <w:r w:rsidRPr="00462199">
        <w:rPr>
          <w:b/>
        </w:rPr>
        <w:t xml:space="preserve"> T&amp;S Outage Relief Event Strike Price Deduction Amount"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_Ref144113524 \r \h \* MERGEFORMAT </w:instrText>
      </w:r>
      <w:r w:rsidRPr="00462199">
        <w:fldChar w:fldCharType="separate"/>
      </w:r>
      <w:del w:id="450" w:author="Faqir, Sofia (Energy Security)" w:date="2023-11-12T19:47:00Z">
        <w:r w:rsidR="00E473FC" w:rsidRPr="00E473FC">
          <w:rPr>
            <w:color w:val="000000"/>
          </w:rPr>
          <w:delText>17.6(B)</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w:t>
      </w:r>
      <w:bookmarkEnd w:id="449"/>
    </w:p>
    <w:p w14:paraId="3B998896" w14:textId="6BA1FD93" w:rsidR="00D179D6" w:rsidRPr="00462199" w:rsidRDefault="00D179D6" w:rsidP="005B3BB9">
      <w:pPr>
        <w:pStyle w:val="DefinitionsClauseAshurst"/>
      </w:pPr>
      <w:bookmarkStart w:id="451" w:name="_Ref144111694"/>
      <w:r w:rsidRPr="00462199">
        <w:rPr>
          <w:b/>
        </w:rPr>
        <w:t>"CO</w:t>
      </w:r>
      <w:r w:rsidRPr="00462199">
        <w:rPr>
          <w:b/>
          <w:vertAlign w:val="subscript"/>
        </w:rPr>
        <w:t>2</w:t>
      </w:r>
      <w:r w:rsidRPr="00462199">
        <w:rPr>
          <w:b/>
        </w:rPr>
        <w:t xml:space="preserve"> T&amp;S Outage Relief Event Volume" </w:t>
      </w:r>
      <w:r w:rsidRPr="00462199">
        <w:t xml:space="preserve">has the meaning given to that term in </w:t>
      </w:r>
      <w:r w:rsidR="007248B2" w:rsidRPr="007248B2">
        <w:t>Condition</w:t>
      </w:r>
      <w:r w:rsidRPr="00462199">
        <w:t> </w:t>
      </w:r>
      <w:r w:rsidRPr="00462199">
        <w:fldChar w:fldCharType="begin"/>
      </w:r>
      <w:r w:rsidRPr="00462199">
        <w:instrText xml:space="preserve">  REF _Ref144113523 \r \h \* MERGEFORMAT </w:instrText>
      </w:r>
      <w:r w:rsidRPr="00462199">
        <w:fldChar w:fldCharType="separate"/>
      </w:r>
      <w:del w:id="452" w:author="Faqir, Sofia (Energy Security)" w:date="2023-11-12T19:47:00Z">
        <w:r w:rsidR="00E473FC" w:rsidRPr="00E473FC">
          <w:rPr>
            <w:color w:val="000000"/>
          </w:rPr>
          <w:delText>17.6(A)</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w:t>
      </w:r>
      <w:bookmarkEnd w:id="451"/>
    </w:p>
    <w:p w14:paraId="0C19C4A7" w14:textId="77777777" w:rsidR="00D179D6" w:rsidRPr="00462199" w:rsidRDefault="00D179D6" w:rsidP="002D4185">
      <w:pPr>
        <w:pStyle w:val="DefinitionsClauseAshurst"/>
      </w:pPr>
      <w:bookmarkStart w:id="453" w:name="_Ref144111695"/>
      <w:r w:rsidRPr="00462199">
        <w:rPr>
          <w:b/>
        </w:rPr>
        <w:t>"CO</w:t>
      </w:r>
      <w:r w:rsidRPr="00462199">
        <w:rPr>
          <w:b/>
          <w:vertAlign w:val="subscript"/>
        </w:rPr>
        <w:t>2</w:t>
      </w:r>
      <w:r w:rsidRPr="00462199">
        <w:rPr>
          <w:b/>
        </w:rPr>
        <w:t xml:space="preserve"> T&amp;S Planned Outage" </w:t>
      </w:r>
      <w:r w:rsidRPr="00462199">
        <w:t>means a CO</w:t>
      </w:r>
      <w:r w:rsidRPr="00462199">
        <w:rPr>
          <w:vertAlign w:val="subscript"/>
        </w:rPr>
        <w:t>2</w:t>
      </w:r>
      <w:r w:rsidRPr="00462199">
        <w:t xml:space="preserve"> T&amp;S Outage Event that has been scheduled in advance by the relevant CO</w:t>
      </w:r>
      <w:r w:rsidRPr="00462199">
        <w:rPr>
          <w:vertAlign w:val="subscript"/>
        </w:rPr>
        <w:t>2</w:t>
      </w:r>
      <w:r w:rsidRPr="00462199">
        <w:t xml:space="preserve"> T&amp;S Operator, and notified to the Producer by the CO</w:t>
      </w:r>
      <w:r w:rsidRPr="00462199">
        <w:rPr>
          <w:vertAlign w:val="subscript"/>
        </w:rPr>
        <w:t>2</w:t>
      </w:r>
      <w:r w:rsidRPr="00462199">
        <w:t xml:space="preserve"> T&amp;S Operator pursuant to [the CO</w:t>
      </w:r>
      <w:r w:rsidRPr="00462199">
        <w:rPr>
          <w:vertAlign w:val="subscript"/>
        </w:rPr>
        <w:t>2</w:t>
      </w:r>
      <w:r w:rsidRPr="00462199">
        <w:t xml:space="preserve"> CCS Network Code];</w:t>
      </w:r>
      <w:bookmarkStart w:id="454" w:name="_Ref144117888"/>
      <w:r w:rsidRPr="00462199">
        <w:rPr>
          <w:rStyle w:val="FootnoteReference"/>
        </w:rPr>
        <w:footnoteReference w:id="23"/>
      </w:r>
      <w:bookmarkEnd w:id="453"/>
      <w:bookmarkEnd w:id="454"/>
    </w:p>
    <w:p w14:paraId="5399EC32" w14:textId="215EC2EF" w:rsidR="00D179D6" w:rsidRDefault="00D179D6" w:rsidP="005B3BB9">
      <w:pPr>
        <w:pStyle w:val="DefinitionsClauseAshurst"/>
      </w:pPr>
      <w:bookmarkStart w:id="455" w:name="_Hlk147496841"/>
      <w:bookmarkStart w:id="456" w:name="_Ref144111696"/>
      <w:r w:rsidRPr="00462199">
        <w:rPr>
          <w:b/>
        </w:rPr>
        <w:t>"CO</w:t>
      </w:r>
      <w:r w:rsidRPr="00462199">
        <w:rPr>
          <w:b/>
          <w:vertAlign w:val="subscript"/>
        </w:rPr>
        <w:t>2</w:t>
      </w:r>
      <w:r w:rsidRPr="00462199">
        <w:rPr>
          <w:b/>
        </w:rPr>
        <w:t xml:space="preserve"> T&amp;S Prolonged Unavailability Event"</w:t>
      </w:r>
      <w:bookmarkEnd w:id="455"/>
      <w:r w:rsidRPr="00462199">
        <w:t xml:space="preserve"> </w:t>
      </w:r>
      <w:bookmarkEnd w:id="456"/>
      <w:r w:rsidR="0063532C">
        <w:t>means:</w:t>
      </w:r>
    </w:p>
    <w:p w14:paraId="3CAF08AA" w14:textId="60C10D6F" w:rsidR="0063532C" w:rsidRDefault="0063532C" w:rsidP="0063532C">
      <w:pPr>
        <w:pStyle w:val="DefinitionsAshurst"/>
      </w:pPr>
      <w:r>
        <w:t xml:space="preserve">a </w:t>
      </w:r>
      <w:r w:rsidR="00EC63F4" w:rsidRPr="00EC63F4">
        <w:rPr>
          <w:bCs/>
          <w:lang w:eastAsia="en-GB"/>
        </w:rPr>
        <w:t>CO</w:t>
      </w:r>
      <w:r w:rsidR="00EC63F4" w:rsidRPr="00EC63F4">
        <w:rPr>
          <w:bCs/>
          <w:vertAlign w:val="subscript"/>
          <w:lang w:eastAsia="en-GB"/>
        </w:rPr>
        <w:t xml:space="preserve">2 </w:t>
      </w:r>
      <w:r>
        <w:t>T&amp;S Commissioning Delay Event which has been continuing for a continuous period of at least six (6) Months;</w:t>
      </w:r>
    </w:p>
    <w:p w14:paraId="6CFA8ADA" w14:textId="73AC2C7D" w:rsidR="0063532C" w:rsidRDefault="0063532C" w:rsidP="0063532C">
      <w:pPr>
        <w:pStyle w:val="DefinitionsAshurst"/>
      </w:pPr>
      <w:r>
        <w:t xml:space="preserve">a Full </w:t>
      </w:r>
      <w:r w:rsidR="003C7F0A">
        <w:t>CO</w:t>
      </w:r>
      <w:r w:rsidR="003C7F0A">
        <w:rPr>
          <w:vertAlign w:val="subscript"/>
        </w:rPr>
        <w:t xml:space="preserve">2 </w:t>
      </w:r>
      <w:r>
        <w:t>T&amp;S Outage Event</w:t>
      </w:r>
      <w:r w:rsidR="00B71370">
        <w:rPr>
          <w:rStyle w:val="FootnoteReference"/>
        </w:rPr>
        <w:footnoteReference w:id="24"/>
      </w:r>
      <w:r>
        <w:t xml:space="preserve"> which has not arisen out of or in connection with any act, omission, breach or default by the </w:t>
      </w:r>
      <w:r w:rsidR="003C7F0A">
        <w:t>Producer</w:t>
      </w:r>
      <w:r>
        <w:t xml:space="preserve"> or its Representatives (including any breach by the </w:t>
      </w:r>
      <w:r w:rsidR="003C7F0A">
        <w:t>Produce</w:t>
      </w:r>
      <w:r>
        <w:t>r or its Representatives of any Industry Document) and which has not been continuing for a continuous period of at least six (6) Months; or</w:t>
      </w:r>
    </w:p>
    <w:p w14:paraId="63425367" w14:textId="4066F6F4" w:rsidR="0063532C" w:rsidRPr="00462199" w:rsidRDefault="0063532C" w:rsidP="0063532C">
      <w:pPr>
        <w:pStyle w:val="DefinitionsAshurst"/>
      </w:pPr>
      <w:r>
        <w:t xml:space="preserve">a </w:t>
      </w:r>
      <w:r w:rsidR="003C7F0A">
        <w:t>CO</w:t>
      </w:r>
      <w:r w:rsidR="003C7F0A">
        <w:rPr>
          <w:vertAlign w:val="subscript"/>
        </w:rPr>
        <w:t xml:space="preserve">2 </w:t>
      </w:r>
      <w:r>
        <w:t xml:space="preserve">T&amp;S Cessation Event; </w:t>
      </w:r>
    </w:p>
    <w:p w14:paraId="5307167A" w14:textId="4089E691" w:rsidR="00D179D6" w:rsidRPr="00462199" w:rsidRDefault="00D179D6" w:rsidP="005B3BB9">
      <w:pPr>
        <w:pStyle w:val="DefinitionsClauseAshurst"/>
      </w:pPr>
      <w:bookmarkStart w:id="457" w:name="_Ref144111697"/>
      <w:r w:rsidRPr="00462199">
        <w:rPr>
          <w:b/>
        </w:rPr>
        <w:t>"CO</w:t>
      </w:r>
      <w:r w:rsidRPr="00462199">
        <w:rPr>
          <w:b/>
          <w:vertAlign w:val="subscript"/>
        </w:rPr>
        <w:t>2</w:t>
      </w:r>
      <w:r w:rsidRPr="00462199">
        <w:rPr>
          <w:b/>
        </w:rPr>
        <w:t xml:space="preserve"> T&amp;S Prolonged Unavailability Event Notice"</w:t>
      </w:r>
      <w:r w:rsidRPr="00462199">
        <w:t xml:space="preserve"> has the meaning given to that term in </w:t>
      </w:r>
      <w:r w:rsidR="004C34F8">
        <w:fldChar w:fldCharType="begin"/>
      </w:r>
      <w:r w:rsidR="004C34F8">
        <w:instrText xml:space="preserve"> REF _Ref144114661 \w \h </w:instrText>
      </w:r>
      <w:r w:rsidR="004C34F8">
        <w:fldChar w:fldCharType="separate"/>
      </w:r>
      <w:del w:id="458" w:author="Faqir, Sofia (Energy Security)" w:date="2023-11-12T19:47:00Z">
        <w:r w:rsidR="00E473FC">
          <w:delText>52.8</w:delText>
        </w:r>
      </w:del>
      <w:r w:rsidR="004C34F8">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457"/>
    </w:p>
    <w:p w14:paraId="51F617C4" w14:textId="77777777" w:rsidR="00D179D6" w:rsidRPr="00462199" w:rsidRDefault="00D179D6" w:rsidP="005B3BB9">
      <w:pPr>
        <w:pStyle w:val="DefinitionsClauseAshurst"/>
      </w:pPr>
      <w:bookmarkStart w:id="459" w:name="_Ref144111698"/>
      <w:r w:rsidRPr="00462199">
        <w:rPr>
          <w:b/>
        </w:rPr>
        <w:t>"CO</w:t>
      </w:r>
      <w:r w:rsidRPr="00462199">
        <w:rPr>
          <w:b/>
          <w:vertAlign w:val="subscript"/>
        </w:rPr>
        <w:t>2</w:t>
      </w:r>
      <w:r w:rsidRPr="00462199">
        <w:rPr>
          <w:b/>
        </w:rPr>
        <w:t xml:space="preserve"> T&amp;S Prolonged Unavailability Event Tax"</w:t>
      </w:r>
      <w:r w:rsidRPr="00462199">
        <w:t xml:space="preserve"> means any Tax other than any Tax on gross or net income, profits or gains;</w:t>
      </w:r>
      <w:bookmarkEnd w:id="459"/>
    </w:p>
    <w:p w14:paraId="68FAA50C" w14:textId="77777777" w:rsidR="00D179D6" w:rsidRPr="00462199" w:rsidRDefault="00D179D6" w:rsidP="005B3BB9">
      <w:pPr>
        <w:pStyle w:val="DefinitionsClauseAshurst"/>
      </w:pPr>
      <w:bookmarkStart w:id="460" w:name="_Ref144111699"/>
      <w:r w:rsidRPr="00462199">
        <w:rPr>
          <w:b/>
        </w:rPr>
        <w:t>"CO</w:t>
      </w:r>
      <w:r w:rsidRPr="00462199">
        <w:rPr>
          <w:b/>
          <w:vertAlign w:val="subscript"/>
        </w:rPr>
        <w:t>2</w:t>
      </w:r>
      <w:r w:rsidRPr="00462199">
        <w:rPr>
          <w:b/>
        </w:rPr>
        <w:t xml:space="preserve"> T&amp;S Prolonged Unavailability Event Tax Liability"</w:t>
      </w:r>
      <w:r w:rsidRPr="00462199">
        <w:t xml:space="preserve"> means:</w:t>
      </w:r>
      <w:bookmarkEnd w:id="460"/>
    </w:p>
    <w:p w14:paraId="729ABE4F" w14:textId="77777777" w:rsidR="00D179D6" w:rsidRPr="00462199" w:rsidRDefault="00D179D6" w:rsidP="00344AC2">
      <w:pPr>
        <w:pStyle w:val="DefinitionsAshurst"/>
      </w:pPr>
      <w:bookmarkStart w:id="461" w:name="_Ref144111700"/>
      <w:r w:rsidRPr="00462199">
        <w:t>a liability of the Producer to make an actual payment of a CO</w:t>
      </w:r>
      <w:r w:rsidRPr="00462199">
        <w:rPr>
          <w:vertAlign w:val="subscript"/>
        </w:rPr>
        <w:t xml:space="preserve">2 </w:t>
      </w:r>
      <w:r w:rsidRPr="00462199">
        <w:t>T&amp;S Prolonged Unavailability Event Tax to a tax authority; and</w:t>
      </w:r>
      <w:bookmarkEnd w:id="461"/>
    </w:p>
    <w:p w14:paraId="3583CDB1" w14:textId="77777777" w:rsidR="00D179D6" w:rsidRPr="00462199" w:rsidRDefault="00D179D6" w:rsidP="00344AC2">
      <w:pPr>
        <w:pStyle w:val="DefinitionsAshurst"/>
      </w:pPr>
      <w:bookmarkStart w:id="462" w:name="_Ref144111701"/>
      <w:r w:rsidRPr="00462199">
        <w:lastRenderedPageBreak/>
        <w:t>the loss to the Producer of, or a reduction to the Producer in the amount of, a right to repayment of Tax to which it would otherwise be entitled but for such amount being set off against any liability of the Producer to make an actual payment of CO</w:t>
      </w:r>
      <w:r w:rsidRPr="00462199">
        <w:rPr>
          <w:vertAlign w:val="subscript"/>
        </w:rPr>
        <w:t xml:space="preserve">2 </w:t>
      </w:r>
      <w:r w:rsidRPr="00462199">
        <w:t>T&amp;S Prolonged Unavailability Event Tax;</w:t>
      </w:r>
      <w:bookmarkEnd w:id="462"/>
    </w:p>
    <w:p w14:paraId="1C76D5D8" w14:textId="055F0D64" w:rsidR="00D179D6" w:rsidRPr="00462199" w:rsidRDefault="00D179D6" w:rsidP="005B3BB9">
      <w:pPr>
        <w:pStyle w:val="DefinitionsClauseAshurst"/>
      </w:pPr>
      <w:bookmarkStart w:id="463" w:name="_Ref144111702"/>
      <w:r w:rsidRPr="00462199">
        <w:rPr>
          <w:b/>
        </w:rPr>
        <w:t>"CO</w:t>
      </w:r>
      <w:r w:rsidRPr="00462199">
        <w:rPr>
          <w:b/>
          <w:vertAlign w:val="subscript"/>
        </w:rPr>
        <w:t>2</w:t>
      </w:r>
      <w:r w:rsidRPr="00462199">
        <w:rPr>
          <w:b/>
        </w:rPr>
        <w:t xml:space="preserve"> T&amp;S Prolonged Unavailability Further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_Ref144114700 \r \h \* MERGEFORMAT </w:instrText>
      </w:r>
      <w:r w:rsidRPr="00462199">
        <w:fldChar w:fldCharType="separate"/>
      </w:r>
      <w:del w:id="464" w:author="Faqir, Sofia (Energy Security)" w:date="2023-11-12T19:47:00Z">
        <w:r w:rsidR="00E473FC" w:rsidRPr="00E473FC">
          <w:rPr>
            <w:color w:val="000000"/>
          </w:rPr>
          <w:delText>52.12(B)(ii)</w:delText>
        </w:r>
      </w:del>
      <w:r w:rsidRPr="0046219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463"/>
    </w:p>
    <w:p w14:paraId="15F69171" w14:textId="2A915819" w:rsidR="00D179D6" w:rsidRPr="00462199" w:rsidRDefault="00D179D6" w:rsidP="005B3BB9">
      <w:pPr>
        <w:pStyle w:val="DefinitionsClauseAshurst"/>
      </w:pPr>
      <w:bookmarkStart w:id="465" w:name="_Ref144111703"/>
      <w:r w:rsidRPr="00462199">
        <w:rPr>
          <w:b/>
        </w:rPr>
        <w:t>"CO</w:t>
      </w:r>
      <w:r w:rsidRPr="00462199">
        <w:rPr>
          <w:b/>
          <w:vertAlign w:val="subscript"/>
        </w:rPr>
        <w:t>2</w:t>
      </w:r>
      <w:r w:rsidRPr="00462199">
        <w:rPr>
          <w:b/>
        </w:rPr>
        <w:t xml:space="preserve"> T&amp;S Prolonged Unavailability Procedure Obligation"</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_Ref144114728 \w \h </w:instrText>
      </w:r>
      <w:r w:rsidR="004C34F8">
        <w:fldChar w:fldCharType="separate"/>
      </w:r>
      <w:del w:id="466" w:author="Faqir, Sofia (Energy Security)" w:date="2023-11-12T19:47:00Z">
        <w:r w:rsidR="00E473FC">
          <w:delText>52.16</w:delText>
        </w:r>
      </w:del>
      <w:r w:rsidR="004C34F8">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Prolonged Unavailability Procedure Obligation: Suspension</w:t>
      </w:r>
      <w:r w:rsidRPr="00462199">
        <w:t>);</w:t>
      </w:r>
      <w:bookmarkEnd w:id="465"/>
    </w:p>
    <w:p w14:paraId="2F366AF4" w14:textId="24ED7559" w:rsidR="00D179D6" w:rsidRPr="00462199" w:rsidRDefault="00D179D6" w:rsidP="005B3BB9">
      <w:pPr>
        <w:pStyle w:val="DefinitionsClauseAshurst"/>
      </w:pPr>
      <w:bookmarkStart w:id="467" w:name="_Ref144111704"/>
      <w:r w:rsidRPr="00462199">
        <w:rPr>
          <w:b/>
        </w:rPr>
        <w:t>"CO</w:t>
      </w:r>
      <w:r w:rsidRPr="00462199">
        <w:rPr>
          <w:b/>
          <w:vertAlign w:val="subscript"/>
        </w:rPr>
        <w:t>2</w:t>
      </w:r>
      <w:r w:rsidRPr="00462199">
        <w:rPr>
          <w:b/>
        </w:rPr>
        <w:t xml:space="preserve"> T&amp;S Prolonged Unavailability Remediation Deadline"</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_Ref144114668 \w \h </w:instrText>
      </w:r>
      <w:r w:rsidR="004C34F8">
        <w:fldChar w:fldCharType="separate"/>
      </w:r>
      <w:del w:id="468" w:author="Faqir, Sofia (Energy Security)" w:date="2023-11-12T19:47:00Z">
        <w:r w:rsidR="00E473FC">
          <w:delText>52.8(B)(i)(b)</w:delText>
        </w:r>
      </w:del>
      <w:r w:rsidR="004C34F8">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Prolonged Unavailability Procedure Obligation: Suspension</w:t>
      </w:r>
      <w:r w:rsidRPr="00462199">
        <w:t>);</w:t>
      </w:r>
      <w:bookmarkEnd w:id="467"/>
    </w:p>
    <w:p w14:paraId="55B1D061" w14:textId="44BBAF00" w:rsidR="00D179D6" w:rsidRPr="00462199" w:rsidRDefault="00D179D6" w:rsidP="005B3BB9">
      <w:pPr>
        <w:pStyle w:val="DefinitionsClauseAshurst"/>
      </w:pPr>
      <w:bookmarkStart w:id="469" w:name="_Ref144111705"/>
      <w:r w:rsidRPr="00462199">
        <w:rPr>
          <w:b/>
        </w:rPr>
        <w:t>"CO</w:t>
      </w:r>
      <w:r w:rsidRPr="00462199">
        <w:rPr>
          <w:b/>
          <w:vertAlign w:val="subscript"/>
        </w:rPr>
        <w:t>2</w:t>
      </w:r>
      <w:r w:rsidRPr="00462199">
        <w:rPr>
          <w:b/>
        </w:rPr>
        <w:t xml:space="preserve"> T&amp;S Prolonged Unavailability Remediation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_Ref144114739 \r \h \* MERGEFORMAT </w:instrText>
      </w:r>
      <w:r w:rsidRPr="00462199">
        <w:fldChar w:fldCharType="separate"/>
      </w:r>
      <w:del w:id="470" w:author="Faqir, Sofia (Energy Security)" w:date="2023-11-12T19:47:00Z">
        <w:r w:rsidR="00E473FC" w:rsidRPr="00E473FC">
          <w:rPr>
            <w:color w:val="000000"/>
          </w:rPr>
          <w:delText>52.18(B)</w:delText>
        </w:r>
      </w:del>
      <w:r w:rsidRPr="00462199">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Prolonged Unavailability Procedure Obligation: Suspension</w:t>
      </w:r>
      <w:r w:rsidRPr="00462199">
        <w:t>);</w:t>
      </w:r>
      <w:bookmarkEnd w:id="469"/>
    </w:p>
    <w:p w14:paraId="21940CDB" w14:textId="6F355A67" w:rsidR="00D179D6" w:rsidRPr="00462199" w:rsidRDefault="00D179D6" w:rsidP="005B3BB9">
      <w:pPr>
        <w:pStyle w:val="DefinitionsClauseAshurst"/>
      </w:pPr>
      <w:bookmarkStart w:id="471" w:name="_Ref144111706"/>
      <w:r w:rsidRPr="00462199">
        <w:rPr>
          <w:b/>
        </w:rPr>
        <w:t>"CO</w:t>
      </w:r>
      <w:r w:rsidRPr="00462199">
        <w:rPr>
          <w:b/>
          <w:vertAlign w:val="subscript"/>
        </w:rPr>
        <w:t>2</w:t>
      </w:r>
      <w:r w:rsidRPr="00462199">
        <w:rPr>
          <w:b/>
        </w:rPr>
        <w:t xml:space="preserve"> T&amp;S Prolonged Unavailability Response Deadline"</w:t>
      </w:r>
      <w:r w:rsidRPr="00462199">
        <w:t xml:space="preserve"> has the meaning given to that term in </w:t>
      </w:r>
      <w:r w:rsidR="007248B2" w:rsidRPr="007248B2">
        <w:t>Condition</w:t>
      </w:r>
      <w:r w:rsidRPr="00462199">
        <w:t xml:space="preserve"> </w:t>
      </w:r>
      <w:r w:rsidR="004C34F8">
        <w:fldChar w:fldCharType="begin"/>
      </w:r>
      <w:r w:rsidR="004C34F8">
        <w:instrText xml:space="preserve"> REF _Ref144114667 \w \h </w:instrText>
      </w:r>
      <w:r w:rsidR="004C34F8">
        <w:fldChar w:fldCharType="separate"/>
      </w:r>
      <w:del w:id="472" w:author="Faqir, Sofia (Energy Security)" w:date="2023-11-12T19:47:00Z">
        <w:r w:rsidR="00E473FC">
          <w:delText>52.8(B)(i)(a)</w:delText>
        </w:r>
      </w:del>
      <w:r w:rsidR="004C34F8">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Prolonged Unavailability Procedure Obligation: Suspension</w:t>
      </w:r>
      <w:r w:rsidRPr="00462199">
        <w:t>);</w:t>
      </w:r>
      <w:bookmarkEnd w:id="471"/>
    </w:p>
    <w:p w14:paraId="47BDEB73" w14:textId="6CDA2597" w:rsidR="00D179D6" w:rsidRPr="00462199" w:rsidRDefault="00D179D6" w:rsidP="005B3BB9">
      <w:pPr>
        <w:pStyle w:val="DefinitionsClauseAshurst"/>
      </w:pPr>
      <w:bookmarkStart w:id="473" w:name="_Ref144111707"/>
      <w:r w:rsidRPr="00462199">
        <w:rPr>
          <w:b/>
        </w:rPr>
        <w:t>"CO</w:t>
      </w:r>
      <w:r w:rsidRPr="00462199">
        <w:rPr>
          <w:b/>
          <w:vertAlign w:val="subscript"/>
        </w:rPr>
        <w:t>2</w:t>
      </w:r>
      <w:r w:rsidRPr="00462199">
        <w:rPr>
          <w:b/>
        </w:rPr>
        <w:t xml:space="preserve"> T&amp;S Prolonged Unavailability Response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_Ref144114670 \w \h </w:instrText>
      </w:r>
      <w:r w:rsidR="001848C7">
        <w:fldChar w:fldCharType="separate"/>
      </w:r>
      <w:del w:id="474" w:author="Faqir, Sofia (Energy Security)" w:date="2023-11-12T19:47:00Z">
        <w:r w:rsidR="00E473FC">
          <w:delText>52.9</w:delText>
        </w:r>
      </w:del>
      <w:r w:rsidR="001848C7">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473"/>
    </w:p>
    <w:p w14:paraId="5BFE75F7" w14:textId="07E0FB95" w:rsidR="00D179D6" w:rsidRPr="00462199" w:rsidRDefault="00D179D6" w:rsidP="005B3BB9">
      <w:pPr>
        <w:pStyle w:val="DefinitionsClauseAshurst"/>
      </w:pPr>
      <w:bookmarkStart w:id="475" w:name="_Ref144111708"/>
      <w:r w:rsidRPr="00462199">
        <w:rPr>
          <w:b/>
        </w:rPr>
        <w:t>"CO</w:t>
      </w:r>
      <w:r w:rsidRPr="00462199">
        <w:rPr>
          <w:b/>
          <w:vertAlign w:val="subscript"/>
        </w:rPr>
        <w:t>2</w:t>
      </w:r>
      <w:r w:rsidRPr="00462199">
        <w:rPr>
          <w:b/>
        </w:rPr>
        <w:t xml:space="preserve"> T&amp;S Prolonged Unavailability Review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_Ref144114683 \w \h </w:instrText>
      </w:r>
      <w:r w:rsidR="001848C7">
        <w:fldChar w:fldCharType="separate"/>
      </w:r>
      <w:del w:id="476" w:author="Faqir, Sofia (Energy Security)" w:date="2023-11-12T19:47:00Z">
        <w:r w:rsidR="00E473FC">
          <w:delText>52.11</w:delText>
        </w:r>
      </w:del>
      <w:r w:rsidR="001848C7">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475"/>
    </w:p>
    <w:p w14:paraId="4C0060BE" w14:textId="5D2041FE" w:rsidR="00D179D6" w:rsidRPr="00462199" w:rsidRDefault="00D179D6" w:rsidP="005B3BB9">
      <w:pPr>
        <w:pStyle w:val="DefinitionsClauseAshurst"/>
      </w:pPr>
      <w:bookmarkStart w:id="477" w:name="_Ref144111709"/>
      <w:r w:rsidRPr="00462199">
        <w:rPr>
          <w:b/>
        </w:rPr>
        <w:t>"CO</w:t>
      </w:r>
      <w:r w:rsidRPr="00462199">
        <w:rPr>
          <w:b/>
          <w:vertAlign w:val="subscript"/>
        </w:rPr>
        <w:t>2</w:t>
      </w:r>
      <w:r w:rsidRPr="00462199">
        <w:rPr>
          <w:b/>
        </w:rPr>
        <w:t xml:space="preserve"> T&amp;S Prolonged Unavailability Termination Date"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_Ref144114748 \w \h </w:instrText>
      </w:r>
      <w:r w:rsidR="001848C7">
        <w:fldChar w:fldCharType="separate"/>
      </w:r>
      <w:del w:id="478" w:author="Faqir, Sofia (Energy Security)" w:date="2023-11-12T19:47:00Z">
        <w:r w:rsidR="00E473FC">
          <w:delText>52.22</w:delText>
        </w:r>
      </w:del>
      <w:r w:rsidR="001848C7">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w:t>
      </w:r>
      <w:bookmarkEnd w:id="477"/>
    </w:p>
    <w:p w14:paraId="458C34F6" w14:textId="39909653" w:rsidR="00D179D6" w:rsidRPr="00462199" w:rsidRDefault="00D179D6" w:rsidP="005B3BB9">
      <w:pPr>
        <w:pStyle w:val="DefinitionsClauseAshurst"/>
      </w:pPr>
      <w:bookmarkStart w:id="479" w:name="_Ref144111710"/>
      <w:r w:rsidRPr="00462199">
        <w:rPr>
          <w:b/>
        </w:rPr>
        <w:t>"CO</w:t>
      </w:r>
      <w:r w:rsidRPr="00462199">
        <w:rPr>
          <w:b/>
          <w:vertAlign w:val="subscript"/>
        </w:rPr>
        <w:t>2</w:t>
      </w:r>
      <w:r w:rsidRPr="00462199">
        <w:rPr>
          <w:b/>
        </w:rPr>
        <w:t xml:space="preserve"> T&amp;S Prolonged Unavailability Termination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_Ref144114748 \w \h </w:instrText>
      </w:r>
      <w:r w:rsidR="001848C7">
        <w:fldChar w:fldCharType="separate"/>
      </w:r>
      <w:del w:id="480" w:author="Faqir, Sofia (Energy Security)" w:date="2023-11-12T19:47:00Z">
        <w:r w:rsidR="00E473FC">
          <w:delText>52.22</w:delText>
        </w:r>
      </w:del>
      <w:r w:rsidR="001848C7">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w:t>
      </w:r>
      <w:bookmarkEnd w:id="479"/>
    </w:p>
    <w:p w14:paraId="2ED89656" w14:textId="7AE3BAF3" w:rsidR="00D179D6" w:rsidRPr="00462199" w:rsidRDefault="00D179D6" w:rsidP="005B3BB9">
      <w:pPr>
        <w:pStyle w:val="DefinitionsClauseAshurst"/>
      </w:pPr>
      <w:bookmarkStart w:id="481" w:name="_Ref144111711"/>
      <w:r w:rsidRPr="00462199">
        <w:rPr>
          <w:b/>
        </w:rPr>
        <w:t>"CO</w:t>
      </w:r>
      <w:r w:rsidRPr="00462199">
        <w:rPr>
          <w:b/>
          <w:vertAlign w:val="subscript"/>
        </w:rPr>
        <w:t>2</w:t>
      </w:r>
      <w:r w:rsidRPr="00462199">
        <w:rPr>
          <w:b/>
        </w:rPr>
        <w:t xml:space="preserve"> T&amp;S Reconciliation Amounts"</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_Ref144113713 \w \h </w:instrText>
      </w:r>
      <w:r w:rsidR="001848C7">
        <w:fldChar w:fldCharType="separate"/>
      </w:r>
      <w:del w:id="482" w:author="Faqir, Sofia (Energy Security)" w:date="2023-11-12T19:47:00Z">
        <w:r w:rsidR="00E473FC">
          <w:delText>22.13</w:delText>
        </w:r>
      </w:del>
      <w:r w:rsidR="001848C7">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Reconciliation Amounts</w:t>
      </w:r>
      <w:r w:rsidRPr="00462199">
        <w:t>);</w:t>
      </w:r>
      <w:bookmarkEnd w:id="481"/>
    </w:p>
    <w:p w14:paraId="460C3A55" w14:textId="0D880374" w:rsidR="00D179D6" w:rsidRPr="00462199" w:rsidRDefault="00D179D6" w:rsidP="005B3BB9">
      <w:pPr>
        <w:pStyle w:val="DefinitionsClauseAshurst"/>
      </w:pPr>
      <w:bookmarkStart w:id="483" w:name="_Ref144111712"/>
      <w:r w:rsidRPr="00462199">
        <w:rPr>
          <w:b/>
        </w:rPr>
        <w:t>"CO</w:t>
      </w:r>
      <w:r w:rsidRPr="00462199">
        <w:rPr>
          <w:b/>
          <w:vertAlign w:val="subscript"/>
        </w:rPr>
        <w:t>2</w:t>
      </w:r>
      <w:r w:rsidRPr="00462199">
        <w:rPr>
          <w:b/>
        </w:rPr>
        <w:t xml:space="preserve"> T&amp;S Reconciliation Billing Period"</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_Ref144113719 \w \h </w:instrText>
      </w:r>
      <w:r w:rsidR="001848C7">
        <w:fldChar w:fldCharType="separate"/>
      </w:r>
      <w:del w:id="484" w:author="Faqir, Sofia (Energy Security)" w:date="2023-11-12T19:47:00Z">
        <w:r w:rsidR="00E473FC">
          <w:delText>22.14</w:delText>
        </w:r>
      </w:del>
      <w:r w:rsidR="001848C7">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Compensatory Interest Amount</w:t>
      </w:r>
      <w:r w:rsidRPr="00462199">
        <w:t>);</w:t>
      </w:r>
      <w:bookmarkEnd w:id="483"/>
    </w:p>
    <w:p w14:paraId="5E26A798" w14:textId="77777777" w:rsidR="00D179D6" w:rsidRPr="00462199" w:rsidRDefault="00D179D6" w:rsidP="005B3BB9">
      <w:pPr>
        <w:pStyle w:val="DefinitionsClauseAshurst"/>
      </w:pPr>
      <w:bookmarkStart w:id="485" w:name="_Ref144111713"/>
      <w:r w:rsidRPr="00462199">
        <w:t>"</w:t>
      </w:r>
      <w:r w:rsidRPr="00462199">
        <w:rPr>
          <w:b/>
        </w:rPr>
        <w:t>CO</w:t>
      </w:r>
      <w:r w:rsidRPr="00462199">
        <w:rPr>
          <w:b/>
          <w:vertAlign w:val="subscript"/>
        </w:rPr>
        <w:t>2</w:t>
      </w:r>
      <w:r w:rsidRPr="00462199">
        <w:rPr>
          <w:b/>
        </w:rPr>
        <w:t xml:space="preserve"> T&amp;S Termination Costs</w:t>
      </w:r>
      <w:r w:rsidRPr="00462199">
        <w:t>" means all out-of-pocket costs which are irrecoverable and unavoidable by the Producer acting in accordance with the Reasonable and Prudent Standard and which have been, will be or are reasonably likely to be incurred following the Agreement Date in respect of the Project by the Producer arising directly from a CO</w:t>
      </w:r>
      <w:r w:rsidRPr="00462199">
        <w:rPr>
          <w:vertAlign w:val="subscript"/>
        </w:rPr>
        <w:t>2</w:t>
      </w:r>
      <w:r w:rsidRPr="00462199">
        <w:t xml:space="preserve"> T&amp;S Prolonged Unavailability Event occurring, if and to the extent that such costs constitute:</w:t>
      </w:r>
      <w:bookmarkEnd w:id="485"/>
    </w:p>
    <w:p w14:paraId="0BF84E75" w14:textId="77777777" w:rsidR="00D179D6" w:rsidRPr="00462199" w:rsidRDefault="00D179D6" w:rsidP="00344AC2">
      <w:pPr>
        <w:pStyle w:val="DefinitionsAshurst"/>
      </w:pPr>
      <w:bookmarkStart w:id="486" w:name="_Ref144111714"/>
      <w:r w:rsidRPr="00462199">
        <w:t>development and pre-development costs in respect of the Facility (including the costs of surveys and environmental impact assessments in respect of the Facility);</w:t>
      </w:r>
      <w:bookmarkEnd w:id="486"/>
    </w:p>
    <w:p w14:paraId="4FE6A8FB" w14:textId="77777777" w:rsidR="00D179D6" w:rsidRPr="00462199" w:rsidRDefault="00D179D6" w:rsidP="00344AC2">
      <w:pPr>
        <w:pStyle w:val="DefinitionsAshurst"/>
      </w:pPr>
      <w:bookmarkStart w:id="487" w:name="_Ref144111715"/>
      <w:r w:rsidRPr="00462199">
        <w:t>decommissioning costs in respect of the Facility;</w:t>
      </w:r>
      <w:bookmarkEnd w:id="487"/>
    </w:p>
    <w:p w14:paraId="5EED9427" w14:textId="77777777" w:rsidR="00D179D6" w:rsidRPr="00462199" w:rsidRDefault="00D179D6" w:rsidP="00344AC2">
      <w:pPr>
        <w:pStyle w:val="DefinitionsAshurst"/>
      </w:pPr>
      <w:bookmarkStart w:id="488" w:name="_Ref144111716"/>
      <w:r w:rsidRPr="00462199">
        <w:lastRenderedPageBreak/>
        <w:t>costs which are wholly attributable to the construction, testing, completion or commissioning of the Facility, or</w:t>
      </w:r>
      <w:bookmarkEnd w:id="488"/>
    </w:p>
    <w:p w14:paraId="5B597661" w14:textId="77777777" w:rsidR="00D179D6" w:rsidRPr="00462199" w:rsidRDefault="00D179D6" w:rsidP="00344AC2">
      <w:pPr>
        <w:pStyle w:val="DefinitionsAshurst"/>
      </w:pPr>
      <w:bookmarkStart w:id="489" w:name="_Ref144111717"/>
      <w:r w:rsidRPr="00462199">
        <w:t>break costs associated with the Producer's contractual arrangements in respect of the Project, provided that such costs: (i) are incurred under contracts that have been entered into on arm's-length, reasonable commercial terms; and (ii) shall not exceed the Break Costs Cap,</w:t>
      </w:r>
      <w:bookmarkEnd w:id="489"/>
    </w:p>
    <w:p w14:paraId="121F5BC1" w14:textId="77777777" w:rsidR="00D179D6" w:rsidRPr="00462199" w:rsidRDefault="00D179D6" w:rsidP="005B3BB9">
      <w:pPr>
        <w:pStyle w:val="B12Ashurst"/>
        <w:rPr>
          <w:lang w:eastAsia="en-GB"/>
        </w:rPr>
      </w:pPr>
      <w:r w:rsidRPr="00462199">
        <w:t>provided that the aggregate of the costs referred to in limbs (A) to (C) shall not exceed the Total Capex Payment, and all costs referred to in limbs (A) to (D) shall exclude:</w:t>
      </w:r>
    </w:p>
    <w:p w14:paraId="580FBFE5" w14:textId="77777777" w:rsidR="00D179D6" w:rsidRPr="00462199" w:rsidRDefault="00D179D6" w:rsidP="00344AC2">
      <w:pPr>
        <w:pStyle w:val="DefSubAshurst"/>
      </w:pPr>
      <w:bookmarkStart w:id="490" w:name="_Ref144111718"/>
      <w:r w:rsidRPr="00462199">
        <w:t>the Capital Return Component;</w:t>
      </w:r>
      <w:bookmarkEnd w:id="490"/>
    </w:p>
    <w:p w14:paraId="6F41AAA7" w14:textId="77777777" w:rsidR="00D179D6" w:rsidRPr="00462199" w:rsidRDefault="00D179D6" w:rsidP="00344AC2">
      <w:pPr>
        <w:pStyle w:val="DefSubAshurst"/>
      </w:pPr>
      <w:bookmarkStart w:id="491" w:name="_Ref144111719"/>
      <w:r w:rsidRPr="00462199">
        <w:t>any CO</w:t>
      </w:r>
      <w:r w:rsidRPr="00462199">
        <w:rPr>
          <w:vertAlign w:val="subscript"/>
        </w:rPr>
        <w:t>2</w:t>
      </w:r>
      <w:r w:rsidRPr="00462199">
        <w:t xml:space="preserve"> T&amp;S Connection Delay Compensation;</w:t>
      </w:r>
      <w:bookmarkEnd w:id="491"/>
    </w:p>
    <w:p w14:paraId="453CA92D" w14:textId="77777777" w:rsidR="00D179D6" w:rsidRPr="00462199" w:rsidRDefault="00D179D6" w:rsidP="00344AC2">
      <w:pPr>
        <w:pStyle w:val="DefSubAshurst"/>
      </w:pPr>
      <w:bookmarkStart w:id="492" w:name="_Ref144111720"/>
      <w:r w:rsidRPr="00462199">
        <w:t>reliefs from or reductions in a CO</w:t>
      </w:r>
      <w:r w:rsidRPr="00462199">
        <w:rPr>
          <w:vertAlign w:val="subscript"/>
        </w:rPr>
        <w:t>2</w:t>
      </w:r>
      <w:r w:rsidRPr="00462199">
        <w:t xml:space="preserve"> T&amp;S Prolonged Unavailability Event Tax Liability;</w:t>
      </w:r>
      <w:bookmarkEnd w:id="492"/>
    </w:p>
    <w:p w14:paraId="4332FB63" w14:textId="77777777" w:rsidR="00D179D6" w:rsidRPr="00462199" w:rsidRDefault="00D179D6" w:rsidP="00344AC2">
      <w:pPr>
        <w:pStyle w:val="DefSubAshurst"/>
      </w:pPr>
      <w:bookmarkStart w:id="493" w:name="_Ref144111721"/>
      <w:r w:rsidRPr="00462199">
        <w:t>all costs associated with the Producer's financing arrangements in respect of the Project (including all interest incurred in respect of, and break costs associated with, the Producer's financing arrangements); and</w:t>
      </w:r>
      <w:bookmarkEnd w:id="493"/>
    </w:p>
    <w:p w14:paraId="15E2EF37" w14:textId="77777777" w:rsidR="00D179D6" w:rsidRPr="00462199" w:rsidRDefault="00D179D6" w:rsidP="00344AC2">
      <w:pPr>
        <w:pStyle w:val="DefSubAshurst"/>
      </w:pPr>
      <w:bookmarkStart w:id="494" w:name="_Ref144111722"/>
      <w:r w:rsidRPr="00462199">
        <w:t>all other compensation which has been paid or will be or is reasonably likely to be payable by the Producer in connection with such CO</w:t>
      </w:r>
      <w:r w:rsidRPr="00462199">
        <w:rPr>
          <w:vertAlign w:val="subscript"/>
        </w:rPr>
        <w:t>2</w:t>
      </w:r>
      <w:r w:rsidRPr="00462199">
        <w:t xml:space="preserve"> T&amp;S Prolonged Unavailability Event;</w:t>
      </w:r>
      <w:bookmarkEnd w:id="494"/>
    </w:p>
    <w:p w14:paraId="3DFFDA30" w14:textId="35F92054" w:rsidR="00D179D6" w:rsidRPr="00462199" w:rsidRDefault="00D179D6" w:rsidP="005B3BB9">
      <w:pPr>
        <w:pStyle w:val="DefinitionsClauseAshurst"/>
      </w:pPr>
      <w:bookmarkStart w:id="495" w:name="_Ref144111723"/>
      <w:r w:rsidRPr="00462199">
        <w:rPr>
          <w:b/>
        </w:rPr>
        <w:t>"CO</w:t>
      </w:r>
      <w:r w:rsidRPr="00462199">
        <w:rPr>
          <w:b/>
          <w:vertAlign w:val="subscript"/>
        </w:rPr>
        <w:t>2</w:t>
      </w:r>
      <w:r w:rsidRPr="00462199">
        <w:rPr>
          <w:b/>
        </w:rPr>
        <w:t xml:space="preserve"> T&amp;S Termination Payment"</w:t>
      </w:r>
      <w:r w:rsidRPr="00462199">
        <w:t xml:space="preserve"> means an amount (</w:t>
      </w:r>
      <w:r w:rsidRPr="00462199">
        <w:rPr>
          <w:i/>
        </w:rPr>
        <w:t>expressed in</w:t>
      </w:r>
      <w:r w:rsidRPr="00462199">
        <w:t xml:space="preserve"> </w:t>
      </w:r>
      <w:r w:rsidRPr="00462199">
        <w:rPr>
          <w:i/>
        </w:rPr>
        <w:t xml:space="preserve">pounds (£)) </w:t>
      </w:r>
      <w:r w:rsidRPr="00462199">
        <w:t xml:space="preserve">calculated in accordance with the formula set out in </w:t>
      </w:r>
      <w:r w:rsidR="007248B2" w:rsidRPr="007248B2">
        <w:t>Condition</w:t>
      </w:r>
      <w:r w:rsidRPr="00462199">
        <w:t xml:space="preserve"> </w:t>
      </w:r>
      <w:r w:rsidR="001848C7">
        <w:fldChar w:fldCharType="begin"/>
      </w:r>
      <w:r w:rsidR="001848C7">
        <w:instrText xml:space="preserve"> REF _Ref144114796 \w \h </w:instrText>
      </w:r>
      <w:r w:rsidR="001848C7">
        <w:fldChar w:fldCharType="separate"/>
      </w:r>
      <w:del w:id="496" w:author="Faqir, Sofia (Energy Security)" w:date="2023-11-12T19:47:00Z">
        <w:r w:rsidR="00E473FC">
          <w:delText>53.4</w:delText>
        </w:r>
      </w:del>
      <w:r w:rsidR="001848C7">
        <w:fldChar w:fldCharType="end"/>
      </w:r>
      <w:r w:rsidRPr="00462199">
        <w:t xml:space="preserve"> (</w:t>
      </w:r>
      <w:r w:rsidRPr="00462199">
        <w:rPr>
          <w:i/>
        </w:rPr>
        <w:t xml:space="preserve">Consequences of </w:t>
      </w:r>
      <w:r w:rsidRPr="00462199">
        <w:rPr>
          <w:bCs/>
          <w:i/>
        </w:rPr>
        <w:t>CO</w:t>
      </w:r>
      <w:r w:rsidRPr="00462199">
        <w:rPr>
          <w:bCs/>
          <w:i/>
          <w:vertAlign w:val="subscript"/>
        </w:rPr>
        <w:t>2</w:t>
      </w:r>
      <w:r w:rsidRPr="00462199">
        <w:rPr>
          <w:i/>
        </w:rPr>
        <w:t xml:space="preserve"> T&amp;S Prolonged Unavailability Event termination</w:t>
      </w:r>
      <w:r w:rsidRPr="00462199">
        <w:t>);</w:t>
      </w:r>
      <w:bookmarkEnd w:id="495"/>
    </w:p>
    <w:p w14:paraId="1B6228AC" w14:textId="315A1048" w:rsidR="00D179D6" w:rsidRPr="00462199" w:rsidRDefault="00D179D6" w:rsidP="005B3BB9">
      <w:pPr>
        <w:pStyle w:val="DefinitionsClauseAshurst"/>
      </w:pPr>
      <w:bookmarkStart w:id="497" w:name="_Ref144111724"/>
      <w:r w:rsidRPr="00462199">
        <w:rPr>
          <w:b/>
        </w:rPr>
        <w:t>"CO</w:t>
      </w:r>
      <w:r w:rsidRPr="00462199">
        <w:rPr>
          <w:b/>
          <w:vertAlign w:val="subscript"/>
        </w:rPr>
        <w:t>2</w:t>
      </w:r>
      <w:r w:rsidRPr="00462199">
        <w:rPr>
          <w:b/>
        </w:rPr>
        <w:t xml:space="preserve"> T&amp;S Termination Payment Notice"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_Ref144114792 \r \h \* MERGEFORMAT </w:instrText>
      </w:r>
      <w:r w:rsidRPr="00462199">
        <w:fldChar w:fldCharType="separate"/>
      </w:r>
      <w:del w:id="498" w:author="Faqir, Sofia (Energy Security)" w:date="2023-11-12T19:47:00Z">
        <w:r w:rsidR="00E473FC" w:rsidRPr="00E473FC">
          <w:rPr>
            <w:color w:val="000000"/>
          </w:rPr>
          <w:delText>53.3(B)</w:delText>
        </w:r>
      </w:del>
      <w:r w:rsidRPr="00462199">
        <w:fldChar w:fldCharType="end"/>
      </w:r>
      <w:r w:rsidRPr="00462199">
        <w:t xml:space="preserve"> (</w:t>
      </w:r>
      <w:r w:rsidRPr="00462199">
        <w:rPr>
          <w:i/>
        </w:rPr>
        <w:t xml:space="preserve">Consequences of </w:t>
      </w:r>
      <w:r w:rsidRPr="00462199">
        <w:rPr>
          <w:bCs/>
          <w:i/>
        </w:rPr>
        <w:t>CO</w:t>
      </w:r>
      <w:r w:rsidRPr="00462199">
        <w:rPr>
          <w:bCs/>
          <w:i/>
          <w:vertAlign w:val="subscript"/>
        </w:rPr>
        <w:t>2</w:t>
      </w:r>
      <w:r w:rsidRPr="00462199">
        <w:rPr>
          <w:i/>
        </w:rPr>
        <w:t xml:space="preserve"> T&amp;S Prolonged Unavailability Event termination</w:t>
      </w:r>
      <w:r w:rsidRPr="00462199">
        <w:t>);</w:t>
      </w:r>
      <w:bookmarkEnd w:id="497"/>
    </w:p>
    <w:p w14:paraId="1FBF2208" w14:textId="672F64DC" w:rsidR="00D179D6" w:rsidRPr="00462199" w:rsidRDefault="00D179D6" w:rsidP="005B3BB9">
      <w:pPr>
        <w:pStyle w:val="DefinitionsClauseAshurst"/>
      </w:pPr>
      <w:bookmarkStart w:id="499" w:name="_Ref144111725"/>
      <w:r w:rsidRPr="00462199">
        <w:rPr>
          <w:b/>
        </w:rPr>
        <w:t>"CO</w:t>
      </w:r>
      <w:r w:rsidRPr="00462199">
        <w:rPr>
          <w:b/>
          <w:vertAlign w:val="subscript"/>
        </w:rPr>
        <w:t>2</w:t>
      </w:r>
      <w:r w:rsidRPr="00462199">
        <w:rPr>
          <w:b/>
        </w:rPr>
        <w:t xml:space="preserve"> T&amp;S Termination Response Notice"</w:t>
      </w:r>
      <w:r w:rsidRPr="00462199">
        <w:t xml:space="preserve"> has the meaning given to that term in </w:t>
      </w:r>
      <w:r w:rsidR="007248B2" w:rsidRPr="007248B2">
        <w:t>Condition</w:t>
      </w:r>
      <w:r w:rsidRPr="00462199">
        <w:t> </w:t>
      </w:r>
      <w:r w:rsidR="001848C7">
        <w:fldChar w:fldCharType="begin"/>
      </w:r>
      <w:r w:rsidR="001848C7">
        <w:instrText xml:space="preserve"> REF _Ref144114753 \w \h </w:instrText>
      </w:r>
      <w:r w:rsidR="001848C7">
        <w:fldChar w:fldCharType="separate"/>
      </w:r>
      <w:del w:id="500" w:author="Faqir, Sofia (Energy Security)" w:date="2023-11-12T19:47:00Z">
        <w:r w:rsidR="00E473FC">
          <w:delText>52.23</w:delText>
        </w:r>
      </w:del>
      <w:r w:rsidR="001848C7">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w:t>
      </w:r>
      <w:bookmarkEnd w:id="499"/>
    </w:p>
    <w:p w14:paraId="028954B1" w14:textId="77777777" w:rsidR="00D179D6" w:rsidRPr="00462199" w:rsidRDefault="00D179D6" w:rsidP="005B3BB9">
      <w:pPr>
        <w:pStyle w:val="DefinitionsClauseAshurst"/>
      </w:pPr>
      <w:bookmarkStart w:id="501" w:name="_Ref144111726"/>
      <w:r w:rsidRPr="00462199">
        <w:t>"</w:t>
      </w:r>
      <w:r w:rsidRPr="00462199">
        <w:rPr>
          <w:b/>
        </w:rPr>
        <w:t>CO</w:t>
      </w:r>
      <w:r w:rsidRPr="00462199">
        <w:rPr>
          <w:b/>
          <w:vertAlign w:val="subscript"/>
        </w:rPr>
        <w:t>2</w:t>
      </w:r>
      <w:r w:rsidRPr="00462199">
        <w:rPr>
          <w:b/>
        </w:rPr>
        <w:t xml:space="preserve"> T&amp;S Termination Savings</w:t>
      </w:r>
      <w:r w:rsidRPr="00462199">
        <w:t>" means, all savings (including avoided out-of-pocket costs and insurance proceeds) which have been, will be or are reasonably likely to be made by the Producer in respect of the Project arising directly from the CO</w:t>
      </w:r>
      <w:r w:rsidRPr="00462199">
        <w:rPr>
          <w:vertAlign w:val="subscript"/>
        </w:rPr>
        <w:t>2</w:t>
      </w:r>
      <w:r w:rsidRPr="00462199">
        <w:t xml:space="preserve"> T&amp;S Prolonged Unavailability Event;</w:t>
      </w:r>
      <w:bookmarkEnd w:id="501"/>
    </w:p>
    <w:p w14:paraId="6982BE39" w14:textId="203D296F" w:rsidR="00D179D6" w:rsidRPr="00462199" w:rsidRDefault="00D179D6" w:rsidP="005B3BB9">
      <w:pPr>
        <w:pStyle w:val="DefinitionsClauseAshurst"/>
      </w:pPr>
      <w:bookmarkStart w:id="502" w:name="_Ref144111727"/>
      <w:r w:rsidRPr="00462199">
        <w:rPr>
          <w:b/>
        </w:rPr>
        <w:t>"CO</w:t>
      </w:r>
      <w:r w:rsidRPr="00462199">
        <w:rPr>
          <w:b/>
          <w:vertAlign w:val="subscript"/>
        </w:rPr>
        <w:t>2</w:t>
      </w:r>
      <w:r w:rsidRPr="00462199">
        <w:rPr>
          <w:b/>
        </w:rPr>
        <w:t xml:space="preserve"> TCDE Deadline"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_Ref144113066 \w \h </w:instrText>
      </w:r>
      <w:r w:rsidR="001848C7">
        <w:fldChar w:fldCharType="separate"/>
      </w:r>
      <w:del w:id="503" w:author="Faqir, Sofia (Energy Security)" w:date="2023-11-12T19:47:00Z">
        <w:r w:rsidR="00E473FC">
          <w:delText>3.32</w:delText>
        </w:r>
      </w:del>
      <w:r w:rsidR="001848C7">
        <w:fldChar w:fldCharType="end"/>
      </w:r>
      <w:r w:rsidRPr="00462199">
        <w:t xml:space="preserve"> (</w:t>
      </w:r>
      <w:r w:rsidRPr="00462199">
        <w:rPr>
          <w:i/>
        </w:rPr>
        <w:t xml:space="preserve">Relief due to </w:t>
      </w:r>
      <w:r w:rsidRPr="00462199">
        <w:rPr>
          <w:bCs/>
          <w:i/>
        </w:rPr>
        <w:t>CO</w:t>
      </w:r>
      <w:r w:rsidRPr="00462199">
        <w:rPr>
          <w:bCs/>
          <w:i/>
          <w:vertAlign w:val="subscript"/>
        </w:rPr>
        <w:t>2</w:t>
      </w:r>
      <w:r w:rsidRPr="00462199">
        <w:t xml:space="preserve"> </w:t>
      </w:r>
      <w:r w:rsidRPr="00462199">
        <w:rPr>
          <w:i/>
        </w:rPr>
        <w:t>T&amp;S Commissioning Delay Event</w:t>
      </w:r>
      <w:r w:rsidRPr="00462199">
        <w:t>);</w:t>
      </w:r>
      <w:bookmarkEnd w:id="502"/>
    </w:p>
    <w:p w14:paraId="57C88C31" w14:textId="656B552C" w:rsidR="00D179D6" w:rsidRPr="00462199" w:rsidRDefault="00D179D6" w:rsidP="005B3BB9">
      <w:pPr>
        <w:pStyle w:val="DefinitionsClauseAshurst"/>
      </w:pPr>
      <w:bookmarkStart w:id="504" w:name="_Ref144111728"/>
      <w:r w:rsidRPr="00462199">
        <w:rPr>
          <w:b/>
        </w:rPr>
        <w:t>"CO</w:t>
      </w:r>
      <w:r w:rsidRPr="00462199">
        <w:rPr>
          <w:b/>
          <w:vertAlign w:val="subscript"/>
        </w:rPr>
        <w:t>2</w:t>
      </w:r>
      <w:r w:rsidRPr="00462199">
        <w:rPr>
          <w:b/>
        </w:rPr>
        <w:t xml:space="preserve"> TCDE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_Ref144113066 \w \h </w:instrText>
      </w:r>
      <w:r w:rsidR="001848C7">
        <w:fldChar w:fldCharType="separate"/>
      </w:r>
      <w:del w:id="505" w:author="Faqir, Sofia (Energy Security)" w:date="2023-11-12T19:47:00Z">
        <w:r w:rsidR="00E473FC">
          <w:delText>3.32</w:delText>
        </w:r>
      </w:del>
      <w:r w:rsidR="001848C7">
        <w:fldChar w:fldCharType="end"/>
      </w:r>
      <w:r w:rsidRPr="00462199">
        <w:t xml:space="preserve"> (</w:t>
      </w:r>
      <w:r w:rsidRPr="00462199">
        <w:rPr>
          <w:i/>
        </w:rPr>
        <w:t xml:space="preserve">Relief due to </w:t>
      </w:r>
      <w:r w:rsidRPr="00462199">
        <w:rPr>
          <w:bCs/>
          <w:i/>
        </w:rPr>
        <w:t>CO</w:t>
      </w:r>
      <w:r w:rsidRPr="00462199">
        <w:rPr>
          <w:bCs/>
          <w:i/>
          <w:vertAlign w:val="subscript"/>
        </w:rPr>
        <w:t>2</w:t>
      </w:r>
      <w:r w:rsidRPr="00462199">
        <w:rPr>
          <w:i/>
        </w:rPr>
        <w:t xml:space="preserve"> T&amp;S Commissioning Delay Event</w:t>
      </w:r>
      <w:r w:rsidRPr="00462199">
        <w:t>);</w:t>
      </w:r>
      <w:bookmarkEnd w:id="504"/>
    </w:p>
    <w:p w14:paraId="43B70B78" w14:textId="61AF6E9F" w:rsidR="00D179D6" w:rsidRPr="00462199" w:rsidRDefault="00D179D6" w:rsidP="005B3BB9">
      <w:pPr>
        <w:pStyle w:val="DefinitionsClauseAshurst"/>
      </w:pPr>
      <w:bookmarkStart w:id="506" w:name="_Ref144111729"/>
      <w:r w:rsidRPr="00462199">
        <w:rPr>
          <w:b/>
        </w:rPr>
        <w:t>"CO</w:t>
      </w:r>
      <w:r w:rsidRPr="00462199">
        <w:rPr>
          <w:b/>
          <w:vertAlign w:val="subscript"/>
        </w:rPr>
        <w:t>2</w:t>
      </w:r>
      <w:r w:rsidRPr="00462199">
        <w:rPr>
          <w:b/>
        </w:rPr>
        <w:t xml:space="preserve"> TCDE Response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_Ref144113080 \w \h </w:instrText>
      </w:r>
      <w:r w:rsidR="001848C7">
        <w:fldChar w:fldCharType="separate"/>
      </w:r>
      <w:del w:id="507" w:author="Faqir, Sofia (Energy Security)" w:date="2023-11-12T19:47:00Z">
        <w:r w:rsidR="00E473FC">
          <w:delText>3.34</w:delText>
        </w:r>
      </w:del>
      <w:r w:rsidR="001848C7">
        <w:fldChar w:fldCharType="end"/>
      </w:r>
      <w:r w:rsidRPr="00462199">
        <w:t xml:space="preserve"> (</w:t>
      </w:r>
      <w:r w:rsidRPr="00462199">
        <w:rPr>
          <w:i/>
        </w:rPr>
        <w:t xml:space="preserve">Relief due to </w:t>
      </w:r>
      <w:r w:rsidRPr="00462199">
        <w:rPr>
          <w:bCs/>
          <w:i/>
        </w:rPr>
        <w:t>CO</w:t>
      </w:r>
      <w:r w:rsidRPr="00462199">
        <w:rPr>
          <w:bCs/>
          <w:i/>
          <w:vertAlign w:val="subscript"/>
        </w:rPr>
        <w:t>2</w:t>
      </w:r>
      <w:r w:rsidRPr="00462199">
        <w:rPr>
          <w:i/>
        </w:rPr>
        <w:t xml:space="preserve"> T&amp;S Commissioning Delay Event</w:t>
      </w:r>
      <w:r w:rsidRPr="00462199">
        <w:t>);</w:t>
      </w:r>
      <w:bookmarkEnd w:id="506"/>
    </w:p>
    <w:p w14:paraId="603FC200" w14:textId="2233AA59" w:rsidR="00D179D6" w:rsidRPr="00462199" w:rsidRDefault="00D179D6" w:rsidP="005B3BB9">
      <w:pPr>
        <w:pStyle w:val="DefinitionsClauseAshurst"/>
      </w:pPr>
      <w:bookmarkStart w:id="508" w:name="_Ref144111730"/>
      <w:r w:rsidRPr="00462199">
        <w:rPr>
          <w:b/>
        </w:rPr>
        <w:t>"CO</w:t>
      </w:r>
      <w:r w:rsidRPr="00462199">
        <w:rPr>
          <w:b/>
          <w:vertAlign w:val="subscript"/>
        </w:rPr>
        <w:t>2</w:t>
      </w:r>
      <w:r w:rsidRPr="00462199">
        <w:rPr>
          <w:b/>
        </w:rPr>
        <w:t xml:space="preserve"> TCDE Supporting Information"</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_Ref144113080 \w \h </w:instrText>
      </w:r>
      <w:r w:rsidR="001848C7">
        <w:fldChar w:fldCharType="separate"/>
      </w:r>
      <w:del w:id="509" w:author="Faqir, Sofia (Energy Security)" w:date="2023-11-12T19:47:00Z">
        <w:r w:rsidR="00E473FC">
          <w:delText>3.34</w:delText>
        </w:r>
      </w:del>
      <w:r w:rsidR="001848C7">
        <w:fldChar w:fldCharType="end"/>
      </w:r>
      <w:r w:rsidRPr="00462199">
        <w:t xml:space="preserve"> (</w:t>
      </w:r>
      <w:r w:rsidRPr="00462199">
        <w:rPr>
          <w:i/>
        </w:rPr>
        <w:t xml:space="preserve">Relief due to </w:t>
      </w:r>
      <w:r w:rsidRPr="00462199">
        <w:rPr>
          <w:bCs/>
          <w:i/>
        </w:rPr>
        <w:t>CO</w:t>
      </w:r>
      <w:r w:rsidRPr="00462199">
        <w:rPr>
          <w:bCs/>
          <w:i/>
          <w:vertAlign w:val="subscript"/>
        </w:rPr>
        <w:t>2</w:t>
      </w:r>
      <w:r w:rsidRPr="00462199">
        <w:rPr>
          <w:i/>
        </w:rPr>
        <w:t xml:space="preserve"> T&amp;S Commissioning Delay Event</w:t>
      </w:r>
      <w:r w:rsidRPr="00462199">
        <w:t>);</w:t>
      </w:r>
      <w:bookmarkEnd w:id="508"/>
    </w:p>
    <w:p w14:paraId="090257D0" w14:textId="77777777" w:rsidR="00D179D6" w:rsidRPr="00462199" w:rsidRDefault="00D179D6" w:rsidP="005B3BB9">
      <w:pPr>
        <w:pStyle w:val="DefinitionsClauseAshurst"/>
      </w:pPr>
      <w:bookmarkStart w:id="510" w:name="_Ref144111731"/>
      <w:r w:rsidRPr="00462199">
        <w:rPr>
          <w:b/>
        </w:rPr>
        <w:t>"CO</w:t>
      </w:r>
      <w:r w:rsidRPr="00462199">
        <w:rPr>
          <w:b/>
          <w:vertAlign w:val="subscript"/>
        </w:rPr>
        <w:t>2</w:t>
      </w:r>
      <w:r w:rsidRPr="00462199">
        <w:rPr>
          <w:b/>
        </w:rPr>
        <w:t xml:space="preserve"> Utilisation"</w:t>
      </w:r>
      <w:r w:rsidRPr="00462199">
        <w:t xml:space="preserve"> means any process or method which (i) uses or intends to use any captured CO</w:t>
      </w:r>
      <w:r w:rsidRPr="00462199">
        <w:rPr>
          <w:vertAlign w:val="subscript"/>
        </w:rPr>
        <w:t>2</w:t>
      </w:r>
      <w:r w:rsidRPr="00462199">
        <w:t xml:space="preserve"> from the Facility as a feedstock or (ii) sells or intends to sell captured CO</w:t>
      </w:r>
      <w:r w:rsidRPr="00462199">
        <w:rPr>
          <w:vertAlign w:val="subscript"/>
        </w:rPr>
        <w:t>2</w:t>
      </w:r>
      <w:r w:rsidRPr="00462199">
        <w:t>, in each case excluding any captured CO</w:t>
      </w:r>
      <w:r w:rsidRPr="00462199">
        <w:rPr>
          <w:vertAlign w:val="subscript"/>
        </w:rPr>
        <w:t>2</w:t>
      </w:r>
      <w:r w:rsidRPr="00462199">
        <w:t xml:space="preserve"> from the Facility that is directed to the CO</w:t>
      </w:r>
      <w:r w:rsidRPr="00462199">
        <w:rPr>
          <w:vertAlign w:val="subscript"/>
        </w:rPr>
        <w:t>2</w:t>
      </w:r>
      <w:r w:rsidRPr="00462199">
        <w:t xml:space="preserve"> T&amp;S Network;</w:t>
      </w:r>
      <w:bookmarkEnd w:id="510"/>
    </w:p>
    <w:p w14:paraId="39EF89EC" w14:textId="331AD0FB" w:rsidR="00D179D6" w:rsidRPr="00462199" w:rsidRDefault="00D179D6" w:rsidP="005B3BB9">
      <w:pPr>
        <w:pStyle w:val="DefinitionsClauseAshurst"/>
      </w:pPr>
      <w:bookmarkStart w:id="511" w:name="_Ref144111732"/>
      <w:r w:rsidRPr="00462199">
        <w:rPr>
          <w:b/>
        </w:rPr>
        <w:lastRenderedPageBreak/>
        <w:t>"Collateral Amount"</w:t>
      </w:r>
      <w:r w:rsidRPr="00462199">
        <w:t xml:space="preserve"> means an amount (</w:t>
      </w:r>
      <w:r w:rsidRPr="00462199">
        <w:rPr>
          <w:i/>
        </w:rPr>
        <w:t xml:space="preserve">expressed in pounds (£)) </w:t>
      </w:r>
      <w:r w:rsidRPr="00462199">
        <w:t>calculated by the LCHA Counterparty in accordance with</w:t>
      </w:r>
      <w:r w:rsidR="00116535">
        <w:t xml:space="preserve"> Condition </w:t>
      </w:r>
      <w:r w:rsidR="00116535">
        <w:fldChar w:fldCharType="begin"/>
      </w:r>
      <w:r w:rsidR="00116535">
        <w:instrText xml:space="preserve"> REF _Ref144114864 \r \h </w:instrText>
      </w:r>
      <w:r w:rsidR="00116535">
        <w:fldChar w:fldCharType="separate"/>
      </w:r>
      <w:del w:id="512" w:author="Faqir, Sofia (Energy Security)" w:date="2023-11-12T19:47:00Z">
        <w:r w:rsidR="00E473FC">
          <w:delText>56.4</w:delText>
        </w:r>
      </w:del>
      <w:r w:rsidR="00116535">
        <w:fldChar w:fldCharType="end"/>
      </w:r>
      <w:r w:rsidR="00116535">
        <w:t xml:space="preserve"> </w:t>
      </w:r>
      <w:r w:rsidRPr="00462199">
        <w:t>(</w:t>
      </w:r>
      <w:r w:rsidRPr="00462199">
        <w:rPr>
          <w:i/>
        </w:rPr>
        <w:t>Collateral Amount</w:t>
      </w:r>
      <w:r w:rsidRPr="00462199">
        <w:t>);</w:t>
      </w:r>
      <w:bookmarkEnd w:id="511"/>
    </w:p>
    <w:p w14:paraId="358B07E3" w14:textId="26CFECF3" w:rsidR="00D179D6" w:rsidRPr="00462199" w:rsidRDefault="00D179D6" w:rsidP="005B3BB9">
      <w:pPr>
        <w:pStyle w:val="DefinitionsClauseAshurst"/>
      </w:pPr>
      <w:bookmarkStart w:id="513" w:name="_Ref144111733"/>
      <w:r w:rsidRPr="00462199">
        <w:rPr>
          <w:b/>
        </w:rPr>
        <w:t>"Collateral Correction Notice"</w:t>
      </w:r>
      <w:r w:rsidRPr="00462199">
        <w:t xml:space="preserve"> has the meaning given to that term in</w:t>
      </w:r>
      <w:r w:rsidR="00116535">
        <w:t xml:space="preserve"> Condition</w:t>
      </w:r>
      <w:r w:rsidRPr="00462199">
        <w:t xml:space="preserve"> </w:t>
      </w:r>
      <w:r w:rsidR="001848C7">
        <w:fldChar w:fldCharType="begin"/>
      </w:r>
      <w:r w:rsidR="001848C7">
        <w:instrText xml:space="preserve"> REF _Ref144114879 \w \h </w:instrText>
      </w:r>
      <w:r w:rsidR="001848C7">
        <w:fldChar w:fldCharType="separate"/>
      </w:r>
      <w:del w:id="514" w:author="Faqir, Sofia (Energy Security)" w:date="2023-11-12T19:47:00Z">
        <w:r w:rsidR="00E473FC">
          <w:delText>57.5</w:delText>
        </w:r>
      </w:del>
      <w:r w:rsidR="001848C7">
        <w:fldChar w:fldCharType="end"/>
      </w:r>
      <w:r w:rsidRPr="00462199">
        <w:t xml:space="preserve"> (</w:t>
      </w:r>
      <w:r w:rsidRPr="00462199">
        <w:rPr>
          <w:i/>
        </w:rPr>
        <w:t>Altering collateral</w:t>
      </w:r>
      <w:r w:rsidRPr="00462199">
        <w:t>);</w:t>
      </w:r>
      <w:bookmarkEnd w:id="513"/>
    </w:p>
    <w:p w14:paraId="31BA718C" w14:textId="77777777" w:rsidR="00D179D6" w:rsidRPr="00462199" w:rsidRDefault="00D179D6" w:rsidP="005B3BB9">
      <w:pPr>
        <w:pStyle w:val="DefinitionsClauseAshurst"/>
      </w:pPr>
      <w:bookmarkStart w:id="515" w:name="_Ref144111734"/>
      <w:r w:rsidRPr="00462199">
        <w:rPr>
          <w:b/>
        </w:rPr>
        <w:t>"Collateral Posting Date"</w:t>
      </w:r>
      <w:r w:rsidRPr="00462199">
        <w:t xml:space="preserve"> means the date by which the Producer is required to transfer or deliver Acceptable Collateral, being no less than ten (10) Business Days after a Collateral Posting Notice is received;</w:t>
      </w:r>
      <w:bookmarkEnd w:id="515"/>
    </w:p>
    <w:p w14:paraId="58A2D8C8" w14:textId="11C1EFDC" w:rsidR="00D179D6" w:rsidRPr="00462199" w:rsidRDefault="00D179D6" w:rsidP="005B3BB9">
      <w:pPr>
        <w:pStyle w:val="DefinitionsClauseAshurst"/>
      </w:pPr>
      <w:bookmarkStart w:id="516" w:name="_Ref144111735"/>
      <w:r w:rsidRPr="00462199">
        <w:rPr>
          <w:b/>
        </w:rPr>
        <w:t>"Collateral Posting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_Ref144114853 \w \h </w:instrText>
      </w:r>
      <w:r w:rsidR="001848C7">
        <w:fldChar w:fldCharType="separate"/>
      </w:r>
      <w:del w:id="517" w:author="Faqir, Sofia (Energy Security)" w:date="2023-11-12T19:47:00Z">
        <w:r w:rsidR="00E473FC">
          <w:delText>56.2</w:delText>
        </w:r>
      </w:del>
      <w:r w:rsidR="001848C7">
        <w:fldChar w:fldCharType="end"/>
      </w:r>
      <w:r w:rsidRPr="00462199">
        <w:t xml:space="preserve"> (</w:t>
      </w:r>
      <w:r w:rsidRPr="00462199">
        <w:rPr>
          <w:i/>
        </w:rPr>
        <w:t>Notification of collateral requirement</w:t>
      </w:r>
      <w:r w:rsidRPr="00462199">
        <w:t>);</w:t>
      </w:r>
      <w:bookmarkEnd w:id="516"/>
    </w:p>
    <w:p w14:paraId="7A635116" w14:textId="77777777" w:rsidR="00D179D6" w:rsidRPr="00462199" w:rsidRDefault="00D179D6" w:rsidP="005B3BB9">
      <w:pPr>
        <w:pStyle w:val="DefinitionsClauseAshurst"/>
      </w:pPr>
      <w:bookmarkStart w:id="518" w:name="_Ref144111736"/>
      <w:r w:rsidRPr="00462199">
        <w:rPr>
          <w:b/>
        </w:rPr>
        <w:t>"Collateral Repayment Date"</w:t>
      </w:r>
      <w:r w:rsidRPr="00462199">
        <w:t xml:space="preserve"> means an Initial Collateral Repayment Date or (if applicable) a Replacement Collateral Repayment Date;</w:t>
      </w:r>
      <w:bookmarkEnd w:id="518"/>
    </w:p>
    <w:p w14:paraId="4F2AB06D" w14:textId="77777777" w:rsidR="00D179D6" w:rsidRPr="00462199" w:rsidRDefault="00D179D6" w:rsidP="005B3BB9">
      <w:pPr>
        <w:pStyle w:val="DefinitionsClauseAshurst"/>
      </w:pPr>
      <w:bookmarkStart w:id="519" w:name="_Ref144111737"/>
      <w:r w:rsidRPr="00462199">
        <w:rPr>
          <w:b/>
        </w:rPr>
        <w:t>"Commissioned"</w:t>
      </w:r>
      <w:r w:rsidRPr="00462199">
        <w:t xml:space="preserve"> means that all of the Commissioning Tests have been successfully completed, followed or passed (as appropriate) in relation to the Facility (or a part of the Facility), and grammatical variations thereof shall be construed accordingly;</w:t>
      </w:r>
      <w:bookmarkEnd w:id="519"/>
    </w:p>
    <w:p w14:paraId="33BF341E" w14:textId="77777777" w:rsidR="00D179D6" w:rsidRPr="00462199" w:rsidRDefault="00D179D6" w:rsidP="005B3BB9">
      <w:pPr>
        <w:pStyle w:val="DefinitionsClauseAshurst"/>
      </w:pPr>
      <w:bookmarkStart w:id="520" w:name="_Ref144111738"/>
      <w:r w:rsidRPr="00462199">
        <w:rPr>
          <w:b/>
        </w:rPr>
        <w:t>"Commissioning Tests"</w:t>
      </w:r>
      <w:r w:rsidRPr="00462199">
        <w:t xml:space="preserve"> means all of the procedures and tests which, in accordance with the Reasonable and Prudent Standard, and in compliance with industry guidelines, practices and standards are:</w:t>
      </w:r>
      <w:bookmarkEnd w:id="520"/>
    </w:p>
    <w:p w14:paraId="493F39AA" w14:textId="77777777" w:rsidR="00D179D6" w:rsidRPr="00462199" w:rsidRDefault="00D179D6" w:rsidP="00344AC2">
      <w:pPr>
        <w:pStyle w:val="DefinitionsAshurst"/>
      </w:pPr>
      <w:bookmarkStart w:id="521" w:name="_Ref144111739"/>
      <w:r w:rsidRPr="00462199">
        <w:t>relevant to hydrogen production facilities which are the same as, or of a similar type to, the Facility (including those which are relevant to the Facility Hydrogen Production Technology);</w:t>
      </w:r>
      <w:bookmarkEnd w:id="521"/>
    </w:p>
    <w:p w14:paraId="199415A3" w14:textId="77777777" w:rsidR="00D179D6" w:rsidRPr="00462199" w:rsidRDefault="00D179D6" w:rsidP="00344AC2">
      <w:pPr>
        <w:pStyle w:val="DefinitionsAshurst"/>
      </w:pPr>
      <w:bookmarkStart w:id="522" w:name="_Ref144111740"/>
      <w:r w:rsidRPr="00462199">
        <w:t>required to be completed, followed or passed (as appropriate): (i) in order for a hydrogen production facility to produce Hydrogen and make it available for sale; or (ii) to demonstrate that a hydrogen production facility is fit for commercial operation;</w:t>
      </w:r>
      <w:bookmarkEnd w:id="522"/>
    </w:p>
    <w:p w14:paraId="610ED0C0" w14:textId="77777777" w:rsidR="00D179D6" w:rsidRPr="00462199" w:rsidRDefault="00D179D6" w:rsidP="00344AC2">
      <w:pPr>
        <w:pStyle w:val="DefinitionsAshurst"/>
      </w:pPr>
      <w:bookmarkStart w:id="523" w:name="_Ref144111741"/>
      <w:r w:rsidRPr="00462199">
        <w:t>for a CCUS-Enabled Facility only, required to be completed, followed or passed (as appropriate): (i) in order for a CO</w:t>
      </w:r>
      <w:r w:rsidRPr="00462199">
        <w:rPr>
          <w:vertAlign w:val="subscript"/>
        </w:rPr>
        <w:t>2</w:t>
      </w:r>
      <w:r w:rsidRPr="00462199">
        <w:t xml:space="preserve"> capturing facility to capture and export CO</w:t>
      </w:r>
      <w:r w:rsidRPr="00462199">
        <w:rPr>
          <w:vertAlign w:val="subscript"/>
        </w:rPr>
        <w:t>2</w:t>
      </w:r>
      <w:r w:rsidRPr="00462199">
        <w:t>; or (ii) to demonstrate that a CO</w:t>
      </w:r>
      <w:r w:rsidRPr="00462199">
        <w:rPr>
          <w:vertAlign w:val="subscript"/>
        </w:rPr>
        <w:t xml:space="preserve">2 </w:t>
      </w:r>
      <w:r w:rsidRPr="00462199">
        <w:t>capturing facility is fit for commercial operation; and</w:t>
      </w:r>
      <w:bookmarkEnd w:id="523"/>
    </w:p>
    <w:p w14:paraId="106B3AFB" w14:textId="581B8CA2" w:rsidR="00D179D6" w:rsidRPr="00462199" w:rsidRDefault="00D179D6" w:rsidP="00344AC2">
      <w:pPr>
        <w:pStyle w:val="DefinitionsAshurst"/>
      </w:pPr>
      <w:bookmarkStart w:id="524" w:name="_Ref144111742"/>
      <w:r w:rsidRPr="00462199">
        <w:t xml:space="preserve">required to be carried out in accordance with </w:t>
      </w:r>
      <w:r>
        <w:fldChar w:fldCharType="begin"/>
      </w:r>
      <w:r>
        <w:instrText xml:space="preserve"> REF _Ref144117999 \w \h </w:instrText>
      </w:r>
      <w:r>
        <w:fldChar w:fldCharType="separate"/>
      </w:r>
      <w:del w:id="525" w:author="Faqir, Sofia (Energy Security)" w:date="2023-11-12T19:47:00Z">
        <w:r w:rsidR="00E473FC">
          <w:delText>Annex 2</w:delText>
        </w:r>
      </w:del>
      <w:r>
        <w:fldChar w:fldCharType="end"/>
      </w:r>
      <w:r w:rsidRPr="00462199">
        <w:t xml:space="preserve"> (</w:t>
      </w:r>
      <w:r w:rsidRPr="00462199">
        <w:rPr>
          <w:i/>
          <w:iCs/>
        </w:rPr>
        <w:t>Testing Requirements</w:t>
      </w:r>
      <w:r w:rsidRPr="00462199">
        <w:t>);</w:t>
      </w:r>
      <w:bookmarkEnd w:id="524"/>
    </w:p>
    <w:p w14:paraId="7CC271DE" w14:textId="7418B02F" w:rsidR="00D179D6" w:rsidRPr="00462199" w:rsidRDefault="00D179D6" w:rsidP="005B3BB9">
      <w:pPr>
        <w:pStyle w:val="DefinitionsClauseAshurst"/>
      </w:pPr>
      <w:bookmarkStart w:id="526" w:name="_Ref144111743"/>
      <w:r w:rsidRPr="00462199">
        <w:rPr>
          <w:b/>
        </w:rPr>
        <w:t>"Compensatory Interest"</w:t>
      </w:r>
      <w:r w:rsidRPr="00462199">
        <w:t xml:space="preserve"> means the interest that is due and payable at the Compensatory Interest Rate in accordance with </w:t>
      </w:r>
      <w:r w:rsidR="007248B2" w:rsidRPr="007248B2">
        <w:t>Condition</w:t>
      </w:r>
      <w:r w:rsidRPr="00462199">
        <w:t xml:space="preserve"> </w:t>
      </w:r>
      <w:r w:rsidR="001848C7">
        <w:fldChar w:fldCharType="begin"/>
      </w:r>
      <w:r w:rsidR="001848C7">
        <w:instrText xml:space="preserve"> REF _Ref144113680 \w \h </w:instrText>
      </w:r>
      <w:r w:rsidR="001848C7">
        <w:fldChar w:fldCharType="separate"/>
      </w:r>
      <w:del w:id="527" w:author="Faqir, Sofia (Energy Security)" w:date="2023-11-12T19:47:00Z">
        <w:r w:rsidR="00E473FC">
          <w:delText>22.6</w:delText>
        </w:r>
      </w:del>
      <w:r w:rsidR="001848C7">
        <w:fldChar w:fldCharType="end"/>
      </w:r>
      <w:r w:rsidRPr="00462199">
        <w:t xml:space="preserve"> (</w:t>
      </w:r>
      <w:r w:rsidRPr="00462199">
        <w:rPr>
          <w:i/>
        </w:rPr>
        <w:t>Calculation of UKLCH Compensatory Interest Amount</w:t>
      </w:r>
      <w:r w:rsidRPr="00462199">
        <w:t xml:space="preserve">) and/or, for CCUS-Enabled Facilities only, in accordance with </w:t>
      </w:r>
      <w:r w:rsidR="007248B2" w:rsidRPr="007248B2">
        <w:t>Condition</w:t>
      </w:r>
      <w:r w:rsidRPr="00462199">
        <w:t xml:space="preserve"> </w:t>
      </w:r>
      <w:r w:rsidR="001848C7">
        <w:fldChar w:fldCharType="begin"/>
      </w:r>
      <w:r w:rsidR="001848C7">
        <w:instrText xml:space="preserve"> REF _Ref144113719 \w \h </w:instrText>
      </w:r>
      <w:r w:rsidR="001848C7">
        <w:fldChar w:fldCharType="separate"/>
      </w:r>
      <w:del w:id="528" w:author="Faqir, Sofia (Energy Security)" w:date="2023-11-12T19:47:00Z">
        <w:r w:rsidR="00E473FC">
          <w:delText>22.14</w:delText>
        </w:r>
      </w:del>
      <w:r w:rsidR="001848C7">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Compensatory Interest Amount</w:t>
      </w:r>
      <w:r w:rsidRPr="00462199">
        <w:t>);</w:t>
      </w:r>
      <w:bookmarkEnd w:id="526"/>
    </w:p>
    <w:p w14:paraId="4A9744D0" w14:textId="77777777" w:rsidR="00D179D6" w:rsidRPr="00462199" w:rsidRDefault="00D179D6" w:rsidP="005B3BB9">
      <w:pPr>
        <w:pStyle w:val="DefinitionsClauseAshurst"/>
      </w:pPr>
      <w:bookmarkStart w:id="529" w:name="_Ref144111744"/>
      <w:r w:rsidRPr="00462199">
        <w:rPr>
          <w:b/>
        </w:rPr>
        <w:t>"Compensatory Interest Amount"</w:t>
      </w:r>
      <w:r w:rsidRPr="00462199">
        <w:t xml:space="preserve"> means a UKLCH Compensatory Interest Amount(s) and/or, for CCUS-Enabled Facilities only, CO</w:t>
      </w:r>
      <w:r w:rsidRPr="00462199">
        <w:rPr>
          <w:vertAlign w:val="subscript"/>
        </w:rPr>
        <w:t>2</w:t>
      </w:r>
      <w:r w:rsidRPr="00462199">
        <w:t xml:space="preserve"> T&amp;S Compensatory Interest Amount(s) (as applicable);</w:t>
      </w:r>
      <w:bookmarkEnd w:id="529"/>
    </w:p>
    <w:p w14:paraId="2837C072" w14:textId="722BEA1D" w:rsidR="00D179D6" w:rsidRPr="00462199" w:rsidRDefault="00D179D6" w:rsidP="005B3BB9">
      <w:pPr>
        <w:pStyle w:val="DefinitionsClauseAshurst"/>
      </w:pPr>
      <w:bookmarkStart w:id="530" w:name="_Ref144111745"/>
      <w:r w:rsidRPr="00462199">
        <w:rPr>
          <w:b/>
        </w:rPr>
        <w:t>"Compensatory Interest Rate"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_Ref144113680 \w \h </w:instrText>
      </w:r>
      <w:r w:rsidR="001848C7">
        <w:fldChar w:fldCharType="separate"/>
      </w:r>
      <w:del w:id="531" w:author="Faqir, Sofia (Energy Security)" w:date="2023-11-12T19:47:00Z">
        <w:r w:rsidR="00E473FC">
          <w:delText>22.6</w:delText>
        </w:r>
      </w:del>
      <w:r w:rsidR="001848C7">
        <w:fldChar w:fldCharType="end"/>
      </w:r>
      <w:r w:rsidRPr="00462199">
        <w:t xml:space="preserve"> (</w:t>
      </w:r>
      <w:r w:rsidRPr="00462199">
        <w:rPr>
          <w:i/>
        </w:rPr>
        <w:t>Calculation of UKLCH Compensatory Interest Amount</w:t>
      </w:r>
      <w:r w:rsidRPr="00462199">
        <w:t>);</w:t>
      </w:r>
      <w:bookmarkEnd w:id="530"/>
    </w:p>
    <w:p w14:paraId="7DDEA9EE" w14:textId="77777777" w:rsidR="00D179D6" w:rsidRPr="00462199" w:rsidRDefault="00D179D6" w:rsidP="005B3BB9">
      <w:pPr>
        <w:pStyle w:val="DefinitionsClauseAshurst"/>
      </w:pPr>
      <w:bookmarkStart w:id="532" w:name="_Ref144111746"/>
      <w:r w:rsidRPr="00462199">
        <w:rPr>
          <w:b/>
        </w:rPr>
        <w:t>"Competent Authority"</w:t>
      </w:r>
      <w:r w:rsidRPr="00462199">
        <w:t xml:space="preserve"> means:</w:t>
      </w:r>
      <w:bookmarkEnd w:id="532"/>
    </w:p>
    <w:p w14:paraId="622A0B77" w14:textId="77777777" w:rsidR="00D179D6" w:rsidRPr="00462199" w:rsidRDefault="00D179D6" w:rsidP="00344AC2">
      <w:pPr>
        <w:pStyle w:val="DefinitionsAshurst"/>
      </w:pPr>
      <w:bookmarkStart w:id="533" w:name="_Ref144111747"/>
      <w:r w:rsidRPr="00462199">
        <w:t>any national, federal, regional, state, local or other court, arbitral tribunal, administrative agency or commission or other governmental, administrative or regulatory body, authority, agency or instrumentality;</w:t>
      </w:r>
      <w:bookmarkEnd w:id="533"/>
    </w:p>
    <w:p w14:paraId="0206C5C0" w14:textId="77777777" w:rsidR="00D179D6" w:rsidRPr="00462199" w:rsidRDefault="00D179D6" w:rsidP="00344AC2">
      <w:pPr>
        <w:pStyle w:val="DefinitionsAshurst"/>
      </w:pPr>
      <w:bookmarkStart w:id="534" w:name="_Ref144111748"/>
      <w:r w:rsidRPr="00462199">
        <w:lastRenderedPageBreak/>
        <w:t>any private body to the extent it carries out one (1) or more public functions; or</w:t>
      </w:r>
      <w:bookmarkEnd w:id="534"/>
    </w:p>
    <w:p w14:paraId="58DD1158" w14:textId="77777777" w:rsidR="00D179D6" w:rsidRPr="00462199" w:rsidRDefault="00D179D6" w:rsidP="00344AC2">
      <w:pPr>
        <w:pStyle w:val="DefinitionsAshurst"/>
      </w:pPr>
      <w:bookmarkStart w:id="535" w:name="_Ref144111749"/>
      <w:r w:rsidRPr="00462199">
        <w:t>any other body which has jurisdiction in respect of the Facility, the Project, the LCHA or any other LCHA Document,</w:t>
      </w:r>
      <w:bookmarkEnd w:id="535"/>
    </w:p>
    <w:p w14:paraId="33EF3876" w14:textId="77777777" w:rsidR="00D179D6" w:rsidRPr="00462199" w:rsidRDefault="00D179D6" w:rsidP="005B3BB9">
      <w:pPr>
        <w:pStyle w:val="B12Ashurst"/>
      </w:pPr>
      <w:r w:rsidRPr="00462199">
        <w:t>and includes:</w:t>
      </w:r>
    </w:p>
    <w:p w14:paraId="7B55C907" w14:textId="77777777" w:rsidR="00D179D6" w:rsidRPr="00462199" w:rsidRDefault="00D179D6" w:rsidP="00344AC2">
      <w:pPr>
        <w:pStyle w:val="DefinitionsAshurst"/>
      </w:pPr>
      <w:bookmarkStart w:id="536" w:name="_Ref144111750"/>
      <w:r w:rsidRPr="00462199">
        <w:t>the Authority, the Environment Agencies and the Secretary of State; and</w:t>
      </w:r>
      <w:bookmarkEnd w:id="536"/>
    </w:p>
    <w:p w14:paraId="250DFA4B" w14:textId="77777777" w:rsidR="00D179D6" w:rsidRPr="00462199" w:rsidRDefault="00D179D6" w:rsidP="00344AC2">
      <w:pPr>
        <w:pStyle w:val="DefinitionsAshurst"/>
      </w:pPr>
      <w:bookmarkStart w:id="537" w:name="_Ref144111751"/>
      <w:r w:rsidRPr="00462199">
        <w:t>for CCUS-Enabled Facilities only, the Economic Regulator,</w:t>
      </w:r>
      <w:bookmarkEnd w:id="537"/>
    </w:p>
    <w:p w14:paraId="2447E6B0" w14:textId="77777777" w:rsidR="00D179D6" w:rsidRPr="00462199" w:rsidRDefault="00D179D6" w:rsidP="005B3BB9">
      <w:pPr>
        <w:pStyle w:val="B12Ashurst"/>
      </w:pPr>
      <w:r w:rsidRPr="00462199">
        <w:t>but excludes the LCHA Counterparty;</w:t>
      </w:r>
    </w:p>
    <w:p w14:paraId="7569C6CD" w14:textId="07738754" w:rsidR="00D179D6" w:rsidRPr="00462199" w:rsidRDefault="00D179D6" w:rsidP="005B3BB9">
      <w:pPr>
        <w:pStyle w:val="DefinitionsClauseAshurst"/>
      </w:pPr>
      <w:bookmarkStart w:id="538" w:name="_Ref144111752"/>
      <w:r w:rsidRPr="00462199">
        <w:rPr>
          <w:b/>
        </w:rPr>
        <w:t>"</w:t>
      </w:r>
      <w:r w:rsidR="007248B2" w:rsidRPr="007248B2">
        <w:rPr>
          <w:b/>
        </w:rPr>
        <w:t>Condition</w:t>
      </w:r>
      <w:r w:rsidRPr="00462199">
        <w:rPr>
          <w:b/>
        </w:rPr>
        <w:t>s"</w:t>
      </w:r>
      <w:r w:rsidRPr="00462199">
        <w:t xml:space="preserve"> means these terms and </w:t>
      </w:r>
      <w:r w:rsidR="007248B2" w:rsidRPr="007248B2">
        <w:t>condition</w:t>
      </w:r>
      <w:r w:rsidRPr="00462199">
        <w:t>s;</w:t>
      </w:r>
      <w:bookmarkEnd w:id="538"/>
    </w:p>
    <w:p w14:paraId="75FC90A5" w14:textId="25F5EA11" w:rsidR="00D179D6" w:rsidRPr="00462199" w:rsidRDefault="00D179D6" w:rsidP="005B3BB9">
      <w:pPr>
        <w:pStyle w:val="DefinitionsClauseAshurst"/>
      </w:pPr>
      <w:bookmarkStart w:id="539" w:name="_Ref144111753"/>
      <w:r w:rsidRPr="00462199">
        <w:rPr>
          <w:b/>
        </w:rPr>
        <w:t>"</w:t>
      </w:r>
      <w:r w:rsidR="007248B2" w:rsidRPr="007248B2">
        <w:rPr>
          <w:b/>
        </w:rPr>
        <w:t>Condition</w:t>
      </w:r>
      <w:r w:rsidRPr="00462199">
        <w:rPr>
          <w:b/>
        </w:rPr>
        <w:t>s Precedent"</w:t>
      </w:r>
      <w:r w:rsidRPr="00462199">
        <w:t xml:space="preserve"> means the Initial </w:t>
      </w:r>
      <w:r w:rsidR="007248B2" w:rsidRPr="007248B2">
        <w:t>Condition</w:t>
      </w:r>
      <w:r w:rsidRPr="00462199">
        <w:t xml:space="preserve">s Precedent and the Operational </w:t>
      </w:r>
      <w:r w:rsidR="007248B2" w:rsidRPr="007248B2">
        <w:t>Condition</w:t>
      </w:r>
      <w:r w:rsidRPr="00462199">
        <w:t xml:space="preserve">s Precedent and </w:t>
      </w:r>
      <w:r w:rsidRPr="00462199">
        <w:rPr>
          <w:b/>
        </w:rPr>
        <w:t>"</w:t>
      </w:r>
      <w:r w:rsidR="007248B2" w:rsidRPr="007248B2">
        <w:rPr>
          <w:b/>
        </w:rPr>
        <w:t>Condition</w:t>
      </w:r>
      <w:r w:rsidRPr="00462199">
        <w:rPr>
          <w:b/>
        </w:rPr>
        <w:t xml:space="preserve"> Precedent"</w:t>
      </w:r>
      <w:r w:rsidRPr="00462199">
        <w:t xml:space="preserve"> shall be construed accordingly;</w:t>
      </w:r>
      <w:bookmarkEnd w:id="539"/>
    </w:p>
    <w:p w14:paraId="7545F29D" w14:textId="77777777" w:rsidR="00D179D6" w:rsidRPr="00462199" w:rsidRDefault="00D179D6" w:rsidP="005B3BB9">
      <w:pPr>
        <w:pStyle w:val="DefinitionsClauseAshurst"/>
      </w:pPr>
      <w:bookmarkStart w:id="540" w:name="_Ref144111754"/>
      <w:r w:rsidRPr="00462199">
        <w:rPr>
          <w:b/>
        </w:rPr>
        <w:t>"Confidential Information"</w:t>
      </w:r>
      <w:r w:rsidRPr="00462199">
        <w:t xml:space="preserve"> means LCHA Counterparty Confidential Information and Producer Confidential Information;</w:t>
      </w:r>
      <w:bookmarkEnd w:id="540"/>
    </w:p>
    <w:p w14:paraId="177967CD" w14:textId="19C1623C" w:rsidR="00D179D6" w:rsidRPr="00462199" w:rsidRDefault="00D179D6" w:rsidP="005B3BB9">
      <w:pPr>
        <w:pStyle w:val="DefinitionsClauseAshurst"/>
      </w:pPr>
      <w:bookmarkStart w:id="541" w:name="_Ref144111755"/>
      <w:r w:rsidRPr="00462199">
        <w:rPr>
          <w:b/>
        </w:rPr>
        <w:t>"Connected Dispute"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_Ref144114996 \w \h </w:instrText>
      </w:r>
      <w:r w:rsidR="001848C7">
        <w:fldChar w:fldCharType="separate"/>
      </w:r>
      <w:del w:id="542" w:author="Faqir, Sofia (Energy Security)" w:date="2023-11-12T19:47:00Z">
        <w:r w:rsidR="00E473FC">
          <w:delText>62.1</w:delText>
        </w:r>
      </w:del>
      <w:r w:rsidR="001848C7">
        <w:fldChar w:fldCharType="end"/>
      </w:r>
      <w:r w:rsidRPr="00462199">
        <w:t xml:space="preserve"> (</w:t>
      </w:r>
      <w:r w:rsidRPr="00462199">
        <w:rPr>
          <w:i/>
        </w:rPr>
        <w:t>Consolidation of Connected Disputes</w:t>
      </w:r>
      <w:r w:rsidRPr="00462199">
        <w:t>);</w:t>
      </w:r>
      <w:bookmarkEnd w:id="541"/>
    </w:p>
    <w:p w14:paraId="278FD334" w14:textId="2AE2497A" w:rsidR="00D179D6" w:rsidRPr="00462199" w:rsidRDefault="00D179D6" w:rsidP="005B3BB9">
      <w:pPr>
        <w:pStyle w:val="DefinitionsClauseAshurst"/>
      </w:pPr>
      <w:bookmarkStart w:id="543" w:name="_Ref144111756"/>
      <w:r w:rsidRPr="00462199">
        <w:rPr>
          <w:b/>
        </w:rPr>
        <w:t>"Consolidation Request"</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_Ref144115000 \w \h </w:instrText>
      </w:r>
      <w:r w:rsidR="001848C7">
        <w:fldChar w:fldCharType="separate"/>
      </w:r>
      <w:del w:id="544" w:author="Faqir, Sofia (Energy Security)" w:date="2023-11-12T19:47:00Z">
        <w:r w:rsidR="00E473FC">
          <w:delText>62.2</w:delText>
        </w:r>
      </w:del>
      <w:r w:rsidR="001848C7">
        <w:fldChar w:fldCharType="end"/>
      </w:r>
      <w:r w:rsidRPr="00462199">
        <w:t xml:space="preserve"> (</w:t>
      </w:r>
      <w:r w:rsidRPr="00462199">
        <w:rPr>
          <w:i/>
        </w:rPr>
        <w:t>Consolidation of Connected Disputes</w:t>
      </w:r>
      <w:r w:rsidRPr="00462199">
        <w:t>);</w:t>
      </w:r>
      <w:bookmarkEnd w:id="543"/>
    </w:p>
    <w:p w14:paraId="53A6406A" w14:textId="79EF6392" w:rsidR="00D179D6" w:rsidRPr="00462199" w:rsidRDefault="00D179D6" w:rsidP="005B3BB9">
      <w:pPr>
        <w:pStyle w:val="DefinitionsClauseAshurst"/>
      </w:pPr>
      <w:bookmarkStart w:id="545" w:name="_Ref144111757"/>
      <w:r w:rsidRPr="00462199">
        <w:rPr>
          <w:b/>
        </w:rPr>
        <w:t>"Construction Event"</w:t>
      </w:r>
      <w:r w:rsidRPr="00462199">
        <w:t xml:space="preserve"> means a geological </w:t>
      </w:r>
      <w:r w:rsidR="007248B2" w:rsidRPr="007248B2">
        <w:t>condition</w:t>
      </w:r>
      <w:r w:rsidRPr="00462199">
        <w:t xml:space="preserve"> or physical constraint affecting the Facility (including the presence of new or unknown fauna or flora, unexploded ordnance, mudstone, archaeological remains, antiquities or hazardous materials);</w:t>
      </w:r>
      <w:bookmarkEnd w:id="545"/>
    </w:p>
    <w:p w14:paraId="2C020A23" w14:textId="77777777" w:rsidR="00D179D6" w:rsidRPr="00462199" w:rsidRDefault="00D179D6" w:rsidP="005B3BB9">
      <w:pPr>
        <w:pStyle w:val="DefinitionsClauseAshurst"/>
      </w:pPr>
      <w:bookmarkStart w:id="546" w:name="_Ref144111758"/>
      <w:r w:rsidRPr="00462199">
        <w:rPr>
          <w:b/>
        </w:rPr>
        <w:t>"Contractor"</w:t>
      </w:r>
      <w:r w:rsidRPr="00462199">
        <w:t xml:space="preserve"> means any contractor, sub-contractor, consultant or adviser of or to the Producer but excludes any Electricity Transmission System Operator, Electricity Transmission Licensee, Licensed Electricity Distributor, OFTO, Gas Licensed Shipper, Gas Licensed Transporter or Water Licensed Operator;</w:t>
      </w:r>
      <w:bookmarkEnd w:id="546"/>
    </w:p>
    <w:p w14:paraId="654B9C35" w14:textId="77777777" w:rsidR="00D179D6" w:rsidRPr="00462199" w:rsidRDefault="00D179D6" w:rsidP="005B3BB9">
      <w:pPr>
        <w:pStyle w:val="DefinitionsClauseAshurst"/>
      </w:pPr>
      <w:bookmarkStart w:id="547" w:name="_Ref144111759"/>
      <w:r w:rsidRPr="00462199">
        <w:rPr>
          <w:b/>
        </w:rPr>
        <w:t>"Control"</w:t>
      </w:r>
      <w:r w:rsidRPr="00462199">
        <w:t xml:space="preserve"> means, in relation to an entity (the </w:t>
      </w:r>
      <w:r w:rsidRPr="00462199">
        <w:rPr>
          <w:b/>
        </w:rPr>
        <w:t>"controlled entity"</w:t>
      </w:r>
      <w:r w:rsidRPr="00462199">
        <w:t xml:space="preserve">), the ability of another entity (the </w:t>
      </w:r>
      <w:r w:rsidRPr="00462199">
        <w:rPr>
          <w:b/>
        </w:rPr>
        <w:t>"controlling entity"</w:t>
      </w:r>
      <w:r w:rsidRPr="00462199">
        <w:t>) to:</w:t>
      </w:r>
      <w:bookmarkEnd w:id="547"/>
    </w:p>
    <w:p w14:paraId="20B47FA3" w14:textId="77777777" w:rsidR="00D179D6" w:rsidRPr="00462199" w:rsidRDefault="00D179D6" w:rsidP="00344AC2">
      <w:pPr>
        <w:pStyle w:val="DefinitionsAshurst"/>
      </w:pPr>
      <w:bookmarkStart w:id="548" w:name="_Ref144111760"/>
      <w:r w:rsidRPr="00462199">
        <w:t>exercise the majority of the voting rights in that entity;</w:t>
      </w:r>
      <w:bookmarkEnd w:id="548"/>
    </w:p>
    <w:p w14:paraId="479156A6" w14:textId="77777777" w:rsidR="00D179D6" w:rsidRPr="00462199" w:rsidRDefault="00D179D6" w:rsidP="00344AC2">
      <w:pPr>
        <w:pStyle w:val="DefinitionsAshurst"/>
      </w:pPr>
      <w:bookmarkStart w:id="549" w:name="_Ref144111761"/>
      <w:r w:rsidRPr="00462199">
        <w:t>having become a direct or indirect shareholder, control the majority of the voting rights in that entity, either alone or pursuant to an agreement with other direct or indirect shareholders;</w:t>
      </w:r>
      <w:bookmarkEnd w:id="549"/>
    </w:p>
    <w:p w14:paraId="2DB5EE41" w14:textId="77777777" w:rsidR="00D179D6" w:rsidRPr="00462199" w:rsidRDefault="00D179D6" w:rsidP="00344AC2">
      <w:pPr>
        <w:pStyle w:val="DefinitionsAshurst"/>
      </w:pPr>
      <w:bookmarkStart w:id="550" w:name="_Ref144111762"/>
      <w:r w:rsidRPr="00462199">
        <w:t>having become a direct or indirect shareholder, appoint or remove a majority of the board of directors in that entity, or</w:t>
      </w:r>
      <w:bookmarkEnd w:id="550"/>
    </w:p>
    <w:p w14:paraId="3782062F" w14:textId="77777777" w:rsidR="00D179D6" w:rsidRPr="00462199" w:rsidRDefault="00D179D6" w:rsidP="00344AC2">
      <w:pPr>
        <w:pStyle w:val="DefinitionsAshurst"/>
      </w:pPr>
      <w:bookmarkStart w:id="551" w:name="_Ref144111763"/>
      <w:r w:rsidRPr="00462199">
        <w:t>having become a direct or indirect shareholder, exercise dominant influence or control over that entity;</w:t>
      </w:r>
      <w:bookmarkEnd w:id="551"/>
    </w:p>
    <w:p w14:paraId="1234195C" w14:textId="77777777" w:rsidR="00D179D6" w:rsidRPr="00462199" w:rsidRDefault="00D179D6" w:rsidP="005B3BB9">
      <w:pPr>
        <w:pStyle w:val="DefinitionsClauseAshurst"/>
      </w:pPr>
      <w:bookmarkStart w:id="552" w:name="_Ref144111764"/>
      <w:r w:rsidRPr="00462199">
        <w:rPr>
          <w:b/>
        </w:rPr>
        <w:t>"CPI"</w:t>
      </w:r>
      <w:r w:rsidRPr="00462199">
        <w:t xml:space="preserve"> means:</w:t>
      </w:r>
      <w:bookmarkEnd w:id="552"/>
    </w:p>
    <w:p w14:paraId="73BDA18E" w14:textId="77777777" w:rsidR="00D179D6" w:rsidRPr="00462199" w:rsidRDefault="00D179D6" w:rsidP="00344AC2">
      <w:pPr>
        <w:pStyle w:val="DefinitionsAshurst"/>
      </w:pPr>
      <w:bookmarkStart w:id="553" w:name="_Ref144111765"/>
      <w:r w:rsidRPr="00462199">
        <w:t>the all items index of consumer price inflation published each month by the Office for National Statistics;</w:t>
      </w:r>
      <w:bookmarkEnd w:id="553"/>
    </w:p>
    <w:p w14:paraId="4CEBBB32" w14:textId="77777777" w:rsidR="00D179D6" w:rsidRPr="00462199" w:rsidRDefault="00D179D6" w:rsidP="00344AC2">
      <w:pPr>
        <w:pStyle w:val="DefinitionsAshurst"/>
      </w:pPr>
      <w:bookmarkStart w:id="554" w:name="_Ref144111766"/>
      <w:r w:rsidRPr="00462199">
        <w:lastRenderedPageBreak/>
        <w:t>if that index is no longer being published, such index as the LCHA Counterparty may reasonably determine to be appropriate in the circumstances; or</w:t>
      </w:r>
      <w:bookmarkEnd w:id="554"/>
    </w:p>
    <w:p w14:paraId="0A795BB0" w14:textId="77777777" w:rsidR="00D179D6" w:rsidRPr="00462199" w:rsidRDefault="00D179D6" w:rsidP="00344AC2">
      <w:pPr>
        <w:pStyle w:val="DefinitionsAshurst"/>
      </w:pPr>
      <w:bookmarkStart w:id="555" w:name="_Ref144111767"/>
      <w:r w:rsidRPr="00462199">
        <w:t>if there is a material change to the basis of that index, such other index as the LCHA Counterparty may from time to time reasonably determine to be appropriate in the circumstances;</w:t>
      </w:r>
      <w:bookmarkEnd w:id="555"/>
    </w:p>
    <w:p w14:paraId="6CBF1F57" w14:textId="46299135" w:rsidR="00D179D6" w:rsidRPr="00462199" w:rsidRDefault="00D179D6" w:rsidP="005B3BB9">
      <w:pPr>
        <w:pStyle w:val="DefinitionsClauseAshurst"/>
      </w:pPr>
      <w:bookmarkStart w:id="556" w:name="_Ref144111768"/>
      <w:r w:rsidRPr="00462199">
        <w:rPr>
          <w:b/>
        </w:rPr>
        <w:t>"CRC Indexation Adjustment"</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_Ref144113490 \w \h </w:instrText>
      </w:r>
      <w:r w:rsidR="001848C7">
        <w:fldChar w:fldCharType="separate"/>
      </w:r>
      <w:del w:id="557" w:author="Faqir, Sofia (Energy Security)" w:date="2023-11-12T19:47:00Z">
        <w:r w:rsidR="00E473FC">
          <w:delText>15.1</w:delText>
        </w:r>
      </w:del>
      <w:r w:rsidR="001848C7">
        <w:fldChar w:fldCharType="end"/>
      </w:r>
      <w:r w:rsidRPr="00462199">
        <w:t xml:space="preserve"> (</w:t>
      </w:r>
      <w:r w:rsidRPr="00462199">
        <w:rPr>
          <w:i/>
        </w:rPr>
        <w:t>Capital Return Component Indexation Adjustment</w:t>
      </w:r>
      <w:r w:rsidRPr="00462199">
        <w:t>);</w:t>
      </w:r>
      <w:bookmarkEnd w:id="556"/>
    </w:p>
    <w:p w14:paraId="7B22337B" w14:textId="43B46775" w:rsidR="00D179D6" w:rsidRPr="00462199" w:rsidRDefault="00D179D6" w:rsidP="005B3BB9">
      <w:pPr>
        <w:pStyle w:val="DefinitionsClauseAshurst"/>
      </w:pPr>
      <w:bookmarkStart w:id="558" w:name="_Ref144111769"/>
      <w:r w:rsidRPr="00462199">
        <w:rPr>
          <w:b/>
        </w:rPr>
        <w:t>"CRC Indexation Anniversary"</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_Ref144113492 \r \h \* MERGEFORMAT </w:instrText>
      </w:r>
      <w:r w:rsidRPr="00462199">
        <w:fldChar w:fldCharType="separate"/>
      </w:r>
      <w:del w:id="559" w:author="Faqir, Sofia (Energy Security)" w:date="2023-11-12T19:47:00Z">
        <w:r w:rsidR="00E473FC" w:rsidRPr="00E473FC">
          <w:rPr>
            <w:color w:val="000000"/>
          </w:rPr>
          <w:delText>15.2(A)</w:delText>
        </w:r>
      </w:del>
      <w:r w:rsidRPr="00462199">
        <w:fldChar w:fldCharType="end"/>
      </w:r>
      <w:r w:rsidRPr="00462199">
        <w:t xml:space="preserve"> (</w:t>
      </w:r>
      <w:r w:rsidRPr="00462199">
        <w:rPr>
          <w:i/>
        </w:rPr>
        <w:t>Capital Return Component Indexation Adjustment</w:t>
      </w:r>
      <w:r w:rsidRPr="00462199">
        <w:t>);</w:t>
      </w:r>
      <w:bookmarkEnd w:id="558"/>
    </w:p>
    <w:p w14:paraId="6A1DDEA8" w14:textId="77777777" w:rsidR="00D179D6" w:rsidRPr="00462199" w:rsidRDefault="00D179D6" w:rsidP="005B3BB9">
      <w:pPr>
        <w:pStyle w:val="DefinitionsClauseAshurst"/>
      </w:pPr>
      <w:bookmarkStart w:id="560" w:name="_Ref144111770"/>
      <w:r w:rsidRPr="00462199">
        <w:rPr>
          <w:b/>
        </w:rPr>
        <w:t>"Crown Body"</w:t>
      </w:r>
      <w:r w:rsidRPr="00462199">
        <w:t xml:space="preserve"> means any department, office or agency of the Crown;</w:t>
      </w:r>
      <w:bookmarkEnd w:id="560"/>
    </w:p>
    <w:p w14:paraId="16F3BF4E" w14:textId="77777777" w:rsidR="00D179D6" w:rsidRPr="00462199" w:rsidRDefault="00D179D6" w:rsidP="005B3BB9">
      <w:pPr>
        <w:pStyle w:val="DefinitionsClauseAshurst"/>
      </w:pPr>
      <w:bookmarkStart w:id="561" w:name="_Ref144111771"/>
      <w:r w:rsidRPr="00462199">
        <w:rPr>
          <w:b/>
        </w:rPr>
        <w:t>"C(RTP) Act"</w:t>
      </w:r>
      <w:r w:rsidRPr="00462199">
        <w:t xml:space="preserve"> means the Contracts (Rights of Third Parties) Act 1999;</w:t>
      </w:r>
      <w:bookmarkEnd w:id="561"/>
    </w:p>
    <w:p w14:paraId="1FFED8DF" w14:textId="22B396D5" w:rsidR="00D179D6" w:rsidRPr="00462199" w:rsidRDefault="00D179D6" w:rsidP="005B3BB9">
      <w:pPr>
        <w:pStyle w:val="DefinitionsClauseAshurst"/>
      </w:pPr>
      <w:bookmarkStart w:id="562" w:name="_Ref144111772"/>
      <w:r w:rsidRPr="00462199">
        <w:rPr>
          <w:b/>
        </w:rPr>
        <w:t>"CUSC"</w:t>
      </w:r>
      <w:r w:rsidRPr="00462199">
        <w:t xml:space="preserve"> means the Connection and Use of System Code that is provided for in Standard </w:t>
      </w:r>
      <w:r w:rsidR="007248B2" w:rsidRPr="007248B2">
        <w:t>Condition</w:t>
      </w:r>
      <w:r w:rsidRPr="00462199">
        <w:t xml:space="preserve"> C10 (Connection and Use of System Code (CUSC)) of the </w:t>
      </w:r>
      <w:r w:rsidR="0006267C">
        <w:t xml:space="preserve">Electricity </w:t>
      </w:r>
      <w:r w:rsidRPr="00462199">
        <w:t>Transmission Licence;</w:t>
      </w:r>
      <w:bookmarkEnd w:id="562"/>
    </w:p>
    <w:p w14:paraId="0ED2AC12" w14:textId="7AF1DF19" w:rsidR="00D179D6" w:rsidRPr="00462199" w:rsidRDefault="00D179D6" w:rsidP="005B3BB9">
      <w:pPr>
        <w:pStyle w:val="DefinitionsClauseAshurst"/>
      </w:pPr>
      <w:bookmarkStart w:id="563" w:name="_Ref144111773"/>
      <w:r w:rsidRPr="00462199">
        <w:rPr>
          <w:b/>
        </w:rPr>
        <w:t>"Daily Discount Rate"</w:t>
      </w:r>
      <w:r w:rsidRPr="00462199">
        <w:t xml:space="preserve"> means an amount calculated in accordance with </w:t>
      </w:r>
      <w:r w:rsidR="007248B2" w:rsidRPr="007248B2">
        <w:t>Condition</w:t>
      </w:r>
      <w:r w:rsidRPr="00462199">
        <w:t xml:space="preserve"> </w:t>
      </w:r>
      <w:r w:rsidR="001848C7">
        <w:fldChar w:fldCharType="begin"/>
      </w:r>
      <w:r w:rsidR="001848C7">
        <w:instrText xml:space="preserve"> REF _Ref144114468 \w \h </w:instrText>
      </w:r>
      <w:r w:rsidR="001848C7">
        <w:fldChar w:fldCharType="separate"/>
      </w:r>
      <w:del w:id="564" w:author="Faqir, Sofia (Energy Security)" w:date="2023-11-12T19:47:00Z">
        <w:r w:rsidR="00E473FC">
          <w:delText>43.36</w:delText>
        </w:r>
      </w:del>
      <w:r w:rsidR="001848C7">
        <w:fldChar w:fldCharType="end"/>
      </w:r>
      <w:r w:rsidRPr="00462199">
        <w:t xml:space="preserve"> (</w:t>
      </w:r>
      <w:r w:rsidRPr="00462199">
        <w:rPr>
          <w:i/>
        </w:rPr>
        <w:t>Additional calculations: Daily Discount Rate</w:t>
      </w:r>
      <w:r w:rsidRPr="00462199">
        <w:t>);</w:t>
      </w:r>
      <w:bookmarkEnd w:id="563"/>
    </w:p>
    <w:p w14:paraId="431FE5D6" w14:textId="6620C721" w:rsidR="00D179D6" w:rsidRPr="00462199" w:rsidRDefault="00D179D6" w:rsidP="005B3BB9">
      <w:pPr>
        <w:pStyle w:val="DefinitionsClauseAshurst"/>
      </w:pPr>
      <w:bookmarkStart w:id="565" w:name="_Ref144111774"/>
      <w:r w:rsidRPr="00462199">
        <w:rPr>
          <w:b/>
        </w:rPr>
        <w:t>"Daily Reference Volume"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56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56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565"/>
    </w:p>
    <w:p w14:paraId="39C11E88" w14:textId="718927E2" w:rsidR="00D179D6" w:rsidRPr="00462199" w:rsidRDefault="00D179D6" w:rsidP="005B3BB9">
      <w:pPr>
        <w:pStyle w:val="DefinitionsClauseAshurst"/>
      </w:pPr>
      <w:bookmarkStart w:id="568" w:name="_Ref144111775"/>
      <w:r w:rsidRPr="00462199">
        <w:rPr>
          <w:b/>
        </w:rPr>
        <w:t>"Daily Total Production Volumes"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569"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570"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568"/>
    </w:p>
    <w:p w14:paraId="40BD0E70" w14:textId="6BD651D0" w:rsidR="00D179D6" w:rsidRPr="00462199" w:rsidRDefault="00D179D6" w:rsidP="005B3BB9">
      <w:pPr>
        <w:pStyle w:val="DefinitionsClauseAshurst"/>
      </w:pPr>
      <w:bookmarkStart w:id="571" w:name="_Ref144111776"/>
      <w:r w:rsidRPr="00462199">
        <w:t>"</w:t>
      </w:r>
      <w:r w:rsidRPr="00462199">
        <w:rPr>
          <w:b/>
        </w:rPr>
        <w:t>Data Collection and Monitoring Procedures</w:t>
      </w:r>
      <w:r w:rsidRPr="00462199">
        <w:t xml:space="preserve">" has the meaning given to that term in paragraph </w:t>
      </w:r>
      <w:r>
        <w:fldChar w:fldCharType="begin"/>
      </w:r>
      <w:r>
        <w:instrText xml:space="preserve"> REF _Ref144115875 \w \h </w:instrText>
      </w:r>
      <w:r>
        <w:fldChar w:fldCharType="separate"/>
      </w:r>
      <w:del w:id="572"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57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571"/>
    </w:p>
    <w:p w14:paraId="2FDFC005" w14:textId="77777777" w:rsidR="00D179D6" w:rsidRPr="00462199" w:rsidRDefault="00D179D6" w:rsidP="005B3BB9">
      <w:pPr>
        <w:pStyle w:val="DefinitionsClauseAshurst"/>
      </w:pPr>
      <w:bookmarkStart w:id="574" w:name="_Ref144111777"/>
      <w:r w:rsidRPr="00462199">
        <w:rPr>
          <w:b/>
        </w:rPr>
        <w:t>"Day"</w:t>
      </w:r>
      <w:r w:rsidRPr="00462199">
        <w:t xml:space="preserve"> means a calendar day;</w:t>
      </w:r>
      <w:bookmarkEnd w:id="574"/>
    </w:p>
    <w:p w14:paraId="35D657C8" w14:textId="5A0CA728" w:rsidR="00D179D6" w:rsidRPr="00462199" w:rsidRDefault="00D179D6" w:rsidP="005B3BB9">
      <w:pPr>
        <w:pStyle w:val="DefinitionsClauseAshurst"/>
      </w:pPr>
      <w:bookmarkStart w:id="575" w:name="_Ref144111778"/>
      <w:r w:rsidRPr="00462199">
        <w:rPr>
          <w:b/>
        </w:rPr>
        <w:t xml:space="preserve">"DCMP Data" </w:t>
      </w:r>
      <w:r w:rsidRPr="00462199">
        <w:t xml:space="preserve">has the meaning given to that term in paragraph </w:t>
      </w:r>
      <w:r>
        <w:fldChar w:fldCharType="begin"/>
      </w:r>
      <w:r>
        <w:instrText xml:space="preserve"> REF _Ref144115875 \w \h </w:instrText>
      </w:r>
      <w:r>
        <w:fldChar w:fldCharType="separate"/>
      </w:r>
      <w:del w:id="576"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577"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575"/>
    </w:p>
    <w:p w14:paraId="7AF276EF" w14:textId="636E2BF7" w:rsidR="00D179D6" w:rsidRPr="00462199" w:rsidRDefault="00D179D6" w:rsidP="005B3BB9">
      <w:pPr>
        <w:pStyle w:val="DefinitionsClauseAshurst"/>
      </w:pPr>
      <w:bookmarkStart w:id="578" w:name="_Ref144111779"/>
      <w:r w:rsidRPr="00462199">
        <w:rPr>
          <w:b/>
        </w:rPr>
        <w:t>"DCMP Proposal Notice"</w:t>
      </w:r>
      <w:r w:rsidRPr="00462199">
        <w:t xml:space="preserve"> has the meaning given to that term in paragraph </w:t>
      </w:r>
      <w:r>
        <w:fldChar w:fldCharType="begin"/>
      </w:r>
      <w:r>
        <w:instrText xml:space="preserve"> REF _Ref144115875 \w \h </w:instrText>
      </w:r>
      <w:r>
        <w:fldChar w:fldCharType="separate"/>
      </w:r>
      <w:del w:id="579"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580"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578"/>
    </w:p>
    <w:p w14:paraId="42C9A283" w14:textId="5F891BFE" w:rsidR="00D179D6" w:rsidRPr="00462199" w:rsidRDefault="00D179D6" w:rsidP="005B3BB9">
      <w:pPr>
        <w:pStyle w:val="DefinitionsClauseAshurst"/>
      </w:pPr>
      <w:bookmarkStart w:id="581" w:name="_Ref144111780"/>
      <w:r w:rsidRPr="00462199">
        <w:rPr>
          <w:b/>
        </w:rPr>
        <w:t>"DCMP Proposal Response Notice"</w:t>
      </w:r>
      <w:r w:rsidRPr="00462199">
        <w:t xml:space="preserve"> has the meaning given to that term in paragraph </w:t>
      </w:r>
      <w:r>
        <w:fldChar w:fldCharType="begin"/>
      </w:r>
      <w:r>
        <w:instrText xml:space="preserve"> REF _Ref144115875 \w \h </w:instrText>
      </w:r>
      <w:r>
        <w:fldChar w:fldCharType="separate"/>
      </w:r>
      <w:del w:id="582"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58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581"/>
    </w:p>
    <w:p w14:paraId="4C6C66D0" w14:textId="70174EB5" w:rsidR="00D179D6" w:rsidRPr="00462199" w:rsidRDefault="00D179D6" w:rsidP="005B3BB9">
      <w:pPr>
        <w:pStyle w:val="DefinitionsClauseAshurst"/>
      </w:pPr>
      <w:bookmarkStart w:id="584" w:name="_Ref144111781"/>
      <w:r w:rsidRPr="00462199">
        <w:rPr>
          <w:b/>
        </w:rPr>
        <w:t>"DCMP Proposal Supporting Information"</w:t>
      </w:r>
      <w:r w:rsidRPr="00462199">
        <w:t xml:space="preserve"> has the meaning given to that term in paragraph </w:t>
      </w:r>
      <w:r>
        <w:fldChar w:fldCharType="begin"/>
      </w:r>
      <w:r>
        <w:instrText xml:space="preserve"> REF _Ref144115875 \w \h </w:instrText>
      </w:r>
      <w:r>
        <w:fldChar w:fldCharType="separate"/>
      </w:r>
      <w:del w:id="585"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586"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584"/>
    </w:p>
    <w:p w14:paraId="75B110A0" w14:textId="548EFD34" w:rsidR="00D179D6" w:rsidRPr="00462199" w:rsidRDefault="00D179D6" w:rsidP="005B3BB9">
      <w:pPr>
        <w:pStyle w:val="DefinitionsClauseAshurst"/>
      </w:pPr>
      <w:bookmarkStart w:id="587" w:name="_Ref144111782"/>
      <w:r w:rsidRPr="00462199">
        <w:rPr>
          <w:b/>
        </w:rPr>
        <w:t>"DCMP Purposes"</w:t>
      </w:r>
      <w:r w:rsidRPr="00462199">
        <w:t xml:space="preserve"> has the meaning given to that term in paragraph </w:t>
      </w:r>
      <w:r>
        <w:fldChar w:fldCharType="begin"/>
      </w:r>
      <w:r>
        <w:instrText xml:space="preserve"> REF _Ref144115875 \w \h </w:instrText>
      </w:r>
      <w:r>
        <w:fldChar w:fldCharType="separate"/>
      </w:r>
      <w:del w:id="588"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589"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587"/>
    </w:p>
    <w:p w14:paraId="24D7CCE0" w14:textId="3B41A2C5" w:rsidR="00D179D6" w:rsidRPr="00462199" w:rsidRDefault="00D179D6" w:rsidP="005B3BB9">
      <w:pPr>
        <w:pStyle w:val="DefinitionsClauseAshurst"/>
      </w:pPr>
      <w:bookmarkStart w:id="590" w:name="_Ref144111783"/>
      <w:r w:rsidRPr="00462199">
        <w:rPr>
          <w:b/>
        </w:rPr>
        <w:t xml:space="preserve">"December UKA Futures Contract"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591"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592"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590"/>
    </w:p>
    <w:p w14:paraId="05DB85DF" w14:textId="19D49DF3" w:rsidR="00D179D6" w:rsidRPr="00462199" w:rsidRDefault="00D179D6" w:rsidP="005B3BB9">
      <w:pPr>
        <w:pStyle w:val="DefinitionsClauseAshurst"/>
      </w:pPr>
      <w:bookmarkStart w:id="593" w:name="_Ref144111784"/>
      <w:r w:rsidRPr="00462199">
        <w:rPr>
          <w:b/>
        </w:rPr>
        <w:t>"December UKA Futures Contract Settlement Price"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594"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595"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593"/>
    </w:p>
    <w:p w14:paraId="51AB5CFB" w14:textId="2DD0761E" w:rsidR="00D179D6" w:rsidRPr="00462199" w:rsidRDefault="00D179D6" w:rsidP="005B3BB9">
      <w:pPr>
        <w:pStyle w:val="DefinitionsClauseAshurst"/>
      </w:pPr>
      <w:bookmarkStart w:id="596" w:name="_Ref144111785"/>
      <w:r w:rsidRPr="00462199">
        <w:rPr>
          <w:b/>
        </w:rPr>
        <w:lastRenderedPageBreak/>
        <w:t xml:space="preserve">"December UKA Futures Contract Trading Volume"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597"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598"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596"/>
    </w:p>
    <w:p w14:paraId="361AE007" w14:textId="69E9C984" w:rsidR="00D179D6" w:rsidRPr="00462199" w:rsidRDefault="00D179D6" w:rsidP="005B3BB9">
      <w:pPr>
        <w:pStyle w:val="DefinitionsClauseAshurst"/>
      </w:pPr>
      <w:bookmarkStart w:id="599" w:name="_Ref144111786"/>
      <w:r w:rsidRPr="00462199">
        <w:rPr>
          <w:b/>
        </w:rPr>
        <w:t>"Deemed Volume Day"</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600"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601"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599"/>
    </w:p>
    <w:p w14:paraId="40113406" w14:textId="09F607DB" w:rsidR="00D179D6" w:rsidRPr="00462199" w:rsidRDefault="00D179D6" w:rsidP="005B3BB9">
      <w:pPr>
        <w:pStyle w:val="DefinitionsClauseAshurst"/>
      </w:pPr>
      <w:bookmarkStart w:id="602" w:name="_Ref144111787"/>
      <w:r w:rsidRPr="00462199">
        <w:rPr>
          <w:b/>
        </w:rPr>
        <w:t xml:space="preserve">"Deemed Volumes"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60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60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602"/>
    </w:p>
    <w:p w14:paraId="6F05AEF5" w14:textId="77777777" w:rsidR="00D179D6" w:rsidRPr="00462199" w:rsidRDefault="00D179D6" w:rsidP="005B3BB9">
      <w:pPr>
        <w:pStyle w:val="DefinitionsClauseAshurst"/>
      </w:pPr>
      <w:bookmarkStart w:id="605" w:name="_Ref144111788"/>
      <w:r w:rsidRPr="00462199">
        <w:rPr>
          <w:b/>
        </w:rPr>
        <w:t>"Default"</w:t>
      </w:r>
      <w:r w:rsidRPr="00462199">
        <w:t xml:space="preserve"> means: (i) a Termination Event; or (ii) an event or a circumstance which would (with the passage of time, the giving of notice, the making of any determination pursuant to the LCHA or any combination of any of the foregoing) be a Termination Event;</w:t>
      </w:r>
      <w:bookmarkEnd w:id="605"/>
    </w:p>
    <w:p w14:paraId="4815D29B" w14:textId="3E982131" w:rsidR="00D179D6" w:rsidRPr="00462199" w:rsidRDefault="00D179D6" w:rsidP="005B3BB9">
      <w:pPr>
        <w:pStyle w:val="DefinitionsClauseAshurst"/>
      </w:pPr>
      <w:bookmarkStart w:id="606" w:name="_Ref144111789"/>
      <w:r w:rsidRPr="00462199">
        <w:rPr>
          <w:b/>
        </w:rPr>
        <w:t>"Default Interest"</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_Ref144113748 \w \h </w:instrText>
      </w:r>
      <w:r w:rsidR="001848C7">
        <w:fldChar w:fldCharType="separate"/>
      </w:r>
      <w:del w:id="607" w:author="Faqir, Sofia (Energy Security)" w:date="2023-11-12T19:47:00Z">
        <w:r w:rsidR="00E473FC">
          <w:delText>24.1</w:delText>
        </w:r>
      </w:del>
      <w:r w:rsidR="001848C7">
        <w:fldChar w:fldCharType="end"/>
      </w:r>
      <w:r w:rsidRPr="00462199">
        <w:t xml:space="preserve"> (</w:t>
      </w:r>
      <w:r w:rsidRPr="00462199">
        <w:rPr>
          <w:i/>
        </w:rPr>
        <w:t>Calculation of Default Interest</w:t>
      </w:r>
      <w:r w:rsidRPr="00462199">
        <w:t>);</w:t>
      </w:r>
      <w:bookmarkEnd w:id="606"/>
    </w:p>
    <w:p w14:paraId="083D69D7" w14:textId="6D3E3D53" w:rsidR="00D179D6" w:rsidRPr="00462199" w:rsidRDefault="00D179D6" w:rsidP="005B3BB9">
      <w:pPr>
        <w:pStyle w:val="DefinitionsClauseAshurst"/>
      </w:pPr>
      <w:bookmarkStart w:id="608" w:name="_Ref144111790"/>
      <w:r w:rsidRPr="00462199">
        <w:rPr>
          <w:b/>
        </w:rPr>
        <w:t>"Default Termination Date"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_Ref144114762 \r \h \* MERGEFORMAT </w:instrText>
      </w:r>
      <w:r w:rsidRPr="00462199">
        <w:fldChar w:fldCharType="separate"/>
      </w:r>
      <w:del w:id="609" w:author="Faqir, Sofia (Energy Security)" w:date="2023-11-12T19:47:00Z">
        <w:r w:rsidR="00E473FC" w:rsidRPr="00E473FC">
          <w:rPr>
            <w:color w:val="000000"/>
          </w:rPr>
          <w:delText>52.27(A)</w:delText>
        </w:r>
      </w:del>
      <w:r w:rsidRPr="00462199">
        <w:fldChar w:fldCharType="end"/>
      </w:r>
      <w:r w:rsidRPr="00462199">
        <w:t xml:space="preserve"> (</w:t>
      </w:r>
      <w:r w:rsidRPr="00462199">
        <w:rPr>
          <w:i/>
        </w:rPr>
        <w:t>Default Termination</w:t>
      </w:r>
      <w:r w:rsidRPr="00462199">
        <w:t>);</w:t>
      </w:r>
      <w:bookmarkEnd w:id="608"/>
    </w:p>
    <w:p w14:paraId="3712154D" w14:textId="07C381E8" w:rsidR="00D179D6" w:rsidRPr="00462199" w:rsidRDefault="00D179D6" w:rsidP="005B3BB9">
      <w:pPr>
        <w:pStyle w:val="DefinitionsClauseAshurst"/>
      </w:pPr>
      <w:bookmarkStart w:id="610" w:name="_Ref144111791"/>
      <w:r w:rsidRPr="00462199">
        <w:rPr>
          <w:b/>
        </w:rPr>
        <w:t>"Default Termination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_Ref144114761 \w \h </w:instrText>
      </w:r>
      <w:r w:rsidR="001848C7">
        <w:fldChar w:fldCharType="separate"/>
      </w:r>
      <w:del w:id="611" w:author="Faqir, Sofia (Energy Security)" w:date="2023-11-12T19:47:00Z">
        <w:r w:rsidR="00E473FC">
          <w:delText>52.27</w:delText>
        </w:r>
      </w:del>
      <w:r w:rsidR="001848C7">
        <w:fldChar w:fldCharType="end"/>
      </w:r>
      <w:r w:rsidRPr="00462199">
        <w:t xml:space="preserve"> (</w:t>
      </w:r>
      <w:r w:rsidRPr="00462199">
        <w:rPr>
          <w:i/>
        </w:rPr>
        <w:t>Default Termination</w:t>
      </w:r>
      <w:r w:rsidRPr="00462199">
        <w:t>);</w:t>
      </w:r>
      <w:bookmarkEnd w:id="610"/>
    </w:p>
    <w:p w14:paraId="4BC80DA7" w14:textId="34736C4A" w:rsidR="00D179D6" w:rsidRPr="00462199" w:rsidRDefault="00D179D6" w:rsidP="005B3BB9">
      <w:pPr>
        <w:pStyle w:val="DefinitionsClauseAshurst"/>
      </w:pPr>
      <w:bookmarkStart w:id="612" w:name="_Ref144111792"/>
      <w:r w:rsidRPr="00462199">
        <w:rPr>
          <w:b/>
        </w:rPr>
        <w:t>"Default Termination Payment"</w:t>
      </w:r>
      <w:r w:rsidRPr="00462199">
        <w:t xml:space="preserve"> means an amount (</w:t>
      </w:r>
      <w:r w:rsidRPr="00462199">
        <w:rPr>
          <w:i/>
        </w:rPr>
        <w:t>expressed in pounds (£))</w:t>
      </w:r>
      <w:r w:rsidRPr="00462199">
        <w:t xml:space="preserve"> calculated in accordance with the formula set out in paragraph </w:t>
      </w:r>
      <w:r>
        <w:fldChar w:fldCharType="begin"/>
      </w:r>
      <w:r>
        <w:instrText xml:space="preserve"> REF _Ref144115538 \w \h </w:instrText>
      </w:r>
      <w:r>
        <w:fldChar w:fldCharType="separate"/>
      </w:r>
      <w:del w:id="613" w:author="Faqir, Sofia (Energy Security)" w:date="2023-11-12T19:47:00Z">
        <w:r w:rsidR="00E473FC">
          <w:delText>1.1</w:delText>
        </w:r>
      </w:del>
      <w:r>
        <w:fldChar w:fldCharType="end"/>
      </w:r>
      <w:r w:rsidRPr="00462199">
        <w:t xml:space="preserve"> (</w:t>
      </w:r>
      <w:r w:rsidRPr="00462199">
        <w:rPr>
          <w:i/>
        </w:rPr>
        <w:t>Calculation of Default Termination Payment</w:t>
      </w:r>
      <w:r w:rsidRPr="00462199">
        <w:t xml:space="preserve">) of </w:t>
      </w:r>
      <w:r>
        <w:fldChar w:fldCharType="begin"/>
      </w:r>
      <w:r>
        <w:instrText xml:space="preserve"> REF _Ref144118000 \w \h </w:instrText>
      </w:r>
      <w:r>
        <w:fldChar w:fldCharType="separate"/>
      </w:r>
      <w:del w:id="614" w:author="Faqir, Sofia (Energy Security)" w:date="2023-11-12T19:47:00Z">
        <w:r w:rsidR="00E473FC">
          <w:delText>Annex 3</w:delText>
        </w:r>
      </w:del>
      <w:r>
        <w:fldChar w:fldCharType="end"/>
      </w:r>
      <w:r w:rsidRPr="00462199">
        <w:t xml:space="preserve"> (</w:t>
      </w:r>
      <w:r w:rsidRPr="00462199">
        <w:rPr>
          <w:i/>
        </w:rPr>
        <w:t>Calculation of Default Termination Payment</w:t>
      </w:r>
      <w:r w:rsidRPr="00462199">
        <w:t>);</w:t>
      </w:r>
      <w:bookmarkEnd w:id="612"/>
    </w:p>
    <w:p w14:paraId="54C0A1F9" w14:textId="4B0E16D8" w:rsidR="00D179D6" w:rsidRPr="00462199" w:rsidRDefault="00D179D6" w:rsidP="005B3BB9">
      <w:pPr>
        <w:pStyle w:val="DefinitionsClauseAshurst"/>
      </w:pPr>
      <w:bookmarkStart w:id="615" w:name="_Ref144111793"/>
      <w:r w:rsidRPr="00462199">
        <w:rPr>
          <w:b/>
        </w:rPr>
        <w:t>"Default Termination Payment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_Ref144114810 \r \h \* MERGEFORMAT </w:instrText>
      </w:r>
      <w:r w:rsidRPr="00462199">
        <w:fldChar w:fldCharType="separate"/>
      </w:r>
      <w:del w:id="616" w:author="Faqir, Sofia (Energy Security)" w:date="2023-11-12T19:47:00Z">
        <w:r w:rsidR="00E473FC" w:rsidRPr="00E473FC">
          <w:rPr>
            <w:color w:val="000000"/>
          </w:rPr>
          <w:delText>53.9(B)</w:delText>
        </w:r>
      </w:del>
      <w:r w:rsidRPr="00462199">
        <w:fldChar w:fldCharType="end"/>
      </w:r>
      <w:r w:rsidRPr="00462199">
        <w:t xml:space="preserve"> (</w:t>
      </w:r>
      <w:r w:rsidRPr="00462199">
        <w:rPr>
          <w:i/>
        </w:rPr>
        <w:t>Default Termination</w:t>
      </w:r>
      <w:r w:rsidRPr="00462199">
        <w:t>);</w:t>
      </w:r>
      <w:bookmarkEnd w:id="615"/>
    </w:p>
    <w:p w14:paraId="7D12B348" w14:textId="768F2CA4" w:rsidR="00D179D6" w:rsidRPr="00462199" w:rsidRDefault="00D179D6" w:rsidP="005B3BB9">
      <w:pPr>
        <w:pStyle w:val="DefinitionsClauseAshurst"/>
      </w:pPr>
      <w:bookmarkStart w:id="617" w:name="_Ref144111794"/>
      <w:r w:rsidRPr="00462199">
        <w:rPr>
          <w:b/>
        </w:rPr>
        <w:t>"Deficient Collateral Amount"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_Ref144114881 \r \h \* MERGEFORMAT </w:instrText>
      </w:r>
      <w:r w:rsidRPr="00462199">
        <w:fldChar w:fldCharType="separate"/>
      </w:r>
      <w:del w:id="618" w:author="Faqir, Sofia (Energy Security)" w:date="2023-11-12T19:47:00Z">
        <w:r w:rsidR="00E473FC" w:rsidRPr="00E473FC">
          <w:rPr>
            <w:color w:val="000000"/>
          </w:rPr>
          <w:delText>57.5(B)</w:delText>
        </w:r>
      </w:del>
      <w:r w:rsidRPr="00462199">
        <w:fldChar w:fldCharType="end"/>
      </w:r>
      <w:r w:rsidRPr="00462199">
        <w:t xml:space="preserve"> (</w:t>
      </w:r>
      <w:r w:rsidRPr="00462199">
        <w:rPr>
          <w:i/>
        </w:rPr>
        <w:t>Altering Collateral</w:t>
      </w:r>
      <w:r w:rsidRPr="00462199">
        <w:t>);</w:t>
      </w:r>
      <w:bookmarkEnd w:id="617"/>
    </w:p>
    <w:p w14:paraId="5174CB97" w14:textId="77777777" w:rsidR="00D179D6" w:rsidRPr="00462199" w:rsidRDefault="00D179D6" w:rsidP="002D4185">
      <w:pPr>
        <w:pStyle w:val="DefinitionsClauseAshurst"/>
      </w:pPr>
      <w:bookmarkStart w:id="619" w:name="_Ref144111795"/>
      <w:r w:rsidRPr="00462199">
        <w:t>[</w:t>
      </w:r>
      <w:r w:rsidRPr="00462199">
        <w:rPr>
          <w:b/>
        </w:rPr>
        <w:t>"Delivery CO</w:t>
      </w:r>
      <w:r w:rsidRPr="00462199">
        <w:rPr>
          <w:b/>
          <w:vertAlign w:val="subscript"/>
        </w:rPr>
        <w:t>2</w:t>
      </w:r>
      <w:r w:rsidRPr="00462199">
        <w:rPr>
          <w:b/>
        </w:rPr>
        <w:t xml:space="preserve"> Quality Standards"</w:t>
      </w:r>
      <w:r w:rsidRPr="00462199">
        <w:t xml:space="preserve"> means the compositional limits of the CO</w:t>
      </w:r>
      <w:r w:rsidRPr="00462199">
        <w:rPr>
          <w:vertAlign w:val="subscript"/>
        </w:rPr>
        <w:t>2</w:t>
      </w:r>
      <w:r w:rsidRPr="00462199">
        <w:t xml:space="preserve"> Rich Stream (including but not limited to minimum percentage of CO</w:t>
      </w:r>
      <w:r w:rsidRPr="00462199">
        <w:rPr>
          <w:vertAlign w:val="subscript"/>
        </w:rPr>
        <w:t>2</w:t>
      </w:r>
      <w:r w:rsidRPr="00462199">
        <w:t xml:space="preserve"> and maximum levels of a range of impurities) that are permissible for entry to a specific CO</w:t>
      </w:r>
      <w:r w:rsidRPr="00462199">
        <w:rPr>
          <w:vertAlign w:val="subscript"/>
        </w:rPr>
        <w:t>2</w:t>
      </w:r>
      <w:r w:rsidRPr="00462199">
        <w:t xml:space="preserve"> T&amp;S Network, together with the maximum and minimum entry pressure and maximum and minimum entry temperature, as specified in the CO</w:t>
      </w:r>
      <w:r w:rsidRPr="00462199">
        <w:rPr>
          <w:vertAlign w:val="subscript"/>
        </w:rPr>
        <w:t>2</w:t>
      </w:r>
      <w:r w:rsidRPr="00462199">
        <w:rPr>
          <w:b/>
        </w:rPr>
        <w:t xml:space="preserve"> </w:t>
      </w:r>
      <w:r w:rsidRPr="00462199">
        <w:t>CCS Network Code;]</w:t>
      </w:r>
      <w:bookmarkStart w:id="620" w:name="_Ref144117889"/>
      <w:r w:rsidRPr="00462199">
        <w:rPr>
          <w:rStyle w:val="FootnoteReference"/>
        </w:rPr>
        <w:footnoteReference w:id="25"/>
      </w:r>
      <w:bookmarkEnd w:id="619"/>
      <w:bookmarkEnd w:id="620"/>
    </w:p>
    <w:p w14:paraId="08B33235" w14:textId="6DB0770D" w:rsidR="00D179D6" w:rsidRPr="00462199" w:rsidRDefault="00D179D6" w:rsidP="005B3BB9">
      <w:pPr>
        <w:pStyle w:val="DefinitionsClauseAshurst"/>
      </w:pPr>
      <w:bookmarkStart w:id="621" w:name="_Ref144111796"/>
      <w:r w:rsidRPr="00462199">
        <w:rPr>
          <w:b/>
        </w:rPr>
        <w:t>"Design Capacity"</w:t>
      </w:r>
      <w:r w:rsidRPr="00462199">
        <w:t xml:space="preserve"> has the meaning given to that term in </w:t>
      </w:r>
      <w:r>
        <w:fldChar w:fldCharType="begin"/>
      </w:r>
      <w:r>
        <w:instrText xml:space="preserve"> REF _Ref144117999 \w \h </w:instrText>
      </w:r>
      <w:r>
        <w:fldChar w:fldCharType="separate"/>
      </w:r>
      <w:del w:id="622"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621"/>
    </w:p>
    <w:p w14:paraId="5D99C044" w14:textId="77777777" w:rsidR="00D179D6" w:rsidRPr="00462199" w:rsidRDefault="00D179D6" w:rsidP="005B3BB9">
      <w:pPr>
        <w:pStyle w:val="DefinitionsClauseAshurst"/>
      </w:pPr>
      <w:bookmarkStart w:id="623" w:name="_Ref144111797"/>
      <w:r w:rsidRPr="00462199">
        <w:rPr>
          <w:b/>
        </w:rPr>
        <w:t>"Development Consent Order"</w:t>
      </w:r>
      <w:r w:rsidRPr="00462199">
        <w:t xml:space="preserve"> means a development consent order under section 114 of the Planning Act 2008;</w:t>
      </w:r>
      <w:bookmarkEnd w:id="623"/>
    </w:p>
    <w:p w14:paraId="6E71E690" w14:textId="77777777" w:rsidR="00D179D6" w:rsidRPr="00462199" w:rsidRDefault="00D179D6" w:rsidP="005B3BB9">
      <w:pPr>
        <w:pStyle w:val="DefinitionsClauseAshurst"/>
      </w:pPr>
      <w:bookmarkStart w:id="624" w:name="_Ref144111798"/>
      <w:r w:rsidRPr="00462199">
        <w:rPr>
          <w:b/>
        </w:rPr>
        <w:t>"Devolved Legislation"</w:t>
      </w:r>
      <w:r w:rsidRPr="00462199">
        <w:t xml:space="preserve"> means any (i) Act of the Scottish Parliament; (ii) Act or Measure of Senedd Cymru; (iii) Act of the Northern Ireland Assembly; (iv) Scottish statutory instrument within the meaning of section 27 of the Interpretation and Legislative Reform (Scotland) Act 2010; (v) Welsh subordinate legislation within the meaning of s.3(2) of the Legislation (Wales) Act 2019; or (vi) Northern Ireland legislation or subordinate legislation within the meaning of section 98(1) of the Northern Ireland Act 1998;</w:t>
      </w:r>
      <w:bookmarkEnd w:id="624"/>
    </w:p>
    <w:p w14:paraId="22A717CD" w14:textId="25D42815" w:rsidR="00D179D6" w:rsidRPr="00462199" w:rsidRDefault="00D179D6" w:rsidP="005B3BB9">
      <w:pPr>
        <w:pStyle w:val="DefinitionsClauseAshurst"/>
      </w:pPr>
      <w:bookmarkStart w:id="625" w:name="_Ref144111799"/>
      <w:r w:rsidRPr="00462199">
        <w:rPr>
          <w:b/>
        </w:rPr>
        <w:t>"Difference Amount"</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_Ref144113440 \w \h </w:instrText>
      </w:r>
      <w:r w:rsidR="001848C7">
        <w:fldChar w:fldCharType="separate"/>
      </w:r>
      <w:del w:id="626" w:author="Faqir, Sofia (Energy Security)" w:date="2023-11-12T19:47:00Z">
        <w:r w:rsidR="00E473FC">
          <w:delText>10.1</w:delText>
        </w:r>
      </w:del>
      <w:r w:rsidR="001848C7">
        <w:fldChar w:fldCharType="end"/>
      </w:r>
      <w:r w:rsidRPr="00462199">
        <w:t xml:space="preserve"> (</w:t>
      </w:r>
      <w:r w:rsidRPr="00462199">
        <w:rPr>
          <w:i/>
        </w:rPr>
        <w:t>Difference Amount calculation</w:t>
      </w:r>
      <w:r w:rsidRPr="00462199">
        <w:t>);</w:t>
      </w:r>
      <w:bookmarkEnd w:id="625"/>
    </w:p>
    <w:p w14:paraId="7F48E61D" w14:textId="571278EE" w:rsidR="00D179D6" w:rsidRPr="00462199" w:rsidRDefault="00D179D6" w:rsidP="005B3BB9">
      <w:pPr>
        <w:pStyle w:val="DefinitionsClauseAshurst"/>
      </w:pPr>
      <w:bookmarkStart w:id="627" w:name="_Ref144111800"/>
      <w:r w:rsidRPr="00462199">
        <w:rPr>
          <w:b/>
        </w:rPr>
        <w:lastRenderedPageBreak/>
        <w:t>"Direct Agreement"</w:t>
      </w:r>
      <w:r w:rsidRPr="00462199">
        <w:t xml:space="preserve"> means an agreement in substantially the form set out in </w:t>
      </w:r>
      <w:r>
        <w:fldChar w:fldCharType="begin"/>
      </w:r>
      <w:r>
        <w:instrText xml:space="preserve"> REF _Ref144118003 \w \h </w:instrText>
      </w:r>
      <w:r>
        <w:fldChar w:fldCharType="separate"/>
      </w:r>
      <w:del w:id="628" w:author="Faqir, Sofia (Energy Security)" w:date="2023-11-12T19:47:00Z">
        <w:r w:rsidR="00E473FC">
          <w:delText>Annex 5</w:delText>
        </w:r>
      </w:del>
      <w:r>
        <w:fldChar w:fldCharType="end"/>
      </w:r>
      <w:r w:rsidRPr="00462199">
        <w:t xml:space="preserve"> (</w:t>
      </w:r>
      <w:r w:rsidRPr="00462199">
        <w:rPr>
          <w:i/>
        </w:rPr>
        <w:t>Form of Direct Agreement</w:t>
      </w:r>
      <w:r w:rsidRPr="00462199">
        <w:t>), or in such other form as may be agreed by the LCHA Counterparty (in its sole discretion);</w:t>
      </w:r>
      <w:bookmarkEnd w:id="627"/>
    </w:p>
    <w:p w14:paraId="2AB0F427" w14:textId="77777777" w:rsidR="00D179D6" w:rsidRPr="00462199" w:rsidRDefault="00D179D6" w:rsidP="002D4185">
      <w:pPr>
        <w:pStyle w:val="DefinitionsClauseAshurst"/>
      </w:pPr>
      <w:bookmarkStart w:id="629" w:name="_Ref144111801"/>
      <w:r w:rsidRPr="00462199">
        <w:rPr>
          <w:b/>
        </w:rPr>
        <w:t>"Direct Export Volumes"</w:t>
      </w:r>
      <w:r w:rsidRPr="00462199">
        <w:t xml:space="preserve"> means Non-Qualifying Volumes which have been exported for use outside the UK;</w:t>
      </w:r>
      <w:bookmarkStart w:id="630" w:name="_Ref144117890"/>
      <w:r w:rsidRPr="00462199">
        <w:rPr>
          <w:rStyle w:val="FootnoteReference"/>
        </w:rPr>
        <w:footnoteReference w:id="26"/>
      </w:r>
      <w:bookmarkEnd w:id="629"/>
      <w:bookmarkEnd w:id="630"/>
    </w:p>
    <w:p w14:paraId="61933B55" w14:textId="77777777" w:rsidR="00D179D6" w:rsidRPr="00462199" w:rsidRDefault="00D179D6" w:rsidP="005B3BB9">
      <w:pPr>
        <w:pStyle w:val="DefinitionsClauseAshurst"/>
      </w:pPr>
      <w:bookmarkStart w:id="631" w:name="_Ref144111802"/>
      <w:r w:rsidRPr="00462199">
        <w:rPr>
          <w:b/>
        </w:rPr>
        <w:t>"Directive"</w:t>
      </w:r>
      <w:r w:rsidRPr="00462199">
        <w:t xml:space="preserve"> means, in relation to any Party, any ordinance, code, decision, directive, order, decree, regulation, determination, award, standard or rule of any Competent Authority:</w:t>
      </w:r>
      <w:bookmarkEnd w:id="631"/>
    </w:p>
    <w:p w14:paraId="68580A70" w14:textId="77777777" w:rsidR="00D179D6" w:rsidRPr="00462199" w:rsidRDefault="00D179D6" w:rsidP="00344AC2">
      <w:pPr>
        <w:pStyle w:val="DefinitionsAshurst"/>
      </w:pPr>
      <w:bookmarkStart w:id="632" w:name="_Ref144111803"/>
      <w:r w:rsidRPr="00462199">
        <w:t>which:</w:t>
      </w:r>
      <w:bookmarkEnd w:id="632"/>
    </w:p>
    <w:p w14:paraId="14954D5F" w14:textId="77777777" w:rsidR="00D179D6" w:rsidRPr="00462199" w:rsidRDefault="00D179D6" w:rsidP="00344AC2">
      <w:pPr>
        <w:pStyle w:val="DefSubAshurst"/>
      </w:pPr>
      <w:bookmarkStart w:id="633" w:name="_Ref144111804"/>
      <w:r w:rsidRPr="00462199">
        <w:t>is legally binding upon that Party; or</w:t>
      </w:r>
      <w:bookmarkEnd w:id="633"/>
    </w:p>
    <w:p w14:paraId="3EC5F174" w14:textId="3A90434E" w:rsidR="00D179D6" w:rsidRPr="00462199" w:rsidRDefault="00D179D6" w:rsidP="00344AC2">
      <w:pPr>
        <w:pStyle w:val="DefSubAshurst"/>
      </w:pPr>
      <w:bookmarkStart w:id="634" w:name="_Ref144111805"/>
      <w:r w:rsidRPr="00462199">
        <w:t xml:space="preserve">if not legally binding upon that Party, with which that Party would ordinarily comply, acting (in the case of the Producer) in accordance with the Reasonable and Prudent Standard, provided that this paragraph </w:t>
      </w:r>
      <w:r>
        <w:fldChar w:fldCharType="begin"/>
      </w:r>
      <w:r>
        <w:instrText xml:space="preserve"> REF _Ref144111805 \n \h </w:instrText>
      </w:r>
      <w:r>
        <w:fldChar w:fldCharType="separate"/>
      </w:r>
      <w:del w:id="635" w:author="Faqir, Sofia (Energy Security)" w:date="2023-11-12T19:47:00Z">
        <w:r w:rsidR="00E473FC">
          <w:delText>ii)</w:delText>
        </w:r>
      </w:del>
      <w:r>
        <w:fldChar w:fldCharType="end"/>
      </w:r>
      <w:r w:rsidRPr="00462199">
        <w:t xml:space="preserve"> shall not apply to the LCHS in circumstances in which the Producer is seeking to invoke the provisions of </w:t>
      </w:r>
      <w:r>
        <w:fldChar w:fldCharType="begin"/>
      </w:r>
      <w:r>
        <w:instrText xml:space="preserve"> REF _Ref144118020 \w \h </w:instrText>
      </w:r>
      <w:r>
        <w:fldChar w:fldCharType="separate"/>
      </w:r>
      <w:del w:id="636" w:author="Faqir, Sofia (Energy Security)" w:date="2023-11-12T19:47:00Z">
        <w:r w:rsidR="00E473FC">
          <w:delText>Part 8</w:delText>
        </w:r>
      </w:del>
      <w:r>
        <w:fldChar w:fldCharType="end"/>
      </w:r>
      <w:r w:rsidRPr="00462199">
        <w:t xml:space="preserve"> (</w:t>
      </w:r>
      <w:r w:rsidRPr="00462199">
        <w:rPr>
          <w:i/>
          <w:iCs/>
        </w:rPr>
        <w:t>Changes in Law</w:t>
      </w:r>
      <w:r w:rsidRPr="00462199">
        <w:t>)</w:t>
      </w:r>
      <w:r w:rsidRPr="00462199">
        <w:rPr>
          <w:i/>
          <w:iCs/>
        </w:rPr>
        <w:t>;</w:t>
      </w:r>
      <w:r w:rsidRPr="00462199">
        <w:t xml:space="preserve"> and</w:t>
      </w:r>
      <w:bookmarkEnd w:id="634"/>
    </w:p>
    <w:p w14:paraId="4ACCD4F8" w14:textId="4B72D9AF" w:rsidR="00D179D6" w:rsidRPr="00462199" w:rsidRDefault="00D179D6" w:rsidP="00344AC2">
      <w:pPr>
        <w:pStyle w:val="DefinitionsAshurst"/>
      </w:pPr>
      <w:bookmarkStart w:id="637" w:name="_Ref144111806"/>
      <w:r w:rsidRPr="00462199">
        <w:t xml:space="preserve">in circumstances in which the Producer is seeking to invoke the provisions of </w:t>
      </w:r>
      <w:r>
        <w:fldChar w:fldCharType="begin"/>
      </w:r>
      <w:r>
        <w:instrText xml:space="preserve"> REF _Ref144118020 \w \h </w:instrText>
      </w:r>
      <w:r>
        <w:fldChar w:fldCharType="separate"/>
      </w:r>
      <w:del w:id="638" w:author="Faqir, Sofia (Energy Security)" w:date="2023-11-12T19:47:00Z">
        <w:r w:rsidR="00E473FC">
          <w:delText>Part 8</w:delText>
        </w:r>
      </w:del>
      <w:r>
        <w:fldChar w:fldCharType="end"/>
      </w:r>
      <w:r w:rsidRPr="00462199">
        <w:t xml:space="preserve"> (</w:t>
      </w:r>
      <w:r w:rsidRPr="00462199">
        <w:rPr>
          <w:i/>
          <w:iCs/>
        </w:rPr>
        <w:t>Changes in Law</w:t>
      </w:r>
      <w:r w:rsidRPr="00462199">
        <w:t>), with which the Producer does in fact comply;</w:t>
      </w:r>
      <w:bookmarkEnd w:id="637"/>
    </w:p>
    <w:p w14:paraId="2F13022A" w14:textId="77777777" w:rsidR="00D179D6" w:rsidRPr="00462199" w:rsidRDefault="00D179D6" w:rsidP="005B3BB9">
      <w:pPr>
        <w:pStyle w:val="DefinitionsClauseAshurst"/>
      </w:pPr>
      <w:bookmarkStart w:id="639" w:name="_Ref144111807"/>
      <w:r w:rsidRPr="00462199">
        <w:rPr>
          <w:b/>
        </w:rPr>
        <w:t>"Directors' Certificate"</w:t>
      </w:r>
      <w:r w:rsidRPr="00462199">
        <w:t xml:space="preserve"> means a certificate signed by two (2) directors of the Producer or one (1) director of the Producer in the presence of a witness who attests the signature, such directors or director (as applicable) having made, and confirmed in the certificate as having made, all due and careful enquiries in relation to the information set out in such certificate (or set out in the notice, or enclosures or appendices to the notice, which such certificate is accompanying) and certifying that such information is in all material respects true, complete, accurate and not misleading, in each case by reference to the facts and circumstances then existing, provided that where any such information is provided by a third party that is not a holding company or subsidiary of the Producer or a Representative of any such party or the Producer and is marked as such, the certification of the director or directors (as applicable) of that information shall only extend to the certification that that information is in all material respects true, complete, accurate and not misleading to the best of their knowledge and belief having made all due and careful enquiries;</w:t>
      </w:r>
      <w:bookmarkEnd w:id="639"/>
    </w:p>
    <w:p w14:paraId="0746D775" w14:textId="77777777" w:rsidR="00D179D6" w:rsidRPr="00462199" w:rsidRDefault="00D179D6" w:rsidP="005B3BB9">
      <w:pPr>
        <w:pStyle w:val="DefinitionsClauseAshurst"/>
      </w:pPr>
      <w:bookmarkStart w:id="640" w:name="_Ref144111808"/>
      <w:r w:rsidRPr="00462199">
        <w:rPr>
          <w:b/>
        </w:rPr>
        <w:t>"Discontinuance Date"</w:t>
      </w:r>
      <w:r w:rsidRPr="00462199">
        <w:t xml:space="preserve"> shall have the meaning given to "User Discontinuance Date" in the CO</w:t>
      </w:r>
      <w:r w:rsidRPr="00462199">
        <w:rPr>
          <w:vertAlign w:val="subscript"/>
        </w:rPr>
        <w:t>2</w:t>
      </w:r>
      <w:r w:rsidRPr="00462199">
        <w:t xml:space="preserve"> CCS Network Code;</w:t>
      </w:r>
      <w:bookmarkEnd w:id="640"/>
    </w:p>
    <w:p w14:paraId="43C460F2" w14:textId="31573524" w:rsidR="00D179D6" w:rsidRPr="00462199" w:rsidRDefault="00D179D6" w:rsidP="005B3BB9">
      <w:pPr>
        <w:pStyle w:val="DefinitionsClauseAshurst"/>
      </w:pPr>
      <w:bookmarkStart w:id="641" w:name="_Ref144111809"/>
      <w:r w:rsidRPr="00462199">
        <w:rPr>
          <w:b/>
        </w:rPr>
        <w:t xml:space="preserve">"Discrete Consignment" </w:t>
      </w:r>
      <w:r w:rsidRPr="00462199">
        <w:t xml:space="preserve">has the meaning given to that term in paragraph </w:t>
      </w:r>
      <w:r>
        <w:fldChar w:fldCharType="begin"/>
      </w:r>
      <w:r>
        <w:instrText xml:space="preserve"> REF _Ref144115875 \w \h </w:instrText>
      </w:r>
      <w:r>
        <w:fldChar w:fldCharType="separate"/>
      </w:r>
      <w:del w:id="642"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64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641"/>
    </w:p>
    <w:p w14:paraId="5FC7FBA7" w14:textId="77777777" w:rsidR="00D179D6" w:rsidRPr="00462199" w:rsidRDefault="00D179D6" w:rsidP="005B3BB9">
      <w:pPr>
        <w:pStyle w:val="DefinitionsClauseAshurst"/>
      </w:pPr>
      <w:bookmarkStart w:id="644" w:name="_Ref144111810"/>
      <w:r w:rsidRPr="00462199">
        <w:rPr>
          <w:b/>
        </w:rPr>
        <w:t>"Discriminatory Change in Law"</w:t>
      </w:r>
      <w:r w:rsidRPr="00462199">
        <w:t xml:space="preserve"> means a Change in Law the terms of which specifically (and not merely indirectly or consequentially or by virtue of the disproportionate effect of any Change in Law that is of general application) apply to:</w:t>
      </w:r>
      <w:bookmarkEnd w:id="644"/>
    </w:p>
    <w:p w14:paraId="160E2A69" w14:textId="77777777" w:rsidR="00D179D6" w:rsidRPr="00462199" w:rsidRDefault="00D179D6" w:rsidP="00344AC2">
      <w:pPr>
        <w:pStyle w:val="DefinitionsAshurst"/>
      </w:pPr>
      <w:bookmarkStart w:id="645" w:name="_Ref144111811"/>
      <w:r w:rsidRPr="00462199">
        <w:t>the Project and not to the design, development, construction, completion, testing, commissioning, operation, maintenance and decommissioning of any other project;</w:t>
      </w:r>
      <w:bookmarkEnd w:id="645"/>
    </w:p>
    <w:p w14:paraId="387DB179" w14:textId="77777777" w:rsidR="00D179D6" w:rsidRPr="00462199" w:rsidRDefault="00D179D6" w:rsidP="00344AC2">
      <w:pPr>
        <w:pStyle w:val="DefinitionsAshurst"/>
      </w:pPr>
      <w:bookmarkStart w:id="646" w:name="_Ref144111812"/>
      <w:r w:rsidRPr="00462199">
        <w:t>the Facility and not to any other hydrogen production facility; or</w:t>
      </w:r>
      <w:bookmarkEnd w:id="646"/>
    </w:p>
    <w:p w14:paraId="490E32B1" w14:textId="77777777" w:rsidR="00D179D6" w:rsidRPr="00462199" w:rsidRDefault="00D179D6" w:rsidP="00344AC2">
      <w:pPr>
        <w:pStyle w:val="DefinitionsAshurst"/>
      </w:pPr>
      <w:bookmarkStart w:id="647" w:name="_Ref144111813"/>
      <w:r w:rsidRPr="00462199">
        <w:lastRenderedPageBreak/>
        <w:t>the Producer and not to any other person;</w:t>
      </w:r>
      <w:bookmarkEnd w:id="647"/>
    </w:p>
    <w:p w14:paraId="40BB91EF" w14:textId="77777777" w:rsidR="00D179D6" w:rsidRPr="00462199" w:rsidRDefault="00D179D6" w:rsidP="005B3BB9">
      <w:pPr>
        <w:pStyle w:val="DefinitionsClauseAshurst"/>
      </w:pPr>
      <w:bookmarkStart w:id="648" w:name="_Ref144111814"/>
      <w:r w:rsidRPr="00462199">
        <w:rPr>
          <w:b/>
        </w:rPr>
        <w:t>"Dispute"</w:t>
      </w:r>
      <w:r w:rsidRPr="00462199">
        <w:t xml:space="preserve"> means any dispute or claim in any way relating to or arising out of the LCHA or any other LCHA Document, whether contractual or non-contractual (and including any dispute or claim regarding: (i) their existence, negotiation, validity or enforceability; (ii) the performance or non-performance of a Party's obligations pursuant to them; or (iii) breach or termination of any of them);</w:t>
      </w:r>
      <w:bookmarkEnd w:id="648"/>
    </w:p>
    <w:p w14:paraId="76DA4B4C" w14:textId="799E7533" w:rsidR="00D179D6" w:rsidRPr="00462199" w:rsidRDefault="00D179D6" w:rsidP="005B3BB9">
      <w:pPr>
        <w:pStyle w:val="DefinitionsClauseAshurst"/>
      </w:pPr>
      <w:bookmarkStart w:id="649" w:name="_Ref144111815"/>
      <w:r w:rsidRPr="00462199">
        <w:rPr>
          <w:b/>
        </w:rPr>
        <w:t>"Dispute Information"</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_Ref144114921 \w \h </w:instrText>
      </w:r>
      <w:r w:rsidR="001848C7">
        <w:fldChar w:fldCharType="separate"/>
      </w:r>
      <w:del w:id="650" w:author="Faqir, Sofia (Energy Security)" w:date="2023-11-12T19:47:00Z">
        <w:r w:rsidR="00E473FC">
          <w:delText>58.7</w:delText>
        </w:r>
      </w:del>
      <w:r w:rsidR="001848C7">
        <w:fldChar w:fldCharType="end"/>
      </w:r>
      <w:r w:rsidRPr="00462199">
        <w:t xml:space="preserve"> (</w:t>
      </w:r>
      <w:r w:rsidRPr="00462199">
        <w:rPr>
          <w:i/>
        </w:rPr>
        <w:t>Outline of Dispute Resolution Procedure</w:t>
      </w:r>
      <w:r w:rsidRPr="00462199">
        <w:t>);</w:t>
      </w:r>
      <w:bookmarkEnd w:id="649"/>
    </w:p>
    <w:p w14:paraId="2F879BC5" w14:textId="4F031E89" w:rsidR="00D179D6" w:rsidRPr="00462199" w:rsidRDefault="00D179D6" w:rsidP="005B3BB9">
      <w:pPr>
        <w:pStyle w:val="DefinitionsClauseAshurst"/>
      </w:pPr>
      <w:bookmarkStart w:id="651" w:name="_Ref144111816"/>
      <w:r w:rsidRPr="00462199">
        <w:rPr>
          <w:b/>
        </w:rPr>
        <w:t>"Dispute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_Ref144114904 \w \h </w:instrText>
      </w:r>
      <w:r w:rsidR="001848C7">
        <w:fldChar w:fldCharType="separate"/>
      </w:r>
      <w:del w:id="652" w:author="Faqir, Sofia (Energy Security)" w:date="2023-11-12T19:47:00Z">
        <w:r w:rsidR="00E473FC">
          <w:delText>58.3</w:delText>
        </w:r>
      </w:del>
      <w:r w:rsidR="001848C7">
        <w:fldChar w:fldCharType="end"/>
      </w:r>
      <w:r w:rsidRPr="00462199">
        <w:rPr>
          <w:i/>
        </w:rPr>
        <w:t xml:space="preserve"> (Outline of Dispute Resolution Procedure</w:t>
      </w:r>
      <w:r w:rsidRPr="00462199">
        <w:t>);</w:t>
      </w:r>
      <w:bookmarkEnd w:id="651"/>
    </w:p>
    <w:p w14:paraId="006FA378" w14:textId="25486611" w:rsidR="00D179D6" w:rsidRPr="00462199" w:rsidRDefault="00D179D6" w:rsidP="005B3BB9">
      <w:pPr>
        <w:pStyle w:val="DefinitionsClauseAshurst"/>
      </w:pPr>
      <w:bookmarkStart w:id="653" w:name="_Ref144111817"/>
      <w:r w:rsidRPr="00462199">
        <w:rPr>
          <w:b/>
        </w:rPr>
        <w:t>"Dispute Resolution Procedure"</w:t>
      </w:r>
      <w:r w:rsidRPr="00462199">
        <w:t xml:space="preserve"> means the rules, obligations and procedures set out in </w:t>
      </w:r>
      <w:r>
        <w:fldChar w:fldCharType="begin"/>
      </w:r>
      <w:r>
        <w:instrText xml:space="preserve"> REF _Ref144118023 \w \h </w:instrText>
      </w:r>
      <w:r>
        <w:fldChar w:fldCharType="separate"/>
      </w:r>
      <w:del w:id="654" w:author="Faqir, Sofia (Energy Security)" w:date="2023-11-12T19:47:00Z">
        <w:r w:rsidR="00E473FC">
          <w:delText>Part 11</w:delText>
        </w:r>
      </w:del>
      <w:r>
        <w:fldChar w:fldCharType="end"/>
      </w:r>
      <w:r w:rsidRPr="00462199">
        <w:t xml:space="preserve"> (</w:t>
      </w:r>
      <w:r w:rsidRPr="00462199">
        <w:rPr>
          <w:i/>
        </w:rPr>
        <w:t>Dispute Resolution</w:t>
      </w:r>
      <w:r w:rsidRPr="00462199">
        <w:t xml:space="preserve">) including the Arbitration Procedure and the Expert Determination Procedure but excluding the provisions of </w:t>
      </w:r>
      <w:r w:rsidR="007248B2" w:rsidRPr="007248B2">
        <w:t>Condition</w:t>
      </w:r>
      <w:r w:rsidRPr="00462199">
        <w:t xml:space="preserve"> </w:t>
      </w:r>
      <w:r w:rsidR="001848C7">
        <w:fldChar w:fldCharType="begin"/>
      </w:r>
      <w:r w:rsidR="001848C7">
        <w:instrText xml:space="preserve"> REF _Ref144113741 \w \h </w:instrText>
      </w:r>
      <w:r w:rsidR="001848C7">
        <w:fldChar w:fldCharType="separate"/>
      </w:r>
      <w:del w:id="655" w:author="Faqir, Sofia (Energy Security)" w:date="2023-11-12T19:47:00Z">
        <w:r w:rsidR="00E473FC">
          <w:delText>23.5</w:delText>
        </w:r>
      </w:del>
      <w:r w:rsidR="001848C7">
        <w:fldChar w:fldCharType="end"/>
      </w:r>
      <w:r w:rsidRPr="00462199">
        <w:t xml:space="preserve"> (</w:t>
      </w:r>
      <w:r w:rsidRPr="00462199">
        <w:rPr>
          <w:i/>
        </w:rPr>
        <w:t>LCHA Technical Disputes</w:t>
      </w:r>
      <w:r w:rsidRPr="00462199">
        <w:t>);</w:t>
      </w:r>
      <w:bookmarkEnd w:id="653"/>
    </w:p>
    <w:p w14:paraId="64B6E07E" w14:textId="3E81DF57" w:rsidR="00D179D6" w:rsidRPr="00462199" w:rsidRDefault="00D179D6" w:rsidP="005B3BB9">
      <w:pPr>
        <w:pStyle w:val="DefinitionsClauseAshurst"/>
      </w:pPr>
      <w:bookmarkStart w:id="656" w:name="_Ref144111819"/>
      <w:r w:rsidRPr="00462199">
        <w:rPr>
          <w:b/>
        </w:rPr>
        <w:t>"</w:t>
      </w:r>
      <w:commentRangeStart w:id="657"/>
      <w:commentRangeStart w:id="658"/>
      <w:r w:rsidRPr="00462199">
        <w:rPr>
          <w:b/>
        </w:rPr>
        <w:t>Distribution Connection and Use of System Agreement</w:t>
      </w:r>
      <w:commentRangeEnd w:id="657"/>
      <w:r w:rsidR="00587945" w:rsidRPr="00462199">
        <w:rPr>
          <w:rStyle w:val="CommentReference"/>
          <w:rFonts w:ascii="Arial" w:hAnsi="Arial"/>
          <w:b/>
          <w:sz w:val="20"/>
          <w:szCs w:val="20"/>
        </w:rPr>
        <w:commentReference w:id="657"/>
      </w:r>
      <w:commentRangeEnd w:id="658"/>
      <w:r w:rsidR="00714FEE" w:rsidRPr="00462199">
        <w:rPr>
          <w:rStyle w:val="CommentReference"/>
          <w:rFonts w:ascii="Arial" w:hAnsi="Arial"/>
          <w:b/>
          <w:sz w:val="20"/>
          <w:szCs w:val="20"/>
        </w:rPr>
        <w:commentReference w:id="658"/>
      </w:r>
      <w:r w:rsidRPr="00462199">
        <w:rPr>
          <w:b/>
        </w:rPr>
        <w:t>"</w:t>
      </w:r>
      <w:r w:rsidRPr="00462199">
        <w:t xml:space="preserve"> means the agreement that a </w:t>
      </w:r>
      <w:r w:rsidR="00D06150" w:rsidRPr="00D06150">
        <w:t>Licensed Electricity Distributor</w:t>
      </w:r>
      <w:r w:rsidR="00D06150" w:rsidRPr="00D06150" w:rsidDel="00D06150">
        <w:t xml:space="preserve"> </w:t>
      </w:r>
      <w:r w:rsidRPr="00462199">
        <w:t xml:space="preserve">is required to prepare or maintain in force in a form approved by the Authority under Standard </w:t>
      </w:r>
      <w:r w:rsidR="007248B2" w:rsidRPr="007248B2">
        <w:t>Condition</w:t>
      </w:r>
      <w:r w:rsidRPr="00462199">
        <w:t xml:space="preserve"> 22 (</w:t>
      </w:r>
      <w:r w:rsidRPr="00462199">
        <w:rPr>
          <w:i/>
        </w:rPr>
        <w:t>Distribution Connection and Use of System Agreement</w:t>
      </w:r>
      <w:r w:rsidRPr="00462199">
        <w:t>) of a</w:t>
      </w:r>
      <w:r w:rsidR="008818CD">
        <w:t>n Electricity</w:t>
      </w:r>
      <w:r w:rsidRPr="00462199">
        <w:t xml:space="preserve"> Distribution Licence;</w:t>
      </w:r>
      <w:bookmarkEnd w:id="656"/>
    </w:p>
    <w:p w14:paraId="56CF317E" w14:textId="77777777" w:rsidR="00D179D6" w:rsidRPr="00462199" w:rsidRDefault="00D179D6" w:rsidP="005B3BB9">
      <w:pPr>
        <w:pStyle w:val="DefinitionsClauseAshurst"/>
      </w:pPr>
      <w:bookmarkStart w:id="659" w:name="_Ref144111820"/>
      <w:r w:rsidRPr="00462199">
        <w:rPr>
          <w:b/>
        </w:rPr>
        <w:t>"EA 1989"</w:t>
      </w:r>
      <w:r w:rsidRPr="00462199">
        <w:t xml:space="preserve"> means the Electricity Act 1989;</w:t>
      </w:r>
      <w:bookmarkEnd w:id="659"/>
    </w:p>
    <w:p w14:paraId="65AA81F1" w14:textId="77777777" w:rsidR="00D179D6" w:rsidRPr="00462199" w:rsidRDefault="00D179D6" w:rsidP="005B3BB9">
      <w:pPr>
        <w:pStyle w:val="DefinitionsClauseAshurst"/>
      </w:pPr>
      <w:bookmarkStart w:id="660" w:name="_Ref144111821"/>
      <w:r w:rsidRPr="00462199">
        <w:rPr>
          <w:b/>
        </w:rPr>
        <w:t>"EA 2013"</w:t>
      </w:r>
      <w:r w:rsidRPr="00462199">
        <w:t xml:space="preserve"> means the Energy Act 2013;</w:t>
      </w:r>
      <w:bookmarkEnd w:id="660"/>
    </w:p>
    <w:p w14:paraId="5947EC37" w14:textId="6B18A498" w:rsidR="00D179D6" w:rsidRPr="00462199" w:rsidRDefault="00D179D6" w:rsidP="005B3BB9">
      <w:pPr>
        <w:pStyle w:val="DefinitionsClauseAshurst"/>
      </w:pPr>
      <w:bookmarkStart w:id="661" w:name="_Ref144111822"/>
      <w:r w:rsidRPr="00462199">
        <w:rPr>
          <w:b/>
        </w:rPr>
        <w:t>"EA 2023"</w:t>
      </w:r>
      <w:r w:rsidRPr="00462199">
        <w:t xml:space="preserve"> means the Energy Act 2023;</w:t>
      </w:r>
      <w:bookmarkEnd w:id="661"/>
    </w:p>
    <w:p w14:paraId="373DE8E0" w14:textId="77777777" w:rsidR="00D179D6" w:rsidRPr="00462199" w:rsidRDefault="00D179D6" w:rsidP="005B3BB9">
      <w:pPr>
        <w:pStyle w:val="DefinitionsClauseAshurst"/>
      </w:pPr>
      <w:bookmarkStart w:id="662" w:name="_Ref144111823"/>
      <w:r w:rsidRPr="00462199">
        <w:rPr>
          <w:b/>
        </w:rPr>
        <w:t>"Economic Regulator"</w:t>
      </w:r>
      <w:r w:rsidRPr="00462199">
        <w:t xml:space="preserve"> means the independent economic regulator of the economic regulatory regime for the CO</w:t>
      </w:r>
      <w:r w:rsidRPr="00462199">
        <w:rPr>
          <w:vertAlign w:val="subscript"/>
        </w:rPr>
        <w:t>2</w:t>
      </w:r>
      <w:r w:rsidRPr="00462199">
        <w:t xml:space="preserve"> T&amp;S Network;</w:t>
      </w:r>
      <w:bookmarkEnd w:id="662"/>
    </w:p>
    <w:p w14:paraId="5D1BAC9E" w14:textId="658066AD" w:rsidR="00D179D6" w:rsidRPr="00462199" w:rsidRDefault="00D179D6" w:rsidP="005B3BB9">
      <w:pPr>
        <w:pStyle w:val="DefinitionsClauseAshurst"/>
      </w:pPr>
      <w:bookmarkStart w:id="663" w:name="_Ref144111824"/>
      <w:r w:rsidRPr="00462199">
        <w:rPr>
          <w:b/>
        </w:rPr>
        <w:t>"Effective Projected Production"</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_Ref144114458 \w \h </w:instrText>
      </w:r>
      <w:r w:rsidR="001848C7">
        <w:fldChar w:fldCharType="separate"/>
      </w:r>
      <w:del w:id="664" w:author="Faqir, Sofia (Energy Security)" w:date="2023-11-12T19:47:00Z">
        <w:r w:rsidR="00E473FC">
          <w:delText>43.33</w:delText>
        </w:r>
      </w:del>
      <w:r w:rsidR="001848C7">
        <w:fldChar w:fldCharType="end"/>
      </w:r>
      <w:r w:rsidRPr="00462199">
        <w:t xml:space="preserve"> (</w:t>
      </w:r>
      <w:r w:rsidRPr="00462199">
        <w:rPr>
          <w:i/>
        </w:rPr>
        <w:t>Additional calculations: Effective Projected Production and Estimated Facility Production</w:t>
      </w:r>
      <w:r w:rsidRPr="00462199">
        <w:t>);</w:t>
      </w:r>
      <w:bookmarkEnd w:id="663"/>
    </w:p>
    <w:p w14:paraId="09BA2209" w14:textId="09EFE626" w:rsidR="00D179D6" w:rsidRPr="00462199" w:rsidRDefault="00D179D6" w:rsidP="005B3BB9">
      <w:pPr>
        <w:pStyle w:val="DefinitionsClauseAshurst"/>
      </w:pPr>
      <w:bookmarkStart w:id="665" w:name="_Ref144111825"/>
      <w:r w:rsidRPr="00462199">
        <w:rPr>
          <w:b/>
        </w:rPr>
        <w:t>"Effective Remaining Production"</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_Ref144114454 \w \h </w:instrText>
      </w:r>
      <w:r w:rsidR="001848C7">
        <w:fldChar w:fldCharType="separate"/>
      </w:r>
      <w:del w:id="666" w:author="Faqir, Sofia (Energy Security)" w:date="2023-11-12T19:47:00Z">
        <w:r w:rsidR="00E473FC">
          <w:delText>43.31</w:delText>
        </w:r>
      </w:del>
      <w:r w:rsidR="001848C7">
        <w:fldChar w:fldCharType="end"/>
      </w:r>
      <w:r w:rsidRPr="00462199">
        <w:t xml:space="preserve"> (</w:t>
      </w:r>
      <w:r w:rsidRPr="00462199">
        <w:rPr>
          <w:i/>
        </w:rPr>
        <w:t>QCiL Operations Cessation Event Payment</w:t>
      </w:r>
      <w:r w:rsidRPr="00462199">
        <w:t>);</w:t>
      </w:r>
      <w:bookmarkEnd w:id="665"/>
    </w:p>
    <w:p w14:paraId="44B877AE" w14:textId="77777777" w:rsidR="00D179D6" w:rsidRPr="00462199" w:rsidRDefault="00D179D6" w:rsidP="005B3BB9">
      <w:pPr>
        <w:pStyle w:val="DefinitionsClauseAshurst"/>
      </w:pPr>
      <w:bookmarkStart w:id="667" w:name="_Ref144111826"/>
      <w:r w:rsidRPr="00462199">
        <w:rPr>
          <w:b/>
        </w:rPr>
        <w:t>"EII Exemption Regulations"</w:t>
      </w:r>
      <w:r w:rsidRPr="00462199">
        <w:t xml:space="preserve"> means the regulations made pursuant to the EA 2013 and EA 1989 which make provision for certain Electricity Suppliers to exclude electricity supplied to specified energy intensive industrial users from the calculation of such Electricity Suppliers' liabilities under the Supplier Obligation Regulations;</w:t>
      </w:r>
      <w:bookmarkEnd w:id="667"/>
    </w:p>
    <w:p w14:paraId="73D421D4" w14:textId="77777777" w:rsidR="00D179D6" w:rsidRPr="00462199" w:rsidRDefault="00D179D6" w:rsidP="005B3BB9">
      <w:pPr>
        <w:pStyle w:val="DefinitionsClauseAshurst"/>
      </w:pPr>
      <w:bookmarkStart w:id="668" w:name="_Ref144111827"/>
      <w:r w:rsidRPr="00462199">
        <w:rPr>
          <w:b/>
        </w:rPr>
        <w:t xml:space="preserve">"EII Subsidy Intensity Threshold" </w:t>
      </w:r>
      <w:r w:rsidRPr="00462199">
        <w:t>means the eighty-five per cent (85%) maximum subsidy intensity threshold specified in the EII Exemption Regulations as at the Agreement Date;</w:t>
      </w:r>
      <w:bookmarkEnd w:id="668"/>
    </w:p>
    <w:p w14:paraId="2C22B721" w14:textId="77777777" w:rsidR="00D179D6" w:rsidRPr="00462199" w:rsidRDefault="00D179D6" w:rsidP="005B3BB9">
      <w:pPr>
        <w:pStyle w:val="DefinitionsClauseAshurst"/>
      </w:pPr>
      <w:bookmarkStart w:id="669" w:name="_Ref144111828"/>
      <w:r w:rsidRPr="00462199">
        <w:rPr>
          <w:b/>
        </w:rPr>
        <w:t>"EII Subsidy Intensity Threshold Decrease Change in Law"</w:t>
      </w:r>
      <w:r w:rsidRPr="00462199">
        <w:t xml:space="preserve"> means a Change in Law which results in a decrease to the EII Subsidy Intensity Threshold as it relates to the charges attributable to the supplier liabilities specified in the EII Exemption Regulations as at the Agreement Date;</w:t>
      </w:r>
      <w:bookmarkEnd w:id="669"/>
    </w:p>
    <w:p w14:paraId="4AD8433B" w14:textId="42EB8BFB" w:rsidR="00D179D6" w:rsidRPr="00462199" w:rsidRDefault="00D179D6" w:rsidP="005B3BB9">
      <w:pPr>
        <w:pStyle w:val="DefinitionsClauseAshurst"/>
      </w:pPr>
      <w:bookmarkStart w:id="670" w:name="_Ref144111829"/>
      <w:commentRangeStart w:id="671"/>
      <w:commentRangeStart w:id="672"/>
      <w:commentRangeStart w:id="673"/>
      <w:r w:rsidRPr="00462199">
        <w:rPr>
          <w:b/>
        </w:rPr>
        <w:t xml:space="preserve">"EII TNUoS Charges Exemption Change in Law" </w:t>
      </w:r>
      <w:r w:rsidRPr="00462199">
        <w:t>means a Change in Law which results in Electricity Suppliers being exempt from the obligation to pay all or a proportion of their TNUoS Charges under a scheme which is in the nature of, or similar to, the exemption scheme established by the EII Exemption Regulations;</w:t>
      </w:r>
      <w:bookmarkEnd w:id="670"/>
      <w:commentRangeEnd w:id="671"/>
      <w:r w:rsidR="0039297C" w:rsidRPr="00462199">
        <w:rPr>
          <w:rStyle w:val="CommentReference"/>
          <w:rFonts w:ascii="Arial" w:hAnsi="Arial"/>
          <w:sz w:val="20"/>
          <w:szCs w:val="20"/>
        </w:rPr>
        <w:commentReference w:id="671"/>
      </w:r>
      <w:commentRangeEnd w:id="672"/>
      <w:r w:rsidR="001D5FC7" w:rsidRPr="00462199">
        <w:rPr>
          <w:rStyle w:val="CommentReference"/>
          <w:rFonts w:ascii="Arial" w:hAnsi="Arial"/>
          <w:sz w:val="20"/>
          <w:szCs w:val="20"/>
        </w:rPr>
        <w:commentReference w:id="672"/>
      </w:r>
      <w:commentRangeEnd w:id="673"/>
      <w:r w:rsidR="0083154D" w:rsidRPr="00462199">
        <w:rPr>
          <w:rStyle w:val="CommentReference"/>
          <w:rFonts w:ascii="Arial" w:hAnsi="Arial"/>
          <w:sz w:val="20"/>
          <w:szCs w:val="20"/>
        </w:rPr>
        <w:commentReference w:id="673"/>
      </w:r>
    </w:p>
    <w:p w14:paraId="65980AE5" w14:textId="77777777" w:rsidR="00D179D6" w:rsidRPr="00462199" w:rsidRDefault="00D179D6" w:rsidP="005B3BB9">
      <w:pPr>
        <w:pStyle w:val="DefinitionsClauseAshurst"/>
      </w:pPr>
      <w:bookmarkStart w:id="674" w:name="_Ref144111830"/>
      <w:r w:rsidRPr="00462199">
        <w:rPr>
          <w:b/>
        </w:rPr>
        <w:lastRenderedPageBreak/>
        <w:t>"EIR"</w:t>
      </w:r>
      <w:r w:rsidRPr="00462199">
        <w:t xml:space="preserve"> means the Environmental Information Regulations 2004, together with (where the context requires) any guidance and/or codes of practice issued by the Information Commissioner or relevant Crown Body in relation to such legislation;</w:t>
      </w:r>
      <w:bookmarkEnd w:id="674"/>
    </w:p>
    <w:p w14:paraId="460DF747" w14:textId="1BD755B0" w:rsidR="008818CD" w:rsidRPr="00462199" w:rsidRDefault="008818CD" w:rsidP="008818CD">
      <w:pPr>
        <w:pStyle w:val="DefinitionsClauseAshurst"/>
      </w:pPr>
      <w:bookmarkStart w:id="675" w:name="_Ref144111831"/>
      <w:r w:rsidRPr="00462199">
        <w:rPr>
          <w:b/>
        </w:rPr>
        <w:t>"</w:t>
      </w:r>
      <w:commentRangeStart w:id="676"/>
      <w:r>
        <w:rPr>
          <w:b/>
        </w:rPr>
        <w:t xml:space="preserve">Electricity </w:t>
      </w:r>
      <w:r w:rsidRPr="00462199">
        <w:rPr>
          <w:b/>
        </w:rPr>
        <w:t>Distribution Code</w:t>
      </w:r>
      <w:commentRangeEnd w:id="676"/>
      <w:r w:rsidR="003F7D5D" w:rsidRPr="00462199">
        <w:rPr>
          <w:rStyle w:val="CommentReference"/>
          <w:rFonts w:ascii="Arial" w:hAnsi="Arial"/>
          <w:b/>
          <w:sz w:val="20"/>
          <w:szCs w:val="20"/>
        </w:rPr>
        <w:commentReference w:id="676"/>
      </w:r>
      <w:r w:rsidRPr="00462199">
        <w:rPr>
          <w:b/>
        </w:rPr>
        <w:t>"</w:t>
      </w:r>
      <w:r w:rsidRPr="00462199">
        <w:t xml:space="preserve"> means the distribution code that a </w:t>
      </w:r>
      <w:r w:rsidRPr="00D06150">
        <w:t>Licensed Electricity Distributor</w:t>
      </w:r>
      <w:r w:rsidRPr="00D06150" w:rsidDel="00D06150">
        <w:t xml:space="preserve"> </w:t>
      </w:r>
      <w:r w:rsidRPr="00462199">
        <w:t xml:space="preserve">is required to prepare or maintain in force in a form approved by the Authority pursuant to Standard </w:t>
      </w:r>
      <w:r w:rsidRPr="007248B2">
        <w:t>Condition</w:t>
      </w:r>
      <w:r w:rsidRPr="00462199">
        <w:t> </w:t>
      </w:r>
      <w:r>
        <w:t>21</w:t>
      </w:r>
      <w:r w:rsidRPr="00462199">
        <w:t xml:space="preserve"> (</w:t>
      </w:r>
      <w:r w:rsidRPr="008818CD">
        <w:rPr>
          <w:iCs/>
        </w:rPr>
        <w:t>Distribution Code</w:t>
      </w:r>
      <w:r w:rsidRPr="00462199">
        <w:t>) of a</w:t>
      </w:r>
      <w:r>
        <w:t>n Electricity</w:t>
      </w:r>
      <w:r w:rsidRPr="00462199">
        <w:t xml:space="preserve"> Distribution Licence;</w:t>
      </w:r>
    </w:p>
    <w:p w14:paraId="2B420A89" w14:textId="47D6E5A5" w:rsidR="008818CD" w:rsidRPr="008818CD" w:rsidRDefault="008818CD" w:rsidP="008818CD">
      <w:pPr>
        <w:pStyle w:val="DefinitionsClauseAshurst"/>
      </w:pPr>
      <w:r w:rsidRPr="008818CD">
        <w:rPr>
          <w:b/>
        </w:rPr>
        <w:t xml:space="preserve">"Electricity Distribution Licence" </w:t>
      </w:r>
      <w:r w:rsidRPr="008818CD">
        <w:rPr>
          <w:bCs/>
        </w:rPr>
        <w:t xml:space="preserve">means a licence granted or treated as granted pursuant to section 6(1)(c) of the EA 1989; </w:t>
      </w:r>
    </w:p>
    <w:p w14:paraId="14E6D294" w14:textId="21789D94" w:rsidR="00D179D6" w:rsidRPr="00462199" w:rsidRDefault="00D179D6" w:rsidP="008818CD">
      <w:pPr>
        <w:pStyle w:val="DefinitionsClauseAshurst"/>
      </w:pPr>
      <w:r w:rsidRPr="00462199">
        <w:rPr>
          <w:b/>
        </w:rPr>
        <w:t>"Electricity Distribution System"</w:t>
      </w:r>
      <w:r w:rsidRPr="00462199">
        <w:t xml:space="preserve"> has the meaning given to that term in section 4(4) of the EA 1989 and/or section 3 of the Electricity Order as applicable;</w:t>
      </w:r>
      <w:bookmarkEnd w:id="675"/>
    </w:p>
    <w:p w14:paraId="76293401" w14:textId="41202085" w:rsidR="00D179D6" w:rsidRPr="00462199" w:rsidRDefault="00D179D6" w:rsidP="005B3BB9">
      <w:pPr>
        <w:pStyle w:val="DefinitionsClauseAshurst"/>
      </w:pPr>
      <w:bookmarkStart w:id="677" w:name="_Ref144111832"/>
      <w:r w:rsidRPr="00462199">
        <w:rPr>
          <w:b/>
        </w:rPr>
        <w:t xml:space="preserve">"Electricity Metering Dispute" </w:t>
      </w:r>
      <w:r w:rsidRPr="00462199">
        <w:t xml:space="preserve">means a dispute or part of a dispute which relates to the calculation of the Measured Electricity Input, the Measured Electricity Generator Output, the Measured Electricity </w:t>
      </w:r>
      <w:r w:rsidR="00865256">
        <w:t xml:space="preserve">Storage System </w:t>
      </w:r>
      <w:r w:rsidRPr="00462199">
        <w:t xml:space="preserve">Charging Input and/or the Measured </w:t>
      </w:r>
      <w:r w:rsidR="00865256">
        <w:t>Electricity Storage System Discharge</w:t>
      </w:r>
      <w:r w:rsidRPr="00462199">
        <w:t xml:space="preserve"> Output;</w:t>
      </w:r>
      <w:bookmarkEnd w:id="677"/>
    </w:p>
    <w:p w14:paraId="25BD0C11" w14:textId="77777777" w:rsidR="00D179D6" w:rsidRPr="00462199" w:rsidRDefault="00D179D6" w:rsidP="005B3BB9">
      <w:pPr>
        <w:pStyle w:val="DefinitionsClauseAshurst"/>
      </w:pPr>
      <w:bookmarkStart w:id="678" w:name="_Ref144111833"/>
      <w:r w:rsidRPr="00462199">
        <w:t>"</w:t>
      </w:r>
      <w:r w:rsidRPr="00462199">
        <w:rPr>
          <w:b/>
        </w:rPr>
        <w:t>Electricity Order</w:t>
      </w:r>
      <w:r w:rsidRPr="00462199">
        <w:t>" means the Electricity (Northern Ireland) Order 1992;</w:t>
      </w:r>
      <w:bookmarkEnd w:id="678"/>
    </w:p>
    <w:p w14:paraId="6084ABD6" w14:textId="77777777" w:rsidR="00D179D6" w:rsidRPr="00462199" w:rsidRDefault="00D179D6" w:rsidP="005B3BB9">
      <w:pPr>
        <w:pStyle w:val="DefinitionsClauseAshurst"/>
      </w:pPr>
      <w:bookmarkStart w:id="679" w:name="_Ref144111834"/>
      <w:r w:rsidRPr="00462199">
        <w:rPr>
          <w:b/>
        </w:rPr>
        <w:t xml:space="preserve">"Electricity Supplier" </w:t>
      </w:r>
      <w:r w:rsidRPr="00462199">
        <w:t>has the meaning given to that term in section 9(10) of the EA 2013;</w:t>
      </w:r>
      <w:bookmarkEnd w:id="679"/>
    </w:p>
    <w:p w14:paraId="5CC10B67" w14:textId="77777777" w:rsidR="00D179D6" w:rsidRPr="00462199" w:rsidRDefault="00D179D6" w:rsidP="005B3BB9">
      <w:pPr>
        <w:pStyle w:val="DefinitionsClauseAshurst"/>
      </w:pPr>
      <w:bookmarkStart w:id="680" w:name="_Ref144111835"/>
      <w:r w:rsidRPr="00462199">
        <w:rPr>
          <w:b/>
        </w:rPr>
        <w:t>"Electricity Transmission Licence"</w:t>
      </w:r>
      <w:r w:rsidRPr="00462199">
        <w:t xml:space="preserve"> means an electricity transmission licence granted or treated as granted pursuant to section 6(1)(b) of the EA 1989 and/or section 10(1)(b) of the Electricity Order (as applicable) that authorises a person to transmit electricity;</w:t>
      </w:r>
      <w:bookmarkEnd w:id="680"/>
    </w:p>
    <w:p w14:paraId="74DF6660" w14:textId="77777777" w:rsidR="00D179D6" w:rsidRPr="00462199" w:rsidRDefault="00D179D6" w:rsidP="005B3BB9">
      <w:pPr>
        <w:pStyle w:val="DefinitionsClauseAshurst"/>
      </w:pPr>
      <w:bookmarkStart w:id="681" w:name="_Ref144111836"/>
      <w:r w:rsidRPr="00462199">
        <w:rPr>
          <w:b/>
        </w:rPr>
        <w:t>"Electricity Transmission Licensee"</w:t>
      </w:r>
      <w:r w:rsidRPr="00462199">
        <w:t xml:space="preserve"> means any person who is authorised by an Electricity Transmission Licence to transmit electricity, acting in that capacity;</w:t>
      </w:r>
      <w:bookmarkEnd w:id="681"/>
    </w:p>
    <w:p w14:paraId="396769A9" w14:textId="77777777" w:rsidR="00D179D6" w:rsidRPr="00462199" w:rsidRDefault="00D179D6" w:rsidP="005B3BB9">
      <w:pPr>
        <w:pStyle w:val="DefinitionsClauseAshurst"/>
      </w:pPr>
      <w:bookmarkStart w:id="682" w:name="_Ref144111837"/>
      <w:r w:rsidRPr="00462199">
        <w:t>"</w:t>
      </w:r>
      <w:r w:rsidRPr="00462199">
        <w:rPr>
          <w:b/>
        </w:rPr>
        <w:t>Electricity Transmission System</w:t>
      </w:r>
      <w:r w:rsidRPr="00462199">
        <w:t>" means those parts of the UK Transmission System that are owned or operated by an Electricity Transmission Licensee within the transmission area specified in its Electricity Transmission Licence;</w:t>
      </w:r>
      <w:bookmarkEnd w:id="682"/>
    </w:p>
    <w:p w14:paraId="4F4D4ABD" w14:textId="324558E8" w:rsidR="00D179D6" w:rsidRPr="00462199" w:rsidRDefault="00D179D6" w:rsidP="005B3BB9">
      <w:pPr>
        <w:pStyle w:val="DefinitionsClauseAshurst"/>
      </w:pPr>
      <w:bookmarkStart w:id="683" w:name="_Ref144111838"/>
      <w:r w:rsidRPr="00462199">
        <w:rPr>
          <w:b/>
        </w:rPr>
        <w:t>"Electricity Transmission System Operator"</w:t>
      </w:r>
      <w:r w:rsidRPr="00462199">
        <w:t xml:space="preserve"> means the holder of an Electricity Transmission Licence, in relation to which licence the Authority or any Secretary of State, where appropriate, has issued a Section C (system operator standard </w:t>
      </w:r>
      <w:r w:rsidR="007248B2" w:rsidRPr="007248B2">
        <w:t>condition</w:t>
      </w:r>
      <w:r w:rsidRPr="00462199">
        <w:t>s) Direction and/or the holder of an Electricity Transmission Licence granted under Article 10(1)(b) of the Order to SONI Limited (a body corporate registered in Northern Ireland under company number N1038715) on 3 July 2007. Direction in accordance with such licence and where that direction remains in effect, acting in that capacity;</w:t>
      </w:r>
      <w:bookmarkEnd w:id="683"/>
    </w:p>
    <w:p w14:paraId="63392666" w14:textId="77777777" w:rsidR="00D179D6" w:rsidRPr="00462199" w:rsidRDefault="00D179D6" w:rsidP="005B3BB9">
      <w:pPr>
        <w:pStyle w:val="DefinitionsClauseAshurst"/>
      </w:pPr>
      <w:bookmarkStart w:id="684" w:name="_Ref144111839"/>
      <w:r w:rsidRPr="00462199">
        <w:rPr>
          <w:b/>
        </w:rPr>
        <w:t>"Electrolytic Facility"</w:t>
      </w:r>
      <w:r w:rsidRPr="00462199">
        <w:t xml:space="preserve"> means a Hydrogen Production Plant which deploys Electrolytic Technology and </w:t>
      </w:r>
      <w:r w:rsidRPr="00462199">
        <w:rPr>
          <w:b/>
        </w:rPr>
        <w:t>"Electrolytic Facilities"</w:t>
      </w:r>
      <w:r w:rsidRPr="00462199">
        <w:t xml:space="preserve"> shall be construed accordingly;</w:t>
      </w:r>
      <w:bookmarkEnd w:id="684"/>
    </w:p>
    <w:p w14:paraId="22830CEB" w14:textId="77777777" w:rsidR="00D179D6" w:rsidRPr="00462199" w:rsidRDefault="00D179D6" w:rsidP="005B3BB9">
      <w:pPr>
        <w:pStyle w:val="DefinitionsClauseAshurst"/>
      </w:pPr>
      <w:bookmarkStart w:id="685" w:name="_Ref144111840"/>
      <w:r w:rsidRPr="00462199">
        <w:rPr>
          <w:b/>
        </w:rPr>
        <w:t>"Electrolytic Technology"</w:t>
      </w:r>
      <w:r w:rsidRPr="00462199">
        <w:t xml:space="preserve"> has the meaning given to that term in the Agreement;</w:t>
      </w:r>
      <w:bookmarkEnd w:id="685"/>
    </w:p>
    <w:p w14:paraId="18936280" w14:textId="308EDB96" w:rsidR="00D179D6" w:rsidRPr="00462199" w:rsidRDefault="00D179D6" w:rsidP="005B3BB9">
      <w:pPr>
        <w:pStyle w:val="DefinitionsClauseAshurst"/>
      </w:pPr>
      <w:bookmarkStart w:id="686" w:name="_Ref144111841"/>
      <w:r w:rsidRPr="00462199">
        <w:rPr>
          <w:b/>
        </w:rPr>
        <w:t>"Eligible Carbon Cost Protection Emissions"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687"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688"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686"/>
    </w:p>
    <w:p w14:paraId="693674C8" w14:textId="3217C75D" w:rsidR="00D179D6" w:rsidRPr="00462199" w:rsidRDefault="00D179D6" w:rsidP="005B3BB9">
      <w:pPr>
        <w:pStyle w:val="DefinitionsClauseAshurst"/>
      </w:pPr>
      <w:bookmarkStart w:id="689" w:name="_Ref144111842"/>
      <w:r w:rsidRPr="00462199">
        <w:rPr>
          <w:b/>
        </w:rPr>
        <w:t>"Eligible Emissions Factor"</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690"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691"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689"/>
    </w:p>
    <w:p w14:paraId="692B03E8" w14:textId="4660B16C" w:rsidR="00D179D6" w:rsidRPr="00462199" w:rsidRDefault="00D179D6" w:rsidP="005B3BB9">
      <w:pPr>
        <w:pStyle w:val="DefinitionsClauseAshurst"/>
      </w:pPr>
      <w:bookmarkStart w:id="692" w:name="_Ref144111843"/>
      <w:r w:rsidRPr="00462199">
        <w:rPr>
          <w:b/>
        </w:rPr>
        <w:t>"Eligible PPA"</w:t>
      </w:r>
      <w:r w:rsidRPr="00462199">
        <w:t xml:space="preserve"> has the meaning given to that term in paragraph </w:t>
      </w:r>
      <w:r>
        <w:fldChar w:fldCharType="begin"/>
      </w:r>
      <w:r>
        <w:instrText xml:space="preserve"> REF _Ref144115875 \w \h </w:instrText>
      </w:r>
      <w:r>
        <w:fldChar w:fldCharType="separate"/>
      </w:r>
      <w:del w:id="693"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694"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692"/>
    </w:p>
    <w:p w14:paraId="3241C0A9" w14:textId="5F41DC24" w:rsidR="00D179D6" w:rsidRPr="00462199" w:rsidRDefault="00D179D6" w:rsidP="002D4185">
      <w:pPr>
        <w:pStyle w:val="DefinitionsClauseAshurst"/>
      </w:pPr>
      <w:bookmarkStart w:id="695" w:name="_Ref144111844"/>
      <w:r w:rsidRPr="00462199">
        <w:rPr>
          <w:b/>
        </w:rPr>
        <w:lastRenderedPageBreak/>
        <w:t>"Eligible Producer"</w:t>
      </w:r>
      <w:r w:rsidRPr="00462199">
        <w:t xml:space="preserve"> has the meaning given to that term in the </w:t>
      </w:r>
      <w:commentRangeStart w:id="696"/>
      <w:commentRangeStart w:id="697"/>
      <w:r w:rsidRPr="00462199">
        <w:t>[</w:t>
      </w:r>
      <w:r w:rsidRPr="00035FBB">
        <w:fldChar w:fldCharType="begin"/>
      </w:r>
      <w:r w:rsidRPr="00035FBB">
        <w:instrText xml:space="preserve"> SYMBOL 108\f wingdings \s11\h \* MERGEFORMAT </w:instrText>
      </w:r>
      <w:r w:rsidRPr="00035FBB">
        <w:fldChar w:fldCharType="end"/>
      </w:r>
      <w:r w:rsidRPr="00462199">
        <w:t>];</w:t>
      </w:r>
      <w:bookmarkStart w:id="698" w:name="_Ref144117891"/>
      <w:r w:rsidRPr="00462199">
        <w:rPr>
          <w:rStyle w:val="FootnoteReference"/>
        </w:rPr>
        <w:footnoteReference w:id="27"/>
      </w:r>
      <w:bookmarkEnd w:id="695"/>
      <w:bookmarkEnd w:id="698"/>
      <w:commentRangeEnd w:id="696"/>
      <w:r w:rsidR="00F64F4D" w:rsidRPr="00462199">
        <w:rPr>
          <w:rStyle w:val="CommentReference"/>
          <w:rFonts w:ascii="Arial" w:hAnsi="Arial"/>
          <w:sz w:val="20"/>
          <w:szCs w:val="20"/>
        </w:rPr>
        <w:commentReference w:id="696"/>
      </w:r>
      <w:commentRangeEnd w:id="697"/>
      <w:r w:rsidR="00D312E2" w:rsidRPr="00462199">
        <w:rPr>
          <w:rStyle w:val="CommentReference"/>
          <w:rFonts w:ascii="Arial" w:hAnsi="Arial"/>
          <w:sz w:val="20"/>
          <w:szCs w:val="20"/>
        </w:rPr>
        <w:commentReference w:id="697"/>
      </w:r>
    </w:p>
    <w:p w14:paraId="1F88E405" w14:textId="77112E01" w:rsidR="00D179D6" w:rsidRPr="00462199" w:rsidRDefault="00D179D6" w:rsidP="005B3BB9">
      <w:pPr>
        <w:pStyle w:val="DefinitionsClauseAshurst"/>
      </w:pPr>
      <w:bookmarkStart w:id="699" w:name="_Ref144111845"/>
      <w:r w:rsidRPr="00462199">
        <w:rPr>
          <w:b/>
        </w:rPr>
        <w:t>"Emission Category"</w:t>
      </w:r>
      <w:r w:rsidRPr="00462199">
        <w:t xml:space="preserve"> has the meaning given to that term in paragraph </w:t>
      </w:r>
      <w:r>
        <w:fldChar w:fldCharType="begin"/>
      </w:r>
      <w:r>
        <w:instrText xml:space="preserve"> REF _Ref144115875 \w \h </w:instrText>
      </w:r>
      <w:r>
        <w:fldChar w:fldCharType="separate"/>
      </w:r>
      <w:del w:id="700"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701"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699"/>
    </w:p>
    <w:p w14:paraId="61A05860" w14:textId="77777777" w:rsidR="00D179D6" w:rsidRPr="00462199" w:rsidRDefault="00D179D6" w:rsidP="005B3BB9">
      <w:pPr>
        <w:pStyle w:val="DefinitionsClauseAshurst"/>
      </w:pPr>
      <w:bookmarkStart w:id="702" w:name="_Ref144111846"/>
      <w:r w:rsidRPr="00462199">
        <w:t>"</w:t>
      </w:r>
      <w:r w:rsidRPr="00462199">
        <w:rPr>
          <w:b/>
        </w:rPr>
        <w:t>Emissions Data</w:t>
      </w:r>
      <w:r w:rsidRPr="00462199">
        <w:t>" means all the data required to demonstrate compliance with the LCHS;</w:t>
      </w:r>
      <w:bookmarkEnd w:id="702"/>
    </w:p>
    <w:p w14:paraId="5F6B3C6E" w14:textId="77777777" w:rsidR="00D179D6" w:rsidRPr="00462199" w:rsidRDefault="00D179D6" w:rsidP="005B3BB9">
      <w:pPr>
        <w:pStyle w:val="DefinitionsClauseAshurst"/>
      </w:pPr>
      <w:bookmarkStart w:id="703" w:name="_Ref144111847"/>
      <w:r w:rsidRPr="00462199">
        <w:rPr>
          <w:b/>
        </w:rPr>
        <w:t>"Environment Agencies"</w:t>
      </w:r>
      <w:r w:rsidRPr="00462199">
        <w:t xml:space="preserve"> means: (i) the Environment Agency in England; (ii) Natural Resources Wales; (iii) the Scottish Environment Protection Agency; and (iv) the Northern Ireland Environment Agency;</w:t>
      </w:r>
      <w:bookmarkEnd w:id="703"/>
    </w:p>
    <w:p w14:paraId="2FFA34D5" w14:textId="691EC962" w:rsidR="00D179D6" w:rsidRPr="00462199" w:rsidRDefault="00D179D6" w:rsidP="005B3BB9">
      <w:pPr>
        <w:pStyle w:val="DefinitionsClauseAshurst"/>
      </w:pPr>
      <w:bookmarkStart w:id="704" w:name="_Ref144111848"/>
      <w:r w:rsidRPr="00462199">
        <w:rPr>
          <w:b/>
        </w:rPr>
        <w:t>"Estimated Capacity Amount"</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_Ref144114463 \w \h </w:instrText>
      </w:r>
      <w:r w:rsidR="001848C7">
        <w:fldChar w:fldCharType="separate"/>
      </w:r>
      <w:del w:id="705" w:author="Faqir, Sofia (Energy Security)" w:date="2023-11-12T19:47:00Z">
        <w:r w:rsidR="00E473FC">
          <w:delText>43.35</w:delText>
        </w:r>
      </w:del>
      <w:r w:rsidR="001848C7">
        <w:fldChar w:fldCharType="end"/>
      </w:r>
      <w:r w:rsidRPr="00462199">
        <w:t xml:space="preserve"> (</w:t>
      </w:r>
      <w:r w:rsidRPr="00462199">
        <w:rPr>
          <w:i/>
        </w:rPr>
        <w:t>Additional calculations: Effective Projected Production and Estimated Facility Production</w:t>
      </w:r>
      <w:r w:rsidRPr="00462199">
        <w:t>);</w:t>
      </w:r>
      <w:bookmarkEnd w:id="704"/>
    </w:p>
    <w:p w14:paraId="2CC9A64C" w14:textId="5D209987" w:rsidR="00D179D6" w:rsidRPr="00462199" w:rsidRDefault="00D179D6" w:rsidP="005B3BB9">
      <w:pPr>
        <w:pStyle w:val="DefinitionsClauseAshurst"/>
      </w:pPr>
      <w:bookmarkStart w:id="706" w:name="_Ref144111849"/>
      <w:r w:rsidRPr="00462199">
        <w:rPr>
          <w:b/>
        </w:rPr>
        <w:t>"Estimated Facility Production"</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_Ref144114459 \w \h </w:instrText>
      </w:r>
      <w:r w:rsidR="001848C7">
        <w:fldChar w:fldCharType="separate"/>
      </w:r>
      <w:del w:id="707" w:author="Faqir, Sofia (Energy Security)" w:date="2023-11-12T19:47:00Z">
        <w:r w:rsidR="00E473FC">
          <w:delText>43.34</w:delText>
        </w:r>
      </w:del>
      <w:r w:rsidR="001848C7">
        <w:fldChar w:fldCharType="end"/>
      </w:r>
      <w:r w:rsidRPr="00462199">
        <w:t xml:space="preserve"> (</w:t>
      </w:r>
      <w:r w:rsidRPr="00462199">
        <w:rPr>
          <w:i/>
        </w:rPr>
        <w:t>Additional calculations: Effective Projected Production and Estimated Facility Production</w:t>
      </w:r>
      <w:r w:rsidRPr="00462199">
        <w:t>);</w:t>
      </w:r>
      <w:bookmarkEnd w:id="706"/>
    </w:p>
    <w:p w14:paraId="4EFD800F" w14:textId="77777777" w:rsidR="00D179D6" w:rsidRPr="00462199" w:rsidRDefault="00D179D6" w:rsidP="005B3BB9">
      <w:pPr>
        <w:pStyle w:val="DefinitionsClauseAshurst"/>
      </w:pPr>
      <w:bookmarkStart w:id="708" w:name="_Ref144111850"/>
      <w:r w:rsidRPr="00462199">
        <w:rPr>
          <w:b/>
        </w:rPr>
        <w:t>"European Union"</w:t>
      </w:r>
      <w:r w:rsidRPr="00462199">
        <w:t xml:space="preserve"> or </w:t>
      </w:r>
      <w:r w:rsidRPr="00462199">
        <w:rPr>
          <w:b/>
        </w:rPr>
        <w:t>"EU"</w:t>
      </w:r>
      <w:r w:rsidRPr="00462199">
        <w:t xml:space="preserve"> means the European Union, established by the Treaty of the European Union signed at Maastricht on 7 February 1992 (as amended, supplemented or replaced by any later Treaty);</w:t>
      </w:r>
      <w:bookmarkEnd w:id="708"/>
    </w:p>
    <w:p w14:paraId="6E26A01B" w14:textId="77777777" w:rsidR="00D179D6" w:rsidRPr="00462199" w:rsidRDefault="00D179D6" w:rsidP="005B3BB9">
      <w:pPr>
        <w:pStyle w:val="DefinitionsClauseAshurst"/>
      </w:pPr>
      <w:bookmarkStart w:id="709" w:name="_Ref144111851"/>
      <w:r w:rsidRPr="00462199">
        <w:rPr>
          <w:b/>
        </w:rPr>
        <w:t>"EU(W)A 2018"</w:t>
      </w:r>
      <w:r w:rsidRPr="00462199">
        <w:t xml:space="preserve"> means the European Union (Withdrawal) Act 2018;</w:t>
      </w:r>
      <w:bookmarkEnd w:id="709"/>
    </w:p>
    <w:p w14:paraId="5AD911C9" w14:textId="46AEC395" w:rsidR="00D179D6" w:rsidRPr="00462199" w:rsidRDefault="00D179D6" w:rsidP="005B3BB9">
      <w:pPr>
        <w:pStyle w:val="DefinitionsClauseAshurst"/>
      </w:pPr>
      <w:bookmarkStart w:id="710" w:name="_Ref144111852"/>
      <w:r w:rsidRPr="00462199">
        <w:rPr>
          <w:b/>
        </w:rPr>
        <w:t xml:space="preserve">"Excess Sales Volume Adjustment Amount"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_Ref144113463 \r \h \* MERGEFORMAT </w:instrText>
      </w:r>
      <w:r w:rsidRPr="00462199">
        <w:fldChar w:fldCharType="separate"/>
      </w:r>
      <w:del w:id="711" w:author="Faqir, Sofia (Energy Security)" w:date="2023-11-12T19:47:00Z">
        <w:r w:rsidR="00E473FC" w:rsidRPr="00E473FC">
          <w:rPr>
            <w:color w:val="000000"/>
          </w:rPr>
          <w:delText>13.3(A)</w:delText>
        </w:r>
      </w:del>
      <w:r w:rsidRPr="00462199">
        <w:fldChar w:fldCharType="end"/>
      </w:r>
      <w:r w:rsidRPr="00462199">
        <w:t xml:space="preserve"> (</w:t>
      </w:r>
      <w:r w:rsidRPr="00462199">
        <w:rPr>
          <w:i/>
        </w:rPr>
        <w:t>Automatic Expiry</w:t>
      </w:r>
      <w:r w:rsidRPr="00462199">
        <w:t>)</w:t>
      </w:r>
      <w:r w:rsidRPr="00462199">
        <w:rPr>
          <w:i/>
        </w:rPr>
        <w:t>;</w:t>
      </w:r>
      <w:bookmarkEnd w:id="710"/>
    </w:p>
    <w:p w14:paraId="548C2E1A" w14:textId="3992086A" w:rsidR="00D179D6" w:rsidRPr="00462199" w:rsidRDefault="00D179D6" w:rsidP="005B3BB9">
      <w:pPr>
        <w:pStyle w:val="DefinitionsClauseAshurst"/>
      </w:pPr>
      <w:bookmarkStart w:id="712" w:name="_Ref144111853"/>
      <w:r w:rsidRPr="00462199">
        <w:rPr>
          <w:b/>
        </w:rPr>
        <w:t>"Excess Sales Volumes"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_Ref144113463 \r \h \* MERGEFORMAT </w:instrText>
      </w:r>
      <w:r w:rsidRPr="00462199">
        <w:fldChar w:fldCharType="separate"/>
      </w:r>
      <w:del w:id="713" w:author="Faqir, Sofia (Energy Security)" w:date="2023-11-12T19:47:00Z">
        <w:r w:rsidR="00E473FC" w:rsidRPr="00E473FC">
          <w:rPr>
            <w:color w:val="000000"/>
          </w:rPr>
          <w:delText>13.3(A)</w:delText>
        </w:r>
      </w:del>
      <w:r w:rsidRPr="00462199">
        <w:fldChar w:fldCharType="end"/>
      </w:r>
      <w:r w:rsidRPr="00462199">
        <w:t xml:space="preserve"> (</w:t>
      </w:r>
      <w:r w:rsidRPr="00462199">
        <w:rPr>
          <w:i/>
        </w:rPr>
        <w:t>Automatic Expiry</w:t>
      </w:r>
      <w:r w:rsidRPr="00462199">
        <w:t>);</w:t>
      </w:r>
      <w:bookmarkEnd w:id="712"/>
    </w:p>
    <w:p w14:paraId="20D16C5F" w14:textId="77777777" w:rsidR="00D179D6" w:rsidRPr="00462199" w:rsidRDefault="00D179D6" w:rsidP="005B3BB9">
      <w:pPr>
        <w:pStyle w:val="DefinitionsClauseAshurst"/>
      </w:pPr>
      <w:bookmarkStart w:id="714" w:name="_Ref144111854"/>
      <w:r w:rsidRPr="00462199">
        <w:rPr>
          <w:b/>
        </w:rPr>
        <w:t>"Excluded Change in Law"</w:t>
      </w:r>
      <w:r w:rsidRPr="00462199">
        <w:t xml:space="preserve"> means a Change in Law which is not a Qualifying Change in Law;</w:t>
      </w:r>
      <w:bookmarkEnd w:id="714"/>
    </w:p>
    <w:p w14:paraId="1D373295" w14:textId="77777777" w:rsidR="00D179D6" w:rsidRPr="00462199" w:rsidRDefault="00D179D6" w:rsidP="005B3BB9">
      <w:pPr>
        <w:pStyle w:val="DefinitionsClauseAshurst"/>
      </w:pPr>
      <w:bookmarkStart w:id="715" w:name="_Ref144111855"/>
      <w:r w:rsidRPr="00462199">
        <w:rPr>
          <w:b/>
        </w:rPr>
        <w:t>"Excluded Information"</w:t>
      </w:r>
      <w:r w:rsidRPr="00462199">
        <w:t xml:space="preserve"> means Information:</w:t>
      </w:r>
      <w:bookmarkEnd w:id="715"/>
    </w:p>
    <w:p w14:paraId="699C4F33" w14:textId="77777777" w:rsidR="00D179D6" w:rsidRPr="00462199" w:rsidRDefault="00D179D6" w:rsidP="00344AC2">
      <w:pPr>
        <w:pStyle w:val="DefinitionsAshurst"/>
      </w:pPr>
      <w:bookmarkStart w:id="716" w:name="_Ref144111856"/>
      <w:r w:rsidRPr="00462199">
        <w:t>in, or which enters, the public domain otherwise than as a consequence of a breach of any provision of the LCHA; or</w:t>
      </w:r>
      <w:bookmarkEnd w:id="716"/>
    </w:p>
    <w:p w14:paraId="2C9745E6" w14:textId="77777777" w:rsidR="00D179D6" w:rsidRPr="00462199" w:rsidRDefault="00D179D6" w:rsidP="00344AC2">
      <w:pPr>
        <w:pStyle w:val="DefinitionsAshurst"/>
      </w:pPr>
      <w:bookmarkStart w:id="717" w:name="_Ref144111857"/>
      <w:r w:rsidRPr="00462199">
        <w:t>properly in the possession of the recipient on a non-confidential basis and not, to the knowledge of the recipient, as a result of a breach by it, its Representatives or any third party of any duty of confidentiality attaching thereto prior to such Information being acquired by or provided to it;</w:t>
      </w:r>
      <w:bookmarkEnd w:id="717"/>
    </w:p>
    <w:p w14:paraId="42615163" w14:textId="77777777" w:rsidR="00D179D6" w:rsidRPr="00462199" w:rsidRDefault="00D179D6" w:rsidP="005B3BB9">
      <w:pPr>
        <w:pStyle w:val="DefinitionsClauseAshurst"/>
      </w:pPr>
      <w:bookmarkStart w:id="718" w:name="_Ref144111858"/>
      <w:r w:rsidRPr="00462199">
        <w:rPr>
          <w:b/>
        </w:rPr>
        <w:t xml:space="preserve">"Existing Offtake Pricing Provisions" </w:t>
      </w:r>
      <w:r w:rsidRPr="00462199">
        <w:t>means the provisions relevant to the calculation of the Achieved Sales Price, the Relevant Invoiced Amount and/or the Invoiced Volume to Relevant Offtaker (including any pricing provisions) as set out in the relevant Offtake Agreement effective immediately prior to the earlier of the following dates:</w:t>
      </w:r>
      <w:bookmarkEnd w:id="718"/>
    </w:p>
    <w:p w14:paraId="2A7C0BB9" w14:textId="4C559780" w:rsidR="00D179D6" w:rsidRPr="00462199" w:rsidRDefault="00D179D6" w:rsidP="00344AC2">
      <w:pPr>
        <w:pStyle w:val="DefinitionsAshurst"/>
      </w:pPr>
      <w:bookmarkStart w:id="719" w:name="_Ref144111859"/>
      <w:r w:rsidRPr="00462199">
        <w:t xml:space="preserve">the date </w:t>
      </w:r>
      <w:r w:rsidR="005A7725">
        <w:t>on which Significant Common Ownership occurs</w:t>
      </w:r>
      <w:r w:rsidRPr="00462199">
        <w:t>; and</w:t>
      </w:r>
      <w:bookmarkEnd w:id="719"/>
    </w:p>
    <w:p w14:paraId="73DA79FE" w14:textId="780A6A35" w:rsidR="00D179D6" w:rsidRPr="00462199" w:rsidRDefault="00D179D6" w:rsidP="00344AC2">
      <w:pPr>
        <w:pStyle w:val="DefinitionsAshurst"/>
      </w:pPr>
      <w:bookmarkStart w:id="720" w:name="_Ref144111860"/>
      <w:r w:rsidRPr="00462199">
        <w:t xml:space="preserve">the date the relevant Affiliate of the Producer </w:t>
      </w:r>
      <w:r w:rsidR="005A7725">
        <w:t>and/</w:t>
      </w:r>
      <w:r w:rsidRPr="00462199">
        <w:t>or Offtaker first considered the</w:t>
      </w:r>
      <w:r w:rsidR="005A7725">
        <w:t xml:space="preserve"> transaction</w:t>
      </w:r>
      <w:r w:rsidR="00430694">
        <w:t>(</w:t>
      </w:r>
      <w:r w:rsidR="00DB349B">
        <w:t>s</w:t>
      </w:r>
      <w:r w:rsidR="00430694">
        <w:t>)</w:t>
      </w:r>
      <w:r w:rsidR="005A7725">
        <w:t xml:space="preserve"> that resulted in Significant Common Ownership,</w:t>
      </w:r>
      <w:r w:rsidRPr="00462199">
        <w:t xml:space="preserve"> as evidenced in board minutes or other internal or external communications;</w:t>
      </w:r>
      <w:bookmarkEnd w:id="720"/>
    </w:p>
    <w:p w14:paraId="1F86F18C" w14:textId="77777777" w:rsidR="00D179D6" w:rsidRPr="00462199" w:rsidRDefault="00D179D6" w:rsidP="005B3BB9">
      <w:pPr>
        <w:pStyle w:val="DefinitionsClauseAshurst"/>
      </w:pPr>
      <w:bookmarkStart w:id="721" w:name="_Ref144111861"/>
      <w:r w:rsidRPr="00462199">
        <w:rPr>
          <w:b/>
        </w:rPr>
        <w:lastRenderedPageBreak/>
        <w:t>"Expected Facility Data"</w:t>
      </w:r>
      <w:r w:rsidRPr="00462199">
        <w:t xml:space="preserve"> means the Producer's estimate, for each Fiscal Year during the Term, of:</w:t>
      </w:r>
      <w:bookmarkEnd w:id="721"/>
    </w:p>
    <w:p w14:paraId="16ED4D78" w14:textId="7D9C6A31" w:rsidR="00D179D6" w:rsidRPr="00462199" w:rsidRDefault="00D179D6" w:rsidP="00344AC2">
      <w:pPr>
        <w:pStyle w:val="DefinitionsAshurst"/>
      </w:pPr>
      <w:bookmarkStart w:id="722" w:name="_Ref144111862"/>
      <w:r w:rsidRPr="00462199">
        <w:t>the total Hydrogen output of the Facility (</w:t>
      </w:r>
      <w:r w:rsidRPr="00462199">
        <w:rPr>
          <w:i/>
          <w:iCs/>
        </w:rPr>
        <w:t>expressed in</w:t>
      </w:r>
      <w:r w:rsidRPr="00462199">
        <w:t xml:space="preserve"> </w:t>
      </w:r>
      <w:r w:rsidRPr="00462199">
        <w:rPr>
          <w:i/>
          <w:iCs/>
        </w:rPr>
        <w:t>MWh (HHV)</w:t>
      </w:r>
      <w:r w:rsidRPr="00462199">
        <w:t xml:space="preserve">), which is as it will be measured by the </w:t>
      </w:r>
      <w:commentRangeStart w:id="723"/>
      <w:r w:rsidRPr="00462199">
        <w:t>Hydrogen Meter Measurement System</w:t>
      </w:r>
      <w:ins w:id="724" w:author="Deutsch, Richard (Energy Security)" w:date="2023-11-10T16:39:00Z">
        <w:r w:rsidR="00D312E2">
          <w:t>(s)</w:t>
        </w:r>
      </w:ins>
      <w:commentRangeEnd w:id="723"/>
      <w:r w:rsidR="005A37A5" w:rsidRPr="00462199">
        <w:rPr>
          <w:rStyle w:val="CommentReference"/>
          <w:rFonts w:ascii="Arial" w:hAnsi="Arial"/>
          <w:sz w:val="20"/>
          <w:szCs w:val="20"/>
        </w:rPr>
        <w:commentReference w:id="723"/>
      </w:r>
      <w:r w:rsidRPr="00462199">
        <w:t>;</w:t>
      </w:r>
      <w:bookmarkEnd w:id="722"/>
    </w:p>
    <w:p w14:paraId="28C1C49E" w14:textId="77777777" w:rsidR="00D179D6" w:rsidRPr="00462199" w:rsidRDefault="00D179D6" w:rsidP="00344AC2">
      <w:pPr>
        <w:pStyle w:val="DefinitionsAshurst"/>
      </w:pPr>
      <w:bookmarkStart w:id="725" w:name="_Ref144111863"/>
      <w:r w:rsidRPr="00462199">
        <w:t>for CCUS-Enabled Facilities only, the mass quantity of CO</w:t>
      </w:r>
      <w:r w:rsidRPr="00462199">
        <w:rPr>
          <w:vertAlign w:val="subscript"/>
        </w:rPr>
        <w:t>2</w:t>
      </w:r>
      <w:r w:rsidRPr="00462199">
        <w:t xml:space="preserve"> (</w:t>
      </w:r>
      <w:r w:rsidRPr="00462199">
        <w:rPr>
          <w:i/>
          <w:iCs/>
        </w:rPr>
        <w:t>expressed in</w:t>
      </w:r>
      <w:r w:rsidRPr="00F709A6">
        <w:rPr>
          <w:i/>
          <w:iCs/>
        </w:rPr>
        <w:t xml:space="preserve"> tCO</w:t>
      </w:r>
      <w:r w:rsidRPr="00F709A6">
        <w:rPr>
          <w:i/>
          <w:iCs/>
          <w:vertAlign w:val="subscript"/>
        </w:rPr>
        <w:t>2</w:t>
      </w:r>
      <w:r w:rsidRPr="00462199">
        <w:t>) that will be captured by the Capture Plant which is as it will be measured by the [CO</w:t>
      </w:r>
      <w:r w:rsidRPr="00462199">
        <w:rPr>
          <w:vertAlign w:val="subscript"/>
        </w:rPr>
        <w:t>2</w:t>
      </w:r>
      <w:r w:rsidRPr="00462199">
        <w:t xml:space="preserve"> Metering Equipment];</w:t>
      </w:r>
      <w:bookmarkEnd w:id="725"/>
    </w:p>
    <w:p w14:paraId="2CA0BAF0" w14:textId="4DAF4337" w:rsidR="00D179D6" w:rsidRPr="00462199" w:rsidRDefault="00D179D6" w:rsidP="00344AC2">
      <w:pPr>
        <w:pStyle w:val="DefinitionsAshurst"/>
      </w:pPr>
      <w:bookmarkStart w:id="726" w:name="_Ref144111864"/>
      <w:r w:rsidRPr="00462199">
        <w:t xml:space="preserve">in relation to the estimates referred to at paragraphs (A) – </w:t>
      </w:r>
      <w:r w:rsidR="009F4FE5">
        <w:t>(B)</w:t>
      </w:r>
      <w:r w:rsidRPr="00462199">
        <w:t>, an explanation of the underlying assumptions and key uncertainties provided in a format to be determined by the LCHA Counterparty (acting reasonably);</w:t>
      </w:r>
      <w:bookmarkEnd w:id="726"/>
    </w:p>
    <w:p w14:paraId="2D30655A" w14:textId="4DB09988" w:rsidR="00D179D6" w:rsidRPr="00462199" w:rsidRDefault="00D179D6" w:rsidP="00344AC2">
      <w:pPr>
        <w:pStyle w:val="DefinitionsAshurst"/>
      </w:pPr>
      <w:bookmarkStart w:id="727" w:name="_Ref144111865"/>
      <w:r w:rsidRPr="00462199">
        <w:t xml:space="preserve">where a submission of the estimates or data referred to in paragraphs (A) – </w:t>
      </w:r>
      <w:r w:rsidR="009F4FE5">
        <w:t>(B)</w:t>
      </w:r>
      <w:r w:rsidRPr="00462199">
        <w:t xml:space="preserve"> has been made by the Producer to the LCHA Counterparty, and where such estimates or data has changed significantly since the last submission, the reasons for those changes; and</w:t>
      </w:r>
      <w:bookmarkEnd w:id="727"/>
    </w:p>
    <w:p w14:paraId="34ACF135" w14:textId="4DBE8F2F" w:rsidR="00D179D6" w:rsidRPr="00462199" w:rsidRDefault="00D179D6" w:rsidP="00344AC2">
      <w:pPr>
        <w:pStyle w:val="DefinitionsAshurst"/>
      </w:pPr>
      <w:bookmarkStart w:id="728" w:name="_Ref144111866"/>
      <w:r w:rsidRPr="00462199">
        <w:t>[</w:t>
      </w:r>
      <w:r w:rsidRPr="00462199">
        <w:rPr>
          <w:i/>
          <w:iCs/>
        </w:rPr>
        <w:t>any other information to be determined</w:t>
      </w:r>
      <w:r w:rsidRPr="00462199">
        <w:t>];</w:t>
      </w:r>
      <w:bookmarkEnd w:id="728"/>
      <w:r w:rsidR="009C0F31">
        <w:t xml:space="preserve"> </w:t>
      </w:r>
      <w:commentRangeStart w:id="729"/>
      <w:commentRangeStart w:id="730"/>
      <w:r w:rsidR="009C0F31">
        <w:t>[</w:t>
      </w:r>
      <w:r w:rsidR="009C0F31" w:rsidRPr="009C0F31">
        <w:rPr>
          <w:b/>
          <w:bCs/>
          <w:i/>
          <w:iCs/>
          <w:highlight w:val="yellow"/>
        </w:rPr>
        <w:t>Note to DESNZ: to confirm if this placeholder can now be removed.</w:t>
      </w:r>
      <w:r w:rsidR="009C0F31">
        <w:t>]</w:t>
      </w:r>
      <w:commentRangeEnd w:id="729"/>
      <w:r w:rsidR="007C3908" w:rsidRPr="00462199">
        <w:rPr>
          <w:rStyle w:val="CommentReference"/>
          <w:rFonts w:ascii="Arial" w:hAnsi="Arial"/>
          <w:sz w:val="20"/>
          <w:szCs w:val="20"/>
        </w:rPr>
        <w:commentReference w:id="729"/>
      </w:r>
      <w:commentRangeEnd w:id="730"/>
      <w:r w:rsidR="0018432F" w:rsidRPr="00462199">
        <w:rPr>
          <w:rStyle w:val="CommentReference"/>
          <w:rFonts w:ascii="Arial" w:hAnsi="Arial"/>
          <w:sz w:val="20"/>
          <w:szCs w:val="20"/>
        </w:rPr>
        <w:commentReference w:id="730"/>
      </w:r>
    </w:p>
    <w:p w14:paraId="69AE4AFA" w14:textId="77777777" w:rsidR="00D179D6" w:rsidRPr="00462199" w:rsidRDefault="00D179D6" w:rsidP="005B3BB9">
      <w:pPr>
        <w:pStyle w:val="DefinitionsClauseAshurst"/>
      </w:pPr>
      <w:bookmarkStart w:id="732" w:name="_Ref144111867"/>
      <w:r w:rsidRPr="00462199">
        <w:rPr>
          <w:b/>
        </w:rPr>
        <w:t>"Expected QCiL Effective Date"</w:t>
      </w:r>
      <w:r w:rsidRPr="00462199">
        <w:t xml:space="preserve"> means the date on which a Qualifying Change in Law is expected to be implemented, occur or become effective;</w:t>
      </w:r>
      <w:bookmarkEnd w:id="732"/>
    </w:p>
    <w:p w14:paraId="5E7F5905" w14:textId="77777777" w:rsidR="00D179D6" w:rsidRPr="00462199" w:rsidRDefault="00D179D6" w:rsidP="005B3BB9">
      <w:pPr>
        <w:pStyle w:val="DefinitionsClauseAshurst"/>
      </w:pPr>
      <w:bookmarkStart w:id="733" w:name="_Ref144111868"/>
      <w:r w:rsidRPr="00462199">
        <w:rPr>
          <w:b/>
        </w:rPr>
        <w:t>"Expert"</w:t>
      </w:r>
      <w:r w:rsidRPr="00462199">
        <w:t xml:space="preserve"> means any person appointed in accordance with the Expert Determination Procedure to determine an Expert Dispute;</w:t>
      </w:r>
      <w:bookmarkEnd w:id="733"/>
    </w:p>
    <w:p w14:paraId="56870CDA" w14:textId="77777777" w:rsidR="00D179D6" w:rsidRPr="00462199" w:rsidRDefault="00D179D6" w:rsidP="005B3BB9">
      <w:pPr>
        <w:pStyle w:val="DefinitionsClauseAshurst"/>
      </w:pPr>
      <w:bookmarkStart w:id="734" w:name="_Ref144111869"/>
      <w:r w:rsidRPr="00462199">
        <w:rPr>
          <w:b/>
        </w:rPr>
        <w:t>"Expert Appointment Date"</w:t>
      </w:r>
      <w:r w:rsidRPr="00462199">
        <w:t xml:space="preserve"> means the date on which an Expert is appointed to determine an Expert Dispute by means of an appointment letter entered into by such Expert and each of the Parties;</w:t>
      </w:r>
      <w:bookmarkEnd w:id="734"/>
    </w:p>
    <w:p w14:paraId="1604E096" w14:textId="3259A9D1" w:rsidR="00D179D6" w:rsidRPr="00462199" w:rsidRDefault="00D179D6" w:rsidP="005B3BB9">
      <w:pPr>
        <w:pStyle w:val="DefinitionsClauseAshurst"/>
      </w:pPr>
      <w:bookmarkStart w:id="735" w:name="_Ref144111870"/>
      <w:r w:rsidRPr="00462199">
        <w:rPr>
          <w:b/>
        </w:rPr>
        <w:t>"Expert Appointment Threshold"</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_Ref144114595 \w \h </w:instrText>
      </w:r>
      <w:r w:rsidR="001848C7">
        <w:fldChar w:fldCharType="separate"/>
      </w:r>
      <w:del w:id="736" w:author="Faqir, Sofia (Energy Security)" w:date="2023-11-12T19:47:00Z">
        <w:r w:rsidR="00E473FC">
          <w:delText>49.7</w:delText>
        </w:r>
      </w:del>
      <w:r w:rsidR="001848C7">
        <w:fldChar w:fldCharType="end"/>
      </w:r>
      <w:r w:rsidRPr="00462199">
        <w:t xml:space="preserve"> (</w:t>
      </w:r>
      <w:r w:rsidRPr="00462199">
        <w:rPr>
          <w:i/>
        </w:rPr>
        <w:t>Expert Appointment Threshold</w:t>
      </w:r>
      <w:r w:rsidRPr="00462199">
        <w:t>);</w:t>
      </w:r>
      <w:bookmarkEnd w:id="735"/>
    </w:p>
    <w:p w14:paraId="5428A8B7" w14:textId="34D49290" w:rsidR="00D179D6" w:rsidRPr="00462199" w:rsidRDefault="00D179D6" w:rsidP="005B3BB9">
      <w:pPr>
        <w:pStyle w:val="DefinitionsClauseAshurst"/>
      </w:pPr>
      <w:bookmarkStart w:id="737" w:name="_Ref144111871"/>
      <w:r w:rsidRPr="00462199">
        <w:rPr>
          <w:b/>
        </w:rPr>
        <w:t>"Expert Determination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_Ref144114939 \w \h </w:instrText>
      </w:r>
      <w:r w:rsidR="001848C7">
        <w:fldChar w:fldCharType="separate"/>
      </w:r>
      <w:del w:id="738" w:author="Faqir, Sofia (Energy Security)" w:date="2023-11-12T19:47:00Z">
        <w:r w:rsidR="00E473FC">
          <w:delText>60.1</w:delText>
        </w:r>
      </w:del>
      <w:r w:rsidR="001848C7">
        <w:fldChar w:fldCharType="end"/>
      </w:r>
      <w:r w:rsidRPr="00462199">
        <w:t xml:space="preserve"> (</w:t>
      </w:r>
      <w:r w:rsidRPr="00462199">
        <w:rPr>
          <w:i/>
        </w:rPr>
        <w:t>Expert Determination Procedure</w:t>
      </w:r>
      <w:r w:rsidRPr="00462199">
        <w:t>);</w:t>
      </w:r>
      <w:bookmarkEnd w:id="737"/>
    </w:p>
    <w:p w14:paraId="36DD6699" w14:textId="5A077DC5" w:rsidR="00D179D6" w:rsidRPr="00462199" w:rsidRDefault="00D179D6" w:rsidP="005B3BB9">
      <w:pPr>
        <w:pStyle w:val="DefinitionsClauseAshurst"/>
      </w:pPr>
      <w:bookmarkStart w:id="739" w:name="_Ref144111872"/>
      <w:r w:rsidRPr="00462199">
        <w:rPr>
          <w:b/>
        </w:rPr>
        <w:t>"Expert Determination Procedure"</w:t>
      </w:r>
      <w:r w:rsidRPr="00462199">
        <w:t xml:space="preserve"> means the rules, obligations and procedures set out in </w:t>
      </w:r>
      <w:r w:rsidR="007248B2" w:rsidRPr="007248B2">
        <w:t>Condition</w:t>
      </w:r>
      <w:r w:rsidRPr="00462199">
        <w:t xml:space="preserve"> </w:t>
      </w:r>
      <w:r w:rsidR="001848C7">
        <w:fldChar w:fldCharType="begin"/>
      </w:r>
      <w:r w:rsidR="001848C7">
        <w:instrText xml:space="preserve"> REF _Ref144131858 \w \h </w:instrText>
      </w:r>
      <w:r w:rsidR="001848C7">
        <w:fldChar w:fldCharType="separate"/>
      </w:r>
      <w:del w:id="740" w:author="Faqir, Sofia (Energy Security)" w:date="2023-11-12T19:47:00Z">
        <w:r w:rsidR="00E473FC">
          <w:delText>60</w:delText>
        </w:r>
      </w:del>
      <w:r w:rsidR="001848C7">
        <w:fldChar w:fldCharType="end"/>
      </w:r>
      <w:r w:rsidRPr="00462199">
        <w:t xml:space="preserve"> (</w:t>
      </w:r>
      <w:r w:rsidRPr="00462199">
        <w:rPr>
          <w:i/>
        </w:rPr>
        <w:t>Expert Determination Procedure</w:t>
      </w:r>
      <w:r w:rsidRPr="00462199">
        <w:t>);</w:t>
      </w:r>
      <w:bookmarkEnd w:id="739"/>
    </w:p>
    <w:p w14:paraId="66B5C78F" w14:textId="6C70D823" w:rsidR="00D179D6" w:rsidRPr="00462199" w:rsidRDefault="00D179D6" w:rsidP="005B3BB9">
      <w:pPr>
        <w:pStyle w:val="DefinitionsClauseAshurst"/>
      </w:pPr>
      <w:bookmarkStart w:id="741" w:name="_Ref144111873"/>
      <w:r w:rsidRPr="00462199">
        <w:rPr>
          <w:b/>
        </w:rPr>
        <w:t>"Expert Determination Response Notice"</w:t>
      </w:r>
      <w:r w:rsidRPr="00462199">
        <w:t xml:space="preserve"> has the meaning given to that term in </w:t>
      </w:r>
      <w:r w:rsidR="007248B2" w:rsidRPr="007248B2">
        <w:t>Condition</w:t>
      </w:r>
      <w:r w:rsidRPr="00462199">
        <w:t> </w:t>
      </w:r>
      <w:r w:rsidR="001848C7">
        <w:fldChar w:fldCharType="begin"/>
      </w:r>
      <w:r w:rsidR="001848C7">
        <w:instrText xml:space="preserve"> REF _Ref144114943 \w \h </w:instrText>
      </w:r>
      <w:r w:rsidR="001848C7">
        <w:fldChar w:fldCharType="separate"/>
      </w:r>
      <w:del w:id="742" w:author="Faqir, Sofia (Energy Security)" w:date="2023-11-12T19:47:00Z">
        <w:r w:rsidR="00E473FC">
          <w:delText>60.3</w:delText>
        </w:r>
      </w:del>
      <w:r w:rsidR="001848C7">
        <w:fldChar w:fldCharType="end"/>
      </w:r>
      <w:r w:rsidRPr="00462199">
        <w:t xml:space="preserve"> (</w:t>
      </w:r>
      <w:r w:rsidRPr="00462199">
        <w:rPr>
          <w:i/>
        </w:rPr>
        <w:t>Expert Determination Procedure</w:t>
      </w:r>
      <w:r w:rsidRPr="00462199">
        <w:t>);</w:t>
      </w:r>
      <w:bookmarkEnd w:id="741"/>
    </w:p>
    <w:p w14:paraId="66B599D4" w14:textId="77777777" w:rsidR="00D179D6" w:rsidRPr="00462199" w:rsidRDefault="00D179D6" w:rsidP="005B3BB9">
      <w:pPr>
        <w:pStyle w:val="DefinitionsClauseAshurst"/>
      </w:pPr>
      <w:bookmarkStart w:id="743" w:name="_Ref144111874"/>
      <w:r w:rsidRPr="00462199">
        <w:rPr>
          <w:b/>
        </w:rPr>
        <w:t>"Expert Dispute"</w:t>
      </w:r>
      <w:r w:rsidRPr="00462199">
        <w:t xml:space="preserve"> means a Dispute which is referred for determination in accordance with the Expert Determination Procedure;</w:t>
      </w:r>
      <w:bookmarkEnd w:id="743"/>
    </w:p>
    <w:p w14:paraId="5FDB54E5" w14:textId="4020B44C" w:rsidR="00D179D6" w:rsidRPr="00462199" w:rsidRDefault="00D179D6" w:rsidP="005B3BB9">
      <w:pPr>
        <w:pStyle w:val="DefinitionsClauseAshurst"/>
      </w:pPr>
      <w:bookmarkStart w:id="744" w:name="_Ref144111875"/>
      <w:r w:rsidRPr="00462199">
        <w:rPr>
          <w:b/>
        </w:rPr>
        <w:t>"Expert Referral Date"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_Ref144114975 \r \h \* MERGEFORMAT </w:instrText>
      </w:r>
      <w:r w:rsidRPr="00462199">
        <w:fldChar w:fldCharType="separate"/>
      </w:r>
      <w:del w:id="745" w:author="Faqir, Sofia (Energy Security)" w:date="2023-11-12T19:47:00Z">
        <w:r w:rsidR="00E473FC" w:rsidRPr="00E473FC">
          <w:rPr>
            <w:color w:val="000000"/>
          </w:rPr>
          <w:delText>60.6(A)</w:delText>
        </w:r>
      </w:del>
      <w:r w:rsidRPr="00462199">
        <w:fldChar w:fldCharType="end"/>
      </w:r>
      <w:r w:rsidRPr="00462199">
        <w:t xml:space="preserve"> (</w:t>
      </w:r>
      <w:r w:rsidRPr="00462199">
        <w:rPr>
          <w:i/>
        </w:rPr>
        <w:t>Expert Determination Procedure</w:t>
      </w:r>
      <w:r w:rsidRPr="00462199">
        <w:t>);</w:t>
      </w:r>
      <w:bookmarkEnd w:id="744"/>
    </w:p>
    <w:p w14:paraId="7C54D132" w14:textId="77777777" w:rsidR="00D179D6" w:rsidRPr="00462199" w:rsidRDefault="00D179D6" w:rsidP="005B3BB9">
      <w:pPr>
        <w:pStyle w:val="DefinitionsClauseAshurst"/>
      </w:pPr>
      <w:bookmarkStart w:id="746" w:name="_Ref144111876"/>
      <w:r w:rsidRPr="00462199">
        <w:rPr>
          <w:b/>
        </w:rPr>
        <w:t>"Facility"</w:t>
      </w:r>
      <w:r w:rsidRPr="00462199">
        <w:t xml:space="preserve"> has the meaning given to that term in the Agreement;</w:t>
      </w:r>
      <w:bookmarkEnd w:id="746"/>
    </w:p>
    <w:p w14:paraId="5CEA5C9B" w14:textId="333FC665" w:rsidR="00D179D6" w:rsidRPr="00462199" w:rsidRDefault="00D179D6" w:rsidP="005B3BB9">
      <w:pPr>
        <w:pStyle w:val="DefinitionsClauseAshurst"/>
      </w:pPr>
      <w:bookmarkStart w:id="747" w:name="_Ref144111877"/>
      <w:commentRangeStart w:id="748"/>
      <w:r w:rsidRPr="00462199">
        <w:rPr>
          <w:b/>
        </w:rPr>
        <w:t>"Facility Fuel"</w:t>
      </w:r>
      <w:r w:rsidRPr="00462199">
        <w:t xml:space="preserve"> has the meaning given to that term in the Agreement</w:t>
      </w:r>
      <w:commentRangeEnd w:id="748"/>
      <w:r w:rsidR="0047429B" w:rsidRPr="00462199">
        <w:rPr>
          <w:rStyle w:val="CommentReference"/>
          <w:rFonts w:ascii="Arial" w:hAnsi="Arial"/>
          <w:sz w:val="20"/>
          <w:szCs w:val="20"/>
        </w:rPr>
        <w:commentReference w:id="748"/>
      </w:r>
      <w:r w:rsidRPr="00462199">
        <w:t>;</w:t>
      </w:r>
      <w:bookmarkEnd w:id="747"/>
    </w:p>
    <w:p w14:paraId="25EF8073" w14:textId="77777777" w:rsidR="00D179D6" w:rsidRPr="00462199" w:rsidRDefault="00D179D6" w:rsidP="005B3BB9">
      <w:pPr>
        <w:pStyle w:val="DefinitionsClauseAshurst"/>
      </w:pPr>
      <w:bookmarkStart w:id="749" w:name="_Ref144111878"/>
      <w:r w:rsidRPr="00462199">
        <w:rPr>
          <w:b/>
        </w:rPr>
        <w:t>"Facility Hydrogen Production Technology"</w:t>
      </w:r>
      <w:r w:rsidRPr="00462199">
        <w:t xml:space="preserve"> means, in respect of the Facility, the hydrogen production technology deployed by the Facility, as specified in the Agreement;</w:t>
      </w:r>
      <w:bookmarkEnd w:id="749"/>
    </w:p>
    <w:p w14:paraId="701F82F5" w14:textId="0CD7BA64" w:rsidR="00D179D6" w:rsidRDefault="00D179D6" w:rsidP="005B3BB9">
      <w:pPr>
        <w:pStyle w:val="DefinitionsClauseAshurst"/>
      </w:pPr>
      <w:bookmarkStart w:id="750" w:name="_Ref144111879"/>
      <w:r w:rsidRPr="00462199">
        <w:rPr>
          <w:b/>
        </w:rPr>
        <w:lastRenderedPageBreak/>
        <w:t>"Facility Outage Event"</w:t>
      </w:r>
      <w:r w:rsidRPr="00462199">
        <w:t xml:space="preserve"> means an event where the Facility is unavailable, curtailed or derated (which, for the avoidance of doubt, shall include a Full Facility Outage Event);</w:t>
      </w:r>
      <w:bookmarkEnd w:id="750"/>
    </w:p>
    <w:p w14:paraId="41C8DF24" w14:textId="565F9454" w:rsidR="007C7B4B" w:rsidRPr="00462199" w:rsidRDefault="007C7B4B" w:rsidP="007C7B4B">
      <w:pPr>
        <w:pStyle w:val="DefinitionsClauseAshurst"/>
      </w:pPr>
      <w:r w:rsidRPr="00462199">
        <w:rPr>
          <w:b/>
        </w:rPr>
        <w:t>"</w:t>
      </w:r>
      <w:commentRangeStart w:id="751"/>
      <w:r>
        <w:rPr>
          <w:b/>
        </w:rPr>
        <w:t xml:space="preserve">Feedstock </w:t>
      </w:r>
      <w:commentRangeEnd w:id="751"/>
      <w:r w:rsidR="001F349C">
        <w:rPr>
          <w:rStyle w:val="CommentReference"/>
          <w:rFonts w:ascii="Arial" w:hAnsi="Arial"/>
          <w:b/>
          <w:sz w:val="20"/>
          <w:szCs w:val="20"/>
        </w:rPr>
        <w:commentReference w:id="751"/>
      </w:r>
      <w:r>
        <w:rPr>
          <w:b/>
        </w:rPr>
        <w:t>Gas</w:t>
      </w:r>
      <w:r w:rsidRPr="00462199">
        <w:rPr>
          <w:b/>
        </w:rPr>
        <w:t xml:space="preserve"> Metering Dispute"</w:t>
      </w:r>
      <w:r w:rsidRPr="00462199">
        <w:t xml:space="preserve"> means a dispute or part of a dispute which relates to the calculation of the Measured</w:t>
      </w:r>
      <w:r>
        <w:t xml:space="preserve"> Feedstock Gas </w:t>
      </w:r>
      <w:r w:rsidRPr="00462199">
        <w:t xml:space="preserve">Energy Input, the Measured </w:t>
      </w:r>
      <w:r>
        <w:t xml:space="preserve">Feedstock </w:t>
      </w:r>
      <w:r w:rsidRPr="00462199">
        <w:t xml:space="preserve">Gas Mass Input and/or the Measured </w:t>
      </w:r>
      <w:r>
        <w:t>Feedstock</w:t>
      </w:r>
      <w:r w:rsidRPr="00462199">
        <w:t xml:space="preserve"> Gas Carbon Content;</w:t>
      </w:r>
    </w:p>
    <w:p w14:paraId="03EFE047" w14:textId="77777777" w:rsidR="00D179D6" w:rsidRPr="00462199" w:rsidRDefault="00D179D6" w:rsidP="005B3BB9">
      <w:pPr>
        <w:pStyle w:val="DefinitionsClauseAshurst"/>
      </w:pPr>
      <w:bookmarkStart w:id="753" w:name="_Ref144111880"/>
      <w:r w:rsidRPr="00462199">
        <w:rPr>
          <w:b/>
        </w:rPr>
        <w:t>"Feedstock Purposes"</w:t>
      </w:r>
      <w:r w:rsidRPr="00462199">
        <w:rPr>
          <w:i/>
        </w:rPr>
        <w:t xml:space="preserve"> </w:t>
      </w:r>
      <w:r w:rsidRPr="00462199">
        <w:t>means the use of Hydrogen produced by the Hydrogen Production Plant:</w:t>
      </w:r>
      <w:bookmarkEnd w:id="753"/>
    </w:p>
    <w:p w14:paraId="247BAD3B" w14:textId="77777777" w:rsidR="00D179D6" w:rsidRPr="00462199" w:rsidRDefault="00D179D6" w:rsidP="00E84F56">
      <w:pPr>
        <w:pStyle w:val="DefinitionsAshurst"/>
      </w:pPr>
      <w:bookmarkStart w:id="754" w:name="_Ref144111881"/>
      <w:r w:rsidRPr="00462199">
        <w:t>as an input material to produce or manufacture any product(s) with a different chemical composition to Hydrogen (including ammonia, petrochemicals, and synthetic fuels); or</w:t>
      </w:r>
      <w:bookmarkEnd w:id="754"/>
    </w:p>
    <w:p w14:paraId="37B17512" w14:textId="77777777" w:rsidR="00D179D6" w:rsidRPr="00462199" w:rsidRDefault="00D179D6" w:rsidP="00E84F56">
      <w:pPr>
        <w:pStyle w:val="DefinitionsAshurst"/>
      </w:pPr>
      <w:bookmarkStart w:id="755" w:name="_Ref144111882"/>
      <w:r w:rsidRPr="00462199">
        <w:t>not as a fuel for heat, power, or combustion purposes,</w:t>
      </w:r>
      <w:bookmarkEnd w:id="755"/>
    </w:p>
    <w:p w14:paraId="2DE4F5B4" w14:textId="50C35FFB" w:rsidR="00D179D6" w:rsidRPr="00462199" w:rsidRDefault="00D179D6" w:rsidP="005B3BB9">
      <w:pPr>
        <w:pStyle w:val="B12Ashurst"/>
      </w:pPr>
      <w:r w:rsidRPr="00462199">
        <w:t xml:space="preserve">in either case as determined by the LCHA Counterparty </w:t>
      </w:r>
      <w:r w:rsidR="00276DD6">
        <w:t>(</w:t>
      </w:r>
      <w:r w:rsidRPr="00462199">
        <w:t>acting reasonably</w:t>
      </w:r>
      <w:r w:rsidR="00276DD6">
        <w:t>), but excluding venting or flaring</w:t>
      </w:r>
      <w:r w:rsidRPr="00462199">
        <w:t>;</w:t>
      </w:r>
      <w:r w:rsidR="00276DD6">
        <w:t xml:space="preserve"> </w:t>
      </w:r>
      <w:commentRangeStart w:id="756"/>
      <w:commentRangeStart w:id="757"/>
      <w:commentRangeStart w:id="758"/>
      <w:commentRangeStart w:id="759"/>
      <w:r w:rsidR="00276DD6" w:rsidRPr="00276DD6">
        <w:t>[</w:t>
      </w:r>
      <w:r w:rsidR="00276DD6" w:rsidRPr="00276DD6">
        <w:rPr>
          <w:b/>
          <w:bCs/>
          <w:i/>
          <w:iCs/>
          <w:highlight w:val="yellow"/>
        </w:rPr>
        <w:t>Note: DESNZ to confirm if it is acceptable to refer to "venting" in this context, noting that in the ICCC we have been advised not to use the term "venting" because it has a specific meaning in a UK ETS context.</w:t>
      </w:r>
      <w:r w:rsidR="00276DD6" w:rsidRPr="00276DD6">
        <w:t>]</w:t>
      </w:r>
      <w:commentRangeEnd w:id="756"/>
      <w:r w:rsidR="00102D20" w:rsidRPr="00462199">
        <w:rPr>
          <w:rStyle w:val="CommentReference"/>
          <w:rFonts w:ascii="Arial" w:hAnsi="Arial"/>
          <w:sz w:val="20"/>
          <w:szCs w:val="20"/>
        </w:rPr>
        <w:commentReference w:id="756"/>
      </w:r>
      <w:commentRangeEnd w:id="757"/>
      <w:r w:rsidR="00E104C1" w:rsidRPr="00462199">
        <w:rPr>
          <w:rStyle w:val="CommentReference"/>
          <w:rFonts w:ascii="Arial" w:hAnsi="Arial"/>
          <w:sz w:val="20"/>
          <w:szCs w:val="20"/>
        </w:rPr>
        <w:commentReference w:id="757"/>
      </w:r>
      <w:commentRangeEnd w:id="758"/>
      <w:r w:rsidR="00E759D0" w:rsidRPr="00462199">
        <w:rPr>
          <w:rStyle w:val="CommentReference"/>
          <w:rFonts w:ascii="Arial" w:hAnsi="Arial"/>
          <w:sz w:val="20"/>
          <w:szCs w:val="20"/>
        </w:rPr>
        <w:commentReference w:id="758"/>
      </w:r>
      <w:commentRangeEnd w:id="759"/>
      <w:r w:rsidR="007C0529" w:rsidRPr="00462199">
        <w:rPr>
          <w:rStyle w:val="CommentReference"/>
          <w:rFonts w:ascii="Arial" w:hAnsi="Arial"/>
          <w:sz w:val="20"/>
          <w:szCs w:val="20"/>
        </w:rPr>
        <w:commentReference w:id="759"/>
      </w:r>
    </w:p>
    <w:p w14:paraId="43B2BCC7" w14:textId="53443036" w:rsidR="00D179D6" w:rsidRPr="00462199" w:rsidRDefault="00D179D6" w:rsidP="005B3BB9">
      <w:pPr>
        <w:pStyle w:val="DefinitionsClauseAshurst"/>
      </w:pPr>
      <w:bookmarkStart w:id="763" w:name="_Ref144111883"/>
      <w:r w:rsidRPr="00462199">
        <w:rPr>
          <w:b/>
        </w:rPr>
        <w:t>"Final Installed Capacity"</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_Ref144113334 \w \h </w:instrText>
      </w:r>
      <w:r w:rsidR="001848C7">
        <w:fldChar w:fldCharType="separate"/>
      </w:r>
      <w:del w:id="764" w:author="Faqir, Sofia (Energy Security)" w:date="2023-11-12T19:47:00Z">
        <w:r w:rsidR="00E473FC">
          <w:delText>7.1</w:delText>
        </w:r>
      </w:del>
      <w:r w:rsidR="001848C7">
        <w:fldChar w:fldCharType="end"/>
      </w:r>
      <w:r w:rsidRPr="00462199">
        <w:t xml:space="preserve"> (</w:t>
      </w:r>
      <w:r w:rsidRPr="00462199">
        <w:rPr>
          <w:i/>
        </w:rPr>
        <w:t>Final Installed Capacity)</w:t>
      </w:r>
      <w:r w:rsidRPr="00462199">
        <w:t>;</w:t>
      </w:r>
      <w:bookmarkEnd w:id="763"/>
    </w:p>
    <w:p w14:paraId="3B00F596" w14:textId="79FA6F17" w:rsidR="00D179D6" w:rsidRPr="00462199" w:rsidRDefault="00D179D6" w:rsidP="005B3BB9">
      <w:pPr>
        <w:pStyle w:val="DefinitionsClauseAshurst"/>
      </w:pPr>
      <w:bookmarkStart w:id="765" w:name="_Ref144111884"/>
      <w:r w:rsidRPr="00462199">
        <w:rPr>
          <w:b/>
        </w:rPr>
        <w:t>"Final Installed Capacity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_Ref144113334 \w \h </w:instrText>
      </w:r>
      <w:r w:rsidR="001848C7">
        <w:fldChar w:fldCharType="separate"/>
      </w:r>
      <w:del w:id="766" w:author="Faqir, Sofia (Energy Security)" w:date="2023-11-12T19:47:00Z">
        <w:r w:rsidR="00E473FC">
          <w:delText>7.1</w:delText>
        </w:r>
      </w:del>
      <w:r w:rsidR="001848C7">
        <w:fldChar w:fldCharType="end"/>
      </w:r>
      <w:r w:rsidRPr="00462199">
        <w:t xml:space="preserve"> (</w:t>
      </w:r>
      <w:r w:rsidRPr="00462199">
        <w:rPr>
          <w:i/>
        </w:rPr>
        <w:t>Final Installed Capacity)</w:t>
      </w:r>
      <w:r w:rsidRPr="00462199">
        <w:t>;</w:t>
      </w:r>
      <w:bookmarkEnd w:id="765"/>
    </w:p>
    <w:p w14:paraId="2EDA466C" w14:textId="1784BFA4" w:rsidR="00D179D6" w:rsidRPr="00462199" w:rsidRDefault="00D179D6" w:rsidP="005B3BB9">
      <w:pPr>
        <w:pStyle w:val="DefinitionsClauseAshurst"/>
      </w:pPr>
      <w:bookmarkStart w:id="767" w:name="_Ref144111885"/>
      <w:r w:rsidRPr="00462199">
        <w:rPr>
          <w:b/>
        </w:rPr>
        <w:t>"Final Installed Capacity Response Notice"</w:t>
      </w:r>
      <w:r w:rsidRPr="00462199">
        <w:t xml:space="preserve"> has the meaning given to that term in </w:t>
      </w:r>
      <w:r w:rsidR="007248B2" w:rsidRPr="007248B2">
        <w:t>Condition</w:t>
      </w:r>
      <w:r w:rsidRPr="00462199">
        <w:t xml:space="preserve"> </w:t>
      </w:r>
      <w:r w:rsidR="001848C7">
        <w:fldChar w:fldCharType="begin"/>
      </w:r>
      <w:r w:rsidR="001848C7">
        <w:instrText xml:space="preserve"> REF _Ref144113341 \w \h </w:instrText>
      </w:r>
      <w:r w:rsidR="001848C7">
        <w:fldChar w:fldCharType="separate"/>
      </w:r>
      <w:del w:id="768" w:author="Faqir, Sofia (Energy Security)" w:date="2023-11-12T19:47:00Z">
        <w:r w:rsidR="00E473FC">
          <w:delText>7.4</w:delText>
        </w:r>
      </w:del>
      <w:r w:rsidR="001848C7">
        <w:fldChar w:fldCharType="end"/>
      </w:r>
      <w:r w:rsidRPr="00462199">
        <w:t xml:space="preserve"> (</w:t>
      </w:r>
      <w:r w:rsidRPr="00462199">
        <w:rPr>
          <w:i/>
        </w:rPr>
        <w:t>Final Installed Capacity)</w:t>
      </w:r>
      <w:r w:rsidRPr="00462199">
        <w:t>;</w:t>
      </w:r>
      <w:bookmarkEnd w:id="767"/>
    </w:p>
    <w:p w14:paraId="06CC694A" w14:textId="5AB8BAD6" w:rsidR="00D179D6" w:rsidRPr="00462199" w:rsidRDefault="00D179D6" w:rsidP="005B3BB9">
      <w:pPr>
        <w:pStyle w:val="DefinitionsClauseAshurst"/>
      </w:pPr>
      <w:bookmarkStart w:id="769" w:name="_Ref144111886"/>
      <w:r w:rsidRPr="00462199">
        <w:rPr>
          <w:b/>
        </w:rPr>
        <w:t>"Final Installed Capacity Supporting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_Ref144113343 \r \h \* MERGEFORMAT </w:instrText>
      </w:r>
      <w:r w:rsidRPr="00462199">
        <w:fldChar w:fldCharType="separate"/>
      </w:r>
      <w:del w:id="770" w:author="Faqir, Sofia (Energy Security)" w:date="2023-11-12T19:47:00Z">
        <w:r w:rsidR="00E473FC" w:rsidRPr="00E473FC">
          <w:rPr>
            <w:color w:val="000000"/>
          </w:rPr>
          <w:delText>7.4(B)</w:delText>
        </w:r>
      </w:del>
      <w:r w:rsidRPr="00462199">
        <w:fldChar w:fldCharType="end"/>
      </w:r>
      <w:r w:rsidRPr="00462199">
        <w:t xml:space="preserve"> (</w:t>
      </w:r>
      <w:r w:rsidRPr="00462199">
        <w:rPr>
          <w:i/>
        </w:rPr>
        <w:t>Final Installed Capacity)</w:t>
      </w:r>
      <w:r w:rsidRPr="00462199">
        <w:t>;</w:t>
      </w:r>
      <w:bookmarkEnd w:id="769"/>
    </w:p>
    <w:p w14:paraId="6AEFFD5E" w14:textId="7BE48FC9" w:rsidR="00D179D6" w:rsidRPr="00462199" w:rsidRDefault="00D179D6" w:rsidP="005B3BB9">
      <w:pPr>
        <w:pStyle w:val="DefinitionsClauseAshurst"/>
      </w:pPr>
      <w:bookmarkStart w:id="771" w:name="_Ref144111887"/>
      <w:r w:rsidRPr="00462199">
        <w:rPr>
          <w:b/>
        </w:rPr>
        <w:t>"First Submission"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_Ref144114976 \r \h \* MERGEFORMAT </w:instrText>
      </w:r>
      <w:r w:rsidRPr="00462199">
        <w:fldChar w:fldCharType="separate"/>
      </w:r>
      <w:del w:id="772" w:author="Faqir, Sofia (Energy Security)" w:date="2023-11-12T19:47:00Z">
        <w:r w:rsidR="00E473FC" w:rsidRPr="00E473FC">
          <w:rPr>
            <w:color w:val="000000"/>
          </w:rPr>
          <w:delText>60.6(B)</w:delText>
        </w:r>
      </w:del>
      <w:r w:rsidRPr="00462199">
        <w:fldChar w:fldCharType="end"/>
      </w:r>
      <w:r w:rsidRPr="00462199">
        <w:t xml:space="preserve"> (</w:t>
      </w:r>
      <w:r w:rsidRPr="00462199">
        <w:rPr>
          <w:i/>
        </w:rPr>
        <w:t>Expert Determination Procedure</w:t>
      </w:r>
      <w:r w:rsidRPr="00462199">
        <w:t>);</w:t>
      </w:r>
      <w:bookmarkEnd w:id="771"/>
    </w:p>
    <w:p w14:paraId="13D7F5EA" w14:textId="0A6D0F61" w:rsidR="00D179D6" w:rsidRPr="00462199" w:rsidRDefault="00D179D6" w:rsidP="005B3BB9">
      <w:pPr>
        <w:pStyle w:val="DefinitionsClauseAshurst"/>
      </w:pPr>
      <w:bookmarkStart w:id="773" w:name="_Ref144111888"/>
      <w:r w:rsidRPr="00462199">
        <w:rPr>
          <w:b/>
        </w:rPr>
        <w:t>"First Submission Deadline"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_Ref144114976 \r \h \* MERGEFORMAT </w:instrText>
      </w:r>
      <w:r w:rsidRPr="00462199">
        <w:fldChar w:fldCharType="separate"/>
      </w:r>
      <w:del w:id="774" w:author="Faqir, Sofia (Energy Security)" w:date="2023-11-12T19:47:00Z">
        <w:r w:rsidR="00E473FC" w:rsidRPr="00E473FC">
          <w:rPr>
            <w:color w:val="000000"/>
          </w:rPr>
          <w:delText>60.6(B)</w:delText>
        </w:r>
      </w:del>
      <w:r w:rsidRPr="00462199">
        <w:fldChar w:fldCharType="end"/>
      </w:r>
      <w:r w:rsidRPr="00462199">
        <w:t xml:space="preserve"> (</w:t>
      </w:r>
      <w:r w:rsidRPr="00462199">
        <w:rPr>
          <w:i/>
        </w:rPr>
        <w:t>Expert Determination Procedure</w:t>
      </w:r>
      <w:r w:rsidRPr="00462199">
        <w:t>);</w:t>
      </w:r>
      <w:bookmarkEnd w:id="773"/>
    </w:p>
    <w:p w14:paraId="5F01C1BC" w14:textId="77777777" w:rsidR="00D179D6" w:rsidRPr="00462199" w:rsidRDefault="00D179D6" w:rsidP="005B3BB9">
      <w:pPr>
        <w:pStyle w:val="DefinitionsClauseAshurst"/>
      </w:pPr>
      <w:bookmarkStart w:id="775" w:name="_Ref144111889"/>
      <w:r w:rsidRPr="00462199">
        <w:rPr>
          <w:b/>
        </w:rPr>
        <w:t xml:space="preserve">"Fiscal Year" </w:t>
      </w:r>
      <w:r w:rsidRPr="00462199">
        <w:t>means the period from 1 April in any calendar year until and including 31 March in the following calendar year;</w:t>
      </w:r>
      <w:bookmarkEnd w:id="775"/>
    </w:p>
    <w:p w14:paraId="61723E2F" w14:textId="77777777" w:rsidR="00D179D6" w:rsidRPr="00462199" w:rsidRDefault="00D179D6" w:rsidP="005B3BB9">
      <w:pPr>
        <w:pStyle w:val="DefinitionsClauseAshurst"/>
      </w:pPr>
      <w:bookmarkStart w:id="776" w:name="_Ref144111890"/>
      <w:r w:rsidRPr="00462199">
        <w:rPr>
          <w:b/>
        </w:rPr>
        <w:t>"Fixed QCiL Operating Costs"</w:t>
      </w:r>
      <w:r w:rsidRPr="00462199">
        <w:t xml:space="preserve"> means QCiL Operating Costs that do not vary in accordance with the amount of Hydrogen produced by the Hydrogen Production Plant;</w:t>
      </w:r>
      <w:bookmarkEnd w:id="776"/>
    </w:p>
    <w:p w14:paraId="76C878B2" w14:textId="77777777" w:rsidR="00D179D6" w:rsidRPr="00462199" w:rsidRDefault="00D179D6" w:rsidP="005B3BB9">
      <w:pPr>
        <w:pStyle w:val="DefinitionsClauseAshurst"/>
      </w:pPr>
      <w:bookmarkStart w:id="777" w:name="_Ref144111891"/>
      <w:r w:rsidRPr="00462199">
        <w:rPr>
          <w:b/>
        </w:rPr>
        <w:t>"Fixed QCiL Operating Savings"</w:t>
      </w:r>
      <w:r w:rsidRPr="00462199">
        <w:t xml:space="preserve"> means QCiL Operating Savings that do not vary in accordance with the amount of Hydrogen produced by the Hydrogen Production Plant;</w:t>
      </w:r>
      <w:bookmarkEnd w:id="777"/>
    </w:p>
    <w:p w14:paraId="03CB4CE3" w14:textId="14F3AB5F" w:rsidR="00D179D6" w:rsidRPr="00462199" w:rsidRDefault="00D179D6" w:rsidP="005B3BB9">
      <w:pPr>
        <w:pStyle w:val="DefinitionsClauseAshurst"/>
      </w:pPr>
      <w:bookmarkStart w:id="778" w:name="_Ref144111892"/>
      <w:r w:rsidRPr="00462199">
        <w:rPr>
          <w:b/>
        </w:rPr>
        <w:t>"Floor Price"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_Ref144113423 \w \h </w:instrText>
      </w:r>
      <w:r w:rsidR="00583F8A">
        <w:fldChar w:fldCharType="separate"/>
      </w:r>
      <w:del w:id="779" w:author="Faqir, Sofia (Energy Security)" w:date="2023-11-12T19:47:00Z">
        <w:r w:rsidR="00E473FC">
          <w:delText>9.10</w:delText>
        </w:r>
      </w:del>
      <w:r w:rsidR="00583F8A">
        <w:fldChar w:fldCharType="end"/>
      </w:r>
      <w:r w:rsidRPr="00462199">
        <w:t xml:space="preserve"> (</w:t>
      </w:r>
      <w:r w:rsidRPr="00462199">
        <w:rPr>
          <w:i/>
        </w:rPr>
        <w:t>Floor Price calculation</w:t>
      </w:r>
      <w:r w:rsidRPr="00462199">
        <w:t>);</w:t>
      </w:r>
      <w:bookmarkEnd w:id="778"/>
    </w:p>
    <w:p w14:paraId="29515CA2" w14:textId="630218A7" w:rsidR="00D179D6" w:rsidRPr="00462199" w:rsidRDefault="00D179D6" w:rsidP="005B3BB9">
      <w:pPr>
        <w:pStyle w:val="DefinitionsClauseAshurst"/>
      </w:pPr>
      <w:bookmarkStart w:id="780" w:name="_Ref144111893"/>
      <w:r w:rsidRPr="00462199">
        <w:rPr>
          <w:b/>
        </w:rPr>
        <w:t>"FM Affected Party"</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_Ref144115078 \w \h </w:instrText>
      </w:r>
      <w:r w:rsidR="00583F8A">
        <w:fldChar w:fldCharType="separate"/>
      </w:r>
      <w:del w:id="781" w:author="Faqir, Sofia (Energy Security)" w:date="2023-11-12T19:47:00Z">
        <w:r w:rsidR="00E473FC">
          <w:delText>70.1</w:delText>
        </w:r>
      </w:del>
      <w:r w:rsidR="00583F8A">
        <w:fldChar w:fldCharType="end"/>
      </w:r>
      <w:r w:rsidRPr="00462199">
        <w:t xml:space="preserve"> (</w:t>
      </w:r>
      <w:r w:rsidRPr="00462199">
        <w:rPr>
          <w:i/>
        </w:rPr>
        <w:t>Relief due to Force Majeure</w:t>
      </w:r>
      <w:r w:rsidRPr="00462199">
        <w:t>);</w:t>
      </w:r>
      <w:bookmarkEnd w:id="780"/>
    </w:p>
    <w:p w14:paraId="315B8739" w14:textId="77777777" w:rsidR="00D179D6" w:rsidRPr="00462199" w:rsidRDefault="00D179D6" w:rsidP="005B3BB9">
      <w:pPr>
        <w:pStyle w:val="DefinitionsClauseAshurst"/>
      </w:pPr>
      <w:bookmarkStart w:id="782" w:name="_Ref144111894"/>
      <w:r w:rsidRPr="00462199">
        <w:rPr>
          <w:b/>
        </w:rPr>
        <w:t>"FoIA"</w:t>
      </w:r>
      <w:r w:rsidRPr="00462199">
        <w:t xml:space="preserve"> means the Freedom of Information Act 2000 and any subordinate legislation made under that Act, together with (where the context requires) any guidance and/or codes of practice issued by the Information Commissioner or relevant Crown Body in relation to such legislation;</w:t>
      </w:r>
      <w:bookmarkEnd w:id="782"/>
    </w:p>
    <w:p w14:paraId="1F5F5D6A" w14:textId="77777777" w:rsidR="00D179D6" w:rsidRPr="00462199" w:rsidRDefault="00D179D6" w:rsidP="005B3BB9">
      <w:pPr>
        <w:pStyle w:val="DefinitionsClauseAshurst"/>
      </w:pPr>
      <w:bookmarkStart w:id="783" w:name="_Ref144111895"/>
      <w:r w:rsidRPr="00462199">
        <w:rPr>
          <w:b/>
        </w:rPr>
        <w:lastRenderedPageBreak/>
        <w:t>"FoIA Information"</w:t>
      </w:r>
      <w:r w:rsidRPr="00462199">
        <w:t xml:space="preserve"> means any information of whatever nature, however conveyed, and in whatever form, including written, oral and electronic and in visual or machine-readable form (including CD-ROM, magnetic and digital form);</w:t>
      </w:r>
      <w:bookmarkEnd w:id="783"/>
    </w:p>
    <w:p w14:paraId="288F7ED4" w14:textId="77777777" w:rsidR="00D179D6" w:rsidRPr="00462199" w:rsidRDefault="00D179D6" w:rsidP="005B3BB9">
      <w:pPr>
        <w:pStyle w:val="DefinitionsClauseAshurst"/>
      </w:pPr>
      <w:bookmarkStart w:id="784" w:name="_Ref144111896"/>
      <w:r w:rsidRPr="00462199">
        <w:rPr>
          <w:b/>
        </w:rPr>
        <w:t>"Force Majeure"</w:t>
      </w:r>
      <w:r w:rsidRPr="00462199">
        <w:t xml:space="preserve"> means any event or circumstance including;</w:t>
      </w:r>
      <w:bookmarkEnd w:id="784"/>
    </w:p>
    <w:p w14:paraId="24016442" w14:textId="77777777" w:rsidR="00D179D6" w:rsidRPr="00462199" w:rsidRDefault="00D179D6" w:rsidP="00E84F56">
      <w:pPr>
        <w:pStyle w:val="DefinitionsAshurst"/>
      </w:pPr>
      <w:bookmarkStart w:id="785" w:name="_Ref144111897"/>
      <w:r w:rsidRPr="00462199">
        <w:t>any Change in Law (which expression, for the purposes of this definition, shall not include any Foreseeable Change in Law, and, in the period to the Start Date, shall include any change after the Agreement Date in the policy or guidance of any Competent Authority); and</w:t>
      </w:r>
      <w:bookmarkEnd w:id="785"/>
    </w:p>
    <w:p w14:paraId="646FF843" w14:textId="77777777" w:rsidR="00D179D6" w:rsidRPr="00462199" w:rsidRDefault="00D179D6" w:rsidP="00E84F56">
      <w:pPr>
        <w:pStyle w:val="DefinitionsAshurst"/>
      </w:pPr>
      <w:bookmarkStart w:id="786" w:name="_Ref144111898"/>
      <w:r w:rsidRPr="00462199">
        <w:t>any event or circumstance resulting from any action or omission by or of any LCHA Settlement Services Provider,</w:t>
      </w:r>
      <w:bookmarkEnd w:id="786"/>
    </w:p>
    <w:p w14:paraId="36941CB3" w14:textId="77777777" w:rsidR="00D179D6" w:rsidRPr="00462199" w:rsidRDefault="00D179D6" w:rsidP="005B3BB9">
      <w:pPr>
        <w:pStyle w:val="B12Ashurst"/>
      </w:pPr>
      <w:r w:rsidRPr="00462199">
        <w:t>provided that such event or circumstance:</w:t>
      </w:r>
    </w:p>
    <w:p w14:paraId="6B1DCA41" w14:textId="77777777" w:rsidR="00D179D6" w:rsidRPr="00462199" w:rsidRDefault="00D179D6" w:rsidP="00E84F56">
      <w:pPr>
        <w:pStyle w:val="DefSubAshurst"/>
      </w:pPr>
      <w:bookmarkStart w:id="787" w:name="_Ref144111899"/>
      <w:r w:rsidRPr="00462199">
        <w:t>is beyond the reasonable control of the FM Affected Party or, if relevant, its Representatives (in the case of the Producer and its Representatives, acting and having acted in accordance with a Reasonable and Prudent Standard);</w:t>
      </w:r>
      <w:bookmarkEnd w:id="787"/>
    </w:p>
    <w:p w14:paraId="70E50789" w14:textId="77777777" w:rsidR="00D179D6" w:rsidRPr="00462199" w:rsidRDefault="00D179D6" w:rsidP="00E84F56">
      <w:pPr>
        <w:pStyle w:val="DefSubAshurst"/>
      </w:pPr>
      <w:bookmarkStart w:id="788" w:name="_Ref144111900"/>
      <w:r w:rsidRPr="00462199">
        <w:t>could not reasonably have been avoided or overcome by the FM Affected Party or its Representative (as appropriate);</w:t>
      </w:r>
      <w:bookmarkEnd w:id="788"/>
    </w:p>
    <w:p w14:paraId="1D5F1094" w14:textId="77777777" w:rsidR="00D179D6" w:rsidRPr="00462199" w:rsidRDefault="00D179D6" w:rsidP="00E84F56">
      <w:pPr>
        <w:pStyle w:val="DefSubAshurst"/>
      </w:pPr>
      <w:bookmarkStart w:id="789" w:name="_Ref144111901"/>
      <w:r w:rsidRPr="00462199">
        <w:t>is not due to the FM Affected Party's fault or negligence (or that of its Representatives); and</w:t>
      </w:r>
      <w:bookmarkEnd w:id="789"/>
    </w:p>
    <w:p w14:paraId="630BB057" w14:textId="77777777" w:rsidR="00D179D6" w:rsidRPr="00462199" w:rsidRDefault="00D179D6" w:rsidP="00E84F56">
      <w:pPr>
        <w:pStyle w:val="DefSubAshurst"/>
      </w:pPr>
      <w:bookmarkStart w:id="790" w:name="_Ref144111902"/>
      <w:r w:rsidRPr="00462199">
        <w:t>for CCUS-Enabled Facilities only, is not a CO</w:t>
      </w:r>
      <w:r w:rsidRPr="00462199">
        <w:rPr>
          <w:vertAlign w:val="subscript"/>
        </w:rPr>
        <w:t>2</w:t>
      </w:r>
      <w:r w:rsidRPr="00462199">
        <w:t xml:space="preserve"> T&amp;S Outage Event, a CO</w:t>
      </w:r>
      <w:r w:rsidRPr="00462199">
        <w:rPr>
          <w:vertAlign w:val="subscript"/>
        </w:rPr>
        <w:t>2</w:t>
      </w:r>
      <w:r w:rsidRPr="00462199">
        <w:t xml:space="preserve"> T&amp;S Commissioning Delay Event or a CO</w:t>
      </w:r>
      <w:r w:rsidRPr="00462199">
        <w:rPr>
          <w:vertAlign w:val="subscript"/>
        </w:rPr>
        <w:t>2</w:t>
      </w:r>
      <w:r w:rsidRPr="00462199">
        <w:t xml:space="preserve"> T&amp;S Cessation Event,</w:t>
      </w:r>
      <w:bookmarkEnd w:id="790"/>
    </w:p>
    <w:p w14:paraId="5278EABF" w14:textId="77777777" w:rsidR="00D179D6" w:rsidRPr="00462199" w:rsidRDefault="00D179D6" w:rsidP="005B3BB9">
      <w:pPr>
        <w:pStyle w:val="B12Ashurst"/>
      </w:pPr>
      <w:r w:rsidRPr="00462199">
        <w:t>provided always that:</w:t>
      </w:r>
    </w:p>
    <w:p w14:paraId="03D285DF" w14:textId="77777777" w:rsidR="00D179D6" w:rsidRPr="00462199" w:rsidRDefault="00D179D6" w:rsidP="00E84F56">
      <w:pPr>
        <w:pStyle w:val="DefSubSubAshurst"/>
      </w:pPr>
      <w:bookmarkStart w:id="791" w:name="_Ref144111903"/>
      <w:r w:rsidRPr="00462199">
        <w:t>neither non-availability of funds nor the lack of funds shall ever constitute Force Majeure; and</w:t>
      </w:r>
      <w:bookmarkEnd w:id="791"/>
    </w:p>
    <w:p w14:paraId="3E665F61" w14:textId="77777777" w:rsidR="00D179D6" w:rsidRPr="00462199" w:rsidRDefault="00D179D6" w:rsidP="00E84F56">
      <w:pPr>
        <w:pStyle w:val="DefSubSubAshurst"/>
      </w:pPr>
      <w:bookmarkStart w:id="792" w:name="_Ref144111904"/>
      <w:r w:rsidRPr="00462199">
        <w:t>no event or circumstance which has occurred before the Agreement Date of which, at or before the Agreement Date, the Producer or any of its Representatives either was aware, or (if it or they had made all due and careful enquiries and acted to a Reasonable and Prudent Standard) could be expected to have been aware, shall constitute a Force Majeure;</w:t>
      </w:r>
      <w:bookmarkEnd w:id="792"/>
    </w:p>
    <w:p w14:paraId="7865DBE2" w14:textId="6278A0E6" w:rsidR="00D179D6" w:rsidRPr="00462199" w:rsidRDefault="00D179D6" w:rsidP="005B3BB9">
      <w:pPr>
        <w:pStyle w:val="DefinitionsClauseAshurst"/>
      </w:pPr>
      <w:bookmarkStart w:id="793" w:name="_Ref144111905"/>
      <w:r w:rsidRPr="00462199">
        <w:rPr>
          <w:b/>
        </w:rPr>
        <w:t>"Forecast Data"</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_Ref144113954 \w \h </w:instrText>
      </w:r>
      <w:r w:rsidR="00583F8A">
        <w:fldChar w:fldCharType="separate"/>
      </w:r>
      <w:del w:id="794" w:author="Faqir, Sofia (Energy Security)" w:date="2023-11-12T19:47:00Z">
        <w:r w:rsidR="00E473FC">
          <w:delText>33.2</w:delText>
        </w:r>
      </w:del>
      <w:r w:rsidR="00583F8A">
        <w:fldChar w:fldCharType="end"/>
      </w:r>
      <w:r w:rsidRPr="00462199">
        <w:t xml:space="preserve"> (</w:t>
      </w:r>
      <w:r w:rsidRPr="00462199">
        <w:rPr>
          <w:i/>
        </w:rPr>
        <w:t>Forecast Data</w:t>
      </w:r>
      <w:r w:rsidRPr="00462199">
        <w:t>);</w:t>
      </w:r>
      <w:bookmarkEnd w:id="793"/>
    </w:p>
    <w:p w14:paraId="76B17086" w14:textId="77777777" w:rsidR="00D179D6" w:rsidRPr="00462199" w:rsidRDefault="00D179D6" w:rsidP="005B3BB9">
      <w:pPr>
        <w:pStyle w:val="DefinitionsClauseAshurst"/>
      </w:pPr>
      <w:bookmarkStart w:id="795" w:name="_Ref144111906"/>
      <w:r w:rsidRPr="00462199">
        <w:rPr>
          <w:b/>
        </w:rPr>
        <w:t>"Foreseeable Change in Law"</w:t>
      </w:r>
      <w:r w:rsidRPr="00462199">
        <w:t xml:space="preserve"> means, in respect of a Change in Law, that the relevant change:</w:t>
      </w:r>
      <w:bookmarkEnd w:id="795"/>
    </w:p>
    <w:p w14:paraId="1036B59A" w14:textId="77777777" w:rsidR="00D179D6" w:rsidRPr="00462199" w:rsidRDefault="00D179D6" w:rsidP="00E84F56">
      <w:pPr>
        <w:pStyle w:val="DefinitionsAshurst"/>
      </w:pPr>
      <w:bookmarkStart w:id="796" w:name="_Ref144111907"/>
      <w:r w:rsidRPr="00462199">
        <w:t>was published on or after 1 January 2000 but before the Agreement Date:</w:t>
      </w:r>
      <w:bookmarkEnd w:id="796"/>
    </w:p>
    <w:p w14:paraId="1DE17E3C" w14:textId="77777777" w:rsidR="00D179D6" w:rsidRPr="00462199" w:rsidRDefault="00D179D6" w:rsidP="00E84F56">
      <w:pPr>
        <w:pStyle w:val="DefSubAshurst"/>
      </w:pPr>
      <w:bookmarkStart w:id="797" w:name="_Ref144111908"/>
      <w:r w:rsidRPr="00462199">
        <w:t>in a draft Bill;</w:t>
      </w:r>
      <w:bookmarkEnd w:id="797"/>
    </w:p>
    <w:p w14:paraId="6EB47A7E" w14:textId="77777777" w:rsidR="00D179D6" w:rsidRPr="00462199" w:rsidRDefault="00D179D6" w:rsidP="00E84F56">
      <w:pPr>
        <w:pStyle w:val="DefSubAshurst"/>
      </w:pPr>
      <w:bookmarkStart w:id="798" w:name="_Ref144111909"/>
      <w:r w:rsidRPr="00462199">
        <w:t>in a Bill;</w:t>
      </w:r>
      <w:bookmarkEnd w:id="798"/>
    </w:p>
    <w:p w14:paraId="1CCC248B" w14:textId="77777777" w:rsidR="00D179D6" w:rsidRPr="00462199" w:rsidRDefault="00D179D6" w:rsidP="00E84F56">
      <w:pPr>
        <w:pStyle w:val="DefSubAshurst"/>
      </w:pPr>
      <w:bookmarkStart w:id="799" w:name="_Ref144111910"/>
      <w:r w:rsidRPr="00462199">
        <w:t>in an Act of Parliament which had been enacted but which had not (in whole or in part) come into effect;</w:t>
      </w:r>
      <w:bookmarkEnd w:id="799"/>
    </w:p>
    <w:p w14:paraId="5EA2AA35" w14:textId="77777777" w:rsidR="00D179D6" w:rsidRPr="00462199" w:rsidRDefault="00D179D6" w:rsidP="00E84F56">
      <w:pPr>
        <w:pStyle w:val="DefSubAshurst"/>
      </w:pPr>
      <w:bookmarkStart w:id="800" w:name="_Ref144111911"/>
      <w:r w:rsidRPr="00462199">
        <w:t>in Devolved Legislation which had not (as regards that Change in Law) come into effect;</w:t>
      </w:r>
      <w:bookmarkEnd w:id="800"/>
    </w:p>
    <w:p w14:paraId="2168988F" w14:textId="77777777" w:rsidR="00D179D6" w:rsidRPr="00462199" w:rsidRDefault="00D179D6" w:rsidP="00E84F56">
      <w:pPr>
        <w:pStyle w:val="DefSubAshurst"/>
      </w:pPr>
      <w:bookmarkStart w:id="801" w:name="_Ref144111912"/>
      <w:r w:rsidRPr="00462199">
        <w:lastRenderedPageBreak/>
        <w:t>in draft subordinate legislation;</w:t>
      </w:r>
      <w:bookmarkEnd w:id="801"/>
    </w:p>
    <w:p w14:paraId="44B16F9B" w14:textId="77777777" w:rsidR="00D179D6" w:rsidRPr="00462199" w:rsidRDefault="00D179D6" w:rsidP="00E84F56">
      <w:pPr>
        <w:pStyle w:val="DefSubAshurst"/>
      </w:pPr>
      <w:bookmarkStart w:id="802" w:name="_Ref144111913"/>
      <w:r w:rsidRPr="00462199">
        <w:t>in draft Devolved Legislation;</w:t>
      </w:r>
      <w:bookmarkEnd w:id="802"/>
    </w:p>
    <w:p w14:paraId="661355FD" w14:textId="77777777" w:rsidR="00D179D6" w:rsidRPr="00462199" w:rsidRDefault="00D179D6" w:rsidP="00E84F56">
      <w:pPr>
        <w:pStyle w:val="DefSubAshurst"/>
      </w:pPr>
      <w:bookmarkStart w:id="803" w:name="_Ref144111914"/>
      <w:r w:rsidRPr="00462199">
        <w:t>in subordinate legislation which had not (as regards that Change in Law) come into effect;</w:t>
      </w:r>
      <w:bookmarkEnd w:id="803"/>
    </w:p>
    <w:p w14:paraId="0ED6AC18" w14:textId="77777777" w:rsidR="00D179D6" w:rsidRPr="00462199" w:rsidRDefault="00D179D6" w:rsidP="00E84F56">
      <w:pPr>
        <w:pStyle w:val="DefSubAshurst"/>
      </w:pPr>
      <w:bookmarkStart w:id="804" w:name="_Ref144111915"/>
      <w:r w:rsidRPr="00462199">
        <w:t>in a draft Required Authorisation or Required Authorisation which had been made but which had not (as regards that Change in Law) come into effect;</w:t>
      </w:r>
      <w:bookmarkEnd w:id="804"/>
    </w:p>
    <w:p w14:paraId="5C94DEBF" w14:textId="77777777" w:rsidR="00D179D6" w:rsidRPr="00462199" w:rsidRDefault="00D179D6" w:rsidP="00E84F56">
      <w:pPr>
        <w:pStyle w:val="DefSubAshurst"/>
      </w:pPr>
      <w:bookmarkStart w:id="805" w:name="_Ref144111916"/>
      <w:r w:rsidRPr="00462199">
        <w:t>in a draft Directive or in a Directive which had been made but which had not (as regards that Change in Law) come into effect;</w:t>
      </w:r>
      <w:bookmarkEnd w:id="805"/>
    </w:p>
    <w:p w14:paraId="563230E8" w14:textId="77777777" w:rsidR="00D179D6" w:rsidRPr="00462199" w:rsidRDefault="00D179D6" w:rsidP="00E84F56">
      <w:pPr>
        <w:pStyle w:val="DefSubAshurst"/>
      </w:pPr>
      <w:bookmarkStart w:id="806" w:name="_Ref144111917"/>
      <w:r w:rsidRPr="00462199">
        <w:t>in a draft Treaty or other international agreement in relation to which HMG of the United Kingdom had made a public statement (from which it had not prior to the Agreement Date publicly resiled) that it would be a signatory; or</w:t>
      </w:r>
      <w:bookmarkEnd w:id="806"/>
    </w:p>
    <w:p w14:paraId="5E8B2738" w14:textId="77777777" w:rsidR="00D179D6" w:rsidRPr="00462199" w:rsidRDefault="00D179D6" w:rsidP="00E84F56">
      <w:pPr>
        <w:pStyle w:val="DefSubAshurst"/>
      </w:pPr>
      <w:bookmarkStart w:id="807" w:name="_Ref144111918"/>
      <w:r w:rsidRPr="00462199">
        <w:t>in a Treaty or other international agreement to which the United Kingdom was a signatory but which had not (as regards that Change in Law) come into effect,</w:t>
      </w:r>
      <w:bookmarkEnd w:id="807"/>
    </w:p>
    <w:p w14:paraId="1B6C819D" w14:textId="77777777" w:rsidR="00D179D6" w:rsidRPr="00462199" w:rsidRDefault="00D179D6" w:rsidP="00E84F56">
      <w:pPr>
        <w:pStyle w:val="B3Ashurst"/>
      </w:pPr>
      <w:r w:rsidRPr="00462199">
        <w:t>but only to the extent that the change has substantially the same effect as that which was contemplated in such publication and provided that the change shall not be deemed not to have substantially the same effect solely because it is enacted or brought into effect after the Agreement Date in a different form, or by a different person or Competent Authority, than when published before the Agreement Date;</w:t>
      </w:r>
    </w:p>
    <w:p w14:paraId="2CB51796" w14:textId="77777777" w:rsidR="00D179D6" w:rsidRPr="00462199" w:rsidRDefault="00D179D6" w:rsidP="00E84F56">
      <w:pPr>
        <w:pStyle w:val="DefinitionsAshurst"/>
      </w:pPr>
      <w:bookmarkStart w:id="808" w:name="_Ref144111919"/>
      <w:r w:rsidRPr="00462199">
        <w:t>is contemplated in a proposal or option(s) which was (or were) published on or after 01 January 2000 but before the Agreement Date:</w:t>
      </w:r>
      <w:bookmarkEnd w:id="808"/>
    </w:p>
    <w:p w14:paraId="3A56AE22" w14:textId="77777777" w:rsidR="00D179D6" w:rsidRPr="00462199" w:rsidRDefault="00D179D6" w:rsidP="00E84F56">
      <w:pPr>
        <w:pStyle w:val="DefSubAshurst"/>
      </w:pPr>
      <w:bookmarkStart w:id="809" w:name="_Ref144111920"/>
      <w:r w:rsidRPr="00462199">
        <w:t>in a consultation document of a Competent Authority and which is the stated preferred proposal (or, if only one (1) proposal was made, that proposal) of the Competent Authority (whether or not the Competent Authority is at the Agreement Date consulting (or has completed consulting) or considering (or has considered any) responses to the consultation), unless that proposal has been superseded by another stated preferred proposal or formally withdrawn, or the Competent Authority has formally indicated that it does not intend to proceed with it; or</w:t>
      </w:r>
      <w:bookmarkEnd w:id="809"/>
    </w:p>
    <w:p w14:paraId="2A63239F" w14:textId="77777777" w:rsidR="00D179D6" w:rsidRPr="00462199" w:rsidRDefault="00D179D6" w:rsidP="00E84F56">
      <w:pPr>
        <w:pStyle w:val="DefSubAshurst"/>
      </w:pPr>
      <w:bookmarkStart w:id="810" w:name="_Ref144111921"/>
      <w:r w:rsidRPr="00462199">
        <w:t>in a final modification report in respect of a relevant Industry Document,</w:t>
      </w:r>
      <w:bookmarkEnd w:id="810"/>
    </w:p>
    <w:p w14:paraId="385A595D" w14:textId="77777777" w:rsidR="00D179D6" w:rsidRPr="00462199" w:rsidRDefault="00D179D6" w:rsidP="00E84F56">
      <w:pPr>
        <w:pStyle w:val="B3Ashurst"/>
      </w:pPr>
      <w:r w:rsidRPr="00462199">
        <w:t>but only to the extent that the change has substantially the same effect as that which was contemplated in such publication and provided that the change shall not be deemed not to have substantially the same effect solely because it is enacted or brought into effect after the Agreement Date in a different form, or by a different person or Competent Authority, than when published before the Agreement Date;</w:t>
      </w:r>
    </w:p>
    <w:p w14:paraId="7D230D03" w14:textId="5AE56595" w:rsidR="00D179D6" w:rsidRPr="00462199" w:rsidRDefault="00D179D6" w:rsidP="00E84F56">
      <w:pPr>
        <w:pStyle w:val="DefinitionsAshurst"/>
      </w:pPr>
      <w:bookmarkStart w:id="811" w:name="_Ref144111922"/>
      <w:r w:rsidRPr="00462199">
        <w:t>[results from the enactment and implementation of any part of Chapters [</w:t>
      </w:r>
      <w:r w:rsidRPr="00035FBB">
        <w:fldChar w:fldCharType="begin"/>
      </w:r>
      <w:r w:rsidRPr="00035FBB">
        <w:instrText xml:space="preserve"> SYMBOL 108\f wingdings \s11\h \* MERGEFORMAT </w:instrText>
      </w:r>
      <w:r w:rsidRPr="00035FBB">
        <w:fldChar w:fldCharType="end"/>
      </w:r>
      <w:r w:rsidRPr="00462199">
        <w:t>] (including the associated Schedules to any of those Chapters) of Part [</w:t>
      </w:r>
      <w:r w:rsidRPr="00035FBB">
        <w:fldChar w:fldCharType="begin"/>
      </w:r>
      <w:r w:rsidRPr="00035FBB">
        <w:instrText xml:space="preserve"> SYMBOL 108\f wingdings \s11\h \* MERGEFORMAT </w:instrText>
      </w:r>
      <w:r w:rsidRPr="00035FBB">
        <w:fldChar w:fldCharType="end"/>
      </w:r>
      <w:r w:rsidRPr="00462199">
        <w:t>]</w:t>
      </w:r>
      <w:bookmarkStart w:id="812" w:name="_Ref144117892"/>
      <w:r w:rsidRPr="00462199">
        <w:rPr>
          <w:rStyle w:val="FootnoteReference"/>
        </w:rPr>
        <w:footnoteReference w:id="28"/>
      </w:r>
      <w:bookmarkEnd w:id="812"/>
      <w:r w:rsidRPr="00462199">
        <w:t xml:space="preserve"> of the </w:t>
      </w:r>
      <w:r w:rsidR="00942024">
        <w:t>EA 2023</w:t>
      </w:r>
      <w:r w:rsidRPr="00462199">
        <w:t>];</w:t>
      </w:r>
      <w:bookmarkEnd w:id="811"/>
      <w:r w:rsidR="004A01CF">
        <w:t xml:space="preserve"> </w:t>
      </w:r>
      <w:commentRangeStart w:id="813"/>
      <w:commentRangeStart w:id="814"/>
      <w:commentRangeStart w:id="815"/>
      <w:r w:rsidR="004A01CF">
        <w:t>[</w:t>
      </w:r>
      <w:r w:rsidR="004A01CF" w:rsidRPr="004A01CF">
        <w:rPr>
          <w:b/>
          <w:bCs/>
          <w:i/>
          <w:iCs/>
          <w:highlight w:val="yellow"/>
        </w:rPr>
        <w:t>Note to DESNZ: subject to further consideration of the specific chapters to be referenced here.</w:t>
      </w:r>
      <w:r w:rsidR="004A01CF">
        <w:t>]</w:t>
      </w:r>
      <w:commentRangeEnd w:id="813"/>
      <w:r w:rsidR="00102D20" w:rsidRPr="00462199">
        <w:rPr>
          <w:rStyle w:val="CommentReference"/>
          <w:rFonts w:ascii="Arial" w:hAnsi="Arial"/>
          <w:sz w:val="20"/>
          <w:szCs w:val="20"/>
        </w:rPr>
        <w:commentReference w:id="813"/>
      </w:r>
      <w:commentRangeEnd w:id="814"/>
      <w:r w:rsidR="00B31FE1" w:rsidRPr="00462199">
        <w:rPr>
          <w:rStyle w:val="CommentReference"/>
          <w:rFonts w:ascii="Arial" w:hAnsi="Arial"/>
          <w:sz w:val="20"/>
          <w:szCs w:val="20"/>
        </w:rPr>
        <w:commentReference w:id="814"/>
      </w:r>
      <w:commentRangeEnd w:id="815"/>
      <w:r w:rsidR="00E759D0" w:rsidRPr="00462199">
        <w:rPr>
          <w:rStyle w:val="CommentReference"/>
          <w:rFonts w:ascii="Arial" w:hAnsi="Arial"/>
          <w:sz w:val="20"/>
          <w:szCs w:val="20"/>
        </w:rPr>
        <w:commentReference w:id="815"/>
      </w:r>
    </w:p>
    <w:p w14:paraId="44B73030" w14:textId="77777777" w:rsidR="00D179D6" w:rsidRPr="00462199" w:rsidRDefault="00D179D6" w:rsidP="00E84F56">
      <w:pPr>
        <w:pStyle w:val="DefinitionsAshurst"/>
      </w:pPr>
      <w:bookmarkStart w:id="817" w:name="_Ref144111923"/>
      <w:r w:rsidRPr="00462199">
        <w:t xml:space="preserve">occurs as a result of the amendment, supplement, termination, repeal, replacement or withdrawal of all or part of any document which is referred to in any Law, Directive, </w:t>
      </w:r>
      <w:r w:rsidRPr="00462199">
        <w:lastRenderedPageBreak/>
        <w:t>Industry Document or Required Authorisation in existence at the Agreement Date, provided that:</w:t>
      </w:r>
      <w:bookmarkEnd w:id="817"/>
    </w:p>
    <w:p w14:paraId="42C08445" w14:textId="77777777" w:rsidR="00D179D6" w:rsidRPr="00462199" w:rsidRDefault="00D179D6" w:rsidP="00E84F56">
      <w:pPr>
        <w:pStyle w:val="DefSubAshurst"/>
      </w:pPr>
      <w:bookmarkStart w:id="818" w:name="_Ref144111924"/>
      <w:r w:rsidRPr="00462199">
        <w:t>a document setting out the nature of such amendment, supplement, termination, repeal, replacement or withdrawal (whether or not in draft) had been published on or before the Agreement Date; and</w:t>
      </w:r>
      <w:bookmarkEnd w:id="818"/>
    </w:p>
    <w:p w14:paraId="6E9F14F1" w14:textId="77777777" w:rsidR="00D179D6" w:rsidRPr="00462199" w:rsidRDefault="00D179D6" w:rsidP="00E84F56">
      <w:pPr>
        <w:pStyle w:val="DefSubAshurst"/>
      </w:pPr>
      <w:bookmarkStart w:id="819" w:name="_Ref144111925"/>
      <w:r w:rsidRPr="00462199">
        <w:t>such amendment, supplement, termination, repeal, replacement or withdrawal has substantially the same effect as that so published;</w:t>
      </w:r>
      <w:bookmarkEnd w:id="819"/>
    </w:p>
    <w:p w14:paraId="67F3657F" w14:textId="77777777" w:rsidR="00D179D6" w:rsidRPr="00462199" w:rsidRDefault="00D179D6" w:rsidP="00E84F56">
      <w:pPr>
        <w:pStyle w:val="DefinitionsAshurst"/>
      </w:pPr>
      <w:bookmarkStart w:id="820" w:name="_Ref144111926"/>
      <w:r w:rsidRPr="00462199">
        <w:t>constitutes the re-enactment, re-making or similar of (in whole or in part) any Law, Directive, Industry Document or Required Authorisation, provided that the re-enacted, re-made or similar Law, Directive, Industry Document or Required Authorisation, as the case may be, has substantially the same effect as that of which it is a re-enactment, re-making or similar;</w:t>
      </w:r>
      <w:bookmarkEnd w:id="820"/>
    </w:p>
    <w:p w14:paraId="7F89B464" w14:textId="77777777" w:rsidR="00D179D6" w:rsidRPr="00462199" w:rsidRDefault="00D179D6" w:rsidP="00E84F56">
      <w:pPr>
        <w:pStyle w:val="DefinitionsAshurst"/>
      </w:pPr>
      <w:bookmarkStart w:id="821" w:name="_Ref144111927"/>
      <w:r w:rsidRPr="00462199">
        <w:t>implements or gives effect to (the whole or part of) any Treaty which has been published on or after 01 January 2000 but before the Agreement Date (and notwithstanding that implementation proposals and/or related sanctions for any part of the United Kingdom have not been published or have not (in whole or in part) come into effect on the Agreement Date), provided that the implementation proposals and/or related sanctions which come into effect in the United Kingdom (or relevant part thereof) have substantially the same application as the provision in the Treaty which it implements;</w:t>
      </w:r>
      <w:bookmarkEnd w:id="821"/>
    </w:p>
    <w:p w14:paraId="60DA58D0" w14:textId="77777777" w:rsidR="00D179D6" w:rsidRPr="00462199" w:rsidRDefault="00D179D6" w:rsidP="00E84F56">
      <w:pPr>
        <w:pStyle w:val="DefinitionsAshurst"/>
      </w:pPr>
      <w:bookmarkStart w:id="822" w:name="_Ref144111928"/>
      <w:r w:rsidRPr="00462199">
        <w:t xml:space="preserve">results from any Required Authorisation or Directive obtained or made pursuant to or for the purposes of another Required Authorisation or Directive which has been made prior to or is in force on the Agreement Date (the </w:t>
      </w:r>
      <w:r w:rsidRPr="00462199">
        <w:rPr>
          <w:b/>
          <w:bCs/>
        </w:rPr>
        <w:t>"First Required Authorisation or Directive"</w:t>
      </w:r>
      <w:r w:rsidRPr="00462199">
        <w:t>) unless the Producer is obliged to obtain such a Required Authorisation or Directive because of an unforeseeable amendment to the First Required Authorisation or Directive made after the Agreement Date;</w:t>
      </w:r>
      <w:bookmarkEnd w:id="822"/>
    </w:p>
    <w:p w14:paraId="338E0066" w14:textId="77777777" w:rsidR="00D179D6" w:rsidRPr="00462199" w:rsidRDefault="00D179D6" w:rsidP="00E84F56">
      <w:pPr>
        <w:pStyle w:val="DefinitionsAshurst"/>
      </w:pPr>
      <w:bookmarkStart w:id="823" w:name="_Ref144111929"/>
      <w:r w:rsidRPr="00462199">
        <w:t>results from any exercise of the Royal Prerogative where such exercise has the same, or substantially the same effect, as that which was proposed on or after 01 January 2000 but before the Agreement Date;</w:t>
      </w:r>
      <w:bookmarkEnd w:id="823"/>
    </w:p>
    <w:p w14:paraId="69B224EA" w14:textId="77777777" w:rsidR="00D179D6" w:rsidRPr="00462199" w:rsidRDefault="00D179D6" w:rsidP="00E84F56">
      <w:pPr>
        <w:pStyle w:val="DefinitionsAshurst"/>
      </w:pPr>
      <w:bookmarkStart w:id="824" w:name="_Ref144111930"/>
      <w:r w:rsidRPr="00462199">
        <w:t>constitutes a change in the interpretation or application of a Law, Directive, Industry Document or Required Authorisation by any Competent Authority if such interpretation or application is in accordance with a proposal set out in a document (whether or not in draft) which was published on or after 01 January 2000 but before the Agreement Date and the change has substantially the same effect as that which was proposed in the document;</w:t>
      </w:r>
      <w:bookmarkEnd w:id="824"/>
    </w:p>
    <w:p w14:paraId="723F195E" w14:textId="77777777" w:rsidR="00D179D6" w:rsidRPr="00462199" w:rsidRDefault="00D179D6" w:rsidP="00E84F56">
      <w:pPr>
        <w:pStyle w:val="DefinitionsAshurst"/>
      </w:pPr>
      <w:bookmarkStart w:id="825" w:name="_Ref144111931"/>
      <w:r w:rsidRPr="00462199">
        <w:t>results from legal proceedings:</w:t>
      </w:r>
      <w:bookmarkEnd w:id="825"/>
    </w:p>
    <w:p w14:paraId="79BD2EB8" w14:textId="77777777" w:rsidR="00D179D6" w:rsidRPr="00462199" w:rsidRDefault="00D179D6" w:rsidP="00E84F56">
      <w:pPr>
        <w:pStyle w:val="DefSubAshurst"/>
      </w:pPr>
      <w:bookmarkStart w:id="826" w:name="_Ref144111932"/>
      <w:r w:rsidRPr="00462199">
        <w:t>commenced;</w:t>
      </w:r>
      <w:bookmarkEnd w:id="826"/>
    </w:p>
    <w:p w14:paraId="69B6478C" w14:textId="77777777" w:rsidR="00D179D6" w:rsidRPr="00462199" w:rsidRDefault="00D179D6" w:rsidP="00E84F56">
      <w:pPr>
        <w:pStyle w:val="DefSubAshurst"/>
      </w:pPr>
      <w:bookmarkStart w:id="827" w:name="_Ref144111933"/>
      <w:r w:rsidRPr="00462199">
        <w:t>pending before any court, arbitral or other tribunal, administrative or regulatory body or, as the case may be, expert; or</w:t>
      </w:r>
      <w:bookmarkEnd w:id="827"/>
    </w:p>
    <w:p w14:paraId="10E3A5B2" w14:textId="77777777" w:rsidR="00D179D6" w:rsidRPr="00462199" w:rsidRDefault="00D179D6" w:rsidP="00E84F56">
      <w:pPr>
        <w:pStyle w:val="DefSubAshurst"/>
      </w:pPr>
      <w:bookmarkStart w:id="828" w:name="_Ref144111934"/>
      <w:r w:rsidRPr="00462199">
        <w:t>threatened (by issue of a formal written notice before action or similar),</w:t>
      </w:r>
      <w:bookmarkEnd w:id="828"/>
    </w:p>
    <w:p w14:paraId="08585D5B" w14:textId="77777777" w:rsidR="00D179D6" w:rsidRPr="00462199" w:rsidRDefault="00D179D6" w:rsidP="00E84F56">
      <w:pPr>
        <w:pStyle w:val="B3Ashurst"/>
      </w:pPr>
      <w:r w:rsidRPr="00462199">
        <w:t>against the Producer on or prior to the Agreement Date; or</w:t>
      </w:r>
    </w:p>
    <w:p w14:paraId="41022EAC" w14:textId="77777777" w:rsidR="00D179D6" w:rsidRPr="00462199" w:rsidRDefault="00D179D6" w:rsidP="00E84F56">
      <w:pPr>
        <w:pStyle w:val="DefinitionsAshurst"/>
      </w:pPr>
      <w:bookmarkStart w:id="829" w:name="_Ref144111935"/>
      <w:r w:rsidRPr="00462199">
        <w:t>results from legal proceedings against the Facility (including legal proceedings against a Competent Authority in relation to a Required Authorisation) where, on or prior to the Agreement Date:</w:t>
      </w:r>
      <w:bookmarkEnd w:id="829"/>
    </w:p>
    <w:p w14:paraId="0BC54252" w14:textId="77777777" w:rsidR="00D179D6" w:rsidRPr="00462199" w:rsidRDefault="00D179D6" w:rsidP="00E84F56">
      <w:pPr>
        <w:pStyle w:val="DefSubAshurst"/>
      </w:pPr>
      <w:bookmarkStart w:id="830" w:name="_Ref144111936"/>
      <w:r w:rsidRPr="00462199">
        <w:lastRenderedPageBreak/>
        <w:t>notice of such proceedings had been published by the court, arbitral, or other tribunal, administrative or regulatory body, or, as the case may be, expert, hearing the legal proceedings;</w:t>
      </w:r>
      <w:bookmarkEnd w:id="830"/>
    </w:p>
    <w:p w14:paraId="298E025B" w14:textId="77777777" w:rsidR="00D179D6" w:rsidRPr="00462199" w:rsidRDefault="00D179D6" w:rsidP="00E84F56">
      <w:pPr>
        <w:pStyle w:val="DefSubAshurst"/>
      </w:pPr>
      <w:bookmarkStart w:id="831" w:name="_Ref144111937"/>
      <w:r w:rsidRPr="00462199">
        <w:t>the Producer had been informed of such proceedings by any party to the legal proceedings, or by the court, arbitral or other tribunal, administrative or regulatory body, or, as the case may be, expert hearing the legal proceedings; or</w:t>
      </w:r>
      <w:bookmarkEnd w:id="831"/>
    </w:p>
    <w:p w14:paraId="47FD2A3C" w14:textId="77777777" w:rsidR="00D179D6" w:rsidRPr="00462199" w:rsidRDefault="00D179D6" w:rsidP="00E84F56">
      <w:pPr>
        <w:pStyle w:val="DefSubAshurst"/>
      </w:pPr>
      <w:bookmarkStart w:id="832" w:name="_Ref144111938"/>
      <w:r w:rsidRPr="00462199">
        <w:t>such proceedings were (a) commenced, (b) pending before any court, arbitral or other tribunal, administrative or regulatory body or, as the case may be, expert, or (c) threatened (by issue of a formal written notice before action or similar); and, in each case, the Producer was aware, or could reasonably be expected to have become aware of such proceedings;</w:t>
      </w:r>
      <w:bookmarkEnd w:id="832"/>
    </w:p>
    <w:p w14:paraId="564A1D15" w14:textId="77777777" w:rsidR="00D179D6" w:rsidRPr="00462199" w:rsidRDefault="00D179D6" w:rsidP="00E84F56">
      <w:pPr>
        <w:pStyle w:val="DefinitionsAshurst"/>
      </w:pPr>
      <w:bookmarkStart w:id="833" w:name="_Ref144111939"/>
      <w:r w:rsidRPr="00462199">
        <w:t>results from an application for judicial review in respect of the grant of any of the Applicable Planning Consents, made:</w:t>
      </w:r>
      <w:bookmarkEnd w:id="833"/>
    </w:p>
    <w:p w14:paraId="744A8DEF" w14:textId="77777777" w:rsidR="00D179D6" w:rsidRPr="00462199" w:rsidRDefault="00D179D6" w:rsidP="00E84F56">
      <w:pPr>
        <w:pStyle w:val="DefSubAshurst"/>
      </w:pPr>
      <w:bookmarkStart w:id="834" w:name="_Ref144111940"/>
      <w:r w:rsidRPr="00462199">
        <w:t>within six (6) weeks of the grant of the relevant Applicable Planning Consent, in relation to an application to which paragraph 5 of Rule 54.5 of the Civil Procedure Rules applies; or</w:t>
      </w:r>
      <w:bookmarkEnd w:id="834"/>
    </w:p>
    <w:p w14:paraId="6B340BD3" w14:textId="77777777" w:rsidR="00D179D6" w:rsidRPr="00462199" w:rsidRDefault="00D179D6" w:rsidP="00E84F56">
      <w:pPr>
        <w:pStyle w:val="DefSubAshurst"/>
      </w:pPr>
      <w:bookmarkStart w:id="835" w:name="_Ref144111941"/>
      <w:r w:rsidRPr="00462199">
        <w:t>within three (3) months of the grant of the relevant Applicable Planning Consent, in relation to all other applications; or</w:t>
      </w:r>
      <w:bookmarkEnd w:id="835"/>
    </w:p>
    <w:p w14:paraId="46B67D30" w14:textId="77777777" w:rsidR="00D179D6" w:rsidRPr="00462199" w:rsidRDefault="00D179D6" w:rsidP="005B3BB9">
      <w:pPr>
        <w:pStyle w:val="B12Ashurst"/>
        <w:rPr>
          <w:lang w:eastAsia="en-GB"/>
        </w:rPr>
      </w:pPr>
      <w:r w:rsidRPr="00462199">
        <w:t>provided always that a Change in Law which imposes a requirement that the Facility permanently ceases operation shall not be a Foreseeable Change in Law;</w:t>
      </w:r>
    </w:p>
    <w:p w14:paraId="61ED64B1" w14:textId="77777777" w:rsidR="00D179D6" w:rsidRPr="00462199" w:rsidRDefault="00D179D6" w:rsidP="005B3BB9">
      <w:pPr>
        <w:pStyle w:val="DefinitionsClauseAshurst"/>
      </w:pPr>
      <w:bookmarkStart w:id="836" w:name="_Ref144111942"/>
      <w:r w:rsidRPr="00462199">
        <w:rPr>
          <w:b/>
        </w:rPr>
        <w:t>"FSMA"</w:t>
      </w:r>
      <w:r w:rsidRPr="00462199">
        <w:t xml:space="preserve"> means the Financial Services and Markets Act 2000;</w:t>
      </w:r>
      <w:bookmarkEnd w:id="836"/>
    </w:p>
    <w:p w14:paraId="12E03A5D" w14:textId="43B82144" w:rsidR="00D179D6" w:rsidRPr="00462199" w:rsidRDefault="00D179D6" w:rsidP="005B3BB9">
      <w:pPr>
        <w:pStyle w:val="DefinitionsClauseAshurst"/>
      </w:pPr>
      <w:bookmarkStart w:id="837" w:name="_Ref144111944"/>
      <w:r w:rsidRPr="00462199">
        <w:rPr>
          <w:b/>
        </w:rPr>
        <w:t>"Fuel Purposes"</w:t>
      </w:r>
      <w:r w:rsidRPr="00462199">
        <w:t xml:space="preserve"> means the use of Hydrogen produced by the Hydrogen Production Plant as a fuel for heat, power, or combustion purposes, as determined by the LCHA Counterparty </w:t>
      </w:r>
      <w:r w:rsidR="00276DD6">
        <w:t>(</w:t>
      </w:r>
      <w:r w:rsidRPr="00462199">
        <w:t>acting reasonably</w:t>
      </w:r>
      <w:r w:rsidR="00276DD6">
        <w:t xml:space="preserve">) </w:t>
      </w:r>
      <w:r w:rsidR="00276DD6" w:rsidRPr="00276DD6">
        <w:t>but excluding venting or flaring</w:t>
      </w:r>
      <w:r w:rsidRPr="00462199">
        <w:t>;</w:t>
      </w:r>
      <w:bookmarkEnd w:id="837"/>
      <w:r w:rsidR="00276DD6">
        <w:t xml:space="preserve"> </w:t>
      </w:r>
      <w:commentRangeStart w:id="838"/>
      <w:commentRangeStart w:id="839"/>
      <w:r w:rsidR="00276DD6" w:rsidRPr="00276DD6">
        <w:t>[</w:t>
      </w:r>
      <w:r w:rsidR="00276DD6" w:rsidRPr="00276DD6">
        <w:rPr>
          <w:b/>
          <w:bCs/>
          <w:i/>
          <w:iCs/>
          <w:highlight w:val="yellow"/>
        </w:rPr>
        <w:t>Note: DESNZ to confirm if it is acceptable to refer to "venting" in this context, noting that in the ICCC we have been advised not to use the term "venting" because it has a specific meaning in a UK ETS context</w:t>
      </w:r>
      <w:r w:rsidR="00276DD6">
        <w:t>.</w:t>
      </w:r>
      <w:r w:rsidR="00276DD6" w:rsidRPr="00276DD6">
        <w:t>]</w:t>
      </w:r>
      <w:commentRangeEnd w:id="838"/>
      <w:r w:rsidR="0034798F" w:rsidRPr="00462199">
        <w:rPr>
          <w:rStyle w:val="CommentReference"/>
          <w:rFonts w:ascii="Arial" w:hAnsi="Arial"/>
          <w:sz w:val="20"/>
          <w:szCs w:val="20"/>
        </w:rPr>
        <w:commentReference w:id="838"/>
      </w:r>
      <w:commentRangeEnd w:id="839"/>
      <w:r w:rsidR="00E759D0" w:rsidRPr="00462199">
        <w:rPr>
          <w:rStyle w:val="CommentReference"/>
          <w:rFonts w:ascii="Arial" w:hAnsi="Arial"/>
          <w:sz w:val="20"/>
          <w:szCs w:val="20"/>
        </w:rPr>
        <w:commentReference w:id="839"/>
      </w:r>
    </w:p>
    <w:p w14:paraId="3F2BCEE3" w14:textId="48C1766A" w:rsidR="00D179D6" w:rsidRPr="00462199" w:rsidRDefault="00D179D6" w:rsidP="005B3BB9">
      <w:pPr>
        <w:pStyle w:val="DefinitionsClauseAshurst"/>
      </w:pPr>
      <w:bookmarkStart w:id="841" w:name="_Ref144111945"/>
      <w:r w:rsidRPr="00462199">
        <w:rPr>
          <w:b/>
        </w:rPr>
        <w:t>"</w:t>
      </w:r>
      <w:commentRangeStart w:id="842"/>
      <w:commentRangeStart w:id="843"/>
      <w:r w:rsidRPr="00462199">
        <w:rPr>
          <w:b/>
        </w:rPr>
        <w:t>Fugitive Emissions Risk Reduction Plan</w:t>
      </w:r>
      <w:commentRangeEnd w:id="842"/>
      <w:r w:rsidR="00507224" w:rsidRPr="00462199">
        <w:rPr>
          <w:rStyle w:val="CommentReference"/>
          <w:rFonts w:ascii="Arial" w:hAnsi="Arial"/>
          <w:b/>
          <w:sz w:val="20"/>
          <w:szCs w:val="20"/>
        </w:rPr>
        <w:commentReference w:id="842"/>
      </w:r>
      <w:commentRangeEnd w:id="843"/>
      <w:r w:rsidR="002D6983" w:rsidRPr="00462199">
        <w:rPr>
          <w:rStyle w:val="CommentReference"/>
          <w:rFonts w:ascii="Arial" w:hAnsi="Arial"/>
          <w:b/>
          <w:sz w:val="20"/>
          <w:szCs w:val="20"/>
        </w:rPr>
        <w:commentReference w:id="843"/>
      </w:r>
      <w:r w:rsidRPr="00462199">
        <w:rPr>
          <w:b/>
        </w:rPr>
        <w:t>"</w:t>
      </w:r>
      <w:r w:rsidRPr="00462199">
        <w:t xml:space="preserve"> means the plan produced by the Producer and agreed with the LCHA Counterparty pursuant to </w:t>
      </w:r>
      <w:r>
        <w:fldChar w:fldCharType="begin"/>
      </w:r>
      <w:r>
        <w:instrText xml:space="preserve"> REF _Ref144118004 \w \h </w:instrText>
      </w:r>
      <w:r>
        <w:fldChar w:fldCharType="separate"/>
      </w:r>
      <w:del w:id="844"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which</w:t>
      </w:r>
      <w:r w:rsidR="000E652A">
        <w:t xml:space="preserve"> is consistent with</w:t>
      </w:r>
      <w:r w:rsidR="000E652A" w:rsidRPr="00575283">
        <w:t xml:space="preserve"> the requirements of the "Fugitive Hydrogen Emissions Risk Reduction Plan Template"</w:t>
      </w:r>
      <w:r w:rsidR="000E652A">
        <w:rPr>
          <w:b/>
          <w:bCs/>
        </w:rPr>
        <w:t xml:space="preserve"> </w:t>
      </w:r>
      <w:r w:rsidR="00DB349B">
        <w:t xml:space="preserve">set out </w:t>
      </w:r>
      <w:r w:rsidR="000E652A">
        <w:t>in the LCHS and which</w:t>
      </w:r>
      <w:r w:rsidRPr="00462199">
        <w:t>:</w:t>
      </w:r>
      <w:bookmarkEnd w:id="841"/>
    </w:p>
    <w:p w14:paraId="0EACB0C9" w14:textId="77777777" w:rsidR="00D179D6" w:rsidRPr="00462199" w:rsidRDefault="00D179D6" w:rsidP="00E84F56">
      <w:pPr>
        <w:pStyle w:val="DefinitionsAshurst"/>
      </w:pPr>
      <w:bookmarkStart w:id="845" w:name="_Ref144111946"/>
      <w:r w:rsidRPr="00462199">
        <w:t>provides an up-front estimate of expected annual fugitive Hydrogen emissions from the Facility in kgH</w:t>
      </w:r>
      <w:r w:rsidRPr="00462199">
        <w:rPr>
          <w:vertAlign w:val="subscript"/>
        </w:rPr>
        <w:t>2</w:t>
      </w:r>
      <w:r w:rsidRPr="00462199">
        <w:t>/year;</w:t>
      </w:r>
      <w:bookmarkEnd w:id="845"/>
    </w:p>
    <w:p w14:paraId="1206CC17" w14:textId="77777777" w:rsidR="00D179D6" w:rsidRPr="00462199" w:rsidRDefault="00D179D6" w:rsidP="00E84F56">
      <w:pPr>
        <w:pStyle w:val="DefinitionsAshurst"/>
      </w:pPr>
      <w:bookmarkStart w:id="846" w:name="_Ref144111947"/>
      <w:r w:rsidRPr="00462199">
        <w:t>includes a breakdown of different emissions types considered, as a minimum identifying each emission source described in the LCHS that is relevant to the Facility Hydrogen Production Technology;</w:t>
      </w:r>
      <w:bookmarkEnd w:id="846"/>
    </w:p>
    <w:p w14:paraId="29D04342" w14:textId="77777777" w:rsidR="00D179D6" w:rsidRPr="00462199" w:rsidRDefault="00D179D6" w:rsidP="00E84F56">
      <w:pPr>
        <w:pStyle w:val="DefinitionsAshurst"/>
      </w:pPr>
      <w:bookmarkStart w:id="847" w:name="_Ref144111948"/>
      <w:r w:rsidRPr="00462199">
        <w:t>demonstrates how the Facility will be designed and operated to ensure that fugitive Hydrogen emissions are kept as low as reasonably practical and which as a minimum considers each emission source described in the LCHS that is relevant to the Facility Hydrogen Production Technology; and</w:t>
      </w:r>
      <w:bookmarkEnd w:id="847"/>
    </w:p>
    <w:p w14:paraId="35B0F798" w14:textId="77777777" w:rsidR="00D179D6" w:rsidRPr="00462199" w:rsidRDefault="00D179D6" w:rsidP="00E84F56">
      <w:pPr>
        <w:pStyle w:val="DefinitionsAshurst"/>
      </w:pPr>
      <w:bookmarkStart w:id="848" w:name="_Ref144111949"/>
      <w:r w:rsidRPr="00462199">
        <w:t>states all assumptions on which items (A), (B) and (C) have been based, including where emissions have been considered to be negligible;</w:t>
      </w:r>
      <w:bookmarkEnd w:id="848"/>
    </w:p>
    <w:p w14:paraId="61175A08" w14:textId="77777777" w:rsidR="00D179D6" w:rsidRPr="00462199" w:rsidRDefault="00D179D6" w:rsidP="005B3BB9">
      <w:pPr>
        <w:pStyle w:val="DefinitionsClauseAshurst"/>
      </w:pPr>
      <w:bookmarkStart w:id="849" w:name="_Ref144111950"/>
      <w:r w:rsidRPr="00462199">
        <w:rPr>
          <w:b/>
        </w:rPr>
        <w:lastRenderedPageBreak/>
        <w:t>"Full Capture Plant Outage Event"</w:t>
      </w:r>
      <w:r w:rsidRPr="00462199">
        <w:t xml:space="preserve"> means an event where the Capture Plant is fully unavailable;</w:t>
      </w:r>
      <w:bookmarkEnd w:id="849"/>
    </w:p>
    <w:p w14:paraId="57E5E09D" w14:textId="77777777" w:rsidR="00D179D6" w:rsidRPr="00462199" w:rsidRDefault="00D179D6" w:rsidP="005B3BB9">
      <w:pPr>
        <w:pStyle w:val="DefinitionsClauseAshurst"/>
      </w:pPr>
      <w:bookmarkStart w:id="850" w:name="_Ref144111951"/>
      <w:r w:rsidRPr="00462199">
        <w:rPr>
          <w:b/>
        </w:rPr>
        <w:t>"Full CO</w:t>
      </w:r>
      <w:r w:rsidRPr="00462199">
        <w:rPr>
          <w:b/>
          <w:vertAlign w:val="subscript"/>
        </w:rPr>
        <w:t>2</w:t>
      </w:r>
      <w:r w:rsidRPr="00462199">
        <w:rPr>
          <w:b/>
        </w:rPr>
        <w:t xml:space="preserve"> T&amp;S Outage Event"</w:t>
      </w:r>
      <w:r w:rsidRPr="00462199">
        <w:t xml:space="preserve"> means an event or circumstance affecting the relevant CO</w:t>
      </w:r>
      <w:r w:rsidRPr="00462199">
        <w:rPr>
          <w:vertAlign w:val="subscript"/>
        </w:rPr>
        <w:t>2</w:t>
      </w:r>
      <w:r w:rsidRPr="00462199">
        <w:t xml:space="preserve"> T&amp;S Network which prevents the Facility from accessing and exporting any captured CO</w:t>
      </w:r>
      <w:r w:rsidRPr="00462199">
        <w:rPr>
          <w:vertAlign w:val="subscript"/>
        </w:rPr>
        <w:t>2</w:t>
      </w:r>
      <w:r w:rsidRPr="00462199">
        <w:t xml:space="preserve"> Rich Stream to such CO</w:t>
      </w:r>
      <w:r w:rsidRPr="00462199">
        <w:rPr>
          <w:vertAlign w:val="subscript"/>
        </w:rPr>
        <w:t>2</w:t>
      </w:r>
      <w:r w:rsidRPr="00462199">
        <w:t xml:space="preserve"> T&amp;S Network for a period equal to or exceeding thirty (30) minutes;</w:t>
      </w:r>
      <w:bookmarkEnd w:id="850"/>
    </w:p>
    <w:p w14:paraId="28E6BC9B" w14:textId="77777777" w:rsidR="00D179D6" w:rsidRPr="00462199" w:rsidRDefault="00D179D6" w:rsidP="005B3BB9">
      <w:pPr>
        <w:pStyle w:val="DefinitionsClauseAshurst"/>
      </w:pPr>
      <w:bookmarkStart w:id="851" w:name="_Ref144111952"/>
      <w:r w:rsidRPr="00462199">
        <w:rPr>
          <w:b/>
        </w:rPr>
        <w:t>"Full Facility Outage Event"</w:t>
      </w:r>
      <w:r w:rsidRPr="00462199">
        <w:t xml:space="preserve"> means an event where the Facility is fully unavailable to produce Hydrogen;</w:t>
      </w:r>
      <w:bookmarkEnd w:id="851"/>
    </w:p>
    <w:p w14:paraId="36DE4A6B" w14:textId="40E898B3" w:rsidR="00D179D6" w:rsidRPr="00462199" w:rsidRDefault="00D179D6" w:rsidP="005B3BB9">
      <w:pPr>
        <w:pStyle w:val="DefinitionsClauseAshurst"/>
      </w:pPr>
      <w:bookmarkStart w:id="852" w:name="_Ref144111953"/>
      <w:r w:rsidRPr="00462199">
        <w:rPr>
          <w:b/>
        </w:rPr>
        <w:t>"Full Load"</w:t>
      </w:r>
      <w:r w:rsidRPr="00462199">
        <w:t xml:space="preserve"> has the meaning given to that term in </w:t>
      </w:r>
      <w:r>
        <w:fldChar w:fldCharType="begin"/>
      </w:r>
      <w:r>
        <w:instrText xml:space="preserve"> REF _Ref144117999 \w \h </w:instrText>
      </w:r>
      <w:r>
        <w:fldChar w:fldCharType="separate"/>
      </w:r>
      <w:del w:id="85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852"/>
    </w:p>
    <w:p w14:paraId="08D9C8FC" w14:textId="77777777" w:rsidR="00D179D6" w:rsidRPr="00462199" w:rsidRDefault="00D179D6" w:rsidP="002D4185">
      <w:pPr>
        <w:pStyle w:val="DefinitionsClauseAshurst"/>
      </w:pPr>
      <w:bookmarkStart w:id="854" w:name="_Ref144111954"/>
      <w:r w:rsidRPr="00462199">
        <w:t>[</w:t>
      </w:r>
      <w:r w:rsidRPr="00462199">
        <w:rPr>
          <w:b/>
        </w:rPr>
        <w:t>"Funding Mechanism"</w:t>
      </w:r>
      <w:r w:rsidRPr="00462199">
        <w:t xml:space="preserve"> means [</w:t>
      </w:r>
      <w:r w:rsidRPr="00462199">
        <w:rPr>
          <w:i/>
        </w:rPr>
        <w:t>the relevant documentation</w:t>
      </w:r>
      <w:r w:rsidRPr="00462199">
        <w:t>] which makes provision for HMG (in its capacity as funding body) to make payments to the LCHA Counterparty for the purpose of ensuring that the LCHA Counterparty is in sufficient funds to meet its liabilities in full pursuant to UKLCH Programme LCHAs;]</w:t>
      </w:r>
      <w:bookmarkStart w:id="855" w:name="_Ref144117893"/>
      <w:r w:rsidRPr="00462199">
        <w:rPr>
          <w:rStyle w:val="FootnoteReference"/>
        </w:rPr>
        <w:footnoteReference w:id="29"/>
      </w:r>
      <w:bookmarkEnd w:id="854"/>
      <w:bookmarkEnd w:id="855"/>
    </w:p>
    <w:p w14:paraId="2600246B" w14:textId="3636DCDA" w:rsidR="00D179D6" w:rsidRPr="00462199" w:rsidRDefault="00D179D6" w:rsidP="005B3BB9">
      <w:pPr>
        <w:pStyle w:val="DefinitionsClauseAshurst"/>
      </w:pPr>
      <w:bookmarkStart w:id="856" w:name="_Ref144111955"/>
      <w:r w:rsidRPr="00462199">
        <w:rPr>
          <w:b/>
        </w:rPr>
        <w:t>"Further Annual Compliance Report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_Ref144114280 \r \h \* MERGEFORMAT </w:instrText>
      </w:r>
      <w:r w:rsidRPr="00462199">
        <w:fldChar w:fldCharType="separate"/>
      </w:r>
      <w:del w:id="857" w:author="Faqir, Sofia (Energy Security)" w:date="2023-11-12T19:47:00Z">
        <w:r w:rsidR="00E473FC" w:rsidRPr="00E473FC">
          <w:rPr>
            <w:color w:val="000000"/>
          </w:rPr>
          <w:delText>41.7(B)</w:delText>
        </w:r>
      </w:del>
      <w:r w:rsidRPr="00462199">
        <w:fldChar w:fldCharType="end"/>
      </w:r>
      <w:r w:rsidRPr="00462199">
        <w:rPr>
          <w:i/>
        </w:rPr>
        <w:t xml:space="preserve"> (Annual Compliance Report Response Notice)</w:t>
      </w:r>
      <w:r w:rsidRPr="00462199">
        <w:t>;</w:t>
      </w:r>
      <w:bookmarkEnd w:id="856"/>
    </w:p>
    <w:p w14:paraId="6E81F18A" w14:textId="71C35828" w:rsidR="00D179D6" w:rsidRPr="00462199" w:rsidRDefault="00D179D6" w:rsidP="005B3BB9">
      <w:pPr>
        <w:pStyle w:val="DefinitionsClauseAshurst"/>
      </w:pPr>
      <w:bookmarkStart w:id="858" w:name="_Ref144111956"/>
      <w:r w:rsidRPr="00462199">
        <w:rPr>
          <w:b/>
        </w:rPr>
        <w:t xml:space="preserve">"Further Certification Scheme Response Notice" </w:t>
      </w:r>
      <w:r w:rsidRPr="00462199">
        <w:t xml:space="preserve">has the meaning given to that term in </w:t>
      </w:r>
      <w:r>
        <w:fldChar w:fldCharType="begin"/>
      </w:r>
      <w:r>
        <w:instrText xml:space="preserve"> REF _Ref144118009 \w \h </w:instrText>
      </w:r>
      <w:r>
        <w:fldChar w:fldCharType="separate"/>
      </w:r>
      <w:del w:id="859"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858"/>
    </w:p>
    <w:p w14:paraId="0A1C1EB7" w14:textId="6E19E2E0" w:rsidR="00D179D6" w:rsidRPr="00462199" w:rsidRDefault="00D179D6" w:rsidP="005B3BB9">
      <w:pPr>
        <w:pStyle w:val="DefinitionsClauseAshurst"/>
      </w:pPr>
      <w:bookmarkStart w:id="860" w:name="_Ref144111957"/>
      <w:r w:rsidRPr="00462199">
        <w:rPr>
          <w:b/>
        </w:rPr>
        <w:t>"Further CO</w:t>
      </w:r>
      <w:r w:rsidRPr="00462199">
        <w:rPr>
          <w:b/>
          <w:vertAlign w:val="subscript"/>
        </w:rPr>
        <w:t>2</w:t>
      </w:r>
      <w:r w:rsidRPr="00462199">
        <w:rPr>
          <w:b/>
        </w:rPr>
        <w:t xml:space="preserve"> T&amp;S Network Availability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_Ref144113215 \r \h \* MERGEFORMAT </w:instrText>
      </w:r>
      <w:r w:rsidRPr="00462199">
        <w:fldChar w:fldCharType="separate"/>
      </w:r>
      <w:del w:id="861" w:author="Faqir, Sofia (Energy Security)" w:date="2023-11-12T19:47:00Z">
        <w:r w:rsidR="00E473FC" w:rsidRPr="00E473FC">
          <w:rPr>
            <w:color w:val="000000"/>
          </w:rPr>
          <w:delText>3.71(C)(ii)</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Connection Confirmation Requirement</w:t>
      </w:r>
      <w:r w:rsidRPr="00462199">
        <w:t>);</w:t>
      </w:r>
      <w:bookmarkEnd w:id="860"/>
    </w:p>
    <w:p w14:paraId="73D31563" w14:textId="0EC63547" w:rsidR="00D179D6" w:rsidRPr="00462199" w:rsidRDefault="00D179D6" w:rsidP="005B3BB9">
      <w:pPr>
        <w:pStyle w:val="DefinitionsClauseAshurst"/>
      </w:pPr>
      <w:bookmarkStart w:id="862" w:name="_Ref144111958"/>
      <w:r w:rsidRPr="00462199">
        <w:rPr>
          <w:b/>
        </w:rPr>
        <w:t>"Further CO</w:t>
      </w:r>
      <w:r w:rsidRPr="00462199">
        <w:rPr>
          <w:b/>
          <w:vertAlign w:val="subscript"/>
        </w:rPr>
        <w:t>2</w:t>
      </w:r>
      <w:r w:rsidRPr="00462199">
        <w:rPr>
          <w:b/>
        </w:rPr>
        <w:t xml:space="preserve"> T&amp;S Outage Relief Event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86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86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862"/>
    </w:p>
    <w:p w14:paraId="03E87F0A" w14:textId="64F69B44" w:rsidR="00D179D6" w:rsidRPr="00462199" w:rsidRDefault="00D179D6" w:rsidP="005B3BB9">
      <w:pPr>
        <w:pStyle w:val="DefinitionsClauseAshurst"/>
      </w:pPr>
      <w:bookmarkStart w:id="865" w:name="_Ref144111959"/>
      <w:r w:rsidRPr="00462199">
        <w:rPr>
          <w:b/>
        </w:rPr>
        <w:t>"Further CO</w:t>
      </w:r>
      <w:r w:rsidRPr="00462199">
        <w:rPr>
          <w:b/>
          <w:vertAlign w:val="subscript"/>
        </w:rPr>
        <w:t>2</w:t>
      </w:r>
      <w:r w:rsidRPr="00462199">
        <w:rPr>
          <w:b/>
        </w:rPr>
        <w:t xml:space="preserve"> TCDE Response Notice"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_Ref144113109 \r \h \* MERGEFORMAT </w:instrText>
      </w:r>
      <w:r w:rsidRPr="00462199">
        <w:fldChar w:fldCharType="separate"/>
      </w:r>
      <w:del w:id="866" w:author="Faqir, Sofia (Energy Security)" w:date="2023-11-12T19:47:00Z">
        <w:r w:rsidR="00E473FC" w:rsidRPr="00E473FC">
          <w:rPr>
            <w:color w:val="000000"/>
          </w:rPr>
          <w:delText>3.35(C)(ii)</w:delText>
        </w:r>
      </w:del>
      <w:r w:rsidRPr="00462199">
        <w:fldChar w:fldCharType="end"/>
      </w:r>
      <w:r w:rsidRPr="00462199">
        <w:t xml:space="preserve"> (</w:t>
      </w:r>
      <w:r w:rsidRPr="00462199">
        <w:rPr>
          <w:i/>
        </w:rPr>
        <w:t xml:space="preserve">Relief due to </w:t>
      </w:r>
      <w:r w:rsidRPr="00462199">
        <w:rPr>
          <w:bCs/>
          <w:i/>
        </w:rPr>
        <w:t>CO</w:t>
      </w:r>
      <w:r w:rsidRPr="00462199">
        <w:rPr>
          <w:bCs/>
          <w:i/>
          <w:vertAlign w:val="subscript"/>
        </w:rPr>
        <w:t>2</w:t>
      </w:r>
      <w:r w:rsidRPr="00462199">
        <w:rPr>
          <w:i/>
        </w:rPr>
        <w:t xml:space="preserve"> T&amp;S Commissioning Delay Event</w:t>
      </w:r>
      <w:r w:rsidRPr="00462199">
        <w:t>);</w:t>
      </w:r>
      <w:bookmarkEnd w:id="865"/>
    </w:p>
    <w:p w14:paraId="095E50B8" w14:textId="63AF5B90" w:rsidR="00D179D6" w:rsidRPr="00462199" w:rsidRDefault="00D179D6" w:rsidP="005B3BB9">
      <w:pPr>
        <w:pStyle w:val="DefinitionsClauseAshurst"/>
      </w:pPr>
      <w:bookmarkStart w:id="867" w:name="_Ref144111960"/>
      <w:r w:rsidRPr="00462199">
        <w:rPr>
          <w:b/>
        </w:rPr>
        <w:t>"Further Milestone Assessment Response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_Ref144113274 \r \h \* MERGEFORMAT </w:instrText>
      </w:r>
      <w:r w:rsidRPr="00462199">
        <w:fldChar w:fldCharType="separate"/>
      </w:r>
      <w:del w:id="868" w:author="Faqir, Sofia (Energy Security)" w:date="2023-11-12T19:47:00Z">
        <w:r w:rsidR="00E473FC" w:rsidRPr="00E473FC">
          <w:rPr>
            <w:color w:val="000000"/>
          </w:rPr>
          <w:delText>4.4(C)(ii)</w:delText>
        </w:r>
      </w:del>
      <w:r w:rsidRPr="00462199">
        <w:fldChar w:fldCharType="end"/>
      </w:r>
      <w:r w:rsidRPr="00462199">
        <w:t xml:space="preserve"> (</w:t>
      </w:r>
      <w:r w:rsidRPr="00462199">
        <w:rPr>
          <w:i/>
        </w:rPr>
        <w:t>Milestone Requirement Notice</w:t>
      </w:r>
      <w:r w:rsidRPr="00462199">
        <w:t>);</w:t>
      </w:r>
      <w:bookmarkEnd w:id="867"/>
    </w:p>
    <w:p w14:paraId="024B4B29" w14:textId="595897AD" w:rsidR="00D179D6" w:rsidRPr="00462199" w:rsidRDefault="00D179D6" w:rsidP="005B3BB9">
      <w:pPr>
        <w:pStyle w:val="DefinitionsClauseAshurst"/>
      </w:pPr>
      <w:bookmarkStart w:id="869" w:name="_Ref144111961"/>
      <w:r w:rsidRPr="00462199">
        <w:rPr>
          <w:b/>
        </w:rPr>
        <w:t>"Further OCP Response Notice"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_Ref144113010 \r \h \* MERGEFORMAT </w:instrText>
      </w:r>
      <w:r w:rsidRPr="00462199">
        <w:fldChar w:fldCharType="separate"/>
      </w:r>
      <w:del w:id="870" w:author="Faqir, Sofia (Energy Security)" w:date="2023-11-12T19:47:00Z">
        <w:r w:rsidR="00E473FC" w:rsidRPr="00E473FC">
          <w:rPr>
            <w:color w:val="000000"/>
          </w:rPr>
          <w:delText>3.10(C)(ii)</w:delText>
        </w:r>
      </w:del>
      <w:r w:rsidRPr="00462199">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w:t>
      </w:r>
      <w:bookmarkEnd w:id="869"/>
    </w:p>
    <w:p w14:paraId="1D8F0CBC" w14:textId="36BFA50F" w:rsidR="00D179D6" w:rsidRPr="00462199" w:rsidRDefault="00D179D6" w:rsidP="005B3BB9">
      <w:pPr>
        <w:pStyle w:val="DefinitionsClauseAshurst"/>
      </w:pPr>
      <w:bookmarkStart w:id="871" w:name="_Ref144111962"/>
      <w:r w:rsidRPr="00462199">
        <w:rPr>
          <w:b/>
        </w:rPr>
        <w:t>"Further RCE Response Notice"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_Ref144113313 \r \h \* MERGEFORMAT </w:instrText>
      </w:r>
      <w:r w:rsidRPr="00462199">
        <w:fldChar w:fldCharType="separate"/>
      </w:r>
      <w:del w:id="872" w:author="Faqir, Sofia (Energy Security)" w:date="2023-11-12T19:47:00Z">
        <w:r w:rsidR="00E473FC" w:rsidRPr="00E473FC">
          <w:rPr>
            <w:color w:val="000000"/>
          </w:rPr>
          <w:delText>5.5(C)(ii)</w:delText>
        </w:r>
      </w:del>
      <w:r w:rsidRPr="00462199">
        <w:fldChar w:fldCharType="end"/>
      </w:r>
      <w:r w:rsidRPr="00462199">
        <w:t xml:space="preserve"> (</w:t>
      </w:r>
      <w:r w:rsidRPr="00462199">
        <w:rPr>
          <w:i/>
        </w:rPr>
        <w:t>Adjustment to Installed Capacity Estimate: Relevant Construction Event</w:t>
      </w:r>
      <w:r w:rsidRPr="00462199">
        <w:t>);</w:t>
      </w:r>
      <w:bookmarkEnd w:id="871"/>
    </w:p>
    <w:p w14:paraId="13E83B8E" w14:textId="77777777" w:rsidR="00D179D6" w:rsidRPr="00462199" w:rsidRDefault="00D179D6" w:rsidP="005B3BB9">
      <w:pPr>
        <w:pStyle w:val="DefinitionsClauseAshurst"/>
      </w:pPr>
      <w:bookmarkStart w:id="873" w:name="_Ref144111963"/>
      <w:r w:rsidRPr="00462199">
        <w:rPr>
          <w:b/>
        </w:rPr>
        <w:t>"Gas"</w:t>
      </w:r>
      <w:r w:rsidRPr="00462199">
        <w:t xml:space="preserve"> or </w:t>
      </w:r>
      <w:r w:rsidRPr="00462199">
        <w:rPr>
          <w:b/>
        </w:rPr>
        <w:t>"Natural Gas"</w:t>
      </w:r>
      <w:r w:rsidRPr="00462199">
        <w:t xml:space="preserve"> means any hydrocarbons or mixture of hydrocarbons and other gases consisting primarily of methane which, at a temperature of 15°C and an absolute pressure of 1.01325 bar, are or is predominantly in the gaseous state;</w:t>
      </w:r>
      <w:bookmarkEnd w:id="873"/>
    </w:p>
    <w:p w14:paraId="4F4163FE" w14:textId="77777777" w:rsidR="00D179D6" w:rsidRPr="00462199" w:rsidRDefault="00D179D6" w:rsidP="005B3BB9">
      <w:pPr>
        <w:pStyle w:val="DefinitionsClauseAshurst"/>
      </w:pPr>
      <w:bookmarkStart w:id="874" w:name="_Ref144111964"/>
      <w:r w:rsidRPr="00462199">
        <w:rPr>
          <w:b/>
        </w:rPr>
        <w:t>"Gas Act"</w:t>
      </w:r>
      <w:r w:rsidRPr="00462199">
        <w:rPr>
          <w:i/>
        </w:rPr>
        <w:t xml:space="preserve"> </w:t>
      </w:r>
      <w:r w:rsidRPr="00462199">
        <w:t>means the Gas Act 1986 as such act is amended or replaced and any regulations made thereunder as amended or re-enacted from time to time;</w:t>
      </w:r>
      <w:bookmarkEnd w:id="874"/>
    </w:p>
    <w:p w14:paraId="3033395D" w14:textId="50CB4721" w:rsidR="003858DD" w:rsidRPr="003858DD" w:rsidRDefault="003858DD" w:rsidP="003858DD">
      <w:pPr>
        <w:pStyle w:val="DefinitionsClauseAshurst"/>
      </w:pPr>
      <w:bookmarkStart w:id="875" w:name="_Ref144111965"/>
      <w:r w:rsidRPr="003858DD">
        <w:rPr>
          <w:b/>
        </w:rPr>
        <w:t xml:space="preserve">"Gas Distribution System" </w:t>
      </w:r>
      <w:r w:rsidRPr="003858DD">
        <w:rPr>
          <w:bCs/>
        </w:rPr>
        <w:t xml:space="preserve">means all or part of a distribution system in </w:t>
      </w:r>
      <w:r w:rsidR="007116FE">
        <w:rPr>
          <w:bCs/>
        </w:rPr>
        <w:t>the United Kingdom</w:t>
      </w:r>
      <w:r w:rsidRPr="003858DD">
        <w:rPr>
          <w:bCs/>
        </w:rPr>
        <w:t xml:space="preserve"> operated by a Gas Licensed Transporter;</w:t>
      </w:r>
    </w:p>
    <w:p w14:paraId="1AA5E3F6" w14:textId="415A0D24" w:rsidR="00D179D6" w:rsidRPr="00462199" w:rsidRDefault="00D179D6" w:rsidP="003858DD">
      <w:pPr>
        <w:pStyle w:val="DefinitionsClauseAshurst"/>
      </w:pPr>
      <w:r w:rsidRPr="003858DD">
        <w:rPr>
          <w:b/>
        </w:rPr>
        <w:t>"Gas Fallback Price"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876" w:author="Faqir, Sofia (Energy Security)" w:date="2023-11-12T19:47:00Z">
        <w:r w:rsidR="00E473FC">
          <w:delText>8</w:delText>
        </w:r>
      </w:del>
      <w:r w:rsidRPr="00462199">
        <w:fldChar w:fldCharType="end"/>
      </w:r>
      <w:r w:rsidRPr="00462199">
        <w:t xml:space="preserve"> (</w:t>
      </w:r>
      <w:r w:rsidRPr="003858DD">
        <w:rPr>
          <w:i/>
        </w:rPr>
        <w:t>Definitions: Part 5</w:t>
      </w:r>
      <w:r w:rsidRPr="00462199">
        <w:t xml:space="preserve">) of </w:t>
      </w:r>
      <w:r>
        <w:fldChar w:fldCharType="begin"/>
      </w:r>
      <w:r>
        <w:instrText xml:space="preserve"> REF _Ref144118018 \w \h </w:instrText>
      </w:r>
      <w:r>
        <w:fldChar w:fldCharType="separate"/>
      </w:r>
      <w:del w:id="877" w:author="Faqir, Sofia (Energy Security)" w:date="2023-11-12T19:47:00Z">
        <w:r w:rsidR="00E473FC">
          <w:delText>Part 5</w:delText>
        </w:r>
      </w:del>
      <w:r>
        <w:fldChar w:fldCharType="end"/>
      </w:r>
      <w:r w:rsidRPr="00462199">
        <w:t xml:space="preserve"> (</w:t>
      </w:r>
      <w:r w:rsidRPr="003858DD">
        <w:rPr>
          <w:i/>
        </w:rPr>
        <w:t>Payment Calculations</w:t>
      </w:r>
      <w:r w:rsidRPr="00462199">
        <w:t>);</w:t>
      </w:r>
      <w:bookmarkEnd w:id="875"/>
    </w:p>
    <w:p w14:paraId="6927224A" w14:textId="2520BABC" w:rsidR="00D179D6" w:rsidRPr="00462199" w:rsidRDefault="00D179D6" w:rsidP="005B3BB9">
      <w:pPr>
        <w:pStyle w:val="DefinitionsClauseAshurst"/>
      </w:pPr>
      <w:bookmarkStart w:id="878" w:name="_Ref144111966"/>
      <w:r w:rsidRPr="00462199">
        <w:rPr>
          <w:b/>
        </w:rPr>
        <w:lastRenderedPageBreak/>
        <w:t>"Gas Fallback Price Trigger"</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879"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880"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878"/>
    </w:p>
    <w:p w14:paraId="1D5B6D7E" w14:textId="77777777" w:rsidR="00D179D6" w:rsidRPr="00462199" w:rsidRDefault="00D179D6" w:rsidP="005B3BB9">
      <w:pPr>
        <w:pStyle w:val="DefinitionsClauseAshurst"/>
      </w:pPr>
      <w:bookmarkStart w:id="881" w:name="_Ref144111967"/>
      <w:r w:rsidRPr="00462199">
        <w:rPr>
          <w:b/>
        </w:rPr>
        <w:t>"Gas Licensed Shipper"</w:t>
      </w:r>
      <w:r w:rsidRPr="00462199">
        <w:t xml:space="preserve"> means a person who is authorised by a Gas Shipper Licence to ship Natural Gas;</w:t>
      </w:r>
      <w:bookmarkEnd w:id="881"/>
    </w:p>
    <w:p w14:paraId="578430DF" w14:textId="77777777" w:rsidR="00D179D6" w:rsidRPr="00462199" w:rsidRDefault="00D179D6" w:rsidP="005B3BB9">
      <w:pPr>
        <w:pStyle w:val="DefinitionsClauseAshurst"/>
      </w:pPr>
      <w:bookmarkStart w:id="882" w:name="_Ref144111968"/>
      <w:r w:rsidRPr="00462199">
        <w:rPr>
          <w:b/>
        </w:rPr>
        <w:t>"Gas Licensed Transporter"</w:t>
      </w:r>
      <w:r w:rsidRPr="00462199">
        <w:t xml:space="preserve"> means a person who is authorised by a Gas Transporter Licence to distribute Natural Gas;</w:t>
      </w:r>
      <w:bookmarkEnd w:id="882"/>
    </w:p>
    <w:p w14:paraId="0553BA66" w14:textId="77777777" w:rsidR="00D179D6" w:rsidRPr="00462199" w:rsidRDefault="00D179D6" w:rsidP="005B3BB9">
      <w:pPr>
        <w:pStyle w:val="DefinitionsClauseAshurst"/>
      </w:pPr>
      <w:bookmarkStart w:id="883" w:name="_Ref144111969"/>
      <w:r w:rsidRPr="00462199">
        <w:t>"</w:t>
      </w:r>
      <w:r w:rsidRPr="00462199">
        <w:rPr>
          <w:b/>
        </w:rPr>
        <w:t>Gas Order</w:t>
      </w:r>
      <w:r w:rsidRPr="00462199">
        <w:t>" means the Gas (Northern Ireland) Order 1996;</w:t>
      </w:r>
      <w:bookmarkEnd w:id="883"/>
    </w:p>
    <w:p w14:paraId="7822974B" w14:textId="73A87B83" w:rsidR="00D179D6" w:rsidRPr="00462199" w:rsidRDefault="00D179D6" w:rsidP="005B3BB9">
      <w:pPr>
        <w:pStyle w:val="DefinitionsClauseAshurst"/>
      </w:pPr>
      <w:bookmarkStart w:id="884" w:name="_Ref144111970"/>
      <w:r w:rsidRPr="00462199">
        <w:rPr>
          <w:b/>
        </w:rPr>
        <w:t>"Gas Price Source"</w:t>
      </w:r>
      <w:r w:rsidRPr="00462199">
        <w:rPr>
          <w:i/>
        </w:rPr>
        <w:t xml:space="preserve"> </w:t>
      </w:r>
      <w:r w:rsidRPr="00462199">
        <w:t xml:space="preserve">means the index to be used in the calculation of the Gas Reference Price, being the Initial GRP Index or such other replacement or supplementary indices which are required to be so used as a result of the operation of the provisions of </w:t>
      </w:r>
      <w:r>
        <w:fldChar w:fldCharType="begin"/>
      </w:r>
      <w:r>
        <w:instrText xml:space="preserve"> REF _Ref144118011 \w \h </w:instrText>
      </w:r>
      <w:r>
        <w:fldChar w:fldCharType="separate"/>
      </w:r>
      <w:del w:id="885"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884"/>
    </w:p>
    <w:p w14:paraId="621319F2" w14:textId="219739CB" w:rsidR="00D179D6" w:rsidRPr="00462199" w:rsidRDefault="00D179D6" w:rsidP="005B3BB9">
      <w:pPr>
        <w:pStyle w:val="DefinitionsClauseAshurst"/>
      </w:pPr>
      <w:bookmarkStart w:id="886" w:name="_Ref144111971"/>
      <w:r w:rsidRPr="00462199">
        <w:rPr>
          <w:b/>
        </w:rPr>
        <w:t>"Gas Reference Price"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_Ref144113428 \w \h </w:instrText>
      </w:r>
      <w:r w:rsidR="00583F8A">
        <w:fldChar w:fldCharType="separate"/>
      </w:r>
      <w:del w:id="887" w:author="Faqir, Sofia (Energy Security)" w:date="2023-11-12T19:47:00Z">
        <w:r w:rsidR="00E473FC">
          <w:delText>9.11</w:delText>
        </w:r>
      </w:del>
      <w:r w:rsidR="00583F8A">
        <w:fldChar w:fldCharType="end"/>
      </w:r>
      <w:r w:rsidRPr="00462199">
        <w:t xml:space="preserve"> (</w:t>
      </w:r>
      <w:r w:rsidRPr="00462199">
        <w:rPr>
          <w:i/>
        </w:rPr>
        <w:t>Floor Price calculation</w:t>
      </w:r>
      <w:r w:rsidRPr="00462199">
        <w:t>);</w:t>
      </w:r>
      <w:bookmarkEnd w:id="886"/>
    </w:p>
    <w:p w14:paraId="11D742F1" w14:textId="77777777" w:rsidR="00D179D6" w:rsidRPr="00462199" w:rsidRDefault="00D179D6" w:rsidP="005B3BB9">
      <w:pPr>
        <w:pStyle w:val="DefinitionsClauseAshurst"/>
      </w:pPr>
      <w:bookmarkStart w:id="888" w:name="_Ref144111972"/>
      <w:r w:rsidRPr="00462199">
        <w:rPr>
          <w:b/>
        </w:rPr>
        <w:t>"Gas Settlement Price"</w:t>
      </w:r>
      <w:r w:rsidRPr="00462199">
        <w:t xml:space="preserve"> means the price (</w:t>
      </w:r>
      <w:r w:rsidRPr="00462199">
        <w:rPr>
          <w:i/>
        </w:rPr>
        <w:t>expressed in £/MWh</w:t>
      </w:r>
      <w:r w:rsidRPr="00462199">
        <w:t>) for a Month Ahead Natural Gas Contract as reflected in the Gas Price Source;</w:t>
      </w:r>
      <w:bookmarkEnd w:id="888"/>
    </w:p>
    <w:p w14:paraId="0A2FCBDB" w14:textId="77777777" w:rsidR="00D179D6" w:rsidRPr="00462199" w:rsidRDefault="00D179D6" w:rsidP="005B3BB9">
      <w:pPr>
        <w:pStyle w:val="DefinitionsClauseAshurst"/>
      </w:pPr>
      <w:bookmarkStart w:id="889" w:name="_Ref144111973"/>
      <w:r w:rsidRPr="00462199">
        <w:t>"</w:t>
      </w:r>
      <w:r w:rsidRPr="00462199">
        <w:rPr>
          <w:b/>
        </w:rPr>
        <w:t>Gas Shipper Licence</w:t>
      </w:r>
      <w:r w:rsidRPr="00462199">
        <w:t>" means a licence granted under Section 7A of the Gas Act and/or Section 8 of the Gas Order (as applicable);</w:t>
      </w:r>
      <w:bookmarkEnd w:id="889"/>
    </w:p>
    <w:p w14:paraId="66AC3BCA" w14:textId="77777777" w:rsidR="00D179D6" w:rsidRPr="00462199" w:rsidRDefault="00D179D6" w:rsidP="005B3BB9">
      <w:pPr>
        <w:pStyle w:val="DefinitionsClauseAshurst"/>
      </w:pPr>
      <w:bookmarkStart w:id="890" w:name="_Ref144111974"/>
      <w:r w:rsidRPr="00462199">
        <w:rPr>
          <w:b/>
        </w:rPr>
        <w:t>"Gas Transportation System"</w:t>
      </w:r>
      <w:r w:rsidRPr="00462199">
        <w:t xml:space="preserve"> means all or part of a transportation system in the United Kingdom operated by a Gas Licensed Transporter;</w:t>
      </w:r>
      <w:bookmarkEnd w:id="890"/>
    </w:p>
    <w:p w14:paraId="787EAD2A" w14:textId="77777777" w:rsidR="00D179D6" w:rsidRPr="00462199" w:rsidRDefault="00D179D6" w:rsidP="005B3BB9">
      <w:pPr>
        <w:pStyle w:val="DefinitionsClauseAshurst"/>
      </w:pPr>
      <w:bookmarkStart w:id="891" w:name="_Ref144111975"/>
      <w:r w:rsidRPr="00462199">
        <w:rPr>
          <w:b/>
        </w:rPr>
        <w:t>"Gas Transporter Licence"</w:t>
      </w:r>
      <w:r w:rsidRPr="00462199">
        <w:t xml:space="preserve"> means a licence granted under Section 7 of the Gas Act and/or Section 8 of the Gas Order (as applicable);</w:t>
      </w:r>
      <w:bookmarkEnd w:id="891"/>
    </w:p>
    <w:p w14:paraId="2EC61CF8" w14:textId="77777777" w:rsidR="00D179D6" w:rsidRPr="00462199" w:rsidRDefault="00D179D6" w:rsidP="005B3BB9">
      <w:pPr>
        <w:pStyle w:val="DefinitionsClauseAshurst"/>
      </w:pPr>
      <w:bookmarkStart w:id="892" w:name="_Ref144111976"/>
      <w:r w:rsidRPr="00462199">
        <w:rPr>
          <w:b/>
        </w:rPr>
        <w:t>"General Amendment"</w:t>
      </w:r>
      <w:r w:rsidRPr="00462199">
        <w:t xml:space="preserve"> means any Proposed Amendment which:</w:t>
      </w:r>
      <w:bookmarkEnd w:id="892"/>
    </w:p>
    <w:p w14:paraId="0152218D" w14:textId="77777777" w:rsidR="00D179D6" w:rsidRPr="00462199" w:rsidRDefault="00D179D6" w:rsidP="00E84F56">
      <w:pPr>
        <w:pStyle w:val="DefinitionsAshurst"/>
      </w:pPr>
      <w:bookmarkStart w:id="893" w:name="_Ref144111977"/>
      <w:r w:rsidRPr="00462199">
        <w:t>is a Technical Amendment; and</w:t>
      </w:r>
      <w:bookmarkEnd w:id="893"/>
    </w:p>
    <w:p w14:paraId="46DDCE54" w14:textId="77777777" w:rsidR="00D179D6" w:rsidRPr="00462199" w:rsidRDefault="00D179D6" w:rsidP="00E84F56">
      <w:pPr>
        <w:pStyle w:val="DefinitionsAshurst"/>
      </w:pPr>
      <w:bookmarkStart w:id="894" w:name="_Ref144111978"/>
      <w:r w:rsidRPr="00462199">
        <w:t>the LCHA Counterparty proposes be effected in respect of either:</w:t>
      </w:r>
      <w:bookmarkEnd w:id="894"/>
    </w:p>
    <w:p w14:paraId="46413785" w14:textId="77777777" w:rsidR="00D179D6" w:rsidRPr="00462199" w:rsidRDefault="00D179D6" w:rsidP="00E84F56">
      <w:pPr>
        <w:pStyle w:val="DefSubAshurst"/>
      </w:pPr>
      <w:bookmarkStart w:id="895" w:name="_Ref144111979"/>
      <w:r w:rsidRPr="00462199">
        <w:t>all UKLCH Programme LCHAs to which the LCHA Counterparty is a party at the time the Amendment Notification in respect of the Proposed Amendment is given; or</w:t>
      </w:r>
      <w:bookmarkEnd w:id="895"/>
    </w:p>
    <w:p w14:paraId="4EFBC7CD" w14:textId="77777777" w:rsidR="00D179D6" w:rsidRPr="00462199" w:rsidRDefault="00D179D6" w:rsidP="00E84F56">
      <w:pPr>
        <w:pStyle w:val="DefSubAshurst"/>
      </w:pPr>
      <w:bookmarkStart w:id="896" w:name="_Ref144111980"/>
      <w:r w:rsidRPr="00462199">
        <w:t>all UKLCH Programme LCHAs of a particular category to which the LCHA Counterparty is a party at the time the Amendment Notification in respect of the Proposed Amendment is given,</w:t>
      </w:r>
      <w:bookmarkEnd w:id="896"/>
    </w:p>
    <w:p w14:paraId="2C2CDF30" w14:textId="4190D51F" w:rsidR="00D179D6" w:rsidRPr="00462199" w:rsidRDefault="00D179D6" w:rsidP="00E84F56">
      <w:pPr>
        <w:pStyle w:val="B12Ashurst"/>
      </w:pPr>
      <w:r w:rsidRPr="00462199">
        <w:t xml:space="preserve">in each case, other than any UKLCH Programme LCHA to which </w:t>
      </w:r>
      <w:r>
        <w:fldChar w:fldCharType="begin"/>
      </w:r>
      <w:r>
        <w:instrText xml:space="preserve"> REF _Ref144118001 \w \h </w:instrText>
      </w:r>
      <w:r>
        <w:fldChar w:fldCharType="separate"/>
      </w:r>
      <w:del w:id="897" w:author="Faqir, Sofia (Energy Security)" w:date="2023-11-12T19:47:00Z">
        <w:r w:rsidR="00E473FC">
          <w:delText>Annex 4</w:delText>
        </w:r>
      </w:del>
      <w:r>
        <w:fldChar w:fldCharType="end"/>
      </w:r>
      <w:r w:rsidRPr="00462199">
        <w:t xml:space="preserve"> (</w:t>
      </w:r>
      <w:r w:rsidRPr="00462199">
        <w:rPr>
          <w:i/>
          <w:iCs/>
        </w:rPr>
        <w:t>Change Control Procedure</w:t>
      </w:r>
      <w:r w:rsidRPr="00462199">
        <w:t>) is expressed not to apply;</w:t>
      </w:r>
    </w:p>
    <w:p w14:paraId="507AF480" w14:textId="5C0D3950" w:rsidR="00D179D6" w:rsidRPr="00462199" w:rsidRDefault="00D179D6" w:rsidP="005B3BB9">
      <w:pPr>
        <w:pStyle w:val="DefinitionsClauseAshurst"/>
      </w:pPr>
      <w:bookmarkStart w:id="898" w:name="_Ref144111981"/>
      <w:r w:rsidRPr="00462199">
        <w:rPr>
          <w:b/>
        </w:rPr>
        <w:t xml:space="preserve">"GHG Emission Intensity Factor" </w:t>
      </w:r>
      <w:r w:rsidRPr="00462199">
        <w:t xml:space="preserve">has the meaning given to that term in paragraph </w:t>
      </w:r>
      <w:r>
        <w:fldChar w:fldCharType="begin"/>
      </w:r>
      <w:r>
        <w:instrText xml:space="preserve"> REF _Ref144115875 \w \h </w:instrText>
      </w:r>
      <w:r>
        <w:fldChar w:fldCharType="separate"/>
      </w:r>
      <w:del w:id="899"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900"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898"/>
    </w:p>
    <w:p w14:paraId="1802B7F5" w14:textId="025CAB3A" w:rsidR="00D179D6" w:rsidRPr="00462199" w:rsidRDefault="00D179D6" w:rsidP="005B3BB9">
      <w:pPr>
        <w:pStyle w:val="DefinitionsClauseAshurst"/>
      </w:pPr>
      <w:bookmarkStart w:id="901" w:name="_Ref144111982"/>
      <w:r w:rsidRPr="00462199">
        <w:rPr>
          <w:b/>
        </w:rPr>
        <w:t xml:space="preserve">"Government Certification Scheme" </w:t>
      </w:r>
      <w:r w:rsidRPr="00462199">
        <w:t xml:space="preserve">has the meaning given to that term in </w:t>
      </w:r>
      <w:r>
        <w:fldChar w:fldCharType="begin"/>
      </w:r>
      <w:r>
        <w:instrText xml:space="preserve"> REF _Ref144118009 \w \h </w:instrText>
      </w:r>
      <w:r>
        <w:fldChar w:fldCharType="separate"/>
      </w:r>
      <w:del w:id="902"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901"/>
    </w:p>
    <w:p w14:paraId="3B57E33B" w14:textId="38217888" w:rsidR="00D179D6" w:rsidRPr="00462199" w:rsidRDefault="00D179D6" w:rsidP="005B3BB9">
      <w:pPr>
        <w:pStyle w:val="DefinitionsClauseAshurst"/>
      </w:pPr>
      <w:bookmarkStart w:id="903" w:name="_Ref144111983"/>
      <w:r w:rsidRPr="00462199">
        <w:rPr>
          <w:b/>
        </w:rPr>
        <w:t xml:space="preserve">"Government Certification Scheme Response Notice" </w:t>
      </w:r>
      <w:r w:rsidRPr="00462199">
        <w:t xml:space="preserve">has the meaning given to that term in </w:t>
      </w:r>
      <w:r>
        <w:fldChar w:fldCharType="begin"/>
      </w:r>
      <w:r>
        <w:instrText xml:space="preserve"> REF _Ref144118009 \w \h </w:instrText>
      </w:r>
      <w:r>
        <w:fldChar w:fldCharType="separate"/>
      </w:r>
      <w:del w:id="904"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903"/>
    </w:p>
    <w:p w14:paraId="35B5353C" w14:textId="7719D68B" w:rsidR="00D179D6" w:rsidRPr="00462199" w:rsidRDefault="00D179D6" w:rsidP="005B3BB9">
      <w:pPr>
        <w:pStyle w:val="DefinitionsClauseAshurst"/>
      </w:pPr>
      <w:bookmarkStart w:id="905" w:name="_Ref144111984"/>
      <w:r w:rsidRPr="00462199">
        <w:rPr>
          <w:b/>
        </w:rPr>
        <w:lastRenderedPageBreak/>
        <w:t xml:space="preserve">"Government Certification Scheme Supporting Information" </w:t>
      </w:r>
      <w:r w:rsidRPr="00462199">
        <w:t xml:space="preserve">has the meaning given to that term in </w:t>
      </w:r>
      <w:r>
        <w:fldChar w:fldCharType="begin"/>
      </w:r>
      <w:r>
        <w:instrText xml:space="preserve"> REF _Ref144118009 \w \h </w:instrText>
      </w:r>
      <w:r>
        <w:fldChar w:fldCharType="separate"/>
      </w:r>
      <w:del w:id="906"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905"/>
    </w:p>
    <w:p w14:paraId="03C820BB" w14:textId="77777777" w:rsidR="00D179D6" w:rsidRPr="00462199" w:rsidRDefault="00D179D6" w:rsidP="005B3BB9">
      <w:pPr>
        <w:pStyle w:val="DefinitionsClauseAshurst"/>
      </w:pPr>
      <w:bookmarkStart w:id="907" w:name="_Ref144111985"/>
      <w:r w:rsidRPr="00462199">
        <w:rPr>
          <w:b/>
        </w:rPr>
        <w:t>"Government Entity"</w:t>
      </w:r>
      <w:r w:rsidRPr="00462199">
        <w:t xml:space="preserve"> means:</w:t>
      </w:r>
      <w:bookmarkEnd w:id="907"/>
    </w:p>
    <w:p w14:paraId="2F9C68EC" w14:textId="77777777" w:rsidR="00D179D6" w:rsidRPr="00462199" w:rsidRDefault="00D179D6" w:rsidP="00E84F56">
      <w:pPr>
        <w:pStyle w:val="DefinitionsAshurst"/>
      </w:pPr>
      <w:bookmarkStart w:id="908" w:name="_Ref144111986"/>
      <w:r w:rsidRPr="00462199">
        <w:t>any department, non-departmental public body, authority or agency of HMG of the United Kingdom or the Crown;</w:t>
      </w:r>
      <w:bookmarkEnd w:id="908"/>
    </w:p>
    <w:p w14:paraId="1E71E80C" w14:textId="77777777" w:rsidR="00D179D6" w:rsidRPr="00462199" w:rsidRDefault="00D179D6" w:rsidP="00E84F56">
      <w:pPr>
        <w:pStyle w:val="DefinitionsAshurst"/>
      </w:pPr>
      <w:bookmarkStart w:id="909" w:name="_Ref144111987"/>
      <w:r w:rsidRPr="00462199">
        <w:t>any of His Majesty's Secretaries of State and any other Minister of the Crown;</w:t>
      </w:r>
      <w:bookmarkEnd w:id="909"/>
    </w:p>
    <w:p w14:paraId="12DFE4B0" w14:textId="77777777" w:rsidR="00D179D6" w:rsidRPr="00462199" w:rsidRDefault="00D179D6" w:rsidP="00E84F56">
      <w:pPr>
        <w:pStyle w:val="DefinitionsAshurst"/>
      </w:pPr>
      <w:bookmarkStart w:id="910" w:name="_Ref144111988"/>
      <w:r w:rsidRPr="00462199">
        <w:t>any body corporate established by statute, some or all of the members of which are appointed by a Secretary of State or Minister of the Crown; and</w:t>
      </w:r>
      <w:bookmarkEnd w:id="910"/>
    </w:p>
    <w:p w14:paraId="3254DCA0" w14:textId="77777777" w:rsidR="00D179D6" w:rsidRPr="00462199" w:rsidRDefault="00D179D6" w:rsidP="00E84F56">
      <w:pPr>
        <w:pStyle w:val="DefinitionsAshurst"/>
      </w:pPr>
      <w:bookmarkStart w:id="911" w:name="_Ref144111989"/>
      <w:r w:rsidRPr="00462199">
        <w:t>any other entity or person directly or indirectly wholly owned by, or held on trust for, any of the foregoing;</w:t>
      </w:r>
      <w:bookmarkEnd w:id="911"/>
    </w:p>
    <w:p w14:paraId="7CA0B1CD" w14:textId="34659029" w:rsidR="00D179D6" w:rsidRPr="00462199" w:rsidRDefault="00D179D6" w:rsidP="005B3BB9">
      <w:pPr>
        <w:pStyle w:val="DefinitionsClauseAshurst"/>
      </w:pPr>
      <w:bookmarkStart w:id="912" w:name="_Ref144111990"/>
      <w:r w:rsidRPr="00462199">
        <w:rPr>
          <w:b/>
        </w:rPr>
        <w:t>"</w:t>
      </w:r>
      <w:commentRangeStart w:id="913"/>
      <w:commentRangeStart w:id="914"/>
      <w:r w:rsidRPr="00462199">
        <w:rPr>
          <w:b/>
        </w:rPr>
        <w:t>Grid Code</w:t>
      </w:r>
      <w:commentRangeEnd w:id="913"/>
      <w:r w:rsidR="00DA4837" w:rsidRPr="00462199">
        <w:rPr>
          <w:rStyle w:val="CommentReference"/>
          <w:rFonts w:ascii="Arial" w:hAnsi="Arial"/>
          <w:b/>
          <w:sz w:val="20"/>
          <w:szCs w:val="20"/>
        </w:rPr>
        <w:commentReference w:id="913"/>
      </w:r>
      <w:commentRangeEnd w:id="914"/>
      <w:r w:rsidR="009814C6" w:rsidRPr="00462199">
        <w:rPr>
          <w:rStyle w:val="CommentReference"/>
          <w:rFonts w:ascii="Arial" w:hAnsi="Arial"/>
          <w:b/>
          <w:sz w:val="20"/>
          <w:szCs w:val="20"/>
        </w:rPr>
        <w:commentReference w:id="914"/>
      </w:r>
      <w:r w:rsidRPr="00462199">
        <w:rPr>
          <w:b/>
        </w:rPr>
        <w:t>"</w:t>
      </w:r>
      <w:r w:rsidRPr="00462199">
        <w:t xml:space="preserve"> means the grid code that is required to be prepared by the </w:t>
      </w:r>
      <w:r w:rsidR="007116FE">
        <w:t>UK</w:t>
      </w:r>
      <w:r w:rsidRPr="00462199">
        <w:t xml:space="preserve"> System Operator and approved by the Authority pursuant to Standard </w:t>
      </w:r>
      <w:r w:rsidR="007248B2" w:rsidRPr="007248B2">
        <w:t>Condition</w:t>
      </w:r>
      <w:r w:rsidRPr="00462199">
        <w:t xml:space="preserve"> C14 (</w:t>
      </w:r>
      <w:r w:rsidRPr="00462199">
        <w:rPr>
          <w:i/>
        </w:rPr>
        <w:t>Grid Code</w:t>
      </w:r>
      <w:r w:rsidRPr="00462199">
        <w:t xml:space="preserve">) of the </w:t>
      </w:r>
      <w:r w:rsidR="0006267C">
        <w:t xml:space="preserve">Electricity </w:t>
      </w:r>
      <w:r w:rsidRPr="00462199">
        <w:t>Transmission Licence;</w:t>
      </w:r>
      <w:bookmarkEnd w:id="912"/>
    </w:p>
    <w:p w14:paraId="3BD1F0D8" w14:textId="77777777" w:rsidR="00D179D6" w:rsidRPr="00462199" w:rsidRDefault="00D179D6" w:rsidP="005B3BB9">
      <w:pPr>
        <w:pStyle w:val="DefinitionsClauseAshurst"/>
      </w:pPr>
      <w:bookmarkStart w:id="915" w:name="_Ref144111991"/>
      <w:r w:rsidRPr="00462199">
        <w:rPr>
          <w:b/>
        </w:rPr>
        <w:t>"Group"</w:t>
      </w:r>
      <w:r w:rsidRPr="00462199">
        <w:t xml:space="preserve"> means, in respect of any Party, its subsidiaries, subsidiary undertakings, associated undertakings and any holding company of the Party and all other subsidiaries, subsidiary undertakings and associated undertakings of any such holding company from time to time;</w:t>
      </w:r>
      <w:bookmarkEnd w:id="915"/>
    </w:p>
    <w:p w14:paraId="0011738D" w14:textId="35487ADF" w:rsidR="00D179D6" w:rsidRPr="00462199" w:rsidRDefault="00D179D6" w:rsidP="005B3BB9">
      <w:pPr>
        <w:pStyle w:val="DefinitionsClauseAshurst"/>
      </w:pPr>
      <w:bookmarkStart w:id="916" w:name="_Ref144111992"/>
      <w:r w:rsidRPr="00462199">
        <w:rPr>
          <w:b/>
        </w:rPr>
        <w:t xml:space="preserve">"GRP Dispute" </w:t>
      </w:r>
      <w:r w:rsidRPr="00462199">
        <w:t xml:space="preserve">has the meaning given to that term in </w:t>
      </w:r>
      <w:r>
        <w:fldChar w:fldCharType="begin"/>
      </w:r>
      <w:r>
        <w:instrText xml:space="preserve"> REF _Ref144118011 \w \h </w:instrText>
      </w:r>
      <w:r>
        <w:fldChar w:fldCharType="separate"/>
      </w:r>
      <w:del w:id="917"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16"/>
    </w:p>
    <w:p w14:paraId="388A9CF9" w14:textId="389E97E7" w:rsidR="00D179D6" w:rsidRPr="00462199" w:rsidRDefault="00D179D6" w:rsidP="005B3BB9">
      <w:pPr>
        <w:pStyle w:val="DefinitionsClauseAshurst"/>
      </w:pPr>
      <w:bookmarkStart w:id="918" w:name="_Ref144111993"/>
      <w:r w:rsidRPr="00462199">
        <w:rPr>
          <w:b/>
        </w:rPr>
        <w:t>"GRP Dispute Notice"</w:t>
      </w:r>
      <w:r w:rsidRPr="00462199">
        <w:t xml:space="preserve"> has the meaning given to that term in </w:t>
      </w:r>
      <w:r>
        <w:fldChar w:fldCharType="begin"/>
      </w:r>
      <w:r>
        <w:instrText xml:space="preserve"> REF _Ref144118011 \w \h </w:instrText>
      </w:r>
      <w:r>
        <w:fldChar w:fldCharType="separate"/>
      </w:r>
      <w:del w:id="919"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18"/>
    </w:p>
    <w:p w14:paraId="38B4D181" w14:textId="3736390F" w:rsidR="00D179D6" w:rsidRPr="00462199" w:rsidRDefault="00D179D6" w:rsidP="005B3BB9">
      <w:pPr>
        <w:pStyle w:val="DefinitionsClauseAshurst"/>
      </w:pPr>
      <w:bookmarkStart w:id="920" w:name="_Ref144111994"/>
      <w:r w:rsidRPr="00462199">
        <w:rPr>
          <w:b/>
        </w:rPr>
        <w:t xml:space="preserve">"GRP Dispute Producer" </w:t>
      </w:r>
      <w:r w:rsidRPr="00462199">
        <w:t xml:space="preserve">has the meaning given to that term in </w:t>
      </w:r>
      <w:r>
        <w:fldChar w:fldCharType="begin"/>
      </w:r>
      <w:r>
        <w:instrText xml:space="preserve"> REF _Ref144118011 \w \h </w:instrText>
      </w:r>
      <w:r>
        <w:fldChar w:fldCharType="separate"/>
      </w:r>
      <w:del w:id="921"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20"/>
    </w:p>
    <w:p w14:paraId="0BD60933" w14:textId="3637BA82" w:rsidR="00D179D6" w:rsidRPr="00462199" w:rsidRDefault="00D179D6" w:rsidP="005B3BB9">
      <w:pPr>
        <w:pStyle w:val="DefinitionsClauseAshurst"/>
      </w:pPr>
      <w:bookmarkStart w:id="922" w:name="_Ref144111995"/>
      <w:r w:rsidRPr="00462199">
        <w:rPr>
          <w:b/>
        </w:rPr>
        <w:t>"GRP Dispute Threshold Criterion"</w:t>
      </w:r>
      <w:r w:rsidRPr="00462199">
        <w:t xml:space="preserve"> has the meaning given to that term in </w:t>
      </w:r>
      <w:r>
        <w:fldChar w:fldCharType="begin"/>
      </w:r>
      <w:r>
        <w:instrText xml:space="preserve"> REF _Ref144118011 \w \h </w:instrText>
      </w:r>
      <w:r>
        <w:fldChar w:fldCharType="separate"/>
      </w:r>
      <w:del w:id="923"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22"/>
    </w:p>
    <w:p w14:paraId="2D2B9A02" w14:textId="12FAE0B3" w:rsidR="00D179D6" w:rsidRPr="00462199" w:rsidRDefault="00D179D6" w:rsidP="005B3BB9">
      <w:pPr>
        <w:pStyle w:val="DefinitionsClauseAshurst"/>
      </w:pPr>
      <w:bookmarkStart w:id="924" w:name="_Ref144111996"/>
      <w:r w:rsidRPr="00462199">
        <w:rPr>
          <w:b/>
        </w:rPr>
        <w:t>"GRP Dispute Validity Notice"</w:t>
      </w:r>
      <w:r w:rsidRPr="00462199">
        <w:t xml:space="preserve"> has the meaning given to that term in </w:t>
      </w:r>
      <w:r>
        <w:fldChar w:fldCharType="begin"/>
      </w:r>
      <w:r>
        <w:instrText xml:space="preserve"> REF _Ref144118011 \w \h </w:instrText>
      </w:r>
      <w:r>
        <w:fldChar w:fldCharType="separate"/>
      </w:r>
      <w:del w:id="925"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24"/>
    </w:p>
    <w:p w14:paraId="7CC00634" w14:textId="3D8AF3D7" w:rsidR="00D179D6" w:rsidRPr="00462199" w:rsidRDefault="00D179D6" w:rsidP="005B3BB9">
      <w:pPr>
        <w:pStyle w:val="DefinitionsClauseAshurst"/>
      </w:pPr>
      <w:bookmarkStart w:id="926" w:name="_Ref144111997"/>
      <w:r w:rsidRPr="00462199">
        <w:rPr>
          <w:b/>
        </w:rPr>
        <w:t>"GRP Expert Appointment Threshold"</w:t>
      </w:r>
      <w:r w:rsidRPr="00462199">
        <w:t xml:space="preserve"> has the meaning given to that term in </w:t>
      </w:r>
      <w:r>
        <w:fldChar w:fldCharType="begin"/>
      </w:r>
      <w:r>
        <w:instrText xml:space="preserve"> REF _Ref144118011 \w \h </w:instrText>
      </w:r>
      <w:r>
        <w:fldChar w:fldCharType="separate"/>
      </w:r>
      <w:del w:id="927"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26"/>
    </w:p>
    <w:p w14:paraId="6DBB0408" w14:textId="604565B2" w:rsidR="00D179D6" w:rsidRPr="00462199" w:rsidRDefault="00D179D6" w:rsidP="005B3BB9">
      <w:pPr>
        <w:pStyle w:val="DefinitionsClauseAshurst"/>
      </w:pPr>
      <w:bookmarkStart w:id="928" w:name="_Ref144111998"/>
      <w:r w:rsidRPr="00462199">
        <w:rPr>
          <w:b/>
        </w:rPr>
        <w:t>"GRP Fallback Day"</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929"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930"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928"/>
    </w:p>
    <w:p w14:paraId="3A968C96" w14:textId="615B4836" w:rsidR="00D179D6" w:rsidRPr="00462199" w:rsidRDefault="00D179D6" w:rsidP="005B3BB9">
      <w:pPr>
        <w:pStyle w:val="DefinitionsClauseAshurst"/>
      </w:pPr>
      <w:bookmarkStart w:id="931" w:name="_Ref144111999"/>
      <w:r w:rsidRPr="00462199">
        <w:rPr>
          <w:b/>
        </w:rPr>
        <w:t>"GRP Mechanism Amendment"</w:t>
      </w:r>
      <w:r w:rsidRPr="00462199">
        <w:t xml:space="preserve"> has the meaning given to that term in </w:t>
      </w:r>
      <w:r>
        <w:fldChar w:fldCharType="begin"/>
      </w:r>
      <w:r>
        <w:instrText xml:space="preserve"> REF _Ref144118011 \w \h </w:instrText>
      </w:r>
      <w:r>
        <w:fldChar w:fldCharType="separate"/>
      </w:r>
      <w:del w:id="932"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31"/>
    </w:p>
    <w:p w14:paraId="3C9C1CB3" w14:textId="05EE24B3" w:rsidR="00D179D6" w:rsidRPr="00462199" w:rsidRDefault="00D179D6" w:rsidP="005B3BB9">
      <w:pPr>
        <w:pStyle w:val="DefinitionsClauseAshurst"/>
      </w:pPr>
      <w:bookmarkStart w:id="933" w:name="_Ref144112000"/>
      <w:r w:rsidRPr="00462199">
        <w:rPr>
          <w:b/>
        </w:rPr>
        <w:t>"GRP Principles"</w:t>
      </w:r>
      <w:r w:rsidRPr="00462199">
        <w:t xml:space="preserve"> has the meaning given to that term in </w:t>
      </w:r>
      <w:r>
        <w:fldChar w:fldCharType="begin"/>
      </w:r>
      <w:r>
        <w:instrText xml:space="preserve"> REF _Ref144118011 \w \h </w:instrText>
      </w:r>
      <w:r>
        <w:fldChar w:fldCharType="separate"/>
      </w:r>
      <w:del w:id="934"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33"/>
    </w:p>
    <w:p w14:paraId="4C05E06F" w14:textId="1C029BC8" w:rsidR="00D179D6" w:rsidRPr="00462199" w:rsidRDefault="00D179D6" w:rsidP="005B3BB9">
      <w:pPr>
        <w:pStyle w:val="DefinitionsClauseAshurst"/>
      </w:pPr>
      <w:bookmarkStart w:id="935" w:name="_Ref144112001"/>
      <w:r w:rsidRPr="00462199">
        <w:rPr>
          <w:b/>
        </w:rPr>
        <w:t xml:space="preserve">"GRP Principles Prioritisation" </w:t>
      </w:r>
      <w:r w:rsidRPr="00462199">
        <w:t xml:space="preserve">has the meaning given to that term in </w:t>
      </w:r>
      <w:r>
        <w:fldChar w:fldCharType="begin"/>
      </w:r>
      <w:r>
        <w:instrText xml:space="preserve"> REF _Ref144118011 \w \h </w:instrText>
      </w:r>
      <w:r>
        <w:fldChar w:fldCharType="separate"/>
      </w:r>
      <w:del w:id="936"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35"/>
    </w:p>
    <w:p w14:paraId="187FE143" w14:textId="2B1EF657" w:rsidR="00D179D6" w:rsidRPr="00462199" w:rsidRDefault="00D179D6" w:rsidP="005B3BB9">
      <w:pPr>
        <w:pStyle w:val="DefinitionsClauseAshurst"/>
      </w:pPr>
      <w:bookmarkStart w:id="937" w:name="_Ref144112002"/>
      <w:r w:rsidRPr="00462199">
        <w:rPr>
          <w:b/>
        </w:rPr>
        <w:t>"GRP Principles Request Criterion"</w:t>
      </w:r>
      <w:r w:rsidRPr="00462199">
        <w:t xml:space="preserve"> has the meaning given to that term in </w:t>
      </w:r>
      <w:r>
        <w:fldChar w:fldCharType="begin"/>
      </w:r>
      <w:r>
        <w:instrText xml:space="preserve"> REF _Ref144118011 \w \h </w:instrText>
      </w:r>
      <w:r>
        <w:fldChar w:fldCharType="separate"/>
      </w:r>
      <w:del w:id="938"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37"/>
    </w:p>
    <w:p w14:paraId="7CF18022" w14:textId="5DDD214C" w:rsidR="00D179D6" w:rsidRPr="00462199" w:rsidRDefault="00D179D6" w:rsidP="005B3BB9">
      <w:pPr>
        <w:pStyle w:val="DefinitionsClauseAshurst"/>
      </w:pPr>
      <w:bookmarkStart w:id="939" w:name="_Ref144112003"/>
      <w:r w:rsidRPr="00462199">
        <w:rPr>
          <w:b/>
        </w:rPr>
        <w:lastRenderedPageBreak/>
        <w:t>"GRP Principles Request Notice"</w:t>
      </w:r>
      <w:r w:rsidRPr="00462199">
        <w:t xml:space="preserve"> has the meaning given to that term in </w:t>
      </w:r>
      <w:r>
        <w:fldChar w:fldCharType="begin"/>
      </w:r>
      <w:r>
        <w:instrText xml:space="preserve"> REF _Ref144118011 \w \h </w:instrText>
      </w:r>
      <w:r>
        <w:fldChar w:fldCharType="separate"/>
      </w:r>
      <w:del w:id="940"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39"/>
    </w:p>
    <w:p w14:paraId="57CD8C6A" w14:textId="07535B92" w:rsidR="00D179D6" w:rsidRPr="00462199" w:rsidRDefault="00D179D6" w:rsidP="005B3BB9">
      <w:pPr>
        <w:pStyle w:val="DefinitionsClauseAshurst"/>
      </w:pPr>
      <w:bookmarkStart w:id="941" w:name="_Ref144112004"/>
      <w:r w:rsidRPr="00462199">
        <w:rPr>
          <w:b/>
        </w:rPr>
        <w:t>"GRP Principles Request Validity Notice"</w:t>
      </w:r>
      <w:r w:rsidRPr="00462199">
        <w:t xml:space="preserve"> has the meaning given to that term in </w:t>
      </w:r>
      <w:r>
        <w:fldChar w:fldCharType="begin"/>
      </w:r>
      <w:r>
        <w:instrText xml:space="preserve"> REF _Ref144118011 \w \h </w:instrText>
      </w:r>
      <w:r>
        <w:fldChar w:fldCharType="separate"/>
      </w:r>
      <w:del w:id="942"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41"/>
    </w:p>
    <w:p w14:paraId="0390A64A" w14:textId="23ECA64A" w:rsidR="00D179D6" w:rsidRPr="00462199" w:rsidRDefault="00D179D6" w:rsidP="005B3BB9">
      <w:pPr>
        <w:pStyle w:val="DefinitionsClauseAshurst"/>
      </w:pPr>
      <w:bookmarkStart w:id="943" w:name="_Ref144112005"/>
      <w:r w:rsidRPr="00462199">
        <w:rPr>
          <w:b/>
        </w:rPr>
        <w:t>"GRP Principles Review"</w:t>
      </w:r>
      <w:r w:rsidRPr="00462199">
        <w:t xml:space="preserve"> has the meaning given to that term in </w:t>
      </w:r>
      <w:r>
        <w:fldChar w:fldCharType="begin"/>
      </w:r>
      <w:r>
        <w:instrText xml:space="preserve"> REF _Ref144118011 \w \h </w:instrText>
      </w:r>
      <w:r>
        <w:fldChar w:fldCharType="separate"/>
      </w:r>
      <w:del w:id="944"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43"/>
    </w:p>
    <w:p w14:paraId="5F4807F3" w14:textId="48B42BD7" w:rsidR="00D179D6" w:rsidRPr="00462199" w:rsidRDefault="00D179D6" w:rsidP="005B3BB9">
      <w:pPr>
        <w:pStyle w:val="DefinitionsClauseAshurst"/>
      </w:pPr>
      <w:bookmarkStart w:id="945" w:name="_Ref144112006"/>
      <w:r w:rsidRPr="00462199">
        <w:rPr>
          <w:b/>
        </w:rPr>
        <w:t>"GRP Principles Review Implementation Date"</w:t>
      </w:r>
      <w:r w:rsidRPr="00462199">
        <w:t xml:space="preserve"> has the meaning given to that term in </w:t>
      </w:r>
      <w:r>
        <w:fldChar w:fldCharType="begin"/>
      </w:r>
      <w:r>
        <w:instrText xml:space="preserve"> REF _Ref144118011 \w \h </w:instrText>
      </w:r>
      <w:r>
        <w:fldChar w:fldCharType="separate"/>
      </w:r>
      <w:del w:id="946"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45"/>
    </w:p>
    <w:p w14:paraId="6965CF6A" w14:textId="4302B178" w:rsidR="00D179D6" w:rsidRPr="00462199" w:rsidRDefault="00D179D6" w:rsidP="005B3BB9">
      <w:pPr>
        <w:pStyle w:val="DefinitionsClauseAshurst"/>
      </w:pPr>
      <w:bookmarkStart w:id="947" w:name="_Ref144112007"/>
      <w:r w:rsidRPr="00462199">
        <w:rPr>
          <w:b/>
        </w:rPr>
        <w:t>"GRP Principles Review Notice"</w:t>
      </w:r>
      <w:r w:rsidRPr="00462199">
        <w:t xml:space="preserve"> has the meaning given to that term in </w:t>
      </w:r>
      <w:r>
        <w:fldChar w:fldCharType="begin"/>
      </w:r>
      <w:r>
        <w:instrText xml:space="preserve"> REF _Ref144118011 \w \h </w:instrText>
      </w:r>
      <w:r>
        <w:fldChar w:fldCharType="separate"/>
      </w:r>
      <w:del w:id="948"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47"/>
    </w:p>
    <w:p w14:paraId="01D3030F" w14:textId="595F24AE" w:rsidR="00D179D6" w:rsidRPr="00462199" w:rsidRDefault="00D179D6" w:rsidP="005B3BB9">
      <w:pPr>
        <w:pStyle w:val="DefinitionsClauseAshurst"/>
      </w:pPr>
      <w:bookmarkStart w:id="949" w:name="_Ref144112008"/>
      <w:r w:rsidRPr="00462199">
        <w:rPr>
          <w:b/>
        </w:rPr>
        <w:t>"GRP Principles Review Outcome Notice"</w:t>
      </w:r>
      <w:r w:rsidRPr="00462199">
        <w:t xml:space="preserve"> has the meaning given to that term in </w:t>
      </w:r>
      <w:r>
        <w:fldChar w:fldCharType="begin"/>
      </w:r>
      <w:r>
        <w:instrText xml:space="preserve"> REF _Ref144118011 \w \h </w:instrText>
      </w:r>
      <w:r>
        <w:fldChar w:fldCharType="separate"/>
      </w:r>
      <w:del w:id="950"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49"/>
    </w:p>
    <w:p w14:paraId="1728F8FE" w14:textId="320F0A1E" w:rsidR="00D179D6" w:rsidRPr="00462199" w:rsidRDefault="00D179D6" w:rsidP="005B3BB9">
      <w:pPr>
        <w:pStyle w:val="DefinitionsClauseAshurst"/>
      </w:pPr>
      <w:bookmarkStart w:id="951" w:name="_Ref144112009"/>
      <w:r w:rsidRPr="00462199">
        <w:rPr>
          <w:b/>
        </w:rPr>
        <w:t>"GRP Principles Review Proposals"</w:t>
      </w:r>
      <w:r w:rsidRPr="00462199">
        <w:t xml:space="preserve"> has the meaning given to that term in </w:t>
      </w:r>
      <w:r>
        <w:fldChar w:fldCharType="begin"/>
      </w:r>
      <w:r>
        <w:instrText xml:space="preserve"> REF _Ref144118011 \w \h </w:instrText>
      </w:r>
      <w:r>
        <w:fldChar w:fldCharType="separate"/>
      </w:r>
      <w:del w:id="952"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51"/>
    </w:p>
    <w:p w14:paraId="19E4F801" w14:textId="0603F1C0" w:rsidR="00D179D6" w:rsidRPr="00462199" w:rsidRDefault="00D179D6" w:rsidP="005B3BB9">
      <w:pPr>
        <w:pStyle w:val="DefinitionsClauseAshurst"/>
      </w:pPr>
      <w:bookmarkStart w:id="953" w:name="_Ref144112010"/>
      <w:r w:rsidRPr="00462199">
        <w:rPr>
          <w:b/>
        </w:rPr>
        <w:t>"GRP Principles Review Response Deadline"</w:t>
      </w:r>
      <w:r w:rsidRPr="00462199">
        <w:t xml:space="preserve"> has the meaning given to that term in </w:t>
      </w:r>
      <w:r>
        <w:fldChar w:fldCharType="begin"/>
      </w:r>
      <w:r>
        <w:instrText xml:space="preserve"> REF _Ref144118011 \w \h </w:instrText>
      </w:r>
      <w:r>
        <w:fldChar w:fldCharType="separate"/>
      </w:r>
      <w:del w:id="954"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53"/>
    </w:p>
    <w:p w14:paraId="000AECAC" w14:textId="605E05D9" w:rsidR="00D179D6" w:rsidRPr="00462199" w:rsidRDefault="00D179D6" w:rsidP="005B3BB9">
      <w:pPr>
        <w:pStyle w:val="DefinitionsClauseAshurst"/>
      </w:pPr>
      <w:bookmarkStart w:id="955" w:name="_Ref144112011"/>
      <w:r w:rsidRPr="00462199">
        <w:rPr>
          <w:b/>
        </w:rPr>
        <w:t>"GRP Principles Review Response Notice"</w:t>
      </w:r>
      <w:r w:rsidRPr="00462199">
        <w:t xml:space="preserve"> has the meaning given to that term in </w:t>
      </w:r>
      <w:r>
        <w:fldChar w:fldCharType="begin"/>
      </w:r>
      <w:r>
        <w:instrText xml:space="preserve"> REF _Ref144118011 \w \h </w:instrText>
      </w:r>
      <w:r>
        <w:fldChar w:fldCharType="separate"/>
      </w:r>
      <w:del w:id="956"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55"/>
    </w:p>
    <w:p w14:paraId="3E263FB4" w14:textId="12135164" w:rsidR="00D179D6" w:rsidRPr="00462199" w:rsidRDefault="00D179D6" w:rsidP="005B3BB9">
      <w:pPr>
        <w:pStyle w:val="DefinitionsClauseAshurst"/>
      </w:pPr>
      <w:bookmarkStart w:id="957" w:name="_Ref144112012"/>
      <w:r w:rsidRPr="00462199">
        <w:rPr>
          <w:b/>
        </w:rPr>
        <w:t>"GRP Principles Review Trigger"</w:t>
      </w:r>
      <w:r w:rsidRPr="00462199">
        <w:t xml:space="preserve"> has the meaning given to that term in </w:t>
      </w:r>
      <w:r>
        <w:fldChar w:fldCharType="begin"/>
      </w:r>
      <w:r>
        <w:instrText xml:space="preserve"> REF _Ref144118011 \w \h </w:instrText>
      </w:r>
      <w:r>
        <w:fldChar w:fldCharType="separate"/>
      </w:r>
      <w:del w:id="958"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57"/>
    </w:p>
    <w:p w14:paraId="5C669F3A" w14:textId="0A2630F7" w:rsidR="00D179D6" w:rsidRPr="00462199" w:rsidRDefault="00D179D6" w:rsidP="005B3BB9">
      <w:pPr>
        <w:pStyle w:val="DefinitionsClauseAshurst"/>
      </w:pPr>
      <w:bookmarkStart w:id="959" w:name="_Ref144112013"/>
      <w:r w:rsidRPr="00462199">
        <w:rPr>
          <w:b/>
        </w:rPr>
        <w:t>"GRP Quality Criteria"</w:t>
      </w:r>
      <w:r w:rsidRPr="00462199">
        <w:t xml:space="preserve"> has the meaning given to that term in </w:t>
      </w:r>
      <w:r>
        <w:fldChar w:fldCharType="begin"/>
      </w:r>
      <w:r>
        <w:instrText xml:space="preserve"> REF _Ref144118011 \w \h </w:instrText>
      </w:r>
      <w:r>
        <w:fldChar w:fldCharType="separate"/>
      </w:r>
      <w:del w:id="960"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959"/>
    </w:p>
    <w:p w14:paraId="67F75C71" w14:textId="7CA92B98" w:rsidR="00D179D6" w:rsidRPr="00462199" w:rsidRDefault="00D179D6" w:rsidP="002D4185">
      <w:pPr>
        <w:pStyle w:val="DefinitionsClauseAshurst"/>
      </w:pPr>
      <w:bookmarkStart w:id="961" w:name="_Ref144112014"/>
      <w:r w:rsidRPr="00462199">
        <w:rPr>
          <w:b/>
        </w:rPr>
        <w:t>"H</w:t>
      </w:r>
      <w:r w:rsidRPr="00366711">
        <w:rPr>
          <w:b/>
          <w:vertAlign w:val="subscript"/>
        </w:rPr>
        <w:t>2</w:t>
      </w:r>
      <w:r w:rsidRPr="00462199">
        <w:rPr>
          <w:b/>
        </w:rPr>
        <w:t xml:space="preserve"> Levy Revenue Support Regulations" </w:t>
      </w:r>
      <w:r w:rsidRPr="00462199">
        <w:t xml:space="preserve">means any regulations made pursuant to the </w:t>
      </w:r>
      <w:r w:rsidR="00942024">
        <w:t>EA 2023</w:t>
      </w:r>
      <w:r w:rsidRPr="00462199">
        <w:t xml:space="preserve"> which make provision for [Relevant Market Participants]</w:t>
      </w:r>
      <w:bookmarkStart w:id="962" w:name="_Ref144117894"/>
      <w:r w:rsidRPr="00462199">
        <w:rPr>
          <w:rStyle w:val="FootnoteReference"/>
        </w:rPr>
        <w:footnoteReference w:id="30"/>
      </w:r>
      <w:bookmarkEnd w:id="962"/>
      <w:r w:rsidRPr="00462199">
        <w:t xml:space="preserve"> to make payments to a </w:t>
      </w:r>
      <w:r w:rsidR="00C200C9">
        <w:t>H</w:t>
      </w:r>
      <w:r w:rsidRPr="00462199">
        <w:t xml:space="preserve">ydrogen </w:t>
      </w:r>
      <w:r w:rsidR="00C200C9">
        <w:t>L</w:t>
      </w:r>
      <w:r w:rsidRPr="00462199">
        <w:t xml:space="preserve">evy </w:t>
      </w:r>
      <w:r w:rsidR="00C200C9">
        <w:t>A</w:t>
      </w:r>
      <w:r w:rsidRPr="00462199">
        <w:t>dministrator for the purpose of enabling the LCHA Counterparty to make payments under UKLCH Programme LCHAs and/or in respect of liabilities incurred in connection with such UKLCH Programme LCHAs;</w:t>
      </w:r>
      <w:bookmarkEnd w:id="961"/>
    </w:p>
    <w:p w14:paraId="17A25C3B" w14:textId="77777777" w:rsidR="00D179D6" w:rsidRPr="00462199" w:rsidRDefault="00D179D6" w:rsidP="005B3BB9">
      <w:pPr>
        <w:pStyle w:val="DefinitionsClauseAshurst"/>
      </w:pPr>
      <w:bookmarkStart w:id="963" w:name="_Ref144112015"/>
      <w:r w:rsidRPr="00462199">
        <w:rPr>
          <w:b/>
        </w:rPr>
        <w:t>"HMG"</w:t>
      </w:r>
      <w:r w:rsidRPr="00462199">
        <w:t xml:space="preserve"> means His Majesty's Government;</w:t>
      </w:r>
      <w:bookmarkEnd w:id="963"/>
    </w:p>
    <w:p w14:paraId="4AB8FC9B" w14:textId="77777777" w:rsidR="00D179D6" w:rsidRPr="00462199" w:rsidRDefault="00D179D6" w:rsidP="005B3BB9">
      <w:pPr>
        <w:pStyle w:val="DefinitionsClauseAshurst"/>
      </w:pPr>
      <w:bookmarkStart w:id="964" w:name="_Ref144112016"/>
      <w:r w:rsidRPr="00462199">
        <w:rPr>
          <w:b/>
        </w:rPr>
        <w:t>"HoldCo"</w:t>
      </w:r>
      <w:r w:rsidRPr="00462199">
        <w:t xml:space="preserve"> has the meaning given to that term in the Agreement;</w:t>
      </w:r>
      <w:bookmarkEnd w:id="964"/>
    </w:p>
    <w:p w14:paraId="35BF907D" w14:textId="77777777" w:rsidR="00D179D6" w:rsidRPr="00462199" w:rsidRDefault="00D179D6" w:rsidP="005B3BB9">
      <w:pPr>
        <w:pStyle w:val="DefinitionsClauseAshurst"/>
      </w:pPr>
      <w:bookmarkStart w:id="965" w:name="_Ref144112017"/>
      <w:r w:rsidRPr="00462199">
        <w:rPr>
          <w:b/>
        </w:rPr>
        <w:t>"Hydrogen"</w:t>
      </w:r>
      <w:r w:rsidRPr="00462199">
        <w:t xml:space="preserve"> means gas consisting solely of the diatomic molecule with formula H</w:t>
      </w:r>
      <w:r w:rsidRPr="00366711">
        <w:rPr>
          <w:vertAlign w:val="subscript"/>
        </w:rPr>
        <w:t>2</w:t>
      </w:r>
      <w:r w:rsidRPr="00462199">
        <w:t xml:space="preserve"> as measured by the Hydrogen Meter Measurement System(s);</w:t>
      </w:r>
      <w:bookmarkEnd w:id="965"/>
    </w:p>
    <w:p w14:paraId="1116DE82" w14:textId="763119B7" w:rsidR="00D179D6" w:rsidRDefault="00D179D6" w:rsidP="005B3BB9">
      <w:pPr>
        <w:pStyle w:val="DefinitionsClauseAshurst"/>
      </w:pPr>
      <w:bookmarkStart w:id="966" w:name="_Ref144112018"/>
      <w:r w:rsidRPr="00462199">
        <w:rPr>
          <w:b/>
        </w:rPr>
        <w:t>"Hydrogen Certificate(s)"</w:t>
      </w:r>
      <w:r w:rsidRPr="00462199">
        <w:t xml:space="preserve"> has the meaning given to that term in </w:t>
      </w:r>
      <w:r>
        <w:fldChar w:fldCharType="begin"/>
      </w:r>
      <w:r>
        <w:instrText xml:space="preserve"> REF _Ref144118009 \w \h </w:instrText>
      </w:r>
      <w:r>
        <w:fldChar w:fldCharType="separate"/>
      </w:r>
      <w:del w:id="967"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966"/>
    </w:p>
    <w:p w14:paraId="028C88DC" w14:textId="420BC37D" w:rsidR="00C200C9" w:rsidRDefault="00C200C9" w:rsidP="005B3BB9">
      <w:pPr>
        <w:pStyle w:val="DefinitionsClauseAshurst"/>
      </w:pPr>
      <w:r>
        <w:rPr>
          <w:b/>
          <w:bCs/>
        </w:rPr>
        <w:t>"Hydrogen Levy Administrator"</w:t>
      </w:r>
      <w:r>
        <w:t xml:space="preserve"> has the meaning given to that term in Section 69(6) Energy Act 2023;</w:t>
      </w:r>
    </w:p>
    <w:p w14:paraId="3562E590" w14:textId="54B48534" w:rsidR="00D179D6" w:rsidRPr="00462199" w:rsidRDefault="00D179D6" w:rsidP="005B3BB9">
      <w:pPr>
        <w:pStyle w:val="DefinitionsClauseAshurst"/>
      </w:pPr>
      <w:bookmarkStart w:id="968" w:name="_Ref144112019"/>
      <w:r w:rsidRPr="00462199">
        <w:rPr>
          <w:b/>
        </w:rPr>
        <w:lastRenderedPageBreak/>
        <w:t>"Hydrogen Meter Measurement System"</w:t>
      </w:r>
      <w:r w:rsidRPr="00462199">
        <w:t xml:space="preserve"> has the meaning given to such term in </w:t>
      </w:r>
      <w:r>
        <w:fldChar w:fldCharType="begin"/>
      </w:r>
      <w:r>
        <w:instrText xml:space="preserve"> REF _Ref144118008 \w \h </w:instrText>
      </w:r>
      <w:r>
        <w:fldChar w:fldCharType="separate"/>
      </w:r>
      <w:del w:id="969"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968"/>
    </w:p>
    <w:p w14:paraId="2E0D91F7" w14:textId="77777777" w:rsidR="00D179D6" w:rsidRPr="00462199" w:rsidRDefault="00D179D6" w:rsidP="005B3BB9">
      <w:pPr>
        <w:pStyle w:val="DefinitionsClauseAshurst"/>
      </w:pPr>
      <w:bookmarkStart w:id="970" w:name="_Ref144112020"/>
      <w:r w:rsidRPr="00462199">
        <w:rPr>
          <w:b/>
        </w:rPr>
        <w:t>"Hydrogen Metering Dispute"</w:t>
      </w:r>
      <w:r w:rsidRPr="00462199">
        <w:t xml:space="preserve"> means a dispute or part of a dispute which relates to the calculation of the Measured Hydrogen Output and/or the Hydrogen Equivalent Energy Flow;</w:t>
      </w:r>
      <w:bookmarkEnd w:id="970"/>
    </w:p>
    <w:p w14:paraId="59A5839A" w14:textId="77777777" w:rsidR="00D179D6" w:rsidRPr="00462199" w:rsidRDefault="00D179D6" w:rsidP="005B3BB9">
      <w:pPr>
        <w:pStyle w:val="DefinitionsClauseAshurst"/>
      </w:pPr>
      <w:bookmarkStart w:id="971" w:name="_Ref144112021"/>
      <w:r w:rsidRPr="00462199">
        <w:rPr>
          <w:b/>
        </w:rPr>
        <w:t>"Hydrogen Production Plant"</w:t>
      </w:r>
      <w:r w:rsidRPr="00462199">
        <w:t xml:space="preserve"> has the meaning given to that term in the Agreement;</w:t>
      </w:r>
      <w:bookmarkEnd w:id="971"/>
    </w:p>
    <w:p w14:paraId="3DB680BD" w14:textId="77777777" w:rsidR="00D179D6" w:rsidRPr="00462199" w:rsidRDefault="00D179D6" w:rsidP="005B3BB9">
      <w:pPr>
        <w:pStyle w:val="DefinitionsClauseAshurst"/>
      </w:pPr>
      <w:bookmarkStart w:id="972" w:name="_Ref144112022"/>
      <w:r w:rsidRPr="00462199">
        <w:t>"</w:t>
      </w:r>
      <w:r w:rsidRPr="00462199">
        <w:rPr>
          <w:b/>
        </w:rPr>
        <w:t>Hydrogen Production Technology</w:t>
      </w:r>
      <w:r w:rsidRPr="00462199">
        <w:t>" means the hydrogen production technology deployed by a Hydrogen Production Plant;</w:t>
      </w:r>
      <w:bookmarkEnd w:id="972"/>
    </w:p>
    <w:p w14:paraId="1D75ABAD" w14:textId="77777777" w:rsidR="00D179D6" w:rsidRPr="00462199" w:rsidRDefault="00D179D6" w:rsidP="005B3BB9">
      <w:pPr>
        <w:pStyle w:val="DefinitionsClauseAshurst"/>
      </w:pPr>
      <w:bookmarkStart w:id="973" w:name="_Ref144112023"/>
      <w:r w:rsidRPr="00462199">
        <w:rPr>
          <w:b/>
        </w:rPr>
        <w:t>"Hydrogen Storage Infrastructure"</w:t>
      </w:r>
      <w:r w:rsidRPr="00462199">
        <w:t xml:space="preserve"> has the meaning given to that term in the Agreement;</w:t>
      </w:r>
      <w:bookmarkEnd w:id="973"/>
    </w:p>
    <w:p w14:paraId="4647DD98" w14:textId="77777777" w:rsidR="00D179D6" w:rsidRPr="00462199" w:rsidRDefault="00D179D6" w:rsidP="005B3BB9">
      <w:pPr>
        <w:pStyle w:val="DefinitionsClauseAshurst"/>
      </w:pPr>
      <w:bookmarkStart w:id="974" w:name="_Ref144112024"/>
      <w:r w:rsidRPr="00462199">
        <w:rPr>
          <w:b/>
        </w:rPr>
        <w:t>"Hydrogen Transport Infrastructure"</w:t>
      </w:r>
      <w:r w:rsidRPr="00462199">
        <w:t xml:space="preserve"> has the meaning given to that term in the Agreement;</w:t>
      </w:r>
      <w:bookmarkEnd w:id="974"/>
    </w:p>
    <w:p w14:paraId="4E0CF093" w14:textId="2C670252" w:rsidR="00D179D6" w:rsidRPr="00462199" w:rsidRDefault="00D179D6" w:rsidP="005B3BB9">
      <w:pPr>
        <w:pStyle w:val="DefinitionsClauseAshurst"/>
      </w:pPr>
      <w:bookmarkStart w:id="975" w:name="_Ref144112025"/>
      <w:r w:rsidRPr="00462199">
        <w:rPr>
          <w:b/>
        </w:rPr>
        <w:t>"ICE Adjustment Deadline"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_Ref144113322 \w \h </w:instrText>
      </w:r>
      <w:r w:rsidR="00583F8A">
        <w:fldChar w:fldCharType="separate"/>
      </w:r>
      <w:del w:id="976" w:author="Faqir, Sofia (Energy Security)" w:date="2023-11-12T19:47:00Z">
        <w:r w:rsidR="00E473FC">
          <w:delText>6.1</w:delText>
        </w:r>
      </w:del>
      <w:r w:rsidR="00583F8A">
        <w:fldChar w:fldCharType="end"/>
      </w:r>
      <w:r w:rsidRPr="00462199">
        <w:t xml:space="preserve"> (</w:t>
      </w:r>
      <w:r w:rsidRPr="00462199">
        <w:rPr>
          <w:i/>
        </w:rPr>
        <w:t>Adjustment to Installed Capacity Estimate: Permitted Reduction</w:t>
      </w:r>
      <w:r w:rsidRPr="00462199">
        <w:t>);</w:t>
      </w:r>
      <w:bookmarkEnd w:id="975"/>
    </w:p>
    <w:p w14:paraId="617627DE" w14:textId="06D0C2E2" w:rsidR="00D179D6" w:rsidRPr="00462199" w:rsidRDefault="00D179D6" w:rsidP="005B3BB9">
      <w:pPr>
        <w:pStyle w:val="DefinitionsClauseAshurst"/>
      </w:pPr>
      <w:bookmarkStart w:id="977" w:name="_Ref144112026"/>
      <w:r w:rsidRPr="00462199">
        <w:rPr>
          <w:b/>
        </w:rPr>
        <w:t>"ICE Adjustment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_Ref144113322 \w \h </w:instrText>
      </w:r>
      <w:r w:rsidR="00583F8A">
        <w:fldChar w:fldCharType="separate"/>
      </w:r>
      <w:del w:id="978" w:author="Faqir, Sofia (Energy Security)" w:date="2023-11-12T19:47:00Z">
        <w:r w:rsidR="00E473FC">
          <w:delText>6.1</w:delText>
        </w:r>
      </w:del>
      <w:r w:rsidR="00583F8A">
        <w:fldChar w:fldCharType="end"/>
      </w:r>
      <w:r w:rsidRPr="00462199">
        <w:t xml:space="preserve"> (</w:t>
      </w:r>
      <w:r w:rsidRPr="00462199">
        <w:rPr>
          <w:i/>
        </w:rPr>
        <w:t>Adjustment to Installed Capacity Estimate: Permitted Reduction</w:t>
      </w:r>
      <w:r w:rsidRPr="00462199">
        <w:t>);</w:t>
      </w:r>
      <w:bookmarkEnd w:id="977"/>
    </w:p>
    <w:p w14:paraId="0CE46224" w14:textId="77777777" w:rsidR="00D179D6" w:rsidRPr="00462199" w:rsidRDefault="00D179D6" w:rsidP="005B3BB9">
      <w:pPr>
        <w:pStyle w:val="DefinitionsClauseAshurst"/>
      </w:pPr>
      <w:bookmarkStart w:id="979" w:name="_Ref144112027"/>
      <w:r w:rsidRPr="00462199">
        <w:rPr>
          <w:b/>
        </w:rPr>
        <w:t>"Income, Profits or Gains"</w:t>
      </w:r>
      <w:r w:rsidRPr="00462199">
        <w:t xml:space="preserve"> includes any income, profits or gains which are deemed to be earned, accrued or received by the Producer for the purposes of any Tax;</w:t>
      </w:r>
      <w:bookmarkEnd w:id="979"/>
    </w:p>
    <w:p w14:paraId="26667587" w14:textId="275567CB" w:rsidR="007076F9" w:rsidRPr="007076F9" w:rsidRDefault="007076F9" w:rsidP="007076F9">
      <w:pPr>
        <w:pStyle w:val="DefinitionsClauseAshurst"/>
        <w:rPr>
          <w:bCs/>
        </w:rPr>
      </w:pPr>
      <w:bookmarkStart w:id="980" w:name="_Ref144112028"/>
      <w:r w:rsidRPr="007076F9">
        <w:rPr>
          <w:b/>
        </w:rPr>
        <w:t>"</w:t>
      </w:r>
      <w:commentRangeStart w:id="981"/>
      <w:commentRangeStart w:id="982"/>
      <w:r w:rsidRPr="007076F9">
        <w:rPr>
          <w:b/>
        </w:rPr>
        <w:t>Independent Gas Transporter Network Codes</w:t>
      </w:r>
      <w:commentRangeEnd w:id="981"/>
      <w:r w:rsidR="00400329" w:rsidRPr="007076F9">
        <w:rPr>
          <w:rStyle w:val="CommentReference"/>
          <w:rFonts w:ascii="Arial" w:hAnsi="Arial"/>
          <w:b/>
          <w:sz w:val="20"/>
          <w:szCs w:val="20"/>
        </w:rPr>
        <w:commentReference w:id="981"/>
      </w:r>
      <w:commentRangeEnd w:id="982"/>
      <w:r w:rsidR="009814C6" w:rsidRPr="007076F9">
        <w:rPr>
          <w:rStyle w:val="CommentReference"/>
          <w:rFonts w:ascii="Arial" w:hAnsi="Arial"/>
          <w:b/>
          <w:sz w:val="20"/>
          <w:szCs w:val="20"/>
        </w:rPr>
        <w:commentReference w:id="982"/>
      </w:r>
      <w:r w:rsidRPr="007076F9">
        <w:rPr>
          <w:b/>
        </w:rPr>
        <w:t xml:space="preserve">" </w:t>
      </w:r>
      <w:r w:rsidRPr="007076F9">
        <w:rPr>
          <w:bCs/>
        </w:rPr>
        <w:t>means the network codes established and maintained by Gas Licensed Transporters in respect of the Gas Distribution System;</w:t>
      </w:r>
    </w:p>
    <w:p w14:paraId="3095C789" w14:textId="11D10955" w:rsidR="00D179D6" w:rsidRPr="00462199" w:rsidRDefault="00D179D6" w:rsidP="007076F9">
      <w:pPr>
        <w:pStyle w:val="DefinitionsClauseAshurst"/>
      </w:pPr>
      <w:r w:rsidRPr="007076F9">
        <w:rPr>
          <w:b/>
        </w:rPr>
        <w:t>"Indexation Adjustment"</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_Ref144113474 \w \h </w:instrText>
      </w:r>
      <w:r w:rsidR="00583F8A">
        <w:fldChar w:fldCharType="separate"/>
      </w:r>
      <w:del w:id="983" w:author="Faqir, Sofia (Energy Security)" w:date="2023-11-12T19:47:00Z">
        <w:r w:rsidR="00E473FC">
          <w:delText>14.1</w:delText>
        </w:r>
      </w:del>
      <w:r w:rsidR="00583F8A">
        <w:fldChar w:fldCharType="end"/>
      </w:r>
      <w:r w:rsidRPr="00462199">
        <w:t xml:space="preserve"> (</w:t>
      </w:r>
      <w:r w:rsidRPr="007076F9">
        <w:rPr>
          <w:i/>
        </w:rPr>
        <w:t>Indexation for Electrolytic Facilities</w:t>
      </w:r>
      <w:r w:rsidRPr="00462199">
        <w:t>);</w:t>
      </w:r>
      <w:bookmarkEnd w:id="980"/>
    </w:p>
    <w:p w14:paraId="7D149F0B" w14:textId="1B5FC252" w:rsidR="00D179D6" w:rsidRPr="00462199" w:rsidRDefault="00D179D6" w:rsidP="005B3BB9">
      <w:pPr>
        <w:pStyle w:val="DefinitionsClauseAshurst"/>
      </w:pPr>
      <w:bookmarkStart w:id="984" w:name="_Ref144112029"/>
      <w:r w:rsidRPr="00462199">
        <w:rPr>
          <w:b/>
        </w:rPr>
        <w:t>"Indexation Anniversary"</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_Ref144113475 \w \h </w:instrText>
      </w:r>
      <w:r w:rsidR="00583F8A">
        <w:fldChar w:fldCharType="separate"/>
      </w:r>
      <w:del w:id="985" w:author="Faqir, Sofia (Energy Security)" w:date="2023-11-12T19:47:00Z">
        <w:r w:rsidR="00E473FC">
          <w:delText>14.2</w:delText>
        </w:r>
      </w:del>
      <w:r w:rsidR="00583F8A">
        <w:fldChar w:fldCharType="end"/>
      </w:r>
      <w:r w:rsidRPr="00462199">
        <w:t xml:space="preserve"> (</w:t>
      </w:r>
      <w:r w:rsidRPr="00462199">
        <w:rPr>
          <w:i/>
        </w:rPr>
        <w:t>Indexation for Electrolytic Facilities</w:t>
      </w:r>
      <w:r w:rsidRPr="00462199">
        <w:t>);</w:t>
      </w:r>
      <w:bookmarkEnd w:id="984"/>
    </w:p>
    <w:p w14:paraId="1B2665C1" w14:textId="77777777" w:rsidR="00D179D6" w:rsidRPr="00462199" w:rsidRDefault="00D179D6" w:rsidP="005B3BB9">
      <w:pPr>
        <w:pStyle w:val="DefinitionsClauseAshurst"/>
      </w:pPr>
      <w:bookmarkStart w:id="986" w:name="_Ref144112030"/>
      <w:r w:rsidRPr="00462199">
        <w:rPr>
          <w:b/>
        </w:rPr>
        <w:t>"Indirect Export Volumes"</w:t>
      </w:r>
      <w:r w:rsidRPr="00462199">
        <w:t xml:space="preserve"> means any Non-Qualifying Volumes in a previous Billing Period which:</w:t>
      </w:r>
      <w:bookmarkEnd w:id="986"/>
    </w:p>
    <w:p w14:paraId="2B1A613A" w14:textId="77777777" w:rsidR="00D179D6" w:rsidRPr="00462199" w:rsidRDefault="00D179D6" w:rsidP="00E84F56">
      <w:pPr>
        <w:pStyle w:val="DefinitionsAshurst"/>
      </w:pPr>
      <w:bookmarkStart w:id="987" w:name="_Ref144112031"/>
      <w:r w:rsidRPr="00462199">
        <w:t>were LCHS Compliant (or in respect of which a waiver of the requirement to be LCHS Compliant applied) and were:</w:t>
      </w:r>
      <w:bookmarkEnd w:id="987"/>
    </w:p>
    <w:p w14:paraId="2E10A5D2" w14:textId="77777777" w:rsidR="00D179D6" w:rsidRPr="00462199" w:rsidRDefault="00D179D6" w:rsidP="00E84F56">
      <w:pPr>
        <w:pStyle w:val="DefSubAshurst"/>
      </w:pPr>
      <w:bookmarkStart w:id="988" w:name="_Ref144112032"/>
      <w:r w:rsidRPr="00462199">
        <w:t>Risk-Taking Intermediary Volumes;</w:t>
      </w:r>
      <w:bookmarkEnd w:id="988"/>
    </w:p>
    <w:p w14:paraId="4FB62229" w14:textId="77777777" w:rsidR="00D179D6" w:rsidRPr="00462199" w:rsidRDefault="00D179D6" w:rsidP="00E84F56">
      <w:pPr>
        <w:pStyle w:val="DefSubAshurst"/>
      </w:pPr>
      <w:bookmarkStart w:id="989" w:name="_Ref144112033"/>
      <w:r w:rsidRPr="00462199">
        <w:t>Blending Volumes;</w:t>
      </w:r>
      <w:bookmarkEnd w:id="989"/>
    </w:p>
    <w:p w14:paraId="19495391" w14:textId="77777777" w:rsidR="00D179D6" w:rsidRPr="00462199" w:rsidRDefault="00D179D6" w:rsidP="00E84F56">
      <w:pPr>
        <w:pStyle w:val="DefSubAshurst"/>
        <w:rPr>
          <w:lang w:val="fr-FR"/>
        </w:rPr>
      </w:pPr>
      <w:bookmarkStart w:id="990" w:name="_Ref144112034"/>
      <w:r w:rsidRPr="00462199">
        <w:rPr>
          <w:lang w:val="fr-FR"/>
        </w:rPr>
        <w:t>Offtaker Confirmation Non-Compliance Volumes; or</w:t>
      </w:r>
      <w:bookmarkEnd w:id="990"/>
    </w:p>
    <w:p w14:paraId="2D179EE5" w14:textId="77777777" w:rsidR="00D179D6" w:rsidRPr="00462199" w:rsidRDefault="00D179D6" w:rsidP="00E84F56">
      <w:pPr>
        <w:pStyle w:val="DefSubAshurst"/>
      </w:pPr>
      <w:bookmarkStart w:id="991" w:name="_Ref144112035"/>
      <w:r w:rsidRPr="00462199">
        <w:t>Excess Sales Volumes which would otherwise have been Qualifying Volumes; or</w:t>
      </w:r>
      <w:bookmarkEnd w:id="991"/>
    </w:p>
    <w:p w14:paraId="7E377A06" w14:textId="558D5952" w:rsidR="00D179D6" w:rsidRPr="00462199" w:rsidRDefault="00D179D6" w:rsidP="00E84F56">
      <w:pPr>
        <w:pStyle w:val="DefinitionsAshurst"/>
      </w:pPr>
      <w:bookmarkStart w:id="992" w:name="_Ref144112036"/>
      <w:r w:rsidRPr="00462199">
        <w:t>were not LCHS Compliant (and in respect of which a waiver of the requirement to be LCHS Compliant did not apply) and were not Direct Export Volumes,</w:t>
      </w:r>
      <w:bookmarkEnd w:id="992"/>
    </w:p>
    <w:p w14:paraId="31513948" w14:textId="77777777" w:rsidR="00D179D6" w:rsidRPr="00462199" w:rsidRDefault="00D179D6" w:rsidP="002D4185">
      <w:pPr>
        <w:pStyle w:val="B12Ashurst"/>
        <w:rPr>
          <w:lang w:eastAsia="en-GB"/>
        </w:rPr>
      </w:pPr>
      <w:r w:rsidRPr="00462199">
        <w:t>and which, in each case, have been subsequently exported for use outside the UK;</w:t>
      </w:r>
      <w:bookmarkStart w:id="993" w:name="_Ref144117895"/>
      <w:r w:rsidRPr="00462199">
        <w:rPr>
          <w:rStyle w:val="FootnoteReference"/>
        </w:rPr>
        <w:footnoteReference w:id="31"/>
      </w:r>
      <w:bookmarkEnd w:id="993"/>
    </w:p>
    <w:p w14:paraId="140F57CD" w14:textId="77777777" w:rsidR="00D179D6" w:rsidRPr="00462199" w:rsidRDefault="00D179D6" w:rsidP="005B3BB9">
      <w:pPr>
        <w:pStyle w:val="DefinitionsClauseAshurst"/>
      </w:pPr>
      <w:bookmarkStart w:id="994" w:name="_Ref144112037"/>
      <w:r w:rsidRPr="00462199">
        <w:rPr>
          <w:b/>
        </w:rPr>
        <w:lastRenderedPageBreak/>
        <w:t>"Industry Documents"</w:t>
      </w:r>
      <w:r w:rsidRPr="00462199">
        <w:t xml:space="preserve"> means all agreements, codes, standards and instruments other than the LCHS regulating:</w:t>
      </w:r>
      <w:bookmarkEnd w:id="994"/>
    </w:p>
    <w:p w14:paraId="2BA80261" w14:textId="77777777" w:rsidR="00D179D6" w:rsidRPr="00462199" w:rsidRDefault="00D179D6" w:rsidP="00E84F56">
      <w:pPr>
        <w:pStyle w:val="DefinitionsAshurst"/>
      </w:pPr>
      <w:bookmarkStart w:id="995" w:name="_Ref144112038"/>
      <w:r w:rsidRPr="00462199">
        <w:t>the production, transmission, distribution, supply and trading of Hydrogen in the United Kingdom;</w:t>
      </w:r>
      <w:bookmarkEnd w:id="995"/>
    </w:p>
    <w:p w14:paraId="677011D6" w14:textId="77777777" w:rsidR="00D179D6" w:rsidRPr="00462199" w:rsidRDefault="00D179D6" w:rsidP="00E84F56">
      <w:pPr>
        <w:pStyle w:val="DefinitionsAshurst"/>
      </w:pPr>
      <w:bookmarkStart w:id="996" w:name="_Ref144112039"/>
      <w:r w:rsidRPr="00462199">
        <w:t>the distribution, supply and trading of electricity in the United Kingdom, including the Grid Code, the SOTO Code, the CUSC, the Master Registration Agreement, any Electricity Distribution Code, any Distribution Connection and Use of System Agreement and/or any other connection or use of system agreement with an Electricity Transmission Licensee or Licensed Electricity Distributor;</w:t>
      </w:r>
      <w:bookmarkEnd w:id="996"/>
    </w:p>
    <w:p w14:paraId="51692D56" w14:textId="77777777" w:rsidR="00D179D6" w:rsidRPr="00462199" w:rsidRDefault="00D179D6" w:rsidP="00E84F56">
      <w:pPr>
        <w:pStyle w:val="DefinitionsAshurst"/>
      </w:pPr>
      <w:bookmarkStart w:id="997" w:name="_Ref144112040"/>
      <w:r w:rsidRPr="00462199">
        <w:t>the distribution, supply and trading of Gas in the United Kingdom, including the Uniform Network Code, the Independent Gas Transporter Network Codes and/or any other connection or use of system agreement with a Gas Licensed Transporter or Gas Licensed Shipper;</w:t>
      </w:r>
      <w:bookmarkEnd w:id="997"/>
    </w:p>
    <w:p w14:paraId="4AFD19FA" w14:textId="6B4CFDD3" w:rsidR="00D179D6" w:rsidRPr="00462199" w:rsidRDefault="00D179D6" w:rsidP="00E84F56">
      <w:pPr>
        <w:pStyle w:val="DefinitionsAshurst"/>
      </w:pPr>
      <w:bookmarkStart w:id="998" w:name="_Ref144112041"/>
      <w:r w:rsidRPr="00462199">
        <w:t>the distribution, supply and trading of water in the United Kingdom, including the Market Arrangements Code</w:t>
      </w:r>
      <w:r w:rsidR="004066D0">
        <w:t xml:space="preserve"> and </w:t>
      </w:r>
      <w:r w:rsidRPr="00462199">
        <w:t>the Wholesale Retail Code; and</w:t>
      </w:r>
      <w:bookmarkEnd w:id="998"/>
    </w:p>
    <w:p w14:paraId="6ADA6E93" w14:textId="77777777" w:rsidR="00D179D6" w:rsidRPr="00462199" w:rsidRDefault="00D179D6" w:rsidP="00E84F56">
      <w:pPr>
        <w:pStyle w:val="DefinitionsAshurst"/>
      </w:pPr>
      <w:bookmarkStart w:id="999" w:name="_Ref144112042"/>
      <w:r w:rsidRPr="00462199">
        <w:t>for CCUS-Enabled Facilities only, the capture, temporary storage, permanent storage, distribution, transportation, and trading of CO</w:t>
      </w:r>
      <w:r w:rsidRPr="00462199">
        <w:rPr>
          <w:vertAlign w:val="subscript"/>
        </w:rPr>
        <w:t>2</w:t>
      </w:r>
      <w:r w:rsidRPr="00462199">
        <w:t xml:space="preserve"> in the United Kingdom, including any CCS Network Codes,</w:t>
      </w:r>
      <w:bookmarkEnd w:id="999"/>
    </w:p>
    <w:p w14:paraId="58D0E6AD" w14:textId="77777777" w:rsidR="00D179D6" w:rsidRPr="00462199" w:rsidRDefault="00D179D6" w:rsidP="005B3BB9">
      <w:pPr>
        <w:pStyle w:val="B12Ashurst"/>
        <w:rPr>
          <w:lang w:eastAsia="en-GB"/>
        </w:rPr>
      </w:pPr>
      <w:r w:rsidRPr="00462199">
        <w:t xml:space="preserve">and </w:t>
      </w:r>
      <w:r w:rsidRPr="00462199">
        <w:rPr>
          <w:b/>
        </w:rPr>
        <w:t>"Industry Document"</w:t>
      </w:r>
      <w:r w:rsidRPr="00462199">
        <w:t xml:space="preserve"> shall be construed accordingly;</w:t>
      </w:r>
    </w:p>
    <w:p w14:paraId="612E5CA1" w14:textId="77777777" w:rsidR="00D179D6" w:rsidRPr="00462199" w:rsidRDefault="00D179D6" w:rsidP="005B3BB9">
      <w:pPr>
        <w:pStyle w:val="DefinitionsClauseAshurst"/>
      </w:pPr>
      <w:bookmarkStart w:id="1000" w:name="_Ref144112043"/>
      <w:r w:rsidRPr="00462199">
        <w:rPr>
          <w:b/>
        </w:rPr>
        <w:t>"Inflation Factor"</w:t>
      </w:r>
      <w:r w:rsidRPr="00462199">
        <w:t xml:space="preserve"> means:</w:t>
      </w:r>
      <w:bookmarkEnd w:id="1000"/>
    </w:p>
    <w:p w14:paraId="4AA467E7" w14:textId="77777777" w:rsidR="00D179D6" w:rsidRPr="00462199" w:rsidRDefault="00D179D6" w:rsidP="00E84F56">
      <w:pPr>
        <w:pStyle w:val="DefinitionsAshurst"/>
      </w:pPr>
      <w:bookmarkStart w:id="1001" w:name="_Ref144112044"/>
      <w:r w:rsidRPr="00462199">
        <w:t>in the absence of any re-basing of the CPI which has taken effect prior to the relevant Indexation Anniversary in respect of each Day (</w:t>
      </w:r>
      <w:r w:rsidRPr="00462199">
        <w:rPr>
          <w:i/>
          <w:iCs/>
        </w:rPr>
        <w:t>i</w:t>
      </w:r>
      <w:r w:rsidRPr="00462199">
        <w:t>):</w:t>
      </w:r>
      <w:bookmarkEnd w:id="1001"/>
    </w:p>
    <w:p w14:paraId="2032D379" w14:textId="77777777" w:rsidR="00D179D6" w:rsidRPr="00462199" w:rsidRDefault="00F47FCB" w:rsidP="005B3BB9">
      <m:oMathPara>
        <m:oMath>
          <m:sSub>
            <m:sSubPr>
              <m:ctrlPr>
                <w:rPr>
                  <w:rFonts w:ascii="Cambria Math" w:hAnsi="Cambria Math" w:cs="Arial"/>
                  <w:i/>
                </w:rPr>
              </m:ctrlPr>
            </m:sSubPr>
            <m:e>
              <m:r>
                <w:rPr>
                  <w:rFonts w:ascii="Cambria Math" w:hAnsi="Cambria Math"/>
                </w:rPr>
                <m:t>П</m:t>
              </m:r>
            </m:e>
            <m:sub>
              <m:r>
                <w:rPr>
                  <w:rFonts w:ascii="Cambria Math" w:hAnsi="Cambria Math"/>
                </w:rPr>
                <m:t>i</m:t>
              </m:r>
            </m:sub>
          </m:sSub>
          <m:r>
            <w:rPr>
              <w:rFonts w:ascii="Cambria Math" w:hAnsi="Cambria Math"/>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rPr>
                    <m:t>CPI</m:t>
                  </m:r>
                </m:e>
                <m:sub>
                  <m:r>
                    <w:rPr>
                      <w:rFonts w:ascii="Cambria Math" w:hAnsi="Cambria Math"/>
                    </w:rPr>
                    <m:t>i</m:t>
                  </m:r>
                </m:sub>
              </m:sSub>
            </m:num>
            <m:den>
              <m:sSub>
                <m:sSubPr>
                  <m:ctrlPr>
                    <w:rPr>
                      <w:rFonts w:ascii="Cambria Math" w:hAnsi="Cambria Math" w:cs="Arial"/>
                      <w:i/>
                    </w:rPr>
                  </m:ctrlPr>
                </m:sSubPr>
                <m:e>
                  <m:r>
                    <w:rPr>
                      <w:rFonts w:ascii="Cambria Math" w:hAnsi="Cambria Math"/>
                    </w:rPr>
                    <m:t>CPI</m:t>
                  </m:r>
                </m:e>
                <m:sub>
                  <m:r>
                    <w:rPr>
                      <w:rFonts w:ascii="Cambria Math" w:hAnsi="Cambria Math"/>
                    </w:rPr>
                    <m:t>base</m:t>
                  </m:r>
                </m:sub>
              </m:sSub>
            </m:den>
          </m:f>
        </m:oMath>
      </m:oMathPara>
    </w:p>
    <w:p w14:paraId="58E79888" w14:textId="77777777" w:rsidR="00D179D6" w:rsidRPr="00462199" w:rsidRDefault="00D179D6" w:rsidP="00E84F56">
      <w:pPr>
        <w:pStyle w:val="B3Ashurst"/>
      </w:pPr>
      <w:r w:rsidRPr="00462199">
        <w:t>where:</w:t>
      </w:r>
    </w:p>
    <w:tbl>
      <w:tblPr>
        <w:tblW w:w="7796" w:type="dxa"/>
        <w:tblInd w:w="1276" w:type="dxa"/>
        <w:tblCellMar>
          <w:left w:w="10" w:type="dxa"/>
          <w:right w:w="10" w:type="dxa"/>
        </w:tblCellMar>
        <w:tblLook w:val="04A0" w:firstRow="1" w:lastRow="0" w:firstColumn="1" w:lastColumn="0" w:noHBand="0" w:noVBand="1"/>
      </w:tblPr>
      <w:tblGrid>
        <w:gridCol w:w="1678"/>
        <w:gridCol w:w="570"/>
        <w:gridCol w:w="5548"/>
      </w:tblGrid>
      <w:tr w:rsidR="00D179D6" w:rsidRPr="00462199" w14:paraId="3B5D09B1" w14:textId="77777777" w:rsidTr="00E84F56">
        <w:tc>
          <w:tcPr>
            <w:tcW w:w="1678" w:type="dxa"/>
            <w:tcMar>
              <w:left w:w="108" w:type="dxa"/>
              <w:right w:w="108" w:type="dxa"/>
            </w:tcMar>
          </w:tcPr>
          <w:p w14:paraId="47D36F80" w14:textId="77777777" w:rsidR="00D179D6" w:rsidRPr="00462199" w:rsidRDefault="00F47FCB">
            <w:pPr>
              <w:rPr>
                <w:rFonts w:ascii="Cambria Math" w:hAnsi="Cambria Math" w:cs="Arial"/>
              </w:rPr>
            </w:pPr>
            <m:oMathPara>
              <m:oMathParaPr>
                <m:jc m:val="left"/>
              </m:oMathParaPr>
              <m:oMath>
                <m:sSub>
                  <m:sSubPr>
                    <m:ctrlPr>
                      <w:rPr>
                        <w:rFonts w:ascii="Cambria Math" w:hAnsi="Cambria Math" w:cs="Arial"/>
                      </w:rPr>
                    </m:ctrlPr>
                  </m:sSubPr>
                  <m:e>
                    <m:r>
                      <m:rPr>
                        <m:sty m:val="p"/>
                      </m:rPr>
                      <w:rPr>
                        <w:rFonts w:ascii="Cambria Math" w:hAnsi="Cambria Math" w:cs="Arial"/>
                      </w:rPr>
                      <m:t>П</m:t>
                    </m:r>
                  </m:e>
                  <m:sub>
                    <m:r>
                      <w:rPr>
                        <w:rFonts w:ascii="Cambria Math" w:hAnsi="Cambria Math" w:cs="Arial"/>
                      </w:rPr>
                      <m:t>i</m:t>
                    </m:r>
                  </m:sub>
                </m:sSub>
              </m:oMath>
            </m:oMathPara>
          </w:p>
        </w:tc>
        <w:tc>
          <w:tcPr>
            <w:tcW w:w="570" w:type="dxa"/>
            <w:tcMar>
              <w:left w:w="108" w:type="dxa"/>
              <w:right w:w="108" w:type="dxa"/>
            </w:tcMar>
          </w:tcPr>
          <w:p w14:paraId="15695007" w14:textId="77777777" w:rsidR="00D179D6" w:rsidRPr="00462199" w:rsidRDefault="00D179D6">
            <w:pPr>
              <w:pStyle w:val="NormalAshurst"/>
            </w:pPr>
            <w:r w:rsidRPr="00462199">
              <w:t>=</w:t>
            </w:r>
          </w:p>
        </w:tc>
        <w:tc>
          <w:tcPr>
            <w:tcW w:w="5548" w:type="dxa"/>
            <w:tcMar>
              <w:left w:w="108" w:type="dxa"/>
              <w:right w:w="108" w:type="dxa"/>
            </w:tcMar>
          </w:tcPr>
          <w:p w14:paraId="042FDDCF" w14:textId="77777777" w:rsidR="00D179D6" w:rsidRPr="00462199" w:rsidRDefault="00D179D6">
            <w:pPr>
              <w:pStyle w:val="NormalAshurst"/>
            </w:pPr>
            <w:r w:rsidRPr="00462199">
              <w:t>the Inflation Factor which applies on and from the relevant Indexation Anniversary</w:t>
            </w:r>
          </w:p>
        </w:tc>
      </w:tr>
      <w:tr w:rsidR="00D179D6" w:rsidRPr="00462199" w14:paraId="0C494C6C" w14:textId="77777777" w:rsidTr="00E84F56">
        <w:tc>
          <w:tcPr>
            <w:tcW w:w="1678" w:type="dxa"/>
            <w:tcMar>
              <w:left w:w="108" w:type="dxa"/>
              <w:right w:w="108" w:type="dxa"/>
            </w:tcMar>
          </w:tcPr>
          <w:p w14:paraId="7B49ADAE" w14:textId="77777777" w:rsidR="00D179D6" w:rsidRPr="00462199" w:rsidRDefault="00F47FCB">
            <w:pPr>
              <w:rPr>
                <w:rFonts w:ascii="Cambria Math" w:hAnsi="Cambria Math" w:cs="Arial"/>
              </w:rPr>
            </w:pPr>
            <m:oMathPara>
              <m:oMathParaPr>
                <m:jc m:val="left"/>
              </m:oMathParaPr>
              <m:oMath>
                <m:sSub>
                  <m:sSubPr>
                    <m:ctrlPr>
                      <w:rPr>
                        <w:rFonts w:ascii="Cambria Math" w:hAnsi="Cambria Math" w:cs="Arial"/>
                      </w:rPr>
                    </m:ctrlPr>
                  </m:sSubPr>
                  <m:e>
                    <m:r>
                      <w:rPr>
                        <w:rFonts w:ascii="Cambria Math" w:hAnsi="Cambria Math" w:cs="Arial"/>
                      </w:rPr>
                      <m:t>CPI</m:t>
                    </m:r>
                  </m:e>
                  <m:sub>
                    <m:r>
                      <w:rPr>
                        <w:rFonts w:ascii="Cambria Math" w:hAnsi="Cambria Math" w:cs="Arial"/>
                      </w:rPr>
                      <m:t>i</m:t>
                    </m:r>
                  </m:sub>
                </m:sSub>
              </m:oMath>
            </m:oMathPara>
          </w:p>
        </w:tc>
        <w:tc>
          <w:tcPr>
            <w:tcW w:w="570" w:type="dxa"/>
            <w:tcMar>
              <w:left w:w="108" w:type="dxa"/>
              <w:right w:w="108" w:type="dxa"/>
            </w:tcMar>
          </w:tcPr>
          <w:p w14:paraId="5498D902" w14:textId="77777777" w:rsidR="00D179D6" w:rsidRPr="00462199" w:rsidRDefault="00D179D6">
            <w:pPr>
              <w:pStyle w:val="NormalAshurst"/>
            </w:pPr>
            <w:r w:rsidRPr="00462199">
              <w:t>=</w:t>
            </w:r>
          </w:p>
        </w:tc>
        <w:tc>
          <w:tcPr>
            <w:tcW w:w="5548" w:type="dxa"/>
            <w:tcMar>
              <w:left w:w="108" w:type="dxa"/>
              <w:right w:w="108" w:type="dxa"/>
            </w:tcMar>
          </w:tcPr>
          <w:p w14:paraId="06C9F1AE" w14:textId="77777777" w:rsidR="00D179D6" w:rsidRPr="00462199" w:rsidRDefault="00D179D6">
            <w:pPr>
              <w:pStyle w:val="NormalAshurst"/>
            </w:pPr>
            <w:r w:rsidRPr="00462199">
              <w:t xml:space="preserve">the CPI for January of the relevant calendar year or, where the CPI for January is not published by 1 April in such calendar year, the Reference CPI, which is applicable to the Day </w:t>
            </w:r>
            <w:r w:rsidRPr="00462199">
              <w:rPr>
                <w:i/>
              </w:rPr>
              <w:t>(i)</w:t>
            </w:r>
          </w:p>
        </w:tc>
      </w:tr>
      <w:tr w:rsidR="00D179D6" w:rsidRPr="00462199" w14:paraId="73EBD697" w14:textId="77777777" w:rsidTr="00E84F56">
        <w:tc>
          <w:tcPr>
            <w:tcW w:w="1678" w:type="dxa"/>
            <w:tcMar>
              <w:left w:w="108" w:type="dxa"/>
              <w:right w:w="108" w:type="dxa"/>
            </w:tcMar>
          </w:tcPr>
          <w:p w14:paraId="73058527" w14:textId="77777777" w:rsidR="00D179D6" w:rsidRPr="00462199" w:rsidRDefault="00F47FCB">
            <w:pPr>
              <w:rPr>
                <w:rFonts w:ascii="Cambria Math" w:hAnsi="Cambria Math" w:cs="Arial"/>
              </w:rPr>
            </w:pPr>
            <m:oMathPara>
              <m:oMathParaPr>
                <m:jc m:val="left"/>
              </m:oMathParaPr>
              <m:oMath>
                <m:sSub>
                  <m:sSubPr>
                    <m:ctrlPr>
                      <w:rPr>
                        <w:rFonts w:ascii="Cambria Math" w:hAnsi="Cambria Math" w:cs="Arial"/>
                      </w:rPr>
                    </m:ctrlPr>
                  </m:sSubPr>
                  <m:e>
                    <m:r>
                      <w:rPr>
                        <w:rFonts w:ascii="Cambria Math" w:hAnsi="Cambria Math" w:cs="Arial"/>
                      </w:rPr>
                      <m:t>CPI</m:t>
                    </m:r>
                  </m:e>
                  <m:sub>
                    <m:r>
                      <w:rPr>
                        <w:rFonts w:ascii="Cambria Math" w:hAnsi="Cambria Math" w:cs="Arial"/>
                      </w:rPr>
                      <m:t>base</m:t>
                    </m:r>
                  </m:sub>
                </m:sSub>
              </m:oMath>
            </m:oMathPara>
          </w:p>
        </w:tc>
        <w:tc>
          <w:tcPr>
            <w:tcW w:w="570" w:type="dxa"/>
            <w:tcMar>
              <w:left w:w="108" w:type="dxa"/>
              <w:right w:w="108" w:type="dxa"/>
            </w:tcMar>
          </w:tcPr>
          <w:p w14:paraId="35D212AB" w14:textId="77777777" w:rsidR="00D179D6" w:rsidRPr="00462199" w:rsidRDefault="00D179D6">
            <w:pPr>
              <w:pStyle w:val="NormalAshurst"/>
            </w:pPr>
            <w:r w:rsidRPr="00462199">
              <w:t>=</w:t>
            </w:r>
          </w:p>
        </w:tc>
        <w:tc>
          <w:tcPr>
            <w:tcW w:w="5548" w:type="dxa"/>
            <w:tcMar>
              <w:left w:w="108" w:type="dxa"/>
              <w:right w:w="108" w:type="dxa"/>
            </w:tcMar>
          </w:tcPr>
          <w:p w14:paraId="5722FA5E" w14:textId="77777777" w:rsidR="00D179D6" w:rsidRPr="00462199" w:rsidRDefault="00D179D6">
            <w:pPr>
              <w:pStyle w:val="NormalAshurst"/>
            </w:pPr>
            <w:r w:rsidRPr="00462199">
              <w:t>the Base Year CPI; or</w:t>
            </w:r>
          </w:p>
        </w:tc>
      </w:tr>
    </w:tbl>
    <w:p w14:paraId="39945505" w14:textId="77777777" w:rsidR="00D179D6" w:rsidRPr="00462199" w:rsidRDefault="00D179D6" w:rsidP="00942582">
      <w:pPr>
        <w:pStyle w:val="DefinitionsAshurst"/>
      </w:pPr>
      <w:bookmarkStart w:id="1002" w:name="_Ref144112045"/>
      <w:r w:rsidRPr="00462199">
        <w:t>if the CPI is re-based and such re-basing has taken effect prior to the Indexation Anniversary, in respect of each Day (</w:t>
      </w:r>
      <w:r w:rsidRPr="00462199">
        <w:rPr>
          <w:i/>
          <w:iCs/>
        </w:rPr>
        <w:t>i</w:t>
      </w:r>
      <w:r w:rsidRPr="00462199">
        <w:t>):</w:t>
      </w:r>
      <w:bookmarkEnd w:id="1002"/>
    </w:p>
    <w:p w14:paraId="0A8E6587" w14:textId="77777777" w:rsidR="00D179D6" w:rsidRPr="00462199" w:rsidRDefault="00F47FCB" w:rsidP="005B3BB9">
      <m:oMathPara>
        <m:oMath>
          <m:sSub>
            <m:sSubPr>
              <m:ctrlPr>
                <w:rPr>
                  <w:rFonts w:ascii="Cambria Math" w:hAnsi="Cambria Math" w:cs="Arial"/>
                  <w:i/>
                </w:rPr>
              </m:ctrlPr>
            </m:sSubPr>
            <m:e>
              <m:r>
                <w:rPr>
                  <w:rFonts w:ascii="Cambria Math" w:hAnsi="Cambria Math"/>
                </w:rPr>
                <m:t>П</m:t>
              </m:r>
            </m:e>
            <m:sub>
              <m:r>
                <w:rPr>
                  <w:rFonts w:ascii="Cambria Math" w:hAnsi="Cambria Math"/>
                </w:rPr>
                <m:t>i</m:t>
              </m:r>
            </m:sub>
          </m:sSub>
          <m:r>
            <w:rPr>
              <w:rFonts w:ascii="Cambria Math" w:hAnsi="Cambria Math"/>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rPr>
                    <m:t>CPI</m:t>
                  </m:r>
                </m:e>
                <m:sub>
                  <m:r>
                    <w:rPr>
                      <w:rFonts w:ascii="Cambria Math" w:hAnsi="Cambria Math"/>
                    </w:rPr>
                    <m:t>i</m:t>
                  </m:r>
                </m:sub>
                <m:sup>
                  <m:r>
                    <w:rPr>
                      <w:rFonts w:ascii="Cambria Math" w:hAnsi="Cambria Math"/>
                    </w:rPr>
                    <m:t>new</m:t>
                  </m:r>
                </m:sup>
              </m:sSubSup>
            </m:num>
            <m:den>
              <m:sSubSup>
                <m:sSubSupPr>
                  <m:ctrlPr>
                    <w:rPr>
                      <w:rFonts w:ascii="Cambria Math" w:hAnsi="Cambria Math" w:cs="Arial"/>
                      <w:i/>
                    </w:rPr>
                  </m:ctrlPr>
                </m:sSubSupPr>
                <m:e>
                  <m:r>
                    <w:rPr>
                      <w:rFonts w:ascii="Cambria Math" w:hAnsi="Cambria Math"/>
                    </w:rPr>
                    <m:t>CPI</m:t>
                  </m:r>
                </m:e>
                <m:sub>
                  <m:r>
                    <w:rPr>
                      <w:rFonts w:ascii="Cambria Math" w:hAnsi="Cambria Math"/>
                    </w:rPr>
                    <m:t>base</m:t>
                  </m:r>
                </m:sub>
                <m:sup>
                  <m:r>
                    <w:rPr>
                      <w:rFonts w:ascii="Cambria Math" w:hAnsi="Cambria Math"/>
                    </w:rPr>
                    <m:t>old</m:t>
                  </m:r>
                </m:sup>
              </m:sSubSup>
            </m:den>
          </m:f>
          <m:r>
            <w:rPr>
              <w:rFonts w:ascii="Cambria Math" w:hAnsi="Cambria Math"/>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rPr>
                    <m:t>CPI</m:t>
                  </m:r>
                </m:e>
                <m:sub>
                  <m:r>
                    <w:rPr>
                      <w:rFonts w:ascii="Cambria Math" w:hAnsi="Cambria Math"/>
                    </w:rPr>
                    <m:t>b</m:t>
                  </m:r>
                </m:sub>
                <m:sup>
                  <m:r>
                    <w:rPr>
                      <w:rFonts w:ascii="Cambria Math" w:hAnsi="Cambria Math"/>
                    </w:rPr>
                    <m:t>old</m:t>
                  </m:r>
                </m:sup>
              </m:sSubSup>
            </m:num>
            <m:den>
              <m:sSubSup>
                <m:sSubSupPr>
                  <m:ctrlPr>
                    <w:rPr>
                      <w:rFonts w:ascii="Cambria Math" w:hAnsi="Cambria Math" w:cs="Arial"/>
                      <w:i/>
                    </w:rPr>
                  </m:ctrlPr>
                </m:sSubSupPr>
                <m:e>
                  <m:r>
                    <w:rPr>
                      <w:rFonts w:ascii="Cambria Math" w:hAnsi="Cambria Math"/>
                    </w:rPr>
                    <m:t>CPI</m:t>
                  </m:r>
                </m:e>
                <m:sub>
                  <m:r>
                    <w:rPr>
                      <w:rFonts w:ascii="Cambria Math" w:hAnsi="Cambria Math"/>
                    </w:rPr>
                    <m:t>b</m:t>
                  </m:r>
                </m:sub>
                <m:sup>
                  <m:r>
                    <w:rPr>
                      <w:rFonts w:ascii="Cambria Math" w:hAnsi="Cambria Math"/>
                    </w:rPr>
                    <m:t>new</m:t>
                  </m:r>
                </m:sup>
              </m:sSubSup>
            </m:den>
          </m:f>
        </m:oMath>
      </m:oMathPara>
    </w:p>
    <w:p w14:paraId="13D9B52D" w14:textId="77777777" w:rsidR="00D179D6" w:rsidRPr="00462199" w:rsidRDefault="00D179D6" w:rsidP="00942582">
      <w:pPr>
        <w:pStyle w:val="B3Ashurst"/>
      </w:pPr>
      <w:r w:rsidRPr="00462199">
        <w:t>where:</w:t>
      </w:r>
    </w:p>
    <w:tbl>
      <w:tblPr>
        <w:tblW w:w="7661" w:type="dxa"/>
        <w:tblInd w:w="1406" w:type="dxa"/>
        <w:tblCellMar>
          <w:left w:w="10" w:type="dxa"/>
          <w:right w:w="10" w:type="dxa"/>
        </w:tblCellMar>
        <w:tblLook w:val="04A0" w:firstRow="1" w:lastRow="0" w:firstColumn="1" w:lastColumn="0" w:noHBand="0" w:noVBand="1"/>
      </w:tblPr>
      <w:tblGrid>
        <w:gridCol w:w="1530"/>
        <w:gridCol w:w="659"/>
        <w:gridCol w:w="5472"/>
      </w:tblGrid>
      <w:tr w:rsidR="00D179D6" w:rsidRPr="00462199" w14:paraId="0AE12EEC" w14:textId="77777777">
        <w:tc>
          <w:tcPr>
            <w:tcW w:w="1627" w:type="dxa"/>
          </w:tcPr>
          <w:p w14:paraId="22083D9D" w14:textId="77777777" w:rsidR="00D179D6" w:rsidRPr="00462199" w:rsidRDefault="00F47FCB">
            <m:oMathPara>
              <m:oMathParaPr>
                <m:jc m:val="left"/>
              </m:oMathParaPr>
              <m:oMath>
                <m:sSub>
                  <m:sSubPr>
                    <m:ctrlPr>
                      <w:rPr>
                        <w:rFonts w:ascii="Cambria Math" w:hAnsi="Cambria Math" w:cs="Arial"/>
                      </w:rPr>
                    </m:ctrlPr>
                  </m:sSubPr>
                  <m:e>
                    <m:r>
                      <m:rPr>
                        <m:sty m:val="p"/>
                      </m:rPr>
                      <w:rPr>
                        <w:rFonts w:ascii="Cambria Math" w:hAnsi="Cambria Math"/>
                      </w:rPr>
                      <m:t>П</m:t>
                    </m:r>
                  </m:e>
                  <m:sub>
                    <m:r>
                      <w:rPr>
                        <w:rFonts w:ascii="Cambria Math" w:hAnsi="Cambria Math"/>
                      </w:rPr>
                      <m:t>i</m:t>
                    </m:r>
                  </m:sub>
                </m:sSub>
              </m:oMath>
            </m:oMathPara>
          </w:p>
        </w:tc>
        <w:tc>
          <w:tcPr>
            <w:tcW w:w="709" w:type="dxa"/>
          </w:tcPr>
          <w:p w14:paraId="313087B4" w14:textId="77777777" w:rsidR="00D179D6" w:rsidRPr="00462199" w:rsidRDefault="00D179D6">
            <w:pPr>
              <w:pStyle w:val="NormalAshurst"/>
            </w:pPr>
            <w:r w:rsidRPr="00462199">
              <w:t>=</w:t>
            </w:r>
          </w:p>
        </w:tc>
        <w:tc>
          <w:tcPr>
            <w:tcW w:w="5897" w:type="dxa"/>
          </w:tcPr>
          <w:p w14:paraId="2DD2CBCC" w14:textId="77777777" w:rsidR="00D179D6" w:rsidRPr="00462199" w:rsidRDefault="00D179D6">
            <w:pPr>
              <w:pStyle w:val="NormalAshurst"/>
            </w:pPr>
            <w:r w:rsidRPr="00462199">
              <w:t>the Inflation Factor which applies on and from the relevant Indexation Anniversary</w:t>
            </w:r>
          </w:p>
        </w:tc>
      </w:tr>
      <w:tr w:rsidR="00D179D6" w:rsidRPr="00462199" w14:paraId="19A27A63" w14:textId="77777777">
        <w:tc>
          <w:tcPr>
            <w:tcW w:w="1627" w:type="dxa"/>
          </w:tcPr>
          <w:p w14:paraId="7BD1D717" w14:textId="77777777" w:rsidR="00D179D6" w:rsidRPr="00462199" w:rsidRDefault="00F47FCB">
            <m:oMathPara>
              <m:oMathParaPr>
                <m:jc m:val="left"/>
              </m:oMathParaPr>
              <m:oMath>
                <m:sSubSup>
                  <m:sSubSupPr>
                    <m:ctrlPr>
                      <w:rPr>
                        <w:rFonts w:ascii="Cambria Math" w:hAnsi="Cambria Math" w:cs="Arial"/>
                      </w:rPr>
                    </m:ctrlPr>
                  </m:sSubSupPr>
                  <m:e>
                    <m:r>
                      <w:rPr>
                        <w:rFonts w:ascii="Cambria Math" w:hAnsi="Cambria Math"/>
                      </w:rPr>
                      <m:t>CPI</m:t>
                    </m:r>
                  </m:e>
                  <m:sub>
                    <m:r>
                      <w:rPr>
                        <w:rFonts w:ascii="Cambria Math" w:hAnsi="Cambria Math"/>
                      </w:rPr>
                      <m:t>i</m:t>
                    </m:r>
                  </m:sub>
                  <m:sup>
                    <m:r>
                      <w:rPr>
                        <w:rFonts w:ascii="Cambria Math" w:hAnsi="Cambria Math"/>
                      </w:rPr>
                      <m:t>new</m:t>
                    </m:r>
                  </m:sup>
                </m:sSubSup>
              </m:oMath>
            </m:oMathPara>
          </w:p>
        </w:tc>
        <w:tc>
          <w:tcPr>
            <w:tcW w:w="709" w:type="dxa"/>
          </w:tcPr>
          <w:p w14:paraId="3C3598DF" w14:textId="77777777" w:rsidR="00D179D6" w:rsidRPr="00462199" w:rsidRDefault="00D179D6">
            <w:pPr>
              <w:pStyle w:val="NormalAshurst"/>
            </w:pPr>
            <w:r w:rsidRPr="00462199">
              <w:t>=</w:t>
            </w:r>
          </w:p>
        </w:tc>
        <w:tc>
          <w:tcPr>
            <w:tcW w:w="5897" w:type="dxa"/>
          </w:tcPr>
          <w:p w14:paraId="6F36853D" w14:textId="77777777" w:rsidR="00D179D6" w:rsidRPr="00462199" w:rsidRDefault="00D179D6">
            <w:pPr>
              <w:pStyle w:val="NormalAshurst"/>
            </w:pPr>
            <w:r w:rsidRPr="00462199">
              <w:t>the CPI applicable to Day (</w:t>
            </w:r>
            <w:r w:rsidRPr="00462199">
              <w:rPr>
                <w:i/>
              </w:rPr>
              <w:t>i</w:t>
            </w:r>
            <w:r w:rsidRPr="00462199">
              <w:t>), using the new (re-based) index</w:t>
            </w:r>
          </w:p>
        </w:tc>
      </w:tr>
      <w:tr w:rsidR="00D179D6" w:rsidRPr="00462199" w14:paraId="3FFF88C1" w14:textId="77777777">
        <w:tc>
          <w:tcPr>
            <w:tcW w:w="1627" w:type="dxa"/>
          </w:tcPr>
          <w:p w14:paraId="093DD9F2" w14:textId="77777777" w:rsidR="00D179D6" w:rsidRPr="00462199" w:rsidRDefault="00F47FCB">
            <w:pPr>
              <w:rPr>
                <w:i/>
              </w:rPr>
            </w:pPr>
            <m:oMathPara>
              <m:oMathParaPr>
                <m:jc m:val="left"/>
              </m:oMathParaPr>
              <m:oMath>
                <m:sSubSup>
                  <m:sSubSupPr>
                    <m:ctrlPr>
                      <w:rPr>
                        <w:rFonts w:ascii="Cambria Math" w:hAnsi="Cambria Math" w:cs="Arial"/>
                        <w:i/>
                      </w:rPr>
                    </m:ctrlPr>
                  </m:sSubSupPr>
                  <m:e>
                    <m:r>
                      <w:rPr>
                        <w:rFonts w:ascii="Cambria Math" w:hAnsi="Cambria Math"/>
                      </w:rPr>
                      <m:t>CPI</m:t>
                    </m:r>
                  </m:e>
                  <m:sub>
                    <m:r>
                      <w:rPr>
                        <w:rFonts w:ascii="Cambria Math" w:hAnsi="Cambria Math"/>
                      </w:rPr>
                      <m:t>base</m:t>
                    </m:r>
                  </m:sub>
                  <m:sup>
                    <m:r>
                      <w:rPr>
                        <w:rFonts w:ascii="Cambria Math" w:hAnsi="Cambria Math"/>
                      </w:rPr>
                      <m:t>old</m:t>
                    </m:r>
                  </m:sup>
                </m:sSubSup>
              </m:oMath>
            </m:oMathPara>
          </w:p>
        </w:tc>
        <w:tc>
          <w:tcPr>
            <w:tcW w:w="709" w:type="dxa"/>
          </w:tcPr>
          <w:p w14:paraId="24DED250" w14:textId="77777777" w:rsidR="00D179D6" w:rsidRPr="00462199" w:rsidRDefault="00D179D6">
            <w:pPr>
              <w:pStyle w:val="NormalAshurst"/>
            </w:pPr>
            <w:r w:rsidRPr="00462199">
              <w:t>=</w:t>
            </w:r>
          </w:p>
        </w:tc>
        <w:tc>
          <w:tcPr>
            <w:tcW w:w="5897" w:type="dxa"/>
          </w:tcPr>
          <w:p w14:paraId="1336FFC9" w14:textId="77777777" w:rsidR="00D179D6" w:rsidRPr="00462199" w:rsidRDefault="00D179D6">
            <w:pPr>
              <w:pStyle w:val="NormalAshurst"/>
            </w:pPr>
            <w:r w:rsidRPr="00462199">
              <w:t>the Base Year CPI, using the original index</w:t>
            </w:r>
          </w:p>
        </w:tc>
      </w:tr>
      <w:tr w:rsidR="00D179D6" w:rsidRPr="00462199" w14:paraId="27018A37" w14:textId="77777777">
        <w:tc>
          <w:tcPr>
            <w:tcW w:w="1627" w:type="dxa"/>
          </w:tcPr>
          <w:p w14:paraId="492E1992" w14:textId="77777777" w:rsidR="00D179D6" w:rsidRPr="00462199" w:rsidRDefault="00F47FCB">
            <w:pPr>
              <w:rPr>
                <w:i/>
              </w:rPr>
            </w:pPr>
            <m:oMathPara>
              <m:oMathParaPr>
                <m:jc m:val="left"/>
              </m:oMathParaPr>
              <m:oMath>
                <m:sSubSup>
                  <m:sSubSupPr>
                    <m:ctrlPr>
                      <w:rPr>
                        <w:rFonts w:ascii="Cambria Math" w:hAnsi="Cambria Math" w:cs="Arial"/>
                        <w:i/>
                      </w:rPr>
                    </m:ctrlPr>
                  </m:sSubSupPr>
                  <m:e>
                    <m:r>
                      <w:rPr>
                        <w:rFonts w:ascii="Cambria Math" w:hAnsi="Cambria Math"/>
                      </w:rPr>
                      <m:t>CPI</m:t>
                    </m:r>
                  </m:e>
                  <m:sub>
                    <m:r>
                      <w:rPr>
                        <w:rFonts w:ascii="Cambria Math" w:hAnsi="Cambria Math"/>
                      </w:rPr>
                      <m:t>b</m:t>
                    </m:r>
                  </m:sub>
                  <m:sup>
                    <m:r>
                      <w:rPr>
                        <w:rFonts w:ascii="Cambria Math" w:hAnsi="Cambria Math"/>
                      </w:rPr>
                      <m:t>old</m:t>
                    </m:r>
                  </m:sup>
                </m:sSubSup>
              </m:oMath>
            </m:oMathPara>
          </w:p>
        </w:tc>
        <w:tc>
          <w:tcPr>
            <w:tcW w:w="709" w:type="dxa"/>
          </w:tcPr>
          <w:p w14:paraId="0897DE7E" w14:textId="77777777" w:rsidR="00D179D6" w:rsidRPr="00462199" w:rsidRDefault="00D179D6">
            <w:pPr>
              <w:pStyle w:val="NormalAshurst"/>
            </w:pPr>
            <w:r w:rsidRPr="00462199">
              <w:t>=</w:t>
            </w:r>
          </w:p>
        </w:tc>
        <w:tc>
          <w:tcPr>
            <w:tcW w:w="5897" w:type="dxa"/>
          </w:tcPr>
          <w:p w14:paraId="453F4331" w14:textId="77777777" w:rsidR="00D179D6" w:rsidRPr="00462199" w:rsidRDefault="00D179D6">
            <w:pPr>
              <w:pStyle w:val="NormalAshurst"/>
            </w:pPr>
            <w:r w:rsidRPr="00462199">
              <w:t>the CPI in the Month in which the re-basing has occurred using the original index</w:t>
            </w:r>
          </w:p>
        </w:tc>
      </w:tr>
      <w:tr w:rsidR="00D179D6" w:rsidRPr="00462199" w14:paraId="68408ECD" w14:textId="77777777">
        <w:tc>
          <w:tcPr>
            <w:tcW w:w="1627" w:type="dxa"/>
          </w:tcPr>
          <w:p w14:paraId="01202A8A" w14:textId="77777777" w:rsidR="00D179D6" w:rsidRPr="00462199" w:rsidRDefault="00F47FCB">
            <w:pPr>
              <w:rPr>
                <w:i/>
              </w:rPr>
            </w:pPr>
            <m:oMathPara>
              <m:oMathParaPr>
                <m:jc m:val="left"/>
              </m:oMathParaPr>
              <m:oMath>
                <m:sSubSup>
                  <m:sSubSupPr>
                    <m:ctrlPr>
                      <w:rPr>
                        <w:rFonts w:ascii="Cambria Math" w:hAnsi="Cambria Math" w:cs="Arial"/>
                        <w:i/>
                      </w:rPr>
                    </m:ctrlPr>
                  </m:sSubSupPr>
                  <m:e>
                    <m:r>
                      <w:rPr>
                        <w:rFonts w:ascii="Cambria Math" w:hAnsi="Cambria Math"/>
                      </w:rPr>
                      <m:t>CPI</m:t>
                    </m:r>
                  </m:e>
                  <m:sub>
                    <m:r>
                      <w:rPr>
                        <w:rFonts w:ascii="Cambria Math" w:hAnsi="Cambria Math" w:cs="Arial"/>
                      </w:rPr>
                      <m:t>b</m:t>
                    </m:r>
                  </m:sub>
                  <m:sup>
                    <m:r>
                      <w:rPr>
                        <w:rFonts w:ascii="Cambria Math" w:hAnsi="Cambria Math"/>
                      </w:rPr>
                      <m:t>new</m:t>
                    </m:r>
                  </m:sup>
                </m:sSubSup>
              </m:oMath>
            </m:oMathPara>
          </w:p>
        </w:tc>
        <w:tc>
          <w:tcPr>
            <w:tcW w:w="709" w:type="dxa"/>
          </w:tcPr>
          <w:p w14:paraId="4A0C9958" w14:textId="77777777" w:rsidR="00D179D6" w:rsidRPr="00462199" w:rsidRDefault="00D179D6">
            <w:pPr>
              <w:pStyle w:val="NormalAshurst"/>
            </w:pPr>
            <w:r w:rsidRPr="00462199">
              <w:t>=</w:t>
            </w:r>
          </w:p>
        </w:tc>
        <w:tc>
          <w:tcPr>
            <w:tcW w:w="5897" w:type="dxa"/>
          </w:tcPr>
          <w:p w14:paraId="60639B10" w14:textId="77777777" w:rsidR="00D179D6" w:rsidRPr="00462199" w:rsidRDefault="00D179D6">
            <w:pPr>
              <w:pStyle w:val="NormalAshurst"/>
            </w:pPr>
            <w:r w:rsidRPr="00462199">
              <w:t>the CPI in the Month in which the re-basing has occurred, using the new (re-based) index</w:t>
            </w:r>
          </w:p>
        </w:tc>
      </w:tr>
    </w:tbl>
    <w:p w14:paraId="0FB32E16" w14:textId="77777777" w:rsidR="00D179D6" w:rsidRPr="00462199" w:rsidRDefault="00D179D6" w:rsidP="00942582">
      <w:pPr>
        <w:pStyle w:val="DefinitionsClauseAshurst"/>
        <w:spacing w:before="120"/>
      </w:pPr>
      <w:bookmarkStart w:id="1003" w:name="_Ref144112046"/>
      <w:r w:rsidRPr="00462199">
        <w:rPr>
          <w:b/>
        </w:rPr>
        <w:t>"Information"</w:t>
      </w:r>
      <w:r w:rsidRPr="00462199">
        <w:t xml:space="preserve"> means any information of whatever nature and in whatever form, including written, oral and electronic and in visual or machine-readable form (including CD-ROM, magnetic and digital form) and, in relation to any obligation of any person to provide information pursuant to the LCHA or any other LCHA Document, shall be limited to such information that is within the control of that person, and for these purposes information shall be deemed to be within the control of a person if: (i) it is within the possession of such person; (ii) such person has a right to possession of it; or (iii) such person has a right to inspect or take copies of it;</w:t>
      </w:r>
      <w:bookmarkEnd w:id="1003"/>
    </w:p>
    <w:p w14:paraId="67FBACC6" w14:textId="77777777" w:rsidR="00D179D6" w:rsidRPr="00462199" w:rsidRDefault="00D179D6" w:rsidP="005B3BB9">
      <w:pPr>
        <w:pStyle w:val="DefinitionsClauseAshurst"/>
      </w:pPr>
      <w:bookmarkStart w:id="1004" w:name="_Ref144112047"/>
      <w:r w:rsidRPr="00462199">
        <w:rPr>
          <w:b/>
        </w:rPr>
        <w:t>"Initial Capital Return Component"</w:t>
      </w:r>
      <w:r w:rsidRPr="00462199">
        <w:t xml:space="preserve"> has the meaning given to that term in the Agreement;</w:t>
      </w:r>
      <w:bookmarkEnd w:id="1004"/>
    </w:p>
    <w:p w14:paraId="3D201D45" w14:textId="77777777" w:rsidR="00D179D6" w:rsidRPr="00462199" w:rsidRDefault="00D179D6" w:rsidP="005B3BB9">
      <w:pPr>
        <w:pStyle w:val="DefinitionsClauseAshurst"/>
      </w:pPr>
      <w:bookmarkStart w:id="1005" w:name="_Ref144112048"/>
      <w:r w:rsidRPr="00462199">
        <w:rPr>
          <w:b/>
        </w:rPr>
        <w:t>"Initial CCUS-Enabled Non-Variable Costs Strike Price"</w:t>
      </w:r>
      <w:r w:rsidRPr="00462199">
        <w:t xml:space="preserve"> has the meaning given to that term in the Agreement;</w:t>
      </w:r>
      <w:bookmarkEnd w:id="1005"/>
    </w:p>
    <w:p w14:paraId="140FA4C7" w14:textId="77777777" w:rsidR="00D179D6" w:rsidRPr="00462199" w:rsidRDefault="00D179D6" w:rsidP="005B3BB9">
      <w:pPr>
        <w:pStyle w:val="DefinitionsClauseAshurst"/>
      </w:pPr>
      <w:bookmarkStart w:id="1006" w:name="_Ref144112049"/>
      <w:r w:rsidRPr="00462199">
        <w:rPr>
          <w:b/>
        </w:rPr>
        <w:t>"Initial Collateral Repayment Date"</w:t>
      </w:r>
      <w:r w:rsidRPr="00462199">
        <w:t xml:space="preserve"> means, in respect of any Collateral Posting Notice, the date falling twelve (12) Months after the Collateral Posting Date specified in such notice;</w:t>
      </w:r>
      <w:bookmarkEnd w:id="1006"/>
    </w:p>
    <w:p w14:paraId="37312F6D" w14:textId="1858AF69" w:rsidR="00D179D6" w:rsidRPr="00462199" w:rsidRDefault="00D179D6" w:rsidP="005B3BB9">
      <w:pPr>
        <w:pStyle w:val="DefinitionsClauseAshurst"/>
      </w:pPr>
      <w:bookmarkStart w:id="1007" w:name="_Ref144112050"/>
      <w:r w:rsidRPr="00462199">
        <w:rPr>
          <w:b/>
        </w:rPr>
        <w:t xml:space="preserve">"Initial </w:t>
      </w:r>
      <w:r w:rsidR="007248B2" w:rsidRPr="007248B2">
        <w:rPr>
          <w:b/>
        </w:rPr>
        <w:t>Condition</w:t>
      </w:r>
      <w:r w:rsidRPr="00462199">
        <w:rPr>
          <w:b/>
        </w:rPr>
        <w:t>s Precedent"</w:t>
      </w:r>
      <w:r w:rsidRPr="00462199">
        <w:t xml:space="preserve"> means the </w:t>
      </w:r>
      <w:r w:rsidR="007248B2" w:rsidRPr="007248B2">
        <w:t>condition</w:t>
      </w:r>
      <w:r w:rsidRPr="00462199">
        <w:t xml:space="preserve">s precedent set out in </w:t>
      </w:r>
      <w:r>
        <w:fldChar w:fldCharType="begin"/>
      </w:r>
      <w:r>
        <w:instrText xml:space="preserve"> REF _Ref144115348 \n \h </w:instrText>
      </w:r>
      <w:r>
        <w:fldChar w:fldCharType="separate"/>
      </w:r>
      <w:del w:id="1008" w:author="Faqir, Sofia (Energy Security)" w:date="2023-11-12T19:47:00Z">
        <w:r w:rsidR="00E473FC">
          <w:delText>Part A</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1009" w:author="Faqir, Sofia (Energy Security)" w:date="2023-11-12T19:47:00Z">
        <w:r w:rsidR="00E473FC">
          <w:delText>Annex 1</w:delText>
        </w:r>
      </w:del>
      <w:r w:rsidRPr="00462199">
        <w:fldChar w:fldCharType="end"/>
      </w:r>
      <w:r w:rsidRPr="00462199">
        <w:t xml:space="preserve"> (</w:t>
      </w:r>
      <w:r w:rsidRPr="00462199">
        <w:rPr>
          <w:i/>
        </w:rPr>
        <w:t>Initial</w:t>
      </w:r>
      <w:r w:rsidRPr="00462199">
        <w:t xml:space="preserve"> </w:t>
      </w:r>
      <w:r w:rsidR="007248B2" w:rsidRPr="007248B2">
        <w:rPr>
          <w:i/>
        </w:rPr>
        <w:t>Condition</w:t>
      </w:r>
      <w:r w:rsidRPr="00462199">
        <w:rPr>
          <w:i/>
        </w:rPr>
        <w:t>s Precedent</w:t>
      </w:r>
      <w:r w:rsidRPr="00462199">
        <w:t xml:space="preserve">) and </w:t>
      </w:r>
      <w:r w:rsidRPr="00462199">
        <w:rPr>
          <w:b/>
        </w:rPr>
        <w:t xml:space="preserve">"Initial </w:t>
      </w:r>
      <w:r w:rsidR="007248B2" w:rsidRPr="007248B2">
        <w:rPr>
          <w:b/>
        </w:rPr>
        <w:t>Condition</w:t>
      </w:r>
      <w:r w:rsidRPr="00462199">
        <w:rPr>
          <w:b/>
        </w:rPr>
        <w:t xml:space="preserve"> Precedent"</w:t>
      </w:r>
      <w:r w:rsidRPr="00462199">
        <w:t xml:space="preserve"> shall be construed accordingly;</w:t>
      </w:r>
      <w:bookmarkEnd w:id="1007"/>
    </w:p>
    <w:p w14:paraId="74F526DC" w14:textId="4A1AE511" w:rsidR="00D179D6" w:rsidRPr="00462199" w:rsidRDefault="00D179D6" w:rsidP="005B3BB9">
      <w:pPr>
        <w:pStyle w:val="DefinitionsClauseAshurst"/>
      </w:pPr>
      <w:bookmarkStart w:id="1010" w:name="_Ref144112051"/>
      <w:r w:rsidRPr="00462199">
        <w:rPr>
          <w:b/>
        </w:rPr>
        <w:t>"Initial CP Provisions"</w:t>
      </w:r>
      <w:r w:rsidRPr="00462199">
        <w:t xml:space="preserve"> means </w:t>
      </w:r>
      <w:r>
        <w:fldChar w:fldCharType="begin"/>
      </w:r>
      <w:r>
        <w:instrText xml:space="preserve"> REF _Ref144118017 \w \h </w:instrText>
      </w:r>
      <w:r>
        <w:fldChar w:fldCharType="separate"/>
      </w:r>
      <w:del w:id="1011" w:author="Faqir, Sofia (Energy Security)" w:date="2023-11-12T19:47:00Z">
        <w:r w:rsidR="00E473FC">
          <w:delText>Part 4</w:delText>
        </w:r>
      </w:del>
      <w:r>
        <w:fldChar w:fldCharType="end"/>
      </w:r>
      <w:r w:rsidRPr="00462199">
        <w:t xml:space="preserve"> (</w:t>
      </w:r>
      <w:r w:rsidRPr="00462199">
        <w:rPr>
          <w:i/>
        </w:rPr>
        <w:t>Adjustments to Installed Capacity Estimate</w:t>
      </w:r>
      <w:r w:rsidRPr="00462199">
        <w:t xml:space="preserve">), </w:t>
      </w:r>
      <w:r>
        <w:fldChar w:fldCharType="begin"/>
      </w:r>
      <w:r>
        <w:instrText xml:space="preserve"> REF _Ref144118020 \w \h </w:instrText>
      </w:r>
      <w:r>
        <w:fldChar w:fldCharType="separate"/>
      </w:r>
      <w:del w:id="1012" w:author="Faqir, Sofia (Energy Security)" w:date="2023-11-12T19:47:00Z">
        <w:r w:rsidR="00E473FC">
          <w:delText>Part 8</w:delText>
        </w:r>
      </w:del>
      <w:r>
        <w:fldChar w:fldCharType="end"/>
      </w:r>
      <w:r w:rsidRPr="00462199">
        <w:t xml:space="preserve"> (</w:t>
      </w:r>
      <w:r w:rsidRPr="00462199">
        <w:rPr>
          <w:i/>
        </w:rPr>
        <w:t>Changes in Law</w:t>
      </w:r>
      <w:r w:rsidRPr="00462199">
        <w:t xml:space="preserve">) and </w:t>
      </w:r>
      <w:r>
        <w:fldChar w:fldCharType="begin"/>
      </w:r>
      <w:r>
        <w:instrText xml:space="preserve"> REF _Ref144118011 \w \h </w:instrText>
      </w:r>
      <w:r>
        <w:fldChar w:fldCharType="separate"/>
      </w:r>
      <w:del w:id="1013"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1010"/>
    </w:p>
    <w:p w14:paraId="7BE0C3F3" w14:textId="77777777" w:rsidR="00D179D6" w:rsidRPr="00462199" w:rsidRDefault="00D179D6" w:rsidP="005B3BB9">
      <w:pPr>
        <w:pStyle w:val="DefinitionsClauseAshurst"/>
      </w:pPr>
      <w:bookmarkStart w:id="1014" w:name="_Ref144112052"/>
      <w:r w:rsidRPr="00462199">
        <w:rPr>
          <w:b/>
        </w:rPr>
        <w:t>"Initial Electrolytic Strike Price"</w:t>
      </w:r>
      <w:r w:rsidRPr="00462199">
        <w:t xml:space="preserve"> has the meaning given to that term in the Agreement;</w:t>
      </w:r>
      <w:bookmarkEnd w:id="1014"/>
    </w:p>
    <w:p w14:paraId="78CA2F32" w14:textId="38E86773" w:rsidR="00D179D6" w:rsidRPr="00462199" w:rsidRDefault="00D179D6" w:rsidP="002D4185">
      <w:pPr>
        <w:pStyle w:val="DefinitionsClauseAshurst"/>
      </w:pPr>
      <w:bookmarkStart w:id="1015" w:name="_Ref144112053"/>
      <w:r w:rsidRPr="00462199">
        <w:rPr>
          <w:b/>
        </w:rPr>
        <w:t>"Initial GRP Index"</w:t>
      </w:r>
      <w:r w:rsidRPr="00462199">
        <w:t xml:space="preserve"> means </w:t>
      </w:r>
      <w:bookmarkEnd w:id="1015"/>
      <w:r w:rsidR="000C6494">
        <w:t>the NBP UK Index</w:t>
      </w:r>
      <w:r w:rsidR="000C6494" w:rsidRPr="00462199">
        <w:t>;</w:t>
      </w:r>
    </w:p>
    <w:p w14:paraId="7F817CFB" w14:textId="77777777" w:rsidR="00D179D6" w:rsidRPr="00462199" w:rsidRDefault="00D179D6" w:rsidP="005B3BB9">
      <w:pPr>
        <w:pStyle w:val="DefinitionsClauseAshurst"/>
      </w:pPr>
      <w:bookmarkStart w:id="1016" w:name="_Ref144112054"/>
      <w:r w:rsidRPr="00462199">
        <w:rPr>
          <w:b/>
        </w:rPr>
        <w:t>"Initial Installed Capacity Estimate"</w:t>
      </w:r>
      <w:r w:rsidRPr="00462199">
        <w:t xml:space="preserve"> has the meaning given to that term in the Agreement;</w:t>
      </w:r>
      <w:bookmarkEnd w:id="1016"/>
    </w:p>
    <w:p w14:paraId="25A4B813" w14:textId="77777777" w:rsidR="00D179D6" w:rsidRPr="00462199" w:rsidRDefault="00D179D6" w:rsidP="005B3BB9">
      <w:pPr>
        <w:pStyle w:val="DefinitionsClauseAshurst"/>
      </w:pPr>
      <w:bookmarkStart w:id="1017" w:name="_Ref144112055"/>
      <w:r w:rsidRPr="00462199">
        <w:rPr>
          <w:b/>
        </w:rPr>
        <w:t>"Initial LCHA Sales Cap"</w:t>
      </w:r>
      <w:r w:rsidRPr="00462199">
        <w:t xml:space="preserve"> has the meaning given to that term in the Agreement;</w:t>
      </w:r>
      <w:bookmarkEnd w:id="1017"/>
    </w:p>
    <w:p w14:paraId="3B36735D" w14:textId="77777777" w:rsidR="00D179D6" w:rsidRPr="00462199" w:rsidRDefault="00D179D6" w:rsidP="005B3BB9">
      <w:pPr>
        <w:pStyle w:val="DefinitionsClauseAshurst"/>
      </w:pPr>
      <w:bookmarkStart w:id="1018" w:name="_Ref144112056"/>
      <w:r w:rsidRPr="00462199">
        <w:rPr>
          <w:b/>
        </w:rPr>
        <w:t>"Initial Milestone Delivery Date"</w:t>
      </w:r>
      <w:r w:rsidRPr="00462199">
        <w:t xml:space="preserve"> has the meaning given to that term in the Agreement;</w:t>
      </w:r>
      <w:bookmarkEnd w:id="1018"/>
    </w:p>
    <w:p w14:paraId="32F4950C" w14:textId="77777777" w:rsidR="00D179D6" w:rsidRPr="00462199" w:rsidRDefault="00D179D6" w:rsidP="005B3BB9">
      <w:pPr>
        <w:pStyle w:val="DefinitionsClauseAshurst"/>
      </w:pPr>
      <w:bookmarkStart w:id="1019" w:name="_Ref144112057"/>
      <w:r w:rsidRPr="00462199">
        <w:rPr>
          <w:b/>
        </w:rPr>
        <w:t>"Initial Non-Gas Strike Price"</w:t>
      </w:r>
      <w:r w:rsidRPr="00462199">
        <w:t xml:space="preserve"> has the meaning given to that term in the Agreement;</w:t>
      </w:r>
      <w:bookmarkEnd w:id="1019"/>
    </w:p>
    <w:p w14:paraId="6C06B42A" w14:textId="04D288DB" w:rsidR="00D179D6" w:rsidRPr="00462199" w:rsidRDefault="00D179D6" w:rsidP="005B3BB9">
      <w:pPr>
        <w:pStyle w:val="DefinitionsClauseAshurst"/>
      </w:pPr>
      <w:bookmarkStart w:id="1020" w:name="_Ref144112058"/>
      <w:r w:rsidRPr="00462199">
        <w:rPr>
          <w:b/>
        </w:rPr>
        <w:t>"Initial Notified Performance Test Date"</w:t>
      </w:r>
      <w:r w:rsidRPr="00462199">
        <w:t xml:space="preserve"> has the meaning given to that term in </w:t>
      </w:r>
      <w:r>
        <w:fldChar w:fldCharType="begin"/>
      </w:r>
      <w:r>
        <w:instrText xml:space="preserve"> REF _Ref144117999 \w \h </w:instrText>
      </w:r>
      <w:r>
        <w:fldChar w:fldCharType="separate"/>
      </w:r>
      <w:del w:id="1021"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020"/>
    </w:p>
    <w:p w14:paraId="583AA20C" w14:textId="77777777" w:rsidR="00D179D6" w:rsidRPr="00462199" w:rsidRDefault="00D179D6" w:rsidP="005B3BB9">
      <w:pPr>
        <w:pStyle w:val="DefinitionsClauseAshurst"/>
      </w:pPr>
      <w:bookmarkStart w:id="1022" w:name="_Ref144112059"/>
      <w:r w:rsidRPr="00462199">
        <w:rPr>
          <w:b/>
        </w:rPr>
        <w:t>"Initial Target Commissioning Window"</w:t>
      </w:r>
      <w:r w:rsidRPr="00462199">
        <w:t xml:space="preserve"> has the meaning given to that term in the Agreement;</w:t>
      </w:r>
      <w:bookmarkEnd w:id="1022"/>
    </w:p>
    <w:p w14:paraId="5C678AB0" w14:textId="6EAAE5AD" w:rsidR="00D179D6" w:rsidRPr="00462199" w:rsidRDefault="00D179D6" w:rsidP="005B3BB9">
      <w:pPr>
        <w:pStyle w:val="DefinitionsClauseAshurst"/>
      </w:pPr>
      <w:bookmarkStart w:id="1023" w:name="_Ref144112060"/>
      <w:r w:rsidRPr="00462199">
        <w:rPr>
          <w:b/>
        </w:rPr>
        <w:t>"Initial UKAP Index"</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1024"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1025"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1023"/>
    </w:p>
    <w:p w14:paraId="0B406419" w14:textId="77777777" w:rsidR="00D179D6" w:rsidRPr="00462199" w:rsidRDefault="00D179D6" w:rsidP="005B3BB9">
      <w:pPr>
        <w:pStyle w:val="DefinitionsClauseAshurst"/>
      </w:pPr>
      <w:bookmarkStart w:id="1026" w:name="_Ref144112061"/>
      <w:r w:rsidRPr="00462199">
        <w:rPr>
          <w:b/>
        </w:rPr>
        <w:lastRenderedPageBreak/>
        <w:t>"Inside Information"</w:t>
      </w:r>
      <w:r w:rsidRPr="00462199">
        <w:t xml:space="preserve"> means Producer Confidential Information which is "inside information" within the meaning of section 118C of the FSMA or section 56 of the CJA in relation to the Producer or any member of its Group;</w:t>
      </w:r>
      <w:bookmarkEnd w:id="1026"/>
    </w:p>
    <w:p w14:paraId="404CC49C" w14:textId="479BF7DD" w:rsidR="00D179D6" w:rsidRPr="00462199" w:rsidRDefault="00D179D6" w:rsidP="005B3BB9">
      <w:pPr>
        <w:pStyle w:val="DefinitionsClauseAshurst"/>
      </w:pPr>
      <w:bookmarkStart w:id="1027" w:name="_Ref144112062"/>
      <w:r w:rsidRPr="00462199">
        <w:rPr>
          <w:b/>
        </w:rPr>
        <w:t>"Installed Capacity"</w:t>
      </w:r>
      <w:r w:rsidRPr="00462199">
        <w:t xml:space="preserve"> means the capacity of the Facility (</w:t>
      </w:r>
      <w:r w:rsidRPr="00462199">
        <w:rPr>
          <w:i/>
        </w:rPr>
        <w:t>expressed in MW (HHV)</w:t>
      </w:r>
      <w:r w:rsidRPr="00462199">
        <w:t xml:space="preserve">) were it to be operated at optimal operating </w:t>
      </w:r>
      <w:r w:rsidR="007248B2" w:rsidRPr="007248B2">
        <w:t>condition</w:t>
      </w:r>
      <w:r w:rsidRPr="00462199">
        <w:t>s at the Facility on a continual basis for a sustained period at the maximum capacity possible assuming that any source of power used by the Facility to produce hydrogen was available to it without interruption;</w:t>
      </w:r>
      <w:bookmarkEnd w:id="1027"/>
    </w:p>
    <w:p w14:paraId="5C1F70FB" w14:textId="28C5344D" w:rsidR="00D179D6" w:rsidRPr="00462199" w:rsidRDefault="00D179D6" w:rsidP="005B3BB9">
      <w:pPr>
        <w:pStyle w:val="DefinitionsClauseAshurst"/>
      </w:pPr>
      <w:bookmarkStart w:id="1028" w:name="_Ref144112063"/>
      <w:r w:rsidRPr="00462199">
        <w:rPr>
          <w:b/>
        </w:rPr>
        <w:t>"Installed Capacity Estimate"</w:t>
      </w:r>
      <w:r w:rsidRPr="00462199">
        <w:t xml:space="preserve"> means the Producer's estimate of the Installed Capacity from time to time, being the Initial Installed Capacity Estimate as may be adjusted pursuant to </w:t>
      </w:r>
      <w:r w:rsidR="007248B2" w:rsidRPr="007248B2">
        <w:t>Condition</w:t>
      </w:r>
      <w:r w:rsidRPr="00462199">
        <w:t xml:space="preserve"> </w:t>
      </w:r>
      <w:r w:rsidR="00583F8A">
        <w:fldChar w:fldCharType="begin"/>
      </w:r>
      <w:r w:rsidR="00583F8A">
        <w:instrText xml:space="preserve"> REF _Ref144132034 \w \h </w:instrText>
      </w:r>
      <w:r w:rsidR="00583F8A">
        <w:fldChar w:fldCharType="separate"/>
      </w:r>
      <w:del w:id="1029" w:author="Faqir, Sofia (Energy Security)" w:date="2023-11-12T19:47:00Z">
        <w:r w:rsidR="00E473FC">
          <w:delText>5</w:delText>
        </w:r>
      </w:del>
      <w:r w:rsidR="00583F8A">
        <w:fldChar w:fldCharType="end"/>
      </w:r>
      <w:r w:rsidRPr="00462199">
        <w:t xml:space="preserve"> (</w:t>
      </w:r>
      <w:r w:rsidRPr="00462199">
        <w:rPr>
          <w:i/>
        </w:rPr>
        <w:t>Adjustment to Installed Capacity Estimate: Relevant Construction Event</w:t>
      </w:r>
      <w:r w:rsidRPr="00462199">
        <w:t xml:space="preserve">) and </w:t>
      </w:r>
      <w:r w:rsidR="007248B2" w:rsidRPr="007248B2">
        <w:t>Condition</w:t>
      </w:r>
      <w:r w:rsidRPr="00462199">
        <w:t xml:space="preserve"> </w:t>
      </w:r>
      <w:r w:rsidR="00583F8A">
        <w:fldChar w:fldCharType="begin"/>
      </w:r>
      <w:r w:rsidR="00583F8A">
        <w:instrText xml:space="preserve"> REF _Ref144132043 \w \h </w:instrText>
      </w:r>
      <w:r w:rsidR="00583F8A">
        <w:fldChar w:fldCharType="separate"/>
      </w:r>
      <w:del w:id="1030" w:author="Faqir, Sofia (Energy Security)" w:date="2023-11-12T19:47:00Z">
        <w:r w:rsidR="00E473FC">
          <w:delText>6</w:delText>
        </w:r>
      </w:del>
      <w:r w:rsidR="00583F8A">
        <w:fldChar w:fldCharType="end"/>
      </w:r>
      <w:r w:rsidRPr="00462199">
        <w:t xml:space="preserve"> (</w:t>
      </w:r>
      <w:r w:rsidRPr="00462199">
        <w:rPr>
          <w:i/>
        </w:rPr>
        <w:t xml:space="preserve">Adjustment to Installed Capacity Estimate: Permitted </w:t>
      </w:r>
      <w:r w:rsidR="00CD689F">
        <w:rPr>
          <w:i/>
        </w:rPr>
        <w:t>R</w:t>
      </w:r>
      <w:r w:rsidRPr="00462199">
        <w:rPr>
          <w:i/>
        </w:rPr>
        <w:t>eduction</w:t>
      </w:r>
      <w:r w:rsidRPr="00462199">
        <w:t>);</w:t>
      </w:r>
      <w:bookmarkEnd w:id="1028"/>
    </w:p>
    <w:p w14:paraId="3D3E44FF" w14:textId="77777777" w:rsidR="00D179D6" w:rsidRPr="00462199" w:rsidRDefault="00D179D6" w:rsidP="005B3BB9">
      <w:pPr>
        <w:pStyle w:val="DefinitionsClauseAshurst"/>
      </w:pPr>
      <w:bookmarkStart w:id="1031" w:name="_Ref144112064"/>
      <w:r w:rsidRPr="00462199">
        <w:rPr>
          <w:b/>
        </w:rPr>
        <w:t>"Intellectual Property Rights"</w:t>
      </w:r>
      <w:r w:rsidRPr="00462199">
        <w:t xml:space="preserve"> means:</w:t>
      </w:r>
      <w:bookmarkEnd w:id="1031"/>
    </w:p>
    <w:p w14:paraId="18E9AF20" w14:textId="77777777" w:rsidR="00D179D6" w:rsidRPr="00462199" w:rsidRDefault="00D179D6" w:rsidP="00942582">
      <w:pPr>
        <w:pStyle w:val="DefinitionsAshurst"/>
      </w:pPr>
      <w:bookmarkStart w:id="1032" w:name="_Ref144112065"/>
      <w:r w:rsidRPr="00462199">
        <w:t>all intellectual property rights, including patents, trade marks, rights in designs, know-how, copyrights and database rights and topography rights (whether or not any of these is registered and including applications for registration of any such thing) and all rights or forms of protection of a similar nature or having equivalent or similar effect to any of these which may subsist anywhere in the world; and</w:t>
      </w:r>
      <w:bookmarkEnd w:id="1032"/>
    </w:p>
    <w:p w14:paraId="57F012D9" w14:textId="77777777" w:rsidR="00D179D6" w:rsidRPr="00462199" w:rsidRDefault="00D179D6" w:rsidP="00942582">
      <w:pPr>
        <w:pStyle w:val="DefinitionsAshurst"/>
      </w:pPr>
      <w:bookmarkStart w:id="1033" w:name="_Ref144112066"/>
      <w:r w:rsidRPr="00462199">
        <w:t>all data and Information (whether or not Confidential Information);</w:t>
      </w:r>
      <w:bookmarkEnd w:id="1033"/>
    </w:p>
    <w:p w14:paraId="300FFFD3" w14:textId="741F9455" w:rsidR="00D179D6" w:rsidRDefault="00D179D6" w:rsidP="005B3BB9">
      <w:pPr>
        <w:pStyle w:val="DefinitionsClauseAshurst"/>
      </w:pPr>
      <w:bookmarkStart w:id="1034" w:name="_Ref144112067"/>
      <w:r w:rsidRPr="00462199">
        <w:rPr>
          <w:b/>
        </w:rPr>
        <w:t xml:space="preserve">"Interest Rate Methodology" </w:t>
      </w:r>
      <w:r w:rsidRPr="00462199">
        <w:t xml:space="preserve">means the average of the Bank of England Sterling Overnight Index Average (SONIA) Compounded Index, plus </w:t>
      </w:r>
      <w:r w:rsidR="003C4DB3">
        <w:t>one (</w:t>
      </w:r>
      <w:r w:rsidRPr="00462199">
        <w:t>1</w:t>
      </w:r>
      <w:r w:rsidR="003C4DB3">
        <w:t>)</w:t>
      </w:r>
      <w:r w:rsidRPr="00462199">
        <w:t xml:space="preserve"> percentage point, from the date the Producer receives the Subsidy for the period interest is required to run under </w:t>
      </w:r>
      <w:r w:rsidR="007248B2" w:rsidRPr="007248B2">
        <w:t>Condition</w:t>
      </w:r>
      <w:r w:rsidRPr="00462199">
        <w:t xml:space="preserve"> </w:t>
      </w:r>
      <w:r w:rsidR="00583F8A">
        <w:fldChar w:fldCharType="begin"/>
      </w:r>
      <w:r w:rsidR="00583F8A">
        <w:instrText xml:space="preserve"> REF _Ref144113993 \w \h </w:instrText>
      </w:r>
      <w:r w:rsidR="00583F8A">
        <w:fldChar w:fldCharType="separate"/>
      </w:r>
      <w:del w:id="1035" w:author="Faqir, Sofia (Energy Security)" w:date="2023-11-12T19:47:00Z">
        <w:r w:rsidR="00E473FC">
          <w:delText>33.14</w:delText>
        </w:r>
      </w:del>
      <w:r w:rsidR="00583F8A">
        <w:fldChar w:fldCharType="end"/>
      </w:r>
      <w:r w:rsidRPr="00462199">
        <w:t xml:space="preserve"> (</w:t>
      </w:r>
      <w:r w:rsidRPr="00462199">
        <w:rPr>
          <w:i/>
        </w:rPr>
        <w:t>Subsidy Interest</w:t>
      </w:r>
      <w:r w:rsidRPr="00462199">
        <w:t xml:space="preserve">), and subject to </w:t>
      </w:r>
      <w:r w:rsidR="007248B2" w:rsidRPr="007248B2">
        <w:t>Condition</w:t>
      </w:r>
      <w:r w:rsidRPr="00462199">
        <w:t xml:space="preserve"> </w:t>
      </w:r>
      <w:r w:rsidRPr="00462199">
        <w:fldChar w:fldCharType="begin"/>
      </w:r>
      <w:r w:rsidRPr="00462199">
        <w:instrText xml:space="preserve">  REF _Ref144113999 \r \h \* MERGEFORMAT </w:instrText>
      </w:r>
      <w:r w:rsidRPr="00462199">
        <w:fldChar w:fldCharType="separate"/>
      </w:r>
      <w:del w:id="1036" w:author="Faqir, Sofia (Energy Security)" w:date="2023-11-12T19:47:00Z">
        <w:r w:rsidR="00E473FC" w:rsidRPr="00E473FC">
          <w:rPr>
            <w:color w:val="000000"/>
          </w:rPr>
          <w:delText>33.14(C)</w:delText>
        </w:r>
      </w:del>
      <w:r w:rsidRPr="00462199">
        <w:fldChar w:fldCharType="end"/>
      </w:r>
      <w:r w:rsidRPr="00462199">
        <w:t xml:space="preserve"> (</w:t>
      </w:r>
      <w:r w:rsidRPr="00462199">
        <w:rPr>
          <w:i/>
        </w:rPr>
        <w:t>Subsidy Interest</w:t>
      </w:r>
      <w:r w:rsidRPr="00462199">
        <w:t>);</w:t>
      </w:r>
      <w:bookmarkEnd w:id="1034"/>
    </w:p>
    <w:p w14:paraId="23B543F6" w14:textId="0BB0D937" w:rsidR="002063ED" w:rsidRDefault="002063ED" w:rsidP="005B3BB9">
      <w:pPr>
        <w:pStyle w:val="DefinitionsClauseAshurst"/>
      </w:pPr>
      <w:r w:rsidRPr="002063ED">
        <w:rPr>
          <w:b/>
          <w:bCs/>
        </w:rPr>
        <w:t>"International Funding"</w:t>
      </w:r>
      <w:r>
        <w:t xml:space="preserve"> means financial assistance which: </w:t>
      </w:r>
    </w:p>
    <w:p w14:paraId="2132AB41" w14:textId="456739CD" w:rsidR="002063ED" w:rsidRDefault="002063ED" w:rsidP="002063ED">
      <w:pPr>
        <w:pStyle w:val="DefinitionsAshurst"/>
      </w:pPr>
      <w:r>
        <w:t>is given, directly or indirectly, from public resources by any public authority of a country or territory outside the United Kingdom and European Union;</w:t>
      </w:r>
    </w:p>
    <w:p w14:paraId="2FE0AAFD" w14:textId="1462F116" w:rsidR="002063ED" w:rsidRDefault="002063ED" w:rsidP="002063ED">
      <w:pPr>
        <w:pStyle w:val="DefinitionsAshurst"/>
      </w:pPr>
      <w:r>
        <w:t>confers an economic advantage on one or more enterprises;</w:t>
      </w:r>
    </w:p>
    <w:p w14:paraId="590C8599" w14:textId="43DBE48D" w:rsidR="002063ED" w:rsidRDefault="002063ED" w:rsidP="002063ED">
      <w:pPr>
        <w:pStyle w:val="DefinitionsAshurst"/>
      </w:pPr>
      <w:r>
        <w:t xml:space="preserve">is specific, </w:t>
      </w:r>
      <w:r w:rsidR="00DB349B">
        <w:t>in</w:t>
      </w:r>
      <w:r>
        <w:t xml:space="preserve"> that it benefits one</w:t>
      </w:r>
      <w:r w:rsidR="00A41B8C">
        <w:t xml:space="preserve"> (1)</w:t>
      </w:r>
      <w:r>
        <w:t xml:space="preserve"> or more enterprises over one </w:t>
      </w:r>
      <w:r w:rsidR="00A41B8C">
        <w:t xml:space="preserve">(1) </w:t>
      </w:r>
      <w:r>
        <w:t>or more other enterprises with respect to the production of goods or the provision of services; and</w:t>
      </w:r>
    </w:p>
    <w:p w14:paraId="506E28AE" w14:textId="2E5BA23E" w:rsidR="002063ED" w:rsidRDefault="002063ED" w:rsidP="002063ED">
      <w:pPr>
        <w:pStyle w:val="DefinitionsAshurst"/>
      </w:pPr>
      <w:r>
        <w:t>has, or is capable of having, an effect on:</w:t>
      </w:r>
    </w:p>
    <w:p w14:paraId="2D1B7CD8" w14:textId="311FC502" w:rsidR="002063ED" w:rsidRDefault="002063ED" w:rsidP="002063ED">
      <w:pPr>
        <w:pStyle w:val="DefSubAshurst"/>
      </w:pPr>
      <w:r>
        <w:t>competition or investment within the United Kingdom</w:t>
      </w:r>
      <w:r w:rsidR="009F4FE5">
        <w:t>;</w:t>
      </w:r>
    </w:p>
    <w:p w14:paraId="129137F3" w14:textId="32FBE56B" w:rsidR="002063ED" w:rsidRDefault="002063ED" w:rsidP="002063ED">
      <w:pPr>
        <w:pStyle w:val="DefSubAshurst"/>
      </w:pPr>
      <w:r>
        <w:t>trade between the United Kingdom and a country or territory outside the United Kingdom</w:t>
      </w:r>
      <w:r w:rsidR="009F4FE5">
        <w:t>;</w:t>
      </w:r>
      <w:r>
        <w:t xml:space="preserve"> or</w:t>
      </w:r>
    </w:p>
    <w:p w14:paraId="1A89D54B" w14:textId="444D9778" w:rsidR="002063ED" w:rsidRPr="00462199" w:rsidRDefault="002063ED" w:rsidP="002063ED">
      <w:pPr>
        <w:pStyle w:val="DefSubAshurst"/>
      </w:pPr>
      <w:r>
        <w:t>investment as between the United Kingdom and a country or territory outside the United Kingdom</w:t>
      </w:r>
      <w:r w:rsidR="009F4FE5">
        <w:t>;</w:t>
      </w:r>
    </w:p>
    <w:p w14:paraId="70D61831" w14:textId="77777777" w:rsidR="00D179D6" w:rsidRPr="00462199" w:rsidRDefault="00D179D6" w:rsidP="005B3BB9">
      <w:pPr>
        <w:pStyle w:val="DefinitionsClauseAshurst"/>
      </w:pPr>
      <w:bookmarkStart w:id="1037" w:name="_Ref144112068"/>
      <w:r w:rsidRPr="00462199">
        <w:rPr>
          <w:b/>
        </w:rPr>
        <w:t>"Investor"</w:t>
      </w:r>
      <w:r w:rsidRPr="00462199">
        <w:t xml:space="preserve"> means any person who holds any indirect or direct legal, beneficial or equitable interest in the equity share capital (or other economic interests) in the Producer and/or HoldCo;</w:t>
      </w:r>
      <w:bookmarkEnd w:id="1037"/>
    </w:p>
    <w:p w14:paraId="606B0822" w14:textId="54665AF3" w:rsidR="00D179D6" w:rsidRPr="00462199" w:rsidRDefault="00D179D6" w:rsidP="005B3BB9">
      <w:pPr>
        <w:pStyle w:val="DefinitionsClauseAshurst"/>
      </w:pPr>
      <w:bookmarkStart w:id="1038" w:name="_Ref144112069"/>
      <w:r w:rsidRPr="00462199">
        <w:rPr>
          <w:b/>
        </w:rPr>
        <w:t>"Invoiced Volume to Relevant Offtaker"</w:t>
      </w:r>
      <w:r w:rsidRPr="00462199">
        <w:t xml:space="preserve"> means the quantity of Hydrogen produced by the Hydrogen Production Plant (</w:t>
      </w:r>
      <w:r w:rsidRPr="00462199">
        <w:rPr>
          <w:i/>
        </w:rPr>
        <w:t>expressed in MWh (HHV)</w:t>
      </w:r>
      <w:r w:rsidRPr="00462199">
        <w:t>), which is sold by the Producer and purchased by a Relevant Offtaker during the relevant Billing Period</w:t>
      </w:r>
      <w:r w:rsidR="00101369">
        <w:t>,</w:t>
      </w:r>
      <w:r w:rsidRPr="00462199">
        <w:t xml:space="preserve"> </w:t>
      </w:r>
      <w:r w:rsidR="00EE078D" w:rsidRPr="00EE078D">
        <w:t>as set out in the relevant Offtaker Invoice or, for Own Consumption Volumes, [</w:t>
      </w:r>
      <w:r w:rsidR="00DB349B">
        <w:rPr>
          <w:i/>
          <w:iCs/>
        </w:rPr>
        <w:t xml:space="preserve">in an </w:t>
      </w:r>
      <w:r w:rsidR="00EE078D" w:rsidRPr="00EE078D">
        <w:rPr>
          <w:i/>
          <w:iCs/>
        </w:rPr>
        <w:t>internal transaction report</w:t>
      </w:r>
      <w:r w:rsidR="00EE078D" w:rsidRPr="00EE078D">
        <w:t>]</w:t>
      </w:r>
      <w:r w:rsidR="00101369">
        <w:t xml:space="preserve"> </w:t>
      </w:r>
      <w:commentRangeStart w:id="1039"/>
      <w:commentRangeStart w:id="1040"/>
      <w:r w:rsidR="00101369" w:rsidRPr="00101369">
        <w:t>[</w:t>
      </w:r>
      <w:r w:rsidR="00101369" w:rsidRPr="00101369">
        <w:rPr>
          <w:b/>
          <w:bCs/>
          <w:i/>
          <w:iCs/>
          <w:highlight w:val="yellow"/>
        </w:rPr>
        <w:t xml:space="preserve">Note: </w:t>
      </w:r>
      <w:r w:rsidR="00101369" w:rsidRPr="00101369">
        <w:rPr>
          <w:b/>
          <w:bCs/>
          <w:i/>
          <w:iCs/>
          <w:highlight w:val="yellow"/>
        </w:rPr>
        <w:lastRenderedPageBreak/>
        <w:t>DESNZ to please refer to drafting note on "Relevant Invoiced Amount" definition</w:t>
      </w:r>
      <w:r w:rsidR="00101369">
        <w:t>]</w:t>
      </w:r>
      <w:r w:rsidR="00EE078D" w:rsidRPr="00EE078D">
        <w:t xml:space="preserve"> </w:t>
      </w:r>
      <w:commentRangeEnd w:id="1039"/>
      <w:r w:rsidRPr="00462199">
        <w:rPr>
          <w:rStyle w:val="CommentReference"/>
          <w:rFonts w:ascii="Arial" w:hAnsi="Arial"/>
          <w:sz w:val="20"/>
          <w:szCs w:val="20"/>
        </w:rPr>
        <w:commentReference w:id="1039"/>
      </w:r>
      <w:commentRangeEnd w:id="1040"/>
      <w:r w:rsidRPr="00462199">
        <w:rPr>
          <w:rStyle w:val="CommentReference"/>
          <w:rFonts w:ascii="Arial" w:hAnsi="Arial"/>
          <w:sz w:val="20"/>
          <w:szCs w:val="20"/>
        </w:rPr>
        <w:commentReference w:id="1040"/>
      </w:r>
      <w:r w:rsidRPr="00462199">
        <w:t xml:space="preserve">and </w:t>
      </w:r>
      <w:r w:rsidRPr="00462199">
        <w:rPr>
          <w:b/>
        </w:rPr>
        <w:t>"Invoiced Volumes to Relevant Offtaker"</w:t>
      </w:r>
      <w:r w:rsidRPr="00462199">
        <w:t xml:space="preserve"> shall be construed accordingly;</w:t>
      </w:r>
      <w:bookmarkEnd w:id="1038"/>
    </w:p>
    <w:p w14:paraId="0523F5C5" w14:textId="7A8A7278" w:rsidR="00D179D6" w:rsidRPr="00462199" w:rsidRDefault="00D179D6" w:rsidP="005B3BB9">
      <w:pPr>
        <w:pStyle w:val="DefinitionsClauseAshurst"/>
      </w:pPr>
      <w:bookmarkStart w:id="1042" w:name="_Ref144112070"/>
      <w:r w:rsidRPr="00462199">
        <w:rPr>
          <w:b/>
        </w:rPr>
        <w:t>"Islanded Facility"</w:t>
      </w:r>
      <w:r w:rsidRPr="00462199">
        <w:t xml:space="preserve"> has the meaning given to that term in </w:t>
      </w:r>
      <w:r>
        <w:fldChar w:fldCharType="begin"/>
      </w:r>
      <w:r>
        <w:instrText xml:space="preserve"> REF _Ref144117999 \w \h </w:instrText>
      </w:r>
      <w:r>
        <w:fldChar w:fldCharType="separate"/>
      </w:r>
      <w:del w:id="104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042"/>
    </w:p>
    <w:p w14:paraId="4F982BE1" w14:textId="2C564D85" w:rsidR="00D179D6" w:rsidRPr="00462199" w:rsidRDefault="00D179D6" w:rsidP="005B3BB9">
      <w:pPr>
        <w:pStyle w:val="DefinitionsClauseAshurst"/>
      </w:pPr>
      <w:bookmarkStart w:id="1044" w:name="_Ref144112071"/>
      <w:r w:rsidRPr="00462199">
        <w:rPr>
          <w:b/>
        </w:rPr>
        <w:t>"KYC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_Ref144115286 \w \h </w:instrText>
      </w:r>
      <w:r w:rsidR="00583F8A">
        <w:fldChar w:fldCharType="separate"/>
      </w:r>
      <w:del w:id="1045" w:author="Faqir, Sofia (Energy Security)" w:date="2023-11-12T19:47:00Z">
        <w:r w:rsidR="00E473FC">
          <w:delText>81.11</w:delText>
        </w:r>
      </w:del>
      <w:r w:rsidR="00583F8A">
        <w:fldChar w:fldCharType="end"/>
      </w:r>
      <w:r w:rsidRPr="00462199">
        <w:t xml:space="preserve"> (</w:t>
      </w:r>
      <w:r w:rsidRPr="00462199">
        <w:rPr>
          <w:i/>
        </w:rPr>
        <w:t>KYC Notification</w:t>
      </w:r>
      <w:r w:rsidRPr="00462199">
        <w:t>);</w:t>
      </w:r>
      <w:bookmarkEnd w:id="1044"/>
    </w:p>
    <w:p w14:paraId="1BD8421D" w14:textId="6163A1D0" w:rsidR="00D179D6" w:rsidRPr="00462199" w:rsidRDefault="00D179D6" w:rsidP="005B3BB9">
      <w:pPr>
        <w:pStyle w:val="DefinitionsClauseAshurst"/>
      </w:pPr>
      <w:bookmarkStart w:id="1046" w:name="_Ref144112072"/>
      <w:r w:rsidRPr="00462199">
        <w:rPr>
          <w:b/>
        </w:rPr>
        <w:t>"Large Offtaker"</w:t>
      </w:r>
      <w:r w:rsidRPr="00462199">
        <w:t xml:space="preserve"> means an Offtaker</w:t>
      </w:r>
      <w:r w:rsidR="007F3BCE">
        <w:t xml:space="preserve"> </w:t>
      </w:r>
      <w:r w:rsidR="007F3BCE" w:rsidRPr="007F3BCE">
        <w:t>(excluding, for th</w:t>
      </w:r>
      <w:r w:rsidR="00DB349B">
        <w:t>e</w:t>
      </w:r>
      <w:r w:rsidR="007F3BCE" w:rsidRPr="007F3BCE">
        <w:t xml:space="preserve"> purpose</w:t>
      </w:r>
      <w:r w:rsidR="00DB349B">
        <w:t>s of this definition</w:t>
      </w:r>
      <w:r w:rsidR="007F3BCE" w:rsidRPr="007F3BCE">
        <w:t>, an Own Consumption Offtaker</w:t>
      </w:r>
      <w:r w:rsidR="007F3BCE">
        <w:t>)</w:t>
      </w:r>
      <w:r w:rsidRPr="00462199">
        <w:t>:</w:t>
      </w:r>
      <w:bookmarkEnd w:id="1046"/>
    </w:p>
    <w:p w14:paraId="526D112D" w14:textId="77777777" w:rsidR="00D179D6" w:rsidRPr="00462199" w:rsidRDefault="00D179D6" w:rsidP="00942582">
      <w:pPr>
        <w:pStyle w:val="DefinitionsAshurst"/>
      </w:pPr>
      <w:bookmarkStart w:id="1047" w:name="_Ref144112073"/>
      <w:r w:rsidRPr="00462199">
        <w:t>who is forecast under the relevant Offtake Agreement to purchase more than or equal to 750 MWh (</w:t>
      </w:r>
      <w:r w:rsidRPr="00462199">
        <w:rPr>
          <w:i/>
          <w:iCs/>
        </w:rPr>
        <w:t>HHV</w:t>
      </w:r>
      <w:r w:rsidRPr="00462199">
        <w:t>) of Hydrogen produced by the Hydrogen Production Plant in any one (1) or more Fiscal Years of the term of such Offtake Agreement; or</w:t>
      </w:r>
      <w:bookmarkEnd w:id="1047"/>
    </w:p>
    <w:p w14:paraId="3D38BF7E" w14:textId="77777777" w:rsidR="00D179D6" w:rsidRPr="00462199" w:rsidRDefault="00D179D6" w:rsidP="00942582">
      <w:pPr>
        <w:pStyle w:val="DefinitionsAshurst"/>
      </w:pPr>
      <w:bookmarkStart w:id="1048" w:name="_Ref144112074"/>
      <w:r w:rsidRPr="00462199">
        <w:t>actually purchases more than or equal to 750 MWh (</w:t>
      </w:r>
      <w:r w:rsidRPr="00462199">
        <w:rPr>
          <w:i/>
          <w:iCs/>
        </w:rPr>
        <w:t>HHV</w:t>
      </w:r>
      <w:r w:rsidRPr="00462199">
        <w:t>) of Hydrogen produced by the Hydrogen Production Plant in a Fiscal Year;</w:t>
      </w:r>
      <w:bookmarkEnd w:id="1048"/>
    </w:p>
    <w:p w14:paraId="45171DF0" w14:textId="77777777" w:rsidR="00D179D6" w:rsidRPr="00462199" w:rsidRDefault="00D179D6" w:rsidP="005B3BB9">
      <w:pPr>
        <w:pStyle w:val="DefinitionsClauseAshurst"/>
      </w:pPr>
      <w:bookmarkStart w:id="1049" w:name="_Ref144112075"/>
      <w:r w:rsidRPr="00462199">
        <w:rPr>
          <w:b/>
        </w:rPr>
        <w:t>"Large Offtaker Information"</w:t>
      </w:r>
      <w:r w:rsidRPr="00462199">
        <w:t xml:space="preserve"> means the following information:</w:t>
      </w:r>
      <w:bookmarkEnd w:id="1049"/>
    </w:p>
    <w:p w14:paraId="22E45FDF" w14:textId="77777777" w:rsidR="00D179D6" w:rsidRPr="00462199" w:rsidRDefault="00D179D6" w:rsidP="00942582">
      <w:pPr>
        <w:pStyle w:val="DefinitionsAshurst"/>
      </w:pPr>
      <w:bookmarkStart w:id="1050" w:name="_Ref144112076"/>
      <w:r w:rsidRPr="00462199">
        <w:t>the Small Offtaker Information;</w:t>
      </w:r>
      <w:bookmarkEnd w:id="1050"/>
    </w:p>
    <w:p w14:paraId="2E3EC621" w14:textId="77777777" w:rsidR="00D179D6" w:rsidRPr="00462199" w:rsidRDefault="00D179D6" w:rsidP="00942582">
      <w:pPr>
        <w:pStyle w:val="DefinitionsAshurst"/>
      </w:pPr>
      <w:bookmarkStart w:id="1051" w:name="_Ref144112077"/>
      <w:r w:rsidRPr="00462199">
        <w:t>the Offtaker Investor(s);</w:t>
      </w:r>
      <w:bookmarkEnd w:id="1051"/>
    </w:p>
    <w:p w14:paraId="3943AAD8" w14:textId="77777777" w:rsidR="00D179D6" w:rsidRPr="00462199" w:rsidRDefault="00D179D6" w:rsidP="00942582">
      <w:pPr>
        <w:pStyle w:val="DefinitionsAshurst"/>
      </w:pPr>
      <w:bookmarkStart w:id="1052" w:name="_Ref144112078"/>
      <w:r w:rsidRPr="00462199">
        <w:t>the Offtaker Ultimate Investor(s);</w:t>
      </w:r>
      <w:bookmarkEnd w:id="1052"/>
    </w:p>
    <w:p w14:paraId="73FDE58D" w14:textId="77777777" w:rsidR="00D179D6" w:rsidRPr="00462199" w:rsidRDefault="00D179D6" w:rsidP="00942582">
      <w:pPr>
        <w:pStyle w:val="DefinitionsAshurst"/>
      </w:pPr>
      <w:bookmarkStart w:id="1053" w:name="_Ref144112079"/>
      <w:r w:rsidRPr="00462199">
        <w:t>a description of the Large Offtaker's facility at which the Hydrogen produced by the Hydrogen Production Plant will be used, including:</w:t>
      </w:r>
      <w:bookmarkEnd w:id="1053"/>
    </w:p>
    <w:p w14:paraId="6E5C3E31" w14:textId="77777777" w:rsidR="00D179D6" w:rsidRPr="00462199" w:rsidRDefault="00D179D6" w:rsidP="00942582">
      <w:pPr>
        <w:pStyle w:val="DefSubAshurst"/>
      </w:pPr>
      <w:bookmarkStart w:id="1054" w:name="_Ref144112080"/>
      <w:r w:rsidRPr="00462199">
        <w:t>an aerial view of the unique geographical location of the Large Offtaker's facility, whether an extract from the Ordnance Survey map or equivalent, showing the existing or proposed locations of: (a) the Large Offtaker's facility; (b) hydrogen delivery points; and (c) the Large Offtaker metering equipment; and</w:t>
      </w:r>
      <w:bookmarkEnd w:id="1054"/>
    </w:p>
    <w:p w14:paraId="63CAD443" w14:textId="77777777" w:rsidR="00D179D6" w:rsidRPr="00462199" w:rsidRDefault="00D179D6" w:rsidP="00942582">
      <w:pPr>
        <w:pStyle w:val="DefSubAshurst"/>
      </w:pPr>
      <w:bookmarkStart w:id="1055" w:name="_Ref144112081"/>
      <w:r w:rsidRPr="00462199">
        <w:t>a process flow diagram of the Large Offtaker's facility;</w:t>
      </w:r>
      <w:bookmarkEnd w:id="1055"/>
    </w:p>
    <w:p w14:paraId="773DEEEB" w14:textId="77777777" w:rsidR="00D179D6" w:rsidRPr="00462199" w:rsidRDefault="00D179D6" w:rsidP="00942582">
      <w:pPr>
        <w:pStyle w:val="DefinitionsAshurst"/>
      </w:pPr>
      <w:bookmarkStart w:id="1056" w:name="_Ref144112082"/>
      <w:r w:rsidRPr="00462199">
        <w:t>confirmation of whether or not the Offtake Agreement includes a take-or-pay, guaranteed minimum purchase volume, or similar obligation;</w:t>
      </w:r>
      <w:bookmarkEnd w:id="1056"/>
    </w:p>
    <w:p w14:paraId="1E03B2BF" w14:textId="77777777" w:rsidR="00D179D6" w:rsidRPr="00462199" w:rsidRDefault="00D179D6" w:rsidP="00942582">
      <w:pPr>
        <w:pStyle w:val="DefinitionsAshurst"/>
      </w:pPr>
      <w:bookmarkStart w:id="1057" w:name="_Ref144112083"/>
      <w:r w:rsidRPr="00462199">
        <w:t>the Offtaker Forecast Data;</w:t>
      </w:r>
      <w:bookmarkEnd w:id="1057"/>
    </w:p>
    <w:p w14:paraId="0EED0927" w14:textId="4CEAF157" w:rsidR="00D179D6" w:rsidRPr="00462199" w:rsidRDefault="00D179D6" w:rsidP="00942582">
      <w:pPr>
        <w:pStyle w:val="DefinitionsAshurst"/>
      </w:pPr>
      <w:bookmarkStart w:id="1058" w:name="_Ref144112084"/>
      <w:r w:rsidRPr="00462199">
        <w:t xml:space="preserve">such Supporting Information as the Producer considers to be relevant to the matters referred to in paragraphs </w:t>
      </w:r>
      <w:r>
        <w:fldChar w:fldCharType="begin"/>
      </w:r>
      <w:r>
        <w:instrText xml:space="preserve"> REF _Ref144112076 \n \h </w:instrText>
      </w:r>
      <w:r>
        <w:fldChar w:fldCharType="separate"/>
      </w:r>
      <w:del w:id="1059" w:author="Faqir, Sofia (Energy Security)" w:date="2023-11-12T19:47:00Z">
        <w:r w:rsidR="00E473FC">
          <w:delText>A)</w:delText>
        </w:r>
      </w:del>
      <w:r>
        <w:fldChar w:fldCharType="end"/>
      </w:r>
      <w:r w:rsidRPr="00462199">
        <w:t xml:space="preserve"> to </w:t>
      </w:r>
      <w:r>
        <w:fldChar w:fldCharType="begin"/>
      </w:r>
      <w:r>
        <w:instrText xml:space="preserve"> REF _Ref144112083 \n \h </w:instrText>
      </w:r>
      <w:r>
        <w:fldChar w:fldCharType="separate"/>
      </w:r>
      <w:del w:id="1060" w:author="Faqir, Sofia (Energy Security)" w:date="2023-11-12T19:47:00Z">
        <w:r w:rsidR="00E473FC">
          <w:delText>F)</w:delText>
        </w:r>
      </w:del>
      <w:r>
        <w:fldChar w:fldCharType="end"/>
      </w:r>
      <w:r w:rsidRPr="00462199">
        <w:t xml:space="preserve"> above; and</w:t>
      </w:r>
      <w:bookmarkEnd w:id="1058"/>
    </w:p>
    <w:p w14:paraId="3684E6C0" w14:textId="750E3AE4" w:rsidR="00D179D6" w:rsidRPr="00462199" w:rsidRDefault="00D179D6" w:rsidP="00942582">
      <w:pPr>
        <w:pStyle w:val="DefinitionsAshurst"/>
      </w:pPr>
      <w:bookmarkStart w:id="1061" w:name="_Ref144112085"/>
      <w:r w:rsidRPr="00462199">
        <w:t xml:space="preserve">a Directors' Certificate in relation to the matters referred to in paragraphs </w:t>
      </w:r>
      <w:r>
        <w:fldChar w:fldCharType="begin"/>
      </w:r>
      <w:r>
        <w:instrText xml:space="preserve"> REF _Ref144112073 \n \h </w:instrText>
      </w:r>
      <w:r>
        <w:fldChar w:fldCharType="separate"/>
      </w:r>
      <w:del w:id="1062" w:author="Faqir, Sofia (Energy Security)" w:date="2023-11-12T19:47:00Z">
        <w:r w:rsidR="00E473FC">
          <w:delText>A)</w:delText>
        </w:r>
      </w:del>
      <w:r>
        <w:fldChar w:fldCharType="end"/>
      </w:r>
      <w:r w:rsidRPr="00462199">
        <w:t xml:space="preserve"> to </w:t>
      </w:r>
      <w:r>
        <w:fldChar w:fldCharType="begin"/>
      </w:r>
      <w:r>
        <w:instrText xml:space="preserve"> REF _Ref144112083 \n \h </w:instrText>
      </w:r>
      <w:r>
        <w:fldChar w:fldCharType="separate"/>
      </w:r>
      <w:del w:id="1063" w:author="Faqir, Sofia (Energy Security)" w:date="2023-11-12T19:47:00Z">
        <w:r w:rsidR="00E473FC">
          <w:delText>F)</w:delText>
        </w:r>
      </w:del>
      <w:r>
        <w:fldChar w:fldCharType="end"/>
      </w:r>
      <w:r w:rsidRPr="00462199">
        <w:t xml:space="preserve"> above;</w:t>
      </w:r>
      <w:bookmarkEnd w:id="1061"/>
    </w:p>
    <w:p w14:paraId="23951577" w14:textId="77777777" w:rsidR="00D179D6" w:rsidRPr="00462199" w:rsidRDefault="00D179D6" w:rsidP="005B3BB9">
      <w:pPr>
        <w:pStyle w:val="DefinitionsClauseAshurst"/>
      </w:pPr>
      <w:bookmarkStart w:id="1064" w:name="_Ref144112086"/>
      <w:r w:rsidRPr="00462199">
        <w:rPr>
          <w:b/>
        </w:rPr>
        <w:t>"Law"</w:t>
      </w:r>
      <w:r w:rsidRPr="00462199">
        <w:t xml:space="preserve"> means:</w:t>
      </w:r>
      <w:bookmarkEnd w:id="1064"/>
    </w:p>
    <w:p w14:paraId="2965352C" w14:textId="77777777" w:rsidR="00D179D6" w:rsidRPr="00462199" w:rsidRDefault="00D179D6" w:rsidP="00942582">
      <w:pPr>
        <w:pStyle w:val="DefinitionsAshurst"/>
      </w:pPr>
      <w:bookmarkStart w:id="1065" w:name="_Ref144112087"/>
      <w:r w:rsidRPr="00462199">
        <w:t>any Act of Parliament, any subordinate legislation within the meaning of section 21(1) of the Interpretation Act 1978;</w:t>
      </w:r>
      <w:bookmarkEnd w:id="1065"/>
    </w:p>
    <w:p w14:paraId="2AB5A2A4" w14:textId="77777777" w:rsidR="00D179D6" w:rsidRPr="00462199" w:rsidRDefault="00D179D6" w:rsidP="00942582">
      <w:pPr>
        <w:pStyle w:val="DefinitionsAshurst"/>
      </w:pPr>
      <w:bookmarkStart w:id="1066" w:name="_Ref144112088"/>
      <w:r w:rsidRPr="00462199">
        <w:t>any exercise of the Royal Prerogative;</w:t>
      </w:r>
      <w:bookmarkEnd w:id="1066"/>
    </w:p>
    <w:p w14:paraId="152D3643" w14:textId="77777777" w:rsidR="00D179D6" w:rsidRPr="00462199" w:rsidRDefault="00D179D6" w:rsidP="00942582">
      <w:pPr>
        <w:pStyle w:val="DefinitionsAshurst"/>
      </w:pPr>
      <w:bookmarkStart w:id="1067" w:name="_Ref144112089"/>
      <w:r w:rsidRPr="00462199">
        <w:t>any provision of Devolved Legislation whose subject matter falls within what was, immediately before IP Completion Day (as defined in s.39 European Union (Withdrawal Agreement) Act 2020), an area of exclusive or shared competence within the meaning of Articles 2, 3, 4 and 6 of the Treaty on the Functioning of the European Union;</w:t>
      </w:r>
      <w:bookmarkEnd w:id="1067"/>
    </w:p>
    <w:p w14:paraId="0287632A" w14:textId="77777777" w:rsidR="00D179D6" w:rsidRPr="00462199" w:rsidRDefault="00D179D6" w:rsidP="00942582">
      <w:pPr>
        <w:pStyle w:val="DefinitionsAshurst"/>
      </w:pPr>
      <w:bookmarkStart w:id="1068" w:name="_Ref144112090"/>
      <w:r w:rsidRPr="00462199">
        <w:lastRenderedPageBreak/>
        <w:t>any retained EU law,</w:t>
      </w:r>
      <w:bookmarkEnd w:id="1068"/>
    </w:p>
    <w:p w14:paraId="1EF3E5ED" w14:textId="77777777" w:rsidR="00D179D6" w:rsidRPr="00462199" w:rsidRDefault="00D179D6" w:rsidP="005B3BB9">
      <w:pPr>
        <w:pStyle w:val="B12Ashurst"/>
      </w:pPr>
      <w:r w:rsidRPr="00462199">
        <w:t>in each case in (A) to (D) (inclusive) in the United Kingdom (or part thereof), including Scotland, Wales and Northern Ireland; and</w:t>
      </w:r>
    </w:p>
    <w:p w14:paraId="0DC87A43" w14:textId="77777777" w:rsidR="00D179D6" w:rsidRPr="00462199" w:rsidRDefault="00D179D6" w:rsidP="00942582">
      <w:pPr>
        <w:pStyle w:val="DefinitionsAshurst"/>
      </w:pPr>
      <w:bookmarkStart w:id="1069" w:name="_Ref144112091"/>
      <w:r w:rsidRPr="00462199">
        <w:t>to the extent directly binding on and/or enforceable by or against private persons within the United Kingdom any obligations arising from or provided for in a Treaty or other international agreement to which the United Kingdom is a signatory;</w:t>
      </w:r>
      <w:bookmarkEnd w:id="1069"/>
    </w:p>
    <w:p w14:paraId="5F07198E" w14:textId="0BBA14F3" w:rsidR="00D179D6" w:rsidRPr="00462199" w:rsidRDefault="00D179D6" w:rsidP="005B3BB9">
      <w:pPr>
        <w:pStyle w:val="DefinitionsClauseAshurst"/>
      </w:pPr>
      <w:bookmarkStart w:id="1070" w:name="_Ref144112092"/>
      <w:r w:rsidRPr="00462199">
        <w:rPr>
          <w:b/>
        </w:rPr>
        <w:t>"LCHA"</w:t>
      </w:r>
      <w:r w:rsidRPr="00462199">
        <w:t xml:space="preserve"> means the Agreement which incorporates these </w:t>
      </w:r>
      <w:r w:rsidR="007248B2" w:rsidRPr="007248B2">
        <w:t>Condition</w:t>
      </w:r>
      <w:r w:rsidRPr="00462199">
        <w:t>s;</w:t>
      </w:r>
      <w:bookmarkEnd w:id="1070"/>
    </w:p>
    <w:p w14:paraId="2E6C45C9" w14:textId="3DF62C8C" w:rsidR="00D179D6" w:rsidRPr="00462199" w:rsidRDefault="00D179D6" w:rsidP="005B3BB9">
      <w:pPr>
        <w:pStyle w:val="DefinitionsClauseAshurst"/>
      </w:pPr>
      <w:bookmarkStart w:id="1071" w:name="_Ref144112093"/>
      <w:r w:rsidRPr="00462199">
        <w:rPr>
          <w:b/>
        </w:rPr>
        <w:t>"LCHA Audit Termination Event"</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_Ref144114231 \w \h </w:instrText>
      </w:r>
      <w:r w:rsidR="00583F8A">
        <w:fldChar w:fldCharType="separate"/>
      </w:r>
      <w:del w:id="1072" w:author="Faqir, Sofia (Energy Security)" w:date="2023-11-12T19:47:00Z">
        <w:r w:rsidR="00E473FC">
          <w:delText>40.8</w:delText>
        </w:r>
      </w:del>
      <w:r w:rsidR="00583F8A">
        <w:fldChar w:fldCharType="end"/>
      </w:r>
      <w:r w:rsidRPr="00462199">
        <w:t xml:space="preserve"> (</w:t>
      </w:r>
      <w:r w:rsidRPr="00462199">
        <w:rPr>
          <w:i/>
        </w:rPr>
        <w:t>Failure to comply with the LCHA Counterparty Audit Right</w:t>
      </w:r>
      <w:r w:rsidRPr="00462199">
        <w:t>);</w:t>
      </w:r>
      <w:bookmarkEnd w:id="1071"/>
    </w:p>
    <w:p w14:paraId="0ABE0AC3" w14:textId="77777777" w:rsidR="00D179D6" w:rsidRPr="00462199" w:rsidRDefault="00D179D6" w:rsidP="005B3BB9">
      <w:pPr>
        <w:pStyle w:val="DefinitionsClauseAshurst"/>
      </w:pPr>
      <w:bookmarkStart w:id="1073" w:name="_Ref144112094"/>
      <w:r w:rsidRPr="00462199">
        <w:rPr>
          <w:b/>
        </w:rPr>
        <w:t>"LCHA Counterparty"</w:t>
      </w:r>
      <w:r w:rsidRPr="00462199">
        <w:t xml:space="preserve"> has the meaning given to that term in the Agreement;</w:t>
      </w:r>
      <w:bookmarkEnd w:id="1073"/>
    </w:p>
    <w:p w14:paraId="37AF8D0B" w14:textId="2817CA1B" w:rsidR="00D179D6" w:rsidRPr="00462199" w:rsidRDefault="00D179D6" w:rsidP="005B3BB9">
      <w:pPr>
        <w:pStyle w:val="DefinitionsClauseAshurst"/>
      </w:pPr>
      <w:bookmarkStart w:id="1074" w:name="_Ref144112095"/>
      <w:r w:rsidRPr="00462199">
        <w:rPr>
          <w:b/>
        </w:rPr>
        <w:t>"LCHA Counterparty Audit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_Ref144114223 \w \h </w:instrText>
      </w:r>
      <w:r w:rsidR="00583F8A">
        <w:fldChar w:fldCharType="separate"/>
      </w:r>
      <w:del w:id="1075" w:author="Faqir, Sofia (Energy Security)" w:date="2023-11-12T19:47:00Z">
        <w:r w:rsidR="00E473FC">
          <w:delText>40.2</w:delText>
        </w:r>
      </w:del>
      <w:r w:rsidR="00583F8A">
        <w:fldChar w:fldCharType="end"/>
      </w:r>
      <w:r w:rsidRPr="00462199">
        <w:t xml:space="preserve"> (</w:t>
      </w:r>
      <w:r w:rsidRPr="00462199">
        <w:rPr>
          <w:i/>
        </w:rPr>
        <w:t>Scope of LCHA Counterparty Audit Right</w:t>
      </w:r>
      <w:r w:rsidRPr="00462199">
        <w:t>);</w:t>
      </w:r>
      <w:bookmarkEnd w:id="1074"/>
    </w:p>
    <w:p w14:paraId="64C2AD4B" w14:textId="33B14015" w:rsidR="00D179D6" w:rsidRPr="00462199" w:rsidRDefault="00D179D6" w:rsidP="005B3BB9">
      <w:pPr>
        <w:pStyle w:val="DefinitionsClauseAshurst"/>
      </w:pPr>
      <w:bookmarkStart w:id="1076" w:name="_Ref144112096"/>
      <w:r w:rsidRPr="00462199">
        <w:rPr>
          <w:b/>
        </w:rPr>
        <w:t>"LCHA Counterparty Audit Right"</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_Ref144114213 \w \h </w:instrText>
      </w:r>
      <w:r w:rsidR="00583F8A">
        <w:fldChar w:fldCharType="separate"/>
      </w:r>
      <w:del w:id="1077" w:author="Faqir, Sofia (Energy Security)" w:date="2023-11-12T19:47:00Z">
        <w:r w:rsidR="00E473FC">
          <w:delText>40.1</w:delText>
        </w:r>
      </w:del>
      <w:r w:rsidR="00583F8A">
        <w:fldChar w:fldCharType="end"/>
      </w:r>
      <w:r w:rsidRPr="00462199">
        <w:t xml:space="preserve"> (</w:t>
      </w:r>
      <w:r w:rsidRPr="00462199">
        <w:rPr>
          <w:i/>
        </w:rPr>
        <w:t>Scope of LCHA Counterparty Audit Right</w:t>
      </w:r>
      <w:r w:rsidRPr="00462199">
        <w:t>);</w:t>
      </w:r>
      <w:bookmarkEnd w:id="1076"/>
    </w:p>
    <w:p w14:paraId="1B7F0F55" w14:textId="31F42A0A" w:rsidR="00D179D6" w:rsidRPr="00462199" w:rsidRDefault="00D179D6" w:rsidP="005B3BB9">
      <w:pPr>
        <w:pStyle w:val="DefinitionsClauseAshurst"/>
      </w:pPr>
      <w:bookmarkStart w:id="1078" w:name="_Ref144112097"/>
      <w:r w:rsidRPr="00462199">
        <w:rPr>
          <w:b/>
        </w:rPr>
        <w:t>"LCHA Counterparty CO</w:t>
      </w:r>
      <w:r w:rsidRPr="00462199">
        <w:rPr>
          <w:b/>
          <w:vertAlign w:val="subscript"/>
        </w:rPr>
        <w:t>2</w:t>
      </w:r>
      <w:r w:rsidRPr="00462199">
        <w:rPr>
          <w:b/>
        </w:rPr>
        <w:t xml:space="preserve"> T&amp;S Connection Delay True-Up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_Ref144113161 \w \h </w:instrText>
      </w:r>
      <w:r w:rsidR="00583F8A">
        <w:fldChar w:fldCharType="separate"/>
      </w:r>
      <w:del w:id="1079" w:author="Faqir, Sofia (Energy Security)" w:date="2023-11-12T19:47:00Z">
        <w:r w:rsidR="00E473FC">
          <w:delText>3.50</w:delText>
        </w:r>
      </w:del>
      <w:r w:rsidR="00583F8A">
        <w:fldChar w:fldCharType="end"/>
      </w:r>
      <w:r w:rsidRPr="00462199">
        <w:t xml:space="preserve"> (</w:t>
      </w:r>
      <w:r w:rsidRPr="00462199">
        <w:rPr>
          <w:i/>
        </w:rPr>
        <w:t xml:space="preserve">LCHA Counterparty </w:t>
      </w:r>
      <w:r w:rsidRPr="00462199">
        <w:rPr>
          <w:bCs/>
          <w:i/>
        </w:rPr>
        <w:t>CO</w:t>
      </w:r>
      <w:r w:rsidRPr="00462199">
        <w:rPr>
          <w:bCs/>
          <w:i/>
          <w:vertAlign w:val="subscript"/>
        </w:rPr>
        <w:t>2</w:t>
      </w:r>
      <w:r w:rsidRPr="00462199">
        <w:rPr>
          <w:i/>
        </w:rPr>
        <w:t xml:space="preserve"> T&amp;S Connection Delay True-Up Notice</w:t>
      </w:r>
      <w:r w:rsidRPr="00462199">
        <w:t>);</w:t>
      </w:r>
      <w:bookmarkEnd w:id="1078"/>
    </w:p>
    <w:p w14:paraId="747BF7BB" w14:textId="77777777" w:rsidR="00D179D6" w:rsidRPr="00462199" w:rsidRDefault="00D179D6" w:rsidP="005B3BB9">
      <w:pPr>
        <w:pStyle w:val="DefinitionsClauseAshurst"/>
      </w:pPr>
      <w:bookmarkStart w:id="1080" w:name="_Ref144112098"/>
      <w:r w:rsidRPr="00462199">
        <w:rPr>
          <w:b/>
        </w:rPr>
        <w:t>"LCHA Counterparty Confidential Information"</w:t>
      </w:r>
      <w:r w:rsidRPr="00462199">
        <w:t xml:space="preserve"> means:</w:t>
      </w:r>
      <w:bookmarkEnd w:id="1080"/>
    </w:p>
    <w:p w14:paraId="52DBC88E" w14:textId="77777777" w:rsidR="00D179D6" w:rsidRPr="00462199" w:rsidRDefault="00D179D6" w:rsidP="00942582">
      <w:pPr>
        <w:pStyle w:val="DefinitionsAshurst"/>
      </w:pPr>
      <w:bookmarkStart w:id="1081" w:name="_Ref144112099"/>
      <w:r w:rsidRPr="00462199">
        <w:t>all Information which is confidential or proprietary in nature and which relates (directly or indirectly) to the LCHA Counterparty or a Government Entity (including any such Information relating to the policy of HMG of the United Kingdom with respect to matters pertinent to the UKLCH Programme LCHAs or the LCHA) which the Producer (or its Representatives) receives or has received from:</w:t>
      </w:r>
      <w:bookmarkEnd w:id="1081"/>
    </w:p>
    <w:p w14:paraId="54A9C0BB" w14:textId="77777777" w:rsidR="00D179D6" w:rsidRPr="00462199" w:rsidRDefault="00D179D6" w:rsidP="00942582">
      <w:pPr>
        <w:pStyle w:val="DefSubAshurst"/>
      </w:pPr>
      <w:bookmarkStart w:id="1082" w:name="_Ref144112100"/>
      <w:r w:rsidRPr="00462199">
        <w:t>the LCHA Counterparty (or its Representatives); or</w:t>
      </w:r>
      <w:bookmarkEnd w:id="1082"/>
    </w:p>
    <w:p w14:paraId="0F53BB46" w14:textId="77777777" w:rsidR="00D179D6" w:rsidRPr="00462199" w:rsidRDefault="00D179D6" w:rsidP="00942582">
      <w:pPr>
        <w:pStyle w:val="DefSubAshurst"/>
      </w:pPr>
      <w:bookmarkStart w:id="1083" w:name="_Ref144112101"/>
      <w:r w:rsidRPr="00462199">
        <w:t>any third party who receives or has received such Information from the LCHA Counterparty (or its Representatives) in respect of the LCHA,</w:t>
      </w:r>
      <w:bookmarkEnd w:id="1083"/>
    </w:p>
    <w:p w14:paraId="1A443124" w14:textId="77777777" w:rsidR="00D179D6" w:rsidRPr="00462199" w:rsidRDefault="00D179D6" w:rsidP="00942582">
      <w:pPr>
        <w:pStyle w:val="B3Ashurst"/>
      </w:pPr>
      <w:r w:rsidRPr="00462199">
        <w:t>in each case including any Information which the Producer prepares which contains or makes explicit reference to such Information or from which such Information is readily ascertainable;</w:t>
      </w:r>
    </w:p>
    <w:p w14:paraId="451DFB35" w14:textId="7EFD9540" w:rsidR="00D179D6" w:rsidRPr="00462199" w:rsidRDefault="00D179D6" w:rsidP="00942582">
      <w:pPr>
        <w:pStyle w:val="DefinitionsAshurst"/>
      </w:pPr>
      <w:bookmarkStart w:id="1084" w:name="_Ref144112102"/>
      <w:r w:rsidRPr="00462199">
        <w:t xml:space="preserve">without prejudice to the generality of paragraph </w:t>
      </w:r>
      <w:r>
        <w:fldChar w:fldCharType="begin"/>
      </w:r>
      <w:r>
        <w:instrText xml:space="preserve"> REF _Ref144112099 \n \h </w:instrText>
      </w:r>
      <w:r>
        <w:fldChar w:fldCharType="separate"/>
      </w:r>
      <w:del w:id="1085" w:author="Faqir, Sofia (Energy Security)" w:date="2023-11-12T19:47:00Z">
        <w:r w:rsidR="00E473FC">
          <w:delText>A)</w:delText>
        </w:r>
      </w:del>
      <w:r>
        <w:fldChar w:fldCharType="end"/>
      </w:r>
      <w:r w:rsidRPr="00462199">
        <w:t xml:space="preserve"> above, all Information relating to:</w:t>
      </w:r>
      <w:bookmarkEnd w:id="1084"/>
    </w:p>
    <w:p w14:paraId="2A3B04E2" w14:textId="77777777" w:rsidR="00D179D6" w:rsidRPr="00462199" w:rsidRDefault="00D179D6" w:rsidP="00942582">
      <w:pPr>
        <w:pStyle w:val="DefSubAshurst"/>
      </w:pPr>
      <w:bookmarkStart w:id="1086" w:name="_Ref144112103"/>
      <w:r w:rsidRPr="00462199">
        <w:t>any QCiL Compensation or QCiL True-Up Compensation, including all Information relating to or arising from negotiations, discussions and correspondence in connection with any such QCiL Compensation or QCiL True-Up Compensation; and</w:t>
      </w:r>
      <w:bookmarkEnd w:id="1086"/>
    </w:p>
    <w:p w14:paraId="353729C5" w14:textId="77777777" w:rsidR="00D179D6" w:rsidRPr="00462199" w:rsidRDefault="00D179D6" w:rsidP="00942582">
      <w:pPr>
        <w:pStyle w:val="DefSubAshurst"/>
      </w:pPr>
      <w:bookmarkStart w:id="1087" w:name="_Ref144112104"/>
      <w:r w:rsidRPr="00462199">
        <w:t>for CCUS-Enabled Facilities only, any CO</w:t>
      </w:r>
      <w:r w:rsidRPr="00462199">
        <w:rPr>
          <w:vertAlign w:val="subscript"/>
        </w:rPr>
        <w:t>2</w:t>
      </w:r>
      <w:r w:rsidRPr="00462199">
        <w:t xml:space="preserve"> T&amp;S Termination Payment including all Information relating to or arising from negotiations, discussions and correspondence in respect of any such CO</w:t>
      </w:r>
      <w:r w:rsidRPr="00462199">
        <w:rPr>
          <w:vertAlign w:val="subscript"/>
        </w:rPr>
        <w:t>2</w:t>
      </w:r>
      <w:r w:rsidRPr="00462199">
        <w:t xml:space="preserve"> T&amp;S Termination Payment; and</w:t>
      </w:r>
      <w:bookmarkEnd w:id="1087"/>
    </w:p>
    <w:p w14:paraId="204A31FA" w14:textId="77777777" w:rsidR="00D179D6" w:rsidRPr="00462199" w:rsidRDefault="00D179D6" w:rsidP="00942582">
      <w:pPr>
        <w:pStyle w:val="DefinitionsAshurst"/>
      </w:pPr>
      <w:bookmarkStart w:id="1088" w:name="_Ref144112105"/>
      <w:r w:rsidRPr="00462199">
        <w:t>all Information which relates to or arises from negotiations, discussions and correspondence in connection with the LCHA,</w:t>
      </w:r>
      <w:bookmarkEnd w:id="1088"/>
    </w:p>
    <w:p w14:paraId="596BFB44" w14:textId="77777777" w:rsidR="00D179D6" w:rsidRPr="00462199" w:rsidRDefault="00D179D6" w:rsidP="005B3BB9">
      <w:pPr>
        <w:pStyle w:val="B12Ashurst"/>
      </w:pPr>
      <w:r w:rsidRPr="00462199">
        <w:lastRenderedPageBreak/>
        <w:t>but excluding in each case all Excluded Information;</w:t>
      </w:r>
    </w:p>
    <w:p w14:paraId="1E93496E" w14:textId="6153AD5C" w:rsidR="00D179D6" w:rsidRPr="00462199" w:rsidRDefault="00D179D6" w:rsidP="005B3BB9">
      <w:pPr>
        <w:pStyle w:val="DefinitionsClauseAshurst"/>
      </w:pPr>
      <w:bookmarkStart w:id="1089" w:name="_Ref144112106"/>
      <w:r w:rsidRPr="00462199">
        <w:rPr>
          <w:b/>
        </w:rPr>
        <w:t>"LCHA Counterparty Material LCHS Data Annex Amendment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_Ref144114618 \w \h </w:instrText>
      </w:r>
      <w:r w:rsidR="00583F8A">
        <w:fldChar w:fldCharType="separate"/>
      </w:r>
      <w:del w:id="1090" w:author="Faqir, Sofia (Energy Security)" w:date="2023-11-12T19:47:00Z">
        <w:r w:rsidR="00E473FC">
          <w:delText>51.7</w:delText>
        </w:r>
      </w:del>
      <w:r w:rsidR="00583F8A">
        <w:fldChar w:fldCharType="end"/>
      </w:r>
      <w:r w:rsidRPr="00462199">
        <w:t xml:space="preserve"> (</w:t>
      </w:r>
      <w:r w:rsidRPr="00462199">
        <w:rPr>
          <w:i/>
        </w:rPr>
        <w:t>Material LCHS Data Annex Amendment Procedure</w:t>
      </w:r>
      <w:r w:rsidRPr="00462199">
        <w:t>);</w:t>
      </w:r>
      <w:bookmarkEnd w:id="1089"/>
    </w:p>
    <w:p w14:paraId="1374BFC1" w14:textId="622E9F07" w:rsidR="00D179D6" w:rsidRPr="00462199" w:rsidRDefault="00D179D6" w:rsidP="005B3BB9">
      <w:pPr>
        <w:pStyle w:val="DefinitionsClauseAshurst"/>
      </w:pPr>
      <w:bookmarkStart w:id="1091" w:name="_Ref144112107"/>
      <w:r w:rsidRPr="00462199">
        <w:rPr>
          <w:b/>
        </w:rPr>
        <w:t>"LCHA Counterparty Measurement Data Breach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_Ref144113877 \w \h </w:instrText>
      </w:r>
      <w:r w:rsidR="00583F8A">
        <w:fldChar w:fldCharType="separate"/>
      </w:r>
      <w:del w:id="1092" w:author="Faqir, Sofia (Energy Security)" w:date="2023-11-12T19:47:00Z">
        <w:r w:rsidR="00E473FC">
          <w:delText>32.3</w:delText>
        </w:r>
      </w:del>
      <w:r w:rsidR="00583F8A">
        <w:fldChar w:fldCharType="end"/>
      </w:r>
      <w:r w:rsidRPr="00462199">
        <w:t xml:space="preserve"> (</w:t>
      </w:r>
      <w:r w:rsidRPr="00462199">
        <w:rPr>
          <w:i/>
        </w:rPr>
        <w:t>Notification by LCHA Counterparty of Measurement Data Obligation breach</w:t>
      </w:r>
      <w:r w:rsidRPr="00462199">
        <w:t>);</w:t>
      </w:r>
      <w:bookmarkEnd w:id="1091"/>
    </w:p>
    <w:p w14:paraId="00ED0AD6" w14:textId="3197AC01" w:rsidR="00D179D6" w:rsidRPr="00462199" w:rsidRDefault="00D179D6" w:rsidP="005B3BB9">
      <w:pPr>
        <w:pStyle w:val="DefinitionsClauseAshurst"/>
      </w:pPr>
      <w:bookmarkStart w:id="1093" w:name="_Ref144112108"/>
      <w:r w:rsidRPr="00462199">
        <w:rPr>
          <w:b/>
        </w:rPr>
        <w:t>"LCHA Counterparty Measurement Data Breach Response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_Ref144113900 \w \h </w:instrText>
      </w:r>
      <w:r w:rsidR="00583F8A">
        <w:fldChar w:fldCharType="separate"/>
      </w:r>
      <w:del w:id="1094" w:author="Faqir, Sofia (Energy Security)" w:date="2023-11-12T19:47:00Z">
        <w:r w:rsidR="00E473FC">
          <w:delText>32.8</w:delText>
        </w:r>
      </w:del>
      <w:r w:rsidR="00583F8A">
        <w:fldChar w:fldCharType="end"/>
      </w:r>
      <w:r w:rsidRPr="00462199">
        <w:t xml:space="preserve"> (</w:t>
      </w:r>
      <w:r w:rsidRPr="00462199">
        <w:rPr>
          <w:i/>
        </w:rPr>
        <w:t>Response to notification of a Producer Measurement Data Obligation breach</w:t>
      </w:r>
      <w:r w:rsidRPr="00462199">
        <w:t>);</w:t>
      </w:r>
      <w:bookmarkEnd w:id="1093"/>
    </w:p>
    <w:p w14:paraId="20C55E4E" w14:textId="22AE81C0" w:rsidR="00D179D6" w:rsidRPr="00462199" w:rsidRDefault="00D179D6" w:rsidP="005B3BB9">
      <w:pPr>
        <w:pStyle w:val="DefinitionsClauseAshurst"/>
      </w:pPr>
      <w:bookmarkStart w:id="1095" w:name="_Ref144112109"/>
      <w:r w:rsidRPr="00462199">
        <w:rPr>
          <w:b/>
        </w:rPr>
        <w:t>"LCHA Counterparty Offtaker Confirmation Response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_Ref144114087 \w \h </w:instrText>
      </w:r>
      <w:r w:rsidR="00583F8A">
        <w:fldChar w:fldCharType="separate"/>
      </w:r>
      <w:del w:id="1096" w:author="Faqir, Sofia (Energy Security)" w:date="2023-11-12T19:47:00Z">
        <w:r w:rsidR="00E473FC">
          <w:delText>36.4</w:delText>
        </w:r>
      </w:del>
      <w:r w:rsidR="00583F8A">
        <w:fldChar w:fldCharType="end"/>
      </w:r>
      <w:r w:rsidRPr="00462199">
        <w:t xml:space="preserve"> (</w:t>
      </w:r>
      <w:r w:rsidRPr="00462199">
        <w:rPr>
          <w:i/>
        </w:rPr>
        <w:t>LCHA Counterparty Offtaker Confirmation Response Notification</w:t>
      </w:r>
      <w:r w:rsidRPr="00462199">
        <w:t>);</w:t>
      </w:r>
      <w:bookmarkEnd w:id="1095"/>
    </w:p>
    <w:p w14:paraId="4EBF9068" w14:textId="1BB45EFF" w:rsidR="00D179D6" w:rsidRPr="00462199" w:rsidRDefault="00D179D6" w:rsidP="005B3BB9">
      <w:pPr>
        <w:pStyle w:val="DefinitionsClauseAshurst"/>
      </w:pPr>
      <w:bookmarkStart w:id="1097" w:name="_Ref144112110"/>
      <w:r w:rsidRPr="00462199">
        <w:rPr>
          <w:b/>
        </w:rPr>
        <w:t>"LCHA Counterparty Offtaker Confirmation Response Notice Deadline"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_Ref144114099 \w \h </w:instrText>
      </w:r>
      <w:r w:rsidR="00583F8A">
        <w:fldChar w:fldCharType="separate"/>
      </w:r>
      <w:del w:id="1098" w:author="Faqir, Sofia (Energy Security)" w:date="2023-11-12T19:47:00Z">
        <w:r w:rsidR="00E473FC">
          <w:delText>36.6</w:delText>
        </w:r>
      </w:del>
      <w:r w:rsidR="00583F8A">
        <w:fldChar w:fldCharType="end"/>
      </w:r>
      <w:r w:rsidRPr="00462199">
        <w:t xml:space="preserve"> (</w:t>
      </w:r>
      <w:r w:rsidRPr="00462199">
        <w:rPr>
          <w:i/>
        </w:rPr>
        <w:t>Offtaker Confirmation Request Notice: deemed agreement</w:t>
      </w:r>
      <w:r w:rsidRPr="00462199">
        <w:t>);</w:t>
      </w:r>
      <w:bookmarkEnd w:id="1097"/>
    </w:p>
    <w:p w14:paraId="2613C25B" w14:textId="71AD119C" w:rsidR="00D179D6" w:rsidRPr="00462199" w:rsidRDefault="00D179D6" w:rsidP="005B3BB9">
      <w:pPr>
        <w:pStyle w:val="DefinitionsClauseAshurst"/>
      </w:pPr>
      <w:bookmarkStart w:id="1099" w:name="_Ref144112111"/>
      <w:r w:rsidRPr="00462199">
        <w:rPr>
          <w:b/>
        </w:rPr>
        <w:t>"LCHA Counterparty Own Consumption Breach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_Ref144114181 \w \h </w:instrText>
      </w:r>
      <w:r w:rsidR="00583F8A">
        <w:fldChar w:fldCharType="separate"/>
      </w:r>
      <w:del w:id="1100" w:author="Faqir, Sofia (Energy Security)" w:date="2023-11-12T19:47:00Z">
        <w:r w:rsidR="00E473FC">
          <w:delText>37.7</w:delText>
        </w:r>
      </w:del>
      <w:r w:rsidR="00583F8A">
        <w:fldChar w:fldCharType="end"/>
      </w:r>
      <w:r w:rsidRPr="00462199">
        <w:t xml:space="preserve"> (</w:t>
      </w:r>
      <w:r w:rsidRPr="00462199">
        <w:rPr>
          <w:i/>
        </w:rPr>
        <w:t>Notification by LCHA Counterparty of Own Consumption Obligation breach</w:t>
      </w:r>
      <w:r w:rsidRPr="00462199">
        <w:t>);</w:t>
      </w:r>
      <w:bookmarkEnd w:id="1099"/>
    </w:p>
    <w:p w14:paraId="5F13F3AD" w14:textId="77777777" w:rsidR="00D179D6" w:rsidRPr="00462199" w:rsidRDefault="00D179D6" w:rsidP="005B3BB9">
      <w:pPr>
        <w:pStyle w:val="DefinitionsClauseAshurst"/>
      </w:pPr>
      <w:bookmarkStart w:id="1101" w:name="_Ref144112112"/>
      <w:r w:rsidRPr="00462199">
        <w:rPr>
          <w:b/>
        </w:rPr>
        <w:t>"LCHA Counterparty Permitted Purposes"</w:t>
      </w:r>
      <w:r w:rsidRPr="00462199">
        <w:t xml:space="preserve"> means:</w:t>
      </w:r>
      <w:bookmarkEnd w:id="1101"/>
    </w:p>
    <w:p w14:paraId="1B780CCA" w14:textId="77777777" w:rsidR="00D179D6" w:rsidRPr="00462199" w:rsidRDefault="00D179D6" w:rsidP="00942582">
      <w:pPr>
        <w:pStyle w:val="DefinitionsAshurst"/>
      </w:pPr>
      <w:bookmarkStart w:id="1102" w:name="_Ref144112113"/>
      <w:r w:rsidRPr="00462199">
        <w:t>complying with the LCHA Counterparty's responsibilities and obligations, and exercising the LCHA Counterparty's rights, powers and discretions, under or in connection with the LCHA, any other LCHA Document, or any other UKLCH Programme LCHA, including the LCHA Counterparty's right to publish ASP and Emissions Data;</w:t>
      </w:r>
      <w:bookmarkEnd w:id="1102"/>
    </w:p>
    <w:p w14:paraId="678F6C29" w14:textId="4B13D2D9" w:rsidR="00D179D6" w:rsidRPr="00462199" w:rsidRDefault="00D179D6" w:rsidP="00942582">
      <w:pPr>
        <w:pStyle w:val="DefinitionsAshurst"/>
      </w:pPr>
      <w:bookmarkStart w:id="1103" w:name="_Ref144112114"/>
      <w:r w:rsidRPr="00462199">
        <w:t xml:space="preserve">complying with the LCHA Counterparty's responsibilities and obligations under or by virtue of the </w:t>
      </w:r>
      <w:r w:rsidR="00942024">
        <w:t>EA 2023</w:t>
      </w:r>
      <w:r w:rsidRPr="00462199">
        <w:t>, any other Law, or any Directive, policy or guidance</w:t>
      </w:r>
      <w:r w:rsidR="001D778D">
        <w:t xml:space="preserve"> </w:t>
      </w:r>
      <w:r w:rsidR="001D778D" w:rsidRPr="001D778D">
        <w:t>including but not limited to the LCHA Counterparty's register obligations and responsibilities under the Hydrogen Production Revenue Support (Directions, Eligibility and Counterparty) Regulations 2023</w:t>
      </w:r>
      <w:r w:rsidRPr="00462199">
        <w:t>;</w:t>
      </w:r>
      <w:bookmarkEnd w:id="1103"/>
    </w:p>
    <w:p w14:paraId="04354561" w14:textId="77777777" w:rsidR="00D179D6" w:rsidRPr="00462199" w:rsidRDefault="00D179D6" w:rsidP="00942582">
      <w:pPr>
        <w:pStyle w:val="DefinitionsAshurst"/>
      </w:pPr>
      <w:bookmarkStart w:id="1104" w:name="_Ref144112115"/>
      <w:r w:rsidRPr="00462199">
        <w:t>reporting on the establishment, administration, performance or operation of, or compliance or non-compliance with, the obligations and arrangements contemplated by, or provided for in, the LCHA and UKLCH Programme LCHAs;</w:t>
      </w:r>
      <w:bookmarkEnd w:id="1104"/>
    </w:p>
    <w:p w14:paraId="0AB33D9C" w14:textId="77777777" w:rsidR="00D179D6" w:rsidRPr="00462199" w:rsidRDefault="00D179D6" w:rsidP="00942582">
      <w:pPr>
        <w:pStyle w:val="DefinitionsAshurst"/>
      </w:pPr>
      <w:bookmarkStart w:id="1105" w:name="_Ref144112116"/>
      <w:r w:rsidRPr="00462199">
        <w:t>reporting to the Secretary of State on the performance, operation, and LCHA Settlement Activities of the Project to enable or assist the Secretary of State to fulfil its functions in connection with the UKLCH Programme LCHA and/or UKLCH Programme. The Secretary of State's functions include:</w:t>
      </w:r>
      <w:bookmarkEnd w:id="1105"/>
    </w:p>
    <w:p w14:paraId="194F32F6" w14:textId="77777777" w:rsidR="00D179D6" w:rsidRPr="00462199" w:rsidRDefault="00D179D6" w:rsidP="00942582">
      <w:pPr>
        <w:pStyle w:val="DefSubAshurst"/>
      </w:pPr>
      <w:bookmarkStart w:id="1106" w:name="_Ref144112117"/>
      <w:r w:rsidRPr="00462199">
        <w:t>the development of the UKLCH Programme LCHA;</w:t>
      </w:r>
      <w:bookmarkEnd w:id="1106"/>
    </w:p>
    <w:p w14:paraId="0E62BE11" w14:textId="77777777" w:rsidR="00D179D6" w:rsidRPr="00462199" w:rsidRDefault="00D179D6" w:rsidP="00942582">
      <w:pPr>
        <w:pStyle w:val="DefSubAshurst"/>
      </w:pPr>
      <w:bookmarkStart w:id="1107" w:name="_Ref144112118"/>
      <w:r w:rsidRPr="00462199">
        <w:t>the development of the UKLCH Programme; and</w:t>
      </w:r>
      <w:bookmarkEnd w:id="1107"/>
    </w:p>
    <w:p w14:paraId="7D225C93" w14:textId="77777777" w:rsidR="00D179D6" w:rsidRPr="00462199" w:rsidRDefault="00D179D6" w:rsidP="00942582">
      <w:pPr>
        <w:pStyle w:val="DefSubAshurst"/>
      </w:pPr>
      <w:bookmarkStart w:id="1108" w:name="_Ref144112119"/>
      <w:r w:rsidRPr="00462199">
        <w:t>any examination of the performance, efficiency, and effectiveness of the Project; and</w:t>
      </w:r>
      <w:bookmarkEnd w:id="1108"/>
    </w:p>
    <w:p w14:paraId="2A4681C5" w14:textId="001DBFA1" w:rsidR="00D179D6" w:rsidRPr="00462199" w:rsidRDefault="00D179D6" w:rsidP="00942582">
      <w:pPr>
        <w:pStyle w:val="DefSubAshurst"/>
      </w:pPr>
      <w:bookmarkStart w:id="1109" w:name="_Ref144112120"/>
      <w:r w:rsidRPr="00462199">
        <w:t>reporting on the development of an observable market benchmark price for low carbon hydrogen;</w:t>
      </w:r>
      <w:bookmarkEnd w:id="1109"/>
    </w:p>
    <w:p w14:paraId="6DED1A89" w14:textId="178977A0" w:rsidR="00D179D6" w:rsidRPr="00462199" w:rsidRDefault="00D179D6" w:rsidP="005B3BB9">
      <w:pPr>
        <w:pStyle w:val="DefinitionsClauseAshurst"/>
      </w:pPr>
      <w:bookmarkStart w:id="1110" w:name="_Ref144112121"/>
      <w:r w:rsidRPr="00462199">
        <w:rPr>
          <w:b/>
        </w:rPr>
        <w:lastRenderedPageBreak/>
        <w:t>"LCHA Counterparty QCiL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_Ref144114310 \w \h </w:instrText>
      </w:r>
      <w:r w:rsidR="00583F8A">
        <w:fldChar w:fldCharType="separate"/>
      </w:r>
      <w:del w:id="1111" w:author="Faqir, Sofia (Energy Security)" w:date="2023-11-12T19:47:00Z">
        <w:r w:rsidR="00E473FC">
          <w:delText>42.1</w:delText>
        </w:r>
      </w:del>
      <w:r w:rsidR="00583F8A">
        <w:fldChar w:fldCharType="end"/>
      </w:r>
      <w:r w:rsidRPr="00462199">
        <w:t xml:space="preserve"> (</w:t>
      </w:r>
      <w:r w:rsidRPr="00462199">
        <w:rPr>
          <w:i/>
        </w:rPr>
        <w:t>LCHA Counterparty QCiL Notice</w:t>
      </w:r>
      <w:r w:rsidRPr="00462199">
        <w:t>);</w:t>
      </w:r>
      <w:bookmarkEnd w:id="1110"/>
    </w:p>
    <w:p w14:paraId="3C1FEDE9" w14:textId="0FBEE29C" w:rsidR="00D179D6" w:rsidRPr="00462199" w:rsidRDefault="00D179D6" w:rsidP="005B3BB9">
      <w:pPr>
        <w:pStyle w:val="DefinitionsClauseAshurst"/>
      </w:pPr>
      <w:bookmarkStart w:id="1112" w:name="_Ref144112122"/>
      <w:r w:rsidRPr="00462199">
        <w:rPr>
          <w:b/>
        </w:rPr>
        <w:t>"LCHA Counterparty QCiL True-Up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_Ref144114486 \w \h </w:instrText>
      </w:r>
      <w:r w:rsidR="00583F8A">
        <w:fldChar w:fldCharType="separate"/>
      </w:r>
      <w:del w:id="1113" w:author="Faqir, Sofia (Energy Security)" w:date="2023-11-12T19:47:00Z">
        <w:r w:rsidR="00E473FC">
          <w:delText>45.1</w:delText>
        </w:r>
      </w:del>
      <w:r w:rsidR="00583F8A">
        <w:fldChar w:fldCharType="end"/>
      </w:r>
      <w:r w:rsidRPr="00462199">
        <w:t xml:space="preserve"> (</w:t>
      </w:r>
      <w:r w:rsidRPr="00462199">
        <w:rPr>
          <w:i/>
        </w:rPr>
        <w:t>LCHA Counterparty QCiL True-Up Notice</w:t>
      </w:r>
      <w:r w:rsidRPr="00462199">
        <w:t>);</w:t>
      </w:r>
      <w:bookmarkEnd w:id="1112"/>
    </w:p>
    <w:p w14:paraId="2FF6CC1A" w14:textId="77777777" w:rsidR="00D179D6" w:rsidRPr="00462199" w:rsidRDefault="00D179D6" w:rsidP="005B3BB9">
      <w:pPr>
        <w:pStyle w:val="DefinitionsClauseAshurst"/>
      </w:pPr>
      <w:bookmarkStart w:id="1114" w:name="_Ref144112123"/>
      <w:r w:rsidRPr="00462199">
        <w:rPr>
          <w:b/>
        </w:rPr>
        <w:t>"LCHA Counterparty Restricted Purposes"</w:t>
      </w:r>
      <w:r w:rsidRPr="00462199">
        <w:t xml:space="preserve"> means:</w:t>
      </w:r>
      <w:bookmarkEnd w:id="1114"/>
    </w:p>
    <w:p w14:paraId="2A00CDB9" w14:textId="77777777" w:rsidR="00D179D6" w:rsidRPr="00462199" w:rsidRDefault="00D179D6" w:rsidP="00942582">
      <w:pPr>
        <w:pStyle w:val="DefinitionsAshurst"/>
      </w:pPr>
      <w:bookmarkStart w:id="1115" w:name="_Ref144112124"/>
      <w:r w:rsidRPr="00462199">
        <w:t>complying with the LCHA Counterparty's responsibilities and obligations, and exercising the LCHA Counterparty's rights, powers and discretions, under or in connection with the LCHA, any other LCHA Document or any other UKLCH Programme LCHA; and</w:t>
      </w:r>
      <w:bookmarkEnd w:id="1115"/>
    </w:p>
    <w:p w14:paraId="7BE10899" w14:textId="13BD01EC" w:rsidR="00D179D6" w:rsidRPr="00462199" w:rsidRDefault="00D179D6" w:rsidP="00942582">
      <w:pPr>
        <w:pStyle w:val="DefinitionsAshurst"/>
      </w:pPr>
      <w:bookmarkStart w:id="1116" w:name="_Ref144112125"/>
      <w:r w:rsidRPr="00462199">
        <w:t xml:space="preserve">complying with the LCHA Counterparty's responsibilities and obligations under or by virtue of the </w:t>
      </w:r>
      <w:r w:rsidR="00942024">
        <w:t>EA 2023</w:t>
      </w:r>
      <w:r w:rsidRPr="00462199">
        <w:t>, any other Law, or any Directive, policy or guidance;</w:t>
      </w:r>
      <w:bookmarkEnd w:id="1116"/>
    </w:p>
    <w:p w14:paraId="0313BFFC" w14:textId="2E4C39AA" w:rsidR="00D179D6" w:rsidRDefault="00D179D6" w:rsidP="005B3BB9">
      <w:pPr>
        <w:pStyle w:val="DefinitionsClauseAshurst"/>
      </w:pPr>
      <w:bookmarkStart w:id="1117" w:name="_Ref144112126"/>
      <w:r w:rsidRPr="00462199">
        <w:rPr>
          <w:b/>
        </w:rPr>
        <w:t>"LCHA Documents"</w:t>
      </w:r>
      <w:r w:rsidRPr="00462199">
        <w:t xml:space="preserve"> means the LCHA and each of the agreements entered into between the Parties pursuant to it and </w:t>
      </w:r>
      <w:r w:rsidRPr="00462199">
        <w:rPr>
          <w:b/>
        </w:rPr>
        <w:t>"LCHA Document"</w:t>
      </w:r>
      <w:r w:rsidRPr="00462199">
        <w:t xml:space="preserve"> shall be construed accordingly;</w:t>
      </w:r>
      <w:bookmarkEnd w:id="1117"/>
    </w:p>
    <w:p w14:paraId="3D4CF916" w14:textId="290837F7" w:rsidR="00A41B8C" w:rsidRPr="00462199" w:rsidRDefault="00A41B8C" w:rsidP="005B3BB9">
      <w:pPr>
        <w:pStyle w:val="DefinitionsClauseAshurst"/>
      </w:pPr>
      <w:r>
        <w:rPr>
          <w:b/>
          <w:bCs/>
        </w:rPr>
        <w:t xml:space="preserve">"LCHA Meter Audit" </w:t>
      </w:r>
      <w:r>
        <w:t xml:space="preserve">has the meaning given to such term in </w:t>
      </w:r>
      <w:r>
        <w:fldChar w:fldCharType="begin"/>
      </w:r>
      <w:r>
        <w:instrText xml:space="preserve"> REF _Ref144116142 \r \h </w:instrText>
      </w:r>
      <w:r>
        <w:fldChar w:fldCharType="separate"/>
      </w:r>
      <w:del w:id="1118" w:author="Faqir, Sofia (Energy Security)" w:date="2023-11-12T19:47:00Z">
        <w:r w:rsidR="00E473FC">
          <w:delText>Annex 9</w:delText>
        </w:r>
      </w:del>
      <w:r>
        <w:fldChar w:fldCharType="end"/>
      </w:r>
      <w:r>
        <w:t xml:space="preserve"> (</w:t>
      </w:r>
      <w:r>
        <w:rPr>
          <w:i/>
          <w:iCs/>
        </w:rPr>
        <w:t>Metering Operational Framework and Technical Specifications</w:t>
      </w:r>
      <w:r>
        <w:t xml:space="preserve">); </w:t>
      </w:r>
    </w:p>
    <w:p w14:paraId="27B8D754" w14:textId="77777777" w:rsidR="00D179D6" w:rsidRPr="00462199" w:rsidRDefault="00D179D6" w:rsidP="005B3BB9">
      <w:pPr>
        <w:pStyle w:val="DefinitionsClauseAshurst"/>
      </w:pPr>
      <w:bookmarkStart w:id="1119" w:name="_Ref144112127"/>
      <w:r w:rsidRPr="00462199">
        <w:rPr>
          <w:b/>
        </w:rPr>
        <w:t>"LCHA Producers"</w:t>
      </w:r>
      <w:r w:rsidRPr="00462199">
        <w:t xml:space="preserve"> means, at the relevant time, all parties (other than the LCHA Counterparty) to UKLCH Programme LCHAs, provided that, where there are two (2) or more parties to any UKLCH Programme LCHA other than the LCHA Counterparty, only one (1) of them shall be counted for the purposes of this definition;</w:t>
      </w:r>
      <w:bookmarkEnd w:id="1119"/>
    </w:p>
    <w:p w14:paraId="79296E82" w14:textId="77777777" w:rsidR="00D179D6" w:rsidRPr="00462199" w:rsidRDefault="00D179D6" w:rsidP="005B3BB9">
      <w:pPr>
        <w:pStyle w:val="DefinitionsClauseAshurst"/>
      </w:pPr>
      <w:bookmarkStart w:id="1120" w:name="_Ref144112128"/>
      <w:r w:rsidRPr="00462199">
        <w:rPr>
          <w:b/>
        </w:rPr>
        <w:t>"LCHA Sales Cap"</w:t>
      </w:r>
      <w:r w:rsidRPr="00462199">
        <w:t xml:space="preserve"> means the Initial LCHA Sales Cap, as may be amended from time to time in accordance with the LCHA;</w:t>
      </w:r>
      <w:bookmarkEnd w:id="1120"/>
    </w:p>
    <w:p w14:paraId="45815C86" w14:textId="77777777" w:rsidR="00D179D6" w:rsidRPr="00462199" w:rsidRDefault="00D179D6" w:rsidP="005B3BB9">
      <w:pPr>
        <w:pStyle w:val="DefinitionsClauseAshurst"/>
      </w:pPr>
      <w:bookmarkStart w:id="1121" w:name="_Ref144112129"/>
      <w:r w:rsidRPr="00462199">
        <w:rPr>
          <w:b/>
        </w:rPr>
        <w:t>"LCHA Settlement Activities"</w:t>
      </w:r>
      <w:r w:rsidRPr="00462199">
        <w:t xml:space="preserve"> means:</w:t>
      </w:r>
      <w:bookmarkEnd w:id="1121"/>
    </w:p>
    <w:p w14:paraId="0EC75EB8" w14:textId="77777777" w:rsidR="00D179D6" w:rsidRPr="00462199" w:rsidRDefault="00D179D6" w:rsidP="00942582">
      <w:pPr>
        <w:pStyle w:val="DefinitionsAshurst"/>
      </w:pPr>
      <w:bookmarkStart w:id="1122" w:name="_Ref144112130"/>
      <w:r w:rsidRPr="00462199">
        <w:t>the calculation, invoicing, recalculation and settlement of payments to be made pursuant to the LCHA; and</w:t>
      </w:r>
      <w:bookmarkEnd w:id="1122"/>
    </w:p>
    <w:p w14:paraId="11896AC0" w14:textId="3B57C889" w:rsidR="00D179D6" w:rsidRPr="00462199" w:rsidRDefault="00D179D6" w:rsidP="00942582">
      <w:pPr>
        <w:pStyle w:val="DefinitionsAshurst"/>
      </w:pPr>
      <w:bookmarkStart w:id="1123" w:name="_Ref144112131"/>
      <w:r w:rsidRPr="00462199">
        <w:t xml:space="preserve">the calculation of collateral requirements and the provision of collateral in accordance with </w:t>
      </w:r>
      <w:r>
        <w:fldChar w:fldCharType="begin"/>
      </w:r>
      <w:r>
        <w:instrText xml:space="preserve"> REF _Ref144118022 \w \h </w:instrText>
      </w:r>
      <w:r>
        <w:fldChar w:fldCharType="separate"/>
      </w:r>
      <w:del w:id="1124" w:author="Faqir, Sofia (Energy Security)" w:date="2023-11-12T19:47:00Z">
        <w:r w:rsidR="00E473FC">
          <w:delText>Part 10</w:delText>
        </w:r>
      </w:del>
      <w:r>
        <w:fldChar w:fldCharType="end"/>
      </w:r>
      <w:r w:rsidRPr="00462199">
        <w:t xml:space="preserve"> (</w:t>
      </w:r>
      <w:r w:rsidRPr="00462199">
        <w:rPr>
          <w:i/>
          <w:iCs/>
        </w:rPr>
        <w:t>Credit Support</w:t>
      </w:r>
      <w:r w:rsidRPr="00462199">
        <w:t>);</w:t>
      </w:r>
      <w:bookmarkEnd w:id="1123"/>
    </w:p>
    <w:p w14:paraId="5FD0FA2D" w14:textId="77777777" w:rsidR="00D179D6" w:rsidRPr="00462199" w:rsidRDefault="00D179D6" w:rsidP="005B3BB9">
      <w:pPr>
        <w:pStyle w:val="DefinitionsClauseAshurst"/>
      </w:pPr>
      <w:bookmarkStart w:id="1125" w:name="_Ref144112132"/>
      <w:r w:rsidRPr="00462199">
        <w:rPr>
          <w:b/>
        </w:rPr>
        <w:t>"LCHA Settlement Required Information"</w:t>
      </w:r>
      <w:r w:rsidRPr="00462199">
        <w:t xml:space="preserve"> means all the Information required by the LCHA Counterparty, or the LCHA Settlement Services Provider on its behalf, relating to the LCHA and required by it to carry out the LCHA Settlement Activities;</w:t>
      </w:r>
      <w:bookmarkEnd w:id="1125"/>
    </w:p>
    <w:p w14:paraId="6F1A738D" w14:textId="77777777" w:rsidR="00D179D6" w:rsidRPr="00462199" w:rsidRDefault="00D179D6" w:rsidP="005B3BB9">
      <w:pPr>
        <w:pStyle w:val="DefinitionsClauseAshurst"/>
      </w:pPr>
      <w:bookmarkStart w:id="1126" w:name="_Ref144112133"/>
      <w:r w:rsidRPr="00462199">
        <w:rPr>
          <w:b/>
        </w:rPr>
        <w:t>"LCHA Settlement Services Provider"</w:t>
      </w:r>
      <w:r w:rsidRPr="00462199">
        <w:t xml:space="preserve"> means: (i) the LCHA Counterparty; or (ii) any person appointed for the time being and from time to time by the LCHA Counterparty to carry out any of the LCHA Settlement Activities;</w:t>
      </w:r>
      <w:bookmarkEnd w:id="1126"/>
    </w:p>
    <w:p w14:paraId="64CFD4F1" w14:textId="77777777" w:rsidR="00D179D6" w:rsidRPr="00462199" w:rsidRDefault="00D179D6" w:rsidP="005B3BB9">
      <w:pPr>
        <w:pStyle w:val="DefinitionsClauseAshurst"/>
      </w:pPr>
      <w:bookmarkStart w:id="1127" w:name="_Ref144112134"/>
      <w:r w:rsidRPr="00462199">
        <w:rPr>
          <w:b/>
        </w:rPr>
        <w:t>"LCHA Technical Dispute"</w:t>
      </w:r>
      <w:r w:rsidRPr="00462199">
        <w:t xml:space="preserve"> means (as applicable) any:</w:t>
      </w:r>
      <w:bookmarkEnd w:id="1127"/>
    </w:p>
    <w:p w14:paraId="142910F9" w14:textId="77777777" w:rsidR="00D179D6" w:rsidRPr="00462199" w:rsidRDefault="00D179D6" w:rsidP="00942582">
      <w:pPr>
        <w:pStyle w:val="DefinitionsAshurst"/>
      </w:pPr>
      <w:bookmarkStart w:id="1128" w:name="_Ref144112135"/>
      <w:r w:rsidRPr="00462199">
        <w:t>Electricity Metering Dispute;</w:t>
      </w:r>
      <w:bookmarkEnd w:id="1128"/>
    </w:p>
    <w:p w14:paraId="067CD7C2" w14:textId="77777777" w:rsidR="00D179D6" w:rsidRPr="00462199" w:rsidRDefault="00D179D6" w:rsidP="00942582">
      <w:pPr>
        <w:pStyle w:val="DefinitionsAshurst"/>
      </w:pPr>
      <w:bookmarkStart w:id="1129" w:name="_Ref144112136"/>
      <w:r w:rsidRPr="00462199">
        <w:t>Hydrogen Metering Dispute;</w:t>
      </w:r>
      <w:bookmarkEnd w:id="1129"/>
    </w:p>
    <w:p w14:paraId="7E6DE2E6" w14:textId="77777777" w:rsidR="00D179D6" w:rsidRPr="00462199" w:rsidRDefault="00D179D6" w:rsidP="00942582">
      <w:pPr>
        <w:pStyle w:val="DefinitionsAshurst"/>
      </w:pPr>
      <w:bookmarkStart w:id="1130" w:name="_Ref144112137"/>
      <w:r w:rsidRPr="00462199">
        <w:t>Water Metering Dispute; and</w:t>
      </w:r>
      <w:bookmarkEnd w:id="1130"/>
    </w:p>
    <w:p w14:paraId="58A67EF3" w14:textId="77777777" w:rsidR="00D179D6" w:rsidRPr="00462199" w:rsidRDefault="00D179D6" w:rsidP="00942582">
      <w:pPr>
        <w:pStyle w:val="DefinitionsAshurst"/>
      </w:pPr>
      <w:bookmarkStart w:id="1131" w:name="_Ref144112138"/>
      <w:r w:rsidRPr="00462199">
        <w:t>for CCUS-Enabled Facilities only:</w:t>
      </w:r>
      <w:bookmarkEnd w:id="1131"/>
    </w:p>
    <w:p w14:paraId="0661119D" w14:textId="14BC6909" w:rsidR="00D179D6" w:rsidRPr="00462199" w:rsidRDefault="00C97D09" w:rsidP="00942582">
      <w:pPr>
        <w:pStyle w:val="DefSubAshurst"/>
      </w:pPr>
      <w:bookmarkStart w:id="1132" w:name="_Ref144112139"/>
      <w:r>
        <w:t xml:space="preserve">Feedstock </w:t>
      </w:r>
      <w:r w:rsidR="00585399">
        <w:t>Gas</w:t>
      </w:r>
      <w:r w:rsidR="00D179D6" w:rsidRPr="00462199">
        <w:t xml:space="preserve"> Metering Dispute;</w:t>
      </w:r>
      <w:bookmarkEnd w:id="1132"/>
    </w:p>
    <w:p w14:paraId="54ED65A3" w14:textId="77777777" w:rsidR="00D179D6" w:rsidRPr="00462199" w:rsidRDefault="00D179D6" w:rsidP="00942582">
      <w:pPr>
        <w:pStyle w:val="DefSubAshurst"/>
      </w:pPr>
      <w:bookmarkStart w:id="1133" w:name="_Ref144112140"/>
      <w:r w:rsidRPr="00462199">
        <w:lastRenderedPageBreak/>
        <w:t>Oxygen Metering Dispute; and/or</w:t>
      </w:r>
      <w:bookmarkEnd w:id="1133"/>
    </w:p>
    <w:p w14:paraId="3261017F" w14:textId="77777777" w:rsidR="00D179D6" w:rsidRPr="00462199" w:rsidRDefault="00D179D6" w:rsidP="00942582">
      <w:pPr>
        <w:pStyle w:val="DefSubAshurst"/>
      </w:pPr>
      <w:bookmarkStart w:id="1134" w:name="_Ref144112141"/>
      <w:r w:rsidRPr="00462199">
        <w:t>CO</w:t>
      </w:r>
      <w:r w:rsidRPr="00462199">
        <w:rPr>
          <w:vertAlign w:val="subscript"/>
        </w:rPr>
        <w:t>2</w:t>
      </w:r>
      <w:r w:rsidRPr="00462199">
        <w:t xml:space="preserve"> Measurement Dispute;</w:t>
      </w:r>
      <w:bookmarkEnd w:id="1134"/>
    </w:p>
    <w:p w14:paraId="4E833276" w14:textId="02775751" w:rsidR="00D179D6" w:rsidRPr="00462199" w:rsidRDefault="00D179D6" w:rsidP="002D4185">
      <w:pPr>
        <w:pStyle w:val="DefinitionsClauseAshurst"/>
      </w:pPr>
      <w:bookmarkStart w:id="1135" w:name="_Ref144112142"/>
      <w:r w:rsidRPr="00462199">
        <w:rPr>
          <w:b/>
        </w:rPr>
        <w:t>"LCHA Technical Dispute Deadline"</w:t>
      </w:r>
      <w:r w:rsidRPr="00462199">
        <w:t xml:space="preserve"> means the date which is twenty (20) Months after the Billing Period in which the disputed Day occurred;</w:t>
      </w:r>
      <w:bookmarkEnd w:id="1135"/>
    </w:p>
    <w:p w14:paraId="1A33C418" w14:textId="77777777" w:rsidR="00D179D6" w:rsidRPr="00462199" w:rsidRDefault="00D179D6" w:rsidP="005B3BB9">
      <w:pPr>
        <w:pStyle w:val="DefinitionsClauseAshurst"/>
      </w:pPr>
      <w:bookmarkStart w:id="1136" w:name="_Ref144112143"/>
      <w:r w:rsidRPr="00462199">
        <w:rPr>
          <w:b/>
        </w:rPr>
        <w:t>"LCHS"</w:t>
      </w:r>
      <w:r w:rsidRPr="00462199">
        <w:t xml:space="preserve"> means:</w:t>
      </w:r>
      <w:bookmarkEnd w:id="1136"/>
    </w:p>
    <w:p w14:paraId="4EF67D6C" w14:textId="77777777" w:rsidR="00D179D6" w:rsidRPr="00462199" w:rsidRDefault="00D179D6" w:rsidP="00942582">
      <w:pPr>
        <w:pStyle w:val="DefinitionsAshurst"/>
      </w:pPr>
      <w:bookmarkStart w:id="1137" w:name="_Ref144112144"/>
      <w:r w:rsidRPr="00462199">
        <w:t>the LCHS Agreed Version; and</w:t>
      </w:r>
      <w:bookmarkEnd w:id="1137"/>
    </w:p>
    <w:p w14:paraId="6136749F" w14:textId="77777777" w:rsidR="00D179D6" w:rsidRPr="00462199" w:rsidRDefault="00D179D6" w:rsidP="00942582">
      <w:pPr>
        <w:pStyle w:val="DefinitionsAshurst"/>
      </w:pPr>
      <w:bookmarkStart w:id="1138" w:name="_Ref144112145"/>
      <w:r w:rsidRPr="00462199">
        <w:t>the LCHS Data Annex;</w:t>
      </w:r>
      <w:bookmarkEnd w:id="1138"/>
    </w:p>
    <w:p w14:paraId="0124D02E" w14:textId="77777777" w:rsidR="00D179D6" w:rsidRPr="00462199" w:rsidRDefault="00D179D6" w:rsidP="002D4185">
      <w:pPr>
        <w:pStyle w:val="DefinitionsClauseAshurst"/>
      </w:pPr>
      <w:bookmarkStart w:id="1139" w:name="_Ref144112146"/>
      <w:r w:rsidRPr="00462199">
        <w:rPr>
          <w:b/>
        </w:rPr>
        <w:t xml:space="preserve">"LCHS Agreed Version" </w:t>
      </w:r>
      <w:r w:rsidRPr="00462199">
        <w:t>means the version of the document entitled 'UK Low Carbon Hydrogen Standard' specified in the Agreement, including any schedules or annexes other than the LCHS Data Annex;</w:t>
      </w:r>
      <w:bookmarkStart w:id="1140" w:name="_Ref144117898"/>
      <w:r w:rsidRPr="00462199">
        <w:rPr>
          <w:rStyle w:val="FootnoteReference"/>
        </w:rPr>
        <w:footnoteReference w:id="32"/>
      </w:r>
      <w:bookmarkEnd w:id="1139"/>
      <w:bookmarkEnd w:id="1140"/>
    </w:p>
    <w:p w14:paraId="7C533512" w14:textId="08C2DCE9" w:rsidR="00D179D6" w:rsidRPr="00462199" w:rsidRDefault="00D179D6" w:rsidP="005B3BB9">
      <w:pPr>
        <w:pStyle w:val="DefinitionsClauseAshurst"/>
      </w:pPr>
      <w:bookmarkStart w:id="1141" w:name="_Ref144112147"/>
      <w:r w:rsidRPr="00462199">
        <w:rPr>
          <w:b/>
        </w:rPr>
        <w:t>"LCHS Audit Notice"</w:t>
      </w:r>
      <w:r w:rsidRPr="00462199">
        <w:t xml:space="preserve"> has the meaning given to that term in paragraph </w:t>
      </w:r>
      <w:r>
        <w:fldChar w:fldCharType="begin"/>
      </w:r>
      <w:r>
        <w:instrText xml:space="preserve"> REF _Ref144115875 \w \h </w:instrText>
      </w:r>
      <w:r>
        <w:fldChar w:fldCharType="separate"/>
      </w:r>
      <w:del w:id="1142"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4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41"/>
    </w:p>
    <w:p w14:paraId="1F27F4DE" w14:textId="6BFAD2ED" w:rsidR="00D179D6" w:rsidRPr="00462199" w:rsidRDefault="00D179D6" w:rsidP="005B3BB9">
      <w:pPr>
        <w:pStyle w:val="DefinitionsClauseAshurst"/>
      </w:pPr>
      <w:bookmarkStart w:id="1144" w:name="_Ref144112148"/>
      <w:r w:rsidRPr="00462199">
        <w:rPr>
          <w:b/>
        </w:rPr>
        <w:t>"LCHS Audit Report"</w:t>
      </w:r>
      <w:r w:rsidRPr="00462199">
        <w:t xml:space="preserve"> has the meaning given to that term in paragraph </w:t>
      </w:r>
      <w:r>
        <w:fldChar w:fldCharType="begin"/>
      </w:r>
      <w:r>
        <w:instrText xml:space="preserve"> REF _Ref144115875 \w \h </w:instrText>
      </w:r>
      <w:r>
        <w:fldChar w:fldCharType="separate"/>
      </w:r>
      <w:del w:id="1145"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46"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44"/>
    </w:p>
    <w:p w14:paraId="5AE9BB4B" w14:textId="4FDF2D73" w:rsidR="00D179D6" w:rsidRPr="00462199" w:rsidRDefault="00D179D6" w:rsidP="005B3BB9">
      <w:pPr>
        <w:pStyle w:val="DefinitionsClauseAshurst"/>
      </w:pPr>
      <w:bookmarkStart w:id="1147" w:name="_Ref144112149"/>
      <w:r w:rsidRPr="00462199">
        <w:rPr>
          <w:b/>
        </w:rPr>
        <w:t>"LCHS Audit Right"</w:t>
      </w:r>
      <w:r w:rsidRPr="00462199">
        <w:t xml:space="preserve"> has the meaning given to that term in paragraph </w:t>
      </w:r>
      <w:r>
        <w:fldChar w:fldCharType="begin"/>
      </w:r>
      <w:r>
        <w:instrText xml:space="preserve"> REF _Ref144115875 \w \h </w:instrText>
      </w:r>
      <w:r>
        <w:fldChar w:fldCharType="separate"/>
      </w:r>
      <w:del w:id="1148"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49"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47"/>
    </w:p>
    <w:p w14:paraId="53C3137F" w14:textId="7A1F0F82" w:rsidR="00D179D6" w:rsidRPr="00462199" w:rsidRDefault="00D179D6" w:rsidP="005B3BB9">
      <w:pPr>
        <w:pStyle w:val="DefinitionsClauseAshurst"/>
      </w:pPr>
      <w:bookmarkStart w:id="1150" w:name="_Ref144112150"/>
      <w:r w:rsidRPr="00462199">
        <w:rPr>
          <w:b/>
        </w:rPr>
        <w:t>"LCHS Audit Termination Event"</w:t>
      </w:r>
      <w:r w:rsidRPr="00462199">
        <w:t xml:space="preserve"> has the meaning given to that term in paragraph </w:t>
      </w:r>
      <w:r>
        <w:fldChar w:fldCharType="begin"/>
      </w:r>
      <w:r>
        <w:instrText xml:space="preserve"> REF _Ref144115875 \w \h </w:instrText>
      </w:r>
      <w:r>
        <w:fldChar w:fldCharType="separate"/>
      </w:r>
      <w:del w:id="1151"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52"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50"/>
    </w:p>
    <w:p w14:paraId="29189C94" w14:textId="46014D68" w:rsidR="00D179D6" w:rsidRPr="00462199" w:rsidRDefault="00D179D6" w:rsidP="005B3BB9">
      <w:pPr>
        <w:pStyle w:val="DefinitionsClauseAshurst"/>
      </w:pPr>
      <w:bookmarkStart w:id="1153" w:name="_Ref144112152"/>
      <w:r w:rsidRPr="00462199">
        <w:rPr>
          <w:b/>
        </w:rPr>
        <w:t>"LCHS Auditor"</w:t>
      </w:r>
      <w:r w:rsidRPr="00462199">
        <w:t xml:space="preserve"> has the meaning given to that term in paragraph </w:t>
      </w:r>
      <w:r>
        <w:fldChar w:fldCharType="begin"/>
      </w:r>
      <w:r>
        <w:instrText xml:space="preserve"> REF _Ref144115875 \w \h </w:instrText>
      </w:r>
      <w:r>
        <w:fldChar w:fldCharType="separate"/>
      </w:r>
      <w:del w:id="1154"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55"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53"/>
    </w:p>
    <w:p w14:paraId="303B9E54" w14:textId="0B02A242" w:rsidR="00D179D6" w:rsidRPr="00462199" w:rsidRDefault="00D179D6" w:rsidP="005B3BB9">
      <w:pPr>
        <w:pStyle w:val="DefinitionsClauseAshurst"/>
      </w:pPr>
      <w:bookmarkStart w:id="1156" w:name="_Ref144112153"/>
      <w:r w:rsidRPr="00462199">
        <w:rPr>
          <w:b/>
        </w:rPr>
        <w:t>"LCHS Compliance"</w:t>
      </w:r>
      <w:r w:rsidRPr="00462199">
        <w:t xml:space="preserve"> has the meaning given to that term in paragraph </w:t>
      </w:r>
      <w:r>
        <w:fldChar w:fldCharType="begin"/>
      </w:r>
      <w:r>
        <w:instrText xml:space="preserve"> REF _Ref144115875 \w \h </w:instrText>
      </w:r>
      <w:r>
        <w:fldChar w:fldCharType="separate"/>
      </w:r>
      <w:del w:id="1157"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58"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xml:space="preserve">) and </w:t>
      </w:r>
      <w:r w:rsidRPr="00462199">
        <w:rPr>
          <w:b/>
        </w:rPr>
        <w:t>"LCHS Compliant"</w:t>
      </w:r>
      <w:r w:rsidRPr="00462199">
        <w:t xml:space="preserve"> shall be construed accordingly;</w:t>
      </w:r>
      <w:bookmarkEnd w:id="1156"/>
    </w:p>
    <w:p w14:paraId="7A35B7B5" w14:textId="4156ED57" w:rsidR="00D179D6" w:rsidRPr="00462199" w:rsidRDefault="00D179D6" w:rsidP="005B3BB9">
      <w:pPr>
        <w:pStyle w:val="DefinitionsClauseAshurst"/>
      </w:pPr>
      <w:bookmarkStart w:id="1159" w:name="_Ref144112154"/>
      <w:r w:rsidRPr="00462199">
        <w:t>"</w:t>
      </w:r>
      <w:r w:rsidRPr="00462199">
        <w:rPr>
          <w:b/>
        </w:rPr>
        <w:t>LCHS Data Annex</w:t>
      </w:r>
      <w:r w:rsidRPr="00462199">
        <w:t xml:space="preserve">" means the document </w:t>
      </w:r>
      <w:commentRangeStart w:id="1160"/>
      <w:commentRangeStart w:id="1161"/>
      <w:r w:rsidRPr="00462199">
        <w:t xml:space="preserve">entitled </w:t>
      </w:r>
      <w:commentRangeEnd w:id="1160"/>
      <w:r w:rsidR="005570C7" w:rsidRPr="00462199">
        <w:rPr>
          <w:rStyle w:val="CommentReference"/>
          <w:rFonts w:ascii="Arial" w:hAnsi="Arial"/>
          <w:sz w:val="20"/>
          <w:szCs w:val="20"/>
        </w:rPr>
        <w:commentReference w:id="1160"/>
      </w:r>
      <w:commentRangeEnd w:id="1161"/>
      <w:r w:rsidR="00E759D0" w:rsidRPr="00462199">
        <w:rPr>
          <w:rStyle w:val="CommentReference"/>
          <w:rFonts w:ascii="Arial" w:hAnsi="Arial"/>
          <w:sz w:val="20"/>
          <w:szCs w:val="20"/>
        </w:rPr>
        <w:commentReference w:id="1161"/>
      </w:r>
      <w:r w:rsidRPr="00462199">
        <w:t>'</w:t>
      </w:r>
      <w:r w:rsidRPr="00462199">
        <w:rPr>
          <w:i/>
        </w:rPr>
        <w:t>LCHS Data Annex to the Low Carbon Hydrogen Standard: Data required to calculate the greenhouse gas emissions under the low carbon hydrogen standard</w:t>
      </w:r>
      <w:r w:rsidRPr="00462199">
        <w:t>', as amended, supplemented or replaced from time to time;</w:t>
      </w:r>
      <w:bookmarkEnd w:id="1159"/>
    </w:p>
    <w:p w14:paraId="79D5879F" w14:textId="43090E0F" w:rsidR="00D179D6" w:rsidRPr="00462199" w:rsidRDefault="00D179D6" w:rsidP="005B3BB9">
      <w:pPr>
        <w:pStyle w:val="DefinitionsClauseAshurst"/>
      </w:pPr>
      <w:bookmarkStart w:id="1162" w:name="_Ref144112155"/>
      <w:r w:rsidRPr="00462199">
        <w:t>"</w:t>
      </w:r>
      <w:r w:rsidRPr="00462199">
        <w:rPr>
          <w:b/>
        </w:rPr>
        <w:t>LCHS Data Annex Change in Law</w:t>
      </w:r>
      <w:r w:rsidRPr="00462199">
        <w:t xml:space="preserve">" means any Change in Law which results in any amendments to and/or updating of the LCHS Data Annex other than those amendments or updates set out under paragraph </w:t>
      </w:r>
      <w:r>
        <w:fldChar w:fldCharType="begin"/>
      </w:r>
      <w:r>
        <w:instrText xml:space="preserve"> REF _Ref144112191 \n \h </w:instrText>
      </w:r>
      <w:r>
        <w:fldChar w:fldCharType="separate"/>
      </w:r>
      <w:del w:id="1163" w:author="Faqir, Sofia (Energy Security)" w:date="2023-11-12T19:47:00Z">
        <w:r w:rsidR="00E473FC">
          <w:delText>B)</w:delText>
        </w:r>
      </w:del>
      <w:r>
        <w:fldChar w:fldCharType="end"/>
      </w:r>
      <w:r w:rsidRPr="00462199">
        <w:t xml:space="preserve"> of the definition of Material LCHS Data Annex Amendment;</w:t>
      </w:r>
      <w:bookmarkEnd w:id="1162"/>
    </w:p>
    <w:p w14:paraId="0FC0DC1F" w14:textId="731D6023" w:rsidR="00D179D6" w:rsidRPr="00462199" w:rsidRDefault="00D179D6" w:rsidP="005B3BB9">
      <w:pPr>
        <w:pStyle w:val="DefinitionsClauseAshurst"/>
      </w:pPr>
      <w:bookmarkStart w:id="1164" w:name="_Ref144112156"/>
      <w:r w:rsidRPr="00462199">
        <w:rPr>
          <w:b/>
        </w:rPr>
        <w:t>"LCHS Information Failure"</w:t>
      </w:r>
      <w:r w:rsidRPr="00462199">
        <w:t xml:space="preserve"> has the meaning given to that term in paragraph </w:t>
      </w:r>
      <w:r>
        <w:fldChar w:fldCharType="begin"/>
      </w:r>
      <w:r>
        <w:instrText xml:space="preserve"> REF _Ref144115875 \w \h </w:instrText>
      </w:r>
      <w:r>
        <w:fldChar w:fldCharType="separate"/>
      </w:r>
      <w:del w:id="1165"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66"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64"/>
    </w:p>
    <w:p w14:paraId="74C94064" w14:textId="5371631B" w:rsidR="00D179D6" w:rsidRPr="00462199" w:rsidRDefault="00D179D6" w:rsidP="005B3BB9">
      <w:pPr>
        <w:pStyle w:val="DefinitionsClauseAshurst"/>
      </w:pPr>
      <w:bookmarkStart w:id="1167" w:name="_Ref144112157"/>
      <w:r w:rsidRPr="00462199">
        <w:rPr>
          <w:b/>
        </w:rPr>
        <w:t>"LCHS Reported Data"</w:t>
      </w:r>
      <w:r w:rsidRPr="00462199">
        <w:t xml:space="preserve"> has the meaning given to that term in paragraph </w:t>
      </w:r>
      <w:r>
        <w:fldChar w:fldCharType="begin"/>
      </w:r>
      <w:r>
        <w:instrText xml:space="preserve"> REF _Ref144115875 \w \h </w:instrText>
      </w:r>
      <w:r>
        <w:fldChar w:fldCharType="separate"/>
      </w:r>
      <w:del w:id="1168"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169"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167"/>
    </w:p>
    <w:p w14:paraId="67B81FD5" w14:textId="77777777" w:rsidR="00D179D6" w:rsidRPr="00462199" w:rsidRDefault="00D179D6" w:rsidP="005B3BB9">
      <w:pPr>
        <w:pStyle w:val="DefinitionsClauseAshurst"/>
      </w:pPr>
      <w:bookmarkStart w:id="1170" w:name="_Ref144112158"/>
      <w:r w:rsidRPr="00462199">
        <w:rPr>
          <w:b/>
        </w:rPr>
        <w:t>"LCIA"</w:t>
      </w:r>
      <w:r w:rsidRPr="00462199">
        <w:t xml:space="preserve"> means the London Court of International Arbitration;</w:t>
      </w:r>
      <w:bookmarkEnd w:id="1170"/>
    </w:p>
    <w:p w14:paraId="1DAA109D" w14:textId="77777777" w:rsidR="00D179D6" w:rsidRPr="00462199" w:rsidRDefault="00D179D6" w:rsidP="005B3BB9">
      <w:pPr>
        <w:pStyle w:val="DefinitionsClauseAshurst"/>
      </w:pPr>
      <w:bookmarkStart w:id="1171" w:name="_Ref144112159"/>
      <w:r w:rsidRPr="00462199">
        <w:rPr>
          <w:b/>
        </w:rPr>
        <w:t>"LCIA Arbitration Rules"</w:t>
      </w:r>
      <w:r w:rsidRPr="00462199">
        <w:t xml:space="preserve"> means the arbitration rules published under that name by the LCIA;</w:t>
      </w:r>
      <w:bookmarkEnd w:id="1171"/>
    </w:p>
    <w:p w14:paraId="204C0F89" w14:textId="77777777" w:rsidR="00D179D6" w:rsidRPr="00462199" w:rsidRDefault="00D179D6" w:rsidP="005B3BB9">
      <w:pPr>
        <w:pStyle w:val="DefinitionsClauseAshurst"/>
      </w:pPr>
      <w:bookmarkStart w:id="1172" w:name="_Ref144112160"/>
      <w:r w:rsidRPr="00462199">
        <w:rPr>
          <w:b/>
        </w:rPr>
        <w:lastRenderedPageBreak/>
        <w:t>"Legal Reservations"</w:t>
      </w:r>
      <w:r w:rsidRPr="00462199">
        <w:t xml:space="preserve"> means: (i) the principle that equitable remedies may be granted or refused at the discretion of a court; (ii) the limitation of enforcement by laws relating to insolvency, reorganisation and other laws generally affecting the rights of creditors; (iii) the time barring of claims pursuant to applicable limitation laws; (iv) defences of set-off or counterclaim; and (v) similar principles, rights and defences available at law;</w:t>
      </w:r>
      <w:bookmarkEnd w:id="1172"/>
    </w:p>
    <w:p w14:paraId="20FCAC99" w14:textId="77777777" w:rsidR="00D179D6" w:rsidRPr="00462199" w:rsidRDefault="00D179D6" w:rsidP="005B3BB9">
      <w:pPr>
        <w:pStyle w:val="DefinitionsClauseAshurst"/>
      </w:pPr>
      <w:bookmarkStart w:id="1173" w:name="_Ref144112161"/>
      <w:r w:rsidRPr="00462199">
        <w:rPr>
          <w:b/>
        </w:rPr>
        <w:t>"Lender"</w:t>
      </w:r>
      <w:r w:rsidRPr="00462199">
        <w:t xml:space="preserve"> means any bank or financial institution (excluding any direct or indirect shareholder of the Producer) which provides debt financing or refinancing in relation to the Facility;</w:t>
      </w:r>
      <w:bookmarkEnd w:id="1173"/>
    </w:p>
    <w:p w14:paraId="18763B68" w14:textId="38320603" w:rsidR="00D179D6" w:rsidRPr="00462199" w:rsidRDefault="00D179D6" w:rsidP="005B3BB9">
      <w:pPr>
        <w:pStyle w:val="DefinitionsClauseAshurst"/>
      </w:pPr>
      <w:bookmarkStart w:id="1174" w:name="_Ref144112162"/>
      <w:r w:rsidRPr="00462199">
        <w:rPr>
          <w:b/>
        </w:rPr>
        <w:t>"Letter of Credit"</w:t>
      </w:r>
      <w:r w:rsidRPr="00462199">
        <w:t xml:space="preserve"> means an un</w:t>
      </w:r>
      <w:r w:rsidR="007248B2" w:rsidRPr="007248B2">
        <w:t>condition</w:t>
      </w:r>
      <w:r w:rsidRPr="00462199">
        <w:t>al, irrevocable standby letter of credit denominated in pounds in form and content reasonably satisfactory to the LCHA Counterparty which is issued by a Qualifying Issuer and which shall be available for payment at a UK branch of such Qualifying Issuer in favour of the LCHA Counterparty or its designee;</w:t>
      </w:r>
      <w:bookmarkEnd w:id="1174"/>
    </w:p>
    <w:p w14:paraId="0AD1C5BF" w14:textId="3FF3EA36" w:rsidR="00D179D6" w:rsidRPr="00462199" w:rsidRDefault="00D179D6" w:rsidP="005B3BB9">
      <w:pPr>
        <w:pStyle w:val="DefinitionsClauseAshurst"/>
      </w:pPr>
      <w:bookmarkStart w:id="1175" w:name="_Ref144112163"/>
      <w:r w:rsidRPr="00462199">
        <w:rPr>
          <w:b/>
        </w:rPr>
        <w:t>"Letter of Credit Details Notice"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_Ref144114874 \r \h \* MERGEFORMAT </w:instrText>
      </w:r>
      <w:r w:rsidRPr="00462199">
        <w:fldChar w:fldCharType="separate"/>
      </w:r>
      <w:del w:id="1176" w:author="Faqir, Sofia (Energy Security)" w:date="2023-11-12T19:47:00Z">
        <w:r w:rsidR="00E473FC" w:rsidRPr="00E473FC">
          <w:rPr>
            <w:color w:val="000000"/>
          </w:rPr>
          <w:delText>57.3(B)</w:delText>
        </w:r>
      </w:del>
      <w:r w:rsidRPr="00462199">
        <w:fldChar w:fldCharType="end"/>
      </w:r>
      <w:r w:rsidRPr="00462199">
        <w:t xml:space="preserve"> (</w:t>
      </w:r>
      <w:r w:rsidRPr="00462199">
        <w:rPr>
          <w:i/>
        </w:rPr>
        <w:t>Letters of Credit</w:t>
      </w:r>
      <w:r w:rsidRPr="00462199">
        <w:t>);</w:t>
      </w:r>
      <w:bookmarkEnd w:id="1175"/>
    </w:p>
    <w:p w14:paraId="2C9BF65F" w14:textId="77777777" w:rsidR="00D179D6" w:rsidRPr="00462199" w:rsidRDefault="00D179D6" w:rsidP="005B3BB9">
      <w:pPr>
        <w:pStyle w:val="DefinitionsClauseAshurst"/>
      </w:pPr>
      <w:bookmarkStart w:id="1177" w:name="_Ref144112164"/>
      <w:r w:rsidRPr="00462199">
        <w:rPr>
          <w:b/>
        </w:rPr>
        <w:t>"Licensed Electricity Distributor"</w:t>
      </w:r>
      <w:r w:rsidRPr="00462199">
        <w:t xml:space="preserve"> means a person who is authorised pursuant to an Electricity Distribution Licence to distribute electricity, acting in that capacity;</w:t>
      </w:r>
      <w:bookmarkEnd w:id="1177"/>
    </w:p>
    <w:p w14:paraId="76476703" w14:textId="77777777" w:rsidR="00D179D6" w:rsidRPr="00462199" w:rsidRDefault="00D179D6" w:rsidP="005B3BB9">
      <w:pPr>
        <w:pStyle w:val="DefinitionsClauseAshurst"/>
      </w:pPr>
      <w:bookmarkStart w:id="1178" w:name="_Ref144112165"/>
      <w:r w:rsidRPr="00462199">
        <w:rPr>
          <w:b/>
        </w:rPr>
        <w:t>"Longstop Date"</w:t>
      </w:r>
      <w:r w:rsidRPr="00462199">
        <w:t xml:space="preserve"> means the last day of the Longstop Period following the final day of the Target Commissioning Window, as such date may be extended day for day for each day of delay to the Project by reason of:</w:t>
      </w:r>
      <w:bookmarkEnd w:id="1178"/>
    </w:p>
    <w:p w14:paraId="2C47C964" w14:textId="0B6CE692" w:rsidR="00D179D6" w:rsidRPr="00462199" w:rsidRDefault="00D179D6" w:rsidP="00942582">
      <w:pPr>
        <w:pStyle w:val="DefinitionsAshurst"/>
      </w:pPr>
      <w:bookmarkStart w:id="1179" w:name="_Ref144112166"/>
      <w:r w:rsidRPr="00462199">
        <w:t xml:space="preserve">a Force Majeure in respect of which the Producer is the FM Affected Party but only to the extent that the Producer has satisfied the requirements and </w:t>
      </w:r>
      <w:r w:rsidR="007248B2" w:rsidRPr="007248B2">
        <w:t>condition</w:t>
      </w:r>
      <w:r w:rsidRPr="00462199">
        <w:t xml:space="preserve">s of </w:t>
      </w:r>
      <w:r w:rsidR="007248B2" w:rsidRPr="007248B2">
        <w:t>Condition</w:t>
      </w:r>
      <w:r w:rsidRPr="00462199">
        <w:t xml:space="preserve"> </w:t>
      </w:r>
      <w:r w:rsidR="00583F8A">
        <w:fldChar w:fldCharType="begin"/>
      </w:r>
      <w:r w:rsidR="00583F8A">
        <w:instrText xml:space="preserve"> REF _Ref144132325 \w \h </w:instrText>
      </w:r>
      <w:r w:rsidR="00583F8A">
        <w:fldChar w:fldCharType="separate"/>
      </w:r>
      <w:del w:id="1180" w:author="Faqir, Sofia (Energy Security)" w:date="2023-11-12T19:47:00Z">
        <w:r w:rsidR="00E473FC">
          <w:delText>70</w:delText>
        </w:r>
      </w:del>
      <w:r w:rsidR="00583F8A">
        <w:fldChar w:fldCharType="end"/>
      </w:r>
      <w:r w:rsidRPr="00462199">
        <w:t xml:space="preserve"> (</w:t>
      </w:r>
      <w:r w:rsidRPr="00462199">
        <w:rPr>
          <w:i/>
          <w:iCs/>
        </w:rPr>
        <w:t>Force Majeure</w:t>
      </w:r>
      <w:r w:rsidRPr="00462199">
        <w:t>) to be entitled to such extension; or</w:t>
      </w:r>
      <w:bookmarkEnd w:id="1179"/>
    </w:p>
    <w:p w14:paraId="5905B900" w14:textId="77777777" w:rsidR="00D179D6" w:rsidRPr="00462199" w:rsidRDefault="00D179D6" w:rsidP="00942582">
      <w:pPr>
        <w:pStyle w:val="DefinitionsAshurst"/>
      </w:pPr>
      <w:bookmarkStart w:id="1181" w:name="_Ref144112167"/>
      <w:r w:rsidRPr="00462199">
        <w:t>the failure of the Electricity Transmission System Operator, Electricity Transmission Licensee, Licensed Electricity Distributor to carry out in a timely manner any required system reinforcement or connection works specified in the construction agreement attributable to the Facility and to which any Electricity Transmission System Operator, Electricity Transmission Licensee, Licensed Electricity Distributor is a party (except to the extent that such failure is due to the fault or negligence of the Producer or its Representatives); or</w:t>
      </w:r>
      <w:bookmarkEnd w:id="1181"/>
    </w:p>
    <w:p w14:paraId="4B970D44" w14:textId="77777777" w:rsidR="00D179D6" w:rsidRPr="00462199" w:rsidRDefault="00D179D6" w:rsidP="00942582">
      <w:pPr>
        <w:pStyle w:val="DefinitionsAshurst"/>
      </w:pPr>
      <w:bookmarkStart w:id="1182" w:name="_Ref144112168"/>
      <w:r w:rsidRPr="00462199">
        <w:t>the failure of the Gas Licensed Transporter to carry out in a timely manner any required system reinforcement or connection works specified in the construction agreement attributable to the Facility and to which any Gas Licensed Transporter is a party (except to the extent that such failure is due to the fault or negligence of the Producer or its Representatives); or</w:t>
      </w:r>
      <w:bookmarkEnd w:id="1182"/>
    </w:p>
    <w:p w14:paraId="7CE4C27D" w14:textId="77777777" w:rsidR="00D179D6" w:rsidRPr="00462199" w:rsidRDefault="00D179D6" w:rsidP="00942582">
      <w:pPr>
        <w:pStyle w:val="DefinitionsAshurst"/>
      </w:pPr>
      <w:bookmarkStart w:id="1183" w:name="_Ref144112169"/>
      <w:r w:rsidRPr="00462199">
        <w:t>the failure of the Water Licensed Operator to carry out in a timely manner any required system reinforcement or connection works specified in the construction agreement attributable to the Facility and to which any Water Licensed Operator is a party (except to the extent that such failure is due to the fault or negligence of the Producer or its Representatives); or</w:t>
      </w:r>
      <w:bookmarkEnd w:id="1183"/>
    </w:p>
    <w:p w14:paraId="6F063EFA" w14:textId="1418EF8C" w:rsidR="00D179D6" w:rsidRPr="00462199" w:rsidRDefault="00D179D6" w:rsidP="00942582">
      <w:pPr>
        <w:pStyle w:val="DefinitionsAshurst"/>
      </w:pPr>
      <w:bookmarkStart w:id="1184" w:name="_Ref144112170"/>
      <w:r w:rsidRPr="00462199">
        <w:t>for CCUS-Enabled Facilities only, a CO</w:t>
      </w:r>
      <w:r w:rsidRPr="00462199">
        <w:rPr>
          <w:vertAlign w:val="subscript"/>
        </w:rPr>
        <w:t>2</w:t>
      </w:r>
      <w:r w:rsidRPr="00462199">
        <w:t xml:space="preserve"> T&amp;S Commissioning Delay Event but only to the extent that the Producer has satisfied the requirements of </w:t>
      </w:r>
      <w:r w:rsidR="007248B2" w:rsidRPr="007248B2">
        <w:t>Condition</w:t>
      </w:r>
      <w:r w:rsidRPr="00462199">
        <w:t xml:space="preserve">s </w:t>
      </w:r>
      <w:r w:rsidR="00583F8A">
        <w:fldChar w:fldCharType="begin"/>
      </w:r>
      <w:r w:rsidR="00583F8A">
        <w:instrText xml:space="preserve"> REF _Ref144113128 \w \h </w:instrText>
      </w:r>
      <w:r w:rsidR="00583F8A">
        <w:fldChar w:fldCharType="separate"/>
      </w:r>
      <w:del w:id="1185" w:author="Faqir, Sofia (Energy Security)" w:date="2023-11-12T19:47:00Z">
        <w:r w:rsidR="00E473FC">
          <w:delText>3.42</w:delText>
        </w:r>
      </w:del>
      <w:r w:rsidR="00583F8A">
        <w:fldChar w:fldCharType="end"/>
      </w:r>
      <w:r w:rsidRPr="00462199">
        <w:t xml:space="preserve"> and </w:t>
      </w:r>
      <w:r w:rsidRPr="00462199">
        <w:fldChar w:fldCharType="begin"/>
      </w:r>
      <w:r w:rsidRPr="00462199">
        <w:instrText xml:space="preserve">  REF _Ref144113136 \r \h \* MERGEFORMAT </w:instrText>
      </w:r>
      <w:r w:rsidRPr="00462199">
        <w:fldChar w:fldCharType="separate"/>
      </w:r>
      <w:del w:id="1186" w:author="Faqir, Sofia (Energy Security)" w:date="2023-11-12T19:47:00Z">
        <w:r w:rsidR="00E473FC" w:rsidRPr="00E473FC">
          <w:rPr>
            <w:color w:val="000000"/>
          </w:rPr>
          <w:delText>3.43</w:delText>
        </w:r>
      </w:del>
      <w:r w:rsidRPr="00462199">
        <w:fldChar w:fldCharType="end"/>
      </w:r>
      <w:r w:rsidRPr="00462199">
        <w:t xml:space="preserve"> (</w:t>
      </w:r>
      <w:r w:rsidRPr="00462199">
        <w:rPr>
          <w:i/>
          <w:iCs/>
        </w:rPr>
        <w:t xml:space="preserve">Relief due to </w:t>
      </w:r>
      <w:r w:rsidRPr="00462199">
        <w:rPr>
          <w:bCs/>
          <w:i/>
        </w:rPr>
        <w:t>CO</w:t>
      </w:r>
      <w:r w:rsidRPr="00462199">
        <w:rPr>
          <w:bCs/>
          <w:i/>
          <w:vertAlign w:val="subscript"/>
        </w:rPr>
        <w:t>2</w:t>
      </w:r>
      <w:r w:rsidRPr="00462199">
        <w:rPr>
          <w:i/>
          <w:iCs/>
        </w:rPr>
        <w:t xml:space="preserve"> T&amp;S Commissioning Delay Event</w:t>
      </w:r>
      <w:r w:rsidRPr="00462199">
        <w:t>) to be entitled to such extension,</w:t>
      </w:r>
      <w:bookmarkEnd w:id="1184"/>
    </w:p>
    <w:p w14:paraId="5DAAE98A" w14:textId="6C1ABA4D" w:rsidR="00D179D6" w:rsidRPr="00462199" w:rsidRDefault="00D179D6" w:rsidP="005B3BB9">
      <w:pPr>
        <w:pStyle w:val="B12Ashurst"/>
      </w:pPr>
      <w:r w:rsidRPr="00462199">
        <w:t xml:space="preserve">and provided that in the case of delays caused by the reasons in </w:t>
      </w:r>
      <w:r w:rsidR="00583F8A">
        <w:fldChar w:fldCharType="begin"/>
      </w:r>
      <w:r w:rsidR="00583F8A">
        <w:instrText xml:space="preserve"> REF _Ref144112167 \n \h </w:instrText>
      </w:r>
      <w:r w:rsidR="00583F8A">
        <w:fldChar w:fldCharType="separate"/>
      </w:r>
      <w:del w:id="1187" w:author="Faqir, Sofia (Energy Security)" w:date="2023-11-12T19:47:00Z">
        <w:r w:rsidR="00E473FC">
          <w:delText>B)</w:delText>
        </w:r>
      </w:del>
      <w:r w:rsidR="00583F8A">
        <w:fldChar w:fldCharType="end"/>
      </w:r>
      <w:r w:rsidRPr="00462199">
        <w:t xml:space="preserve">, </w:t>
      </w:r>
      <w:r w:rsidR="00583F8A">
        <w:fldChar w:fldCharType="begin"/>
      </w:r>
      <w:r w:rsidR="00583F8A">
        <w:instrText xml:space="preserve"> REF _Ref144112168 \n \h </w:instrText>
      </w:r>
      <w:r w:rsidR="00583F8A">
        <w:fldChar w:fldCharType="separate"/>
      </w:r>
      <w:del w:id="1188" w:author="Faqir, Sofia (Energy Security)" w:date="2023-11-12T19:47:00Z">
        <w:r w:rsidR="00E473FC">
          <w:delText>C)</w:delText>
        </w:r>
      </w:del>
      <w:r w:rsidR="00583F8A">
        <w:fldChar w:fldCharType="end"/>
      </w:r>
      <w:r w:rsidRPr="00462199">
        <w:t xml:space="preserve"> and/or</w:t>
      </w:r>
      <w:r w:rsidR="005059D7">
        <w:t xml:space="preserve"> </w:t>
      </w:r>
      <w:r w:rsidR="005059D7">
        <w:fldChar w:fldCharType="begin"/>
      </w:r>
      <w:r w:rsidR="005059D7">
        <w:instrText xml:space="preserve"> REF _Ref144112169 \r \h </w:instrText>
      </w:r>
      <w:r w:rsidR="005059D7">
        <w:fldChar w:fldCharType="separate"/>
      </w:r>
      <w:del w:id="1189" w:author="Faqir, Sofia (Energy Security)" w:date="2023-11-12T19:47:00Z">
        <w:r w:rsidR="00E473FC">
          <w:delText>D)</w:delText>
        </w:r>
      </w:del>
      <w:r w:rsidR="005059D7">
        <w:fldChar w:fldCharType="end"/>
      </w:r>
      <w:r w:rsidR="005059D7">
        <w:t xml:space="preserve"> </w:t>
      </w:r>
      <w:r w:rsidRPr="00462199">
        <w:t>above;</w:t>
      </w:r>
    </w:p>
    <w:p w14:paraId="00CE428E" w14:textId="77777777" w:rsidR="00D179D6" w:rsidRPr="00462199" w:rsidRDefault="00D179D6" w:rsidP="00942582">
      <w:pPr>
        <w:pStyle w:val="DefSubAshurst"/>
      </w:pPr>
      <w:bookmarkStart w:id="1190" w:name="_Ref144112171"/>
      <w:r w:rsidRPr="00462199">
        <w:t>the Producer gives notice to the LCHA Counterparty as soon as reasonably practicable of the nature and extent of the failure; and</w:t>
      </w:r>
      <w:bookmarkEnd w:id="1190"/>
    </w:p>
    <w:p w14:paraId="03DBF8E3" w14:textId="77777777" w:rsidR="00D179D6" w:rsidRPr="00462199" w:rsidRDefault="00D179D6" w:rsidP="00942582">
      <w:pPr>
        <w:pStyle w:val="DefSubAshurst"/>
      </w:pPr>
      <w:bookmarkStart w:id="1191" w:name="_Ref144112172"/>
      <w:r w:rsidRPr="00462199">
        <w:lastRenderedPageBreak/>
        <w:t>there shall be no extension for any day of delay to the Project that could have been avoided by the Producer and its Representatives using reasonable endeavours:</w:t>
      </w:r>
      <w:bookmarkEnd w:id="1191"/>
    </w:p>
    <w:p w14:paraId="28E7D1E4" w14:textId="77777777" w:rsidR="00D179D6" w:rsidRPr="00462199" w:rsidRDefault="00D179D6" w:rsidP="00942582">
      <w:pPr>
        <w:pStyle w:val="DefSubSubAshurst"/>
      </w:pPr>
      <w:bookmarkStart w:id="1192" w:name="_Ref144112173"/>
      <w:r w:rsidRPr="00462199">
        <w:t>to mitigate the effects of such failure (including delay to the Project);</w:t>
      </w:r>
      <w:bookmarkEnd w:id="1192"/>
    </w:p>
    <w:p w14:paraId="606BEA5B" w14:textId="77777777" w:rsidR="00D179D6" w:rsidRPr="00462199" w:rsidRDefault="00D179D6" w:rsidP="00942582">
      <w:pPr>
        <w:pStyle w:val="DefSubSubAshurst"/>
      </w:pPr>
      <w:bookmarkStart w:id="1193" w:name="_Ref144112174"/>
      <w:r w:rsidRPr="00462199">
        <w:t>to carry out its obligations under the LCHA and each other LCHA Document in any way that is reasonably practicable; and</w:t>
      </w:r>
      <w:bookmarkEnd w:id="1193"/>
    </w:p>
    <w:p w14:paraId="270A8D66" w14:textId="77777777" w:rsidR="00D179D6" w:rsidRPr="00462199" w:rsidRDefault="00D179D6" w:rsidP="00942582">
      <w:pPr>
        <w:pStyle w:val="DefSubSubAshurst"/>
      </w:pPr>
      <w:bookmarkStart w:id="1194" w:name="_Ref144112175"/>
      <w:r w:rsidRPr="00462199">
        <w:t>to resume the performance of its obligations under the LCHA and each other LCHA Document as soon as reasonably practicable;</w:t>
      </w:r>
      <w:bookmarkEnd w:id="1194"/>
    </w:p>
    <w:p w14:paraId="5ADF463D" w14:textId="586A1462" w:rsidR="00D179D6" w:rsidRPr="00462199" w:rsidRDefault="00D179D6" w:rsidP="005B3BB9">
      <w:pPr>
        <w:pStyle w:val="DefinitionsClauseAshurst"/>
      </w:pPr>
      <w:bookmarkStart w:id="1195" w:name="_Ref144112176"/>
      <w:r w:rsidRPr="00462199">
        <w:rPr>
          <w:b/>
        </w:rPr>
        <w:t>"Longstop Date Performance Tests"</w:t>
      </w:r>
      <w:r w:rsidRPr="00462199">
        <w:t xml:space="preserve"> has the meaning given to that term in </w:t>
      </w:r>
      <w:r>
        <w:fldChar w:fldCharType="begin"/>
      </w:r>
      <w:r>
        <w:instrText xml:space="preserve"> REF _Ref144117999 \w \h </w:instrText>
      </w:r>
      <w:r>
        <w:fldChar w:fldCharType="separate"/>
      </w:r>
      <w:del w:id="1196"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195"/>
    </w:p>
    <w:p w14:paraId="4296773D" w14:textId="789CC98B" w:rsidR="00D179D6" w:rsidRPr="00462199" w:rsidRDefault="00D179D6" w:rsidP="005B3BB9">
      <w:pPr>
        <w:pStyle w:val="DefinitionsClauseAshurst"/>
      </w:pPr>
      <w:bookmarkStart w:id="1197" w:name="_Ref144112177"/>
      <w:r w:rsidRPr="00462199">
        <w:rPr>
          <w:b/>
        </w:rPr>
        <w:t>"Longstop Performance Test Notice"</w:t>
      </w:r>
      <w:r w:rsidRPr="00462199">
        <w:t xml:space="preserve"> has the meaning given to that term in </w:t>
      </w:r>
      <w:r>
        <w:fldChar w:fldCharType="begin"/>
      </w:r>
      <w:r>
        <w:instrText xml:space="preserve"> REF _Ref144117999 \w \h </w:instrText>
      </w:r>
      <w:r>
        <w:fldChar w:fldCharType="separate"/>
      </w:r>
      <w:del w:id="1198"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197"/>
    </w:p>
    <w:p w14:paraId="21693A46" w14:textId="77777777" w:rsidR="00D179D6" w:rsidRPr="00462199" w:rsidRDefault="00D179D6" w:rsidP="005B3BB9">
      <w:pPr>
        <w:pStyle w:val="DefinitionsClauseAshurst"/>
      </w:pPr>
      <w:bookmarkStart w:id="1199" w:name="_Ref144112178"/>
      <w:r w:rsidRPr="00462199">
        <w:rPr>
          <w:b/>
        </w:rPr>
        <w:t>"Longstop Period"</w:t>
      </w:r>
      <w:r w:rsidRPr="00462199">
        <w:t xml:space="preserve"> has the meaning given to that term in the Agreement or such longer period that results from an extension in accordance with the definition of </w:t>
      </w:r>
      <w:r w:rsidRPr="00462199">
        <w:rPr>
          <w:b/>
        </w:rPr>
        <w:t>"Longstop Date"</w:t>
      </w:r>
      <w:r w:rsidRPr="00462199">
        <w:t>;</w:t>
      </w:r>
      <w:bookmarkEnd w:id="1199"/>
    </w:p>
    <w:p w14:paraId="5CED6479" w14:textId="31ECC073" w:rsidR="00D179D6" w:rsidRPr="00462199" w:rsidRDefault="00D179D6" w:rsidP="005B3BB9">
      <w:pPr>
        <w:pStyle w:val="DefinitionsClauseAshurst"/>
      </w:pPr>
      <w:bookmarkStart w:id="1200" w:name="_Ref144112179"/>
      <w:r w:rsidRPr="00462199">
        <w:rPr>
          <w:b/>
        </w:rPr>
        <w:t>"Longstop Period Accrued Volume Amount"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_Ref144113464 \r \h \* MERGEFORMAT </w:instrText>
      </w:r>
      <w:r w:rsidRPr="00462199">
        <w:fldChar w:fldCharType="separate"/>
      </w:r>
      <w:del w:id="1201" w:author="Faqir, Sofia (Energy Security)" w:date="2023-11-12T19:47:00Z">
        <w:r w:rsidR="00E473FC" w:rsidRPr="00E473FC">
          <w:rPr>
            <w:color w:val="000000"/>
          </w:rPr>
          <w:delText>13.3(B)</w:delText>
        </w:r>
      </w:del>
      <w:r w:rsidRPr="00462199">
        <w:fldChar w:fldCharType="end"/>
      </w:r>
      <w:r w:rsidRPr="00462199">
        <w:t xml:space="preserve"> (</w:t>
      </w:r>
      <w:r w:rsidRPr="00462199">
        <w:rPr>
          <w:i/>
        </w:rPr>
        <w:t>Automatic Expiry</w:t>
      </w:r>
      <w:r w:rsidRPr="00462199">
        <w:t>);</w:t>
      </w:r>
      <w:bookmarkEnd w:id="1200"/>
    </w:p>
    <w:p w14:paraId="1A345605" w14:textId="629FC56E" w:rsidR="00D179D6" w:rsidRPr="00462199" w:rsidRDefault="00D179D6" w:rsidP="005B3BB9">
      <w:pPr>
        <w:pStyle w:val="DefinitionsClauseAshurst"/>
      </w:pPr>
      <w:bookmarkStart w:id="1202" w:name="_Ref144112180"/>
      <w:r w:rsidRPr="00462199">
        <w:rPr>
          <w:b/>
        </w:rPr>
        <w:t>"Longstop Proposed Test Date</w:t>
      </w:r>
      <w:r w:rsidR="008B6BB9">
        <w:rPr>
          <w:b/>
        </w:rPr>
        <w:t xml:space="preserve"> Window</w:t>
      </w:r>
      <w:r w:rsidRPr="00462199">
        <w:rPr>
          <w:b/>
        </w:rPr>
        <w:t>"</w:t>
      </w:r>
      <w:r w:rsidRPr="00462199">
        <w:t xml:space="preserve"> has the meaning given to that term in </w:t>
      </w:r>
      <w:r>
        <w:fldChar w:fldCharType="begin"/>
      </w:r>
      <w:r>
        <w:instrText xml:space="preserve"> REF _Ref144117999 \w \h </w:instrText>
      </w:r>
      <w:r>
        <w:fldChar w:fldCharType="separate"/>
      </w:r>
      <w:del w:id="120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202"/>
    </w:p>
    <w:p w14:paraId="64D4AC0C" w14:textId="77777777" w:rsidR="00D179D6" w:rsidRPr="00462199" w:rsidRDefault="00D179D6" w:rsidP="005B3BB9">
      <w:pPr>
        <w:pStyle w:val="DefinitionsClauseAshurst"/>
      </w:pPr>
      <w:bookmarkStart w:id="1204" w:name="_Ref144112181"/>
      <w:r w:rsidRPr="00462199">
        <w:rPr>
          <w:b/>
        </w:rPr>
        <w:t>"Marine Licence"</w:t>
      </w:r>
      <w:r w:rsidRPr="00462199">
        <w:t xml:space="preserve"> has the meaning given to that term in the Marine and Coastal Access Act 2009 or (for Scotland) the Marine (Scotland) Act 2010;</w:t>
      </w:r>
      <w:bookmarkEnd w:id="1204"/>
    </w:p>
    <w:p w14:paraId="213478B2" w14:textId="5A4DF240" w:rsidR="001A72D9" w:rsidRPr="001A72D9" w:rsidRDefault="001A72D9" w:rsidP="005B3BB9">
      <w:pPr>
        <w:pStyle w:val="DefinitionsClauseAshurst"/>
      </w:pPr>
      <w:bookmarkStart w:id="1205" w:name="_Ref144112182"/>
      <w:r>
        <w:rPr>
          <w:b/>
        </w:rPr>
        <w:t>"</w:t>
      </w:r>
      <w:commentRangeStart w:id="1206"/>
      <w:commentRangeStart w:id="1207"/>
      <w:r w:rsidRPr="001A72D9">
        <w:rPr>
          <w:b/>
        </w:rPr>
        <w:t>Market Arrangements Code</w:t>
      </w:r>
      <w:commentRangeEnd w:id="1206"/>
      <w:r w:rsidR="001D6832">
        <w:rPr>
          <w:rStyle w:val="CommentReference"/>
          <w:rFonts w:ascii="Arial" w:hAnsi="Arial"/>
          <w:b/>
          <w:sz w:val="20"/>
          <w:szCs w:val="20"/>
        </w:rPr>
        <w:commentReference w:id="1206"/>
      </w:r>
      <w:commentRangeEnd w:id="1207"/>
      <w:r w:rsidR="009814C6">
        <w:rPr>
          <w:rStyle w:val="CommentReference"/>
          <w:rFonts w:ascii="Arial" w:hAnsi="Arial"/>
          <w:b/>
          <w:sz w:val="20"/>
          <w:szCs w:val="20"/>
        </w:rPr>
        <w:commentReference w:id="1207"/>
      </w:r>
      <w:r>
        <w:rPr>
          <w:b/>
        </w:rPr>
        <w:t>"</w:t>
      </w:r>
      <w:r w:rsidRPr="001A72D9">
        <w:rPr>
          <w:b/>
        </w:rPr>
        <w:t xml:space="preserve"> </w:t>
      </w:r>
      <w:r w:rsidRPr="001A72D9">
        <w:rPr>
          <w:bCs/>
        </w:rPr>
        <w:t xml:space="preserve">means the market arrangements code </w:t>
      </w:r>
      <w:r w:rsidR="00087808">
        <w:rPr>
          <w:bCs/>
        </w:rPr>
        <w:t>that the Water Licenced Operator is required to comply with;</w:t>
      </w:r>
    </w:p>
    <w:p w14:paraId="4DD924F8" w14:textId="53C80CD6" w:rsidR="00D179D6" w:rsidRPr="00462199" w:rsidRDefault="00D179D6" w:rsidP="005B3BB9">
      <w:pPr>
        <w:pStyle w:val="DefinitionsClauseAshurst"/>
      </w:pPr>
      <w:r w:rsidRPr="00462199">
        <w:rPr>
          <w:b/>
        </w:rPr>
        <w:t>"Master Registration Agreement"</w:t>
      </w:r>
      <w:r w:rsidRPr="00462199">
        <w:t xml:space="preserve"> means the agreement that a </w:t>
      </w:r>
      <w:r w:rsidR="00D06150" w:rsidRPr="00D06150">
        <w:t>Licensed Electricity Distributor</w:t>
      </w:r>
      <w:r w:rsidR="00D06150" w:rsidRPr="00D06150" w:rsidDel="00D06150">
        <w:t xml:space="preserve"> </w:t>
      </w:r>
      <w:r w:rsidRPr="00462199">
        <w:t xml:space="preserve">is required to maintain in force in a form approved by the Authority pursuant to Standard </w:t>
      </w:r>
      <w:r w:rsidR="007248B2" w:rsidRPr="007248B2">
        <w:t>Condition</w:t>
      </w:r>
      <w:r w:rsidRPr="00462199">
        <w:t xml:space="preserve"> 23 (</w:t>
      </w:r>
      <w:r w:rsidRPr="00462199">
        <w:rPr>
          <w:i/>
        </w:rPr>
        <w:t>Master Registration Agreement</w:t>
      </w:r>
      <w:r w:rsidRPr="00462199">
        <w:t>) of a</w:t>
      </w:r>
      <w:r w:rsidR="008818CD">
        <w:t>n Electricity</w:t>
      </w:r>
      <w:r w:rsidRPr="00462199">
        <w:t xml:space="preserve"> Distribution Licence;</w:t>
      </w:r>
      <w:bookmarkEnd w:id="1205"/>
    </w:p>
    <w:p w14:paraId="1E6C2B6B" w14:textId="77777777" w:rsidR="00D179D6" w:rsidRPr="00462199" w:rsidRDefault="00D179D6" w:rsidP="005B3BB9">
      <w:pPr>
        <w:pStyle w:val="DefinitionsClauseAshurst"/>
      </w:pPr>
      <w:bookmarkStart w:id="1208" w:name="_Ref144112183"/>
      <w:r w:rsidRPr="00462199">
        <w:rPr>
          <w:b/>
        </w:rPr>
        <w:t>"Material Adverse Effect"</w:t>
      </w:r>
      <w:r w:rsidRPr="00462199">
        <w:t xml:space="preserve"> means, in respect of any Party, a material adverse effect on the ability of that Party to perform or comply with its obligations under the LCHA or any other LCHA Document;</w:t>
      </w:r>
      <w:bookmarkEnd w:id="1208"/>
    </w:p>
    <w:p w14:paraId="36CA5BDF" w14:textId="77777777" w:rsidR="00D179D6" w:rsidRPr="00462199" w:rsidRDefault="00D179D6" w:rsidP="002D4185">
      <w:pPr>
        <w:pStyle w:val="DefinitionsClauseAshurst"/>
      </w:pPr>
      <w:bookmarkStart w:id="1209" w:name="_Ref144112184"/>
      <w:r w:rsidRPr="00462199">
        <w:rPr>
          <w:b/>
        </w:rPr>
        <w:t>"Material Amendment"</w:t>
      </w:r>
      <w:r w:rsidRPr="00462199">
        <w:t xml:space="preserve"> means any Proposed Amendment which would (taking into account, in the case of a Proposed Amendment providing for more than one (1) amendment, the net aggregate effect of all the Proposed Amendments contained within the relevant Amendment Notification) have an adverse effect on: (i) the revenues and/or costs of the Producer which are not fully compensated; or (ii) the overall balance of risks, benefits and liabilities of the Producer, in each case, pursuant to the LCHA, but excluding any Relevant H</w:t>
      </w:r>
      <w:r w:rsidRPr="00366711">
        <w:rPr>
          <w:vertAlign w:val="subscript"/>
        </w:rPr>
        <w:t>2</w:t>
      </w:r>
      <w:r w:rsidRPr="00462199">
        <w:t xml:space="preserve"> Levy Revenue Support Regulations Amendment;</w:t>
      </w:r>
      <w:bookmarkStart w:id="1210" w:name="_Ref144117899"/>
      <w:r w:rsidRPr="00462199">
        <w:rPr>
          <w:rStyle w:val="FootnoteReference"/>
        </w:rPr>
        <w:footnoteReference w:id="33"/>
      </w:r>
      <w:bookmarkEnd w:id="1209"/>
      <w:bookmarkEnd w:id="1210"/>
    </w:p>
    <w:p w14:paraId="0C33561A" w14:textId="3181938C" w:rsidR="00D179D6" w:rsidRPr="00462199" w:rsidRDefault="00D179D6" w:rsidP="005B3BB9">
      <w:pPr>
        <w:pStyle w:val="DefinitionsClauseAshurst"/>
      </w:pPr>
      <w:bookmarkStart w:id="1211" w:name="_Ref144112185"/>
      <w:r w:rsidRPr="00462199">
        <w:rPr>
          <w:b/>
        </w:rPr>
        <w:t>"Material Amendment Agreement"</w:t>
      </w:r>
      <w:r w:rsidRPr="00462199">
        <w:t xml:space="preserve"> has the meaning given to that term in paragraph </w:t>
      </w:r>
      <w:r>
        <w:fldChar w:fldCharType="begin"/>
      </w:r>
      <w:r>
        <w:instrText xml:space="preserve"> REF _Ref144115568 \w \h </w:instrText>
      </w:r>
      <w:r>
        <w:fldChar w:fldCharType="separate"/>
      </w:r>
      <w:del w:id="1212" w:author="Faqir, Sofia (Energy Security)" w:date="2023-11-12T19:47:00Z">
        <w:r w:rsidR="00E473FC">
          <w:delText>2.5</w:delText>
        </w:r>
      </w:del>
      <w:r>
        <w:fldChar w:fldCharType="end"/>
      </w:r>
      <w:r w:rsidRPr="00462199">
        <w:t xml:space="preserve"> of </w:t>
      </w:r>
      <w:r>
        <w:fldChar w:fldCharType="begin"/>
      </w:r>
      <w:r>
        <w:instrText xml:space="preserve"> REF _Ref144118001 \w \h </w:instrText>
      </w:r>
      <w:r>
        <w:fldChar w:fldCharType="separate"/>
      </w:r>
      <w:del w:id="1213"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1211"/>
    </w:p>
    <w:p w14:paraId="287ADFFD" w14:textId="2ECE8EFD" w:rsidR="00D179D6" w:rsidRPr="00462199" w:rsidRDefault="00D179D6" w:rsidP="005B3BB9">
      <w:pPr>
        <w:pStyle w:val="DefinitionsClauseAshurst"/>
      </w:pPr>
      <w:bookmarkStart w:id="1214" w:name="_Ref144112186"/>
      <w:r w:rsidRPr="00462199">
        <w:rPr>
          <w:b/>
        </w:rPr>
        <w:lastRenderedPageBreak/>
        <w:t>"Material Amendment Response Notification"</w:t>
      </w:r>
      <w:r w:rsidRPr="00462199">
        <w:t xml:space="preserve"> has the meaning given to that term in paragraph </w:t>
      </w:r>
      <w:r>
        <w:fldChar w:fldCharType="begin"/>
      </w:r>
      <w:r>
        <w:instrText xml:space="preserve"> REF _Ref144115556 \w \h </w:instrText>
      </w:r>
      <w:r>
        <w:fldChar w:fldCharType="separate"/>
      </w:r>
      <w:del w:id="1215" w:author="Faqir, Sofia (Energy Security)" w:date="2023-11-12T19:47:00Z">
        <w:r w:rsidR="00E473FC">
          <w:delText>2.2(B)</w:delText>
        </w:r>
      </w:del>
      <w:r>
        <w:fldChar w:fldCharType="end"/>
      </w:r>
      <w:r w:rsidRPr="00462199">
        <w:t xml:space="preserve"> of </w:t>
      </w:r>
      <w:r>
        <w:fldChar w:fldCharType="begin"/>
      </w:r>
      <w:r>
        <w:instrText xml:space="preserve"> REF _Ref144118001 \w \h </w:instrText>
      </w:r>
      <w:r>
        <w:fldChar w:fldCharType="separate"/>
      </w:r>
      <w:del w:id="1216"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1214"/>
    </w:p>
    <w:p w14:paraId="0CEFBDC3" w14:textId="77777777" w:rsidR="00D179D6" w:rsidRPr="00462199" w:rsidRDefault="00D179D6" w:rsidP="005B3BB9">
      <w:pPr>
        <w:pStyle w:val="DefinitionsClauseAshurst"/>
      </w:pPr>
      <w:bookmarkStart w:id="1217" w:name="_Ref144112187"/>
      <w:r w:rsidRPr="00462199">
        <w:rPr>
          <w:b/>
        </w:rPr>
        <w:t>"Material Equipment"</w:t>
      </w:r>
      <w:r w:rsidRPr="00462199">
        <w:t xml:space="preserve"> has the meaning given to that term in the Agreement;</w:t>
      </w:r>
      <w:bookmarkEnd w:id="1217"/>
    </w:p>
    <w:p w14:paraId="644F94F0" w14:textId="77777777" w:rsidR="00D179D6" w:rsidRPr="00462199" w:rsidRDefault="00D179D6" w:rsidP="005B3BB9">
      <w:pPr>
        <w:pStyle w:val="DefinitionsClauseAshurst"/>
      </w:pPr>
      <w:bookmarkStart w:id="1218" w:name="_Ref144112188"/>
      <w:r w:rsidRPr="00462199">
        <w:rPr>
          <w:b/>
        </w:rPr>
        <w:t>"Material Hydrogen Production Technology"</w:t>
      </w:r>
      <w:r w:rsidRPr="00462199">
        <w:t xml:space="preserve"> means a Hydrogen Production Technology that accounts from time to time for at least one per cent. (1%) of all installed hydrogen volumes (</w:t>
      </w:r>
      <w:r w:rsidRPr="00462199">
        <w:rPr>
          <w:i/>
        </w:rPr>
        <w:t>expressed in</w:t>
      </w:r>
      <w:r w:rsidRPr="00462199">
        <w:t xml:space="preserve"> </w:t>
      </w:r>
      <w:r w:rsidRPr="00462199">
        <w:rPr>
          <w:i/>
        </w:rPr>
        <w:t>MWh (HHV)</w:t>
      </w:r>
      <w:r w:rsidRPr="00462199">
        <w:t>) in the United Kingdom;</w:t>
      </w:r>
      <w:bookmarkEnd w:id="1218"/>
    </w:p>
    <w:p w14:paraId="5C11B6BE" w14:textId="77777777" w:rsidR="00D179D6" w:rsidRPr="00462199" w:rsidRDefault="00D179D6" w:rsidP="005B3BB9">
      <w:pPr>
        <w:pStyle w:val="DefinitionsClauseAshurst"/>
      </w:pPr>
      <w:bookmarkStart w:id="1219" w:name="_Ref144112189"/>
      <w:r w:rsidRPr="00462199">
        <w:rPr>
          <w:b/>
        </w:rPr>
        <w:t xml:space="preserve">"Material LCHS Data Annex Amendment" </w:t>
      </w:r>
      <w:r w:rsidRPr="00462199">
        <w:t>means any amendments or updates to the LCHS Data Annex which:</w:t>
      </w:r>
      <w:bookmarkEnd w:id="1219"/>
    </w:p>
    <w:p w14:paraId="2E9C8505" w14:textId="77777777" w:rsidR="00D179D6" w:rsidRPr="00462199" w:rsidRDefault="00D179D6" w:rsidP="00942582">
      <w:pPr>
        <w:pStyle w:val="DefinitionsAshurst"/>
      </w:pPr>
      <w:bookmarkStart w:id="1220" w:name="_Ref144112190"/>
      <w:r w:rsidRPr="00462199">
        <w:t>are not legally binding upon the Producer; and</w:t>
      </w:r>
      <w:bookmarkEnd w:id="1220"/>
    </w:p>
    <w:p w14:paraId="45A7DD2B" w14:textId="77777777" w:rsidR="00D179D6" w:rsidRPr="00462199" w:rsidRDefault="00D179D6" w:rsidP="00942582">
      <w:pPr>
        <w:pStyle w:val="DefinitionsAshurst"/>
      </w:pPr>
      <w:bookmarkStart w:id="1221" w:name="_Ref144112191"/>
      <w:r w:rsidRPr="00462199">
        <w:t>which either:</w:t>
      </w:r>
      <w:bookmarkEnd w:id="1221"/>
    </w:p>
    <w:p w14:paraId="53DC97FB" w14:textId="77777777" w:rsidR="00D179D6" w:rsidRPr="00462199" w:rsidRDefault="00D179D6" w:rsidP="00942582">
      <w:pPr>
        <w:pStyle w:val="DefSubAshurst"/>
      </w:pPr>
      <w:bookmarkStart w:id="1222" w:name="_Ref144112192"/>
      <w:r w:rsidRPr="00462199">
        <w:t>are inconsistent with the LCHS Agreed Version; or</w:t>
      </w:r>
      <w:bookmarkEnd w:id="1222"/>
    </w:p>
    <w:p w14:paraId="50BF5E76" w14:textId="409044D9" w:rsidR="00D179D6" w:rsidRPr="00462199" w:rsidRDefault="00D179D6" w:rsidP="00942582">
      <w:pPr>
        <w:pStyle w:val="DefSubAshurst"/>
      </w:pPr>
      <w:bookmarkStart w:id="1223" w:name="_Ref144112193"/>
      <w:r w:rsidRPr="00462199">
        <w:t xml:space="preserve">add new parameters to the LCHS Data Annex </w:t>
      </w:r>
      <w:ins w:id="1224" w:author="Julie Finkler" w:date="2023-11-09T18:17:00Z">
        <w:r w:rsidR="006122F7">
          <w:t xml:space="preserve">applicable at the Agreement Date and </w:t>
        </w:r>
      </w:ins>
      <w:r w:rsidRPr="00462199">
        <w:t>which are not:</w:t>
      </w:r>
      <w:bookmarkEnd w:id="1223"/>
    </w:p>
    <w:p w14:paraId="5897AC62" w14:textId="6F43585C" w:rsidR="00D179D6" w:rsidRPr="00462199" w:rsidDel="006122F7" w:rsidRDefault="00D179D6" w:rsidP="00942582">
      <w:pPr>
        <w:pStyle w:val="DefSubSubAshurst"/>
        <w:rPr>
          <w:del w:id="1225" w:author="Julie Finkler" w:date="2023-11-09T18:17:00Z"/>
        </w:rPr>
      </w:pPr>
      <w:bookmarkStart w:id="1226" w:name="_Ref144112194"/>
      <w:commentRangeStart w:id="1227"/>
      <w:commentRangeStart w:id="1228"/>
      <w:commentRangeStart w:id="1229"/>
      <w:del w:id="1230" w:author="Julie Finkler" w:date="2023-11-09T18:17:00Z">
        <w:r w:rsidRPr="00462199" w:rsidDel="006122F7">
          <w:delText>[default data and relevant description, conservative factors, actual data for natural gas upstream emissions, default factors, global warming potential data, waste fossil feedstock counterfactual or indication on how to achieve the theoretical pressure and purity calculations]; or</w:delText>
        </w:r>
        <w:bookmarkStart w:id="1231" w:name="_Ref144117900"/>
        <w:r w:rsidRPr="00462199" w:rsidDel="006122F7">
          <w:rPr>
            <w:rStyle w:val="FootnoteReference"/>
          </w:rPr>
          <w:footnoteReference w:id="34"/>
        </w:r>
        <w:bookmarkEnd w:id="1226"/>
        <w:bookmarkEnd w:id="1231"/>
        <w:commentRangeEnd w:id="1227"/>
        <w:r w:rsidR="00756538" w:rsidRPr="00462199" w:rsidDel="006122F7">
          <w:rPr>
            <w:rStyle w:val="CommentReference"/>
            <w:rFonts w:ascii="Arial" w:hAnsi="Arial"/>
            <w:sz w:val="20"/>
            <w:szCs w:val="20"/>
          </w:rPr>
          <w:commentReference w:id="1227"/>
        </w:r>
      </w:del>
      <w:commentRangeEnd w:id="1228"/>
      <w:r w:rsidR="00756CD8" w:rsidRPr="00462199">
        <w:rPr>
          <w:rStyle w:val="CommentReference"/>
          <w:rFonts w:ascii="Arial" w:hAnsi="Arial"/>
          <w:sz w:val="20"/>
          <w:szCs w:val="20"/>
        </w:rPr>
        <w:commentReference w:id="1228"/>
      </w:r>
      <w:commentRangeEnd w:id="1229"/>
      <w:r w:rsidR="00E759D0" w:rsidRPr="00462199">
        <w:rPr>
          <w:rStyle w:val="CommentReference"/>
          <w:rFonts w:ascii="Arial" w:hAnsi="Arial"/>
          <w:sz w:val="20"/>
          <w:szCs w:val="20"/>
        </w:rPr>
        <w:commentReference w:id="1229"/>
      </w:r>
    </w:p>
    <w:p w14:paraId="4DBD0B6F" w14:textId="096A88AC" w:rsidR="00D179D6" w:rsidRPr="00462199" w:rsidRDefault="00D179D6" w:rsidP="00942582">
      <w:pPr>
        <w:pStyle w:val="DefSubSubAshurst"/>
      </w:pPr>
      <w:bookmarkStart w:id="1235" w:name="_Ref144112195"/>
      <w:r w:rsidRPr="00462199">
        <w:t>amendments, updates or subdivisions of any existing parameters</w:t>
      </w:r>
      <w:del w:id="1236" w:author="Julie Finkler" w:date="2023-11-09T18:17:00Z">
        <w:r w:rsidRPr="00462199" w:rsidDel="006122F7">
          <w:delText xml:space="preserve"> or data</w:delText>
        </w:r>
      </w:del>
      <w:r w:rsidRPr="00462199">
        <w:t>;</w:t>
      </w:r>
      <w:bookmarkEnd w:id="1235"/>
    </w:p>
    <w:p w14:paraId="686C8760" w14:textId="45504C7D" w:rsidR="00D179D6" w:rsidRPr="00462199" w:rsidRDefault="00D179D6" w:rsidP="005B3BB9">
      <w:pPr>
        <w:pStyle w:val="DefinitionsClauseAshurst"/>
      </w:pPr>
      <w:bookmarkStart w:id="1237" w:name="_Ref144112196"/>
      <w:r w:rsidRPr="00462199">
        <w:rPr>
          <w:b/>
        </w:rPr>
        <w:t xml:space="preserve">"Material LCHS Data Annex Amendment Direction"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_Ref144114625 \r \h \* MERGEFORMAT </w:instrText>
      </w:r>
      <w:r w:rsidRPr="00462199">
        <w:fldChar w:fldCharType="separate"/>
      </w:r>
      <w:del w:id="1238" w:author="Faqir, Sofia (Energy Security)" w:date="2023-11-12T19:47:00Z">
        <w:r w:rsidR="00E473FC" w:rsidRPr="00E473FC">
          <w:rPr>
            <w:color w:val="000000"/>
          </w:rPr>
          <w:delText>51.7(D)(i)</w:delText>
        </w:r>
      </w:del>
      <w:r w:rsidRPr="00462199">
        <w:fldChar w:fldCharType="end"/>
      </w:r>
      <w:r w:rsidRPr="00462199">
        <w:t xml:space="preserve"> (</w:t>
      </w:r>
      <w:r w:rsidRPr="00462199">
        <w:rPr>
          <w:i/>
        </w:rPr>
        <w:t>Material LCHS Data Annex Amendment: Procedure</w:t>
      </w:r>
      <w:r w:rsidRPr="00462199">
        <w:t>);</w:t>
      </w:r>
      <w:bookmarkEnd w:id="1237"/>
    </w:p>
    <w:p w14:paraId="269256DA" w14:textId="34932350" w:rsidR="00D179D6" w:rsidRPr="00462199" w:rsidRDefault="00D179D6" w:rsidP="005B3BB9">
      <w:pPr>
        <w:pStyle w:val="DefinitionsClauseAshurst"/>
      </w:pPr>
      <w:bookmarkStart w:id="1239" w:name="_Ref144112197"/>
      <w:r w:rsidRPr="00462199">
        <w:rPr>
          <w:b/>
        </w:rPr>
        <w:t xml:space="preserve">"Material LCHS Data Annex Amendment Notice Information Request" </w:t>
      </w:r>
      <w:r w:rsidRPr="00462199">
        <w:t xml:space="preserve">has the meaning given to that term in </w:t>
      </w:r>
      <w:r w:rsidR="007248B2" w:rsidRPr="007248B2">
        <w:t>Condition</w:t>
      </w:r>
      <w:r w:rsidRPr="00462199">
        <w:t xml:space="preserve"> </w:t>
      </w:r>
      <w:r w:rsidR="00583F8A">
        <w:fldChar w:fldCharType="begin"/>
      </w:r>
      <w:r w:rsidR="00583F8A">
        <w:instrText xml:space="preserve"> REF _Ref144114615 \n \h </w:instrText>
      </w:r>
      <w:r w:rsidR="00583F8A">
        <w:fldChar w:fldCharType="separate"/>
      </w:r>
      <w:del w:id="1240" w:author="Faqir, Sofia (Energy Security)" w:date="2023-11-12T19:47:00Z">
        <w:r w:rsidR="00E473FC">
          <w:delText>51.4</w:delText>
        </w:r>
      </w:del>
      <w:r w:rsidR="00583F8A">
        <w:fldChar w:fldCharType="end"/>
      </w:r>
      <w:r w:rsidRPr="00462199">
        <w:t xml:space="preserve"> (</w:t>
      </w:r>
      <w:r w:rsidRPr="00462199">
        <w:rPr>
          <w:i/>
        </w:rPr>
        <w:t>Material LCHS Data Annex Amendment: Procedure</w:t>
      </w:r>
      <w:r w:rsidRPr="00462199">
        <w:t>);</w:t>
      </w:r>
      <w:bookmarkEnd w:id="1239"/>
    </w:p>
    <w:p w14:paraId="571AAF07" w14:textId="28598876" w:rsidR="00D179D6" w:rsidRPr="00462199" w:rsidRDefault="00D179D6" w:rsidP="005B3BB9">
      <w:pPr>
        <w:pStyle w:val="DefinitionsClauseAshurst"/>
      </w:pPr>
      <w:bookmarkStart w:id="1241" w:name="_Ref144112198"/>
      <w:r w:rsidRPr="00462199">
        <w:rPr>
          <w:b/>
        </w:rPr>
        <w:t>"Materiality Threshold"</w:t>
      </w:r>
      <w:r w:rsidRPr="00462199">
        <w:t xml:space="preserve"> has the meaning given to that term in paragraph </w:t>
      </w:r>
      <w:r>
        <w:fldChar w:fldCharType="begin"/>
      </w:r>
      <w:r>
        <w:instrText xml:space="preserve"> REF _Ref144115875 \w \h </w:instrText>
      </w:r>
      <w:r>
        <w:fldChar w:fldCharType="separate"/>
      </w:r>
      <w:del w:id="1242"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24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241"/>
    </w:p>
    <w:p w14:paraId="35B98479" w14:textId="0DD4EC24" w:rsidR="00D179D6" w:rsidRPr="00462199" w:rsidRDefault="00D179D6" w:rsidP="005B3BB9">
      <w:pPr>
        <w:pStyle w:val="DefinitionsClauseAshurst"/>
      </w:pPr>
      <w:bookmarkStart w:id="1244" w:name="_Ref144112199"/>
      <w:r w:rsidRPr="00462199">
        <w:rPr>
          <w:b/>
        </w:rPr>
        <w:t>"Maximum Available Capacity"</w:t>
      </w:r>
      <w:r w:rsidRPr="00462199">
        <w:t xml:space="preserve"> has the meaning given to that term in </w:t>
      </w:r>
      <w:r>
        <w:fldChar w:fldCharType="begin"/>
      </w:r>
      <w:r>
        <w:instrText xml:space="preserve"> REF _Ref144117999 \w \h </w:instrText>
      </w:r>
      <w:r>
        <w:fldChar w:fldCharType="separate"/>
      </w:r>
      <w:del w:id="1245"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244"/>
    </w:p>
    <w:p w14:paraId="291BE323" w14:textId="40FEF0A8" w:rsidR="00D179D6" w:rsidRPr="00462199" w:rsidRDefault="00D179D6" w:rsidP="005B3BB9">
      <w:pPr>
        <w:pStyle w:val="DefinitionsClauseAshurst"/>
      </w:pPr>
      <w:bookmarkStart w:id="1246" w:name="_Ref144112200"/>
      <w:r w:rsidRPr="00462199">
        <w:rPr>
          <w:b/>
        </w:rPr>
        <w:t xml:space="preserve">"Measured Electricity </w:t>
      </w:r>
      <w:r w:rsidR="00865256">
        <w:rPr>
          <w:b/>
        </w:rPr>
        <w:t xml:space="preserve">Storage System </w:t>
      </w:r>
      <w:r w:rsidRPr="00462199">
        <w:rPr>
          <w:b/>
        </w:rPr>
        <w:t>Charging Input"</w:t>
      </w:r>
      <w:r w:rsidRPr="00462199">
        <w:t xml:space="preserve"> has the meaning given to that term in paragraph </w:t>
      </w:r>
      <w:r>
        <w:fldChar w:fldCharType="begin"/>
      </w:r>
      <w:r>
        <w:instrText xml:space="preserve"> REF _Ref144115875 \w \h </w:instrText>
      </w:r>
      <w:r>
        <w:fldChar w:fldCharType="separate"/>
      </w:r>
      <w:del w:id="1247"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248"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246"/>
    </w:p>
    <w:p w14:paraId="2DE56CA4" w14:textId="6CD253F5" w:rsidR="00D179D6" w:rsidRPr="00462199" w:rsidRDefault="00D179D6" w:rsidP="005B3BB9">
      <w:pPr>
        <w:pStyle w:val="DefinitionsClauseAshurst"/>
      </w:pPr>
      <w:bookmarkStart w:id="1249" w:name="_Ref144112201"/>
      <w:r w:rsidRPr="00462199">
        <w:rPr>
          <w:b/>
        </w:rPr>
        <w:t xml:space="preserve">"Measured Electricity </w:t>
      </w:r>
      <w:r w:rsidR="00865256">
        <w:rPr>
          <w:b/>
        </w:rPr>
        <w:t xml:space="preserve">Storage System </w:t>
      </w:r>
      <w:r w:rsidRPr="00462199">
        <w:rPr>
          <w:b/>
        </w:rPr>
        <w:t>Discharge Output"</w:t>
      </w:r>
      <w:r w:rsidRPr="00462199">
        <w:t xml:space="preserve"> has the meaning given to that term in paragraph </w:t>
      </w:r>
      <w:r>
        <w:fldChar w:fldCharType="begin"/>
      </w:r>
      <w:r>
        <w:instrText xml:space="preserve"> REF _Ref144115875 \w \h </w:instrText>
      </w:r>
      <w:r>
        <w:fldChar w:fldCharType="separate"/>
      </w:r>
      <w:del w:id="1250"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251"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249"/>
    </w:p>
    <w:p w14:paraId="55858886" w14:textId="7F48D092" w:rsidR="00D179D6" w:rsidRPr="00462199" w:rsidRDefault="00D179D6" w:rsidP="005B3BB9">
      <w:pPr>
        <w:pStyle w:val="DefinitionsClauseAshurst"/>
      </w:pPr>
      <w:bookmarkStart w:id="1252" w:name="_Ref144112202"/>
      <w:r w:rsidRPr="00462199">
        <w:rPr>
          <w:b/>
        </w:rPr>
        <w:t>"Measured Electricity Generator Output"</w:t>
      </w:r>
      <w:r w:rsidRPr="00462199">
        <w:t xml:space="preserve"> has the meaning given to that term in paragraph </w:t>
      </w:r>
      <w:r>
        <w:fldChar w:fldCharType="begin"/>
      </w:r>
      <w:r>
        <w:instrText xml:space="preserve"> REF _Ref144115875 \w \h </w:instrText>
      </w:r>
      <w:r>
        <w:fldChar w:fldCharType="separate"/>
      </w:r>
      <w:del w:id="1253"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254"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252"/>
    </w:p>
    <w:p w14:paraId="7ED35850" w14:textId="277672D1" w:rsidR="00D179D6" w:rsidRPr="00462199" w:rsidRDefault="00D179D6" w:rsidP="005B3BB9">
      <w:pPr>
        <w:pStyle w:val="DefinitionsClauseAshurst"/>
      </w:pPr>
      <w:bookmarkStart w:id="1255" w:name="_Ref144112203"/>
      <w:r w:rsidRPr="00462199">
        <w:rPr>
          <w:b/>
        </w:rPr>
        <w:t>"Measured Electricity Input"</w:t>
      </w:r>
      <w:r w:rsidRPr="00462199">
        <w:t xml:space="preserve"> has the meaning given to such term in </w:t>
      </w:r>
      <w:r>
        <w:fldChar w:fldCharType="begin"/>
      </w:r>
      <w:r>
        <w:instrText xml:space="preserve"> REF _Ref144118008 \w \h </w:instrText>
      </w:r>
      <w:r>
        <w:fldChar w:fldCharType="separate"/>
      </w:r>
      <w:del w:id="1256"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55"/>
    </w:p>
    <w:p w14:paraId="0CEFFAE3" w14:textId="061F867C" w:rsidR="00D179D6" w:rsidRPr="00462199" w:rsidRDefault="00D179D6" w:rsidP="005B3BB9">
      <w:pPr>
        <w:pStyle w:val="DefinitionsClauseAshurst"/>
      </w:pPr>
      <w:bookmarkStart w:id="1257" w:name="_Ref144112204"/>
      <w:r w:rsidRPr="00462199">
        <w:rPr>
          <w:b/>
        </w:rPr>
        <w:lastRenderedPageBreak/>
        <w:t xml:space="preserve">"Measured </w:t>
      </w:r>
      <w:r w:rsidR="00C97D09" w:rsidRPr="00462199">
        <w:rPr>
          <w:b/>
        </w:rPr>
        <w:t>F</w:t>
      </w:r>
      <w:r w:rsidR="00C97D09">
        <w:rPr>
          <w:b/>
        </w:rPr>
        <w:t>eedstock</w:t>
      </w:r>
      <w:r w:rsidR="00C97D09" w:rsidRPr="00462199">
        <w:rPr>
          <w:b/>
        </w:rPr>
        <w:t xml:space="preserve"> </w:t>
      </w:r>
      <w:r w:rsidRPr="00462199">
        <w:rPr>
          <w:b/>
        </w:rPr>
        <w:t>Gas Carbon Content"</w:t>
      </w:r>
      <w:r w:rsidRPr="00462199">
        <w:t xml:space="preserve"> has the meaning given to such term in </w:t>
      </w:r>
      <w:r>
        <w:fldChar w:fldCharType="begin"/>
      </w:r>
      <w:r>
        <w:instrText xml:space="preserve"> REF _Ref144118008 \w \h </w:instrText>
      </w:r>
      <w:r>
        <w:fldChar w:fldCharType="separate"/>
      </w:r>
      <w:del w:id="1258"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57"/>
    </w:p>
    <w:p w14:paraId="6D7899D3" w14:textId="0276EC43" w:rsidR="00D179D6" w:rsidRPr="00462199" w:rsidRDefault="00D179D6" w:rsidP="005B3BB9">
      <w:pPr>
        <w:pStyle w:val="DefinitionsClauseAshurst"/>
      </w:pPr>
      <w:bookmarkStart w:id="1259" w:name="_Ref144112205"/>
      <w:r w:rsidRPr="00462199">
        <w:rPr>
          <w:b/>
        </w:rPr>
        <w:t>"Measured</w:t>
      </w:r>
      <w:r w:rsidR="00C97D09">
        <w:rPr>
          <w:b/>
        </w:rPr>
        <w:t xml:space="preserve"> Feed</w:t>
      </w:r>
      <w:r w:rsidR="007C7B4B">
        <w:rPr>
          <w:b/>
        </w:rPr>
        <w:t>s</w:t>
      </w:r>
      <w:r w:rsidR="00C97D09">
        <w:rPr>
          <w:b/>
        </w:rPr>
        <w:t>tock</w:t>
      </w:r>
      <w:r w:rsidRPr="00462199">
        <w:rPr>
          <w:b/>
        </w:rPr>
        <w:t xml:space="preserve"> Gas Energy Input"</w:t>
      </w:r>
      <w:r w:rsidRPr="00462199">
        <w:t xml:space="preserve"> has the meaning given to such term in </w:t>
      </w:r>
      <w:r>
        <w:fldChar w:fldCharType="begin"/>
      </w:r>
      <w:r>
        <w:instrText xml:space="preserve"> REF _Ref144118008 \w \h </w:instrText>
      </w:r>
      <w:r>
        <w:fldChar w:fldCharType="separate"/>
      </w:r>
      <w:del w:id="1260"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59"/>
    </w:p>
    <w:p w14:paraId="46B218CE" w14:textId="27527612" w:rsidR="00D179D6" w:rsidRPr="00462199" w:rsidRDefault="00D179D6" w:rsidP="005B3BB9">
      <w:pPr>
        <w:pStyle w:val="DefinitionsClauseAshurst"/>
      </w:pPr>
      <w:bookmarkStart w:id="1261" w:name="_Ref144112206"/>
      <w:r w:rsidRPr="00462199">
        <w:rPr>
          <w:b/>
        </w:rPr>
        <w:t xml:space="preserve">"Measured </w:t>
      </w:r>
      <w:r w:rsidR="00C97D09">
        <w:rPr>
          <w:b/>
        </w:rPr>
        <w:t>Feedstock</w:t>
      </w:r>
      <w:r w:rsidR="00C97D09" w:rsidRPr="00462199">
        <w:rPr>
          <w:b/>
        </w:rPr>
        <w:t xml:space="preserve"> </w:t>
      </w:r>
      <w:r w:rsidRPr="00462199">
        <w:rPr>
          <w:b/>
        </w:rPr>
        <w:t>Gas Mass Input"</w:t>
      </w:r>
      <w:r w:rsidRPr="00462199">
        <w:t xml:space="preserve"> has the meaning given to such term in </w:t>
      </w:r>
      <w:r>
        <w:fldChar w:fldCharType="begin"/>
      </w:r>
      <w:r>
        <w:instrText xml:space="preserve"> REF _Ref144118008 \w \h </w:instrText>
      </w:r>
      <w:r>
        <w:fldChar w:fldCharType="separate"/>
      </w:r>
      <w:del w:id="1262"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61"/>
    </w:p>
    <w:p w14:paraId="396E7911" w14:textId="21885F12" w:rsidR="00D179D6" w:rsidRPr="00462199" w:rsidRDefault="00D179D6" w:rsidP="005B3BB9">
      <w:pPr>
        <w:pStyle w:val="DefinitionsClauseAshurst"/>
      </w:pPr>
      <w:bookmarkStart w:id="1263" w:name="_Ref144112207"/>
      <w:r w:rsidRPr="00462199">
        <w:rPr>
          <w:b/>
        </w:rPr>
        <w:t>"Measured Hydrogen Output"</w:t>
      </w:r>
      <w:r w:rsidRPr="00462199">
        <w:t xml:space="preserve"> has the meaning given to such term in </w:t>
      </w:r>
      <w:r>
        <w:fldChar w:fldCharType="begin"/>
      </w:r>
      <w:r>
        <w:instrText xml:space="preserve"> REF _Ref144118008 \w \h </w:instrText>
      </w:r>
      <w:r>
        <w:fldChar w:fldCharType="separate"/>
      </w:r>
      <w:del w:id="1264"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63"/>
    </w:p>
    <w:p w14:paraId="5E276009" w14:textId="07B3E772" w:rsidR="00D179D6" w:rsidRPr="00462199" w:rsidRDefault="00D179D6" w:rsidP="005B3BB9">
      <w:pPr>
        <w:pStyle w:val="DefinitionsClauseAshurst"/>
      </w:pPr>
      <w:bookmarkStart w:id="1265" w:name="_Ref144112208"/>
      <w:r w:rsidRPr="00462199">
        <w:rPr>
          <w:b/>
        </w:rPr>
        <w:t>"Measured Oxygen Input"</w:t>
      </w:r>
      <w:r w:rsidRPr="00462199">
        <w:t xml:space="preserve"> has the meaning given to such term in </w:t>
      </w:r>
      <w:r>
        <w:fldChar w:fldCharType="begin"/>
      </w:r>
      <w:r>
        <w:instrText xml:space="preserve"> REF _Ref144118008 \w \h </w:instrText>
      </w:r>
      <w:r>
        <w:fldChar w:fldCharType="separate"/>
      </w:r>
      <w:del w:id="1266"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65"/>
    </w:p>
    <w:p w14:paraId="279C1176" w14:textId="1753C550" w:rsidR="00D179D6" w:rsidRPr="00462199" w:rsidRDefault="00D179D6" w:rsidP="005B3BB9">
      <w:pPr>
        <w:pStyle w:val="DefinitionsClauseAshurst"/>
      </w:pPr>
      <w:bookmarkStart w:id="1267" w:name="_Ref144112209"/>
      <w:r w:rsidRPr="00462199">
        <w:rPr>
          <w:b/>
        </w:rPr>
        <w:t>"Measured Process CO</w:t>
      </w:r>
      <w:r w:rsidRPr="00462199">
        <w:rPr>
          <w:b/>
          <w:vertAlign w:val="subscript"/>
        </w:rPr>
        <w:t>2</w:t>
      </w:r>
      <w:r w:rsidRPr="00462199">
        <w:rPr>
          <w:b/>
        </w:rPr>
        <w:t xml:space="preserve"> Emissions"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1268"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1269"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1267"/>
    </w:p>
    <w:p w14:paraId="2956ADB1" w14:textId="03C5546D" w:rsidR="00D179D6" w:rsidRPr="00462199" w:rsidRDefault="00D179D6" w:rsidP="005B3BB9">
      <w:pPr>
        <w:pStyle w:val="DefinitionsClauseAshurst"/>
      </w:pPr>
      <w:bookmarkStart w:id="1270" w:name="_Ref144112210"/>
      <w:r w:rsidRPr="00462199">
        <w:rPr>
          <w:b/>
        </w:rPr>
        <w:t>"Measured Water Input"</w:t>
      </w:r>
      <w:r w:rsidRPr="00462199">
        <w:t xml:space="preserve"> has the meaning given to such term in </w:t>
      </w:r>
      <w:r>
        <w:fldChar w:fldCharType="begin"/>
      </w:r>
      <w:r>
        <w:instrText xml:space="preserve"> REF _Ref144118008 \w \h </w:instrText>
      </w:r>
      <w:r>
        <w:fldChar w:fldCharType="separate"/>
      </w:r>
      <w:del w:id="1271"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70"/>
    </w:p>
    <w:p w14:paraId="7D522043" w14:textId="44447C37" w:rsidR="00D179D6" w:rsidRPr="00462199" w:rsidRDefault="00D179D6" w:rsidP="005B3BB9">
      <w:pPr>
        <w:pStyle w:val="DefinitionsClauseAshurst"/>
      </w:pPr>
      <w:bookmarkStart w:id="1272" w:name="_Ref144112211"/>
      <w:r w:rsidRPr="00462199">
        <w:rPr>
          <w:b/>
        </w:rPr>
        <w:t>"Measurement Data"</w:t>
      </w:r>
      <w:r w:rsidRPr="00462199">
        <w:t xml:space="preserve"> has the meaning given to such term in </w:t>
      </w:r>
      <w:r>
        <w:fldChar w:fldCharType="begin"/>
      </w:r>
      <w:r>
        <w:instrText xml:space="preserve"> REF _Ref144118008 \w \h </w:instrText>
      </w:r>
      <w:r>
        <w:fldChar w:fldCharType="separate"/>
      </w:r>
      <w:del w:id="1273"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72"/>
    </w:p>
    <w:p w14:paraId="52AC96AF" w14:textId="125E20AD" w:rsidR="00D179D6" w:rsidRPr="00462199" w:rsidRDefault="00D179D6" w:rsidP="005B3BB9">
      <w:pPr>
        <w:pStyle w:val="DefinitionsClauseAshurst"/>
      </w:pPr>
      <w:bookmarkStart w:id="1274" w:name="_Ref144112212"/>
      <w:r w:rsidRPr="00462199">
        <w:rPr>
          <w:b/>
        </w:rPr>
        <w:t xml:space="preserve">"Measurement Data Breach Response Notice" </w:t>
      </w:r>
      <w:r w:rsidRPr="00462199">
        <w:t xml:space="preserve">has the meaning given to that term in </w:t>
      </w:r>
      <w:r w:rsidR="007248B2" w:rsidRPr="007248B2">
        <w:t>Condition</w:t>
      </w:r>
      <w:r w:rsidRPr="00462199">
        <w:t xml:space="preserve"> </w:t>
      </w:r>
      <w:r w:rsidR="00583F8A">
        <w:fldChar w:fldCharType="begin"/>
      </w:r>
      <w:r w:rsidR="00583F8A">
        <w:instrText xml:space="preserve"> REF _Ref144113881 \n \h </w:instrText>
      </w:r>
      <w:r w:rsidR="00583F8A">
        <w:fldChar w:fldCharType="separate"/>
      </w:r>
      <w:del w:id="1275" w:author="Faqir, Sofia (Energy Security)" w:date="2023-11-12T19:47:00Z">
        <w:r w:rsidR="00E473FC">
          <w:delText>32.4</w:delText>
        </w:r>
      </w:del>
      <w:r w:rsidR="00583F8A">
        <w:fldChar w:fldCharType="end"/>
      </w:r>
      <w:r w:rsidRPr="00462199">
        <w:t xml:space="preserve"> (</w:t>
      </w:r>
      <w:r w:rsidRPr="00462199">
        <w:rPr>
          <w:i/>
        </w:rPr>
        <w:t>Response to notification of Measurement Data Obligation breach</w:t>
      </w:r>
      <w:r w:rsidRPr="00462199">
        <w:t>);</w:t>
      </w:r>
      <w:bookmarkEnd w:id="1274"/>
    </w:p>
    <w:p w14:paraId="421DAA97" w14:textId="40184665" w:rsidR="00D179D6" w:rsidRPr="00462199" w:rsidRDefault="00D179D6" w:rsidP="005B3BB9">
      <w:pPr>
        <w:pStyle w:val="DefinitionsClauseAshurst"/>
      </w:pPr>
      <w:bookmarkStart w:id="1276" w:name="_Ref144112213"/>
      <w:r w:rsidRPr="00462199">
        <w:rPr>
          <w:b/>
        </w:rPr>
        <w:t>"Measurement Data Breach Response Notice Period"</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_Ref144113881 \n \h </w:instrText>
      </w:r>
      <w:r w:rsidR="00583F8A">
        <w:fldChar w:fldCharType="separate"/>
      </w:r>
      <w:del w:id="1277" w:author="Faqir, Sofia (Energy Security)" w:date="2023-11-12T19:47:00Z">
        <w:r w:rsidR="00E473FC">
          <w:delText>32.4</w:delText>
        </w:r>
      </w:del>
      <w:r w:rsidR="00583F8A">
        <w:fldChar w:fldCharType="end"/>
      </w:r>
      <w:r w:rsidRPr="00462199">
        <w:t xml:space="preserve"> (</w:t>
      </w:r>
      <w:r w:rsidRPr="00462199">
        <w:rPr>
          <w:i/>
        </w:rPr>
        <w:t>Response to notification of Measurement Data Obligation breach</w:t>
      </w:r>
      <w:r w:rsidRPr="00462199">
        <w:t>);</w:t>
      </w:r>
      <w:bookmarkEnd w:id="1276"/>
    </w:p>
    <w:p w14:paraId="072635BB" w14:textId="7E515758" w:rsidR="00D179D6" w:rsidRPr="00462199" w:rsidRDefault="00D179D6" w:rsidP="005B3BB9">
      <w:pPr>
        <w:pStyle w:val="DefinitionsClauseAshurst"/>
      </w:pPr>
      <w:bookmarkStart w:id="1278" w:name="_Ref144112214"/>
      <w:r w:rsidRPr="00462199">
        <w:rPr>
          <w:b/>
        </w:rPr>
        <w:t>"Measurement Data Obligation"</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_Ref144113871 \n \h </w:instrText>
      </w:r>
      <w:r w:rsidR="00583F8A">
        <w:fldChar w:fldCharType="separate"/>
      </w:r>
      <w:del w:id="1279" w:author="Faqir, Sofia (Energy Security)" w:date="2023-11-12T19:47:00Z">
        <w:r w:rsidR="00E473FC">
          <w:delText>32.1</w:delText>
        </w:r>
      </w:del>
      <w:r w:rsidR="00583F8A">
        <w:fldChar w:fldCharType="end"/>
      </w:r>
      <w:r w:rsidRPr="00462199">
        <w:t xml:space="preserve"> (</w:t>
      </w:r>
      <w:r w:rsidRPr="00462199">
        <w:rPr>
          <w:i/>
        </w:rPr>
        <w:t>Notification of Measurement Data</w:t>
      </w:r>
      <w:r w:rsidRPr="00462199">
        <w:t>);</w:t>
      </w:r>
      <w:bookmarkEnd w:id="1278"/>
    </w:p>
    <w:p w14:paraId="5FE7F65D" w14:textId="1190D630" w:rsidR="00D179D6" w:rsidRPr="00462199" w:rsidRDefault="00D179D6" w:rsidP="005B3BB9">
      <w:pPr>
        <w:pStyle w:val="DefinitionsClauseAshurst"/>
      </w:pPr>
      <w:bookmarkStart w:id="1280" w:name="_Ref144112215"/>
      <w:r w:rsidRPr="00462199">
        <w:rPr>
          <w:b/>
        </w:rPr>
        <w:t>"Measurement Point(s)"</w:t>
      </w:r>
      <w:r w:rsidRPr="00462199">
        <w:t xml:space="preserve"> has the meaning given to such term in </w:t>
      </w:r>
      <w:r>
        <w:fldChar w:fldCharType="begin"/>
      </w:r>
      <w:r>
        <w:instrText xml:space="preserve"> REF _Ref144118008 \w \h </w:instrText>
      </w:r>
      <w:r>
        <w:fldChar w:fldCharType="separate"/>
      </w:r>
      <w:del w:id="1281"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80"/>
    </w:p>
    <w:p w14:paraId="60E326CC" w14:textId="77777777" w:rsidR="00D179D6" w:rsidRPr="00462199" w:rsidRDefault="00D179D6" w:rsidP="005B3BB9">
      <w:pPr>
        <w:pStyle w:val="DefinitionsClauseAshurst"/>
      </w:pPr>
      <w:bookmarkStart w:id="1282" w:name="_Ref144112216"/>
      <w:r w:rsidRPr="00462199">
        <w:rPr>
          <w:b/>
        </w:rPr>
        <w:t>"Meter Material Change"</w:t>
      </w:r>
      <w:r w:rsidRPr="00462199">
        <w:t xml:space="preserve"> means a change to any component of a Meter Measurement System which has, or may have, an impact on the relevant Measurement Data;</w:t>
      </w:r>
      <w:bookmarkEnd w:id="1282"/>
    </w:p>
    <w:p w14:paraId="05545839" w14:textId="7C75B5CB" w:rsidR="00D179D6" w:rsidRDefault="00D179D6" w:rsidP="005B3BB9">
      <w:pPr>
        <w:pStyle w:val="DefinitionsClauseAshurst"/>
      </w:pPr>
      <w:bookmarkStart w:id="1283" w:name="_Ref144112217"/>
      <w:r w:rsidRPr="00462199">
        <w:rPr>
          <w:b/>
        </w:rPr>
        <w:t>"Meter Measurement System(s)"</w:t>
      </w:r>
      <w:r w:rsidRPr="00462199">
        <w:t xml:space="preserve"> has the meaning given to such term in </w:t>
      </w:r>
      <w:r>
        <w:fldChar w:fldCharType="begin"/>
      </w:r>
      <w:r>
        <w:instrText xml:space="preserve"> REF _Ref144118008 \w \h </w:instrText>
      </w:r>
      <w:r>
        <w:fldChar w:fldCharType="separate"/>
      </w:r>
      <w:del w:id="1284"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83"/>
    </w:p>
    <w:p w14:paraId="1C6156A3" w14:textId="4ACC1C17" w:rsidR="00601D4A" w:rsidRPr="00601D4A" w:rsidRDefault="00601D4A" w:rsidP="005B3BB9">
      <w:pPr>
        <w:pStyle w:val="DefinitionsClauseAshurst"/>
        <w:rPr>
          <w:b/>
          <w:bCs/>
        </w:rPr>
      </w:pPr>
      <w:r w:rsidRPr="00601D4A">
        <w:rPr>
          <w:b/>
          <w:bCs/>
        </w:rPr>
        <w:t>"Meter Measurement System Owner"</w:t>
      </w:r>
      <w:r>
        <w:t xml:space="preserve"> has the meaning given to such term in </w:t>
      </w:r>
      <w:r w:rsidR="00097CF3">
        <w:fldChar w:fldCharType="begin"/>
      </w:r>
      <w:r w:rsidR="00097CF3">
        <w:instrText xml:space="preserve"> REF _Ref144118008 \w \h </w:instrText>
      </w:r>
      <w:r w:rsidR="00097CF3">
        <w:fldChar w:fldCharType="separate"/>
      </w:r>
      <w:del w:id="1285" w:author="Faqir, Sofia (Energy Security)" w:date="2023-11-12T19:47:00Z">
        <w:r w:rsidR="00E473FC">
          <w:delText>Annex 9</w:delText>
        </w:r>
      </w:del>
      <w:r w:rsidR="00097CF3">
        <w:fldChar w:fldCharType="end"/>
      </w:r>
      <w:r w:rsidR="00097CF3" w:rsidRPr="00462199">
        <w:t xml:space="preserve"> (</w:t>
      </w:r>
      <w:r w:rsidR="00097CF3" w:rsidRPr="00462199">
        <w:rPr>
          <w:i/>
        </w:rPr>
        <w:t>Metering Operational Framework and Technical Specifications</w:t>
      </w:r>
      <w:r w:rsidR="00097CF3" w:rsidRPr="00462199">
        <w:t>)</w:t>
      </w:r>
      <w:r w:rsidR="00097CF3">
        <w:t>;</w:t>
      </w:r>
    </w:p>
    <w:p w14:paraId="0FC93CB4" w14:textId="77777777" w:rsidR="00D179D6" w:rsidRPr="00462199" w:rsidRDefault="00D179D6" w:rsidP="002D4185">
      <w:pPr>
        <w:pStyle w:val="DefinitionsClauseAshurst"/>
      </w:pPr>
      <w:bookmarkStart w:id="1286" w:name="_Ref144112218"/>
      <w:r w:rsidRPr="00462199">
        <w:rPr>
          <w:b/>
        </w:rPr>
        <w:t>"Metered CO</w:t>
      </w:r>
      <w:r w:rsidRPr="00462199">
        <w:rPr>
          <w:b/>
          <w:vertAlign w:val="subscript"/>
        </w:rPr>
        <w:t>2</w:t>
      </w:r>
      <w:r w:rsidRPr="00462199">
        <w:rPr>
          <w:b/>
        </w:rPr>
        <w:t xml:space="preserve"> Output to CO</w:t>
      </w:r>
      <w:r w:rsidRPr="00462199">
        <w:rPr>
          <w:b/>
          <w:vertAlign w:val="subscript"/>
        </w:rPr>
        <w:t>2</w:t>
      </w:r>
      <w:r w:rsidRPr="00462199">
        <w:rPr>
          <w:b/>
        </w:rPr>
        <w:t xml:space="preserve"> T&amp;S"</w:t>
      </w:r>
      <w:r w:rsidRPr="00462199">
        <w:t xml:space="preserve"> means the mass quantity of CO</w:t>
      </w:r>
      <w:r w:rsidRPr="00462199">
        <w:rPr>
          <w:vertAlign w:val="subscript"/>
        </w:rPr>
        <w:t>2</w:t>
      </w:r>
      <w:r w:rsidRPr="00462199">
        <w:t xml:space="preserve"> (</w:t>
      </w:r>
      <w:r w:rsidRPr="00462199">
        <w:rPr>
          <w:i/>
        </w:rPr>
        <w:t>expressed in t</w:t>
      </w:r>
      <w:r w:rsidRPr="00462199">
        <w:rPr>
          <w:bCs/>
          <w:i/>
        </w:rPr>
        <w:t>CO</w:t>
      </w:r>
      <w:r w:rsidRPr="00462199">
        <w:rPr>
          <w:bCs/>
          <w:i/>
          <w:vertAlign w:val="subscript"/>
        </w:rPr>
        <w:t>2</w:t>
      </w:r>
      <w:r w:rsidRPr="00462199">
        <w:t>) entering the relevant CO</w:t>
      </w:r>
      <w:r w:rsidRPr="00462199">
        <w:rPr>
          <w:vertAlign w:val="subscript"/>
        </w:rPr>
        <w:t>2</w:t>
      </w:r>
      <w:r w:rsidRPr="00462199">
        <w:t xml:space="preserve"> T&amp;S Network from the Facility during the relevant Reporting Unit, as measured by the Outlet CO</w:t>
      </w:r>
      <w:r w:rsidRPr="00462199">
        <w:rPr>
          <w:vertAlign w:val="subscript"/>
        </w:rPr>
        <w:t>2</w:t>
      </w:r>
      <w:r w:rsidRPr="00462199">
        <w:t xml:space="preserve"> Metering Equipment at the CO</w:t>
      </w:r>
      <w:r w:rsidRPr="00462199">
        <w:rPr>
          <w:vertAlign w:val="subscript"/>
        </w:rPr>
        <w:t>2</w:t>
      </w:r>
      <w:r w:rsidRPr="00462199">
        <w:t xml:space="preserve"> T&amp;S Network Delivery Point(s);</w:t>
      </w:r>
      <w:bookmarkStart w:id="1287" w:name="_Ref144117901"/>
      <w:r w:rsidRPr="00462199">
        <w:rPr>
          <w:rStyle w:val="FootnoteReference"/>
        </w:rPr>
        <w:footnoteReference w:id="35"/>
      </w:r>
      <w:bookmarkEnd w:id="1286"/>
      <w:bookmarkEnd w:id="1287"/>
    </w:p>
    <w:p w14:paraId="362A8F7F" w14:textId="77777777" w:rsidR="00D179D6" w:rsidRPr="00462199" w:rsidRDefault="00D179D6" w:rsidP="002D4185">
      <w:pPr>
        <w:pStyle w:val="DefinitionsClauseAshurst"/>
      </w:pPr>
      <w:bookmarkStart w:id="1288" w:name="_Ref144112219"/>
      <w:r w:rsidRPr="00462199">
        <w:rPr>
          <w:b/>
        </w:rPr>
        <w:t>"Metered CO</w:t>
      </w:r>
      <w:r w:rsidRPr="00462199">
        <w:rPr>
          <w:b/>
          <w:vertAlign w:val="subscript"/>
        </w:rPr>
        <w:t>2</w:t>
      </w:r>
      <w:r w:rsidRPr="00462199">
        <w:rPr>
          <w:b/>
        </w:rPr>
        <w:t xml:space="preserve"> Rich Stream Output to CO</w:t>
      </w:r>
      <w:r w:rsidRPr="00462199">
        <w:rPr>
          <w:b/>
          <w:vertAlign w:val="subscript"/>
        </w:rPr>
        <w:t>2</w:t>
      </w:r>
      <w:r w:rsidRPr="00462199">
        <w:rPr>
          <w:b/>
        </w:rPr>
        <w:t xml:space="preserve"> T&amp;S"</w:t>
      </w:r>
      <w:r w:rsidRPr="00462199">
        <w:t xml:space="preserve"> means the quantity of CO</w:t>
      </w:r>
      <w:r w:rsidRPr="00462199">
        <w:rPr>
          <w:vertAlign w:val="subscript"/>
        </w:rPr>
        <w:t>2</w:t>
      </w:r>
      <w:r w:rsidRPr="00462199">
        <w:t xml:space="preserve"> Rich Stream (</w:t>
      </w:r>
      <w:r w:rsidRPr="00462199">
        <w:rPr>
          <w:i/>
        </w:rPr>
        <w:t>expressed in</w:t>
      </w:r>
      <w:r w:rsidRPr="00462199">
        <w:t xml:space="preserve"> </w:t>
      </w:r>
      <w:r w:rsidRPr="00462199">
        <w:rPr>
          <w:i/>
        </w:rPr>
        <w:t>t</w:t>
      </w:r>
      <w:r w:rsidRPr="00462199">
        <w:rPr>
          <w:bCs/>
          <w:i/>
        </w:rPr>
        <w:t>CO</w:t>
      </w:r>
      <w:r w:rsidRPr="00462199">
        <w:rPr>
          <w:bCs/>
          <w:i/>
          <w:vertAlign w:val="subscript"/>
        </w:rPr>
        <w:t>2</w:t>
      </w:r>
      <w:r w:rsidRPr="00462199">
        <w:rPr>
          <w:i/>
          <w:vertAlign w:val="subscript"/>
        </w:rPr>
        <w:t>RS</w:t>
      </w:r>
      <w:r w:rsidRPr="00462199">
        <w:t>) entering the relevant CO</w:t>
      </w:r>
      <w:r w:rsidRPr="00462199">
        <w:rPr>
          <w:vertAlign w:val="subscript"/>
        </w:rPr>
        <w:t>2</w:t>
      </w:r>
      <w:r w:rsidRPr="00462199">
        <w:t xml:space="preserve"> T&amp;S Network from the Facility during the </w:t>
      </w:r>
      <w:r w:rsidRPr="00462199">
        <w:lastRenderedPageBreak/>
        <w:t>relevant Day, as measured by the Outlet CO</w:t>
      </w:r>
      <w:r w:rsidRPr="00462199">
        <w:rPr>
          <w:vertAlign w:val="subscript"/>
        </w:rPr>
        <w:t>2</w:t>
      </w:r>
      <w:r w:rsidRPr="00462199">
        <w:t xml:space="preserve"> Metering Equipment at the CO</w:t>
      </w:r>
      <w:r w:rsidRPr="00462199">
        <w:rPr>
          <w:vertAlign w:val="subscript"/>
        </w:rPr>
        <w:t>2</w:t>
      </w:r>
      <w:r w:rsidRPr="00462199">
        <w:t xml:space="preserve"> T&amp;S Network Delivery Point(s) during such Day;</w:t>
      </w:r>
      <w:bookmarkStart w:id="1289" w:name="_Ref144117902"/>
      <w:r w:rsidRPr="00462199">
        <w:rPr>
          <w:rStyle w:val="FootnoteReference"/>
        </w:rPr>
        <w:footnoteReference w:id="36"/>
      </w:r>
      <w:bookmarkEnd w:id="1288"/>
      <w:bookmarkEnd w:id="1289"/>
    </w:p>
    <w:p w14:paraId="19CFC744" w14:textId="135E7533" w:rsidR="00D179D6" w:rsidRPr="00462199" w:rsidRDefault="00D179D6" w:rsidP="005B3BB9">
      <w:pPr>
        <w:pStyle w:val="DefinitionsClauseAshurst"/>
      </w:pPr>
      <w:bookmarkStart w:id="1290" w:name="_Ref144112220"/>
      <w:r w:rsidRPr="00462199">
        <w:rPr>
          <w:b/>
        </w:rPr>
        <w:t>"Metered Value"</w:t>
      </w:r>
      <w:r w:rsidRPr="00462199">
        <w:t xml:space="preserve"> has the meaning given to such term in </w:t>
      </w:r>
      <w:r>
        <w:fldChar w:fldCharType="begin"/>
      </w:r>
      <w:r>
        <w:instrText xml:space="preserve"> REF _Ref144118008 \w \h </w:instrText>
      </w:r>
      <w:r>
        <w:fldChar w:fldCharType="separate"/>
      </w:r>
      <w:del w:id="1291"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290"/>
    </w:p>
    <w:p w14:paraId="531C4428" w14:textId="29C2ED03" w:rsidR="00D179D6" w:rsidRPr="00462199" w:rsidRDefault="00D179D6" w:rsidP="005B3BB9">
      <w:pPr>
        <w:pStyle w:val="DefinitionsClauseAshurst"/>
      </w:pPr>
      <w:bookmarkStart w:id="1292" w:name="_Ref144112221"/>
      <w:r w:rsidRPr="00462199">
        <w:rPr>
          <w:b/>
        </w:rPr>
        <w:t>"Metering Access Right"</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_Ref144113849 \n \h </w:instrText>
      </w:r>
      <w:r w:rsidR="00583F8A">
        <w:fldChar w:fldCharType="separate"/>
      </w:r>
      <w:del w:id="1293" w:author="Faqir, Sofia (Energy Security)" w:date="2023-11-12T19:47:00Z">
        <w:r w:rsidR="00E473FC">
          <w:delText>31.11</w:delText>
        </w:r>
      </w:del>
      <w:r w:rsidR="00583F8A">
        <w:fldChar w:fldCharType="end"/>
      </w:r>
      <w:r w:rsidRPr="00462199">
        <w:t xml:space="preserve"> (</w:t>
      </w:r>
      <w:r w:rsidRPr="00462199">
        <w:rPr>
          <w:i/>
        </w:rPr>
        <w:t>Undertakings: Access to and testing of meters</w:t>
      </w:r>
      <w:r w:rsidRPr="00462199">
        <w:t>);</w:t>
      </w:r>
      <w:bookmarkEnd w:id="1292"/>
    </w:p>
    <w:p w14:paraId="7E6FA52B" w14:textId="360B4A82" w:rsidR="00D179D6" w:rsidRPr="00462199" w:rsidRDefault="00D179D6" w:rsidP="005B3BB9">
      <w:pPr>
        <w:pStyle w:val="DefinitionsClauseAshurst"/>
      </w:pPr>
      <w:bookmarkStart w:id="1294" w:name="_Ref144112222"/>
      <w:r w:rsidRPr="00462199">
        <w:rPr>
          <w:b/>
        </w:rPr>
        <w:t>"Metering Access Termination Event"</w:t>
      </w:r>
      <w:r w:rsidRPr="00462199">
        <w:t xml:space="preserve"> means an event as set out in </w:t>
      </w:r>
      <w:r w:rsidR="007248B2" w:rsidRPr="007248B2">
        <w:t>Condition</w:t>
      </w:r>
      <w:r w:rsidRPr="00462199">
        <w:t xml:space="preserve"> </w:t>
      </w:r>
      <w:r w:rsidR="00583F8A">
        <w:fldChar w:fldCharType="begin"/>
      </w:r>
      <w:r w:rsidR="00583F8A">
        <w:instrText xml:space="preserve"> REF _Ref144113861 \n \h </w:instrText>
      </w:r>
      <w:r w:rsidR="00583F8A">
        <w:fldChar w:fldCharType="separate"/>
      </w:r>
      <w:del w:id="1295" w:author="Faqir, Sofia (Energy Security)" w:date="2023-11-12T19:47:00Z">
        <w:r w:rsidR="00E473FC">
          <w:delText>31.17</w:delText>
        </w:r>
      </w:del>
      <w:r w:rsidR="00583F8A">
        <w:fldChar w:fldCharType="end"/>
      </w:r>
      <w:r w:rsidRPr="00462199">
        <w:t xml:space="preserve"> (</w:t>
      </w:r>
      <w:r w:rsidRPr="00462199">
        <w:rPr>
          <w:i/>
        </w:rPr>
        <w:t>Failure to provide Metering Access Right</w:t>
      </w:r>
      <w:r w:rsidRPr="00462199">
        <w:t>);</w:t>
      </w:r>
      <w:bookmarkEnd w:id="1294"/>
    </w:p>
    <w:p w14:paraId="1C205F61" w14:textId="6A361C77" w:rsidR="00D179D6" w:rsidRPr="00462199" w:rsidRDefault="00D179D6" w:rsidP="005B3BB9">
      <w:pPr>
        <w:pStyle w:val="DefinitionsClauseAshurst"/>
      </w:pPr>
      <w:bookmarkStart w:id="1296" w:name="_Ref144112223"/>
      <w:r w:rsidRPr="00462199">
        <w:rPr>
          <w:b/>
        </w:rPr>
        <w:t>"Metering Breach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_Ref144113824 \n \h </w:instrText>
      </w:r>
      <w:r w:rsidR="00583F8A">
        <w:fldChar w:fldCharType="separate"/>
      </w:r>
      <w:del w:id="1297" w:author="Faqir, Sofia (Energy Security)" w:date="2023-11-12T19:47:00Z">
        <w:r w:rsidR="00E473FC">
          <w:delText>31.2</w:delText>
        </w:r>
      </w:del>
      <w:r w:rsidR="00583F8A">
        <w:fldChar w:fldCharType="end"/>
      </w:r>
      <w:r w:rsidRPr="00462199">
        <w:t xml:space="preserve"> (</w:t>
      </w:r>
      <w:r w:rsidRPr="00462199">
        <w:rPr>
          <w:i/>
        </w:rPr>
        <w:t>Notification of Metering Obligation breach</w:t>
      </w:r>
      <w:r w:rsidRPr="00462199">
        <w:t>);</w:t>
      </w:r>
      <w:bookmarkEnd w:id="1296"/>
    </w:p>
    <w:p w14:paraId="20F7D05A" w14:textId="38EEE6C2" w:rsidR="00D179D6" w:rsidRPr="00462199" w:rsidRDefault="00D179D6" w:rsidP="005B3BB9">
      <w:pPr>
        <w:pStyle w:val="DefinitionsClauseAshurst"/>
      </w:pPr>
      <w:bookmarkStart w:id="1298" w:name="_Ref144112224"/>
      <w:r w:rsidRPr="00462199">
        <w:rPr>
          <w:b/>
        </w:rPr>
        <w:t>"Metering Breach Response Notice"</w:t>
      </w:r>
      <w:r w:rsidRPr="00462199">
        <w:t xml:space="preserve"> has the meaning given to that term in </w:t>
      </w:r>
      <w:r w:rsidR="007248B2" w:rsidRPr="007248B2">
        <w:t>Condition</w:t>
      </w:r>
      <w:r w:rsidRPr="00462199">
        <w:t> </w:t>
      </w:r>
      <w:r w:rsidR="00583F8A">
        <w:fldChar w:fldCharType="begin"/>
      </w:r>
      <w:r w:rsidR="00583F8A">
        <w:instrText xml:space="preserve"> REF _Ref144113827 \n \h </w:instrText>
      </w:r>
      <w:r w:rsidR="00583F8A">
        <w:fldChar w:fldCharType="separate"/>
      </w:r>
      <w:del w:id="1299" w:author="Faqir, Sofia (Energy Security)" w:date="2023-11-12T19:47:00Z">
        <w:r w:rsidR="00E473FC">
          <w:delText>31.3</w:delText>
        </w:r>
      </w:del>
      <w:r w:rsidR="00583F8A">
        <w:fldChar w:fldCharType="end"/>
      </w:r>
      <w:r w:rsidRPr="00462199">
        <w:t xml:space="preserve"> (</w:t>
      </w:r>
      <w:r w:rsidRPr="00462199">
        <w:rPr>
          <w:i/>
        </w:rPr>
        <w:t>Response to notification of Metering Obligation breach</w:t>
      </w:r>
      <w:r w:rsidRPr="00462199">
        <w:t>);</w:t>
      </w:r>
      <w:bookmarkEnd w:id="1298"/>
    </w:p>
    <w:p w14:paraId="5E00C471" w14:textId="40177F09" w:rsidR="00D179D6" w:rsidRPr="00462199" w:rsidRDefault="00D179D6" w:rsidP="005B3BB9">
      <w:pPr>
        <w:pStyle w:val="DefinitionsClauseAshurst"/>
      </w:pPr>
      <w:bookmarkStart w:id="1300" w:name="_Ref144112225"/>
      <w:r w:rsidRPr="00462199">
        <w:rPr>
          <w:b/>
        </w:rPr>
        <w:t>"Metering Breach Response Notice Period"</w:t>
      </w:r>
      <w:r w:rsidRPr="00462199">
        <w:t xml:space="preserve"> has the meaning given to that term in </w:t>
      </w:r>
      <w:r w:rsidR="007248B2" w:rsidRPr="007248B2">
        <w:t>Condition</w:t>
      </w:r>
      <w:r w:rsidRPr="00462199">
        <w:t> </w:t>
      </w:r>
      <w:r w:rsidR="00583F8A">
        <w:fldChar w:fldCharType="begin"/>
      </w:r>
      <w:r w:rsidR="00583F8A">
        <w:instrText xml:space="preserve"> REF _Ref144113827 \n \h </w:instrText>
      </w:r>
      <w:r w:rsidR="00583F8A">
        <w:fldChar w:fldCharType="separate"/>
      </w:r>
      <w:del w:id="1301" w:author="Faqir, Sofia (Energy Security)" w:date="2023-11-12T19:47:00Z">
        <w:r w:rsidR="00E473FC">
          <w:delText>31.3</w:delText>
        </w:r>
      </w:del>
      <w:r w:rsidR="00583F8A">
        <w:fldChar w:fldCharType="end"/>
      </w:r>
      <w:r w:rsidRPr="00462199">
        <w:t xml:space="preserve"> (</w:t>
      </w:r>
      <w:r w:rsidRPr="00462199">
        <w:rPr>
          <w:i/>
        </w:rPr>
        <w:t>Response to notification of Metering Obligation breach</w:t>
      </w:r>
      <w:r w:rsidRPr="00462199">
        <w:t>);</w:t>
      </w:r>
      <w:bookmarkEnd w:id="1300"/>
    </w:p>
    <w:p w14:paraId="5E7D0248" w14:textId="60715EF3" w:rsidR="00D179D6" w:rsidRPr="00462199" w:rsidRDefault="00D179D6" w:rsidP="005B3BB9">
      <w:pPr>
        <w:pStyle w:val="DefinitionsClauseAshurst"/>
      </w:pPr>
      <w:bookmarkStart w:id="1302" w:name="_Ref144112226"/>
      <w:r w:rsidRPr="00462199">
        <w:rPr>
          <w:b/>
        </w:rPr>
        <w:t>"Metering Inspection Notice"</w:t>
      </w:r>
      <w:r w:rsidRPr="00462199">
        <w:t xml:space="preserve"> has the meaning given to that term in </w:t>
      </w:r>
      <w:r w:rsidR="007248B2" w:rsidRPr="007248B2">
        <w:t>Condition</w:t>
      </w:r>
      <w:r w:rsidRPr="00462199">
        <w:t xml:space="preserve"> </w:t>
      </w:r>
      <w:r w:rsidR="00583F8A">
        <w:fldChar w:fldCharType="begin"/>
      </w:r>
      <w:r w:rsidR="00583F8A">
        <w:instrText xml:space="preserve"> REF _Ref144113850 \n \h </w:instrText>
      </w:r>
      <w:r w:rsidR="00583F8A">
        <w:fldChar w:fldCharType="separate"/>
      </w:r>
      <w:del w:id="1303" w:author="Faqir, Sofia (Energy Security)" w:date="2023-11-12T19:47:00Z">
        <w:r w:rsidR="00E473FC">
          <w:delText>31.12</w:delText>
        </w:r>
      </w:del>
      <w:r w:rsidR="00583F8A">
        <w:fldChar w:fldCharType="end"/>
      </w:r>
      <w:r w:rsidRPr="00462199">
        <w:t xml:space="preserve"> (</w:t>
      </w:r>
      <w:r w:rsidRPr="00462199">
        <w:rPr>
          <w:i/>
        </w:rPr>
        <w:t>Undertakings: Access to and testing of meters</w:t>
      </w:r>
      <w:r w:rsidRPr="00462199">
        <w:t>);</w:t>
      </w:r>
      <w:bookmarkEnd w:id="1302"/>
    </w:p>
    <w:p w14:paraId="7CCD7F2F" w14:textId="78547295" w:rsidR="00D179D6" w:rsidRPr="00462199" w:rsidRDefault="00D179D6" w:rsidP="005B3BB9">
      <w:pPr>
        <w:pStyle w:val="DefinitionsClauseAshurst"/>
      </w:pPr>
      <w:bookmarkStart w:id="1304" w:name="_Ref144112227"/>
      <w:r w:rsidRPr="00462199">
        <w:rPr>
          <w:b/>
        </w:rPr>
        <w:t>"Metering Obligation(s)"</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_Ref144113816 \n \h </w:instrText>
      </w:r>
      <w:r w:rsidR="000762BB">
        <w:fldChar w:fldCharType="separate"/>
      </w:r>
      <w:del w:id="1305" w:author="Faqir, Sofia (Energy Security)" w:date="2023-11-12T19:47:00Z">
        <w:r w:rsidR="00E473FC">
          <w:delText>31.1</w:delText>
        </w:r>
      </w:del>
      <w:r w:rsidR="000762BB">
        <w:fldChar w:fldCharType="end"/>
      </w:r>
      <w:r w:rsidRPr="00462199">
        <w:t xml:space="preserve"> (</w:t>
      </w:r>
      <w:r w:rsidRPr="00462199">
        <w:rPr>
          <w:i/>
        </w:rPr>
        <w:t>Undertakings: Metering Obligations</w:t>
      </w:r>
      <w:r w:rsidRPr="00462199">
        <w:t>);</w:t>
      </w:r>
      <w:bookmarkEnd w:id="1304"/>
    </w:p>
    <w:p w14:paraId="72953804" w14:textId="77777777" w:rsidR="00D179D6" w:rsidRPr="00462199" w:rsidRDefault="00D179D6" w:rsidP="005B3BB9">
      <w:pPr>
        <w:pStyle w:val="DefinitionsClauseAshurst"/>
      </w:pPr>
      <w:bookmarkStart w:id="1306" w:name="_Ref144112228"/>
      <w:r w:rsidRPr="00462199">
        <w:rPr>
          <w:b/>
        </w:rPr>
        <w:t>"Metering Remediation Plan"</w:t>
      </w:r>
      <w:r w:rsidRPr="00462199">
        <w:t xml:space="preserve"> means a plan developed by the Producer setting out appropriate milestones and actions to be taken to remedy a breach of a Metering Obligation;</w:t>
      </w:r>
      <w:bookmarkEnd w:id="1306"/>
    </w:p>
    <w:p w14:paraId="6192DABA" w14:textId="5ABCA3F5" w:rsidR="00D179D6" w:rsidRPr="00462199" w:rsidRDefault="00D179D6" w:rsidP="005B3BB9">
      <w:pPr>
        <w:pStyle w:val="DefinitionsClauseAshurst"/>
      </w:pPr>
      <w:bookmarkStart w:id="1307" w:name="_Ref144112229"/>
      <w:r w:rsidRPr="00462199">
        <w:rPr>
          <w:b/>
        </w:rPr>
        <w:t>"Metering Schematic Obligation"</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_Ref144113841 \n \h </w:instrText>
      </w:r>
      <w:r w:rsidR="000762BB">
        <w:fldChar w:fldCharType="separate"/>
      </w:r>
      <w:del w:id="1308" w:author="Faqir, Sofia (Energy Security)" w:date="2023-11-12T19:47:00Z">
        <w:r w:rsidR="00E473FC">
          <w:delText>31.7</w:delText>
        </w:r>
      </w:del>
      <w:r w:rsidR="000762BB">
        <w:fldChar w:fldCharType="end"/>
      </w:r>
      <w:r w:rsidRPr="00462199">
        <w:t xml:space="preserve"> </w:t>
      </w:r>
      <w:r w:rsidR="008E5E44">
        <w:t>(</w:t>
      </w:r>
      <w:r w:rsidR="008E5E44" w:rsidRPr="00462199">
        <w:rPr>
          <w:i/>
        </w:rPr>
        <w:t>Undertakings: Metering Schematics</w:t>
      </w:r>
      <w:r w:rsidRPr="00462199">
        <w:t>);</w:t>
      </w:r>
      <w:bookmarkEnd w:id="1307"/>
    </w:p>
    <w:p w14:paraId="59DDF35A" w14:textId="11EAC227" w:rsidR="00D179D6" w:rsidRPr="00462199" w:rsidRDefault="00D179D6" w:rsidP="005B3BB9">
      <w:pPr>
        <w:pStyle w:val="DefinitionsClauseAshurst"/>
      </w:pPr>
      <w:bookmarkStart w:id="1309" w:name="_Ref144112230"/>
      <w:r w:rsidRPr="00462199">
        <w:rPr>
          <w:b/>
        </w:rPr>
        <w:t>"Metering Schematic Obligation Notice"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_Ref144113842 \r \h \* MERGEFORMAT </w:instrText>
      </w:r>
      <w:r w:rsidRPr="00462199">
        <w:fldChar w:fldCharType="separate"/>
      </w:r>
      <w:del w:id="1310" w:author="Faqir, Sofia (Energy Security)" w:date="2023-11-12T19:47:00Z">
        <w:r w:rsidR="00E473FC" w:rsidRPr="00E473FC">
          <w:rPr>
            <w:color w:val="000000"/>
          </w:rPr>
          <w:delText>31.7(A)</w:delText>
        </w:r>
      </w:del>
      <w:r w:rsidRPr="00462199">
        <w:fldChar w:fldCharType="end"/>
      </w:r>
      <w:r w:rsidRPr="00462199">
        <w:t xml:space="preserve"> (</w:t>
      </w:r>
      <w:r w:rsidR="008E5E44" w:rsidRPr="00462199">
        <w:rPr>
          <w:i/>
        </w:rPr>
        <w:t>Undertakings: Metering Schematics</w:t>
      </w:r>
      <w:r w:rsidRPr="00462199">
        <w:t>);</w:t>
      </w:r>
      <w:bookmarkEnd w:id="1309"/>
    </w:p>
    <w:p w14:paraId="49E892DF" w14:textId="762704F7" w:rsidR="00FE6042" w:rsidRDefault="00D179D6" w:rsidP="005B3BB9">
      <w:pPr>
        <w:pStyle w:val="DefinitionsClauseAshurst"/>
      </w:pPr>
      <w:bookmarkStart w:id="1311" w:name="_Ref144112231"/>
      <w:r w:rsidRPr="00462199">
        <w:rPr>
          <w:b/>
        </w:rPr>
        <w:t>"Milestone Assessment Response Notice"</w:t>
      </w:r>
      <w:r w:rsidRPr="00462199">
        <w:t xml:space="preserve"> has the meaning given to that term in </w:t>
      </w:r>
      <w:r w:rsidR="007248B2" w:rsidRPr="007248B2">
        <w:t>Condition</w:t>
      </w:r>
      <w:r w:rsidRPr="00462199">
        <w:t> </w:t>
      </w:r>
      <w:r w:rsidR="000762BB">
        <w:fldChar w:fldCharType="begin"/>
      </w:r>
      <w:r w:rsidR="000762BB">
        <w:instrText xml:space="preserve"> REF _Ref144113266 \n \h </w:instrText>
      </w:r>
      <w:r w:rsidR="000762BB">
        <w:fldChar w:fldCharType="separate"/>
      </w:r>
      <w:del w:id="1312" w:author="Faqir, Sofia (Energy Security)" w:date="2023-11-12T19:47:00Z">
        <w:r w:rsidR="00E473FC">
          <w:delText>4.3</w:delText>
        </w:r>
      </w:del>
      <w:r w:rsidR="000762BB">
        <w:fldChar w:fldCharType="end"/>
      </w:r>
      <w:r w:rsidRPr="00462199">
        <w:t xml:space="preserve"> (</w:t>
      </w:r>
      <w:r w:rsidRPr="00462199">
        <w:rPr>
          <w:i/>
        </w:rPr>
        <w:t>Milestone Requirement Notice</w:t>
      </w:r>
      <w:r w:rsidRPr="00462199">
        <w:t>);</w:t>
      </w:r>
      <w:bookmarkEnd w:id="1311"/>
    </w:p>
    <w:p w14:paraId="32CD9F1C" w14:textId="00ADE41D" w:rsidR="00D179D6" w:rsidRDefault="00FE6042" w:rsidP="005B3BB9">
      <w:pPr>
        <w:pStyle w:val="DefinitionsClauseAshurst"/>
      </w:pPr>
      <w:r>
        <w:rPr>
          <w:b/>
          <w:bCs/>
        </w:rPr>
        <w:t xml:space="preserve">"Milestone Assessment Response Notice Deadline" </w:t>
      </w:r>
      <w:r w:rsidR="00B27F8E">
        <w:t>means:</w:t>
      </w:r>
    </w:p>
    <w:p w14:paraId="73E09B33" w14:textId="3F421728" w:rsidR="00B27F8E" w:rsidRDefault="00B27F8E" w:rsidP="00B27F8E">
      <w:pPr>
        <w:pStyle w:val="DefinitionsAshurst"/>
      </w:pPr>
      <w:r>
        <w:t xml:space="preserve">subject to limb (B), twenty (20) Business Days after the LCHA Counterparty </w:t>
      </w:r>
      <w:r w:rsidR="00DB349B">
        <w:t xml:space="preserve">receives </w:t>
      </w:r>
      <w:r>
        <w:t xml:space="preserve">a Milestone Requirement Notice from the Producer; or </w:t>
      </w:r>
    </w:p>
    <w:p w14:paraId="5500272E" w14:textId="59813099" w:rsidR="00B27F8E" w:rsidRDefault="00B27F8E" w:rsidP="00B27F8E">
      <w:pPr>
        <w:pStyle w:val="DefinitionsAshurst"/>
      </w:pPr>
      <w:r>
        <w:t xml:space="preserve">if the Producer gives a Milestone Requirement Notice to the LCHA Counterparty within six (6) Months of the Agreement Date, forty (40) Business Days after the LCHA Counterparty </w:t>
      </w:r>
      <w:r w:rsidR="00DB349B">
        <w:t>receives</w:t>
      </w:r>
      <w:r>
        <w:t xml:space="preserve"> such notice from the Producer; </w:t>
      </w:r>
    </w:p>
    <w:p w14:paraId="155DBFBA" w14:textId="51F67DC7" w:rsidR="00D179D6" w:rsidRPr="00462199" w:rsidRDefault="00D179D6" w:rsidP="005B3BB9">
      <w:pPr>
        <w:pStyle w:val="DefinitionsClauseAshurst"/>
      </w:pPr>
      <w:bookmarkStart w:id="1313" w:name="_Ref144112232"/>
      <w:r w:rsidRPr="00462199">
        <w:rPr>
          <w:b/>
        </w:rPr>
        <w:t>"Milestone Delay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_Ref144113278 \n \h </w:instrText>
      </w:r>
      <w:r w:rsidR="000762BB">
        <w:fldChar w:fldCharType="separate"/>
      </w:r>
      <w:del w:id="1314" w:author="Faqir, Sofia (Energy Security)" w:date="2023-11-12T19:47:00Z">
        <w:r w:rsidR="00E473FC">
          <w:delText>4.8</w:delText>
        </w:r>
      </w:del>
      <w:r w:rsidR="000762BB">
        <w:fldChar w:fldCharType="end"/>
      </w:r>
      <w:r w:rsidRPr="00462199">
        <w:t xml:space="preserve"> (</w:t>
      </w:r>
      <w:r w:rsidRPr="00462199">
        <w:rPr>
          <w:i/>
        </w:rPr>
        <w:t>Difficulties in achieving the Milestone Requirement</w:t>
      </w:r>
      <w:r w:rsidRPr="00462199">
        <w:t>);</w:t>
      </w:r>
      <w:bookmarkEnd w:id="1313"/>
    </w:p>
    <w:p w14:paraId="48911225" w14:textId="77777777" w:rsidR="00D179D6" w:rsidRPr="00462199" w:rsidRDefault="00D179D6" w:rsidP="005B3BB9">
      <w:pPr>
        <w:pStyle w:val="DefinitionsClauseAshurst"/>
      </w:pPr>
      <w:bookmarkStart w:id="1315" w:name="_Ref144112233"/>
      <w:r w:rsidRPr="00462199">
        <w:rPr>
          <w:b/>
        </w:rPr>
        <w:lastRenderedPageBreak/>
        <w:t>"Milestone Delivery Date"</w:t>
      </w:r>
      <w:r w:rsidRPr="00462199">
        <w:t xml:space="preserve"> means the Initial Milestone Delivery Date, as such date may be extended day for day for each day of delay to the Project by reason of:</w:t>
      </w:r>
      <w:bookmarkEnd w:id="1315"/>
    </w:p>
    <w:p w14:paraId="0071EB8A" w14:textId="7844137B" w:rsidR="00D179D6" w:rsidRPr="00462199" w:rsidRDefault="00D179D6" w:rsidP="00942582">
      <w:pPr>
        <w:pStyle w:val="DefinitionsAshurst"/>
      </w:pPr>
      <w:bookmarkStart w:id="1316" w:name="_Ref144112234"/>
      <w:r w:rsidRPr="00462199">
        <w:t xml:space="preserve">a Force Majeure in respect of which the Producer is the FM Affected Party but only to the extent that the Producer has satisfied the requirements and </w:t>
      </w:r>
      <w:r w:rsidR="007248B2" w:rsidRPr="007248B2">
        <w:t>condition</w:t>
      </w:r>
      <w:r w:rsidRPr="00462199">
        <w:t xml:space="preserve">s of </w:t>
      </w:r>
      <w:r w:rsidR="007248B2" w:rsidRPr="007248B2">
        <w:t>Condition</w:t>
      </w:r>
      <w:r w:rsidRPr="00462199">
        <w:t xml:space="preserve"> </w:t>
      </w:r>
      <w:r w:rsidR="000762BB">
        <w:fldChar w:fldCharType="begin"/>
      </w:r>
      <w:r w:rsidR="000762BB">
        <w:instrText xml:space="preserve"> REF _Ref144132609 \n \h </w:instrText>
      </w:r>
      <w:r w:rsidR="000762BB">
        <w:fldChar w:fldCharType="separate"/>
      </w:r>
      <w:del w:id="1317" w:author="Faqir, Sofia (Energy Security)" w:date="2023-11-12T19:47:00Z">
        <w:r w:rsidR="00E473FC">
          <w:delText>70</w:delText>
        </w:r>
      </w:del>
      <w:r w:rsidR="000762BB">
        <w:fldChar w:fldCharType="end"/>
      </w:r>
      <w:r w:rsidRPr="00462199">
        <w:t xml:space="preserve"> (</w:t>
      </w:r>
      <w:r w:rsidRPr="00462199">
        <w:rPr>
          <w:i/>
          <w:iCs/>
        </w:rPr>
        <w:t>Force Majeure</w:t>
      </w:r>
      <w:r w:rsidRPr="00462199">
        <w:t>) and this definition to be entitled to such extension; or</w:t>
      </w:r>
      <w:bookmarkEnd w:id="1316"/>
    </w:p>
    <w:p w14:paraId="2D65B54C" w14:textId="77777777" w:rsidR="00D179D6" w:rsidRPr="00462199" w:rsidRDefault="00D179D6" w:rsidP="00942582">
      <w:pPr>
        <w:pStyle w:val="DefinitionsAshurst"/>
      </w:pPr>
      <w:bookmarkStart w:id="1318" w:name="_Ref144112235"/>
      <w:r w:rsidRPr="00462199">
        <w:t>the failure of the Electricity Transmission System Operator, Electricity Transmission Licensee, Licensed Electricity Distributor to carry out in a timely manner any required system reinforcement or connection works specified in the construction agreement attributable to the Facility and to which any Electricity Transmission System Operator, Electricity Transmission Licensee, Licensed Electricity Distributor is a party (except to the extent that such failure is due to the fault or negligence of the Producer or its Representatives);</w:t>
      </w:r>
      <w:bookmarkEnd w:id="1318"/>
    </w:p>
    <w:p w14:paraId="31E8E5E0" w14:textId="77777777" w:rsidR="00D179D6" w:rsidRPr="00462199" w:rsidRDefault="00D179D6" w:rsidP="00942582">
      <w:pPr>
        <w:pStyle w:val="DefinitionsAshurst"/>
      </w:pPr>
      <w:bookmarkStart w:id="1319" w:name="_Ref144112236"/>
      <w:r w:rsidRPr="00462199">
        <w:t>the failure of the Gas Licensed Transporter to carry out in a timely manner any required system reinforcement or connection works specified in the construction agreement attributable to the Facility and to which any Gas Licensed Transporter is a party (except to the extent that such failure is due to the fault or negligence of the Producer or its Representatives);</w:t>
      </w:r>
      <w:bookmarkEnd w:id="1319"/>
    </w:p>
    <w:p w14:paraId="4EC7895E" w14:textId="77777777" w:rsidR="00D179D6" w:rsidRPr="00462199" w:rsidRDefault="00D179D6" w:rsidP="00942582">
      <w:pPr>
        <w:pStyle w:val="DefinitionsAshurst"/>
      </w:pPr>
      <w:bookmarkStart w:id="1320" w:name="_Ref144112237"/>
      <w:r w:rsidRPr="00462199">
        <w:t>the failure of the Water Licensed Operator to carry out in a timely manner any required system reinforcement or connection works specified in the construction agreement attributable to the Facility and to which any Water Licensed Operator is a party (except to the extent that such failure is due to the fault or negligence of the Producer or its Representatives); or</w:t>
      </w:r>
      <w:bookmarkEnd w:id="1320"/>
    </w:p>
    <w:p w14:paraId="57EDCC2D" w14:textId="7B3424F9" w:rsidR="00D179D6" w:rsidRPr="00462199" w:rsidRDefault="00D179D6" w:rsidP="00942582">
      <w:pPr>
        <w:pStyle w:val="DefinitionsAshurst"/>
      </w:pPr>
      <w:bookmarkStart w:id="1321" w:name="_Ref144112238"/>
      <w:r w:rsidRPr="00462199">
        <w:t>for CCUS-Enabled Facilities only, a CO</w:t>
      </w:r>
      <w:r w:rsidRPr="00462199">
        <w:rPr>
          <w:vertAlign w:val="subscript"/>
        </w:rPr>
        <w:t>2</w:t>
      </w:r>
      <w:r w:rsidRPr="00462199">
        <w:t xml:space="preserve"> T&amp;S Commissioning Delay Event but only to the extent that the Producer has satisfied the requirements of </w:t>
      </w:r>
      <w:r w:rsidR="007248B2" w:rsidRPr="007248B2">
        <w:t>Condition</w:t>
      </w:r>
      <w:r w:rsidRPr="00462199">
        <w:t xml:space="preserve">s </w:t>
      </w:r>
      <w:r w:rsidR="000762BB">
        <w:fldChar w:fldCharType="begin"/>
      </w:r>
      <w:r w:rsidR="000762BB">
        <w:instrText xml:space="preserve"> REF _Ref144113128 \n \h </w:instrText>
      </w:r>
      <w:r w:rsidR="000762BB">
        <w:fldChar w:fldCharType="separate"/>
      </w:r>
      <w:del w:id="1322" w:author="Faqir, Sofia (Energy Security)" w:date="2023-11-12T19:47:00Z">
        <w:r w:rsidR="00E473FC">
          <w:delText>3.42</w:delText>
        </w:r>
      </w:del>
      <w:r w:rsidR="000762BB">
        <w:fldChar w:fldCharType="end"/>
      </w:r>
      <w:r w:rsidRPr="00462199">
        <w:t xml:space="preserve"> and </w:t>
      </w:r>
      <w:r w:rsidRPr="00462199">
        <w:fldChar w:fldCharType="begin"/>
      </w:r>
      <w:r w:rsidRPr="00462199">
        <w:instrText xml:space="preserve">  REF _Ref144113136 \r \h \* MERGEFORMAT </w:instrText>
      </w:r>
      <w:r w:rsidRPr="00462199">
        <w:fldChar w:fldCharType="separate"/>
      </w:r>
      <w:del w:id="1323" w:author="Faqir, Sofia (Energy Security)" w:date="2023-11-12T19:47:00Z">
        <w:r w:rsidR="00E473FC" w:rsidRPr="00E473FC">
          <w:rPr>
            <w:color w:val="000000"/>
          </w:rPr>
          <w:delText>3.43</w:delText>
        </w:r>
      </w:del>
      <w:r w:rsidRPr="00462199">
        <w:fldChar w:fldCharType="end"/>
      </w:r>
      <w:r w:rsidRPr="00462199">
        <w:t xml:space="preserve"> (</w:t>
      </w:r>
      <w:r w:rsidRPr="00462199">
        <w:rPr>
          <w:i/>
          <w:iCs/>
        </w:rPr>
        <w:t xml:space="preserve">Relief due to </w:t>
      </w:r>
      <w:r w:rsidRPr="00462199">
        <w:rPr>
          <w:bCs/>
          <w:i/>
        </w:rPr>
        <w:t>CO</w:t>
      </w:r>
      <w:r w:rsidRPr="00462199">
        <w:rPr>
          <w:bCs/>
          <w:i/>
          <w:vertAlign w:val="subscript"/>
        </w:rPr>
        <w:t>2</w:t>
      </w:r>
      <w:r w:rsidRPr="00462199">
        <w:rPr>
          <w:i/>
          <w:iCs/>
        </w:rPr>
        <w:t xml:space="preserve"> T&amp;S Commissioning Delay Event</w:t>
      </w:r>
      <w:r w:rsidRPr="00462199">
        <w:t>) to be entitled to such extension,</w:t>
      </w:r>
      <w:bookmarkEnd w:id="1321"/>
    </w:p>
    <w:p w14:paraId="58BEC798" w14:textId="77777777" w:rsidR="00D179D6" w:rsidRPr="00462199" w:rsidRDefault="00D179D6" w:rsidP="005B3BB9">
      <w:pPr>
        <w:pStyle w:val="B12Ashurst"/>
        <w:rPr>
          <w:lang w:eastAsia="en-GB"/>
        </w:rPr>
      </w:pPr>
      <w:r w:rsidRPr="00462199">
        <w:t>and provided that in the case of delays caused by the reasons in (B), (C) and/or (D) above;</w:t>
      </w:r>
    </w:p>
    <w:p w14:paraId="29FBE59E" w14:textId="77777777" w:rsidR="00D179D6" w:rsidRPr="00462199" w:rsidRDefault="00D179D6" w:rsidP="00942582">
      <w:pPr>
        <w:pStyle w:val="DefSubAshurst"/>
      </w:pPr>
      <w:bookmarkStart w:id="1324" w:name="_Ref144112239"/>
      <w:r w:rsidRPr="00462199">
        <w:t>the Producer gives notice to the LCHA Counterparty as soon as reasonably practicable of the nature and extent of the failure; and</w:t>
      </w:r>
      <w:bookmarkEnd w:id="1324"/>
    </w:p>
    <w:p w14:paraId="3FA4983E" w14:textId="77777777" w:rsidR="00D179D6" w:rsidRPr="00462199" w:rsidRDefault="00D179D6" w:rsidP="00942582">
      <w:pPr>
        <w:pStyle w:val="DefSubAshurst"/>
      </w:pPr>
      <w:bookmarkStart w:id="1325" w:name="_Ref144112240"/>
      <w:r w:rsidRPr="00462199">
        <w:t>there shall be no extension for any day of delay to the Project that could have been avoided by the Producer and its Representatives using reasonable endeavours:</w:t>
      </w:r>
      <w:bookmarkEnd w:id="1325"/>
    </w:p>
    <w:p w14:paraId="2871650E" w14:textId="77777777" w:rsidR="00D179D6" w:rsidRPr="00462199" w:rsidRDefault="00D179D6" w:rsidP="00942582">
      <w:pPr>
        <w:pStyle w:val="DefSubSubAshurst"/>
      </w:pPr>
      <w:bookmarkStart w:id="1326" w:name="_Ref144112241"/>
      <w:r w:rsidRPr="00462199">
        <w:t>to mitigate the effects of such failure (including delay to the Project);</w:t>
      </w:r>
      <w:bookmarkEnd w:id="1326"/>
    </w:p>
    <w:p w14:paraId="213E9E75" w14:textId="77777777" w:rsidR="00D179D6" w:rsidRPr="00462199" w:rsidRDefault="00D179D6" w:rsidP="00942582">
      <w:pPr>
        <w:pStyle w:val="DefSubSubAshurst"/>
      </w:pPr>
      <w:bookmarkStart w:id="1327" w:name="_Ref144112242"/>
      <w:r w:rsidRPr="00462199">
        <w:t>to carry out its obligations under the LCHA and each other LCHA Document in any way that is reasonably practicable; and</w:t>
      </w:r>
      <w:bookmarkEnd w:id="1327"/>
    </w:p>
    <w:p w14:paraId="7A51B635" w14:textId="77777777" w:rsidR="00D179D6" w:rsidRPr="00462199" w:rsidRDefault="00D179D6" w:rsidP="00942582">
      <w:pPr>
        <w:pStyle w:val="DefSubSubAshurst"/>
      </w:pPr>
      <w:bookmarkStart w:id="1328" w:name="_Ref144112243"/>
      <w:r w:rsidRPr="00462199">
        <w:t>to resume the performance of its obligations under the LCHA and each other LCHA Document as soon as reasonably practicable;</w:t>
      </w:r>
      <w:bookmarkEnd w:id="1328"/>
    </w:p>
    <w:p w14:paraId="2BC808F0" w14:textId="1A7B50CE" w:rsidR="00D179D6" w:rsidRPr="00462199" w:rsidRDefault="00D179D6" w:rsidP="005B3BB9">
      <w:pPr>
        <w:pStyle w:val="DefinitionsClauseAshurst"/>
      </w:pPr>
      <w:bookmarkStart w:id="1329" w:name="_Ref144112244"/>
      <w:r w:rsidRPr="00462199">
        <w:rPr>
          <w:b/>
        </w:rPr>
        <w:t>"Milestone Requirement"</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_Ref144113260 \n \h </w:instrText>
      </w:r>
      <w:r w:rsidR="000762BB">
        <w:fldChar w:fldCharType="separate"/>
      </w:r>
      <w:del w:id="1330" w:author="Faqir, Sofia (Energy Security)" w:date="2023-11-12T19:47:00Z">
        <w:r w:rsidR="00E473FC">
          <w:delText>4.1</w:delText>
        </w:r>
      </w:del>
      <w:r w:rsidR="000762BB">
        <w:fldChar w:fldCharType="end"/>
      </w:r>
      <w:r w:rsidRPr="00462199">
        <w:t xml:space="preserve"> (</w:t>
      </w:r>
      <w:r w:rsidRPr="00462199">
        <w:rPr>
          <w:i/>
        </w:rPr>
        <w:t>Milestone Requirement Notice</w:t>
      </w:r>
      <w:r w:rsidRPr="00462199">
        <w:t>);</w:t>
      </w:r>
      <w:bookmarkEnd w:id="1329"/>
    </w:p>
    <w:p w14:paraId="340BB86E" w14:textId="07D7BB7E" w:rsidR="00D179D6" w:rsidRPr="00462199" w:rsidRDefault="00D179D6" w:rsidP="005B3BB9">
      <w:pPr>
        <w:pStyle w:val="DefinitionsClauseAshurst"/>
      </w:pPr>
      <w:bookmarkStart w:id="1331" w:name="_Ref144112245"/>
      <w:r w:rsidRPr="00462199">
        <w:rPr>
          <w:b/>
        </w:rPr>
        <w:t>"Milestone Requirement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_Ref144113260 \n \h </w:instrText>
      </w:r>
      <w:r w:rsidR="000762BB">
        <w:fldChar w:fldCharType="separate"/>
      </w:r>
      <w:del w:id="1332" w:author="Faqir, Sofia (Energy Security)" w:date="2023-11-12T19:47:00Z">
        <w:r w:rsidR="00E473FC">
          <w:delText>4.1</w:delText>
        </w:r>
      </w:del>
      <w:r w:rsidR="000762BB">
        <w:fldChar w:fldCharType="end"/>
      </w:r>
      <w:r w:rsidRPr="00462199">
        <w:t xml:space="preserve"> (</w:t>
      </w:r>
      <w:r w:rsidRPr="00462199">
        <w:rPr>
          <w:i/>
        </w:rPr>
        <w:t>Milestone Requirement Notice</w:t>
      </w:r>
      <w:r w:rsidRPr="00462199">
        <w:t>);</w:t>
      </w:r>
      <w:bookmarkEnd w:id="1331"/>
    </w:p>
    <w:p w14:paraId="40AF1440" w14:textId="77777777" w:rsidR="00D179D6" w:rsidRPr="00462199" w:rsidRDefault="00D179D6" w:rsidP="005B3BB9">
      <w:pPr>
        <w:pStyle w:val="DefinitionsClauseAshurst"/>
      </w:pPr>
      <w:bookmarkStart w:id="1333" w:name="_Ref144112246"/>
      <w:r w:rsidRPr="00462199">
        <w:rPr>
          <w:b/>
        </w:rPr>
        <w:lastRenderedPageBreak/>
        <w:t>"Milestone Satisfaction Date"</w:t>
      </w:r>
      <w:r w:rsidRPr="00462199">
        <w:t xml:space="preserve"> means the date that the Producer has complied with and fulfilled a Milestone Requirement as specified in the Milestone Assessment Response Notice or the Further Milestone Assessment Response Notice (as applicable);</w:t>
      </w:r>
      <w:bookmarkEnd w:id="1333"/>
    </w:p>
    <w:p w14:paraId="17A8AF3F" w14:textId="7A407D47" w:rsidR="00D179D6" w:rsidRPr="00462199" w:rsidRDefault="00D179D6" w:rsidP="005B3BB9">
      <w:pPr>
        <w:pStyle w:val="DefinitionsClauseAshurst"/>
      </w:pPr>
      <w:bookmarkStart w:id="1334" w:name="_Ref144112247"/>
      <w:r w:rsidRPr="00462199">
        <w:rPr>
          <w:b/>
        </w:rPr>
        <w:t>"Minimum Longstop Date Commissioning Requirements"</w:t>
      </w:r>
      <w:r w:rsidRPr="00462199">
        <w:t xml:space="preserve"> has the meaning given to that term in </w:t>
      </w:r>
      <w:r>
        <w:fldChar w:fldCharType="begin"/>
      </w:r>
      <w:r>
        <w:instrText xml:space="preserve"> REF _Ref144117999 \w \h </w:instrText>
      </w:r>
      <w:r>
        <w:fldChar w:fldCharType="separate"/>
      </w:r>
      <w:del w:id="1335"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334"/>
    </w:p>
    <w:p w14:paraId="3D57CF1D" w14:textId="171308F4" w:rsidR="00D179D6" w:rsidRPr="00462199" w:rsidRDefault="00D179D6" w:rsidP="005B3BB9">
      <w:pPr>
        <w:pStyle w:val="DefinitionsClauseAshurst"/>
      </w:pPr>
      <w:bookmarkStart w:id="1336" w:name="_Ref144112248"/>
      <w:r w:rsidRPr="00462199">
        <w:t>"</w:t>
      </w:r>
      <w:r w:rsidRPr="00462199">
        <w:rPr>
          <w:b/>
        </w:rPr>
        <w:t>Minimum Longstop Date Termination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_Ref144114765 \n \h </w:instrText>
      </w:r>
      <w:r w:rsidR="000762BB">
        <w:fldChar w:fldCharType="separate"/>
      </w:r>
      <w:del w:id="1337" w:author="Faqir, Sofia (Energy Security)" w:date="2023-11-12T19:47:00Z">
        <w:r w:rsidR="00E473FC">
          <w:delText>52.29</w:delText>
        </w:r>
      </w:del>
      <w:r w:rsidR="000762BB">
        <w:fldChar w:fldCharType="end"/>
      </w:r>
      <w:r w:rsidRPr="00462199">
        <w:t xml:space="preserve"> (</w:t>
      </w:r>
      <w:r w:rsidRPr="00462199">
        <w:rPr>
          <w:i/>
        </w:rPr>
        <w:t>Termination for failing to satisfy the Minimum Longstop Date Commissioning Requirements</w:t>
      </w:r>
      <w:r w:rsidRPr="00462199">
        <w:t>);</w:t>
      </w:r>
      <w:bookmarkEnd w:id="1336"/>
    </w:p>
    <w:p w14:paraId="6CB17375" w14:textId="504B2B5E" w:rsidR="00D179D6" w:rsidRPr="00462199" w:rsidRDefault="00D179D6" w:rsidP="005B3BB9">
      <w:pPr>
        <w:pStyle w:val="DefinitionsClauseAshurst"/>
      </w:pPr>
      <w:bookmarkStart w:id="1338" w:name="_Ref144112249"/>
      <w:r w:rsidRPr="00462199">
        <w:rPr>
          <w:b/>
        </w:rPr>
        <w:t>"Minimum OCP Commissioning Requirements"</w:t>
      </w:r>
      <w:r w:rsidRPr="00462199">
        <w:t xml:space="preserve"> has the meaning given to that term in </w:t>
      </w:r>
      <w:r>
        <w:fldChar w:fldCharType="begin"/>
      </w:r>
      <w:r>
        <w:instrText xml:space="preserve"> REF _Ref144117999 \w \h </w:instrText>
      </w:r>
      <w:r>
        <w:fldChar w:fldCharType="separate"/>
      </w:r>
      <w:del w:id="1339"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338"/>
    </w:p>
    <w:p w14:paraId="6EA74D3B" w14:textId="6ECB8DDC" w:rsidR="00D179D6" w:rsidRPr="00462199" w:rsidRDefault="00D179D6" w:rsidP="005B3BB9">
      <w:pPr>
        <w:pStyle w:val="DefinitionsClauseAshurst"/>
      </w:pPr>
      <w:bookmarkStart w:id="1340" w:name="_Ref144112250"/>
      <w:r w:rsidRPr="00462199">
        <w:rPr>
          <w:b/>
        </w:rPr>
        <w:t>"Minimum Reporting Content Requirements"</w:t>
      </w:r>
      <w:r w:rsidRPr="00462199">
        <w:t xml:space="preserve"> means the minimum required content of the report to be provided by the Producer to the LCHA Counterparty pursuant to </w:t>
      </w:r>
      <w:r w:rsidR="007248B2" w:rsidRPr="007248B2">
        <w:t>Condition</w:t>
      </w:r>
      <w:r w:rsidRPr="00462199">
        <w:t> </w:t>
      </w:r>
      <w:r w:rsidR="000762BB">
        <w:fldChar w:fldCharType="begin"/>
      </w:r>
      <w:r w:rsidR="000762BB">
        <w:instrText xml:space="preserve"> REF _Ref144113023 \w \h </w:instrText>
      </w:r>
      <w:r w:rsidR="000762BB">
        <w:fldChar w:fldCharType="separate"/>
      </w:r>
      <w:del w:id="1341" w:author="Faqir, Sofia (Energy Security)" w:date="2023-11-12T19:47:00Z">
        <w:r w:rsidR="00E473FC">
          <w:delText>3.14(A)</w:delText>
        </w:r>
      </w:del>
      <w:r w:rsidR="000762BB">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 detailing the Producer's progress in relation to the Pre-Operation Activities which shall include, but shall not be limited to, the following:</w:t>
      </w:r>
      <w:bookmarkEnd w:id="1340"/>
    </w:p>
    <w:p w14:paraId="234AC8D8" w14:textId="77777777" w:rsidR="00D179D6" w:rsidRPr="00462199" w:rsidRDefault="00D179D6" w:rsidP="00942582">
      <w:pPr>
        <w:pStyle w:val="DefinitionsAshurst"/>
      </w:pPr>
      <w:bookmarkStart w:id="1342" w:name="_Ref144112251"/>
      <w:r w:rsidRPr="00462199">
        <w:t>an executive summary;</w:t>
      </w:r>
      <w:bookmarkEnd w:id="1342"/>
    </w:p>
    <w:p w14:paraId="0707DC6A" w14:textId="77777777" w:rsidR="00D179D6" w:rsidRPr="00462199" w:rsidRDefault="00D179D6" w:rsidP="00942582">
      <w:pPr>
        <w:pStyle w:val="DefinitionsAshurst"/>
      </w:pPr>
      <w:bookmarkStart w:id="1343" w:name="_Ref144112252"/>
      <w:r w:rsidRPr="00462199">
        <w:t>a summary of the Pre-Operation Activities carried out to date;</w:t>
      </w:r>
      <w:bookmarkEnd w:id="1343"/>
    </w:p>
    <w:p w14:paraId="539F8F18" w14:textId="77777777" w:rsidR="00D179D6" w:rsidRPr="00462199" w:rsidRDefault="00D179D6" w:rsidP="00942582">
      <w:pPr>
        <w:pStyle w:val="DefinitionsAshurst"/>
      </w:pPr>
      <w:bookmarkStart w:id="1344" w:name="_Ref144112253"/>
      <w:r w:rsidRPr="00462199">
        <w:t>a schedule for the Project which: (i) compares the initial baseline schedule against actual progress achieved to date; and (ii) sets out forecast and actual key events including both critical and near critical path milestones, in each case in relation to the Pre-Operation Activities;</w:t>
      </w:r>
      <w:bookmarkEnd w:id="1344"/>
    </w:p>
    <w:p w14:paraId="2B417B97" w14:textId="77777777" w:rsidR="00D179D6" w:rsidRPr="00462199" w:rsidRDefault="00D179D6" w:rsidP="00942582">
      <w:pPr>
        <w:pStyle w:val="DefinitionsAshurst"/>
      </w:pPr>
      <w:bookmarkStart w:id="1345" w:name="_Ref144112254"/>
      <w:r w:rsidRPr="00462199">
        <w:t>a baseline critical path together with any updated versions of the same;</w:t>
      </w:r>
      <w:bookmarkEnd w:id="1345"/>
    </w:p>
    <w:p w14:paraId="0A2F0A9A" w14:textId="77777777" w:rsidR="00D179D6" w:rsidRPr="00462199" w:rsidRDefault="00D179D6" w:rsidP="00942582">
      <w:pPr>
        <w:pStyle w:val="DefinitionsAshurst"/>
      </w:pPr>
      <w:bookmarkStart w:id="1346" w:name="_Ref144112255"/>
      <w:r w:rsidRPr="00462199">
        <w:t>an updated 'S' curve in relation to the Pre-Operation Activities;</w:t>
      </w:r>
      <w:bookmarkEnd w:id="1346"/>
    </w:p>
    <w:p w14:paraId="49B67902" w14:textId="77777777" w:rsidR="00D179D6" w:rsidRPr="00462199" w:rsidRDefault="00D179D6" w:rsidP="00942582">
      <w:pPr>
        <w:pStyle w:val="DefinitionsAshurst"/>
      </w:pPr>
      <w:bookmarkStart w:id="1347" w:name="_Ref144112256"/>
      <w:r w:rsidRPr="00462199">
        <w:t>a summary of the progress in obtaining finance for the Project (including equity, debt and other forms of finance) prior to the Milestone Delivery Date;</w:t>
      </w:r>
      <w:bookmarkEnd w:id="1347"/>
    </w:p>
    <w:p w14:paraId="784D0B01" w14:textId="77777777" w:rsidR="00D179D6" w:rsidRPr="00462199" w:rsidRDefault="00D179D6" w:rsidP="00942582">
      <w:pPr>
        <w:pStyle w:val="DefinitionsAshurst"/>
      </w:pPr>
      <w:bookmarkStart w:id="1348" w:name="_Ref144112257"/>
      <w:r w:rsidRPr="00462199">
        <w:t>an earned value analysis figure showing progress against the earned value baseline, with commentary on any deviations from such baseline;</w:t>
      </w:r>
      <w:bookmarkEnd w:id="1348"/>
    </w:p>
    <w:p w14:paraId="3EAC17EE" w14:textId="77777777" w:rsidR="00D179D6" w:rsidRPr="00462199" w:rsidRDefault="00D179D6" w:rsidP="00942582">
      <w:pPr>
        <w:pStyle w:val="DefinitionsAshurst"/>
      </w:pPr>
      <w:bookmarkStart w:id="1349" w:name="_Ref144112258"/>
      <w:r w:rsidRPr="00462199">
        <w:t>Project Cost Data;</w:t>
      </w:r>
      <w:bookmarkEnd w:id="1349"/>
    </w:p>
    <w:p w14:paraId="6B1ED4F5" w14:textId="77777777" w:rsidR="00D179D6" w:rsidRPr="00462199" w:rsidRDefault="00D179D6" w:rsidP="00942582">
      <w:pPr>
        <w:pStyle w:val="DefinitionsAshurst"/>
      </w:pPr>
      <w:bookmarkStart w:id="1350" w:name="_Ref144112259"/>
      <w:r w:rsidRPr="00462199">
        <w:t>a summary of key risks relating to cost and schedule outturn for the Pre-Operation Activities, and the associated potential quantified impact of such risks; and</w:t>
      </w:r>
      <w:bookmarkEnd w:id="1350"/>
    </w:p>
    <w:p w14:paraId="18DCB07F" w14:textId="77777777" w:rsidR="00D179D6" w:rsidRPr="00462199" w:rsidRDefault="00D179D6" w:rsidP="00942582">
      <w:pPr>
        <w:pStyle w:val="DefinitionsAshurst"/>
      </w:pPr>
      <w:bookmarkStart w:id="1351" w:name="_Ref144112260"/>
      <w:r w:rsidRPr="00462199">
        <w:t>a summary of the progress made by the Producer in entering into any Offtake Agreement(s) (including estimated volumes, contract term, pricing provisions and offtaker end use);</w:t>
      </w:r>
      <w:bookmarkEnd w:id="1351"/>
    </w:p>
    <w:p w14:paraId="656BA46B" w14:textId="120E3386" w:rsidR="00D179D6" w:rsidRPr="00462199" w:rsidRDefault="00D179D6" w:rsidP="005B3BB9">
      <w:pPr>
        <w:pStyle w:val="DefinitionsClauseAshurst"/>
      </w:pPr>
      <w:bookmarkStart w:id="1352" w:name="_Ref144112261"/>
      <w:r w:rsidRPr="00462199">
        <w:rPr>
          <w:b/>
        </w:rPr>
        <w:t>"Misleading Declaration Termination Event"</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_Ref144114171 \w \h </w:instrText>
      </w:r>
      <w:r w:rsidR="000762BB">
        <w:fldChar w:fldCharType="separate"/>
      </w:r>
      <w:del w:id="1353" w:author="Faqir, Sofia (Energy Security)" w:date="2023-11-12T19:47:00Z">
        <w:r w:rsidR="00E473FC">
          <w:delText>37.5</w:delText>
        </w:r>
      </w:del>
      <w:r w:rsidR="000762BB">
        <w:fldChar w:fldCharType="end"/>
      </w:r>
      <w:r w:rsidRPr="00462199">
        <w:t xml:space="preserve"> (</w:t>
      </w:r>
      <w:r w:rsidRPr="00462199">
        <w:rPr>
          <w:i/>
        </w:rPr>
        <w:t>Misleading Offtaker Confirmation, Report or Payment Information Notice</w:t>
      </w:r>
      <w:r w:rsidRPr="00462199">
        <w:t>);</w:t>
      </w:r>
      <w:bookmarkEnd w:id="1352"/>
    </w:p>
    <w:p w14:paraId="6D8F841F" w14:textId="0CEDDB60" w:rsidR="00D179D6" w:rsidRPr="00462199" w:rsidRDefault="00D179D6" w:rsidP="005B3BB9">
      <w:pPr>
        <w:pStyle w:val="DefinitionsClauseAshurst"/>
      </w:pPr>
      <w:bookmarkStart w:id="1354" w:name="_Ref144112262"/>
      <w:r w:rsidRPr="00462199">
        <w:rPr>
          <w:b/>
        </w:rPr>
        <w:t>"Misleading LCHS Reported Data Termination Event"</w:t>
      </w:r>
      <w:r w:rsidRPr="00462199">
        <w:t xml:space="preserve"> has the meaning given to that term in paragraph </w:t>
      </w:r>
      <w:r>
        <w:fldChar w:fldCharType="begin"/>
      </w:r>
      <w:r>
        <w:instrText xml:space="preserve"> REF _Ref144115875 \w \h </w:instrText>
      </w:r>
      <w:r>
        <w:fldChar w:fldCharType="separate"/>
      </w:r>
      <w:del w:id="1355"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356"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354"/>
    </w:p>
    <w:p w14:paraId="35CC7EA4" w14:textId="1C05A19B" w:rsidR="00D179D6" w:rsidRPr="00462199" w:rsidRDefault="00D179D6" w:rsidP="005B3BB9">
      <w:pPr>
        <w:pStyle w:val="DefinitionsClauseAshurst"/>
      </w:pPr>
      <w:bookmarkStart w:id="1357" w:name="_Ref144112263"/>
      <w:r w:rsidRPr="00462199">
        <w:rPr>
          <w:b/>
        </w:rPr>
        <w:t xml:space="preserve">"Misleading Measurement Data Termination Event" </w:t>
      </w:r>
      <w:r w:rsidRPr="00462199">
        <w:t xml:space="preserve">has the meaning given to that term in </w:t>
      </w:r>
      <w:r w:rsidR="007248B2" w:rsidRPr="007248B2">
        <w:t>Condition</w:t>
      </w:r>
      <w:r w:rsidRPr="00462199">
        <w:t xml:space="preserve"> </w:t>
      </w:r>
      <w:r w:rsidR="000762BB">
        <w:fldChar w:fldCharType="begin"/>
      </w:r>
      <w:r w:rsidR="000762BB">
        <w:instrText xml:space="preserve"> REF _Ref144113915 \w \h </w:instrText>
      </w:r>
      <w:r w:rsidR="000762BB">
        <w:fldChar w:fldCharType="separate"/>
      </w:r>
      <w:del w:id="1358" w:author="Faqir, Sofia (Energy Security)" w:date="2023-11-12T19:47:00Z">
        <w:r w:rsidR="00E473FC">
          <w:delText>32.13</w:delText>
        </w:r>
      </w:del>
      <w:r w:rsidR="000762BB">
        <w:fldChar w:fldCharType="end"/>
      </w:r>
      <w:r w:rsidRPr="00462199">
        <w:t xml:space="preserve"> (</w:t>
      </w:r>
      <w:r w:rsidRPr="00462199">
        <w:rPr>
          <w:i/>
        </w:rPr>
        <w:t>Misleading Measurement Data</w:t>
      </w:r>
      <w:r w:rsidRPr="00462199">
        <w:t>);</w:t>
      </w:r>
      <w:bookmarkEnd w:id="1357"/>
    </w:p>
    <w:p w14:paraId="01232A48" w14:textId="77777777" w:rsidR="00D179D6" w:rsidRPr="00462199" w:rsidRDefault="00D179D6" w:rsidP="005B3BB9">
      <w:pPr>
        <w:pStyle w:val="DefinitionsClauseAshurst"/>
      </w:pPr>
      <w:bookmarkStart w:id="1359" w:name="_Ref144112264"/>
      <w:r w:rsidRPr="00462199">
        <w:rPr>
          <w:b/>
        </w:rPr>
        <w:lastRenderedPageBreak/>
        <w:t>"Month"</w:t>
      </w:r>
      <w:r w:rsidRPr="00462199">
        <w:t xml:space="preserve"> means a calendar month;</w:t>
      </w:r>
      <w:bookmarkEnd w:id="1359"/>
    </w:p>
    <w:p w14:paraId="3D19B152" w14:textId="4C3254A5" w:rsidR="00D179D6" w:rsidRPr="00462199" w:rsidRDefault="00D179D6" w:rsidP="005B3BB9">
      <w:pPr>
        <w:pStyle w:val="DefinitionsClauseAshurst"/>
      </w:pPr>
      <w:bookmarkStart w:id="1360" w:name="_Ref144112265"/>
      <w:r w:rsidRPr="00462199">
        <w:rPr>
          <w:b/>
        </w:rPr>
        <w:t xml:space="preserve">"Month Ahead Natural Gas Contracts" </w:t>
      </w:r>
      <w:r w:rsidRPr="00462199">
        <w:t xml:space="preserve">means a contract for the delivery of a firm volume of Natural Gas to the </w:t>
      </w:r>
      <w:r w:rsidR="00F16A01">
        <w:t>National Balancing Point Virtual Trading Point</w:t>
      </w:r>
      <w:r w:rsidRPr="00462199">
        <w:t>, in equal amounts, in each Day of the nearest Month;</w:t>
      </w:r>
      <w:bookmarkEnd w:id="1360"/>
    </w:p>
    <w:p w14:paraId="1DB4743A" w14:textId="1F1585D6" w:rsidR="00D179D6" w:rsidRPr="00462199" w:rsidRDefault="00D179D6" w:rsidP="005B3BB9">
      <w:pPr>
        <w:pStyle w:val="DefinitionsClauseAshurst"/>
      </w:pPr>
      <w:bookmarkStart w:id="1361" w:name="_Ref144112266"/>
      <w:r w:rsidRPr="00462199">
        <w:rPr>
          <w:b/>
        </w:rPr>
        <w:t>"Monthly</w:t>
      </w:r>
      <w:r w:rsidRPr="00462199">
        <w:t xml:space="preserve"> </w:t>
      </w:r>
      <w:r w:rsidRPr="00462199">
        <w:rPr>
          <w:b/>
        </w:rPr>
        <w:t>CO</w:t>
      </w:r>
      <w:r w:rsidRPr="00462199">
        <w:rPr>
          <w:b/>
          <w:vertAlign w:val="subscript"/>
        </w:rPr>
        <w:t>2</w:t>
      </w:r>
      <w:r w:rsidRPr="00462199">
        <w:rPr>
          <w:b/>
        </w:rPr>
        <w:t xml:space="preserve"> T&amp;S Charges Amount"</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_Ref144113527 \w \h </w:instrText>
      </w:r>
      <w:r w:rsidR="000762BB">
        <w:fldChar w:fldCharType="separate"/>
      </w:r>
      <w:del w:id="1362" w:author="Faqir, Sofia (Energy Security)" w:date="2023-11-12T19:47:00Z">
        <w:r w:rsidR="00E473FC">
          <w:delText>18.1</w:delText>
        </w:r>
      </w:del>
      <w:r w:rsidR="000762BB">
        <w:fldChar w:fldCharType="end"/>
      </w:r>
      <w:r w:rsidRPr="00462199">
        <w:t xml:space="preserve"> (</w:t>
      </w:r>
      <w:r w:rsidRPr="00462199">
        <w:rPr>
          <w:bCs/>
          <w:i/>
        </w:rPr>
        <w:t>CO</w:t>
      </w:r>
      <w:r w:rsidRPr="00462199">
        <w:rPr>
          <w:bCs/>
          <w:i/>
          <w:vertAlign w:val="subscript"/>
        </w:rPr>
        <w:t>2</w:t>
      </w:r>
      <w:r w:rsidRPr="00462199">
        <w:t xml:space="preserve"> </w:t>
      </w:r>
      <w:r w:rsidRPr="00462199">
        <w:rPr>
          <w:i/>
        </w:rPr>
        <w:t>T&amp;S Charges Amount calculation</w:t>
      </w:r>
      <w:r w:rsidRPr="00462199">
        <w:t>);</w:t>
      </w:r>
      <w:bookmarkEnd w:id="1361"/>
    </w:p>
    <w:p w14:paraId="2EDBA76B" w14:textId="17BC2402" w:rsidR="00D179D6" w:rsidRPr="00462199" w:rsidRDefault="00D179D6" w:rsidP="005B3BB9">
      <w:pPr>
        <w:pStyle w:val="DefinitionsClauseAshurst"/>
      </w:pPr>
      <w:bookmarkStart w:id="1363" w:name="_Ref144112267"/>
      <w:r w:rsidRPr="00462199">
        <w:rPr>
          <w:b/>
        </w:rPr>
        <w:t>"Monthly CO</w:t>
      </w:r>
      <w:r w:rsidRPr="00462199">
        <w:rPr>
          <w:b/>
          <w:vertAlign w:val="subscript"/>
        </w:rPr>
        <w:t>2</w:t>
      </w:r>
      <w:r w:rsidRPr="00462199">
        <w:rPr>
          <w:b/>
        </w:rPr>
        <w:t xml:space="preserve"> T&amp;S Charges Amount for CO</w:t>
      </w:r>
      <w:r w:rsidRPr="00462199">
        <w:rPr>
          <w:b/>
          <w:vertAlign w:val="subscript"/>
        </w:rPr>
        <w:t>2</w:t>
      </w:r>
      <w:r w:rsidRPr="00462199">
        <w:rPr>
          <w:b/>
        </w:rPr>
        <w:t xml:space="preserve"> T&amp;S Export Volumes"</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_Ref144113531 \w \h </w:instrText>
      </w:r>
      <w:r w:rsidR="000762BB">
        <w:fldChar w:fldCharType="separate"/>
      </w:r>
      <w:del w:id="1364" w:author="Faqir, Sofia (Energy Security)" w:date="2023-11-12T19:47:00Z">
        <w:r w:rsidR="00E473FC">
          <w:delText>18.3</w:delText>
        </w:r>
      </w:del>
      <w:r w:rsidR="000762BB">
        <w:fldChar w:fldCharType="end"/>
      </w:r>
      <w:r w:rsidRPr="00462199">
        <w:t xml:space="preserve"> (</w:t>
      </w:r>
      <w:r w:rsidRPr="00462199">
        <w:rPr>
          <w:bCs/>
          <w:i/>
        </w:rPr>
        <w:t>CO</w:t>
      </w:r>
      <w:r w:rsidRPr="00462199">
        <w:rPr>
          <w:bCs/>
          <w:i/>
          <w:vertAlign w:val="subscript"/>
        </w:rPr>
        <w:t>2</w:t>
      </w:r>
      <w:r w:rsidRPr="00462199">
        <w:rPr>
          <w:i/>
        </w:rPr>
        <w:t xml:space="preserve"> T&amp;S Charges Amount for Export Volumes calculation</w:t>
      </w:r>
      <w:r w:rsidRPr="00462199">
        <w:t>);</w:t>
      </w:r>
      <w:bookmarkEnd w:id="1363"/>
    </w:p>
    <w:p w14:paraId="3BB27F40" w14:textId="434D72BA" w:rsidR="00D179D6" w:rsidRDefault="00D179D6" w:rsidP="005B3BB9">
      <w:pPr>
        <w:pStyle w:val="DefinitionsClauseAshurst"/>
      </w:pPr>
      <w:bookmarkStart w:id="1365" w:name="_Ref144112268"/>
      <w:r w:rsidRPr="00462199">
        <w:rPr>
          <w:b/>
        </w:rPr>
        <w:t>"Monthly LCHS Report"</w:t>
      </w:r>
      <w:r w:rsidRPr="00462199">
        <w:t xml:space="preserve"> has the meaning given to that term in paragraph </w:t>
      </w:r>
      <w:r>
        <w:fldChar w:fldCharType="begin"/>
      </w:r>
      <w:r>
        <w:instrText xml:space="preserve"> REF _Ref144115875 \w \h </w:instrText>
      </w:r>
      <w:r>
        <w:fldChar w:fldCharType="separate"/>
      </w:r>
      <w:del w:id="1366"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367"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365"/>
    </w:p>
    <w:p w14:paraId="796AA9F6" w14:textId="146DC651" w:rsidR="00630F1D" w:rsidRPr="00462199" w:rsidRDefault="00630F1D" w:rsidP="005B3BB9">
      <w:pPr>
        <w:pStyle w:val="DefinitionsClauseAshurst"/>
      </w:pPr>
      <w:r>
        <w:t>"</w:t>
      </w:r>
      <w:r>
        <w:rPr>
          <w:b/>
          <w:bCs/>
        </w:rPr>
        <w:t xml:space="preserve">Monthly LCHS Report Update Event" </w:t>
      </w:r>
      <w:r>
        <w:t xml:space="preserve">has the meaning given to that term in paragraph </w:t>
      </w:r>
      <w:r>
        <w:fldChar w:fldCharType="begin"/>
      </w:r>
      <w:r>
        <w:instrText xml:space="preserve"> REF _Ref148971416 \r \h </w:instrText>
      </w:r>
      <w:r>
        <w:fldChar w:fldCharType="separate"/>
      </w:r>
      <w:del w:id="1368" w:author="Faqir, Sofia (Energy Security)" w:date="2023-11-12T19:47:00Z">
        <w:r w:rsidR="00E473FC">
          <w:delText>4.5</w:delText>
        </w:r>
      </w:del>
      <w:r>
        <w:fldChar w:fldCharType="end"/>
      </w:r>
      <w:r w:rsidR="00430694">
        <w:t xml:space="preserve"> </w:t>
      </w:r>
      <w:r>
        <w:t xml:space="preserve">of </w:t>
      </w:r>
      <w:r>
        <w:fldChar w:fldCharType="begin"/>
      </w:r>
      <w:r>
        <w:instrText xml:space="preserve"> REF _Ref144115874 \r \h </w:instrText>
      </w:r>
      <w:r>
        <w:fldChar w:fldCharType="separate"/>
      </w:r>
      <w:del w:id="1369" w:author="Faqir, Sofia (Energy Security)" w:date="2023-11-12T19:47:00Z">
        <w:r w:rsidR="00E473FC">
          <w:delText>Annex 6</w:delText>
        </w:r>
      </w:del>
      <w:r>
        <w:fldChar w:fldCharType="end"/>
      </w:r>
      <w:r>
        <w:t xml:space="preserve"> (</w:t>
      </w:r>
      <w:r>
        <w:rPr>
          <w:i/>
          <w:iCs/>
        </w:rPr>
        <w:t>Data Collection and Monitoring Compliance with the LCHS</w:t>
      </w:r>
      <w:r>
        <w:t xml:space="preserve">); </w:t>
      </w:r>
    </w:p>
    <w:p w14:paraId="49C889C0" w14:textId="77777777" w:rsidR="00D179D6" w:rsidRPr="00462199" w:rsidRDefault="00D179D6" w:rsidP="005B3BB9">
      <w:pPr>
        <w:pStyle w:val="DefinitionsClauseAshurst"/>
      </w:pPr>
      <w:bookmarkStart w:id="1370" w:name="_Ref144112269"/>
      <w:r w:rsidRPr="00462199">
        <w:rPr>
          <w:b/>
        </w:rPr>
        <w:t>"Moody's"</w:t>
      </w:r>
      <w:r w:rsidRPr="00462199">
        <w:t xml:space="preserve"> means Moody's Investors Service, Inc., a Delaware corporation and any successor thereto;</w:t>
      </w:r>
      <w:bookmarkEnd w:id="1370"/>
    </w:p>
    <w:p w14:paraId="2D5959E0" w14:textId="77777777" w:rsidR="00D179D6" w:rsidRPr="00462199" w:rsidRDefault="00D179D6" w:rsidP="005B3BB9">
      <w:pPr>
        <w:pStyle w:val="DefinitionsClauseAshurst"/>
      </w:pPr>
      <w:bookmarkStart w:id="1371" w:name="_Ref144112270"/>
      <w:r w:rsidRPr="00462199">
        <w:rPr>
          <w:b/>
        </w:rPr>
        <w:t>"MRV Audit Right"</w:t>
      </w:r>
      <w:r w:rsidRPr="00462199">
        <w:t xml:space="preserve"> means the LCHA Counterparty Audit Right and/or the Annual Audit Right;</w:t>
      </w:r>
      <w:bookmarkEnd w:id="1371"/>
    </w:p>
    <w:p w14:paraId="57D9B905" w14:textId="525DBDA2" w:rsidR="00D179D6" w:rsidRPr="00462199" w:rsidRDefault="00D179D6" w:rsidP="005B3BB9">
      <w:pPr>
        <w:pStyle w:val="DefinitionsClauseAshurst"/>
      </w:pPr>
      <w:bookmarkStart w:id="1372" w:name="_Ref144112271"/>
      <w:r w:rsidRPr="00462199">
        <w:rPr>
          <w:b/>
        </w:rPr>
        <w:t>"Mutual Appointment Decision"</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_Ref144114988 \w \h </w:instrText>
      </w:r>
      <w:r w:rsidR="000762BB">
        <w:fldChar w:fldCharType="separate"/>
      </w:r>
      <w:del w:id="1373" w:author="Faqir, Sofia (Energy Security)" w:date="2023-11-12T19:47:00Z">
        <w:r w:rsidR="00E473FC">
          <w:delText>61.4</w:delText>
        </w:r>
      </w:del>
      <w:r w:rsidR="000762BB">
        <w:fldChar w:fldCharType="end"/>
      </w:r>
      <w:r w:rsidRPr="00462199">
        <w:t xml:space="preserve"> (</w:t>
      </w:r>
      <w:r w:rsidRPr="00462199">
        <w:rPr>
          <w:i/>
        </w:rPr>
        <w:t>Arbitration Procedure</w:t>
      </w:r>
      <w:r w:rsidRPr="00462199">
        <w:t>);</w:t>
      </w:r>
      <w:bookmarkEnd w:id="1372"/>
    </w:p>
    <w:p w14:paraId="569BDC11" w14:textId="7140D022" w:rsidR="00D179D6" w:rsidRPr="00462199" w:rsidRDefault="00D179D6" w:rsidP="005B3BB9">
      <w:pPr>
        <w:pStyle w:val="DefinitionsClauseAshurst"/>
      </w:pPr>
      <w:bookmarkStart w:id="1374" w:name="_Ref144112272"/>
      <w:r w:rsidRPr="00462199">
        <w:rPr>
          <w:b/>
        </w:rPr>
        <w:t>"Natural Gas"</w:t>
      </w:r>
      <w:r w:rsidRPr="00462199">
        <w:t xml:space="preserve"> has the meaning given to the term "Gas" in this </w:t>
      </w:r>
      <w:r w:rsidR="007248B2" w:rsidRPr="007248B2">
        <w:t>Condition</w:t>
      </w:r>
      <w:r w:rsidRPr="00462199">
        <w:t xml:space="preserve"> </w:t>
      </w:r>
      <w:r w:rsidR="000762BB">
        <w:fldChar w:fldCharType="begin"/>
      </w:r>
      <w:r w:rsidR="000762BB">
        <w:instrText xml:space="preserve"> REF _Ref144111463 \w \h </w:instrText>
      </w:r>
      <w:r w:rsidR="000762BB">
        <w:fldChar w:fldCharType="separate"/>
      </w:r>
      <w:del w:id="1375" w:author="Faqir, Sofia (Energy Security)" w:date="2023-11-12T19:47:00Z">
        <w:r w:rsidR="00E473FC">
          <w:delText>1.1</w:delText>
        </w:r>
      </w:del>
      <w:r w:rsidR="000762BB">
        <w:fldChar w:fldCharType="end"/>
      </w:r>
      <w:r w:rsidRPr="00462199">
        <w:t>;</w:t>
      </w:r>
      <w:bookmarkEnd w:id="1374"/>
    </w:p>
    <w:p w14:paraId="34565D8E" w14:textId="77777777" w:rsidR="00D179D6" w:rsidRPr="00462199" w:rsidRDefault="00D179D6" w:rsidP="005B3BB9">
      <w:pPr>
        <w:pStyle w:val="DefinitionsClauseAshurst"/>
      </w:pPr>
      <w:bookmarkStart w:id="1376" w:name="_Ref144112273"/>
      <w:r w:rsidRPr="00462199">
        <w:rPr>
          <w:b/>
        </w:rPr>
        <w:t>"Natural Gas Cost Multiplier"</w:t>
      </w:r>
      <w:r w:rsidRPr="00462199">
        <w:t xml:space="preserve"> has the meaning given to that term in the Agreement;</w:t>
      </w:r>
      <w:bookmarkEnd w:id="1376"/>
    </w:p>
    <w:p w14:paraId="704FE135" w14:textId="5E7D91D9" w:rsidR="00D179D6" w:rsidRPr="00462199" w:rsidRDefault="00D179D6" w:rsidP="005B3BB9">
      <w:pPr>
        <w:pStyle w:val="DefinitionsClauseAshurst"/>
      </w:pPr>
      <w:bookmarkStart w:id="1377" w:name="_Ref144112274"/>
      <w:r w:rsidRPr="00462199">
        <w:rPr>
          <w:b/>
        </w:rPr>
        <w:t>"Natural Gas Indexation Adjustment"</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_Ref144113484 \r \h \* MERGEFORMAT </w:instrText>
      </w:r>
      <w:r w:rsidRPr="00462199">
        <w:fldChar w:fldCharType="separate"/>
      </w:r>
      <w:del w:id="1378" w:author="Faqir, Sofia (Energy Security)" w:date="2023-11-12T19:47:00Z">
        <w:r w:rsidR="00E473FC" w:rsidRPr="00E473FC">
          <w:rPr>
            <w:color w:val="000000"/>
          </w:rPr>
          <w:delText>14.5(B)</w:delText>
        </w:r>
      </w:del>
      <w:r w:rsidRPr="00462199">
        <w:fldChar w:fldCharType="end"/>
      </w:r>
      <w:r w:rsidRPr="00462199">
        <w:t xml:space="preserve"> (</w:t>
      </w:r>
      <w:r w:rsidRPr="00462199">
        <w:rPr>
          <w:i/>
        </w:rPr>
        <w:t>Indexation for CCUS-Enabled Facilities</w:t>
      </w:r>
      <w:r w:rsidRPr="00462199">
        <w:t>);</w:t>
      </w:r>
      <w:bookmarkEnd w:id="1377"/>
    </w:p>
    <w:p w14:paraId="437F992D" w14:textId="12512872" w:rsidR="00D179D6" w:rsidRDefault="00D179D6" w:rsidP="005B3BB9">
      <w:pPr>
        <w:pStyle w:val="DefinitionsClauseAshurst"/>
      </w:pPr>
      <w:bookmarkStart w:id="1379" w:name="_Ref144112275"/>
      <w:r w:rsidRPr="00462199">
        <w:rPr>
          <w:b/>
        </w:rPr>
        <w:t>"Natural Gas Strike Price"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_Ref144113488 \w \h </w:instrText>
      </w:r>
      <w:r w:rsidR="000762BB">
        <w:fldChar w:fldCharType="separate"/>
      </w:r>
      <w:del w:id="1380" w:author="Faqir, Sofia (Energy Security)" w:date="2023-11-12T19:47:00Z">
        <w:r w:rsidR="00E473FC">
          <w:delText>14.9</w:delText>
        </w:r>
      </w:del>
      <w:r w:rsidR="000762BB">
        <w:fldChar w:fldCharType="end"/>
      </w:r>
      <w:r w:rsidRPr="00462199">
        <w:t xml:space="preserve"> (</w:t>
      </w:r>
      <w:r w:rsidRPr="00462199">
        <w:rPr>
          <w:i/>
        </w:rPr>
        <w:t>Indexation for CCUS-Enabled Facilities</w:t>
      </w:r>
      <w:r w:rsidRPr="00462199">
        <w:t>);</w:t>
      </w:r>
      <w:bookmarkEnd w:id="1379"/>
    </w:p>
    <w:p w14:paraId="22A0AF0E" w14:textId="59605A3E" w:rsidR="000C6494" w:rsidRPr="00462199" w:rsidRDefault="000C6494" w:rsidP="000C6494">
      <w:pPr>
        <w:pStyle w:val="DefinitionsClauseAshurst"/>
      </w:pPr>
      <w:r w:rsidRPr="000C6494">
        <w:rPr>
          <w:b/>
          <w:bCs/>
        </w:rPr>
        <w:t>"NBP UK Index"</w:t>
      </w:r>
      <w:r w:rsidRPr="000C6494">
        <w:t xml:space="preserve"> means the National Balancing Point (NBP) Virtual Trading Point as published on ICE Futures Europe;</w:t>
      </w:r>
      <w:r>
        <w:t xml:space="preserve"> </w:t>
      </w:r>
    </w:p>
    <w:p w14:paraId="112434FB" w14:textId="77777777" w:rsidR="00D179D6" w:rsidRPr="00462199" w:rsidRDefault="00D179D6" w:rsidP="005B3BB9">
      <w:pPr>
        <w:pStyle w:val="DefinitionsClauseAshurst"/>
      </w:pPr>
      <w:bookmarkStart w:id="1381" w:name="_Ref144112276"/>
      <w:r w:rsidRPr="00462199">
        <w:t>"</w:t>
      </w:r>
      <w:r w:rsidRPr="00462199">
        <w:rPr>
          <w:b/>
        </w:rPr>
        <w:t>Net Recoverable Value of the Facility</w:t>
      </w:r>
      <w:r w:rsidRPr="00462199">
        <w:t>" means the anticipated fair market value of the whole of the Facility or, where it is not reasonably practicable to effect the sale and transfer of the whole of the Facility, the individual components forming part of the Facility (the "</w:t>
      </w:r>
      <w:r w:rsidRPr="00462199">
        <w:rPr>
          <w:b/>
        </w:rPr>
        <w:t>Facility Assets</w:t>
      </w:r>
      <w:r w:rsidRPr="00462199">
        <w:t>"), being the amount for which the Facility Assets could be exchanged in an arm's length transaction between informed and willing parties, other than in a forced or liquidation sale, or the actual selling price of the Facility Assets, in each case whether for re-use or scrap, with such value:</w:t>
      </w:r>
      <w:bookmarkEnd w:id="1381"/>
    </w:p>
    <w:p w14:paraId="35114EA9" w14:textId="77777777" w:rsidR="00D179D6" w:rsidRPr="00462199" w:rsidRDefault="00D179D6" w:rsidP="00942582">
      <w:pPr>
        <w:pStyle w:val="DefinitionsAshurst"/>
      </w:pPr>
      <w:bookmarkStart w:id="1382" w:name="_Ref144112277"/>
      <w:r w:rsidRPr="00462199">
        <w:t>determined in accordance with IFRS 13 Fair Value Measurement (or any suitable, alternative accounting standard that is agreed by the Parties, acting reasonably);</w:t>
      </w:r>
      <w:bookmarkEnd w:id="1382"/>
    </w:p>
    <w:p w14:paraId="74037C30" w14:textId="77777777" w:rsidR="00D179D6" w:rsidRPr="00462199" w:rsidRDefault="00D179D6" w:rsidP="00942582">
      <w:pPr>
        <w:pStyle w:val="DefinitionsAshurst"/>
      </w:pPr>
      <w:bookmarkStart w:id="1383" w:name="_Ref144112278"/>
      <w:r w:rsidRPr="00462199">
        <w:t>based on the assumption that the Facility Assets reflect the standard that they would have been in had the Producer operated and/or maintained such assets in accordance with the Reasonable and Prudent Standard (but excluding the cost of any rectification and/or maintenance works that would be required to bring the Facility Assets up to such standard);</w:t>
      </w:r>
      <w:bookmarkEnd w:id="1383"/>
    </w:p>
    <w:p w14:paraId="44C032A0" w14:textId="77777777" w:rsidR="00D179D6" w:rsidRPr="00462199" w:rsidRDefault="00D179D6" w:rsidP="00942582">
      <w:pPr>
        <w:pStyle w:val="DefinitionsAshurst"/>
      </w:pPr>
      <w:bookmarkStart w:id="1384" w:name="_Ref144112279"/>
      <w:r w:rsidRPr="00462199">
        <w:lastRenderedPageBreak/>
        <w:t>reduced to reflect the reasonable costs of marketing and entering one (1) or more agreement(s) for the sale and transfer of the Facility Assets (including any legal and/or accountancy costs);</w:t>
      </w:r>
      <w:bookmarkEnd w:id="1384"/>
    </w:p>
    <w:p w14:paraId="1C630143" w14:textId="77777777" w:rsidR="00D179D6" w:rsidRPr="00462199" w:rsidRDefault="00D179D6" w:rsidP="00942582">
      <w:pPr>
        <w:pStyle w:val="DefinitionsAshurst"/>
      </w:pPr>
      <w:bookmarkStart w:id="1385" w:name="_Ref144112280"/>
      <w:r w:rsidRPr="00462199">
        <w:t>reduced to reflect the reasonable costs of disconnecting, disassembling, packaging, handling, removing, transporting and/or delivering the Facility Assets as part of their sale and transfer; and</w:t>
      </w:r>
      <w:bookmarkEnd w:id="1385"/>
    </w:p>
    <w:p w14:paraId="1D3438B7" w14:textId="77777777" w:rsidR="00D179D6" w:rsidRPr="00462199" w:rsidRDefault="00D179D6" w:rsidP="00942582">
      <w:pPr>
        <w:pStyle w:val="DefinitionsAshurst"/>
      </w:pPr>
      <w:bookmarkStart w:id="1386" w:name="_Ref144112281"/>
      <w:r w:rsidRPr="00462199">
        <w:t>deemed to be zero (0), where it is less than zero (0);</w:t>
      </w:r>
      <w:bookmarkEnd w:id="1386"/>
    </w:p>
    <w:p w14:paraId="777081FE" w14:textId="4E89657F" w:rsidR="00D179D6" w:rsidRPr="00462199" w:rsidRDefault="00D179D6" w:rsidP="005B3BB9">
      <w:pPr>
        <w:pStyle w:val="DefinitionsClauseAshurst"/>
      </w:pPr>
      <w:bookmarkStart w:id="1387" w:name="_Ref144112282"/>
      <w:r w:rsidRPr="00462199">
        <w:rPr>
          <w:b/>
        </w:rPr>
        <w:t>"No Alternative CO</w:t>
      </w:r>
      <w:r w:rsidRPr="00462199">
        <w:rPr>
          <w:b/>
          <w:vertAlign w:val="subscript"/>
        </w:rPr>
        <w:t>2</w:t>
      </w:r>
      <w:r w:rsidRPr="00462199">
        <w:rPr>
          <w:b/>
        </w:rPr>
        <w:t xml:space="preserve"> T&amp;S Solution Reason"</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_Ref144114675 \r \h \* MERGEFORMAT </w:instrText>
      </w:r>
      <w:r w:rsidRPr="00462199">
        <w:fldChar w:fldCharType="separate"/>
      </w:r>
      <w:del w:id="1388" w:author="Faqir, Sofia (Energy Security)" w:date="2023-11-12T19:47:00Z">
        <w:r w:rsidR="00E473FC" w:rsidRPr="00E473FC">
          <w:rPr>
            <w:color w:val="000000"/>
          </w:rPr>
          <w:delText>52.9(A)(iv)</w:delText>
        </w:r>
      </w:del>
      <w:r w:rsidRPr="0046219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w:t>
      </w:r>
      <w:bookmarkEnd w:id="1387"/>
    </w:p>
    <w:p w14:paraId="3237F259" w14:textId="080788F0" w:rsidR="00D179D6" w:rsidRPr="00462199" w:rsidRDefault="00D179D6" w:rsidP="005B3BB9">
      <w:pPr>
        <w:pStyle w:val="DefinitionsClauseAshurst"/>
      </w:pPr>
      <w:bookmarkStart w:id="1389" w:name="_Ref144112283"/>
      <w:r w:rsidRPr="00462199">
        <w:rPr>
          <w:b/>
        </w:rPr>
        <w:t>"Non-Gas Indexation Adjustment"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_Ref144113481 \r \h \* MERGEFORMAT </w:instrText>
      </w:r>
      <w:r w:rsidRPr="00462199">
        <w:fldChar w:fldCharType="separate"/>
      </w:r>
      <w:del w:id="1390" w:author="Faqir, Sofia (Energy Security)" w:date="2023-11-12T19:47:00Z">
        <w:r w:rsidR="00E473FC" w:rsidRPr="00E473FC">
          <w:rPr>
            <w:color w:val="000000"/>
          </w:rPr>
          <w:delText>14.5(A)</w:delText>
        </w:r>
      </w:del>
      <w:r w:rsidRPr="00462199">
        <w:fldChar w:fldCharType="end"/>
      </w:r>
      <w:r w:rsidRPr="00462199">
        <w:t xml:space="preserve"> (</w:t>
      </w:r>
      <w:r w:rsidRPr="00462199">
        <w:rPr>
          <w:i/>
        </w:rPr>
        <w:t>Indexation for CCUS-Enabled Facilities</w:t>
      </w:r>
      <w:r w:rsidRPr="00462199">
        <w:t>);</w:t>
      </w:r>
      <w:bookmarkEnd w:id="1389"/>
    </w:p>
    <w:p w14:paraId="27590A96" w14:textId="241D23D3" w:rsidR="00D179D6" w:rsidRPr="00462199" w:rsidRDefault="00D179D6" w:rsidP="005B3BB9">
      <w:pPr>
        <w:pStyle w:val="DefinitionsClauseAshurst"/>
      </w:pPr>
      <w:bookmarkStart w:id="1391" w:name="_Ref144112284"/>
      <w:r w:rsidRPr="00462199">
        <w:rPr>
          <w:b/>
        </w:rPr>
        <w:t>"Non-Gas Indexation Anniversary"</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_Ref144113482 \r \h \* MERGEFORMAT </w:instrText>
      </w:r>
      <w:r w:rsidRPr="00462199">
        <w:fldChar w:fldCharType="separate"/>
      </w:r>
      <w:del w:id="1392" w:author="Faqir, Sofia (Energy Security)" w:date="2023-11-12T19:47:00Z">
        <w:r w:rsidR="00E473FC" w:rsidRPr="00E473FC">
          <w:rPr>
            <w:color w:val="000000"/>
          </w:rPr>
          <w:delText>14.5(A)(i)</w:delText>
        </w:r>
      </w:del>
      <w:r w:rsidRPr="00462199">
        <w:fldChar w:fldCharType="end"/>
      </w:r>
      <w:r w:rsidRPr="00462199">
        <w:t>. (</w:t>
      </w:r>
      <w:r w:rsidRPr="00462199">
        <w:rPr>
          <w:i/>
        </w:rPr>
        <w:t>Indexation for CCUS-Enabled Facilities</w:t>
      </w:r>
      <w:r w:rsidRPr="00462199">
        <w:t>);</w:t>
      </w:r>
      <w:bookmarkEnd w:id="1391"/>
    </w:p>
    <w:p w14:paraId="1DF7F68F" w14:textId="77777777" w:rsidR="00D179D6" w:rsidRPr="00462199" w:rsidRDefault="00D179D6" w:rsidP="005B3BB9">
      <w:pPr>
        <w:pStyle w:val="DefinitionsClauseAshurst"/>
      </w:pPr>
      <w:bookmarkStart w:id="1393" w:name="_Ref144112285"/>
      <w:r w:rsidRPr="00462199">
        <w:rPr>
          <w:b/>
        </w:rPr>
        <w:t xml:space="preserve">"Non-Gas Strike Price" </w:t>
      </w:r>
      <w:r w:rsidRPr="00462199">
        <w:t>means the Initial Non-Gas Strike Price, as may be amended from time to time in accordance with the LCHA;</w:t>
      </w:r>
      <w:bookmarkEnd w:id="1393"/>
    </w:p>
    <w:p w14:paraId="4CBA8C2A" w14:textId="0CF417D1" w:rsidR="00D179D6" w:rsidRPr="00462199" w:rsidRDefault="00D179D6" w:rsidP="005B3BB9">
      <w:pPr>
        <w:pStyle w:val="DefinitionsClauseAshurst"/>
      </w:pPr>
      <w:bookmarkStart w:id="1394" w:name="_Ref144112286"/>
      <w:r w:rsidRPr="00462199">
        <w:rPr>
          <w:b/>
        </w:rPr>
        <w:t>"Non-NPA Payment Cure Period"</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_Ref144114828 \r \h \* MERGEFORMAT </w:instrText>
      </w:r>
      <w:r w:rsidRPr="00462199">
        <w:fldChar w:fldCharType="separate"/>
      </w:r>
      <w:del w:id="1395" w:author="Faqir, Sofia (Energy Security)" w:date="2023-11-12T19:47:00Z">
        <w:r w:rsidR="00E473FC" w:rsidRPr="00E473FC">
          <w:rPr>
            <w:color w:val="000000"/>
          </w:rPr>
          <w:delText>54.1(B)(ii)</w:delText>
        </w:r>
      </w:del>
      <w:r w:rsidRPr="00462199">
        <w:fldChar w:fldCharType="end"/>
      </w:r>
      <w:r w:rsidRPr="00462199">
        <w:t xml:space="preserve"> (</w:t>
      </w:r>
      <w:r w:rsidRPr="00462199">
        <w:rPr>
          <w:i/>
        </w:rPr>
        <w:t>Termination Events</w:t>
      </w:r>
      <w:r w:rsidRPr="00462199">
        <w:t>);</w:t>
      </w:r>
      <w:bookmarkEnd w:id="1394"/>
    </w:p>
    <w:p w14:paraId="2B9FF449" w14:textId="0EB5275B" w:rsidR="00D179D6" w:rsidRPr="00462199" w:rsidRDefault="00D179D6" w:rsidP="005B3BB9">
      <w:pPr>
        <w:pStyle w:val="DefinitionsClauseAshurst"/>
      </w:pPr>
      <w:bookmarkStart w:id="1396" w:name="_Ref144112287"/>
      <w:r w:rsidRPr="00462199">
        <w:rPr>
          <w:b/>
        </w:rPr>
        <w:t>"Non-Qualifying Offtaker"</w:t>
      </w:r>
      <w:r w:rsidRPr="00462199">
        <w:t xml:space="preserve"> means any Offtaker (except for an Own Consumption Offtaker, unless it has been deemed to be a Non-Qualifying Offtaker pursuant to </w:t>
      </w:r>
      <w:r w:rsidR="007248B2" w:rsidRPr="007248B2">
        <w:t>Condition</w:t>
      </w:r>
      <w:r w:rsidRPr="00462199">
        <w:t xml:space="preserve"> </w:t>
      </w:r>
      <w:r w:rsidR="000762BB">
        <w:fldChar w:fldCharType="begin"/>
      </w:r>
      <w:r w:rsidR="000762BB">
        <w:instrText xml:space="preserve"> REF _Ref144114140 \w \h </w:instrText>
      </w:r>
      <w:r w:rsidR="000762BB">
        <w:fldChar w:fldCharType="separate"/>
      </w:r>
      <w:del w:id="1397" w:author="Faqir, Sofia (Energy Security)" w:date="2023-11-12T19:47:00Z">
        <w:r w:rsidR="00E473FC">
          <w:delText>36.15</w:delText>
        </w:r>
      </w:del>
      <w:r w:rsidR="000762BB">
        <w:fldChar w:fldCharType="end"/>
      </w:r>
      <w:r w:rsidRPr="00462199">
        <w:t xml:space="preserve"> or </w:t>
      </w:r>
      <w:r w:rsidRPr="00462199">
        <w:fldChar w:fldCharType="begin"/>
      </w:r>
      <w:r w:rsidRPr="00462199">
        <w:instrText xml:space="preserve">  REF _Ref144114296 \r \h \* MERGEFORMAT </w:instrText>
      </w:r>
      <w:r w:rsidRPr="00462199">
        <w:fldChar w:fldCharType="separate"/>
      </w:r>
      <w:del w:id="1398" w:author="Faqir, Sofia (Energy Security)" w:date="2023-11-12T19:47:00Z">
        <w:r w:rsidR="00E473FC" w:rsidRPr="00E473FC">
          <w:rPr>
            <w:color w:val="000000"/>
          </w:rPr>
          <w:delText>41.11(D)</w:delText>
        </w:r>
      </w:del>
      <w:r w:rsidRPr="00462199">
        <w:fldChar w:fldCharType="end"/>
      </w:r>
      <w:r w:rsidRPr="00462199">
        <w:t>) who:</w:t>
      </w:r>
      <w:bookmarkEnd w:id="1396"/>
    </w:p>
    <w:p w14:paraId="326B63DF" w14:textId="77777777" w:rsidR="00D179D6" w:rsidRPr="00462199" w:rsidRDefault="00D179D6" w:rsidP="00942582">
      <w:pPr>
        <w:pStyle w:val="DefinitionsAshurst"/>
      </w:pPr>
      <w:bookmarkStart w:id="1399" w:name="_Ref144112288"/>
      <w:r w:rsidRPr="00462199">
        <w:t>is a Risk-Taking Intermediary;</w:t>
      </w:r>
      <w:bookmarkEnd w:id="1399"/>
    </w:p>
    <w:p w14:paraId="5CE32333" w14:textId="77777777" w:rsidR="00D179D6" w:rsidRPr="00462199" w:rsidRDefault="00D179D6" w:rsidP="00942582">
      <w:pPr>
        <w:pStyle w:val="DefinitionsAshurst"/>
      </w:pPr>
      <w:bookmarkStart w:id="1400" w:name="_Ref144112289"/>
      <w:r w:rsidRPr="00462199">
        <w:t>exports such Hydrogen for use outside the UK or who is based outside the UK; and/or</w:t>
      </w:r>
      <w:bookmarkEnd w:id="1400"/>
    </w:p>
    <w:p w14:paraId="10CA366B" w14:textId="77777777" w:rsidR="00D179D6" w:rsidRPr="00462199" w:rsidRDefault="00D179D6" w:rsidP="00942582">
      <w:pPr>
        <w:pStyle w:val="DefinitionsAshurst"/>
      </w:pPr>
      <w:bookmarkStart w:id="1401" w:name="_Ref144112290"/>
      <w:r w:rsidRPr="00462199">
        <w:t>injects such Hydrogen into a Gas Transportation System for blending with Natural Gas,</w:t>
      </w:r>
      <w:bookmarkEnd w:id="1401"/>
    </w:p>
    <w:p w14:paraId="38966703" w14:textId="77777777" w:rsidR="00D179D6" w:rsidRPr="00462199" w:rsidRDefault="00D179D6" w:rsidP="005B3BB9">
      <w:pPr>
        <w:pStyle w:val="B12Ashurst"/>
      </w:pPr>
      <w:r w:rsidRPr="00462199">
        <w:t>and in each case who is deemed to be a Non-Qualifying Offtaker pursuant to:</w:t>
      </w:r>
    </w:p>
    <w:p w14:paraId="7CFAA425" w14:textId="56B398FC" w:rsidR="00D179D6" w:rsidRPr="00462199" w:rsidRDefault="00D179D6" w:rsidP="00942582">
      <w:pPr>
        <w:pStyle w:val="DefSubAshurst"/>
      </w:pPr>
      <w:bookmarkStart w:id="1402" w:name="_Ref144112291"/>
      <w:r w:rsidRPr="00462199">
        <w:t xml:space="preserve">the Offtaker confirmation procedure in </w:t>
      </w:r>
      <w:r w:rsidR="007248B2" w:rsidRPr="007248B2">
        <w:t>Condition</w:t>
      </w:r>
      <w:r w:rsidRPr="00462199">
        <w:t xml:space="preserve"> </w:t>
      </w:r>
      <w:r w:rsidR="000762BB">
        <w:fldChar w:fldCharType="begin"/>
      </w:r>
      <w:r w:rsidR="000762BB">
        <w:instrText xml:space="preserve"> REF _Ref144132811 \w \h </w:instrText>
      </w:r>
      <w:r w:rsidR="000762BB">
        <w:fldChar w:fldCharType="separate"/>
      </w:r>
      <w:del w:id="1403" w:author="Faqir, Sofia (Energy Security)" w:date="2023-11-12T19:47:00Z">
        <w:r w:rsidR="00E473FC">
          <w:delText>36</w:delText>
        </w:r>
      </w:del>
      <w:r w:rsidR="000762BB">
        <w:fldChar w:fldCharType="end"/>
      </w:r>
      <w:r w:rsidRPr="00462199">
        <w:t xml:space="preserve"> (</w:t>
      </w:r>
      <w:r w:rsidRPr="00462199">
        <w:rPr>
          <w:i/>
          <w:iCs/>
        </w:rPr>
        <w:t>Offtaker Confirmation Procedure</w:t>
      </w:r>
      <w:r w:rsidRPr="00462199">
        <w:t>);</w:t>
      </w:r>
      <w:bookmarkEnd w:id="1402"/>
    </w:p>
    <w:p w14:paraId="36781947" w14:textId="4300EDF6" w:rsidR="00D179D6" w:rsidRPr="00462199" w:rsidRDefault="007248B2" w:rsidP="00942582">
      <w:pPr>
        <w:pStyle w:val="DefSubAshurst"/>
      </w:pPr>
      <w:bookmarkStart w:id="1404" w:name="_Ref144112292"/>
      <w:r w:rsidRPr="007248B2">
        <w:t>Condition</w:t>
      </w:r>
      <w:r w:rsidR="00D179D6" w:rsidRPr="00462199">
        <w:t xml:space="preserve"> </w:t>
      </w:r>
      <w:r w:rsidR="000762BB">
        <w:fldChar w:fldCharType="begin"/>
      </w:r>
      <w:r w:rsidR="000762BB">
        <w:instrText xml:space="preserve"> REF _Ref144114140 \w \h </w:instrText>
      </w:r>
      <w:r w:rsidR="000762BB">
        <w:fldChar w:fldCharType="separate"/>
      </w:r>
      <w:del w:id="1405" w:author="Faqir, Sofia (Energy Security)" w:date="2023-11-12T19:47:00Z">
        <w:r w:rsidR="00E473FC">
          <w:delText>36.15</w:delText>
        </w:r>
      </w:del>
      <w:r w:rsidR="000762BB">
        <w:fldChar w:fldCharType="end"/>
      </w:r>
      <w:r w:rsidR="00D179D6" w:rsidRPr="00462199">
        <w:t xml:space="preserve"> (</w:t>
      </w:r>
      <w:r w:rsidR="00D179D6" w:rsidRPr="00462199">
        <w:rPr>
          <w:i/>
          <w:iCs/>
        </w:rPr>
        <w:t>Failure to provide an Offtaker Confirmation Request Notice or Own Consumption Confirmation Request Notice: deemed Non-Qualifying Offtaker</w:t>
      </w:r>
      <w:r w:rsidR="00D179D6" w:rsidRPr="00462199">
        <w:t>); or</w:t>
      </w:r>
      <w:bookmarkEnd w:id="1404"/>
    </w:p>
    <w:p w14:paraId="386E79C2" w14:textId="15B5DE39" w:rsidR="00D179D6" w:rsidRPr="00462199" w:rsidRDefault="007248B2" w:rsidP="00942582">
      <w:pPr>
        <w:pStyle w:val="DefSubAshurst"/>
      </w:pPr>
      <w:bookmarkStart w:id="1406" w:name="_Ref144112293"/>
      <w:r w:rsidRPr="007248B2">
        <w:t>Condition</w:t>
      </w:r>
      <w:r w:rsidR="00D179D6" w:rsidRPr="00462199">
        <w:t xml:space="preserve"> </w:t>
      </w:r>
      <w:r w:rsidR="00D179D6" w:rsidRPr="00462199">
        <w:fldChar w:fldCharType="begin"/>
      </w:r>
      <w:r w:rsidR="00D179D6" w:rsidRPr="00462199">
        <w:instrText xml:space="preserve">  REF _Ref144114296 \r \h \* MERGEFORMAT </w:instrText>
      </w:r>
      <w:r w:rsidR="00D179D6" w:rsidRPr="00462199">
        <w:fldChar w:fldCharType="separate"/>
      </w:r>
      <w:del w:id="1407" w:author="Faqir, Sofia (Energy Security)" w:date="2023-11-12T19:47:00Z">
        <w:r w:rsidR="00E473FC" w:rsidRPr="00E473FC">
          <w:rPr>
            <w:color w:val="000000"/>
          </w:rPr>
          <w:delText>41.11(D)</w:delText>
        </w:r>
      </w:del>
      <w:r w:rsidR="00D179D6" w:rsidRPr="00462199">
        <w:fldChar w:fldCharType="end"/>
      </w:r>
      <w:r w:rsidR="00D179D6" w:rsidRPr="00462199">
        <w:t xml:space="preserve"> </w:t>
      </w:r>
      <w:r w:rsidR="00D179D6" w:rsidRPr="00462199">
        <w:rPr>
          <w:i/>
          <w:iCs/>
        </w:rPr>
        <w:t>Failure to provide an Annual Compliance Report: Suspension and deemed Non-Qualifying Offtaker</w:t>
      </w:r>
      <w:r w:rsidR="00D179D6" w:rsidRPr="00462199">
        <w:t>);</w:t>
      </w:r>
      <w:bookmarkEnd w:id="1406"/>
    </w:p>
    <w:p w14:paraId="0141CD77" w14:textId="77777777" w:rsidR="00D179D6" w:rsidRPr="00462199" w:rsidRDefault="00D179D6" w:rsidP="005B3BB9">
      <w:pPr>
        <w:pStyle w:val="DefinitionsClauseAshurst"/>
      </w:pPr>
      <w:bookmarkStart w:id="1408" w:name="_Ref144112294"/>
      <w:r w:rsidRPr="00462199">
        <w:rPr>
          <w:b/>
        </w:rPr>
        <w:t>"Non-Qualifying Volume"</w:t>
      </w:r>
      <w:r w:rsidRPr="00462199">
        <w:t xml:space="preserve"> means:</w:t>
      </w:r>
      <w:bookmarkEnd w:id="1408"/>
    </w:p>
    <w:p w14:paraId="5473F45E" w14:textId="77777777" w:rsidR="00D179D6" w:rsidRPr="00462199" w:rsidRDefault="00D179D6" w:rsidP="00942582">
      <w:pPr>
        <w:pStyle w:val="DefinitionsAshurst"/>
      </w:pPr>
      <w:bookmarkStart w:id="1409" w:name="_Ref144112295"/>
      <w:r w:rsidRPr="00462199">
        <w:t>an Invoiced Volume to Relevant Offtaker which is not a Qualifying Volume pursuant to limb (a) and/or (b) of such definition and is not a RTFO Volume;</w:t>
      </w:r>
      <w:bookmarkEnd w:id="1409"/>
    </w:p>
    <w:p w14:paraId="7F72A572" w14:textId="7D1ADABD" w:rsidR="00D179D6" w:rsidRPr="00462199" w:rsidRDefault="00D179D6" w:rsidP="00942582">
      <w:pPr>
        <w:pStyle w:val="DefinitionsAshurst"/>
      </w:pPr>
      <w:bookmarkStart w:id="1410" w:name="_Ref144112296"/>
      <w:r w:rsidRPr="00462199">
        <w:t xml:space="preserve">Excess Sales Volumes that are deemed to be Non-Qualifying Volumes pursuant to </w:t>
      </w:r>
      <w:r w:rsidR="007248B2" w:rsidRPr="007248B2">
        <w:t>Condition</w:t>
      </w:r>
      <w:r w:rsidRPr="00462199">
        <w:t> </w:t>
      </w:r>
      <w:r w:rsidRPr="00462199">
        <w:fldChar w:fldCharType="begin"/>
      </w:r>
      <w:r w:rsidRPr="00462199">
        <w:instrText xml:space="preserve">  REF _Ref144113472 \r \h \* MERGEFORMAT </w:instrText>
      </w:r>
      <w:r w:rsidRPr="00462199">
        <w:fldChar w:fldCharType="separate"/>
      </w:r>
      <w:del w:id="1411" w:author="Faqir, Sofia (Energy Security)" w:date="2023-11-12T19:47:00Z">
        <w:r w:rsidR="00E473FC" w:rsidRPr="00E473FC">
          <w:rPr>
            <w:color w:val="000000"/>
          </w:rPr>
          <w:delText>13.6(B)</w:delText>
        </w:r>
      </w:del>
      <w:r w:rsidRPr="00462199">
        <w:fldChar w:fldCharType="end"/>
      </w:r>
      <w:r w:rsidRPr="00462199">
        <w:t xml:space="preserve"> (</w:t>
      </w:r>
      <w:r w:rsidRPr="00462199">
        <w:rPr>
          <w:i/>
          <w:iCs/>
        </w:rPr>
        <w:t>Permitted</w:t>
      </w:r>
      <w:r w:rsidRPr="00462199">
        <w:t xml:space="preserve"> </w:t>
      </w:r>
      <w:r w:rsidRPr="00462199">
        <w:rPr>
          <w:i/>
          <w:iCs/>
        </w:rPr>
        <w:t>Annual Sales Cap</w:t>
      </w:r>
      <w:r w:rsidRPr="00462199">
        <w:t>); and/or</w:t>
      </w:r>
      <w:bookmarkEnd w:id="1410"/>
    </w:p>
    <w:p w14:paraId="6C41EFE9" w14:textId="77777777" w:rsidR="00D179D6" w:rsidRPr="00462199" w:rsidRDefault="00D179D6" w:rsidP="00942582">
      <w:pPr>
        <w:pStyle w:val="DefinitionsAshurst"/>
      </w:pPr>
      <w:bookmarkStart w:id="1412" w:name="_Ref144112297"/>
      <w:r w:rsidRPr="00462199">
        <w:t>any other volumes which are deemed to be "Non-Qualifying Volumes" pursuant to any provision of this LCHA;</w:t>
      </w:r>
      <w:bookmarkEnd w:id="1412"/>
    </w:p>
    <w:p w14:paraId="389DB442" w14:textId="77777777" w:rsidR="00D179D6" w:rsidRPr="00462199" w:rsidRDefault="00D179D6" w:rsidP="005B3BB9">
      <w:pPr>
        <w:pStyle w:val="B12Ashurst"/>
        <w:rPr>
          <w:lang w:eastAsia="en-GB"/>
        </w:rPr>
      </w:pPr>
      <w:r w:rsidRPr="00462199">
        <w:lastRenderedPageBreak/>
        <w:t xml:space="preserve">and </w:t>
      </w:r>
      <w:r w:rsidRPr="00462199">
        <w:rPr>
          <w:b/>
        </w:rPr>
        <w:t>"Non-Qualifying Volumes"</w:t>
      </w:r>
      <w:r w:rsidRPr="00462199">
        <w:t xml:space="preserve"> shall be construed accordingly;</w:t>
      </w:r>
    </w:p>
    <w:p w14:paraId="15191023" w14:textId="4DD14A8D" w:rsidR="00D179D6" w:rsidRPr="00462199" w:rsidRDefault="00D179D6" w:rsidP="005B3BB9">
      <w:pPr>
        <w:pStyle w:val="DefinitionsClauseAshurst"/>
      </w:pPr>
      <w:bookmarkStart w:id="1413" w:name="_Ref144112298"/>
      <w:r w:rsidRPr="00462199">
        <w:rPr>
          <w:b/>
        </w:rPr>
        <w:t>"Non-Variable Costs Strike Price"</w:t>
      </w:r>
      <w:r w:rsidRPr="00462199">
        <w:t xml:space="preserve"> has the meaning given to that term in </w:t>
      </w:r>
      <w:r w:rsidR="007248B2" w:rsidRPr="007248B2">
        <w:t>Condition</w:t>
      </w:r>
      <w:r w:rsidRPr="00462199">
        <w:t> </w:t>
      </w:r>
      <w:r w:rsidR="000762BB">
        <w:fldChar w:fldCharType="begin"/>
      </w:r>
      <w:r w:rsidR="000762BB">
        <w:instrText xml:space="preserve"> REF _Ref144113453 \w \h </w:instrText>
      </w:r>
      <w:r w:rsidR="000762BB">
        <w:fldChar w:fldCharType="separate"/>
      </w:r>
      <w:del w:id="1414" w:author="Faqir, Sofia (Energy Security)" w:date="2023-11-12T19:47:00Z">
        <w:r w:rsidR="00E473FC">
          <w:delText>12.3(A)</w:delText>
        </w:r>
      </w:del>
      <w:r w:rsidR="000762BB">
        <w:fldChar w:fldCharType="end"/>
      </w:r>
      <w:r w:rsidRPr="00462199">
        <w:t xml:space="preserve"> or </w:t>
      </w:r>
      <w:r w:rsidR="007248B2" w:rsidRPr="007248B2">
        <w:t>Condition</w:t>
      </w:r>
      <w:r w:rsidRPr="00462199">
        <w:t xml:space="preserve"> </w:t>
      </w:r>
      <w:r w:rsidR="000762BB">
        <w:fldChar w:fldCharType="begin"/>
      </w:r>
      <w:r w:rsidR="000762BB">
        <w:instrText xml:space="preserve"> REF _Ref144113454 \w \h </w:instrText>
      </w:r>
      <w:r w:rsidR="000762BB">
        <w:fldChar w:fldCharType="separate"/>
      </w:r>
      <w:del w:id="1415" w:author="Faqir, Sofia (Energy Security)" w:date="2023-11-12T19:47:00Z">
        <w:r w:rsidR="00E473FC">
          <w:delText>12.3(B)</w:delText>
        </w:r>
      </w:del>
      <w:r w:rsidR="000762BB">
        <w:fldChar w:fldCharType="end"/>
      </w:r>
      <w:r w:rsidRPr="00462199">
        <w:t xml:space="preserve"> (as applicable) (</w:t>
      </w:r>
      <w:r w:rsidRPr="00462199">
        <w:rPr>
          <w:i/>
        </w:rPr>
        <w:t>Sliding Scale Top Up Amount calculation</w:t>
      </w:r>
      <w:r w:rsidRPr="00462199">
        <w:t>);</w:t>
      </w:r>
      <w:bookmarkEnd w:id="1413"/>
    </w:p>
    <w:p w14:paraId="7D8CBF1D" w14:textId="77777777" w:rsidR="00D179D6" w:rsidRPr="00462199" w:rsidRDefault="00D179D6" w:rsidP="005B3BB9">
      <w:pPr>
        <w:pStyle w:val="DefinitionsClauseAshurst"/>
      </w:pPr>
      <w:bookmarkStart w:id="1416" w:name="_Ref144112299"/>
      <w:r w:rsidRPr="00462199">
        <w:rPr>
          <w:b/>
        </w:rPr>
        <w:t>"Notified Change in Law"</w:t>
      </w:r>
      <w:r w:rsidRPr="00462199">
        <w:t xml:space="preserve"> means a Change in Law which constitutes a Qualifying Change in Law and to which a LCHA Counterparty QCiL Notice, a Producer QCiL Notice or a Producer QCiL Response Notice relates;</w:t>
      </w:r>
      <w:bookmarkEnd w:id="1416"/>
    </w:p>
    <w:p w14:paraId="1B8CC8C7" w14:textId="7125EEF8" w:rsidR="00D179D6" w:rsidRPr="00462199" w:rsidRDefault="00D179D6" w:rsidP="005B3BB9">
      <w:pPr>
        <w:pStyle w:val="DefinitionsClauseAshurst"/>
      </w:pPr>
      <w:bookmarkStart w:id="1417" w:name="_Ref144112300"/>
      <w:r w:rsidRPr="00462199">
        <w:rPr>
          <w:b/>
        </w:rPr>
        <w:t>"Notified Performance Test Date"</w:t>
      </w:r>
      <w:r w:rsidRPr="00462199">
        <w:t xml:space="preserve"> has the meaning given to that term in </w:t>
      </w:r>
      <w:r>
        <w:fldChar w:fldCharType="begin"/>
      </w:r>
      <w:r>
        <w:instrText xml:space="preserve"> REF _Ref144117999 \w \h </w:instrText>
      </w:r>
      <w:r>
        <w:fldChar w:fldCharType="separate"/>
      </w:r>
      <w:del w:id="1418"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417"/>
    </w:p>
    <w:p w14:paraId="02FF3CE9" w14:textId="574D8193" w:rsidR="00D179D6" w:rsidRPr="00462199" w:rsidRDefault="00D179D6" w:rsidP="005B3BB9">
      <w:pPr>
        <w:pStyle w:val="DefinitionsClauseAshurst"/>
      </w:pPr>
      <w:bookmarkStart w:id="1419" w:name="_Ref144112301"/>
      <w:r w:rsidRPr="00462199">
        <w:rPr>
          <w:b/>
        </w:rPr>
        <w:t>"NPA Payment Cure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_Ref144114827 \r \h \* MERGEFORMAT </w:instrText>
      </w:r>
      <w:r w:rsidRPr="00462199">
        <w:fldChar w:fldCharType="separate"/>
      </w:r>
      <w:del w:id="1420" w:author="Faqir, Sofia (Energy Security)" w:date="2023-11-12T19:47:00Z">
        <w:r w:rsidR="00E473FC" w:rsidRPr="00E473FC">
          <w:rPr>
            <w:color w:val="000000"/>
          </w:rPr>
          <w:delText>54.1(B)(i)</w:delText>
        </w:r>
      </w:del>
      <w:r w:rsidRPr="00462199">
        <w:fldChar w:fldCharType="end"/>
      </w:r>
      <w:r w:rsidRPr="00462199">
        <w:t xml:space="preserve"> (</w:t>
      </w:r>
      <w:r w:rsidRPr="00462199">
        <w:rPr>
          <w:i/>
        </w:rPr>
        <w:t>Termination Events</w:t>
      </w:r>
      <w:r w:rsidRPr="00462199">
        <w:t>);</w:t>
      </w:r>
      <w:bookmarkEnd w:id="1419"/>
    </w:p>
    <w:p w14:paraId="14D0561E" w14:textId="5370CA61" w:rsidR="00D179D6" w:rsidRPr="00462199" w:rsidRDefault="00D179D6" w:rsidP="005B3BB9">
      <w:pPr>
        <w:pStyle w:val="DefinitionsClauseAshurst"/>
      </w:pPr>
      <w:bookmarkStart w:id="1421" w:name="_Ref144112302"/>
      <w:r w:rsidRPr="00462199">
        <w:rPr>
          <w:b/>
        </w:rPr>
        <w:t>"NQ Volume Clawback Amount"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_Ref144114190 \r \h \* MERGEFORMAT </w:instrText>
      </w:r>
      <w:r w:rsidRPr="00462199">
        <w:fldChar w:fldCharType="separate"/>
      </w:r>
      <w:del w:id="1422" w:author="Faqir, Sofia (Energy Security)" w:date="2023-11-12T19:47:00Z">
        <w:r w:rsidR="00E473FC" w:rsidRPr="00E473FC">
          <w:rPr>
            <w:color w:val="000000"/>
          </w:rPr>
          <w:delText>38.1(B)(ii)</w:delText>
        </w:r>
      </w:del>
      <w:r w:rsidRPr="00462199">
        <w:fldChar w:fldCharType="end"/>
      </w:r>
      <w:r w:rsidRPr="00462199">
        <w:t xml:space="preserve"> (</w:t>
      </w:r>
      <w:r w:rsidRPr="00462199">
        <w:rPr>
          <w:i/>
        </w:rPr>
        <w:t>NQ Volume Clawback Amount</w:t>
      </w:r>
      <w:r w:rsidRPr="00462199">
        <w:t>);</w:t>
      </w:r>
      <w:bookmarkEnd w:id="1421"/>
    </w:p>
    <w:p w14:paraId="17847B78" w14:textId="77777777" w:rsidR="00D179D6" w:rsidRPr="00462199" w:rsidRDefault="00D179D6" w:rsidP="005B3BB9">
      <w:pPr>
        <w:pStyle w:val="DefinitionsClauseAshurst"/>
      </w:pPr>
      <w:bookmarkStart w:id="1423" w:name="_Ref144112303"/>
      <w:r w:rsidRPr="00462199">
        <w:rPr>
          <w:b/>
        </w:rPr>
        <w:t>"NZHF Grant Funding Agreement"</w:t>
      </w:r>
      <w:r w:rsidRPr="00462199">
        <w:t xml:space="preserve"> means [the Net Zero Hydrogen Fund grant funding agreement awarded to the Producer] (if applicable);</w:t>
      </w:r>
      <w:bookmarkEnd w:id="1423"/>
    </w:p>
    <w:p w14:paraId="50816869" w14:textId="2910CD3F" w:rsidR="00D179D6" w:rsidRPr="00462199" w:rsidRDefault="00D179D6" w:rsidP="005B3BB9">
      <w:pPr>
        <w:pStyle w:val="DefinitionsClauseAshurst"/>
      </w:pPr>
      <w:bookmarkStart w:id="1424" w:name="_Ref144112304"/>
      <w:r w:rsidRPr="00462199">
        <w:rPr>
          <w:b/>
        </w:rPr>
        <w:t>"OCP Non-Compliance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_Ref144113011 \w \h </w:instrText>
      </w:r>
      <w:r w:rsidR="000762BB">
        <w:fldChar w:fldCharType="separate"/>
      </w:r>
      <w:del w:id="1425" w:author="Faqir, Sofia (Energy Security)" w:date="2023-11-12T19:47:00Z">
        <w:r w:rsidR="00E473FC">
          <w:delText>3.11</w:delText>
        </w:r>
      </w:del>
      <w:r w:rsidR="000762BB">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w:t>
      </w:r>
      <w:bookmarkEnd w:id="1424"/>
    </w:p>
    <w:p w14:paraId="0F8F585E" w14:textId="049EB3D8" w:rsidR="00D179D6" w:rsidRPr="00462199" w:rsidRDefault="00D179D6" w:rsidP="005B3BB9">
      <w:pPr>
        <w:pStyle w:val="DefinitionsClauseAshurst"/>
      </w:pPr>
      <w:bookmarkStart w:id="1426" w:name="_Ref144112305"/>
      <w:r w:rsidRPr="00462199">
        <w:rPr>
          <w:b/>
        </w:rPr>
        <w:t>"OCP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_Ref144112998 \w \h </w:instrText>
      </w:r>
      <w:r w:rsidR="000762BB">
        <w:fldChar w:fldCharType="separate"/>
      </w:r>
      <w:del w:id="1427" w:author="Faqir, Sofia (Energy Security)" w:date="2023-11-12T19:47:00Z">
        <w:r w:rsidR="00E473FC">
          <w:delText>3.7(B)</w:delText>
        </w:r>
      </w:del>
      <w:r w:rsidR="000762BB">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w:t>
      </w:r>
      <w:bookmarkEnd w:id="1426"/>
    </w:p>
    <w:p w14:paraId="093DC7EC" w14:textId="576623A8" w:rsidR="00D179D6" w:rsidRPr="00462199" w:rsidRDefault="00D179D6" w:rsidP="005B3BB9">
      <w:pPr>
        <w:pStyle w:val="DefinitionsClauseAshurst"/>
      </w:pPr>
      <w:bookmarkStart w:id="1428" w:name="_Ref144112306"/>
      <w:r w:rsidRPr="00462199">
        <w:rPr>
          <w:b/>
        </w:rPr>
        <w:t>"OCP Performance Test(s)"</w:t>
      </w:r>
      <w:r w:rsidRPr="00462199">
        <w:t xml:space="preserve"> has the meaning given to that term in </w:t>
      </w:r>
      <w:r>
        <w:fldChar w:fldCharType="begin"/>
      </w:r>
      <w:r>
        <w:instrText xml:space="preserve"> REF _Ref144117999 \w \h </w:instrText>
      </w:r>
      <w:r>
        <w:fldChar w:fldCharType="separate"/>
      </w:r>
      <w:del w:id="1429"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428"/>
    </w:p>
    <w:p w14:paraId="222B5DF0" w14:textId="0472DB19" w:rsidR="00D179D6" w:rsidRPr="00462199" w:rsidRDefault="00D179D6" w:rsidP="005B3BB9">
      <w:pPr>
        <w:pStyle w:val="DefinitionsClauseAshurst"/>
      </w:pPr>
      <w:bookmarkStart w:id="1430" w:name="_Ref144112307"/>
      <w:r w:rsidRPr="00462199">
        <w:rPr>
          <w:b/>
        </w:rPr>
        <w:t>"OCP Proposed Test Date</w:t>
      </w:r>
      <w:r w:rsidR="00BB300D">
        <w:rPr>
          <w:b/>
        </w:rPr>
        <w:t xml:space="preserve"> Window</w:t>
      </w:r>
      <w:r w:rsidRPr="00462199">
        <w:rPr>
          <w:b/>
        </w:rPr>
        <w:t>"</w:t>
      </w:r>
      <w:r w:rsidRPr="00462199">
        <w:t xml:space="preserve"> has the meaning given to that term in </w:t>
      </w:r>
      <w:r>
        <w:fldChar w:fldCharType="begin"/>
      </w:r>
      <w:r>
        <w:instrText xml:space="preserve"> REF _Ref144117999 \w \h </w:instrText>
      </w:r>
      <w:r>
        <w:fldChar w:fldCharType="separate"/>
      </w:r>
      <w:del w:id="1431"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430"/>
    </w:p>
    <w:p w14:paraId="74BF7250" w14:textId="454BF33F" w:rsidR="00D179D6" w:rsidRPr="00462199" w:rsidRDefault="00D179D6" w:rsidP="005B3BB9">
      <w:pPr>
        <w:pStyle w:val="DefinitionsClauseAshurst"/>
      </w:pPr>
      <w:bookmarkStart w:id="1432" w:name="_Ref144112308"/>
      <w:r w:rsidRPr="00462199">
        <w:rPr>
          <w:b/>
        </w:rPr>
        <w:t>"OCP Response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_Ref144113002 \w \h </w:instrText>
      </w:r>
      <w:r w:rsidR="000762BB">
        <w:fldChar w:fldCharType="separate"/>
      </w:r>
      <w:del w:id="1433" w:author="Faqir, Sofia (Energy Security)" w:date="2023-11-12T19:47:00Z">
        <w:r w:rsidR="00E473FC">
          <w:delText>3.9</w:delText>
        </w:r>
      </w:del>
      <w:r w:rsidR="000762BB">
        <w:fldChar w:fldCharType="end"/>
      </w:r>
      <w:r w:rsidRPr="00462199">
        <w:t xml:space="preserve"> (</w:t>
      </w:r>
      <w:r w:rsidRPr="00462199">
        <w:rPr>
          <w:i/>
        </w:rPr>
        <w:t xml:space="preserve">Operational </w:t>
      </w:r>
      <w:r w:rsidR="007248B2" w:rsidRPr="007248B2">
        <w:rPr>
          <w:i/>
        </w:rPr>
        <w:t>Condition</w:t>
      </w:r>
      <w:r w:rsidRPr="00462199">
        <w:rPr>
          <w:i/>
        </w:rPr>
        <w:t>s Precedent: General Reporting Requirements</w:t>
      </w:r>
      <w:r w:rsidRPr="00462199">
        <w:t>);</w:t>
      </w:r>
      <w:bookmarkEnd w:id="1432"/>
    </w:p>
    <w:p w14:paraId="6F9154C1" w14:textId="0DBF9553" w:rsidR="00D179D6" w:rsidRPr="00462199" w:rsidRDefault="00D179D6" w:rsidP="005B3BB9">
      <w:pPr>
        <w:pStyle w:val="DefinitionsClauseAshurst"/>
      </w:pPr>
      <w:bookmarkStart w:id="1434" w:name="_Ref144112309"/>
      <w:r w:rsidRPr="00462199">
        <w:rPr>
          <w:b/>
        </w:rPr>
        <w:t>"OCP Supporting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_Ref144113004 \r \h \* MERGEFORMAT </w:instrText>
      </w:r>
      <w:r w:rsidRPr="00462199">
        <w:fldChar w:fldCharType="separate"/>
      </w:r>
      <w:del w:id="1435" w:author="Faqir, Sofia (Energy Security)" w:date="2023-11-12T19:47:00Z">
        <w:r w:rsidR="00E473FC" w:rsidRPr="00E473FC">
          <w:rPr>
            <w:color w:val="000000"/>
          </w:rPr>
          <w:delText>3.9(B)</w:delText>
        </w:r>
      </w:del>
      <w:r w:rsidRPr="00462199">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w:t>
      </w:r>
      <w:bookmarkEnd w:id="1434"/>
    </w:p>
    <w:p w14:paraId="356D6D52" w14:textId="77777777" w:rsidR="00D179D6" w:rsidRPr="00462199" w:rsidRDefault="00D179D6" w:rsidP="005B3BB9">
      <w:pPr>
        <w:pStyle w:val="DefinitionsClauseAshurst"/>
      </w:pPr>
      <w:bookmarkStart w:id="1436" w:name="_Ref144112310"/>
      <w:r w:rsidRPr="00462199">
        <w:rPr>
          <w:b/>
        </w:rPr>
        <w:t>"Off-site"</w:t>
      </w:r>
      <w:r w:rsidRPr="00462199">
        <w:t xml:space="preserve"> has the meaning given to that term in the Agreement;</w:t>
      </w:r>
      <w:bookmarkEnd w:id="1436"/>
    </w:p>
    <w:p w14:paraId="4207AA59" w14:textId="77777777" w:rsidR="00D179D6" w:rsidRPr="00462199" w:rsidRDefault="00D179D6" w:rsidP="005B3BB9">
      <w:pPr>
        <w:pStyle w:val="DefinitionsClauseAshurst"/>
      </w:pPr>
      <w:bookmarkStart w:id="1437" w:name="_Ref144112311"/>
      <w:r w:rsidRPr="00462199">
        <w:rPr>
          <w:b/>
        </w:rPr>
        <w:t>"Off-site Hydrogen Storage Infrastructure"</w:t>
      </w:r>
      <w:r w:rsidRPr="00462199">
        <w:t xml:space="preserve"> has the meaning given to that term in the Agreement;</w:t>
      </w:r>
      <w:bookmarkEnd w:id="1437"/>
    </w:p>
    <w:p w14:paraId="3B1EDDB7" w14:textId="77777777" w:rsidR="00D179D6" w:rsidRPr="00462199" w:rsidRDefault="00D179D6" w:rsidP="005B3BB9">
      <w:pPr>
        <w:pStyle w:val="DefinitionsClauseAshurst"/>
      </w:pPr>
      <w:bookmarkStart w:id="1438" w:name="_Ref144112312"/>
      <w:r w:rsidRPr="00462199">
        <w:rPr>
          <w:b/>
        </w:rPr>
        <w:t>"Off-site Non-UKLCH Storage"</w:t>
      </w:r>
      <w:r w:rsidRPr="00462199">
        <w:t xml:space="preserve"> means any hydrogen storage infrastructure which is Off-site and which is not Off-site Hydrogen Storage Infrastructure;</w:t>
      </w:r>
      <w:bookmarkEnd w:id="1438"/>
    </w:p>
    <w:p w14:paraId="2A2C96F7" w14:textId="77777777" w:rsidR="00D179D6" w:rsidRPr="00462199" w:rsidRDefault="00D179D6" w:rsidP="005B3BB9">
      <w:pPr>
        <w:pStyle w:val="DefinitionsClauseAshurst"/>
      </w:pPr>
      <w:bookmarkStart w:id="1439" w:name="_Ref144112313"/>
      <w:r w:rsidRPr="00462199">
        <w:rPr>
          <w:b/>
        </w:rPr>
        <w:t>"Off-site Storage"</w:t>
      </w:r>
      <w:r w:rsidRPr="00462199">
        <w:t xml:space="preserve"> means:</w:t>
      </w:r>
      <w:bookmarkEnd w:id="1439"/>
    </w:p>
    <w:p w14:paraId="0BA84146" w14:textId="77777777" w:rsidR="00D179D6" w:rsidRPr="00462199" w:rsidRDefault="00D179D6" w:rsidP="00942582">
      <w:pPr>
        <w:pStyle w:val="DefinitionsAshurst"/>
      </w:pPr>
      <w:bookmarkStart w:id="1440" w:name="_Ref144112314"/>
      <w:r w:rsidRPr="00462199">
        <w:t>Off-site Hydrogen Storage Infrastructure; and</w:t>
      </w:r>
      <w:bookmarkEnd w:id="1440"/>
    </w:p>
    <w:p w14:paraId="50DCCF1B" w14:textId="77777777" w:rsidR="00D179D6" w:rsidRPr="00462199" w:rsidRDefault="00D179D6" w:rsidP="00942582">
      <w:pPr>
        <w:pStyle w:val="DefinitionsAshurst"/>
      </w:pPr>
      <w:bookmarkStart w:id="1441" w:name="_Ref144112315"/>
      <w:r w:rsidRPr="00462199">
        <w:t>Off-site Non-UKLCH Storage;</w:t>
      </w:r>
      <w:bookmarkEnd w:id="1441"/>
    </w:p>
    <w:p w14:paraId="42020CE2" w14:textId="342F05D0" w:rsidR="00D179D6" w:rsidRPr="00462199" w:rsidRDefault="00D179D6" w:rsidP="005B3BB9">
      <w:pPr>
        <w:pStyle w:val="DefinitionsClauseAshurst"/>
      </w:pPr>
      <w:bookmarkStart w:id="1442" w:name="_Ref144112316"/>
      <w:r w:rsidRPr="00462199">
        <w:rPr>
          <w:b/>
        </w:rPr>
        <w:t>"Offtake Agreement"</w:t>
      </w:r>
      <w:r w:rsidRPr="00462199">
        <w:t xml:space="preserve"> means any agreement entered into between the Producer and an Offtaker </w:t>
      </w:r>
      <w:r w:rsidR="00372848">
        <w:t>(excluding</w:t>
      </w:r>
      <w:r w:rsidR="00112C98">
        <w:t>, for th</w:t>
      </w:r>
      <w:r w:rsidR="00F16A01">
        <w:t>e</w:t>
      </w:r>
      <w:r w:rsidR="00112C98">
        <w:t xml:space="preserve"> purpose</w:t>
      </w:r>
      <w:r w:rsidR="00F16A01">
        <w:t>s of this definition</w:t>
      </w:r>
      <w:r w:rsidR="00112C98">
        <w:t>,</w:t>
      </w:r>
      <w:r w:rsidR="00372848">
        <w:t xml:space="preserve"> an Own Consumption Offtaker) </w:t>
      </w:r>
      <w:r w:rsidRPr="00462199">
        <w:t xml:space="preserve">in relation to the sale and purchase of Hydrogen produced by the Hydrogen Production Plant </w:t>
      </w:r>
      <w:r w:rsidRPr="00462199">
        <w:lastRenderedPageBreak/>
        <w:t xml:space="preserve">which, for Small Offtakers, shall include the Producer's standard terms and </w:t>
      </w:r>
      <w:r w:rsidR="007248B2" w:rsidRPr="007248B2">
        <w:t>condition</w:t>
      </w:r>
      <w:r w:rsidRPr="00462199">
        <w:t>s for the sale and purchase of Hydrogen (if applicable);</w:t>
      </w:r>
      <w:bookmarkEnd w:id="1442"/>
    </w:p>
    <w:p w14:paraId="63B51E47" w14:textId="77777777" w:rsidR="00D179D6" w:rsidRPr="00462199" w:rsidRDefault="00D179D6" w:rsidP="005B3BB9">
      <w:pPr>
        <w:pStyle w:val="DefinitionsClauseAshurst"/>
      </w:pPr>
      <w:bookmarkStart w:id="1443" w:name="_Ref144112317"/>
      <w:r w:rsidRPr="00462199">
        <w:rPr>
          <w:b/>
        </w:rPr>
        <w:t>"Offtaker"</w:t>
      </w:r>
      <w:r w:rsidRPr="00462199">
        <w:t xml:space="preserve"> means:</w:t>
      </w:r>
      <w:bookmarkEnd w:id="1443"/>
    </w:p>
    <w:p w14:paraId="36578460" w14:textId="77777777" w:rsidR="00D179D6" w:rsidRPr="00462199" w:rsidRDefault="00D179D6" w:rsidP="00942582">
      <w:pPr>
        <w:pStyle w:val="DefinitionsAshurst"/>
      </w:pPr>
      <w:bookmarkStart w:id="1444" w:name="_Ref144112318"/>
      <w:r w:rsidRPr="00462199">
        <w:t>any person who purchases Hydrogen produced by the Hydrogen Production Plant from the Producer pursuant to an Offtake Agreement; and/or</w:t>
      </w:r>
      <w:bookmarkEnd w:id="1444"/>
    </w:p>
    <w:p w14:paraId="567E3702" w14:textId="77777777" w:rsidR="00D179D6" w:rsidRPr="00462199" w:rsidRDefault="00D179D6" w:rsidP="00942582">
      <w:pPr>
        <w:pStyle w:val="DefinitionsAshurst"/>
      </w:pPr>
      <w:bookmarkStart w:id="1445" w:name="_Ref144112319"/>
      <w:r w:rsidRPr="00462199">
        <w:t>an Own Consumption Offtaker;</w:t>
      </w:r>
      <w:bookmarkEnd w:id="1445"/>
    </w:p>
    <w:p w14:paraId="4311234A" w14:textId="77777777" w:rsidR="00D179D6" w:rsidRPr="00462199" w:rsidRDefault="00D179D6" w:rsidP="005B3BB9">
      <w:pPr>
        <w:pStyle w:val="DefinitionsClauseAshurst"/>
      </w:pPr>
      <w:bookmarkStart w:id="1446" w:name="_Ref144112320"/>
      <w:r w:rsidRPr="00462199">
        <w:rPr>
          <w:b/>
        </w:rPr>
        <w:t>"Offtaker Compliance Provisions"</w:t>
      </w:r>
      <w:r w:rsidRPr="00462199">
        <w:t xml:space="preserve"> means the following terms:</w:t>
      </w:r>
      <w:bookmarkEnd w:id="1446"/>
    </w:p>
    <w:p w14:paraId="0383A661" w14:textId="77777777" w:rsidR="00D179D6" w:rsidRPr="00462199" w:rsidRDefault="00D179D6" w:rsidP="00942582">
      <w:pPr>
        <w:pStyle w:val="DefinitionsAshurst"/>
      </w:pPr>
      <w:bookmarkStart w:id="1447" w:name="_Ref144112321"/>
      <w:r w:rsidRPr="00462199">
        <w:t>in respect of the sale and purchase of Qualifying Volumes only, the Offtaker shall at all times ensure that it:</w:t>
      </w:r>
      <w:bookmarkEnd w:id="1447"/>
    </w:p>
    <w:p w14:paraId="6C927834" w14:textId="77777777" w:rsidR="00D179D6" w:rsidRPr="00462199" w:rsidRDefault="00D179D6" w:rsidP="00942582">
      <w:pPr>
        <w:pStyle w:val="DefSubAshurst"/>
      </w:pPr>
      <w:bookmarkStart w:id="1448" w:name="_Ref144112322"/>
      <w:r w:rsidRPr="00462199">
        <w:t>is not a Risk-Taking Intermediary;</w:t>
      </w:r>
      <w:bookmarkEnd w:id="1448"/>
    </w:p>
    <w:p w14:paraId="4A1A6018" w14:textId="77777777" w:rsidR="00D179D6" w:rsidRPr="00462199" w:rsidRDefault="00D179D6" w:rsidP="00942582">
      <w:pPr>
        <w:pStyle w:val="DefSubAshurst"/>
      </w:pPr>
      <w:bookmarkStart w:id="1449" w:name="_Ref144112323"/>
      <w:r w:rsidRPr="00462199">
        <w:t>does not export Hydrogen produced by the Hydrogen Production Plant for use outside of the UK and is not based outside the UK; and</w:t>
      </w:r>
      <w:bookmarkEnd w:id="1449"/>
    </w:p>
    <w:p w14:paraId="70E566A3" w14:textId="77777777" w:rsidR="00D179D6" w:rsidRPr="00462199" w:rsidRDefault="00D179D6" w:rsidP="00942582">
      <w:pPr>
        <w:pStyle w:val="DefSubAshurst"/>
      </w:pPr>
      <w:bookmarkStart w:id="1450" w:name="_Ref144112324"/>
      <w:r w:rsidRPr="00462199">
        <w:t>does not inject Hydrogen produced by the Hydrogen Production Plant into a Gas Transportation System for blending with Natural Gas;</w:t>
      </w:r>
      <w:bookmarkEnd w:id="1450"/>
    </w:p>
    <w:p w14:paraId="2B9F66F7" w14:textId="77777777" w:rsidR="00D179D6" w:rsidRPr="00462199" w:rsidRDefault="00D179D6" w:rsidP="00942582">
      <w:pPr>
        <w:pStyle w:val="DefinitionsAshurst"/>
      </w:pPr>
      <w:bookmarkStart w:id="1451" w:name="_Ref144112325"/>
      <w:r w:rsidRPr="00462199">
        <w:t>the Offtaker shall at all times ensure that all Total Invoiced Volumes which are Qualifying Volumes are not claimed under the RTFO Scheme;</w:t>
      </w:r>
      <w:bookmarkEnd w:id="1451"/>
    </w:p>
    <w:p w14:paraId="1D3DCD00" w14:textId="77777777" w:rsidR="00D179D6" w:rsidRPr="00462199" w:rsidRDefault="00D179D6" w:rsidP="00942582">
      <w:pPr>
        <w:pStyle w:val="DefinitionsAshurst"/>
      </w:pPr>
      <w:bookmarkStart w:id="1452" w:name="_Ref144112326"/>
      <w:r w:rsidRPr="00462199">
        <w:t>the Offtaker shall notify the Producer promptly if any Total Invoiced Volumes which are either Qualifying Volumes or Non-Qualifying Volumes are claimed under the RTFO Scheme;</w:t>
      </w:r>
      <w:bookmarkEnd w:id="1452"/>
    </w:p>
    <w:p w14:paraId="66EE4679" w14:textId="77777777" w:rsidR="00D179D6" w:rsidRPr="00462199" w:rsidRDefault="00D179D6" w:rsidP="00942582">
      <w:pPr>
        <w:pStyle w:val="DefinitionsAshurst"/>
      </w:pPr>
      <w:bookmarkStart w:id="1453" w:name="_Ref144112327"/>
      <w:r w:rsidRPr="00462199">
        <w:t>the Offtaker shall grant the LCHA Counterparty access to:</w:t>
      </w:r>
      <w:bookmarkEnd w:id="1453"/>
    </w:p>
    <w:p w14:paraId="5E12891D" w14:textId="77777777" w:rsidR="00D179D6" w:rsidRPr="00462199" w:rsidRDefault="00D179D6" w:rsidP="00942582">
      <w:pPr>
        <w:pStyle w:val="DefSubAshurst"/>
      </w:pPr>
      <w:bookmarkStart w:id="1454" w:name="_Ref144112328"/>
      <w:r w:rsidRPr="00462199">
        <w:t>the Offtaker;</w:t>
      </w:r>
      <w:bookmarkEnd w:id="1454"/>
    </w:p>
    <w:p w14:paraId="082312BA" w14:textId="77777777" w:rsidR="00D179D6" w:rsidRPr="00462199" w:rsidRDefault="00D179D6" w:rsidP="00942582">
      <w:pPr>
        <w:pStyle w:val="DefSubAshurst"/>
      </w:pPr>
      <w:bookmarkStart w:id="1455" w:name="_Ref144112329"/>
      <w:r w:rsidRPr="00462199">
        <w:t>any plant, machinery, meters, property, processing or storage facility, associated with the Offtaker, in each case owned, occupied or controlled by the Offtaker and to which the Offtaker can lawfully grant access; and</w:t>
      </w:r>
      <w:bookmarkEnd w:id="1455"/>
    </w:p>
    <w:p w14:paraId="44922058" w14:textId="77777777" w:rsidR="00D179D6" w:rsidRPr="00462199" w:rsidRDefault="00D179D6" w:rsidP="00942582">
      <w:pPr>
        <w:pStyle w:val="DefSubAshurst"/>
      </w:pPr>
      <w:bookmarkStart w:id="1456" w:name="_Ref144112330"/>
      <w:r w:rsidRPr="00462199">
        <w:t>the Offtaker's personnel, systems, books, records and any other information,</w:t>
      </w:r>
      <w:bookmarkEnd w:id="1456"/>
    </w:p>
    <w:p w14:paraId="34EFA158" w14:textId="77777777" w:rsidR="00D179D6" w:rsidRPr="00462199" w:rsidRDefault="00D179D6" w:rsidP="00942582">
      <w:pPr>
        <w:pStyle w:val="B3Ashurst"/>
      </w:pPr>
      <w:r w:rsidRPr="00462199">
        <w:t>in each case as the LCHA Counterparty considers reasonably necessary for the LCHA Counterparty to assess the Producer's compliance with the LCHA and/or the Offtaker's compliance with the Offtaker Compliance Provisions. The LCHA Counterparty acknowledges and agrees that all Information which is:</w:t>
      </w:r>
    </w:p>
    <w:p w14:paraId="680D6A7C" w14:textId="77777777" w:rsidR="00D179D6" w:rsidRPr="00462199" w:rsidRDefault="00D179D6" w:rsidP="00942582">
      <w:pPr>
        <w:pStyle w:val="DefSubSubAshurst"/>
      </w:pPr>
      <w:bookmarkStart w:id="1457" w:name="_Ref144112331"/>
      <w:r w:rsidRPr="00462199">
        <w:t>confidential or proprietary in nature and which relates (directly or indirectly) to the Offtaker; and</w:t>
      </w:r>
      <w:bookmarkEnd w:id="1457"/>
    </w:p>
    <w:p w14:paraId="65BAF5C1" w14:textId="77777777" w:rsidR="00D179D6" w:rsidRPr="00462199" w:rsidRDefault="00D179D6" w:rsidP="00942582">
      <w:pPr>
        <w:pStyle w:val="DefSubSubAshurst"/>
      </w:pPr>
      <w:bookmarkStart w:id="1458" w:name="_Ref144112332"/>
      <w:r w:rsidRPr="00462199">
        <w:t>which the LCHA Counterparty receives or has received from the Offtaker pursuant to limb (D) above,</w:t>
      </w:r>
      <w:bookmarkEnd w:id="1458"/>
    </w:p>
    <w:p w14:paraId="5072DDBB" w14:textId="09D0580A" w:rsidR="00D179D6" w:rsidRPr="00462199" w:rsidRDefault="00D179D6" w:rsidP="00942582">
      <w:pPr>
        <w:pStyle w:val="B3Ashurst"/>
      </w:pPr>
      <w:r w:rsidRPr="00462199">
        <w:t xml:space="preserve">shall be deemed to be Producer Confidential Information for the purposes of </w:t>
      </w:r>
      <w:r w:rsidR="007248B2" w:rsidRPr="007248B2">
        <w:t>Condition</w:t>
      </w:r>
      <w:r w:rsidRPr="00462199">
        <w:t xml:space="preserve"> </w:t>
      </w:r>
      <w:r w:rsidR="000762BB">
        <w:fldChar w:fldCharType="begin"/>
      </w:r>
      <w:r w:rsidR="000762BB">
        <w:instrText xml:space="preserve"> REF _Ref144115125 \w \h </w:instrText>
      </w:r>
      <w:r w:rsidR="000762BB">
        <w:fldChar w:fldCharType="separate"/>
      </w:r>
      <w:del w:id="1459" w:author="Faqir, Sofia (Energy Security)" w:date="2023-11-12T19:47:00Z">
        <w:r w:rsidR="00E473FC">
          <w:delText>73.2</w:delText>
        </w:r>
      </w:del>
      <w:r w:rsidR="000762BB">
        <w:fldChar w:fldCharType="end"/>
      </w:r>
      <w:r w:rsidRPr="00462199">
        <w:t xml:space="preserve"> (</w:t>
      </w:r>
      <w:r w:rsidRPr="00462199">
        <w:rPr>
          <w:i/>
          <w:iCs/>
        </w:rPr>
        <w:t>Producer Confidential Information</w:t>
      </w:r>
      <w:r w:rsidRPr="00462199">
        <w:t>);</w:t>
      </w:r>
    </w:p>
    <w:p w14:paraId="61B128FF" w14:textId="77777777" w:rsidR="00D179D6" w:rsidRPr="00462199" w:rsidRDefault="00D179D6" w:rsidP="00942582">
      <w:pPr>
        <w:pStyle w:val="DefinitionsAshurst"/>
      </w:pPr>
      <w:bookmarkStart w:id="1460" w:name="_Ref144112333"/>
      <w:r w:rsidRPr="00462199">
        <w:t xml:space="preserve">the Offtaker shall cooperate and provide, and shall procure that any Offtaker representative cooperates and provides, all required access, assistance and </w:t>
      </w:r>
      <w:r w:rsidRPr="00462199">
        <w:lastRenderedPageBreak/>
        <w:t>information to enable the LCHA Counterparty and/or the Auditors to exercise an MRV Audit Right;</w:t>
      </w:r>
      <w:bookmarkEnd w:id="1460"/>
    </w:p>
    <w:p w14:paraId="647EA536" w14:textId="77777777" w:rsidR="00D179D6" w:rsidRPr="00462199" w:rsidRDefault="00D179D6" w:rsidP="00942582">
      <w:pPr>
        <w:pStyle w:val="DefinitionsAshurst"/>
      </w:pPr>
      <w:bookmarkStart w:id="1461" w:name="_Ref144112334"/>
      <w:r w:rsidRPr="00462199">
        <w:t>the Offtaker shall use reasonable endeavours to mitigate any costs and losses that it is entitled to recover from the Producer following termination of the relevant Offtake Agreement as a result of the termination of the LCHA; and</w:t>
      </w:r>
      <w:bookmarkEnd w:id="1461"/>
    </w:p>
    <w:p w14:paraId="6994FC01" w14:textId="18CE24AB" w:rsidR="00D179D6" w:rsidRPr="00462199" w:rsidRDefault="00D179D6" w:rsidP="00942582">
      <w:pPr>
        <w:pStyle w:val="DefinitionsAshurst"/>
      </w:pPr>
      <w:bookmarkStart w:id="1462" w:name="_Ref144112335"/>
      <w:r w:rsidRPr="00462199">
        <w:t xml:space="preserve">the Offtaker acknowledges and agrees that each Offtaker Invoice issued to it shall be substantially in the form set out in </w:t>
      </w:r>
      <w:r>
        <w:fldChar w:fldCharType="begin"/>
      </w:r>
      <w:r>
        <w:instrText xml:space="preserve"> REF _Ref144118006 \w \h </w:instrText>
      </w:r>
      <w:r>
        <w:fldChar w:fldCharType="separate"/>
      </w:r>
      <w:del w:id="1463" w:author="Faqir, Sofia (Energy Security)" w:date="2023-11-12T19:47:00Z">
        <w:r w:rsidR="00E473FC">
          <w:delText>Annex 8</w:delText>
        </w:r>
      </w:del>
      <w:r>
        <w:fldChar w:fldCharType="end"/>
      </w:r>
      <w:r w:rsidRPr="00462199">
        <w:t xml:space="preserve"> (</w:t>
      </w:r>
      <w:r w:rsidRPr="00462199">
        <w:rPr>
          <w:i/>
          <w:iCs/>
        </w:rPr>
        <w:t>Form of Invoice</w:t>
      </w:r>
      <w:r w:rsidRPr="00462199">
        <w:t>) of the LCHA;</w:t>
      </w:r>
      <w:bookmarkEnd w:id="1462"/>
    </w:p>
    <w:p w14:paraId="1394A814" w14:textId="77777777" w:rsidR="00D179D6" w:rsidRPr="00462199" w:rsidRDefault="00D179D6" w:rsidP="005B3BB9">
      <w:pPr>
        <w:pStyle w:val="DefinitionsClauseAshurst"/>
      </w:pPr>
      <w:bookmarkStart w:id="1464" w:name="_Ref144112336"/>
      <w:r w:rsidRPr="00462199">
        <w:rPr>
          <w:b/>
        </w:rPr>
        <w:t xml:space="preserve">"Offtaker Confirmation Date" </w:t>
      </w:r>
      <w:r w:rsidRPr="00462199">
        <w:t>means:</w:t>
      </w:r>
      <w:bookmarkEnd w:id="1464"/>
    </w:p>
    <w:p w14:paraId="4900C874" w14:textId="37616DF7" w:rsidR="00D179D6" w:rsidRPr="00462199" w:rsidRDefault="00D179D6" w:rsidP="00942582">
      <w:pPr>
        <w:pStyle w:val="DefinitionsAshurst"/>
      </w:pPr>
      <w:bookmarkStart w:id="1465" w:name="_Ref144112337"/>
      <w:r w:rsidRPr="00462199">
        <w:t xml:space="preserve">if </w:t>
      </w:r>
      <w:r w:rsidR="007248B2" w:rsidRPr="007248B2">
        <w:t>Condition</w:t>
      </w:r>
      <w:r w:rsidRPr="00462199">
        <w:t xml:space="preserve"> </w:t>
      </w:r>
      <w:r w:rsidR="000762BB">
        <w:fldChar w:fldCharType="begin"/>
      </w:r>
      <w:r w:rsidR="000762BB">
        <w:instrText xml:space="preserve"> REF _Ref144114099 \w \h </w:instrText>
      </w:r>
      <w:r w:rsidR="000762BB">
        <w:fldChar w:fldCharType="separate"/>
      </w:r>
      <w:del w:id="1466" w:author="Faqir, Sofia (Energy Security)" w:date="2023-11-12T19:47:00Z">
        <w:r w:rsidR="00E473FC">
          <w:delText>36.6</w:delText>
        </w:r>
      </w:del>
      <w:r w:rsidR="000762BB">
        <w:fldChar w:fldCharType="end"/>
      </w:r>
      <w:r w:rsidRPr="00462199">
        <w:t xml:space="preserve"> (</w:t>
      </w:r>
      <w:r w:rsidRPr="00462199">
        <w:rPr>
          <w:i/>
          <w:iCs/>
        </w:rPr>
        <w:t>Offtaker Confirmation Request Notice: deemed agreement</w:t>
      </w:r>
      <w:r w:rsidRPr="00462199">
        <w:t>) applies, the date of the LCHA Counterparty Offtaker Confirmation Response Notice Deadline; or</w:t>
      </w:r>
      <w:bookmarkEnd w:id="1465"/>
    </w:p>
    <w:p w14:paraId="3E16E507" w14:textId="205301B6" w:rsidR="00D179D6" w:rsidRPr="00462199" w:rsidRDefault="00D179D6" w:rsidP="00942582">
      <w:pPr>
        <w:pStyle w:val="DefinitionsAshurst"/>
      </w:pPr>
      <w:bookmarkStart w:id="1467" w:name="_Ref144112338"/>
      <w:r w:rsidRPr="00462199">
        <w:t xml:space="preserve">if </w:t>
      </w:r>
      <w:r w:rsidR="007248B2" w:rsidRPr="007248B2">
        <w:t>Condition</w:t>
      </w:r>
      <w:r w:rsidRPr="00462199">
        <w:t xml:space="preserve"> </w:t>
      </w:r>
      <w:r w:rsidR="000762BB">
        <w:fldChar w:fldCharType="begin"/>
      </w:r>
      <w:r w:rsidR="000762BB">
        <w:instrText xml:space="preserve"> REF _Ref144114113 \w \h </w:instrText>
      </w:r>
      <w:r w:rsidR="000762BB">
        <w:fldChar w:fldCharType="separate"/>
      </w:r>
      <w:del w:id="1468" w:author="Faqir, Sofia (Energy Security)" w:date="2023-11-12T19:47:00Z">
        <w:r w:rsidR="00E473FC">
          <w:delText>36.10(A)(i)</w:delText>
        </w:r>
      </w:del>
      <w:r w:rsidR="000762BB">
        <w:fldChar w:fldCharType="end"/>
      </w:r>
      <w:r w:rsidR="000762BB">
        <w:t xml:space="preserve"> </w:t>
      </w:r>
      <w:r w:rsidRPr="00462199">
        <w:t xml:space="preserve">or </w:t>
      </w:r>
      <w:r w:rsidRPr="00462199">
        <w:fldChar w:fldCharType="begin"/>
      </w:r>
      <w:r w:rsidRPr="00462199">
        <w:instrText xml:space="preserve">  REF _Ref144114117 \r \h \* MERGEFORMAT </w:instrText>
      </w:r>
      <w:r w:rsidRPr="00462199">
        <w:fldChar w:fldCharType="separate"/>
      </w:r>
      <w:del w:id="1469" w:author="Faqir, Sofia (Energy Security)" w:date="2023-11-12T19:47:00Z">
        <w:r w:rsidR="00E473FC" w:rsidRPr="00E473FC">
          <w:rPr>
            <w:color w:val="000000"/>
          </w:rPr>
          <w:delText>36.10(B)(i)</w:delText>
        </w:r>
      </w:del>
      <w:r w:rsidRPr="00462199">
        <w:fldChar w:fldCharType="end"/>
      </w:r>
      <w:r w:rsidRPr="00462199">
        <w:t xml:space="preserve"> (</w:t>
      </w:r>
      <w:r w:rsidRPr="00462199">
        <w:rPr>
          <w:i/>
          <w:iCs/>
        </w:rPr>
        <w:t>Offtaker Information Request</w:t>
      </w:r>
      <w:r w:rsidRPr="00462199">
        <w:t>) applies, the date of the Offtaker Information Response Notice;</w:t>
      </w:r>
      <w:bookmarkEnd w:id="1467"/>
    </w:p>
    <w:p w14:paraId="0F5D240C" w14:textId="2B756AD3" w:rsidR="00D179D6" w:rsidRPr="00462199" w:rsidRDefault="00D179D6" w:rsidP="005B3BB9">
      <w:pPr>
        <w:pStyle w:val="DefinitionsClauseAshurst"/>
      </w:pPr>
      <w:bookmarkStart w:id="1470" w:name="_Ref144112339"/>
      <w:r w:rsidRPr="00462199">
        <w:rPr>
          <w:b/>
        </w:rPr>
        <w:t xml:space="preserve">"Offtaker Confirmation Non-Compliance Deadline"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_Ref144114131 \r \h \* MERGEFORMAT </w:instrText>
      </w:r>
      <w:r w:rsidRPr="00462199">
        <w:fldChar w:fldCharType="separate"/>
      </w:r>
      <w:del w:id="1471" w:author="Faqir, Sofia (Energy Security)" w:date="2023-11-12T19:47:00Z">
        <w:r w:rsidR="00E473FC" w:rsidRPr="00E473FC">
          <w:rPr>
            <w:color w:val="000000"/>
          </w:rPr>
          <w:delText>36.12(C)(iv)</w:delText>
        </w:r>
      </w:del>
      <w:r w:rsidRPr="00462199">
        <w:fldChar w:fldCharType="end"/>
      </w:r>
      <w:r w:rsidRPr="00462199">
        <w:t xml:space="preserve"> (</w:t>
      </w:r>
      <w:r w:rsidRPr="00462199">
        <w:rPr>
          <w:i/>
        </w:rPr>
        <w:t>Failure to provide an Offtaker Confirmation Request Notice or Own Consumption Confirmation Request Notice: Suspension</w:t>
      </w:r>
      <w:r w:rsidRPr="00462199">
        <w:t>);</w:t>
      </w:r>
      <w:bookmarkEnd w:id="1470"/>
    </w:p>
    <w:p w14:paraId="033CA66C" w14:textId="528FF3F9" w:rsidR="00D179D6" w:rsidRPr="00462199" w:rsidRDefault="00D179D6" w:rsidP="005B3BB9">
      <w:pPr>
        <w:pStyle w:val="DefinitionsClauseAshurst"/>
      </w:pPr>
      <w:bookmarkStart w:id="1472" w:name="_Ref144112340"/>
      <w:r w:rsidRPr="00462199">
        <w:rPr>
          <w:b/>
        </w:rPr>
        <w:t>"Offtaker Confirmation Non-Compliance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_Ref144114121 \w \h </w:instrText>
      </w:r>
      <w:r w:rsidR="000762BB">
        <w:fldChar w:fldCharType="separate"/>
      </w:r>
      <w:del w:id="1473" w:author="Faqir, Sofia (Energy Security)" w:date="2023-11-12T19:47:00Z">
        <w:r w:rsidR="00E473FC">
          <w:delText>36.12</w:delText>
        </w:r>
      </w:del>
      <w:r w:rsidR="000762BB">
        <w:fldChar w:fldCharType="end"/>
      </w:r>
      <w:r w:rsidRPr="00462199">
        <w:t xml:space="preserve"> (</w:t>
      </w:r>
      <w:r w:rsidRPr="00462199">
        <w:rPr>
          <w:i/>
        </w:rPr>
        <w:t>Failure to provide an Offtaker Confirmation Request Notice or Own Consumption Confirmation Request Notice: Suspension</w:t>
      </w:r>
      <w:r w:rsidRPr="00462199">
        <w:t>);</w:t>
      </w:r>
      <w:bookmarkEnd w:id="1472"/>
    </w:p>
    <w:p w14:paraId="48C92A57" w14:textId="77777777" w:rsidR="00D179D6" w:rsidRPr="00462199" w:rsidRDefault="00D179D6" w:rsidP="005B3BB9">
      <w:pPr>
        <w:pStyle w:val="DefinitionsClauseAshurst"/>
      </w:pPr>
      <w:bookmarkStart w:id="1474" w:name="_Ref144112341"/>
      <w:r w:rsidRPr="00462199">
        <w:rPr>
          <w:b/>
        </w:rPr>
        <w:t>"Offtaker Confirmation Non-Compliance Volumes"</w:t>
      </w:r>
      <w:r w:rsidRPr="00462199">
        <w:t xml:space="preserve"> means Non-Qualifying Volumes which are purchased by an Offtaker who is deemed to be a Non-Qualifying Offtaker pursuant to:</w:t>
      </w:r>
      <w:bookmarkEnd w:id="1474"/>
    </w:p>
    <w:p w14:paraId="686A32C8" w14:textId="778F70B2" w:rsidR="00D179D6" w:rsidRPr="00462199" w:rsidRDefault="007248B2" w:rsidP="00942582">
      <w:pPr>
        <w:pStyle w:val="DefinitionsAshurst"/>
      </w:pPr>
      <w:bookmarkStart w:id="1475" w:name="_Ref144112342"/>
      <w:r w:rsidRPr="007248B2">
        <w:t>Condition</w:t>
      </w:r>
      <w:r w:rsidR="00D179D6" w:rsidRPr="00462199">
        <w:t xml:space="preserve"> </w:t>
      </w:r>
      <w:r w:rsidR="000762BB">
        <w:fldChar w:fldCharType="begin"/>
      </w:r>
      <w:r w:rsidR="000762BB">
        <w:instrText xml:space="preserve"> REF _Ref144114140 \w \h </w:instrText>
      </w:r>
      <w:r w:rsidR="000762BB">
        <w:fldChar w:fldCharType="separate"/>
      </w:r>
      <w:del w:id="1476" w:author="Faqir, Sofia (Energy Security)" w:date="2023-11-12T19:47:00Z">
        <w:r w:rsidR="00E473FC">
          <w:delText>36.15</w:delText>
        </w:r>
      </w:del>
      <w:r w:rsidR="000762BB">
        <w:fldChar w:fldCharType="end"/>
      </w:r>
      <w:r w:rsidR="00D179D6" w:rsidRPr="00462199">
        <w:t xml:space="preserve"> (</w:t>
      </w:r>
      <w:r w:rsidR="00D179D6" w:rsidRPr="00462199">
        <w:rPr>
          <w:i/>
          <w:iCs/>
        </w:rPr>
        <w:t>Failure to provide an Offtaker Confirmation Request Notice: deemed Non-Qualifying Offtaker</w:t>
      </w:r>
      <w:r w:rsidR="00D179D6" w:rsidRPr="00462199">
        <w:t>); or</w:t>
      </w:r>
      <w:bookmarkEnd w:id="1475"/>
    </w:p>
    <w:p w14:paraId="4D2B1812" w14:textId="54E34351" w:rsidR="00D179D6" w:rsidRPr="00462199" w:rsidRDefault="007248B2" w:rsidP="00942582">
      <w:pPr>
        <w:pStyle w:val="DefinitionsAshurst"/>
      </w:pPr>
      <w:bookmarkStart w:id="1477" w:name="_Ref144112343"/>
      <w:r w:rsidRPr="007248B2">
        <w:t>Condition</w:t>
      </w:r>
      <w:r w:rsidR="00D179D6" w:rsidRPr="00462199">
        <w:t xml:space="preserve"> </w:t>
      </w:r>
      <w:r w:rsidR="00D179D6" w:rsidRPr="00462199">
        <w:fldChar w:fldCharType="begin"/>
      </w:r>
      <w:r w:rsidR="00D179D6" w:rsidRPr="00462199">
        <w:instrText xml:space="preserve">  REF _Ref144114296 \r \h \* MERGEFORMAT </w:instrText>
      </w:r>
      <w:r w:rsidR="00D179D6" w:rsidRPr="00462199">
        <w:fldChar w:fldCharType="separate"/>
      </w:r>
      <w:del w:id="1478" w:author="Faqir, Sofia (Energy Security)" w:date="2023-11-12T19:47:00Z">
        <w:r w:rsidR="00E473FC" w:rsidRPr="00E473FC">
          <w:rPr>
            <w:color w:val="000000"/>
          </w:rPr>
          <w:delText>41.11(D)</w:delText>
        </w:r>
      </w:del>
      <w:r w:rsidR="00D179D6" w:rsidRPr="00462199">
        <w:fldChar w:fldCharType="end"/>
      </w:r>
      <w:r w:rsidR="00D179D6" w:rsidRPr="00462199">
        <w:t xml:space="preserve"> (</w:t>
      </w:r>
      <w:r w:rsidR="00D179D6" w:rsidRPr="00462199">
        <w:rPr>
          <w:i/>
          <w:iCs/>
        </w:rPr>
        <w:t>Failure to provide an Annual Compliance Report: Suspension and deemed Non-Qualifying Offtaker</w:t>
      </w:r>
      <w:r w:rsidR="00D179D6" w:rsidRPr="00462199">
        <w:t>);</w:t>
      </w:r>
      <w:bookmarkEnd w:id="1477"/>
    </w:p>
    <w:p w14:paraId="09473638" w14:textId="2D9A4E92" w:rsidR="00D179D6" w:rsidRPr="00462199" w:rsidRDefault="00D179D6" w:rsidP="005B3BB9">
      <w:pPr>
        <w:pStyle w:val="DefinitionsClauseAshurst"/>
      </w:pPr>
      <w:bookmarkStart w:id="1479" w:name="_Ref144112344"/>
      <w:r w:rsidRPr="00462199">
        <w:rPr>
          <w:b/>
        </w:rPr>
        <w:t>"Offtaker Confirmation Process Termination Event"</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_Ref144114144 \w \h </w:instrText>
      </w:r>
      <w:r w:rsidR="000762BB">
        <w:fldChar w:fldCharType="separate"/>
      </w:r>
      <w:del w:id="1480" w:author="Faqir, Sofia (Energy Security)" w:date="2023-11-12T19:47:00Z">
        <w:r w:rsidR="00E473FC">
          <w:delText>36.16</w:delText>
        </w:r>
      </w:del>
      <w:r w:rsidR="000762BB">
        <w:fldChar w:fldCharType="end"/>
      </w:r>
      <w:r w:rsidRPr="00462199">
        <w:t xml:space="preserve"> (</w:t>
      </w:r>
      <w:r w:rsidRPr="00462199">
        <w:rPr>
          <w:i/>
        </w:rPr>
        <w:t>Failure to provide an Offtaker Confirmation Request Notice or Own Consumption Confirmation Request Notice: termination</w:t>
      </w:r>
      <w:r w:rsidRPr="00462199">
        <w:t>);</w:t>
      </w:r>
      <w:bookmarkEnd w:id="1479"/>
    </w:p>
    <w:p w14:paraId="0BF7C75B" w14:textId="13C51035" w:rsidR="00D179D6" w:rsidRPr="00462199" w:rsidRDefault="00D179D6" w:rsidP="005B3BB9">
      <w:pPr>
        <w:pStyle w:val="DefinitionsClauseAshurst"/>
      </w:pPr>
      <w:bookmarkStart w:id="1481" w:name="_Ref144112345"/>
      <w:r w:rsidRPr="00462199">
        <w:rPr>
          <w:b/>
        </w:rPr>
        <w:t>"Offtaker Confirmation Request Notice"</w:t>
      </w:r>
      <w:r w:rsidRPr="00462199">
        <w:t xml:space="preserve"> has the meaning given to that term in </w:t>
      </w:r>
      <w:r w:rsidR="007248B2" w:rsidRPr="007248B2">
        <w:t>Condition</w:t>
      </w:r>
      <w:r w:rsidRPr="00462199">
        <w:t> </w:t>
      </w:r>
      <w:r w:rsidR="000762BB">
        <w:fldChar w:fldCharType="begin"/>
      </w:r>
      <w:r w:rsidR="000762BB">
        <w:instrText xml:space="preserve"> REF _Ref144114059 \w \h </w:instrText>
      </w:r>
      <w:r w:rsidR="000762BB">
        <w:fldChar w:fldCharType="separate"/>
      </w:r>
      <w:del w:id="1482" w:author="Faqir, Sofia (Energy Security)" w:date="2023-11-12T19:47:00Z">
        <w:r w:rsidR="00E473FC">
          <w:delText>36.1</w:delText>
        </w:r>
      </w:del>
      <w:r w:rsidR="000762BB">
        <w:fldChar w:fldCharType="end"/>
      </w:r>
      <w:r w:rsidRPr="00462199">
        <w:t xml:space="preserve"> (</w:t>
      </w:r>
      <w:r w:rsidRPr="00462199">
        <w:rPr>
          <w:i/>
        </w:rPr>
        <w:t>Offtaker Confirmation Request Notice</w:t>
      </w:r>
      <w:r w:rsidRPr="00462199">
        <w:t>);</w:t>
      </w:r>
      <w:bookmarkEnd w:id="1481"/>
    </w:p>
    <w:p w14:paraId="3BA7ACB3" w14:textId="0A0B7A94" w:rsidR="00D179D6" w:rsidRPr="00462199" w:rsidRDefault="00D179D6" w:rsidP="005B3BB9">
      <w:pPr>
        <w:pStyle w:val="DefinitionsClauseAshurst"/>
      </w:pPr>
      <w:bookmarkStart w:id="1483" w:name="_Ref144112346"/>
      <w:r w:rsidRPr="00462199">
        <w:rPr>
          <w:b/>
        </w:rPr>
        <w:t>"Offtaker Confirmation Request Notice Deadline"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_Ref144114059 \w \h </w:instrText>
      </w:r>
      <w:r w:rsidR="000762BB">
        <w:fldChar w:fldCharType="separate"/>
      </w:r>
      <w:del w:id="1484" w:author="Faqir, Sofia (Energy Security)" w:date="2023-11-12T19:47:00Z">
        <w:r w:rsidR="00E473FC">
          <w:delText>36.1</w:delText>
        </w:r>
      </w:del>
      <w:r w:rsidR="000762BB">
        <w:fldChar w:fldCharType="end"/>
      </w:r>
      <w:r w:rsidRPr="00462199">
        <w:t xml:space="preserve"> (</w:t>
      </w:r>
      <w:r w:rsidRPr="00462199">
        <w:rPr>
          <w:i/>
        </w:rPr>
        <w:t>Offtaker Confirmation Request Notice</w:t>
      </w:r>
      <w:r w:rsidRPr="00462199">
        <w:t>);</w:t>
      </w:r>
      <w:bookmarkEnd w:id="1483"/>
    </w:p>
    <w:p w14:paraId="2A99232C" w14:textId="77777777" w:rsidR="00D179D6" w:rsidRPr="00462199" w:rsidRDefault="00D179D6" w:rsidP="005B3BB9">
      <w:pPr>
        <w:pStyle w:val="DefinitionsClauseAshurst"/>
      </w:pPr>
      <w:bookmarkStart w:id="1485" w:name="_Ref144112347"/>
      <w:r w:rsidRPr="00462199">
        <w:rPr>
          <w:b/>
        </w:rPr>
        <w:t>"Offtaker Directors' Certificate"</w:t>
      </w:r>
      <w:r w:rsidRPr="00462199">
        <w:t xml:space="preserve"> means a certificate signed by two (2) directors of the Offtaker or one (1) director of the Offtaker in the presence of a witness who attests the signature, such directors or director (as applicable) having made, and confirmed in the certificate as having made, all due and careful enquiries in relation to the information set out in such certificate (or set out in the notice, or enclosures or appendices to the notice, which such certificate is accompanying) and certifying that such information is in all material respects true, complete, accurate and not misleading, in each case by reference to the facts and circumstances then existing, provided that where any such information is provided by a third party that is not a holding company or subsidiary of the Offtaker or a Representative of any such party or the Offtaker and is marked as such, the certification of the director or directors </w:t>
      </w:r>
      <w:r w:rsidRPr="00462199">
        <w:lastRenderedPageBreak/>
        <w:t>(as applicable) of that information shall only extend to the certification that that information is in all material respects true, complete, accurate and not misleading to the best of their knowledge and belief having made all due and careful enquiries;</w:t>
      </w:r>
      <w:bookmarkEnd w:id="1485"/>
    </w:p>
    <w:p w14:paraId="4FE72826" w14:textId="77777777" w:rsidR="00D179D6" w:rsidRPr="00462199" w:rsidRDefault="00D179D6" w:rsidP="005B3BB9">
      <w:pPr>
        <w:pStyle w:val="DefinitionsClauseAshurst"/>
      </w:pPr>
      <w:bookmarkStart w:id="1486" w:name="_Ref144112348"/>
      <w:r w:rsidRPr="00462199">
        <w:rPr>
          <w:b/>
        </w:rPr>
        <w:t>"Offtaker Forecast Data"</w:t>
      </w:r>
      <w:r w:rsidRPr="00462199">
        <w:t xml:space="preserve"> means the Producer's estimate, for each Fiscal Year during the Term, of the following in respect of each Offtaker:</w:t>
      </w:r>
      <w:bookmarkEnd w:id="1486"/>
    </w:p>
    <w:p w14:paraId="71FC197C" w14:textId="77777777" w:rsidR="00D179D6" w:rsidRPr="00462199" w:rsidRDefault="00D179D6" w:rsidP="00AA03EA">
      <w:pPr>
        <w:pStyle w:val="DefinitionsAshurst"/>
      </w:pPr>
      <w:bookmarkStart w:id="1487" w:name="_Ref144112349"/>
      <w:r w:rsidRPr="00462199">
        <w:t>the Hydrogen produced by the Hydrogen Production Plant to be sold to and purchased by the Offtaker;</w:t>
      </w:r>
      <w:bookmarkEnd w:id="1487"/>
    </w:p>
    <w:p w14:paraId="6F6AA886" w14:textId="77777777" w:rsidR="00D179D6" w:rsidRPr="00462199" w:rsidRDefault="00D179D6" w:rsidP="00AA03EA">
      <w:pPr>
        <w:pStyle w:val="DefinitionsAshurst"/>
      </w:pPr>
      <w:bookmarkStart w:id="1488" w:name="_Ref144112350"/>
      <w:r w:rsidRPr="00462199">
        <w:t>if applicable, the Qualifying Volumes (including a breakdown of the Qualifying Volumes used for Feedstock Purposes and for Fuel Purposes) attributable to the Offtaker;</w:t>
      </w:r>
      <w:bookmarkEnd w:id="1488"/>
    </w:p>
    <w:p w14:paraId="69D00DE5" w14:textId="77777777" w:rsidR="00D179D6" w:rsidRPr="00462199" w:rsidRDefault="00D179D6" w:rsidP="00AA03EA">
      <w:pPr>
        <w:pStyle w:val="DefinitionsAshurst"/>
      </w:pPr>
      <w:bookmarkStart w:id="1489" w:name="_Ref144112351"/>
      <w:r w:rsidRPr="00462199">
        <w:t>if applicable, the RTFO Volumes attributable to the Offtaker;</w:t>
      </w:r>
      <w:bookmarkEnd w:id="1489"/>
    </w:p>
    <w:p w14:paraId="6DB1F5B6" w14:textId="77777777" w:rsidR="00D179D6" w:rsidRPr="00462199" w:rsidRDefault="00D179D6" w:rsidP="00AA03EA">
      <w:pPr>
        <w:pStyle w:val="DefinitionsAshurst"/>
      </w:pPr>
      <w:bookmarkStart w:id="1490" w:name="_Ref144112352"/>
      <w:r w:rsidRPr="00462199">
        <w:t>if applicable, the Take-or-Pay Volumes attributable to the Offtaker;</w:t>
      </w:r>
      <w:bookmarkEnd w:id="1490"/>
    </w:p>
    <w:p w14:paraId="5F2C3A0E" w14:textId="77777777" w:rsidR="00D179D6" w:rsidRPr="00462199" w:rsidRDefault="00D179D6" w:rsidP="00AA03EA">
      <w:pPr>
        <w:pStyle w:val="DefinitionsAshurst"/>
      </w:pPr>
      <w:bookmarkStart w:id="1491" w:name="_Ref144112353"/>
      <w:r w:rsidRPr="00462199">
        <w:t>if applicable, the Non-Qualifying Volumes attributable to the Offtaker;</w:t>
      </w:r>
      <w:bookmarkEnd w:id="1491"/>
    </w:p>
    <w:p w14:paraId="3EBC1D80" w14:textId="77777777" w:rsidR="00D179D6" w:rsidRPr="00462199" w:rsidRDefault="00D179D6" w:rsidP="00AA03EA">
      <w:pPr>
        <w:pStyle w:val="DefinitionsAshurst"/>
      </w:pPr>
      <w:bookmarkStart w:id="1492" w:name="_Ref144112354"/>
      <w:r w:rsidRPr="00462199">
        <w:t>if applicable, the Indirect Export Volumes attributable to the Offtaker;</w:t>
      </w:r>
      <w:bookmarkEnd w:id="1492"/>
    </w:p>
    <w:p w14:paraId="51C49F5A" w14:textId="77777777" w:rsidR="00D179D6" w:rsidRPr="00462199" w:rsidRDefault="00D179D6" w:rsidP="00AA03EA">
      <w:pPr>
        <w:pStyle w:val="DefinitionsAshurst"/>
      </w:pPr>
      <w:bookmarkStart w:id="1493" w:name="_Ref144112355"/>
      <w:r w:rsidRPr="00462199">
        <w:t>if applicable, the Direct Export Volumes attributable to the Offtaker;</w:t>
      </w:r>
      <w:bookmarkEnd w:id="1493"/>
    </w:p>
    <w:p w14:paraId="7F221017" w14:textId="05FA862C" w:rsidR="00D179D6" w:rsidRPr="00462199" w:rsidRDefault="00D179D6" w:rsidP="00AA03EA">
      <w:pPr>
        <w:pStyle w:val="DefinitionsAshurst"/>
      </w:pPr>
      <w:bookmarkStart w:id="1494" w:name="_Ref144112356"/>
      <w:r w:rsidRPr="00462199">
        <w:t>the Total Invoiced Amount for Qualifying Volumes and/or Non-Qualifying Volumes (as applicable) attributable to the Offtaker, converted to £/MWh (</w:t>
      </w:r>
      <w:r w:rsidRPr="00462199">
        <w:rPr>
          <w:i/>
          <w:iCs/>
        </w:rPr>
        <w:t>HHV</w:t>
      </w:r>
      <w:r w:rsidRPr="00462199">
        <w:t xml:space="preserve">) based on the relevant forecasts referred to in limbs </w:t>
      </w:r>
      <w:r w:rsidR="00794620">
        <w:fldChar w:fldCharType="begin"/>
      </w:r>
      <w:r w:rsidR="00794620">
        <w:instrText xml:space="preserve"> REF _Ref144112349 \r \h </w:instrText>
      </w:r>
      <w:r w:rsidR="00794620">
        <w:fldChar w:fldCharType="separate"/>
      </w:r>
      <w:del w:id="1495" w:author="Faqir, Sofia (Energy Security)" w:date="2023-11-12T19:47:00Z">
        <w:r w:rsidR="00E473FC">
          <w:delText>A)</w:delText>
        </w:r>
      </w:del>
      <w:r w:rsidR="00794620">
        <w:fldChar w:fldCharType="end"/>
      </w:r>
      <w:r w:rsidRPr="00462199">
        <w:t xml:space="preserve"> to </w:t>
      </w:r>
      <w:r w:rsidR="00794620">
        <w:fldChar w:fldCharType="begin"/>
      </w:r>
      <w:r w:rsidR="00794620">
        <w:instrText xml:space="preserve"> REF _Ref144112353 \r \h </w:instrText>
      </w:r>
      <w:r w:rsidR="00794620">
        <w:fldChar w:fldCharType="separate"/>
      </w:r>
      <w:del w:id="1496" w:author="Faqir, Sofia (Energy Security)" w:date="2023-11-12T19:47:00Z">
        <w:r w:rsidR="00E473FC">
          <w:delText>E)</w:delText>
        </w:r>
      </w:del>
      <w:r w:rsidR="00794620">
        <w:fldChar w:fldCharType="end"/>
      </w:r>
      <w:r w:rsidRPr="00462199">
        <w:t xml:space="preserve"> of this definition;</w:t>
      </w:r>
      <w:bookmarkEnd w:id="1494"/>
    </w:p>
    <w:p w14:paraId="58D03EBC" w14:textId="718A5704" w:rsidR="00D179D6" w:rsidRPr="00462199" w:rsidRDefault="00D179D6" w:rsidP="00AA03EA">
      <w:pPr>
        <w:pStyle w:val="DefinitionsAshurst"/>
      </w:pPr>
      <w:bookmarkStart w:id="1497" w:name="_Ref144112357"/>
      <w:r w:rsidRPr="00462199">
        <w:t>the Achieved Sales Price for Qualifying Volumes and/or Non-Qualifying Volumes (as applicable) attributable to the Offtaker, converted to £/MWh (</w:t>
      </w:r>
      <w:r w:rsidRPr="00462199">
        <w:rPr>
          <w:i/>
          <w:iCs/>
        </w:rPr>
        <w:t>HHV</w:t>
      </w:r>
      <w:r w:rsidRPr="00462199">
        <w:t xml:space="preserve">) based on the relevant forecasts referred to in limbs </w:t>
      </w:r>
      <w:r w:rsidR="00794620">
        <w:fldChar w:fldCharType="begin"/>
      </w:r>
      <w:r w:rsidR="00794620">
        <w:instrText xml:space="preserve"> REF _Ref144112349 \r \h </w:instrText>
      </w:r>
      <w:r w:rsidR="00794620">
        <w:fldChar w:fldCharType="separate"/>
      </w:r>
      <w:del w:id="1498" w:author="Faqir, Sofia (Energy Security)" w:date="2023-11-12T19:47:00Z">
        <w:r w:rsidR="00E473FC">
          <w:delText>A)</w:delText>
        </w:r>
      </w:del>
      <w:r w:rsidR="00794620">
        <w:fldChar w:fldCharType="end"/>
      </w:r>
      <w:r w:rsidR="00794620" w:rsidRPr="00462199">
        <w:t xml:space="preserve"> to </w:t>
      </w:r>
      <w:r w:rsidR="00794620">
        <w:fldChar w:fldCharType="begin"/>
      </w:r>
      <w:r w:rsidR="00794620">
        <w:instrText xml:space="preserve"> REF _Ref144112353 \r \h </w:instrText>
      </w:r>
      <w:r w:rsidR="00794620">
        <w:fldChar w:fldCharType="separate"/>
      </w:r>
      <w:del w:id="1499" w:author="Faqir, Sofia (Energy Security)" w:date="2023-11-12T19:47:00Z">
        <w:r w:rsidR="00E473FC">
          <w:delText>E)</w:delText>
        </w:r>
      </w:del>
      <w:r w:rsidR="00794620">
        <w:fldChar w:fldCharType="end"/>
      </w:r>
      <w:r w:rsidR="00794620" w:rsidRPr="00462199">
        <w:t xml:space="preserve"> </w:t>
      </w:r>
      <w:r w:rsidRPr="00462199">
        <w:t>of this definition; and</w:t>
      </w:r>
      <w:bookmarkEnd w:id="1497"/>
    </w:p>
    <w:p w14:paraId="4803A037" w14:textId="2294FA93" w:rsidR="00D179D6" w:rsidRPr="00462199" w:rsidRDefault="00D179D6" w:rsidP="00AA03EA">
      <w:pPr>
        <w:pStyle w:val="DefinitionsAshurst"/>
        <w:rPr>
          <w:rFonts w:cs="Arial"/>
        </w:rPr>
      </w:pPr>
      <w:bookmarkStart w:id="1500" w:name="_Ref144112358"/>
      <w:r w:rsidRPr="00462199">
        <w:t>the Strike Price Exclusion Amount for each Strike Price Exclusion for Qualifying Volumes and/or Non-Qualifying Volumes (as applicable) attributable to the Offtaker, converted to £/MWh (</w:t>
      </w:r>
      <w:r w:rsidRPr="00462199">
        <w:rPr>
          <w:i/>
          <w:iCs/>
        </w:rPr>
        <w:t>HHV</w:t>
      </w:r>
      <w:r w:rsidRPr="00462199">
        <w:t xml:space="preserve">) based on the relevant forecasts referred to in limbs </w:t>
      </w:r>
      <w:r w:rsidR="00794620">
        <w:fldChar w:fldCharType="begin"/>
      </w:r>
      <w:r w:rsidR="00794620">
        <w:instrText xml:space="preserve"> REF _Ref144112349 \r \h </w:instrText>
      </w:r>
      <w:r w:rsidR="00794620">
        <w:fldChar w:fldCharType="separate"/>
      </w:r>
      <w:del w:id="1501" w:author="Faqir, Sofia (Energy Security)" w:date="2023-11-12T19:47:00Z">
        <w:r w:rsidR="00E473FC">
          <w:delText>A)</w:delText>
        </w:r>
      </w:del>
      <w:r w:rsidR="00794620">
        <w:fldChar w:fldCharType="end"/>
      </w:r>
      <w:r w:rsidR="00794620" w:rsidRPr="00462199">
        <w:t xml:space="preserve"> to </w:t>
      </w:r>
      <w:r w:rsidR="00794620">
        <w:fldChar w:fldCharType="begin"/>
      </w:r>
      <w:r w:rsidR="00794620">
        <w:instrText xml:space="preserve"> REF _Ref144112353 \r \h </w:instrText>
      </w:r>
      <w:r w:rsidR="00794620">
        <w:fldChar w:fldCharType="separate"/>
      </w:r>
      <w:del w:id="1502" w:author="Faqir, Sofia (Energy Security)" w:date="2023-11-12T19:47:00Z">
        <w:r w:rsidR="00E473FC">
          <w:delText>E)</w:delText>
        </w:r>
      </w:del>
      <w:r w:rsidR="00794620">
        <w:fldChar w:fldCharType="end"/>
      </w:r>
      <w:r w:rsidR="00794620" w:rsidRPr="00462199">
        <w:t xml:space="preserve"> </w:t>
      </w:r>
      <w:r w:rsidRPr="00462199">
        <w:t>of this definition;</w:t>
      </w:r>
      <w:bookmarkEnd w:id="1500"/>
    </w:p>
    <w:p w14:paraId="4E2649BA" w14:textId="485DB0C5" w:rsidR="00D179D6" w:rsidRPr="00462199" w:rsidRDefault="00D179D6" w:rsidP="005B3BB9">
      <w:pPr>
        <w:pStyle w:val="DefinitionsClauseAshurst"/>
      </w:pPr>
      <w:bookmarkStart w:id="1503" w:name="_Ref144112359"/>
      <w:r w:rsidRPr="00462199">
        <w:rPr>
          <w:b/>
        </w:rPr>
        <w:t>"Offtaker Information Request"</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_Ref144114100 \w \h </w:instrText>
      </w:r>
      <w:r w:rsidR="000762BB">
        <w:fldChar w:fldCharType="separate"/>
      </w:r>
      <w:del w:id="1504" w:author="Faqir, Sofia (Energy Security)" w:date="2023-11-12T19:47:00Z">
        <w:r w:rsidR="00E473FC">
          <w:delText>36.7</w:delText>
        </w:r>
      </w:del>
      <w:r w:rsidR="000762BB">
        <w:fldChar w:fldCharType="end"/>
      </w:r>
      <w:r w:rsidRPr="00462199">
        <w:t xml:space="preserve"> (</w:t>
      </w:r>
      <w:r w:rsidRPr="00462199">
        <w:rPr>
          <w:i/>
        </w:rPr>
        <w:t>Offtaker Information Request</w:t>
      </w:r>
      <w:r w:rsidRPr="00462199">
        <w:t>);</w:t>
      </w:r>
      <w:bookmarkEnd w:id="1503"/>
    </w:p>
    <w:p w14:paraId="2DE7460E" w14:textId="4D534776" w:rsidR="00D179D6" w:rsidRPr="00462199" w:rsidRDefault="00D179D6" w:rsidP="005B3BB9">
      <w:pPr>
        <w:pStyle w:val="DefinitionsClauseAshurst"/>
      </w:pPr>
      <w:bookmarkStart w:id="1505" w:name="_Ref144112360"/>
      <w:r w:rsidRPr="00462199">
        <w:rPr>
          <w:b/>
        </w:rPr>
        <w:t>"Offtaker Information Response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_Ref144114102 \w \h </w:instrText>
      </w:r>
      <w:r w:rsidR="000762BB">
        <w:fldChar w:fldCharType="separate"/>
      </w:r>
      <w:del w:id="1506" w:author="Faqir, Sofia (Energy Security)" w:date="2023-11-12T19:47:00Z">
        <w:r w:rsidR="00E473FC">
          <w:delText>36.9</w:delText>
        </w:r>
      </w:del>
      <w:r w:rsidR="000762BB">
        <w:fldChar w:fldCharType="end"/>
      </w:r>
      <w:r w:rsidRPr="00462199">
        <w:t xml:space="preserve"> (</w:t>
      </w:r>
      <w:r w:rsidRPr="00462199">
        <w:rPr>
          <w:i/>
        </w:rPr>
        <w:t>Offtaker Information Request</w:t>
      </w:r>
      <w:r w:rsidRPr="00462199">
        <w:t>);</w:t>
      </w:r>
      <w:bookmarkEnd w:id="1505"/>
    </w:p>
    <w:p w14:paraId="1C7746A1" w14:textId="77777777" w:rsidR="00D179D6" w:rsidRPr="00462199" w:rsidRDefault="00D179D6" w:rsidP="005B3BB9">
      <w:pPr>
        <w:pStyle w:val="DefinitionsClauseAshurst"/>
      </w:pPr>
      <w:bookmarkStart w:id="1507" w:name="_Ref144112361"/>
      <w:r w:rsidRPr="00462199">
        <w:rPr>
          <w:b/>
        </w:rPr>
        <w:t>"Offtaker Investor"</w:t>
      </w:r>
      <w:r w:rsidRPr="00462199">
        <w:t xml:space="preserve"> means any person who holds any direct or indirect legal, beneficial or equitable interest in the equity share capital (or other economic interests) in an Offtaker and/or the holding company of the Offtaker;</w:t>
      </w:r>
      <w:bookmarkEnd w:id="1507"/>
    </w:p>
    <w:p w14:paraId="26DD432A" w14:textId="004320B7" w:rsidR="00D179D6" w:rsidRPr="00462199" w:rsidRDefault="00D179D6" w:rsidP="005B3BB9">
      <w:pPr>
        <w:pStyle w:val="DefinitionsClauseAshurst"/>
      </w:pPr>
      <w:bookmarkStart w:id="1508" w:name="_Ref144112362"/>
      <w:r w:rsidRPr="00462199">
        <w:rPr>
          <w:b/>
        </w:rPr>
        <w:t>"Offtaker Invoice"</w:t>
      </w:r>
      <w:r w:rsidRPr="00462199">
        <w:t xml:space="preserve"> means an invoice issued by the Producer to a Relevant Offtaker </w:t>
      </w:r>
      <w:r w:rsidR="00372848">
        <w:t>(excluding</w:t>
      </w:r>
      <w:r w:rsidR="00112C98">
        <w:t>, for th</w:t>
      </w:r>
      <w:r w:rsidR="00F16A01">
        <w:t>e</w:t>
      </w:r>
      <w:r w:rsidR="00112C98">
        <w:t xml:space="preserve"> purpose</w:t>
      </w:r>
      <w:r w:rsidR="00F16A01">
        <w:t>s of this definition</w:t>
      </w:r>
      <w:r w:rsidR="00112C98">
        <w:t>,</w:t>
      </w:r>
      <w:r w:rsidR="00372848">
        <w:t xml:space="preserve"> an Own Consumption Offtaker) </w:t>
      </w:r>
      <w:r w:rsidRPr="00462199">
        <w:t>for the sale and purchase of Hydrogen produced by the Hydrogen Production Plant and/or in respect of Take-or-Pay Volumes in the</w:t>
      </w:r>
      <w:r w:rsidRPr="00462199" w:rsidDel="00965AF1">
        <w:t xml:space="preserve"> </w:t>
      </w:r>
      <w:r w:rsidRPr="00462199">
        <w:t>relevant Billing Period, which confirms:</w:t>
      </w:r>
      <w:bookmarkEnd w:id="1508"/>
    </w:p>
    <w:p w14:paraId="11667056" w14:textId="77777777" w:rsidR="00D179D6" w:rsidRPr="00462199" w:rsidRDefault="00D179D6" w:rsidP="00AA03EA">
      <w:pPr>
        <w:pStyle w:val="DefinitionsAshurst"/>
      </w:pPr>
      <w:bookmarkStart w:id="1509" w:name="_Ref144112363"/>
      <w:r w:rsidRPr="00462199">
        <w:t>the Total Invoiced Amount;</w:t>
      </w:r>
      <w:bookmarkEnd w:id="1509"/>
    </w:p>
    <w:p w14:paraId="21F0510F" w14:textId="77777777" w:rsidR="00D179D6" w:rsidRPr="00462199" w:rsidRDefault="00D179D6" w:rsidP="00AA03EA">
      <w:pPr>
        <w:pStyle w:val="DefinitionsAshurst"/>
      </w:pPr>
      <w:bookmarkStart w:id="1510" w:name="_Ref144112364"/>
      <w:r w:rsidRPr="00462199">
        <w:t>the sum of the Strike Price Exclusion Amounts for all Strike Price Exclusions,</w:t>
      </w:r>
      <w:bookmarkEnd w:id="1510"/>
    </w:p>
    <w:p w14:paraId="1B6280AC" w14:textId="0EE9682A" w:rsidR="00D179D6" w:rsidRPr="00462199" w:rsidRDefault="00D179D6" w:rsidP="005B3BB9">
      <w:pPr>
        <w:pStyle w:val="B12Ashurst"/>
      </w:pPr>
      <w:r w:rsidRPr="00462199">
        <w:lastRenderedPageBreak/>
        <w:t xml:space="preserve">for each </w:t>
      </w:r>
      <w:r w:rsidR="00112C98">
        <w:t xml:space="preserve">such </w:t>
      </w:r>
      <w:r w:rsidRPr="00462199">
        <w:t xml:space="preserve">Relevant Offtaker in respect of (i) Qualifying Volumes, and (ii) Non-Qualifying Volumes in the relevant Billing Period and which shall be substantially in the form set out in </w:t>
      </w:r>
      <w:r>
        <w:fldChar w:fldCharType="begin"/>
      </w:r>
      <w:r>
        <w:instrText xml:space="preserve"> REF _Ref144118007 \w \h </w:instrText>
      </w:r>
      <w:r>
        <w:fldChar w:fldCharType="separate"/>
      </w:r>
      <w:del w:id="1511" w:author="Faqir, Sofia (Energy Security)" w:date="2023-11-12T19:47:00Z">
        <w:r w:rsidR="00E473FC">
          <w:delText>Annex 8</w:delText>
        </w:r>
      </w:del>
      <w:r>
        <w:fldChar w:fldCharType="end"/>
      </w:r>
      <w:r w:rsidRPr="00462199">
        <w:t xml:space="preserve"> (</w:t>
      </w:r>
      <w:r w:rsidRPr="00462199">
        <w:rPr>
          <w:i/>
        </w:rPr>
        <w:t>Form of Invoice</w:t>
      </w:r>
      <w:r w:rsidRPr="00462199">
        <w:t>);</w:t>
      </w:r>
    </w:p>
    <w:p w14:paraId="2CEF0041" w14:textId="2B4DD51F" w:rsidR="00D179D6" w:rsidRPr="00462199" w:rsidRDefault="00D179D6" w:rsidP="005B3BB9">
      <w:pPr>
        <w:pStyle w:val="DefinitionsClauseAshurst"/>
      </w:pPr>
      <w:bookmarkStart w:id="1512" w:name="_Ref144112365"/>
      <w:r w:rsidRPr="00462199">
        <w:rPr>
          <w:b/>
        </w:rPr>
        <w:t>"Offtaker Supporting Information"</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_Ref144114100 \w \h </w:instrText>
      </w:r>
      <w:r w:rsidR="000762BB">
        <w:fldChar w:fldCharType="separate"/>
      </w:r>
      <w:del w:id="1513" w:author="Faqir, Sofia (Energy Security)" w:date="2023-11-12T19:47:00Z">
        <w:r w:rsidR="00E473FC">
          <w:delText>36.7</w:delText>
        </w:r>
      </w:del>
      <w:r w:rsidR="000762BB">
        <w:fldChar w:fldCharType="end"/>
      </w:r>
      <w:r w:rsidRPr="00462199">
        <w:t xml:space="preserve"> (</w:t>
      </w:r>
      <w:r w:rsidRPr="00462199">
        <w:rPr>
          <w:i/>
        </w:rPr>
        <w:t>Offtaker Information Request</w:t>
      </w:r>
      <w:r w:rsidRPr="00462199">
        <w:t>);</w:t>
      </w:r>
      <w:bookmarkEnd w:id="1512"/>
    </w:p>
    <w:p w14:paraId="67E9992C" w14:textId="77777777" w:rsidR="00D179D6" w:rsidRPr="00462199" w:rsidRDefault="00D179D6" w:rsidP="005B3BB9">
      <w:pPr>
        <w:pStyle w:val="DefinitionsClauseAshurst"/>
      </w:pPr>
      <w:bookmarkStart w:id="1514" w:name="_Ref144112366"/>
      <w:r w:rsidRPr="00462199">
        <w:rPr>
          <w:b/>
        </w:rPr>
        <w:t>"Offtaker Ultimate Investor"</w:t>
      </w:r>
      <w:r w:rsidRPr="00462199">
        <w:t xml:space="preserve"> means any person who:</w:t>
      </w:r>
      <w:bookmarkEnd w:id="1514"/>
    </w:p>
    <w:p w14:paraId="07A62BD7" w14:textId="77777777" w:rsidR="00D179D6" w:rsidRPr="00462199" w:rsidRDefault="00D179D6" w:rsidP="00AA03EA">
      <w:pPr>
        <w:pStyle w:val="DefinitionsAshurst"/>
      </w:pPr>
      <w:bookmarkStart w:id="1515" w:name="_Ref144112367"/>
      <w:r w:rsidRPr="00462199">
        <w:t>has Control of an Offtaker Investor; or</w:t>
      </w:r>
      <w:bookmarkEnd w:id="1515"/>
    </w:p>
    <w:p w14:paraId="0CEC9E71" w14:textId="77777777" w:rsidR="00D179D6" w:rsidRPr="00462199" w:rsidRDefault="00D179D6" w:rsidP="00AA03EA">
      <w:pPr>
        <w:pStyle w:val="DefinitionsAshurst"/>
      </w:pPr>
      <w:bookmarkStart w:id="1516" w:name="_Ref144112368"/>
      <w:r w:rsidRPr="00462199">
        <w:t>who holds any direct or indirect legal, beneficial or equitable interest in twenty five per cent. (25%) or more of the equity share capital (or other economic interests) of an Offtaker Investor;</w:t>
      </w:r>
      <w:bookmarkEnd w:id="1516"/>
    </w:p>
    <w:p w14:paraId="6C870587" w14:textId="63F5D323" w:rsidR="00D179D6" w:rsidRPr="00462199" w:rsidRDefault="00D179D6" w:rsidP="005B3BB9">
      <w:pPr>
        <w:pStyle w:val="DefinitionsClauseAshurst"/>
      </w:pPr>
      <w:bookmarkStart w:id="1517" w:name="_Ref144112369"/>
      <w:r w:rsidRPr="00462199">
        <w:rPr>
          <w:b/>
        </w:rPr>
        <w:t>"Offtaker Volume Change"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_Ref144114246 \r \h \* MERGEFORMAT </w:instrText>
      </w:r>
      <w:r w:rsidRPr="00462199">
        <w:fldChar w:fldCharType="separate"/>
      </w:r>
      <w:del w:id="1518" w:author="Faqir, Sofia (Energy Security)" w:date="2023-11-12T19:47:00Z">
        <w:r w:rsidR="00E473FC" w:rsidRPr="00E473FC">
          <w:rPr>
            <w:color w:val="000000"/>
          </w:rPr>
          <w:delText>41.1(G)</w:delText>
        </w:r>
      </w:del>
      <w:r w:rsidRPr="00462199">
        <w:fldChar w:fldCharType="end"/>
      </w:r>
      <w:r w:rsidRPr="00462199">
        <w:t xml:space="preserve"> (</w:t>
      </w:r>
      <w:r w:rsidRPr="00462199">
        <w:rPr>
          <w:i/>
        </w:rPr>
        <w:t>Annual Compliance Report</w:t>
      </w:r>
      <w:r w:rsidRPr="00462199">
        <w:t>);</w:t>
      </w:r>
      <w:bookmarkEnd w:id="1517"/>
    </w:p>
    <w:p w14:paraId="12EBF9E4" w14:textId="77777777" w:rsidR="00D179D6" w:rsidRPr="00462199" w:rsidRDefault="00D179D6" w:rsidP="005B3BB9">
      <w:pPr>
        <w:pStyle w:val="DefinitionsClauseAshurst"/>
      </w:pPr>
      <w:bookmarkStart w:id="1519" w:name="_Ref144112370"/>
      <w:r w:rsidRPr="00462199">
        <w:rPr>
          <w:b/>
        </w:rPr>
        <w:t>"OFTO"</w:t>
      </w:r>
      <w:r w:rsidRPr="00462199">
        <w:t xml:space="preserve"> means the holder of an offshore transmission licence granted or treated as granted pursuant to section 6(1)(b) of the EA 1989, acting in that capacity;</w:t>
      </w:r>
      <w:bookmarkEnd w:id="1519"/>
    </w:p>
    <w:p w14:paraId="01DE5E66" w14:textId="77777777" w:rsidR="00D179D6" w:rsidRPr="00462199" w:rsidRDefault="00D179D6" w:rsidP="005B3BB9">
      <w:pPr>
        <w:pStyle w:val="DefinitionsClauseAshurst"/>
      </w:pPr>
      <w:bookmarkStart w:id="1520" w:name="_Ref144112371"/>
      <w:r w:rsidRPr="00462199">
        <w:rPr>
          <w:b/>
        </w:rPr>
        <w:t>"On-site "</w:t>
      </w:r>
      <w:r w:rsidRPr="00462199">
        <w:t xml:space="preserve"> has the meaning given to that term in the Agreement;</w:t>
      </w:r>
      <w:bookmarkEnd w:id="1520"/>
    </w:p>
    <w:p w14:paraId="4AD815DE" w14:textId="77777777" w:rsidR="00D179D6" w:rsidRPr="00462199" w:rsidRDefault="00D179D6" w:rsidP="005B3BB9">
      <w:pPr>
        <w:pStyle w:val="DefinitionsClauseAshurst"/>
      </w:pPr>
      <w:bookmarkStart w:id="1521" w:name="_Ref144112372"/>
      <w:r w:rsidRPr="00462199">
        <w:rPr>
          <w:b/>
        </w:rPr>
        <w:t>"On-site Hydrogen Storage Infrastructure"</w:t>
      </w:r>
      <w:r w:rsidRPr="00462199">
        <w:t xml:space="preserve"> has the meaning given to that term in the Agreement;</w:t>
      </w:r>
      <w:bookmarkEnd w:id="1521"/>
    </w:p>
    <w:p w14:paraId="5ECBC2EF" w14:textId="77777777" w:rsidR="00D179D6" w:rsidRPr="00462199" w:rsidRDefault="00D179D6" w:rsidP="005B3BB9">
      <w:pPr>
        <w:pStyle w:val="DefinitionsClauseAshurst"/>
      </w:pPr>
      <w:bookmarkStart w:id="1522" w:name="_Ref144112373"/>
      <w:r w:rsidRPr="00462199">
        <w:rPr>
          <w:b/>
        </w:rPr>
        <w:t>"On-site Non-UKLCH Storage"</w:t>
      </w:r>
      <w:r w:rsidRPr="00462199">
        <w:t xml:space="preserve"> means any hydrogen storage infrastructure which is On-site and which is not On-Site Hydrogen Storage Infrastructure;</w:t>
      </w:r>
      <w:bookmarkEnd w:id="1522"/>
    </w:p>
    <w:p w14:paraId="4A024123" w14:textId="77777777" w:rsidR="00D179D6" w:rsidRPr="00462199" w:rsidRDefault="00D179D6" w:rsidP="005B3BB9">
      <w:pPr>
        <w:pStyle w:val="DefinitionsClauseAshurst"/>
      </w:pPr>
      <w:bookmarkStart w:id="1523" w:name="_Ref144112374"/>
      <w:r w:rsidRPr="00462199">
        <w:rPr>
          <w:b/>
        </w:rPr>
        <w:t>"On-site Storage"</w:t>
      </w:r>
      <w:r w:rsidRPr="00462199">
        <w:t xml:space="preserve"> means:</w:t>
      </w:r>
      <w:bookmarkEnd w:id="1523"/>
    </w:p>
    <w:p w14:paraId="5389AE49" w14:textId="77777777" w:rsidR="00D179D6" w:rsidRPr="00462199" w:rsidRDefault="00D179D6" w:rsidP="00AA03EA">
      <w:pPr>
        <w:pStyle w:val="DefinitionsAshurst"/>
      </w:pPr>
      <w:bookmarkStart w:id="1524" w:name="_Ref144112375"/>
      <w:r w:rsidRPr="00462199">
        <w:t>On-site Hydrogen Storage Infrastructure; and</w:t>
      </w:r>
      <w:bookmarkEnd w:id="1524"/>
    </w:p>
    <w:p w14:paraId="63F006CD" w14:textId="77777777" w:rsidR="00D179D6" w:rsidRPr="00795A0F" w:rsidRDefault="00D179D6" w:rsidP="00AA03EA">
      <w:pPr>
        <w:pStyle w:val="DefinitionsAshurst"/>
        <w:rPr>
          <w:lang w:val="fr-FR"/>
        </w:rPr>
      </w:pPr>
      <w:bookmarkStart w:id="1525" w:name="_Ref144112376"/>
      <w:r w:rsidRPr="00795A0F">
        <w:rPr>
          <w:lang w:val="fr-FR"/>
        </w:rPr>
        <w:t>On-site Non-UKLCH Storage;</w:t>
      </w:r>
      <w:bookmarkEnd w:id="1525"/>
    </w:p>
    <w:p w14:paraId="0A41CFFA" w14:textId="08252435" w:rsidR="00D179D6" w:rsidRPr="00462199" w:rsidRDefault="00D179D6" w:rsidP="005B3BB9">
      <w:pPr>
        <w:pStyle w:val="DefinitionsClauseAshurst"/>
      </w:pPr>
      <w:bookmarkStart w:id="1526" w:name="_Ref144112377"/>
      <w:r w:rsidRPr="00462199">
        <w:rPr>
          <w:b/>
        </w:rPr>
        <w:t xml:space="preserve">"Operational </w:t>
      </w:r>
      <w:r w:rsidR="007248B2" w:rsidRPr="007248B2">
        <w:rPr>
          <w:b/>
        </w:rPr>
        <w:t>Condition</w:t>
      </w:r>
      <w:r w:rsidRPr="00462199">
        <w:rPr>
          <w:b/>
        </w:rPr>
        <w:t xml:space="preserve">s Precedent" </w:t>
      </w:r>
      <w:r w:rsidRPr="00462199">
        <w:t xml:space="preserve">means the operational </w:t>
      </w:r>
      <w:r w:rsidR="007248B2" w:rsidRPr="007248B2">
        <w:t>condition</w:t>
      </w:r>
      <w:r w:rsidRPr="00462199">
        <w:t xml:space="preserve">s precedent set out in </w:t>
      </w:r>
      <w:r>
        <w:fldChar w:fldCharType="begin"/>
      </w:r>
      <w:r>
        <w:instrText xml:space="preserve"> REF _Ref144115383 \n \h </w:instrText>
      </w:r>
      <w:r>
        <w:fldChar w:fldCharType="separate"/>
      </w:r>
      <w:del w:id="1527"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1528" w:author="Faqir, Sofia (Energy Security)" w:date="2023-11-12T19:47:00Z">
        <w:r w:rsidR="00E473FC">
          <w:delText>Annex 1</w:delText>
        </w:r>
      </w:del>
      <w:r w:rsidRPr="00462199">
        <w:fldChar w:fldCharType="end"/>
      </w:r>
      <w:r w:rsidRPr="00462199">
        <w:t xml:space="preserve"> (</w:t>
      </w:r>
      <w:r w:rsidR="007248B2" w:rsidRPr="007248B2">
        <w:rPr>
          <w:i/>
        </w:rPr>
        <w:t>Condition</w:t>
      </w:r>
      <w:r w:rsidRPr="00462199">
        <w:rPr>
          <w:i/>
        </w:rPr>
        <w:t>s Precedent</w:t>
      </w:r>
      <w:r w:rsidRPr="00462199">
        <w:t xml:space="preserve">) and </w:t>
      </w:r>
      <w:r w:rsidRPr="00462199">
        <w:rPr>
          <w:b/>
        </w:rPr>
        <w:t xml:space="preserve">"Operational </w:t>
      </w:r>
      <w:r w:rsidR="007248B2" w:rsidRPr="007248B2">
        <w:rPr>
          <w:b/>
        </w:rPr>
        <w:t>Condition</w:t>
      </w:r>
      <w:r w:rsidRPr="00462199">
        <w:rPr>
          <w:b/>
        </w:rPr>
        <w:t xml:space="preserve"> Precedent"</w:t>
      </w:r>
      <w:r w:rsidRPr="00462199">
        <w:t xml:space="preserve"> and </w:t>
      </w:r>
      <w:r w:rsidRPr="00462199">
        <w:rPr>
          <w:b/>
        </w:rPr>
        <w:t>"OCP"</w:t>
      </w:r>
      <w:r w:rsidRPr="00462199">
        <w:t xml:space="preserve"> shall be construed accordingly;</w:t>
      </w:r>
      <w:bookmarkEnd w:id="1526"/>
    </w:p>
    <w:p w14:paraId="19D453B5" w14:textId="77777777" w:rsidR="00D179D6" w:rsidRPr="00462199" w:rsidRDefault="00D179D6" w:rsidP="005B3BB9">
      <w:pPr>
        <w:pStyle w:val="DefinitionsClauseAshurst"/>
      </w:pPr>
      <w:bookmarkStart w:id="1529" w:name="_Ref144112378"/>
      <w:r w:rsidRPr="00462199">
        <w:rPr>
          <w:b/>
        </w:rPr>
        <w:t>"Operational CP Provisions"</w:t>
      </w:r>
      <w:r w:rsidRPr="00462199">
        <w:t xml:space="preserve"> means all of the provisions of the LCHA other than the Agreement Date Provisions and the Initial CP Provisions;</w:t>
      </w:r>
      <w:bookmarkEnd w:id="1529"/>
    </w:p>
    <w:p w14:paraId="019C0ED7" w14:textId="13EAB908" w:rsidR="00D179D6" w:rsidRPr="00462199" w:rsidRDefault="00D179D6" w:rsidP="005B3BB9">
      <w:pPr>
        <w:pStyle w:val="DefinitionsClauseAshurst"/>
      </w:pPr>
      <w:bookmarkStart w:id="1530" w:name="_Ref144112379"/>
      <w:r w:rsidRPr="00462199">
        <w:rPr>
          <w:b/>
        </w:rPr>
        <w:t>"Other Certification Scheme"</w:t>
      </w:r>
      <w:r w:rsidRPr="00462199">
        <w:t xml:space="preserve"> has the meaning given to that term in </w:t>
      </w:r>
      <w:r>
        <w:fldChar w:fldCharType="begin"/>
      </w:r>
      <w:r>
        <w:instrText xml:space="preserve"> REF _Ref144118009 \w \h </w:instrText>
      </w:r>
      <w:r>
        <w:fldChar w:fldCharType="separate"/>
      </w:r>
      <w:del w:id="1531"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1530"/>
    </w:p>
    <w:p w14:paraId="5AF1F78A" w14:textId="2EC92F17" w:rsidR="00D179D6" w:rsidRPr="00462199" w:rsidRDefault="00D179D6" w:rsidP="005B3BB9">
      <w:pPr>
        <w:pStyle w:val="DefinitionsClauseAshurst"/>
      </w:pPr>
      <w:bookmarkStart w:id="1532" w:name="_Ref144112380"/>
      <w:r w:rsidRPr="00462199">
        <w:rPr>
          <w:b/>
        </w:rPr>
        <w:t xml:space="preserve">"Other Certification Scheme Response Notice" </w:t>
      </w:r>
      <w:r w:rsidRPr="00462199">
        <w:t xml:space="preserve">has the meaning given to that term in </w:t>
      </w:r>
      <w:r>
        <w:fldChar w:fldCharType="begin"/>
      </w:r>
      <w:r>
        <w:instrText xml:space="preserve"> REF _Ref144118009 \w \h </w:instrText>
      </w:r>
      <w:r>
        <w:fldChar w:fldCharType="separate"/>
      </w:r>
      <w:del w:id="1533"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1532"/>
    </w:p>
    <w:p w14:paraId="0FB25423" w14:textId="77204E42" w:rsidR="00D179D6" w:rsidRPr="00462199" w:rsidRDefault="00D179D6" w:rsidP="005B3BB9">
      <w:pPr>
        <w:pStyle w:val="DefinitionsClauseAshurst"/>
      </w:pPr>
      <w:bookmarkStart w:id="1534" w:name="_Ref144112381"/>
      <w:r w:rsidRPr="00462199">
        <w:rPr>
          <w:b/>
        </w:rPr>
        <w:t>"Other Certification Scheme Supporting Information"</w:t>
      </w:r>
      <w:r w:rsidRPr="00462199">
        <w:t xml:space="preserve"> has the meaning given to that term in </w:t>
      </w:r>
      <w:r>
        <w:fldChar w:fldCharType="begin"/>
      </w:r>
      <w:r>
        <w:instrText xml:space="preserve"> REF _Ref144118009 \w \h </w:instrText>
      </w:r>
      <w:r>
        <w:fldChar w:fldCharType="separate"/>
      </w:r>
      <w:del w:id="1535"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w:t>
      </w:r>
      <w:bookmarkEnd w:id="1534"/>
    </w:p>
    <w:p w14:paraId="475269FA" w14:textId="77777777" w:rsidR="00D179D6" w:rsidRPr="00462199" w:rsidRDefault="00D179D6" w:rsidP="005B3BB9">
      <w:pPr>
        <w:pStyle w:val="DefinitionsClauseAshurst"/>
      </w:pPr>
      <w:bookmarkStart w:id="1536" w:name="_Ref144112382"/>
      <w:r w:rsidRPr="00462199">
        <w:rPr>
          <w:b/>
        </w:rPr>
        <w:t>"Other Change in Law"</w:t>
      </w:r>
      <w:r w:rsidRPr="00462199">
        <w:t xml:space="preserve"> means a Change in Law made by HMG of the United Kingdom or which HMG of the United Kingdom has formally required a Competent Authority to make and which in either such case has an undue (being not objectively justifiable) discriminatory effect on the out-of-pocket costs incurred or saved by the Producer or the Project when compared with the out-of-pocket costs incurred or saved as a result of such Change in Law by:</w:t>
      </w:r>
      <w:bookmarkEnd w:id="1536"/>
    </w:p>
    <w:p w14:paraId="3FB87C8E" w14:textId="77777777" w:rsidR="00D179D6" w:rsidRPr="00462199" w:rsidRDefault="00D179D6" w:rsidP="00AA03EA">
      <w:pPr>
        <w:pStyle w:val="DefinitionsAshurst"/>
      </w:pPr>
      <w:bookmarkStart w:id="1537" w:name="_Ref144112383"/>
      <w:r w:rsidRPr="00462199">
        <w:lastRenderedPageBreak/>
        <w:t>all hydrogen producers which operate hydrogen production facilities deploying one (1) or more Material Hydrogen Production Technologies;</w:t>
      </w:r>
      <w:bookmarkEnd w:id="1537"/>
    </w:p>
    <w:p w14:paraId="238F1A2C" w14:textId="77777777" w:rsidR="00D179D6" w:rsidRPr="00462199" w:rsidRDefault="00D179D6" w:rsidP="00AA03EA">
      <w:pPr>
        <w:pStyle w:val="DefinitionsAshurst"/>
      </w:pPr>
      <w:bookmarkStart w:id="1538" w:name="_Ref144112384"/>
      <w:r w:rsidRPr="00462199">
        <w:t>all other hydrogen producers which operate hydrogen production facilities deploying the same Hydrogen Production Technology as the Facility Hydrogen Production Technology;</w:t>
      </w:r>
      <w:bookmarkEnd w:id="1538"/>
    </w:p>
    <w:p w14:paraId="43EBC182" w14:textId="77777777" w:rsidR="00D179D6" w:rsidRPr="00462199" w:rsidRDefault="00D179D6" w:rsidP="00AA03EA">
      <w:pPr>
        <w:pStyle w:val="DefinitionsAshurst"/>
      </w:pPr>
      <w:bookmarkStart w:id="1539" w:name="_Ref144112385"/>
      <w:r w:rsidRPr="00462199">
        <w:t>all producers which operate hydrogen production facilities deploying a Hydrogen Production Technology other than the Facility Hydrogen Production Technology; or</w:t>
      </w:r>
      <w:bookmarkEnd w:id="1539"/>
    </w:p>
    <w:p w14:paraId="466B628E" w14:textId="77777777" w:rsidR="00D179D6" w:rsidRPr="00462199" w:rsidRDefault="00D179D6" w:rsidP="00AA03EA">
      <w:pPr>
        <w:pStyle w:val="DefinitionsAshurst"/>
      </w:pPr>
      <w:bookmarkStart w:id="1540" w:name="_Ref144112386"/>
      <w:r w:rsidRPr="00462199">
        <w:t>all Producers which operate hydrogen production facilities the output of which is not subject to a UKLCH Programme LCHA,</w:t>
      </w:r>
      <w:bookmarkEnd w:id="1540"/>
    </w:p>
    <w:p w14:paraId="20B0C29F" w14:textId="77777777" w:rsidR="00D179D6" w:rsidRPr="00462199" w:rsidRDefault="00D179D6" w:rsidP="005B3BB9">
      <w:pPr>
        <w:pStyle w:val="B12Ashurst"/>
      </w:pPr>
      <w:r w:rsidRPr="00462199">
        <w:t>in each case in the United Kingdom, provided that the fact that a Change in Law has a disproportionate effect shall not, of itself, mean that it is discriminatory;</w:t>
      </w:r>
    </w:p>
    <w:p w14:paraId="382709DB" w14:textId="2D673011" w:rsidR="00D179D6" w:rsidRPr="00462199" w:rsidRDefault="00D179D6" w:rsidP="005B3BB9">
      <w:pPr>
        <w:pStyle w:val="DefinitionsClauseAshurst"/>
      </w:pPr>
      <w:bookmarkStart w:id="1541" w:name="_Ref144112387"/>
      <w:r w:rsidRPr="00462199">
        <w:rPr>
          <w:b/>
        </w:rPr>
        <w:t>"Other Subsidy"</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_Ref144114005 \r \h \* MERGEFORMAT </w:instrText>
      </w:r>
      <w:r w:rsidRPr="00462199">
        <w:fldChar w:fldCharType="separate"/>
      </w:r>
      <w:del w:id="1542" w:author="Faqir, Sofia (Energy Security)" w:date="2023-11-12T19:47:00Z">
        <w:r w:rsidR="00E473FC" w:rsidRPr="00E473FC">
          <w:rPr>
            <w:color w:val="000000"/>
          </w:rPr>
          <w:delText>33.16(A)(i)</w:delText>
        </w:r>
      </w:del>
      <w:r w:rsidRPr="00462199">
        <w:fldChar w:fldCharType="end"/>
      </w:r>
      <w:r w:rsidRPr="00462199">
        <w:t xml:space="preserve"> (</w:t>
      </w:r>
      <w:r w:rsidRPr="00462199">
        <w:rPr>
          <w:i/>
        </w:rPr>
        <w:t>Waiver of Producer's Obligation to Repay Subsidy, State aid</w:t>
      </w:r>
      <w:r w:rsidR="00663558">
        <w:rPr>
          <w:i/>
        </w:rPr>
        <w:t xml:space="preserve"> </w:t>
      </w:r>
      <w:r w:rsidRPr="00462199">
        <w:rPr>
          <w:i/>
        </w:rPr>
        <w:t>Union Funding</w:t>
      </w:r>
      <w:r w:rsidR="00663558">
        <w:rPr>
          <w:i/>
        </w:rPr>
        <w:t xml:space="preserve"> and/or International Funding</w:t>
      </w:r>
      <w:r w:rsidRPr="00462199">
        <w:t>);</w:t>
      </w:r>
      <w:bookmarkEnd w:id="1541"/>
    </w:p>
    <w:p w14:paraId="4CB1E3F6" w14:textId="77777777" w:rsidR="00D179D6" w:rsidRPr="00462199" w:rsidRDefault="00D179D6" w:rsidP="002D4185">
      <w:pPr>
        <w:pStyle w:val="DefinitionsClauseAshurst"/>
      </w:pPr>
      <w:bookmarkStart w:id="1543" w:name="_Ref144112388"/>
      <w:r w:rsidRPr="00462199">
        <w:rPr>
          <w:b/>
        </w:rPr>
        <w:t>"Outlet CO</w:t>
      </w:r>
      <w:r w:rsidRPr="00462199">
        <w:rPr>
          <w:b/>
          <w:vertAlign w:val="subscript"/>
        </w:rPr>
        <w:t>2</w:t>
      </w:r>
      <w:r w:rsidRPr="00462199">
        <w:rPr>
          <w:b/>
        </w:rPr>
        <w:t xml:space="preserve"> Metering Equipment" </w:t>
      </w:r>
      <w:r w:rsidRPr="00462199">
        <w:t>means the metering equipment which is required to determine the Metered CO</w:t>
      </w:r>
      <w:r w:rsidRPr="00462199">
        <w:rPr>
          <w:vertAlign w:val="subscript"/>
        </w:rPr>
        <w:t>2</w:t>
      </w:r>
      <w:r w:rsidRPr="00462199">
        <w:t xml:space="preserve"> Output to CO</w:t>
      </w:r>
      <w:r w:rsidRPr="00462199">
        <w:rPr>
          <w:vertAlign w:val="subscript"/>
        </w:rPr>
        <w:t>2</w:t>
      </w:r>
      <w:r w:rsidRPr="00462199">
        <w:t xml:space="preserve"> T&amp;S and the Metered CO</w:t>
      </w:r>
      <w:r w:rsidRPr="00462199">
        <w:rPr>
          <w:vertAlign w:val="subscript"/>
        </w:rPr>
        <w:t>2</w:t>
      </w:r>
      <w:r w:rsidRPr="00462199">
        <w:t xml:space="preserve"> Rich Stream Output to CO</w:t>
      </w:r>
      <w:r w:rsidRPr="00462199">
        <w:rPr>
          <w:vertAlign w:val="subscript"/>
        </w:rPr>
        <w:t>2</w:t>
      </w:r>
      <w:r w:rsidRPr="00462199">
        <w:t xml:space="preserve"> T&amp;S which may include flow meters, composition analysers, temperature measurement equipment, pressure measurement equipment, associated communications equipment, and any other necessary ancillary equipment and infrastructure;</w:t>
      </w:r>
      <w:bookmarkStart w:id="1544" w:name="_Ref144117903"/>
      <w:r w:rsidRPr="00462199">
        <w:rPr>
          <w:rStyle w:val="FootnoteReference"/>
        </w:rPr>
        <w:footnoteReference w:id="37"/>
      </w:r>
      <w:bookmarkEnd w:id="1543"/>
      <w:bookmarkEnd w:id="1544"/>
    </w:p>
    <w:p w14:paraId="5F832031" w14:textId="6AABB9D7" w:rsidR="00D179D6" w:rsidRPr="00462199" w:rsidRDefault="00D179D6" w:rsidP="005B3BB9">
      <w:pPr>
        <w:pStyle w:val="DefinitionsClauseAshurst"/>
      </w:pPr>
      <w:bookmarkStart w:id="1545" w:name="_Ref144112389"/>
      <w:r w:rsidRPr="00462199">
        <w:rPr>
          <w:b/>
        </w:rPr>
        <w:t>"Own Consumption Confirmation Request Notice"</w:t>
      </w:r>
      <w:r w:rsidRPr="00462199">
        <w:t xml:space="preserve"> has the meaning give to it in </w:t>
      </w:r>
      <w:r w:rsidR="007248B2" w:rsidRPr="007248B2">
        <w:t>Condition</w:t>
      </w:r>
      <w:r w:rsidRPr="00462199">
        <w:t xml:space="preserve"> </w:t>
      </w:r>
      <w:r w:rsidR="000762BB">
        <w:fldChar w:fldCharType="begin"/>
      </w:r>
      <w:r w:rsidR="000762BB">
        <w:instrText xml:space="preserve"> REF _Ref144114071 \w \h </w:instrText>
      </w:r>
      <w:r w:rsidR="000762BB">
        <w:fldChar w:fldCharType="separate"/>
      </w:r>
      <w:del w:id="1546" w:author="Faqir, Sofia (Energy Security)" w:date="2023-11-12T19:47:00Z">
        <w:r w:rsidR="00E473FC">
          <w:delText>36.3</w:delText>
        </w:r>
      </w:del>
      <w:r w:rsidR="000762BB">
        <w:fldChar w:fldCharType="end"/>
      </w:r>
      <w:r w:rsidRPr="00462199">
        <w:t xml:space="preserve"> (</w:t>
      </w:r>
      <w:r w:rsidRPr="00462199">
        <w:rPr>
          <w:i/>
        </w:rPr>
        <w:t>Own Consumption Confirmation Request Notice</w:t>
      </w:r>
      <w:r w:rsidRPr="00462199">
        <w:t>);</w:t>
      </w:r>
      <w:bookmarkEnd w:id="1545"/>
    </w:p>
    <w:p w14:paraId="4476F11C" w14:textId="590559C0" w:rsidR="00D179D6" w:rsidRPr="00462199" w:rsidRDefault="00D179D6" w:rsidP="005B3BB9">
      <w:pPr>
        <w:pStyle w:val="DefinitionsClauseAshurst"/>
      </w:pPr>
      <w:bookmarkStart w:id="1547" w:name="_Ref144112390"/>
      <w:r w:rsidRPr="00462199">
        <w:rPr>
          <w:b/>
        </w:rPr>
        <w:t>"Own Consumption Obligation"</w:t>
      </w:r>
      <w:r w:rsidRPr="00462199">
        <w:t xml:space="preserve"> has the meaning give to it in </w:t>
      </w:r>
      <w:r w:rsidR="007248B2" w:rsidRPr="007248B2">
        <w:t>Condition</w:t>
      </w:r>
      <w:r w:rsidRPr="00462199">
        <w:t xml:space="preserve"> </w:t>
      </w:r>
      <w:r w:rsidR="000762BB">
        <w:fldChar w:fldCharType="begin"/>
      </w:r>
      <w:r w:rsidR="000762BB">
        <w:instrText xml:space="preserve"> REF _Ref144114176 \w \h </w:instrText>
      </w:r>
      <w:r w:rsidR="000762BB">
        <w:fldChar w:fldCharType="separate"/>
      </w:r>
      <w:del w:id="1548" w:author="Faqir, Sofia (Energy Security)" w:date="2023-11-12T19:47:00Z">
        <w:r w:rsidR="00E473FC">
          <w:delText>37.6</w:delText>
        </w:r>
      </w:del>
      <w:r w:rsidR="000762BB">
        <w:fldChar w:fldCharType="end"/>
      </w:r>
      <w:r w:rsidRPr="00462199">
        <w:t xml:space="preserve"> (</w:t>
      </w:r>
      <w:r w:rsidRPr="00462199">
        <w:rPr>
          <w:i/>
        </w:rPr>
        <w:t>Producer Undertaking: Own Consumption</w:t>
      </w:r>
      <w:r w:rsidRPr="00462199">
        <w:t>);</w:t>
      </w:r>
      <w:bookmarkEnd w:id="1547"/>
    </w:p>
    <w:p w14:paraId="220C9BEF" w14:textId="3D510320" w:rsidR="00D179D6" w:rsidRPr="00462199" w:rsidRDefault="00D179D6" w:rsidP="005B3BB9">
      <w:pPr>
        <w:pStyle w:val="DefinitionsClauseAshurst"/>
      </w:pPr>
      <w:bookmarkStart w:id="1549" w:name="_Ref144112391"/>
      <w:r w:rsidRPr="00462199">
        <w:rPr>
          <w:b/>
        </w:rPr>
        <w:t>"Own Consumption Obligation Termination Event"</w:t>
      </w:r>
      <w:r w:rsidRPr="00462199">
        <w:t xml:space="preserve"> has the meaning give to it in </w:t>
      </w:r>
      <w:r w:rsidR="007248B2" w:rsidRPr="007248B2">
        <w:t>Condition</w:t>
      </w:r>
      <w:r w:rsidRPr="00462199">
        <w:t xml:space="preserve"> </w:t>
      </w:r>
      <w:r w:rsidR="000762BB">
        <w:fldChar w:fldCharType="begin"/>
      </w:r>
      <w:r w:rsidR="000762BB">
        <w:instrText xml:space="preserve"> REF _Ref144114184 \w \h </w:instrText>
      </w:r>
      <w:r w:rsidR="000762BB">
        <w:fldChar w:fldCharType="separate"/>
      </w:r>
      <w:del w:id="1550" w:author="Faqir, Sofia (Energy Security)" w:date="2023-11-12T19:47:00Z">
        <w:r w:rsidR="00E473FC">
          <w:delText>37.8</w:delText>
        </w:r>
      </w:del>
      <w:r w:rsidR="000762BB">
        <w:fldChar w:fldCharType="end"/>
      </w:r>
      <w:r w:rsidRPr="00462199">
        <w:t xml:space="preserve"> (</w:t>
      </w:r>
      <w:r w:rsidRPr="00462199">
        <w:rPr>
          <w:i/>
        </w:rPr>
        <w:t>Notification by LCHA Counterparty of Own Consumption Obligation breach</w:t>
      </w:r>
      <w:r w:rsidRPr="00462199">
        <w:t>);</w:t>
      </w:r>
      <w:bookmarkEnd w:id="1549"/>
    </w:p>
    <w:p w14:paraId="58C6F4B7" w14:textId="77777777" w:rsidR="00D179D6" w:rsidRPr="00462199" w:rsidRDefault="00D179D6" w:rsidP="005B3BB9">
      <w:pPr>
        <w:pStyle w:val="DefinitionsClauseAshurst"/>
      </w:pPr>
      <w:bookmarkStart w:id="1551" w:name="_Ref144112392"/>
      <w:r w:rsidRPr="00462199">
        <w:rPr>
          <w:b/>
        </w:rPr>
        <w:t>"Own Consumption Offtaker"</w:t>
      </w:r>
      <w:r w:rsidRPr="00462199">
        <w:t xml:space="preserve"> means the Producer where it proposes to use Hydrogen produced by the Hydrogen Production Plant for Feedstock Purposes and/or Fuel Purposes;</w:t>
      </w:r>
      <w:bookmarkEnd w:id="1551"/>
    </w:p>
    <w:p w14:paraId="63A708F7" w14:textId="77777777" w:rsidR="00D179D6" w:rsidRPr="00462199" w:rsidRDefault="00D179D6" w:rsidP="005B3BB9">
      <w:pPr>
        <w:pStyle w:val="DefinitionsClauseAshurst"/>
      </w:pPr>
      <w:bookmarkStart w:id="1552" w:name="_Ref144112393"/>
      <w:r w:rsidRPr="00462199">
        <w:rPr>
          <w:b/>
        </w:rPr>
        <w:t>"Own Consumption Volume"</w:t>
      </w:r>
      <w:r w:rsidRPr="00462199">
        <w:t xml:space="preserve"> means an Invoiced Volume to Relevant Offtaker which is purchased by the Producer as an Own Consumption Offtaker excluding any such Hydrogen which is used by the Hydrogen Production Plant;</w:t>
      </w:r>
      <w:bookmarkEnd w:id="1552"/>
    </w:p>
    <w:p w14:paraId="1A0FC892" w14:textId="77777777" w:rsidR="00D179D6" w:rsidRPr="00462199" w:rsidRDefault="00D179D6" w:rsidP="005B3BB9">
      <w:pPr>
        <w:pStyle w:val="DefinitionsClauseAshurst"/>
      </w:pPr>
      <w:bookmarkStart w:id="1553" w:name="_Ref144112394"/>
      <w:r w:rsidRPr="00462199">
        <w:rPr>
          <w:b/>
        </w:rPr>
        <w:t>"Oxygen Metering Dispute"</w:t>
      </w:r>
      <w:r w:rsidRPr="00462199">
        <w:t xml:space="preserve"> means a dispute or part of a dispute which relates to the calculation of the Measured Oxygen Input;</w:t>
      </w:r>
      <w:bookmarkEnd w:id="1553"/>
    </w:p>
    <w:p w14:paraId="6A8E3E89" w14:textId="77777777" w:rsidR="00D179D6" w:rsidRPr="00462199" w:rsidRDefault="00D179D6" w:rsidP="005B3BB9">
      <w:pPr>
        <w:pStyle w:val="DefinitionsClauseAshurst"/>
      </w:pPr>
      <w:bookmarkStart w:id="1554" w:name="_Ref144112395"/>
      <w:r w:rsidRPr="00462199">
        <w:rPr>
          <w:b/>
        </w:rPr>
        <w:t>"Party"</w:t>
      </w:r>
      <w:r w:rsidRPr="00462199">
        <w:t xml:space="preserve"> means a party to the LCHA;</w:t>
      </w:r>
      <w:bookmarkEnd w:id="1554"/>
    </w:p>
    <w:p w14:paraId="6E020221" w14:textId="77777777" w:rsidR="00D179D6" w:rsidRPr="00462199" w:rsidRDefault="00D179D6" w:rsidP="005B3BB9">
      <w:pPr>
        <w:pStyle w:val="DefinitionsClauseAshurst"/>
      </w:pPr>
      <w:bookmarkStart w:id="1555" w:name="_Ref144112396"/>
      <w:r w:rsidRPr="00462199">
        <w:rPr>
          <w:b/>
        </w:rPr>
        <w:t>"Payment Calculation Data"</w:t>
      </w:r>
      <w:r w:rsidRPr="00462199">
        <w:t xml:space="preserve"> means any data that the LCHA Counterparty considers is reasonably required for the purpose of preparing the relevant Billing Statement, which may include (without limitation):</w:t>
      </w:r>
      <w:bookmarkEnd w:id="1555"/>
    </w:p>
    <w:p w14:paraId="5E18AF90" w14:textId="77777777" w:rsidR="00D179D6" w:rsidRPr="00462199" w:rsidRDefault="00D179D6" w:rsidP="00AA03EA">
      <w:pPr>
        <w:pStyle w:val="DefinitionsAshurst"/>
      </w:pPr>
      <w:bookmarkStart w:id="1556" w:name="_Ref144112397"/>
      <w:r w:rsidRPr="00462199">
        <w:t>the Strike Price that applies in the relevant Billing Period;</w:t>
      </w:r>
      <w:bookmarkEnd w:id="1556"/>
    </w:p>
    <w:p w14:paraId="7413FFA6" w14:textId="77777777" w:rsidR="00D179D6" w:rsidRPr="00462199" w:rsidRDefault="00D179D6" w:rsidP="00AA03EA">
      <w:pPr>
        <w:pStyle w:val="DefinitionsAshurst"/>
      </w:pPr>
      <w:bookmarkStart w:id="1557" w:name="_Ref144112398"/>
      <w:r w:rsidRPr="00462199">
        <w:lastRenderedPageBreak/>
        <w:t>the Gas Reference Price in the relevant Billing Period;</w:t>
      </w:r>
      <w:bookmarkEnd w:id="1557"/>
    </w:p>
    <w:p w14:paraId="3E43896D" w14:textId="7A1F23B8" w:rsidR="00D179D6" w:rsidRPr="00462199" w:rsidRDefault="00D179D6" w:rsidP="00AA03EA">
      <w:pPr>
        <w:pStyle w:val="DefinitionsAshurst"/>
      </w:pPr>
      <w:bookmarkStart w:id="1558" w:name="_Ref144112399"/>
      <w:r w:rsidRPr="00462199">
        <w:t>the Relevant Invoiced Amount for each Relevant Offtaker in respect of Qualifying Volumes in the relevant Billing Period</w:t>
      </w:r>
      <w:r w:rsidR="00101369">
        <w:t xml:space="preserve"> </w:t>
      </w:r>
      <w:r w:rsidR="00101369" w:rsidRPr="00101369">
        <w:t>as set out in the relevant Offtaker Invoice or, for Own Consumption Volumes, [</w:t>
      </w:r>
      <w:r w:rsidR="00101369" w:rsidRPr="004A2189">
        <w:rPr>
          <w:i/>
          <w:iCs/>
        </w:rPr>
        <w:t>internal transaction report</w:t>
      </w:r>
      <w:r w:rsidR="00101369" w:rsidRPr="00101369">
        <w:t>];</w:t>
      </w:r>
      <w:r w:rsidR="00101369" w:rsidRPr="00101369">
        <w:rPr>
          <w:b/>
          <w:bCs/>
          <w:i/>
          <w:iCs/>
        </w:rPr>
        <w:t xml:space="preserve"> </w:t>
      </w:r>
      <w:commentRangeStart w:id="1559"/>
      <w:commentRangeStart w:id="1560"/>
      <w:commentRangeStart w:id="1561"/>
      <w:r w:rsidR="00101369" w:rsidRPr="00101369">
        <w:rPr>
          <w:b/>
          <w:bCs/>
          <w:i/>
          <w:iCs/>
        </w:rPr>
        <w:t>[</w:t>
      </w:r>
      <w:r w:rsidR="00101369" w:rsidRPr="00101369">
        <w:rPr>
          <w:b/>
          <w:bCs/>
          <w:i/>
          <w:iCs/>
          <w:highlight w:val="yellow"/>
        </w:rPr>
        <w:t>Note: DESNZ to please refer to drafting note on "Relevant Invoiced Amount" definition</w:t>
      </w:r>
      <w:r w:rsidR="00101369" w:rsidRPr="00101369">
        <w:rPr>
          <w:highlight w:val="yellow"/>
        </w:rPr>
        <w:t>.</w:t>
      </w:r>
      <w:r w:rsidR="00101369" w:rsidRPr="00101369">
        <w:t>]</w:t>
      </w:r>
      <w:commentRangeEnd w:id="1559"/>
      <w:r w:rsidR="002B46E4" w:rsidRPr="00462199">
        <w:rPr>
          <w:rStyle w:val="CommentReference"/>
          <w:rFonts w:ascii="Arial" w:hAnsi="Arial"/>
          <w:sz w:val="20"/>
          <w:szCs w:val="20"/>
        </w:rPr>
        <w:commentReference w:id="1559"/>
      </w:r>
      <w:commentRangeEnd w:id="1560"/>
      <w:r w:rsidR="008A169C" w:rsidRPr="00462199">
        <w:rPr>
          <w:rStyle w:val="CommentReference"/>
          <w:rFonts w:ascii="Arial" w:hAnsi="Arial"/>
          <w:sz w:val="20"/>
          <w:szCs w:val="20"/>
        </w:rPr>
        <w:commentReference w:id="1560"/>
      </w:r>
      <w:commentRangeEnd w:id="1561"/>
      <w:r w:rsidR="00B00ECA" w:rsidRPr="00462199">
        <w:rPr>
          <w:rStyle w:val="CommentReference"/>
          <w:rFonts w:ascii="Arial" w:hAnsi="Arial"/>
          <w:sz w:val="20"/>
          <w:szCs w:val="20"/>
        </w:rPr>
        <w:commentReference w:id="1561"/>
      </w:r>
      <w:r w:rsidRPr="00462199">
        <w:t>;</w:t>
      </w:r>
      <w:bookmarkEnd w:id="1558"/>
    </w:p>
    <w:p w14:paraId="3FFBF9D5" w14:textId="125AB887" w:rsidR="00D179D6" w:rsidRPr="00462199" w:rsidRDefault="00D179D6" w:rsidP="00AA03EA">
      <w:pPr>
        <w:pStyle w:val="DefinitionsAshurst"/>
      </w:pPr>
      <w:bookmarkStart w:id="1563" w:name="_Ref144112400"/>
      <w:r w:rsidRPr="00462199">
        <w:t>the Relevant Invoiced Amount for each Relevant Offtaker in respect of Non-Qualifying Volumes in the relevant Billing Period</w:t>
      </w:r>
      <w:r w:rsidR="00CB0B3E">
        <w:t xml:space="preserve"> </w:t>
      </w:r>
      <w:r w:rsidR="00CB0B3E" w:rsidRPr="00462199">
        <w:t>as set out in the relevant Offtaker Invoice</w:t>
      </w:r>
      <w:r w:rsidR="00CB0B3E">
        <w:t xml:space="preserve"> or, </w:t>
      </w:r>
      <w:r w:rsidR="00CB0B3E" w:rsidRPr="00AD3186">
        <w:t>for Own Consumption Volumes, [</w:t>
      </w:r>
      <w:r w:rsidR="00CB0B3E" w:rsidRPr="00AD3186">
        <w:rPr>
          <w:i/>
          <w:iCs/>
        </w:rPr>
        <w:t>internal transaction report</w:t>
      </w:r>
      <w:r w:rsidR="00CB0B3E" w:rsidRPr="00AD3186">
        <w:t>]</w:t>
      </w:r>
      <w:r w:rsidRPr="00462199">
        <w:t>;</w:t>
      </w:r>
      <w:bookmarkEnd w:id="1563"/>
      <w:r w:rsidR="00CB0B3E">
        <w:t xml:space="preserve"> </w:t>
      </w:r>
    </w:p>
    <w:p w14:paraId="40AC350C" w14:textId="15EFABF9" w:rsidR="00D179D6" w:rsidRPr="00462199" w:rsidRDefault="00D179D6" w:rsidP="00AA03EA">
      <w:pPr>
        <w:pStyle w:val="DefinitionsAshurst"/>
      </w:pPr>
      <w:bookmarkStart w:id="1564" w:name="_Ref144112401"/>
      <w:r w:rsidRPr="00462199">
        <w:t>for each Relevant Offtaker</w:t>
      </w:r>
      <w:r w:rsidR="004A2189">
        <w:t xml:space="preserve"> </w:t>
      </w:r>
      <w:r w:rsidR="004A2189" w:rsidRPr="004A2189">
        <w:t xml:space="preserve">(excluding, for </w:t>
      </w:r>
      <w:r w:rsidR="004C69BD">
        <w:t>the purposes of this definition</w:t>
      </w:r>
      <w:r w:rsidR="004A2189" w:rsidRPr="004A2189">
        <w:t>, an Own Consumption Offtaker)</w:t>
      </w:r>
      <w:r w:rsidRPr="00462199">
        <w:t>, the Invoiced Volumes to Relevant Offtaker which are Qualifying Volumes which correspond to the Relevant Invoiced Amount in the relevant Billing Period;</w:t>
      </w:r>
      <w:bookmarkEnd w:id="1564"/>
    </w:p>
    <w:p w14:paraId="297BF0F1" w14:textId="1143C63A" w:rsidR="00D179D6" w:rsidRPr="00462199" w:rsidRDefault="00D179D6" w:rsidP="00AA03EA">
      <w:pPr>
        <w:pStyle w:val="DefinitionsAshurst"/>
      </w:pPr>
      <w:bookmarkStart w:id="1565" w:name="_Ref144112402"/>
      <w:r w:rsidRPr="00462199">
        <w:t>for each Relevant Offtaker</w:t>
      </w:r>
      <w:r w:rsidR="00CB0B3E">
        <w:t xml:space="preserve"> (excluding, for </w:t>
      </w:r>
      <w:r w:rsidR="004C69BD">
        <w:t>the purposes of this definition</w:t>
      </w:r>
      <w:r w:rsidR="00CB0B3E">
        <w:t>, an Own Consumption Offtaker)</w:t>
      </w:r>
      <w:r w:rsidRPr="00462199">
        <w:t>, the Invoiced Volumes to Relevant Offtaker which are Non-Qualifying Volumes which correspond to the Relevant Invoiced Amount in the relevant Billing Period;</w:t>
      </w:r>
      <w:bookmarkEnd w:id="1565"/>
    </w:p>
    <w:p w14:paraId="12D71064" w14:textId="3971BE30" w:rsidR="00D179D6" w:rsidRPr="00462199" w:rsidRDefault="00D179D6" w:rsidP="00AA03EA">
      <w:pPr>
        <w:pStyle w:val="DefinitionsAshurst"/>
      </w:pPr>
      <w:bookmarkStart w:id="1566" w:name="_Ref144112403"/>
      <w:r w:rsidRPr="00462199">
        <w:t>for all Relevant Offtakers</w:t>
      </w:r>
      <w:r w:rsidR="004A2189">
        <w:t xml:space="preserve"> </w:t>
      </w:r>
      <w:r w:rsidR="004A2189" w:rsidRPr="004A2189">
        <w:t xml:space="preserve">(excluding, for </w:t>
      </w:r>
      <w:r w:rsidR="004C69BD">
        <w:t>the purposes of this definition</w:t>
      </w:r>
      <w:r w:rsidR="004A2189" w:rsidRPr="004A2189">
        <w:t>, an Own Consumption Offtaker)</w:t>
      </w:r>
      <w:r w:rsidRPr="00462199">
        <w:t>, the sum of the Invoiced Volumes to Relevant Offtaker in respect of Qualifying Volumes which correspond to the Relevant Invoiced Amounts in the relevant Billing Period;</w:t>
      </w:r>
      <w:bookmarkEnd w:id="1566"/>
    </w:p>
    <w:p w14:paraId="5F9C80B4" w14:textId="02EF3507" w:rsidR="00D179D6" w:rsidRPr="00462199" w:rsidRDefault="00D179D6" w:rsidP="00AA03EA">
      <w:pPr>
        <w:pStyle w:val="DefinitionsAshurst"/>
      </w:pPr>
      <w:bookmarkStart w:id="1567" w:name="_Ref144112404"/>
      <w:r w:rsidRPr="00462199">
        <w:t>for all Relevant Offtakers</w:t>
      </w:r>
      <w:r w:rsidR="00CB0B3E">
        <w:t xml:space="preserve"> (excluding, for </w:t>
      </w:r>
      <w:r w:rsidR="00F16A01">
        <w:t xml:space="preserve">the </w:t>
      </w:r>
      <w:r w:rsidR="00CB0B3E">
        <w:t>purpose</w:t>
      </w:r>
      <w:r w:rsidR="00F16A01">
        <w:t>s of this definition</w:t>
      </w:r>
      <w:r w:rsidR="00CB0B3E">
        <w:t>, an Own Consumption Offtaker)</w:t>
      </w:r>
      <w:r w:rsidRPr="00462199">
        <w:t>, the sum of the Invoiced Volumes to Relevant Offtaker in respect of Non-Qualifying Volumes which correspond to the Relevant Invoiced Amounts in the relevant Billing Period;</w:t>
      </w:r>
      <w:bookmarkEnd w:id="1567"/>
    </w:p>
    <w:p w14:paraId="120251F6" w14:textId="77777777" w:rsidR="00D179D6" w:rsidRPr="00462199" w:rsidRDefault="00D179D6" w:rsidP="00AA03EA">
      <w:pPr>
        <w:pStyle w:val="DefinitionsAshurst"/>
      </w:pPr>
      <w:bookmarkStart w:id="1568" w:name="_Ref144112405"/>
      <w:r w:rsidRPr="00462199">
        <w:t>the Achieved Sales Price for each Relevant Offtaker in respect of Qualifying Volumes in the relevant Billing Period;</w:t>
      </w:r>
      <w:bookmarkEnd w:id="1568"/>
    </w:p>
    <w:p w14:paraId="7E0EF24D" w14:textId="77777777" w:rsidR="00D179D6" w:rsidRPr="00462199" w:rsidRDefault="00D179D6" w:rsidP="00AA03EA">
      <w:pPr>
        <w:pStyle w:val="DefinitionsAshurst"/>
      </w:pPr>
      <w:bookmarkStart w:id="1569" w:name="_Ref144112406"/>
      <w:r w:rsidRPr="00462199">
        <w:t>the Achieved Sales Price for each Relevant Offtaker in respect of Non-Qualifying Volumes in the relevant Billing Period;</w:t>
      </w:r>
      <w:bookmarkEnd w:id="1569"/>
    </w:p>
    <w:p w14:paraId="1E726D0F" w14:textId="67F1BD70" w:rsidR="00D179D6" w:rsidRPr="00462199" w:rsidRDefault="00D179D6" w:rsidP="00AA03EA">
      <w:pPr>
        <w:pStyle w:val="DefinitionsAshurst"/>
      </w:pPr>
      <w:bookmarkStart w:id="1570" w:name="_Ref144112407"/>
      <w:r w:rsidRPr="00462199">
        <w:t xml:space="preserve">subject to limb </w:t>
      </w:r>
      <w:r w:rsidR="00054DE6">
        <w:fldChar w:fldCharType="begin"/>
      </w:r>
      <w:r w:rsidR="00054DE6">
        <w:instrText xml:space="preserve"> REF _Ref144112408 \r \h </w:instrText>
      </w:r>
      <w:r w:rsidR="00054DE6">
        <w:fldChar w:fldCharType="separate"/>
      </w:r>
      <w:del w:id="1571" w:author="Faqir, Sofia (Energy Security)" w:date="2023-11-12T19:47:00Z">
        <w:r w:rsidR="00E473FC">
          <w:delText>L)</w:delText>
        </w:r>
      </w:del>
      <w:r w:rsidR="00054DE6">
        <w:fldChar w:fldCharType="end"/>
      </w:r>
      <w:r w:rsidRPr="00462199">
        <w:t xml:space="preserve"> of this definition, the Floor Price that applies to each Relevant Offtaker in respect of Qualifying Volumes in the relevant Billing Period;</w:t>
      </w:r>
      <w:bookmarkEnd w:id="1570"/>
    </w:p>
    <w:p w14:paraId="26CEA04F" w14:textId="77777777" w:rsidR="00D179D6" w:rsidRPr="00462199" w:rsidRDefault="00D179D6" w:rsidP="00AA03EA">
      <w:pPr>
        <w:pStyle w:val="DefinitionsAshurst"/>
      </w:pPr>
      <w:bookmarkStart w:id="1572" w:name="_Ref144112408"/>
      <w:r w:rsidRPr="00462199">
        <w:t>if Qualifying Volumes are used for Feedstock Purposes by a Qualifying Offtaker, the Floor Price that applies to each Relevant Offtaker in respect of such Qualifying Volumes in the relevant Billing Period;</w:t>
      </w:r>
      <w:bookmarkEnd w:id="1572"/>
    </w:p>
    <w:p w14:paraId="5FE8B197" w14:textId="77777777" w:rsidR="00D179D6" w:rsidRPr="00462199" w:rsidRDefault="00D179D6" w:rsidP="00AA03EA">
      <w:pPr>
        <w:pStyle w:val="DefinitionsAshurst"/>
      </w:pPr>
      <w:bookmarkStart w:id="1573" w:name="_Ref144112409"/>
      <w:r w:rsidRPr="00462199">
        <w:t>the Reference Price for Qualifying Volumes in the relevant Billing Period;</w:t>
      </w:r>
      <w:bookmarkEnd w:id="1573"/>
    </w:p>
    <w:p w14:paraId="7CF1E536" w14:textId="77777777" w:rsidR="00D179D6" w:rsidRPr="00462199" w:rsidRDefault="00D179D6" w:rsidP="00AA03EA">
      <w:pPr>
        <w:pStyle w:val="DefinitionsAshurst"/>
      </w:pPr>
      <w:bookmarkStart w:id="1574" w:name="_Ref144112410"/>
      <w:r w:rsidRPr="00462199">
        <w:t>the Reference Price for Non-Qualifying Volumes in the relevant Billing Period;</w:t>
      </w:r>
      <w:bookmarkEnd w:id="1574"/>
    </w:p>
    <w:p w14:paraId="66F35661" w14:textId="77777777" w:rsidR="00D179D6" w:rsidRPr="00462199" w:rsidRDefault="00D179D6" w:rsidP="00AA03EA">
      <w:pPr>
        <w:pStyle w:val="DefinitionsAshurst"/>
      </w:pPr>
      <w:bookmarkStart w:id="1575" w:name="_Ref144112411"/>
      <w:r w:rsidRPr="00462199">
        <w:t>the Price Discovery Incentive for the relevant Billing Period;</w:t>
      </w:r>
      <w:bookmarkEnd w:id="1575"/>
    </w:p>
    <w:p w14:paraId="2045BA8E" w14:textId="77777777" w:rsidR="00D179D6" w:rsidRPr="00462199" w:rsidRDefault="00D179D6" w:rsidP="00AA03EA">
      <w:pPr>
        <w:pStyle w:val="DefinitionsAshurst"/>
      </w:pPr>
      <w:bookmarkStart w:id="1576" w:name="_Ref144112412"/>
      <w:r w:rsidRPr="00462199">
        <w:t>the Reference Volume for the relevant Billing Period;</w:t>
      </w:r>
      <w:bookmarkEnd w:id="1576"/>
    </w:p>
    <w:p w14:paraId="2E12A1F8" w14:textId="77777777" w:rsidR="00D179D6" w:rsidRPr="00462199" w:rsidRDefault="00D179D6" w:rsidP="00AA03EA">
      <w:pPr>
        <w:pStyle w:val="DefinitionsAshurst"/>
      </w:pPr>
      <w:bookmarkStart w:id="1577" w:name="_Ref144112413"/>
      <w:r w:rsidRPr="00462199">
        <w:t>the Non-Variable Costs Strike Price for the relevant Billing Period;</w:t>
      </w:r>
      <w:bookmarkEnd w:id="1577"/>
    </w:p>
    <w:p w14:paraId="1BDC6C68" w14:textId="77777777" w:rsidR="00D179D6" w:rsidRPr="00462199" w:rsidRDefault="00D179D6" w:rsidP="00AA03EA">
      <w:pPr>
        <w:pStyle w:val="DefinitionsAshurst"/>
      </w:pPr>
      <w:bookmarkStart w:id="1578" w:name="_Ref144112414"/>
      <w:r w:rsidRPr="00462199">
        <w:t>the Total Invoiced Volumes in the relevant Billing Period;</w:t>
      </w:r>
      <w:bookmarkEnd w:id="1578"/>
    </w:p>
    <w:p w14:paraId="723785EE" w14:textId="77777777" w:rsidR="00D179D6" w:rsidRPr="00462199" w:rsidRDefault="00D179D6" w:rsidP="00AA03EA">
      <w:pPr>
        <w:pStyle w:val="DefinitionsAshurst"/>
      </w:pPr>
      <w:bookmarkStart w:id="1579" w:name="_Ref144112415"/>
      <w:r w:rsidRPr="00462199">
        <w:lastRenderedPageBreak/>
        <w:t>the sum of the Total Invoiced Volumes and the Unaccounted Volumes in the relevant Billing Period;</w:t>
      </w:r>
      <w:bookmarkEnd w:id="1579"/>
    </w:p>
    <w:p w14:paraId="5719E57C" w14:textId="77777777" w:rsidR="00D179D6" w:rsidRPr="00462199" w:rsidRDefault="00D179D6" w:rsidP="00AA03EA">
      <w:pPr>
        <w:pStyle w:val="DefinitionsAshurst"/>
      </w:pPr>
      <w:bookmarkStart w:id="1580" w:name="_Ref144112416"/>
      <w:r w:rsidRPr="00462199">
        <w:t>the Qualifying Event Shortfall Amount for the relevant Billing Period;</w:t>
      </w:r>
      <w:bookmarkEnd w:id="1580"/>
    </w:p>
    <w:p w14:paraId="1785A0CA" w14:textId="77777777" w:rsidR="00D179D6" w:rsidRPr="00462199" w:rsidRDefault="00D179D6" w:rsidP="00AA03EA">
      <w:pPr>
        <w:pStyle w:val="DefinitionsAshurst"/>
      </w:pPr>
      <w:bookmarkStart w:id="1581" w:name="_Ref144112417"/>
      <w:r w:rsidRPr="00462199">
        <w:t>the Sliding Scale Top Up for the relevant Billing Period;</w:t>
      </w:r>
      <w:bookmarkEnd w:id="1581"/>
    </w:p>
    <w:p w14:paraId="7C761795" w14:textId="77777777" w:rsidR="00D179D6" w:rsidRPr="00462199" w:rsidRDefault="00D179D6" w:rsidP="00AA03EA">
      <w:pPr>
        <w:pStyle w:val="DefinitionsAshurst"/>
      </w:pPr>
      <w:bookmarkStart w:id="1582" w:name="_Ref144112418"/>
      <w:r w:rsidRPr="00462199">
        <w:t>the Total Invoiced Volumes for all Billing Periods in the Fiscal Year in which the relevant Billing Period falls;</w:t>
      </w:r>
      <w:bookmarkEnd w:id="1582"/>
    </w:p>
    <w:p w14:paraId="5973A3CB" w14:textId="77777777" w:rsidR="00D179D6" w:rsidRPr="00462199" w:rsidRDefault="00D179D6" w:rsidP="00AA03EA">
      <w:pPr>
        <w:pStyle w:val="DefinitionsAshurst"/>
      </w:pPr>
      <w:bookmarkStart w:id="1583" w:name="_Ref144112419"/>
      <w:r w:rsidRPr="00462199">
        <w:t>the Permitted Annual Sales Cap for the relevant Fiscal Year, including any adjustments to such cap;</w:t>
      </w:r>
      <w:bookmarkEnd w:id="1583"/>
    </w:p>
    <w:p w14:paraId="445F758B" w14:textId="77777777" w:rsidR="00D179D6" w:rsidRPr="00462199" w:rsidRDefault="00D179D6" w:rsidP="00AA03EA">
      <w:pPr>
        <w:pStyle w:val="DefinitionsAshurst"/>
      </w:pPr>
      <w:bookmarkStart w:id="1584" w:name="_Ref144112420"/>
      <w:r w:rsidRPr="00462199">
        <w:t>the Assumed Load Factor;</w:t>
      </w:r>
      <w:bookmarkEnd w:id="1584"/>
    </w:p>
    <w:p w14:paraId="1D2D2453" w14:textId="77777777" w:rsidR="00D179D6" w:rsidRPr="00462199" w:rsidRDefault="00D179D6" w:rsidP="00AA03EA">
      <w:pPr>
        <w:pStyle w:val="DefinitionsAshurst"/>
      </w:pPr>
      <w:bookmarkStart w:id="1585" w:name="_Ref144112421"/>
      <w:r w:rsidRPr="00462199">
        <w:t>the Total Accrued Volume;</w:t>
      </w:r>
      <w:bookmarkEnd w:id="1585"/>
    </w:p>
    <w:p w14:paraId="67D73AEC" w14:textId="77777777" w:rsidR="00D179D6" w:rsidRPr="00462199" w:rsidRDefault="00D179D6" w:rsidP="00AA03EA">
      <w:pPr>
        <w:pStyle w:val="DefinitionsAshurst"/>
      </w:pPr>
      <w:bookmarkStart w:id="1586" w:name="_Ref144112422"/>
      <w:r w:rsidRPr="00462199">
        <w:t>any QCiL Adjusted Revenues Volumes;</w:t>
      </w:r>
      <w:bookmarkEnd w:id="1586"/>
    </w:p>
    <w:p w14:paraId="46FC6778" w14:textId="77777777" w:rsidR="00D179D6" w:rsidRPr="00462199" w:rsidRDefault="00D179D6" w:rsidP="00AA03EA">
      <w:pPr>
        <w:pStyle w:val="DefinitionsAshurst"/>
      </w:pPr>
      <w:bookmarkStart w:id="1587" w:name="_Ref144112423"/>
      <w:r w:rsidRPr="00462199">
        <w:t>any Excess Sales Volume Adjustment Amount(s);</w:t>
      </w:r>
      <w:bookmarkEnd w:id="1587"/>
    </w:p>
    <w:p w14:paraId="5C1A4A79" w14:textId="77777777" w:rsidR="00D179D6" w:rsidRPr="00462199" w:rsidRDefault="00D179D6" w:rsidP="00AA03EA">
      <w:pPr>
        <w:pStyle w:val="DefinitionsAshurst"/>
      </w:pPr>
      <w:bookmarkStart w:id="1588" w:name="_Ref144112424"/>
      <w:r w:rsidRPr="00462199">
        <w:t>any Longstop Period Accrued Volume Amount;</w:t>
      </w:r>
      <w:bookmarkEnd w:id="1588"/>
    </w:p>
    <w:p w14:paraId="77A7E2AA" w14:textId="77777777" w:rsidR="00D179D6" w:rsidRPr="00462199" w:rsidRDefault="00D179D6" w:rsidP="00AA03EA">
      <w:pPr>
        <w:pStyle w:val="DefinitionsAshurst"/>
      </w:pPr>
      <w:bookmarkStart w:id="1589" w:name="_Ref144112425"/>
      <w:r w:rsidRPr="00462199">
        <w:t>the LCHA Sales Cap, including any adjustments to such cap;</w:t>
      </w:r>
      <w:bookmarkEnd w:id="1589"/>
    </w:p>
    <w:p w14:paraId="7EAF845F" w14:textId="77777777" w:rsidR="00D179D6" w:rsidRPr="00462199" w:rsidRDefault="00D179D6" w:rsidP="00AA03EA">
      <w:pPr>
        <w:pStyle w:val="DefinitionsAshurst"/>
      </w:pPr>
      <w:bookmarkStart w:id="1590" w:name="_Ref144112426"/>
      <w:r w:rsidRPr="00462199">
        <w:t>the number of Permitted Annual Sales Cap Obligation Breaches;</w:t>
      </w:r>
      <w:bookmarkEnd w:id="1590"/>
    </w:p>
    <w:p w14:paraId="2E763104" w14:textId="77777777" w:rsidR="00D179D6" w:rsidRPr="00462199" w:rsidRDefault="00D179D6" w:rsidP="00AA03EA">
      <w:pPr>
        <w:pStyle w:val="DefinitionsAshurst"/>
      </w:pPr>
      <w:bookmarkStart w:id="1591" w:name="_Ref144112427"/>
      <w:r w:rsidRPr="00462199">
        <w:t>for CCUS-Enabled Facilities only:</w:t>
      </w:r>
      <w:bookmarkEnd w:id="1591"/>
    </w:p>
    <w:p w14:paraId="07432DB7" w14:textId="77777777" w:rsidR="00D179D6" w:rsidRPr="00462199" w:rsidRDefault="00D179D6" w:rsidP="00AA03EA">
      <w:pPr>
        <w:pStyle w:val="DefSubAshurst"/>
      </w:pPr>
      <w:bookmarkStart w:id="1592" w:name="_Ref144112428"/>
      <w:r w:rsidRPr="00462199">
        <w:t>the Natural Gas Cost Multiplier;</w:t>
      </w:r>
      <w:bookmarkEnd w:id="1592"/>
    </w:p>
    <w:p w14:paraId="373D6EFE" w14:textId="77777777" w:rsidR="00D179D6" w:rsidRPr="00462199" w:rsidRDefault="00D179D6" w:rsidP="00AA03EA">
      <w:pPr>
        <w:pStyle w:val="DefSubAshurst"/>
      </w:pPr>
      <w:bookmarkStart w:id="1593" w:name="_Ref144112429"/>
      <w:r w:rsidRPr="00462199">
        <w:t>the Natural Gas Strike Price that applies in the relevant Billing Period;</w:t>
      </w:r>
      <w:bookmarkEnd w:id="1593"/>
    </w:p>
    <w:p w14:paraId="4AD7D1E0" w14:textId="77777777" w:rsidR="00D179D6" w:rsidRPr="00462199" w:rsidRDefault="00D179D6" w:rsidP="00AA03EA">
      <w:pPr>
        <w:pStyle w:val="DefSubAshurst"/>
      </w:pPr>
      <w:bookmarkStart w:id="1594" w:name="_Ref144112430"/>
      <w:r w:rsidRPr="00462199">
        <w:t>the Non-Gas Strike Price that applies in the relevant Billing Period;</w:t>
      </w:r>
      <w:bookmarkEnd w:id="1594"/>
    </w:p>
    <w:p w14:paraId="549B62C7" w14:textId="77777777" w:rsidR="00D179D6" w:rsidRPr="00462199" w:rsidRDefault="00D179D6" w:rsidP="00AA03EA">
      <w:pPr>
        <w:pStyle w:val="DefSubAshurst"/>
      </w:pPr>
      <w:bookmarkStart w:id="1595" w:name="_Ref144112431"/>
      <w:r w:rsidRPr="00462199">
        <w:t>the CCUS-Enabled Non-Variable Costs Strike Price that applies in the relevant Billing Period;</w:t>
      </w:r>
      <w:bookmarkEnd w:id="1595"/>
    </w:p>
    <w:p w14:paraId="6829556A" w14:textId="77777777" w:rsidR="00D179D6" w:rsidRPr="00462199" w:rsidRDefault="00D179D6" w:rsidP="00AA03EA">
      <w:pPr>
        <w:pStyle w:val="DefSubAshurst"/>
      </w:pPr>
      <w:bookmarkStart w:id="1596" w:name="_Ref144112432"/>
      <w:r w:rsidRPr="00462199">
        <w:t>the CO</w:t>
      </w:r>
      <w:r w:rsidRPr="00462199">
        <w:rPr>
          <w:vertAlign w:val="subscript"/>
        </w:rPr>
        <w:t>2</w:t>
      </w:r>
      <w:r w:rsidRPr="00462199">
        <w:t xml:space="preserve"> T&amp;S Charges Amount for each Day in the relevant Billing Period;</w:t>
      </w:r>
      <w:bookmarkEnd w:id="1596"/>
    </w:p>
    <w:p w14:paraId="14BEBDA5" w14:textId="77777777" w:rsidR="00D179D6" w:rsidRPr="00462199" w:rsidRDefault="00D179D6" w:rsidP="00AA03EA">
      <w:pPr>
        <w:pStyle w:val="DefSubAshurst"/>
      </w:pPr>
      <w:bookmarkStart w:id="1597" w:name="_Ref144112433"/>
      <w:r w:rsidRPr="00462199">
        <w:t>the CO</w:t>
      </w:r>
      <w:r w:rsidRPr="00462199">
        <w:rPr>
          <w:vertAlign w:val="subscript"/>
        </w:rPr>
        <w:t>2</w:t>
      </w:r>
      <w:r w:rsidRPr="00462199">
        <w:t xml:space="preserve"> T&amp;S Network Charge for each Day in the relevant Billing Period;</w:t>
      </w:r>
      <w:bookmarkEnd w:id="1597"/>
    </w:p>
    <w:p w14:paraId="747E1943" w14:textId="77777777" w:rsidR="00D179D6" w:rsidRPr="00462199" w:rsidRDefault="00D179D6" w:rsidP="00AA03EA">
      <w:pPr>
        <w:pStyle w:val="DefSubAshurst"/>
      </w:pPr>
      <w:bookmarkStart w:id="1598" w:name="_Ref144112434"/>
      <w:r w:rsidRPr="00462199">
        <w:t>the CO</w:t>
      </w:r>
      <w:r w:rsidRPr="00462199">
        <w:rPr>
          <w:vertAlign w:val="subscript"/>
        </w:rPr>
        <w:t xml:space="preserve">2 </w:t>
      </w:r>
      <w:r w:rsidRPr="00462199">
        <w:t>T&amp;S Onshore Network Charge Rate for each Day in the relevant Billing Period;</w:t>
      </w:r>
      <w:bookmarkEnd w:id="1598"/>
    </w:p>
    <w:p w14:paraId="249C13A1" w14:textId="77777777" w:rsidR="00D179D6" w:rsidRPr="00462199" w:rsidRDefault="00D179D6" w:rsidP="00AA03EA">
      <w:pPr>
        <w:pStyle w:val="DefSubAshurst"/>
      </w:pPr>
      <w:bookmarkStart w:id="1599" w:name="_Ref144112435"/>
      <w:r w:rsidRPr="00462199">
        <w:t>the CO</w:t>
      </w:r>
      <w:r w:rsidRPr="00462199">
        <w:rPr>
          <w:vertAlign w:val="subscript"/>
        </w:rPr>
        <w:t>2</w:t>
      </w:r>
      <w:r w:rsidRPr="00462199">
        <w:t xml:space="preserve"> T&amp;S Delivery Point Size for each Day in the relevant Billing Period;</w:t>
      </w:r>
      <w:bookmarkEnd w:id="1599"/>
    </w:p>
    <w:p w14:paraId="12A9DDBC" w14:textId="77777777" w:rsidR="00D179D6" w:rsidRPr="00462199" w:rsidRDefault="00D179D6" w:rsidP="00AA03EA">
      <w:pPr>
        <w:pStyle w:val="DefSubAshurst"/>
      </w:pPr>
      <w:bookmarkStart w:id="1600" w:name="_Ref144112436"/>
      <w:r w:rsidRPr="00462199">
        <w:t>the CO</w:t>
      </w:r>
      <w:r w:rsidRPr="00462199">
        <w:rPr>
          <w:vertAlign w:val="subscript"/>
        </w:rPr>
        <w:t xml:space="preserve">2 </w:t>
      </w:r>
      <w:r w:rsidRPr="00462199">
        <w:t>T&amp;S Offshore Network Charge Rate for each Day in the relevant Billing Period;</w:t>
      </w:r>
      <w:bookmarkEnd w:id="1600"/>
    </w:p>
    <w:p w14:paraId="19AC2B66" w14:textId="77777777" w:rsidR="00D179D6" w:rsidRPr="00462199" w:rsidRDefault="00D179D6" w:rsidP="00AA03EA">
      <w:pPr>
        <w:pStyle w:val="DefSubAshurst"/>
      </w:pPr>
      <w:bookmarkStart w:id="1601" w:name="_Ref144112437"/>
      <w:r w:rsidRPr="00462199">
        <w:t>the CO</w:t>
      </w:r>
      <w:r w:rsidRPr="00462199">
        <w:rPr>
          <w:vertAlign w:val="subscript"/>
        </w:rPr>
        <w:t>2</w:t>
      </w:r>
      <w:r w:rsidRPr="00462199">
        <w:t xml:space="preserve"> T&amp;S Flow Charge for each Day in the relevant Billing Period;</w:t>
      </w:r>
      <w:bookmarkEnd w:id="1601"/>
    </w:p>
    <w:p w14:paraId="7D09A112" w14:textId="77777777" w:rsidR="00D179D6" w:rsidRPr="00462199" w:rsidRDefault="00D179D6" w:rsidP="00AA03EA">
      <w:pPr>
        <w:pStyle w:val="DefSubAshurst"/>
      </w:pPr>
      <w:bookmarkStart w:id="1602" w:name="_Ref144112438"/>
      <w:r w:rsidRPr="00462199">
        <w:t>the CO</w:t>
      </w:r>
      <w:r w:rsidRPr="00462199">
        <w:rPr>
          <w:vertAlign w:val="subscript"/>
        </w:rPr>
        <w:t xml:space="preserve">2 </w:t>
      </w:r>
      <w:r w:rsidRPr="00462199">
        <w:t>T&amp;S Onshore Flow Charge Rate for each Day in the relevant Billing Period;</w:t>
      </w:r>
      <w:bookmarkEnd w:id="1602"/>
    </w:p>
    <w:p w14:paraId="75753881" w14:textId="77777777" w:rsidR="00D179D6" w:rsidRPr="00462199" w:rsidRDefault="00D179D6" w:rsidP="00AA03EA">
      <w:pPr>
        <w:pStyle w:val="DefSubAshurst"/>
      </w:pPr>
      <w:bookmarkStart w:id="1603" w:name="_Ref144112439"/>
      <w:r w:rsidRPr="00462199">
        <w:t>the Metered CO</w:t>
      </w:r>
      <w:r w:rsidRPr="00462199">
        <w:rPr>
          <w:vertAlign w:val="subscript"/>
        </w:rPr>
        <w:t>2</w:t>
      </w:r>
      <w:r w:rsidRPr="00462199">
        <w:t xml:space="preserve"> Rich Stream Output to CO</w:t>
      </w:r>
      <w:r w:rsidRPr="00462199">
        <w:rPr>
          <w:vertAlign w:val="subscript"/>
        </w:rPr>
        <w:t xml:space="preserve">2 </w:t>
      </w:r>
      <w:r w:rsidRPr="00462199">
        <w:t>T&amp;S for each Day in the relevant Billing Period;</w:t>
      </w:r>
      <w:bookmarkEnd w:id="1603"/>
    </w:p>
    <w:p w14:paraId="2D05AE91" w14:textId="77777777" w:rsidR="00D179D6" w:rsidRPr="00462199" w:rsidRDefault="00D179D6" w:rsidP="00AA03EA">
      <w:pPr>
        <w:pStyle w:val="DefSubAshurst"/>
      </w:pPr>
      <w:bookmarkStart w:id="1604" w:name="_Ref144112440"/>
      <w:r w:rsidRPr="00462199">
        <w:lastRenderedPageBreak/>
        <w:t>the CO</w:t>
      </w:r>
      <w:r w:rsidRPr="00462199">
        <w:rPr>
          <w:vertAlign w:val="subscript"/>
        </w:rPr>
        <w:t xml:space="preserve">2 </w:t>
      </w:r>
      <w:r w:rsidRPr="00462199">
        <w:t>T&amp;S Offshore Flow Charge Rate for each Day in the relevant Billing Period;</w:t>
      </w:r>
      <w:bookmarkEnd w:id="1604"/>
    </w:p>
    <w:p w14:paraId="4E06B456" w14:textId="77777777" w:rsidR="00D179D6" w:rsidRPr="00462199" w:rsidRDefault="00D179D6" w:rsidP="00AA03EA">
      <w:pPr>
        <w:pStyle w:val="DefSubAshurst"/>
      </w:pPr>
      <w:bookmarkStart w:id="1605" w:name="_Ref144112441"/>
      <w:r w:rsidRPr="00462199">
        <w:t>the CO</w:t>
      </w:r>
      <w:r w:rsidRPr="00462199">
        <w:rPr>
          <w:vertAlign w:val="subscript"/>
        </w:rPr>
        <w:t>2</w:t>
      </w:r>
      <w:r w:rsidRPr="00462199">
        <w:t xml:space="preserve"> T&amp;S Capacity Charge for each Day in the relevant Billing Period;</w:t>
      </w:r>
      <w:bookmarkEnd w:id="1605"/>
    </w:p>
    <w:p w14:paraId="724121E7" w14:textId="77777777" w:rsidR="00D179D6" w:rsidRPr="00462199" w:rsidRDefault="00D179D6" w:rsidP="00AA03EA">
      <w:pPr>
        <w:pStyle w:val="DefSubAshurst"/>
      </w:pPr>
      <w:bookmarkStart w:id="1606" w:name="_Ref144112442"/>
      <w:r w:rsidRPr="00462199">
        <w:t>the CO</w:t>
      </w:r>
      <w:r w:rsidRPr="00462199">
        <w:rPr>
          <w:vertAlign w:val="subscript"/>
        </w:rPr>
        <w:t>2</w:t>
      </w:r>
      <w:r w:rsidRPr="00462199">
        <w:t xml:space="preserve"> T&amp;S Onshore Capacity Charge Rate for each Day in the relevant Billing Period;</w:t>
      </w:r>
      <w:bookmarkEnd w:id="1606"/>
    </w:p>
    <w:p w14:paraId="47BE92E1" w14:textId="77777777" w:rsidR="00D179D6" w:rsidRPr="00462199" w:rsidRDefault="00D179D6" w:rsidP="00AA03EA">
      <w:pPr>
        <w:pStyle w:val="DefSubAshurst"/>
      </w:pPr>
      <w:bookmarkStart w:id="1607" w:name="_Ref144112443"/>
      <w:r w:rsidRPr="00462199">
        <w:t>the CO</w:t>
      </w:r>
      <w:r w:rsidRPr="00462199">
        <w:rPr>
          <w:vertAlign w:val="subscript"/>
        </w:rPr>
        <w:t>2</w:t>
      </w:r>
      <w:r w:rsidRPr="00462199">
        <w:t xml:space="preserve"> T&amp;S Capacity for each Day in the relevant Billing Period;</w:t>
      </w:r>
      <w:bookmarkEnd w:id="1607"/>
    </w:p>
    <w:p w14:paraId="7515943B" w14:textId="77777777" w:rsidR="00D179D6" w:rsidRPr="00462199" w:rsidRDefault="00D179D6" w:rsidP="00AA03EA">
      <w:pPr>
        <w:pStyle w:val="DefSubAshurst"/>
      </w:pPr>
      <w:bookmarkStart w:id="1608" w:name="_Ref144112444"/>
      <w:r w:rsidRPr="00462199">
        <w:t>the CO</w:t>
      </w:r>
      <w:r w:rsidRPr="00462199">
        <w:rPr>
          <w:vertAlign w:val="subscript"/>
        </w:rPr>
        <w:t>2</w:t>
      </w:r>
      <w:r w:rsidRPr="00462199">
        <w:t xml:space="preserve"> T&amp;S Offshore Capacity Charge Rate for each Day in the relevant Billing Period;</w:t>
      </w:r>
      <w:bookmarkEnd w:id="1608"/>
    </w:p>
    <w:p w14:paraId="57E49B1C" w14:textId="77777777" w:rsidR="00D179D6" w:rsidRPr="00462199" w:rsidRDefault="00D179D6" w:rsidP="00AA03EA">
      <w:pPr>
        <w:pStyle w:val="DefSubAshurst"/>
      </w:pPr>
      <w:bookmarkStart w:id="1609" w:name="_Ref144112445"/>
      <w:r w:rsidRPr="00462199">
        <w:t>the Capital Return Component that applies in the relevant Billing Period;</w:t>
      </w:r>
      <w:bookmarkEnd w:id="1609"/>
    </w:p>
    <w:p w14:paraId="781F6ECA" w14:textId="77777777" w:rsidR="00D179D6" w:rsidRPr="00462199" w:rsidRDefault="00D179D6" w:rsidP="00AA03EA">
      <w:pPr>
        <w:pStyle w:val="DefSubAshurst"/>
      </w:pPr>
      <w:bookmarkStart w:id="1610" w:name="_Ref144112446"/>
      <w:r w:rsidRPr="00462199">
        <w:t>any CO</w:t>
      </w:r>
      <w:r w:rsidRPr="00462199">
        <w:rPr>
          <w:vertAlign w:val="subscript"/>
        </w:rPr>
        <w:t>2</w:t>
      </w:r>
      <w:r w:rsidRPr="00462199">
        <w:t xml:space="preserve"> T&amp;S Export Volumes for the relevant Billing Period;</w:t>
      </w:r>
      <w:bookmarkEnd w:id="1610"/>
    </w:p>
    <w:p w14:paraId="68EA319E" w14:textId="77777777" w:rsidR="00D179D6" w:rsidRPr="00462199" w:rsidRDefault="00D179D6" w:rsidP="00AA03EA">
      <w:pPr>
        <w:pStyle w:val="DefSubAshurst"/>
      </w:pPr>
      <w:bookmarkStart w:id="1611" w:name="_Ref144112447"/>
      <w:r w:rsidRPr="00462199">
        <w:t>if applicable, the CO</w:t>
      </w:r>
      <w:r w:rsidRPr="00462199">
        <w:rPr>
          <w:vertAlign w:val="subscript"/>
        </w:rPr>
        <w:t>2</w:t>
      </w:r>
      <w:r w:rsidRPr="00462199">
        <w:t xml:space="preserve"> T&amp;S Capacity Charge for CO</w:t>
      </w:r>
      <w:r w:rsidRPr="00462199">
        <w:rPr>
          <w:vertAlign w:val="subscript"/>
        </w:rPr>
        <w:t>2</w:t>
      </w:r>
      <w:r w:rsidRPr="00462199">
        <w:t xml:space="preserve"> T&amp;S Export Volumes for the relevant Billing Period;</w:t>
      </w:r>
      <w:bookmarkEnd w:id="1611"/>
    </w:p>
    <w:p w14:paraId="7B7E6C83" w14:textId="065BCEF4" w:rsidR="00D179D6" w:rsidRPr="00462199" w:rsidRDefault="00D179D6" w:rsidP="00AA03EA">
      <w:pPr>
        <w:pStyle w:val="DefSubAshurst"/>
      </w:pPr>
      <w:bookmarkStart w:id="1612" w:name="_Ref144112448"/>
      <w:r w:rsidRPr="00462199">
        <w:t xml:space="preserve">if applicable, the </w:t>
      </w:r>
      <w:r w:rsidR="00B1477E">
        <w:t>sum</w:t>
      </w:r>
      <w:r w:rsidR="00B1477E" w:rsidRPr="00462199">
        <w:t xml:space="preserve"> </w:t>
      </w:r>
      <w:r w:rsidRPr="00462199">
        <w:t>of the CO</w:t>
      </w:r>
      <w:r w:rsidRPr="00462199">
        <w:rPr>
          <w:vertAlign w:val="subscript"/>
        </w:rPr>
        <w:t>2</w:t>
      </w:r>
      <w:r w:rsidRPr="00462199">
        <w:t xml:space="preserve"> T&amp;S Capacity Charges for a CO</w:t>
      </w:r>
      <w:r w:rsidRPr="00462199">
        <w:rPr>
          <w:vertAlign w:val="subscript"/>
        </w:rPr>
        <w:t>2</w:t>
      </w:r>
      <w:r w:rsidRPr="00462199">
        <w:t xml:space="preserve"> T&amp;S Onshore User for each Day of the relevant Billing Period or the </w:t>
      </w:r>
      <w:r w:rsidR="00B1477E">
        <w:t>sum</w:t>
      </w:r>
      <w:r w:rsidR="00B1477E" w:rsidRPr="00462199">
        <w:t xml:space="preserve"> </w:t>
      </w:r>
      <w:r w:rsidRPr="00462199">
        <w:t>of the CO</w:t>
      </w:r>
      <w:r w:rsidRPr="00462199">
        <w:rPr>
          <w:vertAlign w:val="subscript"/>
        </w:rPr>
        <w:t xml:space="preserve">2 </w:t>
      </w:r>
      <w:r w:rsidRPr="00462199">
        <w:t>T&amp;S Capacity Charges for a CO</w:t>
      </w:r>
      <w:r w:rsidRPr="00462199">
        <w:rPr>
          <w:vertAlign w:val="subscript"/>
        </w:rPr>
        <w:t xml:space="preserve">2 </w:t>
      </w:r>
      <w:r w:rsidR="00BB0136">
        <w:t xml:space="preserve">T&amp;S </w:t>
      </w:r>
      <w:r w:rsidRPr="00462199">
        <w:t>Offshore User for each Day of the relevant Billing Period (as applicable);</w:t>
      </w:r>
      <w:bookmarkEnd w:id="1612"/>
    </w:p>
    <w:p w14:paraId="3C15CFEE" w14:textId="77777777" w:rsidR="00D179D6" w:rsidRPr="00462199" w:rsidRDefault="00D179D6" w:rsidP="00AA03EA">
      <w:pPr>
        <w:pStyle w:val="DefSubAshurst"/>
      </w:pPr>
      <w:bookmarkStart w:id="1613" w:name="_Ref144112449"/>
      <w:r w:rsidRPr="00462199">
        <w:t>if applicable, the CO</w:t>
      </w:r>
      <w:r w:rsidRPr="00462199">
        <w:rPr>
          <w:vertAlign w:val="subscript"/>
        </w:rPr>
        <w:t>2</w:t>
      </w:r>
      <w:r w:rsidRPr="00462199">
        <w:t xml:space="preserve"> T&amp;S Outage Relief Event Strike Price Deduction that applies in the relevant Billing Period;</w:t>
      </w:r>
      <w:bookmarkEnd w:id="1613"/>
    </w:p>
    <w:p w14:paraId="2BD6BE7F" w14:textId="20A41558" w:rsidR="00D179D6" w:rsidRPr="00462199" w:rsidRDefault="00D179D6" w:rsidP="00AA03EA">
      <w:pPr>
        <w:pStyle w:val="DefSubAshurst"/>
      </w:pPr>
      <w:bookmarkStart w:id="1614" w:name="_Ref144112450"/>
      <w:r w:rsidRPr="00462199">
        <w:t xml:space="preserve">if applicable, the </w:t>
      </w:r>
      <w:r w:rsidR="00B1477E">
        <w:t>sum</w:t>
      </w:r>
      <w:r w:rsidR="00B1477E" w:rsidRPr="00462199">
        <w:t xml:space="preserve"> </w:t>
      </w:r>
      <w:r w:rsidRPr="00462199">
        <w:t>of the CO</w:t>
      </w:r>
      <w:r w:rsidRPr="00462199">
        <w:rPr>
          <w:vertAlign w:val="subscript"/>
        </w:rPr>
        <w:t>2</w:t>
      </w:r>
      <w:r w:rsidRPr="00462199">
        <w:t xml:space="preserve"> T&amp;S Outage Relief Event Volumes which are sold by the Producer and purchased by a Qualifying Offtaker(s) and which are not RTFO Volumes in the relevant Billing Period;</w:t>
      </w:r>
      <w:bookmarkEnd w:id="1614"/>
    </w:p>
    <w:p w14:paraId="6856CA3A" w14:textId="77777777" w:rsidR="00D179D6" w:rsidRPr="00462199" w:rsidRDefault="00D179D6" w:rsidP="00AA03EA">
      <w:pPr>
        <w:pStyle w:val="DefSubAshurst"/>
      </w:pPr>
      <w:bookmarkStart w:id="1615" w:name="_Ref144112451"/>
      <w:r w:rsidRPr="00462199">
        <w:t>if applicable, the UK ETS Allowance Reference Price that applies for the relevant calendar year (or part calendar year);</w:t>
      </w:r>
      <w:bookmarkEnd w:id="1615"/>
    </w:p>
    <w:p w14:paraId="649906D5" w14:textId="77777777" w:rsidR="00D179D6" w:rsidRPr="00462199" w:rsidRDefault="00D179D6" w:rsidP="00AA03EA">
      <w:pPr>
        <w:pStyle w:val="DefSubAshurst"/>
      </w:pPr>
      <w:bookmarkStart w:id="1616" w:name="_Ref144112452"/>
      <w:r w:rsidRPr="00462199">
        <w:t>if applicable, the Eligible Carbon Cost Protection Emissions for the relevant calendar year (or part calendar year);</w:t>
      </w:r>
      <w:bookmarkEnd w:id="1616"/>
    </w:p>
    <w:p w14:paraId="5DA80B91" w14:textId="77777777" w:rsidR="00D179D6" w:rsidRPr="00462199" w:rsidRDefault="00D179D6" w:rsidP="00AA03EA">
      <w:pPr>
        <w:pStyle w:val="DefSubAshurst"/>
      </w:pPr>
      <w:bookmarkStart w:id="1617" w:name="_Ref144112453"/>
      <w:r w:rsidRPr="00462199">
        <w:t>if applicable, the Aggregate CO</w:t>
      </w:r>
      <w:r w:rsidRPr="00462199">
        <w:rPr>
          <w:vertAlign w:val="subscript"/>
        </w:rPr>
        <w:t>2</w:t>
      </w:r>
      <w:r w:rsidRPr="00462199">
        <w:t xml:space="preserve"> T&amp;S Outage Relief Event Carbon Emissions for the relevant calendar year (or part calendar year);</w:t>
      </w:r>
      <w:bookmarkEnd w:id="1617"/>
    </w:p>
    <w:p w14:paraId="12D0B2FD" w14:textId="77777777" w:rsidR="00D179D6" w:rsidRPr="00462199" w:rsidRDefault="00D179D6" w:rsidP="00AA03EA">
      <w:pPr>
        <w:pStyle w:val="DefSubAshurst"/>
      </w:pPr>
      <w:bookmarkStart w:id="1618" w:name="_Ref144112454"/>
      <w:r w:rsidRPr="00462199">
        <w:t>if applicable, the Aggregate Reporting Unit Carbon Emissions for the relevant Billing Period;</w:t>
      </w:r>
      <w:bookmarkEnd w:id="1618"/>
    </w:p>
    <w:p w14:paraId="6B6F4A4E" w14:textId="77777777" w:rsidR="00D179D6" w:rsidRPr="00462199" w:rsidRDefault="00D179D6" w:rsidP="00AA03EA">
      <w:pPr>
        <w:pStyle w:val="DefSubAshurst"/>
      </w:pPr>
      <w:bookmarkStart w:id="1619" w:name="_Ref144112455"/>
      <w:r w:rsidRPr="00462199">
        <w:t>if applicable, the UK ETS Allowance Price for each UKAP Trading Day in the relevant UKA Observation Period for the relevant calendar year (or part calendar year);</w:t>
      </w:r>
      <w:bookmarkEnd w:id="1619"/>
    </w:p>
    <w:p w14:paraId="27828D98" w14:textId="77777777" w:rsidR="00D179D6" w:rsidRPr="00462199" w:rsidRDefault="00D179D6" w:rsidP="00AA03EA">
      <w:pPr>
        <w:pStyle w:val="DefSubAshurst"/>
      </w:pPr>
      <w:bookmarkStart w:id="1620" w:name="_Ref144112456"/>
      <w:r w:rsidRPr="00462199">
        <w:t>if applicable, any PILOHS Volumes in the relevant Billing Period;</w:t>
      </w:r>
      <w:bookmarkEnd w:id="1620"/>
    </w:p>
    <w:p w14:paraId="567ED26A" w14:textId="77777777" w:rsidR="00D179D6" w:rsidRPr="00462199" w:rsidRDefault="00D179D6" w:rsidP="00AA03EA">
      <w:pPr>
        <w:pStyle w:val="DefSubAshurst"/>
      </w:pPr>
      <w:bookmarkStart w:id="1621" w:name="_Ref144112457"/>
      <w:r w:rsidRPr="00462199">
        <w:t>if applicable, the Deemed Volumes for the relevant Billing Period; and</w:t>
      </w:r>
      <w:bookmarkEnd w:id="1621"/>
    </w:p>
    <w:p w14:paraId="5A5B1050" w14:textId="77777777" w:rsidR="00D179D6" w:rsidRPr="00462199" w:rsidRDefault="00D179D6" w:rsidP="00AA03EA">
      <w:pPr>
        <w:pStyle w:val="DefSubAshurst"/>
      </w:pPr>
      <w:bookmarkStart w:id="1622" w:name="_Ref144112458"/>
      <w:r w:rsidRPr="00462199">
        <w:t>if applicable, the Daily Reference Volume for any relevant Deemed Volume Day(s);</w:t>
      </w:r>
      <w:bookmarkEnd w:id="1622"/>
    </w:p>
    <w:p w14:paraId="728DA4CD" w14:textId="77777777" w:rsidR="00D179D6" w:rsidRPr="00462199" w:rsidRDefault="00D179D6" w:rsidP="005B3BB9">
      <w:pPr>
        <w:pStyle w:val="DefinitionsClauseAshurst"/>
      </w:pPr>
      <w:bookmarkStart w:id="1623" w:name="_Ref144112459"/>
      <w:r w:rsidRPr="00462199">
        <w:rPr>
          <w:b/>
        </w:rPr>
        <w:t>"Payment Disruption Event"</w:t>
      </w:r>
      <w:r w:rsidRPr="00462199">
        <w:t xml:space="preserve"> means a material disruption to those payment systems or to those financial markets which are, in each case, required to operate in order for payments or </w:t>
      </w:r>
      <w:r w:rsidRPr="00462199">
        <w:lastRenderedPageBreak/>
        <w:t>transfers of money to be made pursuant to the LCHA which the PDE Affected Party (or, if relevant, its Representatives) could not reasonably have overcome and which is not due to the PDE Affected Party's fault or negligence (or that of its Representatives);</w:t>
      </w:r>
      <w:bookmarkEnd w:id="1623"/>
    </w:p>
    <w:p w14:paraId="3EF84136" w14:textId="7421C1E2" w:rsidR="00D179D6" w:rsidRPr="00462199" w:rsidRDefault="00D179D6" w:rsidP="005B3BB9">
      <w:pPr>
        <w:pStyle w:val="DefinitionsClauseAshurst"/>
      </w:pPr>
      <w:bookmarkStart w:id="1624" w:name="_Ref144112460"/>
      <w:r w:rsidRPr="00462199">
        <w:rPr>
          <w:b/>
        </w:rPr>
        <w:t>"Payment Failure"</w:t>
      </w:r>
      <w:r w:rsidRPr="00462199">
        <w:t xml:space="preserve"> means a failure by the Producer to pay a Producer Net Payable Amount in accordance with </w:t>
      </w:r>
      <w:r w:rsidR="007248B2" w:rsidRPr="007248B2">
        <w:t>Condition</w:t>
      </w:r>
      <w:r w:rsidRPr="00462199">
        <w:t xml:space="preserve"> </w:t>
      </w:r>
      <w:r w:rsidR="000762BB">
        <w:fldChar w:fldCharType="begin"/>
      </w:r>
      <w:r w:rsidR="000762BB">
        <w:instrText xml:space="preserve"> REF _Ref144113730 \w \h </w:instrText>
      </w:r>
      <w:r w:rsidR="000762BB">
        <w:fldChar w:fldCharType="separate"/>
      </w:r>
      <w:del w:id="1625" w:author="Faqir, Sofia (Energy Security)" w:date="2023-11-12T19:47:00Z">
        <w:r w:rsidR="00E473FC">
          <w:delText>23.2</w:delText>
        </w:r>
      </w:del>
      <w:r w:rsidR="000762BB">
        <w:fldChar w:fldCharType="end"/>
      </w:r>
      <w:r w:rsidRPr="00462199">
        <w:t xml:space="preserve"> (</w:t>
      </w:r>
      <w:r w:rsidRPr="00462199">
        <w:rPr>
          <w:i/>
        </w:rPr>
        <w:t>Payment from Producer</w:t>
      </w:r>
      <w:r w:rsidRPr="00462199">
        <w:t xml:space="preserve">) (except to the extent that such failure is due to the occurrence of a Payment Disruption Event and the Producer, as the PDE Affected Party, has complied with </w:t>
      </w:r>
      <w:r w:rsidR="007248B2" w:rsidRPr="007248B2">
        <w:t>Condition</w:t>
      </w:r>
      <w:r w:rsidRPr="00462199">
        <w:t xml:space="preserve"> </w:t>
      </w:r>
      <w:r w:rsidR="000762BB">
        <w:fldChar w:fldCharType="begin"/>
      </w:r>
      <w:r w:rsidR="000762BB">
        <w:instrText xml:space="preserve"> REF _Ref144115071 \w \h </w:instrText>
      </w:r>
      <w:r w:rsidR="000762BB">
        <w:fldChar w:fldCharType="separate"/>
      </w:r>
      <w:del w:id="1626" w:author="Faqir, Sofia (Energy Security)" w:date="2023-11-12T19:47:00Z">
        <w:r w:rsidR="00E473FC">
          <w:delText>69.2</w:delText>
        </w:r>
      </w:del>
      <w:r w:rsidR="000762BB">
        <w:fldChar w:fldCharType="end"/>
      </w:r>
      <w:r w:rsidRPr="00462199">
        <w:t xml:space="preserve"> (</w:t>
      </w:r>
      <w:r w:rsidR="007248B2" w:rsidRPr="007248B2">
        <w:rPr>
          <w:i/>
        </w:rPr>
        <w:t>Condition</w:t>
      </w:r>
      <w:r w:rsidRPr="00462199">
        <w:rPr>
          <w:i/>
        </w:rPr>
        <w:t>s to Payment Disruption Event relief</w:t>
      </w:r>
      <w:r w:rsidRPr="00462199">
        <w:t>) but irrespective of whether or not the Producer has paid any such Producer Net Payable Amount within the applicable NPA Payment Cure Period);</w:t>
      </w:r>
      <w:bookmarkEnd w:id="1624"/>
    </w:p>
    <w:p w14:paraId="54EA8E75" w14:textId="4E17F48F" w:rsidR="00D179D6" w:rsidRPr="00462199" w:rsidRDefault="00D179D6" w:rsidP="005B3BB9">
      <w:pPr>
        <w:pStyle w:val="DefinitionsClauseAshurst"/>
      </w:pPr>
      <w:bookmarkStart w:id="1627" w:name="_Ref144112461"/>
      <w:r w:rsidRPr="00462199">
        <w:rPr>
          <w:b/>
        </w:rPr>
        <w:t>"Payment Information Notice"</w:t>
      </w:r>
      <w:r w:rsidRPr="00462199">
        <w:t xml:space="preserve"> has the meaning given to that term in </w:t>
      </w:r>
      <w:r w:rsidR="007248B2" w:rsidRPr="007248B2">
        <w:t>Condition</w:t>
      </w:r>
      <w:r w:rsidRPr="00462199">
        <w:t xml:space="preserve"> </w:t>
      </w:r>
      <w:r w:rsidR="000762BB">
        <w:fldChar w:fldCharType="begin"/>
      </w:r>
      <w:r w:rsidR="000762BB">
        <w:instrText xml:space="preserve"> REF _Ref144113567 \w \h </w:instrText>
      </w:r>
      <w:r w:rsidR="000762BB">
        <w:fldChar w:fldCharType="separate"/>
      </w:r>
      <w:del w:id="1628" w:author="Faqir, Sofia (Energy Security)" w:date="2023-11-12T19:47:00Z">
        <w:r w:rsidR="00E473FC">
          <w:delText>21.1</w:delText>
        </w:r>
      </w:del>
      <w:r w:rsidR="000762BB">
        <w:fldChar w:fldCharType="end"/>
      </w:r>
      <w:r w:rsidRPr="00462199">
        <w:t xml:space="preserve"> (</w:t>
      </w:r>
      <w:r w:rsidRPr="00462199">
        <w:rPr>
          <w:i/>
        </w:rPr>
        <w:t>Delivery of Payment Information Notice</w:t>
      </w:r>
      <w:r w:rsidRPr="00462199">
        <w:t>);</w:t>
      </w:r>
      <w:bookmarkEnd w:id="1627"/>
    </w:p>
    <w:p w14:paraId="4567F02D" w14:textId="7F95620B" w:rsidR="00D179D6" w:rsidRPr="00462199" w:rsidRDefault="00D179D6" w:rsidP="005B3BB9">
      <w:pPr>
        <w:pStyle w:val="DefinitionsClauseAshurst"/>
      </w:pPr>
      <w:bookmarkStart w:id="1629" w:name="_Ref144112462"/>
      <w:r w:rsidRPr="00462199">
        <w:rPr>
          <w:b/>
        </w:rPr>
        <w:t>"Payment Period"</w:t>
      </w:r>
      <w:r w:rsidRPr="00462199">
        <w:t xml:space="preserve"> means the period from the Start Date until the Specified Expiry Date (unless the LCHA is terminated pursuant to </w:t>
      </w:r>
      <w:r w:rsidR="007248B2" w:rsidRPr="007248B2">
        <w:t>Condition</w:t>
      </w:r>
      <w:r w:rsidRPr="00462199">
        <w:t xml:space="preserve"> </w:t>
      </w:r>
      <w:r w:rsidR="000762BB">
        <w:fldChar w:fldCharType="begin"/>
      </w:r>
      <w:r w:rsidR="000762BB">
        <w:instrText xml:space="preserve"> REF _Ref144114632 \w \h </w:instrText>
      </w:r>
      <w:r w:rsidR="000762BB">
        <w:fldChar w:fldCharType="separate"/>
      </w:r>
      <w:del w:id="1630" w:author="Faqir, Sofia (Energy Security)" w:date="2023-11-12T19:47:00Z">
        <w:r w:rsidR="00E473FC">
          <w:delText>52.1</w:delText>
        </w:r>
      </w:del>
      <w:r w:rsidR="000762BB">
        <w:fldChar w:fldCharType="end"/>
      </w:r>
      <w:r w:rsidRPr="00462199">
        <w:t xml:space="preserve"> (</w:t>
      </w:r>
      <w:r w:rsidRPr="00462199">
        <w:rPr>
          <w:i/>
        </w:rPr>
        <w:t>Pre-Start Date termination</w:t>
      </w:r>
      <w:r w:rsidRPr="00462199">
        <w:t xml:space="preserve">), </w:t>
      </w:r>
      <w:r w:rsidR="007248B2" w:rsidRPr="007248B2">
        <w:t>Condition</w:t>
      </w:r>
      <w:r w:rsidRPr="00462199">
        <w:t xml:space="preserve"> </w:t>
      </w:r>
      <w:r w:rsidR="004D1542">
        <w:fldChar w:fldCharType="begin"/>
      </w:r>
      <w:r w:rsidR="004D1542">
        <w:instrText xml:space="preserve"> REF _Ref144114654 \w \h </w:instrText>
      </w:r>
      <w:r w:rsidR="004D1542">
        <w:fldChar w:fldCharType="separate"/>
      </w:r>
      <w:del w:id="1631" w:author="Faqir, Sofia (Energy Security)" w:date="2023-11-12T19:47:00Z">
        <w:r w:rsidR="00E473FC">
          <w:delText>52.5</w:delText>
        </w:r>
      </w:del>
      <w:r w:rsidR="004D1542">
        <w:fldChar w:fldCharType="end"/>
      </w:r>
      <w:r w:rsidRPr="00462199">
        <w:t xml:space="preserve"> (</w:t>
      </w:r>
      <w:r w:rsidRPr="00462199">
        <w:rPr>
          <w:i/>
        </w:rPr>
        <w:t>Termination for Prolonged Force Majeure</w:t>
      </w:r>
      <w:r w:rsidRPr="00462199">
        <w:t xml:space="preserve">), </w:t>
      </w:r>
      <w:r w:rsidR="007248B2" w:rsidRPr="007248B2">
        <w:t>Condition</w:t>
      </w:r>
      <w:r w:rsidRPr="00462199">
        <w:t xml:space="preserve"> </w:t>
      </w:r>
      <w:r w:rsidR="004D1542">
        <w:fldChar w:fldCharType="begin"/>
      </w:r>
      <w:r w:rsidR="004D1542">
        <w:instrText xml:space="preserve"> REF _Ref144114661 \w \h </w:instrText>
      </w:r>
      <w:r w:rsidR="004D1542">
        <w:fldChar w:fldCharType="separate"/>
      </w:r>
      <w:del w:id="1632" w:author="Faqir, Sofia (Energy Security)" w:date="2023-11-12T19:47:00Z">
        <w:r w:rsidR="00E473FC">
          <w:delText>52.8</w:delText>
        </w:r>
      </w:del>
      <w:r w:rsidR="004D1542">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 xml:space="preserve">), </w:t>
      </w:r>
      <w:r w:rsidR="007248B2" w:rsidRPr="007248B2">
        <w:t>Condition</w:t>
      </w:r>
      <w:r w:rsidRPr="00462199">
        <w:t xml:space="preserve"> </w:t>
      </w:r>
      <w:r w:rsidR="004D1542">
        <w:fldChar w:fldCharType="begin"/>
      </w:r>
      <w:r w:rsidR="004D1542">
        <w:instrText xml:space="preserve"> REF _Ref144114748 \w \h </w:instrText>
      </w:r>
      <w:r w:rsidR="004D1542">
        <w:fldChar w:fldCharType="separate"/>
      </w:r>
      <w:del w:id="1633" w:author="Faqir, Sofia (Energy Security)" w:date="2023-11-12T19:47:00Z">
        <w:r w:rsidR="00E473FC">
          <w:delText>52.22</w:delText>
        </w:r>
      </w:del>
      <w:r w:rsidR="004D1542">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 xml:space="preserve">), </w:t>
      </w:r>
      <w:r w:rsidR="007248B2" w:rsidRPr="007248B2">
        <w:t>Condition</w:t>
      </w:r>
      <w:r w:rsidRPr="00462199">
        <w:t xml:space="preserve"> </w:t>
      </w:r>
      <w:r w:rsidR="004D1542">
        <w:fldChar w:fldCharType="begin"/>
      </w:r>
      <w:r w:rsidR="004D1542">
        <w:instrText xml:space="preserve"> REF _Ref144114761 \w \h </w:instrText>
      </w:r>
      <w:r w:rsidR="004D1542">
        <w:fldChar w:fldCharType="separate"/>
      </w:r>
      <w:del w:id="1634" w:author="Faqir, Sofia (Energy Security)" w:date="2023-11-12T19:47:00Z">
        <w:r w:rsidR="00E473FC">
          <w:delText>52.27</w:delText>
        </w:r>
      </w:del>
      <w:r w:rsidR="004D1542">
        <w:fldChar w:fldCharType="end"/>
      </w:r>
      <w:r w:rsidRPr="00462199">
        <w:t xml:space="preserve"> (</w:t>
      </w:r>
      <w:r w:rsidRPr="00462199">
        <w:rPr>
          <w:i/>
        </w:rPr>
        <w:t>Default termination</w:t>
      </w:r>
      <w:r w:rsidRPr="00462199">
        <w:t xml:space="preserve">), </w:t>
      </w:r>
      <w:r w:rsidR="007248B2" w:rsidRPr="007248B2">
        <w:t>Condition</w:t>
      </w:r>
      <w:r w:rsidRPr="00462199">
        <w:t xml:space="preserve"> </w:t>
      </w:r>
      <w:r w:rsidR="004D1542">
        <w:fldChar w:fldCharType="begin"/>
      </w:r>
      <w:r w:rsidR="004D1542">
        <w:instrText xml:space="preserve"> REF _Ref144114765 \w \h </w:instrText>
      </w:r>
      <w:r w:rsidR="004D1542">
        <w:fldChar w:fldCharType="separate"/>
      </w:r>
      <w:del w:id="1635" w:author="Faqir, Sofia (Energy Security)" w:date="2023-11-12T19:47:00Z">
        <w:r w:rsidR="00E473FC">
          <w:delText>52.29</w:delText>
        </w:r>
      </w:del>
      <w:r w:rsidR="004D1542">
        <w:fldChar w:fldCharType="end"/>
      </w:r>
      <w:r w:rsidRPr="00462199">
        <w:t xml:space="preserve"> (</w:t>
      </w:r>
      <w:r w:rsidRPr="00462199">
        <w:rPr>
          <w:i/>
        </w:rPr>
        <w:t>Termination for failing to satisfy the Minimum Longstop Date Commissioning Requirements</w:t>
      </w:r>
      <w:r w:rsidRPr="00462199">
        <w:t xml:space="preserve">), </w:t>
      </w:r>
      <w:r w:rsidR="007248B2" w:rsidRPr="007248B2">
        <w:t>Condition</w:t>
      </w:r>
      <w:r w:rsidRPr="00462199">
        <w:t xml:space="preserve"> </w:t>
      </w:r>
      <w:r w:rsidR="004D1542">
        <w:fldChar w:fldCharType="begin"/>
      </w:r>
      <w:r w:rsidR="004D1542">
        <w:instrText xml:space="preserve"> REF _Ref144114770 \w \h </w:instrText>
      </w:r>
      <w:r w:rsidR="004D1542">
        <w:fldChar w:fldCharType="separate"/>
      </w:r>
      <w:del w:id="1636" w:author="Faqir, Sofia (Energy Security)" w:date="2023-11-12T19:47:00Z">
        <w:r w:rsidR="00E473FC">
          <w:delText>52.30</w:delText>
        </w:r>
      </w:del>
      <w:r w:rsidR="004D1542">
        <w:fldChar w:fldCharType="end"/>
      </w:r>
      <w:r w:rsidRPr="00462199">
        <w:t xml:space="preserve"> (</w:t>
      </w:r>
      <w:r w:rsidRPr="00462199">
        <w:rPr>
          <w:i/>
        </w:rPr>
        <w:t xml:space="preserve">Termination for failing to satisfy the </w:t>
      </w:r>
      <w:r w:rsidRPr="00462199">
        <w:rPr>
          <w:bCs/>
          <w:i/>
        </w:rPr>
        <w:t>CO</w:t>
      </w:r>
      <w:r w:rsidRPr="00462199">
        <w:rPr>
          <w:bCs/>
          <w:i/>
          <w:vertAlign w:val="subscript"/>
        </w:rPr>
        <w:t>2</w:t>
      </w:r>
      <w:r w:rsidRPr="00462199">
        <w:rPr>
          <w:i/>
        </w:rPr>
        <w:t xml:space="preserve"> T&amp;S Connection Confirmation Requirement</w:t>
      </w:r>
      <w:r w:rsidRPr="00462199">
        <w:t xml:space="preserve">), </w:t>
      </w:r>
      <w:r w:rsidR="007248B2" w:rsidRPr="007248B2">
        <w:t>Condition</w:t>
      </w:r>
      <w:r w:rsidRPr="00462199">
        <w:t xml:space="preserve"> </w:t>
      </w:r>
      <w:r w:rsidR="004D1542">
        <w:fldChar w:fldCharType="begin"/>
      </w:r>
      <w:r w:rsidR="004D1542">
        <w:instrText xml:space="preserve"> REF _Ref144114771 \w \h </w:instrText>
      </w:r>
      <w:r w:rsidR="004D1542">
        <w:fldChar w:fldCharType="separate"/>
      </w:r>
      <w:del w:id="1637" w:author="Faqir, Sofia (Energy Security)" w:date="2023-11-12T19:47:00Z">
        <w:r w:rsidR="00E473FC">
          <w:delText>52.31</w:delText>
        </w:r>
      </w:del>
      <w:r w:rsidR="004D1542">
        <w:fldChar w:fldCharType="end"/>
      </w:r>
      <w:r w:rsidRPr="00462199">
        <w:t xml:space="preserve"> (</w:t>
      </w:r>
      <w:r w:rsidRPr="00462199">
        <w:rPr>
          <w:i/>
        </w:rPr>
        <w:t>Qualifying Change in Law termination</w:t>
      </w:r>
      <w:r w:rsidRPr="00462199">
        <w:t xml:space="preserve">), or </w:t>
      </w:r>
      <w:r w:rsidR="007248B2" w:rsidRPr="007248B2">
        <w:t>Condition</w:t>
      </w:r>
      <w:r w:rsidRPr="00462199">
        <w:t xml:space="preserve"> </w:t>
      </w:r>
      <w:r w:rsidR="004D1542">
        <w:fldChar w:fldCharType="begin"/>
      </w:r>
      <w:r w:rsidR="004D1542">
        <w:instrText xml:space="preserve"> REF _Ref144114773 \w \h </w:instrText>
      </w:r>
      <w:r w:rsidR="004D1542">
        <w:fldChar w:fldCharType="separate"/>
      </w:r>
      <w:del w:id="1638" w:author="Faqir, Sofia (Energy Security)" w:date="2023-11-12T19:47:00Z">
        <w:r w:rsidR="00E473FC">
          <w:delText>52.33</w:delText>
        </w:r>
      </w:del>
      <w:r w:rsidR="004D1542">
        <w:fldChar w:fldCharType="end"/>
      </w:r>
      <w:r w:rsidRPr="00462199">
        <w:t xml:space="preserve"> (</w:t>
      </w:r>
      <w:r w:rsidRPr="00462199">
        <w:rPr>
          <w:i/>
        </w:rPr>
        <w:t>QCiL Compensation termination</w:t>
      </w:r>
      <w:r w:rsidRPr="00462199">
        <w:t xml:space="preserve">) or expires pursuant to </w:t>
      </w:r>
      <w:r w:rsidR="007248B2" w:rsidRPr="007248B2">
        <w:t>Condition</w:t>
      </w:r>
      <w:r w:rsidRPr="00462199">
        <w:t xml:space="preserve"> </w:t>
      </w:r>
      <w:r w:rsidR="004D1542">
        <w:fldChar w:fldCharType="begin"/>
      </w:r>
      <w:r w:rsidR="004D1542">
        <w:instrText xml:space="preserve"> REF _Ref144113461 \w \h </w:instrText>
      </w:r>
      <w:r w:rsidR="004D1542">
        <w:fldChar w:fldCharType="separate"/>
      </w:r>
      <w:del w:id="1639" w:author="Faqir, Sofia (Energy Security)" w:date="2023-11-12T19:47:00Z">
        <w:r w:rsidR="00E473FC">
          <w:delText>13.2</w:delText>
        </w:r>
      </w:del>
      <w:r w:rsidR="004D1542">
        <w:fldChar w:fldCharType="end"/>
      </w:r>
      <w:r w:rsidR="009F4FE5">
        <w:t xml:space="preserve"> (</w:t>
      </w:r>
      <w:r w:rsidR="009F4FE5">
        <w:rPr>
          <w:i/>
          <w:iCs/>
        </w:rPr>
        <w:t>Automatic Expiry</w:t>
      </w:r>
      <w:r w:rsidR="009F4FE5">
        <w:t>)</w:t>
      </w:r>
      <w:r w:rsidR="0062700D">
        <w:t>, whereby such period shall end on the date on which this LCHA terminates</w:t>
      </w:r>
      <w:r w:rsidR="008F39D5">
        <w:t xml:space="preserve"> or expires (as applicable)</w:t>
      </w:r>
      <w:r w:rsidRPr="00462199">
        <w:t>);</w:t>
      </w:r>
      <w:bookmarkEnd w:id="1629"/>
    </w:p>
    <w:p w14:paraId="3F75C7BD" w14:textId="20DF4E83" w:rsidR="00D179D6" w:rsidRPr="00462199" w:rsidRDefault="00D179D6" w:rsidP="005B3BB9">
      <w:pPr>
        <w:pStyle w:val="DefinitionsClauseAshurst"/>
      </w:pPr>
      <w:bookmarkStart w:id="1640" w:name="_Ref144112463"/>
      <w:r w:rsidRPr="00462199">
        <w:rPr>
          <w:b/>
        </w:rPr>
        <w:t>"PDE Affected Party"</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_Ref144115068 \w \h </w:instrText>
      </w:r>
      <w:r w:rsidR="004D1542">
        <w:fldChar w:fldCharType="separate"/>
      </w:r>
      <w:del w:id="1641" w:author="Faqir, Sofia (Energy Security)" w:date="2023-11-12T19:47:00Z">
        <w:r w:rsidR="00E473FC">
          <w:delText>69.1</w:delText>
        </w:r>
      </w:del>
      <w:r w:rsidR="004D1542">
        <w:fldChar w:fldCharType="end"/>
      </w:r>
      <w:r w:rsidRPr="00462199">
        <w:t xml:space="preserve"> (</w:t>
      </w:r>
      <w:r w:rsidRPr="00462199">
        <w:rPr>
          <w:i/>
        </w:rPr>
        <w:t>Relief due to Payment Disruption Event</w:t>
      </w:r>
      <w:r w:rsidRPr="00462199">
        <w:t>);</w:t>
      </w:r>
      <w:bookmarkEnd w:id="1640"/>
    </w:p>
    <w:p w14:paraId="247C6BE3" w14:textId="31D3BDA6" w:rsidR="00D179D6" w:rsidRPr="00462199" w:rsidRDefault="00D179D6" w:rsidP="005B3BB9">
      <w:pPr>
        <w:pStyle w:val="DefinitionsClauseAshurst"/>
      </w:pPr>
      <w:bookmarkStart w:id="1642" w:name="_Ref144112464"/>
      <w:r w:rsidRPr="00462199">
        <w:rPr>
          <w:b/>
        </w:rPr>
        <w:t>"PDE Obligations"</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_Ref144115068 \w \h </w:instrText>
      </w:r>
      <w:r w:rsidR="004D1542">
        <w:fldChar w:fldCharType="separate"/>
      </w:r>
      <w:del w:id="1643" w:author="Faqir, Sofia (Energy Security)" w:date="2023-11-12T19:47:00Z">
        <w:r w:rsidR="00E473FC">
          <w:delText>69.1</w:delText>
        </w:r>
      </w:del>
      <w:r w:rsidR="004D1542">
        <w:fldChar w:fldCharType="end"/>
      </w:r>
      <w:r w:rsidRPr="00462199">
        <w:t xml:space="preserve"> (</w:t>
      </w:r>
      <w:r w:rsidRPr="00462199">
        <w:rPr>
          <w:i/>
        </w:rPr>
        <w:t>Relief due to Payment Disruption Event</w:t>
      </w:r>
      <w:r w:rsidRPr="00462199">
        <w:t>);</w:t>
      </w:r>
      <w:bookmarkEnd w:id="1642"/>
    </w:p>
    <w:p w14:paraId="5443AF37" w14:textId="231F5CC7" w:rsidR="00D179D6" w:rsidRPr="00462199" w:rsidRDefault="00D179D6" w:rsidP="005B3BB9">
      <w:pPr>
        <w:pStyle w:val="DefinitionsClauseAshurst"/>
      </w:pPr>
      <w:bookmarkStart w:id="1644" w:name="_Ref144112465"/>
      <w:r w:rsidRPr="00462199">
        <w:rPr>
          <w:b/>
        </w:rPr>
        <w:t>"Performance Test Access Notice"</w:t>
      </w:r>
      <w:r w:rsidRPr="00462199">
        <w:t xml:space="preserve"> has the meaning given to that term in </w:t>
      </w:r>
      <w:r>
        <w:fldChar w:fldCharType="begin"/>
      </w:r>
      <w:r>
        <w:instrText xml:space="preserve"> REF _Ref144117999 \w \h </w:instrText>
      </w:r>
      <w:r>
        <w:fldChar w:fldCharType="separate"/>
      </w:r>
      <w:del w:id="1645"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44"/>
    </w:p>
    <w:p w14:paraId="43A5C352" w14:textId="0536FF1C" w:rsidR="00D179D6" w:rsidRPr="00462199" w:rsidRDefault="00D179D6" w:rsidP="005B3BB9">
      <w:pPr>
        <w:pStyle w:val="DefinitionsClauseAshurst"/>
      </w:pPr>
      <w:bookmarkStart w:id="1646" w:name="_Ref144112466"/>
      <w:r w:rsidRPr="00462199">
        <w:rPr>
          <w:b/>
        </w:rPr>
        <w:t>"Performance Test Access Right"</w:t>
      </w:r>
      <w:r w:rsidRPr="00462199">
        <w:t xml:space="preserve"> has the meaning given to that term in </w:t>
      </w:r>
      <w:r>
        <w:fldChar w:fldCharType="begin"/>
      </w:r>
      <w:r>
        <w:instrText xml:space="preserve"> REF _Ref144117999 \w \h </w:instrText>
      </w:r>
      <w:r>
        <w:fldChar w:fldCharType="separate"/>
      </w:r>
      <w:del w:id="1647"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46"/>
    </w:p>
    <w:p w14:paraId="494301AC" w14:textId="29E58D38" w:rsidR="00D179D6" w:rsidRPr="00462199" w:rsidRDefault="00D179D6" w:rsidP="005B3BB9">
      <w:pPr>
        <w:pStyle w:val="DefinitionsClauseAshurst"/>
      </w:pPr>
      <w:bookmarkStart w:id="1648" w:name="_Ref144112467"/>
      <w:r w:rsidRPr="00462199">
        <w:rPr>
          <w:b/>
        </w:rPr>
        <w:t>"Performance Test Date Adjustment Notice"</w:t>
      </w:r>
      <w:r w:rsidRPr="00462199">
        <w:t xml:space="preserve"> has the meaning given to that term in </w:t>
      </w:r>
      <w:r>
        <w:fldChar w:fldCharType="begin"/>
      </w:r>
      <w:r>
        <w:instrText xml:space="preserve"> REF _Ref144117999 \w \h </w:instrText>
      </w:r>
      <w:r>
        <w:fldChar w:fldCharType="separate"/>
      </w:r>
      <w:del w:id="1649"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48"/>
    </w:p>
    <w:p w14:paraId="2AA3F801" w14:textId="66677216" w:rsidR="00D179D6" w:rsidRPr="00462199" w:rsidRDefault="00D179D6" w:rsidP="005B3BB9">
      <w:pPr>
        <w:pStyle w:val="DefinitionsClauseAshurst"/>
      </w:pPr>
      <w:bookmarkStart w:id="1650" w:name="_Ref144112468"/>
      <w:r w:rsidRPr="00462199">
        <w:rPr>
          <w:b/>
        </w:rPr>
        <w:t>"Performance Test Date Notice"</w:t>
      </w:r>
      <w:r w:rsidRPr="00462199">
        <w:t xml:space="preserve"> has the meaning given to that term in </w:t>
      </w:r>
      <w:r>
        <w:fldChar w:fldCharType="begin"/>
      </w:r>
      <w:r>
        <w:instrText xml:space="preserve"> REF _Ref144117999 \w \h </w:instrText>
      </w:r>
      <w:r>
        <w:fldChar w:fldCharType="separate"/>
      </w:r>
      <w:del w:id="1651"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50"/>
    </w:p>
    <w:p w14:paraId="6F6E1401" w14:textId="2990A08B" w:rsidR="00D179D6" w:rsidRPr="00462199" w:rsidRDefault="00D179D6" w:rsidP="005B3BB9">
      <w:pPr>
        <w:pStyle w:val="DefinitionsClauseAshurst"/>
      </w:pPr>
      <w:bookmarkStart w:id="1652" w:name="_Ref144112469"/>
      <w:r w:rsidRPr="00462199">
        <w:rPr>
          <w:b/>
        </w:rPr>
        <w:t>"Performance Test Outputs"</w:t>
      </w:r>
      <w:r w:rsidRPr="00462199">
        <w:t xml:space="preserve"> has the meaning given to that term in </w:t>
      </w:r>
      <w:r>
        <w:fldChar w:fldCharType="begin"/>
      </w:r>
      <w:r>
        <w:instrText xml:space="preserve"> REF _Ref144117999 \w \h </w:instrText>
      </w:r>
      <w:r>
        <w:fldChar w:fldCharType="separate"/>
      </w:r>
      <w:del w:id="165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52"/>
    </w:p>
    <w:p w14:paraId="6D025BCD" w14:textId="2C6BB336" w:rsidR="00D179D6" w:rsidRPr="00462199" w:rsidRDefault="00D179D6" w:rsidP="005B3BB9">
      <w:pPr>
        <w:pStyle w:val="DefinitionsClauseAshurst"/>
      </w:pPr>
      <w:bookmarkStart w:id="1654" w:name="_Ref144112470"/>
      <w:r w:rsidRPr="00462199">
        <w:rPr>
          <w:b/>
        </w:rPr>
        <w:t>"Performance Test Procedure"</w:t>
      </w:r>
      <w:r w:rsidRPr="00462199">
        <w:t xml:space="preserve"> has the meaning given to that term in </w:t>
      </w:r>
      <w:r>
        <w:fldChar w:fldCharType="begin"/>
      </w:r>
      <w:r>
        <w:instrText xml:space="preserve"> REF _Ref144117999 \w \h </w:instrText>
      </w:r>
      <w:r>
        <w:fldChar w:fldCharType="separate"/>
      </w:r>
      <w:del w:id="1655"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54"/>
    </w:p>
    <w:p w14:paraId="0E88C7FA" w14:textId="3AC6F9BB" w:rsidR="00D179D6" w:rsidRPr="00462199" w:rsidRDefault="00D179D6" w:rsidP="005B3BB9">
      <w:pPr>
        <w:pStyle w:val="DefinitionsClauseAshurst"/>
      </w:pPr>
      <w:bookmarkStart w:id="1656" w:name="_Ref144112471"/>
      <w:r w:rsidRPr="00462199">
        <w:rPr>
          <w:b/>
        </w:rPr>
        <w:t>"Performance Test Procedure Notice"</w:t>
      </w:r>
      <w:r w:rsidRPr="00462199">
        <w:t xml:space="preserve"> has the meaning given to that term in </w:t>
      </w:r>
      <w:r>
        <w:fldChar w:fldCharType="begin"/>
      </w:r>
      <w:r>
        <w:instrText xml:space="preserve"> REF _Ref144117999 \w \h </w:instrText>
      </w:r>
      <w:r>
        <w:fldChar w:fldCharType="separate"/>
      </w:r>
      <w:del w:id="1657"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56"/>
    </w:p>
    <w:p w14:paraId="306C8914" w14:textId="7E674FF9" w:rsidR="00D179D6" w:rsidRPr="00462199" w:rsidRDefault="00D179D6" w:rsidP="005B3BB9">
      <w:pPr>
        <w:pStyle w:val="DefinitionsClauseAshurst"/>
      </w:pPr>
      <w:bookmarkStart w:id="1658" w:name="_Ref144112472"/>
      <w:r w:rsidRPr="00462199">
        <w:rPr>
          <w:b/>
        </w:rPr>
        <w:t>"Performance Test Report"</w:t>
      </w:r>
      <w:r w:rsidRPr="00462199">
        <w:t xml:space="preserve"> has the meaning given to that term in </w:t>
      </w:r>
      <w:r>
        <w:fldChar w:fldCharType="begin"/>
      </w:r>
      <w:r>
        <w:instrText xml:space="preserve"> REF _Ref144117999 \w \h </w:instrText>
      </w:r>
      <w:r>
        <w:fldChar w:fldCharType="separate"/>
      </w:r>
      <w:del w:id="1659"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58"/>
    </w:p>
    <w:p w14:paraId="4ED39423" w14:textId="5C7409E1" w:rsidR="00D179D6" w:rsidRPr="00462199" w:rsidRDefault="00D179D6" w:rsidP="005B3BB9">
      <w:pPr>
        <w:pStyle w:val="DefinitionsClauseAshurst"/>
      </w:pPr>
      <w:bookmarkStart w:id="1660" w:name="_Ref144112473"/>
      <w:r w:rsidRPr="00462199">
        <w:rPr>
          <w:b/>
        </w:rPr>
        <w:lastRenderedPageBreak/>
        <w:t>"Performance Tests"</w:t>
      </w:r>
      <w:r w:rsidRPr="00462199">
        <w:t xml:space="preserve"> has the meaning given to that term in </w:t>
      </w:r>
      <w:r>
        <w:fldChar w:fldCharType="begin"/>
      </w:r>
      <w:r>
        <w:instrText xml:space="preserve"> REF _Ref144117999 \w \h </w:instrText>
      </w:r>
      <w:r>
        <w:fldChar w:fldCharType="separate"/>
      </w:r>
      <w:del w:id="1661"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60"/>
    </w:p>
    <w:p w14:paraId="25E6F4AF" w14:textId="6AABD17B" w:rsidR="00D179D6" w:rsidRPr="00462199" w:rsidRDefault="00D179D6" w:rsidP="005B3BB9">
      <w:pPr>
        <w:pStyle w:val="DefinitionsClauseAshurst"/>
      </w:pPr>
      <w:bookmarkStart w:id="1662" w:name="_Ref144112474"/>
      <w:r w:rsidRPr="00462199">
        <w:rPr>
          <w:b/>
        </w:rPr>
        <w:t>"Permitted Annual Sales Cap"</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_Ref144113466 \w \h </w:instrText>
      </w:r>
      <w:r w:rsidR="004D1542">
        <w:fldChar w:fldCharType="separate"/>
      </w:r>
      <w:del w:id="1663" w:author="Faqir, Sofia (Energy Security)" w:date="2023-11-12T19:47:00Z">
        <w:r w:rsidR="00E473FC">
          <w:delText>13.5</w:delText>
        </w:r>
      </w:del>
      <w:r w:rsidR="004D1542">
        <w:fldChar w:fldCharType="end"/>
      </w:r>
      <w:r w:rsidRPr="00462199">
        <w:t xml:space="preserve"> (</w:t>
      </w:r>
      <w:r w:rsidRPr="00462199">
        <w:rPr>
          <w:i/>
        </w:rPr>
        <w:t>Permitted</w:t>
      </w:r>
      <w:r w:rsidRPr="00462199">
        <w:t xml:space="preserve"> </w:t>
      </w:r>
      <w:r w:rsidRPr="00462199">
        <w:rPr>
          <w:i/>
        </w:rPr>
        <w:t>Annual Sales Cap</w:t>
      </w:r>
      <w:r w:rsidRPr="00462199">
        <w:t>);</w:t>
      </w:r>
      <w:bookmarkEnd w:id="1662"/>
    </w:p>
    <w:p w14:paraId="28459B9E" w14:textId="25E32A84" w:rsidR="00D179D6" w:rsidRPr="00462199" w:rsidRDefault="00D179D6" w:rsidP="005B3BB9">
      <w:pPr>
        <w:pStyle w:val="DefinitionsClauseAshurst"/>
      </w:pPr>
      <w:bookmarkStart w:id="1664" w:name="_Ref144112475"/>
      <w:r w:rsidRPr="00462199">
        <w:rPr>
          <w:b/>
        </w:rPr>
        <w:t>"Permitted Annual Sales Cap Obligation"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1665"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1666"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1664"/>
    </w:p>
    <w:p w14:paraId="116FBF2A" w14:textId="16E2BEB5" w:rsidR="00D179D6" w:rsidRPr="00462199" w:rsidRDefault="00D179D6" w:rsidP="005B3BB9">
      <w:pPr>
        <w:pStyle w:val="DefinitionsClauseAshurst"/>
      </w:pPr>
      <w:bookmarkStart w:id="1667" w:name="_Ref144112476"/>
      <w:r w:rsidRPr="00462199">
        <w:rPr>
          <w:b/>
        </w:rPr>
        <w:t xml:space="preserve">"Permitted Annual Sales Cap Obligation Breach"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_Ref144113471 \r \h \* MERGEFORMAT </w:instrText>
      </w:r>
      <w:r w:rsidRPr="00462199">
        <w:fldChar w:fldCharType="separate"/>
      </w:r>
      <w:del w:id="1668" w:author="Faqir, Sofia (Energy Security)" w:date="2023-11-12T19:47:00Z">
        <w:r w:rsidR="00E473FC" w:rsidRPr="00E473FC">
          <w:rPr>
            <w:color w:val="000000"/>
          </w:rPr>
          <w:delText>13.6(A)</w:delText>
        </w:r>
      </w:del>
      <w:r w:rsidRPr="00462199">
        <w:fldChar w:fldCharType="end"/>
      </w:r>
      <w:r w:rsidRPr="00462199">
        <w:t xml:space="preserve"> </w:t>
      </w:r>
      <w:r w:rsidRPr="00462199">
        <w:rPr>
          <w:i/>
        </w:rPr>
        <w:t>(Permitted Annual Sales Cap);</w:t>
      </w:r>
      <w:bookmarkEnd w:id="1667"/>
    </w:p>
    <w:p w14:paraId="07055BAB" w14:textId="77777777" w:rsidR="00D179D6" w:rsidRPr="00462199" w:rsidRDefault="00D179D6" w:rsidP="005B3BB9">
      <w:pPr>
        <w:pStyle w:val="DefinitionsClauseAshurst"/>
      </w:pPr>
      <w:bookmarkStart w:id="1669" w:name="_Ref144112477"/>
      <w:r w:rsidRPr="00462199">
        <w:rPr>
          <w:b/>
        </w:rPr>
        <w:t xml:space="preserve">"PILOHS" </w:t>
      </w:r>
      <w:r w:rsidRPr="00462199">
        <w:t>means payments in lieu of Hydrogen sales;</w:t>
      </w:r>
      <w:bookmarkEnd w:id="1669"/>
    </w:p>
    <w:p w14:paraId="739A6571" w14:textId="13BAD470" w:rsidR="00D179D6" w:rsidRPr="00462199" w:rsidRDefault="00D179D6" w:rsidP="005B3BB9">
      <w:pPr>
        <w:pStyle w:val="DefinitionsClauseAshurst"/>
      </w:pPr>
      <w:bookmarkStart w:id="1670" w:name="_Ref144112478"/>
      <w:r w:rsidRPr="00462199">
        <w:rPr>
          <w:b/>
        </w:rPr>
        <w:t>"PILOHS Amount</w:t>
      </w:r>
      <w:r w:rsidRPr="00462199">
        <w:t xml:space="preserve">" means the amount calculated in accordance with </w:t>
      </w:r>
      <w:r w:rsidR="007248B2" w:rsidRPr="007248B2">
        <w:t>Condition</w:t>
      </w:r>
      <w:r w:rsidRPr="00462199">
        <w:t xml:space="preserve"> </w:t>
      </w:r>
      <w:r w:rsidRPr="00462199">
        <w:fldChar w:fldCharType="begin"/>
      </w:r>
      <w:r w:rsidRPr="00462199">
        <w:instrText xml:space="preserve">  REF _Ref144113556 \r \h \* MERGEFORMAT </w:instrText>
      </w:r>
      <w:r w:rsidRPr="00462199">
        <w:fldChar w:fldCharType="separate"/>
      </w:r>
      <w:del w:id="1671" w:author="Faqir, Sofia (Energy Security)" w:date="2023-11-12T19:47:00Z">
        <w:r w:rsidR="00E473FC" w:rsidRPr="00E473FC">
          <w:rPr>
            <w:color w:val="000000"/>
          </w:rPr>
          <w:delText>20.2(A)</w:delText>
        </w:r>
      </w:del>
      <w:r w:rsidRPr="00462199">
        <w:fldChar w:fldCharType="end"/>
      </w:r>
      <w:r w:rsidRPr="00462199">
        <w:t xml:space="preserve"> (</w:t>
      </w:r>
      <w:r w:rsidRPr="00462199">
        <w:rPr>
          <w:i/>
        </w:rPr>
        <w:t>PILOHS Amount calculation</w:t>
      </w:r>
      <w:r w:rsidRPr="00462199">
        <w:t>);</w:t>
      </w:r>
      <w:bookmarkEnd w:id="1670"/>
    </w:p>
    <w:p w14:paraId="05329458" w14:textId="6E543231" w:rsidR="00D179D6" w:rsidRPr="00462199" w:rsidRDefault="00D179D6" w:rsidP="005B3BB9">
      <w:pPr>
        <w:pStyle w:val="DefinitionsClauseAshurst"/>
      </w:pPr>
      <w:bookmarkStart w:id="1672" w:name="_Ref144112479"/>
      <w:r w:rsidRPr="00462199">
        <w:rPr>
          <w:b/>
        </w:rPr>
        <w:t xml:space="preserve">"PILOHS </w:t>
      </w:r>
      <w:r w:rsidR="007248B2" w:rsidRPr="007248B2">
        <w:rPr>
          <w:b/>
        </w:rPr>
        <w:t>Condition</w:t>
      </w:r>
      <w:r w:rsidRPr="00462199">
        <w:rPr>
          <w:b/>
        </w:rPr>
        <w: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167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167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1672"/>
    </w:p>
    <w:p w14:paraId="0071A3DA" w14:textId="0DF098CB" w:rsidR="00D179D6" w:rsidRPr="00462199" w:rsidRDefault="00D179D6" w:rsidP="005B3BB9">
      <w:pPr>
        <w:pStyle w:val="DefinitionsClauseAshurst"/>
      </w:pPr>
      <w:bookmarkStart w:id="1675" w:name="_Ref144112480"/>
      <w:r w:rsidRPr="00462199">
        <w:rPr>
          <w:b/>
        </w:rPr>
        <w:t>"PILOHS Volumes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167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167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1675"/>
    </w:p>
    <w:p w14:paraId="22A7984C" w14:textId="77777777" w:rsidR="00D179D6" w:rsidRPr="00462199" w:rsidRDefault="00D179D6" w:rsidP="005B3BB9">
      <w:pPr>
        <w:pStyle w:val="DefinitionsClauseAshurst"/>
      </w:pPr>
      <w:bookmarkStart w:id="1678" w:name="_Ref144112481"/>
      <w:r w:rsidRPr="00462199">
        <w:rPr>
          <w:b/>
        </w:rPr>
        <w:t>"Planning Permission"</w:t>
      </w:r>
      <w:r w:rsidRPr="00462199">
        <w:t xml:space="preserve"> means a planning permission under Part 3 of the Town and Country Planning Act 1990 or (for Scotland) Part 3 of the Town and Country Planning (Scotland) Act 1997;</w:t>
      </w:r>
      <w:bookmarkEnd w:id="1678"/>
    </w:p>
    <w:p w14:paraId="128A54A2" w14:textId="622256B2" w:rsidR="00D179D6" w:rsidRPr="00462199" w:rsidRDefault="00D179D6" w:rsidP="005B3BB9">
      <w:pPr>
        <w:pStyle w:val="DefinitionsClauseAshurst"/>
      </w:pPr>
      <w:bookmarkStart w:id="1679" w:name="_Ref144112482"/>
      <w:r w:rsidRPr="00462199">
        <w:rPr>
          <w:b/>
        </w:rPr>
        <w:t>"Posted Collateral"</w:t>
      </w:r>
      <w:r w:rsidRPr="00462199">
        <w:t xml:space="preserve"> means the aggregate amount of all Acceptable Collateral transferred or delivered by or on behalf of the Producer in accordance with the LCHA from time to time to the extent that the same has not been: (i) returned to the Producer by or on behalf of the LCHA Counterparty pursuant to the provisions of </w:t>
      </w:r>
      <w:r>
        <w:fldChar w:fldCharType="begin"/>
      </w:r>
      <w:r>
        <w:instrText xml:space="preserve"> REF _Ref144118022 \w \h </w:instrText>
      </w:r>
      <w:r>
        <w:fldChar w:fldCharType="separate"/>
      </w:r>
      <w:del w:id="1680" w:author="Faqir, Sofia (Energy Security)" w:date="2023-11-12T19:47:00Z">
        <w:r w:rsidR="00E473FC">
          <w:delText>Part 10</w:delText>
        </w:r>
      </w:del>
      <w:r>
        <w:fldChar w:fldCharType="end"/>
      </w:r>
      <w:r w:rsidRPr="00462199">
        <w:t xml:space="preserve"> (</w:t>
      </w:r>
      <w:r w:rsidRPr="00462199">
        <w:rPr>
          <w:i/>
        </w:rPr>
        <w:t>Credit Support</w:t>
      </w:r>
      <w:r w:rsidRPr="00462199">
        <w:t>); or (ii) subject to a Posted Collateral Demand;</w:t>
      </w:r>
      <w:bookmarkEnd w:id="1679"/>
    </w:p>
    <w:p w14:paraId="5FDD9298" w14:textId="5A64D848" w:rsidR="00D179D6" w:rsidRPr="00462199" w:rsidRDefault="00D179D6" w:rsidP="005B3BB9">
      <w:pPr>
        <w:pStyle w:val="DefinitionsClauseAshurst"/>
      </w:pPr>
      <w:bookmarkStart w:id="1681" w:name="_Ref144112483"/>
      <w:r w:rsidRPr="00462199">
        <w:rPr>
          <w:b/>
        </w:rPr>
        <w:t>"Posted Collateral Demand"</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_Ref144114886 \w \h </w:instrText>
      </w:r>
      <w:r w:rsidR="004D1542">
        <w:fldChar w:fldCharType="separate"/>
      </w:r>
      <w:del w:id="1682" w:author="Faqir, Sofia (Energy Security)" w:date="2023-11-12T19:47:00Z">
        <w:r w:rsidR="00E473FC">
          <w:delText>57.10</w:delText>
        </w:r>
      </w:del>
      <w:r w:rsidR="004D1542">
        <w:fldChar w:fldCharType="end"/>
      </w:r>
      <w:r w:rsidRPr="00462199">
        <w:t xml:space="preserve"> (</w:t>
      </w:r>
      <w:r w:rsidRPr="00462199">
        <w:rPr>
          <w:i/>
        </w:rPr>
        <w:t>Making a Posted Collateral Demand</w:t>
      </w:r>
      <w:r w:rsidRPr="00462199">
        <w:t>);</w:t>
      </w:r>
      <w:bookmarkEnd w:id="1681"/>
    </w:p>
    <w:p w14:paraId="524DBB34" w14:textId="77777777" w:rsidR="00D179D6" w:rsidRPr="00462199" w:rsidRDefault="00D179D6" w:rsidP="005B3BB9">
      <w:pPr>
        <w:pStyle w:val="DefinitionsClauseAshurst"/>
      </w:pPr>
      <w:bookmarkStart w:id="1683" w:name="_Ref144112484"/>
      <w:r w:rsidRPr="00462199">
        <w:rPr>
          <w:b/>
        </w:rPr>
        <w:t>"Post-Tax Real Discount Rate"</w:t>
      </w:r>
      <w:r w:rsidRPr="00462199">
        <w:t xml:space="preserve"> has the meaning given to that term in the Agreement;</w:t>
      </w:r>
      <w:bookmarkEnd w:id="1683"/>
    </w:p>
    <w:p w14:paraId="0B13A44B" w14:textId="77777777" w:rsidR="00D179D6" w:rsidRPr="00462199" w:rsidRDefault="00D179D6" w:rsidP="005B3BB9">
      <w:pPr>
        <w:pStyle w:val="DefinitionsClauseAshurst"/>
      </w:pPr>
      <w:bookmarkStart w:id="1684" w:name="_Ref144112485"/>
      <w:r w:rsidRPr="00462199">
        <w:rPr>
          <w:b/>
        </w:rPr>
        <w:t>"Pre-Operation Activities"</w:t>
      </w:r>
      <w:r w:rsidRPr="00462199">
        <w:t xml:space="preserve"> means the design, procurement, development, construction, completion, testing, and commissioning of the Facility, and grammatical variations thereof shall be construed accordingly;</w:t>
      </w:r>
      <w:bookmarkEnd w:id="1684"/>
    </w:p>
    <w:p w14:paraId="0B928207" w14:textId="69CA3864" w:rsidR="00D179D6" w:rsidRPr="00462199" w:rsidRDefault="00D179D6" w:rsidP="005B3BB9">
      <w:pPr>
        <w:pStyle w:val="DefinitionsClauseAshurst"/>
      </w:pPr>
      <w:bookmarkStart w:id="1685" w:name="_Ref144112486"/>
      <w:r w:rsidRPr="00462199">
        <w:rPr>
          <w:b/>
        </w:rPr>
        <w:t>"Pre-Start Date Subsidy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_Ref144113229 \w \h </w:instrText>
      </w:r>
      <w:r w:rsidR="004D1542">
        <w:fldChar w:fldCharType="separate"/>
      </w:r>
      <w:del w:id="1686" w:author="Faqir, Sofia (Energy Security)" w:date="2023-11-12T19:47:00Z">
        <w:r w:rsidR="00E473FC">
          <w:delText>3.77</w:delText>
        </w:r>
      </w:del>
      <w:r w:rsidR="004D1542">
        <w:fldChar w:fldCharType="end"/>
      </w:r>
      <w:r w:rsidRPr="00462199">
        <w:t xml:space="preserve"> (</w:t>
      </w:r>
      <w:r w:rsidRPr="00462199">
        <w:rPr>
          <w:i/>
        </w:rPr>
        <w:t>Pre-Start Date Subsidy Notice</w:t>
      </w:r>
      <w:r w:rsidRPr="00462199">
        <w:t>);</w:t>
      </w:r>
      <w:bookmarkEnd w:id="1685"/>
    </w:p>
    <w:p w14:paraId="0E93038A" w14:textId="0DE2464C" w:rsidR="00D179D6" w:rsidRPr="00462199" w:rsidRDefault="00D179D6" w:rsidP="005B3BB9">
      <w:pPr>
        <w:pStyle w:val="DefinitionsClauseAshurst"/>
      </w:pPr>
      <w:bookmarkStart w:id="1687" w:name="_Ref144112487"/>
      <w:r w:rsidRPr="00462199">
        <w:rPr>
          <w:b/>
        </w:rPr>
        <w:t>"Pre-Start Date Termination Date"</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_Ref144114638 \r \h \* MERGEFORMAT </w:instrText>
      </w:r>
      <w:r w:rsidRPr="00462199">
        <w:fldChar w:fldCharType="separate"/>
      </w:r>
      <w:del w:id="1688" w:author="Faqir, Sofia (Energy Security)" w:date="2023-11-12T19:47:00Z">
        <w:r w:rsidR="00E473FC" w:rsidRPr="00E473FC">
          <w:rPr>
            <w:color w:val="000000"/>
          </w:rPr>
          <w:delText>52.1(E)(i)</w:delText>
        </w:r>
      </w:del>
      <w:r w:rsidRPr="00462199">
        <w:fldChar w:fldCharType="end"/>
      </w:r>
      <w:r w:rsidRPr="00462199">
        <w:t xml:space="preserve"> (</w:t>
      </w:r>
      <w:r w:rsidRPr="00462199">
        <w:rPr>
          <w:i/>
        </w:rPr>
        <w:t>Termination</w:t>
      </w:r>
      <w:r w:rsidRPr="00462199">
        <w:t>);</w:t>
      </w:r>
      <w:bookmarkEnd w:id="1687"/>
    </w:p>
    <w:p w14:paraId="38FB7311" w14:textId="3CAF8FA7" w:rsidR="00D179D6" w:rsidRPr="00462199" w:rsidRDefault="00D179D6" w:rsidP="005B3BB9">
      <w:pPr>
        <w:pStyle w:val="DefinitionsClauseAshurst"/>
      </w:pPr>
      <w:bookmarkStart w:id="1689" w:name="_Ref144112488"/>
      <w:r w:rsidRPr="00462199">
        <w:rPr>
          <w:b/>
        </w:rPr>
        <w:t>"Pre-Start Date Termination Notice"</w:t>
      </w:r>
      <w:r w:rsidRPr="00462199">
        <w:t xml:space="preserve"> has the meaning given to that term in </w:t>
      </w:r>
      <w:r w:rsidR="007248B2" w:rsidRPr="007248B2">
        <w:t>Condition</w:t>
      </w:r>
      <w:r w:rsidRPr="00462199">
        <w:t> </w:t>
      </w:r>
      <w:r w:rsidR="004D1542">
        <w:fldChar w:fldCharType="begin"/>
      </w:r>
      <w:r w:rsidR="004D1542">
        <w:instrText xml:space="preserve"> REF _Ref144114632 \w \h </w:instrText>
      </w:r>
      <w:r w:rsidR="004D1542">
        <w:fldChar w:fldCharType="separate"/>
      </w:r>
      <w:del w:id="1690" w:author="Faqir, Sofia (Energy Security)" w:date="2023-11-12T19:47:00Z">
        <w:r w:rsidR="00E473FC">
          <w:delText>52.1</w:delText>
        </w:r>
      </w:del>
      <w:r w:rsidR="004D1542">
        <w:fldChar w:fldCharType="end"/>
      </w:r>
      <w:r w:rsidRPr="00462199">
        <w:t xml:space="preserve"> (</w:t>
      </w:r>
      <w:r w:rsidRPr="00462199">
        <w:rPr>
          <w:i/>
        </w:rPr>
        <w:t>Termination</w:t>
      </w:r>
      <w:r w:rsidRPr="00462199">
        <w:t>);</w:t>
      </w:r>
      <w:bookmarkEnd w:id="1689"/>
    </w:p>
    <w:p w14:paraId="217A13EB" w14:textId="3626BC6E" w:rsidR="00D179D6" w:rsidRPr="00462199" w:rsidRDefault="00D179D6" w:rsidP="005B3BB9">
      <w:pPr>
        <w:pStyle w:val="DefinitionsClauseAshurst"/>
      </w:pPr>
      <w:bookmarkStart w:id="1691" w:name="_Ref144112489"/>
      <w:r w:rsidRPr="00462199">
        <w:rPr>
          <w:b/>
        </w:rPr>
        <w:t>"Previous Subsidy"</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_Ref144113246 \r \h \* MERGEFORMAT </w:instrText>
      </w:r>
      <w:r w:rsidRPr="00462199">
        <w:fldChar w:fldCharType="separate"/>
      </w:r>
      <w:del w:id="1692" w:author="Faqir, Sofia (Energy Security)" w:date="2023-11-12T19:47:00Z">
        <w:r w:rsidR="00E473FC" w:rsidRPr="00E473FC">
          <w:rPr>
            <w:color w:val="000000"/>
          </w:rPr>
          <w:delText>3.82(A)(i)</w:delText>
        </w:r>
      </w:del>
      <w:r w:rsidRPr="00462199">
        <w:fldChar w:fldCharType="end"/>
      </w:r>
      <w:r w:rsidRPr="00462199">
        <w:t xml:space="preserve"> (</w:t>
      </w:r>
      <w:r w:rsidRPr="00462199">
        <w:rPr>
          <w:i/>
        </w:rPr>
        <w:t>Waiver of Subsidy Control Declaration Operational CP</w:t>
      </w:r>
      <w:r w:rsidRPr="00462199">
        <w:t>);</w:t>
      </w:r>
      <w:bookmarkEnd w:id="1691"/>
    </w:p>
    <w:p w14:paraId="635ACF73" w14:textId="07179BBC" w:rsidR="00D179D6" w:rsidRPr="00462199" w:rsidRDefault="00D179D6" w:rsidP="005B3BB9">
      <w:pPr>
        <w:pStyle w:val="DefinitionsClauseAshurst"/>
      </w:pPr>
      <w:bookmarkStart w:id="1693" w:name="_Ref144112490"/>
      <w:r w:rsidRPr="00462199">
        <w:rPr>
          <w:b/>
        </w:rPr>
        <w:t xml:space="preserve">"Price Discovery Incentive" </w:t>
      </w:r>
      <w:r w:rsidRPr="00462199">
        <w:t xml:space="preserve">has the meaning given to that term in </w:t>
      </w:r>
      <w:r w:rsidR="007248B2" w:rsidRPr="007248B2">
        <w:t>Condition</w:t>
      </w:r>
      <w:r w:rsidRPr="00462199">
        <w:t xml:space="preserve"> </w:t>
      </w:r>
      <w:r w:rsidR="004D1542">
        <w:fldChar w:fldCharType="begin"/>
      </w:r>
      <w:r w:rsidR="004D1542">
        <w:instrText xml:space="preserve"> REF _Ref144113446 \w \h </w:instrText>
      </w:r>
      <w:r w:rsidR="004D1542">
        <w:fldChar w:fldCharType="separate"/>
      </w:r>
      <w:del w:id="1694" w:author="Faqir, Sofia (Energy Security)" w:date="2023-11-12T19:47:00Z">
        <w:r w:rsidR="00E473FC">
          <w:delText>11.2</w:delText>
        </w:r>
      </w:del>
      <w:r w:rsidR="004D1542">
        <w:fldChar w:fldCharType="end"/>
      </w:r>
      <w:r w:rsidRPr="00462199">
        <w:t xml:space="preserve"> (</w:t>
      </w:r>
      <w:r w:rsidRPr="00462199">
        <w:rPr>
          <w:i/>
        </w:rPr>
        <w:t>Price Discovery Incentive Amount calculation</w:t>
      </w:r>
      <w:r w:rsidRPr="00462199">
        <w:t>);</w:t>
      </w:r>
      <w:bookmarkEnd w:id="1693"/>
    </w:p>
    <w:p w14:paraId="2DD547A5" w14:textId="2FBE319F" w:rsidR="00D179D6" w:rsidRPr="00462199" w:rsidRDefault="00D179D6" w:rsidP="005B3BB9">
      <w:pPr>
        <w:pStyle w:val="DefinitionsClauseAshurst"/>
      </w:pPr>
      <w:bookmarkStart w:id="1695" w:name="_Ref144112491"/>
      <w:r w:rsidRPr="00462199">
        <w:rPr>
          <w:b/>
        </w:rPr>
        <w:lastRenderedPageBreak/>
        <w:t>"Price Discovery Incentive Amount"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_Ref144113445 \w \h </w:instrText>
      </w:r>
      <w:r w:rsidR="004D1542">
        <w:fldChar w:fldCharType="separate"/>
      </w:r>
      <w:del w:id="1696" w:author="Faqir, Sofia (Energy Security)" w:date="2023-11-12T19:47:00Z">
        <w:r w:rsidR="00E473FC">
          <w:delText>11.1</w:delText>
        </w:r>
      </w:del>
      <w:r w:rsidR="004D1542">
        <w:fldChar w:fldCharType="end"/>
      </w:r>
      <w:r w:rsidRPr="00462199">
        <w:t xml:space="preserve"> (</w:t>
      </w:r>
      <w:r w:rsidRPr="00462199">
        <w:rPr>
          <w:i/>
        </w:rPr>
        <w:t>Price Discovery Incentive Amount calculation</w:t>
      </w:r>
      <w:r w:rsidRPr="00462199">
        <w:t>);</w:t>
      </w:r>
      <w:bookmarkEnd w:id="1695"/>
    </w:p>
    <w:p w14:paraId="6A2A48C0" w14:textId="77777777" w:rsidR="00D179D6" w:rsidRPr="00462199" w:rsidRDefault="00D179D6" w:rsidP="005B3BB9">
      <w:pPr>
        <w:pStyle w:val="DefinitionsClauseAshurst"/>
      </w:pPr>
      <w:bookmarkStart w:id="1697" w:name="_Ref144112492"/>
      <w:r w:rsidRPr="00462199">
        <w:rPr>
          <w:b/>
        </w:rPr>
        <w:t>"Price Discovery Incentive Ratio"</w:t>
      </w:r>
      <w:r w:rsidRPr="00462199">
        <w:rPr>
          <w:i/>
        </w:rPr>
        <w:t xml:space="preserve"> </w:t>
      </w:r>
      <w:r w:rsidRPr="00462199">
        <w:t>means</w:t>
      </w:r>
      <w:r w:rsidRPr="00462199">
        <w:rPr>
          <w:i/>
        </w:rPr>
        <w:t xml:space="preserve"> </w:t>
      </w:r>
      <w:r w:rsidRPr="00462199">
        <w:t>ten per cent. (10%)</w:t>
      </w:r>
      <w:r w:rsidRPr="00462199">
        <w:rPr>
          <w:i/>
        </w:rPr>
        <w:t>;</w:t>
      </w:r>
      <w:bookmarkEnd w:id="1697"/>
    </w:p>
    <w:p w14:paraId="7335D659" w14:textId="2E826EB0" w:rsidR="00D179D6" w:rsidRPr="00462199" w:rsidRDefault="00D179D6" w:rsidP="005B3BB9">
      <w:pPr>
        <w:pStyle w:val="DefinitionsClauseAshurst"/>
      </w:pPr>
      <w:bookmarkStart w:id="1698" w:name="_Ref144112493"/>
      <w:r w:rsidRPr="00462199">
        <w:rPr>
          <w:b/>
        </w:rPr>
        <w:t xml:space="preserve">"Private Electricity Network" </w:t>
      </w:r>
      <w:r w:rsidRPr="00462199">
        <w:t xml:space="preserve">has the meaning given to that term in </w:t>
      </w:r>
      <w:r>
        <w:fldChar w:fldCharType="begin"/>
      </w:r>
      <w:r>
        <w:instrText xml:space="preserve"> REF _Ref144117999 \w \h </w:instrText>
      </w:r>
      <w:r>
        <w:fldChar w:fldCharType="separate"/>
      </w:r>
      <w:del w:id="1699"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698"/>
    </w:p>
    <w:p w14:paraId="736D040C" w14:textId="77777777" w:rsidR="00D179D6" w:rsidRPr="00462199" w:rsidRDefault="00D179D6" w:rsidP="005B3BB9">
      <w:pPr>
        <w:pStyle w:val="DefinitionsClauseAshurst"/>
      </w:pPr>
      <w:bookmarkStart w:id="1700" w:name="_Ref144112494"/>
      <w:r w:rsidRPr="00462199">
        <w:rPr>
          <w:b/>
        </w:rPr>
        <w:t>"Private Natural Gas Network"</w:t>
      </w:r>
      <w:r w:rsidRPr="00462199">
        <w:t xml:space="preserve"> means a network for the distribution of Natural Gas which is not operated by a Gas Licensed Transporter;</w:t>
      </w:r>
      <w:bookmarkEnd w:id="1700"/>
    </w:p>
    <w:p w14:paraId="384139F8" w14:textId="77777777" w:rsidR="00D179D6" w:rsidRPr="00462199" w:rsidRDefault="00D179D6" w:rsidP="005B3BB9">
      <w:pPr>
        <w:pStyle w:val="DefinitionsClauseAshurst"/>
      </w:pPr>
      <w:bookmarkStart w:id="1701" w:name="_Ref144112495"/>
      <w:r w:rsidRPr="00462199">
        <w:rPr>
          <w:b/>
        </w:rPr>
        <w:t>"Private Refinery Off-Gas Network"</w:t>
      </w:r>
      <w:r w:rsidRPr="00462199">
        <w:t xml:space="preserve"> means a network for the distribution of Refinery Off-Gas which is not operated by a Gas Licensed Transporter;</w:t>
      </w:r>
      <w:bookmarkEnd w:id="1701"/>
    </w:p>
    <w:p w14:paraId="3959B171" w14:textId="77777777" w:rsidR="00D179D6" w:rsidRPr="00462199" w:rsidRDefault="00D179D6" w:rsidP="005B3BB9">
      <w:pPr>
        <w:pStyle w:val="DefinitionsClauseAshurst"/>
      </w:pPr>
      <w:bookmarkStart w:id="1702" w:name="_Ref144112496"/>
      <w:r w:rsidRPr="00462199">
        <w:rPr>
          <w:b/>
        </w:rPr>
        <w:t>"Private Water Network"</w:t>
      </w:r>
      <w:r w:rsidRPr="00462199">
        <w:t xml:space="preserve"> means a network for the distribution of water which is not operated by a Water Licensed Operator;</w:t>
      </w:r>
      <w:bookmarkEnd w:id="1702"/>
    </w:p>
    <w:p w14:paraId="40F9076E" w14:textId="77777777" w:rsidR="00D179D6" w:rsidRPr="00462199" w:rsidRDefault="00D179D6" w:rsidP="005B3BB9">
      <w:pPr>
        <w:pStyle w:val="DefinitionsClauseAshurst"/>
      </w:pPr>
      <w:bookmarkStart w:id="1703" w:name="_Ref144112497"/>
      <w:r w:rsidRPr="00462199">
        <w:rPr>
          <w:b/>
        </w:rPr>
        <w:t>"Proceedings"</w:t>
      </w:r>
      <w:r w:rsidRPr="00462199">
        <w:t xml:space="preserve"> means any proceeding, suit or action relating to or arising out of a Dispute, the LCHA or any other LCHA Document;</w:t>
      </w:r>
      <w:bookmarkEnd w:id="1703"/>
    </w:p>
    <w:p w14:paraId="2C9ED676" w14:textId="77777777" w:rsidR="00D179D6" w:rsidRPr="00462199" w:rsidRDefault="00D179D6" w:rsidP="005B3BB9">
      <w:pPr>
        <w:pStyle w:val="DefinitionsClauseAshurst"/>
      </w:pPr>
      <w:bookmarkStart w:id="1704" w:name="_Ref144112498"/>
      <w:r w:rsidRPr="00462199">
        <w:rPr>
          <w:b/>
        </w:rPr>
        <w:t>"Producer"</w:t>
      </w:r>
      <w:r w:rsidRPr="00462199">
        <w:t xml:space="preserve"> has the meaning given to that term in the Agreement;</w:t>
      </w:r>
      <w:bookmarkEnd w:id="1704"/>
    </w:p>
    <w:p w14:paraId="64963BFD" w14:textId="5CDD2C2E" w:rsidR="00D179D6" w:rsidRPr="00462199" w:rsidRDefault="00D179D6" w:rsidP="005B3BB9">
      <w:pPr>
        <w:pStyle w:val="DefinitionsClauseAshurst"/>
      </w:pPr>
      <w:bookmarkStart w:id="1705" w:name="_Ref144112499"/>
      <w:r w:rsidRPr="00462199">
        <w:rPr>
          <w:b/>
        </w:rPr>
        <w:t>"Producer CO</w:t>
      </w:r>
      <w:r w:rsidRPr="00462199">
        <w:rPr>
          <w:b/>
          <w:vertAlign w:val="subscript"/>
        </w:rPr>
        <w:t>2</w:t>
      </w:r>
      <w:r w:rsidRPr="00462199">
        <w:rPr>
          <w:b/>
        </w:rPr>
        <w:t xml:space="preserve"> T&amp;S Connection Delay Compensation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_Ref144113146 \w \h </w:instrText>
      </w:r>
      <w:r w:rsidR="004D1542">
        <w:fldChar w:fldCharType="separate"/>
      </w:r>
      <w:del w:id="1706" w:author="Faqir, Sofia (Energy Security)" w:date="2023-11-12T19:47:00Z">
        <w:r w:rsidR="00E473FC">
          <w:delText>3.46</w:delText>
        </w:r>
      </w:del>
      <w:r w:rsidR="004D1542">
        <w:fldChar w:fldCharType="end"/>
      </w:r>
      <w:r w:rsidRPr="00462199">
        <w:t xml:space="preserve"> (</w:t>
      </w:r>
      <w:r w:rsidRPr="00462199">
        <w:rPr>
          <w:bCs/>
          <w:i/>
        </w:rPr>
        <w:t>CO</w:t>
      </w:r>
      <w:r w:rsidRPr="00462199">
        <w:rPr>
          <w:bCs/>
          <w:i/>
          <w:vertAlign w:val="subscript"/>
        </w:rPr>
        <w:t>2</w:t>
      </w:r>
      <w:r w:rsidRPr="00462199">
        <w:rPr>
          <w:i/>
        </w:rPr>
        <w:t xml:space="preserve"> T&amp;S Connection Delay Compensation</w:t>
      </w:r>
      <w:r w:rsidRPr="00462199">
        <w:t>);</w:t>
      </w:r>
      <w:bookmarkEnd w:id="1705"/>
    </w:p>
    <w:p w14:paraId="728851EB" w14:textId="2BF4BD2D" w:rsidR="00D179D6" w:rsidRPr="00462199" w:rsidRDefault="00D179D6" w:rsidP="005B3BB9">
      <w:pPr>
        <w:pStyle w:val="DefinitionsClauseAshurst"/>
      </w:pPr>
      <w:bookmarkStart w:id="1707" w:name="_Ref144112500"/>
      <w:r w:rsidRPr="00462199">
        <w:rPr>
          <w:b/>
        </w:rPr>
        <w:t>"Producer CO</w:t>
      </w:r>
      <w:r w:rsidRPr="00462199">
        <w:rPr>
          <w:b/>
          <w:vertAlign w:val="subscript"/>
        </w:rPr>
        <w:t>2</w:t>
      </w:r>
      <w:r w:rsidRPr="00462199">
        <w:rPr>
          <w:b/>
        </w:rPr>
        <w:t xml:space="preserve"> T&amp;S Connection Delay True-Up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_Ref144113174 \w \h </w:instrText>
      </w:r>
      <w:r w:rsidR="004D1542">
        <w:fldChar w:fldCharType="separate"/>
      </w:r>
      <w:del w:id="1708" w:author="Faqir, Sofia (Energy Security)" w:date="2023-11-12T19:47:00Z">
        <w:r w:rsidR="00E473FC">
          <w:delText>3.56</w:delText>
        </w:r>
      </w:del>
      <w:r w:rsidR="004D1542">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Notice</w:t>
      </w:r>
      <w:r w:rsidRPr="00462199">
        <w:t>);</w:t>
      </w:r>
      <w:bookmarkEnd w:id="1707"/>
    </w:p>
    <w:p w14:paraId="72BB8B9F" w14:textId="670A205E" w:rsidR="00D179D6" w:rsidRPr="00462199" w:rsidRDefault="00D179D6" w:rsidP="005B3BB9">
      <w:pPr>
        <w:pStyle w:val="DefinitionsClauseAshurst"/>
      </w:pPr>
      <w:bookmarkStart w:id="1709" w:name="_Ref144112501"/>
      <w:r w:rsidRPr="00462199">
        <w:rPr>
          <w:b/>
        </w:rPr>
        <w:t>"Producer CO</w:t>
      </w:r>
      <w:r w:rsidRPr="00462199">
        <w:rPr>
          <w:b/>
          <w:vertAlign w:val="subscript"/>
        </w:rPr>
        <w:t>2</w:t>
      </w:r>
      <w:r w:rsidRPr="00462199">
        <w:rPr>
          <w:b/>
        </w:rPr>
        <w:t xml:space="preserve"> T&amp;S Connection Delay True-Up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_Ref144113181 \w \h </w:instrText>
      </w:r>
      <w:r w:rsidR="004D1542">
        <w:fldChar w:fldCharType="separate"/>
      </w:r>
      <w:del w:id="1710" w:author="Faqir, Sofia (Energy Security)" w:date="2023-11-12T19:47:00Z">
        <w:r w:rsidR="00E473FC">
          <w:delText>3.59</w:delText>
        </w:r>
      </w:del>
      <w:r w:rsidR="004D1542">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Notice</w:t>
      </w:r>
      <w:r w:rsidRPr="00462199">
        <w:t>);</w:t>
      </w:r>
      <w:bookmarkEnd w:id="1709"/>
    </w:p>
    <w:p w14:paraId="1FE8384B" w14:textId="0A8898C2" w:rsidR="00D179D6" w:rsidRPr="00462199" w:rsidRDefault="00D179D6" w:rsidP="005B3BB9">
      <w:pPr>
        <w:pStyle w:val="DefinitionsClauseAshurst"/>
      </w:pPr>
      <w:bookmarkStart w:id="1711" w:name="_Ref144112502"/>
      <w:r w:rsidRPr="00462199">
        <w:rPr>
          <w:b/>
        </w:rPr>
        <w:t>"Producer CO</w:t>
      </w:r>
      <w:r w:rsidRPr="00462199">
        <w:rPr>
          <w:b/>
          <w:vertAlign w:val="subscript"/>
        </w:rPr>
        <w:t>2</w:t>
      </w:r>
      <w:r w:rsidRPr="00462199">
        <w:rPr>
          <w:b/>
        </w:rPr>
        <w:t xml:space="preserve"> T&amp;S Connection Delay True-Up Response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_Ref144113165 \w \h </w:instrText>
      </w:r>
      <w:r w:rsidR="004D1542">
        <w:fldChar w:fldCharType="separate"/>
      </w:r>
      <w:del w:id="1712" w:author="Faqir, Sofia (Energy Security)" w:date="2023-11-12T19:47:00Z">
        <w:r w:rsidR="00E473FC">
          <w:delText>3.51</w:delText>
        </w:r>
      </w:del>
      <w:r w:rsidR="004D1542">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Response Notice</w:t>
      </w:r>
      <w:r w:rsidRPr="00462199">
        <w:t>);</w:t>
      </w:r>
      <w:bookmarkEnd w:id="1711"/>
    </w:p>
    <w:p w14:paraId="2AC44D85" w14:textId="3558FF74" w:rsidR="00D179D6" w:rsidRPr="00462199" w:rsidRDefault="00D179D6" w:rsidP="005B3BB9">
      <w:pPr>
        <w:pStyle w:val="DefinitionsClauseAshurst"/>
      </w:pPr>
      <w:bookmarkStart w:id="1713" w:name="_Ref144112503"/>
      <w:r w:rsidRPr="00462199">
        <w:rPr>
          <w:b/>
        </w:rPr>
        <w:t>"Producer CO</w:t>
      </w:r>
      <w:r w:rsidRPr="00462199">
        <w:rPr>
          <w:b/>
          <w:vertAlign w:val="subscript"/>
        </w:rPr>
        <w:t>2</w:t>
      </w:r>
      <w:r w:rsidRPr="00462199">
        <w:rPr>
          <w:b/>
        </w:rPr>
        <w:t xml:space="preserve"> T&amp;S Connection Delay True-Up Response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_Ref144113172 \w \h </w:instrText>
      </w:r>
      <w:r w:rsidR="004D1542">
        <w:fldChar w:fldCharType="separate"/>
      </w:r>
      <w:del w:id="1714" w:author="Faqir, Sofia (Energy Security)" w:date="2023-11-12T19:47:00Z">
        <w:r w:rsidR="00E473FC">
          <w:delText>3.54</w:delText>
        </w:r>
      </w:del>
      <w:r w:rsidR="004D1542">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Response Notice</w:t>
      </w:r>
      <w:r w:rsidRPr="00462199">
        <w:t>);</w:t>
      </w:r>
      <w:bookmarkEnd w:id="1713"/>
    </w:p>
    <w:p w14:paraId="47DEAA9A" w14:textId="77777777" w:rsidR="00D179D6" w:rsidRPr="00462199" w:rsidRDefault="00D179D6" w:rsidP="005B3BB9">
      <w:pPr>
        <w:pStyle w:val="DefinitionsClauseAshurst"/>
      </w:pPr>
      <w:bookmarkStart w:id="1715" w:name="_Ref144112504"/>
      <w:r w:rsidRPr="00462199">
        <w:rPr>
          <w:b/>
        </w:rPr>
        <w:t>"Producer CO</w:t>
      </w:r>
      <w:r w:rsidRPr="00462199">
        <w:rPr>
          <w:b/>
          <w:vertAlign w:val="subscript"/>
        </w:rPr>
        <w:t>2</w:t>
      </w:r>
      <w:r w:rsidRPr="00462199">
        <w:rPr>
          <w:b/>
        </w:rPr>
        <w:t xml:space="preserve"> T&amp;S Connection Works"</w:t>
      </w:r>
      <w:r w:rsidRPr="00462199">
        <w:t xml:space="preserve"> means the CO</w:t>
      </w:r>
      <w:r w:rsidRPr="00462199">
        <w:rPr>
          <w:vertAlign w:val="subscript"/>
        </w:rPr>
        <w:t>2</w:t>
      </w:r>
      <w:r w:rsidRPr="00462199">
        <w:t xml:space="preserve"> T&amp;S Network connection works that the Producer is required or elects to carry out and complete pursuant to the CO</w:t>
      </w:r>
      <w:r w:rsidRPr="00462199">
        <w:rPr>
          <w:vertAlign w:val="subscript"/>
        </w:rPr>
        <w:t>2</w:t>
      </w:r>
      <w:r w:rsidRPr="00462199">
        <w:t xml:space="preserve"> T&amp;S Construction Agreement other than any CO</w:t>
      </w:r>
      <w:r w:rsidRPr="00462199">
        <w:rPr>
          <w:vertAlign w:val="subscript"/>
        </w:rPr>
        <w:t>2</w:t>
      </w:r>
      <w:r w:rsidRPr="00462199">
        <w:t xml:space="preserve"> T&amp;S Network connection works which are dependent on the CO</w:t>
      </w:r>
      <w:r w:rsidRPr="00462199">
        <w:rPr>
          <w:vertAlign w:val="subscript"/>
        </w:rPr>
        <w:t>2</w:t>
      </w:r>
      <w:r w:rsidRPr="00462199">
        <w:t xml:space="preserve"> T&amp;S Network being available;</w:t>
      </w:r>
      <w:bookmarkEnd w:id="1715"/>
    </w:p>
    <w:p w14:paraId="4443B421" w14:textId="77777777" w:rsidR="00D179D6" w:rsidRPr="00462199" w:rsidRDefault="00D179D6" w:rsidP="005B3BB9">
      <w:pPr>
        <w:pStyle w:val="DefinitionsClauseAshurst"/>
      </w:pPr>
      <w:bookmarkStart w:id="1716" w:name="_Ref144112505"/>
      <w:r w:rsidRPr="00462199">
        <w:rPr>
          <w:b/>
        </w:rPr>
        <w:t>"Producer Confidential Information"</w:t>
      </w:r>
      <w:r w:rsidRPr="00462199">
        <w:t xml:space="preserve"> means:</w:t>
      </w:r>
      <w:bookmarkEnd w:id="1716"/>
    </w:p>
    <w:p w14:paraId="74623C30" w14:textId="77777777" w:rsidR="00D179D6" w:rsidRPr="00462199" w:rsidRDefault="00D179D6" w:rsidP="00293F58">
      <w:pPr>
        <w:pStyle w:val="DefinitionsAshurst"/>
      </w:pPr>
      <w:bookmarkStart w:id="1717" w:name="_Ref144112506"/>
      <w:r w:rsidRPr="00462199">
        <w:t>all Information which is confidential or proprietary in nature and which relates (directly or indirectly) to the Producer, the Facility or the Project which the LCHA Counterparty (or its Representatives) receives or has received from:</w:t>
      </w:r>
      <w:bookmarkEnd w:id="1717"/>
    </w:p>
    <w:p w14:paraId="77ABF458" w14:textId="77777777" w:rsidR="00D179D6" w:rsidRPr="00462199" w:rsidRDefault="00D179D6" w:rsidP="00293F58">
      <w:pPr>
        <w:pStyle w:val="DefSubAshurst"/>
      </w:pPr>
      <w:bookmarkStart w:id="1718" w:name="_Ref144112507"/>
      <w:r w:rsidRPr="00462199">
        <w:t>the Producer (or its Representatives); or</w:t>
      </w:r>
      <w:bookmarkEnd w:id="1718"/>
    </w:p>
    <w:p w14:paraId="1AC9DE5D" w14:textId="77777777" w:rsidR="00D179D6" w:rsidRPr="00462199" w:rsidRDefault="00D179D6" w:rsidP="00293F58">
      <w:pPr>
        <w:pStyle w:val="DefSubAshurst"/>
      </w:pPr>
      <w:bookmarkStart w:id="1719" w:name="_Ref144112508"/>
      <w:r w:rsidRPr="00462199">
        <w:t>any third party who receives or has received such Information from the Producer (or its Representatives) in connection with the LCHA,</w:t>
      </w:r>
      <w:bookmarkEnd w:id="1719"/>
    </w:p>
    <w:p w14:paraId="4D645C24" w14:textId="77777777" w:rsidR="00D179D6" w:rsidRPr="00462199" w:rsidRDefault="00D179D6" w:rsidP="00293F58">
      <w:pPr>
        <w:pStyle w:val="B3Ashurst"/>
      </w:pPr>
      <w:r w:rsidRPr="00462199">
        <w:lastRenderedPageBreak/>
        <w:t>in each case including any Information which the LCHA Counterparty prepares which contains or makes explicit reference to such Information or from which such Information is readily ascertainable;</w:t>
      </w:r>
    </w:p>
    <w:p w14:paraId="1E2FC06D" w14:textId="324CC8BA" w:rsidR="00D179D6" w:rsidRPr="00462199" w:rsidRDefault="00D179D6" w:rsidP="00293F58">
      <w:pPr>
        <w:pStyle w:val="DefinitionsAshurst"/>
      </w:pPr>
      <w:bookmarkStart w:id="1720" w:name="_Ref144112509"/>
      <w:r w:rsidRPr="00462199">
        <w:t xml:space="preserve">without prejudice to the generality of paragraph </w:t>
      </w:r>
      <w:r>
        <w:fldChar w:fldCharType="begin"/>
      </w:r>
      <w:r>
        <w:instrText xml:space="preserve"> REF _Ref144112506 \n \h </w:instrText>
      </w:r>
      <w:r>
        <w:fldChar w:fldCharType="separate"/>
      </w:r>
      <w:del w:id="1721" w:author="Faqir, Sofia (Energy Security)" w:date="2023-11-12T19:47:00Z">
        <w:r w:rsidR="00E473FC">
          <w:delText>A)</w:delText>
        </w:r>
      </w:del>
      <w:r>
        <w:fldChar w:fldCharType="end"/>
      </w:r>
      <w:r w:rsidRPr="00462199">
        <w:t xml:space="preserve"> above, all Information relating to:</w:t>
      </w:r>
      <w:bookmarkEnd w:id="1720"/>
    </w:p>
    <w:p w14:paraId="28F5C5EE" w14:textId="77777777" w:rsidR="00D179D6" w:rsidRPr="00462199" w:rsidRDefault="00D179D6" w:rsidP="00293F58">
      <w:pPr>
        <w:pStyle w:val="DefSubAshurst"/>
      </w:pPr>
      <w:bookmarkStart w:id="1722" w:name="_Ref144112510"/>
      <w:r w:rsidRPr="00462199">
        <w:t>any QCiL Compensation or QCiL True-Up Compensation, including all Information relating to or arising from negotiations, discussions and correspondence in respect of any such QCiL Compensation or QCiL True-Up Compensation; and</w:t>
      </w:r>
      <w:bookmarkEnd w:id="1722"/>
    </w:p>
    <w:p w14:paraId="77B6F501" w14:textId="77777777" w:rsidR="00D179D6" w:rsidRPr="00462199" w:rsidRDefault="00D179D6" w:rsidP="00293F58">
      <w:pPr>
        <w:pStyle w:val="DefSubAshurst"/>
      </w:pPr>
      <w:bookmarkStart w:id="1723" w:name="_Ref144112511"/>
      <w:r w:rsidRPr="00462199">
        <w:t>for CCUS-Enabled Facilities only, any CO</w:t>
      </w:r>
      <w:r w:rsidRPr="00462199">
        <w:rPr>
          <w:vertAlign w:val="subscript"/>
        </w:rPr>
        <w:t>2</w:t>
      </w:r>
      <w:r w:rsidRPr="00462199">
        <w:t xml:space="preserve"> T&amp;S Termination Payment, including all Information relating to or arising from negotiations, discussions and correspondence in respect of any such CO</w:t>
      </w:r>
      <w:r w:rsidRPr="00462199">
        <w:rPr>
          <w:vertAlign w:val="subscript"/>
        </w:rPr>
        <w:t>2</w:t>
      </w:r>
      <w:r w:rsidRPr="00462199">
        <w:t xml:space="preserve"> T&amp;S Termination Payment;</w:t>
      </w:r>
      <w:bookmarkEnd w:id="1723"/>
    </w:p>
    <w:p w14:paraId="40E21462" w14:textId="77777777" w:rsidR="00D179D6" w:rsidRPr="00462199" w:rsidRDefault="00D179D6" w:rsidP="00293F58">
      <w:pPr>
        <w:pStyle w:val="DefinitionsAshurst"/>
      </w:pPr>
      <w:bookmarkStart w:id="1724" w:name="_Ref144112512"/>
      <w:r w:rsidRPr="00462199">
        <w:t>any Information which relates to or arises from negotiations, discussions and correspondence in connection with the LCHA;</w:t>
      </w:r>
      <w:bookmarkEnd w:id="1724"/>
    </w:p>
    <w:p w14:paraId="3C34D888" w14:textId="6963156B" w:rsidR="00D179D6" w:rsidRPr="00462199" w:rsidRDefault="00D179D6" w:rsidP="00293F58">
      <w:pPr>
        <w:pStyle w:val="DefinitionsAshurst"/>
      </w:pPr>
      <w:bookmarkStart w:id="1725" w:name="_Ref144112513"/>
      <w:r w:rsidRPr="00462199">
        <w:t xml:space="preserve">any Information referred to in limbs </w:t>
      </w:r>
      <w:r w:rsidR="007A471D">
        <w:fldChar w:fldCharType="begin"/>
      </w:r>
      <w:r w:rsidR="007A471D">
        <w:instrText xml:space="preserve"> REF _Ref144112331 \r \h </w:instrText>
      </w:r>
      <w:r w:rsidR="007A471D">
        <w:fldChar w:fldCharType="separate"/>
      </w:r>
      <w:del w:id="1726" w:author="Faqir, Sofia (Energy Security)" w:date="2023-11-12T19:47:00Z">
        <w:r w:rsidR="00E473FC">
          <w:delText>D)(iii)(a)</w:delText>
        </w:r>
      </w:del>
      <w:r w:rsidR="007A471D">
        <w:fldChar w:fldCharType="end"/>
      </w:r>
      <w:r w:rsidRPr="00462199">
        <w:t xml:space="preserve"> and </w:t>
      </w:r>
      <w:r w:rsidR="007A471D">
        <w:fldChar w:fldCharType="begin"/>
      </w:r>
      <w:r w:rsidR="007A471D">
        <w:instrText xml:space="preserve"> REF _Ref144112332 \r \h </w:instrText>
      </w:r>
      <w:r w:rsidR="007A471D">
        <w:fldChar w:fldCharType="separate"/>
      </w:r>
      <w:del w:id="1727" w:author="Faqir, Sofia (Energy Security)" w:date="2023-11-12T19:47:00Z">
        <w:r w:rsidR="00E473FC">
          <w:delText>D)(iii)(b)</w:delText>
        </w:r>
      </w:del>
      <w:r w:rsidR="007A471D">
        <w:fldChar w:fldCharType="end"/>
      </w:r>
      <w:r w:rsidRPr="00462199">
        <w:t xml:space="preserve"> of the definition of "Offtaker Compliance Provisions",</w:t>
      </w:r>
      <w:bookmarkEnd w:id="1725"/>
    </w:p>
    <w:p w14:paraId="5263A695" w14:textId="77777777" w:rsidR="00D179D6" w:rsidRPr="00462199" w:rsidRDefault="00D179D6" w:rsidP="005B3BB9">
      <w:pPr>
        <w:pStyle w:val="B12Ashurst"/>
      </w:pPr>
      <w:r w:rsidRPr="00462199">
        <w:t>but excluding in each case all Excluded Information;</w:t>
      </w:r>
    </w:p>
    <w:p w14:paraId="53FA7F6A" w14:textId="53137A06" w:rsidR="00D179D6" w:rsidRPr="00462199" w:rsidRDefault="00D179D6" w:rsidP="005B3BB9">
      <w:pPr>
        <w:pStyle w:val="DefinitionsClauseAshurst"/>
      </w:pPr>
      <w:bookmarkStart w:id="1728" w:name="_Ref144112514"/>
      <w:r w:rsidRPr="00462199">
        <w:rPr>
          <w:b/>
        </w:rPr>
        <w:t>"Producer DCMP Proposal"</w:t>
      </w:r>
      <w:r w:rsidRPr="00462199">
        <w:t xml:space="preserve"> has the meaning given to that term in paragraph </w:t>
      </w:r>
      <w:r>
        <w:fldChar w:fldCharType="begin"/>
      </w:r>
      <w:r>
        <w:instrText xml:space="preserve"> REF _Ref144115875 \w \h </w:instrText>
      </w:r>
      <w:r>
        <w:fldChar w:fldCharType="separate"/>
      </w:r>
      <w:del w:id="1729"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730"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728"/>
    </w:p>
    <w:p w14:paraId="4BF6E4D1" w14:textId="1BD4D0E3" w:rsidR="00D179D6" w:rsidRPr="00462199" w:rsidRDefault="00D179D6" w:rsidP="005B3BB9">
      <w:pPr>
        <w:pStyle w:val="DefinitionsClauseAshurst"/>
      </w:pPr>
      <w:bookmarkStart w:id="1731" w:name="_Ref144112515"/>
      <w:r w:rsidRPr="00462199">
        <w:rPr>
          <w:b/>
        </w:rPr>
        <w:t>"Producer LCHS Non-Compliance Event"</w:t>
      </w:r>
      <w:r w:rsidRPr="00462199">
        <w:t xml:space="preserve"> has the meaning given to that term in paragraph </w:t>
      </w:r>
      <w:r>
        <w:fldChar w:fldCharType="begin"/>
      </w:r>
      <w:r>
        <w:instrText xml:space="preserve"> REF _Ref144115875 \w \h </w:instrText>
      </w:r>
      <w:r>
        <w:fldChar w:fldCharType="separate"/>
      </w:r>
      <w:del w:id="1732"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733" w:author="Faqir, Sofia (Energy Security)" w:date="2023-11-12T19:47:00Z">
        <w:r w:rsidR="00E473FC">
          <w:delText>Annex 6</w:delText>
        </w:r>
      </w:del>
      <w:r>
        <w:fldChar w:fldCharType="end"/>
      </w:r>
      <w:r w:rsidRPr="00462199">
        <w:t xml:space="preserve"> (</w:t>
      </w:r>
      <w:r w:rsidRPr="00462199">
        <w:rPr>
          <w:i/>
        </w:rPr>
        <w:t>Data Collection and Monitoring Compliance with LCHS</w:t>
      </w:r>
      <w:r w:rsidRPr="00462199">
        <w:t>);</w:t>
      </w:r>
      <w:bookmarkEnd w:id="1731"/>
    </w:p>
    <w:p w14:paraId="59B50190" w14:textId="4E5E4ED5" w:rsidR="00D179D6" w:rsidRPr="00462199" w:rsidRDefault="00D179D6" w:rsidP="005B3BB9">
      <w:pPr>
        <w:pStyle w:val="DefinitionsClauseAshurst"/>
      </w:pPr>
      <w:bookmarkStart w:id="1734" w:name="_Ref144112516"/>
      <w:r w:rsidRPr="00462199">
        <w:t>"</w:t>
      </w:r>
      <w:r w:rsidRPr="00462199">
        <w:rPr>
          <w:b/>
        </w:rPr>
        <w:t>Producer</w:t>
      </w:r>
      <w:r w:rsidRPr="00462199">
        <w:t xml:space="preserve"> </w:t>
      </w:r>
      <w:r w:rsidRPr="00462199">
        <w:rPr>
          <w:b/>
        </w:rPr>
        <w:t>Material</w:t>
      </w:r>
      <w:r w:rsidRPr="00462199">
        <w:t xml:space="preserve"> </w:t>
      </w:r>
      <w:r w:rsidRPr="00462199">
        <w:rPr>
          <w:b/>
        </w:rPr>
        <w:t>LCHS Data Annex Amendment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_Ref144114610 \w \h </w:instrText>
      </w:r>
      <w:r w:rsidR="004D1542">
        <w:fldChar w:fldCharType="separate"/>
      </w:r>
      <w:del w:id="1735" w:author="Faqir, Sofia (Energy Security)" w:date="2023-11-12T19:47:00Z">
        <w:r w:rsidR="00E473FC">
          <w:delText>51.2</w:delText>
        </w:r>
      </w:del>
      <w:r w:rsidR="004D1542">
        <w:fldChar w:fldCharType="end"/>
      </w:r>
      <w:r w:rsidRPr="00462199">
        <w:t xml:space="preserve"> (</w:t>
      </w:r>
      <w:r w:rsidRPr="00462199">
        <w:rPr>
          <w:i/>
        </w:rPr>
        <w:t>Material LCHS Data Annex Amendment: Procedure</w:t>
      </w:r>
      <w:r w:rsidRPr="00462199">
        <w:t>);</w:t>
      </w:r>
      <w:bookmarkEnd w:id="1734"/>
    </w:p>
    <w:p w14:paraId="1009D0C6" w14:textId="13032E54" w:rsidR="00D179D6" w:rsidRPr="00462199" w:rsidRDefault="00D179D6" w:rsidP="005B3BB9">
      <w:pPr>
        <w:pStyle w:val="DefinitionsClauseAshurst"/>
      </w:pPr>
      <w:bookmarkStart w:id="1736" w:name="_Ref144112517"/>
      <w:r w:rsidRPr="00462199">
        <w:rPr>
          <w:b/>
        </w:rPr>
        <w:t>"Producer Measurement Data Breach Notice"</w:t>
      </w:r>
      <w:r w:rsidRPr="00462199">
        <w:t xml:space="preserve"> has the meaning given to that term in </w:t>
      </w:r>
      <w:r w:rsidR="007248B2" w:rsidRPr="007248B2">
        <w:t>Condition</w:t>
      </w:r>
      <w:r w:rsidRPr="00462199">
        <w:t> </w:t>
      </w:r>
      <w:r w:rsidR="004D1542">
        <w:fldChar w:fldCharType="begin"/>
      </w:r>
      <w:r w:rsidR="004D1542">
        <w:instrText xml:space="preserve"> REF _Ref144113893 \w \h </w:instrText>
      </w:r>
      <w:r w:rsidR="004D1542">
        <w:fldChar w:fldCharType="separate"/>
      </w:r>
      <w:del w:id="1737" w:author="Faqir, Sofia (Energy Security)" w:date="2023-11-12T19:47:00Z">
        <w:r w:rsidR="00E473FC">
          <w:delText>32.6</w:delText>
        </w:r>
      </w:del>
      <w:r w:rsidR="004D1542">
        <w:fldChar w:fldCharType="end"/>
      </w:r>
      <w:r w:rsidRPr="00462199">
        <w:t xml:space="preserve"> (</w:t>
      </w:r>
      <w:r w:rsidRPr="00462199">
        <w:rPr>
          <w:i/>
        </w:rPr>
        <w:t>Notification by Producer of Measurement Data Obligation breach</w:t>
      </w:r>
      <w:r w:rsidRPr="00462199">
        <w:t>);</w:t>
      </w:r>
      <w:bookmarkEnd w:id="1736"/>
    </w:p>
    <w:p w14:paraId="639AFF23" w14:textId="4D48BDF6" w:rsidR="00D179D6" w:rsidRPr="00462199" w:rsidRDefault="00D179D6" w:rsidP="005B3BB9">
      <w:pPr>
        <w:pStyle w:val="DefinitionsClauseAshurst"/>
      </w:pPr>
      <w:bookmarkStart w:id="1738" w:name="_Ref144112518"/>
      <w:r w:rsidRPr="00462199">
        <w:rPr>
          <w:b/>
        </w:rPr>
        <w:t>"Producer Net Payable Amount"</w:t>
      </w:r>
      <w:r w:rsidRPr="00462199">
        <w:t xml:space="preserve"> means, in respect of a Billing Period, any amount which is due and payable by the Producer to the LCHA Counterparty calculated in accordance with </w:t>
      </w:r>
      <w:r w:rsidR="007248B2" w:rsidRPr="007248B2">
        <w:t>Condition</w:t>
      </w:r>
      <w:r w:rsidRPr="00462199">
        <w:t xml:space="preserve"> </w:t>
      </w:r>
      <w:r w:rsidR="004D1542">
        <w:fldChar w:fldCharType="begin"/>
      </w:r>
      <w:r w:rsidR="004D1542">
        <w:instrText xml:space="preserve"> REF _Ref144113690 \w \h </w:instrText>
      </w:r>
      <w:r w:rsidR="004D1542">
        <w:fldChar w:fldCharType="separate"/>
      </w:r>
      <w:del w:id="1739" w:author="Faqir, Sofia (Energy Security)" w:date="2023-11-12T19:47:00Z">
        <w:r w:rsidR="00E473FC">
          <w:delText>22.7</w:delText>
        </w:r>
      </w:del>
      <w:r w:rsidR="004D1542">
        <w:fldChar w:fldCharType="end"/>
      </w:r>
      <w:r w:rsidRPr="00462199">
        <w:t xml:space="preserve"> (</w:t>
      </w:r>
      <w:r w:rsidRPr="00462199">
        <w:rPr>
          <w:i/>
        </w:rPr>
        <w:t>Calculation of UKLCH Net Payable Amount</w:t>
      </w:r>
      <w:r w:rsidRPr="00462199">
        <w:t xml:space="preserve">) and, for CCUS Enabled Facilities only, </w:t>
      </w:r>
      <w:r w:rsidR="007248B2" w:rsidRPr="007248B2">
        <w:t>Condition</w:t>
      </w:r>
      <w:r w:rsidRPr="00462199">
        <w:t xml:space="preserve"> </w:t>
      </w:r>
      <w:r w:rsidR="004D1542">
        <w:fldChar w:fldCharType="begin"/>
      </w:r>
      <w:r w:rsidR="004D1542">
        <w:instrText xml:space="preserve"> REF _Ref144113722 \w \h </w:instrText>
      </w:r>
      <w:r w:rsidR="004D1542">
        <w:fldChar w:fldCharType="separate"/>
      </w:r>
      <w:del w:id="1740" w:author="Faqir, Sofia (Energy Security)" w:date="2023-11-12T19:47:00Z">
        <w:r w:rsidR="00E473FC">
          <w:delText>22.15</w:delText>
        </w:r>
      </w:del>
      <w:r w:rsidR="004D1542">
        <w:fldChar w:fldCharType="end"/>
      </w:r>
      <w:r w:rsidRPr="00462199">
        <w:t xml:space="preserve"> (</w:t>
      </w:r>
      <w:r w:rsidRPr="00462199">
        <w:rPr>
          <w:i/>
        </w:rPr>
        <w:t xml:space="preserve">Calculation of </w:t>
      </w:r>
      <w:r w:rsidRPr="00462199">
        <w:rPr>
          <w:bCs/>
          <w:i/>
        </w:rPr>
        <w:t>CO</w:t>
      </w:r>
      <w:r w:rsidRPr="00462199">
        <w:rPr>
          <w:bCs/>
          <w:i/>
          <w:vertAlign w:val="subscript"/>
        </w:rPr>
        <w:t>2</w:t>
      </w:r>
      <w:r w:rsidRPr="00462199">
        <w:rPr>
          <w:i/>
        </w:rPr>
        <w:t xml:space="preserve"> T&amp;S Net Payable Amount</w:t>
      </w:r>
      <w:r w:rsidRPr="00462199">
        <w:t>);</w:t>
      </w:r>
      <w:bookmarkEnd w:id="1738"/>
    </w:p>
    <w:p w14:paraId="4C3ADF4B" w14:textId="77777777" w:rsidR="00D179D6" w:rsidRPr="00462199" w:rsidRDefault="00D179D6" w:rsidP="005B3BB9">
      <w:pPr>
        <w:pStyle w:val="DefinitionsClauseAshurst"/>
      </w:pPr>
      <w:bookmarkStart w:id="1741" w:name="_Ref144112519"/>
      <w:r w:rsidRPr="00462199">
        <w:rPr>
          <w:b/>
        </w:rPr>
        <w:t>"Producer Permitted Purposes"</w:t>
      </w:r>
      <w:r w:rsidRPr="00462199">
        <w:t xml:space="preserve"> means:</w:t>
      </w:r>
      <w:bookmarkEnd w:id="1741"/>
    </w:p>
    <w:p w14:paraId="09952A93" w14:textId="77777777" w:rsidR="00D179D6" w:rsidRPr="00462199" w:rsidRDefault="00D179D6" w:rsidP="00293F58">
      <w:pPr>
        <w:pStyle w:val="DefinitionsAshurst"/>
      </w:pPr>
      <w:bookmarkStart w:id="1742" w:name="_Ref144112520"/>
      <w:r w:rsidRPr="00462199">
        <w:t>complying with the Producer's responsibilities and obligations, and exercising the Producer's rights, powers and discretions, under or in connection with the LCHA, any other LCHA Document or the NZHF Grant Funding Agreement; and</w:t>
      </w:r>
      <w:bookmarkEnd w:id="1742"/>
    </w:p>
    <w:p w14:paraId="3A8EF337" w14:textId="0C5E9B1D" w:rsidR="00D179D6" w:rsidRPr="00462199" w:rsidRDefault="00D179D6" w:rsidP="00293F58">
      <w:pPr>
        <w:pStyle w:val="DefinitionsAshurst"/>
      </w:pPr>
      <w:bookmarkStart w:id="1743" w:name="_Ref144112521"/>
      <w:r w:rsidRPr="00462199">
        <w:t xml:space="preserve">complying with the Producer's responsibilities and obligations under or by virtue of the </w:t>
      </w:r>
      <w:r w:rsidR="00942024">
        <w:t>EA 2023</w:t>
      </w:r>
      <w:r w:rsidRPr="00462199">
        <w:t>, any other Law, or any Directive, policy or guidance;</w:t>
      </w:r>
      <w:bookmarkEnd w:id="1743"/>
    </w:p>
    <w:p w14:paraId="19154619" w14:textId="7AAC6765" w:rsidR="00D179D6" w:rsidRPr="00462199" w:rsidRDefault="00D179D6" w:rsidP="005B3BB9">
      <w:pPr>
        <w:pStyle w:val="DefinitionsClauseAshurst"/>
      </w:pPr>
      <w:bookmarkStart w:id="1744" w:name="_Ref144112522"/>
      <w:r w:rsidRPr="00462199">
        <w:rPr>
          <w:b/>
        </w:rPr>
        <w:t>"Producer QCiL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_Ref144114339 \w \h </w:instrText>
      </w:r>
      <w:r w:rsidR="004D1542">
        <w:fldChar w:fldCharType="separate"/>
      </w:r>
      <w:del w:id="1745" w:author="Faqir, Sofia (Energy Security)" w:date="2023-11-12T19:47:00Z">
        <w:r w:rsidR="00E473FC">
          <w:delText>42.8</w:delText>
        </w:r>
      </w:del>
      <w:r w:rsidR="004D1542">
        <w:fldChar w:fldCharType="end"/>
      </w:r>
      <w:r w:rsidRPr="00462199">
        <w:t xml:space="preserve"> (</w:t>
      </w:r>
      <w:r w:rsidRPr="00462199">
        <w:rPr>
          <w:i/>
        </w:rPr>
        <w:t>Producer QCiL Notice</w:t>
      </w:r>
      <w:r w:rsidRPr="00462199">
        <w:t>);</w:t>
      </w:r>
      <w:bookmarkEnd w:id="1744"/>
    </w:p>
    <w:p w14:paraId="602EDAA3" w14:textId="43079683" w:rsidR="00D179D6" w:rsidRPr="00462199" w:rsidRDefault="00D179D6" w:rsidP="005B3BB9">
      <w:pPr>
        <w:pStyle w:val="DefinitionsClauseAshurst"/>
      </w:pPr>
      <w:bookmarkStart w:id="1746" w:name="_Ref144112523"/>
      <w:r w:rsidRPr="00462199">
        <w:rPr>
          <w:b/>
        </w:rPr>
        <w:t>"Producer QCiL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_Ref144114354 \w \h </w:instrText>
      </w:r>
      <w:r w:rsidR="004D1542">
        <w:fldChar w:fldCharType="separate"/>
      </w:r>
      <w:del w:id="1747" w:author="Faqir, Sofia (Energy Security)" w:date="2023-11-12T19:47:00Z">
        <w:r w:rsidR="00E473FC">
          <w:delText>42.11</w:delText>
        </w:r>
      </w:del>
      <w:r w:rsidR="004D1542">
        <w:fldChar w:fldCharType="end"/>
      </w:r>
      <w:r w:rsidRPr="00462199">
        <w:t xml:space="preserve"> (</w:t>
      </w:r>
      <w:r w:rsidRPr="00462199">
        <w:rPr>
          <w:i/>
        </w:rPr>
        <w:t>Producer QCiL Notice</w:t>
      </w:r>
      <w:r w:rsidRPr="00462199">
        <w:t>);</w:t>
      </w:r>
      <w:bookmarkEnd w:id="1746"/>
    </w:p>
    <w:p w14:paraId="008689D8" w14:textId="1525ED25" w:rsidR="00D179D6" w:rsidRPr="00462199" w:rsidRDefault="00D179D6" w:rsidP="005B3BB9">
      <w:pPr>
        <w:pStyle w:val="DefinitionsClauseAshurst"/>
      </w:pPr>
      <w:bookmarkStart w:id="1748" w:name="_Ref144112524"/>
      <w:r w:rsidRPr="00462199">
        <w:rPr>
          <w:b/>
        </w:rPr>
        <w:lastRenderedPageBreak/>
        <w:t>"Producer QCiL Response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_Ref144114320 \w \h </w:instrText>
      </w:r>
      <w:r w:rsidR="004D1542">
        <w:fldChar w:fldCharType="separate"/>
      </w:r>
      <w:del w:id="1749" w:author="Faqir, Sofia (Energy Security)" w:date="2023-11-12T19:47:00Z">
        <w:r w:rsidR="00E473FC">
          <w:delText>42.2</w:delText>
        </w:r>
      </w:del>
      <w:r w:rsidR="004D1542">
        <w:fldChar w:fldCharType="end"/>
      </w:r>
      <w:r w:rsidRPr="00462199">
        <w:t xml:space="preserve"> (</w:t>
      </w:r>
      <w:r w:rsidRPr="00462199">
        <w:rPr>
          <w:i/>
        </w:rPr>
        <w:t>Producer QCiL Response Notice</w:t>
      </w:r>
      <w:r w:rsidRPr="00462199">
        <w:t>);</w:t>
      </w:r>
      <w:bookmarkEnd w:id="1748"/>
    </w:p>
    <w:p w14:paraId="4462C2CA" w14:textId="6B0757D7" w:rsidR="00D179D6" w:rsidRPr="00462199" w:rsidRDefault="00D179D6" w:rsidP="005B3BB9">
      <w:pPr>
        <w:pStyle w:val="DefinitionsClauseAshurst"/>
      </w:pPr>
      <w:bookmarkStart w:id="1750" w:name="_Ref144112525"/>
      <w:r w:rsidRPr="00462199">
        <w:rPr>
          <w:b/>
        </w:rPr>
        <w:t>"Producer QCiL Response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_Ref144114337 \w \h </w:instrText>
      </w:r>
      <w:r w:rsidR="004D1542">
        <w:fldChar w:fldCharType="separate"/>
      </w:r>
      <w:del w:id="1751" w:author="Faqir, Sofia (Energy Security)" w:date="2023-11-12T19:47:00Z">
        <w:r w:rsidR="00E473FC">
          <w:delText>42.6</w:delText>
        </w:r>
      </w:del>
      <w:r w:rsidR="004D1542">
        <w:fldChar w:fldCharType="end"/>
      </w:r>
      <w:r w:rsidRPr="00462199">
        <w:t xml:space="preserve"> (</w:t>
      </w:r>
      <w:r w:rsidRPr="00462199">
        <w:rPr>
          <w:i/>
        </w:rPr>
        <w:t>Producer QCiL Response Notice</w:t>
      </w:r>
      <w:r w:rsidRPr="00462199">
        <w:t>);</w:t>
      </w:r>
      <w:bookmarkEnd w:id="1750"/>
    </w:p>
    <w:p w14:paraId="1BD79661" w14:textId="13C1C42D" w:rsidR="00D179D6" w:rsidRPr="00462199" w:rsidRDefault="00D179D6" w:rsidP="005B3BB9">
      <w:pPr>
        <w:pStyle w:val="DefinitionsClauseAshurst"/>
      </w:pPr>
      <w:bookmarkStart w:id="1752" w:name="_Ref144112526"/>
      <w:r w:rsidRPr="00462199">
        <w:rPr>
          <w:b/>
        </w:rPr>
        <w:t>"Producer QCiL True-Up Notice"</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_Ref144114500 \w \h </w:instrText>
      </w:r>
      <w:r w:rsidR="004D1542">
        <w:fldChar w:fldCharType="separate"/>
      </w:r>
      <w:del w:id="1753" w:author="Faqir, Sofia (Energy Security)" w:date="2023-11-12T19:47:00Z">
        <w:r w:rsidR="00E473FC">
          <w:delText>45.8</w:delText>
        </w:r>
      </w:del>
      <w:r w:rsidR="004D1542">
        <w:fldChar w:fldCharType="end"/>
      </w:r>
      <w:r w:rsidRPr="00462199">
        <w:t xml:space="preserve"> (</w:t>
      </w:r>
      <w:r w:rsidRPr="00462199">
        <w:rPr>
          <w:i/>
        </w:rPr>
        <w:t>Producer QCiL True-Up Notice</w:t>
      </w:r>
      <w:r w:rsidRPr="00462199">
        <w:t>);</w:t>
      </w:r>
      <w:bookmarkEnd w:id="1752"/>
    </w:p>
    <w:p w14:paraId="38B0C1C2" w14:textId="0B8FA993" w:rsidR="00D179D6" w:rsidRPr="00462199" w:rsidRDefault="00D179D6" w:rsidP="005B3BB9">
      <w:pPr>
        <w:pStyle w:val="DefinitionsClauseAshurst"/>
      </w:pPr>
      <w:bookmarkStart w:id="1754" w:name="_Ref144112527"/>
      <w:r w:rsidRPr="00462199">
        <w:rPr>
          <w:b/>
        </w:rPr>
        <w:t>"Producer QCiL True-Up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_Ref144114507 \w \h </w:instrText>
      </w:r>
      <w:r w:rsidR="004D1542">
        <w:fldChar w:fldCharType="separate"/>
      </w:r>
      <w:del w:id="1755" w:author="Faqir, Sofia (Energy Security)" w:date="2023-11-12T19:47:00Z">
        <w:r w:rsidR="00E473FC">
          <w:delText>45.11</w:delText>
        </w:r>
      </w:del>
      <w:r w:rsidR="004D1542">
        <w:fldChar w:fldCharType="end"/>
      </w:r>
      <w:r w:rsidRPr="00462199">
        <w:t xml:space="preserve"> (</w:t>
      </w:r>
      <w:r w:rsidRPr="00462199">
        <w:rPr>
          <w:i/>
        </w:rPr>
        <w:t>Producer QCiL True-Up Notice</w:t>
      </w:r>
      <w:r w:rsidRPr="00462199">
        <w:t>);</w:t>
      </w:r>
      <w:bookmarkEnd w:id="1754"/>
    </w:p>
    <w:p w14:paraId="700603FE" w14:textId="21691ADC" w:rsidR="00D179D6" w:rsidRPr="00462199" w:rsidRDefault="00D179D6" w:rsidP="005B3BB9">
      <w:pPr>
        <w:pStyle w:val="DefinitionsClauseAshurst"/>
      </w:pPr>
      <w:bookmarkStart w:id="1756" w:name="_Ref144112528"/>
      <w:r w:rsidRPr="00462199">
        <w:rPr>
          <w:b/>
        </w:rPr>
        <w:t>"Producer QCiL True-Up Response Notice"</w:t>
      </w:r>
      <w:r w:rsidRPr="00462199">
        <w:t xml:space="preserve"> has the meaning given to that term in </w:t>
      </w:r>
      <w:r w:rsidR="007248B2" w:rsidRPr="007248B2">
        <w:t>Condition</w:t>
      </w:r>
      <w:r w:rsidRPr="00462199">
        <w:t> </w:t>
      </w:r>
      <w:r w:rsidR="004D1542">
        <w:fldChar w:fldCharType="begin"/>
      </w:r>
      <w:r w:rsidR="004D1542">
        <w:instrText xml:space="preserve"> REF _Ref144114491 \w \h </w:instrText>
      </w:r>
      <w:r w:rsidR="004D1542">
        <w:fldChar w:fldCharType="separate"/>
      </w:r>
      <w:del w:id="1757" w:author="Faqir, Sofia (Energy Security)" w:date="2023-11-12T19:47:00Z">
        <w:r w:rsidR="00E473FC">
          <w:delText>45.3</w:delText>
        </w:r>
      </w:del>
      <w:r w:rsidR="004D1542">
        <w:fldChar w:fldCharType="end"/>
      </w:r>
      <w:r w:rsidRPr="00462199">
        <w:t xml:space="preserve"> (</w:t>
      </w:r>
      <w:r w:rsidRPr="00462199">
        <w:rPr>
          <w:i/>
        </w:rPr>
        <w:t>Producer QCiL True-Up Notice</w:t>
      </w:r>
      <w:r w:rsidRPr="00462199">
        <w:t>);</w:t>
      </w:r>
      <w:bookmarkEnd w:id="1756"/>
    </w:p>
    <w:p w14:paraId="31D42348" w14:textId="58383513" w:rsidR="00D179D6" w:rsidRPr="00462199" w:rsidRDefault="00D179D6" w:rsidP="005B3BB9">
      <w:pPr>
        <w:pStyle w:val="DefinitionsClauseAshurst"/>
      </w:pPr>
      <w:bookmarkStart w:id="1758" w:name="_Ref144112529"/>
      <w:r w:rsidRPr="00462199">
        <w:rPr>
          <w:b/>
        </w:rPr>
        <w:t>"Producer QCiL True-Up Response Notice Information Request"</w:t>
      </w:r>
      <w:r w:rsidRPr="00462199">
        <w:t xml:space="preserve"> has the meaning given to that term in </w:t>
      </w:r>
      <w:r w:rsidR="007248B2" w:rsidRPr="007248B2">
        <w:t>Condition</w:t>
      </w:r>
      <w:r w:rsidRPr="00462199">
        <w:t xml:space="preserve"> </w:t>
      </w:r>
      <w:r w:rsidR="004D1542">
        <w:fldChar w:fldCharType="begin"/>
      </w:r>
      <w:r w:rsidR="004D1542">
        <w:instrText xml:space="preserve"> REF _Ref144114498 \w \h </w:instrText>
      </w:r>
      <w:r w:rsidR="004D1542">
        <w:fldChar w:fldCharType="separate"/>
      </w:r>
      <w:del w:id="1759" w:author="Faqir, Sofia (Energy Security)" w:date="2023-11-12T19:47:00Z">
        <w:r w:rsidR="00E473FC">
          <w:delText>45.6</w:delText>
        </w:r>
      </w:del>
      <w:r w:rsidR="004D1542">
        <w:fldChar w:fldCharType="end"/>
      </w:r>
      <w:r w:rsidRPr="00462199">
        <w:t xml:space="preserve"> (</w:t>
      </w:r>
      <w:r w:rsidRPr="00462199">
        <w:rPr>
          <w:i/>
        </w:rPr>
        <w:t>Producer QCiL True-Up Notice</w:t>
      </w:r>
      <w:r w:rsidRPr="00462199">
        <w:t>);</w:t>
      </w:r>
      <w:bookmarkEnd w:id="1758"/>
    </w:p>
    <w:p w14:paraId="325A4C4F" w14:textId="7B827EBD" w:rsidR="00D179D6" w:rsidRPr="00462199" w:rsidRDefault="00D179D6" w:rsidP="005B3BB9">
      <w:pPr>
        <w:pStyle w:val="DefinitionsClauseAshurst"/>
      </w:pPr>
      <w:bookmarkStart w:id="1760" w:name="_Ref144112530"/>
      <w:r w:rsidRPr="00462199">
        <w:rPr>
          <w:b/>
        </w:rPr>
        <w:t>"Producer Repeating Representations"</w:t>
      </w:r>
      <w:r w:rsidRPr="00462199">
        <w:t xml:space="preserve"> means each of the representations and warranties set out in </w:t>
      </w:r>
      <w:r w:rsidR="007248B2" w:rsidRPr="007248B2">
        <w:t>Condition</w:t>
      </w:r>
      <w:r w:rsidRPr="00462199">
        <w:t xml:space="preserve"> </w:t>
      </w:r>
      <w:r w:rsidR="004D1542">
        <w:fldChar w:fldCharType="begin"/>
      </w:r>
      <w:r w:rsidR="004D1542">
        <w:instrText xml:space="preserve"> REF _Ref144113760 \w \h </w:instrText>
      </w:r>
      <w:r w:rsidR="004D1542">
        <w:fldChar w:fldCharType="separate"/>
      </w:r>
      <w:del w:id="1761" w:author="Faqir, Sofia (Energy Security)" w:date="2023-11-12T19:47:00Z">
        <w:r w:rsidR="00E473FC">
          <w:delText>28.1</w:delText>
        </w:r>
      </w:del>
      <w:r w:rsidR="004D1542">
        <w:fldChar w:fldCharType="end"/>
      </w:r>
      <w:r w:rsidRPr="00462199">
        <w:t xml:space="preserve"> (</w:t>
      </w:r>
      <w:r w:rsidRPr="00462199">
        <w:rPr>
          <w:i/>
        </w:rPr>
        <w:t>Producer representations and warranties</w:t>
      </w:r>
      <w:r w:rsidRPr="00462199">
        <w:t xml:space="preserve">) (other than in </w:t>
      </w:r>
      <w:r w:rsidR="007248B2" w:rsidRPr="007248B2">
        <w:t>Condition</w:t>
      </w:r>
      <w:r w:rsidRPr="00462199">
        <w:t xml:space="preserve">s </w:t>
      </w:r>
      <w:r w:rsidRPr="00462199">
        <w:fldChar w:fldCharType="begin"/>
      </w:r>
      <w:r w:rsidRPr="00462199">
        <w:instrText xml:space="preserve">  REF _Ref144113775 \r \h \* MERGEFORMAT </w:instrText>
      </w:r>
      <w:r w:rsidRPr="00462199">
        <w:fldChar w:fldCharType="separate"/>
      </w:r>
      <w:del w:id="1762" w:author="Faqir, Sofia (Energy Security)" w:date="2023-11-12T19:47:00Z">
        <w:r w:rsidR="00E473FC" w:rsidRPr="00E473FC">
          <w:rPr>
            <w:color w:val="000000"/>
          </w:rPr>
          <w:delText>28.1(G)</w:delText>
        </w:r>
      </w:del>
      <w:r w:rsidRPr="00462199">
        <w:fldChar w:fldCharType="end"/>
      </w:r>
      <w:r w:rsidRPr="00462199">
        <w:t xml:space="preserve"> (</w:t>
      </w:r>
      <w:r w:rsidRPr="00462199">
        <w:rPr>
          <w:i/>
        </w:rPr>
        <w:t>No Litigation</w:t>
      </w:r>
      <w:r w:rsidRPr="00462199">
        <w:t xml:space="preserve">) and </w:t>
      </w:r>
      <w:r w:rsidRPr="00462199">
        <w:fldChar w:fldCharType="begin"/>
      </w:r>
      <w:r w:rsidRPr="00462199">
        <w:instrText xml:space="preserve">  REF _Ref144113779 \r \h \* MERGEFORMAT </w:instrText>
      </w:r>
      <w:r w:rsidRPr="00462199">
        <w:fldChar w:fldCharType="separate"/>
      </w:r>
      <w:del w:id="1763" w:author="Faqir, Sofia (Energy Security)" w:date="2023-11-12T19:47:00Z">
        <w:r w:rsidR="00E473FC" w:rsidRPr="00E473FC">
          <w:rPr>
            <w:color w:val="000000"/>
          </w:rPr>
          <w:delText>28.1(H)</w:delText>
        </w:r>
      </w:del>
      <w:r w:rsidRPr="00462199">
        <w:fldChar w:fldCharType="end"/>
      </w:r>
      <w:r w:rsidRPr="00462199">
        <w:t xml:space="preserve"> (</w:t>
      </w:r>
      <w:r w:rsidRPr="00462199">
        <w:rPr>
          <w:i/>
        </w:rPr>
        <w:t>No requirement to deduct or withhold</w:t>
      </w:r>
      <w:r w:rsidRPr="00462199">
        <w:t>));</w:t>
      </w:r>
      <w:bookmarkEnd w:id="1760"/>
    </w:p>
    <w:p w14:paraId="4D2E53A8" w14:textId="43F939E3" w:rsidR="00D179D6" w:rsidRPr="00462199" w:rsidRDefault="00D179D6" w:rsidP="005B3BB9">
      <w:pPr>
        <w:pStyle w:val="DefinitionsClauseAshurst"/>
      </w:pPr>
      <w:bookmarkStart w:id="1764" w:name="_Ref144112531"/>
      <w:r w:rsidRPr="00462199">
        <w:rPr>
          <w:b/>
        </w:rPr>
        <w:t xml:space="preserve">"Producer System Failure" </w:t>
      </w:r>
      <w:r w:rsidRPr="00462199">
        <w:t xml:space="preserve">means a failure by the Producer to make all due and careful enquiries when providing any notice, declaration, data or other relevant information pursuant to </w:t>
      </w:r>
      <w:r w:rsidR="007248B2" w:rsidRPr="007248B2">
        <w:t>Condition</w:t>
      </w:r>
      <w:r w:rsidRPr="00462199">
        <w:t xml:space="preserve">s </w:t>
      </w:r>
      <w:r w:rsidR="004D1542">
        <w:fldChar w:fldCharType="begin"/>
      </w:r>
      <w:r w:rsidR="004D1542">
        <w:instrText xml:space="preserve"> REF _Ref144113871 \w \h </w:instrText>
      </w:r>
      <w:r w:rsidR="004D1542">
        <w:fldChar w:fldCharType="separate"/>
      </w:r>
      <w:del w:id="1765" w:author="Faqir, Sofia (Energy Security)" w:date="2023-11-12T19:47:00Z">
        <w:r w:rsidR="00E473FC">
          <w:delText>32.1</w:delText>
        </w:r>
      </w:del>
      <w:r w:rsidR="004D1542">
        <w:fldChar w:fldCharType="end"/>
      </w:r>
      <w:r w:rsidRPr="00462199">
        <w:t xml:space="preserve">, </w:t>
      </w:r>
      <w:r w:rsidR="004D1542">
        <w:fldChar w:fldCharType="begin"/>
      </w:r>
      <w:r w:rsidR="004D1542">
        <w:instrText xml:space="preserve"> REF _Ref144114059 \w \h </w:instrText>
      </w:r>
      <w:r w:rsidR="004D1542">
        <w:fldChar w:fldCharType="separate"/>
      </w:r>
      <w:del w:id="1766" w:author="Faqir, Sofia (Energy Security)" w:date="2023-11-12T19:47:00Z">
        <w:r w:rsidR="00E473FC">
          <w:delText>36.1</w:delText>
        </w:r>
      </w:del>
      <w:r w:rsidR="004D1542">
        <w:fldChar w:fldCharType="end"/>
      </w:r>
      <w:r w:rsidRPr="00462199">
        <w:t xml:space="preserve">, </w:t>
      </w:r>
      <w:r w:rsidR="004D1542">
        <w:fldChar w:fldCharType="begin"/>
      </w:r>
      <w:r w:rsidR="004D1542">
        <w:instrText xml:space="preserve"> REF _Ref144114064 \w \h </w:instrText>
      </w:r>
      <w:r w:rsidR="004D1542">
        <w:fldChar w:fldCharType="separate"/>
      </w:r>
      <w:del w:id="1767" w:author="Faqir, Sofia (Energy Security)" w:date="2023-11-12T19:47:00Z">
        <w:r w:rsidR="00E473FC">
          <w:delText>36.2</w:delText>
        </w:r>
      </w:del>
      <w:r w:rsidR="004D1542">
        <w:fldChar w:fldCharType="end"/>
      </w:r>
      <w:r w:rsidRPr="00462199">
        <w:t xml:space="preserve">, </w:t>
      </w:r>
      <w:r w:rsidR="004D1542">
        <w:fldChar w:fldCharType="begin"/>
      </w:r>
      <w:r w:rsidR="004D1542">
        <w:instrText xml:space="preserve"> REF _Ref144114071 \w \h </w:instrText>
      </w:r>
      <w:r w:rsidR="004D1542">
        <w:fldChar w:fldCharType="separate"/>
      </w:r>
      <w:del w:id="1768" w:author="Faqir, Sofia (Energy Security)" w:date="2023-11-12T19:47:00Z">
        <w:r w:rsidR="00E473FC">
          <w:delText>36.3</w:delText>
        </w:r>
      </w:del>
      <w:r w:rsidR="004D1542">
        <w:fldChar w:fldCharType="end"/>
      </w:r>
      <w:r w:rsidRPr="00462199">
        <w:t xml:space="preserve">, </w:t>
      </w:r>
      <w:r w:rsidR="00026FFE">
        <w:fldChar w:fldCharType="begin"/>
      </w:r>
      <w:r w:rsidR="00026FFE">
        <w:instrText xml:space="preserve"> REF _Ref144114101 \w \h </w:instrText>
      </w:r>
      <w:r w:rsidR="00026FFE">
        <w:fldChar w:fldCharType="separate"/>
      </w:r>
      <w:del w:id="1769" w:author="Faqir, Sofia (Energy Security)" w:date="2023-11-12T19:47:00Z">
        <w:r w:rsidR="00E473FC">
          <w:delText>36.8</w:delText>
        </w:r>
      </w:del>
      <w:r w:rsidR="00026FFE">
        <w:fldChar w:fldCharType="end"/>
      </w:r>
      <w:r w:rsidRPr="00462199">
        <w:t xml:space="preserve"> and/or </w:t>
      </w:r>
      <w:r w:rsidR="00026FFE">
        <w:fldChar w:fldCharType="begin"/>
      </w:r>
      <w:r w:rsidR="00026FFE">
        <w:instrText xml:space="preserve"> REF _Ref144114171 \w \h </w:instrText>
      </w:r>
      <w:r w:rsidR="00026FFE">
        <w:fldChar w:fldCharType="separate"/>
      </w:r>
      <w:del w:id="1770" w:author="Faqir, Sofia (Energy Security)" w:date="2023-11-12T19:47:00Z">
        <w:r w:rsidR="00E473FC">
          <w:delText>37.5</w:delText>
        </w:r>
      </w:del>
      <w:r w:rsidR="00026FFE">
        <w:fldChar w:fldCharType="end"/>
      </w:r>
      <w:r w:rsidRPr="00462199">
        <w:t xml:space="preserve"> which has led to the provision of a notice, declaration, data or other relevant information which is misleading, except where the Producer has, within five (5) Business Days from the date it provides such notice, declaration, data or other relevant information to the LCHA Counterparty, provided a revised notice, declaration, data or other relevant information pursuant to </w:t>
      </w:r>
      <w:r w:rsidR="007248B2" w:rsidRPr="007248B2">
        <w:t>Condition</w:t>
      </w:r>
      <w:r w:rsidRPr="00462199">
        <w:t xml:space="preserve">s </w:t>
      </w:r>
      <w:r w:rsidR="00026FFE">
        <w:fldChar w:fldCharType="begin"/>
      </w:r>
      <w:r w:rsidR="00026FFE">
        <w:instrText xml:space="preserve"> REF _Ref144113874 \w \h </w:instrText>
      </w:r>
      <w:r w:rsidR="00026FFE">
        <w:fldChar w:fldCharType="separate"/>
      </w:r>
      <w:del w:id="1771" w:author="Faqir, Sofia (Energy Security)" w:date="2023-11-12T19:47:00Z">
        <w:r w:rsidR="00E473FC">
          <w:delText>32.2</w:delText>
        </w:r>
      </w:del>
      <w:r w:rsidR="00026FFE">
        <w:fldChar w:fldCharType="end"/>
      </w:r>
      <w:r w:rsidRPr="00462199">
        <w:t xml:space="preserve">, and/or </w:t>
      </w:r>
      <w:r w:rsidRPr="00462199">
        <w:fldChar w:fldCharType="begin"/>
      </w:r>
      <w:r w:rsidRPr="00462199">
        <w:instrText xml:space="preserve">  REF _Ref144114166 \r \h \* MERGEFORMAT </w:instrText>
      </w:r>
      <w:r w:rsidRPr="00462199">
        <w:fldChar w:fldCharType="separate"/>
      </w:r>
      <w:del w:id="1772" w:author="Faqir, Sofia (Energy Security)" w:date="2023-11-12T19:47:00Z">
        <w:r w:rsidR="00E473FC" w:rsidRPr="00E473FC">
          <w:rPr>
            <w:color w:val="000000"/>
          </w:rPr>
          <w:delText>37.4(E)(ii)</w:delText>
        </w:r>
      </w:del>
      <w:r w:rsidRPr="00462199">
        <w:fldChar w:fldCharType="end"/>
      </w:r>
      <w:r w:rsidRPr="00462199">
        <w:t>;</w:t>
      </w:r>
      <w:bookmarkEnd w:id="1764"/>
    </w:p>
    <w:p w14:paraId="054C2F86" w14:textId="4B2E873D" w:rsidR="00D179D6" w:rsidRPr="00462199" w:rsidRDefault="00D179D6" w:rsidP="005B3BB9">
      <w:pPr>
        <w:pStyle w:val="DefinitionsClauseAshurst"/>
      </w:pPr>
      <w:bookmarkStart w:id="1773" w:name="_Ref144112532"/>
      <w:r w:rsidRPr="00462199">
        <w:rPr>
          <w:b/>
        </w:rPr>
        <w:t>"Production Meter"</w:t>
      </w:r>
      <w:r w:rsidRPr="00462199">
        <w:t xml:space="preserve"> has the meaning given to that term in </w:t>
      </w:r>
      <w:r>
        <w:fldChar w:fldCharType="begin"/>
      </w:r>
      <w:r>
        <w:instrText xml:space="preserve"> REF _Ref144118008 \w \h </w:instrText>
      </w:r>
      <w:r>
        <w:fldChar w:fldCharType="separate"/>
      </w:r>
      <w:del w:id="1774"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1773"/>
    </w:p>
    <w:p w14:paraId="56C7D2D6" w14:textId="77777777" w:rsidR="00D179D6" w:rsidRPr="00462199" w:rsidRDefault="00D179D6" w:rsidP="005B3BB9">
      <w:pPr>
        <w:pStyle w:val="DefinitionsClauseAshurst"/>
      </w:pPr>
      <w:bookmarkStart w:id="1775" w:name="_Ref144112533"/>
      <w:r w:rsidRPr="00462199">
        <w:rPr>
          <w:b/>
        </w:rPr>
        <w:t>"Project"</w:t>
      </w:r>
      <w:r w:rsidRPr="00462199">
        <w:t xml:space="preserve"> means the design, development, construction, completion, testing, commissioning, operation, maintenance and decommissioning of the Facility;</w:t>
      </w:r>
      <w:bookmarkEnd w:id="1775"/>
    </w:p>
    <w:p w14:paraId="4AF04D8F" w14:textId="77777777" w:rsidR="00D179D6" w:rsidRPr="00462199" w:rsidRDefault="00D179D6" w:rsidP="005B3BB9">
      <w:pPr>
        <w:pStyle w:val="DefinitionsClauseAshurst"/>
      </w:pPr>
      <w:bookmarkStart w:id="1776" w:name="_Ref144112534"/>
      <w:r w:rsidRPr="00462199">
        <w:rPr>
          <w:b/>
        </w:rPr>
        <w:t>"Project Commitments"</w:t>
      </w:r>
      <w:r w:rsidRPr="00462199">
        <w:t xml:space="preserve"> has the meaning given to that term in the Agreement;</w:t>
      </w:r>
      <w:bookmarkEnd w:id="1776"/>
    </w:p>
    <w:p w14:paraId="7FDC3D6A" w14:textId="77777777" w:rsidR="00D179D6" w:rsidRPr="00462199" w:rsidRDefault="00D179D6" w:rsidP="005B3BB9">
      <w:pPr>
        <w:pStyle w:val="DefinitionsClauseAshurst"/>
      </w:pPr>
      <w:bookmarkStart w:id="1777" w:name="_Ref144112535"/>
      <w:r w:rsidRPr="00462199">
        <w:rPr>
          <w:b/>
        </w:rPr>
        <w:t>"Project Cost Data"</w:t>
      </w:r>
      <w:r w:rsidRPr="00462199">
        <w:t xml:space="preserve"> means details of the following costs incurred by the Producer in respect of the Project:</w:t>
      </w:r>
      <w:bookmarkEnd w:id="1777"/>
    </w:p>
    <w:p w14:paraId="3F2CFCE0" w14:textId="77777777" w:rsidR="00D179D6" w:rsidRPr="00462199" w:rsidRDefault="00D179D6" w:rsidP="00293F58">
      <w:pPr>
        <w:pStyle w:val="DefinitionsAshurst"/>
      </w:pPr>
      <w:bookmarkStart w:id="1778" w:name="_Ref144112536"/>
      <w:r w:rsidRPr="00462199">
        <w:t>pre-development costs;</w:t>
      </w:r>
      <w:bookmarkEnd w:id="1778"/>
    </w:p>
    <w:p w14:paraId="3BEDF079" w14:textId="77777777" w:rsidR="00D179D6" w:rsidRPr="00462199" w:rsidRDefault="00D179D6" w:rsidP="00293F58">
      <w:pPr>
        <w:pStyle w:val="DefinitionsAshurst"/>
      </w:pPr>
      <w:bookmarkStart w:id="1779" w:name="_Ref144112537"/>
      <w:r w:rsidRPr="00462199">
        <w:t>regulatory and licensing costs;</w:t>
      </w:r>
      <w:bookmarkEnd w:id="1779"/>
    </w:p>
    <w:p w14:paraId="322F164B" w14:textId="77777777" w:rsidR="00D179D6" w:rsidRPr="00462199" w:rsidRDefault="00D179D6" w:rsidP="00293F58">
      <w:pPr>
        <w:pStyle w:val="DefinitionsAshurst"/>
      </w:pPr>
      <w:bookmarkStart w:id="1780" w:name="_Ref144112538"/>
      <w:r w:rsidRPr="00462199">
        <w:t>engineering, procurement and construction costs, including:</w:t>
      </w:r>
      <w:bookmarkEnd w:id="1780"/>
    </w:p>
    <w:p w14:paraId="537707E6" w14:textId="77777777" w:rsidR="00D179D6" w:rsidRPr="00462199" w:rsidRDefault="00D179D6" w:rsidP="00293F58">
      <w:pPr>
        <w:pStyle w:val="DefSubAshurst"/>
      </w:pPr>
      <w:bookmarkStart w:id="1781" w:name="_Ref144112539"/>
      <w:r w:rsidRPr="00462199">
        <w:t>mechanical costs;</w:t>
      </w:r>
      <w:bookmarkEnd w:id="1781"/>
    </w:p>
    <w:p w14:paraId="1876D56E" w14:textId="77777777" w:rsidR="00D179D6" w:rsidRPr="00462199" w:rsidRDefault="00D179D6" w:rsidP="00293F58">
      <w:pPr>
        <w:pStyle w:val="DefSubAshurst"/>
      </w:pPr>
      <w:bookmarkStart w:id="1782" w:name="_Ref144112540"/>
      <w:r w:rsidRPr="00462199">
        <w:t>electrical costs;</w:t>
      </w:r>
      <w:bookmarkEnd w:id="1782"/>
    </w:p>
    <w:p w14:paraId="21E68C65" w14:textId="77777777" w:rsidR="00D179D6" w:rsidRPr="00462199" w:rsidRDefault="00D179D6" w:rsidP="00293F58">
      <w:pPr>
        <w:pStyle w:val="DefSubAshurst"/>
      </w:pPr>
      <w:bookmarkStart w:id="1783" w:name="_Ref144112541"/>
      <w:r w:rsidRPr="00462199">
        <w:t>control and instrument costs;</w:t>
      </w:r>
      <w:bookmarkEnd w:id="1783"/>
    </w:p>
    <w:p w14:paraId="24A4B158" w14:textId="77777777" w:rsidR="00D179D6" w:rsidRPr="00462199" w:rsidRDefault="00D179D6" w:rsidP="00293F58">
      <w:pPr>
        <w:pStyle w:val="DefSubAshurst"/>
      </w:pPr>
      <w:bookmarkStart w:id="1784" w:name="_Ref144112542"/>
      <w:r w:rsidRPr="00462199">
        <w:t>civil and architectural costs; and</w:t>
      </w:r>
      <w:bookmarkEnd w:id="1784"/>
    </w:p>
    <w:p w14:paraId="5D344EB7" w14:textId="77777777" w:rsidR="00D179D6" w:rsidRPr="00462199" w:rsidRDefault="00D179D6" w:rsidP="00293F58">
      <w:pPr>
        <w:pStyle w:val="DefinitionsAshurst"/>
      </w:pPr>
      <w:bookmarkStart w:id="1785" w:name="_Ref144112543"/>
      <w:r w:rsidRPr="00462199">
        <w:t>infrastructure costs;</w:t>
      </w:r>
      <w:bookmarkEnd w:id="1785"/>
    </w:p>
    <w:p w14:paraId="3ABCA2D7" w14:textId="53071DD4" w:rsidR="00D179D6" w:rsidRPr="00462199" w:rsidRDefault="00D179D6" w:rsidP="005B3BB9">
      <w:pPr>
        <w:pStyle w:val="DefinitionsClauseAshurst"/>
      </w:pPr>
      <w:bookmarkStart w:id="1786" w:name="_Ref144112544"/>
      <w:r w:rsidRPr="00462199">
        <w:rPr>
          <w:b/>
        </w:rPr>
        <w:lastRenderedPageBreak/>
        <w:t>"Project Delay Notice"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_Ref144113025 \w \h </w:instrText>
      </w:r>
      <w:r w:rsidR="00026FFE">
        <w:fldChar w:fldCharType="separate"/>
      </w:r>
      <w:del w:id="1787" w:author="Faqir, Sofia (Energy Security)" w:date="2023-11-12T19:47:00Z">
        <w:r w:rsidR="00E473FC">
          <w:delText>3.15</w:delText>
        </w:r>
      </w:del>
      <w:r w:rsidR="00026FFE">
        <w:fldChar w:fldCharType="end"/>
      </w:r>
      <w:r w:rsidRPr="00462199">
        <w:t xml:space="preserve"> (</w:t>
      </w:r>
      <w:r w:rsidRPr="00462199">
        <w:rPr>
          <w:i/>
        </w:rPr>
        <w:t xml:space="preserve">Operational </w:t>
      </w:r>
      <w:r w:rsidR="007248B2" w:rsidRPr="007248B2">
        <w:rPr>
          <w:i/>
        </w:rPr>
        <w:t>Condition</w:t>
      </w:r>
      <w:r w:rsidRPr="00462199">
        <w:rPr>
          <w:i/>
        </w:rPr>
        <w:t>s Precedent: Construction Reporting Requirements</w:t>
      </w:r>
      <w:r w:rsidRPr="00462199">
        <w:t>);</w:t>
      </w:r>
      <w:bookmarkEnd w:id="1786"/>
    </w:p>
    <w:p w14:paraId="71BFDC35" w14:textId="531032B8" w:rsidR="00D179D6" w:rsidRPr="00462199" w:rsidRDefault="00D179D6" w:rsidP="005B3BB9">
      <w:pPr>
        <w:pStyle w:val="DefinitionsClauseAshurst"/>
      </w:pPr>
      <w:bookmarkStart w:id="1788" w:name="_Ref144112545"/>
      <w:r w:rsidRPr="00462199">
        <w:rPr>
          <w:b/>
        </w:rPr>
        <w:t>"Prolonged FM Event"</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_Ref144114654 \w \h </w:instrText>
      </w:r>
      <w:r w:rsidR="00026FFE">
        <w:fldChar w:fldCharType="separate"/>
      </w:r>
      <w:del w:id="1789" w:author="Faqir, Sofia (Energy Security)" w:date="2023-11-12T19:47:00Z">
        <w:r w:rsidR="00E473FC">
          <w:delText>52.5</w:delText>
        </w:r>
      </w:del>
      <w:r w:rsidR="00026FFE">
        <w:fldChar w:fldCharType="end"/>
      </w:r>
      <w:r w:rsidRPr="00462199">
        <w:t xml:space="preserve"> (</w:t>
      </w:r>
      <w:r w:rsidRPr="00462199">
        <w:rPr>
          <w:i/>
        </w:rPr>
        <w:t>Termination for Prolonged Force Majeure</w:t>
      </w:r>
      <w:r w:rsidRPr="00462199">
        <w:t>);</w:t>
      </w:r>
      <w:bookmarkEnd w:id="1788"/>
    </w:p>
    <w:p w14:paraId="686FCFBE" w14:textId="2F769B7B" w:rsidR="00D179D6" w:rsidRPr="00462199" w:rsidRDefault="00D179D6" w:rsidP="005B3BB9">
      <w:pPr>
        <w:pStyle w:val="DefinitionsClauseAshurst"/>
      </w:pPr>
      <w:bookmarkStart w:id="1790" w:name="_Ref144112546"/>
      <w:r w:rsidRPr="00462199">
        <w:rPr>
          <w:b/>
        </w:rPr>
        <w:t>"Prolonged FM Event Notice"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_Ref144114654 \w \h </w:instrText>
      </w:r>
      <w:r w:rsidR="00026FFE">
        <w:fldChar w:fldCharType="separate"/>
      </w:r>
      <w:del w:id="1791" w:author="Faqir, Sofia (Energy Security)" w:date="2023-11-12T19:47:00Z">
        <w:r w:rsidR="00E473FC">
          <w:delText>52.5</w:delText>
        </w:r>
      </w:del>
      <w:r w:rsidR="00026FFE">
        <w:fldChar w:fldCharType="end"/>
      </w:r>
      <w:r w:rsidRPr="00462199">
        <w:t xml:space="preserve"> (</w:t>
      </w:r>
      <w:r w:rsidRPr="00462199">
        <w:rPr>
          <w:i/>
        </w:rPr>
        <w:t>Termination for Prolonged Force Majeure</w:t>
      </w:r>
      <w:r w:rsidRPr="00462199">
        <w:t>);</w:t>
      </w:r>
      <w:bookmarkEnd w:id="1790"/>
    </w:p>
    <w:p w14:paraId="24819AD8" w14:textId="743780F7" w:rsidR="00D179D6" w:rsidRPr="00462199" w:rsidRDefault="00D179D6" w:rsidP="005B3BB9">
      <w:pPr>
        <w:pStyle w:val="DefinitionsClauseAshurst"/>
      </w:pPr>
      <w:bookmarkStart w:id="1792" w:name="_Ref144112547"/>
      <w:r w:rsidRPr="00462199">
        <w:rPr>
          <w:b/>
        </w:rPr>
        <w:t>"Prolonged FM Termination Date"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_Ref144114657 \w \h </w:instrText>
      </w:r>
      <w:r w:rsidR="00026FFE">
        <w:fldChar w:fldCharType="separate"/>
      </w:r>
      <w:del w:id="1793" w:author="Faqir, Sofia (Energy Security)" w:date="2023-11-12T19:47:00Z">
        <w:r w:rsidR="00E473FC">
          <w:delText>52.6</w:delText>
        </w:r>
      </w:del>
      <w:r w:rsidR="00026FFE">
        <w:fldChar w:fldCharType="end"/>
      </w:r>
      <w:r w:rsidRPr="00462199">
        <w:t xml:space="preserve"> (</w:t>
      </w:r>
      <w:r w:rsidRPr="00462199">
        <w:rPr>
          <w:i/>
        </w:rPr>
        <w:t>Termination for Prolonged Force Majeure</w:t>
      </w:r>
      <w:r w:rsidRPr="00462199">
        <w:t>);</w:t>
      </w:r>
      <w:bookmarkEnd w:id="1792"/>
    </w:p>
    <w:p w14:paraId="1B1E1CC0" w14:textId="105B8848" w:rsidR="00D179D6" w:rsidRPr="00462199" w:rsidRDefault="00D179D6" w:rsidP="005B3BB9">
      <w:pPr>
        <w:pStyle w:val="DefinitionsClauseAshurst"/>
      </w:pPr>
      <w:bookmarkStart w:id="1794" w:name="_Ref144112548"/>
      <w:r w:rsidRPr="00462199">
        <w:rPr>
          <w:b/>
        </w:rPr>
        <w:t>"Prolonged FM Termination Notice"</w:t>
      </w:r>
      <w:r w:rsidRPr="00462199">
        <w:t xml:space="preserve"> has the meaning given to that term in </w:t>
      </w:r>
      <w:r w:rsidR="007248B2" w:rsidRPr="007248B2">
        <w:t>Condition</w:t>
      </w:r>
      <w:r w:rsidRPr="00462199">
        <w:t> </w:t>
      </w:r>
      <w:r w:rsidR="00026FFE">
        <w:fldChar w:fldCharType="begin"/>
      </w:r>
      <w:r w:rsidR="00026FFE">
        <w:instrText xml:space="preserve"> REF _Ref144114657 \w \h </w:instrText>
      </w:r>
      <w:r w:rsidR="00026FFE">
        <w:fldChar w:fldCharType="separate"/>
      </w:r>
      <w:del w:id="1795" w:author="Faqir, Sofia (Energy Security)" w:date="2023-11-12T19:47:00Z">
        <w:r w:rsidR="00E473FC">
          <w:delText>52.6</w:delText>
        </w:r>
      </w:del>
      <w:r w:rsidR="00026FFE">
        <w:fldChar w:fldCharType="end"/>
      </w:r>
      <w:r w:rsidRPr="00462199">
        <w:t xml:space="preserve"> (</w:t>
      </w:r>
      <w:r w:rsidRPr="00462199">
        <w:rPr>
          <w:i/>
        </w:rPr>
        <w:t>Termination for Prolonged Force Majeure</w:t>
      </w:r>
      <w:r w:rsidRPr="00462199">
        <w:t>);</w:t>
      </w:r>
      <w:bookmarkEnd w:id="1794"/>
    </w:p>
    <w:p w14:paraId="6D41A1C7" w14:textId="2287F212" w:rsidR="00D179D6" w:rsidRPr="00462199" w:rsidRDefault="00D179D6" w:rsidP="005B3BB9">
      <w:pPr>
        <w:pStyle w:val="DefinitionsClauseAshurst"/>
      </w:pPr>
      <w:bookmarkStart w:id="1796" w:name="_Ref144112549"/>
      <w:r w:rsidRPr="00462199">
        <w:rPr>
          <w:b/>
        </w:rPr>
        <w:t>"Prolonged FM Trigger Date"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_Ref144114654 \w \h </w:instrText>
      </w:r>
      <w:r w:rsidR="00026FFE">
        <w:fldChar w:fldCharType="separate"/>
      </w:r>
      <w:del w:id="1797" w:author="Faqir, Sofia (Energy Security)" w:date="2023-11-12T19:47:00Z">
        <w:r w:rsidR="00E473FC">
          <w:delText>52.5</w:delText>
        </w:r>
      </w:del>
      <w:r w:rsidR="00026FFE">
        <w:fldChar w:fldCharType="end"/>
      </w:r>
      <w:r w:rsidRPr="00462199">
        <w:t xml:space="preserve"> (</w:t>
      </w:r>
      <w:r w:rsidRPr="00462199">
        <w:rPr>
          <w:i/>
        </w:rPr>
        <w:t>Termination for Prolonged Force Majeure</w:t>
      </w:r>
      <w:r w:rsidRPr="00462199">
        <w:t>);</w:t>
      </w:r>
      <w:bookmarkEnd w:id="1796"/>
    </w:p>
    <w:p w14:paraId="09E839B2" w14:textId="46971CEB" w:rsidR="00D179D6" w:rsidRPr="00462199" w:rsidRDefault="00D179D6" w:rsidP="005B3BB9">
      <w:pPr>
        <w:pStyle w:val="DefinitionsClauseAshurst"/>
      </w:pPr>
      <w:bookmarkStart w:id="1798" w:name="_Ref144112550"/>
      <w:r w:rsidRPr="00462199">
        <w:rPr>
          <w:b/>
        </w:rPr>
        <w:t>"Proposed Amendment"</w:t>
      </w:r>
      <w:r w:rsidRPr="00462199">
        <w:t xml:space="preserve"> has the meaning given to that term in paragraph </w:t>
      </w:r>
      <w:r>
        <w:fldChar w:fldCharType="begin"/>
      </w:r>
      <w:r>
        <w:instrText xml:space="preserve"> REF _Ref144115548 \w \h </w:instrText>
      </w:r>
      <w:r>
        <w:fldChar w:fldCharType="separate"/>
      </w:r>
      <w:del w:id="1799" w:author="Faqir, Sofia (Energy Security)" w:date="2023-11-12T19:47:00Z">
        <w:r w:rsidR="00E473FC">
          <w:delText>2.1(A)</w:delText>
        </w:r>
      </w:del>
      <w:r>
        <w:fldChar w:fldCharType="end"/>
      </w:r>
      <w:r w:rsidRPr="00462199">
        <w:t xml:space="preserve"> of </w:t>
      </w:r>
      <w:r>
        <w:fldChar w:fldCharType="begin"/>
      </w:r>
      <w:r>
        <w:instrText xml:space="preserve"> REF _Ref144118001 \w \h </w:instrText>
      </w:r>
      <w:r>
        <w:fldChar w:fldCharType="separate"/>
      </w:r>
      <w:del w:id="1800"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1798"/>
    </w:p>
    <w:p w14:paraId="2CFA1272" w14:textId="00369D37" w:rsidR="00D179D6" w:rsidRPr="00462199" w:rsidRDefault="00D179D6" w:rsidP="005B3BB9">
      <w:pPr>
        <w:pStyle w:val="DefinitionsClauseAshurst"/>
      </w:pPr>
      <w:bookmarkStart w:id="1801" w:name="_Ref144112551"/>
      <w:r w:rsidRPr="00462199">
        <w:rPr>
          <w:b/>
        </w:rPr>
        <w:t>"Proposed Amendment Effective Date"</w:t>
      </w:r>
      <w:r w:rsidRPr="00462199">
        <w:t xml:space="preserve"> has the meaning given to that term in paragraph </w:t>
      </w:r>
      <w:r>
        <w:fldChar w:fldCharType="begin"/>
      </w:r>
      <w:r>
        <w:instrText xml:space="preserve"> REF _Ref144115549 \w \h </w:instrText>
      </w:r>
      <w:r>
        <w:fldChar w:fldCharType="separate"/>
      </w:r>
      <w:del w:id="1802" w:author="Faqir, Sofia (Energy Security)" w:date="2023-11-12T19:47:00Z">
        <w:r w:rsidR="00E473FC">
          <w:delText>2.1(B)</w:delText>
        </w:r>
      </w:del>
      <w:r>
        <w:fldChar w:fldCharType="end"/>
      </w:r>
      <w:r w:rsidRPr="00462199">
        <w:t xml:space="preserve"> of </w:t>
      </w:r>
      <w:r>
        <w:fldChar w:fldCharType="begin"/>
      </w:r>
      <w:r>
        <w:instrText xml:space="preserve"> REF _Ref144118001 \w \h </w:instrText>
      </w:r>
      <w:r>
        <w:fldChar w:fldCharType="separate"/>
      </w:r>
      <w:del w:id="1803"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1801"/>
    </w:p>
    <w:p w14:paraId="10A25C69" w14:textId="4A39E673" w:rsidR="00D179D6" w:rsidRPr="00462199" w:rsidRDefault="00D179D6" w:rsidP="005B3BB9">
      <w:pPr>
        <w:pStyle w:val="DefinitionsClauseAshurst"/>
      </w:pPr>
      <w:bookmarkStart w:id="1804" w:name="_Ref144112552"/>
      <w:r w:rsidRPr="00462199">
        <w:rPr>
          <w:b/>
        </w:rPr>
        <w:t>"Proposed CiAL Expert"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_Ref144114567 \r \h \* MERGEFORMAT </w:instrText>
      </w:r>
      <w:r w:rsidRPr="00462199">
        <w:fldChar w:fldCharType="separate"/>
      </w:r>
      <w:del w:id="1805" w:author="Faqir, Sofia (Energy Security)" w:date="2023-11-12T19:47:00Z">
        <w:r w:rsidR="00E473FC" w:rsidRPr="00E473FC">
          <w:rPr>
            <w:color w:val="000000"/>
          </w:rPr>
          <w:delText>49.3(A)</w:delText>
        </w:r>
      </w:del>
      <w:r w:rsidRPr="00462199">
        <w:fldChar w:fldCharType="end"/>
      </w:r>
      <w:r w:rsidRPr="00462199">
        <w:t xml:space="preserve"> (</w:t>
      </w:r>
      <w:r w:rsidRPr="00462199">
        <w:rPr>
          <w:i/>
        </w:rPr>
        <w:t>Validity of CiAL Dispute Notices</w:t>
      </w:r>
      <w:r w:rsidRPr="00462199">
        <w:t>);</w:t>
      </w:r>
      <w:bookmarkEnd w:id="1804"/>
    </w:p>
    <w:p w14:paraId="3FBFD613" w14:textId="2A4AAEB5" w:rsidR="00D179D6" w:rsidRPr="00462199" w:rsidRDefault="00D179D6" w:rsidP="005B3BB9">
      <w:pPr>
        <w:pStyle w:val="DefinitionsClauseAshurst"/>
      </w:pPr>
      <w:bookmarkStart w:id="1806" w:name="_Ref144112553"/>
      <w:r w:rsidRPr="00462199">
        <w:rPr>
          <w:b/>
        </w:rPr>
        <w:t>"Proposed GRP Expert"</w:t>
      </w:r>
      <w:r w:rsidRPr="00462199">
        <w:t xml:space="preserve"> has the meaning given to that term in </w:t>
      </w:r>
      <w:r>
        <w:fldChar w:fldCharType="begin"/>
      </w:r>
      <w:r>
        <w:instrText xml:space="preserve"> REF _Ref144118011 \w \h </w:instrText>
      </w:r>
      <w:r>
        <w:fldChar w:fldCharType="separate"/>
      </w:r>
      <w:del w:id="1807"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1806"/>
    </w:p>
    <w:p w14:paraId="3D847E01" w14:textId="0E1D3152" w:rsidR="00D179D6" w:rsidRPr="00462199" w:rsidRDefault="00D179D6" w:rsidP="005B3BB9">
      <w:pPr>
        <w:pStyle w:val="DefinitionsClauseAshurst"/>
      </w:pPr>
      <w:bookmarkStart w:id="1808" w:name="_Ref144112554"/>
      <w:r w:rsidRPr="00462199">
        <w:rPr>
          <w:b/>
        </w:rPr>
        <w:t xml:space="preserve">"Proposed Test Date" </w:t>
      </w:r>
      <w:r w:rsidRPr="00462199">
        <w:t xml:space="preserve">has the meaning given to that term in </w:t>
      </w:r>
      <w:r>
        <w:fldChar w:fldCharType="begin"/>
      </w:r>
      <w:r>
        <w:instrText xml:space="preserve"> REF _Ref144117999 \w \h </w:instrText>
      </w:r>
      <w:r>
        <w:fldChar w:fldCharType="separate"/>
      </w:r>
      <w:del w:id="1809"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808"/>
    </w:p>
    <w:p w14:paraId="1EE2C3CF" w14:textId="10F9C8EB" w:rsidR="00D179D6" w:rsidRPr="00462199" w:rsidRDefault="00D179D6" w:rsidP="005B3BB9">
      <w:pPr>
        <w:pStyle w:val="DefinitionsClauseAshurst"/>
      </w:pPr>
      <w:bookmarkStart w:id="1810" w:name="_Ref144112555"/>
      <w:r w:rsidRPr="00462199">
        <w:rPr>
          <w:b/>
        </w:rPr>
        <w:t>"Proposed Test Date Window"</w:t>
      </w:r>
      <w:r w:rsidRPr="00462199">
        <w:t xml:space="preserve"> has the meaning given to that term in </w:t>
      </w:r>
      <w:r>
        <w:fldChar w:fldCharType="begin"/>
      </w:r>
      <w:r>
        <w:instrText xml:space="preserve"> REF _Ref144117999 \w \h </w:instrText>
      </w:r>
      <w:r>
        <w:fldChar w:fldCharType="separate"/>
      </w:r>
      <w:del w:id="1811"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810"/>
    </w:p>
    <w:p w14:paraId="7C7E8EB3" w14:textId="599DA6B4" w:rsidR="00D179D6" w:rsidRPr="00462199" w:rsidRDefault="00D179D6" w:rsidP="005B3BB9">
      <w:pPr>
        <w:pStyle w:val="DefinitionsClauseAshurst"/>
      </w:pPr>
      <w:bookmarkStart w:id="1812" w:name="_Ref144112556"/>
      <w:r w:rsidRPr="00462199">
        <w:rPr>
          <w:b/>
        </w:rPr>
        <w:t>"PTP Response Notice"</w:t>
      </w:r>
      <w:r w:rsidRPr="00462199">
        <w:t xml:space="preserve"> has the meaning given to that term in </w:t>
      </w:r>
      <w:r>
        <w:fldChar w:fldCharType="begin"/>
      </w:r>
      <w:r>
        <w:instrText xml:space="preserve"> REF _Ref144117999 \w \h </w:instrText>
      </w:r>
      <w:r>
        <w:fldChar w:fldCharType="separate"/>
      </w:r>
      <w:del w:id="181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1812"/>
    </w:p>
    <w:p w14:paraId="1E355334" w14:textId="10111E3C" w:rsidR="00D179D6" w:rsidRPr="00462199" w:rsidRDefault="00D179D6" w:rsidP="005B3BB9">
      <w:pPr>
        <w:pStyle w:val="DefinitionsClauseAshurst"/>
      </w:pPr>
      <w:bookmarkStart w:id="1814" w:name="_Ref144112557"/>
      <w:r w:rsidRPr="00462199">
        <w:rPr>
          <w:b/>
        </w:rPr>
        <w:t>"QCiL Adjusted Revenues Payment"</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_Ref144114384 \r \h \* MERGEFORMAT </w:instrText>
      </w:r>
      <w:r w:rsidRPr="00462199">
        <w:fldChar w:fldCharType="separate"/>
      </w:r>
      <w:del w:id="1815" w:author="Faqir, Sofia (Energy Security)" w:date="2023-11-12T19:47:00Z">
        <w:r w:rsidR="00E473FC" w:rsidRPr="00E473FC">
          <w:rPr>
            <w:color w:val="000000"/>
          </w:rPr>
          <w:delText>43.1(C)</w:delText>
        </w:r>
      </w:del>
      <w:r w:rsidRPr="00462199">
        <w:fldChar w:fldCharType="end"/>
      </w:r>
      <w:r w:rsidRPr="00462199">
        <w:t xml:space="preserve"> (</w:t>
      </w:r>
      <w:r w:rsidRPr="00462199">
        <w:rPr>
          <w:i/>
        </w:rPr>
        <w:t>Categories of Qualifying Change in Law compensation</w:t>
      </w:r>
      <w:r w:rsidRPr="00462199">
        <w:t>);</w:t>
      </w:r>
      <w:bookmarkEnd w:id="1814"/>
    </w:p>
    <w:p w14:paraId="7EC5B433" w14:textId="7BC1AB46" w:rsidR="00D179D6" w:rsidRPr="00462199" w:rsidRDefault="00D179D6" w:rsidP="005B3BB9">
      <w:pPr>
        <w:pStyle w:val="DefinitionsClauseAshurst"/>
      </w:pPr>
      <w:bookmarkStart w:id="1816" w:name="_Ref144112558"/>
      <w:commentRangeStart w:id="1817"/>
      <w:r w:rsidRPr="00462199">
        <w:rPr>
          <w:b/>
        </w:rPr>
        <w:t xml:space="preserve">"QCiL Adjusted Revenues Volumes" </w:t>
      </w:r>
      <w:r w:rsidRPr="00462199">
        <w:t xml:space="preserve">shall be the amount calculated as follows (with the terms set out in such calculation as defined in </w:t>
      </w:r>
      <w:r w:rsidR="007248B2" w:rsidRPr="007248B2">
        <w:t>Condition</w:t>
      </w:r>
      <w:r w:rsidRPr="00462199">
        <w:t xml:space="preserve"> </w:t>
      </w:r>
      <w:r w:rsidR="00026FFE">
        <w:fldChar w:fldCharType="begin"/>
      </w:r>
      <w:r w:rsidR="00026FFE">
        <w:instrText xml:space="preserve"> REF _Ref144114440 \w \h </w:instrText>
      </w:r>
      <w:r w:rsidR="00026FFE">
        <w:fldChar w:fldCharType="separate"/>
      </w:r>
      <w:del w:id="1818" w:author="Faqir, Sofia (Energy Security)" w:date="2023-11-12T19:47:00Z">
        <w:r w:rsidR="00E473FC">
          <w:delText>43.23</w:delText>
        </w:r>
      </w:del>
      <w:r w:rsidR="00026FFE">
        <w:fldChar w:fldCharType="end"/>
      </w:r>
      <w:r w:rsidRPr="00462199">
        <w:t xml:space="preserve"> (</w:t>
      </w:r>
      <w:r w:rsidRPr="00462199">
        <w:rPr>
          <w:i/>
        </w:rPr>
        <w:t>QCiL Adjusted Revenues Payment</w:t>
      </w:r>
      <w:r w:rsidRPr="00462199">
        <w:t>)):</w:t>
      </w:r>
      <w:bookmarkEnd w:id="1816"/>
    </w:p>
    <w:p w14:paraId="019EFF38" w14:textId="78A9FBE6" w:rsidR="00D179D6" w:rsidRPr="00462199" w:rsidRDefault="00D179D6" w:rsidP="005B3BB9">
      <w:pPr>
        <w:rPr>
          <w:i/>
          <w:lang w:val="pt-BR"/>
        </w:rPr>
      </w:pPr>
      <m:oMath>
        <m:r>
          <w:rPr>
            <w:rFonts w:ascii="Cambria Math" w:hAnsi="Cambria Math"/>
          </w:rPr>
          <m:t>QCiL</m:t>
        </m:r>
        <m:r>
          <w:rPr>
            <w:rFonts w:ascii="Cambria Math" w:hAnsi="Cambria Math"/>
            <w:lang w:val="pt-BR"/>
          </w:rPr>
          <m:t xml:space="preserve"> </m:t>
        </m:r>
        <m:r>
          <w:rPr>
            <w:rFonts w:ascii="Cambria Math" w:hAnsi="Cambria Math"/>
          </w:rPr>
          <m:t>Adjusted</m:t>
        </m:r>
        <m:r>
          <w:rPr>
            <w:rFonts w:ascii="Cambria Math" w:hAnsi="Cambria Math"/>
            <w:lang w:val="pt-BR"/>
          </w:rPr>
          <m:t xml:space="preserve"> </m:t>
        </m:r>
        <m:r>
          <w:rPr>
            <w:rFonts w:ascii="Cambria Math" w:hAnsi="Cambria Math"/>
          </w:rPr>
          <m:t>Revenues</m:t>
        </m:r>
        <m:r>
          <w:rPr>
            <w:rFonts w:ascii="Cambria Math" w:hAnsi="Cambria Math"/>
            <w:lang w:val="pt-BR"/>
          </w:rPr>
          <m:t xml:space="preserve"> </m:t>
        </m:r>
        <m:r>
          <w:rPr>
            <w:rFonts w:ascii="Cambria Math" w:hAnsi="Cambria Math"/>
          </w:rPr>
          <m:t>Volumes</m:t>
        </m:r>
        <m:r>
          <m:rPr>
            <m:sty m:val="p"/>
          </m:rPr>
          <w:rPr>
            <w:rFonts w:ascii="Cambria Math" w:hAnsi="Cambria Math"/>
            <w:lang w:val="pt-BR"/>
          </w:rPr>
          <m:t>=</m:t>
        </m:r>
        <m:d>
          <m:dPr>
            <m:ctrlPr>
              <w:rPr>
                <w:rFonts w:ascii="Cambria Math" w:hAnsi="Cambria Math" w:cs="Arial"/>
                <w:i/>
              </w:rPr>
            </m:ctrlPr>
          </m:dPr>
          <m:e>
            <m:nary>
              <m:naryPr>
                <m:chr m:val="∑"/>
                <m:limLoc m:val="undOvr"/>
                <m:ctrlPr>
                  <w:rPr>
                    <w:rFonts w:ascii="Cambria Math" w:hAnsi="Cambria Math" w:cs="Arial"/>
                    <w:i/>
                  </w:rPr>
                </m:ctrlPr>
              </m:naryPr>
              <m:sub>
                <m:r>
                  <m:rPr>
                    <m:nor/>
                  </m:rPr>
                  <w:rPr>
                    <w:i/>
                    <w:lang w:val="pt-BR"/>
                  </w:rPr>
                  <m:t>i=</m:t>
                </m:r>
                <m:r>
                  <m:rPr>
                    <m:nor/>
                  </m:rPr>
                  <w:rPr>
                    <w:iCs/>
                    <w:lang w:val="pt-BR"/>
                  </w:rPr>
                  <m:t>1</m:t>
                </m:r>
              </m:sub>
              <m:sup>
                <m:r>
                  <m:rPr>
                    <m:nor/>
                  </m:rPr>
                  <w:rPr>
                    <w:i/>
                    <w:lang w:val="pt-BR"/>
                  </w:rPr>
                  <m:t>n</m:t>
                </m:r>
              </m:sup>
              <m:e>
                <m:f>
                  <m:fPr>
                    <m:ctrlPr>
                      <w:rPr>
                        <w:rFonts w:ascii="Cambria Math" w:hAnsi="Cambria Math" w:cs="Arial"/>
                        <w:i/>
                      </w:rPr>
                    </m:ctrlPr>
                  </m:fPr>
                  <m:num>
                    <m:sSub>
                      <m:sSubPr>
                        <m:ctrlPr>
                          <w:rPr>
                            <w:rFonts w:ascii="Cambria Math" w:hAnsi="Cambria Math" w:cs="Arial"/>
                            <w:i/>
                          </w:rPr>
                        </m:ctrlPr>
                      </m:sSubPr>
                      <m:e>
                        <m:r>
                          <m:rPr>
                            <m:nor/>
                          </m:rPr>
                          <w:rPr>
                            <w:i/>
                            <w:lang w:val="pt-BR"/>
                          </w:rPr>
                          <m:t>M</m:t>
                        </m:r>
                      </m:e>
                      <m:sub>
                        <m:r>
                          <m:rPr>
                            <m:nor/>
                          </m:rPr>
                          <w:rPr>
                            <w:i/>
                            <w:lang w:val="pt-BR"/>
                          </w:rPr>
                          <m:t>1,i</m:t>
                        </m:r>
                      </m:sub>
                    </m:sSub>
                  </m:num>
                  <m:den>
                    <m:d>
                      <m:dPr>
                        <m:ctrlPr>
                          <w:rPr>
                            <w:rFonts w:ascii="Cambria Math" w:hAnsi="Cambria Math" w:cs="Arial"/>
                            <w:i/>
                          </w:rPr>
                        </m:ctrlPr>
                      </m:dPr>
                      <m:e>
                        <m:r>
                          <w:rPr>
                            <w:rFonts w:ascii="Cambria Math" w:hAnsi="Cambria Math"/>
                            <w:lang w:val="pt-BR"/>
                          </w:rPr>
                          <m:t>1+</m:t>
                        </m:r>
                        <m:sSub>
                          <m:sSubPr>
                            <m:ctrlPr>
                              <w:rPr>
                                <w:rFonts w:ascii="Cambria Math" w:hAnsi="Cambria Math" w:cs="Arial"/>
                                <w:i/>
                              </w:rPr>
                            </m:ctrlPr>
                          </m:sSubPr>
                          <m:e>
                            <m:r>
                              <w:rPr>
                                <w:rFonts w:ascii="Cambria Math" w:hAnsi="Cambria Math"/>
                              </w:rPr>
                              <m:t>R</m:t>
                            </m:r>
                          </m:e>
                          <m:sub>
                            <m:r>
                              <w:rPr>
                                <w:rFonts w:ascii="Cambria Math" w:hAnsi="Cambria Math"/>
                              </w:rPr>
                              <m:t>s</m:t>
                            </m:r>
                          </m:sub>
                        </m:sSub>
                      </m:e>
                    </m:d>
                    <m:r>
                      <m:rPr>
                        <m:nor/>
                      </m:rPr>
                      <w:rPr>
                        <w:i/>
                        <w:vertAlign w:val="superscript"/>
                        <w:lang w:val="pt-BR"/>
                      </w:rPr>
                      <m:t>i-1</m:t>
                    </m:r>
                  </m:den>
                </m:f>
                <m:r>
                  <w:rPr>
                    <w:rFonts w:ascii="Cambria Math" w:hAnsi="Cambria Math"/>
                    <w:lang w:val="pt-BR"/>
                  </w:rPr>
                  <m:t>-</m:t>
                </m:r>
                <m:nary>
                  <m:naryPr>
                    <m:chr m:val="∑"/>
                    <m:limLoc m:val="undOvr"/>
                    <m:ctrlPr>
                      <w:rPr>
                        <w:rFonts w:ascii="Cambria Math" w:hAnsi="Cambria Math" w:cs="Arial"/>
                        <w:i/>
                      </w:rPr>
                    </m:ctrlPr>
                  </m:naryPr>
                  <m:sub>
                    <m:r>
                      <m:rPr>
                        <m:nor/>
                      </m:rPr>
                      <w:rPr>
                        <w:i/>
                        <w:lang w:val="pt-BR"/>
                      </w:rPr>
                      <m:t>i</m:t>
                    </m:r>
                    <m:r>
                      <m:rPr>
                        <m:nor/>
                      </m:rPr>
                      <w:rPr>
                        <w:iCs/>
                        <w:lang w:val="pt-BR"/>
                      </w:rPr>
                      <m:t>=1</m:t>
                    </m:r>
                  </m:sub>
                  <m:sup>
                    <m:r>
                      <m:rPr>
                        <m:nor/>
                      </m:rPr>
                      <w:rPr>
                        <w:i/>
                        <w:lang w:val="pt-BR"/>
                      </w:rPr>
                      <m:t>n</m:t>
                    </m:r>
                  </m:sup>
                  <m:e>
                    <m:f>
                      <m:fPr>
                        <m:ctrlPr>
                          <w:rPr>
                            <w:rFonts w:ascii="Cambria Math" w:hAnsi="Cambria Math" w:cs="Arial"/>
                            <w:i/>
                          </w:rPr>
                        </m:ctrlPr>
                      </m:fPr>
                      <m:num>
                        <m:sSub>
                          <m:sSubPr>
                            <m:ctrlPr>
                              <w:rPr>
                                <w:rFonts w:ascii="Cambria Math" w:hAnsi="Cambria Math" w:cs="Arial"/>
                                <w:i/>
                              </w:rPr>
                            </m:ctrlPr>
                          </m:sSubPr>
                          <m:e>
                            <m:r>
                              <m:rPr>
                                <m:nor/>
                              </m:rPr>
                              <w:rPr>
                                <w:i/>
                                <w:lang w:val="pt-BR"/>
                              </w:rPr>
                              <m:t>M</m:t>
                            </m:r>
                          </m:e>
                          <m:sub>
                            <m:r>
                              <m:rPr>
                                <m:nor/>
                              </m:rPr>
                              <w:rPr>
                                <w:i/>
                                <w:lang w:val="pt-BR"/>
                              </w:rPr>
                              <m:t>2,i</m:t>
                            </m:r>
                          </m:sub>
                        </m:sSub>
                      </m:num>
                      <m:den>
                        <m:d>
                          <m:dPr>
                            <m:ctrlPr>
                              <w:rPr>
                                <w:rFonts w:ascii="Cambria Math" w:hAnsi="Cambria Math" w:cs="Arial"/>
                                <w:i/>
                              </w:rPr>
                            </m:ctrlPr>
                          </m:dPr>
                          <m:e>
                            <m:r>
                              <w:rPr>
                                <w:rFonts w:ascii="Cambria Math" w:hAnsi="Cambria Math"/>
                                <w:lang w:val="pt-BR"/>
                              </w:rPr>
                              <m:t>1+</m:t>
                            </m:r>
                            <m:sSub>
                              <m:sSubPr>
                                <m:ctrlPr>
                                  <w:rPr>
                                    <w:rFonts w:ascii="Cambria Math" w:hAnsi="Cambria Math" w:cs="Arial"/>
                                    <w:i/>
                                  </w:rPr>
                                </m:ctrlPr>
                              </m:sSubPr>
                              <m:e>
                                <m:r>
                                  <w:rPr>
                                    <w:rFonts w:ascii="Cambria Math" w:hAnsi="Cambria Math"/>
                                  </w:rPr>
                                  <m:t>R</m:t>
                                </m:r>
                              </m:e>
                              <m:sub>
                                <m:r>
                                  <w:rPr>
                                    <w:rFonts w:ascii="Cambria Math" w:hAnsi="Cambria Math"/>
                                  </w:rPr>
                                  <m:t>s</m:t>
                                </m:r>
                              </m:sub>
                            </m:sSub>
                          </m:e>
                        </m:d>
                        <m:r>
                          <m:rPr>
                            <m:nor/>
                          </m:rPr>
                          <w:rPr>
                            <w:i/>
                            <w:vertAlign w:val="superscript"/>
                            <w:lang w:val="pt-BR"/>
                          </w:rPr>
                          <m:t>i-1</m:t>
                        </m:r>
                      </m:den>
                    </m:f>
                  </m:e>
                </m:nary>
              </m:e>
            </m:nary>
          </m:e>
        </m:d>
      </m:oMath>
      <w:commentRangeEnd w:id="1817"/>
      <w:r w:rsidRPr="00462199">
        <w:rPr>
          <w:rStyle w:val="CommentReference"/>
          <w:rFonts w:ascii="Arial" w:hAnsi="Arial"/>
          <w:i/>
          <w:szCs w:val="20"/>
          <w:lang w:val="pt-BR"/>
        </w:rPr>
        <w:commentReference w:id="1817"/>
      </w:r>
    </w:p>
    <w:p w14:paraId="4BB1B008" w14:textId="4FD4A792" w:rsidR="00D179D6" w:rsidRPr="00462199" w:rsidRDefault="00D179D6" w:rsidP="005B3BB9">
      <w:pPr>
        <w:pStyle w:val="DefinitionsClauseAshurst"/>
      </w:pPr>
      <w:bookmarkStart w:id="1820" w:name="_Ref144112559"/>
      <w:r w:rsidRPr="00462199">
        <w:rPr>
          <w:b/>
        </w:rPr>
        <w:t>"QCiL Capex Payment"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_Ref144114383 \r \h \* MERGEFORMAT </w:instrText>
      </w:r>
      <w:r w:rsidRPr="00462199">
        <w:fldChar w:fldCharType="separate"/>
      </w:r>
      <w:del w:id="1821" w:author="Faqir, Sofia (Energy Security)" w:date="2023-11-12T19:47:00Z">
        <w:r w:rsidR="00E473FC" w:rsidRPr="00E473FC">
          <w:rPr>
            <w:color w:val="000000"/>
          </w:rPr>
          <w:delText>43.1(B)</w:delText>
        </w:r>
      </w:del>
      <w:r w:rsidRPr="00462199">
        <w:fldChar w:fldCharType="end"/>
      </w:r>
      <w:r w:rsidRPr="00462199">
        <w:rPr>
          <w:i/>
        </w:rPr>
        <w:t xml:space="preserve"> (Categories of Qualifying Change in Law compensation</w:t>
      </w:r>
      <w:r w:rsidRPr="00462199">
        <w:t>);</w:t>
      </w:r>
      <w:bookmarkEnd w:id="1820"/>
    </w:p>
    <w:p w14:paraId="7ABAEE95" w14:textId="77777777" w:rsidR="00D179D6" w:rsidRPr="00462199" w:rsidRDefault="00D179D6" w:rsidP="005B3BB9">
      <w:pPr>
        <w:pStyle w:val="DefinitionsClauseAshurst"/>
      </w:pPr>
      <w:bookmarkStart w:id="1822" w:name="_Ref144112560"/>
      <w:r w:rsidRPr="00462199">
        <w:rPr>
          <w:b/>
        </w:rPr>
        <w:t>"QCiL Capital Costs"</w:t>
      </w:r>
      <w:r w:rsidRPr="00462199">
        <w:t xml:space="preserve"> means QCiL Costs that relate to the acquisition, disposal, modification or construction of any asset in respect of the Project (including costs of site preparation, initial delivery and handling costs, installation and assembly costs, costs incurred in testing whether the asset is functioning properly and professional fees, in each case which are directly associated with the acquisition, modification or construction of the relevant asset);</w:t>
      </w:r>
      <w:bookmarkEnd w:id="1822"/>
    </w:p>
    <w:p w14:paraId="705FC0F6" w14:textId="77777777" w:rsidR="00D179D6" w:rsidRPr="00462199" w:rsidRDefault="00D179D6" w:rsidP="005B3BB9">
      <w:pPr>
        <w:pStyle w:val="DefinitionsClauseAshurst"/>
      </w:pPr>
      <w:bookmarkStart w:id="1823" w:name="_Ref144112561"/>
      <w:r w:rsidRPr="00462199">
        <w:rPr>
          <w:b/>
        </w:rPr>
        <w:lastRenderedPageBreak/>
        <w:t>"QCiL Capital Savings"</w:t>
      </w:r>
      <w:r w:rsidRPr="00462199">
        <w:t xml:space="preserve"> means QCiL Savings that relate to the acquisition, disposal, modification or construction of any asset in respect of the Project (including costs of site preparation, initial delivery and handling costs, installation and assembly costs, costs incurred in testing whether the asset is functioning properly and professional fees, in each case which are directly associated with the acquisition, modification or construction of the relevant asset);</w:t>
      </w:r>
      <w:bookmarkEnd w:id="1823"/>
    </w:p>
    <w:p w14:paraId="247AA0DE" w14:textId="77777777" w:rsidR="00D179D6" w:rsidRPr="00462199" w:rsidRDefault="00D179D6" w:rsidP="005B3BB9">
      <w:pPr>
        <w:pStyle w:val="DefinitionsClauseAshurst"/>
      </w:pPr>
      <w:bookmarkStart w:id="1824" w:name="_Ref144112562"/>
      <w:r w:rsidRPr="00462199">
        <w:rPr>
          <w:b/>
        </w:rPr>
        <w:t>"QCiL Compensation"</w:t>
      </w:r>
      <w:r w:rsidRPr="00462199">
        <w:t xml:space="preserve"> means: (i) a QCiL Opex Payment; (ii) a QCiL Capex Payment; (iii) a QCiL Adjusted Revenues Payment; (iv) a QCiL Construction Event Payment; (v) a QCiL Operations Cessation Event Payment; and (vi) any combination of any of the foregoing;</w:t>
      </w:r>
      <w:bookmarkEnd w:id="1824"/>
    </w:p>
    <w:p w14:paraId="0F7A3619" w14:textId="2C2D71B8" w:rsidR="00D179D6" w:rsidRPr="00462199" w:rsidRDefault="00D179D6" w:rsidP="005B3BB9">
      <w:pPr>
        <w:pStyle w:val="DefinitionsClauseAshurst"/>
      </w:pPr>
      <w:bookmarkStart w:id="1825" w:name="_Ref144112563"/>
      <w:r w:rsidRPr="00462199">
        <w:rPr>
          <w:b/>
        </w:rPr>
        <w:t>"QCiL Compensation Date"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_Ref144114470 \w \h </w:instrText>
      </w:r>
      <w:r w:rsidR="00026FFE">
        <w:fldChar w:fldCharType="separate"/>
      </w:r>
      <w:del w:id="1826" w:author="Faqir, Sofia (Energy Security)" w:date="2023-11-12T19:47:00Z">
        <w:r w:rsidR="00E473FC">
          <w:delText>44.1</w:delText>
        </w:r>
      </w:del>
      <w:r w:rsidR="00026FFE">
        <w:fldChar w:fldCharType="end"/>
      </w:r>
      <w:r w:rsidRPr="00462199">
        <w:t xml:space="preserve"> (</w:t>
      </w:r>
      <w:r w:rsidRPr="00462199">
        <w:rPr>
          <w:i/>
        </w:rPr>
        <w:t>Qualifying Change in Law: Effective date and payment</w:t>
      </w:r>
      <w:r w:rsidRPr="00462199">
        <w:t>);</w:t>
      </w:r>
      <w:bookmarkEnd w:id="1825"/>
    </w:p>
    <w:p w14:paraId="5E7A2191" w14:textId="667065FA" w:rsidR="00D179D6" w:rsidRPr="00462199" w:rsidRDefault="00D179D6" w:rsidP="005B3BB9">
      <w:pPr>
        <w:pStyle w:val="DefinitionsClauseAshurst"/>
      </w:pPr>
      <w:bookmarkStart w:id="1827" w:name="_Ref144112564"/>
      <w:r w:rsidRPr="00462199">
        <w:rPr>
          <w:b/>
        </w:rPr>
        <w:t>"QCiL Compensation Termination Date"</w:t>
      </w:r>
      <w:r w:rsidRPr="00462199">
        <w:t xml:space="preserve"> has the meaning given to that term in </w:t>
      </w:r>
      <w:r w:rsidR="007248B2" w:rsidRPr="007248B2">
        <w:t>Condition</w:t>
      </w:r>
      <w:r w:rsidRPr="00462199">
        <w:t> </w:t>
      </w:r>
      <w:r w:rsidR="00026FFE">
        <w:fldChar w:fldCharType="begin"/>
      </w:r>
      <w:r w:rsidR="00026FFE">
        <w:instrText xml:space="preserve"> REF _Ref144114773 \w \h </w:instrText>
      </w:r>
      <w:r w:rsidR="00026FFE">
        <w:fldChar w:fldCharType="separate"/>
      </w:r>
      <w:del w:id="1828" w:author="Faqir, Sofia (Energy Security)" w:date="2023-11-12T19:47:00Z">
        <w:r w:rsidR="00E473FC">
          <w:delText>52.33</w:delText>
        </w:r>
      </w:del>
      <w:r w:rsidR="00026FFE">
        <w:fldChar w:fldCharType="end"/>
      </w:r>
      <w:r w:rsidRPr="00462199">
        <w:t xml:space="preserve"> (</w:t>
      </w:r>
      <w:r w:rsidRPr="00462199">
        <w:rPr>
          <w:i/>
        </w:rPr>
        <w:t>QCiL Compensation termination</w:t>
      </w:r>
      <w:r w:rsidRPr="00462199">
        <w:t>);</w:t>
      </w:r>
      <w:bookmarkEnd w:id="1827"/>
    </w:p>
    <w:p w14:paraId="0E669244" w14:textId="01050243" w:rsidR="00D179D6" w:rsidRPr="00462199" w:rsidRDefault="00D179D6" w:rsidP="005B3BB9">
      <w:pPr>
        <w:pStyle w:val="DefinitionsClauseAshurst"/>
      </w:pPr>
      <w:bookmarkStart w:id="1829" w:name="_Ref144112565"/>
      <w:r w:rsidRPr="00462199">
        <w:rPr>
          <w:b/>
        </w:rPr>
        <w:t>"QCiL Compensation Termination Notice"</w:t>
      </w:r>
      <w:r w:rsidRPr="00462199">
        <w:t xml:space="preserve"> has the meaning given to that term in </w:t>
      </w:r>
      <w:r w:rsidR="007248B2" w:rsidRPr="007248B2">
        <w:t>Condition</w:t>
      </w:r>
      <w:r w:rsidRPr="00462199">
        <w:t> </w:t>
      </w:r>
      <w:r w:rsidR="00026FFE">
        <w:fldChar w:fldCharType="begin"/>
      </w:r>
      <w:r w:rsidR="00026FFE">
        <w:instrText xml:space="preserve"> REF _Ref144114773 \w \h </w:instrText>
      </w:r>
      <w:r w:rsidR="00026FFE">
        <w:fldChar w:fldCharType="separate"/>
      </w:r>
      <w:del w:id="1830" w:author="Faqir, Sofia (Energy Security)" w:date="2023-11-12T19:47:00Z">
        <w:r w:rsidR="00E473FC">
          <w:delText>52.33</w:delText>
        </w:r>
      </w:del>
      <w:r w:rsidR="00026FFE">
        <w:fldChar w:fldCharType="end"/>
      </w:r>
      <w:r w:rsidRPr="00462199">
        <w:t xml:space="preserve"> (</w:t>
      </w:r>
      <w:r w:rsidRPr="00462199">
        <w:rPr>
          <w:i/>
        </w:rPr>
        <w:t>QCiL Compensation termination</w:t>
      </w:r>
      <w:r w:rsidRPr="00462199">
        <w:t>);</w:t>
      </w:r>
      <w:bookmarkEnd w:id="1829"/>
    </w:p>
    <w:p w14:paraId="10060556" w14:textId="77777777" w:rsidR="00D179D6" w:rsidRPr="00462199" w:rsidRDefault="00D179D6" w:rsidP="005B3BB9">
      <w:pPr>
        <w:pStyle w:val="DefinitionsClauseAshurst"/>
      </w:pPr>
      <w:bookmarkStart w:id="1831" w:name="_Ref144112566"/>
      <w:r w:rsidRPr="00462199">
        <w:rPr>
          <w:b/>
        </w:rPr>
        <w:t>"QCiL Construction Event"</w:t>
      </w:r>
      <w:r w:rsidRPr="00462199">
        <w:t xml:space="preserve"> means a Qualifying Change in Law which is implemented, occurs or becomes effective after the Agreement Date and before the Start Date and which will permanently prevent the Producer, acting in accordance with a Reasonable and Prudent Standard, from Commissioning the Hydrogen Production Plant and/or, for CCUS-Enabled Facilities only, the Capture Plant by virtue of the necessary construction, testing, completion or commissioning of the Hydrogen Production Plant and/or, for CCUS-Enabled Facilities only, the Capture Plant becoming illegal;</w:t>
      </w:r>
      <w:bookmarkEnd w:id="1831"/>
    </w:p>
    <w:p w14:paraId="5207646C" w14:textId="77777777" w:rsidR="00D179D6" w:rsidRPr="00462199" w:rsidRDefault="00D179D6" w:rsidP="005B3BB9">
      <w:pPr>
        <w:pStyle w:val="DefinitionsClauseAshurst"/>
      </w:pPr>
      <w:bookmarkStart w:id="1832" w:name="_Ref144112567"/>
      <w:r w:rsidRPr="00462199">
        <w:rPr>
          <w:b/>
        </w:rPr>
        <w:t>"QCiL Construction Event Costs"</w:t>
      </w:r>
      <w:r w:rsidRPr="00462199">
        <w:t xml:space="preserve"> means, in relation to a QCiL Construction Event, all out-of-pocket costs (including QCiL Tax Liabilities) which are irrecoverable and unavoidable by the Producer acting in accordance with the Reasonable and Prudent Standard and which have been, will be or are reasonably likely to be incurred in respect of the Project by the Producer arising directly from such QCiL Construction Event occurring, if and to the extent that such costs constitute:</w:t>
      </w:r>
      <w:bookmarkEnd w:id="1832"/>
    </w:p>
    <w:p w14:paraId="00A45536" w14:textId="77777777" w:rsidR="00D179D6" w:rsidRPr="00462199" w:rsidRDefault="00D179D6" w:rsidP="00293F58">
      <w:pPr>
        <w:pStyle w:val="DefinitionsAshurst"/>
      </w:pPr>
      <w:bookmarkStart w:id="1833" w:name="_Ref144112568"/>
      <w:r w:rsidRPr="00462199">
        <w:t>development and pre-development costs in respect of the Facility (including the costs of surveys and environmental impact assessments in respect of the Facility);</w:t>
      </w:r>
      <w:bookmarkEnd w:id="1833"/>
    </w:p>
    <w:p w14:paraId="3B65A127" w14:textId="77777777" w:rsidR="00D179D6" w:rsidRPr="00462199" w:rsidRDefault="00D179D6" w:rsidP="00293F58">
      <w:pPr>
        <w:pStyle w:val="DefinitionsAshurst"/>
      </w:pPr>
      <w:bookmarkStart w:id="1834" w:name="_Ref144112569"/>
      <w:r w:rsidRPr="00462199">
        <w:t>decommissioning costs in respect of the Facility;</w:t>
      </w:r>
      <w:bookmarkEnd w:id="1834"/>
    </w:p>
    <w:p w14:paraId="44E43946" w14:textId="77777777" w:rsidR="00D179D6" w:rsidRPr="00462199" w:rsidRDefault="00D179D6" w:rsidP="00293F58">
      <w:pPr>
        <w:pStyle w:val="DefinitionsAshurst"/>
      </w:pPr>
      <w:bookmarkStart w:id="1835" w:name="_Ref144112570"/>
      <w:r w:rsidRPr="00462199">
        <w:t>break costs associated with the Producer's contractual arrangements in respect of the Facility;</w:t>
      </w:r>
      <w:bookmarkEnd w:id="1835"/>
    </w:p>
    <w:p w14:paraId="02760B26" w14:textId="77777777" w:rsidR="00D179D6" w:rsidRPr="00462199" w:rsidRDefault="00D179D6" w:rsidP="00293F58">
      <w:pPr>
        <w:pStyle w:val="DefinitionsAshurst"/>
      </w:pPr>
      <w:bookmarkStart w:id="1836" w:name="_Ref144112571"/>
      <w:r w:rsidRPr="00462199">
        <w:t>costs which are wholly attributable to the construction, testing, completion or commissioning of the Facility; or</w:t>
      </w:r>
      <w:bookmarkEnd w:id="1836"/>
    </w:p>
    <w:p w14:paraId="059666AF" w14:textId="6122307E" w:rsidR="00D179D6" w:rsidRPr="00462199" w:rsidRDefault="00D179D6" w:rsidP="00293F58">
      <w:pPr>
        <w:pStyle w:val="DefinitionsAshurst"/>
      </w:pPr>
      <w:bookmarkStart w:id="1837" w:name="_Ref144112572"/>
      <w:r w:rsidRPr="00462199">
        <w:t>for CCUS-Enabled Facilities only, CO</w:t>
      </w:r>
      <w:r w:rsidRPr="00462199">
        <w:rPr>
          <w:vertAlign w:val="subscript"/>
        </w:rPr>
        <w:t>2</w:t>
      </w:r>
      <w:r w:rsidRPr="00462199">
        <w:t xml:space="preserve"> T&amp;S Charges payable by the Producer</w:t>
      </w:r>
      <w:r w:rsidR="003C4DB3">
        <w:t>, which are attributable to the period commencing on the Discontinuance Date</w:t>
      </w:r>
      <w:r w:rsidRPr="00462199">
        <w:t>,</w:t>
      </w:r>
      <w:bookmarkEnd w:id="1837"/>
    </w:p>
    <w:p w14:paraId="75EDEBB0" w14:textId="77777777" w:rsidR="00D179D6" w:rsidRPr="00462199" w:rsidRDefault="00D179D6" w:rsidP="005B3BB9">
      <w:pPr>
        <w:pStyle w:val="B12Ashurst"/>
      </w:pPr>
      <w:r w:rsidRPr="00462199">
        <w:t>but excluding:</w:t>
      </w:r>
    </w:p>
    <w:p w14:paraId="4377C4E6" w14:textId="77777777" w:rsidR="00D179D6" w:rsidRPr="00462199" w:rsidRDefault="00D179D6" w:rsidP="00293F58">
      <w:pPr>
        <w:pStyle w:val="DefinitionsAshurst"/>
      </w:pPr>
      <w:bookmarkStart w:id="1838" w:name="_Ref144112573"/>
      <w:r w:rsidRPr="00462199">
        <w:t>all other compensation which will be or which is reasonably likely to be payable by the Producer in connection with such QCiL Construction Event; and</w:t>
      </w:r>
      <w:bookmarkEnd w:id="1838"/>
    </w:p>
    <w:p w14:paraId="64C993EE" w14:textId="5146EEB1" w:rsidR="00D179D6" w:rsidRPr="00462199" w:rsidRDefault="00D179D6" w:rsidP="00293F58">
      <w:pPr>
        <w:pStyle w:val="DefinitionsAshurst"/>
      </w:pPr>
      <w:bookmarkStart w:id="1839" w:name="_Ref144112574"/>
      <w:r w:rsidRPr="00462199">
        <w:t xml:space="preserve">all costs associated with the Producer's financing arrangements in respect of the Project (including all interest incurred in respect of such financing arrangements and all </w:t>
      </w:r>
      <w:r w:rsidRPr="00462199">
        <w:lastRenderedPageBreak/>
        <w:t xml:space="preserve">associated break costs) except where expressly specified in any of paragraphs </w:t>
      </w:r>
      <w:r>
        <w:fldChar w:fldCharType="begin"/>
      </w:r>
      <w:r>
        <w:instrText xml:space="preserve"> REF _Ref144112568 \n \h </w:instrText>
      </w:r>
      <w:r>
        <w:fldChar w:fldCharType="separate"/>
      </w:r>
      <w:del w:id="1840" w:author="Faqir, Sofia (Energy Security)" w:date="2023-11-12T19:47:00Z">
        <w:r w:rsidR="00E473FC">
          <w:delText>A)</w:delText>
        </w:r>
      </w:del>
      <w:r>
        <w:fldChar w:fldCharType="end"/>
      </w:r>
      <w:r w:rsidRPr="00462199">
        <w:t xml:space="preserve"> to </w:t>
      </w:r>
      <w:r>
        <w:fldChar w:fldCharType="begin"/>
      </w:r>
      <w:r>
        <w:instrText xml:space="preserve"> REF _Ref144112572 \n \h </w:instrText>
      </w:r>
      <w:r>
        <w:fldChar w:fldCharType="separate"/>
      </w:r>
      <w:del w:id="1841" w:author="Faqir, Sofia (Energy Security)" w:date="2023-11-12T19:47:00Z">
        <w:r w:rsidR="00E473FC">
          <w:delText>E)</w:delText>
        </w:r>
      </w:del>
      <w:r>
        <w:fldChar w:fldCharType="end"/>
      </w:r>
      <w:r w:rsidRPr="00462199">
        <w:t xml:space="preserve"> above;</w:t>
      </w:r>
      <w:bookmarkEnd w:id="1839"/>
    </w:p>
    <w:p w14:paraId="243CEC47" w14:textId="293FD8FD" w:rsidR="00D179D6" w:rsidRPr="00462199" w:rsidRDefault="00D179D6" w:rsidP="005B3BB9">
      <w:pPr>
        <w:pStyle w:val="DefinitionsClauseAshurst"/>
      </w:pPr>
      <w:bookmarkStart w:id="1842" w:name="_Ref144112575"/>
      <w:r w:rsidRPr="00462199">
        <w:rPr>
          <w:b/>
        </w:rPr>
        <w:t>"QCiL Construction Event Payment"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_Ref144114385 \r \h \* MERGEFORMAT </w:instrText>
      </w:r>
      <w:r w:rsidRPr="00462199">
        <w:fldChar w:fldCharType="separate"/>
      </w:r>
      <w:del w:id="1843" w:author="Faqir, Sofia (Energy Security)" w:date="2023-11-12T19:47:00Z">
        <w:r w:rsidR="00E473FC" w:rsidRPr="00E473FC">
          <w:rPr>
            <w:color w:val="000000"/>
          </w:rPr>
          <w:delText>43.1(D)</w:delText>
        </w:r>
      </w:del>
      <w:r w:rsidRPr="00462199">
        <w:fldChar w:fldCharType="end"/>
      </w:r>
      <w:r w:rsidRPr="00462199">
        <w:t xml:space="preserve"> (</w:t>
      </w:r>
      <w:r w:rsidRPr="00462199">
        <w:rPr>
          <w:i/>
        </w:rPr>
        <w:t>Categories of Qualifying Change in Law compensation</w:t>
      </w:r>
      <w:r w:rsidRPr="00462199">
        <w:t>);</w:t>
      </w:r>
      <w:bookmarkEnd w:id="1842"/>
    </w:p>
    <w:p w14:paraId="504118F6" w14:textId="77777777" w:rsidR="00D179D6" w:rsidRPr="00462199" w:rsidRDefault="00D179D6" w:rsidP="005B3BB9">
      <w:pPr>
        <w:pStyle w:val="DefinitionsClauseAshurst"/>
      </w:pPr>
      <w:bookmarkStart w:id="1844" w:name="_Ref144112576"/>
      <w:r w:rsidRPr="00462199">
        <w:rPr>
          <w:b/>
        </w:rPr>
        <w:t>"QCiL Construction Event Savings"</w:t>
      </w:r>
      <w:r w:rsidRPr="00462199">
        <w:t xml:space="preserve"> means, in relation to a QCiL Construction Event, the sum of:</w:t>
      </w:r>
      <w:bookmarkEnd w:id="1844"/>
    </w:p>
    <w:p w14:paraId="6C6785E8" w14:textId="77777777" w:rsidR="00D179D6" w:rsidRPr="00462199" w:rsidRDefault="00D179D6" w:rsidP="00293F58">
      <w:pPr>
        <w:pStyle w:val="DefinitionsAshurst"/>
      </w:pPr>
      <w:bookmarkStart w:id="1845" w:name="_Ref144112577"/>
      <w:r w:rsidRPr="00462199">
        <w:t>all savings (including avoided out-of-pocket costs, reliefs from or reductions in a QCiL Tax Liability, insurance proceeds and other compensation) which have been, will be or are reasonably likely to be made or received in respect of the Project by the Producer arising directly from such QCiL Construction Event occurring; and</w:t>
      </w:r>
      <w:bookmarkEnd w:id="1845"/>
    </w:p>
    <w:p w14:paraId="5A890EBD" w14:textId="77777777" w:rsidR="00D179D6" w:rsidRPr="00462199" w:rsidRDefault="00D179D6" w:rsidP="00293F58">
      <w:pPr>
        <w:pStyle w:val="DefinitionsAshurst"/>
      </w:pPr>
      <w:bookmarkStart w:id="1846" w:name="_Ref144112578"/>
      <w:r w:rsidRPr="00462199">
        <w:t>the Net Recoverable Value of the Facility;</w:t>
      </w:r>
      <w:bookmarkEnd w:id="1846"/>
    </w:p>
    <w:p w14:paraId="5707536F" w14:textId="77777777" w:rsidR="00D179D6" w:rsidRPr="00462199" w:rsidRDefault="00D179D6" w:rsidP="005B3BB9">
      <w:pPr>
        <w:pStyle w:val="DefinitionsClauseAshurst"/>
      </w:pPr>
      <w:bookmarkStart w:id="1847" w:name="_Ref144112579"/>
      <w:r w:rsidRPr="00462199">
        <w:rPr>
          <w:b/>
        </w:rPr>
        <w:t>"QCiL Costs"</w:t>
      </w:r>
      <w:r w:rsidRPr="00462199">
        <w:t xml:space="preserve"> means, in relation to a Qualifying Change in Law, all out-of-pocket costs (including QCiL Tax Liabilities) which have been, will be or are reasonably likely to be incurred in respect of the Project by the Producer arising directly as a result or in anticipation of such Qualifying Change in Law being implemented, occurring or becoming effective, but excluding: (i) any Default Termination Payment; (ii) all costs incurred in respect of the agreement or determination of the amount of the Default Termination Payment; and (iii) all costs associated with the Producer's financing arrangements in respect of the Project (including interest incurred in respect of such financing arrangements and all associated break costs);</w:t>
      </w:r>
      <w:bookmarkEnd w:id="1847"/>
    </w:p>
    <w:p w14:paraId="4F189CF2" w14:textId="77777777" w:rsidR="00D179D6" w:rsidRPr="00462199" w:rsidRDefault="00D179D6" w:rsidP="005B3BB9">
      <w:pPr>
        <w:pStyle w:val="DefinitionsClauseAshurst"/>
      </w:pPr>
      <w:bookmarkStart w:id="1848" w:name="_Ref144112580"/>
      <w:r w:rsidRPr="00462199">
        <w:rPr>
          <w:b/>
        </w:rPr>
        <w:t>"QCiL Effective Date"</w:t>
      </w:r>
      <w:r w:rsidRPr="00462199">
        <w:t xml:space="preserve"> means the date on which a Qualifying Change in Law has been implemented, has occurred or has become effective;</w:t>
      </w:r>
      <w:bookmarkEnd w:id="1848"/>
    </w:p>
    <w:p w14:paraId="7E49BEA9" w14:textId="77777777" w:rsidR="00D179D6" w:rsidRPr="00462199" w:rsidRDefault="00D179D6" w:rsidP="005B3BB9">
      <w:pPr>
        <w:pStyle w:val="DefinitionsClauseAshurst"/>
      </w:pPr>
      <w:bookmarkStart w:id="1849" w:name="_Ref144112581"/>
      <w:r w:rsidRPr="00462199">
        <w:rPr>
          <w:b/>
        </w:rPr>
        <w:t>"QCiL Net Capital Costs"</w:t>
      </w:r>
      <w:r w:rsidRPr="00462199">
        <w:t xml:space="preserve"> means, if QCiL Capital Costs exceed QCiL Capital Savings in respect of a Qualifying Change in Law, the QCiL Capital Costs less the QCiL Capital Savings;</w:t>
      </w:r>
      <w:bookmarkEnd w:id="1849"/>
    </w:p>
    <w:p w14:paraId="6E2455EC" w14:textId="77777777" w:rsidR="00D179D6" w:rsidRPr="00462199" w:rsidRDefault="00D179D6" w:rsidP="005B3BB9">
      <w:pPr>
        <w:pStyle w:val="DefinitionsClauseAshurst"/>
      </w:pPr>
      <w:bookmarkStart w:id="1850" w:name="_Ref144112582"/>
      <w:r w:rsidRPr="00462199">
        <w:rPr>
          <w:b/>
        </w:rPr>
        <w:t>"QCiL Net Capital Savings"</w:t>
      </w:r>
      <w:r w:rsidRPr="00462199">
        <w:t xml:space="preserve"> means, if QCiL Capital Savings exceed QCiL Capital Costs in respect of a Qualifying Change in Law, the QCiL Capital Savings less the QCiL Capital Costs;</w:t>
      </w:r>
      <w:bookmarkEnd w:id="1850"/>
    </w:p>
    <w:p w14:paraId="03013ABF" w14:textId="77777777" w:rsidR="00D179D6" w:rsidRPr="00462199" w:rsidRDefault="00D179D6" w:rsidP="005B3BB9">
      <w:pPr>
        <w:pStyle w:val="DefinitionsClauseAshurst"/>
      </w:pPr>
      <w:bookmarkStart w:id="1851" w:name="_Ref144112583"/>
      <w:r w:rsidRPr="00462199">
        <w:rPr>
          <w:b/>
        </w:rPr>
        <w:t>"QCiL Net Operating Costs"</w:t>
      </w:r>
      <w:r w:rsidRPr="00462199">
        <w:t xml:space="preserve"> means, if QCiL Operating Costs exceed QCiL Operating Savings in respect of a Qualifying Change in Law, the QCiL Operating Costs less the QCiL Operating Savings;</w:t>
      </w:r>
      <w:bookmarkEnd w:id="1851"/>
    </w:p>
    <w:p w14:paraId="6137562D" w14:textId="77777777" w:rsidR="00D179D6" w:rsidRPr="00462199" w:rsidRDefault="00D179D6" w:rsidP="005B3BB9">
      <w:pPr>
        <w:pStyle w:val="DefinitionsClauseAshurst"/>
      </w:pPr>
      <w:bookmarkStart w:id="1852" w:name="_Ref144112584"/>
      <w:r w:rsidRPr="00462199">
        <w:rPr>
          <w:b/>
        </w:rPr>
        <w:t>"QCiL Net Operating Savings"</w:t>
      </w:r>
      <w:r w:rsidRPr="00462199">
        <w:t xml:space="preserve"> means, if QCiL Operating Savings exceed QCiL Operating Costs in respect of a Qualifying Change in Law, the QCiL Operating Savings less the QCiL Operating Costs;</w:t>
      </w:r>
      <w:bookmarkEnd w:id="1852"/>
    </w:p>
    <w:p w14:paraId="22F1DD4F" w14:textId="77777777" w:rsidR="00D179D6" w:rsidRPr="00462199" w:rsidRDefault="00D179D6" w:rsidP="005B3BB9">
      <w:pPr>
        <w:pStyle w:val="DefinitionsClauseAshurst"/>
      </w:pPr>
      <w:bookmarkStart w:id="1853" w:name="_Ref144112585"/>
      <w:r w:rsidRPr="00462199">
        <w:rPr>
          <w:b/>
        </w:rPr>
        <w:t>"QCiL Operating Costs"</w:t>
      </w:r>
      <w:r w:rsidRPr="00462199">
        <w:t xml:space="preserve"> means all QCiL Costs other than QCiL Capital Costs;</w:t>
      </w:r>
      <w:bookmarkEnd w:id="1853"/>
    </w:p>
    <w:p w14:paraId="33C3EBD4" w14:textId="77777777" w:rsidR="00D179D6" w:rsidRPr="00462199" w:rsidRDefault="00D179D6" w:rsidP="005B3BB9">
      <w:pPr>
        <w:pStyle w:val="DefinitionsClauseAshurst"/>
      </w:pPr>
      <w:bookmarkStart w:id="1854" w:name="_Ref144112586"/>
      <w:r w:rsidRPr="00462199">
        <w:rPr>
          <w:b/>
        </w:rPr>
        <w:t>"QCiL Operating Savings"</w:t>
      </w:r>
      <w:r w:rsidRPr="00462199">
        <w:t xml:space="preserve"> means all QCiL Savings other than QCiL Capital Savings;</w:t>
      </w:r>
      <w:bookmarkEnd w:id="1854"/>
    </w:p>
    <w:p w14:paraId="7E3AEC78" w14:textId="77777777" w:rsidR="00D179D6" w:rsidRPr="00462199" w:rsidRDefault="00D179D6" w:rsidP="005B3BB9">
      <w:pPr>
        <w:pStyle w:val="DefinitionsClauseAshurst"/>
      </w:pPr>
      <w:bookmarkStart w:id="1855" w:name="_Ref144112587"/>
      <w:r w:rsidRPr="00462199">
        <w:rPr>
          <w:b/>
        </w:rPr>
        <w:t>"QCiL Operations Cessation Event"</w:t>
      </w:r>
      <w:r w:rsidRPr="00462199">
        <w:t xml:space="preserve"> means:</w:t>
      </w:r>
      <w:bookmarkEnd w:id="1855"/>
    </w:p>
    <w:p w14:paraId="358EAA3C" w14:textId="77777777" w:rsidR="00D179D6" w:rsidRPr="00462199" w:rsidRDefault="00D179D6" w:rsidP="00293F58">
      <w:pPr>
        <w:pStyle w:val="DefinitionsAshurst"/>
      </w:pPr>
      <w:bookmarkStart w:id="1856" w:name="_Ref144112588"/>
      <w:r w:rsidRPr="00462199">
        <w:t>a Qualifying Change in Law which is implemented, occurs or becomes effective on or after the Start Date and which will permanently prevent the Producer, acting in accordance with a Reasonable and Prudent Standard, from operating the Hydrogen Production Plant and/or, for CCUS-Enabled Facilities only, the Capture Plant by virtue of such operation becoming illegal; or</w:t>
      </w:r>
      <w:bookmarkEnd w:id="1856"/>
    </w:p>
    <w:p w14:paraId="3D259657" w14:textId="77777777" w:rsidR="00D179D6" w:rsidRPr="00462199" w:rsidRDefault="00D179D6" w:rsidP="00293F58">
      <w:pPr>
        <w:pStyle w:val="DefinitionsAshurst"/>
      </w:pPr>
      <w:bookmarkStart w:id="1857" w:name="_Ref144112589"/>
      <w:r w:rsidRPr="00462199">
        <w:t>a Qualifying Shutdown Event which occurs on or after the Start Date;</w:t>
      </w:r>
      <w:bookmarkEnd w:id="1857"/>
    </w:p>
    <w:p w14:paraId="66055993" w14:textId="51FD4F49" w:rsidR="00D179D6" w:rsidRPr="00462199" w:rsidRDefault="00D179D6" w:rsidP="005B3BB9">
      <w:pPr>
        <w:pStyle w:val="DefinitionsClauseAshurst"/>
      </w:pPr>
      <w:bookmarkStart w:id="1858" w:name="_Ref144112590"/>
      <w:r w:rsidRPr="00462199">
        <w:rPr>
          <w:b/>
        </w:rPr>
        <w:lastRenderedPageBreak/>
        <w:t>"QCiL Operations Cessation Event Costs"</w:t>
      </w:r>
      <w:r w:rsidRPr="00462199">
        <w:t xml:space="preserve"> means, in relation to a QCiL Operations Cessation Event, all irrecoverable and unavoidable out-of-pocket costs (including QCiL Tax Liabilities, break costs associated with the Producer's contractual arrangements in respect of the Project and, for CCUS-Enabled Facilities only, any CO</w:t>
      </w:r>
      <w:r w:rsidRPr="00462199">
        <w:rPr>
          <w:vertAlign w:val="subscript"/>
        </w:rPr>
        <w:t>2</w:t>
      </w:r>
      <w:r w:rsidRPr="00462199">
        <w:t xml:space="preserve"> T&amp;S Charges payable by the Producer</w:t>
      </w:r>
      <w:r w:rsidR="003C4DB3">
        <w:t>, which are attributable to the period commencing on the Discontinuance Date</w:t>
      </w:r>
      <w:r w:rsidRPr="00462199">
        <w:t>) which have been, will be or are reasonably likely to be incurred in respect of the Project by the Producer arising directly from such QCiL Operations Cessation Event occurring, but excluding:</w:t>
      </w:r>
      <w:bookmarkEnd w:id="1858"/>
    </w:p>
    <w:p w14:paraId="764A51AA" w14:textId="77777777" w:rsidR="00D179D6" w:rsidRPr="00462199" w:rsidRDefault="00D179D6" w:rsidP="00293F58">
      <w:pPr>
        <w:pStyle w:val="DefinitionsAshurst"/>
      </w:pPr>
      <w:bookmarkStart w:id="1859" w:name="_Ref144112591"/>
      <w:r w:rsidRPr="00462199">
        <w:t>all other compensation which will be or which is reasonably likely to be payable by the Producer in connection with such QCiL Operations Cessation Event; and</w:t>
      </w:r>
      <w:bookmarkEnd w:id="1859"/>
    </w:p>
    <w:p w14:paraId="1C2BCADD" w14:textId="77777777" w:rsidR="00D179D6" w:rsidRPr="00462199" w:rsidRDefault="00D179D6" w:rsidP="00293F58">
      <w:pPr>
        <w:pStyle w:val="DefinitionsAshurst"/>
      </w:pPr>
      <w:bookmarkStart w:id="1860" w:name="_Ref144112592"/>
      <w:r w:rsidRPr="00462199">
        <w:t>all costs associated with the Producer's financing arrangements in respect of the Project (including all interest incurred in respect of such financing arrangements and all associated break costs);</w:t>
      </w:r>
      <w:bookmarkEnd w:id="1860"/>
    </w:p>
    <w:p w14:paraId="57124D89" w14:textId="11742FD7" w:rsidR="00D179D6" w:rsidRPr="00462199" w:rsidRDefault="00D179D6" w:rsidP="005B3BB9">
      <w:pPr>
        <w:pStyle w:val="DefinitionsClauseAshurst"/>
      </w:pPr>
      <w:bookmarkStart w:id="1861" w:name="_Ref144112593"/>
      <w:r w:rsidRPr="00462199">
        <w:rPr>
          <w:b/>
        </w:rPr>
        <w:t>"QCiL Operations Cessation Event Payment"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_Ref144114386 \r \h \* MERGEFORMAT </w:instrText>
      </w:r>
      <w:r w:rsidRPr="00462199">
        <w:fldChar w:fldCharType="separate"/>
      </w:r>
      <w:del w:id="1862" w:author="Faqir, Sofia (Energy Security)" w:date="2023-11-12T19:47:00Z">
        <w:r w:rsidR="00E473FC" w:rsidRPr="00E473FC">
          <w:rPr>
            <w:color w:val="000000"/>
          </w:rPr>
          <w:delText>43.1(E)</w:delText>
        </w:r>
      </w:del>
      <w:r w:rsidRPr="00462199">
        <w:fldChar w:fldCharType="end"/>
      </w:r>
      <w:r w:rsidRPr="00462199">
        <w:t xml:space="preserve"> (</w:t>
      </w:r>
      <w:r w:rsidRPr="00462199">
        <w:rPr>
          <w:i/>
        </w:rPr>
        <w:t>Categories of Qualifying Change in Law compensation</w:t>
      </w:r>
      <w:r w:rsidRPr="00462199">
        <w:t>);</w:t>
      </w:r>
      <w:bookmarkEnd w:id="1861"/>
    </w:p>
    <w:p w14:paraId="74356505" w14:textId="77777777" w:rsidR="00D179D6" w:rsidRPr="00462199" w:rsidRDefault="00D179D6" w:rsidP="005B3BB9">
      <w:pPr>
        <w:pStyle w:val="DefinitionsClauseAshurst"/>
      </w:pPr>
      <w:bookmarkStart w:id="1863" w:name="_Ref144112594"/>
      <w:r w:rsidRPr="00462199">
        <w:rPr>
          <w:b/>
        </w:rPr>
        <w:t>"QCiL Operations Cessation Event Savings"</w:t>
      </w:r>
      <w:r w:rsidRPr="00462199">
        <w:t xml:space="preserve"> means, in relation to a QCiL Operations Cessation Event, the sum of:</w:t>
      </w:r>
      <w:bookmarkEnd w:id="1863"/>
    </w:p>
    <w:p w14:paraId="3F71725E" w14:textId="77777777" w:rsidR="00D179D6" w:rsidRPr="00462199" w:rsidRDefault="00D179D6" w:rsidP="00293F58">
      <w:pPr>
        <w:pStyle w:val="DefinitionsAshurst"/>
      </w:pPr>
      <w:bookmarkStart w:id="1864" w:name="_Ref144112595"/>
      <w:r w:rsidRPr="00462199">
        <w:t>all savings (including avoided out-of-pocket costs, reliefs from or reductions in a QCiL Tax Liability, insurance proceeds and other compensation) which have been, will be or are reasonably likely to be made or received in respect of the Project by the Producer arising directly from such QCiL Operations Cessation Event occurring; and</w:t>
      </w:r>
      <w:bookmarkEnd w:id="1864"/>
    </w:p>
    <w:p w14:paraId="7E3D5C3B" w14:textId="77777777" w:rsidR="00D179D6" w:rsidRPr="00462199" w:rsidRDefault="00D179D6" w:rsidP="00293F58">
      <w:pPr>
        <w:pStyle w:val="DefinitionsAshurst"/>
      </w:pPr>
      <w:bookmarkStart w:id="1865" w:name="_Ref144112596"/>
      <w:r w:rsidRPr="00462199">
        <w:t>the Net Recoverable Value of the Facility;</w:t>
      </w:r>
      <w:bookmarkEnd w:id="1865"/>
    </w:p>
    <w:p w14:paraId="13084CB5" w14:textId="315BFAFC" w:rsidR="00D179D6" w:rsidRPr="00462199" w:rsidRDefault="00D179D6" w:rsidP="005B3BB9">
      <w:pPr>
        <w:pStyle w:val="DefinitionsClauseAshurst"/>
      </w:pPr>
      <w:bookmarkStart w:id="1866" w:name="_Ref144112597"/>
      <w:r w:rsidRPr="00462199">
        <w:rPr>
          <w:b/>
        </w:rPr>
        <w:t>"QCiL Opex Payment"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_Ref144114382 \r \h \* MERGEFORMAT </w:instrText>
      </w:r>
      <w:r w:rsidRPr="00462199">
        <w:fldChar w:fldCharType="separate"/>
      </w:r>
      <w:del w:id="1867" w:author="Faqir, Sofia (Energy Security)" w:date="2023-11-12T19:47:00Z">
        <w:r w:rsidR="00E473FC" w:rsidRPr="00E473FC">
          <w:rPr>
            <w:color w:val="000000"/>
          </w:rPr>
          <w:delText>43.1(A)</w:delText>
        </w:r>
      </w:del>
      <w:r w:rsidRPr="00462199">
        <w:fldChar w:fldCharType="end"/>
      </w:r>
      <w:r w:rsidRPr="00462199">
        <w:t xml:space="preserve"> (</w:t>
      </w:r>
      <w:r w:rsidRPr="00462199">
        <w:rPr>
          <w:i/>
        </w:rPr>
        <w:t>Categories of Qualifying Change in Law compensation</w:t>
      </w:r>
      <w:r w:rsidRPr="00462199">
        <w:t>);</w:t>
      </w:r>
      <w:bookmarkEnd w:id="1866"/>
    </w:p>
    <w:p w14:paraId="4073663D" w14:textId="30B87202" w:rsidR="00D179D6" w:rsidRPr="00462199" w:rsidRDefault="00D179D6" w:rsidP="005B3BB9">
      <w:pPr>
        <w:pStyle w:val="DefinitionsClauseAshurst"/>
      </w:pPr>
      <w:bookmarkStart w:id="1868" w:name="_Ref144112598"/>
      <w:r w:rsidRPr="00462199">
        <w:rPr>
          <w:b/>
        </w:rPr>
        <w:t>"QCiL Response Information"</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_Ref144114320 \w \h </w:instrText>
      </w:r>
      <w:r w:rsidR="00026FFE">
        <w:fldChar w:fldCharType="separate"/>
      </w:r>
      <w:del w:id="1869" w:author="Faqir, Sofia (Energy Security)" w:date="2023-11-12T19:47:00Z">
        <w:r w:rsidR="00E473FC">
          <w:delText>42.2</w:delText>
        </w:r>
      </w:del>
      <w:r w:rsidR="00026FFE">
        <w:fldChar w:fldCharType="end"/>
      </w:r>
      <w:r w:rsidRPr="00462199">
        <w:t xml:space="preserve"> (</w:t>
      </w:r>
      <w:r w:rsidRPr="00462199">
        <w:rPr>
          <w:i/>
        </w:rPr>
        <w:t>Producer QCiL Response Notice</w:t>
      </w:r>
      <w:r w:rsidRPr="00462199">
        <w:t>);</w:t>
      </w:r>
      <w:bookmarkEnd w:id="1868"/>
    </w:p>
    <w:p w14:paraId="26260BA0" w14:textId="77777777" w:rsidR="00D179D6" w:rsidRPr="00462199" w:rsidRDefault="00D179D6" w:rsidP="005B3BB9">
      <w:pPr>
        <w:pStyle w:val="DefinitionsClauseAshurst"/>
      </w:pPr>
      <w:bookmarkStart w:id="1870" w:name="_Ref144112599"/>
      <w:r w:rsidRPr="00462199">
        <w:rPr>
          <w:b/>
        </w:rPr>
        <w:t>"QCiL Savings"</w:t>
      </w:r>
      <w:r w:rsidRPr="00462199">
        <w:t xml:space="preserve"> means, in relation to a Qualifying Change in Law, all savings (including avoided out-of-pocket costs, reliefs from or reductions in a QCiL Tax Liability, insurance proceeds and other compensation) which have been, will be or are reasonably likely to be made or received in respect of the Project by the Producer arising directly as a result or in anticipation of such Qualifying Change in Law being implemented, occurring or becoming effective;</w:t>
      </w:r>
      <w:bookmarkEnd w:id="1870"/>
    </w:p>
    <w:p w14:paraId="1C98CE52" w14:textId="77777777" w:rsidR="00D179D6" w:rsidRPr="00462199" w:rsidRDefault="00D179D6" w:rsidP="005B3BB9">
      <w:pPr>
        <w:pStyle w:val="DefinitionsClauseAshurst"/>
      </w:pPr>
      <w:bookmarkStart w:id="1871" w:name="_Ref144112600"/>
      <w:r w:rsidRPr="00462199">
        <w:rPr>
          <w:b/>
        </w:rPr>
        <w:t>"QCiL Strike Price Adjustment"</w:t>
      </w:r>
      <w:r w:rsidRPr="00462199">
        <w:t xml:space="preserve"> means any QCiL Compensation which has been, or will be, made by way of a Strike Price Adjustment;</w:t>
      </w:r>
      <w:bookmarkEnd w:id="1871"/>
    </w:p>
    <w:p w14:paraId="2D2FE76C" w14:textId="77777777" w:rsidR="00D179D6" w:rsidRPr="00462199" w:rsidRDefault="00D179D6" w:rsidP="005B3BB9">
      <w:pPr>
        <w:pStyle w:val="DefinitionsClauseAshurst"/>
      </w:pPr>
      <w:bookmarkStart w:id="1872" w:name="_Ref144112601"/>
      <w:r w:rsidRPr="00462199">
        <w:rPr>
          <w:b/>
        </w:rPr>
        <w:t>"QCiL Strike Price Component"</w:t>
      </w:r>
      <w:r w:rsidRPr="00462199">
        <w:t xml:space="preserve"> means:</w:t>
      </w:r>
      <w:bookmarkEnd w:id="1872"/>
    </w:p>
    <w:p w14:paraId="21CDE697" w14:textId="77777777" w:rsidR="00D179D6" w:rsidRPr="00462199" w:rsidRDefault="00D179D6" w:rsidP="00293F58">
      <w:pPr>
        <w:pStyle w:val="DefinitionsAshurst"/>
      </w:pPr>
      <w:bookmarkStart w:id="1873" w:name="_Ref144112602"/>
      <w:r w:rsidRPr="00462199">
        <w:t>in respect of a QCiL Opex Payment which relates to Fixed QCiL Operating Costs and/or Fixed QCiL Operating Savings only (and any related QCiL True-Up Strike Price Adjustment), the Non-Variable Costs Strike Price;</w:t>
      </w:r>
      <w:bookmarkEnd w:id="1873"/>
    </w:p>
    <w:p w14:paraId="7313E5DA" w14:textId="77777777" w:rsidR="00D179D6" w:rsidRPr="00462199" w:rsidRDefault="00D179D6" w:rsidP="00293F58">
      <w:pPr>
        <w:pStyle w:val="DefinitionsAshurst"/>
      </w:pPr>
      <w:bookmarkStart w:id="1874" w:name="_Ref144112603"/>
      <w:r w:rsidRPr="00462199">
        <w:t>in respect of a QCiL Opex Payment which relates to both Fixed QCiL Operating Costs and/or Fixed QCiL Operating Savings and Variable QCiL Operating Costs and/or Variable QCiL Operating Savings (and any related QCiL True-Up Strike Price Adjustment):</w:t>
      </w:r>
      <w:bookmarkEnd w:id="1874"/>
    </w:p>
    <w:p w14:paraId="5D65C279" w14:textId="77777777" w:rsidR="00D179D6" w:rsidRPr="00462199" w:rsidRDefault="00D179D6" w:rsidP="00293F58">
      <w:pPr>
        <w:pStyle w:val="DefSubAshurst"/>
      </w:pPr>
      <w:bookmarkStart w:id="1875" w:name="_Ref144112604"/>
      <w:r w:rsidRPr="00462199">
        <w:t>for Electrolytic Facilities, the Strike Price;</w:t>
      </w:r>
      <w:bookmarkEnd w:id="1875"/>
    </w:p>
    <w:p w14:paraId="23E2738D" w14:textId="77777777" w:rsidR="00D179D6" w:rsidRPr="00462199" w:rsidRDefault="00D179D6" w:rsidP="00293F58">
      <w:pPr>
        <w:pStyle w:val="DefSubAshurst"/>
      </w:pPr>
      <w:bookmarkStart w:id="1876" w:name="_Ref144112605"/>
      <w:r w:rsidRPr="00462199">
        <w:lastRenderedPageBreak/>
        <w:t>for CCUS-Enabled Facilities, the Non-Gas Strike Price; and</w:t>
      </w:r>
      <w:bookmarkEnd w:id="1876"/>
    </w:p>
    <w:p w14:paraId="4177A8A9" w14:textId="31F9C1DB" w:rsidR="00D179D6" w:rsidRPr="00462199" w:rsidRDefault="00D179D6" w:rsidP="00293F58">
      <w:pPr>
        <w:pStyle w:val="DefinitionsAshurst"/>
      </w:pPr>
      <w:bookmarkStart w:id="1877" w:name="_Ref144112606"/>
      <w:r w:rsidRPr="00462199">
        <w:t xml:space="preserve">in respect of any QCiL Adjusted Revenues Payment and/or QCiL Operations Cessation </w:t>
      </w:r>
      <w:r w:rsidR="00262FA0">
        <w:t xml:space="preserve">Event </w:t>
      </w:r>
      <w:r w:rsidRPr="00462199">
        <w:t>Payment (and any related QCiL True-Up Strike Price Adjustment), the Non-Variable Costs Strike Price;</w:t>
      </w:r>
      <w:bookmarkEnd w:id="1877"/>
    </w:p>
    <w:p w14:paraId="268E3D54" w14:textId="2EFA961D" w:rsidR="00D179D6" w:rsidRPr="00462199" w:rsidRDefault="00D179D6" w:rsidP="005B3BB9">
      <w:pPr>
        <w:pStyle w:val="DefinitionsClauseAshurst"/>
      </w:pPr>
      <w:bookmarkStart w:id="1878" w:name="_Ref144112607"/>
      <w:r w:rsidRPr="00462199">
        <w:rPr>
          <w:b/>
        </w:rPr>
        <w:t>"QCiL Supporting Information"</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_Ref144114339 \w \h </w:instrText>
      </w:r>
      <w:r w:rsidR="00026FFE">
        <w:fldChar w:fldCharType="separate"/>
      </w:r>
      <w:del w:id="1879" w:author="Faqir, Sofia (Energy Security)" w:date="2023-11-12T19:47:00Z">
        <w:r w:rsidR="00E473FC">
          <w:delText>42.8</w:delText>
        </w:r>
      </w:del>
      <w:r w:rsidR="00026FFE">
        <w:fldChar w:fldCharType="end"/>
      </w:r>
      <w:r w:rsidRPr="00462199">
        <w:t xml:space="preserve"> (</w:t>
      </w:r>
      <w:r w:rsidRPr="00462199">
        <w:rPr>
          <w:i/>
        </w:rPr>
        <w:t>Producer QCiL Notice</w:t>
      </w:r>
      <w:r w:rsidRPr="00462199">
        <w:t>);</w:t>
      </w:r>
      <w:bookmarkEnd w:id="1878"/>
    </w:p>
    <w:p w14:paraId="39D38281" w14:textId="77777777" w:rsidR="00D179D6" w:rsidRPr="00462199" w:rsidRDefault="00D179D6" w:rsidP="005B3BB9">
      <w:pPr>
        <w:pStyle w:val="DefinitionsClauseAshurst"/>
      </w:pPr>
      <w:bookmarkStart w:id="1880" w:name="_Ref144112608"/>
      <w:r w:rsidRPr="00462199">
        <w:rPr>
          <w:b/>
        </w:rPr>
        <w:t>"QCiL Tax"</w:t>
      </w:r>
      <w:r w:rsidRPr="00462199">
        <w:t xml:space="preserve"> means any Tax other than any Tax on gross or net Income, Profits or Gains, save to the extent that the rate at which such Tax on gross or net Income, Profits or Gains is chargeable has been introduced or amended by a Qualifying Change in Law or a Qualifying Shutdown Event, as the case may be;</w:t>
      </w:r>
      <w:bookmarkEnd w:id="1880"/>
    </w:p>
    <w:p w14:paraId="0242512E" w14:textId="77777777" w:rsidR="00D179D6" w:rsidRPr="00462199" w:rsidRDefault="00D179D6" w:rsidP="005B3BB9">
      <w:pPr>
        <w:pStyle w:val="DefinitionsClauseAshurst"/>
      </w:pPr>
      <w:bookmarkStart w:id="1881" w:name="_Ref144112609"/>
      <w:r w:rsidRPr="00462199">
        <w:rPr>
          <w:b/>
        </w:rPr>
        <w:t>"QCiL Tax Liability"</w:t>
      </w:r>
      <w:r w:rsidRPr="00462199">
        <w:t xml:space="preserve"> means:</w:t>
      </w:r>
      <w:bookmarkEnd w:id="1881"/>
    </w:p>
    <w:p w14:paraId="4530FBAC" w14:textId="77777777" w:rsidR="00D179D6" w:rsidRPr="00462199" w:rsidRDefault="00D179D6" w:rsidP="00293F58">
      <w:pPr>
        <w:pStyle w:val="DefinitionsAshurst"/>
      </w:pPr>
      <w:bookmarkStart w:id="1882" w:name="_Ref144112610"/>
      <w:r w:rsidRPr="00462199">
        <w:t>a liability of the Producer to make an actual payment of a QCiL Tax to a tax authority; and</w:t>
      </w:r>
      <w:bookmarkEnd w:id="1882"/>
    </w:p>
    <w:p w14:paraId="0333C48A" w14:textId="77777777" w:rsidR="00D179D6" w:rsidRPr="00462199" w:rsidRDefault="00D179D6" w:rsidP="00293F58">
      <w:pPr>
        <w:pStyle w:val="DefinitionsAshurst"/>
      </w:pPr>
      <w:bookmarkStart w:id="1883" w:name="_Ref144112611"/>
      <w:r w:rsidRPr="00462199">
        <w:t>the loss to the Producer of, or a reduction to the Producer in the amount of, a right to repayment of Tax to which it would otherwise be entitled but for such amount being set off against any liability of the Producer to make an actual payment of QCiL Tax;</w:t>
      </w:r>
      <w:bookmarkEnd w:id="1883"/>
    </w:p>
    <w:p w14:paraId="74079E72" w14:textId="5E5D92C7" w:rsidR="00D179D6" w:rsidRPr="00462199" w:rsidRDefault="00D179D6" w:rsidP="005B3BB9">
      <w:pPr>
        <w:pStyle w:val="DefinitionsClauseAshurst"/>
      </w:pPr>
      <w:bookmarkStart w:id="1884" w:name="_Ref144112612"/>
      <w:r w:rsidRPr="00462199">
        <w:rPr>
          <w:b/>
        </w:rPr>
        <w:t>"QCiL Termination Date"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_Ref144114771 \w \h </w:instrText>
      </w:r>
      <w:r w:rsidR="00026FFE">
        <w:fldChar w:fldCharType="separate"/>
      </w:r>
      <w:del w:id="1885" w:author="Faqir, Sofia (Energy Security)" w:date="2023-11-12T19:47:00Z">
        <w:r w:rsidR="00E473FC">
          <w:delText>52.31</w:delText>
        </w:r>
      </w:del>
      <w:r w:rsidR="00026FFE">
        <w:fldChar w:fldCharType="end"/>
      </w:r>
      <w:r w:rsidRPr="00462199">
        <w:t xml:space="preserve"> (</w:t>
      </w:r>
      <w:r w:rsidRPr="00462199">
        <w:rPr>
          <w:i/>
        </w:rPr>
        <w:t>Qualifying Change in Law termination</w:t>
      </w:r>
      <w:r w:rsidRPr="00462199">
        <w:t>);</w:t>
      </w:r>
      <w:bookmarkEnd w:id="1884"/>
    </w:p>
    <w:p w14:paraId="63568415" w14:textId="46D4B7A1" w:rsidR="00D179D6" w:rsidRPr="00462199" w:rsidRDefault="00D179D6" w:rsidP="005B3BB9">
      <w:pPr>
        <w:pStyle w:val="DefinitionsClauseAshurst"/>
      </w:pPr>
      <w:bookmarkStart w:id="1886" w:name="_Ref144112613"/>
      <w:r w:rsidRPr="00462199">
        <w:rPr>
          <w:b/>
        </w:rPr>
        <w:t>"QCiL Termination Notice"</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_Ref144114771 \w \h </w:instrText>
      </w:r>
      <w:r w:rsidR="00026FFE">
        <w:fldChar w:fldCharType="separate"/>
      </w:r>
      <w:del w:id="1887" w:author="Faqir, Sofia (Energy Security)" w:date="2023-11-12T19:47:00Z">
        <w:r w:rsidR="00E473FC">
          <w:delText>52.31</w:delText>
        </w:r>
      </w:del>
      <w:r w:rsidR="00026FFE">
        <w:fldChar w:fldCharType="end"/>
      </w:r>
      <w:r w:rsidRPr="00462199">
        <w:t xml:space="preserve"> (</w:t>
      </w:r>
      <w:r w:rsidRPr="00462199">
        <w:rPr>
          <w:i/>
        </w:rPr>
        <w:t>Qualifying Change in Law termination</w:t>
      </w:r>
      <w:r w:rsidRPr="00462199">
        <w:t>);</w:t>
      </w:r>
      <w:bookmarkEnd w:id="1886"/>
    </w:p>
    <w:p w14:paraId="0916168A" w14:textId="77777777" w:rsidR="00D179D6" w:rsidRPr="00462199" w:rsidRDefault="00D179D6" w:rsidP="005B3BB9">
      <w:pPr>
        <w:pStyle w:val="DefinitionsClauseAshurst"/>
      </w:pPr>
      <w:bookmarkStart w:id="1888" w:name="_Ref144112614"/>
      <w:r w:rsidRPr="00462199">
        <w:rPr>
          <w:b/>
        </w:rPr>
        <w:t>"QCiL True-Up Compensation"</w:t>
      </w:r>
      <w:r w:rsidRPr="00462199">
        <w:t xml:space="preserve"> means the adjustment to the QCiL Compensation which is necessary to reflect the QCiL True-Up Information;</w:t>
      </w:r>
      <w:bookmarkEnd w:id="1888"/>
    </w:p>
    <w:p w14:paraId="2F6B57BE" w14:textId="6995856F" w:rsidR="00D179D6" w:rsidRPr="00462199" w:rsidRDefault="00D179D6" w:rsidP="005B3BB9">
      <w:pPr>
        <w:pStyle w:val="DefinitionsClauseAshurst"/>
      </w:pPr>
      <w:bookmarkStart w:id="1889" w:name="_Ref144112615"/>
      <w:r w:rsidRPr="00462199">
        <w:rPr>
          <w:b/>
        </w:rPr>
        <w:t>"QCiL True-Up Information"</w:t>
      </w:r>
      <w:r w:rsidRPr="00462199">
        <w:t xml:space="preserve"> has the meaning given to that term in </w:t>
      </w:r>
      <w:r w:rsidR="007248B2" w:rsidRPr="007248B2">
        <w:t>Condition</w:t>
      </w:r>
      <w:r w:rsidRPr="00462199">
        <w:t xml:space="preserve"> </w:t>
      </w:r>
      <w:r w:rsidR="00026FFE">
        <w:fldChar w:fldCharType="begin"/>
      </w:r>
      <w:r w:rsidR="00026FFE">
        <w:instrText xml:space="preserve"> REF _Ref144114486 \w \h </w:instrText>
      </w:r>
      <w:r w:rsidR="00026FFE">
        <w:fldChar w:fldCharType="separate"/>
      </w:r>
      <w:del w:id="1890" w:author="Faqir, Sofia (Energy Security)" w:date="2023-11-12T19:47:00Z">
        <w:r w:rsidR="00E473FC">
          <w:delText>45.1</w:delText>
        </w:r>
      </w:del>
      <w:r w:rsidR="00026FFE">
        <w:fldChar w:fldCharType="end"/>
      </w:r>
      <w:r w:rsidRPr="00462199">
        <w:t xml:space="preserve"> (</w:t>
      </w:r>
      <w:r w:rsidRPr="00462199">
        <w:rPr>
          <w:i/>
        </w:rPr>
        <w:t>LCHA Counterparty QCiL True-Up Notice</w:t>
      </w:r>
      <w:r w:rsidRPr="00462199">
        <w:t>);</w:t>
      </w:r>
      <w:bookmarkEnd w:id="1889"/>
    </w:p>
    <w:p w14:paraId="4411E2EC" w14:textId="282CED62" w:rsidR="00D179D6" w:rsidRPr="00462199" w:rsidRDefault="00D179D6" w:rsidP="005B3BB9">
      <w:pPr>
        <w:pStyle w:val="DefinitionsClauseAshurst"/>
      </w:pPr>
      <w:bookmarkStart w:id="1891" w:name="_Ref144112616"/>
      <w:r w:rsidRPr="00462199">
        <w:rPr>
          <w:b/>
        </w:rPr>
        <w:t>"QCiL True-Up Response Information"</w:t>
      </w:r>
      <w:r w:rsidRPr="00462199">
        <w:t xml:space="preserve"> has the meaning given to that term in </w:t>
      </w:r>
      <w:r w:rsidR="007248B2" w:rsidRPr="007248B2">
        <w:t>Condition</w:t>
      </w:r>
      <w:r w:rsidRPr="00462199">
        <w:t> </w:t>
      </w:r>
      <w:r w:rsidR="008A01D2">
        <w:fldChar w:fldCharType="begin"/>
      </w:r>
      <w:r w:rsidR="008A01D2">
        <w:instrText xml:space="preserve"> REF _Ref144114491 \w \h </w:instrText>
      </w:r>
      <w:r w:rsidR="008A01D2">
        <w:fldChar w:fldCharType="separate"/>
      </w:r>
      <w:del w:id="1892" w:author="Faqir, Sofia (Energy Security)" w:date="2023-11-12T19:47:00Z">
        <w:r w:rsidR="00E473FC">
          <w:delText>45.3</w:delText>
        </w:r>
      </w:del>
      <w:r w:rsidR="008A01D2">
        <w:fldChar w:fldCharType="end"/>
      </w:r>
      <w:r w:rsidRPr="00462199">
        <w:t xml:space="preserve"> (</w:t>
      </w:r>
      <w:r w:rsidRPr="00462199">
        <w:rPr>
          <w:i/>
        </w:rPr>
        <w:t>Producer QCiL True-Up Response Notice</w:t>
      </w:r>
      <w:r w:rsidRPr="00462199">
        <w:t>);</w:t>
      </w:r>
      <w:bookmarkEnd w:id="1891"/>
    </w:p>
    <w:p w14:paraId="7D3B5BD6" w14:textId="77777777" w:rsidR="00D179D6" w:rsidRPr="00462199" w:rsidRDefault="00D179D6" w:rsidP="005B3BB9">
      <w:pPr>
        <w:pStyle w:val="DefinitionsClauseAshurst"/>
      </w:pPr>
      <w:bookmarkStart w:id="1893" w:name="_Ref144112617"/>
      <w:r w:rsidRPr="00462199">
        <w:rPr>
          <w:b/>
        </w:rPr>
        <w:t>"QCiL True-Up Strike Price Adjustment"</w:t>
      </w:r>
      <w:r w:rsidRPr="00462199">
        <w:t xml:space="preserve"> means any QCiL True-Up Compensation which has been, or will be, made by way of a Strike Price Adjustment;</w:t>
      </w:r>
      <w:bookmarkEnd w:id="1893"/>
    </w:p>
    <w:p w14:paraId="693F145B" w14:textId="5E9B9E51" w:rsidR="00D179D6" w:rsidRPr="00462199" w:rsidRDefault="00D179D6" w:rsidP="005B3BB9">
      <w:pPr>
        <w:pStyle w:val="DefinitionsClauseAshurst"/>
      </w:pPr>
      <w:bookmarkStart w:id="1894" w:name="_Ref144112618"/>
      <w:r w:rsidRPr="00462199">
        <w:rPr>
          <w:b/>
        </w:rPr>
        <w:t>"QSE Notice"</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_Ref144114522 \w \h </w:instrText>
      </w:r>
      <w:r w:rsidR="008A01D2">
        <w:fldChar w:fldCharType="separate"/>
      </w:r>
      <w:del w:id="1895" w:author="Faqir, Sofia (Energy Security)" w:date="2023-11-12T19:47:00Z">
        <w:r w:rsidR="00E473FC">
          <w:delText>46.1</w:delText>
        </w:r>
      </w:del>
      <w:r w:rsidR="008A01D2">
        <w:fldChar w:fldCharType="end"/>
      </w:r>
      <w:r w:rsidRPr="00462199">
        <w:t xml:space="preserve"> (</w:t>
      </w:r>
      <w:r w:rsidRPr="00462199">
        <w:rPr>
          <w:i/>
        </w:rPr>
        <w:t>Qualifying Shutdown Event: Procedure</w:t>
      </w:r>
      <w:r w:rsidRPr="00462199">
        <w:t>);</w:t>
      </w:r>
      <w:bookmarkEnd w:id="1894"/>
    </w:p>
    <w:p w14:paraId="33FCCB63" w14:textId="77777777" w:rsidR="00D179D6" w:rsidRPr="00462199" w:rsidRDefault="00D179D6" w:rsidP="005B3BB9">
      <w:pPr>
        <w:pStyle w:val="DefinitionsClauseAshurst"/>
      </w:pPr>
      <w:bookmarkStart w:id="1896" w:name="_Ref144112619"/>
      <w:r w:rsidRPr="00462199">
        <w:rPr>
          <w:b/>
        </w:rPr>
        <w:t>"Qualifying Change in Law"</w:t>
      </w:r>
      <w:r w:rsidRPr="00462199">
        <w:t xml:space="preserve"> means:</w:t>
      </w:r>
      <w:bookmarkEnd w:id="1896"/>
    </w:p>
    <w:p w14:paraId="04137720" w14:textId="77777777" w:rsidR="00D179D6" w:rsidRPr="00462199" w:rsidRDefault="00D179D6" w:rsidP="00293F58">
      <w:pPr>
        <w:pStyle w:val="DefinitionsAshurst"/>
      </w:pPr>
      <w:bookmarkStart w:id="1897" w:name="_Ref144112620"/>
      <w:r w:rsidRPr="00462199">
        <w:t>a Discriminatory Change in Law;</w:t>
      </w:r>
      <w:bookmarkEnd w:id="1897"/>
    </w:p>
    <w:p w14:paraId="79CDB826" w14:textId="77777777" w:rsidR="00D179D6" w:rsidRPr="00462199" w:rsidRDefault="00D179D6" w:rsidP="00293F58">
      <w:pPr>
        <w:pStyle w:val="DefinitionsAshurst"/>
      </w:pPr>
      <w:bookmarkStart w:id="1898" w:name="_Ref144112621"/>
      <w:r w:rsidRPr="00462199">
        <w:t>a Specific Change in Law;</w:t>
      </w:r>
      <w:bookmarkEnd w:id="1898"/>
    </w:p>
    <w:p w14:paraId="641E8C7A" w14:textId="77777777" w:rsidR="00D179D6" w:rsidRPr="00462199" w:rsidRDefault="00D179D6" w:rsidP="00293F58">
      <w:pPr>
        <w:pStyle w:val="DefinitionsAshurst"/>
      </w:pPr>
      <w:bookmarkStart w:id="1899" w:name="_Ref144112622"/>
      <w:r w:rsidRPr="00462199">
        <w:t>an Other Change in Law;</w:t>
      </w:r>
      <w:bookmarkEnd w:id="1899"/>
    </w:p>
    <w:p w14:paraId="03001C22" w14:textId="77777777" w:rsidR="00D179D6" w:rsidRPr="00462199" w:rsidRDefault="00D179D6" w:rsidP="00293F58">
      <w:pPr>
        <w:pStyle w:val="DefinitionsAshurst"/>
      </w:pPr>
      <w:bookmarkStart w:id="1900" w:name="_Ref144112623"/>
      <w:r w:rsidRPr="00462199">
        <w:t>an EII Subsidy Intensity Threshold Decrease Change in Law;</w:t>
      </w:r>
      <w:bookmarkEnd w:id="1900"/>
    </w:p>
    <w:p w14:paraId="364408D6" w14:textId="616601DC" w:rsidR="00D179D6" w:rsidRPr="00462199" w:rsidRDefault="00D179D6" w:rsidP="00293F58">
      <w:pPr>
        <w:pStyle w:val="DefinitionsAshurst"/>
      </w:pPr>
      <w:bookmarkStart w:id="1901" w:name="_Ref144112624"/>
      <w:r w:rsidRPr="00462199">
        <w:t xml:space="preserve">an EII </w:t>
      </w:r>
      <w:commentRangeStart w:id="1902"/>
      <w:commentRangeStart w:id="1903"/>
      <w:r w:rsidRPr="00462199">
        <w:t xml:space="preserve">TNUoS </w:t>
      </w:r>
      <w:commentRangeEnd w:id="1902"/>
      <w:r w:rsidR="0039297C" w:rsidRPr="00462199">
        <w:rPr>
          <w:rStyle w:val="CommentReference"/>
          <w:rFonts w:ascii="Arial" w:hAnsi="Arial"/>
          <w:sz w:val="20"/>
          <w:szCs w:val="20"/>
        </w:rPr>
        <w:commentReference w:id="1902"/>
      </w:r>
      <w:commentRangeEnd w:id="1903"/>
      <w:r w:rsidR="00B00ECA" w:rsidRPr="00462199">
        <w:rPr>
          <w:rStyle w:val="CommentReference"/>
          <w:rFonts w:ascii="Arial" w:hAnsi="Arial"/>
          <w:sz w:val="20"/>
          <w:szCs w:val="20"/>
        </w:rPr>
        <w:commentReference w:id="1903"/>
      </w:r>
      <w:r w:rsidRPr="00462199">
        <w:t>Charges Exemption Change in Law; or</w:t>
      </w:r>
      <w:bookmarkEnd w:id="1901"/>
    </w:p>
    <w:p w14:paraId="6B13D455" w14:textId="77777777" w:rsidR="00D179D6" w:rsidRPr="00462199" w:rsidRDefault="00D179D6" w:rsidP="00293F58">
      <w:pPr>
        <w:pStyle w:val="DefinitionsAshurst"/>
      </w:pPr>
      <w:bookmarkStart w:id="1904" w:name="_Ref144112625"/>
      <w:r w:rsidRPr="00462199">
        <w:t>a Material LCHS Data Annex Amendment Direction,</w:t>
      </w:r>
      <w:bookmarkEnd w:id="1904"/>
    </w:p>
    <w:p w14:paraId="72C5A282" w14:textId="3B22C49C" w:rsidR="00D179D6" w:rsidRPr="00462199" w:rsidRDefault="00D179D6" w:rsidP="002D4185">
      <w:pPr>
        <w:pStyle w:val="B12Ashurst"/>
      </w:pPr>
      <w:r w:rsidRPr="00462199">
        <w:lastRenderedPageBreak/>
        <w:t xml:space="preserve">which, in the case of each of </w:t>
      </w:r>
      <w:r w:rsidR="00842629">
        <w:fldChar w:fldCharType="begin"/>
      </w:r>
      <w:r w:rsidR="00842629">
        <w:instrText xml:space="preserve"> REF _Ref144112620 \r \h </w:instrText>
      </w:r>
      <w:r w:rsidR="00842629">
        <w:fldChar w:fldCharType="separate"/>
      </w:r>
      <w:del w:id="1905" w:author="Faqir, Sofia (Energy Security)" w:date="2023-11-12T19:47:00Z">
        <w:r w:rsidR="00E473FC">
          <w:delText>A)</w:delText>
        </w:r>
      </w:del>
      <w:r w:rsidR="00842629">
        <w:fldChar w:fldCharType="end"/>
      </w:r>
      <w:r w:rsidRPr="00462199">
        <w:t xml:space="preserve"> to </w:t>
      </w:r>
      <w:r w:rsidR="00842629">
        <w:fldChar w:fldCharType="begin"/>
      </w:r>
      <w:r w:rsidR="00842629">
        <w:instrText xml:space="preserve"> REF _Ref144112622 \r \h </w:instrText>
      </w:r>
      <w:r w:rsidR="00842629">
        <w:fldChar w:fldCharType="separate"/>
      </w:r>
      <w:del w:id="1906" w:author="Faqir, Sofia (Energy Security)" w:date="2023-11-12T19:47:00Z">
        <w:r w:rsidR="00E473FC">
          <w:delText>C)</w:delText>
        </w:r>
      </w:del>
      <w:r w:rsidR="00842629">
        <w:fldChar w:fldCharType="end"/>
      </w:r>
      <w:r w:rsidRPr="00462199">
        <w:t xml:space="preserve"> only</w:t>
      </w:r>
      <w:bookmarkStart w:id="1907" w:name="_Ref144117904"/>
      <w:r w:rsidRPr="00462199">
        <w:rPr>
          <w:rStyle w:val="FootnoteReference"/>
        </w:rPr>
        <w:footnoteReference w:id="38"/>
      </w:r>
      <w:bookmarkEnd w:id="1907"/>
      <w:r w:rsidRPr="00462199">
        <w:t>, is not a Foreseeable Change in Law, and provided that:</w:t>
      </w:r>
    </w:p>
    <w:p w14:paraId="22F84925" w14:textId="77777777" w:rsidR="00D179D6" w:rsidRPr="00462199" w:rsidRDefault="00D179D6" w:rsidP="00293F58">
      <w:pPr>
        <w:pStyle w:val="DefSubAshurst"/>
      </w:pPr>
      <w:bookmarkStart w:id="1908" w:name="_Ref144112626"/>
      <w:r w:rsidRPr="00462199">
        <w:t>no decision by any Subsidy Control Competent Authority in respect of the application of the Subsidy Control Rules to the LCHA or UKLCH Programme LCHAs (including the annulment, invalidation, suspension, revocation, modification or replacement of any prior decision pursuant to such rules);</w:t>
      </w:r>
      <w:bookmarkEnd w:id="1908"/>
    </w:p>
    <w:p w14:paraId="2A1AC3EB" w14:textId="0DF09209" w:rsidR="00D179D6" w:rsidRPr="00462199" w:rsidRDefault="00D179D6" w:rsidP="00293F58">
      <w:pPr>
        <w:pStyle w:val="DefSubAshurst"/>
      </w:pPr>
      <w:bookmarkStart w:id="1909" w:name="_Ref144112627"/>
      <w:r w:rsidRPr="00462199">
        <w:t xml:space="preserve">no Change in Law which results in an increase to the EII </w:t>
      </w:r>
      <w:r w:rsidR="00010744">
        <w:t>Subsidy Intensity</w:t>
      </w:r>
      <w:r w:rsidRPr="00462199">
        <w:t xml:space="preserve"> Threshold;</w:t>
      </w:r>
      <w:bookmarkEnd w:id="1909"/>
    </w:p>
    <w:p w14:paraId="5FDAE00B" w14:textId="77777777" w:rsidR="00D179D6" w:rsidRPr="00462199" w:rsidRDefault="00D179D6" w:rsidP="00293F58">
      <w:pPr>
        <w:pStyle w:val="DefSubAshurst"/>
      </w:pPr>
      <w:bookmarkStart w:id="1910" w:name="_Ref144112628"/>
      <w:r w:rsidRPr="00462199">
        <w:t>no RTFO Change in Law; and/or</w:t>
      </w:r>
      <w:bookmarkEnd w:id="1910"/>
    </w:p>
    <w:p w14:paraId="6AD1DF62" w14:textId="77777777" w:rsidR="00D179D6" w:rsidRPr="00462199" w:rsidRDefault="00D179D6" w:rsidP="00293F58">
      <w:pPr>
        <w:pStyle w:val="DefSubAshurst"/>
      </w:pPr>
      <w:bookmarkStart w:id="1911" w:name="_Ref144112629"/>
      <w:r w:rsidRPr="00462199">
        <w:t>no LCHS Data Annex Change in Law,</w:t>
      </w:r>
      <w:bookmarkEnd w:id="1911"/>
    </w:p>
    <w:p w14:paraId="1073A731" w14:textId="77777777" w:rsidR="00D179D6" w:rsidRPr="00462199" w:rsidRDefault="00D179D6" w:rsidP="005B3BB9">
      <w:pPr>
        <w:pStyle w:val="B12Ashurst"/>
      </w:pPr>
      <w:r w:rsidRPr="00462199">
        <w:t>shall constitute a Qualifying Change in Law;</w:t>
      </w:r>
    </w:p>
    <w:p w14:paraId="3FE1CE8E" w14:textId="77777777" w:rsidR="00D179D6" w:rsidRPr="00462199" w:rsidRDefault="00D179D6" w:rsidP="005B3BB9">
      <w:pPr>
        <w:pStyle w:val="DefinitionsClauseAshurst"/>
      </w:pPr>
      <w:bookmarkStart w:id="1912" w:name="_Ref144112630"/>
      <w:r w:rsidRPr="00462199">
        <w:rPr>
          <w:b/>
        </w:rPr>
        <w:t>"Qualifying Event"</w:t>
      </w:r>
      <w:r w:rsidRPr="00462199">
        <w:t xml:space="preserve"> means an event or circumstance which reduces the Total Invoiced Volumes in a Billing Period, except where such event or circumstance arises as a result of:</w:t>
      </w:r>
      <w:bookmarkEnd w:id="1912"/>
    </w:p>
    <w:p w14:paraId="54BDE990" w14:textId="77777777" w:rsidR="00D179D6" w:rsidRPr="00462199" w:rsidRDefault="00D179D6" w:rsidP="00293F58">
      <w:pPr>
        <w:pStyle w:val="DefinitionsAshurst"/>
      </w:pPr>
      <w:bookmarkStart w:id="1913" w:name="_Ref144112631"/>
      <w:r w:rsidRPr="00462199">
        <w:t>the Producer's (or any of its Representatives') breach of, or default under, the LCHA or any Offtake Agreement, or its (or their) negligence;</w:t>
      </w:r>
      <w:bookmarkEnd w:id="1913"/>
    </w:p>
    <w:p w14:paraId="14B61A33" w14:textId="77777777" w:rsidR="00D179D6" w:rsidRPr="00462199" w:rsidRDefault="00D179D6" w:rsidP="00293F58">
      <w:pPr>
        <w:pStyle w:val="DefinitionsAshurst"/>
      </w:pPr>
      <w:bookmarkStart w:id="1914" w:name="_Ref144112632"/>
      <w:r w:rsidRPr="00462199">
        <w:t>the Producer operating the Facility in a way that is designed to, or a main purpose of which is to, claim or maximise any Sliding Scale Top Up Amount(s) and/or any PILOHS Amount(s) (as applicable) under the LCHA, including by curtailing, derating or shutting down the Facility;</w:t>
      </w:r>
      <w:bookmarkEnd w:id="1914"/>
    </w:p>
    <w:p w14:paraId="2917C4AF" w14:textId="77777777" w:rsidR="00D179D6" w:rsidRPr="00462199" w:rsidRDefault="00D179D6" w:rsidP="00293F58">
      <w:pPr>
        <w:pStyle w:val="DefinitionsAshurst"/>
      </w:pPr>
      <w:bookmarkStart w:id="1915" w:name="_Ref144112633"/>
      <w:r w:rsidRPr="00462199">
        <w:t>any Facility Outage Event; or</w:t>
      </w:r>
      <w:bookmarkEnd w:id="1915"/>
    </w:p>
    <w:p w14:paraId="0FE14338" w14:textId="77777777" w:rsidR="00D179D6" w:rsidRPr="00462199" w:rsidRDefault="00D179D6" w:rsidP="00293F58">
      <w:pPr>
        <w:pStyle w:val="DefinitionsAshurst"/>
      </w:pPr>
      <w:bookmarkStart w:id="1916" w:name="_Ref144112634"/>
      <w:r w:rsidRPr="00462199">
        <w:t>any outage event at any Off-site Non-UKLCH Storage;</w:t>
      </w:r>
      <w:bookmarkEnd w:id="1916"/>
    </w:p>
    <w:p w14:paraId="4FDC866C" w14:textId="77777777" w:rsidR="00D179D6" w:rsidRPr="00462199" w:rsidRDefault="00D179D6" w:rsidP="005B3BB9">
      <w:pPr>
        <w:pStyle w:val="DefinitionsClauseAshurst"/>
      </w:pPr>
      <w:bookmarkStart w:id="1917" w:name="_Ref144112635"/>
      <w:r w:rsidRPr="00462199">
        <w:rPr>
          <w:b/>
        </w:rPr>
        <w:t>"Qualifying Event Shortfall Amount"</w:t>
      </w:r>
      <w:r w:rsidRPr="00462199">
        <w:t xml:space="preserve"> means the amount by which the Total Invoiced Volumes in a Billing Period have been reduced as a direct result of one (1) or more Qualifying Event(s);</w:t>
      </w:r>
      <w:bookmarkEnd w:id="1917"/>
    </w:p>
    <w:p w14:paraId="5A1DB739" w14:textId="77777777" w:rsidR="00D179D6" w:rsidRPr="00462199" w:rsidRDefault="00D179D6" w:rsidP="005B3BB9">
      <w:pPr>
        <w:pStyle w:val="DefinitionsClauseAshurst"/>
      </w:pPr>
      <w:bookmarkStart w:id="1918" w:name="_Ref144112636"/>
      <w:r w:rsidRPr="00462199">
        <w:rPr>
          <w:b/>
        </w:rPr>
        <w:t>"Qualifying Issuer"</w:t>
      </w:r>
      <w:r w:rsidRPr="00462199">
        <w:t xml:space="preserve"> means: (i) a bank or financial institution having a minimum short-term rating of A-1 with Standard and Poor's, P-1 with Moody's or F1 with Fitch; or (ii) such other bank or financial institution, having such minimum rating as the LCHA Counterparty may consent to or specify from time to time;</w:t>
      </w:r>
      <w:bookmarkEnd w:id="1918"/>
    </w:p>
    <w:p w14:paraId="410AE551" w14:textId="77777777" w:rsidR="00D179D6" w:rsidRPr="00462199" w:rsidRDefault="00D179D6" w:rsidP="005B3BB9">
      <w:pPr>
        <w:pStyle w:val="DefinitionsClauseAshurst"/>
      </w:pPr>
      <w:bookmarkStart w:id="1919" w:name="_Ref144112637"/>
      <w:r w:rsidRPr="00462199">
        <w:rPr>
          <w:b/>
        </w:rPr>
        <w:t>"Qualifying Offtaker"</w:t>
      </w:r>
      <w:r w:rsidRPr="00462199">
        <w:t xml:space="preserve"> means any Offtaker who:</w:t>
      </w:r>
      <w:bookmarkEnd w:id="1919"/>
    </w:p>
    <w:p w14:paraId="5A0C2592" w14:textId="77777777" w:rsidR="00D179D6" w:rsidRPr="00462199" w:rsidRDefault="00D179D6" w:rsidP="00293F58">
      <w:pPr>
        <w:pStyle w:val="DefinitionsAshurst"/>
      </w:pPr>
      <w:bookmarkStart w:id="1920" w:name="_Ref144112638"/>
      <w:r w:rsidRPr="00462199">
        <w:t>is not a Non-Qualifying Offtaker; and</w:t>
      </w:r>
      <w:bookmarkEnd w:id="1920"/>
    </w:p>
    <w:p w14:paraId="1F0A4761" w14:textId="3FDD74A8" w:rsidR="00D179D6" w:rsidRPr="00462199" w:rsidRDefault="00D179D6" w:rsidP="00293F58">
      <w:pPr>
        <w:pStyle w:val="DefinitionsAshurst"/>
      </w:pPr>
      <w:bookmarkStart w:id="1921" w:name="_Ref144112639"/>
      <w:r w:rsidRPr="00462199">
        <w:t xml:space="preserve">has been deemed to be a Qualifying Offtaker by the LCHA Counterparty pursuant to the Offtaker confirmation procedure in </w:t>
      </w:r>
      <w:r w:rsidR="007248B2" w:rsidRPr="007248B2">
        <w:t>Condition</w:t>
      </w:r>
      <w:r w:rsidRPr="00462199">
        <w:t xml:space="preserve"> </w:t>
      </w:r>
      <w:r w:rsidR="008A01D2">
        <w:fldChar w:fldCharType="begin"/>
      </w:r>
      <w:r w:rsidR="008A01D2">
        <w:instrText xml:space="preserve"> REF _Ref144425451 \w \h </w:instrText>
      </w:r>
      <w:r w:rsidR="008A01D2">
        <w:fldChar w:fldCharType="separate"/>
      </w:r>
      <w:del w:id="1922" w:author="Faqir, Sofia (Energy Security)" w:date="2023-11-12T19:47:00Z">
        <w:r w:rsidR="00E473FC">
          <w:delText>36</w:delText>
        </w:r>
      </w:del>
      <w:r w:rsidR="008A01D2">
        <w:fldChar w:fldCharType="end"/>
      </w:r>
      <w:r w:rsidRPr="00462199">
        <w:t xml:space="preserve"> (</w:t>
      </w:r>
      <w:r w:rsidRPr="00462199">
        <w:rPr>
          <w:i/>
          <w:iCs/>
        </w:rPr>
        <w:t>Offtaker Confirmation Procedure</w:t>
      </w:r>
      <w:r w:rsidRPr="00462199">
        <w:t>) and who remains a Qualifying Offtaker;</w:t>
      </w:r>
      <w:bookmarkEnd w:id="1921"/>
    </w:p>
    <w:p w14:paraId="686118F2" w14:textId="77777777" w:rsidR="00D179D6" w:rsidRPr="00462199" w:rsidRDefault="00D179D6" w:rsidP="005B3BB9">
      <w:pPr>
        <w:pStyle w:val="DefinitionsClauseAshurst"/>
      </w:pPr>
      <w:bookmarkStart w:id="1923" w:name="_Ref144112640"/>
      <w:r w:rsidRPr="00462199">
        <w:rPr>
          <w:b/>
        </w:rPr>
        <w:t>"Qualifying Shutdown Event"</w:t>
      </w:r>
      <w:r w:rsidRPr="00462199">
        <w:t xml:space="preserve"> means:</w:t>
      </w:r>
      <w:bookmarkEnd w:id="1923"/>
    </w:p>
    <w:p w14:paraId="7006EB68" w14:textId="77777777" w:rsidR="00D179D6" w:rsidRPr="00462199" w:rsidRDefault="00D179D6" w:rsidP="00293F58">
      <w:pPr>
        <w:pStyle w:val="DefinitionsAshurst"/>
      </w:pPr>
      <w:bookmarkStart w:id="1924" w:name="_Ref144112641"/>
      <w:r w:rsidRPr="00462199">
        <w:lastRenderedPageBreak/>
        <w:t xml:space="preserve">HMG of the United Kingdom or the Secretary of State or any other Minister of the Crown or any department of HMG of the United Kingdom (each, a </w:t>
      </w:r>
      <w:r w:rsidRPr="00462199">
        <w:rPr>
          <w:b/>
          <w:bCs/>
        </w:rPr>
        <w:t>"Government Authority"</w:t>
      </w:r>
      <w:r w:rsidRPr="00462199">
        <w:t>):</w:t>
      </w:r>
      <w:bookmarkEnd w:id="1924"/>
    </w:p>
    <w:p w14:paraId="5481D969" w14:textId="77777777" w:rsidR="00D179D6" w:rsidRPr="00462199" w:rsidRDefault="00D179D6" w:rsidP="00293F58">
      <w:pPr>
        <w:pStyle w:val="DefSubAshurst"/>
      </w:pPr>
      <w:bookmarkStart w:id="1925" w:name="_Ref144112642"/>
      <w:r w:rsidRPr="00462199">
        <w:t>applying, implementing or changing the Law which is in force from time to time;</w:t>
      </w:r>
      <w:bookmarkEnd w:id="1925"/>
    </w:p>
    <w:p w14:paraId="147E68E3" w14:textId="77777777" w:rsidR="00D179D6" w:rsidRPr="00462199" w:rsidRDefault="00D179D6" w:rsidP="00293F58">
      <w:pPr>
        <w:pStyle w:val="DefSubAshurst"/>
      </w:pPr>
      <w:bookmarkStart w:id="1926" w:name="_Ref144112643"/>
      <w:r w:rsidRPr="00462199">
        <w:t>applying or exercising its powers under such Law; or</w:t>
      </w:r>
      <w:bookmarkEnd w:id="1926"/>
    </w:p>
    <w:p w14:paraId="508A9AD7" w14:textId="77777777" w:rsidR="00D179D6" w:rsidRPr="00462199" w:rsidRDefault="00D179D6" w:rsidP="00293F58">
      <w:pPr>
        <w:pStyle w:val="DefSubAshurst"/>
      </w:pPr>
      <w:bookmarkStart w:id="1927" w:name="_Ref144112644"/>
      <w:r w:rsidRPr="00462199">
        <w:t>applying, implementing and/or changing policy or guidance which has effect from time to time;</w:t>
      </w:r>
      <w:bookmarkEnd w:id="1927"/>
    </w:p>
    <w:p w14:paraId="706303CB" w14:textId="77777777" w:rsidR="00D179D6" w:rsidRPr="00462199" w:rsidRDefault="00D179D6" w:rsidP="00293F58">
      <w:pPr>
        <w:pStyle w:val="DefinitionsAshurst"/>
      </w:pPr>
      <w:bookmarkStart w:id="1928" w:name="_Ref144112645"/>
      <w:r w:rsidRPr="00462199">
        <w:t>the exercise of powers by a UK Competent Authority, where such exercise of powers was required by a direction made under statutory powers by a Government Authority; or</w:t>
      </w:r>
      <w:bookmarkEnd w:id="1928"/>
    </w:p>
    <w:p w14:paraId="21956CD9" w14:textId="77777777" w:rsidR="00D179D6" w:rsidRPr="00462199" w:rsidRDefault="00D179D6" w:rsidP="00293F58">
      <w:pPr>
        <w:pStyle w:val="DefinitionsAshurst"/>
      </w:pPr>
      <w:bookmarkStart w:id="1929" w:name="_Ref144112646"/>
      <w:r w:rsidRPr="00462199">
        <w:t>the exercise of powers by a UK Competent Authority, where the UK Competent Authority has not acted independently of a Government Authority in such exercise of powers, and for this purpose a UK Competent Authority shall be deemed to have acted independently of a Government Authority unless such exercise of powers was procured by the Government Authority,</w:t>
      </w:r>
      <w:bookmarkEnd w:id="1929"/>
    </w:p>
    <w:p w14:paraId="7C7D7C19" w14:textId="77777777" w:rsidR="00D179D6" w:rsidRPr="00462199" w:rsidRDefault="00D179D6" w:rsidP="005B3BB9">
      <w:pPr>
        <w:pStyle w:val="B12Ashurst"/>
      </w:pPr>
      <w:r w:rsidRPr="00462199">
        <w:t xml:space="preserve">other than any application, implementation, change, exercise of powers or other action required by, or necessary for compliance with, international or EU law, policy or guidance (provided such international or EU law, policy or guidance was not promoted by such Government Authority and, in relation to any international or EU law, policy or guidance proposed after the Agreement Date, such Government Authority has used its reasonable endeavours to prevent the adoption of such international or EU law, policy or guidance (such reasonable endeavours not to include an obligation on any Government Authority to take legal proceedings to challenge such adoption)), and which the Producer is able to demonstrate to the satisfaction of an English court of competent jurisdiction: (i) imposes a requirement that permanently prevents the Hydrogen Production Plant and/or, for CCUS-Enabled Facilities only, the Capture Plant from operating; or (ii) is the refusal or the failure to give approval, for a period in excess of twenty-four (24) months, to a request for consent to any re-start of the Hydrogen Production Plant and/or, for CCUS-Enabled Facilities only, the Capture Plant, (each, a </w:t>
      </w:r>
      <w:r w:rsidRPr="00462199">
        <w:rPr>
          <w:b/>
        </w:rPr>
        <w:t>"Shutdown Event"</w:t>
      </w:r>
      <w:r w:rsidRPr="00462199">
        <w:t>) unless, in any such case, the Shutdown Event was for reasons:</w:t>
      </w:r>
    </w:p>
    <w:p w14:paraId="750EBEEB" w14:textId="77777777" w:rsidR="00D179D6" w:rsidRPr="00462199" w:rsidRDefault="00D179D6" w:rsidP="00293F58">
      <w:pPr>
        <w:pStyle w:val="DefSubAshurst"/>
      </w:pPr>
      <w:bookmarkStart w:id="1930" w:name="_Ref144112647"/>
      <w:r w:rsidRPr="00462199">
        <w:t xml:space="preserve">relating to or in connection with matters of health, safety, security, environment, transport or damage to property (the </w:t>
      </w:r>
      <w:r w:rsidRPr="00462199">
        <w:rPr>
          <w:b/>
          <w:bCs/>
        </w:rPr>
        <w:t>"Relevant Matters"</w:t>
      </w:r>
      <w:r w:rsidRPr="00462199">
        <w:t>) affecting (directly or indirectly): (1) the Hydrogen Production Plant, the hydrogen production therefrom and/or, for CCUS-Enabled Facilities only, the Capture Plant; (2) the Producer; (3) the land on which the Facility is situated; (4) the management of any of (1) to (3); or (5) the hydrogen production using the same Hydrogen Production Technology as the Facility (whether in the UK or elsewhere), but in this case, provided the Relevant Matters also relate or apply to one (1) or more of (1) to (4), where at the time of the Shutdown Event it was justifiable in the circumstances as they related or applied to the relevant one(s) of (1) to (5) to prevent the operation, or refuse to consent to any re-start, of the Hydrogen Production Plant and/or, for CCUS-Enabled Facilities only, the Capture Plant;</w:t>
      </w:r>
      <w:bookmarkEnd w:id="1930"/>
    </w:p>
    <w:p w14:paraId="51BF36AE" w14:textId="77777777" w:rsidR="00D179D6" w:rsidRPr="00462199" w:rsidRDefault="00D179D6" w:rsidP="00293F58">
      <w:pPr>
        <w:pStyle w:val="DefSubAshurst"/>
      </w:pPr>
      <w:bookmarkStart w:id="1931" w:name="_Ref144112648"/>
      <w:r w:rsidRPr="00462199">
        <w:t>arising out of, in connection with, or resulting from the negligence, breach or fault of, or a failure to act in accordance with a Reasonable and Prudent Standard by, the Producer or any of its Representatives where at the time of the Shutdown Event it was justifiable in the circumstances to prevent the operation, or refuse to consent to any re-start, of the Hydrogen Production Plant and/or, for CCUS-Enabled Facilities only, the Capture Plant; or</w:t>
      </w:r>
      <w:bookmarkEnd w:id="1931"/>
    </w:p>
    <w:p w14:paraId="2FA18E0C" w14:textId="77777777" w:rsidR="00D179D6" w:rsidRPr="00462199" w:rsidRDefault="00D179D6" w:rsidP="00293F58">
      <w:pPr>
        <w:pStyle w:val="DefSubAshurst"/>
      </w:pPr>
      <w:bookmarkStart w:id="1932" w:name="_Ref144112649"/>
      <w:r w:rsidRPr="00462199">
        <w:lastRenderedPageBreak/>
        <w:t>relating to any decision by any Subsidy Control Competent Authority in respect of the application of the Subsidy Control Rules in the LCHA or UKLCH Programme LCHAs (including the annulment, invalidation, revocation, modification, suspension or replacement of any prior decision pursuant to such rules);</w:t>
      </w:r>
      <w:bookmarkEnd w:id="1932"/>
    </w:p>
    <w:p w14:paraId="63D33E38" w14:textId="77777777" w:rsidR="00D179D6" w:rsidRPr="00462199" w:rsidRDefault="00D179D6" w:rsidP="005B3BB9">
      <w:pPr>
        <w:pStyle w:val="DefinitionsClauseAshurst"/>
      </w:pPr>
      <w:bookmarkStart w:id="1933" w:name="_Ref144112650"/>
      <w:r w:rsidRPr="00462199">
        <w:rPr>
          <w:b/>
        </w:rPr>
        <w:t>"Qualifying Volume"</w:t>
      </w:r>
      <w:r w:rsidRPr="00462199">
        <w:t xml:space="preserve"> means an Invoiced Volume to Relevant Offtaker which:</w:t>
      </w:r>
      <w:bookmarkEnd w:id="1933"/>
    </w:p>
    <w:p w14:paraId="3A06DEB5" w14:textId="77777777" w:rsidR="00D179D6" w:rsidRPr="00462199" w:rsidRDefault="00D179D6" w:rsidP="00293F58">
      <w:pPr>
        <w:pStyle w:val="DefinitionsAshurst"/>
      </w:pPr>
      <w:bookmarkStart w:id="1934" w:name="_Ref144112651"/>
      <w:r w:rsidRPr="00462199">
        <w:t>is purchased by a Qualifying Offtaker; and</w:t>
      </w:r>
      <w:bookmarkEnd w:id="1934"/>
    </w:p>
    <w:p w14:paraId="349AA2F7" w14:textId="2DD11EA9" w:rsidR="00D179D6" w:rsidRPr="00462199" w:rsidRDefault="00D179D6" w:rsidP="00293F58">
      <w:pPr>
        <w:pStyle w:val="DefinitionsAshurst"/>
      </w:pPr>
      <w:bookmarkStart w:id="1935" w:name="_Ref144112652"/>
      <w:r w:rsidRPr="00462199">
        <w:t xml:space="preserve">is LCHS Compliant or in respect of which a waiver of the requirement to be LCHS Compliant applies pursuant to </w:t>
      </w:r>
      <w:r w:rsidR="007248B2" w:rsidRPr="007248B2">
        <w:t>Condition</w:t>
      </w:r>
      <w:r w:rsidRPr="00462199">
        <w:t xml:space="preserve"> </w:t>
      </w:r>
      <w:r w:rsidR="008A01D2">
        <w:fldChar w:fldCharType="begin"/>
      </w:r>
      <w:r w:rsidR="008A01D2">
        <w:instrText xml:space="preserve"> REF _Ref144113522 \w \h </w:instrText>
      </w:r>
      <w:r w:rsidR="008A01D2">
        <w:fldChar w:fldCharType="separate"/>
      </w:r>
      <w:del w:id="1936" w:author="Faqir, Sofia (Energy Security)" w:date="2023-11-12T19:47:00Z">
        <w:r w:rsidR="00E473FC">
          <w:delText>17.6</w:delText>
        </w:r>
      </w:del>
      <w:r w:rsidR="008A01D2">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w:t>
      </w:r>
      <w:bookmarkEnd w:id="1935"/>
    </w:p>
    <w:p w14:paraId="2B6AB613" w14:textId="77777777" w:rsidR="00D179D6" w:rsidRPr="00462199" w:rsidRDefault="00D179D6" w:rsidP="005B3BB9">
      <w:pPr>
        <w:pStyle w:val="B12Ashurst"/>
      </w:pPr>
      <w:r w:rsidRPr="00462199">
        <w:t xml:space="preserve">and in each case which is not a RTFO Volume or any Measured Hydrogen Output which is deemed not to be LCHS Compliant in accordance with any provision of the LCHA, and </w:t>
      </w:r>
      <w:r w:rsidRPr="00462199">
        <w:rPr>
          <w:b/>
        </w:rPr>
        <w:t>"Qualifying Volumes"</w:t>
      </w:r>
      <w:r w:rsidRPr="00462199">
        <w:t xml:space="preserve"> shall be construed accordingly;</w:t>
      </w:r>
    </w:p>
    <w:p w14:paraId="37D7B04C" w14:textId="4A91F3C3" w:rsidR="00D179D6" w:rsidRPr="00462199" w:rsidRDefault="00D179D6" w:rsidP="005B3BB9">
      <w:pPr>
        <w:pStyle w:val="DefinitionsClauseAshurst"/>
      </w:pPr>
      <w:bookmarkStart w:id="1937" w:name="_Ref144112653"/>
      <w:r w:rsidRPr="00462199">
        <w:rPr>
          <w:b/>
        </w:rPr>
        <w:t>"RCE-Adjusted Installed Capacity Estimate"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_Ref144113290 \r \h \* MERGEFORMAT </w:instrText>
      </w:r>
      <w:r w:rsidRPr="00462199">
        <w:fldChar w:fldCharType="separate"/>
      </w:r>
      <w:del w:id="1938" w:author="Faqir, Sofia (Energy Security)" w:date="2023-11-12T19:47:00Z">
        <w:r w:rsidR="00E473FC" w:rsidRPr="00E473FC">
          <w:rPr>
            <w:color w:val="000000"/>
          </w:rPr>
          <w:delText>5.1(A)(ii)</w:delText>
        </w:r>
      </w:del>
      <w:r w:rsidRPr="00462199">
        <w:fldChar w:fldCharType="end"/>
      </w:r>
      <w:r w:rsidRPr="00462199">
        <w:t xml:space="preserve"> (</w:t>
      </w:r>
      <w:r w:rsidRPr="00462199">
        <w:rPr>
          <w:i/>
        </w:rPr>
        <w:t>Adjustment to Installed Capacity Estimate: Relevant Construction Event</w:t>
      </w:r>
      <w:r w:rsidRPr="00462199">
        <w:t>);</w:t>
      </w:r>
      <w:bookmarkEnd w:id="1937"/>
    </w:p>
    <w:p w14:paraId="689332B1" w14:textId="5C416CC9" w:rsidR="00D179D6" w:rsidRPr="00462199" w:rsidRDefault="00D179D6" w:rsidP="005B3BB9">
      <w:pPr>
        <w:pStyle w:val="DefinitionsClauseAshurst"/>
      </w:pPr>
      <w:bookmarkStart w:id="1939" w:name="_Ref144112654"/>
      <w:r w:rsidRPr="00462199">
        <w:rPr>
          <w:b/>
        </w:rPr>
        <w:t>"RCE Deadline"</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_Ref144113287 \w \h </w:instrText>
      </w:r>
      <w:r w:rsidR="008A01D2">
        <w:fldChar w:fldCharType="separate"/>
      </w:r>
      <w:del w:id="1940" w:author="Faqir, Sofia (Energy Security)" w:date="2023-11-12T19:47:00Z">
        <w:r w:rsidR="00E473FC">
          <w:delText>5.1</w:delText>
        </w:r>
      </w:del>
      <w:r w:rsidR="008A01D2">
        <w:fldChar w:fldCharType="end"/>
      </w:r>
      <w:r w:rsidRPr="00462199">
        <w:t xml:space="preserve"> (</w:t>
      </w:r>
      <w:r w:rsidRPr="00462199">
        <w:rPr>
          <w:i/>
        </w:rPr>
        <w:t>Adjustment to Installed Capacity Estimate: Relevant Construction Event</w:t>
      </w:r>
      <w:r w:rsidRPr="00462199">
        <w:t>);</w:t>
      </w:r>
      <w:bookmarkEnd w:id="1939"/>
    </w:p>
    <w:p w14:paraId="720C9D65" w14:textId="54F738E7" w:rsidR="00D179D6" w:rsidRPr="00462199" w:rsidRDefault="00D179D6" w:rsidP="005B3BB9">
      <w:pPr>
        <w:pStyle w:val="DefinitionsClauseAshurst"/>
      </w:pPr>
      <w:bookmarkStart w:id="1941" w:name="_Ref144112655"/>
      <w:r w:rsidRPr="00462199">
        <w:rPr>
          <w:b/>
        </w:rPr>
        <w:t>"RCE Notice"</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_Ref144113287 \w \h </w:instrText>
      </w:r>
      <w:r w:rsidR="008A01D2">
        <w:fldChar w:fldCharType="separate"/>
      </w:r>
      <w:del w:id="1942" w:author="Faqir, Sofia (Energy Security)" w:date="2023-11-12T19:47:00Z">
        <w:r w:rsidR="00E473FC">
          <w:delText>5.1</w:delText>
        </w:r>
      </w:del>
      <w:r w:rsidR="008A01D2">
        <w:fldChar w:fldCharType="end"/>
      </w:r>
      <w:r w:rsidRPr="00462199">
        <w:t xml:space="preserve"> (</w:t>
      </w:r>
      <w:r w:rsidRPr="00462199">
        <w:rPr>
          <w:i/>
        </w:rPr>
        <w:t>Adjustment to Installed Capacity Estimate: Relevant Construction Event</w:t>
      </w:r>
      <w:r w:rsidRPr="00462199">
        <w:t>);</w:t>
      </w:r>
      <w:bookmarkEnd w:id="1941"/>
    </w:p>
    <w:p w14:paraId="68FF1783" w14:textId="2B4EE69D" w:rsidR="00D179D6" w:rsidRPr="00462199" w:rsidRDefault="00D179D6" w:rsidP="005B3BB9">
      <w:pPr>
        <w:pStyle w:val="DefinitionsClauseAshurst"/>
      </w:pPr>
      <w:bookmarkStart w:id="1943" w:name="_Ref144112656"/>
      <w:r w:rsidRPr="00462199">
        <w:rPr>
          <w:b/>
        </w:rPr>
        <w:t>"RCE Response Notice"</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_Ref144113298 \w \h </w:instrText>
      </w:r>
      <w:r w:rsidR="008A01D2">
        <w:fldChar w:fldCharType="separate"/>
      </w:r>
      <w:del w:id="1944" w:author="Faqir, Sofia (Energy Security)" w:date="2023-11-12T19:47:00Z">
        <w:r w:rsidR="00E473FC">
          <w:delText>5.4</w:delText>
        </w:r>
      </w:del>
      <w:r w:rsidR="008A01D2">
        <w:fldChar w:fldCharType="end"/>
      </w:r>
      <w:r w:rsidRPr="00462199">
        <w:t xml:space="preserve"> (</w:t>
      </w:r>
      <w:r w:rsidRPr="00462199">
        <w:rPr>
          <w:i/>
        </w:rPr>
        <w:t>Adjustment to Installed Capacity Estimate: Relevant Construction Event</w:t>
      </w:r>
      <w:r w:rsidRPr="00462199">
        <w:t>);</w:t>
      </w:r>
      <w:bookmarkEnd w:id="1943"/>
    </w:p>
    <w:p w14:paraId="1D35E51E" w14:textId="0CF1CFB5" w:rsidR="00D179D6" w:rsidRPr="00462199" w:rsidRDefault="00D179D6" w:rsidP="005B3BB9">
      <w:pPr>
        <w:pStyle w:val="DefinitionsClauseAshurst"/>
      </w:pPr>
      <w:bookmarkStart w:id="1945" w:name="_Ref144112657"/>
      <w:r w:rsidRPr="00462199">
        <w:rPr>
          <w:b/>
        </w:rPr>
        <w:t>"RCE Supporting Information"</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_Ref144113301 \w \h </w:instrText>
      </w:r>
      <w:r w:rsidR="008A01D2">
        <w:fldChar w:fldCharType="separate"/>
      </w:r>
      <w:del w:id="1946" w:author="Faqir, Sofia (Energy Security)" w:date="2023-11-12T19:47:00Z">
        <w:r w:rsidR="00E473FC">
          <w:delText>5.4(C)</w:delText>
        </w:r>
      </w:del>
      <w:r w:rsidR="008A01D2">
        <w:fldChar w:fldCharType="end"/>
      </w:r>
      <w:r w:rsidRPr="00462199">
        <w:t xml:space="preserve"> (</w:t>
      </w:r>
      <w:r w:rsidRPr="00462199">
        <w:rPr>
          <w:i/>
        </w:rPr>
        <w:t>Adjustment to Installed Capacity Estimate: Relevant Construction Event</w:t>
      </w:r>
      <w:r w:rsidRPr="00462199">
        <w:t>);</w:t>
      </w:r>
      <w:bookmarkEnd w:id="1945"/>
    </w:p>
    <w:p w14:paraId="37A37249" w14:textId="3B8C9E62" w:rsidR="00D179D6" w:rsidRPr="00462199" w:rsidRDefault="00D179D6" w:rsidP="005B3BB9">
      <w:pPr>
        <w:pStyle w:val="DefinitionsClauseAshurst"/>
      </w:pPr>
      <w:bookmarkStart w:id="1947" w:name="_Ref144112658"/>
      <w:r w:rsidRPr="00462199">
        <w:rPr>
          <w:b/>
        </w:rPr>
        <w:t>"Reasonable and Prudent Standard"</w:t>
      </w:r>
      <w:r w:rsidRPr="00462199">
        <w:t xml:space="preserve"> means the standard of a person seeking in good faith to comply with its contractual obligations and, in so doing and in the general conduct of its undertaking, exercising that degree of skill, diligence, prudence and foresight that would reasonably and ordinarily be expected from a skilled and experienced person complying with all applicable Laws, Directives, Industry Documents and Required Authorisations and engaged in the same type of undertaking under the same or similar circumstances and </w:t>
      </w:r>
      <w:r w:rsidR="007248B2" w:rsidRPr="007248B2">
        <w:t>condition</w:t>
      </w:r>
      <w:r w:rsidRPr="00462199">
        <w:t>s;</w:t>
      </w:r>
      <w:bookmarkEnd w:id="1947"/>
    </w:p>
    <w:p w14:paraId="146431D0" w14:textId="1E24CD1B" w:rsidR="00D179D6" w:rsidRDefault="00D179D6" w:rsidP="005B3BB9">
      <w:pPr>
        <w:pStyle w:val="DefinitionsClauseAshurst"/>
      </w:pPr>
      <w:bookmarkStart w:id="1948" w:name="_Ref144112659"/>
      <w:r w:rsidRPr="00462199">
        <w:rPr>
          <w:b/>
        </w:rPr>
        <w:t>"Reconciliation Amount(s)"</w:t>
      </w:r>
      <w:r w:rsidRPr="00462199">
        <w:t xml:space="preserve"> means UKLCH Reconciliation Amount(s) and/or, for CCUS-Enabled Facilities only, CO</w:t>
      </w:r>
      <w:r w:rsidRPr="00462199">
        <w:rPr>
          <w:vertAlign w:val="subscript"/>
        </w:rPr>
        <w:t>2</w:t>
      </w:r>
      <w:r w:rsidRPr="00462199">
        <w:t xml:space="preserve"> T&amp;S Reconciliation Amount(s) (as applicable);</w:t>
      </w:r>
      <w:bookmarkEnd w:id="1948"/>
    </w:p>
    <w:p w14:paraId="04DD56DC" w14:textId="77C6A2D6" w:rsidR="007B4C89" w:rsidRPr="00462199" w:rsidRDefault="007B4C89" w:rsidP="007B4C89">
      <w:pPr>
        <w:pStyle w:val="DefinitionsClauseAshurst"/>
      </w:pPr>
      <w:r>
        <w:rPr>
          <w:b/>
          <w:bCs/>
        </w:rPr>
        <w:t xml:space="preserve">"Reconciliation Billing Period" </w:t>
      </w:r>
      <w:r w:rsidRPr="00462199">
        <w:t xml:space="preserve">means either </w:t>
      </w:r>
      <w:r w:rsidR="00F16A01">
        <w:t xml:space="preserve">a </w:t>
      </w:r>
      <w:r w:rsidRPr="007B4C89">
        <w:rPr>
          <w:bCs/>
        </w:rPr>
        <w:t>CO</w:t>
      </w:r>
      <w:r w:rsidRPr="007B4C89">
        <w:rPr>
          <w:bCs/>
          <w:vertAlign w:val="subscript"/>
        </w:rPr>
        <w:t>2</w:t>
      </w:r>
      <w:r w:rsidRPr="007B4C89">
        <w:rPr>
          <w:bCs/>
        </w:rPr>
        <w:t xml:space="preserve"> T&amp;S Reconciliation Billing Period</w:t>
      </w:r>
      <w:r w:rsidRPr="00462199">
        <w:t xml:space="preserve"> and/or </w:t>
      </w:r>
      <w:r w:rsidR="00F16A01">
        <w:t xml:space="preserve">a </w:t>
      </w:r>
      <w:r w:rsidRPr="007B4C89">
        <w:rPr>
          <w:bCs/>
        </w:rPr>
        <w:t>UKLCH Reconciliation Billing Period</w:t>
      </w:r>
      <w:r w:rsidRPr="00462199">
        <w:t xml:space="preserve"> (as applicable);</w:t>
      </w:r>
    </w:p>
    <w:p w14:paraId="62D7C37D" w14:textId="33BA0ED9" w:rsidR="00D179D6" w:rsidRPr="00462199" w:rsidRDefault="00D179D6" w:rsidP="005B3BB9">
      <w:pPr>
        <w:pStyle w:val="DefinitionsClauseAshurst"/>
      </w:pPr>
      <w:bookmarkStart w:id="1949" w:name="_Ref144112660"/>
      <w:r w:rsidRPr="00462199">
        <w:rPr>
          <w:b/>
        </w:rPr>
        <w:t xml:space="preserve">"Reduced Output Period" </w:t>
      </w:r>
      <w:r w:rsidRPr="00462199">
        <w:t xml:space="preserve">has the meaning given to that term in </w:t>
      </w:r>
      <w:r w:rsidR="007248B2" w:rsidRPr="007248B2">
        <w:t>Condition</w:t>
      </w:r>
      <w:r w:rsidRPr="00462199">
        <w:t xml:space="preserve"> </w:t>
      </w:r>
      <w:r w:rsidR="008A01D2">
        <w:fldChar w:fldCharType="begin"/>
      </w:r>
      <w:r w:rsidR="008A01D2">
        <w:instrText xml:space="preserve"> REF _Ref144114388 \w \h </w:instrText>
      </w:r>
      <w:r w:rsidR="008A01D2">
        <w:fldChar w:fldCharType="separate"/>
      </w:r>
      <w:del w:id="1950" w:author="Faqir, Sofia (Energy Security)" w:date="2023-11-12T19:47:00Z">
        <w:r w:rsidR="00E473FC">
          <w:delText>43.3</w:delText>
        </w:r>
      </w:del>
      <w:r w:rsidR="008A01D2">
        <w:fldChar w:fldCharType="end"/>
      </w:r>
      <w:r w:rsidRPr="00462199">
        <w:t xml:space="preserve"> (</w:t>
      </w:r>
      <w:r w:rsidRPr="00462199">
        <w:rPr>
          <w:i/>
        </w:rPr>
        <w:t>Categories of Qualifying Change in Law compensation</w:t>
      </w:r>
      <w:r w:rsidRPr="00462199">
        <w:t>);</w:t>
      </w:r>
      <w:bookmarkEnd w:id="1949"/>
    </w:p>
    <w:p w14:paraId="0A7384D4" w14:textId="77777777" w:rsidR="00D179D6" w:rsidRPr="00462199" w:rsidRDefault="00D179D6" w:rsidP="005B3BB9">
      <w:pPr>
        <w:pStyle w:val="DefinitionsClauseAshurst"/>
      </w:pPr>
      <w:bookmarkStart w:id="1951" w:name="_Ref144112661"/>
      <w:r w:rsidRPr="00462199">
        <w:rPr>
          <w:b/>
        </w:rPr>
        <w:t>"Reference CPI"</w:t>
      </w:r>
      <w:r w:rsidRPr="00462199">
        <w:t xml:space="preserve"> means the most recently published CPI;</w:t>
      </w:r>
      <w:bookmarkEnd w:id="1951"/>
    </w:p>
    <w:p w14:paraId="0CBB7A82" w14:textId="03D8683D" w:rsidR="00D179D6" w:rsidRPr="00462199" w:rsidRDefault="00D179D6" w:rsidP="005B3BB9">
      <w:pPr>
        <w:pStyle w:val="DefinitionsClauseAshurst"/>
      </w:pPr>
      <w:bookmarkStart w:id="1952" w:name="_Ref144112662"/>
      <w:r w:rsidRPr="00462199">
        <w:rPr>
          <w:b/>
        </w:rPr>
        <w:t>"Reference Price for Non-Qualifying Volumes"</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_Ref144113414 \w \h </w:instrText>
      </w:r>
      <w:r w:rsidR="008A01D2">
        <w:fldChar w:fldCharType="separate"/>
      </w:r>
      <w:del w:id="1953" w:author="Faqir, Sofia (Energy Security)" w:date="2023-11-12T19:47:00Z">
        <w:r w:rsidR="00E473FC">
          <w:delText>9.3</w:delText>
        </w:r>
      </w:del>
      <w:r w:rsidR="008A01D2">
        <w:fldChar w:fldCharType="end"/>
      </w:r>
      <w:r w:rsidRPr="00462199">
        <w:t xml:space="preserve"> (</w:t>
      </w:r>
      <w:r w:rsidRPr="00462199">
        <w:rPr>
          <w:i/>
        </w:rPr>
        <w:t>Reference Price calculations</w:t>
      </w:r>
      <w:r w:rsidRPr="00462199">
        <w:t>);</w:t>
      </w:r>
      <w:bookmarkEnd w:id="1952"/>
    </w:p>
    <w:p w14:paraId="0F577744" w14:textId="202391A0" w:rsidR="00D179D6" w:rsidRPr="00462199" w:rsidRDefault="00D179D6" w:rsidP="005B3BB9">
      <w:pPr>
        <w:pStyle w:val="DefinitionsClauseAshurst"/>
      </w:pPr>
      <w:bookmarkStart w:id="1954" w:name="_Ref144112663"/>
      <w:r w:rsidRPr="00462199">
        <w:rPr>
          <w:b/>
        </w:rPr>
        <w:t>"Reference Price for Qualifying Volumes"</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_Ref144113413 \w \h </w:instrText>
      </w:r>
      <w:r w:rsidR="008A01D2">
        <w:fldChar w:fldCharType="separate"/>
      </w:r>
      <w:del w:id="1955" w:author="Faqir, Sofia (Energy Security)" w:date="2023-11-12T19:47:00Z">
        <w:r w:rsidR="00E473FC">
          <w:delText>9.2</w:delText>
        </w:r>
      </w:del>
      <w:r w:rsidR="008A01D2">
        <w:fldChar w:fldCharType="end"/>
      </w:r>
      <w:r w:rsidRPr="00462199">
        <w:t xml:space="preserve"> (</w:t>
      </w:r>
      <w:r w:rsidRPr="00462199">
        <w:rPr>
          <w:i/>
        </w:rPr>
        <w:t>Reference Price calculations</w:t>
      </w:r>
      <w:r w:rsidRPr="00462199">
        <w:t>);</w:t>
      </w:r>
      <w:bookmarkEnd w:id="1954"/>
    </w:p>
    <w:p w14:paraId="29871B5C" w14:textId="77777777" w:rsidR="00D179D6" w:rsidRPr="00462199" w:rsidRDefault="00D179D6" w:rsidP="005B3BB9">
      <w:pPr>
        <w:pStyle w:val="DefinitionsClauseAshurst"/>
      </w:pPr>
      <w:bookmarkStart w:id="1956" w:name="_Ref144112664"/>
      <w:r w:rsidRPr="00462199">
        <w:rPr>
          <w:b/>
        </w:rPr>
        <w:lastRenderedPageBreak/>
        <w:t>"Reference Volume"</w:t>
      </w:r>
      <w:r w:rsidRPr="00462199">
        <w:t xml:space="preserve"> means the amount (</w:t>
      </w:r>
      <w:r w:rsidRPr="00462199">
        <w:rPr>
          <w:i/>
        </w:rPr>
        <w:t>MWh (HHV)</w:t>
      </w:r>
      <w:r w:rsidRPr="00462199">
        <w:t>) calculated as follows:</w:t>
      </w:r>
      <w:bookmarkEnd w:id="1956"/>
    </w:p>
    <w:p w14:paraId="3F315FFB" w14:textId="77777777" w:rsidR="00D179D6" w:rsidRPr="00462199" w:rsidRDefault="00F47FCB" w:rsidP="005B3BB9">
      <w:pPr>
        <w:rPr>
          <w:lang w:eastAsia="en-GB"/>
        </w:rPr>
      </w:pPr>
      <m:oMathPara>
        <m:oMath>
          <m:sSub>
            <m:sSubPr>
              <m:ctrlPr>
                <w:rPr>
                  <w:rFonts w:ascii="Cambria Math" w:hAnsi="Cambria Math"/>
                  <w:i/>
                </w:rPr>
              </m:ctrlPr>
            </m:sSubPr>
            <m:e>
              <m:r>
                <w:rPr>
                  <w:rFonts w:ascii="Cambria Math" w:hAnsi="Cambria Math"/>
                </w:rPr>
                <m:t>RV</m:t>
              </m:r>
            </m:e>
            <m:sub>
              <m:r>
                <w:rPr>
                  <w:rFonts w:ascii="Cambria Math" w:hAnsi="Cambria Math"/>
                </w:rPr>
                <m:t>m</m:t>
              </m:r>
            </m:sub>
          </m:sSub>
          <m:r>
            <w:rPr>
              <w:rFonts w:ascii="Cambria Math" w:hAnsi="Cambria Math"/>
            </w:rPr>
            <m:t>=ALF*24*TD*IC</m:t>
          </m:r>
        </m:oMath>
      </m:oMathPara>
    </w:p>
    <w:p w14:paraId="643BE591" w14:textId="77777777" w:rsidR="00D179D6" w:rsidRPr="00462199" w:rsidRDefault="00D179D6" w:rsidP="005B3BB9">
      <w:pPr>
        <w:pStyle w:val="B12Ashurst"/>
        <w:rPr>
          <w:lang w:eastAsia="en-GB"/>
        </w:rPr>
      </w:pPr>
      <w:r w:rsidRPr="00462199">
        <w:t>where:</w:t>
      </w:r>
    </w:p>
    <w:tbl>
      <w:tblPr>
        <w:tblW w:w="8234" w:type="dxa"/>
        <w:tblInd w:w="782" w:type="dxa"/>
        <w:tblLayout w:type="fixed"/>
        <w:tblCellMar>
          <w:left w:w="10" w:type="dxa"/>
          <w:right w:w="10" w:type="dxa"/>
        </w:tblCellMar>
        <w:tblLook w:val="04A0" w:firstRow="1" w:lastRow="0" w:firstColumn="1" w:lastColumn="0" w:noHBand="0" w:noVBand="1"/>
      </w:tblPr>
      <w:tblGrid>
        <w:gridCol w:w="1770"/>
        <w:gridCol w:w="425"/>
        <w:gridCol w:w="6039"/>
      </w:tblGrid>
      <w:tr w:rsidR="00D179D6" w:rsidRPr="00462199" w14:paraId="591E2BDC" w14:textId="77777777" w:rsidTr="00293F58">
        <w:tc>
          <w:tcPr>
            <w:tcW w:w="1770" w:type="dxa"/>
            <w:tcMar>
              <w:left w:w="108" w:type="dxa"/>
              <w:right w:w="108" w:type="dxa"/>
            </w:tcMar>
          </w:tcPr>
          <w:p w14:paraId="68E2CD28" w14:textId="77777777" w:rsidR="00D179D6" w:rsidRPr="001A53D4" w:rsidRDefault="00F47FCB" w:rsidP="00293F58">
            <w:pPr>
              <w:rPr>
                <w:rFonts w:ascii="Cambria Math" w:hAnsi="Cambria Math"/>
                <w:i/>
                <w:sz w:val="20"/>
                <w:lang w:eastAsia="en-GB"/>
              </w:rPr>
            </w:pPr>
            <m:oMathPara>
              <m:oMathParaPr>
                <m:jc m:val="left"/>
              </m:oMathParaPr>
              <m:oMath>
                <m:sSub>
                  <m:sSubPr>
                    <m:ctrlPr>
                      <w:rPr>
                        <w:rFonts w:ascii="Cambria Math" w:hAnsi="Cambria Math"/>
                        <w:i/>
                        <w:sz w:val="20"/>
                      </w:rPr>
                    </m:ctrlPr>
                  </m:sSubPr>
                  <m:e>
                    <m:r>
                      <w:rPr>
                        <w:rFonts w:ascii="Cambria Math" w:hAnsi="Cambria Math"/>
                        <w:sz w:val="20"/>
                      </w:rPr>
                      <m:t>RV</m:t>
                    </m:r>
                  </m:e>
                  <m:sub>
                    <m:r>
                      <w:rPr>
                        <w:rFonts w:ascii="Cambria Math" w:hAnsi="Cambria Math"/>
                        <w:sz w:val="20"/>
                      </w:rPr>
                      <m:t>m</m:t>
                    </m:r>
                  </m:sub>
                </m:sSub>
              </m:oMath>
            </m:oMathPara>
          </w:p>
        </w:tc>
        <w:tc>
          <w:tcPr>
            <w:tcW w:w="425" w:type="dxa"/>
            <w:tcMar>
              <w:left w:w="108" w:type="dxa"/>
              <w:right w:w="108" w:type="dxa"/>
            </w:tcMar>
          </w:tcPr>
          <w:p w14:paraId="5FE55D6F" w14:textId="77777777" w:rsidR="00D179D6" w:rsidRPr="00462199" w:rsidRDefault="00D179D6">
            <w:pPr>
              <w:pStyle w:val="NormalAshurst"/>
              <w:rPr>
                <w:lang w:eastAsia="en-GB"/>
              </w:rPr>
            </w:pPr>
            <w:r w:rsidRPr="00462199">
              <w:t>=</w:t>
            </w:r>
          </w:p>
        </w:tc>
        <w:tc>
          <w:tcPr>
            <w:tcW w:w="6039" w:type="dxa"/>
            <w:tcMar>
              <w:left w:w="108" w:type="dxa"/>
              <w:right w:w="108" w:type="dxa"/>
            </w:tcMar>
          </w:tcPr>
          <w:p w14:paraId="7D3E465C" w14:textId="77777777" w:rsidR="00D179D6" w:rsidRPr="00462199" w:rsidRDefault="00D179D6">
            <w:pPr>
              <w:pStyle w:val="NormalAshurst"/>
              <w:rPr>
                <w:lang w:eastAsia="en-GB"/>
              </w:rPr>
            </w:pPr>
            <w:r w:rsidRPr="00462199">
              <w:t>the Reference Volume (</w:t>
            </w:r>
            <w:r w:rsidRPr="00462199">
              <w:rPr>
                <w:i/>
              </w:rPr>
              <w:t>MWh (HHV)</w:t>
            </w:r>
            <w:r w:rsidRPr="00462199">
              <w:t>) for each Billing Period (</w:t>
            </w:r>
            <w:r w:rsidRPr="00462199">
              <w:rPr>
                <w:i/>
              </w:rPr>
              <w:t>m</w:t>
            </w:r>
            <w:r w:rsidRPr="00462199">
              <w:t>)</w:t>
            </w:r>
          </w:p>
        </w:tc>
      </w:tr>
      <w:tr w:rsidR="00D179D6" w:rsidRPr="00462199" w14:paraId="445B638A" w14:textId="77777777" w:rsidTr="00293F58">
        <w:tc>
          <w:tcPr>
            <w:tcW w:w="1770" w:type="dxa"/>
            <w:tcMar>
              <w:left w:w="108" w:type="dxa"/>
              <w:right w:w="108" w:type="dxa"/>
            </w:tcMar>
          </w:tcPr>
          <w:p w14:paraId="75857B3F" w14:textId="77777777" w:rsidR="00D179D6" w:rsidRPr="001A53D4" w:rsidRDefault="00D179D6" w:rsidP="00293F58">
            <w:pPr>
              <w:rPr>
                <w:rFonts w:ascii="Cambria Math" w:hAnsi="Cambria Math"/>
                <w:i/>
                <w:sz w:val="20"/>
                <w:lang w:eastAsia="en-GB"/>
              </w:rPr>
            </w:pPr>
            <m:oMathPara>
              <m:oMathParaPr>
                <m:jc m:val="left"/>
              </m:oMathParaPr>
              <m:oMath>
                <m:r>
                  <w:rPr>
                    <w:rFonts w:ascii="Cambria Math" w:hAnsi="Cambria Math"/>
                    <w:sz w:val="20"/>
                  </w:rPr>
                  <m:t>ALF</m:t>
                </m:r>
              </m:oMath>
            </m:oMathPara>
          </w:p>
        </w:tc>
        <w:tc>
          <w:tcPr>
            <w:tcW w:w="425" w:type="dxa"/>
            <w:tcMar>
              <w:left w:w="108" w:type="dxa"/>
              <w:right w:w="108" w:type="dxa"/>
            </w:tcMar>
          </w:tcPr>
          <w:p w14:paraId="1CD62869" w14:textId="77777777" w:rsidR="00D179D6" w:rsidRPr="00462199" w:rsidRDefault="00D179D6">
            <w:pPr>
              <w:pStyle w:val="NormalAshurst"/>
              <w:rPr>
                <w:lang w:eastAsia="en-GB"/>
              </w:rPr>
            </w:pPr>
            <w:r w:rsidRPr="00462199">
              <w:t>=</w:t>
            </w:r>
          </w:p>
        </w:tc>
        <w:tc>
          <w:tcPr>
            <w:tcW w:w="6039" w:type="dxa"/>
            <w:tcMar>
              <w:left w:w="108" w:type="dxa"/>
              <w:right w:w="108" w:type="dxa"/>
            </w:tcMar>
          </w:tcPr>
          <w:p w14:paraId="5ED8F5D2" w14:textId="77777777" w:rsidR="00D179D6" w:rsidRPr="00462199" w:rsidRDefault="00D179D6">
            <w:pPr>
              <w:pStyle w:val="NormalAshurst"/>
              <w:rPr>
                <w:lang w:eastAsia="en-GB"/>
              </w:rPr>
            </w:pPr>
            <w:r w:rsidRPr="00462199">
              <w:t>Assumed Load Factor (</w:t>
            </w:r>
            <w:r w:rsidRPr="005D4468">
              <w:t>%</w:t>
            </w:r>
            <w:r w:rsidRPr="00462199">
              <w:t>)</w:t>
            </w:r>
          </w:p>
        </w:tc>
      </w:tr>
      <w:tr w:rsidR="00D179D6" w:rsidRPr="00462199" w14:paraId="658DBD10" w14:textId="77777777" w:rsidTr="00293F58">
        <w:tc>
          <w:tcPr>
            <w:tcW w:w="1770" w:type="dxa"/>
            <w:tcMar>
              <w:left w:w="108" w:type="dxa"/>
              <w:right w:w="108" w:type="dxa"/>
            </w:tcMar>
          </w:tcPr>
          <w:p w14:paraId="01066E58" w14:textId="77777777" w:rsidR="00D179D6" w:rsidRPr="001A53D4" w:rsidRDefault="00D179D6" w:rsidP="00293F58">
            <w:pPr>
              <w:rPr>
                <w:rFonts w:ascii="Cambria Math" w:hAnsi="Cambria Math"/>
                <w:i/>
                <w:sz w:val="20"/>
                <w:lang w:eastAsia="en-GB"/>
              </w:rPr>
            </w:pPr>
            <m:oMathPara>
              <m:oMathParaPr>
                <m:jc m:val="left"/>
              </m:oMathParaPr>
              <m:oMath>
                <m:r>
                  <w:rPr>
                    <w:rFonts w:ascii="Cambria Math" w:hAnsi="Cambria Math"/>
                    <w:sz w:val="20"/>
                  </w:rPr>
                  <m:t>TD</m:t>
                </m:r>
              </m:oMath>
            </m:oMathPara>
          </w:p>
        </w:tc>
        <w:tc>
          <w:tcPr>
            <w:tcW w:w="425" w:type="dxa"/>
            <w:tcMar>
              <w:left w:w="108" w:type="dxa"/>
              <w:right w:w="108" w:type="dxa"/>
            </w:tcMar>
          </w:tcPr>
          <w:p w14:paraId="6EC3C4D6" w14:textId="77777777" w:rsidR="00D179D6" w:rsidRPr="00462199" w:rsidRDefault="00D179D6">
            <w:pPr>
              <w:pStyle w:val="NormalAshurst"/>
              <w:rPr>
                <w:lang w:eastAsia="en-GB"/>
              </w:rPr>
            </w:pPr>
            <w:r w:rsidRPr="00462199">
              <w:t>=</w:t>
            </w:r>
          </w:p>
        </w:tc>
        <w:tc>
          <w:tcPr>
            <w:tcW w:w="6039" w:type="dxa"/>
            <w:tcMar>
              <w:left w:w="108" w:type="dxa"/>
              <w:right w:w="108" w:type="dxa"/>
            </w:tcMar>
          </w:tcPr>
          <w:p w14:paraId="67633FA6" w14:textId="77777777" w:rsidR="00D179D6" w:rsidRPr="00462199" w:rsidRDefault="00D179D6">
            <w:pPr>
              <w:pStyle w:val="NormalAshurst"/>
              <w:rPr>
                <w:lang w:eastAsia="en-GB"/>
              </w:rPr>
            </w:pPr>
            <w:r w:rsidRPr="00462199">
              <w:t>the total number of Days in the relevant Billing Period</w:t>
            </w:r>
          </w:p>
        </w:tc>
      </w:tr>
      <w:tr w:rsidR="00D179D6" w:rsidRPr="00462199" w14:paraId="39F1E019" w14:textId="77777777" w:rsidTr="00293F58">
        <w:tc>
          <w:tcPr>
            <w:tcW w:w="1770" w:type="dxa"/>
            <w:tcMar>
              <w:left w:w="108" w:type="dxa"/>
              <w:right w:w="108" w:type="dxa"/>
            </w:tcMar>
          </w:tcPr>
          <w:p w14:paraId="099AEF06" w14:textId="77777777" w:rsidR="00D179D6" w:rsidRPr="001A53D4" w:rsidRDefault="00D179D6" w:rsidP="00293F58">
            <w:pPr>
              <w:rPr>
                <w:sz w:val="20"/>
                <w:lang w:eastAsia="en-GB"/>
              </w:rPr>
            </w:pPr>
            <m:oMathPara>
              <m:oMathParaPr>
                <m:jc m:val="left"/>
              </m:oMathParaPr>
              <m:oMath>
                <m:r>
                  <w:rPr>
                    <w:rFonts w:ascii="Cambria Math" w:hAnsi="Cambria Math"/>
                    <w:sz w:val="20"/>
                  </w:rPr>
                  <m:t>IC</m:t>
                </m:r>
              </m:oMath>
            </m:oMathPara>
          </w:p>
        </w:tc>
        <w:tc>
          <w:tcPr>
            <w:tcW w:w="425" w:type="dxa"/>
            <w:tcMar>
              <w:left w:w="108" w:type="dxa"/>
              <w:right w:w="108" w:type="dxa"/>
            </w:tcMar>
          </w:tcPr>
          <w:p w14:paraId="17D0755A" w14:textId="77777777" w:rsidR="00D179D6" w:rsidRPr="00462199" w:rsidRDefault="00D179D6">
            <w:pPr>
              <w:pStyle w:val="NormalAshurst"/>
              <w:rPr>
                <w:lang w:eastAsia="en-GB"/>
              </w:rPr>
            </w:pPr>
            <w:r w:rsidRPr="00462199">
              <w:t>=</w:t>
            </w:r>
          </w:p>
        </w:tc>
        <w:tc>
          <w:tcPr>
            <w:tcW w:w="6039" w:type="dxa"/>
            <w:tcMar>
              <w:left w:w="108" w:type="dxa"/>
              <w:right w:w="108" w:type="dxa"/>
            </w:tcMar>
          </w:tcPr>
          <w:p w14:paraId="3332ABB4" w14:textId="0F967A13" w:rsidR="00D179D6" w:rsidRPr="00462199" w:rsidRDefault="00D179D6">
            <w:pPr>
              <w:pStyle w:val="NormalAshurst"/>
              <w:rPr>
                <w:lang w:eastAsia="en-GB"/>
              </w:rPr>
            </w:pPr>
            <w:r w:rsidRPr="00462199">
              <w:t>the Installed Capacity (</w:t>
            </w:r>
            <w:r w:rsidRPr="00462199">
              <w:rPr>
                <w:i/>
              </w:rPr>
              <w:t>MW (HHV)</w:t>
            </w:r>
            <w:r w:rsidRPr="00462199">
              <w:t xml:space="preserve">) as at the Start Date or the Final Installed Capacity which is confirmed pursuant to </w:t>
            </w:r>
            <w:r w:rsidR="007248B2" w:rsidRPr="007248B2">
              <w:t>Condition</w:t>
            </w:r>
            <w:r w:rsidRPr="00462199">
              <w:t xml:space="preserve"> </w:t>
            </w:r>
            <w:r w:rsidR="008A01D2">
              <w:fldChar w:fldCharType="begin"/>
            </w:r>
            <w:r w:rsidR="008A01D2">
              <w:instrText xml:space="preserve"> REF _Ref144425714 \w \h </w:instrText>
            </w:r>
            <w:r w:rsidR="001A53D4">
              <w:instrText xml:space="preserve"> \* MERGEFORMAT </w:instrText>
            </w:r>
            <w:r w:rsidR="008A01D2">
              <w:fldChar w:fldCharType="separate"/>
            </w:r>
            <w:del w:id="1957" w:author="Faqir, Sofia (Energy Security)" w:date="2023-11-12T19:47:00Z">
              <w:r w:rsidR="00E473FC">
                <w:delText>7</w:delText>
              </w:r>
            </w:del>
            <w:r w:rsidR="008A01D2">
              <w:fldChar w:fldCharType="end"/>
            </w:r>
            <w:r w:rsidRPr="00462199">
              <w:t xml:space="preserve"> (</w:t>
            </w:r>
            <w:r w:rsidRPr="00462199">
              <w:rPr>
                <w:i/>
              </w:rPr>
              <w:t>Final Installed Capacity</w:t>
            </w:r>
            <w:r w:rsidRPr="00462199">
              <w:t>) (whichever is the most recently confirmed figure)</w:t>
            </w:r>
          </w:p>
        </w:tc>
      </w:tr>
    </w:tbl>
    <w:p w14:paraId="0F2EF268" w14:textId="77777777" w:rsidR="00D179D6" w:rsidRPr="00462199" w:rsidRDefault="00D179D6" w:rsidP="002D4185">
      <w:pPr>
        <w:pStyle w:val="DefinitionsClauseAshurst"/>
      </w:pPr>
      <w:bookmarkStart w:id="1958" w:name="_Ref144112665"/>
      <w:r w:rsidRPr="00462199">
        <w:rPr>
          <w:b/>
        </w:rPr>
        <w:t>"Registered Long-Term Network Capacity"</w:t>
      </w:r>
      <w:r w:rsidRPr="00462199">
        <w:t xml:space="preserve"> has the meaning given to that term in the CO</w:t>
      </w:r>
      <w:r w:rsidRPr="00462199">
        <w:rPr>
          <w:vertAlign w:val="subscript"/>
        </w:rPr>
        <w:t>2</w:t>
      </w:r>
      <w:r w:rsidRPr="00462199">
        <w:t xml:space="preserve"> CCS Network Code;</w:t>
      </w:r>
      <w:bookmarkStart w:id="1959" w:name="_Ref144117905"/>
      <w:r w:rsidRPr="00462199">
        <w:rPr>
          <w:rStyle w:val="FootnoteReference"/>
        </w:rPr>
        <w:footnoteReference w:id="39"/>
      </w:r>
      <w:bookmarkEnd w:id="1958"/>
      <w:bookmarkEnd w:id="1959"/>
    </w:p>
    <w:p w14:paraId="171632A9" w14:textId="1A311BDE" w:rsidR="00D179D6" w:rsidRPr="00462199" w:rsidRDefault="00D179D6" w:rsidP="005B3BB9">
      <w:pPr>
        <w:pStyle w:val="DefinitionsClauseAshurst"/>
      </w:pPr>
      <w:bookmarkStart w:id="1960" w:name="_Ref144112666"/>
      <w:r w:rsidRPr="00462199">
        <w:rPr>
          <w:b/>
        </w:rPr>
        <w:t>"</w:t>
      </w:r>
      <w:commentRangeStart w:id="1961"/>
      <w:commentRangeStart w:id="1962"/>
      <w:r w:rsidRPr="00462199">
        <w:rPr>
          <w:b/>
        </w:rPr>
        <w:t>REGO Certificate</w:t>
      </w:r>
      <w:commentRangeEnd w:id="1961"/>
      <w:r w:rsidR="00D9740E" w:rsidRPr="00462199">
        <w:rPr>
          <w:rStyle w:val="CommentReference"/>
          <w:rFonts w:ascii="Arial" w:hAnsi="Arial"/>
          <w:b/>
          <w:sz w:val="20"/>
          <w:szCs w:val="20"/>
        </w:rPr>
        <w:commentReference w:id="1961"/>
      </w:r>
      <w:commentRangeEnd w:id="1962"/>
      <w:r w:rsidR="009814C6" w:rsidRPr="00462199">
        <w:rPr>
          <w:rStyle w:val="CommentReference"/>
          <w:rFonts w:ascii="Arial" w:hAnsi="Arial"/>
          <w:b/>
          <w:sz w:val="20"/>
          <w:szCs w:val="20"/>
        </w:rPr>
        <w:commentReference w:id="1962"/>
      </w:r>
      <w:r w:rsidRPr="00462199">
        <w:rPr>
          <w:b/>
        </w:rPr>
        <w:t xml:space="preserve">" </w:t>
      </w:r>
      <w:r w:rsidRPr="00462199">
        <w:t xml:space="preserve">has the meaning given to that term in paragraph </w:t>
      </w:r>
      <w:r>
        <w:fldChar w:fldCharType="begin"/>
      </w:r>
      <w:r>
        <w:instrText xml:space="preserve"> REF _Ref144115875 \w \h </w:instrText>
      </w:r>
      <w:r>
        <w:fldChar w:fldCharType="separate"/>
      </w:r>
      <w:del w:id="1963"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1964"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1960"/>
    </w:p>
    <w:p w14:paraId="5747A89B" w14:textId="77777777" w:rsidR="00D179D6" w:rsidRPr="00462199" w:rsidRDefault="00D179D6" w:rsidP="005B3BB9">
      <w:pPr>
        <w:pStyle w:val="DefinitionsClauseAshurst"/>
      </w:pPr>
      <w:bookmarkStart w:id="1965" w:name="_Ref144112671"/>
      <w:r w:rsidRPr="00462199">
        <w:rPr>
          <w:b/>
        </w:rPr>
        <w:t>"Relevant Construction Event"</w:t>
      </w:r>
      <w:r w:rsidRPr="00462199">
        <w:t xml:space="preserve"> means a Construction Event:</w:t>
      </w:r>
      <w:bookmarkEnd w:id="1965"/>
    </w:p>
    <w:p w14:paraId="731C182C" w14:textId="77777777" w:rsidR="00D179D6" w:rsidRPr="00462199" w:rsidRDefault="00D179D6" w:rsidP="00293F58">
      <w:pPr>
        <w:pStyle w:val="DefinitionsAshurst"/>
      </w:pPr>
      <w:bookmarkStart w:id="1966" w:name="_Ref144112672"/>
      <w:r w:rsidRPr="00462199">
        <w:t>of which no Producer acting in accordance with a Reasonable and Prudent Standard and having made all due and careful enquiries would have been aware, and of which the Producer was not aware, at the Agreement Date; and</w:t>
      </w:r>
      <w:bookmarkEnd w:id="1966"/>
    </w:p>
    <w:p w14:paraId="17D85655" w14:textId="77777777" w:rsidR="00D179D6" w:rsidRPr="00462199" w:rsidRDefault="00D179D6" w:rsidP="00293F58">
      <w:pPr>
        <w:pStyle w:val="DefinitionsAshurst"/>
      </w:pPr>
      <w:bookmarkStart w:id="1967" w:name="_Ref144112673"/>
      <w:r w:rsidRPr="00462199">
        <w:t>which renders the development, completion, construction or commissioning of the Facility to meet the Installed Capacity Estimate uneconomic;</w:t>
      </w:r>
      <w:bookmarkEnd w:id="1967"/>
    </w:p>
    <w:p w14:paraId="6174C894" w14:textId="6906E5C5" w:rsidR="00D179D6" w:rsidRPr="00462199" w:rsidRDefault="00D179D6" w:rsidP="005B3BB9">
      <w:pPr>
        <w:pStyle w:val="DefinitionsClauseAshurst"/>
      </w:pPr>
      <w:bookmarkStart w:id="1968" w:name="_Ref144112674"/>
      <w:r w:rsidRPr="00462199">
        <w:t>"</w:t>
      </w:r>
      <w:r w:rsidRPr="00462199">
        <w:rPr>
          <w:b/>
        </w:rPr>
        <w:t>Relevant H</w:t>
      </w:r>
      <w:r w:rsidRPr="00366711">
        <w:rPr>
          <w:b/>
          <w:vertAlign w:val="subscript"/>
        </w:rPr>
        <w:t>2</w:t>
      </w:r>
      <w:r w:rsidRPr="00462199">
        <w:rPr>
          <w:b/>
        </w:rPr>
        <w:t xml:space="preserve"> Levy Revenue Support Regulations</w:t>
      </w:r>
      <w:r w:rsidRPr="00462199">
        <w:t>" means any one (1) or more H</w:t>
      </w:r>
      <w:r w:rsidRPr="00366711">
        <w:rPr>
          <w:vertAlign w:val="subscript"/>
        </w:rPr>
        <w:t>2</w:t>
      </w:r>
      <w:r w:rsidRPr="00462199">
        <w:t xml:space="preserve"> Levy Revenue Support Regulations which are substantially consistent with the principles set out in </w:t>
      </w:r>
      <w:r w:rsidR="00E32A82">
        <w:t xml:space="preserve">Part A </w:t>
      </w:r>
      <w:r w:rsidR="00F91009">
        <w:t xml:space="preserve">of </w:t>
      </w:r>
      <w:r>
        <w:fldChar w:fldCharType="begin"/>
      </w:r>
      <w:r>
        <w:instrText xml:space="preserve"> REF _Ref144118010 \w \h </w:instrText>
      </w:r>
      <w:r>
        <w:fldChar w:fldCharType="separate"/>
      </w:r>
      <w:del w:id="1969" w:author="Faqir, Sofia (Energy Security)" w:date="2023-11-12T19:47:00Z">
        <w:r w:rsidR="00E473FC">
          <w:delText>Annex 11</w:delText>
        </w:r>
      </w:del>
      <w:r>
        <w:fldChar w:fldCharType="end"/>
      </w:r>
      <w:r w:rsidRPr="00462199">
        <w:t xml:space="preserve"> (</w:t>
      </w:r>
      <w:r w:rsidRPr="00462199">
        <w:rPr>
          <w:i/>
        </w:rPr>
        <w:t>Relevant H</w:t>
      </w:r>
      <w:r w:rsidRPr="00366711">
        <w:rPr>
          <w:i/>
          <w:vertAlign w:val="subscript"/>
        </w:rPr>
        <w:t>2</w:t>
      </w:r>
      <w:r w:rsidRPr="00462199">
        <w:rPr>
          <w:i/>
        </w:rPr>
        <w:t xml:space="preserve"> Levy Revenue Support Regulations</w:t>
      </w:r>
      <w:r w:rsidRPr="00462199">
        <w:t>);</w:t>
      </w:r>
      <w:bookmarkEnd w:id="1968"/>
    </w:p>
    <w:p w14:paraId="583FBD77" w14:textId="48A99367" w:rsidR="00D179D6" w:rsidRPr="00462199" w:rsidRDefault="00D179D6" w:rsidP="002D4185">
      <w:pPr>
        <w:pStyle w:val="DefinitionsClauseAshurst"/>
      </w:pPr>
      <w:bookmarkStart w:id="1970" w:name="_Ref144112675"/>
      <w:r w:rsidRPr="00462199">
        <w:t>"</w:t>
      </w:r>
      <w:r w:rsidRPr="00462199">
        <w:rPr>
          <w:b/>
        </w:rPr>
        <w:t>Relevant H</w:t>
      </w:r>
      <w:r w:rsidRPr="00366711">
        <w:rPr>
          <w:b/>
          <w:vertAlign w:val="subscript"/>
        </w:rPr>
        <w:t>2</w:t>
      </w:r>
      <w:r w:rsidRPr="00462199">
        <w:rPr>
          <w:b/>
        </w:rPr>
        <w:t xml:space="preserve"> Levy Revenue Support Regulations Amendment</w:t>
      </w:r>
      <w:r w:rsidR="00F91009">
        <w:rPr>
          <w:b/>
        </w:rPr>
        <w:t>s</w:t>
      </w:r>
      <w:r w:rsidRPr="00462199">
        <w:t xml:space="preserve">" means </w:t>
      </w:r>
      <w:r w:rsidR="00F91009">
        <w:t>the amendments set out in</w:t>
      </w:r>
      <w:r w:rsidR="00E32A82">
        <w:t xml:space="preserve"> Part B</w:t>
      </w:r>
      <w:r w:rsidR="00F91009">
        <w:t xml:space="preserve"> of </w:t>
      </w:r>
      <w:r w:rsidR="00F91009">
        <w:fldChar w:fldCharType="begin"/>
      </w:r>
      <w:r w:rsidR="00F91009">
        <w:instrText xml:space="preserve"> REF _Ref144118010 \w \h </w:instrText>
      </w:r>
      <w:r w:rsidR="00F91009">
        <w:fldChar w:fldCharType="separate"/>
      </w:r>
      <w:del w:id="1971" w:author="Faqir, Sofia (Energy Security)" w:date="2023-11-12T19:47:00Z">
        <w:r w:rsidR="00E473FC">
          <w:delText>Annex 11</w:delText>
        </w:r>
      </w:del>
      <w:r w:rsidR="00F91009">
        <w:fldChar w:fldCharType="end"/>
      </w:r>
      <w:r w:rsidR="00F91009" w:rsidRPr="00462199">
        <w:t xml:space="preserve"> (</w:t>
      </w:r>
      <w:r w:rsidR="00F91009" w:rsidRPr="00462199">
        <w:rPr>
          <w:i/>
        </w:rPr>
        <w:t>Relevant H</w:t>
      </w:r>
      <w:r w:rsidR="00F91009" w:rsidRPr="00366711">
        <w:rPr>
          <w:i/>
          <w:vertAlign w:val="subscript"/>
        </w:rPr>
        <w:t>2</w:t>
      </w:r>
      <w:r w:rsidR="00F91009" w:rsidRPr="00462199">
        <w:rPr>
          <w:i/>
        </w:rPr>
        <w:t xml:space="preserve"> Levy Revenue Support Regulations</w:t>
      </w:r>
      <w:r w:rsidR="00F91009" w:rsidRPr="00462199">
        <w:t>)</w:t>
      </w:r>
      <w:r w:rsidRPr="00462199">
        <w:t xml:space="preserve"> which are </w:t>
      </w:r>
      <w:r w:rsidR="00F91009">
        <w:t xml:space="preserve">to be implemented in each UKLCH Programme LCHA </w:t>
      </w:r>
      <w:r w:rsidRPr="00462199">
        <w:t>as a result of the Relevant H</w:t>
      </w:r>
      <w:r w:rsidRPr="00366711">
        <w:rPr>
          <w:vertAlign w:val="subscript"/>
        </w:rPr>
        <w:t>2</w:t>
      </w:r>
      <w:r w:rsidRPr="00462199">
        <w:t xml:space="preserve"> Levy Revenue Support Regulations coming into force or being implemented</w:t>
      </w:r>
      <w:r w:rsidR="00F91009">
        <w:t>;</w:t>
      </w:r>
      <w:bookmarkStart w:id="1972" w:name="_Ref144117906"/>
      <w:r w:rsidRPr="00462199">
        <w:rPr>
          <w:rStyle w:val="FootnoteReference"/>
        </w:rPr>
        <w:footnoteReference w:id="40"/>
      </w:r>
      <w:bookmarkEnd w:id="1970"/>
      <w:bookmarkEnd w:id="1972"/>
    </w:p>
    <w:p w14:paraId="25552EAD" w14:textId="77777777" w:rsidR="00372848" w:rsidRDefault="00D179D6" w:rsidP="005B3BB9">
      <w:pPr>
        <w:pStyle w:val="DefinitionsClauseAshurst"/>
      </w:pPr>
      <w:bookmarkStart w:id="1973" w:name="_Ref144112676"/>
      <w:r w:rsidRPr="00462199">
        <w:rPr>
          <w:b/>
        </w:rPr>
        <w:t>"Relevant Invoiced Amount"</w:t>
      </w:r>
      <w:r w:rsidRPr="00462199">
        <w:t xml:space="preserve"> </w:t>
      </w:r>
      <w:r w:rsidR="00372848">
        <w:t>means:</w:t>
      </w:r>
    </w:p>
    <w:p w14:paraId="2054670F" w14:textId="132C4229" w:rsidR="00D179D6" w:rsidRDefault="00372848" w:rsidP="00372848">
      <w:pPr>
        <w:pStyle w:val="DefinitionsAshurst"/>
      </w:pPr>
      <w:r>
        <w:t xml:space="preserve">subject to </w:t>
      </w:r>
      <w:r w:rsidR="00637F36">
        <w:t>limb</w:t>
      </w:r>
      <w:r>
        <w:t xml:space="preserve"> (B), the amount calculated in accordance with</w:t>
      </w:r>
      <w:r w:rsidR="00D179D6" w:rsidRPr="00462199">
        <w:t xml:space="preserve"> </w:t>
      </w:r>
      <w:r w:rsidR="007248B2" w:rsidRPr="007248B2">
        <w:t>Condition</w:t>
      </w:r>
      <w:r w:rsidR="00D179D6" w:rsidRPr="00462199">
        <w:t xml:space="preserve"> </w:t>
      </w:r>
      <w:r w:rsidR="008A01D2">
        <w:fldChar w:fldCharType="begin"/>
      </w:r>
      <w:r w:rsidR="008A01D2">
        <w:instrText xml:space="preserve"> REF _Ref144113420 \w \h </w:instrText>
      </w:r>
      <w:r w:rsidR="008A01D2">
        <w:fldChar w:fldCharType="separate"/>
      </w:r>
      <w:del w:id="1974" w:author="Faqir, Sofia (Energy Security)" w:date="2023-11-12T19:47:00Z">
        <w:r w:rsidR="00E473FC">
          <w:delText>9.7</w:delText>
        </w:r>
      </w:del>
      <w:r w:rsidR="008A01D2">
        <w:fldChar w:fldCharType="end"/>
      </w:r>
      <w:r w:rsidR="00D179D6" w:rsidRPr="00462199">
        <w:t xml:space="preserve"> or </w:t>
      </w:r>
      <w:r w:rsidR="007248B2" w:rsidRPr="007248B2">
        <w:t>Condition</w:t>
      </w:r>
      <w:r w:rsidR="00D179D6" w:rsidRPr="00462199">
        <w:t xml:space="preserve"> </w:t>
      </w:r>
      <w:r w:rsidR="008A01D2">
        <w:fldChar w:fldCharType="begin"/>
      </w:r>
      <w:r w:rsidR="008A01D2">
        <w:instrText xml:space="preserve"> REF _Ref144113421 \w \h </w:instrText>
      </w:r>
      <w:r w:rsidR="008A01D2">
        <w:fldChar w:fldCharType="separate"/>
      </w:r>
      <w:del w:id="1975" w:author="Faqir, Sofia (Energy Security)" w:date="2023-11-12T19:47:00Z">
        <w:r w:rsidR="00E473FC">
          <w:delText>9.8</w:delText>
        </w:r>
      </w:del>
      <w:r w:rsidR="008A01D2">
        <w:fldChar w:fldCharType="end"/>
      </w:r>
      <w:r w:rsidR="00D179D6" w:rsidRPr="00462199">
        <w:t xml:space="preserve"> (as applicable) (</w:t>
      </w:r>
      <w:r w:rsidR="00D179D6" w:rsidRPr="00462199">
        <w:rPr>
          <w:i/>
        </w:rPr>
        <w:t>Achieved Sales Price calculation</w:t>
      </w:r>
      <w:r w:rsidR="00D179D6" w:rsidRPr="00462199">
        <w:t>);</w:t>
      </w:r>
      <w:bookmarkEnd w:id="1973"/>
      <w:r>
        <w:t xml:space="preserve"> and</w:t>
      </w:r>
    </w:p>
    <w:p w14:paraId="71EC6692" w14:textId="51132825" w:rsidR="00372848" w:rsidRPr="00462199" w:rsidRDefault="00786E7C" w:rsidP="00372848">
      <w:pPr>
        <w:pStyle w:val="DefinitionsAshurst"/>
      </w:pPr>
      <w:r>
        <w:t>if the Producer is an Own Consumption Offtaker</w:t>
      </w:r>
      <w:r w:rsidR="00372848">
        <w:t xml:space="preserve">, the amount </w:t>
      </w:r>
      <w:r w:rsidR="00F16A01">
        <w:t xml:space="preserve">confirmed </w:t>
      </w:r>
      <w:r>
        <w:t xml:space="preserve">by the Producer in respect of Own Consumption Volumes in the relevant Billing Period as </w:t>
      </w:r>
      <w:r w:rsidR="009963A4">
        <w:t>set out in the Payment Information Notice for such Billing Period</w:t>
      </w:r>
      <w:r>
        <w:t xml:space="preserve"> [</w:t>
      </w:r>
      <w:r w:rsidRPr="00786E7C">
        <w:rPr>
          <w:i/>
          <w:iCs/>
        </w:rPr>
        <w:t>and evidenced by an in</w:t>
      </w:r>
      <w:r>
        <w:rPr>
          <w:i/>
          <w:iCs/>
        </w:rPr>
        <w:t>ternal transaction report</w:t>
      </w:r>
      <w:r w:rsidR="00273242">
        <w:rPr>
          <w:i/>
          <w:iCs/>
        </w:rPr>
        <w:t xml:space="preserve"> provided with such Payment Information Notice</w:t>
      </w:r>
      <w:r>
        <w:t>]</w:t>
      </w:r>
      <w:r w:rsidR="00372848">
        <w:t>;</w:t>
      </w:r>
      <w:r w:rsidR="00273242">
        <w:t xml:space="preserve"> </w:t>
      </w:r>
      <w:commentRangeStart w:id="1976"/>
      <w:commentRangeStart w:id="1977"/>
      <w:commentRangeStart w:id="1978"/>
      <w:r w:rsidR="00273242">
        <w:t>[</w:t>
      </w:r>
      <w:r w:rsidR="00273242" w:rsidRPr="00273242">
        <w:rPr>
          <w:b/>
          <w:bCs/>
          <w:i/>
          <w:iCs/>
          <w:highlight w:val="yellow"/>
        </w:rPr>
        <w:t xml:space="preserve">Note: DESNZ to </w:t>
      </w:r>
      <w:r w:rsidR="00273242" w:rsidRPr="00273242">
        <w:rPr>
          <w:b/>
          <w:bCs/>
          <w:i/>
          <w:iCs/>
          <w:highlight w:val="yellow"/>
        </w:rPr>
        <w:lastRenderedPageBreak/>
        <w:t>co</w:t>
      </w:r>
      <w:r w:rsidR="00273242" w:rsidRPr="00476C56">
        <w:rPr>
          <w:b/>
          <w:bCs/>
          <w:i/>
          <w:iCs/>
          <w:highlight w:val="yellow"/>
        </w:rPr>
        <w:t>nfirm</w:t>
      </w:r>
      <w:r w:rsidR="00476C56" w:rsidRPr="00476C56">
        <w:rPr>
          <w:b/>
          <w:bCs/>
          <w:i/>
          <w:iCs/>
          <w:highlight w:val="yellow"/>
        </w:rPr>
        <w:t xml:space="preserve"> (i) limb (B) of this definition and (ii) what information needs to be provided to evidence such amounts</w:t>
      </w:r>
      <w:r w:rsidR="00273242">
        <w:t>]</w:t>
      </w:r>
      <w:commentRangeEnd w:id="1976"/>
      <w:r w:rsidR="00C50FBB" w:rsidRPr="00462199">
        <w:rPr>
          <w:rStyle w:val="CommentReference"/>
          <w:rFonts w:ascii="Arial" w:hAnsi="Arial"/>
          <w:sz w:val="20"/>
          <w:szCs w:val="20"/>
        </w:rPr>
        <w:commentReference w:id="1976"/>
      </w:r>
      <w:commentRangeEnd w:id="1977"/>
      <w:r w:rsidRPr="00462199">
        <w:rPr>
          <w:rStyle w:val="CommentReference"/>
          <w:rFonts w:ascii="Arial" w:hAnsi="Arial"/>
          <w:sz w:val="20"/>
          <w:szCs w:val="20"/>
        </w:rPr>
        <w:commentReference w:id="1977"/>
      </w:r>
      <w:commentRangeEnd w:id="1978"/>
      <w:r w:rsidR="004A0850" w:rsidRPr="00462199">
        <w:rPr>
          <w:rStyle w:val="CommentReference"/>
          <w:rFonts w:ascii="Arial" w:hAnsi="Arial"/>
          <w:sz w:val="20"/>
          <w:szCs w:val="20"/>
        </w:rPr>
        <w:commentReference w:id="1978"/>
      </w:r>
    </w:p>
    <w:p w14:paraId="60D061CB" w14:textId="00CE12DA" w:rsidR="00D23F3B" w:rsidRPr="00D23F3B" w:rsidRDefault="00D23F3B" w:rsidP="005B3BB9">
      <w:pPr>
        <w:pStyle w:val="DefinitionsClauseAshurst"/>
      </w:pPr>
      <w:bookmarkStart w:id="1980" w:name="_Ref144112677"/>
      <w:r w:rsidRPr="00D23F3B">
        <w:rPr>
          <w:b/>
          <w:bCs/>
        </w:rPr>
        <w:t xml:space="preserve">"Relevant Market Participant" </w:t>
      </w:r>
      <w:r w:rsidRPr="00D23F3B">
        <w:t xml:space="preserve">means a person who is required to make payments to a </w:t>
      </w:r>
      <w:r w:rsidR="00C200C9">
        <w:t>H</w:t>
      </w:r>
      <w:r w:rsidRPr="00D23F3B">
        <w:t xml:space="preserve">ydrogen </w:t>
      </w:r>
      <w:r w:rsidR="00C200C9">
        <w:t>L</w:t>
      </w:r>
      <w:r w:rsidRPr="00D23F3B">
        <w:t xml:space="preserve">evy </w:t>
      </w:r>
      <w:r w:rsidR="00C200C9">
        <w:t>A</w:t>
      </w:r>
      <w:r w:rsidRPr="00D23F3B">
        <w:t xml:space="preserve">dministrator, including for the purpose of enabling: (i) the LCHA Counterparty to make payments under UKLCH Programme LCHAs and/or in respect of liabilities incurred in connection with such UKLCH Programme LCHAs; and (ii) the </w:t>
      </w:r>
      <w:r w:rsidR="00C200C9">
        <w:t>H</w:t>
      </w:r>
      <w:r w:rsidRPr="00D23F3B">
        <w:t xml:space="preserve">ydrogen </w:t>
      </w:r>
      <w:r w:rsidR="00C200C9">
        <w:t>L</w:t>
      </w:r>
      <w:r w:rsidRPr="00D23F3B">
        <w:t xml:space="preserve">evy </w:t>
      </w:r>
      <w:r w:rsidR="00C200C9">
        <w:t>A</w:t>
      </w:r>
      <w:r w:rsidRPr="00D23F3B">
        <w:t>dministrator to hold sums in reserve and/or to cover losses in the case of insolvency or default of a Relevant Market Participant, in each case pursuant to the Relevant H</w:t>
      </w:r>
      <w:r>
        <w:rPr>
          <w:vertAlign w:val="subscript"/>
        </w:rPr>
        <w:t>2</w:t>
      </w:r>
      <w:r w:rsidRPr="00D23F3B">
        <w:t xml:space="preserve"> Levy Revenue Support Regulations;</w:t>
      </w:r>
    </w:p>
    <w:p w14:paraId="61026258" w14:textId="03E41A44" w:rsidR="00D179D6" w:rsidRPr="00462199" w:rsidRDefault="00D179D6" w:rsidP="005B3BB9">
      <w:pPr>
        <w:pStyle w:val="DefinitionsClauseAshurst"/>
      </w:pPr>
      <w:r w:rsidRPr="00462199">
        <w:rPr>
          <w:b/>
        </w:rPr>
        <w:t>"Relevant Offtaker"</w:t>
      </w:r>
      <w:r w:rsidRPr="00462199">
        <w:t xml:space="preserve"> means any Offtaker who is:</w:t>
      </w:r>
      <w:bookmarkEnd w:id="1980"/>
    </w:p>
    <w:p w14:paraId="3383B724" w14:textId="579C9F12" w:rsidR="00D179D6" w:rsidRPr="00462199" w:rsidRDefault="00D179D6" w:rsidP="00293F58">
      <w:pPr>
        <w:pStyle w:val="DefinitionsAshurst"/>
      </w:pPr>
      <w:bookmarkStart w:id="1981" w:name="_Ref144112678"/>
      <w:r w:rsidRPr="00462199">
        <w:t xml:space="preserve">for the purposes of </w:t>
      </w:r>
      <w:r w:rsidR="007248B2" w:rsidRPr="007248B2">
        <w:t>Condition</w:t>
      </w:r>
      <w:r w:rsidRPr="00462199">
        <w:t xml:space="preserve">s </w:t>
      </w:r>
      <w:r w:rsidR="008A01D2">
        <w:fldChar w:fldCharType="begin"/>
      </w:r>
      <w:r w:rsidR="008A01D2">
        <w:instrText xml:space="preserve"> REF _Ref144113413 \w \h </w:instrText>
      </w:r>
      <w:r w:rsidR="008A01D2">
        <w:fldChar w:fldCharType="separate"/>
      </w:r>
      <w:del w:id="1982" w:author="Faqir, Sofia (Energy Security)" w:date="2023-11-12T19:47:00Z">
        <w:r w:rsidR="00E473FC">
          <w:delText>9.2</w:delText>
        </w:r>
      </w:del>
      <w:r w:rsidR="008A01D2">
        <w:fldChar w:fldCharType="end"/>
      </w:r>
      <w:r w:rsidRPr="00462199">
        <w:t xml:space="preserve">, </w:t>
      </w:r>
      <w:r w:rsidRPr="00462199">
        <w:fldChar w:fldCharType="begin"/>
      </w:r>
      <w:r w:rsidRPr="00462199">
        <w:instrText xml:space="preserve">  REF _Ref144113416 \r \h \* MERGEFORMAT </w:instrText>
      </w:r>
      <w:r w:rsidRPr="00462199">
        <w:fldChar w:fldCharType="separate"/>
      </w:r>
      <w:del w:id="1983" w:author="Faqir, Sofia (Energy Security)" w:date="2023-11-12T19:47:00Z">
        <w:r w:rsidR="00E473FC" w:rsidRPr="00E473FC">
          <w:rPr>
            <w:color w:val="000000"/>
          </w:rPr>
          <w:delText>9.4(A)</w:delText>
        </w:r>
      </w:del>
      <w:r w:rsidRPr="00462199">
        <w:fldChar w:fldCharType="end"/>
      </w:r>
      <w:r w:rsidRPr="00462199">
        <w:t xml:space="preserve">, </w:t>
      </w:r>
      <w:r w:rsidR="008A01D2">
        <w:fldChar w:fldCharType="begin"/>
      </w:r>
      <w:r w:rsidR="008A01D2">
        <w:instrText xml:space="preserve"> REF _Ref144113420 \w \h </w:instrText>
      </w:r>
      <w:r w:rsidR="008A01D2">
        <w:fldChar w:fldCharType="separate"/>
      </w:r>
      <w:del w:id="1984" w:author="Faqir, Sofia (Energy Security)" w:date="2023-11-12T19:47:00Z">
        <w:r w:rsidR="00E473FC">
          <w:delText>9.7</w:delText>
        </w:r>
      </w:del>
      <w:r w:rsidR="008A01D2">
        <w:fldChar w:fldCharType="end"/>
      </w:r>
      <w:r w:rsidRPr="00462199">
        <w:t xml:space="preserve">, </w:t>
      </w:r>
      <w:r w:rsidR="008A01D2">
        <w:fldChar w:fldCharType="begin"/>
      </w:r>
      <w:r w:rsidR="008A01D2">
        <w:instrText xml:space="preserve"> REF _Ref144113422 \w \h </w:instrText>
      </w:r>
      <w:r w:rsidR="008A01D2">
        <w:fldChar w:fldCharType="separate"/>
      </w:r>
      <w:del w:id="1985" w:author="Faqir, Sofia (Energy Security)" w:date="2023-11-12T19:47:00Z">
        <w:r w:rsidR="00E473FC">
          <w:delText>9.9</w:delText>
        </w:r>
      </w:del>
      <w:r w:rsidR="008A01D2">
        <w:fldChar w:fldCharType="end"/>
      </w:r>
      <w:r w:rsidRPr="00462199">
        <w:t xml:space="preserve">, </w:t>
      </w:r>
      <w:r w:rsidR="008A01D2">
        <w:fldChar w:fldCharType="begin"/>
      </w:r>
      <w:r w:rsidR="008A01D2">
        <w:instrText xml:space="preserve"> REF _Ref144113423 \w \h </w:instrText>
      </w:r>
      <w:r w:rsidR="008A01D2">
        <w:fldChar w:fldCharType="separate"/>
      </w:r>
      <w:del w:id="1986" w:author="Faqir, Sofia (Energy Security)" w:date="2023-11-12T19:47:00Z">
        <w:r w:rsidR="00E473FC">
          <w:delText>9.10</w:delText>
        </w:r>
      </w:del>
      <w:r w:rsidR="008A01D2">
        <w:fldChar w:fldCharType="end"/>
      </w:r>
      <w:r w:rsidRPr="00462199">
        <w:t xml:space="preserve">, </w:t>
      </w:r>
      <w:r w:rsidR="008A01D2">
        <w:fldChar w:fldCharType="begin"/>
      </w:r>
      <w:r w:rsidR="008A01D2">
        <w:instrText xml:space="preserve"> REF _Ref144113440 \w \h </w:instrText>
      </w:r>
      <w:r w:rsidR="008A01D2">
        <w:fldChar w:fldCharType="separate"/>
      </w:r>
      <w:del w:id="1987" w:author="Faqir, Sofia (Energy Security)" w:date="2023-11-12T19:47:00Z">
        <w:r w:rsidR="00E473FC">
          <w:delText>10.1</w:delText>
        </w:r>
      </w:del>
      <w:r w:rsidR="008A01D2">
        <w:fldChar w:fldCharType="end"/>
      </w:r>
      <w:r w:rsidRPr="00462199">
        <w:t xml:space="preserve"> (but only in respect of the calculation of </w:t>
      </w:r>
      <m:oMath>
        <m:sSub>
          <m:sSubPr>
            <m:ctrlPr>
              <w:rPr>
                <w:rFonts w:ascii="Cambria Math" w:hAnsi="Cambria Math" w:cs="Arial"/>
                <w:i/>
              </w:rPr>
            </m:ctrlPr>
          </m:sSubPr>
          <m:e>
            <m:r>
              <w:rPr>
                <w:rFonts w:ascii="Cambria Math" w:hAnsi="Cambria Math"/>
                <w:szCs w:val="18"/>
              </w:rPr>
              <m:t>Volume</m:t>
            </m:r>
          </m:e>
          <m:sub>
            <m:r>
              <w:rPr>
                <w:rFonts w:ascii="Cambria Math" w:hAnsi="Cambria Math"/>
                <w:szCs w:val="18"/>
              </w:rPr>
              <m:t>QVRIA,t,m</m:t>
            </m:r>
          </m:sub>
        </m:sSub>
      </m:oMath>
      <w:r w:rsidRPr="00462199">
        <w:t>),</w:t>
      </w:r>
      <w:r w:rsidR="00F8654C">
        <w:t xml:space="preserve"> </w:t>
      </w:r>
      <w:r w:rsidR="008A01D2">
        <w:fldChar w:fldCharType="begin"/>
      </w:r>
      <w:r w:rsidR="008A01D2">
        <w:instrText xml:space="preserve"> REF _Ref144113445 \w \h </w:instrText>
      </w:r>
      <w:r w:rsidR="008A01D2">
        <w:fldChar w:fldCharType="separate"/>
      </w:r>
      <w:del w:id="1988" w:author="Faqir, Sofia (Energy Security)" w:date="2023-11-12T19:47:00Z">
        <w:r w:rsidR="00E473FC">
          <w:delText>11.1</w:delText>
        </w:r>
      </w:del>
      <w:r w:rsidR="008A01D2">
        <w:fldChar w:fldCharType="end"/>
      </w:r>
      <w:r w:rsidRPr="00462199">
        <w:t xml:space="preserve"> and </w:t>
      </w:r>
      <w:r w:rsidR="008A01D2">
        <w:fldChar w:fldCharType="begin"/>
      </w:r>
      <w:r w:rsidR="008A01D2">
        <w:instrText xml:space="preserve"> REF _Ref144113448 \w \h </w:instrText>
      </w:r>
      <w:r w:rsidR="008A01D2">
        <w:fldChar w:fldCharType="separate"/>
      </w:r>
      <w:del w:id="1989" w:author="Faqir, Sofia (Energy Security)" w:date="2023-11-12T19:47:00Z">
        <w:r w:rsidR="00E473FC">
          <w:delText>12.1</w:delText>
        </w:r>
      </w:del>
      <w:r w:rsidR="008A01D2">
        <w:fldChar w:fldCharType="end"/>
      </w:r>
      <w:r w:rsidRPr="00462199">
        <w:t xml:space="preserve">, a Qualifying Offtaker who purchases Hydrogen produced by the Hydrogen Production Plant from the Producer which is LCHS Compliant or in respect of which a waiver of the requirement to be LCHS Compliant applies pursuant to </w:t>
      </w:r>
      <w:r w:rsidR="007248B2" w:rsidRPr="007248B2">
        <w:t>Condition</w:t>
      </w:r>
      <w:r w:rsidRPr="00462199">
        <w:t xml:space="preserve"> </w:t>
      </w:r>
      <w:r w:rsidR="008A01D2">
        <w:fldChar w:fldCharType="begin"/>
      </w:r>
      <w:r w:rsidR="008A01D2">
        <w:instrText xml:space="preserve"> REF _Ref144113522 \w \h </w:instrText>
      </w:r>
      <w:r w:rsidR="008A01D2">
        <w:fldChar w:fldCharType="separate"/>
      </w:r>
      <w:del w:id="1990" w:author="Faqir, Sofia (Energy Security)" w:date="2023-11-12T19:47:00Z">
        <w:r w:rsidR="00E473FC">
          <w:delText>17.6</w:delText>
        </w:r>
      </w:del>
      <w:r w:rsidR="008A01D2">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and</w:t>
      </w:r>
      <w:bookmarkEnd w:id="1981"/>
    </w:p>
    <w:p w14:paraId="5F15AC81" w14:textId="664A2CFD" w:rsidR="00D179D6" w:rsidRDefault="00D179D6" w:rsidP="00293F58">
      <w:pPr>
        <w:pStyle w:val="DefinitionsAshurst"/>
      </w:pPr>
      <w:bookmarkStart w:id="1991" w:name="_Ref144112679"/>
      <w:r w:rsidRPr="00462199">
        <w:t xml:space="preserve">for the purpose of </w:t>
      </w:r>
      <w:r w:rsidR="007248B2" w:rsidRPr="007248B2">
        <w:t>Condition</w:t>
      </w:r>
      <w:r w:rsidRPr="00462199">
        <w:t xml:space="preserve">s </w:t>
      </w:r>
      <w:r w:rsidR="008A01D2">
        <w:fldChar w:fldCharType="begin"/>
      </w:r>
      <w:r w:rsidR="008A01D2">
        <w:instrText xml:space="preserve"> REF _Ref144113414 \w \h </w:instrText>
      </w:r>
      <w:r w:rsidR="008A01D2">
        <w:fldChar w:fldCharType="separate"/>
      </w:r>
      <w:del w:id="1992" w:author="Faqir, Sofia (Energy Security)" w:date="2023-11-12T19:47:00Z">
        <w:r w:rsidR="00E473FC">
          <w:delText>9.3</w:delText>
        </w:r>
      </w:del>
      <w:r w:rsidR="008A01D2">
        <w:fldChar w:fldCharType="end"/>
      </w:r>
      <w:r w:rsidRPr="00462199">
        <w:t xml:space="preserve">, </w:t>
      </w:r>
      <w:r w:rsidRPr="00462199">
        <w:fldChar w:fldCharType="begin"/>
      </w:r>
      <w:r w:rsidRPr="00462199">
        <w:instrText xml:space="preserve">  REF _Ref144113417 \r \h \* MERGEFORMAT </w:instrText>
      </w:r>
      <w:r w:rsidRPr="00462199">
        <w:fldChar w:fldCharType="separate"/>
      </w:r>
      <w:del w:id="1993" w:author="Faqir, Sofia (Energy Security)" w:date="2023-11-12T19:47:00Z">
        <w:r w:rsidR="00E473FC" w:rsidRPr="00E473FC">
          <w:rPr>
            <w:color w:val="000000"/>
          </w:rPr>
          <w:delText>9.4(B)</w:delText>
        </w:r>
      </w:del>
      <w:r w:rsidRPr="00462199">
        <w:fldChar w:fldCharType="end"/>
      </w:r>
      <w:r w:rsidRPr="00462199">
        <w:t xml:space="preserve">, </w:t>
      </w:r>
      <w:r w:rsidR="008A01D2">
        <w:fldChar w:fldCharType="begin"/>
      </w:r>
      <w:r w:rsidR="008A01D2">
        <w:instrText xml:space="preserve"> REF _Ref144113419 \w \h </w:instrText>
      </w:r>
      <w:r w:rsidR="008A01D2">
        <w:fldChar w:fldCharType="separate"/>
      </w:r>
      <w:del w:id="1994" w:author="Faqir, Sofia (Energy Security)" w:date="2023-11-12T19:47:00Z">
        <w:r w:rsidR="00E473FC">
          <w:delText>9.6</w:delText>
        </w:r>
      </w:del>
      <w:r w:rsidR="008A01D2">
        <w:fldChar w:fldCharType="end"/>
      </w:r>
      <w:r w:rsidRPr="00462199">
        <w:t xml:space="preserve">, </w:t>
      </w:r>
      <w:r w:rsidR="008A01D2">
        <w:fldChar w:fldCharType="begin"/>
      </w:r>
      <w:r w:rsidR="008A01D2">
        <w:instrText xml:space="preserve"> REF _Ref144113421 \w \h </w:instrText>
      </w:r>
      <w:r w:rsidR="008A01D2">
        <w:fldChar w:fldCharType="separate"/>
      </w:r>
      <w:del w:id="1995" w:author="Faqir, Sofia (Energy Security)" w:date="2023-11-12T19:47:00Z">
        <w:r w:rsidR="00E473FC">
          <w:delText>9.8</w:delText>
        </w:r>
      </w:del>
      <w:r w:rsidR="008A01D2">
        <w:fldChar w:fldCharType="end"/>
      </w:r>
      <w:r w:rsidRPr="00462199">
        <w:t xml:space="preserve"> and </w:t>
      </w:r>
      <w:r w:rsidR="008A01D2">
        <w:fldChar w:fldCharType="begin"/>
      </w:r>
      <w:r w:rsidR="008A01D2">
        <w:instrText xml:space="preserve"> REF _Ref144113440 \w \h </w:instrText>
      </w:r>
      <w:r w:rsidR="008A01D2">
        <w:fldChar w:fldCharType="separate"/>
      </w:r>
      <w:del w:id="1996" w:author="Faqir, Sofia (Energy Security)" w:date="2023-11-12T19:47:00Z">
        <w:r w:rsidR="00E473FC">
          <w:delText>10.1</w:delText>
        </w:r>
      </w:del>
      <w:r w:rsidR="008A01D2">
        <w:fldChar w:fldCharType="end"/>
      </w:r>
      <w:r w:rsidRPr="00462199">
        <w:t xml:space="preserve"> (but only in respect of the calculation of </w:t>
      </w:r>
      <m:oMath>
        <m:sSub>
          <m:sSubPr>
            <m:ctrlPr>
              <w:rPr>
                <w:rFonts w:ascii="Cambria Math" w:hAnsi="Cambria Math" w:cs="Arial"/>
                <w:i/>
              </w:rPr>
            </m:ctrlPr>
          </m:sSubPr>
          <m:e>
            <m:r>
              <w:rPr>
                <w:rFonts w:ascii="Cambria Math" w:hAnsi="Cambria Math"/>
                <w:szCs w:val="18"/>
              </w:rPr>
              <m:t>Volume</m:t>
            </m:r>
          </m:e>
          <m:sub>
            <m:r>
              <w:rPr>
                <w:rFonts w:ascii="Cambria Math" w:hAnsi="Cambria Math"/>
                <w:szCs w:val="18"/>
              </w:rPr>
              <m:t>NQVRIA,t,m</m:t>
            </m:r>
          </m:sub>
        </m:sSub>
      </m:oMath>
      <w:r w:rsidRPr="00462199">
        <w:t xml:space="preserve">), a Qualifying Offtaker who purchases Hydrogen produced by the Hydrogen Production Plant from the Producer which is not LCHS Compliant or in respect of which a waiver of the requirement to be LCHS Compliant does not apply pursuant to </w:t>
      </w:r>
      <w:r w:rsidR="007248B2" w:rsidRPr="007248B2">
        <w:t>Condition</w:t>
      </w:r>
      <w:r w:rsidRPr="00462199">
        <w:t xml:space="preserve"> </w:t>
      </w:r>
      <w:r w:rsidR="008A01D2">
        <w:fldChar w:fldCharType="begin"/>
      </w:r>
      <w:r w:rsidR="008A01D2">
        <w:instrText xml:space="preserve"> REF _Ref144113522 \w \h </w:instrText>
      </w:r>
      <w:r w:rsidR="008A01D2">
        <w:fldChar w:fldCharType="separate"/>
      </w:r>
      <w:del w:id="1997" w:author="Faqir, Sofia (Energy Security)" w:date="2023-11-12T19:47:00Z">
        <w:r w:rsidR="00E473FC">
          <w:delText>17.6</w:delText>
        </w:r>
      </w:del>
      <w:r w:rsidR="008A01D2">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 a Non-Qualifying Offtaker</w:t>
      </w:r>
      <w:r w:rsidR="00B91448">
        <w:t>,</w:t>
      </w:r>
      <w:bookmarkEnd w:id="1991"/>
    </w:p>
    <w:p w14:paraId="520D0C3B" w14:textId="6D926B6B" w:rsidR="00B91448" w:rsidRPr="00462199" w:rsidRDefault="00B91448" w:rsidP="00B91448">
      <w:pPr>
        <w:pStyle w:val="DefinitionsAshurst"/>
        <w:numPr>
          <w:ilvl w:val="0"/>
          <w:numId w:val="0"/>
        </w:numPr>
        <w:ind w:left="782"/>
      </w:pPr>
      <w:r w:rsidRPr="00B91448">
        <w:t xml:space="preserve">excluding, for the purposes of Condition </w:t>
      </w:r>
      <w:r w:rsidRPr="00B91448">
        <w:rPr>
          <w:cs/>
        </w:rPr>
        <w:t>‎</w:t>
      </w:r>
      <w:r>
        <w:fldChar w:fldCharType="begin"/>
      </w:r>
      <w:r>
        <w:instrText xml:space="preserve"> REF _Ref144113420 \r \h </w:instrText>
      </w:r>
      <w:r>
        <w:fldChar w:fldCharType="separate"/>
      </w:r>
      <w:del w:id="1998" w:author="Faqir, Sofia (Energy Security)" w:date="2023-11-12T19:47:00Z">
        <w:r w:rsidR="00E473FC">
          <w:delText>9.7</w:delText>
        </w:r>
      </w:del>
      <w:r>
        <w:fldChar w:fldCharType="end"/>
      </w:r>
      <w:r w:rsidRPr="00B91448">
        <w:t xml:space="preserve"> and Condition </w:t>
      </w:r>
      <w:r w:rsidRPr="00B91448">
        <w:rPr>
          <w:cs/>
        </w:rPr>
        <w:t>‎</w:t>
      </w:r>
      <w:r>
        <w:fldChar w:fldCharType="begin"/>
      </w:r>
      <w:r>
        <w:instrText xml:space="preserve"> REF _Ref144113421 \r \h </w:instrText>
      </w:r>
      <w:r>
        <w:fldChar w:fldCharType="separate"/>
      </w:r>
      <w:del w:id="1999" w:author="Faqir, Sofia (Energy Security)" w:date="2023-11-12T19:47:00Z">
        <w:r w:rsidR="00E473FC">
          <w:delText>9.8</w:delText>
        </w:r>
      </w:del>
      <w:r>
        <w:fldChar w:fldCharType="end"/>
      </w:r>
      <w:r w:rsidRPr="00B91448">
        <w:t>, an Own Consumption Offtaker</w:t>
      </w:r>
      <w:r>
        <w:t>;</w:t>
      </w:r>
    </w:p>
    <w:p w14:paraId="5D87B531" w14:textId="372F51F2" w:rsidR="00D179D6" w:rsidRPr="00462199" w:rsidRDefault="00D179D6" w:rsidP="005B3BB9">
      <w:pPr>
        <w:pStyle w:val="DefinitionsClauseAshurst"/>
      </w:pPr>
      <w:bookmarkStart w:id="2000" w:name="_Ref144112680"/>
      <w:r w:rsidRPr="00462199">
        <w:rPr>
          <w:b/>
        </w:rPr>
        <w:t>"Remaining LCHA Sales Cap"</w:t>
      </w:r>
      <w:r w:rsidRPr="00462199">
        <w:t xml:space="preserve"> means the LCHA Sales Cap minus the Total Accrued Volume (as such term is defined in </w:t>
      </w:r>
      <w:r w:rsidR="007248B2" w:rsidRPr="007248B2">
        <w:t>Condition</w:t>
      </w:r>
      <w:r w:rsidRPr="00462199">
        <w:t xml:space="preserve"> </w:t>
      </w:r>
      <w:r w:rsidR="008A01D2">
        <w:fldChar w:fldCharType="begin"/>
      </w:r>
      <w:r w:rsidR="008A01D2">
        <w:instrText xml:space="preserve"> REF _Ref144113461 \w \h </w:instrText>
      </w:r>
      <w:r w:rsidR="008A01D2">
        <w:fldChar w:fldCharType="separate"/>
      </w:r>
      <w:del w:id="2001" w:author="Faqir, Sofia (Energy Security)" w:date="2023-11-12T19:47:00Z">
        <w:r w:rsidR="00E473FC">
          <w:delText>13.2</w:delText>
        </w:r>
      </w:del>
      <w:r w:rsidR="008A01D2">
        <w:fldChar w:fldCharType="end"/>
      </w:r>
      <w:r w:rsidRPr="00462199">
        <w:t xml:space="preserve"> of </w:t>
      </w:r>
      <w:r>
        <w:fldChar w:fldCharType="begin"/>
      </w:r>
      <w:r>
        <w:instrText xml:space="preserve"> REF _Ref144118018 \w \h </w:instrText>
      </w:r>
      <w:r>
        <w:fldChar w:fldCharType="separate"/>
      </w:r>
      <w:del w:id="2002"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000"/>
    </w:p>
    <w:p w14:paraId="3A3EFAF5" w14:textId="793734CA" w:rsidR="00D179D6" w:rsidRPr="00462199" w:rsidRDefault="00D179D6" w:rsidP="005B3BB9">
      <w:pPr>
        <w:pStyle w:val="DefinitionsClauseAshurst"/>
      </w:pPr>
      <w:bookmarkStart w:id="2003" w:name="_Ref144112681"/>
      <w:r w:rsidRPr="00462199">
        <w:rPr>
          <w:b/>
        </w:rPr>
        <w:t>"Remaining Permitted Annual Sales Cap"</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004"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005"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003"/>
    </w:p>
    <w:p w14:paraId="1D2E60E6" w14:textId="77777777" w:rsidR="00D179D6" w:rsidRPr="00462199" w:rsidRDefault="00D179D6" w:rsidP="005B3BB9">
      <w:pPr>
        <w:pStyle w:val="DefinitionsClauseAshurst"/>
      </w:pPr>
      <w:bookmarkStart w:id="2006" w:name="_Ref144112682"/>
      <w:r w:rsidRPr="00462199">
        <w:rPr>
          <w:b/>
        </w:rPr>
        <w:t xml:space="preserve">"Renewable Transport Fuel Certificate" </w:t>
      </w:r>
      <w:r w:rsidRPr="00462199">
        <w:t>means a certificate issued by the RTFO Administrator under the Renewable Transport Fuel Obligations Order 2007 (as amended);</w:t>
      </w:r>
      <w:bookmarkEnd w:id="2006"/>
    </w:p>
    <w:p w14:paraId="17480D82" w14:textId="55F1241D" w:rsidR="00D179D6" w:rsidRPr="00462199" w:rsidRDefault="00D179D6" w:rsidP="005B3BB9">
      <w:pPr>
        <w:pStyle w:val="DefinitionsClauseAshurst"/>
      </w:pPr>
      <w:bookmarkStart w:id="2007" w:name="_Ref144112683"/>
      <w:r w:rsidRPr="00462199">
        <w:rPr>
          <w:b/>
        </w:rPr>
        <w:t>"Replacement Collateral Notice"</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_Ref144114861 \w \h </w:instrText>
      </w:r>
      <w:r w:rsidR="008A01D2">
        <w:fldChar w:fldCharType="separate"/>
      </w:r>
      <w:del w:id="2008" w:author="Faqir, Sofia (Energy Security)" w:date="2023-11-12T19:47:00Z">
        <w:r w:rsidR="00E473FC">
          <w:delText>56.3</w:delText>
        </w:r>
      </w:del>
      <w:r w:rsidR="008A01D2">
        <w:fldChar w:fldCharType="end"/>
      </w:r>
      <w:r w:rsidRPr="00462199">
        <w:t xml:space="preserve"> (</w:t>
      </w:r>
      <w:r w:rsidRPr="00462199">
        <w:rPr>
          <w:i/>
        </w:rPr>
        <w:t>Collateral Requirement</w:t>
      </w:r>
      <w:r w:rsidRPr="00462199">
        <w:t>);</w:t>
      </w:r>
      <w:bookmarkEnd w:id="2007"/>
    </w:p>
    <w:p w14:paraId="423ADF4F" w14:textId="77777777" w:rsidR="00D179D6" w:rsidRPr="00462199" w:rsidRDefault="00D179D6" w:rsidP="005B3BB9">
      <w:pPr>
        <w:pStyle w:val="DefinitionsClauseAshurst"/>
      </w:pPr>
      <w:bookmarkStart w:id="2009" w:name="_Ref144112684"/>
      <w:r w:rsidRPr="00462199">
        <w:rPr>
          <w:b/>
        </w:rPr>
        <w:t>"Replacement Collateral Repayment Date"</w:t>
      </w:r>
      <w:r w:rsidRPr="00462199">
        <w:t xml:space="preserve"> means, in circumstances in which any Payment Failure occurs after the date of a Collateral Posting Notice but before the Initial Collateral Repayment Date specified in such notice, the date falling twelve (12) Months after the last day of the NPA Payment Cure Period applicable to the Producer Net Payable Amount to which such Payment Failure relates;</w:t>
      </w:r>
      <w:bookmarkEnd w:id="2009"/>
    </w:p>
    <w:p w14:paraId="6795C48B" w14:textId="1F035AC2" w:rsidR="00D179D6" w:rsidRPr="00462199" w:rsidRDefault="00D179D6" w:rsidP="005B3BB9">
      <w:pPr>
        <w:pStyle w:val="DefinitionsClauseAshurst"/>
      </w:pPr>
      <w:bookmarkStart w:id="2010" w:name="_Ref144112685"/>
      <w:r w:rsidRPr="00462199">
        <w:rPr>
          <w:b/>
        </w:rPr>
        <w:t>"Reporting Obligations Audit Notice"</w:t>
      </w:r>
      <w:r w:rsidRPr="00462199">
        <w:t xml:space="preserve"> has the meaning given to that term in </w:t>
      </w:r>
      <w:r w:rsidR="007248B2" w:rsidRPr="007248B2">
        <w:t>Condition</w:t>
      </w:r>
      <w:r w:rsidRPr="00462199">
        <w:t> </w:t>
      </w:r>
      <w:r w:rsidR="008A01D2">
        <w:fldChar w:fldCharType="begin"/>
      </w:r>
      <w:r w:rsidR="008A01D2">
        <w:instrText xml:space="preserve"> REF _Ref144113034 \w \h </w:instrText>
      </w:r>
      <w:r w:rsidR="008A01D2">
        <w:fldChar w:fldCharType="separate"/>
      </w:r>
      <w:del w:id="2011" w:author="Faqir, Sofia (Energy Security)" w:date="2023-11-12T19:47:00Z">
        <w:r w:rsidR="00E473FC">
          <w:delText>3.18</w:delText>
        </w:r>
      </w:del>
      <w:r w:rsidR="008A01D2">
        <w:fldChar w:fldCharType="end"/>
      </w:r>
      <w:r w:rsidRPr="00462199">
        <w:t xml:space="preserve"> (</w:t>
      </w:r>
      <w:r w:rsidRPr="00462199">
        <w:rPr>
          <w:i/>
        </w:rPr>
        <w:t>Reporting Obligations Audit Right</w:t>
      </w:r>
      <w:r w:rsidRPr="00462199">
        <w:t>);</w:t>
      </w:r>
      <w:bookmarkEnd w:id="2010"/>
    </w:p>
    <w:p w14:paraId="77A20972" w14:textId="5EBD7F5E" w:rsidR="00D179D6" w:rsidRPr="00462199" w:rsidRDefault="00D179D6" w:rsidP="005B3BB9">
      <w:pPr>
        <w:pStyle w:val="DefinitionsClauseAshurst"/>
      </w:pPr>
      <w:bookmarkStart w:id="2012" w:name="_Ref144112686"/>
      <w:r w:rsidRPr="00462199">
        <w:rPr>
          <w:b/>
        </w:rPr>
        <w:t>"Reporting Obligations Audit Right"</w:t>
      </w:r>
      <w:r w:rsidRPr="00462199">
        <w:t xml:space="preserve"> has the meaning given to that term in </w:t>
      </w:r>
      <w:r w:rsidR="007248B2" w:rsidRPr="007248B2">
        <w:t>Condition</w:t>
      </w:r>
      <w:r w:rsidRPr="00462199">
        <w:t> </w:t>
      </w:r>
      <w:r w:rsidR="008A01D2">
        <w:fldChar w:fldCharType="begin"/>
      </w:r>
      <w:r w:rsidR="008A01D2">
        <w:instrText xml:space="preserve"> REF _Ref144113031 \w \h </w:instrText>
      </w:r>
      <w:r w:rsidR="008A01D2">
        <w:fldChar w:fldCharType="separate"/>
      </w:r>
      <w:del w:id="2013" w:author="Faqir, Sofia (Energy Security)" w:date="2023-11-12T19:47:00Z">
        <w:r w:rsidR="00E473FC">
          <w:delText>3.17</w:delText>
        </w:r>
      </w:del>
      <w:r w:rsidR="008A01D2">
        <w:fldChar w:fldCharType="end"/>
      </w:r>
      <w:r w:rsidRPr="00462199">
        <w:t xml:space="preserve"> (</w:t>
      </w:r>
      <w:r w:rsidRPr="00462199">
        <w:rPr>
          <w:i/>
        </w:rPr>
        <w:t>Reporting Obligations Audit Right</w:t>
      </w:r>
      <w:r w:rsidRPr="00462199">
        <w:t>);</w:t>
      </w:r>
      <w:bookmarkEnd w:id="2012"/>
    </w:p>
    <w:p w14:paraId="1E514B69" w14:textId="77777777" w:rsidR="00D179D6" w:rsidRPr="00462199" w:rsidRDefault="00D179D6" w:rsidP="005B3BB9">
      <w:pPr>
        <w:pStyle w:val="DefinitionsClauseAshurst"/>
      </w:pPr>
      <w:bookmarkStart w:id="2014" w:name="_Ref144112687"/>
      <w:r w:rsidRPr="00462199">
        <w:rPr>
          <w:b/>
        </w:rPr>
        <w:t>"Reporting Unit"</w:t>
      </w:r>
      <w:r w:rsidRPr="00462199">
        <w:t xml:space="preserve"> means each half hour period in a day divided into half hour-long periods starting at 00:00 on such day;</w:t>
      </w:r>
      <w:bookmarkEnd w:id="2014"/>
    </w:p>
    <w:p w14:paraId="2FC6AB53" w14:textId="77777777" w:rsidR="00D179D6" w:rsidRPr="00462199" w:rsidRDefault="00D179D6" w:rsidP="005B3BB9">
      <w:pPr>
        <w:pStyle w:val="DefinitionsClauseAshurst"/>
      </w:pPr>
      <w:bookmarkStart w:id="2015" w:name="_Ref144112688"/>
      <w:r w:rsidRPr="00462199">
        <w:rPr>
          <w:b/>
        </w:rPr>
        <w:t>"Representatives"</w:t>
      </w:r>
      <w:r w:rsidRPr="00462199">
        <w:t xml:space="preserve"> means:</w:t>
      </w:r>
      <w:bookmarkEnd w:id="2015"/>
    </w:p>
    <w:p w14:paraId="73A7611F" w14:textId="77777777" w:rsidR="00D179D6" w:rsidRPr="00462199" w:rsidRDefault="00D179D6" w:rsidP="00293F58">
      <w:pPr>
        <w:pStyle w:val="DefinitionsAshurst"/>
      </w:pPr>
      <w:bookmarkStart w:id="2016" w:name="_Ref144112689"/>
      <w:r w:rsidRPr="00462199">
        <w:lastRenderedPageBreak/>
        <w:t>in respect of the LCHA Counterparty:</w:t>
      </w:r>
      <w:bookmarkEnd w:id="2016"/>
    </w:p>
    <w:p w14:paraId="7745D785" w14:textId="77777777" w:rsidR="00D179D6" w:rsidRPr="00462199" w:rsidRDefault="00D179D6" w:rsidP="00293F58">
      <w:pPr>
        <w:pStyle w:val="DefSubAshurst"/>
      </w:pPr>
      <w:bookmarkStart w:id="2017" w:name="_Ref144112690"/>
      <w:r w:rsidRPr="00462199">
        <w:t>its directors, officials, officers, employees, agents, consultants and advisers; and</w:t>
      </w:r>
      <w:bookmarkEnd w:id="2017"/>
    </w:p>
    <w:p w14:paraId="4D6A13DC" w14:textId="77777777" w:rsidR="00D179D6" w:rsidRPr="00462199" w:rsidRDefault="00D179D6" w:rsidP="00293F58">
      <w:pPr>
        <w:pStyle w:val="DefSubAshurst"/>
      </w:pPr>
      <w:bookmarkStart w:id="2018" w:name="_Ref144112691"/>
      <w:r w:rsidRPr="00462199">
        <w:t>the LCHA Settlement Services Provider and its directors, officers, employees, agents, consultants and advisers;</w:t>
      </w:r>
      <w:bookmarkEnd w:id="2018"/>
    </w:p>
    <w:p w14:paraId="7988B337" w14:textId="77777777" w:rsidR="00D179D6" w:rsidRPr="00462199" w:rsidRDefault="00D179D6" w:rsidP="00293F58">
      <w:pPr>
        <w:pStyle w:val="DefinitionsAshurst"/>
      </w:pPr>
      <w:bookmarkStart w:id="2019" w:name="_Ref144112692"/>
      <w:r w:rsidRPr="00462199">
        <w:t>in respect of the Producer:</w:t>
      </w:r>
      <w:bookmarkEnd w:id="2019"/>
    </w:p>
    <w:p w14:paraId="0C502C16" w14:textId="77777777" w:rsidR="00D179D6" w:rsidRPr="00462199" w:rsidRDefault="00D179D6" w:rsidP="00293F58">
      <w:pPr>
        <w:pStyle w:val="DefSubAshurst"/>
      </w:pPr>
      <w:bookmarkStart w:id="2020" w:name="_Ref144112693"/>
      <w:r w:rsidRPr="00462199">
        <w:t>its directors, officers or employees;</w:t>
      </w:r>
      <w:bookmarkEnd w:id="2020"/>
    </w:p>
    <w:p w14:paraId="7AB7F911" w14:textId="77777777" w:rsidR="00D179D6" w:rsidRPr="00462199" w:rsidRDefault="00D179D6" w:rsidP="00293F58">
      <w:pPr>
        <w:pStyle w:val="DefSubAshurst"/>
      </w:pPr>
      <w:bookmarkStart w:id="2021" w:name="_Ref144112694"/>
      <w:r w:rsidRPr="00462199">
        <w:t>any of its Contractors, agents, consultants and advisers which are engaged in connection with the Project, the LCHA or any other LCHA Document; and</w:t>
      </w:r>
      <w:bookmarkEnd w:id="2021"/>
    </w:p>
    <w:p w14:paraId="7EDB0067" w14:textId="77777777" w:rsidR="00D179D6" w:rsidRPr="00462199" w:rsidRDefault="00D179D6" w:rsidP="00293F58">
      <w:pPr>
        <w:pStyle w:val="DefSubAshurst"/>
      </w:pPr>
      <w:bookmarkStart w:id="2022" w:name="_Ref144112695"/>
      <w:r w:rsidRPr="00462199">
        <w:t>the directors, officers, employees, agents, consultants and advisers of any of its Contractors which are engaged in connection with the Project, the LCHA or any other LCHA Document;</w:t>
      </w:r>
      <w:bookmarkEnd w:id="2022"/>
    </w:p>
    <w:p w14:paraId="32AB59BE" w14:textId="77777777" w:rsidR="00D179D6" w:rsidRPr="00462199" w:rsidRDefault="00D179D6" w:rsidP="00293F58">
      <w:pPr>
        <w:pStyle w:val="DefinitionsAshurst"/>
      </w:pPr>
      <w:bookmarkStart w:id="2023" w:name="_Ref144112696"/>
      <w:r w:rsidRPr="00462199">
        <w:t>in respect of any Government Entity, its directors, officials, officers, employees, agents, consultants and advisers; or</w:t>
      </w:r>
      <w:bookmarkEnd w:id="2023"/>
    </w:p>
    <w:p w14:paraId="729E9E45" w14:textId="77777777" w:rsidR="00D179D6" w:rsidRPr="00462199" w:rsidRDefault="00D179D6" w:rsidP="00293F58">
      <w:pPr>
        <w:pStyle w:val="DefinitionsAshurst"/>
      </w:pPr>
      <w:bookmarkStart w:id="2024" w:name="_Ref144112697"/>
      <w:r w:rsidRPr="00462199">
        <w:t>in respect of any other person, its directors, officers, officials, employees, agents, consultants and advisers;</w:t>
      </w:r>
      <w:bookmarkEnd w:id="2024"/>
    </w:p>
    <w:p w14:paraId="4A2AAB83" w14:textId="77777777" w:rsidR="00D179D6" w:rsidRPr="00462199" w:rsidRDefault="00D179D6" w:rsidP="005B3BB9">
      <w:pPr>
        <w:pStyle w:val="DefinitionsClauseAshurst"/>
      </w:pPr>
      <w:bookmarkStart w:id="2025" w:name="_Ref144112698"/>
      <w:r w:rsidRPr="00462199">
        <w:rPr>
          <w:b/>
        </w:rPr>
        <w:t>"Request for Information"</w:t>
      </w:r>
      <w:r w:rsidRPr="00462199">
        <w:t xml:space="preserve"> means:</w:t>
      </w:r>
      <w:bookmarkEnd w:id="2025"/>
    </w:p>
    <w:p w14:paraId="62029089" w14:textId="77777777" w:rsidR="00D179D6" w:rsidRPr="00462199" w:rsidRDefault="00D179D6" w:rsidP="00293F58">
      <w:pPr>
        <w:pStyle w:val="DefinitionsAshurst"/>
      </w:pPr>
      <w:bookmarkStart w:id="2026" w:name="_Ref144112699"/>
      <w:r w:rsidRPr="00462199">
        <w:t>a request for information (as such term is defined in section 8 of the FoIA);</w:t>
      </w:r>
      <w:bookmarkEnd w:id="2026"/>
    </w:p>
    <w:p w14:paraId="176FD0B5" w14:textId="77777777" w:rsidR="00D179D6" w:rsidRPr="00462199" w:rsidRDefault="00D179D6" w:rsidP="00293F58">
      <w:pPr>
        <w:pStyle w:val="DefinitionsAshurst"/>
      </w:pPr>
      <w:bookmarkStart w:id="2027" w:name="_Ref144112700"/>
      <w:r w:rsidRPr="00462199">
        <w:t>a request that environmental information (as such term is defined in the EIR) be made available pursuant to the EIR; or</w:t>
      </w:r>
      <w:bookmarkEnd w:id="2027"/>
    </w:p>
    <w:p w14:paraId="37A669AD" w14:textId="77777777" w:rsidR="00D179D6" w:rsidRPr="00462199" w:rsidRDefault="00D179D6" w:rsidP="00293F58">
      <w:pPr>
        <w:pStyle w:val="DefinitionsAshurst"/>
      </w:pPr>
      <w:bookmarkStart w:id="2028" w:name="_Ref144112701"/>
      <w:r w:rsidRPr="00462199">
        <w:t>any apparent request for information under the FoIA or the EIR;</w:t>
      </w:r>
      <w:bookmarkEnd w:id="2028"/>
    </w:p>
    <w:p w14:paraId="0630D4FD" w14:textId="26CC3083" w:rsidR="00D179D6" w:rsidRPr="00462199" w:rsidRDefault="00D179D6" w:rsidP="005B3BB9">
      <w:pPr>
        <w:pStyle w:val="DefinitionsClauseAshurst"/>
      </w:pPr>
      <w:bookmarkStart w:id="2029" w:name="_Ref144112702"/>
      <w:r w:rsidRPr="00462199">
        <w:rPr>
          <w:b/>
        </w:rPr>
        <w:t>"Requested Milestone Supporting Information"</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_Ref144113268 \w \h </w:instrText>
      </w:r>
      <w:r w:rsidR="008A01D2">
        <w:fldChar w:fldCharType="separate"/>
      </w:r>
      <w:del w:id="2030" w:author="Faqir, Sofia (Energy Security)" w:date="2023-11-12T19:47:00Z">
        <w:r w:rsidR="00E473FC">
          <w:delText>4.3(B)</w:delText>
        </w:r>
      </w:del>
      <w:r w:rsidR="008A01D2">
        <w:fldChar w:fldCharType="end"/>
      </w:r>
      <w:r w:rsidRPr="00462199">
        <w:t xml:space="preserve"> (</w:t>
      </w:r>
      <w:r w:rsidRPr="00462199">
        <w:rPr>
          <w:i/>
        </w:rPr>
        <w:t>Milestone Requirement Notice</w:t>
      </w:r>
      <w:r w:rsidRPr="00462199">
        <w:t>);</w:t>
      </w:r>
      <w:bookmarkEnd w:id="2029"/>
    </w:p>
    <w:p w14:paraId="1A6797CC" w14:textId="77777777" w:rsidR="00D179D6" w:rsidRPr="00462199" w:rsidRDefault="00D179D6" w:rsidP="005B3BB9">
      <w:pPr>
        <w:pStyle w:val="DefinitionsClauseAshurst"/>
      </w:pPr>
      <w:bookmarkStart w:id="2031" w:name="_Ref144112703"/>
      <w:r w:rsidRPr="00462199">
        <w:rPr>
          <w:b/>
        </w:rPr>
        <w:t>"Required Authorisation"</w:t>
      </w:r>
      <w:r w:rsidRPr="00462199">
        <w:t xml:space="preserve"> means, in relation to the Producer, each authorisation, licence, accreditation, permit, consent, certificate, resolution, clearance, exemption, order confirmation, permission or other approval of or from any Competent Authority required to enable the Producer:</w:t>
      </w:r>
      <w:bookmarkEnd w:id="2031"/>
    </w:p>
    <w:p w14:paraId="13373532" w14:textId="77777777" w:rsidR="00D179D6" w:rsidRPr="00462199" w:rsidRDefault="00D179D6" w:rsidP="00293F58">
      <w:pPr>
        <w:pStyle w:val="DefinitionsAshurst"/>
      </w:pPr>
      <w:bookmarkStart w:id="2032" w:name="_Ref144112704"/>
      <w:r w:rsidRPr="00462199">
        <w:t>to perform and comply with its obligations under the LCHA, the other LCHA Documents and the NZHF Grant Funding Agreement; and</w:t>
      </w:r>
      <w:bookmarkEnd w:id="2032"/>
    </w:p>
    <w:p w14:paraId="48006899" w14:textId="4A363770" w:rsidR="00D179D6" w:rsidRPr="00462199" w:rsidRDefault="00D179D6" w:rsidP="00293F58">
      <w:pPr>
        <w:pStyle w:val="DefinitionsAshurst"/>
      </w:pPr>
      <w:bookmarkStart w:id="2033" w:name="_Ref144112705"/>
      <w:r w:rsidRPr="00462199">
        <w:t xml:space="preserve">(other than for the purposes of </w:t>
      </w:r>
      <w:r w:rsidR="007248B2" w:rsidRPr="007248B2">
        <w:t>Condition</w:t>
      </w:r>
      <w:r w:rsidRPr="00462199">
        <w:t xml:space="preserve">s </w:t>
      </w:r>
      <w:r w:rsidRPr="00462199">
        <w:fldChar w:fldCharType="begin"/>
      </w:r>
      <w:r w:rsidRPr="00462199">
        <w:instrText xml:space="preserve">  REF _Ref144113771 \r \h \* MERGEFORMAT </w:instrText>
      </w:r>
      <w:r w:rsidRPr="00462199">
        <w:fldChar w:fldCharType="separate"/>
      </w:r>
      <w:del w:id="2034" w:author="Faqir, Sofia (Energy Security)" w:date="2023-11-12T19:47:00Z">
        <w:r w:rsidR="00E473FC" w:rsidRPr="00E473FC">
          <w:rPr>
            <w:color w:val="000000"/>
          </w:rPr>
          <w:delText>28.1(E)</w:delText>
        </w:r>
      </w:del>
      <w:r w:rsidRPr="00462199">
        <w:fldChar w:fldCharType="end"/>
      </w:r>
      <w:r w:rsidRPr="00462199">
        <w:t xml:space="preserve"> (</w:t>
      </w:r>
      <w:r w:rsidRPr="00462199">
        <w:rPr>
          <w:i/>
          <w:iCs/>
        </w:rPr>
        <w:t>Agreement Date representations</w:t>
      </w:r>
      <w:r w:rsidRPr="00462199">
        <w:t xml:space="preserve">) and </w:t>
      </w:r>
      <w:r w:rsidRPr="00462199">
        <w:fldChar w:fldCharType="begin"/>
      </w:r>
      <w:r w:rsidRPr="00462199">
        <w:instrText xml:space="preserve">  REF _Ref144113801 \r \h \* MERGEFORMAT </w:instrText>
      </w:r>
      <w:r w:rsidRPr="00462199">
        <w:fldChar w:fldCharType="separate"/>
      </w:r>
      <w:del w:id="2035" w:author="Faqir, Sofia (Energy Security)" w:date="2023-11-12T19:47:00Z">
        <w:r w:rsidR="00E473FC" w:rsidRPr="00E473FC">
          <w:rPr>
            <w:color w:val="000000"/>
          </w:rPr>
          <w:delText>30.1(B)</w:delText>
        </w:r>
      </w:del>
      <w:r w:rsidRPr="00462199">
        <w:fldChar w:fldCharType="end"/>
      </w:r>
      <w:r w:rsidRPr="00462199">
        <w:t>) (</w:t>
      </w:r>
      <w:r w:rsidRPr="00462199">
        <w:rPr>
          <w:i/>
          <w:iCs/>
        </w:rPr>
        <w:t>Producer Undertakings: General</w:t>
      </w:r>
      <w:r w:rsidRPr="00462199">
        <w:t>) to design, develop, construct, convert, install, complete, test, commission, operate, maintain and decommission the Facility;</w:t>
      </w:r>
      <w:bookmarkEnd w:id="2033"/>
    </w:p>
    <w:p w14:paraId="52B9A094" w14:textId="77777777" w:rsidR="00D179D6" w:rsidRPr="00462199" w:rsidRDefault="00D179D6" w:rsidP="005B3BB9">
      <w:pPr>
        <w:pStyle w:val="DefinitionsClauseAshurst"/>
      </w:pPr>
      <w:bookmarkStart w:id="2036" w:name="_Ref144112706"/>
      <w:r w:rsidRPr="00462199">
        <w:rPr>
          <w:b/>
        </w:rPr>
        <w:t>"Required CiL Amendment"</w:t>
      </w:r>
      <w:r w:rsidRPr="00462199">
        <w:t xml:space="preserve"> means any such amendment or supplement to the LCHA which is, as a direct result of a Change in Applicable Law being implemented, occurring or becoming effective, necessary to ensure that the Required CiL Amendment Objectives are met (provided that any such amendment or supplement shall not affect either: (i) the commercial intent of the LCHA; or (ii) the overall balance of risk, rights and obligations between the Parties, in each case as provided for in the LCHA);</w:t>
      </w:r>
      <w:bookmarkEnd w:id="2036"/>
    </w:p>
    <w:p w14:paraId="3652364B" w14:textId="77777777" w:rsidR="00D179D6" w:rsidRPr="00462199" w:rsidRDefault="00D179D6" w:rsidP="005B3BB9">
      <w:pPr>
        <w:pStyle w:val="DefinitionsClauseAshurst"/>
      </w:pPr>
      <w:bookmarkStart w:id="2037" w:name="_Ref144112707"/>
      <w:r w:rsidRPr="00462199">
        <w:rPr>
          <w:b/>
        </w:rPr>
        <w:lastRenderedPageBreak/>
        <w:t>"Required CiL Amendment Objectives"</w:t>
      </w:r>
      <w:r w:rsidRPr="00462199">
        <w:t xml:space="preserve"> means that: (i) the LCHA continues in force; and (ii) no provision of the LCHA is rendered illegal, invalid, unenforceable or inoperable;</w:t>
      </w:r>
      <w:bookmarkEnd w:id="2037"/>
    </w:p>
    <w:p w14:paraId="0AF99DA3" w14:textId="77777777" w:rsidR="00D179D6" w:rsidRPr="00462199" w:rsidRDefault="00D179D6" w:rsidP="005B3BB9">
      <w:pPr>
        <w:pStyle w:val="DefinitionsClauseAshurst"/>
      </w:pPr>
      <w:bookmarkStart w:id="2038" w:name="_Ref144112708"/>
      <w:r w:rsidRPr="00462199">
        <w:rPr>
          <w:b/>
        </w:rPr>
        <w:t>"Required Installed Capacity"</w:t>
      </w:r>
      <w:r w:rsidRPr="00462199">
        <w:t xml:space="preserve"> means ninety per cent. (90%) of the Installed Capacity Estimate;</w:t>
      </w:r>
      <w:bookmarkEnd w:id="2038"/>
    </w:p>
    <w:p w14:paraId="25212725" w14:textId="1CF9B270" w:rsidR="00D179D6" w:rsidRPr="00462199" w:rsidRDefault="00D179D6" w:rsidP="005B3BB9">
      <w:pPr>
        <w:pStyle w:val="DefinitionsClauseAshurst"/>
      </w:pPr>
      <w:bookmarkStart w:id="2039" w:name="_Ref144112709"/>
      <w:r w:rsidRPr="00462199">
        <w:rPr>
          <w:b/>
        </w:rPr>
        <w:t>"Rescheduled Performance Test Date Notice"</w:t>
      </w:r>
      <w:r w:rsidRPr="00462199">
        <w:t xml:space="preserve"> has the meaning given to that term in </w:t>
      </w:r>
      <w:r>
        <w:fldChar w:fldCharType="begin"/>
      </w:r>
      <w:r>
        <w:instrText xml:space="preserve"> REF _Ref144117999 \w \h </w:instrText>
      </w:r>
      <w:r>
        <w:fldChar w:fldCharType="separate"/>
      </w:r>
      <w:del w:id="2040"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2039"/>
    </w:p>
    <w:p w14:paraId="03E78160" w14:textId="77777777" w:rsidR="00D179D6" w:rsidRPr="00462199" w:rsidRDefault="00D179D6" w:rsidP="005B3BB9">
      <w:pPr>
        <w:pStyle w:val="DefinitionsClauseAshurst"/>
      </w:pPr>
      <w:bookmarkStart w:id="2041" w:name="_Ref144112710"/>
      <w:r w:rsidRPr="00462199">
        <w:rPr>
          <w:b/>
        </w:rPr>
        <w:t>"Reserve Account"</w:t>
      </w:r>
      <w:r w:rsidRPr="00462199">
        <w:t xml:space="preserve"> means a bank account in the United Kingdom specified by the LCHA Counterparty in a Collateral Posting Notice and to which Acceptable Collateral (in the form of cash) is to be transferred;</w:t>
      </w:r>
      <w:bookmarkEnd w:id="2041"/>
    </w:p>
    <w:p w14:paraId="635AE590" w14:textId="323F28A3" w:rsidR="00D179D6" w:rsidRPr="00462199" w:rsidRDefault="00D179D6" w:rsidP="005B3BB9">
      <w:pPr>
        <w:pStyle w:val="DefinitionsClauseAshurst"/>
      </w:pPr>
      <w:bookmarkStart w:id="2042" w:name="_Ref144112711"/>
      <w:r w:rsidRPr="00462199">
        <w:rPr>
          <w:b/>
        </w:rPr>
        <w:t>"Resolution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_Ref144114929 \r \h \* MERGEFORMAT </w:instrText>
      </w:r>
      <w:r w:rsidRPr="00462199">
        <w:fldChar w:fldCharType="separate"/>
      </w:r>
      <w:del w:id="2043" w:author="Faqir, Sofia (Energy Security)" w:date="2023-11-12T19:47:00Z">
        <w:r w:rsidR="00E473FC" w:rsidRPr="00E473FC">
          <w:rPr>
            <w:color w:val="000000"/>
          </w:rPr>
          <w:delText>59.1(A)</w:delText>
        </w:r>
      </w:del>
      <w:r w:rsidRPr="00462199">
        <w:fldChar w:fldCharType="end"/>
      </w:r>
      <w:r w:rsidRPr="00462199">
        <w:t xml:space="preserve"> </w:t>
      </w:r>
      <w:r w:rsidRPr="00462199">
        <w:rPr>
          <w:i/>
        </w:rPr>
        <w:t>(Resolution by Senior Representatives</w:t>
      </w:r>
      <w:r w:rsidRPr="00462199">
        <w:t>);</w:t>
      </w:r>
      <w:bookmarkEnd w:id="2042"/>
    </w:p>
    <w:p w14:paraId="3125AD2A" w14:textId="3C06C6AA" w:rsidR="00D179D6" w:rsidRPr="00462199" w:rsidRDefault="00D179D6" w:rsidP="005B3BB9">
      <w:pPr>
        <w:pStyle w:val="DefinitionsClauseAshurst"/>
      </w:pPr>
      <w:bookmarkStart w:id="2044" w:name="_Ref144112712"/>
      <w:r w:rsidRPr="00462199">
        <w:rPr>
          <w:b/>
        </w:rPr>
        <w:t>"Respondent"</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_Ref144114943 \w \h </w:instrText>
      </w:r>
      <w:r w:rsidR="008A01D2">
        <w:fldChar w:fldCharType="separate"/>
      </w:r>
      <w:del w:id="2045" w:author="Faqir, Sofia (Energy Security)" w:date="2023-11-12T19:47:00Z">
        <w:r w:rsidR="00E473FC">
          <w:delText>60.3</w:delText>
        </w:r>
      </w:del>
      <w:r w:rsidR="008A01D2">
        <w:fldChar w:fldCharType="end"/>
      </w:r>
      <w:r w:rsidRPr="00462199">
        <w:t xml:space="preserve"> (</w:t>
      </w:r>
      <w:r w:rsidRPr="00462199">
        <w:rPr>
          <w:i/>
        </w:rPr>
        <w:t>Expert Determination Procedure</w:t>
      </w:r>
      <w:r w:rsidRPr="00462199">
        <w:t>);</w:t>
      </w:r>
      <w:bookmarkEnd w:id="2044"/>
    </w:p>
    <w:p w14:paraId="0D70F4A9" w14:textId="6B002C3D" w:rsidR="00D179D6" w:rsidRPr="00462199" w:rsidRDefault="00D179D6" w:rsidP="005B3BB9">
      <w:pPr>
        <w:pStyle w:val="DefinitionsClauseAshurst"/>
      </w:pPr>
      <w:bookmarkStart w:id="2046" w:name="_Ref144112713"/>
      <w:r w:rsidRPr="00462199">
        <w:rPr>
          <w:b/>
        </w:rPr>
        <w:t>"Response Submission"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_Ref144114977 \r \h \* MERGEFORMAT </w:instrText>
      </w:r>
      <w:r w:rsidRPr="00462199">
        <w:fldChar w:fldCharType="separate"/>
      </w:r>
      <w:del w:id="2047" w:author="Faqir, Sofia (Energy Security)" w:date="2023-11-12T19:47:00Z">
        <w:r w:rsidR="00E473FC" w:rsidRPr="00E473FC">
          <w:rPr>
            <w:color w:val="000000"/>
          </w:rPr>
          <w:delText>60.6(C)</w:delText>
        </w:r>
      </w:del>
      <w:r w:rsidRPr="00462199">
        <w:fldChar w:fldCharType="end"/>
      </w:r>
      <w:r w:rsidRPr="00462199">
        <w:t xml:space="preserve"> (</w:t>
      </w:r>
      <w:r w:rsidRPr="00462199">
        <w:rPr>
          <w:i/>
        </w:rPr>
        <w:t>Expert Determination Procedure</w:t>
      </w:r>
      <w:r w:rsidRPr="00462199">
        <w:t>);</w:t>
      </w:r>
      <w:bookmarkEnd w:id="2046"/>
    </w:p>
    <w:p w14:paraId="4166A70D" w14:textId="77777777" w:rsidR="00D179D6" w:rsidRPr="00462199" w:rsidRDefault="00D179D6" w:rsidP="005B3BB9">
      <w:pPr>
        <w:pStyle w:val="DefinitionsClauseAshurst"/>
      </w:pPr>
      <w:bookmarkStart w:id="2048" w:name="_Ref144112714"/>
      <w:r w:rsidRPr="00462199">
        <w:rPr>
          <w:b/>
        </w:rPr>
        <w:t xml:space="preserve">"Restricted Share Transfer" </w:t>
      </w:r>
      <w:r w:rsidRPr="00462199">
        <w:t>means any Change of Ownership to any person who:</w:t>
      </w:r>
      <w:bookmarkEnd w:id="2048"/>
    </w:p>
    <w:p w14:paraId="1A236548" w14:textId="77777777" w:rsidR="00D179D6" w:rsidRPr="00462199" w:rsidRDefault="00D179D6" w:rsidP="00293F58">
      <w:pPr>
        <w:pStyle w:val="DefinitionsAshurst"/>
      </w:pPr>
      <w:bookmarkStart w:id="2049" w:name="_Ref144112715"/>
      <w:r w:rsidRPr="00462199">
        <w:t>has been convicted of a criminal offence relating to the conduct of its business or profession;</w:t>
      </w:r>
      <w:bookmarkEnd w:id="2049"/>
    </w:p>
    <w:p w14:paraId="5AF1408A" w14:textId="77777777" w:rsidR="00D179D6" w:rsidRPr="00462199" w:rsidRDefault="00D179D6" w:rsidP="00293F58">
      <w:pPr>
        <w:pStyle w:val="DefinitionsAshurst"/>
      </w:pPr>
      <w:bookmarkStart w:id="2050" w:name="_Ref144112716"/>
      <w:r w:rsidRPr="00462199">
        <w:t>has committed an act of grave misconduct in the course of its business or profession;</w:t>
      </w:r>
      <w:bookmarkEnd w:id="2050"/>
    </w:p>
    <w:p w14:paraId="7445CF9D" w14:textId="77777777" w:rsidR="00D179D6" w:rsidRPr="00462199" w:rsidRDefault="00D179D6" w:rsidP="00293F58">
      <w:pPr>
        <w:pStyle w:val="DefinitionsAshurst"/>
      </w:pPr>
      <w:bookmarkStart w:id="2051" w:name="_Ref144112717"/>
      <w:r w:rsidRPr="00462199">
        <w:t>has failed to comply with material obligations relating to the payment of Taxes or social security contributions;</w:t>
      </w:r>
      <w:bookmarkEnd w:id="2051"/>
    </w:p>
    <w:p w14:paraId="353A9FF0" w14:textId="77777777" w:rsidR="00D179D6" w:rsidRPr="00462199" w:rsidRDefault="00D179D6" w:rsidP="00293F58">
      <w:pPr>
        <w:pStyle w:val="DefinitionsAshurst"/>
      </w:pPr>
      <w:bookmarkStart w:id="2052" w:name="_Ref144112718"/>
      <w:r w:rsidRPr="00462199">
        <w:t>is listed on the Sanctions List, or is owned or controlled, directly or indirectly, by an person listed on the Sanctions List;</w:t>
      </w:r>
      <w:bookmarkEnd w:id="2052"/>
    </w:p>
    <w:p w14:paraId="2516953A" w14:textId="77777777" w:rsidR="00D179D6" w:rsidRPr="00462199" w:rsidRDefault="00D179D6" w:rsidP="00293F58">
      <w:pPr>
        <w:pStyle w:val="DefinitionsAshurst"/>
      </w:pPr>
      <w:bookmarkStart w:id="2053" w:name="_Ref144112719"/>
      <w:r w:rsidRPr="00462199">
        <w:t>is violating any Sanctions Laws applicable to it;</w:t>
      </w:r>
      <w:bookmarkEnd w:id="2053"/>
    </w:p>
    <w:p w14:paraId="6E67A025" w14:textId="77777777" w:rsidR="00D179D6" w:rsidRPr="00462199" w:rsidRDefault="00D179D6" w:rsidP="00293F58">
      <w:pPr>
        <w:pStyle w:val="DefinitionsAshurst"/>
      </w:pPr>
      <w:bookmarkStart w:id="2054" w:name="_Ref144112720"/>
      <w:r w:rsidRPr="00462199">
        <w:t>is located, organised or resident in a country which is the subject of Sanctions by any Sanctions Authority; or</w:t>
      </w:r>
      <w:bookmarkEnd w:id="2054"/>
    </w:p>
    <w:p w14:paraId="18778FA0" w14:textId="77777777" w:rsidR="00D179D6" w:rsidRPr="00462199" w:rsidRDefault="00D179D6" w:rsidP="00293F58">
      <w:pPr>
        <w:pStyle w:val="DefinitionsAshurst"/>
      </w:pPr>
      <w:bookmarkStart w:id="2055" w:name="_Ref144112721"/>
      <w:r w:rsidRPr="00462199">
        <w:t>is a governmental agency, authority or body or state-owned enterprise of any country which is the subject of Sanctions by any Sanctions Authority;</w:t>
      </w:r>
      <w:bookmarkEnd w:id="2055"/>
    </w:p>
    <w:p w14:paraId="3DCD9B0E" w14:textId="00AE211E" w:rsidR="00D179D6" w:rsidRPr="00462199" w:rsidRDefault="00D179D6" w:rsidP="005B3BB9">
      <w:pPr>
        <w:pStyle w:val="DefinitionsClauseAshurst"/>
      </w:pPr>
      <w:bookmarkStart w:id="2056" w:name="_Ref144112722"/>
      <w:r w:rsidRPr="00462199">
        <w:rPr>
          <w:b/>
        </w:rPr>
        <w:t>"Revised Annual Compliance Report"</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_Ref144114169 \w \h </w:instrText>
      </w:r>
      <w:r w:rsidR="008A01D2">
        <w:fldChar w:fldCharType="separate"/>
      </w:r>
      <w:del w:id="2057" w:author="Faqir, Sofia (Energy Security)" w:date="2023-11-12T19:47:00Z">
        <w:r w:rsidR="00E473FC">
          <w:delText>37.4(E)(ii)(c)</w:delText>
        </w:r>
      </w:del>
      <w:r w:rsidR="008A01D2">
        <w:fldChar w:fldCharType="end"/>
      </w:r>
      <w:r w:rsidRPr="00462199">
        <w:t xml:space="preserve"> (</w:t>
      </w:r>
      <w:r w:rsidRPr="00462199">
        <w:rPr>
          <w:i/>
        </w:rPr>
        <w:t>General Producer Compliance Obligations</w:t>
      </w:r>
      <w:r w:rsidRPr="00462199">
        <w:t>);</w:t>
      </w:r>
      <w:bookmarkEnd w:id="2056"/>
    </w:p>
    <w:p w14:paraId="13C24F31" w14:textId="3339203D" w:rsidR="00D179D6" w:rsidRPr="00462199" w:rsidRDefault="00D179D6" w:rsidP="005B3BB9">
      <w:pPr>
        <w:pStyle w:val="DefinitionsClauseAshurst"/>
      </w:pPr>
      <w:bookmarkStart w:id="2058" w:name="_Ref144112723"/>
      <w:r w:rsidRPr="00462199">
        <w:rPr>
          <w:b/>
        </w:rPr>
        <w:t>"Revised ICE"</w:t>
      </w:r>
      <w:r w:rsidRPr="00462199">
        <w:t xml:space="preserve"> has the meaning given to that term in </w:t>
      </w:r>
      <w:r w:rsidR="007248B2" w:rsidRPr="007248B2">
        <w:t>Condition</w:t>
      </w:r>
      <w:r w:rsidRPr="00462199">
        <w:t xml:space="preserve"> </w:t>
      </w:r>
      <w:r w:rsidR="008A01D2">
        <w:fldChar w:fldCharType="begin"/>
      </w:r>
      <w:r w:rsidR="008A01D2">
        <w:instrText xml:space="preserve"> REF _Ref144113325 \w \h </w:instrText>
      </w:r>
      <w:r w:rsidR="008A01D2">
        <w:fldChar w:fldCharType="separate"/>
      </w:r>
      <w:del w:id="2059" w:author="Faqir, Sofia (Energy Security)" w:date="2023-11-12T19:47:00Z">
        <w:r w:rsidR="00E473FC">
          <w:delText>6.1(A)(ii)</w:delText>
        </w:r>
      </w:del>
      <w:r w:rsidR="008A01D2">
        <w:fldChar w:fldCharType="end"/>
      </w:r>
      <w:r w:rsidRPr="00462199">
        <w:t xml:space="preserve"> (</w:t>
      </w:r>
      <w:r w:rsidRPr="00462199">
        <w:rPr>
          <w:i/>
        </w:rPr>
        <w:t xml:space="preserve">Adjustment to Installed Capacity Estimate: Permitted </w:t>
      </w:r>
      <w:r w:rsidR="00CD689F">
        <w:rPr>
          <w:i/>
        </w:rPr>
        <w:t>R</w:t>
      </w:r>
      <w:r w:rsidRPr="00462199">
        <w:rPr>
          <w:i/>
        </w:rPr>
        <w:t>eduction</w:t>
      </w:r>
      <w:r w:rsidRPr="00462199">
        <w:t>);</w:t>
      </w:r>
      <w:bookmarkEnd w:id="2058"/>
    </w:p>
    <w:p w14:paraId="2064BBE2" w14:textId="3196A1AC" w:rsidR="00D179D6" w:rsidRPr="00462199" w:rsidRDefault="00D179D6" w:rsidP="005B3BB9">
      <w:pPr>
        <w:pStyle w:val="DefinitionsClauseAshurst"/>
      </w:pPr>
      <w:bookmarkStart w:id="2060" w:name="_Ref144112724"/>
      <w:r w:rsidRPr="00462199">
        <w:rPr>
          <w:b/>
        </w:rPr>
        <w:t>"Revised Measurement Data"</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_Ref144113876 \r \h \* MERGEFORMAT </w:instrText>
      </w:r>
      <w:r w:rsidRPr="00462199">
        <w:fldChar w:fldCharType="separate"/>
      </w:r>
      <w:del w:id="2061" w:author="Faqir, Sofia (Energy Security)" w:date="2023-11-12T19:47:00Z">
        <w:r w:rsidR="00E473FC" w:rsidRPr="00E473FC">
          <w:rPr>
            <w:color w:val="000000"/>
          </w:rPr>
          <w:delText>32.2(B)</w:delText>
        </w:r>
      </w:del>
      <w:r w:rsidRPr="00462199">
        <w:fldChar w:fldCharType="end"/>
      </w:r>
      <w:r w:rsidRPr="00462199">
        <w:t xml:space="preserve"> (</w:t>
      </w:r>
      <w:r w:rsidRPr="00462199">
        <w:rPr>
          <w:i/>
        </w:rPr>
        <w:t>Notification of Measurement Data</w:t>
      </w:r>
      <w:r w:rsidRPr="00462199">
        <w:t>);</w:t>
      </w:r>
      <w:bookmarkEnd w:id="2060"/>
    </w:p>
    <w:p w14:paraId="53887F9A" w14:textId="7AC51CD5" w:rsidR="00D179D6" w:rsidRPr="00462199" w:rsidRDefault="00D179D6" w:rsidP="005B3BB9">
      <w:pPr>
        <w:pStyle w:val="DefinitionsClauseAshurst"/>
      </w:pPr>
      <w:bookmarkStart w:id="2062" w:name="_Ref144112725"/>
      <w:r w:rsidRPr="00462199">
        <w:rPr>
          <w:b/>
        </w:rPr>
        <w:t>"Revised Notified Performance Test Date"</w:t>
      </w:r>
      <w:r w:rsidRPr="00462199">
        <w:t xml:space="preserve"> has the meaning given to that term in </w:t>
      </w:r>
      <w:r>
        <w:fldChar w:fldCharType="begin"/>
      </w:r>
      <w:r>
        <w:instrText xml:space="preserve"> REF _Ref144117999 \w \h </w:instrText>
      </w:r>
      <w:r>
        <w:fldChar w:fldCharType="separate"/>
      </w:r>
      <w:del w:id="2063"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2062"/>
    </w:p>
    <w:p w14:paraId="3694211F" w14:textId="76F01BA9" w:rsidR="00D179D6" w:rsidRPr="00462199" w:rsidRDefault="00D179D6" w:rsidP="005B3BB9">
      <w:pPr>
        <w:pStyle w:val="DefinitionsClauseAshurst"/>
      </w:pPr>
      <w:bookmarkStart w:id="2064" w:name="_Ref144112726"/>
      <w:r w:rsidRPr="00462199">
        <w:rPr>
          <w:b/>
        </w:rPr>
        <w:t>"Revised Offtaker Confirmation Request Notice"</w:t>
      </w:r>
      <w:r w:rsidRPr="00462199">
        <w:t xml:space="preserve"> has the meaning given to that term in </w:t>
      </w:r>
      <w:r w:rsidR="007248B2" w:rsidRPr="007248B2">
        <w:t>Condition</w:t>
      </w:r>
      <w:r w:rsidR="00B74587">
        <w:t xml:space="preserve"> </w:t>
      </w:r>
      <w:r w:rsidR="00B74587">
        <w:fldChar w:fldCharType="begin"/>
      </w:r>
      <w:r w:rsidR="00B74587">
        <w:instrText xml:space="preserve"> REF _Ref144114167 \r \h </w:instrText>
      </w:r>
      <w:r w:rsidR="00B74587">
        <w:fldChar w:fldCharType="separate"/>
      </w:r>
      <w:del w:id="2065" w:author="Faqir, Sofia (Energy Security)" w:date="2023-11-12T19:47:00Z">
        <w:r w:rsidR="00E473FC">
          <w:delText>37.4(E)(ii)(a)</w:delText>
        </w:r>
      </w:del>
      <w:r w:rsidR="00B74587">
        <w:fldChar w:fldCharType="end"/>
      </w:r>
      <w:r w:rsidR="00B74587">
        <w:t xml:space="preserve"> </w:t>
      </w:r>
      <w:r w:rsidRPr="00462199">
        <w:t>(</w:t>
      </w:r>
      <w:r w:rsidRPr="00462199">
        <w:rPr>
          <w:i/>
        </w:rPr>
        <w:t>General Producer Compliance Obligations</w:t>
      </w:r>
      <w:r w:rsidRPr="00462199">
        <w:t>);</w:t>
      </w:r>
      <w:bookmarkEnd w:id="2064"/>
    </w:p>
    <w:p w14:paraId="6BC7647F" w14:textId="746229C9" w:rsidR="00D179D6" w:rsidRPr="00462199" w:rsidRDefault="00D179D6" w:rsidP="005B3BB9">
      <w:pPr>
        <w:pStyle w:val="DefinitionsClauseAshurst"/>
      </w:pPr>
      <w:bookmarkStart w:id="2066" w:name="_Ref144112727"/>
      <w:r w:rsidRPr="00462199">
        <w:rPr>
          <w:b/>
        </w:rPr>
        <w:lastRenderedPageBreak/>
        <w:t>"Revised Own Consumption Confirmation Request Notice"</w:t>
      </w:r>
      <w:r w:rsidRPr="00462199">
        <w:t xml:space="preserve"> has the meaning given to that term in </w:t>
      </w:r>
      <w:r w:rsidR="007248B2" w:rsidRPr="007248B2">
        <w:t>Condition</w:t>
      </w:r>
      <w:r w:rsidRPr="00462199">
        <w:t xml:space="preserve"> </w:t>
      </w:r>
      <w:r w:rsidR="003B04CA">
        <w:fldChar w:fldCharType="begin"/>
      </w:r>
      <w:r w:rsidR="003B04CA">
        <w:instrText xml:space="preserve"> REF _Ref144114168 \w \h </w:instrText>
      </w:r>
      <w:r w:rsidR="003B04CA">
        <w:fldChar w:fldCharType="separate"/>
      </w:r>
      <w:del w:id="2067" w:author="Faqir, Sofia (Energy Security)" w:date="2023-11-12T19:47:00Z">
        <w:r w:rsidR="00E473FC">
          <w:delText>37.4(E)(ii)(b)</w:delText>
        </w:r>
      </w:del>
      <w:r w:rsidR="003B04CA">
        <w:fldChar w:fldCharType="end"/>
      </w:r>
      <w:r w:rsidR="00FF19B4">
        <w:t xml:space="preserve"> </w:t>
      </w:r>
      <w:r w:rsidRPr="00462199">
        <w:t>(</w:t>
      </w:r>
      <w:r w:rsidRPr="00462199">
        <w:rPr>
          <w:i/>
        </w:rPr>
        <w:t>General Producer Compliance Obligations</w:t>
      </w:r>
      <w:r w:rsidRPr="00462199">
        <w:t>);</w:t>
      </w:r>
      <w:bookmarkEnd w:id="2066"/>
    </w:p>
    <w:p w14:paraId="5B674BDA" w14:textId="74EA0CE9" w:rsidR="00D179D6" w:rsidRPr="00462199" w:rsidRDefault="00D179D6" w:rsidP="005B3BB9">
      <w:pPr>
        <w:pStyle w:val="DefinitionsClauseAshurst"/>
      </w:pPr>
      <w:bookmarkStart w:id="2068" w:name="_Ref144112728"/>
      <w:r w:rsidRPr="00462199">
        <w:rPr>
          <w:b/>
        </w:rPr>
        <w:t>"Revised Payment Information Notice"</w:t>
      </w:r>
      <w:r w:rsidRPr="00462199">
        <w:t xml:space="preserve"> has the meaning given to that term in </w:t>
      </w:r>
      <w:r w:rsidR="007248B2" w:rsidRPr="007248B2">
        <w:t>Condition</w:t>
      </w:r>
      <w:r w:rsidRPr="00462199">
        <w:t xml:space="preserve"> </w:t>
      </w:r>
      <w:r w:rsidR="003B04CA">
        <w:fldChar w:fldCharType="begin"/>
      </w:r>
      <w:r w:rsidR="003B04CA">
        <w:instrText xml:space="preserve"> REF _Ref144114170 \w \h </w:instrText>
      </w:r>
      <w:r w:rsidR="003B04CA">
        <w:fldChar w:fldCharType="separate"/>
      </w:r>
      <w:del w:id="2069" w:author="Faqir, Sofia (Energy Security)" w:date="2023-11-12T19:47:00Z">
        <w:r w:rsidR="00E473FC">
          <w:delText>37.4(E)(ii)(d)</w:delText>
        </w:r>
      </w:del>
      <w:r w:rsidR="003B04CA">
        <w:fldChar w:fldCharType="end"/>
      </w:r>
      <w:r w:rsidRPr="00462199">
        <w:t xml:space="preserve"> (</w:t>
      </w:r>
      <w:r w:rsidRPr="00462199">
        <w:rPr>
          <w:i/>
        </w:rPr>
        <w:t>General Producer Compliance Obligations</w:t>
      </w:r>
      <w:r w:rsidRPr="00462199">
        <w:t>);</w:t>
      </w:r>
      <w:bookmarkEnd w:id="2068"/>
    </w:p>
    <w:p w14:paraId="24D5E3CE" w14:textId="51FE4174" w:rsidR="00D179D6" w:rsidRPr="00462199" w:rsidRDefault="00D179D6" w:rsidP="005B3BB9">
      <w:pPr>
        <w:pStyle w:val="DefinitionsClauseAshurst"/>
      </w:pPr>
      <w:bookmarkStart w:id="2070" w:name="_Ref144112729"/>
      <w:r w:rsidRPr="00462199">
        <w:rPr>
          <w:b/>
        </w:rPr>
        <w:t>"Revised Producer CO</w:t>
      </w:r>
      <w:r w:rsidRPr="00462199">
        <w:rPr>
          <w:b/>
          <w:vertAlign w:val="subscript"/>
        </w:rPr>
        <w:t>2</w:t>
      </w:r>
      <w:r w:rsidRPr="00462199">
        <w:rPr>
          <w:b/>
        </w:rPr>
        <w:t xml:space="preserve"> T&amp;S Connection Delay True-Up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_Ref144113180 \r \h \* MERGEFORMAT </w:instrText>
      </w:r>
      <w:r w:rsidRPr="00462199">
        <w:fldChar w:fldCharType="separate"/>
      </w:r>
      <w:del w:id="2071" w:author="Faqir, Sofia (Energy Security)" w:date="2023-11-12T19:47:00Z">
        <w:r w:rsidR="00E473FC" w:rsidRPr="00E473FC">
          <w:rPr>
            <w:color w:val="000000"/>
          </w:rPr>
          <w:delText>3.58(B)</w:delText>
        </w:r>
      </w:del>
      <w:r w:rsidRPr="00462199">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Notice</w:t>
      </w:r>
      <w:r w:rsidRPr="00462199">
        <w:t>);</w:t>
      </w:r>
      <w:bookmarkEnd w:id="2070"/>
    </w:p>
    <w:p w14:paraId="3C91281C" w14:textId="2221CDE4" w:rsidR="00D179D6" w:rsidRPr="00462199" w:rsidRDefault="00D179D6" w:rsidP="005B3BB9">
      <w:pPr>
        <w:pStyle w:val="DefinitionsClauseAshurst"/>
      </w:pPr>
      <w:bookmarkStart w:id="2072" w:name="_Ref144112730"/>
      <w:r w:rsidRPr="00462199">
        <w:rPr>
          <w:b/>
        </w:rPr>
        <w:t>"Revised Producer CO</w:t>
      </w:r>
      <w:r w:rsidRPr="00462199">
        <w:rPr>
          <w:b/>
          <w:vertAlign w:val="subscript"/>
        </w:rPr>
        <w:t>2</w:t>
      </w:r>
      <w:r w:rsidRPr="00462199">
        <w:rPr>
          <w:b/>
        </w:rPr>
        <w:t xml:space="preserve"> T&amp;S Connection Delay True-Up Response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_Ref144113171 \r \h \* MERGEFORMAT </w:instrText>
      </w:r>
      <w:r w:rsidRPr="00462199">
        <w:fldChar w:fldCharType="separate"/>
      </w:r>
      <w:del w:id="2073" w:author="Faqir, Sofia (Energy Security)" w:date="2023-11-12T19:47:00Z">
        <w:r w:rsidR="00E473FC" w:rsidRPr="00E473FC">
          <w:rPr>
            <w:color w:val="000000"/>
          </w:rPr>
          <w:delText>3.53(B)</w:delText>
        </w:r>
      </w:del>
      <w:r w:rsidRPr="00462199">
        <w:fldChar w:fldCharType="end"/>
      </w:r>
      <w:r w:rsidRPr="00462199">
        <w:t xml:space="preserve"> (</w:t>
      </w:r>
      <w:r w:rsidRPr="00462199">
        <w:rPr>
          <w:i/>
        </w:rPr>
        <w:t xml:space="preserve">Producer </w:t>
      </w:r>
      <w:r w:rsidRPr="00462199">
        <w:rPr>
          <w:bCs/>
          <w:i/>
        </w:rPr>
        <w:t>CO</w:t>
      </w:r>
      <w:r w:rsidRPr="00462199">
        <w:rPr>
          <w:bCs/>
          <w:i/>
          <w:vertAlign w:val="subscript"/>
        </w:rPr>
        <w:t>2</w:t>
      </w:r>
      <w:r w:rsidRPr="00462199">
        <w:rPr>
          <w:i/>
        </w:rPr>
        <w:t xml:space="preserve"> T&amp;S Connection Delay True-Up Response Notice</w:t>
      </w:r>
      <w:r w:rsidRPr="00462199">
        <w:t>);</w:t>
      </w:r>
      <w:bookmarkEnd w:id="2072"/>
    </w:p>
    <w:p w14:paraId="27BC7E95" w14:textId="05E47A00" w:rsidR="00D179D6" w:rsidRPr="00462199" w:rsidRDefault="00D179D6" w:rsidP="005B3BB9">
      <w:pPr>
        <w:pStyle w:val="DefinitionsClauseAshurst"/>
      </w:pPr>
      <w:bookmarkStart w:id="2074" w:name="_Ref144112731"/>
      <w:r w:rsidRPr="00462199">
        <w:rPr>
          <w:b/>
        </w:rPr>
        <w:t>"Revised Producer QCiL Information"</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_Ref144114353 \r \h \* MERGEFORMAT </w:instrText>
      </w:r>
      <w:r w:rsidRPr="00462199">
        <w:fldChar w:fldCharType="separate"/>
      </w:r>
      <w:del w:id="2075" w:author="Faqir, Sofia (Energy Security)" w:date="2023-11-12T19:47:00Z">
        <w:r w:rsidR="00E473FC" w:rsidRPr="00E473FC">
          <w:rPr>
            <w:color w:val="000000"/>
          </w:rPr>
          <w:delText>42.10(B)</w:delText>
        </w:r>
      </w:del>
      <w:r w:rsidRPr="00462199">
        <w:fldChar w:fldCharType="end"/>
      </w:r>
      <w:r w:rsidRPr="00462199">
        <w:t xml:space="preserve"> (</w:t>
      </w:r>
      <w:r w:rsidRPr="00462199">
        <w:rPr>
          <w:i/>
        </w:rPr>
        <w:t>Producer QCiL Notice</w:t>
      </w:r>
      <w:r w:rsidRPr="00462199">
        <w:t>);</w:t>
      </w:r>
      <w:bookmarkEnd w:id="2074"/>
    </w:p>
    <w:p w14:paraId="0550EDC1" w14:textId="29290122" w:rsidR="00D179D6" w:rsidRPr="00462199" w:rsidRDefault="00D179D6" w:rsidP="005B3BB9">
      <w:pPr>
        <w:pStyle w:val="DefinitionsClauseAshurst"/>
      </w:pPr>
      <w:bookmarkStart w:id="2076" w:name="_Ref144112732"/>
      <w:r w:rsidRPr="00462199">
        <w:rPr>
          <w:b/>
        </w:rPr>
        <w:t>"Revised Producer QCiL Response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_Ref144114336 \r \h \* MERGEFORMAT </w:instrText>
      </w:r>
      <w:r w:rsidRPr="00462199">
        <w:fldChar w:fldCharType="separate"/>
      </w:r>
      <w:del w:id="2077" w:author="Faqir, Sofia (Energy Security)" w:date="2023-11-12T19:47:00Z">
        <w:r w:rsidR="00E473FC" w:rsidRPr="00E473FC">
          <w:rPr>
            <w:color w:val="000000"/>
          </w:rPr>
          <w:delText>42.5(B)</w:delText>
        </w:r>
      </w:del>
      <w:r w:rsidRPr="00462199">
        <w:fldChar w:fldCharType="end"/>
      </w:r>
      <w:r w:rsidRPr="00462199">
        <w:t xml:space="preserve"> (</w:t>
      </w:r>
      <w:r w:rsidRPr="00462199">
        <w:rPr>
          <w:i/>
        </w:rPr>
        <w:t>Producer QCiL Response Notice</w:t>
      </w:r>
      <w:r w:rsidRPr="00462199">
        <w:t>);</w:t>
      </w:r>
      <w:bookmarkEnd w:id="2076"/>
    </w:p>
    <w:p w14:paraId="0CBDAD81" w14:textId="251D327F" w:rsidR="00D179D6" w:rsidRPr="00462199" w:rsidRDefault="00D179D6" w:rsidP="005B3BB9">
      <w:pPr>
        <w:pStyle w:val="DefinitionsClauseAshurst"/>
      </w:pPr>
      <w:bookmarkStart w:id="2078" w:name="_Ref144112733"/>
      <w:r w:rsidRPr="00462199">
        <w:rPr>
          <w:b/>
        </w:rPr>
        <w:t>"Revised Producer QCiL True-Up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_Ref144114506 \r \h \* MERGEFORMAT </w:instrText>
      </w:r>
      <w:r w:rsidRPr="00462199">
        <w:fldChar w:fldCharType="separate"/>
      </w:r>
      <w:del w:id="2079" w:author="Faqir, Sofia (Energy Security)" w:date="2023-11-12T19:47:00Z">
        <w:r w:rsidR="00E473FC" w:rsidRPr="00E473FC">
          <w:rPr>
            <w:color w:val="000000"/>
          </w:rPr>
          <w:delText>45.10(B)</w:delText>
        </w:r>
      </w:del>
      <w:r w:rsidRPr="00462199">
        <w:fldChar w:fldCharType="end"/>
      </w:r>
      <w:r w:rsidRPr="00462199">
        <w:t xml:space="preserve"> (</w:t>
      </w:r>
      <w:r w:rsidRPr="00462199">
        <w:rPr>
          <w:i/>
        </w:rPr>
        <w:t>Producer QCiL True-Up Notice</w:t>
      </w:r>
      <w:r w:rsidRPr="00462199">
        <w:t>);</w:t>
      </w:r>
      <w:bookmarkEnd w:id="2078"/>
    </w:p>
    <w:p w14:paraId="63B5DDAA" w14:textId="6C26EE01" w:rsidR="00D179D6" w:rsidRPr="00462199" w:rsidRDefault="00D179D6" w:rsidP="005B3BB9">
      <w:pPr>
        <w:pStyle w:val="DefinitionsClauseAshurst"/>
      </w:pPr>
      <w:bookmarkStart w:id="2080" w:name="_Ref144112734"/>
      <w:r w:rsidRPr="00462199">
        <w:rPr>
          <w:b/>
        </w:rPr>
        <w:t>"Revised Producer QCiL True-Up Response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_Ref144114497 \r \h \* MERGEFORMAT </w:instrText>
      </w:r>
      <w:r w:rsidRPr="00462199">
        <w:fldChar w:fldCharType="separate"/>
      </w:r>
      <w:del w:id="2081" w:author="Faqir, Sofia (Energy Security)" w:date="2023-11-12T19:47:00Z">
        <w:r w:rsidR="00E473FC" w:rsidRPr="00E473FC">
          <w:rPr>
            <w:color w:val="000000"/>
          </w:rPr>
          <w:delText>45.5(B)</w:delText>
        </w:r>
      </w:del>
      <w:r w:rsidRPr="00462199">
        <w:fldChar w:fldCharType="end"/>
      </w:r>
      <w:r w:rsidRPr="00462199">
        <w:t xml:space="preserve"> (</w:t>
      </w:r>
      <w:r w:rsidRPr="00462199">
        <w:rPr>
          <w:i/>
        </w:rPr>
        <w:t>Producer QCiL True-Up Response Notice</w:t>
      </w:r>
      <w:r w:rsidRPr="00462199">
        <w:t>);</w:t>
      </w:r>
      <w:bookmarkEnd w:id="2080"/>
    </w:p>
    <w:p w14:paraId="5305BE9D" w14:textId="77777777" w:rsidR="00D179D6" w:rsidRPr="00462199" w:rsidRDefault="00D179D6" w:rsidP="005B3BB9">
      <w:pPr>
        <w:pStyle w:val="DefinitionsClauseAshurst"/>
      </w:pPr>
      <w:bookmarkStart w:id="2082" w:name="_Ref144112735"/>
      <w:r w:rsidRPr="00462199">
        <w:rPr>
          <w:b/>
        </w:rPr>
        <w:t>"Risk-Taking Intermediary"</w:t>
      </w:r>
      <w:r w:rsidRPr="00462199">
        <w:t xml:space="preserve"> means an offtaker of Hydrogen produced by the Hydrogen Production Plant who enters into:</w:t>
      </w:r>
      <w:bookmarkEnd w:id="2082"/>
    </w:p>
    <w:p w14:paraId="1E6E708B" w14:textId="77777777" w:rsidR="00D179D6" w:rsidRPr="00462199" w:rsidRDefault="00D179D6" w:rsidP="00293F58">
      <w:pPr>
        <w:pStyle w:val="DefinitionsAshurst"/>
      </w:pPr>
      <w:bookmarkStart w:id="2083" w:name="_Ref144112736"/>
      <w:r w:rsidRPr="00462199">
        <w:t>an agreement with the Producer for the supply of, and transfer of the legal and beneficial title in, such Hydrogen to that offtaker for a purpose other than use by that offtaker for Fuel Purposes or Feedstock Purposes; and</w:t>
      </w:r>
      <w:bookmarkEnd w:id="2083"/>
    </w:p>
    <w:p w14:paraId="0DE0405E" w14:textId="77777777" w:rsidR="00D179D6" w:rsidRPr="00462199" w:rsidRDefault="00D179D6" w:rsidP="00293F58">
      <w:pPr>
        <w:pStyle w:val="DefinitionsAshurst"/>
      </w:pPr>
      <w:bookmarkStart w:id="2084" w:name="_Ref144112737"/>
      <w:r w:rsidRPr="00462199">
        <w:t>one (1) or more agreement(s) to supply, and transfer the legal and beneficial title in, the same volumes of such Hydrogen to one (1) or more purchaser(s);</w:t>
      </w:r>
      <w:bookmarkStart w:id="2085" w:name="_Ref144117907"/>
      <w:r w:rsidRPr="00462199">
        <w:rPr>
          <w:rStyle w:val="FootnoteReference"/>
        </w:rPr>
        <w:footnoteReference w:id="41"/>
      </w:r>
      <w:bookmarkStart w:id="2086" w:name="_Ref144117908"/>
      <w:bookmarkEnd w:id="2085"/>
      <w:r w:rsidRPr="00462199">
        <w:rPr>
          <w:rStyle w:val="FootnoteReference"/>
        </w:rPr>
        <w:footnoteReference w:id="42"/>
      </w:r>
      <w:bookmarkEnd w:id="2084"/>
      <w:bookmarkEnd w:id="2086"/>
    </w:p>
    <w:p w14:paraId="6F120EA4" w14:textId="77777777" w:rsidR="00D179D6" w:rsidRPr="00462199" w:rsidRDefault="00D179D6" w:rsidP="005B3BB9">
      <w:pPr>
        <w:pStyle w:val="DefinitionsClauseAshurst"/>
      </w:pPr>
      <w:bookmarkStart w:id="2087" w:name="_Ref144112738"/>
      <w:r w:rsidRPr="00462199">
        <w:rPr>
          <w:b/>
        </w:rPr>
        <w:t>"Risk-Taking Intermediary Volumes"</w:t>
      </w:r>
      <w:r w:rsidRPr="00462199">
        <w:t xml:space="preserve"> means Non-Qualifying Volumes which are purchased by a Risk-Taking Intermediary;</w:t>
      </w:r>
      <w:bookmarkEnd w:id="2087"/>
    </w:p>
    <w:p w14:paraId="22C8A822" w14:textId="77777777" w:rsidR="00D179D6" w:rsidRPr="00462199" w:rsidRDefault="00D179D6" w:rsidP="005B3BB9">
      <w:pPr>
        <w:pStyle w:val="DefinitionsClauseAshurst"/>
      </w:pPr>
      <w:bookmarkStart w:id="2088" w:name="_Ref144112739"/>
      <w:r w:rsidRPr="00462199">
        <w:rPr>
          <w:b/>
        </w:rPr>
        <w:t xml:space="preserve">"RTFO Change in Law" </w:t>
      </w:r>
      <w:r w:rsidRPr="00462199">
        <w:t>means a Change in Law which in any way amends the RTFO Scheme;</w:t>
      </w:r>
      <w:bookmarkEnd w:id="2088"/>
    </w:p>
    <w:p w14:paraId="06E6F241" w14:textId="77777777" w:rsidR="00D179D6" w:rsidRPr="00462199" w:rsidRDefault="00D179D6" w:rsidP="005B3BB9">
      <w:pPr>
        <w:pStyle w:val="DefinitionsClauseAshurst"/>
      </w:pPr>
      <w:bookmarkStart w:id="2089" w:name="_Ref144112740"/>
      <w:r w:rsidRPr="00462199">
        <w:rPr>
          <w:b/>
        </w:rPr>
        <w:t>"RTFO Compliance"</w:t>
      </w:r>
      <w:r w:rsidRPr="00462199">
        <w:t xml:space="preserve"> means enabling and assisting the LCHA Counterparty and Secretary of State for Transport (including by way of audit, check, examination, inspection or stocktake) to:</w:t>
      </w:r>
      <w:bookmarkEnd w:id="2089"/>
    </w:p>
    <w:p w14:paraId="64E8492E" w14:textId="77777777" w:rsidR="00D179D6" w:rsidRPr="00462199" w:rsidRDefault="00D179D6" w:rsidP="00293F58">
      <w:pPr>
        <w:pStyle w:val="DefinitionsAshurst"/>
      </w:pPr>
      <w:bookmarkStart w:id="2090" w:name="_Ref144112741"/>
      <w:r w:rsidRPr="00462199">
        <w:t>verify that that the Total Invoiced Volumes which are Qualifying Volumes have not been claimed under the RTFO Scheme;</w:t>
      </w:r>
      <w:bookmarkEnd w:id="2090"/>
    </w:p>
    <w:p w14:paraId="3E4C51F0" w14:textId="2C857B39" w:rsidR="00D179D6" w:rsidRPr="00462199" w:rsidRDefault="00D179D6" w:rsidP="00293F58">
      <w:pPr>
        <w:pStyle w:val="DefinitionsAshurst"/>
      </w:pPr>
      <w:bookmarkStart w:id="2091" w:name="_Ref144112742"/>
      <w:r w:rsidRPr="00462199">
        <w:t xml:space="preserve">verify that the Producer has excluded Discrete Consignments associated with RTFO Volumes from the calculation of any Weighted Average Consignments as required </w:t>
      </w:r>
      <w:r w:rsidRPr="00462199">
        <w:lastRenderedPageBreak/>
        <w:t xml:space="preserve">under </w:t>
      </w:r>
      <w:r>
        <w:fldChar w:fldCharType="begin"/>
      </w:r>
      <w:r>
        <w:instrText xml:space="preserve"> REF Appendix1Annex6 \h </w:instrText>
      </w:r>
      <w:r>
        <w:fldChar w:fldCharType="separate"/>
      </w:r>
      <w:r w:rsidR="00E473FC" w:rsidRPr="00462199">
        <w:t>Appendix 1</w:t>
      </w:r>
      <w:r>
        <w:fldChar w:fldCharType="end"/>
      </w:r>
      <w:r w:rsidRPr="00462199">
        <w:t xml:space="preserve"> (</w:t>
      </w:r>
      <w:r w:rsidRPr="00462199">
        <w:rPr>
          <w:i/>
          <w:iCs/>
        </w:rPr>
        <w:t>Monthly LCHS Report</w:t>
      </w:r>
      <w:r w:rsidRPr="00462199">
        <w:t xml:space="preserve">) of </w:t>
      </w:r>
      <w:r>
        <w:fldChar w:fldCharType="begin"/>
      </w:r>
      <w:r>
        <w:instrText xml:space="preserve"> REF _Ref144118004 \w \h </w:instrText>
      </w:r>
      <w:r>
        <w:fldChar w:fldCharType="separate"/>
      </w:r>
      <w:del w:id="2092" w:author="Faqir, Sofia (Energy Security)" w:date="2023-11-12T19:47:00Z">
        <w:r w:rsidR="00E473FC">
          <w:delText>Annex 6</w:delText>
        </w:r>
      </w:del>
      <w:r>
        <w:fldChar w:fldCharType="end"/>
      </w:r>
      <w:r w:rsidRPr="00462199">
        <w:t xml:space="preserve"> (</w:t>
      </w:r>
      <w:r w:rsidRPr="00462199">
        <w:rPr>
          <w:i/>
          <w:iCs/>
        </w:rPr>
        <w:t xml:space="preserve">Data </w:t>
      </w:r>
      <w:r w:rsidR="004045BB">
        <w:rPr>
          <w:i/>
          <w:iCs/>
        </w:rPr>
        <w:t>C</w:t>
      </w:r>
      <w:r w:rsidRPr="00462199">
        <w:rPr>
          <w:i/>
          <w:iCs/>
        </w:rPr>
        <w:t>ollection and Monitoring Compliance with the LCHS)</w:t>
      </w:r>
      <w:r w:rsidRPr="00462199">
        <w:t>; and</w:t>
      </w:r>
      <w:bookmarkEnd w:id="2091"/>
    </w:p>
    <w:p w14:paraId="10F03111" w14:textId="77777777" w:rsidR="00D179D6" w:rsidRPr="00462199" w:rsidRDefault="00D179D6" w:rsidP="00293F58">
      <w:pPr>
        <w:pStyle w:val="DefinitionsAshurst"/>
      </w:pPr>
      <w:bookmarkStart w:id="2093" w:name="_Ref144112743"/>
      <w:r w:rsidRPr="00462199">
        <w:t>assess compliance or non-compliance by the Producer with the RTFO Compliance Obligation;</w:t>
      </w:r>
      <w:bookmarkEnd w:id="2093"/>
    </w:p>
    <w:p w14:paraId="69971A96" w14:textId="17D5120D" w:rsidR="00D179D6" w:rsidRPr="00462199" w:rsidRDefault="00D179D6" w:rsidP="005B3BB9">
      <w:pPr>
        <w:pStyle w:val="DefinitionsClauseAshurst"/>
      </w:pPr>
      <w:bookmarkStart w:id="2094" w:name="_Ref144112744"/>
      <w:r w:rsidRPr="00462199">
        <w:rPr>
          <w:b/>
        </w:rPr>
        <w:t>"RTFO Compliance Obligation"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_Ref144113972 \r \h \* MERGEFORMAT </w:instrText>
      </w:r>
      <w:r w:rsidRPr="00462199">
        <w:fldChar w:fldCharType="separate"/>
      </w:r>
      <w:del w:id="2095" w:author="Faqir, Sofia (Energy Security)" w:date="2023-11-12T19:47:00Z">
        <w:r w:rsidR="00E473FC" w:rsidRPr="00E473FC">
          <w:rPr>
            <w:color w:val="000000"/>
          </w:rPr>
          <w:delText>33.7(A)(ii)</w:delText>
        </w:r>
      </w:del>
      <w:r w:rsidRPr="00462199">
        <w:fldChar w:fldCharType="end"/>
      </w:r>
      <w:r w:rsidRPr="00462199">
        <w:t xml:space="preserve"> (</w:t>
      </w:r>
      <w:r w:rsidRPr="00462199">
        <w:rPr>
          <w:i/>
        </w:rPr>
        <w:t>Undertakings: No cumulation of Subsidy, State Aid on Union Funding</w:t>
      </w:r>
      <w:r w:rsidRPr="00462199">
        <w:t>);</w:t>
      </w:r>
      <w:bookmarkEnd w:id="2094"/>
    </w:p>
    <w:p w14:paraId="64E3DC49" w14:textId="6422361E" w:rsidR="00D179D6" w:rsidRPr="00462199" w:rsidRDefault="00D179D6" w:rsidP="005B3BB9">
      <w:pPr>
        <w:pStyle w:val="DefinitionsClauseAshurst"/>
      </w:pPr>
      <w:bookmarkStart w:id="2096" w:name="_Ref144112745"/>
      <w:r w:rsidRPr="00462199">
        <w:rPr>
          <w:b/>
        </w:rPr>
        <w:t xml:space="preserve">"RTFO Non-Compliance Termination Event" </w:t>
      </w:r>
      <w:r w:rsidRPr="00462199">
        <w:t xml:space="preserve">has the meaning given to that term in </w:t>
      </w:r>
      <w:r w:rsidR="007248B2" w:rsidRPr="007248B2">
        <w:t>Condition</w:t>
      </w:r>
      <w:r w:rsidRPr="00462199">
        <w:t xml:space="preserve"> </w:t>
      </w:r>
      <w:r w:rsidR="003B04CA">
        <w:fldChar w:fldCharType="begin"/>
      </w:r>
      <w:r w:rsidR="003B04CA">
        <w:instrText xml:space="preserve"> REF _Ref144114021 \w \h </w:instrText>
      </w:r>
      <w:r w:rsidR="003B04CA">
        <w:fldChar w:fldCharType="separate"/>
      </w:r>
      <w:del w:id="2097" w:author="Faqir, Sofia (Energy Security)" w:date="2023-11-12T19:47:00Z">
        <w:r w:rsidR="00E473FC">
          <w:delText>33.21</w:delText>
        </w:r>
      </w:del>
      <w:r w:rsidR="003B04CA">
        <w:fldChar w:fldCharType="end"/>
      </w:r>
      <w:r w:rsidRPr="00462199">
        <w:t xml:space="preserve"> (</w:t>
      </w:r>
      <w:r w:rsidRPr="00462199">
        <w:rPr>
          <w:i/>
        </w:rPr>
        <w:t>RTFO Non-Compliance Termination Event</w:t>
      </w:r>
      <w:r w:rsidRPr="00462199">
        <w:t>);</w:t>
      </w:r>
      <w:bookmarkEnd w:id="2096"/>
    </w:p>
    <w:p w14:paraId="1486B6A9" w14:textId="77777777" w:rsidR="00D179D6" w:rsidRPr="00462199" w:rsidRDefault="00D179D6" w:rsidP="005B3BB9">
      <w:pPr>
        <w:pStyle w:val="DefinitionsClauseAshurst"/>
      </w:pPr>
      <w:bookmarkStart w:id="2098" w:name="_Ref144112746"/>
      <w:r w:rsidRPr="00462199">
        <w:rPr>
          <w:b/>
        </w:rPr>
        <w:t>"RTFO Scheme"</w:t>
      </w:r>
      <w:r w:rsidRPr="00462199">
        <w:t xml:space="preserve"> means the Renewable Transport Fuel Obligation scheme established under the Renewable Transport Fuel Obligations Order 2007 (as amended);</w:t>
      </w:r>
      <w:bookmarkEnd w:id="2098"/>
    </w:p>
    <w:p w14:paraId="0F1A3894" w14:textId="77777777" w:rsidR="00D179D6" w:rsidRPr="00462199" w:rsidRDefault="00D179D6" w:rsidP="005B3BB9">
      <w:pPr>
        <w:pStyle w:val="DefinitionsClauseAshurst"/>
      </w:pPr>
      <w:bookmarkStart w:id="2099" w:name="_Ref144112747"/>
      <w:r w:rsidRPr="00462199">
        <w:rPr>
          <w:b/>
        </w:rPr>
        <w:t>"RTFO Volume"</w:t>
      </w:r>
      <w:r w:rsidRPr="00462199">
        <w:t xml:space="preserve"> means an Invoiced Volume to Relevant Offtaker in respect of which Renewable Transport Fuel Certificates are claimed under the RTFO Scheme and </w:t>
      </w:r>
      <w:r w:rsidRPr="00462199">
        <w:rPr>
          <w:b/>
        </w:rPr>
        <w:t>"RTFO Volumes"</w:t>
      </w:r>
      <w:r w:rsidRPr="00462199">
        <w:t xml:space="preserve"> shall be construed accordingly;</w:t>
      </w:r>
      <w:bookmarkEnd w:id="2099"/>
    </w:p>
    <w:p w14:paraId="7BF94EAB" w14:textId="0F82FBFC" w:rsidR="00D179D6" w:rsidRPr="00462199" w:rsidRDefault="00D179D6" w:rsidP="005B3BB9">
      <w:pPr>
        <w:pStyle w:val="DefinitionsClauseAshurst"/>
      </w:pPr>
      <w:bookmarkStart w:id="2100" w:name="_Ref144112748"/>
      <w:r w:rsidRPr="00462199">
        <w:rPr>
          <w:b/>
        </w:rPr>
        <w:t>"RTFO Volume Clawback Amount"</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_Ref144113980 \r \h \* MERGEFORMAT </w:instrText>
      </w:r>
      <w:r w:rsidRPr="00462199">
        <w:fldChar w:fldCharType="separate"/>
      </w:r>
      <w:del w:id="2101" w:author="Faqir, Sofia (Energy Security)" w:date="2023-11-12T19:47:00Z">
        <w:r w:rsidR="00E473FC" w:rsidRPr="00E473FC">
          <w:rPr>
            <w:color w:val="000000"/>
          </w:rPr>
          <w:delText>33.7(C)(ii)</w:delText>
        </w:r>
      </w:del>
      <w:r w:rsidRPr="00462199">
        <w:fldChar w:fldCharType="end"/>
      </w:r>
      <w:r w:rsidRPr="00462199">
        <w:t xml:space="preserve"> (</w:t>
      </w:r>
      <w:r w:rsidRPr="00462199">
        <w:rPr>
          <w:i/>
        </w:rPr>
        <w:t>Undertakings: No cumulation of Subsidy, State aid or Union Funding</w:t>
      </w:r>
      <w:r w:rsidRPr="00462199">
        <w:t>);</w:t>
      </w:r>
      <w:bookmarkEnd w:id="2100"/>
    </w:p>
    <w:p w14:paraId="264BEC36" w14:textId="77777777" w:rsidR="00D179D6" w:rsidRPr="00462199" w:rsidRDefault="00D179D6" w:rsidP="005B3BB9">
      <w:pPr>
        <w:pStyle w:val="DefinitionsClauseAshurst"/>
      </w:pPr>
      <w:bookmarkStart w:id="2102" w:name="_Ref144112749"/>
      <w:r w:rsidRPr="00462199">
        <w:rPr>
          <w:b/>
        </w:rPr>
        <w:t>"Sanctions"</w:t>
      </w:r>
      <w:r w:rsidRPr="00462199">
        <w:t xml:space="preserve"> means economic or financial sanctions or trade embargoes or similar measures enacted, imposed, administered or enforced from time to time by any Sanctions Authority;</w:t>
      </w:r>
      <w:bookmarkEnd w:id="2102"/>
    </w:p>
    <w:p w14:paraId="49B19148" w14:textId="77777777" w:rsidR="00D179D6" w:rsidRPr="00462199" w:rsidRDefault="00D179D6" w:rsidP="005B3BB9">
      <w:pPr>
        <w:pStyle w:val="DefinitionsClauseAshurst"/>
      </w:pPr>
      <w:bookmarkStart w:id="2103" w:name="_Ref144112750"/>
      <w:r w:rsidRPr="00462199">
        <w:rPr>
          <w:b/>
        </w:rPr>
        <w:t>"Sanctions Authority"</w:t>
      </w:r>
      <w:r w:rsidRPr="00462199">
        <w:t xml:space="preserve"> means any of OFAC, the United Nations, the European Union, HMG of the United Kingdom or any US federal government entity;</w:t>
      </w:r>
      <w:bookmarkEnd w:id="2103"/>
    </w:p>
    <w:p w14:paraId="3C1F63CE" w14:textId="77777777" w:rsidR="00D179D6" w:rsidRPr="00462199" w:rsidRDefault="00D179D6" w:rsidP="005B3BB9">
      <w:pPr>
        <w:pStyle w:val="DefinitionsClauseAshurst"/>
      </w:pPr>
      <w:bookmarkStart w:id="2104" w:name="_Ref144112751"/>
      <w:r w:rsidRPr="00462199">
        <w:rPr>
          <w:b/>
        </w:rPr>
        <w:t>"Sanctions List"</w:t>
      </w:r>
      <w:r w:rsidRPr="00462199">
        <w:t xml:space="preserve"> means the Specially Designated Nationals and Blocked Persons List maintained by OFAC, the List of Foreign Financial Institutions Subject to Part 561 maintained by OFAC, or any similar sanctions list of individuals or entities maintained by any Sanctions Authority;</w:t>
      </w:r>
      <w:bookmarkEnd w:id="2104"/>
    </w:p>
    <w:p w14:paraId="1B4497DA" w14:textId="2F09B948" w:rsidR="00D179D6" w:rsidRPr="00462199" w:rsidRDefault="00D179D6" w:rsidP="005B3BB9">
      <w:pPr>
        <w:pStyle w:val="DefinitionsClauseAshurst"/>
      </w:pPr>
      <w:bookmarkStart w:id="2105" w:name="_Ref144112752"/>
      <w:r w:rsidRPr="00462199">
        <w:rPr>
          <w:b/>
        </w:rPr>
        <w:t>"Second Payment Failure Notice"</w:t>
      </w:r>
      <w:r w:rsidRPr="00462199">
        <w:t xml:space="preserve"> has the meaning given to that term in </w:t>
      </w:r>
      <w:r w:rsidR="007248B2" w:rsidRPr="007248B2">
        <w:t>Condition</w:t>
      </w:r>
      <w:r w:rsidRPr="00462199">
        <w:t xml:space="preserve"> </w:t>
      </w:r>
      <w:r w:rsidR="003B04CA">
        <w:fldChar w:fldCharType="begin"/>
      </w:r>
      <w:r w:rsidR="003B04CA">
        <w:instrText xml:space="preserve"> REF _Ref144114852 \w \h </w:instrText>
      </w:r>
      <w:r w:rsidR="003B04CA">
        <w:fldChar w:fldCharType="separate"/>
      </w:r>
      <w:del w:id="2106" w:author="Faqir, Sofia (Energy Security)" w:date="2023-11-12T19:47:00Z">
        <w:r w:rsidR="00E473FC">
          <w:delText>56.1</w:delText>
        </w:r>
      </w:del>
      <w:r w:rsidR="003B04CA">
        <w:fldChar w:fldCharType="end"/>
      </w:r>
      <w:r w:rsidRPr="00462199">
        <w:t xml:space="preserve"> (Notification of collateral requirement);</w:t>
      </w:r>
      <w:bookmarkEnd w:id="2105"/>
    </w:p>
    <w:p w14:paraId="31823AA5" w14:textId="77777777" w:rsidR="00D179D6" w:rsidRPr="00462199" w:rsidRDefault="00D179D6" w:rsidP="005B3BB9">
      <w:pPr>
        <w:pStyle w:val="DefinitionsClauseAshurst"/>
      </w:pPr>
      <w:bookmarkStart w:id="2107" w:name="_Ref144112753"/>
      <w:r w:rsidRPr="00462199">
        <w:rPr>
          <w:b/>
        </w:rPr>
        <w:t>"Secretary of State"</w:t>
      </w:r>
      <w:r w:rsidRPr="00462199">
        <w:t xml:space="preserve"> means the Secretary of State for Energy Security and Net Zero, acting in that capacity unless otherwise expressly stated or the context otherwise requires;</w:t>
      </w:r>
      <w:bookmarkEnd w:id="2107"/>
    </w:p>
    <w:p w14:paraId="6C10AB79" w14:textId="77777777" w:rsidR="00D179D6" w:rsidRPr="00462199" w:rsidRDefault="00D179D6" w:rsidP="005B3BB9">
      <w:pPr>
        <w:pStyle w:val="DefinitionsClauseAshurst"/>
      </w:pPr>
      <w:bookmarkStart w:id="2108" w:name="_Ref144112754"/>
      <w:r w:rsidRPr="00462199">
        <w:rPr>
          <w:b/>
        </w:rPr>
        <w:t xml:space="preserve">"Secretary of State for Transport" </w:t>
      </w:r>
      <w:r w:rsidRPr="00462199">
        <w:t>means the Secretary of State for Transport, acting in that capacity unless otherwise expressly stated or the context otherwise requires;</w:t>
      </w:r>
      <w:bookmarkEnd w:id="2108"/>
    </w:p>
    <w:p w14:paraId="568F3180" w14:textId="33A48E0A" w:rsidR="00D179D6" w:rsidRPr="00462199" w:rsidRDefault="00D179D6" w:rsidP="005B3BB9">
      <w:pPr>
        <w:pStyle w:val="DefinitionsClauseAshurst"/>
      </w:pPr>
      <w:bookmarkStart w:id="2109" w:name="_Ref144112755"/>
      <w:r w:rsidRPr="00462199">
        <w:rPr>
          <w:b/>
        </w:rPr>
        <w:t xml:space="preserve">"Section C (system operator standard </w:t>
      </w:r>
      <w:r w:rsidR="007248B2" w:rsidRPr="007248B2">
        <w:rPr>
          <w:b/>
        </w:rPr>
        <w:t>condition</w:t>
      </w:r>
      <w:r w:rsidRPr="00462199">
        <w:rPr>
          <w:b/>
        </w:rPr>
        <w:t>s) Direction"</w:t>
      </w:r>
      <w:r w:rsidRPr="00462199">
        <w:t xml:space="preserve"> means a direction issued by the Authority or any Secretary of State, where appropriate, in accordance with Standard </w:t>
      </w:r>
      <w:r w:rsidR="007248B2" w:rsidRPr="007248B2">
        <w:t>Condition</w:t>
      </w:r>
      <w:r w:rsidRPr="00462199">
        <w:t xml:space="preserve"> A2 (</w:t>
      </w:r>
      <w:r w:rsidRPr="00462199">
        <w:rPr>
          <w:i/>
        </w:rPr>
        <w:t>Application of Section C</w:t>
      </w:r>
      <w:r w:rsidRPr="00462199">
        <w:t xml:space="preserve">) of the </w:t>
      </w:r>
      <w:r w:rsidR="0006267C">
        <w:t xml:space="preserve">Electricity </w:t>
      </w:r>
      <w:r w:rsidRPr="00462199">
        <w:t>Transmission Licence;</w:t>
      </w:r>
      <w:bookmarkEnd w:id="2109"/>
    </w:p>
    <w:p w14:paraId="4E6ACEBF" w14:textId="77777777" w:rsidR="00D179D6" w:rsidRPr="00462199" w:rsidRDefault="00D179D6" w:rsidP="005B3BB9">
      <w:pPr>
        <w:pStyle w:val="DefinitionsClauseAshurst"/>
      </w:pPr>
      <w:bookmarkStart w:id="2110" w:name="_Ref144112756"/>
      <w:r w:rsidRPr="00462199">
        <w:rPr>
          <w:b/>
        </w:rPr>
        <w:t>"Section 36 Consent"</w:t>
      </w:r>
      <w:r w:rsidRPr="00462199">
        <w:t xml:space="preserve"> means a consent under section 36 of the Electricity Act 1989;</w:t>
      </w:r>
      <w:bookmarkEnd w:id="2110"/>
    </w:p>
    <w:p w14:paraId="728A47A8" w14:textId="2315C49E" w:rsidR="00D179D6" w:rsidRPr="00462199" w:rsidRDefault="00D179D6" w:rsidP="005B3BB9">
      <w:pPr>
        <w:pStyle w:val="DefinitionsClauseAshurst"/>
      </w:pPr>
      <w:bookmarkStart w:id="2111" w:name="_Ref144112757"/>
      <w:r w:rsidRPr="00462199">
        <w:rPr>
          <w:b/>
        </w:rPr>
        <w:t>"Senior Representative"</w:t>
      </w:r>
      <w:r w:rsidRPr="00462199">
        <w:t xml:space="preserve"> means one (1) or more senior employees or officers selected by a Party to represent it in relation to </w:t>
      </w:r>
      <w:r w:rsidR="007248B2" w:rsidRPr="007248B2">
        <w:t>Condition</w:t>
      </w:r>
      <w:r w:rsidRPr="00462199">
        <w:t xml:space="preserve"> </w:t>
      </w:r>
      <w:r w:rsidR="003B04CA">
        <w:fldChar w:fldCharType="begin"/>
      </w:r>
      <w:r w:rsidR="003B04CA">
        <w:instrText xml:space="preserve"> REF _Ref144427112 \w \h </w:instrText>
      </w:r>
      <w:r w:rsidR="003B04CA">
        <w:fldChar w:fldCharType="separate"/>
      </w:r>
      <w:del w:id="2112" w:author="Faqir, Sofia (Energy Security)" w:date="2023-11-12T19:47:00Z">
        <w:r w:rsidR="00E473FC">
          <w:delText>59</w:delText>
        </w:r>
      </w:del>
      <w:r w:rsidR="003B04CA">
        <w:fldChar w:fldCharType="end"/>
      </w:r>
      <w:r w:rsidRPr="00462199">
        <w:t xml:space="preserve"> (</w:t>
      </w:r>
      <w:r w:rsidRPr="00462199">
        <w:rPr>
          <w:i/>
        </w:rPr>
        <w:t>Resolution by Senior Representatives</w:t>
      </w:r>
      <w:r w:rsidRPr="00462199">
        <w:t>);</w:t>
      </w:r>
      <w:bookmarkEnd w:id="2111"/>
    </w:p>
    <w:p w14:paraId="3DEBE2CE" w14:textId="1524A37D" w:rsidR="00D179D6" w:rsidRPr="00462199" w:rsidRDefault="00D179D6" w:rsidP="005B3BB9">
      <w:pPr>
        <w:pStyle w:val="DefinitionsClauseAshurst"/>
      </w:pPr>
      <w:bookmarkStart w:id="2113" w:name="_Ref144112758"/>
      <w:r w:rsidRPr="00462199">
        <w:rPr>
          <w:b/>
        </w:rPr>
        <w:t>"Senior Representatives Settlement"</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_Ref144114929 \r \h \* MERGEFORMAT </w:instrText>
      </w:r>
      <w:r w:rsidRPr="00462199">
        <w:fldChar w:fldCharType="separate"/>
      </w:r>
      <w:del w:id="2114" w:author="Faqir, Sofia (Energy Security)" w:date="2023-11-12T19:47:00Z">
        <w:r w:rsidR="00E473FC" w:rsidRPr="00E473FC">
          <w:rPr>
            <w:color w:val="000000"/>
          </w:rPr>
          <w:delText>59.1(A)</w:delText>
        </w:r>
      </w:del>
      <w:r w:rsidRPr="00462199">
        <w:fldChar w:fldCharType="end"/>
      </w:r>
      <w:r w:rsidRPr="00462199">
        <w:t xml:space="preserve"> (</w:t>
      </w:r>
      <w:r w:rsidRPr="00462199">
        <w:rPr>
          <w:i/>
        </w:rPr>
        <w:t>Resolution by Senior Representatives</w:t>
      </w:r>
      <w:r w:rsidRPr="00462199">
        <w:t>);</w:t>
      </w:r>
      <w:bookmarkEnd w:id="2113"/>
    </w:p>
    <w:p w14:paraId="1D68CC89" w14:textId="39A0ADD4" w:rsidR="00D179D6" w:rsidRPr="00462199" w:rsidRDefault="00D179D6" w:rsidP="005B3BB9">
      <w:pPr>
        <w:pStyle w:val="DefinitionsClauseAshurst"/>
      </w:pPr>
      <w:bookmarkStart w:id="2115" w:name="_Ref144112759"/>
      <w:r w:rsidRPr="00462199">
        <w:rPr>
          <w:b/>
        </w:rPr>
        <w:t>"Service Agent"</w:t>
      </w:r>
      <w:r w:rsidRPr="00462199">
        <w:t xml:space="preserve"> has the meaning given to that term in the Agreement (but only if </w:t>
      </w:r>
      <w:r w:rsidR="007248B2" w:rsidRPr="007248B2">
        <w:t>Condition</w:t>
      </w:r>
      <w:r w:rsidRPr="00462199">
        <w:t> </w:t>
      </w:r>
      <w:r w:rsidR="009120C5">
        <w:fldChar w:fldCharType="begin"/>
      </w:r>
      <w:r w:rsidR="009120C5">
        <w:instrText xml:space="preserve"> REF _Ref144427453 \w \h </w:instrText>
      </w:r>
      <w:r w:rsidR="009120C5">
        <w:fldChar w:fldCharType="separate"/>
      </w:r>
      <w:del w:id="2116" w:author="Faqir, Sofia (Energy Security)" w:date="2023-11-12T19:47:00Z">
        <w:r w:rsidR="00E473FC">
          <w:delText>89</w:delText>
        </w:r>
      </w:del>
      <w:r w:rsidR="009120C5">
        <w:fldChar w:fldCharType="end"/>
      </w:r>
      <w:r w:rsidRPr="00462199">
        <w:t xml:space="preserve"> (</w:t>
      </w:r>
      <w:r w:rsidRPr="00462199">
        <w:rPr>
          <w:i/>
        </w:rPr>
        <w:t>Agent for service of process</w:t>
      </w:r>
      <w:r w:rsidRPr="00462199">
        <w:t>) is expressed to apply to the LCHA in the Agreement);</w:t>
      </w:r>
      <w:bookmarkEnd w:id="2115"/>
    </w:p>
    <w:p w14:paraId="587B5320" w14:textId="47BF9DB8" w:rsidR="00D179D6" w:rsidRDefault="00D179D6" w:rsidP="005B3BB9">
      <w:pPr>
        <w:pStyle w:val="DefinitionsClauseAshurst"/>
      </w:pPr>
      <w:bookmarkStart w:id="2117" w:name="_Ref144112760"/>
      <w:r w:rsidRPr="00462199">
        <w:rPr>
          <w:b/>
        </w:rPr>
        <w:lastRenderedPageBreak/>
        <w:t>"Service Document"</w:t>
      </w:r>
      <w:r w:rsidRPr="00462199">
        <w:t xml:space="preserve"> means a claim form, application notice, order, judgment or other document relating to any Proceedings;</w:t>
      </w:r>
      <w:bookmarkEnd w:id="2117"/>
    </w:p>
    <w:p w14:paraId="1D127277" w14:textId="68C0DC12" w:rsidR="00AE14DE" w:rsidRPr="00462199" w:rsidRDefault="00AE14DE" w:rsidP="005B3BB9">
      <w:pPr>
        <w:pStyle w:val="DefinitionsClauseAshurst"/>
      </w:pPr>
      <w:r>
        <w:rPr>
          <w:b/>
          <w:bCs/>
        </w:rPr>
        <w:t xml:space="preserve">"Significant Common Ownership" </w:t>
      </w:r>
      <w:r>
        <w:t xml:space="preserve">means </w:t>
      </w:r>
      <w:r w:rsidRPr="00AE14DE">
        <w:t>where a single legal entity holds a direct or indirect legal, beneficial or equitable interest in twenty-five per cent. (25%) or more of the equity share capital (or other economic interest) of each of the Producer and an Offtaker</w:t>
      </w:r>
      <w:r>
        <w:t>;</w:t>
      </w:r>
    </w:p>
    <w:p w14:paraId="0E30C4AD" w14:textId="77777777" w:rsidR="00D179D6" w:rsidRPr="00462199" w:rsidRDefault="00D179D6" w:rsidP="005B3BB9">
      <w:pPr>
        <w:pStyle w:val="DefinitionsClauseAshurst"/>
      </w:pPr>
      <w:bookmarkStart w:id="2118" w:name="_Ref144112761"/>
      <w:r w:rsidRPr="00462199">
        <w:rPr>
          <w:b/>
        </w:rPr>
        <w:t>"Site"</w:t>
      </w:r>
      <w:r w:rsidRPr="00462199">
        <w:t xml:space="preserve"> has the meaning given to that term in the Agreement;</w:t>
      </w:r>
      <w:bookmarkEnd w:id="2118"/>
    </w:p>
    <w:p w14:paraId="7FF5D059" w14:textId="6439796D" w:rsidR="00D179D6" w:rsidRPr="00462199" w:rsidRDefault="00D179D6" w:rsidP="005B3BB9">
      <w:pPr>
        <w:pStyle w:val="DefinitionsClauseAshurst"/>
      </w:pPr>
      <w:bookmarkStart w:id="2119" w:name="_Ref144112762"/>
      <w:r w:rsidRPr="00462199">
        <w:rPr>
          <w:b/>
        </w:rPr>
        <w:t>"Site Boundary Meter"</w:t>
      </w:r>
      <w:r w:rsidRPr="00462199">
        <w:t xml:space="preserve"> has the meaning given to that term in </w:t>
      </w:r>
      <w:r>
        <w:fldChar w:fldCharType="begin"/>
      </w:r>
      <w:r>
        <w:instrText xml:space="preserve"> REF _Ref144118008 \w \h </w:instrText>
      </w:r>
      <w:r>
        <w:fldChar w:fldCharType="separate"/>
      </w:r>
      <w:del w:id="2120"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2119"/>
    </w:p>
    <w:p w14:paraId="1446ECAE" w14:textId="0BF43B85" w:rsidR="00D179D6" w:rsidRPr="00462199" w:rsidRDefault="00D179D6" w:rsidP="005B3BB9">
      <w:pPr>
        <w:pStyle w:val="DefinitionsClauseAshurst"/>
      </w:pPr>
      <w:bookmarkStart w:id="2121" w:name="_Ref144112763"/>
      <w:r w:rsidRPr="00462199">
        <w:rPr>
          <w:b/>
        </w:rPr>
        <w:t>"Sliding Scale Top Up"</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_Ref144113452 \w \h </w:instrText>
      </w:r>
      <w:r w:rsidR="009120C5">
        <w:fldChar w:fldCharType="separate"/>
      </w:r>
      <w:del w:id="2122" w:author="Faqir, Sofia (Energy Security)" w:date="2023-11-12T19:47:00Z">
        <w:r w:rsidR="00E473FC">
          <w:delText>12.3</w:delText>
        </w:r>
      </w:del>
      <w:r w:rsidR="009120C5">
        <w:fldChar w:fldCharType="end"/>
      </w:r>
      <w:r w:rsidRPr="00462199">
        <w:t xml:space="preserve"> (</w:t>
      </w:r>
      <w:r w:rsidRPr="00462199">
        <w:rPr>
          <w:i/>
        </w:rPr>
        <w:t>Sliding Scale Top Up Amount calculation</w:t>
      </w:r>
      <w:r w:rsidRPr="00462199">
        <w:t>);</w:t>
      </w:r>
      <w:bookmarkEnd w:id="2121"/>
    </w:p>
    <w:p w14:paraId="7FF29CE8" w14:textId="339C0687" w:rsidR="00D179D6" w:rsidRPr="00462199" w:rsidRDefault="00D179D6" w:rsidP="005B3BB9">
      <w:pPr>
        <w:pStyle w:val="DefinitionsClauseAshurst"/>
      </w:pPr>
      <w:bookmarkStart w:id="2123" w:name="_Ref144112764"/>
      <w:r w:rsidRPr="00462199">
        <w:rPr>
          <w:b/>
        </w:rPr>
        <w:t>"Sliding Scale Top Up Amount"</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_Ref144113448 \w \h </w:instrText>
      </w:r>
      <w:r w:rsidR="009120C5">
        <w:fldChar w:fldCharType="separate"/>
      </w:r>
      <w:del w:id="2124" w:author="Faqir, Sofia (Energy Security)" w:date="2023-11-12T19:47:00Z">
        <w:r w:rsidR="00E473FC">
          <w:delText>12.1</w:delText>
        </w:r>
      </w:del>
      <w:r w:rsidR="009120C5">
        <w:fldChar w:fldCharType="end"/>
      </w:r>
      <w:r w:rsidRPr="00462199">
        <w:t xml:space="preserve"> (</w:t>
      </w:r>
      <w:r w:rsidRPr="00462199">
        <w:rPr>
          <w:i/>
        </w:rPr>
        <w:t>Sliding Scale Top Up Amount calculation</w:t>
      </w:r>
      <w:r w:rsidRPr="00462199">
        <w:t>);</w:t>
      </w:r>
      <w:bookmarkEnd w:id="2123"/>
    </w:p>
    <w:p w14:paraId="197A7E59" w14:textId="03B33F24" w:rsidR="00D179D6" w:rsidRPr="00462199" w:rsidRDefault="00D179D6" w:rsidP="005B3BB9">
      <w:pPr>
        <w:pStyle w:val="DefinitionsClauseAshurst"/>
      </w:pPr>
      <w:bookmarkStart w:id="2125" w:name="_Ref144112765"/>
      <w:r w:rsidRPr="00462199">
        <w:rPr>
          <w:b/>
        </w:rPr>
        <w:t xml:space="preserve">"Sliding Scale Top Up </w:t>
      </w:r>
      <w:r w:rsidR="007248B2" w:rsidRPr="007248B2">
        <w:rPr>
          <w:b/>
        </w:rPr>
        <w:t>Condition</w:t>
      </w:r>
      <w:r w:rsidRPr="00462199">
        <w:rPr>
          <w:b/>
        </w:rPr>
        <w:t xml:space="preserve">" </w:t>
      </w:r>
      <w:r w:rsidRPr="00462199">
        <w:t xml:space="preserve">has the meaning given to that term in </w:t>
      </w:r>
      <w:r w:rsidR="007248B2" w:rsidRPr="007248B2">
        <w:t>Condition</w:t>
      </w:r>
      <w:r w:rsidRPr="00462199">
        <w:t xml:space="preserve"> </w:t>
      </w:r>
      <w:r w:rsidR="009120C5">
        <w:fldChar w:fldCharType="begin"/>
      </w:r>
      <w:r w:rsidR="009120C5">
        <w:instrText xml:space="preserve"> REF _Ref144113449 \w \h </w:instrText>
      </w:r>
      <w:r w:rsidR="009120C5">
        <w:fldChar w:fldCharType="separate"/>
      </w:r>
      <w:del w:id="2126" w:author="Faqir, Sofia (Energy Security)" w:date="2023-11-12T19:47:00Z">
        <w:r w:rsidR="00E473FC">
          <w:delText>12.2</w:delText>
        </w:r>
      </w:del>
      <w:r w:rsidR="009120C5">
        <w:fldChar w:fldCharType="end"/>
      </w:r>
      <w:r w:rsidRPr="00462199">
        <w:t xml:space="preserve"> (</w:t>
      </w:r>
      <w:r w:rsidRPr="00462199">
        <w:rPr>
          <w:i/>
        </w:rPr>
        <w:t>Sliding Scale Top Up Amount calculation</w:t>
      </w:r>
      <w:r w:rsidRPr="00462199">
        <w:t>);</w:t>
      </w:r>
      <w:bookmarkEnd w:id="2125"/>
    </w:p>
    <w:p w14:paraId="0B4DDECC" w14:textId="1C4F06A9" w:rsidR="00D179D6" w:rsidRPr="00462199" w:rsidRDefault="00D179D6" w:rsidP="005B3BB9">
      <w:pPr>
        <w:pStyle w:val="DefinitionsClauseAshurst"/>
      </w:pPr>
      <w:bookmarkStart w:id="2127" w:name="_Ref144112766"/>
      <w:r w:rsidRPr="00462199">
        <w:rPr>
          <w:b/>
        </w:rPr>
        <w:t xml:space="preserve">"Small Offtaker" </w:t>
      </w:r>
      <w:r w:rsidRPr="00462199">
        <w:t xml:space="preserve">means an Offtaker </w:t>
      </w:r>
      <w:r w:rsidR="007F3BCE" w:rsidRPr="007F3BCE">
        <w:t>(excluding, for th</w:t>
      </w:r>
      <w:r w:rsidR="00DD0B11">
        <w:t>e</w:t>
      </w:r>
      <w:r w:rsidR="007F3BCE" w:rsidRPr="007F3BCE">
        <w:t xml:space="preserve"> purpose</w:t>
      </w:r>
      <w:r w:rsidR="00DD0B11">
        <w:t>s of this definition</w:t>
      </w:r>
      <w:r w:rsidR="007F3BCE" w:rsidRPr="007F3BCE">
        <w:t>, an Own Consumption Offtaker</w:t>
      </w:r>
      <w:r w:rsidR="007F3BCE">
        <w:t xml:space="preserve">) </w:t>
      </w:r>
      <w:r w:rsidRPr="00462199">
        <w:t>who is forecast under the relevant Offtake Agreement to purchase less than 750 MWh (</w:t>
      </w:r>
      <w:r w:rsidRPr="00462199">
        <w:rPr>
          <w:i/>
        </w:rPr>
        <w:t>HHV</w:t>
      </w:r>
      <w:r w:rsidRPr="00462199">
        <w:t>) of Hydrogen produced by the Hydrogen Production Plant in each Fiscal Year of the term of such Offtake Agreement;</w:t>
      </w:r>
      <w:bookmarkEnd w:id="2127"/>
    </w:p>
    <w:p w14:paraId="4568F002" w14:textId="77777777" w:rsidR="00D179D6" w:rsidRPr="00462199" w:rsidRDefault="00D179D6" w:rsidP="005B3BB9">
      <w:pPr>
        <w:pStyle w:val="DefinitionsClauseAshurst"/>
      </w:pPr>
      <w:bookmarkStart w:id="2128" w:name="_Ref144112767"/>
      <w:r w:rsidRPr="00462199">
        <w:rPr>
          <w:b/>
        </w:rPr>
        <w:t>"Small Offtaker Information"</w:t>
      </w:r>
      <w:r w:rsidRPr="00462199">
        <w:t xml:space="preserve"> means the following information:</w:t>
      </w:r>
      <w:bookmarkEnd w:id="2128"/>
    </w:p>
    <w:p w14:paraId="65CC4388" w14:textId="77777777" w:rsidR="00D179D6" w:rsidRPr="00462199" w:rsidRDefault="00D179D6" w:rsidP="00293F58">
      <w:pPr>
        <w:pStyle w:val="DefinitionsAshurst"/>
      </w:pPr>
      <w:bookmarkStart w:id="2129" w:name="_Ref144112768"/>
      <w:r w:rsidRPr="00462199">
        <w:t>the identity of the Offtaker, and the nature of its business (including the intended end-use of the Hydrogen produced by the Hydrogen Production Plant);</w:t>
      </w:r>
      <w:bookmarkEnd w:id="2129"/>
    </w:p>
    <w:p w14:paraId="6847AB32" w14:textId="77777777" w:rsidR="00D179D6" w:rsidRPr="00462199" w:rsidRDefault="00D179D6" w:rsidP="00293F58">
      <w:pPr>
        <w:pStyle w:val="DefinitionsAshurst"/>
      </w:pPr>
      <w:bookmarkStart w:id="2130" w:name="_Ref144112769"/>
      <w:r w:rsidRPr="00462199">
        <w:t>if applicable, the Offtaker's UK Emissions Trading Scheme permit ID number;</w:t>
      </w:r>
      <w:bookmarkEnd w:id="2130"/>
    </w:p>
    <w:p w14:paraId="207F817F" w14:textId="77777777" w:rsidR="00D179D6" w:rsidRPr="00462199" w:rsidRDefault="00D179D6" w:rsidP="00293F58">
      <w:pPr>
        <w:pStyle w:val="DefinitionsAshurst"/>
      </w:pPr>
      <w:bookmarkStart w:id="2131" w:name="_Ref144112770"/>
      <w:r w:rsidRPr="00462199">
        <w:t>whether or not the Offtaker is an Affiliate of the Producer;</w:t>
      </w:r>
      <w:bookmarkEnd w:id="2131"/>
    </w:p>
    <w:p w14:paraId="5697A0EE" w14:textId="77777777" w:rsidR="00D179D6" w:rsidRPr="00462199" w:rsidRDefault="00D179D6" w:rsidP="00293F58">
      <w:pPr>
        <w:pStyle w:val="DefinitionsAshurst"/>
      </w:pPr>
      <w:bookmarkStart w:id="2132" w:name="_Ref144112771"/>
      <w:r w:rsidRPr="00462199">
        <w:t>whether the Producer intends to supply the Offtaker with Hydrogen produced by the Hydrogen Production Plant which:</w:t>
      </w:r>
      <w:bookmarkEnd w:id="2132"/>
    </w:p>
    <w:p w14:paraId="1205A25B" w14:textId="77777777" w:rsidR="00D179D6" w:rsidRPr="00462199" w:rsidRDefault="00D179D6" w:rsidP="00293F58">
      <w:pPr>
        <w:pStyle w:val="DefSubAshurst"/>
      </w:pPr>
      <w:bookmarkStart w:id="2133" w:name="_Ref144112772"/>
      <w:r w:rsidRPr="00462199">
        <w:t>is LCHS Compliant; and/or</w:t>
      </w:r>
      <w:bookmarkEnd w:id="2133"/>
    </w:p>
    <w:p w14:paraId="7D323301" w14:textId="77777777" w:rsidR="00D179D6" w:rsidRPr="00462199" w:rsidRDefault="00D179D6" w:rsidP="00293F58">
      <w:pPr>
        <w:pStyle w:val="DefSubAshurst"/>
      </w:pPr>
      <w:bookmarkStart w:id="2134" w:name="_Ref144112773"/>
      <w:r w:rsidRPr="00462199">
        <w:t>is not LCHS Compliant;</w:t>
      </w:r>
      <w:bookmarkEnd w:id="2134"/>
    </w:p>
    <w:p w14:paraId="09DBA52D" w14:textId="77777777" w:rsidR="00D179D6" w:rsidRPr="00462199" w:rsidRDefault="00D179D6" w:rsidP="00293F58">
      <w:pPr>
        <w:pStyle w:val="DefinitionsAshurst"/>
      </w:pPr>
      <w:bookmarkStart w:id="2135" w:name="_Ref144112774"/>
      <w:r w:rsidRPr="00462199">
        <w:t>whether the Producer considers the Offtaker to be a Qualifying Offtaker or a Non-Qualifying Offtaker for the purposes of the LCHA;</w:t>
      </w:r>
      <w:bookmarkEnd w:id="2135"/>
    </w:p>
    <w:p w14:paraId="4A5C73E8" w14:textId="77777777" w:rsidR="00D179D6" w:rsidRPr="00462199" w:rsidRDefault="00D179D6" w:rsidP="00293F58">
      <w:pPr>
        <w:pStyle w:val="DefinitionsAshurst"/>
      </w:pPr>
      <w:bookmarkStart w:id="2136" w:name="_Ref144112775"/>
      <w:r w:rsidRPr="00462199">
        <w:t>whether the Offtaker intends to use the Hydrogen produced by the Hydrogen Production Plant for:</w:t>
      </w:r>
      <w:bookmarkEnd w:id="2136"/>
    </w:p>
    <w:p w14:paraId="57D76CD6" w14:textId="77777777" w:rsidR="00D179D6" w:rsidRPr="00462199" w:rsidRDefault="00D179D6" w:rsidP="00293F58">
      <w:pPr>
        <w:pStyle w:val="DefSubAshurst"/>
      </w:pPr>
      <w:bookmarkStart w:id="2137" w:name="_Ref144112776"/>
      <w:r w:rsidRPr="00462199">
        <w:t>Feedstock Purposes; and/or</w:t>
      </w:r>
      <w:bookmarkEnd w:id="2137"/>
    </w:p>
    <w:p w14:paraId="7E773A9C" w14:textId="77777777" w:rsidR="00D179D6" w:rsidRPr="00462199" w:rsidRDefault="00D179D6" w:rsidP="00293F58">
      <w:pPr>
        <w:pStyle w:val="DefSubAshurst"/>
      </w:pPr>
      <w:bookmarkStart w:id="2138" w:name="_Ref144112777"/>
      <w:r w:rsidRPr="00462199">
        <w:t>Fuel Purposes;</w:t>
      </w:r>
      <w:bookmarkEnd w:id="2138"/>
    </w:p>
    <w:p w14:paraId="3F106FF4" w14:textId="77777777" w:rsidR="00D179D6" w:rsidRPr="00462199" w:rsidRDefault="00D179D6" w:rsidP="00293F58">
      <w:pPr>
        <w:pStyle w:val="DefinitionsAshurst"/>
      </w:pPr>
      <w:bookmarkStart w:id="2139" w:name="_Ref144112778"/>
      <w:r w:rsidRPr="00462199">
        <w:t>whether or not the Offtaker intends to inject Hydrogen produced by the Hydrogen Production Plant into a Gas Transportation System for blending with Natural Gas;</w:t>
      </w:r>
      <w:bookmarkEnd w:id="2139"/>
    </w:p>
    <w:p w14:paraId="74A3B216" w14:textId="77777777" w:rsidR="00D179D6" w:rsidRPr="00462199" w:rsidRDefault="00D179D6" w:rsidP="00293F58">
      <w:pPr>
        <w:pStyle w:val="DefinitionsAshurst"/>
      </w:pPr>
      <w:bookmarkStart w:id="2140" w:name="_Ref144112779"/>
      <w:r w:rsidRPr="00462199">
        <w:t>whether or not the Offtaker intends to export Hydrogen produced by the Hydrogen Production Plant for use outside of the UK;</w:t>
      </w:r>
      <w:bookmarkEnd w:id="2140"/>
    </w:p>
    <w:p w14:paraId="46F3FD03" w14:textId="77777777" w:rsidR="00D179D6" w:rsidRPr="00462199" w:rsidRDefault="00D179D6" w:rsidP="00293F58">
      <w:pPr>
        <w:pStyle w:val="DefinitionsAshurst"/>
      </w:pPr>
      <w:bookmarkStart w:id="2141" w:name="_Ref144112780"/>
      <w:r w:rsidRPr="00462199">
        <w:lastRenderedPageBreak/>
        <w:t>whether or not the Offtaker intends to claim Hydrogen produced by the Hydrogen Production Plant under the RTFO Scheme or intends to sell Hydrogen produced by the Hydrogen Production Plant to a third party who intends to claim such Hydrogen under the RTFO Scheme;</w:t>
      </w:r>
      <w:bookmarkEnd w:id="2141"/>
    </w:p>
    <w:p w14:paraId="193E4238" w14:textId="77777777" w:rsidR="00D179D6" w:rsidRPr="00462199" w:rsidRDefault="00D179D6" w:rsidP="00293F58">
      <w:pPr>
        <w:pStyle w:val="DefinitionsAshurst"/>
      </w:pPr>
      <w:bookmarkStart w:id="2142" w:name="_Ref144112781"/>
      <w:r w:rsidRPr="00462199">
        <w:t>confirmation that the Offtake Agreement includes:</w:t>
      </w:r>
      <w:bookmarkEnd w:id="2142"/>
    </w:p>
    <w:p w14:paraId="047F27ED" w14:textId="77777777" w:rsidR="00D179D6" w:rsidRPr="00462199" w:rsidRDefault="00D179D6" w:rsidP="00293F58">
      <w:pPr>
        <w:pStyle w:val="DefSubAshurst"/>
      </w:pPr>
      <w:bookmarkStart w:id="2143" w:name="_Ref144112782"/>
      <w:r w:rsidRPr="00462199">
        <w:t>the Offtaker Compliance Provisions; and</w:t>
      </w:r>
      <w:bookmarkEnd w:id="2143"/>
    </w:p>
    <w:p w14:paraId="1D2B70D0" w14:textId="21DBB1ED" w:rsidR="00D179D6" w:rsidRPr="00462199" w:rsidRDefault="0010512D" w:rsidP="00293F58">
      <w:pPr>
        <w:pStyle w:val="DefSubAshurst"/>
      </w:pPr>
      <w:bookmarkStart w:id="2144" w:name="_Ref144112783"/>
      <w:r w:rsidRPr="0010512D">
        <w:t>one (1) or more express contractual right or remedy against the relevant Offtaker for any non-material breach of the Offtaker Compliance Provisions (in addition to any right or remedy under common law, in equity, by statute or otherwise) and the right to terminate the relevant Offtake Agreement for any persistent, material or wilful breach of the Offtaker Compliance Provisions</w:t>
      </w:r>
      <w:r w:rsidR="00D179D6" w:rsidRPr="00462199">
        <w:t>;</w:t>
      </w:r>
      <w:bookmarkEnd w:id="2144"/>
    </w:p>
    <w:p w14:paraId="26939A81" w14:textId="77777777" w:rsidR="00D179D6" w:rsidRPr="00462199" w:rsidRDefault="00D179D6" w:rsidP="00293F58">
      <w:pPr>
        <w:pStyle w:val="DefinitionsAshurst"/>
      </w:pPr>
      <w:bookmarkStart w:id="2145" w:name="_Ref144112784"/>
      <w:r w:rsidRPr="00462199">
        <w:t>confirmation that the Achieved Sales Price under the Offtake Agreement has not been decreased in a way which is designed to or a main purpose of which is to either increase the Difference Amounts payable by the LCHA Counterparty to the Producer and/or decrease the Difference Amounts payable by the Producer to the LCHA Counterparty, including by:</w:t>
      </w:r>
      <w:bookmarkEnd w:id="2145"/>
    </w:p>
    <w:p w14:paraId="079B1086" w14:textId="77777777" w:rsidR="00D179D6" w:rsidRPr="00462199" w:rsidRDefault="00D179D6" w:rsidP="00293F58">
      <w:pPr>
        <w:pStyle w:val="DefSubAshurst"/>
      </w:pPr>
      <w:bookmarkStart w:id="2146" w:name="_Ref144112785"/>
      <w:r w:rsidRPr="00462199">
        <w:t>categorising a Strike Price Inclusion as a Strike Price Exclusion; or</w:t>
      </w:r>
      <w:bookmarkEnd w:id="2146"/>
    </w:p>
    <w:p w14:paraId="62D586FF" w14:textId="77777777" w:rsidR="00D179D6" w:rsidRPr="00462199" w:rsidRDefault="00D179D6" w:rsidP="00293F58">
      <w:pPr>
        <w:pStyle w:val="DefSubAshurst"/>
      </w:pPr>
      <w:bookmarkStart w:id="2147" w:name="_Ref144112786"/>
      <w:r w:rsidRPr="00462199">
        <w:t>increasing one (1) or more Strike Price Exclusion Amount;</w:t>
      </w:r>
      <w:bookmarkEnd w:id="2147"/>
    </w:p>
    <w:p w14:paraId="34A8C5D2" w14:textId="77777777" w:rsidR="00D179D6" w:rsidRPr="00462199" w:rsidRDefault="00D179D6" w:rsidP="00293F58">
      <w:pPr>
        <w:pStyle w:val="DefinitionsAshurst"/>
      </w:pPr>
      <w:bookmarkStart w:id="2148" w:name="_Ref144112787"/>
      <w:r w:rsidRPr="00462199">
        <w:t>a copy of the relevant Offtake Agreement; and</w:t>
      </w:r>
      <w:bookmarkEnd w:id="2148"/>
    </w:p>
    <w:p w14:paraId="49B9D351" w14:textId="5CD23BC9" w:rsidR="00D179D6" w:rsidRPr="00462199" w:rsidRDefault="00D179D6" w:rsidP="00293F58">
      <w:pPr>
        <w:pStyle w:val="DefinitionsAshurst"/>
      </w:pPr>
      <w:bookmarkStart w:id="2149" w:name="_Ref144112788"/>
      <w:r w:rsidRPr="00462199">
        <w:t xml:space="preserve">such Supporting Information as the Producer considers to be relevant to the matters referred to in paragraphs </w:t>
      </w:r>
      <w:r>
        <w:fldChar w:fldCharType="begin"/>
      </w:r>
      <w:r>
        <w:instrText xml:space="preserve"> REF _Ref144112768 \n \h </w:instrText>
      </w:r>
      <w:r>
        <w:fldChar w:fldCharType="separate"/>
      </w:r>
      <w:del w:id="2150" w:author="Faqir, Sofia (Energy Security)" w:date="2023-11-12T19:47:00Z">
        <w:r w:rsidR="00E473FC">
          <w:delText>A)</w:delText>
        </w:r>
      </w:del>
      <w:r>
        <w:fldChar w:fldCharType="end"/>
      </w:r>
      <w:r w:rsidRPr="00462199">
        <w:t xml:space="preserve"> to </w:t>
      </w:r>
      <w:r>
        <w:fldChar w:fldCharType="begin"/>
      </w:r>
      <w:r>
        <w:instrText xml:space="preserve"> REF _Ref144112784 \n \h </w:instrText>
      </w:r>
      <w:r>
        <w:fldChar w:fldCharType="separate"/>
      </w:r>
      <w:del w:id="2151" w:author="Faqir, Sofia (Energy Security)" w:date="2023-11-12T19:47:00Z">
        <w:r w:rsidR="00E473FC">
          <w:delText>K)</w:delText>
        </w:r>
      </w:del>
      <w:r>
        <w:fldChar w:fldCharType="end"/>
      </w:r>
      <w:r w:rsidRPr="00462199">
        <w:t xml:space="preserve"> above.</w:t>
      </w:r>
      <w:bookmarkEnd w:id="2149"/>
    </w:p>
    <w:p w14:paraId="78ECB5F2" w14:textId="63B994FD" w:rsidR="00D179D6" w:rsidRPr="00462199" w:rsidRDefault="00D179D6" w:rsidP="005B3BB9">
      <w:pPr>
        <w:pStyle w:val="DefinitionsClauseAshurst"/>
      </w:pPr>
      <w:bookmarkStart w:id="2152" w:name="_Ref144112789"/>
      <w:r w:rsidRPr="00462199">
        <w:rPr>
          <w:b/>
        </w:rPr>
        <w:t>"</w:t>
      </w:r>
      <w:commentRangeStart w:id="2153"/>
      <w:commentRangeStart w:id="2154"/>
      <w:r w:rsidRPr="00462199">
        <w:rPr>
          <w:b/>
        </w:rPr>
        <w:t>SOTO Code</w:t>
      </w:r>
      <w:commentRangeEnd w:id="2153"/>
      <w:r w:rsidR="00141029" w:rsidRPr="00462199">
        <w:rPr>
          <w:rStyle w:val="CommentReference"/>
          <w:rFonts w:ascii="Arial" w:hAnsi="Arial"/>
          <w:b/>
          <w:sz w:val="20"/>
          <w:szCs w:val="20"/>
        </w:rPr>
        <w:commentReference w:id="2153"/>
      </w:r>
      <w:commentRangeEnd w:id="2154"/>
      <w:r w:rsidR="009814C6" w:rsidRPr="00462199">
        <w:rPr>
          <w:rStyle w:val="CommentReference"/>
          <w:rFonts w:ascii="Arial" w:hAnsi="Arial"/>
          <w:b/>
          <w:sz w:val="20"/>
          <w:szCs w:val="20"/>
        </w:rPr>
        <w:commentReference w:id="2154"/>
      </w:r>
      <w:r w:rsidRPr="00462199">
        <w:rPr>
          <w:b/>
        </w:rPr>
        <w:t>"</w:t>
      </w:r>
      <w:r w:rsidRPr="00462199">
        <w:t xml:space="preserve"> means the System Operator – Transmission Owner Code required to be in place pursuant to Standard </w:t>
      </w:r>
      <w:r w:rsidR="007248B2" w:rsidRPr="007248B2">
        <w:t>Condition</w:t>
      </w:r>
      <w:r w:rsidRPr="00462199">
        <w:t xml:space="preserve"> B12 (</w:t>
      </w:r>
      <w:r w:rsidRPr="00462199">
        <w:rPr>
          <w:i/>
        </w:rPr>
        <w:t>System Operator – Transmission Owner Code</w:t>
      </w:r>
      <w:r w:rsidRPr="00462199">
        <w:t xml:space="preserve">) of the </w:t>
      </w:r>
      <w:r w:rsidR="0006267C">
        <w:t xml:space="preserve">Electricity </w:t>
      </w:r>
      <w:r w:rsidRPr="00462199">
        <w:t>Transmission Licence;</w:t>
      </w:r>
      <w:bookmarkEnd w:id="2152"/>
    </w:p>
    <w:p w14:paraId="2C0CF7DB" w14:textId="77777777" w:rsidR="00D179D6" w:rsidRPr="00462199" w:rsidRDefault="00D179D6" w:rsidP="005B3BB9">
      <w:pPr>
        <w:pStyle w:val="DefinitionsClauseAshurst"/>
      </w:pPr>
      <w:bookmarkStart w:id="2155" w:name="_Ref144112790"/>
      <w:r w:rsidRPr="00462199">
        <w:rPr>
          <w:b/>
        </w:rPr>
        <w:t>"Specific Change in Law"</w:t>
      </w:r>
      <w:r w:rsidRPr="00462199">
        <w:t xml:space="preserve"> means a Change in Law the terms of which specifically (and not merely indirectly or consequentially or by virtue of the disproportionate effect of any Change in Law that is of general application) apply to:</w:t>
      </w:r>
      <w:bookmarkEnd w:id="2155"/>
    </w:p>
    <w:p w14:paraId="088D589D" w14:textId="77777777" w:rsidR="00D179D6" w:rsidRPr="00462199" w:rsidRDefault="00D179D6" w:rsidP="00867A58">
      <w:pPr>
        <w:pStyle w:val="DefinitionsAshurst"/>
      </w:pPr>
      <w:bookmarkStart w:id="2156" w:name="_Ref144112791"/>
      <w:r w:rsidRPr="00462199">
        <w:t>hydrogen production facilities which deploy the same Hydrogen Production Technology as the Facility Hydrogen Production Technology, or the hydrogen production from, or hydrogen production-related processes carried out at, such hydrogen production facilities, and not to other hydrogen production facilities, or the hydrogen production from, or hydrogen production-related processes carried out at, other hydrogen production facilities;</w:t>
      </w:r>
      <w:bookmarkEnd w:id="2156"/>
    </w:p>
    <w:p w14:paraId="318D4086" w14:textId="77777777" w:rsidR="00D179D6" w:rsidRPr="00462199" w:rsidRDefault="00D179D6" w:rsidP="00867A58">
      <w:pPr>
        <w:pStyle w:val="DefinitionsAshurst"/>
      </w:pPr>
      <w:bookmarkStart w:id="2157" w:name="_Ref144112792"/>
      <w:r w:rsidRPr="00462199">
        <w:t>hydrogen production facilities the output of which is subject to a UKLCH Programme LCHA, or the hydrogen production from, or any hydrogen production-related processes carried out at, such hydrogen production facilities, and not in respect of any hydrogen production facilities which are not subject to a UKLCH Programme LCHA, or the hydrogen production from, or hydrogen production-related processes carried out at, any such hydrogen production facilities;</w:t>
      </w:r>
      <w:bookmarkEnd w:id="2157"/>
    </w:p>
    <w:p w14:paraId="12F12515" w14:textId="77777777" w:rsidR="00D179D6" w:rsidRPr="00462199" w:rsidRDefault="00D179D6" w:rsidP="00867A58">
      <w:pPr>
        <w:pStyle w:val="DefinitionsAshurst"/>
      </w:pPr>
      <w:bookmarkStart w:id="2158" w:name="_Ref144112793"/>
      <w:r w:rsidRPr="00462199">
        <w:t xml:space="preserve">hydrogen production facilities which deploy the same Hydrogen Production Technology as the Facility Hydrogen Production Technology and the output of which is subject to a UKLCH Programme LCHA, or the hydrogen production from, or any hydrogen production-related processes carried out at, such hydrogen production facilities, and </w:t>
      </w:r>
      <w:r w:rsidRPr="00462199">
        <w:lastRenderedPageBreak/>
        <w:t>not to any hydrogen production facilities which are not of the same or similar type to the Facility but which are subject to a UKLCH Programme LCHA, or the hydrogen production from, or hydrogen production-related processes carried out at, such other hydrogen production facilities; or</w:t>
      </w:r>
      <w:bookmarkEnd w:id="2158"/>
    </w:p>
    <w:p w14:paraId="48284648" w14:textId="2311C6E9" w:rsidR="00D179D6" w:rsidRPr="00462199" w:rsidRDefault="00D179D6" w:rsidP="00867A58">
      <w:pPr>
        <w:pStyle w:val="DefinitionsAshurst"/>
      </w:pPr>
      <w:bookmarkStart w:id="2159" w:name="_Ref144112794"/>
      <w:r w:rsidRPr="00462199">
        <w:t xml:space="preserve">the holding of shares in companies, the membership of partnerships, limited partnerships or limited liability partnerships, the participation in joint ventures (whether or not incorporated) or the holding of any other economic interest, including by way of debt, in each case whether directly or indirectly, in an undertaking whose main business is the development, construction, operation and maintenance of hydrogen production facilities referred to in paragraph </w:t>
      </w:r>
      <w:r>
        <w:fldChar w:fldCharType="begin"/>
      </w:r>
      <w:r>
        <w:instrText xml:space="preserve"> REF _Ref144112791 \n \h </w:instrText>
      </w:r>
      <w:r>
        <w:fldChar w:fldCharType="separate"/>
      </w:r>
      <w:del w:id="2160" w:author="Faqir, Sofia (Energy Security)" w:date="2023-11-12T19:47:00Z">
        <w:r w:rsidR="00E473FC">
          <w:delText>A)</w:delText>
        </w:r>
      </w:del>
      <w:r>
        <w:fldChar w:fldCharType="end"/>
      </w:r>
      <w:r w:rsidRPr="00462199">
        <w:t xml:space="preserve">, </w:t>
      </w:r>
      <w:r>
        <w:fldChar w:fldCharType="begin"/>
      </w:r>
      <w:r>
        <w:instrText xml:space="preserve"> REF _Ref144112792 \n \h </w:instrText>
      </w:r>
      <w:r>
        <w:fldChar w:fldCharType="separate"/>
      </w:r>
      <w:del w:id="2161" w:author="Faqir, Sofia (Energy Security)" w:date="2023-11-12T19:47:00Z">
        <w:r w:rsidR="00E473FC">
          <w:delText>B)</w:delText>
        </w:r>
      </w:del>
      <w:r>
        <w:fldChar w:fldCharType="end"/>
      </w:r>
      <w:r w:rsidRPr="00462199">
        <w:t xml:space="preserve"> or </w:t>
      </w:r>
      <w:r>
        <w:fldChar w:fldCharType="begin"/>
      </w:r>
      <w:r>
        <w:instrText xml:space="preserve"> REF _Ref144112793 \n \h </w:instrText>
      </w:r>
      <w:r>
        <w:fldChar w:fldCharType="separate"/>
      </w:r>
      <w:del w:id="2162" w:author="Faqir, Sofia (Energy Security)" w:date="2023-11-12T19:47:00Z">
        <w:r w:rsidR="00E473FC">
          <w:delText>C)</w:delText>
        </w:r>
      </w:del>
      <w:r>
        <w:fldChar w:fldCharType="end"/>
      </w:r>
      <w:r w:rsidRPr="00462199">
        <w:t xml:space="preserve"> above and not other hydrogen production facilities;</w:t>
      </w:r>
      <w:bookmarkEnd w:id="2159"/>
    </w:p>
    <w:p w14:paraId="4C1D2613" w14:textId="77777777" w:rsidR="00D179D6" w:rsidRPr="00462199" w:rsidRDefault="00D179D6" w:rsidP="005B3BB9">
      <w:pPr>
        <w:pStyle w:val="DefinitionsClauseAshurst"/>
      </w:pPr>
      <w:bookmarkStart w:id="2163" w:name="_Ref144112795"/>
      <w:r w:rsidRPr="00462199">
        <w:rPr>
          <w:b/>
        </w:rPr>
        <w:t>"Specified Expiry Date"</w:t>
      </w:r>
      <w:r w:rsidRPr="00462199">
        <w:t xml:space="preserve"> means the fifteenth (15th) anniversary of the earlier of the Start Date and the last Day of the Target Commissioning Window;</w:t>
      </w:r>
      <w:bookmarkEnd w:id="2163"/>
    </w:p>
    <w:p w14:paraId="154A92A7" w14:textId="77777777" w:rsidR="00D179D6" w:rsidRPr="00462199" w:rsidRDefault="00D179D6" w:rsidP="005B3BB9">
      <w:pPr>
        <w:pStyle w:val="DefinitionsClauseAshurst"/>
      </w:pPr>
      <w:bookmarkStart w:id="2164" w:name="_Ref144112796"/>
      <w:r w:rsidRPr="00462199">
        <w:rPr>
          <w:b/>
        </w:rPr>
        <w:t>"Standard and Poor's"</w:t>
      </w:r>
      <w:r w:rsidRPr="00462199">
        <w:t xml:space="preserve"> means Standard &amp; Poor's Ratings Service, a division of the McGraw-Hill Companies, Inc., and any successor thereto;</w:t>
      </w:r>
      <w:bookmarkEnd w:id="2164"/>
    </w:p>
    <w:p w14:paraId="68E8CBC9" w14:textId="7C08A897" w:rsidR="00D179D6" w:rsidRPr="00462199" w:rsidRDefault="00D179D6" w:rsidP="005B3BB9">
      <w:pPr>
        <w:pStyle w:val="DefinitionsClauseAshurst"/>
      </w:pPr>
      <w:bookmarkStart w:id="2165" w:name="_Ref144112797"/>
      <w:r w:rsidRPr="00462199">
        <w:rPr>
          <w:b/>
        </w:rPr>
        <w:t>"Start Date"</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_Ref144113041 \w \h </w:instrText>
      </w:r>
      <w:r w:rsidR="009120C5">
        <w:fldChar w:fldCharType="separate"/>
      </w:r>
      <w:del w:id="2166" w:author="Faqir, Sofia (Energy Security)" w:date="2023-11-12T19:47:00Z">
        <w:r w:rsidR="00E473FC">
          <w:delText>3.23</w:delText>
        </w:r>
      </w:del>
      <w:r w:rsidR="009120C5">
        <w:fldChar w:fldCharType="end"/>
      </w:r>
      <w:r w:rsidRPr="00462199">
        <w:t xml:space="preserve"> (</w:t>
      </w:r>
      <w:r w:rsidRPr="00462199">
        <w:rPr>
          <w:i/>
        </w:rPr>
        <w:t>Notification of Start Date</w:t>
      </w:r>
      <w:r w:rsidRPr="00462199">
        <w:t>);</w:t>
      </w:r>
      <w:bookmarkEnd w:id="2165"/>
    </w:p>
    <w:p w14:paraId="45DEC3EC" w14:textId="7338A1C9" w:rsidR="00D179D6" w:rsidRDefault="00D179D6" w:rsidP="005B3BB9">
      <w:pPr>
        <w:pStyle w:val="DefinitionsClauseAshurst"/>
      </w:pPr>
      <w:bookmarkStart w:id="2167" w:name="_Ref144112798"/>
      <w:r w:rsidRPr="00462199">
        <w:rPr>
          <w:b/>
        </w:rPr>
        <w:t>"Start Date Notice"</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_Ref144113040 \w \h </w:instrText>
      </w:r>
      <w:r w:rsidR="009120C5">
        <w:fldChar w:fldCharType="separate"/>
      </w:r>
      <w:del w:id="2168" w:author="Faqir, Sofia (Energy Security)" w:date="2023-11-12T19:47:00Z">
        <w:r w:rsidR="00E473FC">
          <w:delText>3.22</w:delText>
        </w:r>
      </w:del>
      <w:r w:rsidR="009120C5">
        <w:fldChar w:fldCharType="end"/>
      </w:r>
      <w:r w:rsidRPr="00462199">
        <w:t xml:space="preserve"> (</w:t>
      </w:r>
      <w:r w:rsidRPr="00462199">
        <w:rPr>
          <w:i/>
        </w:rPr>
        <w:t>Notification of Start Date</w:t>
      </w:r>
      <w:r w:rsidRPr="00462199">
        <w:t>);</w:t>
      </w:r>
      <w:bookmarkEnd w:id="2167"/>
    </w:p>
    <w:p w14:paraId="42C25585" w14:textId="46A9FD13" w:rsidR="00B46CB3" w:rsidRPr="00462199" w:rsidRDefault="00B46CB3" w:rsidP="00B46CB3">
      <w:pPr>
        <w:pStyle w:val="DefinitionsClauseAshurst"/>
      </w:pPr>
      <w:r w:rsidRPr="00462199">
        <w:rPr>
          <w:b/>
        </w:rPr>
        <w:t>"</w:t>
      </w:r>
      <w:r>
        <w:rPr>
          <w:b/>
        </w:rPr>
        <w:t xml:space="preserve">Stored </w:t>
      </w:r>
      <w:r w:rsidRPr="00462199">
        <w:rPr>
          <w:b/>
        </w:rPr>
        <w:t xml:space="preserve">GHG </w:t>
      </w:r>
      <w:r>
        <w:rPr>
          <w:b/>
        </w:rPr>
        <w:t xml:space="preserve">Emission </w:t>
      </w:r>
      <w:r w:rsidRPr="00462199">
        <w:rPr>
          <w:b/>
        </w:rPr>
        <w:t>Intensity Tracker"</w:t>
      </w:r>
      <w:r w:rsidRPr="00462199">
        <w:t xml:space="preserve"> has the meaning given to that term in paragraph </w:t>
      </w:r>
      <w:r>
        <w:fldChar w:fldCharType="begin"/>
      </w:r>
      <w:r>
        <w:instrText xml:space="preserve"> REF _Ref144115875 \w \h </w:instrText>
      </w:r>
      <w:r>
        <w:fldChar w:fldCharType="separate"/>
      </w:r>
      <w:del w:id="2169"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2170"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p>
    <w:p w14:paraId="0E0F0FC7" w14:textId="77777777" w:rsidR="00D179D6" w:rsidRPr="00462199" w:rsidRDefault="00D179D6" w:rsidP="005B3BB9">
      <w:pPr>
        <w:pStyle w:val="DefinitionsClauseAshurst"/>
      </w:pPr>
      <w:bookmarkStart w:id="2171" w:name="_Ref144112799"/>
      <w:r w:rsidRPr="00462199">
        <w:rPr>
          <w:b/>
        </w:rPr>
        <w:t>"Strike Price"</w:t>
      </w:r>
      <w:r w:rsidRPr="00462199">
        <w:t xml:space="preserve"> means:</w:t>
      </w:r>
      <w:bookmarkEnd w:id="2171"/>
    </w:p>
    <w:p w14:paraId="72DCED01" w14:textId="77777777" w:rsidR="00D179D6" w:rsidRPr="00462199" w:rsidRDefault="00D179D6" w:rsidP="00867A58">
      <w:pPr>
        <w:pStyle w:val="DefinitionsAshurst"/>
      </w:pPr>
      <w:bookmarkStart w:id="2172" w:name="_Ref144112800"/>
      <w:r w:rsidRPr="00462199">
        <w:t>for Electrolytic Facilities, the Initial Electrolytic Strike Price (as may be amended from time to time in accordance with the LCHA); and</w:t>
      </w:r>
      <w:bookmarkEnd w:id="2172"/>
    </w:p>
    <w:p w14:paraId="207D238B" w14:textId="77777777" w:rsidR="00D179D6" w:rsidRPr="00462199" w:rsidRDefault="00D179D6" w:rsidP="00867A58">
      <w:pPr>
        <w:pStyle w:val="DefinitionsAshurst"/>
      </w:pPr>
      <w:bookmarkStart w:id="2173" w:name="_Ref144112801"/>
      <w:r w:rsidRPr="00462199">
        <w:t>for CCUS-Enabled Facilities, the sum of the:</w:t>
      </w:r>
      <w:bookmarkEnd w:id="2173"/>
    </w:p>
    <w:p w14:paraId="7BC95FC9" w14:textId="77777777" w:rsidR="00D179D6" w:rsidRPr="00462199" w:rsidRDefault="00D179D6" w:rsidP="00867A58">
      <w:pPr>
        <w:pStyle w:val="DefSubAshurst"/>
      </w:pPr>
      <w:bookmarkStart w:id="2174" w:name="_Ref144112802"/>
      <w:r w:rsidRPr="00462199">
        <w:t>Non-Gas Strike Price; and</w:t>
      </w:r>
      <w:bookmarkEnd w:id="2174"/>
    </w:p>
    <w:p w14:paraId="776CAF7B" w14:textId="77777777" w:rsidR="00D179D6" w:rsidRPr="00462199" w:rsidRDefault="00D179D6" w:rsidP="00867A58">
      <w:pPr>
        <w:pStyle w:val="DefSubAshurst"/>
      </w:pPr>
      <w:bookmarkStart w:id="2175" w:name="_Ref144112803"/>
      <w:r w:rsidRPr="00462199">
        <w:t>Natural Gas Strike Price;</w:t>
      </w:r>
      <w:bookmarkEnd w:id="2175"/>
    </w:p>
    <w:p w14:paraId="1F94FF7E" w14:textId="77777777" w:rsidR="00D179D6" w:rsidRPr="00462199" w:rsidRDefault="00D179D6" w:rsidP="005B3BB9">
      <w:pPr>
        <w:pStyle w:val="DefinitionsClauseAshurst"/>
      </w:pPr>
      <w:bookmarkStart w:id="2176" w:name="_Ref144112804"/>
      <w:r w:rsidRPr="00462199">
        <w:rPr>
          <w:b/>
        </w:rPr>
        <w:t>"Strike Price Adjustment"</w:t>
      </w:r>
      <w:r w:rsidRPr="00462199">
        <w:t xml:space="preserve"> means any adjustment to any Strike Price Component effected pursuant to and in accordance with the LCHA, including: (i) a QCiL Strike Price Adjustment; (ii) a QCiL True-Up Strike Price Adjustment; (iii) for Electrolytic Facilities only, an Indexation Adjustment; (iv) for CCUS-Enabled Facilities only, a Non-Gas Indexation Adjustment, a Natural Gas Indexation Adjustment and a CENVCSP Indexation Adjustment;</w:t>
      </w:r>
      <w:bookmarkEnd w:id="2176"/>
    </w:p>
    <w:p w14:paraId="321A375A" w14:textId="00E8CC74" w:rsidR="00D179D6" w:rsidRPr="00462199" w:rsidRDefault="00D179D6" w:rsidP="005B3BB9">
      <w:pPr>
        <w:pStyle w:val="DefinitionsClauseAshurst"/>
      </w:pPr>
      <w:bookmarkStart w:id="2177" w:name="_Ref144112805"/>
      <w:r w:rsidRPr="00462199">
        <w:rPr>
          <w:b/>
        </w:rPr>
        <w:t>"Strike Price Adjustment Calculation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178"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179"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177"/>
    </w:p>
    <w:p w14:paraId="32CA427A" w14:textId="77777777" w:rsidR="00D179D6" w:rsidRPr="00462199" w:rsidRDefault="00D179D6" w:rsidP="005B3BB9">
      <w:pPr>
        <w:pStyle w:val="DefinitionsClauseAshurst"/>
      </w:pPr>
      <w:bookmarkStart w:id="2180" w:name="_Ref144112806"/>
      <w:r w:rsidRPr="00462199">
        <w:rPr>
          <w:b/>
        </w:rPr>
        <w:t>"Strike Price Component"</w:t>
      </w:r>
      <w:r w:rsidRPr="00462199">
        <w:t xml:space="preserve"> means:</w:t>
      </w:r>
      <w:bookmarkEnd w:id="2180"/>
    </w:p>
    <w:p w14:paraId="14650070" w14:textId="77777777" w:rsidR="00D179D6" w:rsidRPr="00462199" w:rsidRDefault="00D179D6" w:rsidP="00867A58">
      <w:pPr>
        <w:pStyle w:val="DefinitionsAshurst"/>
      </w:pPr>
      <w:bookmarkStart w:id="2181" w:name="_Ref144112807"/>
      <w:r w:rsidRPr="00462199">
        <w:t>in respect of any QCiL Compensation, the QCiL Strike Price Component;</w:t>
      </w:r>
      <w:bookmarkEnd w:id="2181"/>
    </w:p>
    <w:p w14:paraId="01CE926C" w14:textId="77777777" w:rsidR="00D179D6" w:rsidRPr="00462199" w:rsidRDefault="00D179D6" w:rsidP="00867A58">
      <w:pPr>
        <w:pStyle w:val="DefinitionsAshurst"/>
      </w:pPr>
      <w:bookmarkStart w:id="2182" w:name="_Ref144112808"/>
      <w:r w:rsidRPr="00462199">
        <w:t>for Electrolytic Facilities only, in respect of any Indexation Adjustment, the Strike Price;</w:t>
      </w:r>
      <w:bookmarkEnd w:id="2182"/>
    </w:p>
    <w:p w14:paraId="6CD3E284" w14:textId="77777777" w:rsidR="00D179D6" w:rsidRPr="00462199" w:rsidRDefault="00D179D6" w:rsidP="00867A58">
      <w:pPr>
        <w:pStyle w:val="DefinitionsAshurst"/>
      </w:pPr>
      <w:bookmarkStart w:id="2183" w:name="_Ref144112809"/>
      <w:r w:rsidRPr="00462199">
        <w:t>for CCUS-Enabled Facilities only,</w:t>
      </w:r>
      <w:bookmarkEnd w:id="2183"/>
    </w:p>
    <w:p w14:paraId="17A5E562" w14:textId="77777777" w:rsidR="00D179D6" w:rsidRPr="00462199" w:rsidRDefault="00D179D6" w:rsidP="00867A58">
      <w:pPr>
        <w:pStyle w:val="DefSubAshurst"/>
      </w:pPr>
      <w:bookmarkStart w:id="2184" w:name="_Ref144112810"/>
      <w:r w:rsidRPr="00462199">
        <w:t>in respect of any Non-Gas Indexation Adjustment, the Non-Gas Strike Price;</w:t>
      </w:r>
      <w:bookmarkEnd w:id="2184"/>
    </w:p>
    <w:p w14:paraId="525D9BB8" w14:textId="77777777" w:rsidR="00D179D6" w:rsidRPr="00462199" w:rsidRDefault="00D179D6" w:rsidP="00867A58">
      <w:pPr>
        <w:pStyle w:val="DefSubAshurst"/>
      </w:pPr>
      <w:bookmarkStart w:id="2185" w:name="_Ref144112811"/>
      <w:r w:rsidRPr="00462199">
        <w:lastRenderedPageBreak/>
        <w:t>in respect of any Natural Gas Indexation Adjustment, the Natural Gas Strike Price; and</w:t>
      </w:r>
      <w:bookmarkEnd w:id="2185"/>
    </w:p>
    <w:p w14:paraId="6C2BC7BE" w14:textId="77777777" w:rsidR="00D179D6" w:rsidRPr="00462199" w:rsidRDefault="00D179D6" w:rsidP="00867A58">
      <w:pPr>
        <w:pStyle w:val="DefSubAshurst"/>
      </w:pPr>
      <w:bookmarkStart w:id="2186" w:name="_Ref144112812"/>
      <w:r w:rsidRPr="00462199">
        <w:t>in respect of the CENVCSP Indexation Adjustment, the CCUS-Enabled Non-Variable Costs Strike Price;</w:t>
      </w:r>
      <w:bookmarkEnd w:id="2186"/>
    </w:p>
    <w:p w14:paraId="669AC56C" w14:textId="77777777" w:rsidR="00D179D6" w:rsidRPr="00462199" w:rsidRDefault="00D179D6" w:rsidP="005B3BB9">
      <w:pPr>
        <w:pStyle w:val="DefinitionsClauseAshurst"/>
      </w:pPr>
      <w:bookmarkStart w:id="2187" w:name="_Ref144112813"/>
      <w:r w:rsidRPr="00462199">
        <w:rPr>
          <w:b/>
        </w:rPr>
        <w:t>"Strike Price Exclusion"</w:t>
      </w:r>
      <w:r w:rsidRPr="00462199">
        <w:t xml:space="preserve"> means any category of cost which is not a Strike Price Inclusion and </w:t>
      </w:r>
      <w:r w:rsidRPr="00462199">
        <w:rPr>
          <w:b/>
        </w:rPr>
        <w:t>"Strike Price Exclusions"</w:t>
      </w:r>
      <w:r w:rsidRPr="00462199">
        <w:t xml:space="preserve"> shall be construed accordingly;</w:t>
      </w:r>
      <w:bookmarkEnd w:id="2187"/>
    </w:p>
    <w:p w14:paraId="5A94B4BF" w14:textId="18176D57" w:rsidR="00D179D6" w:rsidRPr="00462199" w:rsidRDefault="00D179D6" w:rsidP="005B3BB9">
      <w:pPr>
        <w:pStyle w:val="DefinitionsClauseAshurst"/>
      </w:pPr>
      <w:bookmarkStart w:id="2188" w:name="_Ref144112814"/>
      <w:r w:rsidRPr="00462199">
        <w:rPr>
          <w:b/>
        </w:rPr>
        <w:t xml:space="preserve">"Strike Price Exclusion Amount" </w:t>
      </w:r>
      <w:r w:rsidRPr="00462199">
        <w:t>means the price (</w:t>
      </w:r>
      <w:r w:rsidRPr="00462199">
        <w:rPr>
          <w:i/>
        </w:rPr>
        <w:t>expressed in pounds (£</w:t>
      </w:r>
      <w:r w:rsidRPr="00462199">
        <w:t xml:space="preserve">)) which is charged by the Producer to a Relevant Offtaker </w:t>
      </w:r>
      <w:r w:rsidR="005F36A4">
        <w:t>(excluding, for th</w:t>
      </w:r>
      <w:r w:rsidR="00DD0B11">
        <w:t>e</w:t>
      </w:r>
      <w:r w:rsidR="005F36A4">
        <w:t xml:space="preserve"> purpose</w:t>
      </w:r>
      <w:r w:rsidR="00DD0B11">
        <w:t>s of this definition</w:t>
      </w:r>
      <w:r w:rsidR="005F36A4">
        <w:t xml:space="preserve">, an Own Consumption Offtaker) </w:t>
      </w:r>
      <w:r w:rsidRPr="00462199">
        <w:t>for the sale of Hydrogen produced by the Hydrogen Production Plant in the relevant Billing Period in each case in respect of each Strike Price Exclusion, as set out in the relevant Offtaker Invoice;</w:t>
      </w:r>
      <w:bookmarkEnd w:id="2188"/>
    </w:p>
    <w:p w14:paraId="15E6EE89" w14:textId="77777777" w:rsidR="00D179D6" w:rsidRPr="00462199" w:rsidRDefault="00D179D6" w:rsidP="005B3BB9">
      <w:pPr>
        <w:pStyle w:val="DefinitionsClauseAshurst"/>
      </w:pPr>
      <w:bookmarkStart w:id="2189" w:name="_Ref144112815"/>
      <w:r w:rsidRPr="00462199">
        <w:rPr>
          <w:b/>
        </w:rPr>
        <w:t>"Strike Price Inclusions"</w:t>
      </w:r>
      <w:r w:rsidRPr="00462199">
        <w:t xml:space="preserve"> has the meaning given to that term in the Agreement;</w:t>
      </w:r>
      <w:bookmarkEnd w:id="2189"/>
    </w:p>
    <w:p w14:paraId="5759CDDE" w14:textId="77777777" w:rsidR="00D179D6" w:rsidRPr="00462199" w:rsidRDefault="00D179D6" w:rsidP="002D4185">
      <w:pPr>
        <w:pStyle w:val="DefinitionsClauseAshurst"/>
      </w:pPr>
      <w:bookmarkStart w:id="2190" w:name="_Ref144112816"/>
      <w:r w:rsidRPr="00462199">
        <w:rPr>
          <w:b/>
        </w:rPr>
        <w:t>"Subsidy"</w:t>
      </w:r>
      <w:r w:rsidRPr="00462199">
        <w:t xml:space="preserve"> shall have the meaning given to the term "subsidy" in the Subsidy Control Act 2022;</w:t>
      </w:r>
      <w:bookmarkStart w:id="2191" w:name="_Ref144117911"/>
      <w:r w:rsidRPr="00462199">
        <w:rPr>
          <w:rStyle w:val="FootnoteReference"/>
        </w:rPr>
        <w:footnoteReference w:id="43"/>
      </w:r>
      <w:bookmarkEnd w:id="2190"/>
      <w:bookmarkEnd w:id="2191"/>
    </w:p>
    <w:p w14:paraId="2B3B9E28" w14:textId="77777777" w:rsidR="00D179D6" w:rsidRPr="00462199" w:rsidRDefault="00D179D6" w:rsidP="005B3BB9">
      <w:pPr>
        <w:pStyle w:val="DefinitionsClauseAshurst"/>
      </w:pPr>
      <w:bookmarkStart w:id="2192" w:name="_Ref144112817"/>
      <w:r w:rsidRPr="00462199">
        <w:rPr>
          <w:b/>
        </w:rPr>
        <w:t>"Subsidy Control Competent Authority"</w:t>
      </w:r>
      <w:r w:rsidRPr="00462199">
        <w:t xml:space="preserve"> means either or both of the Competition Appeal Tribunal and the Competition and Markets Authority and any successor to any of their respective functions in respect of subsidy control;</w:t>
      </w:r>
      <w:bookmarkEnd w:id="2192"/>
    </w:p>
    <w:p w14:paraId="292F3C93" w14:textId="7DF820E8" w:rsidR="00D179D6" w:rsidRPr="00462199" w:rsidRDefault="00D179D6" w:rsidP="005B3BB9">
      <w:pPr>
        <w:pStyle w:val="DefinitionsClauseAshurst"/>
      </w:pPr>
      <w:bookmarkStart w:id="2193" w:name="_Ref144112818"/>
      <w:r w:rsidRPr="00462199">
        <w:rPr>
          <w:b/>
        </w:rPr>
        <w:t>"Subsidy Control Declaration Date"</w:t>
      </w:r>
      <w:r w:rsidRPr="00462199">
        <w:t xml:space="preserve"> means the date the Producer submits an Operational CP Notice in respect of the Subsidy Control Declaration Operational CP or, where the LCHA Counterparty subsequently agrees to waive the Subsidy Control Declaration Operational CP in accordance with </w:t>
      </w:r>
      <w:r w:rsidR="007248B2" w:rsidRPr="007248B2">
        <w:t>Condition</w:t>
      </w:r>
      <w:r w:rsidRPr="00462199">
        <w:t xml:space="preserve"> </w:t>
      </w:r>
      <w:r w:rsidR="009120C5">
        <w:fldChar w:fldCharType="begin"/>
      </w:r>
      <w:r w:rsidR="009120C5">
        <w:instrText xml:space="preserve"> REF _Ref144113241 \w \h </w:instrText>
      </w:r>
      <w:r w:rsidR="009120C5">
        <w:fldChar w:fldCharType="separate"/>
      </w:r>
      <w:del w:id="2194" w:author="Faqir, Sofia (Energy Security)" w:date="2023-11-12T19:47:00Z">
        <w:r w:rsidR="00E473FC">
          <w:delText>3.81</w:delText>
        </w:r>
      </w:del>
      <w:r w:rsidR="009120C5">
        <w:fldChar w:fldCharType="end"/>
      </w:r>
      <w:r w:rsidR="009120C5">
        <w:t xml:space="preserve"> </w:t>
      </w:r>
      <w:r w:rsidRPr="00462199">
        <w:t>(</w:t>
      </w:r>
      <w:r w:rsidRPr="00462199">
        <w:rPr>
          <w:i/>
        </w:rPr>
        <w:t>Waiver of Subsidy Control Declaration Operational CP</w:t>
      </w:r>
      <w:r w:rsidRPr="00462199">
        <w:t>), the date the Producer requests a waiver of the Subsidy Control Declaration Operational CP;</w:t>
      </w:r>
      <w:bookmarkEnd w:id="2193"/>
    </w:p>
    <w:p w14:paraId="1433974A" w14:textId="09532937" w:rsidR="00D179D6" w:rsidRPr="00462199" w:rsidRDefault="00D179D6" w:rsidP="005B3BB9">
      <w:pPr>
        <w:pStyle w:val="DefinitionsClauseAshurst"/>
      </w:pPr>
      <w:bookmarkStart w:id="2195" w:name="_Ref144112819"/>
      <w:r w:rsidRPr="00462199">
        <w:rPr>
          <w:b/>
        </w:rPr>
        <w:t>"Subsidy Control Declaration Operational CP"</w:t>
      </w:r>
      <w:r w:rsidRPr="00462199">
        <w:t xml:space="preserve"> means the Operational </w:t>
      </w:r>
      <w:r w:rsidR="007248B2" w:rsidRPr="007248B2">
        <w:t>Condition</w:t>
      </w:r>
      <w:r w:rsidRPr="00462199">
        <w:t xml:space="preserve"> Precedent set out in </w:t>
      </w:r>
      <w:r>
        <w:fldChar w:fldCharType="begin"/>
      </w:r>
      <w:r>
        <w:instrText xml:space="preserve"> REF _Ref144115383 \n \h </w:instrText>
      </w:r>
      <w:r>
        <w:fldChar w:fldCharType="separate"/>
      </w:r>
      <w:del w:id="2196"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2197" w:author="Faqir, Sofia (Energy Security)" w:date="2023-11-12T19:47:00Z">
        <w:r w:rsidR="00E473FC">
          <w:delText>Annex 1</w:delText>
        </w:r>
      </w:del>
      <w:r w:rsidRPr="00462199">
        <w:fldChar w:fldCharType="end"/>
      </w:r>
      <w:r w:rsidRPr="00462199">
        <w:t xml:space="preserve"> (</w:t>
      </w:r>
      <w:r w:rsidR="007248B2" w:rsidRPr="007248B2">
        <w:rPr>
          <w:i/>
        </w:rPr>
        <w:t>Condition</w:t>
      </w:r>
      <w:r w:rsidRPr="00462199">
        <w:rPr>
          <w:i/>
        </w:rPr>
        <w:t>s Precedent</w:t>
      </w:r>
      <w:r w:rsidRPr="00462199">
        <w:t>);</w:t>
      </w:r>
      <w:bookmarkEnd w:id="2195"/>
    </w:p>
    <w:p w14:paraId="1A3FBB17" w14:textId="77777777" w:rsidR="00D179D6" w:rsidRPr="00462199" w:rsidRDefault="00D179D6" w:rsidP="005B3BB9">
      <w:pPr>
        <w:pStyle w:val="DefinitionsClauseAshurst"/>
      </w:pPr>
      <w:bookmarkStart w:id="2198" w:name="_Ref144112820"/>
      <w:r w:rsidRPr="00462199">
        <w:rPr>
          <w:b/>
        </w:rPr>
        <w:t>"Subsidy Control Rules"</w:t>
      </w:r>
      <w:r w:rsidRPr="00462199">
        <w:t xml:space="preserve"> means: (i) any subsidy control provisions in Law or having legally binding effect in the United Kingdom; and (ii) any relevant decisions or judgments of a Subsidy Control Competent Authority;</w:t>
      </w:r>
      <w:bookmarkEnd w:id="2198"/>
    </w:p>
    <w:p w14:paraId="19F92698" w14:textId="5660E5F7" w:rsidR="00D179D6" w:rsidRPr="00462199" w:rsidRDefault="00D179D6" w:rsidP="005B3BB9">
      <w:pPr>
        <w:pStyle w:val="DefinitionsClauseAshurst"/>
      </w:pPr>
      <w:bookmarkStart w:id="2199" w:name="_Ref144112821"/>
      <w:r w:rsidRPr="00462199">
        <w:rPr>
          <w:b/>
        </w:rPr>
        <w:t>"Subsidy Interest Rate"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_Ref144113995 \r \h \* MERGEFORMAT </w:instrText>
      </w:r>
      <w:r w:rsidRPr="00462199">
        <w:fldChar w:fldCharType="separate"/>
      </w:r>
      <w:del w:id="2200" w:author="Faqir, Sofia (Energy Security)" w:date="2023-11-12T19:47:00Z">
        <w:r w:rsidR="00E473FC" w:rsidRPr="00E473FC">
          <w:rPr>
            <w:color w:val="000000"/>
          </w:rPr>
          <w:delText>33.14(B)</w:delText>
        </w:r>
      </w:del>
      <w:r w:rsidRPr="00462199">
        <w:fldChar w:fldCharType="end"/>
      </w:r>
      <w:r w:rsidRPr="00462199">
        <w:t xml:space="preserve"> (</w:t>
      </w:r>
      <w:r w:rsidRPr="00462199">
        <w:rPr>
          <w:i/>
        </w:rPr>
        <w:t>Subsidy Interest</w:t>
      </w:r>
      <w:r w:rsidRPr="00462199">
        <w:t>);</w:t>
      </w:r>
      <w:bookmarkEnd w:id="2199"/>
    </w:p>
    <w:p w14:paraId="064A4268" w14:textId="77777777" w:rsidR="00D179D6" w:rsidRPr="00462199" w:rsidRDefault="00D179D6" w:rsidP="005B3BB9">
      <w:pPr>
        <w:pStyle w:val="DefinitionsClauseAshurst"/>
      </w:pPr>
      <w:bookmarkStart w:id="2201" w:name="_Ref144112822"/>
      <w:r w:rsidRPr="00462199">
        <w:rPr>
          <w:b/>
        </w:rPr>
        <w:t xml:space="preserve">"Supplier Obligation Regulations" </w:t>
      </w:r>
      <w:r w:rsidRPr="00462199">
        <w:t>means the Contracts for Difference (Electricity Supplier Obligations) Regulations 2014;</w:t>
      </w:r>
      <w:bookmarkEnd w:id="2201"/>
    </w:p>
    <w:p w14:paraId="69E23132" w14:textId="1B6BEF1B" w:rsidR="00D179D6" w:rsidRPr="00462199" w:rsidRDefault="00D179D6" w:rsidP="005B3BB9">
      <w:pPr>
        <w:pStyle w:val="DefinitionsClauseAshurst"/>
      </w:pPr>
      <w:bookmarkStart w:id="2202" w:name="_Ref144112823"/>
      <w:r w:rsidRPr="00462199">
        <w:rPr>
          <w:b/>
        </w:rPr>
        <w:t>"Supply Chain Report"</w:t>
      </w:r>
      <w:r w:rsidRPr="00462199">
        <w:t xml:space="preserve"> means a report prepared by the Producer and submitted to the LCHA Counterparty pursuant to </w:t>
      </w:r>
      <w:r w:rsidR="007248B2" w:rsidRPr="007248B2">
        <w:t>Condition</w:t>
      </w:r>
      <w:r w:rsidRPr="00462199">
        <w:t xml:space="preserve"> </w:t>
      </w:r>
      <w:r w:rsidR="009120C5">
        <w:fldChar w:fldCharType="begin"/>
      </w:r>
      <w:r w:rsidR="009120C5">
        <w:instrText xml:space="preserve"> REF _Ref144114038 \w \h </w:instrText>
      </w:r>
      <w:r w:rsidR="009120C5">
        <w:fldChar w:fldCharType="separate"/>
      </w:r>
      <w:del w:id="2203" w:author="Faqir, Sofia (Energy Security)" w:date="2023-11-12T19:47:00Z">
        <w:r w:rsidR="00E473FC">
          <w:delText>35.1</w:delText>
        </w:r>
      </w:del>
      <w:r w:rsidR="009120C5">
        <w:fldChar w:fldCharType="end"/>
      </w:r>
      <w:r w:rsidRPr="00462199">
        <w:t xml:space="preserve"> (</w:t>
      </w:r>
      <w:r w:rsidRPr="00462199">
        <w:rPr>
          <w:i/>
        </w:rPr>
        <w:t>Supply Chain Report</w:t>
      </w:r>
      <w:r w:rsidRPr="00462199">
        <w:t xml:space="preserve">), which shall be substantially in the form attached at </w:t>
      </w:r>
      <w:r>
        <w:fldChar w:fldCharType="begin"/>
      </w:r>
      <w:r>
        <w:instrText xml:space="preserve"> REF _Ref144118005 \w \h </w:instrText>
      </w:r>
      <w:r>
        <w:fldChar w:fldCharType="separate"/>
      </w:r>
      <w:del w:id="2204" w:author="Faqir, Sofia (Energy Security)" w:date="2023-11-12T19:47:00Z">
        <w:r w:rsidR="00E473FC">
          <w:delText>Annex 7</w:delText>
        </w:r>
      </w:del>
      <w:r>
        <w:fldChar w:fldCharType="end"/>
      </w:r>
      <w:r w:rsidRPr="00462199">
        <w:t xml:space="preserve"> (</w:t>
      </w:r>
      <w:r w:rsidRPr="00462199">
        <w:rPr>
          <w:i/>
        </w:rPr>
        <w:t>Form of Supply Chain Report</w:t>
      </w:r>
      <w:r w:rsidRPr="00462199">
        <w:t>);</w:t>
      </w:r>
      <w:bookmarkEnd w:id="2202"/>
    </w:p>
    <w:p w14:paraId="25864BD1" w14:textId="16C0ADDC" w:rsidR="00D179D6" w:rsidRPr="00462199" w:rsidRDefault="00D179D6" w:rsidP="005B3BB9">
      <w:pPr>
        <w:pStyle w:val="DefinitionsClauseAshurst"/>
      </w:pPr>
      <w:bookmarkStart w:id="2205" w:name="_Ref144112824"/>
      <w:r w:rsidRPr="00462199">
        <w:rPr>
          <w:b/>
        </w:rPr>
        <w:t>"Supply Chain Report Deadline"</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_Ref144114038 \w \h </w:instrText>
      </w:r>
      <w:r w:rsidR="009120C5">
        <w:fldChar w:fldCharType="separate"/>
      </w:r>
      <w:del w:id="2206" w:author="Faqir, Sofia (Energy Security)" w:date="2023-11-12T19:47:00Z">
        <w:r w:rsidR="00E473FC">
          <w:delText>35.1</w:delText>
        </w:r>
      </w:del>
      <w:r w:rsidR="009120C5">
        <w:fldChar w:fldCharType="end"/>
      </w:r>
      <w:r w:rsidRPr="00462199">
        <w:t xml:space="preserve"> (</w:t>
      </w:r>
      <w:r w:rsidRPr="00462199">
        <w:rPr>
          <w:i/>
        </w:rPr>
        <w:t>Supply Chain Report</w:t>
      </w:r>
      <w:r w:rsidRPr="00462199">
        <w:t>);</w:t>
      </w:r>
      <w:bookmarkEnd w:id="2205"/>
    </w:p>
    <w:p w14:paraId="2C17660C" w14:textId="78DA9C99" w:rsidR="00D179D6" w:rsidRPr="00462199" w:rsidRDefault="00D179D6" w:rsidP="005B3BB9">
      <w:pPr>
        <w:pStyle w:val="DefinitionsClauseAshurst"/>
      </w:pPr>
      <w:bookmarkStart w:id="2207" w:name="_Ref144112825"/>
      <w:r w:rsidRPr="00462199">
        <w:rPr>
          <w:b/>
        </w:rPr>
        <w:t>"Supply Chain Report Fees"</w:t>
      </w:r>
      <w:r w:rsidRPr="00462199">
        <w:t xml:space="preserve"> means the following amounts payable by the Producer to the LCHA Counterparty pursuant to </w:t>
      </w:r>
      <w:r w:rsidR="007248B2" w:rsidRPr="007248B2">
        <w:t>Condition</w:t>
      </w:r>
      <w:r w:rsidRPr="00462199">
        <w:t xml:space="preserve"> </w:t>
      </w:r>
      <w:r w:rsidR="009120C5">
        <w:fldChar w:fldCharType="begin"/>
      </w:r>
      <w:r w:rsidR="009120C5">
        <w:instrText xml:space="preserve"> REF _Ref144114055 \w \h </w:instrText>
      </w:r>
      <w:r w:rsidR="009120C5">
        <w:fldChar w:fldCharType="separate"/>
      </w:r>
      <w:del w:id="2208" w:author="Faqir, Sofia (Energy Security)" w:date="2023-11-12T19:47:00Z">
        <w:r w:rsidR="00E473FC">
          <w:delText>35.6</w:delText>
        </w:r>
      </w:del>
      <w:r w:rsidR="009120C5">
        <w:fldChar w:fldCharType="end"/>
      </w:r>
      <w:r w:rsidRPr="00462199">
        <w:t xml:space="preserve"> (</w:t>
      </w:r>
      <w:r w:rsidRPr="00462199">
        <w:rPr>
          <w:i/>
        </w:rPr>
        <w:t>Payment of Supply Chain Report Fees</w:t>
      </w:r>
      <w:r w:rsidRPr="00462199">
        <w:t>):</w:t>
      </w:r>
      <w:bookmarkEnd w:id="2207"/>
    </w:p>
    <w:p w14:paraId="18B29B06" w14:textId="77777777" w:rsidR="00D179D6" w:rsidRPr="00462199" w:rsidRDefault="00D179D6" w:rsidP="00867A58">
      <w:pPr>
        <w:pStyle w:val="DefinitionsAshurst"/>
      </w:pPr>
      <w:bookmarkStart w:id="2209" w:name="_Ref144112826"/>
      <w:r w:rsidRPr="00462199">
        <w:lastRenderedPageBreak/>
        <w:t>the sum of one thousand pounds sterling (£1,000), which shall be due and payable by the date which falls ten (10) Business Days after the date of the relevant Supply Chain Report Response Notice;</w:t>
      </w:r>
      <w:bookmarkEnd w:id="2209"/>
    </w:p>
    <w:p w14:paraId="16F205A8" w14:textId="77777777" w:rsidR="00D179D6" w:rsidRPr="00462199" w:rsidRDefault="00D179D6" w:rsidP="00867A58">
      <w:pPr>
        <w:pStyle w:val="DefinitionsAshurst"/>
      </w:pPr>
      <w:bookmarkStart w:id="2210" w:name="_Ref144112827"/>
      <w:r w:rsidRPr="00462199">
        <w:t>the sum of one thousand pounds sterling (£1,000), which shall be due and payable by the date which falls one (1) Month and ten (10) Business Days after the date of the relevant Supply Chain Report Response Notice;</w:t>
      </w:r>
      <w:bookmarkEnd w:id="2210"/>
    </w:p>
    <w:p w14:paraId="5DCFB4A7" w14:textId="77777777" w:rsidR="00D179D6" w:rsidRPr="00462199" w:rsidRDefault="00D179D6" w:rsidP="00867A58">
      <w:pPr>
        <w:pStyle w:val="DefinitionsAshurst"/>
      </w:pPr>
      <w:bookmarkStart w:id="2211" w:name="_Ref144112828"/>
      <w:r w:rsidRPr="00462199">
        <w:t>the sum of one thousand pounds sterling (£1,000), which shall be due and payable by the date which falls two (2) Months and ten (10) Business Days after the date of the relevant Supply Chain Report Response Notice;</w:t>
      </w:r>
      <w:bookmarkEnd w:id="2211"/>
    </w:p>
    <w:p w14:paraId="04525478" w14:textId="77777777" w:rsidR="00D179D6" w:rsidRPr="00462199" w:rsidRDefault="00D179D6" w:rsidP="00867A58">
      <w:pPr>
        <w:pStyle w:val="DefinitionsAshurst"/>
      </w:pPr>
      <w:bookmarkStart w:id="2212" w:name="_Ref144112829"/>
      <w:r w:rsidRPr="00462199">
        <w:t>the sum of two thousand five hundred pounds sterling (£2,500), which shall be due and payable by the date which falls three (3) Months and ten (10) Business Days after the date of the relevant Supply Chain Report Response Notice; and</w:t>
      </w:r>
      <w:bookmarkEnd w:id="2212"/>
    </w:p>
    <w:p w14:paraId="657F455A" w14:textId="77777777" w:rsidR="00D179D6" w:rsidRPr="00462199" w:rsidRDefault="00D179D6" w:rsidP="00867A58">
      <w:pPr>
        <w:pStyle w:val="DefinitionsAshurst"/>
      </w:pPr>
      <w:bookmarkStart w:id="2213" w:name="_Ref144112830"/>
      <w:r w:rsidRPr="00462199">
        <w:t>the sum of five thousand pounds sterling (£5,000), which shall be due and payable by the date which falls four (4) Months and ten (10) Business Days after the date of the relevant Supply Chain Report Response Notice, with the same amount to then be due and payable each subsequent Month thereafter;</w:t>
      </w:r>
      <w:bookmarkEnd w:id="2213"/>
    </w:p>
    <w:p w14:paraId="5E946BA7" w14:textId="75B684F4" w:rsidR="00D179D6" w:rsidRPr="00462199" w:rsidRDefault="00D179D6" w:rsidP="005B3BB9">
      <w:pPr>
        <w:pStyle w:val="DefinitionsClauseAshurst"/>
      </w:pPr>
      <w:bookmarkStart w:id="2214" w:name="_Ref144112831"/>
      <w:r w:rsidRPr="00462199">
        <w:rPr>
          <w:b/>
        </w:rPr>
        <w:t>"Supply Chain Report Response Notice"</w:t>
      </w:r>
      <w:r w:rsidRPr="00462199">
        <w:t xml:space="preserve"> has the meaning given to that term in </w:t>
      </w:r>
      <w:r w:rsidR="007248B2" w:rsidRPr="007248B2">
        <w:t>Condition</w:t>
      </w:r>
      <w:r w:rsidRPr="00462199">
        <w:t> </w:t>
      </w:r>
      <w:r w:rsidR="009120C5">
        <w:fldChar w:fldCharType="begin"/>
      </w:r>
      <w:r w:rsidR="009120C5">
        <w:instrText xml:space="preserve"> REF _Ref144114045 \w \h </w:instrText>
      </w:r>
      <w:r w:rsidR="009120C5">
        <w:fldChar w:fldCharType="separate"/>
      </w:r>
      <w:del w:id="2215" w:author="Faqir, Sofia (Energy Security)" w:date="2023-11-12T19:47:00Z">
        <w:r w:rsidR="00E473FC">
          <w:delText>35.4</w:delText>
        </w:r>
      </w:del>
      <w:r w:rsidR="009120C5">
        <w:fldChar w:fldCharType="end"/>
      </w:r>
      <w:r w:rsidRPr="00462199">
        <w:t xml:space="preserve"> (</w:t>
      </w:r>
      <w:r w:rsidRPr="00462199">
        <w:rPr>
          <w:i/>
        </w:rPr>
        <w:t>Supply Chain Report</w:t>
      </w:r>
      <w:r w:rsidRPr="00462199">
        <w:t>);</w:t>
      </w:r>
      <w:bookmarkEnd w:id="2214"/>
    </w:p>
    <w:p w14:paraId="7EF2DD53" w14:textId="77777777" w:rsidR="00D179D6" w:rsidRPr="00462199" w:rsidRDefault="00D179D6" w:rsidP="005B3BB9">
      <w:pPr>
        <w:pStyle w:val="DefinitionsClauseAshurst"/>
      </w:pPr>
      <w:bookmarkStart w:id="2216" w:name="_Ref144112832"/>
      <w:r w:rsidRPr="00462199">
        <w:rPr>
          <w:b/>
        </w:rPr>
        <w:t>"Supporting Information"</w:t>
      </w:r>
      <w:r w:rsidRPr="00462199">
        <w:t xml:space="preserve"> means any and all calculations, confirmations, data, documentation, evidence (including expert's reports), explanations, information, measurements, readings, reports (including expert's reports), representations and statements (whether in written or documentary form);</w:t>
      </w:r>
      <w:bookmarkEnd w:id="2216"/>
    </w:p>
    <w:p w14:paraId="4621BC6D" w14:textId="761769B7" w:rsidR="00D179D6" w:rsidRPr="00462199" w:rsidRDefault="00D179D6" w:rsidP="005B3BB9">
      <w:pPr>
        <w:pStyle w:val="DefinitionsClauseAshurst"/>
      </w:pPr>
      <w:bookmarkStart w:id="2217" w:name="_Ref144112833"/>
      <w:r w:rsidRPr="00462199">
        <w:rPr>
          <w:b/>
        </w:rPr>
        <w:t>"Suspension CO</w:t>
      </w:r>
      <w:r w:rsidRPr="00462199">
        <w:rPr>
          <w:b/>
          <w:vertAlign w:val="subscript"/>
        </w:rPr>
        <w:t>2</w:t>
      </w:r>
      <w:r w:rsidRPr="00462199">
        <w:rPr>
          <w:b/>
        </w:rPr>
        <w:t xml:space="preserve"> T&amp;S Connection Confirmation Requirement Breach"</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_Ref144113226 \r \h \* MERGEFORMAT </w:instrText>
      </w:r>
      <w:r w:rsidRPr="00462199">
        <w:fldChar w:fldCharType="separate"/>
      </w:r>
      <w:del w:id="2218" w:author="Faqir, Sofia (Energy Security)" w:date="2023-11-12T19:47:00Z">
        <w:r w:rsidR="00E473FC" w:rsidRPr="00E473FC">
          <w:rPr>
            <w:color w:val="000000"/>
          </w:rPr>
          <w:delText>3.75(B)(i)</w:delText>
        </w:r>
      </w:del>
      <w:r w:rsidRPr="00462199">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Connection Confirmation Requirement: Suspension</w:t>
      </w:r>
      <w:r w:rsidRPr="00462199">
        <w:t>);</w:t>
      </w:r>
      <w:bookmarkEnd w:id="2217"/>
    </w:p>
    <w:p w14:paraId="1746846E" w14:textId="77777777" w:rsidR="00D179D6" w:rsidRPr="00462199" w:rsidRDefault="00D179D6" w:rsidP="005B3BB9">
      <w:pPr>
        <w:pStyle w:val="DefinitionsClauseAshurst"/>
      </w:pPr>
      <w:bookmarkStart w:id="2219" w:name="_Ref144112834"/>
      <w:r w:rsidRPr="00462199">
        <w:rPr>
          <w:b/>
        </w:rPr>
        <w:t>"Take-or-Pay Volumes"</w:t>
      </w:r>
      <w:r w:rsidRPr="00462199">
        <w:t xml:space="preserve"> means Hydrogen in respect of which the Producer has received payment from an Offtaker in lieu of the Offtaker taking such Hydrogen, under a take-or-pay, guaranteed minimum purchase volume, or similar arrangement with an Offtaker;</w:t>
      </w:r>
      <w:bookmarkEnd w:id="2219"/>
    </w:p>
    <w:p w14:paraId="075339D8" w14:textId="77777777" w:rsidR="00D179D6" w:rsidRPr="00462199" w:rsidRDefault="00D179D6" w:rsidP="005B3BB9">
      <w:pPr>
        <w:pStyle w:val="DefinitionsClauseAshurst"/>
      </w:pPr>
      <w:bookmarkStart w:id="2220" w:name="_Ref144112835"/>
      <w:r w:rsidRPr="00462199">
        <w:rPr>
          <w:b/>
        </w:rPr>
        <w:t>"Target Commissioning Date"</w:t>
      </w:r>
      <w:r w:rsidRPr="00462199">
        <w:t xml:space="preserve"> has the meaning given to that term in the Agreement;</w:t>
      </w:r>
      <w:bookmarkEnd w:id="2220"/>
    </w:p>
    <w:p w14:paraId="1EDECAB1" w14:textId="77777777" w:rsidR="00D179D6" w:rsidRPr="00462199" w:rsidRDefault="00D179D6" w:rsidP="005B3BB9">
      <w:pPr>
        <w:pStyle w:val="DefinitionsClauseAshurst"/>
      </w:pPr>
      <w:bookmarkStart w:id="2221" w:name="_Ref144112836"/>
      <w:r w:rsidRPr="00462199">
        <w:rPr>
          <w:b/>
        </w:rPr>
        <w:t>"Target Commissioning Window"</w:t>
      </w:r>
      <w:r w:rsidRPr="00462199">
        <w:t xml:space="preserve"> means the Initial Target Commissioning Window for the Facility as specified in the Agreement, as such period may be extended day for day for each day of delay to the Project by reason of:</w:t>
      </w:r>
      <w:bookmarkEnd w:id="2221"/>
    </w:p>
    <w:p w14:paraId="6412BD1E" w14:textId="7B3F9307" w:rsidR="00D179D6" w:rsidRPr="00462199" w:rsidRDefault="00D179D6" w:rsidP="00867A58">
      <w:pPr>
        <w:pStyle w:val="DefinitionsAshurst"/>
      </w:pPr>
      <w:bookmarkStart w:id="2222" w:name="_Ref144112837"/>
      <w:r w:rsidRPr="00462199">
        <w:t xml:space="preserve">a Force Majeure in respect of which the Producer is the FM Affected Party, but only to the extent that the Producer has satisfied the requirements and </w:t>
      </w:r>
      <w:r w:rsidR="007248B2" w:rsidRPr="007248B2">
        <w:t>condition</w:t>
      </w:r>
      <w:r w:rsidRPr="00462199">
        <w:t xml:space="preserve">s of </w:t>
      </w:r>
      <w:r w:rsidR="007248B2" w:rsidRPr="007248B2">
        <w:t>Condition</w:t>
      </w:r>
      <w:r w:rsidRPr="00462199">
        <w:t xml:space="preserve"> </w:t>
      </w:r>
      <w:r w:rsidR="009120C5">
        <w:fldChar w:fldCharType="begin"/>
      </w:r>
      <w:r w:rsidR="009120C5">
        <w:instrText xml:space="preserve"> REF _Ref144430467 \w \h </w:instrText>
      </w:r>
      <w:r w:rsidR="009120C5">
        <w:fldChar w:fldCharType="separate"/>
      </w:r>
      <w:del w:id="2223" w:author="Faqir, Sofia (Energy Security)" w:date="2023-11-12T19:47:00Z">
        <w:r w:rsidR="00E473FC">
          <w:delText>70</w:delText>
        </w:r>
      </w:del>
      <w:r w:rsidR="009120C5">
        <w:fldChar w:fldCharType="end"/>
      </w:r>
      <w:r w:rsidRPr="00462199">
        <w:t xml:space="preserve"> (</w:t>
      </w:r>
      <w:r w:rsidRPr="00462199">
        <w:rPr>
          <w:i/>
          <w:iCs/>
        </w:rPr>
        <w:t>Force Majeure</w:t>
      </w:r>
      <w:r w:rsidRPr="00462199">
        <w:t>) to be entitled to such extension; or</w:t>
      </w:r>
      <w:bookmarkEnd w:id="2222"/>
    </w:p>
    <w:p w14:paraId="3DEE196A" w14:textId="77777777" w:rsidR="00D179D6" w:rsidRPr="00462199" w:rsidRDefault="00D179D6" w:rsidP="00867A58">
      <w:pPr>
        <w:pStyle w:val="DefinitionsAshurst"/>
      </w:pPr>
      <w:bookmarkStart w:id="2224" w:name="_Ref144112838"/>
      <w:r w:rsidRPr="00462199">
        <w:t>the failure by any Electricity Transmission System Operator, Electricity Transmission Licensee, Licensed Electricity Distributor, to carry out in a timely manner any required system reinforcement or connection works specified in the construction agreement attributable to the Facility and to which any Electricity Transmission System Operator, Electricity Transmission Licensee, Licensed Electricity Distributor is a party (except to the extent that such failure is due to the fault or negligence of the Producer or its Representatives); or</w:t>
      </w:r>
      <w:bookmarkEnd w:id="2224"/>
    </w:p>
    <w:p w14:paraId="7251D876" w14:textId="77777777" w:rsidR="00D179D6" w:rsidRPr="00462199" w:rsidRDefault="00D179D6" w:rsidP="00867A58">
      <w:pPr>
        <w:pStyle w:val="DefinitionsAshurst"/>
      </w:pPr>
      <w:bookmarkStart w:id="2225" w:name="_Ref144112839"/>
      <w:r w:rsidRPr="00462199">
        <w:lastRenderedPageBreak/>
        <w:t>the failure of the Gas Licensed Transporter to carry out in a timely manner any required system reinforcement or connection works specified in the construction agreement attributable to the Facility and to which any Gas Licensed Transporter is a party (except to the extent that such failure is due to the fault or negligence of the Producer or its Representatives); or</w:t>
      </w:r>
      <w:bookmarkEnd w:id="2225"/>
    </w:p>
    <w:p w14:paraId="48EA28B8" w14:textId="77777777" w:rsidR="00D179D6" w:rsidRPr="00462199" w:rsidRDefault="00D179D6" w:rsidP="00867A58">
      <w:pPr>
        <w:pStyle w:val="DefinitionsAshurst"/>
      </w:pPr>
      <w:bookmarkStart w:id="2226" w:name="_Ref144112840"/>
      <w:r w:rsidRPr="00462199">
        <w:t>the failure of the Water Licensed Operator to carry out in a timely manner any required system reinforcement or connection works specified in the construction agreement attributable to the Facility and to which any Water Licensed Operator is a party (except to the extent that such failure is due to the fault or negligence of the Producer or its Representatives); or</w:t>
      </w:r>
      <w:bookmarkEnd w:id="2226"/>
    </w:p>
    <w:p w14:paraId="5A28EC70" w14:textId="66D37440" w:rsidR="00D179D6" w:rsidRPr="00462199" w:rsidRDefault="00D179D6" w:rsidP="00867A58">
      <w:pPr>
        <w:pStyle w:val="DefinitionsAshurst"/>
      </w:pPr>
      <w:bookmarkStart w:id="2227" w:name="_Ref144112841"/>
      <w:r w:rsidRPr="00462199">
        <w:t>for CCUS-Enabled Facilities only, a CO</w:t>
      </w:r>
      <w:r w:rsidRPr="00462199">
        <w:rPr>
          <w:vertAlign w:val="subscript"/>
        </w:rPr>
        <w:t>2</w:t>
      </w:r>
      <w:r w:rsidRPr="00462199">
        <w:t xml:space="preserve"> T&amp;S Commissioning Delay Event but only to the extent that the Producer has satisfied the requirements of </w:t>
      </w:r>
      <w:r w:rsidR="007248B2" w:rsidRPr="007248B2">
        <w:t>Condition</w:t>
      </w:r>
      <w:r w:rsidRPr="00462199">
        <w:t xml:space="preserve">s </w:t>
      </w:r>
      <w:r w:rsidR="009120C5">
        <w:fldChar w:fldCharType="begin"/>
      </w:r>
      <w:r w:rsidR="009120C5">
        <w:instrText xml:space="preserve"> REF _Ref144113128 \w \h </w:instrText>
      </w:r>
      <w:r w:rsidR="009120C5">
        <w:fldChar w:fldCharType="separate"/>
      </w:r>
      <w:del w:id="2228" w:author="Faqir, Sofia (Energy Security)" w:date="2023-11-12T19:47:00Z">
        <w:r w:rsidR="00E473FC">
          <w:delText>3.42</w:delText>
        </w:r>
      </w:del>
      <w:r w:rsidR="009120C5">
        <w:fldChar w:fldCharType="end"/>
      </w:r>
      <w:r w:rsidRPr="00462199">
        <w:t xml:space="preserve"> and </w:t>
      </w:r>
      <w:r w:rsidRPr="00462199">
        <w:fldChar w:fldCharType="begin"/>
      </w:r>
      <w:r w:rsidRPr="00462199">
        <w:instrText xml:space="preserve">  REF _Ref144113136 \r \h \* MERGEFORMAT </w:instrText>
      </w:r>
      <w:r w:rsidRPr="00462199">
        <w:fldChar w:fldCharType="separate"/>
      </w:r>
      <w:del w:id="2229" w:author="Faqir, Sofia (Energy Security)" w:date="2023-11-12T19:47:00Z">
        <w:r w:rsidR="00E473FC" w:rsidRPr="00E473FC">
          <w:rPr>
            <w:color w:val="000000"/>
          </w:rPr>
          <w:delText>3.43</w:delText>
        </w:r>
      </w:del>
      <w:r w:rsidRPr="00462199">
        <w:fldChar w:fldCharType="end"/>
      </w:r>
      <w:r w:rsidRPr="00462199">
        <w:t xml:space="preserve"> (</w:t>
      </w:r>
      <w:r w:rsidRPr="00462199">
        <w:rPr>
          <w:i/>
          <w:iCs/>
        </w:rPr>
        <w:t xml:space="preserve">Relief due to </w:t>
      </w:r>
      <w:r w:rsidRPr="00462199">
        <w:rPr>
          <w:bCs/>
          <w:i/>
        </w:rPr>
        <w:t>CO</w:t>
      </w:r>
      <w:r w:rsidRPr="00462199">
        <w:rPr>
          <w:bCs/>
          <w:i/>
          <w:vertAlign w:val="subscript"/>
        </w:rPr>
        <w:t>2</w:t>
      </w:r>
      <w:r w:rsidRPr="00462199">
        <w:rPr>
          <w:i/>
          <w:iCs/>
        </w:rPr>
        <w:t xml:space="preserve"> T&amp;S Commissioning Delay Event</w:t>
      </w:r>
      <w:r w:rsidRPr="00462199">
        <w:t>) to be entitled to such extension,</w:t>
      </w:r>
      <w:bookmarkEnd w:id="2227"/>
    </w:p>
    <w:p w14:paraId="6F037D78" w14:textId="3B4233E8" w:rsidR="00D179D6" w:rsidRPr="00462199" w:rsidRDefault="00D179D6" w:rsidP="005B3BB9">
      <w:pPr>
        <w:pStyle w:val="B12Ashurst"/>
      </w:pPr>
      <w:r w:rsidRPr="00462199">
        <w:t xml:space="preserve">and provided that in the case of delays caused by the reasons in </w:t>
      </w:r>
      <w:r w:rsidR="003C6781">
        <w:fldChar w:fldCharType="begin"/>
      </w:r>
      <w:r w:rsidR="003C6781">
        <w:instrText xml:space="preserve"> REF _Ref144112838 \r \h </w:instrText>
      </w:r>
      <w:r w:rsidR="003C6781">
        <w:fldChar w:fldCharType="separate"/>
      </w:r>
      <w:del w:id="2230" w:author="Faqir, Sofia (Energy Security)" w:date="2023-11-12T19:47:00Z">
        <w:r w:rsidR="00E473FC">
          <w:delText>B)</w:delText>
        </w:r>
      </w:del>
      <w:r w:rsidR="003C6781">
        <w:fldChar w:fldCharType="end"/>
      </w:r>
      <w:r w:rsidRPr="00462199">
        <w:t xml:space="preserve">, </w:t>
      </w:r>
      <w:r w:rsidR="003C6781">
        <w:fldChar w:fldCharType="begin"/>
      </w:r>
      <w:r w:rsidR="003C6781">
        <w:instrText xml:space="preserve"> REF _Ref144112839 \r \h </w:instrText>
      </w:r>
      <w:r w:rsidR="003C6781">
        <w:fldChar w:fldCharType="separate"/>
      </w:r>
      <w:del w:id="2231" w:author="Faqir, Sofia (Energy Security)" w:date="2023-11-12T19:47:00Z">
        <w:r w:rsidR="00E473FC">
          <w:delText>C)</w:delText>
        </w:r>
      </w:del>
      <w:r w:rsidR="003C6781">
        <w:fldChar w:fldCharType="end"/>
      </w:r>
      <w:r w:rsidRPr="00462199">
        <w:t xml:space="preserve"> and/or </w:t>
      </w:r>
      <w:r w:rsidR="003C6781">
        <w:fldChar w:fldCharType="begin"/>
      </w:r>
      <w:r w:rsidR="003C6781">
        <w:instrText xml:space="preserve"> REF _Ref144112840 \r \h </w:instrText>
      </w:r>
      <w:r w:rsidR="003C6781">
        <w:fldChar w:fldCharType="separate"/>
      </w:r>
      <w:del w:id="2232" w:author="Faqir, Sofia (Energy Security)" w:date="2023-11-12T19:47:00Z">
        <w:r w:rsidR="00E473FC">
          <w:delText>D)</w:delText>
        </w:r>
      </w:del>
      <w:r w:rsidR="003C6781">
        <w:fldChar w:fldCharType="end"/>
      </w:r>
      <w:r w:rsidRPr="00462199">
        <w:t xml:space="preserve"> above;</w:t>
      </w:r>
    </w:p>
    <w:p w14:paraId="73F15D4D" w14:textId="77777777" w:rsidR="00D179D6" w:rsidRPr="00462199" w:rsidRDefault="00D179D6" w:rsidP="00867A58">
      <w:pPr>
        <w:pStyle w:val="DefSubAshurst"/>
      </w:pPr>
      <w:bookmarkStart w:id="2233" w:name="_Ref144112842"/>
      <w:r w:rsidRPr="00462199">
        <w:t>the Producer gives notice to the LCHA Counterparty as soon as reasonably practicable of the nature and extent of the failure; and</w:t>
      </w:r>
      <w:bookmarkEnd w:id="2233"/>
    </w:p>
    <w:p w14:paraId="0D9544CB" w14:textId="77777777" w:rsidR="00D179D6" w:rsidRPr="00462199" w:rsidRDefault="00D179D6" w:rsidP="00867A58">
      <w:pPr>
        <w:pStyle w:val="DefSubAshurst"/>
      </w:pPr>
      <w:bookmarkStart w:id="2234" w:name="_Ref144112843"/>
      <w:r w:rsidRPr="00462199">
        <w:t>there shall be no extension for any day of delay to the Project that could have been avoided by the Producer and its Representatives using reasonable endeavours</w:t>
      </w:r>
      <w:bookmarkEnd w:id="2234"/>
    </w:p>
    <w:p w14:paraId="327CCFED" w14:textId="77777777" w:rsidR="00D179D6" w:rsidRPr="00462199" w:rsidRDefault="00D179D6" w:rsidP="00867A58">
      <w:pPr>
        <w:pStyle w:val="DefSubSubAshurst"/>
      </w:pPr>
      <w:bookmarkStart w:id="2235" w:name="_Ref144112844"/>
      <w:r w:rsidRPr="00462199">
        <w:t>to mitigate the effects of such failure (including delay to the Project);</w:t>
      </w:r>
      <w:bookmarkEnd w:id="2235"/>
    </w:p>
    <w:p w14:paraId="79418911" w14:textId="77777777" w:rsidR="00D179D6" w:rsidRPr="00462199" w:rsidRDefault="00D179D6" w:rsidP="00867A58">
      <w:pPr>
        <w:pStyle w:val="DefSubSubAshurst"/>
      </w:pPr>
      <w:bookmarkStart w:id="2236" w:name="_Ref144112845"/>
      <w:r w:rsidRPr="00462199">
        <w:t>to carry out its obligations under the LCHA and each other LCHA Document in any way that is reasonably practicable; and</w:t>
      </w:r>
      <w:bookmarkEnd w:id="2236"/>
    </w:p>
    <w:p w14:paraId="62344670" w14:textId="77777777" w:rsidR="00D179D6" w:rsidRPr="00462199" w:rsidRDefault="00D179D6" w:rsidP="00867A58">
      <w:pPr>
        <w:pStyle w:val="DefSubSubAshurst"/>
      </w:pPr>
      <w:bookmarkStart w:id="2237" w:name="_Ref144112846"/>
      <w:r w:rsidRPr="00462199">
        <w:t>to resume the performance of its obligations under the LCHA and each other LCHA Document as soon as reasonably practicable;</w:t>
      </w:r>
      <w:bookmarkEnd w:id="2237"/>
    </w:p>
    <w:p w14:paraId="0A7F1ADF" w14:textId="77777777" w:rsidR="00D179D6" w:rsidRPr="00462199" w:rsidRDefault="00D179D6" w:rsidP="005B3BB9">
      <w:pPr>
        <w:pStyle w:val="DefinitionsClauseAshurst"/>
      </w:pPr>
      <w:bookmarkStart w:id="2238" w:name="_Ref144112847"/>
      <w:r w:rsidRPr="00462199">
        <w:rPr>
          <w:b/>
        </w:rPr>
        <w:t>"Tax"</w:t>
      </w:r>
      <w:r w:rsidRPr="00462199">
        <w:t xml:space="preserve"> means any taxes, levies, duties, imposts and any charges, deductions or withholdings in the nature of tax including taxes on gross or net Income, Profits or Gains and taxes on receipts, sales, use, occupation, development, franchise, employment, value added and personal property, together with any penalties, charges and interest relating to any of them;</w:t>
      </w:r>
      <w:bookmarkEnd w:id="2238"/>
    </w:p>
    <w:p w14:paraId="49368ADE" w14:textId="75CE0F63" w:rsidR="00D179D6" w:rsidRPr="00462199" w:rsidRDefault="00D179D6" w:rsidP="005B3BB9">
      <w:pPr>
        <w:pStyle w:val="DefinitionsClauseAshurst"/>
      </w:pPr>
      <w:bookmarkStart w:id="2239" w:name="_Ref144112848"/>
      <w:r w:rsidRPr="00462199">
        <w:rPr>
          <w:b/>
        </w:rPr>
        <w:t>"TCDE Termination Notice"</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_Ref144114770 \w \h </w:instrText>
      </w:r>
      <w:r w:rsidR="009120C5">
        <w:fldChar w:fldCharType="separate"/>
      </w:r>
      <w:del w:id="2240" w:author="Faqir, Sofia (Energy Security)" w:date="2023-11-12T19:47:00Z">
        <w:r w:rsidR="00E473FC">
          <w:delText>52.30</w:delText>
        </w:r>
      </w:del>
      <w:r w:rsidR="009120C5">
        <w:fldChar w:fldCharType="end"/>
      </w:r>
      <w:r w:rsidRPr="00462199">
        <w:t xml:space="preserve"> (</w:t>
      </w:r>
      <w:r w:rsidRPr="00462199">
        <w:rPr>
          <w:i/>
        </w:rPr>
        <w:t xml:space="preserve">Termination for failing to satisfy the </w:t>
      </w:r>
      <w:r w:rsidRPr="00462199">
        <w:rPr>
          <w:bCs/>
          <w:i/>
        </w:rPr>
        <w:t>CO</w:t>
      </w:r>
      <w:r w:rsidRPr="00462199">
        <w:rPr>
          <w:bCs/>
          <w:i/>
          <w:vertAlign w:val="subscript"/>
        </w:rPr>
        <w:t>2</w:t>
      </w:r>
      <w:r w:rsidRPr="00462199">
        <w:rPr>
          <w:i/>
        </w:rPr>
        <w:t xml:space="preserve"> T&amp;S Connection Confirmation Requirement</w:t>
      </w:r>
      <w:r w:rsidRPr="00462199">
        <w:t>);</w:t>
      </w:r>
      <w:bookmarkEnd w:id="2239"/>
    </w:p>
    <w:p w14:paraId="4C7A46C8" w14:textId="77777777" w:rsidR="00D179D6" w:rsidRPr="00462199" w:rsidRDefault="00D179D6" w:rsidP="005B3BB9">
      <w:pPr>
        <w:pStyle w:val="DefinitionsClauseAshurst"/>
      </w:pPr>
      <w:bookmarkStart w:id="2241" w:name="_Ref144112849"/>
      <w:r w:rsidRPr="00462199">
        <w:rPr>
          <w:b/>
        </w:rPr>
        <w:t>"Technical Amendment"</w:t>
      </w:r>
      <w:r w:rsidRPr="00462199">
        <w:t xml:space="preserve"> means any Proposed Amendment which is: (i) not a Material Amendment; (ii) required to correct a manifest error; or (iii) a Relevant H</w:t>
      </w:r>
      <w:r w:rsidRPr="00366711">
        <w:rPr>
          <w:vertAlign w:val="subscript"/>
        </w:rPr>
        <w:t>2</w:t>
      </w:r>
      <w:r w:rsidRPr="00462199">
        <w:t xml:space="preserve"> Levy Revenue Support Regulations Amendment;</w:t>
      </w:r>
      <w:bookmarkEnd w:id="2241"/>
    </w:p>
    <w:p w14:paraId="09FA4239" w14:textId="6774A0EB" w:rsidR="00D179D6" w:rsidRPr="00462199" w:rsidRDefault="00D179D6" w:rsidP="005B3BB9">
      <w:pPr>
        <w:pStyle w:val="DefinitionsClauseAshurst"/>
      </w:pPr>
      <w:bookmarkStart w:id="2242" w:name="_Ref144112850"/>
      <w:r w:rsidRPr="00462199">
        <w:rPr>
          <w:b/>
        </w:rPr>
        <w:t>"Technical Amendment Agreement"</w:t>
      </w:r>
      <w:r w:rsidRPr="00462199">
        <w:t xml:space="preserve"> has the meaning given to that term in paragraph </w:t>
      </w:r>
      <w:r>
        <w:fldChar w:fldCharType="begin"/>
      </w:r>
      <w:r>
        <w:instrText xml:space="preserve"> REF _Ref144115598 \w \h </w:instrText>
      </w:r>
      <w:r>
        <w:fldChar w:fldCharType="separate"/>
      </w:r>
      <w:del w:id="2243" w:author="Faqir, Sofia (Energy Security)" w:date="2023-11-12T19:47:00Z">
        <w:r w:rsidR="00E473FC">
          <w:delText>2.10</w:delText>
        </w:r>
      </w:del>
      <w:r>
        <w:fldChar w:fldCharType="end"/>
      </w:r>
      <w:r w:rsidRPr="00462199">
        <w:t xml:space="preserve"> of </w:t>
      </w:r>
      <w:r>
        <w:fldChar w:fldCharType="begin"/>
      </w:r>
      <w:r>
        <w:instrText xml:space="preserve"> REF _Ref144118001 \w \h </w:instrText>
      </w:r>
      <w:r>
        <w:fldChar w:fldCharType="separate"/>
      </w:r>
      <w:del w:id="2244"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2242"/>
    </w:p>
    <w:p w14:paraId="60CB36D5" w14:textId="57BEFCDE" w:rsidR="00D179D6" w:rsidRPr="00462199" w:rsidRDefault="00D179D6" w:rsidP="005B3BB9">
      <w:pPr>
        <w:pStyle w:val="DefinitionsClauseAshurst"/>
      </w:pPr>
      <w:bookmarkStart w:id="2245" w:name="_Ref144112851"/>
      <w:r w:rsidRPr="00462199">
        <w:rPr>
          <w:b/>
        </w:rPr>
        <w:t>"Technical Amendment Response Notification"</w:t>
      </w:r>
      <w:r w:rsidRPr="00462199">
        <w:t xml:space="preserve"> has the meaning given to that term in paragraph </w:t>
      </w:r>
      <w:r w:rsidRPr="00462199">
        <w:fldChar w:fldCharType="begin"/>
      </w:r>
      <w:r w:rsidRPr="00462199">
        <w:instrText xml:space="preserve">  REF _Ref144115576 \r \h \* MERGEFORMAT </w:instrText>
      </w:r>
      <w:r w:rsidRPr="00462199">
        <w:fldChar w:fldCharType="separate"/>
      </w:r>
      <w:del w:id="2246" w:author="Faqir, Sofia (Energy Security)" w:date="2023-11-12T19:47:00Z">
        <w:r w:rsidR="00E473FC" w:rsidRPr="00E473FC">
          <w:rPr>
            <w:color w:val="000000"/>
          </w:rPr>
          <w:delText>2.6(B)(ii)</w:delText>
        </w:r>
      </w:del>
      <w:r w:rsidRPr="00462199">
        <w:fldChar w:fldCharType="end"/>
      </w:r>
      <w:r w:rsidRPr="00462199">
        <w:t xml:space="preserve"> of </w:t>
      </w:r>
      <w:r>
        <w:fldChar w:fldCharType="begin"/>
      </w:r>
      <w:r>
        <w:instrText xml:space="preserve"> REF _Ref144118001 \w \h </w:instrText>
      </w:r>
      <w:r>
        <w:fldChar w:fldCharType="separate"/>
      </w:r>
      <w:del w:id="2247"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2245"/>
    </w:p>
    <w:p w14:paraId="6F037712" w14:textId="3E038A12" w:rsidR="00D179D6" w:rsidRPr="00462199" w:rsidRDefault="00D179D6" w:rsidP="005B3BB9">
      <w:pPr>
        <w:pStyle w:val="DefinitionsClauseAshurst"/>
      </w:pPr>
      <w:bookmarkStart w:id="2248" w:name="_Ref144112852"/>
      <w:r w:rsidRPr="00462199">
        <w:rPr>
          <w:b/>
        </w:rPr>
        <w:t>"Technical Amendment Response Period"</w:t>
      </w:r>
      <w:r w:rsidRPr="00462199">
        <w:t xml:space="preserve"> has the meaning given to that term in paragraph </w:t>
      </w:r>
      <w:r>
        <w:fldChar w:fldCharType="begin"/>
      </w:r>
      <w:r>
        <w:instrText xml:space="preserve"> REF _Ref144115574 \w \h </w:instrText>
      </w:r>
      <w:r>
        <w:fldChar w:fldCharType="separate"/>
      </w:r>
      <w:del w:id="2249" w:author="Faqir, Sofia (Energy Security)" w:date="2023-11-12T19:47:00Z">
        <w:r w:rsidR="00E473FC">
          <w:delText>2.6(B)</w:delText>
        </w:r>
      </w:del>
      <w:r>
        <w:fldChar w:fldCharType="end"/>
      </w:r>
      <w:r w:rsidRPr="00462199">
        <w:t xml:space="preserve"> of </w:t>
      </w:r>
      <w:r>
        <w:fldChar w:fldCharType="begin"/>
      </w:r>
      <w:r>
        <w:instrText xml:space="preserve"> REF _Ref144118001 \w \h </w:instrText>
      </w:r>
      <w:r>
        <w:fldChar w:fldCharType="separate"/>
      </w:r>
      <w:del w:id="2250"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2248"/>
    </w:p>
    <w:p w14:paraId="72FBEABE" w14:textId="28D4A4CA" w:rsidR="00D179D6" w:rsidRPr="00462199" w:rsidRDefault="00D179D6" w:rsidP="005B3BB9">
      <w:pPr>
        <w:pStyle w:val="DefinitionsClauseAshurst"/>
      </w:pPr>
      <w:bookmarkStart w:id="2251" w:name="_Ref144112853"/>
      <w:r w:rsidRPr="00462199">
        <w:rPr>
          <w:b/>
        </w:rPr>
        <w:t>"Technical Compliance Termination Event"</w:t>
      </w:r>
      <w:r w:rsidRPr="00462199">
        <w:t xml:space="preserve"> means an event as set out in </w:t>
      </w:r>
      <w:r w:rsidR="007248B2" w:rsidRPr="007248B2">
        <w:t>Condition</w:t>
      </w:r>
      <w:r w:rsidRPr="00462199">
        <w:t xml:space="preserve"> </w:t>
      </w:r>
      <w:r w:rsidR="009120C5">
        <w:fldChar w:fldCharType="begin"/>
      </w:r>
      <w:r w:rsidR="009120C5">
        <w:instrText xml:space="preserve"> REF _Ref144113840 \w \h </w:instrText>
      </w:r>
      <w:r w:rsidR="009120C5">
        <w:fldChar w:fldCharType="separate"/>
      </w:r>
      <w:del w:id="2252" w:author="Faqir, Sofia (Energy Security)" w:date="2023-11-12T19:47:00Z">
        <w:r w:rsidR="00E473FC">
          <w:delText>31.6</w:delText>
        </w:r>
      </w:del>
      <w:r w:rsidR="009120C5">
        <w:fldChar w:fldCharType="end"/>
      </w:r>
      <w:r w:rsidRPr="00462199">
        <w:t xml:space="preserve"> (</w:t>
      </w:r>
      <w:r w:rsidRPr="00462199">
        <w:rPr>
          <w:i/>
        </w:rPr>
        <w:t>Failure to remedy Metering Obligation breach</w:t>
      </w:r>
      <w:r w:rsidRPr="00462199">
        <w:t>);</w:t>
      </w:r>
      <w:bookmarkEnd w:id="2251"/>
    </w:p>
    <w:p w14:paraId="456968F1" w14:textId="00C2A178" w:rsidR="00D179D6" w:rsidRPr="00462199" w:rsidRDefault="00D179D6" w:rsidP="005B3BB9">
      <w:pPr>
        <w:pStyle w:val="DefinitionsClauseAshurst"/>
      </w:pPr>
      <w:bookmarkStart w:id="2253" w:name="_Ref144112854"/>
      <w:r w:rsidRPr="00462199">
        <w:rPr>
          <w:b/>
        </w:rPr>
        <w:lastRenderedPageBreak/>
        <w:t>"Term"</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_Ref144112969 \w \h </w:instrText>
      </w:r>
      <w:r w:rsidR="009120C5">
        <w:fldChar w:fldCharType="separate"/>
      </w:r>
      <w:del w:id="2254" w:author="Faqir, Sofia (Energy Security)" w:date="2023-11-12T19:47:00Z">
        <w:r w:rsidR="00E473FC">
          <w:delText>2.1</w:delText>
        </w:r>
      </w:del>
      <w:r w:rsidR="009120C5">
        <w:fldChar w:fldCharType="end"/>
      </w:r>
      <w:r w:rsidRPr="00462199">
        <w:t xml:space="preserve"> (</w:t>
      </w:r>
      <w:r w:rsidRPr="00462199">
        <w:rPr>
          <w:i/>
        </w:rPr>
        <w:t>Term and duration</w:t>
      </w:r>
      <w:r w:rsidRPr="00462199">
        <w:t>);</w:t>
      </w:r>
      <w:bookmarkEnd w:id="2253"/>
    </w:p>
    <w:p w14:paraId="77EBD15F" w14:textId="45B92207" w:rsidR="00D179D6" w:rsidRPr="00462199" w:rsidRDefault="00D179D6" w:rsidP="005B3BB9">
      <w:pPr>
        <w:pStyle w:val="DefinitionsClauseAshurst"/>
      </w:pPr>
      <w:bookmarkStart w:id="2255" w:name="_Ref144112855"/>
      <w:r w:rsidRPr="00462199">
        <w:rPr>
          <w:b/>
        </w:rPr>
        <w:t>"Termination Event"</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_Ref144114821 \w \h </w:instrText>
      </w:r>
      <w:r w:rsidR="009120C5">
        <w:fldChar w:fldCharType="separate"/>
      </w:r>
      <w:del w:id="2256" w:author="Faqir, Sofia (Energy Security)" w:date="2023-11-12T19:47:00Z">
        <w:r w:rsidR="00E473FC">
          <w:delText>54.1</w:delText>
        </w:r>
      </w:del>
      <w:r w:rsidR="009120C5">
        <w:fldChar w:fldCharType="end"/>
      </w:r>
      <w:r w:rsidRPr="00462199">
        <w:t xml:space="preserve"> (</w:t>
      </w:r>
      <w:r w:rsidRPr="00462199">
        <w:rPr>
          <w:i/>
        </w:rPr>
        <w:t>Termination Events</w:t>
      </w:r>
      <w:r w:rsidRPr="00462199">
        <w:t>);</w:t>
      </w:r>
      <w:bookmarkEnd w:id="2255"/>
    </w:p>
    <w:p w14:paraId="2CCC11F7" w14:textId="6A5B518A" w:rsidR="00D179D6" w:rsidRPr="00462199" w:rsidRDefault="00D179D6" w:rsidP="005B3BB9">
      <w:pPr>
        <w:pStyle w:val="DefinitionsClauseAshurst"/>
      </w:pPr>
      <w:bookmarkStart w:id="2257" w:name="_Ref144112856"/>
      <w:r w:rsidRPr="00462199">
        <w:rPr>
          <w:b/>
        </w:rPr>
        <w:t>"Test Performance Standards"</w:t>
      </w:r>
      <w:r w:rsidRPr="00462199">
        <w:t xml:space="preserve"> has the meaning given to that term in </w:t>
      </w:r>
      <w:r>
        <w:fldChar w:fldCharType="begin"/>
      </w:r>
      <w:r>
        <w:instrText xml:space="preserve"> REF _Ref144117999 \w \h </w:instrText>
      </w:r>
      <w:r>
        <w:fldChar w:fldCharType="separate"/>
      </w:r>
      <w:del w:id="2258"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2257"/>
    </w:p>
    <w:p w14:paraId="2BD9EC4D" w14:textId="4C540F1F" w:rsidR="00D179D6" w:rsidRPr="00462199" w:rsidRDefault="00D179D6" w:rsidP="005B3BB9">
      <w:pPr>
        <w:pStyle w:val="DefinitionsClauseAshurst"/>
      </w:pPr>
      <w:bookmarkStart w:id="2259" w:name="_Ref144112857"/>
      <w:r w:rsidRPr="00462199">
        <w:rPr>
          <w:b/>
        </w:rPr>
        <w:t>"Test Report Minimum Technical Requirements"</w:t>
      </w:r>
      <w:r w:rsidRPr="00462199">
        <w:t xml:space="preserve"> has the meaning given to that term in </w:t>
      </w:r>
      <w:r>
        <w:fldChar w:fldCharType="begin"/>
      </w:r>
      <w:r>
        <w:instrText xml:space="preserve"> REF _Ref144117999 \w \h </w:instrText>
      </w:r>
      <w:r>
        <w:fldChar w:fldCharType="separate"/>
      </w:r>
      <w:del w:id="2260"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2259"/>
    </w:p>
    <w:p w14:paraId="624B08F5" w14:textId="4FD4F8FE" w:rsidR="00D179D6" w:rsidRPr="00462199" w:rsidRDefault="00D179D6" w:rsidP="005B3BB9">
      <w:pPr>
        <w:pStyle w:val="DefinitionsClauseAshurst"/>
      </w:pPr>
      <w:bookmarkStart w:id="2261" w:name="_Ref144112858"/>
      <w:r w:rsidRPr="00462199">
        <w:rPr>
          <w:b/>
        </w:rPr>
        <w:t>"Test Run Period"</w:t>
      </w:r>
      <w:r w:rsidRPr="00462199">
        <w:t xml:space="preserve"> has the meaning given to that term in </w:t>
      </w:r>
      <w:r>
        <w:fldChar w:fldCharType="begin"/>
      </w:r>
      <w:r>
        <w:instrText xml:space="preserve"> REF _Ref144117999 \w \h </w:instrText>
      </w:r>
      <w:r>
        <w:fldChar w:fldCharType="separate"/>
      </w:r>
      <w:del w:id="2262"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2261"/>
    </w:p>
    <w:p w14:paraId="73A387AD" w14:textId="38611538" w:rsidR="00D179D6" w:rsidRPr="00462199" w:rsidRDefault="00D179D6" w:rsidP="005B3BB9">
      <w:pPr>
        <w:pStyle w:val="DefinitionsClauseAshurst"/>
      </w:pPr>
      <w:bookmarkStart w:id="2263" w:name="_Ref144112859"/>
      <w:r w:rsidRPr="00462199">
        <w:rPr>
          <w:b/>
        </w:rPr>
        <w:t>"Third Party"</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_Ref144115323 \w \h </w:instrText>
      </w:r>
      <w:r w:rsidR="009120C5">
        <w:fldChar w:fldCharType="separate"/>
      </w:r>
      <w:del w:id="2264" w:author="Faqir, Sofia (Energy Security)" w:date="2023-11-12T19:47:00Z">
        <w:r w:rsidR="00E473FC">
          <w:delText>85.1</w:delText>
        </w:r>
      </w:del>
      <w:r w:rsidR="009120C5">
        <w:fldChar w:fldCharType="end"/>
      </w:r>
      <w:r w:rsidRPr="00462199">
        <w:t xml:space="preserve"> (</w:t>
      </w:r>
      <w:r w:rsidRPr="00462199">
        <w:rPr>
          <w:i/>
        </w:rPr>
        <w:t>Third party rights</w:t>
      </w:r>
      <w:r w:rsidRPr="00462199">
        <w:t>);</w:t>
      </w:r>
      <w:bookmarkEnd w:id="2263"/>
    </w:p>
    <w:p w14:paraId="6398EE88" w14:textId="355518C3" w:rsidR="00D179D6" w:rsidRPr="00462199" w:rsidRDefault="00D179D6" w:rsidP="005B3BB9">
      <w:pPr>
        <w:pStyle w:val="DefinitionsClauseAshurst"/>
      </w:pPr>
      <w:bookmarkStart w:id="2265" w:name="_Ref144112860"/>
      <w:r w:rsidRPr="00462199">
        <w:rPr>
          <w:b/>
        </w:rPr>
        <w:t>"Third Party DCMP Contractor"</w:t>
      </w:r>
      <w:r w:rsidRPr="00462199">
        <w:t xml:space="preserve"> has the meaning given to that term in paragraph </w:t>
      </w:r>
      <w:r>
        <w:fldChar w:fldCharType="begin"/>
      </w:r>
      <w:r>
        <w:instrText xml:space="preserve"> REF _Ref144115875 \w \h </w:instrText>
      </w:r>
      <w:r>
        <w:fldChar w:fldCharType="separate"/>
      </w:r>
      <w:del w:id="2266"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2267"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2265"/>
    </w:p>
    <w:p w14:paraId="7D03CCD1" w14:textId="1CA3D1E0" w:rsidR="00D179D6" w:rsidRPr="00462199" w:rsidRDefault="00D179D6" w:rsidP="005B3BB9">
      <w:pPr>
        <w:pStyle w:val="DefinitionsClauseAshurst"/>
      </w:pPr>
      <w:bookmarkStart w:id="2268" w:name="_Ref144112861"/>
      <w:r w:rsidRPr="00462199">
        <w:rPr>
          <w:b/>
        </w:rPr>
        <w:t>"Third Party Provisions"</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_Ref144115323 \w \h </w:instrText>
      </w:r>
      <w:r w:rsidR="009120C5">
        <w:fldChar w:fldCharType="separate"/>
      </w:r>
      <w:del w:id="2269" w:author="Faqir, Sofia (Energy Security)" w:date="2023-11-12T19:47:00Z">
        <w:r w:rsidR="00E473FC">
          <w:delText>85.1</w:delText>
        </w:r>
      </w:del>
      <w:r w:rsidR="009120C5">
        <w:fldChar w:fldCharType="end"/>
      </w:r>
      <w:r w:rsidRPr="00462199">
        <w:t xml:space="preserve"> (</w:t>
      </w:r>
      <w:r w:rsidRPr="00462199">
        <w:rPr>
          <w:i/>
        </w:rPr>
        <w:t>Third party rights</w:t>
      </w:r>
      <w:r w:rsidRPr="00462199">
        <w:t>);</w:t>
      </w:r>
      <w:bookmarkEnd w:id="2268"/>
    </w:p>
    <w:p w14:paraId="15D55FF8" w14:textId="2162416C" w:rsidR="00D179D6" w:rsidRPr="00462199" w:rsidRDefault="00D179D6" w:rsidP="005B3BB9">
      <w:pPr>
        <w:pStyle w:val="DefinitionsClauseAshurst"/>
      </w:pPr>
      <w:bookmarkStart w:id="2270" w:name="_Ref144112862"/>
      <w:r w:rsidRPr="00462199">
        <w:rPr>
          <w:b/>
        </w:rPr>
        <w:t>"</w:t>
      </w:r>
      <w:commentRangeStart w:id="2271"/>
      <w:commentRangeStart w:id="2272"/>
      <w:r w:rsidRPr="00462199">
        <w:rPr>
          <w:b/>
        </w:rPr>
        <w:t>TNUoS Charges"</w:t>
      </w:r>
      <w:r w:rsidRPr="00462199">
        <w:t xml:space="preserve"> means the Transmission Network Use of System charges payable by an Electricity Supplier under the Connection and Use of System Code;</w:t>
      </w:r>
      <w:bookmarkEnd w:id="2270"/>
      <w:commentRangeEnd w:id="2271"/>
      <w:r w:rsidR="0039297C" w:rsidRPr="00462199">
        <w:rPr>
          <w:rStyle w:val="CommentReference"/>
          <w:rFonts w:ascii="Arial" w:hAnsi="Arial"/>
          <w:sz w:val="20"/>
          <w:szCs w:val="20"/>
        </w:rPr>
        <w:commentReference w:id="2271"/>
      </w:r>
      <w:commentRangeEnd w:id="2272"/>
      <w:r w:rsidR="004A0850" w:rsidRPr="00462199">
        <w:rPr>
          <w:rStyle w:val="CommentReference"/>
          <w:rFonts w:ascii="Arial" w:hAnsi="Arial"/>
          <w:sz w:val="20"/>
          <w:szCs w:val="20"/>
        </w:rPr>
        <w:commentReference w:id="2272"/>
      </w:r>
    </w:p>
    <w:p w14:paraId="35CF7241" w14:textId="53B73A77" w:rsidR="00D179D6" w:rsidRPr="00462199" w:rsidRDefault="00D179D6" w:rsidP="005B3BB9">
      <w:pPr>
        <w:pStyle w:val="DefinitionsClauseAshurst"/>
      </w:pPr>
      <w:bookmarkStart w:id="2273" w:name="_Ref144112863"/>
      <w:r w:rsidRPr="00462199">
        <w:rPr>
          <w:b/>
        </w:rPr>
        <w:t>"Total Accrued Volume"</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_Ref144113461 \w \h </w:instrText>
      </w:r>
      <w:r w:rsidR="009120C5">
        <w:fldChar w:fldCharType="separate"/>
      </w:r>
      <w:del w:id="2274" w:author="Faqir, Sofia (Energy Security)" w:date="2023-11-12T19:47:00Z">
        <w:r w:rsidR="00E473FC">
          <w:delText>13.2</w:delText>
        </w:r>
      </w:del>
      <w:r w:rsidR="009120C5">
        <w:fldChar w:fldCharType="end"/>
      </w:r>
      <w:r w:rsidRPr="00462199">
        <w:t xml:space="preserve"> (</w:t>
      </w:r>
      <w:r w:rsidRPr="00462199">
        <w:rPr>
          <w:i/>
        </w:rPr>
        <w:t>Automatic Expiry</w:t>
      </w:r>
      <w:r w:rsidRPr="00462199">
        <w:t>);</w:t>
      </w:r>
      <w:bookmarkEnd w:id="2273"/>
    </w:p>
    <w:p w14:paraId="725EF430" w14:textId="77777777" w:rsidR="00D179D6" w:rsidRPr="00462199" w:rsidRDefault="00D179D6" w:rsidP="005B3BB9">
      <w:pPr>
        <w:pStyle w:val="DefinitionsClauseAshurst"/>
      </w:pPr>
      <w:bookmarkStart w:id="2275" w:name="_Ref144112864"/>
      <w:r w:rsidRPr="00462199">
        <w:rPr>
          <w:b/>
        </w:rPr>
        <w:t>"Total Capex Payment"</w:t>
      </w:r>
      <w:r w:rsidRPr="00462199">
        <w:t xml:space="preserve"> has the meaning given to that term in the Agreement;</w:t>
      </w:r>
      <w:bookmarkEnd w:id="2275"/>
    </w:p>
    <w:p w14:paraId="3FCAC7B4" w14:textId="390033CF" w:rsidR="00D179D6" w:rsidRPr="00462199" w:rsidRDefault="00D179D6" w:rsidP="005B3BB9">
      <w:pPr>
        <w:pStyle w:val="DefinitionsClauseAshurst"/>
      </w:pPr>
      <w:bookmarkStart w:id="2276" w:name="_Ref144112865"/>
      <w:r w:rsidRPr="00462199">
        <w:rPr>
          <w:b/>
        </w:rPr>
        <w:t xml:space="preserve">"Total Invoiced Amount" </w:t>
      </w:r>
      <w:r w:rsidRPr="00462199">
        <w:t>means the price (</w:t>
      </w:r>
      <w:r w:rsidRPr="00462199">
        <w:rPr>
          <w:i/>
        </w:rPr>
        <w:t>expressed in pounds (£)</w:t>
      </w:r>
      <w:r w:rsidRPr="00462199">
        <w:t xml:space="preserve">) which is charged by the Producer to a Relevant Offtaker </w:t>
      </w:r>
      <w:r w:rsidR="00B91448" w:rsidRPr="00B91448">
        <w:t>(excluding, for th</w:t>
      </w:r>
      <w:r w:rsidR="00DD0B11">
        <w:t>e</w:t>
      </w:r>
      <w:r w:rsidR="00B91448" w:rsidRPr="00B91448">
        <w:t xml:space="preserve"> purpose</w:t>
      </w:r>
      <w:r w:rsidR="00DD0B11">
        <w:t>s of this definition</w:t>
      </w:r>
      <w:r w:rsidR="00B91448" w:rsidRPr="00B91448">
        <w:t>, an Own Consumption Offtake</w:t>
      </w:r>
      <w:r w:rsidR="00B91448">
        <w:t>r)</w:t>
      </w:r>
      <w:r w:rsidR="00B91448" w:rsidRPr="00B91448">
        <w:t xml:space="preserve"> </w:t>
      </w:r>
      <w:r w:rsidRPr="00462199">
        <w:t>for the sale of Hydrogen produced by the Hydrogen Production Plant in the relevant Billing Period, as set out in the relevant Offtaker Invoice;</w:t>
      </w:r>
      <w:bookmarkEnd w:id="2276"/>
    </w:p>
    <w:p w14:paraId="615C1E61" w14:textId="542136BB" w:rsidR="00D179D6" w:rsidRPr="00462199" w:rsidRDefault="00D179D6" w:rsidP="005B3BB9">
      <w:pPr>
        <w:pStyle w:val="DefinitionsClauseAshurst"/>
      </w:pPr>
      <w:bookmarkStart w:id="2277" w:name="_Ref144112866"/>
      <w:r w:rsidRPr="00462199">
        <w:rPr>
          <w:b/>
        </w:rPr>
        <w:t>"Total Invoiced Volumes"</w:t>
      </w:r>
      <w:r w:rsidRPr="00462199">
        <w:t xml:space="preserve"> means the aggregate Invoiced Volumes to Relevant Offtaker </w:t>
      </w:r>
      <w:r w:rsidR="005F36A4">
        <w:t xml:space="preserve">(excluding, for </w:t>
      </w:r>
      <w:r w:rsidR="00DD0B11">
        <w:t xml:space="preserve">the </w:t>
      </w:r>
      <w:r w:rsidR="005F36A4">
        <w:t>purpose</w:t>
      </w:r>
      <w:r w:rsidR="00DD0B11">
        <w:t>s of this definition</w:t>
      </w:r>
      <w:r w:rsidR="005F36A4">
        <w:t>, an Own Consumption Offtaker)</w:t>
      </w:r>
      <w:r w:rsidR="002661E7">
        <w:t xml:space="preserve"> </w:t>
      </w:r>
      <w:r w:rsidRPr="00462199">
        <w:t>during the relevant Billing Period which are:</w:t>
      </w:r>
      <w:bookmarkEnd w:id="2277"/>
    </w:p>
    <w:p w14:paraId="26064ED9" w14:textId="77777777" w:rsidR="00D179D6" w:rsidRPr="00462199" w:rsidRDefault="00D179D6" w:rsidP="00867A58">
      <w:pPr>
        <w:pStyle w:val="DefinitionsAshurst"/>
      </w:pPr>
      <w:bookmarkStart w:id="2278" w:name="_Ref144112867"/>
      <w:r w:rsidRPr="00462199">
        <w:t>Qualifying Volumes;</w:t>
      </w:r>
      <w:bookmarkEnd w:id="2278"/>
    </w:p>
    <w:p w14:paraId="5B0BABFA" w14:textId="77777777" w:rsidR="00D179D6" w:rsidRPr="00462199" w:rsidRDefault="00D179D6" w:rsidP="00867A58">
      <w:pPr>
        <w:pStyle w:val="DefinitionsAshurst"/>
      </w:pPr>
      <w:bookmarkStart w:id="2279" w:name="_Ref144112868"/>
      <w:r w:rsidRPr="00462199">
        <w:t>Non-Qualifying Volumes; or</w:t>
      </w:r>
      <w:bookmarkEnd w:id="2279"/>
    </w:p>
    <w:p w14:paraId="69D18B28" w14:textId="77777777" w:rsidR="00D179D6" w:rsidRPr="00462199" w:rsidRDefault="00D179D6" w:rsidP="00867A58">
      <w:pPr>
        <w:pStyle w:val="DefinitionsAshurst"/>
      </w:pPr>
      <w:bookmarkStart w:id="2280" w:name="_Ref144112869"/>
      <w:r w:rsidRPr="00462199">
        <w:t>RTFO Volumes,</w:t>
      </w:r>
      <w:bookmarkEnd w:id="2280"/>
    </w:p>
    <w:p w14:paraId="26D4689B" w14:textId="77777777" w:rsidR="00D179D6" w:rsidRPr="00462199" w:rsidRDefault="00D179D6" w:rsidP="005B3BB9">
      <w:pPr>
        <w:pStyle w:val="B12Ashurst"/>
        <w:rPr>
          <w:lang w:eastAsia="en-GB"/>
        </w:rPr>
      </w:pPr>
      <w:r w:rsidRPr="00462199">
        <w:t>as set out in the Payment Information Notice for such Billing Period;</w:t>
      </w:r>
    </w:p>
    <w:p w14:paraId="3DBDCB70" w14:textId="77777777" w:rsidR="00D179D6" w:rsidRPr="00462199" w:rsidRDefault="00D179D6" w:rsidP="005B3BB9">
      <w:pPr>
        <w:pStyle w:val="DefinitionsClauseAshurst"/>
      </w:pPr>
      <w:bookmarkStart w:id="2281" w:name="_Ref144112870"/>
      <w:r w:rsidRPr="00462199">
        <w:rPr>
          <w:b/>
        </w:rPr>
        <w:t>"Total Net Stored Volumes"</w:t>
      </w:r>
      <w:r w:rsidRPr="00462199">
        <w:t xml:space="preserve"> means the aggregate quantity of Hydrogen produced by the Hydrogen Production Plant (</w:t>
      </w:r>
      <w:r w:rsidRPr="00462199">
        <w:rPr>
          <w:i/>
        </w:rPr>
        <w:t>expressed in MWh (HHV)</w:t>
      </w:r>
      <w:r w:rsidRPr="00462199">
        <w:t>) during the relevant Billing Period which is:</w:t>
      </w:r>
      <w:bookmarkEnd w:id="2281"/>
    </w:p>
    <w:p w14:paraId="35326C51" w14:textId="77777777" w:rsidR="00D179D6" w:rsidRPr="00462199" w:rsidRDefault="00D179D6" w:rsidP="00867A58">
      <w:pPr>
        <w:pStyle w:val="DefinitionsAshurst"/>
      </w:pPr>
      <w:bookmarkStart w:id="2282" w:name="_Ref144112871"/>
      <w:r w:rsidRPr="00462199">
        <w:t>transferred to On-site Storage; or</w:t>
      </w:r>
      <w:bookmarkEnd w:id="2282"/>
    </w:p>
    <w:p w14:paraId="6A723717" w14:textId="77777777" w:rsidR="00D179D6" w:rsidRPr="00462199" w:rsidRDefault="00D179D6" w:rsidP="00867A58">
      <w:pPr>
        <w:pStyle w:val="DefinitionsAshurst"/>
      </w:pPr>
      <w:bookmarkStart w:id="2283" w:name="_Ref144112872"/>
      <w:r w:rsidRPr="00462199">
        <w:t>transferred to Off-site Storage,</w:t>
      </w:r>
      <w:bookmarkEnd w:id="2283"/>
    </w:p>
    <w:p w14:paraId="3AB85B20" w14:textId="77777777" w:rsidR="00D179D6" w:rsidRPr="00462199" w:rsidRDefault="00D179D6" w:rsidP="005B3BB9">
      <w:pPr>
        <w:pStyle w:val="B12Ashurst"/>
        <w:rPr>
          <w:lang w:eastAsia="en-GB"/>
        </w:rPr>
      </w:pPr>
      <w:r w:rsidRPr="00462199">
        <w:t>and, in each case, which has not been sold from On-site Storage or Off-site Storage (as appliable) at the end of the relevant Billing Period, as set out in the Payment Information Notice for such Billing Period;</w:t>
      </w:r>
    </w:p>
    <w:p w14:paraId="4D8CB86F" w14:textId="77777777" w:rsidR="00D179D6" w:rsidRPr="00462199" w:rsidRDefault="00D179D6" w:rsidP="005B3BB9">
      <w:pPr>
        <w:pStyle w:val="DefinitionsClauseAshurst"/>
      </w:pPr>
      <w:bookmarkStart w:id="2284" w:name="_Ref144112873"/>
      <w:r w:rsidRPr="00462199">
        <w:rPr>
          <w:b/>
        </w:rPr>
        <w:lastRenderedPageBreak/>
        <w:t xml:space="preserve">"Total Production Volumes" </w:t>
      </w:r>
      <w:r w:rsidRPr="00462199">
        <w:t>means the quantity of Hydrogen produced by the Hydrogen Production Plant (</w:t>
      </w:r>
      <w:r w:rsidRPr="00462199">
        <w:rPr>
          <w:i/>
        </w:rPr>
        <w:t>expressed in MWh (HHV)</w:t>
      </w:r>
      <w:r w:rsidRPr="00462199">
        <w:t>) during the relevant Billing Period, as measured by the Site Boundary Meter or, if On-site Storage is used and/or if there is an On-site Transfer of Hydrogen, the Production Meter, during such Billing Period;</w:t>
      </w:r>
      <w:bookmarkEnd w:id="2284"/>
    </w:p>
    <w:p w14:paraId="2A8C640D" w14:textId="77777777" w:rsidR="00D179D6" w:rsidRPr="00462199" w:rsidRDefault="00D179D6" w:rsidP="005B3BB9">
      <w:pPr>
        <w:pStyle w:val="DefinitionsClauseAshurst"/>
      </w:pPr>
      <w:bookmarkStart w:id="2285" w:name="_Ref144112874"/>
      <w:r w:rsidRPr="00462199">
        <w:rPr>
          <w:b/>
        </w:rPr>
        <w:t>"Total Project Pre-Commissioning Costs"</w:t>
      </w:r>
      <w:r w:rsidRPr="00462199">
        <w:t xml:space="preserve"> has the meaning given to that term in the Agreement;</w:t>
      </w:r>
      <w:bookmarkEnd w:id="2285"/>
    </w:p>
    <w:p w14:paraId="66E70583" w14:textId="374ADAFF" w:rsidR="00D179D6" w:rsidRPr="00462199" w:rsidRDefault="00D179D6" w:rsidP="005B3BB9">
      <w:pPr>
        <w:pStyle w:val="DefinitionsClauseAshurst"/>
      </w:pPr>
      <w:bookmarkStart w:id="2286" w:name="_Ref144112875"/>
      <w:r w:rsidRPr="00462199">
        <w:rPr>
          <w:b/>
        </w:rPr>
        <w:t>"Total System"</w:t>
      </w:r>
      <w:r w:rsidRPr="00462199">
        <w:t xml:space="preserve"> has the meaning given to that term in </w:t>
      </w:r>
      <w:r>
        <w:fldChar w:fldCharType="begin"/>
      </w:r>
      <w:r>
        <w:instrText xml:space="preserve"> REF _Ref144117999 \w \h </w:instrText>
      </w:r>
      <w:r>
        <w:fldChar w:fldCharType="separate"/>
      </w:r>
      <w:del w:id="2287"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2286"/>
    </w:p>
    <w:p w14:paraId="47CB54AC" w14:textId="4DC03477" w:rsidR="00D179D6" w:rsidRPr="00462199" w:rsidRDefault="00D179D6" w:rsidP="005B3BB9">
      <w:pPr>
        <w:pStyle w:val="DefinitionsClauseAshurst"/>
      </w:pPr>
      <w:bookmarkStart w:id="2288" w:name="_Ref144112876"/>
      <w:r w:rsidRPr="00462199">
        <w:rPr>
          <w:b/>
        </w:rPr>
        <w:t>"Transfer"</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_Ref144115257 \w \h </w:instrText>
      </w:r>
      <w:r w:rsidR="009120C5">
        <w:fldChar w:fldCharType="separate"/>
      </w:r>
      <w:del w:id="2289" w:author="Faqir, Sofia (Energy Security)" w:date="2023-11-12T19:47:00Z">
        <w:r w:rsidR="00E473FC">
          <w:delText>81.1</w:delText>
        </w:r>
      </w:del>
      <w:r w:rsidR="009120C5">
        <w:fldChar w:fldCharType="end"/>
      </w:r>
      <w:r w:rsidRPr="00462199">
        <w:t xml:space="preserve"> (</w:t>
      </w:r>
      <w:r w:rsidRPr="00462199">
        <w:rPr>
          <w:i/>
        </w:rPr>
        <w:t>Restriction on Transfers</w:t>
      </w:r>
      <w:r w:rsidRPr="00462199">
        <w:t>);</w:t>
      </w:r>
      <w:bookmarkEnd w:id="2288"/>
    </w:p>
    <w:p w14:paraId="5E7C1B68" w14:textId="61A98C2D" w:rsidR="00D179D6" w:rsidRPr="00462199" w:rsidRDefault="00D179D6" w:rsidP="005B3BB9">
      <w:pPr>
        <w:pStyle w:val="DefinitionsClauseAshurst"/>
      </w:pPr>
      <w:bookmarkStart w:id="2290" w:name="_Ref144112877"/>
      <w:r w:rsidRPr="00462199">
        <w:rPr>
          <w:b/>
        </w:rPr>
        <w:t>"Transferee"</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_Ref144115257 \w \h </w:instrText>
      </w:r>
      <w:r w:rsidR="009120C5">
        <w:fldChar w:fldCharType="separate"/>
      </w:r>
      <w:del w:id="2291" w:author="Faqir, Sofia (Energy Security)" w:date="2023-11-12T19:47:00Z">
        <w:r w:rsidR="00E473FC">
          <w:delText>81.1</w:delText>
        </w:r>
      </w:del>
      <w:r w:rsidR="009120C5">
        <w:fldChar w:fldCharType="end"/>
      </w:r>
      <w:r w:rsidRPr="00462199">
        <w:t xml:space="preserve"> (</w:t>
      </w:r>
      <w:r w:rsidRPr="00462199">
        <w:rPr>
          <w:i/>
        </w:rPr>
        <w:t>Restriction on Transfers</w:t>
      </w:r>
      <w:r w:rsidRPr="00462199">
        <w:t>);</w:t>
      </w:r>
      <w:bookmarkEnd w:id="2290"/>
    </w:p>
    <w:p w14:paraId="5A344536" w14:textId="4073771C" w:rsidR="00D179D6" w:rsidRPr="00462199" w:rsidRDefault="00D179D6" w:rsidP="005B3BB9">
      <w:pPr>
        <w:pStyle w:val="DefinitionsClauseAshurst"/>
      </w:pPr>
      <w:bookmarkStart w:id="2292" w:name="_Ref144112878"/>
      <w:r w:rsidRPr="00462199">
        <w:rPr>
          <w:b/>
        </w:rPr>
        <w:t>"Transferring Rights and Obligations"</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_Ref144115272 \r \h \* MERGEFORMAT </w:instrText>
      </w:r>
      <w:r w:rsidRPr="00462199">
        <w:fldChar w:fldCharType="separate"/>
      </w:r>
      <w:del w:id="2293" w:author="Faqir, Sofia (Energy Security)" w:date="2023-11-12T19:47:00Z">
        <w:r w:rsidR="00E473FC" w:rsidRPr="00E473FC">
          <w:rPr>
            <w:color w:val="000000"/>
          </w:rPr>
          <w:delText>81.5(A)</w:delText>
        </w:r>
      </w:del>
      <w:r w:rsidRPr="00462199">
        <w:fldChar w:fldCharType="end"/>
      </w:r>
      <w:r w:rsidRPr="00462199">
        <w:t xml:space="preserve"> (</w:t>
      </w:r>
      <w:r w:rsidRPr="00462199">
        <w:rPr>
          <w:i/>
        </w:rPr>
        <w:t>General provisions relating to permitted transfers</w:t>
      </w:r>
      <w:r w:rsidRPr="00462199">
        <w:t>);</w:t>
      </w:r>
      <w:bookmarkEnd w:id="2292"/>
    </w:p>
    <w:p w14:paraId="2250200E" w14:textId="77777777" w:rsidR="00D179D6" w:rsidRPr="00462199" w:rsidRDefault="00D179D6" w:rsidP="005B3BB9">
      <w:pPr>
        <w:pStyle w:val="DefinitionsClauseAshurst"/>
      </w:pPr>
      <w:bookmarkStart w:id="2294" w:name="_Ref144112879"/>
      <w:r w:rsidRPr="00462199">
        <w:rPr>
          <w:b/>
        </w:rPr>
        <w:t>"Treaty"</w:t>
      </w:r>
      <w:r w:rsidRPr="00462199">
        <w:t xml:space="preserve"> has the meaning given to that term in Article 2(1)(a) of the Vienna Convention on the law of treaties 1969;</w:t>
      </w:r>
      <w:bookmarkEnd w:id="2294"/>
    </w:p>
    <w:p w14:paraId="76EA8117" w14:textId="77777777" w:rsidR="00D179D6" w:rsidRPr="00462199" w:rsidRDefault="00D179D6" w:rsidP="005B3BB9">
      <w:pPr>
        <w:pStyle w:val="DefinitionsClauseAshurst"/>
      </w:pPr>
      <w:bookmarkStart w:id="2295" w:name="_Ref144112880"/>
      <w:r w:rsidRPr="00462199">
        <w:rPr>
          <w:b/>
        </w:rPr>
        <w:t>"Tribunal"</w:t>
      </w:r>
      <w:r w:rsidRPr="00462199">
        <w:t xml:space="preserve"> has the meaning given to that term in the FoIA;</w:t>
      </w:r>
      <w:bookmarkEnd w:id="2295"/>
    </w:p>
    <w:p w14:paraId="1D673E8D" w14:textId="77777777" w:rsidR="00D179D6" w:rsidRPr="00462199" w:rsidRDefault="00D179D6" w:rsidP="005B3BB9">
      <w:pPr>
        <w:pStyle w:val="DefinitionsClauseAshurst"/>
      </w:pPr>
      <w:bookmarkStart w:id="2296" w:name="_Ref144112881"/>
      <w:r w:rsidRPr="00462199">
        <w:rPr>
          <w:b/>
        </w:rPr>
        <w:t>"UK Competent Authority"</w:t>
      </w:r>
      <w:r w:rsidRPr="00462199">
        <w:t xml:space="preserve"> means a Competent Authority of the United Kingdom;</w:t>
      </w:r>
      <w:bookmarkEnd w:id="2296"/>
    </w:p>
    <w:p w14:paraId="1CD76FFB" w14:textId="77777777" w:rsidR="00D179D6" w:rsidRPr="00462199" w:rsidRDefault="00D179D6" w:rsidP="005B3BB9">
      <w:pPr>
        <w:pStyle w:val="DefinitionsClauseAshurst"/>
      </w:pPr>
      <w:bookmarkStart w:id="2297" w:name="_Ref144112882"/>
      <w:r w:rsidRPr="00462199">
        <w:rPr>
          <w:b/>
        </w:rPr>
        <w:t>"UK Emissions Trading Scheme"</w:t>
      </w:r>
      <w:r w:rsidRPr="00462199">
        <w:t xml:space="preserve"> means the emissions trading scheme in the UK established pursuant to The Greenhouse Gas Emissions Trading Scheme Order 2020;</w:t>
      </w:r>
      <w:bookmarkEnd w:id="2297"/>
    </w:p>
    <w:p w14:paraId="0FEFB1F9" w14:textId="19CC584D" w:rsidR="00D179D6" w:rsidRPr="00462199" w:rsidRDefault="00D179D6" w:rsidP="005B3BB9">
      <w:pPr>
        <w:pStyle w:val="DefinitionsClauseAshurst"/>
      </w:pPr>
      <w:bookmarkStart w:id="2298" w:name="_Ref144112883"/>
      <w:r w:rsidRPr="00462199">
        <w:rPr>
          <w:b/>
        </w:rPr>
        <w:t>"UK ETS Allowance Price"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299"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300"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298"/>
    </w:p>
    <w:p w14:paraId="798B635D" w14:textId="52D64946" w:rsidR="00D179D6" w:rsidRPr="00462199" w:rsidRDefault="00D179D6" w:rsidP="005B3BB9">
      <w:pPr>
        <w:pStyle w:val="DefinitionsClauseAshurst"/>
      </w:pPr>
      <w:bookmarkStart w:id="2301" w:name="_Ref144112884"/>
      <w:r w:rsidRPr="00462199">
        <w:rPr>
          <w:b/>
        </w:rPr>
        <w:t>"UK ETS Allowance Reference Price"</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302"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303"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301"/>
    </w:p>
    <w:p w14:paraId="736FD2AE" w14:textId="77777777" w:rsidR="00D179D6" w:rsidRPr="00462199" w:rsidRDefault="00D179D6" w:rsidP="005B3BB9">
      <w:pPr>
        <w:pStyle w:val="DefinitionsClauseAshurst"/>
      </w:pPr>
      <w:bookmarkStart w:id="2304" w:name="_Ref144112885"/>
      <w:r w:rsidRPr="00462199">
        <w:rPr>
          <w:b/>
        </w:rPr>
        <w:t xml:space="preserve">"UK ETS Allowances" </w:t>
      </w:r>
      <w:r w:rsidRPr="00462199">
        <w:t>means allowances created under the UK ETS Order;</w:t>
      </w:r>
      <w:bookmarkEnd w:id="2304"/>
    </w:p>
    <w:p w14:paraId="23F24CA2" w14:textId="77777777" w:rsidR="00D179D6" w:rsidRPr="00462199" w:rsidRDefault="00D179D6" w:rsidP="005B3BB9">
      <w:pPr>
        <w:pStyle w:val="DefinitionsClauseAshurst"/>
      </w:pPr>
      <w:bookmarkStart w:id="2305" w:name="_Ref144112886"/>
      <w:r w:rsidRPr="00462199">
        <w:rPr>
          <w:b/>
        </w:rPr>
        <w:t xml:space="preserve">"UK ETS Free Allowances" </w:t>
      </w:r>
      <w:r w:rsidRPr="00462199">
        <w:t>means any UK ETS Allowances which are allocated free of charge under Part 4A of the UK ETS Order;</w:t>
      </w:r>
      <w:bookmarkEnd w:id="2305"/>
    </w:p>
    <w:p w14:paraId="21729A3A" w14:textId="01C5F6CC" w:rsidR="00D179D6" w:rsidRPr="00462199" w:rsidRDefault="00D179D6" w:rsidP="005B3BB9">
      <w:pPr>
        <w:pStyle w:val="DefinitionsClauseAshurst"/>
      </w:pPr>
      <w:bookmarkStart w:id="2306" w:name="_Ref144112887"/>
      <w:r w:rsidRPr="00462199">
        <w:rPr>
          <w:b/>
        </w:rPr>
        <w:t>"UK ETS Free Allowances Termination Event"</w:t>
      </w:r>
      <w:r w:rsidRPr="00462199">
        <w:t xml:space="preserve"> has the meaning given to that term in </w:t>
      </w:r>
      <w:r w:rsidR="007248B2" w:rsidRPr="007248B2">
        <w:t>Condition</w:t>
      </w:r>
      <w:r w:rsidRPr="00462199">
        <w:t xml:space="preserve"> </w:t>
      </w:r>
      <w:r w:rsidR="009120C5">
        <w:fldChar w:fldCharType="begin"/>
      </w:r>
      <w:r w:rsidR="009120C5">
        <w:instrText xml:space="preserve"> REF _Ref144114036 \w \h </w:instrText>
      </w:r>
      <w:r w:rsidR="009120C5">
        <w:fldChar w:fldCharType="separate"/>
      </w:r>
      <w:del w:id="2307" w:author="Faqir, Sofia (Energy Security)" w:date="2023-11-12T19:47:00Z">
        <w:r w:rsidR="00E473FC">
          <w:delText>34.3</w:delText>
        </w:r>
      </w:del>
      <w:r w:rsidR="009120C5">
        <w:fldChar w:fldCharType="end"/>
      </w:r>
      <w:r w:rsidRPr="00462199">
        <w:t xml:space="preserve"> (</w:t>
      </w:r>
      <w:r w:rsidRPr="00462199">
        <w:rPr>
          <w:i/>
        </w:rPr>
        <w:t>Failure to comply with no application for or receipt of UK ETS Free Allowances: termination</w:t>
      </w:r>
      <w:r w:rsidRPr="00462199">
        <w:t>);</w:t>
      </w:r>
      <w:bookmarkEnd w:id="2306"/>
    </w:p>
    <w:p w14:paraId="44935F76" w14:textId="77777777" w:rsidR="00D179D6" w:rsidRPr="00462199" w:rsidRDefault="00D179D6" w:rsidP="005B3BB9">
      <w:pPr>
        <w:pStyle w:val="DefinitionsClauseAshurst"/>
      </w:pPr>
      <w:bookmarkStart w:id="2308" w:name="_Ref144112888"/>
      <w:r w:rsidRPr="00462199">
        <w:rPr>
          <w:b/>
        </w:rPr>
        <w:t xml:space="preserve">"UK ETS Order" </w:t>
      </w:r>
      <w:r w:rsidRPr="00462199">
        <w:t>means The Greenhouse Gas Emissions Trading Scheme Order 2020;</w:t>
      </w:r>
      <w:bookmarkEnd w:id="2308"/>
    </w:p>
    <w:p w14:paraId="64C21B24" w14:textId="77777777" w:rsidR="00D179D6" w:rsidRPr="00462199" w:rsidRDefault="00D179D6" w:rsidP="005B3BB9">
      <w:pPr>
        <w:pStyle w:val="DefinitionsClauseAshurst"/>
      </w:pPr>
      <w:bookmarkStart w:id="2309" w:name="_Ref144112889"/>
      <w:r w:rsidRPr="00462199">
        <w:rPr>
          <w:b/>
        </w:rPr>
        <w:t xml:space="preserve">"UK ETS Registry Administrator" </w:t>
      </w:r>
      <w:r w:rsidRPr="00462199">
        <w:t>shall have the meaning given to the term "registry administrator" in the UK ETS Order;</w:t>
      </w:r>
      <w:bookmarkEnd w:id="2309"/>
    </w:p>
    <w:p w14:paraId="059815CA" w14:textId="2299A6F6" w:rsidR="00D179D6" w:rsidRPr="00462199" w:rsidRDefault="00D179D6" w:rsidP="005B3BB9">
      <w:pPr>
        <w:pStyle w:val="DefinitionsClauseAshurst"/>
      </w:pPr>
      <w:bookmarkStart w:id="2310" w:name="_Ref144112890"/>
      <w:r w:rsidRPr="00462199">
        <w:rPr>
          <w:b/>
        </w:rPr>
        <w:t>"UKLCH Billing Statement"</w:t>
      </w:r>
      <w:r w:rsidRPr="00462199">
        <w:t xml:space="preserve"> has the meaning given to that term in </w:t>
      </w:r>
      <w:r w:rsidR="007248B2" w:rsidRPr="007248B2">
        <w:t>Condition</w:t>
      </w:r>
      <w:r w:rsidRPr="00462199">
        <w:t xml:space="preserve"> </w:t>
      </w:r>
      <w:r w:rsidR="00A34A4C">
        <w:fldChar w:fldCharType="begin"/>
      </w:r>
      <w:r w:rsidR="00A34A4C">
        <w:instrText xml:space="preserve"> REF _Ref144113647 \w \h </w:instrText>
      </w:r>
      <w:r w:rsidR="00A34A4C">
        <w:fldChar w:fldCharType="separate"/>
      </w:r>
      <w:del w:id="2311" w:author="Faqir, Sofia (Energy Security)" w:date="2023-11-12T19:47:00Z">
        <w:r w:rsidR="00E473FC">
          <w:delText>22.1</w:delText>
        </w:r>
      </w:del>
      <w:r w:rsidR="00A34A4C">
        <w:fldChar w:fldCharType="end"/>
      </w:r>
      <w:r w:rsidRPr="00462199">
        <w:t xml:space="preserve"> (</w:t>
      </w:r>
      <w:r w:rsidRPr="00462199">
        <w:rPr>
          <w:i/>
        </w:rPr>
        <w:t>Delivery of UKLCH Billing Statement</w:t>
      </w:r>
      <w:r w:rsidRPr="00462199">
        <w:t>);</w:t>
      </w:r>
      <w:bookmarkEnd w:id="2310"/>
    </w:p>
    <w:p w14:paraId="36889477" w14:textId="7BA6DD58" w:rsidR="00D179D6" w:rsidRPr="00462199" w:rsidRDefault="00D179D6" w:rsidP="005B3BB9">
      <w:pPr>
        <w:pStyle w:val="DefinitionsClauseAshurst"/>
      </w:pPr>
      <w:bookmarkStart w:id="2312" w:name="_Ref144112891"/>
      <w:r w:rsidRPr="00462199">
        <w:rPr>
          <w:b/>
        </w:rPr>
        <w:t>"UKLCH Compensatory Interest Amount"</w:t>
      </w:r>
      <w:r w:rsidRPr="00462199">
        <w:t xml:space="preserve"> has the meaning given to that term in </w:t>
      </w:r>
      <w:r w:rsidR="007248B2" w:rsidRPr="007248B2">
        <w:t>Condition</w:t>
      </w:r>
      <w:r w:rsidRPr="00462199">
        <w:t> </w:t>
      </w:r>
      <w:r w:rsidR="00A34A4C">
        <w:fldChar w:fldCharType="begin"/>
      </w:r>
      <w:r w:rsidR="00A34A4C">
        <w:instrText xml:space="preserve"> REF _Ref144113680 \w \h </w:instrText>
      </w:r>
      <w:r w:rsidR="00A34A4C">
        <w:fldChar w:fldCharType="separate"/>
      </w:r>
      <w:del w:id="2313" w:author="Faqir, Sofia (Energy Security)" w:date="2023-11-12T19:47:00Z">
        <w:r w:rsidR="00E473FC">
          <w:delText>22.6</w:delText>
        </w:r>
      </w:del>
      <w:r w:rsidR="00A34A4C">
        <w:fldChar w:fldCharType="end"/>
      </w:r>
      <w:r w:rsidRPr="00462199">
        <w:t xml:space="preserve"> (</w:t>
      </w:r>
      <w:r w:rsidRPr="00462199">
        <w:rPr>
          <w:i/>
        </w:rPr>
        <w:t>Calculation of UKLCH Compensatory Interest Amount</w:t>
      </w:r>
      <w:r w:rsidRPr="00462199">
        <w:t>);</w:t>
      </w:r>
      <w:bookmarkEnd w:id="2312"/>
    </w:p>
    <w:p w14:paraId="30B467E8" w14:textId="4B866FBB" w:rsidR="00D179D6" w:rsidRPr="00462199" w:rsidRDefault="00D179D6" w:rsidP="005B3BB9">
      <w:pPr>
        <w:pStyle w:val="DefinitionsClauseAshurst"/>
      </w:pPr>
      <w:bookmarkStart w:id="2314" w:name="_Ref144112892"/>
      <w:r w:rsidRPr="00462199">
        <w:rPr>
          <w:b/>
        </w:rPr>
        <w:t>"UKLCH Net Payable Amount"</w:t>
      </w:r>
      <w:r w:rsidRPr="00462199">
        <w:t xml:space="preserve"> has the meaning given to that term in </w:t>
      </w:r>
      <w:r w:rsidR="007248B2" w:rsidRPr="007248B2">
        <w:t>Condition</w:t>
      </w:r>
      <w:r w:rsidRPr="00462199">
        <w:t xml:space="preserve"> </w:t>
      </w:r>
      <w:r w:rsidR="00A34A4C">
        <w:fldChar w:fldCharType="begin"/>
      </w:r>
      <w:r w:rsidR="00A34A4C">
        <w:instrText xml:space="preserve"> REF _Ref144113690 \w \h </w:instrText>
      </w:r>
      <w:r w:rsidR="00A34A4C">
        <w:fldChar w:fldCharType="separate"/>
      </w:r>
      <w:del w:id="2315" w:author="Faqir, Sofia (Energy Security)" w:date="2023-11-12T19:47:00Z">
        <w:r w:rsidR="00E473FC">
          <w:delText>22.7</w:delText>
        </w:r>
      </w:del>
      <w:r w:rsidR="00A34A4C">
        <w:fldChar w:fldCharType="end"/>
      </w:r>
      <w:r w:rsidRPr="00462199">
        <w:t xml:space="preserve"> (</w:t>
      </w:r>
      <w:r w:rsidRPr="00462199">
        <w:rPr>
          <w:i/>
        </w:rPr>
        <w:t>Calculation of UKLCH Net Payable Amount</w:t>
      </w:r>
      <w:r w:rsidRPr="00462199">
        <w:t>);</w:t>
      </w:r>
      <w:bookmarkEnd w:id="2314"/>
    </w:p>
    <w:p w14:paraId="1402FE7C" w14:textId="77777777" w:rsidR="00D179D6" w:rsidRPr="00462199" w:rsidRDefault="00D179D6" w:rsidP="005B3BB9">
      <w:pPr>
        <w:pStyle w:val="DefinitionsClauseAshurst"/>
      </w:pPr>
      <w:bookmarkStart w:id="2316" w:name="_Ref144112893"/>
      <w:r w:rsidRPr="00462199">
        <w:rPr>
          <w:b/>
        </w:rPr>
        <w:lastRenderedPageBreak/>
        <w:t>"UKLCH Programme"</w:t>
      </w:r>
      <w:r w:rsidRPr="00462199">
        <w:t xml:space="preserve"> means a programme, as such programme may be updated from time to time, to develop a low carbon hydrogen sector in the UK, and to deploy a system comprising the following:</w:t>
      </w:r>
      <w:bookmarkEnd w:id="2316"/>
    </w:p>
    <w:p w14:paraId="51E98E4C" w14:textId="77777777" w:rsidR="00D179D6" w:rsidRPr="00462199" w:rsidRDefault="00D179D6" w:rsidP="00867A58">
      <w:pPr>
        <w:pStyle w:val="DefinitionsAshurst"/>
      </w:pPr>
      <w:bookmarkStart w:id="2317" w:name="_Ref144112894"/>
      <w:r w:rsidRPr="00462199">
        <w:t>producing low carbon hydrogen;</w:t>
      </w:r>
      <w:bookmarkEnd w:id="2317"/>
    </w:p>
    <w:p w14:paraId="0804DCBE" w14:textId="77777777" w:rsidR="00D179D6" w:rsidRPr="00462199" w:rsidRDefault="00D179D6" w:rsidP="00867A58">
      <w:pPr>
        <w:pStyle w:val="DefinitionsAshurst"/>
      </w:pPr>
      <w:bookmarkStart w:id="2318" w:name="_Ref144112895"/>
      <w:r w:rsidRPr="00462199">
        <w:t>storing such low carbon hydrogen;</w:t>
      </w:r>
      <w:bookmarkEnd w:id="2318"/>
    </w:p>
    <w:p w14:paraId="3D95246A" w14:textId="77777777" w:rsidR="00D179D6" w:rsidRPr="00462199" w:rsidRDefault="00D179D6" w:rsidP="00867A58">
      <w:pPr>
        <w:pStyle w:val="DefinitionsAshurst"/>
      </w:pPr>
      <w:bookmarkStart w:id="2319" w:name="_Ref144112896"/>
      <w:r w:rsidRPr="00462199">
        <w:t>transporting such low carbon hydrogen; and</w:t>
      </w:r>
      <w:bookmarkEnd w:id="2319"/>
    </w:p>
    <w:p w14:paraId="1DA2C39D" w14:textId="77777777" w:rsidR="00D179D6" w:rsidRPr="00462199" w:rsidRDefault="00D179D6" w:rsidP="00867A58">
      <w:pPr>
        <w:pStyle w:val="DefinitionsAshurst"/>
      </w:pPr>
      <w:bookmarkStart w:id="2320" w:name="_Ref144112897"/>
      <w:r w:rsidRPr="00462199">
        <w:t>the end use of such low carbon hydrogen;</w:t>
      </w:r>
      <w:bookmarkEnd w:id="2320"/>
    </w:p>
    <w:p w14:paraId="08370DFE" w14:textId="2EB6F887" w:rsidR="00D179D6" w:rsidRPr="00462199" w:rsidRDefault="00D179D6" w:rsidP="005B3BB9">
      <w:pPr>
        <w:pStyle w:val="DefinitionsClauseAshurst"/>
      </w:pPr>
      <w:bookmarkStart w:id="2321" w:name="_Ref144112898"/>
      <w:r w:rsidRPr="00462199">
        <w:rPr>
          <w:b/>
        </w:rPr>
        <w:t>"UKLCH Programme LCHA"</w:t>
      </w:r>
      <w:r w:rsidRPr="00462199">
        <w:t xml:space="preserve"> means each LCHA entered into between the LCHA Counterparty and an Eligible Producer pursuant to the </w:t>
      </w:r>
      <w:r w:rsidR="00942024">
        <w:t>EA 2023</w:t>
      </w:r>
      <w:r w:rsidRPr="00462199">
        <w:t>;</w:t>
      </w:r>
      <w:bookmarkEnd w:id="2321"/>
    </w:p>
    <w:p w14:paraId="43208657" w14:textId="7F792F06" w:rsidR="00D179D6" w:rsidRPr="00462199" w:rsidRDefault="00D179D6" w:rsidP="005B3BB9">
      <w:pPr>
        <w:pStyle w:val="DefinitionsClauseAshurst"/>
      </w:pPr>
      <w:bookmarkStart w:id="2322" w:name="_Ref144112899"/>
      <w:r w:rsidRPr="00462199">
        <w:rPr>
          <w:b/>
        </w:rPr>
        <w:t>"UKLCH Reconciliation Amounts"</w:t>
      </w:r>
      <w:r w:rsidRPr="00462199">
        <w:t xml:space="preserve"> has the meaning given to that term in </w:t>
      </w:r>
      <w:r w:rsidR="007248B2" w:rsidRPr="007248B2">
        <w:t>Condition</w:t>
      </w:r>
      <w:r w:rsidRPr="00462199">
        <w:t xml:space="preserve"> </w:t>
      </w:r>
      <w:r w:rsidR="00A34A4C">
        <w:fldChar w:fldCharType="begin"/>
      </w:r>
      <w:r w:rsidR="00A34A4C">
        <w:instrText xml:space="preserve"> REF _Ref144113666 \w \h </w:instrText>
      </w:r>
      <w:r w:rsidR="00A34A4C">
        <w:fldChar w:fldCharType="separate"/>
      </w:r>
      <w:del w:id="2323" w:author="Faqir, Sofia (Energy Security)" w:date="2023-11-12T19:47:00Z">
        <w:r w:rsidR="00E473FC">
          <w:delText>22.5</w:delText>
        </w:r>
      </w:del>
      <w:r w:rsidR="00A34A4C">
        <w:fldChar w:fldCharType="end"/>
      </w:r>
      <w:r w:rsidRPr="00462199">
        <w:t xml:space="preserve"> (</w:t>
      </w:r>
      <w:r w:rsidRPr="00462199">
        <w:rPr>
          <w:i/>
        </w:rPr>
        <w:t>Calculation of UKLCH Reconciliation Amounts</w:t>
      </w:r>
      <w:r w:rsidRPr="00462199">
        <w:t>);</w:t>
      </w:r>
      <w:bookmarkEnd w:id="2322"/>
    </w:p>
    <w:p w14:paraId="51CE92DE" w14:textId="670DEE11" w:rsidR="00D179D6" w:rsidRPr="00462199" w:rsidRDefault="00D179D6" w:rsidP="005B3BB9">
      <w:pPr>
        <w:pStyle w:val="DefinitionsClauseAshurst"/>
      </w:pPr>
      <w:bookmarkStart w:id="2324" w:name="_Ref144112900"/>
      <w:r w:rsidRPr="00462199">
        <w:rPr>
          <w:b/>
        </w:rPr>
        <w:t>"UKLCH Reconciliation Billing Period"</w:t>
      </w:r>
      <w:r w:rsidRPr="00462199">
        <w:t xml:space="preserve"> has the meaning given to that term in </w:t>
      </w:r>
      <w:r w:rsidR="007248B2" w:rsidRPr="007248B2">
        <w:t>Condition</w:t>
      </w:r>
      <w:r w:rsidRPr="00462199">
        <w:t> </w:t>
      </w:r>
      <w:r w:rsidR="00A34A4C">
        <w:fldChar w:fldCharType="begin"/>
      </w:r>
      <w:r w:rsidR="00A34A4C">
        <w:instrText xml:space="preserve"> REF _Ref144113680 \w \h </w:instrText>
      </w:r>
      <w:r w:rsidR="00A34A4C">
        <w:fldChar w:fldCharType="separate"/>
      </w:r>
      <w:del w:id="2325" w:author="Faqir, Sofia (Energy Security)" w:date="2023-11-12T19:47:00Z">
        <w:r w:rsidR="00E473FC">
          <w:delText>22.6</w:delText>
        </w:r>
      </w:del>
      <w:r w:rsidR="00A34A4C">
        <w:fldChar w:fldCharType="end"/>
      </w:r>
      <w:r w:rsidRPr="00462199">
        <w:t xml:space="preserve"> (</w:t>
      </w:r>
      <w:r w:rsidRPr="00462199">
        <w:rPr>
          <w:i/>
        </w:rPr>
        <w:t>Calculation of UKLCH Compensatory Interest Amount</w:t>
      </w:r>
      <w:r w:rsidRPr="00462199">
        <w:t>);</w:t>
      </w:r>
      <w:bookmarkEnd w:id="2324"/>
    </w:p>
    <w:p w14:paraId="16573E0C" w14:textId="22A78D4A" w:rsidR="007116FE" w:rsidRDefault="007116FE" w:rsidP="007116FE">
      <w:pPr>
        <w:pStyle w:val="DefinitionsClauseAshurst"/>
      </w:pPr>
      <w:bookmarkStart w:id="2326" w:name="_Ref144112901"/>
      <w:r w:rsidRPr="007116FE">
        <w:rPr>
          <w:b/>
          <w:bCs/>
        </w:rPr>
        <w:t>"</w:t>
      </w:r>
      <w:commentRangeStart w:id="2327"/>
      <w:commentRangeStart w:id="2328"/>
      <w:r w:rsidRPr="007116FE">
        <w:rPr>
          <w:b/>
          <w:bCs/>
        </w:rPr>
        <w:t>UK System Operator</w:t>
      </w:r>
      <w:commentRangeEnd w:id="2327"/>
      <w:r w:rsidR="00CC5849" w:rsidRPr="007116FE">
        <w:rPr>
          <w:rStyle w:val="CommentReference"/>
          <w:rFonts w:ascii="Arial" w:hAnsi="Arial"/>
          <w:b/>
          <w:bCs/>
          <w:sz w:val="20"/>
          <w:szCs w:val="20"/>
        </w:rPr>
        <w:commentReference w:id="2327"/>
      </w:r>
      <w:commentRangeEnd w:id="2328"/>
      <w:r w:rsidR="009814C6" w:rsidRPr="007116FE">
        <w:rPr>
          <w:rStyle w:val="CommentReference"/>
          <w:rFonts w:ascii="Arial" w:hAnsi="Arial"/>
          <w:b/>
          <w:bCs/>
          <w:sz w:val="20"/>
          <w:szCs w:val="20"/>
        </w:rPr>
        <w:commentReference w:id="2328"/>
      </w:r>
      <w:r w:rsidRPr="007116FE">
        <w:rPr>
          <w:b/>
          <w:bCs/>
        </w:rPr>
        <w:t>"</w:t>
      </w:r>
      <w:r>
        <w:t xml:space="preserve"> means the operator of the UK Transmission System, acting in that capacity;</w:t>
      </w:r>
      <w:r w:rsidRPr="00462199">
        <w:t xml:space="preserve"> </w:t>
      </w:r>
    </w:p>
    <w:p w14:paraId="7CE531A0" w14:textId="22DD140F" w:rsidR="00D179D6" w:rsidRPr="00462199" w:rsidRDefault="00D179D6" w:rsidP="007116FE">
      <w:pPr>
        <w:pStyle w:val="DefinitionsClauseAshurst"/>
      </w:pPr>
      <w:r w:rsidRPr="00462199">
        <w:t>"</w:t>
      </w:r>
      <w:r w:rsidRPr="00462199">
        <w:rPr>
          <w:b/>
        </w:rPr>
        <w:t>UK Transmission System</w:t>
      </w:r>
      <w:r w:rsidRPr="00462199">
        <w:t>" means the system consisting (wholly or mainly) of high voltage electric lines owned by Electricity Transmission Licensees within the United Kingdom that is used for the transmission of electricity from one (1) generating station to a substation or to another generating station or between substations or to or from any interconnector:</w:t>
      </w:r>
      <w:bookmarkEnd w:id="2326"/>
    </w:p>
    <w:p w14:paraId="7FADC54D" w14:textId="7F803F53" w:rsidR="00D179D6" w:rsidRPr="00462199" w:rsidRDefault="00D179D6" w:rsidP="005B3BB9">
      <w:pPr>
        <w:pStyle w:val="DefinitionsClauseAshurst"/>
      </w:pPr>
      <w:bookmarkStart w:id="2329" w:name="_Ref144112902"/>
      <w:r w:rsidRPr="00462199">
        <w:rPr>
          <w:b/>
        </w:rPr>
        <w:t>"UKA Futures Index"</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330"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331"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329"/>
    </w:p>
    <w:p w14:paraId="487716AE" w14:textId="06744D11" w:rsidR="00D179D6" w:rsidRPr="00462199" w:rsidRDefault="00D179D6" w:rsidP="005B3BB9">
      <w:pPr>
        <w:pStyle w:val="DefinitionsClauseAshurst"/>
      </w:pPr>
      <w:bookmarkStart w:id="2332" w:name="_Ref144112903"/>
      <w:r w:rsidRPr="00462199">
        <w:rPr>
          <w:b/>
        </w:rPr>
        <w:t>"UKA Observation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333"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334"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332"/>
    </w:p>
    <w:p w14:paraId="1BADE6DB" w14:textId="13C5F542" w:rsidR="00D179D6" w:rsidRPr="00462199" w:rsidRDefault="00D179D6" w:rsidP="005B3BB9">
      <w:pPr>
        <w:pStyle w:val="DefinitionsClauseAshurst"/>
      </w:pPr>
      <w:bookmarkStart w:id="2335" w:name="_Ref144112904"/>
      <w:r w:rsidRPr="00462199">
        <w:rPr>
          <w:b/>
        </w:rPr>
        <w:t>"UKAP Sources"</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336"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337"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335"/>
    </w:p>
    <w:p w14:paraId="797E2AA2" w14:textId="4472E728" w:rsidR="00D179D6" w:rsidRPr="00462199" w:rsidRDefault="00D179D6" w:rsidP="005B3BB9">
      <w:pPr>
        <w:pStyle w:val="DefinitionsClauseAshurst"/>
      </w:pPr>
      <w:bookmarkStart w:id="2338" w:name="_Ref144112905"/>
      <w:r w:rsidRPr="00462199">
        <w:rPr>
          <w:b/>
        </w:rPr>
        <w:t>"UKAP Trading Day"</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_Ref144117997 \r \h </w:instrText>
      </w:r>
      <w:r>
        <w:instrText xml:space="preserve"> \* MERGEFORMAT </w:instrText>
      </w:r>
      <w:r w:rsidRPr="00462199">
        <w:fldChar w:fldCharType="separate"/>
      </w:r>
      <w:del w:id="2339" w:author="Faqir, Sofia (Energy Security)" w:date="2023-11-12T19:47:00Z">
        <w:r w:rsidR="00E473FC">
          <w:delText>8</w:delText>
        </w:r>
      </w:del>
      <w:r w:rsidRPr="00462199">
        <w:fldChar w:fldCharType="end"/>
      </w:r>
      <w:r w:rsidRPr="00462199">
        <w:t xml:space="preserve"> (</w:t>
      </w:r>
      <w:r w:rsidRPr="00462199">
        <w:rPr>
          <w:i/>
        </w:rPr>
        <w:t>Definitions: Part 5</w:t>
      </w:r>
      <w:r w:rsidRPr="00462199">
        <w:t xml:space="preserve">) of </w:t>
      </w:r>
      <w:r>
        <w:fldChar w:fldCharType="begin"/>
      </w:r>
      <w:r>
        <w:instrText xml:space="preserve"> REF _Ref144118018 \w \h </w:instrText>
      </w:r>
      <w:r>
        <w:fldChar w:fldCharType="separate"/>
      </w:r>
      <w:del w:id="2340" w:author="Faqir, Sofia (Energy Security)" w:date="2023-11-12T19:47:00Z">
        <w:r w:rsidR="00E473FC">
          <w:delText>Part 5</w:delText>
        </w:r>
      </w:del>
      <w:r>
        <w:fldChar w:fldCharType="end"/>
      </w:r>
      <w:r w:rsidRPr="00462199">
        <w:t xml:space="preserve"> (</w:t>
      </w:r>
      <w:r w:rsidRPr="00462199">
        <w:rPr>
          <w:i/>
        </w:rPr>
        <w:t>Payment Calculations</w:t>
      </w:r>
      <w:r w:rsidRPr="00462199">
        <w:t>);</w:t>
      </w:r>
      <w:bookmarkEnd w:id="2338"/>
    </w:p>
    <w:p w14:paraId="78368933" w14:textId="77777777" w:rsidR="00D179D6" w:rsidRPr="00462199" w:rsidRDefault="00D179D6" w:rsidP="005B3BB9">
      <w:pPr>
        <w:pStyle w:val="DefinitionsClauseAshurst"/>
      </w:pPr>
      <w:bookmarkStart w:id="2341" w:name="_Ref144112906"/>
      <w:r w:rsidRPr="00462199">
        <w:rPr>
          <w:b/>
        </w:rPr>
        <w:t>"Ultimate Investor"</w:t>
      </w:r>
      <w:r w:rsidRPr="00462199">
        <w:t xml:space="preserve"> means any person who:</w:t>
      </w:r>
      <w:bookmarkEnd w:id="2341"/>
    </w:p>
    <w:p w14:paraId="5F3A6F93" w14:textId="77777777" w:rsidR="00D179D6" w:rsidRPr="00462199" w:rsidRDefault="00D179D6" w:rsidP="00867A58">
      <w:pPr>
        <w:pStyle w:val="DefinitionsAshurst"/>
      </w:pPr>
      <w:bookmarkStart w:id="2342" w:name="_Ref144112907"/>
      <w:r w:rsidRPr="00462199">
        <w:t>has Control of an Investor; or</w:t>
      </w:r>
      <w:bookmarkEnd w:id="2342"/>
    </w:p>
    <w:p w14:paraId="5FD73297" w14:textId="77777777" w:rsidR="00D179D6" w:rsidRPr="00462199" w:rsidRDefault="00D179D6" w:rsidP="00867A58">
      <w:pPr>
        <w:pStyle w:val="DefinitionsAshurst"/>
      </w:pPr>
      <w:bookmarkStart w:id="2343" w:name="_Ref144112908"/>
      <w:r w:rsidRPr="00462199">
        <w:t>holds any direct or indirect legal, beneficial or equitable interest in twenty five per cent. (25%) or more of the equity share capital (or other economic interests) of an Investor;</w:t>
      </w:r>
      <w:bookmarkEnd w:id="2343"/>
    </w:p>
    <w:p w14:paraId="5DBCC30A" w14:textId="77777777" w:rsidR="00D179D6" w:rsidRPr="00462199" w:rsidRDefault="00D179D6" w:rsidP="005B3BB9">
      <w:pPr>
        <w:pStyle w:val="DefinitionsClauseAshurst"/>
      </w:pPr>
      <w:bookmarkStart w:id="2344" w:name="_Ref144112909"/>
      <w:r w:rsidRPr="00462199">
        <w:rPr>
          <w:b/>
        </w:rPr>
        <w:t>"Unaccounted Volumes"</w:t>
      </w:r>
      <w:r w:rsidRPr="00462199">
        <w:t xml:space="preserve"> means any Total Production Volumes which are not:</w:t>
      </w:r>
      <w:bookmarkEnd w:id="2344"/>
    </w:p>
    <w:p w14:paraId="2D933DF6" w14:textId="77777777" w:rsidR="00D179D6" w:rsidRPr="00462199" w:rsidRDefault="00D179D6" w:rsidP="00867A58">
      <w:pPr>
        <w:pStyle w:val="DefinitionsAshurst"/>
      </w:pPr>
      <w:bookmarkStart w:id="2345" w:name="_Ref144112910"/>
      <w:r w:rsidRPr="00462199">
        <w:t>Total Invoiced Volumes; or</w:t>
      </w:r>
      <w:bookmarkEnd w:id="2345"/>
    </w:p>
    <w:p w14:paraId="04BCCC5B" w14:textId="77777777" w:rsidR="00D179D6" w:rsidRPr="00462199" w:rsidRDefault="00D179D6" w:rsidP="00867A58">
      <w:pPr>
        <w:pStyle w:val="DefinitionsAshurst"/>
      </w:pPr>
      <w:bookmarkStart w:id="2346" w:name="_Ref144112911"/>
      <w:r w:rsidRPr="00462199">
        <w:t>Total Net Stored Volumes;</w:t>
      </w:r>
      <w:bookmarkEnd w:id="2346"/>
    </w:p>
    <w:p w14:paraId="59F86532" w14:textId="77777777" w:rsidR="00D179D6" w:rsidRPr="00462199" w:rsidRDefault="00D179D6" w:rsidP="005B3BB9">
      <w:pPr>
        <w:pStyle w:val="DefinitionsClauseAshurst"/>
      </w:pPr>
      <w:bookmarkStart w:id="2347" w:name="_Ref144112912"/>
      <w:r w:rsidRPr="00462199">
        <w:rPr>
          <w:b/>
        </w:rPr>
        <w:t>"Uniform Network Code"</w:t>
      </w:r>
      <w:r w:rsidRPr="00462199">
        <w:t xml:space="preserve"> means the uniform network code prepared pursuant to the Gas Transporter Licence;</w:t>
      </w:r>
      <w:bookmarkEnd w:id="2347"/>
    </w:p>
    <w:p w14:paraId="294F1A77" w14:textId="77777777" w:rsidR="00D179D6" w:rsidRPr="00462199" w:rsidRDefault="00D179D6" w:rsidP="005B3BB9">
      <w:pPr>
        <w:pStyle w:val="DefinitionsClauseAshurst"/>
      </w:pPr>
      <w:bookmarkStart w:id="2348" w:name="_Ref144112913"/>
      <w:r w:rsidRPr="00462199">
        <w:rPr>
          <w:b/>
        </w:rPr>
        <w:lastRenderedPageBreak/>
        <w:t>"Union Funding"</w:t>
      </w:r>
      <w:r w:rsidRPr="00462199">
        <w:t xml:space="preserve"> means any funding from European Union resources (regardless of whether such funding constitutes subsidy or State aid), including funding under the NER 300 and Horizon 2020 programmes;</w:t>
      </w:r>
      <w:bookmarkEnd w:id="2348"/>
    </w:p>
    <w:p w14:paraId="5AB6FEE7" w14:textId="071AC805" w:rsidR="00D179D6" w:rsidRPr="00462199" w:rsidRDefault="00D179D6" w:rsidP="005B3BB9">
      <w:pPr>
        <w:pStyle w:val="DefinitionsClauseAshurst"/>
      </w:pPr>
      <w:bookmarkStart w:id="2349" w:name="_Ref144112914"/>
      <w:r w:rsidRPr="00462199">
        <w:rPr>
          <w:b/>
        </w:rPr>
        <w:t>"Valid Price"</w:t>
      </w:r>
      <w:r w:rsidRPr="00462199">
        <w:t xml:space="preserve"> has the meaning given to such term in </w:t>
      </w:r>
      <w:r w:rsidR="007248B2" w:rsidRPr="007248B2">
        <w:t>Condition</w:t>
      </w:r>
      <w:r w:rsidRPr="00462199">
        <w:t xml:space="preserve"> </w:t>
      </w:r>
      <w:r w:rsidRPr="00462199">
        <w:fldChar w:fldCharType="begin"/>
      </w:r>
      <w:r w:rsidRPr="00462199">
        <w:instrText xml:space="preserve">  REF _Ref144113435 \r \h \* MERGEFORMAT </w:instrText>
      </w:r>
      <w:r w:rsidRPr="00462199">
        <w:fldChar w:fldCharType="separate"/>
      </w:r>
      <w:del w:id="2350" w:author="Faqir, Sofia (Energy Security)" w:date="2023-11-12T19:47:00Z">
        <w:r w:rsidR="00E473FC" w:rsidRPr="00E473FC">
          <w:rPr>
            <w:color w:val="000000"/>
          </w:rPr>
          <w:delText>9.14(B)</w:delText>
        </w:r>
      </w:del>
      <w:r w:rsidRPr="00462199">
        <w:fldChar w:fldCharType="end"/>
      </w:r>
      <w:r w:rsidRPr="00462199">
        <w:t xml:space="preserve"> (</w:t>
      </w:r>
      <w:r w:rsidRPr="00462199">
        <w:rPr>
          <w:i/>
        </w:rPr>
        <w:t>Floor Price calculation</w:t>
      </w:r>
      <w:r w:rsidRPr="00462199">
        <w:t>);</w:t>
      </w:r>
      <w:bookmarkEnd w:id="2349"/>
    </w:p>
    <w:p w14:paraId="395DBC2F" w14:textId="77777777" w:rsidR="00D179D6" w:rsidRPr="00462199" w:rsidRDefault="00D179D6" w:rsidP="005B3BB9">
      <w:pPr>
        <w:pStyle w:val="DefinitionsClauseAshurst"/>
      </w:pPr>
      <w:bookmarkStart w:id="2351" w:name="_Ref144112915"/>
      <w:r w:rsidRPr="00462199">
        <w:rPr>
          <w:b/>
        </w:rPr>
        <w:t>"Variable QCiL Operating Costs"</w:t>
      </w:r>
      <w:r w:rsidRPr="00462199">
        <w:t xml:space="preserve"> means QCiL Operating Costs that vary in accordance with the amount of Hydrogen produced by the Hydrogen Production Plant;</w:t>
      </w:r>
      <w:bookmarkEnd w:id="2351"/>
    </w:p>
    <w:p w14:paraId="5C092FDD" w14:textId="77777777" w:rsidR="00D179D6" w:rsidRPr="00462199" w:rsidRDefault="00D179D6" w:rsidP="005B3BB9">
      <w:pPr>
        <w:pStyle w:val="DefinitionsClauseAshurst"/>
      </w:pPr>
      <w:bookmarkStart w:id="2352" w:name="_Ref144112916"/>
      <w:r w:rsidRPr="00462199">
        <w:rPr>
          <w:b/>
        </w:rPr>
        <w:t>"Variable QCiL Operating Savings"</w:t>
      </w:r>
      <w:r w:rsidRPr="00462199">
        <w:t xml:space="preserve"> means QCiL Operating Savings that vary in accordance with the amount of Hydrogen produced by the Hydrogen Production Plant;</w:t>
      </w:r>
      <w:bookmarkEnd w:id="2352"/>
    </w:p>
    <w:p w14:paraId="677E147D" w14:textId="77777777" w:rsidR="00D179D6" w:rsidRPr="00462199" w:rsidRDefault="00D179D6" w:rsidP="005B3BB9">
      <w:pPr>
        <w:pStyle w:val="DefinitionsClauseAshurst"/>
      </w:pPr>
      <w:bookmarkStart w:id="2353" w:name="_Ref144112917"/>
      <w:r w:rsidRPr="00462199">
        <w:rPr>
          <w:b/>
        </w:rPr>
        <w:t>"Water Distribution System"</w:t>
      </w:r>
      <w:r w:rsidRPr="00462199">
        <w:t xml:space="preserve"> means all or part of a transportation system in the United Kingdom operated by a Water Licensed Operator;</w:t>
      </w:r>
      <w:bookmarkEnd w:id="2353"/>
    </w:p>
    <w:p w14:paraId="6AE4EC21" w14:textId="057100A2" w:rsidR="00D179D6" w:rsidRPr="00462199" w:rsidRDefault="00D179D6" w:rsidP="005B3BB9">
      <w:pPr>
        <w:pStyle w:val="DefinitionsClauseAshurst"/>
      </w:pPr>
      <w:bookmarkStart w:id="2354" w:name="_Ref144112918"/>
      <w:r w:rsidRPr="00462199">
        <w:rPr>
          <w:b/>
        </w:rPr>
        <w:t>"Water Licensed Operator"</w:t>
      </w:r>
      <w:r w:rsidRPr="00462199">
        <w:t xml:space="preserve"> means</w:t>
      </w:r>
      <w:r w:rsidR="00232D5F">
        <w:t>:</w:t>
      </w:r>
      <w:r w:rsidRPr="00462199">
        <w:t xml:space="preserve"> </w:t>
      </w:r>
      <w:r w:rsidR="00232D5F">
        <w:t xml:space="preserve">(i) a statutory undertaker appointed; or (ii) the holder of </w:t>
      </w:r>
      <w:r w:rsidR="00232D5F" w:rsidRPr="00232D5F">
        <w:t>a licence granted</w:t>
      </w:r>
      <w:r w:rsidR="00232D5F">
        <w:t>,</w:t>
      </w:r>
      <w:r w:rsidR="00232D5F" w:rsidRPr="00232D5F">
        <w:t xml:space="preserve"> under the Water Industry Act 1991</w:t>
      </w:r>
      <w:r w:rsidRPr="00462199">
        <w:t>;</w:t>
      </w:r>
      <w:bookmarkEnd w:id="2354"/>
    </w:p>
    <w:p w14:paraId="6B439D54" w14:textId="77777777" w:rsidR="00D179D6" w:rsidRPr="00462199" w:rsidRDefault="00D179D6" w:rsidP="005B3BB9">
      <w:pPr>
        <w:pStyle w:val="DefinitionsClauseAshurst"/>
      </w:pPr>
      <w:bookmarkStart w:id="2355" w:name="_Ref144112919"/>
      <w:r w:rsidRPr="00462199">
        <w:rPr>
          <w:b/>
        </w:rPr>
        <w:t xml:space="preserve">"Water Metering Dispute" </w:t>
      </w:r>
      <w:r w:rsidRPr="00462199">
        <w:t>means a dispute or part of a dispute which relates to the calculation of the Measured Water Input;</w:t>
      </w:r>
      <w:bookmarkEnd w:id="2355"/>
    </w:p>
    <w:p w14:paraId="12DC7C7B" w14:textId="414FE2C6" w:rsidR="00375A50" w:rsidRPr="00401661" w:rsidRDefault="00375A50" w:rsidP="005B3BB9">
      <w:pPr>
        <w:pStyle w:val="DefinitionsClauseAshurst"/>
        <w:rPr>
          <w:bCs/>
        </w:rPr>
      </w:pPr>
      <w:bookmarkStart w:id="2356" w:name="_Ref144112921"/>
      <w:r>
        <w:rPr>
          <w:b/>
        </w:rPr>
        <w:t>"Water Supply Regulations"</w:t>
      </w:r>
      <w:r w:rsidR="00401661" w:rsidRPr="00401661">
        <w:rPr>
          <w:bCs/>
        </w:rPr>
        <w:t xml:space="preserve"> means the Water Supply (Water Fittings) Regulations 1999;</w:t>
      </w:r>
      <w:r w:rsidR="00401661">
        <w:rPr>
          <w:bCs/>
        </w:rPr>
        <w:t xml:space="preserve"> [</w:t>
      </w:r>
      <w:r w:rsidR="00401661" w:rsidRPr="00401661">
        <w:rPr>
          <w:b/>
          <w:i/>
          <w:iCs/>
          <w:highlight w:val="yellow"/>
        </w:rPr>
        <w:t>Note to DESNZ: Arup to confirm if this is the correct regulation, noting there is also the Water Supply (Water Quality) Regulations 2016, which we have assumed is less relevant.</w:t>
      </w:r>
      <w:r w:rsidR="00401661">
        <w:rPr>
          <w:bCs/>
        </w:rPr>
        <w:t>]</w:t>
      </w:r>
    </w:p>
    <w:p w14:paraId="05442CC4" w14:textId="0003BAB0" w:rsidR="00D179D6" w:rsidRPr="00462199" w:rsidRDefault="00D179D6" w:rsidP="005B3BB9">
      <w:pPr>
        <w:pStyle w:val="DefinitionsClauseAshurst"/>
      </w:pPr>
      <w:r w:rsidRPr="00462199">
        <w:rPr>
          <w:b/>
        </w:rPr>
        <w:t>"Weighted Average Consignment"</w:t>
      </w:r>
      <w:r w:rsidRPr="00462199">
        <w:t xml:space="preserve"> has the meaning given to that term in paragraph </w:t>
      </w:r>
      <w:r>
        <w:fldChar w:fldCharType="begin"/>
      </w:r>
      <w:r>
        <w:instrText xml:space="preserve"> REF _Ref144115875 \w \h </w:instrText>
      </w:r>
      <w:r>
        <w:fldChar w:fldCharType="separate"/>
      </w:r>
      <w:del w:id="2357" w:author="Faqir, Sofia (Energy Security)" w:date="2023-11-12T19:47:00Z">
        <w:r w:rsidR="00E473FC">
          <w:delText>1</w:delText>
        </w:r>
      </w:del>
      <w:r>
        <w:fldChar w:fldCharType="end"/>
      </w:r>
      <w:r w:rsidRPr="00462199">
        <w:t xml:space="preserve"> of </w:t>
      </w:r>
      <w:r>
        <w:fldChar w:fldCharType="begin"/>
      </w:r>
      <w:r>
        <w:instrText xml:space="preserve"> REF _Ref144118004 \w \h </w:instrText>
      </w:r>
      <w:r>
        <w:fldChar w:fldCharType="separate"/>
      </w:r>
      <w:del w:id="2358"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and</w:t>
      </w:r>
      <w:bookmarkEnd w:id="2356"/>
    </w:p>
    <w:p w14:paraId="22D13242" w14:textId="72CDB441" w:rsidR="003C4C5C" w:rsidRPr="003C4C5C" w:rsidRDefault="003C4C5C" w:rsidP="005B3BB9">
      <w:pPr>
        <w:pStyle w:val="DefinitionsClauseAshurst"/>
      </w:pPr>
      <w:bookmarkStart w:id="2359" w:name="_Ref144112922"/>
      <w:r>
        <w:rPr>
          <w:b/>
        </w:rPr>
        <w:t xml:space="preserve">"Wholesale Retail Code" </w:t>
      </w:r>
      <w:r w:rsidRPr="00232D5F">
        <w:rPr>
          <w:bCs/>
        </w:rPr>
        <w:t>means the wholesale retail code</w:t>
      </w:r>
      <w:r w:rsidR="00232D5F">
        <w:rPr>
          <w:bCs/>
        </w:rPr>
        <w:t xml:space="preserve"> that a Water Licensed Operator is required to comply with;</w:t>
      </w:r>
    </w:p>
    <w:p w14:paraId="23762097" w14:textId="0A70C20D" w:rsidR="00D179D6" w:rsidRPr="00462199" w:rsidRDefault="00D179D6" w:rsidP="005B3BB9">
      <w:pPr>
        <w:pStyle w:val="DefinitionsClauseAshurst"/>
      </w:pPr>
      <w:r w:rsidRPr="00462199">
        <w:rPr>
          <w:b/>
        </w:rPr>
        <w:t>"Working Hours"</w:t>
      </w:r>
      <w:r w:rsidRPr="00462199">
        <w:t xml:space="preserve"> means 09:00 to 17:00 on a Business Day.</w:t>
      </w:r>
      <w:bookmarkEnd w:id="2359"/>
    </w:p>
    <w:p w14:paraId="05CCFBFA" w14:textId="77777777" w:rsidR="00D179D6" w:rsidRPr="00462199" w:rsidRDefault="00D179D6" w:rsidP="005B3BB9">
      <w:pPr>
        <w:pStyle w:val="NormalBoldAshurst"/>
      </w:pPr>
      <w:r w:rsidRPr="00462199">
        <w:rPr>
          <w:i/>
        </w:rPr>
        <w:t>Interpretation</w:t>
      </w:r>
    </w:p>
    <w:p w14:paraId="23EB655D" w14:textId="77777777" w:rsidR="00D179D6" w:rsidRPr="00462199" w:rsidRDefault="00D179D6" w:rsidP="00867A58">
      <w:pPr>
        <w:pStyle w:val="H2Ashurst"/>
      </w:pPr>
      <w:bookmarkStart w:id="2360" w:name="_Ref144112923"/>
      <w:r w:rsidRPr="00462199">
        <w:t>Any reference in the LCHA to:</w:t>
      </w:r>
      <w:bookmarkEnd w:id="2360"/>
    </w:p>
    <w:p w14:paraId="189C5576" w14:textId="77777777" w:rsidR="00D179D6" w:rsidRPr="00462199" w:rsidRDefault="00D179D6" w:rsidP="00867A58">
      <w:pPr>
        <w:pStyle w:val="H3Ashurst"/>
      </w:pPr>
      <w:bookmarkStart w:id="2361" w:name="_Ref144112924"/>
      <w:r w:rsidRPr="00462199">
        <w:t xml:space="preserve">(save as provided in (C)) a Law, Directive or other similar enactment or instrument (each, an </w:t>
      </w:r>
      <w:r w:rsidRPr="00462199">
        <w:rPr>
          <w:b/>
          <w:bCs/>
        </w:rPr>
        <w:t>"</w:t>
      </w:r>
      <w:r w:rsidRPr="00462199">
        <w:rPr>
          <w:b/>
        </w:rPr>
        <w:t>enactment</w:t>
      </w:r>
      <w:r w:rsidRPr="00462199">
        <w:rPr>
          <w:b/>
          <w:bCs/>
        </w:rPr>
        <w:t>"</w:t>
      </w:r>
      <w:r w:rsidRPr="00462199">
        <w:t>) includes references to:</w:t>
      </w:r>
      <w:bookmarkEnd w:id="2361"/>
    </w:p>
    <w:p w14:paraId="40875DF1" w14:textId="77777777" w:rsidR="00D179D6" w:rsidRPr="00462199" w:rsidRDefault="00D179D6" w:rsidP="00867A58">
      <w:pPr>
        <w:pStyle w:val="H4Ashurst"/>
      </w:pPr>
      <w:bookmarkStart w:id="2362" w:name="_Ref144112925"/>
      <w:r w:rsidRPr="00462199">
        <w:t>that enactment as amended, supplemented or applied by or pursuant to any other enactment before, on or after the Agreement Date;</w:t>
      </w:r>
      <w:bookmarkEnd w:id="2362"/>
    </w:p>
    <w:p w14:paraId="242BCABB" w14:textId="77777777" w:rsidR="00D179D6" w:rsidRPr="00462199" w:rsidRDefault="00D179D6" w:rsidP="00867A58">
      <w:pPr>
        <w:pStyle w:val="H4Ashurst"/>
      </w:pPr>
      <w:bookmarkStart w:id="2363" w:name="_Ref144112926"/>
      <w:r w:rsidRPr="00462199">
        <w:t>any enactment which re-enacts, restates or replaces (in each case with or without modification) that enactment; and</w:t>
      </w:r>
      <w:bookmarkEnd w:id="2363"/>
    </w:p>
    <w:p w14:paraId="3F0D3C27" w14:textId="501D3123" w:rsidR="00D179D6" w:rsidRPr="00462199" w:rsidRDefault="00D179D6" w:rsidP="00867A58">
      <w:pPr>
        <w:pStyle w:val="H4Ashurst"/>
      </w:pPr>
      <w:bookmarkStart w:id="2364" w:name="_Ref144112927"/>
      <w:r w:rsidRPr="00462199">
        <w:t xml:space="preserve">any subordinate legislation made (before, on or after the Agreement Date) pursuant to any enactment, including an enactment falling within </w:t>
      </w:r>
      <w:r w:rsidR="007248B2" w:rsidRPr="007248B2">
        <w:t>Condition</w:t>
      </w:r>
      <w:r w:rsidRPr="00462199">
        <w:t> </w:t>
      </w:r>
      <w:r w:rsidR="00A34A4C">
        <w:fldChar w:fldCharType="begin"/>
      </w:r>
      <w:r w:rsidR="00A34A4C">
        <w:instrText xml:space="preserve"> REF _Ref144112925 \w \h </w:instrText>
      </w:r>
      <w:r w:rsidR="00A34A4C">
        <w:fldChar w:fldCharType="separate"/>
      </w:r>
      <w:del w:id="2365" w:author="Faqir, Sofia (Energy Security)" w:date="2023-11-12T19:47:00Z">
        <w:r w:rsidR="00E473FC">
          <w:delText>1.2(A)(i)</w:delText>
        </w:r>
      </w:del>
      <w:r w:rsidR="00A34A4C">
        <w:fldChar w:fldCharType="end"/>
      </w:r>
      <w:r w:rsidRPr="00462199">
        <w:t xml:space="preserve"> or </w:t>
      </w:r>
      <w:r w:rsidR="00A34A4C">
        <w:fldChar w:fldCharType="begin"/>
      </w:r>
      <w:r w:rsidR="00A34A4C">
        <w:instrText xml:space="preserve"> REF _Ref144112926 \w \h </w:instrText>
      </w:r>
      <w:r w:rsidR="00A34A4C">
        <w:fldChar w:fldCharType="separate"/>
      </w:r>
      <w:del w:id="2366" w:author="Faqir, Sofia (Energy Security)" w:date="2023-11-12T19:47:00Z">
        <w:r w:rsidR="00E473FC">
          <w:delText>1.2(A)(ii)</w:delText>
        </w:r>
      </w:del>
      <w:r w:rsidR="00A34A4C">
        <w:fldChar w:fldCharType="end"/>
      </w:r>
      <w:r w:rsidRPr="00462199">
        <w:t>;</w:t>
      </w:r>
      <w:bookmarkEnd w:id="2364"/>
    </w:p>
    <w:p w14:paraId="79C9844C" w14:textId="77777777" w:rsidR="00D179D6" w:rsidRPr="00462199" w:rsidRDefault="00D179D6" w:rsidP="00867A58">
      <w:pPr>
        <w:pStyle w:val="H3Ashurst"/>
      </w:pPr>
      <w:bookmarkStart w:id="2367" w:name="_Ref144112928"/>
      <w:r w:rsidRPr="00462199">
        <w:t>an Industry Document includes references to such Industry Document as amended, supplemented, restated, novated or replaced from time to time,</w:t>
      </w:r>
      <w:bookmarkEnd w:id="2367"/>
    </w:p>
    <w:p w14:paraId="42E55989" w14:textId="77777777" w:rsidR="00D179D6" w:rsidRPr="00462199" w:rsidRDefault="00D179D6" w:rsidP="00867A58">
      <w:pPr>
        <w:pStyle w:val="H3Ashurst"/>
      </w:pPr>
      <w:bookmarkStart w:id="2368" w:name="_Ref144112929"/>
      <w:r w:rsidRPr="00462199">
        <w:lastRenderedPageBreak/>
        <w:t>an internationally or nationally recognised standard includes references to such internationally or nationally recognised standard as amended, supplemented, restated, novated or replaced from time to time,</w:t>
      </w:r>
      <w:bookmarkEnd w:id="2368"/>
    </w:p>
    <w:p w14:paraId="73A8B568" w14:textId="0AF2D9FB" w:rsidR="00D179D6" w:rsidRPr="00462199" w:rsidRDefault="00D179D6" w:rsidP="005B3BB9">
      <w:pPr>
        <w:pStyle w:val="B12Ashurst"/>
      </w:pPr>
      <w:r w:rsidRPr="00462199">
        <w:t xml:space="preserve">except, in each case, for the purposes of </w:t>
      </w:r>
      <w:r>
        <w:fldChar w:fldCharType="begin"/>
      </w:r>
      <w:r>
        <w:instrText xml:space="preserve"> REF _Ref144118020 \w \h </w:instrText>
      </w:r>
      <w:r>
        <w:fldChar w:fldCharType="separate"/>
      </w:r>
      <w:del w:id="2369" w:author="Faqir, Sofia (Energy Security)" w:date="2023-11-12T19:47:00Z">
        <w:r w:rsidR="00E473FC">
          <w:delText>Part 8</w:delText>
        </w:r>
      </w:del>
      <w:r>
        <w:fldChar w:fldCharType="end"/>
      </w:r>
      <w:r w:rsidRPr="00462199">
        <w:t xml:space="preserve"> (</w:t>
      </w:r>
      <w:r w:rsidRPr="00462199">
        <w:rPr>
          <w:i/>
        </w:rPr>
        <w:t>Changes in Law</w:t>
      </w:r>
      <w:r w:rsidRPr="00462199">
        <w:t>) or where otherwise expressly specified; or</w:t>
      </w:r>
    </w:p>
    <w:p w14:paraId="2A44526A" w14:textId="77777777" w:rsidR="00D179D6" w:rsidRPr="00462199" w:rsidRDefault="00D179D6" w:rsidP="00867A58">
      <w:pPr>
        <w:pStyle w:val="H3Ashurst"/>
      </w:pPr>
      <w:bookmarkStart w:id="2370" w:name="_Ref144112930"/>
      <w:r w:rsidRPr="00462199">
        <w:t>a specific European Union instrument shall not include any amendment, supplement, re-enactment, restatement or replacement of such European Union instrument that:</w:t>
      </w:r>
      <w:bookmarkEnd w:id="2370"/>
    </w:p>
    <w:p w14:paraId="1A1A7B43" w14:textId="77777777" w:rsidR="00D179D6" w:rsidRPr="00462199" w:rsidRDefault="00D179D6" w:rsidP="00867A58">
      <w:pPr>
        <w:pStyle w:val="H4Ashurst"/>
      </w:pPr>
      <w:bookmarkStart w:id="2371" w:name="_Ref144112931"/>
      <w:r w:rsidRPr="00462199">
        <w:t>is made by a Competent Authority of the European Union; and</w:t>
      </w:r>
      <w:bookmarkEnd w:id="2371"/>
    </w:p>
    <w:p w14:paraId="04F76926" w14:textId="77777777" w:rsidR="00D179D6" w:rsidRPr="00462199" w:rsidRDefault="00D179D6" w:rsidP="00867A58">
      <w:pPr>
        <w:pStyle w:val="H4Ashurst"/>
      </w:pPr>
      <w:bookmarkStart w:id="2372" w:name="_Ref144112932"/>
      <w:r w:rsidRPr="00462199">
        <w:t>is not required to be implemented by, and does not have effect in the United Kingdom by reason of, any Law or otherwise pursuant to an international agreement to which the United Kingdom is a signatory.</w:t>
      </w:r>
      <w:bookmarkEnd w:id="2372"/>
    </w:p>
    <w:p w14:paraId="228985F0" w14:textId="77777777" w:rsidR="00D179D6" w:rsidRPr="00462199" w:rsidRDefault="00D179D6" w:rsidP="00867A58">
      <w:pPr>
        <w:pStyle w:val="H2Ashurst"/>
      </w:pPr>
      <w:bookmarkStart w:id="2373" w:name="_Ref144112933"/>
      <w:r w:rsidRPr="00462199">
        <w:t>Unless otherwise expressly specified:</w:t>
      </w:r>
      <w:bookmarkEnd w:id="2373"/>
    </w:p>
    <w:p w14:paraId="10E40555" w14:textId="77777777" w:rsidR="00D179D6" w:rsidRPr="00462199" w:rsidRDefault="00D179D6" w:rsidP="00867A58">
      <w:pPr>
        <w:pStyle w:val="H3Ashurst"/>
      </w:pPr>
      <w:bookmarkStart w:id="2374" w:name="_Ref144112934"/>
      <w:r w:rsidRPr="00462199">
        <w:t>any reference in the LCHA, any other LCHA Document or the NZHF Grant Funding Agreement (or in any certificate or other document made or delivered pursuant to the LCHA, any other LCHA Document or the NZHF Grant Funding Agreement) to:</w:t>
      </w:r>
      <w:bookmarkEnd w:id="2374"/>
    </w:p>
    <w:p w14:paraId="16AD49C0" w14:textId="55107332" w:rsidR="00D179D6" w:rsidRPr="00462199" w:rsidRDefault="00D179D6" w:rsidP="00867A58">
      <w:pPr>
        <w:pStyle w:val="H4Ashurst"/>
      </w:pPr>
      <w:bookmarkStart w:id="2375" w:name="_Ref144112935"/>
      <w:r w:rsidRPr="00462199">
        <w:t xml:space="preserve">these </w:t>
      </w:r>
      <w:r w:rsidR="007248B2" w:rsidRPr="007248B2">
        <w:t>Condition</w:t>
      </w:r>
      <w:r w:rsidRPr="00462199">
        <w:t>s shall be deemed to include the Annexes;</w:t>
      </w:r>
      <w:bookmarkEnd w:id="2375"/>
    </w:p>
    <w:p w14:paraId="10F30340" w14:textId="77777777" w:rsidR="00D179D6" w:rsidRPr="00462199" w:rsidRDefault="00D179D6" w:rsidP="00867A58">
      <w:pPr>
        <w:pStyle w:val="H4Ashurst"/>
      </w:pPr>
      <w:bookmarkStart w:id="2376" w:name="_Ref144112936"/>
      <w:r w:rsidRPr="00462199">
        <w:t>the Agreement shall be deemed to include any schedules or annexes to the Agreement;</w:t>
      </w:r>
      <w:bookmarkEnd w:id="2376"/>
    </w:p>
    <w:p w14:paraId="55D06014" w14:textId="77777777" w:rsidR="00D179D6" w:rsidRPr="00462199" w:rsidRDefault="00D179D6" w:rsidP="00867A58">
      <w:pPr>
        <w:pStyle w:val="H4Ashurst"/>
      </w:pPr>
      <w:bookmarkStart w:id="2377" w:name="_Ref144112937"/>
      <w:r w:rsidRPr="00462199">
        <w:t xml:space="preserve">a </w:t>
      </w:r>
      <w:r w:rsidRPr="00462199">
        <w:rPr>
          <w:b/>
          <w:bCs/>
        </w:rPr>
        <w:t>"</w:t>
      </w:r>
      <w:r w:rsidRPr="00462199">
        <w:rPr>
          <w:b/>
        </w:rPr>
        <w:t>company</w:t>
      </w:r>
      <w:r w:rsidRPr="00462199">
        <w:rPr>
          <w:b/>
          <w:bCs/>
        </w:rPr>
        <w:t>"</w:t>
      </w:r>
      <w:r w:rsidRPr="00462199">
        <w:t xml:space="preserve"> shall be construed as including any corporation or other body corporate, wherever and however incorporated or established;</w:t>
      </w:r>
      <w:bookmarkEnd w:id="2377"/>
    </w:p>
    <w:p w14:paraId="3602B117" w14:textId="77777777" w:rsidR="00D179D6" w:rsidRPr="00462199" w:rsidRDefault="00D179D6" w:rsidP="00867A58">
      <w:pPr>
        <w:pStyle w:val="H4Ashurst"/>
      </w:pPr>
      <w:bookmarkStart w:id="2378" w:name="_Ref144112938"/>
      <w:r w:rsidRPr="00462199">
        <w:t xml:space="preserve">the expressions </w:t>
      </w:r>
      <w:r w:rsidRPr="00462199">
        <w:rPr>
          <w:b/>
          <w:bCs/>
        </w:rPr>
        <w:t>"</w:t>
      </w:r>
      <w:r w:rsidRPr="00462199">
        <w:rPr>
          <w:b/>
        </w:rPr>
        <w:t>holding company</w:t>
      </w:r>
      <w:r w:rsidRPr="00462199">
        <w:rPr>
          <w:b/>
          <w:bCs/>
        </w:rPr>
        <w:t>"</w:t>
      </w:r>
      <w:r w:rsidRPr="00462199">
        <w:t xml:space="preserve"> and </w:t>
      </w:r>
      <w:r w:rsidRPr="00462199">
        <w:rPr>
          <w:b/>
          <w:bCs/>
        </w:rPr>
        <w:t>"</w:t>
      </w:r>
      <w:r w:rsidRPr="00462199">
        <w:rPr>
          <w:b/>
        </w:rPr>
        <w:t>subsidiary</w:t>
      </w:r>
      <w:r w:rsidRPr="00462199">
        <w:rPr>
          <w:b/>
          <w:bCs/>
        </w:rPr>
        <w:t>"</w:t>
      </w:r>
      <w:r w:rsidRPr="00462199">
        <w:t xml:space="preserve"> shall have the meanings respectively ascribed to them by section 1159 of the Companies Act 2006, the expressions </w:t>
      </w:r>
      <w:r w:rsidRPr="00462199">
        <w:rPr>
          <w:b/>
          <w:bCs/>
        </w:rPr>
        <w:t>"</w:t>
      </w:r>
      <w:r w:rsidRPr="00462199">
        <w:rPr>
          <w:b/>
        </w:rPr>
        <w:t>parent undertaking</w:t>
      </w:r>
      <w:r w:rsidRPr="00462199">
        <w:rPr>
          <w:b/>
          <w:bCs/>
        </w:rPr>
        <w:t>"</w:t>
      </w:r>
      <w:r w:rsidRPr="00462199">
        <w:t xml:space="preserve"> and </w:t>
      </w:r>
      <w:r w:rsidRPr="00462199">
        <w:rPr>
          <w:b/>
          <w:bCs/>
        </w:rPr>
        <w:t>"</w:t>
      </w:r>
      <w:r w:rsidRPr="00462199">
        <w:rPr>
          <w:b/>
        </w:rPr>
        <w:t>subsidiary undertaking</w:t>
      </w:r>
      <w:r w:rsidRPr="00462199">
        <w:rPr>
          <w:b/>
          <w:bCs/>
        </w:rPr>
        <w:t>"</w:t>
      </w:r>
      <w:r w:rsidRPr="00462199">
        <w:t xml:space="preserve"> shall have the meanings respectively ascribed to them by section 1162 of the Companies Act 2006 and the expression </w:t>
      </w:r>
      <w:r w:rsidRPr="00462199">
        <w:rPr>
          <w:b/>
          <w:bCs/>
        </w:rPr>
        <w:t>"</w:t>
      </w:r>
      <w:r w:rsidRPr="00462199">
        <w:rPr>
          <w:b/>
        </w:rPr>
        <w:t>associated undertaking</w:t>
      </w:r>
      <w:r w:rsidRPr="00462199">
        <w:rPr>
          <w:b/>
          <w:bCs/>
        </w:rPr>
        <w:t>"</w:t>
      </w:r>
      <w:r w:rsidRPr="00462199">
        <w:t xml:space="preserve"> shall have the meaning ascribed to it in Schedule 6 to The Large and Medium-sized Companies and Groups (Accounts and Reports) Regulations 2013 (but for this purpose ignoring paragraph 19(1)(b) of those regulations);</w:t>
      </w:r>
      <w:bookmarkEnd w:id="2378"/>
    </w:p>
    <w:p w14:paraId="20508052" w14:textId="77777777" w:rsidR="00D179D6" w:rsidRPr="00462199" w:rsidRDefault="00D179D6" w:rsidP="00867A58">
      <w:pPr>
        <w:pStyle w:val="H4Ashurst"/>
      </w:pPr>
      <w:bookmarkStart w:id="2379" w:name="_Ref144112939"/>
      <w:r w:rsidRPr="00462199">
        <w:t xml:space="preserve">a </w:t>
      </w:r>
      <w:r w:rsidRPr="00462199">
        <w:rPr>
          <w:b/>
          <w:bCs/>
        </w:rPr>
        <w:t>"</w:t>
      </w:r>
      <w:r w:rsidRPr="00462199">
        <w:rPr>
          <w:b/>
        </w:rPr>
        <w:t>person</w:t>
      </w:r>
      <w:r w:rsidRPr="00462199">
        <w:rPr>
          <w:b/>
          <w:bCs/>
        </w:rPr>
        <w:t>"</w:t>
      </w:r>
      <w:r w:rsidRPr="00462199">
        <w:t xml:space="preserve"> shall be construed as including any individual, firm, company, unincorporated organisation, government, state or agency of a state or any association, trust or partnership (whether or not having separate legal personality) or any other entity;</w:t>
      </w:r>
      <w:bookmarkEnd w:id="2379"/>
    </w:p>
    <w:p w14:paraId="4B578FC6" w14:textId="77777777" w:rsidR="00D179D6" w:rsidRPr="00462199" w:rsidRDefault="00D179D6" w:rsidP="00867A58">
      <w:pPr>
        <w:pStyle w:val="H4Ashurst"/>
      </w:pPr>
      <w:bookmarkStart w:id="2380" w:name="_Ref144112940"/>
      <w:r w:rsidRPr="00462199">
        <w:t>a person shall be construed as including its successors, permitted assignees and permitted transferees and, where a person ceases to exist, any other person to which some or all of its duties, functions, liabilities, obligations, powers or responsibilities may from time to time be transferred;</w:t>
      </w:r>
      <w:bookmarkEnd w:id="2380"/>
    </w:p>
    <w:p w14:paraId="79336B6E" w14:textId="77777777" w:rsidR="00D179D6" w:rsidRPr="00462199" w:rsidRDefault="00D179D6" w:rsidP="00867A58">
      <w:pPr>
        <w:pStyle w:val="H4Ashurst"/>
      </w:pPr>
      <w:bookmarkStart w:id="2381" w:name="_Ref144112941"/>
      <w:r w:rsidRPr="00462199">
        <w:t xml:space="preserve">an </w:t>
      </w:r>
      <w:r w:rsidRPr="00462199">
        <w:rPr>
          <w:b/>
          <w:bCs/>
        </w:rPr>
        <w:t>"</w:t>
      </w:r>
      <w:r w:rsidRPr="00462199">
        <w:rPr>
          <w:b/>
        </w:rPr>
        <w:t>agreement</w:t>
      </w:r>
      <w:r w:rsidRPr="00462199">
        <w:rPr>
          <w:b/>
          <w:bCs/>
        </w:rPr>
        <w:t>"</w:t>
      </w:r>
      <w:r w:rsidRPr="00462199">
        <w:t xml:space="preserve"> shall be construed as including any commitment or arrangement, whether legally binding or not, and references to being party to an agreement or having agreed to do anything shall be construed accordingly;</w:t>
      </w:r>
      <w:bookmarkEnd w:id="2381"/>
    </w:p>
    <w:p w14:paraId="44AD4642" w14:textId="77777777" w:rsidR="00D179D6" w:rsidRPr="00462199" w:rsidRDefault="00D179D6" w:rsidP="00867A58">
      <w:pPr>
        <w:pStyle w:val="H4Ashurst"/>
      </w:pPr>
      <w:bookmarkStart w:id="2382" w:name="_Ref144112942"/>
      <w:r w:rsidRPr="00462199">
        <w:t>any agreement or document shall be construed as a reference to that agreement or document as amended, supplemented, restated, novated or replaced from time to time;</w:t>
      </w:r>
      <w:bookmarkEnd w:id="2382"/>
    </w:p>
    <w:p w14:paraId="466D3003" w14:textId="77777777" w:rsidR="00D179D6" w:rsidRPr="00462199" w:rsidRDefault="00D179D6" w:rsidP="00867A58">
      <w:pPr>
        <w:pStyle w:val="H4Ashurst"/>
      </w:pPr>
      <w:bookmarkStart w:id="2383" w:name="_Ref144112943"/>
      <w:r w:rsidRPr="00462199">
        <w:lastRenderedPageBreak/>
        <w:t>any English legal term for any action, remedy, method of judicial proceeding, legal document, legal status, court, official or any legal concept or thing shall in respect of any jurisdiction other than England be treated as including what most nearly approximates in that jurisdiction to the English legal term;</w:t>
      </w:r>
      <w:bookmarkEnd w:id="2383"/>
    </w:p>
    <w:p w14:paraId="65D7BB5A" w14:textId="77777777" w:rsidR="00D179D6" w:rsidRPr="00462199" w:rsidRDefault="00D179D6" w:rsidP="00867A58">
      <w:pPr>
        <w:pStyle w:val="H4Ashurst"/>
      </w:pPr>
      <w:bookmarkStart w:id="2384" w:name="_Ref144112944"/>
      <w:r w:rsidRPr="00462199">
        <w:t>time shall be a reference to time in London, England;</w:t>
      </w:r>
      <w:bookmarkEnd w:id="2384"/>
    </w:p>
    <w:p w14:paraId="203B6ADA" w14:textId="77777777" w:rsidR="00D179D6" w:rsidRPr="00462199" w:rsidRDefault="00D179D6" w:rsidP="00867A58">
      <w:pPr>
        <w:pStyle w:val="H4Ashurst"/>
      </w:pPr>
      <w:bookmarkStart w:id="2385" w:name="_Ref144112945"/>
      <w:r w:rsidRPr="00462199">
        <w:t>words in the singular shall be interpreted as including the plural and vice versa;</w:t>
      </w:r>
      <w:bookmarkEnd w:id="2385"/>
    </w:p>
    <w:p w14:paraId="227EEA0A" w14:textId="77777777" w:rsidR="00D179D6" w:rsidRPr="00462199" w:rsidRDefault="00D179D6" w:rsidP="00867A58">
      <w:pPr>
        <w:pStyle w:val="H4Ashurst"/>
      </w:pPr>
      <w:bookmarkStart w:id="2386" w:name="_Ref144112946"/>
      <w:r w:rsidRPr="00462199">
        <w:t>in the definition of Qualifying Shutdown Event, the term EU law shall include any retained EU law other than as that body of law is added to or otherwise modified under the EU(W)A 2018 or other domestic law; and</w:t>
      </w:r>
      <w:bookmarkEnd w:id="2386"/>
    </w:p>
    <w:p w14:paraId="79E547FD" w14:textId="77777777" w:rsidR="00D179D6" w:rsidRPr="00462199" w:rsidRDefault="00D179D6" w:rsidP="00867A58">
      <w:pPr>
        <w:pStyle w:val="H4Ashurst"/>
      </w:pPr>
      <w:bookmarkStart w:id="2387" w:name="_Ref144112947"/>
      <w:r w:rsidRPr="00462199">
        <w:t xml:space="preserve">the expression </w:t>
      </w:r>
      <w:r w:rsidRPr="00462199">
        <w:rPr>
          <w:b/>
          <w:bCs/>
        </w:rPr>
        <w:t>"</w:t>
      </w:r>
      <w:r w:rsidRPr="00462199">
        <w:rPr>
          <w:b/>
        </w:rPr>
        <w:t>retained EU law</w:t>
      </w:r>
      <w:r w:rsidRPr="00462199">
        <w:rPr>
          <w:b/>
          <w:bCs/>
        </w:rPr>
        <w:t>"</w:t>
      </w:r>
      <w:r w:rsidRPr="00462199">
        <w:t xml:space="preserve"> shall have the meaning given to that expression in the EU(W)A 2018.</w:t>
      </w:r>
      <w:bookmarkEnd w:id="2387"/>
    </w:p>
    <w:p w14:paraId="6C07A440" w14:textId="77777777" w:rsidR="00D179D6" w:rsidRPr="00462199" w:rsidRDefault="00D179D6" w:rsidP="00867A58">
      <w:pPr>
        <w:pStyle w:val="H3Ashurst"/>
      </w:pPr>
      <w:bookmarkStart w:id="2388" w:name="_Ref144112948"/>
      <w:r w:rsidRPr="00462199">
        <w:t>in construing the LCHA, any other LCHA Document or the NZHF Grant Funding Agreement (or any certificate or other document made or delivered pursuant to the LCHA, any other LCHA Document or the NZHF Grant Funding Agreement):</w:t>
      </w:r>
      <w:bookmarkEnd w:id="2388"/>
    </w:p>
    <w:p w14:paraId="7C352874" w14:textId="77777777" w:rsidR="00D179D6" w:rsidRPr="00462199" w:rsidRDefault="00D179D6" w:rsidP="00867A58">
      <w:pPr>
        <w:pStyle w:val="H4Ashurst"/>
      </w:pPr>
      <w:bookmarkStart w:id="2389" w:name="_Ref144112949"/>
      <w:r w:rsidRPr="00462199">
        <w:t xml:space="preserve">the rule of interpretation known as the ejusdem generis rule shall not apply and, accordingly, general words introduced by the word </w:t>
      </w:r>
      <w:r w:rsidRPr="00462199">
        <w:rPr>
          <w:b/>
          <w:bCs/>
        </w:rPr>
        <w:t>"</w:t>
      </w:r>
      <w:r w:rsidRPr="00462199">
        <w:rPr>
          <w:b/>
        </w:rPr>
        <w:t>other</w:t>
      </w:r>
      <w:r w:rsidRPr="00462199">
        <w:rPr>
          <w:b/>
          <w:bCs/>
        </w:rPr>
        <w:t>"</w:t>
      </w:r>
      <w:r w:rsidRPr="00462199">
        <w:t xml:space="preserve"> shall not be given a restrictive meaning by reason of the fact that they are preceded by words indicating a particular class of acts, matters or things; and</w:t>
      </w:r>
      <w:bookmarkEnd w:id="2389"/>
    </w:p>
    <w:p w14:paraId="1E5DD810" w14:textId="77777777" w:rsidR="00D179D6" w:rsidRPr="00462199" w:rsidRDefault="00D179D6" w:rsidP="00867A58">
      <w:pPr>
        <w:pStyle w:val="H4Ashurst"/>
      </w:pPr>
      <w:bookmarkStart w:id="2390" w:name="_Ref144112950"/>
      <w:r w:rsidRPr="00462199">
        <w:t>general words shall not be given a restrictive meaning by reason of the fact that they are followed by particular examples intended to be embraced by the general words;</w:t>
      </w:r>
      <w:bookmarkEnd w:id="2390"/>
    </w:p>
    <w:p w14:paraId="1136A346" w14:textId="22FE9903" w:rsidR="00D179D6" w:rsidRPr="00462199" w:rsidRDefault="00D179D6" w:rsidP="00867A58">
      <w:pPr>
        <w:pStyle w:val="H3Ashurst"/>
      </w:pPr>
      <w:bookmarkStart w:id="2391" w:name="_Ref144112951"/>
      <w:r w:rsidRPr="00462199">
        <w:t xml:space="preserve">any reference in these </w:t>
      </w:r>
      <w:r w:rsidR="007248B2" w:rsidRPr="007248B2">
        <w:t>Condition</w:t>
      </w:r>
      <w:r w:rsidRPr="00462199">
        <w:t xml:space="preserve">s to a </w:t>
      </w:r>
      <w:r w:rsidRPr="00462199">
        <w:rPr>
          <w:b/>
          <w:bCs/>
        </w:rPr>
        <w:t>"</w:t>
      </w:r>
      <w:r w:rsidRPr="00462199">
        <w:rPr>
          <w:b/>
        </w:rPr>
        <w:t>paragraph</w:t>
      </w:r>
      <w:r w:rsidRPr="00462199">
        <w:rPr>
          <w:b/>
          <w:bCs/>
        </w:rPr>
        <w:t>"</w:t>
      </w:r>
      <w:r w:rsidRPr="00462199">
        <w:t xml:space="preserve">, </w:t>
      </w:r>
      <w:r w:rsidRPr="00462199">
        <w:rPr>
          <w:b/>
          <w:bCs/>
        </w:rPr>
        <w:t>"</w:t>
      </w:r>
      <w:r w:rsidR="007248B2" w:rsidRPr="007248B2">
        <w:rPr>
          <w:b/>
        </w:rPr>
        <w:t>Condition</w:t>
      </w:r>
      <w:r w:rsidRPr="00462199">
        <w:rPr>
          <w:b/>
          <w:bCs/>
        </w:rPr>
        <w:t>"</w:t>
      </w:r>
      <w:r w:rsidRPr="00462199">
        <w:t xml:space="preserve">, </w:t>
      </w:r>
      <w:r w:rsidRPr="00462199">
        <w:rPr>
          <w:b/>
          <w:bCs/>
        </w:rPr>
        <w:t>"Section"</w:t>
      </w:r>
      <w:r w:rsidRPr="00462199">
        <w:t xml:space="preserve">, </w:t>
      </w:r>
      <w:r w:rsidRPr="00462199">
        <w:rPr>
          <w:b/>
          <w:bCs/>
        </w:rPr>
        <w:t>"</w:t>
      </w:r>
      <w:r w:rsidRPr="00462199">
        <w:rPr>
          <w:b/>
        </w:rPr>
        <w:t>Part</w:t>
      </w:r>
      <w:r w:rsidRPr="00462199">
        <w:rPr>
          <w:b/>
          <w:bCs/>
        </w:rPr>
        <w:t>"</w:t>
      </w:r>
      <w:r w:rsidRPr="00462199">
        <w:t xml:space="preserve">, or </w:t>
      </w:r>
      <w:r w:rsidRPr="00462199">
        <w:rPr>
          <w:b/>
          <w:bCs/>
        </w:rPr>
        <w:t>"</w:t>
      </w:r>
      <w:r w:rsidRPr="00462199">
        <w:rPr>
          <w:b/>
        </w:rPr>
        <w:t>Annex</w:t>
      </w:r>
      <w:r w:rsidRPr="00462199">
        <w:rPr>
          <w:b/>
          <w:bCs/>
        </w:rPr>
        <w:t>"</w:t>
      </w:r>
      <w:r w:rsidRPr="00462199">
        <w:t xml:space="preserve"> is a reference to a paragraph, </w:t>
      </w:r>
      <w:r w:rsidR="007248B2" w:rsidRPr="007248B2">
        <w:t>Condition</w:t>
      </w:r>
      <w:r w:rsidRPr="00462199">
        <w:t xml:space="preserve">, Section, or Part of, or Annex to these </w:t>
      </w:r>
      <w:r w:rsidR="007248B2" w:rsidRPr="007248B2">
        <w:t>Condition</w:t>
      </w:r>
      <w:r w:rsidRPr="00462199">
        <w:t>s; and</w:t>
      </w:r>
      <w:bookmarkEnd w:id="2391"/>
    </w:p>
    <w:p w14:paraId="78227683" w14:textId="77777777" w:rsidR="00D179D6" w:rsidRPr="00462199" w:rsidRDefault="00D179D6" w:rsidP="00867A58">
      <w:pPr>
        <w:pStyle w:val="H3Ashurst"/>
      </w:pPr>
      <w:bookmarkStart w:id="2392" w:name="_Ref144112952"/>
      <w:r w:rsidRPr="00462199">
        <w:t xml:space="preserve">any reference in the Agreement to a </w:t>
      </w:r>
      <w:r w:rsidRPr="00462199">
        <w:rPr>
          <w:b/>
          <w:bCs/>
        </w:rPr>
        <w:t>"</w:t>
      </w:r>
      <w:r w:rsidRPr="00462199">
        <w:rPr>
          <w:b/>
        </w:rPr>
        <w:t>paragraph</w:t>
      </w:r>
      <w:r w:rsidRPr="00462199">
        <w:rPr>
          <w:b/>
          <w:bCs/>
        </w:rPr>
        <w:t>"</w:t>
      </w:r>
      <w:r w:rsidRPr="00462199">
        <w:t xml:space="preserve">, </w:t>
      </w:r>
      <w:r w:rsidRPr="00462199">
        <w:rPr>
          <w:b/>
          <w:bCs/>
        </w:rPr>
        <w:t>"</w:t>
      </w:r>
      <w:r w:rsidRPr="00462199">
        <w:rPr>
          <w:b/>
        </w:rPr>
        <w:t>clause</w:t>
      </w:r>
      <w:r w:rsidRPr="00462199">
        <w:rPr>
          <w:b/>
          <w:bCs/>
        </w:rPr>
        <w:t>"</w:t>
      </w:r>
      <w:r w:rsidRPr="00462199">
        <w:t xml:space="preserve">, </w:t>
      </w:r>
      <w:r w:rsidRPr="00462199">
        <w:rPr>
          <w:b/>
          <w:bCs/>
        </w:rPr>
        <w:t>"Section"</w:t>
      </w:r>
      <w:r w:rsidRPr="00462199">
        <w:t xml:space="preserve">, </w:t>
      </w:r>
      <w:r w:rsidRPr="00462199">
        <w:rPr>
          <w:b/>
          <w:bCs/>
        </w:rPr>
        <w:t>"Part", "Schedule"</w:t>
      </w:r>
      <w:r w:rsidRPr="00462199">
        <w:t xml:space="preserve"> or </w:t>
      </w:r>
      <w:r w:rsidRPr="00462199">
        <w:rPr>
          <w:b/>
          <w:bCs/>
        </w:rPr>
        <w:t>"</w:t>
      </w:r>
      <w:r w:rsidRPr="00462199">
        <w:rPr>
          <w:b/>
        </w:rPr>
        <w:t>Annex</w:t>
      </w:r>
      <w:r w:rsidRPr="00462199">
        <w:rPr>
          <w:b/>
          <w:bCs/>
        </w:rPr>
        <w:t>"</w:t>
      </w:r>
      <w:r w:rsidRPr="00462199">
        <w:t xml:space="preserve"> is a reference to a paragraph or clause of, or Section, Part, Annex or Schedule to, the Agreement.</w:t>
      </w:r>
      <w:bookmarkEnd w:id="2392"/>
    </w:p>
    <w:p w14:paraId="5D2987BC" w14:textId="6B2D2B00" w:rsidR="00D179D6" w:rsidRPr="00462199" w:rsidRDefault="00D179D6" w:rsidP="00867A58">
      <w:pPr>
        <w:pStyle w:val="H2Ashurst"/>
      </w:pPr>
      <w:bookmarkStart w:id="2393" w:name="_Ref144112953"/>
      <w:r w:rsidRPr="00462199">
        <w:t xml:space="preserve">These </w:t>
      </w:r>
      <w:r w:rsidR="007248B2" w:rsidRPr="007248B2">
        <w:t>Condition</w:t>
      </w:r>
      <w:r w:rsidRPr="00462199">
        <w:t>s form part of the LCHA and shall have the same force and effect as if expressly set out in the body of the LCHA, and any reference to the LCHA shall include the Annexes.</w:t>
      </w:r>
      <w:bookmarkEnd w:id="2393"/>
    </w:p>
    <w:p w14:paraId="1D4912C9" w14:textId="77777777" w:rsidR="00D179D6" w:rsidRPr="00462199" w:rsidRDefault="00D179D6" w:rsidP="00867A58">
      <w:pPr>
        <w:pStyle w:val="H2Ashurst"/>
      </w:pPr>
      <w:bookmarkStart w:id="2394" w:name="_Ref144112954"/>
      <w:r w:rsidRPr="00462199">
        <w:t>Headings and sub-headings used in the LCHA are for ease of reference only and shall not affect the interpretation of the LCHA.</w:t>
      </w:r>
      <w:bookmarkEnd w:id="2394"/>
    </w:p>
    <w:p w14:paraId="17627A8B" w14:textId="77777777" w:rsidR="00D179D6" w:rsidRPr="00462199" w:rsidRDefault="00D179D6" w:rsidP="00867A58">
      <w:pPr>
        <w:pStyle w:val="H2Ashurst"/>
      </w:pPr>
      <w:bookmarkStart w:id="2395" w:name="_Ref144112955"/>
      <w:r w:rsidRPr="00462199">
        <w:t>If there is a conflict between:</w:t>
      </w:r>
      <w:bookmarkEnd w:id="2395"/>
    </w:p>
    <w:p w14:paraId="3803F1F3" w14:textId="72B8E4D2" w:rsidR="00D179D6" w:rsidRPr="00462199" w:rsidRDefault="00D179D6" w:rsidP="00867A58">
      <w:pPr>
        <w:pStyle w:val="H3Ashurst"/>
      </w:pPr>
      <w:bookmarkStart w:id="2396" w:name="_Ref144112956"/>
      <w:r w:rsidRPr="00462199">
        <w:t xml:space="preserve">the main body of these </w:t>
      </w:r>
      <w:r w:rsidR="007248B2" w:rsidRPr="007248B2">
        <w:t>Condition</w:t>
      </w:r>
      <w:r w:rsidRPr="00462199">
        <w:t xml:space="preserve">s and any Annex, the main body of these </w:t>
      </w:r>
      <w:r w:rsidR="007248B2" w:rsidRPr="007248B2">
        <w:t>Condition</w:t>
      </w:r>
      <w:r w:rsidRPr="00462199">
        <w:t>s shall prevail; or</w:t>
      </w:r>
      <w:bookmarkEnd w:id="2396"/>
    </w:p>
    <w:p w14:paraId="0A65CDC0" w14:textId="6189D4E3" w:rsidR="00D179D6" w:rsidRPr="00462199" w:rsidRDefault="00D179D6" w:rsidP="00867A58">
      <w:pPr>
        <w:pStyle w:val="H3Ashurst"/>
      </w:pPr>
      <w:bookmarkStart w:id="2397" w:name="_Ref144112957"/>
      <w:r w:rsidRPr="00462199">
        <w:t xml:space="preserve">these </w:t>
      </w:r>
      <w:r w:rsidR="007248B2" w:rsidRPr="007248B2">
        <w:t>Condition</w:t>
      </w:r>
      <w:r w:rsidRPr="00462199">
        <w:t>s and the Agreement, the Agreement shall prevail.</w:t>
      </w:r>
      <w:bookmarkEnd w:id="2397"/>
    </w:p>
    <w:p w14:paraId="7E92E363" w14:textId="21A12E47" w:rsidR="00D179D6" w:rsidRPr="00462199" w:rsidRDefault="007248B2" w:rsidP="00867A58">
      <w:pPr>
        <w:pStyle w:val="H2Ashurst"/>
      </w:pPr>
      <w:bookmarkStart w:id="2398" w:name="_Ref144112958"/>
      <w:r w:rsidRPr="007248B2">
        <w:t>Condition</w:t>
      </w:r>
      <w:r w:rsidR="00D179D6" w:rsidRPr="00462199">
        <w:t xml:space="preserve"> </w:t>
      </w:r>
      <w:r w:rsidR="00D179D6" w:rsidRPr="00462199">
        <w:fldChar w:fldCharType="begin"/>
      </w:r>
      <w:r w:rsidR="00D179D6" w:rsidRPr="00462199">
        <w:instrText xml:space="preserve">  REF _Ref144112940 \r \h \* MERGEFORMAT </w:instrText>
      </w:r>
      <w:r w:rsidR="00D179D6" w:rsidRPr="00462199">
        <w:fldChar w:fldCharType="separate"/>
      </w:r>
      <w:del w:id="2399" w:author="Faqir, Sofia (Energy Security)" w:date="2023-11-12T19:47:00Z">
        <w:r w:rsidR="00E473FC" w:rsidRPr="00E473FC">
          <w:rPr>
            <w:color w:val="000000"/>
          </w:rPr>
          <w:delText>1.3(A)(vi)</w:delText>
        </w:r>
      </w:del>
      <w:r w:rsidR="00D179D6" w:rsidRPr="00462199">
        <w:fldChar w:fldCharType="end"/>
      </w:r>
      <w:r w:rsidR="00D179D6" w:rsidRPr="00462199">
        <w:t xml:space="preserve"> shall apply (without limitation) to any references in the LCHA to the Authority, the Economic Regulator, the Environment Agencies and the Secretary of State.</w:t>
      </w:r>
      <w:bookmarkEnd w:id="2398"/>
    </w:p>
    <w:p w14:paraId="642A4659" w14:textId="77777777" w:rsidR="00D179D6" w:rsidRPr="00462199" w:rsidRDefault="00D179D6" w:rsidP="00867A58">
      <w:pPr>
        <w:pStyle w:val="NormalBoldAshurst"/>
        <w:keepNext/>
      </w:pPr>
      <w:r w:rsidRPr="00462199">
        <w:rPr>
          <w:i/>
        </w:rPr>
        <w:lastRenderedPageBreak/>
        <w:t>Symbols and currency</w:t>
      </w:r>
    </w:p>
    <w:p w14:paraId="44D9A810" w14:textId="255FDEEA" w:rsidR="00D179D6" w:rsidRPr="00462199" w:rsidRDefault="00D179D6" w:rsidP="00867A58">
      <w:pPr>
        <w:pStyle w:val="H2Ashurst"/>
      </w:pPr>
      <w:bookmarkStart w:id="2400" w:name="_Ref144112959"/>
      <w:r w:rsidRPr="00462199">
        <w:t xml:space="preserve">Any reference in these </w:t>
      </w:r>
      <w:r w:rsidR="007248B2" w:rsidRPr="007248B2">
        <w:t>Condition</w:t>
      </w:r>
      <w:r w:rsidRPr="00462199">
        <w:t xml:space="preserve">s to </w:t>
      </w:r>
      <w:r w:rsidRPr="00462199">
        <w:rPr>
          <w:b/>
          <w:bCs/>
        </w:rPr>
        <w:t>"</w:t>
      </w:r>
      <w:r w:rsidRPr="00462199">
        <w:rPr>
          <w:b/>
        </w:rPr>
        <w:t>£</w:t>
      </w:r>
      <w:r w:rsidRPr="00462199">
        <w:rPr>
          <w:b/>
          <w:bCs/>
        </w:rPr>
        <w:t>"</w:t>
      </w:r>
      <w:r w:rsidRPr="00462199">
        <w:t xml:space="preserve"> or </w:t>
      </w:r>
      <w:r w:rsidRPr="00462199">
        <w:rPr>
          <w:b/>
          <w:bCs/>
        </w:rPr>
        <w:t>"</w:t>
      </w:r>
      <w:r w:rsidRPr="00462199">
        <w:rPr>
          <w:b/>
        </w:rPr>
        <w:t>pounds</w:t>
      </w:r>
      <w:r w:rsidRPr="00462199">
        <w:rPr>
          <w:b/>
          <w:bCs/>
        </w:rPr>
        <w:t>"</w:t>
      </w:r>
      <w:r w:rsidRPr="00462199">
        <w:rPr>
          <w:bCs/>
        </w:rPr>
        <w:t xml:space="preserve"> or </w:t>
      </w:r>
      <w:r w:rsidRPr="00462199">
        <w:rPr>
          <w:b/>
          <w:bCs/>
        </w:rPr>
        <w:t>"</w:t>
      </w:r>
      <w:r w:rsidRPr="00462199">
        <w:rPr>
          <w:b/>
        </w:rPr>
        <w:t>Sterling</w:t>
      </w:r>
      <w:r w:rsidRPr="00462199">
        <w:rPr>
          <w:b/>
          <w:bCs/>
        </w:rPr>
        <w:t>"</w:t>
      </w:r>
      <w:r w:rsidRPr="00462199">
        <w:t xml:space="preserve"> is to the lawful currency of the United Kingdom.</w:t>
      </w:r>
      <w:bookmarkEnd w:id="2400"/>
    </w:p>
    <w:p w14:paraId="6D113E95" w14:textId="44D9626E" w:rsidR="00D179D6" w:rsidRPr="00462199" w:rsidRDefault="00D179D6" w:rsidP="00867A58">
      <w:pPr>
        <w:pStyle w:val="H2Ashurst"/>
      </w:pPr>
      <w:bookmarkStart w:id="2401" w:name="_Ref144112960"/>
      <w:r w:rsidRPr="00462199">
        <w:t xml:space="preserve">Any reference in these </w:t>
      </w:r>
      <w:r w:rsidR="007248B2" w:rsidRPr="007248B2">
        <w:t>Condition</w:t>
      </w:r>
      <w:r w:rsidRPr="00462199">
        <w:t xml:space="preserve">s to </w:t>
      </w:r>
      <w:r w:rsidRPr="00462199">
        <w:rPr>
          <w:b/>
          <w:bCs/>
        </w:rPr>
        <w:t>"MW"</w:t>
      </w:r>
      <w:r w:rsidRPr="00462199">
        <w:t xml:space="preserve"> is to megawatts and to </w:t>
      </w:r>
      <w:r w:rsidRPr="00462199">
        <w:rPr>
          <w:b/>
          <w:bCs/>
        </w:rPr>
        <w:t>"MWh"</w:t>
      </w:r>
      <w:r w:rsidRPr="00462199">
        <w:t xml:space="preserve"> is to megawatt hours.</w:t>
      </w:r>
      <w:bookmarkEnd w:id="2401"/>
    </w:p>
    <w:p w14:paraId="499AD2FD" w14:textId="4C4AB17E" w:rsidR="00D179D6" w:rsidRPr="00462199" w:rsidRDefault="00D179D6" w:rsidP="00867A58">
      <w:pPr>
        <w:pStyle w:val="H2Ashurst"/>
      </w:pPr>
      <w:bookmarkStart w:id="2402" w:name="_Ref144112961"/>
      <w:r w:rsidRPr="00462199">
        <w:t xml:space="preserve">Any reference in these </w:t>
      </w:r>
      <w:r w:rsidR="007248B2" w:rsidRPr="007248B2">
        <w:t>Condition</w:t>
      </w:r>
      <w:r w:rsidRPr="00462199">
        <w:t xml:space="preserve">s to </w:t>
      </w:r>
      <w:r w:rsidRPr="00462199">
        <w:rPr>
          <w:b/>
          <w:bCs/>
        </w:rPr>
        <w:t>"HHV"</w:t>
      </w:r>
      <w:r w:rsidRPr="00462199">
        <w:t xml:space="preserve"> is to higher heating value.</w:t>
      </w:r>
      <w:bookmarkEnd w:id="2402"/>
    </w:p>
    <w:p w14:paraId="539D0D4C" w14:textId="78EF5865" w:rsidR="00D179D6" w:rsidRPr="00462199" w:rsidRDefault="00D179D6" w:rsidP="00867A58">
      <w:pPr>
        <w:pStyle w:val="H2Ashurst"/>
      </w:pPr>
      <w:bookmarkStart w:id="2403" w:name="_Ref144112962"/>
      <w:r w:rsidRPr="00462199">
        <w:t xml:space="preserve">Any reference in these </w:t>
      </w:r>
      <w:r w:rsidR="007248B2" w:rsidRPr="007248B2">
        <w:t>Condition</w:t>
      </w:r>
      <w:r w:rsidRPr="00462199">
        <w:t xml:space="preserve">s to </w:t>
      </w:r>
      <w:r w:rsidRPr="00462199">
        <w:rPr>
          <w:b/>
          <w:bCs/>
        </w:rPr>
        <w:t>"LHV"</w:t>
      </w:r>
      <w:r w:rsidRPr="00462199">
        <w:t xml:space="preserve"> is to lower heating value.</w:t>
      </w:r>
      <w:bookmarkEnd w:id="2403"/>
    </w:p>
    <w:p w14:paraId="4B141133" w14:textId="017500AE" w:rsidR="00D179D6" w:rsidRPr="00462199" w:rsidRDefault="00D179D6" w:rsidP="00867A58">
      <w:pPr>
        <w:pStyle w:val="H2Ashurst"/>
      </w:pPr>
      <w:bookmarkStart w:id="2404" w:name="_Ref144112963"/>
      <w:r w:rsidRPr="00462199">
        <w:t xml:space="preserve">Any reference in these </w:t>
      </w:r>
      <w:r w:rsidR="007248B2" w:rsidRPr="007248B2">
        <w:t>Condition</w:t>
      </w:r>
      <w:r w:rsidRPr="00462199">
        <w:t xml:space="preserve">s to </w:t>
      </w:r>
      <w:r w:rsidRPr="00462199">
        <w:rPr>
          <w:b/>
          <w:bCs/>
        </w:rPr>
        <w:t>"MJ"</w:t>
      </w:r>
      <w:r w:rsidRPr="00462199">
        <w:t xml:space="preserve"> is to megajoules.</w:t>
      </w:r>
      <w:bookmarkEnd w:id="2404"/>
    </w:p>
    <w:p w14:paraId="5BE49D47" w14:textId="01F43C29" w:rsidR="00D179D6" w:rsidRPr="00462199" w:rsidRDefault="00D179D6" w:rsidP="00867A58">
      <w:pPr>
        <w:pStyle w:val="H2Ashurst"/>
      </w:pPr>
      <w:bookmarkStart w:id="2405" w:name="_Ref144112964"/>
      <w:r w:rsidRPr="00462199">
        <w:t xml:space="preserve">Any reference in these </w:t>
      </w:r>
      <w:r w:rsidR="007248B2" w:rsidRPr="007248B2">
        <w:t>Condition</w:t>
      </w:r>
      <w:r w:rsidRPr="00462199">
        <w:t xml:space="preserve">s to </w:t>
      </w:r>
      <w:r w:rsidRPr="00462199">
        <w:rPr>
          <w:b/>
          <w:bCs/>
        </w:rPr>
        <w:t>"t</w:t>
      </w:r>
      <w:r w:rsidRPr="00462199">
        <w:rPr>
          <w:b/>
        </w:rPr>
        <w:t>CO</w:t>
      </w:r>
      <w:r w:rsidRPr="00462199">
        <w:rPr>
          <w:b/>
          <w:vertAlign w:val="subscript"/>
        </w:rPr>
        <w:t>2</w:t>
      </w:r>
      <w:r w:rsidRPr="00462199">
        <w:rPr>
          <w:b/>
          <w:bCs/>
        </w:rPr>
        <w:t>"</w:t>
      </w:r>
      <w:r w:rsidRPr="00462199">
        <w:t xml:space="preserve"> is to tonnes of carbon dioxide, </w:t>
      </w:r>
      <w:r w:rsidRPr="00462199">
        <w:rPr>
          <w:b/>
          <w:bCs/>
        </w:rPr>
        <w:t>"t</w:t>
      </w:r>
      <w:r w:rsidRPr="00462199">
        <w:rPr>
          <w:b/>
        </w:rPr>
        <w:t>CO</w:t>
      </w:r>
      <w:r w:rsidRPr="00462199">
        <w:rPr>
          <w:b/>
          <w:vertAlign w:val="subscript"/>
        </w:rPr>
        <w:t>2</w:t>
      </w:r>
      <w:r w:rsidRPr="00462199">
        <w:rPr>
          <w:b/>
          <w:bCs/>
          <w:vertAlign w:val="subscript"/>
        </w:rPr>
        <w:t>RS</w:t>
      </w:r>
      <w:r w:rsidRPr="00462199">
        <w:rPr>
          <w:b/>
          <w:bCs/>
        </w:rPr>
        <w:t>"</w:t>
      </w:r>
      <w:r w:rsidRPr="00462199">
        <w:t xml:space="preserve"> is to tonnes of carbon dioxide rich stream</w:t>
      </w:r>
      <w:r w:rsidRPr="00462199">
        <w:rPr>
          <w:b/>
          <w:bCs/>
        </w:rPr>
        <w:t xml:space="preserve"> </w:t>
      </w:r>
      <w:r w:rsidRPr="00462199">
        <w:t xml:space="preserve">and to </w:t>
      </w:r>
      <w:r w:rsidRPr="00462199">
        <w:rPr>
          <w:b/>
          <w:bCs/>
        </w:rPr>
        <w:t>"t</w:t>
      </w:r>
      <w:r w:rsidRPr="00462199">
        <w:rPr>
          <w:b/>
        </w:rPr>
        <w:t>CO</w:t>
      </w:r>
      <w:r w:rsidRPr="00462199">
        <w:rPr>
          <w:b/>
          <w:vertAlign w:val="subscript"/>
        </w:rPr>
        <w:t>2</w:t>
      </w:r>
      <w:r w:rsidRPr="00462199">
        <w:rPr>
          <w:b/>
          <w:bCs/>
        </w:rPr>
        <w:t>e"</w:t>
      </w:r>
      <w:r w:rsidRPr="00462199">
        <w:t xml:space="preserve"> is to tonnes of carbon dioxide equivalent.</w:t>
      </w:r>
      <w:bookmarkEnd w:id="2405"/>
    </w:p>
    <w:p w14:paraId="6C729F22" w14:textId="58D129AF" w:rsidR="00D179D6" w:rsidRDefault="00D179D6" w:rsidP="00867A58">
      <w:pPr>
        <w:pStyle w:val="H2Ashurst"/>
      </w:pPr>
      <w:bookmarkStart w:id="2406" w:name="_Ref144112965"/>
      <w:r w:rsidRPr="00462199">
        <w:t xml:space="preserve">Any value referenced in these </w:t>
      </w:r>
      <w:r w:rsidR="007248B2" w:rsidRPr="007248B2">
        <w:t>Condition</w:t>
      </w:r>
      <w:r w:rsidRPr="00462199">
        <w:t>s as being expressed as a percentage (%) is to be expressed as a decimal fraction for the purposes of any calculations.</w:t>
      </w:r>
      <w:bookmarkEnd w:id="2406"/>
    </w:p>
    <w:p w14:paraId="6B3901B4" w14:textId="0D17AD83" w:rsidR="00794BD1" w:rsidRPr="00462199" w:rsidRDefault="00794BD1" w:rsidP="00867A58">
      <w:pPr>
        <w:pStyle w:val="H2Ashurst"/>
      </w:pPr>
      <w:r>
        <w:t xml:space="preserve">Any value </w:t>
      </w:r>
      <w:r w:rsidR="006F396D">
        <w:t xml:space="preserve">calculated in accordance with </w:t>
      </w:r>
      <w:r>
        <w:t>these Conditions shall be rounded to one (1) decimal place, unless otherwise specified in the LCHA.</w:t>
      </w:r>
      <w:r>
        <w:rPr>
          <w:rStyle w:val="FootnoteReference"/>
        </w:rPr>
        <w:footnoteReference w:id="44"/>
      </w:r>
    </w:p>
    <w:p w14:paraId="044FBC3D" w14:textId="77777777" w:rsidR="00D179D6" w:rsidRPr="00462199" w:rsidRDefault="00D179D6" w:rsidP="005B3BB9">
      <w:pPr>
        <w:pStyle w:val="NormalBoldAshurst"/>
      </w:pPr>
      <w:r w:rsidRPr="00462199">
        <w:rPr>
          <w:i/>
        </w:rPr>
        <w:t>No interest in the Facility</w:t>
      </w:r>
    </w:p>
    <w:p w14:paraId="01F51E65" w14:textId="77777777" w:rsidR="00D179D6" w:rsidRPr="00462199" w:rsidRDefault="00D179D6" w:rsidP="00867A58">
      <w:pPr>
        <w:pStyle w:val="H2Ashurst"/>
      </w:pPr>
      <w:bookmarkStart w:id="2407" w:name="_Ref144112966"/>
      <w:r w:rsidRPr="00462199">
        <w:t>Nothing in the LCHA is intended to create, or shall create, a legal or beneficial interest in the Facility or the Project in favour of any person other than the Producer.</w:t>
      </w:r>
      <w:bookmarkEnd w:id="2407"/>
    </w:p>
    <w:p w14:paraId="339BBEF1" w14:textId="77777777" w:rsidR="00D179D6" w:rsidRPr="00462199" w:rsidRDefault="00D179D6" w:rsidP="00867A58">
      <w:pPr>
        <w:pStyle w:val="NormalAshurst"/>
      </w:pPr>
      <w:r w:rsidRPr="00462199">
        <w:br w:type="page"/>
      </w:r>
    </w:p>
    <w:p w14:paraId="78F8EA82" w14:textId="77777777" w:rsidR="00D179D6" w:rsidRPr="00462199" w:rsidRDefault="00D179D6" w:rsidP="00D61824">
      <w:pPr>
        <w:pStyle w:val="APPENDIXAshurst"/>
        <w:rPr>
          <w:b/>
          <w:bCs w:val="0"/>
        </w:rPr>
      </w:pPr>
      <w:r w:rsidRPr="00462199">
        <w:lastRenderedPageBreak/>
        <w:br/>
      </w:r>
      <w:bookmarkStart w:id="2408" w:name="_Ref144112967"/>
      <w:bookmarkStart w:id="2409" w:name="_Ref144118015"/>
      <w:bookmarkStart w:id="2410" w:name="_Toc149833648"/>
      <w:r w:rsidRPr="00462199">
        <w:rPr>
          <w:b/>
          <w:bCs w:val="0"/>
        </w:rPr>
        <w:t>Term</w:t>
      </w:r>
      <w:bookmarkEnd w:id="2408"/>
      <w:bookmarkEnd w:id="2409"/>
      <w:bookmarkEnd w:id="2410"/>
    </w:p>
    <w:p w14:paraId="00496E99" w14:textId="77777777" w:rsidR="00D179D6" w:rsidRPr="00462199" w:rsidRDefault="00D179D6" w:rsidP="005B3BB9">
      <w:pPr>
        <w:pStyle w:val="H1Ashurst"/>
      </w:pPr>
      <w:bookmarkStart w:id="2411" w:name="_Ref144112968"/>
      <w:bookmarkStart w:id="2412" w:name="_Toc149833649"/>
      <w:r w:rsidRPr="00462199">
        <w:t>Term</w:t>
      </w:r>
      <w:bookmarkEnd w:id="2411"/>
      <w:bookmarkEnd w:id="2412"/>
    </w:p>
    <w:p w14:paraId="1C249051" w14:textId="77777777" w:rsidR="00D179D6" w:rsidRPr="00462199" w:rsidRDefault="00D179D6" w:rsidP="005B3BB9">
      <w:pPr>
        <w:pStyle w:val="NormalBoldAshurst"/>
      </w:pPr>
      <w:r w:rsidRPr="00462199">
        <w:rPr>
          <w:i/>
        </w:rPr>
        <w:t>Term and duration</w:t>
      </w:r>
    </w:p>
    <w:p w14:paraId="41C137C3" w14:textId="77777777" w:rsidR="00D179D6" w:rsidRPr="00462199" w:rsidRDefault="00D179D6" w:rsidP="005B3BB9">
      <w:pPr>
        <w:pStyle w:val="H2Ashurst"/>
      </w:pPr>
      <w:bookmarkStart w:id="2413" w:name="_Ref144112969"/>
    </w:p>
    <w:p w14:paraId="2C850EE1" w14:textId="3F792732" w:rsidR="00D179D6" w:rsidRPr="00462199" w:rsidRDefault="00D179D6" w:rsidP="00867A58">
      <w:pPr>
        <w:pStyle w:val="H3Ashurst"/>
      </w:pPr>
      <w:bookmarkStart w:id="2414" w:name="_Ref144112970"/>
      <w:bookmarkEnd w:id="2413"/>
      <w:r w:rsidRPr="00462199">
        <w:t xml:space="preserve">Subject to </w:t>
      </w:r>
      <w:r w:rsidR="007248B2" w:rsidRPr="007248B2">
        <w:t>Condition</w:t>
      </w:r>
      <w:r w:rsidRPr="00462199">
        <w:t xml:space="preserve"> </w:t>
      </w:r>
      <w:r w:rsidR="00A34A4C">
        <w:fldChar w:fldCharType="begin"/>
      </w:r>
      <w:r w:rsidR="00A34A4C">
        <w:instrText xml:space="preserve"> REF _Ref144430986 \w \h </w:instrText>
      </w:r>
      <w:r w:rsidR="00A34A4C">
        <w:fldChar w:fldCharType="separate"/>
      </w:r>
      <w:del w:id="2415" w:author="Faqir, Sofia (Energy Security)" w:date="2023-11-12T19:47:00Z">
        <w:r w:rsidR="00E473FC">
          <w:delText>3</w:delText>
        </w:r>
      </w:del>
      <w:r w:rsidR="00A34A4C">
        <w:fldChar w:fldCharType="end"/>
      </w:r>
      <w:r w:rsidRPr="00462199">
        <w:t xml:space="preserve"> (</w:t>
      </w:r>
      <w:r w:rsidR="007248B2" w:rsidRPr="007248B2">
        <w:rPr>
          <w:i/>
        </w:rPr>
        <w:t>Condition</w:t>
      </w:r>
      <w:r w:rsidRPr="00462199">
        <w:rPr>
          <w:i/>
        </w:rPr>
        <w:t>s Precedent</w:t>
      </w:r>
      <w:r w:rsidRPr="00462199">
        <w:t>), the provisions of, and the rights and obligations of the Parties under, the LCHA shall become effective and binding on the Agreement Date; and</w:t>
      </w:r>
      <w:bookmarkEnd w:id="2414"/>
    </w:p>
    <w:p w14:paraId="07989BD1" w14:textId="58CD5B0B" w:rsidR="00D179D6" w:rsidRPr="00462199" w:rsidRDefault="00D179D6" w:rsidP="00867A58">
      <w:pPr>
        <w:pStyle w:val="H3Ashurst"/>
      </w:pPr>
      <w:bookmarkStart w:id="2416" w:name="_Ref144112971"/>
      <w:r w:rsidRPr="00462199">
        <w:t xml:space="preserve">(except in circumstances in which the LCHA is terminated pursuant to </w:t>
      </w:r>
      <w:r w:rsidR="007248B2" w:rsidRPr="007248B2">
        <w:t>Condition</w:t>
      </w:r>
      <w:r w:rsidRPr="00462199">
        <w:t xml:space="preserve">s </w:t>
      </w:r>
      <w:r w:rsidR="000C48C9">
        <w:fldChar w:fldCharType="begin"/>
      </w:r>
      <w:r w:rsidR="000C48C9">
        <w:instrText xml:space="preserve"> REF _Ref144112974 \w \h </w:instrText>
      </w:r>
      <w:r w:rsidR="000C48C9">
        <w:fldChar w:fldCharType="separate"/>
      </w:r>
      <w:del w:id="2417" w:author="Faqir, Sofia (Energy Security)" w:date="2023-11-12T19:47:00Z">
        <w:r w:rsidR="00E473FC">
          <w:delText>2.2(B)</w:delText>
        </w:r>
      </w:del>
      <w:r w:rsidR="000C48C9">
        <w:fldChar w:fldCharType="end"/>
      </w:r>
      <w:r w:rsidR="004F14DC">
        <w:t xml:space="preserve"> (</w:t>
      </w:r>
      <w:r w:rsidR="004F14DC">
        <w:rPr>
          <w:i/>
          <w:iCs/>
        </w:rPr>
        <w:t>Expiry</w:t>
      </w:r>
      <w:r w:rsidR="004F14DC">
        <w:t>)</w:t>
      </w:r>
      <w:r w:rsidRPr="00462199">
        <w:t xml:space="preserve">, </w:t>
      </w:r>
      <w:r w:rsidR="000C48C9">
        <w:fldChar w:fldCharType="begin"/>
      </w:r>
      <w:r w:rsidR="000C48C9">
        <w:instrText xml:space="preserve"> REF _Ref144114632 \w \h </w:instrText>
      </w:r>
      <w:r w:rsidR="000C48C9">
        <w:fldChar w:fldCharType="separate"/>
      </w:r>
      <w:del w:id="2418" w:author="Faqir, Sofia (Energy Security)" w:date="2023-11-12T19:47:00Z">
        <w:r w:rsidR="00E473FC">
          <w:delText>52.1</w:delText>
        </w:r>
      </w:del>
      <w:r w:rsidR="000C48C9">
        <w:fldChar w:fldCharType="end"/>
      </w:r>
      <w:r w:rsidRPr="00462199">
        <w:t xml:space="preserve"> (</w:t>
      </w:r>
      <w:r w:rsidRPr="00462199">
        <w:rPr>
          <w:i/>
        </w:rPr>
        <w:t>Pre-Start Date termination</w:t>
      </w:r>
      <w:r w:rsidRPr="00462199">
        <w:t xml:space="preserve">), </w:t>
      </w:r>
      <w:r w:rsidR="000C48C9">
        <w:fldChar w:fldCharType="begin"/>
      </w:r>
      <w:r w:rsidR="000C48C9">
        <w:instrText xml:space="preserve"> REF _Ref144114654 \w \h </w:instrText>
      </w:r>
      <w:r w:rsidR="000C48C9">
        <w:fldChar w:fldCharType="separate"/>
      </w:r>
      <w:del w:id="2419" w:author="Faqir, Sofia (Energy Security)" w:date="2023-11-12T19:47:00Z">
        <w:r w:rsidR="00E473FC">
          <w:delText>52.5</w:delText>
        </w:r>
      </w:del>
      <w:r w:rsidR="000C48C9">
        <w:fldChar w:fldCharType="end"/>
      </w:r>
      <w:r w:rsidRPr="00462199">
        <w:t xml:space="preserve"> (</w:t>
      </w:r>
      <w:r w:rsidRPr="00462199">
        <w:rPr>
          <w:i/>
        </w:rPr>
        <w:t>Termination for Prolonged Force Majeure)</w:t>
      </w:r>
      <w:r w:rsidRPr="00462199">
        <w:t xml:space="preserve">, </w:t>
      </w:r>
      <w:r w:rsidR="000C48C9">
        <w:fldChar w:fldCharType="begin"/>
      </w:r>
      <w:r w:rsidR="000C48C9">
        <w:instrText xml:space="preserve"> REF _Ref144114661 \w \h </w:instrText>
      </w:r>
      <w:r w:rsidR="000C48C9">
        <w:fldChar w:fldCharType="separate"/>
      </w:r>
      <w:del w:id="2420" w:author="Faqir, Sofia (Energy Security)" w:date="2023-11-12T19:47:00Z">
        <w:r w:rsidR="00E473FC">
          <w:delText>52.8</w:delText>
        </w:r>
      </w:del>
      <w:r w:rsidR="000C48C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 xml:space="preserve">), </w:t>
      </w:r>
      <w:r w:rsidR="000C48C9">
        <w:fldChar w:fldCharType="begin"/>
      </w:r>
      <w:r w:rsidR="000C48C9">
        <w:instrText xml:space="preserve"> REF _Ref144114748 \w \h </w:instrText>
      </w:r>
      <w:r w:rsidR="000C48C9">
        <w:fldChar w:fldCharType="separate"/>
      </w:r>
      <w:del w:id="2421" w:author="Faqir, Sofia (Energy Security)" w:date="2023-11-12T19:47:00Z">
        <w:r w:rsidR="00E473FC">
          <w:delText>52.22</w:delText>
        </w:r>
      </w:del>
      <w:r w:rsidR="000C48C9">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 xml:space="preserve">), </w:t>
      </w:r>
      <w:r w:rsidR="000C48C9">
        <w:fldChar w:fldCharType="begin"/>
      </w:r>
      <w:r w:rsidR="000C48C9">
        <w:instrText xml:space="preserve"> REF _Ref144114761 \w \h </w:instrText>
      </w:r>
      <w:r w:rsidR="000C48C9">
        <w:fldChar w:fldCharType="separate"/>
      </w:r>
      <w:del w:id="2422" w:author="Faqir, Sofia (Energy Security)" w:date="2023-11-12T19:47:00Z">
        <w:r w:rsidR="00E473FC">
          <w:delText>52.27</w:delText>
        </w:r>
      </w:del>
      <w:r w:rsidR="000C48C9">
        <w:fldChar w:fldCharType="end"/>
      </w:r>
      <w:r w:rsidRPr="00462199">
        <w:t xml:space="preserve"> (</w:t>
      </w:r>
      <w:r w:rsidRPr="00462199">
        <w:rPr>
          <w:i/>
        </w:rPr>
        <w:t>Default termination</w:t>
      </w:r>
      <w:r w:rsidRPr="00462199">
        <w:t xml:space="preserve">), </w:t>
      </w:r>
      <w:r w:rsidR="000C48C9">
        <w:fldChar w:fldCharType="begin"/>
      </w:r>
      <w:r w:rsidR="000C48C9">
        <w:instrText xml:space="preserve"> REF _Ref144114765 \w \h </w:instrText>
      </w:r>
      <w:r w:rsidR="000C48C9">
        <w:fldChar w:fldCharType="separate"/>
      </w:r>
      <w:del w:id="2423" w:author="Faqir, Sofia (Energy Security)" w:date="2023-11-12T19:47:00Z">
        <w:r w:rsidR="00E473FC">
          <w:delText>52.29</w:delText>
        </w:r>
      </w:del>
      <w:r w:rsidR="000C48C9">
        <w:fldChar w:fldCharType="end"/>
      </w:r>
      <w:r w:rsidRPr="00462199">
        <w:t xml:space="preserve"> (</w:t>
      </w:r>
      <w:r w:rsidRPr="00462199">
        <w:rPr>
          <w:i/>
        </w:rPr>
        <w:t>Termination for Failing to satisfy the Minimum Longstop Date Commissioning Requirements)</w:t>
      </w:r>
      <w:r w:rsidRPr="00462199">
        <w:t xml:space="preserve">, </w:t>
      </w:r>
      <w:r w:rsidR="000C48C9">
        <w:fldChar w:fldCharType="begin"/>
      </w:r>
      <w:r w:rsidR="000C48C9">
        <w:instrText xml:space="preserve"> REF _Ref144114770 \w \h </w:instrText>
      </w:r>
      <w:r w:rsidR="000C48C9">
        <w:fldChar w:fldCharType="separate"/>
      </w:r>
      <w:del w:id="2424" w:author="Faqir, Sofia (Energy Security)" w:date="2023-11-12T19:47:00Z">
        <w:r w:rsidR="00E473FC">
          <w:delText>52.30</w:delText>
        </w:r>
      </w:del>
      <w:r w:rsidR="000C48C9">
        <w:fldChar w:fldCharType="end"/>
      </w:r>
      <w:r w:rsidRPr="00462199">
        <w:t xml:space="preserve"> (</w:t>
      </w:r>
      <w:r w:rsidRPr="00462199">
        <w:rPr>
          <w:i/>
        </w:rPr>
        <w:t xml:space="preserve">Termination for failing to satisfy the </w:t>
      </w:r>
      <w:r w:rsidRPr="00462199">
        <w:rPr>
          <w:bCs/>
          <w:i/>
        </w:rPr>
        <w:t>CO</w:t>
      </w:r>
      <w:r w:rsidRPr="00462199">
        <w:rPr>
          <w:bCs/>
          <w:i/>
          <w:vertAlign w:val="subscript"/>
        </w:rPr>
        <w:t>2</w:t>
      </w:r>
      <w:r w:rsidRPr="00462199">
        <w:rPr>
          <w:i/>
        </w:rPr>
        <w:t xml:space="preserve"> T&amp;S Connection Confirmation Requirement</w:t>
      </w:r>
      <w:r w:rsidRPr="00462199">
        <w:t xml:space="preserve">), </w:t>
      </w:r>
      <w:r w:rsidR="000C48C9">
        <w:fldChar w:fldCharType="begin"/>
      </w:r>
      <w:r w:rsidR="000C48C9">
        <w:instrText xml:space="preserve"> REF _Ref144114771 \w \h </w:instrText>
      </w:r>
      <w:r w:rsidR="000C48C9">
        <w:fldChar w:fldCharType="separate"/>
      </w:r>
      <w:del w:id="2425" w:author="Faqir, Sofia (Energy Security)" w:date="2023-11-12T19:47:00Z">
        <w:r w:rsidR="00E473FC">
          <w:delText>52.31</w:delText>
        </w:r>
      </w:del>
      <w:r w:rsidR="000C48C9">
        <w:fldChar w:fldCharType="end"/>
      </w:r>
      <w:r w:rsidRPr="00462199">
        <w:t xml:space="preserve"> (</w:t>
      </w:r>
      <w:r w:rsidRPr="00462199">
        <w:rPr>
          <w:i/>
        </w:rPr>
        <w:t>Qualifying Change in Law termination)</w:t>
      </w:r>
      <w:r w:rsidRPr="00462199">
        <w:t xml:space="preserve">, or </w:t>
      </w:r>
      <w:r w:rsidR="000C48C9">
        <w:fldChar w:fldCharType="begin"/>
      </w:r>
      <w:r w:rsidR="000C48C9">
        <w:instrText xml:space="preserve"> REF _Ref144114773 \w \h </w:instrText>
      </w:r>
      <w:r w:rsidR="000C48C9">
        <w:fldChar w:fldCharType="separate"/>
      </w:r>
      <w:del w:id="2426" w:author="Faqir, Sofia (Energy Security)" w:date="2023-11-12T19:47:00Z">
        <w:r w:rsidR="00E473FC">
          <w:delText>52.33</w:delText>
        </w:r>
      </w:del>
      <w:r w:rsidR="000C48C9">
        <w:fldChar w:fldCharType="end"/>
      </w:r>
      <w:r w:rsidRPr="00462199">
        <w:t xml:space="preserve"> (</w:t>
      </w:r>
      <w:r w:rsidRPr="00462199">
        <w:rPr>
          <w:i/>
        </w:rPr>
        <w:t>QCiL Compensation termination</w:t>
      </w:r>
      <w:r w:rsidRPr="00462199">
        <w:t>)) the LCHA shall continue in full force and effect until the Specified Expiry Date,</w:t>
      </w:r>
      <w:bookmarkEnd w:id="2416"/>
    </w:p>
    <w:p w14:paraId="049E5EBF" w14:textId="77777777" w:rsidR="00D179D6" w:rsidRPr="00462199" w:rsidRDefault="00D179D6" w:rsidP="005B3BB9">
      <w:pPr>
        <w:pStyle w:val="B12Ashurst"/>
      </w:pPr>
      <w:r w:rsidRPr="00462199">
        <w:t xml:space="preserve">(such period, the </w:t>
      </w:r>
      <w:r w:rsidRPr="00462199">
        <w:rPr>
          <w:b/>
        </w:rPr>
        <w:t>"Term"</w:t>
      </w:r>
      <w:r w:rsidRPr="00462199">
        <w:t>).</w:t>
      </w:r>
    </w:p>
    <w:p w14:paraId="4AA5733E" w14:textId="77777777" w:rsidR="00D179D6" w:rsidRPr="00462199" w:rsidRDefault="00D179D6" w:rsidP="005B3BB9">
      <w:pPr>
        <w:pStyle w:val="NormalBoldAshurst"/>
      </w:pPr>
      <w:r w:rsidRPr="00462199">
        <w:rPr>
          <w:i/>
        </w:rPr>
        <w:t>Expiry</w:t>
      </w:r>
    </w:p>
    <w:p w14:paraId="4842F1A8" w14:textId="51B64DE7" w:rsidR="00D179D6" w:rsidRPr="00462199" w:rsidRDefault="00D179D6" w:rsidP="005B3BB9">
      <w:pPr>
        <w:pStyle w:val="H2Ashurst"/>
      </w:pPr>
      <w:bookmarkStart w:id="2427" w:name="_Ref144112972"/>
      <w:r w:rsidRPr="00462199">
        <w:t xml:space="preserve">Subject to </w:t>
      </w:r>
      <w:r w:rsidR="007248B2" w:rsidRPr="007248B2">
        <w:t>Condition</w:t>
      </w:r>
      <w:r w:rsidRPr="00462199">
        <w:t xml:space="preserve">s </w:t>
      </w:r>
      <w:r w:rsidR="000C48C9">
        <w:fldChar w:fldCharType="begin"/>
      </w:r>
      <w:r w:rsidR="000C48C9">
        <w:instrText xml:space="preserve"> REF _Ref144112975 \w \h </w:instrText>
      </w:r>
      <w:r w:rsidR="000C48C9">
        <w:fldChar w:fldCharType="separate"/>
      </w:r>
      <w:del w:id="2428" w:author="Faqir, Sofia (Energy Security)" w:date="2023-11-12T19:47:00Z">
        <w:r w:rsidR="00E473FC">
          <w:delText>2.3</w:delText>
        </w:r>
      </w:del>
      <w:r w:rsidR="000C48C9">
        <w:fldChar w:fldCharType="end"/>
      </w:r>
      <w:r w:rsidRPr="00462199">
        <w:t xml:space="preserve"> and </w:t>
      </w:r>
      <w:r w:rsidR="000C48C9">
        <w:fldChar w:fldCharType="begin"/>
      </w:r>
      <w:r w:rsidR="000C48C9">
        <w:instrText xml:space="preserve"> REF _Ref144112979 \w \h </w:instrText>
      </w:r>
      <w:r w:rsidR="000C48C9">
        <w:fldChar w:fldCharType="separate"/>
      </w:r>
      <w:del w:id="2429" w:author="Faqir, Sofia (Energy Security)" w:date="2023-11-12T19:47:00Z">
        <w:r w:rsidR="00E473FC">
          <w:delText>2.4</w:delText>
        </w:r>
      </w:del>
      <w:r w:rsidR="000C48C9">
        <w:fldChar w:fldCharType="end"/>
      </w:r>
      <w:r w:rsidRPr="00462199">
        <w:t>, the LCHA shall expire automatically on the earlier of:</w:t>
      </w:r>
      <w:bookmarkEnd w:id="2427"/>
    </w:p>
    <w:p w14:paraId="4B3D9598" w14:textId="77777777" w:rsidR="00D179D6" w:rsidRPr="00462199" w:rsidRDefault="00D179D6" w:rsidP="00867A58">
      <w:pPr>
        <w:pStyle w:val="H3Ashurst"/>
      </w:pPr>
      <w:bookmarkStart w:id="2430" w:name="_Ref144112973"/>
      <w:r w:rsidRPr="00462199">
        <w:t>the Specified Expiry Date; and</w:t>
      </w:r>
      <w:bookmarkEnd w:id="2430"/>
    </w:p>
    <w:p w14:paraId="14A0C0B6" w14:textId="77777777" w:rsidR="00D179D6" w:rsidRPr="00462199" w:rsidRDefault="00D179D6" w:rsidP="00867A58">
      <w:pPr>
        <w:pStyle w:val="H3Ashurst"/>
      </w:pPr>
      <w:bookmarkStart w:id="2431" w:name="_Ref144112974"/>
      <w:r w:rsidRPr="00462199">
        <w:t>if applicable, the date on which the Total Accrued Volumes are equal and/or are deemed to be equal to the LCHA Sales Cap.</w:t>
      </w:r>
      <w:bookmarkEnd w:id="2431"/>
    </w:p>
    <w:p w14:paraId="760DCD72" w14:textId="77777777" w:rsidR="00D179D6" w:rsidRPr="00462199" w:rsidRDefault="00D179D6" w:rsidP="005B3BB9">
      <w:pPr>
        <w:pStyle w:val="NormalBoldAshurst"/>
      </w:pPr>
      <w:r w:rsidRPr="00462199">
        <w:rPr>
          <w:i/>
        </w:rPr>
        <w:t>Consequences of expiry</w:t>
      </w:r>
    </w:p>
    <w:p w14:paraId="0A8F8B9F" w14:textId="59D7812A" w:rsidR="00D179D6" w:rsidRPr="00462199" w:rsidRDefault="00D179D6" w:rsidP="005B3BB9">
      <w:pPr>
        <w:pStyle w:val="H2Ashurst"/>
      </w:pPr>
      <w:bookmarkStart w:id="2432" w:name="_Ref144112975"/>
      <w:r w:rsidRPr="00462199">
        <w:t xml:space="preserve">Upon expiry of the LCHA pursuant to </w:t>
      </w:r>
      <w:r w:rsidR="007248B2" w:rsidRPr="007248B2">
        <w:t>Condition</w:t>
      </w:r>
      <w:r w:rsidR="000C48C9">
        <w:t xml:space="preserve"> </w:t>
      </w:r>
      <w:r w:rsidR="000C48C9">
        <w:fldChar w:fldCharType="begin"/>
      </w:r>
      <w:r w:rsidR="000C48C9">
        <w:instrText xml:space="preserve"> REF _Ref144112972 \w \h </w:instrText>
      </w:r>
      <w:r w:rsidR="000C48C9">
        <w:fldChar w:fldCharType="separate"/>
      </w:r>
      <w:del w:id="2433" w:author="Faqir, Sofia (Energy Security)" w:date="2023-11-12T19:47:00Z">
        <w:r w:rsidR="00E473FC">
          <w:delText>2.2</w:delText>
        </w:r>
      </w:del>
      <w:r w:rsidR="000C48C9">
        <w:fldChar w:fldCharType="end"/>
      </w:r>
      <w:r w:rsidRPr="00462199">
        <w:t>:</w:t>
      </w:r>
      <w:bookmarkEnd w:id="2432"/>
    </w:p>
    <w:p w14:paraId="3FEC1A52" w14:textId="77777777" w:rsidR="00D179D6" w:rsidRPr="00462199" w:rsidRDefault="00D179D6" w:rsidP="00867A58">
      <w:pPr>
        <w:pStyle w:val="H3Ashurst"/>
      </w:pPr>
      <w:bookmarkStart w:id="2434" w:name="_Ref144112976"/>
      <w:r w:rsidRPr="00462199">
        <w:t>no termination payment shall be payable by either Party to the other Party;</w:t>
      </w:r>
      <w:bookmarkEnd w:id="2434"/>
    </w:p>
    <w:p w14:paraId="5FBA812C" w14:textId="77777777" w:rsidR="00D179D6" w:rsidRPr="00462199" w:rsidRDefault="00D179D6" w:rsidP="00867A58">
      <w:pPr>
        <w:pStyle w:val="H3Ashurst"/>
      </w:pPr>
      <w:bookmarkStart w:id="2435" w:name="_Ref144112977"/>
      <w:r w:rsidRPr="00462199">
        <w:t>all rights and obligations of the Parties under the LCHA shall end; and</w:t>
      </w:r>
      <w:bookmarkEnd w:id="2435"/>
    </w:p>
    <w:p w14:paraId="10FA5678" w14:textId="77777777" w:rsidR="00D179D6" w:rsidRPr="00462199" w:rsidRDefault="00D179D6" w:rsidP="00867A58">
      <w:pPr>
        <w:pStyle w:val="H3Ashurst"/>
      </w:pPr>
      <w:bookmarkStart w:id="2436" w:name="_Ref144112978"/>
      <w:r w:rsidRPr="00462199">
        <w:t>neither Party shall be entitled to make any claim against the other Party pursuant to the LCHA.</w:t>
      </w:r>
      <w:bookmarkEnd w:id="2436"/>
    </w:p>
    <w:p w14:paraId="6ED3F921" w14:textId="77777777" w:rsidR="00D179D6" w:rsidRPr="00462199" w:rsidRDefault="00D179D6" w:rsidP="005B3BB9">
      <w:pPr>
        <w:pStyle w:val="H2Ashurst"/>
      </w:pPr>
      <w:bookmarkStart w:id="2437" w:name="_Ref144112979"/>
      <w:r w:rsidRPr="00462199">
        <w:t>The expiry of the LCHA:</w:t>
      </w:r>
      <w:bookmarkEnd w:id="2437"/>
    </w:p>
    <w:p w14:paraId="55096863" w14:textId="77777777" w:rsidR="00D179D6" w:rsidRPr="00462199" w:rsidRDefault="00D179D6" w:rsidP="00867A58">
      <w:pPr>
        <w:pStyle w:val="H3Ashurst"/>
      </w:pPr>
      <w:bookmarkStart w:id="2438" w:name="_Ref144112980"/>
      <w:r w:rsidRPr="00462199">
        <w:t>shall not affect, and shall be without prejudice to, accrued rights and liabilities and rights and liabilities arising as a result of:</w:t>
      </w:r>
      <w:bookmarkEnd w:id="2438"/>
    </w:p>
    <w:p w14:paraId="64F6927A" w14:textId="77777777" w:rsidR="00D179D6" w:rsidRPr="00462199" w:rsidRDefault="00D179D6" w:rsidP="005B3BB9">
      <w:pPr>
        <w:pStyle w:val="H4Ashurst"/>
      </w:pPr>
      <w:bookmarkStart w:id="2439" w:name="_Ref144112981"/>
      <w:r w:rsidRPr="00462199">
        <w:t>any antecedent breach of any provision of the LCHA; and</w:t>
      </w:r>
      <w:bookmarkEnd w:id="2439"/>
    </w:p>
    <w:p w14:paraId="625E3D77" w14:textId="3B8317D4" w:rsidR="00D179D6" w:rsidRPr="00462199" w:rsidRDefault="00D179D6" w:rsidP="005B3BB9">
      <w:pPr>
        <w:pStyle w:val="H4Ashurst"/>
      </w:pPr>
      <w:bookmarkStart w:id="2440" w:name="_Ref144112982"/>
      <w:r w:rsidRPr="00462199">
        <w:t xml:space="preserve">any breach of any provisions of the LCHA which are expressed to survive expiry pursuant to </w:t>
      </w:r>
      <w:r w:rsidR="007248B2" w:rsidRPr="007248B2">
        <w:t>Condition</w:t>
      </w:r>
      <w:r w:rsidRPr="00462199">
        <w:t xml:space="preserve"> </w:t>
      </w:r>
      <w:r w:rsidR="000C48C9">
        <w:fldChar w:fldCharType="begin"/>
      </w:r>
      <w:r w:rsidR="000C48C9">
        <w:instrText xml:space="preserve"> REF _Ref144432927 \w \h </w:instrText>
      </w:r>
      <w:r w:rsidR="000C48C9">
        <w:fldChar w:fldCharType="separate"/>
      </w:r>
      <w:del w:id="2441" w:author="Faqir, Sofia (Energy Security)" w:date="2023-11-12T19:47:00Z">
        <w:r w:rsidR="00E473FC">
          <w:delText>55</w:delText>
        </w:r>
      </w:del>
      <w:r w:rsidR="000C48C9">
        <w:fldChar w:fldCharType="end"/>
      </w:r>
      <w:r w:rsidRPr="00462199">
        <w:t xml:space="preserve"> (</w:t>
      </w:r>
      <w:r w:rsidRPr="00462199">
        <w:rPr>
          <w:i/>
        </w:rPr>
        <w:t>Survival</w:t>
      </w:r>
      <w:r w:rsidRPr="00462199">
        <w:t>); and</w:t>
      </w:r>
      <w:bookmarkEnd w:id="2440"/>
    </w:p>
    <w:p w14:paraId="5468F4B1" w14:textId="2F35E540" w:rsidR="00D179D6" w:rsidRPr="00462199" w:rsidRDefault="00D179D6" w:rsidP="005B3BB9">
      <w:pPr>
        <w:pStyle w:val="H3Ashurst"/>
      </w:pPr>
      <w:bookmarkStart w:id="2442" w:name="_Ref144112983"/>
      <w:r w:rsidRPr="00462199">
        <w:t xml:space="preserve">shall be subject to </w:t>
      </w:r>
      <w:r w:rsidR="007248B2" w:rsidRPr="007248B2">
        <w:t>Condition</w:t>
      </w:r>
      <w:r w:rsidRPr="00462199">
        <w:t xml:space="preserve"> </w:t>
      </w:r>
      <w:r w:rsidR="000C48C9">
        <w:fldChar w:fldCharType="begin"/>
      </w:r>
      <w:r w:rsidR="000C48C9">
        <w:instrText xml:space="preserve"> REF _Ref144432941 \w \h </w:instrText>
      </w:r>
      <w:r w:rsidR="000C48C9">
        <w:fldChar w:fldCharType="separate"/>
      </w:r>
      <w:del w:id="2443" w:author="Faqir, Sofia (Energy Security)" w:date="2023-11-12T19:47:00Z">
        <w:r w:rsidR="00E473FC">
          <w:delText>55</w:delText>
        </w:r>
      </w:del>
      <w:r w:rsidR="000C48C9">
        <w:fldChar w:fldCharType="end"/>
      </w:r>
      <w:r w:rsidRPr="00462199">
        <w:t xml:space="preserve"> (</w:t>
      </w:r>
      <w:r w:rsidRPr="00462199">
        <w:rPr>
          <w:i/>
        </w:rPr>
        <w:t>Survival</w:t>
      </w:r>
      <w:r w:rsidRPr="00462199">
        <w:t>).</w:t>
      </w:r>
      <w:bookmarkEnd w:id="2442"/>
      <w:r w:rsidRPr="00462199">
        <w:br w:type="page"/>
      </w:r>
    </w:p>
    <w:p w14:paraId="59800ACF" w14:textId="4FD17108" w:rsidR="00D179D6" w:rsidRPr="00462199" w:rsidRDefault="00D179D6" w:rsidP="00D61824">
      <w:pPr>
        <w:pStyle w:val="APPENDIXAshurst"/>
        <w:rPr>
          <w:b/>
          <w:bCs w:val="0"/>
        </w:rPr>
      </w:pPr>
      <w:r w:rsidRPr="00462199">
        <w:lastRenderedPageBreak/>
        <w:br/>
      </w:r>
      <w:bookmarkStart w:id="2444" w:name="_Ref144112984"/>
      <w:bookmarkStart w:id="2445" w:name="_Ref144118016"/>
      <w:bookmarkStart w:id="2446" w:name="_Toc149833650"/>
      <w:r w:rsidR="007248B2" w:rsidRPr="007248B2">
        <w:rPr>
          <w:b/>
          <w:bCs w:val="0"/>
        </w:rPr>
        <w:t>Condition</w:t>
      </w:r>
      <w:r w:rsidRPr="00462199">
        <w:rPr>
          <w:b/>
          <w:bCs w:val="0"/>
        </w:rPr>
        <w:t>s Precedent and Milestone Requirement</w:t>
      </w:r>
      <w:bookmarkEnd w:id="2444"/>
      <w:bookmarkEnd w:id="2445"/>
      <w:bookmarkEnd w:id="2446"/>
    </w:p>
    <w:p w14:paraId="202B7F3E" w14:textId="645007C5" w:rsidR="00D179D6" w:rsidRPr="00462199" w:rsidRDefault="007248B2" w:rsidP="005B3BB9">
      <w:pPr>
        <w:pStyle w:val="H1Ashurst"/>
      </w:pPr>
      <w:bookmarkStart w:id="2447" w:name="_Ref144112985"/>
      <w:bookmarkStart w:id="2448" w:name="_Ref144430986"/>
      <w:bookmarkStart w:id="2449" w:name="_Ref144433297"/>
      <w:bookmarkStart w:id="2450" w:name="_Ref144434007"/>
      <w:bookmarkStart w:id="2451" w:name="_Ref144454425"/>
      <w:bookmarkStart w:id="2452" w:name="_Toc149833651"/>
      <w:r w:rsidRPr="007248B2">
        <w:t>Condition</w:t>
      </w:r>
      <w:r w:rsidR="00D179D6" w:rsidRPr="00462199">
        <w:t>s Precedent</w:t>
      </w:r>
      <w:bookmarkEnd w:id="2447"/>
      <w:bookmarkEnd w:id="2448"/>
      <w:bookmarkEnd w:id="2449"/>
      <w:bookmarkEnd w:id="2450"/>
      <w:bookmarkEnd w:id="2451"/>
      <w:bookmarkEnd w:id="2452"/>
    </w:p>
    <w:p w14:paraId="3FBD3169" w14:textId="77777777" w:rsidR="00D179D6" w:rsidRPr="00462199" w:rsidRDefault="00D179D6" w:rsidP="005B3BB9">
      <w:pPr>
        <w:pStyle w:val="NormalBoldAshurst"/>
      </w:pPr>
      <w:r w:rsidRPr="00462199">
        <w:rPr>
          <w:i/>
        </w:rPr>
        <w:t>Provisions effective and binding from Agreement Date</w:t>
      </w:r>
    </w:p>
    <w:p w14:paraId="581D5259" w14:textId="77777777" w:rsidR="00D179D6" w:rsidRPr="00462199" w:rsidRDefault="00D179D6" w:rsidP="005B3BB9">
      <w:pPr>
        <w:pStyle w:val="H2Ashurst"/>
      </w:pPr>
      <w:bookmarkStart w:id="2453" w:name="_Ref144112986"/>
      <w:r w:rsidRPr="00462199">
        <w:t>The provisions of, and the rights and obligations of the Parties pursuant to, the Agreement Date Provisions shall become effective and binding on the Agreement Date.</w:t>
      </w:r>
      <w:bookmarkEnd w:id="2453"/>
    </w:p>
    <w:p w14:paraId="77ED0BED" w14:textId="7F97B06B" w:rsidR="00D179D6" w:rsidRPr="00462199" w:rsidRDefault="00D179D6" w:rsidP="005B3BB9">
      <w:pPr>
        <w:pStyle w:val="NormalBoldAshurst"/>
      </w:pPr>
      <w:r w:rsidRPr="00462199">
        <w:rPr>
          <w:i/>
        </w:rPr>
        <w:t xml:space="preserve">Initial </w:t>
      </w:r>
      <w:r w:rsidR="007248B2" w:rsidRPr="007248B2">
        <w:rPr>
          <w:i/>
        </w:rPr>
        <w:t>Condition</w:t>
      </w:r>
      <w:r w:rsidRPr="00462199">
        <w:rPr>
          <w:i/>
        </w:rPr>
        <w:t>s Precedent</w:t>
      </w:r>
    </w:p>
    <w:p w14:paraId="5BEF7D01" w14:textId="3E1E8AE1" w:rsidR="00D179D6" w:rsidRPr="00462199" w:rsidRDefault="00D179D6" w:rsidP="005B3BB9">
      <w:pPr>
        <w:pStyle w:val="H2Ashurst"/>
      </w:pPr>
      <w:bookmarkStart w:id="2454" w:name="_Ref144112987"/>
      <w:r w:rsidRPr="00462199">
        <w:t xml:space="preserve">The provisions of, and the rights and obligations of the Parties pursuant to, the Initial CP Provisions are </w:t>
      </w:r>
      <w:r w:rsidR="007248B2" w:rsidRPr="007248B2">
        <w:t>condition</w:t>
      </w:r>
      <w:r w:rsidRPr="00462199">
        <w:t xml:space="preserve">al upon the Initial </w:t>
      </w:r>
      <w:r w:rsidR="007248B2" w:rsidRPr="007248B2">
        <w:t>Condition</w:t>
      </w:r>
      <w:r w:rsidRPr="00462199">
        <w:t>s Precedent being:</w:t>
      </w:r>
      <w:bookmarkEnd w:id="2454"/>
    </w:p>
    <w:p w14:paraId="0D9B7D96" w14:textId="77777777" w:rsidR="00D179D6" w:rsidRPr="00462199" w:rsidRDefault="00D179D6" w:rsidP="00867A58">
      <w:pPr>
        <w:pStyle w:val="H3Ashurst"/>
      </w:pPr>
      <w:bookmarkStart w:id="2455" w:name="_Ref144112988"/>
      <w:r w:rsidRPr="00462199">
        <w:t>fulfilled by the Producer; or</w:t>
      </w:r>
      <w:bookmarkEnd w:id="2455"/>
    </w:p>
    <w:p w14:paraId="212D9E63" w14:textId="7C6DA8E3" w:rsidR="00D179D6" w:rsidRPr="00462199" w:rsidRDefault="00D179D6" w:rsidP="00867A58">
      <w:pPr>
        <w:pStyle w:val="H3Ashurst"/>
      </w:pPr>
      <w:bookmarkStart w:id="2456" w:name="_Ref144112989"/>
      <w:r w:rsidRPr="00462199">
        <w:t xml:space="preserve">waived by the LCHA Counterparty in accordance with </w:t>
      </w:r>
      <w:r w:rsidR="007248B2" w:rsidRPr="007248B2">
        <w:t>Condition</w:t>
      </w:r>
      <w:r w:rsidRPr="00462199">
        <w:t xml:space="preserve"> </w:t>
      </w:r>
      <w:r w:rsidR="000C48C9">
        <w:fldChar w:fldCharType="begin"/>
      </w:r>
      <w:r w:rsidR="000C48C9">
        <w:instrText xml:space="preserve"> REF _Ref144113061 \w \h </w:instrText>
      </w:r>
      <w:r w:rsidR="000C48C9">
        <w:fldChar w:fldCharType="separate"/>
      </w:r>
      <w:del w:id="2457" w:author="Faqir, Sofia (Energy Security)" w:date="2023-11-12T19:47:00Z">
        <w:r w:rsidR="00E473FC">
          <w:delText>3.29</w:delText>
        </w:r>
      </w:del>
      <w:r w:rsidR="000C48C9">
        <w:fldChar w:fldCharType="end"/>
      </w:r>
      <w:r w:rsidRPr="00462199">
        <w:t xml:space="preserve"> (</w:t>
      </w:r>
      <w:r w:rsidRPr="00462199">
        <w:rPr>
          <w:i/>
        </w:rPr>
        <w:t xml:space="preserve">Waiver of </w:t>
      </w:r>
      <w:r w:rsidR="007248B2" w:rsidRPr="007248B2">
        <w:rPr>
          <w:i/>
        </w:rPr>
        <w:t>Condition</w:t>
      </w:r>
      <w:r w:rsidRPr="00462199">
        <w:rPr>
          <w:i/>
        </w:rPr>
        <w:t>s Precedent and Default</w:t>
      </w:r>
      <w:r w:rsidRPr="00462199">
        <w:t xml:space="preserve">) and/or </w:t>
      </w:r>
      <w:r w:rsidR="000C48C9">
        <w:fldChar w:fldCharType="begin"/>
      </w:r>
      <w:r w:rsidR="000C48C9">
        <w:instrText xml:space="preserve"> REF _Ref144113241 \w \h </w:instrText>
      </w:r>
      <w:r w:rsidR="000C48C9">
        <w:fldChar w:fldCharType="separate"/>
      </w:r>
      <w:del w:id="2458" w:author="Faqir, Sofia (Energy Security)" w:date="2023-11-12T19:47:00Z">
        <w:r w:rsidR="00E473FC">
          <w:delText>3.81</w:delText>
        </w:r>
      </w:del>
      <w:r w:rsidR="000C48C9">
        <w:fldChar w:fldCharType="end"/>
      </w:r>
      <w:r w:rsidRPr="00462199">
        <w:t xml:space="preserve"> (</w:t>
      </w:r>
      <w:r w:rsidRPr="00462199">
        <w:rPr>
          <w:i/>
        </w:rPr>
        <w:t>Waiver of Subsidy Control Declaration Operational CP</w:t>
      </w:r>
      <w:r w:rsidRPr="00462199">
        <w:t>).</w:t>
      </w:r>
      <w:bookmarkEnd w:id="2456"/>
    </w:p>
    <w:p w14:paraId="6E220CF6" w14:textId="2EAE6622" w:rsidR="00D179D6" w:rsidRPr="00462199" w:rsidRDefault="00D179D6" w:rsidP="005B3BB9">
      <w:pPr>
        <w:pStyle w:val="H2Ashurst"/>
      </w:pPr>
      <w:bookmarkStart w:id="2459" w:name="_Ref144112990"/>
      <w:r w:rsidRPr="00462199">
        <w:t xml:space="preserve">The Producer shall use reasonable endeavours to fulfil or procure the fulfilment of the Initial </w:t>
      </w:r>
      <w:r w:rsidR="007248B2" w:rsidRPr="007248B2">
        <w:t>Condition</w:t>
      </w:r>
      <w:r w:rsidRPr="00462199">
        <w:t>s Precedent as soon as reasonably practicable, and in any event no later than twenty (20) Business Days after the Agreement Date.</w:t>
      </w:r>
      <w:bookmarkEnd w:id="2459"/>
    </w:p>
    <w:p w14:paraId="2B5820C5" w14:textId="15F50D1F" w:rsidR="00D179D6" w:rsidRPr="00462199" w:rsidRDefault="00D179D6" w:rsidP="005B3BB9">
      <w:pPr>
        <w:pStyle w:val="H2Ashurst"/>
      </w:pPr>
      <w:bookmarkStart w:id="2460" w:name="_Ref144112991"/>
      <w:r w:rsidRPr="00462199">
        <w:t xml:space="preserve">The LCHA Counterparty shall notify the Producer as soon as reasonably practicable after the LCHA Counterparty considers that the Initial </w:t>
      </w:r>
      <w:r w:rsidR="007248B2" w:rsidRPr="007248B2">
        <w:t>Condition</w:t>
      </w:r>
      <w:r w:rsidRPr="00462199">
        <w:t xml:space="preserve">s Precedent have been fulfilled, or after the LCHA Counterparty has decided to waive such </w:t>
      </w:r>
      <w:r w:rsidR="007248B2" w:rsidRPr="007248B2">
        <w:t>condition</w:t>
      </w:r>
      <w:r w:rsidRPr="00462199">
        <w:t xml:space="preserve">s in accordance with </w:t>
      </w:r>
      <w:r w:rsidR="007248B2" w:rsidRPr="007248B2">
        <w:t>Condition</w:t>
      </w:r>
      <w:r w:rsidRPr="00462199">
        <w:t> </w:t>
      </w:r>
      <w:r w:rsidR="000C48C9">
        <w:fldChar w:fldCharType="begin"/>
      </w:r>
      <w:r w:rsidR="000C48C9">
        <w:instrText xml:space="preserve"> REF _Ref144113061 \w \h </w:instrText>
      </w:r>
      <w:r w:rsidR="000C48C9">
        <w:fldChar w:fldCharType="separate"/>
      </w:r>
      <w:del w:id="2461" w:author="Faqir, Sofia (Energy Security)" w:date="2023-11-12T19:47:00Z">
        <w:r w:rsidR="00E473FC">
          <w:delText>3.29</w:delText>
        </w:r>
      </w:del>
      <w:r w:rsidR="000C48C9">
        <w:fldChar w:fldCharType="end"/>
      </w:r>
      <w:r w:rsidRPr="00462199">
        <w:t xml:space="preserve"> (</w:t>
      </w:r>
      <w:r w:rsidRPr="00462199">
        <w:rPr>
          <w:i/>
        </w:rPr>
        <w:t xml:space="preserve">Waiver of </w:t>
      </w:r>
      <w:r w:rsidR="007248B2" w:rsidRPr="007248B2">
        <w:rPr>
          <w:i/>
        </w:rPr>
        <w:t>Condition</w:t>
      </w:r>
      <w:r w:rsidRPr="00462199">
        <w:rPr>
          <w:i/>
        </w:rPr>
        <w:t>s Precedent and Default</w:t>
      </w:r>
      <w:r w:rsidRPr="00462199">
        <w:t>).</w:t>
      </w:r>
      <w:bookmarkEnd w:id="2460"/>
    </w:p>
    <w:p w14:paraId="6EEDF284" w14:textId="7DABDF20" w:rsidR="00D179D6" w:rsidRPr="00462199" w:rsidRDefault="00D179D6" w:rsidP="005B3BB9">
      <w:pPr>
        <w:pStyle w:val="NormalBoldAshurst"/>
      </w:pPr>
      <w:r w:rsidRPr="00462199">
        <w:rPr>
          <w:i/>
        </w:rPr>
        <w:t xml:space="preserve">Operational </w:t>
      </w:r>
      <w:r w:rsidR="007248B2" w:rsidRPr="007248B2">
        <w:rPr>
          <w:i/>
        </w:rPr>
        <w:t>Condition</w:t>
      </w:r>
      <w:r w:rsidRPr="00462199">
        <w:rPr>
          <w:i/>
        </w:rPr>
        <w:t>s Precedent</w:t>
      </w:r>
    </w:p>
    <w:p w14:paraId="397DA0B3" w14:textId="47B419FC" w:rsidR="00D179D6" w:rsidRPr="00462199" w:rsidRDefault="00D179D6" w:rsidP="005B3BB9">
      <w:pPr>
        <w:pStyle w:val="H2Ashurst"/>
      </w:pPr>
      <w:bookmarkStart w:id="2462" w:name="_Ref144112992"/>
      <w:r w:rsidRPr="00462199">
        <w:t xml:space="preserve">The provisions of, and the rights and obligations of the Parties pursuant to, the Operational CP Provisions are </w:t>
      </w:r>
      <w:r w:rsidR="007248B2" w:rsidRPr="007248B2">
        <w:t>condition</w:t>
      </w:r>
      <w:r w:rsidRPr="00462199">
        <w:t xml:space="preserve">al upon the Initial </w:t>
      </w:r>
      <w:r w:rsidR="007248B2" w:rsidRPr="007248B2">
        <w:t>Condition</w:t>
      </w:r>
      <w:r w:rsidRPr="00462199">
        <w:t xml:space="preserve">s Precedent and the Operational </w:t>
      </w:r>
      <w:r w:rsidR="007248B2" w:rsidRPr="007248B2">
        <w:t>Condition</w:t>
      </w:r>
      <w:r w:rsidRPr="00462199">
        <w:t>s Precedent being:</w:t>
      </w:r>
      <w:bookmarkEnd w:id="2462"/>
    </w:p>
    <w:p w14:paraId="238AB87D" w14:textId="77777777" w:rsidR="00D179D6" w:rsidRPr="00462199" w:rsidRDefault="00D179D6" w:rsidP="00867A58">
      <w:pPr>
        <w:pStyle w:val="H3Ashurst"/>
      </w:pPr>
      <w:bookmarkStart w:id="2463" w:name="_Ref144112993"/>
      <w:r w:rsidRPr="00462199">
        <w:t>fulfilled by the Producer; or</w:t>
      </w:r>
      <w:bookmarkEnd w:id="2463"/>
    </w:p>
    <w:p w14:paraId="1BD45580" w14:textId="5DD41959" w:rsidR="00D179D6" w:rsidRPr="00462199" w:rsidRDefault="00D179D6" w:rsidP="00867A58">
      <w:pPr>
        <w:pStyle w:val="H3Ashurst"/>
      </w:pPr>
      <w:bookmarkStart w:id="2464" w:name="_Ref144112994"/>
      <w:r w:rsidRPr="00462199">
        <w:t xml:space="preserve">waived by the LCHA Counterparty in accordance with </w:t>
      </w:r>
      <w:r w:rsidR="007248B2" w:rsidRPr="007248B2">
        <w:t>Condition</w:t>
      </w:r>
      <w:r w:rsidRPr="00462199">
        <w:t xml:space="preserve">s </w:t>
      </w:r>
      <w:r w:rsidR="000C48C9">
        <w:fldChar w:fldCharType="begin"/>
      </w:r>
      <w:r w:rsidR="000C48C9">
        <w:instrText xml:space="preserve"> REF _Ref144113061 \w \h </w:instrText>
      </w:r>
      <w:r w:rsidR="000C48C9">
        <w:fldChar w:fldCharType="separate"/>
      </w:r>
      <w:del w:id="2465" w:author="Faqir, Sofia (Energy Security)" w:date="2023-11-12T19:47:00Z">
        <w:r w:rsidR="00E473FC">
          <w:delText>3.29</w:delText>
        </w:r>
      </w:del>
      <w:r w:rsidR="000C48C9">
        <w:fldChar w:fldCharType="end"/>
      </w:r>
      <w:r w:rsidRPr="00462199">
        <w:t xml:space="preserve"> (</w:t>
      </w:r>
      <w:r w:rsidRPr="00462199">
        <w:rPr>
          <w:i/>
        </w:rPr>
        <w:t xml:space="preserve">Waiver of </w:t>
      </w:r>
      <w:r w:rsidR="007248B2" w:rsidRPr="007248B2">
        <w:rPr>
          <w:i/>
        </w:rPr>
        <w:t>Condition</w:t>
      </w:r>
      <w:r w:rsidRPr="00462199">
        <w:rPr>
          <w:i/>
        </w:rPr>
        <w:t>s Precedent and Default</w:t>
      </w:r>
      <w:r w:rsidRPr="00462199">
        <w:t xml:space="preserve">) and/or </w:t>
      </w:r>
      <w:r w:rsidR="000C48C9">
        <w:fldChar w:fldCharType="begin"/>
      </w:r>
      <w:r w:rsidR="000C48C9">
        <w:instrText xml:space="preserve"> REF _Ref144113241 \w \h </w:instrText>
      </w:r>
      <w:r w:rsidR="000C48C9">
        <w:fldChar w:fldCharType="separate"/>
      </w:r>
      <w:del w:id="2466" w:author="Faqir, Sofia (Energy Security)" w:date="2023-11-12T19:47:00Z">
        <w:r w:rsidR="00E473FC">
          <w:delText>3.81</w:delText>
        </w:r>
      </w:del>
      <w:r w:rsidR="000C48C9">
        <w:fldChar w:fldCharType="end"/>
      </w:r>
      <w:r w:rsidRPr="00462199">
        <w:t xml:space="preserve"> (</w:t>
      </w:r>
      <w:r w:rsidRPr="00462199">
        <w:rPr>
          <w:i/>
        </w:rPr>
        <w:t>Waiver of Subsidy Control Declaration Operational CP</w:t>
      </w:r>
      <w:r w:rsidRPr="00462199">
        <w:t>).</w:t>
      </w:r>
      <w:bookmarkEnd w:id="2464"/>
    </w:p>
    <w:p w14:paraId="3BE0CAEB" w14:textId="47CC4224" w:rsidR="00D179D6" w:rsidRPr="00462199" w:rsidRDefault="00D179D6" w:rsidP="005B3BB9">
      <w:pPr>
        <w:pStyle w:val="H2Ashurst"/>
      </w:pPr>
      <w:bookmarkStart w:id="2467" w:name="_Ref144112995"/>
      <w:r w:rsidRPr="00462199">
        <w:t xml:space="preserve">The Producer shall use reasonable endeavours to fulfil or procure the fulfilment of the Operational </w:t>
      </w:r>
      <w:r w:rsidR="007248B2" w:rsidRPr="007248B2">
        <w:t>Condition</w:t>
      </w:r>
      <w:r w:rsidRPr="00462199">
        <w:t>s Precedent (save for the Subsidy Control Declaration Operational CP) as soon as reasonably practicable, and in any event before the Longstop Date. The Producer shall use reasonable endeavours to fulfil or procure the fulfilment of the Subsidy Control Declaration Operational CP before the Longstop Date.</w:t>
      </w:r>
      <w:bookmarkEnd w:id="2467"/>
    </w:p>
    <w:p w14:paraId="39D574C9" w14:textId="14988C11" w:rsidR="00D179D6" w:rsidRPr="00462199" w:rsidRDefault="00D179D6" w:rsidP="005B3BB9">
      <w:pPr>
        <w:pStyle w:val="NormalBoldAshurst"/>
      </w:pPr>
      <w:r w:rsidRPr="00462199">
        <w:rPr>
          <w:i/>
        </w:rPr>
        <w:t xml:space="preserve">Operational </w:t>
      </w:r>
      <w:r w:rsidR="007248B2" w:rsidRPr="007248B2">
        <w:rPr>
          <w:i/>
        </w:rPr>
        <w:t>Condition</w:t>
      </w:r>
      <w:r w:rsidRPr="00462199">
        <w:rPr>
          <w:i/>
        </w:rPr>
        <w:t>s Precedent: General Reporting Obligations</w:t>
      </w:r>
    </w:p>
    <w:p w14:paraId="4CEE0D93" w14:textId="70E11636" w:rsidR="00D179D6" w:rsidRPr="00462199" w:rsidRDefault="00D179D6" w:rsidP="005B3BB9">
      <w:pPr>
        <w:pStyle w:val="H2Ashurst"/>
      </w:pPr>
      <w:bookmarkStart w:id="2468" w:name="_Ref144112996"/>
      <w:r w:rsidRPr="00462199">
        <w:t xml:space="preserve">The Producer shall keep the LCHA Counterparty reasonably informed as to progress towards fulfilment of the Operational </w:t>
      </w:r>
      <w:r w:rsidR="007248B2" w:rsidRPr="007248B2">
        <w:t>Condition</w:t>
      </w:r>
      <w:r w:rsidRPr="00462199">
        <w:t>s Precedent and, in particular (but without limitation), shall:</w:t>
      </w:r>
      <w:bookmarkEnd w:id="2468"/>
    </w:p>
    <w:p w14:paraId="638B8FF9" w14:textId="5463CED0" w:rsidR="00D179D6" w:rsidRPr="00462199" w:rsidRDefault="00D179D6" w:rsidP="00867A58">
      <w:pPr>
        <w:pStyle w:val="H3Ashurst"/>
      </w:pPr>
      <w:bookmarkStart w:id="2469" w:name="_Ref144112997"/>
      <w:r w:rsidRPr="00462199">
        <w:t xml:space="preserve">provide the LCHA Counterparty with reports (in form and content reasonably satisfactory to the LCHA Counterparty and in accordance with the reasonable </w:t>
      </w:r>
      <w:r w:rsidRPr="00462199">
        <w:lastRenderedPageBreak/>
        <w:t xml:space="preserve">requirements of the LCHA Counterparty as to the timing and frequency of such reports) of the progress made in or towards fulfilment of the Operational </w:t>
      </w:r>
      <w:r w:rsidR="007248B2" w:rsidRPr="007248B2">
        <w:t>Condition</w:t>
      </w:r>
      <w:r w:rsidRPr="00462199">
        <w:t>s Precedent; and</w:t>
      </w:r>
      <w:bookmarkEnd w:id="2469"/>
    </w:p>
    <w:p w14:paraId="7C1F3FE9" w14:textId="675C333F" w:rsidR="00D179D6" w:rsidRPr="00462199" w:rsidRDefault="00D179D6" w:rsidP="00867A58">
      <w:pPr>
        <w:pStyle w:val="H3Ashurst"/>
      </w:pPr>
      <w:bookmarkStart w:id="2470" w:name="_Ref144112998"/>
      <w:r w:rsidRPr="00462199">
        <w:t xml:space="preserve">give the LCHA Counterparty a notice each time the Producer considers an Operational </w:t>
      </w:r>
      <w:r w:rsidR="007248B2" w:rsidRPr="007248B2">
        <w:t>Condition</w:t>
      </w:r>
      <w:r w:rsidRPr="00462199">
        <w:t xml:space="preserve"> Precedent has been fulfilled (an </w:t>
      </w:r>
      <w:r w:rsidRPr="00462199">
        <w:rPr>
          <w:b/>
        </w:rPr>
        <w:t>"OCP Notice"</w:t>
      </w:r>
      <w:r w:rsidRPr="00462199">
        <w:t>). Each OCP Notice shall:</w:t>
      </w:r>
      <w:bookmarkEnd w:id="2470"/>
    </w:p>
    <w:p w14:paraId="55E3C288" w14:textId="53D1D2E4" w:rsidR="00D179D6" w:rsidRPr="00462199" w:rsidRDefault="00D179D6" w:rsidP="005B3BB9">
      <w:pPr>
        <w:pStyle w:val="H4Ashurst"/>
      </w:pPr>
      <w:bookmarkStart w:id="2471" w:name="_Ref144112999"/>
      <w:r w:rsidRPr="00462199">
        <w:t xml:space="preserve">identify the Operational </w:t>
      </w:r>
      <w:r w:rsidR="007248B2" w:rsidRPr="007248B2">
        <w:t>Condition</w:t>
      </w:r>
      <w:r w:rsidRPr="00462199">
        <w:t xml:space="preserve"> Precedent which the Producer considers to have been fulfilled; and</w:t>
      </w:r>
      <w:bookmarkEnd w:id="2471"/>
    </w:p>
    <w:p w14:paraId="1DAAC309" w14:textId="5FA6AA8C" w:rsidR="00D179D6" w:rsidRPr="00462199" w:rsidRDefault="00D179D6" w:rsidP="005B3BB9">
      <w:pPr>
        <w:pStyle w:val="H4Ashurst"/>
      </w:pPr>
      <w:bookmarkStart w:id="2472" w:name="_Ref144113000"/>
      <w:r w:rsidRPr="00462199">
        <w:t xml:space="preserve">include such Supporting Information as the Producer considers to be relevant to evidence the fulfilment of the relevant Operational </w:t>
      </w:r>
      <w:r w:rsidR="007248B2" w:rsidRPr="007248B2">
        <w:t>Condition</w:t>
      </w:r>
      <w:r w:rsidRPr="00462199">
        <w:t xml:space="preserve"> Precedent.</w:t>
      </w:r>
      <w:bookmarkEnd w:id="2472"/>
    </w:p>
    <w:p w14:paraId="3B08EBC3" w14:textId="77777777" w:rsidR="00D179D6" w:rsidRPr="00462199" w:rsidRDefault="00D179D6" w:rsidP="005B3BB9">
      <w:pPr>
        <w:pStyle w:val="H2Ashurst"/>
      </w:pPr>
      <w:bookmarkStart w:id="2473" w:name="_Ref144113001"/>
      <w:r w:rsidRPr="00462199">
        <w:t>Each OCP Notice shall be accompanied by a Directors' Certificate in relation to the information contained in, and enclosed with, the OCP Notice.</w:t>
      </w:r>
      <w:bookmarkEnd w:id="2473"/>
    </w:p>
    <w:p w14:paraId="60497A38" w14:textId="77777777" w:rsidR="00D179D6" w:rsidRPr="00462199" w:rsidRDefault="00D179D6" w:rsidP="005B3BB9">
      <w:pPr>
        <w:pStyle w:val="H2Ashurst"/>
      </w:pPr>
      <w:bookmarkStart w:id="2474" w:name="_Ref144113002"/>
      <w:r w:rsidRPr="00462199">
        <w:t xml:space="preserve">The LCHA Counterparty shall, no later than ten (10) Business Days after receipt of an OCP Notice, give a notice to the Producer (an </w:t>
      </w:r>
      <w:r w:rsidRPr="00462199">
        <w:rPr>
          <w:b/>
        </w:rPr>
        <w:t>"OCP Response Notice"</w:t>
      </w:r>
      <w:r w:rsidRPr="00462199">
        <w:t>). An OCP Response Notice shall specify whether the LCHA Counterparty considers that:</w:t>
      </w:r>
      <w:bookmarkEnd w:id="2474"/>
    </w:p>
    <w:p w14:paraId="7DE2A323" w14:textId="63A54455" w:rsidR="00D179D6" w:rsidRPr="00462199" w:rsidRDefault="00D179D6" w:rsidP="00867A58">
      <w:pPr>
        <w:pStyle w:val="H3Ashurst"/>
      </w:pPr>
      <w:bookmarkStart w:id="2475" w:name="_Ref144113003"/>
      <w:r w:rsidRPr="00462199">
        <w:t xml:space="preserve">the Producer has or has not fulfilled the Operational </w:t>
      </w:r>
      <w:r w:rsidR="007248B2" w:rsidRPr="007248B2">
        <w:t>Condition</w:t>
      </w:r>
      <w:r w:rsidRPr="00462199">
        <w:t xml:space="preserve"> Precedent to which the OCP Notice relates; or</w:t>
      </w:r>
      <w:bookmarkEnd w:id="2475"/>
    </w:p>
    <w:p w14:paraId="7A996C06" w14:textId="5E06A2CB" w:rsidR="00D179D6" w:rsidRPr="00462199" w:rsidRDefault="00D179D6" w:rsidP="00867A58">
      <w:pPr>
        <w:pStyle w:val="H3Ashurst"/>
      </w:pPr>
      <w:bookmarkStart w:id="2476" w:name="_Ref144113004"/>
      <w:r w:rsidRPr="00462199">
        <w:t xml:space="preserve">it has not been provided with sufficient Supporting Information to determine whether the Producer has fulfilled the Operational </w:t>
      </w:r>
      <w:r w:rsidR="007248B2" w:rsidRPr="007248B2">
        <w:t>Condition</w:t>
      </w:r>
      <w:r w:rsidRPr="00462199">
        <w:t xml:space="preserve"> Precedent to which the OCP Notice relates and, if so, details of the additional Supporting Information which the LCHA Counterparty requires to determine whether the Producer has fulfilled the Operational </w:t>
      </w:r>
      <w:r w:rsidR="007248B2" w:rsidRPr="007248B2">
        <w:t>Condition</w:t>
      </w:r>
      <w:r w:rsidRPr="00462199">
        <w:t xml:space="preserve"> Precedent (the </w:t>
      </w:r>
      <w:r w:rsidRPr="00462199">
        <w:rPr>
          <w:b/>
        </w:rPr>
        <w:t>"OCP Supporting Information"</w:t>
      </w:r>
      <w:r w:rsidRPr="00462199">
        <w:t>).</w:t>
      </w:r>
      <w:bookmarkEnd w:id="2476"/>
    </w:p>
    <w:p w14:paraId="6AD21B30" w14:textId="77777777" w:rsidR="00D179D6" w:rsidRPr="00462199" w:rsidRDefault="00D179D6" w:rsidP="005B3BB9">
      <w:pPr>
        <w:pStyle w:val="H2Ashurst"/>
      </w:pPr>
      <w:bookmarkStart w:id="2477" w:name="_Ref144113005"/>
      <w:r w:rsidRPr="00462199">
        <w:t>If the LCHA Counterparty states in the OCP Response Notice that:</w:t>
      </w:r>
      <w:bookmarkEnd w:id="2477"/>
    </w:p>
    <w:p w14:paraId="1969E7C4" w14:textId="34D0F15C" w:rsidR="00D179D6" w:rsidRPr="00462199" w:rsidRDefault="00D179D6" w:rsidP="00867A58">
      <w:pPr>
        <w:pStyle w:val="H3Ashurst"/>
      </w:pPr>
      <w:bookmarkStart w:id="2478" w:name="_Ref144113006"/>
      <w:r w:rsidRPr="00462199">
        <w:t xml:space="preserve">the Producer has fulfilled the Operational </w:t>
      </w:r>
      <w:r w:rsidR="007248B2" w:rsidRPr="007248B2">
        <w:t>Condition</w:t>
      </w:r>
      <w:r w:rsidRPr="00462199">
        <w:t xml:space="preserve"> Precedent, then the Operational </w:t>
      </w:r>
      <w:r w:rsidR="007248B2" w:rsidRPr="007248B2">
        <w:t>Condition</w:t>
      </w:r>
      <w:r w:rsidRPr="00462199">
        <w:t xml:space="preserve"> Precedent will be deemed to have been fulfilled for the purposes of the LCHA;</w:t>
      </w:r>
      <w:bookmarkEnd w:id="2478"/>
    </w:p>
    <w:p w14:paraId="0EED1044" w14:textId="2DAE8EC6" w:rsidR="00D179D6" w:rsidRPr="00462199" w:rsidRDefault="00D179D6" w:rsidP="00867A58">
      <w:pPr>
        <w:pStyle w:val="H3Ashurst"/>
      </w:pPr>
      <w:bookmarkStart w:id="2479" w:name="_Ref144113007"/>
      <w:r w:rsidRPr="00462199">
        <w:t xml:space="preserve">the Producer has not fulfilled the Operational </w:t>
      </w:r>
      <w:r w:rsidR="007248B2" w:rsidRPr="007248B2">
        <w:t>Condition</w:t>
      </w:r>
      <w:r w:rsidRPr="00462199">
        <w:t xml:space="preserve"> Precedent, then the Operational </w:t>
      </w:r>
      <w:r w:rsidR="007248B2" w:rsidRPr="007248B2">
        <w:t>Condition</w:t>
      </w:r>
      <w:r w:rsidRPr="00462199">
        <w:t xml:space="preserve"> Precedent will be deemed not to have been fulfilled for the purposes of the LCHA unless and until a resolution or determination to the contrary is made pursuant to the Dispute Resolution Procedure; or</w:t>
      </w:r>
      <w:bookmarkEnd w:id="2479"/>
    </w:p>
    <w:p w14:paraId="3795ADD0" w14:textId="72ABDFB2" w:rsidR="00D179D6" w:rsidRPr="00462199" w:rsidRDefault="00D179D6" w:rsidP="00867A58">
      <w:pPr>
        <w:pStyle w:val="H3Ashurst"/>
      </w:pPr>
      <w:bookmarkStart w:id="2480" w:name="_Ref144113008"/>
      <w:r w:rsidRPr="00462199">
        <w:t xml:space="preserve">the Producer has not provided the LCHA Counterparty with sufficient Supporting Information to determine whether the Producer has fulfilled the Operational </w:t>
      </w:r>
      <w:r w:rsidR="007248B2" w:rsidRPr="007248B2">
        <w:t>Condition</w:t>
      </w:r>
      <w:r w:rsidRPr="00462199">
        <w:t xml:space="preserve"> Precedent:</w:t>
      </w:r>
      <w:bookmarkEnd w:id="2480"/>
    </w:p>
    <w:p w14:paraId="0439C561" w14:textId="77777777" w:rsidR="00D179D6" w:rsidRPr="00462199" w:rsidRDefault="00D179D6" w:rsidP="005B3BB9">
      <w:pPr>
        <w:pStyle w:val="H4Ashurst"/>
      </w:pPr>
      <w:bookmarkStart w:id="2481" w:name="_Ref144113009"/>
      <w:r w:rsidRPr="00462199">
        <w:t>the Producer shall provide the OCP Supporting Information as soon as reasonably practicable, and in any event no later than ten (10) Business Days after receipt of the OCP Response Notice, or such longer period as is specified by the LCHA Counterparty; and</w:t>
      </w:r>
      <w:bookmarkEnd w:id="2481"/>
    </w:p>
    <w:p w14:paraId="3755D249" w14:textId="4606684F" w:rsidR="00D179D6" w:rsidRPr="00462199" w:rsidRDefault="00D179D6" w:rsidP="005B3BB9">
      <w:pPr>
        <w:pStyle w:val="H4Ashurst"/>
      </w:pPr>
      <w:bookmarkStart w:id="2482" w:name="_Ref144113010"/>
      <w:r w:rsidRPr="00462199">
        <w:t xml:space="preserve">upon receipt of the OCP Supporting Information, the LCHA Counterparty shall as soon as reasonably practicable, and in any event no later than ten (10) Business Days after receipt of such OCP Supporting Information, give a further OCP Response Notice to the Producer (a </w:t>
      </w:r>
      <w:r w:rsidRPr="00462199">
        <w:rPr>
          <w:b/>
        </w:rPr>
        <w:t>"Further OCP Response Notice"</w:t>
      </w:r>
      <w:r w:rsidRPr="00462199">
        <w:t xml:space="preserve">). A Further OCP Response Notice shall specify whether the LCHA Counterparty considers that the Producer has or has not fulfilled the Operational </w:t>
      </w:r>
      <w:r w:rsidR="007248B2" w:rsidRPr="007248B2">
        <w:t>Condition</w:t>
      </w:r>
      <w:r w:rsidRPr="00462199">
        <w:t xml:space="preserve"> Precedent.</w:t>
      </w:r>
      <w:bookmarkEnd w:id="2482"/>
    </w:p>
    <w:p w14:paraId="72710F43" w14:textId="77777777" w:rsidR="00D179D6" w:rsidRPr="00462199" w:rsidRDefault="00D179D6" w:rsidP="005B3BB9">
      <w:pPr>
        <w:pStyle w:val="H2Ashurst"/>
      </w:pPr>
      <w:bookmarkStart w:id="2483" w:name="_Ref144113011"/>
      <w:r w:rsidRPr="00462199">
        <w:lastRenderedPageBreak/>
        <w:t>The Producer shall give the LCHA Counterparty a notice promptly upon the Producer becoming aware:</w:t>
      </w:r>
      <w:bookmarkEnd w:id="2483"/>
    </w:p>
    <w:p w14:paraId="766367E3" w14:textId="1D0859DA" w:rsidR="00D179D6" w:rsidRPr="00462199" w:rsidRDefault="00D179D6" w:rsidP="00867A58">
      <w:pPr>
        <w:pStyle w:val="H3Ashurst"/>
      </w:pPr>
      <w:bookmarkStart w:id="2484" w:name="_Ref144113012"/>
      <w:r w:rsidRPr="00462199">
        <w:t xml:space="preserve">of any fact, matter or circumstance which will or is reasonably likely to prevent any of the Operational </w:t>
      </w:r>
      <w:r w:rsidR="007248B2" w:rsidRPr="007248B2">
        <w:t>Condition</w:t>
      </w:r>
      <w:r w:rsidRPr="00462199">
        <w:t>s Precedent from being fulfilled by the Longstop Date; or</w:t>
      </w:r>
      <w:bookmarkEnd w:id="2484"/>
    </w:p>
    <w:p w14:paraId="5E9554B1" w14:textId="2CDD5E0C" w:rsidR="00D179D6" w:rsidRPr="00462199" w:rsidRDefault="00D179D6" w:rsidP="00867A58">
      <w:pPr>
        <w:pStyle w:val="H3Ashurst"/>
      </w:pPr>
      <w:bookmarkStart w:id="2485" w:name="_Ref144113013"/>
      <w:r w:rsidRPr="00462199">
        <w:t xml:space="preserve">that any of the Operational </w:t>
      </w:r>
      <w:r w:rsidR="007248B2" w:rsidRPr="007248B2">
        <w:t>Condition</w:t>
      </w:r>
      <w:r w:rsidRPr="00462199">
        <w:t xml:space="preserve">s Precedent which had previously been notified to the LCHA Counterparty as fulfilled pursuant to </w:t>
      </w:r>
      <w:r w:rsidR="007248B2" w:rsidRPr="007248B2">
        <w:t>Condition</w:t>
      </w:r>
      <w:r w:rsidRPr="00462199">
        <w:t xml:space="preserve"> </w:t>
      </w:r>
      <w:r w:rsidR="000C48C9">
        <w:fldChar w:fldCharType="begin"/>
      </w:r>
      <w:r w:rsidR="000C48C9">
        <w:instrText xml:space="preserve"> REF _Ref144112998 \w \h </w:instrText>
      </w:r>
      <w:r w:rsidR="000C48C9">
        <w:fldChar w:fldCharType="separate"/>
      </w:r>
      <w:del w:id="2486" w:author="Faqir, Sofia (Energy Security)" w:date="2023-11-12T19:47:00Z">
        <w:r w:rsidR="00E473FC">
          <w:delText>3.7(B)</w:delText>
        </w:r>
      </w:del>
      <w:r w:rsidR="000C48C9">
        <w:fldChar w:fldCharType="end"/>
      </w:r>
      <w:r w:rsidRPr="00462199">
        <w:t xml:space="preserve"> is no longer fulfilled at any time prior to the Start Date,</w:t>
      </w:r>
      <w:bookmarkEnd w:id="2485"/>
    </w:p>
    <w:p w14:paraId="21DEF36D" w14:textId="0FEA4A07" w:rsidR="00D179D6" w:rsidRPr="00462199" w:rsidRDefault="00D179D6" w:rsidP="005B3BB9">
      <w:pPr>
        <w:pStyle w:val="B12Ashurst"/>
      </w:pPr>
      <w:r w:rsidRPr="00462199">
        <w:t xml:space="preserve">(any such notice, an </w:t>
      </w:r>
      <w:r w:rsidRPr="00462199">
        <w:rPr>
          <w:b/>
        </w:rPr>
        <w:t>"OCP Non-Compliance Notice"</w:t>
      </w:r>
      <w:r w:rsidRPr="00462199">
        <w:t xml:space="preserve"> and the Operational </w:t>
      </w:r>
      <w:r w:rsidR="007248B2" w:rsidRPr="007248B2">
        <w:t>Condition</w:t>
      </w:r>
      <w:r w:rsidRPr="00462199">
        <w:t xml:space="preserve"> Precedent referenced in such notice, an </w:t>
      </w:r>
      <w:r w:rsidRPr="00462199">
        <w:rPr>
          <w:b/>
        </w:rPr>
        <w:t>"Affected Operational CP"</w:t>
      </w:r>
      <w:r w:rsidRPr="00462199">
        <w:t>). Each such OCP Non-Compliance Notice shall:</w:t>
      </w:r>
    </w:p>
    <w:p w14:paraId="012D705F" w14:textId="77777777" w:rsidR="00D179D6" w:rsidRPr="00462199" w:rsidRDefault="00D179D6" w:rsidP="005B3BB9">
      <w:pPr>
        <w:pStyle w:val="H4Ashurst"/>
      </w:pPr>
      <w:bookmarkStart w:id="2487" w:name="_Ref144113014"/>
      <w:r w:rsidRPr="00462199">
        <w:t>identify the Affected Operational CP;</w:t>
      </w:r>
      <w:bookmarkEnd w:id="2487"/>
    </w:p>
    <w:p w14:paraId="473CA2D6" w14:textId="77777777" w:rsidR="00D179D6" w:rsidRPr="00462199" w:rsidRDefault="00D179D6" w:rsidP="005B3BB9">
      <w:pPr>
        <w:pStyle w:val="H4Ashurst"/>
      </w:pPr>
      <w:bookmarkStart w:id="2488" w:name="_Ref144113015"/>
      <w:r w:rsidRPr="00462199">
        <w:t>specify the reasons why the Affected Operational CP:</w:t>
      </w:r>
      <w:bookmarkEnd w:id="2488"/>
    </w:p>
    <w:p w14:paraId="7C3FB9AA" w14:textId="77777777" w:rsidR="00D179D6" w:rsidRPr="00462199" w:rsidRDefault="00D179D6" w:rsidP="00202C21">
      <w:pPr>
        <w:pStyle w:val="H5Ashurst"/>
      </w:pPr>
      <w:bookmarkStart w:id="2489" w:name="_Ref144113016"/>
      <w:r w:rsidRPr="00462199">
        <w:t>will, or is reasonably likely, not to be fulfilled; or</w:t>
      </w:r>
      <w:bookmarkEnd w:id="2489"/>
    </w:p>
    <w:p w14:paraId="33C2B6D4" w14:textId="77777777" w:rsidR="00D179D6" w:rsidRPr="00462199" w:rsidRDefault="00D179D6" w:rsidP="00202C21">
      <w:pPr>
        <w:pStyle w:val="H5Ashurst"/>
      </w:pPr>
      <w:bookmarkStart w:id="2490" w:name="_Ref144113017"/>
      <w:r w:rsidRPr="00462199">
        <w:t>is no longer fulfilled;</w:t>
      </w:r>
      <w:bookmarkEnd w:id="2490"/>
    </w:p>
    <w:p w14:paraId="4FECB776" w14:textId="77777777" w:rsidR="00D179D6" w:rsidRPr="00462199" w:rsidRDefault="00D179D6" w:rsidP="005B3BB9">
      <w:pPr>
        <w:pStyle w:val="H4Ashurst"/>
      </w:pPr>
      <w:bookmarkStart w:id="2491" w:name="_Ref144113018"/>
      <w:r w:rsidRPr="00462199">
        <w:t>include such Supporting Information as the Producer considers to be relevant to the content of the OCP Non-Compliance Notice; and</w:t>
      </w:r>
      <w:bookmarkEnd w:id="2491"/>
    </w:p>
    <w:p w14:paraId="4746F88B" w14:textId="77777777" w:rsidR="00D179D6" w:rsidRPr="00462199" w:rsidRDefault="00D179D6" w:rsidP="005B3BB9">
      <w:pPr>
        <w:pStyle w:val="H4Ashurst"/>
      </w:pPr>
      <w:bookmarkStart w:id="2492" w:name="_Ref144113019"/>
      <w:r w:rsidRPr="00462199">
        <w:t>include details of any remedial action that the Producer is taking or proposes to take,</w:t>
      </w:r>
      <w:bookmarkEnd w:id="2492"/>
    </w:p>
    <w:p w14:paraId="08B9BBB3" w14:textId="66C6AC1E" w:rsidR="00D179D6" w:rsidRPr="00462199" w:rsidRDefault="00D179D6" w:rsidP="005B3BB9">
      <w:pPr>
        <w:pStyle w:val="B12Ashurst"/>
      </w:pPr>
      <w:r w:rsidRPr="00462199">
        <w:t xml:space="preserve">provided that no OCP Non-Compliance Notice need be given by the Producer to the LCHA Counterparty if the Affected Operational CP has been waived by the LCHA Counterparty in accordance with </w:t>
      </w:r>
      <w:r w:rsidR="007248B2" w:rsidRPr="007248B2">
        <w:t>Condition</w:t>
      </w:r>
      <w:r w:rsidRPr="00462199">
        <w:t xml:space="preserve">s </w:t>
      </w:r>
      <w:r w:rsidR="000C48C9">
        <w:fldChar w:fldCharType="begin"/>
      </w:r>
      <w:r w:rsidR="000C48C9">
        <w:instrText xml:space="preserve"> REF _Ref144113061 \w \h </w:instrText>
      </w:r>
      <w:r w:rsidR="000C48C9">
        <w:fldChar w:fldCharType="separate"/>
      </w:r>
      <w:del w:id="2493" w:author="Faqir, Sofia (Energy Security)" w:date="2023-11-12T19:47:00Z">
        <w:r w:rsidR="00E473FC">
          <w:delText>3.29</w:delText>
        </w:r>
      </w:del>
      <w:r w:rsidR="000C48C9">
        <w:fldChar w:fldCharType="end"/>
      </w:r>
      <w:r w:rsidRPr="00462199">
        <w:t xml:space="preserve"> (</w:t>
      </w:r>
      <w:r w:rsidRPr="00462199">
        <w:rPr>
          <w:i/>
        </w:rPr>
        <w:t xml:space="preserve">Waiver of </w:t>
      </w:r>
      <w:r w:rsidR="007248B2" w:rsidRPr="007248B2">
        <w:rPr>
          <w:i/>
        </w:rPr>
        <w:t>Condition</w:t>
      </w:r>
      <w:r w:rsidRPr="00462199">
        <w:rPr>
          <w:i/>
        </w:rPr>
        <w:t>s Precedent and Default</w:t>
      </w:r>
      <w:r w:rsidRPr="00462199">
        <w:t xml:space="preserve">) and/or </w:t>
      </w:r>
      <w:r w:rsidR="000C48C9">
        <w:fldChar w:fldCharType="begin"/>
      </w:r>
      <w:r w:rsidR="000C48C9">
        <w:instrText xml:space="preserve"> REF _Ref144113241 \w \h </w:instrText>
      </w:r>
      <w:r w:rsidR="000C48C9">
        <w:fldChar w:fldCharType="separate"/>
      </w:r>
      <w:del w:id="2494" w:author="Faqir, Sofia (Energy Security)" w:date="2023-11-12T19:47:00Z">
        <w:r w:rsidR="00E473FC">
          <w:delText>3.81</w:delText>
        </w:r>
      </w:del>
      <w:r w:rsidR="000C48C9">
        <w:fldChar w:fldCharType="end"/>
      </w:r>
      <w:r w:rsidRPr="00462199">
        <w:t xml:space="preserve"> (</w:t>
      </w:r>
      <w:r w:rsidRPr="00462199">
        <w:rPr>
          <w:i/>
        </w:rPr>
        <w:t>Waiver of Subsidy Control Declaration Operational CP</w:t>
      </w:r>
      <w:r w:rsidRPr="00462199">
        <w:t>).</w:t>
      </w:r>
    </w:p>
    <w:p w14:paraId="58627547" w14:textId="77777777" w:rsidR="00D179D6" w:rsidRPr="00462199" w:rsidRDefault="00D179D6" w:rsidP="005B3BB9">
      <w:pPr>
        <w:pStyle w:val="H2Ashurst"/>
      </w:pPr>
      <w:bookmarkStart w:id="2495" w:name="_Ref144113020"/>
      <w:r w:rsidRPr="00462199">
        <w:t>Each OCP Non-Compliance Notice shall be accompanied by a Directors' Certificate in relation to the information contained in, and enclosed with, the OCP Non-Compliance Notice.</w:t>
      </w:r>
      <w:bookmarkEnd w:id="2495"/>
    </w:p>
    <w:p w14:paraId="543A07EC" w14:textId="6EC5F8C7" w:rsidR="00D179D6" w:rsidRPr="00462199" w:rsidRDefault="00D179D6" w:rsidP="005B3BB9">
      <w:pPr>
        <w:pStyle w:val="H2Ashurst"/>
      </w:pPr>
      <w:bookmarkStart w:id="2496" w:name="_Ref144113021"/>
      <w:r w:rsidRPr="00462199">
        <w:t xml:space="preserve">Nothing in this </w:t>
      </w:r>
      <w:r w:rsidR="007248B2" w:rsidRPr="007248B2">
        <w:t>Condition</w:t>
      </w:r>
      <w:r w:rsidRPr="00462199">
        <w:t xml:space="preserve"> </w:t>
      </w:r>
      <w:r w:rsidR="000C48C9">
        <w:fldChar w:fldCharType="begin"/>
      </w:r>
      <w:r w:rsidR="000C48C9">
        <w:instrText xml:space="preserve"> REF _Ref144433297 \w \h </w:instrText>
      </w:r>
      <w:r w:rsidR="000C48C9">
        <w:fldChar w:fldCharType="separate"/>
      </w:r>
      <w:del w:id="2497" w:author="Faqir, Sofia (Energy Security)" w:date="2023-11-12T19:47:00Z">
        <w:r w:rsidR="00E473FC">
          <w:delText>3</w:delText>
        </w:r>
      </w:del>
      <w:r w:rsidR="000C48C9">
        <w:fldChar w:fldCharType="end"/>
      </w:r>
      <w:r w:rsidRPr="00462199">
        <w:t xml:space="preserve"> (</w:t>
      </w:r>
      <w:r w:rsidR="007248B2" w:rsidRPr="007248B2">
        <w:rPr>
          <w:i/>
        </w:rPr>
        <w:t>Condition</w:t>
      </w:r>
      <w:r w:rsidRPr="00462199">
        <w:rPr>
          <w:i/>
        </w:rPr>
        <w:t>s Precedent</w:t>
      </w:r>
      <w:r w:rsidRPr="00462199">
        <w:t xml:space="preserve">) shall require the LCHA Counterparty to specify in any OCP Response Notice or Further OCP Response Notice that the LCHA Counterparty accepts that an Operational </w:t>
      </w:r>
      <w:r w:rsidR="007248B2" w:rsidRPr="007248B2">
        <w:t>Condition</w:t>
      </w:r>
      <w:r w:rsidRPr="00462199">
        <w:t xml:space="preserve"> Precedent has been fulfilled unless the LCHA Counterparty is satisfied of the same.</w:t>
      </w:r>
      <w:bookmarkEnd w:id="2496"/>
    </w:p>
    <w:p w14:paraId="514ECE7C" w14:textId="39AC8C73" w:rsidR="00D179D6" w:rsidRPr="00462199" w:rsidRDefault="00D179D6" w:rsidP="005B3BB9">
      <w:pPr>
        <w:pStyle w:val="NormalBoldAshurst"/>
      </w:pPr>
      <w:r w:rsidRPr="00462199">
        <w:rPr>
          <w:i/>
        </w:rPr>
        <w:t xml:space="preserve">Operational </w:t>
      </w:r>
      <w:r w:rsidR="007248B2" w:rsidRPr="007248B2">
        <w:rPr>
          <w:i/>
        </w:rPr>
        <w:t>Condition</w:t>
      </w:r>
      <w:r w:rsidRPr="00462199">
        <w:rPr>
          <w:i/>
        </w:rPr>
        <w:t>s Precedent: Construction Reporting Requirements</w:t>
      </w:r>
    </w:p>
    <w:p w14:paraId="57545E83" w14:textId="77777777" w:rsidR="00D179D6" w:rsidRPr="00462199" w:rsidRDefault="00D179D6" w:rsidP="005B3BB9">
      <w:pPr>
        <w:pStyle w:val="H2Ashurst"/>
      </w:pPr>
      <w:bookmarkStart w:id="2498" w:name="_Ref144113022"/>
      <w:r w:rsidRPr="00462199">
        <w:t>The Producer shall keep the LCHA Counterparty fully informed as to the progress in relation to the Pre-Operation Activities from the Agreement Date until the Start Date and in particular (but without limitation) shall, on or prior to every 1 February, 1 May, 1 September and 1 November that fall within such period (or, if such date is a day other than a Business Day, on the next Business Day after that date):</w:t>
      </w:r>
      <w:bookmarkEnd w:id="2498"/>
    </w:p>
    <w:p w14:paraId="5ABA9DE8" w14:textId="77777777" w:rsidR="00D179D6" w:rsidRPr="00462199" w:rsidRDefault="00D179D6" w:rsidP="00867A58">
      <w:pPr>
        <w:pStyle w:val="H3Ashurst"/>
      </w:pPr>
      <w:bookmarkStart w:id="2499" w:name="_Ref144113023"/>
      <w:r w:rsidRPr="00462199">
        <w:t>provide the LCHA Counterparty with reports (in form and content reasonably satisfactory to the LCHA Counterparty) detailing the progress in relation to the Pre-Operation Activities. As a minimum, each report shall satisfy the Minimum Reporting Content Requirements; and</w:t>
      </w:r>
      <w:bookmarkEnd w:id="2499"/>
    </w:p>
    <w:p w14:paraId="4448B0B6" w14:textId="3BE5CA20" w:rsidR="00D179D6" w:rsidRPr="00462199" w:rsidRDefault="00D179D6" w:rsidP="00867A58">
      <w:pPr>
        <w:pStyle w:val="H3Ashurst"/>
      </w:pPr>
      <w:bookmarkStart w:id="2500" w:name="_Ref144113024"/>
      <w:r w:rsidRPr="00462199">
        <w:lastRenderedPageBreak/>
        <w:t xml:space="preserve">provide the LCHA Counterparty with any Supporting Information provided to the Producer's board of Directors (or an equivalent body or committee, as applicable) relating to the matters referred to in </w:t>
      </w:r>
      <w:r w:rsidR="007248B2" w:rsidRPr="007248B2">
        <w:t>Condition</w:t>
      </w:r>
      <w:r w:rsidRPr="00462199">
        <w:t xml:space="preserve"> </w:t>
      </w:r>
      <w:r w:rsidR="000C48C9">
        <w:fldChar w:fldCharType="begin"/>
      </w:r>
      <w:r w:rsidR="000C48C9">
        <w:instrText xml:space="preserve"> REF _Ref144113023 \w \h </w:instrText>
      </w:r>
      <w:r w:rsidR="000C48C9">
        <w:fldChar w:fldCharType="separate"/>
      </w:r>
      <w:del w:id="2501" w:author="Faqir, Sofia (Energy Security)" w:date="2023-11-12T19:47:00Z">
        <w:r w:rsidR="00E473FC">
          <w:delText>3.14(A)</w:delText>
        </w:r>
      </w:del>
      <w:r w:rsidR="000C48C9">
        <w:fldChar w:fldCharType="end"/>
      </w:r>
      <w:r w:rsidRPr="00462199">
        <w:t>.</w:t>
      </w:r>
      <w:bookmarkEnd w:id="2500"/>
    </w:p>
    <w:p w14:paraId="33B01162" w14:textId="77777777" w:rsidR="00D179D6" w:rsidRPr="00462199" w:rsidRDefault="00D179D6" w:rsidP="005B3BB9">
      <w:pPr>
        <w:pStyle w:val="H2Ashurst"/>
      </w:pPr>
      <w:bookmarkStart w:id="2502" w:name="_Ref144113025"/>
      <w:r w:rsidRPr="00462199">
        <w:t xml:space="preserve">The Producer shall notify the LCHA Counterparty in writing (a </w:t>
      </w:r>
      <w:r w:rsidRPr="00462199">
        <w:rPr>
          <w:b/>
        </w:rPr>
        <w:t>"Project Delay Notice"</w:t>
      </w:r>
      <w:r w:rsidRPr="00462199">
        <w:t>), together with Supporting Information, promptly upon the Producer becoming aware of any fact, matter or circumstance which will or is reasonably likely to delay any Pre-Operation Activity, with such notice to include:</w:t>
      </w:r>
      <w:bookmarkEnd w:id="2502"/>
    </w:p>
    <w:p w14:paraId="04979939" w14:textId="77777777" w:rsidR="00D179D6" w:rsidRPr="00462199" w:rsidRDefault="00D179D6" w:rsidP="00867A58">
      <w:pPr>
        <w:pStyle w:val="H3Ashurst"/>
      </w:pPr>
      <w:bookmarkStart w:id="2503" w:name="_Ref144113026"/>
      <w:r w:rsidRPr="00462199">
        <w:t>details of the relevant fact, matter or circumstance;</w:t>
      </w:r>
      <w:bookmarkEnd w:id="2503"/>
    </w:p>
    <w:p w14:paraId="46DDD129" w14:textId="77777777" w:rsidR="00D179D6" w:rsidRPr="00462199" w:rsidRDefault="00D179D6" w:rsidP="00867A58">
      <w:pPr>
        <w:pStyle w:val="H3Ashurst"/>
      </w:pPr>
      <w:bookmarkStart w:id="2504" w:name="_Ref144113027"/>
      <w:r w:rsidRPr="00462199">
        <w:t>any remedial action that the Producer is taking or proposes to take in relation to such fact, matter or circumstance;</w:t>
      </w:r>
      <w:bookmarkEnd w:id="2504"/>
    </w:p>
    <w:p w14:paraId="46ADE73D" w14:textId="77777777" w:rsidR="00D179D6" w:rsidRPr="00462199" w:rsidRDefault="00D179D6" w:rsidP="00867A58">
      <w:pPr>
        <w:pStyle w:val="H3Ashurst"/>
      </w:pPr>
      <w:bookmarkStart w:id="2505" w:name="_Ref144113028"/>
      <w:r w:rsidRPr="00462199">
        <w:t>a revised Project timetable (by reference to the Target Commissioning Date, the Target Commissioning Window and the Longstop Date); and</w:t>
      </w:r>
      <w:bookmarkEnd w:id="2505"/>
    </w:p>
    <w:p w14:paraId="188CE4BB" w14:textId="77777777" w:rsidR="00D179D6" w:rsidRPr="00462199" w:rsidRDefault="00D179D6" w:rsidP="00867A58">
      <w:pPr>
        <w:pStyle w:val="H3Ashurst"/>
      </w:pPr>
      <w:bookmarkStart w:id="2506" w:name="_Ref144113029"/>
      <w:r w:rsidRPr="00462199">
        <w:t>the estimated additional costs to the Project arising as a result of such fact, matter or circumstance.</w:t>
      </w:r>
      <w:bookmarkEnd w:id="2506"/>
    </w:p>
    <w:p w14:paraId="702F9E0A" w14:textId="77777777" w:rsidR="00D179D6" w:rsidRPr="00462199" w:rsidRDefault="00D179D6" w:rsidP="005B3BB9">
      <w:pPr>
        <w:pStyle w:val="H2Ashurst"/>
      </w:pPr>
      <w:bookmarkStart w:id="2507" w:name="_Ref144113030"/>
      <w:r w:rsidRPr="00462199">
        <w:t>Each Project Delay Notice shall be accompanied by a Directors' Certificate in relation to the information contained in, and enclosed with, the Project Delay Notice.</w:t>
      </w:r>
      <w:bookmarkEnd w:id="2507"/>
    </w:p>
    <w:p w14:paraId="6DCEEA1B" w14:textId="77777777" w:rsidR="00D179D6" w:rsidRPr="00462199" w:rsidRDefault="00D179D6" w:rsidP="005B3BB9">
      <w:pPr>
        <w:pStyle w:val="NormalBoldAshurst"/>
      </w:pPr>
      <w:r w:rsidRPr="00462199">
        <w:rPr>
          <w:i/>
        </w:rPr>
        <w:t>Reporting Obligations Audit Right</w:t>
      </w:r>
    </w:p>
    <w:p w14:paraId="35F7ED0B" w14:textId="746A9CB1" w:rsidR="00D179D6" w:rsidRPr="00462199" w:rsidRDefault="00D179D6" w:rsidP="005B3BB9">
      <w:pPr>
        <w:pStyle w:val="H2Ashurst"/>
      </w:pPr>
      <w:bookmarkStart w:id="2508" w:name="_Ref144113031"/>
      <w:r w:rsidRPr="00462199">
        <w:t xml:space="preserve">With effect from the Agreement Date and until the date which falls thirty (30) calendar days after the Start Date, the Producer shall grant the LCHA Counterparty (and any and all persons nominated by the LCHA Counterparty which the LCHA Counterparty considers to be suitably qualified) access in accordance with </w:t>
      </w:r>
      <w:r w:rsidR="007248B2" w:rsidRPr="007248B2">
        <w:t>Condition</w:t>
      </w:r>
      <w:r w:rsidRPr="00462199">
        <w:t xml:space="preserve">s </w:t>
      </w:r>
      <w:r w:rsidR="000C48C9">
        <w:fldChar w:fldCharType="begin"/>
      </w:r>
      <w:r w:rsidR="000C48C9">
        <w:instrText xml:space="preserve"> REF _Ref144113034 \w \h </w:instrText>
      </w:r>
      <w:r w:rsidR="000C48C9">
        <w:fldChar w:fldCharType="separate"/>
      </w:r>
      <w:del w:id="2509" w:author="Faqir, Sofia (Energy Security)" w:date="2023-11-12T19:47:00Z">
        <w:r w:rsidR="00E473FC">
          <w:delText>3.18</w:delText>
        </w:r>
      </w:del>
      <w:r w:rsidR="000C48C9">
        <w:fldChar w:fldCharType="end"/>
      </w:r>
      <w:r w:rsidRPr="00462199">
        <w:t xml:space="preserve"> to </w:t>
      </w:r>
      <w:r w:rsidR="000C48C9">
        <w:fldChar w:fldCharType="begin"/>
      </w:r>
      <w:r w:rsidR="000C48C9">
        <w:instrText xml:space="preserve"> REF _Ref144113038 \w \h </w:instrText>
      </w:r>
      <w:r w:rsidR="000C48C9">
        <w:fldChar w:fldCharType="separate"/>
      </w:r>
      <w:del w:id="2510" w:author="Faqir, Sofia (Energy Security)" w:date="2023-11-12T19:47:00Z">
        <w:r w:rsidR="00E473FC">
          <w:delText>3.20</w:delText>
        </w:r>
      </w:del>
      <w:r w:rsidR="000C48C9">
        <w:fldChar w:fldCharType="end"/>
      </w:r>
      <w:r w:rsidRPr="00462199">
        <w:t xml:space="preserve"> to:</w:t>
      </w:r>
      <w:bookmarkEnd w:id="2508"/>
    </w:p>
    <w:p w14:paraId="034D93BE" w14:textId="77777777" w:rsidR="00D179D6" w:rsidRPr="00462199" w:rsidRDefault="00D179D6" w:rsidP="00867A58">
      <w:pPr>
        <w:pStyle w:val="H3Ashurst"/>
      </w:pPr>
      <w:bookmarkStart w:id="2511" w:name="_Ref144113032"/>
      <w:r w:rsidRPr="00462199">
        <w:t>(i) the Facility; and (ii) any plant, machinery, property, processing or storage facility associated with the Facility, in each case owned, occupied or controlled by the Producer and to which the Producer can lawfully grant access; and</w:t>
      </w:r>
      <w:bookmarkEnd w:id="2511"/>
    </w:p>
    <w:p w14:paraId="5229A435" w14:textId="77777777" w:rsidR="00D179D6" w:rsidRPr="00462199" w:rsidRDefault="00D179D6" w:rsidP="00867A58">
      <w:pPr>
        <w:pStyle w:val="H3Ashurst"/>
      </w:pPr>
      <w:bookmarkStart w:id="2512" w:name="_Ref144113033"/>
      <w:r w:rsidRPr="00462199">
        <w:t>the Producer's personnel, systems, books, records and any other information,</w:t>
      </w:r>
      <w:bookmarkEnd w:id="2512"/>
    </w:p>
    <w:p w14:paraId="228D6A56" w14:textId="53A879FE" w:rsidR="00D179D6" w:rsidRPr="00462199" w:rsidRDefault="00D179D6" w:rsidP="005B3BB9">
      <w:pPr>
        <w:pStyle w:val="B12Ashurst"/>
      </w:pPr>
      <w:r w:rsidRPr="00462199">
        <w:t xml:space="preserve">in each case as the LCHA Counterparty considers reasonably necessary for the LCHA Counterparty to assess the Producer's compliance with </w:t>
      </w:r>
      <w:r w:rsidR="007248B2" w:rsidRPr="007248B2">
        <w:t>Condition</w:t>
      </w:r>
      <w:r w:rsidRPr="00462199">
        <w:t xml:space="preserve">s </w:t>
      </w:r>
      <w:r w:rsidR="000C48C9">
        <w:fldChar w:fldCharType="begin"/>
      </w:r>
      <w:r w:rsidR="000C48C9">
        <w:instrText xml:space="preserve"> REF _Ref144112996 \w \h </w:instrText>
      </w:r>
      <w:r w:rsidR="000C48C9">
        <w:fldChar w:fldCharType="separate"/>
      </w:r>
      <w:del w:id="2513" w:author="Faqir, Sofia (Energy Security)" w:date="2023-11-12T19:47:00Z">
        <w:r w:rsidR="00E473FC">
          <w:delText>3.7</w:delText>
        </w:r>
      </w:del>
      <w:r w:rsidR="000C48C9">
        <w:fldChar w:fldCharType="end"/>
      </w:r>
      <w:r w:rsidRPr="00462199">
        <w:t xml:space="preserve"> to </w:t>
      </w:r>
      <w:r w:rsidR="000C48C9">
        <w:fldChar w:fldCharType="begin"/>
      </w:r>
      <w:r w:rsidR="000C48C9">
        <w:instrText xml:space="preserve"> REF _Ref144113030 \w \h </w:instrText>
      </w:r>
      <w:r w:rsidR="000C48C9">
        <w:fldChar w:fldCharType="separate"/>
      </w:r>
      <w:del w:id="2514" w:author="Faqir, Sofia (Energy Security)" w:date="2023-11-12T19:47:00Z">
        <w:r w:rsidR="00E473FC">
          <w:delText>3.16</w:delText>
        </w:r>
      </w:del>
      <w:r w:rsidR="000C48C9">
        <w:fldChar w:fldCharType="end"/>
      </w:r>
      <w:r w:rsidRPr="00462199">
        <w:t xml:space="preserve"> (the </w:t>
      </w:r>
      <w:r w:rsidRPr="00462199">
        <w:rPr>
          <w:b/>
        </w:rPr>
        <w:t>"Reporting Obligations Audit Right"</w:t>
      </w:r>
      <w:r w:rsidRPr="00462199">
        <w:t>).</w:t>
      </w:r>
    </w:p>
    <w:p w14:paraId="263530FF" w14:textId="77777777" w:rsidR="00D179D6" w:rsidRPr="00462199" w:rsidRDefault="00D179D6" w:rsidP="005B3BB9">
      <w:pPr>
        <w:pStyle w:val="H2Ashurst"/>
      </w:pPr>
      <w:bookmarkStart w:id="2515" w:name="_Ref144113034"/>
      <w:r w:rsidRPr="00462199">
        <w:t xml:space="preserve">If the LCHA Counterparty intends to exercise its Reporting Obligations Audit Right, it shall give written notice to the Producer (a </w:t>
      </w:r>
      <w:r w:rsidRPr="00462199">
        <w:rPr>
          <w:b/>
        </w:rPr>
        <w:t>"Reporting Obligations Audit Notice"</w:t>
      </w:r>
      <w:r w:rsidRPr="00462199">
        <w:t>). A Reporting Obligations Audit Notice shall:</w:t>
      </w:r>
      <w:bookmarkEnd w:id="2515"/>
    </w:p>
    <w:p w14:paraId="61A5729D" w14:textId="015CF406" w:rsidR="00D179D6" w:rsidRPr="00462199" w:rsidRDefault="00D179D6" w:rsidP="00867A58">
      <w:pPr>
        <w:pStyle w:val="H3Ashurst"/>
      </w:pPr>
      <w:bookmarkStart w:id="2516" w:name="_Ref144113035"/>
      <w:r w:rsidRPr="00462199">
        <w:t xml:space="preserve">specify that the LCHA Counterparty (or any suitably qualified persons nominated by it under </w:t>
      </w:r>
      <w:r w:rsidR="007248B2" w:rsidRPr="007248B2">
        <w:t>Condition</w:t>
      </w:r>
      <w:r w:rsidRPr="00462199">
        <w:t xml:space="preserve"> </w:t>
      </w:r>
      <w:r w:rsidR="000C48C9">
        <w:fldChar w:fldCharType="begin"/>
      </w:r>
      <w:r w:rsidR="000C48C9">
        <w:instrText xml:space="preserve"> REF _Ref144113031 \w \h </w:instrText>
      </w:r>
      <w:r w:rsidR="000C48C9">
        <w:fldChar w:fldCharType="separate"/>
      </w:r>
      <w:del w:id="2517" w:author="Faqir, Sofia (Energy Security)" w:date="2023-11-12T19:47:00Z">
        <w:r w:rsidR="00E473FC">
          <w:delText>3.17</w:delText>
        </w:r>
      </w:del>
      <w:r w:rsidR="000C48C9">
        <w:fldChar w:fldCharType="end"/>
      </w:r>
      <w:r w:rsidRPr="00462199">
        <w:t>) intends to exercise the Reporting Obligations Audit Right; and</w:t>
      </w:r>
      <w:bookmarkEnd w:id="2516"/>
    </w:p>
    <w:p w14:paraId="232AD1EB" w14:textId="660A2920" w:rsidR="00D179D6" w:rsidRPr="00462199" w:rsidRDefault="00D179D6" w:rsidP="00867A58">
      <w:pPr>
        <w:pStyle w:val="H3Ashurst"/>
      </w:pPr>
      <w:bookmarkStart w:id="2518" w:name="_Ref144113036"/>
      <w:r w:rsidRPr="00462199">
        <w:t xml:space="preserve">specify a date and time during regular office hours by which the Producer must, in accordance with </w:t>
      </w:r>
      <w:r w:rsidR="007248B2" w:rsidRPr="007248B2">
        <w:t>Condition</w:t>
      </w:r>
      <w:r w:rsidRPr="00462199">
        <w:t xml:space="preserve"> </w:t>
      </w:r>
      <w:r w:rsidR="000C48C9">
        <w:fldChar w:fldCharType="begin"/>
      </w:r>
      <w:r w:rsidR="000C48C9">
        <w:instrText xml:space="preserve"> REF _Ref144113037 \w \h </w:instrText>
      </w:r>
      <w:r w:rsidR="000C48C9">
        <w:fldChar w:fldCharType="separate"/>
      </w:r>
      <w:del w:id="2519" w:author="Faqir, Sofia (Energy Security)" w:date="2023-11-12T19:47:00Z">
        <w:r w:rsidR="00E473FC">
          <w:delText>3.19</w:delText>
        </w:r>
      </w:del>
      <w:r w:rsidR="000C48C9">
        <w:fldChar w:fldCharType="end"/>
      </w:r>
      <w:r w:rsidRPr="00462199">
        <w:t>, permit the exercise of the Reporting Obligations Audit Right.</w:t>
      </w:r>
      <w:bookmarkEnd w:id="2518"/>
    </w:p>
    <w:p w14:paraId="3CC3F8E4" w14:textId="77777777" w:rsidR="00D179D6" w:rsidRPr="00462199" w:rsidRDefault="00D179D6" w:rsidP="005B3BB9">
      <w:pPr>
        <w:pStyle w:val="H2Ashurst"/>
      </w:pPr>
      <w:bookmarkStart w:id="2520" w:name="_Ref144113037"/>
      <w:r w:rsidRPr="00462199">
        <w:t>On receipt of the Reporting Obligations Audit Notice, the Producer shall permit the LCHA Counterparty to exercise the Reporting Obligations Audit Right at such time as the LCHA Counterparty may nominate provided that it is no earlier than two (2) Business Day after the Producer's receipt of the Reporting Obligations Audit Notice.</w:t>
      </w:r>
      <w:bookmarkEnd w:id="2520"/>
    </w:p>
    <w:p w14:paraId="45301879" w14:textId="77777777" w:rsidR="00D179D6" w:rsidRPr="00462199" w:rsidRDefault="00D179D6" w:rsidP="005B3BB9">
      <w:pPr>
        <w:pStyle w:val="H2Ashurst"/>
      </w:pPr>
      <w:bookmarkStart w:id="2521" w:name="_Ref144113038"/>
      <w:r w:rsidRPr="00462199">
        <w:lastRenderedPageBreak/>
        <w:t>The Producer shall cooperate and provide, and shall procure that any Representative cooperates and provides, all required access, assistance and information to enable the LCHA Counterparty to exercise its Reporting Obligations Audit Right.</w:t>
      </w:r>
      <w:bookmarkEnd w:id="2521"/>
    </w:p>
    <w:p w14:paraId="6127A509" w14:textId="77777777" w:rsidR="00D179D6" w:rsidRPr="00462199" w:rsidRDefault="00D179D6" w:rsidP="005B3BB9">
      <w:pPr>
        <w:pStyle w:val="H2Ashurst"/>
      </w:pPr>
      <w:bookmarkStart w:id="2522" w:name="_Ref144113039"/>
      <w:r w:rsidRPr="00462199">
        <w:t>The Producer shall reimburse the LCHA Counterparty for all out-of-pocket costs, expenses and fees incurred by the LCHA Counterparty arising out of or in connection with exercising the Reporting Obligations Audit Right.</w:t>
      </w:r>
      <w:bookmarkEnd w:id="2522"/>
    </w:p>
    <w:p w14:paraId="48F32442" w14:textId="77777777" w:rsidR="00D179D6" w:rsidRPr="00462199" w:rsidRDefault="00D179D6" w:rsidP="005B3BB9">
      <w:pPr>
        <w:pStyle w:val="NormalBoldAshurst"/>
      </w:pPr>
      <w:r w:rsidRPr="00462199">
        <w:rPr>
          <w:i/>
        </w:rPr>
        <w:t>Notification of Start Date</w:t>
      </w:r>
    </w:p>
    <w:p w14:paraId="32C2D796" w14:textId="7A99AC83" w:rsidR="00D179D6" w:rsidRPr="00462199" w:rsidRDefault="00D179D6" w:rsidP="005B3BB9">
      <w:pPr>
        <w:pStyle w:val="H2Ashurst"/>
      </w:pPr>
      <w:bookmarkStart w:id="2523" w:name="_Ref144113040"/>
      <w:r w:rsidRPr="00462199">
        <w:t xml:space="preserve">The Producer shall after giving the OCP Notice relating to the fulfilment of the final Operational </w:t>
      </w:r>
      <w:r w:rsidR="007248B2" w:rsidRPr="007248B2">
        <w:t>Condition</w:t>
      </w:r>
      <w:r w:rsidRPr="00462199">
        <w:t xml:space="preserve"> Precedent, and in any event no later than ten (10) Business Days after the OCP Response Notice or the Further OCP Response Notice confirming that the LCHA Counterparty considers such Operational </w:t>
      </w:r>
      <w:r w:rsidR="007248B2" w:rsidRPr="007248B2">
        <w:t>Condition</w:t>
      </w:r>
      <w:r w:rsidRPr="00462199">
        <w:t xml:space="preserve"> Precedent to have been fulfilled is received, give a notice to the LCHA Counterparty (a </w:t>
      </w:r>
      <w:r w:rsidRPr="00462199">
        <w:rPr>
          <w:b/>
        </w:rPr>
        <w:t>"Start Date Notice"</w:t>
      </w:r>
      <w:r w:rsidRPr="00462199">
        <w:t>).</w:t>
      </w:r>
      <w:bookmarkEnd w:id="2523"/>
    </w:p>
    <w:p w14:paraId="77D566A3" w14:textId="77777777" w:rsidR="00D179D6" w:rsidRPr="00462199" w:rsidRDefault="00D179D6" w:rsidP="005B3BB9">
      <w:pPr>
        <w:pStyle w:val="H2Ashurst"/>
      </w:pPr>
      <w:bookmarkStart w:id="2524" w:name="_Ref144113041"/>
      <w:r w:rsidRPr="00462199">
        <w:t>A Start Date Notice shall specify the date that the Producer proposes to be the Start Date for the purposes of the LCHA, such date being:</w:t>
      </w:r>
      <w:bookmarkEnd w:id="2524"/>
    </w:p>
    <w:p w14:paraId="50CF708D" w14:textId="499BD642" w:rsidR="00D179D6" w:rsidRPr="00462199" w:rsidRDefault="00D179D6" w:rsidP="00867A58">
      <w:pPr>
        <w:pStyle w:val="H3Ashurst"/>
      </w:pPr>
      <w:bookmarkStart w:id="2525" w:name="_Ref144113042"/>
      <w:r w:rsidRPr="00462199">
        <w:t xml:space="preserve">no earlier than the date on which the OCP Notice relating to the fulfilment of the final Operational </w:t>
      </w:r>
      <w:r w:rsidR="007248B2" w:rsidRPr="007248B2">
        <w:t>Condition</w:t>
      </w:r>
      <w:r w:rsidRPr="00462199">
        <w:t xml:space="preserve"> Precedent was given;</w:t>
      </w:r>
      <w:bookmarkEnd w:id="2525"/>
    </w:p>
    <w:p w14:paraId="411DBC72" w14:textId="1BFEFEC7" w:rsidR="00D179D6" w:rsidRPr="00462199" w:rsidRDefault="00D179D6" w:rsidP="00867A58">
      <w:pPr>
        <w:pStyle w:val="H3Ashurst"/>
      </w:pPr>
      <w:bookmarkStart w:id="2526" w:name="_Ref144113043"/>
      <w:r w:rsidRPr="00462199">
        <w:t>no earlier than the first (</w:t>
      </w:r>
      <w:r w:rsidR="00EA465D" w:rsidRPr="00F20FE1">
        <w:t>1</w:t>
      </w:r>
      <w:r w:rsidR="00EA465D" w:rsidRPr="00F20FE1">
        <w:rPr>
          <w:vertAlign w:val="superscript"/>
        </w:rPr>
        <w:t>st</w:t>
      </w:r>
      <w:r w:rsidRPr="00462199">
        <w:t>) day of the Target Commissioning Window;</w:t>
      </w:r>
      <w:bookmarkEnd w:id="2526"/>
    </w:p>
    <w:p w14:paraId="2CD3387B" w14:textId="77777777" w:rsidR="00D179D6" w:rsidRPr="00462199" w:rsidRDefault="00D179D6" w:rsidP="00867A58">
      <w:pPr>
        <w:pStyle w:val="H3Ashurst"/>
      </w:pPr>
      <w:bookmarkStart w:id="2527" w:name="_Ref144113044"/>
      <w:r w:rsidRPr="00462199">
        <w:t>no later than the Longstop Date; and</w:t>
      </w:r>
      <w:bookmarkEnd w:id="2527"/>
    </w:p>
    <w:p w14:paraId="3E2AA312" w14:textId="77777777" w:rsidR="00D179D6" w:rsidRPr="00462199" w:rsidRDefault="00D179D6" w:rsidP="00867A58">
      <w:pPr>
        <w:pStyle w:val="H3Ashurst"/>
      </w:pPr>
      <w:bookmarkStart w:id="2528" w:name="_Ref144113045"/>
      <w:r w:rsidRPr="00462199">
        <w:t>no earlier than the date of the Start Date Notice,</w:t>
      </w:r>
      <w:bookmarkEnd w:id="2528"/>
    </w:p>
    <w:p w14:paraId="04BEC1F5" w14:textId="2ED88B24" w:rsidR="00D179D6" w:rsidRPr="00462199" w:rsidRDefault="00D179D6" w:rsidP="005B3BB9">
      <w:pPr>
        <w:pStyle w:val="B12Ashurst"/>
      </w:pPr>
      <w:r w:rsidRPr="00462199">
        <w:t xml:space="preserve">(the date so notified being, subject to </w:t>
      </w:r>
      <w:r w:rsidR="007248B2" w:rsidRPr="007248B2">
        <w:t>Condition</w:t>
      </w:r>
      <w:r w:rsidRPr="00462199">
        <w:t xml:space="preserve"> </w:t>
      </w:r>
      <w:r w:rsidR="00AC4759">
        <w:fldChar w:fldCharType="begin"/>
      </w:r>
      <w:r w:rsidR="00AC4759">
        <w:instrText xml:space="preserve"> REF _Ref144113048 \w \h </w:instrText>
      </w:r>
      <w:r w:rsidR="00AC4759">
        <w:fldChar w:fldCharType="separate"/>
      </w:r>
      <w:del w:id="2529" w:author="Faqir, Sofia (Energy Security)" w:date="2023-11-12T19:47:00Z">
        <w:r w:rsidR="00E473FC">
          <w:delText>3.26</w:delText>
        </w:r>
      </w:del>
      <w:r w:rsidR="00AC4759">
        <w:fldChar w:fldCharType="end"/>
      </w:r>
      <w:r w:rsidRPr="00462199">
        <w:t xml:space="preserve">, the </w:t>
      </w:r>
      <w:r w:rsidRPr="00462199">
        <w:rPr>
          <w:b/>
        </w:rPr>
        <w:t>"Start Date"</w:t>
      </w:r>
      <w:r w:rsidRPr="00462199">
        <w:t>).</w:t>
      </w:r>
    </w:p>
    <w:p w14:paraId="2523945F" w14:textId="445EB334" w:rsidR="00D179D6" w:rsidRPr="00462199" w:rsidRDefault="00D179D6" w:rsidP="005B3BB9">
      <w:pPr>
        <w:pStyle w:val="H2Ashurst"/>
      </w:pPr>
      <w:bookmarkStart w:id="2530" w:name="_Ref144113046"/>
      <w:r w:rsidRPr="00462199">
        <w:t xml:space="preserve">Each Start Date Notice shall be accompanied by a Directors' Certificate in relation to the Information specified in </w:t>
      </w:r>
      <w:r w:rsidR="007248B2" w:rsidRPr="007248B2">
        <w:t>Condition</w:t>
      </w:r>
      <w:r w:rsidRPr="00462199">
        <w:t xml:space="preserve"> </w:t>
      </w:r>
      <w:r w:rsidRPr="00462199">
        <w:fldChar w:fldCharType="begin"/>
      </w:r>
      <w:r w:rsidRPr="00462199">
        <w:instrText xml:space="preserve">  REF _Ref144113051 \r \h \* MERGEFORMAT </w:instrText>
      </w:r>
      <w:r w:rsidRPr="00462199">
        <w:fldChar w:fldCharType="separate"/>
      </w:r>
      <w:del w:id="2531" w:author="Faqir, Sofia (Energy Security)" w:date="2023-11-12T19:47:00Z">
        <w:r w:rsidR="00E473FC" w:rsidRPr="00E473FC">
          <w:rPr>
            <w:color w:val="000000"/>
          </w:rPr>
          <w:delText>3.26(C)</w:delText>
        </w:r>
      </w:del>
      <w:r w:rsidRPr="00462199">
        <w:fldChar w:fldCharType="end"/>
      </w:r>
      <w:r w:rsidRPr="00462199">
        <w:t>.</w:t>
      </w:r>
      <w:bookmarkEnd w:id="2530"/>
    </w:p>
    <w:p w14:paraId="60FFB51C" w14:textId="000DA48A" w:rsidR="00D179D6" w:rsidRPr="00462199" w:rsidRDefault="00D179D6" w:rsidP="005B3BB9">
      <w:pPr>
        <w:pStyle w:val="H2Ashurst"/>
      </w:pPr>
      <w:bookmarkStart w:id="2532" w:name="_Ref144113047"/>
      <w:r w:rsidRPr="00462199">
        <w:t xml:space="preserve">On the Start Date (unless the date of the Start Date Notice is the same as the Start Date), the Producer shall deliver to the LCHA Counterparty a Directors' Certificate in relation to the Information specified in </w:t>
      </w:r>
      <w:r w:rsidR="007248B2" w:rsidRPr="007248B2">
        <w:t>Condition</w:t>
      </w:r>
      <w:r w:rsidRPr="00462199">
        <w:t xml:space="preserve"> </w:t>
      </w:r>
      <w:r w:rsidRPr="00462199">
        <w:fldChar w:fldCharType="begin"/>
      </w:r>
      <w:r w:rsidRPr="00462199">
        <w:instrText xml:space="preserve">  REF _Ref144113051 \r \h \* MERGEFORMAT </w:instrText>
      </w:r>
      <w:r w:rsidRPr="00462199">
        <w:fldChar w:fldCharType="separate"/>
      </w:r>
      <w:del w:id="2533" w:author="Faqir, Sofia (Energy Security)" w:date="2023-11-12T19:47:00Z">
        <w:r w:rsidR="00E473FC" w:rsidRPr="00E473FC">
          <w:rPr>
            <w:color w:val="000000"/>
          </w:rPr>
          <w:delText>3.26(C)</w:delText>
        </w:r>
      </w:del>
      <w:r w:rsidRPr="00462199">
        <w:fldChar w:fldCharType="end"/>
      </w:r>
      <w:r w:rsidRPr="00462199">
        <w:t>.</w:t>
      </w:r>
      <w:bookmarkEnd w:id="2532"/>
    </w:p>
    <w:p w14:paraId="4CD3E0A4" w14:textId="77777777" w:rsidR="00D179D6" w:rsidRPr="00462199" w:rsidRDefault="00D179D6" w:rsidP="005B3BB9">
      <w:pPr>
        <w:pStyle w:val="H2Ashurst"/>
      </w:pPr>
      <w:bookmarkStart w:id="2534" w:name="_Ref144113048"/>
      <w:r w:rsidRPr="00462199">
        <w:t>A Start Date Notice shall be effective in determining the Start Date only if:</w:t>
      </w:r>
      <w:bookmarkEnd w:id="2534"/>
    </w:p>
    <w:p w14:paraId="775DDBE0" w14:textId="6576BC32" w:rsidR="00D179D6" w:rsidRPr="00462199" w:rsidRDefault="00D179D6" w:rsidP="00867A58">
      <w:pPr>
        <w:pStyle w:val="H3Ashurst"/>
      </w:pPr>
      <w:bookmarkStart w:id="2535" w:name="_Ref144113049"/>
      <w:r w:rsidRPr="00462199">
        <w:t xml:space="preserve">the Producer complies with its obligations pursuant to </w:t>
      </w:r>
      <w:r w:rsidR="007248B2" w:rsidRPr="007248B2">
        <w:t>Condition</w:t>
      </w:r>
      <w:r w:rsidRPr="00462199">
        <w:t xml:space="preserve">s </w:t>
      </w:r>
      <w:r w:rsidR="00AC4759">
        <w:fldChar w:fldCharType="begin"/>
      </w:r>
      <w:r w:rsidR="00AC4759">
        <w:instrText xml:space="preserve"> REF _Ref144113046 \w \h </w:instrText>
      </w:r>
      <w:r w:rsidR="00AC4759">
        <w:fldChar w:fldCharType="separate"/>
      </w:r>
      <w:del w:id="2536" w:author="Faqir, Sofia (Energy Security)" w:date="2023-11-12T19:47:00Z">
        <w:r w:rsidR="00E473FC">
          <w:delText>3.24</w:delText>
        </w:r>
      </w:del>
      <w:r w:rsidR="00AC4759">
        <w:fldChar w:fldCharType="end"/>
      </w:r>
      <w:r w:rsidRPr="00462199">
        <w:t xml:space="preserve"> and </w:t>
      </w:r>
      <w:r w:rsidR="00AC4759">
        <w:fldChar w:fldCharType="begin"/>
      </w:r>
      <w:r w:rsidR="00AC4759">
        <w:instrText xml:space="preserve"> REF _Ref144113047 \w \h </w:instrText>
      </w:r>
      <w:r w:rsidR="00AC4759">
        <w:fldChar w:fldCharType="separate"/>
      </w:r>
      <w:del w:id="2537" w:author="Faqir, Sofia (Energy Security)" w:date="2023-11-12T19:47:00Z">
        <w:r w:rsidR="00E473FC">
          <w:delText>3.25</w:delText>
        </w:r>
      </w:del>
      <w:r w:rsidR="00AC4759">
        <w:fldChar w:fldCharType="end"/>
      </w:r>
      <w:r w:rsidRPr="00462199">
        <w:t>;</w:t>
      </w:r>
      <w:bookmarkEnd w:id="2535"/>
    </w:p>
    <w:p w14:paraId="66C91A95" w14:textId="0E302469" w:rsidR="00D179D6" w:rsidRPr="00462199" w:rsidRDefault="00D179D6" w:rsidP="00867A58">
      <w:pPr>
        <w:pStyle w:val="H3Ashurst"/>
      </w:pPr>
      <w:bookmarkStart w:id="2538" w:name="_Ref144113050"/>
      <w:r w:rsidRPr="00462199">
        <w:t xml:space="preserve">the LCHA Counterparty specifies in an OCP Response Notice or a Further OCP Response Notice (as relevant) that it has determined that all of the Operational </w:t>
      </w:r>
      <w:r w:rsidR="007248B2" w:rsidRPr="007248B2">
        <w:t>Condition</w:t>
      </w:r>
      <w:r w:rsidRPr="00462199">
        <w:t xml:space="preserve">s Precedent have been satisfied or waived in accordance with </w:t>
      </w:r>
      <w:r w:rsidR="007248B2" w:rsidRPr="007248B2">
        <w:t>Condition</w:t>
      </w:r>
      <w:r w:rsidRPr="00462199">
        <w:t>s </w:t>
      </w:r>
      <w:r w:rsidR="00AC4759">
        <w:fldChar w:fldCharType="begin"/>
      </w:r>
      <w:r w:rsidR="00AC4759">
        <w:instrText xml:space="preserve"> REF _Ref144113061 \w \h </w:instrText>
      </w:r>
      <w:r w:rsidR="00AC4759">
        <w:fldChar w:fldCharType="separate"/>
      </w:r>
      <w:del w:id="2539" w:author="Faqir, Sofia (Energy Security)" w:date="2023-11-12T19:47:00Z">
        <w:r w:rsidR="00E473FC">
          <w:delText>3.29</w:delText>
        </w:r>
      </w:del>
      <w:r w:rsidR="00AC4759">
        <w:fldChar w:fldCharType="end"/>
      </w:r>
      <w:r w:rsidRPr="00462199">
        <w:t xml:space="preserve"> or </w:t>
      </w:r>
      <w:r w:rsidR="00AC4759">
        <w:fldChar w:fldCharType="begin"/>
      </w:r>
      <w:r w:rsidR="00AC4759">
        <w:instrText xml:space="preserve"> REF _Ref144113241 \w \h </w:instrText>
      </w:r>
      <w:r w:rsidR="00AC4759">
        <w:fldChar w:fldCharType="separate"/>
      </w:r>
      <w:del w:id="2540" w:author="Faqir, Sofia (Energy Security)" w:date="2023-11-12T19:47:00Z">
        <w:r w:rsidR="00E473FC">
          <w:delText>3.81</w:delText>
        </w:r>
      </w:del>
      <w:r w:rsidR="00AC4759">
        <w:fldChar w:fldCharType="end"/>
      </w:r>
      <w:r w:rsidRPr="00462199">
        <w:t>; and</w:t>
      </w:r>
      <w:bookmarkEnd w:id="2538"/>
    </w:p>
    <w:p w14:paraId="4C0DA9DC" w14:textId="77777777" w:rsidR="00D179D6" w:rsidRPr="00462199" w:rsidRDefault="00D179D6" w:rsidP="00867A58">
      <w:pPr>
        <w:pStyle w:val="H3Ashurst"/>
      </w:pPr>
      <w:bookmarkStart w:id="2541" w:name="_Ref144113051"/>
      <w:r w:rsidRPr="00462199">
        <w:t>on the date such Start Date Notice is given and on the proposed Start Date specified in the Start Date Notice:</w:t>
      </w:r>
      <w:bookmarkEnd w:id="2541"/>
    </w:p>
    <w:p w14:paraId="433A2DB2" w14:textId="77777777" w:rsidR="00D179D6" w:rsidRPr="00462199" w:rsidRDefault="00D179D6" w:rsidP="005B3BB9">
      <w:pPr>
        <w:pStyle w:val="H4Ashurst"/>
      </w:pPr>
      <w:bookmarkStart w:id="2542" w:name="_Ref144113052"/>
      <w:r w:rsidRPr="00462199">
        <w:t>the Producer Repeating Representations are true, accurate and not misleading by reference to the facts and circumstances then existing;</w:t>
      </w:r>
      <w:bookmarkEnd w:id="2542"/>
    </w:p>
    <w:p w14:paraId="29F7D829" w14:textId="74063D48" w:rsidR="00D179D6" w:rsidRPr="00462199" w:rsidRDefault="00D179D6" w:rsidP="005B3BB9">
      <w:pPr>
        <w:pStyle w:val="H4Ashurst"/>
      </w:pPr>
      <w:bookmarkStart w:id="2543" w:name="_Ref144113053"/>
      <w:r w:rsidRPr="00462199">
        <w:t xml:space="preserve">the representations set out in </w:t>
      </w:r>
      <w:r w:rsidR="007248B2" w:rsidRPr="007248B2">
        <w:t>Condition</w:t>
      </w:r>
      <w:r w:rsidRPr="00462199">
        <w:t xml:space="preserve">s </w:t>
      </w:r>
      <w:r w:rsidRPr="00462199">
        <w:fldChar w:fldCharType="begin"/>
      </w:r>
      <w:r w:rsidRPr="00462199">
        <w:instrText xml:space="preserve">  REF _Ref144113775 \r \h \* MERGEFORMAT </w:instrText>
      </w:r>
      <w:r w:rsidRPr="00462199">
        <w:fldChar w:fldCharType="separate"/>
      </w:r>
      <w:del w:id="2544" w:author="Faqir, Sofia (Energy Security)" w:date="2023-11-12T19:47:00Z">
        <w:r w:rsidR="00E473FC" w:rsidRPr="00E473FC">
          <w:rPr>
            <w:color w:val="000000"/>
          </w:rPr>
          <w:delText>28.1(G)</w:delText>
        </w:r>
      </w:del>
      <w:r w:rsidRPr="00462199">
        <w:fldChar w:fldCharType="end"/>
      </w:r>
      <w:r w:rsidRPr="00462199">
        <w:t xml:space="preserve">, </w:t>
      </w:r>
      <w:r w:rsidRPr="00462199">
        <w:fldChar w:fldCharType="begin"/>
      </w:r>
      <w:r w:rsidRPr="00462199">
        <w:instrText xml:space="preserve">  REF _Ref144113779 \r \h \* MERGEFORMAT </w:instrText>
      </w:r>
      <w:r w:rsidRPr="00462199">
        <w:fldChar w:fldCharType="separate"/>
      </w:r>
      <w:del w:id="2545" w:author="Faqir, Sofia (Energy Security)" w:date="2023-11-12T19:47:00Z">
        <w:r w:rsidR="00E473FC" w:rsidRPr="00E473FC">
          <w:rPr>
            <w:color w:val="000000"/>
          </w:rPr>
          <w:delText>28.1(H)</w:delText>
        </w:r>
      </w:del>
      <w:r w:rsidRPr="00462199">
        <w:fldChar w:fldCharType="end"/>
      </w:r>
      <w:r w:rsidRPr="00462199">
        <w:t xml:space="preserve"> and </w:t>
      </w:r>
      <w:r w:rsidRPr="00462199">
        <w:fldChar w:fldCharType="begin"/>
      </w:r>
      <w:r w:rsidRPr="00462199">
        <w:instrText xml:space="preserve">  REF _Ref144113780 \r \h \* MERGEFORMAT </w:instrText>
      </w:r>
      <w:r w:rsidRPr="00462199">
        <w:fldChar w:fldCharType="separate"/>
      </w:r>
      <w:del w:id="2546" w:author="Faqir, Sofia (Energy Security)" w:date="2023-11-12T19:47:00Z">
        <w:r w:rsidR="00E473FC" w:rsidRPr="00E473FC">
          <w:rPr>
            <w:color w:val="000000"/>
          </w:rPr>
          <w:delText>28.2</w:delText>
        </w:r>
      </w:del>
      <w:r w:rsidRPr="00462199">
        <w:fldChar w:fldCharType="end"/>
      </w:r>
      <w:r w:rsidRPr="00462199">
        <w:t xml:space="preserve"> are true, accurate and not misleading by reference to the facts and circumstances then existing;</w:t>
      </w:r>
      <w:bookmarkEnd w:id="2543"/>
    </w:p>
    <w:p w14:paraId="242C7636" w14:textId="2E69F169" w:rsidR="00D179D6" w:rsidRPr="00462199" w:rsidRDefault="00D179D6" w:rsidP="005B3BB9">
      <w:pPr>
        <w:pStyle w:val="H4Ashurst"/>
      </w:pPr>
      <w:bookmarkStart w:id="2547" w:name="_Ref144113054"/>
      <w:r w:rsidRPr="00462199">
        <w:lastRenderedPageBreak/>
        <w:t xml:space="preserve">no Default has occurred which is continuing unremedied and which has not been waived by the LCHA Counterparty in accordance with </w:t>
      </w:r>
      <w:r w:rsidR="007248B2" w:rsidRPr="007248B2">
        <w:t>Condition</w:t>
      </w:r>
      <w:r w:rsidRPr="00462199">
        <w:t xml:space="preserve"> </w:t>
      </w:r>
      <w:r w:rsidR="00AC4759">
        <w:fldChar w:fldCharType="begin"/>
      </w:r>
      <w:r w:rsidR="00AC4759">
        <w:instrText xml:space="preserve"> REF _Ref144113061 \w \h </w:instrText>
      </w:r>
      <w:r w:rsidR="00AC4759">
        <w:fldChar w:fldCharType="separate"/>
      </w:r>
      <w:del w:id="2548" w:author="Faqir, Sofia (Energy Security)" w:date="2023-11-12T19:47:00Z">
        <w:r w:rsidR="00E473FC">
          <w:delText>3.29</w:delText>
        </w:r>
      </w:del>
      <w:r w:rsidR="00AC4759">
        <w:fldChar w:fldCharType="end"/>
      </w:r>
      <w:r w:rsidRPr="00462199">
        <w:t>;</w:t>
      </w:r>
      <w:bookmarkEnd w:id="2547"/>
    </w:p>
    <w:p w14:paraId="58BFBCDF" w14:textId="01B92105" w:rsidR="00D179D6" w:rsidRPr="00462199" w:rsidRDefault="00D179D6" w:rsidP="005B3BB9">
      <w:pPr>
        <w:pStyle w:val="H4Ashurst"/>
      </w:pPr>
      <w:bookmarkStart w:id="2549" w:name="_Ref144113055"/>
      <w:r w:rsidRPr="00462199">
        <w:t xml:space="preserve">all </w:t>
      </w:r>
      <w:r w:rsidR="007248B2" w:rsidRPr="007248B2">
        <w:t>Condition</w:t>
      </w:r>
      <w:r w:rsidRPr="00462199">
        <w:t xml:space="preserve">s Precedent (except those waived by the LCHA Counterparty in accordance with </w:t>
      </w:r>
      <w:r w:rsidR="007248B2" w:rsidRPr="007248B2">
        <w:t>Condition</w:t>
      </w:r>
      <w:r w:rsidRPr="00462199">
        <w:t xml:space="preserve">s </w:t>
      </w:r>
      <w:r w:rsidR="00AC4759">
        <w:fldChar w:fldCharType="begin"/>
      </w:r>
      <w:r w:rsidR="00AC4759">
        <w:instrText xml:space="preserve"> REF _Ref144113061 \w \h </w:instrText>
      </w:r>
      <w:r w:rsidR="00AC4759">
        <w:fldChar w:fldCharType="separate"/>
      </w:r>
      <w:del w:id="2550" w:author="Faqir, Sofia (Energy Security)" w:date="2023-11-12T19:47:00Z">
        <w:r w:rsidR="00E473FC">
          <w:delText>3.29</w:delText>
        </w:r>
      </w:del>
      <w:r w:rsidR="00AC4759">
        <w:fldChar w:fldCharType="end"/>
      </w:r>
      <w:r w:rsidRPr="00462199">
        <w:t xml:space="preserve">, </w:t>
      </w:r>
      <w:r w:rsidR="00AC4759">
        <w:fldChar w:fldCharType="begin"/>
      </w:r>
      <w:r w:rsidR="00AC4759">
        <w:instrText xml:space="preserve"> REF _Ref144113192 \w \h </w:instrText>
      </w:r>
      <w:r w:rsidR="00AC4759">
        <w:fldChar w:fldCharType="separate"/>
      </w:r>
      <w:del w:id="2551" w:author="Faqir, Sofia (Energy Security)" w:date="2023-11-12T19:47:00Z">
        <w:r w:rsidR="00E473FC">
          <w:delText>3.66</w:delText>
        </w:r>
      </w:del>
      <w:r w:rsidR="00AC4759">
        <w:fldChar w:fldCharType="end"/>
      </w:r>
      <w:r w:rsidRPr="00462199">
        <w:t xml:space="preserve"> and/or </w:t>
      </w:r>
      <w:r w:rsidR="00AC4759">
        <w:fldChar w:fldCharType="begin"/>
      </w:r>
      <w:r w:rsidR="00AC4759">
        <w:instrText xml:space="preserve"> REF _Ref144113241 \w \h </w:instrText>
      </w:r>
      <w:r w:rsidR="00AC4759">
        <w:fldChar w:fldCharType="separate"/>
      </w:r>
      <w:del w:id="2552" w:author="Faqir, Sofia (Energy Security)" w:date="2023-11-12T19:47:00Z">
        <w:r w:rsidR="00E473FC">
          <w:delText>3.81</w:delText>
        </w:r>
      </w:del>
      <w:r w:rsidR="00AC4759">
        <w:fldChar w:fldCharType="end"/>
      </w:r>
      <w:r w:rsidRPr="00462199">
        <w:t>) continue to be fulfilled; and</w:t>
      </w:r>
      <w:bookmarkEnd w:id="2549"/>
    </w:p>
    <w:p w14:paraId="4EBDAD3F" w14:textId="77777777" w:rsidR="00D179D6" w:rsidRPr="00462199" w:rsidRDefault="00D179D6" w:rsidP="005B3BB9">
      <w:pPr>
        <w:pStyle w:val="H4Ashurst"/>
      </w:pPr>
      <w:bookmarkStart w:id="2553" w:name="_Ref144113056"/>
      <w:r w:rsidRPr="00462199">
        <w:t>if applicable:</w:t>
      </w:r>
      <w:bookmarkEnd w:id="2553"/>
    </w:p>
    <w:p w14:paraId="5DAC3BDA" w14:textId="77777777" w:rsidR="00D179D6" w:rsidRPr="00462199" w:rsidRDefault="00D179D6" w:rsidP="00202C21">
      <w:pPr>
        <w:pStyle w:val="H5Ashurst"/>
      </w:pPr>
      <w:bookmarkStart w:id="2554" w:name="_Ref144113057"/>
      <w:r w:rsidRPr="00462199">
        <w:t>the Producer has specified the aggregate number of Renewable Transport Fuel Certificate(s) it has received under the RTFO Scheme during the period between the Agreement Date and the Start Date; and</w:t>
      </w:r>
      <w:bookmarkEnd w:id="2554"/>
    </w:p>
    <w:p w14:paraId="3380FE9A" w14:textId="77777777" w:rsidR="00D179D6" w:rsidRPr="00462199" w:rsidRDefault="00D179D6" w:rsidP="00202C21">
      <w:pPr>
        <w:pStyle w:val="H5Ashurst"/>
      </w:pPr>
      <w:bookmarkStart w:id="2555" w:name="_Ref144113058"/>
      <w:r w:rsidRPr="00462199">
        <w:t>the Producer has specified the volumes (</w:t>
      </w:r>
      <w:r w:rsidRPr="00462199">
        <w:rPr>
          <w:i/>
        </w:rPr>
        <w:t>expressed in MWh (HHV)</w:t>
      </w:r>
      <w:r w:rsidRPr="00462199">
        <w:t>) of Hydrogen produced by the Hydrogen Production Plant which have been claimed under the RTFO Scheme and/or sold to a third party who intends to claim or has claimed such Hydrogen under the RTFO Scheme during the period between the Agreement Date and the Start Date.</w:t>
      </w:r>
      <w:bookmarkEnd w:id="2555"/>
    </w:p>
    <w:p w14:paraId="76B41CB4" w14:textId="23AA3068" w:rsidR="00D179D6" w:rsidRPr="00462199" w:rsidRDefault="00D179D6" w:rsidP="005B3BB9">
      <w:pPr>
        <w:pStyle w:val="H2Ashurst"/>
      </w:pPr>
      <w:bookmarkStart w:id="2556" w:name="_Ref144113059"/>
      <w:r w:rsidRPr="00462199">
        <w:t xml:space="preserve">If the Producer gives a Start Date Notice to the LCHA Counterparty and such notice is, pursuant to </w:t>
      </w:r>
      <w:r w:rsidR="007248B2" w:rsidRPr="007248B2">
        <w:t>Condition</w:t>
      </w:r>
      <w:r w:rsidRPr="00462199">
        <w:t xml:space="preserve"> </w:t>
      </w:r>
      <w:r w:rsidR="00AC4759">
        <w:fldChar w:fldCharType="begin"/>
      </w:r>
      <w:r w:rsidR="00AC4759">
        <w:instrText xml:space="preserve"> REF _Ref144113048 \w \h </w:instrText>
      </w:r>
      <w:r w:rsidR="00AC4759">
        <w:fldChar w:fldCharType="separate"/>
      </w:r>
      <w:del w:id="2557" w:author="Faqir, Sofia (Energy Security)" w:date="2023-11-12T19:47:00Z">
        <w:r w:rsidR="00E473FC">
          <w:delText>3.26</w:delText>
        </w:r>
      </w:del>
      <w:r w:rsidR="00AC4759">
        <w:fldChar w:fldCharType="end"/>
      </w:r>
      <w:r w:rsidRPr="00462199">
        <w:t xml:space="preserve">, ineffective, this shall not, subject to </w:t>
      </w:r>
      <w:r>
        <w:fldChar w:fldCharType="begin"/>
      </w:r>
      <w:r>
        <w:instrText xml:space="preserve"> REF _Ref144118021 \w \h </w:instrText>
      </w:r>
      <w:r>
        <w:fldChar w:fldCharType="separate"/>
      </w:r>
      <w:del w:id="2558" w:author="Faqir, Sofia (Energy Security)" w:date="2023-11-12T19:47:00Z">
        <w:r w:rsidR="00E473FC">
          <w:delText>Part 9</w:delText>
        </w:r>
      </w:del>
      <w:r>
        <w:fldChar w:fldCharType="end"/>
      </w:r>
      <w:r w:rsidRPr="00462199">
        <w:t xml:space="preserve"> (</w:t>
      </w:r>
      <w:r w:rsidRPr="00462199">
        <w:rPr>
          <w:i/>
        </w:rPr>
        <w:t>Termination</w:t>
      </w:r>
      <w:r w:rsidRPr="00462199">
        <w:t xml:space="preserve">), preclude the Producer from giving a further Start Date Notice to the LCHA Counterparty. </w:t>
      </w:r>
      <w:r w:rsidR="007248B2" w:rsidRPr="007248B2">
        <w:t>Condition</w:t>
      </w:r>
      <w:r w:rsidRPr="00462199">
        <w:t>s </w:t>
      </w:r>
      <w:r w:rsidR="00AC4759">
        <w:fldChar w:fldCharType="begin"/>
      </w:r>
      <w:r w:rsidR="00AC4759">
        <w:instrText xml:space="preserve"> REF _Ref144113040 \w \h </w:instrText>
      </w:r>
      <w:r w:rsidR="00AC4759">
        <w:fldChar w:fldCharType="separate"/>
      </w:r>
      <w:del w:id="2559" w:author="Faqir, Sofia (Energy Security)" w:date="2023-11-12T19:47:00Z">
        <w:r w:rsidR="00E473FC">
          <w:delText>3.22</w:delText>
        </w:r>
      </w:del>
      <w:r w:rsidR="00AC4759">
        <w:fldChar w:fldCharType="end"/>
      </w:r>
      <w:r w:rsidRPr="00462199">
        <w:t xml:space="preserve"> to </w:t>
      </w:r>
      <w:r w:rsidR="00AC4759">
        <w:fldChar w:fldCharType="begin"/>
      </w:r>
      <w:r w:rsidR="00AC4759">
        <w:instrText xml:space="preserve"> REF _Ref144113048 \w \h </w:instrText>
      </w:r>
      <w:r w:rsidR="00AC4759">
        <w:fldChar w:fldCharType="separate"/>
      </w:r>
      <w:del w:id="2560" w:author="Faqir, Sofia (Energy Security)" w:date="2023-11-12T19:47:00Z">
        <w:r w:rsidR="00E473FC">
          <w:delText>3.26</w:delText>
        </w:r>
      </w:del>
      <w:r w:rsidR="00AC4759">
        <w:fldChar w:fldCharType="end"/>
      </w:r>
      <w:r w:rsidRPr="00462199">
        <w:t xml:space="preserve"> (inclusive) shall apply, with the necessary modifications, to any such further Start Date Notice.</w:t>
      </w:r>
      <w:bookmarkEnd w:id="2556"/>
    </w:p>
    <w:p w14:paraId="76BE1F85" w14:textId="1EDB1849" w:rsidR="00D179D6" w:rsidRPr="00462199" w:rsidRDefault="00D179D6" w:rsidP="005B3BB9">
      <w:pPr>
        <w:pStyle w:val="H2Ashurst"/>
      </w:pPr>
      <w:bookmarkStart w:id="2561" w:name="_Ref144113060"/>
      <w:r w:rsidRPr="00462199">
        <w:t xml:space="preserve">Once the Start Date is determined pursuant to this </w:t>
      </w:r>
      <w:r w:rsidR="007248B2" w:rsidRPr="007248B2">
        <w:t>Condition</w:t>
      </w:r>
      <w:r w:rsidRPr="00462199">
        <w:t xml:space="preserve"> </w:t>
      </w:r>
      <w:r w:rsidR="00AC4759">
        <w:fldChar w:fldCharType="begin"/>
      </w:r>
      <w:r w:rsidR="00AC4759">
        <w:instrText xml:space="preserve"> REF _Ref144434007 \w \h </w:instrText>
      </w:r>
      <w:r w:rsidR="00AC4759">
        <w:fldChar w:fldCharType="separate"/>
      </w:r>
      <w:del w:id="2562" w:author="Faqir, Sofia (Energy Security)" w:date="2023-11-12T19:47:00Z">
        <w:r w:rsidR="00E473FC">
          <w:delText>3</w:delText>
        </w:r>
      </w:del>
      <w:r w:rsidR="00AC4759">
        <w:fldChar w:fldCharType="end"/>
      </w:r>
      <w:r w:rsidRPr="00462199">
        <w:t xml:space="preserve"> (</w:t>
      </w:r>
      <w:r w:rsidR="007248B2" w:rsidRPr="007248B2">
        <w:rPr>
          <w:i/>
        </w:rPr>
        <w:t>Condition</w:t>
      </w:r>
      <w:r w:rsidRPr="00462199">
        <w:rPr>
          <w:i/>
        </w:rPr>
        <w:t>s Precedent</w:t>
      </w:r>
      <w:r w:rsidRPr="00462199">
        <w:t xml:space="preserve">), the LCHA Sales Cap shall be adjusted in accordance with </w:t>
      </w:r>
      <w:r w:rsidR="007248B2" w:rsidRPr="007248B2">
        <w:t>Condition</w:t>
      </w:r>
      <w:r w:rsidRPr="00462199">
        <w:t xml:space="preserve"> </w:t>
      </w:r>
      <w:r w:rsidRPr="00462199">
        <w:fldChar w:fldCharType="begin"/>
      </w:r>
      <w:r w:rsidRPr="00462199">
        <w:instrText xml:space="preserve">  REF _Ref144113459 \r \h \* MERGEFORMAT </w:instrText>
      </w:r>
      <w:r w:rsidRPr="00462199">
        <w:fldChar w:fldCharType="separate"/>
      </w:r>
      <w:del w:id="2563" w:author="Faqir, Sofia (Energy Security)" w:date="2023-11-12T19:47:00Z">
        <w:r w:rsidR="00E473FC" w:rsidRPr="00E473FC">
          <w:rPr>
            <w:color w:val="000000"/>
          </w:rPr>
          <w:delText>13.1(C)</w:delText>
        </w:r>
      </w:del>
      <w:r w:rsidRPr="00462199">
        <w:fldChar w:fldCharType="end"/>
      </w:r>
      <w:r w:rsidRPr="00462199">
        <w:t xml:space="preserve"> (</w:t>
      </w:r>
      <w:r w:rsidRPr="00462199">
        <w:rPr>
          <w:i/>
        </w:rPr>
        <w:t>LCHA Sales Cap calculation</w:t>
      </w:r>
      <w:r w:rsidRPr="00462199">
        <w:t>).</w:t>
      </w:r>
      <w:bookmarkEnd w:id="2561"/>
    </w:p>
    <w:p w14:paraId="76CC3483" w14:textId="6BC6AC89" w:rsidR="00D179D6" w:rsidRPr="00462199" w:rsidRDefault="00D179D6" w:rsidP="005B3BB9">
      <w:pPr>
        <w:pStyle w:val="NormalBoldAshurst"/>
      </w:pPr>
      <w:r w:rsidRPr="00462199">
        <w:rPr>
          <w:i/>
        </w:rPr>
        <w:t xml:space="preserve">Waiver of </w:t>
      </w:r>
      <w:r w:rsidR="007248B2" w:rsidRPr="007248B2">
        <w:rPr>
          <w:i/>
        </w:rPr>
        <w:t>Condition</w:t>
      </w:r>
      <w:r w:rsidRPr="00462199">
        <w:rPr>
          <w:i/>
        </w:rPr>
        <w:t>s Precedent and Default</w:t>
      </w:r>
    </w:p>
    <w:p w14:paraId="130787E5" w14:textId="5BF1E6AE" w:rsidR="00D179D6" w:rsidRPr="00462199" w:rsidRDefault="00D179D6" w:rsidP="005B3BB9">
      <w:pPr>
        <w:pStyle w:val="H2Ashurst"/>
      </w:pPr>
      <w:bookmarkStart w:id="2564" w:name="_Ref144113061"/>
      <w:r w:rsidRPr="00462199">
        <w:t xml:space="preserve">Subject to </w:t>
      </w:r>
      <w:r w:rsidR="007248B2" w:rsidRPr="007248B2">
        <w:t>Condition</w:t>
      </w:r>
      <w:r w:rsidRPr="00462199">
        <w:t xml:space="preserve"> </w:t>
      </w:r>
      <w:r w:rsidR="00AC4759">
        <w:fldChar w:fldCharType="begin"/>
      </w:r>
      <w:r w:rsidR="00AC4759">
        <w:instrText xml:space="preserve"> REF _Ref144113192 \w \h </w:instrText>
      </w:r>
      <w:r w:rsidR="00AC4759">
        <w:fldChar w:fldCharType="separate"/>
      </w:r>
      <w:del w:id="2565" w:author="Faqir, Sofia (Energy Security)" w:date="2023-11-12T19:47:00Z">
        <w:r w:rsidR="00E473FC">
          <w:delText>3.66</w:delText>
        </w:r>
      </w:del>
      <w:r w:rsidR="00AC4759">
        <w:fldChar w:fldCharType="end"/>
      </w:r>
      <w:r w:rsidRPr="00462199">
        <w:t xml:space="preserve"> (</w:t>
      </w:r>
      <w:r w:rsidRPr="00462199">
        <w:rPr>
          <w:i/>
        </w:rPr>
        <w:t xml:space="preserve">Waiver of </w:t>
      </w:r>
      <w:r w:rsidRPr="00462199">
        <w:rPr>
          <w:bCs/>
          <w:i/>
        </w:rPr>
        <w:t>CO</w:t>
      </w:r>
      <w:r w:rsidRPr="00462199">
        <w:rPr>
          <w:bCs/>
          <w:i/>
          <w:vertAlign w:val="subscript"/>
        </w:rPr>
        <w:t>2</w:t>
      </w:r>
      <w:r w:rsidRPr="00462199">
        <w:rPr>
          <w:i/>
        </w:rPr>
        <w:t xml:space="preserve"> T&amp;S Connection Confirmation CP</w:t>
      </w:r>
      <w:r w:rsidRPr="00462199">
        <w:t xml:space="preserve">) and </w:t>
      </w:r>
      <w:r w:rsidR="007248B2" w:rsidRPr="007248B2">
        <w:t>Condition</w:t>
      </w:r>
      <w:r w:rsidRPr="00462199">
        <w:t> </w:t>
      </w:r>
      <w:r w:rsidR="00AC4759">
        <w:fldChar w:fldCharType="begin"/>
      </w:r>
      <w:r w:rsidR="00AC4759">
        <w:instrText xml:space="preserve"> REF _Ref144113241 \w \h </w:instrText>
      </w:r>
      <w:r w:rsidR="00AC4759">
        <w:fldChar w:fldCharType="separate"/>
      </w:r>
      <w:del w:id="2566" w:author="Faqir, Sofia (Energy Security)" w:date="2023-11-12T19:47:00Z">
        <w:r w:rsidR="00E473FC">
          <w:delText>3.81</w:delText>
        </w:r>
      </w:del>
      <w:r w:rsidR="00AC4759">
        <w:fldChar w:fldCharType="end"/>
      </w:r>
      <w:r w:rsidRPr="00462199">
        <w:t xml:space="preserve"> (</w:t>
      </w:r>
      <w:r w:rsidRPr="00462199">
        <w:rPr>
          <w:i/>
        </w:rPr>
        <w:t>Waiver of Subsidy Control Declaration Operational CP),</w:t>
      </w:r>
      <w:r w:rsidRPr="00462199">
        <w:t xml:space="preserve"> the LCHA Counterparty may agree by notice to the Producer to waive:</w:t>
      </w:r>
      <w:bookmarkEnd w:id="2564"/>
    </w:p>
    <w:p w14:paraId="22F50AE0" w14:textId="1C12E80F" w:rsidR="00D179D6" w:rsidRPr="00462199" w:rsidRDefault="00D179D6" w:rsidP="00867A58">
      <w:pPr>
        <w:pStyle w:val="H3Ashurst"/>
      </w:pPr>
      <w:bookmarkStart w:id="2567" w:name="_Ref144113062"/>
      <w:r w:rsidRPr="00462199">
        <w:t xml:space="preserve">the fulfilment of any of the </w:t>
      </w:r>
      <w:r w:rsidR="007248B2" w:rsidRPr="007248B2">
        <w:t>Condition</w:t>
      </w:r>
      <w:r w:rsidRPr="00462199">
        <w:t>s Precedent; and</w:t>
      </w:r>
      <w:bookmarkEnd w:id="2567"/>
    </w:p>
    <w:p w14:paraId="2DAEED12" w14:textId="77777777" w:rsidR="00D179D6" w:rsidRPr="00462199" w:rsidRDefault="00D179D6" w:rsidP="00867A58">
      <w:pPr>
        <w:pStyle w:val="H3Ashurst"/>
      </w:pPr>
      <w:bookmarkStart w:id="2568" w:name="_Ref144113063"/>
      <w:r w:rsidRPr="00462199">
        <w:t>any Default which is continuing unremedied and which would otherwise prevent the Start Date Notice from being effective in determining the Start Date.</w:t>
      </w:r>
      <w:bookmarkEnd w:id="2568"/>
    </w:p>
    <w:p w14:paraId="2AC9A022" w14:textId="58B76E39" w:rsidR="00D179D6" w:rsidRPr="00462199" w:rsidRDefault="007248B2" w:rsidP="005B3BB9">
      <w:pPr>
        <w:pStyle w:val="H2Ashurst"/>
      </w:pPr>
      <w:bookmarkStart w:id="2569" w:name="_Ref144113064"/>
      <w:r w:rsidRPr="007248B2">
        <w:t>Condition</w:t>
      </w:r>
      <w:r w:rsidR="00D179D6" w:rsidRPr="00462199">
        <w:t xml:space="preserve">s </w:t>
      </w:r>
      <w:r w:rsidR="009E01B7">
        <w:fldChar w:fldCharType="begin"/>
      </w:r>
      <w:r w:rsidR="009E01B7">
        <w:instrText xml:space="preserve"> REF _Ref144434187 \w \h </w:instrText>
      </w:r>
      <w:r w:rsidR="009E01B7">
        <w:fldChar w:fldCharType="separate"/>
      </w:r>
      <w:del w:id="2570" w:author="Faqir, Sofia (Energy Security)" w:date="2023-11-12T19:47:00Z">
        <w:r w:rsidR="00E473FC">
          <w:delText>66</w:delText>
        </w:r>
      </w:del>
      <w:r w:rsidR="009E01B7">
        <w:fldChar w:fldCharType="end"/>
      </w:r>
      <w:r w:rsidR="00D179D6" w:rsidRPr="00462199">
        <w:t xml:space="preserve"> (</w:t>
      </w:r>
      <w:r w:rsidR="00D179D6" w:rsidRPr="00462199">
        <w:rPr>
          <w:i/>
        </w:rPr>
        <w:t>No waiver</w:t>
      </w:r>
      <w:r w:rsidR="00D179D6" w:rsidRPr="00462199">
        <w:t xml:space="preserve">) and </w:t>
      </w:r>
      <w:r w:rsidR="009E01B7">
        <w:fldChar w:fldCharType="begin"/>
      </w:r>
      <w:r w:rsidR="009E01B7">
        <w:instrText xml:space="preserve"> REF _Ref144434209 \w \h </w:instrText>
      </w:r>
      <w:r w:rsidR="009E01B7">
        <w:fldChar w:fldCharType="separate"/>
      </w:r>
      <w:del w:id="2571" w:author="Faqir, Sofia (Energy Security)" w:date="2023-11-12T19:47:00Z">
        <w:r w:rsidR="00E473FC">
          <w:delText>67</w:delText>
        </w:r>
      </w:del>
      <w:r w:rsidR="009E01B7">
        <w:fldChar w:fldCharType="end"/>
      </w:r>
      <w:r w:rsidR="00D179D6" w:rsidRPr="00462199">
        <w:t xml:space="preserve"> (</w:t>
      </w:r>
      <w:r w:rsidR="00D179D6" w:rsidRPr="00462199">
        <w:rPr>
          <w:i/>
        </w:rPr>
        <w:t>Consents</w:t>
      </w:r>
      <w:r w:rsidR="00D179D6" w:rsidRPr="00462199">
        <w:t xml:space="preserve">) shall apply to any waiver given by the LCHA Counterparty pursuant to </w:t>
      </w:r>
      <w:r w:rsidRPr="007248B2">
        <w:t>Condition</w:t>
      </w:r>
      <w:r w:rsidR="00D179D6" w:rsidRPr="00462199">
        <w:t xml:space="preserve">s </w:t>
      </w:r>
      <w:r w:rsidR="009E01B7">
        <w:fldChar w:fldCharType="begin"/>
      </w:r>
      <w:r w:rsidR="009E01B7">
        <w:instrText xml:space="preserve"> REF _Ref144113061 \w \h </w:instrText>
      </w:r>
      <w:r w:rsidR="009E01B7">
        <w:fldChar w:fldCharType="separate"/>
      </w:r>
      <w:del w:id="2572" w:author="Faqir, Sofia (Energy Security)" w:date="2023-11-12T19:47:00Z">
        <w:r w:rsidR="00E473FC">
          <w:delText>3.29</w:delText>
        </w:r>
      </w:del>
      <w:r w:rsidR="009E01B7">
        <w:fldChar w:fldCharType="end"/>
      </w:r>
      <w:r w:rsidR="00D179D6" w:rsidRPr="00462199">
        <w:t xml:space="preserve">, </w:t>
      </w:r>
      <w:r w:rsidR="00AC4759">
        <w:fldChar w:fldCharType="begin"/>
      </w:r>
      <w:r w:rsidR="00AC4759">
        <w:instrText xml:space="preserve"> REF _Ref144113192 \w \h </w:instrText>
      </w:r>
      <w:r w:rsidR="00AC4759">
        <w:fldChar w:fldCharType="separate"/>
      </w:r>
      <w:del w:id="2573" w:author="Faqir, Sofia (Energy Security)" w:date="2023-11-12T19:47:00Z">
        <w:r w:rsidR="00E473FC">
          <w:delText>3.66</w:delText>
        </w:r>
      </w:del>
      <w:r w:rsidR="00AC4759">
        <w:fldChar w:fldCharType="end"/>
      </w:r>
      <w:r w:rsidR="00D179D6" w:rsidRPr="00462199">
        <w:t xml:space="preserve"> and/or </w:t>
      </w:r>
      <w:r w:rsidR="00AC4759">
        <w:fldChar w:fldCharType="begin"/>
      </w:r>
      <w:r w:rsidR="00AC4759">
        <w:instrText xml:space="preserve"> REF _Ref144113241 \w \h </w:instrText>
      </w:r>
      <w:r w:rsidR="00AC4759">
        <w:fldChar w:fldCharType="separate"/>
      </w:r>
      <w:del w:id="2574" w:author="Faqir, Sofia (Energy Security)" w:date="2023-11-12T19:47:00Z">
        <w:r w:rsidR="00E473FC">
          <w:delText>3.81</w:delText>
        </w:r>
      </w:del>
      <w:r w:rsidR="00AC4759">
        <w:fldChar w:fldCharType="end"/>
      </w:r>
      <w:r w:rsidR="00D179D6" w:rsidRPr="00462199">
        <w:t>.</w:t>
      </w:r>
      <w:bookmarkEnd w:id="2569"/>
    </w:p>
    <w:p w14:paraId="141114F7" w14:textId="77777777" w:rsidR="00D179D6" w:rsidRPr="00462199" w:rsidRDefault="00D179D6" w:rsidP="005B3BB9">
      <w:pPr>
        <w:pStyle w:val="NormalBoldAshurst"/>
      </w:pPr>
      <w:r w:rsidRPr="00462199">
        <w:rPr>
          <w:i/>
        </w:rPr>
        <w:t xml:space="preserve">Relief due to </w:t>
      </w:r>
      <w:r w:rsidRPr="00462199">
        <w:t>CO</w:t>
      </w:r>
      <w:r w:rsidRPr="00462199">
        <w:rPr>
          <w:vertAlign w:val="subscript"/>
        </w:rPr>
        <w:t>2</w:t>
      </w:r>
      <w:r w:rsidRPr="00462199">
        <w:rPr>
          <w:i/>
        </w:rPr>
        <w:t xml:space="preserve"> T&amp;S Commissioning Delay Event</w:t>
      </w:r>
    </w:p>
    <w:p w14:paraId="6E5E0EAF" w14:textId="469B4BC7" w:rsidR="00D179D6" w:rsidRPr="00462199" w:rsidRDefault="007248B2" w:rsidP="005B3BB9">
      <w:pPr>
        <w:pStyle w:val="H2Ashurst"/>
      </w:pPr>
      <w:bookmarkStart w:id="2575" w:name="_Ref144113065"/>
      <w:r w:rsidRPr="007248B2">
        <w:t>Condition</w:t>
      </w:r>
      <w:r w:rsidR="00D179D6" w:rsidRPr="00462199">
        <w:t xml:space="preserve">s </w:t>
      </w:r>
      <w:r w:rsidR="009E01B7">
        <w:fldChar w:fldCharType="begin"/>
      </w:r>
      <w:r w:rsidR="009E01B7">
        <w:instrText xml:space="preserve"> REF _Ref144113066 \w \h </w:instrText>
      </w:r>
      <w:r w:rsidR="009E01B7">
        <w:fldChar w:fldCharType="separate"/>
      </w:r>
      <w:del w:id="2576" w:author="Faqir, Sofia (Energy Security)" w:date="2023-11-12T19:47:00Z">
        <w:r w:rsidR="00E473FC">
          <w:delText>3.32</w:delText>
        </w:r>
      </w:del>
      <w:r w:rsidR="009E01B7">
        <w:fldChar w:fldCharType="end"/>
      </w:r>
      <w:r w:rsidR="00D179D6" w:rsidRPr="00462199">
        <w:t xml:space="preserve"> (</w:t>
      </w:r>
      <w:r w:rsidR="00D179D6" w:rsidRPr="00462199">
        <w:rPr>
          <w:i/>
        </w:rPr>
        <w:t xml:space="preserve">Relief due to </w:t>
      </w:r>
      <w:r w:rsidR="00D179D6" w:rsidRPr="00462199">
        <w:rPr>
          <w:bCs/>
          <w:i/>
        </w:rPr>
        <w:t>CO</w:t>
      </w:r>
      <w:r w:rsidR="00D179D6" w:rsidRPr="00462199">
        <w:rPr>
          <w:bCs/>
          <w:i/>
          <w:vertAlign w:val="subscript"/>
        </w:rPr>
        <w:t>2</w:t>
      </w:r>
      <w:r w:rsidR="00D179D6" w:rsidRPr="00462199">
        <w:rPr>
          <w:i/>
        </w:rPr>
        <w:t xml:space="preserve"> T&amp;S Commissioning Delay Event</w:t>
      </w:r>
      <w:r w:rsidR="00D179D6" w:rsidRPr="00462199">
        <w:t xml:space="preserve">) to </w:t>
      </w:r>
      <w:r w:rsidR="00D179D6" w:rsidRPr="00462199">
        <w:fldChar w:fldCharType="begin"/>
      </w:r>
      <w:r w:rsidR="00D179D6" w:rsidRPr="00462199">
        <w:instrText xml:space="preserve">  REF _Ref144113228 \r \h \* MERGEFORMAT </w:instrText>
      </w:r>
      <w:r w:rsidR="00D179D6" w:rsidRPr="00462199">
        <w:fldChar w:fldCharType="separate"/>
      </w:r>
      <w:del w:id="2577" w:author="Faqir, Sofia (Energy Security)" w:date="2023-11-12T19:47:00Z">
        <w:r w:rsidR="00E473FC" w:rsidRPr="00E473FC">
          <w:rPr>
            <w:color w:val="000000"/>
          </w:rPr>
          <w:delText>3.76</w:delText>
        </w:r>
      </w:del>
      <w:r w:rsidR="00D179D6" w:rsidRPr="00462199">
        <w:fldChar w:fldCharType="end"/>
      </w:r>
      <w:r w:rsidR="00D179D6" w:rsidRPr="00462199">
        <w:t xml:space="preserve"> (</w:t>
      </w:r>
      <w:r w:rsidR="00D179D6" w:rsidRPr="00462199">
        <w:rPr>
          <w:i/>
        </w:rPr>
        <w:t xml:space="preserve">Failure to comply with </w:t>
      </w:r>
      <w:r w:rsidR="00D179D6" w:rsidRPr="00462199">
        <w:rPr>
          <w:bCs/>
          <w:i/>
        </w:rPr>
        <w:t>CO</w:t>
      </w:r>
      <w:r w:rsidR="00D179D6" w:rsidRPr="00462199">
        <w:rPr>
          <w:bCs/>
          <w:i/>
          <w:vertAlign w:val="subscript"/>
        </w:rPr>
        <w:t>2</w:t>
      </w:r>
      <w:r w:rsidR="00D179D6" w:rsidRPr="00462199">
        <w:rPr>
          <w:i/>
        </w:rPr>
        <w:t xml:space="preserve"> T&amp;S Connection Confirmation Requirement</w:t>
      </w:r>
      <w:r w:rsidR="00D179D6" w:rsidRPr="00462199">
        <w:t>) inclusive shall only apply to CCUS-Enabled Facilities.</w:t>
      </w:r>
      <w:bookmarkEnd w:id="2575"/>
    </w:p>
    <w:p w14:paraId="2966504E" w14:textId="77777777" w:rsidR="00D179D6" w:rsidRPr="00462199" w:rsidRDefault="00D179D6" w:rsidP="005B3BB9">
      <w:pPr>
        <w:pStyle w:val="H2Ashurst"/>
      </w:pPr>
      <w:bookmarkStart w:id="2578" w:name="_Ref144113066"/>
      <w:r w:rsidRPr="00462199">
        <w:t>The Producer may, if a CO</w:t>
      </w:r>
      <w:r w:rsidRPr="00462199">
        <w:rPr>
          <w:vertAlign w:val="subscript"/>
        </w:rPr>
        <w:t>2</w:t>
      </w:r>
      <w:r w:rsidRPr="00462199">
        <w:t xml:space="preserve"> T&amp;S Commissioning Delay Event has occurred and is continuing, give a notice to the LCHA Counterparty (a </w:t>
      </w:r>
      <w:r w:rsidRPr="00462199">
        <w:rPr>
          <w:b/>
        </w:rPr>
        <w:t>"CO</w:t>
      </w:r>
      <w:r w:rsidRPr="00462199">
        <w:rPr>
          <w:b/>
          <w:vertAlign w:val="subscript"/>
        </w:rPr>
        <w:t>2</w:t>
      </w:r>
      <w:r w:rsidRPr="00462199">
        <w:rPr>
          <w:b/>
        </w:rPr>
        <w:t xml:space="preserve"> TCDE Notice"</w:t>
      </w:r>
      <w:r w:rsidRPr="00462199">
        <w:t>). A CO</w:t>
      </w:r>
      <w:r w:rsidRPr="00462199">
        <w:rPr>
          <w:vertAlign w:val="subscript"/>
        </w:rPr>
        <w:t>2</w:t>
      </w:r>
      <w:r w:rsidRPr="00462199">
        <w:t xml:space="preserve"> TCDE Notice must be given to the LCHA Counterparty no later than the Longstop Date (the </w:t>
      </w:r>
      <w:r w:rsidRPr="00462199">
        <w:rPr>
          <w:b/>
        </w:rPr>
        <w:t>"CO</w:t>
      </w:r>
      <w:r w:rsidRPr="00462199">
        <w:rPr>
          <w:b/>
          <w:vertAlign w:val="subscript"/>
        </w:rPr>
        <w:t>2</w:t>
      </w:r>
      <w:r w:rsidRPr="00462199">
        <w:rPr>
          <w:b/>
        </w:rPr>
        <w:t xml:space="preserve"> TCDE Deadline"</w:t>
      </w:r>
      <w:r w:rsidRPr="00462199">
        <w:t>) and shall:</w:t>
      </w:r>
      <w:bookmarkEnd w:id="2578"/>
    </w:p>
    <w:p w14:paraId="55237635" w14:textId="77777777" w:rsidR="00D179D6" w:rsidRPr="00462199" w:rsidRDefault="00D179D6" w:rsidP="00867A58">
      <w:pPr>
        <w:pStyle w:val="H3Ashurst"/>
      </w:pPr>
      <w:bookmarkStart w:id="2579" w:name="_Ref144113067"/>
      <w:r w:rsidRPr="00462199">
        <w:t>specify whether the Producer is:</w:t>
      </w:r>
      <w:bookmarkEnd w:id="2579"/>
    </w:p>
    <w:p w14:paraId="4C7AC018" w14:textId="77777777" w:rsidR="00D179D6" w:rsidRPr="00462199" w:rsidRDefault="00D179D6" w:rsidP="005B3BB9">
      <w:pPr>
        <w:pStyle w:val="H4Ashurst"/>
      </w:pPr>
      <w:bookmarkStart w:id="2580" w:name="_Ref144113068"/>
      <w:r w:rsidRPr="00462199">
        <w:t>requesting:</w:t>
      </w:r>
      <w:bookmarkEnd w:id="2580"/>
    </w:p>
    <w:p w14:paraId="1C2847B1" w14:textId="77777777" w:rsidR="00D179D6" w:rsidRPr="00462199" w:rsidRDefault="00D179D6" w:rsidP="00202C21">
      <w:pPr>
        <w:pStyle w:val="H5Ashurst"/>
      </w:pPr>
      <w:bookmarkStart w:id="2581" w:name="_Ref144113069"/>
      <w:r w:rsidRPr="00462199">
        <w:lastRenderedPageBreak/>
        <w:t>an extension to one (1) or more of the Milestone Delivery Date, the Target Commissioning Window and/or the Longstop Date, for any delay to the Project if and to the extent that such delay has occurred by reason of such CO</w:t>
      </w:r>
      <w:r w:rsidRPr="00462199">
        <w:rPr>
          <w:vertAlign w:val="subscript"/>
        </w:rPr>
        <w:t>2</w:t>
      </w:r>
      <w:r w:rsidRPr="00462199">
        <w:t xml:space="preserve"> T&amp;S Commissioning Delay Event; and/or</w:t>
      </w:r>
      <w:bookmarkEnd w:id="2581"/>
    </w:p>
    <w:p w14:paraId="50530527" w14:textId="1B926EF7" w:rsidR="00D179D6" w:rsidRPr="00462199" w:rsidRDefault="00D179D6" w:rsidP="00202C21">
      <w:pPr>
        <w:pStyle w:val="H5Ashurst"/>
      </w:pPr>
      <w:bookmarkStart w:id="2582" w:name="_Ref144113070"/>
      <w:r w:rsidRPr="00462199">
        <w:t xml:space="preserve">only if the LCHA Counterparty has confirmed to the Producer that all of the Operational </w:t>
      </w:r>
      <w:r w:rsidR="007248B2" w:rsidRPr="007248B2">
        <w:t>Condition</w:t>
      </w:r>
      <w:r w:rsidRPr="00462199">
        <w:t>s Precedent, other than the CO</w:t>
      </w:r>
      <w:r w:rsidRPr="00462199">
        <w:rPr>
          <w:vertAlign w:val="subscript"/>
        </w:rPr>
        <w:t>2</w:t>
      </w:r>
      <w:r w:rsidRPr="00462199">
        <w:t xml:space="preserve"> T&amp;S Connection Confirmation CP, have been:</w:t>
      </w:r>
      <w:bookmarkEnd w:id="2582"/>
    </w:p>
    <w:p w14:paraId="1BF97752" w14:textId="77777777" w:rsidR="00D179D6" w:rsidRPr="00462199" w:rsidRDefault="00D179D6" w:rsidP="00401B58">
      <w:pPr>
        <w:pStyle w:val="H7Ashurst"/>
        <w:tabs>
          <w:tab w:val="clear" w:pos="3901"/>
          <w:tab w:val="left" w:pos="3277"/>
          <w:tab w:val="left" w:pos="6237"/>
        </w:tabs>
        <w:ind w:left="3277"/>
      </w:pPr>
      <w:bookmarkStart w:id="2583" w:name="_Ref144113071"/>
      <w:r w:rsidRPr="00462199">
        <w:t>fulfilled by the Producer; or</w:t>
      </w:r>
      <w:bookmarkEnd w:id="2583"/>
    </w:p>
    <w:p w14:paraId="4C634993" w14:textId="5CC5CDBC" w:rsidR="00D179D6" w:rsidRPr="00462199" w:rsidRDefault="00D179D6" w:rsidP="00202C21">
      <w:pPr>
        <w:pStyle w:val="H7Ashurst"/>
        <w:tabs>
          <w:tab w:val="clear" w:pos="3901"/>
          <w:tab w:val="left" w:pos="3277"/>
        </w:tabs>
        <w:ind w:left="3277"/>
      </w:pPr>
      <w:bookmarkStart w:id="2584" w:name="_Ref144113072"/>
      <w:r w:rsidRPr="00462199">
        <w:t xml:space="preserve">waived by the LCHA Counterparty pursuant to </w:t>
      </w:r>
      <w:r w:rsidR="007248B2" w:rsidRPr="007248B2">
        <w:t>Condition</w:t>
      </w:r>
      <w:r w:rsidRPr="00462199">
        <w:t> </w:t>
      </w:r>
      <w:r w:rsidR="00766E64">
        <w:fldChar w:fldCharType="begin"/>
      </w:r>
      <w:r w:rsidR="00766E64">
        <w:instrText xml:space="preserve"> REF _Ref144113061 \w \h </w:instrText>
      </w:r>
      <w:r w:rsidR="00766E64">
        <w:fldChar w:fldCharType="separate"/>
      </w:r>
      <w:del w:id="2585" w:author="Faqir, Sofia (Energy Security)" w:date="2023-11-12T19:47:00Z">
        <w:r w:rsidR="00E473FC">
          <w:delText>3.29</w:delText>
        </w:r>
      </w:del>
      <w:r w:rsidR="00766E64">
        <w:fldChar w:fldCharType="end"/>
      </w:r>
      <w:r w:rsidRPr="00462199">
        <w:t xml:space="preserve"> (</w:t>
      </w:r>
      <w:r w:rsidRPr="00462199">
        <w:rPr>
          <w:i/>
          <w:iCs/>
        </w:rPr>
        <w:t xml:space="preserve">Waiver of </w:t>
      </w:r>
      <w:r w:rsidR="007248B2" w:rsidRPr="007248B2">
        <w:rPr>
          <w:i/>
          <w:iCs/>
        </w:rPr>
        <w:t>Condition</w:t>
      </w:r>
      <w:r w:rsidRPr="00462199">
        <w:rPr>
          <w:i/>
          <w:iCs/>
        </w:rPr>
        <w:t>s Precedent and Default</w:t>
      </w:r>
      <w:r w:rsidRPr="00462199">
        <w:t xml:space="preserve">) and/or </w:t>
      </w:r>
      <w:r w:rsidR="007248B2" w:rsidRPr="007248B2">
        <w:t>Condition</w:t>
      </w:r>
      <w:r w:rsidRPr="00462199">
        <w:t xml:space="preserve"> </w:t>
      </w:r>
      <w:r w:rsidR="00766E64">
        <w:fldChar w:fldCharType="begin"/>
      </w:r>
      <w:r w:rsidR="00766E64">
        <w:instrText xml:space="preserve"> REF _Ref144113241 \w \h </w:instrText>
      </w:r>
      <w:r w:rsidR="00766E64">
        <w:fldChar w:fldCharType="separate"/>
      </w:r>
      <w:del w:id="2586" w:author="Faqir, Sofia (Energy Security)" w:date="2023-11-12T19:47:00Z">
        <w:r w:rsidR="00E473FC">
          <w:delText>3.81</w:delText>
        </w:r>
      </w:del>
      <w:r w:rsidR="00766E64">
        <w:fldChar w:fldCharType="end"/>
      </w:r>
      <w:r w:rsidRPr="00462199">
        <w:rPr>
          <w:rtl/>
          <w:cs/>
        </w:rPr>
        <w:t xml:space="preserve"> </w:t>
      </w:r>
      <w:r w:rsidRPr="00462199">
        <w:t>(</w:t>
      </w:r>
      <w:r w:rsidRPr="00462199">
        <w:rPr>
          <w:i/>
          <w:iCs/>
        </w:rPr>
        <w:t>Waiver of Subsidy Control Declaration Operational CP</w:t>
      </w:r>
      <w:r w:rsidRPr="00462199">
        <w:t>),</w:t>
      </w:r>
      <w:bookmarkEnd w:id="2584"/>
    </w:p>
    <w:p w14:paraId="180A5C81" w14:textId="77777777" w:rsidR="00D179D6" w:rsidRPr="00462199" w:rsidRDefault="00D179D6" w:rsidP="00EA465D">
      <w:pPr>
        <w:pStyle w:val="B4Ashurst"/>
        <w:ind w:left="2653"/>
      </w:pPr>
      <w:r w:rsidRPr="00462199">
        <w:t>CO</w:t>
      </w:r>
      <w:r w:rsidRPr="00462199">
        <w:rPr>
          <w:vertAlign w:val="subscript"/>
        </w:rPr>
        <w:t>2</w:t>
      </w:r>
      <w:r w:rsidRPr="00462199">
        <w:t xml:space="preserve"> T&amp;S Connection Delay Compensation; or</w:t>
      </w:r>
    </w:p>
    <w:p w14:paraId="608B7B02" w14:textId="645E7E0C" w:rsidR="00D179D6" w:rsidRPr="00462199" w:rsidRDefault="00D179D6" w:rsidP="009F0B9E">
      <w:pPr>
        <w:pStyle w:val="H4Ashurst"/>
      </w:pPr>
      <w:bookmarkStart w:id="2587" w:name="_Ref144113073"/>
      <w:r w:rsidRPr="00462199">
        <w:t>requesting that the LCHA Counterparty waive the CO</w:t>
      </w:r>
      <w:r w:rsidRPr="00462199">
        <w:rPr>
          <w:vertAlign w:val="subscript"/>
        </w:rPr>
        <w:t>2</w:t>
      </w:r>
      <w:r w:rsidRPr="00462199">
        <w:t xml:space="preserve"> T&amp;S Connection Confirmation CP in accordance with </w:t>
      </w:r>
      <w:r w:rsidR="007248B2" w:rsidRPr="007248B2">
        <w:t>Condition</w:t>
      </w:r>
      <w:r w:rsidRPr="00462199">
        <w:t xml:space="preserve"> </w:t>
      </w:r>
      <w:r w:rsidR="00766E64">
        <w:fldChar w:fldCharType="begin"/>
      </w:r>
      <w:r w:rsidR="00766E64">
        <w:instrText xml:space="preserve"> REF _Ref144113192 \w \h </w:instrText>
      </w:r>
      <w:r w:rsidR="00766E64">
        <w:fldChar w:fldCharType="separate"/>
      </w:r>
      <w:del w:id="2588" w:author="Faqir, Sofia (Energy Security)" w:date="2023-11-12T19:47:00Z">
        <w:r w:rsidR="00E473FC">
          <w:delText>3.66</w:delText>
        </w:r>
      </w:del>
      <w:r w:rsidR="00766E64">
        <w:fldChar w:fldCharType="end"/>
      </w:r>
      <w:r w:rsidRPr="00462199">
        <w:t xml:space="preserve"> (</w:t>
      </w:r>
      <w:r w:rsidRPr="00462199">
        <w:rPr>
          <w:i/>
          <w:iCs/>
        </w:rPr>
        <w:t xml:space="preserve">Waiver of </w:t>
      </w:r>
      <w:r w:rsidRPr="00462199">
        <w:rPr>
          <w:bCs/>
          <w:i/>
        </w:rPr>
        <w:t>CO</w:t>
      </w:r>
      <w:r w:rsidRPr="00462199">
        <w:rPr>
          <w:bCs/>
          <w:i/>
          <w:vertAlign w:val="subscript"/>
        </w:rPr>
        <w:t>2</w:t>
      </w:r>
      <w:r w:rsidRPr="00462199">
        <w:rPr>
          <w:i/>
          <w:iCs/>
        </w:rPr>
        <w:t xml:space="preserve"> T&amp;S Connection Confirmation CP</w:t>
      </w:r>
      <w:r w:rsidRPr="00462199">
        <w:t xml:space="preserve">) in order for the Producer to issue a Start Date Notice pursuant to </w:t>
      </w:r>
      <w:r w:rsidR="007248B2" w:rsidRPr="007248B2">
        <w:t>Condition</w:t>
      </w:r>
      <w:r w:rsidRPr="00462199">
        <w:t xml:space="preserve"> </w:t>
      </w:r>
      <w:r w:rsidR="00766E64">
        <w:fldChar w:fldCharType="begin"/>
      </w:r>
      <w:r w:rsidR="00766E64">
        <w:instrText xml:space="preserve"> REF _Ref144113040 \w \h </w:instrText>
      </w:r>
      <w:r w:rsidR="00766E64">
        <w:fldChar w:fldCharType="separate"/>
      </w:r>
      <w:del w:id="2589" w:author="Faqir, Sofia (Energy Security)" w:date="2023-11-12T19:47:00Z">
        <w:r w:rsidR="00E473FC">
          <w:delText>3.22</w:delText>
        </w:r>
      </w:del>
      <w:r w:rsidR="00766E64">
        <w:fldChar w:fldCharType="end"/>
      </w:r>
      <w:r w:rsidRPr="00462199">
        <w:t xml:space="preserve"> (</w:t>
      </w:r>
      <w:r w:rsidRPr="00462199">
        <w:rPr>
          <w:i/>
          <w:iCs/>
        </w:rPr>
        <w:t>Notification of Start Date</w:t>
      </w:r>
      <w:r w:rsidRPr="00462199">
        <w:t>); and</w:t>
      </w:r>
      <w:bookmarkEnd w:id="2587"/>
    </w:p>
    <w:p w14:paraId="61FAD3C4" w14:textId="77777777" w:rsidR="00D179D6" w:rsidRPr="00462199" w:rsidRDefault="00D179D6" w:rsidP="009F0B9E">
      <w:pPr>
        <w:pStyle w:val="H3Ashurst"/>
      </w:pPr>
      <w:bookmarkStart w:id="2590" w:name="_Ref144113074"/>
      <w:r w:rsidRPr="00462199">
        <w:t>include such Supporting Information as the Producer considers to be relevant to:</w:t>
      </w:r>
      <w:bookmarkEnd w:id="2590"/>
    </w:p>
    <w:p w14:paraId="6E9AF073" w14:textId="77777777" w:rsidR="00D179D6" w:rsidRPr="00462199" w:rsidRDefault="00D179D6" w:rsidP="009F0B9E">
      <w:pPr>
        <w:pStyle w:val="H4Ashurst"/>
      </w:pPr>
      <w:bookmarkStart w:id="2591" w:name="_Ref144113075"/>
      <w:r w:rsidRPr="00462199">
        <w:t>evidence the occurrence and continuation of a CO</w:t>
      </w:r>
      <w:r w:rsidRPr="00462199">
        <w:rPr>
          <w:vertAlign w:val="subscript"/>
        </w:rPr>
        <w:t>2</w:t>
      </w:r>
      <w:r w:rsidRPr="00462199">
        <w:t xml:space="preserve"> T&amp;S Commissioning Delay Event; and</w:t>
      </w:r>
      <w:bookmarkEnd w:id="2591"/>
    </w:p>
    <w:p w14:paraId="49075B58" w14:textId="30C5C0BE" w:rsidR="00D179D6" w:rsidRPr="00462199" w:rsidRDefault="00D179D6" w:rsidP="009F0B9E">
      <w:pPr>
        <w:pStyle w:val="H4Ashurst"/>
      </w:pPr>
      <w:bookmarkStart w:id="2592" w:name="_Ref144113076"/>
      <w:r w:rsidRPr="00462199">
        <w:t xml:space="preserve">if the TCDE Notice relates to </w:t>
      </w:r>
      <w:r w:rsidR="007248B2" w:rsidRPr="007248B2">
        <w:t>Condition</w:t>
      </w:r>
      <w:r w:rsidRPr="00462199">
        <w:t xml:space="preserve"> </w:t>
      </w:r>
      <w:r w:rsidR="00766E64">
        <w:fldChar w:fldCharType="begin"/>
      </w:r>
      <w:r w:rsidR="00766E64">
        <w:instrText xml:space="preserve"> REF _Ref144113070 \w \h </w:instrText>
      </w:r>
      <w:r w:rsidR="00766E64">
        <w:fldChar w:fldCharType="separate"/>
      </w:r>
      <w:del w:id="2593" w:author="Faqir, Sofia (Energy Security)" w:date="2023-11-12T19:47:00Z">
        <w:r w:rsidR="00E473FC">
          <w:delText>3.32(A)(i)(b)</w:delText>
        </w:r>
      </w:del>
      <w:r w:rsidR="00766E64">
        <w:fldChar w:fldCharType="end"/>
      </w:r>
      <w:r w:rsidRPr="00462199">
        <w:t xml:space="preserve"> or </w:t>
      </w:r>
      <w:r w:rsidR="00766E64">
        <w:fldChar w:fldCharType="begin"/>
      </w:r>
      <w:r w:rsidR="00766E64">
        <w:instrText xml:space="preserve"> REF _Ref144113073 \w \h </w:instrText>
      </w:r>
      <w:r w:rsidR="00766E64">
        <w:fldChar w:fldCharType="separate"/>
      </w:r>
      <w:del w:id="2594" w:author="Faqir, Sofia (Energy Security)" w:date="2023-11-12T19:47:00Z">
        <w:r w:rsidR="00E473FC">
          <w:delText>3.32(A)(ii)</w:delText>
        </w:r>
      </w:del>
      <w:r w:rsidR="00766E64">
        <w:fldChar w:fldCharType="end"/>
      </w:r>
      <w:r w:rsidRPr="00462199">
        <w:t>:</w:t>
      </w:r>
      <w:bookmarkEnd w:id="2592"/>
    </w:p>
    <w:p w14:paraId="3A482AA4" w14:textId="226C7BF9" w:rsidR="00D179D6" w:rsidRPr="00462199" w:rsidRDefault="00D179D6" w:rsidP="009F0B9E">
      <w:pPr>
        <w:pStyle w:val="H5Ashurst"/>
      </w:pPr>
      <w:bookmarkStart w:id="2595" w:name="_Ref144113077"/>
      <w:r w:rsidRPr="00462199">
        <w:t xml:space="preserve">evidence that all of the Operational </w:t>
      </w:r>
      <w:r w:rsidR="007248B2" w:rsidRPr="007248B2">
        <w:t>Condition</w:t>
      </w:r>
      <w:r w:rsidRPr="00462199">
        <w:t>s Precedent, other than the CO</w:t>
      </w:r>
      <w:r w:rsidRPr="00462199">
        <w:rPr>
          <w:vertAlign w:val="subscript"/>
        </w:rPr>
        <w:t xml:space="preserve">2 </w:t>
      </w:r>
      <w:r w:rsidRPr="00462199">
        <w:t xml:space="preserve">T&amp;S Connection Confirmation CP, have been fulfilled by the Producer or waived by the LCHA Counterparty pursuant to </w:t>
      </w:r>
      <w:r w:rsidR="007248B2" w:rsidRPr="007248B2">
        <w:t>Condition</w:t>
      </w:r>
      <w:r w:rsidRPr="00462199">
        <w:t> </w:t>
      </w:r>
      <w:r w:rsidR="00766E64">
        <w:fldChar w:fldCharType="begin"/>
      </w:r>
      <w:r w:rsidR="00766E64">
        <w:instrText xml:space="preserve"> REF _Ref144113061 \w \h </w:instrText>
      </w:r>
      <w:r w:rsidR="00766E64">
        <w:fldChar w:fldCharType="separate"/>
      </w:r>
      <w:del w:id="2596" w:author="Faqir, Sofia (Energy Security)" w:date="2023-11-12T19:47:00Z">
        <w:r w:rsidR="00E473FC">
          <w:delText>3.29</w:delText>
        </w:r>
      </w:del>
      <w:r w:rsidR="00766E64">
        <w:fldChar w:fldCharType="end"/>
      </w:r>
      <w:r w:rsidRPr="00462199">
        <w:t xml:space="preserve"> (</w:t>
      </w:r>
      <w:r w:rsidRPr="00462199">
        <w:rPr>
          <w:i/>
          <w:iCs/>
        </w:rPr>
        <w:t xml:space="preserve">Waiver of </w:t>
      </w:r>
      <w:r w:rsidR="007248B2" w:rsidRPr="007248B2">
        <w:rPr>
          <w:i/>
          <w:iCs/>
        </w:rPr>
        <w:t>Condition</w:t>
      </w:r>
      <w:r w:rsidRPr="00462199">
        <w:rPr>
          <w:i/>
          <w:iCs/>
        </w:rPr>
        <w:t>s Precedent and Default</w:t>
      </w:r>
      <w:r w:rsidRPr="00462199">
        <w:t xml:space="preserve">) and/or </w:t>
      </w:r>
      <w:r w:rsidR="007248B2" w:rsidRPr="007248B2">
        <w:t>Condition</w:t>
      </w:r>
      <w:r w:rsidRPr="00462199">
        <w:t xml:space="preserve"> </w:t>
      </w:r>
      <w:r w:rsidR="00766E64">
        <w:fldChar w:fldCharType="begin"/>
      </w:r>
      <w:r w:rsidR="00766E64">
        <w:instrText xml:space="preserve"> REF _Ref144113241 \w \h </w:instrText>
      </w:r>
      <w:r w:rsidR="00766E64">
        <w:fldChar w:fldCharType="separate"/>
      </w:r>
      <w:del w:id="2597" w:author="Faqir, Sofia (Energy Security)" w:date="2023-11-12T19:47:00Z">
        <w:r w:rsidR="00E473FC">
          <w:delText>3.81</w:delText>
        </w:r>
      </w:del>
      <w:r w:rsidR="00766E64">
        <w:fldChar w:fldCharType="end"/>
      </w:r>
      <w:r w:rsidRPr="00462199">
        <w:t xml:space="preserve"> (</w:t>
      </w:r>
      <w:r w:rsidRPr="00462199">
        <w:rPr>
          <w:i/>
          <w:iCs/>
        </w:rPr>
        <w:t>Waiver of Subsidy Control Declaration Operational CP</w:t>
      </w:r>
      <w:r w:rsidRPr="00462199">
        <w:t>); and</w:t>
      </w:r>
      <w:bookmarkEnd w:id="2595"/>
    </w:p>
    <w:p w14:paraId="7D98B017" w14:textId="77777777" w:rsidR="00D179D6" w:rsidRPr="00462199" w:rsidRDefault="00D179D6" w:rsidP="009F0B9E">
      <w:pPr>
        <w:pStyle w:val="H5Ashurst"/>
      </w:pPr>
      <w:bookmarkStart w:id="2598" w:name="_Ref144113078"/>
      <w:r w:rsidRPr="00462199">
        <w:t>evidence that the Producer has fully completed the Producer CO</w:t>
      </w:r>
      <w:r w:rsidRPr="00462199">
        <w:rPr>
          <w:vertAlign w:val="subscript"/>
        </w:rPr>
        <w:t>2</w:t>
      </w:r>
      <w:r w:rsidRPr="00462199">
        <w:t xml:space="preserve"> T&amp;S Connection Works.</w:t>
      </w:r>
      <w:bookmarkStart w:id="2599" w:name="_Ref144117912"/>
      <w:r w:rsidRPr="00462199">
        <w:rPr>
          <w:rStyle w:val="FootnoteReference"/>
        </w:rPr>
        <w:footnoteReference w:id="45"/>
      </w:r>
      <w:bookmarkEnd w:id="2598"/>
      <w:bookmarkEnd w:id="2599"/>
    </w:p>
    <w:p w14:paraId="65A84C61" w14:textId="77777777" w:rsidR="00D179D6" w:rsidRPr="00462199" w:rsidRDefault="00D179D6" w:rsidP="009F0B9E">
      <w:pPr>
        <w:pStyle w:val="H2Ashurst"/>
      </w:pPr>
      <w:bookmarkStart w:id="2600" w:name="_Ref144113079"/>
      <w:r w:rsidRPr="00462199">
        <w:t>Each CO</w:t>
      </w:r>
      <w:r w:rsidRPr="00462199">
        <w:rPr>
          <w:vertAlign w:val="subscript"/>
        </w:rPr>
        <w:t>2</w:t>
      </w:r>
      <w:r w:rsidRPr="00462199">
        <w:t xml:space="preserve"> TCDE Notice shall be accompanied by a Directors' Certificate in relation to the information contained in, and enclosed with, the CO</w:t>
      </w:r>
      <w:r w:rsidRPr="00462199">
        <w:rPr>
          <w:vertAlign w:val="subscript"/>
        </w:rPr>
        <w:t>2</w:t>
      </w:r>
      <w:r w:rsidRPr="00462199">
        <w:t xml:space="preserve"> TCDE Notice.</w:t>
      </w:r>
      <w:bookmarkEnd w:id="2600"/>
    </w:p>
    <w:p w14:paraId="0486FFFB" w14:textId="77777777" w:rsidR="00D179D6" w:rsidRPr="00462199" w:rsidRDefault="00D179D6" w:rsidP="009F0B9E">
      <w:pPr>
        <w:pStyle w:val="H2Ashurst"/>
      </w:pPr>
      <w:bookmarkStart w:id="2601" w:name="_Ref144113080"/>
      <w:r w:rsidRPr="00462199">
        <w:t>The LCHA Counterparty shall, no later than twenty (20) Business Days after receipt of a CO</w:t>
      </w:r>
      <w:r w:rsidRPr="00462199">
        <w:rPr>
          <w:vertAlign w:val="subscript"/>
        </w:rPr>
        <w:t>2</w:t>
      </w:r>
      <w:r w:rsidRPr="00462199">
        <w:t xml:space="preserve"> TCDE Notice, give a notice to the Producer (a </w:t>
      </w:r>
      <w:r w:rsidRPr="00462199">
        <w:rPr>
          <w:b/>
          <w:bCs/>
        </w:rPr>
        <w:t>"</w:t>
      </w:r>
      <w:r w:rsidRPr="00462199">
        <w:rPr>
          <w:b/>
        </w:rPr>
        <w:t>CO</w:t>
      </w:r>
      <w:r w:rsidRPr="00462199">
        <w:rPr>
          <w:b/>
          <w:vertAlign w:val="subscript"/>
        </w:rPr>
        <w:t>2</w:t>
      </w:r>
      <w:r w:rsidRPr="00462199">
        <w:rPr>
          <w:b/>
        </w:rPr>
        <w:t xml:space="preserve"> TCDE Response Notice</w:t>
      </w:r>
      <w:r w:rsidRPr="00462199">
        <w:rPr>
          <w:b/>
          <w:bCs/>
        </w:rPr>
        <w:t>"</w:t>
      </w:r>
      <w:r w:rsidRPr="00462199">
        <w:t>). A CO</w:t>
      </w:r>
      <w:r w:rsidRPr="00462199">
        <w:rPr>
          <w:vertAlign w:val="subscript"/>
        </w:rPr>
        <w:t>2</w:t>
      </w:r>
      <w:r w:rsidRPr="00462199">
        <w:t xml:space="preserve"> TCDE Response Notice shall specify whether the LCHA Counterparty considers that:</w:t>
      </w:r>
      <w:bookmarkEnd w:id="2601"/>
    </w:p>
    <w:p w14:paraId="4A16F263" w14:textId="77777777" w:rsidR="00D179D6" w:rsidRPr="00462199" w:rsidRDefault="00D179D6" w:rsidP="00AF1B55">
      <w:pPr>
        <w:pStyle w:val="H3Ashurst"/>
      </w:pPr>
      <w:bookmarkStart w:id="2602" w:name="_Ref144113081"/>
      <w:r w:rsidRPr="00462199">
        <w:t>a CO</w:t>
      </w:r>
      <w:r w:rsidRPr="00462199">
        <w:rPr>
          <w:vertAlign w:val="subscript"/>
        </w:rPr>
        <w:t>2</w:t>
      </w:r>
      <w:r w:rsidRPr="00462199">
        <w:t xml:space="preserve"> T&amp;S Commissioning Delay Event has or has not occurred;</w:t>
      </w:r>
      <w:bookmarkEnd w:id="2602"/>
    </w:p>
    <w:p w14:paraId="6D5D8E43" w14:textId="77777777" w:rsidR="00D179D6" w:rsidRPr="00462199" w:rsidRDefault="00D179D6" w:rsidP="00AF1B55">
      <w:pPr>
        <w:pStyle w:val="H3Ashurst"/>
      </w:pPr>
      <w:bookmarkStart w:id="2603" w:name="_Ref144113082"/>
      <w:r w:rsidRPr="00462199">
        <w:t>a CO</w:t>
      </w:r>
      <w:r w:rsidRPr="00462199">
        <w:rPr>
          <w:vertAlign w:val="subscript"/>
        </w:rPr>
        <w:t>2</w:t>
      </w:r>
      <w:r w:rsidRPr="00462199">
        <w:t xml:space="preserve"> T&amp;S Commissioning Delay Event is or is not still continuing as at the date of the CO</w:t>
      </w:r>
      <w:r w:rsidRPr="00462199">
        <w:rPr>
          <w:vertAlign w:val="subscript"/>
        </w:rPr>
        <w:t>2</w:t>
      </w:r>
      <w:r w:rsidRPr="00462199">
        <w:t xml:space="preserve"> TCDE Response Notice;</w:t>
      </w:r>
      <w:bookmarkEnd w:id="2603"/>
    </w:p>
    <w:p w14:paraId="3927996D" w14:textId="4D2ADC97" w:rsidR="00D179D6" w:rsidRPr="00462199" w:rsidRDefault="00D179D6" w:rsidP="00AF1B55">
      <w:pPr>
        <w:pStyle w:val="H3Ashurst"/>
      </w:pPr>
      <w:bookmarkStart w:id="2604" w:name="_Ref144113083"/>
      <w:r w:rsidRPr="00462199">
        <w:t xml:space="preserve">if the TCDE Notice relates to </w:t>
      </w:r>
      <w:r w:rsidR="007248B2" w:rsidRPr="007248B2">
        <w:t>Condition</w:t>
      </w:r>
      <w:r w:rsidRPr="00462199">
        <w:t xml:space="preserve"> </w:t>
      </w:r>
      <w:r w:rsidR="00766E64">
        <w:fldChar w:fldCharType="begin"/>
      </w:r>
      <w:r w:rsidR="00766E64">
        <w:instrText xml:space="preserve"> REF _Ref144113070 \w \h </w:instrText>
      </w:r>
      <w:r w:rsidR="00766E64">
        <w:fldChar w:fldCharType="separate"/>
      </w:r>
      <w:del w:id="2605" w:author="Faqir, Sofia (Energy Security)" w:date="2023-11-12T19:47:00Z">
        <w:r w:rsidR="00E473FC">
          <w:delText>3.32(A)(i)(b)</w:delText>
        </w:r>
      </w:del>
      <w:r w:rsidR="00766E64">
        <w:fldChar w:fldCharType="end"/>
      </w:r>
      <w:r w:rsidRPr="00462199">
        <w:t xml:space="preserve"> or </w:t>
      </w:r>
      <w:r w:rsidR="00766E64">
        <w:fldChar w:fldCharType="begin"/>
      </w:r>
      <w:r w:rsidR="00766E64">
        <w:instrText xml:space="preserve"> REF _Ref144113073 \w \h </w:instrText>
      </w:r>
      <w:r w:rsidR="00766E64">
        <w:fldChar w:fldCharType="separate"/>
      </w:r>
      <w:del w:id="2606" w:author="Faqir, Sofia (Energy Security)" w:date="2023-11-12T19:47:00Z">
        <w:r w:rsidR="00E473FC">
          <w:delText>3.32(A)(ii)</w:delText>
        </w:r>
      </w:del>
      <w:r w:rsidR="00766E64">
        <w:fldChar w:fldCharType="end"/>
      </w:r>
      <w:r w:rsidRPr="00462199">
        <w:t>:</w:t>
      </w:r>
      <w:bookmarkEnd w:id="2604"/>
    </w:p>
    <w:p w14:paraId="3F35B274" w14:textId="18EEFB36" w:rsidR="00D179D6" w:rsidRPr="00462199" w:rsidRDefault="00D179D6" w:rsidP="00AF1B55">
      <w:pPr>
        <w:pStyle w:val="H4Ashurst"/>
      </w:pPr>
      <w:bookmarkStart w:id="2607" w:name="_Ref144113084"/>
      <w:r w:rsidRPr="00462199">
        <w:lastRenderedPageBreak/>
        <w:t xml:space="preserve">all of the Operational </w:t>
      </w:r>
      <w:r w:rsidR="007248B2" w:rsidRPr="007248B2">
        <w:t>Condition</w:t>
      </w:r>
      <w:r w:rsidRPr="00462199">
        <w:t>s Precedent, other than the CO</w:t>
      </w:r>
      <w:r w:rsidRPr="00462199">
        <w:rPr>
          <w:vertAlign w:val="subscript"/>
        </w:rPr>
        <w:t xml:space="preserve">2 </w:t>
      </w:r>
      <w:r w:rsidRPr="00462199">
        <w:t xml:space="preserve">T&amp;S Connection Confirmation CP, have been fulfilled by the Producer or waived by the LCHA Counterparty pursuant to </w:t>
      </w:r>
      <w:r w:rsidR="007248B2" w:rsidRPr="007248B2">
        <w:t>Condition</w:t>
      </w:r>
      <w:r w:rsidRPr="00462199">
        <w:t xml:space="preserve"> </w:t>
      </w:r>
      <w:r w:rsidR="00766E64">
        <w:fldChar w:fldCharType="begin"/>
      </w:r>
      <w:r w:rsidR="00766E64">
        <w:instrText xml:space="preserve"> REF _Ref144113061 \w \h </w:instrText>
      </w:r>
      <w:r w:rsidR="00766E64">
        <w:fldChar w:fldCharType="separate"/>
      </w:r>
      <w:del w:id="2608" w:author="Faqir, Sofia (Energy Security)" w:date="2023-11-12T19:47:00Z">
        <w:r w:rsidR="00E473FC">
          <w:delText>3.29</w:delText>
        </w:r>
      </w:del>
      <w:r w:rsidR="00766E64">
        <w:fldChar w:fldCharType="end"/>
      </w:r>
      <w:r w:rsidRPr="00462199">
        <w:t xml:space="preserve"> (</w:t>
      </w:r>
      <w:r w:rsidRPr="00462199">
        <w:rPr>
          <w:i/>
          <w:iCs/>
        </w:rPr>
        <w:t xml:space="preserve">Waiver of </w:t>
      </w:r>
      <w:r w:rsidR="007248B2" w:rsidRPr="007248B2">
        <w:rPr>
          <w:i/>
          <w:iCs/>
        </w:rPr>
        <w:t>Condition</w:t>
      </w:r>
      <w:r w:rsidRPr="00462199">
        <w:rPr>
          <w:i/>
          <w:iCs/>
        </w:rPr>
        <w:t>s Precedent and Default</w:t>
      </w:r>
      <w:r w:rsidRPr="00462199">
        <w:t xml:space="preserve">) and/or </w:t>
      </w:r>
      <w:r w:rsidR="007248B2" w:rsidRPr="007248B2">
        <w:t>Condition</w:t>
      </w:r>
      <w:r w:rsidRPr="00462199">
        <w:t xml:space="preserve"> </w:t>
      </w:r>
      <w:r w:rsidR="00766E64">
        <w:fldChar w:fldCharType="begin"/>
      </w:r>
      <w:r w:rsidR="00766E64">
        <w:instrText xml:space="preserve"> REF _Ref144113241 \w \h </w:instrText>
      </w:r>
      <w:r w:rsidR="00766E64">
        <w:fldChar w:fldCharType="separate"/>
      </w:r>
      <w:del w:id="2609" w:author="Faqir, Sofia (Energy Security)" w:date="2023-11-12T19:47:00Z">
        <w:r w:rsidR="00E473FC">
          <w:delText>3.81</w:delText>
        </w:r>
      </w:del>
      <w:r w:rsidR="00766E64">
        <w:fldChar w:fldCharType="end"/>
      </w:r>
      <w:r w:rsidRPr="00462199">
        <w:t xml:space="preserve"> (</w:t>
      </w:r>
      <w:r w:rsidRPr="00462199">
        <w:rPr>
          <w:i/>
          <w:iCs/>
        </w:rPr>
        <w:t>Waiver of Subsidy Control Declaration Operational CP</w:t>
      </w:r>
      <w:r w:rsidRPr="00462199">
        <w:t>); and</w:t>
      </w:r>
      <w:bookmarkEnd w:id="2607"/>
    </w:p>
    <w:p w14:paraId="0A0BED67" w14:textId="77777777" w:rsidR="00D179D6" w:rsidRPr="00462199" w:rsidRDefault="00D179D6" w:rsidP="00AF1B55">
      <w:pPr>
        <w:pStyle w:val="H4Ashurst"/>
      </w:pPr>
      <w:bookmarkStart w:id="2610" w:name="_Ref144113085"/>
      <w:r w:rsidRPr="00462199">
        <w:t>the Producer has or has not fully completed the Producer CO</w:t>
      </w:r>
      <w:r w:rsidRPr="00462199">
        <w:rPr>
          <w:vertAlign w:val="subscript"/>
        </w:rPr>
        <w:t>2</w:t>
      </w:r>
      <w:r w:rsidRPr="00462199">
        <w:t xml:space="preserve"> T&amp;S Connection Works; and/or</w:t>
      </w:r>
      <w:bookmarkEnd w:id="2610"/>
    </w:p>
    <w:p w14:paraId="069F330E" w14:textId="77777777" w:rsidR="00D179D6" w:rsidRPr="00462199" w:rsidRDefault="00D179D6" w:rsidP="00AF1B55">
      <w:pPr>
        <w:pStyle w:val="H3Ashurst"/>
      </w:pPr>
      <w:bookmarkStart w:id="2611" w:name="_Ref144113086"/>
      <w:r w:rsidRPr="00462199">
        <w:t>it has not been provided with sufficient Supporting Information to determine whether:</w:t>
      </w:r>
      <w:bookmarkEnd w:id="2611"/>
    </w:p>
    <w:p w14:paraId="24766120" w14:textId="77777777" w:rsidR="00D179D6" w:rsidRPr="00462199" w:rsidRDefault="00D179D6" w:rsidP="00AF1B55">
      <w:pPr>
        <w:pStyle w:val="H4Ashurst"/>
      </w:pPr>
      <w:bookmarkStart w:id="2612" w:name="_Ref144113087"/>
      <w:r w:rsidRPr="00462199">
        <w:t>a CO</w:t>
      </w:r>
      <w:r w:rsidRPr="00462199">
        <w:rPr>
          <w:vertAlign w:val="subscript"/>
        </w:rPr>
        <w:t>2</w:t>
      </w:r>
      <w:r w:rsidRPr="00462199">
        <w:t xml:space="preserve"> T&amp;S Commissioning Delay Event has occurred;</w:t>
      </w:r>
      <w:bookmarkEnd w:id="2612"/>
    </w:p>
    <w:p w14:paraId="6C78D593" w14:textId="77777777" w:rsidR="00D179D6" w:rsidRPr="00462199" w:rsidRDefault="00D179D6" w:rsidP="00AF1B55">
      <w:pPr>
        <w:pStyle w:val="H4Ashurst"/>
      </w:pPr>
      <w:bookmarkStart w:id="2613" w:name="_Ref144113088"/>
      <w:r w:rsidRPr="00462199">
        <w:t>a CO</w:t>
      </w:r>
      <w:r w:rsidRPr="00462199">
        <w:rPr>
          <w:vertAlign w:val="subscript"/>
        </w:rPr>
        <w:t>2</w:t>
      </w:r>
      <w:r w:rsidRPr="00462199">
        <w:t xml:space="preserve"> T&amp;S Commissioning Delay Event is continuing as at the date of the CO</w:t>
      </w:r>
      <w:r w:rsidRPr="00462199">
        <w:rPr>
          <w:vertAlign w:val="subscript"/>
        </w:rPr>
        <w:t>2</w:t>
      </w:r>
      <w:r w:rsidRPr="00462199">
        <w:t xml:space="preserve"> TCDE Response Notice;</w:t>
      </w:r>
      <w:bookmarkEnd w:id="2613"/>
    </w:p>
    <w:p w14:paraId="72A65725" w14:textId="51A95420" w:rsidR="00D179D6" w:rsidRPr="00462199" w:rsidRDefault="00D179D6" w:rsidP="00AF1B55">
      <w:pPr>
        <w:pStyle w:val="H4Ashurst"/>
      </w:pPr>
      <w:bookmarkStart w:id="2614" w:name="_Ref144113089"/>
      <w:r w:rsidRPr="00462199">
        <w:t xml:space="preserve">if the TCDE Notice relates to </w:t>
      </w:r>
      <w:r w:rsidR="007248B2" w:rsidRPr="007248B2">
        <w:t>Condition</w:t>
      </w:r>
      <w:r w:rsidRPr="00462199">
        <w:t xml:space="preserve"> </w:t>
      </w:r>
      <w:r w:rsidR="00766E64">
        <w:fldChar w:fldCharType="begin"/>
      </w:r>
      <w:r w:rsidR="00766E64">
        <w:instrText xml:space="preserve"> REF _Ref144113070 \w \h </w:instrText>
      </w:r>
      <w:r w:rsidR="00766E64">
        <w:fldChar w:fldCharType="separate"/>
      </w:r>
      <w:del w:id="2615" w:author="Faqir, Sofia (Energy Security)" w:date="2023-11-12T19:47:00Z">
        <w:r w:rsidR="00E473FC">
          <w:delText>3.32(A)(i)(b)</w:delText>
        </w:r>
      </w:del>
      <w:r w:rsidR="00766E64">
        <w:fldChar w:fldCharType="end"/>
      </w:r>
      <w:r w:rsidRPr="00462199">
        <w:t xml:space="preserve"> or </w:t>
      </w:r>
      <w:r w:rsidR="00766E64">
        <w:fldChar w:fldCharType="begin"/>
      </w:r>
      <w:r w:rsidR="00766E64">
        <w:instrText xml:space="preserve"> REF _Ref144113073 \w \h </w:instrText>
      </w:r>
      <w:r w:rsidR="00766E64">
        <w:fldChar w:fldCharType="separate"/>
      </w:r>
      <w:del w:id="2616" w:author="Faqir, Sofia (Energy Security)" w:date="2023-11-12T19:47:00Z">
        <w:r w:rsidR="00E473FC">
          <w:delText>3.32(A)(ii)</w:delText>
        </w:r>
      </w:del>
      <w:r w:rsidR="00766E64">
        <w:fldChar w:fldCharType="end"/>
      </w:r>
      <w:r w:rsidRPr="00462199">
        <w:t>:</w:t>
      </w:r>
      <w:bookmarkEnd w:id="2614"/>
    </w:p>
    <w:p w14:paraId="726A1243" w14:textId="5D893A0E" w:rsidR="00D179D6" w:rsidRPr="00462199" w:rsidRDefault="00D179D6" w:rsidP="00AF1B55">
      <w:pPr>
        <w:pStyle w:val="H5Ashurst"/>
      </w:pPr>
      <w:bookmarkStart w:id="2617" w:name="_Ref144113090"/>
      <w:r w:rsidRPr="00462199">
        <w:t xml:space="preserve">all of the Operational </w:t>
      </w:r>
      <w:r w:rsidR="007248B2" w:rsidRPr="007248B2">
        <w:t>Condition</w:t>
      </w:r>
      <w:r w:rsidRPr="00462199">
        <w:t>s Precedent, other than the CO</w:t>
      </w:r>
      <w:r w:rsidRPr="00462199">
        <w:rPr>
          <w:vertAlign w:val="subscript"/>
        </w:rPr>
        <w:t xml:space="preserve">2 </w:t>
      </w:r>
      <w:r w:rsidRPr="00462199">
        <w:t xml:space="preserve">T&amp;S Connection Confirmation CP, have been fulfilled by the Producer or waived by the LCHA Counterparty pursuant to </w:t>
      </w:r>
      <w:r w:rsidR="007248B2" w:rsidRPr="007248B2">
        <w:t>Condition</w:t>
      </w:r>
      <w:r w:rsidRPr="00462199">
        <w:t xml:space="preserve"> </w:t>
      </w:r>
      <w:r w:rsidR="00766E64">
        <w:fldChar w:fldCharType="begin"/>
      </w:r>
      <w:r w:rsidR="00766E64">
        <w:instrText xml:space="preserve"> REF _Ref144113061 \w \h </w:instrText>
      </w:r>
      <w:r w:rsidR="00766E64">
        <w:fldChar w:fldCharType="separate"/>
      </w:r>
      <w:del w:id="2618" w:author="Faqir, Sofia (Energy Security)" w:date="2023-11-12T19:47:00Z">
        <w:r w:rsidR="00E473FC">
          <w:delText>3.29</w:delText>
        </w:r>
      </w:del>
      <w:r w:rsidR="00766E64">
        <w:fldChar w:fldCharType="end"/>
      </w:r>
      <w:r w:rsidRPr="00462199">
        <w:t xml:space="preserve"> (</w:t>
      </w:r>
      <w:r w:rsidRPr="00462199">
        <w:rPr>
          <w:i/>
          <w:iCs/>
        </w:rPr>
        <w:t xml:space="preserve">Waiver of </w:t>
      </w:r>
      <w:r w:rsidR="007248B2" w:rsidRPr="007248B2">
        <w:rPr>
          <w:i/>
          <w:iCs/>
        </w:rPr>
        <w:t>Condition</w:t>
      </w:r>
      <w:r w:rsidRPr="00462199">
        <w:rPr>
          <w:i/>
          <w:iCs/>
        </w:rPr>
        <w:t>s Precedent and Default</w:t>
      </w:r>
      <w:r w:rsidRPr="00462199">
        <w:t xml:space="preserve">) and/or </w:t>
      </w:r>
      <w:r w:rsidR="007248B2" w:rsidRPr="007248B2">
        <w:t>Condition</w:t>
      </w:r>
      <w:r w:rsidRPr="00462199">
        <w:t xml:space="preserve"> </w:t>
      </w:r>
      <w:r w:rsidR="00766E64">
        <w:fldChar w:fldCharType="begin"/>
      </w:r>
      <w:r w:rsidR="00766E64">
        <w:instrText xml:space="preserve"> REF _Ref144113241 \w \h </w:instrText>
      </w:r>
      <w:r w:rsidR="00766E64">
        <w:fldChar w:fldCharType="separate"/>
      </w:r>
      <w:del w:id="2619" w:author="Faqir, Sofia (Energy Security)" w:date="2023-11-12T19:47:00Z">
        <w:r w:rsidR="00E473FC">
          <w:delText>3.81</w:delText>
        </w:r>
      </w:del>
      <w:r w:rsidR="00766E64">
        <w:fldChar w:fldCharType="end"/>
      </w:r>
      <w:r w:rsidRPr="00462199">
        <w:rPr>
          <w:rtl/>
          <w:cs/>
        </w:rPr>
        <w:t xml:space="preserve"> </w:t>
      </w:r>
      <w:r w:rsidRPr="00462199">
        <w:t>(</w:t>
      </w:r>
      <w:r w:rsidRPr="00462199">
        <w:rPr>
          <w:i/>
          <w:iCs/>
        </w:rPr>
        <w:t>Waiver of Subsidy Control Declaration Operational CP</w:t>
      </w:r>
      <w:r w:rsidRPr="00462199">
        <w:t>); and</w:t>
      </w:r>
      <w:bookmarkEnd w:id="2617"/>
    </w:p>
    <w:p w14:paraId="6A4B7CDD" w14:textId="77777777" w:rsidR="00D179D6" w:rsidRPr="00462199" w:rsidRDefault="00D179D6" w:rsidP="00AF1B55">
      <w:pPr>
        <w:pStyle w:val="H5Ashurst"/>
      </w:pPr>
      <w:bookmarkStart w:id="2620" w:name="_Ref144113091"/>
      <w:r w:rsidRPr="00462199">
        <w:t>the Producer has or has not fully completed the Producer CO</w:t>
      </w:r>
      <w:r w:rsidRPr="00462199">
        <w:rPr>
          <w:vertAlign w:val="subscript"/>
        </w:rPr>
        <w:t>2</w:t>
      </w:r>
      <w:r w:rsidRPr="00462199">
        <w:t xml:space="preserve"> T&amp;S Connection Works; and/or</w:t>
      </w:r>
      <w:bookmarkEnd w:id="2620"/>
    </w:p>
    <w:p w14:paraId="6D02131B" w14:textId="77777777" w:rsidR="00D179D6" w:rsidRPr="00462199" w:rsidRDefault="00D179D6" w:rsidP="00AF1B55">
      <w:pPr>
        <w:pStyle w:val="H4Ashurst"/>
      </w:pPr>
      <w:bookmarkStart w:id="2621" w:name="_Ref144113092"/>
      <w:r w:rsidRPr="00462199">
        <w:t>any combination of the foregoing,</w:t>
      </w:r>
      <w:bookmarkEnd w:id="2621"/>
    </w:p>
    <w:p w14:paraId="03A3F770" w14:textId="49068D01" w:rsidR="00D179D6" w:rsidRPr="00462199" w:rsidRDefault="00D179D6" w:rsidP="00AF1B55">
      <w:pPr>
        <w:pStyle w:val="B3Ashurst"/>
      </w:pPr>
      <w:r w:rsidRPr="00462199">
        <w:t>in which case the LCHA Counterparty shall provide details of the additional Supporting Information which the LCHA Counterparty requires to determine (as relevant) whether a CO</w:t>
      </w:r>
      <w:r w:rsidRPr="00462199">
        <w:rPr>
          <w:vertAlign w:val="subscript"/>
        </w:rPr>
        <w:t>2</w:t>
      </w:r>
      <w:r w:rsidRPr="00462199">
        <w:t xml:space="preserve"> T&amp;S Commissioning Delay Event has occurred and is continuing and, if the TCDE Notice relates to </w:t>
      </w:r>
      <w:r w:rsidR="007248B2" w:rsidRPr="007248B2">
        <w:t>Condition</w:t>
      </w:r>
      <w:r w:rsidRPr="00462199">
        <w:t xml:space="preserve"> </w:t>
      </w:r>
      <w:r w:rsidR="00766E64">
        <w:fldChar w:fldCharType="begin"/>
      </w:r>
      <w:r w:rsidR="00766E64">
        <w:instrText xml:space="preserve"> REF _Ref144113070 \w \h </w:instrText>
      </w:r>
      <w:r w:rsidR="00766E64">
        <w:fldChar w:fldCharType="separate"/>
      </w:r>
      <w:del w:id="2622" w:author="Faqir, Sofia (Energy Security)" w:date="2023-11-12T19:47:00Z">
        <w:r w:rsidR="00E473FC">
          <w:delText>3.32(A)(i)(b)</w:delText>
        </w:r>
      </w:del>
      <w:r w:rsidR="00766E64">
        <w:fldChar w:fldCharType="end"/>
      </w:r>
      <w:r w:rsidRPr="00462199">
        <w:t xml:space="preserve"> or </w:t>
      </w:r>
      <w:r w:rsidRPr="00462199">
        <w:fldChar w:fldCharType="begin"/>
      </w:r>
      <w:r w:rsidRPr="00462199">
        <w:instrText xml:space="preserve">  REF _Ref144113073 \r \h \* MERGEFORMAT </w:instrText>
      </w:r>
      <w:r w:rsidRPr="00462199">
        <w:fldChar w:fldCharType="separate"/>
      </w:r>
      <w:del w:id="2623" w:author="Faqir, Sofia (Energy Security)" w:date="2023-11-12T19:47:00Z">
        <w:r w:rsidR="00E473FC" w:rsidRPr="00E473FC">
          <w:rPr>
            <w:color w:val="000000"/>
          </w:rPr>
          <w:delText>3.32(A)(ii)</w:delText>
        </w:r>
      </w:del>
      <w:r w:rsidRPr="00462199">
        <w:fldChar w:fldCharType="end"/>
      </w:r>
      <w:r w:rsidRPr="00462199">
        <w:t xml:space="preserve">, whether all of the Operational </w:t>
      </w:r>
      <w:r w:rsidR="007248B2" w:rsidRPr="007248B2">
        <w:t>Condition</w:t>
      </w:r>
      <w:r w:rsidRPr="00462199">
        <w:t>s Precedent, other than the CO</w:t>
      </w:r>
      <w:r w:rsidRPr="00462199">
        <w:rPr>
          <w:vertAlign w:val="subscript"/>
        </w:rPr>
        <w:t xml:space="preserve">2 </w:t>
      </w:r>
      <w:r w:rsidRPr="00462199">
        <w:t xml:space="preserve">T&amp;S Connection Confirmation CP, have been fulfilled by the Producer or waived by the LCHA Counterparty pursuant to </w:t>
      </w:r>
      <w:r w:rsidR="007248B2" w:rsidRPr="007248B2">
        <w:t>Condition</w:t>
      </w:r>
      <w:r w:rsidRPr="00462199">
        <w:t xml:space="preserve"> </w:t>
      </w:r>
      <w:r w:rsidR="00766E64">
        <w:fldChar w:fldCharType="begin"/>
      </w:r>
      <w:r w:rsidR="00766E64">
        <w:instrText xml:space="preserve"> REF _Ref144113061 \w \h </w:instrText>
      </w:r>
      <w:r w:rsidR="00766E64">
        <w:fldChar w:fldCharType="separate"/>
      </w:r>
      <w:del w:id="2624" w:author="Faqir, Sofia (Energy Security)" w:date="2023-11-12T19:47:00Z">
        <w:r w:rsidR="00E473FC">
          <w:delText>3.29</w:delText>
        </w:r>
      </w:del>
      <w:r w:rsidR="00766E64">
        <w:fldChar w:fldCharType="end"/>
      </w:r>
      <w:r w:rsidRPr="00462199">
        <w:t xml:space="preserve"> (</w:t>
      </w:r>
      <w:r w:rsidRPr="00462199">
        <w:rPr>
          <w:i/>
          <w:iCs/>
        </w:rPr>
        <w:t xml:space="preserve">Waiver of </w:t>
      </w:r>
      <w:r w:rsidR="007248B2" w:rsidRPr="007248B2">
        <w:rPr>
          <w:i/>
          <w:iCs/>
        </w:rPr>
        <w:t>Condition</w:t>
      </w:r>
      <w:r w:rsidRPr="00462199">
        <w:rPr>
          <w:i/>
          <w:iCs/>
        </w:rPr>
        <w:t>s Precedent and Default</w:t>
      </w:r>
      <w:r w:rsidRPr="00462199">
        <w:t xml:space="preserve">) and/or </w:t>
      </w:r>
      <w:r w:rsidR="007248B2" w:rsidRPr="007248B2">
        <w:t>Condition</w:t>
      </w:r>
      <w:r w:rsidRPr="00462199">
        <w:t xml:space="preserve"> </w:t>
      </w:r>
      <w:r w:rsidR="00766E64">
        <w:fldChar w:fldCharType="begin"/>
      </w:r>
      <w:r w:rsidR="00766E64">
        <w:instrText xml:space="preserve"> REF _Ref144113241 \w \h </w:instrText>
      </w:r>
      <w:r w:rsidR="00766E64">
        <w:fldChar w:fldCharType="separate"/>
      </w:r>
      <w:del w:id="2625" w:author="Faqir, Sofia (Energy Security)" w:date="2023-11-12T19:47:00Z">
        <w:r w:rsidR="00E473FC">
          <w:delText>3.81</w:delText>
        </w:r>
      </w:del>
      <w:r w:rsidR="00766E64">
        <w:fldChar w:fldCharType="end"/>
      </w:r>
      <w:r w:rsidRPr="00462199">
        <w:rPr>
          <w:rtl/>
          <w:cs/>
        </w:rPr>
        <w:t xml:space="preserve"> </w:t>
      </w:r>
      <w:r w:rsidRPr="00462199">
        <w:t>(</w:t>
      </w:r>
      <w:r w:rsidRPr="00462199">
        <w:rPr>
          <w:i/>
          <w:iCs/>
        </w:rPr>
        <w:t>Waiver of Subsidy Control Declaration Operational CP</w:t>
      </w:r>
      <w:r w:rsidRPr="00462199">
        <w:t>) and whether the Producer has fully completed the Producer CO</w:t>
      </w:r>
      <w:r w:rsidRPr="00462199">
        <w:rPr>
          <w:vertAlign w:val="subscript"/>
        </w:rPr>
        <w:t>2</w:t>
      </w:r>
      <w:r w:rsidRPr="00462199">
        <w:t xml:space="preserve"> T&amp;S Connection Works (the </w:t>
      </w:r>
      <w:r w:rsidRPr="00462199">
        <w:rPr>
          <w:b/>
          <w:bCs/>
        </w:rPr>
        <w:t>"</w:t>
      </w:r>
      <w:r w:rsidRPr="00462199">
        <w:rPr>
          <w:b/>
        </w:rPr>
        <w:t>CO</w:t>
      </w:r>
      <w:r w:rsidRPr="00462199">
        <w:rPr>
          <w:b/>
          <w:vertAlign w:val="subscript"/>
        </w:rPr>
        <w:t>2</w:t>
      </w:r>
      <w:r w:rsidRPr="00462199">
        <w:rPr>
          <w:b/>
        </w:rPr>
        <w:t xml:space="preserve"> TCDE Supporting Information</w:t>
      </w:r>
      <w:r w:rsidRPr="00462199">
        <w:rPr>
          <w:b/>
          <w:bCs/>
        </w:rPr>
        <w:t>"</w:t>
      </w:r>
      <w:r w:rsidRPr="00462199">
        <w:t>).</w:t>
      </w:r>
    </w:p>
    <w:p w14:paraId="44582448" w14:textId="77777777" w:rsidR="00D179D6" w:rsidRPr="00462199" w:rsidRDefault="00D179D6" w:rsidP="00AF1B55">
      <w:pPr>
        <w:pStyle w:val="H2Ashurst"/>
      </w:pPr>
      <w:bookmarkStart w:id="2626" w:name="_Ref144113093"/>
      <w:r w:rsidRPr="00462199">
        <w:t>If the LCHA Counterparty states in the CO</w:t>
      </w:r>
      <w:r w:rsidRPr="00462199">
        <w:rPr>
          <w:vertAlign w:val="subscript"/>
        </w:rPr>
        <w:t>2</w:t>
      </w:r>
      <w:r w:rsidRPr="00462199">
        <w:t xml:space="preserve"> TCDE Response Notice that it:</w:t>
      </w:r>
      <w:bookmarkEnd w:id="2626"/>
    </w:p>
    <w:p w14:paraId="0474B886" w14:textId="77777777" w:rsidR="00D179D6" w:rsidRPr="00462199" w:rsidRDefault="00D179D6" w:rsidP="00AF1B55">
      <w:pPr>
        <w:pStyle w:val="H3Ashurst"/>
      </w:pPr>
      <w:bookmarkStart w:id="2627" w:name="_Ref144113094"/>
      <w:r w:rsidRPr="00462199">
        <w:t>considers that a CO</w:t>
      </w:r>
      <w:r w:rsidRPr="00462199">
        <w:rPr>
          <w:vertAlign w:val="subscript"/>
        </w:rPr>
        <w:t>2</w:t>
      </w:r>
      <w:r w:rsidRPr="00462199">
        <w:t xml:space="preserve"> T&amp;S Commissioning Delay Event has not occurred and/or is not continuing as at the date of the CO</w:t>
      </w:r>
      <w:r w:rsidRPr="00462199">
        <w:rPr>
          <w:vertAlign w:val="subscript"/>
        </w:rPr>
        <w:t>2</w:t>
      </w:r>
      <w:r w:rsidRPr="00462199">
        <w:t xml:space="preserve"> TCDE Response Notice:</w:t>
      </w:r>
      <w:bookmarkEnd w:id="2627"/>
    </w:p>
    <w:p w14:paraId="0CD7A268" w14:textId="1B5C2DF7" w:rsidR="00D179D6" w:rsidRPr="00462199" w:rsidRDefault="00D179D6" w:rsidP="00AF1B55">
      <w:pPr>
        <w:pStyle w:val="H4Ashurst"/>
      </w:pPr>
      <w:bookmarkStart w:id="2628" w:name="_Ref144113095"/>
      <w:r w:rsidRPr="00462199">
        <w:t>if the CO</w:t>
      </w:r>
      <w:r w:rsidRPr="00462199">
        <w:rPr>
          <w:vertAlign w:val="subscript"/>
        </w:rPr>
        <w:t>2</w:t>
      </w:r>
      <w:r w:rsidRPr="00462199">
        <w:t xml:space="preserve"> TCDE Notice relates to </w:t>
      </w:r>
      <w:r w:rsidR="007248B2" w:rsidRPr="007248B2">
        <w:t>Condition</w:t>
      </w:r>
      <w:r w:rsidRPr="00462199">
        <w:t xml:space="preserve"> </w:t>
      </w:r>
      <w:r w:rsidR="00766E64">
        <w:fldChar w:fldCharType="begin"/>
      </w:r>
      <w:r w:rsidR="00766E64">
        <w:instrText xml:space="preserve"> REF _Ref144113069 \w \h </w:instrText>
      </w:r>
      <w:r w:rsidR="00766E64">
        <w:fldChar w:fldCharType="separate"/>
      </w:r>
      <w:del w:id="2629" w:author="Faqir, Sofia (Energy Security)" w:date="2023-11-12T19:47:00Z">
        <w:r w:rsidR="00E473FC">
          <w:delText>3.32(A)(i)(a)</w:delText>
        </w:r>
      </w:del>
      <w:r w:rsidR="00766E64">
        <w:fldChar w:fldCharType="end"/>
      </w:r>
      <w:r w:rsidRPr="00462199">
        <w:t>, the Milestone Delivery Date, the Target Commissioning Window and/or the Longstop Date shall remain unadjusted for the purposes of the LCHA;</w:t>
      </w:r>
      <w:bookmarkEnd w:id="2628"/>
    </w:p>
    <w:p w14:paraId="477E2C53" w14:textId="3A5C24F6" w:rsidR="00D179D6" w:rsidRPr="00462199" w:rsidRDefault="00D179D6" w:rsidP="00AF1B55">
      <w:pPr>
        <w:pStyle w:val="H4Ashurst"/>
      </w:pPr>
      <w:bookmarkStart w:id="2630" w:name="_Ref144113096"/>
      <w:r w:rsidRPr="00462199">
        <w:t>if the CO</w:t>
      </w:r>
      <w:r w:rsidRPr="00462199">
        <w:rPr>
          <w:vertAlign w:val="subscript"/>
        </w:rPr>
        <w:t>2</w:t>
      </w:r>
      <w:r w:rsidRPr="00462199">
        <w:t xml:space="preserve"> TCDE Notice relates to </w:t>
      </w:r>
      <w:r w:rsidR="007248B2" w:rsidRPr="007248B2">
        <w:t>Condition</w:t>
      </w:r>
      <w:r w:rsidRPr="00462199">
        <w:t xml:space="preserve"> </w:t>
      </w:r>
      <w:r w:rsidR="00766E64">
        <w:fldChar w:fldCharType="begin"/>
      </w:r>
      <w:r w:rsidR="00766E64">
        <w:instrText xml:space="preserve"> REF _Ref144113070 \w \h </w:instrText>
      </w:r>
      <w:r w:rsidR="00766E64">
        <w:fldChar w:fldCharType="separate"/>
      </w:r>
      <w:del w:id="2631" w:author="Faqir, Sofia (Energy Security)" w:date="2023-11-12T19:47:00Z">
        <w:r w:rsidR="00E473FC">
          <w:delText>3.32(A)(i)(b)</w:delText>
        </w:r>
      </w:del>
      <w:r w:rsidR="00766E64">
        <w:fldChar w:fldCharType="end"/>
      </w:r>
      <w:r w:rsidRPr="00462199">
        <w:t>, the Producer shall not be entitled to CO</w:t>
      </w:r>
      <w:r w:rsidRPr="00462199">
        <w:rPr>
          <w:vertAlign w:val="subscript"/>
        </w:rPr>
        <w:t>2</w:t>
      </w:r>
      <w:r w:rsidRPr="00462199">
        <w:t xml:space="preserve"> T&amp;S Connection Delay Compensation;</w:t>
      </w:r>
      <w:bookmarkEnd w:id="2630"/>
    </w:p>
    <w:p w14:paraId="4E773D00" w14:textId="7C02CF19" w:rsidR="00D179D6" w:rsidRPr="00462199" w:rsidRDefault="00D179D6" w:rsidP="00AF1B55">
      <w:pPr>
        <w:pStyle w:val="H4Ashurst"/>
      </w:pPr>
      <w:bookmarkStart w:id="2632" w:name="_Ref144113097"/>
      <w:r w:rsidRPr="00462199">
        <w:t>if the CO</w:t>
      </w:r>
      <w:r w:rsidRPr="00462199">
        <w:rPr>
          <w:vertAlign w:val="subscript"/>
        </w:rPr>
        <w:t>2</w:t>
      </w:r>
      <w:r w:rsidRPr="00462199">
        <w:t xml:space="preserve"> TCDE Notice relates to </w:t>
      </w:r>
      <w:r w:rsidR="007248B2" w:rsidRPr="007248B2">
        <w:t>Condition</w:t>
      </w:r>
      <w:r w:rsidRPr="00462199">
        <w:t xml:space="preserve"> </w:t>
      </w:r>
      <w:r w:rsidRPr="00462199">
        <w:fldChar w:fldCharType="begin"/>
      </w:r>
      <w:r w:rsidRPr="00462199">
        <w:instrText xml:space="preserve">  REF _Ref144113073 \r \h \* MERGEFORMAT </w:instrText>
      </w:r>
      <w:r w:rsidRPr="00462199">
        <w:fldChar w:fldCharType="separate"/>
      </w:r>
      <w:del w:id="2633" w:author="Faqir, Sofia (Energy Security)" w:date="2023-11-12T19:47:00Z">
        <w:r w:rsidR="00E473FC" w:rsidRPr="00E473FC">
          <w:rPr>
            <w:color w:val="000000"/>
          </w:rPr>
          <w:delText>3.32(A)(ii)</w:delText>
        </w:r>
      </w:del>
      <w:r w:rsidRPr="00462199">
        <w:fldChar w:fldCharType="end"/>
      </w:r>
      <w:r w:rsidRPr="00462199">
        <w:t>, the CO</w:t>
      </w:r>
      <w:r w:rsidRPr="00462199">
        <w:rPr>
          <w:vertAlign w:val="subscript"/>
        </w:rPr>
        <w:t>2</w:t>
      </w:r>
      <w:r w:rsidRPr="00462199">
        <w:t xml:space="preserve"> T&amp;S Connection Confirmation CP will be deemed not to have been fulfilled for the purposes of the LCHA,</w:t>
      </w:r>
      <w:bookmarkEnd w:id="2632"/>
    </w:p>
    <w:p w14:paraId="4F6C0277" w14:textId="77777777" w:rsidR="00D179D6" w:rsidRPr="00462199" w:rsidRDefault="00D179D6" w:rsidP="00AF1B55">
      <w:pPr>
        <w:pStyle w:val="B3Ashurst"/>
      </w:pPr>
      <w:r w:rsidRPr="00462199">
        <w:lastRenderedPageBreak/>
        <w:t>in each case, unless and until a resolution or determination to the contrary is made pursuant to the Dispute Resolution Procedure;</w:t>
      </w:r>
    </w:p>
    <w:p w14:paraId="7DA7646C" w14:textId="77777777" w:rsidR="00D179D6" w:rsidRPr="00462199" w:rsidRDefault="00D179D6" w:rsidP="00AF1B55">
      <w:pPr>
        <w:pStyle w:val="H3Ashurst"/>
      </w:pPr>
      <w:bookmarkStart w:id="2634" w:name="_Ref144113098"/>
      <w:r w:rsidRPr="00462199">
        <w:t>considers that a CO</w:t>
      </w:r>
      <w:r w:rsidRPr="00462199">
        <w:rPr>
          <w:vertAlign w:val="subscript"/>
        </w:rPr>
        <w:t>2</w:t>
      </w:r>
      <w:r w:rsidRPr="00462199">
        <w:t xml:space="preserve"> T&amp;S Commissioning Delay Event has occurred and is still continuing as at the date of the CO</w:t>
      </w:r>
      <w:r w:rsidRPr="00462199">
        <w:rPr>
          <w:vertAlign w:val="subscript"/>
        </w:rPr>
        <w:t>2</w:t>
      </w:r>
      <w:r w:rsidRPr="00462199">
        <w:t xml:space="preserve"> TCDE Response Notice:</w:t>
      </w:r>
      <w:bookmarkEnd w:id="2634"/>
    </w:p>
    <w:p w14:paraId="19C4713B" w14:textId="12CFFB34" w:rsidR="00D179D6" w:rsidRPr="00462199" w:rsidRDefault="00D179D6" w:rsidP="00AF1B55">
      <w:pPr>
        <w:pStyle w:val="H4Ashurst"/>
      </w:pPr>
      <w:bookmarkStart w:id="2635" w:name="_Ref144113099"/>
      <w:r w:rsidRPr="00462199">
        <w:t>if the CO</w:t>
      </w:r>
      <w:r w:rsidRPr="00462199">
        <w:rPr>
          <w:vertAlign w:val="subscript"/>
        </w:rPr>
        <w:t>2</w:t>
      </w:r>
      <w:r w:rsidRPr="00462199">
        <w:t xml:space="preserve"> TCDE Notice relates to </w:t>
      </w:r>
      <w:r w:rsidR="007248B2" w:rsidRPr="007248B2">
        <w:t>Condition</w:t>
      </w:r>
      <w:r w:rsidRPr="00462199">
        <w:t xml:space="preserve"> </w:t>
      </w:r>
      <w:r w:rsidRPr="00462199">
        <w:fldChar w:fldCharType="begin"/>
      </w:r>
      <w:r w:rsidRPr="00462199">
        <w:instrText xml:space="preserve">  REF _Ref144113068 \r \h \* MERGEFORMAT </w:instrText>
      </w:r>
      <w:r w:rsidRPr="00462199">
        <w:fldChar w:fldCharType="separate"/>
      </w:r>
      <w:del w:id="2636" w:author="Faqir, Sofia (Energy Security)" w:date="2023-11-12T19:47:00Z">
        <w:r w:rsidR="00E473FC" w:rsidRPr="00E473FC">
          <w:rPr>
            <w:color w:val="000000"/>
          </w:rPr>
          <w:delText>3.32(A)(i)</w:delText>
        </w:r>
      </w:del>
      <w:r w:rsidRPr="00462199">
        <w:fldChar w:fldCharType="end"/>
      </w:r>
      <w:r w:rsidRPr="00462199">
        <w:t>, then the CO</w:t>
      </w:r>
      <w:r w:rsidRPr="00462199">
        <w:rPr>
          <w:vertAlign w:val="subscript"/>
        </w:rPr>
        <w:t>2</w:t>
      </w:r>
      <w:r w:rsidRPr="00462199">
        <w:t xml:space="preserve"> TCDE Response Notice shall include a confirmation of the Producer's entitlement to:</w:t>
      </w:r>
      <w:bookmarkEnd w:id="2635"/>
    </w:p>
    <w:p w14:paraId="2038B0CA" w14:textId="77777777" w:rsidR="00D179D6" w:rsidRPr="00462199" w:rsidRDefault="00D179D6" w:rsidP="00AF1B55">
      <w:pPr>
        <w:pStyle w:val="H5Ashurst"/>
      </w:pPr>
      <w:bookmarkStart w:id="2637" w:name="_Ref144113100"/>
      <w:r w:rsidRPr="00462199">
        <w:t>an extension to any of the Milestone Delivery Date, the Target Commissioning Window and/or the Longstop Date; and/or</w:t>
      </w:r>
      <w:bookmarkEnd w:id="2637"/>
    </w:p>
    <w:p w14:paraId="39E2EC62" w14:textId="77777777" w:rsidR="00D179D6" w:rsidRPr="00462199" w:rsidRDefault="00D179D6" w:rsidP="00AF1B55">
      <w:pPr>
        <w:pStyle w:val="H5Ashurst"/>
      </w:pPr>
      <w:bookmarkStart w:id="2638" w:name="_Ref144113101"/>
      <w:r w:rsidRPr="00462199">
        <w:t>if applicable, CO</w:t>
      </w:r>
      <w:r w:rsidRPr="00462199">
        <w:rPr>
          <w:vertAlign w:val="subscript"/>
        </w:rPr>
        <w:t>2</w:t>
      </w:r>
      <w:r w:rsidRPr="00462199">
        <w:t xml:space="preserve"> T&amp;S Connection Delay Compensation,</w:t>
      </w:r>
      <w:bookmarkEnd w:id="2638"/>
    </w:p>
    <w:p w14:paraId="51932B84" w14:textId="4FE4BCF3" w:rsidR="00D179D6" w:rsidRPr="00462199" w:rsidRDefault="00D179D6" w:rsidP="00AF1B55">
      <w:pPr>
        <w:pStyle w:val="B4Ashurst"/>
      </w:pPr>
      <w:r w:rsidRPr="00462199">
        <w:t xml:space="preserve">pursuant to </w:t>
      </w:r>
      <w:r w:rsidR="007248B2" w:rsidRPr="007248B2">
        <w:t>Condition</w:t>
      </w:r>
      <w:r w:rsidRPr="00462199">
        <w:t xml:space="preserve"> </w:t>
      </w:r>
      <w:r w:rsidR="00766E64">
        <w:fldChar w:fldCharType="begin"/>
      </w:r>
      <w:r w:rsidR="00766E64">
        <w:instrText xml:space="preserve"> REF _Ref144113128 \w \h </w:instrText>
      </w:r>
      <w:r w:rsidR="00766E64">
        <w:fldChar w:fldCharType="separate"/>
      </w:r>
      <w:del w:id="2639" w:author="Faqir, Sofia (Energy Security)" w:date="2023-11-12T19:47:00Z">
        <w:r w:rsidR="00E473FC">
          <w:delText>3.42</w:delText>
        </w:r>
      </w:del>
      <w:r w:rsidR="00766E64">
        <w:fldChar w:fldCharType="end"/>
      </w:r>
      <w:r w:rsidRPr="00462199">
        <w:t xml:space="preserve"> (</w:t>
      </w:r>
      <w:r w:rsidRPr="00462199">
        <w:rPr>
          <w:i/>
          <w:iCs/>
        </w:rPr>
        <w:t>Relief due to CO2 T&amp;S Commissioning Delay Event</w:t>
      </w:r>
      <w:r w:rsidRPr="00462199">
        <w:t>);</w:t>
      </w:r>
    </w:p>
    <w:p w14:paraId="15F93E79" w14:textId="1531A5EC" w:rsidR="00D179D6" w:rsidRPr="00462199" w:rsidRDefault="00D179D6" w:rsidP="00AF1B55">
      <w:pPr>
        <w:pStyle w:val="H4Ashurst"/>
      </w:pPr>
      <w:bookmarkStart w:id="2640" w:name="_Ref144113102"/>
      <w:r w:rsidRPr="00462199">
        <w:t>if the CO</w:t>
      </w:r>
      <w:r w:rsidRPr="00462199">
        <w:rPr>
          <w:vertAlign w:val="subscript"/>
        </w:rPr>
        <w:t>2</w:t>
      </w:r>
      <w:r w:rsidRPr="00462199">
        <w:t xml:space="preserve"> TCDE Notice relates to </w:t>
      </w:r>
      <w:r w:rsidR="007248B2" w:rsidRPr="007248B2">
        <w:t>Condition</w:t>
      </w:r>
      <w:r w:rsidRPr="00462199">
        <w:t xml:space="preserve"> </w:t>
      </w:r>
      <w:r w:rsidRPr="00462199">
        <w:fldChar w:fldCharType="begin"/>
      </w:r>
      <w:r w:rsidRPr="00462199">
        <w:instrText xml:space="preserve">  REF _Ref144113073 \r \h \* MERGEFORMAT </w:instrText>
      </w:r>
      <w:r w:rsidRPr="00462199">
        <w:fldChar w:fldCharType="separate"/>
      </w:r>
      <w:del w:id="2641" w:author="Faqir, Sofia (Energy Security)" w:date="2023-11-12T19:47:00Z">
        <w:r w:rsidR="00E473FC" w:rsidRPr="00E473FC">
          <w:rPr>
            <w:color w:val="000000"/>
          </w:rPr>
          <w:delText>3.32(A)(ii)</w:delText>
        </w:r>
      </w:del>
      <w:r w:rsidRPr="00462199">
        <w:fldChar w:fldCharType="end"/>
      </w:r>
      <w:r w:rsidRPr="00462199">
        <w:t>, then (except where the LCHA Counterparty has requested CO</w:t>
      </w:r>
      <w:r w:rsidRPr="00462199">
        <w:rPr>
          <w:vertAlign w:val="subscript"/>
        </w:rPr>
        <w:t>2</w:t>
      </w:r>
      <w:r w:rsidRPr="00462199">
        <w:t xml:space="preserve"> TCDE Supporting Information relating to the Producer CO</w:t>
      </w:r>
      <w:r w:rsidRPr="00462199">
        <w:rPr>
          <w:vertAlign w:val="subscript"/>
        </w:rPr>
        <w:t>2</w:t>
      </w:r>
      <w:r w:rsidRPr="00462199">
        <w:t xml:space="preserve"> T&amp;S Connection Works) the CO</w:t>
      </w:r>
      <w:r w:rsidRPr="00462199">
        <w:rPr>
          <w:vertAlign w:val="subscript"/>
        </w:rPr>
        <w:t>2</w:t>
      </w:r>
      <w:r w:rsidRPr="00462199">
        <w:t xml:space="preserve"> TCDE Response Notice shall either:</w:t>
      </w:r>
      <w:bookmarkEnd w:id="2640"/>
    </w:p>
    <w:p w14:paraId="15DE616E" w14:textId="77777777" w:rsidR="00D179D6" w:rsidRPr="00462199" w:rsidRDefault="00D179D6" w:rsidP="00AF1B55">
      <w:pPr>
        <w:pStyle w:val="H5Ashurst"/>
      </w:pPr>
      <w:bookmarkStart w:id="2642" w:name="_Ref144113103"/>
      <w:r w:rsidRPr="00462199">
        <w:t>confirm that the Producer has fully completed the Producer CO</w:t>
      </w:r>
      <w:r w:rsidRPr="00462199">
        <w:rPr>
          <w:vertAlign w:val="subscript"/>
        </w:rPr>
        <w:t>2</w:t>
      </w:r>
      <w:r w:rsidRPr="00462199">
        <w:t xml:space="preserve"> T&amp;S Connection Works, in which case:</w:t>
      </w:r>
      <w:bookmarkEnd w:id="2642"/>
    </w:p>
    <w:p w14:paraId="0F4C78A7" w14:textId="77777777" w:rsidR="00D179D6" w:rsidRPr="00462199" w:rsidRDefault="00D179D6" w:rsidP="00AF1B55">
      <w:pPr>
        <w:pStyle w:val="H6Ashurst"/>
      </w:pPr>
      <w:bookmarkStart w:id="2643" w:name="_Ref144113104"/>
      <w:r w:rsidRPr="00462199">
        <w:t>the CO</w:t>
      </w:r>
      <w:r w:rsidRPr="00462199">
        <w:rPr>
          <w:vertAlign w:val="subscript"/>
        </w:rPr>
        <w:t>2</w:t>
      </w:r>
      <w:r w:rsidRPr="00462199">
        <w:t xml:space="preserve"> T&amp;S Connection Confirmation CP will be deemed to have been fulfilled for the purposes of the LCHA; and</w:t>
      </w:r>
      <w:bookmarkEnd w:id="2643"/>
    </w:p>
    <w:p w14:paraId="03BD6149" w14:textId="44CF8F75" w:rsidR="00D179D6" w:rsidRPr="00462199" w:rsidRDefault="00D179D6" w:rsidP="00AF1B55">
      <w:pPr>
        <w:pStyle w:val="H6Ashurst"/>
      </w:pPr>
      <w:bookmarkStart w:id="2644" w:name="_Ref144113105"/>
      <w:r w:rsidRPr="00462199">
        <w:t>the requirement to be LCHS Compliant shall be waived until the date on which the Producer satisfies the CO</w:t>
      </w:r>
      <w:r w:rsidRPr="00462199">
        <w:rPr>
          <w:vertAlign w:val="subscript"/>
        </w:rPr>
        <w:t>2</w:t>
      </w:r>
      <w:r w:rsidRPr="00462199">
        <w:t xml:space="preserve"> T&amp;S Connection Confirmation Requirement;</w:t>
      </w:r>
      <w:bookmarkStart w:id="2645" w:name="_Ref144117913"/>
      <w:r w:rsidRPr="00462199">
        <w:rPr>
          <w:rStyle w:val="FootnoteReference"/>
        </w:rPr>
        <w:footnoteReference w:id="46"/>
      </w:r>
      <w:bookmarkEnd w:id="2645"/>
      <w:r w:rsidRPr="00462199">
        <w:t xml:space="preserve"> or</w:t>
      </w:r>
      <w:bookmarkEnd w:id="2644"/>
    </w:p>
    <w:p w14:paraId="1349CCFE" w14:textId="77777777" w:rsidR="00D179D6" w:rsidRPr="00462199" w:rsidRDefault="00D179D6" w:rsidP="00AF1B55">
      <w:pPr>
        <w:pStyle w:val="H5Ashurst"/>
      </w:pPr>
      <w:bookmarkStart w:id="2647" w:name="_Ref144113106"/>
      <w:r w:rsidRPr="00462199">
        <w:t>state that the Producer has not fully completed the Producer CO</w:t>
      </w:r>
      <w:r w:rsidRPr="00462199">
        <w:rPr>
          <w:vertAlign w:val="subscript"/>
        </w:rPr>
        <w:t>2</w:t>
      </w:r>
      <w:r w:rsidRPr="00462199">
        <w:t xml:space="preserve"> T&amp;S Connection Works, then the CO</w:t>
      </w:r>
      <w:r w:rsidRPr="00462199">
        <w:rPr>
          <w:vertAlign w:val="subscript"/>
        </w:rPr>
        <w:t>2</w:t>
      </w:r>
      <w:r w:rsidRPr="00462199">
        <w:t xml:space="preserve"> T&amp;S Connection Confirmation CP will be deemed not to have been fulfilled for the purposes of the LCHA unless and until a resolution or determination to the contrary is made pursuant to the Dispute Resolution Procedure; or</w:t>
      </w:r>
      <w:bookmarkEnd w:id="2647"/>
    </w:p>
    <w:p w14:paraId="1149EAD7" w14:textId="77777777" w:rsidR="00D179D6" w:rsidRPr="00462199" w:rsidRDefault="00D179D6" w:rsidP="00AF1B55">
      <w:pPr>
        <w:pStyle w:val="H3Ashurst"/>
      </w:pPr>
      <w:bookmarkStart w:id="2648" w:name="_Ref144113107"/>
      <w:r w:rsidRPr="00462199">
        <w:t>requires the Producer to provide the CO</w:t>
      </w:r>
      <w:r w:rsidRPr="00462199">
        <w:rPr>
          <w:vertAlign w:val="subscript"/>
        </w:rPr>
        <w:t>2</w:t>
      </w:r>
      <w:r w:rsidRPr="00462199">
        <w:t xml:space="preserve"> TCDE Supporting Information:</w:t>
      </w:r>
      <w:bookmarkEnd w:id="2648"/>
    </w:p>
    <w:p w14:paraId="5BC30748" w14:textId="77777777" w:rsidR="00D179D6" w:rsidRPr="00462199" w:rsidRDefault="00D179D6" w:rsidP="00AF1B55">
      <w:pPr>
        <w:pStyle w:val="H4Ashurst"/>
      </w:pPr>
      <w:bookmarkStart w:id="2649" w:name="_Ref144113108"/>
      <w:r w:rsidRPr="00462199">
        <w:t>the Producer shall provide the CO</w:t>
      </w:r>
      <w:r w:rsidRPr="00462199">
        <w:rPr>
          <w:vertAlign w:val="subscript"/>
        </w:rPr>
        <w:t>2</w:t>
      </w:r>
      <w:r w:rsidRPr="00462199">
        <w:t xml:space="preserve"> TCDE Supporting Information as soon as reasonably practicable, and in any event no later than ten (10) Business Days after receipt of the CO</w:t>
      </w:r>
      <w:r w:rsidRPr="00462199">
        <w:rPr>
          <w:vertAlign w:val="subscript"/>
        </w:rPr>
        <w:t>2</w:t>
      </w:r>
      <w:r w:rsidRPr="00462199">
        <w:t xml:space="preserve"> TCDE Response Notice, or such longer period as is specified by the LCHA Counterparty; and</w:t>
      </w:r>
      <w:bookmarkEnd w:id="2649"/>
    </w:p>
    <w:p w14:paraId="63FB3271" w14:textId="0791389E" w:rsidR="00D179D6" w:rsidRPr="00462199" w:rsidRDefault="00D179D6" w:rsidP="00AF1B55">
      <w:pPr>
        <w:pStyle w:val="H4Ashurst"/>
      </w:pPr>
      <w:bookmarkStart w:id="2650" w:name="_Ref144113109"/>
      <w:r w:rsidRPr="00462199">
        <w:t>upon receipt of the CO</w:t>
      </w:r>
      <w:r w:rsidRPr="00462199">
        <w:rPr>
          <w:vertAlign w:val="subscript"/>
        </w:rPr>
        <w:t>2</w:t>
      </w:r>
      <w:r w:rsidRPr="00462199">
        <w:t xml:space="preserve"> TCDE Supporting Information, the LCHA Counterparty shall, no later than ten (10) Business Days after receipt of such CO</w:t>
      </w:r>
      <w:r w:rsidRPr="00462199">
        <w:rPr>
          <w:vertAlign w:val="subscript"/>
        </w:rPr>
        <w:t>2</w:t>
      </w:r>
      <w:r w:rsidRPr="00462199">
        <w:t xml:space="preserve"> TCDE Supporting Information, give a further CO</w:t>
      </w:r>
      <w:r w:rsidRPr="00462199">
        <w:rPr>
          <w:vertAlign w:val="subscript"/>
        </w:rPr>
        <w:t>2</w:t>
      </w:r>
      <w:r w:rsidRPr="00462199">
        <w:t xml:space="preserve"> TCDE Response Notice to the Producer (a </w:t>
      </w:r>
      <w:r w:rsidRPr="00462199">
        <w:rPr>
          <w:b/>
          <w:bCs/>
        </w:rPr>
        <w:t>"</w:t>
      </w:r>
      <w:r w:rsidRPr="00462199">
        <w:rPr>
          <w:b/>
        </w:rPr>
        <w:t>Further CO</w:t>
      </w:r>
      <w:r w:rsidRPr="00462199">
        <w:rPr>
          <w:b/>
          <w:vertAlign w:val="subscript"/>
        </w:rPr>
        <w:t>2</w:t>
      </w:r>
      <w:r w:rsidRPr="00462199">
        <w:rPr>
          <w:b/>
        </w:rPr>
        <w:t xml:space="preserve"> TCDE Response Notice</w:t>
      </w:r>
      <w:r w:rsidRPr="00462199">
        <w:rPr>
          <w:b/>
          <w:bCs/>
        </w:rPr>
        <w:t>"</w:t>
      </w:r>
      <w:r w:rsidRPr="00462199">
        <w:t>). A Further CO</w:t>
      </w:r>
      <w:r w:rsidRPr="00462199">
        <w:rPr>
          <w:vertAlign w:val="subscript"/>
        </w:rPr>
        <w:t>2</w:t>
      </w:r>
      <w:r w:rsidRPr="00462199">
        <w:t xml:space="preserve"> TCDE Response Notice shall contain one of the statements set out in </w:t>
      </w:r>
      <w:r w:rsidR="007248B2" w:rsidRPr="007248B2">
        <w:t>Condition</w:t>
      </w:r>
      <w:r w:rsidRPr="00462199">
        <w:t>s</w:t>
      </w:r>
      <w:r w:rsidR="002D2625">
        <w:t xml:space="preserve"> </w:t>
      </w:r>
      <w:r w:rsidR="002D2625">
        <w:fldChar w:fldCharType="begin"/>
      </w:r>
      <w:r w:rsidR="002D2625">
        <w:instrText xml:space="preserve"> REF _Ref144113094 \w \h </w:instrText>
      </w:r>
      <w:r w:rsidR="002D2625">
        <w:fldChar w:fldCharType="separate"/>
      </w:r>
      <w:del w:id="2651" w:author="Faqir, Sofia (Energy Security)" w:date="2023-11-12T19:47:00Z">
        <w:r w:rsidR="00E473FC">
          <w:delText>3.35(A)</w:delText>
        </w:r>
      </w:del>
      <w:r w:rsidR="002D2625">
        <w:fldChar w:fldCharType="end"/>
      </w:r>
      <w:r w:rsidRPr="00462199">
        <w:t xml:space="preserve"> or</w:t>
      </w:r>
      <w:r w:rsidR="002D2625">
        <w:t xml:space="preserve"> </w:t>
      </w:r>
      <w:r w:rsidR="002D2625">
        <w:fldChar w:fldCharType="begin"/>
      </w:r>
      <w:r w:rsidR="002D2625">
        <w:instrText xml:space="preserve"> REF _Ref144113098 \w \h </w:instrText>
      </w:r>
      <w:r w:rsidR="002D2625">
        <w:fldChar w:fldCharType="separate"/>
      </w:r>
      <w:del w:id="2652" w:author="Faqir, Sofia (Energy Security)" w:date="2023-11-12T19:47:00Z">
        <w:r w:rsidR="00E473FC">
          <w:delText>3.35(B)</w:delText>
        </w:r>
      </w:del>
      <w:r w:rsidR="002D2625">
        <w:fldChar w:fldCharType="end"/>
      </w:r>
      <w:r w:rsidRPr="00462199">
        <w:t xml:space="preserve"> above.</w:t>
      </w:r>
      <w:bookmarkEnd w:id="2650"/>
    </w:p>
    <w:p w14:paraId="36CAF85C" w14:textId="4A5BD991" w:rsidR="00D179D6" w:rsidRPr="00462199" w:rsidRDefault="00D179D6" w:rsidP="00AF1B55">
      <w:pPr>
        <w:pStyle w:val="H2Ashurst"/>
      </w:pPr>
      <w:bookmarkStart w:id="2653" w:name="_Ref144113110"/>
      <w:r w:rsidRPr="00462199">
        <w:t xml:space="preserve">Nothing in </w:t>
      </w:r>
      <w:r w:rsidR="007248B2" w:rsidRPr="007248B2">
        <w:t>Condition</w:t>
      </w:r>
      <w:r w:rsidRPr="00462199">
        <w:t xml:space="preserve">s </w:t>
      </w:r>
      <w:r w:rsidR="00766E64">
        <w:fldChar w:fldCharType="begin"/>
      </w:r>
      <w:r w:rsidR="00766E64">
        <w:instrText xml:space="preserve"> REF _Ref144113066 \w \h </w:instrText>
      </w:r>
      <w:r w:rsidR="00766E64">
        <w:fldChar w:fldCharType="separate"/>
      </w:r>
      <w:del w:id="2654" w:author="Faqir, Sofia (Energy Security)" w:date="2023-11-12T19:47:00Z">
        <w:r w:rsidR="00E473FC">
          <w:delText>3.32</w:delText>
        </w:r>
      </w:del>
      <w:r w:rsidR="00766E64">
        <w:fldChar w:fldCharType="end"/>
      </w:r>
      <w:r w:rsidRPr="00462199">
        <w:rPr>
          <w:rtl/>
          <w:cs/>
        </w:rPr>
        <w:t xml:space="preserve"> </w:t>
      </w:r>
      <w:r w:rsidRPr="00462199">
        <w:t xml:space="preserve">to </w:t>
      </w:r>
      <w:r w:rsidRPr="00462199">
        <w:fldChar w:fldCharType="begin"/>
      </w:r>
      <w:r w:rsidRPr="00462199">
        <w:instrText xml:space="preserve">  REF _Ref144113093 \r \h \* MERGEFORMAT </w:instrText>
      </w:r>
      <w:r w:rsidRPr="00462199">
        <w:fldChar w:fldCharType="separate"/>
      </w:r>
      <w:del w:id="2655" w:author="Faqir, Sofia (Energy Security)" w:date="2023-11-12T19:47:00Z">
        <w:r w:rsidR="00E473FC" w:rsidRPr="00E473FC">
          <w:rPr>
            <w:color w:val="000000"/>
          </w:rPr>
          <w:delText>3.35</w:delText>
        </w:r>
      </w:del>
      <w:r w:rsidRPr="00462199">
        <w:fldChar w:fldCharType="end"/>
      </w:r>
      <w:r w:rsidRPr="00462199">
        <w:t xml:space="preserve"> (</w:t>
      </w:r>
      <w:r w:rsidRPr="00462199">
        <w:rPr>
          <w:i/>
          <w:iCs/>
        </w:rPr>
        <w:t xml:space="preserve">Relief due to </w:t>
      </w:r>
      <w:r w:rsidRPr="00462199">
        <w:rPr>
          <w:bCs/>
          <w:i/>
        </w:rPr>
        <w:t>CO</w:t>
      </w:r>
      <w:r w:rsidRPr="00462199">
        <w:rPr>
          <w:bCs/>
          <w:i/>
          <w:vertAlign w:val="subscript"/>
        </w:rPr>
        <w:t>2</w:t>
      </w:r>
      <w:r w:rsidRPr="00462199">
        <w:rPr>
          <w:i/>
          <w:iCs/>
        </w:rPr>
        <w:t xml:space="preserve"> T&amp;S Commissioning Delay Event</w:t>
      </w:r>
      <w:r w:rsidRPr="00462199">
        <w:t>) shall require the LCHA Counterparty to specify in any CO</w:t>
      </w:r>
      <w:r w:rsidRPr="00462199">
        <w:rPr>
          <w:vertAlign w:val="subscript"/>
        </w:rPr>
        <w:t>2</w:t>
      </w:r>
      <w:r w:rsidRPr="00462199">
        <w:t xml:space="preserve"> TCDE Response Notice or Further CO</w:t>
      </w:r>
      <w:r w:rsidRPr="00462199">
        <w:rPr>
          <w:vertAlign w:val="subscript"/>
        </w:rPr>
        <w:t>2</w:t>
      </w:r>
      <w:r w:rsidRPr="00462199">
        <w:t xml:space="preserve"> </w:t>
      </w:r>
      <w:r w:rsidRPr="00462199">
        <w:lastRenderedPageBreak/>
        <w:t>TCDE Response Notice that a CO</w:t>
      </w:r>
      <w:r w:rsidRPr="00462199">
        <w:rPr>
          <w:vertAlign w:val="subscript"/>
        </w:rPr>
        <w:t>2</w:t>
      </w:r>
      <w:r w:rsidRPr="00462199">
        <w:t xml:space="preserve"> T&amp;S Commissioning Delay Event has occurred, is continuing or that the LCHA Counterparty accepts that the Producer CO</w:t>
      </w:r>
      <w:r w:rsidRPr="00462199">
        <w:rPr>
          <w:vertAlign w:val="subscript"/>
        </w:rPr>
        <w:t>2</w:t>
      </w:r>
      <w:r w:rsidRPr="00462199">
        <w:t xml:space="preserve"> T&amp;S Connection Works have been fully completed, unless and until the LCHA Counterparty is satisfied of the same.</w:t>
      </w:r>
      <w:bookmarkEnd w:id="2653"/>
    </w:p>
    <w:p w14:paraId="23A6BD10" w14:textId="77777777" w:rsidR="00D179D6" w:rsidRPr="00462199" w:rsidRDefault="00D179D6" w:rsidP="00AF1B55">
      <w:pPr>
        <w:pStyle w:val="H2Ashurst"/>
      </w:pPr>
      <w:bookmarkStart w:id="2656" w:name="_Ref144113111"/>
      <w:r w:rsidRPr="00462199">
        <w:t>Any CO</w:t>
      </w:r>
      <w:r w:rsidRPr="00462199">
        <w:rPr>
          <w:vertAlign w:val="subscript"/>
        </w:rPr>
        <w:t>2</w:t>
      </w:r>
      <w:r w:rsidRPr="00462199">
        <w:t xml:space="preserve"> TCDE Notice shall be irrevocable and:</w:t>
      </w:r>
      <w:bookmarkEnd w:id="2656"/>
    </w:p>
    <w:p w14:paraId="4EAFC7E8" w14:textId="77777777" w:rsidR="00D179D6" w:rsidRPr="00462199" w:rsidRDefault="00D179D6" w:rsidP="00AF1B55">
      <w:pPr>
        <w:pStyle w:val="H3Ashurst"/>
      </w:pPr>
      <w:bookmarkStart w:id="2657" w:name="_Ref144113112"/>
      <w:r w:rsidRPr="00462199">
        <w:t>if:</w:t>
      </w:r>
      <w:bookmarkEnd w:id="2657"/>
    </w:p>
    <w:p w14:paraId="4894F8DB" w14:textId="40B6768D" w:rsidR="00D179D6" w:rsidRPr="00462199" w:rsidRDefault="00D179D6" w:rsidP="00AF1B55">
      <w:pPr>
        <w:pStyle w:val="H4Ashurst"/>
      </w:pPr>
      <w:bookmarkStart w:id="2658" w:name="_Ref144113113"/>
      <w:r w:rsidRPr="00462199">
        <w:t>the CO</w:t>
      </w:r>
      <w:r w:rsidRPr="00462199">
        <w:rPr>
          <w:vertAlign w:val="subscript"/>
        </w:rPr>
        <w:t>2</w:t>
      </w:r>
      <w:r w:rsidRPr="00462199">
        <w:t xml:space="preserve"> TCDE Notice relates to </w:t>
      </w:r>
      <w:r w:rsidR="007248B2" w:rsidRPr="007248B2">
        <w:t>Condition</w:t>
      </w:r>
      <w:r w:rsidRPr="00462199">
        <w:t xml:space="preserve"> </w:t>
      </w:r>
      <w:r w:rsidR="00766E64">
        <w:fldChar w:fldCharType="begin"/>
      </w:r>
      <w:r w:rsidR="00766E64">
        <w:instrText xml:space="preserve"> REF _Ref144113068 \w \h </w:instrText>
      </w:r>
      <w:r w:rsidR="00766E64">
        <w:fldChar w:fldCharType="separate"/>
      </w:r>
      <w:del w:id="2659" w:author="Faqir, Sofia (Energy Security)" w:date="2023-11-12T19:47:00Z">
        <w:r w:rsidR="00E473FC">
          <w:delText>3.32(A)(i)</w:delText>
        </w:r>
      </w:del>
      <w:r w:rsidR="00766E64">
        <w:fldChar w:fldCharType="end"/>
      </w:r>
      <w:r w:rsidRPr="00462199">
        <w:t>; and</w:t>
      </w:r>
      <w:bookmarkEnd w:id="2658"/>
    </w:p>
    <w:p w14:paraId="161BC0C7" w14:textId="77777777" w:rsidR="00D179D6" w:rsidRPr="00462199" w:rsidRDefault="00D179D6" w:rsidP="00AF1B55">
      <w:pPr>
        <w:pStyle w:val="H4Ashurst"/>
      </w:pPr>
      <w:bookmarkStart w:id="2660" w:name="_Ref144113114"/>
      <w:r w:rsidRPr="00462199">
        <w:t>the Producer evidences to the satisfaction of the LCHA Counterparty that the relevant CO</w:t>
      </w:r>
      <w:r w:rsidRPr="00462199">
        <w:rPr>
          <w:vertAlign w:val="subscript"/>
        </w:rPr>
        <w:t>2</w:t>
      </w:r>
      <w:r w:rsidRPr="00462199">
        <w:t xml:space="preserve"> T&amp;S Commissioning Delay Event is still continuing,</w:t>
      </w:r>
      <w:bookmarkEnd w:id="2660"/>
    </w:p>
    <w:p w14:paraId="41BF5641" w14:textId="32EEE820" w:rsidR="00D179D6" w:rsidRPr="00462199" w:rsidRDefault="00D179D6" w:rsidP="00AF1B55">
      <w:pPr>
        <w:pStyle w:val="B3Ashurst"/>
      </w:pPr>
      <w:r w:rsidRPr="00462199">
        <w:t>the Producer may subsequently issue a CO</w:t>
      </w:r>
      <w:r w:rsidRPr="00462199">
        <w:rPr>
          <w:vertAlign w:val="subscript"/>
        </w:rPr>
        <w:t>2</w:t>
      </w:r>
      <w:r w:rsidRPr="00462199">
        <w:t xml:space="preserve"> TCDE Notice which relates to </w:t>
      </w:r>
      <w:r w:rsidR="007248B2" w:rsidRPr="007248B2">
        <w:t>Condition</w:t>
      </w:r>
      <w:r w:rsidRPr="00462199">
        <w:t> </w:t>
      </w:r>
      <w:r w:rsidR="00766E64">
        <w:fldChar w:fldCharType="begin"/>
      </w:r>
      <w:r w:rsidR="00766E64">
        <w:instrText xml:space="preserve"> REF _Ref144113073 \w \h </w:instrText>
      </w:r>
      <w:r w:rsidR="00766E64">
        <w:fldChar w:fldCharType="separate"/>
      </w:r>
      <w:del w:id="2661" w:author="Faqir, Sofia (Energy Security)" w:date="2023-11-12T19:47:00Z">
        <w:r w:rsidR="00E473FC">
          <w:delText>3.32(A)(ii)</w:delText>
        </w:r>
      </w:del>
      <w:r w:rsidR="00766E64">
        <w:fldChar w:fldCharType="end"/>
      </w:r>
      <w:r w:rsidRPr="00462199">
        <w:t>; and</w:t>
      </w:r>
    </w:p>
    <w:p w14:paraId="645CCBC9" w14:textId="77777777" w:rsidR="00D179D6" w:rsidRPr="00462199" w:rsidRDefault="00D179D6" w:rsidP="00AF1B55">
      <w:pPr>
        <w:pStyle w:val="H3Ashurst"/>
      </w:pPr>
      <w:bookmarkStart w:id="2662" w:name="_Ref144113115"/>
      <w:r w:rsidRPr="00462199">
        <w:t>if:</w:t>
      </w:r>
      <w:bookmarkEnd w:id="2662"/>
    </w:p>
    <w:p w14:paraId="5702C57F" w14:textId="124BD27E" w:rsidR="00D179D6" w:rsidRPr="00462199" w:rsidRDefault="00D179D6" w:rsidP="00AF1B55">
      <w:pPr>
        <w:pStyle w:val="H4Ashurst"/>
      </w:pPr>
      <w:bookmarkStart w:id="2663" w:name="_Ref144113116"/>
      <w:r w:rsidRPr="00462199">
        <w:t>the CO</w:t>
      </w:r>
      <w:r w:rsidRPr="00462199">
        <w:rPr>
          <w:vertAlign w:val="subscript"/>
        </w:rPr>
        <w:t>2</w:t>
      </w:r>
      <w:r w:rsidRPr="00462199">
        <w:t xml:space="preserve"> TCDE Notice relates to </w:t>
      </w:r>
      <w:r w:rsidR="007248B2" w:rsidRPr="007248B2">
        <w:t>Condition</w:t>
      </w:r>
      <w:r w:rsidRPr="00462199">
        <w:t xml:space="preserve"> </w:t>
      </w:r>
      <w:r w:rsidR="00766E64">
        <w:fldChar w:fldCharType="begin"/>
      </w:r>
      <w:r w:rsidR="00766E64">
        <w:instrText xml:space="preserve"> REF _Ref144113073 \w \h </w:instrText>
      </w:r>
      <w:r w:rsidR="00766E64">
        <w:fldChar w:fldCharType="separate"/>
      </w:r>
      <w:del w:id="2664" w:author="Faqir, Sofia (Energy Security)" w:date="2023-11-12T19:47:00Z">
        <w:r w:rsidR="00E473FC">
          <w:delText>3.32(A)(ii)</w:delText>
        </w:r>
      </w:del>
      <w:r w:rsidR="00766E64">
        <w:fldChar w:fldCharType="end"/>
      </w:r>
      <w:r w:rsidRPr="00462199">
        <w:t>; and</w:t>
      </w:r>
      <w:bookmarkEnd w:id="2663"/>
    </w:p>
    <w:p w14:paraId="205F6D0F" w14:textId="01D6EE77" w:rsidR="00D179D6" w:rsidRPr="00462199" w:rsidRDefault="00D179D6" w:rsidP="00AF1B55">
      <w:pPr>
        <w:pStyle w:val="H4Ashurst"/>
      </w:pPr>
      <w:bookmarkStart w:id="2665" w:name="_Ref144113117"/>
      <w:r w:rsidRPr="00462199">
        <w:t>the CO</w:t>
      </w:r>
      <w:r w:rsidRPr="00462199">
        <w:rPr>
          <w:vertAlign w:val="subscript"/>
        </w:rPr>
        <w:t>2</w:t>
      </w:r>
      <w:r w:rsidRPr="00462199">
        <w:t xml:space="preserve"> T&amp;S Connection Confirmation CP is waived pursuant to </w:t>
      </w:r>
      <w:r w:rsidR="007248B2" w:rsidRPr="007248B2">
        <w:t>Condition</w:t>
      </w:r>
      <w:r w:rsidRPr="00462199">
        <w:t> </w:t>
      </w:r>
      <w:r w:rsidR="003D0CDC">
        <w:fldChar w:fldCharType="begin"/>
      </w:r>
      <w:r w:rsidR="003D0CDC">
        <w:instrText xml:space="preserve"> REF _Ref144113192 \w \h </w:instrText>
      </w:r>
      <w:r w:rsidR="003D0CDC">
        <w:fldChar w:fldCharType="separate"/>
      </w:r>
      <w:del w:id="2666" w:author="Faqir, Sofia (Energy Security)" w:date="2023-11-12T19:47:00Z">
        <w:r w:rsidR="00E473FC">
          <w:delText>3.66</w:delText>
        </w:r>
      </w:del>
      <w:r w:rsidR="003D0CDC">
        <w:fldChar w:fldCharType="end"/>
      </w:r>
      <w:r w:rsidRPr="00462199">
        <w:t xml:space="preserve"> (</w:t>
      </w:r>
      <w:r w:rsidRPr="00462199">
        <w:rPr>
          <w:i/>
          <w:iCs/>
        </w:rPr>
        <w:t xml:space="preserve">Waiver of </w:t>
      </w:r>
      <w:r w:rsidRPr="00462199">
        <w:rPr>
          <w:bCs/>
          <w:i/>
        </w:rPr>
        <w:t>CO</w:t>
      </w:r>
      <w:r w:rsidRPr="00462199">
        <w:rPr>
          <w:bCs/>
          <w:i/>
          <w:vertAlign w:val="subscript"/>
        </w:rPr>
        <w:t>2</w:t>
      </w:r>
      <w:r w:rsidRPr="00462199">
        <w:rPr>
          <w:i/>
          <w:iCs/>
        </w:rPr>
        <w:t xml:space="preserve"> T&amp;S Connection Confirmation CP</w:t>
      </w:r>
      <w:r w:rsidRPr="00462199">
        <w:t>),</w:t>
      </w:r>
      <w:bookmarkEnd w:id="2665"/>
    </w:p>
    <w:p w14:paraId="07E79CB6" w14:textId="2D86F1AC" w:rsidR="00D179D6" w:rsidRPr="00462199" w:rsidRDefault="00D179D6" w:rsidP="00AF1B55">
      <w:pPr>
        <w:pStyle w:val="B3Ashurst"/>
      </w:pPr>
      <w:r w:rsidRPr="00462199">
        <w:t>the Producer may not subsequently issue a CO</w:t>
      </w:r>
      <w:r w:rsidRPr="00462199">
        <w:rPr>
          <w:vertAlign w:val="subscript"/>
        </w:rPr>
        <w:t>2</w:t>
      </w:r>
      <w:r w:rsidRPr="00462199">
        <w:t xml:space="preserve"> TCDE Notice which relates to </w:t>
      </w:r>
      <w:r w:rsidR="007248B2" w:rsidRPr="007248B2">
        <w:t>Condition</w:t>
      </w:r>
      <w:r w:rsidRPr="00462199">
        <w:t xml:space="preserve"> </w:t>
      </w:r>
      <w:r w:rsidRPr="00462199">
        <w:fldChar w:fldCharType="begin"/>
      </w:r>
      <w:r w:rsidRPr="00462199">
        <w:instrText xml:space="preserve">  REF _Ref144113068 \r \h \* MERGEFORMAT </w:instrText>
      </w:r>
      <w:r w:rsidRPr="00462199">
        <w:fldChar w:fldCharType="separate"/>
      </w:r>
      <w:del w:id="2667" w:author="Faqir, Sofia (Energy Security)" w:date="2023-11-12T19:47:00Z">
        <w:r w:rsidR="00E473FC" w:rsidRPr="00E473FC">
          <w:rPr>
            <w:color w:val="000000"/>
          </w:rPr>
          <w:delText>3.32(A)(i)</w:delText>
        </w:r>
      </w:del>
      <w:r w:rsidRPr="00462199">
        <w:fldChar w:fldCharType="end"/>
      </w:r>
      <w:r w:rsidRPr="00462199">
        <w:t>.</w:t>
      </w:r>
    </w:p>
    <w:p w14:paraId="5B73B7CD" w14:textId="77777777" w:rsidR="00D179D6" w:rsidRPr="00462199" w:rsidRDefault="00D179D6" w:rsidP="00AF1B55">
      <w:pPr>
        <w:pStyle w:val="H2Ashurst"/>
      </w:pPr>
      <w:bookmarkStart w:id="2668" w:name="_Ref144113118"/>
      <w:r w:rsidRPr="00462199">
        <w:t>Any CO</w:t>
      </w:r>
      <w:r w:rsidRPr="00462199">
        <w:rPr>
          <w:vertAlign w:val="subscript"/>
        </w:rPr>
        <w:t>2</w:t>
      </w:r>
      <w:r w:rsidRPr="00462199">
        <w:t xml:space="preserve"> TCDE Notice received by the LCHA Counterparty after the CO</w:t>
      </w:r>
      <w:r w:rsidRPr="00462199">
        <w:rPr>
          <w:vertAlign w:val="subscript"/>
        </w:rPr>
        <w:t>2</w:t>
      </w:r>
      <w:r w:rsidRPr="00462199">
        <w:t xml:space="preserve"> TCDE Deadline shall be invalid and of no effect.</w:t>
      </w:r>
      <w:bookmarkEnd w:id="2668"/>
    </w:p>
    <w:p w14:paraId="015F0A78" w14:textId="77777777" w:rsidR="00D179D6" w:rsidRPr="00462199" w:rsidRDefault="00D179D6" w:rsidP="005B3BB9">
      <w:pPr>
        <w:pStyle w:val="NormalBoldAshurst"/>
      </w:pPr>
      <w:r w:rsidRPr="00462199">
        <w:rPr>
          <w:i/>
        </w:rPr>
        <w:t xml:space="preserve">Provision of </w:t>
      </w:r>
      <w:r w:rsidRPr="00462199">
        <w:t>CO</w:t>
      </w:r>
      <w:r w:rsidRPr="00462199">
        <w:rPr>
          <w:vertAlign w:val="subscript"/>
        </w:rPr>
        <w:t>2</w:t>
      </w:r>
      <w:r w:rsidRPr="00462199">
        <w:rPr>
          <w:i/>
        </w:rPr>
        <w:t xml:space="preserve"> T&amp;S Commissioning Delay Event information</w:t>
      </w:r>
    </w:p>
    <w:p w14:paraId="36214CA6" w14:textId="77777777" w:rsidR="00D179D6" w:rsidRPr="00462199" w:rsidRDefault="00D179D6" w:rsidP="00AF1B55">
      <w:pPr>
        <w:pStyle w:val="H2Ashurst"/>
      </w:pPr>
      <w:bookmarkStart w:id="2669" w:name="_Ref144113119"/>
      <w:r w:rsidRPr="00462199">
        <w:t>In addition to the CO</w:t>
      </w:r>
      <w:r w:rsidRPr="00462199">
        <w:rPr>
          <w:vertAlign w:val="subscript"/>
        </w:rPr>
        <w:t>2</w:t>
      </w:r>
      <w:r w:rsidRPr="00462199">
        <w:t xml:space="preserve"> TCDE Notice, the Producer shall give a notice as soon as reasonably practicable to the LCHA Counterparty in writing of:</w:t>
      </w:r>
      <w:bookmarkEnd w:id="2669"/>
    </w:p>
    <w:p w14:paraId="368658D8" w14:textId="77777777" w:rsidR="00D179D6" w:rsidRPr="00462199" w:rsidRDefault="00D179D6" w:rsidP="0012421C">
      <w:pPr>
        <w:pStyle w:val="H3Ashurst"/>
      </w:pPr>
      <w:bookmarkStart w:id="2670" w:name="_Ref144113120"/>
      <w:r w:rsidRPr="00462199">
        <w:t>the steps being taken by the Producer to mitigate the effects of the CO</w:t>
      </w:r>
      <w:r w:rsidRPr="00462199">
        <w:rPr>
          <w:vertAlign w:val="subscript"/>
        </w:rPr>
        <w:t>2</w:t>
      </w:r>
      <w:r w:rsidRPr="00462199">
        <w:t xml:space="preserve"> T&amp;S Commissioning Delay Event (including the consequential delay to the Project), including details of the methods used by the Producer to preserve the Facility and the associated costs;</w:t>
      </w:r>
      <w:bookmarkEnd w:id="2670"/>
    </w:p>
    <w:p w14:paraId="5B0B21EC" w14:textId="77777777" w:rsidR="00D179D6" w:rsidRPr="00462199" w:rsidRDefault="00D179D6" w:rsidP="0012421C">
      <w:pPr>
        <w:pStyle w:val="H3Ashurst"/>
      </w:pPr>
      <w:bookmarkStart w:id="2671" w:name="_Ref144113121"/>
      <w:r w:rsidRPr="00462199">
        <w:t>the steps being taken by the Producer to carry out its obligations under the LCHA and each other LCHA Document;</w:t>
      </w:r>
      <w:bookmarkEnd w:id="2671"/>
    </w:p>
    <w:p w14:paraId="55213133" w14:textId="77777777" w:rsidR="00D179D6" w:rsidRPr="00462199" w:rsidRDefault="00D179D6" w:rsidP="0012421C">
      <w:pPr>
        <w:pStyle w:val="H3Ashurst"/>
      </w:pPr>
      <w:bookmarkStart w:id="2672" w:name="_Ref144113122"/>
      <w:r w:rsidRPr="00462199">
        <w:t>the anticipated date of resumption of performance of its obligations under the LCHA and each other LCHA Document; and</w:t>
      </w:r>
      <w:bookmarkEnd w:id="2672"/>
    </w:p>
    <w:p w14:paraId="756962E4" w14:textId="77777777" w:rsidR="00D179D6" w:rsidRPr="00462199" w:rsidRDefault="00D179D6" w:rsidP="0012421C">
      <w:pPr>
        <w:pStyle w:val="H3Ashurst"/>
      </w:pPr>
      <w:bookmarkStart w:id="2673" w:name="_Ref144113123"/>
      <w:r w:rsidRPr="00462199">
        <w:t>such other details relating to the CO</w:t>
      </w:r>
      <w:r w:rsidRPr="00462199">
        <w:rPr>
          <w:vertAlign w:val="subscript"/>
        </w:rPr>
        <w:t>2</w:t>
      </w:r>
      <w:r w:rsidRPr="00462199">
        <w:t xml:space="preserve"> T&amp;S Commissioning Delay Event and its effects (including the consequential delay to the Project) as may be reasonably requested by the LCHA Counterparty,</w:t>
      </w:r>
      <w:bookmarkEnd w:id="2673"/>
    </w:p>
    <w:p w14:paraId="6703BE36" w14:textId="77777777" w:rsidR="00D179D6" w:rsidRPr="00462199" w:rsidRDefault="00D179D6" w:rsidP="005B3BB9">
      <w:pPr>
        <w:pStyle w:val="B12Ashurst"/>
      </w:pPr>
      <w:r w:rsidRPr="00462199">
        <w:t>and to the extent that such Information is not available to the Producer at the time a notice is given, the Producer shall provide such information to the LCHA Counterparty as soon as it becomes available to it.</w:t>
      </w:r>
    </w:p>
    <w:p w14:paraId="15A5015A" w14:textId="77777777" w:rsidR="00D179D6" w:rsidRPr="00462199" w:rsidRDefault="00D179D6" w:rsidP="00E5277A">
      <w:pPr>
        <w:pStyle w:val="H2Ashurst"/>
      </w:pPr>
      <w:bookmarkStart w:id="2674" w:name="_Ref144113124"/>
      <w:r w:rsidRPr="00462199">
        <w:t>The Producer shall give notice to the LCHA Counterparty every twenty (20) Business Days:</w:t>
      </w:r>
      <w:bookmarkEnd w:id="2674"/>
    </w:p>
    <w:p w14:paraId="7631841A" w14:textId="2CF20DEF" w:rsidR="00D179D6" w:rsidRPr="00462199" w:rsidRDefault="00D179D6" w:rsidP="00E5277A">
      <w:pPr>
        <w:pStyle w:val="H3Ashurst"/>
      </w:pPr>
      <w:bookmarkStart w:id="2675" w:name="_Ref144113125"/>
      <w:r w:rsidRPr="00462199">
        <w:lastRenderedPageBreak/>
        <w:t xml:space="preserve">of any update to the Information provided pursuant to </w:t>
      </w:r>
      <w:r w:rsidR="007248B2" w:rsidRPr="007248B2">
        <w:t>Condition</w:t>
      </w:r>
      <w:r w:rsidRPr="00462199">
        <w:t xml:space="preserve"> </w:t>
      </w:r>
      <w:r w:rsidR="003D0CDC">
        <w:fldChar w:fldCharType="begin"/>
      </w:r>
      <w:r w:rsidR="003D0CDC">
        <w:instrText xml:space="preserve"> REF _Ref144113119 \w \h </w:instrText>
      </w:r>
      <w:r w:rsidR="003D0CDC">
        <w:fldChar w:fldCharType="separate"/>
      </w:r>
      <w:del w:id="2676" w:author="Faqir, Sofia (Energy Security)" w:date="2023-11-12T19:47:00Z">
        <w:r w:rsidR="00E473FC">
          <w:delText>3.39</w:delText>
        </w:r>
      </w:del>
      <w:r w:rsidR="003D0CDC">
        <w:fldChar w:fldCharType="end"/>
      </w:r>
      <w:r w:rsidRPr="00462199">
        <w:t xml:space="preserve"> and shall give notice as soon as reasonably practicable to the LCHA Counterparty upon the Producer becoming aware of any material developments or additional material Information relating to the CO</w:t>
      </w:r>
      <w:r w:rsidRPr="00462199">
        <w:rPr>
          <w:vertAlign w:val="subscript"/>
        </w:rPr>
        <w:t>2</w:t>
      </w:r>
      <w:r w:rsidRPr="00462199">
        <w:t xml:space="preserve"> T&amp;S Commissioning Delay Event and its effects; and</w:t>
      </w:r>
      <w:bookmarkEnd w:id="2675"/>
    </w:p>
    <w:p w14:paraId="64A5D24E" w14:textId="77777777" w:rsidR="00D179D6" w:rsidRPr="00462199" w:rsidRDefault="00D179D6" w:rsidP="00E5277A">
      <w:pPr>
        <w:pStyle w:val="H3Ashurst"/>
      </w:pPr>
      <w:bookmarkStart w:id="2677" w:name="_Ref144113126"/>
      <w:r w:rsidRPr="00462199">
        <w:t>such notice shall be accompanied by an explanation and Information to demonstrate that such event continues to meet all of the requirements of the definition of CO</w:t>
      </w:r>
      <w:r w:rsidRPr="00462199">
        <w:rPr>
          <w:vertAlign w:val="subscript"/>
        </w:rPr>
        <w:t>2</w:t>
      </w:r>
      <w:r w:rsidRPr="00462199">
        <w:t xml:space="preserve"> T&amp;S Commissioning Delay Event.</w:t>
      </w:r>
      <w:bookmarkEnd w:id="2677"/>
    </w:p>
    <w:p w14:paraId="4881D3BA" w14:textId="77777777" w:rsidR="00D179D6" w:rsidRPr="00462199" w:rsidRDefault="00D179D6" w:rsidP="00E5277A">
      <w:pPr>
        <w:pStyle w:val="NormalBoldAshurst"/>
        <w:keepNext/>
      </w:pPr>
      <w:r w:rsidRPr="00462199">
        <w:rPr>
          <w:i/>
        </w:rPr>
        <w:t xml:space="preserve">Relief due to </w:t>
      </w:r>
      <w:r w:rsidRPr="00462199">
        <w:t>CO</w:t>
      </w:r>
      <w:r w:rsidRPr="00462199">
        <w:rPr>
          <w:vertAlign w:val="subscript"/>
        </w:rPr>
        <w:t>2</w:t>
      </w:r>
      <w:r w:rsidRPr="00462199">
        <w:rPr>
          <w:i/>
        </w:rPr>
        <w:t xml:space="preserve"> T&amp;S Commissioning Delay Event</w:t>
      </w:r>
    </w:p>
    <w:p w14:paraId="37A454CC" w14:textId="0243ADB3" w:rsidR="00D179D6" w:rsidRPr="00462199" w:rsidRDefault="007248B2" w:rsidP="00E5277A">
      <w:pPr>
        <w:pStyle w:val="H2Ashurst"/>
      </w:pPr>
      <w:bookmarkStart w:id="2678" w:name="_Ref144113127"/>
      <w:r w:rsidRPr="007248B2">
        <w:t>Condition</w:t>
      </w:r>
      <w:r w:rsidR="00D179D6" w:rsidRPr="00462199">
        <w:t xml:space="preserve">s </w:t>
      </w:r>
      <w:r w:rsidR="003D0CDC">
        <w:fldChar w:fldCharType="begin"/>
      </w:r>
      <w:r w:rsidR="003D0CDC">
        <w:instrText xml:space="preserve"> REF _Ref144113128 \w \h </w:instrText>
      </w:r>
      <w:r w:rsidR="003D0CDC">
        <w:fldChar w:fldCharType="separate"/>
      </w:r>
      <w:del w:id="2679" w:author="Faqir, Sofia (Energy Security)" w:date="2023-11-12T19:47:00Z">
        <w:r w:rsidR="00E473FC">
          <w:delText>3.42</w:delText>
        </w:r>
      </w:del>
      <w:r w:rsidR="003D0CDC">
        <w:fldChar w:fldCharType="end"/>
      </w:r>
      <w:r w:rsidR="00D179D6" w:rsidRPr="00462199">
        <w:t xml:space="preserve"> (</w:t>
      </w:r>
      <w:r w:rsidR="00D179D6" w:rsidRPr="00462199">
        <w:rPr>
          <w:i/>
          <w:iCs/>
        </w:rPr>
        <w:t xml:space="preserve">Relief due to </w:t>
      </w:r>
      <w:r w:rsidR="00D179D6" w:rsidRPr="00462199">
        <w:rPr>
          <w:bCs/>
          <w:i/>
        </w:rPr>
        <w:t>CO</w:t>
      </w:r>
      <w:r w:rsidR="00D179D6" w:rsidRPr="00462199">
        <w:rPr>
          <w:bCs/>
          <w:i/>
          <w:vertAlign w:val="subscript"/>
        </w:rPr>
        <w:t>2</w:t>
      </w:r>
      <w:r w:rsidR="00D179D6" w:rsidRPr="00462199">
        <w:rPr>
          <w:i/>
          <w:iCs/>
        </w:rPr>
        <w:t xml:space="preserve"> T&amp;S Commissioning Delay Event</w:t>
      </w:r>
      <w:r w:rsidR="00D179D6" w:rsidRPr="00462199">
        <w:t xml:space="preserve">) to </w:t>
      </w:r>
      <w:r w:rsidR="00D179D6" w:rsidRPr="00462199">
        <w:fldChar w:fldCharType="begin"/>
      </w:r>
      <w:r w:rsidR="00D179D6" w:rsidRPr="00462199">
        <w:instrText xml:space="preserve">  REF _Ref144113190 \r \h \* MERGEFORMAT </w:instrText>
      </w:r>
      <w:r w:rsidR="00D179D6" w:rsidRPr="00462199">
        <w:fldChar w:fldCharType="separate"/>
      </w:r>
      <w:del w:id="2680" w:author="Faqir, Sofia (Energy Security)" w:date="2023-11-12T19:47:00Z">
        <w:r w:rsidR="00E473FC" w:rsidRPr="00E473FC">
          <w:rPr>
            <w:color w:val="000000"/>
          </w:rPr>
          <w:delText>3.64</w:delText>
        </w:r>
      </w:del>
      <w:r w:rsidR="00D179D6" w:rsidRPr="00462199">
        <w:fldChar w:fldCharType="end"/>
      </w:r>
      <w:r w:rsidR="00D179D6" w:rsidRPr="00462199">
        <w:t xml:space="preserve"> (</w:t>
      </w:r>
      <w:r w:rsidR="00D179D6" w:rsidRPr="00462199">
        <w:rPr>
          <w:i/>
          <w:iCs/>
        </w:rPr>
        <w:t>Disputes in respect of a true-up</w:t>
      </w:r>
      <w:r w:rsidR="00D179D6" w:rsidRPr="00462199">
        <w:t>) inclusive shall only apply if the CO</w:t>
      </w:r>
      <w:r w:rsidR="00D179D6" w:rsidRPr="00462199">
        <w:rPr>
          <w:vertAlign w:val="subscript"/>
        </w:rPr>
        <w:t>2</w:t>
      </w:r>
      <w:r w:rsidR="00D179D6" w:rsidRPr="00462199">
        <w:t xml:space="preserve"> TCDE Notice relates to </w:t>
      </w:r>
      <w:r w:rsidRPr="007248B2">
        <w:t>Condition</w:t>
      </w:r>
      <w:r w:rsidR="00D179D6" w:rsidRPr="00462199">
        <w:t> </w:t>
      </w:r>
      <w:r w:rsidR="00D179D6" w:rsidRPr="00462199">
        <w:fldChar w:fldCharType="begin"/>
      </w:r>
      <w:r w:rsidR="00D179D6" w:rsidRPr="00462199">
        <w:instrText xml:space="preserve">  REF _Ref144113068 \r \h \* MERGEFORMAT </w:instrText>
      </w:r>
      <w:r w:rsidR="00D179D6" w:rsidRPr="00462199">
        <w:fldChar w:fldCharType="separate"/>
      </w:r>
      <w:del w:id="2681" w:author="Faqir, Sofia (Energy Security)" w:date="2023-11-12T19:47:00Z">
        <w:r w:rsidR="00E473FC" w:rsidRPr="00E473FC">
          <w:rPr>
            <w:color w:val="000000"/>
          </w:rPr>
          <w:delText>3.32(A)(i)</w:delText>
        </w:r>
      </w:del>
      <w:r w:rsidR="00D179D6" w:rsidRPr="00462199">
        <w:fldChar w:fldCharType="end"/>
      </w:r>
      <w:r w:rsidR="00D179D6" w:rsidRPr="00462199">
        <w:t>.</w:t>
      </w:r>
      <w:bookmarkEnd w:id="2678"/>
    </w:p>
    <w:p w14:paraId="3655E1DD" w14:textId="796B6319" w:rsidR="00D179D6" w:rsidRPr="00462199" w:rsidRDefault="00D179D6" w:rsidP="00E5277A">
      <w:pPr>
        <w:pStyle w:val="H2Ashurst"/>
      </w:pPr>
      <w:bookmarkStart w:id="2682" w:name="_Ref144113128"/>
      <w:r w:rsidRPr="00462199">
        <w:t xml:space="preserve">Where it is agreed under </w:t>
      </w:r>
      <w:r w:rsidR="007248B2" w:rsidRPr="007248B2">
        <w:t>Condition</w:t>
      </w:r>
      <w:r w:rsidRPr="00462199">
        <w:t xml:space="preserve"> </w:t>
      </w:r>
      <w:r w:rsidRPr="00462199">
        <w:fldChar w:fldCharType="begin"/>
      </w:r>
      <w:r w:rsidRPr="00462199">
        <w:instrText xml:space="preserve">  REF _Ref144113099 \r \h \* MERGEFORMAT </w:instrText>
      </w:r>
      <w:r w:rsidRPr="00462199">
        <w:fldChar w:fldCharType="separate"/>
      </w:r>
      <w:del w:id="2683" w:author="Faqir, Sofia (Energy Security)" w:date="2023-11-12T19:47:00Z">
        <w:r w:rsidR="00E473FC" w:rsidRPr="00E473FC">
          <w:rPr>
            <w:color w:val="000000"/>
          </w:rPr>
          <w:delText>3.35(B)(i)</w:delText>
        </w:r>
      </w:del>
      <w:r w:rsidRPr="00462199">
        <w:fldChar w:fldCharType="end"/>
      </w:r>
      <w:r w:rsidRPr="00462199">
        <w:t xml:space="preserve"> or determined pursuant to the Dispute Resolution Procedure that:</w:t>
      </w:r>
      <w:bookmarkEnd w:id="2682"/>
    </w:p>
    <w:p w14:paraId="17C6A744" w14:textId="77777777" w:rsidR="00D179D6" w:rsidRPr="00462199" w:rsidRDefault="00D179D6" w:rsidP="00E5277A">
      <w:pPr>
        <w:pStyle w:val="H3Ashurst"/>
      </w:pPr>
      <w:bookmarkStart w:id="2684" w:name="_Ref144113129"/>
      <w:r w:rsidRPr="00462199">
        <w:t>any delay to the Project has occurred by reason of a CO</w:t>
      </w:r>
      <w:r w:rsidRPr="00462199">
        <w:rPr>
          <w:vertAlign w:val="subscript"/>
        </w:rPr>
        <w:t>2</w:t>
      </w:r>
      <w:r w:rsidRPr="00462199">
        <w:t xml:space="preserve"> T&amp;S Commissioning Delay Event;</w:t>
      </w:r>
      <w:bookmarkEnd w:id="2684"/>
    </w:p>
    <w:p w14:paraId="3B0B9639" w14:textId="77777777" w:rsidR="00D179D6" w:rsidRPr="00462199" w:rsidRDefault="00D179D6" w:rsidP="00E5277A">
      <w:pPr>
        <w:pStyle w:val="H3Ashurst"/>
      </w:pPr>
      <w:bookmarkStart w:id="2685" w:name="_Ref144113130"/>
      <w:r w:rsidRPr="00462199">
        <w:t>the relevant CO</w:t>
      </w:r>
      <w:r w:rsidRPr="00462199">
        <w:rPr>
          <w:vertAlign w:val="subscript"/>
        </w:rPr>
        <w:t>2</w:t>
      </w:r>
      <w:r w:rsidRPr="00462199">
        <w:t xml:space="preserve"> T&amp;S Commissioning Delay Event is continuing; and</w:t>
      </w:r>
      <w:bookmarkEnd w:id="2685"/>
    </w:p>
    <w:p w14:paraId="468EDD3A" w14:textId="27C5A355" w:rsidR="00D179D6" w:rsidRPr="00462199" w:rsidRDefault="00D179D6" w:rsidP="00E5277A">
      <w:pPr>
        <w:pStyle w:val="H3Ashurst"/>
      </w:pPr>
      <w:bookmarkStart w:id="2686" w:name="_Ref144113131"/>
      <w:r w:rsidRPr="00462199">
        <w:t xml:space="preserve">if the </w:t>
      </w:r>
      <w:r w:rsidR="00BB0136">
        <w:t>CO</w:t>
      </w:r>
      <w:r w:rsidR="00BB0136">
        <w:rPr>
          <w:vertAlign w:val="subscript"/>
        </w:rPr>
        <w:t xml:space="preserve">2 </w:t>
      </w:r>
      <w:r w:rsidRPr="00462199">
        <w:t xml:space="preserve">TDCE Notice relates to </w:t>
      </w:r>
      <w:r w:rsidR="007248B2" w:rsidRPr="007248B2">
        <w:t>Condition</w:t>
      </w:r>
      <w:r w:rsidRPr="00462199">
        <w:t xml:space="preserve"> </w:t>
      </w:r>
      <w:r w:rsidR="003D0CDC">
        <w:fldChar w:fldCharType="begin"/>
      </w:r>
      <w:r w:rsidR="003D0CDC">
        <w:instrText xml:space="preserve"> REF _Ref144113070 \w \h </w:instrText>
      </w:r>
      <w:r w:rsidR="003D0CDC">
        <w:fldChar w:fldCharType="separate"/>
      </w:r>
      <w:del w:id="2687" w:author="Faqir, Sofia (Energy Security)" w:date="2023-11-12T19:47:00Z">
        <w:r w:rsidR="00E473FC">
          <w:delText>3.32(A)(i)(b)</w:delText>
        </w:r>
      </w:del>
      <w:r w:rsidR="003D0CDC">
        <w:fldChar w:fldCharType="end"/>
      </w:r>
      <w:r w:rsidR="003D0CDC">
        <w:t>:</w:t>
      </w:r>
      <w:bookmarkEnd w:id="2686"/>
    </w:p>
    <w:p w14:paraId="71C9CFB6" w14:textId="7CFA4304" w:rsidR="00D179D6" w:rsidRPr="00462199" w:rsidRDefault="00D179D6" w:rsidP="00E5277A">
      <w:pPr>
        <w:pStyle w:val="H4Ashurst"/>
      </w:pPr>
      <w:bookmarkStart w:id="2688" w:name="_Ref144113132"/>
      <w:r w:rsidRPr="00462199">
        <w:t xml:space="preserve">all of the Operational </w:t>
      </w:r>
      <w:r w:rsidR="007248B2" w:rsidRPr="007248B2">
        <w:t>Condition</w:t>
      </w:r>
      <w:r w:rsidRPr="00462199">
        <w:t>s Precedent, other than the CO</w:t>
      </w:r>
      <w:r w:rsidRPr="00462199">
        <w:rPr>
          <w:vertAlign w:val="subscript"/>
        </w:rPr>
        <w:t>2</w:t>
      </w:r>
      <w:r w:rsidRPr="00462199">
        <w:t xml:space="preserve"> T&amp;S Connection Confirmation CP, have been fulfilled by the Producer or waived by the LCHA Counterparty pursuant to </w:t>
      </w:r>
      <w:r w:rsidR="007248B2" w:rsidRPr="007248B2">
        <w:t>Condition</w:t>
      </w:r>
      <w:r w:rsidRPr="00462199">
        <w:t xml:space="preserve"> </w:t>
      </w:r>
      <w:r w:rsidR="003D0CDC">
        <w:fldChar w:fldCharType="begin"/>
      </w:r>
      <w:r w:rsidR="003D0CDC">
        <w:instrText xml:space="preserve"> REF _Ref144113061 \w \h </w:instrText>
      </w:r>
      <w:r w:rsidR="003D0CDC">
        <w:fldChar w:fldCharType="separate"/>
      </w:r>
      <w:del w:id="2689" w:author="Faqir, Sofia (Energy Security)" w:date="2023-11-12T19:47:00Z">
        <w:r w:rsidR="00E473FC">
          <w:delText>3.29</w:delText>
        </w:r>
      </w:del>
      <w:r w:rsidR="003D0CDC">
        <w:fldChar w:fldCharType="end"/>
      </w:r>
      <w:r w:rsidRPr="00462199">
        <w:t xml:space="preserve"> (</w:t>
      </w:r>
      <w:r w:rsidRPr="00462199">
        <w:rPr>
          <w:i/>
          <w:iCs/>
        </w:rPr>
        <w:t xml:space="preserve">Waiver of </w:t>
      </w:r>
      <w:r w:rsidR="007248B2" w:rsidRPr="007248B2">
        <w:rPr>
          <w:i/>
          <w:iCs/>
        </w:rPr>
        <w:t>Condition</w:t>
      </w:r>
      <w:r w:rsidRPr="00462199">
        <w:rPr>
          <w:i/>
          <w:iCs/>
        </w:rPr>
        <w:t>s Precedent and Default</w:t>
      </w:r>
      <w:r w:rsidRPr="00462199">
        <w:t xml:space="preserve">) and/or </w:t>
      </w:r>
      <w:r w:rsidR="007248B2" w:rsidRPr="007248B2">
        <w:t>Condition</w:t>
      </w:r>
      <w:r w:rsidRPr="00462199">
        <w:t xml:space="preserve"> </w:t>
      </w:r>
      <w:r w:rsidR="003D0CDC">
        <w:fldChar w:fldCharType="begin"/>
      </w:r>
      <w:r w:rsidR="003D0CDC">
        <w:instrText xml:space="preserve"> REF _Ref144113241 \w \h </w:instrText>
      </w:r>
      <w:r w:rsidR="003D0CDC">
        <w:fldChar w:fldCharType="separate"/>
      </w:r>
      <w:del w:id="2690" w:author="Faqir, Sofia (Energy Security)" w:date="2023-11-12T19:47:00Z">
        <w:r w:rsidR="00E473FC">
          <w:delText>3.81</w:delText>
        </w:r>
      </w:del>
      <w:r w:rsidR="003D0CDC">
        <w:fldChar w:fldCharType="end"/>
      </w:r>
      <w:r w:rsidRPr="00462199">
        <w:t xml:space="preserve"> (</w:t>
      </w:r>
      <w:r w:rsidRPr="00462199">
        <w:rPr>
          <w:i/>
          <w:iCs/>
        </w:rPr>
        <w:t>Waiver of Subsidy Control Declaration Operational CP</w:t>
      </w:r>
      <w:r w:rsidRPr="00462199">
        <w:t>); and</w:t>
      </w:r>
      <w:bookmarkEnd w:id="2688"/>
    </w:p>
    <w:p w14:paraId="66326A8E" w14:textId="77777777" w:rsidR="00D179D6" w:rsidRPr="00462199" w:rsidRDefault="00D179D6" w:rsidP="00E5277A">
      <w:pPr>
        <w:pStyle w:val="H4Ashurst"/>
      </w:pPr>
      <w:bookmarkStart w:id="2691" w:name="_Ref144113133"/>
      <w:r w:rsidRPr="00462199">
        <w:t>the Producer CO</w:t>
      </w:r>
      <w:r w:rsidRPr="00462199">
        <w:rPr>
          <w:vertAlign w:val="subscript"/>
        </w:rPr>
        <w:t>2</w:t>
      </w:r>
      <w:r w:rsidRPr="00462199">
        <w:t xml:space="preserve"> T&amp;S Connection Works have been fully completed,</w:t>
      </w:r>
      <w:bookmarkEnd w:id="2691"/>
    </w:p>
    <w:p w14:paraId="372ECA17" w14:textId="55912577" w:rsidR="00D179D6" w:rsidRPr="00462199" w:rsidRDefault="00D179D6" w:rsidP="00E5277A">
      <w:pPr>
        <w:pStyle w:val="B3Ashurst"/>
      </w:pPr>
      <w:r w:rsidRPr="00462199">
        <w:t xml:space="preserve">then, subject to </w:t>
      </w:r>
      <w:r w:rsidR="007248B2" w:rsidRPr="007248B2">
        <w:t>Condition</w:t>
      </w:r>
      <w:r w:rsidRPr="00462199">
        <w:t xml:space="preserve"> </w:t>
      </w:r>
      <w:r w:rsidR="003D0CDC">
        <w:fldChar w:fldCharType="begin"/>
      </w:r>
      <w:r w:rsidR="003D0CDC">
        <w:instrText xml:space="preserve"> REF _Ref144113136 \w \h </w:instrText>
      </w:r>
      <w:r w:rsidR="003D0CDC">
        <w:fldChar w:fldCharType="separate"/>
      </w:r>
      <w:del w:id="2692" w:author="Faqir, Sofia (Energy Security)" w:date="2023-11-12T19:47:00Z">
        <w:r w:rsidR="00E473FC">
          <w:delText>3.43</w:delText>
        </w:r>
      </w:del>
      <w:r w:rsidR="003D0CDC">
        <w:fldChar w:fldCharType="end"/>
      </w:r>
      <w:r w:rsidRPr="00462199">
        <w:t xml:space="preserve"> and </w:t>
      </w:r>
      <w:r w:rsidR="007248B2" w:rsidRPr="007248B2">
        <w:t>Condition</w:t>
      </w:r>
      <w:r w:rsidRPr="00462199">
        <w:t xml:space="preserve"> </w:t>
      </w:r>
      <w:r w:rsidR="003D0CDC">
        <w:fldChar w:fldCharType="begin"/>
      </w:r>
      <w:r w:rsidR="003D0CDC">
        <w:instrText xml:space="preserve"> REF _Ref144113254 \w \h </w:instrText>
      </w:r>
      <w:r w:rsidR="003D0CDC">
        <w:fldChar w:fldCharType="separate"/>
      </w:r>
      <w:del w:id="2693" w:author="Faqir, Sofia (Energy Security)" w:date="2023-11-12T19:47:00Z">
        <w:r w:rsidR="00E473FC">
          <w:delText>3.85</w:delText>
        </w:r>
      </w:del>
      <w:r w:rsidR="003D0CDC">
        <w:fldChar w:fldCharType="end"/>
      </w:r>
      <w:r w:rsidRPr="00462199">
        <w:t>, the Producer shall be entitled to:</w:t>
      </w:r>
    </w:p>
    <w:p w14:paraId="190B9B8A" w14:textId="3C5730C7" w:rsidR="00D179D6" w:rsidRPr="00462199" w:rsidRDefault="00D179D6" w:rsidP="00E5277A">
      <w:pPr>
        <w:pStyle w:val="H4Ashurst"/>
      </w:pPr>
      <w:bookmarkStart w:id="2694" w:name="_Ref144113134"/>
      <w:r w:rsidRPr="00462199">
        <w:t>if the CO</w:t>
      </w:r>
      <w:r w:rsidRPr="00462199">
        <w:rPr>
          <w:vertAlign w:val="subscript"/>
        </w:rPr>
        <w:t>2</w:t>
      </w:r>
      <w:r w:rsidRPr="00462199">
        <w:t xml:space="preserve"> TCDE Notice relates to </w:t>
      </w:r>
      <w:r w:rsidR="007248B2" w:rsidRPr="007248B2">
        <w:t>Condition</w:t>
      </w:r>
      <w:r w:rsidRPr="00462199">
        <w:t xml:space="preserve"> </w:t>
      </w:r>
      <w:r w:rsidR="003D0CDC">
        <w:fldChar w:fldCharType="begin"/>
      </w:r>
      <w:r w:rsidR="003D0CDC">
        <w:instrText xml:space="preserve"> REF _Ref144113100 \w \h </w:instrText>
      </w:r>
      <w:r w:rsidR="003D0CDC">
        <w:fldChar w:fldCharType="separate"/>
      </w:r>
      <w:del w:id="2695" w:author="Faqir, Sofia (Energy Security)" w:date="2023-11-12T19:47:00Z">
        <w:r w:rsidR="00E473FC">
          <w:delText>3.35(B)(i)(a)</w:delText>
        </w:r>
      </w:del>
      <w:r w:rsidR="003D0CDC">
        <w:fldChar w:fldCharType="end"/>
      </w:r>
      <w:r w:rsidRPr="00462199">
        <w:t>, an extension to one (1) or more of the Milestone Delivery Date, the Target Commissioning Window and/or the Longstop Date; and</w:t>
      </w:r>
      <w:bookmarkEnd w:id="2694"/>
    </w:p>
    <w:p w14:paraId="6D5AC609" w14:textId="3B3EC92B" w:rsidR="00D179D6" w:rsidRPr="00462199" w:rsidRDefault="00D179D6" w:rsidP="00E5277A">
      <w:pPr>
        <w:pStyle w:val="H4Ashurst"/>
      </w:pPr>
      <w:bookmarkStart w:id="2696" w:name="_Ref144113135"/>
      <w:r w:rsidRPr="00462199">
        <w:t>if the CO</w:t>
      </w:r>
      <w:r w:rsidRPr="00462199">
        <w:rPr>
          <w:vertAlign w:val="subscript"/>
        </w:rPr>
        <w:t>2</w:t>
      </w:r>
      <w:r w:rsidRPr="00462199">
        <w:t xml:space="preserve"> TCDE Notice also relates to </w:t>
      </w:r>
      <w:r w:rsidR="007248B2" w:rsidRPr="007248B2">
        <w:t>Condition</w:t>
      </w:r>
      <w:r w:rsidRPr="00462199">
        <w:t xml:space="preserve"> </w:t>
      </w:r>
      <w:r w:rsidR="003D0CDC">
        <w:fldChar w:fldCharType="begin"/>
      </w:r>
      <w:r w:rsidR="003D0CDC">
        <w:instrText xml:space="preserve"> REF _Ref144113101 \w \h </w:instrText>
      </w:r>
      <w:r w:rsidR="003D0CDC">
        <w:fldChar w:fldCharType="separate"/>
      </w:r>
      <w:del w:id="2697" w:author="Faqir, Sofia (Energy Security)" w:date="2023-11-12T19:47:00Z">
        <w:r w:rsidR="00E473FC">
          <w:delText>3.35(B)(i)(b)</w:delText>
        </w:r>
      </w:del>
      <w:r w:rsidR="003D0CDC">
        <w:fldChar w:fldCharType="end"/>
      </w:r>
      <w:r w:rsidRPr="00462199">
        <w:t>, CO</w:t>
      </w:r>
      <w:r w:rsidRPr="00462199">
        <w:rPr>
          <w:vertAlign w:val="subscript"/>
        </w:rPr>
        <w:t>2</w:t>
      </w:r>
      <w:r w:rsidRPr="00462199">
        <w:t xml:space="preserve"> T&amp;S Connection Delay Compensation pursuant to </w:t>
      </w:r>
      <w:r w:rsidR="007248B2" w:rsidRPr="007248B2">
        <w:t>Condition</w:t>
      </w:r>
      <w:r w:rsidRPr="00462199">
        <w:t xml:space="preserve">s </w:t>
      </w:r>
      <w:r w:rsidR="003D0CDC">
        <w:fldChar w:fldCharType="begin"/>
      </w:r>
      <w:r w:rsidR="003D0CDC">
        <w:instrText xml:space="preserve"> REF _Ref144113142 \w \h </w:instrText>
      </w:r>
      <w:r w:rsidR="003D0CDC">
        <w:fldChar w:fldCharType="separate"/>
      </w:r>
      <w:del w:id="2698" w:author="Faqir, Sofia (Energy Security)" w:date="2023-11-12T19:47:00Z">
        <w:r w:rsidR="00E473FC">
          <w:delText>3.44</w:delText>
        </w:r>
      </w:del>
      <w:r w:rsidR="003D0CDC">
        <w:fldChar w:fldCharType="end"/>
      </w:r>
      <w:r w:rsidRPr="00462199">
        <w:t xml:space="preserve"> to </w:t>
      </w:r>
      <w:r w:rsidRPr="00462199">
        <w:fldChar w:fldCharType="begin"/>
      </w:r>
      <w:r w:rsidRPr="00462199">
        <w:instrText xml:space="preserve">  REF _Ref144113190 \r \h \* MERGEFORMAT </w:instrText>
      </w:r>
      <w:r w:rsidRPr="00462199">
        <w:fldChar w:fldCharType="separate"/>
      </w:r>
      <w:del w:id="2699" w:author="Faqir, Sofia (Energy Security)" w:date="2023-11-12T19:47:00Z">
        <w:r w:rsidR="00E473FC" w:rsidRPr="00E473FC">
          <w:rPr>
            <w:color w:val="000000"/>
          </w:rPr>
          <w:delText>3.64</w:delText>
        </w:r>
      </w:del>
      <w:r w:rsidRPr="00462199">
        <w:fldChar w:fldCharType="end"/>
      </w:r>
      <w:r w:rsidRPr="00462199">
        <w:t xml:space="preserve"> (</w:t>
      </w:r>
      <w:r w:rsidRPr="00462199">
        <w:rPr>
          <w:i/>
          <w:iCs/>
        </w:rPr>
        <w:t>CO</w:t>
      </w:r>
      <w:r w:rsidRPr="00462199">
        <w:rPr>
          <w:i/>
          <w:iCs/>
          <w:vertAlign w:val="subscript"/>
        </w:rPr>
        <w:t>2</w:t>
      </w:r>
      <w:r w:rsidRPr="00462199">
        <w:rPr>
          <w:i/>
          <w:iCs/>
        </w:rPr>
        <w:t xml:space="preserve"> T&amp;S Connection Delay Compensation</w:t>
      </w:r>
      <w:r w:rsidRPr="00462199">
        <w:t>), provided that if the first (1</w:t>
      </w:r>
      <w:r w:rsidRPr="00462199">
        <w:rPr>
          <w:vertAlign w:val="superscript"/>
        </w:rPr>
        <w:t>st</w:t>
      </w:r>
      <w:r w:rsidRPr="00462199">
        <w:t>) day of the Target Commissioning Window has not yet occurred, the Producer shall not be entitled to any CO</w:t>
      </w:r>
      <w:r w:rsidRPr="00462199">
        <w:rPr>
          <w:vertAlign w:val="subscript"/>
        </w:rPr>
        <w:t>2</w:t>
      </w:r>
      <w:r w:rsidRPr="00462199">
        <w:t xml:space="preserve"> T&amp;S Connection Delay Compensation until the first (1</w:t>
      </w:r>
      <w:r w:rsidRPr="00462199">
        <w:rPr>
          <w:vertAlign w:val="superscript"/>
        </w:rPr>
        <w:t>st</w:t>
      </w:r>
      <w:r w:rsidRPr="00462199">
        <w:t>) day of the Target Commissioning Window.</w:t>
      </w:r>
      <w:bookmarkEnd w:id="2696"/>
    </w:p>
    <w:p w14:paraId="4E6C3D5B" w14:textId="24E225CF" w:rsidR="00D179D6" w:rsidRPr="00462199" w:rsidRDefault="00D179D6" w:rsidP="00E5277A">
      <w:pPr>
        <w:pStyle w:val="H2Ashurst"/>
      </w:pPr>
      <w:bookmarkStart w:id="2700" w:name="_Ref144113136"/>
      <w:r w:rsidRPr="00462199">
        <w:t xml:space="preserve">The Producer's entitlement to: (i) an extension to one (1) or more of the Milestone Delivery Date, the Target Commissioning Window and/or the Longstop Date pursuant to </w:t>
      </w:r>
      <w:r w:rsidR="007248B2" w:rsidRPr="007248B2">
        <w:t>Condition</w:t>
      </w:r>
      <w:r w:rsidRPr="00462199">
        <w:t> </w:t>
      </w:r>
      <w:r w:rsidR="003D0CDC">
        <w:fldChar w:fldCharType="begin"/>
      </w:r>
      <w:r w:rsidR="003D0CDC">
        <w:instrText xml:space="preserve"> REF _Ref144113134 \w \h </w:instrText>
      </w:r>
      <w:r w:rsidR="003D0CDC">
        <w:fldChar w:fldCharType="separate"/>
      </w:r>
      <w:del w:id="2701" w:author="Faqir, Sofia (Energy Security)" w:date="2023-11-12T19:47:00Z">
        <w:r w:rsidR="00E473FC">
          <w:delText>3.42(C)(iii)</w:delText>
        </w:r>
      </w:del>
      <w:r w:rsidR="003D0CDC">
        <w:fldChar w:fldCharType="end"/>
      </w:r>
      <w:r w:rsidRPr="00462199">
        <w:t>; and/or (ii) CO</w:t>
      </w:r>
      <w:r w:rsidRPr="00462199">
        <w:rPr>
          <w:vertAlign w:val="subscript"/>
        </w:rPr>
        <w:t>2</w:t>
      </w:r>
      <w:r w:rsidRPr="00462199">
        <w:t xml:space="preserve"> T&amp;S Connection Delay Compensation pursuant to </w:t>
      </w:r>
      <w:r w:rsidR="007248B2" w:rsidRPr="007248B2">
        <w:t>Condition</w:t>
      </w:r>
      <w:r w:rsidRPr="00462199">
        <w:t xml:space="preserve"> </w:t>
      </w:r>
      <w:r w:rsidR="003D0CDC">
        <w:fldChar w:fldCharType="begin"/>
      </w:r>
      <w:r w:rsidR="003D0CDC">
        <w:instrText xml:space="preserve"> REF _Ref144113135 \w \h </w:instrText>
      </w:r>
      <w:r w:rsidR="003D0CDC">
        <w:fldChar w:fldCharType="separate"/>
      </w:r>
      <w:del w:id="2702" w:author="Faqir, Sofia (Energy Security)" w:date="2023-11-12T19:47:00Z">
        <w:r w:rsidR="00E473FC">
          <w:delText>3.42(C)(iv)</w:delText>
        </w:r>
      </w:del>
      <w:r w:rsidR="003D0CDC">
        <w:fldChar w:fldCharType="end"/>
      </w:r>
      <w:r w:rsidRPr="00462199">
        <w:t>:</w:t>
      </w:r>
      <w:bookmarkEnd w:id="2700"/>
    </w:p>
    <w:p w14:paraId="297AB017" w14:textId="3809D115" w:rsidR="00D179D6" w:rsidRPr="00462199" w:rsidRDefault="00D179D6" w:rsidP="00E5277A">
      <w:pPr>
        <w:pStyle w:val="H3Ashurst"/>
      </w:pPr>
      <w:bookmarkStart w:id="2703" w:name="_Ref144113137"/>
      <w:r w:rsidRPr="00462199">
        <w:t xml:space="preserve">shall be subject to and </w:t>
      </w:r>
      <w:r w:rsidR="007248B2" w:rsidRPr="007248B2">
        <w:t>condition</w:t>
      </w:r>
      <w:r w:rsidRPr="00462199">
        <w:t>al upon the Producer using reasonable endeavours to:</w:t>
      </w:r>
      <w:bookmarkEnd w:id="2703"/>
    </w:p>
    <w:p w14:paraId="62C228A3" w14:textId="77777777" w:rsidR="00D179D6" w:rsidRPr="00462199" w:rsidRDefault="00D179D6" w:rsidP="00E5277A">
      <w:pPr>
        <w:pStyle w:val="H4Ashurst"/>
      </w:pPr>
      <w:bookmarkStart w:id="2704" w:name="_Ref144113138"/>
      <w:r w:rsidRPr="00462199">
        <w:t>mitigate the effects of the CO</w:t>
      </w:r>
      <w:r w:rsidRPr="00462199">
        <w:rPr>
          <w:vertAlign w:val="subscript"/>
        </w:rPr>
        <w:t>2</w:t>
      </w:r>
      <w:r w:rsidRPr="00462199">
        <w:t xml:space="preserve"> T&amp;S Commissioning Delay Event (including the consequential delay to the Project);</w:t>
      </w:r>
      <w:bookmarkEnd w:id="2704"/>
    </w:p>
    <w:p w14:paraId="4D9DDD97" w14:textId="77777777" w:rsidR="00D179D6" w:rsidRPr="00462199" w:rsidRDefault="00D179D6" w:rsidP="00E5277A">
      <w:pPr>
        <w:pStyle w:val="H4Ashurst"/>
      </w:pPr>
      <w:bookmarkStart w:id="2705" w:name="_Ref144113139"/>
      <w:r w:rsidRPr="00462199">
        <w:lastRenderedPageBreak/>
        <w:t>carry out its obligations under the LCHA and each other LCHA Document in any way that is reasonably practicable including by preserving the Facility in accordance with the Reasonable and Prudent Standard; and</w:t>
      </w:r>
      <w:bookmarkEnd w:id="2705"/>
    </w:p>
    <w:p w14:paraId="3C4AC4AB" w14:textId="77777777" w:rsidR="00D179D6" w:rsidRPr="00462199" w:rsidRDefault="00D179D6" w:rsidP="00E5277A">
      <w:pPr>
        <w:pStyle w:val="H4Ashurst"/>
      </w:pPr>
      <w:bookmarkStart w:id="2706" w:name="_Ref144113140"/>
      <w:r w:rsidRPr="00462199">
        <w:t>resume the performance of its obligations under the LCHA and each other LCHA Document as soon as reasonably practicable; and</w:t>
      </w:r>
      <w:bookmarkEnd w:id="2706"/>
    </w:p>
    <w:p w14:paraId="1B67B3A8" w14:textId="7DA5DE9A" w:rsidR="00D179D6" w:rsidRPr="00462199" w:rsidRDefault="00D179D6" w:rsidP="00E5277A">
      <w:pPr>
        <w:pStyle w:val="H3Ashurst"/>
      </w:pPr>
      <w:bookmarkStart w:id="2707" w:name="_Ref144113141"/>
      <w:r w:rsidRPr="00462199">
        <w:t>if applicable, shall no longer apply if the Producer subsequently issues a CO</w:t>
      </w:r>
      <w:r w:rsidRPr="00462199">
        <w:rPr>
          <w:vertAlign w:val="subscript"/>
        </w:rPr>
        <w:t>2</w:t>
      </w:r>
      <w:r w:rsidRPr="00462199">
        <w:t xml:space="preserve"> TCDE Notice which relates to </w:t>
      </w:r>
      <w:r w:rsidR="007248B2" w:rsidRPr="007248B2">
        <w:t>Condition</w:t>
      </w:r>
      <w:r w:rsidRPr="00462199">
        <w:t xml:space="preserve"> </w:t>
      </w:r>
      <w:r w:rsidRPr="00462199">
        <w:fldChar w:fldCharType="begin"/>
      </w:r>
      <w:r w:rsidRPr="00462199">
        <w:instrText xml:space="preserve">  REF _Ref144113073 \r \h \* MERGEFORMAT </w:instrText>
      </w:r>
      <w:r w:rsidRPr="00462199">
        <w:fldChar w:fldCharType="separate"/>
      </w:r>
      <w:del w:id="2708" w:author="Faqir, Sofia (Energy Security)" w:date="2023-11-12T19:47:00Z">
        <w:r w:rsidR="00E473FC" w:rsidRPr="00E473FC">
          <w:rPr>
            <w:color w:val="000000"/>
          </w:rPr>
          <w:delText>3.32(A)(ii)</w:delText>
        </w:r>
      </w:del>
      <w:r w:rsidRPr="00462199">
        <w:fldChar w:fldCharType="end"/>
      </w:r>
      <w:r w:rsidRPr="00462199">
        <w:t xml:space="preserve"> and the CO</w:t>
      </w:r>
      <w:r w:rsidRPr="00462199">
        <w:rPr>
          <w:vertAlign w:val="subscript"/>
        </w:rPr>
        <w:t>2</w:t>
      </w:r>
      <w:r w:rsidRPr="00462199">
        <w:t xml:space="preserve"> T&amp;S Connection Confirmation CP is waived pursuant to </w:t>
      </w:r>
      <w:r w:rsidR="007248B2" w:rsidRPr="007248B2">
        <w:t>Condition</w:t>
      </w:r>
      <w:r w:rsidRPr="00462199">
        <w:t xml:space="preserve"> </w:t>
      </w:r>
      <w:r w:rsidR="003D0CDC">
        <w:fldChar w:fldCharType="begin"/>
      </w:r>
      <w:r w:rsidR="003D0CDC">
        <w:instrText xml:space="preserve"> REF _Ref144113192 \w \h </w:instrText>
      </w:r>
      <w:r w:rsidR="003D0CDC">
        <w:fldChar w:fldCharType="separate"/>
      </w:r>
      <w:del w:id="2709" w:author="Faqir, Sofia (Energy Security)" w:date="2023-11-12T19:47:00Z">
        <w:r w:rsidR="00E473FC">
          <w:delText>3.66</w:delText>
        </w:r>
      </w:del>
      <w:r w:rsidR="003D0CDC">
        <w:fldChar w:fldCharType="end"/>
      </w:r>
      <w:r w:rsidRPr="00462199">
        <w:t>.</w:t>
      </w:r>
      <w:bookmarkEnd w:id="2707"/>
    </w:p>
    <w:p w14:paraId="7463FE35" w14:textId="77777777" w:rsidR="00D179D6" w:rsidRPr="00462199" w:rsidRDefault="00D179D6" w:rsidP="005B3BB9">
      <w:pPr>
        <w:pStyle w:val="NormalBoldAshurst"/>
      </w:pPr>
      <w:r w:rsidRPr="00462199">
        <w:t>CO</w:t>
      </w:r>
      <w:r w:rsidRPr="00462199">
        <w:rPr>
          <w:vertAlign w:val="subscript"/>
        </w:rPr>
        <w:t>2</w:t>
      </w:r>
      <w:r w:rsidRPr="00462199">
        <w:rPr>
          <w:i/>
        </w:rPr>
        <w:t xml:space="preserve"> T&amp;S Connection Delay Compensation</w:t>
      </w:r>
    </w:p>
    <w:p w14:paraId="3B1C30B7" w14:textId="5F59B68D" w:rsidR="00D179D6" w:rsidRPr="00462199" w:rsidRDefault="00D179D6" w:rsidP="00E5277A">
      <w:pPr>
        <w:pStyle w:val="H2Ashurst"/>
      </w:pPr>
      <w:bookmarkStart w:id="2710" w:name="_Ref144113142"/>
      <w:r w:rsidRPr="00462199">
        <w:t>If the Producer is entitled to CO</w:t>
      </w:r>
      <w:r w:rsidRPr="00462199">
        <w:rPr>
          <w:vertAlign w:val="subscript"/>
        </w:rPr>
        <w:t>2</w:t>
      </w:r>
      <w:r w:rsidRPr="00462199">
        <w:t xml:space="preserve"> T&amp;S Connection Delay Compensation pursuant to </w:t>
      </w:r>
      <w:r w:rsidR="007248B2" w:rsidRPr="007248B2">
        <w:t>Condition</w:t>
      </w:r>
      <w:r w:rsidRPr="00462199">
        <w:t xml:space="preserve"> </w:t>
      </w:r>
      <w:r w:rsidRPr="00462199">
        <w:fldChar w:fldCharType="begin"/>
      </w:r>
      <w:r w:rsidRPr="00462199">
        <w:instrText xml:space="preserve">  REF _Ref144113135 \r \h \* MERGEFORMAT </w:instrText>
      </w:r>
      <w:r w:rsidRPr="00462199">
        <w:fldChar w:fldCharType="separate"/>
      </w:r>
      <w:del w:id="2711" w:author="Faqir, Sofia (Energy Security)" w:date="2023-11-12T19:47:00Z">
        <w:r w:rsidR="00E473FC" w:rsidRPr="00E473FC">
          <w:rPr>
            <w:color w:val="000000"/>
          </w:rPr>
          <w:delText>3.42(C)(iv)</w:delText>
        </w:r>
      </w:del>
      <w:r w:rsidRPr="00462199">
        <w:fldChar w:fldCharType="end"/>
      </w:r>
      <w:r w:rsidRPr="00462199">
        <w:t xml:space="preserve"> (</w:t>
      </w:r>
      <w:r w:rsidRPr="00462199">
        <w:rPr>
          <w:i/>
          <w:iCs/>
        </w:rPr>
        <w:t>Relief due to CO</w:t>
      </w:r>
      <w:r w:rsidRPr="00462199">
        <w:rPr>
          <w:i/>
          <w:iCs/>
          <w:vertAlign w:val="subscript"/>
        </w:rPr>
        <w:t>2</w:t>
      </w:r>
      <w:r w:rsidRPr="00462199">
        <w:rPr>
          <w:i/>
          <w:iCs/>
        </w:rPr>
        <w:t xml:space="preserve"> T&amp;S Commissioning Delay Event</w:t>
      </w:r>
      <w:r w:rsidRPr="00462199">
        <w:t xml:space="preserve">), the Producer shall, as soon as reasonably practicable, give notice to the LCHA Counterparty (the </w:t>
      </w:r>
      <w:r w:rsidRPr="00462199">
        <w:rPr>
          <w:b/>
          <w:bCs/>
        </w:rPr>
        <w:t>"</w:t>
      </w:r>
      <w:r w:rsidRPr="00462199">
        <w:rPr>
          <w:b/>
        </w:rPr>
        <w:t>CO</w:t>
      </w:r>
      <w:r w:rsidRPr="00462199">
        <w:rPr>
          <w:b/>
          <w:vertAlign w:val="subscript"/>
        </w:rPr>
        <w:t>2</w:t>
      </w:r>
      <w:r w:rsidRPr="00462199">
        <w:rPr>
          <w:b/>
        </w:rPr>
        <w:t xml:space="preserve"> T&amp;S Connection Delay Compensation Notice</w:t>
      </w:r>
      <w:r w:rsidRPr="00462199">
        <w:rPr>
          <w:b/>
          <w:bCs/>
        </w:rPr>
        <w:t>"</w:t>
      </w:r>
      <w:r w:rsidRPr="00462199">
        <w:t>). The CO</w:t>
      </w:r>
      <w:r w:rsidRPr="00462199">
        <w:rPr>
          <w:vertAlign w:val="subscript"/>
        </w:rPr>
        <w:t>2</w:t>
      </w:r>
      <w:r w:rsidRPr="00462199">
        <w:t xml:space="preserve"> T&amp;S Connection Delay Compensation Notice shall:</w:t>
      </w:r>
      <w:bookmarkEnd w:id="2710"/>
    </w:p>
    <w:p w14:paraId="4385A0E4" w14:textId="77777777" w:rsidR="00D179D6" w:rsidRPr="00462199" w:rsidRDefault="00D179D6" w:rsidP="00E5277A">
      <w:pPr>
        <w:pStyle w:val="H3Ashurst"/>
      </w:pPr>
      <w:bookmarkStart w:id="2712" w:name="_Ref144113143"/>
      <w:r w:rsidRPr="00462199">
        <w:t>specify the Producer's good faith estimate of the CO</w:t>
      </w:r>
      <w:r w:rsidRPr="00462199">
        <w:rPr>
          <w:vertAlign w:val="subscript"/>
        </w:rPr>
        <w:t>2</w:t>
      </w:r>
      <w:r w:rsidRPr="00462199">
        <w:t xml:space="preserve"> T&amp;S Connection Delay Compensation; and</w:t>
      </w:r>
      <w:bookmarkEnd w:id="2712"/>
    </w:p>
    <w:p w14:paraId="787A1E72" w14:textId="77777777" w:rsidR="00D179D6" w:rsidRPr="00462199" w:rsidRDefault="00D179D6" w:rsidP="00E5277A">
      <w:pPr>
        <w:pStyle w:val="H3Ashurst"/>
      </w:pPr>
      <w:bookmarkStart w:id="2713" w:name="_Ref144113144"/>
      <w:r w:rsidRPr="00462199">
        <w:t>include such Supporting Information as the Producer considers necessary to enable the LCHA Counterparty to calculate the CO</w:t>
      </w:r>
      <w:r w:rsidRPr="00462199">
        <w:rPr>
          <w:vertAlign w:val="subscript"/>
        </w:rPr>
        <w:t>2</w:t>
      </w:r>
      <w:r w:rsidRPr="00462199">
        <w:t xml:space="preserve"> T&amp;S Connection Delay Compensation.</w:t>
      </w:r>
      <w:bookmarkEnd w:id="2713"/>
    </w:p>
    <w:p w14:paraId="7FEEF086" w14:textId="77777777" w:rsidR="00D179D6" w:rsidRPr="00462199" w:rsidRDefault="00D179D6" w:rsidP="00E5277A">
      <w:pPr>
        <w:pStyle w:val="H2Ashurst"/>
      </w:pPr>
      <w:bookmarkStart w:id="2714" w:name="_Ref144113145"/>
      <w:r w:rsidRPr="00462199">
        <w:t>A CO</w:t>
      </w:r>
      <w:r w:rsidRPr="00462199">
        <w:rPr>
          <w:vertAlign w:val="subscript"/>
        </w:rPr>
        <w:t>2</w:t>
      </w:r>
      <w:r w:rsidRPr="00462199">
        <w:t xml:space="preserve"> T&amp;S Connection Delay Compensation Notice shall be accompanied by a Directors' Certificate in relation to the information contained in, and enclosed with, the CO</w:t>
      </w:r>
      <w:r w:rsidRPr="00462199">
        <w:rPr>
          <w:vertAlign w:val="subscript"/>
        </w:rPr>
        <w:t>2</w:t>
      </w:r>
      <w:r w:rsidRPr="00462199">
        <w:t xml:space="preserve"> T&amp;S Connection Delay Compensation Notice.</w:t>
      </w:r>
      <w:bookmarkEnd w:id="2714"/>
    </w:p>
    <w:p w14:paraId="0C8E414A" w14:textId="77777777" w:rsidR="00D179D6" w:rsidRPr="00462199" w:rsidRDefault="00D179D6" w:rsidP="00E5277A">
      <w:pPr>
        <w:pStyle w:val="H2Ashurst"/>
      </w:pPr>
      <w:bookmarkStart w:id="2715" w:name="_Ref144113146"/>
      <w:r w:rsidRPr="00462199">
        <w:t>The LCHA Counterparty may, by notice to the Producer, require the Producer to provide such Supporting Information in relation to the CO</w:t>
      </w:r>
      <w:r w:rsidRPr="00462199">
        <w:rPr>
          <w:vertAlign w:val="subscript"/>
        </w:rPr>
        <w:t>2</w:t>
      </w:r>
      <w:r w:rsidRPr="00462199">
        <w:t xml:space="preserve"> T&amp;S Connection Delay Compensation Notice (a </w:t>
      </w:r>
      <w:r w:rsidRPr="00462199">
        <w:rPr>
          <w:b/>
          <w:bCs/>
        </w:rPr>
        <w:t>"</w:t>
      </w:r>
      <w:r w:rsidRPr="00462199">
        <w:rPr>
          <w:b/>
        </w:rPr>
        <w:t>Producer CO</w:t>
      </w:r>
      <w:r w:rsidRPr="00462199">
        <w:rPr>
          <w:b/>
          <w:vertAlign w:val="subscript"/>
        </w:rPr>
        <w:t>2</w:t>
      </w:r>
      <w:r w:rsidRPr="00462199">
        <w:rPr>
          <w:b/>
        </w:rPr>
        <w:t xml:space="preserve"> T&amp;S Connection Delay Compensation Notice Information Request</w:t>
      </w:r>
      <w:r w:rsidRPr="00462199">
        <w:rPr>
          <w:b/>
          <w:bCs/>
        </w:rPr>
        <w:t>"</w:t>
      </w:r>
      <w:r w:rsidRPr="00462199">
        <w:t>) as the LCHA Counterparty reasonably requests.</w:t>
      </w:r>
      <w:bookmarkEnd w:id="2715"/>
    </w:p>
    <w:p w14:paraId="486B6A0E" w14:textId="77777777" w:rsidR="00D179D6" w:rsidRPr="00462199" w:rsidRDefault="00D179D6" w:rsidP="00E5277A">
      <w:pPr>
        <w:pStyle w:val="H2Ashurst"/>
      </w:pPr>
      <w:bookmarkStart w:id="2716" w:name="_Ref144113147"/>
      <w:r w:rsidRPr="00462199">
        <w:t>If the LCHA Counterparty issues a Producer CO</w:t>
      </w:r>
      <w:r w:rsidRPr="00462199">
        <w:rPr>
          <w:vertAlign w:val="subscript"/>
        </w:rPr>
        <w:t>2</w:t>
      </w:r>
      <w:r w:rsidRPr="00462199">
        <w:t xml:space="preserve"> T&amp;S Connection Delay Compensation Notice Information Request, the Producer shall as soon as reasonably practicable and in any event, no later than ten (10) Business Days, after receipt of such request, prepare and deliver such further Supporting Information to the LCHA Counterparty.</w:t>
      </w:r>
      <w:bookmarkEnd w:id="2716"/>
    </w:p>
    <w:p w14:paraId="5BD08170" w14:textId="77777777" w:rsidR="00D179D6" w:rsidRPr="00462199" w:rsidRDefault="00D179D6" w:rsidP="00E5277A">
      <w:pPr>
        <w:pStyle w:val="H2Ashurst"/>
      </w:pPr>
      <w:bookmarkStart w:id="2717" w:name="_Ref144113148"/>
      <w:r w:rsidRPr="00462199">
        <w:t>The LCHA Counterparty shall, as soon as reasonably practicable after receipt of a CO</w:t>
      </w:r>
      <w:r w:rsidRPr="00462199">
        <w:rPr>
          <w:vertAlign w:val="subscript"/>
        </w:rPr>
        <w:t>2</w:t>
      </w:r>
      <w:r w:rsidRPr="00462199">
        <w:t xml:space="preserve"> T&amp;S Connection Delay Compensation Notice:</w:t>
      </w:r>
      <w:bookmarkEnd w:id="2717"/>
    </w:p>
    <w:p w14:paraId="6902842B" w14:textId="77777777" w:rsidR="00D179D6" w:rsidRPr="00462199" w:rsidRDefault="00D179D6" w:rsidP="00E5277A">
      <w:pPr>
        <w:pStyle w:val="H3Ashurst"/>
      </w:pPr>
      <w:bookmarkStart w:id="2718" w:name="_Ref144113149"/>
      <w:r w:rsidRPr="00462199">
        <w:t>calculate the CO</w:t>
      </w:r>
      <w:r w:rsidRPr="00462199">
        <w:rPr>
          <w:vertAlign w:val="subscript"/>
        </w:rPr>
        <w:t>2</w:t>
      </w:r>
      <w:r w:rsidRPr="00462199">
        <w:t xml:space="preserve"> T&amp;S Connection Delay Compensation; and</w:t>
      </w:r>
      <w:bookmarkEnd w:id="2718"/>
    </w:p>
    <w:p w14:paraId="209567B3" w14:textId="77777777" w:rsidR="00D179D6" w:rsidRPr="00462199" w:rsidRDefault="00D179D6" w:rsidP="00E5277A">
      <w:pPr>
        <w:pStyle w:val="H3Ashurst"/>
      </w:pPr>
      <w:bookmarkStart w:id="2719" w:name="_Ref144113150"/>
      <w:r w:rsidRPr="00462199">
        <w:t xml:space="preserve">give a notice to the Producer (a </w:t>
      </w:r>
      <w:r w:rsidRPr="00462199">
        <w:rPr>
          <w:b/>
          <w:bCs/>
        </w:rPr>
        <w:t>"</w:t>
      </w:r>
      <w:r w:rsidRPr="00462199">
        <w:rPr>
          <w:b/>
        </w:rPr>
        <w:t>CO</w:t>
      </w:r>
      <w:r w:rsidRPr="00462199">
        <w:rPr>
          <w:b/>
          <w:vertAlign w:val="subscript"/>
        </w:rPr>
        <w:t>2</w:t>
      </w:r>
      <w:r w:rsidRPr="00462199">
        <w:rPr>
          <w:b/>
        </w:rPr>
        <w:t xml:space="preserve"> T&amp;S Connection Delay Compensation Payment Notice</w:t>
      </w:r>
      <w:r w:rsidRPr="00462199">
        <w:rPr>
          <w:b/>
          <w:bCs/>
        </w:rPr>
        <w:t>"</w:t>
      </w:r>
      <w:r w:rsidRPr="00462199">
        <w:t>). A CO</w:t>
      </w:r>
      <w:r w:rsidRPr="00462199">
        <w:rPr>
          <w:vertAlign w:val="subscript"/>
        </w:rPr>
        <w:t>2</w:t>
      </w:r>
      <w:r w:rsidRPr="00462199">
        <w:t xml:space="preserve"> T&amp;S Connection Delay Compensation Payment Notice shall specify:</w:t>
      </w:r>
      <w:bookmarkEnd w:id="2719"/>
    </w:p>
    <w:p w14:paraId="1EB7FE18" w14:textId="77777777" w:rsidR="00D179D6" w:rsidRPr="00462199" w:rsidRDefault="00D179D6" w:rsidP="00E5277A">
      <w:pPr>
        <w:pStyle w:val="H4Ashurst"/>
      </w:pPr>
      <w:bookmarkStart w:id="2720" w:name="_Ref144113151"/>
      <w:r w:rsidRPr="00462199">
        <w:t>the amount of the CO</w:t>
      </w:r>
      <w:r w:rsidRPr="00462199">
        <w:rPr>
          <w:vertAlign w:val="subscript"/>
        </w:rPr>
        <w:t>2</w:t>
      </w:r>
      <w:r w:rsidRPr="00462199">
        <w:t xml:space="preserve"> T&amp;S Connection Delay Compensation;</w:t>
      </w:r>
      <w:bookmarkEnd w:id="2720"/>
    </w:p>
    <w:p w14:paraId="139B9DD0" w14:textId="77777777" w:rsidR="00D179D6" w:rsidRPr="00462199" w:rsidRDefault="00D179D6" w:rsidP="00E5277A">
      <w:pPr>
        <w:pStyle w:val="H4Ashurst"/>
      </w:pPr>
      <w:bookmarkStart w:id="2721" w:name="_Ref144113152"/>
      <w:r w:rsidRPr="00462199">
        <w:t>the principal inputs used by the LCHA Counterparty to calculate the CO</w:t>
      </w:r>
      <w:r w:rsidRPr="00462199">
        <w:rPr>
          <w:vertAlign w:val="subscript"/>
        </w:rPr>
        <w:t>2</w:t>
      </w:r>
      <w:r w:rsidRPr="00462199">
        <w:t xml:space="preserve"> T&amp;S Connection Delay Compensation; and</w:t>
      </w:r>
      <w:bookmarkEnd w:id="2721"/>
    </w:p>
    <w:p w14:paraId="5401E5CA" w14:textId="77777777" w:rsidR="00D179D6" w:rsidRPr="00462199" w:rsidRDefault="00D179D6" w:rsidP="00E5277A">
      <w:pPr>
        <w:pStyle w:val="H4Ashurst"/>
      </w:pPr>
      <w:bookmarkStart w:id="2722" w:name="_Ref144113153"/>
      <w:r w:rsidRPr="00462199">
        <w:t>whether the CO</w:t>
      </w:r>
      <w:r w:rsidRPr="00462199">
        <w:rPr>
          <w:vertAlign w:val="subscript"/>
        </w:rPr>
        <w:t>2</w:t>
      </w:r>
      <w:r w:rsidRPr="00462199">
        <w:t xml:space="preserve"> T&amp;S Connection Delay Compensation shall be effected (after consultation with the Producer) as a lump sum payment or staged payments.</w:t>
      </w:r>
      <w:bookmarkEnd w:id="2722"/>
    </w:p>
    <w:p w14:paraId="67D95D2F" w14:textId="77777777" w:rsidR="00D179D6" w:rsidRPr="00462199" w:rsidRDefault="00D179D6" w:rsidP="00E5277A">
      <w:pPr>
        <w:pStyle w:val="H2Ashurst"/>
      </w:pPr>
      <w:bookmarkStart w:id="2723" w:name="_Ref144113154"/>
      <w:r w:rsidRPr="00462199">
        <w:t>If the CO</w:t>
      </w:r>
      <w:r w:rsidRPr="00462199">
        <w:rPr>
          <w:vertAlign w:val="subscript"/>
        </w:rPr>
        <w:t>2</w:t>
      </w:r>
      <w:r w:rsidRPr="00462199">
        <w:t xml:space="preserve"> T&amp;S Connection Delay Compensation is to be effected:</w:t>
      </w:r>
      <w:bookmarkEnd w:id="2723"/>
    </w:p>
    <w:p w14:paraId="18D8B602" w14:textId="77777777" w:rsidR="00D179D6" w:rsidRPr="00462199" w:rsidRDefault="00D179D6" w:rsidP="00E5277A">
      <w:pPr>
        <w:pStyle w:val="H3Ashurst"/>
      </w:pPr>
      <w:bookmarkStart w:id="2724" w:name="_Ref144113155"/>
      <w:r w:rsidRPr="00462199">
        <w:lastRenderedPageBreak/>
        <w:t>as a lump sum payment, the LCHA Counterparty shall no later than thirty (30) Business Days after the date of the CO</w:t>
      </w:r>
      <w:r w:rsidRPr="00462199">
        <w:rPr>
          <w:vertAlign w:val="subscript"/>
        </w:rPr>
        <w:t>2</w:t>
      </w:r>
      <w:r w:rsidRPr="00462199">
        <w:t xml:space="preserve"> T&amp;S Connection Delay Compensation Payment Notice, pay to the Producer (or such other person as the Producer may direct) the CO</w:t>
      </w:r>
      <w:r w:rsidRPr="00462199">
        <w:rPr>
          <w:vertAlign w:val="subscript"/>
        </w:rPr>
        <w:t>2</w:t>
      </w:r>
      <w:r w:rsidRPr="00462199">
        <w:t xml:space="preserve"> T&amp;S Connection Delay Compensation; or</w:t>
      </w:r>
      <w:bookmarkEnd w:id="2724"/>
    </w:p>
    <w:p w14:paraId="4CCB2DB6" w14:textId="77777777" w:rsidR="00D179D6" w:rsidRPr="00462199" w:rsidRDefault="00D179D6" w:rsidP="00E5277A">
      <w:pPr>
        <w:pStyle w:val="H3Ashurst"/>
      </w:pPr>
      <w:bookmarkStart w:id="2725" w:name="_Ref144113156"/>
      <w:r w:rsidRPr="00462199">
        <w:t>as staged payments, the LCHA Counterparty shall commence payment no later than ten (10) Business Days after the date of the CO</w:t>
      </w:r>
      <w:r w:rsidRPr="00462199">
        <w:rPr>
          <w:vertAlign w:val="subscript"/>
        </w:rPr>
        <w:t>2</w:t>
      </w:r>
      <w:r w:rsidRPr="00462199">
        <w:t xml:space="preserve"> T&amp;S Connection Delay Compensation Payment Notice and the final payment shall be made by the earlier of:</w:t>
      </w:r>
      <w:bookmarkEnd w:id="2725"/>
    </w:p>
    <w:p w14:paraId="29A587CB" w14:textId="64DEC7D4" w:rsidR="00D179D6" w:rsidRPr="00462199" w:rsidRDefault="00D179D6" w:rsidP="00E5277A">
      <w:pPr>
        <w:pStyle w:val="H4Ashurst"/>
      </w:pPr>
      <w:bookmarkStart w:id="2726" w:name="_Ref144113157"/>
      <w:r w:rsidRPr="00462199">
        <w:t>only if the Producer subsequently issue a CO</w:t>
      </w:r>
      <w:r w:rsidRPr="00462199">
        <w:rPr>
          <w:vertAlign w:val="subscript"/>
        </w:rPr>
        <w:t>2</w:t>
      </w:r>
      <w:r w:rsidRPr="00462199">
        <w:t xml:space="preserve"> TCDE Notice which relates to </w:t>
      </w:r>
      <w:r w:rsidR="007248B2" w:rsidRPr="007248B2">
        <w:t>Condition</w:t>
      </w:r>
      <w:r w:rsidRPr="00462199">
        <w:t xml:space="preserve"> </w:t>
      </w:r>
      <w:r w:rsidRPr="00462199">
        <w:fldChar w:fldCharType="begin"/>
      </w:r>
      <w:r w:rsidRPr="00462199">
        <w:instrText xml:space="preserve">  REF _Ref144113073 \r \h \* MERGEFORMAT </w:instrText>
      </w:r>
      <w:r w:rsidRPr="00462199">
        <w:fldChar w:fldCharType="separate"/>
      </w:r>
      <w:del w:id="2727" w:author="Faqir, Sofia (Energy Security)" w:date="2023-11-12T19:47:00Z">
        <w:r w:rsidR="00E473FC" w:rsidRPr="00E473FC">
          <w:rPr>
            <w:color w:val="000000"/>
          </w:rPr>
          <w:delText>3.32(A)(ii)</w:delText>
        </w:r>
      </w:del>
      <w:r w:rsidRPr="00462199">
        <w:fldChar w:fldCharType="end"/>
      </w:r>
      <w:r w:rsidRPr="00462199">
        <w:t>, the date on which the CO</w:t>
      </w:r>
      <w:r w:rsidRPr="00462199">
        <w:rPr>
          <w:vertAlign w:val="subscript"/>
        </w:rPr>
        <w:t>2</w:t>
      </w:r>
      <w:r w:rsidRPr="00462199">
        <w:t xml:space="preserve"> T&amp;S Connection Confirmation CP is waived pursuant to </w:t>
      </w:r>
      <w:r w:rsidR="007248B2" w:rsidRPr="007248B2">
        <w:t>Condition</w:t>
      </w:r>
      <w:r w:rsidRPr="00462199">
        <w:t xml:space="preserve"> </w:t>
      </w:r>
      <w:r w:rsidR="003D0CDC">
        <w:fldChar w:fldCharType="begin"/>
      </w:r>
      <w:r w:rsidR="003D0CDC">
        <w:instrText xml:space="preserve"> REF _Ref144113192 \w \h </w:instrText>
      </w:r>
      <w:r w:rsidR="003D0CDC">
        <w:fldChar w:fldCharType="separate"/>
      </w:r>
      <w:del w:id="2728" w:author="Faqir, Sofia (Energy Security)" w:date="2023-11-12T19:47:00Z">
        <w:r w:rsidR="00E473FC">
          <w:delText>3.66</w:delText>
        </w:r>
      </w:del>
      <w:r w:rsidR="003D0CDC">
        <w:fldChar w:fldCharType="end"/>
      </w:r>
      <w:r w:rsidRPr="00462199">
        <w:t>;</w:t>
      </w:r>
      <w:bookmarkEnd w:id="2726"/>
    </w:p>
    <w:p w14:paraId="4E574712" w14:textId="77777777" w:rsidR="00D179D6" w:rsidRPr="00462199" w:rsidRDefault="00D179D6" w:rsidP="00E5277A">
      <w:pPr>
        <w:pStyle w:val="H4Ashurst"/>
      </w:pPr>
      <w:bookmarkStart w:id="2729" w:name="_Ref144113158"/>
      <w:r w:rsidRPr="00462199">
        <w:t>the CO</w:t>
      </w:r>
      <w:r w:rsidRPr="00462199">
        <w:rPr>
          <w:vertAlign w:val="subscript"/>
        </w:rPr>
        <w:t>2</w:t>
      </w:r>
      <w:r w:rsidRPr="00462199">
        <w:t xml:space="preserve"> T&amp;S Network Availability Date;</w:t>
      </w:r>
      <w:bookmarkEnd w:id="2729"/>
    </w:p>
    <w:p w14:paraId="054E4C98" w14:textId="77777777" w:rsidR="00D179D6" w:rsidRPr="00462199" w:rsidRDefault="00D179D6" w:rsidP="00E5277A">
      <w:pPr>
        <w:pStyle w:val="H4Ashurst"/>
      </w:pPr>
      <w:bookmarkStart w:id="2730" w:name="_Ref144113159"/>
      <w:r w:rsidRPr="00462199">
        <w:t>the date on which the Producer fully implements an Approved Alternative CO</w:t>
      </w:r>
      <w:r w:rsidRPr="00462199">
        <w:rPr>
          <w:vertAlign w:val="subscript"/>
        </w:rPr>
        <w:t>2</w:t>
      </w:r>
      <w:r w:rsidRPr="00462199">
        <w:t xml:space="preserve"> T&amp;S Network Solution Plan such that the CO</w:t>
      </w:r>
      <w:r w:rsidRPr="00462199">
        <w:rPr>
          <w:vertAlign w:val="subscript"/>
        </w:rPr>
        <w:t>2</w:t>
      </w:r>
      <w:r w:rsidRPr="00462199">
        <w:t xml:space="preserve"> T&amp;S Prolonged Unavailability Event has been remedied; and</w:t>
      </w:r>
      <w:bookmarkEnd w:id="2730"/>
    </w:p>
    <w:p w14:paraId="27DD0889" w14:textId="77777777" w:rsidR="00D179D6" w:rsidRPr="00462199" w:rsidRDefault="00D179D6" w:rsidP="00E5277A">
      <w:pPr>
        <w:pStyle w:val="H4Ashurst"/>
      </w:pPr>
      <w:bookmarkStart w:id="2731" w:name="_Ref144113160"/>
      <w:r w:rsidRPr="00462199">
        <w:t>the CO</w:t>
      </w:r>
      <w:r w:rsidRPr="00462199">
        <w:rPr>
          <w:vertAlign w:val="subscript"/>
        </w:rPr>
        <w:t>2</w:t>
      </w:r>
      <w:r w:rsidRPr="00462199">
        <w:t xml:space="preserve"> T&amp;S Prolonged Unavailability Termination Date.</w:t>
      </w:r>
      <w:bookmarkEnd w:id="2731"/>
    </w:p>
    <w:p w14:paraId="659D34C7" w14:textId="77777777" w:rsidR="00D179D6" w:rsidRPr="00462199" w:rsidRDefault="00D179D6" w:rsidP="005B3BB9">
      <w:pPr>
        <w:pStyle w:val="NormalBoldAshurst"/>
      </w:pPr>
      <w:r w:rsidRPr="00462199">
        <w:rPr>
          <w:i/>
        </w:rPr>
        <w:t xml:space="preserve">LCHA Counterparty </w:t>
      </w:r>
      <w:r w:rsidRPr="00462199">
        <w:t>CO</w:t>
      </w:r>
      <w:r w:rsidRPr="00462199">
        <w:rPr>
          <w:vertAlign w:val="subscript"/>
        </w:rPr>
        <w:t>2</w:t>
      </w:r>
      <w:r w:rsidRPr="00462199">
        <w:rPr>
          <w:i/>
        </w:rPr>
        <w:t xml:space="preserve"> T&amp;S Connection Delay True-Up Notice</w:t>
      </w:r>
    </w:p>
    <w:p w14:paraId="5AFE9B4C" w14:textId="77777777" w:rsidR="00D179D6" w:rsidRPr="00462199" w:rsidRDefault="00D179D6" w:rsidP="00E5277A">
      <w:pPr>
        <w:pStyle w:val="H2Ashurst"/>
      </w:pPr>
      <w:bookmarkStart w:id="2732" w:name="_Ref144113161"/>
      <w:r w:rsidRPr="00462199">
        <w:t>If any CO</w:t>
      </w:r>
      <w:r w:rsidRPr="00462199">
        <w:rPr>
          <w:vertAlign w:val="subscript"/>
        </w:rPr>
        <w:t>2</w:t>
      </w:r>
      <w:r w:rsidRPr="00462199">
        <w:t xml:space="preserve"> T&amp;S Connection Delay Compensation has been agreed or determined, or paid, commenced or effected in respect of a CO</w:t>
      </w:r>
      <w:r w:rsidRPr="00462199">
        <w:rPr>
          <w:vertAlign w:val="subscript"/>
        </w:rPr>
        <w:t>2</w:t>
      </w:r>
      <w:r w:rsidRPr="00462199">
        <w:t xml:space="preserve"> T&amp;S Commissioning Delay Event, the LCHA Counterparty may give the Producer a notice (a </w:t>
      </w:r>
      <w:r w:rsidRPr="00462199">
        <w:rPr>
          <w:b/>
        </w:rPr>
        <w:t>"LCHA Counterparty CO</w:t>
      </w:r>
      <w:r w:rsidRPr="00462199">
        <w:rPr>
          <w:b/>
          <w:vertAlign w:val="subscript"/>
        </w:rPr>
        <w:t>2</w:t>
      </w:r>
      <w:r w:rsidRPr="00462199">
        <w:rPr>
          <w:b/>
        </w:rPr>
        <w:t xml:space="preserve"> T&amp;S Connection Delay True-Up Notice"</w:t>
      </w:r>
      <w:r w:rsidRPr="00462199">
        <w:t>), requiring the Producer to confirm:</w:t>
      </w:r>
      <w:bookmarkEnd w:id="2732"/>
    </w:p>
    <w:p w14:paraId="749886C0" w14:textId="77777777" w:rsidR="00D179D6" w:rsidRPr="00462199" w:rsidRDefault="00D179D6" w:rsidP="00E5277A">
      <w:pPr>
        <w:pStyle w:val="H3Ashurst"/>
      </w:pPr>
      <w:bookmarkStart w:id="2733" w:name="_Ref144113162"/>
      <w:r w:rsidRPr="00462199">
        <w:t>the impact of the CO</w:t>
      </w:r>
      <w:r w:rsidRPr="00462199">
        <w:rPr>
          <w:vertAlign w:val="subscript"/>
        </w:rPr>
        <w:t>2</w:t>
      </w:r>
      <w:r w:rsidRPr="00462199">
        <w:t xml:space="preserve"> T&amp;S Commissioning Delay Event (including all irrecoverable and unavoidable out-of-pocket costs which have been incurred in respect of the Project by the Producer, and which arose directly from an extension to the Milestone Delivery Date, the Target Commissioning Window and/or the Longstop Date);</w:t>
      </w:r>
      <w:bookmarkEnd w:id="2733"/>
    </w:p>
    <w:p w14:paraId="1A767348" w14:textId="3F5E8036" w:rsidR="00D179D6" w:rsidRPr="00462199" w:rsidRDefault="00D179D6" w:rsidP="00E5277A">
      <w:pPr>
        <w:pStyle w:val="H3Ashurst"/>
      </w:pPr>
      <w:bookmarkStart w:id="2734" w:name="_Ref144113163"/>
      <w:r w:rsidRPr="00462199">
        <w:t xml:space="preserve">that no amount has been recovered (or is entitled to be recovered) by the Producer pursuant to </w:t>
      </w:r>
      <w:r w:rsidR="007248B2" w:rsidRPr="007248B2">
        <w:t>Condition</w:t>
      </w:r>
      <w:r w:rsidRPr="00462199">
        <w:t>s</w:t>
      </w:r>
      <w:r w:rsidR="003D0CDC">
        <w:t xml:space="preserve"> </w:t>
      </w:r>
      <w:r w:rsidR="003D0CDC">
        <w:fldChar w:fldCharType="begin"/>
      </w:r>
      <w:r w:rsidR="003D0CDC">
        <w:instrText xml:space="preserve"> REF _Ref144115032 \w \h </w:instrText>
      </w:r>
      <w:r w:rsidR="003D0CDC">
        <w:fldChar w:fldCharType="separate"/>
      </w:r>
      <w:del w:id="2735" w:author="Faqir, Sofia (Energy Security)" w:date="2023-11-12T19:47:00Z">
        <w:r w:rsidR="00E473FC">
          <w:delText>65.5</w:delText>
        </w:r>
      </w:del>
      <w:r w:rsidR="003D0CDC">
        <w:fldChar w:fldCharType="end"/>
      </w:r>
      <w:r w:rsidRPr="00462199">
        <w:t xml:space="preserve"> (</w:t>
      </w:r>
      <w:r w:rsidRPr="00462199">
        <w:rPr>
          <w:i/>
          <w:iCs/>
        </w:rPr>
        <w:t>No double recovery</w:t>
      </w:r>
      <w:r w:rsidRPr="00462199">
        <w:t xml:space="preserve">) and </w:t>
      </w:r>
      <w:r w:rsidRPr="00462199">
        <w:fldChar w:fldCharType="begin"/>
      </w:r>
      <w:r w:rsidRPr="00462199">
        <w:instrText xml:space="preserve">  REF _Ref144115034 \r \h \* MERGEFORMAT </w:instrText>
      </w:r>
      <w:r w:rsidRPr="00462199">
        <w:fldChar w:fldCharType="separate"/>
      </w:r>
      <w:del w:id="2736" w:author="Faqir, Sofia (Energy Security)" w:date="2023-11-12T19:47:00Z">
        <w:r w:rsidR="00E473FC" w:rsidRPr="00E473FC">
          <w:rPr>
            <w:color w:val="000000"/>
          </w:rPr>
          <w:delText>65.7</w:delText>
        </w:r>
      </w:del>
      <w:r w:rsidRPr="00462199">
        <w:fldChar w:fldCharType="end"/>
      </w:r>
      <w:r w:rsidRPr="00462199">
        <w:t xml:space="preserve"> (</w:t>
      </w:r>
      <w:r w:rsidRPr="00462199">
        <w:rPr>
          <w:i/>
          <w:iCs/>
        </w:rPr>
        <w:t>No double recovery</w:t>
      </w:r>
      <w:r w:rsidRPr="00462199">
        <w:t>) or, if any amount has been so recovered, confirmation of such amount; and</w:t>
      </w:r>
      <w:bookmarkEnd w:id="2734"/>
    </w:p>
    <w:p w14:paraId="4D314AA0" w14:textId="77777777" w:rsidR="00D179D6" w:rsidRPr="00462199" w:rsidRDefault="00D179D6" w:rsidP="00E5277A">
      <w:pPr>
        <w:pStyle w:val="H3Ashurst"/>
      </w:pPr>
      <w:bookmarkStart w:id="2737" w:name="_Ref144113164"/>
      <w:r w:rsidRPr="00462199">
        <w:t>such other matters which were pertinent to the calculation of the CO</w:t>
      </w:r>
      <w:r w:rsidRPr="00462199">
        <w:rPr>
          <w:vertAlign w:val="subscript"/>
        </w:rPr>
        <w:t>2</w:t>
      </w:r>
      <w:r w:rsidRPr="00462199">
        <w:t xml:space="preserve"> T&amp;S Connection Delay Compensation (including the steps that the Producer has taken to mitigate the effects of the CO</w:t>
      </w:r>
      <w:r w:rsidRPr="00462199">
        <w:rPr>
          <w:vertAlign w:val="subscript"/>
        </w:rPr>
        <w:t>2</w:t>
      </w:r>
      <w:r w:rsidRPr="00462199">
        <w:t xml:space="preserve"> T&amp;S Commissioning Delay Event (including the consequential delay to the Project), including by preserving the Facility in accordance with the Reasonable and Prudent Standard),</w:t>
      </w:r>
      <w:bookmarkEnd w:id="2737"/>
    </w:p>
    <w:p w14:paraId="7708C22D" w14:textId="15155174"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_Ref144113162 \n \h </w:instrText>
      </w:r>
      <w:r>
        <w:fldChar w:fldCharType="separate"/>
      </w:r>
      <w:del w:id="2738" w:author="Faqir, Sofia (Energy Security)" w:date="2023-11-12T19:47:00Z">
        <w:r w:rsidR="00E473FC">
          <w:delText>A)</w:delText>
        </w:r>
      </w:del>
      <w:r>
        <w:fldChar w:fldCharType="end"/>
      </w:r>
      <w:r w:rsidRPr="00462199">
        <w:t xml:space="preserve"> to </w:t>
      </w:r>
      <w:r>
        <w:fldChar w:fldCharType="begin"/>
      </w:r>
      <w:r>
        <w:instrText xml:space="preserve"> REF _Ref144113164 \n \h </w:instrText>
      </w:r>
      <w:r>
        <w:fldChar w:fldCharType="separate"/>
      </w:r>
      <w:del w:id="2739" w:author="Faqir, Sofia (Energy Security)" w:date="2023-11-12T19:47:00Z">
        <w:r w:rsidR="00E473FC">
          <w:delText>C)</w:delText>
        </w:r>
      </w:del>
      <w:r>
        <w:fldChar w:fldCharType="end"/>
      </w:r>
      <w:r w:rsidRPr="00462199">
        <w:t xml:space="preserve"> above being </w:t>
      </w:r>
      <w:r w:rsidRPr="00462199">
        <w:rPr>
          <w:b/>
        </w:rPr>
        <w:t>"CO</w:t>
      </w:r>
      <w:r w:rsidRPr="00462199">
        <w:rPr>
          <w:b/>
          <w:vertAlign w:val="subscript"/>
        </w:rPr>
        <w:t>2</w:t>
      </w:r>
      <w:r w:rsidRPr="00462199">
        <w:rPr>
          <w:b/>
        </w:rPr>
        <w:t xml:space="preserve"> T&amp;S Connection Delay True-Up Information"</w:t>
      </w:r>
      <w:r w:rsidRPr="00462199">
        <w:t>.</w:t>
      </w:r>
    </w:p>
    <w:p w14:paraId="260E2153" w14:textId="77777777" w:rsidR="00D179D6" w:rsidRPr="00462199" w:rsidRDefault="00D179D6" w:rsidP="005B3BB9">
      <w:pPr>
        <w:pStyle w:val="NormalBoldAshurst"/>
      </w:pPr>
      <w:r w:rsidRPr="00462199">
        <w:rPr>
          <w:i/>
        </w:rPr>
        <w:t xml:space="preserve">Producer </w:t>
      </w:r>
      <w:r w:rsidRPr="00462199">
        <w:t>CO</w:t>
      </w:r>
      <w:r w:rsidRPr="00462199">
        <w:rPr>
          <w:vertAlign w:val="subscript"/>
        </w:rPr>
        <w:t>2</w:t>
      </w:r>
      <w:r w:rsidRPr="00462199">
        <w:rPr>
          <w:i/>
        </w:rPr>
        <w:t xml:space="preserve"> T&amp;S Connection Delay True-Up Response Notice</w:t>
      </w:r>
    </w:p>
    <w:p w14:paraId="07213310" w14:textId="77777777" w:rsidR="00D179D6" w:rsidRPr="00462199" w:rsidRDefault="00D179D6" w:rsidP="00E5277A">
      <w:pPr>
        <w:pStyle w:val="H2Ashurst"/>
      </w:pPr>
      <w:bookmarkStart w:id="2740" w:name="_Ref144113165"/>
      <w:r w:rsidRPr="00462199">
        <w:t>If the LCHA Counterparty gives a LCHA Counterparty CO</w:t>
      </w:r>
      <w:r w:rsidRPr="00462199">
        <w:rPr>
          <w:vertAlign w:val="subscript"/>
        </w:rPr>
        <w:t>2</w:t>
      </w:r>
      <w:r w:rsidRPr="00462199">
        <w:t xml:space="preserve"> T&amp;S Connection Delay True-Up Notice to the Producer, the Producer shall, as soon as reasonably practicable and in any event no later than forty (40) Business Days after receipt of such LCHA Counterparty CO</w:t>
      </w:r>
      <w:r w:rsidRPr="00462199">
        <w:rPr>
          <w:vertAlign w:val="subscript"/>
        </w:rPr>
        <w:t>2</w:t>
      </w:r>
      <w:r w:rsidRPr="00462199">
        <w:t xml:space="preserve"> T&amp;S Connection Delay True-Up Notice, give a notice to the LCHA Counterparty (a </w:t>
      </w:r>
      <w:r w:rsidRPr="00462199">
        <w:rPr>
          <w:b/>
        </w:rPr>
        <w:t>"Producer CO</w:t>
      </w:r>
      <w:r w:rsidRPr="00462199">
        <w:rPr>
          <w:b/>
          <w:vertAlign w:val="subscript"/>
        </w:rPr>
        <w:t>2</w:t>
      </w:r>
      <w:r w:rsidRPr="00462199">
        <w:rPr>
          <w:b/>
        </w:rPr>
        <w:t xml:space="preserve"> T&amp;S Connection Delay True-Up Response Notice"</w:t>
      </w:r>
      <w:r w:rsidRPr="00462199">
        <w:t>). A Producer CO</w:t>
      </w:r>
      <w:r w:rsidRPr="00462199">
        <w:rPr>
          <w:vertAlign w:val="subscript"/>
        </w:rPr>
        <w:t>2</w:t>
      </w:r>
      <w:r w:rsidRPr="00462199">
        <w:t xml:space="preserve"> T&amp;S Connection Delay True-Up Response Notice shall:</w:t>
      </w:r>
      <w:bookmarkEnd w:id="2740"/>
    </w:p>
    <w:p w14:paraId="1FB0B259" w14:textId="77777777" w:rsidR="00D179D6" w:rsidRPr="00462199" w:rsidRDefault="00D179D6" w:rsidP="00E5277A">
      <w:pPr>
        <w:pStyle w:val="H3Ashurst"/>
      </w:pPr>
      <w:bookmarkStart w:id="2741" w:name="_Ref144113166"/>
      <w:r w:rsidRPr="00462199">
        <w:t>contain the CO</w:t>
      </w:r>
      <w:r w:rsidRPr="00462199">
        <w:rPr>
          <w:vertAlign w:val="subscript"/>
        </w:rPr>
        <w:t>2</w:t>
      </w:r>
      <w:r w:rsidRPr="00462199">
        <w:t xml:space="preserve"> T&amp;S Connection Delay True-Up Information; and</w:t>
      </w:r>
      <w:bookmarkEnd w:id="2741"/>
    </w:p>
    <w:p w14:paraId="58B6C963" w14:textId="77777777" w:rsidR="00D179D6" w:rsidRPr="00462199" w:rsidRDefault="00D179D6" w:rsidP="00E5277A">
      <w:pPr>
        <w:pStyle w:val="H3Ashurst"/>
      </w:pPr>
      <w:bookmarkStart w:id="2742" w:name="_Ref144113167"/>
      <w:r w:rsidRPr="00462199">
        <w:lastRenderedPageBreak/>
        <w:t>include such Supporting Information, in reasonable detail, as the Producer considers to be relevant to and supportive of the CO</w:t>
      </w:r>
      <w:r w:rsidRPr="00462199">
        <w:rPr>
          <w:vertAlign w:val="subscript"/>
        </w:rPr>
        <w:t>2</w:t>
      </w:r>
      <w:r w:rsidRPr="00462199">
        <w:t xml:space="preserve"> T&amp;S Connection Delay True-Up Information,</w:t>
      </w:r>
      <w:bookmarkEnd w:id="2742"/>
    </w:p>
    <w:p w14:paraId="7758B89F" w14:textId="25637CF4"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_Ref144113162 \n \h </w:instrText>
      </w:r>
      <w:r>
        <w:fldChar w:fldCharType="separate"/>
      </w:r>
      <w:del w:id="2743" w:author="Faqir, Sofia (Energy Security)" w:date="2023-11-12T19:47:00Z">
        <w:r w:rsidR="00E473FC">
          <w:delText>A)</w:delText>
        </w:r>
      </w:del>
      <w:r>
        <w:fldChar w:fldCharType="end"/>
      </w:r>
      <w:r w:rsidRPr="00462199">
        <w:t xml:space="preserve"> and </w:t>
      </w:r>
      <w:r>
        <w:fldChar w:fldCharType="begin"/>
      </w:r>
      <w:r>
        <w:instrText xml:space="preserve"> REF _Ref144113163 \n \h </w:instrText>
      </w:r>
      <w:r>
        <w:fldChar w:fldCharType="separate"/>
      </w:r>
      <w:del w:id="2744" w:author="Faqir, Sofia (Energy Security)" w:date="2023-11-12T19:47:00Z">
        <w:r w:rsidR="00E473FC">
          <w:delText>B)</w:delText>
        </w:r>
      </w:del>
      <w:r>
        <w:fldChar w:fldCharType="end"/>
      </w:r>
      <w:r w:rsidRPr="00462199">
        <w:t xml:space="preserve"> above being the </w:t>
      </w:r>
      <w:r w:rsidRPr="00462199">
        <w:rPr>
          <w:b/>
        </w:rPr>
        <w:t>"CO</w:t>
      </w:r>
      <w:r w:rsidRPr="00462199">
        <w:rPr>
          <w:b/>
          <w:vertAlign w:val="subscript"/>
        </w:rPr>
        <w:t>2</w:t>
      </w:r>
      <w:r w:rsidRPr="00462199">
        <w:rPr>
          <w:b/>
        </w:rPr>
        <w:t xml:space="preserve"> T&amp;S Connection Delay True-Up Response Information"</w:t>
      </w:r>
      <w:r w:rsidRPr="00462199">
        <w:t>).</w:t>
      </w:r>
    </w:p>
    <w:p w14:paraId="21AFADEA" w14:textId="77777777" w:rsidR="00D179D6" w:rsidRPr="00462199" w:rsidRDefault="00D179D6" w:rsidP="00E5277A">
      <w:pPr>
        <w:pStyle w:val="H2Ashurst"/>
      </w:pPr>
      <w:bookmarkStart w:id="2745" w:name="_Ref144113168"/>
      <w:r w:rsidRPr="00462199">
        <w:t>A Producer CO</w:t>
      </w:r>
      <w:r w:rsidRPr="00462199">
        <w:rPr>
          <w:vertAlign w:val="subscript"/>
        </w:rPr>
        <w:t>2</w:t>
      </w:r>
      <w:r w:rsidRPr="00462199">
        <w:t xml:space="preserve"> T&amp;S Connection Delay True-Up Response Notice shall be accompanied by a Directors' Certificate in relation to the CO</w:t>
      </w:r>
      <w:r w:rsidRPr="00462199">
        <w:rPr>
          <w:vertAlign w:val="subscript"/>
        </w:rPr>
        <w:t>2</w:t>
      </w:r>
      <w:r w:rsidRPr="00462199">
        <w:t xml:space="preserve"> T&amp;S Connection Delay True-Up Response Information.</w:t>
      </w:r>
      <w:bookmarkEnd w:id="2745"/>
    </w:p>
    <w:p w14:paraId="6BAFB11D" w14:textId="24B546C6" w:rsidR="00D179D6" w:rsidRPr="00462199" w:rsidRDefault="00D179D6" w:rsidP="00E5277A">
      <w:pPr>
        <w:pStyle w:val="H2Ashurst"/>
      </w:pPr>
      <w:bookmarkStart w:id="2746" w:name="_Ref144113169"/>
      <w:r w:rsidRPr="00462199">
        <w:t>If the Producer becomes aware before CO</w:t>
      </w:r>
      <w:r w:rsidRPr="00462199">
        <w:rPr>
          <w:vertAlign w:val="subscript"/>
        </w:rPr>
        <w:t>2</w:t>
      </w:r>
      <w:r w:rsidRPr="00462199">
        <w:t xml:space="preserve"> T&amp;S Connection Delay True-Up Compensation is agreed or determined, or paid, effected or commenced, pursuant to </w:t>
      </w:r>
      <w:r w:rsidR="007248B2" w:rsidRPr="007248B2">
        <w:t>Condition</w:t>
      </w:r>
      <w:r w:rsidRPr="00462199">
        <w:t xml:space="preserve">s </w:t>
      </w:r>
      <w:r w:rsidR="003D0CDC">
        <w:fldChar w:fldCharType="begin"/>
      </w:r>
      <w:r w:rsidR="003D0CDC">
        <w:instrText xml:space="preserve"> REF _Ref144113165 \w \h </w:instrText>
      </w:r>
      <w:r w:rsidR="003D0CDC">
        <w:fldChar w:fldCharType="separate"/>
      </w:r>
      <w:del w:id="2747" w:author="Faqir, Sofia (Energy Security)" w:date="2023-11-12T19:47:00Z">
        <w:r w:rsidR="00E473FC">
          <w:delText>3.51</w:delText>
        </w:r>
      </w:del>
      <w:r w:rsidR="003D0CDC">
        <w:fldChar w:fldCharType="end"/>
      </w:r>
      <w:r w:rsidRPr="00462199">
        <w:t xml:space="preserve"> to </w:t>
      </w:r>
      <w:r w:rsidRPr="00462199">
        <w:fldChar w:fldCharType="begin"/>
      </w:r>
      <w:r w:rsidRPr="00462199">
        <w:instrText xml:space="preserve">  REF _Ref144113190 \r \h \* MERGEFORMAT </w:instrText>
      </w:r>
      <w:r w:rsidRPr="00462199">
        <w:fldChar w:fldCharType="separate"/>
      </w:r>
      <w:del w:id="2748" w:author="Faqir, Sofia (Energy Security)" w:date="2023-11-12T19:47:00Z">
        <w:r w:rsidR="00E473FC" w:rsidRPr="00E473FC">
          <w:rPr>
            <w:color w:val="000000"/>
          </w:rPr>
          <w:delText>3.64</w:delText>
        </w:r>
      </w:del>
      <w:r w:rsidRPr="00462199">
        <w:fldChar w:fldCharType="end"/>
      </w:r>
      <w:r w:rsidRPr="00462199">
        <w:t xml:space="preserve"> that the CO</w:t>
      </w:r>
      <w:r w:rsidRPr="00462199">
        <w:rPr>
          <w:vertAlign w:val="subscript"/>
        </w:rPr>
        <w:t>2</w:t>
      </w:r>
      <w:r w:rsidRPr="00462199">
        <w:t xml:space="preserve"> T&amp;S Connection Delay True-Up Response Information is no longer true, complete and accurate in all material respects or is misleading (or was not true, complete and accurate in all material respects or was misleading as at the date of the Directors' Certificate referred to in </w:t>
      </w:r>
      <w:r w:rsidR="007248B2" w:rsidRPr="007248B2">
        <w:t>Condition</w:t>
      </w:r>
      <w:r w:rsidRPr="00462199">
        <w:t xml:space="preserve"> </w:t>
      </w:r>
      <w:r w:rsidR="003D0CDC">
        <w:fldChar w:fldCharType="begin"/>
      </w:r>
      <w:r w:rsidR="003D0CDC">
        <w:instrText xml:space="preserve"> REF _Ref144113168 \w \h </w:instrText>
      </w:r>
      <w:r w:rsidR="003D0CDC">
        <w:fldChar w:fldCharType="separate"/>
      </w:r>
      <w:del w:id="2749" w:author="Faqir, Sofia (Energy Security)" w:date="2023-11-12T19:47:00Z">
        <w:r w:rsidR="00E473FC">
          <w:delText>3.52</w:delText>
        </w:r>
      </w:del>
      <w:r w:rsidR="003D0CDC">
        <w:fldChar w:fldCharType="end"/>
      </w:r>
      <w:r w:rsidRPr="00462199">
        <w:t>), the Producer shall as soon as reasonably practicable:</w:t>
      </w:r>
      <w:bookmarkEnd w:id="2746"/>
    </w:p>
    <w:p w14:paraId="4E2A8DD6" w14:textId="77777777" w:rsidR="00D179D6" w:rsidRPr="00462199" w:rsidRDefault="00D179D6" w:rsidP="00E5277A">
      <w:pPr>
        <w:pStyle w:val="H3Ashurst"/>
      </w:pPr>
      <w:bookmarkStart w:id="2750" w:name="_Ref144113170"/>
      <w:r w:rsidRPr="00462199">
        <w:t>notify the LCHA Counterparty that this is the case; and</w:t>
      </w:r>
      <w:bookmarkEnd w:id="2750"/>
    </w:p>
    <w:p w14:paraId="51901E96" w14:textId="77777777" w:rsidR="00D179D6" w:rsidRPr="00462199" w:rsidRDefault="00D179D6" w:rsidP="00E5277A">
      <w:pPr>
        <w:pStyle w:val="H3Ashurst"/>
      </w:pPr>
      <w:bookmarkStart w:id="2751" w:name="_Ref144113171"/>
      <w:r w:rsidRPr="00462199">
        <w:t xml:space="preserve">provide the LCHA Counterparty with the updated, corrected information (the </w:t>
      </w:r>
      <w:r w:rsidRPr="00462199">
        <w:rPr>
          <w:b/>
        </w:rPr>
        <w:t>"Revised Producer CO</w:t>
      </w:r>
      <w:r w:rsidRPr="00462199">
        <w:rPr>
          <w:b/>
          <w:vertAlign w:val="subscript"/>
        </w:rPr>
        <w:t>2</w:t>
      </w:r>
      <w:r w:rsidRPr="00462199">
        <w:rPr>
          <w:b/>
        </w:rPr>
        <w:t xml:space="preserve"> T&amp;S Connection Delay True-Up Response Information"</w:t>
      </w:r>
      <w:r w:rsidRPr="00462199">
        <w:t>), together with a Directors' Certificate in relation to the Revised Producer CO</w:t>
      </w:r>
      <w:r w:rsidRPr="00462199">
        <w:rPr>
          <w:vertAlign w:val="subscript"/>
        </w:rPr>
        <w:t>2</w:t>
      </w:r>
      <w:r w:rsidRPr="00462199">
        <w:t xml:space="preserve"> T&amp;S Connection Delay True-Up Response Information.</w:t>
      </w:r>
      <w:bookmarkEnd w:id="2751"/>
    </w:p>
    <w:p w14:paraId="20F24426" w14:textId="77777777" w:rsidR="00D179D6" w:rsidRPr="00462199" w:rsidRDefault="00D179D6" w:rsidP="00E5277A">
      <w:pPr>
        <w:pStyle w:val="H2Ashurst"/>
      </w:pPr>
      <w:bookmarkStart w:id="2752" w:name="_Ref144113172"/>
      <w:r w:rsidRPr="00462199">
        <w:t>The LCHA Counterparty may, by notice to the Producer no later than twenty (20) Business Days after receipt of a Producer CO</w:t>
      </w:r>
      <w:r w:rsidRPr="00462199">
        <w:rPr>
          <w:vertAlign w:val="subscript"/>
        </w:rPr>
        <w:t>2</w:t>
      </w:r>
      <w:r w:rsidRPr="00462199">
        <w:t xml:space="preserve"> T&amp;S Connection Delay True-Up Response Notice or any Revised Producer CO</w:t>
      </w:r>
      <w:r w:rsidRPr="00462199">
        <w:rPr>
          <w:vertAlign w:val="subscript"/>
        </w:rPr>
        <w:t>2</w:t>
      </w:r>
      <w:r w:rsidRPr="00462199">
        <w:t xml:space="preserve"> T&amp;S Connection Delay True-Up Response Information, require the Producer to provide such Supporting Information in relation to that Producer CO</w:t>
      </w:r>
      <w:r w:rsidRPr="00462199">
        <w:rPr>
          <w:vertAlign w:val="subscript"/>
        </w:rPr>
        <w:t>2</w:t>
      </w:r>
      <w:r w:rsidRPr="00462199">
        <w:t xml:space="preserve"> T&amp;S Connection Delay True-Up Response Notice or, as the case may be, the Revised Producer CO</w:t>
      </w:r>
      <w:r w:rsidRPr="00462199">
        <w:rPr>
          <w:vertAlign w:val="subscript"/>
        </w:rPr>
        <w:t>2</w:t>
      </w:r>
      <w:r w:rsidRPr="00462199">
        <w:t xml:space="preserve"> T&amp;S Connection Delay True-Up Response Information (a </w:t>
      </w:r>
      <w:r w:rsidRPr="00462199">
        <w:rPr>
          <w:b/>
        </w:rPr>
        <w:t>"Producer CO</w:t>
      </w:r>
      <w:r w:rsidRPr="00462199">
        <w:rPr>
          <w:b/>
          <w:vertAlign w:val="subscript"/>
        </w:rPr>
        <w:t>2</w:t>
      </w:r>
      <w:r w:rsidRPr="00462199">
        <w:rPr>
          <w:b/>
        </w:rPr>
        <w:t xml:space="preserve"> T&amp;S Connection Delay True-Up Response Notice Information Request"</w:t>
      </w:r>
      <w:r w:rsidRPr="00462199">
        <w:t>) as the LCHA Counterparty reasonably requests.</w:t>
      </w:r>
      <w:bookmarkEnd w:id="2752"/>
    </w:p>
    <w:p w14:paraId="092D2F9D" w14:textId="77777777" w:rsidR="00D179D6" w:rsidRPr="00462199" w:rsidRDefault="00D179D6" w:rsidP="00E5277A">
      <w:pPr>
        <w:pStyle w:val="H2Ashurst"/>
      </w:pPr>
      <w:bookmarkStart w:id="2753" w:name="_Ref144113173"/>
      <w:r w:rsidRPr="00462199">
        <w:t>If the LCHA Counterparty gives a Producer CO</w:t>
      </w:r>
      <w:r w:rsidRPr="00462199">
        <w:rPr>
          <w:vertAlign w:val="subscript"/>
        </w:rPr>
        <w:t>2</w:t>
      </w:r>
      <w:r w:rsidRPr="00462199">
        <w:t xml:space="preserve"> T&amp;S Connection Delay True-Up Response Notice Information Request to the Producer, the Producer shall, no later than twenty (20) Business Days, or such longer period as is specified by the LCHA Counterparty, after receipt of the request, prepare and deliver such further Supporting Information to the LCHA Counterparty.</w:t>
      </w:r>
      <w:bookmarkEnd w:id="2753"/>
    </w:p>
    <w:p w14:paraId="25884A4A" w14:textId="77777777" w:rsidR="00D179D6" w:rsidRPr="00462199" w:rsidRDefault="00D179D6" w:rsidP="005B3BB9">
      <w:pPr>
        <w:pStyle w:val="NormalBoldAshurst"/>
      </w:pPr>
      <w:r w:rsidRPr="00462199">
        <w:rPr>
          <w:i/>
        </w:rPr>
        <w:t xml:space="preserve">Producer </w:t>
      </w:r>
      <w:r w:rsidRPr="00462199">
        <w:t>CO</w:t>
      </w:r>
      <w:r w:rsidRPr="00462199">
        <w:rPr>
          <w:vertAlign w:val="subscript"/>
        </w:rPr>
        <w:t>2</w:t>
      </w:r>
      <w:r w:rsidRPr="00462199">
        <w:rPr>
          <w:i/>
        </w:rPr>
        <w:t xml:space="preserve"> T&amp;S Connection Delay True-Up Notice</w:t>
      </w:r>
    </w:p>
    <w:p w14:paraId="7896D1D2" w14:textId="77777777" w:rsidR="00D179D6" w:rsidRPr="00462199" w:rsidRDefault="00D179D6" w:rsidP="00E5277A">
      <w:pPr>
        <w:pStyle w:val="H2Ashurst"/>
      </w:pPr>
      <w:bookmarkStart w:id="2754" w:name="_Ref144113174"/>
      <w:r w:rsidRPr="00462199">
        <w:t>If any CO</w:t>
      </w:r>
      <w:r w:rsidRPr="00462199">
        <w:rPr>
          <w:vertAlign w:val="subscript"/>
        </w:rPr>
        <w:t>2</w:t>
      </w:r>
      <w:r w:rsidRPr="00462199">
        <w:t xml:space="preserve"> T&amp;S Connection Delay Compensation has been agreed or determined, or paid, commenced or effected, in respect of any CO</w:t>
      </w:r>
      <w:r w:rsidRPr="00462199">
        <w:rPr>
          <w:vertAlign w:val="subscript"/>
        </w:rPr>
        <w:t>2</w:t>
      </w:r>
      <w:r w:rsidRPr="00462199">
        <w:t xml:space="preserve"> T&amp;S Commissioning Delay Event, the Producer may, give the LCHA Counterparty a notice (a </w:t>
      </w:r>
      <w:r w:rsidRPr="00462199">
        <w:rPr>
          <w:b/>
        </w:rPr>
        <w:t>"Producer CO</w:t>
      </w:r>
      <w:r w:rsidRPr="00462199">
        <w:rPr>
          <w:b/>
          <w:vertAlign w:val="subscript"/>
        </w:rPr>
        <w:t>2</w:t>
      </w:r>
      <w:r w:rsidRPr="00462199">
        <w:rPr>
          <w:b/>
        </w:rPr>
        <w:t xml:space="preserve"> T&amp;S Connection Delay True-Up Notice"</w:t>
      </w:r>
      <w:r w:rsidRPr="00462199">
        <w:t>). A Producer CO</w:t>
      </w:r>
      <w:r w:rsidRPr="00462199">
        <w:rPr>
          <w:vertAlign w:val="subscript"/>
        </w:rPr>
        <w:t>2</w:t>
      </w:r>
      <w:r w:rsidRPr="00462199">
        <w:t xml:space="preserve"> T&amp;S Connection Delay True-Up Notice shall:</w:t>
      </w:r>
      <w:bookmarkEnd w:id="2754"/>
    </w:p>
    <w:p w14:paraId="4CFC566E" w14:textId="77777777" w:rsidR="00D179D6" w:rsidRPr="00462199" w:rsidRDefault="00D179D6" w:rsidP="00E5277A">
      <w:pPr>
        <w:pStyle w:val="H3Ashurst"/>
      </w:pPr>
      <w:bookmarkStart w:id="2755" w:name="_Ref144113175"/>
      <w:r w:rsidRPr="00462199">
        <w:t>contain the CO</w:t>
      </w:r>
      <w:r w:rsidRPr="00462199">
        <w:rPr>
          <w:vertAlign w:val="subscript"/>
        </w:rPr>
        <w:t>2</w:t>
      </w:r>
      <w:r w:rsidRPr="00462199">
        <w:t xml:space="preserve"> T&amp;S Connection Delay True-Up Information; and</w:t>
      </w:r>
      <w:bookmarkEnd w:id="2755"/>
    </w:p>
    <w:p w14:paraId="078C9E98" w14:textId="77777777" w:rsidR="00D179D6" w:rsidRPr="00462199" w:rsidRDefault="00D179D6" w:rsidP="00E5277A">
      <w:pPr>
        <w:pStyle w:val="H3Ashurst"/>
      </w:pPr>
      <w:bookmarkStart w:id="2756" w:name="_Ref144113176"/>
      <w:r w:rsidRPr="00462199">
        <w:t>include such Supporting Information, in reasonable detail, as the Producer considers to be relevant to and supportive of the CO</w:t>
      </w:r>
      <w:r w:rsidRPr="00462199">
        <w:rPr>
          <w:vertAlign w:val="subscript"/>
        </w:rPr>
        <w:t>2</w:t>
      </w:r>
      <w:r w:rsidRPr="00462199">
        <w:t xml:space="preserve"> T&amp;S Connection Delay True-Up Information,</w:t>
      </w:r>
      <w:bookmarkEnd w:id="2756"/>
    </w:p>
    <w:p w14:paraId="38ACDE86" w14:textId="254678D3"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_Ref144113175 \n \h </w:instrText>
      </w:r>
      <w:r>
        <w:fldChar w:fldCharType="separate"/>
      </w:r>
      <w:del w:id="2757" w:author="Faqir, Sofia (Energy Security)" w:date="2023-11-12T19:47:00Z">
        <w:r w:rsidR="00E473FC">
          <w:delText>A)</w:delText>
        </w:r>
      </w:del>
      <w:r>
        <w:fldChar w:fldCharType="end"/>
      </w:r>
      <w:r w:rsidRPr="00462199">
        <w:t xml:space="preserve"> and </w:t>
      </w:r>
      <w:r>
        <w:fldChar w:fldCharType="begin"/>
      </w:r>
      <w:r>
        <w:instrText xml:space="preserve"> REF _Ref144113176 \n \h </w:instrText>
      </w:r>
      <w:r>
        <w:fldChar w:fldCharType="separate"/>
      </w:r>
      <w:del w:id="2758" w:author="Faqir, Sofia (Energy Security)" w:date="2023-11-12T19:47:00Z">
        <w:r w:rsidR="00E473FC">
          <w:delText>B)</w:delText>
        </w:r>
      </w:del>
      <w:r>
        <w:fldChar w:fldCharType="end"/>
      </w:r>
      <w:r w:rsidRPr="00462199">
        <w:t xml:space="preserve"> above being </w:t>
      </w:r>
      <w:r w:rsidRPr="00462199">
        <w:rPr>
          <w:b/>
        </w:rPr>
        <w:t>"CO</w:t>
      </w:r>
      <w:r w:rsidRPr="00462199">
        <w:rPr>
          <w:b/>
          <w:vertAlign w:val="subscript"/>
        </w:rPr>
        <w:t>2</w:t>
      </w:r>
      <w:r w:rsidRPr="00462199">
        <w:rPr>
          <w:b/>
        </w:rPr>
        <w:t xml:space="preserve"> T&amp;S Connection Delay True-Up Supporting Information"</w:t>
      </w:r>
      <w:r w:rsidRPr="00462199">
        <w:t>).</w:t>
      </w:r>
    </w:p>
    <w:p w14:paraId="5AE18216" w14:textId="77777777" w:rsidR="00D179D6" w:rsidRPr="00462199" w:rsidRDefault="00D179D6" w:rsidP="00E5277A">
      <w:pPr>
        <w:pStyle w:val="H2Ashurst"/>
      </w:pPr>
      <w:bookmarkStart w:id="2759" w:name="_Ref144113177"/>
      <w:r w:rsidRPr="00462199">
        <w:t>A Producer CO</w:t>
      </w:r>
      <w:r w:rsidRPr="00462199">
        <w:rPr>
          <w:vertAlign w:val="subscript"/>
        </w:rPr>
        <w:t>2</w:t>
      </w:r>
      <w:r w:rsidRPr="00462199">
        <w:t xml:space="preserve"> T&amp;S Connection Delay True-Up Notice shall be accompanied by a Directors' Certificate in relation to the CO</w:t>
      </w:r>
      <w:r w:rsidRPr="00462199">
        <w:rPr>
          <w:vertAlign w:val="subscript"/>
        </w:rPr>
        <w:t>2</w:t>
      </w:r>
      <w:r w:rsidRPr="00462199">
        <w:t xml:space="preserve"> T&amp;S Connection Delay True-Up Supporting Information.</w:t>
      </w:r>
      <w:bookmarkEnd w:id="2759"/>
    </w:p>
    <w:p w14:paraId="184863CE" w14:textId="719A7B5F" w:rsidR="00D179D6" w:rsidRPr="00462199" w:rsidRDefault="00D179D6" w:rsidP="00E5277A">
      <w:pPr>
        <w:pStyle w:val="H2Ashurst"/>
      </w:pPr>
      <w:bookmarkStart w:id="2760" w:name="_Ref144113178"/>
      <w:r w:rsidRPr="00462199">
        <w:lastRenderedPageBreak/>
        <w:t>If the Producer becomes aware before CO</w:t>
      </w:r>
      <w:r w:rsidRPr="00462199">
        <w:rPr>
          <w:vertAlign w:val="subscript"/>
        </w:rPr>
        <w:t>2</w:t>
      </w:r>
      <w:r w:rsidRPr="00462199">
        <w:t xml:space="preserve"> T&amp;S Connection Delay True-Up Compensation is agreed or determined, or paid, effected or commenced, pursuant to </w:t>
      </w:r>
      <w:r w:rsidR="007248B2" w:rsidRPr="007248B2">
        <w:t>Condition</w:t>
      </w:r>
      <w:r w:rsidRPr="00462199">
        <w:t xml:space="preserve">s </w:t>
      </w:r>
      <w:r w:rsidR="003D0CDC">
        <w:fldChar w:fldCharType="begin"/>
      </w:r>
      <w:r w:rsidR="003D0CDC">
        <w:instrText xml:space="preserve"> REF _Ref144113165 \w \h </w:instrText>
      </w:r>
      <w:r w:rsidR="003D0CDC">
        <w:fldChar w:fldCharType="separate"/>
      </w:r>
      <w:del w:id="2761" w:author="Faqir, Sofia (Energy Security)" w:date="2023-11-12T19:47:00Z">
        <w:r w:rsidR="00E473FC">
          <w:delText>3.51</w:delText>
        </w:r>
      </w:del>
      <w:r w:rsidR="003D0CDC">
        <w:fldChar w:fldCharType="end"/>
      </w:r>
      <w:r w:rsidRPr="00462199">
        <w:t xml:space="preserve"> to </w:t>
      </w:r>
      <w:r w:rsidRPr="00462199">
        <w:fldChar w:fldCharType="begin"/>
      </w:r>
      <w:r w:rsidRPr="00462199">
        <w:instrText xml:space="preserve">  REF _Ref144113190 \r \h \* MERGEFORMAT </w:instrText>
      </w:r>
      <w:r w:rsidRPr="00462199">
        <w:fldChar w:fldCharType="separate"/>
      </w:r>
      <w:del w:id="2762" w:author="Faqir, Sofia (Energy Security)" w:date="2023-11-12T19:47:00Z">
        <w:r w:rsidR="00E473FC" w:rsidRPr="00E473FC">
          <w:rPr>
            <w:color w:val="000000"/>
          </w:rPr>
          <w:delText>3.64</w:delText>
        </w:r>
      </w:del>
      <w:r w:rsidRPr="00462199">
        <w:fldChar w:fldCharType="end"/>
      </w:r>
      <w:r w:rsidRPr="00462199">
        <w:t>, that the CO</w:t>
      </w:r>
      <w:r w:rsidRPr="00462199">
        <w:rPr>
          <w:vertAlign w:val="subscript"/>
        </w:rPr>
        <w:t>2</w:t>
      </w:r>
      <w:r w:rsidRPr="00462199">
        <w:t xml:space="preserve"> T&amp;S Connection Delay True-Up Supporting Information is no longer true, complete and accurate in all material respects or is misleading (or was not true, complete and accurate in all material respects or was misleading as at the date of the Directors' Certificate referred to in </w:t>
      </w:r>
      <w:r w:rsidR="007248B2" w:rsidRPr="007248B2">
        <w:t>Condition</w:t>
      </w:r>
      <w:r w:rsidRPr="00462199">
        <w:t xml:space="preserve"> </w:t>
      </w:r>
      <w:r w:rsidR="003D0CDC">
        <w:fldChar w:fldCharType="begin"/>
      </w:r>
      <w:r w:rsidR="003D0CDC">
        <w:instrText xml:space="preserve"> REF _Ref144113177 \w \h </w:instrText>
      </w:r>
      <w:r w:rsidR="003D0CDC">
        <w:fldChar w:fldCharType="separate"/>
      </w:r>
      <w:del w:id="2763" w:author="Faqir, Sofia (Energy Security)" w:date="2023-11-12T19:47:00Z">
        <w:r w:rsidR="00E473FC">
          <w:delText>3.57</w:delText>
        </w:r>
      </w:del>
      <w:r w:rsidR="003D0CDC">
        <w:fldChar w:fldCharType="end"/>
      </w:r>
      <w:r w:rsidRPr="00462199">
        <w:t>), the Producer shall as soon as reasonably practicable:</w:t>
      </w:r>
      <w:bookmarkEnd w:id="2760"/>
    </w:p>
    <w:p w14:paraId="2C299933" w14:textId="77777777" w:rsidR="00D179D6" w:rsidRPr="00462199" w:rsidRDefault="00D179D6" w:rsidP="00E5277A">
      <w:pPr>
        <w:pStyle w:val="H3Ashurst"/>
      </w:pPr>
      <w:bookmarkStart w:id="2764" w:name="_Ref144113179"/>
      <w:r w:rsidRPr="00462199">
        <w:t>notify the LCHA Counterparty that this is the case; and</w:t>
      </w:r>
      <w:bookmarkEnd w:id="2764"/>
    </w:p>
    <w:p w14:paraId="52E6F851" w14:textId="77777777" w:rsidR="00D179D6" w:rsidRPr="00462199" w:rsidRDefault="00D179D6" w:rsidP="00E5277A">
      <w:pPr>
        <w:pStyle w:val="H3Ashurst"/>
      </w:pPr>
      <w:bookmarkStart w:id="2765" w:name="_Ref144113180"/>
      <w:r w:rsidRPr="00462199">
        <w:t xml:space="preserve">provide the LCHA Counterparty with the updated, corrected information (the </w:t>
      </w:r>
      <w:r w:rsidRPr="00462199">
        <w:rPr>
          <w:b/>
        </w:rPr>
        <w:t>"Revised Producer CO</w:t>
      </w:r>
      <w:r w:rsidRPr="00462199">
        <w:rPr>
          <w:b/>
          <w:vertAlign w:val="subscript"/>
        </w:rPr>
        <w:t>2</w:t>
      </w:r>
      <w:r w:rsidRPr="00462199">
        <w:rPr>
          <w:b/>
        </w:rPr>
        <w:t xml:space="preserve"> T&amp;S Connection Delay True-Up Information"</w:t>
      </w:r>
      <w:r w:rsidRPr="00462199">
        <w:t>), together with a Directors' Certificate in relation to the Revised Producer CO</w:t>
      </w:r>
      <w:r w:rsidRPr="00462199">
        <w:rPr>
          <w:vertAlign w:val="subscript"/>
        </w:rPr>
        <w:t>2</w:t>
      </w:r>
      <w:r w:rsidRPr="00462199">
        <w:t xml:space="preserve"> T&amp;S Connection Delay True-Up Information.</w:t>
      </w:r>
      <w:bookmarkEnd w:id="2765"/>
    </w:p>
    <w:p w14:paraId="01D11D83" w14:textId="77777777" w:rsidR="00D179D6" w:rsidRPr="00462199" w:rsidRDefault="00D179D6" w:rsidP="00E5277A">
      <w:pPr>
        <w:pStyle w:val="H2Ashurst"/>
      </w:pPr>
      <w:bookmarkStart w:id="2766" w:name="_Ref144113181"/>
      <w:r w:rsidRPr="00462199">
        <w:t>The LCHA Counterparty may, by notice to the Producer no later than twenty (20) Business Days after receipt of a Producer CO</w:t>
      </w:r>
      <w:r w:rsidRPr="00462199">
        <w:rPr>
          <w:vertAlign w:val="subscript"/>
        </w:rPr>
        <w:t>2</w:t>
      </w:r>
      <w:r w:rsidRPr="00462199">
        <w:t xml:space="preserve"> T&amp;S Connection Delay True-Up Notice or any Revised Producer CO</w:t>
      </w:r>
      <w:r w:rsidRPr="00462199">
        <w:rPr>
          <w:vertAlign w:val="subscript"/>
        </w:rPr>
        <w:t>2</w:t>
      </w:r>
      <w:r w:rsidRPr="00462199">
        <w:t xml:space="preserve"> T&amp;S Connection Delay True-Up Information, require the Producer to provide such Supporting Information in relation to that Producer CO</w:t>
      </w:r>
      <w:r w:rsidRPr="00462199">
        <w:rPr>
          <w:vertAlign w:val="subscript"/>
        </w:rPr>
        <w:t>2</w:t>
      </w:r>
      <w:r w:rsidRPr="00462199">
        <w:t xml:space="preserve"> T&amp;S Connection Delay True-Up Notice or, as the case may be, the Revised Producer CO</w:t>
      </w:r>
      <w:r w:rsidRPr="00462199">
        <w:rPr>
          <w:vertAlign w:val="subscript"/>
        </w:rPr>
        <w:t>2</w:t>
      </w:r>
      <w:r w:rsidRPr="00462199">
        <w:t xml:space="preserve"> T&amp;S Connection Delay True-Up Information (a </w:t>
      </w:r>
      <w:r w:rsidRPr="00462199">
        <w:rPr>
          <w:b/>
        </w:rPr>
        <w:t>"Producer CO</w:t>
      </w:r>
      <w:r w:rsidRPr="00462199">
        <w:rPr>
          <w:b/>
          <w:vertAlign w:val="subscript"/>
        </w:rPr>
        <w:t>2</w:t>
      </w:r>
      <w:r w:rsidRPr="00462199">
        <w:rPr>
          <w:b/>
        </w:rPr>
        <w:t xml:space="preserve"> T&amp;S Connection Delay True-Up Notice Information Request"</w:t>
      </w:r>
      <w:r w:rsidRPr="00462199">
        <w:t>) as the LCHA Counterparty reasonably requests.</w:t>
      </w:r>
      <w:bookmarkEnd w:id="2766"/>
    </w:p>
    <w:p w14:paraId="4E65D526" w14:textId="77777777" w:rsidR="00D179D6" w:rsidRPr="00462199" w:rsidRDefault="00D179D6" w:rsidP="00E5277A">
      <w:pPr>
        <w:pStyle w:val="H2Ashurst"/>
      </w:pPr>
      <w:bookmarkStart w:id="2767" w:name="_Ref144113182"/>
      <w:r w:rsidRPr="00462199">
        <w:t>If the LCHA Counterparty gives a Producer CO</w:t>
      </w:r>
      <w:r w:rsidRPr="00462199">
        <w:rPr>
          <w:vertAlign w:val="subscript"/>
        </w:rPr>
        <w:t>2</w:t>
      </w:r>
      <w:r w:rsidRPr="00462199">
        <w:t xml:space="preserve"> T&amp;S Connection Delay True-Up Notice Information Request to the Producer, the Producer shall, no later than twenty (20) Business Days, or such longer period as is specified by the LCHA Counterparty, after receipt of the request, prepare and deliver such further Supporting Information to the LCHA Counterparty.</w:t>
      </w:r>
      <w:bookmarkEnd w:id="2767"/>
    </w:p>
    <w:p w14:paraId="33AEF33E" w14:textId="77777777" w:rsidR="00D179D6" w:rsidRPr="00462199" w:rsidRDefault="00D179D6" w:rsidP="00E5277A">
      <w:pPr>
        <w:pStyle w:val="H2Ashurst"/>
      </w:pPr>
      <w:bookmarkStart w:id="2768" w:name="_Ref144113183"/>
      <w:r w:rsidRPr="00462199">
        <w:t>The LCHA Counterparty shall be under no obligation to consider or take any action in response to a Producer CO</w:t>
      </w:r>
      <w:r w:rsidRPr="00462199">
        <w:rPr>
          <w:vertAlign w:val="subscript"/>
        </w:rPr>
        <w:t>2</w:t>
      </w:r>
      <w:r w:rsidRPr="00462199">
        <w:t xml:space="preserve"> T&amp;S Connection Delay True-Up Notice unless and until the Producer shall have provided the LCHA Counterparty with all the CO</w:t>
      </w:r>
      <w:r w:rsidRPr="00462199">
        <w:rPr>
          <w:vertAlign w:val="subscript"/>
        </w:rPr>
        <w:t>2</w:t>
      </w:r>
      <w:r w:rsidRPr="00462199">
        <w:t xml:space="preserve"> T&amp;S Connection Delay True-Up Information, and the Directors' Certificate in respect of such Producer CO</w:t>
      </w:r>
      <w:r w:rsidRPr="00462199">
        <w:rPr>
          <w:vertAlign w:val="subscript"/>
        </w:rPr>
        <w:t>2</w:t>
      </w:r>
      <w:r w:rsidRPr="00462199">
        <w:t xml:space="preserve"> T&amp;S Connection Delay True-Up Notice.</w:t>
      </w:r>
      <w:bookmarkEnd w:id="2768"/>
    </w:p>
    <w:p w14:paraId="59B6533C" w14:textId="77777777" w:rsidR="00D179D6" w:rsidRPr="00462199" w:rsidRDefault="00D179D6" w:rsidP="005B3BB9">
      <w:pPr>
        <w:pStyle w:val="NormalBoldAshurst"/>
      </w:pPr>
      <w:r w:rsidRPr="00462199">
        <w:rPr>
          <w:i/>
        </w:rPr>
        <w:t>Agreement between the Parties in respect of a true-up</w:t>
      </w:r>
    </w:p>
    <w:p w14:paraId="42A40A1A" w14:textId="77777777" w:rsidR="00D179D6" w:rsidRPr="00462199" w:rsidRDefault="00D179D6" w:rsidP="00E5277A">
      <w:pPr>
        <w:pStyle w:val="H2Ashurst"/>
      </w:pPr>
      <w:bookmarkStart w:id="2769" w:name="_Ref144113184"/>
      <w:r w:rsidRPr="00462199">
        <w:t>The Parties shall meet to discuss and, in good faith, seek to agree:</w:t>
      </w:r>
      <w:bookmarkEnd w:id="2769"/>
    </w:p>
    <w:p w14:paraId="2A24511A" w14:textId="77777777" w:rsidR="00D179D6" w:rsidRPr="00462199" w:rsidRDefault="00D179D6" w:rsidP="00E5277A">
      <w:pPr>
        <w:pStyle w:val="H3Ashurst"/>
      </w:pPr>
      <w:bookmarkStart w:id="2770" w:name="_Ref144113185"/>
      <w:r w:rsidRPr="00462199">
        <w:t>the CO</w:t>
      </w:r>
      <w:r w:rsidRPr="00462199">
        <w:rPr>
          <w:vertAlign w:val="subscript"/>
        </w:rPr>
        <w:t>2</w:t>
      </w:r>
      <w:r w:rsidRPr="00462199">
        <w:t xml:space="preserve"> T&amp;S Connection Delay True-Up Information;</w:t>
      </w:r>
      <w:bookmarkEnd w:id="2770"/>
    </w:p>
    <w:p w14:paraId="4E481B20" w14:textId="77777777" w:rsidR="00D179D6" w:rsidRPr="00462199" w:rsidRDefault="00D179D6" w:rsidP="00E5277A">
      <w:pPr>
        <w:pStyle w:val="H3Ashurst"/>
      </w:pPr>
      <w:bookmarkStart w:id="2771" w:name="_Ref144113186"/>
      <w:r w:rsidRPr="00462199">
        <w:t>any such other matters which the Parties consider pertinent to the calculation of the CO</w:t>
      </w:r>
      <w:r w:rsidRPr="00462199">
        <w:rPr>
          <w:vertAlign w:val="subscript"/>
        </w:rPr>
        <w:t>2</w:t>
      </w:r>
      <w:r w:rsidRPr="00462199">
        <w:t xml:space="preserve"> T&amp;S Connection Delay True-Up Compensation (if any);</w:t>
      </w:r>
      <w:bookmarkEnd w:id="2771"/>
    </w:p>
    <w:p w14:paraId="3F457BCF" w14:textId="77777777" w:rsidR="00D179D6" w:rsidRPr="00462199" w:rsidRDefault="00D179D6" w:rsidP="00E5277A">
      <w:pPr>
        <w:pStyle w:val="H3Ashurst"/>
      </w:pPr>
      <w:bookmarkStart w:id="2772" w:name="_Ref144113187"/>
      <w:r w:rsidRPr="00462199">
        <w:t>the CO</w:t>
      </w:r>
      <w:r w:rsidRPr="00462199">
        <w:rPr>
          <w:vertAlign w:val="subscript"/>
        </w:rPr>
        <w:t>2</w:t>
      </w:r>
      <w:r w:rsidRPr="00462199">
        <w:t xml:space="preserve"> T&amp;S Connection Delay True-Up Compensation (if any) that shall be payable by the LCHA Counterparty or the Producer (as the case may be); and</w:t>
      </w:r>
      <w:bookmarkEnd w:id="2772"/>
    </w:p>
    <w:p w14:paraId="67AB7E3A" w14:textId="77777777" w:rsidR="00D179D6" w:rsidRPr="00462199" w:rsidRDefault="00D179D6" w:rsidP="00E5277A">
      <w:pPr>
        <w:pStyle w:val="H3Ashurst"/>
      </w:pPr>
      <w:bookmarkStart w:id="2773" w:name="_Ref144113188"/>
      <w:r w:rsidRPr="00462199">
        <w:t>the manner in which such CO</w:t>
      </w:r>
      <w:r w:rsidRPr="00462199">
        <w:rPr>
          <w:vertAlign w:val="subscript"/>
        </w:rPr>
        <w:t>2</w:t>
      </w:r>
      <w:r w:rsidRPr="00462199">
        <w:t xml:space="preserve"> T&amp;S Connection Delay True-Up Compensation (if any) shall be paid by the LCHA Counterparty or the Producer (as the case may be).</w:t>
      </w:r>
      <w:bookmarkEnd w:id="2773"/>
    </w:p>
    <w:p w14:paraId="39166298" w14:textId="77777777" w:rsidR="00D179D6" w:rsidRPr="00462199" w:rsidRDefault="00D179D6" w:rsidP="005B3BB9">
      <w:pPr>
        <w:pStyle w:val="B12Ashurst"/>
      </w:pPr>
      <w:r w:rsidRPr="00462199">
        <w:t>Such meeting shall be convened: (i) as soon as reasonably practicable, and in any event no later than twenty (20) Business Days, after the LCHA Counterparty receives a Producer CO</w:t>
      </w:r>
      <w:r w:rsidRPr="00462199">
        <w:rPr>
          <w:vertAlign w:val="subscript"/>
        </w:rPr>
        <w:t>2</w:t>
      </w:r>
      <w:r w:rsidRPr="00462199">
        <w:t xml:space="preserve"> T&amp;S Connection Delay True-Up Response Notice and the associated Directors' Certificate (or, if the LCHA Counterparty gives the Producer a Producer CO</w:t>
      </w:r>
      <w:r w:rsidRPr="00462199">
        <w:rPr>
          <w:vertAlign w:val="subscript"/>
        </w:rPr>
        <w:t>2</w:t>
      </w:r>
      <w:r w:rsidRPr="00462199">
        <w:t xml:space="preserve"> T&amp;S Connection Delay True-Up Response Notice Information Request, no later than twenty (20) Business Days after the LCHA Counterparty receives the requested Supporting Information; or (ii) if the Producer gives the LCHA Counterparty a Producer CO</w:t>
      </w:r>
      <w:r w:rsidRPr="00462199">
        <w:rPr>
          <w:vertAlign w:val="subscript"/>
        </w:rPr>
        <w:t>2</w:t>
      </w:r>
      <w:r w:rsidRPr="00462199">
        <w:t xml:space="preserve"> T&amp;S Connection Delay True-Up Notice and the </w:t>
      </w:r>
      <w:r w:rsidRPr="00462199">
        <w:lastRenderedPageBreak/>
        <w:t>associated Directors' Certificate, at such date as is determined by the LCHA Counterparty in its sole and absolute discretion.</w:t>
      </w:r>
    </w:p>
    <w:p w14:paraId="2AD12DCC" w14:textId="77777777" w:rsidR="00D179D6" w:rsidRPr="00462199" w:rsidRDefault="00D179D6" w:rsidP="005B3BB9">
      <w:pPr>
        <w:pStyle w:val="NormalBoldAshurst"/>
      </w:pPr>
      <w:r w:rsidRPr="00462199">
        <w:rPr>
          <w:i/>
        </w:rPr>
        <w:t>Disputes in respect of a true-up</w:t>
      </w:r>
    </w:p>
    <w:p w14:paraId="35D6B703" w14:textId="4E7BE9C4" w:rsidR="00D179D6" w:rsidRPr="00462199" w:rsidRDefault="00D179D6" w:rsidP="00E5277A">
      <w:pPr>
        <w:pStyle w:val="H2Ashurst"/>
      </w:pPr>
      <w:bookmarkStart w:id="2774" w:name="_Ref144113189"/>
      <w:r w:rsidRPr="00462199">
        <w:t xml:space="preserve">If the Parties are not able to agree any of the matters in </w:t>
      </w:r>
      <w:r w:rsidR="007248B2" w:rsidRPr="007248B2">
        <w:t>Condition</w:t>
      </w:r>
      <w:r w:rsidRPr="00462199">
        <w:t xml:space="preserve"> </w:t>
      </w:r>
      <w:r w:rsidR="003D0CDC">
        <w:fldChar w:fldCharType="begin"/>
      </w:r>
      <w:r w:rsidR="003D0CDC">
        <w:instrText xml:space="preserve"> REF _Ref144113184 \w \h </w:instrText>
      </w:r>
      <w:r w:rsidR="003D0CDC">
        <w:fldChar w:fldCharType="separate"/>
      </w:r>
      <w:del w:id="2775" w:author="Faqir, Sofia (Energy Security)" w:date="2023-11-12T19:47:00Z">
        <w:r w:rsidR="00E473FC">
          <w:delText>3.62</w:delText>
        </w:r>
      </w:del>
      <w:r w:rsidR="003D0CDC">
        <w:fldChar w:fldCharType="end"/>
      </w:r>
      <w:r w:rsidRPr="00462199">
        <w:t>, either Party may refer the Dispute for resolution by an Arbitral Tribunal in accordance with the Arbitration Procedure or, if the Parties agree in writing that such Dispute is amenable to determination by an Expert, refer the Dispute to an Expert for determination in accordance with the Expert Determination Procedure.</w:t>
      </w:r>
      <w:bookmarkEnd w:id="2774"/>
    </w:p>
    <w:p w14:paraId="0937C802" w14:textId="77777777" w:rsidR="00D179D6" w:rsidRPr="00462199" w:rsidRDefault="00D179D6" w:rsidP="00E5277A">
      <w:pPr>
        <w:pStyle w:val="H2Ashurst"/>
      </w:pPr>
      <w:bookmarkStart w:id="2776" w:name="_Ref144113190"/>
      <w:r w:rsidRPr="00462199">
        <w:t>Until the Dispute has been resolved by agreement between the Parties or determination in accordance with the Arbitration Procedure or the Expert Determination Procedure, as the case may be, there shall be no CO</w:t>
      </w:r>
      <w:r w:rsidRPr="00462199">
        <w:rPr>
          <w:vertAlign w:val="subscript"/>
        </w:rPr>
        <w:t>2</w:t>
      </w:r>
      <w:r w:rsidRPr="00462199">
        <w:t xml:space="preserve"> T&amp;S Connection Delay True-Up Compensation payable.</w:t>
      </w:r>
      <w:bookmarkEnd w:id="2776"/>
    </w:p>
    <w:p w14:paraId="3C00A701" w14:textId="77777777" w:rsidR="00D179D6" w:rsidRPr="00462199" w:rsidRDefault="00D179D6" w:rsidP="005B3BB9">
      <w:pPr>
        <w:pStyle w:val="NormalBoldAshurst"/>
      </w:pPr>
      <w:r w:rsidRPr="00462199">
        <w:rPr>
          <w:i/>
        </w:rPr>
        <w:t xml:space="preserve">Waiver of </w:t>
      </w:r>
      <w:r w:rsidRPr="00462199">
        <w:t>CO</w:t>
      </w:r>
      <w:r w:rsidRPr="00462199">
        <w:rPr>
          <w:vertAlign w:val="subscript"/>
        </w:rPr>
        <w:t>2</w:t>
      </w:r>
      <w:r w:rsidRPr="00462199">
        <w:rPr>
          <w:i/>
        </w:rPr>
        <w:t xml:space="preserve"> T&amp;S Connection Confirmation CP</w:t>
      </w:r>
    </w:p>
    <w:p w14:paraId="0013A6A3" w14:textId="231B12CC" w:rsidR="00D179D6" w:rsidRPr="00462199" w:rsidRDefault="007248B2" w:rsidP="00E5277A">
      <w:pPr>
        <w:pStyle w:val="H2Ashurst"/>
      </w:pPr>
      <w:bookmarkStart w:id="2777" w:name="_Ref144113191"/>
      <w:r w:rsidRPr="007248B2">
        <w:t>Condition</w:t>
      </w:r>
      <w:r w:rsidR="00D179D6" w:rsidRPr="00462199">
        <w:t xml:space="preserve">s </w:t>
      </w:r>
      <w:r w:rsidR="008571B0">
        <w:fldChar w:fldCharType="begin"/>
      </w:r>
      <w:r w:rsidR="008571B0">
        <w:instrText xml:space="preserve"> REF _Ref144113192 \w \h </w:instrText>
      </w:r>
      <w:r w:rsidR="008571B0">
        <w:fldChar w:fldCharType="separate"/>
      </w:r>
      <w:del w:id="2778" w:author="Faqir, Sofia (Energy Security)" w:date="2023-11-12T19:47:00Z">
        <w:r w:rsidR="00E473FC">
          <w:delText>3.66</w:delText>
        </w:r>
      </w:del>
      <w:r w:rsidR="008571B0">
        <w:fldChar w:fldCharType="end"/>
      </w:r>
      <w:r w:rsidR="00D179D6" w:rsidRPr="00462199">
        <w:t xml:space="preserve"> to </w:t>
      </w:r>
      <w:r w:rsidR="00D179D6" w:rsidRPr="00462199">
        <w:fldChar w:fldCharType="begin"/>
      </w:r>
      <w:r w:rsidR="00D179D6" w:rsidRPr="00462199">
        <w:instrText xml:space="preserve">  REF _Ref144113196 \r \h \* MERGEFORMAT </w:instrText>
      </w:r>
      <w:r w:rsidR="00D179D6" w:rsidRPr="00462199">
        <w:fldChar w:fldCharType="separate"/>
      </w:r>
      <w:del w:id="2779" w:author="Faqir, Sofia (Energy Security)" w:date="2023-11-12T19:47:00Z">
        <w:r w:rsidR="00E473FC" w:rsidRPr="00E473FC">
          <w:rPr>
            <w:color w:val="000000"/>
          </w:rPr>
          <w:delText>3.68</w:delText>
        </w:r>
      </w:del>
      <w:r w:rsidR="00D179D6" w:rsidRPr="00462199">
        <w:fldChar w:fldCharType="end"/>
      </w:r>
      <w:r w:rsidR="00D179D6" w:rsidRPr="00462199">
        <w:t xml:space="preserve"> (</w:t>
      </w:r>
      <w:r w:rsidR="00D179D6" w:rsidRPr="00462199">
        <w:rPr>
          <w:i/>
          <w:iCs/>
        </w:rPr>
        <w:t>Waiver of CO</w:t>
      </w:r>
      <w:r w:rsidR="00D179D6" w:rsidRPr="00462199">
        <w:rPr>
          <w:i/>
          <w:iCs/>
          <w:vertAlign w:val="subscript"/>
        </w:rPr>
        <w:t>2</w:t>
      </w:r>
      <w:r w:rsidR="00D179D6" w:rsidRPr="00462199">
        <w:rPr>
          <w:i/>
          <w:iCs/>
        </w:rPr>
        <w:t xml:space="preserve"> T&amp;S Connection Confirmation CP</w:t>
      </w:r>
      <w:r w:rsidR="00D179D6" w:rsidRPr="00462199">
        <w:t>) inclusive shall only apply if the CO</w:t>
      </w:r>
      <w:r w:rsidR="00D179D6" w:rsidRPr="00462199">
        <w:rPr>
          <w:vertAlign w:val="subscript"/>
        </w:rPr>
        <w:t>2</w:t>
      </w:r>
      <w:r w:rsidR="00D179D6" w:rsidRPr="00462199">
        <w:t xml:space="preserve"> TCDE Notice relates to </w:t>
      </w:r>
      <w:r w:rsidRPr="007248B2">
        <w:t>Condition</w:t>
      </w:r>
      <w:r w:rsidR="00D179D6" w:rsidRPr="00462199">
        <w:t xml:space="preserve"> </w:t>
      </w:r>
      <w:r w:rsidR="00D179D6" w:rsidRPr="00462199">
        <w:fldChar w:fldCharType="begin"/>
      </w:r>
      <w:r w:rsidR="00D179D6" w:rsidRPr="00462199">
        <w:instrText xml:space="preserve">  REF _Ref144113073 \r \h \* MERGEFORMAT </w:instrText>
      </w:r>
      <w:r w:rsidR="00D179D6" w:rsidRPr="00462199">
        <w:fldChar w:fldCharType="separate"/>
      </w:r>
      <w:del w:id="2780" w:author="Faqir, Sofia (Energy Security)" w:date="2023-11-12T19:47:00Z">
        <w:r w:rsidR="00E473FC" w:rsidRPr="00E473FC">
          <w:rPr>
            <w:color w:val="000000"/>
          </w:rPr>
          <w:delText>3.32(A)(ii)</w:delText>
        </w:r>
      </w:del>
      <w:r w:rsidR="00D179D6" w:rsidRPr="00462199">
        <w:fldChar w:fldCharType="end"/>
      </w:r>
      <w:r w:rsidR="00D179D6" w:rsidRPr="00462199">
        <w:t>.</w:t>
      </w:r>
      <w:bookmarkEnd w:id="2777"/>
    </w:p>
    <w:p w14:paraId="0CEC6374" w14:textId="60ACE7B6" w:rsidR="00D179D6" w:rsidRPr="00462199" w:rsidRDefault="00D179D6" w:rsidP="00E5277A">
      <w:pPr>
        <w:pStyle w:val="H2Ashurst"/>
      </w:pPr>
      <w:bookmarkStart w:id="2781" w:name="_Ref144113192"/>
      <w:r w:rsidRPr="00462199">
        <w:t>The fulfilment of the CO</w:t>
      </w:r>
      <w:r w:rsidRPr="00462199">
        <w:rPr>
          <w:vertAlign w:val="subscript"/>
        </w:rPr>
        <w:t>2</w:t>
      </w:r>
      <w:r w:rsidRPr="00462199">
        <w:t xml:space="preserve"> T&amp;S Connection Confirmation CP shall be deemed to have been waived where it is agreed under </w:t>
      </w:r>
      <w:r w:rsidR="007248B2" w:rsidRPr="007248B2">
        <w:t>Condition</w:t>
      </w:r>
      <w:r w:rsidRPr="00462199">
        <w:t xml:space="preserve"> </w:t>
      </w:r>
      <w:r w:rsidRPr="00462199">
        <w:fldChar w:fldCharType="begin"/>
      </w:r>
      <w:r w:rsidRPr="00462199">
        <w:instrText xml:space="preserve">  REF _Ref144113102 \r \h \* MERGEFORMAT </w:instrText>
      </w:r>
      <w:r w:rsidRPr="00462199">
        <w:fldChar w:fldCharType="separate"/>
      </w:r>
      <w:del w:id="2782" w:author="Faqir, Sofia (Energy Security)" w:date="2023-11-12T19:47:00Z">
        <w:r w:rsidR="00E473FC" w:rsidRPr="00E473FC">
          <w:rPr>
            <w:color w:val="000000"/>
          </w:rPr>
          <w:delText>3.35(B)(ii)</w:delText>
        </w:r>
      </w:del>
      <w:r w:rsidRPr="00462199">
        <w:fldChar w:fldCharType="end"/>
      </w:r>
      <w:r w:rsidRPr="00462199">
        <w:t xml:space="preserve"> or determined pursuant to the Dispute Resolution Procedure that: (i) a CO</w:t>
      </w:r>
      <w:r w:rsidRPr="00462199">
        <w:rPr>
          <w:vertAlign w:val="subscript"/>
        </w:rPr>
        <w:t>2</w:t>
      </w:r>
      <w:r w:rsidRPr="00462199">
        <w:t xml:space="preserve"> T&amp;S Commissioning Delay Event has occurred and is still continuing; and (ii) the Producer CO</w:t>
      </w:r>
      <w:r w:rsidRPr="00462199">
        <w:rPr>
          <w:vertAlign w:val="subscript"/>
        </w:rPr>
        <w:t>2</w:t>
      </w:r>
      <w:r w:rsidRPr="00462199">
        <w:t xml:space="preserve"> T&amp;S Connection Works have been fully completed.</w:t>
      </w:r>
      <w:bookmarkEnd w:id="2781"/>
    </w:p>
    <w:p w14:paraId="63B0215F" w14:textId="56407871" w:rsidR="00D179D6" w:rsidRPr="00462199" w:rsidRDefault="00D179D6" w:rsidP="00E5277A">
      <w:pPr>
        <w:pStyle w:val="H2Ashurst"/>
      </w:pPr>
      <w:bookmarkStart w:id="2783" w:name="_Ref144113193"/>
      <w:r w:rsidRPr="00462199">
        <w:t>If the CO</w:t>
      </w:r>
      <w:r w:rsidRPr="00462199">
        <w:rPr>
          <w:vertAlign w:val="subscript"/>
        </w:rPr>
        <w:t>2</w:t>
      </w:r>
      <w:r w:rsidRPr="00462199">
        <w:t xml:space="preserve"> T&amp;S Connection Confirmation CP is deemed to have been waived in accordance with </w:t>
      </w:r>
      <w:r w:rsidR="007248B2" w:rsidRPr="007248B2">
        <w:t>Condition</w:t>
      </w:r>
      <w:r w:rsidRPr="00462199">
        <w:t xml:space="preserve"> </w:t>
      </w:r>
      <w:r w:rsidR="008571B0">
        <w:fldChar w:fldCharType="begin"/>
      </w:r>
      <w:r w:rsidR="008571B0">
        <w:instrText xml:space="preserve"> REF _Ref144113192 \w \h </w:instrText>
      </w:r>
      <w:r w:rsidR="008571B0">
        <w:fldChar w:fldCharType="separate"/>
      </w:r>
      <w:del w:id="2784" w:author="Faqir, Sofia (Energy Security)" w:date="2023-11-12T19:47:00Z">
        <w:r w:rsidR="00E473FC">
          <w:delText>3.66</w:delText>
        </w:r>
      </w:del>
      <w:r w:rsidR="008571B0">
        <w:fldChar w:fldCharType="end"/>
      </w:r>
      <w:r w:rsidRPr="00462199">
        <w:t xml:space="preserve"> and the CO</w:t>
      </w:r>
      <w:r w:rsidRPr="00462199">
        <w:rPr>
          <w:vertAlign w:val="subscript"/>
        </w:rPr>
        <w:t>2</w:t>
      </w:r>
      <w:r w:rsidRPr="00462199">
        <w:t xml:space="preserve"> T&amp;S Connection Confirmation CP is the final Operational </w:t>
      </w:r>
      <w:r w:rsidR="007248B2" w:rsidRPr="007248B2">
        <w:t>Condition</w:t>
      </w:r>
      <w:r w:rsidRPr="00462199">
        <w:t xml:space="preserve"> Precedent to be fulfilled by the Producer for the purposes of </w:t>
      </w:r>
      <w:r w:rsidR="007248B2" w:rsidRPr="007248B2">
        <w:t>Condition</w:t>
      </w:r>
      <w:r w:rsidRPr="00462199">
        <w:t xml:space="preserve"> </w:t>
      </w:r>
      <w:r w:rsidR="008571B0">
        <w:fldChar w:fldCharType="begin"/>
      </w:r>
      <w:r w:rsidR="008571B0">
        <w:instrText xml:space="preserve"> REF _Ref144113040 \w \h </w:instrText>
      </w:r>
      <w:r w:rsidR="008571B0">
        <w:fldChar w:fldCharType="separate"/>
      </w:r>
      <w:del w:id="2785" w:author="Faqir, Sofia (Energy Security)" w:date="2023-11-12T19:47:00Z">
        <w:r w:rsidR="00E473FC">
          <w:delText>3.22</w:delText>
        </w:r>
      </w:del>
      <w:r w:rsidR="008571B0">
        <w:fldChar w:fldCharType="end"/>
      </w:r>
      <w:r w:rsidRPr="00462199">
        <w:t>:</w:t>
      </w:r>
      <w:bookmarkEnd w:id="2783"/>
    </w:p>
    <w:p w14:paraId="76FD24E6" w14:textId="02595AD3" w:rsidR="00D179D6" w:rsidRPr="00462199" w:rsidRDefault="00D179D6" w:rsidP="00E5277A">
      <w:pPr>
        <w:pStyle w:val="H3Ashurst"/>
      </w:pPr>
      <w:bookmarkStart w:id="2786" w:name="_Ref144113194"/>
      <w:r w:rsidRPr="00462199">
        <w:t xml:space="preserve">the request for a waiver in accordance with </w:t>
      </w:r>
      <w:r w:rsidR="007248B2" w:rsidRPr="007248B2">
        <w:t>Condition</w:t>
      </w:r>
      <w:r w:rsidRPr="00462199">
        <w:t xml:space="preserve"> </w:t>
      </w:r>
      <w:r w:rsidRPr="00462199">
        <w:fldChar w:fldCharType="begin"/>
      </w:r>
      <w:r w:rsidRPr="00462199">
        <w:instrText xml:space="preserve">  REF _Ref144113073 \r \h \* MERGEFORMAT </w:instrText>
      </w:r>
      <w:r w:rsidRPr="00462199">
        <w:fldChar w:fldCharType="separate"/>
      </w:r>
      <w:del w:id="2787" w:author="Faqir, Sofia (Energy Security)" w:date="2023-11-12T19:47:00Z">
        <w:r w:rsidR="00E473FC" w:rsidRPr="00E473FC">
          <w:rPr>
            <w:color w:val="000000"/>
          </w:rPr>
          <w:delText>3.32(A)(ii)</w:delText>
        </w:r>
      </w:del>
      <w:r w:rsidRPr="00462199">
        <w:fldChar w:fldCharType="end"/>
      </w:r>
      <w:r w:rsidRPr="00462199">
        <w:t>, including the Supporting Information and Directors' Certificate, shall be treated as the OCP Notice, and</w:t>
      </w:r>
      <w:bookmarkEnd w:id="2786"/>
    </w:p>
    <w:p w14:paraId="687D8F0D" w14:textId="77777777" w:rsidR="00D179D6" w:rsidRPr="00462199" w:rsidRDefault="00D179D6" w:rsidP="00E5277A">
      <w:pPr>
        <w:pStyle w:val="H3Ashurst"/>
      </w:pPr>
      <w:bookmarkStart w:id="2788" w:name="_Ref144113195"/>
      <w:r w:rsidRPr="00462199">
        <w:t>the waiver shall be treated as the OCP Response Notice.</w:t>
      </w:r>
      <w:bookmarkEnd w:id="2788"/>
    </w:p>
    <w:p w14:paraId="33E5DD89" w14:textId="38FE06FA" w:rsidR="00D179D6" w:rsidRPr="00462199" w:rsidRDefault="00D179D6" w:rsidP="00E5277A">
      <w:pPr>
        <w:pStyle w:val="H2Ashurst"/>
      </w:pPr>
      <w:bookmarkStart w:id="2789" w:name="_Ref144113196"/>
      <w:r w:rsidRPr="00462199">
        <w:t>If the CO</w:t>
      </w:r>
      <w:r w:rsidRPr="00462199">
        <w:rPr>
          <w:vertAlign w:val="subscript"/>
        </w:rPr>
        <w:t>2</w:t>
      </w:r>
      <w:r w:rsidRPr="00462199">
        <w:t xml:space="preserve"> T&amp;S Connection Confirmation CP is deemed to have been waived in accordance with </w:t>
      </w:r>
      <w:r w:rsidR="007248B2" w:rsidRPr="007248B2">
        <w:t>Condition</w:t>
      </w:r>
      <w:r w:rsidRPr="00462199">
        <w:t xml:space="preserve"> </w:t>
      </w:r>
      <w:r w:rsidR="008571B0">
        <w:fldChar w:fldCharType="begin"/>
      </w:r>
      <w:r w:rsidR="008571B0">
        <w:instrText xml:space="preserve"> REF _Ref144113192 \w \h </w:instrText>
      </w:r>
      <w:r w:rsidR="008571B0">
        <w:fldChar w:fldCharType="separate"/>
      </w:r>
      <w:del w:id="2790" w:author="Faqir, Sofia (Energy Security)" w:date="2023-11-12T19:47:00Z">
        <w:r w:rsidR="00E473FC">
          <w:delText>3.66</w:delText>
        </w:r>
      </w:del>
      <w:r w:rsidR="008571B0">
        <w:fldChar w:fldCharType="end"/>
      </w:r>
      <w:r w:rsidRPr="00462199">
        <w:t>, the Producer shall:</w:t>
      </w:r>
      <w:bookmarkEnd w:id="2789"/>
    </w:p>
    <w:p w14:paraId="14709542" w14:textId="77777777" w:rsidR="00D179D6" w:rsidRPr="00462199" w:rsidRDefault="00D179D6" w:rsidP="00E5277A">
      <w:pPr>
        <w:pStyle w:val="H3Ashurst"/>
      </w:pPr>
      <w:bookmarkStart w:id="2791" w:name="_Ref144113197"/>
      <w:r w:rsidRPr="00462199">
        <w:t>using reasonable endeavours mitigate the effects of the CO</w:t>
      </w:r>
      <w:r w:rsidRPr="00462199">
        <w:rPr>
          <w:vertAlign w:val="subscript"/>
        </w:rPr>
        <w:t>2</w:t>
      </w:r>
      <w:r w:rsidRPr="00462199">
        <w:t xml:space="preserve"> T&amp;S Network not being available (including the Facility being unable to export captured CO</w:t>
      </w:r>
      <w:r w:rsidRPr="00462199">
        <w:rPr>
          <w:vertAlign w:val="subscript"/>
        </w:rPr>
        <w:t>2</w:t>
      </w:r>
      <w:r w:rsidRPr="00462199">
        <w:t xml:space="preserve"> Rich Stream to the CO</w:t>
      </w:r>
      <w:r w:rsidRPr="00462199">
        <w:rPr>
          <w:vertAlign w:val="subscript"/>
        </w:rPr>
        <w:t>2</w:t>
      </w:r>
      <w:r w:rsidRPr="00462199">
        <w:t xml:space="preserve"> T&amp;S Network);</w:t>
      </w:r>
      <w:bookmarkEnd w:id="2791"/>
    </w:p>
    <w:p w14:paraId="3E1AB934" w14:textId="77777777" w:rsidR="00D179D6" w:rsidRPr="00462199" w:rsidRDefault="00D179D6" w:rsidP="00E5277A">
      <w:pPr>
        <w:pStyle w:val="H3Ashurst"/>
      </w:pPr>
      <w:bookmarkStart w:id="2792" w:name="_Ref144113198"/>
      <w:r w:rsidRPr="00462199">
        <w:t>using reasonable endeavours continue to carry out its obligations under the LCHA and each other LCHA Document;</w:t>
      </w:r>
      <w:bookmarkEnd w:id="2792"/>
    </w:p>
    <w:p w14:paraId="223FCA85" w14:textId="77777777" w:rsidR="00D179D6" w:rsidRPr="00462199" w:rsidRDefault="00D179D6" w:rsidP="00E5277A">
      <w:pPr>
        <w:pStyle w:val="H3Ashurst"/>
      </w:pPr>
      <w:bookmarkStart w:id="2793" w:name="_Ref144113199"/>
      <w:r w:rsidRPr="00462199">
        <w:t>give notice as soon as reasonably practicable to the LCHA Counterparty:</w:t>
      </w:r>
      <w:bookmarkEnd w:id="2793"/>
    </w:p>
    <w:p w14:paraId="044926DD" w14:textId="77777777" w:rsidR="00D179D6" w:rsidRPr="00462199" w:rsidRDefault="00D179D6" w:rsidP="00E5277A">
      <w:pPr>
        <w:pStyle w:val="H4Ashurst"/>
      </w:pPr>
      <w:bookmarkStart w:id="2794" w:name="_Ref144113200"/>
      <w:r w:rsidRPr="00462199">
        <w:t>the steps being taken by the Producer to mitigate the effect of the CO</w:t>
      </w:r>
      <w:r w:rsidRPr="00462199">
        <w:rPr>
          <w:vertAlign w:val="subscript"/>
        </w:rPr>
        <w:t>2</w:t>
      </w:r>
      <w:r w:rsidRPr="00462199">
        <w:t xml:space="preserve"> T&amp;S Network not being available (including the Facility being unable to export captured CO</w:t>
      </w:r>
      <w:r w:rsidRPr="00462199">
        <w:rPr>
          <w:vertAlign w:val="subscript"/>
        </w:rPr>
        <w:t>2</w:t>
      </w:r>
      <w:r w:rsidRPr="00462199">
        <w:t xml:space="preserve"> Rich Stream to the CO</w:t>
      </w:r>
      <w:r w:rsidRPr="00462199">
        <w:rPr>
          <w:vertAlign w:val="subscript"/>
        </w:rPr>
        <w:t>2</w:t>
      </w:r>
      <w:r w:rsidRPr="00462199">
        <w:t xml:space="preserve"> T&amp;S Network);</w:t>
      </w:r>
      <w:bookmarkEnd w:id="2794"/>
    </w:p>
    <w:p w14:paraId="056497E6" w14:textId="77777777" w:rsidR="00D179D6" w:rsidRPr="00462199" w:rsidRDefault="00D179D6" w:rsidP="00E5277A">
      <w:pPr>
        <w:pStyle w:val="H4Ashurst"/>
      </w:pPr>
      <w:bookmarkStart w:id="2795" w:name="_Ref144113201"/>
      <w:r w:rsidRPr="00462199">
        <w:t>the anticipated date of the CO</w:t>
      </w:r>
      <w:r w:rsidRPr="00462199">
        <w:rPr>
          <w:vertAlign w:val="subscript"/>
        </w:rPr>
        <w:t>2</w:t>
      </w:r>
      <w:r w:rsidRPr="00462199">
        <w:t xml:space="preserve"> T&amp;S Network becoming available to enable the Capture Plant to export captured CO</w:t>
      </w:r>
      <w:r w:rsidRPr="00462199">
        <w:rPr>
          <w:vertAlign w:val="subscript"/>
        </w:rPr>
        <w:t>2</w:t>
      </w:r>
      <w:r w:rsidRPr="00462199">
        <w:t xml:space="preserve"> Rich Stream to the CO</w:t>
      </w:r>
      <w:r w:rsidRPr="00462199">
        <w:rPr>
          <w:vertAlign w:val="subscript"/>
        </w:rPr>
        <w:t>2</w:t>
      </w:r>
      <w:r w:rsidRPr="00462199">
        <w:t xml:space="preserve"> T&amp;S Network to enable the Producer to fulfil or procure the fulfilment of the CO</w:t>
      </w:r>
      <w:r w:rsidRPr="00462199">
        <w:rPr>
          <w:vertAlign w:val="subscript"/>
        </w:rPr>
        <w:t>2</w:t>
      </w:r>
      <w:r w:rsidRPr="00462199">
        <w:t xml:space="preserve"> T&amp;S Connection Confirmation Requirement;</w:t>
      </w:r>
      <w:bookmarkEnd w:id="2795"/>
    </w:p>
    <w:p w14:paraId="7F23FB16" w14:textId="77777777" w:rsidR="00D179D6" w:rsidRPr="00462199" w:rsidRDefault="00D179D6" w:rsidP="00E5277A">
      <w:pPr>
        <w:pStyle w:val="H4Ashurst"/>
      </w:pPr>
      <w:bookmarkStart w:id="2796" w:name="_Ref144113202"/>
      <w:r w:rsidRPr="00462199">
        <w:lastRenderedPageBreak/>
        <w:t>such other details relating to the availability of the CO</w:t>
      </w:r>
      <w:r w:rsidRPr="00462199">
        <w:rPr>
          <w:vertAlign w:val="subscript"/>
        </w:rPr>
        <w:t>2</w:t>
      </w:r>
      <w:r w:rsidRPr="00462199">
        <w:t xml:space="preserve"> T&amp;S Network and its effects on the Facility as may be reasonably requested by the LCHA Counterparty,</w:t>
      </w:r>
      <w:bookmarkEnd w:id="2796"/>
    </w:p>
    <w:p w14:paraId="22648576" w14:textId="77777777" w:rsidR="00D179D6" w:rsidRPr="00462199" w:rsidRDefault="00D179D6" w:rsidP="00E5277A">
      <w:pPr>
        <w:pStyle w:val="B3Ashurst"/>
      </w:pPr>
      <w:r w:rsidRPr="00462199">
        <w:t>and, to the extent that such information is not available at the time of a notice is given, the Producer shall provide such Information to the LCHA Counterparty as soon as it becomes available to it; and</w:t>
      </w:r>
    </w:p>
    <w:p w14:paraId="0560CD1F" w14:textId="045E72C1" w:rsidR="00D179D6" w:rsidRPr="00462199" w:rsidRDefault="00D179D6" w:rsidP="00E5277A">
      <w:pPr>
        <w:pStyle w:val="H3Ashurst"/>
      </w:pPr>
      <w:bookmarkStart w:id="2797" w:name="_Ref144113203"/>
      <w:r w:rsidRPr="00462199">
        <w:t xml:space="preserve">give notice to the LCHA Counterparty every twenty (20) Business Days of any update to the Information provided pursuant to limb </w:t>
      </w:r>
      <w:r w:rsidR="00746967">
        <w:fldChar w:fldCharType="begin"/>
      </w:r>
      <w:r w:rsidR="00746967">
        <w:instrText xml:space="preserve"> REF _Ref144113199 \r \h </w:instrText>
      </w:r>
      <w:r w:rsidR="00746967">
        <w:fldChar w:fldCharType="separate"/>
      </w:r>
      <w:del w:id="2798" w:author="Faqir, Sofia (Energy Security)" w:date="2023-11-12T19:47:00Z">
        <w:r w:rsidR="00E473FC">
          <w:delText>C)</w:delText>
        </w:r>
      </w:del>
      <w:r w:rsidR="00746967">
        <w:fldChar w:fldCharType="end"/>
      </w:r>
      <w:r w:rsidR="00746967">
        <w:t xml:space="preserve"> </w:t>
      </w:r>
      <w:r w:rsidRPr="00462199">
        <w:t>and shall give notice as soon as reasonably practicable to the LCHA Counterparty upon the Producer becoming aware of any material developments or additional material Information relating to the availability of the CO</w:t>
      </w:r>
      <w:r w:rsidRPr="00462199">
        <w:rPr>
          <w:vertAlign w:val="subscript"/>
        </w:rPr>
        <w:t>2</w:t>
      </w:r>
      <w:r w:rsidRPr="00462199">
        <w:t xml:space="preserve"> T&amp;S Network and whether the Facility can export captured CO</w:t>
      </w:r>
      <w:r w:rsidRPr="00462199">
        <w:rPr>
          <w:vertAlign w:val="subscript"/>
        </w:rPr>
        <w:t>2</w:t>
      </w:r>
      <w:r w:rsidRPr="00462199">
        <w:t xml:space="preserve"> Rich Stream to the CO</w:t>
      </w:r>
      <w:r w:rsidRPr="00462199">
        <w:rPr>
          <w:vertAlign w:val="subscript"/>
        </w:rPr>
        <w:t>2</w:t>
      </w:r>
      <w:r w:rsidRPr="00462199">
        <w:t xml:space="preserve"> T&amp;S Network to enable the Producer to fulfil or procure the fulfilment of the CO</w:t>
      </w:r>
      <w:r w:rsidRPr="00462199">
        <w:rPr>
          <w:vertAlign w:val="subscript"/>
        </w:rPr>
        <w:t>2</w:t>
      </w:r>
      <w:r w:rsidRPr="00462199">
        <w:t xml:space="preserve"> T&amp;S Connection Confirmation Requirement.</w:t>
      </w:r>
      <w:bookmarkEnd w:id="2797"/>
    </w:p>
    <w:p w14:paraId="6DA9DC26" w14:textId="77777777" w:rsidR="00D179D6" w:rsidRPr="00462199" w:rsidRDefault="00D179D6" w:rsidP="002D4185">
      <w:pPr>
        <w:pStyle w:val="NormalBoldAshurst"/>
      </w:pPr>
      <w:r w:rsidRPr="00462199">
        <w:t>CO</w:t>
      </w:r>
      <w:r w:rsidRPr="00462199">
        <w:rPr>
          <w:vertAlign w:val="subscript"/>
        </w:rPr>
        <w:t>2</w:t>
      </w:r>
      <w:r w:rsidRPr="00462199">
        <w:rPr>
          <w:i/>
        </w:rPr>
        <w:t xml:space="preserve"> T&amp;S Connection Confirmation Requirement</w:t>
      </w:r>
      <w:bookmarkStart w:id="2799" w:name="_Ref144117914"/>
      <w:r w:rsidRPr="00462199">
        <w:rPr>
          <w:rStyle w:val="FootnoteReference"/>
        </w:rPr>
        <w:footnoteReference w:id="47"/>
      </w:r>
      <w:bookmarkEnd w:id="2799"/>
    </w:p>
    <w:p w14:paraId="286F9F5C" w14:textId="77777777" w:rsidR="00D179D6" w:rsidRPr="00462199" w:rsidRDefault="00D179D6" w:rsidP="00E5277A">
      <w:pPr>
        <w:pStyle w:val="H2Ashurst"/>
      </w:pPr>
      <w:bookmarkStart w:id="2800" w:name="_Ref144113204"/>
      <w:r w:rsidRPr="00462199">
        <w:t>If:</w:t>
      </w:r>
      <w:bookmarkEnd w:id="2800"/>
    </w:p>
    <w:p w14:paraId="5D414225" w14:textId="3664F6A2" w:rsidR="00D179D6" w:rsidRPr="00462199" w:rsidRDefault="00D179D6" w:rsidP="00E5277A">
      <w:pPr>
        <w:pStyle w:val="H3Ashurst"/>
      </w:pPr>
      <w:bookmarkStart w:id="2801" w:name="_Ref144113205"/>
      <w:r w:rsidRPr="00462199">
        <w:t>the Producer is entitled to: (i) an extension to one (1) or more of the Milestone Delivery Date, the Target Commissioning Window and/or the Longstop Date; and/or (ii) CO</w:t>
      </w:r>
      <w:r w:rsidRPr="00462199">
        <w:rPr>
          <w:vertAlign w:val="subscript"/>
        </w:rPr>
        <w:t>2</w:t>
      </w:r>
      <w:r w:rsidRPr="00462199">
        <w:t xml:space="preserve"> T&amp;S Connection Delay Compensation pursuant to </w:t>
      </w:r>
      <w:r w:rsidR="007248B2" w:rsidRPr="007248B2">
        <w:t>Condition</w:t>
      </w:r>
      <w:r w:rsidRPr="00462199">
        <w:t xml:space="preserve"> </w:t>
      </w:r>
      <w:r w:rsidR="008571B0">
        <w:fldChar w:fldCharType="begin"/>
      </w:r>
      <w:r w:rsidR="008571B0">
        <w:instrText xml:space="preserve"> REF _Ref144113128 \w \h </w:instrText>
      </w:r>
      <w:r w:rsidR="008571B0">
        <w:fldChar w:fldCharType="separate"/>
      </w:r>
      <w:del w:id="2802" w:author="Faqir, Sofia (Energy Security)" w:date="2023-11-12T19:47:00Z">
        <w:r w:rsidR="00E473FC">
          <w:delText>3.42</w:delText>
        </w:r>
      </w:del>
      <w:r w:rsidR="008571B0">
        <w:fldChar w:fldCharType="end"/>
      </w:r>
      <w:r w:rsidRPr="00462199">
        <w:t xml:space="preserve"> (</w:t>
      </w:r>
      <w:r w:rsidRPr="00462199">
        <w:rPr>
          <w:i/>
          <w:iCs/>
        </w:rPr>
        <w:t>Relief due to CO</w:t>
      </w:r>
      <w:r w:rsidRPr="00462199">
        <w:rPr>
          <w:i/>
          <w:iCs/>
          <w:vertAlign w:val="subscript"/>
        </w:rPr>
        <w:t>2</w:t>
      </w:r>
      <w:r w:rsidRPr="00462199">
        <w:rPr>
          <w:i/>
          <w:iCs/>
        </w:rPr>
        <w:t xml:space="preserve"> T&amp;S Commissioning Delay Event</w:t>
      </w:r>
      <w:r w:rsidRPr="00462199">
        <w:t>); or</w:t>
      </w:r>
      <w:bookmarkEnd w:id="2801"/>
    </w:p>
    <w:p w14:paraId="2B936859" w14:textId="5A56783F" w:rsidR="00D179D6" w:rsidRPr="00462199" w:rsidRDefault="00D179D6" w:rsidP="00E5277A">
      <w:pPr>
        <w:pStyle w:val="H3Ashurst"/>
      </w:pPr>
      <w:bookmarkStart w:id="2803" w:name="_Ref144113206"/>
      <w:r w:rsidRPr="00462199">
        <w:t>the CO</w:t>
      </w:r>
      <w:r w:rsidRPr="00462199">
        <w:rPr>
          <w:vertAlign w:val="subscript"/>
        </w:rPr>
        <w:t>2</w:t>
      </w:r>
      <w:r w:rsidRPr="00462199">
        <w:t xml:space="preserve"> T&amp;S Connection Confirmation CP is waived pursuant to </w:t>
      </w:r>
      <w:r w:rsidR="007248B2" w:rsidRPr="007248B2">
        <w:t>Condition</w:t>
      </w:r>
      <w:r w:rsidRPr="00462199">
        <w:t xml:space="preserve"> </w:t>
      </w:r>
      <w:r w:rsidR="008571B0">
        <w:fldChar w:fldCharType="begin"/>
      </w:r>
      <w:r w:rsidR="008571B0">
        <w:instrText xml:space="preserve"> REF _Ref144113192 \w \h </w:instrText>
      </w:r>
      <w:r w:rsidR="008571B0">
        <w:fldChar w:fldCharType="separate"/>
      </w:r>
      <w:del w:id="2804" w:author="Faqir, Sofia (Energy Security)" w:date="2023-11-12T19:47:00Z">
        <w:r w:rsidR="00E473FC">
          <w:delText>3.66</w:delText>
        </w:r>
      </w:del>
      <w:r w:rsidR="008571B0">
        <w:fldChar w:fldCharType="end"/>
      </w:r>
      <w:r w:rsidRPr="00462199">
        <w:t xml:space="preserve"> (</w:t>
      </w:r>
      <w:r w:rsidRPr="00462199">
        <w:rPr>
          <w:i/>
          <w:iCs/>
        </w:rPr>
        <w:t>Waiver of CO</w:t>
      </w:r>
      <w:r w:rsidRPr="00462199">
        <w:rPr>
          <w:i/>
          <w:iCs/>
          <w:vertAlign w:val="subscript"/>
        </w:rPr>
        <w:t>2</w:t>
      </w:r>
      <w:r w:rsidRPr="00462199">
        <w:rPr>
          <w:i/>
          <w:iCs/>
        </w:rPr>
        <w:t xml:space="preserve"> T&amp;S Connection Confirmation CP</w:t>
      </w:r>
      <w:r w:rsidRPr="00462199">
        <w:t>),</w:t>
      </w:r>
      <w:bookmarkEnd w:id="2803"/>
    </w:p>
    <w:p w14:paraId="5116EF2E" w14:textId="77777777" w:rsidR="00D179D6" w:rsidRPr="00462199" w:rsidRDefault="00D179D6" w:rsidP="005B3BB9">
      <w:pPr>
        <w:pStyle w:val="B12Ashurst"/>
      </w:pPr>
      <w:r w:rsidRPr="00462199">
        <w:t>either Party shall give notice to the other Party that the relevant CO</w:t>
      </w:r>
      <w:r w:rsidRPr="00462199">
        <w:rPr>
          <w:vertAlign w:val="subscript"/>
        </w:rPr>
        <w:t>2</w:t>
      </w:r>
      <w:r w:rsidRPr="00462199">
        <w:t xml:space="preserve"> T&amp;S Network is available to enable the Capture Plant to export captured CO</w:t>
      </w:r>
      <w:r w:rsidRPr="00462199">
        <w:rPr>
          <w:vertAlign w:val="subscript"/>
        </w:rPr>
        <w:t>2</w:t>
      </w:r>
      <w:r w:rsidRPr="00462199">
        <w:t xml:space="preserve"> Rich Stream to the CO</w:t>
      </w:r>
      <w:r w:rsidRPr="00462199">
        <w:rPr>
          <w:vertAlign w:val="subscript"/>
        </w:rPr>
        <w:t>2</w:t>
      </w:r>
      <w:r w:rsidRPr="00462199">
        <w:t xml:space="preserve"> T&amp;S Network to enable the Producer to fulfil or procure the fulfilment of the CO</w:t>
      </w:r>
      <w:r w:rsidRPr="00462199">
        <w:rPr>
          <w:vertAlign w:val="subscript"/>
        </w:rPr>
        <w:t>2</w:t>
      </w:r>
      <w:r w:rsidRPr="00462199">
        <w:t xml:space="preserve"> T&amp;S Connection Confirmation Requirement (a </w:t>
      </w:r>
      <w:r w:rsidRPr="00462199">
        <w:rPr>
          <w:b/>
        </w:rPr>
        <w:t>"CO</w:t>
      </w:r>
      <w:r w:rsidRPr="00462199">
        <w:rPr>
          <w:b/>
          <w:vertAlign w:val="subscript"/>
        </w:rPr>
        <w:t>2</w:t>
      </w:r>
      <w:r w:rsidRPr="00462199">
        <w:rPr>
          <w:b/>
        </w:rPr>
        <w:t xml:space="preserve"> T&amp;S Network Availability Notice"</w:t>
      </w:r>
      <w:r w:rsidRPr="00462199">
        <w:t>). A CO</w:t>
      </w:r>
      <w:r w:rsidRPr="00462199">
        <w:rPr>
          <w:vertAlign w:val="subscript"/>
        </w:rPr>
        <w:t>2</w:t>
      </w:r>
      <w:r w:rsidRPr="00462199">
        <w:t xml:space="preserve"> T&amp;S Network Availability Notice shall:</w:t>
      </w:r>
    </w:p>
    <w:p w14:paraId="77E2912C" w14:textId="77777777" w:rsidR="00D179D6" w:rsidRPr="00462199" w:rsidRDefault="00D179D6" w:rsidP="00E5277A">
      <w:pPr>
        <w:pStyle w:val="H3Ashurst"/>
      </w:pPr>
      <w:bookmarkStart w:id="2805" w:name="_Ref144113207"/>
      <w:r w:rsidRPr="00462199">
        <w:t>specify the date on which the relevant CO</w:t>
      </w:r>
      <w:r w:rsidRPr="00462199">
        <w:rPr>
          <w:vertAlign w:val="subscript"/>
        </w:rPr>
        <w:t>2</w:t>
      </w:r>
      <w:r w:rsidRPr="00462199">
        <w:t xml:space="preserve"> T&amp;S Network is available to enable the Capture Plant to export captured CO</w:t>
      </w:r>
      <w:r w:rsidRPr="00462199">
        <w:rPr>
          <w:vertAlign w:val="subscript"/>
        </w:rPr>
        <w:t>2</w:t>
      </w:r>
      <w:r w:rsidRPr="00462199">
        <w:t xml:space="preserve"> Rich Stream to the relevant CO</w:t>
      </w:r>
      <w:r w:rsidRPr="00462199">
        <w:rPr>
          <w:vertAlign w:val="subscript"/>
        </w:rPr>
        <w:t>2</w:t>
      </w:r>
      <w:r w:rsidRPr="00462199">
        <w:t xml:space="preserve"> T&amp;S Network (a </w:t>
      </w:r>
      <w:r w:rsidRPr="00462199">
        <w:rPr>
          <w:b/>
        </w:rPr>
        <w:t>"CO</w:t>
      </w:r>
      <w:r w:rsidRPr="00462199">
        <w:rPr>
          <w:b/>
          <w:vertAlign w:val="subscript"/>
        </w:rPr>
        <w:t>2</w:t>
      </w:r>
      <w:r w:rsidRPr="00462199">
        <w:rPr>
          <w:b/>
        </w:rPr>
        <w:t xml:space="preserve"> T&amp;S Network Availability Date"</w:t>
      </w:r>
      <w:r w:rsidRPr="00462199">
        <w:t>); and</w:t>
      </w:r>
      <w:bookmarkEnd w:id="2805"/>
    </w:p>
    <w:p w14:paraId="49E8408A" w14:textId="77777777" w:rsidR="00D179D6" w:rsidRPr="00462199" w:rsidRDefault="00D179D6" w:rsidP="00E5277A">
      <w:pPr>
        <w:pStyle w:val="H3Ashurst"/>
      </w:pPr>
      <w:bookmarkStart w:id="2806" w:name="_Ref144113208"/>
      <w:r w:rsidRPr="00462199">
        <w:t>include such Supporting Information, in reasonable detail, which the relevant party considers to be relevant to and supportive of the foregoing.</w:t>
      </w:r>
      <w:bookmarkEnd w:id="2806"/>
    </w:p>
    <w:p w14:paraId="6E00DC33" w14:textId="77777777" w:rsidR="00D179D6" w:rsidRPr="00462199" w:rsidRDefault="00D179D6" w:rsidP="00E5277A">
      <w:pPr>
        <w:pStyle w:val="H2Ashurst"/>
      </w:pPr>
      <w:bookmarkStart w:id="2807" w:name="_Ref144113209"/>
      <w:r w:rsidRPr="00462199">
        <w:t>The Party receiving the CO</w:t>
      </w:r>
      <w:r w:rsidRPr="00462199">
        <w:rPr>
          <w:vertAlign w:val="subscript"/>
        </w:rPr>
        <w:t>2</w:t>
      </w:r>
      <w:r w:rsidRPr="00462199">
        <w:t xml:space="preserve"> T&amp;S Network Availability Notice (the </w:t>
      </w:r>
      <w:r w:rsidRPr="00462199">
        <w:rPr>
          <w:b/>
        </w:rPr>
        <w:t>"CO</w:t>
      </w:r>
      <w:r w:rsidRPr="00462199">
        <w:rPr>
          <w:b/>
          <w:vertAlign w:val="subscript"/>
        </w:rPr>
        <w:t>2</w:t>
      </w:r>
      <w:r w:rsidRPr="00462199">
        <w:rPr>
          <w:b/>
        </w:rPr>
        <w:t xml:space="preserve"> T&amp;S Network Availability Respondent"</w:t>
      </w:r>
      <w:r w:rsidRPr="00462199">
        <w:t>) shall, no later than ten (10) Business Days after receipt of the CO</w:t>
      </w:r>
      <w:r w:rsidRPr="00462199">
        <w:rPr>
          <w:vertAlign w:val="subscript"/>
        </w:rPr>
        <w:t>2</w:t>
      </w:r>
      <w:r w:rsidRPr="00462199">
        <w:t xml:space="preserve"> T&amp;S Network Availability Notice, give notice (a </w:t>
      </w:r>
      <w:r w:rsidRPr="00462199">
        <w:rPr>
          <w:b/>
        </w:rPr>
        <w:t>"CO</w:t>
      </w:r>
      <w:r w:rsidRPr="00462199">
        <w:rPr>
          <w:b/>
          <w:vertAlign w:val="subscript"/>
        </w:rPr>
        <w:t>2</w:t>
      </w:r>
      <w:r w:rsidRPr="00462199">
        <w:rPr>
          <w:b/>
        </w:rPr>
        <w:t xml:space="preserve"> T&amp;S Network Availability Response Notice"</w:t>
      </w:r>
      <w:r w:rsidRPr="00462199">
        <w:t xml:space="preserve">) to the other Party (the </w:t>
      </w:r>
      <w:r w:rsidRPr="00462199">
        <w:rPr>
          <w:b/>
        </w:rPr>
        <w:t>"CO</w:t>
      </w:r>
      <w:r w:rsidRPr="00462199">
        <w:rPr>
          <w:b/>
          <w:vertAlign w:val="subscript"/>
        </w:rPr>
        <w:t>2</w:t>
      </w:r>
      <w:r w:rsidRPr="00462199">
        <w:rPr>
          <w:b/>
        </w:rPr>
        <w:t xml:space="preserve"> T&amp;S Network Availability Proposer"</w:t>
      </w:r>
      <w:r w:rsidRPr="00462199">
        <w:t>). A CO</w:t>
      </w:r>
      <w:r w:rsidRPr="00462199">
        <w:rPr>
          <w:vertAlign w:val="subscript"/>
        </w:rPr>
        <w:t>2</w:t>
      </w:r>
      <w:r w:rsidRPr="00462199">
        <w:t xml:space="preserve"> T&amp;S Network Availability Response Notice shall specify whether or not the CO</w:t>
      </w:r>
      <w:r w:rsidRPr="00462199">
        <w:rPr>
          <w:vertAlign w:val="subscript"/>
        </w:rPr>
        <w:t>2</w:t>
      </w:r>
      <w:r w:rsidRPr="00462199">
        <w:t xml:space="preserve"> T&amp;S Network Availability Respondent accepts the CO</w:t>
      </w:r>
      <w:r w:rsidRPr="00462199">
        <w:rPr>
          <w:vertAlign w:val="subscript"/>
        </w:rPr>
        <w:t>2</w:t>
      </w:r>
      <w:r w:rsidRPr="00462199">
        <w:t xml:space="preserve"> T&amp;S Network Availability Notice.</w:t>
      </w:r>
      <w:bookmarkEnd w:id="2807"/>
    </w:p>
    <w:p w14:paraId="320C8A36" w14:textId="77777777" w:rsidR="00D179D6" w:rsidRPr="00462199" w:rsidRDefault="00D179D6" w:rsidP="00E5277A">
      <w:pPr>
        <w:pStyle w:val="H2Ashurst"/>
      </w:pPr>
      <w:bookmarkStart w:id="2808" w:name="_Ref144113210"/>
      <w:r w:rsidRPr="00462199">
        <w:t>If the CO</w:t>
      </w:r>
      <w:r w:rsidRPr="00462199">
        <w:rPr>
          <w:vertAlign w:val="subscript"/>
        </w:rPr>
        <w:t>2</w:t>
      </w:r>
      <w:r w:rsidRPr="00462199">
        <w:t xml:space="preserve"> T&amp;S Network Availability Respondent states in the CO</w:t>
      </w:r>
      <w:r w:rsidRPr="00462199">
        <w:rPr>
          <w:vertAlign w:val="subscript"/>
        </w:rPr>
        <w:t>2</w:t>
      </w:r>
      <w:r w:rsidRPr="00462199">
        <w:t xml:space="preserve"> T&amp;S Network Availability Response Notice that it:</w:t>
      </w:r>
      <w:bookmarkEnd w:id="2808"/>
    </w:p>
    <w:p w14:paraId="261F12DC" w14:textId="77777777" w:rsidR="00D179D6" w:rsidRPr="00462199" w:rsidRDefault="00D179D6" w:rsidP="00E5277A">
      <w:pPr>
        <w:pStyle w:val="H3Ashurst"/>
      </w:pPr>
      <w:bookmarkStart w:id="2809" w:name="_Ref144113211"/>
      <w:r w:rsidRPr="00462199">
        <w:t>considers that the CO</w:t>
      </w:r>
      <w:r w:rsidRPr="00462199">
        <w:rPr>
          <w:vertAlign w:val="subscript"/>
        </w:rPr>
        <w:t>2</w:t>
      </w:r>
      <w:r w:rsidRPr="00462199">
        <w:t xml:space="preserve"> T&amp;S Network is not available to enable the Capture Plant to export captured CO</w:t>
      </w:r>
      <w:r w:rsidRPr="00462199">
        <w:rPr>
          <w:vertAlign w:val="subscript"/>
        </w:rPr>
        <w:t>2</w:t>
      </w:r>
      <w:r w:rsidRPr="00462199">
        <w:t xml:space="preserve"> Rich Stream to the CO</w:t>
      </w:r>
      <w:r w:rsidRPr="00462199">
        <w:rPr>
          <w:vertAlign w:val="subscript"/>
        </w:rPr>
        <w:t>2</w:t>
      </w:r>
      <w:r w:rsidRPr="00462199">
        <w:t xml:space="preserve"> T&amp;S Network to enable the Producer to </w:t>
      </w:r>
      <w:r w:rsidRPr="00462199">
        <w:lastRenderedPageBreak/>
        <w:t>fulfil or procure the fulfilment of the CO</w:t>
      </w:r>
      <w:r w:rsidRPr="00462199">
        <w:rPr>
          <w:vertAlign w:val="subscript"/>
        </w:rPr>
        <w:t>2</w:t>
      </w:r>
      <w:r w:rsidRPr="00462199">
        <w:t xml:space="preserve"> T&amp;S Connection Confirmation Requirement, the CO</w:t>
      </w:r>
      <w:r w:rsidRPr="00462199">
        <w:rPr>
          <w:vertAlign w:val="subscript"/>
        </w:rPr>
        <w:t>2</w:t>
      </w:r>
      <w:r w:rsidRPr="00462199">
        <w:t xml:space="preserve"> T&amp;S Network shall be deemed not to be available for purposes of the LCHA unless and until a resolution or determination to the contrary is made pursuant to the Dispute Resolution Procedure;</w:t>
      </w:r>
      <w:bookmarkEnd w:id="2809"/>
    </w:p>
    <w:p w14:paraId="11234237" w14:textId="424FE918" w:rsidR="00D179D6" w:rsidRPr="00462199" w:rsidRDefault="00D179D6" w:rsidP="00E5277A">
      <w:pPr>
        <w:pStyle w:val="H3Ashurst"/>
      </w:pPr>
      <w:bookmarkStart w:id="2810" w:name="_Ref144113212"/>
      <w:r w:rsidRPr="00462199">
        <w:t>considers that the relevant CO</w:t>
      </w:r>
      <w:r w:rsidRPr="00462199">
        <w:rPr>
          <w:vertAlign w:val="subscript"/>
        </w:rPr>
        <w:t>2</w:t>
      </w:r>
      <w:r w:rsidRPr="00462199">
        <w:t xml:space="preserve"> T&amp;S Network is available to enable the Capture Plant to export captured CO</w:t>
      </w:r>
      <w:r w:rsidRPr="00462199">
        <w:rPr>
          <w:vertAlign w:val="subscript"/>
        </w:rPr>
        <w:t>2</w:t>
      </w:r>
      <w:r w:rsidRPr="00462199">
        <w:t xml:space="preserve"> Rich Stream to the relevant CO</w:t>
      </w:r>
      <w:r w:rsidRPr="00462199">
        <w:rPr>
          <w:vertAlign w:val="subscript"/>
        </w:rPr>
        <w:t>2</w:t>
      </w:r>
      <w:r w:rsidRPr="00462199">
        <w:t xml:space="preserve"> T&amp;S Network to enable the Producer to fulfil or procure the fulfilment of the CO</w:t>
      </w:r>
      <w:r w:rsidRPr="00462199">
        <w:rPr>
          <w:vertAlign w:val="subscript"/>
        </w:rPr>
        <w:t>2</w:t>
      </w:r>
      <w:r w:rsidRPr="00462199">
        <w:t xml:space="preserve"> T&amp;S Connection Confirmation Requirement, the proposed CO</w:t>
      </w:r>
      <w:r w:rsidRPr="00462199">
        <w:rPr>
          <w:vertAlign w:val="subscript"/>
        </w:rPr>
        <w:t>2</w:t>
      </w:r>
      <w:r w:rsidRPr="00462199">
        <w:t xml:space="preserve"> T&amp;S Network Availability Date in the relevant CO</w:t>
      </w:r>
      <w:r w:rsidRPr="00462199">
        <w:rPr>
          <w:vertAlign w:val="subscript"/>
        </w:rPr>
        <w:t>2</w:t>
      </w:r>
      <w:r w:rsidRPr="00462199">
        <w:t xml:space="preserve"> T&amp;S Network Availability Notice will be deemed to have occurred and </w:t>
      </w:r>
      <w:r w:rsidR="007248B2" w:rsidRPr="007248B2">
        <w:t>Condition</w:t>
      </w:r>
      <w:r w:rsidRPr="00462199">
        <w:t xml:space="preserve"> </w:t>
      </w:r>
      <w:r w:rsidR="008571B0">
        <w:fldChar w:fldCharType="begin"/>
      </w:r>
      <w:r w:rsidR="008571B0">
        <w:instrText xml:space="preserve"> REF _Ref144113218 \w \h </w:instrText>
      </w:r>
      <w:r w:rsidR="008571B0">
        <w:fldChar w:fldCharType="separate"/>
      </w:r>
      <w:del w:id="2811" w:author="Faqir, Sofia (Energy Security)" w:date="2023-11-12T19:47:00Z">
        <w:r w:rsidR="00E473FC">
          <w:delText>3.74</w:delText>
        </w:r>
      </w:del>
      <w:r w:rsidR="008571B0">
        <w:fldChar w:fldCharType="end"/>
      </w:r>
      <w:r w:rsidRPr="00462199">
        <w:t xml:space="preserve"> shall apply; or</w:t>
      </w:r>
      <w:bookmarkEnd w:id="2810"/>
    </w:p>
    <w:p w14:paraId="10AFE59D" w14:textId="77777777" w:rsidR="00D179D6" w:rsidRPr="00462199" w:rsidRDefault="00D179D6" w:rsidP="00E5277A">
      <w:pPr>
        <w:pStyle w:val="H3Ashurst"/>
      </w:pPr>
      <w:bookmarkStart w:id="2812" w:name="_Ref144113213"/>
      <w:r w:rsidRPr="00462199">
        <w:t>requires the CO</w:t>
      </w:r>
      <w:r w:rsidRPr="00462199">
        <w:rPr>
          <w:vertAlign w:val="subscript"/>
        </w:rPr>
        <w:t>2</w:t>
      </w:r>
      <w:r w:rsidRPr="00462199">
        <w:t xml:space="preserve"> T&amp;S Network Availability Proposer to provide the necessary Supporting Information to determine whether the relevant CO</w:t>
      </w:r>
      <w:r w:rsidRPr="00462199">
        <w:rPr>
          <w:vertAlign w:val="subscript"/>
        </w:rPr>
        <w:t>2</w:t>
      </w:r>
      <w:r w:rsidRPr="00462199">
        <w:t xml:space="preserve"> T&amp;S Network is available to enable the Capture Plant to export captured CO</w:t>
      </w:r>
      <w:r w:rsidRPr="00462199">
        <w:rPr>
          <w:vertAlign w:val="subscript"/>
        </w:rPr>
        <w:t>2</w:t>
      </w:r>
      <w:r w:rsidRPr="00462199">
        <w:t xml:space="preserve"> Rich Stream to the relevant CO</w:t>
      </w:r>
      <w:r w:rsidRPr="00462199">
        <w:rPr>
          <w:vertAlign w:val="subscript"/>
        </w:rPr>
        <w:t>2</w:t>
      </w:r>
      <w:r w:rsidRPr="00462199">
        <w:t xml:space="preserve"> T&amp;S Network to enable the Producer to fulfil or procure the fulfilment of the CO</w:t>
      </w:r>
      <w:r w:rsidRPr="00462199">
        <w:rPr>
          <w:vertAlign w:val="subscript"/>
        </w:rPr>
        <w:t>2</w:t>
      </w:r>
      <w:r w:rsidRPr="00462199">
        <w:t xml:space="preserve"> T&amp;S Connection Confirmation Requirement:</w:t>
      </w:r>
      <w:bookmarkEnd w:id="2812"/>
    </w:p>
    <w:p w14:paraId="47088343" w14:textId="77777777" w:rsidR="00D179D6" w:rsidRPr="00462199" w:rsidRDefault="00D179D6" w:rsidP="00E5277A">
      <w:pPr>
        <w:pStyle w:val="H4Ashurst"/>
      </w:pPr>
      <w:bookmarkStart w:id="2813" w:name="_Ref144113214"/>
      <w:r w:rsidRPr="00462199">
        <w:t>the CO</w:t>
      </w:r>
      <w:r w:rsidRPr="00462199">
        <w:rPr>
          <w:vertAlign w:val="subscript"/>
        </w:rPr>
        <w:t>2</w:t>
      </w:r>
      <w:r w:rsidRPr="00462199">
        <w:t xml:space="preserve"> T&amp;S Network Availability Proposer shall provide the necessary Supporting Information as soon as reasonably practicable, and in any event no later than ten (10) Business Days after receipt of the CO</w:t>
      </w:r>
      <w:r w:rsidRPr="00462199">
        <w:rPr>
          <w:vertAlign w:val="subscript"/>
        </w:rPr>
        <w:t>2</w:t>
      </w:r>
      <w:r w:rsidRPr="00462199">
        <w:t xml:space="preserve"> T&amp;S Network Availability Response Notice, or such longer period as is specified by the LCHA Counterparty; and</w:t>
      </w:r>
      <w:bookmarkEnd w:id="2813"/>
    </w:p>
    <w:p w14:paraId="2CA08944" w14:textId="49180B9E" w:rsidR="00D179D6" w:rsidRPr="00462199" w:rsidRDefault="00D179D6" w:rsidP="00E5277A">
      <w:pPr>
        <w:pStyle w:val="H4Ashurst"/>
      </w:pPr>
      <w:bookmarkStart w:id="2814" w:name="_Ref144113215"/>
      <w:r w:rsidRPr="00462199">
        <w:t>upon receipt of the Supporting Information, the CO</w:t>
      </w:r>
      <w:r w:rsidRPr="002D2625">
        <w:rPr>
          <w:vertAlign w:val="subscript"/>
        </w:rPr>
        <w:t>2</w:t>
      </w:r>
      <w:r w:rsidRPr="00462199">
        <w:t xml:space="preserve"> T&amp;S Network Availability Respondent shall, no later than ten (10) Business Days after receipt of such Supporting Information, give a further CO</w:t>
      </w:r>
      <w:r w:rsidRPr="002D2625">
        <w:rPr>
          <w:vertAlign w:val="subscript"/>
        </w:rPr>
        <w:t>2</w:t>
      </w:r>
      <w:r w:rsidRPr="00462199">
        <w:t xml:space="preserve"> T&amp;S Network Availability Response Notice to the CO</w:t>
      </w:r>
      <w:r w:rsidRPr="002D2625">
        <w:rPr>
          <w:vertAlign w:val="subscript"/>
        </w:rPr>
        <w:t>2</w:t>
      </w:r>
      <w:r w:rsidRPr="00462199">
        <w:t xml:space="preserve"> T&amp;S Network Availability Proposer (a </w:t>
      </w:r>
      <w:r w:rsidRPr="002D2625">
        <w:rPr>
          <w:b/>
        </w:rPr>
        <w:t>"Further CO</w:t>
      </w:r>
      <w:r w:rsidRPr="002D2625">
        <w:rPr>
          <w:b/>
          <w:vertAlign w:val="subscript"/>
        </w:rPr>
        <w:t>2</w:t>
      </w:r>
      <w:r w:rsidRPr="002D2625">
        <w:rPr>
          <w:b/>
        </w:rPr>
        <w:t xml:space="preserve"> T&amp;S Network Availability Response Notice"</w:t>
      </w:r>
      <w:r w:rsidRPr="00462199">
        <w:t>). A Further CO</w:t>
      </w:r>
      <w:r w:rsidRPr="002D2625">
        <w:rPr>
          <w:vertAlign w:val="subscript"/>
        </w:rPr>
        <w:t>2</w:t>
      </w:r>
      <w:r w:rsidRPr="00462199">
        <w:t xml:space="preserve"> T&amp;S Network Availability Response Notice shall contain one of the statements set out in </w:t>
      </w:r>
      <w:r w:rsidR="007248B2" w:rsidRPr="007248B2">
        <w:t>Condition</w:t>
      </w:r>
      <w:r w:rsidRPr="00462199">
        <w:t>s</w:t>
      </w:r>
      <w:r w:rsidR="002D2625">
        <w:t xml:space="preserve"> </w:t>
      </w:r>
      <w:r w:rsidR="002D2625">
        <w:fldChar w:fldCharType="begin"/>
      </w:r>
      <w:r w:rsidR="002D2625">
        <w:instrText xml:space="preserve"> REF _Ref144113211 \w \h </w:instrText>
      </w:r>
      <w:r w:rsidR="002D2625">
        <w:fldChar w:fldCharType="separate"/>
      </w:r>
      <w:del w:id="2815" w:author="Faqir, Sofia (Energy Security)" w:date="2023-11-12T19:47:00Z">
        <w:r w:rsidR="00E473FC">
          <w:delText>3.71(A)</w:delText>
        </w:r>
      </w:del>
      <w:r w:rsidR="002D2625">
        <w:fldChar w:fldCharType="end"/>
      </w:r>
      <w:r w:rsidRPr="00462199">
        <w:t xml:space="preserve"> or</w:t>
      </w:r>
      <w:r w:rsidR="002D2625">
        <w:t xml:space="preserve"> </w:t>
      </w:r>
      <w:r w:rsidR="002D2625">
        <w:fldChar w:fldCharType="begin"/>
      </w:r>
      <w:r w:rsidR="002D2625">
        <w:instrText xml:space="preserve"> REF _Ref144113212 \w \h </w:instrText>
      </w:r>
      <w:r w:rsidR="002D2625">
        <w:fldChar w:fldCharType="separate"/>
      </w:r>
      <w:del w:id="2816" w:author="Faqir, Sofia (Energy Security)" w:date="2023-11-12T19:47:00Z">
        <w:r w:rsidR="00E473FC">
          <w:delText>3.71(B)</w:delText>
        </w:r>
      </w:del>
      <w:r w:rsidR="002D2625">
        <w:fldChar w:fldCharType="end"/>
      </w:r>
      <w:r w:rsidRPr="00462199">
        <w:t>.</w:t>
      </w:r>
      <w:bookmarkEnd w:id="2814"/>
    </w:p>
    <w:p w14:paraId="25BECD12" w14:textId="3F6CC0EA" w:rsidR="00D179D6" w:rsidRPr="00462199" w:rsidRDefault="00D179D6" w:rsidP="00E5277A">
      <w:pPr>
        <w:pStyle w:val="H2Ashurst"/>
      </w:pPr>
      <w:bookmarkStart w:id="2817" w:name="_Ref144113216"/>
      <w:r w:rsidRPr="00462199">
        <w:t xml:space="preserve">Nothing in </w:t>
      </w:r>
      <w:r w:rsidR="007248B2" w:rsidRPr="007248B2">
        <w:t>Condition</w:t>
      </w:r>
      <w:r w:rsidRPr="00462199">
        <w:t xml:space="preserve">s </w:t>
      </w:r>
      <w:r w:rsidR="008571B0">
        <w:fldChar w:fldCharType="begin"/>
      </w:r>
      <w:r w:rsidR="008571B0">
        <w:instrText xml:space="preserve"> REF _Ref144113204 \w \h </w:instrText>
      </w:r>
      <w:r w:rsidR="008571B0">
        <w:fldChar w:fldCharType="separate"/>
      </w:r>
      <w:del w:id="2818" w:author="Faqir, Sofia (Energy Security)" w:date="2023-11-12T19:47:00Z">
        <w:r w:rsidR="00E473FC">
          <w:delText>3.69</w:delText>
        </w:r>
      </w:del>
      <w:r w:rsidR="008571B0">
        <w:fldChar w:fldCharType="end"/>
      </w:r>
      <w:r w:rsidRPr="00462199">
        <w:t xml:space="preserve"> to </w:t>
      </w:r>
      <w:r w:rsidRPr="00462199">
        <w:fldChar w:fldCharType="begin"/>
      </w:r>
      <w:r w:rsidRPr="00462199">
        <w:instrText xml:space="preserve">  REF _Ref144113210 \r \h \* MERGEFORMAT </w:instrText>
      </w:r>
      <w:r w:rsidRPr="00462199">
        <w:fldChar w:fldCharType="separate"/>
      </w:r>
      <w:del w:id="2819" w:author="Faqir, Sofia (Energy Security)" w:date="2023-11-12T19:47:00Z">
        <w:r w:rsidR="00E473FC" w:rsidRPr="00E473FC">
          <w:rPr>
            <w:color w:val="000000"/>
          </w:rPr>
          <w:delText>3.71</w:delText>
        </w:r>
      </w:del>
      <w:r w:rsidRPr="00462199">
        <w:fldChar w:fldCharType="end"/>
      </w:r>
      <w:r w:rsidRPr="00462199">
        <w:t xml:space="preserve"> (</w:t>
      </w:r>
      <w:r w:rsidRPr="00462199">
        <w:rPr>
          <w:i/>
          <w:iCs/>
        </w:rPr>
        <w:t>CO</w:t>
      </w:r>
      <w:r w:rsidRPr="00462199">
        <w:rPr>
          <w:i/>
          <w:iCs/>
          <w:vertAlign w:val="subscript"/>
        </w:rPr>
        <w:t>2</w:t>
      </w:r>
      <w:r w:rsidRPr="00462199">
        <w:rPr>
          <w:i/>
          <w:iCs/>
        </w:rPr>
        <w:t xml:space="preserve"> T&amp;S Connection Confirmation Requirement)</w:t>
      </w:r>
      <w:r w:rsidRPr="00462199">
        <w:t xml:space="preserve"> shall require the LCHA Counterparty to specify in any CO</w:t>
      </w:r>
      <w:r w:rsidRPr="00462199">
        <w:rPr>
          <w:vertAlign w:val="subscript"/>
        </w:rPr>
        <w:t>2</w:t>
      </w:r>
      <w:r w:rsidRPr="00462199">
        <w:t xml:space="preserve"> T&amp;S Network Availability Response Notice or Further CO</w:t>
      </w:r>
      <w:r w:rsidRPr="00462199">
        <w:rPr>
          <w:vertAlign w:val="subscript"/>
        </w:rPr>
        <w:t>2</w:t>
      </w:r>
      <w:r w:rsidRPr="00462199">
        <w:t xml:space="preserve"> T&amp;S Network Availability Response Notice that the LCHA Counterparty accepts that the CO</w:t>
      </w:r>
      <w:r w:rsidRPr="00462199">
        <w:rPr>
          <w:vertAlign w:val="subscript"/>
        </w:rPr>
        <w:t>2</w:t>
      </w:r>
      <w:r w:rsidRPr="00462199">
        <w:t xml:space="preserve"> T&amp;S Network is available to enable the Capture Plant to export captured CO</w:t>
      </w:r>
      <w:r w:rsidRPr="00462199">
        <w:rPr>
          <w:vertAlign w:val="subscript"/>
        </w:rPr>
        <w:t>2</w:t>
      </w:r>
      <w:r w:rsidRPr="00462199">
        <w:t xml:space="preserve"> Rich Stream to the CO</w:t>
      </w:r>
      <w:r w:rsidRPr="00462199">
        <w:rPr>
          <w:vertAlign w:val="subscript"/>
        </w:rPr>
        <w:t>2</w:t>
      </w:r>
      <w:r w:rsidRPr="00462199">
        <w:t xml:space="preserve"> T&amp;S Network, unless and until the LCHA Counterparty is satisfied of the same.</w:t>
      </w:r>
      <w:bookmarkEnd w:id="2817"/>
    </w:p>
    <w:p w14:paraId="23CDFD70" w14:textId="77777777" w:rsidR="00D179D6" w:rsidRPr="00462199" w:rsidRDefault="00D179D6" w:rsidP="00E5277A">
      <w:pPr>
        <w:pStyle w:val="H2Ashurst"/>
      </w:pPr>
      <w:bookmarkStart w:id="2820" w:name="_Ref144113217"/>
      <w:r w:rsidRPr="00462199">
        <w:t>Any CO</w:t>
      </w:r>
      <w:r w:rsidRPr="00462199">
        <w:rPr>
          <w:vertAlign w:val="subscript"/>
        </w:rPr>
        <w:t>2</w:t>
      </w:r>
      <w:r w:rsidRPr="00462199">
        <w:t xml:space="preserve"> T&amp;S Network Availability Notice given by the Producer to the LCHA Counterparty shall be accompanied by a Directors' Certificate in relation to the information contained in, and enclosed with, such notice.</w:t>
      </w:r>
      <w:bookmarkEnd w:id="2820"/>
    </w:p>
    <w:p w14:paraId="3080799F" w14:textId="77777777" w:rsidR="00D179D6" w:rsidRPr="00462199" w:rsidRDefault="00D179D6" w:rsidP="00E5277A">
      <w:pPr>
        <w:pStyle w:val="H2Ashurst"/>
      </w:pPr>
      <w:bookmarkStart w:id="2821" w:name="_Ref144113218"/>
      <w:r w:rsidRPr="00462199">
        <w:t>The Producer shall use reasonable endeavours to fulfil or procure the fulfilment of the CO</w:t>
      </w:r>
      <w:r w:rsidRPr="00462199">
        <w:rPr>
          <w:vertAlign w:val="subscript"/>
        </w:rPr>
        <w:t>2</w:t>
      </w:r>
      <w:r w:rsidRPr="00462199">
        <w:t xml:space="preserve"> T&amp;S Connection Confirmation Requirement as soon as reasonably practicable, and in any event before the CO</w:t>
      </w:r>
      <w:r w:rsidRPr="00462199">
        <w:rPr>
          <w:vertAlign w:val="subscript"/>
        </w:rPr>
        <w:t>2</w:t>
      </w:r>
      <w:r w:rsidRPr="00462199">
        <w:t xml:space="preserve"> T&amp;S Connection Confirmation Deadline.</w:t>
      </w:r>
      <w:bookmarkEnd w:id="2821"/>
    </w:p>
    <w:p w14:paraId="4BC68AA0" w14:textId="77777777" w:rsidR="00D179D6" w:rsidRPr="00462199" w:rsidRDefault="00D179D6" w:rsidP="005B3BB9">
      <w:pPr>
        <w:pStyle w:val="NormalBoldAshurst"/>
      </w:pPr>
      <w:r w:rsidRPr="00462199">
        <w:rPr>
          <w:i/>
        </w:rPr>
        <w:t xml:space="preserve">Failure to comply with </w:t>
      </w:r>
      <w:r w:rsidRPr="00462199">
        <w:t>CO</w:t>
      </w:r>
      <w:r w:rsidRPr="00462199">
        <w:rPr>
          <w:vertAlign w:val="subscript"/>
        </w:rPr>
        <w:t>2</w:t>
      </w:r>
      <w:r w:rsidRPr="00462199">
        <w:rPr>
          <w:i/>
        </w:rPr>
        <w:t xml:space="preserve"> T&amp;S Connection Confirmation Requirement</w:t>
      </w:r>
    </w:p>
    <w:p w14:paraId="1AC0E901" w14:textId="4A31AA3F" w:rsidR="00D179D6" w:rsidRPr="00462199" w:rsidRDefault="00D179D6" w:rsidP="00E5277A">
      <w:pPr>
        <w:pStyle w:val="H2Ashurst"/>
      </w:pPr>
      <w:bookmarkStart w:id="2822" w:name="_Ref144113219"/>
      <w:r w:rsidRPr="00462199">
        <w:t xml:space="preserve">Without prejudice to </w:t>
      </w:r>
      <w:r w:rsidR="007248B2" w:rsidRPr="007248B2">
        <w:t>Condition</w:t>
      </w:r>
      <w:r w:rsidRPr="00462199">
        <w:t xml:space="preserve"> </w:t>
      </w:r>
      <w:r w:rsidR="008571B0">
        <w:fldChar w:fldCharType="begin"/>
      </w:r>
      <w:r w:rsidR="008571B0">
        <w:instrText xml:space="preserve"> REF _Ref144114770 \w \h </w:instrText>
      </w:r>
      <w:r w:rsidR="008571B0">
        <w:fldChar w:fldCharType="separate"/>
      </w:r>
      <w:del w:id="2823" w:author="Faqir, Sofia (Energy Security)" w:date="2023-11-12T19:47:00Z">
        <w:r w:rsidR="00E473FC">
          <w:delText>52.30</w:delText>
        </w:r>
      </w:del>
      <w:r w:rsidR="008571B0">
        <w:fldChar w:fldCharType="end"/>
      </w:r>
      <w:r w:rsidRPr="00462199">
        <w:t xml:space="preserve"> (</w:t>
      </w:r>
      <w:r w:rsidRPr="00462199">
        <w:rPr>
          <w:i/>
          <w:iCs/>
        </w:rPr>
        <w:t>Termination for failing to satisfy the CO</w:t>
      </w:r>
      <w:r w:rsidRPr="00462199">
        <w:rPr>
          <w:i/>
          <w:iCs/>
          <w:vertAlign w:val="subscript"/>
        </w:rPr>
        <w:t>2</w:t>
      </w:r>
      <w:r w:rsidRPr="00462199">
        <w:rPr>
          <w:i/>
          <w:iCs/>
        </w:rPr>
        <w:t xml:space="preserve"> T&amp;S Connection Confirmation Requirement</w:t>
      </w:r>
      <w:r w:rsidRPr="00462199">
        <w:t>):</w:t>
      </w:r>
      <w:bookmarkEnd w:id="2822"/>
    </w:p>
    <w:p w14:paraId="75B78CC6" w14:textId="04A99722" w:rsidR="00D179D6" w:rsidRPr="00462199" w:rsidRDefault="00D179D6" w:rsidP="00E5277A">
      <w:pPr>
        <w:pStyle w:val="H3Ashurst"/>
      </w:pPr>
      <w:bookmarkStart w:id="2824" w:name="_Ref144113220"/>
      <w:r w:rsidRPr="00462199">
        <w:t xml:space="preserve">if the Producer is entitled to relief pursuant to </w:t>
      </w:r>
      <w:r w:rsidR="007248B2" w:rsidRPr="007248B2">
        <w:t>Condition</w:t>
      </w:r>
      <w:r w:rsidRPr="00462199">
        <w:t xml:space="preserve"> </w:t>
      </w:r>
      <w:r w:rsidR="008571B0">
        <w:fldChar w:fldCharType="begin"/>
      </w:r>
      <w:r w:rsidR="008571B0">
        <w:instrText xml:space="preserve"> REF _Ref144113128 \w \h </w:instrText>
      </w:r>
      <w:r w:rsidR="008571B0">
        <w:fldChar w:fldCharType="separate"/>
      </w:r>
      <w:del w:id="2825" w:author="Faqir, Sofia (Energy Security)" w:date="2023-11-12T19:47:00Z">
        <w:r w:rsidR="00E473FC">
          <w:delText>3.42</w:delText>
        </w:r>
      </w:del>
      <w:r w:rsidR="008571B0">
        <w:fldChar w:fldCharType="end"/>
      </w:r>
      <w:r w:rsidRPr="00462199">
        <w:t xml:space="preserve"> (</w:t>
      </w:r>
      <w:r w:rsidRPr="00462199">
        <w:rPr>
          <w:i/>
          <w:iCs/>
        </w:rPr>
        <w:t>Relief due to CO</w:t>
      </w:r>
      <w:r w:rsidRPr="00462199">
        <w:rPr>
          <w:i/>
          <w:iCs/>
          <w:vertAlign w:val="subscript"/>
        </w:rPr>
        <w:t>2</w:t>
      </w:r>
      <w:r w:rsidRPr="00462199">
        <w:rPr>
          <w:i/>
          <w:iCs/>
        </w:rPr>
        <w:t xml:space="preserve"> T&amp;S Commissioning Delay Event</w:t>
      </w:r>
      <w:r w:rsidRPr="00462199">
        <w:t xml:space="preserve">), the Producer's entitlement: (i) an extension to one (1) or more of the Milestone Delivery Date, the Target Commissioning Window and/or the </w:t>
      </w:r>
      <w:r w:rsidRPr="00462199">
        <w:lastRenderedPageBreak/>
        <w:t>Longstop Date; and/or (ii) CO</w:t>
      </w:r>
      <w:r w:rsidRPr="00462199">
        <w:rPr>
          <w:vertAlign w:val="subscript"/>
        </w:rPr>
        <w:t>2</w:t>
      </w:r>
      <w:r w:rsidRPr="00462199">
        <w:t xml:space="preserve"> T&amp;S Connection Delay Compensation pursuant to </w:t>
      </w:r>
      <w:r w:rsidR="007248B2" w:rsidRPr="007248B2">
        <w:t>Condition</w:t>
      </w:r>
      <w:r w:rsidRPr="00462199">
        <w:t xml:space="preserve"> </w:t>
      </w:r>
      <w:r w:rsidR="008571B0">
        <w:fldChar w:fldCharType="begin"/>
      </w:r>
      <w:r w:rsidR="008571B0">
        <w:instrText xml:space="preserve"> REF _Ref144113128 \w \h </w:instrText>
      </w:r>
      <w:r w:rsidR="008571B0">
        <w:fldChar w:fldCharType="separate"/>
      </w:r>
      <w:del w:id="2826" w:author="Faqir, Sofia (Energy Security)" w:date="2023-11-12T19:47:00Z">
        <w:r w:rsidR="00E473FC">
          <w:delText>3.42</w:delText>
        </w:r>
      </w:del>
      <w:r w:rsidR="008571B0">
        <w:fldChar w:fldCharType="end"/>
      </w:r>
      <w:r w:rsidRPr="00462199">
        <w:t>, shall end on the earlier of:</w:t>
      </w:r>
      <w:bookmarkEnd w:id="2824"/>
    </w:p>
    <w:p w14:paraId="1DA077BA" w14:textId="193A3DC8" w:rsidR="00D179D6" w:rsidRPr="00462199" w:rsidRDefault="00D179D6" w:rsidP="00E5277A">
      <w:pPr>
        <w:pStyle w:val="H4Ashurst"/>
      </w:pPr>
      <w:bookmarkStart w:id="2827" w:name="_Ref144113221"/>
      <w:r w:rsidRPr="00462199">
        <w:t>only if the Producer subsequently issues a CO</w:t>
      </w:r>
      <w:r w:rsidRPr="00462199">
        <w:rPr>
          <w:vertAlign w:val="subscript"/>
        </w:rPr>
        <w:t>2</w:t>
      </w:r>
      <w:r w:rsidRPr="00462199">
        <w:t xml:space="preserve"> TCDE Notice which relates to </w:t>
      </w:r>
      <w:r w:rsidR="007248B2" w:rsidRPr="007248B2">
        <w:t>Condition</w:t>
      </w:r>
      <w:r w:rsidRPr="00462199">
        <w:t xml:space="preserve"> </w:t>
      </w:r>
      <w:r w:rsidRPr="00462199">
        <w:fldChar w:fldCharType="begin"/>
      </w:r>
      <w:r w:rsidRPr="00462199">
        <w:instrText xml:space="preserve">  REF _Ref144113073 \r \h \* MERGEFORMAT </w:instrText>
      </w:r>
      <w:r w:rsidRPr="00462199">
        <w:fldChar w:fldCharType="separate"/>
      </w:r>
      <w:del w:id="2828" w:author="Faqir, Sofia (Energy Security)" w:date="2023-11-12T19:47:00Z">
        <w:r w:rsidR="00E473FC" w:rsidRPr="00E473FC">
          <w:rPr>
            <w:color w:val="000000"/>
          </w:rPr>
          <w:delText>3.32(A)(ii)</w:delText>
        </w:r>
      </w:del>
      <w:r w:rsidRPr="00462199">
        <w:fldChar w:fldCharType="end"/>
      </w:r>
      <w:r w:rsidRPr="00462199">
        <w:t>, the date on which the CO</w:t>
      </w:r>
      <w:r w:rsidRPr="00462199">
        <w:rPr>
          <w:vertAlign w:val="subscript"/>
        </w:rPr>
        <w:t>2</w:t>
      </w:r>
      <w:r w:rsidRPr="00462199">
        <w:t xml:space="preserve"> T&amp;S Connection Confirmation CP is waived pursuant to </w:t>
      </w:r>
      <w:r w:rsidR="007248B2" w:rsidRPr="007248B2">
        <w:t>Condition</w:t>
      </w:r>
      <w:r w:rsidRPr="00462199">
        <w:t xml:space="preserve"> </w:t>
      </w:r>
      <w:r w:rsidR="008571B0">
        <w:fldChar w:fldCharType="begin"/>
      </w:r>
      <w:r w:rsidR="008571B0">
        <w:instrText xml:space="preserve"> REF _Ref144113192 \w \h </w:instrText>
      </w:r>
      <w:r w:rsidR="008571B0">
        <w:fldChar w:fldCharType="separate"/>
      </w:r>
      <w:del w:id="2829" w:author="Faqir, Sofia (Energy Security)" w:date="2023-11-12T19:47:00Z">
        <w:r w:rsidR="00E473FC">
          <w:delText>3.66</w:delText>
        </w:r>
      </w:del>
      <w:r w:rsidR="008571B0">
        <w:fldChar w:fldCharType="end"/>
      </w:r>
      <w:r w:rsidRPr="00462199">
        <w:t>;</w:t>
      </w:r>
      <w:bookmarkEnd w:id="2827"/>
    </w:p>
    <w:p w14:paraId="301DCE59" w14:textId="77777777" w:rsidR="00D179D6" w:rsidRPr="00462199" w:rsidRDefault="00D179D6" w:rsidP="00E5277A">
      <w:pPr>
        <w:pStyle w:val="H4Ashurst"/>
      </w:pPr>
      <w:bookmarkStart w:id="2830" w:name="_Ref144113222"/>
      <w:r w:rsidRPr="00462199">
        <w:t>the CO</w:t>
      </w:r>
      <w:r w:rsidRPr="00462199">
        <w:rPr>
          <w:vertAlign w:val="subscript"/>
        </w:rPr>
        <w:t>2</w:t>
      </w:r>
      <w:r w:rsidRPr="00462199">
        <w:t xml:space="preserve"> T&amp;S Network Availability Date;</w:t>
      </w:r>
      <w:bookmarkEnd w:id="2830"/>
    </w:p>
    <w:p w14:paraId="0281F385" w14:textId="77777777" w:rsidR="00D179D6" w:rsidRPr="00462199" w:rsidRDefault="00D179D6" w:rsidP="00E5277A">
      <w:pPr>
        <w:pStyle w:val="H4Ashurst"/>
      </w:pPr>
      <w:bookmarkStart w:id="2831" w:name="_Ref144113223"/>
      <w:r w:rsidRPr="00462199">
        <w:t>the date on which the Producer fully implements an Approved Alternative CO</w:t>
      </w:r>
      <w:r w:rsidRPr="00462199">
        <w:rPr>
          <w:vertAlign w:val="subscript"/>
        </w:rPr>
        <w:t>2</w:t>
      </w:r>
      <w:r w:rsidRPr="00462199">
        <w:t xml:space="preserve"> T&amp;S Network Solution Plan such that the CO</w:t>
      </w:r>
      <w:r w:rsidRPr="00462199">
        <w:rPr>
          <w:vertAlign w:val="subscript"/>
        </w:rPr>
        <w:t>2</w:t>
      </w:r>
      <w:r w:rsidRPr="00462199">
        <w:t xml:space="preserve"> T&amp;S Prolonged Unavailability Event has been remedied; and</w:t>
      </w:r>
      <w:bookmarkEnd w:id="2831"/>
    </w:p>
    <w:p w14:paraId="4E67D7DC" w14:textId="77777777" w:rsidR="00D179D6" w:rsidRPr="00462199" w:rsidRDefault="00D179D6" w:rsidP="00E5277A">
      <w:pPr>
        <w:pStyle w:val="H4Ashurst"/>
      </w:pPr>
      <w:bookmarkStart w:id="2832" w:name="_Ref144113224"/>
      <w:r w:rsidRPr="00462199">
        <w:t>the CO</w:t>
      </w:r>
      <w:r w:rsidRPr="00462199">
        <w:rPr>
          <w:vertAlign w:val="subscript"/>
        </w:rPr>
        <w:t>2</w:t>
      </w:r>
      <w:r w:rsidRPr="00462199">
        <w:t xml:space="preserve"> T&amp;S Prolonged Unavailability Termination Date; or</w:t>
      </w:r>
      <w:bookmarkEnd w:id="2832"/>
    </w:p>
    <w:p w14:paraId="00D0E2A7" w14:textId="6A60CE89" w:rsidR="00D179D6" w:rsidRPr="00462199" w:rsidRDefault="00D179D6" w:rsidP="00E5277A">
      <w:pPr>
        <w:pStyle w:val="H3Ashurst"/>
      </w:pPr>
      <w:bookmarkStart w:id="2833" w:name="_Ref144113225"/>
      <w:r w:rsidRPr="00462199">
        <w:t>if the CO</w:t>
      </w:r>
      <w:r w:rsidRPr="00462199">
        <w:rPr>
          <w:vertAlign w:val="subscript"/>
        </w:rPr>
        <w:t>2</w:t>
      </w:r>
      <w:r w:rsidRPr="00462199">
        <w:t xml:space="preserve"> T&amp;S Connection Confirmation CP is waived pursuant to </w:t>
      </w:r>
      <w:r w:rsidR="007248B2" w:rsidRPr="007248B2">
        <w:t>Condition</w:t>
      </w:r>
      <w:r w:rsidRPr="00462199">
        <w:t xml:space="preserve"> </w:t>
      </w:r>
      <w:r w:rsidR="008571B0">
        <w:fldChar w:fldCharType="begin"/>
      </w:r>
      <w:r w:rsidR="008571B0">
        <w:instrText xml:space="preserve"> REF _Ref144113192 \w \h </w:instrText>
      </w:r>
      <w:r w:rsidR="008571B0">
        <w:fldChar w:fldCharType="separate"/>
      </w:r>
      <w:del w:id="2834" w:author="Faqir, Sofia (Energy Security)" w:date="2023-11-12T19:47:00Z">
        <w:r w:rsidR="00E473FC">
          <w:delText>3.66</w:delText>
        </w:r>
      </w:del>
      <w:r w:rsidR="008571B0">
        <w:fldChar w:fldCharType="end"/>
      </w:r>
      <w:r w:rsidRPr="00462199">
        <w:t xml:space="preserve"> (</w:t>
      </w:r>
      <w:r w:rsidRPr="00462199">
        <w:rPr>
          <w:i/>
          <w:iCs/>
        </w:rPr>
        <w:t>Waiver of CO</w:t>
      </w:r>
      <w:r w:rsidRPr="00462199">
        <w:rPr>
          <w:i/>
          <w:iCs/>
          <w:vertAlign w:val="subscript"/>
        </w:rPr>
        <w:t>2</w:t>
      </w:r>
      <w:r w:rsidRPr="00462199">
        <w:rPr>
          <w:i/>
          <w:iCs/>
        </w:rPr>
        <w:t xml:space="preserve"> T&amp;S Connection Confirmation CP</w:t>
      </w:r>
      <w:r w:rsidRPr="00462199">
        <w:t>) and:</w:t>
      </w:r>
      <w:bookmarkEnd w:id="2833"/>
    </w:p>
    <w:p w14:paraId="6893CEF9" w14:textId="77777777" w:rsidR="00D179D6" w:rsidRPr="00462199" w:rsidRDefault="00D179D6" w:rsidP="00E5277A">
      <w:pPr>
        <w:pStyle w:val="H4Ashurst"/>
      </w:pPr>
      <w:bookmarkStart w:id="2835" w:name="_Ref144113226"/>
      <w:r w:rsidRPr="00462199">
        <w:t>the Producer fails to satisfy the CO</w:t>
      </w:r>
      <w:r w:rsidRPr="00462199">
        <w:rPr>
          <w:vertAlign w:val="subscript"/>
        </w:rPr>
        <w:t>2</w:t>
      </w:r>
      <w:r w:rsidRPr="00462199">
        <w:t xml:space="preserve"> T&amp;S Connection Confirmation Requirement within three (3) consecutive Billing Periods following the CO</w:t>
      </w:r>
      <w:r w:rsidRPr="00462199">
        <w:rPr>
          <w:vertAlign w:val="subscript"/>
        </w:rPr>
        <w:t>2</w:t>
      </w:r>
      <w:r w:rsidRPr="00462199">
        <w:t xml:space="preserve"> T&amp;S Network Availability Date (a </w:t>
      </w:r>
      <w:r w:rsidRPr="00462199">
        <w:rPr>
          <w:b/>
        </w:rPr>
        <w:t>"Suspension CO</w:t>
      </w:r>
      <w:r w:rsidRPr="00462199">
        <w:rPr>
          <w:b/>
          <w:vertAlign w:val="subscript"/>
        </w:rPr>
        <w:t>2</w:t>
      </w:r>
      <w:r w:rsidRPr="00462199">
        <w:rPr>
          <w:b/>
        </w:rPr>
        <w:t xml:space="preserve"> T&amp;S Connection Confirmation Requirement Breach"</w:t>
      </w:r>
      <w:r w:rsidRPr="00462199">
        <w:t>) then the LCHA Counterparty may at any time following the occurrence of such breach, elect to suspend payment of any amounts which would otherwise be payable by the LCHA Counterparty to the Producer in any period during which the Producer is in breach of such obligation, provided that, prior to effecting any such suspension, the LCHA Counterparty shall notify the Producer of: (i) its intention to suspend payment of any such amounts; and (ii) the date from which it proposes to effect such suspension; and</w:t>
      </w:r>
      <w:bookmarkEnd w:id="2835"/>
    </w:p>
    <w:p w14:paraId="09780A0B" w14:textId="1F5F9831" w:rsidR="00D179D6" w:rsidRPr="00462199" w:rsidRDefault="00D179D6" w:rsidP="00E5277A">
      <w:pPr>
        <w:pStyle w:val="H4Ashurst"/>
      </w:pPr>
      <w:bookmarkStart w:id="2836" w:name="_Ref144113227"/>
      <w:r w:rsidRPr="00462199">
        <w:t>the Producer evidences to the satisfaction of the LCHA Counterparty that the CO</w:t>
      </w:r>
      <w:r w:rsidRPr="00462199">
        <w:rPr>
          <w:vertAlign w:val="subscript"/>
        </w:rPr>
        <w:t>2</w:t>
      </w:r>
      <w:r w:rsidRPr="00462199">
        <w:t xml:space="preserve"> T&amp;S Connection Confirmation Requirement has been satisfied, then the LCHA Counterparty shall pay any amounts to the Producer which would have been payable but for the operation of </w:t>
      </w:r>
      <w:r w:rsidR="007248B2" w:rsidRPr="007248B2">
        <w:t>Condition</w:t>
      </w:r>
      <w:r w:rsidR="002D2625">
        <w:t xml:space="preserve"> </w:t>
      </w:r>
      <w:r w:rsidR="002D2625">
        <w:fldChar w:fldCharType="begin"/>
      </w:r>
      <w:r w:rsidR="002D2625">
        <w:instrText xml:space="preserve"> REF _Ref144113226 \w \h </w:instrText>
      </w:r>
      <w:r w:rsidR="002D2625">
        <w:fldChar w:fldCharType="separate"/>
      </w:r>
      <w:del w:id="2837" w:author="Faqir, Sofia (Energy Security)" w:date="2023-11-12T19:47:00Z">
        <w:r w:rsidR="00E473FC">
          <w:delText>3.75(B)(i)</w:delText>
        </w:r>
      </w:del>
      <w:r w:rsidR="002D2625">
        <w:fldChar w:fldCharType="end"/>
      </w:r>
      <w:r w:rsidRPr="00462199">
        <w:t>. The LCHA Counterparty may elect to make such payment on a lump sum</w:t>
      </w:r>
      <w:r w:rsidR="002F209F">
        <w:t xml:space="preserve"> or </w:t>
      </w:r>
      <w:r w:rsidRPr="00462199">
        <w:t xml:space="preserve">staged basis. No Compensatory Interest or Default Interest shall be payable in respect of any amounts payable to the Producer pursuant to this </w:t>
      </w:r>
      <w:r w:rsidR="007248B2" w:rsidRPr="007248B2">
        <w:t>Condition</w:t>
      </w:r>
      <w:r w:rsidR="002D2625">
        <w:t xml:space="preserve"> </w:t>
      </w:r>
      <w:r w:rsidR="002D2625">
        <w:fldChar w:fldCharType="begin"/>
      </w:r>
      <w:r w:rsidR="002D2625">
        <w:instrText xml:space="preserve"> REF _Ref144113227 \w \h </w:instrText>
      </w:r>
      <w:r w:rsidR="002D2625">
        <w:fldChar w:fldCharType="separate"/>
      </w:r>
      <w:del w:id="2838" w:author="Faqir, Sofia (Energy Security)" w:date="2023-11-12T19:47:00Z">
        <w:r w:rsidR="00E473FC">
          <w:delText>3.75(B)(ii)</w:delText>
        </w:r>
      </w:del>
      <w:r w:rsidR="002D2625">
        <w:fldChar w:fldCharType="end"/>
      </w:r>
      <w:r w:rsidRPr="00462199">
        <w:t>.</w:t>
      </w:r>
      <w:bookmarkEnd w:id="2836"/>
    </w:p>
    <w:p w14:paraId="5D25EFEE" w14:textId="117B3DB8" w:rsidR="00D179D6" w:rsidRPr="00462199" w:rsidRDefault="00D179D6" w:rsidP="00E5277A">
      <w:pPr>
        <w:pStyle w:val="H2Ashurst"/>
      </w:pPr>
      <w:bookmarkStart w:id="2839" w:name="_Ref144113228"/>
      <w:r w:rsidRPr="00462199">
        <w:t xml:space="preserve">Nothing in </w:t>
      </w:r>
      <w:r w:rsidR="007248B2" w:rsidRPr="007248B2">
        <w:t>Condition</w:t>
      </w:r>
      <w:r w:rsidRPr="00462199">
        <w:t xml:space="preserve">s </w:t>
      </w:r>
      <w:r w:rsidR="008571B0">
        <w:fldChar w:fldCharType="begin"/>
      </w:r>
      <w:r w:rsidR="008571B0">
        <w:instrText xml:space="preserve"> REF _Ref144113066 \w \h </w:instrText>
      </w:r>
      <w:r w:rsidR="008571B0">
        <w:fldChar w:fldCharType="separate"/>
      </w:r>
      <w:del w:id="2840" w:author="Faqir, Sofia (Energy Security)" w:date="2023-11-12T19:47:00Z">
        <w:r w:rsidR="00E473FC">
          <w:delText>3.32</w:delText>
        </w:r>
      </w:del>
      <w:r w:rsidR="008571B0">
        <w:fldChar w:fldCharType="end"/>
      </w:r>
      <w:r w:rsidRPr="00462199">
        <w:rPr>
          <w:rtl/>
          <w:cs/>
        </w:rPr>
        <w:t xml:space="preserve"> </w:t>
      </w:r>
      <w:r w:rsidRPr="00462199">
        <w:t>(</w:t>
      </w:r>
      <w:r w:rsidRPr="00462199">
        <w:rPr>
          <w:i/>
          <w:iCs/>
        </w:rPr>
        <w:t>Relief due to CO</w:t>
      </w:r>
      <w:r w:rsidRPr="00462199">
        <w:rPr>
          <w:i/>
          <w:iCs/>
          <w:vertAlign w:val="subscript"/>
        </w:rPr>
        <w:t>2</w:t>
      </w:r>
      <w:r w:rsidRPr="00462199">
        <w:rPr>
          <w:i/>
          <w:iCs/>
        </w:rPr>
        <w:t xml:space="preserve"> T&amp;S Commissioning Delay Event</w:t>
      </w:r>
      <w:r w:rsidRPr="00462199">
        <w:t xml:space="preserve">) to </w:t>
      </w:r>
      <w:r w:rsidRPr="00462199">
        <w:fldChar w:fldCharType="begin"/>
      </w:r>
      <w:r w:rsidRPr="00462199">
        <w:instrText xml:space="preserve">  REF _Ref144113219 \r \h \* MERGEFORMAT </w:instrText>
      </w:r>
      <w:r w:rsidRPr="00462199">
        <w:fldChar w:fldCharType="separate"/>
      </w:r>
      <w:del w:id="2841" w:author="Faqir, Sofia (Energy Security)" w:date="2023-11-12T19:47:00Z">
        <w:r w:rsidR="00E473FC" w:rsidRPr="00E473FC">
          <w:rPr>
            <w:color w:val="000000"/>
          </w:rPr>
          <w:delText>3.75</w:delText>
        </w:r>
      </w:del>
      <w:r w:rsidRPr="00462199">
        <w:fldChar w:fldCharType="end"/>
      </w:r>
      <w:r w:rsidRPr="00462199">
        <w:t xml:space="preserve"> (</w:t>
      </w:r>
      <w:r w:rsidRPr="00462199">
        <w:rPr>
          <w:i/>
          <w:iCs/>
        </w:rPr>
        <w:t>Failure to comply with CO</w:t>
      </w:r>
      <w:r w:rsidRPr="00462199">
        <w:rPr>
          <w:i/>
          <w:iCs/>
          <w:vertAlign w:val="subscript"/>
        </w:rPr>
        <w:t>2</w:t>
      </w:r>
      <w:r w:rsidRPr="00462199">
        <w:rPr>
          <w:i/>
          <w:iCs/>
        </w:rPr>
        <w:t xml:space="preserve"> T&amp;S Connection Confirmation Requirement</w:t>
      </w:r>
      <w:r w:rsidRPr="00462199">
        <w:t xml:space="preserve">) shall affect the LCHA Counterparty's right to terminate the LCHA pursuant to </w:t>
      </w:r>
      <w:r w:rsidR="007248B2" w:rsidRPr="007248B2">
        <w:t>Condition</w:t>
      </w:r>
      <w:r w:rsidRPr="00462199">
        <w:t xml:space="preserve"> </w:t>
      </w:r>
      <w:r w:rsidR="008571B0">
        <w:fldChar w:fldCharType="begin"/>
      </w:r>
      <w:r w:rsidR="008571B0">
        <w:instrText xml:space="preserve"> REF _Ref144114748 \w \h </w:instrText>
      </w:r>
      <w:r w:rsidR="008571B0">
        <w:fldChar w:fldCharType="separate"/>
      </w:r>
      <w:del w:id="2842" w:author="Faqir, Sofia (Energy Security)" w:date="2023-11-12T19:47:00Z">
        <w:r w:rsidR="00E473FC">
          <w:delText>52.22</w:delText>
        </w:r>
      </w:del>
      <w:r w:rsidR="008571B0">
        <w:fldChar w:fldCharType="end"/>
      </w:r>
      <w:r w:rsidRPr="00462199">
        <w:t xml:space="preserve"> (</w:t>
      </w:r>
      <w:r w:rsidRPr="00462199">
        <w:rPr>
          <w:i/>
          <w:iCs/>
        </w:rPr>
        <w:t>Termination for failing to remedy a CO</w:t>
      </w:r>
      <w:r w:rsidRPr="00462199">
        <w:rPr>
          <w:i/>
          <w:iCs/>
          <w:vertAlign w:val="subscript"/>
        </w:rPr>
        <w:t>2</w:t>
      </w:r>
      <w:r w:rsidRPr="00462199">
        <w:rPr>
          <w:i/>
          <w:iCs/>
        </w:rPr>
        <w:t xml:space="preserve"> T&amp;S Prolonged Unavailability Event</w:t>
      </w:r>
      <w:r w:rsidRPr="00462199">
        <w:t>).</w:t>
      </w:r>
      <w:bookmarkEnd w:id="2839"/>
    </w:p>
    <w:p w14:paraId="1372768C" w14:textId="77777777" w:rsidR="00D179D6" w:rsidRPr="00462199" w:rsidRDefault="00D179D6" w:rsidP="005B3BB9">
      <w:pPr>
        <w:pStyle w:val="NormalBoldAshurst"/>
      </w:pPr>
      <w:r w:rsidRPr="00462199">
        <w:rPr>
          <w:i/>
        </w:rPr>
        <w:t>Pre-Start Date Subsidy Notice</w:t>
      </w:r>
    </w:p>
    <w:p w14:paraId="293AA0B8" w14:textId="77777777" w:rsidR="00D179D6" w:rsidRPr="00462199" w:rsidRDefault="00D179D6" w:rsidP="00E5277A">
      <w:pPr>
        <w:pStyle w:val="H2Ashurst"/>
      </w:pPr>
      <w:bookmarkStart w:id="2843" w:name="_Ref144113229"/>
      <w:r w:rsidRPr="00462199">
        <w:t>With effect from the Agreement Date and until the Start Date, the Producer shall give notice to the LCHA Counterparty if it intends, during such period:</w:t>
      </w:r>
      <w:bookmarkEnd w:id="2843"/>
    </w:p>
    <w:p w14:paraId="49346DBD" w14:textId="77777777" w:rsidR="00D179D6" w:rsidRPr="00462199" w:rsidRDefault="00D179D6" w:rsidP="00E5277A">
      <w:pPr>
        <w:pStyle w:val="H3Ashurst"/>
      </w:pPr>
      <w:bookmarkStart w:id="2844" w:name="_Ref144113230"/>
      <w:r w:rsidRPr="00462199">
        <w:t>to claim a Subsidy for any Hydrogen produced by the Hydrogen Production Plant under the RTFO Scheme or intends to sell Hydrogen produced by the Hydrogen Production Plant to a third party who intends to claim a Subsidy for such Hydrogen under the RTFO Scheme; or</w:t>
      </w:r>
      <w:bookmarkEnd w:id="2844"/>
    </w:p>
    <w:p w14:paraId="7B62BCA8" w14:textId="77777777" w:rsidR="00D179D6" w:rsidRPr="00462199" w:rsidRDefault="00D179D6" w:rsidP="00E5277A">
      <w:pPr>
        <w:pStyle w:val="H3Ashurst"/>
      </w:pPr>
      <w:bookmarkStart w:id="2845" w:name="_Ref144113231"/>
      <w:r w:rsidRPr="00462199">
        <w:t>to claim a Subsidy under the EII Exemption Regulations,</w:t>
      </w:r>
      <w:bookmarkEnd w:id="2845"/>
    </w:p>
    <w:p w14:paraId="15EC606F" w14:textId="77777777" w:rsidR="00D179D6" w:rsidRPr="00462199" w:rsidRDefault="00D179D6" w:rsidP="005B3BB9">
      <w:pPr>
        <w:pStyle w:val="B12Ashurst"/>
      </w:pPr>
      <w:r w:rsidRPr="00462199">
        <w:t xml:space="preserve">(a </w:t>
      </w:r>
      <w:r w:rsidRPr="00462199">
        <w:rPr>
          <w:b/>
        </w:rPr>
        <w:t>"Pre-Start Date Subsidy Notice"</w:t>
      </w:r>
      <w:r w:rsidRPr="00462199">
        <w:t>).</w:t>
      </w:r>
    </w:p>
    <w:p w14:paraId="283C4F47" w14:textId="77777777" w:rsidR="00D179D6" w:rsidRPr="00462199" w:rsidRDefault="00D179D6" w:rsidP="00E5277A">
      <w:pPr>
        <w:pStyle w:val="H2Ashurst"/>
      </w:pPr>
      <w:bookmarkStart w:id="2846" w:name="_Ref144113232"/>
      <w:r w:rsidRPr="00462199">
        <w:lastRenderedPageBreak/>
        <w:t>The Pre-Start Date Subsidy Notice shall:</w:t>
      </w:r>
      <w:bookmarkEnd w:id="2846"/>
    </w:p>
    <w:p w14:paraId="2CBA1F2D" w14:textId="77777777" w:rsidR="00D179D6" w:rsidRPr="00462199" w:rsidRDefault="00D179D6" w:rsidP="00E5277A">
      <w:pPr>
        <w:pStyle w:val="H3Ashurst"/>
      </w:pPr>
      <w:bookmarkStart w:id="2847" w:name="_Ref144113233"/>
      <w:r w:rsidRPr="00462199">
        <w:t>specify the number of Renewable Transport Fuel Certificate(s) the Producer expects to be issued under the RTFO Scheme in respect of Hydrogen produced by the Hydrogen Production Plant;</w:t>
      </w:r>
      <w:bookmarkEnd w:id="2847"/>
    </w:p>
    <w:p w14:paraId="7B4AC6A7" w14:textId="77777777" w:rsidR="00D179D6" w:rsidRPr="00462199" w:rsidRDefault="00D179D6" w:rsidP="00E5277A">
      <w:pPr>
        <w:pStyle w:val="H3Ashurst"/>
      </w:pPr>
      <w:bookmarkStart w:id="2848" w:name="_Ref144113234"/>
      <w:r w:rsidRPr="00462199">
        <w:t>specify the Producer's estimate of the expected volumes (</w:t>
      </w:r>
      <w:r w:rsidRPr="00462199">
        <w:rPr>
          <w:i/>
          <w:iCs/>
        </w:rPr>
        <w:t>expressed in MWh (HHV)</w:t>
      </w:r>
      <w:r w:rsidRPr="00462199">
        <w:t>) of Hydrogen produced by the Hydrogen Production Plant to be claimed under the RTFO Scheme or sold to a third party who intends to claim such Hydrogen under the RTFO Scheme;</w:t>
      </w:r>
      <w:bookmarkEnd w:id="2848"/>
    </w:p>
    <w:p w14:paraId="7EB3F58B" w14:textId="77777777" w:rsidR="00D179D6" w:rsidRPr="00462199" w:rsidRDefault="00D179D6" w:rsidP="00E5277A">
      <w:pPr>
        <w:pStyle w:val="H3Ashurst"/>
      </w:pPr>
      <w:bookmarkStart w:id="2849" w:name="_Ref144113235"/>
      <w:r w:rsidRPr="00462199">
        <w:t>specify the date(s) on which the Renewable Transport Fuel Certificate(s) under the RTFO Scheme are expected to be claimed; and</w:t>
      </w:r>
      <w:bookmarkEnd w:id="2849"/>
    </w:p>
    <w:p w14:paraId="58DFBF85" w14:textId="77777777" w:rsidR="00D179D6" w:rsidRPr="00462199" w:rsidRDefault="00D179D6" w:rsidP="00E5277A">
      <w:pPr>
        <w:pStyle w:val="H3Ashurst"/>
      </w:pPr>
      <w:bookmarkStart w:id="2850" w:name="_Ref144113236"/>
      <w:r w:rsidRPr="00462199">
        <w:t>include such Supporting Information, in reasonable detail, which the Producer considers to be relevant to and supportive of the foregoing.</w:t>
      </w:r>
      <w:bookmarkEnd w:id="2850"/>
    </w:p>
    <w:p w14:paraId="1AC32C0F" w14:textId="77777777" w:rsidR="00D179D6" w:rsidRPr="00462199" w:rsidRDefault="00D179D6" w:rsidP="00E5277A">
      <w:pPr>
        <w:pStyle w:val="H2Ashurst"/>
      </w:pPr>
      <w:bookmarkStart w:id="2851" w:name="_Ref144113237"/>
      <w:r w:rsidRPr="00462199">
        <w:t>A Pre-Start Date Subsidy Notice shall be accompanied by a Directors' Certificate in relation to the information contained in, and enclosed with, the Pre-Start Date Subsidy Notice.</w:t>
      </w:r>
      <w:bookmarkEnd w:id="2851"/>
    </w:p>
    <w:p w14:paraId="4C7DEDA7" w14:textId="704AB6F1" w:rsidR="00D179D6" w:rsidRPr="00462199" w:rsidRDefault="00D179D6" w:rsidP="00E5277A">
      <w:pPr>
        <w:pStyle w:val="H2Ashurst"/>
      </w:pPr>
      <w:bookmarkStart w:id="2852" w:name="_Ref144113238"/>
      <w:r w:rsidRPr="00462199">
        <w:t>The Producer shall ensure that:</w:t>
      </w:r>
      <w:bookmarkEnd w:id="2852"/>
      <w:r w:rsidR="008571B0">
        <w:t xml:space="preserve"> </w:t>
      </w:r>
    </w:p>
    <w:p w14:paraId="1612EDF9" w14:textId="3FFB6AF9" w:rsidR="00D179D6" w:rsidRPr="00462199" w:rsidRDefault="00D179D6" w:rsidP="00E5277A">
      <w:pPr>
        <w:pStyle w:val="H3Ashurst"/>
      </w:pPr>
      <w:bookmarkStart w:id="2853" w:name="_Ref144113239"/>
      <w:r w:rsidRPr="00462199">
        <w:t xml:space="preserve">all forecasts, forward-looking statements and data provided by or on behalf of the Producer pursuant to </w:t>
      </w:r>
      <w:r w:rsidR="007248B2" w:rsidRPr="007248B2">
        <w:t>Condition</w:t>
      </w:r>
      <w:r w:rsidRPr="00462199">
        <w:t xml:space="preserve"> </w:t>
      </w:r>
      <w:r w:rsidR="00B505A9">
        <w:fldChar w:fldCharType="begin"/>
      </w:r>
      <w:r w:rsidR="00B505A9">
        <w:instrText xml:space="preserve"> REF _Ref144113229 \r \h </w:instrText>
      </w:r>
      <w:r w:rsidR="00B505A9">
        <w:fldChar w:fldCharType="separate"/>
      </w:r>
      <w:del w:id="2854" w:author="Faqir, Sofia (Energy Security)" w:date="2023-11-12T19:47:00Z">
        <w:r w:rsidR="00E473FC">
          <w:delText>3.77</w:delText>
        </w:r>
      </w:del>
      <w:r w:rsidR="00B505A9">
        <w:fldChar w:fldCharType="end"/>
      </w:r>
      <w:r w:rsidRPr="00462199">
        <w:t xml:space="preserve"> are prepared in good faith, on a reasonable basis and with due care and attention; and</w:t>
      </w:r>
      <w:bookmarkEnd w:id="2853"/>
    </w:p>
    <w:p w14:paraId="6F4015D0" w14:textId="2B43B5F7" w:rsidR="00D179D6" w:rsidRPr="00462199" w:rsidRDefault="00D179D6" w:rsidP="00E5277A">
      <w:pPr>
        <w:pStyle w:val="H3Ashurst"/>
      </w:pPr>
      <w:bookmarkStart w:id="2855" w:name="_Ref144113240"/>
      <w:r w:rsidRPr="00462199">
        <w:t xml:space="preserve">all other Information provided by or on behalf of the Producer pursuant to </w:t>
      </w:r>
      <w:r w:rsidR="007248B2" w:rsidRPr="007248B2">
        <w:t>Condition</w:t>
      </w:r>
      <w:r w:rsidRPr="00462199">
        <w:t xml:space="preserve"> </w:t>
      </w:r>
      <w:r w:rsidR="00B505A9">
        <w:fldChar w:fldCharType="begin"/>
      </w:r>
      <w:r w:rsidR="00B505A9">
        <w:instrText xml:space="preserve"> REF _Ref144113229 \r \h </w:instrText>
      </w:r>
      <w:r w:rsidR="00B505A9">
        <w:fldChar w:fldCharType="separate"/>
      </w:r>
      <w:del w:id="2856" w:author="Faqir, Sofia (Energy Security)" w:date="2023-11-12T19:47:00Z">
        <w:r w:rsidR="00E473FC">
          <w:delText>3.77</w:delText>
        </w:r>
      </w:del>
      <w:r w:rsidR="00B505A9">
        <w:fldChar w:fldCharType="end"/>
      </w:r>
      <w:r w:rsidRPr="00462199">
        <w:t xml:space="preserve"> is true, complete and accurate in all material respects and is not misleading.</w:t>
      </w:r>
      <w:bookmarkEnd w:id="2855"/>
    </w:p>
    <w:p w14:paraId="0891BAC9" w14:textId="58CEEF45" w:rsidR="00D179D6" w:rsidRPr="00462199" w:rsidRDefault="00D179D6" w:rsidP="005B3BB9">
      <w:pPr>
        <w:pStyle w:val="NormalBoldAshurst"/>
      </w:pPr>
      <w:r w:rsidRPr="00462199">
        <w:rPr>
          <w:i/>
        </w:rPr>
        <w:t>Waiver of Subsidy Control Declaration Operational CP</w:t>
      </w:r>
    </w:p>
    <w:p w14:paraId="59B76BFD" w14:textId="5FA88099" w:rsidR="00D179D6" w:rsidRPr="00462199" w:rsidRDefault="00D179D6" w:rsidP="00E5277A">
      <w:pPr>
        <w:pStyle w:val="H2Ashurst"/>
      </w:pPr>
      <w:bookmarkStart w:id="2857" w:name="_Ref144113241"/>
      <w:r w:rsidRPr="00462199">
        <w:t>The LCHA Counterparty shall agree by notice to the Producer to waive the fulfilment of the Subsidy Control Declaration Operational CP if the Producer evidences to the satisfaction of the LCHA Counterparty that the granter(s) of such Subsidy, State aid</w:t>
      </w:r>
      <w:r w:rsidR="00A54D67">
        <w:t xml:space="preserve">, </w:t>
      </w:r>
      <w:r w:rsidRPr="00462199">
        <w:t>Union Funding</w:t>
      </w:r>
      <w:r w:rsidR="00A54D67">
        <w:t xml:space="preserve"> and/or International Funding</w:t>
      </w:r>
      <w:r w:rsidRPr="00462199">
        <w:t xml:space="preserve"> refuses or is unable to accept the repayment of the Subsidy, State aid</w:t>
      </w:r>
      <w:r w:rsidR="00A54D67">
        <w:t>,</w:t>
      </w:r>
      <w:r w:rsidRPr="00462199">
        <w:t xml:space="preserve"> Union Funding</w:t>
      </w:r>
      <w:r w:rsidR="00A54D67">
        <w:t xml:space="preserve"> and/or International Funding</w:t>
      </w:r>
      <w:r w:rsidRPr="00462199">
        <w:t xml:space="preserve"> (as adjusted for interest in accordance with </w:t>
      </w:r>
      <w:r w:rsidR="007248B2" w:rsidRPr="007248B2">
        <w:t>Condition</w:t>
      </w:r>
      <w:r w:rsidRPr="00462199">
        <w:t xml:space="preserve"> </w:t>
      </w:r>
      <w:r w:rsidR="00B505A9">
        <w:fldChar w:fldCharType="begin"/>
      </w:r>
      <w:r w:rsidR="00B505A9">
        <w:instrText xml:space="preserve"> REF _Ref144113993 \r \h </w:instrText>
      </w:r>
      <w:r w:rsidR="00B505A9">
        <w:fldChar w:fldCharType="separate"/>
      </w:r>
      <w:del w:id="2858" w:author="Faqir, Sofia (Energy Security)" w:date="2023-11-12T19:47:00Z">
        <w:r w:rsidR="00E473FC">
          <w:delText>33.14</w:delText>
        </w:r>
      </w:del>
      <w:r w:rsidR="00B505A9">
        <w:fldChar w:fldCharType="end"/>
      </w:r>
      <w:r w:rsidRPr="00462199">
        <w:t xml:space="preserve"> (</w:t>
      </w:r>
      <w:r w:rsidRPr="00462199">
        <w:rPr>
          <w:i/>
          <w:iCs/>
        </w:rPr>
        <w:t>Subsidy Interest</w:t>
      </w:r>
      <w:r w:rsidRPr="00462199">
        <w:t>), in full or in part. If the Producer seeks a waiver of the Subsidy Control Declaration Operational CP, the Producer shall:</w:t>
      </w:r>
      <w:bookmarkEnd w:id="2857"/>
    </w:p>
    <w:p w14:paraId="6CB6A0E0" w14:textId="5FC647F6" w:rsidR="00D179D6" w:rsidRPr="00462199" w:rsidRDefault="00D179D6" w:rsidP="00E5277A">
      <w:pPr>
        <w:pStyle w:val="H3Ashurst"/>
      </w:pPr>
      <w:bookmarkStart w:id="2859" w:name="_Ref144113242"/>
      <w:r w:rsidRPr="00462199">
        <w:t xml:space="preserve">provide the LCHA Counterparty with such Supporting Information as the Producer considers to be relevant to evidence that the granter refuses or is unable to accept repayment, in accordance with this </w:t>
      </w:r>
      <w:r w:rsidR="007248B2" w:rsidRPr="007248B2">
        <w:t>Condition</w:t>
      </w:r>
      <w:r w:rsidRPr="00462199">
        <w:t>; and</w:t>
      </w:r>
      <w:bookmarkEnd w:id="2859"/>
    </w:p>
    <w:p w14:paraId="354694A8" w14:textId="77777777" w:rsidR="00D179D6" w:rsidRPr="00462199" w:rsidRDefault="00D179D6" w:rsidP="00E5277A">
      <w:pPr>
        <w:pStyle w:val="H3Ashurst"/>
      </w:pPr>
      <w:bookmarkStart w:id="2860" w:name="_Ref144113243"/>
      <w:r w:rsidRPr="00462199">
        <w:t>provide the LCHA Counterparty with such additional Supporting Information as the LCHA Counterparty reasonably requires, as soon as reasonably practicable, and in any event no later than ten (10) Business Days following receipt of the LCHA Counterparty's request,</w:t>
      </w:r>
      <w:bookmarkEnd w:id="2860"/>
    </w:p>
    <w:p w14:paraId="6FC1BE6E" w14:textId="77777777" w:rsidR="00D179D6" w:rsidRPr="00462199" w:rsidRDefault="00D179D6" w:rsidP="005B3BB9">
      <w:pPr>
        <w:pStyle w:val="B12Ashurst"/>
      </w:pPr>
      <w:r w:rsidRPr="00462199">
        <w:t>in each case accompanied with a Directors' Certificate in respect of such Supporting Information.</w:t>
      </w:r>
    </w:p>
    <w:p w14:paraId="76B37426" w14:textId="5E5A4C71" w:rsidR="00D179D6" w:rsidRPr="00462199" w:rsidRDefault="00D179D6" w:rsidP="00E5277A">
      <w:pPr>
        <w:pStyle w:val="H2Ashurst"/>
      </w:pPr>
      <w:bookmarkStart w:id="2861" w:name="_Ref144113244"/>
      <w:r w:rsidRPr="00462199">
        <w:t xml:space="preserve">If the LCHA Counterparty agrees to waive the Subsidy Control Declaration Operational CP in accordance with </w:t>
      </w:r>
      <w:r w:rsidR="007248B2" w:rsidRPr="007248B2">
        <w:t>Condition</w:t>
      </w:r>
      <w:r w:rsidRPr="00462199">
        <w:t xml:space="preserve"> </w:t>
      </w:r>
      <w:r w:rsidR="00B505A9">
        <w:fldChar w:fldCharType="begin"/>
      </w:r>
      <w:r w:rsidR="00B505A9">
        <w:instrText xml:space="preserve"> REF _Ref144113241 \r \h </w:instrText>
      </w:r>
      <w:r w:rsidR="00B505A9">
        <w:fldChar w:fldCharType="separate"/>
      </w:r>
      <w:del w:id="2862" w:author="Faqir, Sofia (Energy Security)" w:date="2023-11-12T19:47:00Z">
        <w:r w:rsidR="00E473FC">
          <w:delText>3.81</w:delText>
        </w:r>
      </w:del>
      <w:r w:rsidR="00B505A9">
        <w:fldChar w:fldCharType="end"/>
      </w:r>
      <w:r w:rsidRPr="00462199">
        <w:t>:</w:t>
      </w:r>
      <w:bookmarkEnd w:id="2861"/>
    </w:p>
    <w:p w14:paraId="5D7BCF1D" w14:textId="77777777" w:rsidR="00D179D6" w:rsidRPr="00462199" w:rsidRDefault="00D179D6" w:rsidP="00E5277A">
      <w:pPr>
        <w:pStyle w:val="H3Ashurst"/>
      </w:pPr>
      <w:bookmarkStart w:id="2863" w:name="_Ref144113245"/>
      <w:r w:rsidRPr="00462199">
        <w:t>the LCHA Counterparty shall also notify the Producer of:</w:t>
      </w:r>
      <w:bookmarkEnd w:id="2863"/>
    </w:p>
    <w:p w14:paraId="71C5685E" w14:textId="4933633E" w:rsidR="00D179D6" w:rsidRPr="00462199" w:rsidRDefault="00D179D6" w:rsidP="00E5277A">
      <w:pPr>
        <w:pStyle w:val="H4Ashurst"/>
      </w:pPr>
      <w:bookmarkStart w:id="2864" w:name="_Ref144113246"/>
      <w:r w:rsidRPr="00462199">
        <w:lastRenderedPageBreak/>
        <w:t>the amount of Subsidy, State aid</w:t>
      </w:r>
      <w:r w:rsidR="00A54D67">
        <w:t>,</w:t>
      </w:r>
      <w:r w:rsidRPr="00462199">
        <w:t xml:space="preserve"> Union Funding</w:t>
      </w:r>
      <w:r w:rsidR="00A54D67">
        <w:t xml:space="preserve"> and/or International Funding</w:t>
      </w:r>
      <w:r w:rsidRPr="00462199">
        <w:t xml:space="preserve"> (excluding the Subsidy arising under the LCHA, the NZHF Grant Funding Agreement, the RTFO Scheme, EII Exemption Regulations and/or any other Approved Scheme of Funding) (as adjusted for interest in accordance with </w:t>
      </w:r>
      <w:r w:rsidR="007248B2" w:rsidRPr="007248B2">
        <w:t>Condition</w:t>
      </w:r>
      <w:r w:rsidRPr="00462199">
        <w:t xml:space="preserve"> </w:t>
      </w:r>
      <w:r w:rsidR="00B505A9">
        <w:fldChar w:fldCharType="begin"/>
      </w:r>
      <w:r w:rsidR="00B505A9">
        <w:instrText xml:space="preserve"> REF _Ref144113993 \r \h </w:instrText>
      </w:r>
      <w:r w:rsidR="00B505A9">
        <w:fldChar w:fldCharType="separate"/>
      </w:r>
      <w:del w:id="2865" w:author="Faqir, Sofia (Energy Security)" w:date="2023-11-12T19:47:00Z">
        <w:r w:rsidR="00E473FC">
          <w:delText>33.14</w:delText>
        </w:r>
      </w:del>
      <w:r w:rsidR="00B505A9">
        <w:fldChar w:fldCharType="end"/>
      </w:r>
      <w:r w:rsidRPr="00462199">
        <w:t xml:space="preserve"> (</w:t>
      </w:r>
      <w:r w:rsidRPr="00462199">
        <w:rPr>
          <w:i/>
          <w:iCs/>
        </w:rPr>
        <w:t>Subsidy Interest</w:t>
      </w:r>
      <w:r w:rsidRPr="00462199">
        <w:t>)) which has not been repaid to the granter as at that date (</w:t>
      </w:r>
      <w:r w:rsidRPr="00462199">
        <w:rPr>
          <w:b/>
        </w:rPr>
        <w:t>"Previous Subsidy"</w:t>
      </w:r>
      <w:r w:rsidRPr="00462199">
        <w:t>); and</w:t>
      </w:r>
      <w:bookmarkEnd w:id="2864"/>
    </w:p>
    <w:p w14:paraId="3D41E060" w14:textId="77777777" w:rsidR="00D179D6" w:rsidRPr="00462199" w:rsidRDefault="00D179D6" w:rsidP="00E5277A">
      <w:pPr>
        <w:pStyle w:val="H4Ashurst"/>
      </w:pPr>
      <w:bookmarkStart w:id="2866" w:name="_Ref144113247"/>
      <w:r w:rsidRPr="00462199">
        <w:t>the Subsidy Interest Rate currently applicable;</w:t>
      </w:r>
      <w:bookmarkEnd w:id="2866"/>
    </w:p>
    <w:p w14:paraId="23499107" w14:textId="53731358" w:rsidR="00D179D6" w:rsidRPr="00462199" w:rsidRDefault="007248B2" w:rsidP="00E5277A">
      <w:pPr>
        <w:pStyle w:val="H3Ashurst"/>
      </w:pPr>
      <w:bookmarkStart w:id="2867" w:name="_Ref144113248"/>
      <w:r w:rsidRPr="007248B2">
        <w:t>Condition</w:t>
      </w:r>
      <w:r w:rsidR="00D179D6" w:rsidRPr="00462199">
        <w:t xml:space="preserve"> </w:t>
      </w:r>
      <w:r w:rsidR="00B505A9">
        <w:fldChar w:fldCharType="begin"/>
      </w:r>
      <w:r w:rsidR="00B505A9">
        <w:instrText xml:space="preserve"> REF _Ref144113253 \r \h </w:instrText>
      </w:r>
      <w:r w:rsidR="00B505A9">
        <w:fldChar w:fldCharType="separate"/>
      </w:r>
      <w:del w:id="2868" w:author="Faqir, Sofia (Energy Security)" w:date="2023-11-12T19:47:00Z">
        <w:r w:rsidR="00E473FC">
          <w:delText>3.84</w:delText>
        </w:r>
      </w:del>
      <w:r w:rsidR="00B505A9">
        <w:fldChar w:fldCharType="end"/>
      </w:r>
      <w:r w:rsidR="00D179D6" w:rsidRPr="00462199">
        <w:t xml:space="preserve"> shall apply; and</w:t>
      </w:r>
      <w:bookmarkEnd w:id="2867"/>
    </w:p>
    <w:p w14:paraId="584D7E53" w14:textId="00B9FE4D" w:rsidR="00D179D6" w:rsidRPr="00462199" w:rsidRDefault="00D179D6" w:rsidP="00E5277A">
      <w:pPr>
        <w:pStyle w:val="H3Ashurst"/>
      </w:pPr>
      <w:bookmarkStart w:id="2869" w:name="_Ref144113249"/>
      <w:r w:rsidRPr="00462199">
        <w:t xml:space="preserve">where the Subsidy Control Declaration Operational CP is the final Operational </w:t>
      </w:r>
      <w:r w:rsidR="007248B2" w:rsidRPr="007248B2">
        <w:t>Condition</w:t>
      </w:r>
      <w:r w:rsidRPr="00462199">
        <w:t xml:space="preserve"> Precedent to be fulfilled, for the purposes of </w:t>
      </w:r>
      <w:r w:rsidR="007248B2" w:rsidRPr="007248B2">
        <w:t>Condition</w:t>
      </w:r>
      <w:r w:rsidRPr="00462199">
        <w:t xml:space="preserve"> </w:t>
      </w:r>
      <w:r w:rsidR="00B505A9">
        <w:fldChar w:fldCharType="begin"/>
      </w:r>
      <w:r w:rsidR="00B505A9">
        <w:instrText xml:space="preserve"> REF _Ref144113040 \r \h </w:instrText>
      </w:r>
      <w:r w:rsidR="00B505A9">
        <w:fldChar w:fldCharType="separate"/>
      </w:r>
      <w:del w:id="2870" w:author="Faqir, Sofia (Energy Security)" w:date="2023-11-12T19:47:00Z">
        <w:r w:rsidR="00E473FC">
          <w:delText>3.22</w:delText>
        </w:r>
      </w:del>
      <w:r w:rsidR="00B505A9">
        <w:fldChar w:fldCharType="end"/>
      </w:r>
      <w:r w:rsidRPr="00462199">
        <w:t>:</w:t>
      </w:r>
      <w:bookmarkEnd w:id="2869"/>
    </w:p>
    <w:p w14:paraId="2FF42C9E" w14:textId="7A5D6F97" w:rsidR="00D179D6" w:rsidRPr="00462199" w:rsidRDefault="00D179D6" w:rsidP="00E5277A">
      <w:pPr>
        <w:pStyle w:val="H4Ashurst"/>
      </w:pPr>
      <w:bookmarkStart w:id="2871" w:name="_Ref144113250"/>
      <w:commentRangeStart w:id="2872"/>
      <w:commentRangeStart w:id="2873"/>
      <w:r w:rsidRPr="00462199">
        <w:t xml:space="preserve">the request for a waiver in accordance with </w:t>
      </w:r>
      <w:r w:rsidR="007248B2" w:rsidRPr="007248B2">
        <w:t>Condition</w:t>
      </w:r>
      <w:r w:rsidRPr="00462199">
        <w:t xml:space="preserve"> </w:t>
      </w:r>
      <w:r w:rsidR="00B505A9">
        <w:fldChar w:fldCharType="begin"/>
      </w:r>
      <w:r w:rsidR="00B505A9">
        <w:instrText xml:space="preserve"> REF _Ref144113241 \r \h </w:instrText>
      </w:r>
      <w:r w:rsidR="00B505A9">
        <w:fldChar w:fldCharType="separate"/>
      </w:r>
      <w:del w:id="2874" w:author="Faqir, Sofia (Energy Security)" w:date="2023-11-12T19:47:00Z">
        <w:r w:rsidR="00E473FC">
          <w:delText>3.81</w:delText>
        </w:r>
      </w:del>
      <w:r w:rsidR="00B505A9">
        <w:fldChar w:fldCharType="end"/>
      </w:r>
      <w:r w:rsidRPr="00462199">
        <w:t>, including the Supporting Information and Directors' Certificate, shall be treated as the OCP Notice, and</w:t>
      </w:r>
      <w:bookmarkEnd w:id="2871"/>
    </w:p>
    <w:p w14:paraId="4560638B" w14:textId="01CBBA1A" w:rsidR="00D179D6" w:rsidRPr="00462199" w:rsidRDefault="00D179D6" w:rsidP="00E5277A">
      <w:pPr>
        <w:pStyle w:val="H4Ashurst"/>
      </w:pPr>
      <w:bookmarkStart w:id="2875" w:name="_Ref144113251"/>
      <w:r w:rsidRPr="00462199">
        <w:t>the waiver shall be treated as the OCP Response Notice.</w:t>
      </w:r>
      <w:bookmarkEnd w:id="2875"/>
      <w:commentRangeEnd w:id="2872"/>
      <w:r w:rsidR="001A26FC" w:rsidRPr="00462199">
        <w:rPr>
          <w:rStyle w:val="CommentReference"/>
          <w:rFonts w:ascii="Arial" w:hAnsi="Arial"/>
          <w:sz w:val="20"/>
          <w:szCs w:val="20"/>
        </w:rPr>
        <w:commentReference w:id="2872"/>
      </w:r>
      <w:commentRangeEnd w:id="2873"/>
      <w:r w:rsidR="009814C6" w:rsidRPr="00462199">
        <w:rPr>
          <w:rStyle w:val="CommentReference"/>
          <w:rFonts w:ascii="Arial" w:hAnsi="Arial"/>
          <w:sz w:val="20"/>
          <w:szCs w:val="20"/>
        </w:rPr>
        <w:commentReference w:id="2873"/>
      </w:r>
    </w:p>
    <w:p w14:paraId="1DD7A38A" w14:textId="1E3617C2" w:rsidR="00D179D6" w:rsidRPr="00462199" w:rsidRDefault="00D179D6" w:rsidP="00E5277A">
      <w:pPr>
        <w:pStyle w:val="H2Ashurst"/>
      </w:pPr>
      <w:bookmarkStart w:id="2876" w:name="_Ref144113252"/>
      <w:r w:rsidRPr="00462199">
        <w:t xml:space="preserve">Nothing in this </w:t>
      </w:r>
      <w:r w:rsidR="007248B2" w:rsidRPr="007248B2">
        <w:t>Condition</w:t>
      </w:r>
      <w:r w:rsidRPr="00462199">
        <w:t xml:space="preserve"> </w:t>
      </w:r>
      <w:r w:rsidR="00B505A9">
        <w:fldChar w:fldCharType="begin"/>
      </w:r>
      <w:r w:rsidR="00B505A9">
        <w:instrText xml:space="preserve"> REF _Ref144454425 \r \h </w:instrText>
      </w:r>
      <w:r w:rsidR="00B505A9">
        <w:fldChar w:fldCharType="separate"/>
      </w:r>
      <w:del w:id="2877" w:author="Faqir, Sofia (Energy Security)" w:date="2023-11-12T19:47:00Z">
        <w:r w:rsidR="00E473FC">
          <w:delText>3</w:delText>
        </w:r>
      </w:del>
      <w:r w:rsidR="00B505A9">
        <w:fldChar w:fldCharType="end"/>
      </w:r>
      <w:r w:rsidRPr="00462199">
        <w:t xml:space="preserve"> shall require the LCHA Counterparty to waive the Subsidy Control Declaration Operational CP, unless and until the LCHA Counterparty is satisfied that the requirements of </w:t>
      </w:r>
      <w:r w:rsidR="007248B2" w:rsidRPr="007248B2">
        <w:t>Condition</w:t>
      </w:r>
      <w:r w:rsidRPr="00462199">
        <w:t xml:space="preserve"> </w:t>
      </w:r>
      <w:r w:rsidR="00B505A9">
        <w:fldChar w:fldCharType="begin"/>
      </w:r>
      <w:r w:rsidR="00B505A9">
        <w:instrText xml:space="preserve"> REF _Ref144113241 \r \h </w:instrText>
      </w:r>
      <w:r w:rsidR="00B505A9">
        <w:fldChar w:fldCharType="separate"/>
      </w:r>
      <w:del w:id="2878" w:author="Faqir, Sofia (Energy Security)" w:date="2023-11-12T19:47:00Z">
        <w:r w:rsidR="00E473FC">
          <w:delText>3.81</w:delText>
        </w:r>
      </w:del>
      <w:r w:rsidR="00B505A9">
        <w:fldChar w:fldCharType="end"/>
      </w:r>
      <w:r w:rsidRPr="00462199">
        <w:t xml:space="preserve"> have been met.</w:t>
      </w:r>
      <w:bookmarkEnd w:id="2876"/>
    </w:p>
    <w:p w14:paraId="74A9A904" w14:textId="77777777" w:rsidR="00D179D6" w:rsidRPr="00462199" w:rsidRDefault="00D179D6" w:rsidP="005B3BB9">
      <w:pPr>
        <w:pStyle w:val="NormalBoldAshurst"/>
      </w:pPr>
      <w:r w:rsidRPr="00462199">
        <w:rPr>
          <w:i/>
        </w:rPr>
        <w:t>Set-off of Previous Subsidy</w:t>
      </w:r>
    </w:p>
    <w:p w14:paraId="2BC5EE06" w14:textId="1C3A2B25" w:rsidR="00D179D6" w:rsidRPr="00462199" w:rsidRDefault="00D179D6" w:rsidP="00E5277A">
      <w:pPr>
        <w:pStyle w:val="H2Ashurst"/>
      </w:pPr>
      <w:bookmarkStart w:id="2879" w:name="_Ref144113253"/>
      <w:r w:rsidRPr="00462199">
        <w:t xml:space="preserve">The Previous Subsidy (as adjusted for interest in accordance with </w:t>
      </w:r>
      <w:r w:rsidR="007248B2" w:rsidRPr="007248B2">
        <w:t>Condition</w:t>
      </w:r>
      <w:r w:rsidRPr="00462199">
        <w:t xml:space="preserve"> </w:t>
      </w:r>
      <w:r w:rsidR="00B505A9">
        <w:fldChar w:fldCharType="begin"/>
      </w:r>
      <w:r w:rsidR="00B505A9">
        <w:instrText xml:space="preserve"> REF _Ref144113993 \r \h </w:instrText>
      </w:r>
      <w:r w:rsidR="00B505A9">
        <w:fldChar w:fldCharType="separate"/>
      </w:r>
      <w:del w:id="2880" w:author="Faqir, Sofia (Energy Security)" w:date="2023-11-12T19:47:00Z">
        <w:r w:rsidR="00E473FC">
          <w:delText>33.14</w:delText>
        </w:r>
      </w:del>
      <w:r w:rsidR="00B505A9">
        <w:fldChar w:fldCharType="end"/>
      </w:r>
      <w:r w:rsidRPr="00462199">
        <w:t xml:space="preserve"> (</w:t>
      </w:r>
      <w:r w:rsidRPr="00462199">
        <w:rPr>
          <w:i/>
          <w:iCs/>
        </w:rPr>
        <w:t>Subsidy Interest</w:t>
      </w:r>
      <w:r w:rsidRPr="00462199">
        <w:t>)) shall be set off against any amounts payable to the Producer under this LCHA, so that no payment shall be made to the Producer until such amount has been set off in its entirety.</w:t>
      </w:r>
      <w:bookmarkEnd w:id="2879"/>
    </w:p>
    <w:p w14:paraId="6349217D" w14:textId="7E95F0B8" w:rsidR="00D179D6" w:rsidRPr="00462199" w:rsidRDefault="00D179D6" w:rsidP="00E5277A">
      <w:pPr>
        <w:pStyle w:val="H2Ashurst"/>
      </w:pPr>
      <w:bookmarkStart w:id="2881" w:name="_Ref144113254"/>
      <w:r w:rsidRPr="00462199">
        <w:t xml:space="preserve">Where any provision of the LCHA would, but for this </w:t>
      </w:r>
      <w:r w:rsidR="007248B2" w:rsidRPr="007248B2">
        <w:t>Condition</w:t>
      </w:r>
      <w:r w:rsidRPr="00462199">
        <w:t xml:space="preserve"> </w:t>
      </w:r>
      <w:r w:rsidR="00B505A9">
        <w:fldChar w:fldCharType="begin"/>
      </w:r>
      <w:r w:rsidR="00B505A9">
        <w:instrText xml:space="preserve"> REF _Ref144113254 \r \h </w:instrText>
      </w:r>
      <w:r w:rsidR="00B505A9">
        <w:fldChar w:fldCharType="separate"/>
      </w:r>
      <w:del w:id="2882" w:author="Faqir, Sofia (Energy Security)" w:date="2023-11-12T19:47:00Z">
        <w:r w:rsidR="00E473FC">
          <w:delText>3.85</w:delText>
        </w:r>
      </w:del>
      <w:r w:rsidR="00B505A9">
        <w:fldChar w:fldCharType="end"/>
      </w:r>
      <w:r w:rsidRPr="00462199">
        <w:t>, require:</w:t>
      </w:r>
      <w:bookmarkEnd w:id="2881"/>
    </w:p>
    <w:p w14:paraId="079692ED" w14:textId="77777777" w:rsidR="00D179D6" w:rsidRPr="00462199" w:rsidRDefault="00D179D6" w:rsidP="00E5277A">
      <w:pPr>
        <w:pStyle w:val="H3Ashurst"/>
      </w:pPr>
      <w:bookmarkStart w:id="2883" w:name="_Ref144113255"/>
      <w:r w:rsidRPr="00462199">
        <w:t>the LCHA Counterparty to make any payment or otherwise do anything (including without limitation, the making of any adjustment payment under any Initial CP Provision) which would amount to the giving of Subsidy, no such payment or thing shall be required to be made or done unless and until the Subsidy Control Declaration Operational CP has been satisfied or waived; or</w:t>
      </w:r>
      <w:bookmarkEnd w:id="2883"/>
    </w:p>
    <w:p w14:paraId="368F51C2" w14:textId="77777777" w:rsidR="00D179D6" w:rsidRPr="00462199" w:rsidRDefault="00D179D6" w:rsidP="00E5277A">
      <w:pPr>
        <w:pStyle w:val="H3Ashurst"/>
      </w:pPr>
      <w:bookmarkStart w:id="2884" w:name="_Ref144113256"/>
      <w:r w:rsidRPr="00462199">
        <w:t>any payment to be made by the LCHA Counterparty on a date falling prior to the satisfaction or waiver of the Subsidy Control Declaration Operational CP, such payment shall not fall due for payment until the date falling ten (10) Business Days following the satisfaction or waiver of the Subsidy Control Declaration Operational CP. No interest shall accrue in respect of any such payment.</w:t>
      </w:r>
      <w:bookmarkEnd w:id="2884"/>
    </w:p>
    <w:p w14:paraId="33405A24" w14:textId="5940D195" w:rsidR="00D179D6" w:rsidRPr="00462199" w:rsidRDefault="00D179D6" w:rsidP="00E5277A">
      <w:pPr>
        <w:pStyle w:val="H2Ashurst"/>
      </w:pPr>
      <w:bookmarkStart w:id="2885" w:name="_Ref144113257"/>
      <w:r w:rsidRPr="00462199">
        <w:t xml:space="preserve">Subject to </w:t>
      </w:r>
      <w:r w:rsidR="007248B2" w:rsidRPr="007248B2">
        <w:t>Condition</w:t>
      </w:r>
      <w:r w:rsidRPr="00462199">
        <w:t xml:space="preserve"> </w:t>
      </w:r>
      <w:r w:rsidR="00B505A9">
        <w:fldChar w:fldCharType="begin"/>
      </w:r>
      <w:r w:rsidR="00B505A9">
        <w:instrText xml:space="preserve"> REF _Ref144113258 \r \h </w:instrText>
      </w:r>
      <w:r w:rsidR="00B505A9">
        <w:fldChar w:fldCharType="separate"/>
      </w:r>
      <w:del w:id="2886" w:author="Faqir, Sofia (Energy Security)" w:date="2023-11-12T19:47:00Z">
        <w:r w:rsidR="00E473FC">
          <w:delText>3.87</w:delText>
        </w:r>
      </w:del>
      <w:r w:rsidR="00B505A9">
        <w:fldChar w:fldCharType="end"/>
      </w:r>
      <w:r w:rsidRPr="00462199">
        <w:t>, not less than three (3) Months before the Producer's intended Start Date, the Producer shall give the LCHA Counterparty a written confirmation, in form and content satisfactory to the LCHA Counterparty (acting reasonably), of whether any Subsidy, State aid</w:t>
      </w:r>
      <w:r w:rsidR="00A54D67">
        <w:t xml:space="preserve">, </w:t>
      </w:r>
      <w:r w:rsidRPr="00462199">
        <w:t xml:space="preserve">Union Funding </w:t>
      </w:r>
      <w:r w:rsidR="00A54D67">
        <w:t xml:space="preserve">and/or International Funding </w:t>
      </w:r>
      <w:r w:rsidRPr="00462199">
        <w:t>has been received by the Producer or by any other person in relation to the costs of the Project, and, where applicable, details of all such Subsidy, State aid</w:t>
      </w:r>
      <w:r w:rsidR="00A54D67">
        <w:t>,</w:t>
      </w:r>
      <w:r w:rsidRPr="00462199">
        <w:t xml:space="preserve"> Union Funding</w:t>
      </w:r>
      <w:r w:rsidR="00A54D67">
        <w:t xml:space="preserve"> and/or International Funding</w:t>
      </w:r>
      <w:r w:rsidR="002661E7">
        <w:t>,</w:t>
      </w:r>
      <w:r w:rsidRPr="00462199">
        <w:t xml:space="preserve"> accompanied by a Directors' Certificate in relation to the confirmation and the information accompanying it.</w:t>
      </w:r>
      <w:bookmarkEnd w:id="2885"/>
    </w:p>
    <w:p w14:paraId="46CEE8AD" w14:textId="0D00ABF5" w:rsidR="00D179D6" w:rsidRPr="00462199" w:rsidRDefault="00D179D6" w:rsidP="00E5277A">
      <w:pPr>
        <w:pStyle w:val="H2Ashurst"/>
      </w:pPr>
      <w:bookmarkStart w:id="2887" w:name="_Ref144113258"/>
      <w:r w:rsidRPr="00462199">
        <w:t xml:space="preserve">The Producer is not required to give a confirmation to the LCHA Counterparty under </w:t>
      </w:r>
      <w:r w:rsidR="007248B2" w:rsidRPr="007248B2">
        <w:t>Condition</w:t>
      </w:r>
      <w:r w:rsidRPr="00462199">
        <w:t> </w:t>
      </w:r>
      <w:r w:rsidR="00B505A9">
        <w:fldChar w:fldCharType="begin"/>
      </w:r>
      <w:r w:rsidR="00B505A9">
        <w:instrText xml:space="preserve"> REF _Ref144113257 \r \h </w:instrText>
      </w:r>
      <w:r w:rsidR="00B505A9">
        <w:fldChar w:fldCharType="separate"/>
      </w:r>
      <w:del w:id="2888" w:author="Faqir, Sofia (Energy Security)" w:date="2023-11-12T19:47:00Z">
        <w:r w:rsidR="00E473FC">
          <w:delText>3.86</w:delText>
        </w:r>
      </w:del>
      <w:r w:rsidR="00B505A9">
        <w:fldChar w:fldCharType="end"/>
      </w:r>
      <w:r w:rsidRPr="00462199">
        <w:t xml:space="preserve"> if the Subsidy Control Declaration Operational CP has previously been fulfilled (or waived in accordance with </w:t>
      </w:r>
      <w:r w:rsidR="007248B2" w:rsidRPr="007248B2">
        <w:t>Condition</w:t>
      </w:r>
      <w:r w:rsidRPr="00462199">
        <w:t xml:space="preserve"> </w:t>
      </w:r>
      <w:r w:rsidR="00B505A9">
        <w:fldChar w:fldCharType="begin"/>
      </w:r>
      <w:r w:rsidR="00B505A9">
        <w:instrText xml:space="preserve"> REF _Ref144113241 \r \h </w:instrText>
      </w:r>
      <w:r w:rsidR="00B505A9">
        <w:fldChar w:fldCharType="separate"/>
      </w:r>
      <w:del w:id="2889" w:author="Faqir, Sofia (Energy Security)" w:date="2023-11-12T19:47:00Z">
        <w:r w:rsidR="00E473FC">
          <w:delText>3.81</w:delText>
        </w:r>
      </w:del>
      <w:r w:rsidR="00B505A9">
        <w:fldChar w:fldCharType="end"/>
      </w:r>
      <w:r w:rsidRPr="00462199">
        <w:t>).</w:t>
      </w:r>
      <w:bookmarkEnd w:id="2887"/>
    </w:p>
    <w:p w14:paraId="0AC10746" w14:textId="77777777" w:rsidR="00D179D6" w:rsidRPr="00462199" w:rsidRDefault="00D179D6" w:rsidP="005B3BB9">
      <w:pPr>
        <w:pStyle w:val="H1Ashurst"/>
      </w:pPr>
      <w:bookmarkStart w:id="2890" w:name="_Ref144113259"/>
      <w:bookmarkStart w:id="2891" w:name="_Ref144454588"/>
      <w:bookmarkStart w:id="2892" w:name="_Toc149833652"/>
      <w:r w:rsidRPr="00462199">
        <w:lastRenderedPageBreak/>
        <w:t>Milestone Requirement</w:t>
      </w:r>
      <w:bookmarkEnd w:id="2890"/>
      <w:bookmarkEnd w:id="2891"/>
      <w:bookmarkEnd w:id="2892"/>
    </w:p>
    <w:p w14:paraId="2A40B46A" w14:textId="77777777" w:rsidR="00D179D6" w:rsidRPr="00462199" w:rsidRDefault="00D179D6" w:rsidP="005B3BB9">
      <w:pPr>
        <w:pStyle w:val="NormalBoldAshurst"/>
      </w:pPr>
      <w:r w:rsidRPr="00462199">
        <w:rPr>
          <w:i/>
        </w:rPr>
        <w:t>Milestone Requirement Notice</w:t>
      </w:r>
    </w:p>
    <w:p w14:paraId="0F5611E4" w14:textId="77777777" w:rsidR="00D179D6" w:rsidRPr="00462199" w:rsidRDefault="00D179D6" w:rsidP="005B3BB9">
      <w:pPr>
        <w:pStyle w:val="H2Ashurst"/>
      </w:pPr>
      <w:bookmarkStart w:id="2893" w:name="_Ref144113260"/>
      <w:r w:rsidRPr="00462199">
        <w:t xml:space="preserve">No later than the Milestone Delivery Date, the Producer shall give a notice to the LCHA Counterparty (a </w:t>
      </w:r>
      <w:r w:rsidRPr="00462199">
        <w:rPr>
          <w:b/>
        </w:rPr>
        <w:t>"Milestone Requirement Notice"</w:t>
      </w:r>
      <w:r w:rsidRPr="00462199">
        <w:t>) that the Producer considers that it has complied with and fulfilled a Milestone Requirement. A Milestone Requirement Notice shall include either:</w:t>
      </w:r>
      <w:bookmarkEnd w:id="2893"/>
    </w:p>
    <w:p w14:paraId="73F900F6" w14:textId="77777777" w:rsidR="00D179D6" w:rsidRPr="00462199" w:rsidRDefault="00D179D6" w:rsidP="00867A58">
      <w:pPr>
        <w:pStyle w:val="H3Ashurst"/>
      </w:pPr>
      <w:bookmarkStart w:id="2894" w:name="_Ref144113261"/>
      <w:r w:rsidRPr="00462199">
        <w:t>such invoices, payment receipts and other Supporting Information with respect to the Project as the Producer considers relevant to evidence that it and its direct shareholders have in aggregate spent ten per cent. (10%) or more of the Total Project Pre-Commissioning Costs on the Project; or</w:t>
      </w:r>
      <w:bookmarkEnd w:id="2894"/>
    </w:p>
    <w:p w14:paraId="32A6D2DB" w14:textId="77777777" w:rsidR="00D179D6" w:rsidRPr="00462199" w:rsidRDefault="00D179D6" w:rsidP="00867A58">
      <w:pPr>
        <w:pStyle w:val="H3Ashurst"/>
      </w:pPr>
      <w:bookmarkStart w:id="2895" w:name="_Ref144113262"/>
      <w:r w:rsidRPr="00462199">
        <w:t>such Information as is specified, identified or listed as the Project Commitments and such Supporting Information as the Producer considers relevant to evidence compliance with or fulfilment of the Project Commitments (and for this purpose, where the Project Commitments relate to Material Equipment, taking into consideration the need to demonstrate to the LCHA Counterparty's satisfaction that contracts, agreements and purchase orders relating to such Material Equipment constitute significant financial commitments that are real, genuine and made in good faith),</w:t>
      </w:r>
      <w:bookmarkEnd w:id="2895"/>
    </w:p>
    <w:p w14:paraId="44F3EE34" w14:textId="77777777" w:rsidR="00D179D6" w:rsidRPr="00462199" w:rsidRDefault="00D179D6" w:rsidP="005B3BB9">
      <w:pPr>
        <w:pStyle w:val="B12Ashurst"/>
      </w:pPr>
      <w:r w:rsidRPr="00462199">
        <w:t xml:space="preserve">(each, a </w:t>
      </w:r>
      <w:r w:rsidRPr="00462199">
        <w:rPr>
          <w:b/>
        </w:rPr>
        <w:t>"Milestone Requirement"</w:t>
      </w:r>
      <w:r w:rsidRPr="00462199">
        <w:t>).</w:t>
      </w:r>
    </w:p>
    <w:p w14:paraId="5D062824" w14:textId="6DD19C0F" w:rsidR="00D179D6" w:rsidRPr="00462199" w:rsidRDefault="00D179D6" w:rsidP="005B3BB9">
      <w:pPr>
        <w:pStyle w:val="B12Ashurst"/>
      </w:pPr>
      <w:r w:rsidRPr="00462199">
        <w:t xml:space="preserve">For the purposes of paragraph </w:t>
      </w:r>
      <w:r>
        <w:fldChar w:fldCharType="begin"/>
      </w:r>
      <w:r>
        <w:instrText xml:space="preserve"> REF _Ref144113261 \n \h </w:instrText>
      </w:r>
      <w:r>
        <w:fldChar w:fldCharType="separate"/>
      </w:r>
      <w:del w:id="2896" w:author="Faqir, Sofia (Energy Security)" w:date="2023-11-12T19:47:00Z">
        <w:r w:rsidR="00E473FC">
          <w:delText>A)</w:delText>
        </w:r>
      </w:del>
      <w:r>
        <w:fldChar w:fldCharType="end"/>
      </w:r>
      <w:r w:rsidRPr="00462199">
        <w:t xml:space="preserve"> above:</w:t>
      </w:r>
    </w:p>
    <w:p w14:paraId="503ED275" w14:textId="77777777" w:rsidR="00D179D6" w:rsidRPr="00462199" w:rsidRDefault="00D179D6" w:rsidP="005B3BB9">
      <w:pPr>
        <w:pStyle w:val="H4Ashurst"/>
      </w:pPr>
      <w:bookmarkStart w:id="2897" w:name="_Ref144113263"/>
      <w:r w:rsidRPr="00462199">
        <w:t>money spent by a direct shareholder of the Producer to acquire an interest in the Producer may be taken into account but only to the extent that the consideration paid for the acquisition exceeds the amount spent on the Project by the Producer and its direct shareholders in the period prior to the time at which such acquisition took place; and</w:t>
      </w:r>
      <w:bookmarkEnd w:id="2897"/>
    </w:p>
    <w:p w14:paraId="151CA321" w14:textId="77777777" w:rsidR="00D179D6" w:rsidRPr="00462199" w:rsidRDefault="00D179D6" w:rsidP="005B3BB9">
      <w:pPr>
        <w:pStyle w:val="H4Ashurst"/>
      </w:pPr>
      <w:bookmarkStart w:id="2898" w:name="_Ref144113264"/>
      <w:r w:rsidRPr="00462199">
        <w:t>money spent by the Producer for the purpose of connecting the Facility to any relevant Electricity Transmission System, Electricity Distribution System, Private Electricity Network, Water Distribution System, Private Water Network or, for CCUS-Enabled Facilities only, Gas Transportation System, Private Natural Gas Network, Private Refinery Off-Gas Network or CO</w:t>
      </w:r>
      <w:r w:rsidRPr="00462199">
        <w:rPr>
          <w:vertAlign w:val="subscript"/>
        </w:rPr>
        <w:t>2</w:t>
      </w:r>
      <w:r w:rsidRPr="00462199">
        <w:t xml:space="preserve"> T&amp;S Network, may be taken into account, notwithstanding that assets comprised or to be comprised within any such Electricity Transmission System, Electricity Distribution System, Private Electricity Network, Water Distribution System, Private Water Network or, for CCUS-Enabled Facilities only, Gas Transportation System, Private Natural Gas Network, Private Refinery Off-Gas Network or CO</w:t>
      </w:r>
      <w:r w:rsidRPr="00462199">
        <w:rPr>
          <w:vertAlign w:val="subscript"/>
        </w:rPr>
        <w:t>2</w:t>
      </w:r>
      <w:r w:rsidRPr="00462199">
        <w:t xml:space="preserve"> T&amp;S Network do not form part of the Facility.</w:t>
      </w:r>
      <w:bookmarkEnd w:id="2898"/>
    </w:p>
    <w:p w14:paraId="06AAED8D" w14:textId="77777777" w:rsidR="00D179D6" w:rsidRPr="00462199" w:rsidRDefault="00D179D6" w:rsidP="005B3BB9">
      <w:pPr>
        <w:pStyle w:val="H2Ashurst"/>
      </w:pPr>
      <w:bookmarkStart w:id="2899" w:name="_Ref144113265"/>
      <w:r w:rsidRPr="00462199">
        <w:t>A Milestone Requirement Notice shall be accompanied by a Directors' Certificate in relation to the information contained in, and enclosed with, the Milestone Requirement Notice.</w:t>
      </w:r>
      <w:bookmarkEnd w:id="2899"/>
    </w:p>
    <w:p w14:paraId="6667F56A" w14:textId="6EDE63DC" w:rsidR="00D179D6" w:rsidRPr="00462199" w:rsidRDefault="00D179D6" w:rsidP="005B3BB9">
      <w:pPr>
        <w:pStyle w:val="H2Ashurst"/>
      </w:pPr>
      <w:bookmarkStart w:id="2900" w:name="_Ref144113266"/>
      <w:r w:rsidRPr="00462199">
        <w:t>The LCHA Counterparty shall, no later than</w:t>
      </w:r>
      <w:r w:rsidR="00B27F8E">
        <w:t xml:space="preserve"> the Milestone Assessment Response Notice Deadline,</w:t>
      </w:r>
      <w:r w:rsidRPr="00462199">
        <w:t xml:space="preserve"> give a notice to the Producer (a </w:t>
      </w:r>
      <w:r w:rsidRPr="00462199">
        <w:rPr>
          <w:b/>
        </w:rPr>
        <w:t>"Milestone Assessment Response Notice"</w:t>
      </w:r>
      <w:r w:rsidRPr="00462199">
        <w:t>). A Milestone Assessment Response Notice shall specify whether the LCHA Counterparty considers that:</w:t>
      </w:r>
      <w:bookmarkEnd w:id="2900"/>
    </w:p>
    <w:p w14:paraId="3D3ED061" w14:textId="77777777" w:rsidR="00D179D6" w:rsidRPr="00462199" w:rsidRDefault="00D179D6" w:rsidP="00867A58">
      <w:pPr>
        <w:pStyle w:val="H3Ashurst"/>
      </w:pPr>
      <w:bookmarkStart w:id="2901" w:name="_Ref144113267"/>
      <w:r w:rsidRPr="00462199">
        <w:t>the Producer has or has not complied with and fulfilled a Milestone Requirement; or</w:t>
      </w:r>
      <w:bookmarkEnd w:id="2901"/>
    </w:p>
    <w:p w14:paraId="2DCCF028" w14:textId="77777777" w:rsidR="00D179D6" w:rsidRPr="00462199" w:rsidRDefault="00D179D6" w:rsidP="00867A58">
      <w:pPr>
        <w:pStyle w:val="H3Ashurst"/>
      </w:pPr>
      <w:bookmarkStart w:id="2902" w:name="_Ref144113268"/>
      <w:r w:rsidRPr="00462199">
        <w:t xml:space="preserve">it has not been provided with sufficient Supporting Information to determine whether the Producer has complied with and fulfilled a Milestone Requirement and, if so, details of </w:t>
      </w:r>
      <w:r w:rsidRPr="00462199">
        <w:lastRenderedPageBreak/>
        <w:t xml:space="preserve">the additional Supporting Information which the LCHA Counterparty requires to determine whether the Producer has complied with and fulfilled a Milestone Requirement (the </w:t>
      </w:r>
      <w:r w:rsidRPr="00462199">
        <w:rPr>
          <w:b/>
        </w:rPr>
        <w:t>"Requested Milestone Supporting Information"</w:t>
      </w:r>
      <w:r w:rsidRPr="00462199">
        <w:t>).</w:t>
      </w:r>
      <w:bookmarkEnd w:id="2902"/>
    </w:p>
    <w:p w14:paraId="2A25FCFC" w14:textId="77777777" w:rsidR="00D179D6" w:rsidRPr="00462199" w:rsidRDefault="00D179D6" w:rsidP="005B3BB9">
      <w:pPr>
        <w:pStyle w:val="H2Ashurst"/>
      </w:pPr>
      <w:bookmarkStart w:id="2903" w:name="_Ref144113269"/>
      <w:r w:rsidRPr="00462199">
        <w:t>If the LCHA Counterparty states in a Milestone Assessment Response Notice that:</w:t>
      </w:r>
      <w:bookmarkEnd w:id="2903"/>
    </w:p>
    <w:p w14:paraId="0E6709D8" w14:textId="77777777" w:rsidR="00D179D6" w:rsidRPr="00462199" w:rsidRDefault="00D179D6" w:rsidP="00867A58">
      <w:pPr>
        <w:pStyle w:val="H3Ashurst"/>
      </w:pPr>
      <w:bookmarkStart w:id="2904" w:name="_Ref144113270"/>
      <w:r w:rsidRPr="00462199">
        <w:t>the Producer has complied with and fulfilled a Milestone Requirement, then the Milestone Requirement will be deemed to have been complied with and fulfilled for the purposes of the LCHA;</w:t>
      </w:r>
      <w:bookmarkEnd w:id="2904"/>
    </w:p>
    <w:p w14:paraId="21F16316" w14:textId="77777777" w:rsidR="00D179D6" w:rsidRPr="00462199" w:rsidRDefault="00D179D6" w:rsidP="00867A58">
      <w:pPr>
        <w:pStyle w:val="H3Ashurst"/>
      </w:pPr>
      <w:bookmarkStart w:id="2905" w:name="_Ref144113271"/>
      <w:r w:rsidRPr="00462199">
        <w:t>the Producer has not complied with and fulfilled a Milestone Requirement, then the Milestone Requirement will be deemed not to have been complied with and fulfilled for the purposes of the LCHA unless and until a resolution or determination to the contrary is made pursuant to the Dispute Resolution Procedure; or</w:t>
      </w:r>
      <w:bookmarkEnd w:id="2905"/>
    </w:p>
    <w:p w14:paraId="4472FEA3" w14:textId="77777777" w:rsidR="00D179D6" w:rsidRPr="00462199" w:rsidRDefault="00D179D6" w:rsidP="00867A58">
      <w:pPr>
        <w:pStyle w:val="H3Ashurst"/>
      </w:pPr>
      <w:bookmarkStart w:id="2906" w:name="_Ref144113272"/>
      <w:r w:rsidRPr="00462199">
        <w:t>the Producer has not provided the LCHA Counterparty with sufficient Supporting Information to determine whether the Producer has complied with and fulfilled a Milestone Requirement:</w:t>
      </w:r>
      <w:bookmarkEnd w:id="2906"/>
    </w:p>
    <w:p w14:paraId="0A9F7D2C" w14:textId="77777777" w:rsidR="00D179D6" w:rsidRPr="00462199" w:rsidRDefault="00D179D6" w:rsidP="005B3BB9">
      <w:pPr>
        <w:pStyle w:val="H4Ashurst"/>
      </w:pPr>
      <w:bookmarkStart w:id="2907" w:name="_Ref144113273"/>
      <w:r w:rsidRPr="00462199">
        <w:t>the Producer shall provide the Requested Milestone Supporting Information as soon as reasonably practicable, and in any event no later than ten (10) Business Days after receipt of a Milestone Assessment Response Notice, or such longer period as is specified by the LCHA Counterparty; and</w:t>
      </w:r>
      <w:bookmarkEnd w:id="2907"/>
    </w:p>
    <w:p w14:paraId="2391BF2D" w14:textId="77777777" w:rsidR="00D179D6" w:rsidRPr="00462199" w:rsidRDefault="00D179D6" w:rsidP="005B3BB9">
      <w:pPr>
        <w:pStyle w:val="H4Ashurst"/>
      </w:pPr>
      <w:bookmarkStart w:id="2908" w:name="_Ref144113274"/>
      <w:r w:rsidRPr="00462199">
        <w:t xml:space="preserve">upon receipt of the Requested Milestone Supporting Information, the LCHA Counterparty shall as soon as reasonably practicable, and in any event no later than twenty (20) Business Days after receipt of such Requested Milestone Supporting Information, give a further Milestone Assessment Response Notice to the Producer (a </w:t>
      </w:r>
      <w:r w:rsidRPr="00462199">
        <w:rPr>
          <w:b/>
        </w:rPr>
        <w:t>"Further Milestone Assessment Response Notice"</w:t>
      </w:r>
      <w:r w:rsidRPr="00462199">
        <w:t>). A Further Milestone Assessment Response Notice shall specify whether the LCHA Counterparty considers that the Producer has or has not complied with and fulfilled a Milestone Requirement.</w:t>
      </w:r>
      <w:bookmarkEnd w:id="2908"/>
    </w:p>
    <w:p w14:paraId="295FF20C" w14:textId="1D5CE549" w:rsidR="00D179D6" w:rsidRPr="00462199" w:rsidRDefault="00D179D6" w:rsidP="005B3BB9">
      <w:pPr>
        <w:pStyle w:val="H2Ashurst"/>
      </w:pPr>
      <w:bookmarkStart w:id="2909" w:name="_Ref144113275"/>
      <w:r w:rsidRPr="00462199">
        <w:t xml:space="preserve">Nothing in this </w:t>
      </w:r>
      <w:r w:rsidR="007248B2" w:rsidRPr="007248B2">
        <w:t>Condition</w:t>
      </w:r>
      <w:r w:rsidRPr="00462199">
        <w:t xml:space="preserve"> </w:t>
      </w:r>
      <w:r w:rsidR="00B505A9">
        <w:fldChar w:fldCharType="begin"/>
      </w:r>
      <w:r w:rsidR="00B505A9">
        <w:instrText xml:space="preserve"> REF _Ref144454588 \r \h </w:instrText>
      </w:r>
      <w:r w:rsidR="00B505A9">
        <w:fldChar w:fldCharType="separate"/>
      </w:r>
      <w:del w:id="2910" w:author="Faqir, Sofia (Energy Security)" w:date="2023-11-12T19:47:00Z">
        <w:r w:rsidR="00E473FC">
          <w:delText>4</w:delText>
        </w:r>
      </w:del>
      <w:r w:rsidR="00B505A9">
        <w:fldChar w:fldCharType="end"/>
      </w:r>
      <w:r w:rsidRPr="00462199">
        <w:t xml:space="preserve"> (</w:t>
      </w:r>
      <w:r w:rsidRPr="00462199">
        <w:rPr>
          <w:i/>
        </w:rPr>
        <w:t>Milestone Requirement</w:t>
      </w:r>
      <w:r w:rsidRPr="00462199">
        <w:t>) shall require the LCHA Counterparty to specify in any Milestone Assessment Response Notice or Further Milestone Assessment Response Notice that the LCHA Counterparty accepts that a Milestone Requirement has been complied with and fulfilled unless the LCHA Counterparty is satisfied of the same.</w:t>
      </w:r>
      <w:bookmarkEnd w:id="2909"/>
    </w:p>
    <w:p w14:paraId="60D581E3" w14:textId="77777777" w:rsidR="00D179D6" w:rsidRPr="00462199" w:rsidRDefault="00D179D6" w:rsidP="005B3BB9">
      <w:pPr>
        <w:pStyle w:val="NormalBoldAshurst"/>
      </w:pPr>
      <w:r w:rsidRPr="00462199">
        <w:rPr>
          <w:i/>
        </w:rPr>
        <w:t>Waiver of Milestone Requirement</w:t>
      </w:r>
    </w:p>
    <w:p w14:paraId="79E4BEE6" w14:textId="77777777" w:rsidR="00D179D6" w:rsidRPr="00462199" w:rsidRDefault="00D179D6" w:rsidP="005B3BB9">
      <w:pPr>
        <w:pStyle w:val="H2Ashurst"/>
      </w:pPr>
      <w:bookmarkStart w:id="2911" w:name="_Ref144113276"/>
      <w:r w:rsidRPr="00462199">
        <w:t>The LCHA Counterparty may agree by notice to the Producer to waive the fulfilment of any Milestone Requirement.</w:t>
      </w:r>
      <w:bookmarkEnd w:id="2911"/>
    </w:p>
    <w:p w14:paraId="577C6ACD" w14:textId="53F38068" w:rsidR="00D179D6" w:rsidRPr="00462199" w:rsidRDefault="007248B2" w:rsidP="005B3BB9">
      <w:pPr>
        <w:pStyle w:val="H2Ashurst"/>
      </w:pPr>
      <w:bookmarkStart w:id="2912" w:name="_Ref144113277"/>
      <w:r w:rsidRPr="007248B2">
        <w:t>Condition</w:t>
      </w:r>
      <w:r w:rsidR="00D179D6" w:rsidRPr="00462199">
        <w:t xml:space="preserve">s </w:t>
      </w:r>
      <w:r w:rsidR="00B505A9">
        <w:fldChar w:fldCharType="begin"/>
      </w:r>
      <w:r w:rsidR="00B505A9">
        <w:instrText xml:space="preserve"> REF _Ref144454603 \r \h </w:instrText>
      </w:r>
      <w:r w:rsidR="00B505A9">
        <w:fldChar w:fldCharType="separate"/>
      </w:r>
      <w:del w:id="2913" w:author="Faqir, Sofia (Energy Security)" w:date="2023-11-12T19:47:00Z">
        <w:r w:rsidR="00E473FC">
          <w:delText>66</w:delText>
        </w:r>
      </w:del>
      <w:r w:rsidR="00B505A9">
        <w:fldChar w:fldCharType="end"/>
      </w:r>
      <w:r w:rsidR="00D179D6" w:rsidRPr="00462199">
        <w:t xml:space="preserve"> (</w:t>
      </w:r>
      <w:r w:rsidR="00D179D6" w:rsidRPr="00462199">
        <w:rPr>
          <w:i/>
        </w:rPr>
        <w:t>No waiver</w:t>
      </w:r>
      <w:r w:rsidR="00D179D6" w:rsidRPr="00462199">
        <w:t xml:space="preserve">) and </w:t>
      </w:r>
      <w:r w:rsidR="00B505A9">
        <w:fldChar w:fldCharType="begin"/>
      </w:r>
      <w:r w:rsidR="00B505A9">
        <w:instrText xml:space="preserve"> REF _Ref144454609 \r \h </w:instrText>
      </w:r>
      <w:r w:rsidR="00B505A9">
        <w:fldChar w:fldCharType="separate"/>
      </w:r>
      <w:del w:id="2914" w:author="Faqir, Sofia (Energy Security)" w:date="2023-11-12T19:47:00Z">
        <w:r w:rsidR="00E473FC">
          <w:delText>67</w:delText>
        </w:r>
      </w:del>
      <w:r w:rsidR="00B505A9">
        <w:fldChar w:fldCharType="end"/>
      </w:r>
      <w:r w:rsidR="00D179D6" w:rsidRPr="00462199">
        <w:t xml:space="preserve"> (</w:t>
      </w:r>
      <w:r w:rsidR="00D179D6" w:rsidRPr="00462199">
        <w:rPr>
          <w:i/>
        </w:rPr>
        <w:t>Consents</w:t>
      </w:r>
      <w:r w:rsidR="00D179D6" w:rsidRPr="00462199">
        <w:t xml:space="preserve">) shall apply to any waiver given by the LCHA Counterparty pursuant to </w:t>
      </w:r>
      <w:r w:rsidRPr="007248B2">
        <w:t>Condition</w:t>
      </w:r>
      <w:r w:rsidR="00D179D6" w:rsidRPr="00462199">
        <w:t xml:space="preserve"> </w:t>
      </w:r>
      <w:r w:rsidR="00B505A9">
        <w:fldChar w:fldCharType="begin"/>
      </w:r>
      <w:r w:rsidR="00B505A9">
        <w:instrText xml:space="preserve"> REF _Ref144113276 \r \h </w:instrText>
      </w:r>
      <w:r w:rsidR="00B505A9">
        <w:fldChar w:fldCharType="separate"/>
      </w:r>
      <w:del w:id="2915" w:author="Faqir, Sofia (Energy Security)" w:date="2023-11-12T19:47:00Z">
        <w:r w:rsidR="00E473FC">
          <w:delText>4.6</w:delText>
        </w:r>
      </w:del>
      <w:r w:rsidR="00B505A9">
        <w:fldChar w:fldCharType="end"/>
      </w:r>
      <w:r w:rsidR="00D179D6" w:rsidRPr="00462199">
        <w:t>.</w:t>
      </w:r>
      <w:bookmarkEnd w:id="2912"/>
    </w:p>
    <w:p w14:paraId="5B1A0E04" w14:textId="77777777" w:rsidR="00D179D6" w:rsidRPr="00462199" w:rsidRDefault="00D179D6" w:rsidP="006E37F4">
      <w:pPr>
        <w:pStyle w:val="NormalBoldAshurst"/>
        <w:keepNext/>
      </w:pPr>
      <w:r w:rsidRPr="00462199">
        <w:rPr>
          <w:i/>
        </w:rPr>
        <w:t>Difficulties in achieving the Milestone Requirement</w:t>
      </w:r>
    </w:p>
    <w:p w14:paraId="11989D9A" w14:textId="77777777" w:rsidR="00D179D6" w:rsidRPr="00462199" w:rsidRDefault="00D179D6" w:rsidP="005B3BB9">
      <w:pPr>
        <w:pStyle w:val="H2Ashurst"/>
      </w:pPr>
      <w:bookmarkStart w:id="2916" w:name="_Ref144113278"/>
      <w:r w:rsidRPr="00462199">
        <w:t xml:space="preserve">The Producer shall give the LCHA Counterparty a written notice (a </w:t>
      </w:r>
      <w:r w:rsidRPr="00462199">
        <w:rPr>
          <w:b/>
        </w:rPr>
        <w:t>"Milestone Delay Notice"</w:t>
      </w:r>
      <w:r w:rsidRPr="00462199">
        <w:t>) promptly upon the Producer becoming aware of any fact, matter or circumstance which will or is reasonably likely to prevent the Producer fulfilling the Milestone Requirement by the Milestone Delivery Date.</w:t>
      </w:r>
      <w:bookmarkEnd w:id="2916"/>
    </w:p>
    <w:p w14:paraId="26E2D0DF" w14:textId="77777777" w:rsidR="00D179D6" w:rsidRPr="00462199" w:rsidRDefault="00D179D6" w:rsidP="005B3BB9">
      <w:pPr>
        <w:pStyle w:val="H2Ashurst"/>
      </w:pPr>
      <w:bookmarkStart w:id="2917" w:name="_Ref144113279"/>
      <w:r w:rsidRPr="00462199">
        <w:t>A Milestone Delay Notice shall be accompanied by a Directors' Certificate in relation to the information contained in, and enclosed with, such notice.</w:t>
      </w:r>
      <w:bookmarkEnd w:id="2917"/>
    </w:p>
    <w:p w14:paraId="6673D021" w14:textId="77777777" w:rsidR="00D179D6" w:rsidRPr="00462199" w:rsidRDefault="00D179D6" w:rsidP="005B3BB9">
      <w:pPr>
        <w:pStyle w:val="NormalBoldAshurst"/>
      </w:pPr>
      <w:r w:rsidRPr="00462199">
        <w:rPr>
          <w:i/>
        </w:rPr>
        <w:lastRenderedPageBreak/>
        <w:t>Effectiveness of a Milestone Requirement Notice</w:t>
      </w:r>
    </w:p>
    <w:p w14:paraId="04046905" w14:textId="3F920127" w:rsidR="00D179D6" w:rsidRPr="00462199" w:rsidRDefault="00D179D6" w:rsidP="005B3BB9">
      <w:pPr>
        <w:pStyle w:val="H2Ashurst"/>
      </w:pPr>
      <w:bookmarkStart w:id="2918" w:name="_Ref144113280"/>
      <w:r w:rsidRPr="00462199">
        <w:t xml:space="preserve">If the Producer gives a Milestone Requirement Notice to the LCHA Counterparty and such notice is ineffective, this shall not, subject to </w:t>
      </w:r>
      <w:r>
        <w:fldChar w:fldCharType="begin"/>
      </w:r>
      <w:r>
        <w:instrText xml:space="preserve"> REF _Ref144118021 \w \h </w:instrText>
      </w:r>
      <w:r>
        <w:fldChar w:fldCharType="separate"/>
      </w:r>
      <w:del w:id="2919" w:author="Faqir, Sofia (Energy Security)" w:date="2023-11-12T19:47:00Z">
        <w:r w:rsidR="00E473FC">
          <w:delText>Part 9</w:delText>
        </w:r>
      </w:del>
      <w:r>
        <w:fldChar w:fldCharType="end"/>
      </w:r>
      <w:r w:rsidRPr="00462199">
        <w:t xml:space="preserve"> (</w:t>
      </w:r>
      <w:r w:rsidRPr="00462199">
        <w:rPr>
          <w:i/>
        </w:rPr>
        <w:t>Termination</w:t>
      </w:r>
      <w:r w:rsidRPr="00462199">
        <w:t>), preclude the Producer from giving a further Milestone Requirement Notice to the LCHA Counterparty.</w:t>
      </w:r>
      <w:bookmarkEnd w:id="2918"/>
    </w:p>
    <w:p w14:paraId="383D8EED" w14:textId="77777777" w:rsidR="00D179D6" w:rsidRPr="00462199" w:rsidRDefault="00D179D6" w:rsidP="005B3BB9">
      <w:pPr>
        <w:pStyle w:val="H2Ashurst"/>
      </w:pPr>
      <w:bookmarkStart w:id="2920" w:name="_Ref144113281"/>
      <w:r w:rsidRPr="00462199">
        <w:t>Without limitation, a Milestone Requirement Notice shall be deemed to be ineffective if:</w:t>
      </w:r>
      <w:bookmarkEnd w:id="2920"/>
    </w:p>
    <w:p w14:paraId="2CA0F716" w14:textId="2C4FDE21" w:rsidR="00D179D6" w:rsidRPr="00462199" w:rsidRDefault="00D179D6" w:rsidP="00867A58">
      <w:pPr>
        <w:pStyle w:val="H3Ashurst"/>
      </w:pPr>
      <w:bookmarkStart w:id="2921" w:name="_Ref144113282"/>
      <w:r w:rsidRPr="00462199">
        <w:t xml:space="preserve">it does not include the information specified in either </w:t>
      </w:r>
      <w:r w:rsidR="007248B2" w:rsidRPr="007248B2">
        <w:t>Condition</w:t>
      </w:r>
      <w:r w:rsidRPr="00462199">
        <w:t xml:space="preserve"> </w:t>
      </w:r>
      <w:r w:rsidR="00B505A9">
        <w:fldChar w:fldCharType="begin"/>
      </w:r>
      <w:r w:rsidR="00B505A9">
        <w:instrText xml:space="preserve"> REF _Ref144113261 \w \h </w:instrText>
      </w:r>
      <w:r w:rsidR="00B505A9">
        <w:fldChar w:fldCharType="separate"/>
      </w:r>
      <w:del w:id="2922" w:author="Faqir, Sofia (Energy Security)" w:date="2023-11-12T19:47:00Z">
        <w:r w:rsidR="00E473FC">
          <w:delText>4.1(A)</w:delText>
        </w:r>
      </w:del>
      <w:r w:rsidR="00B505A9">
        <w:fldChar w:fldCharType="end"/>
      </w:r>
      <w:r w:rsidRPr="00462199">
        <w:t xml:space="preserve"> or </w:t>
      </w:r>
      <w:r w:rsidR="007248B2" w:rsidRPr="007248B2">
        <w:t>Condition</w:t>
      </w:r>
      <w:r w:rsidRPr="00462199">
        <w:t> </w:t>
      </w:r>
      <w:r w:rsidR="00B505A9">
        <w:fldChar w:fldCharType="begin"/>
      </w:r>
      <w:r w:rsidR="00B505A9">
        <w:instrText xml:space="preserve"> REF _Ref144113262 \w \h </w:instrText>
      </w:r>
      <w:r w:rsidR="00B505A9">
        <w:fldChar w:fldCharType="separate"/>
      </w:r>
      <w:del w:id="2923" w:author="Faqir, Sofia (Energy Security)" w:date="2023-11-12T19:47:00Z">
        <w:r w:rsidR="00E473FC">
          <w:delText>4.1(B)</w:delText>
        </w:r>
      </w:del>
      <w:r w:rsidR="00B505A9">
        <w:fldChar w:fldCharType="end"/>
      </w:r>
      <w:r w:rsidRPr="00462199">
        <w:t>;</w:t>
      </w:r>
      <w:bookmarkEnd w:id="2921"/>
    </w:p>
    <w:p w14:paraId="3633CA6E" w14:textId="0F097128" w:rsidR="00D179D6" w:rsidRPr="00462199" w:rsidRDefault="00D179D6" w:rsidP="00867A58">
      <w:pPr>
        <w:pStyle w:val="H3Ashurst"/>
      </w:pPr>
      <w:bookmarkStart w:id="2924" w:name="_Ref144113283"/>
      <w:r w:rsidRPr="00462199">
        <w:t xml:space="preserve">it is not accompanied by a Directors' Certificate in accordance with </w:t>
      </w:r>
      <w:r w:rsidR="007248B2" w:rsidRPr="007248B2">
        <w:t>Condition</w:t>
      </w:r>
      <w:r w:rsidRPr="00462199">
        <w:t xml:space="preserve"> </w:t>
      </w:r>
      <w:r w:rsidR="00B505A9">
        <w:fldChar w:fldCharType="begin"/>
      </w:r>
      <w:r w:rsidR="00B505A9">
        <w:instrText xml:space="preserve"> REF _Ref144113265 \w \h </w:instrText>
      </w:r>
      <w:r w:rsidR="00B505A9">
        <w:fldChar w:fldCharType="separate"/>
      </w:r>
      <w:del w:id="2925" w:author="Faqir, Sofia (Energy Security)" w:date="2023-11-12T19:47:00Z">
        <w:r w:rsidR="00E473FC">
          <w:delText>4.2</w:delText>
        </w:r>
      </w:del>
      <w:r w:rsidR="00B505A9">
        <w:fldChar w:fldCharType="end"/>
      </w:r>
      <w:r w:rsidRPr="00462199">
        <w:t>; or</w:t>
      </w:r>
      <w:bookmarkEnd w:id="2924"/>
    </w:p>
    <w:p w14:paraId="7BE9A3B7" w14:textId="77777777" w:rsidR="00D179D6" w:rsidRPr="00462199" w:rsidRDefault="00D179D6" w:rsidP="00867A58">
      <w:pPr>
        <w:pStyle w:val="H3Ashurst"/>
      </w:pPr>
      <w:bookmarkStart w:id="2926" w:name="_Ref144113284"/>
      <w:r w:rsidRPr="00462199">
        <w:t>the LCHA Counterparty states in the Milestone Assessment Response Notice that the Producer has not complied with and fulfilled a Milestone Requirement.</w:t>
      </w:r>
      <w:bookmarkEnd w:id="2926"/>
    </w:p>
    <w:p w14:paraId="4D3AA7CE" w14:textId="77777777" w:rsidR="00D179D6" w:rsidRPr="00462199" w:rsidRDefault="00D179D6" w:rsidP="00401B58">
      <w:pPr>
        <w:pStyle w:val="NormalAshurst"/>
      </w:pPr>
      <w:r w:rsidRPr="00462199">
        <w:br w:type="page"/>
      </w:r>
    </w:p>
    <w:p w14:paraId="5E445B48" w14:textId="77777777" w:rsidR="00D179D6" w:rsidRPr="00462199" w:rsidRDefault="00D179D6" w:rsidP="00D61824">
      <w:pPr>
        <w:pStyle w:val="APPENDIXAshurst"/>
        <w:rPr>
          <w:b/>
          <w:bCs w:val="0"/>
        </w:rPr>
      </w:pPr>
      <w:r w:rsidRPr="00462199">
        <w:lastRenderedPageBreak/>
        <w:br/>
      </w:r>
      <w:bookmarkStart w:id="2927" w:name="_Ref144113285"/>
      <w:bookmarkStart w:id="2928" w:name="_Ref144118017"/>
      <w:bookmarkStart w:id="2929" w:name="_Toc149833653"/>
      <w:r w:rsidRPr="00462199">
        <w:rPr>
          <w:b/>
          <w:bCs w:val="0"/>
        </w:rPr>
        <w:t>Adjustments to Installed Capacity Estimate</w:t>
      </w:r>
      <w:bookmarkEnd w:id="2927"/>
      <w:bookmarkEnd w:id="2928"/>
      <w:bookmarkEnd w:id="2929"/>
    </w:p>
    <w:p w14:paraId="7F6EC400" w14:textId="77777777" w:rsidR="00D179D6" w:rsidRPr="00462199" w:rsidRDefault="00D179D6" w:rsidP="005B3BB9">
      <w:pPr>
        <w:pStyle w:val="H1Ashurst"/>
      </w:pPr>
      <w:bookmarkStart w:id="2930" w:name="_Ref144113286"/>
      <w:bookmarkStart w:id="2931" w:name="_Ref144132034"/>
      <w:bookmarkStart w:id="2932" w:name="_Ref144454735"/>
      <w:bookmarkStart w:id="2933" w:name="_Ref144455509"/>
      <w:bookmarkStart w:id="2934" w:name="_Toc149833654"/>
      <w:r w:rsidRPr="00462199">
        <w:t>Adjustment to Installed Capacity Estimate: Relevant Construction Event</w:t>
      </w:r>
      <w:bookmarkEnd w:id="2930"/>
      <w:bookmarkEnd w:id="2931"/>
      <w:bookmarkEnd w:id="2932"/>
      <w:bookmarkEnd w:id="2933"/>
      <w:bookmarkEnd w:id="2934"/>
    </w:p>
    <w:p w14:paraId="576234F3" w14:textId="77777777" w:rsidR="00D179D6" w:rsidRPr="00462199" w:rsidRDefault="00D179D6" w:rsidP="005B3BB9">
      <w:pPr>
        <w:pStyle w:val="H2Ashurst"/>
      </w:pPr>
      <w:bookmarkStart w:id="2935" w:name="_Ref144113287"/>
      <w:r w:rsidRPr="00462199">
        <w:t xml:space="preserve">The Producer may, if it considers that a Relevant Construction Event has occurred, give a notice to the LCHA Counterparty (an </w:t>
      </w:r>
      <w:r w:rsidRPr="00462199">
        <w:rPr>
          <w:b/>
        </w:rPr>
        <w:t>"RCE Notice"</w:t>
      </w:r>
      <w:r w:rsidRPr="00462199">
        <w:t xml:space="preserve">). An RCE Notice must be given to the LCHA Counterparty no later than three (3) months prior to the Longstop Date (the </w:t>
      </w:r>
      <w:r w:rsidRPr="00462199">
        <w:rPr>
          <w:b/>
        </w:rPr>
        <w:t>"RCE Deadline"</w:t>
      </w:r>
      <w:r w:rsidRPr="00462199">
        <w:t>) and shall:</w:t>
      </w:r>
      <w:bookmarkEnd w:id="2935"/>
    </w:p>
    <w:p w14:paraId="6D963F57" w14:textId="77777777" w:rsidR="00D179D6" w:rsidRPr="00462199" w:rsidRDefault="00D179D6" w:rsidP="00867A58">
      <w:pPr>
        <w:pStyle w:val="H3Ashurst"/>
      </w:pPr>
      <w:bookmarkStart w:id="2936" w:name="_Ref144113288"/>
      <w:r w:rsidRPr="00462199">
        <w:t>specify:</w:t>
      </w:r>
      <w:bookmarkEnd w:id="2936"/>
    </w:p>
    <w:p w14:paraId="3808F07B" w14:textId="77777777" w:rsidR="00D179D6" w:rsidRPr="00462199" w:rsidRDefault="00D179D6" w:rsidP="005B3BB9">
      <w:pPr>
        <w:pStyle w:val="H4Ashurst"/>
      </w:pPr>
      <w:bookmarkStart w:id="2937" w:name="_Ref144113289"/>
      <w:r w:rsidRPr="00462199">
        <w:t>the reduction to the Installed Capacity Estimate which the Producer considers to be necessary to take into account the Relevant Construction Event; and</w:t>
      </w:r>
      <w:bookmarkEnd w:id="2937"/>
    </w:p>
    <w:p w14:paraId="49FE6C89" w14:textId="77777777" w:rsidR="00D179D6" w:rsidRPr="00462199" w:rsidRDefault="00D179D6" w:rsidP="005B3BB9">
      <w:pPr>
        <w:pStyle w:val="H4Ashurst"/>
      </w:pPr>
      <w:bookmarkStart w:id="2938" w:name="_Ref144113290"/>
      <w:r w:rsidRPr="00462199">
        <w:t xml:space="preserve">the Installed Capacity Estimate which will apply if such reduction is made (an </w:t>
      </w:r>
      <w:r w:rsidRPr="00462199">
        <w:rPr>
          <w:b/>
        </w:rPr>
        <w:t>"RCE-Adjusted Installed Capacity Estimate"</w:t>
      </w:r>
      <w:r w:rsidRPr="00462199">
        <w:t>);</w:t>
      </w:r>
      <w:bookmarkEnd w:id="2938"/>
    </w:p>
    <w:p w14:paraId="4096930B" w14:textId="77777777" w:rsidR="00D179D6" w:rsidRPr="00462199" w:rsidRDefault="00D179D6" w:rsidP="00867A58">
      <w:pPr>
        <w:pStyle w:val="H3Ashurst"/>
      </w:pPr>
      <w:bookmarkStart w:id="2939" w:name="_Ref144113291"/>
      <w:r w:rsidRPr="00462199">
        <w:t>include details of any change to the Facility which will result from the proposed reduction to the Installed Capacity Estimate (which shall include revised details of the assets comprising the Facility and any revised aerial view of the unique geographical location of (a) the Facility; and (b) the Meter Measurement System), as well as any change to the geographical coordinates specified in Annex 1 (</w:t>
      </w:r>
      <w:r w:rsidRPr="00462199">
        <w:rPr>
          <w:i/>
        </w:rPr>
        <w:t>Description of the Facility</w:t>
      </w:r>
      <w:r w:rsidRPr="00462199">
        <w:t>) and/or Annex 2 (</w:t>
      </w:r>
      <w:r w:rsidRPr="00462199">
        <w:rPr>
          <w:i/>
        </w:rPr>
        <w:t>Description of the Site</w:t>
      </w:r>
      <w:r w:rsidRPr="00462199">
        <w:t>) of the Agreement; and</w:t>
      </w:r>
      <w:bookmarkEnd w:id="2939"/>
    </w:p>
    <w:p w14:paraId="6B93ED94" w14:textId="77777777" w:rsidR="00D179D6" w:rsidRPr="00462199" w:rsidRDefault="00D179D6" w:rsidP="00867A58">
      <w:pPr>
        <w:pStyle w:val="H3Ashurst"/>
      </w:pPr>
      <w:bookmarkStart w:id="2940" w:name="_Ref144113292"/>
      <w:r w:rsidRPr="00462199">
        <w:t>include such Supporting Information as the Producer considers to be relevant to evidence:</w:t>
      </w:r>
      <w:bookmarkEnd w:id="2940"/>
    </w:p>
    <w:p w14:paraId="250E25C7" w14:textId="77777777" w:rsidR="00D179D6" w:rsidRPr="00462199" w:rsidRDefault="00D179D6" w:rsidP="005B3BB9">
      <w:pPr>
        <w:pStyle w:val="H4Ashurst"/>
      </w:pPr>
      <w:bookmarkStart w:id="2941" w:name="_Ref144113293"/>
      <w:r w:rsidRPr="00462199">
        <w:t>the existence or occurrence of the Construction Event and the basis for the Producer having concluded that the Construction Event constitutes a Relevant Construction Event;</w:t>
      </w:r>
      <w:bookmarkEnd w:id="2941"/>
    </w:p>
    <w:p w14:paraId="2ACC030F" w14:textId="77777777" w:rsidR="00D179D6" w:rsidRPr="00462199" w:rsidRDefault="00D179D6" w:rsidP="005B3BB9">
      <w:pPr>
        <w:pStyle w:val="H4Ashurst"/>
      </w:pPr>
      <w:bookmarkStart w:id="2942" w:name="_Ref144113294"/>
      <w:r w:rsidRPr="00462199">
        <w:t>the basis for the Producer having concluded that, as a result of the existence or occurrence of the Relevant Construction Event, the Installed Capacity Estimate is required to be reduced to the RCE-Adjusted Installed Capacity Estimate; and</w:t>
      </w:r>
      <w:bookmarkEnd w:id="2942"/>
    </w:p>
    <w:p w14:paraId="6F9E2007" w14:textId="77777777" w:rsidR="00D179D6" w:rsidRPr="00462199" w:rsidRDefault="00D179D6" w:rsidP="005B3BB9">
      <w:pPr>
        <w:pStyle w:val="H4Ashurst"/>
      </w:pPr>
      <w:bookmarkStart w:id="2943" w:name="_Ref144113295"/>
      <w:r w:rsidRPr="00462199">
        <w:t>the details of any change to the assets comprising the Facility which will result from the proposed reduction to the Installed Capacity Estimate (which shall include revised details of the assets comprising the Facility and any revised aerial view of the unique geographical location of (a) the Facility; and (b) the Meter Measurement System), as well as any change to the geographical coordinates specified in Annex 1 (</w:t>
      </w:r>
      <w:r w:rsidRPr="00462199">
        <w:rPr>
          <w:i/>
        </w:rPr>
        <w:t>Description of the Facility</w:t>
      </w:r>
      <w:r w:rsidRPr="00462199">
        <w:t>) and/or Annex 2 (</w:t>
      </w:r>
      <w:r w:rsidRPr="00462199">
        <w:rPr>
          <w:i/>
        </w:rPr>
        <w:t>Description of the Site</w:t>
      </w:r>
      <w:r w:rsidRPr="00462199">
        <w:t>) of the Agreement.</w:t>
      </w:r>
      <w:bookmarkEnd w:id="2943"/>
    </w:p>
    <w:p w14:paraId="203F949F" w14:textId="77777777" w:rsidR="00D179D6" w:rsidRPr="00462199" w:rsidRDefault="00D179D6" w:rsidP="005B3BB9">
      <w:pPr>
        <w:pStyle w:val="H2Ashurst"/>
      </w:pPr>
      <w:bookmarkStart w:id="2944" w:name="_Ref144113296"/>
      <w:r w:rsidRPr="00462199">
        <w:t>Each RCE Notice shall be accompanied by a Directors' Certificate in relation to the information contained in, and enclosed with, the RCE Notice.</w:t>
      </w:r>
      <w:bookmarkEnd w:id="2944"/>
    </w:p>
    <w:p w14:paraId="423556C7" w14:textId="4DFAB74F" w:rsidR="00D179D6" w:rsidRPr="00462199" w:rsidRDefault="00D179D6" w:rsidP="005B3BB9">
      <w:pPr>
        <w:pStyle w:val="H2Ashurst"/>
      </w:pPr>
      <w:bookmarkStart w:id="2945" w:name="_Ref144113297"/>
      <w:r w:rsidRPr="00462199">
        <w:t xml:space="preserve">If a Relevant Construction Event occurs immediately prior to the Milestone Delivery Date, such that the Producer is unable to specify in an RCE Notice given prior to such date: (i) the reduction to the Installed Capacity Estimate which it considers to be necessary to take into account the Relevant Construction Event; and (ii) the RCE-Adjusted Installed Capacity Estimate, the Producer may include the Producer's good faith estimate of (i) and (ii) (such good faith estimate being in substitution of the requirements provided for in </w:t>
      </w:r>
      <w:r w:rsidR="007248B2" w:rsidRPr="007248B2">
        <w:t>Condition</w:t>
      </w:r>
      <w:r w:rsidRPr="00462199">
        <w:t> </w:t>
      </w:r>
      <w:r w:rsidR="00B505A9">
        <w:fldChar w:fldCharType="begin"/>
      </w:r>
      <w:r w:rsidR="00B505A9">
        <w:instrText xml:space="preserve"> REF _Ref144113288 \w \h </w:instrText>
      </w:r>
      <w:r w:rsidR="00B505A9">
        <w:fldChar w:fldCharType="separate"/>
      </w:r>
      <w:del w:id="2946" w:author="Faqir, Sofia (Energy Security)" w:date="2023-11-12T19:47:00Z">
        <w:r w:rsidR="00E473FC">
          <w:delText>5.1(A)</w:delText>
        </w:r>
      </w:del>
      <w:r w:rsidR="00B505A9">
        <w:fldChar w:fldCharType="end"/>
      </w:r>
      <w:r w:rsidRPr="00462199">
        <w:t xml:space="preserve">), provided that the Producer shall, as soon as reasonably practicable following the Milestone </w:t>
      </w:r>
      <w:r w:rsidRPr="00462199">
        <w:lastRenderedPageBreak/>
        <w:t xml:space="preserve">Delivery Date, give the LCHA Counterparty a further RCE Notice in the form provided for in </w:t>
      </w:r>
      <w:r w:rsidR="007248B2" w:rsidRPr="007248B2">
        <w:t>Condition</w:t>
      </w:r>
      <w:r w:rsidRPr="00462199">
        <w:t xml:space="preserve"> </w:t>
      </w:r>
      <w:r w:rsidR="00B505A9">
        <w:fldChar w:fldCharType="begin"/>
      </w:r>
      <w:r w:rsidR="00B505A9">
        <w:instrText xml:space="preserve"> REF _Ref144113287 \w \h </w:instrText>
      </w:r>
      <w:r w:rsidR="00B505A9">
        <w:fldChar w:fldCharType="separate"/>
      </w:r>
      <w:del w:id="2947" w:author="Faqir, Sofia (Energy Security)" w:date="2023-11-12T19:47:00Z">
        <w:r w:rsidR="00E473FC">
          <w:delText>5.1</w:delText>
        </w:r>
      </w:del>
      <w:r w:rsidR="00B505A9">
        <w:fldChar w:fldCharType="end"/>
      </w:r>
      <w:r w:rsidRPr="00462199">
        <w:t>.</w:t>
      </w:r>
      <w:bookmarkEnd w:id="2945"/>
    </w:p>
    <w:p w14:paraId="134EE0EB" w14:textId="77777777" w:rsidR="00D179D6" w:rsidRPr="00462199" w:rsidRDefault="00D179D6" w:rsidP="005B3BB9">
      <w:pPr>
        <w:pStyle w:val="H2Ashurst"/>
      </w:pPr>
      <w:bookmarkStart w:id="2948" w:name="_Ref144113298"/>
      <w:r w:rsidRPr="00462199">
        <w:t xml:space="preserve">If the Producer gives an RCE Notice to the LCHA Counterparty, the LCHA Counterparty shall, no later than twenty (20) Business Days after receipt of such RCE Notice, give a notice to the Producer (an </w:t>
      </w:r>
      <w:r w:rsidRPr="00462199">
        <w:rPr>
          <w:b/>
        </w:rPr>
        <w:t>"RCE Response Notice"</w:t>
      </w:r>
      <w:r w:rsidRPr="00462199">
        <w:t>). An RCE Response Notice shall specify whether the LCHA Counterparty considers that:</w:t>
      </w:r>
      <w:bookmarkEnd w:id="2948"/>
    </w:p>
    <w:p w14:paraId="54175BEE" w14:textId="77777777" w:rsidR="00D179D6" w:rsidRPr="00462199" w:rsidRDefault="00D179D6" w:rsidP="00867A58">
      <w:pPr>
        <w:pStyle w:val="H3Ashurst"/>
      </w:pPr>
      <w:bookmarkStart w:id="2949" w:name="_Ref144113299"/>
      <w:r w:rsidRPr="00462199">
        <w:t>a Relevant Construction Event has or has not occurred;</w:t>
      </w:r>
      <w:bookmarkEnd w:id="2949"/>
    </w:p>
    <w:p w14:paraId="1F2E9B05" w14:textId="77777777" w:rsidR="00D179D6" w:rsidRPr="00462199" w:rsidRDefault="00D179D6" w:rsidP="00867A58">
      <w:pPr>
        <w:pStyle w:val="H3Ashurst"/>
      </w:pPr>
      <w:bookmarkStart w:id="2950" w:name="_Ref144113300"/>
      <w:r w:rsidRPr="00462199">
        <w:t>it accepts or does not accept the RCE-Adjusted Installed Capacity Estimate; or</w:t>
      </w:r>
      <w:bookmarkEnd w:id="2950"/>
    </w:p>
    <w:p w14:paraId="59FDD553" w14:textId="77777777" w:rsidR="00D179D6" w:rsidRPr="00462199" w:rsidRDefault="00D179D6" w:rsidP="00867A58">
      <w:pPr>
        <w:pStyle w:val="H3Ashurst"/>
      </w:pPr>
      <w:bookmarkStart w:id="2951" w:name="_Ref144113301"/>
      <w:r w:rsidRPr="00462199">
        <w:t>the LCHA Counterparty has not been provided with sufficient Supporting Information to determine:</w:t>
      </w:r>
      <w:bookmarkEnd w:id="2951"/>
    </w:p>
    <w:p w14:paraId="79EDA811" w14:textId="77777777" w:rsidR="00D179D6" w:rsidRPr="00462199" w:rsidRDefault="00D179D6" w:rsidP="005B3BB9">
      <w:pPr>
        <w:pStyle w:val="H4Ashurst"/>
      </w:pPr>
      <w:bookmarkStart w:id="2952" w:name="_Ref144113302"/>
      <w:r w:rsidRPr="00462199">
        <w:t>whether a Relevant Construction Event has occurred;</w:t>
      </w:r>
      <w:bookmarkEnd w:id="2952"/>
    </w:p>
    <w:p w14:paraId="2D5588FE" w14:textId="77777777" w:rsidR="00D179D6" w:rsidRPr="00462199" w:rsidRDefault="00D179D6" w:rsidP="005B3BB9">
      <w:pPr>
        <w:pStyle w:val="H4Ashurst"/>
      </w:pPr>
      <w:bookmarkStart w:id="2953" w:name="_Ref144113303"/>
      <w:r w:rsidRPr="00462199">
        <w:t>whether it will accept the RCE-Adjusted Installed Capacity Estimate;</w:t>
      </w:r>
      <w:bookmarkEnd w:id="2953"/>
    </w:p>
    <w:p w14:paraId="457532A4" w14:textId="77777777" w:rsidR="00D179D6" w:rsidRPr="00462199" w:rsidRDefault="00D179D6" w:rsidP="005B3BB9">
      <w:pPr>
        <w:pStyle w:val="H4Ashurst"/>
      </w:pPr>
      <w:bookmarkStart w:id="2954" w:name="_Ref144113304"/>
      <w:r w:rsidRPr="00462199">
        <w:t>the change to the Facility which will result from the proposed reduction to the Installed Capacity Estimate (which shall include revised details of the assets comprising the Facility and any revised aerial view of the unique geographical location of (a) the Facility, (b) the Meter Measurement System), as well as any change to the geographical coordinates specified in Annex 1 (</w:t>
      </w:r>
      <w:r w:rsidRPr="00462199">
        <w:rPr>
          <w:i/>
        </w:rPr>
        <w:t>Description of the Facility</w:t>
      </w:r>
      <w:r w:rsidRPr="00462199">
        <w:t>) and/or Annex 2 (</w:t>
      </w:r>
      <w:r w:rsidRPr="00462199">
        <w:rPr>
          <w:i/>
        </w:rPr>
        <w:t>Description of the Site</w:t>
      </w:r>
      <w:r w:rsidRPr="00462199">
        <w:t>) of the Agreement; or</w:t>
      </w:r>
      <w:bookmarkEnd w:id="2954"/>
    </w:p>
    <w:p w14:paraId="3C24AA86" w14:textId="77777777" w:rsidR="00D179D6" w:rsidRPr="00462199" w:rsidRDefault="00D179D6" w:rsidP="005B3BB9">
      <w:pPr>
        <w:pStyle w:val="H4Ashurst"/>
      </w:pPr>
      <w:bookmarkStart w:id="2955" w:name="_Ref144113305"/>
      <w:r w:rsidRPr="00462199">
        <w:t>any combination of the foregoing,</w:t>
      </w:r>
      <w:bookmarkEnd w:id="2955"/>
    </w:p>
    <w:p w14:paraId="65AEB490" w14:textId="77777777" w:rsidR="00D179D6" w:rsidRPr="00462199" w:rsidRDefault="00D179D6" w:rsidP="00401B58">
      <w:pPr>
        <w:pStyle w:val="B3Ashurst"/>
      </w:pPr>
      <w:r w:rsidRPr="00462199">
        <w:t xml:space="preserve">in which case the LCHA Counterparty shall provide details of the additional Supporting Information which the LCHA Counterparty requires to determine (as relevant) whether a Relevant Construction Event has occurred, whether to accept the RCE-Adjusted Installed Capacity Estimate or the change to the assets which comprise the Facility (the </w:t>
      </w:r>
      <w:r w:rsidRPr="00462199">
        <w:rPr>
          <w:b/>
          <w:bCs/>
        </w:rPr>
        <w:t>"RCE Supporting Information"</w:t>
      </w:r>
      <w:r w:rsidRPr="00462199">
        <w:t>).</w:t>
      </w:r>
    </w:p>
    <w:p w14:paraId="7A51E900" w14:textId="77777777" w:rsidR="00D179D6" w:rsidRPr="00462199" w:rsidRDefault="00D179D6" w:rsidP="005B3BB9">
      <w:pPr>
        <w:pStyle w:val="H2Ashurst"/>
      </w:pPr>
      <w:bookmarkStart w:id="2956" w:name="_Ref144113306"/>
      <w:r w:rsidRPr="00462199">
        <w:t>If the LCHA Counterparty specifies in an RCE Response Notice that:</w:t>
      </w:r>
      <w:bookmarkEnd w:id="2956"/>
    </w:p>
    <w:p w14:paraId="3364AC66" w14:textId="77777777" w:rsidR="00D179D6" w:rsidRPr="00462199" w:rsidRDefault="00D179D6" w:rsidP="00867A58">
      <w:pPr>
        <w:pStyle w:val="H3Ashurst"/>
      </w:pPr>
      <w:bookmarkStart w:id="2957" w:name="_Ref144113307"/>
      <w:r w:rsidRPr="00462199">
        <w:t>the LCHA Counterparty considers that a Relevant Construction Event has occurred, then (except where it has requested RCE Supporting Information relating to the RCE-Adjusted Installed Capacity Estimate) the RCE Response Notice shall:</w:t>
      </w:r>
      <w:bookmarkEnd w:id="2957"/>
    </w:p>
    <w:p w14:paraId="38368139" w14:textId="77777777" w:rsidR="00D179D6" w:rsidRPr="00462199" w:rsidRDefault="00D179D6" w:rsidP="005B3BB9">
      <w:pPr>
        <w:pStyle w:val="H4Ashurst"/>
      </w:pPr>
      <w:bookmarkStart w:id="2958" w:name="_Ref144113308"/>
      <w:r w:rsidRPr="00462199">
        <w:t>include a confirmation that the LCHA Counterparty agrees with the RCE-Adjusted Installed Capacity Estimate specified in the RCE Notice, in which case the RCE-Adjusted Installed Capacity Estimate shall constitute the Installed Capacity Estimate with effect from the date of the RCE Response Notice; or</w:t>
      </w:r>
      <w:bookmarkEnd w:id="2958"/>
    </w:p>
    <w:p w14:paraId="1E083C14" w14:textId="77777777" w:rsidR="00D179D6" w:rsidRPr="00462199" w:rsidRDefault="00D179D6" w:rsidP="005B3BB9">
      <w:pPr>
        <w:pStyle w:val="H4Ashurst"/>
      </w:pPr>
      <w:bookmarkStart w:id="2959" w:name="_Ref144113309"/>
      <w:r w:rsidRPr="00462199">
        <w:t>state that the LCHA Counterparty does not agree with the RCE-Adjusted Installed Capacity Estimate specified in the RCE Notice, in which case the Installed Capacity Estimate shall remain unadjusted for the purposes of the LCHA unless and until it is varied in accordance with the Dispute Resolution Procedure;</w:t>
      </w:r>
      <w:bookmarkEnd w:id="2959"/>
    </w:p>
    <w:p w14:paraId="3CF592F9" w14:textId="77777777" w:rsidR="00D179D6" w:rsidRPr="00462199" w:rsidRDefault="00D179D6" w:rsidP="00867A58">
      <w:pPr>
        <w:pStyle w:val="H3Ashurst"/>
      </w:pPr>
      <w:bookmarkStart w:id="2960" w:name="_Ref144113310"/>
      <w:r w:rsidRPr="00462199">
        <w:t>the LCHA Counterparty considers that a Relevant Construction Event has not occurred, the Installed Capacity Estimate shall remain unadjusted for the purposes of the LCHA unless and until a resolution or determination to the contrary is made in accordance the Dispute Resolution Procedure; or</w:t>
      </w:r>
      <w:bookmarkEnd w:id="2960"/>
    </w:p>
    <w:p w14:paraId="34142DC7" w14:textId="77777777" w:rsidR="00D179D6" w:rsidRPr="00462199" w:rsidRDefault="00D179D6" w:rsidP="00867A58">
      <w:pPr>
        <w:pStyle w:val="H3Ashurst"/>
      </w:pPr>
      <w:bookmarkStart w:id="2961" w:name="_Ref144113311"/>
      <w:r w:rsidRPr="00462199">
        <w:lastRenderedPageBreak/>
        <w:t>the LCHA Counterparty requires the Producer to provide RCE Supporting Information:</w:t>
      </w:r>
      <w:bookmarkEnd w:id="2961"/>
    </w:p>
    <w:p w14:paraId="052D0489" w14:textId="77777777" w:rsidR="00D179D6" w:rsidRPr="00462199" w:rsidRDefault="00D179D6" w:rsidP="005B3BB9">
      <w:pPr>
        <w:pStyle w:val="H4Ashurst"/>
      </w:pPr>
      <w:bookmarkStart w:id="2962" w:name="_Ref144113312"/>
      <w:r w:rsidRPr="00462199">
        <w:t>the Producer shall provide the RCE Supporting Information as soon as reasonably practicable and in any event no later than ten (10) Business Days after receipt of the RCE Response Notice, or such longer period as is specified by the LCHA Counterparty; and</w:t>
      </w:r>
      <w:bookmarkEnd w:id="2962"/>
    </w:p>
    <w:p w14:paraId="2B13BC0F" w14:textId="77777777" w:rsidR="00D179D6" w:rsidRPr="00462199" w:rsidRDefault="00D179D6" w:rsidP="005B3BB9">
      <w:pPr>
        <w:pStyle w:val="H4Ashurst"/>
      </w:pPr>
      <w:bookmarkStart w:id="2963" w:name="_Ref144113313"/>
      <w:r w:rsidRPr="00462199">
        <w:t xml:space="preserve">upon receipt of the RCE Supporting Information, the LCHA Counterparty shall, no later than ten (10) Business Days after receipt of the RCE Supporting Information, give a further RCE Response Notice to the Producer (a </w:t>
      </w:r>
      <w:r w:rsidRPr="00462199">
        <w:rPr>
          <w:b/>
        </w:rPr>
        <w:t>"Further RCE Response Notice"</w:t>
      </w:r>
      <w:r w:rsidRPr="00462199">
        <w:t>). A Further RCE Response Notice shall specify whether the LCHA Counterparty:</w:t>
      </w:r>
      <w:bookmarkEnd w:id="2963"/>
    </w:p>
    <w:p w14:paraId="2F225F72" w14:textId="77777777" w:rsidR="00D179D6" w:rsidRPr="00462199" w:rsidRDefault="00D179D6" w:rsidP="009F0B9E">
      <w:pPr>
        <w:pStyle w:val="H5Ashurst"/>
      </w:pPr>
      <w:bookmarkStart w:id="2964" w:name="_Ref144113314"/>
      <w:r w:rsidRPr="00462199">
        <w:t>considers that a Relevant Construction Event has or has not occurred; and</w:t>
      </w:r>
      <w:bookmarkEnd w:id="2964"/>
    </w:p>
    <w:p w14:paraId="54B463A4" w14:textId="77777777" w:rsidR="00D179D6" w:rsidRPr="00462199" w:rsidRDefault="00D179D6" w:rsidP="009F0B9E">
      <w:pPr>
        <w:pStyle w:val="H5Ashurst"/>
      </w:pPr>
      <w:bookmarkStart w:id="2965" w:name="_Ref144113315"/>
      <w:r w:rsidRPr="00462199">
        <w:t>accepts or does not accept the RCE-Adjusted Installed Capacity Estimate.</w:t>
      </w:r>
      <w:bookmarkEnd w:id="2965"/>
    </w:p>
    <w:p w14:paraId="275F7281" w14:textId="265742EB" w:rsidR="00D179D6" w:rsidRPr="00462199" w:rsidRDefault="00D179D6" w:rsidP="005B3BB9">
      <w:pPr>
        <w:pStyle w:val="H2Ashurst"/>
      </w:pPr>
      <w:bookmarkStart w:id="2966" w:name="_Ref144113316"/>
      <w:r w:rsidRPr="00462199">
        <w:t xml:space="preserve">Nothing in this </w:t>
      </w:r>
      <w:r w:rsidR="007248B2" w:rsidRPr="007248B2">
        <w:t>Condition</w:t>
      </w:r>
      <w:r w:rsidRPr="00462199">
        <w:t xml:space="preserve"> </w:t>
      </w:r>
      <w:r w:rsidR="00B505A9">
        <w:fldChar w:fldCharType="begin"/>
      </w:r>
      <w:r w:rsidR="00B505A9">
        <w:instrText xml:space="preserve"> REF _Ref144454735 \w \h </w:instrText>
      </w:r>
      <w:r w:rsidR="00B505A9">
        <w:fldChar w:fldCharType="separate"/>
      </w:r>
      <w:del w:id="2967" w:author="Faqir, Sofia (Energy Security)" w:date="2023-11-12T19:47:00Z">
        <w:r w:rsidR="00E473FC">
          <w:delText>5</w:delText>
        </w:r>
      </w:del>
      <w:r w:rsidR="00B505A9">
        <w:fldChar w:fldCharType="end"/>
      </w:r>
      <w:r w:rsidRPr="00462199">
        <w:t xml:space="preserve"> (</w:t>
      </w:r>
      <w:r w:rsidRPr="00462199">
        <w:rPr>
          <w:i/>
        </w:rPr>
        <w:t>Adjustment to Installed Capacity Estimate: Relevant Construction Event</w:t>
      </w:r>
      <w:r w:rsidRPr="00462199">
        <w:t>) shall require the LCHA Counterparty to specify in any RCE Response Notice or Further RCE Response Notice that a Relevant Construction Event has occurred or that the LCHA Counterparty accepts any RCE-Adjusted Installed Capacity Estimate unless and until the LCHA Counterparty is satisfied of the same.</w:t>
      </w:r>
      <w:bookmarkEnd w:id="2966"/>
    </w:p>
    <w:p w14:paraId="13B8963C" w14:textId="7CAEF674" w:rsidR="00D179D6" w:rsidRPr="00462199" w:rsidRDefault="00D179D6" w:rsidP="005B3BB9">
      <w:pPr>
        <w:pStyle w:val="H2Ashurst"/>
      </w:pPr>
      <w:bookmarkStart w:id="2968" w:name="_Ref144113317"/>
      <w:r w:rsidRPr="00462199">
        <w:t xml:space="preserve">Any RCE Notice shall be irrevocable and, if the Installed Capacity Estimate is reduced pursuant to this </w:t>
      </w:r>
      <w:r w:rsidR="007248B2" w:rsidRPr="007248B2">
        <w:t>Condition</w:t>
      </w:r>
      <w:r w:rsidRPr="00462199">
        <w:t xml:space="preserve"> </w:t>
      </w:r>
      <w:r w:rsidR="00B505A9">
        <w:fldChar w:fldCharType="begin"/>
      </w:r>
      <w:r w:rsidR="00B505A9">
        <w:instrText xml:space="preserve"> REF _Ref144454735 \w \h </w:instrText>
      </w:r>
      <w:r w:rsidR="00B505A9">
        <w:fldChar w:fldCharType="separate"/>
      </w:r>
      <w:del w:id="2969" w:author="Faqir, Sofia (Energy Security)" w:date="2023-11-12T19:47:00Z">
        <w:r w:rsidR="00E473FC">
          <w:delText>5</w:delText>
        </w:r>
      </w:del>
      <w:r w:rsidR="00B505A9">
        <w:fldChar w:fldCharType="end"/>
      </w:r>
      <w:r w:rsidRPr="00462199">
        <w:t xml:space="preserve"> (</w:t>
      </w:r>
      <w:r w:rsidRPr="00462199">
        <w:rPr>
          <w:i/>
        </w:rPr>
        <w:t>Adjustment to Installed Capacity Estimate: Relevant Construction Event</w:t>
      </w:r>
      <w:r w:rsidRPr="00462199">
        <w:t>), the Producer may not subsequently increase the Installed Capacity Estimate.</w:t>
      </w:r>
      <w:bookmarkEnd w:id="2968"/>
    </w:p>
    <w:p w14:paraId="2B682755" w14:textId="5F31AC1C" w:rsidR="00D179D6" w:rsidRPr="00462199" w:rsidRDefault="00D179D6" w:rsidP="005B3BB9">
      <w:pPr>
        <w:pStyle w:val="H2Ashurst"/>
      </w:pPr>
      <w:bookmarkStart w:id="2970" w:name="_Ref144113318"/>
      <w:r w:rsidRPr="00462199">
        <w:t xml:space="preserve">Subject to </w:t>
      </w:r>
      <w:r w:rsidR="007248B2" w:rsidRPr="007248B2">
        <w:t>Condition</w:t>
      </w:r>
      <w:r w:rsidRPr="00462199">
        <w:t xml:space="preserve"> </w:t>
      </w:r>
      <w:r w:rsidR="00B505A9">
        <w:fldChar w:fldCharType="begin"/>
      </w:r>
      <w:r w:rsidR="00B505A9">
        <w:instrText xml:space="preserve"> REF _Ref144113297 \w \h </w:instrText>
      </w:r>
      <w:r w:rsidR="00B505A9">
        <w:fldChar w:fldCharType="separate"/>
      </w:r>
      <w:del w:id="2971" w:author="Faqir, Sofia (Energy Security)" w:date="2023-11-12T19:47:00Z">
        <w:r w:rsidR="00E473FC">
          <w:delText>5.3</w:delText>
        </w:r>
      </w:del>
      <w:r w:rsidR="00B505A9">
        <w:fldChar w:fldCharType="end"/>
      </w:r>
      <w:r w:rsidRPr="00462199">
        <w:t>, the Producer may give an RCE Notice on only one (1) occasion prior to the RCE Deadline. Any RCE Notice received by the LCHA Counterparty after the RCE Deadline shall be invalid and of no effect.</w:t>
      </w:r>
      <w:bookmarkEnd w:id="2970"/>
    </w:p>
    <w:p w14:paraId="55B9AFCF" w14:textId="0FA4A4A3" w:rsidR="00D179D6" w:rsidRPr="00462199" w:rsidRDefault="00D179D6" w:rsidP="005B3BB9">
      <w:pPr>
        <w:pStyle w:val="H2Ashurst"/>
      </w:pPr>
      <w:bookmarkStart w:id="2972" w:name="_Ref144113319"/>
      <w:r w:rsidRPr="00462199">
        <w:t xml:space="preserve">No adjustment to the Strike Price shall be made solely as a result of a reduction to the Installed Capacity Estimate pursuant to this </w:t>
      </w:r>
      <w:r w:rsidR="007248B2" w:rsidRPr="007248B2">
        <w:t>Condition</w:t>
      </w:r>
      <w:r w:rsidRPr="00462199">
        <w:t xml:space="preserve"> </w:t>
      </w:r>
      <w:r w:rsidR="00EB0687">
        <w:fldChar w:fldCharType="begin"/>
      </w:r>
      <w:r w:rsidR="00EB0687">
        <w:instrText xml:space="preserve"> REF _Ref144454735 \w \h </w:instrText>
      </w:r>
      <w:r w:rsidR="00EB0687">
        <w:fldChar w:fldCharType="separate"/>
      </w:r>
      <w:del w:id="2973" w:author="Faqir, Sofia (Energy Security)" w:date="2023-11-12T19:47:00Z">
        <w:r w:rsidR="00E473FC">
          <w:delText>5</w:delText>
        </w:r>
      </w:del>
      <w:r w:rsidR="00EB0687">
        <w:fldChar w:fldCharType="end"/>
      </w:r>
      <w:r w:rsidRPr="00462199">
        <w:t xml:space="preserve"> (</w:t>
      </w:r>
      <w:r w:rsidRPr="00462199">
        <w:rPr>
          <w:i/>
        </w:rPr>
        <w:t>Adjustment to Installed Capacity Estimate: Relevant Construction Event</w:t>
      </w:r>
      <w:r w:rsidRPr="00462199">
        <w:t>).</w:t>
      </w:r>
      <w:bookmarkEnd w:id="2972"/>
    </w:p>
    <w:p w14:paraId="4F9A806D" w14:textId="2CBC9077" w:rsidR="00D179D6" w:rsidRPr="00462199" w:rsidRDefault="00D179D6" w:rsidP="005B3BB9">
      <w:pPr>
        <w:pStyle w:val="H2Ashurst"/>
      </w:pPr>
      <w:bookmarkStart w:id="2974" w:name="_Ref144113320"/>
      <w:r w:rsidRPr="00462199">
        <w:t xml:space="preserve">Where the LCHA Counterparty confirms that an RCE-Adjusted Installed Capacity Estimate constitutes the Installed Capacity Estimate pursuant to this </w:t>
      </w:r>
      <w:r w:rsidR="007248B2" w:rsidRPr="007248B2">
        <w:t>Condition</w:t>
      </w:r>
      <w:r w:rsidRPr="00462199">
        <w:t xml:space="preserve"> </w:t>
      </w:r>
      <w:r w:rsidR="00EB0687">
        <w:fldChar w:fldCharType="begin"/>
      </w:r>
      <w:r w:rsidR="00EB0687">
        <w:instrText xml:space="preserve"> REF _Ref144454735 \w \h </w:instrText>
      </w:r>
      <w:r w:rsidR="00EB0687">
        <w:fldChar w:fldCharType="separate"/>
      </w:r>
      <w:del w:id="2975" w:author="Faqir, Sofia (Energy Security)" w:date="2023-11-12T19:47:00Z">
        <w:r w:rsidR="00E473FC">
          <w:delText>5</w:delText>
        </w:r>
      </w:del>
      <w:r w:rsidR="00EB0687">
        <w:fldChar w:fldCharType="end"/>
      </w:r>
      <w:r w:rsidRPr="00462199">
        <w:t xml:space="preserve"> (</w:t>
      </w:r>
      <w:r w:rsidRPr="00462199">
        <w:rPr>
          <w:i/>
        </w:rPr>
        <w:t>Adjustment to Installed Capacity Estimate: Relevant Construction Event</w:t>
      </w:r>
      <w:r w:rsidRPr="00462199">
        <w:t xml:space="preserve">), the LCHA Sales Cap shall be adjusted in accordance with </w:t>
      </w:r>
      <w:r w:rsidR="007248B2" w:rsidRPr="007248B2">
        <w:t>Condition</w:t>
      </w:r>
      <w:r w:rsidRPr="00462199">
        <w:t xml:space="preserve"> </w:t>
      </w:r>
      <w:r w:rsidR="00B505A9">
        <w:fldChar w:fldCharType="begin"/>
      </w:r>
      <w:r w:rsidR="00B505A9">
        <w:instrText xml:space="preserve"> REF _Ref144113458 \w \h </w:instrText>
      </w:r>
      <w:r w:rsidR="00B505A9">
        <w:fldChar w:fldCharType="separate"/>
      </w:r>
      <w:del w:id="2976" w:author="Faqir, Sofia (Energy Security)" w:date="2023-11-12T19:47:00Z">
        <w:r w:rsidR="00E473FC">
          <w:delText>13.1(B)</w:delText>
        </w:r>
      </w:del>
      <w:r w:rsidR="00B505A9">
        <w:fldChar w:fldCharType="end"/>
      </w:r>
      <w:r w:rsidRPr="00462199">
        <w:t xml:space="preserve"> (</w:t>
      </w:r>
      <w:r w:rsidRPr="00462199">
        <w:rPr>
          <w:i/>
        </w:rPr>
        <w:t>LCHA Sales Cap calculation</w:t>
      </w:r>
      <w:r w:rsidRPr="00462199">
        <w:t>).</w:t>
      </w:r>
      <w:bookmarkEnd w:id="2974"/>
    </w:p>
    <w:p w14:paraId="753DA279" w14:textId="77777777" w:rsidR="00D179D6" w:rsidRPr="00462199" w:rsidRDefault="00D179D6" w:rsidP="005B3BB9">
      <w:pPr>
        <w:pStyle w:val="H1Ashurst"/>
      </w:pPr>
      <w:bookmarkStart w:id="2977" w:name="_Ref144113321"/>
      <w:bookmarkStart w:id="2978" w:name="_Ref144132043"/>
      <w:bookmarkStart w:id="2979" w:name="_Ref144454822"/>
      <w:bookmarkStart w:id="2980" w:name="_Ref144455471"/>
      <w:bookmarkStart w:id="2981" w:name="_Toc149833655"/>
      <w:r w:rsidRPr="00462199">
        <w:t>Adjustment to Installed Capacity Estimate: Permitted Reduction</w:t>
      </w:r>
      <w:bookmarkEnd w:id="2977"/>
      <w:bookmarkEnd w:id="2978"/>
      <w:bookmarkEnd w:id="2979"/>
      <w:bookmarkEnd w:id="2980"/>
      <w:bookmarkEnd w:id="2981"/>
    </w:p>
    <w:p w14:paraId="588EE3BB" w14:textId="77777777" w:rsidR="00D179D6" w:rsidRPr="00462199" w:rsidRDefault="00D179D6" w:rsidP="005B3BB9">
      <w:pPr>
        <w:pStyle w:val="H2Ashurst"/>
      </w:pPr>
      <w:bookmarkStart w:id="2982" w:name="_Ref144113322"/>
      <w:r w:rsidRPr="00462199">
        <w:t xml:space="preserve">The Producer may, if it considers that the Installed Capacity will be lower than the Installed Capacity Estimate, give a notice to the LCHA Counterparty (an </w:t>
      </w:r>
      <w:r w:rsidRPr="00462199">
        <w:rPr>
          <w:b/>
        </w:rPr>
        <w:t>"ICE Adjustment Notice"</w:t>
      </w:r>
      <w:r w:rsidRPr="00462199">
        <w:t xml:space="preserve">). An ICE Adjustment Notice must be given to the LCHA Counterparty no later than the Milestone Delivery Date (the </w:t>
      </w:r>
      <w:r w:rsidRPr="00462199">
        <w:rPr>
          <w:b/>
        </w:rPr>
        <w:t>"ICE Adjustment Deadline"</w:t>
      </w:r>
      <w:r w:rsidRPr="00462199">
        <w:t>) and shall:</w:t>
      </w:r>
      <w:bookmarkEnd w:id="2982"/>
    </w:p>
    <w:p w14:paraId="7CC36CCC" w14:textId="77777777" w:rsidR="00D179D6" w:rsidRPr="00462199" w:rsidRDefault="00D179D6" w:rsidP="00867A58">
      <w:pPr>
        <w:pStyle w:val="H3Ashurst"/>
      </w:pPr>
      <w:bookmarkStart w:id="2983" w:name="_Ref144113323"/>
      <w:r w:rsidRPr="00462199">
        <w:t>specify:</w:t>
      </w:r>
      <w:bookmarkEnd w:id="2983"/>
    </w:p>
    <w:p w14:paraId="7031D594" w14:textId="77777777" w:rsidR="00D179D6" w:rsidRPr="00462199" w:rsidRDefault="00D179D6" w:rsidP="005B3BB9">
      <w:pPr>
        <w:pStyle w:val="H4Ashurst"/>
      </w:pPr>
      <w:bookmarkStart w:id="2984" w:name="_Ref144113324"/>
      <w:r w:rsidRPr="00462199">
        <w:t>the amount by which the Installed Capacity will be lower than the Installed Capacity Estimate;</w:t>
      </w:r>
      <w:bookmarkEnd w:id="2984"/>
    </w:p>
    <w:p w14:paraId="42DB7831" w14:textId="77777777" w:rsidR="00D179D6" w:rsidRPr="00462199" w:rsidRDefault="00D179D6" w:rsidP="005B3BB9">
      <w:pPr>
        <w:pStyle w:val="H4Ashurst"/>
      </w:pPr>
      <w:bookmarkStart w:id="2985" w:name="_Ref144113325"/>
      <w:r w:rsidRPr="00462199">
        <w:t xml:space="preserve">the new Installed Capacity Estimate which is to apply to the Facility as a result of such reduction (the </w:t>
      </w:r>
      <w:r w:rsidRPr="00462199">
        <w:rPr>
          <w:b/>
        </w:rPr>
        <w:t>"Revised ICE"</w:t>
      </w:r>
      <w:r w:rsidRPr="00462199">
        <w:t>);</w:t>
      </w:r>
      <w:bookmarkEnd w:id="2985"/>
    </w:p>
    <w:p w14:paraId="789EB927" w14:textId="77777777" w:rsidR="00D179D6" w:rsidRPr="00462199" w:rsidRDefault="00D179D6" w:rsidP="00867A58">
      <w:pPr>
        <w:pStyle w:val="H3Ashurst"/>
      </w:pPr>
      <w:bookmarkStart w:id="2986" w:name="_Ref144113326"/>
      <w:r w:rsidRPr="00462199">
        <w:lastRenderedPageBreak/>
        <w:t>include details of any change in the Facility which will result from the reduction to the Installed Capacity Estimate (which shall include revised details of the assets comprising the Facility and any revised aerial view of the unique geographical location of (a) the Facility, (b) the Meter Measurement System), as well as any change to the geographical coordinates specified in Annex 1 (</w:t>
      </w:r>
      <w:r w:rsidRPr="00462199">
        <w:rPr>
          <w:i/>
        </w:rPr>
        <w:t>Description of the Facility</w:t>
      </w:r>
      <w:r w:rsidRPr="00462199">
        <w:t>) and/or Annex 2 (</w:t>
      </w:r>
      <w:r w:rsidRPr="00462199">
        <w:rPr>
          <w:i/>
        </w:rPr>
        <w:t>Description of the Site</w:t>
      </w:r>
      <w:r w:rsidRPr="00462199">
        <w:t>) of the Agreement; and</w:t>
      </w:r>
      <w:bookmarkEnd w:id="2986"/>
    </w:p>
    <w:p w14:paraId="7C3206B3" w14:textId="77777777" w:rsidR="00D179D6" w:rsidRPr="00462199" w:rsidRDefault="00D179D6" w:rsidP="00867A58">
      <w:pPr>
        <w:pStyle w:val="H3Ashurst"/>
      </w:pPr>
      <w:bookmarkStart w:id="2987" w:name="_Ref144113327"/>
      <w:r w:rsidRPr="00462199">
        <w:t>include such Supporting Information as the Producer considers to be relevant to evidence the detail of any changes to the asset comprising the Facility which will result from the reduction to the Installed Capacity Estimate.</w:t>
      </w:r>
      <w:bookmarkEnd w:id="2987"/>
    </w:p>
    <w:p w14:paraId="2637F2D8" w14:textId="77777777" w:rsidR="00D179D6" w:rsidRPr="00462199" w:rsidRDefault="00D179D6" w:rsidP="005B3BB9">
      <w:pPr>
        <w:pStyle w:val="H2Ashurst"/>
      </w:pPr>
      <w:bookmarkStart w:id="2988" w:name="_Ref144113328"/>
      <w:r w:rsidRPr="00462199">
        <w:t>The Revised ICE shall constitute the Installed Capacity Estimate with effect from the date of the ICE Adjustment Notice, provided that if an ICE Adjustment Notice specifies a Revised ICE which is less than ninety per cent (90%) of the Initial Installed Capacity Estimate (or, if relevant, the RCE-Adjusted Installed Capacity Estimate), such ICE Adjustment Notice shall be invalid and of no effect.</w:t>
      </w:r>
      <w:bookmarkEnd w:id="2988"/>
    </w:p>
    <w:p w14:paraId="4B6C1F03" w14:textId="77777777" w:rsidR="00D179D6" w:rsidRPr="00462199" w:rsidRDefault="00D179D6" w:rsidP="005B3BB9">
      <w:pPr>
        <w:pStyle w:val="H2Ashurst"/>
      </w:pPr>
      <w:bookmarkStart w:id="2989" w:name="_Ref144113329"/>
      <w:r w:rsidRPr="00462199">
        <w:t>Any ICE Adjustment Notice shall be irrevocable and the Producer may not subsequently increase the Installed Capacity Estimate.</w:t>
      </w:r>
      <w:bookmarkEnd w:id="2989"/>
    </w:p>
    <w:p w14:paraId="0DEE8811" w14:textId="77777777" w:rsidR="00D179D6" w:rsidRPr="00462199" w:rsidRDefault="00D179D6" w:rsidP="005B3BB9">
      <w:pPr>
        <w:pStyle w:val="H2Ashurst"/>
      </w:pPr>
      <w:bookmarkStart w:id="2990" w:name="_Ref144113330"/>
      <w:r w:rsidRPr="00462199">
        <w:t>The Producer may give an ICE Adjustment Notice on only one (1) occasion prior to the ICE Adjustment Deadline. Any ICE Adjustment Notice given to the LCHA Counterparty after the ICE Adjustment Deadline shall be invalid and of no effect.</w:t>
      </w:r>
      <w:bookmarkEnd w:id="2990"/>
    </w:p>
    <w:p w14:paraId="12E69CB7" w14:textId="58FEE91D" w:rsidR="00D179D6" w:rsidRPr="00462199" w:rsidRDefault="00D179D6" w:rsidP="005B3BB9">
      <w:pPr>
        <w:pStyle w:val="H2Ashurst"/>
      </w:pPr>
      <w:bookmarkStart w:id="2991" w:name="_Ref144113331"/>
      <w:r w:rsidRPr="00462199">
        <w:t xml:space="preserve">No adjustment to the Strike Price shall be made solely as a result of an adjustment to the Installed Capacity Estimate pursuant to this </w:t>
      </w:r>
      <w:r w:rsidR="007248B2" w:rsidRPr="007248B2">
        <w:t>Condition</w:t>
      </w:r>
      <w:r w:rsidRPr="00462199">
        <w:t xml:space="preserve"> </w:t>
      </w:r>
      <w:r w:rsidR="00EB0687">
        <w:fldChar w:fldCharType="begin"/>
      </w:r>
      <w:r w:rsidR="00EB0687">
        <w:instrText xml:space="preserve"> REF _Ref144454822 \w \h </w:instrText>
      </w:r>
      <w:r w:rsidR="00EB0687">
        <w:fldChar w:fldCharType="separate"/>
      </w:r>
      <w:del w:id="2992" w:author="Faqir, Sofia (Energy Security)" w:date="2023-11-12T19:47:00Z">
        <w:r w:rsidR="00E473FC">
          <w:delText>6</w:delText>
        </w:r>
      </w:del>
      <w:r w:rsidR="00EB0687">
        <w:fldChar w:fldCharType="end"/>
      </w:r>
      <w:r w:rsidRPr="00462199">
        <w:t xml:space="preserve"> (</w:t>
      </w:r>
      <w:r w:rsidRPr="00462199">
        <w:rPr>
          <w:i/>
        </w:rPr>
        <w:t>Adjustment to Installed Capacity Estimate: Permitted Reduction</w:t>
      </w:r>
      <w:r w:rsidRPr="00462199">
        <w:t>).</w:t>
      </w:r>
      <w:bookmarkEnd w:id="2991"/>
    </w:p>
    <w:p w14:paraId="3416D639" w14:textId="6A31EA0A" w:rsidR="00D179D6" w:rsidRPr="00462199" w:rsidRDefault="00D179D6" w:rsidP="005B3BB9">
      <w:pPr>
        <w:pStyle w:val="H2Ashurst"/>
      </w:pPr>
      <w:bookmarkStart w:id="2993" w:name="_Ref144113332"/>
      <w:r w:rsidRPr="00462199">
        <w:t xml:space="preserve">Where the Installed Capacity Estimate is adjusted pursuant to a valid ICE Adjustment Notice pursuant to this </w:t>
      </w:r>
      <w:r w:rsidR="007248B2" w:rsidRPr="007248B2">
        <w:t>Condition</w:t>
      </w:r>
      <w:r w:rsidRPr="00462199">
        <w:t xml:space="preserve"> </w:t>
      </w:r>
      <w:r w:rsidR="00EB0687">
        <w:fldChar w:fldCharType="begin"/>
      </w:r>
      <w:r w:rsidR="00EB0687">
        <w:instrText xml:space="preserve"> REF _Ref144454822 \w \h </w:instrText>
      </w:r>
      <w:r w:rsidR="00EB0687">
        <w:fldChar w:fldCharType="separate"/>
      </w:r>
      <w:del w:id="2994" w:author="Faqir, Sofia (Energy Security)" w:date="2023-11-12T19:47:00Z">
        <w:r w:rsidR="00E473FC">
          <w:delText>6</w:delText>
        </w:r>
      </w:del>
      <w:r w:rsidR="00EB0687">
        <w:fldChar w:fldCharType="end"/>
      </w:r>
      <w:r w:rsidRPr="00462199">
        <w:t xml:space="preserve"> (</w:t>
      </w:r>
      <w:r w:rsidRPr="00462199">
        <w:rPr>
          <w:i/>
        </w:rPr>
        <w:t>Adjustment to Installed Capacity Estimate: Permitted Reduction</w:t>
      </w:r>
      <w:r w:rsidRPr="00462199">
        <w:t xml:space="preserve">), the LCHA Sales Cap shall be adjusted in accordance with </w:t>
      </w:r>
      <w:r w:rsidR="007248B2" w:rsidRPr="007248B2">
        <w:t>Condition</w:t>
      </w:r>
      <w:r w:rsidRPr="00462199">
        <w:t xml:space="preserve"> </w:t>
      </w:r>
      <w:r w:rsidR="00EB0687">
        <w:fldChar w:fldCharType="begin"/>
      </w:r>
      <w:r w:rsidR="00EB0687">
        <w:instrText xml:space="preserve"> REF _Ref144113457 \w \h </w:instrText>
      </w:r>
      <w:r w:rsidR="00EB0687">
        <w:fldChar w:fldCharType="separate"/>
      </w:r>
      <w:del w:id="2995" w:author="Faqir, Sofia (Energy Security)" w:date="2023-11-12T19:47:00Z">
        <w:r w:rsidR="00E473FC">
          <w:delText>13.1(A)</w:delText>
        </w:r>
      </w:del>
      <w:r w:rsidR="00EB0687">
        <w:fldChar w:fldCharType="end"/>
      </w:r>
      <w:r w:rsidRPr="00462199">
        <w:t xml:space="preserve"> (</w:t>
      </w:r>
      <w:r w:rsidRPr="00462199">
        <w:rPr>
          <w:i/>
        </w:rPr>
        <w:t>LCHA Sales</w:t>
      </w:r>
      <w:r w:rsidRPr="00462199" w:rsidDel="001B63B8">
        <w:rPr>
          <w:i/>
        </w:rPr>
        <w:t xml:space="preserve"> </w:t>
      </w:r>
      <w:r w:rsidRPr="00462199">
        <w:rPr>
          <w:i/>
        </w:rPr>
        <w:t>Cap calculation</w:t>
      </w:r>
      <w:r w:rsidRPr="00462199">
        <w:t>).</w:t>
      </w:r>
      <w:bookmarkEnd w:id="2993"/>
    </w:p>
    <w:p w14:paraId="6B2515F5" w14:textId="77777777" w:rsidR="00D179D6" w:rsidRPr="00462199" w:rsidRDefault="00D179D6" w:rsidP="005B3BB9">
      <w:pPr>
        <w:pStyle w:val="H1Ashurst"/>
      </w:pPr>
      <w:bookmarkStart w:id="2996" w:name="_Ref144113333"/>
      <w:bookmarkStart w:id="2997" w:name="_Ref144425714"/>
      <w:bookmarkStart w:id="2998" w:name="_Ref144454895"/>
      <w:bookmarkStart w:id="2999" w:name="_Ref144454955"/>
      <w:bookmarkStart w:id="3000" w:name="_Ref144455567"/>
      <w:bookmarkStart w:id="3001" w:name="_Ref144456022"/>
      <w:bookmarkStart w:id="3002" w:name="_Ref144474711"/>
      <w:bookmarkStart w:id="3003" w:name="_Ref144474719"/>
      <w:bookmarkStart w:id="3004" w:name="_Ref144478647"/>
      <w:bookmarkStart w:id="3005" w:name="_Ref144482115"/>
      <w:bookmarkStart w:id="3006" w:name="_Toc149833656"/>
      <w:r w:rsidRPr="00462199">
        <w:t>Final Installed Capacity</w:t>
      </w:r>
      <w:bookmarkEnd w:id="2996"/>
      <w:bookmarkEnd w:id="2997"/>
      <w:bookmarkEnd w:id="2998"/>
      <w:bookmarkEnd w:id="2999"/>
      <w:bookmarkEnd w:id="3000"/>
      <w:bookmarkEnd w:id="3001"/>
      <w:bookmarkEnd w:id="3002"/>
      <w:bookmarkEnd w:id="3003"/>
      <w:bookmarkEnd w:id="3004"/>
      <w:bookmarkEnd w:id="3005"/>
      <w:bookmarkEnd w:id="3006"/>
    </w:p>
    <w:p w14:paraId="08C83C43" w14:textId="77777777" w:rsidR="00D179D6" w:rsidRPr="00462199" w:rsidRDefault="00D179D6" w:rsidP="005B3BB9">
      <w:pPr>
        <w:pStyle w:val="H2Ashurst"/>
      </w:pPr>
      <w:bookmarkStart w:id="3007" w:name="_Ref144113334"/>
      <w:r w:rsidRPr="00462199">
        <w:t xml:space="preserve">The Producer shall, following the Start Date, and in any event no later than ten (10) Business Days after the Longstop Date, give a notice to the LCHA Counterparty (a </w:t>
      </w:r>
      <w:r w:rsidRPr="00462199">
        <w:rPr>
          <w:b/>
        </w:rPr>
        <w:t>"Final Installed Capacity Notice"</w:t>
      </w:r>
      <w:r w:rsidRPr="00462199">
        <w:t>). A Final Installed Capacity Notice shall:</w:t>
      </w:r>
      <w:bookmarkEnd w:id="3007"/>
    </w:p>
    <w:p w14:paraId="04BC8B51" w14:textId="77777777" w:rsidR="00D179D6" w:rsidRPr="00462199" w:rsidRDefault="00D179D6" w:rsidP="00867A58">
      <w:pPr>
        <w:pStyle w:val="H3Ashurst"/>
      </w:pPr>
      <w:bookmarkStart w:id="3008" w:name="_Ref144113335"/>
      <w:r w:rsidRPr="00462199">
        <w:t>specify the Installed Capacity which has been Commissioned as at the date of such notice which:</w:t>
      </w:r>
      <w:bookmarkEnd w:id="3008"/>
    </w:p>
    <w:p w14:paraId="50396603" w14:textId="77777777" w:rsidR="00D179D6" w:rsidRPr="00462199" w:rsidRDefault="00D179D6" w:rsidP="005B3BB9">
      <w:pPr>
        <w:pStyle w:val="H4Ashurst"/>
      </w:pPr>
      <w:bookmarkStart w:id="3009" w:name="_Ref144113336"/>
      <w:r w:rsidRPr="00462199">
        <w:t>shall not, in any event, exceed the Installed Capacity Estimate; and</w:t>
      </w:r>
      <w:bookmarkEnd w:id="3009"/>
    </w:p>
    <w:p w14:paraId="450B54C9" w14:textId="77777777" w:rsidR="00D179D6" w:rsidRPr="00462199" w:rsidRDefault="00D179D6" w:rsidP="005B3BB9">
      <w:pPr>
        <w:pStyle w:val="H4Ashurst"/>
      </w:pPr>
      <w:bookmarkStart w:id="3010" w:name="_Ref144113337"/>
      <w:r w:rsidRPr="00462199">
        <w:t>where the Installed Capacity is lower than the Installed Capacity Estimate but higher than ninety per cent. (90%) of the Installed Capacity Estimate, shall be deemed to be equal to the lower of: (i) the Installed Capacity which has been Commissioned plus five per cent. (5%) of the Installed Capacity Estimate; and (ii) the Installed Capacity Estimate,</w:t>
      </w:r>
      <w:bookmarkEnd w:id="3010"/>
    </w:p>
    <w:p w14:paraId="5EC078BC" w14:textId="77777777" w:rsidR="00D179D6" w:rsidRPr="00462199" w:rsidRDefault="00D179D6" w:rsidP="00401B58">
      <w:pPr>
        <w:pStyle w:val="B3Ashurst"/>
      </w:pPr>
      <w:r w:rsidRPr="00462199">
        <w:t xml:space="preserve">(the </w:t>
      </w:r>
      <w:r w:rsidRPr="00462199">
        <w:rPr>
          <w:b/>
          <w:bCs/>
        </w:rPr>
        <w:t>"Final Installed Capacity"</w:t>
      </w:r>
      <w:r w:rsidRPr="00462199">
        <w:t>); and</w:t>
      </w:r>
    </w:p>
    <w:p w14:paraId="18E4BCB6" w14:textId="0992A3C0" w:rsidR="00D179D6" w:rsidRPr="00462199" w:rsidRDefault="00D179D6" w:rsidP="00867A58">
      <w:pPr>
        <w:pStyle w:val="H3Ashurst"/>
      </w:pPr>
      <w:bookmarkStart w:id="3011" w:name="_Ref144113338"/>
      <w:r w:rsidRPr="00462199">
        <w:t xml:space="preserve">include such Supporting Information, in reasonable detail, as the Producer considers to be relevant to and supportive of its conclusion, including a description of the Facility (as prescribed in </w:t>
      </w:r>
      <w:r w:rsidRPr="00462199">
        <w:fldChar w:fldCharType="begin"/>
      </w:r>
      <w:r w:rsidRPr="00462199">
        <w:instrText xml:space="preserve"> REF _Ref144117998 \w \h </w:instrText>
      </w:r>
      <w:r>
        <w:instrText xml:space="preserve"> \* MERGEFORMAT </w:instrText>
      </w:r>
      <w:r w:rsidRPr="00462199">
        <w:fldChar w:fldCharType="separate"/>
      </w:r>
      <w:del w:id="3012"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3013" w:author="Faqir, Sofia (Energy Security)" w:date="2023-11-12T19:47:00Z">
        <w:r w:rsidR="00E473FC">
          <w:delText>Part A</w:delText>
        </w:r>
      </w:del>
      <w:r>
        <w:fldChar w:fldCharType="end"/>
      </w:r>
      <w:r w:rsidRPr="00462199">
        <w:t xml:space="preserve">, paragraph </w:t>
      </w:r>
      <w:r>
        <w:fldChar w:fldCharType="begin"/>
      </w:r>
      <w:r>
        <w:instrText xml:space="preserve"> REF _Ref144115353 \n \h </w:instrText>
      </w:r>
      <w:r>
        <w:fldChar w:fldCharType="separate"/>
      </w:r>
      <w:del w:id="3014" w:author="Faqir, Sofia (Energy Security)" w:date="2023-11-12T19:47:00Z">
        <w:r w:rsidR="00E473FC">
          <w:delText>3</w:delText>
        </w:r>
      </w:del>
      <w:r>
        <w:fldChar w:fldCharType="end"/>
      </w:r>
      <w:r w:rsidRPr="00462199">
        <w:t xml:space="preserve"> (</w:t>
      </w:r>
      <w:r w:rsidR="007248B2" w:rsidRPr="007248B2">
        <w:rPr>
          <w:i/>
        </w:rPr>
        <w:t>Condition</w:t>
      </w:r>
      <w:r w:rsidRPr="00462199">
        <w:rPr>
          <w:i/>
        </w:rPr>
        <w:t>s Precedent</w:t>
      </w:r>
      <w:r w:rsidRPr="00462199">
        <w:t xml:space="preserve">) as at the date of </w:t>
      </w:r>
      <w:r w:rsidRPr="00462199">
        <w:lastRenderedPageBreak/>
        <w:t xml:space="preserve">such notice, and any evidence as required in accordance with </w:t>
      </w:r>
      <w:r>
        <w:fldChar w:fldCharType="begin"/>
      </w:r>
      <w:r>
        <w:instrText xml:space="preserve"> REF _Ref144117999 \w \h </w:instrText>
      </w:r>
      <w:r>
        <w:fldChar w:fldCharType="separate"/>
      </w:r>
      <w:del w:id="3015"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3011"/>
    </w:p>
    <w:p w14:paraId="1A2841A0" w14:textId="77777777" w:rsidR="00D179D6" w:rsidRPr="00462199" w:rsidRDefault="00D179D6" w:rsidP="005B3BB9">
      <w:pPr>
        <w:pStyle w:val="H2Ashurst"/>
      </w:pPr>
      <w:bookmarkStart w:id="3016" w:name="_Ref144113339"/>
      <w:r w:rsidRPr="00462199">
        <w:t>A Final Installed Capacity Notice shall be accompanied by a Directors' Certificate in relation to the information contained in, and enclosed with, the Final Installed Capacity Notice.</w:t>
      </w:r>
      <w:bookmarkEnd w:id="3016"/>
    </w:p>
    <w:p w14:paraId="156A50BF" w14:textId="77777777" w:rsidR="00D179D6" w:rsidRPr="00462199" w:rsidRDefault="00D179D6" w:rsidP="005B3BB9">
      <w:pPr>
        <w:pStyle w:val="H2Ashurst"/>
      </w:pPr>
      <w:bookmarkStart w:id="3017" w:name="_Ref144113340"/>
      <w:r w:rsidRPr="00462199">
        <w:t>The Producer shall not give to the LCHA Counterparty more than one (1) Final Installed Capacity Notice.</w:t>
      </w:r>
      <w:bookmarkEnd w:id="3017"/>
    </w:p>
    <w:p w14:paraId="2AA87D04" w14:textId="77777777" w:rsidR="00D179D6" w:rsidRPr="00462199" w:rsidRDefault="00D179D6" w:rsidP="005B3BB9">
      <w:pPr>
        <w:pStyle w:val="H2Ashurst"/>
      </w:pPr>
      <w:bookmarkStart w:id="3018" w:name="_Ref144113341"/>
      <w:r w:rsidRPr="00462199">
        <w:t xml:space="preserve">The LCHA Counterparty shall, no later than twenty (20) Business Days after receipt of the Final Installed Capacity Notice, give a notice to the Producer (a </w:t>
      </w:r>
      <w:r w:rsidRPr="00462199">
        <w:rPr>
          <w:b/>
        </w:rPr>
        <w:t>"Final Installed Capacity Response Notice"</w:t>
      </w:r>
      <w:r w:rsidRPr="00462199">
        <w:t>). A Final Installed Capacity Response Notice shall specify that either:</w:t>
      </w:r>
      <w:bookmarkEnd w:id="3018"/>
    </w:p>
    <w:p w14:paraId="1CD0BCD3" w14:textId="77777777" w:rsidR="00D179D6" w:rsidRPr="00462199" w:rsidRDefault="00D179D6" w:rsidP="00867A58">
      <w:pPr>
        <w:pStyle w:val="H3Ashurst"/>
      </w:pPr>
      <w:bookmarkStart w:id="3019" w:name="_Ref144113342"/>
      <w:r w:rsidRPr="00462199">
        <w:t>the LCHA Counterparty agrees with the Final Installed Capacity as specified in the Final Installed Capacity Notice; or</w:t>
      </w:r>
      <w:bookmarkEnd w:id="3019"/>
    </w:p>
    <w:p w14:paraId="0EE8B13D" w14:textId="77777777" w:rsidR="00D179D6" w:rsidRPr="00462199" w:rsidRDefault="00D179D6" w:rsidP="00867A58">
      <w:pPr>
        <w:pStyle w:val="H3Ashurst"/>
      </w:pPr>
      <w:bookmarkStart w:id="3020" w:name="_Ref144113343"/>
      <w:r w:rsidRPr="00462199">
        <w:t>the LCHA Counterparty has:</w:t>
      </w:r>
      <w:bookmarkEnd w:id="3020"/>
    </w:p>
    <w:p w14:paraId="0FE428AF" w14:textId="44C8892B" w:rsidR="00D179D6" w:rsidRPr="00462199" w:rsidRDefault="00D179D6" w:rsidP="005B3BB9">
      <w:pPr>
        <w:pStyle w:val="H4Ashurst"/>
      </w:pPr>
      <w:bookmarkStart w:id="3021" w:name="_Ref144113344"/>
      <w:r w:rsidRPr="00462199">
        <w:t xml:space="preserve">not been provided with sufficient Supporting Information to determine the Final Installed Capacity or the description of the Facility (as prescribed in </w:t>
      </w:r>
      <w:r w:rsidRPr="00462199">
        <w:fldChar w:fldCharType="begin"/>
      </w:r>
      <w:r w:rsidRPr="00462199">
        <w:instrText xml:space="preserve"> REF _Ref144117998 \w \h </w:instrText>
      </w:r>
      <w:r>
        <w:instrText xml:space="preserve"> \* MERGEFORMAT </w:instrText>
      </w:r>
      <w:r w:rsidRPr="00462199">
        <w:fldChar w:fldCharType="separate"/>
      </w:r>
      <w:del w:id="3022"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3023" w:author="Faqir, Sofia (Energy Security)" w:date="2023-11-12T19:47:00Z">
        <w:r w:rsidR="00E473FC">
          <w:delText>Part A</w:delText>
        </w:r>
      </w:del>
      <w:r>
        <w:fldChar w:fldCharType="end"/>
      </w:r>
      <w:r w:rsidRPr="00462199">
        <w:t xml:space="preserve">, paragraph </w:t>
      </w:r>
      <w:r>
        <w:fldChar w:fldCharType="begin"/>
      </w:r>
      <w:r>
        <w:instrText xml:space="preserve"> REF _Ref144115353 \n \h </w:instrText>
      </w:r>
      <w:r>
        <w:fldChar w:fldCharType="separate"/>
      </w:r>
      <w:del w:id="3024" w:author="Faqir, Sofia (Energy Security)" w:date="2023-11-12T19:47:00Z">
        <w:r w:rsidR="00E473FC">
          <w:delText>3</w:delText>
        </w:r>
      </w:del>
      <w:r>
        <w:fldChar w:fldCharType="end"/>
      </w:r>
      <w:r w:rsidRPr="00462199">
        <w:t>); and/or</w:t>
      </w:r>
      <w:bookmarkEnd w:id="3021"/>
    </w:p>
    <w:p w14:paraId="3EF98BE7" w14:textId="77777777" w:rsidR="00D179D6" w:rsidRPr="00462199" w:rsidRDefault="00D179D6" w:rsidP="005B3BB9">
      <w:pPr>
        <w:pStyle w:val="H4Ashurst"/>
      </w:pPr>
      <w:bookmarkStart w:id="3025" w:name="_Ref144113345"/>
      <w:r w:rsidRPr="00462199">
        <w:t>not agreed with the Final Installed Capacity which has been Commissioned as specified in the Final Installed Capacity Notice giving reasons,</w:t>
      </w:r>
      <w:bookmarkEnd w:id="3025"/>
    </w:p>
    <w:p w14:paraId="0678FDF4" w14:textId="77777777" w:rsidR="00D179D6" w:rsidRPr="00462199" w:rsidRDefault="00D179D6" w:rsidP="00401B58">
      <w:pPr>
        <w:pStyle w:val="B3Ashurst"/>
      </w:pPr>
      <w:r w:rsidRPr="00462199">
        <w:t xml:space="preserve">in which case the Final Installed Capacity Response Notice shall provide details of any additional or revised Supporting Information which the LCHA Counterparty requires to determine the Final Installed Capacity or the description of the Facility as at the date of the Final Installed Capacity Notice (the </w:t>
      </w:r>
      <w:r w:rsidRPr="00462199">
        <w:rPr>
          <w:b/>
          <w:bCs/>
        </w:rPr>
        <w:t>"Final Installed Capacity Supporting Information"</w:t>
      </w:r>
      <w:r w:rsidRPr="00462199">
        <w:t>).</w:t>
      </w:r>
    </w:p>
    <w:p w14:paraId="6AB335BB" w14:textId="77777777" w:rsidR="00D179D6" w:rsidRPr="00462199" w:rsidRDefault="00D179D6" w:rsidP="005B3BB9">
      <w:pPr>
        <w:pStyle w:val="H2Ashurst"/>
      </w:pPr>
      <w:bookmarkStart w:id="3026" w:name="_Ref144113346"/>
      <w:r w:rsidRPr="00462199">
        <w:t>If the LCHA Counterparty:</w:t>
      </w:r>
      <w:bookmarkEnd w:id="3026"/>
    </w:p>
    <w:p w14:paraId="78213AB2" w14:textId="163F94FF" w:rsidR="00D179D6" w:rsidRPr="00462199" w:rsidRDefault="00D179D6" w:rsidP="00867A58">
      <w:pPr>
        <w:pStyle w:val="H3Ashurst"/>
      </w:pPr>
      <w:bookmarkStart w:id="3027" w:name="_Ref144113347"/>
      <w:r w:rsidRPr="00462199">
        <w:t xml:space="preserve">gives a Final Installed Capacity Response Notice pursuant to </w:t>
      </w:r>
      <w:r w:rsidR="007248B2" w:rsidRPr="007248B2">
        <w:t>Condition</w:t>
      </w:r>
      <w:r w:rsidRPr="00462199">
        <w:t xml:space="preserve"> </w:t>
      </w:r>
      <w:r w:rsidRPr="00462199">
        <w:fldChar w:fldCharType="begin"/>
      </w:r>
      <w:r w:rsidRPr="00462199">
        <w:instrText xml:space="preserve">  REF _Ref144113342 \r \h \* MERGEFORMAT </w:instrText>
      </w:r>
      <w:r w:rsidRPr="00462199">
        <w:fldChar w:fldCharType="separate"/>
      </w:r>
      <w:del w:id="3028" w:author="Faqir, Sofia (Energy Security)" w:date="2023-11-12T19:47:00Z">
        <w:r w:rsidR="00E473FC" w:rsidRPr="00E473FC">
          <w:rPr>
            <w:color w:val="000000"/>
          </w:rPr>
          <w:delText>7.4(A)</w:delText>
        </w:r>
      </w:del>
      <w:r w:rsidRPr="00462199">
        <w:fldChar w:fldCharType="end"/>
      </w:r>
      <w:r w:rsidRPr="00462199">
        <w:t xml:space="preserve">, the Final Installed Capacity shall, subject to </w:t>
      </w:r>
      <w:r w:rsidR="007248B2" w:rsidRPr="007248B2">
        <w:t>Condition</w:t>
      </w:r>
      <w:r w:rsidRPr="00462199">
        <w:t xml:space="preserve"> </w:t>
      </w:r>
      <w:r w:rsidRPr="00462199">
        <w:fldChar w:fldCharType="begin"/>
      </w:r>
      <w:r w:rsidRPr="00462199">
        <w:instrText xml:space="preserve">  REF _Ref144113337 \r \h \* MERGEFORMAT </w:instrText>
      </w:r>
      <w:r w:rsidRPr="00462199">
        <w:fldChar w:fldCharType="separate"/>
      </w:r>
      <w:del w:id="3029" w:author="Faqir, Sofia (Energy Security)" w:date="2023-11-12T19:47:00Z">
        <w:r w:rsidR="00E473FC" w:rsidRPr="00E473FC">
          <w:rPr>
            <w:color w:val="000000"/>
          </w:rPr>
          <w:delText>7.1(A)(ii)</w:delText>
        </w:r>
      </w:del>
      <w:r w:rsidRPr="00462199">
        <w:fldChar w:fldCharType="end"/>
      </w:r>
      <w:r w:rsidRPr="00462199">
        <w:t>, be the amount so specified in the Final Installed Capacity Notice with effect from the date of the Final Installed Capacity Notice; or</w:t>
      </w:r>
      <w:bookmarkEnd w:id="3027"/>
    </w:p>
    <w:p w14:paraId="2DD5B0DB" w14:textId="2043B23C" w:rsidR="00D179D6" w:rsidRPr="00462199" w:rsidRDefault="00D179D6" w:rsidP="00867A58">
      <w:pPr>
        <w:pStyle w:val="H3Ashurst"/>
      </w:pPr>
      <w:bookmarkStart w:id="3030" w:name="_Ref144113348"/>
      <w:r w:rsidRPr="00462199">
        <w:t xml:space="preserve">gives a Final Installed Capacity Response Notice pursuant to </w:t>
      </w:r>
      <w:r w:rsidR="007248B2" w:rsidRPr="007248B2">
        <w:t>Condition</w:t>
      </w:r>
      <w:r w:rsidRPr="00462199">
        <w:t xml:space="preserve"> </w:t>
      </w:r>
      <w:r w:rsidR="00EB0687">
        <w:fldChar w:fldCharType="begin"/>
      </w:r>
      <w:r w:rsidR="00EB0687">
        <w:instrText xml:space="preserve"> REF _Ref144113343 \w \h </w:instrText>
      </w:r>
      <w:r w:rsidR="00EB0687">
        <w:fldChar w:fldCharType="separate"/>
      </w:r>
      <w:del w:id="3031" w:author="Faqir, Sofia (Energy Security)" w:date="2023-11-12T19:47:00Z">
        <w:r w:rsidR="00E473FC">
          <w:delText>7.4(B)</w:delText>
        </w:r>
      </w:del>
      <w:r w:rsidR="00EB0687">
        <w:fldChar w:fldCharType="end"/>
      </w:r>
      <w:r w:rsidRPr="00462199">
        <w:t>:</w:t>
      </w:r>
      <w:bookmarkEnd w:id="3030"/>
    </w:p>
    <w:p w14:paraId="79EE9480" w14:textId="60197918" w:rsidR="00D179D6" w:rsidRPr="00462199" w:rsidRDefault="00D179D6" w:rsidP="005B3BB9">
      <w:pPr>
        <w:pStyle w:val="H4Ashurst"/>
      </w:pPr>
      <w:bookmarkStart w:id="3032" w:name="_Ref144113349"/>
      <w:r w:rsidRPr="00462199">
        <w:t xml:space="preserve">the Producer shall provide the Final Installed Capacity Supporting Information, and where relevant if </w:t>
      </w:r>
      <w:r w:rsidR="007248B2" w:rsidRPr="007248B2">
        <w:t>Condition</w:t>
      </w:r>
      <w:r w:rsidRPr="00462199">
        <w:t xml:space="preserve"> </w:t>
      </w:r>
      <w:r w:rsidRPr="00462199">
        <w:fldChar w:fldCharType="begin"/>
      </w:r>
      <w:r w:rsidRPr="00462199">
        <w:instrText xml:space="preserve">  REF _Ref144113345 \r \h \* MERGEFORMAT </w:instrText>
      </w:r>
      <w:r w:rsidRPr="00462199">
        <w:fldChar w:fldCharType="separate"/>
      </w:r>
      <w:del w:id="3033" w:author="Faqir, Sofia (Energy Security)" w:date="2023-11-12T19:47:00Z">
        <w:r w:rsidR="00E473FC" w:rsidRPr="00E473FC">
          <w:rPr>
            <w:color w:val="000000"/>
          </w:rPr>
          <w:delText>7.4(B)(ii)</w:delText>
        </w:r>
      </w:del>
      <w:r w:rsidRPr="00462199">
        <w:fldChar w:fldCharType="end"/>
      </w:r>
      <w:r w:rsidRPr="00462199">
        <w:t xml:space="preserve"> applies, a response to the reasons for disagreement with the Final Installed Capacity as proposed by the LCHA Counterparty as soon as reasonably practicable and in any event no later than ten (10) Business Days after receipt of the Final Installed Capacity Response Notice, or such longer period as is specified by the LCHA Counterparty; and</w:t>
      </w:r>
      <w:bookmarkEnd w:id="3032"/>
    </w:p>
    <w:p w14:paraId="50C3F5A0" w14:textId="4C476AA1" w:rsidR="00D179D6" w:rsidRPr="00462199" w:rsidRDefault="00D179D6" w:rsidP="005B3BB9">
      <w:pPr>
        <w:pStyle w:val="H4Ashurst"/>
      </w:pPr>
      <w:bookmarkStart w:id="3034" w:name="_Ref144113350"/>
      <w:r w:rsidRPr="00462199">
        <w:t xml:space="preserve">upon receipt of the Final Installed Capacity Supporting Information, and where relevant if </w:t>
      </w:r>
      <w:r w:rsidR="007248B2" w:rsidRPr="007248B2">
        <w:t>Condition</w:t>
      </w:r>
      <w:r w:rsidRPr="00462199">
        <w:t xml:space="preserve"> </w:t>
      </w:r>
      <w:r w:rsidRPr="00462199">
        <w:fldChar w:fldCharType="begin"/>
      </w:r>
      <w:r w:rsidRPr="00462199">
        <w:instrText xml:space="preserve">  REF _Ref144113345 \r \h \* MERGEFORMAT </w:instrText>
      </w:r>
      <w:r w:rsidRPr="00462199">
        <w:fldChar w:fldCharType="separate"/>
      </w:r>
      <w:del w:id="3035" w:author="Faqir, Sofia (Energy Security)" w:date="2023-11-12T19:47:00Z">
        <w:r w:rsidR="00E473FC" w:rsidRPr="00E473FC">
          <w:rPr>
            <w:color w:val="000000"/>
          </w:rPr>
          <w:delText>7.4(B)(ii)</w:delText>
        </w:r>
      </w:del>
      <w:r w:rsidRPr="00462199">
        <w:fldChar w:fldCharType="end"/>
      </w:r>
      <w:r w:rsidRPr="00462199">
        <w:t xml:space="preserve"> applies, a response to the reasons for disagreement with the Final Installed Capacity as proposed by the LCHA Counterparty, the LCHA Counterparty shall, no later than twenty (20) Business Days after receipt of the Final Installed Capacity Supporting Information, give a further Final Installed Capacity Response Notice to the Producer.</w:t>
      </w:r>
      <w:bookmarkEnd w:id="3034"/>
    </w:p>
    <w:p w14:paraId="08B2D02C" w14:textId="6AD28551" w:rsidR="00D179D6" w:rsidRPr="00462199" w:rsidRDefault="00D179D6" w:rsidP="005B3BB9">
      <w:pPr>
        <w:pStyle w:val="H2Ashurst"/>
      </w:pPr>
      <w:bookmarkStart w:id="3036" w:name="_Ref144113351"/>
      <w:r w:rsidRPr="00462199">
        <w:t xml:space="preserve">Nothing in this </w:t>
      </w:r>
      <w:r w:rsidR="007248B2" w:rsidRPr="007248B2">
        <w:t>Condition</w:t>
      </w:r>
      <w:r w:rsidRPr="00462199">
        <w:t xml:space="preserve"> </w:t>
      </w:r>
      <w:r w:rsidR="00FA4A0E">
        <w:fldChar w:fldCharType="begin"/>
      </w:r>
      <w:r w:rsidR="00FA4A0E">
        <w:instrText xml:space="preserve"> REF _Ref144454895 \w \h </w:instrText>
      </w:r>
      <w:r w:rsidR="00FA4A0E">
        <w:fldChar w:fldCharType="separate"/>
      </w:r>
      <w:del w:id="3037" w:author="Faqir, Sofia (Energy Security)" w:date="2023-11-12T19:47:00Z">
        <w:r w:rsidR="00E473FC">
          <w:delText>7</w:delText>
        </w:r>
      </w:del>
      <w:r w:rsidR="00FA4A0E">
        <w:fldChar w:fldCharType="end"/>
      </w:r>
      <w:r w:rsidRPr="00462199">
        <w:t xml:space="preserve"> (</w:t>
      </w:r>
      <w:r w:rsidRPr="00462199">
        <w:rPr>
          <w:i/>
        </w:rPr>
        <w:t>Final Installed Capacity</w:t>
      </w:r>
      <w:r w:rsidRPr="00462199">
        <w:t xml:space="preserve">) shall require the LCHA Counterparty to specify in any Final Installed Capacity Response Notice that the LCHA Counterparty accepts </w:t>
      </w:r>
      <w:r w:rsidRPr="00462199">
        <w:lastRenderedPageBreak/>
        <w:t>the Final Installed Capacity notified to it by the Producer unless and until the LCHA Counterparty is satisfied of the same.</w:t>
      </w:r>
      <w:bookmarkEnd w:id="3036"/>
    </w:p>
    <w:p w14:paraId="4EE8E1AE" w14:textId="295164AC" w:rsidR="00D179D6" w:rsidRPr="00462199" w:rsidRDefault="00D179D6" w:rsidP="005B3BB9">
      <w:pPr>
        <w:pStyle w:val="H2Ashurst"/>
      </w:pPr>
      <w:bookmarkStart w:id="3038" w:name="_Ref144113352"/>
      <w:r w:rsidRPr="00462199">
        <w:t xml:space="preserve">Without prejudice to the LCHA Counterparty's right to terminate the LCHA pursuant to </w:t>
      </w:r>
      <w:r w:rsidR="007248B2" w:rsidRPr="007248B2">
        <w:t>Condition</w:t>
      </w:r>
      <w:r w:rsidRPr="00462199">
        <w:t xml:space="preserve"> </w:t>
      </w:r>
      <w:r w:rsidR="00FA4A0E">
        <w:fldChar w:fldCharType="begin"/>
      </w:r>
      <w:r w:rsidR="00FA4A0E">
        <w:instrText xml:space="preserve"> REF _Ref144114765 \w \h </w:instrText>
      </w:r>
      <w:r w:rsidR="00FA4A0E">
        <w:fldChar w:fldCharType="separate"/>
      </w:r>
      <w:del w:id="3039" w:author="Faqir, Sofia (Energy Security)" w:date="2023-11-12T19:47:00Z">
        <w:r w:rsidR="00E473FC">
          <w:delText>52.29</w:delText>
        </w:r>
      </w:del>
      <w:r w:rsidR="00FA4A0E">
        <w:fldChar w:fldCharType="end"/>
      </w:r>
      <w:r w:rsidRPr="00462199">
        <w:t xml:space="preserve"> (</w:t>
      </w:r>
      <w:r w:rsidRPr="00462199">
        <w:rPr>
          <w:i/>
        </w:rPr>
        <w:t>Termination for failing to satisfy the Minimum Longstop Date Commissioning Requirements</w:t>
      </w:r>
      <w:r w:rsidRPr="00462199">
        <w:t>), if the Producer does not give the LCHA Counterparty a Final Installed Capacity Notice on or prior to the date which is ten (10) Business Days after the later of:</w:t>
      </w:r>
      <w:bookmarkEnd w:id="3038"/>
    </w:p>
    <w:p w14:paraId="5726A4CE" w14:textId="77777777" w:rsidR="00D179D6" w:rsidRPr="00462199" w:rsidRDefault="00D179D6" w:rsidP="00867A58">
      <w:pPr>
        <w:pStyle w:val="H3Ashurst"/>
      </w:pPr>
      <w:bookmarkStart w:id="3040" w:name="_Ref144113353"/>
      <w:r w:rsidRPr="00462199">
        <w:t>the Longstop Date; and</w:t>
      </w:r>
      <w:bookmarkEnd w:id="3040"/>
    </w:p>
    <w:p w14:paraId="008D4F74" w14:textId="77777777" w:rsidR="00D179D6" w:rsidRPr="00462199" w:rsidRDefault="00D179D6" w:rsidP="00867A58">
      <w:pPr>
        <w:pStyle w:val="H3Ashurst"/>
      </w:pPr>
      <w:bookmarkStart w:id="3041" w:name="_Ref144113354"/>
      <w:r w:rsidRPr="00462199">
        <w:t>if applicable, the date which is ten (10) Business Days after the LCHA Counterparty has given notice to the Producer (on or at any time after the date falling ten (10) Business Days prior to the Longstop Date) reminding the Producer of the requirement to give a Final Installed Capacity Notice,</w:t>
      </w:r>
      <w:bookmarkEnd w:id="3041"/>
    </w:p>
    <w:p w14:paraId="482DB5BC" w14:textId="77777777" w:rsidR="00D179D6" w:rsidRPr="00462199" w:rsidRDefault="00D179D6" w:rsidP="005B3BB9">
      <w:pPr>
        <w:pStyle w:val="B12Ashurst"/>
      </w:pPr>
      <w:r w:rsidRPr="00462199">
        <w:t>the Final Installed Capacity shall, with effect from the Longstop Date, be deemed to be eighty per cent (80%) of the Installed Capacity Estimate.</w:t>
      </w:r>
    </w:p>
    <w:p w14:paraId="1CA1C7AA" w14:textId="328FD1DC" w:rsidR="00D179D6" w:rsidRPr="00462199" w:rsidRDefault="00D179D6" w:rsidP="005B3BB9">
      <w:pPr>
        <w:pStyle w:val="H2Ashurst"/>
      </w:pPr>
      <w:bookmarkStart w:id="3042" w:name="_Ref144113355"/>
      <w:r w:rsidRPr="00462199">
        <w:t xml:space="preserve">Without prejudice to the LCHA Counterparty's right to terminate the LCHA pursuant to </w:t>
      </w:r>
      <w:r w:rsidR="007248B2" w:rsidRPr="007248B2">
        <w:t>Condition</w:t>
      </w:r>
      <w:r w:rsidRPr="00462199">
        <w:t xml:space="preserve"> </w:t>
      </w:r>
      <w:r w:rsidR="00FA4A0E">
        <w:fldChar w:fldCharType="begin"/>
      </w:r>
      <w:r w:rsidR="00FA4A0E">
        <w:instrText xml:space="preserve"> REF _Ref144114765 \w \h </w:instrText>
      </w:r>
      <w:r w:rsidR="00FA4A0E">
        <w:fldChar w:fldCharType="separate"/>
      </w:r>
      <w:del w:id="3043" w:author="Faqir, Sofia (Energy Security)" w:date="2023-11-12T19:47:00Z">
        <w:r w:rsidR="00E473FC">
          <w:delText>52.29</w:delText>
        </w:r>
      </w:del>
      <w:r w:rsidR="00FA4A0E">
        <w:fldChar w:fldCharType="end"/>
      </w:r>
      <w:r w:rsidRPr="00462199">
        <w:t xml:space="preserve"> (</w:t>
      </w:r>
      <w:r w:rsidRPr="00462199">
        <w:rPr>
          <w:i/>
        </w:rPr>
        <w:t>Termination for Failing to satisfy the Minimum Longstop Date Commissioning Requirements</w:t>
      </w:r>
      <w:r w:rsidRPr="00462199">
        <w:t>), if:</w:t>
      </w:r>
      <w:bookmarkEnd w:id="3042"/>
    </w:p>
    <w:p w14:paraId="057585F3" w14:textId="77777777" w:rsidR="00D179D6" w:rsidRPr="00462199" w:rsidRDefault="00D179D6" w:rsidP="00867A58">
      <w:pPr>
        <w:pStyle w:val="H3Ashurst"/>
      </w:pPr>
      <w:bookmarkStart w:id="3044" w:name="_Ref144113356"/>
      <w:r w:rsidRPr="00462199">
        <w:t>the Producer does not provide the additional or revised Final Installed Capacity Supporting Information which is sufficient for the LCHA Counterparty to determine the Final Installed Capacity or the assets comprising the Facility; or</w:t>
      </w:r>
      <w:bookmarkEnd w:id="3044"/>
    </w:p>
    <w:p w14:paraId="08A06FCE" w14:textId="77777777" w:rsidR="00D179D6" w:rsidRPr="00462199" w:rsidRDefault="00D179D6" w:rsidP="00867A58">
      <w:pPr>
        <w:pStyle w:val="H3Ashurst"/>
      </w:pPr>
      <w:bookmarkStart w:id="3045" w:name="_Ref144113357"/>
      <w:r w:rsidRPr="00462199">
        <w:t>the Producer fails to demonstrate the determination of the Final Installed Capacity to the satisfaction of the LCHA Counterparty,</w:t>
      </w:r>
      <w:bookmarkEnd w:id="3045"/>
    </w:p>
    <w:p w14:paraId="0DEDF1FA" w14:textId="77777777" w:rsidR="00D179D6" w:rsidRPr="00462199" w:rsidRDefault="00D179D6" w:rsidP="005B3BB9">
      <w:pPr>
        <w:pStyle w:val="B12Ashurst"/>
      </w:pPr>
      <w:r w:rsidRPr="00462199">
        <w:t>within ten (10) Business Days after receipt of the further Final Installed Capacity Response Notice, or such longer period as is specified by the LCHA Counterparty the LCHA Counterparty may deem the Final Installed Capacity to be eighty per cent (80%) of the Installed Capacity Estimate, until such time as the LCHA Counterparty agrees the Final Installed Capacity.</w:t>
      </w:r>
    </w:p>
    <w:p w14:paraId="7C68C9E0" w14:textId="12A36357" w:rsidR="00D179D6" w:rsidRPr="00462199" w:rsidRDefault="00D179D6" w:rsidP="005B3BB9">
      <w:pPr>
        <w:pStyle w:val="H2Ashurst"/>
      </w:pPr>
      <w:bookmarkStart w:id="3046" w:name="_Ref144113358"/>
      <w:r w:rsidRPr="00462199">
        <w:t xml:space="preserve">Once the Final Installed Capacity is determined (or deemed to be determined) pursuant to this </w:t>
      </w:r>
      <w:r w:rsidR="007248B2" w:rsidRPr="007248B2">
        <w:t>Condition</w:t>
      </w:r>
      <w:r w:rsidRPr="00462199">
        <w:t xml:space="preserve"> </w:t>
      </w:r>
      <w:r w:rsidR="00FA4A0E">
        <w:fldChar w:fldCharType="begin"/>
      </w:r>
      <w:r w:rsidR="00FA4A0E">
        <w:instrText xml:space="preserve"> REF _Ref144454955 \w \h </w:instrText>
      </w:r>
      <w:r w:rsidR="00FA4A0E">
        <w:fldChar w:fldCharType="separate"/>
      </w:r>
      <w:del w:id="3047" w:author="Faqir, Sofia (Energy Security)" w:date="2023-11-12T19:47:00Z">
        <w:r w:rsidR="00E473FC">
          <w:delText>7</w:delText>
        </w:r>
      </w:del>
      <w:r w:rsidR="00FA4A0E">
        <w:fldChar w:fldCharType="end"/>
      </w:r>
      <w:r w:rsidRPr="00462199">
        <w:t xml:space="preserve"> (</w:t>
      </w:r>
      <w:r w:rsidRPr="00462199">
        <w:rPr>
          <w:i/>
        </w:rPr>
        <w:t>Final Installed Capacity</w:t>
      </w:r>
      <w:r w:rsidRPr="00462199">
        <w:t>), the LCHA Sales</w:t>
      </w:r>
      <w:r w:rsidRPr="00462199" w:rsidDel="001B63B8">
        <w:t xml:space="preserve"> </w:t>
      </w:r>
      <w:r w:rsidRPr="00462199">
        <w:t xml:space="preserve">Cap shall be adjusted in accordance with </w:t>
      </w:r>
      <w:r w:rsidR="007248B2" w:rsidRPr="007248B2">
        <w:t>Condition</w:t>
      </w:r>
      <w:r w:rsidRPr="00462199">
        <w:t xml:space="preserve"> </w:t>
      </w:r>
      <w:r w:rsidRPr="00462199">
        <w:fldChar w:fldCharType="begin"/>
      </w:r>
      <w:r w:rsidRPr="00462199">
        <w:instrText xml:space="preserve">  REF _Ref144113460 \r \h \* MERGEFORMAT </w:instrText>
      </w:r>
      <w:r w:rsidRPr="00462199">
        <w:fldChar w:fldCharType="separate"/>
      </w:r>
      <w:del w:id="3048" w:author="Faqir, Sofia (Energy Security)" w:date="2023-11-12T19:47:00Z">
        <w:r w:rsidR="00E473FC" w:rsidRPr="00E473FC">
          <w:rPr>
            <w:color w:val="000000"/>
          </w:rPr>
          <w:delText>13.1(D)</w:delText>
        </w:r>
      </w:del>
      <w:r w:rsidRPr="00462199">
        <w:fldChar w:fldCharType="end"/>
      </w:r>
      <w:r w:rsidRPr="00462199">
        <w:t xml:space="preserve"> (</w:t>
      </w:r>
      <w:r w:rsidRPr="00462199">
        <w:rPr>
          <w:i/>
        </w:rPr>
        <w:t>LCHA Sales</w:t>
      </w:r>
      <w:r w:rsidRPr="00462199" w:rsidDel="001B63B8">
        <w:rPr>
          <w:i/>
        </w:rPr>
        <w:t xml:space="preserve"> </w:t>
      </w:r>
      <w:r w:rsidRPr="00462199">
        <w:rPr>
          <w:i/>
        </w:rPr>
        <w:t>Cap calculation</w:t>
      </w:r>
      <w:r w:rsidRPr="00462199">
        <w:t>).</w:t>
      </w:r>
      <w:bookmarkEnd w:id="3046"/>
      <w:r w:rsidRPr="00462199">
        <w:br w:type="page"/>
      </w:r>
    </w:p>
    <w:p w14:paraId="5B159035" w14:textId="77777777" w:rsidR="00D179D6" w:rsidRPr="00462199" w:rsidRDefault="00D179D6" w:rsidP="00D61824">
      <w:pPr>
        <w:pStyle w:val="APPENDIXAshurst"/>
        <w:rPr>
          <w:b/>
          <w:bCs w:val="0"/>
        </w:rPr>
      </w:pPr>
      <w:r w:rsidRPr="00462199">
        <w:lastRenderedPageBreak/>
        <w:br/>
      </w:r>
      <w:bookmarkStart w:id="3049" w:name="_Ref144113359"/>
      <w:bookmarkStart w:id="3050" w:name="_Ref144118018"/>
      <w:bookmarkStart w:id="3051" w:name="_Toc149833657"/>
      <w:r w:rsidRPr="00462199">
        <w:rPr>
          <w:b/>
          <w:bCs w:val="0"/>
        </w:rPr>
        <w:t>Payment calculations</w:t>
      </w:r>
      <w:bookmarkEnd w:id="3049"/>
      <w:bookmarkEnd w:id="3050"/>
      <w:bookmarkEnd w:id="3051"/>
    </w:p>
    <w:p w14:paraId="654A2894" w14:textId="77777777" w:rsidR="00D179D6" w:rsidRPr="00462199" w:rsidRDefault="00D179D6" w:rsidP="005B3BB9">
      <w:pPr>
        <w:pStyle w:val="H1Ashurst"/>
      </w:pPr>
      <w:bookmarkStart w:id="3052" w:name="_Ref144113360"/>
      <w:bookmarkStart w:id="3053" w:name="_Ref144117977"/>
      <w:bookmarkStart w:id="3054" w:name="_Ref144117978"/>
      <w:bookmarkStart w:id="3055" w:name="_Ref144117979"/>
      <w:bookmarkStart w:id="3056" w:name="_Ref144117996"/>
      <w:bookmarkStart w:id="3057" w:name="_Ref144117997"/>
      <w:bookmarkStart w:id="3058" w:name="_Toc149833658"/>
      <w:r w:rsidRPr="00462199">
        <w:t>Definitions: Part 5</w:t>
      </w:r>
      <w:bookmarkEnd w:id="3052"/>
      <w:bookmarkEnd w:id="3053"/>
      <w:bookmarkEnd w:id="3054"/>
      <w:bookmarkEnd w:id="3055"/>
      <w:bookmarkEnd w:id="3056"/>
      <w:bookmarkEnd w:id="3057"/>
      <w:bookmarkEnd w:id="3058"/>
    </w:p>
    <w:p w14:paraId="6903A21C" w14:textId="2126BBF3" w:rsidR="00D179D6" w:rsidRPr="00462199" w:rsidRDefault="00D179D6" w:rsidP="005B3BB9">
      <w:pPr>
        <w:pStyle w:val="B12Ashurst"/>
      </w:pPr>
      <w:r w:rsidRPr="00462199">
        <w:t xml:space="preserve">In this </w:t>
      </w:r>
      <w:r>
        <w:fldChar w:fldCharType="begin"/>
      </w:r>
      <w:r>
        <w:instrText xml:space="preserve"> REF _Ref144118018 \w \h </w:instrText>
      </w:r>
      <w:r>
        <w:fldChar w:fldCharType="separate"/>
      </w:r>
      <w:del w:id="3059" w:author="Faqir, Sofia (Energy Security)" w:date="2023-11-12T19:47:00Z">
        <w:r w:rsidR="00E473FC">
          <w:delText>Part 5</w:delText>
        </w:r>
      </w:del>
      <w:r>
        <w:fldChar w:fldCharType="end"/>
      </w:r>
      <w:r w:rsidRPr="00462199">
        <w:t xml:space="preserve"> (</w:t>
      </w:r>
      <w:r w:rsidRPr="00462199">
        <w:rPr>
          <w:i/>
        </w:rPr>
        <w:t>Payment Calculations</w:t>
      </w:r>
      <w:r w:rsidRPr="00462199">
        <w:t>):</w:t>
      </w:r>
    </w:p>
    <w:p w14:paraId="4B6EFF09" w14:textId="66052DB8" w:rsidR="00D179D6" w:rsidRPr="00462199" w:rsidRDefault="00D179D6" w:rsidP="005B3BB9">
      <w:pPr>
        <w:pStyle w:val="DefinitionsClauseAshurst"/>
      </w:pPr>
      <w:bookmarkStart w:id="3060" w:name="_Ref144113361"/>
      <w:r w:rsidRPr="00462199">
        <w:rPr>
          <w:b/>
        </w:rPr>
        <w:t>"Aggregate CO</w:t>
      </w:r>
      <w:r w:rsidRPr="00462199">
        <w:rPr>
          <w:b/>
          <w:vertAlign w:val="subscript"/>
        </w:rPr>
        <w:t>2</w:t>
      </w:r>
      <w:r w:rsidRPr="00462199">
        <w:rPr>
          <w:b/>
        </w:rPr>
        <w:t xml:space="preserve"> T&amp;S Outage Relief Event Carbon Emissions"</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_Ref144113542 \w \h </w:instrText>
      </w:r>
      <w:r w:rsidR="00FA4A0E">
        <w:fldChar w:fldCharType="separate"/>
      </w:r>
      <w:del w:id="3061" w:author="Faqir, Sofia (Energy Security)" w:date="2023-11-12T19:47:00Z">
        <w:r w:rsidR="00E473FC">
          <w:delText>19.5</w:delText>
        </w:r>
      </w:del>
      <w:r w:rsidR="00FA4A0E">
        <w:fldChar w:fldCharType="end"/>
      </w:r>
      <w:r w:rsidRPr="00462199">
        <w:t xml:space="preserve"> (</w:t>
      </w:r>
      <w:r w:rsidRPr="00462199">
        <w:rPr>
          <w:i/>
        </w:rPr>
        <w:t>Carbon Cost Protection Amount calculation</w:t>
      </w:r>
      <w:r w:rsidRPr="00462199">
        <w:t>);</w:t>
      </w:r>
      <w:bookmarkEnd w:id="3060"/>
    </w:p>
    <w:p w14:paraId="7C3AE790" w14:textId="6FB7E0E1" w:rsidR="00D179D6" w:rsidRPr="00462199" w:rsidRDefault="00D179D6" w:rsidP="005B3BB9">
      <w:pPr>
        <w:pStyle w:val="DefinitionsClauseAshurst"/>
      </w:pPr>
      <w:bookmarkStart w:id="3062" w:name="_Ref144113362"/>
      <w:r w:rsidRPr="00462199">
        <w:rPr>
          <w:b/>
        </w:rPr>
        <w:t>"Aggregate Reporting Unit Carbon Emissions"</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_Ref144113543 \w \h </w:instrText>
      </w:r>
      <w:r w:rsidR="00FA4A0E">
        <w:fldChar w:fldCharType="separate"/>
      </w:r>
      <w:del w:id="3063" w:author="Faqir, Sofia (Energy Security)" w:date="2023-11-12T19:47:00Z">
        <w:r w:rsidR="00E473FC">
          <w:delText>19.6</w:delText>
        </w:r>
      </w:del>
      <w:r w:rsidR="00FA4A0E">
        <w:fldChar w:fldCharType="end"/>
      </w:r>
      <w:r w:rsidRPr="00462199">
        <w:t xml:space="preserve"> (</w:t>
      </w:r>
      <w:r w:rsidRPr="00462199">
        <w:rPr>
          <w:i/>
        </w:rPr>
        <w:t>Carbon Cost Protection Amount calculation</w:t>
      </w:r>
      <w:r w:rsidRPr="00462199">
        <w:t>);</w:t>
      </w:r>
      <w:bookmarkEnd w:id="3062"/>
    </w:p>
    <w:p w14:paraId="7AD283B5" w14:textId="77777777" w:rsidR="00D179D6" w:rsidRPr="00462199" w:rsidRDefault="00D179D6" w:rsidP="005B3BB9">
      <w:pPr>
        <w:pStyle w:val="DefinitionsClauseAshurst"/>
      </w:pPr>
      <w:bookmarkStart w:id="3064" w:name="_Ref144113363"/>
      <w:r w:rsidRPr="00462199">
        <w:rPr>
          <w:b/>
        </w:rPr>
        <w:t>"Base Year Terms"</w:t>
      </w:r>
      <w:r w:rsidRPr="00462199">
        <w:t xml:space="preserve"> means, for any Strike Price Adjustment initially expressed in a price period (x), with (x) being a calendar year other than the Base Year, the Strike Price Adjustment in respect of the Base Year</w:t>
      </w:r>
      <w:r w:rsidRPr="00E97F7B">
        <w:rPr>
          <w:vertAlign w:val="subscript"/>
        </w:rPr>
        <w:t>(ADJbase)</w:t>
      </w:r>
      <w:r w:rsidRPr="00462199">
        <w:t>, calculated as follows:</w:t>
      </w:r>
      <w:bookmarkEnd w:id="3064"/>
    </w:p>
    <w:p w14:paraId="7913B574" w14:textId="77777777" w:rsidR="00D179D6" w:rsidRPr="00462199" w:rsidRDefault="00F47FCB" w:rsidP="0001343D">
      <w:pPr>
        <w:pStyle w:val="NormalAshurst"/>
        <w:rPr>
          <w:lang w:eastAsia="en-GB"/>
        </w:rPr>
      </w:pPr>
      <m:oMathPara>
        <m:oMath>
          <m:sSub>
            <m:sSubPr>
              <m:ctrlPr>
                <w:rPr>
                  <w:rFonts w:ascii="Cambria Math" w:hAnsi="Cambria Math"/>
                </w:rPr>
              </m:ctrlPr>
            </m:sSubPr>
            <m:e>
              <m:r>
                <w:rPr>
                  <w:rFonts w:ascii="Cambria Math" w:hAnsi="Cambria Math"/>
                </w:rPr>
                <m:t>ADJ</m:t>
              </m:r>
            </m:e>
            <m:sub>
              <m: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ADJ</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CPI</m:t>
                  </m:r>
                </m:e>
                <m:sub>
                  <m:r>
                    <w:rPr>
                      <w:rFonts w:ascii="Cambria Math" w:hAnsi="Cambria Math"/>
                    </w:rPr>
                    <m:t>base</m:t>
                  </m:r>
                </m:sub>
              </m:sSub>
            </m:num>
            <m:den>
              <m:sSub>
                <m:sSubPr>
                  <m:ctrlPr>
                    <w:rPr>
                      <w:rFonts w:ascii="Cambria Math" w:hAnsi="Cambria Math"/>
                    </w:rPr>
                  </m:ctrlPr>
                </m:sSubPr>
                <m:e>
                  <m:r>
                    <w:rPr>
                      <w:rFonts w:ascii="Cambria Math" w:hAnsi="Cambria Math"/>
                    </w:rPr>
                    <m:t>CPI</m:t>
                  </m:r>
                </m:e>
                <m:sub>
                  <m:r>
                    <w:rPr>
                      <w:rFonts w:ascii="Cambria Math" w:hAnsi="Cambria Math"/>
                    </w:rPr>
                    <m:t>x</m:t>
                  </m:r>
                </m:sub>
              </m:sSub>
            </m:den>
          </m:f>
        </m:oMath>
      </m:oMathPara>
    </w:p>
    <w:p w14:paraId="04252957" w14:textId="77777777" w:rsidR="00D179D6" w:rsidRPr="00462199" w:rsidRDefault="00D179D6" w:rsidP="005B3BB9">
      <w:pPr>
        <w:pStyle w:val="B12Ashurst"/>
        <w:rPr>
          <w:lang w:eastAsia="en-GB"/>
        </w:rPr>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693"/>
      </w:tblGrid>
      <w:tr w:rsidR="00D179D6" w:rsidRPr="00462199" w14:paraId="606E2F43" w14:textId="77777777" w:rsidTr="00401B58">
        <w:tc>
          <w:tcPr>
            <w:tcW w:w="1627" w:type="dxa"/>
            <w:tcMar>
              <w:left w:w="108" w:type="dxa"/>
              <w:right w:w="108" w:type="dxa"/>
            </w:tcMar>
          </w:tcPr>
          <w:p w14:paraId="20AFAE5F" w14:textId="77777777" w:rsidR="00D179D6" w:rsidRPr="00462199" w:rsidRDefault="00F47FCB" w:rsidP="0001343D">
            <w:pPr>
              <w:pStyle w:val="TableAshurst"/>
              <w:rPr>
                <w:lang w:eastAsia="en-GB"/>
              </w:rPr>
            </w:pPr>
            <m:oMathPara>
              <m:oMathParaPr>
                <m:jc m:val="left"/>
              </m:oMathParaPr>
              <m:oMath>
                <m:sSub>
                  <m:sSubPr>
                    <m:ctrlPr>
                      <w:rPr>
                        <w:rFonts w:ascii="Cambria Math" w:hAnsi="Cambria Math" w:cs="Arial"/>
                      </w:rPr>
                    </m:ctrlPr>
                  </m:sSubPr>
                  <m:e>
                    <m:r>
                      <w:rPr>
                        <w:rFonts w:ascii="Cambria Math" w:hAnsi="Cambria Math"/>
                      </w:rPr>
                      <m:t>ADJ</m:t>
                    </m:r>
                  </m:e>
                  <m:sub>
                    <m:r>
                      <w:rPr>
                        <w:rFonts w:ascii="Cambria Math" w:hAnsi="Cambria Math"/>
                      </w:rPr>
                      <m:t>x</m:t>
                    </m:r>
                  </m:sub>
                </m:sSub>
              </m:oMath>
            </m:oMathPara>
          </w:p>
        </w:tc>
        <w:tc>
          <w:tcPr>
            <w:tcW w:w="709" w:type="dxa"/>
            <w:tcMar>
              <w:left w:w="108" w:type="dxa"/>
              <w:right w:w="108" w:type="dxa"/>
            </w:tcMar>
          </w:tcPr>
          <w:p w14:paraId="0EC13C18" w14:textId="77777777" w:rsidR="00D179D6" w:rsidRPr="00462199" w:rsidRDefault="00D179D6" w:rsidP="0001343D">
            <w:pPr>
              <w:pStyle w:val="TableAshurst"/>
              <w:rPr>
                <w:lang w:eastAsia="en-GB"/>
              </w:rPr>
            </w:pPr>
            <w:r w:rsidRPr="00462199">
              <w:t>=</w:t>
            </w:r>
          </w:p>
        </w:tc>
        <w:tc>
          <w:tcPr>
            <w:tcW w:w="5693" w:type="dxa"/>
            <w:tcMar>
              <w:left w:w="108" w:type="dxa"/>
              <w:right w:w="108" w:type="dxa"/>
            </w:tcMar>
          </w:tcPr>
          <w:p w14:paraId="262B266F" w14:textId="77777777" w:rsidR="00D179D6" w:rsidRPr="00462199" w:rsidRDefault="00D179D6" w:rsidP="0001343D">
            <w:pPr>
              <w:pStyle w:val="TableAshurst"/>
              <w:rPr>
                <w:lang w:eastAsia="en-GB"/>
              </w:rPr>
            </w:pPr>
            <w:r w:rsidRPr="00462199">
              <w:t>Strike Price Adjustment (</w:t>
            </w:r>
            <w:r w:rsidRPr="00462199">
              <w:rPr>
                <w:i/>
              </w:rPr>
              <w:t>£/MWh (HHV)</w:t>
            </w:r>
            <w:r w:rsidRPr="00462199">
              <w:t>) in any year (</w:t>
            </w:r>
            <w:r w:rsidRPr="00462199">
              <w:rPr>
                <w:i/>
              </w:rPr>
              <w:t>x</w:t>
            </w:r>
            <w:r w:rsidRPr="00462199">
              <w:t>)</w:t>
            </w:r>
          </w:p>
        </w:tc>
      </w:tr>
      <w:tr w:rsidR="00D179D6" w:rsidRPr="00462199" w14:paraId="38ED7B56" w14:textId="77777777" w:rsidTr="00401B58">
        <w:tc>
          <w:tcPr>
            <w:tcW w:w="1627" w:type="dxa"/>
            <w:tcMar>
              <w:left w:w="108" w:type="dxa"/>
              <w:right w:w="108" w:type="dxa"/>
            </w:tcMar>
          </w:tcPr>
          <w:p w14:paraId="7E180D5B" w14:textId="77777777" w:rsidR="00D179D6" w:rsidRPr="00462199" w:rsidRDefault="00F47FCB" w:rsidP="0001343D">
            <w:pPr>
              <w:pStyle w:val="TableAshurst"/>
              <w:rPr>
                <w:lang w:eastAsia="en-GB"/>
              </w:rPr>
            </w:pPr>
            <m:oMathPara>
              <m:oMathParaPr>
                <m:jc m:val="left"/>
              </m:oMathParaPr>
              <m:oMath>
                <m:sSub>
                  <m:sSubPr>
                    <m:ctrlPr>
                      <w:rPr>
                        <w:rFonts w:ascii="Cambria Math" w:hAnsi="Cambria Math" w:cs="Arial"/>
                      </w:rPr>
                    </m:ctrlPr>
                  </m:sSubPr>
                  <m:e>
                    <m:r>
                      <w:rPr>
                        <w:rFonts w:ascii="Cambria Math" w:hAnsi="Cambria Math"/>
                      </w:rPr>
                      <m:t>CPI</m:t>
                    </m:r>
                  </m:e>
                  <m:sub>
                    <m:r>
                      <w:rPr>
                        <w:rFonts w:ascii="Cambria Math" w:hAnsi="Cambria Math"/>
                      </w:rPr>
                      <m:t>base</m:t>
                    </m:r>
                  </m:sub>
                </m:sSub>
              </m:oMath>
            </m:oMathPara>
          </w:p>
        </w:tc>
        <w:tc>
          <w:tcPr>
            <w:tcW w:w="709" w:type="dxa"/>
            <w:tcMar>
              <w:left w:w="108" w:type="dxa"/>
              <w:right w:w="108" w:type="dxa"/>
            </w:tcMar>
          </w:tcPr>
          <w:p w14:paraId="7BC54B19" w14:textId="77777777" w:rsidR="00D179D6" w:rsidRPr="00462199" w:rsidRDefault="00D179D6" w:rsidP="0001343D">
            <w:pPr>
              <w:pStyle w:val="TableAshurst"/>
              <w:rPr>
                <w:lang w:eastAsia="en-GB"/>
              </w:rPr>
            </w:pPr>
            <w:r w:rsidRPr="00462199">
              <w:t>=</w:t>
            </w:r>
          </w:p>
        </w:tc>
        <w:tc>
          <w:tcPr>
            <w:tcW w:w="5693" w:type="dxa"/>
            <w:tcMar>
              <w:left w:w="108" w:type="dxa"/>
              <w:right w:w="108" w:type="dxa"/>
            </w:tcMar>
          </w:tcPr>
          <w:p w14:paraId="5ADF05C7" w14:textId="77777777" w:rsidR="00D179D6" w:rsidRPr="00462199" w:rsidRDefault="00D179D6" w:rsidP="0001343D">
            <w:pPr>
              <w:pStyle w:val="TableAshurst"/>
              <w:rPr>
                <w:lang w:eastAsia="en-GB"/>
              </w:rPr>
            </w:pPr>
            <w:r w:rsidRPr="00462199">
              <w:t>Base Year CPI</w:t>
            </w:r>
          </w:p>
        </w:tc>
      </w:tr>
      <w:tr w:rsidR="00D179D6" w:rsidRPr="00462199" w14:paraId="6DBBF499" w14:textId="77777777" w:rsidTr="00401B58">
        <w:tc>
          <w:tcPr>
            <w:tcW w:w="1627" w:type="dxa"/>
            <w:tcMar>
              <w:left w:w="108" w:type="dxa"/>
              <w:right w:w="108" w:type="dxa"/>
            </w:tcMar>
          </w:tcPr>
          <w:p w14:paraId="09A15622" w14:textId="77777777" w:rsidR="00D179D6" w:rsidRPr="00462199" w:rsidRDefault="00F47FCB" w:rsidP="0001343D">
            <w:pPr>
              <w:pStyle w:val="TableAshurst"/>
              <w:rPr>
                <w:lang w:eastAsia="en-GB"/>
              </w:rPr>
            </w:pPr>
            <m:oMathPara>
              <m:oMathParaPr>
                <m:jc m:val="left"/>
              </m:oMathParaPr>
              <m:oMath>
                <m:sSub>
                  <m:sSubPr>
                    <m:ctrlPr>
                      <w:rPr>
                        <w:rFonts w:ascii="Cambria Math" w:hAnsi="Cambria Math" w:cs="Arial"/>
                      </w:rPr>
                    </m:ctrlPr>
                  </m:sSubPr>
                  <m:e>
                    <m:r>
                      <w:rPr>
                        <w:rFonts w:ascii="Cambria Math" w:hAnsi="Cambria Math"/>
                      </w:rPr>
                      <m:t>CPI</m:t>
                    </m:r>
                  </m:e>
                  <m:sub>
                    <m:r>
                      <w:rPr>
                        <w:rFonts w:ascii="Cambria Math" w:hAnsi="Cambria Math"/>
                      </w:rPr>
                      <m:t>x</m:t>
                    </m:r>
                  </m:sub>
                </m:sSub>
              </m:oMath>
            </m:oMathPara>
          </w:p>
        </w:tc>
        <w:tc>
          <w:tcPr>
            <w:tcW w:w="709" w:type="dxa"/>
            <w:tcMar>
              <w:left w:w="108" w:type="dxa"/>
              <w:right w:w="108" w:type="dxa"/>
            </w:tcMar>
          </w:tcPr>
          <w:p w14:paraId="0D71F932" w14:textId="77777777" w:rsidR="00D179D6" w:rsidRPr="00462199" w:rsidRDefault="00D179D6" w:rsidP="0001343D">
            <w:pPr>
              <w:pStyle w:val="TableAshurst"/>
              <w:rPr>
                <w:lang w:eastAsia="en-GB"/>
              </w:rPr>
            </w:pPr>
            <w:r w:rsidRPr="00462199">
              <w:t>=</w:t>
            </w:r>
          </w:p>
        </w:tc>
        <w:tc>
          <w:tcPr>
            <w:tcW w:w="5693" w:type="dxa"/>
            <w:tcMar>
              <w:left w:w="108" w:type="dxa"/>
              <w:right w:w="108" w:type="dxa"/>
            </w:tcMar>
          </w:tcPr>
          <w:p w14:paraId="6871B865" w14:textId="77777777" w:rsidR="00D179D6" w:rsidRPr="00462199" w:rsidRDefault="00D179D6" w:rsidP="0001343D">
            <w:pPr>
              <w:pStyle w:val="TableAshurst"/>
              <w:rPr>
                <w:lang w:eastAsia="en-GB"/>
              </w:rPr>
            </w:pPr>
            <w:r w:rsidRPr="00462199">
              <w:t>arithmetic mean of the Monthly CPI over the year (</w:t>
            </w:r>
            <w:r w:rsidRPr="00462199">
              <w:rPr>
                <w:i/>
              </w:rPr>
              <w:t>x</w:t>
            </w:r>
            <w:r w:rsidRPr="00462199">
              <w:t>)</w:t>
            </w:r>
          </w:p>
        </w:tc>
      </w:tr>
    </w:tbl>
    <w:p w14:paraId="5EA37FBA" w14:textId="77777777" w:rsidR="00D179D6" w:rsidRPr="00462199" w:rsidRDefault="00D179D6" w:rsidP="005B3BB9">
      <w:pPr>
        <w:pStyle w:val="DefinitionsClauseAshurst"/>
      </w:pPr>
      <w:bookmarkStart w:id="3065" w:name="_Ref144113364"/>
      <w:r w:rsidRPr="00462199">
        <w:rPr>
          <w:b/>
        </w:rPr>
        <w:t>"Capture Plant Outage Event"</w:t>
      </w:r>
      <w:r w:rsidRPr="00462199">
        <w:t xml:space="preserve"> means an event where the Capture Plant is unavailable, curtailed or derated (which, for the avoidance of doubt, shall include a Full Capture Plant Outage Event);</w:t>
      </w:r>
      <w:bookmarkEnd w:id="3065"/>
    </w:p>
    <w:p w14:paraId="4167DD02" w14:textId="77777777" w:rsidR="00D179D6" w:rsidRPr="00462199" w:rsidRDefault="00D179D6" w:rsidP="005B3BB9">
      <w:pPr>
        <w:pStyle w:val="DefinitionsClauseAshurst"/>
      </w:pPr>
      <w:bookmarkStart w:id="3066" w:name="_Ref144113365"/>
      <w:r w:rsidRPr="00462199">
        <w:rPr>
          <w:b/>
        </w:rPr>
        <w:t>"Capture Rate"</w:t>
      </w:r>
      <w:r w:rsidRPr="00462199">
        <w:t xml:space="preserve"> has the meaning given to that term in the Agreement;</w:t>
      </w:r>
      <w:bookmarkEnd w:id="3066"/>
    </w:p>
    <w:p w14:paraId="489678C8" w14:textId="77777777" w:rsidR="00D179D6" w:rsidRPr="00462199" w:rsidRDefault="00D179D6" w:rsidP="005B3BB9">
      <w:pPr>
        <w:pStyle w:val="DefinitionsClauseAshurst"/>
      </w:pPr>
      <w:bookmarkStart w:id="3067" w:name="_Ref144113366"/>
      <w:r w:rsidRPr="00462199">
        <w:rPr>
          <w:b/>
        </w:rPr>
        <w:t>"Carbon Emissions Protection Trigger"</w:t>
      </w:r>
      <w:r w:rsidRPr="00462199">
        <w:t xml:space="preserve"> means that, during a Billing Period, there have been more than ninety-six (96) Reporting Units in which a CO</w:t>
      </w:r>
      <w:r w:rsidRPr="00462199">
        <w:rPr>
          <w:vertAlign w:val="subscript"/>
        </w:rPr>
        <w:t>2</w:t>
      </w:r>
      <w:r w:rsidRPr="00462199">
        <w:t xml:space="preserve"> T&amp;S Outage Relief Event has been deemed to have occurred;</w:t>
      </w:r>
      <w:bookmarkEnd w:id="3067"/>
    </w:p>
    <w:p w14:paraId="4FA46F71" w14:textId="7C3B0D4C" w:rsidR="00D179D6" w:rsidRPr="00462199" w:rsidRDefault="00D179D6" w:rsidP="005B3BB9">
      <w:pPr>
        <w:pStyle w:val="DefinitionsClauseAshurst"/>
      </w:pPr>
      <w:bookmarkStart w:id="3068" w:name="_Ref144113367"/>
      <w:r w:rsidRPr="00462199">
        <w:rPr>
          <w:b/>
        </w:rPr>
        <w:t>"CO</w:t>
      </w:r>
      <w:r w:rsidRPr="00462199">
        <w:rPr>
          <w:b/>
          <w:vertAlign w:val="subscript"/>
        </w:rPr>
        <w:t>2</w:t>
      </w:r>
      <w:r w:rsidRPr="00462199">
        <w:rPr>
          <w:b/>
        </w:rPr>
        <w:t xml:space="preserve"> T&amp;S Capacity Charge for CO</w:t>
      </w:r>
      <w:r w:rsidRPr="00462199">
        <w:rPr>
          <w:b/>
          <w:vertAlign w:val="subscript"/>
        </w:rPr>
        <w:t>2</w:t>
      </w:r>
      <w:r w:rsidRPr="00462199">
        <w:rPr>
          <w:b/>
        </w:rPr>
        <w:t xml:space="preserve"> T&amp;S Export Volumes" </w:t>
      </w:r>
      <w:r w:rsidRPr="00462199">
        <w:t xml:space="preserve">has the meaning given to that term in </w:t>
      </w:r>
      <w:r w:rsidR="007248B2" w:rsidRPr="007248B2">
        <w:t>Condition</w:t>
      </w:r>
      <w:r w:rsidRPr="00462199">
        <w:t xml:space="preserve"> </w:t>
      </w:r>
      <w:r w:rsidR="00FA4A0E">
        <w:fldChar w:fldCharType="begin"/>
      </w:r>
      <w:r w:rsidR="00FA4A0E">
        <w:instrText xml:space="preserve"> REF _Ref144113532 \w \h </w:instrText>
      </w:r>
      <w:r w:rsidR="00FA4A0E">
        <w:fldChar w:fldCharType="separate"/>
      </w:r>
      <w:del w:id="3069" w:author="Faqir, Sofia (Energy Security)" w:date="2023-11-12T19:47:00Z">
        <w:r w:rsidR="00E473FC">
          <w:delText>18.4</w:delText>
        </w:r>
      </w:del>
      <w:r w:rsidR="00FA4A0E">
        <w:fldChar w:fldCharType="end"/>
      </w:r>
      <w:r w:rsidRPr="00462199">
        <w:t xml:space="preserve"> (</w:t>
      </w:r>
      <w:r w:rsidRPr="00462199">
        <w:rPr>
          <w:bCs/>
          <w:i/>
        </w:rPr>
        <w:t>CO</w:t>
      </w:r>
      <w:r w:rsidRPr="00462199">
        <w:rPr>
          <w:bCs/>
          <w:i/>
          <w:vertAlign w:val="subscript"/>
        </w:rPr>
        <w:t>2</w:t>
      </w:r>
      <w:r w:rsidRPr="00462199">
        <w:rPr>
          <w:i/>
        </w:rPr>
        <w:t xml:space="preserve"> T&amp;S Charges Amount for </w:t>
      </w:r>
      <w:r w:rsidRPr="00462199">
        <w:rPr>
          <w:bCs/>
          <w:i/>
        </w:rPr>
        <w:t>CO</w:t>
      </w:r>
      <w:r w:rsidRPr="00462199">
        <w:rPr>
          <w:bCs/>
          <w:i/>
          <w:vertAlign w:val="subscript"/>
        </w:rPr>
        <w:t>2</w:t>
      </w:r>
      <w:r w:rsidRPr="00462199">
        <w:rPr>
          <w:i/>
        </w:rPr>
        <w:t xml:space="preserve"> T&amp;S Export Volumes calculation)</w:t>
      </w:r>
      <w:r w:rsidRPr="00462199">
        <w:t>;</w:t>
      </w:r>
      <w:bookmarkEnd w:id="3068"/>
    </w:p>
    <w:p w14:paraId="72541345" w14:textId="77777777" w:rsidR="00D179D6" w:rsidRPr="00462199" w:rsidRDefault="00D179D6" w:rsidP="005B3BB9">
      <w:pPr>
        <w:pStyle w:val="DefinitionsClauseAshurst"/>
      </w:pPr>
      <w:bookmarkStart w:id="3070" w:name="_Ref144113368"/>
      <w:r w:rsidRPr="00462199">
        <w:rPr>
          <w:b/>
        </w:rPr>
        <w:t>"CO</w:t>
      </w:r>
      <w:r w:rsidRPr="00462199">
        <w:rPr>
          <w:b/>
          <w:vertAlign w:val="subscript"/>
        </w:rPr>
        <w:t>2</w:t>
      </w:r>
      <w:r w:rsidRPr="00462199">
        <w:rPr>
          <w:b/>
        </w:rPr>
        <w:t xml:space="preserve"> T&amp;S Network Availability"</w:t>
      </w:r>
      <w:r w:rsidRPr="00462199">
        <w:t xml:space="preserve"> means the availability of the relevant CO</w:t>
      </w:r>
      <w:r w:rsidRPr="00462199">
        <w:rPr>
          <w:vertAlign w:val="subscript"/>
        </w:rPr>
        <w:t>2</w:t>
      </w:r>
      <w:r w:rsidRPr="00462199">
        <w:t xml:space="preserve"> T&amp;S Network on a particular Day, which shall be:</w:t>
      </w:r>
      <w:bookmarkEnd w:id="3070"/>
    </w:p>
    <w:p w14:paraId="1E743A60" w14:textId="007A1CAB" w:rsidR="00D179D6" w:rsidRPr="00462199" w:rsidRDefault="00D179D6" w:rsidP="00867A58">
      <w:pPr>
        <w:pStyle w:val="H3Ashurst"/>
      </w:pPr>
      <w:bookmarkStart w:id="3071" w:name="_Ref144113369"/>
      <w:r w:rsidRPr="00462199">
        <w:t>if the Producer has not provided evidence from the relevant CO</w:t>
      </w:r>
      <w:r w:rsidRPr="00462199">
        <w:rPr>
          <w:vertAlign w:val="subscript"/>
        </w:rPr>
        <w:t>2</w:t>
      </w:r>
      <w:r w:rsidRPr="00462199">
        <w:t xml:space="preserve"> T&amp;S Operator relating to a CO</w:t>
      </w:r>
      <w:r w:rsidRPr="00462199">
        <w:rPr>
          <w:vertAlign w:val="subscript"/>
        </w:rPr>
        <w:t>2</w:t>
      </w:r>
      <w:r w:rsidRPr="00462199">
        <w:t xml:space="preserve"> T&amp;S Outage Relief Event which is deemed to have occurred during the relevant Day in accordance with </w:t>
      </w:r>
      <w:r w:rsidR="007248B2" w:rsidRPr="007248B2">
        <w:t>Condition</w:t>
      </w:r>
      <w:r w:rsidRPr="00462199">
        <w:t xml:space="preserve"> </w:t>
      </w:r>
      <w:r w:rsidR="00FA4A0E">
        <w:fldChar w:fldCharType="begin"/>
      </w:r>
      <w:r w:rsidR="00FA4A0E">
        <w:instrText xml:space="preserve"> REF _Ref144113504 \w \h </w:instrText>
      </w:r>
      <w:r w:rsidR="00FA4A0E">
        <w:fldChar w:fldCharType="separate"/>
      </w:r>
      <w:del w:id="3072" w:author="Faqir, Sofia (Energy Security)" w:date="2023-11-12T19:47:00Z">
        <w:r w:rsidR="00E473FC">
          <w:delText>17.1</w:delText>
        </w:r>
      </w:del>
      <w:r w:rsidR="00FA4A0E">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 one hundred per cent (100%) of the Producer's Registered Long-Term Network Capacity; or</w:t>
      </w:r>
      <w:bookmarkEnd w:id="3071"/>
    </w:p>
    <w:p w14:paraId="6BF03589" w14:textId="67AA6991" w:rsidR="00D179D6" w:rsidRPr="00462199" w:rsidRDefault="00D179D6" w:rsidP="00867A58">
      <w:pPr>
        <w:pStyle w:val="H3Ashurst"/>
      </w:pPr>
      <w:bookmarkStart w:id="3073" w:name="_Ref144113370"/>
      <w:r w:rsidRPr="00462199">
        <w:t>if the Producer has provided evidence from the relevant CO</w:t>
      </w:r>
      <w:r w:rsidRPr="00462199">
        <w:rPr>
          <w:vertAlign w:val="subscript"/>
        </w:rPr>
        <w:t>2</w:t>
      </w:r>
      <w:r w:rsidRPr="00462199">
        <w:t xml:space="preserve"> T&amp;S Operator relating to a CO</w:t>
      </w:r>
      <w:r w:rsidRPr="00462199">
        <w:rPr>
          <w:vertAlign w:val="subscript"/>
        </w:rPr>
        <w:t>2</w:t>
      </w:r>
      <w:r w:rsidRPr="00462199">
        <w:t xml:space="preserve"> T&amp;S Outage Relief Event which is deemed to have occurred during the relevant Day in accordance with </w:t>
      </w:r>
      <w:r w:rsidR="007248B2" w:rsidRPr="007248B2">
        <w:t>Condition</w:t>
      </w:r>
      <w:r w:rsidRPr="00462199">
        <w:t xml:space="preserve"> </w:t>
      </w:r>
      <w:r w:rsidR="00FA4A0E">
        <w:fldChar w:fldCharType="begin"/>
      </w:r>
      <w:r w:rsidR="00FA4A0E">
        <w:instrText xml:space="preserve"> REF _Ref144113504 \w \h </w:instrText>
      </w:r>
      <w:r w:rsidR="00FA4A0E">
        <w:fldChar w:fldCharType="separate"/>
      </w:r>
      <w:del w:id="3074" w:author="Faqir, Sofia (Energy Security)" w:date="2023-11-12T19:47:00Z">
        <w:r w:rsidR="00E473FC">
          <w:delText>17.1</w:delText>
        </w:r>
      </w:del>
      <w:r w:rsidR="00FA4A0E">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 xml:space="preserve">), the </w:t>
      </w:r>
      <w:r w:rsidRPr="00462199">
        <w:lastRenderedPageBreak/>
        <w:t>percentage of the Producer's Registered Long-Term Network Capacity which is specified by the relevant CO</w:t>
      </w:r>
      <w:r w:rsidRPr="00462199">
        <w:rPr>
          <w:vertAlign w:val="subscript"/>
        </w:rPr>
        <w:t>2</w:t>
      </w:r>
      <w:r w:rsidRPr="00462199">
        <w:t xml:space="preserve"> T&amp;S Operator;</w:t>
      </w:r>
      <w:bookmarkStart w:id="3075" w:name="_Ref144117915"/>
      <w:r w:rsidRPr="00462199">
        <w:rPr>
          <w:rStyle w:val="FootnoteReference"/>
        </w:rPr>
        <w:footnoteReference w:id="48"/>
      </w:r>
      <w:bookmarkEnd w:id="3073"/>
      <w:bookmarkEnd w:id="3075"/>
    </w:p>
    <w:p w14:paraId="7942BF9A" w14:textId="77777777" w:rsidR="00D179D6" w:rsidRPr="00462199" w:rsidRDefault="00D179D6" w:rsidP="005B3BB9">
      <w:pPr>
        <w:pStyle w:val="DefinitionsClauseAshurst"/>
      </w:pPr>
      <w:bookmarkStart w:id="3076" w:name="_Ref144113371"/>
      <w:r w:rsidRPr="00462199">
        <w:rPr>
          <w:b/>
        </w:rPr>
        <w:t>"CO</w:t>
      </w:r>
      <w:r w:rsidRPr="00462199">
        <w:rPr>
          <w:b/>
          <w:vertAlign w:val="subscript"/>
        </w:rPr>
        <w:t>2</w:t>
      </w:r>
      <w:r w:rsidRPr="00462199">
        <w:rPr>
          <w:b/>
        </w:rPr>
        <w:t xml:space="preserve"> T&amp;S Outage Event Volume"</w:t>
      </w:r>
      <w:r w:rsidRPr="00462199">
        <w:t xml:space="preserve"> means the quantity of Hydrogen produced by the Hydrogen Production Plant (</w:t>
      </w:r>
      <w:r w:rsidRPr="00462199">
        <w:rPr>
          <w:i/>
        </w:rPr>
        <w:t>expressed in MWh (HHV)</w:t>
      </w:r>
      <w:r w:rsidRPr="00462199">
        <w:t>) during each Reporting Unit to which a CO</w:t>
      </w:r>
      <w:r w:rsidRPr="00462199">
        <w:rPr>
          <w:vertAlign w:val="subscript"/>
        </w:rPr>
        <w:t>2</w:t>
      </w:r>
      <w:r w:rsidRPr="00462199">
        <w:t xml:space="preserve"> T&amp;S Outage Event relates which occurs during a Billing Period, as notified by the Producer to the LCHA Counterparty pursuant to the Data Collection and Monitoring Procedures for the relevant Billing Period;</w:t>
      </w:r>
      <w:bookmarkEnd w:id="3076"/>
    </w:p>
    <w:p w14:paraId="10BD7A73" w14:textId="0FA0C848" w:rsidR="00D179D6" w:rsidRPr="00462199" w:rsidRDefault="00D179D6" w:rsidP="005B3BB9">
      <w:pPr>
        <w:pStyle w:val="DefinitionsClauseAshurst"/>
      </w:pPr>
      <w:bookmarkStart w:id="3077" w:name="_Ref144113372"/>
      <w:r w:rsidRPr="00462199">
        <w:rPr>
          <w:b/>
        </w:rPr>
        <w:t>"CO</w:t>
      </w:r>
      <w:r w:rsidRPr="00462199">
        <w:rPr>
          <w:b/>
          <w:vertAlign w:val="subscript"/>
        </w:rPr>
        <w:t>2</w:t>
      </w:r>
      <w:r w:rsidRPr="00462199">
        <w:rPr>
          <w:b/>
        </w:rPr>
        <w:t xml:space="preserve"> T&amp;S Outage Relief Event Billing Period"</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_Ref144113506 \r \h \* MERGEFORMAT </w:instrText>
      </w:r>
      <w:r w:rsidRPr="00462199">
        <w:fldChar w:fldCharType="separate"/>
      </w:r>
      <w:del w:id="3078" w:author="Faqir, Sofia (Energy Security)" w:date="2023-11-12T19:47:00Z">
        <w:r w:rsidR="00E473FC" w:rsidRPr="00E473FC">
          <w:rPr>
            <w:color w:val="000000"/>
          </w:rPr>
          <w:delText>17.1(B)</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w:t>
      </w:r>
      <w:bookmarkEnd w:id="3077"/>
    </w:p>
    <w:p w14:paraId="500F38DC" w14:textId="2630209D" w:rsidR="00D179D6" w:rsidRPr="00462199" w:rsidRDefault="00D179D6" w:rsidP="005B3BB9">
      <w:pPr>
        <w:pStyle w:val="DefinitionsClauseAshurst"/>
      </w:pPr>
      <w:bookmarkStart w:id="3079" w:name="_Ref144113373"/>
      <w:r w:rsidRPr="00462199">
        <w:rPr>
          <w:b/>
        </w:rPr>
        <w:t>"CO</w:t>
      </w:r>
      <w:r w:rsidRPr="00462199">
        <w:rPr>
          <w:b/>
          <w:vertAlign w:val="subscript"/>
        </w:rPr>
        <w:t>2</w:t>
      </w:r>
      <w:r w:rsidRPr="00462199">
        <w:rPr>
          <w:b/>
        </w:rPr>
        <w:t xml:space="preserve"> T&amp;S Outage Relief Event Notice"</w:t>
      </w:r>
      <w:r w:rsidRPr="00462199">
        <w:t xml:space="preserve"> has the meaning given to that term in </w:t>
      </w:r>
      <w:r w:rsidR="007248B2" w:rsidRPr="007248B2">
        <w:t>Condition</w:t>
      </w:r>
      <w:r w:rsidRPr="00462199">
        <w:t> </w:t>
      </w:r>
      <w:r w:rsidR="00FA4A0E">
        <w:fldChar w:fldCharType="begin"/>
      </w:r>
      <w:r w:rsidR="00FA4A0E">
        <w:instrText xml:space="preserve"> REF _Ref144113504 \w \h </w:instrText>
      </w:r>
      <w:r w:rsidR="00FA4A0E">
        <w:fldChar w:fldCharType="separate"/>
      </w:r>
      <w:del w:id="3080" w:author="Faqir, Sofia (Energy Security)" w:date="2023-11-12T19:47:00Z">
        <w:r w:rsidR="00E473FC">
          <w:delText>17.1</w:delText>
        </w:r>
      </w:del>
      <w:r w:rsidR="00FA4A0E">
        <w:fldChar w:fldCharType="end"/>
      </w:r>
      <w:r w:rsidRPr="00462199">
        <w:t xml:space="preserve"> (</w:t>
      </w:r>
      <w:r w:rsidRPr="00462199">
        <w:rPr>
          <w:bCs/>
          <w:i/>
        </w:rPr>
        <w:t>CO</w:t>
      </w:r>
      <w:r w:rsidRPr="00462199">
        <w:rPr>
          <w:bCs/>
          <w:i/>
          <w:vertAlign w:val="subscript"/>
        </w:rPr>
        <w:t>2</w:t>
      </w:r>
      <w:r w:rsidRPr="00462199">
        <w:rPr>
          <w:i/>
        </w:rPr>
        <w:t xml:space="preserve"> T&amp;S Outage Relief</w:t>
      </w:r>
      <w:r w:rsidRPr="00462199">
        <w:rPr>
          <w:b/>
        </w:rPr>
        <w:t xml:space="preserve"> </w:t>
      </w:r>
      <w:r w:rsidRPr="00462199">
        <w:rPr>
          <w:i/>
        </w:rPr>
        <w:t>Events</w:t>
      </w:r>
      <w:r w:rsidRPr="00462199">
        <w:t>);</w:t>
      </w:r>
      <w:bookmarkEnd w:id="3079"/>
    </w:p>
    <w:p w14:paraId="73053AC4" w14:textId="1F5FF231" w:rsidR="00D179D6" w:rsidRPr="00462199" w:rsidRDefault="00D179D6" w:rsidP="005B3BB9">
      <w:pPr>
        <w:pStyle w:val="DefinitionsClauseAshurst"/>
      </w:pPr>
      <w:bookmarkStart w:id="3081" w:name="_Ref144113374"/>
      <w:r w:rsidRPr="00462199">
        <w:rPr>
          <w:b/>
        </w:rPr>
        <w:t>"CO</w:t>
      </w:r>
      <w:r w:rsidRPr="00462199">
        <w:rPr>
          <w:b/>
          <w:vertAlign w:val="subscript"/>
        </w:rPr>
        <w:t>2</w:t>
      </w:r>
      <w:r w:rsidRPr="00462199">
        <w:rPr>
          <w:b/>
        </w:rPr>
        <w:t xml:space="preserve"> T&amp;S Outage Relief Event Period"</w:t>
      </w:r>
      <w:r w:rsidRPr="00462199">
        <w:t xml:space="preserve"> has the meaning given to that term in </w:t>
      </w:r>
      <w:r w:rsidR="007248B2" w:rsidRPr="007248B2">
        <w:t>Condition</w:t>
      </w:r>
      <w:r w:rsidRPr="00462199">
        <w:t> </w:t>
      </w:r>
      <w:r w:rsidRPr="00462199">
        <w:fldChar w:fldCharType="begin"/>
      </w:r>
      <w:r w:rsidRPr="00462199">
        <w:instrText xml:space="preserve">  REF _Ref144113506 \r \h \* MERGEFORMAT </w:instrText>
      </w:r>
      <w:r w:rsidRPr="00462199">
        <w:fldChar w:fldCharType="separate"/>
      </w:r>
      <w:del w:id="3082" w:author="Faqir, Sofia (Energy Security)" w:date="2023-11-12T19:47:00Z">
        <w:r w:rsidR="00E473FC" w:rsidRPr="00E473FC">
          <w:rPr>
            <w:color w:val="000000"/>
          </w:rPr>
          <w:delText>17.1(B)</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w:t>
      </w:r>
      <w:bookmarkEnd w:id="3081"/>
    </w:p>
    <w:p w14:paraId="2AAC7228" w14:textId="3EDAFC65" w:rsidR="00D179D6" w:rsidRPr="00462199" w:rsidRDefault="00D179D6" w:rsidP="005B3BB9">
      <w:pPr>
        <w:pStyle w:val="DefinitionsClauseAshurst"/>
      </w:pPr>
      <w:bookmarkStart w:id="3083" w:name="_Ref144113375"/>
      <w:r w:rsidRPr="00462199">
        <w:rPr>
          <w:b/>
        </w:rPr>
        <w:t>"CO</w:t>
      </w:r>
      <w:r w:rsidRPr="00462199">
        <w:rPr>
          <w:b/>
          <w:vertAlign w:val="subscript"/>
        </w:rPr>
        <w:t>2</w:t>
      </w:r>
      <w:r w:rsidRPr="00462199">
        <w:rPr>
          <w:b/>
        </w:rPr>
        <w:t xml:space="preserve"> T&amp;S Outage Relief Event Response Notice"</w:t>
      </w:r>
      <w:r w:rsidRPr="00462199">
        <w:t xml:space="preserve"> has the meaning given to that term in </w:t>
      </w:r>
      <w:r w:rsidR="007248B2" w:rsidRPr="007248B2">
        <w:t>Condition</w:t>
      </w:r>
      <w:r w:rsidRPr="00462199">
        <w:t> </w:t>
      </w:r>
      <w:r w:rsidR="00FA4A0E">
        <w:fldChar w:fldCharType="begin"/>
      </w:r>
      <w:r w:rsidR="00FA4A0E">
        <w:instrText xml:space="preserve"> REF _Ref144113512 \w \h </w:instrText>
      </w:r>
      <w:r w:rsidR="00FA4A0E">
        <w:fldChar w:fldCharType="separate"/>
      </w:r>
      <w:del w:id="3084" w:author="Faqir, Sofia (Energy Security)" w:date="2023-11-12T19:47:00Z">
        <w:r w:rsidR="00E473FC">
          <w:delText>17.3</w:delText>
        </w:r>
      </w:del>
      <w:r w:rsidR="00FA4A0E">
        <w:fldChar w:fldCharType="end"/>
      </w:r>
      <w:r w:rsidRPr="00462199">
        <w:t xml:space="preserve"> (</w:t>
      </w:r>
      <w:r w:rsidRPr="00462199">
        <w:rPr>
          <w:bCs/>
          <w:i/>
        </w:rPr>
        <w:t>CO</w:t>
      </w:r>
      <w:r w:rsidRPr="00462199">
        <w:rPr>
          <w:bCs/>
          <w:i/>
          <w:vertAlign w:val="subscript"/>
        </w:rPr>
        <w:t>2</w:t>
      </w:r>
      <w:r w:rsidRPr="00462199">
        <w:rPr>
          <w:i/>
        </w:rPr>
        <w:t xml:space="preserve"> T&amp;S Outage Relief</w:t>
      </w:r>
      <w:r w:rsidRPr="00462199">
        <w:rPr>
          <w:b/>
        </w:rPr>
        <w:t xml:space="preserve"> </w:t>
      </w:r>
      <w:r w:rsidRPr="00462199">
        <w:rPr>
          <w:i/>
        </w:rPr>
        <w:t>Events</w:t>
      </w:r>
      <w:r w:rsidRPr="00462199">
        <w:t>);</w:t>
      </w:r>
      <w:bookmarkEnd w:id="3083"/>
    </w:p>
    <w:p w14:paraId="34A4333C" w14:textId="72118A2D" w:rsidR="00D179D6" w:rsidRPr="00462199" w:rsidRDefault="00D179D6" w:rsidP="005B3BB9">
      <w:pPr>
        <w:pStyle w:val="DefinitionsClauseAshurst"/>
      </w:pPr>
      <w:bookmarkStart w:id="3085" w:name="_Ref144113376"/>
      <w:r w:rsidRPr="00462199">
        <w:rPr>
          <w:b/>
        </w:rPr>
        <w:t>"CO</w:t>
      </w:r>
      <w:r w:rsidRPr="00462199">
        <w:rPr>
          <w:b/>
          <w:vertAlign w:val="subscript"/>
        </w:rPr>
        <w:t>2</w:t>
      </w:r>
      <w:r w:rsidRPr="00462199">
        <w:rPr>
          <w:b/>
        </w:rPr>
        <w:t xml:space="preserve"> T&amp;S Outage Relief Event Supporting Information"</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_Ref144113514 \r \h \* MERGEFORMAT </w:instrText>
      </w:r>
      <w:r w:rsidRPr="00462199">
        <w:fldChar w:fldCharType="separate"/>
      </w:r>
      <w:del w:id="3086" w:author="Faqir, Sofia (Energy Security)" w:date="2023-11-12T19:47:00Z">
        <w:r w:rsidR="00E473FC" w:rsidRPr="00E473FC">
          <w:rPr>
            <w:color w:val="000000"/>
          </w:rPr>
          <w:delText>17.3(B)</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Outage Relief</w:t>
      </w:r>
      <w:r w:rsidRPr="00462199">
        <w:rPr>
          <w:b/>
        </w:rPr>
        <w:t xml:space="preserve"> </w:t>
      </w:r>
      <w:r w:rsidRPr="00462199">
        <w:rPr>
          <w:i/>
        </w:rPr>
        <w:t>Events</w:t>
      </w:r>
      <w:r w:rsidRPr="00462199">
        <w:t>);</w:t>
      </w:r>
      <w:bookmarkEnd w:id="3085"/>
    </w:p>
    <w:p w14:paraId="1A4E624F" w14:textId="25EED83C" w:rsidR="00D179D6" w:rsidRPr="00462199" w:rsidRDefault="00D179D6" w:rsidP="005B3BB9">
      <w:pPr>
        <w:pStyle w:val="DefinitionsClauseAshurst"/>
      </w:pPr>
      <w:bookmarkStart w:id="3087" w:name="_Ref144113377"/>
      <w:r w:rsidRPr="00462199">
        <w:rPr>
          <w:b/>
        </w:rPr>
        <w:t>"Daily Reference Volume"</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_Ref144113564 \w \h </w:instrText>
      </w:r>
      <w:r w:rsidR="00FA4A0E">
        <w:fldChar w:fldCharType="separate"/>
      </w:r>
      <w:del w:id="3088" w:author="Faqir, Sofia (Energy Security)" w:date="2023-11-12T19:47:00Z">
        <w:r w:rsidR="00E473FC">
          <w:delText>20.6</w:delText>
        </w:r>
      </w:del>
      <w:r w:rsidR="00FA4A0E">
        <w:fldChar w:fldCharType="end"/>
      </w:r>
      <w:r w:rsidRPr="00462199">
        <w:t xml:space="preserve"> (</w:t>
      </w:r>
      <w:r w:rsidRPr="00462199">
        <w:rPr>
          <w:i/>
        </w:rPr>
        <w:t>PILOHS Volumes calculation</w:t>
      </w:r>
      <w:r w:rsidRPr="00462199">
        <w:t>);</w:t>
      </w:r>
      <w:bookmarkEnd w:id="3087"/>
    </w:p>
    <w:p w14:paraId="4C1E3E8D" w14:textId="77777777" w:rsidR="00D179D6" w:rsidRPr="00462199" w:rsidRDefault="00D179D6" w:rsidP="005B3BB9">
      <w:pPr>
        <w:pStyle w:val="DefinitionsClauseAshurst"/>
      </w:pPr>
      <w:bookmarkStart w:id="3089" w:name="_Ref144113378"/>
      <w:r w:rsidRPr="00462199">
        <w:rPr>
          <w:b/>
        </w:rPr>
        <w:t>"Daily Total Production Volumes"</w:t>
      </w:r>
      <w:r w:rsidRPr="00462199">
        <w:t xml:space="preserve"> means the quantity of Hydrogen produced by the Hydrogen Production Plant (</w:t>
      </w:r>
      <w:r w:rsidRPr="00462199">
        <w:rPr>
          <w:i/>
        </w:rPr>
        <w:t>expressed in MWh (HHV)</w:t>
      </w:r>
      <w:r w:rsidRPr="00462199">
        <w:t>) during the relevant Day, as measured by:</w:t>
      </w:r>
      <w:bookmarkEnd w:id="3089"/>
    </w:p>
    <w:p w14:paraId="3F52767F" w14:textId="77777777" w:rsidR="00D179D6" w:rsidRPr="00462199" w:rsidRDefault="00D179D6" w:rsidP="0001343D">
      <w:pPr>
        <w:pStyle w:val="DefinitionsAshurst"/>
      </w:pPr>
      <w:bookmarkStart w:id="3090" w:name="_Ref144113379"/>
      <w:r w:rsidRPr="00462199">
        <w:t>if there is no On-site Transfer of Hydrogen and On-site Hydrogen Storage Infrastructure is not used, the Site Boundary Meter;</w:t>
      </w:r>
      <w:bookmarkEnd w:id="3090"/>
    </w:p>
    <w:p w14:paraId="5998C6B8" w14:textId="77777777" w:rsidR="00D179D6" w:rsidRPr="00462199" w:rsidRDefault="00D179D6" w:rsidP="0001343D">
      <w:pPr>
        <w:pStyle w:val="DefinitionsAshurst"/>
      </w:pPr>
      <w:bookmarkStart w:id="3091" w:name="_Ref144113380"/>
      <w:r w:rsidRPr="00462199">
        <w:t>if there is On-site Transfer of Hydrogen but On-site Hydrogen Storage Infrastructure is not used, the Site Boundary Meter and the On-site Hydrogen Transfer Meter;</w:t>
      </w:r>
      <w:bookmarkEnd w:id="3091"/>
    </w:p>
    <w:p w14:paraId="550C5FDA" w14:textId="77777777" w:rsidR="00D179D6" w:rsidRPr="00462199" w:rsidRDefault="00D179D6" w:rsidP="0001343D">
      <w:pPr>
        <w:pStyle w:val="DefinitionsAshurst"/>
      </w:pPr>
      <w:bookmarkStart w:id="3092" w:name="_Ref144113381"/>
      <w:r w:rsidRPr="00462199">
        <w:t>if there is no On-site Transfer of Hydrogen but On-site Hydrogen Storage Infrastructure is used, the Production Meter; and</w:t>
      </w:r>
      <w:bookmarkEnd w:id="3092"/>
    </w:p>
    <w:p w14:paraId="56C61452" w14:textId="77777777" w:rsidR="00D179D6" w:rsidRPr="00462199" w:rsidRDefault="00D179D6" w:rsidP="0001343D">
      <w:pPr>
        <w:pStyle w:val="DefinitionsAshurst"/>
      </w:pPr>
      <w:bookmarkStart w:id="3093" w:name="_Ref144113382"/>
      <w:r w:rsidRPr="00462199">
        <w:t>if there is On-site Transfer of Hydrogen and On-site Hydrogen Storage Infrastructure is used, the Production Meter and the On-Site Hydrogen Transfer Meter;</w:t>
      </w:r>
      <w:bookmarkEnd w:id="3093"/>
    </w:p>
    <w:p w14:paraId="08067DBC" w14:textId="77777777" w:rsidR="00D179D6" w:rsidRPr="00462199" w:rsidRDefault="00D179D6" w:rsidP="005B3BB9">
      <w:pPr>
        <w:pStyle w:val="DefinitionsClauseAshurst"/>
      </w:pPr>
      <w:bookmarkStart w:id="3094" w:name="_Ref144113383"/>
      <w:r w:rsidRPr="00462199">
        <w:rPr>
          <w:b/>
        </w:rPr>
        <w:t xml:space="preserve">"December UKA Futures Contract" </w:t>
      </w:r>
      <w:r w:rsidRPr="00462199">
        <w:t>means a December contract with the soonest contract delivery date relating to the transfer of a fixed number of UK ETS Allowances for the relevant year (in which the UK ETS Allowance Price is calculated) between two or more accounts established under the UK Emissions Trading Registry;</w:t>
      </w:r>
      <w:bookmarkEnd w:id="3094"/>
    </w:p>
    <w:p w14:paraId="7C125701" w14:textId="77777777" w:rsidR="00D179D6" w:rsidRPr="00462199" w:rsidRDefault="00D179D6" w:rsidP="005B3BB9">
      <w:pPr>
        <w:pStyle w:val="DefinitionsClauseAshurst"/>
      </w:pPr>
      <w:bookmarkStart w:id="3095" w:name="_Ref144113384"/>
      <w:r w:rsidRPr="00462199">
        <w:rPr>
          <w:b/>
        </w:rPr>
        <w:t>"December UKA Futures Contract Settlement Price"</w:t>
      </w:r>
      <w:r w:rsidRPr="00462199">
        <w:t xml:space="preserve"> means the Exchange Delivery Settlement Price (EDSP) (</w:t>
      </w:r>
      <w:r w:rsidRPr="00462199">
        <w:rPr>
          <w:i/>
        </w:rPr>
        <w:t>expressed in £/t</w:t>
      </w:r>
      <w:r w:rsidRPr="00462199">
        <w:rPr>
          <w:bCs/>
          <w:i/>
        </w:rPr>
        <w:t>CO</w:t>
      </w:r>
      <w:r w:rsidRPr="00462199">
        <w:rPr>
          <w:bCs/>
          <w:i/>
          <w:vertAlign w:val="subscript"/>
        </w:rPr>
        <w:t>2</w:t>
      </w:r>
      <w:r w:rsidRPr="00E66AC7">
        <w:rPr>
          <w:i/>
          <w:vertAlign w:val="subscript"/>
        </w:rPr>
        <w:t>e</w:t>
      </w:r>
      <w:r w:rsidRPr="00462199">
        <w:t>) for a December UKA Futures Contract as reflected in a UKA Futures Index or UKA Futures Indices (as the context requires);</w:t>
      </w:r>
      <w:bookmarkEnd w:id="3095"/>
    </w:p>
    <w:p w14:paraId="66A0CD07" w14:textId="77777777" w:rsidR="00D179D6" w:rsidRPr="00462199" w:rsidRDefault="00D179D6" w:rsidP="005B3BB9">
      <w:pPr>
        <w:pStyle w:val="DefinitionsClauseAshurst"/>
      </w:pPr>
      <w:bookmarkStart w:id="3096" w:name="_Ref144113385"/>
      <w:r w:rsidRPr="00462199">
        <w:rPr>
          <w:b/>
        </w:rPr>
        <w:lastRenderedPageBreak/>
        <w:t xml:space="preserve">"December UKA Futures Contract Trading Volume" </w:t>
      </w:r>
      <w:r w:rsidRPr="00462199">
        <w:t>means the quantity of UK ETS Allowances (</w:t>
      </w:r>
      <w:r w:rsidRPr="00462199">
        <w:rPr>
          <w:i/>
        </w:rPr>
        <w:t>expressed in t</w:t>
      </w:r>
      <w:r w:rsidRPr="00462199">
        <w:rPr>
          <w:bCs/>
          <w:i/>
        </w:rPr>
        <w:t>CO</w:t>
      </w:r>
      <w:r w:rsidRPr="00462199">
        <w:rPr>
          <w:bCs/>
          <w:i/>
          <w:vertAlign w:val="subscript"/>
        </w:rPr>
        <w:t>2</w:t>
      </w:r>
      <w:r w:rsidRPr="00462199">
        <w:t>) traded for delivery in a Day via the auction occurring on the previous UKAP Trading Day and conducted by the operator of the relevant UKAP Source;</w:t>
      </w:r>
      <w:bookmarkEnd w:id="3096"/>
    </w:p>
    <w:p w14:paraId="41E67590" w14:textId="77777777" w:rsidR="00D179D6" w:rsidRPr="00462199" w:rsidRDefault="00D179D6" w:rsidP="005B3BB9">
      <w:pPr>
        <w:pStyle w:val="DefinitionsClauseAshurst"/>
      </w:pPr>
      <w:bookmarkStart w:id="3097" w:name="_Ref144113386"/>
      <w:r w:rsidRPr="00462199">
        <w:rPr>
          <w:b/>
        </w:rPr>
        <w:t>"Deemed Volume Day"</w:t>
      </w:r>
      <w:r w:rsidRPr="00462199">
        <w:t xml:space="preserve"> means a Day in any preceding Billing Period on which the CO</w:t>
      </w:r>
      <w:r w:rsidRPr="00462199">
        <w:rPr>
          <w:vertAlign w:val="subscript"/>
        </w:rPr>
        <w:t>2</w:t>
      </w:r>
      <w:r w:rsidRPr="00462199">
        <w:t xml:space="preserve"> T&amp;S Network Availability was higher than ninety-five per cent (95%) of the Producer's Registered Long-Term Network Capacity;</w:t>
      </w:r>
      <w:bookmarkEnd w:id="3097"/>
    </w:p>
    <w:p w14:paraId="4138DDFE" w14:textId="56EA4140" w:rsidR="00D179D6" w:rsidRPr="00462199" w:rsidRDefault="00D179D6" w:rsidP="005B3BB9">
      <w:pPr>
        <w:pStyle w:val="DefinitionsClauseAshurst"/>
      </w:pPr>
      <w:bookmarkStart w:id="3098" w:name="_Ref144113387"/>
      <w:r w:rsidRPr="00462199">
        <w:rPr>
          <w:b/>
        </w:rPr>
        <w:t xml:space="preserve">"Deemed Volumes" </w:t>
      </w:r>
      <w:r w:rsidRPr="00462199">
        <w:t xml:space="preserve">shall be calculated in accordance with </w:t>
      </w:r>
      <w:r w:rsidR="007248B2" w:rsidRPr="007248B2">
        <w:t>Condition</w:t>
      </w:r>
      <w:r w:rsidRPr="00462199">
        <w:t xml:space="preserve"> </w:t>
      </w:r>
      <w:r w:rsidR="00FA4A0E">
        <w:fldChar w:fldCharType="begin"/>
      </w:r>
      <w:r w:rsidR="00FA4A0E">
        <w:instrText xml:space="preserve"> REF _Ref144113563 \w \h </w:instrText>
      </w:r>
      <w:r w:rsidR="00FA4A0E">
        <w:fldChar w:fldCharType="separate"/>
      </w:r>
      <w:del w:id="3099" w:author="Faqir, Sofia (Energy Security)" w:date="2023-11-12T19:47:00Z">
        <w:r w:rsidR="00E473FC">
          <w:delText>20.5</w:delText>
        </w:r>
      </w:del>
      <w:r w:rsidR="00FA4A0E">
        <w:fldChar w:fldCharType="end"/>
      </w:r>
      <w:r w:rsidRPr="00462199">
        <w:t xml:space="preserve"> (</w:t>
      </w:r>
      <w:r w:rsidRPr="00462199">
        <w:rPr>
          <w:i/>
        </w:rPr>
        <w:t>PILOHS Volumes calculation</w:t>
      </w:r>
      <w:r w:rsidRPr="00462199">
        <w:t>).</w:t>
      </w:r>
      <w:bookmarkEnd w:id="3098"/>
    </w:p>
    <w:p w14:paraId="3DA93A75" w14:textId="73D60AB7" w:rsidR="00D179D6" w:rsidRPr="00462199" w:rsidRDefault="00D179D6" w:rsidP="005B3BB9">
      <w:pPr>
        <w:pStyle w:val="DefinitionsClauseAshurst"/>
      </w:pPr>
      <w:bookmarkStart w:id="3100" w:name="_Ref144113388"/>
      <w:r w:rsidRPr="00462199">
        <w:rPr>
          <w:b/>
        </w:rPr>
        <w:t>"Eligible Carbon Cost Protection Emissions"</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_Ref144113541 \w \h </w:instrText>
      </w:r>
      <w:r w:rsidR="00FA4A0E">
        <w:fldChar w:fldCharType="separate"/>
      </w:r>
      <w:del w:id="3101" w:author="Faqir, Sofia (Energy Security)" w:date="2023-11-12T19:47:00Z">
        <w:r w:rsidR="00E473FC">
          <w:delText>19.4</w:delText>
        </w:r>
      </w:del>
      <w:r w:rsidR="00FA4A0E">
        <w:fldChar w:fldCharType="end"/>
      </w:r>
      <w:r w:rsidRPr="00462199">
        <w:t xml:space="preserve"> (</w:t>
      </w:r>
      <w:r w:rsidRPr="00462199">
        <w:rPr>
          <w:i/>
        </w:rPr>
        <w:t>Carbon Cost Protection Amount calculation</w:t>
      </w:r>
      <w:r w:rsidRPr="00462199">
        <w:t>);</w:t>
      </w:r>
      <w:bookmarkEnd w:id="3100"/>
    </w:p>
    <w:p w14:paraId="20346489" w14:textId="59B09064" w:rsidR="00D179D6" w:rsidRPr="00462199" w:rsidRDefault="00D179D6" w:rsidP="005B3BB9">
      <w:pPr>
        <w:pStyle w:val="DefinitionsClauseAshurst"/>
      </w:pPr>
      <w:bookmarkStart w:id="3102" w:name="_Ref144113389"/>
      <w:r w:rsidRPr="00462199">
        <w:rPr>
          <w:b/>
        </w:rPr>
        <w:t xml:space="preserve">"Eligible </w:t>
      </w:r>
      <w:commentRangeStart w:id="3103"/>
      <w:commentRangeStart w:id="3104"/>
      <w:r w:rsidRPr="00462199">
        <w:rPr>
          <w:b/>
        </w:rPr>
        <w:t>Emissions Factor</w:t>
      </w:r>
      <w:commentRangeEnd w:id="3103"/>
      <w:r w:rsidR="00262E21" w:rsidRPr="00462199">
        <w:rPr>
          <w:rStyle w:val="CommentReference"/>
          <w:rFonts w:ascii="Arial" w:hAnsi="Arial"/>
          <w:b/>
          <w:sz w:val="20"/>
          <w:szCs w:val="20"/>
        </w:rPr>
        <w:commentReference w:id="3103"/>
      </w:r>
      <w:commentRangeEnd w:id="3104"/>
      <w:r w:rsidR="003C7C0C" w:rsidRPr="00462199">
        <w:rPr>
          <w:rStyle w:val="CommentReference"/>
          <w:rFonts w:ascii="Arial" w:hAnsi="Arial"/>
          <w:b/>
          <w:sz w:val="20"/>
          <w:szCs w:val="20"/>
        </w:rPr>
        <w:commentReference w:id="3104"/>
      </w:r>
      <w:r w:rsidRPr="00462199">
        <w:rPr>
          <w:b/>
        </w:rPr>
        <w:t>"</w:t>
      </w:r>
      <w:r w:rsidRPr="00462199">
        <w:t xml:space="preserve"> has the meaning given to that term in the Agreement;</w:t>
      </w:r>
      <w:bookmarkEnd w:id="3102"/>
    </w:p>
    <w:p w14:paraId="1501A0EE" w14:textId="6514FAED" w:rsidR="00D179D6" w:rsidRPr="00462199" w:rsidRDefault="00D179D6" w:rsidP="005B3BB9">
      <w:pPr>
        <w:pStyle w:val="DefinitionsClauseAshurst"/>
      </w:pPr>
      <w:bookmarkStart w:id="3105" w:name="_Ref144113390"/>
      <w:r w:rsidRPr="00462199">
        <w:rPr>
          <w:b/>
        </w:rPr>
        <w:t>"Further CO</w:t>
      </w:r>
      <w:r w:rsidRPr="00462199">
        <w:rPr>
          <w:b/>
          <w:vertAlign w:val="subscript"/>
        </w:rPr>
        <w:t>2</w:t>
      </w:r>
      <w:r w:rsidRPr="00462199">
        <w:rPr>
          <w:b/>
        </w:rPr>
        <w:t xml:space="preserve"> T&amp;S Outage Relief Event Response Notice" </w:t>
      </w:r>
      <w:r w:rsidRPr="00462199">
        <w:t xml:space="preserve">has the meaning given to that term in </w:t>
      </w:r>
      <w:r w:rsidR="007248B2" w:rsidRPr="007248B2">
        <w:t>Condition</w:t>
      </w:r>
      <w:r w:rsidRPr="00462199">
        <w:t xml:space="preserve"> </w:t>
      </w:r>
      <w:r w:rsidRPr="00462199">
        <w:fldChar w:fldCharType="begin"/>
      </w:r>
      <w:r w:rsidRPr="00462199">
        <w:instrText xml:space="preserve">  REF _Ref144113520 \r \h \* MERGEFORMAT </w:instrText>
      </w:r>
      <w:r w:rsidRPr="00462199">
        <w:fldChar w:fldCharType="separate"/>
      </w:r>
      <w:del w:id="3106" w:author="Faqir, Sofia (Energy Security)" w:date="2023-11-12T19:47:00Z">
        <w:r w:rsidR="00E473FC" w:rsidRPr="00E473FC">
          <w:rPr>
            <w:color w:val="000000"/>
          </w:rPr>
          <w:delText>17.4(C)(ii)</w:delText>
        </w:r>
      </w:del>
      <w:r w:rsidRPr="00462199">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w:t>
      </w:r>
      <w:bookmarkEnd w:id="3105"/>
    </w:p>
    <w:p w14:paraId="7A879709" w14:textId="70EB40DE" w:rsidR="00D179D6" w:rsidRPr="00462199" w:rsidRDefault="00D179D6" w:rsidP="005B3BB9">
      <w:pPr>
        <w:pStyle w:val="DefinitionsClauseAshurst"/>
      </w:pPr>
      <w:bookmarkStart w:id="3107" w:name="_Ref144113391"/>
      <w:r w:rsidRPr="00462199">
        <w:rPr>
          <w:b/>
        </w:rPr>
        <w:t>"Gas Fallback Price"</w:t>
      </w:r>
      <w:r w:rsidRPr="00462199">
        <w:t xml:space="preserve"> has the meaning given to that term in </w:t>
      </w:r>
      <w:r w:rsidR="007248B2" w:rsidRPr="007248B2">
        <w:t>Condition</w:t>
      </w:r>
      <w:r w:rsidRPr="00462199">
        <w:t xml:space="preserve"> </w:t>
      </w:r>
      <w:r w:rsidR="00FA4A0E">
        <w:fldChar w:fldCharType="begin"/>
      </w:r>
      <w:r w:rsidR="00FA4A0E">
        <w:instrText xml:space="preserve"> REF _Ref144113431 \w \h </w:instrText>
      </w:r>
      <w:r w:rsidR="00FA4A0E">
        <w:fldChar w:fldCharType="separate"/>
      </w:r>
      <w:del w:id="3108" w:author="Faqir, Sofia (Energy Security)" w:date="2023-11-12T19:47:00Z">
        <w:r w:rsidR="00E473FC">
          <w:delText>9.14</w:delText>
        </w:r>
      </w:del>
      <w:r w:rsidR="00FA4A0E">
        <w:fldChar w:fldCharType="end"/>
      </w:r>
      <w:r w:rsidRPr="00462199">
        <w:t xml:space="preserve"> (</w:t>
      </w:r>
      <w:r w:rsidRPr="00462199">
        <w:rPr>
          <w:i/>
        </w:rPr>
        <w:t>Floor Price calculation</w:t>
      </w:r>
      <w:r w:rsidRPr="00462199">
        <w:t>);</w:t>
      </w:r>
      <w:bookmarkEnd w:id="3107"/>
    </w:p>
    <w:p w14:paraId="3EBA2689" w14:textId="77777777" w:rsidR="00D179D6" w:rsidRPr="00462199" w:rsidRDefault="00D179D6" w:rsidP="005B3BB9">
      <w:pPr>
        <w:pStyle w:val="DefinitionsClauseAshurst"/>
      </w:pPr>
      <w:bookmarkStart w:id="3109" w:name="_Ref144113392"/>
      <w:r w:rsidRPr="00462199">
        <w:rPr>
          <w:b/>
        </w:rPr>
        <w:t>"Gas Fallback Price Trigger"</w:t>
      </w:r>
      <w:r w:rsidRPr="00462199">
        <w:t xml:space="preserve"> means that no Gas Settlement Price is capable of being calculated due to either (i) the unavailability of the Gas Price Source or (ii) the unavailability of the Gas Price Source on reasonable commercial terms, for a period of ten (10) consecutive Business Days;</w:t>
      </w:r>
      <w:bookmarkEnd w:id="3109"/>
    </w:p>
    <w:p w14:paraId="06652FC3" w14:textId="0C247EA3" w:rsidR="00D179D6" w:rsidRPr="00462199" w:rsidRDefault="00D179D6" w:rsidP="005B3BB9">
      <w:pPr>
        <w:pStyle w:val="DefinitionsClauseAshurst"/>
      </w:pPr>
      <w:bookmarkStart w:id="3110" w:name="_Ref144113393"/>
      <w:r w:rsidRPr="00462199">
        <w:rPr>
          <w:b/>
        </w:rPr>
        <w:t>"GRP Fallback Day"</w:t>
      </w:r>
      <w:r w:rsidRPr="00462199">
        <w:t xml:space="preserve"> has the meaning given to that term in </w:t>
      </w:r>
      <w:r w:rsidR="007248B2" w:rsidRPr="007248B2">
        <w:t>Condition</w:t>
      </w:r>
      <w:r w:rsidRPr="00462199">
        <w:t xml:space="preserve"> </w:t>
      </w:r>
      <w:r w:rsidR="00FA4A0E">
        <w:fldChar w:fldCharType="begin"/>
      </w:r>
      <w:r w:rsidR="00FA4A0E">
        <w:instrText xml:space="preserve"> REF _Ref144113429 \w \h </w:instrText>
      </w:r>
      <w:r w:rsidR="00FA4A0E">
        <w:fldChar w:fldCharType="separate"/>
      </w:r>
      <w:del w:id="3111" w:author="Faqir, Sofia (Energy Security)" w:date="2023-11-12T19:47:00Z">
        <w:r w:rsidR="00E473FC">
          <w:delText>9.12</w:delText>
        </w:r>
      </w:del>
      <w:r w:rsidR="00FA4A0E">
        <w:fldChar w:fldCharType="end"/>
      </w:r>
      <w:r w:rsidRPr="00462199">
        <w:t xml:space="preserve"> (</w:t>
      </w:r>
      <w:r w:rsidRPr="00462199">
        <w:rPr>
          <w:i/>
        </w:rPr>
        <w:t>Floor Price calculation</w:t>
      </w:r>
      <w:r w:rsidRPr="00462199">
        <w:t>);</w:t>
      </w:r>
      <w:bookmarkEnd w:id="3110"/>
    </w:p>
    <w:p w14:paraId="72E60515" w14:textId="34BA866F" w:rsidR="00D179D6" w:rsidRPr="00462199" w:rsidRDefault="00D179D6" w:rsidP="005B3BB9">
      <w:pPr>
        <w:pStyle w:val="DefinitionsClauseAshurst"/>
      </w:pPr>
      <w:bookmarkStart w:id="3112" w:name="_Ref144113394"/>
      <w:r w:rsidRPr="00462199">
        <w:rPr>
          <w:b/>
        </w:rPr>
        <w:t>"Initial UKAP Index"</w:t>
      </w:r>
      <w:r w:rsidRPr="00462199">
        <w:t xml:space="preserve"> means </w:t>
      </w:r>
      <w:r w:rsidR="00432284">
        <w:t>ICE Futures Europe Index</w:t>
      </w:r>
      <w:r w:rsidRPr="00462199">
        <w:t>;</w:t>
      </w:r>
      <w:bookmarkEnd w:id="3112"/>
    </w:p>
    <w:p w14:paraId="7D5DEE23" w14:textId="77777777" w:rsidR="00D179D6" w:rsidRPr="00462199" w:rsidRDefault="00D179D6" w:rsidP="005B3BB9">
      <w:pPr>
        <w:pStyle w:val="DefinitionsClauseAshurst"/>
      </w:pPr>
      <w:bookmarkStart w:id="3113" w:name="_Ref144113395"/>
      <w:r w:rsidRPr="00462199">
        <w:rPr>
          <w:b/>
        </w:rPr>
        <w:t>"Measured Process CO</w:t>
      </w:r>
      <w:r w:rsidRPr="00462199">
        <w:rPr>
          <w:b/>
          <w:vertAlign w:val="subscript"/>
        </w:rPr>
        <w:t>2</w:t>
      </w:r>
      <w:r w:rsidRPr="00462199">
        <w:rPr>
          <w:b/>
        </w:rPr>
        <w:t xml:space="preserve"> Emissions"</w:t>
      </w:r>
      <w:r w:rsidRPr="00462199">
        <w:t xml:space="preserve"> means the CO</w:t>
      </w:r>
      <w:r w:rsidRPr="00462199">
        <w:rPr>
          <w:vertAlign w:val="subscript"/>
        </w:rPr>
        <w:t>2</w:t>
      </w:r>
      <w:r w:rsidRPr="00462199">
        <w:t xml:space="preserve"> emissions (</w:t>
      </w:r>
      <w:r w:rsidRPr="00462199">
        <w:rPr>
          <w:i/>
        </w:rPr>
        <w:t>expressed in t</w:t>
      </w:r>
      <w:r w:rsidRPr="00462199">
        <w:rPr>
          <w:bCs/>
          <w:i/>
        </w:rPr>
        <w:t>CO</w:t>
      </w:r>
      <w:r w:rsidRPr="00462199">
        <w:rPr>
          <w:bCs/>
          <w:i/>
          <w:vertAlign w:val="subscript"/>
        </w:rPr>
        <w:t>2</w:t>
      </w:r>
      <w:r w:rsidRPr="00462199">
        <w:t>) generated by the hydrogen production process at the Hydrogen Production Plant (including from the use of feedstocks, fuels and input materials by the Hydrogen Production Plant), measured before any CO</w:t>
      </w:r>
      <w:r w:rsidRPr="00462199">
        <w:rPr>
          <w:vertAlign w:val="subscript"/>
        </w:rPr>
        <w:t>2</w:t>
      </w:r>
      <w:r w:rsidRPr="00462199">
        <w:t xml:space="preserve"> emissions are captured, and calculated in accordance with the LCHS;</w:t>
      </w:r>
      <w:bookmarkEnd w:id="3113"/>
    </w:p>
    <w:p w14:paraId="1785AA21" w14:textId="6F1ADB99" w:rsidR="00D179D6" w:rsidRPr="00462199" w:rsidRDefault="00D179D6" w:rsidP="005B3BB9">
      <w:pPr>
        <w:pStyle w:val="DefinitionsClauseAshurst"/>
      </w:pPr>
      <w:bookmarkStart w:id="3114" w:name="_Ref144113396"/>
      <w:r w:rsidRPr="00462199">
        <w:rPr>
          <w:b/>
        </w:rPr>
        <w:t>"Permitted Annual Sales Cap Obligation"</w:t>
      </w:r>
      <w:r w:rsidRPr="00462199">
        <w:t xml:space="preserve"> has the meaning given to that term in </w:t>
      </w:r>
      <w:r w:rsidR="007248B2" w:rsidRPr="007248B2">
        <w:t>Condition</w:t>
      </w:r>
      <w:r w:rsidRPr="00462199">
        <w:t xml:space="preserve"> </w:t>
      </w:r>
      <w:r w:rsidR="00FA4A0E">
        <w:fldChar w:fldCharType="begin"/>
      </w:r>
      <w:r w:rsidR="00FA4A0E">
        <w:instrText xml:space="preserve"> REF _Ref144113465 \w \h </w:instrText>
      </w:r>
      <w:r w:rsidR="00FA4A0E">
        <w:fldChar w:fldCharType="separate"/>
      </w:r>
      <w:del w:id="3115" w:author="Faqir, Sofia (Energy Security)" w:date="2023-11-12T19:47:00Z">
        <w:r w:rsidR="00E473FC">
          <w:delText>13.4</w:delText>
        </w:r>
      </w:del>
      <w:r w:rsidR="00FA4A0E">
        <w:fldChar w:fldCharType="end"/>
      </w:r>
      <w:r w:rsidRPr="00462199">
        <w:t xml:space="preserve"> (</w:t>
      </w:r>
      <w:r w:rsidRPr="00462199">
        <w:rPr>
          <w:i/>
        </w:rPr>
        <w:t>Permitted</w:t>
      </w:r>
      <w:r w:rsidRPr="00462199">
        <w:t xml:space="preserve"> </w:t>
      </w:r>
      <w:r w:rsidRPr="00462199">
        <w:rPr>
          <w:i/>
        </w:rPr>
        <w:t>Annual Sales Cap</w:t>
      </w:r>
      <w:r w:rsidRPr="00462199">
        <w:t>);</w:t>
      </w:r>
      <w:bookmarkEnd w:id="3114"/>
    </w:p>
    <w:p w14:paraId="7DDC7FBD" w14:textId="7467791C" w:rsidR="00D179D6" w:rsidRPr="00462199" w:rsidRDefault="00D179D6" w:rsidP="005B3BB9">
      <w:pPr>
        <w:pStyle w:val="DefinitionsClauseAshurst"/>
      </w:pPr>
      <w:bookmarkStart w:id="3116" w:name="_Ref144113397"/>
      <w:r w:rsidRPr="00462199">
        <w:rPr>
          <w:b/>
        </w:rPr>
        <w:t xml:space="preserve">"PILOHS </w:t>
      </w:r>
      <w:r w:rsidR="007248B2" w:rsidRPr="007248B2">
        <w:rPr>
          <w:b/>
        </w:rPr>
        <w:t>Condition</w:t>
      </w:r>
      <w:r w:rsidRPr="00462199">
        <w:rPr>
          <w:b/>
        </w:rPr>
        <w:t>"</w:t>
      </w:r>
      <w:r w:rsidRPr="00462199">
        <w:t xml:space="preserve"> has the meaning given to that term in </w:t>
      </w:r>
      <w:r w:rsidR="007248B2" w:rsidRPr="007248B2">
        <w:t>Condition</w:t>
      </w:r>
      <w:r w:rsidRPr="00462199">
        <w:t xml:space="preserve"> </w:t>
      </w:r>
      <w:r w:rsidR="00FA4A0E">
        <w:fldChar w:fldCharType="begin"/>
      </w:r>
      <w:r w:rsidR="00FA4A0E">
        <w:instrText xml:space="preserve"> REF _Ref144113558 \w \h </w:instrText>
      </w:r>
      <w:r w:rsidR="00FA4A0E">
        <w:fldChar w:fldCharType="separate"/>
      </w:r>
      <w:del w:id="3117" w:author="Faqir, Sofia (Energy Security)" w:date="2023-11-12T19:47:00Z">
        <w:r w:rsidR="00E473FC">
          <w:delText>20.3</w:delText>
        </w:r>
      </w:del>
      <w:r w:rsidR="00FA4A0E">
        <w:fldChar w:fldCharType="end"/>
      </w:r>
      <w:r w:rsidRPr="00462199">
        <w:t xml:space="preserve"> (</w:t>
      </w:r>
      <w:r w:rsidRPr="00462199">
        <w:rPr>
          <w:i/>
        </w:rPr>
        <w:t>PILOHS Amount calculation</w:t>
      </w:r>
      <w:r w:rsidRPr="00462199">
        <w:t>);</w:t>
      </w:r>
      <w:bookmarkEnd w:id="3116"/>
    </w:p>
    <w:p w14:paraId="0F1D6801" w14:textId="409E232E" w:rsidR="00D179D6" w:rsidRPr="00462199" w:rsidRDefault="00D179D6" w:rsidP="005B3BB9">
      <w:pPr>
        <w:pStyle w:val="DefinitionsClauseAshurst"/>
      </w:pPr>
      <w:bookmarkStart w:id="3118" w:name="_Ref144113398"/>
      <w:r w:rsidRPr="00462199">
        <w:rPr>
          <w:b/>
        </w:rPr>
        <w:t>"PILOHS Volumes"</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_Ref144113562 \w \h </w:instrText>
      </w:r>
      <w:r w:rsidR="00FA4A0E">
        <w:fldChar w:fldCharType="separate"/>
      </w:r>
      <w:del w:id="3119" w:author="Faqir, Sofia (Energy Security)" w:date="2023-11-12T19:47:00Z">
        <w:r w:rsidR="00E473FC">
          <w:delText>20.4</w:delText>
        </w:r>
      </w:del>
      <w:r w:rsidR="00FA4A0E">
        <w:fldChar w:fldCharType="end"/>
      </w:r>
      <w:r w:rsidRPr="00462199">
        <w:t xml:space="preserve"> (</w:t>
      </w:r>
      <w:r w:rsidRPr="00462199">
        <w:rPr>
          <w:i/>
        </w:rPr>
        <w:t>PILOHS Volumes calculation</w:t>
      </w:r>
      <w:r w:rsidRPr="00462199">
        <w:t>);</w:t>
      </w:r>
      <w:bookmarkEnd w:id="3118"/>
    </w:p>
    <w:p w14:paraId="762BA907" w14:textId="0DB866DE" w:rsidR="00D179D6" w:rsidRPr="00462199" w:rsidRDefault="00D179D6" w:rsidP="005B3BB9">
      <w:pPr>
        <w:pStyle w:val="DefinitionsClauseAshurst"/>
      </w:pPr>
      <w:bookmarkStart w:id="3120" w:name="_Ref144113399"/>
      <w:r w:rsidRPr="00462199">
        <w:rPr>
          <w:b/>
        </w:rPr>
        <w:t>"Remaining Permitted Annual Sales Cap"</w:t>
      </w:r>
      <w:r w:rsidRPr="00462199">
        <w:t xml:space="preserve"> has the meaning given to that term in </w:t>
      </w:r>
      <w:r w:rsidR="007248B2" w:rsidRPr="007248B2">
        <w:t>Condition</w:t>
      </w:r>
      <w:r w:rsidRPr="00462199">
        <w:t xml:space="preserve"> </w:t>
      </w:r>
      <w:r w:rsidRPr="00462199">
        <w:fldChar w:fldCharType="begin"/>
      </w:r>
      <w:r w:rsidRPr="00462199">
        <w:instrText xml:space="preserve">  REF _Ref144113469 \r \h \* MERGEFORMAT </w:instrText>
      </w:r>
      <w:r w:rsidRPr="00462199">
        <w:fldChar w:fldCharType="separate"/>
      </w:r>
      <w:del w:id="3121" w:author="Faqir, Sofia (Energy Security)" w:date="2023-11-12T19:47:00Z">
        <w:r w:rsidR="00E473FC" w:rsidRPr="00E473FC">
          <w:rPr>
            <w:color w:val="000000"/>
          </w:rPr>
          <w:delText>13.5(C)</w:delText>
        </w:r>
      </w:del>
      <w:r w:rsidRPr="00462199">
        <w:fldChar w:fldCharType="end"/>
      </w:r>
      <w:r w:rsidRPr="00462199">
        <w:t xml:space="preserve"> (</w:t>
      </w:r>
      <w:r w:rsidRPr="00462199">
        <w:rPr>
          <w:i/>
        </w:rPr>
        <w:t>Permitted</w:t>
      </w:r>
      <w:r w:rsidRPr="00462199">
        <w:t xml:space="preserve"> </w:t>
      </w:r>
      <w:r w:rsidRPr="00462199">
        <w:rPr>
          <w:i/>
        </w:rPr>
        <w:t>Annual Sales Cap</w:t>
      </w:r>
      <w:r w:rsidRPr="00462199">
        <w:t>);</w:t>
      </w:r>
      <w:bookmarkEnd w:id="3120"/>
    </w:p>
    <w:p w14:paraId="04007A5E" w14:textId="15BEDBA0" w:rsidR="00D179D6" w:rsidRPr="00462199" w:rsidRDefault="00D179D6" w:rsidP="005B3BB9">
      <w:pPr>
        <w:pStyle w:val="DefinitionsClauseAshurst"/>
      </w:pPr>
      <w:bookmarkStart w:id="3122" w:name="_Ref144113400"/>
      <w:r w:rsidRPr="00462199">
        <w:rPr>
          <w:b/>
        </w:rPr>
        <w:t>"Strike Price Adjustment Calculation Period"</w:t>
      </w:r>
      <w:r w:rsidRPr="00462199">
        <w:t xml:space="preserve"> means, in respect of any calendar year, the period from the date the CPI for January in the relevant calendar year is published (or, where the Reference CPI is used, the fifth (5th) Business Day prior to the end of March in the relevant calendar year) up to and including the first 1st April in that calendar year</w:t>
      </w:r>
      <w:bookmarkEnd w:id="3122"/>
      <w:r w:rsidR="00987EE8">
        <w:t>;</w:t>
      </w:r>
    </w:p>
    <w:p w14:paraId="21630F57" w14:textId="764F0D3D" w:rsidR="00D179D6" w:rsidRPr="00462199" w:rsidRDefault="00D179D6" w:rsidP="005B3BB9">
      <w:pPr>
        <w:pStyle w:val="DefinitionsClauseAshurst"/>
      </w:pPr>
      <w:bookmarkStart w:id="3123" w:name="_Ref144113401"/>
      <w:r w:rsidRPr="00462199">
        <w:rPr>
          <w:b/>
        </w:rPr>
        <w:lastRenderedPageBreak/>
        <w:t>"UK ETS Allowance Price"</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_Ref144113544 \w \h </w:instrText>
      </w:r>
      <w:r w:rsidR="00FA4A0E">
        <w:fldChar w:fldCharType="separate"/>
      </w:r>
      <w:del w:id="3124" w:author="Faqir, Sofia (Energy Security)" w:date="2023-11-12T19:47:00Z">
        <w:r w:rsidR="00E473FC">
          <w:delText>19.7</w:delText>
        </w:r>
      </w:del>
      <w:r w:rsidR="00FA4A0E">
        <w:fldChar w:fldCharType="end"/>
      </w:r>
      <w:r w:rsidRPr="00462199">
        <w:t xml:space="preserve"> (</w:t>
      </w:r>
      <w:r w:rsidRPr="00462199">
        <w:rPr>
          <w:i/>
        </w:rPr>
        <w:t>UK ETS Allowance Price and UK ETS Allowance calculations</w:t>
      </w:r>
      <w:r w:rsidRPr="00462199">
        <w:t>);</w:t>
      </w:r>
      <w:bookmarkEnd w:id="3123"/>
    </w:p>
    <w:p w14:paraId="70503001" w14:textId="51BBDF03" w:rsidR="00D179D6" w:rsidRPr="00462199" w:rsidRDefault="00D179D6" w:rsidP="005B3BB9">
      <w:pPr>
        <w:pStyle w:val="DefinitionsClauseAshurst"/>
      </w:pPr>
      <w:bookmarkStart w:id="3125" w:name="_Ref144113402"/>
      <w:r w:rsidRPr="00462199">
        <w:rPr>
          <w:b/>
        </w:rPr>
        <w:t>"UK ETS Allowance Reference Price"</w:t>
      </w:r>
      <w:r w:rsidRPr="00462199">
        <w:t xml:space="preserve"> shall be calculated in accordance with </w:t>
      </w:r>
      <w:r w:rsidR="007248B2" w:rsidRPr="007248B2">
        <w:t>Condition</w:t>
      </w:r>
      <w:r w:rsidRPr="00462199">
        <w:t xml:space="preserve"> </w:t>
      </w:r>
      <w:r w:rsidR="00FA4A0E">
        <w:fldChar w:fldCharType="begin"/>
      </w:r>
      <w:r w:rsidR="00FA4A0E">
        <w:instrText xml:space="preserve"> REF _Ref144113551 \w \h </w:instrText>
      </w:r>
      <w:r w:rsidR="00FA4A0E">
        <w:fldChar w:fldCharType="separate"/>
      </w:r>
      <w:del w:id="3126" w:author="Faqir, Sofia (Energy Security)" w:date="2023-11-12T19:47:00Z">
        <w:r w:rsidR="00E473FC">
          <w:delText>19.10</w:delText>
        </w:r>
      </w:del>
      <w:r w:rsidR="00FA4A0E">
        <w:fldChar w:fldCharType="end"/>
      </w:r>
      <w:r w:rsidRPr="00462199">
        <w:t xml:space="preserve"> (</w:t>
      </w:r>
      <w:r w:rsidRPr="00462199">
        <w:rPr>
          <w:i/>
        </w:rPr>
        <w:t>UK ETS Allowance Price and UK ETS Allowance Reference Price calculations</w:t>
      </w:r>
      <w:r w:rsidRPr="00462199">
        <w:t>);</w:t>
      </w:r>
      <w:bookmarkEnd w:id="3125"/>
    </w:p>
    <w:p w14:paraId="4F4E876E" w14:textId="77777777" w:rsidR="00D179D6" w:rsidRPr="00462199" w:rsidRDefault="00D179D6" w:rsidP="005B3BB9">
      <w:pPr>
        <w:pStyle w:val="DefinitionsClauseAshurst"/>
      </w:pPr>
      <w:bookmarkStart w:id="3127" w:name="_Ref144113403"/>
      <w:r w:rsidRPr="00462199">
        <w:rPr>
          <w:b/>
        </w:rPr>
        <w:t>"UKA Futures Index</w:t>
      </w:r>
      <w:r w:rsidRPr="00462199">
        <w:rPr>
          <w:b/>
          <w:i/>
        </w:rPr>
        <w:t>"</w:t>
      </w:r>
      <w:r w:rsidRPr="00462199">
        <w:t xml:space="preserve"> means an index of December UKA Futures Contract Settlement Prices or another source of December UKA Futures Contract Settlement Prices and </w:t>
      </w:r>
      <w:r w:rsidRPr="00462199">
        <w:rPr>
          <w:b/>
        </w:rPr>
        <w:t>"UKA Futures Indices"</w:t>
      </w:r>
      <w:r w:rsidRPr="00462199">
        <w:t xml:space="preserve"> shall be construed accordingly;</w:t>
      </w:r>
      <w:bookmarkEnd w:id="3127"/>
    </w:p>
    <w:p w14:paraId="12AE648D" w14:textId="77777777" w:rsidR="00D179D6" w:rsidRPr="00462199" w:rsidRDefault="00D179D6" w:rsidP="005B3BB9">
      <w:pPr>
        <w:pStyle w:val="DefinitionsClauseAshurst"/>
      </w:pPr>
      <w:bookmarkStart w:id="3128" w:name="_Ref144113404"/>
      <w:r w:rsidRPr="00462199">
        <w:rPr>
          <w:b/>
        </w:rPr>
        <w:t>"UKA Observation Period"</w:t>
      </w:r>
      <w:r w:rsidRPr="00462199">
        <w:t xml:space="preserve"> means:</w:t>
      </w:r>
      <w:bookmarkEnd w:id="3128"/>
    </w:p>
    <w:p w14:paraId="475423AE" w14:textId="77777777" w:rsidR="00D179D6" w:rsidRPr="00462199" w:rsidRDefault="00D179D6" w:rsidP="009118AC">
      <w:pPr>
        <w:pStyle w:val="DefinitionsAshurst"/>
        <w:rPr>
          <w:b/>
          <w:bCs/>
        </w:rPr>
      </w:pPr>
      <w:bookmarkStart w:id="3129" w:name="_Ref144113405"/>
      <w:r w:rsidRPr="00462199">
        <w:t>1 to 31 December in each calendar year during the Payment Period; or</w:t>
      </w:r>
      <w:bookmarkEnd w:id="3129"/>
    </w:p>
    <w:p w14:paraId="01E9955E" w14:textId="77777777" w:rsidR="00D179D6" w:rsidRPr="00462199" w:rsidRDefault="00D179D6" w:rsidP="009118AC">
      <w:pPr>
        <w:pStyle w:val="DefinitionsAshurst"/>
        <w:rPr>
          <w:b/>
          <w:bCs/>
        </w:rPr>
      </w:pPr>
      <w:bookmarkStart w:id="3130" w:name="_Ref144113406"/>
      <w:r w:rsidRPr="00462199">
        <w:t>if the Payment Period ends before 31 December in a calendar year, 1 to 31 December in the previous calendar year;</w:t>
      </w:r>
      <w:bookmarkEnd w:id="3130"/>
    </w:p>
    <w:p w14:paraId="7913F1BD" w14:textId="77777777" w:rsidR="00D179D6" w:rsidRPr="00462199" w:rsidRDefault="00D179D6" w:rsidP="002D4185">
      <w:pPr>
        <w:pStyle w:val="DefinitionsClauseAshurst"/>
      </w:pPr>
      <w:bookmarkStart w:id="3131" w:name="_Ref144113407"/>
      <w:r w:rsidRPr="00462199">
        <w:rPr>
          <w:b/>
        </w:rPr>
        <w:t>"UKAP Sources"</w:t>
      </w:r>
      <w:r w:rsidRPr="00462199">
        <w:t xml:space="preserve"> means the UKA Futures Indices to be used in the calculation of the UK ETS Allowance Price, being the Initial UKAP Index or such other replacement or supplementary UKA Futures Indices which are required to be so used as a result of the operation of the provisions of Part A (</w:t>
      </w:r>
      <w:r w:rsidRPr="00462199">
        <w:rPr>
          <w:i/>
        </w:rPr>
        <w:t>UKAP Review Procedures</w:t>
      </w:r>
      <w:r w:rsidRPr="00462199">
        <w:t>) of Annex [</w:t>
      </w:r>
      <w:r w:rsidRPr="00035FBB">
        <w:fldChar w:fldCharType="begin"/>
      </w:r>
      <w:r w:rsidRPr="00035FBB">
        <w:instrText xml:space="preserve"> SYMBOL 108\f wingdings \s11\h \* MERGEFORMAT </w:instrText>
      </w:r>
      <w:r w:rsidRPr="00035FBB">
        <w:fldChar w:fldCharType="end"/>
      </w:r>
      <w:r w:rsidRPr="00462199">
        <w:t>] (</w:t>
      </w:r>
      <w:r w:rsidRPr="00462199">
        <w:rPr>
          <w:i/>
        </w:rPr>
        <w:t>UK ETS Allowance Price Review</w:t>
      </w:r>
      <w:r w:rsidRPr="00462199">
        <w:t>)</w:t>
      </w:r>
      <w:bookmarkStart w:id="3132" w:name="_Ref144117916"/>
      <w:r w:rsidRPr="00462199">
        <w:rPr>
          <w:rStyle w:val="FootnoteReference"/>
        </w:rPr>
        <w:footnoteReference w:id="49"/>
      </w:r>
      <w:bookmarkEnd w:id="3132"/>
      <w:r w:rsidRPr="00462199">
        <w:t xml:space="preserve">, and </w:t>
      </w:r>
      <w:r w:rsidRPr="00462199">
        <w:rPr>
          <w:b/>
        </w:rPr>
        <w:t>"UKAP Source"</w:t>
      </w:r>
      <w:r w:rsidRPr="00462199">
        <w:t xml:space="preserve"> shall be construed accordingly; and</w:t>
      </w:r>
      <w:bookmarkEnd w:id="3131"/>
    </w:p>
    <w:p w14:paraId="0D2DE184" w14:textId="77777777" w:rsidR="00D179D6" w:rsidRPr="00462199" w:rsidRDefault="00D179D6" w:rsidP="005B3BB9">
      <w:pPr>
        <w:pStyle w:val="DefinitionsClauseAshurst"/>
      </w:pPr>
      <w:bookmarkStart w:id="3133" w:name="_Ref144113408"/>
      <w:r w:rsidRPr="00462199">
        <w:rPr>
          <w:b/>
        </w:rPr>
        <w:t>"UKAP Trading Day"</w:t>
      </w:r>
      <w:r w:rsidRPr="00462199">
        <w:t xml:space="preserve"> means any Day on which trading on the market from which the UKAP Sources are derived ordinarily takes place.</w:t>
      </w:r>
      <w:bookmarkEnd w:id="3133"/>
    </w:p>
    <w:p w14:paraId="3431471E" w14:textId="77777777" w:rsidR="00D179D6" w:rsidRPr="00462199" w:rsidRDefault="00D179D6" w:rsidP="002D4185">
      <w:pPr>
        <w:pStyle w:val="H1Ashurst"/>
      </w:pPr>
      <w:bookmarkStart w:id="3134" w:name="_Ref144113409"/>
      <w:bookmarkStart w:id="3135" w:name="_Ref144484329"/>
      <w:bookmarkStart w:id="3136" w:name="_Toc149833659"/>
      <w:r w:rsidRPr="00462199">
        <w:t>Payment calculations</w:t>
      </w:r>
      <w:bookmarkStart w:id="3137" w:name="_Ref144117917"/>
      <w:r w:rsidRPr="00462199">
        <w:rPr>
          <w:rStyle w:val="FootnoteReference"/>
        </w:rPr>
        <w:footnoteReference w:id="50"/>
      </w:r>
      <w:bookmarkEnd w:id="3134"/>
      <w:bookmarkEnd w:id="3135"/>
      <w:bookmarkEnd w:id="3136"/>
      <w:bookmarkEnd w:id="3137"/>
    </w:p>
    <w:p w14:paraId="61820C48" w14:textId="77777777" w:rsidR="00D179D6" w:rsidRPr="00462199" w:rsidRDefault="00D179D6" w:rsidP="005B3BB9">
      <w:pPr>
        <w:pStyle w:val="NormalBoldAshurst"/>
      </w:pPr>
      <w:r w:rsidRPr="00462199">
        <w:rPr>
          <w:i/>
        </w:rPr>
        <w:t>Reference Price calculations</w:t>
      </w:r>
    </w:p>
    <w:p w14:paraId="551E23CF" w14:textId="77777777" w:rsidR="00D179D6" w:rsidRPr="00462199" w:rsidRDefault="00D179D6" w:rsidP="005B3BB9">
      <w:pPr>
        <w:pStyle w:val="H2Ashurst"/>
      </w:pPr>
      <w:bookmarkStart w:id="3138" w:name="_Ref144113410"/>
      <w:r w:rsidRPr="00462199">
        <w:t>The LCHA Counterparty shall calculate:</w:t>
      </w:r>
      <w:bookmarkEnd w:id="3138"/>
    </w:p>
    <w:p w14:paraId="0050AD7F" w14:textId="2F6747B0" w:rsidR="00D179D6" w:rsidRPr="00462199" w:rsidRDefault="00D179D6" w:rsidP="00867A58">
      <w:pPr>
        <w:pStyle w:val="H3Ashurst"/>
      </w:pPr>
      <w:bookmarkStart w:id="3139" w:name="_Ref144113411"/>
      <w:r w:rsidRPr="00462199">
        <w:t>the Reference Price for Qualifying Volumes (</w:t>
      </w:r>
      <w:r w:rsidRPr="00462199">
        <w:rPr>
          <w:i/>
        </w:rPr>
        <w:t>expressed in</w:t>
      </w:r>
      <w:r w:rsidRPr="00462199">
        <w:t xml:space="preserve"> </w:t>
      </w:r>
      <w:r w:rsidRPr="00462199">
        <w:rPr>
          <w:i/>
        </w:rPr>
        <w:t>£/MWh (HHV)</w:t>
      </w:r>
      <w:r w:rsidRPr="00462199">
        <w:t xml:space="preserve">) in respect of each Billing Period in accordance with </w:t>
      </w:r>
      <w:r w:rsidR="007248B2" w:rsidRPr="007248B2">
        <w:t>Condition</w:t>
      </w:r>
      <w:r w:rsidRPr="00462199">
        <w:t xml:space="preserve"> </w:t>
      </w:r>
      <w:r w:rsidR="00FA4A0E">
        <w:fldChar w:fldCharType="begin"/>
      </w:r>
      <w:r w:rsidR="00FA4A0E">
        <w:instrText xml:space="preserve"> REF _Ref144113413 \w \h </w:instrText>
      </w:r>
      <w:r w:rsidR="00FA4A0E">
        <w:fldChar w:fldCharType="separate"/>
      </w:r>
      <w:del w:id="3140" w:author="Faqir, Sofia (Energy Security)" w:date="2023-11-12T19:47:00Z">
        <w:r w:rsidR="00E473FC">
          <w:delText>9.2</w:delText>
        </w:r>
      </w:del>
      <w:r w:rsidR="00FA4A0E">
        <w:fldChar w:fldCharType="end"/>
      </w:r>
      <w:r w:rsidRPr="00462199">
        <w:t>; and</w:t>
      </w:r>
      <w:bookmarkEnd w:id="3139"/>
    </w:p>
    <w:p w14:paraId="321C86D4" w14:textId="2835FD5C" w:rsidR="00D179D6" w:rsidRPr="00462199" w:rsidRDefault="00D179D6" w:rsidP="00867A58">
      <w:pPr>
        <w:pStyle w:val="H3Ashurst"/>
      </w:pPr>
      <w:bookmarkStart w:id="3141" w:name="_Ref144113412"/>
      <w:r w:rsidRPr="00462199">
        <w:t>the Reference Price for Non-Qualifying Volumes (</w:t>
      </w:r>
      <w:r w:rsidRPr="00462199">
        <w:rPr>
          <w:i/>
        </w:rPr>
        <w:t>expressed in</w:t>
      </w:r>
      <w:r w:rsidRPr="00462199">
        <w:t xml:space="preserve"> </w:t>
      </w:r>
      <w:r w:rsidRPr="00462199">
        <w:rPr>
          <w:i/>
        </w:rPr>
        <w:t>£/MWh (HHV)</w:t>
      </w:r>
      <w:r w:rsidRPr="00462199">
        <w:t xml:space="preserve">) in respect of each Billing Period in accordance with </w:t>
      </w:r>
      <w:r w:rsidR="007248B2" w:rsidRPr="007248B2">
        <w:t>Condition</w:t>
      </w:r>
      <w:r w:rsidRPr="00462199">
        <w:t> </w:t>
      </w:r>
      <w:r w:rsidR="00FA4A0E">
        <w:fldChar w:fldCharType="begin"/>
      </w:r>
      <w:r w:rsidR="00FA4A0E">
        <w:instrText xml:space="preserve"> REF _Ref144113414 \w \h </w:instrText>
      </w:r>
      <w:r w:rsidR="00FA4A0E">
        <w:fldChar w:fldCharType="separate"/>
      </w:r>
      <w:del w:id="3142" w:author="Faqir, Sofia (Energy Security)" w:date="2023-11-12T19:47:00Z">
        <w:r w:rsidR="00E473FC">
          <w:delText>9.3</w:delText>
        </w:r>
      </w:del>
      <w:r w:rsidR="00FA4A0E">
        <w:fldChar w:fldCharType="end"/>
      </w:r>
      <w:r w:rsidRPr="00462199">
        <w:t>.</w:t>
      </w:r>
      <w:bookmarkEnd w:id="3141"/>
    </w:p>
    <w:p w14:paraId="0B6D3482" w14:textId="77777777" w:rsidR="00D179D6" w:rsidRPr="00462199" w:rsidRDefault="00D179D6" w:rsidP="005B3BB9">
      <w:pPr>
        <w:pStyle w:val="H2Ashurst"/>
      </w:pPr>
      <w:bookmarkStart w:id="3143" w:name="_Ref144113413"/>
      <w:r w:rsidRPr="00462199">
        <w:t xml:space="preserve">The </w:t>
      </w:r>
      <w:r w:rsidRPr="00462199">
        <w:rPr>
          <w:b/>
        </w:rPr>
        <w:t>"Reference Price for Qualifying Volumes"</w:t>
      </w:r>
      <w:r w:rsidRPr="00462199">
        <w:t xml:space="preserve"> shall be calculated as follows:</w:t>
      </w:r>
      <w:bookmarkEnd w:id="3143"/>
    </w:p>
    <w:p w14:paraId="778417A5" w14:textId="77777777" w:rsidR="00D179D6" w:rsidRPr="00462199" w:rsidRDefault="00F47FCB" w:rsidP="00986A4F">
      <w:pPr>
        <w:pStyle w:val="NormalAshurst"/>
      </w:pPr>
      <m:oMathPara>
        <m:oMath>
          <m:sSub>
            <m:sSubPr>
              <m:ctrlPr>
                <w:rPr>
                  <w:rFonts w:ascii="Cambria Math" w:hAnsi="Cambria Math" w:cs="Arial"/>
                </w:rPr>
              </m:ctrlPr>
            </m:sSubPr>
            <m:e>
              <m:r>
                <w:rPr>
                  <w:rFonts w:ascii="Cambria Math" w:hAnsi="Cambria Math"/>
                </w:rPr>
                <m:t>RP</m:t>
              </m:r>
            </m:e>
            <m:sub>
              <m:r>
                <w:rPr>
                  <w:rFonts w:ascii="Cambria Math" w:hAnsi="Cambria Math"/>
                </w:rPr>
                <m:t>QV</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cs="Arial"/>
                  <w:lang w:eastAsia="en-US"/>
                </w:rPr>
              </m:ctrlPr>
            </m:fPr>
            <m:num>
              <m:sSubSup>
                <m:sSubSupPr>
                  <m:ctrlPr>
                    <w:rPr>
                      <w:rFonts w:ascii="Cambria Math" w:hAnsi="Cambria Math" w:cs="Arial"/>
                    </w:rPr>
                  </m:ctrlPr>
                </m:sSubSupPr>
                <m:e>
                  <m:r>
                    <m:rPr>
                      <m:sty m:val="p"/>
                    </m:rPr>
                    <w:rPr>
                      <w:rFonts w:ascii="Cambria Math" w:hAnsi="Cambria Math"/>
                      <w:color w:val="111111"/>
                      <w:shd w:val="clear" w:color="auto" w:fill="FFFFFF"/>
                    </w:rPr>
                    <m:t>Σ</m:t>
                  </m:r>
                </m:e>
                <m:sub>
                  <m:r>
                    <w:rPr>
                      <w:rFonts w:ascii="Cambria Math" w:hAnsi="Cambria Math"/>
                    </w:rPr>
                    <m:t>t</m:t>
                  </m:r>
                  <m:r>
                    <m:rPr>
                      <m:sty m:val="p"/>
                    </m:rPr>
                    <w:rPr>
                      <w:rFonts w:ascii="Cambria Math" w:hAnsi="Cambria Math"/>
                    </w:rPr>
                    <m:t>=1</m:t>
                  </m:r>
                </m:sub>
                <m:sup>
                  <m:r>
                    <w:rPr>
                      <w:rFonts w:ascii="Cambria Math" w:hAnsi="Cambria Math"/>
                    </w:rPr>
                    <m:t>n</m:t>
                  </m:r>
                </m:sup>
              </m:sSubSup>
              <m:r>
                <w:rPr>
                  <w:rFonts w:ascii="Cambria Math" w:hAnsi="Cambria Math"/>
                </w:rPr>
                <m:t>MAX</m:t>
              </m:r>
              <m:r>
                <m:rPr>
                  <m:sty m:val="p"/>
                </m:rPr>
                <w:rPr>
                  <w:rFonts w:ascii="Cambria Math" w:hAnsi="Cambria Math"/>
                </w:rPr>
                <m:t>(</m:t>
              </m:r>
              <m:sSub>
                <m:sSubPr>
                  <m:ctrlPr>
                    <w:rPr>
                      <w:rFonts w:ascii="Cambria Math" w:hAnsi="Cambria Math" w:cs="Arial"/>
                    </w:rPr>
                  </m:ctrlPr>
                </m:sSubPr>
                <m:e>
                  <m:r>
                    <w:rPr>
                      <w:rFonts w:ascii="Cambria Math" w:hAnsi="Cambria Math"/>
                    </w:rPr>
                    <m:t>ASP</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 xml:space="preserve"> </m:t>
              </m:r>
            </m:num>
            <m:den>
              <m:sSub>
                <m:sSubPr>
                  <m:ctrlPr>
                    <w:rPr>
                      <w:rFonts w:ascii="Cambria Math" w:hAnsi="Cambria Math" w:cs="Arial"/>
                    </w:rPr>
                  </m:ctrlPr>
                </m:sSubPr>
                <m:e>
                  <m:sSubSup>
                    <m:sSubSupPr>
                      <m:ctrlPr>
                        <w:rPr>
                          <w:rFonts w:ascii="Cambria Math" w:hAnsi="Cambria Math" w:cs="Arial"/>
                        </w:rPr>
                      </m:ctrlPr>
                    </m:sSubSupPr>
                    <m:e>
                      <m:r>
                        <m:rPr>
                          <m:sty m:val="p"/>
                        </m:rPr>
                        <w:rPr>
                          <w:rFonts w:ascii="Cambria Math" w:hAnsi="Cambria Math"/>
                          <w:color w:val="111111"/>
                          <w:shd w:val="clear" w:color="auto" w:fill="FFFFFF"/>
                        </w:rPr>
                        <m:t>Σ</m:t>
                      </m:r>
                    </m:e>
                    <m:sub>
                      <m:r>
                        <w:rPr>
                          <w:rFonts w:ascii="Cambria Math" w:hAnsi="Cambria Math"/>
                        </w:rPr>
                        <m:t>t</m:t>
                      </m:r>
                      <m:r>
                        <m:rPr>
                          <m:sty m:val="p"/>
                        </m:rPr>
                        <w:rPr>
                          <w:rFonts w:ascii="Cambria Math" w:hAnsi="Cambria Math"/>
                        </w:rPr>
                        <m:t>=1</m:t>
                      </m:r>
                    </m:sub>
                    <m:sup>
                      <m:r>
                        <w:rPr>
                          <w:rFonts w:ascii="Cambria Math" w:hAnsi="Cambria Math"/>
                        </w:rPr>
                        <m:t>n</m:t>
                      </m:r>
                    </m:sup>
                  </m:sSubSup>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eastAsia="Microsoft JhengHei" w:hAnsi="Cambria Math"/>
                </w:rPr>
                <m:t xml:space="preserve"> </m:t>
              </m:r>
            </m:den>
          </m:f>
          <m:r>
            <m:rPr>
              <m:sty m:val="p"/>
            </m:rPr>
            <w:rPr>
              <w:rFonts w:ascii="Cambria Math" w:hAnsi="Cambria Math"/>
            </w:rPr>
            <m:t xml:space="preserve">  </m:t>
          </m:r>
        </m:oMath>
      </m:oMathPara>
    </w:p>
    <w:p w14:paraId="218C0C8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166"/>
        <w:gridCol w:w="418"/>
        <w:gridCol w:w="5660"/>
      </w:tblGrid>
      <w:tr w:rsidR="00D179D6" w:rsidRPr="00462199" w14:paraId="1512B579" w14:textId="77777777" w:rsidTr="0001343D">
        <w:tc>
          <w:tcPr>
            <w:tcW w:w="2166" w:type="dxa"/>
            <w:tcMar>
              <w:left w:w="108" w:type="dxa"/>
              <w:right w:w="108" w:type="dxa"/>
            </w:tcMar>
          </w:tcPr>
          <w:p w14:paraId="14C96CFD"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RP</m:t>
                    </m:r>
                  </m:e>
                  <m:sub>
                    <m:r>
                      <w:rPr>
                        <w:rFonts w:ascii="Cambria Math" w:hAnsi="Cambria Math"/>
                      </w:rPr>
                      <m:t>QV</m:t>
                    </m:r>
                    <m:r>
                      <m:rPr>
                        <m:sty m:val="p"/>
                      </m:rPr>
                      <w:rPr>
                        <w:rFonts w:ascii="Cambria Math" w:hAnsi="Cambria Math"/>
                      </w:rPr>
                      <m:t>,</m:t>
                    </m:r>
                    <m:r>
                      <w:rPr>
                        <w:rFonts w:ascii="Cambria Math" w:hAnsi="Cambria Math"/>
                      </w:rPr>
                      <m:t>m</m:t>
                    </m:r>
                  </m:sub>
                </m:sSub>
              </m:oMath>
            </m:oMathPara>
          </w:p>
        </w:tc>
        <w:tc>
          <w:tcPr>
            <w:tcW w:w="418" w:type="dxa"/>
            <w:tcMar>
              <w:left w:w="108" w:type="dxa"/>
              <w:right w:w="108" w:type="dxa"/>
            </w:tcMar>
          </w:tcPr>
          <w:p w14:paraId="0E66E680" w14:textId="77777777" w:rsidR="00D179D6" w:rsidRPr="00462199" w:rsidRDefault="00D179D6" w:rsidP="00986A4F">
            <w:pPr>
              <w:pStyle w:val="TableAshurst"/>
            </w:pPr>
            <w:r w:rsidRPr="00462199">
              <w:t>=</w:t>
            </w:r>
          </w:p>
        </w:tc>
        <w:tc>
          <w:tcPr>
            <w:tcW w:w="5660" w:type="dxa"/>
            <w:tcMar>
              <w:left w:w="108" w:type="dxa"/>
              <w:right w:w="108" w:type="dxa"/>
            </w:tcMar>
          </w:tcPr>
          <w:p w14:paraId="1CA58602" w14:textId="77777777" w:rsidR="00D179D6" w:rsidRPr="00462199" w:rsidRDefault="00D179D6" w:rsidP="00986A4F">
            <w:pPr>
              <w:pStyle w:val="TableAshurst"/>
            </w:pPr>
            <w:r w:rsidRPr="00462199">
              <w:t>Reference Price (</w:t>
            </w:r>
            <w:r w:rsidRPr="00462199">
              <w:rPr>
                <w:i/>
              </w:rPr>
              <w:t>£/MWh (HHV</w:t>
            </w:r>
            <w:r w:rsidRPr="00462199">
              <w:t>)) for Qualifying Volumes in the relevant Billing Period (</w:t>
            </w:r>
            <w:r w:rsidRPr="00462199">
              <w:rPr>
                <w:i/>
              </w:rPr>
              <w:t>m</w:t>
            </w:r>
            <w:r w:rsidRPr="00462199">
              <w:t>)</w:t>
            </w:r>
          </w:p>
        </w:tc>
      </w:tr>
      <w:tr w:rsidR="00D179D6" w:rsidRPr="00462199" w14:paraId="1C1D0E05" w14:textId="77777777" w:rsidTr="0001343D">
        <w:tc>
          <w:tcPr>
            <w:tcW w:w="2166" w:type="dxa"/>
            <w:tcMar>
              <w:left w:w="108" w:type="dxa"/>
              <w:right w:w="108" w:type="dxa"/>
            </w:tcMar>
          </w:tcPr>
          <w:p w14:paraId="09C8A606" w14:textId="77777777" w:rsidR="00D179D6" w:rsidRPr="00462199" w:rsidRDefault="00D179D6" w:rsidP="00986A4F">
            <w:pPr>
              <w:pStyle w:val="TableAshurst"/>
            </w:pPr>
            <m:oMathPara>
              <m:oMathParaPr>
                <m:jc m:val="left"/>
              </m:oMathParaPr>
              <m:oMath>
                <m:r>
                  <w:rPr>
                    <w:rFonts w:ascii="Cambria Math" w:hAnsi="Cambria Math"/>
                  </w:rPr>
                  <m:t>n</m:t>
                </m:r>
              </m:oMath>
            </m:oMathPara>
          </w:p>
        </w:tc>
        <w:tc>
          <w:tcPr>
            <w:tcW w:w="418" w:type="dxa"/>
            <w:tcMar>
              <w:left w:w="108" w:type="dxa"/>
              <w:right w:w="108" w:type="dxa"/>
            </w:tcMar>
          </w:tcPr>
          <w:p w14:paraId="7195D718" w14:textId="77777777" w:rsidR="00D179D6" w:rsidRPr="00462199" w:rsidRDefault="00D179D6" w:rsidP="00986A4F">
            <w:pPr>
              <w:pStyle w:val="TableAshurst"/>
            </w:pPr>
            <w:r w:rsidRPr="00462199">
              <w:t>=</w:t>
            </w:r>
          </w:p>
        </w:tc>
        <w:tc>
          <w:tcPr>
            <w:tcW w:w="5660" w:type="dxa"/>
            <w:tcMar>
              <w:left w:w="108" w:type="dxa"/>
              <w:right w:w="108" w:type="dxa"/>
            </w:tcMar>
          </w:tcPr>
          <w:p w14:paraId="1C69A649" w14:textId="77777777" w:rsidR="00D179D6" w:rsidRPr="00462199" w:rsidRDefault="00D179D6" w:rsidP="00986A4F">
            <w:pPr>
              <w:pStyle w:val="TableAshurst"/>
            </w:pPr>
            <w:r w:rsidRPr="00462199">
              <w:t>number of Relevant Offtakers in respect of Qualifying Volumes in the relevant Billing Period (</w:t>
            </w:r>
            <w:r w:rsidRPr="00462199">
              <w:rPr>
                <w:i/>
              </w:rPr>
              <w:t>m</w:t>
            </w:r>
            <w:r w:rsidRPr="00462199">
              <w:t>)</w:t>
            </w:r>
          </w:p>
        </w:tc>
      </w:tr>
      <w:tr w:rsidR="00D179D6" w:rsidRPr="00462199" w14:paraId="0FAE1CE4" w14:textId="77777777" w:rsidTr="0001343D">
        <w:tc>
          <w:tcPr>
            <w:tcW w:w="2166" w:type="dxa"/>
            <w:tcMar>
              <w:left w:w="108" w:type="dxa"/>
              <w:right w:w="108" w:type="dxa"/>
            </w:tcMar>
          </w:tcPr>
          <w:p w14:paraId="21AFA4F1" w14:textId="77777777" w:rsidR="00D179D6" w:rsidRPr="00462199" w:rsidRDefault="00D179D6" w:rsidP="00986A4F">
            <w:pPr>
              <w:pStyle w:val="TableAshurst"/>
            </w:pPr>
            <m:oMathPara>
              <m:oMathParaPr>
                <m:jc m:val="left"/>
              </m:oMathParaPr>
              <m:oMath>
                <m:r>
                  <w:rPr>
                    <w:rFonts w:ascii="Cambria Math" w:hAnsi="Cambria Math"/>
                  </w:rPr>
                  <w:lastRenderedPageBreak/>
                  <m:t>t</m:t>
                </m:r>
              </m:oMath>
            </m:oMathPara>
          </w:p>
        </w:tc>
        <w:tc>
          <w:tcPr>
            <w:tcW w:w="418" w:type="dxa"/>
            <w:tcMar>
              <w:left w:w="108" w:type="dxa"/>
              <w:right w:w="108" w:type="dxa"/>
            </w:tcMar>
          </w:tcPr>
          <w:p w14:paraId="6A578432" w14:textId="77777777" w:rsidR="00D179D6" w:rsidRPr="00462199" w:rsidRDefault="00D179D6" w:rsidP="00986A4F">
            <w:pPr>
              <w:pStyle w:val="TableAshurst"/>
            </w:pPr>
            <w:r w:rsidRPr="00462199">
              <w:t>=</w:t>
            </w:r>
          </w:p>
        </w:tc>
        <w:tc>
          <w:tcPr>
            <w:tcW w:w="5660" w:type="dxa"/>
            <w:tcMar>
              <w:left w:w="108" w:type="dxa"/>
              <w:right w:w="108" w:type="dxa"/>
            </w:tcMar>
          </w:tcPr>
          <w:p w14:paraId="3A77596A" w14:textId="77777777" w:rsidR="00D179D6" w:rsidRPr="00462199" w:rsidRDefault="00D179D6" w:rsidP="00986A4F">
            <w:pPr>
              <w:pStyle w:val="TableAshurst"/>
            </w:pPr>
            <w:r w:rsidRPr="00462199">
              <w:t>each Relevant Offtaker in respect of Qualifying Volumes in the relevant Billing Period (</w:t>
            </w:r>
            <w:r w:rsidRPr="00462199">
              <w:rPr>
                <w:i/>
              </w:rPr>
              <w:t>m</w:t>
            </w:r>
            <w:r w:rsidRPr="00462199">
              <w:t>)</w:t>
            </w:r>
          </w:p>
        </w:tc>
      </w:tr>
      <w:tr w:rsidR="00D179D6" w:rsidRPr="00462199" w14:paraId="22CCD62F" w14:textId="77777777" w:rsidTr="0001343D">
        <w:tc>
          <w:tcPr>
            <w:tcW w:w="2166" w:type="dxa"/>
            <w:tcMar>
              <w:left w:w="108" w:type="dxa"/>
              <w:right w:w="108" w:type="dxa"/>
            </w:tcMar>
          </w:tcPr>
          <w:p w14:paraId="25970117" w14:textId="77777777" w:rsidR="00D179D6" w:rsidRPr="00462199" w:rsidRDefault="00F47FCB" w:rsidP="00986A4F">
            <w:pPr>
              <w:pStyle w:val="TableAshurst"/>
            </w:pPr>
            <m:oMathPara>
              <m:oMathParaPr>
                <m:jc m:val="left"/>
              </m:oMathParaPr>
              <m:oMath>
                <m:sSub>
                  <m:sSubPr>
                    <m:ctrlPr>
                      <w:rPr>
                        <w:rFonts w:ascii="Cambria Math" w:hAnsi="Cambria Math" w:cs="Arial"/>
                      </w:rPr>
                    </m:ctrlPr>
                  </m:sSubPr>
                  <m:e>
                    <m:r>
                      <w:rPr>
                        <w:rFonts w:ascii="Cambria Math" w:hAnsi="Cambria Math"/>
                      </w:rPr>
                      <m:t>ASP</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18" w:type="dxa"/>
            <w:tcMar>
              <w:left w:w="108" w:type="dxa"/>
              <w:right w:w="108" w:type="dxa"/>
            </w:tcMar>
          </w:tcPr>
          <w:p w14:paraId="2D1193EB" w14:textId="77777777" w:rsidR="00D179D6" w:rsidRPr="00462199" w:rsidRDefault="00D179D6" w:rsidP="00986A4F">
            <w:pPr>
              <w:pStyle w:val="TableAshurst"/>
            </w:pPr>
            <w:r w:rsidRPr="00462199">
              <w:t>=</w:t>
            </w:r>
          </w:p>
        </w:tc>
        <w:tc>
          <w:tcPr>
            <w:tcW w:w="5660" w:type="dxa"/>
            <w:tcMar>
              <w:left w:w="108" w:type="dxa"/>
              <w:right w:w="108" w:type="dxa"/>
            </w:tcMar>
          </w:tcPr>
          <w:p w14:paraId="16645991" w14:textId="77777777" w:rsidR="00D179D6" w:rsidRPr="00462199" w:rsidRDefault="00D179D6" w:rsidP="00986A4F">
            <w:pPr>
              <w:pStyle w:val="TableAshurst"/>
            </w:pPr>
            <w:r w:rsidRPr="00462199">
              <w:t>Achieved Sales Price (</w:t>
            </w:r>
            <w:r w:rsidRPr="00462199">
              <w:rPr>
                <w:i/>
              </w:rPr>
              <w:t xml:space="preserve">£/MWh </w:t>
            </w:r>
            <w:r w:rsidRPr="00462199">
              <w:t>(</w:t>
            </w:r>
            <w:r w:rsidRPr="00462199">
              <w:rPr>
                <w:i/>
              </w:rPr>
              <w:t>HHV</w:t>
            </w:r>
            <w:r w:rsidRPr="00462199">
              <w:t>)) for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1FFA0244" w14:textId="77777777" w:rsidTr="0001343D">
        <w:tc>
          <w:tcPr>
            <w:tcW w:w="2166" w:type="dxa"/>
            <w:tcMar>
              <w:left w:w="108" w:type="dxa"/>
              <w:right w:w="108" w:type="dxa"/>
            </w:tcMar>
          </w:tcPr>
          <w:p w14:paraId="27419FFE" w14:textId="77777777" w:rsidR="00D179D6" w:rsidRPr="00462199" w:rsidRDefault="00F47FCB" w:rsidP="00986A4F">
            <w:pPr>
              <w:pStyle w:val="TableAshurst"/>
            </w:pPr>
            <m:oMathPara>
              <m:oMathParaPr>
                <m:jc m:val="left"/>
              </m:oMathParaPr>
              <m:oMath>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18" w:type="dxa"/>
            <w:tcMar>
              <w:left w:w="108" w:type="dxa"/>
              <w:right w:w="108" w:type="dxa"/>
            </w:tcMar>
          </w:tcPr>
          <w:p w14:paraId="1BA3A1BA" w14:textId="77777777" w:rsidR="00D179D6" w:rsidRPr="00462199" w:rsidRDefault="00D179D6" w:rsidP="00986A4F">
            <w:pPr>
              <w:pStyle w:val="TableAshurst"/>
            </w:pPr>
            <w:r w:rsidRPr="00462199">
              <w:t>=</w:t>
            </w:r>
          </w:p>
        </w:tc>
        <w:tc>
          <w:tcPr>
            <w:tcW w:w="5660" w:type="dxa"/>
            <w:tcMar>
              <w:left w:w="108" w:type="dxa"/>
              <w:right w:w="108" w:type="dxa"/>
            </w:tcMar>
          </w:tcPr>
          <w:p w14:paraId="6F8016DD" w14:textId="77777777" w:rsidR="00D179D6" w:rsidRPr="00462199" w:rsidRDefault="00D179D6" w:rsidP="00986A4F">
            <w:pPr>
              <w:pStyle w:val="TableAshurst"/>
            </w:pPr>
            <w:r w:rsidRPr="00462199">
              <w:t>Floor Price (</w:t>
            </w:r>
            <w:r w:rsidRPr="00462199">
              <w:rPr>
                <w:i/>
              </w:rPr>
              <w:t xml:space="preserve">£/MWh </w:t>
            </w:r>
            <w:r w:rsidRPr="00462199">
              <w:t>(</w:t>
            </w:r>
            <w:r w:rsidRPr="00462199">
              <w:rPr>
                <w:i/>
              </w:rPr>
              <w:t>HHV</w:t>
            </w:r>
            <w:r w:rsidRPr="00462199">
              <w:t>)) that applies to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5681B8CD" w14:textId="77777777" w:rsidTr="0001343D">
        <w:tc>
          <w:tcPr>
            <w:tcW w:w="2166" w:type="dxa"/>
            <w:tcMar>
              <w:left w:w="108" w:type="dxa"/>
              <w:right w:w="108" w:type="dxa"/>
            </w:tcMar>
          </w:tcPr>
          <w:p w14:paraId="5535A66C"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18" w:type="dxa"/>
            <w:tcMar>
              <w:left w:w="108" w:type="dxa"/>
              <w:right w:w="108" w:type="dxa"/>
            </w:tcMar>
          </w:tcPr>
          <w:p w14:paraId="063E4E29" w14:textId="77777777" w:rsidR="00D179D6" w:rsidRPr="00462199" w:rsidRDefault="00D179D6" w:rsidP="00986A4F">
            <w:pPr>
              <w:pStyle w:val="TableAshurst"/>
            </w:pPr>
            <w:r w:rsidRPr="00462199">
              <w:t>=</w:t>
            </w:r>
          </w:p>
        </w:tc>
        <w:tc>
          <w:tcPr>
            <w:tcW w:w="5660" w:type="dxa"/>
            <w:tcMar>
              <w:left w:w="108" w:type="dxa"/>
              <w:right w:w="108" w:type="dxa"/>
            </w:tcMar>
          </w:tcPr>
          <w:p w14:paraId="1F4934F7" w14:textId="77777777" w:rsidR="00D179D6" w:rsidRPr="00462199" w:rsidRDefault="00D179D6" w:rsidP="00986A4F">
            <w:pPr>
              <w:pStyle w:val="TableAshurst"/>
            </w:pPr>
            <w:r w:rsidRPr="00462199">
              <w:t>Invoiced Volume to Relevant Offtaker (</w:t>
            </w:r>
            <w:r w:rsidRPr="00462199">
              <w:rPr>
                <w:i/>
              </w:rPr>
              <w:t>MWh</w:t>
            </w:r>
            <w:r w:rsidRPr="00462199">
              <w:t xml:space="preserve"> (</w:t>
            </w:r>
            <w:r w:rsidRPr="00462199">
              <w:rPr>
                <w:i/>
              </w:rPr>
              <w:t>HHV</w:t>
            </w:r>
            <w:r w:rsidRPr="00462199">
              <w:t>)) for each Relevant Offtaker (</w:t>
            </w:r>
            <w:r w:rsidRPr="00462199">
              <w:rPr>
                <w:i/>
              </w:rPr>
              <w:t>t</w:t>
            </w:r>
            <w:r w:rsidRPr="00462199">
              <w:t>) in respect of Qualifying Volumes relating to the Relevant Invoiced Amount in the relevant Billing Period (</w:t>
            </w:r>
            <w:r w:rsidRPr="00462199">
              <w:rPr>
                <w:i/>
              </w:rPr>
              <w:t>m</w:t>
            </w:r>
            <w:r w:rsidRPr="00462199">
              <w:t>)</w:t>
            </w:r>
          </w:p>
        </w:tc>
      </w:tr>
      <w:tr w:rsidR="00D179D6" w:rsidRPr="00462199" w14:paraId="18E2A6CC" w14:textId="77777777" w:rsidTr="0001343D">
        <w:tc>
          <w:tcPr>
            <w:tcW w:w="2166" w:type="dxa"/>
            <w:tcMar>
              <w:left w:w="108" w:type="dxa"/>
              <w:right w:w="108" w:type="dxa"/>
            </w:tcMar>
          </w:tcPr>
          <w:p w14:paraId="499B7ED7" w14:textId="77777777" w:rsidR="00D179D6" w:rsidRPr="00462199" w:rsidRDefault="00F47FCB" w:rsidP="00986A4F">
            <w:pPr>
              <w:pStyle w:val="TableAshurst"/>
            </w:pPr>
            <m:oMathPara>
              <m:oMathParaPr>
                <m:jc m:val="left"/>
              </m:oMathParaPr>
              <m:oMath>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sub>
                    </m:sSub>
                  </m:e>
                </m:nary>
              </m:oMath>
            </m:oMathPara>
          </w:p>
        </w:tc>
        <w:tc>
          <w:tcPr>
            <w:tcW w:w="418" w:type="dxa"/>
            <w:tcMar>
              <w:left w:w="108" w:type="dxa"/>
              <w:right w:w="108" w:type="dxa"/>
            </w:tcMar>
          </w:tcPr>
          <w:p w14:paraId="6D5DED4C" w14:textId="77777777" w:rsidR="00D179D6" w:rsidRPr="00462199" w:rsidRDefault="00D179D6" w:rsidP="00986A4F">
            <w:pPr>
              <w:pStyle w:val="TableAshurst"/>
            </w:pPr>
            <w:r w:rsidRPr="00462199">
              <w:t>=</w:t>
            </w:r>
          </w:p>
        </w:tc>
        <w:tc>
          <w:tcPr>
            <w:tcW w:w="5660" w:type="dxa"/>
            <w:tcMar>
              <w:left w:w="108" w:type="dxa"/>
              <w:right w:w="108" w:type="dxa"/>
            </w:tcMar>
          </w:tcPr>
          <w:p w14:paraId="47656BBA" w14:textId="77777777" w:rsidR="00D179D6" w:rsidRPr="00462199" w:rsidRDefault="00D179D6" w:rsidP="00986A4F">
            <w:pPr>
              <w:pStyle w:val="TableAshurst"/>
            </w:pPr>
            <w:r w:rsidRPr="00462199">
              <w:t>sum of Invoiced Volume to Relevant Offtaker (</w:t>
            </w:r>
            <w:r w:rsidRPr="00462199">
              <w:rPr>
                <w:i/>
              </w:rPr>
              <w:t>MWh</w:t>
            </w:r>
            <w:r w:rsidRPr="00462199">
              <w:t xml:space="preserve"> (</w:t>
            </w:r>
            <w:r w:rsidRPr="00462199">
              <w:rPr>
                <w:i/>
              </w:rPr>
              <w:t>HHV</w:t>
            </w:r>
            <w:r w:rsidRPr="00462199">
              <w:t>)) for each Relevant Offtaker (</w:t>
            </w:r>
            <w:r w:rsidRPr="00462199">
              <w:rPr>
                <w:i/>
              </w:rPr>
              <w:t>t</w:t>
            </w:r>
            <w:r w:rsidRPr="00462199">
              <w:t>) in respect of Qualifying Volumes relating to the Relevant Invoiced Amount in the relevant Billing Period (</w:t>
            </w:r>
            <w:r w:rsidRPr="00462199">
              <w:rPr>
                <w:i/>
              </w:rPr>
              <w:t>m</w:t>
            </w:r>
            <w:r w:rsidRPr="00462199">
              <w:t>)</w:t>
            </w:r>
          </w:p>
        </w:tc>
      </w:tr>
    </w:tbl>
    <w:p w14:paraId="4A25ACFC" w14:textId="77777777" w:rsidR="00D179D6" w:rsidRPr="00462199" w:rsidRDefault="00D179D6" w:rsidP="005B3BB9">
      <w:pPr>
        <w:pStyle w:val="H2Ashurst"/>
      </w:pPr>
      <w:bookmarkStart w:id="3144" w:name="_Ref144113414"/>
      <w:r w:rsidRPr="00462199">
        <w:t xml:space="preserve">The </w:t>
      </w:r>
      <w:r w:rsidRPr="00462199">
        <w:rPr>
          <w:b/>
        </w:rPr>
        <w:t>"Reference Price for Non-Qualifying Volumes"</w:t>
      </w:r>
      <w:r w:rsidRPr="00462199">
        <w:t xml:space="preserve"> shall be calculated as follows:</w:t>
      </w:r>
      <w:bookmarkEnd w:id="3144"/>
    </w:p>
    <w:p w14:paraId="226A2753" w14:textId="77777777" w:rsidR="00D179D6" w:rsidRPr="00462199" w:rsidRDefault="00F47FCB" w:rsidP="00986A4F">
      <w:pPr>
        <w:pStyle w:val="NormalAshurst"/>
      </w:pPr>
      <m:oMathPara>
        <m:oMath>
          <m:sSub>
            <m:sSubPr>
              <m:ctrlPr>
                <w:rPr>
                  <w:rFonts w:ascii="Cambria Math" w:hAnsi="Cambria Math" w:cs="Arial"/>
                </w:rPr>
              </m:ctrlPr>
            </m:sSubPr>
            <m:e>
              <m:r>
                <w:rPr>
                  <w:rFonts w:ascii="Cambria Math" w:hAnsi="Cambria Math"/>
                </w:rPr>
                <m:t>RP</m:t>
              </m:r>
            </m:e>
            <m:sub>
              <m:r>
                <w:rPr>
                  <w:rFonts w:ascii="Cambria Math" w:hAnsi="Cambria Math"/>
                </w:rPr>
                <m:t>NQV</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cs="Arial"/>
                  <w:lang w:eastAsia="en-US"/>
                </w:rPr>
              </m:ctrlPr>
            </m:fPr>
            <m:num>
              <m:sSubSup>
                <m:sSubSupPr>
                  <m:ctrlPr>
                    <w:rPr>
                      <w:rFonts w:ascii="Cambria Math" w:hAnsi="Cambria Math" w:cs="Arial"/>
                    </w:rPr>
                  </m:ctrlPr>
                </m:sSubSupPr>
                <m:e>
                  <m:r>
                    <m:rPr>
                      <m:sty m:val="p"/>
                    </m:rPr>
                    <w:rPr>
                      <w:rFonts w:ascii="Cambria Math" w:hAnsi="Cambria Math"/>
                    </w:rPr>
                    <m:t>∑</m:t>
                  </m:r>
                </m:e>
                <m:sub>
                  <m:r>
                    <w:rPr>
                      <w:rFonts w:ascii="Cambria Math" w:hAnsi="Cambria Math"/>
                    </w:rPr>
                    <m:t>t</m:t>
                  </m:r>
                  <m:r>
                    <m:rPr>
                      <m:sty m:val="p"/>
                    </m:rPr>
                    <w:rPr>
                      <w:rFonts w:ascii="Cambria Math" w:hAnsi="Cambria Math"/>
                    </w:rPr>
                    <m:t>=1</m:t>
                  </m:r>
                </m:sub>
                <m:sup>
                  <m:r>
                    <w:rPr>
                      <w:rFonts w:ascii="Cambria Math" w:hAnsi="Cambria Math"/>
                    </w:rPr>
                    <m:t>n</m:t>
                  </m:r>
                </m:sup>
              </m:sSubSup>
              <m:sSub>
                <m:sSubPr>
                  <m:ctrlPr>
                    <w:rPr>
                      <w:rFonts w:ascii="Cambria Math" w:hAnsi="Cambria Math" w:cs="Arial"/>
                    </w:rPr>
                  </m:ctrlPr>
                </m:sSubPr>
                <m:e>
                  <m:r>
                    <w:rPr>
                      <w:rFonts w:ascii="Cambria Math" w:hAnsi="Cambria Math"/>
                    </w:rPr>
                    <m:t>MAX</m:t>
                  </m:r>
                  <m:r>
                    <m:rPr>
                      <m:sty m:val="p"/>
                    </m:rPr>
                    <w:rPr>
                      <w:rFonts w:ascii="Cambria Math" w:hAnsi="Cambria Math"/>
                    </w:rPr>
                    <m:t>(</m:t>
                  </m:r>
                  <m:r>
                    <w:rPr>
                      <w:rFonts w:ascii="Cambria Math" w:hAnsi="Cambria Math"/>
                    </w:rPr>
                    <m:t>ASP</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SP</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num>
            <m:den>
              <m:sSub>
                <m:sSubPr>
                  <m:ctrlPr>
                    <w:rPr>
                      <w:rFonts w:ascii="Cambria Math" w:hAnsi="Cambria Math" w:cs="Arial"/>
                    </w:rPr>
                  </m:ctrlPr>
                </m:sSubPr>
                <m:e>
                  <m:sSubSup>
                    <m:sSubSupPr>
                      <m:ctrlPr>
                        <w:rPr>
                          <w:rFonts w:ascii="Cambria Math" w:hAnsi="Cambria Math" w:cs="Arial"/>
                        </w:rPr>
                      </m:ctrlPr>
                    </m:sSubSupPr>
                    <m:e>
                      <m:r>
                        <m:rPr>
                          <m:sty m:val="p"/>
                        </m:rPr>
                        <w:rPr>
                          <w:rFonts w:ascii="Cambria Math" w:hAnsi="Cambria Math"/>
                          <w:color w:val="111111"/>
                          <w:shd w:val="clear" w:color="auto" w:fill="FFFFFF"/>
                        </w:rPr>
                        <m:t>Σ</m:t>
                      </m:r>
                    </m:e>
                    <m:sub>
                      <m:r>
                        <w:rPr>
                          <w:rFonts w:ascii="Cambria Math" w:hAnsi="Cambria Math"/>
                        </w:rPr>
                        <m:t>t</m:t>
                      </m:r>
                      <m:r>
                        <m:rPr>
                          <m:sty m:val="p"/>
                        </m:rPr>
                        <w:rPr>
                          <w:rFonts w:ascii="Cambria Math" w:hAnsi="Cambria Math"/>
                        </w:rPr>
                        <m:t>=1</m:t>
                      </m:r>
                    </m:sub>
                    <m:sup>
                      <m:r>
                        <w:rPr>
                          <w:rFonts w:ascii="Cambria Math" w:hAnsi="Cambria Math"/>
                        </w:rPr>
                        <m:t>n</m:t>
                      </m:r>
                    </m:sup>
                  </m:sSubSup>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eastAsia="Microsoft JhengHei" w:hAnsi="Cambria Math"/>
                </w:rPr>
                <m:t xml:space="preserve"> </m:t>
              </m:r>
            </m:den>
          </m:f>
        </m:oMath>
      </m:oMathPara>
    </w:p>
    <w:p w14:paraId="5D736495"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200"/>
        <w:gridCol w:w="417"/>
        <w:gridCol w:w="5627"/>
      </w:tblGrid>
      <w:tr w:rsidR="00D179D6" w:rsidRPr="00462199" w14:paraId="22D0C642" w14:textId="77777777" w:rsidTr="0001343D">
        <w:tc>
          <w:tcPr>
            <w:tcW w:w="2200" w:type="dxa"/>
            <w:tcMar>
              <w:left w:w="108" w:type="dxa"/>
              <w:right w:w="108" w:type="dxa"/>
            </w:tcMar>
          </w:tcPr>
          <w:p w14:paraId="2EE68245"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RP</m:t>
                    </m:r>
                  </m:e>
                  <m:sub>
                    <m:r>
                      <w:rPr>
                        <w:rFonts w:ascii="Cambria Math" w:hAnsi="Cambria Math"/>
                      </w:rPr>
                      <m:t>NQV</m:t>
                    </m:r>
                    <m:r>
                      <m:rPr>
                        <m:sty m:val="p"/>
                      </m:rPr>
                      <w:rPr>
                        <w:rFonts w:ascii="Cambria Math" w:hAnsi="Cambria Math"/>
                      </w:rPr>
                      <m:t>,</m:t>
                    </m:r>
                    <m:r>
                      <w:rPr>
                        <w:rFonts w:ascii="Cambria Math" w:hAnsi="Cambria Math"/>
                      </w:rPr>
                      <m:t>m</m:t>
                    </m:r>
                  </m:sub>
                </m:sSub>
              </m:oMath>
            </m:oMathPara>
          </w:p>
        </w:tc>
        <w:tc>
          <w:tcPr>
            <w:tcW w:w="417" w:type="dxa"/>
            <w:tcMar>
              <w:left w:w="108" w:type="dxa"/>
              <w:right w:w="108" w:type="dxa"/>
            </w:tcMar>
          </w:tcPr>
          <w:p w14:paraId="5C20583F" w14:textId="77777777" w:rsidR="00D179D6" w:rsidRPr="00462199" w:rsidRDefault="00D179D6" w:rsidP="00986A4F">
            <w:pPr>
              <w:pStyle w:val="TableAshurst"/>
            </w:pPr>
            <w:r w:rsidRPr="00462199">
              <w:t>=</w:t>
            </w:r>
          </w:p>
        </w:tc>
        <w:tc>
          <w:tcPr>
            <w:tcW w:w="5627" w:type="dxa"/>
            <w:tcMar>
              <w:left w:w="108" w:type="dxa"/>
              <w:right w:w="108" w:type="dxa"/>
            </w:tcMar>
          </w:tcPr>
          <w:p w14:paraId="5FE65827" w14:textId="77777777" w:rsidR="00D179D6" w:rsidRPr="00462199" w:rsidRDefault="00D179D6" w:rsidP="00986A4F">
            <w:pPr>
              <w:pStyle w:val="TableAshurst"/>
            </w:pPr>
            <w:r w:rsidRPr="00462199">
              <w:t>Reference Price (</w:t>
            </w:r>
            <w:r w:rsidRPr="00462199">
              <w:rPr>
                <w:i/>
              </w:rPr>
              <w:t>£/MWh (HHV</w:t>
            </w:r>
            <w:r w:rsidRPr="00462199">
              <w:t>)) for Non-Qualifying Volumes in the relevant Billing Period (</w:t>
            </w:r>
            <w:r w:rsidRPr="00462199">
              <w:rPr>
                <w:i/>
              </w:rPr>
              <w:t>m</w:t>
            </w:r>
            <w:r w:rsidRPr="00462199">
              <w:t>)</w:t>
            </w:r>
          </w:p>
        </w:tc>
      </w:tr>
      <w:tr w:rsidR="00D179D6" w:rsidRPr="00462199" w14:paraId="35331272" w14:textId="77777777" w:rsidTr="0001343D">
        <w:tc>
          <w:tcPr>
            <w:tcW w:w="2200" w:type="dxa"/>
            <w:tcMar>
              <w:left w:w="108" w:type="dxa"/>
              <w:right w:w="108" w:type="dxa"/>
            </w:tcMar>
          </w:tcPr>
          <w:p w14:paraId="3E528FA5" w14:textId="77777777" w:rsidR="00D179D6" w:rsidRPr="00462199" w:rsidRDefault="00D179D6" w:rsidP="00986A4F">
            <w:pPr>
              <w:pStyle w:val="TableAshurst"/>
            </w:pPr>
            <m:oMathPara>
              <m:oMathParaPr>
                <m:jc m:val="left"/>
              </m:oMathParaPr>
              <m:oMath>
                <m:r>
                  <w:rPr>
                    <w:rFonts w:ascii="Cambria Math" w:hAnsi="Cambria Math"/>
                  </w:rPr>
                  <m:t>n</m:t>
                </m:r>
              </m:oMath>
            </m:oMathPara>
          </w:p>
        </w:tc>
        <w:tc>
          <w:tcPr>
            <w:tcW w:w="417" w:type="dxa"/>
            <w:tcMar>
              <w:left w:w="108" w:type="dxa"/>
              <w:right w:w="108" w:type="dxa"/>
            </w:tcMar>
          </w:tcPr>
          <w:p w14:paraId="005D733A" w14:textId="77777777" w:rsidR="00D179D6" w:rsidRPr="00462199" w:rsidRDefault="00D179D6" w:rsidP="00986A4F">
            <w:pPr>
              <w:pStyle w:val="TableAshurst"/>
            </w:pPr>
            <w:r w:rsidRPr="00462199">
              <w:t>=</w:t>
            </w:r>
          </w:p>
        </w:tc>
        <w:tc>
          <w:tcPr>
            <w:tcW w:w="5627" w:type="dxa"/>
            <w:tcMar>
              <w:left w:w="108" w:type="dxa"/>
              <w:right w:w="108" w:type="dxa"/>
            </w:tcMar>
          </w:tcPr>
          <w:p w14:paraId="1C1A3A16" w14:textId="77777777" w:rsidR="00D179D6" w:rsidRPr="00462199" w:rsidRDefault="00D179D6" w:rsidP="00986A4F">
            <w:pPr>
              <w:pStyle w:val="TableAshurst"/>
            </w:pPr>
            <w:r w:rsidRPr="00462199">
              <w:t>number of Relevant Offtakers in respect of Non-Qualifying Volumes in the relevant Billing Period (</w:t>
            </w:r>
            <w:r w:rsidRPr="00462199">
              <w:rPr>
                <w:i/>
              </w:rPr>
              <w:t>m</w:t>
            </w:r>
            <w:r w:rsidRPr="00462199">
              <w:t>)</w:t>
            </w:r>
          </w:p>
        </w:tc>
      </w:tr>
      <w:tr w:rsidR="00D179D6" w:rsidRPr="00462199" w14:paraId="1573F066" w14:textId="77777777" w:rsidTr="0001343D">
        <w:tc>
          <w:tcPr>
            <w:tcW w:w="2200" w:type="dxa"/>
            <w:tcMar>
              <w:left w:w="108" w:type="dxa"/>
              <w:right w:w="108" w:type="dxa"/>
            </w:tcMar>
          </w:tcPr>
          <w:p w14:paraId="035766FA" w14:textId="77777777" w:rsidR="00D179D6" w:rsidRPr="00462199" w:rsidRDefault="00D179D6" w:rsidP="00986A4F">
            <w:pPr>
              <w:pStyle w:val="TableAshurst"/>
            </w:pPr>
            <m:oMathPara>
              <m:oMathParaPr>
                <m:jc m:val="left"/>
              </m:oMathParaPr>
              <m:oMath>
                <m:r>
                  <w:rPr>
                    <w:rFonts w:ascii="Cambria Math" w:hAnsi="Cambria Math"/>
                  </w:rPr>
                  <m:t>t</m:t>
                </m:r>
              </m:oMath>
            </m:oMathPara>
          </w:p>
        </w:tc>
        <w:tc>
          <w:tcPr>
            <w:tcW w:w="417" w:type="dxa"/>
            <w:tcMar>
              <w:left w:w="108" w:type="dxa"/>
              <w:right w:w="108" w:type="dxa"/>
            </w:tcMar>
          </w:tcPr>
          <w:p w14:paraId="4B1623D7" w14:textId="77777777" w:rsidR="00D179D6" w:rsidRPr="00462199" w:rsidRDefault="00D179D6" w:rsidP="00986A4F">
            <w:pPr>
              <w:pStyle w:val="TableAshurst"/>
            </w:pPr>
            <w:r w:rsidRPr="00462199">
              <w:t>=</w:t>
            </w:r>
          </w:p>
        </w:tc>
        <w:tc>
          <w:tcPr>
            <w:tcW w:w="5627" w:type="dxa"/>
            <w:tcMar>
              <w:left w:w="108" w:type="dxa"/>
              <w:right w:w="108" w:type="dxa"/>
            </w:tcMar>
          </w:tcPr>
          <w:p w14:paraId="2B69D097" w14:textId="77777777" w:rsidR="00D179D6" w:rsidRPr="00462199" w:rsidRDefault="00D179D6" w:rsidP="00986A4F">
            <w:pPr>
              <w:pStyle w:val="TableAshurst"/>
            </w:pPr>
            <w:r w:rsidRPr="00462199">
              <w:t>each Relevant Offtaker in respect of Non-Qualifying Volumes in the relevant Billing Period (</w:t>
            </w:r>
            <w:r w:rsidRPr="00462199">
              <w:rPr>
                <w:i/>
              </w:rPr>
              <w:t>m</w:t>
            </w:r>
            <w:r w:rsidRPr="00462199">
              <w:t>)</w:t>
            </w:r>
          </w:p>
        </w:tc>
      </w:tr>
      <w:tr w:rsidR="00D179D6" w:rsidRPr="00462199" w14:paraId="1D175D81" w14:textId="77777777" w:rsidTr="0001343D">
        <w:tc>
          <w:tcPr>
            <w:tcW w:w="2200" w:type="dxa"/>
            <w:tcMar>
              <w:left w:w="108" w:type="dxa"/>
              <w:right w:w="108" w:type="dxa"/>
            </w:tcMar>
          </w:tcPr>
          <w:p w14:paraId="1BDA2DBB"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ASP</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17" w:type="dxa"/>
            <w:tcMar>
              <w:left w:w="108" w:type="dxa"/>
              <w:right w:w="108" w:type="dxa"/>
            </w:tcMar>
          </w:tcPr>
          <w:p w14:paraId="1C192D03" w14:textId="77777777" w:rsidR="00D179D6" w:rsidRPr="00462199" w:rsidRDefault="00D179D6" w:rsidP="00986A4F">
            <w:pPr>
              <w:pStyle w:val="TableAshurst"/>
            </w:pPr>
            <w:r w:rsidRPr="00462199">
              <w:t>=</w:t>
            </w:r>
          </w:p>
        </w:tc>
        <w:tc>
          <w:tcPr>
            <w:tcW w:w="5627" w:type="dxa"/>
            <w:tcMar>
              <w:left w:w="108" w:type="dxa"/>
              <w:right w:w="108" w:type="dxa"/>
            </w:tcMar>
          </w:tcPr>
          <w:p w14:paraId="0CE089E9" w14:textId="77777777" w:rsidR="00D179D6" w:rsidRPr="00462199" w:rsidRDefault="00D179D6" w:rsidP="00986A4F">
            <w:pPr>
              <w:pStyle w:val="TableAshurst"/>
            </w:pPr>
            <w:r w:rsidRPr="00462199">
              <w:t>Achieved Sales Price (</w:t>
            </w:r>
            <w:r w:rsidRPr="00462199">
              <w:rPr>
                <w:i/>
              </w:rPr>
              <w:t xml:space="preserve">£/MWh </w:t>
            </w:r>
            <w:r w:rsidRPr="00462199">
              <w:t>(</w:t>
            </w:r>
            <w:r w:rsidRPr="00462199">
              <w:rPr>
                <w:i/>
              </w:rPr>
              <w:t>HHV</w:t>
            </w:r>
            <w:r w:rsidRPr="00462199">
              <w:t>)) for each Relevant Offtaker (</w:t>
            </w:r>
            <w:r w:rsidRPr="00462199">
              <w:rPr>
                <w:i/>
              </w:rPr>
              <w:t>t</w:t>
            </w:r>
            <w:r w:rsidRPr="00462199">
              <w:t>) in respect of Non-Qualifying Volumes in the relevant Billing Period (</w:t>
            </w:r>
            <w:r w:rsidRPr="00462199">
              <w:rPr>
                <w:i/>
              </w:rPr>
              <w:t>m</w:t>
            </w:r>
            <w:r w:rsidRPr="00462199">
              <w:t>)</w:t>
            </w:r>
          </w:p>
        </w:tc>
      </w:tr>
      <w:tr w:rsidR="00D179D6" w:rsidRPr="00462199" w14:paraId="338E9B55" w14:textId="77777777" w:rsidTr="0001343D">
        <w:tc>
          <w:tcPr>
            <w:tcW w:w="2200" w:type="dxa"/>
            <w:tcMar>
              <w:left w:w="108" w:type="dxa"/>
              <w:right w:w="108" w:type="dxa"/>
            </w:tcMar>
          </w:tcPr>
          <w:p w14:paraId="246AD7A3"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SP</m:t>
                    </m:r>
                  </m:e>
                  <m:sub>
                    <m:r>
                      <w:rPr>
                        <w:rFonts w:ascii="Cambria Math" w:hAnsi="Cambria Math"/>
                      </w:rPr>
                      <m:t>m</m:t>
                    </m:r>
                  </m:sub>
                </m:sSub>
              </m:oMath>
            </m:oMathPara>
          </w:p>
        </w:tc>
        <w:tc>
          <w:tcPr>
            <w:tcW w:w="417" w:type="dxa"/>
            <w:tcMar>
              <w:left w:w="108" w:type="dxa"/>
              <w:right w:w="108" w:type="dxa"/>
            </w:tcMar>
          </w:tcPr>
          <w:p w14:paraId="31DF3D6A" w14:textId="77777777" w:rsidR="00D179D6" w:rsidRPr="00462199" w:rsidRDefault="00D179D6" w:rsidP="00986A4F">
            <w:pPr>
              <w:pStyle w:val="TableAshurst"/>
            </w:pPr>
            <w:r w:rsidRPr="00462199">
              <w:t>=</w:t>
            </w:r>
          </w:p>
        </w:tc>
        <w:tc>
          <w:tcPr>
            <w:tcW w:w="5627" w:type="dxa"/>
            <w:tcMar>
              <w:left w:w="108" w:type="dxa"/>
              <w:right w:w="108" w:type="dxa"/>
            </w:tcMar>
          </w:tcPr>
          <w:p w14:paraId="5C43E3FF" w14:textId="77777777" w:rsidR="00D179D6" w:rsidRPr="00462199" w:rsidRDefault="00D179D6" w:rsidP="00986A4F">
            <w:pPr>
              <w:pStyle w:val="TableAshurst"/>
            </w:pPr>
            <w:r w:rsidRPr="00462199">
              <w:t>Strike Price (</w:t>
            </w:r>
            <w:r w:rsidRPr="00462199">
              <w:rPr>
                <w:i/>
              </w:rPr>
              <w:t xml:space="preserve">£/MWh </w:t>
            </w:r>
            <w:r w:rsidRPr="00462199">
              <w:t>(</w:t>
            </w:r>
            <w:r w:rsidRPr="00462199">
              <w:rPr>
                <w:i/>
              </w:rPr>
              <w:t>HHV</w:t>
            </w:r>
            <w:r w:rsidRPr="00462199">
              <w:t>)) that applies in the relevant Billing Period (</w:t>
            </w:r>
            <w:r w:rsidRPr="00462199">
              <w:rPr>
                <w:i/>
              </w:rPr>
              <w:t>m</w:t>
            </w:r>
            <w:r w:rsidRPr="00462199">
              <w:t>)</w:t>
            </w:r>
          </w:p>
        </w:tc>
      </w:tr>
      <w:tr w:rsidR="00D179D6" w:rsidRPr="00462199" w14:paraId="08F1FB97" w14:textId="77777777" w:rsidTr="0001343D">
        <w:tc>
          <w:tcPr>
            <w:tcW w:w="2200" w:type="dxa"/>
            <w:tcMar>
              <w:left w:w="108" w:type="dxa"/>
              <w:right w:w="108" w:type="dxa"/>
            </w:tcMar>
          </w:tcPr>
          <w:p w14:paraId="00E9E2BA"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17" w:type="dxa"/>
            <w:tcMar>
              <w:left w:w="108" w:type="dxa"/>
              <w:right w:w="108" w:type="dxa"/>
            </w:tcMar>
          </w:tcPr>
          <w:p w14:paraId="27AB9AB1" w14:textId="77777777" w:rsidR="00D179D6" w:rsidRPr="00462199" w:rsidRDefault="00D179D6" w:rsidP="00986A4F">
            <w:pPr>
              <w:pStyle w:val="TableAshurst"/>
            </w:pPr>
            <w:r w:rsidRPr="00462199">
              <w:t>=</w:t>
            </w:r>
          </w:p>
        </w:tc>
        <w:tc>
          <w:tcPr>
            <w:tcW w:w="5627" w:type="dxa"/>
            <w:tcMar>
              <w:left w:w="108" w:type="dxa"/>
              <w:right w:w="108" w:type="dxa"/>
            </w:tcMar>
          </w:tcPr>
          <w:p w14:paraId="7D5A36B7" w14:textId="77777777" w:rsidR="00D179D6" w:rsidRPr="00462199" w:rsidRDefault="00D179D6" w:rsidP="00986A4F">
            <w:pPr>
              <w:pStyle w:val="TableAshurst"/>
            </w:pPr>
            <w:r w:rsidRPr="00462199">
              <w:t>Invoiced Volume to Relevant Offtaker (</w:t>
            </w:r>
            <w:r w:rsidRPr="00462199">
              <w:rPr>
                <w:i/>
              </w:rPr>
              <w:t>MWh</w:t>
            </w:r>
            <w:r w:rsidRPr="00462199">
              <w:t xml:space="preserve"> (</w:t>
            </w:r>
            <w:r w:rsidRPr="00462199">
              <w:rPr>
                <w:i/>
              </w:rPr>
              <w:t>HHV</w:t>
            </w:r>
            <w:r w:rsidRPr="00462199">
              <w:t>)) for each Relevant Offtaker (</w:t>
            </w:r>
            <w:r w:rsidRPr="00462199">
              <w:rPr>
                <w:i/>
              </w:rPr>
              <w:t>t</w:t>
            </w:r>
            <w:r w:rsidRPr="00462199">
              <w:t>) in respect of Non-Qualifying Volumes relating to the Relevant Invoiced Amount in the relevant Billing Period (</w:t>
            </w:r>
            <w:r w:rsidRPr="00462199">
              <w:rPr>
                <w:i/>
              </w:rPr>
              <w:t>m</w:t>
            </w:r>
            <w:r w:rsidRPr="00462199">
              <w:t>)</w:t>
            </w:r>
          </w:p>
        </w:tc>
      </w:tr>
      <w:tr w:rsidR="00D179D6" w:rsidRPr="00462199" w14:paraId="6FA813D1" w14:textId="77777777" w:rsidTr="0001343D">
        <w:tc>
          <w:tcPr>
            <w:tcW w:w="2200" w:type="dxa"/>
            <w:tcMar>
              <w:left w:w="108" w:type="dxa"/>
              <w:right w:w="108" w:type="dxa"/>
            </w:tcMar>
          </w:tcPr>
          <w:p w14:paraId="464D7758" w14:textId="77777777" w:rsidR="00D179D6" w:rsidRPr="00462199" w:rsidRDefault="00F47FCB" w:rsidP="00986A4F">
            <w:pPr>
              <w:pStyle w:val="TableAshurst"/>
            </w:pPr>
            <m:oMathPara>
              <m:oMath>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e>
                </m:nary>
              </m:oMath>
            </m:oMathPara>
          </w:p>
        </w:tc>
        <w:tc>
          <w:tcPr>
            <w:tcW w:w="417" w:type="dxa"/>
            <w:tcMar>
              <w:left w:w="108" w:type="dxa"/>
              <w:right w:w="108" w:type="dxa"/>
            </w:tcMar>
          </w:tcPr>
          <w:p w14:paraId="24E83A3F" w14:textId="77777777" w:rsidR="00D179D6" w:rsidRPr="00462199" w:rsidRDefault="00D179D6" w:rsidP="00986A4F">
            <w:pPr>
              <w:pStyle w:val="TableAshurst"/>
            </w:pPr>
            <w:r w:rsidRPr="00462199">
              <w:t>=</w:t>
            </w:r>
          </w:p>
        </w:tc>
        <w:tc>
          <w:tcPr>
            <w:tcW w:w="5627" w:type="dxa"/>
            <w:tcMar>
              <w:left w:w="108" w:type="dxa"/>
              <w:right w:w="108" w:type="dxa"/>
            </w:tcMar>
          </w:tcPr>
          <w:p w14:paraId="7C0F3D1A" w14:textId="77777777" w:rsidR="00D179D6" w:rsidRPr="00462199" w:rsidRDefault="00D179D6" w:rsidP="00986A4F">
            <w:pPr>
              <w:pStyle w:val="TableAshurst"/>
            </w:pPr>
            <w:r w:rsidRPr="00462199">
              <w:t>sum of Invoiced Volume to Relevant Offtaker (</w:t>
            </w:r>
            <w:r w:rsidRPr="00462199">
              <w:rPr>
                <w:i/>
              </w:rPr>
              <w:t>MWh</w:t>
            </w:r>
            <w:r w:rsidRPr="00462199">
              <w:t xml:space="preserve"> (</w:t>
            </w:r>
            <w:r w:rsidRPr="00462199">
              <w:rPr>
                <w:i/>
              </w:rPr>
              <w:t>HHV</w:t>
            </w:r>
            <w:r w:rsidRPr="00462199">
              <w:t>)) for each Relevant Offtaker (</w:t>
            </w:r>
            <w:r w:rsidRPr="00462199">
              <w:rPr>
                <w:i/>
              </w:rPr>
              <w:t>t</w:t>
            </w:r>
            <w:r w:rsidRPr="00462199">
              <w:t>) in respect of Non-Qualifying Volumes relating to the Relevant Invoiced Amount in the relevant Billing Period (</w:t>
            </w:r>
            <w:r w:rsidRPr="00462199">
              <w:rPr>
                <w:i/>
              </w:rPr>
              <w:t>m</w:t>
            </w:r>
            <w:r w:rsidRPr="00462199">
              <w:t>)</w:t>
            </w:r>
          </w:p>
        </w:tc>
      </w:tr>
    </w:tbl>
    <w:p w14:paraId="1E0D1F0E" w14:textId="77777777" w:rsidR="00D179D6" w:rsidRPr="00462199" w:rsidRDefault="00D179D6" w:rsidP="0001343D">
      <w:pPr>
        <w:pStyle w:val="NormalBoldAshurst"/>
        <w:keepNext/>
      </w:pPr>
      <w:r w:rsidRPr="00462199">
        <w:rPr>
          <w:i/>
        </w:rPr>
        <w:lastRenderedPageBreak/>
        <w:t>Achieved Sales Price calculation</w:t>
      </w:r>
    </w:p>
    <w:p w14:paraId="786D25BD" w14:textId="77777777" w:rsidR="00D179D6" w:rsidRPr="00462199" w:rsidRDefault="00D179D6" w:rsidP="005B3BB9">
      <w:pPr>
        <w:pStyle w:val="H2Ashurst"/>
      </w:pPr>
      <w:bookmarkStart w:id="3145" w:name="_Ref144113415"/>
      <w:r w:rsidRPr="00462199">
        <w:t>The LCHA Counterparty shall calculate:</w:t>
      </w:r>
      <w:bookmarkEnd w:id="3145"/>
    </w:p>
    <w:p w14:paraId="0E4DB2B5" w14:textId="3A4584C5" w:rsidR="00D179D6" w:rsidRPr="00462199" w:rsidRDefault="00D179D6" w:rsidP="00867A58">
      <w:pPr>
        <w:pStyle w:val="H3Ashurst"/>
      </w:pPr>
      <w:bookmarkStart w:id="3146" w:name="_Ref144113416"/>
      <w:r w:rsidRPr="00462199">
        <w:t>the Achieved Sales Price for each Relevant Offtaker in respect of Qualifying Volumes (</w:t>
      </w:r>
      <w:r w:rsidRPr="00462199">
        <w:rPr>
          <w:i/>
        </w:rPr>
        <w:t>expressed in £/MWh (HHV)</w:t>
      </w:r>
      <w:r w:rsidRPr="00462199">
        <w:t xml:space="preserve">) for each Billing Period in accordance with </w:t>
      </w:r>
      <w:r w:rsidR="007248B2" w:rsidRPr="007248B2">
        <w:t>Condition</w:t>
      </w:r>
      <w:r w:rsidRPr="00462199">
        <w:t xml:space="preserve"> </w:t>
      </w:r>
      <w:r w:rsidR="00FA4A0E">
        <w:fldChar w:fldCharType="begin"/>
      </w:r>
      <w:r w:rsidR="00FA4A0E">
        <w:instrText xml:space="preserve"> REF _Ref144113418 \w \h </w:instrText>
      </w:r>
      <w:r w:rsidR="00FA4A0E">
        <w:fldChar w:fldCharType="separate"/>
      </w:r>
      <w:del w:id="3147" w:author="Faqir, Sofia (Energy Security)" w:date="2023-11-12T19:47:00Z">
        <w:r w:rsidR="00E473FC">
          <w:delText>9.5</w:delText>
        </w:r>
      </w:del>
      <w:r w:rsidR="00FA4A0E">
        <w:fldChar w:fldCharType="end"/>
      </w:r>
      <w:r w:rsidRPr="00462199">
        <w:t>; and</w:t>
      </w:r>
      <w:bookmarkEnd w:id="3146"/>
    </w:p>
    <w:p w14:paraId="55CD84B9" w14:textId="180344F2" w:rsidR="00D179D6" w:rsidRPr="00462199" w:rsidRDefault="00D179D6" w:rsidP="00867A58">
      <w:pPr>
        <w:pStyle w:val="H3Ashurst"/>
      </w:pPr>
      <w:bookmarkStart w:id="3148" w:name="_Ref144113417"/>
      <w:r w:rsidRPr="00462199">
        <w:t>the Achieved Sales Price for each Relevant Offtaker in respect of Non-Qualifying Volumes (</w:t>
      </w:r>
      <w:r w:rsidRPr="00462199">
        <w:rPr>
          <w:i/>
        </w:rPr>
        <w:t>expressed in £/MWh (HHV)</w:t>
      </w:r>
      <w:r w:rsidRPr="00462199">
        <w:t xml:space="preserve">) for each Billing Period in accordance with </w:t>
      </w:r>
      <w:r w:rsidR="007248B2" w:rsidRPr="007248B2">
        <w:t>Condition</w:t>
      </w:r>
      <w:r w:rsidRPr="00462199">
        <w:t xml:space="preserve"> </w:t>
      </w:r>
      <w:r w:rsidR="00FA4A0E">
        <w:fldChar w:fldCharType="begin"/>
      </w:r>
      <w:r w:rsidR="00FA4A0E">
        <w:instrText xml:space="preserve"> REF _Ref144113419 \w \h </w:instrText>
      </w:r>
      <w:r w:rsidR="00FA4A0E">
        <w:fldChar w:fldCharType="separate"/>
      </w:r>
      <w:del w:id="3149" w:author="Faqir, Sofia (Energy Security)" w:date="2023-11-12T19:47:00Z">
        <w:r w:rsidR="00E473FC">
          <w:delText>9.6</w:delText>
        </w:r>
      </w:del>
      <w:r w:rsidR="00FA4A0E">
        <w:fldChar w:fldCharType="end"/>
      </w:r>
      <w:r w:rsidRPr="00462199">
        <w:t>.</w:t>
      </w:r>
      <w:bookmarkEnd w:id="3148"/>
    </w:p>
    <w:p w14:paraId="4869852C" w14:textId="77777777" w:rsidR="00D179D6" w:rsidRPr="00462199" w:rsidRDefault="00D179D6" w:rsidP="005B3BB9">
      <w:pPr>
        <w:pStyle w:val="H2Ashurst"/>
      </w:pPr>
      <w:bookmarkStart w:id="3150" w:name="_Ref144113418"/>
      <w:r w:rsidRPr="00462199">
        <w:t xml:space="preserve">The </w:t>
      </w:r>
      <w:r w:rsidRPr="00462199">
        <w:rPr>
          <w:b/>
        </w:rPr>
        <w:t>"Achieved Sales Price"</w:t>
      </w:r>
      <w:r w:rsidRPr="00462199">
        <w:t xml:space="preserve"> for each Relevant Offtaker in respect of Qualifying Volumes in the relevant Billing Period shall be calculated as follows:</w:t>
      </w:r>
      <w:bookmarkEnd w:id="3150"/>
    </w:p>
    <w:p w14:paraId="1326CC44" w14:textId="77777777" w:rsidR="00D179D6" w:rsidRPr="00462199" w:rsidRDefault="00F47FCB" w:rsidP="0001343D">
      <w:pPr>
        <w:pStyle w:val="NormalAshurst"/>
      </w:pPr>
      <m:oMathPara>
        <m:oMath>
          <m:sSub>
            <m:sSubPr>
              <m:ctrlPr>
                <w:rPr>
                  <w:rFonts w:ascii="Cambria Math" w:hAnsi="Cambria Math" w:cs="Arial"/>
                </w:rPr>
              </m:ctrlPr>
            </m:sSubPr>
            <m:e>
              <m:r>
                <w:rPr>
                  <w:rFonts w:ascii="Cambria Math" w:hAnsi="Cambria Math"/>
                </w:rPr>
                <m:t>ASP</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cs="Arial"/>
                </w:rPr>
              </m:ctrlPr>
            </m:fPr>
            <m:num>
              <m:sSub>
                <m:sSubPr>
                  <m:ctrlPr>
                    <w:rPr>
                      <w:rFonts w:ascii="Cambria Math" w:hAnsi="Cambria Math" w:cs="Arial"/>
                    </w:rPr>
                  </m:ctrlPr>
                </m:sSubPr>
                <m:e>
                  <m:r>
                    <w:rPr>
                      <w:rFonts w:ascii="Cambria Math" w:hAnsi="Cambria Math"/>
                    </w:rPr>
                    <m:t>RIA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num>
            <m:den>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den>
          </m:f>
        </m:oMath>
      </m:oMathPara>
    </w:p>
    <w:p w14:paraId="52771A0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50"/>
      </w:tblGrid>
      <w:tr w:rsidR="00D179D6" w:rsidRPr="00462199" w14:paraId="3010348F" w14:textId="77777777" w:rsidTr="0001343D">
        <w:tc>
          <w:tcPr>
            <w:tcW w:w="1770" w:type="dxa"/>
            <w:tcMar>
              <w:left w:w="108" w:type="dxa"/>
              <w:right w:w="108" w:type="dxa"/>
            </w:tcMar>
          </w:tcPr>
          <w:p w14:paraId="3E2E69C4"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ASP</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159C5B46" w14:textId="77777777" w:rsidR="00D179D6" w:rsidRPr="00462199" w:rsidRDefault="00D179D6" w:rsidP="00986A4F">
            <w:pPr>
              <w:pStyle w:val="TableAshurst"/>
            </w:pPr>
            <w:r w:rsidRPr="00462199">
              <w:t>=</w:t>
            </w:r>
          </w:p>
        </w:tc>
        <w:tc>
          <w:tcPr>
            <w:tcW w:w="6050" w:type="dxa"/>
            <w:tcMar>
              <w:left w:w="108" w:type="dxa"/>
              <w:right w:w="108" w:type="dxa"/>
            </w:tcMar>
          </w:tcPr>
          <w:p w14:paraId="2A664274" w14:textId="77777777" w:rsidR="00D179D6" w:rsidRPr="00462199" w:rsidRDefault="00D179D6" w:rsidP="00986A4F">
            <w:pPr>
              <w:pStyle w:val="TableAshurst"/>
            </w:pPr>
            <w:r w:rsidRPr="00462199">
              <w:t>Achieved Sales Price (</w:t>
            </w:r>
            <w:r w:rsidRPr="00462199">
              <w:rPr>
                <w:i/>
              </w:rPr>
              <w:t>£/MWh (HHV)</w:t>
            </w:r>
            <w:r w:rsidRPr="00462199">
              <w:t>) for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2A3E2159" w14:textId="77777777" w:rsidTr="0001343D">
        <w:tc>
          <w:tcPr>
            <w:tcW w:w="1770" w:type="dxa"/>
            <w:tcMar>
              <w:left w:w="108" w:type="dxa"/>
              <w:right w:w="108" w:type="dxa"/>
            </w:tcMar>
          </w:tcPr>
          <w:p w14:paraId="78BD124F"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RIA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08746207" w14:textId="77777777" w:rsidR="00D179D6" w:rsidRPr="00462199" w:rsidRDefault="00D179D6" w:rsidP="00986A4F">
            <w:pPr>
              <w:pStyle w:val="TableAshurst"/>
            </w:pPr>
            <w:r w:rsidRPr="00462199">
              <w:t>=</w:t>
            </w:r>
          </w:p>
        </w:tc>
        <w:tc>
          <w:tcPr>
            <w:tcW w:w="6050" w:type="dxa"/>
            <w:tcMar>
              <w:left w:w="108" w:type="dxa"/>
              <w:right w:w="108" w:type="dxa"/>
            </w:tcMar>
          </w:tcPr>
          <w:p w14:paraId="73E16DCC" w14:textId="77777777" w:rsidR="00D179D6" w:rsidRPr="00462199" w:rsidRDefault="00D179D6" w:rsidP="00986A4F">
            <w:pPr>
              <w:pStyle w:val="TableAshurst"/>
            </w:pPr>
            <w:r w:rsidRPr="00462199">
              <w:t>Relevant Invoiced Amount (</w:t>
            </w:r>
            <w:r w:rsidRPr="00462199">
              <w:rPr>
                <w:i/>
              </w:rPr>
              <w:t>£</w:t>
            </w:r>
            <w:r w:rsidRPr="00462199">
              <w:t>) for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478B976A" w14:textId="77777777" w:rsidTr="0001343D">
        <w:tc>
          <w:tcPr>
            <w:tcW w:w="1770" w:type="dxa"/>
            <w:tcMar>
              <w:left w:w="108" w:type="dxa"/>
              <w:right w:w="108" w:type="dxa"/>
            </w:tcMar>
          </w:tcPr>
          <w:p w14:paraId="2C921F16" w14:textId="77777777" w:rsidR="00D179D6" w:rsidRPr="00462199" w:rsidRDefault="00F47FCB" w:rsidP="00986A4F">
            <w:pPr>
              <w:pStyle w:val="TableAshurst"/>
            </w:pPr>
            <m:oMathPara>
              <m:oMathParaPr>
                <m:jc m:val="left"/>
              </m:oMathParaPr>
              <m:oMath>
                <m:sSub>
                  <m:sSubPr>
                    <m:ctrlPr>
                      <w:rPr>
                        <w:rFonts w:ascii="Cambria Math" w:hAnsi="Cambria Math"/>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7CBF5AF7" w14:textId="77777777" w:rsidR="00D179D6" w:rsidRPr="00462199" w:rsidRDefault="00D179D6" w:rsidP="00986A4F">
            <w:pPr>
              <w:pStyle w:val="TableAshurst"/>
            </w:pPr>
            <w:r w:rsidRPr="00462199">
              <w:t>=</w:t>
            </w:r>
          </w:p>
        </w:tc>
        <w:tc>
          <w:tcPr>
            <w:tcW w:w="6050" w:type="dxa"/>
            <w:tcMar>
              <w:left w:w="108" w:type="dxa"/>
              <w:right w:w="108" w:type="dxa"/>
            </w:tcMar>
          </w:tcPr>
          <w:p w14:paraId="5411BCFA" w14:textId="77777777" w:rsidR="00D179D6" w:rsidRPr="00462199" w:rsidRDefault="00D179D6" w:rsidP="00986A4F">
            <w:pPr>
              <w:pStyle w:val="TableAshurst"/>
            </w:pPr>
            <w:r w:rsidRPr="00462199">
              <w:t>Invoiced Volume to Relevant Offtaker (</w:t>
            </w:r>
            <w:r w:rsidRPr="00462199">
              <w:rPr>
                <w:i/>
              </w:rPr>
              <w:t>MWh</w:t>
            </w:r>
            <w:r w:rsidRPr="00462199">
              <w:t xml:space="preserve"> (</w:t>
            </w:r>
            <w:r w:rsidRPr="00462199">
              <w:rPr>
                <w:i/>
              </w:rPr>
              <w:t>HHV)</w:t>
            </w:r>
            <w:r w:rsidRPr="00462199">
              <w:t>) for each Relevant Offtaker (</w:t>
            </w:r>
            <w:r w:rsidRPr="00462199">
              <w:rPr>
                <w:i/>
              </w:rPr>
              <w:t>t</w:t>
            </w:r>
            <w:r w:rsidRPr="00462199">
              <w:t>) in respect of Qualifying Volumes relating to the Relevant Invoiced Amount in the relevant Billing Period (</w:t>
            </w:r>
            <w:r w:rsidRPr="00462199">
              <w:rPr>
                <w:i/>
              </w:rPr>
              <w:t>m</w:t>
            </w:r>
            <w:r w:rsidRPr="00462199">
              <w:t>)</w:t>
            </w:r>
          </w:p>
        </w:tc>
      </w:tr>
    </w:tbl>
    <w:p w14:paraId="513C9A1E" w14:textId="77777777" w:rsidR="00D179D6" w:rsidRPr="00462199" w:rsidRDefault="00D179D6" w:rsidP="005B3BB9">
      <w:pPr>
        <w:pStyle w:val="H2Ashurst"/>
      </w:pPr>
      <w:bookmarkStart w:id="3151" w:name="_Ref144113419"/>
      <w:r w:rsidRPr="00462199">
        <w:t xml:space="preserve">The </w:t>
      </w:r>
      <w:r w:rsidRPr="00462199">
        <w:rPr>
          <w:b/>
        </w:rPr>
        <w:t>"Achieved Sales Price"</w:t>
      </w:r>
      <w:r w:rsidRPr="00462199">
        <w:t xml:space="preserve"> for each Relevant Offtaker in respect of Non-Qualifying Volumes in the relevant Billing Period shall be calculated as follows:</w:t>
      </w:r>
      <w:bookmarkEnd w:id="3151"/>
    </w:p>
    <w:p w14:paraId="1CF15E39" w14:textId="77777777" w:rsidR="00D179D6" w:rsidRPr="00462199" w:rsidRDefault="00F47FCB" w:rsidP="0001343D">
      <w:pPr>
        <w:pStyle w:val="NormalAshurst"/>
      </w:pPr>
      <m:oMathPara>
        <m:oMathParaPr>
          <m:jc m:val="center"/>
        </m:oMathParaPr>
        <m:oMath>
          <m:sSub>
            <m:sSubPr>
              <m:ctrlPr>
                <w:rPr>
                  <w:rFonts w:ascii="Cambria Math" w:hAnsi="Cambria Math" w:cs="Arial"/>
                </w:rPr>
              </m:ctrlPr>
            </m:sSubPr>
            <m:e>
              <m:r>
                <w:rPr>
                  <w:rFonts w:ascii="Cambria Math" w:hAnsi="Cambria Math"/>
                </w:rPr>
                <m:t>ASP</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cs="Arial"/>
                </w:rPr>
              </m:ctrlPr>
            </m:fPr>
            <m:num>
              <m:sSub>
                <m:sSubPr>
                  <m:ctrlPr>
                    <w:rPr>
                      <w:rFonts w:ascii="Cambria Math" w:hAnsi="Cambria Math" w:cs="Arial"/>
                    </w:rPr>
                  </m:ctrlPr>
                </m:sSubPr>
                <m:e>
                  <m:r>
                    <w:rPr>
                      <w:rFonts w:ascii="Cambria Math" w:hAnsi="Cambria Math"/>
                    </w:rPr>
                    <m:t>RIA</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num>
            <m:den>
              <m:sSub>
                <m:sSubPr>
                  <m:ctrlPr>
                    <w:rPr>
                      <w:rFonts w:ascii="Cambria Math" w:hAnsi="Cambria Math" w:cs="Arial"/>
                    </w:rPr>
                  </m:ctrlPr>
                </m:sSubPr>
                <m:e>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den>
          </m:f>
        </m:oMath>
      </m:oMathPara>
    </w:p>
    <w:p w14:paraId="72B864B4"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50"/>
      </w:tblGrid>
      <w:tr w:rsidR="00D179D6" w:rsidRPr="00462199" w14:paraId="1B394F8C" w14:textId="77777777" w:rsidTr="0001343D">
        <w:tc>
          <w:tcPr>
            <w:tcW w:w="1770" w:type="dxa"/>
            <w:tcMar>
              <w:left w:w="108" w:type="dxa"/>
              <w:right w:w="108" w:type="dxa"/>
            </w:tcMar>
          </w:tcPr>
          <w:p w14:paraId="26FC4FD8" w14:textId="77777777" w:rsidR="00D179D6" w:rsidRPr="00462199" w:rsidRDefault="00F47FCB" w:rsidP="0001343D">
            <w:pPr>
              <w:pStyle w:val="TableAshurst"/>
            </w:pPr>
            <m:oMathPara>
              <m:oMathParaPr>
                <m:jc m:val="left"/>
              </m:oMathParaPr>
              <m:oMath>
                <m:sSub>
                  <m:sSubPr>
                    <m:ctrlPr>
                      <w:rPr>
                        <w:rFonts w:ascii="Cambria Math" w:hAnsi="Cambria Math" w:cs="Arial"/>
                      </w:rPr>
                    </m:ctrlPr>
                  </m:sSubPr>
                  <m:e>
                    <m:r>
                      <w:rPr>
                        <w:rFonts w:ascii="Cambria Math" w:hAnsi="Cambria Math"/>
                      </w:rPr>
                      <m:t>ASP</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388FCE16" w14:textId="77777777" w:rsidR="00D179D6" w:rsidRPr="00462199" w:rsidRDefault="00D179D6" w:rsidP="0001343D">
            <w:pPr>
              <w:pStyle w:val="TableAshurst"/>
            </w:pPr>
            <w:r w:rsidRPr="00462199">
              <w:t>=</w:t>
            </w:r>
          </w:p>
        </w:tc>
        <w:tc>
          <w:tcPr>
            <w:tcW w:w="6050" w:type="dxa"/>
            <w:tcMar>
              <w:left w:w="108" w:type="dxa"/>
              <w:right w:w="108" w:type="dxa"/>
            </w:tcMar>
          </w:tcPr>
          <w:p w14:paraId="7FE1F9CE" w14:textId="77777777" w:rsidR="00D179D6" w:rsidRPr="00462199" w:rsidRDefault="00D179D6" w:rsidP="0001343D">
            <w:pPr>
              <w:pStyle w:val="TableAshurst"/>
            </w:pPr>
            <w:r w:rsidRPr="00462199">
              <w:t>Achieved Sales Price (</w:t>
            </w:r>
            <w:r w:rsidRPr="00462199">
              <w:rPr>
                <w:i/>
              </w:rPr>
              <w:t xml:space="preserve">£/MWh </w:t>
            </w:r>
            <w:r w:rsidRPr="00462199">
              <w:t>(</w:t>
            </w:r>
            <w:r w:rsidRPr="00462199">
              <w:rPr>
                <w:i/>
              </w:rPr>
              <w:t>HHV)</w:t>
            </w:r>
            <w:r w:rsidRPr="00462199">
              <w:t>) for each Relevant Offtaker (</w:t>
            </w:r>
            <w:r w:rsidRPr="00462199">
              <w:rPr>
                <w:i/>
              </w:rPr>
              <w:t>t</w:t>
            </w:r>
            <w:r w:rsidRPr="00462199">
              <w:t>) in respect of Non-Qualifying Volumes in the relevant Billing Period (</w:t>
            </w:r>
            <w:r w:rsidRPr="00462199">
              <w:rPr>
                <w:i/>
              </w:rPr>
              <w:t>m</w:t>
            </w:r>
            <w:r w:rsidRPr="00462199">
              <w:t>)</w:t>
            </w:r>
          </w:p>
        </w:tc>
      </w:tr>
      <w:tr w:rsidR="00D179D6" w:rsidRPr="00462199" w14:paraId="56CBD26D" w14:textId="77777777" w:rsidTr="0001343D">
        <w:tc>
          <w:tcPr>
            <w:tcW w:w="1770" w:type="dxa"/>
            <w:tcMar>
              <w:left w:w="108" w:type="dxa"/>
              <w:right w:w="108" w:type="dxa"/>
            </w:tcMar>
          </w:tcPr>
          <w:p w14:paraId="00AD5D25" w14:textId="77777777" w:rsidR="00D179D6" w:rsidRPr="00462199" w:rsidRDefault="00F47FCB" w:rsidP="0001343D">
            <w:pPr>
              <w:pStyle w:val="TableAshurst"/>
            </w:pPr>
            <m:oMathPara>
              <m:oMathParaPr>
                <m:jc m:val="left"/>
              </m:oMathParaPr>
              <m:oMath>
                <m:sSub>
                  <m:sSubPr>
                    <m:ctrlPr>
                      <w:rPr>
                        <w:rFonts w:ascii="Cambria Math" w:hAnsi="Cambria Math" w:cs="Arial"/>
                      </w:rPr>
                    </m:ctrlPr>
                  </m:sSubPr>
                  <m:e>
                    <m:r>
                      <w:rPr>
                        <w:rFonts w:ascii="Cambria Math" w:hAnsi="Cambria Math"/>
                      </w:rPr>
                      <m:t>RIA</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15DAF929" w14:textId="77777777" w:rsidR="00D179D6" w:rsidRPr="00462199" w:rsidRDefault="00D179D6" w:rsidP="0001343D">
            <w:pPr>
              <w:pStyle w:val="TableAshurst"/>
            </w:pPr>
            <w:r w:rsidRPr="00462199">
              <w:t>=</w:t>
            </w:r>
          </w:p>
        </w:tc>
        <w:tc>
          <w:tcPr>
            <w:tcW w:w="6050" w:type="dxa"/>
            <w:tcMar>
              <w:left w:w="108" w:type="dxa"/>
              <w:right w:w="108" w:type="dxa"/>
            </w:tcMar>
          </w:tcPr>
          <w:p w14:paraId="0C954D86" w14:textId="77777777" w:rsidR="00D179D6" w:rsidRPr="00462199" w:rsidRDefault="00D179D6" w:rsidP="0001343D">
            <w:pPr>
              <w:pStyle w:val="TableAshurst"/>
            </w:pPr>
            <w:r w:rsidRPr="00462199">
              <w:t>Relevant Invoiced Amount (</w:t>
            </w:r>
            <w:r w:rsidRPr="00462199">
              <w:rPr>
                <w:i/>
              </w:rPr>
              <w:t>£</w:t>
            </w:r>
            <w:r w:rsidRPr="00462199">
              <w:t>) for each Relevant Offtaker (</w:t>
            </w:r>
            <w:r w:rsidRPr="00462199">
              <w:rPr>
                <w:i/>
              </w:rPr>
              <w:t>t</w:t>
            </w:r>
            <w:r w:rsidRPr="00462199">
              <w:t>) in respect of Non-Qualifying Volumes in the relevant Billing Period (</w:t>
            </w:r>
            <w:r w:rsidRPr="00462199">
              <w:rPr>
                <w:i/>
              </w:rPr>
              <w:t>m</w:t>
            </w:r>
            <w:r w:rsidRPr="00462199">
              <w:t>)</w:t>
            </w:r>
          </w:p>
        </w:tc>
      </w:tr>
      <w:tr w:rsidR="00D179D6" w:rsidRPr="00462199" w14:paraId="1F5937DB" w14:textId="77777777" w:rsidTr="0001343D">
        <w:tc>
          <w:tcPr>
            <w:tcW w:w="1770" w:type="dxa"/>
            <w:tcMar>
              <w:left w:w="108" w:type="dxa"/>
              <w:right w:w="108" w:type="dxa"/>
            </w:tcMar>
          </w:tcPr>
          <w:p w14:paraId="64547F64" w14:textId="77777777" w:rsidR="00D179D6" w:rsidRPr="00462199" w:rsidRDefault="00F47FCB" w:rsidP="0001343D">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Volume</m:t>
                    </m:r>
                  </m:e>
                  <m:sub>
                    <m:r>
                      <w:rPr>
                        <w:rFonts w:ascii="Cambria Math" w:eastAsia="Microsoft JhengHei" w:hAnsi="Cambria Math"/>
                      </w:rPr>
                      <m:t>NQVRIA</m:t>
                    </m:r>
                    <m:r>
                      <m:rPr>
                        <m:sty m:val="p"/>
                      </m:rPr>
                      <w:rPr>
                        <w:rFonts w:ascii="Cambria Math" w:eastAsia="Microsoft JhengHei" w:hAnsi="Cambria Math"/>
                      </w:rPr>
                      <m:t>,</m:t>
                    </m:r>
                    <m:r>
                      <w:rPr>
                        <w:rFonts w:ascii="Cambria Math" w:eastAsia="Microsoft JhengHei" w:hAnsi="Cambria Math"/>
                      </w:rPr>
                      <m:t>t</m:t>
                    </m:r>
                    <m:r>
                      <m:rPr>
                        <m:sty m:val="p"/>
                      </m:rPr>
                      <w:rPr>
                        <w:rFonts w:ascii="Cambria Math" w:eastAsia="Microsoft JhengHei" w:hAnsi="Cambria Math"/>
                      </w:rPr>
                      <m:t>,</m:t>
                    </m:r>
                    <m:r>
                      <w:rPr>
                        <w:rFonts w:ascii="Cambria Math" w:eastAsia="Microsoft JhengHei" w:hAnsi="Cambria Math"/>
                      </w:rPr>
                      <m:t>m</m:t>
                    </m:r>
                  </m:sub>
                </m:sSub>
              </m:oMath>
            </m:oMathPara>
          </w:p>
        </w:tc>
        <w:tc>
          <w:tcPr>
            <w:tcW w:w="425" w:type="dxa"/>
            <w:tcMar>
              <w:left w:w="108" w:type="dxa"/>
              <w:right w:w="108" w:type="dxa"/>
            </w:tcMar>
          </w:tcPr>
          <w:p w14:paraId="18A8151E" w14:textId="77777777" w:rsidR="00D179D6" w:rsidRPr="00462199" w:rsidRDefault="00D179D6" w:rsidP="0001343D">
            <w:pPr>
              <w:pStyle w:val="TableAshurst"/>
            </w:pPr>
            <w:r w:rsidRPr="00462199">
              <w:t>=</w:t>
            </w:r>
          </w:p>
        </w:tc>
        <w:tc>
          <w:tcPr>
            <w:tcW w:w="6050" w:type="dxa"/>
            <w:tcMar>
              <w:left w:w="108" w:type="dxa"/>
              <w:right w:w="108" w:type="dxa"/>
            </w:tcMar>
          </w:tcPr>
          <w:p w14:paraId="033EE80F" w14:textId="77777777" w:rsidR="00D179D6" w:rsidRPr="00462199" w:rsidRDefault="00D179D6" w:rsidP="0001343D">
            <w:pPr>
              <w:pStyle w:val="TableAshurst"/>
            </w:pPr>
            <w:r w:rsidRPr="00462199">
              <w:t>Invoiced Volume to Relevant Offtaker (</w:t>
            </w:r>
            <w:r w:rsidRPr="00462199">
              <w:rPr>
                <w:i/>
              </w:rPr>
              <w:t>MWh (HHV)</w:t>
            </w:r>
            <w:r w:rsidRPr="00462199">
              <w:t>) for each Relevant Offtaker (</w:t>
            </w:r>
            <w:r w:rsidRPr="00462199">
              <w:rPr>
                <w:i/>
              </w:rPr>
              <w:t>t</w:t>
            </w:r>
            <w:r w:rsidRPr="00462199">
              <w:t>) in respect of Non-Qualifying Volumes relating to the Relevant Invoiced Amount in the relevant Billing Period (</w:t>
            </w:r>
            <w:r w:rsidRPr="00462199">
              <w:rPr>
                <w:i/>
              </w:rPr>
              <w:t>m</w:t>
            </w:r>
            <w:r w:rsidRPr="00462199">
              <w:t>)</w:t>
            </w:r>
          </w:p>
        </w:tc>
      </w:tr>
    </w:tbl>
    <w:p w14:paraId="3CC08D13" w14:textId="77777777" w:rsidR="00D179D6" w:rsidRPr="00462199" w:rsidRDefault="00D179D6" w:rsidP="005B3BB9">
      <w:pPr>
        <w:pStyle w:val="H2Ashurst"/>
      </w:pPr>
      <w:bookmarkStart w:id="3152" w:name="_Ref144113420"/>
      <w:r w:rsidRPr="00462199">
        <w:t xml:space="preserve">The </w:t>
      </w:r>
      <w:r w:rsidRPr="00462199">
        <w:rPr>
          <w:b/>
        </w:rPr>
        <w:t>"Relevant Invoiced Amount"</w:t>
      </w:r>
      <w:r w:rsidRPr="00462199">
        <w:t xml:space="preserve"> for each Relevant Offtaker in respect of Qualifying Volumes in the relevant Billing Period shall be calculated as follows:</w:t>
      </w:r>
      <w:bookmarkEnd w:id="3152"/>
    </w:p>
    <w:p w14:paraId="41F0EB71" w14:textId="77777777" w:rsidR="00D179D6" w:rsidRPr="00462199" w:rsidRDefault="00F47FCB" w:rsidP="002D2625">
      <w:pPr>
        <w:pStyle w:val="NormalAshurst"/>
        <w:jc w:val="center"/>
      </w:pPr>
      <m:oMath>
        <m:sSub>
          <m:sSubPr>
            <m:ctrlPr>
              <w:rPr>
                <w:rFonts w:ascii="Cambria Math" w:hAnsi="Cambria Math" w:cs="Arial"/>
              </w:rPr>
            </m:ctrlPr>
          </m:sSubPr>
          <m:e>
            <m:r>
              <w:rPr>
                <w:rFonts w:ascii="Cambria Math" w:hAnsi="Cambria Math"/>
              </w:rPr>
              <m:t>RIA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 xml:space="preserve"> </m:t>
            </m:r>
          </m:sub>
        </m:sSub>
      </m:oMath>
      <w:r w:rsidR="00D179D6" w:rsidRPr="00462199">
        <w:t>=</w:t>
      </w:r>
      <m:oMath>
        <m:sSub>
          <m:sSubPr>
            <m:ctrlPr>
              <w:rPr>
                <w:rFonts w:ascii="Cambria Math" w:hAnsi="Cambria Math" w:cs="Arial"/>
              </w:rPr>
            </m:ctrlPr>
          </m:sSubPr>
          <m:e>
            <m:r>
              <w:rPr>
                <w:rFonts w:ascii="Cambria Math" w:hAnsi="Cambria Math"/>
              </w:rPr>
              <m:t>TIA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rPr>
              <m:t>SPEA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w:p>
    <w:p w14:paraId="52852A36" w14:textId="77777777" w:rsidR="00D179D6" w:rsidRPr="00462199" w:rsidRDefault="00D179D6" w:rsidP="005B3BB9">
      <w:pPr>
        <w:pStyle w:val="B12Ashurst"/>
      </w:pPr>
      <w:r w:rsidRPr="00462199">
        <w:lastRenderedPageBreak/>
        <w:t>where:</w:t>
      </w:r>
    </w:p>
    <w:tbl>
      <w:tblPr>
        <w:tblW w:w="8363" w:type="dxa"/>
        <w:tblInd w:w="709" w:type="dxa"/>
        <w:tblCellMar>
          <w:left w:w="10" w:type="dxa"/>
          <w:right w:w="10" w:type="dxa"/>
        </w:tblCellMar>
        <w:tblLook w:val="04A0" w:firstRow="1" w:lastRow="0" w:firstColumn="1" w:lastColumn="0" w:noHBand="0" w:noVBand="1"/>
      </w:tblPr>
      <w:tblGrid>
        <w:gridCol w:w="1843"/>
        <w:gridCol w:w="425"/>
        <w:gridCol w:w="6095"/>
      </w:tblGrid>
      <w:tr w:rsidR="00D179D6" w:rsidRPr="00462199" w14:paraId="2E10B048" w14:textId="77777777" w:rsidTr="0001343D">
        <w:tc>
          <w:tcPr>
            <w:tcW w:w="1843" w:type="dxa"/>
            <w:tcMar>
              <w:left w:w="108" w:type="dxa"/>
              <w:right w:w="108" w:type="dxa"/>
            </w:tcMar>
          </w:tcPr>
          <w:p w14:paraId="59B1437D" w14:textId="77777777" w:rsidR="00D179D6" w:rsidRPr="00462199" w:rsidRDefault="00F47FCB" w:rsidP="0001343D">
            <w:pPr>
              <w:pStyle w:val="TableAshurst"/>
            </w:pPr>
            <m:oMathPara>
              <m:oMathParaPr>
                <m:jc m:val="left"/>
              </m:oMathParaPr>
              <m:oMath>
                <m:sSub>
                  <m:sSubPr>
                    <m:ctrlPr>
                      <w:rPr>
                        <w:rFonts w:ascii="Cambria Math" w:hAnsi="Cambria Math" w:cs="Arial"/>
                      </w:rPr>
                    </m:ctrlPr>
                  </m:sSubPr>
                  <m:e>
                    <m:r>
                      <w:rPr>
                        <w:rFonts w:ascii="Cambria Math" w:hAnsi="Cambria Math"/>
                      </w:rPr>
                      <m:t>RIA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 xml:space="preserve"> </m:t>
                    </m:r>
                  </m:sub>
                </m:sSub>
              </m:oMath>
            </m:oMathPara>
          </w:p>
        </w:tc>
        <w:tc>
          <w:tcPr>
            <w:tcW w:w="425" w:type="dxa"/>
            <w:tcMar>
              <w:left w:w="108" w:type="dxa"/>
              <w:right w:w="108" w:type="dxa"/>
            </w:tcMar>
          </w:tcPr>
          <w:p w14:paraId="00770581" w14:textId="77777777" w:rsidR="00D179D6" w:rsidRPr="00462199" w:rsidRDefault="00D179D6" w:rsidP="0001343D">
            <w:pPr>
              <w:pStyle w:val="TableAshurst"/>
            </w:pPr>
            <w:r w:rsidRPr="00462199">
              <w:t>=</w:t>
            </w:r>
          </w:p>
        </w:tc>
        <w:tc>
          <w:tcPr>
            <w:tcW w:w="6095" w:type="dxa"/>
            <w:tcMar>
              <w:left w:w="108" w:type="dxa"/>
              <w:right w:w="108" w:type="dxa"/>
            </w:tcMar>
          </w:tcPr>
          <w:p w14:paraId="711AD956" w14:textId="77777777" w:rsidR="00D179D6" w:rsidRPr="00462199" w:rsidRDefault="00D179D6" w:rsidP="0001343D">
            <w:pPr>
              <w:pStyle w:val="TableAshurst"/>
            </w:pPr>
            <w:r w:rsidRPr="00462199">
              <w:t>Relevant Invoiced Amount (</w:t>
            </w:r>
            <w:r w:rsidRPr="00462199">
              <w:rPr>
                <w:i/>
              </w:rPr>
              <w:t>£</w:t>
            </w:r>
            <w:r w:rsidRPr="00462199">
              <w:t>) for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16DD4DC7" w14:textId="77777777" w:rsidTr="0001343D">
        <w:tc>
          <w:tcPr>
            <w:tcW w:w="1843" w:type="dxa"/>
            <w:tcMar>
              <w:left w:w="108" w:type="dxa"/>
              <w:right w:w="108" w:type="dxa"/>
            </w:tcMar>
          </w:tcPr>
          <w:p w14:paraId="514778B8" w14:textId="77777777" w:rsidR="00D179D6" w:rsidRPr="00462199" w:rsidRDefault="00F47FCB" w:rsidP="0001343D">
            <w:pPr>
              <w:pStyle w:val="TableAshurst"/>
            </w:pPr>
            <m:oMathPara>
              <m:oMathParaPr>
                <m:jc m:val="left"/>
              </m:oMathParaPr>
              <m:oMath>
                <m:sSub>
                  <m:sSubPr>
                    <m:ctrlPr>
                      <w:rPr>
                        <w:rFonts w:ascii="Cambria Math" w:hAnsi="Cambria Math" w:cs="Arial"/>
                      </w:rPr>
                    </m:ctrlPr>
                  </m:sSubPr>
                  <m:e>
                    <m:r>
                      <w:rPr>
                        <w:rFonts w:ascii="Cambria Math" w:hAnsi="Cambria Math"/>
                      </w:rPr>
                      <m:t>TIA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3DEF1E62" w14:textId="77777777" w:rsidR="00D179D6" w:rsidRPr="00462199" w:rsidRDefault="00D179D6" w:rsidP="0001343D">
            <w:pPr>
              <w:pStyle w:val="TableAshurst"/>
            </w:pPr>
            <w:r w:rsidRPr="00462199">
              <w:t>=</w:t>
            </w:r>
          </w:p>
        </w:tc>
        <w:tc>
          <w:tcPr>
            <w:tcW w:w="6095" w:type="dxa"/>
            <w:tcMar>
              <w:left w:w="108" w:type="dxa"/>
              <w:right w:w="108" w:type="dxa"/>
            </w:tcMar>
          </w:tcPr>
          <w:p w14:paraId="196D72E4" w14:textId="77777777" w:rsidR="00D179D6" w:rsidRPr="00462199" w:rsidRDefault="00D179D6" w:rsidP="0001343D">
            <w:pPr>
              <w:pStyle w:val="TableAshurst"/>
            </w:pPr>
            <w:r w:rsidRPr="00462199">
              <w:t>Total Invoiced Amount (</w:t>
            </w:r>
            <w:r w:rsidRPr="00462199">
              <w:rPr>
                <w:i/>
              </w:rPr>
              <w:t>£</w:t>
            </w:r>
            <w:r w:rsidRPr="00462199">
              <w:t>) for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37B12251" w14:textId="77777777" w:rsidTr="0001343D">
        <w:tc>
          <w:tcPr>
            <w:tcW w:w="1843" w:type="dxa"/>
            <w:tcMar>
              <w:left w:w="108" w:type="dxa"/>
              <w:right w:w="108" w:type="dxa"/>
            </w:tcMar>
          </w:tcPr>
          <w:p w14:paraId="42FD8091" w14:textId="77777777" w:rsidR="00D179D6" w:rsidRPr="00462199" w:rsidRDefault="00F47FCB" w:rsidP="0001343D">
            <w:pPr>
              <w:pStyle w:val="TableAshurst"/>
            </w:pPr>
            <m:oMathPara>
              <m:oMathParaPr>
                <m:jc m:val="left"/>
              </m:oMathParaPr>
              <m:oMath>
                <m:sSub>
                  <m:sSubPr>
                    <m:ctrlPr>
                      <w:rPr>
                        <w:rFonts w:ascii="Cambria Math" w:hAnsi="Cambria Math" w:cs="Arial"/>
                      </w:rPr>
                    </m:ctrlPr>
                  </m:sSubPr>
                  <m:e>
                    <m:r>
                      <w:rPr>
                        <w:rFonts w:ascii="Cambria Math" w:hAnsi="Cambria Math"/>
                      </w:rPr>
                      <m:t>SPEA</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123A1A23" w14:textId="77777777" w:rsidR="00D179D6" w:rsidRPr="00462199" w:rsidRDefault="00D179D6" w:rsidP="0001343D">
            <w:pPr>
              <w:pStyle w:val="TableAshurst"/>
            </w:pPr>
            <w:r w:rsidRPr="00462199">
              <w:t>=</w:t>
            </w:r>
          </w:p>
        </w:tc>
        <w:tc>
          <w:tcPr>
            <w:tcW w:w="6095" w:type="dxa"/>
            <w:tcMar>
              <w:left w:w="108" w:type="dxa"/>
              <w:right w:w="108" w:type="dxa"/>
            </w:tcMar>
          </w:tcPr>
          <w:p w14:paraId="5A0973ED" w14:textId="77777777" w:rsidR="00D179D6" w:rsidRPr="00462199" w:rsidRDefault="00D179D6" w:rsidP="0001343D">
            <w:pPr>
              <w:pStyle w:val="TableAshurst"/>
            </w:pPr>
            <w:r w:rsidRPr="00462199">
              <w:t>sum of the Strike Price Exclusion Amounts (</w:t>
            </w:r>
            <w:r w:rsidRPr="00462199">
              <w:rPr>
                <w:i/>
              </w:rPr>
              <w:t>£</w:t>
            </w:r>
            <w:r w:rsidRPr="00462199">
              <w:t>) for all Strike Price Exclusions</w:t>
            </w:r>
            <w:r w:rsidRPr="00462199" w:rsidDel="00BB28B0">
              <w:t xml:space="preserve"> </w:t>
            </w:r>
            <w:r w:rsidRPr="00462199">
              <w:t>for each Relevant Offtaker (</w:t>
            </w:r>
            <w:r w:rsidRPr="00462199">
              <w:rPr>
                <w:i/>
              </w:rPr>
              <w:t>t</w:t>
            </w:r>
            <w:r w:rsidRPr="00462199">
              <w:t>) in respect of Qualifying Volumes in the relevant Billing Period (</w:t>
            </w:r>
            <w:r w:rsidRPr="00462199">
              <w:rPr>
                <w:i/>
              </w:rPr>
              <w:t>m</w:t>
            </w:r>
            <w:r w:rsidRPr="00462199">
              <w:t>)</w:t>
            </w:r>
          </w:p>
        </w:tc>
      </w:tr>
    </w:tbl>
    <w:p w14:paraId="217E4163" w14:textId="49E3ABA6" w:rsidR="00D179D6" w:rsidRDefault="00D179D6" w:rsidP="005B3BB9">
      <w:pPr>
        <w:pStyle w:val="H2Ashurst"/>
      </w:pPr>
      <w:bookmarkStart w:id="3153" w:name="_Ref144113421"/>
      <w:r w:rsidRPr="00462199">
        <w:t xml:space="preserve">The </w:t>
      </w:r>
      <w:r w:rsidRPr="00462199">
        <w:rPr>
          <w:b/>
        </w:rPr>
        <w:t>"Relevant Invoiced Amount"</w:t>
      </w:r>
      <w:r w:rsidRPr="00462199">
        <w:t xml:space="preserve"> for each Relevant Offtaker in respect of Non-Qualifying Volumes in the relevant Billing Period shall be calculated as follows:</w:t>
      </w:r>
      <w:bookmarkEnd w:id="3153"/>
    </w:p>
    <w:p w14:paraId="3E3CD639" w14:textId="0723EDB3" w:rsidR="002D2625" w:rsidRPr="00462199" w:rsidRDefault="00F47FCB" w:rsidP="002D2625">
      <w:pPr>
        <w:pStyle w:val="B12Ashurst"/>
      </w:pPr>
      <m:oMathPara>
        <m:oMath>
          <m:sSub>
            <m:sSubPr>
              <m:ctrlPr>
                <w:rPr>
                  <w:rFonts w:ascii="Cambria Math" w:hAnsi="Cambria Math"/>
                  <w:i/>
                </w:rPr>
              </m:ctrlPr>
            </m:sSubPr>
            <m:e>
              <m:r>
                <w:rPr>
                  <w:rFonts w:ascii="Cambria Math" w:hAnsi="Cambria Math"/>
                </w:rPr>
                <m:t>RIA</m:t>
              </m:r>
            </m:e>
            <m:sub>
              <m:r>
                <w:rPr>
                  <w:rFonts w:ascii="Cambria Math" w:hAnsi="Cambria Math"/>
                </w:rPr>
                <m:t>NQV,t,m</m:t>
              </m:r>
            </m:sub>
          </m:sSub>
          <m:r>
            <w:rPr>
              <w:rFonts w:ascii="Cambria Math" w:hAnsi="Cambria Math"/>
            </w:rPr>
            <m:t xml:space="preserve">= </m:t>
          </m:r>
          <m:sSub>
            <m:sSubPr>
              <m:ctrlPr>
                <w:rPr>
                  <w:rFonts w:ascii="Cambria Math" w:hAnsi="Cambria Math"/>
                  <w:i/>
                </w:rPr>
              </m:ctrlPr>
            </m:sSubPr>
            <m:e>
              <m:r>
                <w:rPr>
                  <w:rFonts w:ascii="Cambria Math" w:hAnsi="Cambria Math"/>
                </w:rPr>
                <m:t>TIA</m:t>
              </m:r>
            </m:e>
            <m:sub>
              <m:r>
                <w:rPr>
                  <w:rFonts w:ascii="Cambria Math" w:hAnsi="Cambria Math"/>
                </w:rPr>
                <m:t>NQV,t,m</m:t>
              </m:r>
            </m:sub>
          </m:sSub>
          <m:r>
            <w:rPr>
              <w:rFonts w:ascii="Cambria Math" w:hAnsi="Cambria Math"/>
            </w:rPr>
            <m:t xml:space="preserve">- </m:t>
          </m:r>
          <m:sSub>
            <m:sSubPr>
              <m:ctrlPr>
                <w:rPr>
                  <w:rFonts w:ascii="Cambria Math" w:hAnsi="Cambria Math"/>
                  <w:i/>
                </w:rPr>
              </m:ctrlPr>
            </m:sSubPr>
            <m:e>
              <m:r>
                <w:rPr>
                  <w:rFonts w:ascii="Cambria Math" w:hAnsi="Cambria Math"/>
                </w:rPr>
                <m:t>SPEA</m:t>
              </m:r>
            </m:e>
            <m:sub>
              <m:r>
                <w:rPr>
                  <w:rFonts w:ascii="Cambria Math" w:hAnsi="Cambria Math"/>
                </w:rPr>
                <m:t>NQV,t,m</m:t>
              </m:r>
            </m:sub>
          </m:sSub>
        </m:oMath>
      </m:oMathPara>
    </w:p>
    <w:p w14:paraId="0FDF7D32" w14:textId="77777777" w:rsidR="00D179D6" w:rsidRPr="00462199" w:rsidRDefault="00D179D6" w:rsidP="005B3BB9">
      <w:pPr>
        <w:pStyle w:val="B12Ashurst"/>
      </w:pPr>
      <w:r w:rsidRPr="00462199">
        <w:t>where:</w:t>
      </w:r>
    </w:p>
    <w:tbl>
      <w:tblPr>
        <w:tblW w:w="8363" w:type="dxa"/>
        <w:tblInd w:w="709" w:type="dxa"/>
        <w:tblCellMar>
          <w:left w:w="10" w:type="dxa"/>
          <w:right w:w="10" w:type="dxa"/>
        </w:tblCellMar>
        <w:tblLook w:val="04A0" w:firstRow="1" w:lastRow="0" w:firstColumn="1" w:lastColumn="0" w:noHBand="0" w:noVBand="1"/>
      </w:tblPr>
      <w:tblGrid>
        <w:gridCol w:w="1843"/>
        <w:gridCol w:w="425"/>
        <w:gridCol w:w="6095"/>
      </w:tblGrid>
      <w:tr w:rsidR="00D179D6" w:rsidRPr="00462199" w14:paraId="3AB9A0C9" w14:textId="77777777" w:rsidTr="00244D6B">
        <w:tc>
          <w:tcPr>
            <w:tcW w:w="1843" w:type="dxa"/>
            <w:tcMar>
              <w:left w:w="108" w:type="dxa"/>
              <w:right w:w="108" w:type="dxa"/>
            </w:tcMar>
          </w:tcPr>
          <w:p w14:paraId="0BD294B9"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RIA</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 xml:space="preserve"> </m:t>
                    </m:r>
                  </m:sub>
                </m:sSub>
              </m:oMath>
            </m:oMathPara>
          </w:p>
        </w:tc>
        <w:tc>
          <w:tcPr>
            <w:tcW w:w="425" w:type="dxa"/>
            <w:tcMar>
              <w:left w:w="108" w:type="dxa"/>
              <w:right w:w="108" w:type="dxa"/>
            </w:tcMar>
          </w:tcPr>
          <w:p w14:paraId="28A04178" w14:textId="77777777" w:rsidR="00D179D6" w:rsidRPr="00462199" w:rsidRDefault="00D179D6" w:rsidP="00244D6B">
            <w:pPr>
              <w:pStyle w:val="TableAshurst"/>
            </w:pPr>
            <w:r w:rsidRPr="00462199">
              <w:t>=</w:t>
            </w:r>
          </w:p>
        </w:tc>
        <w:tc>
          <w:tcPr>
            <w:tcW w:w="6095" w:type="dxa"/>
            <w:tcMar>
              <w:left w:w="108" w:type="dxa"/>
              <w:right w:w="108" w:type="dxa"/>
            </w:tcMar>
          </w:tcPr>
          <w:p w14:paraId="26FC5E47" w14:textId="77777777" w:rsidR="00D179D6" w:rsidRPr="00462199" w:rsidRDefault="00D179D6" w:rsidP="00244D6B">
            <w:pPr>
              <w:pStyle w:val="TableAshurst"/>
            </w:pPr>
            <w:r w:rsidRPr="00462199">
              <w:t>Relevant Invoiced Amount (</w:t>
            </w:r>
            <w:r w:rsidRPr="00987EE8">
              <w:rPr>
                <w:i/>
                <w:iCs/>
              </w:rPr>
              <w:t>£</w:t>
            </w:r>
            <w:r w:rsidRPr="00462199">
              <w:t>) for each Relevant Offtaker (</w:t>
            </w:r>
            <w:r w:rsidRPr="00462199">
              <w:rPr>
                <w:i/>
              </w:rPr>
              <w:t>t</w:t>
            </w:r>
            <w:r w:rsidRPr="00462199">
              <w:t>) in respect of Non-Qualifying Volumes in the relevant Billing Period (</w:t>
            </w:r>
            <w:r w:rsidRPr="00462199">
              <w:rPr>
                <w:i/>
              </w:rPr>
              <w:t>m</w:t>
            </w:r>
            <w:r w:rsidRPr="00462199">
              <w:t>)</w:t>
            </w:r>
          </w:p>
        </w:tc>
      </w:tr>
      <w:tr w:rsidR="00D179D6" w:rsidRPr="00462199" w14:paraId="3C1BFBCE" w14:textId="77777777" w:rsidTr="00244D6B">
        <w:tc>
          <w:tcPr>
            <w:tcW w:w="1843" w:type="dxa"/>
            <w:tcMar>
              <w:left w:w="108" w:type="dxa"/>
              <w:right w:w="108" w:type="dxa"/>
            </w:tcMar>
          </w:tcPr>
          <w:p w14:paraId="7E5A146F"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TIA</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60CEE939" w14:textId="77777777" w:rsidR="00D179D6" w:rsidRPr="00462199" w:rsidRDefault="00D179D6" w:rsidP="00244D6B">
            <w:pPr>
              <w:pStyle w:val="TableAshurst"/>
            </w:pPr>
            <w:r w:rsidRPr="00462199">
              <w:t>=</w:t>
            </w:r>
          </w:p>
        </w:tc>
        <w:tc>
          <w:tcPr>
            <w:tcW w:w="6095" w:type="dxa"/>
            <w:tcMar>
              <w:left w:w="108" w:type="dxa"/>
              <w:right w:w="108" w:type="dxa"/>
            </w:tcMar>
          </w:tcPr>
          <w:p w14:paraId="7CD61621" w14:textId="77777777" w:rsidR="00D179D6" w:rsidRPr="00462199" w:rsidRDefault="00D179D6" w:rsidP="00244D6B">
            <w:pPr>
              <w:pStyle w:val="TableAshurst"/>
            </w:pPr>
            <w:r w:rsidRPr="00462199">
              <w:t>Total Invoiced Amount (</w:t>
            </w:r>
            <w:r w:rsidRPr="00987EE8">
              <w:rPr>
                <w:i/>
                <w:iCs/>
              </w:rPr>
              <w:t>£</w:t>
            </w:r>
            <w:r w:rsidRPr="00462199">
              <w:t>) for each Relevant Offtaker (</w:t>
            </w:r>
            <w:r w:rsidRPr="00462199">
              <w:rPr>
                <w:i/>
              </w:rPr>
              <w:t>t</w:t>
            </w:r>
            <w:r w:rsidRPr="00462199">
              <w:t>) in respect of Non-Qualifying Volumes in the relevant Billing Period (</w:t>
            </w:r>
            <w:r w:rsidRPr="00462199">
              <w:rPr>
                <w:i/>
              </w:rPr>
              <w:t>m</w:t>
            </w:r>
            <w:r w:rsidRPr="00462199">
              <w:t>)</w:t>
            </w:r>
          </w:p>
        </w:tc>
      </w:tr>
      <w:tr w:rsidR="00D179D6" w:rsidRPr="00462199" w14:paraId="3162244E" w14:textId="77777777" w:rsidTr="00244D6B">
        <w:tc>
          <w:tcPr>
            <w:tcW w:w="1843" w:type="dxa"/>
            <w:tcMar>
              <w:left w:w="108" w:type="dxa"/>
              <w:right w:w="108" w:type="dxa"/>
            </w:tcMar>
          </w:tcPr>
          <w:p w14:paraId="1897E594"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SPEA</m:t>
                    </m:r>
                  </m:e>
                  <m:sub>
                    <m:r>
                      <w:rPr>
                        <w:rFonts w:ascii="Cambria Math" w:hAnsi="Cambria Math"/>
                      </w:rPr>
                      <m:t>NQV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164F2D25" w14:textId="77777777" w:rsidR="00D179D6" w:rsidRPr="00462199" w:rsidRDefault="00D179D6" w:rsidP="00244D6B">
            <w:pPr>
              <w:pStyle w:val="TableAshurst"/>
            </w:pPr>
            <w:r w:rsidRPr="00462199">
              <w:t>=</w:t>
            </w:r>
          </w:p>
        </w:tc>
        <w:tc>
          <w:tcPr>
            <w:tcW w:w="6095" w:type="dxa"/>
            <w:tcMar>
              <w:left w:w="108" w:type="dxa"/>
              <w:right w:w="108" w:type="dxa"/>
            </w:tcMar>
          </w:tcPr>
          <w:p w14:paraId="768397C4" w14:textId="77777777" w:rsidR="00D179D6" w:rsidRPr="00462199" w:rsidRDefault="00D179D6" w:rsidP="00244D6B">
            <w:pPr>
              <w:pStyle w:val="TableAshurst"/>
            </w:pPr>
            <w:r w:rsidRPr="00462199">
              <w:t>sum of the Strike Price Exclusion Amounts (</w:t>
            </w:r>
            <w:r w:rsidRPr="00987EE8">
              <w:rPr>
                <w:i/>
              </w:rPr>
              <w:t>£</w:t>
            </w:r>
            <w:r w:rsidRPr="00462199">
              <w:t>) for all Strike Price Exclusions</w:t>
            </w:r>
            <w:r w:rsidRPr="00462199" w:rsidDel="00BB28B0">
              <w:t xml:space="preserve"> </w:t>
            </w:r>
            <w:r w:rsidRPr="00462199">
              <w:t>for each Relevant Offtaker (</w:t>
            </w:r>
            <w:r w:rsidRPr="00462199">
              <w:rPr>
                <w:i/>
              </w:rPr>
              <w:t>t</w:t>
            </w:r>
            <w:r w:rsidRPr="00462199">
              <w:t>) in respect of Non-Qualifying Volumes in the relevant Billing Period (</w:t>
            </w:r>
            <w:r w:rsidRPr="00462199">
              <w:rPr>
                <w:i/>
              </w:rPr>
              <w:t>m</w:t>
            </w:r>
            <w:r w:rsidRPr="00462199">
              <w:t>)</w:t>
            </w:r>
          </w:p>
        </w:tc>
      </w:tr>
    </w:tbl>
    <w:p w14:paraId="1D177F9B" w14:textId="77777777" w:rsidR="00D179D6" w:rsidRPr="00462199" w:rsidRDefault="00D179D6" w:rsidP="005B3BB9">
      <w:pPr>
        <w:pStyle w:val="NormalBoldAshurst"/>
      </w:pPr>
      <w:r w:rsidRPr="00462199">
        <w:rPr>
          <w:i/>
        </w:rPr>
        <w:t>Floor Price calculation</w:t>
      </w:r>
    </w:p>
    <w:p w14:paraId="29872AC9" w14:textId="5078C76A" w:rsidR="00D179D6" w:rsidRPr="00462199" w:rsidRDefault="00D179D6" w:rsidP="005B3BB9">
      <w:pPr>
        <w:pStyle w:val="H2Ashurst"/>
      </w:pPr>
      <w:bookmarkStart w:id="3154" w:name="_Ref144113422"/>
      <w:r w:rsidRPr="00462199">
        <w:t>The LCHA Counterparty shall calculate the Floor Price that applies to each Relevant Offtaker in respect of Qualifying Volumes (</w:t>
      </w:r>
      <w:r w:rsidRPr="00462199">
        <w:rPr>
          <w:i/>
        </w:rPr>
        <w:t>expressed in</w:t>
      </w:r>
      <w:r w:rsidRPr="00462199">
        <w:t xml:space="preserve"> </w:t>
      </w:r>
      <w:r w:rsidRPr="00462199">
        <w:rPr>
          <w:i/>
        </w:rPr>
        <w:t>£/MWh (HHV)</w:t>
      </w:r>
      <w:r w:rsidRPr="00462199">
        <w:t xml:space="preserve">) in respect of each Billing Period in accordance with </w:t>
      </w:r>
      <w:r w:rsidR="007248B2" w:rsidRPr="007248B2">
        <w:t>Condition</w:t>
      </w:r>
      <w:r w:rsidRPr="00462199">
        <w:t xml:space="preserve"> </w:t>
      </w:r>
      <w:r w:rsidR="00FA4A0E">
        <w:fldChar w:fldCharType="begin"/>
      </w:r>
      <w:r w:rsidR="00FA4A0E">
        <w:instrText xml:space="preserve"> REF _Ref144113423 \w \h </w:instrText>
      </w:r>
      <w:r w:rsidR="00FA4A0E">
        <w:fldChar w:fldCharType="separate"/>
      </w:r>
      <w:del w:id="3155" w:author="Faqir, Sofia (Energy Security)" w:date="2023-11-12T19:47:00Z">
        <w:r w:rsidR="00E473FC">
          <w:delText>9.10</w:delText>
        </w:r>
      </w:del>
      <w:r w:rsidR="00FA4A0E">
        <w:fldChar w:fldCharType="end"/>
      </w:r>
      <w:r w:rsidRPr="00462199">
        <w:t>.</w:t>
      </w:r>
      <w:bookmarkEnd w:id="3154"/>
    </w:p>
    <w:p w14:paraId="418133D1" w14:textId="77777777" w:rsidR="00D179D6" w:rsidRPr="00462199" w:rsidRDefault="00D179D6" w:rsidP="005B3BB9">
      <w:pPr>
        <w:pStyle w:val="H2Ashurst"/>
      </w:pPr>
      <w:bookmarkStart w:id="3156" w:name="_Ref144113423"/>
      <w:r w:rsidRPr="00462199">
        <w:t xml:space="preserve">The </w:t>
      </w:r>
      <w:r w:rsidRPr="00462199">
        <w:rPr>
          <w:b/>
        </w:rPr>
        <w:t>"Floor Price"</w:t>
      </w:r>
      <w:r w:rsidRPr="00462199">
        <w:t xml:space="preserve"> shall be calculated as follows:</w:t>
      </w:r>
      <w:bookmarkEnd w:id="3156"/>
    </w:p>
    <w:p w14:paraId="14ADA7C1" w14:textId="4486FCA2" w:rsidR="00D179D6" w:rsidRPr="00462199" w:rsidRDefault="00D179D6" w:rsidP="00867A58">
      <w:pPr>
        <w:pStyle w:val="H3Ashurst"/>
      </w:pPr>
      <w:bookmarkStart w:id="3157" w:name="_Ref144113424"/>
      <w:r w:rsidRPr="00462199">
        <w:t xml:space="preserve">Subject to </w:t>
      </w:r>
      <w:r w:rsidR="007248B2" w:rsidRPr="007248B2">
        <w:t>Condition</w:t>
      </w:r>
      <w:r w:rsidRPr="00462199">
        <w:t xml:space="preserve"> </w:t>
      </w:r>
      <w:r w:rsidR="00FA4A0E">
        <w:fldChar w:fldCharType="begin"/>
      </w:r>
      <w:r w:rsidR="00FA4A0E">
        <w:instrText xml:space="preserve"> REF _Ref144113425 \w \h </w:instrText>
      </w:r>
      <w:r w:rsidR="00FA4A0E">
        <w:fldChar w:fldCharType="separate"/>
      </w:r>
      <w:del w:id="3158" w:author="Faqir, Sofia (Energy Security)" w:date="2023-11-12T19:47:00Z">
        <w:r w:rsidR="00E473FC">
          <w:delText>9.10(B)</w:delText>
        </w:r>
      </w:del>
      <w:r w:rsidR="00FA4A0E">
        <w:fldChar w:fldCharType="end"/>
      </w:r>
      <w:r w:rsidRPr="00462199">
        <w:t>, the Floor Price that applies to each Relevant Offtaker in respect of Qualifying Volumes in Billing Period (</w:t>
      </w:r>
      <w:r w:rsidRPr="00462199">
        <w:rPr>
          <w:i/>
        </w:rPr>
        <w:t>m</w:t>
      </w:r>
      <w:r w:rsidRPr="00462199">
        <w:t>) shall be calculated as follows:</w:t>
      </w:r>
      <w:bookmarkEnd w:id="3157"/>
    </w:p>
    <w:p w14:paraId="65094DE2" w14:textId="0DC9C1A0" w:rsidR="00D179D6" w:rsidRPr="00462199" w:rsidRDefault="00F47FCB" w:rsidP="00244D6B">
      <w:pPr>
        <w:pStyle w:val="NormalAshurst"/>
      </w:pPr>
      <m:oMathPara>
        <m:oMath>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cs="Arial"/>
            </w:rPr>
            <m:t>MIN</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SP</m:t>
                  </m:r>
                </m:e>
                <m:sub>
                  <m:r>
                    <w:rPr>
                      <w:rFonts w:ascii="Cambria Math" w:hAnsi="Cambria Math" w:cs="Arial"/>
                    </w:rPr>
                    <m:t>m,</m:t>
                  </m:r>
                </m:sub>
              </m:sSub>
              <m:sSub>
                <m:sSubPr>
                  <m:ctrlPr>
                    <w:rPr>
                      <w:rFonts w:ascii="Cambria Math" w:hAnsi="Cambria Math" w:cs="Arial"/>
                      <w:i/>
                    </w:rPr>
                  </m:ctrlPr>
                </m:sSubPr>
                <m:e>
                  <m:r>
                    <w:rPr>
                      <w:rFonts w:ascii="Cambria Math" w:hAnsi="Cambria Math" w:cs="Arial"/>
                    </w:rPr>
                    <m:t>GRP</m:t>
                  </m:r>
                </m:e>
                <m:sub>
                  <m:r>
                    <w:rPr>
                      <w:rFonts w:ascii="Cambria Math" w:hAnsi="Cambria Math" w:cs="Arial"/>
                    </w:rPr>
                    <m:t>m</m:t>
                  </m:r>
                </m:sub>
              </m:sSub>
            </m:e>
          </m:d>
        </m:oMath>
      </m:oMathPara>
    </w:p>
    <w:p w14:paraId="30FDCED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34F266AF" w14:textId="77777777" w:rsidTr="00CD79C5">
        <w:tc>
          <w:tcPr>
            <w:tcW w:w="1770" w:type="dxa"/>
            <w:tcMar>
              <w:left w:w="108" w:type="dxa"/>
              <w:right w:w="108" w:type="dxa"/>
            </w:tcMar>
          </w:tcPr>
          <w:p w14:paraId="13F4CBA0"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31347179" w14:textId="77777777" w:rsidR="00D179D6" w:rsidRPr="00462199" w:rsidRDefault="00D179D6" w:rsidP="00244D6B">
            <w:pPr>
              <w:pStyle w:val="TableAshurst"/>
            </w:pPr>
            <w:r w:rsidRPr="00462199">
              <w:t>=</w:t>
            </w:r>
          </w:p>
        </w:tc>
        <w:tc>
          <w:tcPr>
            <w:tcW w:w="6049" w:type="dxa"/>
            <w:tcMar>
              <w:left w:w="108" w:type="dxa"/>
              <w:right w:w="108" w:type="dxa"/>
            </w:tcMar>
          </w:tcPr>
          <w:p w14:paraId="43F1F936" w14:textId="77777777" w:rsidR="00D179D6" w:rsidRPr="00462199" w:rsidRDefault="00D179D6" w:rsidP="00244D6B">
            <w:pPr>
              <w:pStyle w:val="TableAshurst"/>
            </w:pPr>
            <w:r w:rsidRPr="00462199">
              <w:t>Floor Price (</w:t>
            </w:r>
            <w:r w:rsidRPr="00462199">
              <w:rPr>
                <w:i/>
              </w:rPr>
              <w:t>£/MWh (HHV)</w:t>
            </w:r>
            <w:r w:rsidRPr="00462199">
              <w:t>) that applies to each Relevant Offtaker (</w:t>
            </w:r>
            <w:r w:rsidRPr="00462199">
              <w:rPr>
                <w:i/>
              </w:rPr>
              <w:t>t</w:t>
            </w:r>
            <w:r w:rsidRPr="00462199">
              <w:t>) in respect of Qualifying Volumes in the relevant Billing Period (</w:t>
            </w:r>
            <w:r w:rsidRPr="00462199">
              <w:rPr>
                <w:i/>
              </w:rPr>
              <w:t>m</w:t>
            </w:r>
            <w:r w:rsidRPr="00462199">
              <w:t>)</w:t>
            </w:r>
          </w:p>
        </w:tc>
      </w:tr>
      <w:tr w:rsidR="00D179D6" w:rsidRPr="00462199" w14:paraId="76758D52" w14:textId="77777777" w:rsidTr="00CD79C5">
        <w:tc>
          <w:tcPr>
            <w:tcW w:w="1770" w:type="dxa"/>
            <w:tcMar>
              <w:left w:w="108" w:type="dxa"/>
              <w:right w:w="108" w:type="dxa"/>
            </w:tcMar>
          </w:tcPr>
          <w:p w14:paraId="525A07C9"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m</m:t>
                    </m:r>
                  </m:sub>
                </m:sSub>
              </m:oMath>
            </m:oMathPara>
          </w:p>
        </w:tc>
        <w:tc>
          <w:tcPr>
            <w:tcW w:w="425" w:type="dxa"/>
            <w:tcMar>
              <w:left w:w="108" w:type="dxa"/>
              <w:right w:w="108" w:type="dxa"/>
            </w:tcMar>
          </w:tcPr>
          <w:p w14:paraId="62E99D68" w14:textId="77777777" w:rsidR="00D179D6" w:rsidRPr="00462199" w:rsidRDefault="00D179D6" w:rsidP="00244D6B">
            <w:pPr>
              <w:pStyle w:val="TableAshurst"/>
            </w:pPr>
            <w:r w:rsidRPr="00462199">
              <w:t>=</w:t>
            </w:r>
          </w:p>
        </w:tc>
        <w:tc>
          <w:tcPr>
            <w:tcW w:w="6049" w:type="dxa"/>
            <w:tcMar>
              <w:left w:w="108" w:type="dxa"/>
              <w:right w:w="108" w:type="dxa"/>
            </w:tcMar>
          </w:tcPr>
          <w:p w14:paraId="3748947F" w14:textId="77777777" w:rsidR="00D179D6" w:rsidRPr="00462199" w:rsidRDefault="00D179D6" w:rsidP="00244D6B">
            <w:pPr>
              <w:pStyle w:val="TableAshurst"/>
            </w:pPr>
            <w:r w:rsidRPr="00462199">
              <w:t>Strike Price (</w:t>
            </w:r>
            <w:r w:rsidRPr="00462199">
              <w:rPr>
                <w:i/>
              </w:rPr>
              <w:t>£/MWh (HHV)</w:t>
            </w:r>
            <w:r w:rsidRPr="00462199">
              <w:t>) that applies in the relevant Billing Period (</w:t>
            </w:r>
            <w:r w:rsidRPr="00462199">
              <w:rPr>
                <w:i/>
              </w:rPr>
              <w:t>m</w:t>
            </w:r>
            <w:r w:rsidRPr="00462199">
              <w:t>)</w:t>
            </w:r>
          </w:p>
        </w:tc>
      </w:tr>
      <w:tr w:rsidR="00D179D6" w:rsidRPr="00462199" w14:paraId="41FA074A" w14:textId="77777777" w:rsidTr="00CD79C5">
        <w:tc>
          <w:tcPr>
            <w:tcW w:w="1770" w:type="dxa"/>
            <w:tcMar>
              <w:left w:w="108" w:type="dxa"/>
              <w:right w:w="108" w:type="dxa"/>
            </w:tcMar>
          </w:tcPr>
          <w:p w14:paraId="16BB840B" w14:textId="77777777" w:rsidR="00D179D6" w:rsidRPr="00462199" w:rsidRDefault="00F47FCB" w:rsidP="00244D6B">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GRP</m:t>
                    </m:r>
                  </m:e>
                  <m:sub>
                    <m:r>
                      <w:rPr>
                        <w:rFonts w:ascii="Cambria Math" w:eastAsia="Microsoft JhengHei" w:hAnsi="Cambria Math"/>
                      </w:rPr>
                      <m:t>m</m:t>
                    </m:r>
                  </m:sub>
                </m:sSub>
              </m:oMath>
            </m:oMathPara>
          </w:p>
        </w:tc>
        <w:tc>
          <w:tcPr>
            <w:tcW w:w="425" w:type="dxa"/>
            <w:tcMar>
              <w:left w:w="108" w:type="dxa"/>
              <w:right w:w="108" w:type="dxa"/>
            </w:tcMar>
          </w:tcPr>
          <w:p w14:paraId="32C55A36" w14:textId="77777777" w:rsidR="00D179D6" w:rsidRPr="00462199" w:rsidRDefault="00D179D6" w:rsidP="00244D6B">
            <w:pPr>
              <w:pStyle w:val="TableAshurst"/>
            </w:pPr>
            <w:r w:rsidRPr="00462199">
              <w:t>=</w:t>
            </w:r>
          </w:p>
        </w:tc>
        <w:tc>
          <w:tcPr>
            <w:tcW w:w="6049" w:type="dxa"/>
            <w:tcMar>
              <w:left w:w="108" w:type="dxa"/>
              <w:right w:w="108" w:type="dxa"/>
            </w:tcMar>
          </w:tcPr>
          <w:p w14:paraId="582296A4" w14:textId="77777777" w:rsidR="00D179D6" w:rsidRPr="00462199" w:rsidRDefault="00D179D6" w:rsidP="00244D6B">
            <w:pPr>
              <w:pStyle w:val="TableAshurst"/>
            </w:pPr>
            <w:r w:rsidRPr="00462199">
              <w:t>Gas Reference Price (</w:t>
            </w:r>
            <w:r w:rsidRPr="00462199">
              <w:rPr>
                <w:i/>
              </w:rPr>
              <w:t>£/MWh (HHV)</w:t>
            </w:r>
            <w:r w:rsidRPr="00462199">
              <w:t>) in the relevant Billing Period (</w:t>
            </w:r>
            <w:r w:rsidRPr="00462199">
              <w:rPr>
                <w:i/>
              </w:rPr>
              <w:t>m</w:t>
            </w:r>
            <w:r w:rsidRPr="00462199">
              <w:t>)</w:t>
            </w:r>
          </w:p>
        </w:tc>
      </w:tr>
    </w:tbl>
    <w:p w14:paraId="2FF6896F" w14:textId="77777777" w:rsidR="00D179D6" w:rsidRPr="00462199" w:rsidRDefault="00D179D6" w:rsidP="005B3BB9">
      <w:pPr>
        <w:pStyle w:val="B12Ashurst"/>
      </w:pPr>
      <w:r w:rsidRPr="00462199">
        <w:t xml:space="preserve">provided that where </w:t>
      </w:r>
      <m:oMath>
        <m:sSub>
          <m:sSubPr>
            <m:ctrlPr>
              <w:rPr>
                <w:rFonts w:ascii="Cambria Math" w:hAnsi="Cambria Math" w:cs="Arial"/>
                <w:i/>
              </w:rPr>
            </m:ctrlPr>
          </m:sSubPr>
          <m:e>
            <m:r>
              <w:rPr>
                <w:rFonts w:ascii="Cambria Math" w:hAnsi="Cambria Math"/>
              </w:rPr>
              <m:t>GRP</m:t>
            </m:r>
          </m:e>
          <m:sub>
            <m:r>
              <w:rPr>
                <w:rFonts w:ascii="Cambria Math" w:hAnsi="Cambria Math"/>
              </w:rPr>
              <m:t>m</m:t>
            </m:r>
          </m:sub>
        </m:sSub>
      </m:oMath>
      <w:r w:rsidRPr="00462199">
        <w:t xml:space="preserve"> is less than zero (0), it shall be deemed to be zero (0) for the purpose of calculating </w:t>
      </w:r>
      <m:oMath>
        <m:sSub>
          <m:sSubPr>
            <m:ctrlPr>
              <w:rPr>
                <w:rFonts w:ascii="Cambria Math" w:hAnsi="Cambria Math"/>
                <w:i/>
              </w:rPr>
            </m:ctrlPr>
          </m:sSubPr>
          <m:e>
            <m:r>
              <w:rPr>
                <w:rFonts w:ascii="Cambria Math" w:hAnsi="Cambria Math"/>
              </w:rPr>
              <m:t>Floor</m:t>
            </m:r>
          </m:e>
          <m:sub>
            <m:r>
              <w:rPr>
                <w:rFonts w:ascii="Cambria Math" w:hAnsi="Cambria Math"/>
              </w:rPr>
              <m:t>QV,t,m</m:t>
            </m:r>
          </m:sub>
        </m:sSub>
      </m:oMath>
      <w:r w:rsidRPr="00462199">
        <w:t>.</w:t>
      </w:r>
    </w:p>
    <w:p w14:paraId="20034237" w14:textId="77777777" w:rsidR="00D179D6" w:rsidRPr="00462199" w:rsidRDefault="00D179D6" w:rsidP="00867A58">
      <w:pPr>
        <w:pStyle w:val="H3Ashurst"/>
      </w:pPr>
      <w:bookmarkStart w:id="3159" w:name="_Ref144113425"/>
      <w:r w:rsidRPr="00462199">
        <w:lastRenderedPageBreak/>
        <w:t xml:space="preserve">If Qualifying Volumes are used for Feedstock Purposes by a Qualifying Offtaker, the Floor Price that applies to each Relevant Offtaker in respect of such Qualifying Volumes in Billing Period </w:t>
      </w:r>
      <w:r w:rsidRPr="00462199">
        <w:rPr>
          <w:i/>
        </w:rPr>
        <w:t>(m)</w:t>
      </w:r>
      <w:r w:rsidRPr="00462199">
        <w:t xml:space="preserve"> shall be calculated as follows:</w:t>
      </w:r>
      <w:bookmarkEnd w:id="3159"/>
    </w:p>
    <w:commentRangeStart w:id="3160"/>
    <w:commentRangeStart w:id="3161"/>
    <w:p w14:paraId="380FF81F" w14:textId="1015CEA6" w:rsidR="00D179D6" w:rsidRPr="00462199" w:rsidRDefault="00F47FCB" w:rsidP="00244D6B">
      <w:pPr>
        <w:pStyle w:val="NormalAshurst"/>
      </w:pPr>
      <m:oMath>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cs="Arial"/>
          </w:rPr>
          <m:t>MIN</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SM</m:t>
                </m:r>
              </m:e>
              <m:sub>
                <m:r>
                  <w:rPr>
                    <w:rFonts w:ascii="Cambria Math" w:hAnsi="Cambria Math" w:cs="Arial"/>
                  </w:rPr>
                  <m:t>m,</m:t>
                </m:r>
              </m:sub>
            </m:sSub>
            <m:sSub>
              <m:sSubPr>
                <m:ctrlPr>
                  <w:rPr>
                    <w:rFonts w:ascii="Cambria Math" w:hAnsi="Cambria Math" w:cs="Arial"/>
                    <w:i/>
                  </w:rPr>
                </m:ctrlPr>
              </m:sSubPr>
              <m:e>
                <m:r>
                  <w:rPr>
                    <w:rFonts w:ascii="Cambria Math" w:hAnsi="Cambria Math" w:cs="Arial"/>
                  </w:rPr>
                  <m:t>GRP</m:t>
                </m:r>
              </m:e>
              <m:sub>
                <m:r>
                  <w:rPr>
                    <w:rFonts w:ascii="Cambria Math" w:hAnsi="Cambria Math" w:cs="Arial"/>
                  </w:rPr>
                  <m:t>m</m:t>
                </m:r>
              </m:sub>
            </m:sSub>
            <m:r>
              <w:rPr>
                <w:rFonts w:ascii="Cambria Math" w:hAnsi="Cambria Math" w:cs="Arial"/>
              </w:rPr>
              <m:t xml:space="preserve"> * 1.2</m:t>
            </m:r>
          </m:e>
        </m:d>
      </m:oMath>
      <w:commentRangeEnd w:id="3160"/>
      <w:r w:rsidR="00790F31" w:rsidRPr="00462199">
        <w:rPr>
          <w:rStyle w:val="CommentReference"/>
          <w:rFonts w:ascii="Arial" w:hAnsi="Arial"/>
          <w:sz w:val="20"/>
          <w:szCs w:val="20"/>
        </w:rPr>
        <w:commentReference w:id="3160"/>
      </w:r>
      <w:commentRangeEnd w:id="3161"/>
      <w:r w:rsidR="00790F31" w:rsidRPr="00462199">
        <w:rPr>
          <w:rStyle w:val="CommentReference"/>
          <w:rFonts w:ascii="Arial" w:hAnsi="Arial"/>
          <w:sz w:val="20"/>
          <w:szCs w:val="20"/>
        </w:rPr>
        <w:commentReference w:id="3161"/>
      </w:r>
    </w:p>
    <w:p w14:paraId="57AE8352"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7F0B0782" w14:textId="77777777" w:rsidTr="00CD79C5">
        <w:tc>
          <w:tcPr>
            <w:tcW w:w="1770" w:type="dxa"/>
            <w:tcMar>
              <w:left w:w="108" w:type="dxa"/>
              <w:right w:w="108" w:type="dxa"/>
            </w:tcMar>
          </w:tcPr>
          <w:p w14:paraId="5CF0B442"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19402F28" w14:textId="77777777" w:rsidR="00D179D6" w:rsidRPr="00462199" w:rsidRDefault="00D179D6" w:rsidP="00244D6B">
            <w:pPr>
              <w:pStyle w:val="TableAshurst"/>
            </w:pPr>
            <w:r w:rsidRPr="00462199">
              <w:t>=</w:t>
            </w:r>
          </w:p>
        </w:tc>
        <w:tc>
          <w:tcPr>
            <w:tcW w:w="6049" w:type="dxa"/>
            <w:tcMar>
              <w:left w:w="108" w:type="dxa"/>
              <w:right w:w="108" w:type="dxa"/>
            </w:tcMar>
          </w:tcPr>
          <w:p w14:paraId="4E5DC994" w14:textId="77777777" w:rsidR="00D179D6" w:rsidRPr="00462199" w:rsidRDefault="00D179D6" w:rsidP="00244D6B">
            <w:pPr>
              <w:pStyle w:val="TableAshurst"/>
            </w:pPr>
            <w:r w:rsidRPr="00462199">
              <w:t>Floor Price (</w:t>
            </w:r>
            <w:r w:rsidRPr="00462199">
              <w:rPr>
                <w:i/>
              </w:rPr>
              <w:t>£/MWh (HHV)</w:t>
            </w:r>
            <w:r w:rsidRPr="00462199">
              <w:t>) that applies to each Relevant Offtaker (</w:t>
            </w:r>
            <w:r w:rsidRPr="00462199">
              <w:rPr>
                <w:i/>
              </w:rPr>
              <w:t>t</w:t>
            </w:r>
            <w:r w:rsidRPr="00462199">
              <w:t>) in respect of such Qualifying Volumes in the relevant Billing Period (</w:t>
            </w:r>
            <w:r w:rsidRPr="00462199">
              <w:rPr>
                <w:i/>
              </w:rPr>
              <w:t>m</w:t>
            </w:r>
            <w:r w:rsidRPr="00462199">
              <w:t>)</w:t>
            </w:r>
          </w:p>
        </w:tc>
      </w:tr>
      <w:tr w:rsidR="00D179D6" w:rsidRPr="00462199" w14:paraId="4D1F94EE" w14:textId="77777777" w:rsidTr="00CD79C5">
        <w:tc>
          <w:tcPr>
            <w:tcW w:w="1770" w:type="dxa"/>
            <w:tcMar>
              <w:left w:w="108" w:type="dxa"/>
              <w:right w:w="108" w:type="dxa"/>
            </w:tcMar>
          </w:tcPr>
          <w:p w14:paraId="652BF0C6"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m</m:t>
                    </m:r>
                  </m:sub>
                </m:sSub>
              </m:oMath>
            </m:oMathPara>
          </w:p>
        </w:tc>
        <w:tc>
          <w:tcPr>
            <w:tcW w:w="425" w:type="dxa"/>
            <w:tcMar>
              <w:left w:w="108" w:type="dxa"/>
              <w:right w:w="108" w:type="dxa"/>
            </w:tcMar>
          </w:tcPr>
          <w:p w14:paraId="61C0C128" w14:textId="77777777" w:rsidR="00D179D6" w:rsidRPr="00462199" w:rsidRDefault="00D179D6" w:rsidP="00244D6B">
            <w:pPr>
              <w:pStyle w:val="TableAshurst"/>
            </w:pPr>
            <w:r w:rsidRPr="00462199">
              <w:t>=</w:t>
            </w:r>
          </w:p>
        </w:tc>
        <w:tc>
          <w:tcPr>
            <w:tcW w:w="6049" w:type="dxa"/>
            <w:tcMar>
              <w:left w:w="108" w:type="dxa"/>
              <w:right w:w="108" w:type="dxa"/>
            </w:tcMar>
          </w:tcPr>
          <w:p w14:paraId="3ABF0495" w14:textId="77777777" w:rsidR="00D179D6" w:rsidRPr="00462199" w:rsidRDefault="00D179D6" w:rsidP="00244D6B">
            <w:pPr>
              <w:pStyle w:val="TableAshurst"/>
            </w:pPr>
            <w:r w:rsidRPr="00462199">
              <w:t>Strike Price (</w:t>
            </w:r>
            <w:r w:rsidRPr="00462199">
              <w:rPr>
                <w:i/>
              </w:rPr>
              <w:t>£/MWh (HHV)</w:t>
            </w:r>
            <w:r w:rsidRPr="00462199">
              <w:t>) that applies in the relevant Billing Period (</w:t>
            </w:r>
            <w:r w:rsidRPr="00462199">
              <w:rPr>
                <w:i/>
              </w:rPr>
              <w:t>m</w:t>
            </w:r>
            <w:r w:rsidRPr="00462199">
              <w:t>)</w:t>
            </w:r>
          </w:p>
        </w:tc>
      </w:tr>
      <w:tr w:rsidR="00D179D6" w:rsidRPr="00462199" w14:paraId="4AFFF01C" w14:textId="77777777" w:rsidTr="00CD79C5">
        <w:tc>
          <w:tcPr>
            <w:tcW w:w="1770" w:type="dxa"/>
            <w:tcMar>
              <w:left w:w="108" w:type="dxa"/>
              <w:right w:w="108" w:type="dxa"/>
            </w:tcMar>
          </w:tcPr>
          <w:p w14:paraId="4FA14F45"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GRP</m:t>
                    </m:r>
                  </m:e>
                  <m:sub>
                    <m:r>
                      <w:rPr>
                        <w:rFonts w:ascii="Cambria Math" w:hAnsi="Cambria Math"/>
                      </w:rPr>
                      <m:t>m</m:t>
                    </m:r>
                  </m:sub>
                </m:sSub>
              </m:oMath>
            </m:oMathPara>
          </w:p>
        </w:tc>
        <w:tc>
          <w:tcPr>
            <w:tcW w:w="425" w:type="dxa"/>
            <w:tcMar>
              <w:left w:w="108" w:type="dxa"/>
              <w:right w:w="108" w:type="dxa"/>
            </w:tcMar>
          </w:tcPr>
          <w:p w14:paraId="7A6AD79D" w14:textId="77777777" w:rsidR="00D179D6" w:rsidRPr="00462199" w:rsidRDefault="00D179D6" w:rsidP="00244D6B">
            <w:pPr>
              <w:pStyle w:val="TableAshurst"/>
            </w:pPr>
            <w:r w:rsidRPr="00462199">
              <w:t>=</w:t>
            </w:r>
          </w:p>
        </w:tc>
        <w:tc>
          <w:tcPr>
            <w:tcW w:w="6049" w:type="dxa"/>
            <w:tcMar>
              <w:left w:w="108" w:type="dxa"/>
              <w:right w:w="108" w:type="dxa"/>
            </w:tcMar>
          </w:tcPr>
          <w:p w14:paraId="6FDEA229" w14:textId="77777777" w:rsidR="00D179D6" w:rsidRPr="00462199" w:rsidRDefault="00D179D6" w:rsidP="00244D6B">
            <w:pPr>
              <w:pStyle w:val="TableAshurst"/>
            </w:pPr>
            <w:r w:rsidRPr="00462199">
              <w:t>Gas Reference Price (</w:t>
            </w:r>
            <w:r w:rsidRPr="00462199">
              <w:rPr>
                <w:i/>
              </w:rPr>
              <w:t>£/MWh (HHV)</w:t>
            </w:r>
            <w:r w:rsidRPr="00462199">
              <w:t>) in the relevant Billing Period (</w:t>
            </w:r>
            <w:r w:rsidRPr="00462199">
              <w:rPr>
                <w:i/>
              </w:rPr>
              <w:t>m</w:t>
            </w:r>
            <w:r w:rsidRPr="00462199">
              <w:t>)</w:t>
            </w:r>
          </w:p>
        </w:tc>
      </w:tr>
    </w:tbl>
    <w:p w14:paraId="57AB4DB1" w14:textId="77777777" w:rsidR="00D179D6" w:rsidRPr="00462199" w:rsidRDefault="00D179D6" w:rsidP="005B3BB9">
      <w:pPr>
        <w:pStyle w:val="B12Ashurst"/>
      </w:pPr>
      <w:r w:rsidRPr="00462199">
        <w:t>provided that:</w:t>
      </w:r>
    </w:p>
    <w:p w14:paraId="61D0723D" w14:textId="77777777" w:rsidR="00D179D6" w:rsidRPr="00462199" w:rsidRDefault="00D179D6" w:rsidP="00EF1AC1">
      <w:pPr>
        <w:pStyle w:val="H3Ashurst"/>
        <w:numPr>
          <w:ilvl w:val="2"/>
          <w:numId w:val="57"/>
        </w:numPr>
      </w:pPr>
      <w:bookmarkStart w:id="3162" w:name="_Ref144113426"/>
      <w:r w:rsidRPr="00462199">
        <w:t xml:space="preserve">where </w:t>
      </w:r>
      <m:oMath>
        <m:sSub>
          <m:sSubPr>
            <m:ctrlPr>
              <w:rPr>
                <w:rFonts w:ascii="Cambria Math" w:eastAsia="Microsoft JhengHei" w:hAnsi="Cambria Math" w:cs="Arial"/>
                <w:i/>
              </w:rPr>
            </m:ctrlPr>
          </m:sSubPr>
          <m:e>
            <m:r>
              <w:rPr>
                <w:rFonts w:ascii="Cambria Math" w:eastAsia="Microsoft JhengHei" w:hAnsi="Cambria Math"/>
              </w:rPr>
              <m:t>GRP</m:t>
            </m:r>
          </m:e>
          <m:sub>
            <m:r>
              <w:rPr>
                <w:rFonts w:ascii="Cambria Math" w:eastAsia="Microsoft JhengHei" w:hAnsi="Cambria Math"/>
              </w:rPr>
              <m:t>m</m:t>
            </m:r>
          </m:sub>
        </m:sSub>
      </m:oMath>
      <w:r w:rsidRPr="00462199">
        <w:t xml:space="preserve"> is less than zero (0), it shall be deemed to be zero (0) for the purpose of calculating </w:t>
      </w:r>
      <m:oMath>
        <m:sSub>
          <m:sSubPr>
            <m:ctrlPr>
              <w:rPr>
                <w:rFonts w:ascii="Cambria Math" w:hAnsi="Cambria Math"/>
                <w:i/>
              </w:rPr>
            </m:ctrlPr>
          </m:sSubPr>
          <m:e>
            <m:r>
              <w:rPr>
                <w:rFonts w:ascii="Cambria Math" w:hAnsi="Cambria Math"/>
              </w:rPr>
              <m:t>Floor</m:t>
            </m:r>
          </m:e>
          <m:sub>
            <m:r>
              <w:rPr>
                <w:rFonts w:ascii="Cambria Math" w:hAnsi="Cambria Math"/>
              </w:rPr>
              <m:t>QV,t,m</m:t>
            </m:r>
          </m:sub>
        </m:sSub>
      </m:oMath>
      <w:r w:rsidRPr="00462199">
        <w:t>; and</w:t>
      </w:r>
      <w:bookmarkEnd w:id="3162"/>
    </w:p>
    <w:p w14:paraId="14BB806E" w14:textId="0996A580" w:rsidR="00D179D6" w:rsidRPr="00462199" w:rsidRDefault="00D179D6" w:rsidP="00867A58">
      <w:pPr>
        <w:pStyle w:val="H3Ashurst"/>
      </w:pPr>
      <w:bookmarkStart w:id="3163" w:name="_Ref144113427"/>
      <w:r w:rsidRPr="00462199">
        <w:t xml:space="preserve">for the purpose of calculating the Price Discovery Incentive Amount, the Floor Price shall be calculated in accordance with </w:t>
      </w:r>
      <w:r w:rsidR="007248B2" w:rsidRPr="007248B2">
        <w:t>Condition</w:t>
      </w:r>
      <w:r w:rsidRPr="00462199">
        <w:t xml:space="preserve"> </w:t>
      </w:r>
      <w:r w:rsidR="00FA4A0E">
        <w:fldChar w:fldCharType="begin"/>
      </w:r>
      <w:r w:rsidR="00FA4A0E">
        <w:instrText xml:space="preserve"> REF _Ref144113424 \w \h </w:instrText>
      </w:r>
      <w:r w:rsidR="00FA4A0E">
        <w:fldChar w:fldCharType="separate"/>
      </w:r>
      <w:del w:id="3164" w:author="Faqir, Sofia (Energy Security)" w:date="2023-11-12T19:47:00Z">
        <w:r w:rsidR="00E473FC">
          <w:delText>9.10(A)</w:delText>
        </w:r>
      </w:del>
      <w:r w:rsidR="00FA4A0E">
        <w:fldChar w:fldCharType="end"/>
      </w:r>
      <w:r w:rsidRPr="00462199">
        <w:t>.</w:t>
      </w:r>
      <w:bookmarkEnd w:id="3163"/>
    </w:p>
    <w:p w14:paraId="783AAF82" w14:textId="77777777" w:rsidR="00D179D6" w:rsidRPr="00462199" w:rsidRDefault="00D179D6" w:rsidP="005B3BB9">
      <w:pPr>
        <w:pStyle w:val="H2Ashurst"/>
      </w:pPr>
      <w:bookmarkStart w:id="3165" w:name="_Ref144113428"/>
      <w:r w:rsidRPr="00462199">
        <w:t xml:space="preserve">The LCHA Counterparty shall determine the </w:t>
      </w:r>
      <w:r w:rsidRPr="00462199">
        <w:rPr>
          <w:b/>
        </w:rPr>
        <w:t>"Gas Reference Price"</w:t>
      </w:r>
      <w:r w:rsidRPr="00462199">
        <w:t xml:space="preserve"> for each Billing Period (</w:t>
      </w:r>
      <w:r w:rsidRPr="00462199">
        <w:rPr>
          <w:i/>
        </w:rPr>
        <w:t>m</w:t>
      </w:r>
      <w:r w:rsidRPr="00462199">
        <w:t>) during the Payment Period, which shall be expressed in £/MWh (</w:t>
      </w:r>
      <w:r w:rsidRPr="00462199">
        <w:rPr>
          <w:i/>
        </w:rPr>
        <w:t>HHV</w:t>
      </w:r>
      <w:r w:rsidRPr="00462199">
        <w:t>) and calculated as follows:</w:t>
      </w:r>
      <w:bookmarkEnd w:id="3165"/>
    </w:p>
    <w:p w14:paraId="7E6C0D3A" w14:textId="77777777" w:rsidR="00D179D6" w:rsidRPr="00462199" w:rsidRDefault="00F47FCB" w:rsidP="00244D6B">
      <w:pPr>
        <w:pStyle w:val="NormalAshurst"/>
      </w:pPr>
      <m:oMathPara>
        <m:oMath>
          <m:sSub>
            <m:sSubPr>
              <m:ctrlPr>
                <w:rPr>
                  <w:rFonts w:ascii="Cambria Math" w:hAnsi="Cambria Math" w:cs="Arial"/>
                </w:rPr>
              </m:ctrlPr>
            </m:sSubPr>
            <m:e>
              <m:r>
                <w:rPr>
                  <w:rFonts w:ascii="Cambria Math" w:hAnsi="Cambria Math"/>
                </w:rPr>
                <m:t>GRP</m:t>
              </m:r>
            </m:e>
            <m:sub>
              <m:r>
                <w:rPr>
                  <w:rFonts w:ascii="Cambria Math" w:hAnsi="Cambria Math"/>
                </w:rPr>
                <m:t>m</m:t>
              </m:r>
            </m:sub>
          </m:sSub>
          <m:r>
            <m:rPr>
              <m:sty m:val="p"/>
            </m:rPr>
            <w:rPr>
              <w:rFonts w:ascii="Cambria Math" w:hAnsi="Cambria Math"/>
            </w:rPr>
            <m:t>=</m:t>
          </m:r>
          <m:f>
            <m:fPr>
              <m:ctrlPr>
                <w:rPr>
                  <w:rFonts w:ascii="Cambria Math" w:hAnsi="Cambria Math" w:cs="Arial"/>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cs="Arial"/>
                        </w:rPr>
                      </m:ctrlPr>
                    </m:sSubPr>
                    <m:e>
                      <m:r>
                        <w:rPr>
                          <w:rFonts w:ascii="Cambria Math" w:hAnsi="Cambria Math"/>
                        </w:rPr>
                        <m:t>GSP</m:t>
                      </m:r>
                    </m:e>
                    <m:sub>
                      <m:r>
                        <w:rPr>
                          <w:rFonts w:ascii="Cambria Math" w:hAnsi="Cambria Math"/>
                        </w:rPr>
                        <m:t>i</m:t>
                      </m:r>
                    </m:sub>
                  </m:sSub>
                </m:e>
              </m:nary>
            </m:num>
            <m:den>
              <m:r>
                <w:rPr>
                  <w:rFonts w:ascii="Cambria Math" w:hAnsi="Cambria Math"/>
                </w:rPr>
                <m:t>n</m:t>
              </m:r>
            </m:den>
          </m:f>
        </m:oMath>
      </m:oMathPara>
    </w:p>
    <w:p w14:paraId="124465C8"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024B11FD" w14:textId="77777777" w:rsidTr="00CD79C5">
        <w:tc>
          <w:tcPr>
            <w:tcW w:w="1770" w:type="dxa"/>
            <w:tcMar>
              <w:left w:w="108" w:type="dxa"/>
              <w:right w:w="108" w:type="dxa"/>
            </w:tcMar>
          </w:tcPr>
          <w:p w14:paraId="650158EF"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GRP</m:t>
                    </m:r>
                  </m:e>
                  <m:sub>
                    <m:r>
                      <w:rPr>
                        <w:rFonts w:ascii="Cambria Math" w:hAnsi="Cambria Math"/>
                      </w:rPr>
                      <m:t>m</m:t>
                    </m:r>
                  </m:sub>
                </m:sSub>
              </m:oMath>
            </m:oMathPara>
          </w:p>
        </w:tc>
        <w:tc>
          <w:tcPr>
            <w:tcW w:w="425" w:type="dxa"/>
            <w:tcMar>
              <w:left w:w="108" w:type="dxa"/>
              <w:right w:w="108" w:type="dxa"/>
            </w:tcMar>
          </w:tcPr>
          <w:p w14:paraId="7FBDBA43" w14:textId="77777777" w:rsidR="00D179D6" w:rsidRPr="00462199" w:rsidRDefault="00D179D6" w:rsidP="00244D6B">
            <w:pPr>
              <w:pStyle w:val="TableAshurst"/>
            </w:pPr>
            <w:r w:rsidRPr="00462199">
              <w:t>=</w:t>
            </w:r>
          </w:p>
        </w:tc>
        <w:tc>
          <w:tcPr>
            <w:tcW w:w="6049" w:type="dxa"/>
            <w:tcMar>
              <w:left w:w="108" w:type="dxa"/>
              <w:right w:w="108" w:type="dxa"/>
            </w:tcMar>
          </w:tcPr>
          <w:p w14:paraId="2C9F9CB2" w14:textId="77777777" w:rsidR="00D179D6" w:rsidRPr="00462199" w:rsidRDefault="00D179D6" w:rsidP="00244D6B">
            <w:pPr>
              <w:pStyle w:val="TableAshurst"/>
            </w:pPr>
            <w:r w:rsidRPr="00462199">
              <w:t>the Gas Reference Price (</w:t>
            </w:r>
            <w:r w:rsidRPr="00462199">
              <w:rPr>
                <w:i/>
              </w:rPr>
              <w:t>£/MWh (HHV)</w:t>
            </w:r>
            <w:r w:rsidRPr="00462199">
              <w:t>)</w:t>
            </w:r>
            <w:bookmarkStart w:id="3166" w:name="_Ref144117918"/>
            <w:r w:rsidRPr="00462199">
              <w:rPr>
                <w:rStyle w:val="FootnoteReference"/>
              </w:rPr>
              <w:footnoteReference w:id="51"/>
            </w:r>
            <w:bookmarkEnd w:id="3166"/>
            <w:r w:rsidRPr="00462199">
              <w:t xml:space="preserve"> in the relevant Billing Period (</w:t>
            </w:r>
            <w:r w:rsidRPr="00462199">
              <w:rPr>
                <w:i/>
              </w:rPr>
              <w:t>m</w:t>
            </w:r>
            <w:r w:rsidRPr="00462199">
              <w:t>)</w:t>
            </w:r>
          </w:p>
        </w:tc>
      </w:tr>
      <w:tr w:rsidR="00D179D6" w:rsidRPr="00462199" w14:paraId="306FCB2B" w14:textId="77777777" w:rsidTr="00CD79C5">
        <w:tc>
          <w:tcPr>
            <w:tcW w:w="1770" w:type="dxa"/>
            <w:tcMar>
              <w:left w:w="108" w:type="dxa"/>
              <w:right w:w="108" w:type="dxa"/>
            </w:tcMar>
          </w:tcPr>
          <w:p w14:paraId="14FDC8AA" w14:textId="77777777" w:rsidR="00D179D6" w:rsidRPr="00462199" w:rsidRDefault="00F47FCB" w:rsidP="00244D6B">
            <w:pPr>
              <w:pStyle w:val="TableAshurst"/>
            </w:pPr>
            <m:oMathPara>
              <m:oMathParaPr>
                <m:jc m:val="left"/>
              </m:oMathParaPr>
              <m:oMath>
                <m:sSub>
                  <m:sSubPr>
                    <m:ctrlPr>
                      <w:rPr>
                        <w:rFonts w:ascii="Cambria Math" w:hAnsi="Cambria Math" w:cs="Arial"/>
                      </w:rPr>
                    </m:ctrlPr>
                  </m:sSubPr>
                  <m:e>
                    <m:r>
                      <w:rPr>
                        <w:rFonts w:ascii="Cambria Math" w:hAnsi="Cambria Math"/>
                      </w:rPr>
                      <m:t>GSP</m:t>
                    </m:r>
                  </m:e>
                  <m:sub>
                    <m:r>
                      <w:rPr>
                        <w:rFonts w:ascii="Cambria Math" w:hAnsi="Cambria Math" w:cs="Arial"/>
                      </w:rPr>
                      <m:t>i</m:t>
                    </m:r>
                  </m:sub>
                </m:sSub>
              </m:oMath>
            </m:oMathPara>
          </w:p>
        </w:tc>
        <w:tc>
          <w:tcPr>
            <w:tcW w:w="425" w:type="dxa"/>
            <w:tcMar>
              <w:left w:w="108" w:type="dxa"/>
              <w:right w:w="108" w:type="dxa"/>
            </w:tcMar>
          </w:tcPr>
          <w:p w14:paraId="6707EC9D" w14:textId="77777777" w:rsidR="00D179D6" w:rsidRPr="00462199" w:rsidRDefault="00D179D6" w:rsidP="00244D6B">
            <w:pPr>
              <w:pStyle w:val="TableAshurst"/>
            </w:pPr>
            <w:r w:rsidRPr="00462199">
              <w:t>=</w:t>
            </w:r>
          </w:p>
        </w:tc>
        <w:tc>
          <w:tcPr>
            <w:tcW w:w="6049" w:type="dxa"/>
            <w:tcMar>
              <w:left w:w="108" w:type="dxa"/>
              <w:right w:w="108" w:type="dxa"/>
            </w:tcMar>
          </w:tcPr>
          <w:p w14:paraId="360D1F1F" w14:textId="3FF5FD5C" w:rsidR="00D179D6" w:rsidRPr="00462199" w:rsidRDefault="00D179D6" w:rsidP="00244D6B">
            <w:pPr>
              <w:pStyle w:val="TableAshurst"/>
            </w:pPr>
            <w:r w:rsidRPr="00462199">
              <w:t xml:space="preserve">the Gas Settlement Price </w:t>
            </w:r>
            <w:r w:rsidR="000C6494" w:rsidRPr="00462199">
              <w:t>(</w:t>
            </w:r>
            <w:r w:rsidR="000C6494" w:rsidRPr="00462199">
              <w:rPr>
                <w:i/>
              </w:rPr>
              <w:t xml:space="preserve">£/MWh </w:t>
            </w:r>
            <w:r w:rsidR="000C6494" w:rsidRPr="00FE777C">
              <w:rPr>
                <w:iCs/>
              </w:rPr>
              <w:t>(</w:t>
            </w:r>
            <w:r w:rsidR="000C6494" w:rsidRPr="00462199">
              <w:rPr>
                <w:i/>
              </w:rPr>
              <w:t>HHV</w:t>
            </w:r>
            <w:r w:rsidR="000C6494" w:rsidRPr="00FE777C">
              <w:rPr>
                <w:iCs/>
              </w:rPr>
              <w:t>)</w:t>
            </w:r>
            <w:r w:rsidR="000C6494" w:rsidRPr="00462199">
              <w:t>)</w:t>
            </w:r>
            <w:r w:rsidR="000C6494">
              <w:t xml:space="preserve"> </w:t>
            </w:r>
            <w:r w:rsidRPr="00462199">
              <w:t xml:space="preserve">for each Business Day </w:t>
            </w:r>
            <w:r w:rsidR="00C62D0A">
              <w:t xml:space="preserve">(except the final Business Day) </w:t>
            </w:r>
            <w:r w:rsidRPr="00462199">
              <w:t>(</w:t>
            </w:r>
            <w:r w:rsidRPr="00462199">
              <w:rPr>
                <w:i/>
              </w:rPr>
              <w:t>i</w:t>
            </w:r>
            <w:r w:rsidRPr="00462199">
              <w:t>) in the Month preceding the relevant Billing Period (</w:t>
            </w:r>
            <w:r w:rsidRPr="00462199">
              <w:rPr>
                <w:i/>
              </w:rPr>
              <w:t>m</w:t>
            </w:r>
            <w:r w:rsidRPr="00462199">
              <w:t>) in respect of Month Ahead Natural Gas Contracts, as determined by the Gas Price Source</w:t>
            </w:r>
            <w:r w:rsidR="000C6494">
              <w:t xml:space="preserve"> </w:t>
            </w:r>
            <w:r w:rsidR="004D1E49">
              <w:t xml:space="preserve">then divided by </w:t>
            </w:r>
            <w:r w:rsidR="004D1E49">
              <w:rPr>
                <w:rFonts w:eastAsia="Times New Roman"/>
                <w:color w:val="000000"/>
              </w:rPr>
              <w:t>2.93071</w:t>
            </w:r>
          </w:p>
        </w:tc>
      </w:tr>
      <w:tr w:rsidR="00D179D6" w:rsidRPr="00462199" w14:paraId="04F00794" w14:textId="4A0F8ECE" w:rsidTr="00CD79C5">
        <w:tc>
          <w:tcPr>
            <w:tcW w:w="1770" w:type="dxa"/>
            <w:tcMar>
              <w:left w:w="108" w:type="dxa"/>
              <w:right w:w="108" w:type="dxa"/>
            </w:tcMar>
          </w:tcPr>
          <w:p w14:paraId="4BD20178" w14:textId="6C650F32" w:rsidR="00D179D6" w:rsidRPr="00462199" w:rsidRDefault="00D179D6" w:rsidP="00244D6B">
            <w:pPr>
              <w:pStyle w:val="TableAshurst"/>
            </w:pPr>
            <m:oMathPara>
              <m:oMathParaPr>
                <m:jc m:val="left"/>
              </m:oMathParaPr>
              <m:oMath>
                <m:r>
                  <w:rPr>
                    <w:rFonts w:ascii="Cambria Math" w:hAnsi="Cambria Math"/>
                  </w:rPr>
                  <m:t>n</m:t>
                </m:r>
              </m:oMath>
            </m:oMathPara>
          </w:p>
        </w:tc>
        <w:tc>
          <w:tcPr>
            <w:tcW w:w="425" w:type="dxa"/>
            <w:tcMar>
              <w:left w:w="108" w:type="dxa"/>
              <w:right w:w="108" w:type="dxa"/>
            </w:tcMar>
          </w:tcPr>
          <w:p w14:paraId="528F320F" w14:textId="64089C57" w:rsidR="00D179D6" w:rsidRPr="00462199" w:rsidRDefault="00D179D6" w:rsidP="00244D6B">
            <w:pPr>
              <w:pStyle w:val="TableAshurst"/>
            </w:pPr>
            <w:r w:rsidRPr="00462199">
              <w:t>=</w:t>
            </w:r>
          </w:p>
        </w:tc>
        <w:tc>
          <w:tcPr>
            <w:tcW w:w="6049" w:type="dxa"/>
            <w:tcMar>
              <w:left w:w="108" w:type="dxa"/>
              <w:right w:w="108" w:type="dxa"/>
            </w:tcMar>
          </w:tcPr>
          <w:p w14:paraId="5A803EA4" w14:textId="2CDD8A4E" w:rsidR="00D179D6" w:rsidRPr="00462199" w:rsidRDefault="00D179D6" w:rsidP="00244D6B">
            <w:pPr>
              <w:pStyle w:val="TableAshurst"/>
            </w:pPr>
            <w:r w:rsidRPr="00462199">
              <w:t>number of Business Days in the Month preceding the relevant Billing Period (</w:t>
            </w:r>
            <w:r w:rsidRPr="00462199">
              <w:rPr>
                <w:i/>
              </w:rPr>
              <w:t>m</w:t>
            </w:r>
            <w:r w:rsidRPr="00462199">
              <w:t>)</w:t>
            </w:r>
          </w:p>
        </w:tc>
      </w:tr>
    </w:tbl>
    <w:p w14:paraId="075F5EC2" w14:textId="7357E063" w:rsidR="00D179D6" w:rsidRPr="00462199" w:rsidRDefault="00D179D6" w:rsidP="005B3BB9">
      <w:pPr>
        <w:pStyle w:val="H2Ashurst"/>
      </w:pPr>
      <w:bookmarkStart w:id="3167" w:name="_Ref144113429"/>
      <w:r w:rsidRPr="00462199">
        <w:t xml:space="preserve">Subject to </w:t>
      </w:r>
      <w:r w:rsidR="007248B2" w:rsidRPr="007248B2">
        <w:t>Condition</w:t>
      </w:r>
      <w:r w:rsidRPr="00462199">
        <w:t xml:space="preserve"> </w:t>
      </w:r>
      <w:r w:rsidR="00FA4A0E">
        <w:fldChar w:fldCharType="begin"/>
      </w:r>
      <w:r w:rsidR="00FA4A0E">
        <w:instrText xml:space="preserve"> REF _Ref144113430 \w \h </w:instrText>
      </w:r>
      <w:r w:rsidR="00FA4A0E">
        <w:fldChar w:fldCharType="separate"/>
      </w:r>
      <w:del w:id="3168" w:author="Faqir, Sofia (Energy Security)" w:date="2023-11-12T19:47:00Z">
        <w:r w:rsidR="00E473FC">
          <w:delText>9.13</w:delText>
        </w:r>
      </w:del>
      <w:r w:rsidR="00FA4A0E">
        <w:fldChar w:fldCharType="end"/>
      </w:r>
      <w:r w:rsidRPr="00462199">
        <w:t>, if no Gas Settlement Price is available for a Business Day</w:t>
      </w:r>
      <w:r w:rsidR="00C62D0A">
        <w:t xml:space="preserve"> (other than the final Business Day of a Month)</w:t>
      </w:r>
      <w:r w:rsidRPr="00462199">
        <w:t xml:space="preserve"> due to either (i) the unavailability of the Gas Price Source or (ii) the unavailability of the Gas Price Source on reasonable commercial terms for such any Business Day (a </w:t>
      </w:r>
      <w:r w:rsidRPr="00462199">
        <w:rPr>
          <w:b/>
        </w:rPr>
        <w:t>"GRP Fallback Day"</w:t>
      </w:r>
      <w:r w:rsidRPr="00462199">
        <w:t>), the Gas Settlement Price for such GRP Fallback Day shall be the Gas Settlement Price for the nearest Business Day prior to the GRP Fallback Day for which a Gas Settlement Price was available.</w:t>
      </w:r>
      <w:bookmarkEnd w:id="3167"/>
    </w:p>
    <w:p w14:paraId="70C2EF79" w14:textId="224DCFAB" w:rsidR="00D179D6" w:rsidRPr="00462199" w:rsidRDefault="00D179D6" w:rsidP="005B3BB9">
      <w:pPr>
        <w:pStyle w:val="H2Ashurst"/>
      </w:pPr>
      <w:bookmarkStart w:id="3169" w:name="_Ref144113430"/>
      <w:r w:rsidRPr="00462199">
        <w:lastRenderedPageBreak/>
        <w:t xml:space="preserve">Where the Gas Fallback Price Trigger occurs, the Gas Settlement Price for each Business Day from and including the date that the Gas Fallback Price Trigger occurs to and excluding the date on which the GRP Principles Review Notice is given or deemed to have been given, shall be the Gas Fallback Price (as calculated in accordance with </w:t>
      </w:r>
      <w:r w:rsidR="007248B2" w:rsidRPr="007248B2">
        <w:t>Condition</w:t>
      </w:r>
      <w:r w:rsidRPr="00462199">
        <w:t xml:space="preserve"> </w:t>
      </w:r>
      <w:r w:rsidR="009D45B5">
        <w:fldChar w:fldCharType="begin"/>
      </w:r>
      <w:r w:rsidR="009D45B5">
        <w:instrText xml:space="preserve"> REF _Ref144113431 \w \h </w:instrText>
      </w:r>
      <w:r w:rsidR="009D45B5">
        <w:fldChar w:fldCharType="separate"/>
      </w:r>
      <w:del w:id="3170" w:author="Faqir, Sofia (Energy Security)" w:date="2023-11-12T19:47:00Z">
        <w:r w:rsidR="00E473FC">
          <w:delText>9.14</w:delText>
        </w:r>
      </w:del>
      <w:r w:rsidR="009D45B5">
        <w:fldChar w:fldCharType="end"/>
      </w:r>
      <w:r w:rsidRPr="00462199">
        <w:t xml:space="preserve">), pending the outcome of a GRP Principles Review in accordance with </w:t>
      </w:r>
      <w:r>
        <w:fldChar w:fldCharType="begin"/>
      </w:r>
      <w:r>
        <w:instrText xml:space="preserve"> REF _Ref144118011 \w \h </w:instrText>
      </w:r>
      <w:r>
        <w:fldChar w:fldCharType="separate"/>
      </w:r>
      <w:del w:id="3171" w:author="Faqir, Sofia (Energy Security)" w:date="2023-11-12T19:47:00Z">
        <w:r w:rsidR="00E473FC">
          <w:delText>Annex 12</w:delText>
        </w:r>
      </w:del>
      <w:r>
        <w:fldChar w:fldCharType="end"/>
      </w:r>
      <w:r w:rsidRPr="00462199">
        <w:t xml:space="preserve"> (</w:t>
      </w:r>
      <w:r w:rsidRPr="00462199">
        <w:rPr>
          <w:i/>
        </w:rPr>
        <w:t>Gas Reference Price Review</w:t>
      </w:r>
      <w:r w:rsidRPr="00462199">
        <w:t>).</w:t>
      </w:r>
      <w:bookmarkEnd w:id="3169"/>
    </w:p>
    <w:p w14:paraId="0169DB3D" w14:textId="1E249EA7" w:rsidR="00D179D6" w:rsidRPr="00462199" w:rsidRDefault="00D179D6" w:rsidP="005B3BB9">
      <w:pPr>
        <w:pStyle w:val="H2Ashurst"/>
      </w:pPr>
      <w:bookmarkStart w:id="3172" w:name="_Ref144113431"/>
      <w:r w:rsidRPr="00462199">
        <w:t xml:space="preserve">If </w:t>
      </w:r>
      <w:r w:rsidR="007248B2" w:rsidRPr="007248B2">
        <w:t>Condition</w:t>
      </w:r>
      <w:r w:rsidRPr="00462199">
        <w:t xml:space="preserve"> </w:t>
      </w:r>
      <w:r w:rsidR="009D45B5">
        <w:fldChar w:fldCharType="begin"/>
      </w:r>
      <w:r w:rsidR="009D45B5">
        <w:instrText xml:space="preserve"> REF _Ref144113430 \w \h </w:instrText>
      </w:r>
      <w:r w:rsidR="009D45B5">
        <w:fldChar w:fldCharType="separate"/>
      </w:r>
      <w:del w:id="3173" w:author="Faqir, Sofia (Energy Security)" w:date="2023-11-12T19:47:00Z">
        <w:r w:rsidR="00E473FC">
          <w:delText>9.13</w:delText>
        </w:r>
      </w:del>
      <w:r w:rsidR="009D45B5">
        <w:fldChar w:fldCharType="end"/>
      </w:r>
      <w:r w:rsidRPr="00462199">
        <w:t xml:space="preserve"> applies, the LCHA Counterparty shall calculate the </w:t>
      </w:r>
      <w:r w:rsidRPr="00462199">
        <w:rPr>
          <w:b/>
        </w:rPr>
        <w:t>"Gas Fallback Price"</w:t>
      </w:r>
      <w:r w:rsidRPr="00462199">
        <w:t xml:space="preserve"> in accordance with the following methodology:</w:t>
      </w:r>
      <w:bookmarkEnd w:id="3172"/>
    </w:p>
    <w:p w14:paraId="550C6463" w14:textId="77777777" w:rsidR="00D179D6" w:rsidRPr="00462199" w:rsidRDefault="00D179D6" w:rsidP="00867A58">
      <w:pPr>
        <w:pStyle w:val="H3Ashurst"/>
      </w:pPr>
      <w:bookmarkStart w:id="3174" w:name="_Ref144113432"/>
      <w:r w:rsidRPr="00462199">
        <w:t>the LCHA Counterparty will:</w:t>
      </w:r>
      <w:bookmarkEnd w:id="3174"/>
    </w:p>
    <w:p w14:paraId="577410C4" w14:textId="5368CC88" w:rsidR="00D179D6" w:rsidRPr="00462199" w:rsidRDefault="00D179D6" w:rsidP="005B3BB9">
      <w:pPr>
        <w:pStyle w:val="H4Ashurst"/>
      </w:pPr>
      <w:bookmarkStart w:id="3175" w:name="_Ref144113433"/>
      <w:r w:rsidRPr="00462199">
        <w:t xml:space="preserve">in relation to each Business Day, source five (5) arm's length firm quotes from five (5) brokers (each broker being from a different broking house and selected by the LCHA Counterparty, acting reasonably) for the delivery of 150MWh of Natural Gas to the </w:t>
      </w:r>
      <w:r w:rsidR="00C16B16">
        <w:t>National Balancing Point (NBP) Virtual Trading Point</w:t>
      </w:r>
      <w:r w:rsidRPr="00462199">
        <w:t xml:space="preserve"> in each Business Day in the nearest Month; and</w:t>
      </w:r>
      <w:bookmarkEnd w:id="3175"/>
    </w:p>
    <w:p w14:paraId="1AB41C9A" w14:textId="77777777" w:rsidR="00D179D6" w:rsidRPr="00462199" w:rsidRDefault="00D179D6" w:rsidP="005B3BB9">
      <w:pPr>
        <w:pStyle w:val="H4Ashurst"/>
      </w:pPr>
      <w:bookmarkStart w:id="3176" w:name="_Ref144113434"/>
      <w:r w:rsidRPr="00462199">
        <w:t>in relation to each quote, seek to obtain a bid and offer price in £/MWh;</w:t>
      </w:r>
      <w:bookmarkEnd w:id="3176"/>
    </w:p>
    <w:p w14:paraId="0AB9FAEB" w14:textId="77777777" w:rsidR="00D179D6" w:rsidRPr="00462199" w:rsidRDefault="00D179D6" w:rsidP="00867A58">
      <w:pPr>
        <w:pStyle w:val="H3Ashurst"/>
      </w:pPr>
      <w:bookmarkStart w:id="3177" w:name="_Ref144113435"/>
      <w:r w:rsidRPr="00462199">
        <w:t xml:space="preserve">if: (i) a broker supplies a bid and offer price, the mean of the bid price and offer price will be the input price; (ii) a broker supplies a bid price but not an offer price, such bid price will be used, (each a </w:t>
      </w:r>
      <w:r w:rsidRPr="00462199">
        <w:rPr>
          <w:b/>
        </w:rPr>
        <w:t>"Valid Price"</w:t>
      </w:r>
      <w:r w:rsidRPr="00462199">
        <w:t>); and (iii) a broker does not supply a bid price, any price provided by such broker shall be excluded from the calculation of the Gas Fallback Price;</w:t>
      </w:r>
      <w:bookmarkEnd w:id="3177"/>
    </w:p>
    <w:p w14:paraId="1BDBBAFA" w14:textId="77777777" w:rsidR="00D179D6" w:rsidRPr="00462199" w:rsidRDefault="00D179D6" w:rsidP="00867A58">
      <w:pPr>
        <w:pStyle w:val="H3Ashurst"/>
      </w:pPr>
      <w:bookmarkStart w:id="3178" w:name="_Ref144113436"/>
      <w:r w:rsidRPr="00462199">
        <w:t>the LCHA Counterparty shall calculate the Gas Settlement Price for the relevant Business Day as the arithmetic average of these prices, having excluded any input price which is more than ten per cent. (10%) higher or lower than the median of the broker input prices (excluding, for the purposes of calculating such median, any brokers who do not supply a bid price); and</w:t>
      </w:r>
      <w:bookmarkEnd w:id="3178"/>
    </w:p>
    <w:p w14:paraId="57A0C5BC" w14:textId="77777777" w:rsidR="00D179D6" w:rsidRPr="00462199" w:rsidRDefault="00D179D6" w:rsidP="00867A58">
      <w:pPr>
        <w:pStyle w:val="H3Ashurst"/>
      </w:pPr>
      <w:bookmarkStart w:id="3179" w:name="_Ref144113437"/>
      <w:r w:rsidRPr="00462199">
        <w:t>if the LCHA Counterparty obtains only one (1) Valid Price or no Valid Prices, then the Gas Fallback Price shall be the Gas Settlement Price for the nearest Business Day prior to the GRP Fallback Day for which a Gas Settlement Price was available.</w:t>
      </w:r>
      <w:bookmarkEnd w:id="3179"/>
    </w:p>
    <w:p w14:paraId="4DCEB0FC" w14:textId="35A18DCC" w:rsidR="00D179D6" w:rsidRPr="00462199" w:rsidRDefault="007248B2" w:rsidP="005B3BB9">
      <w:pPr>
        <w:pStyle w:val="H2Ashurst"/>
      </w:pPr>
      <w:bookmarkStart w:id="3180" w:name="_Ref144113438"/>
      <w:r w:rsidRPr="007248B2">
        <w:t>Condition</w:t>
      </w:r>
      <w:r w:rsidR="00D179D6" w:rsidRPr="00462199">
        <w:t xml:space="preserve"> </w:t>
      </w:r>
      <w:r w:rsidR="00D179D6" w:rsidRPr="00462199">
        <w:fldChar w:fldCharType="begin"/>
      </w:r>
      <w:r w:rsidR="00D179D6" w:rsidRPr="00462199">
        <w:instrText xml:space="preserve"> REF _Ref144117997 \r \h </w:instrText>
      </w:r>
      <w:r w:rsidR="00D179D6">
        <w:instrText xml:space="preserve"> \* MERGEFORMAT </w:instrText>
      </w:r>
      <w:r w:rsidR="00D179D6" w:rsidRPr="00462199">
        <w:fldChar w:fldCharType="separate"/>
      </w:r>
      <w:del w:id="3181" w:author="Faqir, Sofia (Energy Security)" w:date="2023-11-12T19:47:00Z">
        <w:r w:rsidR="00E473FC">
          <w:delText>8</w:delText>
        </w:r>
      </w:del>
      <w:r w:rsidR="00D179D6" w:rsidRPr="00462199">
        <w:fldChar w:fldCharType="end"/>
      </w:r>
      <w:r w:rsidR="00D179D6" w:rsidRPr="00462199">
        <w:t xml:space="preserve"> (</w:t>
      </w:r>
      <w:r w:rsidR="00D179D6" w:rsidRPr="00462199">
        <w:rPr>
          <w:i/>
        </w:rPr>
        <w:t>Definitions: Part 5</w:t>
      </w:r>
      <w:r w:rsidR="00D179D6" w:rsidRPr="00462199">
        <w:t xml:space="preserve">) and </w:t>
      </w:r>
      <w:r w:rsidRPr="007248B2">
        <w:t>Condition</w:t>
      </w:r>
      <w:r w:rsidR="00D179D6" w:rsidRPr="00462199">
        <w:t xml:space="preserve">s </w:t>
      </w:r>
      <w:r w:rsidR="009D45B5">
        <w:fldChar w:fldCharType="begin"/>
      </w:r>
      <w:r w:rsidR="009D45B5">
        <w:instrText xml:space="preserve"> REF _Ref144113423 \w \h </w:instrText>
      </w:r>
      <w:r w:rsidR="009D45B5">
        <w:fldChar w:fldCharType="separate"/>
      </w:r>
      <w:del w:id="3182" w:author="Faqir, Sofia (Energy Security)" w:date="2023-11-12T19:47:00Z">
        <w:r w:rsidR="00E473FC">
          <w:delText>9.10</w:delText>
        </w:r>
      </w:del>
      <w:r w:rsidR="009D45B5">
        <w:fldChar w:fldCharType="end"/>
      </w:r>
      <w:r w:rsidR="00D179D6" w:rsidRPr="00462199">
        <w:t xml:space="preserve"> to </w:t>
      </w:r>
      <w:r w:rsidR="00D179D6" w:rsidRPr="00462199">
        <w:fldChar w:fldCharType="begin"/>
      </w:r>
      <w:r w:rsidR="00D179D6" w:rsidRPr="00462199">
        <w:instrText xml:space="preserve">  REF _Ref144113430 \r \h \* MERGEFORMAT </w:instrText>
      </w:r>
      <w:r w:rsidR="00D179D6" w:rsidRPr="00462199">
        <w:fldChar w:fldCharType="separate"/>
      </w:r>
      <w:del w:id="3183" w:author="Faqir, Sofia (Energy Security)" w:date="2023-11-12T19:47:00Z">
        <w:r w:rsidR="00E473FC" w:rsidRPr="00E473FC">
          <w:rPr>
            <w:color w:val="000000"/>
          </w:rPr>
          <w:delText>9.13</w:delText>
        </w:r>
      </w:del>
      <w:r w:rsidR="00D179D6" w:rsidRPr="00462199">
        <w:fldChar w:fldCharType="end"/>
      </w:r>
      <w:r w:rsidR="00D179D6" w:rsidRPr="00462199">
        <w:t xml:space="preserve"> (</w:t>
      </w:r>
      <w:r w:rsidR="00D179D6" w:rsidRPr="00462199">
        <w:rPr>
          <w:i/>
        </w:rPr>
        <w:t>Floor Price calculation</w:t>
      </w:r>
      <w:r w:rsidR="00D179D6" w:rsidRPr="00462199">
        <w:t xml:space="preserve">) may be amended, supplemented or replaced in accordance with </w:t>
      </w:r>
      <w:r w:rsidR="00D179D6">
        <w:fldChar w:fldCharType="begin"/>
      </w:r>
      <w:r w:rsidR="00D179D6">
        <w:instrText xml:space="preserve"> REF _Ref144118011 \w \h </w:instrText>
      </w:r>
      <w:r w:rsidR="00D179D6">
        <w:fldChar w:fldCharType="separate"/>
      </w:r>
      <w:del w:id="3184" w:author="Faqir, Sofia (Energy Security)" w:date="2023-11-12T19:47:00Z">
        <w:r w:rsidR="00E473FC">
          <w:delText>Annex 12</w:delText>
        </w:r>
      </w:del>
      <w:r w:rsidR="00D179D6">
        <w:fldChar w:fldCharType="end"/>
      </w:r>
      <w:r w:rsidR="00D179D6" w:rsidRPr="00462199">
        <w:t xml:space="preserve"> (</w:t>
      </w:r>
      <w:r w:rsidR="00D179D6" w:rsidRPr="00462199">
        <w:rPr>
          <w:i/>
        </w:rPr>
        <w:t>Gas Reference Price Review</w:t>
      </w:r>
      <w:r w:rsidR="00D179D6" w:rsidRPr="00462199">
        <w:t>).</w:t>
      </w:r>
      <w:bookmarkEnd w:id="3180"/>
    </w:p>
    <w:p w14:paraId="0D689EC6" w14:textId="77777777" w:rsidR="00D179D6" w:rsidRPr="00462199" w:rsidRDefault="00D179D6" w:rsidP="005B3BB9">
      <w:pPr>
        <w:pStyle w:val="H1Ashurst"/>
      </w:pPr>
      <w:bookmarkStart w:id="3185" w:name="_Ref144113439"/>
      <w:bookmarkStart w:id="3186" w:name="_Toc149833660"/>
      <w:r w:rsidRPr="00462199">
        <w:t>Difference Amount</w:t>
      </w:r>
      <w:bookmarkEnd w:id="3185"/>
      <w:bookmarkEnd w:id="3186"/>
    </w:p>
    <w:p w14:paraId="019FC2A3" w14:textId="77777777" w:rsidR="00D179D6" w:rsidRPr="00462199" w:rsidRDefault="00D179D6" w:rsidP="005B3BB9">
      <w:pPr>
        <w:pStyle w:val="NormalBoldAshurst"/>
      </w:pPr>
      <w:r w:rsidRPr="00462199">
        <w:rPr>
          <w:i/>
        </w:rPr>
        <w:t>Difference Amount calculation</w:t>
      </w:r>
    </w:p>
    <w:p w14:paraId="68FA9D3C" w14:textId="77777777" w:rsidR="00D179D6" w:rsidRPr="00462199" w:rsidRDefault="00D179D6" w:rsidP="005B3BB9">
      <w:pPr>
        <w:pStyle w:val="H2Ashurst"/>
      </w:pPr>
      <w:bookmarkStart w:id="3187" w:name="_Ref144113440"/>
      <w:r w:rsidRPr="00462199">
        <w:t>For each Billing Period (</w:t>
      </w:r>
      <w:r w:rsidRPr="00462199">
        <w:rPr>
          <w:i/>
        </w:rPr>
        <w:t>m</w:t>
      </w:r>
      <w:r w:rsidRPr="00462199">
        <w:t xml:space="preserve">) during the Payment Period, the </w:t>
      </w:r>
      <w:r w:rsidRPr="00462199">
        <w:rPr>
          <w:b/>
        </w:rPr>
        <w:t>"Difference Amount"</w:t>
      </w:r>
      <w:r w:rsidRPr="00462199">
        <w:t xml:space="preserve"> shall be calculated as follows:</w:t>
      </w:r>
      <w:bookmarkEnd w:id="3187"/>
    </w:p>
    <w:p w14:paraId="716F0593" w14:textId="77777777" w:rsidR="00D179D6" w:rsidRPr="00462199" w:rsidRDefault="00F47FCB" w:rsidP="00CD79C5">
      <w:pPr>
        <w:pStyle w:val="NormalAshurst"/>
      </w:pPr>
      <m:oMathPara>
        <m:oMathParaPr>
          <m:jc m:val="center"/>
        </m:oMathParaPr>
        <m:oMath>
          <m:sSub>
            <m:sSubPr>
              <m:ctrlPr>
                <w:rPr>
                  <w:rFonts w:ascii="Cambria Math" w:hAnsi="Cambria Math" w:cs="Arial"/>
                </w:rPr>
              </m:ctrlPr>
            </m:sSubPr>
            <m:e>
              <m:r>
                <w:rPr>
                  <w:rFonts w:ascii="Cambria Math" w:hAnsi="Cambria Math"/>
                </w:rPr>
                <m:t>DA</m:t>
              </m:r>
            </m:e>
            <m:sub>
              <m:r>
                <w:rPr>
                  <w:rFonts w:ascii="Cambria Math" w:hAnsi="Cambria Math"/>
                </w:rPr>
                <m:t>m</m:t>
              </m:r>
            </m:sub>
          </m:sSub>
          <m:r>
            <m:rPr>
              <m:sty m:val="p"/>
            </m:rPr>
            <w:rPr>
              <w:rFonts w:ascii="Cambria Math" w:hAnsi="Cambria Math"/>
            </w:rPr>
            <m:t>=</m:t>
          </m:r>
          <m:d>
            <m:dPr>
              <m:ctrlPr>
                <w:rPr>
                  <w:rFonts w:ascii="Cambria Math" w:hAnsi="Cambria Math" w:cs="Arial"/>
                </w:rPr>
              </m:ctrlPr>
            </m:dPr>
            <m:e>
              <m:sSub>
                <m:sSubPr>
                  <m:ctrlPr>
                    <w:rPr>
                      <w:rFonts w:ascii="Cambria Math" w:hAnsi="Cambria Math" w:cs="Arial"/>
                    </w:rPr>
                  </m:ctrlPr>
                </m:sSubPr>
                <m:e>
                  <m:r>
                    <w:rPr>
                      <w:rFonts w:ascii="Cambria Math" w:hAnsi="Cambria Math"/>
                    </w:rPr>
                    <m:t>SP</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RP</m:t>
                  </m:r>
                </m:e>
                <m:sub>
                  <m:r>
                    <w:rPr>
                      <w:rFonts w:ascii="Cambria Math" w:hAnsi="Cambria Math"/>
                    </w:rPr>
                    <m:t>QV</m:t>
                  </m:r>
                  <m:r>
                    <m:rPr>
                      <m:sty m:val="p"/>
                    </m:rPr>
                    <w:rPr>
                      <w:rFonts w:ascii="Cambria Math" w:hAnsi="Cambria Math"/>
                    </w:rPr>
                    <m:t>,</m:t>
                  </m:r>
                  <m:r>
                    <w:rPr>
                      <w:rFonts w:ascii="Cambria Math" w:hAnsi="Cambria Math"/>
                    </w:rPr>
                    <m:t>m</m:t>
                  </m:r>
                </m:sub>
              </m:sSub>
            </m:e>
          </m:d>
          <m:r>
            <m:rPr>
              <m:sty m:val="p"/>
            </m:rPr>
            <w:rPr>
              <w:rFonts w:ascii="Cambria Math" w:hAnsi="Cambria Math"/>
            </w:rPr>
            <m:t xml:space="preserve">* </m:t>
          </m:r>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MIN</m:t>
              </m:r>
              <m:r>
                <m:rPr>
                  <m:sty m:val="p"/>
                </m:rPr>
                <w:rPr>
                  <w:rFonts w:ascii="Cambria Math" w:hAnsi="Cambria Math"/>
                </w:rPr>
                <m:t xml:space="preserve"> </m:t>
              </m:r>
              <m:d>
                <m:dPr>
                  <m:ctrlPr>
                    <w:rPr>
                      <w:rFonts w:ascii="Cambria Math" w:hAnsi="Cambria Math" w:cs="Arial"/>
                    </w:rPr>
                  </m:ctrlPr>
                </m:dPr>
                <m:e>
                  <m:sSub>
                    <m:sSubPr>
                      <m:ctrlPr>
                        <w:rPr>
                          <w:rFonts w:ascii="Cambria Math" w:hAnsi="Cambria Math" w:cs="Arial"/>
                        </w:rPr>
                      </m:ctrlPr>
                    </m:sSubPr>
                    <m:e>
                      <m:r>
                        <m:rPr>
                          <m:sty m:val="p"/>
                        </m:rPr>
                        <w:rPr>
                          <w:rFonts w:ascii="Cambria Math" w:hAnsi="Cambria Math"/>
                        </w:rPr>
                        <m:t>0,</m:t>
                      </m:r>
                      <m:r>
                        <w:rPr>
                          <w:rFonts w:ascii="Cambria Math" w:hAnsi="Cambria Math"/>
                        </w:rPr>
                        <m:t>SP</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RP</m:t>
                      </m:r>
                    </m:e>
                    <m:sub>
                      <m:r>
                        <w:rPr>
                          <w:rFonts w:ascii="Cambria Math" w:hAnsi="Cambria Math"/>
                        </w:rPr>
                        <m:t>NQV</m:t>
                      </m:r>
                      <m:r>
                        <m:rPr>
                          <m:sty m:val="p"/>
                        </m:rPr>
                        <w:rPr>
                          <w:rFonts w:ascii="Cambria Math" w:hAnsi="Cambria Math"/>
                        </w:rPr>
                        <m:t>,</m:t>
                      </m:r>
                      <m:r>
                        <w:rPr>
                          <w:rFonts w:ascii="Cambria Math" w:hAnsi="Cambria Math"/>
                        </w:rPr>
                        <m:t>m</m:t>
                      </m:r>
                    </m:sub>
                  </m:sSub>
                </m:e>
              </m:d>
              <m:r>
                <m:rPr>
                  <m:sty m:val="p"/>
                </m:rPr>
                <w:rPr>
                  <w:rFonts w:ascii="Cambria Math" w:hAnsi="Cambria Math"/>
                </w:rPr>
                <m:t xml:space="preserve">* </m:t>
              </m:r>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e>
              </m:nary>
            </m:e>
          </m:nary>
        </m:oMath>
      </m:oMathPara>
    </w:p>
    <w:p w14:paraId="4B35CA98"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200"/>
        <w:gridCol w:w="417"/>
        <w:gridCol w:w="5628"/>
      </w:tblGrid>
      <w:tr w:rsidR="00D179D6" w:rsidRPr="00462199" w14:paraId="42D3303D" w14:textId="77777777" w:rsidTr="00CD79C5">
        <w:tc>
          <w:tcPr>
            <w:tcW w:w="1918" w:type="dxa"/>
            <w:tcMar>
              <w:left w:w="108" w:type="dxa"/>
              <w:right w:w="108" w:type="dxa"/>
            </w:tcMar>
          </w:tcPr>
          <w:p w14:paraId="69A9FC2A" w14:textId="77777777" w:rsidR="00D179D6" w:rsidRPr="00462199" w:rsidRDefault="00F47FCB" w:rsidP="00CD79C5">
            <w:pPr>
              <w:pStyle w:val="TableAshurst"/>
            </w:pPr>
            <m:oMathPara>
              <m:oMathParaPr>
                <m:jc m:val="left"/>
              </m:oMathParaPr>
              <m:oMath>
                <m:sSub>
                  <m:sSubPr>
                    <m:ctrlPr>
                      <w:rPr>
                        <w:rFonts w:ascii="Cambria Math" w:hAnsi="Cambria Math" w:cs="Arial"/>
                      </w:rPr>
                    </m:ctrlPr>
                  </m:sSubPr>
                  <m:e>
                    <m:r>
                      <w:rPr>
                        <w:rFonts w:ascii="Cambria Math" w:hAnsi="Cambria Math"/>
                      </w:rPr>
                      <m:t>DA</m:t>
                    </m:r>
                  </m:e>
                  <m:sub>
                    <m:r>
                      <w:rPr>
                        <w:rFonts w:ascii="Cambria Math" w:hAnsi="Cambria Math"/>
                      </w:rPr>
                      <m:t>m</m:t>
                    </m:r>
                  </m:sub>
                </m:sSub>
              </m:oMath>
            </m:oMathPara>
          </w:p>
        </w:tc>
        <w:tc>
          <w:tcPr>
            <w:tcW w:w="422" w:type="dxa"/>
            <w:tcMar>
              <w:left w:w="108" w:type="dxa"/>
              <w:right w:w="108" w:type="dxa"/>
            </w:tcMar>
          </w:tcPr>
          <w:p w14:paraId="393BB405" w14:textId="77777777" w:rsidR="00D179D6" w:rsidRPr="00462199" w:rsidRDefault="00D179D6" w:rsidP="00CD79C5">
            <w:pPr>
              <w:pStyle w:val="TableAshurst"/>
            </w:pPr>
            <w:r w:rsidRPr="00462199">
              <w:t>=</w:t>
            </w:r>
          </w:p>
        </w:tc>
        <w:tc>
          <w:tcPr>
            <w:tcW w:w="5905" w:type="dxa"/>
            <w:tcMar>
              <w:left w:w="108" w:type="dxa"/>
              <w:right w:w="108" w:type="dxa"/>
            </w:tcMar>
          </w:tcPr>
          <w:p w14:paraId="4275F8B6" w14:textId="77777777" w:rsidR="00D179D6" w:rsidRPr="00462199" w:rsidRDefault="00D179D6" w:rsidP="00CD79C5">
            <w:pPr>
              <w:pStyle w:val="TableAshurst"/>
            </w:pPr>
            <w:r w:rsidRPr="00462199">
              <w:t>Difference Amount (</w:t>
            </w:r>
            <w:r w:rsidRPr="00462199">
              <w:rPr>
                <w:i/>
              </w:rPr>
              <w:t>£</w:t>
            </w:r>
            <w:r w:rsidRPr="00462199">
              <w:t>) for the relevant Billing Period (</w:t>
            </w:r>
            <w:r w:rsidRPr="00462199">
              <w:rPr>
                <w:i/>
              </w:rPr>
              <w:t>m</w:t>
            </w:r>
            <w:r w:rsidRPr="00462199">
              <w:t>)</w:t>
            </w:r>
          </w:p>
        </w:tc>
      </w:tr>
      <w:tr w:rsidR="00D179D6" w:rsidRPr="00462199" w14:paraId="70B1E9B5" w14:textId="77777777" w:rsidTr="00CD79C5">
        <w:tc>
          <w:tcPr>
            <w:tcW w:w="1918" w:type="dxa"/>
            <w:tcMar>
              <w:left w:w="108" w:type="dxa"/>
              <w:right w:w="108" w:type="dxa"/>
            </w:tcMar>
          </w:tcPr>
          <w:p w14:paraId="3AEE70FF" w14:textId="77777777" w:rsidR="00D179D6" w:rsidRPr="00462199" w:rsidRDefault="00F47FCB" w:rsidP="00CD79C5">
            <w:pPr>
              <w:pStyle w:val="TableAshurst"/>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m</m:t>
                    </m:r>
                  </m:sub>
                </m:sSub>
              </m:oMath>
            </m:oMathPara>
          </w:p>
        </w:tc>
        <w:tc>
          <w:tcPr>
            <w:tcW w:w="422" w:type="dxa"/>
            <w:tcMar>
              <w:left w:w="108" w:type="dxa"/>
              <w:right w:w="108" w:type="dxa"/>
            </w:tcMar>
          </w:tcPr>
          <w:p w14:paraId="6871C27F" w14:textId="77777777" w:rsidR="00D179D6" w:rsidRPr="00462199" w:rsidRDefault="00D179D6" w:rsidP="00CD79C5">
            <w:pPr>
              <w:pStyle w:val="TableAshurst"/>
            </w:pPr>
            <w:r w:rsidRPr="00462199">
              <w:t>=</w:t>
            </w:r>
          </w:p>
        </w:tc>
        <w:tc>
          <w:tcPr>
            <w:tcW w:w="5905" w:type="dxa"/>
            <w:tcMar>
              <w:left w:w="108" w:type="dxa"/>
              <w:right w:w="108" w:type="dxa"/>
            </w:tcMar>
          </w:tcPr>
          <w:p w14:paraId="6F3F767F" w14:textId="77777777" w:rsidR="00D179D6" w:rsidRPr="00462199" w:rsidRDefault="00D179D6" w:rsidP="00CD79C5">
            <w:pPr>
              <w:pStyle w:val="TableAshurst"/>
            </w:pPr>
            <w:r w:rsidRPr="00462199">
              <w:t>Strike Price (</w:t>
            </w:r>
            <w:r w:rsidRPr="00462199">
              <w:rPr>
                <w:i/>
              </w:rPr>
              <w:t>£/MWh (HHV)</w:t>
            </w:r>
            <w:r w:rsidRPr="00462199">
              <w:t>) that applies in the relevant Billing Period (</w:t>
            </w:r>
            <w:r w:rsidRPr="00462199">
              <w:rPr>
                <w:i/>
              </w:rPr>
              <w:t>m</w:t>
            </w:r>
            <w:r w:rsidRPr="00462199">
              <w:t>)</w:t>
            </w:r>
          </w:p>
        </w:tc>
      </w:tr>
      <w:tr w:rsidR="00D179D6" w:rsidRPr="00462199" w14:paraId="6C2D8217" w14:textId="77777777" w:rsidTr="00CD79C5">
        <w:tc>
          <w:tcPr>
            <w:tcW w:w="1918" w:type="dxa"/>
            <w:tcMar>
              <w:left w:w="108" w:type="dxa"/>
              <w:right w:w="108" w:type="dxa"/>
            </w:tcMar>
          </w:tcPr>
          <w:p w14:paraId="745FC374" w14:textId="77777777" w:rsidR="00D179D6" w:rsidRPr="00462199" w:rsidRDefault="00F47FCB" w:rsidP="00CD79C5">
            <w:pPr>
              <w:pStyle w:val="TableAshurst"/>
            </w:pPr>
            <m:oMathPara>
              <m:oMathParaPr>
                <m:jc m:val="left"/>
              </m:oMathParaPr>
              <m:oMath>
                <m:sSub>
                  <m:sSubPr>
                    <m:ctrlPr>
                      <w:rPr>
                        <w:rFonts w:ascii="Cambria Math" w:hAnsi="Cambria Math" w:cs="Arial"/>
                      </w:rPr>
                    </m:ctrlPr>
                  </m:sSubPr>
                  <m:e>
                    <m:r>
                      <w:rPr>
                        <w:rFonts w:ascii="Cambria Math" w:hAnsi="Cambria Math"/>
                      </w:rPr>
                      <m:t>RP</m:t>
                    </m:r>
                  </m:e>
                  <m:sub>
                    <m:r>
                      <w:rPr>
                        <w:rFonts w:ascii="Cambria Math" w:hAnsi="Cambria Math"/>
                      </w:rPr>
                      <m:t>QV</m:t>
                    </m:r>
                    <m:r>
                      <m:rPr>
                        <m:sty m:val="p"/>
                      </m:rPr>
                      <w:rPr>
                        <w:rFonts w:ascii="Cambria Math" w:hAnsi="Cambria Math"/>
                      </w:rPr>
                      <m:t>,</m:t>
                    </m:r>
                    <m:r>
                      <w:rPr>
                        <w:rFonts w:ascii="Cambria Math" w:hAnsi="Cambria Math"/>
                      </w:rPr>
                      <m:t>m</m:t>
                    </m:r>
                  </m:sub>
                </m:sSub>
              </m:oMath>
            </m:oMathPara>
          </w:p>
        </w:tc>
        <w:tc>
          <w:tcPr>
            <w:tcW w:w="422" w:type="dxa"/>
            <w:tcMar>
              <w:left w:w="108" w:type="dxa"/>
              <w:right w:w="108" w:type="dxa"/>
            </w:tcMar>
          </w:tcPr>
          <w:p w14:paraId="18DA3F57" w14:textId="77777777" w:rsidR="00D179D6" w:rsidRPr="00462199" w:rsidRDefault="00D179D6" w:rsidP="00CD79C5">
            <w:pPr>
              <w:pStyle w:val="TableAshurst"/>
            </w:pPr>
            <w:r w:rsidRPr="00462199">
              <w:t>=</w:t>
            </w:r>
          </w:p>
        </w:tc>
        <w:tc>
          <w:tcPr>
            <w:tcW w:w="5905" w:type="dxa"/>
            <w:tcMar>
              <w:left w:w="108" w:type="dxa"/>
              <w:right w:w="108" w:type="dxa"/>
            </w:tcMar>
          </w:tcPr>
          <w:p w14:paraId="07BCAC60" w14:textId="77777777" w:rsidR="00D179D6" w:rsidRPr="00462199" w:rsidRDefault="00D179D6" w:rsidP="00CD79C5">
            <w:pPr>
              <w:pStyle w:val="TableAshurst"/>
            </w:pPr>
            <w:r w:rsidRPr="00462199">
              <w:t>Reference Price (</w:t>
            </w:r>
            <w:r w:rsidRPr="00462199">
              <w:rPr>
                <w:i/>
              </w:rPr>
              <w:t>£/MWh (HHV)</w:t>
            </w:r>
            <w:r w:rsidRPr="00462199">
              <w:t>) for Qualifying Volumes in the relevant Billing Period (</w:t>
            </w:r>
            <w:r w:rsidRPr="00462199">
              <w:rPr>
                <w:i/>
              </w:rPr>
              <w:t>m</w:t>
            </w:r>
            <w:r w:rsidRPr="00462199">
              <w:t>)</w:t>
            </w:r>
          </w:p>
        </w:tc>
      </w:tr>
      <w:tr w:rsidR="00D179D6" w:rsidRPr="00462199" w14:paraId="7F9ADAFD" w14:textId="77777777" w:rsidTr="00CD79C5">
        <w:tc>
          <w:tcPr>
            <w:tcW w:w="1918" w:type="dxa"/>
            <w:tcMar>
              <w:left w:w="108" w:type="dxa"/>
              <w:right w:w="108" w:type="dxa"/>
            </w:tcMar>
          </w:tcPr>
          <w:p w14:paraId="28E4946F" w14:textId="77777777" w:rsidR="00D179D6" w:rsidRPr="00462199" w:rsidRDefault="00F47FCB" w:rsidP="00CD79C5">
            <w:pPr>
              <w:pStyle w:val="TableAshurst"/>
            </w:pPr>
            <m:oMathPara>
              <m:oMathParaPr>
                <m:jc m:val="left"/>
              </m:oMathParaPr>
              <m:oMath>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e>
                </m:nary>
              </m:oMath>
            </m:oMathPara>
          </w:p>
        </w:tc>
        <w:tc>
          <w:tcPr>
            <w:tcW w:w="422" w:type="dxa"/>
            <w:tcMar>
              <w:left w:w="108" w:type="dxa"/>
              <w:right w:w="108" w:type="dxa"/>
            </w:tcMar>
          </w:tcPr>
          <w:p w14:paraId="641F2556" w14:textId="77777777" w:rsidR="00D179D6" w:rsidRPr="00462199" w:rsidRDefault="00D179D6" w:rsidP="00CD79C5">
            <w:pPr>
              <w:pStyle w:val="TableAshurst"/>
            </w:pPr>
            <w:r w:rsidRPr="00462199">
              <w:t>=</w:t>
            </w:r>
          </w:p>
        </w:tc>
        <w:tc>
          <w:tcPr>
            <w:tcW w:w="5905" w:type="dxa"/>
            <w:tcMar>
              <w:left w:w="108" w:type="dxa"/>
              <w:right w:w="108" w:type="dxa"/>
            </w:tcMar>
          </w:tcPr>
          <w:p w14:paraId="19E84B3B" w14:textId="77777777" w:rsidR="00D179D6" w:rsidRPr="00462199" w:rsidRDefault="00D179D6" w:rsidP="00CD79C5">
            <w:pPr>
              <w:pStyle w:val="TableAshurst"/>
            </w:pPr>
            <w:r w:rsidRPr="00462199">
              <w:t>sum of Invoiced Volume to Relevant Offtaker (</w:t>
            </w:r>
            <w:r w:rsidRPr="00462199">
              <w:rPr>
                <w:i/>
              </w:rPr>
              <w:t>MWh (HHV)</w:t>
            </w:r>
            <w:r w:rsidRPr="00462199">
              <w:t>) for each Relevant Offtaker (</w:t>
            </w:r>
            <w:r w:rsidRPr="00462199">
              <w:rPr>
                <w:i/>
              </w:rPr>
              <w:t>t</w:t>
            </w:r>
            <w:r w:rsidRPr="00462199">
              <w:t>) in respect of Qualifying Volumes relating to the Relevant Invoiced Amount in the relevant Billing Period (</w:t>
            </w:r>
            <w:r w:rsidRPr="00462199">
              <w:rPr>
                <w:i/>
              </w:rPr>
              <w:t>m</w:t>
            </w:r>
            <w:r w:rsidRPr="00462199">
              <w:t>)</w:t>
            </w:r>
          </w:p>
        </w:tc>
      </w:tr>
      <w:tr w:rsidR="00D179D6" w:rsidRPr="00462199" w14:paraId="625F68B4" w14:textId="77777777" w:rsidTr="00CD79C5">
        <w:tc>
          <w:tcPr>
            <w:tcW w:w="1918" w:type="dxa"/>
            <w:tcMar>
              <w:left w:w="108" w:type="dxa"/>
              <w:right w:w="108" w:type="dxa"/>
            </w:tcMar>
          </w:tcPr>
          <w:p w14:paraId="72D023D4" w14:textId="77777777" w:rsidR="00D179D6" w:rsidRPr="00462199" w:rsidRDefault="00F47FCB" w:rsidP="00CD79C5">
            <w:pPr>
              <w:pStyle w:val="TableAshurst"/>
            </w:pPr>
            <m:oMathPara>
              <m:oMathParaPr>
                <m:jc m:val="left"/>
              </m:oMathParaPr>
              <m:oMath>
                <m:sSub>
                  <m:sSubPr>
                    <m:ctrlPr>
                      <w:rPr>
                        <w:rFonts w:ascii="Cambria Math" w:hAnsi="Cambria Math" w:cs="Arial"/>
                      </w:rPr>
                    </m:ctrlPr>
                  </m:sSubPr>
                  <m:e>
                    <m:r>
                      <w:rPr>
                        <w:rFonts w:ascii="Cambria Math" w:hAnsi="Cambria Math"/>
                      </w:rPr>
                      <m:t>RP</m:t>
                    </m:r>
                  </m:e>
                  <m:sub>
                    <m:r>
                      <w:rPr>
                        <w:rFonts w:ascii="Cambria Math" w:hAnsi="Cambria Math"/>
                      </w:rPr>
                      <m:t>NQV</m:t>
                    </m:r>
                    <m:r>
                      <m:rPr>
                        <m:sty m:val="p"/>
                      </m:rPr>
                      <w:rPr>
                        <w:rFonts w:ascii="Cambria Math" w:hAnsi="Cambria Math"/>
                      </w:rPr>
                      <m:t>,</m:t>
                    </m:r>
                    <m:r>
                      <w:rPr>
                        <w:rFonts w:ascii="Cambria Math" w:hAnsi="Cambria Math"/>
                      </w:rPr>
                      <m:t>m</m:t>
                    </m:r>
                  </m:sub>
                </m:sSub>
              </m:oMath>
            </m:oMathPara>
          </w:p>
        </w:tc>
        <w:tc>
          <w:tcPr>
            <w:tcW w:w="422" w:type="dxa"/>
            <w:tcMar>
              <w:left w:w="108" w:type="dxa"/>
              <w:right w:w="108" w:type="dxa"/>
            </w:tcMar>
          </w:tcPr>
          <w:p w14:paraId="35FB690A" w14:textId="77777777" w:rsidR="00D179D6" w:rsidRPr="00462199" w:rsidRDefault="00D179D6" w:rsidP="00CD79C5">
            <w:pPr>
              <w:pStyle w:val="TableAshurst"/>
            </w:pPr>
            <w:r w:rsidRPr="00462199">
              <w:t>=</w:t>
            </w:r>
          </w:p>
        </w:tc>
        <w:tc>
          <w:tcPr>
            <w:tcW w:w="5905" w:type="dxa"/>
            <w:tcMar>
              <w:left w:w="108" w:type="dxa"/>
              <w:right w:w="108" w:type="dxa"/>
            </w:tcMar>
          </w:tcPr>
          <w:p w14:paraId="08F96334" w14:textId="77777777" w:rsidR="00D179D6" w:rsidRPr="00462199" w:rsidRDefault="00D179D6" w:rsidP="00CD79C5">
            <w:pPr>
              <w:pStyle w:val="TableAshurst"/>
            </w:pPr>
            <w:r w:rsidRPr="00462199">
              <w:t>Reference Price (</w:t>
            </w:r>
            <w:r w:rsidRPr="00462199">
              <w:rPr>
                <w:i/>
              </w:rPr>
              <w:t>£/MWh (HHV)</w:t>
            </w:r>
            <w:r w:rsidRPr="00462199">
              <w:t>) for Non-Qualifying Volumes in the relevant Billing Period (</w:t>
            </w:r>
            <w:r w:rsidRPr="00462199">
              <w:rPr>
                <w:i/>
              </w:rPr>
              <w:t>m</w:t>
            </w:r>
            <w:r w:rsidRPr="00462199">
              <w:t>)</w:t>
            </w:r>
          </w:p>
        </w:tc>
      </w:tr>
      <w:tr w:rsidR="00D179D6" w:rsidRPr="00462199" w14:paraId="230DD095" w14:textId="77777777" w:rsidTr="00CD79C5">
        <w:tc>
          <w:tcPr>
            <w:tcW w:w="1918" w:type="dxa"/>
            <w:tcMar>
              <w:left w:w="108" w:type="dxa"/>
              <w:right w:w="108" w:type="dxa"/>
            </w:tcMar>
          </w:tcPr>
          <w:p w14:paraId="01409EAE" w14:textId="77777777" w:rsidR="00D179D6" w:rsidRPr="00462199" w:rsidRDefault="00F47FCB" w:rsidP="00CD79C5">
            <w:pPr>
              <w:pStyle w:val="TableAshurst"/>
            </w:pPr>
            <m:oMathPara>
              <m:oMathParaPr>
                <m:jc m:val="left"/>
              </m:oMathParaPr>
              <m:oMath>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NQVRIA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e>
                </m:nary>
              </m:oMath>
            </m:oMathPara>
          </w:p>
        </w:tc>
        <w:tc>
          <w:tcPr>
            <w:tcW w:w="422" w:type="dxa"/>
            <w:tcMar>
              <w:left w:w="108" w:type="dxa"/>
              <w:right w:w="108" w:type="dxa"/>
            </w:tcMar>
          </w:tcPr>
          <w:p w14:paraId="27143229" w14:textId="77777777" w:rsidR="00D179D6" w:rsidRPr="00462199" w:rsidRDefault="00D179D6" w:rsidP="00CD79C5">
            <w:pPr>
              <w:pStyle w:val="TableAshurst"/>
            </w:pPr>
            <w:r w:rsidRPr="00462199">
              <w:t>=</w:t>
            </w:r>
          </w:p>
        </w:tc>
        <w:tc>
          <w:tcPr>
            <w:tcW w:w="5905" w:type="dxa"/>
            <w:tcMar>
              <w:left w:w="108" w:type="dxa"/>
              <w:right w:w="108" w:type="dxa"/>
            </w:tcMar>
          </w:tcPr>
          <w:p w14:paraId="4CD5042B" w14:textId="77777777" w:rsidR="00D179D6" w:rsidRPr="00462199" w:rsidRDefault="00D179D6" w:rsidP="00CD79C5">
            <w:pPr>
              <w:pStyle w:val="TableAshurst"/>
            </w:pPr>
            <w:r w:rsidRPr="00462199">
              <w:t>sum of Invoiced Volume to Relevant Offtaker (</w:t>
            </w:r>
            <w:r w:rsidRPr="00462199">
              <w:rPr>
                <w:i/>
              </w:rPr>
              <w:t>MWh (HHV)</w:t>
            </w:r>
            <w:r w:rsidRPr="00462199">
              <w:t>) for each Relevant Offtaker (</w:t>
            </w:r>
            <w:r w:rsidRPr="00462199">
              <w:rPr>
                <w:i/>
              </w:rPr>
              <w:t>t</w:t>
            </w:r>
            <w:r w:rsidRPr="00462199">
              <w:t>) in respect of Non-Qualifying Volumes relating to the Relevant Invoiced Amount in the relevant Billing Period (</w:t>
            </w:r>
            <w:r w:rsidRPr="00462199">
              <w:rPr>
                <w:i/>
              </w:rPr>
              <w:t>m</w:t>
            </w:r>
            <w:r w:rsidRPr="00462199">
              <w:t>)</w:t>
            </w:r>
          </w:p>
        </w:tc>
      </w:tr>
    </w:tbl>
    <w:p w14:paraId="6407B5F3" w14:textId="77777777" w:rsidR="00D179D6" w:rsidRPr="00462199" w:rsidRDefault="00D179D6" w:rsidP="005B3BB9">
      <w:pPr>
        <w:pStyle w:val="H2Ashurst"/>
      </w:pPr>
      <w:bookmarkStart w:id="3188" w:name="_Ref144113441"/>
      <w:r w:rsidRPr="00462199">
        <w:t>If the Difference Amount:</w:t>
      </w:r>
      <w:bookmarkEnd w:id="3188"/>
    </w:p>
    <w:p w14:paraId="16DC129B" w14:textId="77777777" w:rsidR="00D179D6" w:rsidRPr="00462199" w:rsidRDefault="00D179D6" w:rsidP="00867A58">
      <w:pPr>
        <w:pStyle w:val="H3Ashurst"/>
      </w:pPr>
      <w:bookmarkStart w:id="3189" w:name="_Ref144113442"/>
      <w:r w:rsidRPr="00462199">
        <w:t>is a positive number, the Difference Amount shall be payable by the LCHA Counterparty to the Producer; or</w:t>
      </w:r>
      <w:bookmarkEnd w:id="3189"/>
    </w:p>
    <w:p w14:paraId="13C28A4B" w14:textId="77777777" w:rsidR="00D179D6" w:rsidRPr="00462199" w:rsidRDefault="00D179D6" w:rsidP="00867A58">
      <w:pPr>
        <w:pStyle w:val="H3Ashurst"/>
      </w:pPr>
      <w:bookmarkStart w:id="3190" w:name="_Ref144113443"/>
      <w:r w:rsidRPr="00462199">
        <w:t>is a negative number, the absolute value of the Difference Amount shall be payable by the Producer to the LCHA Counterparty.</w:t>
      </w:r>
      <w:bookmarkEnd w:id="3190"/>
    </w:p>
    <w:p w14:paraId="29402BC0" w14:textId="77777777" w:rsidR="00D179D6" w:rsidRPr="00462199" w:rsidRDefault="00D179D6" w:rsidP="005B3BB9">
      <w:pPr>
        <w:pStyle w:val="H1Ashurst"/>
      </w:pPr>
      <w:bookmarkStart w:id="3191" w:name="_Ref144113444"/>
      <w:bookmarkStart w:id="3192" w:name="_Toc149833661"/>
      <w:r w:rsidRPr="00462199">
        <w:t>Price Discovery Incentive</w:t>
      </w:r>
      <w:bookmarkEnd w:id="3191"/>
      <w:bookmarkEnd w:id="3192"/>
    </w:p>
    <w:p w14:paraId="1DDB29B0" w14:textId="77777777" w:rsidR="00D179D6" w:rsidRPr="00462199" w:rsidRDefault="00D179D6" w:rsidP="005B3BB9">
      <w:pPr>
        <w:pStyle w:val="NormalBoldAshurst"/>
      </w:pPr>
      <w:r w:rsidRPr="00462199">
        <w:rPr>
          <w:i/>
        </w:rPr>
        <w:t>Price Discovery Incentive Amount calculation</w:t>
      </w:r>
    </w:p>
    <w:p w14:paraId="7BDAFC9B" w14:textId="77777777" w:rsidR="00D179D6" w:rsidRPr="00462199" w:rsidRDefault="00D179D6" w:rsidP="005B3BB9">
      <w:pPr>
        <w:pStyle w:val="H2Ashurst"/>
      </w:pPr>
      <w:bookmarkStart w:id="3193" w:name="_Ref144113445"/>
      <w:r w:rsidRPr="00462199">
        <w:t>For each Billing Period (</w:t>
      </w:r>
      <w:r w:rsidRPr="00462199">
        <w:rPr>
          <w:i/>
        </w:rPr>
        <w:t>m</w:t>
      </w:r>
      <w:r w:rsidRPr="00462199">
        <w:t xml:space="preserve">) during the Payment Period, the </w:t>
      </w:r>
      <w:r w:rsidRPr="00462199">
        <w:rPr>
          <w:b/>
        </w:rPr>
        <w:t>"Price Discovery Incentive Amount"</w:t>
      </w:r>
      <w:r w:rsidRPr="00462199">
        <w:t xml:space="preserve"> shall be calculated as follows:</w:t>
      </w:r>
      <w:bookmarkEnd w:id="3193"/>
    </w:p>
    <w:p w14:paraId="1B19C4F1" w14:textId="77777777" w:rsidR="00D179D6" w:rsidRPr="00462199" w:rsidRDefault="00F47FCB" w:rsidP="00CD79C5">
      <w:pPr>
        <w:pStyle w:val="NormalAshurst"/>
      </w:pPr>
      <m:oMathPara>
        <m:oMath>
          <m:sSub>
            <m:sSubPr>
              <m:ctrlPr>
                <w:rPr>
                  <w:rFonts w:ascii="Cambria Math" w:hAnsi="Cambria Math" w:cs="Arial"/>
                </w:rPr>
              </m:ctrlPr>
            </m:sSubPr>
            <m:e>
              <m:r>
                <w:rPr>
                  <w:rFonts w:ascii="Cambria Math" w:hAnsi="Cambria Math"/>
                </w:rPr>
                <m:t>PDIA</m:t>
              </m:r>
            </m:e>
            <m:sub>
              <m:r>
                <w:rPr>
                  <w:rFonts w:ascii="Cambria Math" w:hAnsi="Cambria Math"/>
                </w:rPr>
                <m:t>m</m:t>
              </m:r>
            </m:sub>
          </m:sSub>
          <m:r>
            <m:rPr>
              <m:sty m:val="p"/>
            </m:rPr>
            <w:rPr>
              <w:rFonts w:ascii="Cambria Math" w:hAnsi="Cambria Math"/>
            </w:rPr>
            <m:t>=</m:t>
          </m:r>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 xml:space="preserve"> * </m:t>
              </m:r>
              <m:sSub>
                <m:sSubPr>
                  <m:ctrlPr>
                    <w:rPr>
                      <w:rFonts w:ascii="Cambria Math" w:hAnsi="Cambria Math" w:cs="Arial"/>
                    </w:rPr>
                  </m:ctrlPr>
                </m:sSubPr>
                <m:e>
                  <m:r>
                    <w:rPr>
                      <w:rFonts w:ascii="Cambria Math" w:hAnsi="Cambria Math"/>
                    </w:rPr>
                    <m:t>PDI</m:t>
                  </m:r>
                </m:e>
                <m:sub>
                  <m:r>
                    <w:rPr>
                      <w:rFonts w:ascii="Cambria Math" w:hAnsi="Cambria Math"/>
                    </w:rPr>
                    <m:t>m</m:t>
                  </m:r>
                </m:sub>
              </m:sSub>
            </m:e>
          </m:nary>
        </m:oMath>
      </m:oMathPara>
    </w:p>
    <w:p w14:paraId="46A50421"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095"/>
        <w:gridCol w:w="419"/>
        <w:gridCol w:w="5731"/>
      </w:tblGrid>
      <w:tr w:rsidR="00D179D6" w:rsidRPr="00462199" w14:paraId="2EE921FC" w14:textId="77777777" w:rsidTr="00CD79C5">
        <w:tc>
          <w:tcPr>
            <w:tcW w:w="1918" w:type="dxa"/>
            <w:tcMar>
              <w:left w:w="108" w:type="dxa"/>
              <w:right w:w="108" w:type="dxa"/>
            </w:tcMar>
          </w:tcPr>
          <w:p w14:paraId="439C30C4" w14:textId="77777777" w:rsidR="00D179D6" w:rsidRPr="00462199" w:rsidRDefault="00F47FCB" w:rsidP="00CD79C5">
            <w:pPr>
              <w:pStyle w:val="TableAshurst"/>
            </w:pPr>
            <m:oMathPara>
              <m:oMathParaPr>
                <m:jc m:val="left"/>
              </m:oMathParaPr>
              <m:oMath>
                <m:sSub>
                  <m:sSubPr>
                    <m:ctrlPr>
                      <w:rPr>
                        <w:rFonts w:ascii="Cambria Math" w:hAnsi="Cambria Math" w:cs="Arial"/>
                      </w:rPr>
                    </m:ctrlPr>
                  </m:sSubPr>
                  <m:e>
                    <m:r>
                      <w:rPr>
                        <w:rFonts w:ascii="Cambria Math" w:hAnsi="Cambria Math"/>
                      </w:rPr>
                      <m:t>PDIA</m:t>
                    </m:r>
                  </m:e>
                  <m:sub>
                    <m:r>
                      <w:rPr>
                        <w:rFonts w:ascii="Cambria Math" w:hAnsi="Cambria Math"/>
                      </w:rPr>
                      <m:t>m</m:t>
                    </m:r>
                  </m:sub>
                </m:sSub>
              </m:oMath>
            </m:oMathPara>
          </w:p>
        </w:tc>
        <w:tc>
          <w:tcPr>
            <w:tcW w:w="422" w:type="dxa"/>
            <w:tcMar>
              <w:left w:w="108" w:type="dxa"/>
              <w:right w:w="108" w:type="dxa"/>
            </w:tcMar>
          </w:tcPr>
          <w:p w14:paraId="5A07B3AE" w14:textId="77777777" w:rsidR="00D179D6" w:rsidRPr="00462199" w:rsidRDefault="00D179D6" w:rsidP="00CD79C5">
            <w:pPr>
              <w:pStyle w:val="TableAshurst"/>
            </w:pPr>
            <w:r w:rsidRPr="00462199">
              <w:t>=</w:t>
            </w:r>
          </w:p>
        </w:tc>
        <w:tc>
          <w:tcPr>
            <w:tcW w:w="5905" w:type="dxa"/>
            <w:tcMar>
              <w:left w:w="108" w:type="dxa"/>
              <w:right w:w="108" w:type="dxa"/>
            </w:tcMar>
          </w:tcPr>
          <w:p w14:paraId="74850A4D" w14:textId="77777777" w:rsidR="00D179D6" w:rsidRPr="00462199" w:rsidRDefault="00D179D6" w:rsidP="00CD79C5">
            <w:pPr>
              <w:pStyle w:val="TableAshurst"/>
            </w:pPr>
            <w:r w:rsidRPr="00462199">
              <w:t>Price Discovery Incentive Amount (</w:t>
            </w:r>
            <w:r w:rsidRPr="00462199">
              <w:rPr>
                <w:i/>
              </w:rPr>
              <w:t>£</w:t>
            </w:r>
            <w:r w:rsidRPr="00462199">
              <w:t>) for the relevant Billing Period (</w:t>
            </w:r>
            <w:r w:rsidRPr="00462199">
              <w:rPr>
                <w:i/>
              </w:rPr>
              <w:t>m</w:t>
            </w:r>
            <w:r w:rsidRPr="00462199">
              <w:t>)</w:t>
            </w:r>
          </w:p>
        </w:tc>
      </w:tr>
      <w:tr w:rsidR="00D179D6" w:rsidRPr="00462199" w14:paraId="0F716075" w14:textId="77777777" w:rsidTr="00CD79C5">
        <w:tc>
          <w:tcPr>
            <w:tcW w:w="1918" w:type="dxa"/>
            <w:tcMar>
              <w:left w:w="108" w:type="dxa"/>
              <w:right w:w="108" w:type="dxa"/>
            </w:tcMar>
          </w:tcPr>
          <w:p w14:paraId="40C99DAF" w14:textId="77777777" w:rsidR="00D179D6" w:rsidRPr="00462199" w:rsidRDefault="00F47FCB" w:rsidP="00CD79C5">
            <w:pPr>
              <w:pStyle w:val="TableAshurst"/>
            </w:pPr>
            <m:oMathPara>
              <m:oMathParaPr>
                <m:jc m:val="left"/>
              </m:oMathParaPr>
              <m:oMath>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e>
                </m:nary>
              </m:oMath>
            </m:oMathPara>
          </w:p>
        </w:tc>
        <w:tc>
          <w:tcPr>
            <w:tcW w:w="422" w:type="dxa"/>
            <w:tcMar>
              <w:left w:w="108" w:type="dxa"/>
              <w:right w:w="108" w:type="dxa"/>
            </w:tcMar>
          </w:tcPr>
          <w:p w14:paraId="11B313F3" w14:textId="77777777" w:rsidR="00D179D6" w:rsidRPr="00462199" w:rsidRDefault="00D179D6" w:rsidP="00CD79C5">
            <w:pPr>
              <w:pStyle w:val="TableAshurst"/>
            </w:pPr>
            <w:r w:rsidRPr="00462199">
              <w:t>=</w:t>
            </w:r>
          </w:p>
        </w:tc>
        <w:tc>
          <w:tcPr>
            <w:tcW w:w="5905" w:type="dxa"/>
            <w:tcMar>
              <w:left w:w="108" w:type="dxa"/>
              <w:right w:w="108" w:type="dxa"/>
            </w:tcMar>
          </w:tcPr>
          <w:p w14:paraId="1E110ECC" w14:textId="77777777" w:rsidR="00D179D6" w:rsidRPr="00462199" w:rsidRDefault="00D179D6" w:rsidP="00CD79C5">
            <w:pPr>
              <w:pStyle w:val="TableAshurst"/>
            </w:pPr>
            <w:r w:rsidRPr="00462199">
              <w:t>sum of Invoiced Volume to Relevant Offtaker (</w:t>
            </w:r>
            <w:r w:rsidRPr="00462199">
              <w:rPr>
                <w:i/>
              </w:rPr>
              <w:t>MWh (HHV)</w:t>
            </w:r>
            <w:r w:rsidRPr="00462199">
              <w:t>) for each Relevant Offtaker (</w:t>
            </w:r>
            <w:r w:rsidRPr="00462199">
              <w:rPr>
                <w:i/>
              </w:rPr>
              <w:t>t</w:t>
            </w:r>
            <w:r w:rsidRPr="00462199">
              <w:t>) in respect of Qualifying Volumes relating to the Relevant Invoiced Amount in the relevant Billing Period (</w:t>
            </w:r>
            <w:r w:rsidRPr="00462199">
              <w:rPr>
                <w:i/>
              </w:rPr>
              <w:t>m</w:t>
            </w:r>
            <w:r w:rsidRPr="00462199">
              <w:t>)</w:t>
            </w:r>
          </w:p>
        </w:tc>
      </w:tr>
      <w:tr w:rsidR="00D179D6" w:rsidRPr="00462199" w14:paraId="54501D24" w14:textId="77777777" w:rsidTr="00CD79C5">
        <w:tc>
          <w:tcPr>
            <w:tcW w:w="1918" w:type="dxa"/>
            <w:tcMar>
              <w:left w:w="108" w:type="dxa"/>
              <w:right w:w="108" w:type="dxa"/>
            </w:tcMar>
          </w:tcPr>
          <w:p w14:paraId="0B8E32C3" w14:textId="77777777" w:rsidR="00D179D6" w:rsidRPr="00462199" w:rsidRDefault="00F47FCB" w:rsidP="00CD79C5">
            <w:pPr>
              <w:pStyle w:val="TableAshurst"/>
            </w:pPr>
            <m:oMathPara>
              <m:oMathParaPr>
                <m:jc m:val="left"/>
              </m:oMathParaPr>
              <m:oMath>
                <m:sSub>
                  <m:sSubPr>
                    <m:ctrlPr>
                      <w:rPr>
                        <w:rFonts w:ascii="Cambria Math" w:hAnsi="Cambria Math" w:cs="Arial"/>
                      </w:rPr>
                    </m:ctrlPr>
                  </m:sSubPr>
                  <m:e>
                    <m:r>
                      <w:rPr>
                        <w:rFonts w:ascii="Cambria Math" w:hAnsi="Cambria Math"/>
                      </w:rPr>
                      <m:t>PDI</m:t>
                    </m:r>
                  </m:e>
                  <m:sub>
                    <m:r>
                      <w:rPr>
                        <w:rFonts w:ascii="Cambria Math" w:hAnsi="Cambria Math"/>
                      </w:rPr>
                      <m:t>m</m:t>
                    </m:r>
                  </m:sub>
                </m:sSub>
              </m:oMath>
            </m:oMathPara>
          </w:p>
        </w:tc>
        <w:tc>
          <w:tcPr>
            <w:tcW w:w="422" w:type="dxa"/>
            <w:tcMar>
              <w:left w:w="108" w:type="dxa"/>
              <w:right w:w="108" w:type="dxa"/>
            </w:tcMar>
          </w:tcPr>
          <w:p w14:paraId="693E168A" w14:textId="77777777" w:rsidR="00D179D6" w:rsidRPr="00462199" w:rsidRDefault="00D179D6" w:rsidP="00CD79C5">
            <w:pPr>
              <w:pStyle w:val="TableAshurst"/>
            </w:pPr>
            <w:r w:rsidRPr="00462199">
              <w:t>=</w:t>
            </w:r>
          </w:p>
        </w:tc>
        <w:tc>
          <w:tcPr>
            <w:tcW w:w="5905" w:type="dxa"/>
            <w:tcMar>
              <w:left w:w="108" w:type="dxa"/>
              <w:right w:w="108" w:type="dxa"/>
            </w:tcMar>
          </w:tcPr>
          <w:p w14:paraId="0DF392B7" w14:textId="77777777" w:rsidR="00D179D6" w:rsidRPr="00462199" w:rsidRDefault="00D179D6" w:rsidP="00CD79C5">
            <w:pPr>
              <w:pStyle w:val="TableAshurst"/>
            </w:pPr>
            <w:r w:rsidRPr="00462199">
              <w:t>Price Discovery Incentive (</w:t>
            </w:r>
            <w:r w:rsidRPr="00462199">
              <w:rPr>
                <w:i/>
              </w:rPr>
              <w:t>£/MWh (HHV)</w:t>
            </w:r>
            <w:r w:rsidRPr="00462199">
              <w:t>) for the relevant Billing Period (</w:t>
            </w:r>
            <w:r w:rsidRPr="00462199">
              <w:rPr>
                <w:i/>
              </w:rPr>
              <w:t>m</w:t>
            </w:r>
            <w:r w:rsidRPr="00462199">
              <w:t>)</w:t>
            </w:r>
          </w:p>
        </w:tc>
      </w:tr>
    </w:tbl>
    <w:p w14:paraId="207AE3CB" w14:textId="77777777" w:rsidR="00D179D6" w:rsidRPr="00462199" w:rsidRDefault="00D179D6" w:rsidP="005B3BB9">
      <w:pPr>
        <w:pStyle w:val="H2Ashurst"/>
      </w:pPr>
      <w:bookmarkStart w:id="3194" w:name="_Ref144113446"/>
      <w:r w:rsidRPr="00462199">
        <w:t>For each Billing Period (</w:t>
      </w:r>
      <w:r w:rsidRPr="00462199">
        <w:rPr>
          <w:i/>
        </w:rPr>
        <w:t>m</w:t>
      </w:r>
      <w:r w:rsidRPr="00462199">
        <w:t xml:space="preserve">) during the Payment Period, the </w:t>
      </w:r>
      <w:r w:rsidRPr="00462199">
        <w:rPr>
          <w:b/>
        </w:rPr>
        <w:t>"Price Discovery Incentive"</w:t>
      </w:r>
      <w:r w:rsidRPr="00462199">
        <w:t xml:space="preserve"> shall be calculated as follows:</w:t>
      </w:r>
      <w:bookmarkEnd w:id="3194"/>
    </w:p>
    <w:p w14:paraId="2581A3F0" w14:textId="2FCE25D0" w:rsidR="00D179D6" w:rsidRPr="00462199" w:rsidRDefault="00F47FCB" w:rsidP="00CD79C5">
      <w:pPr>
        <w:pStyle w:val="NormalAshurst"/>
      </w:pPr>
      <m:oMathPara>
        <m:oMath>
          <m:sSub>
            <m:sSubPr>
              <m:ctrlPr>
                <w:rPr>
                  <w:rFonts w:ascii="Cambria Math" w:hAnsi="Cambria Math" w:cs="Arial"/>
                </w:rPr>
              </m:ctrlPr>
            </m:sSubPr>
            <m:e>
              <m:r>
                <w:rPr>
                  <w:rFonts w:ascii="Cambria Math" w:hAnsi="Cambria Math"/>
                </w:rPr>
                <m:t>PDI</m:t>
              </m:r>
            </m:e>
            <m:sub>
              <m:r>
                <w:rPr>
                  <w:rFonts w:ascii="Cambria Math" w:hAnsi="Cambria Math"/>
                </w:rPr>
                <m:t>m</m:t>
              </m:r>
            </m:sub>
          </m:sSub>
          <m:r>
            <m:rPr>
              <m:sty m:val="p"/>
            </m:rPr>
            <w:rPr>
              <w:rFonts w:ascii="Cambria Math" w:hAnsi="Cambria Math"/>
            </w:rPr>
            <m:t>=</m:t>
          </m:r>
          <m:r>
            <w:rPr>
              <w:rFonts w:ascii="Cambria Math" w:hAnsi="Cambria Math"/>
            </w:rPr>
            <m:t>PDIR</m:t>
          </m:r>
          <m:r>
            <m:rPr>
              <m:sty m:val="p"/>
            </m:rPr>
            <w:rPr>
              <w:rFonts w:ascii="Cambria Math" w:hAnsi="Cambria Math"/>
            </w:rPr>
            <m:t xml:space="preserve"> * </m:t>
          </m:r>
          <m:d>
            <m:dPr>
              <m:ctrlPr>
                <w:rPr>
                  <w:rFonts w:ascii="Cambria Math" w:hAnsi="Cambria Math" w:cs="Arial"/>
                </w:rPr>
              </m:ctrlPr>
            </m:dPr>
            <m:e>
              <m:r>
                <w:rPr>
                  <w:rFonts w:ascii="Cambria Math" w:hAnsi="Cambria Math"/>
                </w:rPr>
                <m:t>MIN</m:t>
              </m:r>
              <m:d>
                <m:dPr>
                  <m:ctrlPr>
                    <w:rPr>
                      <w:rFonts w:ascii="Cambria Math" w:hAnsi="Cambria Math" w:cs="Arial"/>
                    </w:rPr>
                  </m:ctrlPr>
                </m:dPr>
                <m:e>
                  <m:sSub>
                    <m:sSubPr>
                      <m:ctrlPr>
                        <w:rPr>
                          <w:rFonts w:ascii="Cambria Math" w:hAnsi="Cambria Math" w:cs="Arial"/>
                        </w:rPr>
                      </m:ctrlPr>
                    </m:sSubPr>
                    <m:e>
                      <m:r>
                        <w:rPr>
                          <w:rFonts w:ascii="Cambria Math" w:hAnsi="Cambria Math"/>
                        </w:rPr>
                        <m:t>RP</m:t>
                      </m:r>
                    </m:e>
                    <m:sub>
                      <m:r>
                        <w:rPr>
                          <w:rFonts w:ascii="Cambria Math" w:hAnsi="Cambria Math"/>
                        </w:rPr>
                        <m:t>QV</m:t>
                      </m:r>
                      <m:r>
                        <m:rPr>
                          <m:sty m:val="p"/>
                        </m:rPr>
                        <w:rPr>
                          <w:rFonts w:ascii="Cambria Math" w:hAnsi="Cambria Math"/>
                        </w:rPr>
                        <m:t>,</m:t>
                      </m:r>
                      <m:r>
                        <w:rPr>
                          <w:rFonts w:ascii="Cambria Math" w:hAnsi="Cambria Math"/>
                        </w:rPr>
                        <m:t>m</m:t>
                      </m:r>
                    </m:sub>
                  </m:sSub>
                  <m:r>
                    <m:rPr>
                      <m:sty m:val="p"/>
                    </m:rPr>
                    <w:rPr>
                      <w:rFonts w:ascii="Cambria Math" w:hAnsi="Cambria Math" w:cs="Arial"/>
                    </w:rPr>
                    <m:t>,</m:t>
                  </m:r>
                  <m:sSub>
                    <m:sSubPr>
                      <m:ctrlPr>
                        <w:rPr>
                          <w:rFonts w:ascii="Cambria Math" w:hAnsi="Cambria Math" w:cs="Arial"/>
                        </w:rPr>
                      </m:ctrlPr>
                    </m:sSubPr>
                    <m:e>
                      <m:r>
                        <w:rPr>
                          <w:rFonts w:ascii="Cambria Math" w:hAnsi="Cambria Math"/>
                        </w:rPr>
                        <m:t>SP</m:t>
                      </m:r>
                    </m:e>
                    <m:sub>
                      <m:r>
                        <w:rPr>
                          <w:rFonts w:ascii="Cambria Math" w:hAnsi="Cambria Math"/>
                        </w:rPr>
                        <m:t>m</m:t>
                      </m:r>
                    </m:sub>
                  </m:sSub>
                </m:e>
              </m:d>
              <m:r>
                <m:rPr>
                  <m:sty m:val="p"/>
                </m:rPr>
                <w:rPr>
                  <w:rFonts w:ascii="Cambria Math" w:hAnsi="Cambria Math"/>
                </w:rPr>
                <m:t>-</m:t>
              </m:r>
              <m:sSub>
                <m:sSubPr>
                  <m:ctrlPr>
                    <w:rPr>
                      <w:rFonts w:ascii="Cambria Math" w:hAnsi="Cambria Math" w:cs="Arial"/>
                    </w:rPr>
                  </m:ctrlPr>
                </m:sSubPr>
                <m:e>
                  <m:r>
                    <w:rPr>
                      <w:rFonts w:ascii="Cambria Math" w:hAnsi="Cambria Math"/>
                    </w:rPr>
                    <m:t>Floor</m:t>
                  </m:r>
                </m:e>
                <m:sub>
                  <m:r>
                    <w:rPr>
                      <w:rFonts w:ascii="Cambria Math" w:hAnsi="Cambria Math"/>
                    </w:rPr>
                    <m:t>QV</m:t>
                  </m:r>
                  <m:r>
                    <m:rPr>
                      <m:sty m:val="p"/>
                    </m:rPr>
                    <w:rPr>
                      <w:rFonts w:ascii="Cambria Math" w:hAnsi="Cambria Math"/>
                    </w:rPr>
                    <m:t>,</m:t>
                  </m:r>
                  <m:r>
                    <w:rPr>
                      <w:rFonts w:ascii="Cambria Math" w:hAnsi="Cambria Math"/>
                    </w:rPr>
                    <m:t>m</m:t>
                  </m:r>
                </m:sub>
              </m:sSub>
            </m:e>
          </m:d>
        </m:oMath>
      </m:oMathPara>
    </w:p>
    <w:p w14:paraId="797AE2B6"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053"/>
        <w:gridCol w:w="426"/>
        <w:gridCol w:w="5766"/>
      </w:tblGrid>
      <w:tr w:rsidR="00D179D6" w:rsidRPr="00462199" w14:paraId="15809787" w14:textId="77777777" w:rsidTr="00CD79C5">
        <w:tc>
          <w:tcPr>
            <w:tcW w:w="2053" w:type="dxa"/>
            <w:tcMar>
              <w:left w:w="108" w:type="dxa"/>
              <w:right w:w="108" w:type="dxa"/>
            </w:tcMar>
          </w:tcPr>
          <w:p w14:paraId="7A58469E"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PDI</m:t>
                    </m:r>
                  </m:e>
                  <m:sub>
                    <m:r>
                      <w:rPr>
                        <w:rFonts w:ascii="Cambria Math" w:hAnsi="Cambria Math"/>
                      </w:rPr>
                      <m:t>m</m:t>
                    </m:r>
                  </m:sub>
                </m:sSub>
              </m:oMath>
            </m:oMathPara>
          </w:p>
        </w:tc>
        <w:tc>
          <w:tcPr>
            <w:tcW w:w="426" w:type="dxa"/>
            <w:tcMar>
              <w:left w:w="108" w:type="dxa"/>
              <w:right w:w="108" w:type="dxa"/>
            </w:tcMar>
          </w:tcPr>
          <w:p w14:paraId="279A07D2" w14:textId="77777777" w:rsidR="00D179D6" w:rsidRPr="00462199" w:rsidRDefault="00D179D6" w:rsidP="00CD79C5">
            <w:pPr>
              <w:pStyle w:val="TableAshurst"/>
            </w:pPr>
            <w:r w:rsidRPr="00462199">
              <w:t>=</w:t>
            </w:r>
          </w:p>
        </w:tc>
        <w:tc>
          <w:tcPr>
            <w:tcW w:w="5766" w:type="dxa"/>
            <w:tcMar>
              <w:left w:w="108" w:type="dxa"/>
              <w:right w:w="108" w:type="dxa"/>
            </w:tcMar>
          </w:tcPr>
          <w:p w14:paraId="5B2AD6D5" w14:textId="77777777" w:rsidR="00D179D6" w:rsidRPr="00462199" w:rsidRDefault="00D179D6" w:rsidP="00CD79C5">
            <w:pPr>
              <w:pStyle w:val="TableAshurst"/>
            </w:pPr>
            <w:r w:rsidRPr="00462199">
              <w:t>Price Discovery Incentive (</w:t>
            </w:r>
            <w:r w:rsidRPr="00462199">
              <w:rPr>
                <w:i/>
              </w:rPr>
              <w:t>£/MWh (HHV)</w:t>
            </w:r>
            <w:r w:rsidRPr="00462199">
              <w:t>) for the relevant Billing Period (</w:t>
            </w:r>
            <w:r w:rsidRPr="00462199">
              <w:rPr>
                <w:i/>
              </w:rPr>
              <w:t>m</w:t>
            </w:r>
            <w:r w:rsidRPr="00462199">
              <w:t>)</w:t>
            </w:r>
          </w:p>
        </w:tc>
      </w:tr>
      <w:tr w:rsidR="00D179D6" w:rsidRPr="00462199" w14:paraId="2A4EFFE1" w14:textId="77777777" w:rsidTr="00CD79C5">
        <w:tc>
          <w:tcPr>
            <w:tcW w:w="2053" w:type="dxa"/>
            <w:tcMar>
              <w:left w:w="108" w:type="dxa"/>
              <w:right w:w="108" w:type="dxa"/>
            </w:tcMar>
          </w:tcPr>
          <w:p w14:paraId="0141C9F9" w14:textId="128D7030" w:rsidR="00D179D6" w:rsidRPr="00462199" w:rsidRDefault="005E7287" w:rsidP="00CD79C5">
            <w:pPr>
              <w:pStyle w:val="TableAshurst"/>
              <w:rPr>
                <w:rFonts w:eastAsia="Microsoft JhengHei"/>
              </w:rPr>
            </w:pPr>
            <m:oMathPara>
              <m:oMathParaPr>
                <m:jc m:val="left"/>
              </m:oMathParaPr>
              <m:oMath>
                <m:r>
                  <w:rPr>
                    <w:rFonts w:ascii="Cambria Math" w:eastAsia="Microsoft JhengHei" w:hAnsi="Cambria Math" w:cs="Arial"/>
                  </w:rPr>
                  <m:t>PDIR</m:t>
                </m:r>
              </m:oMath>
            </m:oMathPara>
          </w:p>
        </w:tc>
        <w:tc>
          <w:tcPr>
            <w:tcW w:w="426" w:type="dxa"/>
            <w:tcMar>
              <w:left w:w="108" w:type="dxa"/>
              <w:right w:w="108" w:type="dxa"/>
            </w:tcMar>
          </w:tcPr>
          <w:p w14:paraId="53EE0436" w14:textId="77777777" w:rsidR="00D179D6" w:rsidRPr="00462199" w:rsidRDefault="00D179D6" w:rsidP="00CD79C5">
            <w:pPr>
              <w:pStyle w:val="TableAshurst"/>
            </w:pPr>
            <w:r w:rsidRPr="00462199">
              <w:t>=</w:t>
            </w:r>
          </w:p>
        </w:tc>
        <w:tc>
          <w:tcPr>
            <w:tcW w:w="5766" w:type="dxa"/>
            <w:tcMar>
              <w:left w:w="108" w:type="dxa"/>
              <w:right w:w="108" w:type="dxa"/>
            </w:tcMar>
          </w:tcPr>
          <w:p w14:paraId="6D2472A4" w14:textId="77777777" w:rsidR="00D179D6" w:rsidRPr="00462199" w:rsidRDefault="00D179D6" w:rsidP="00CD79C5">
            <w:pPr>
              <w:pStyle w:val="TableAshurst"/>
            </w:pPr>
            <w:r w:rsidRPr="00462199">
              <w:t>the Price Discovery Incentive Ratio</w:t>
            </w:r>
          </w:p>
        </w:tc>
      </w:tr>
      <w:tr w:rsidR="00D179D6" w:rsidRPr="00462199" w14:paraId="0CD0D584" w14:textId="77777777" w:rsidTr="00CD79C5">
        <w:tc>
          <w:tcPr>
            <w:tcW w:w="2053" w:type="dxa"/>
            <w:tcMar>
              <w:left w:w="108" w:type="dxa"/>
              <w:right w:w="108" w:type="dxa"/>
            </w:tcMar>
          </w:tcPr>
          <w:p w14:paraId="33BB2FC8"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RP</m:t>
                    </m:r>
                  </m:e>
                  <m:sub>
                    <m:r>
                      <w:rPr>
                        <w:rFonts w:ascii="Cambria Math" w:eastAsia="Microsoft JhengHei" w:hAnsi="Cambria Math"/>
                      </w:rPr>
                      <m:t>QV</m:t>
                    </m:r>
                    <m:r>
                      <m:rPr>
                        <m:sty m:val="p"/>
                      </m:rPr>
                      <w:rPr>
                        <w:rFonts w:ascii="Cambria Math" w:eastAsia="Microsoft JhengHei" w:hAnsi="Cambria Math"/>
                      </w:rPr>
                      <m:t>,</m:t>
                    </m:r>
                    <m:r>
                      <w:rPr>
                        <w:rFonts w:ascii="Cambria Math" w:eastAsia="Microsoft JhengHei" w:hAnsi="Cambria Math"/>
                      </w:rPr>
                      <m:t>m</m:t>
                    </m:r>
                  </m:sub>
                </m:sSub>
              </m:oMath>
            </m:oMathPara>
          </w:p>
        </w:tc>
        <w:tc>
          <w:tcPr>
            <w:tcW w:w="426" w:type="dxa"/>
            <w:tcMar>
              <w:left w:w="108" w:type="dxa"/>
              <w:right w:w="108" w:type="dxa"/>
            </w:tcMar>
          </w:tcPr>
          <w:p w14:paraId="2F24EBB7" w14:textId="77777777" w:rsidR="00D179D6" w:rsidRPr="00462199" w:rsidRDefault="00D179D6" w:rsidP="00CD79C5">
            <w:pPr>
              <w:pStyle w:val="TableAshurst"/>
            </w:pPr>
            <w:r w:rsidRPr="00462199">
              <w:t>=</w:t>
            </w:r>
          </w:p>
        </w:tc>
        <w:tc>
          <w:tcPr>
            <w:tcW w:w="5766" w:type="dxa"/>
            <w:tcMar>
              <w:left w:w="108" w:type="dxa"/>
              <w:right w:w="108" w:type="dxa"/>
            </w:tcMar>
          </w:tcPr>
          <w:p w14:paraId="3673A013" w14:textId="77777777" w:rsidR="00D179D6" w:rsidRPr="00462199" w:rsidRDefault="00D179D6" w:rsidP="00CD79C5">
            <w:pPr>
              <w:pStyle w:val="TableAshurst"/>
            </w:pPr>
            <w:r w:rsidRPr="00462199">
              <w:t>Reference Price (</w:t>
            </w:r>
            <w:r w:rsidRPr="00462199">
              <w:rPr>
                <w:i/>
              </w:rPr>
              <w:t>£/MWh (HHV)</w:t>
            </w:r>
            <w:r w:rsidRPr="00462199">
              <w:t>) for Qualifying Volumes in the relevant Billing Period (</w:t>
            </w:r>
            <w:r w:rsidRPr="00462199">
              <w:rPr>
                <w:i/>
              </w:rPr>
              <w:t>m</w:t>
            </w:r>
            <w:r w:rsidRPr="00462199">
              <w:t>)</w:t>
            </w:r>
          </w:p>
        </w:tc>
      </w:tr>
      <w:tr w:rsidR="00D179D6" w:rsidRPr="00462199" w14:paraId="1799EE8C" w14:textId="77777777" w:rsidTr="00CD79C5">
        <w:tc>
          <w:tcPr>
            <w:tcW w:w="2053" w:type="dxa"/>
            <w:tcMar>
              <w:left w:w="108" w:type="dxa"/>
              <w:right w:w="108" w:type="dxa"/>
            </w:tcMar>
          </w:tcPr>
          <w:p w14:paraId="429BEFE9"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SP</m:t>
                    </m:r>
                  </m:e>
                  <m:sub>
                    <m:r>
                      <w:rPr>
                        <w:rFonts w:ascii="Cambria Math" w:eastAsia="Microsoft JhengHei" w:hAnsi="Cambria Math"/>
                      </w:rPr>
                      <m:t>m</m:t>
                    </m:r>
                  </m:sub>
                </m:sSub>
              </m:oMath>
            </m:oMathPara>
          </w:p>
        </w:tc>
        <w:tc>
          <w:tcPr>
            <w:tcW w:w="426" w:type="dxa"/>
            <w:tcMar>
              <w:left w:w="108" w:type="dxa"/>
              <w:right w:w="108" w:type="dxa"/>
            </w:tcMar>
          </w:tcPr>
          <w:p w14:paraId="734F9801" w14:textId="77777777" w:rsidR="00D179D6" w:rsidRPr="00462199" w:rsidRDefault="00D179D6" w:rsidP="00CD79C5">
            <w:pPr>
              <w:pStyle w:val="TableAshurst"/>
            </w:pPr>
            <w:r w:rsidRPr="00462199">
              <w:t>=</w:t>
            </w:r>
          </w:p>
        </w:tc>
        <w:tc>
          <w:tcPr>
            <w:tcW w:w="5766" w:type="dxa"/>
            <w:tcMar>
              <w:left w:w="108" w:type="dxa"/>
              <w:right w:w="108" w:type="dxa"/>
            </w:tcMar>
          </w:tcPr>
          <w:p w14:paraId="4F8760D0" w14:textId="77777777" w:rsidR="00D179D6" w:rsidRPr="00462199" w:rsidRDefault="00D179D6" w:rsidP="00CD79C5">
            <w:pPr>
              <w:pStyle w:val="TableAshurst"/>
            </w:pPr>
            <w:r w:rsidRPr="00462199">
              <w:t>Strike Price (</w:t>
            </w:r>
            <w:r w:rsidRPr="00462199">
              <w:rPr>
                <w:i/>
              </w:rPr>
              <w:t>£/MWh (HHV)</w:t>
            </w:r>
            <w:r w:rsidRPr="00462199">
              <w:t>) that applies in the relevant Billing Period (</w:t>
            </w:r>
            <w:r w:rsidRPr="00462199">
              <w:rPr>
                <w:i/>
              </w:rPr>
              <w:t>m</w:t>
            </w:r>
            <w:r w:rsidRPr="00462199">
              <w:t>)</w:t>
            </w:r>
          </w:p>
        </w:tc>
      </w:tr>
      <w:tr w:rsidR="00D179D6" w:rsidRPr="00462199" w14:paraId="014BABCF" w14:textId="77777777" w:rsidTr="00CD79C5">
        <w:tc>
          <w:tcPr>
            <w:tcW w:w="2053" w:type="dxa"/>
            <w:tcMar>
              <w:left w:w="108" w:type="dxa"/>
              <w:right w:w="108" w:type="dxa"/>
            </w:tcMar>
          </w:tcPr>
          <w:p w14:paraId="07612251"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Floor</m:t>
                    </m:r>
                  </m:e>
                  <m:sub>
                    <m:r>
                      <w:rPr>
                        <w:rFonts w:ascii="Cambria Math" w:eastAsia="Microsoft JhengHei" w:hAnsi="Cambria Math"/>
                      </w:rPr>
                      <m:t>QV</m:t>
                    </m:r>
                    <m:r>
                      <m:rPr>
                        <m:sty m:val="p"/>
                      </m:rPr>
                      <w:rPr>
                        <w:rFonts w:ascii="Cambria Math" w:eastAsia="Microsoft JhengHei" w:hAnsi="Cambria Math"/>
                      </w:rPr>
                      <m:t>,</m:t>
                    </m:r>
                    <m:r>
                      <w:rPr>
                        <w:rFonts w:ascii="Cambria Math" w:eastAsia="Microsoft JhengHei" w:hAnsi="Cambria Math"/>
                      </w:rPr>
                      <m:t>m</m:t>
                    </m:r>
                  </m:sub>
                </m:sSub>
              </m:oMath>
            </m:oMathPara>
          </w:p>
        </w:tc>
        <w:tc>
          <w:tcPr>
            <w:tcW w:w="426" w:type="dxa"/>
            <w:tcMar>
              <w:left w:w="108" w:type="dxa"/>
              <w:right w:w="108" w:type="dxa"/>
            </w:tcMar>
          </w:tcPr>
          <w:p w14:paraId="346E2C68" w14:textId="77777777" w:rsidR="00D179D6" w:rsidRPr="00462199" w:rsidRDefault="00D179D6" w:rsidP="00CD79C5">
            <w:pPr>
              <w:pStyle w:val="TableAshurst"/>
            </w:pPr>
            <w:r w:rsidRPr="00462199">
              <w:t>=</w:t>
            </w:r>
          </w:p>
        </w:tc>
        <w:tc>
          <w:tcPr>
            <w:tcW w:w="5766" w:type="dxa"/>
            <w:tcMar>
              <w:left w:w="108" w:type="dxa"/>
              <w:right w:w="108" w:type="dxa"/>
            </w:tcMar>
          </w:tcPr>
          <w:p w14:paraId="01AA675A" w14:textId="77777777" w:rsidR="00D179D6" w:rsidRPr="00462199" w:rsidRDefault="00D179D6" w:rsidP="00CD79C5">
            <w:pPr>
              <w:pStyle w:val="TableAshurst"/>
            </w:pPr>
            <w:r w:rsidRPr="00462199">
              <w:t>Floor Price (</w:t>
            </w:r>
            <w:r w:rsidRPr="00462199">
              <w:rPr>
                <w:i/>
              </w:rPr>
              <w:t>£/MWh (HHV)</w:t>
            </w:r>
            <w:r w:rsidRPr="00462199">
              <w:t>) that applies in respect of Qualifying Volumes in the relevant Billing Period (</w:t>
            </w:r>
            <w:r w:rsidRPr="00462199">
              <w:rPr>
                <w:i/>
              </w:rPr>
              <w:t>m</w:t>
            </w:r>
            <w:r w:rsidRPr="00462199">
              <w:t>)</w:t>
            </w:r>
          </w:p>
        </w:tc>
      </w:tr>
    </w:tbl>
    <w:p w14:paraId="4F0ADBF3" w14:textId="77777777" w:rsidR="00D179D6" w:rsidRPr="00462199" w:rsidRDefault="00D179D6" w:rsidP="005B3BB9">
      <w:pPr>
        <w:pStyle w:val="H1Ashurst"/>
      </w:pPr>
      <w:bookmarkStart w:id="3195" w:name="_Ref144113447"/>
      <w:bookmarkStart w:id="3196" w:name="_Toc149833662"/>
      <w:r w:rsidRPr="00462199">
        <w:t>Sliding Scale Top Up Amount</w:t>
      </w:r>
      <w:bookmarkEnd w:id="3195"/>
      <w:bookmarkEnd w:id="3196"/>
    </w:p>
    <w:p w14:paraId="6EA4C924" w14:textId="77777777" w:rsidR="00D179D6" w:rsidRPr="00462199" w:rsidRDefault="00D179D6" w:rsidP="005B3BB9">
      <w:pPr>
        <w:pStyle w:val="NormalBoldAshurst"/>
      </w:pPr>
      <w:r w:rsidRPr="00462199">
        <w:rPr>
          <w:i/>
        </w:rPr>
        <w:t>Sliding Scale Top Up Amount calculation</w:t>
      </w:r>
    </w:p>
    <w:p w14:paraId="42C56F4D" w14:textId="6ED79AC8" w:rsidR="00D179D6" w:rsidRPr="00462199" w:rsidRDefault="00D179D6" w:rsidP="005B3BB9">
      <w:pPr>
        <w:pStyle w:val="H2Ashurst"/>
      </w:pPr>
      <w:bookmarkStart w:id="3197" w:name="_Ref144113448"/>
      <w:r w:rsidRPr="00462199">
        <w:t>Where, in any Billing Period (</w:t>
      </w:r>
      <w:r w:rsidRPr="00462199">
        <w:rPr>
          <w:i/>
        </w:rPr>
        <w:t>m</w:t>
      </w:r>
      <w:r w:rsidRPr="00462199">
        <w:t xml:space="preserve">) during the Payment Period, the Sliding Scale Top Up </w:t>
      </w:r>
      <w:r w:rsidR="007248B2" w:rsidRPr="007248B2">
        <w:t>Condition</w:t>
      </w:r>
      <w:r w:rsidRPr="00462199">
        <w:t xml:space="preserve"> has been satisfied, the </w:t>
      </w:r>
      <w:r w:rsidRPr="00462199">
        <w:rPr>
          <w:b/>
        </w:rPr>
        <w:t>"Sliding Scale Top Up Amount"</w:t>
      </w:r>
      <w:r w:rsidRPr="00462199">
        <w:t xml:space="preserve"> shall be calculated as follows:</w:t>
      </w:r>
      <w:bookmarkEnd w:id="3197"/>
    </w:p>
    <w:p w14:paraId="2B4BB551" w14:textId="77777777" w:rsidR="00D179D6" w:rsidRPr="00462199" w:rsidRDefault="00F47FCB" w:rsidP="00CD79C5">
      <w:pPr>
        <w:pStyle w:val="NormalAshurst"/>
      </w:pPr>
      <m:oMathPara>
        <m:oMath>
          <m:sSub>
            <m:sSubPr>
              <m:ctrlPr>
                <w:rPr>
                  <w:rFonts w:ascii="Cambria Math" w:hAnsi="Cambria Math" w:cs="Arial"/>
                </w:rPr>
              </m:ctrlPr>
            </m:sSubPr>
            <m:e>
              <m:r>
                <w:rPr>
                  <w:rFonts w:ascii="Cambria Math" w:hAnsi="Cambria Math"/>
                </w:rPr>
                <m:t>SSTUA</m:t>
              </m:r>
            </m:e>
            <m:sub>
              <m:r>
                <w:rPr>
                  <w:rFonts w:ascii="Cambria Math" w:hAnsi="Cambria Math"/>
                </w:rPr>
                <m:t>m</m:t>
              </m:r>
            </m:sub>
          </m:sSub>
          <m:r>
            <m:rPr>
              <m:sty m:val="p"/>
            </m:rPr>
            <w:rPr>
              <w:rFonts w:ascii="Cambria Math" w:hAnsi="Cambria Math"/>
            </w:rPr>
            <m:t>=</m:t>
          </m:r>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 xml:space="preserve"> * </m:t>
              </m:r>
              <m:sSub>
                <m:sSubPr>
                  <m:ctrlPr>
                    <w:rPr>
                      <w:rFonts w:ascii="Cambria Math" w:hAnsi="Cambria Math" w:cs="Arial"/>
                    </w:rPr>
                  </m:ctrlPr>
                </m:sSubPr>
                <m:e>
                  <m:r>
                    <w:rPr>
                      <w:rFonts w:ascii="Cambria Math" w:hAnsi="Cambria Math"/>
                    </w:rPr>
                    <m:t>SSTU</m:t>
                  </m:r>
                </m:e>
                <m:sub>
                  <m:r>
                    <w:rPr>
                      <w:rFonts w:ascii="Cambria Math" w:hAnsi="Cambria Math"/>
                    </w:rPr>
                    <m:t>m</m:t>
                  </m:r>
                </m:sub>
              </m:sSub>
            </m:e>
          </m:nary>
        </m:oMath>
      </m:oMathPara>
    </w:p>
    <w:p w14:paraId="12779DD3"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095"/>
        <w:gridCol w:w="419"/>
        <w:gridCol w:w="5731"/>
      </w:tblGrid>
      <w:tr w:rsidR="00D179D6" w:rsidRPr="00462199" w14:paraId="7617B970" w14:textId="77777777" w:rsidTr="00CD79C5">
        <w:tc>
          <w:tcPr>
            <w:tcW w:w="2095" w:type="dxa"/>
            <w:tcMar>
              <w:left w:w="108" w:type="dxa"/>
              <w:right w:w="108" w:type="dxa"/>
            </w:tcMar>
          </w:tcPr>
          <w:p w14:paraId="11EE6060"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SSTUA</m:t>
                    </m:r>
                  </m:e>
                  <m:sub>
                    <m:r>
                      <w:rPr>
                        <w:rFonts w:ascii="Cambria Math" w:hAnsi="Cambria Math"/>
                      </w:rPr>
                      <m:t>m</m:t>
                    </m:r>
                  </m:sub>
                </m:sSub>
              </m:oMath>
            </m:oMathPara>
          </w:p>
        </w:tc>
        <w:tc>
          <w:tcPr>
            <w:tcW w:w="419" w:type="dxa"/>
            <w:tcMar>
              <w:left w:w="108" w:type="dxa"/>
              <w:right w:w="108" w:type="dxa"/>
            </w:tcMar>
          </w:tcPr>
          <w:p w14:paraId="00F4099D" w14:textId="77777777" w:rsidR="00D179D6" w:rsidRPr="00462199" w:rsidRDefault="00D179D6" w:rsidP="00CD79C5">
            <w:pPr>
              <w:pStyle w:val="TableAshurst"/>
            </w:pPr>
            <w:r w:rsidRPr="00462199">
              <w:t>=</w:t>
            </w:r>
          </w:p>
        </w:tc>
        <w:tc>
          <w:tcPr>
            <w:tcW w:w="5731" w:type="dxa"/>
            <w:tcMar>
              <w:left w:w="108" w:type="dxa"/>
              <w:right w:w="108" w:type="dxa"/>
            </w:tcMar>
          </w:tcPr>
          <w:p w14:paraId="2D216B22" w14:textId="77777777" w:rsidR="00D179D6" w:rsidRPr="00462199" w:rsidRDefault="00D179D6" w:rsidP="00CD79C5">
            <w:pPr>
              <w:pStyle w:val="TableAshurst"/>
            </w:pPr>
            <w:r w:rsidRPr="00462199">
              <w:t>Sliding Scale Top Up Amount (</w:t>
            </w:r>
            <w:r w:rsidRPr="00462199">
              <w:rPr>
                <w:i/>
              </w:rPr>
              <w:t>£</w:t>
            </w:r>
            <w:r w:rsidRPr="00462199">
              <w:t>) for the relevant Billing Period (</w:t>
            </w:r>
            <w:r w:rsidRPr="00462199">
              <w:rPr>
                <w:i/>
              </w:rPr>
              <w:t>m</w:t>
            </w:r>
            <w:r w:rsidRPr="00462199">
              <w:t>)</w:t>
            </w:r>
          </w:p>
        </w:tc>
      </w:tr>
      <w:tr w:rsidR="00D179D6" w:rsidRPr="00462199" w14:paraId="2011D4B1" w14:textId="77777777" w:rsidTr="00CD79C5">
        <w:tc>
          <w:tcPr>
            <w:tcW w:w="2095" w:type="dxa"/>
            <w:tcMar>
              <w:left w:w="108" w:type="dxa"/>
              <w:right w:w="108" w:type="dxa"/>
            </w:tcMar>
          </w:tcPr>
          <w:p w14:paraId="0731EAF9" w14:textId="77777777" w:rsidR="00D179D6" w:rsidRPr="00462199" w:rsidRDefault="00F47FCB" w:rsidP="00CD79C5">
            <w:pPr>
              <w:pStyle w:val="TableAshurst"/>
              <w:rPr>
                <w:rFonts w:eastAsia="Microsoft JhengHei"/>
              </w:rPr>
            </w:pPr>
            <m:oMathPara>
              <m:oMathParaPr>
                <m:jc m:val="left"/>
              </m:oMathParaPr>
              <m:oMath>
                <m:nary>
                  <m:naryPr>
                    <m:chr m:val="∑"/>
                    <m:limLoc m:val="subSup"/>
                    <m:ctrlPr>
                      <w:rPr>
                        <w:rFonts w:ascii="Cambria Math" w:hAnsi="Cambria Math" w:cs="Arial"/>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cs="Arial"/>
                          </w:rPr>
                        </m:ctrlPr>
                      </m:sSubPr>
                      <m:e>
                        <m:r>
                          <w:rPr>
                            <w:rFonts w:ascii="Cambria Math" w:hAnsi="Cambria Math"/>
                          </w:rPr>
                          <m:t>Volume</m:t>
                        </m:r>
                      </m:e>
                      <m:sub>
                        <m:r>
                          <w:rPr>
                            <w:rFonts w:ascii="Cambria Math" w:hAnsi="Cambria Math"/>
                          </w:rPr>
                          <m:t>QVRIA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sub>
                    </m:sSub>
                  </m:e>
                </m:nary>
              </m:oMath>
            </m:oMathPara>
          </w:p>
        </w:tc>
        <w:tc>
          <w:tcPr>
            <w:tcW w:w="419" w:type="dxa"/>
            <w:tcMar>
              <w:left w:w="108" w:type="dxa"/>
              <w:right w:w="108" w:type="dxa"/>
            </w:tcMar>
          </w:tcPr>
          <w:p w14:paraId="21101645" w14:textId="77777777" w:rsidR="00D179D6" w:rsidRPr="00462199" w:rsidRDefault="00D179D6" w:rsidP="00CD79C5">
            <w:pPr>
              <w:pStyle w:val="TableAshurst"/>
            </w:pPr>
            <w:r w:rsidRPr="00462199">
              <w:t>=</w:t>
            </w:r>
          </w:p>
        </w:tc>
        <w:tc>
          <w:tcPr>
            <w:tcW w:w="5731" w:type="dxa"/>
            <w:tcMar>
              <w:left w:w="108" w:type="dxa"/>
              <w:right w:w="108" w:type="dxa"/>
            </w:tcMar>
          </w:tcPr>
          <w:p w14:paraId="0133174F" w14:textId="571589D3" w:rsidR="00D179D6" w:rsidRPr="00462199" w:rsidRDefault="00B1477E" w:rsidP="00CD79C5">
            <w:pPr>
              <w:pStyle w:val="TableAshurst"/>
            </w:pPr>
            <w:r>
              <w:t>aggregate</w:t>
            </w:r>
            <w:r w:rsidRPr="00462199">
              <w:t xml:space="preserve"> </w:t>
            </w:r>
            <w:r w:rsidR="00D179D6" w:rsidRPr="00462199">
              <w:t>of (i) Invoiced Volume to Relevant Offtaker (</w:t>
            </w:r>
            <w:r w:rsidR="00D179D6" w:rsidRPr="00462199">
              <w:rPr>
                <w:i/>
              </w:rPr>
              <w:t>MWh (HHV)</w:t>
            </w:r>
            <w:r w:rsidR="00D179D6" w:rsidRPr="00462199">
              <w:t>) for each Relevant Offtaker (</w:t>
            </w:r>
            <w:r w:rsidR="00D179D6" w:rsidRPr="00462199">
              <w:rPr>
                <w:i/>
              </w:rPr>
              <w:t>t</w:t>
            </w:r>
            <w:r w:rsidR="00D179D6" w:rsidRPr="00462199">
              <w:t>) in respect of Qualifying Volumes relating to the Relevant Invoiced Amount (ii) any PILOHS Volumes and (iii) any QCiL Adjusted Revenues Volumes, in each case in the relevant Billing Period (</w:t>
            </w:r>
            <w:r w:rsidR="00D179D6" w:rsidRPr="00462199">
              <w:rPr>
                <w:i/>
              </w:rPr>
              <w:t>m</w:t>
            </w:r>
            <w:r w:rsidR="00D179D6" w:rsidRPr="00462199">
              <w:t>)</w:t>
            </w:r>
          </w:p>
        </w:tc>
      </w:tr>
      <w:tr w:rsidR="00D179D6" w:rsidRPr="00462199" w14:paraId="63465C68" w14:textId="77777777" w:rsidTr="00CD79C5">
        <w:tc>
          <w:tcPr>
            <w:tcW w:w="2095" w:type="dxa"/>
            <w:tcMar>
              <w:left w:w="108" w:type="dxa"/>
              <w:right w:w="108" w:type="dxa"/>
            </w:tcMar>
          </w:tcPr>
          <w:p w14:paraId="67195D78"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SSTU</m:t>
                    </m:r>
                  </m:e>
                  <m:sub>
                    <m:r>
                      <w:rPr>
                        <w:rFonts w:ascii="Cambria Math" w:hAnsi="Cambria Math"/>
                      </w:rPr>
                      <m:t>m</m:t>
                    </m:r>
                  </m:sub>
                </m:sSub>
              </m:oMath>
            </m:oMathPara>
          </w:p>
        </w:tc>
        <w:tc>
          <w:tcPr>
            <w:tcW w:w="419" w:type="dxa"/>
            <w:tcMar>
              <w:left w:w="108" w:type="dxa"/>
              <w:right w:w="108" w:type="dxa"/>
            </w:tcMar>
          </w:tcPr>
          <w:p w14:paraId="5323C1C3" w14:textId="77777777" w:rsidR="00D179D6" w:rsidRPr="00462199" w:rsidRDefault="00D179D6" w:rsidP="00CD79C5">
            <w:pPr>
              <w:pStyle w:val="TableAshurst"/>
            </w:pPr>
            <w:r w:rsidRPr="00462199">
              <w:t>=</w:t>
            </w:r>
          </w:p>
        </w:tc>
        <w:tc>
          <w:tcPr>
            <w:tcW w:w="5731" w:type="dxa"/>
            <w:tcMar>
              <w:left w:w="108" w:type="dxa"/>
              <w:right w:w="108" w:type="dxa"/>
            </w:tcMar>
          </w:tcPr>
          <w:p w14:paraId="1DCD2D0F" w14:textId="77777777" w:rsidR="00D179D6" w:rsidRPr="00462199" w:rsidRDefault="00D179D6" w:rsidP="00CD79C5">
            <w:pPr>
              <w:pStyle w:val="TableAshurst"/>
            </w:pPr>
            <w:r w:rsidRPr="00462199">
              <w:t>Sliding Scale Top Up (</w:t>
            </w:r>
            <w:r w:rsidRPr="00462199">
              <w:rPr>
                <w:i/>
              </w:rPr>
              <w:t>£/MWh (HHV)</w:t>
            </w:r>
            <w:r w:rsidRPr="00462199">
              <w:t>) for the relevant Billing Period (</w:t>
            </w:r>
            <w:r w:rsidRPr="00462199">
              <w:rPr>
                <w:i/>
              </w:rPr>
              <w:t>m</w:t>
            </w:r>
            <w:r w:rsidRPr="00462199">
              <w:t>)</w:t>
            </w:r>
          </w:p>
        </w:tc>
      </w:tr>
    </w:tbl>
    <w:p w14:paraId="1D53F852" w14:textId="4786E3C0" w:rsidR="00D179D6" w:rsidRPr="00462199" w:rsidRDefault="00D179D6" w:rsidP="005B3BB9">
      <w:pPr>
        <w:pStyle w:val="H2Ashurst"/>
      </w:pPr>
      <w:bookmarkStart w:id="3198" w:name="_Ref144113449"/>
      <w:r w:rsidRPr="00462199">
        <w:t xml:space="preserve">The </w:t>
      </w:r>
      <w:r w:rsidRPr="00462199">
        <w:rPr>
          <w:b/>
        </w:rPr>
        <w:t xml:space="preserve">"Sliding Scale Top Up </w:t>
      </w:r>
      <w:r w:rsidR="007248B2" w:rsidRPr="007248B2">
        <w:rPr>
          <w:b/>
        </w:rPr>
        <w:t>Condition</w:t>
      </w:r>
      <w:r w:rsidRPr="00462199">
        <w:rPr>
          <w:b/>
        </w:rPr>
        <w:t>"</w:t>
      </w:r>
      <w:r w:rsidRPr="00462199">
        <w:t xml:space="preserve"> is that:</w:t>
      </w:r>
      <w:bookmarkEnd w:id="3198"/>
    </w:p>
    <w:p w14:paraId="396A22E7" w14:textId="705539D1" w:rsidR="00D179D6" w:rsidRPr="00462199" w:rsidRDefault="00D179D6" w:rsidP="00867A58">
      <w:pPr>
        <w:pStyle w:val="H3Ashurst"/>
      </w:pPr>
      <w:bookmarkStart w:id="3199" w:name="_Ref144113450"/>
      <w:r w:rsidRPr="00462199">
        <w:t xml:space="preserve">the </w:t>
      </w:r>
      <w:r w:rsidR="00B1477E">
        <w:t>aggregate</w:t>
      </w:r>
      <w:r w:rsidR="00B1477E" w:rsidRPr="00462199">
        <w:t xml:space="preserve"> </w:t>
      </w:r>
      <w:r w:rsidRPr="00462199">
        <w:t>of (i) the Total Invoiced Volumes, (ii) any PILOHS Volumes (iii) any QCiL Adjusted Revenues Volumes and (iv) the Unaccounted Volumes in the relevant Billing Period, is less than fifty per cent (50%) of the Reference Volume for the relevant Billing Period; and</w:t>
      </w:r>
      <w:bookmarkEnd w:id="3199"/>
    </w:p>
    <w:p w14:paraId="37C9CBD7" w14:textId="01F5BA5C" w:rsidR="00D179D6" w:rsidRPr="00462199" w:rsidRDefault="00D179D6" w:rsidP="00867A58">
      <w:pPr>
        <w:pStyle w:val="H3Ashurst"/>
      </w:pPr>
      <w:bookmarkStart w:id="3200" w:name="_Ref144113451"/>
      <w:r w:rsidRPr="00462199">
        <w:t xml:space="preserve">the </w:t>
      </w:r>
      <w:r w:rsidR="00B1477E">
        <w:t>aggregate</w:t>
      </w:r>
      <w:r w:rsidR="00B1477E" w:rsidRPr="00462199">
        <w:t xml:space="preserve"> </w:t>
      </w:r>
      <w:r w:rsidRPr="00462199">
        <w:t>of (i) the Total Invoiced Volumes, (ii) any PILOHS Volumes, (iii) any QCiL Adjusted Revenues Volumes</w:t>
      </w:r>
      <w:r w:rsidRPr="00462199" w:rsidDel="00B128AC">
        <w:t xml:space="preserve"> </w:t>
      </w:r>
      <w:r w:rsidRPr="00462199">
        <w:t>and (iv) the Qualifying Event Shortfall Amount in the relevant Billing Period, is greater than or equal to fifty per cent (50%) of the Reference Volume for the relevant Billing Period.</w:t>
      </w:r>
      <w:bookmarkEnd w:id="3200"/>
    </w:p>
    <w:p w14:paraId="539DBB5D" w14:textId="77777777" w:rsidR="00D179D6" w:rsidRPr="00462199" w:rsidRDefault="00D179D6" w:rsidP="005B3BB9">
      <w:pPr>
        <w:pStyle w:val="H2Ashurst"/>
      </w:pPr>
      <w:bookmarkStart w:id="3201" w:name="_Ref144113452"/>
      <w:r w:rsidRPr="00462199">
        <w:t xml:space="preserve">The </w:t>
      </w:r>
      <w:r w:rsidRPr="00462199">
        <w:rPr>
          <w:b/>
        </w:rPr>
        <w:t>"Sliding Scale Top Up"</w:t>
      </w:r>
      <w:r w:rsidRPr="00462199">
        <w:t xml:space="preserve"> for the relevant Billing Period (</w:t>
      </w:r>
      <w:r w:rsidRPr="00462199">
        <w:rPr>
          <w:i/>
        </w:rPr>
        <w:t>m</w:t>
      </w:r>
      <w:r w:rsidRPr="00462199">
        <w:t>) shall be calculated as follows:</w:t>
      </w:r>
      <w:bookmarkEnd w:id="3201"/>
    </w:p>
    <w:p w14:paraId="6529CAD4" w14:textId="77777777" w:rsidR="00D179D6" w:rsidRPr="00462199" w:rsidRDefault="00F47FCB" w:rsidP="00CD79C5">
      <w:pPr>
        <w:pStyle w:val="NormalAshurst"/>
      </w:pPr>
      <m:oMathPara>
        <m:oMathParaPr>
          <m:jc m:val="center"/>
        </m:oMathParaPr>
        <m:oMath>
          <m:sSub>
            <m:sSubPr>
              <m:ctrlPr>
                <w:rPr>
                  <w:rFonts w:ascii="Cambria Math" w:hAnsi="Cambria Math" w:cs="Arial"/>
                </w:rPr>
              </m:ctrlPr>
            </m:sSubPr>
            <m:e>
              <m:r>
                <w:rPr>
                  <w:rFonts w:ascii="Cambria Math" w:hAnsi="Cambria Math"/>
                </w:rPr>
                <m:t>SSTU</m:t>
              </m:r>
            </m:e>
            <m:sub>
              <m:r>
                <w:rPr>
                  <w:rFonts w:ascii="Cambria Math" w:hAnsi="Cambria Math"/>
                </w:rPr>
                <m:t>m</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A</m:t>
              </m:r>
            </m:e>
            <m:sub>
              <m:r>
                <w:rPr>
                  <w:rFonts w:ascii="Cambria Math" w:hAnsi="Cambria Math"/>
                </w:rPr>
                <m:t>m</m:t>
              </m:r>
            </m:sub>
          </m:sSub>
          <m:r>
            <m:rPr>
              <m:sty m:val="p"/>
            </m:rPr>
            <w:rPr>
              <w:rFonts w:ascii="Cambria Math" w:hAnsi="Cambria Math"/>
            </w:rPr>
            <m:t xml:space="preserve">*MAX </m:t>
          </m:r>
          <m:d>
            <m:dPr>
              <m:begChr m:val="["/>
              <m:endChr m:val="]"/>
              <m:ctrlPr>
                <w:rPr>
                  <w:rFonts w:ascii="Cambria Math" w:hAnsi="Cambria Math" w:cs="Arial"/>
                </w:rPr>
              </m:ctrlPr>
            </m:dPr>
            <m:e>
              <m:sSup>
                <m:sSupPr>
                  <m:ctrlPr>
                    <w:rPr>
                      <w:rFonts w:ascii="Cambria Math" w:hAnsi="Cambria Math"/>
                    </w:rPr>
                  </m:ctrlPr>
                </m:sSupPr>
                <m:e>
                  <m:d>
                    <m:dPr>
                      <m:ctrlPr>
                        <w:rPr>
                          <w:rFonts w:ascii="Cambria Math" w:hAnsi="Cambria Math" w:cs="Arial"/>
                        </w:rPr>
                      </m:ctrlPr>
                    </m:dPr>
                    <m:e>
                      <m:f>
                        <m:fPr>
                          <m:ctrlPr>
                            <w:rPr>
                              <w:rFonts w:ascii="Cambria Math" w:hAnsi="Cambria Math" w:cs="Arial"/>
                            </w:rPr>
                          </m:ctrlPr>
                        </m:fPr>
                        <m:num>
                          <m:r>
                            <m:rPr>
                              <m:sty m:val="p"/>
                            </m:rPr>
                            <w:rPr>
                              <w:rFonts w:ascii="Cambria Math" w:hAnsi="Cambria Math"/>
                            </w:rPr>
                            <m:t>1</m:t>
                          </m:r>
                        </m:num>
                        <m:den>
                          <m:r>
                            <m:rPr>
                              <m:sty m:val="p"/>
                            </m:rPr>
                            <w:rPr>
                              <w:rFonts w:ascii="Cambria Math" w:hAnsi="Cambria Math"/>
                            </w:rPr>
                            <m:t>1 +</m:t>
                          </m:r>
                          <m:r>
                            <w:rPr>
                              <w:rFonts w:ascii="Cambria Math" w:hAnsi="Cambria Math"/>
                            </w:rPr>
                            <m:t>bD</m:t>
                          </m:r>
                        </m:den>
                      </m:f>
                      <m:r>
                        <m:rPr>
                          <m:sty m:val="p"/>
                        </m:rPr>
                        <w:rPr>
                          <w:rFonts w:ascii="Cambria Math" w:hAnsi="Cambria Math"/>
                        </w:rPr>
                        <m:t xml:space="preserve"> </m:t>
                      </m:r>
                      <m:d>
                        <m:dPr>
                          <m:ctrlPr>
                            <w:rPr>
                              <w:rFonts w:ascii="Cambria Math" w:hAnsi="Cambria Math" w:cs="Arial"/>
                            </w:rPr>
                          </m:ctrlPr>
                        </m:dPr>
                        <m:e>
                          <m:r>
                            <m:rPr>
                              <m:sty m:val="p"/>
                            </m:rPr>
                            <w:rPr>
                              <w:rFonts w:ascii="Cambria Math" w:hAnsi="Cambria Math"/>
                            </w:rPr>
                            <m:t>1 +</m:t>
                          </m:r>
                          <m:r>
                            <w:rPr>
                              <w:rFonts w:ascii="Cambria Math" w:hAnsi="Cambria Math"/>
                            </w:rPr>
                            <m:t>bD</m:t>
                          </m:r>
                          <m:r>
                            <m:rPr>
                              <m:sty m:val="p"/>
                            </m:rPr>
                            <w:rPr>
                              <w:rFonts w:ascii="Cambria Math" w:hAnsi="Cambria Math"/>
                            </w:rPr>
                            <m:t xml:space="preserve"> </m:t>
                          </m:r>
                          <m:f>
                            <m:fPr>
                              <m:ctrlPr>
                                <w:rPr>
                                  <w:rFonts w:ascii="Cambria Math" w:hAnsi="Cambria Math" w:cs="Arial"/>
                                </w:rPr>
                              </m:ctrlPr>
                            </m:fPr>
                            <m:num>
                              <m:sSub>
                                <m:sSubPr>
                                  <m:ctrlPr>
                                    <w:rPr>
                                      <w:rFonts w:ascii="Cambria Math" w:hAnsi="Cambria Math" w:cs="Arial"/>
                                    </w:rPr>
                                  </m:ctrlPr>
                                </m:sSubPr>
                                <m:e>
                                  <m:r>
                                    <w:rPr>
                                      <w:rFonts w:ascii="Cambria Math" w:hAnsi="Cambria Math"/>
                                    </w:rPr>
                                    <m:t>Total</m:t>
                                  </m:r>
                                  <m:r>
                                    <m:rPr>
                                      <m:sty m:val="p"/>
                                    </m:rPr>
                                    <w:rPr>
                                      <w:rFonts w:ascii="Cambria Math" w:hAnsi="Cambria Math"/>
                                    </w:rPr>
                                    <m:t xml:space="preserve"> </m:t>
                                  </m:r>
                                  <m:r>
                                    <w:rPr>
                                      <w:rFonts w:ascii="Cambria Math" w:hAnsi="Cambria Math"/>
                                    </w:rPr>
                                    <m:t>SS</m:t>
                                  </m:r>
                                  <m:r>
                                    <m:rPr>
                                      <m:sty m:val="p"/>
                                    </m:rPr>
                                    <w:rPr>
                                      <w:rFonts w:ascii="Cambria Math" w:hAnsi="Cambria Math"/>
                                    </w:rPr>
                                    <m:t xml:space="preserve"> </m:t>
                                  </m:r>
                                  <m:r>
                                    <w:rPr>
                                      <w:rFonts w:ascii="Cambria Math" w:hAnsi="Cambria Math"/>
                                    </w:rPr>
                                    <m:t>Volume</m:t>
                                  </m:r>
                                </m:e>
                                <m:sub>
                                  <m:r>
                                    <w:rPr>
                                      <w:rFonts w:ascii="Cambria Math" w:hAnsi="Cambria Math"/>
                                    </w:rPr>
                                    <m:t>m</m:t>
                                  </m:r>
                                </m:sub>
                              </m:sSub>
                            </m:num>
                            <m:den>
                              <m:sSub>
                                <m:sSubPr>
                                  <m:ctrlPr>
                                    <w:rPr>
                                      <w:rFonts w:ascii="Cambria Math" w:hAnsi="Cambria Math" w:cs="Arial"/>
                                    </w:rPr>
                                  </m:ctrlPr>
                                </m:sSubPr>
                                <m:e>
                                  <m:r>
                                    <w:rPr>
                                      <w:rFonts w:ascii="Cambria Math" w:hAnsi="Cambria Math"/>
                                    </w:rPr>
                                    <m:t>V</m:t>
                                  </m:r>
                                </m:e>
                                <m:sub>
                                  <m:r>
                                    <w:rPr>
                                      <w:rFonts w:ascii="Cambria Math" w:hAnsi="Cambria Math"/>
                                    </w:rPr>
                                    <m:t>Trigger</m:t>
                                  </m:r>
                                </m:sub>
                              </m:sSub>
                            </m:den>
                          </m:f>
                        </m:e>
                      </m:d>
                    </m:e>
                  </m:d>
                </m:e>
                <m:sup>
                  <m:r>
                    <m:rPr>
                      <m:sty m:val="p"/>
                    </m:rPr>
                    <w:rPr>
                      <w:rFonts w:ascii="Cambria Math" w:hAnsi="Cambria Math" w:cs="Arial"/>
                    </w:rPr>
                    <m:t>-(</m:t>
                  </m:r>
                  <m:f>
                    <m:fPr>
                      <m:ctrlPr>
                        <w:rPr>
                          <w:rFonts w:ascii="Cambria Math" w:hAnsi="Cambria Math" w:cs="Arial"/>
                        </w:rPr>
                      </m:ctrlPr>
                    </m:fPr>
                    <m:num>
                      <m:r>
                        <m:rPr>
                          <m:sty m:val="p"/>
                        </m:rPr>
                        <w:rPr>
                          <w:rFonts w:ascii="Cambria Math" w:hAnsi="Cambria Math"/>
                        </w:rPr>
                        <m:t>1</m:t>
                      </m:r>
                    </m:num>
                    <m:den>
                      <m:r>
                        <w:rPr>
                          <w:rFonts w:ascii="Cambria Math" w:hAnsi="Cambria Math"/>
                        </w:rPr>
                        <m:t>b</m:t>
                      </m:r>
                    </m:den>
                  </m:f>
                  <m:r>
                    <m:rPr>
                      <m:sty m:val="p"/>
                    </m:rPr>
                    <w:rPr>
                      <w:rFonts w:ascii="Cambria Math" w:hAnsi="Cambria Math" w:cs="Arial"/>
                    </w:rPr>
                    <m:t>)</m:t>
                  </m:r>
                </m:sup>
              </m:sSup>
              <m:r>
                <m:rPr>
                  <m:sty m:val="p"/>
                </m:rPr>
                <w:rPr>
                  <w:rFonts w:ascii="Cambria Math" w:hAnsi="Cambria Math"/>
                </w:rPr>
                <m:t>-100%, 0%</m:t>
              </m:r>
            </m:e>
          </m:d>
        </m:oMath>
      </m:oMathPara>
    </w:p>
    <w:p w14:paraId="0F572460" w14:textId="77777777" w:rsidR="00D179D6" w:rsidRPr="00462199" w:rsidRDefault="00D179D6" w:rsidP="005B3BB9">
      <w:pPr>
        <w:pStyle w:val="B12Ashurst"/>
      </w:pPr>
      <w:r w:rsidRPr="00462199">
        <w:lastRenderedPageBreak/>
        <w:t>where:</w:t>
      </w:r>
    </w:p>
    <w:tbl>
      <w:tblPr>
        <w:tblW w:w="8538" w:type="dxa"/>
        <w:tblInd w:w="782" w:type="dxa"/>
        <w:tblCellMar>
          <w:left w:w="10" w:type="dxa"/>
          <w:right w:w="10" w:type="dxa"/>
        </w:tblCellMar>
        <w:tblLook w:val="04A0" w:firstRow="1" w:lastRow="0" w:firstColumn="1" w:lastColumn="0" w:noHBand="0" w:noVBand="1"/>
      </w:tblPr>
      <w:tblGrid>
        <w:gridCol w:w="1818"/>
        <w:gridCol w:w="377"/>
        <w:gridCol w:w="6343"/>
      </w:tblGrid>
      <w:tr w:rsidR="00D179D6" w:rsidRPr="00462199" w14:paraId="7E62E364" w14:textId="77777777" w:rsidTr="00CD79C5">
        <w:trPr>
          <w:trHeight w:val="185"/>
        </w:trPr>
        <w:tc>
          <w:tcPr>
            <w:tcW w:w="1818" w:type="dxa"/>
            <w:tcMar>
              <w:left w:w="108" w:type="dxa"/>
              <w:right w:w="108" w:type="dxa"/>
            </w:tcMar>
          </w:tcPr>
          <w:p w14:paraId="1D1B25EF"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SSTU</m:t>
                    </m:r>
                  </m:e>
                  <m:sub>
                    <m:r>
                      <w:rPr>
                        <w:rFonts w:ascii="Cambria Math" w:hAnsi="Cambria Math"/>
                      </w:rPr>
                      <m:t>m</m:t>
                    </m:r>
                  </m:sub>
                </m:sSub>
              </m:oMath>
            </m:oMathPara>
          </w:p>
        </w:tc>
        <w:tc>
          <w:tcPr>
            <w:tcW w:w="377" w:type="dxa"/>
            <w:tcMar>
              <w:left w:w="108" w:type="dxa"/>
              <w:right w:w="108" w:type="dxa"/>
            </w:tcMar>
          </w:tcPr>
          <w:p w14:paraId="358AF800" w14:textId="77777777" w:rsidR="00D179D6" w:rsidRPr="00462199" w:rsidRDefault="00D179D6" w:rsidP="00CD79C5">
            <w:pPr>
              <w:pStyle w:val="TableAshurst"/>
            </w:pPr>
            <w:r w:rsidRPr="00462199">
              <w:t>=</w:t>
            </w:r>
          </w:p>
        </w:tc>
        <w:tc>
          <w:tcPr>
            <w:tcW w:w="6343" w:type="dxa"/>
            <w:tcMar>
              <w:left w:w="108" w:type="dxa"/>
              <w:right w:w="108" w:type="dxa"/>
            </w:tcMar>
          </w:tcPr>
          <w:p w14:paraId="2F58D7FD" w14:textId="77777777" w:rsidR="00D179D6" w:rsidRPr="00462199" w:rsidRDefault="00D179D6" w:rsidP="00CD79C5">
            <w:pPr>
              <w:pStyle w:val="TableAshurst"/>
            </w:pPr>
            <w:r w:rsidRPr="00462199">
              <w:t>Sliding Scale Top Up (</w:t>
            </w:r>
            <w:r w:rsidRPr="00462199">
              <w:rPr>
                <w:i/>
              </w:rPr>
              <w:t>£/MWh (HHV)</w:t>
            </w:r>
            <w:r w:rsidRPr="00462199">
              <w:t>) for the relevant Billing Period (</w:t>
            </w:r>
            <w:r w:rsidRPr="00462199">
              <w:rPr>
                <w:i/>
              </w:rPr>
              <w:t>m</w:t>
            </w:r>
            <w:r w:rsidRPr="00462199">
              <w:t>)</w:t>
            </w:r>
          </w:p>
        </w:tc>
      </w:tr>
      <w:tr w:rsidR="00D179D6" w:rsidRPr="00462199" w14:paraId="699F9253" w14:textId="77777777" w:rsidTr="00CD79C5">
        <w:trPr>
          <w:trHeight w:val="185"/>
        </w:trPr>
        <w:tc>
          <w:tcPr>
            <w:tcW w:w="1818" w:type="dxa"/>
            <w:tcMar>
              <w:left w:w="108" w:type="dxa"/>
              <w:right w:w="108" w:type="dxa"/>
            </w:tcMar>
          </w:tcPr>
          <w:p w14:paraId="32BA7568"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rPr>
                    </m:ctrlPr>
                  </m:sSubPr>
                  <m:e>
                    <m:r>
                      <m:rPr>
                        <m:sty m:val="p"/>
                      </m:rPr>
                      <w:rPr>
                        <w:rFonts w:ascii="Cambria Math" w:hAnsi="Cambria Math"/>
                      </w:rPr>
                      <m:t xml:space="preserve"> </m:t>
                    </m:r>
                    <m:r>
                      <w:rPr>
                        <w:rFonts w:ascii="Cambria Math" w:hAnsi="Cambria Math"/>
                      </w:rPr>
                      <m:t>V</m:t>
                    </m:r>
                  </m:e>
                  <m:sub>
                    <m:r>
                      <w:rPr>
                        <w:rFonts w:ascii="Cambria Math" w:hAnsi="Cambria Math"/>
                      </w:rPr>
                      <m:t>Trigger</m:t>
                    </m:r>
                  </m:sub>
                </m:sSub>
              </m:oMath>
            </m:oMathPara>
          </w:p>
        </w:tc>
        <w:tc>
          <w:tcPr>
            <w:tcW w:w="377" w:type="dxa"/>
            <w:tcMar>
              <w:left w:w="108" w:type="dxa"/>
              <w:right w:w="108" w:type="dxa"/>
            </w:tcMar>
          </w:tcPr>
          <w:p w14:paraId="3636D6D9" w14:textId="77777777" w:rsidR="00D179D6" w:rsidRPr="00462199" w:rsidRDefault="00D179D6" w:rsidP="00CD79C5">
            <w:pPr>
              <w:pStyle w:val="TableAshurst"/>
            </w:pPr>
            <w:r w:rsidRPr="00462199">
              <w:t>=</w:t>
            </w:r>
          </w:p>
        </w:tc>
        <w:tc>
          <w:tcPr>
            <w:tcW w:w="6343" w:type="dxa"/>
            <w:tcMar>
              <w:left w:w="108" w:type="dxa"/>
              <w:right w:w="108" w:type="dxa"/>
            </w:tcMar>
          </w:tcPr>
          <w:p w14:paraId="70DD01EB" w14:textId="77777777" w:rsidR="00D179D6" w:rsidRPr="00462199" w:rsidRDefault="00D179D6" w:rsidP="00CD79C5">
            <w:pPr>
              <w:pStyle w:val="TableAshurst"/>
            </w:pPr>
            <w:r w:rsidRPr="00462199">
              <w:t>fifty per cent (50%) of the Reference Volume (</w:t>
            </w:r>
            <w:r w:rsidRPr="00462199">
              <w:rPr>
                <w:i/>
              </w:rPr>
              <w:t>MWh (HHV)</w:t>
            </w:r>
            <w:r w:rsidRPr="00462199">
              <w:t>)</w:t>
            </w:r>
            <w:r w:rsidRPr="00462199">
              <w:rPr>
                <w:i/>
              </w:rPr>
              <w:t xml:space="preserve"> </w:t>
            </w:r>
            <w:r w:rsidRPr="00462199">
              <w:t>for the relevant Billing Period</w:t>
            </w:r>
          </w:p>
        </w:tc>
      </w:tr>
      <w:tr w:rsidR="00D179D6" w:rsidRPr="00462199" w14:paraId="70B6D2D7" w14:textId="77777777" w:rsidTr="00CD79C5">
        <w:trPr>
          <w:trHeight w:val="482"/>
        </w:trPr>
        <w:tc>
          <w:tcPr>
            <w:tcW w:w="1818" w:type="dxa"/>
            <w:tcMar>
              <w:left w:w="108" w:type="dxa"/>
              <w:right w:w="108" w:type="dxa"/>
            </w:tcMar>
          </w:tcPr>
          <w:p w14:paraId="29BD6108"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Total</m:t>
                    </m:r>
                    <m:r>
                      <m:rPr>
                        <m:sty m:val="p"/>
                      </m:rPr>
                      <w:rPr>
                        <w:rFonts w:ascii="Cambria Math" w:hAnsi="Cambria Math"/>
                      </w:rPr>
                      <m:t xml:space="preserve"> </m:t>
                    </m:r>
                    <m:r>
                      <w:rPr>
                        <w:rFonts w:ascii="Cambria Math" w:hAnsi="Cambria Math"/>
                      </w:rPr>
                      <m:t>SS</m:t>
                    </m:r>
                    <m:r>
                      <m:rPr>
                        <m:sty m:val="p"/>
                      </m:rPr>
                      <w:rPr>
                        <w:rFonts w:ascii="Cambria Math" w:hAnsi="Cambria Math"/>
                      </w:rPr>
                      <m:t xml:space="preserve"> </m:t>
                    </m:r>
                    <m:r>
                      <w:rPr>
                        <w:rFonts w:ascii="Cambria Math" w:hAnsi="Cambria Math"/>
                      </w:rPr>
                      <m:t>Volume</m:t>
                    </m:r>
                  </m:e>
                  <m:sub>
                    <m:r>
                      <w:rPr>
                        <w:rFonts w:ascii="Cambria Math" w:hAnsi="Cambria Math"/>
                      </w:rPr>
                      <m:t>m</m:t>
                    </m:r>
                  </m:sub>
                </m:sSub>
              </m:oMath>
            </m:oMathPara>
          </w:p>
        </w:tc>
        <w:tc>
          <w:tcPr>
            <w:tcW w:w="377" w:type="dxa"/>
            <w:tcMar>
              <w:left w:w="108" w:type="dxa"/>
              <w:right w:w="108" w:type="dxa"/>
            </w:tcMar>
          </w:tcPr>
          <w:p w14:paraId="61403271" w14:textId="77777777" w:rsidR="00D179D6" w:rsidRPr="00462199" w:rsidRDefault="00D179D6" w:rsidP="00CD79C5">
            <w:pPr>
              <w:pStyle w:val="TableAshurst"/>
            </w:pPr>
            <w:r w:rsidRPr="00462199">
              <w:t>=</w:t>
            </w:r>
          </w:p>
        </w:tc>
        <w:tc>
          <w:tcPr>
            <w:tcW w:w="6343" w:type="dxa"/>
            <w:tcMar>
              <w:left w:w="108" w:type="dxa"/>
              <w:right w:w="108" w:type="dxa"/>
            </w:tcMar>
          </w:tcPr>
          <w:p w14:paraId="76DBFE47" w14:textId="5DF8F333" w:rsidR="00D179D6" w:rsidRPr="00462199" w:rsidRDefault="00B1477E" w:rsidP="00CD79C5">
            <w:pPr>
              <w:pStyle w:val="TableAshurst"/>
            </w:pPr>
            <w:r>
              <w:t>aggregate</w:t>
            </w:r>
            <w:r w:rsidRPr="00462199">
              <w:t xml:space="preserve"> </w:t>
            </w:r>
            <w:r w:rsidR="00D179D6" w:rsidRPr="00462199">
              <w:t>of (i) the Total Invoiced Volumes, (ii) any PILOHS Volumes and (iii) any QCiL Adjusted Revenues Volumes (</w:t>
            </w:r>
            <w:r w:rsidR="00D179D6" w:rsidRPr="00462199">
              <w:rPr>
                <w:i/>
              </w:rPr>
              <w:t>MWh (HHV)</w:t>
            </w:r>
            <w:r w:rsidR="00D179D6" w:rsidRPr="00462199">
              <w:t>)</w:t>
            </w:r>
            <w:r w:rsidR="00D179D6" w:rsidRPr="00462199">
              <w:rPr>
                <w:i/>
              </w:rPr>
              <w:t xml:space="preserve"> </w:t>
            </w:r>
            <w:r w:rsidR="00D179D6" w:rsidRPr="00462199">
              <w:t>in the relevant Billing Period (</w:t>
            </w:r>
            <w:r w:rsidR="00D179D6" w:rsidRPr="00462199">
              <w:rPr>
                <w:i/>
              </w:rPr>
              <w:t>m</w:t>
            </w:r>
            <w:r w:rsidR="00D179D6" w:rsidRPr="00462199">
              <w:t>)</w:t>
            </w:r>
          </w:p>
        </w:tc>
      </w:tr>
      <w:tr w:rsidR="00D179D6" w:rsidRPr="00462199" w14:paraId="59EA0628" w14:textId="77777777" w:rsidTr="00CD79C5">
        <w:trPr>
          <w:trHeight w:val="482"/>
        </w:trPr>
        <w:tc>
          <w:tcPr>
            <w:tcW w:w="1818" w:type="dxa"/>
            <w:tcMar>
              <w:left w:w="108" w:type="dxa"/>
              <w:right w:w="108" w:type="dxa"/>
            </w:tcMar>
          </w:tcPr>
          <w:p w14:paraId="30C3756C" w14:textId="77777777" w:rsidR="00D179D6" w:rsidRPr="00462199" w:rsidRDefault="00F47FCB" w:rsidP="00CD79C5">
            <w:pPr>
              <w:pStyle w:val="TableAshurs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m</m:t>
                    </m:r>
                  </m:sub>
                </m:sSub>
              </m:oMath>
            </m:oMathPara>
          </w:p>
        </w:tc>
        <w:tc>
          <w:tcPr>
            <w:tcW w:w="377" w:type="dxa"/>
            <w:tcMar>
              <w:left w:w="108" w:type="dxa"/>
              <w:right w:w="108" w:type="dxa"/>
            </w:tcMar>
          </w:tcPr>
          <w:p w14:paraId="557C78B0" w14:textId="77777777" w:rsidR="00D179D6" w:rsidRPr="00462199" w:rsidRDefault="00D179D6" w:rsidP="00CD79C5">
            <w:pPr>
              <w:pStyle w:val="TableAshurst"/>
            </w:pPr>
            <w:r w:rsidRPr="00462199">
              <w:t>=</w:t>
            </w:r>
          </w:p>
        </w:tc>
        <w:tc>
          <w:tcPr>
            <w:tcW w:w="6343" w:type="dxa"/>
            <w:tcMar>
              <w:left w:w="108" w:type="dxa"/>
              <w:right w:w="108" w:type="dxa"/>
            </w:tcMar>
          </w:tcPr>
          <w:p w14:paraId="232EEA94" w14:textId="77777777" w:rsidR="00D179D6" w:rsidRPr="00462199" w:rsidRDefault="00D179D6" w:rsidP="00CD79C5">
            <w:pPr>
              <w:pStyle w:val="TableAshurst"/>
            </w:pPr>
            <w:r w:rsidRPr="00462199">
              <w:t>Non-Variable Costs Strike Price (</w:t>
            </w:r>
            <w:r w:rsidRPr="00462199">
              <w:rPr>
                <w:i/>
              </w:rPr>
              <w:t>£/MWh (HHV)</w:t>
            </w:r>
            <w:r w:rsidRPr="00462199">
              <w:t>) for the relevant Billing Period (</w:t>
            </w:r>
            <w:r w:rsidRPr="00462199">
              <w:rPr>
                <w:i/>
              </w:rPr>
              <w:t>m</w:t>
            </w:r>
            <w:r w:rsidRPr="00462199">
              <w:t>)</w:t>
            </w:r>
          </w:p>
        </w:tc>
      </w:tr>
      <w:tr w:rsidR="00D179D6" w:rsidRPr="00462199" w14:paraId="0A3CE746" w14:textId="77777777" w:rsidTr="00CD79C5">
        <w:trPr>
          <w:trHeight w:val="482"/>
        </w:trPr>
        <w:tc>
          <w:tcPr>
            <w:tcW w:w="1818" w:type="dxa"/>
            <w:tcMar>
              <w:left w:w="108" w:type="dxa"/>
              <w:right w:w="108" w:type="dxa"/>
            </w:tcMar>
          </w:tcPr>
          <w:p w14:paraId="01FB16EF" w14:textId="77777777" w:rsidR="00D179D6" w:rsidRPr="00462199" w:rsidRDefault="00D179D6" w:rsidP="00CD79C5">
            <w:pPr>
              <w:pStyle w:val="TableAshurst"/>
            </w:pPr>
            <m:oMathPara>
              <m:oMathParaPr>
                <m:jc m:val="left"/>
              </m:oMathParaPr>
              <m:oMath>
                <m:r>
                  <w:rPr>
                    <w:rFonts w:ascii="Cambria Math" w:hAnsi="Cambria Math"/>
                  </w:rPr>
                  <m:t>D</m:t>
                </m:r>
              </m:oMath>
            </m:oMathPara>
          </w:p>
        </w:tc>
        <w:tc>
          <w:tcPr>
            <w:tcW w:w="377" w:type="dxa"/>
            <w:tcMar>
              <w:left w:w="108" w:type="dxa"/>
              <w:right w:w="108" w:type="dxa"/>
            </w:tcMar>
          </w:tcPr>
          <w:p w14:paraId="18AB7F9B" w14:textId="77777777" w:rsidR="00D179D6" w:rsidRPr="00462199" w:rsidRDefault="00D179D6" w:rsidP="00CD79C5">
            <w:pPr>
              <w:pStyle w:val="TableAshurst"/>
            </w:pPr>
            <w:r w:rsidRPr="00462199">
              <w:t>=</w:t>
            </w:r>
          </w:p>
        </w:tc>
        <w:tc>
          <w:tcPr>
            <w:tcW w:w="6343" w:type="dxa"/>
            <w:tcMar>
              <w:left w:w="108" w:type="dxa"/>
              <w:right w:w="108" w:type="dxa"/>
            </w:tcMar>
          </w:tcPr>
          <w:p w14:paraId="064B1A4E" w14:textId="77777777" w:rsidR="00D179D6" w:rsidRPr="00462199" w:rsidRDefault="00D179D6" w:rsidP="00CD79C5">
            <w:pPr>
              <w:pStyle w:val="TableAshurst"/>
            </w:pPr>
            <w:r w:rsidRPr="00462199">
              <w:t>2</w:t>
            </w:r>
          </w:p>
        </w:tc>
      </w:tr>
      <w:tr w:rsidR="00D179D6" w:rsidRPr="00462199" w14:paraId="2069927D" w14:textId="77777777" w:rsidTr="00CD79C5">
        <w:trPr>
          <w:trHeight w:val="482"/>
        </w:trPr>
        <w:tc>
          <w:tcPr>
            <w:tcW w:w="1818" w:type="dxa"/>
            <w:tcMar>
              <w:left w:w="108" w:type="dxa"/>
              <w:right w:w="108" w:type="dxa"/>
            </w:tcMar>
          </w:tcPr>
          <w:p w14:paraId="5D81201A" w14:textId="77777777" w:rsidR="00D179D6" w:rsidRPr="00462199" w:rsidRDefault="00D179D6" w:rsidP="00CD79C5">
            <w:pPr>
              <w:pStyle w:val="TableAshurst"/>
              <w:rPr>
                <w:iCs/>
              </w:rPr>
            </w:pPr>
            <m:oMathPara>
              <m:oMathParaPr>
                <m:jc m:val="left"/>
              </m:oMathParaPr>
              <m:oMath>
                <m:r>
                  <w:rPr>
                    <w:rFonts w:ascii="Cambria Math" w:hAnsi="Cambria Math"/>
                  </w:rPr>
                  <m:t>b</m:t>
                </m:r>
              </m:oMath>
            </m:oMathPara>
          </w:p>
        </w:tc>
        <w:tc>
          <w:tcPr>
            <w:tcW w:w="377" w:type="dxa"/>
            <w:tcMar>
              <w:left w:w="108" w:type="dxa"/>
              <w:right w:w="108" w:type="dxa"/>
            </w:tcMar>
          </w:tcPr>
          <w:p w14:paraId="3DB95DB6" w14:textId="77777777" w:rsidR="00D179D6" w:rsidRPr="00462199" w:rsidRDefault="00D179D6" w:rsidP="00CD79C5">
            <w:pPr>
              <w:pStyle w:val="TableAshurst"/>
            </w:pPr>
            <w:r w:rsidRPr="00462199">
              <w:t>=</w:t>
            </w:r>
          </w:p>
        </w:tc>
        <w:tc>
          <w:tcPr>
            <w:tcW w:w="6343" w:type="dxa"/>
            <w:tcMar>
              <w:left w:w="108" w:type="dxa"/>
              <w:right w:w="108" w:type="dxa"/>
            </w:tcMar>
          </w:tcPr>
          <w:p w14:paraId="0B4CE7E9" w14:textId="77777777" w:rsidR="00D179D6" w:rsidRPr="00462199" w:rsidRDefault="00D179D6" w:rsidP="00CD79C5">
            <w:pPr>
              <w:pStyle w:val="TableAshurst"/>
            </w:pPr>
            <w:r w:rsidRPr="00462199">
              <w:t>0.5</w:t>
            </w:r>
          </w:p>
        </w:tc>
      </w:tr>
    </w:tbl>
    <w:p w14:paraId="0D258BC5" w14:textId="77777777" w:rsidR="00D179D6" w:rsidRPr="00462199" w:rsidRDefault="00D179D6" w:rsidP="005B3BB9">
      <w:pPr>
        <w:pStyle w:val="B12Ashurst"/>
      </w:pPr>
      <w:r w:rsidRPr="00462199">
        <w:t>provided that:</w:t>
      </w:r>
    </w:p>
    <w:p w14:paraId="746FCD8B" w14:textId="77777777" w:rsidR="00D179D6" w:rsidRPr="00462199" w:rsidRDefault="00D179D6" w:rsidP="00867A58">
      <w:pPr>
        <w:pStyle w:val="H3Ashurst"/>
      </w:pPr>
      <w:bookmarkStart w:id="3202" w:name="_Ref144113453"/>
      <w:r w:rsidRPr="00462199">
        <w:t>for Electrolytic Facilities only, the "</w:t>
      </w:r>
      <w:r w:rsidRPr="00462199">
        <w:rPr>
          <w:b/>
        </w:rPr>
        <w:t>Non-Variable Costs Strike Price"</w:t>
      </w:r>
      <w:r w:rsidRPr="00462199">
        <w:t xml:space="preserve"> for the relevant Billing Period </w:t>
      </w:r>
      <w:r w:rsidRPr="00462199">
        <w:rPr>
          <w:i/>
        </w:rPr>
        <w:t>(m)</w:t>
      </w:r>
      <w:r w:rsidRPr="00462199">
        <w:t xml:space="preserve"> shall be calculated as follows:</w:t>
      </w:r>
      <w:bookmarkEnd w:id="3202"/>
    </w:p>
    <w:p w14:paraId="002D4A8E" w14:textId="77777777" w:rsidR="00D179D6" w:rsidRPr="00462199" w:rsidRDefault="00F47FCB" w:rsidP="00CD79C5">
      <w:pPr>
        <w:pStyle w:val="NormalAshurst"/>
        <w:rPr>
          <w:rFonts w:ascii="Verdana" w:hAnsi="Verdana"/>
          <w:szCs w:val="18"/>
        </w:rPr>
      </w:pPr>
      <m:oMathPara>
        <m:oMathParaPr>
          <m:jc m:val="center"/>
        </m:oMathParaPr>
        <m:oMath>
          <m:sSub>
            <m:sSubPr>
              <m:ctrlPr>
                <w:rPr>
                  <w:rFonts w:ascii="Cambria Math" w:hAnsi="Cambria Math" w:cs="Arial"/>
                </w:rPr>
              </m:ctrlPr>
            </m:sSubPr>
            <m:e>
              <m:r>
                <w:rPr>
                  <w:rFonts w:ascii="Cambria Math" w:hAnsi="Cambria Math"/>
                </w:rPr>
                <m:t>A</m:t>
              </m:r>
            </m:e>
            <m:sub>
              <m:r>
                <w:rPr>
                  <w:rFonts w:ascii="Cambria Math" w:hAnsi="Cambria Math"/>
                </w:rPr>
                <m:t>m</m:t>
              </m:r>
            </m:sub>
          </m:sSub>
          <m:r>
            <m:rPr>
              <m:sty m:val="p"/>
            </m:rPr>
            <w:rPr>
              <w:rFonts w:ascii="Cambria Math" w:hAnsi="Cambria Math"/>
              <w:szCs w:val="18"/>
            </w:rPr>
            <m:t>=</m:t>
          </m:r>
          <m:r>
            <w:rPr>
              <w:rFonts w:ascii="Cambria Math" w:hAnsi="Cambria Math"/>
              <w:szCs w:val="18"/>
            </w:rPr>
            <m:t>C</m:t>
          </m:r>
          <m:r>
            <m:rPr>
              <m:sty m:val="p"/>
            </m:rPr>
            <w:rPr>
              <w:rFonts w:ascii="Cambria Math" w:hAnsi="Cambria Math"/>
            </w:rPr>
            <m:t>*</m:t>
          </m:r>
          <m:sSub>
            <m:sSubPr>
              <m:ctrlPr>
                <w:rPr>
                  <w:rFonts w:ascii="Cambria Math" w:hAnsi="Cambria Math" w:cs="Arial"/>
                </w:rPr>
              </m:ctrlPr>
            </m:sSubPr>
            <m:e>
              <m:r>
                <w:rPr>
                  <w:rFonts w:ascii="Cambria Math" w:hAnsi="Cambria Math"/>
                </w:rPr>
                <m:t>SP</m:t>
              </m:r>
            </m:e>
            <m:sub>
              <m:r>
                <w:rPr>
                  <w:rFonts w:ascii="Cambria Math" w:hAnsi="Cambria Math"/>
                </w:rPr>
                <m:t>m</m:t>
              </m:r>
            </m:sub>
          </m:sSub>
        </m:oMath>
      </m:oMathPara>
    </w:p>
    <w:p w14:paraId="6491E334" w14:textId="77777777" w:rsidR="00D179D6" w:rsidRPr="00462199" w:rsidRDefault="00D179D6" w:rsidP="005B3BB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818"/>
        <w:gridCol w:w="377"/>
        <w:gridCol w:w="6343"/>
      </w:tblGrid>
      <w:tr w:rsidR="00D179D6" w:rsidRPr="00462199" w14:paraId="69AFA006" w14:textId="77777777">
        <w:trPr>
          <w:trHeight w:val="185"/>
        </w:trPr>
        <w:tc>
          <w:tcPr>
            <w:tcW w:w="1818" w:type="dxa"/>
            <w:tcMar>
              <w:left w:w="108" w:type="dxa"/>
              <w:right w:w="108" w:type="dxa"/>
            </w:tcMar>
          </w:tcPr>
          <w:p w14:paraId="4BC635E1"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cs="Arial"/>
                        <w:color w:val="000000" w:themeColor="text1"/>
                      </w:rPr>
                    </m:ctrlPr>
                  </m:sSubPr>
                  <m:e>
                    <m:r>
                      <w:rPr>
                        <w:rFonts w:ascii="Cambria Math" w:hAnsi="Cambria Math"/>
                        <w:color w:val="000000" w:themeColor="text1"/>
                      </w:rPr>
                      <m:t>A</m:t>
                    </m:r>
                  </m:e>
                  <m:sub>
                    <m:r>
                      <w:rPr>
                        <w:rFonts w:ascii="Cambria Math" w:hAnsi="Cambria Math"/>
                        <w:color w:val="000000" w:themeColor="text1"/>
                      </w:rPr>
                      <m:t>m</m:t>
                    </m:r>
                  </m:sub>
                </m:sSub>
              </m:oMath>
            </m:oMathPara>
          </w:p>
        </w:tc>
        <w:tc>
          <w:tcPr>
            <w:tcW w:w="377" w:type="dxa"/>
            <w:tcMar>
              <w:left w:w="108" w:type="dxa"/>
              <w:right w:w="108" w:type="dxa"/>
            </w:tcMar>
          </w:tcPr>
          <w:p w14:paraId="0E0DE7DC" w14:textId="77777777" w:rsidR="00D179D6" w:rsidRPr="00462199" w:rsidRDefault="00D179D6" w:rsidP="00CD79C5">
            <w:pPr>
              <w:pStyle w:val="TableAshurst"/>
            </w:pPr>
            <w:r w:rsidRPr="00462199">
              <w:t>=</w:t>
            </w:r>
          </w:p>
        </w:tc>
        <w:tc>
          <w:tcPr>
            <w:tcW w:w="6343" w:type="dxa"/>
            <w:tcMar>
              <w:left w:w="108" w:type="dxa"/>
              <w:right w:w="108" w:type="dxa"/>
            </w:tcMar>
          </w:tcPr>
          <w:p w14:paraId="4684A4B5" w14:textId="77777777" w:rsidR="00D179D6" w:rsidRPr="00462199" w:rsidRDefault="00D179D6" w:rsidP="00CD79C5">
            <w:pPr>
              <w:pStyle w:val="TableAshurst"/>
            </w:pPr>
            <w:r w:rsidRPr="00462199">
              <w:t>Non-Variable Costs Strike Price (</w:t>
            </w:r>
            <w:r w:rsidRPr="00462199">
              <w:rPr>
                <w:i/>
              </w:rPr>
              <w:t>£/MWh (HHV)</w:t>
            </w:r>
            <w:r w:rsidRPr="00462199">
              <w:t>) for the relevant Billing Period (</w:t>
            </w:r>
            <w:r w:rsidRPr="00462199">
              <w:rPr>
                <w:i/>
              </w:rPr>
              <w:t>m</w:t>
            </w:r>
            <w:r w:rsidRPr="00462199">
              <w:t>)</w:t>
            </w:r>
          </w:p>
        </w:tc>
      </w:tr>
      <w:tr w:rsidR="00D179D6" w:rsidRPr="00462199" w14:paraId="282E0491" w14:textId="77777777">
        <w:trPr>
          <w:trHeight w:val="185"/>
        </w:trPr>
        <w:tc>
          <w:tcPr>
            <w:tcW w:w="1818" w:type="dxa"/>
            <w:tcMar>
              <w:left w:w="108" w:type="dxa"/>
              <w:right w:w="108" w:type="dxa"/>
            </w:tcMar>
          </w:tcPr>
          <w:p w14:paraId="119AF214" w14:textId="77777777" w:rsidR="00D179D6" w:rsidRPr="00462199" w:rsidRDefault="00D179D6" w:rsidP="00CD79C5">
            <w:pPr>
              <w:pStyle w:val="TableAshurst"/>
              <w:rPr>
                <w:rFonts w:eastAsia="Microsoft JhengHei"/>
              </w:rPr>
            </w:pPr>
            <m:oMathPara>
              <m:oMathParaPr>
                <m:jc m:val="left"/>
              </m:oMathParaPr>
              <m:oMath>
                <m:r>
                  <w:rPr>
                    <w:rFonts w:ascii="Cambria Math" w:hAnsi="Cambria Math"/>
                  </w:rPr>
                  <m:t>C</m:t>
                </m:r>
              </m:oMath>
            </m:oMathPara>
          </w:p>
        </w:tc>
        <w:tc>
          <w:tcPr>
            <w:tcW w:w="377" w:type="dxa"/>
            <w:tcMar>
              <w:left w:w="108" w:type="dxa"/>
              <w:right w:w="108" w:type="dxa"/>
            </w:tcMar>
          </w:tcPr>
          <w:p w14:paraId="0045B253" w14:textId="77777777" w:rsidR="00D179D6" w:rsidRPr="00462199" w:rsidRDefault="00D179D6" w:rsidP="00CD79C5">
            <w:pPr>
              <w:pStyle w:val="TableAshurst"/>
            </w:pPr>
            <w:r w:rsidRPr="00462199">
              <w:t>=</w:t>
            </w:r>
          </w:p>
        </w:tc>
        <w:tc>
          <w:tcPr>
            <w:tcW w:w="6343" w:type="dxa"/>
            <w:tcMar>
              <w:left w:w="108" w:type="dxa"/>
              <w:right w:w="108" w:type="dxa"/>
            </w:tcMar>
          </w:tcPr>
          <w:p w14:paraId="0CD6D174" w14:textId="77777777" w:rsidR="00D179D6" w:rsidRPr="00462199" w:rsidRDefault="00D179D6" w:rsidP="00CD79C5">
            <w:pPr>
              <w:pStyle w:val="TableAshurst"/>
            </w:pPr>
            <w:r w:rsidRPr="00462199">
              <w:t>0.5</w:t>
            </w:r>
          </w:p>
        </w:tc>
      </w:tr>
      <w:tr w:rsidR="00D179D6" w:rsidRPr="00462199" w14:paraId="46A34D6D" w14:textId="77777777">
        <w:trPr>
          <w:trHeight w:val="482"/>
        </w:trPr>
        <w:tc>
          <w:tcPr>
            <w:tcW w:w="1818" w:type="dxa"/>
            <w:tcMar>
              <w:left w:w="108" w:type="dxa"/>
              <w:right w:w="108" w:type="dxa"/>
            </w:tcMar>
          </w:tcPr>
          <w:p w14:paraId="08720417" w14:textId="77777777" w:rsidR="00D179D6" w:rsidRPr="00462199" w:rsidRDefault="00F47FCB" w:rsidP="00CD79C5">
            <w:pPr>
              <w:pStyle w:val="TableAshurst"/>
              <w:rPr>
                <w:rFonts w:eastAsia="Microsoft JhengHei"/>
              </w:rPr>
            </w:pPr>
            <m:oMathPara>
              <m:oMathParaPr>
                <m:jc m:val="left"/>
              </m:oMathParaPr>
              <m:oMath>
                <m:sSub>
                  <m:sSubPr>
                    <m:ctrlPr>
                      <w:rPr>
                        <w:rFonts w:ascii="Cambria Math" w:hAnsi="Cambria Math"/>
                      </w:rPr>
                    </m:ctrlPr>
                  </m:sSubPr>
                  <m:e>
                    <m:r>
                      <w:rPr>
                        <w:rFonts w:ascii="Cambria Math" w:hAnsi="Cambria Math"/>
                      </w:rPr>
                      <m:t>SP</m:t>
                    </m:r>
                  </m:e>
                  <m:sub>
                    <m:r>
                      <w:rPr>
                        <w:rFonts w:ascii="Cambria Math" w:hAnsi="Cambria Math"/>
                      </w:rPr>
                      <m:t>m</m:t>
                    </m:r>
                  </m:sub>
                </m:sSub>
              </m:oMath>
            </m:oMathPara>
          </w:p>
        </w:tc>
        <w:tc>
          <w:tcPr>
            <w:tcW w:w="377" w:type="dxa"/>
            <w:tcMar>
              <w:left w:w="108" w:type="dxa"/>
              <w:right w:w="108" w:type="dxa"/>
            </w:tcMar>
          </w:tcPr>
          <w:p w14:paraId="19138D49" w14:textId="77777777" w:rsidR="00D179D6" w:rsidRPr="00462199" w:rsidRDefault="00D179D6" w:rsidP="00CD79C5">
            <w:pPr>
              <w:pStyle w:val="TableAshurst"/>
            </w:pPr>
            <w:r w:rsidRPr="00462199">
              <w:t>=</w:t>
            </w:r>
          </w:p>
        </w:tc>
        <w:tc>
          <w:tcPr>
            <w:tcW w:w="6343" w:type="dxa"/>
            <w:tcMar>
              <w:left w:w="108" w:type="dxa"/>
              <w:right w:w="108" w:type="dxa"/>
            </w:tcMar>
          </w:tcPr>
          <w:p w14:paraId="1E1FD7B7" w14:textId="77777777" w:rsidR="00D179D6" w:rsidRPr="00462199" w:rsidRDefault="00D179D6" w:rsidP="00CD79C5">
            <w:pPr>
              <w:pStyle w:val="TableAshurst"/>
            </w:pPr>
            <w:r w:rsidRPr="00462199">
              <w:t>Strike Price (</w:t>
            </w:r>
            <w:r w:rsidRPr="00462199">
              <w:rPr>
                <w:i/>
              </w:rPr>
              <w:t>£/MWh (HHV)</w:t>
            </w:r>
            <w:r w:rsidRPr="00462199">
              <w:t>) that applies in the relevant Billing Period (</w:t>
            </w:r>
            <w:r w:rsidRPr="00462199">
              <w:rPr>
                <w:i/>
              </w:rPr>
              <w:t>m</w:t>
            </w:r>
            <w:r w:rsidRPr="00462199">
              <w:t>)</w:t>
            </w:r>
          </w:p>
        </w:tc>
      </w:tr>
    </w:tbl>
    <w:p w14:paraId="431CAE53" w14:textId="77777777" w:rsidR="00D179D6" w:rsidRPr="00462199" w:rsidRDefault="00D179D6" w:rsidP="00867A58">
      <w:pPr>
        <w:pStyle w:val="H3Ashurst"/>
      </w:pPr>
      <w:bookmarkStart w:id="3203" w:name="_Ref144113454"/>
      <w:r w:rsidRPr="00462199">
        <w:t xml:space="preserve">for CCUS-Enabled Facilities only, the </w:t>
      </w:r>
      <w:r w:rsidRPr="00462199">
        <w:rPr>
          <w:b/>
        </w:rPr>
        <w:t xml:space="preserve">"Non-Variable Costs Strike Price" </w:t>
      </w:r>
      <w:r w:rsidRPr="00462199">
        <w:t>for the relevant Billing Period (</w:t>
      </w:r>
      <w:r w:rsidRPr="00462199">
        <w:rPr>
          <w:i/>
        </w:rPr>
        <w:t>m</w:t>
      </w:r>
      <w:r w:rsidRPr="00462199">
        <w:t>) shall be calculated as follows:</w:t>
      </w:r>
      <w:bookmarkEnd w:id="3203"/>
    </w:p>
    <w:p w14:paraId="3E58744E" w14:textId="77777777" w:rsidR="00D179D6" w:rsidRPr="00462199" w:rsidRDefault="00F47FCB" w:rsidP="005B3BB9">
      <w:pPr>
        <w:rPr>
          <w:rFonts w:ascii="Verdana" w:hAnsi="Verdana"/>
          <w:szCs w:val="18"/>
        </w:rPr>
      </w:pPr>
      <m:oMathPara>
        <m:oMathParaPr>
          <m:jc m:val="center"/>
        </m:oMathParaPr>
        <m:oMath>
          <m:sSub>
            <m:sSubPr>
              <m:ctrlPr>
                <w:rPr>
                  <w:rFonts w:ascii="Cambria Math" w:hAnsi="Cambria Math" w:cs="Arial"/>
                </w:rPr>
              </m:ctrlPr>
            </m:sSubPr>
            <m:e>
              <m:r>
                <w:rPr>
                  <w:rFonts w:ascii="Cambria Math" w:hAnsi="Cambria Math"/>
                </w:rPr>
                <m:t>A</m:t>
              </m:r>
            </m:e>
            <m:sub>
              <m:r>
                <w:rPr>
                  <w:rFonts w:ascii="Cambria Math" w:hAnsi="Cambria Math"/>
                </w:rPr>
                <m:t>m</m:t>
              </m:r>
            </m:sub>
          </m:sSub>
          <m:r>
            <m:rPr>
              <m:sty m:val="p"/>
            </m:rPr>
            <w:rPr>
              <w:rFonts w:ascii="Cambria Math" w:hAnsi="Cambria Math"/>
              <w:szCs w:val="18"/>
            </w:rPr>
            <m:t>=</m:t>
          </m:r>
          <m:sSub>
            <m:sSubPr>
              <m:ctrlPr>
                <w:rPr>
                  <w:rFonts w:ascii="Cambria Math" w:hAnsi="Cambria Math" w:cs="Arial"/>
                </w:rPr>
              </m:ctrlPr>
            </m:sSubPr>
            <m:e>
              <m:r>
                <w:rPr>
                  <w:rFonts w:ascii="Cambria Math" w:hAnsi="Cambria Math"/>
                </w:rPr>
                <m:t>A</m:t>
              </m:r>
            </m:e>
            <m:sub>
              <m:r>
                <w:rPr>
                  <w:rFonts w:ascii="Cambria Math" w:hAnsi="Cambria Math"/>
                </w:rPr>
                <m:t>CCUS</m:t>
              </m:r>
              <m:r>
                <m:rPr>
                  <m:sty m:val="p"/>
                </m:rPr>
                <w:rPr>
                  <w:rFonts w:ascii="Cambria Math" w:hAnsi="Cambria Math"/>
                </w:rPr>
                <m:t>_</m:t>
              </m:r>
              <m:r>
                <w:rPr>
                  <w:rFonts w:ascii="Cambria Math" w:hAnsi="Cambria Math"/>
                </w:rPr>
                <m:t>m</m:t>
              </m:r>
            </m:sub>
          </m:sSub>
          <m:r>
            <m:rPr>
              <m:sty m:val="p"/>
            </m:rPr>
            <w:rPr>
              <w:rFonts w:ascii="Cambria Math" w:hAnsi="Cambria Math"/>
              <w:szCs w:val="18"/>
            </w:rPr>
            <m:t xml:space="preserve"> </m:t>
          </m:r>
        </m:oMath>
      </m:oMathPara>
    </w:p>
    <w:p w14:paraId="6272B01F" w14:textId="77777777" w:rsidR="00D179D6" w:rsidRPr="00462199" w:rsidRDefault="00D179D6" w:rsidP="005B3BB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818"/>
        <w:gridCol w:w="377"/>
        <w:gridCol w:w="6343"/>
      </w:tblGrid>
      <w:tr w:rsidR="00D179D6" w:rsidRPr="00462199" w14:paraId="647E7C07" w14:textId="77777777">
        <w:trPr>
          <w:trHeight w:val="185"/>
        </w:trPr>
        <w:tc>
          <w:tcPr>
            <w:tcW w:w="1818" w:type="dxa"/>
            <w:tcMar>
              <w:left w:w="108" w:type="dxa"/>
              <w:right w:w="108" w:type="dxa"/>
            </w:tcMar>
          </w:tcPr>
          <w:p w14:paraId="64DB82A8"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i/>
                      </w:rPr>
                    </m:ctrlPr>
                  </m:sSubPr>
                  <m:e>
                    <m:r>
                      <w:rPr>
                        <w:rFonts w:ascii="Cambria Math" w:hAnsi="Cambria Math"/>
                      </w:rPr>
                      <m:t>A</m:t>
                    </m:r>
                  </m:e>
                  <m:sub>
                    <m:r>
                      <w:rPr>
                        <w:rFonts w:ascii="Cambria Math" w:hAnsi="Cambria Math"/>
                      </w:rPr>
                      <m:t>m</m:t>
                    </m:r>
                  </m:sub>
                </m:sSub>
              </m:oMath>
            </m:oMathPara>
          </w:p>
        </w:tc>
        <w:tc>
          <w:tcPr>
            <w:tcW w:w="377" w:type="dxa"/>
            <w:tcMar>
              <w:left w:w="108" w:type="dxa"/>
              <w:right w:w="108" w:type="dxa"/>
            </w:tcMar>
          </w:tcPr>
          <w:p w14:paraId="5430485D" w14:textId="77777777" w:rsidR="00D179D6" w:rsidRPr="00462199" w:rsidRDefault="00D179D6" w:rsidP="00864CE4">
            <w:pPr>
              <w:pStyle w:val="TableAshurst"/>
            </w:pPr>
            <w:r w:rsidRPr="00462199">
              <w:t>=</w:t>
            </w:r>
          </w:p>
        </w:tc>
        <w:tc>
          <w:tcPr>
            <w:tcW w:w="6343" w:type="dxa"/>
            <w:tcMar>
              <w:left w:w="108" w:type="dxa"/>
              <w:right w:w="108" w:type="dxa"/>
            </w:tcMar>
          </w:tcPr>
          <w:p w14:paraId="5B54EFC0" w14:textId="77777777" w:rsidR="00D179D6" w:rsidRPr="00462199" w:rsidRDefault="00D179D6" w:rsidP="00864CE4">
            <w:pPr>
              <w:pStyle w:val="TableAshurst"/>
            </w:pPr>
            <w:r w:rsidRPr="00462199">
              <w:t>Non-Variable Costs Strike Price (</w:t>
            </w:r>
            <w:r w:rsidRPr="00462199">
              <w:rPr>
                <w:i/>
              </w:rPr>
              <w:t>£/MWh (HHV)</w:t>
            </w:r>
            <w:r w:rsidRPr="00462199">
              <w:t>) for the relevant Billing Period (</w:t>
            </w:r>
            <w:r w:rsidRPr="00462199">
              <w:rPr>
                <w:i/>
              </w:rPr>
              <w:t>m</w:t>
            </w:r>
            <w:r w:rsidRPr="00462199">
              <w:t>)</w:t>
            </w:r>
          </w:p>
        </w:tc>
      </w:tr>
      <w:tr w:rsidR="00D179D6" w:rsidRPr="00462199" w14:paraId="15349D79" w14:textId="77777777">
        <w:trPr>
          <w:trHeight w:val="185"/>
        </w:trPr>
        <w:tc>
          <w:tcPr>
            <w:tcW w:w="1818" w:type="dxa"/>
            <w:tcMar>
              <w:left w:w="108" w:type="dxa"/>
              <w:right w:w="108" w:type="dxa"/>
            </w:tcMar>
          </w:tcPr>
          <w:p w14:paraId="63690C3B"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A</m:t>
                    </m:r>
                  </m:e>
                  <m:sub>
                    <m:r>
                      <w:rPr>
                        <w:rFonts w:ascii="Cambria Math" w:hAnsi="Cambria Math"/>
                      </w:rPr>
                      <m:t>CCUS</m:t>
                    </m:r>
                    <m:r>
                      <m:rPr>
                        <m:sty m:val="p"/>
                      </m:rPr>
                      <w:rPr>
                        <w:rFonts w:ascii="Cambria Math" w:hAnsi="Cambria Math"/>
                      </w:rPr>
                      <m:t>_</m:t>
                    </m:r>
                    <m:r>
                      <w:rPr>
                        <w:rFonts w:ascii="Cambria Math" w:hAnsi="Cambria Math"/>
                      </w:rPr>
                      <m:t>m</m:t>
                    </m:r>
                  </m:sub>
                </m:sSub>
              </m:oMath>
            </m:oMathPara>
          </w:p>
        </w:tc>
        <w:tc>
          <w:tcPr>
            <w:tcW w:w="377" w:type="dxa"/>
            <w:tcMar>
              <w:left w:w="108" w:type="dxa"/>
              <w:right w:w="108" w:type="dxa"/>
            </w:tcMar>
          </w:tcPr>
          <w:p w14:paraId="50071EA8" w14:textId="77777777" w:rsidR="00D179D6" w:rsidRPr="00462199" w:rsidRDefault="00D179D6" w:rsidP="00864CE4">
            <w:pPr>
              <w:pStyle w:val="TableAshurst"/>
            </w:pPr>
            <w:r w:rsidRPr="00462199">
              <w:t>=</w:t>
            </w:r>
          </w:p>
        </w:tc>
        <w:tc>
          <w:tcPr>
            <w:tcW w:w="6343" w:type="dxa"/>
            <w:tcMar>
              <w:left w:w="108" w:type="dxa"/>
              <w:right w:w="108" w:type="dxa"/>
            </w:tcMar>
          </w:tcPr>
          <w:p w14:paraId="3C2FEA19" w14:textId="77777777" w:rsidR="00D179D6" w:rsidRPr="00462199" w:rsidRDefault="00D179D6" w:rsidP="00864CE4">
            <w:pPr>
              <w:pStyle w:val="TableAshurst"/>
            </w:pPr>
            <w:r w:rsidRPr="00462199">
              <w:t>CCUS-Enabled Non-Variable Costs Strike Price (</w:t>
            </w:r>
            <w:r w:rsidRPr="00462199">
              <w:rPr>
                <w:i/>
              </w:rPr>
              <w:t>£/MWh (HHV)</w:t>
            </w:r>
            <w:r w:rsidRPr="00462199">
              <w:t>) that applies in the relevant Billing Period (</w:t>
            </w:r>
            <w:r w:rsidRPr="00462199">
              <w:rPr>
                <w:i/>
              </w:rPr>
              <w:t>m</w:t>
            </w:r>
            <w:r w:rsidRPr="00462199">
              <w:t>)</w:t>
            </w:r>
          </w:p>
        </w:tc>
      </w:tr>
    </w:tbl>
    <w:p w14:paraId="1E89DD03" w14:textId="77777777" w:rsidR="00D179D6" w:rsidRPr="00462199" w:rsidRDefault="00D179D6" w:rsidP="002D4185">
      <w:pPr>
        <w:pStyle w:val="H1Ashurst"/>
      </w:pPr>
      <w:bookmarkStart w:id="3204" w:name="_Ref144113455"/>
      <w:bookmarkStart w:id="3205" w:name="_Toc149833663"/>
      <w:r w:rsidRPr="00462199">
        <w:t>LCHA Sales Cap</w:t>
      </w:r>
      <w:bookmarkStart w:id="3206" w:name="_Ref144117919"/>
      <w:r w:rsidRPr="00462199">
        <w:rPr>
          <w:rStyle w:val="FootnoteReference"/>
        </w:rPr>
        <w:footnoteReference w:id="52"/>
      </w:r>
      <w:bookmarkEnd w:id="3204"/>
      <w:bookmarkEnd w:id="3205"/>
      <w:bookmarkEnd w:id="3206"/>
    </w:p>
    <w:p w14:paraId="29F07C74" w14:textId="77777777" w:rsidR="00D179D6" w:rsidRPr="00462199" w:rsidRDefault="00D179D6" w:rsidP="005B3BB9">
      <w:pPr>
        <w:pStyle w:val="NormalBoldAshurst"/>
      </w:pPr>
      <w:r w:rsidRPr="00462199">
        <w:rPr>
          <w:i/>
        </w:rPr>
        <w:t>LCHA Sales Cap calculation</w:t>
      </w:r>
    </w:p>
    <w:p w14:paraId="09E3491B" w14:textId="77777777" w:rsidR="00D179D6" w:rsidRPr="00462199" w:rsidRDefault="00D179D6" w:rsidP="005B3BB9">
      <w:pPr>
        <w:pStyle w:val="H2Ashurst"/>
      </w:pPr>
      <w:bookmarkStart w:id="3207" w:name="_Ref144113456"/>
      <w:r w:rsidRPr="00462199">
        <w:lastRenderedPageBreak/>
        <w:t>With effect from the Agreement Date, the LCHA Sales Cap shall be adjusted in accordance with the following calculations:</w:t>
      </w:r>
      <w:bookmarkEnd w:id="3207"/>
    </w:p>
    <w:p w14:paraId="6F7857EA" w14:textId="11C9A567" w:rsidR="00D179D6" w:rsidRPr="00462199" w:rsidRDefault="00D179D6" w:rsidP="00867A58">
      <w:pPr>
        <w:pStyle w:val="H3Ashurst"/>
      </w:pPr>
      <w:bookmarkStart w:id="3208" w:name="_Ref144113457"/>
      <w:r w:rsidRPr="00462199">
        <w:t xml:space="preserve">where the Installed Capacity Estimate is adjusted pursuant to a valid ICE Adjustment Notice which the Producer submits to the LCHA Counterparty pursuant to </w:t>
      </w:r>
      <w:r w:rsidR="007248B2" w:rsidRPr="007248B2">
        <w:t>Condition</w:t>
      </w:r>
      <w:r w:rsidRPr="00462199">
        <w:t xml:space="preserve"> </w:t>
      </w:r>
      <w:r w:rsidR="009D45B5">
        <w:fldChar w:fldCharType="begin"/>
      </w:r>
      <w:r w:rsidR="009D45B5">
        <w:instrText xml:space="preserve"> REF _Ref144455471 \w \h </w:instrText>
      </w:r>
      <w:r w:rsidR="009D45B5">
        <w:fldChar w:fldCharType="separate"/>
      </w:r>
      <w:del w:id="3209" w:author="Faqir, Sofia (Energy Security)" w:date="2023-11-12T19:47:00Z">
        <w:r w:rsidR="00E473FC">
          <w:delText>6</w:delText>
        </w:r>
      </w:del>
      <w:r w:rsidR="009D45B5">
        <w:fldChar w:fldCharType="end"/>
      </w:r>
      <w:r w:rsidRPr="00462199">
        <w:t xml:space="preserve"> (</w:t>
      </w:r>
      <w:r w:rsidRPr="00462199">
        <w:rPr>
          <w:i/>
        </w:rPr>
        <w:t xml:space="preserve">Adjustment to Installed Capacity Estimate: Permitted </w:t>
      </w:r>
      <w:r w:rsidR="00CD689F">
        <w:rPr>
          <w:i/>
        </w:rPr>
        <w:t>R</w:t>
      </w:r>
      <w:r w:rsidRPr="00462199">
        <w:rPr>
          <w:i/>
        </w:rPr>
        <w:t>eduction</w:t>
      </w:r>
      <w:r w:rsidRPr="00462199">
        <w:t>), the adjusted LCHA Sales Cap shall be equal to:</w:t>
      </w:r>
      <w:bookmarkEnd w:id="3208"/>
    </w:p>
    <w:p w14:paraId="76D1944E" w14:textId="77777777" w:rsidR="00D179D6" w:rsidRPr="00462199" w:rsidRDefault="00D179D6" w:rsidP="00864CE4">
      <w:pPr>
        <w:pStyle w:val="NormalAshurst"/>
      </w:pPr>
      <m:oMathPara>
        <m:oMathParaPr>
          <m:jc m:val="center"/>
        </m:oMathParaPr>
        <m:oMath>
          <m:r>
            <w:rPr>
              <w:rFonts w:ascii="Cambria Math" w:hAnsi="Cambria Math"/>
            </w:rPr>
            <m:t>LCHASC</m:t>
          </m:r>
          <m:r>
            <m:rPr>
              <m:sty m:val="p"/>
            </m:rPr>
            <w:rPr>
              <w:rFonts w:ascii="Cambria Math" w:hAnsi="Cambria Math"/>
            </w:rPr>
            <m:t>=</m:t>
          </m:r>
          <m:f>
            <m:fPr>
              <m:ctrlPr>
                <w:rPr>
                  <w:rFonts w:ascii="Cambria Math" w:hAnsi="Cambria Math" w:cs="Arial"/>
                </w:rPr>
              </m:ctrlPr>
            </m:fPr>
            <m:num>
              <m:sSub>
                <m:sSubPr>
                  <m:ctrlPr>
                    <w:rPr>
                      <w:rFonts w:ascii="Cambria Math" w:hAnsi="Cambria Math" w:cs="Arial"/>
                    </w:rPr>
                  </m:ctrlPr>
                </m:sSubPr>
                <m:e>
                  <m:r>
                    <w:rPr>
                      <w:rFonts w:ascii="Cambria Math" w:hAnsi="Cambria Math"/>
                    </w:rPr>
                    <m:t>AICE</m:t>
                  </m:r>
                </m:e>
                <m:sub>
                  <m:r>
                    <w:rPr>
                      <w:rFonts w:ascii="Cambria Math" w:hAnsi="Cambria Math"/>
                    </w:rPr>
                    <m:t>PR</m:t>
                  </m:r>
                  <m:r>
                    <m:rPr>
                      <m:sty m:val="p"/>
                    </m:rPr>
                    <w:rPr>
                      <w:rFonts w:ascii="Cambria Math" w:hAnsi="Cambria Math"/>
                    </w:rPr>
                    <m:t>,</m:t>
                  </m:r>
                  <m:r>
                    <w:rPr>
                      <w:rFonts w:ascii="Cambria Math" w:hAnsi="Cambria Math"/>
                    </w:rPr>
                    <m:t>i</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LCHASC</m:t>
                  </m:r>
                </m:e>
                <m:sub>
                  <m:r>
                    <w:rPr>
                      <w:rFonts w:ascii="Cambria Math" w:hAnsi="Cambria Math"/>
                    </w:rPr>
                    <m:t>i</m:t>
                  </m:r>
                  <m:r>
                    <m:rPr>
                      <m:sty m:val="p"/>
                    </m:rPr>
                    <w:rPr>
                      <w:rFonts w:ascii="Cambria Math" w:hAnsi="Cambria Math"/>
                    </w:rPr>
                    <m:t>-1</m:t>
                  </m:r>
                </m:sub>
              </m:sSub>
            </m:num>
            <m:den>
              <m:sSub>
                <m:sSubPr>
                  <m:ctrlPr>
                    <w:rPr>
                      <w:rFonts w:ascii="Cambria Math" w:hAnsi="Cambria Math" w:cs="Arial"/>
                    </w:rPr>
                  </m:ctrlPr>
                </m:sSubPr>
                <m:e>
                  <m:r>
                    <w:rPr>
                      <w:rFonts w:ascii="Cambria Math" w:hAnsi="Cambria Math"/>
                    </w:rPr>
                    <m:t>ICE</m:t>
                  </m:r>
                </m:e>
                <m:sub>
                  <m:r>
                    <w:rPr>
                      <w:rFonts w:ascii="Cambria Math" w:hAnsi="Cambria Math"/>
                    </w:rPr>
                    <m:t>i</m:t>
                  </m:r>
                  <m:r>
                    <m:rPr>
                      <m:sty m:val="p"/>
                    </m:rPr>
                    <w:rPr>
                      <w:rFonts w:ascii="Cambria Math" w:hAnsi="Cambria Math"/>
                    </w:rPr>
                    <m:t>-1</m:t>
                  </m:r>
                </m:sub>
              </m:sSub>
            </m:den>
          </m:f>
        </m:oMath>
      </m:oMathPara>
    </w:p>
    <w:p w14:paraId="61336E8B" w14:textId="77777777" w:rsidR="00D179D6" w:rsidRPr="00462199" w:rsidRDefault="00D179D6" w:rsidP="005B3BB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818"/>
        <w:gridCol w:w="377"/>
        <w:gridCol w:w="6343"/>
      </w:tblGrid>
      <w:tr w:rsidR="00D179D6" w:rsidRPr="00462199" w14:paraId="6682FC0B" w14:textId="77777777">
        <w:trPr>
          <w:trHeight w:val="185"/>
        </w:trPr>
        <w:tc>
          <w:tcPr>
            <w:tcW w:w="1818" w:type="dxa"/>
            <w:tcMar>
              <w:left w:w="108" w:type="dxa"/>
              <w:right w:w="108" w:type="dxa"/>
            </w:tcMar>
          </w:tcPr>
          <w:p w14:paraId="0D24AE3B"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 xml:space="preserve"> LCHASC</m:t>
                </m:r>
              </m:oMath>
            </m:oMathPara>
          </w:p>
        </w:tc>
        <w:tc>
          <w:tcPr>
            <w:tcW w:w="377" w:type="dxa"/>
            <w:tcMar>
              <w:left w:w="108" w:type="dxa"/>
              <w:right w:w="108" w:type="dxa"/>
            </w:tcMar>
          </w:tcPr>
          <w:p w14:paraId="533CB7D8" w14:textId="77777777" w:rsidR="00D179D6" w:rsidRPr="00462199" w:rsidRDefault="00D179D6" w:rsidP="00864CE4">
            <w:pPr>
              <w:pStyle w:val="TableAshurst"/>
            </w:pPr>
            <w:r w:rsidRPr="00462199">
              <w:t>=</w:t>
            </w:r>
          </w:p>
        </w:tc>
        <w:tc>
          <w:tcPr>
            <w:tcW w:w="6343" w:type="dxa"/>
            <w:tcMar>
              <w:left w:w="108" w:type="dxa"/>
              <w:right w:w="108" w:type="dxa"/>
            </w:tcMar>
          </w:tcPr>
          <w:p w14:paraId="5B65ABF7" w14:textId="77777777" w:rsidR="00D179D6" w:rsidRPr="00462199" w:rsidRDefault="00D179D6" w:rsidP="00864CE4">
            <w:pPr>
              <w:pStyle w:val="TableAshurst"/>
            </w:pPr>
            <w:r w:rsidRPr="00462199">
              <w:t>the adjusted LCHA Sales Cap (</w:t>
            </w:r>
            <w:r w:rsidRPr="00462199">
              <w:rPr>
                <w:i/>
              </w:rPr>
              <w:t>MWh (HHV)</w:t>
            </w:r>
            <w:r w:rsidRPr="00462199">
              <w:t>)</w:t>
            </w:r>
          </w:p>
        </w:tc>
      </w:tr>
      <w:tr w:rsidR="00D179D6" w:rsidRPr="00462199" w14:paraId="61BD5C4F" w14:textId="77777777">
        <w:trPr>
          <w:trHeight w:val="185"/>
        </w:trPr>
        <w:tc>
          <w:tcPr>
            <w:tcW w:w="1818" w:type="dxa"/>
            <w:tcMar>
              <w:left w:w="108" w:type="dxa"/>
              <w:right w:w="108" w:type="dxa"/>
            </w:tcMar>
          </w:tcPr>
          <w:p w14:paraId="4A0C1F9E"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i/>
                      </w:rPr>
                    </m:ctrlPr>
                  </m:sSubPr>
                  <m:e>
                    <m:r>
                      <w:rPr>
                        <w:rFonts w:ascii="Cambria Math" w:hAnsi="Cambria Math"/>
                      </w:rPr>
                      <m:t>AICE</m:t>
                    </m:r>
                  </m:e>
                  <m:sub>
                    <m:r>
                      <w:rPr>
                        <w:rFonts w:ascii="Cambria Math" w:hAnsi="Cambria Math"/>
                      </w:rPr>
                      <m:t>PR,i</m:t>
                    </m:r>
                  </m:sub>
                </m:sSub>
              </m:oMath>
            </m:oMathPara>
          </w:p>
        </w:tc>
        <w:tc>
          <w:tcPr>
            <w:tcW w:w="377" w:type="dxa"/>
            <w:tcMar>
              <w:left w:w="108" w:type="dxa"/>
              <w:right w:w="108" w:type="dxa"/>
            </w:tcMar>
          </w:tcPr>
          <w:p w14:paraId="4E25C045" w14:textId="77777777" w:rsidR="00D179D6" w:rsidRPr="00462199" w:rsidRDefault="00D179D6" w:rsidP="00864CE4">
            <w:pPr>
              <w:pStyle w:val="TableAshurst"/>
            </w:pPr>
            <w:r w:rsidRPr="00462199">
              <w:t>=</w:t>
            </w:r>
          </w:p>
        </w:tc>
        <w:tc>
          <w:tcPr>
            <w:tcW w:w="6343" w:type="dxa"/>
            <w:tcMar>
              <w:left w:w="108" w:type="dxa"/>
              <w:right w:w="108" w:type="dxa"/>
            </w:tcMar>
          </w:tcPr>
          <w:p w14:paraId="194E0909" w14:textId="7FDB0F2B" w:rsidR="00D179D6" w:rsidRPr="00462199" w:rsidRDefault="00D179D6" w:rsidP="00864CE4">
            <w:pPr>
              <w:pStyle w:val="TableAshurst"/>
            </w:pPr>
            <w:r w:rsidRPr="00462199">
              <w:t xml:space="preserve">the adjusted Installed Capacity Estimate </w:t>
            </w:r>
            <w:r w:rsidR="00933CA8">
              <w:t>(</w:t>
            </w:r>
            <w:r w:rsidR="00933CA8" w:rsidRPr="00933CA8">
              <w:rPr>
                <w:i/>
                <w:iCs/>
              </w:rPr>
              <w:t>MW (HHV</w:t>
            </w:r>
            <w:r w:rsidR="00933CA8">
              <w:t xml:space="preserve">)) </w:t>
            </w:r>
            <w:r w:rsidRPr="00462199">
              <w:t>that will apply from Day (</w:t>
            </w:r>
            <w:r w:rsidRPr="00462199">
              <w:rPr>
                <w:i/>
              </w:rPr>
              <w:t>i</w:t>
            </w:r>
            <w:r w:rsidRPr="00462199">
              <w:t xml:space="preserve">) following the application of </w:t>
            </w:r>
            <w:r w:rsidR="007248B2" w:rsidRPr="007248B2">
              <w:t>Condition</w:t>
            </w:r>
            <w:r w:rsidRPr="00462199">
              <w:t xml:space="preserve"> </w:t>
            </w:r>
            <w:r w:rsidR="009D45B5">
              <w:fldChar w:fldCharType="begin"/>
            </w:r>
            <w:r w:rsidR="009D45B5">
              <w:instrText xml:space="preserve"> REF _Ref144455471 \w \h </w:instrText>
            </w:r>
            <w:r w:rsidR="009D45B5">
              <w:fldChar w:fldCharType="separate"/>
            </w:r>
            <w:del w:id="3210" w:author="Faqir, Sofia (Energy Security)" w:date="2023-11-12T19:47:00Z">
              <w:r w:rsidR="00E473FC">
                <w:delText>6</w:delText>
              </w:r>
            </w:del>
            <w:r w:rsidR="009D45B5">
              <w:fldChar w:fldCharType="end"/>
            </w:r>
            <w:r w:rsidRPr="00462199">
              <w:t xml:space="preserve"> (</w:t>
            </w:r>
            <w:r w:rsidRPr="00462199">
              <w:rPr>
                <w:i/>
              </w:rPr>
              <w:t>Adjustment to Installed Capacity Estimate: Permitted</w:t>
            </w:r>
            <w:r w:rsidR="00CD689F">
              <w:rPr>
                <w:i/>
              </w:rPr>
              <w:t xml:space="preserve"> R</w:t>
            </w:r>
            <w:r w:rsidRPr="00462199">
              <w:rPr>
                <w:i/>
              </w:rPr>
              <w:t>eduction</w:t>
            </w:r>
            <w:r w:rsidRPr="00462199">
              <w:t>)</w:t>
            </w:r>
          </w:p>
        </w:tc>
      </w:tr>
      <w:tr w:rsidR="00D179D6" w:rsidRPr="00462199" w14:paraId="3DBE83A9" w14:textId="77777777">
        <w:trPr>
          <w:trHeight w:val="185"/>
        </w:trPr>
        <w:tc>
          <w:tcPr>
            <w:tcW w:w="1818" w:type="dxa"/>
            <w:tcMar>
              <w:left w:w="108" w:type="dxa"/>
              <w:right w:w="108" w:type="dxa"/>
            </w:tcMar>
          </w:tcPr>
          <w:p w14:paraId="388B2BD3"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i/>
                      </w:rPr>
                    </m:ctrlPr>
                  </m:sSubPr>
                  <m:e>
                    <m:r>
                      <w:rPr>
                        <w:rFonts w:ascii="Cambria Math" w:hAnsi="Cambria Math"/>
                      </w:rPr>
                      <m:t>LCHASC</m:t>
                    </m:r>
                  </m:e>
                  <m:sub>
                    <m:r>
                      <w:rPr>
                        <w:rFonts w:ascii="Cambria Math" w:hAnsi="Cambria Math"/>
                      </w:rPr>
                      <m:t>i-1</m:t>
                    </m:r>
                  </m:sub>
                </m:sSub>
              </m:oMath>
            </m:oMathPara>
          </w:p>
        </w:tc>
        <w:tc>
          <w:tcPr>
            <w:tcW w:w="377" w:type="dxa"/>
            <w:tcMar>
              <w:left w:w="108" w:type="dxa"/>
              <w:right w:w="108" w:type="dxa"/>
            </w:tcMar>
          </w:tcPr>
          <w:p w14:paraId="4E1D116C" w14:textId="77777777" w:rsidR="00D179D6" w:rsidRPr="00462199" w:rsidRDefault="00D179D6" w:rsidP="00864CE4">
            <w:pPr>
              <w:pStyle w:val="TableAshurst"/>
            </w:pPr>
            <w:r w:rsidRPr="00462199">
              <w:t>=</w:t>
            </w:r>
          </w:p>
        </w:tc>
        <w:tc>
          <w:tcPr>
            <w:tcW w:w="6343" w:type="dxa"/>
            <w:tcMar>
              <w:left w:w="108" w:type="dxa"/>
              <w:right w:w="108" w:type="dxa"/>
            </w:tcMar>
          </w:tcPr>
          <w:p w14:paraId="4C3238EC" w14:textId="11E1F204" w:rsidR="00D179D6" w:rsidRPr="00462199" w:rsidRDefault="00D179D6" w:rsidP="00864CE4">
            <w:pPr>
              <w:pStyle w:val="TableAshurst"/>
            </w:pPr>
            <w:r w:rsidRPr="00462199">
              <w:t>the LCHA Sales Cap</w:t>
            </w:r>
            <w:r w:rsidR="00933CA8">
              <w:t xml:space="preserve"> (</w:t>
            </w:r>
            <w:r w:rsidR="00933CA8" w:rsidRPr="00933CA8">
              <w:rPr>
                <w:i/>
                <w:iCs/>
              </w:rPr>
              <w:t>MW</w:t>
            </w:r>
            <w:r w:rsidR="00933CA8">
              <w:rPr>
                <w:i/>
                <w:iCs/>
              </w:rPr>
              <w:t>h</w:t>
            </w:r>
            <w:r w:rsidR="00933CA8" w:rsidRPr="00933CA8">
              <w:rPr>
                <w:i/>
                <w:iCs/>
              </w:rPr>
              <w:t xml:space="preserve"> (HHV</w:t>
            </w:r>
            <w:r w:rsidR="00933CA8">
              <w:t>))</w:t>
            </w:r>
            <w:r w:rsidRPr="00462199">
              <w:t xml:space="preserve"> that applied in Day (</w:t>
            </w:r>
            <w:r w:rsidRPr="00462199">
              <w:rPr>
                <w:i/>
              </w:rPr>
              <w:t>i-1</w:t>
            </w:r>
            <w:r w:rsidRPr="00462199">
              <w:t xml:space="preserve">) prior to the application of </w:t>
            </w:r>
            <w:r w:rsidR="007248B2" w:rsidRPr="007248B2">
              <w:t>Condition</w:t>
            </w:r>
            <w:r w:rsidRPr="00462199">
              <w:t xml:space="preserve"> </w:t>
            </w:r>
            <w:r w:rsidR="009D45B5">
              <w:fldChar w:fldCharType="begin"/>
            </w:r>
            <w:r w:rsidR="009D45B5">
              <w:instrText xml:space="preserve"> REF _Ref144455471 \w \h </w:instrText>
            </w:r>
            <w:r w:rsidR="009D45B5">
              <w:fldChar w:fldCharType="separate"/>
            </w:r>
            <w:del w:id="3211" w:author="Faqir, Sofia (Energy Security)" w:date="2023-11-12T19:47:00Z">
              <w:r w:rsidR="00E473FC">
                <w:delText>6</w:delText>
              </w:r>
            </w:del>
            <w:r w:rsidR="009D45B5">
              <w:fldChar w:fldCharType="end"/>
            </w:r>
            <w:r w:rsidRPr="00462199">
              <w:t xml:space="preserve"> (</w:t>
            </w:r>
            <w:r w:rsidRPr="00462199">
              <w:rPr>
                <w:i/>
              </w:rPr>
              <w:t xml:space="preserve">Adjustment to Installed Capacity Estimate: Permitted </w:t>
            </w:r>
            <w:r w:rsidR="00CD689F">
              <w:rPr>
                <w:i/>
              </w:rPr>
              <w:t>R</w:t>
            </w:r>
            <w:r w:rsidRPr="00462199">
              <w:rPr>
                <w:i/>
              </w:rPr>
              <w:t>eduction</w:t>
            </w:r>
            <w:r w:rsidRPr="00462199">
              <w:t>)</w:t>
            </w:r>
          </w:p>
        </w:tc>
      </w:tr>
      <w:tr w:rsidR="00D179D6" w:rsidRPr="00462199" w14:paraId="1AA5E70B" w14:textId="77777777">
        <w:trPr>
          <w:trHeight w:val="185"/>
        </w:trPr>
        <w:tc>
          <w:tcPr>
            <w:tcW w:w="1818" w:type="dxa"/>
            <w:tcMar>
              <w:left w:w="108" w:type="dxa"/>
              <w:right w:w="108" w:type="dxa"/>
            </w:tcMar>
          </w:tcPr>
          <w:p w14:paraId="50CDC0A3"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i/>
                      </w:rPr>
                    </m:ctrlPr>
                  </m:sSubPr>
                  <m:e>
                    <m:r>
                      <w:rPr>
                        <w:rFonts w:ascii="Cambria Math" w:hAnsi="Cambria Math"/>
                      </w:rPr>
                      <m:t>ICE</m:t>
                    </m:r>
                  </m:e>
                  <m:sub>
                    <m:r>
                      <w:rPr>
                        <w:rFonts w:ascii="Cambria Math" w:hAnsi="Cambria Math"/>
                      </w:rPr>
                      <m:t>i-1</m:t>
                    </m:r>
                  </m:sub>
                </m:sSub>
              </m:oMath>
            </m:oMathPara>
          </w:p>
        </w:tc>
        <w:tc>
          <w:tcPr>
            <w:tcW w:w="377" w:type="dxa"/>
            <w:tcMar>
              <w:left w:w="108" w:type="dxa"/>
              <w:right w:w="108" w:type="dxa"/>
            </w:tcMar>
          </w:tcPr>
          <w:p w14:paraId="006409AE" w14:textId="77777777" w:rsidR="00D179D6" w:rsidRPr="00462199" w:rsidRDefault="00D179D6" w:rsidP="00864CE4">
            <w:pPr>
              <w:pStyle w:val="TableAshurst"/>
            </w:pPr>
            <w:r w:rsidRPr="00462199">
              <w:t>=</w:t>
            </w:r>
          </w:p>
        </w:tc>
        <w:tc>
          <w:tcPr>
            <w:tcW w:w="6343" w:type="dxa"/>
            <w:tcMar>
              <w:left w:w="108" w:type="dxa"/>
              <w:right w:w="108" w:type="dxa"/>
            </w:tcMar>
          </w:tcPr>
          <w:p w14:paraId="18D4113C" w14:textId="240E2DA4" w:rsidR="00D179D6" w:rsidRPr="00462199" w:rsidRDefault="00D179D6" w:rsidP="00864CE4">
            <w:pPr>
              <w:pStyle w:val="TableAshurst"/>
            </w:pPr>
            <w:r w:rsidRPr="00462199">
              <w:t xml:space="preserve">the Installed Capacity Estimate </w:t>
            </w:r>
            <w:r w:rsidR="00933CA8">
              <w:t>(</w:t>
            </w:r>
            <w:r w:rsidR="00933CA8" w:rsidRPr="00933CA8">
              <w:rPr>
                <w:i/>
                <w:iCs/>
              </w:rPr>
              <w:t>MW (HHV</w:t>
            </w:r>
            <w:r w:rsidR="00933CA8">
              <w:t xml:space="preserve">)) </w:t>
            </w:r>
            <w:r w:rsidRPr="00462199">
              <w:t>that applied in Day (</w:t>
            </w:r>
            <w:r w:rsidRPr="00462199">
              <w:rPr>
                <w:i/>
              </w:rPr>
              <w:t>i-1</w:t>
            </w:r>
            <w:r w:rsidRPr="00462199">
              <w:t xml:space="preserve">) prior to the application of </w:t>
            </w:r>
            <w:r w:rsidR="007248B2" w:rsidRPr="007248B2">
              <w:t>Condition</w:t>
            </w:r>
            <w:r w:rsidRPr="00462199">
              <w:t xml:space="preserve"> </w:t>
            </w:r>
            <w:r w:rsidR="009D45B5">
              <w:fldChar w:fldCharType="begin"/>
            </w:r>
            <w:r w:rsidR="009D45B5">
              <w:instrText xml:space="preserve"> REF _Ref144455471 \w \h </w:instrText>
            </w:r>
            <w:r w:rsidR="009D45B5">
              <w:fldChar w:fldCharType="separate"/>
            </w:r>
            <w:del w:id="3212" w:author="Faqir, Sofia (Energy Security)" w:date="2023-11-12T19:47:00Z">
              <w:r w:rsidR="00E473FC">
                <w:delText>6</w:delText>
              </w:r>
            </w:del>
            <w:r w:rsidR="009D45B5">
              <w:fldChar w:fldCharType="end"/>
            </w:r>
            <w:r w:rsidRPr="00462199">
              <w:t xml:space="preserve"> (</w:t>
            </w:r>
            <w:r w:rsidRPr="00462199">
              <w:rPr>
                <w:i/>
              </w:rPr>
              <w:t xml:space="preserve">Adjustment to Installed Capacity Estimate: Permitted </w:t>
            </w:r>
            <w:r w:rsidR="00CD689F">
              <w:rPr>
                <w:i/>
              </w:rPr>
              <w:t>R</w:t>
            </w:r>
            <w:r w:rsidRPr="00462199">
              <w:rPr>
                <w:i/>
              </w:rPr>
              <w:t>eduction</w:t>
            </w:r>
            <w:r w:rsidRPr="00462199">
              <w:t>)</w:t>
            </w:r>
          </w:p>
        </w:tc>
      </w:tr>
    </w:tbl>
    <w:p w14:paraId="699D5456" w14:textId="4EF9AA2B" w:rsidR="00D179D6" w:rsidRPr="00462199" w:rsidRDefault="00D179D6" w:rsidP="00867A58">
      <w:pPr>
        <w:pStyle w:val="H3Ashurst"/>
      </w:pPr>
      <w:bookmarkStart w:id="3213" w:name="_Ref144113458"/>
      <w:r w:rsidRPr="00462199">
        <w:t xml:space="preserve">where the LCHA Counterparty confirms that an RCE-Adjusted Installed Capacity Estimate constitutes the Installed Capacity Estimate pursuant to </w:t>
      </w:r>
      <w:r w:rsidR="007248B2" w:rsidRPr="007248B2">
        <w:t>Condition</w:t>
      </w:r>
      <w:r w:rsidRPr="00462199">
        <w:t xml:space="preserve"> </w:t>
      </w:r>
      <w:r w:rsidR="009D45B5">
        <w:fldChar w:fldCharType="begin"/>
      </w:r>
      <w:r w:rsidR="009D45B5">
        <w:instrText xml:space="preserve"> REF _Ref144455509 \w \h </w:instrText>
      </w:r>
      <w:r w:rsidR="009D45B5">
        <w:fldChar w:fldCharType="separate"/>
      </w:r>
      <w:del w:id="3214" w:author="Faqir, Sofia (Energy Security)" w:date="2023-11-12T19:47:00Z">
        <w:r w:rsidR="00E473FC">
          <w:delText>5</w:delText>
        </w:r>
      </w:del>
      <w:r w:rsidR="009D45B5">
        <w:fldChar w:fldCharType="end"/>
      </w:r>
      <w:r w:rsidRPr="00462199">
        <w:t xml:space="preserve"> (</w:t>
      </w:r>
      <w:r w:rsidRPr="00462199">
        <w:rPr>
          <w:i/>
        </w:rPr>
        <w:t>Adjustment to Installed Capacity Estimate: Relevant Construction Event</w:t>
      </w:r>
      <w:r w:rsidRPr="00462199">
        <w:t>), the adjusted LCHA Sales Cap shall be equal to:</w:t>
      </w:r>
      <w:bookmarkEnd w:id="3213"/>
    </w:p>
    <w:p w14:paraId="53B9543E" w14:textId="77777777" w:rsidR="00D179D6" w:rsidRPr="00462199" w:rsidRDefault="00D179D6" w:rsidP="00864CE4">
      <w:pPr>
        <w:pStyle w:val="NormalAshurst"/>
      </w:pPr>
      <m:oMathPara>
        <m:oMathParaPr>
          <m:jc m:val="center"/>
        </m:oMathParaPr>
        <m:oMath>
          <m:r>
            <w:rPr>
              <w:rFonts w:ascii="Cambria Math" w:hAnsi="Cambria Math"/>
            </w:rPr>
            <m:t>LCHASC</m:t>
          </m:r>
          <m:r>
            <m:rPr>
              <m:sty m:val="p"/>
            </m:rPr>
            <w:rPr>
              <w:rFonts w:ascii="Cambria Math" w:hAnsi="Cambria Math"/>
            </w:rPr>
            <m:t>=</m:t>
          </m:r>
          <m:f>
            <m:fPr>
              <m:ctrlPr>
                <w:rPr>
                  <w:rFonts w:ascii="Cambria Math" w:hAnsi="Cambria Math" w:cs="Arial"/>
                </w:rPr>
              </m:ctrlPr>
            </m:fPr>
            <m:num>
              <m:sSub>
                <m:sSubPr>
                  <m:ctrlPr>
                    <w:rPr>
                      <w:rFonts w:ascii="Cambria Math" w:hAnsi="Cambria Math" w:cs="Arial"/>
                    </w:rPr>
                  </m:ctrlPr>
                </m:sSubPr>
                <m:e>
                  <m:r>
                    <w:rPr>
                      <w:rFonts w:ascii="Cambria Math" w:hAnsi="Cambria Math"/>
                    </w:rPr>
                    <m:t>AICE</m:t>
                  </m:r>
                </m:e>
                <m:sub>
                  <m:r>
                    <w:rPr>
                      <w:rFonts w:ascii="Cambria Math" w:hAnsi="Cambria Math"/>
                    </w:rPr>
                    <m:t>RCE</m:t>
                  </m:r>
                  <m:r>
                    <m:rPr>
                      <m:sty m:val="p"/>
                    </m:rPr>
                    <w:rPr>
                      <w:rFonts w:ascii="Cambria Math" w:hAnsi="Cambria Math"/>
                    </w:rPr>
                    <m:t>,</m:t>
                  </m:r>
                  <m:r>
                    <w:rPr>
                      <w:rFonts w:ascii="Cambria Math" w:hAnsi="Cambria Math"/>
                    </w:rPr>
                    <m:t>i</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LCHASC</m:t>
                  </m:r>
                </m:e>
                <m:sub>
                  <m:r>
                    <w:rPr>
                      <w:rFonts w:ascii="Cambria Math" w:hAnsi="Cambria Math"/>
                    </w:rPr>
                    <m:t>i</m:t>
                  </m:r>
                  <m:r>
                    <m:rPr>
                      <m:sty m:val="p"/>
                    </m:rPr>
                    <w:rPr>
                      <w:rFonts w:ascii="Cambria Math" w:hAnsi="Cambria Math"/>
                    </w:rPr>
                    <m:t>-1</m:t>
                  </m:r>
                </m:sub>
              </m:sSub>
            </m:num>
            <m:den>
              <m:sSub>
                <m:sSubPr>
                  <m:ctrlPr>
                    <w:rPr>
                      <w:rFonts w:ascii="Cambria Math" w:hAnsi="Cambria Math" w:cs="Arial"/>
                    </w:rPr>
                  </m:ctrlPr>
                </m:sSubPr>
                <m:e>
                  <m:r>
                    <w:rPr>
                      <w:rFonts w:ascii="Cambria Math" w:hAnsi="Cambria Math"/>
                    </w:rPr>
                    <m:t>ICE</m:t>
                  </m:r>
                </m:e>
                <m:sub>
                  <m:r>
                    <w:rPr>
                      <w:rFonts w:ascii="Cambria Math" w:hAnsi="Cambria Math"/>
                    </w:rPr>
                    <m:t>i</m:t>
                  </m:r>
                  <m:r>
                    <m:rPr>
                      <m:sty m:val="p"/>
                    </m:rPr>
                    <w:rPr>
                      <w:rFonts w:ascii="Cambria Math" w:hAnsi="Cambria Math"/>
                    </w:rPr>
                    <m:t>-1</m:t>
                  </m:r>
                </m:sub>
              </m:sSub>
            </m:den>
          </m:f>
        </m:oMath>
      </m:oMathPara>
    </w:p>
    <w:p w14:paraId="07E1BB40"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095"/>
        <w:gridCol w:w="419"/>
        <w:gridCol w:w="5731"/>
      </w:tblGrid>
      <w:tr w:rsidR="00D179D6" w:rsidRPr="00462199" w14:paraId="52C30E7B" w14:textId="77777777" w:rsidTr="00864CE4">
        <w:tc>
          <w:tcPr>
            <w:tcW w:w="2095" w:type="dxa"/>
            <w:tcMar>
              <w:left w:w="108" w:type="dxa"/>
              <w:right w:w="108" w:type="dxa"/>
            </w:tcMar>
          </w:tcPr>
          <w:p w14:paraId="79D928DD"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LCHASC</m:t>
                </m:r>
              </m:oMath>
            </m:oMathPara>
          </w:p>
        </w:tc>
        <w:tc>
          <w:tcPr>
            <w:tcW w:w="419" w:type="dxa"/>
            <w:tcMar>
              <w:left w:w="108" w:type="dxa"/>
              <w:right w:w="108" w:type="dxa"/>
            </w:tcMar>
          </w:tcPr>
          <w:p w14:paraId="1B01A358" w14:textId="77777777" w:rsidR="00D179D6" w:rsidRPr="00462199" w:rsidRDefault="00D179D6" w:rsidP="00864CE4">
            <w:pPr>
              <w:pStyle w:val="TableAshurst"/>
            </w:pPr>
            <w:r w:rsidRPr="00462199">
              <w:t>=</w:t>
            </w:r>
          </w:p>
        </w:tc>
        <w:tc>
          <w:tcPr>
            <w:tcW w:w="5731" w:type="dxa"/>
            <w:tcMar>
              <w:left w:w="108" w:type="dxa"/>
              <w:right w:w="108" w:type="dxa"/>
            </w:tcMar>
          </w:tcPr>
          <w:p w14:paraId="28E42097" w14:textId="77777777" w:rsidR="00D179D6" w:rsidRPr="00462199" w:rsidRDefault="00D179D6" w:rsidP="00864CE4">
            <w:pPr>
              <w:pStyle w:val="TableAshurst"/>
            </w:pPr>
            <w:r w:rsidRPr="00462199">
              <w:t>the adjusted LCHA Sales Cap (</w:t>
            </w:r>
            <w:r w:rsidRPr="00462199">
              <w:rPr>
                <w:i/>
              </w:rPr>
              <w:t>MWh (HHV)</w:t>
            </w:r>
            <w:r w:rsidRPr="00462199">
              <w:t>)</w:t>
            </w:r>
          </w:p>
        </w:tc>
      </w:tr>
      <w:tr w:rsidR="00D179D6" w:rsidRPr="00462199" w14:paraId="583196DF" w14:textId="77777777" w:rsidTr="00864CE4">
        <w:tc>
          <w:tcPr>
            <w:tcW w:w="2095" w:type="dxa"/>
            <w:tcMar>
              <w:left w:w="108" w:type="dxa"/>
              <w:right w:w="108" w:type="dxa"/>
            </w:tcMar>
          </w:tcPr>
          <w:p w14:paraId="200F656B"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AICE</m:t>
                    </m:r>
                  </m:e>
                  <m:sub>
                    <m:r>
                      <w:rPr>
                        <w:rFonts w:ascii="Cambria Math" w:hAnsi="Cambria Math"/>
                      </w:rPr>
                      <m:t>RCE</m:t>
                    </m:r>
                    <m:r>
                      <m:rPr>
                        <m:sty m:val="p"/>
                      </m:rPr>
                      <w:rPr>
                        <w:rFonts w:ascii="Cambria Math" w:hAnsi="Cambria Math"/>
                      </w:rPr>
                      <m:t>,</m:t>
                    </m:r>
                    <m:r>
                      <w:rPr>
                        <w:rFonts w:ascii="Cambria Math" w:hAnsi="Cambria Math"/>
                      </w:rPr>
                      <m:t>i</m:t>
                    </m:r>
                  </m:sub>
                </m:sSub>
              </m:oMath>
            </m:oMathPara>
          </w:p>
        </w:tc>
        <w:tc>
          <w:tcPr>
            <w:tcW w:w="419" w:type="dxa"/>
            <w:tcMar>
              <w:left w:w="108" w:type="dxa"/>
              <w:right w:w="108" w:type="dxa"/>
            </w:tcMar>
          </w:tcPr>
          <w:p w14:paraId="09B28075" w14:textId="77777777" w:rsidR="00D179D6" w:rsidRPr="00462199" w:rsidRDefault="00D179D6" w:rsidP="00864CE4">
            <w:pPr>
              <w:pStyle w:val="TableAshurst"/>
            </w:pPr>
            <w:r w:rsidRPr="00462199">
              <w:t>=</w:t>
            </w:r>
          </w:p>
        </w:tc>
        <w:tc>
          <w:tcPr>
            <w:tcW w:w="5731" w:type="dxa"/>
            <w:tcMar>
              <w:left w:w="108" w:type="dxa"/>
              <w:right w:w="108" w:type="dxa"/>
            </w:tcMar>
          </w:tcPr>
          <w:p w14:paraId="1FF6C007" w14:textId="5B02194C" w:rsidR="00D179D6" w:rsidRPr="00462199" w:rsidRDefault="00D179D6" w:rsidP="00864CE4">
            <w:pPr>
              <w:pStyle w:val="TableAshurst"/>
            </w:pPr>
            <w:r w:rsidRPr="00462199">
              <w:t xml:space="preserve">the adjusted Installed Capacity Estimate </w:t>
            </w:r>
            <w:r w:rsidR="00933CA8">
              <w:t>(</w:t>
            </w:r>
            <w:r w:rsidR="00933CA8" w:rsidRPr="00933CA8">
              <w:rPr>
                <w:i/>
                <w:iCs/>
              </w:rPr>
              <w:t>MW (HHV</w:t>
            </w:r>
            <w:r w:rsidR="00933CA8">
              <w:t xml:space="preserve">)) </w:t>
            </w:r>
            <w:r w:rsidRPr="00462199">
              <w:t>that will apply from Day (</w:t>
            </w:r>
            <w:r w:rsidRPr="00462199">
              <w:rPr>
                <w:i/>
              </w:rPr>
              <w:t>i</w:t>
            </w:r>
            <w:r w:rsidRPr="00462199">
              <w:t xml:space="preserve">) following the application of </w:t>
            </w:r>
            <w:r w:rsidR="007248B2" w:rsidRPr="007248B2">
              <w:t>Condition</w:t>
            </w:r>
            <w:r w:rsidRPr="00462199">
              <w:t xml:space="preserve"> </w:t>
            </w:r>
            <w:r w:rsidR="009D45B5">
              <w:fldChar w:fldCharType="begin"/>
            </w:r>
            <w:r w:rsidR="009D45B5">
              <w:instrText xml:space="preserve"> REF _Ref144455509 \w \h </w:instrText>
            </w:r>
            <w:r w:rsidR="009D45B5">
              <w:fldChar w:fldCharType="separate"/>
            </w:r>
            <w:del w:id="3215" w:author="Faqir, Sofia (Energy Security)" w:date="2023-11-12T19:47:00Z">
              <w:r w:rsidR="00E473FC">
                <w:delText>5</w:delText>
              </w:r>
            </w:del>
            <w:r w:rsidR="009D45B5">
              <w:fldChar w:fldCharType="end"/>
            </w:r>
            <w:r w:rsidRPr="00462199">
              <w:t xml:space="preserve"> (</w:t>
            </w:r>
            <w:r w:rsidRPr="00462199">
              <w:rPr>
                <w:i/>
              </w:rPr>
              <w:t>Adjustment to Installed Capacity Estimate: Relevant Construction Event</w:t>
            </w:r>
            <w:r w:rsidRPr="00462199">
              <w:t>)</w:t>
            </w:r>
          </w:p>
        </w:tc>
      </w:tr>
      <w:tr w:rsidR="00D179D6" w:rsidRPr="00462199" w14:paraId="6C0078D3" w14:textId="77777777" w:rsidTr="00864CE4">
        <w:tc>
          <w:tcPr>
            <w:tcW w:w="2095" w:type="dxa"/>
            <w:tcMar>
              <w:left w:w="108" w:type="dxa"/>
              <w:right w:w="108" w:type="dxa"/>
            </w:tcMar>
          </w:tcPr>
          <w:p w14:paraId="0175CA0C"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LCHASC</m:t>
                    </m:r>
                  </m:e>
                  <m:sub>
                    <m:r>
                      <w:rPr>
                        <w:rFonts w:ascii="Cambria Math" w:hAnsi="Cambria Math"/>
                      </w:rPr>
                      <m:t>i</m:t>
                    </m:r>
                    <m:r>
                      <m:rPr>
                        <m:sty m:val="p"/>
                      </m:rPr>
                      <w:rPr>
                        <w:rFonts w:ascii="Cambria Math" w:hAnsi="Cambria Math"/>
                      </w:rPr>
                      <m:t>-1</m:t>
                    </m:r>
                  </m:sub>
                </m:sSub>
              </m:oMath>
            </m:oMathPara>
          </w:p>
        </w:tc>
        <w:tc>
          <w:tcPr>
            <w:tcW w:w="419" w:type="dxa"/>
            <w:tcMar>
              <w:left w:w="108" w:type="dxa"/>
              <w:right w:w="108" w:type="dxa"/>
            </w:tcMar>
          </w:tcPr>
          <w:p w14:paraId="1ED4EA74" w14:textId="77777777" w:rsidR="00D179D6" w:rsidRPr="00462199" w:rsidRDefault="00D179D6" w:rsidP="00864CE4">
            <w:pPr>
              <w:pStyle w:val="TableAshurst"/>
            </w:pPr>
            <w:r w:rsidRPr="00462199">
              <w:t>=</w:t>
            </w:r>
          </w:p>
        </w:tc>
        <w:tc>
          <w:tcPr>
            <w:tcW w:w="5731" w:type="dxa"/>
            <w:tcMar>
              <w:left w:w="108" w:type="dxa"/>
              <w:right w:w="108" w:type="dxa"/>
            </w:tcMar>
          </w:tcPr>
          <w:p w14:paraId="6933318A" w14:textId="7A91651A" w:rsidR="00D179D6" w:rsidRPr="00462199" w:rsidRDefault="00D179D6" w:rsidP="00864CE4">
            <w:pPr>
              <w:pStyle w:val="TableAshurst"/>
            </w:pPr>
            <w:r w:rsidRPr="00462199">
              <w:t xml:space="preserve">the LCHA Sales Cap </w:t>
            </w:r>
            <w:r w:rsidR="00933CA8" w:rsidRPr="00462199">
              <w:t>(</w:t>
            </w:r>
            <w:r w:rsidR="00933CA8" w:rsidRPr="00462199">
              <w:rPr>
                <w:i/>
              </w:rPr>
              <w:t>MWh (HHV)</w:t>
            </w:r>
            <w:r w:rsidR="00933CA8" w:rsidRPr="00462199">
              <w:t>)</w:t>
            </w:r>
            <w:r w:rsidR="00933CA8">
              <w:t xml:space="preserve"> </w:t>
            </w:r>
            <w:r w:rsidRPr="00462199">
              <w:t>that applied in Day (</w:t>
            </w:r>
            <w:r w:rsidRPr="00462199">
              <w:rPr>
                <w:i/>
              </w:rPr>
              <w:t>i-1</w:t>
            </w:r>
            <w:r w:rsidRPr="00462199">
              <w:t xml:space="preserve">) prior to the application of </w:t>
            </w:r>
            <w:r w:rsidR="007248B2" w:rsidRPr="007248B2">
              <w:t>Condition</w:t>
            </w:r>
            <w:r w:rsidRPr="00462199">
              <w:t xml:space="preserve"> </w:t>
            </w:r>
            <w:r w:rsidR="009D45B5">
              <w:fldChar w:fldCharType="begin"/>
            </w:r>
            <w:r w:rsidR="009D45B5">
              <w:instrText xml:space="preserve"> REF _Ref144455509 \w \h </w:instrText>
            </w:r>
            <w:r w:rsidR="009D45B5">
              <w:fldChar w:fldCharType="separate"/>
            </w:r>
            <w:del w:id="3216" w:author="Faqir, Sofia (Energy Security)" w:date="2023-11-12T19:47:00Z">
              <w:r w:rsidR="00E473FC">
                <w:delText>5</w:delText>
              </w:r>
            </w:del>
            <w:r w:rsidR="009D45B5">
              <w:fldChar w:fldCharType="end"/>
            </w:r>
            <w:r w:rsidRPr="00462199">
              <w:t xml:space="preserve"> (</w:t>
            </w:r>
            <w:r w:rsidRPr="00462199">
              <w:rPr>
                <w:i/>
              </w:rPr>
              <w:t>Adjustment to Installed Capacity Estimate: Relevant Construction Event</w:t>
            </w:r>
            <w:r w:rsidRPr="00462199">
              <w:t>)</w:t>
            </w:r>
          </w:p>
        </w:tc>
      </w:tr>
      <w:tr w:rsidR="00D179D6" w:rsidRPr="00462199" w14:paraId="60F316BA" w14:textId="77777777" w:rsidTr="00864CE4">
        <w:tc>
          <w:tcPr>
            <w:tcW w:w="2095" w:type="dxa"/>
            <w:tcMar>
              <w:left w:w="108" w:type="dxa"/>
              <w:right w:w="108" w:type="dxa"/>
            </w:tcMar>
          </w:tcPr>
          <w:p w14:paraId="69281835" w14:textId="77777777" w:rsidR="00D179D6" w:rsidRPr="00462199" w:rsidRDefault="00F47FCB" w:rsidP="00864CE4">
            <w:pPr>
              <w:pStyle w:val="TableAshurst"/>
              <w:rPr>
                <w:rFonts w:eastAsia="Microsoft JhengHei"/>
                <w:iCs/>
              </w:rPr>
            </w:pPr>
            <m:oMathPara>
              <m:oMathParaPr>
                <m:jc m:val="left"/>
              </m:oMathParaPr>
              <m:oMath>
                <m:sSub>
                  <m:sSubPr>
                    <m:ctrlPr>
                      <w:rPr>
                        <w:rFonts w:ascii="Cambria Math" w:hAnsi="Cambria Math" w:cs="Arial"/>
                      </w:rPr>
                    </m:ctrlPr>
                  </m:sSubPr>
                  <m:e>
                    <m:r>
                      <w:rPr>
                        <w:rFonts w:ascii="Cambria Math" w:hAnsi="Cambria Math"/>
                      </w:rPr>
                      <m:t>ICE</m:t>
                    </m:r>
                  </m:e>
                  <m:sub>
                    <m:r>
                      <w:rPr>
                        <w:rFonts w:ascii="Cambria Math" w:hAnsi="Cambria Math"/>
                      </w:rPr>
                      <m:t>i</m:t>
                    </m:r>
                    <m:r>
                      <m:rPr>
                        <m:sty m:val="p"/>
                      </m:rPr>
                      <w:rPr>
                        <w:rFonts w:ascii="Cambria Math" w:hAnsi="Cambria Math"/>
                      </w:rPr>
                      <m:t>-1</m:t>
                    </m:r>
                  </m:sub>
                </m:sSub>
              </m:oMath>
            </m:oMathPara>
          </w:p>
        </w:tc>
        <w:tc>
          <w:tcPr>
            <w:tcW w:w="419" w:type="dxa"/>
            <w:tcMar>
              <w:left w:w="108" w:type="dxa"/>
              <w:right w:w="108" w:type="dxa"/>
            </w:tcMar>
          </w:tcPr>
          <w:p w14:paraId="42359646" w14:textId="77777777" w:rsidR="00D179D6" w:rsidRPr="00462199" w:rsidRDefault="00D179D6" w:rsidP="00864CE4">
            <w:pPr>
              <w:pStyle w:val="TableAshurst"/>
            </w:pPr>
            <w:r w:rsidRPr="00462199">
              <w:t>=</w:t>
            </w:r>
          </w:p>
        </w:tc>
        <w:tc>
          <w:tcPr>
            <w:tcW w:w="5731" w:type="dxa"/>
            <w:tcMar>
              <w:left w:w="108" w:type="dxa"/>
              <w:right w:w="108" w:type="dxa"/>
            </w:tcMar>
          </w:tcPr>
          <w:p w14:paraId="1CD2E049" w14:textId="36E0973F" w:rsidR="00D179D6" w:rsidRPr="00462199" w:rsidRDefault="00D179D6" w:rsidP="00864CE4">
            <w:pPr>
              <w:pStyle w:val="TableAshurst"/>
            </w:pPr>
            <w:r w:rsidRPr="00462199">
              <w:t xml:space="preserve">the Installed Capacity Estimate </w:t>
            </w:r>
            <w:r w:rsidR="00933CA8">
              <w:t>(</w:t>
            </w:r>
            <w:r w:rsidR="00933CA8" w:rsidRPr="00933CA8">
              <w:rPr>
                <w:i/>
                <w:iCs/>
              </w:rPr>
              <w:t>MW (HHV</w:t>
            </w:r>
            <w:r w:rsidR="00933CA8">
              <w:t xml:space="preserve">)) </w:t>
            </w:r>
            <w:r w:rsidRPr="00462199">
              <w:t>that applied in Day (</w:t>
            </w:r>
            <w:r w:rsidRPr="00462199">
              <w:rPr>
                <w:i/>
              </w:rPr>
              <w:t>i-1</w:t>
            </w:r>
            <w:r w:rsidRPr="00462199">
              <w:t xml:space="preserve">) prior to the application of </w:t>
            </w:r>
            <w:r w:rsidR="007248B2" w:rsidRPr="007248B2">
              <w:t>Condition</w:t>
            </w:r>
            <w:r w:rsidRPr="00462199">
              <w:t xml:space="preserve"> </w:t>
            </w:r>
            <w:r w:rsidR="009D45B5">
              <w:fldChar w:fldCharType="begin"/>
            </w:r>
            <w:r w:rsidR="009D45B5">
              <w:instrText xml:space="preserve"> REF _Ref144455509 \w \h </w:instrText>
            </w:r>
            <w:r w:rsidR="009D45B5">
              <w:fldChar w:fldCharType="separate"/>
            </w:r>
            <w:del w:id="3217" w:author="Faqir, Sofia (Energy Security)" w:date="2023-11-12T19:47:00Z">
              <w:r w:rsidR="00E473FC">
                <w:delText>5</w:delText>
              </w:r>
            </w:del>
            <w:r w:rsidR="009D45B5">
              <w:fldChar w:fldCharType="end"/>
            </w:r>
            <w:r w:rsidRPr="00462199">
              <w:t xml:space="preserve"> (</w:t>
            </w:r>
            <w:r w:rsidRPr="00462199">
              <w:rPr>
                <w:i/>
              </w:rPr>
              <w:t>Adjustment to Installed Capacity Estimate: Relevant Construction Event</w:t>
            </w:r>
            <w:r w:rsidRPr="00462199">
              <w:t>)</w:t>
            </w:r>
          </w:p>
        </w:tc>
      </w:tr>
    </w:tbl>
    <w:p w14:paraId="68BBBEFA" w14:textId="77777777" w:rsidR="00D179D6" w:rsidRPr="00462199" w:rsidRDefault="00D179D6" w:rsidP="00867A58">
      <w:pPr>
        <w:pStyle w:val="H3Ashurst"/>
      </w:pPr>
      <w:bookmarkStart w:id="3218" w:name="_Ref144113459"/>
      <w:r w:rsidRPr="00462199">
        <w:t>following the occurrence of the Start Date, the adjusted LCHA Sales Cap shall be equal to:</w:t>
      </w:r>
      <w:bookmarkEnd w:id="3218"/>
    </w:p>
    <w:p w14:paraId="059A5BC2" w14:textId="77777777" w:rsidR="00D179D6" w:rsidRPr="00462199" w:rsidRDefault="00D179D6" w:rsidP="00864CE4">
      <w:pPr>
        <w:pStyle w:val="NormalAshurst"/>
      </w:pPr>
      <m:oMathPara>
        <m:oMathParaPr>
          <m:jc m:val="center"/>
        </m:oMathParaPr>
        <m:oMath>
          <m:r>
            <w:rPr>
              <w:rFonts w:ascii="Cambria Math" w:hAnsi="Cambria Math"/>
            </w:rPr>
            <w:lastRenderedPageBreak/>
            <m:t>LCHASC</m:t>
          </m:r>
          <m:r>
            <m:rPr>
              <m:sty m:val="p"/>
            </m:rPr>
            <w:rPr>
              <w:rFonts w:ascii="Cambria Math" w:hAnsi="Cambria Math"/>
            </w:rPr>
            <m:t>=</m:t>
          </m:r>
          <m:f>
            <m:fPr>
              <m:ctrlPr>
                <w:rPr>
                  <w:rFonts w:ascii="Cambria Math" w:hAnsi="Cambria Math"/>
                </w:rPr>
              </m:ctrlPr>
            </m:fPr>
            <m:num>
              <m:r>
                <w:rPr>
                  <w:rFonts w:ascii="Cambria Math" w:hAnsi="Cambria Math"/>
                </w:rPr>
                <m:t>IC</m:t>
              </m:r>
              <m:r>
                <m:rPr>
                  <m:sty m:val="p"/>
                </m:rPr>
                <w:rPr>
                  <w:rFonts w:ascii="Cambria Math" w:hAnsi="Cambria Math"/>
                </w:rPr>
                <m:t>*</m:t>
              </m:r>
              <m:sSub>
                <m:sSubPr>
                  <m:ctrlPr>
                    <w:rPr>
                      <w:rFonts w:ascii="Cambria Math" w:hAnsi="Cambria Math"/>
                    </w:rPr>
                  </m:ctrlPr>
                </m:sSubPr>
                <m:e>
                  <m:r>
                    <w:rPr>
                      <w:rFonts w:ascii="Cambria Math" w:hAnsi="Cambria Math"/>
                    </w:rPr>
                    <m:t>LCHASC</m:t>
                  </m:r>
                </m:e>
                <m:sub>
                  <m:r>
                    <w:rPr>
                      <w:rFonts w:ascii="Cambria Math" w:hAnsi="Cambria Math"/>
                    </w:rPr>
                    <m:t>i</m:t>
                  </m:r>
                  <m:r>
                    <m:rPr>
                      <m:sty m:val="p"/>
                    </m:rPr>
                    <w:rPr>
                      <w:rFonts w:ascii="Cambria Math" w:hAnsi="Cambria Math"/>
                    </w:rPr>
                    <m:t>-1</m:t>
                  </m:r>
                </m:sub>
              </m:sSub>
            </m:num>
            <m:den>
              <m:sSub>
                <m:sSubPr>
                  <m:ctrlPr>
                    <w:rPr>
                      <w:rFonts w:ascii="Cambria Math" w:hAnsi="Cambria Math"/>
                    </w:rPr>
                  </m:ctrlPr>
                </m:sSubPr>
                <m:e>
                  <m:r>
                    <w:rPr>
                      <w:rFonts w:ascii="Cambria Math" w:hAnsi="Cambria Math"/>
                    </w:rPr>
                    <m:t>ICE</m:t>
                  </m:r>
                </m:e>
                <m:sub>
                  <m:r>
                    <w:rPr>
                      <w:rFonts w:ascii="Cambria Math" w:hAnsi="Cambria Math"/>
                    </w:rPr>
                    <m:t>i</m:t>
                  </m:r>
                  <m:r>
                    <m:rPr>
                      <m:sty m:val="p"/>
                    </m:rPr>
                    <w:rPr>
                      <w:rFonts w:ascii="Cambria Math" w:hAnsi="Cambria Math"/>
                    </w:rPr>
                    <m:t>-1</m:t>
                  </m:r>
                </m:sub>
              </m:sSub>
            </m:den>
          </m:f>
        </m:oMath>
      </m:oMathPara>
    </w:p>
    <w:p w14:paraId="0DBEDA4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095"/>
        <w:gridCol w:w="419"/>
        <w:gridCol w:w="5730"/>
      </w:tblGrid>
      <w:tr w:rsidR="00D179D6" w:rsidRPr="00462199" w14:paraId="6FEA1119" w14:textId="77777777" w:rsidTr="00864CE4">
        <w:tc>
          <w:tcPr>
            <w:tcW w:w="2095" w:type="dxa"/>
            <w:tcMar>
              <w:left w:w="108" w:type="dxa"/>
              <w:right w:w="108" w:type="dxa"/>
            </w:tcMar>
          </w:tcPr>
          <w:p w14:paraId="6DC87D21"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LCHASC</m:t>
                </m:r>
              </m:oMath>
            </m:oMathPara>
          </w:p>
        </w:tc>
        <w:tc>
          <w:tcPr>
            <w:tcW w:w="419" w:type="dxa"/>
            <w:tcMar>
              <w:left w:w="108" w:type="dxa"/>
              <w:right w:w="108" w:type="dxa"/>
            </w:tcMar>
          </w:tcPr>
          <w:p w14:paraId="3F7542B0" w14:textId="77777777" w:rsidR="00D179D6" w:rsidRPr="00462199" w:rsidRDefault="00D179D6" w:rsidP="00864CE4">
            <w:pPr>
              <w:pStyle w:val="TableAshurst"/>
            </w:pPr>
            <w:r w:rsidRPr="00462199">
              <w:t>=</w:t>
            </w:r>
          </w:p>
        </w:tc>
        <w:tc>
          <w:tcPr>
            <w:tcW w:w="5730" w:type="dxa"/>
            <w:tcMar>
              <w:left w:w="108" w:type="dxa"/>
              <w:right w:w="108" w:type="dxa"/>
            </w:tcMar>
          </w:tcPr>
          <w:p w14:paraId="108C42C4" w14:textId="77777777" w:rsidR="00D179D6" w:rsidRPr="00462199" w:rsidRDefault="00D179D6" w:rsidP="00864CE4">
            <w:pPr>
              <w:pStyle w:val="TableAshurst"/>
            </w:pPr>
            <w:r w:rsidRPr="00462199">
              <w:t>the adjusted LCHA Sales Cap (</w:t>
            </w:r>
            <w:r w:rsidRPr="00462199">
              <w:rPr>
                <w:i/>
              </w:rPr>
              <w:t>MWh (HHV)</w:t>
            </w:r>
            <w:r w:rsidRPr="00462199">
              <w:t>)</w:t>
            </w:r>
          </w:p>
        </w:tc>
      </w:tr>
      <w:tr w:rsidR="00D179D6" w:rsidRPr="00462199" w14:paraId="5B9AC2E0" w14:textId="77777777" w:rsidTr="00864CE4">
        <w:tc>
          <w:tcPr>
            <w:tcW w:w="2095" w:type="dxa"/>
            <w:tcMar>
              <w:left w:w="108" w:type="dxa"/>
              <w:right w:w="108" w:type="dxa"/>
            </w:tcMar>
          </w:tcPr>
          <w:p w14:paraId="019ED942" w14:textId="77777777" w:rsidR="00D179D6" w:rsidRPr="00462199" w:rsidRDefault="00D179D6" w:rsidP="00864CE4">
            <w:pPr>
              <w:pStyle w:val="TableAshurst"/>
              <w:rPr>
                <w:rFonts w:eastAsia="Microsoft JhengHei"/>
                <w:iCs/>
              </w:rPr>
            </w:pPr>
            <m:oMathPara>
              <m:oMathParaPr>
                <m:jc m:val="left"/>
              </m:oMathParaPr>
              <m:oMath>
                <m:r>
                  <w:rPr>
                    <w:rFonts w:ascii="Cambria Math" w:hAnsi="Cambria Math"/>
                  </w:rPr>
                  <m:t>IC</m:t>
                </m:r>
              </m:oMath>
            </m:oMathPara>
          </w:p>
        </w:tc>
        <w:tc>
          <w:tcPr>
            <w:tcW w:w="419" w:type="dxa"/>
            <w:tcMar>
              <w:left w:w="108" w:type="dxa"/>
              <w:right w:w="108" w:type="dxa"/>
            </w:tcMar>
          </w:tcPr>
          <w:p w14:paraId="46015F1D" w14:textId="77777777" w:rsidR="00D179D6" w:rsidRPr="00462199" w:rsidRDefault="00D179D6" w:rsidP="00864CE4">
            <w:pPr>
              <w:pStyle w:val="TableAshurst"/>
            </w:pPr>
            <w:r w:rsidRPr="00462199">
              <w:t>=</w:t>
            </w:r>
          </w:p>
        </w:tc>
        <w:tc>
          <w:tcPr>
            <w:tcW w:w="5730" w:type="dxa"/>
            <w:tcMar>
              <w:left w:w="108" w:type="dxa"/>
              <w:right w:w="108" w:type="dxa"/>
            </w:tcMar>
          </w:tcPr>
          <w:p w14:paraId="3DAAC6D6" w14:textId="77777777" w:rsidR="00D179D6" w:rsidRPr="00462199" w:rsidRDefault="00D179D6" w:rsidP="00864CE4">
            <w:pPr>
              <w:pStyle w:val="TableAshurst"/>
            </w:pPr>
            <w:r w:rsidRPr="00462199">
              <w:t>the Installed Capacity (</w:t>
            </w:r>
            <w:r w:rsidRPr="00462199">
              <w:rPr>
                <w:i/>
              </w:rPr>
              <w:t>MW (HHV)</w:t>
            </w:r>
            <w:r w:rsidRPr="00462199">
              <w:t>)</w:t>
            </w:r>
            <w:r w:rsidRPr="00462199">
              <w:rPr>
                <w:i/>
              </w:rPr>
              <w:t xml:space="preserve"> </w:t>
            </w:r>
            <w:r w:rsidRPr="00462199">
              <w:t>as at the Start Date</w:t>
            </w:r>
          </w:p>
        </w:tc>
      </w:tr>
      <w:tr w:rsidR="00D179D6" w:rsidRPr="00462199" w14:paraId="540BFB89" w14:textId="77777777" w:rsidTr="00864CE4">
        <w:tc>
          <w:tcPr>
            <w:tcW w:w="2095" w:type="dxa"/>
            <w:tcMar>
              <w:left w:w="108" w:type="dxa"/>
              <w:right w:w="108" w:type="dxa"/>
            </w:tcMar>
          </w:tcPr>
          <w:p w14:paraId="5B3301FC" w14:textId="77777777" w:rsidR="00D179D6" w:rsidRPr="00462199" w:rsidRDefault="00F47FCB" w:rsidP="00864CE4">
            <w:pPr>
              <w:pStyle w:val="TableAshurst"/>
              <w:rPr>
                <w:rFonts w:eastAsia="Microsoft JhengHei" w:cs="Noto Naskh Arabic"/>
              </w:rPr>
            </w:pPr>
            <m:oMathPara>
              <m:oMathParaPr>
                <m:jc m:val="left"/>
              </m:oMathParaPr>
              <m:oMath>
                <m:sSub>
                  <m:sSubPr>
                    <m:ctrlPr>
                      <w:rPr>
                        <w:rFonts w:ascii="Cambria Math" w:eastAsia="Microsoft JhengHei" w:hAnsi="Cambria Math" w:cs="Noto Naskh Arabic"/>
                      </w:rPr>
                    </m:ctrlPr>
                  </m:sSubPr>
                  <m:e>
                    <m:r>
                      <w:rPr>
                        <w:rFonts w:ascii="Cambria Math" w:eastAsia="Microsoft JhengHei" w:hAnsi="Cambria Math" w:cs="Noto Naskh Arabic"/>
                      </w:rPr>
                      <m:t>LCHASC</m:t>
                    </m:r>
                  </m:e>
                  <m:sub>
                    <m:r>
                      <w:rPr>
                        <w:rFonts w:ascii="Cambria Math" w:eastAsia="Microsoft JhengHei" w:hAnsi="Cambria Math" w:cs="Noto Naskh Arabic"/>
                      </w:rPr>
                      <m:t>i</m:t>
                    </m:r>
                    <m:r>
                      <m:rPr>
                        <m:sty m:val="p"/>
                      </m:rPr>
                      <w:rPr>
                        <w:rFonts w:ascii="Cambria Math" w:eastAsia="Microsoft JhengHei" w:hAnsi="Cambria Math" w:cs="Noto Naskh Arabic"/>
                      </w:rPr>
                      <m:t>-1</m:t>
                    </m:r>
                  </m:sub>
                </m:sSub>
              </m:oMath>
            </m:oMathPara>
          </w:p>
        </w:tc>
        <w:tc>
          <w:tcPr>
            <w:tcW w:w="419" w:type="dxa"/>
            <w:tcMar>
              <w:left w:w="108" w:type="dxa"/>
              <w:right w:w="108" w:type="dxa"/>
            </w:tcMar>
          </w:tcPr>
          <w:p w14:paraId="4EE00EFE" w14:textId="77777777" w:rsidR="00D179D6" w:rsidRPr="00462199" w:rsidRDefault="00D179D6" w:rsidP="00864CE4">
            <w:pPr>
              <w:pStyle w:val="TableAshurst"/>
            </w:pPr>
            <w:r w:rsidRPr="00462199">
              <w:t>=</w:t>
            </w:r>
          </w:p>
        </w:tc>
        <w:tc>
          <w:tcPr>
            <w:tcW w:w="5730" w:type="dxa"/>
            <w:tcMar>
              <w:left w:w="108" w:type="dxa"/>
              <w:right w:w="108" w:type="dxa"/>
            </w:tcMar>
          </w:tcPr>
          <w:p w14:paraId="04ABF613" w14:textId="34217C5B" w:rsidR="00D179D6" w:rsidRPr="00462199" w:rsidRDefault="00D179D6" w:rsidP="00864CE4">
            <w:pPr>
              <w:pStyle w:val="TableAshurst"/>
            </w:pPr>
            <w:r w:rsidRPr="00462199">
              <w:t xml:space="preserve">the LCHA Sales Cap </w:t>
            </w:r>
            <w:r w:rsidR="00526550" w:rsidRPr="00462199">
              <w:t xml:space="preserve"> (</w:t>
            </w:r>
            <w:r w:rsidR="00526550" w:rsidRPr="00462199">
              <w:rPr>
                <w:i/>
              </w:rPr>
              <w:t>MWh (HHV)</w:t>
            </w:r>
            <w:r w:rsidR="00526550" w:rsidRPr="00462199">
              <w:t>)</w:t>
            </w:r>
            <w:r w:rsidR="00526550">
              <w:t xml:space="preserve"> </w:t>
            </w:r>
            <w:r w:rsidRPr="00462199">
              <w:t>that applied in Day (</w:t>
            </w:r>
            <w:r w:rsidRPr="00462199">
              <w:rPr>
                <w:i/>
              </w:rPr>
              <w:t>i-1</w:t>
            </w:r>
            <w:r w:rsidRPr="00462199">
              <w:t>) prior to the Start Date</w:t>
            </w:r>
          </w:p>
        </w:tc>
      </w:tr>
      <w:tr w:rsidR="00D179D6" w:rsidRPr="00462199" w14:paraId="0BDC5665" w14:textId="77777777" w:rsidTr="00864CE4">
        <w:tc>
          <w:tcPr>
            <w:tcW w:w="2095" w:type="dxa"/>
            <w:tcMar>
              <w:left w:w="108" w:type="dxa"/>
              <w:right w:w="108" w:type="dxa"/>
            </w:tcMar>
          </w:tcPr>
          <w:p w14:paraId="6ABD9F4B" w14:textId="77777777" w:rsidR="00D179D6" w:rsidRPr="00462199" w:rsidRDefault="00F47FCB" w:rsidP="00864CE4">
            <w:pPr>
              <w:pStyle w:val="TableAshurst"/>
              <w:rPr>
                <w:rFonts w:eastAsia="Microsoft JhengHei" w:cs="Noto Naskh Arabic"/>
              </w:rPr>
            </w:pPr>
            <m:oMathPara>
              <m:oMathParaPr>
                <m:jc m:val="left"/>
              </m:oMathParaPr>
              <m:oMath>
                <m:sSub>
                  <m:sSubPr>
                    <m:ctrlPr>
                      <w:rPr>
                        <w:rFonts w:ascii="Cambria Math" w:eastAsia="Microsoft JhengHei" w:hAnsi="Cambria Math" w:cs="Noto Naskh Arabic"/>
                      </w:rPr>
                    </m:ctrlPr>
                  </m:sSubPr>
                  <m:e>
                    <m:r>
                      <w:rPr>
                        <w:rFonts w:ascii="Cambria Math" w:eastAsia="Microsoft JhengHei" w:hAnsi="Cambria Math" w:cs="Noto Naskh Arabic"/>
                      </w:rPr>
                      <m:t>ICE</m:t>
                    </m:r>
                  </m:e>
                  <m:sub>
                    <m:r>
                      <w:rPr>
                        <w:rFonts w:ascii="Cambria Math" w:eastAsia="Microsoft JhengHei" w:hAnsi="Cambria Math" w:cs="Noto Naskh Arabic"/>
                      </w:rPr>
                      <m:t>i</m:t>
                    </m:r>
                    <m:r>
                      <m:rPr>
                        <m:sty m:val="p"/>
                      </m:rPr>
                      <w:rPr>
                        <w:rFonts w:ascii="Cambria Math" w:eastAsia="Microsoft JhengHei" w:hAnsi="Cambria Math" w:cs="Noto Naskh Arabic"/>
                      </w:rPr>
                      <m:t>-1</m:t>
                    </m:r>
                  </m:sub>
                </m:sSub>
              </m:oMath>
            </m:oMathPara>
          </w:p>
        </w:tc>
        <w:tc>
          <w:tcPr>
            <w:tcW w:w="419" w:type="dxa"/>
            <w:tcMar>
              <w:left w:w="108" w:type="dxa"/>
              <w:right w:w="108" w:type="dxa"/>
            </w:tcMar>
          </w:tcPr>
          <w:p w14:paraId="0794E900" w14:textId="77777777" w:rsidR="00D179D6" w:rsidRPr="00462199" w:rsidRDefault="00D179D6" w:rsidP="00864CE4">
            <w:pPr>
              <w:pStyle w:val="TableAshurst"/>
            </w:pPr>
            <w:r w:rsidRPr="00462199">
              <w:t>=</w:t>
            </w:r>
          </w:p>
        </w:tc>
        <w:tc>
          <w:tcPr>
            <w:tcW w:w="5730" w:type="dxa"/>
            <w:tcMar>
              <w:left w:w="108" w:type="dxa"/>
              <w:right w:w="108" w:type="dxa"/>
            </w:tcMar>
          </w:tcPr>
          <w:p w14:paraId="76BB55ED" w14:textId="652CF36B" w:rsidR="00D179D6" w:rsidRPr="00462199" w:rsidRDefault="00D179D6" w:rsidP="00864CE4">
            <w:pPr>
              <w:pStyle w:val="TableAshurst"/>
            </w:pPr>
            <w:r w:rsidRPr="00462199">
              <w:t xml:space="preserve">the Installed Capacity Estimate </w:t>
            </w:r>
            <w:r w:rsidR="00526550" w:rsidRPr="00462199">
              <w:t>(</w:t>
            </w:r>
            <w:r w:rsidR="00526550" w:rsidRPr="00462199">
              <w:rPr>
                <w:i/>
              </w:rPr>
              <w:t>MW (HHV)</w:t>
            </w:r>
            <w:r w:rsidR="00526550" w:rsidRPr="00462199">
              <w:t>)</w:t>
            </w:r>
            <w:r w:rsidR="00526550">
              <w:t xml:space="preserve"> </w:t>
            </w:r>
            <w:r w:rsidRPr="00462199">
              <w:t>that applied in Day (</w:t>
            </w:r>
            <w:r w:rsidRPr="00462199">
              <w:rPr>
                <w:i/>
              </w:rPr>
              <w:t>i-1</w:t>
            </w:r>
            <w:r w:rsidRPr="00462199">
              <w:t>) prior to the Start Date</w:t>
            </w:r>
          </w:p>
        </w:tc>
      </w:tr>
    </w:tbl>
    <w:p w14:paraId="1EEB0662" w14:textId="61172F04" w:rsidR="00D179D6" w:rsidRPr="00462199" w:rsidRDefault="00D179D6" w:rsidP="00867A58">
      <w:pPr>
        <w:pStyle w:val="H3Ashurst"/>
      </w:pPr>
      <w:bookmarkStart w:id="3219" w:name="_Ref144113460"/>
      <w:r w:rsidRPr="00462199">
        <w:t xml:space="preserve">where the LCHA Counterparty confirms the Final Installed Capacity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20"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the adjusted LCHA Sales Cap shall be equal to:</w:t>
      </w:r>
      <w:bookmarkEnd w:id="3219"/>
    </w:p>
    <w:p w14:paraId="39609F17" w14:textId="77777777" w:rsidR="00D179D6" w:rsidRPr="00462199" w:rsidRDefault="00D179D6" w:rsidP="00864CE4">
      <w:pPr>
        <w:pStyle w:val="NormalAshurst"/>
      </w:pPr>
      <m:oMathPara>
        <m:oMathParaPr>
          <m:jc m:val="center"/>
        </m:oMathParaPr>
        <m:oMath>
          <m:r>
            <w:rPr>
              <w:rFonts w:ascii="Cambria Math" w:hAnsi="Cambria Math"/>
            </w:rPr>
            <m:t>LCHASC</m:t>
          </m:r>
          <m:r>
            <m:rPr>
              <m:sty m:val="p"/>
            </m:rPr>
            <w:rPr>
              <w:rFonts w:ascii="Cambria Math" w:hAnsi="Cambria Math"/>
            </w:rPr>
            <m:t>=</m:t>
          </m:r>
          <m:f>
            <m:fPr>
              <m:ctrlPr>
                <w:rPr>
                  <w:rFonts w:ascii="Cambria Math" w:hAnsi="Cambria Math" w:cs="Arial"/>
                </w:rPr>
              </m:ctrlPr>
            </m:fPr>
            <m:num>
              <m:r>
                <w:rPr>
                  <w:rFonts w:ascii="Cambria Math" w:hAnsi="Cambria Math"/>
                </w:rPr>
                <m:t>FIC</m:t>
              </m:r>
              <m:r>
                <m:rPr>
                  <m:sty m:val="p"/>
                </m:rPr>
                <w:rPr>
                  <w:rFonts w:ascii="Cambria Math" w:hAnsi="Cambria Math"/>
                </w:rPr>
                <m:t xml:space="preserve">* </m:t>
              </m:r>
              <m:sSub>
                <m:sSubPr>
                  <m:ctrlPr>
                    <w:rPr>
                      <w:rFonts w:ascii="Cambria Math" w:hAnsi="Cambria Math" w:cs="Arial"/>
                    </w:rPr>
                  </m:ctrlPr>
                </m:sSubPr>
                <m:e>
                  <m:r>
                    <m:rPr>
                      <m:sty m:val="p"/>
                    </m:rPr>
                    <w:rPr>
                      <w:rFonts w:ascii="Cambria Math" w:hAnsi="Cambria Math"/>
                    </w:rPr>
                    <m:t>(</m:t>
                  </m:r>
                  <m:r>
                    <w:rPr>
                      <w:rFonts w:ascii="Cambria Math" w:hAnsi="Cambria Math"/>
                    </w:rPr>
                    <m:t>LCHASC</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cs="Arial"/>
                    </w:rPr>
                  </m:ctrlPr>
                </m:sSubPr>
                <m:e>
                  <m:r>
                    <w:rPr>
                      <w:rFonts w:ascii="Cambria Math" w:hAnsi="Cambria Math"/>
                    </w:rPr>
                    <m:t>TotalAccruedVolume</m:t>
                  </m:r>
                </m:e>
                <m:sub>
                  <m:r>
                    <w:rPr>
                      <w:rFonts w:ascii="Cambria Math" w:hAnsi="Cambria Math"/>
                    </w:rPr>
                    <m:t>m</m:t>
                  </m:r>
                  <m:r>
                    <m:rPr>
                      <m:sty m:val="p"/>
                    </m:rPr>
                    <w:rPr>
                      <w:rFonts w:ascii="Cambria Math" w:hAnsi="Cambria Math"/>
                    </w:rPr>
                    <m:t>-1</m:t>
                  </m:r>
                </m:sub>
              </m:sSub>
              <m:r>
                <m:rPr>
                  <m:sty m:val="p"/>
                </m:rPr>
                <w:rPr>
                  <w:rFonts w:ascii="Cambria Math" w:hAnsi="Cambria Math"/>
                </w:rPr>
                <m:t>)</m:t>
              </m:r>
            </m:num>
            <m:den>
              <m:r>
                <w:rPr>
                  <w:rFonts w:ascii="Cambria Math" w:hAnsi="Cambria Math" w:cs="Arial"/>
                </w:rPr>
                <m:t>IC</m:t>
              </m:r>
            </m:den>
          </m:f>
          <m:r>
            <m:rPr>
              <m:sty m:val="p"/>
            </m:rPr>
            <w:rPr>
              <w:rFonts w:ascii="Cambria Math" w:hAnsi="Cambria Math" w:cs="Arial"/>
            </w:rPr>
            <m:t>+</m:t>
          </m:r>
          <m:sSub>
            <m:sSubPr>
              <m:ctrlPr>
                <w:rPr>
                  <w:rFonts w:ascii="Cambria Math" w:hAnsi="Cambria Math" w:cs="Arial"/>
                </w:rPr>
              </m:ctrlPr>
            </m:sSubPr>
            <m:e>
              <m:r>
                <w:rPr>
                  <w:rFonts w:ascii="Cambria Math" w:hAnsi="Cambria Math"/>
                </w:rPr>
                <m:t>TotalAccruedVolume</m:t>
              </m:r>
            </m:e>
            <m:sub>
              <m:r>
                <w:rPr>
                  <w:rFonts w:ascii="Cambria Math" w:hAnsi="Cambria Math"/>
                </w:rPr>
                <m:t>m</m:t>
              </m:r>
              <m:r>
                <m:rPr>
                  <m:sty m:val="p"/>
                </m:rPr>
                <w:rPr>
                  <w:rFonts w:ascii="Cambria Math" w:hAnsi="Cambria Math"/>
                </w:rPr>
                <m:t>-1</m:t>
              </m:r>
            </m:sub>
          </m:sSub>
        </m:oMath>
      </m:oMathPara>
    </w:p>
    <w:p w14:paraId="4AC405C1"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426"/>
        <w:gridCol w:w="413"/>
        <w:gridCol w:w="5406"/>
      </w:tblGrid>
      <w:tr w:rsidR="00D179D6" w:rsidRPr="00462199" w14:paraId="7897D406" w14:textId="77777777" w:rsidTr="00864CE4">
        <w:tc>
          <w:tcPr>
            <w:tcW w:w="2095" w:type="dxa"/>
            <w:tcMar>
              <w:left w:w="108" w:type="dxa"/>
              <w:right w:w="108" w:type="dxa"/>
            </w:tcMar>
          </w:tcPr>
          <w:p w14:paraId="5D1D9321" w14:textId="77777777" w:rsidR="00D179D6" w:rsidRPr="00462199" w:rsidRDefault="00D179D6" w:rsidP="00864CE4">
            <w:pPr>
              <w:pStyle w:val="TableAshurst"/>
              <w:rPr>
                <w:rFonts w:eastAsia="Microsoft JhengHei"/>
              </w:rPr>
            </w:pPr>
            <m:oMathPara>
              <m:oMathParaPr>
                <m:jc m:val="left"/>
              </m:oMathParaPr>
              <m:oMath>
                <m:r>
                  <m:rPr>
                    <m:sty m:val="p"/>
                  </m:rPr>
                  <w:rPr>
                    <w:rFonts w:ascii="Cambria Math" w:hAnsi="Cambria Math"/>
                  </w:rPr>
                  <m:t xml:space="preserve"> </m:t>
                </m:r>
                <m:r>
                  <w:rPr>
                    <w:rFonts w:ascii="Cambria Math" w:hAnsi="Cambria Math"/>
                  </w:rPr>
                  <m:t>LCHASC</m:t>
                </m:r>
              </m:oMath>
            </m:oMathPara>
          </w:p>
        </w:tc>
        <w:tc>
          <w:tcPr>
            <w:tcW w:w="419" w:type="dxa"/>
            <w:tcMar>
              <w:left w:w="108" w:type="dxa"/>
              <w:right w:w="108" w:type="dxa"/>
            </w:tcMar>
          </w:tcPr>
          <w:p w14:paraId="52A246E8" w14:textId="77777777" w:rsidR="00D179D6" w:rsidRPr="00462199" w:rsidRDefault="00D179D6" w:rsidP="00864CE4">
            <w:pPr>
              <w:pStyle w:val="TableAshurst"/>
            </w:pPr>
            <w:r w:rsidRPr="00462199">
              <w:t>=</w:t>
            </w:r>
          </w:p>
        </w:tc>
        <w:tc>
          <w:tcPr>
            <w:tcW w:w="5730" w:type="dxa"/>
            <w:tcMar>
              <w:left w:w="108" w:type="dxa"/>
              <w:right w:w="108" w:type="dxa"/>
            </w:tcMar>
          </w:tcPr>
          <w:p w14:paraId="36871E07" w14:textId="77777777" w:rsidR="00D179D6" w:rsidRPr="00462199" w:rsidRDefault="00D179D6" w:rsidP="00864CE4">
            <w:pPr>
              <w:pStyle w:val="TableAshurst"/>
            </w:pPr>
            <w:r w:rsidRPr="00462199">
              <w:t>the adjusted LCHA Sales Cap (</w:t>
            </w:r>
            <w:r w:rsidRPr="00462199">
              <w:rPr>
                <w:i/>
              </w:rPr>
              <w:t>MWh (HHV)</w:t>
            </w:r>
            <w:r w:rsidRPr="00462199">
              <w:t>)</w:t>
            </w:r>
          </w:p>
        </w:tc>
      </w:tr>
      <w:tr w:rsidR="00D179D6" w:rsidRPr="00462199" w14:paraId="38D6484A" w14:textId="77777777" w:rsidTr="00864CE4">
        <w:tc>
          <w:tcPr>
            <w:tcW w:w="2095" w:type="dxa"/>
            <w:tcMar>
              <w:left w:w="108" w:type="dxa"/>
              <w:right w:w="108" w:type="dxa"/>
            </w:tcMar>
          </w:tcPr>
          <w:p w14:paraId="73ADD014" w14:textId="77777777" w:rsidR="00D179D6" w:rsidRPr="00462199" w:rsidDel="002430EC" w:rsidRDefault="00F47FCB" w:rsidP="00864CE4">
            <w:pPr>
              <w:pStyle w:val="TableAshurst"/>
              <w:rPr>
                <w:rFonts w:eastAsia="Microsoft JhengHei"/>
              </w:rPr>
            </w:pPr>
            <m:oMathPara>
              <m:oMath>
                <m:sSub>
                  <m:sSubPr>
                    <m:ctrlPr>
                      <w:rPr>
                        <w:rFonts w:ascii="Cambria Math" w:hAnsi="Cambria Math" w:cs="Arial"/>
                      </w:rPr>
                    </m:ctrlPr>
                  </m:sSubPr>
                  <m:e>
                    <m:r>
                      <w:rPr>
                        <w:rFonts w:ascii="Cambria Math" w:hAnsi="Cambria Math"/>
                      </w:rPr>
                      <m:t>TotalAccruedVolume</m:t>
                    </m:r>
                  </m:e>
                  <m:sub>
                    <m:r>
                      <w:rPr>
                        <w:rFonts w:ascii="Cambria Math" w:hAnsi="Cambria Math"/>
                      </w:rPr>
                      <m:t>m</m:t>
                    </m:r>
                    <m:r>
                      <m:rPr>
                        <m:sty m:val="p"/>
                      </m:rPr>
                      <w:rPr>
                        <w:rFonts w:ascii="Cambria Math" w:hAnsi="Cambria Math"/>
                      </w:rPr>
                      <m:t>-1</m:t>
                    </m:r>
                  </m:sub>
                </m:sSub>
              </m:oMath>
            </m:oMathPara>
          </w:p>
        </w:tc>
        <w:tc>
          <w:tcPr>
            <w:tcW w:w="419" w:type="dxa"/>
            <w:tcMar>
              <w:left w:w="108" w:type="dxa"/>
              <w:right w:w="108" w:type="dxa"/>
            </w:tcMar>
          </w:tcPr>
          <w:p w14:paraId="6E1490AA" w14:textId="77777777" w:rsidR="00D179D6" w:rsidRPr="00462199" w:rsidRDefault="00D179D6" w:rsidP="00864CE4">
            <w:pPr>
              <w:pStyle w:val="TableAshurst"/>
            </w:pPr>
            <w:r w:rsidRPr="00462199">
              <w:t>=</w:t>
            </w:r>
          </w:p>
        </w:tc>
        <w:tc>
          <w:tcPr>
            <w:tcW w:w="5730" w:type="dxa"/>
            <w:tcMar>
              <w:left w:w="108" w:type="dxa"/>
              <w:right w:w="108" w:type="dxa"/>
            </w:tcMar>
          </w:tcPr>
          <w:p w14:paraId="25FEBE46" w14:textId="6F2F22D5" w:rsidR="00D179D6" w:rsidRPr="00462199" w:rsidRDefault="00B1477E" w:rsidP="00864CE4">
            <w:pPr>
              <w:pStyle w:val="TableAshurst"/>
            </w:pPr>
            <w:r>
              <w:t>aggregate</w:t>
            </w:r>
            <w:r w:rsidRPr="00462199">
              <w:t xml:space="preserve"> </w:t>
            </w:r>
            <w:r w:rsidR="00D179D6" w:rsidRPr="00462199">
              <w:t xml:space="preserve">of (i) the Total Invoiced Volumes for all Billing Periods, (ii) any Excess Sales Volume Adjustment Amount for all Fiscal Years from the Start Date, (iii) any Longstop Period Accrued Volume Amount, (iv) the PILOHS Volumes for any Billing Period(s) in which the PILOHS </w:t>
            </w:r>
            <w:r w:rsidR="007248B2" w:rsidRPr="007248B2">
              <w:t>Condition</w:t>
            </w:r>
            <w:r w:rsidR="00D179D6" w:rsidRPr="00462199">
              <w:t xml:space="preserve"> has been satisfied and (v) any QCiL Adjusted Revenues Volumes, in each case up to and including the Billing Period (</w:t>
            </w:r>
            <w:r w:rsidR="00D179D6" w:rsidRPr="00462199">
              <w:rPr>
                <w:i/>
              </w:rPr>
              <w:t>m-1</w:t>
            </w:r>
            <w:r w:rsidR="00D179D6" w:rsidRPr="00462199">
              <w:t>) prior to the date of the valid Final Installed Capacity Notice</w:t>
            </w:r>
          </w:p>
        </w:tc>
      </w:tr>
      <w:tr w:rsidR="00D179D6" w:rsidRPr="00462199" w14:paraId="4A11A7B6" w14:textId="77777777" w:rsidTr="00864CE4">
        <w:tc>
          <w:tcPr>
            <w:tcW w:w="2095" w:type="dxa"/>
            <w:tcMar>
              <w:left w:w="108" w:type="dxa"/>
              <w:right w:w="108" w:type="dxa"/>
            </w:tcMar>
          </w:tcPr>
          <w:p w14:paraId="0FA015F4"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FIC</m:t>
                </m:r>
              </m:oMath>
            </m:oMathPara>
          </w:p>
        </w:tc>
        <w:tc>
          <w:tcPr>
            <w:tcW w:w="419" w:type="dxa"/>
            <w:tcMar>
              <w:left w:w="108" w:type="dxa"/>
              <w:right w:w="108" w:type="dxa"/>
            </w:tcMar>
          </w:tcPr>
          <w:p w14:paraId="0B76E7AB" w14:textId="77777777" w:rsidR="00D179D6" w:rsidRPr="00462199" w:rsidRDefault="00D179D6" w:rsidP="00864CE4">
            <w:pPr>
              <w:pStyle w:val="TableAshurst"/>
            </w:pPr>
            <w:r w:rsidRPr="00462199">
              <w:t>=</w:t>
            </w:r>
          </w:p>
        </w:tc>
        <w:tc>
          <w:tcPr>
            <w:tcW w:w="5730" w:type="dxa"/>
            <w:tcMar>
              <w:left w:w="108" w:type="dxa"/>
              <w:right w:w="108" w:type="dxa"/>
            </w:tcMar>
          </w:tcPr>
          <w:p w14:paraId="6BA23D2C" w14:textId="51739234" w:rsidR="00D179D6" w:rsidRPr="00462199" w:rsidRDefault="00D179D6" w:rsidP="00864CE4">
            <w:pPr>
              <w:pStyle w:val="TableAshurst"/>
            </w:pPr>
            <w:r w:rsidRPr="00462199">
              <w:t xml:space="preserve">the Final Installed Capacity </w:t>
            </w:r>
            <w:r w:rsidR="00526550" w:rsidRPr="00462199">
              <w:t>(</w:t>
            </w:r>
            <w:r w:rsidR="00526550" w:rsidRPr="00462199">
              <w:rPr>
                <w:i/>
              </w:rPr>
              <w:t>MW (HHV)</w:t>
            </w:r>
            <w:r w:rsidR="00526550" w:rsidRPr="00462199">
              <w:t>)</w:t>
            </w:r>
            <w:r w:rsidR="00526550">
              <w:t xml:space="preserve"> </w:t>
            </w:r>
            <w:r w:rsidRPr="00462199">
              <w:t xml:space="preserve">which is confirmed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21"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w:t>
            </w:r>
          </w:p>
        </w:tc>
      </w:tr>
      <w:tr w:rsidR="00D179D6" w:rsidRPr="00462199" w14:paraId="313B9DA1" w14:textId="77777777" w:rsidTr="00864CE4">
        <w:tc>
          <w:tcPr>
            <w:tcW w:w="2095" w:type="dxa"/>
            <w:tcMar>
              <w:left w:w="108" w:type="dxa"/>
              <w:right w:w="108" w:type="dxa"/>
            </w:tcMar>
          </w:tcPr>
          <w:p w14:paraId="225BCC28"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LCHASC</m:t>
                    </m:r>
                  </m:e>
                  <m:sub>
                    <m:r>
                      <w:rPr>
                        <w:rFonts w:ascii="Cambria Math" w:hAnsi="Cambria Math"/>
                      </w:rPr>
                      <m:t>i</m:t>
                    </m:r>
                    <m:r>
                      <m:rPr>
                        <m:sty m:val="p"/>
                      </m:rPr>
                      <w:rPr>
                        <w:rFonts w:ascii="Cambria Math" w:hAnsi="Cambria Math"/>
                      </w:rPr>
                      <m:t>-1</m:t>
                    </m:r>
                  </m:sub>
                </m:sSub>
              </m:oMath>
            </m:oMathPara>
          </w:p>
        </w:tc>
        <w:tc>
          <w:tcPr>
            <w:tcW w:w="419" w:type="dxa"/>
            <w:tcMar>
              <w:left w:w="108" w:type="dxa"/>
              <w:right w:w="108" w:type="dxa"/>
            </w:tcMar>
          </w:tcPr>
          <w:p w14:paraId="36B3E89C" w14:textId="77777777" w:rsidR="00D179D6" w:rsidRPr="00462199" w:rsidRDefault="00D179D6" w:rsidP="00864CE4">
            <w:pPr>
              <w:pStyle w:val="TableAshurst"/>
            </w:pPr>
            <w:r w:rsidRPr="00462199">
              <w:t>=</w:t>
            </w:r>
          </w:p>
        </w:tc>
        <w:tc>
          <w:tcPr>
            <w:tcW w:w="5730" w:type="dxa"/>
            <w:tcMar>
              <w:left w:w="108" w:type="dxa"/>
              <w:right w:w="108" w:type="dxa"/>
            </w:tcMar>
          </w:tcPr>
          <w:p w14:paraId="2EEF667D" w14:textId="1901CA68" w:rsidR="00D179D6" w:rsidRPr="00462199" w:rsidRDefault="00D179D6" w:rsidP="00864CE4">
            <w:pPr>
              <w:pStyle w:val="TableAshurst"/>
            </w:pPr>
            <w:r w:rsidRPr="00462199">
              <w:t xml:space="preserve">the LCHA Sales Cap </w:t>
            </w:r>
            <w:r w:rsidR="00526550" w:rsidRPr="00462199">
              <w:t>(</w:t>
            </w:r>
            <w:r w:rsidR="00526550" w:rsidRPr="00462199">
              <w:rPr>
                <w:i/>
              </w:rPr>
              <w:t>MWh (HHV)</w:t>
            </w:r>
            <w:r w:rsidR="00526550" w:rsidRPr="00462199">
              <w:t>)</w:t>
            </w:r>
            <w:r w:rsidR="00526550">
              <w:t xml:space="preserve"> </w:t>
            </w:r>
            <w:r w:rsidRPr="00462199">
              <w:t>that applied in Day (</w:t>
            </w:r>
            <w:r w:rsidRPr="00462199">
              <w:rPr>
                <w:i/>
              </w:rPr>
              <w:t>i-1</w:t>
            </w:r>
            <w:r w:rsidRPr="00462199">
              <w:t>) prior to the date of the valid Final Installed Capacity Notice</w:t>
            </w:r>
          </w:p>
        </w:tc>
      </w:tr>
      <w:tr w:rsidR="00D179D6" w:rsidRPr="00462199" w14:paraId="67943D45" w14:textId="77777777" w:rsidTr="00864CE4">
        <w:tc>
          <w:tcPr>
            <w:tcW w:w="2095" w:type="dxa"/>
            <w:tcMar>
              <w:left w:w="108" w:type="dxa"/>
              <w:right w:w="108" w:type="dxa"/>
            </w:tcMar>
          </w:tcPr>
          <w:p w14:paraId="571B099F" w14:textId="77777777" w:rsidR="00D179D6" w:rsidRPr="00462199" w:rsidRDefault="00D179D6" w:rsidP="00864CE4">
            <w:pPr>
              <w:pStyle w:val="TableAshurst"/>
              <w:rPr>
                <w:rFonts w:eastAsia="Microsoft JhengHei"/>
                <w:iCs/>
              </w:rPr>
            </w:pPr>
            <m:oMathPara>
              <m:oMathParaPr>
                <m:jc m:val="left"/>
              </m:oMathParaPr>
              <m:oMath>
                <m:r>
                  <w:rPr>
                    <w:rFonts w:ascii="Cambria Math" w:hAnsi="Cambria Math" w:cs="Arial"/>
                  </w:rPr>
                  <m:t>IC</m:t>
                </m:r>
              </m:oMath>
            </m:oMathPara>
          </w:p>
        </w:tc>
        <w:tc>
          <w:tcPr>
            <w:tcW w:w="419" w:type="dxa"/>
            <w:tcMar>
              <w:left w:w="108" w:type="dxa"/>
              <w:right w:w="108" w:type="dxa"/>
            </w:tcMar>
          </w:tcPr>
          <w:p w14:paraId="434CF453" w14:textId="77777777" w:rsidR="00D179D6" w:rsidRPr="00462199" w:rsidRDefault="00D179D6" w:rsidP="00864CE4">
            <w:pPr>
              <w:pStyle w:val="TableAshurst"/>
            </w:pPr>
            <w:r w:rsidRPr="00462199">
              <w:t>=</w:t>
            </w:r>
          </w:p>
        </w:tc>
        <w:tc>
          <w:tcPr>
            <w:tcW w:w="5730" w:type="dxa"/>
            <w:tcMar>
              <w:left w:w="108" w:type="dxa"/>
              <w:right w:w="108" w:type="dxa"/>
            </w:tcMar>
          </w:tcPr>
          <w:p w14:paraId="7A45ECA4" w14:textId="77777777" w:rsidR="00D179D6" w:rsidRPr="00462199" w:rsidRDefault="00D179D6" w:rsidP="00864CE4">
            <w:pPr>
              <w:pStyle w:val="TableAshurst"/>
            </w:pPr>
            <w:r w:rsidRPr="00462199">
              <w:t xml:space="preserve">the Installed Capacity </w:t>
            </w:r>
            <w:r w:rsidRPr="00462199">
              <w:rPr>
                <w:i/>
              </w:rPr>
              <w:t>(MW (HHV))</w:t>
            </w:r>
            <w:r w:rsidRPr="00462199">
              <w:t xml:space="preserve"> as at the Start Date</w:t>
            </w:r>
          </w:p>
        </w:tc>
      </w:tr>
    </w:tbl>
    <w:p w14:paraId="3CFF7D46" w14:textId="77777777" w:rsidR="00D179D6" w:rsidRPr="00462199" w:rsidRDefault="00D179D6" w:rsidP="005B3BB9">
      <w:pPr>
        <w:pStyle w:val="NormalBoldAshurst"/>
      </w:pPr>
      <w:r w:rsidRPr="00462199">
        <w:rPr>
          <w:i/>
        </w:rPr>
        <w:t>Automatic Expiry</w:t>
      </w:r>
    </w:p>
    <w:p w14:paraId="3075ADEA" w14:textId="59BCC85B" w:rsidR="00D179D6" w:rsidRPr="00462199" w:rsidRDefault="00D179D6" w:rsidP="005B3BB9">
      <w:pPr>
        <w:pStyle w:val="H2Ashurst"/>
      </w:pPr>
      <w:bookmarkStart w:id="3222" w:name="_Ref144113461"/>
      <w:r w:rsidRPr="00462199">
        <w:t xml:space="preserve">Subject to </w:t>
      </w:r>
      <w:r w:rsidR="007248B2" w:rsidRPr="007248B2">
        <w:t>Condition</w:t>
      </w:r>
      <w:r w:rsidRPr="00462199">
        <w:t xml:space="preserve"> </w:t>
      </w:r>
      <w:r w:rsidR="009D45B5">
        <w:fldChar w:fldCharType="begin"/>
      </w:r>
      <w:r w:rsidR="009D45B5">
        <w:instrText xml:space="preserve"> REF _Ref144113462 \w \h </w:instrText>
      </w:r>
      <w:r w:rsidR="009D45B5">
        <w:fldChar w:fldCharType="separate"/>
      </w:r>
      <w:del w:id="3223" w:author="Faqir, Sofia (Energy Security)" w:date="2023-11-12T19:47:00Z">
        <w:r w:rsidR="00E473FC">
          <w:delText>13.3</w:delText>
        </w:r>
      </w:del>
      <w:r w:rsidR="009D45B5">
        <w:fldChar w:fldCharType="end"/>
      </w:r>
      <w:r w:rsidRPr="00462199">
        <w:t>, if at any time during the Term:</w:t>
      </w:r>
      <w:bookmarkEnd w:id="3222"/>
    </w:p>
    <w:p w14:paraId="2D9DA86D" w14:textId="77777777" w:rsidR="00D179D6" w:rsidRPr="00462199" w:rsidRDefault="00D179D6" w:rsidP="00864CE4">
      <w:pPr>
        <w:pStyle w:val="NormalAshurst"/>
      </w:pPr>
      <m:oMathPara>
        <m:oMath>
          <m:r>
            <w:rPr>
              <w:rFonts w:ascii="Cambria Math" w:hAnsi="Cambria Math"/>
            </w:rPr>
            <m:t>TotalAccruedVolume</m:t>
          </m:r>
          <m:r>
            <m:rPr>
              <m:sty m:val="p"/>
            </m:rPr>
            <w:rPr>
              <w:rFonts w:ascii="Cambria Math" w:hAnsi="Cambria Math"/>
            </w:rPr>
            <m:t>≥</m:t>
          </m:r>
          <m:r>
            <w:rPr>
              <w:rFonts w:ascii="Cambria Math" w:hAnsi="Cambria Math"/>
            </w:rPr>
            <m:t>LCHASC</m:t>
          </m:r>
        </m:oMath>
      </m:oMathPara>
    </w:p>
    <w:p w14:paraId="14531CD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354"/>
        <w:gridCol w:w="414"/>
        <w:gridCol w:w="5477"/>
      </w:tblGrid>
      <w:tr w:rsidR="00D179D6" w:rsidRPr="00462199" w14:paraId="2887F925" w14:textId="77777777" w:rsidTr="00864CE4">
        <w:tc>
          <w:tcPr>
            <w:tcW w:w="2354" w:type="dxa"/>
            <w:tcMar>
              <w:left w:w="108" w:type="dxa"/>
              <w:right w:w="108" w:type="dxa"/>
            </w:tcMar>
          </w:tcPr>
          <w:p w14:paraId="53862345" w14:textId="77777777" w:rsidR="00D179D6" w:rsidRPr="00462199" w:rsidRDefault="00D179D6" w:rsidP="00864CE4">
            <w:pPr>
              <w:pStyle w:val="TableAshurst"/>
              <w:rPr>
                <w:rFonts w:eastAsia="Microsoft JhengHei"/>
              </w:rPr>
            </w:pPr>
            <m:oMathPara>
              <m:oMathParaPr>
                <m:jc m:val="left"/>
              </m:oMathParaPr>
              <m:oMath>
                <m:r>
                  <m:rPr>
                    <m:sty m:val="p"/>
                  </m:rPr>
                  <w:rPr>
                    <w:rFonts w:ascii="Cambria Math" w:hAnsi="Cambria Math"/>
                  </w:rPr>
                  <m:t xml:space="preserve"> </m:t>
                </m:r>
                <m:r>
                  <w:rPr>
                    <w:rFonts w:ascii="Cambria Math" w:hAnsi="Cambria Math"/>
                  </w:rPr>
                  <m:t>TotalAccruedVolume</m:t>
                </m:r>
              </m:oMath>
            </m:oMathPara>
          </w:p>
        </w:tc>
        <w:tc>
          <w:tcPr>
            <w:tcW w:w="414" w:type="dxa"/>
            <w:tcMar>
              <w:left w:w="108" w:type="dxa"/>
              <w:right w:w="108" w:type="dxa"/>
            </w:tcMar>
          </w:tcPr>
          <w:p w14:paraId="5C03ECA0" w14:textId="77777777" w:rsidR="00D179D6" w:rsidRPr="00462199" w:rsidRDefault="00D179D6" w:rsidP="00864CE4">
            <w:pPr>
              <w:pStyle w:val="TableAshurst"/>
            </w:pPr>
            <w:r w:rsidRPr="00462199">
              <w:t>=</w:t>
            </w:r>
          </w:p>
        </w:tc>
        <w:tc>
          <w:tcPr>
            <w:tcW w:w="5477" w:type="dxa"/>
            <w:tcMar>
              <w:left w:w="108" w:type="dxa"/>
              <w:right w:w="108" w:type="dxa"/>
            </w:tcMar>
          </w:tcPr>
          <w:p w14:paraId="1D9998CF" w14:textId="6DA41CCA" w:rsidR="00D179D6" w:rsidRPr="00462199" w:rsidRDefault="00B1477E" w:rsidP="00864CE4">
            <w:pPr>
              <w:pStyle w:val="TableAshurst"/>
            </w:pPr>
            <w:r>
              <w:t>aggregate</w:t>
            </w:r>
            <w:r w:rsidRPr="00462199">
              <w:t xml:space="preserve"> </w:t>
            </w:r>
            <w:r w:rsidR="00D179D6" w:rsidRPr="00462199">
              <w:t xml:space="preserve">of (i) the Total Invoiced Volumes for all Billing Periods, (ii) any Excess Sales Volume Adjustment Amount for all Fiscal Years from the Start Date, (iii) any Longstop Period Accrued Volume Amount, (iv) the PILOHS Volumes for any Billing Period(s) in which the PILOHS </w:t>
            </w:r>
            <w:r w:rsidR="007248B2" w:rsidRPr="007248B2">
              <w:t>Condition</w:t>
            </w:r>
            <w:r w:rsidR="00D179D6" w:rsidRPr="00462199">
              <w:t xml:space="preserve"> has </w:t>
            </w:r>
            <w:r w:rsidR="00D179D6" w:rsidRPr="00462199">
              <w:lastRenderedPageBreak/>
              <w:t>been satisfied and (v) any QCiL Adjusted Revenues Volumes</w:t>
            </w:r>
          </w:p>
        </w:tc>
      </w:tr>
      <w:tr w:rsidR="00D179D6" w:rsidRPr="00462199" w14:paraId="7A4477A1" w14:textId="77777777" w:rsidTr="00864CE4">
        <w:tc>
          <w:tcPr>
            <w:tcW w:w="2354" w:type="dxa"/>
            <w:tcMar>
              <w:left w:w="108" w:type="dxa"/>
              <w:right w:w="108" w:type="dxa"/>
            </w:tcMar>
          </w:tcPr>
          <w:p w14:paraId="036DBFE9"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w:lastRenderedPageBreak/>
                  <m:t>LCHASC</m:t>
                </m:r>
              </m:oMath>
            </m:oMathPara>
          </w:p>
        </w:tc>
        <w:tc>
          <w:tcPr>
            <w:tcW w:w="414" w:type="dxa"/>
            <w:tcMar>
              <w:left w:w="108" w:type="dxa"/>
              <w:right w:w="108" w:type="dxa"/>
            </w:tcMar>
          </w:tcPr>
          <w:p w14:paraId="2467FB5A" w14:textId="77777777" w:rsidR="00D179D6" w:rsidRPr="00462199" w:rsidRDefault="00D179D6" w:rsidP="00864CE4">
            <w:pPr>
              <w:pStyle w:val="TableAshurst"/>
            </w:pPr>
            <w:r w:rsidRPr="00462199">
              <w:t>=</w:t>
            </w:r>
          </w:p>
        </w:tc>
        <w:tc>
          <w:tcPr>
            <w:tcW w:w="5477" w:type="dxa"/>
            <w:tcMar>
              <w:left w:w="108" w:type="dxa"/>
              <w:right w:w="108" w:type="dxa"/>
            </w:tcMar>
          </w:tcPr>
          <w:p w14:paraId="44227DE4" w14:textId="77777777" w:rsidR="00D179D6" w:rsidRPr="00462199" w:rsidRDefault="00D179D6" w:rsidP="00864CE4">
            <w:pPr>
              <w:pStyle w:val="TableAshurst"/>
            </w:pPr>
            <w:r w:rsidRPr="00462199">
              <w:t>LCHA Sales Cap (</w:t>
            </w:r>
            <w:r w:rsidRPr="00462199">
              <w:rPr>
                <w:i/>
              </w:rPr>
              <w:t>MWh (HHV)</w:t>
            </w:r>
            <w:r w:rsidRPr="00462199">
              <w:t>)</w:t>
            </w:r>
          </w:p>
        </w:tc>
      </w:tr>
    </w:tbl>
    <w:p w14:paraId="2FAE5998" w14:textId="77777777" w:rsidR="00D179D6" w:rsidRPr="00462199" w:rsidRDefault="00D179D6" w:rsidP="005B3BB9">
      <w:pPr>
        <w:pStyle w:val="B12Ashurst"/>
      </w:pPr>
      <w:r w:rsidRPr="00462199">
        <w:t>then any additional Invoiced Volume to Relevant Offtaker shall be deemed to be zero (0) and the LCHA shall automatically expire.</w:t>
      </w:r>
    </w:p>
    <w:p w14:paraId="4EAFEAAB" w14:textId="77777777" w:rsidR="00D179D6" w:rsidRPr="00462199" w:rsidRDefault="00D179D6" w:rsidP="005B3BB9">
      <w:pPr>
        <w:pStyle w:val="H2Ashurst"/>
      </w:pPr>
      <w:bookmarkStart w:id="3224" w:name="_Ref144113462"/>
      <w:r w:rsidRPr="00462199">
        <w:t>For the purpose of calculating the Total Accrued Volume:</w:t>
      </w:r>
      <w:bookmarkEnd w:id="3224"/>
    </w:p>
    <w:p w14:paraId="4DCA82C7" w14:textId="77777777" w:rsidR="00D179D6" w:rsidRPr="00462199" w:rsidRDefault="00D179D6" w:rsidP="00867A58">
      <w:pPr>
        <w:pStyle w:val="H3Ashurst"/>
      </w:pPr>
      <w:bookmarkStart w:id="3225" w:name="_Ref144113463"/>
      <w:r w:rsidRPr="00462199">
        <w:t>if the Total Invoiced Volumes for all Billing Periods in a Fiscal Year exceed the Permitted Annual Sales Cap for such Fiscal Year at any time during the Fiscal Year, the "</w:t>
      </w:r>
      <w:r w:rsidRPr="00462199">
        <w:rPr>
          <w:b/>
        </w:rPr>
        <w:t>Excess Sales Volume Adjustment Amount"</w:t>
      </w:r>
      <w:r w:rsidRPr="00462199">
        <w:t xml:space="preserve"> for such Fiscal Year shall be equal to the Total Invoiced Volumes for all Billing Periods in the Fiscal Year which exceed the Permitted Annual Sales Cap for such Fiscal Year (the </w:t>
      </w:r>
      <w:r w:rsidRPr="00462199">
        <w:rPr>
          <w:b/>
        </w:rPr>
        <w:t>"Excess Sales Volumes"</w:t>
      </w:r>
      <w:r w:rsidRPr="00462199">
        <w:t>) multiplied by fifty per cent. (50%); and</w:t>
      </w:r>
      <w:bookmarkEnd w:id="3225"/>
    </w:p>
    <w:p w14:paraId="6D07F245" w14:textId="77777777" w:rsidR="00D179D6" w:rsidRPr="00462199" w:rsidRDefault="00D179D6" w:rsidP="00867A58">
      <w:pPr>
        <w:pStyle w:val="H3Ashurst"/>
      </w:pPr>
      <w:bookmarkStart w:id="3226" w:name="_Ref144113464"/>
      <w:r w:rsidRPr="00462199">
        <w:t xml:space="preserve">if the Start Date occurs during the Longstop Period, the </w:t>
      </w:r>
      <w:r w:rsidRPr="00462199">
        <w:rPr>
          <w:b/>
        </w:rPr>
        <w:t>"Longstop Period Accrued Volume Amount"</w:t>
      </w:r>
      <w:r w:rsidRPr="00462199">
        <w:t xml:space="preserve"> shall be equal to:</w:t>
      </w:r>
      <w:bookmarkEnd w:id="3226"/>
    </w:p>
    <w:p w14:paraId="64E62312" w14:textId="77777777" w:rsidR="00D179D6" w:rsidRPr="00462199" w:rsidRDefault="00D179D6" w:rsidP="00864CE4">
      <w:pPr>
        <w:pStyle w:val="NormalAshurst"/>
      </w:pPr>
      <m:oMathPara>
        <m:oMath>
          <m:r>
            <w:rPr>
              <w:rFonts w:ascii="Cambria Math" w:hAnsi="Cambria Math"/>
            </w:rPr>
            <m:t>LPAVA</m:t>
          </m:r>
          <m:r>
            <m:rPr>
              <m:sty m:val="p"/>
            </m:rPr>
            <w:rPr>
              <w:rFonts w:ascii="Cambria Math" w:hAnsi="Cambria Math"/>
            </w:rPr>
            <m:t>=</m:t>
          </m:r>
          <m:r>
            <w:rPr>
              <w:rFonts w:ascii="Cambria Math" w:hAnsi="Cambria Math"/>
            </w:rPr>
            <m:t>ALF</m:t>
          </m:r>
          <m:r>
            <m:rPr>
              <m:sty m:val="p"/>
            </m:rPr>
            <w:rPr>
              <w:rFonts w:ascii="Cambria Math" w:hAnsi="Cambria Math"/>
            </w:rPr>
            <m:t>*24*</m:t>
          </m:r>
          <m:r>
            <w:rPr>
              <w:rFonts w:ascii="Cambria Math" w:hAnsi="Cambria Math"/>
            </w:rPr>
            <m:t>LSPD</m:t>
          </m:r>
          <m:r>
            <m:rPr>
              <m:sty m:val="p"/>
            </m:rPr>
            <w:rPr>
              <w:rFonts w:ascii="Cambria Math" w:hAnsi="Cambria Math"/>
            </w:rPr>
            <m:t>*0.5*</m:t>
          </m:r>
          <m:r>
            <w:rPr>
              <w:rFonts w:ascii="Cambria Math" w:hAnsi="Cambria Math"/>
            </w:rPr>
            <m:t>IC</m:t>
          </m:r>
        </m:oMath>
      </m:oMathPara>
    </w:p>
    <w:p w14:paraId="6BDC59DB"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912"/>
        <w:gridCol w:w="425"/>
        <w:gridCol w:w="5907"/>
      </w:tblGrid>
      <w:tr w:rsidR="00D179D6" w:rsidRPr="00462199" w14:paraId="23EF6E3E" w14:textId="77777777" w:rsidTr="00864CE4">
        <w:tc>
          <w:tcPr>
            <w:tcW w:w="1912" w:type="dxa"/>
            <w:tcMar>
              <w:left w:w="108" w:type="dxa"/>
              <w:right w:w="108" w:type="dxa"/>
            </w:tcMar>
          </w:tcPr>
          <w:p w14:paraId="7F700B1C" w14:textId="77777777" w:rsidR="00D179D6" w:rsidRPr="00EA7295" w:rsidRDefault="00D179D6">
            <w:pPr>
              <w:rPr>
                <w:sz w:val="20"/>
              </w:rPr>
            </w:pPr>
            <m:oMathPara>
              <m:oMathParaPr>
                <m:jc m:val="left"/>
              </m:oMathParaPr>
              <m:oMath>
                <m:r>
                  <w:rPr>
                    <w:rFonts w:ascii="Cambria Math" w:hAnsi="Cambria Math"/>
                    <w:sz w:val="20"/>
                  </w:rPr>
                  <m:t>LPAVA</m:t>
                </m:r>
              </m:oMath>
            </m:oMathPara>
          </w:p>
        </w:tc>
        <w:tc>
          <w:tcPr>
            <w:tcW w:w="425" w:type="dxa"/>
            <w:tcMar>
              <w:left w:w="108" w:type="dxa"/>
              <w:right w:w="108" w:type="dxa"/>
            </w:tcMar>
          </w:tcPr>
          <w:p w14:paraId="08672863" w14:textId="77777777" w:rsidR="00D179D6" w:rsidRPr="00462199" w:rsidRDefault="00D179D6">
            <w:pPr>
              <w:pStyle w:val="NormalAshurst"/>
            </w:pPr>
            <w:r w:rsidRPr="00462199">
              <w:t>=</w:t>
            </w:r>
          </w:p>
        </w:tc>
        <w:tc>
          <w:tcPr>
            <w:tcW w:w="5907" w:type="dxa"/>
            <w:tcMar>
              <w:left w:w="108" w:type="dxa"/>
              <w:right w:w="108" w:type="dxa"/>
            </w:tcMar>
          </w:tcPr>
          <w:p w14:paraId="78851123" w14:textId="77777777" w:rsidR="00D179D6" w:rsidRPr="00462199" w:rsidRDefault="00D179D6" w:rsidP="00864CE4">
            <w:pPr>
              <w:pStyle w:val="TableAshurst"/>
            </w:pPr>
            <w:r w:rsidRPr="00462199">
              <w:t>Longstop Period Accrued Volume Amount (</w:t>
            </w:r>
            <w:r w:rsidRPr="00462199">
              <w:rPr>
                <w:i/>
              </w:rPr>
              <w:t>MWh (HHV)</w:t>
            </w:r>
            <w:r w:rsidRPr="00462199">
              <w:t>)</w:t>
            </w:r>
          </w:p>
        </w:tc>
      </w:tr>
      <w:tr w:rsidR="00D179D6" w:rsidRPr="00462199" w14:paraId="1A29AB66" w14:textId="77777777" w:rsidTr="00864CE4">
        <w:tc>
          <w:tcPr>
            <w:tcW w:w="1912" w:type="dxa"/>
            <w:tcMar>
              <w:left w:w="108" w:type="dxa"/>
              <w:right w:w="108" w:type="dxa"/>
            </w:tcMar>
          </w:tcPr>
          <w:p w14:paraId="3365042F" w14:textId="77777777" w:rsidR="00D179D6" w:rsidRPr="00EA7295" w:rsidRDefault="00D179D6">
            <w:pPr>
              <w:rPr>
                <w:rFonts w:eastAsia="Microsoft JhengHei" w:cs="Noto Naskh Arabic"/>
                <w:sz w:val="20"/>
              </w:rPr>
            </w:pPr>
            <m:oMathPara>
              <m:oMathParaPr>
                <m:jc m:val="left"/>
              </m:oMathParaPr>
              <m:oMath>
                <m:r>
                  <w:rPr>
                    <w:rFonts w:ascii="Cambria Math" w:hAnsi="Cambria Math"/>
                    <w:sz w:val="20"/>
                  </w:rPr>
                  <m:t>ALF</m:t>
                </m:r>
              </m:oMath>
            </m:oMathPara>
          </w:p>
        </w:tc>
        <w:tc>
          <w:tcPr>
            <w:tcW w:w="425" w:type="dxa"/>
            <w:tcMar>
              <w:left w:w="108" w:type="dxa"/>
              <w:right w:w="108" w:type="dxa"/>
            </w:tcMar>
          </w:tcPr>
          <w:p w14:paraId="455E59BD" w14:textId="77777777" w:rsidR="00D179D6" w:rsidRPr="00462199" w:rsidRDefault="00D179D6">
            <w:pPr>
              <w:pStyle w:val="NormalAshurst"/>
            </w:pPr>
            <w:r w:rsidRPr="00462199">
              <w:t>=</w:t>
            </w:r>
          </w:p>
        </w:tc>
        <w:tc>
          <w:tcPr>
            <w:tcW w:w="5907" w:type="dxa"/>
            <w:tcMar>
              <w:left w:w="108" w:type="dxa"/>
              <w:right w:w="108" w:type="dxa"/>
            </w:tcMar>
          </w:tcPr>
          <w:p w14:paraId="4FA57942" w14:textId="77777777" w:rsidR="00D179D6" w:rsidRPr="00462199" w:rsidRDefault="00D179D6" w:rsidP="00864CE4">
            <w:pPr>
              <w:pStyle w:val="TableAshurst"/>
            </w:pPr>
            <w:r w:rsidRPr="00462199">
              <w:t>Assumed Load Factor (</w:t>
            </w:r>
            <w:r w:rsidRPr="005D4468">
              <w:t>%</w:t>
            </w:r>
            <w:r w:rsidRPr="00462199">
              <w:t>)</w:t>
            </w:r>
          </w:p>
        </w:tc>
      </w:tr>
      <w:tr w:rsidR="00D179D6" w:rsidRPr="00462199" w14:paraId="0DBE18CD" w14:textId="77777777" w:rsidTr="00864CE4">
        <w:tc>
          <w:tcPr>
            <w:tcW w:w="1912" w:type="dxa"/>
            <w:tcMar>
              <w:left w:w="108" w:type="dxa"/>
              <w:right w:w="108" w:type="dxa"/>
            </w:tcMar>
          </w:tcPr>
          <w:p w14:paraId="4BA13A67" w14:textId="77777777" w:rsidR="00D179D6" w:rsidRPr="00EA7295" w:rsidRDefault="00D179D6">
            <w:pPr>
              <w:rPr>
                <w:sz w:val="20"/>
              </w:rPr>
            </w:pPr>
            <m:oMathPara>
              <m:oMathParaPr>
                <m:jc m:val="left"/>
              </m:oMathParaPr>
              <m:oMath>
                <m:r>
                  <w:rPr>
                    <w:rFonts w:ascii="Cambria Math" w:hAnsi="Cambria Math"/>
                    <w:sz w:val="20"/>
                  </w:rPr>
                  <m:t>LSPD</m:t>
                </m:r>
              </m:oMath>
            </m:oMathPara>
          </w:p>
        </w:tc>
        <w:tc>
          <w:tcPr>
            <w:tcW w:w="425" w:type="dxa"/>
            <w:tcMar>
              <w:left w:w="108" w:type="dxa"/>
              <w:right w:w="108" w:type="dxa"/>
            </w:tcMar>
          </w:tcPr>
          <w:p w14:paraId="034A4CCD" w14:textId="77777777" w:rsidR="00D179D6" w:rsidRPr="00462199" w:rsidRDefault="00D179D6">
            <w:pPr>
              <w:pStyle w:val="NormalAshurst"/>
            </w:pPr>
            <w:r w:rsidRPr="00462199">
              <w:t>=</w:t>
            </w:r>
          </w:p>
        </w:tc>
        <w:tc>
          <w:tcPr>
            <w:tcW w:w="5907" w:type="dxa"/>
            <w:tcMar>
              <w:left w:w="108" w:type="dxa"/>
              <w:right w:w="108" w:type="dxa"/>
            </w:tcMar>
          </w:tcPr>
          <w:p w14:paraId="5470FD9B" w14:textId="77777777" w:rsidR="00D179D6" w:rsidRPr="00462199" w:rsidRDefault="00D179D6" w:rsidP="00864CE4">
            <w:pPr>
              <w:pStyle w:val="TableAshurst"/>
            </w:pPr>
            <w:r w:rsidRPr="00462199">
              <w:t>the number of Days from and including the first day of the Longstop Period up to and including the Day (</w:t>
            </w:r>
            <w:r w:rsidRPr="00462199">
              <w:rPr>
                <w:i/>
              </w:rPr>
              <w:t>i-1</w:t>
            </w:r>
            <w:r w:rsidRPr="00462199">
              <w:t>) prior to the Start Date</w:t>
            </w:r>
          </w:p>
        </w:tc>
      </w:tr>
      <w:tr w:rsidR="00D179D6" w:rsidRPr="00462199" w14:paraId="1364E222" w14:textId="77777777" w:rsidTr="00864CE4">
        <w:tc>
          <w:tcPr>
            <w:tcW w:w="1912" w:type="dxa"/>
            <w:tcMar>
              <w:left w:w="108" w:type="dxa"/>
              <w:right w:w="108" w:type="dxa"/>
            </w:tcMar>
          </w:tcPr>
          <w:p w14:paraId="50CA33C2" w14:textId="77777777" w:rsidR="00D179D6" w:rsidRPr="00EA7295" w:rsidRDefault="00D179D6">
            <w:pPr>
              <w:rPr>
                <w:rFonts w:eastAsia="Microsoft JhengHei" w:cs="Noto Naskh Arabic"/>
                <w:sz w:val="20"/>
              </w:rPr>
            </w:pPr>
            <m:oMathPara>
              <m:oMathParaPr>
                <m:jc m:val="left"/>
              </m:oMathParaPr>
              <m:oMath>
                <m:r>
                  <w:rPr>
                    <w:rFonts w:ascii="Cambria Math" w:hAnsi="Cambria Math"/>
                    <w:sz w:val="20"/>
                  </w:rPr>
                  <m:t>IC</m:t>
                </m:r>
              </m:oMath>
            </m:oMathPara>
          </w:p>
        </w:tc>
        <w:tc>
          <w:tcPr>
            <w:tcW w:w="425" w:type="dxa"/>
            <w:tcMar>
              <w:left w:w="108" w:type="dxa"/>
              <w:right w:w="108" w:type="dxa"/>
            </w:tcMar>
          </w:tcPr>
          <w:p w14:paraId="783077A9" w14:textId="77777777" w:rsidR="00D179D6" w:rsidRPr="00462199" w:rsidRDefault="00D179D6">
            <w:pPr>
              <w:pStyle w:val="NormalAshurst"/>
            </w:pPr>
            <w:r w:rsidRPr="00462199">
              <w:t>=</w:t>
            </w:r>
          </w:p>
        </w:tc>
        <w:tc>
          <w:tcPr>
            <w:tcW w:w="5907" w:type="dxa"/>
            <w:tcMar>
              <w:left w:w="108" w:type="dxa"/>
              <w:right w:w="108" w:type="dxa"/>
            </w:tcMar>
          </w:tcPr>
          <w:p w14:paraId="766B7498" w14:textId="77777777" w:rsidR="00D179D6" w:rsidRPr="00462199" w:rsidRDefault="00D179D6" w:rsidP="00864CE4">
            <w:pPr>
              <w:pStyle w:val="TableAshurst"/>
            </w:pPr>
            <w:r w:rsidRPr="00462199">
              <w:t>the Installed Capacity (</w:t>
            </w:r>
            <w:r w:rsidRPr="00462199">
              <w:rPr>
                <w:i/>
              </w:rPr>
              <w:t>MW (HHV)</w:t>
            </w:r>
            <w:r w:rsidRPr="00462199">
              <w:t>) as at the Start Date</w:t>
            </w:r>
          </w:p>
        </w:tc>
      </w:tr>
    </w:tbl>
    <w:p w14:paraId="2043F005" w14:textId="77777777" w:rsidR="00D179D6" w:rsidRPr="00462199" w:rsidRDefault="00D179D6" w:rsidP="005B3BB9">
      <w:pPr>
        <w:pStyle w:val="NormalBoldAshurst"/>
      </w:pPr>
      <w:r w:rsidRPr="00462199">
        <w:rPr>
          <w:i/>
        </w:rPr>
        <w:t>Permitted Annual Sales Cap</w:t>
      </w:r>
    </w:p>
    <w:p w14:paraId="695BB619" w14:textId="4BF152F0" w:rsidR="00D179D6" w:rsidRPr="00462199" w:rsidRDefault="00D179D6" w:rsidP="005B3BB9">
      <w:pPr>
        <w:pStyle w:val="H2Ashurst"/>
      </w:pPr>
      <w:bookmarkStart w:id="3227" w:name="_Ref144113465"/>
      <w:r w:rsidRPr="00462199">
        <w:t xml:space="preserve">With effect from the Start Date, the Producer undertakes to the LCHA Counterparty that, for each Fiscal Year, the </w:t>
      </w:r>
      <w:r w:rsidR="00B1477E">
        <w:t>aggregate</w:t>
      </w:r>
      <w:r w:rsidR="00B1477E" w:rsidRPr="00462199">
        <w:t xml:space="preserve"> </w:t>
      </w:r>
      <w:r w:rsidRPr="00462199">
        <w:t xml:space="preserve">of (i) the Total Invoiced Volumes for all Billing Periods in the Fiscal Year, (ii) the PILOHS Volumes for any Billing Period(s) in the Fiscal Year in which the PILOHS </w:t>
      </w:r>
      <w:r w:rsidR="007248B2" w:rsidRPr="007248B2">
        <w:t>Condition</w:t>
      </w:r>
      <w:r w:rsidRPr="00462199">
        <w:t xml:space="preserve"> has been satisfied and (iii) any QCiL Adjusted Revenues Volumes shall not exceed the Permitted Annual Sales Cap for such Fiscal Year (the </w:t>
      </w:r>
      <w:r w:rsidRPr="00462199">
        <w:rPr>
          <w:b/>
        </w:rPr>
        <w:t>"Permitted Annual Sales Cap Obligation"</w:t>
      </w:r>
      <w:r w:rsidRPr="00462199">
        <w:t>).</w:t>
      </w:r>
      <w:bookmarkEnd w:id="3227"/>
    </w:p>
    <w:p w14:paraId="7E65C574" w14:textId="77777777" w:rsidR="00D179D6" w:rsidRPr="00462199" w:rsidRDefault="00D179D6" w:rsidP="005B3BB9">
      <w:pPr>
        <w:pStyle w:val="H2Ashurst"/>
      </w:pPr>
      <w:bookmarkStart w:id="3228" w:name="_Ref144113466"/>
      <w:r w:rsidRPr="00462199">
        <w:t xml:space="preserve">The </w:t>
      </w:r>
      <w:r w:rsidRPr="00462199">
        <w:rPr>
          <w:b/>
        </w:rPr>
        <w:t>"Permitted Annual Sales Cap"</w:t>
      </w:r>
      <w:r w:rsidRPr="00462199">
        <w:t xml:space="preserve"> (</w:t>
      </w:r>
      <w:r w:rsidRPr="00462199">
        <w:rPr>
          <w:i/>
        </w:rPr>
        <w:t>expressed in MWh (HHV))</w:t>
      </w:r>
      <w:r w:rsidRPr="00462199">
        <w:t xml:space="preserve"> that applies:</w:t>
      </w:r>
      <w:bookmarkEnd w:id="3228"/>
    </w:p>
    <w:p w14:paraId="2154F452" w14:textId="6E90434D" w:rsidR="00D179D6" w:rsidRPr="00462199" w:rsidRDefault="00D179D6" w:rsidP="00867A58">
      <w:pPr>
        <w:pStyle w:val="H3Ashurst"/>
      </w:pPr>
      <w:bookmarkStart w:id="3229" w:name="_Ref144113467"/>
      <w:r w:rsidRPr="00462199">
        <w:t xml:space="preserve">for each Fiscal Year shall, subject to </w:t>
      </w:r>
      <w:r w:rsidR="007248B2" w:rsidRPr="007248B2">
        <w:t>Condition</w:t>
      </w:r>
      <w:r w:rsidRPr="00462199">
        <w:t>s</w:t>
      </w:r>
      <w:r w:rsidR="00C9611D">
        <w:t xml:space="preserve"> </w:t>
      </w:r>
      <w:r w:rsidR="00C9611D">
        <w:fldChar w:fldCharType="begin"/>
      </w:r>
      <w:r w:rsidR="00C9611D">
        <w:instrText xml:space="preserve"> REF _Ref144113468 \w \h </w:instrText>
      </w:r>
      <w:r w:rsidR="00C9611D">
        <w:fldChar w:fldCharType="separate"/>
      </w:r>
      <w:del w:id="3230" w:author="Faqir, Sofia (Energy Security)" w:date="2023-11-12T19:47:00Z">
        <w:r w:rsidR="00E473FC">
          <w:delText>13.5(B)</w:delText>
        </w:r>
      </w:del>
      <w:r w:rsidR="00C9611D">
        <w:fldChar w:fldCharType="end"/>
      </w:r>
      <w:r w:rsidRPr="00462199">
        <w:t xml:space="preserve"> and</w:t>
      </w:r>
      <w:r w:rsidR="00C9611D">
        <w:t xml:space="preserve"> </w:t>
      </w:r>
      <w:r w:rsidR="00C9611D">
        <w:fldChar w:fldCharType="begin"/>
      </w:r>
      <w:r w:rsidR="00C9611D">
        <w:instrText xml:space="preserve"> REF _Ref144113469 \w \h </w:instrText>
      </w:r>
      <w:r w:rsidR="00C9611D">
        <w:fldChar w:fldCharType="separate"/>
      </w:r>
      <w:del w:id="3231" w:author="Faqir, Sofia (Energy Security)" w:date="2023-11-12T19:47:00Z">
        <w:r w:rsidR="00E473FC">
          <w:delText>13.5(C)</w:delText>
        </w:r>
      </w:del>
      <w:r w:rsidR="00C9611D">
        <w:fldChar w:fldCharType="end"/>
      </w:r>
      <w:r w:rsidRPr="00462199">
        <w:t>, shall be equal to:</w:t>
      </w:r>
      <w:bookmarkEnd w:id="3229"/>
    </w:p>
    <w:p w14:paraId="532DA6F5" w14:textId="77777777" w:rsidR="00D179D6" w:rsidRPr="00462199" w:rsidRDefault="00D179D6" w:rsidP="00864CE4">
      <w:pPr>
        <w:pStyle w:val="NormalAshurst"/>
      </w:pPr>
      <m:oMathPara>
        <m:oMathParaPr>
          <m:jc m:val="center"/>
        </m:oMathParaPr>
        <m:oMath>
          <m:r>
            <w:rPr>
              <w:rFonts w:ascii="Cambria Math" w:hAnsi="Cambria Math"/>
            </w:rPr>
            <m:t>PASC</m:t>
          </m:r>
          <m:r>
            <m:rPr>
              <m:sty m:val="p"/>
            </m:rPr>
            <w:rPr>
              <w:rFonts w:ascii="Cambria Math" w:hAnsi="Cambria Math"/>
            </w:rPr>
            <m:t>=</m:t>
          </m:r>
          <m:r>
            <w:rPr>
              <w:rFonts w:ascii="Cambria Math" w:hAnsi="Cambria Math"/>
            </w:rPr>
            <m:t>ALF</m:t>
          </m:r>
          <m:r>
            <m:rPr>
              <m:sty m:val="p"/>
            </m:rPr>
            <w:rPr>
              <w:rFonts w:ascii="Cambria Math" w:hAnsi="Cambria Math"/>
            </w:rPr>
            <m:t>*24*</m:t>
          </m:r>
          <m:r>
            <w:rPr>
              <w:rFonts w:ascii="Cambria Math" w:hAnsi="Cambria Math"/>
            </w:rPr>
            <m:t>TD</m:t>
          </m:r>
          <m:r>
            <m:rPr>
              <m:sty m:val="p"/>
            </m:rPr>
            <w:rPr>
              <w:rFonts w:ascii="Cambria Math" w:hAnsi="Cambria Math"/>
            </w:rPr>
            <m:t>*</m:t>
          </m:r>
          <m:r>
            <w:rPr>
              <w:rFonts w:ascii="Cambria Math" w:hAnsi="Cambria Math"/>
            </w:rPr>
            <m:t>IC</m:t>
          </m:r>
          <m:r>
            <m:rPr>
              <m:sty m:val="p"/>
            </m:rPr>
            <w:rPr>
              <w:rFonts w:ascii="Cambria Math" w:hAnsi="Cambria Math"/>
            </w:rPr>
            <m:t>*1.25</m:t>
          </m:r>
        </m:oMath>
      </m:oMathPara>
    </w:p>
    <w:p w14:paraId="196AF58D"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693"/>
      </w:tblGrid>
      <w:tr w:rsidR="00D179D6" w:rsidRPr="00462199" w14:paraId="3F9C0DD9" w14:textId="77777777" w:rsidTr="00864CE4">
        <w:tc>
          <w:tcPr>
            <w:tcW w:w="1627" w:type="dxa"/>
            <w:tcMar>
              <w:left w:w="108" w:type="dxa"/>
              <w:right w:w="108" w:type="dxa"/>
            </w:tcMar>
          </w:tcPr>
          <w:p w14:paraId="375ACEF5" w14:textId="77777777" w:rsidR="00D179D6" w:rsidRPr="00462199" w:rsidRDefault="00D179D6" w:rsidP="00864CE4">
            <w:pPr>
              <w:pStyle w:val="TableAshurst"/>
              <w:rPr>
                <w:lang w:eastAsia="en-GB"/>
              </w:rPr>
            </w:pPr>
            <m:oMathPara>
              <m:oMathParaPr>
                <m:jc m:val="left"/>
              </m:oMathParaPr>
              <m:oMath>
                <m:r>
                  <w:rPr>
                    <w:rFonts w:ascii="Cambria Math" w:hAnsi="Cambria Math"/>
                  </w:rPr>
                  <m:t>PASC</m:t>
                </m:r>
              </m:oMath>
            </m:oMathPara>
          </w:p>
        </w:tc>
        <w:tc>
          <w:tcPr>
            <w:tcW w:w="709" w:type="dxa"/>
            <w:tcMar>
              <w:left w:w="108" w:type="dxa"/>
              <w:right w:w="108" w:type="dxa"/>
            </w:tcMar>
          </w:tcPr>
          <w:p w14:paraId="31C25157" w14:textId="77777777" w:rsidR="00D179D6" w:rsidRPr="00462199" w:rsidRDefault="00D179D6" w:rsidP="00864CE4">
            <w:pPr>
              <w:pStyle w:val="TableAshurst"/>
              <w:rPr>
                <w:lang w:eastAsia="en-GB"/>
              </w:rPr>
            </w:pPr>
            <w:r w:rsidRPr="00462199">
              <w:t>=</w:t>
            </w:r>
          </w:p>
        </w:tc>
        <w:tc>
          <w:tcPr>
            <w:tcW w:w="5693" w:type="dxa"/>
            <w:tcMar>
              <w:left w:w="108" w:type="dxa"/>
              <w:right w:w="108" w:type="dxa"/>
            </w:tcMar>
          </w:tcPr>
          <w:p w14:paraId="06B74343" w14:textId="77777777" w:rsidR="00D179D6" w:rsidRPr="00462199" w:rsidRDefault="00D179D6" w:rsidP="00864CE4">
            <w:pPr>
              <w:pStyle w:val="TableAshurst"/>
              <w:rPr>
                <w:lang w:eastAsia="en-GB"/>
              </w:rPr>
            </w:pPr>
            <w:r w:rsidRPr="00462199">
              <w:t>the Permitted Annual Sales Cap for the relevant Fiscal Year during the Payment Period (</w:t>
            </w:r>
            <w:r w:rsidRPr="00462199">
              <w:rPr>
                <w:i/>
              </w:rPr>
              <w:t>MWh (HHV)</w:t>
            </w:r>
            <w:r w:rsidRPr="00462199">
              <w:t>)</w:t>
            </w:r>
          </w:p>
        </w:tc>
      </w:tr>
      <w:tr w:rsidR="00D179D6" w:rsidRPr="00462199" w14:paraId="0D532703" w14:textId="77777777" w:rsidTr="00864CE4">
        <w:tc>
          <w:tcPr>
            <w:tcW w:w="1627" w:type="dxa"/>
            <w:tcMar>
              <w:left w:w="108" w:type="dxa"/>
              <w:right w:w="108" w:type="dxa"/>
            </w:tcMar>
          </w:tcPr>
          <w:p w14:paraId="60CC13A0" w14:textId="77777777" w:rsidR="00D179D6" w:rsidRPr="00462199" w:rsidRDefault="00D179D6" w:rsidP="00864CE4">
            <w:pPr>
              <w:pStyle w:val="TableAshurst"/>
              <w:rPr>
                <w:lang w:eastAsia="en-GB"/>
              </w:rPr>
            </w:pPr>
            <m:oMathPara>
              <m:oMathParaPr>
                <m:jc m:val="left"/>
              </m:oMathParaPr>
              <m:oMath>
                <m:r>
                  <w:rPr>
                    <w:rFonts w:ascii="Cambria Math" w:hAnsi="Cambria Math"/>
                  </w:rPr>
                  <m:t>ALF</m:t>
                </m:r>
              </m:oMath>
            </m:oMathPara>
          </w:p>
        </w:tc>
        <w:tc>
          <w:tcPr>
            <w:tcW w:w="709" w:type="dxa"/>
            <w:tcMar>
              <w:left w:w="108" w:type="dxa"/>
              <w:right w:w="108" w:type="dxa"/>
            </w:tcMar>
          </w:tcPr>
          <w:p w14:paraId="1019BA25" w14:textId="77777777" w:rsidR="00D179D6" w:rsidRPr="00462199" w:rsidRDefault="00D179D6" w:rsidP="00864CE4">
            <w:pPr>
              <w:pStyle w:val="TableAshurst"/>
              <w:rPr>
                <w:lang w:eastAsia="en-GB"/>
              </w:rPr>
            </w:pPr>
            <w:r w:rsidRPr="00462199">
              <w:t>=</w:t>
            </w:r>
          </w:p>
        </w:tc>
        <w:tc>
          <w:tcPr>
            <w:tcW w:w="5693" w:type="dxa"/>
            <w:tcMar>
              <w:left w:w="108" w:type="dxa"/>
              <w:right w:w="108" w:type="dxa"/>
            </w:tcMar>
          </w:tcPr>
          <w:p w14:paraId="4606C8D3" w14:textId="77777777" w:rsidR="00D179D6" w:rsidRPr="00462199" w:rsidRDefault="00D179D6" w:rsidP="00864CE4">
            <w:pPr>
              <w:pStyle w:val="TableAshurst"/>
              <w:rPr>
                <w:lang w:eastAsia="en-GB"/>
              </w:rPr>
            </w:pPr>
            <w:r w:rsidRPr="00462199">
              <w:t>Assumed Load Factor (</w:t>
            </w:r>
            <w:r w:rsidRPr="005D4468">
              <w:t>%</w:t>
            </w:r>
            <w:r w:rsidRPr="00462199">
              <w:t>)</w:t>
            </w:r>
          </w:p>
        </w:tc>
      </w:tr>
      <w:tr w:rsidR="00D179D6" w:rsidRPr="00462199" w14:paraId="52ADB8AB" w14:textId="77777777" w:rsidTr="00864CE4">
        <w:tc>
          <w:tcPr>
            <w:tcW w:w="1627" w:type="dxa"/>
            <w:tcMar>
              <w:left w:w="108" w:type="dxa"/>
              <w:right w:w="108" w:type="dxa"/>
            </w:tcMar>
          </w:tcPr>
          <w:p w14:paraId="4A0C6832" w14:textId="77777777" w:rsidR="00D179D6" w:rsidRPr="00462199" w:rsidRDefault="00D179D6" w:rsidP="00864CE4">
            <w:pPr>
              <w:pStyle w:val="TableAshurst"/>
              <w:rPr>
                <w:lang w:eastAsia="en-GB"/>
              </w:rPr>
            </w:pPr>
            <m:oMathPara>
              <m:oMathParaPr>
                <m:jc m:val="left"/>
              </m:oMathParaPr>
              <m:oMath>
                <m:r>
                  <w:rPr>
                    <w:rFonts w:ascii="Cambria Math" w:hAnsi="Cambria Math"/>
                  </w:rPr>
                  <w:lastRenderedPageBreak/>
                  <m:t>TD</m:t>
                </m:r>
              </m:oMath>
            </m:oMathPara>
          </w:p>
        </w:tc>
        <w:tc>
          <w:tcPr>
            <w:tcW w:w="709" w:type="dxa"/>
            <w:tcMar>
              <w:left w:w="108" w:type="dxa"/>
              <w:right w:w="108" w:type="dxa"/>
            </w:tcMar>
          </w:tcPr>
          <w:p w14:paraId="5906124A" w14:textId="77777777" w:rsidR="00D179D6" w:rsidRPr="00462199" w:rsidRDefault="00D179D6" w:rsidP="00864CE4">
            <w:pPr>
              <w:pStyle w:val="TableAshurst"/>
              <w:rPr>
                <w:lang w:eastAsia="en-GB"/>
              </w:rPr>
            </w:pPr>
            <w:r w:rsidRPr="00462199">
              <w:t>=</w:t>
            </w:r>
          </w:p>
        </w:tc>
        <w:tc>
          <w:tcPr>
            <w:tcW w:w="5693" w:type="dxa"/>
            <w:tcMar>
              <w:left w:w="108" w:type="dxa"/>
              <w:right w:w="108" w:type="dxa"/>
            </w:tcMar>
          </w:tcPr>
          <w:p w14:paraId="58F88FB3" w14:textId="77777777" w:rsidR="00D179D6" w:rsidRPr="00462199" w:rsidRDefault="00D179D6" w:rsidP="00864CE4">
            <w:pPr>
              <w:pStyle w:val="TableAshurst"/>
              <w:rPr>
                <w:lang w:eastAsia="en-GB"/>
              </w:rPr>
            </w:pPr>
            <w:r w:rsidRPr="00462199">
              <w:t>the total number of Days in the relevant Fiscal Year</w:t>
            </w:r>
          </w:p>
        </w:tc>
      </w:tr>
      <w:tr w:rsidR="00D179D6" w:rsidRPr="00462199" w14:paraId="481C9C14" w14:textId="77777777" w:rsidTr="00864CE4">
        <w:trPr>
          <w:trHeight w:val="527"/>
        </w:trPr>
        <w:tc>
          <w:tcPr>
            <w:tcW w:w="1627" w:type="dxa"/>
            <w:tcMar>
              <w:left w:w="108" w:type="dxa"/>
              <w:right w:w="108" w:type="dxa"/>
            </w:tcMar>
          </w:tcPr>
          <w:p w14:paraId="6D924E83" w14:textId="77777777" w:rsidR="00D179D6" w:rsidRPr="00462199" w:rsidRDefault="00D179D6" w:rsidP="00864CE4">
            <w:pPr>
              <w:pStyle w:val="TableAshurst"/>
              <w:rPr>
                <w:lang w:eastAsia="en-GB"/>
              </w:rPr>
            </w:pPr>
            <m:oMathPara>
              <m:oMathParaPr>
                <m:jc m:val="left"/>
              </m:oMathParaPr>
              <m:oMath>
                <m:r>
                  <w:rPr>
                    <w:rFonts w:ascii="Cambria Math" w:hAnsi="Cambria Math"/>
                  </w:rPr>
                  <m:t>IC</m:t>
                </m:r>
              </m:oMath>
            </m:oMathPara>
          </w:p>
        </w:tc>
        <w:tc>
          <w:tcPr>
            <w:tcW w:w="709" w:type="dxa"/>
            <w:tcMar>
              <w:left w:w="108" w:type="dxa"/>
              <w:right w:w="108" w:type="dxa"/>
            </w:tcMar>
          </w:tcPr>
          <w:p w14:paraId="20DAE1FE" w14:textId="77777777" w:rsidR="00D179D6" w:rsidRPr="00462199" w:rsidRDefault="00D179D6" w:rsidP="00864CE4">
            <w:pPr>
              <w:pStyle w:val="TableAshurst"/>
              <w:rPr>
                <w:lang w:eastAsia="en-GB"/>
              </w:rPr>
            </w:pPr>
            <w:r w:rsidRPr="00462199">
              <w:t>=</w:t>
            </w:r>
          </w:p>
        </w:tc>
        <w:tc>
          <w:tcPr>
            <w:tcW w:w="5693" w:type="dxa"/>
            <w:tcMar>
              <w:left w:w="108" w:type="dxa"/>
              <w:right w:w="108" w:type="dxa"/>
            </w:tcMar>
          </w:tcPr>
          <w:p w14:paraId="081C7E0E" w14:textId="2F72E29A" w:rsidR="00D179D6" w:rsidRPr="00462199" w:rsidRDefault="00D179D6" w:rsidP="00864CE4">
            <w:pPr>
              <w:pStyle w:val="TableAshurst"/>
              <w:rPr>
                <w:lang w:eastAsia="en-GB"/>
              </w:rPr>
            </w:pPr>
            <w:r w:rsidRPr="00462199">
              <w:t>the Installed Capacity (</w:t>
            </w:r>
            <w:r w:rsidRPr="00462199">
              <w:rPr>
                <w:i/>
              </w:rPr>
              <w:t>MW (HHV)</w:t>
            </w:r>
            <w:r w:rsidRPr="00462199">
              <w:t>)</w:t>
            </w:r>
            <w:r w:rsidRPr="00462199">
              <w:rPr>
                <w:i/>
              </w:rPr>
              <w:t xml:space="preserve"> </w:t>
            </w:r>
            <w:r w:rsidRPr="00462199">
              <w:t xml:space="preserve">as at the Start Date or the Final Installed Capacity which is confirmed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32"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(whichever is the most recently confirmed figure)</w:t>
            </w:r>
          </w:p>
        </w:tc>
      </w:tr>
    </w:tbl>
    <w:p w14:paraId="0C9C7F90" w14:textId="77777777" w:rsidR="00D179D6" w:rsidRPr="00462199" w:rsidRDefault="00D179D6" w:rsidP="005B3BB9"/>
    <w:p w14:paraId="6AD6780C" w14:textId="77777777" w:rsidR="00D179D6" w:rsidRPr="00E714F0" w:rsidRDefault="00D179D6" w:rsidP="00867A58">
      <w:pPr>
        <w:pStyle w:val="H3Ashurst"/>
      </w:pPr>
      <w:bookmarkStart w:id="3233" w:name="_Ref144113468"/>
      <w:r w:rsidRPr="00E714F0">
        <w:t>for the Fiscal Year in which the Start Date occurs, shall be equal to:</w:t>
      </w:r>
      <w:bookmarkEnd w:id="3233"/>
    </w:p>
    <w:p w14:paraId="40C8622A" w14:textId="77777777" w:rsidR="00D179D6" w:rsidRPr="00462199" w:rsidRDefault="00D179D6" w:rsidP="00864CE4">
      <w:pPr>
        <w:pStyle w:val="NormalAshurst"/>
        <w:rPr>
          <w:bCs/>
        </w:rPr>
      </w:pPr>
      <m:oMathPara>
        <m:oMath>
          <m:r>
            <w:rPr>
              <w:rFonts w:ascii="Cambria Math" w:hAnsi="Cambria Math"/>
            </w:rPr>
            <m:t>PASC</m:t>
          </m:r>
          <m:r>
            <m:rPr>
              <m:sty m:val="p"/>
            </m:rPr>
            <w:rPr>
              <w:rFonts w:ascii="Cambria Math" w:hAnsi="Cambria Math"/>
            </w:rPr>
            <m:t>=</m:t>
          </m:r>
          <m:r>
            <w:rPr>
              <w:rFonts w:ascii="Cambria Math" w:hAnsi="Cambria Math"/>
            </w:rPr>
            <m:t>ALF</m:t>
          </m:r>
          <m:r>
            <m:rPr>
              <m:sty m:val="p"/>
            </m:rPr>
            <w:rPr>
              <w:rFonts w:ascii="Cambria Math" w:hAnsi="Cambria Math"/>
            </w:rPr>
            <m:t>*24*</m:t>
          </m:r>
          <m:r>
            <w:rPr>
              <w:rFonts w:ascii="Cambria Math" w:hAnsi="Cambria Math"/>
            </w:rPr>
            <m:t>TD</m:t>
          </m:r>
          <m:r>
            <m:rPr>
              <m:sty m:val="p"/>
            </m:rPr>
            <w:rPr>
              <w:rFonts w:ascii="Cambria Math" w:hAnsi="Cambria Math"/>
            </w:rPr>
            <m:t>*</m:t>
          </m:r>
          <m:r>
            <w:rPr>
              <w:rFonts w:ascii="Cambria Math" w:hAnsi="Cambria Math"/>
            </w:rPr>
            <m:t>IC</m:t>
          </m:r>
          <m:r>
            <m:rPr>
              <m:sty m:val="p"/>
            </m:rPr>
            <w:rPr>
              <w:rFonts w:ascii="Cambria Math" w:hAnsi="Cambria Math"/>
            </w:rPr>
            <m:t>*1.25</m:t>
          </m:r>
        </m:oMath>
      </m:oMathPara>
    </w:p>
    <w:p w14:paraId="626ABE32"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647348AE" w14:textId="77777777" w:rsidTr="00864CE4">
        <w:tc>
          <w:tcPr>
            <w:tcW w:w="1770" w:type="dxa"/>
            <w:tcMar>
              <w:left w:w="108" w:type="dxa"/>
              <w:right w:w="108" w:type="dxa"/>
            </w:tcMar>
          </w:tcPr>
          <w:p w14:paraId="340F754F"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PASC</m:t>
                </m:r>
              </m:oMath>
            </m:oMathPara>
          </w:p>
        </w:tc>
        <w:tc>
          <w:tcPr>
            <w:tcW w:w="425" w:type="dxa"/>
            <w:tcMar>
              <w:left w:w="108" w:type="dxa"/>
              <w:right w:w="108" w:type="dxa"/>
            </w:tcMar>
          </w:tcPr>
          <w:p w14:paraId="501415D0" w14:textId="77777777" w:rsidR="00D179D6" w:rsidRPr="00462199" w:rsidRDefault="00D179D6" w:rsidP="00864CE4">
            <w:pPr>
              <w:pStyle w:val="TableAshurst"/>
            </w:pPr>
            <w:r w:rsidRPr="00462199">
              <w:t>=</w:t>
            </w:r>
          </w:p>
        </w:tc>
        <w:tc>
          <w:tcPr>
            <w:tcW w:w="6049" w:type="dxa"/>
            <w:tcMar>
              <w:left w:w="108" w:type="dxa"/>
              <w:right w:w="108" w:type="dxa"/>
            </w:tcMar>
          </w:tcPr>
          <w:p w14:paraId="2D95BCA8" w14:textId="50AD0D56" w:rsidR="00D179D6" w:rsidRPr="00462199" w:rsidRDefault="00D179D6" w:rsidP="00864CE4">
            <w:pPr>
              <w:pStyle w:val="TableAshurst"/>
            </w:pPr>
            <w:r w:rsidRPr="00462199">
              <w:t xml:space="preserve">the Permitted Annual Sales Cap </w:t>
            </w:r>
            <w:r w:rsidR="0037528F" w:rsidRPr="00462199">
              <w:t>(</w:t>
            </w:r>
            <w:r w:rsidR="0037528F" w:rsidRPr="00462199">
              <w:rPr>
                <w:i/>
              </w:rPr>
              <w:t>MWh (HHV)</w:t>
            </w:r>
            <w:r w:rsidR="0037528F" w:rsidRPr="00462199">
              <w:t>)</w:t>
            </w:r>
            <w:r w:rsidR="0037528F">
              <w:t xml:space="preserve"> </w:t>
            </w:r>
            <w:r w:rsidRPr="00462199">
              <w:t xml:space="preserve">for the Fiscal Year in which the Start Date occurs </w:t>
            </w:r>
          </w:p>
        </w:tc>
      </w:tr>
      <w:tr w:rsidR="00D179D6" w:rsidRPr="00462199" w14:paraId="36C04593" w14:textId="77777777" w:rsidTr="00864CE4">
        <w:tc>
          <w:tcPr>
            <w:tcW w:w="1770" w:type="dxa"/>
            <w:tcMar>
              <w:left w:w="108" w:type="dxa"/>
              <w:right w:w="108" w:type="dxa"/>
            </w:tcMar>
          </w:tcPr>
          <w:p w14:paraId="35B81846"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ALF</m:t>
                </m:r>
              </m:oMath>
            </m:oMathPara>
          </w:p>
        </w:tc>
        <w:tc>
          <w:tcPr>
            <w:tcW w:w="425" w:type="dxa"/>
            <w:tcMar>
              <w:left w:w="108" w:type="dxa"/>
              <w:right w:w="108" w:type="dxa"/>
            </w:tcMar>
          </w:tcPr>
          <w:p w14:paraId="7287FFD5" w14:textId="77777777" w:rsidR="00D179D6" w:rsidRPr="00462199" w:rsidRDefault="00D179D6" w:rsidP="00864CE4">
            <w:pPr>
              <w:pStyle w:val="TableAshurst"/>
            </w:pPr>
            <w:r w:rsidRPr="00462199">
              <w:t>=</w:t>
            </w:r>
          </w:p>
        </w:tc>
        <w:tc>
          <w:tcPr>
            <w:tcW w:w="6049" w:type="dxa"/>
            <w:tcMar>
              <w:left w:w="108" w:type="dxa"/>
              <w:right w:w="108" w:type="dxa"/>
            </w:tcMar>
          </w:tcPr>
          <w:p w14:paraId="666E7661" w14:textId="77777777" w:rsidR="00D179D6" w:rsidRPr="00462199" w:rsidRDefault="00D179D6" w:rsidP="00864CE4">
            <w:pPr>
              <w:pStyle w:val="TableAshurst"/>
            </w:pPr>
            <w:r w:rsidRPr="00462199">
              <w:t>Assumed Load Factor (</w:t>
            </w:r>
            <w:r w:rsidRPr="005D4468">
              <w:t>%</w:t>
            </w:r>
            <w:r w:rsidRPr="00462199">
              <w:t>)</w:t>
            </w:r>
          </w:p>
        </w:tc>
      </w:tr>
      <w:tr w:rsidR="00D179D6" w:rsidRPr="00462199" w14:paraId="47AAF62A" w14:textId="77777777" w:rsidTr="00864CE4">
        <w:tc>
          <w:tcPr>
            <w:tcW w:w="1770" w:type="dxa"/>
            <w:tcMar>
              <w:left w:w="108" w:type="dxa"/>
              <w:right w:w="108" w:type="dxa"/>
            </w:tcMar>
          </w:tcPr>
          <w:p w14:paraId="0939E62E" w14:textId="77777777" w:rsidR="00D179D6" w:rsidRPr="00462199" w:rsidRDefault="00D179D6" w:rsidP="00864CE4">
            <w:pPr>
              <w:pStyle w:val="TableAshurst"/>
              <w:rPr>
                <w:rFonts w:eastAsia="Microsoft JhengHei" w:cs="Noto Naskh Arabic"/>
              </w:rPr>
            </w:pPr>
            <m:oMathPara>
              <m:oMathParaPr>
                <m:jc m:val="left"/>
              </m:oMathParaPr>
              <m:oMath>
                <m:r>
                  <w:rPr>
                    <w:rFonts w:ascii="Cambria Math" w:hAnsi="Cambria Math"/>
                  </w:rPr>
                  <m:t>TD</m:t>
                </m:r>
              </m:oMath>
            </m:oMathPara>
          </w:p>
        </w:tc>
        <w:tc>
          <w:tcPr>
            <w:tcW w:w="425" w:type="dxa"/>
            <w:tcMar>
              <w:left w:w="108" w:type="dxa"/>
              <w:right w:w="108" w:type="dxa"/>
            </w:tcMar>
          </w:tcPr>
          <w:p w14:paraId="0D403B05" w14:textId="77777777" w:rsidR="00D179D6" w:rsidRPr="00462199" w:rsidRDefault="00D179D6" w:rsidP="00864CE4">
            <w:pPr>
              <w:pStyle w:val="TableAshurst"/>
            </w:pPr>
            <w:r w:rsidRPr="00462199">
              <w:t>=</w:t>
            </w:r>
          </w:p>
        </w:tc>
        <w:tc>
          <w:tcPr>
            <w:tcW w:w="6049" w:type="dxa"/>
            <w:tcMar>
              <w:left w:w="108" w:type="dxa"/>
              <w:right w:w="108" w:type="dxa"/>
            </w:tcMar>
          </w:tcPr>
          <w:p w14:paraId="7424ED27" w14:textId="77777777" w:rsidR="00D179D6" w:rsidRPr="00462199" w:rsidRDefault="00D179D6" w:rsidP="00864CE4">
            <w:pPr>
              <w:pStyle w:val="TableAshurst"/>
            </w:pPr>
            <w:r w:rsidRPr="00462199">
              <w:t>the total number of Days from and including the Start Date up to and including the last Day of the relevant Fiscal Year</w:t>
            </w:r>
          </w:p>
        </w:tc>
      </w:tr>
      <w:tr w:rsidR="00D179D6" w:rsidRPr="00462199" w14:paraId="58E2BE13" w14:textId="77777777" w:rsidTr="00864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70" w:type="dxa"/>
            <w:tcBorders>
              <w:top w:val="nil"/>
              <w:left w:val="nil"/>
              <w:bottom w:val="nil"/>
              <w:right w:val="nil"/>
            </w:tcBorders>
            <w:tcMar>
              <w:left w:w="108" w:type="dxa"/>
              <w:right w:w="108" w:type="dxa"/>
            </w:tcMar>
          </w:tcPr>
          <w:p w14:paraId="04B292FC" w14:textId="77777777" w:rsidR="00D179D6" w:rsidRPr="00462199" w:rsidRDefault="00D179D6" w:rsidP="00864CE4">
            <w:pPr>
              <w:pStyle w:val="TableAshurst"/>
              <w:rPr>
                <w:rFonts w:eastAsia="Microsoft JhengHei" w:cs="Noto Naskh Arabic"/>
              </w:rPr>
            </w:pPr>
            <m:oMathPara>
              <m:oMathParaPr>
                <m:jc m:val="left"/>
              </m:oMathParaPr>
              <m:oMath>
                <m:r>
                  <w:rPr>
                    <w:rFonts w:ascii="Cambria Math" w:hAnsi="Cambria Math"/>
                  </w:rPr>
                  <m:t>IC</m:t>
                </m:r>
              </m:oMath>
            </m:oMathPara>
          </w:p>
        </w:tc>
        <w:tc>
          <w:tcPr>
            <w:tcW w:w="425" w:type="dxa"/>
            <w:tcBorders>
              <w:top w:val="nil"/>
              <w:left w:val="nil"/>
              <w:bottom w:val="nil"/>
              <w:right w:val="nil"/>
            </w:tcBorders>
            <w:tcMar>
              <w:left w:w="108" w:type="dxa"/>
              <w:right w:w="108" w:type="dxa"/>
            </w:tcMar>
          </w:tcPr>
          <w:p w14:paraId="51BD8C56" w14:textId="77777777" w:rsidR="00D179D6" w:rsidRPr="00462199" w:rsidRDefault="00D179D6" w:rsidP="00864CE4">
            <w:pPr>
              <w:pStyle w:val="TableAshurst"/>
            </w:pPr>
            <w:r w:rsidRPr="00462199">
              <w:t>=</w:t>
            </w:r>
          </w:p>
        </w:tc>
        <w:tc>
          <w:tcPr>
            <w:tcW w:w="6049" w:type="dxa"/>
            <w:tcBorders>
              <w:top w:val="nil"/>
              <w:left w:val="nil"/>
              <w:bottom w:val="nil"/>
              <w:right w:val="nil"/>
            </w:tcBorders>
            <w:tcMar>
              <w:left w:w="108" w:type="dxa"/>
              <w:right w:w="108" w:type="dxa"/>
            </w:tcMar>
          </w:tcPr>
          <w:p w14:paraId="6FBDA152" w14:textId="77777777" w:rsidR="00D179D6" w:rsidRPr="00462199" w:rsidRDefault="00D179D6" w:rsidP="00864CE4">
            <w:pPr>
              <w:pStyle w:val="TableAshurst"/>
            </w:pPr>
            <w:r w:rsidRPr="00462199">
              <w:t>the Installed Capacity (</w:t>
            </w:r>
            <w:r w:rsidRPr="00462199">
              <w:rPr>
                <w:i/>
              </w:rPr>
              <w:t>MW (HHV)</w:t>
            </w:r>
            <w:r w:rsidRPr="00462199">
              <w:t>) as at the Start Date</w:t>
            </w:r>
          </w:p>
        </w:tc>
      </w:tr>
    </w:tbl>
    <w:p w14:paraId="0DA2BF57" w14:textId="656BEAB6" w:rsidR="00D179D6" w:rsidRPr="00462199" w:rsidRDefault="00D179D6" w:rsidP="00867A58">
      <w:pPr>
        <w:pStyle w:val="H3Ashurst"/>
      </w:pPr>
      <w:bookmarkStart w:id="3234" w:name="_Ref144113469"/>
      <w:r w:rsidRPr="00462199">
        <w:t xml:space="preserve">for the Fiscal Year in which the LCHA Counterparty confirms the Final Installed Capacity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35"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shall be equal to:</w:t>
      </w:r>
      <w:bookmarkEnd w:id="3234"/>
    </w:p>
    <w:p w14:paraId="37931751" w14:textId="77777777" w:rsidR="00D179D6" w:rsidRPr="00462199" w:rsidRDefault="00D179D6" w:rsidP="00864CE4">
      <w:pPr>
        <w:pStyle w:val="NormalAshurst"/>
      </w:pPr>
      <m:oMathPara>
        <m:oMath>
          <m:r>
            <w:rPr>
              <w:rFonts w:ascii="Cambria Math" w:hAnsi="Cambria Math"/>
            </w:rPr>
            <m:t>PASC</m:t>
          </m:r>
          <m:r>
            <m:rPr>
              <m:sty m:val="p"/>
            </m:rPr>
            <w:rPr>
              <w:rFonts w:ascii="Cambria Math" w:hAnsi="Cambria Math"/>
            </w:rPr>
            <m:t>=</m:t>
          </m:r>
          <m:sSub>
            <m:sSubPr>
              <m:ctrlPr>
                <w:rPr>
                  <w:rFonts w:ascii="Cambria Math" w:hAnsi="Cambria Math"/>
                </w:rPr>
              </m:ctrlPr>
            </m:sSubPr>
            <m:e>
              <m:r>
                <w:rPr>
                  <w:rFonts w:ascii="Cambria Math" w:hAnsi="Cambria Math"/>
                </w:rPr>
                <m:t>TotalInYearAccruedVolume</m:t>
              </m:r>
            </m:e>
            <m:sub>
              <m:r>
                <w:rPr>
                  <w:rFonts w:ascii="Cambria Math" w:hAnsi="Cambria Math"/>
                </w:rPr>
                <m:t>m</m:t>
              </m:r>
              <m:r>
                <m:rPr>
                  <m:sty m:val="p"/>
                </m:rPr>
                <w:rPr>
                  <w:rFonts w:ascii="Cambria Math" w:hAnsi="Cambria Math"/>
                </w:rPr>
                <m:t>-1</m:t>
              </m:r>
            </m:sub>
          </m:sSub>
          <m:r>
            <m:rPr>
              <m:sty m:val="p"/>
            </m:rPr>
            <w:rPr>
              <w:rFonts w:ascii="Cambria Math" w:hAnsi="Cambria Math"/>
            </w:rPr>
            <m:t>+</m:t>
          </m:r>
          <m:r>
            <w:rPr>
              <w:rFonts w:ascii="Cambria Math" w:hAnsi="Cambria Math"/>
            </w:rPr>
            <m:t>RPASC</m:t>
          </m:r>
        </m:oMath>
      </m:oMathPara>
    </w:p>
    <w:p w14:paraId="20F2466F" w14:textId="77777777" w:rsidR="00D179D6" w:rsidRPr="00462199" w:rsidRDefault="00D179D6" w:rsidP="005B3BB9">
      <w:pPr>
        <w:pStyle w:val="B12Ashurst"/>
      </w:pPr>
      <w:r w:rsidRPr="00462199">
        <w:t>where:</w:t>
      </w:r>
    </w:p>
    <w:tbl>
      <w:tblPr>
        <w:tblW w:w="0" w:type="auto"/>
        <w:tblInd w:w="782" w:type="dxa"/>
        <w:tblLayout w:type="fixed"/>
        <w:tblCellMar>
          <w:left w:w="10" w:type="dxa"/>
          <w:right w:w="10" w:type="dxa"/>
        </w:tblCellMar>
        <w:tblLook w:val="04A0" w:firstRow="1" w:lastRow="0" w:firstColumn="1" w:lastColumn="0" w:noHBand="0" w:noVBand="1"/>
      </w:tblPr>
      <w:tblGrid>
        <w:gridCol w:w="3046"/>
        <w:gridCol w:w="567"/>
        <w:gridCol w:w="4631"/>
      </w:tblGrid>
      <w:tr w:rsidR="00D179D6" w:rsidRPr="00462199" w14:paraId="68A98064" w14:textId="77777777" w:rsidTr="00864CE4">
        <w:tc>
          <w:tcPr>
            <w:tcW w:w="3046" w:type="dxa"/>
            <w:tcMar>
              <w:left w:w="108" w:type="dxa"/>
              <w:right w:w="108" w:type="dxa"/>
            </w:tcMar>
          </w:tcPr>
          <w:p w14:paraId="0984D928"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PASC</m:t>
                </m:r>
              </m:oMath>
            </m:oMathPara>
          </w:p>
        </w:tc>
        <w:tc>
          <w:tcPr>
            <w:tcW w:w="567" w:type="dxa"/>
            <w:tcMar>
              <w:left w:w="108" w:type="dxa"/>
              <w:right w:w="108" w:type="dxa"/>
            </w:tcMar>
          </w:tcPr>
          <w:p w14:paraId="488B9C49" w14:textId="77777777" w:rsidR="00D179D6" w:rsidRPr="00462199" w:rsidRDefault="00D179D6" w:rsidP="00864CE4">
            <w:pPr>
              <w:pStyle w:val="TableAshurst"/>
            </w:pPr>
            <w:r w:rsidRPr="00462199">
              <w:t>=</w:t>
            </w:r>
          </w:p>
        </w:tc>
        <w:tc>
          <w:tcPr>
            <w:tcW w:w="4631" w:type="dxa"/>
            <w:tcMar>
              <w:left w:w="108" w:type="dxa"/>
              <w:right w:w="108" w:type="dxa"/>
            </w:tcMar>
          </w:tcPr>
          <w:p w14:paraId="2EF784AC" w14:textId="78182DDE" w:rsidR="00D179D6" w:rsidRPr="00462199" w:rsidRDefault="00D179D6" w:rsidP="00864CE4">
            <w:pPr>
              <w:pStyle w:val="TableAshurst"/>
            </w:pPr>
            <w:r w:rsidRPr="00462199">
              <w:t xml:space="preserve">the Permitted Annual Sales Cap </w:t>
            </w:r>
            <w:r w:rsidR="0037528F" w:rsidRPr="00462199">
              <w:t>(</w:t>
            </w:r>
            <w:r w:rsidR="0037528F" w:rsidRPr="00462199">
              <w:rPr>
                <w:i/>
              </w:rPr>
              <w:t>MWh (HHV)</w:t>
            </w:r>
            <w:r w:rsidR="0037528F" w:rsidRPr="00462199">
              <w:t>)</w:t>
            </w:r>
            <w:r w:rsidR="0037528F">
              <w:t xml:space="preserve"> </w:t>
            </w:r>
            <w:r w:rsidRPr="00462199">
              <w:t xml:space="preserve">for the Fiscal Year in which the LCHA Counterparty confirms the Final Installed Capacity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36"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xml:space="preserve">) </w:t>
            </w:r>
          </w:p>
        </w:tc>
      </w:tr>
      <w:tr w:rsidR="00D179D6" w:rsidRPr="00462199" w14:paraId="6634034E" w14:textId="77777777" w:rsidTr="00864CE4">
        <w:tc>
          <w:tcPr>
            <w:tcW w:w="3046" w:type="dxa"/>
            <w:tcMar>
              <w:left w:w="108" w:type="dxa"/>
              <w:right w:w="108" w:type="dxa"/>
            </w:tcMar>
          </w:tcPr>
          <w:p w14:paraId="49AF6839" w14:textId="77777777" w:rsidR="00D179D6" w:rsidRPr="00462199" w:rsidRDefault="00F47FCB" w:rsidP="00864CE4">
            <w:pPr>
              <w:pStyle w:val="TableAshurst"/>
              <w:rPr>
                <w:rFonts w:eastAsia="Microsoft JhengHei" w:cs="Noto Naskh Arabic"/>
              </w:rPr>
            </w:pPr>
            <m:oMathPara>
              <m:oMathParaPr>
                <m:jc m:val="left"/>
              </m:oMathParaPr>
              <m:oMath>
                <m:sSub>
                  <m:sSubPr>
                    <m:ctrlPr>
                      <w:rPr>
                        <w:rFonts w:ascii="Cambria Math" w:hAnsi="Cambria Math" w:cs="Arial"/>
                      </w:rPr>
                    </m:ctrlPr>
                  </m:sSubPr>
                  <m:e>
                    <m:r>
                      <w:rPr>
                        <w:rFonts w:ascii="Cambria Math" w:hAnsi="Cambria Math"/>
                      </w:rPr>
                      <m:t>TotalInYearAccruedVolume</m:t>
                    </m:r>
                  </m:e>
                  <m:sub>
                    <m:r>
                      <w:rPr>
                        <w:rFonts w:ascii="Cambria Math" w:hAnsi="Cambria Math" w:cs="Arial"/>
                      </w:rPr>
                      <m:t>m</m:t>
                    </m:r>
                    <m:r>
                      <m:rPr>
                        <m:sty m:val="p"/>
                      </m:rPr>
                      <w:rPr>
                        <w:rFonts w:ascii="Cambria Math" w:hAnsi="Cambria Math" w:cs="Arial"/>
                      </w:rPr>
                      <m:t>-1</m:t>
                    </m:r>
                  </m:sub>
                </m:sSub>
              </m:oMath>
            </m:oMathPara>
          </w:p>
        </w:tc>
        <w:tc>
          <w:tcPr>
            <w:tcW w:w="567" w:type="dxa"/>
            <w:tcMar>
              <w:left w:w="108" w:type="dxa"/>
              <w:right w:w="108" w:type="dxa"/>
            </w:tcMar>
          </w:tcPr>
          <w:p w14:paraId="693E4220" w14:textId="77777777" w:rsidR="00D179D6" w:rsidRPr="00462199" w:rsidRDefault="00D179D6" w:rsidP="00864CE4">
            <w:pPr>
              <w:pStyle w:val="TableAshurst"/>
            </w:pPr>
            <w:r w:rsidRPr="00462199">
              <w:t>=</w:t>
            </w:r>
          </w:p>
        </w:tc>
        <w:tc>
          <w:tcPr>
            <w:tcW w:w="4631" w:type="dxa"/>
            <w:tcMar>
              <w:left w:w="108" w:type="dxa"/>
              <w:right w:w="108" w:type="dxa"/>
            </w:tcMar>
          </w:tcPr>
          <w:p w14:paraId="147BA34A" w14:textId="52A4911D" w:rsidR="00D179D6" w:rsidRPr="00462199" w:rsidRDefault="00D179D6" w:rsidP="00864CE4">
            <w:pPr>
              <w:pStyle w:val="TableAshurst"/>
            </w:pPr>
            <w:r w:rsidRPr="00462199">
              <w:t xml:space="preserve">the aggregate of (i) the Total Invoiced Volumes for all Billing Periods, (ii) the PILOHS Volumes for any Billing Period(s) in which the PILOHS </w:t>
            </w:r>
            <w:r w:rsidR="007248B2" w:rsidRPr="007248B2">
              <w:t>Condition</w:t>
            </w:r>
            <w:r w:rsidRPr="00462199">
              <w:t xml:space="preserve"> has been satisfied and (iii) any QCiL Adjusted Revenues Volumes, in each case in the Fiscal Year in which the LCHA Counterparty confirms the Final Installed Capacity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37"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up to and including the</w:t>
            </w:r>
            <w:r w:rsidRPr="00462199">
              <w:rPr>
                <w:i/>
              </w:rPr>
              <w:t xml:space="preserve"> </w:t>
            </w:r>
            <w:r w:rsidRPr="00462199">
              <w:t>Billing Period</w:t>
            </w:r>
            <w:r w:rsidRPr="00462199">
              <w:rPr>
                <w:i/>
              </w:rPr>
              <w:t xml:space="preserve"> </w:t>
            </w:r>
            <w:r w:rsidRPr="00462199">
              <w:t>(</w:t>
            </w:r>
            <w:r w:rsidRPr="00462199">
              <w:rPr>
                <w:i/>
              </w:rPr>
              <w:t>m-1</w:t>
            </w:r>
            <w:r w:rsidRPr="00462199">
              <w:t>) prior to the Billing Period in which the valid Final Installed Capacity Notice has been issued (</w:t>
            </w:r>
            <w:r w:rsidRPr="00462199">
              <w:rPr>
                <w:i/>
              </w:rPr>
              <w:t>MWh (HHV)</w:t>
            </w:r>
            <w:r w:rsidRPr="00462199">
              <w:t>)</w:t>
            </w:r>
          </w:p>
        </w:tc>
      </w:tr>
      <w:tr w:rsidR="00D179D6" w:rsidRPr="00462199" w14:paraId="232E2E59" w14:textId="77777777" w:rsidTr="00864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046" w:type="dxa"/>
            <w:tcBorders>
              <w:top w:val="nil"/>
              <w:left w:val="nil"/>
              <w:bottom w:val="nil"/>
              <w:right w:val="nil"/>
            </w:tcBorders>
            <w:tcMar>
              <w:left w:w="108" w:type="dxa"/>
              <w:right w:w="108" w:type="dxa"/>
            </w:tcMar>
          </w:tcPr>
          <w:p w14:paraId="746FB4BA" w14:textId="77777777" w:rsidR="00D179D6" w:rsidRPr="00462199" w:rsidRDefault="00D179D6" w:rsidP="00864CE4">
            <w:pPr>
              <w:pStyle w:val="TableAshurst"/>
              <w:rPr>
                <w:rFonts w:eastAsia="Microsoft JhengHei" w:cs="Noto Naskh Arabic"/>
              </w:rPr>
            </w:pPr>
            <m:oMathPara>
              <m:oMathParaPr>
                <m:jc m:val="left"/>
              </m:oMathParaPr>
              <m:oMath>
                <m:r>
                  <w:rPr>
                    <w:rFonts w:ascii="Cambria Math" w:hAnsi="Cambria Math"/>
                  </w:rPr>
                  <m:t>RPASC</m:t>
                </m:r>
              </m:oMath>
            </m:oMathPara>
          </w:p>
        </w:tc>
        <w:tc>
          <w:tcPr>
            <w:tcW w:w="567" w:type="dxa"/>
            <w:tcBorders>
              <w:top w:val="nil"/>
              <w:left w:val="nil"/>
              <w:bottom w:val="nil"/>
              <w:right w:val="nil"/>
            </w:tcBorders>
            <w:tcMar>
              <w:left w:w="108" w:type="dxa"/>
              <w:right w:w="108" w:type="dxa"/>
            </w:tcMar>
          </w:tcPr>
          <w:p w14:paraId="7C754B43" w14:textId="77777777" w:rsidR="00D179D6" w:rsidRPr="00462199" w:rsidRDefault="00D179D6" w:rsidP="00864CE4">
            <w:pPr>
              <w:pStyle w:val="TableAshurst"/>
            </w:pPr>
            <w:r w:rsidRPr="00462199">
              <w:t>=</w:t>
            </w:r>
          </w:p>
        </w:tc>
        <w:tc>
          <w:tcPr>
            <w:tcW w:w="4631" w:type="dxa"/>
            <w:tcBorders>
              <w:top w:val="nil"/>
              <w:left w:val="nil"/>
              <w:bottom w:val="nil"/>
              <w:right w:val="nil"/>
            </w:tcBorders>
            <w:tcMar>
              <w:left w:w="108" w:type="dxa"/>
              <w:right w:w="108" w:type="dxa"/>
            </w:tcMar>
          </w:tcPr>
          <w:p w14:paraId="3AD547BF" w14:textId="0E5FDBEE" w:rsidR="00D179D6" w:rsidRPr="00462199" w:rsidRDefault="00D179D6" w:rsidP="00864CE4">
            <w:pPr>
              <w:pStyle w:val="TableAshurst"/>
            </w:pPr>
            <w:r w:rsidRPr="00462199">
              <w:t xml:space="preserve">the Remaining Permitted Annual Sales Cap </w:t>
            </w:r>
            <w:r w:rsidR="0067247D" w:rsidRPr="00462199">
              <w:t>(</w:t>
            </w:r>
            <w:r w:rsidR="0067247D" w:rsidRPr="00462199">
              <w:rPr>
                <w:i/>
              </w:rPr>
              <w:t>MWh</w:t>
            </w:r>
            <w:r w:rsidR="0067247D" w:rsidRPr="00462199">
              <w:t xml:space="preserve"> </w:t>
            </w:r>
            <w:r w:rsidR="0067247D" w:rsidRPr="00462199">
              <w:rPr>
                <w:i/>
              </w:rPr>
              <w:t>(HHV)</w:t>
            </w:r>
            <w:r w:rsidR="0067247D" w:rsidRPr="00462199">
              <w:t>)</w:t>
            </w:r>
            <w:r w:rsidR="0067247D">
              <w:t xml:space="preserve"> </w:t>
            </w:r>
            <w:r w:rsidRPr="00462199">
              <w:t>for the Fiscal Year in which the LCHA Counterparty confirms the</w:t>
            </w:r>
            <w:r w:rsidRPr="00462199" w:rsidDel="00B03E9A">
              <w:t xml:space="preserve"> </w:t>
            </w:r>
            <w:r w:rsidRPr="00462199">
              <w:t xml:space="preserve">Final Installed Capacity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38"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which shall be calculated as follows:</w:t>
            </w:r>
          </w:p>
        </w:tc>
      </w:tr>
    </w:tbl>
    <w:p w14:paraId="3DB4DC81" w14:textId="77777777" w:rsidR="00D179D6" w:rsidRPr="00462199" w:rsidRDefault="00D179D6" w:rsidP="00864CE4">
      <w:pPr>
        <w:pStyle w:val="NormalAshurst"/>
      </w:pPr>
      <m:oMathPara>
        <m:oMathParaPr>
          <m:jc m:val="center"/>
        </m:oMathParaPr>
        <m:oMath>
          <m:r>
            <w:rPr>
              <w:rFonts w:ascii="Cambria Math" w:hAnsi="Cambria Math"/>
            </w:rPr>
            <w:lastRenderedPageBreak/>
            <m:t>RPASC</m:t>
          </m:r>
          <m:r>
            <m:rPr>
              <m:sty m:val="p"/>
            </m:rPr>
            <w:rPr>
              <w:rFonts w:ascii="Cambria Math" w:hAnsi="Cambria Math"/>
            </w:rPr>
            <m:t>=</m:t>
          </m:r>
          <m:f>
            <m:fPr>
              <m:ctrlPr>
                <w:rPr>
                  <w:rFonts w:ascii="Cambria Math" w:hAnsi="Cambria Math"/>
                </w:rPr>
              </m:ctrlPr>
            </m:fPr>
            <m:num>
              <m:r>
                <w:rPr>
                  <w:rFonts w:ascii="Cambria Math" w:hAnsi="Cambria Math"/>
                </w:rPr>
                <m:t>FIC</m:t>
              </m:r>
              <m:r>
                <m:rPr>
                  <m:sty m:val="p"/>
                </m:rPr>
                <w:rPr>
                  <w:rFonts w:ascii="Cambria Math" w:hAnsi="Cambria Math"/>
                </w:rPr>
                <m:t>*</m:t>
              </m:r>
              <m:d>
                <m:dPr>
                  <m:endChr m:val=""/>
                  <m:ctrlPr>
                    <w:rPr>
                      <w:rFonts w:ascii="Cambria Math" w:hAnsi="Cambria Math"/>
                    </w:rPr>
                  </m:ctrlPr>
                </m:dPr>
                <m:e>
                  <m:sSub>
                    <m:sSubPr>
                      <m:ctrlPr>
                        <w:rPr>
                          <w:rFonts w:ascii="Cambria Math" w:hAnsi="Cambria Math"/>
                        </w:rPr>
                      </m:ctrlPr>
                    </m:sSubPr>
                    <m:e>
                      <m:r>
                        <w:rPr>
                          <w:rFonts w:ascii="Cambria Math" w:hAnsi="Cambria Math"/>
                        </w:rPr>
                        <m:t>PASC</m:t>
                      </m:r>
                    </m:e>
                    <m:sub>
                      <m:r>
                        <w:rPr>
                          <w:rFonts w:ascii="Cambria Math" w:hAnsi="Cambria Math"/>
                        </w:rPr>
                        <m:t>m</m:t>
                      </m:r>
                      <m:r>
                        <m:rPr>
                          <m:sty m:val="p"/>
                        </m:rPr>
                        <w:rPr>
                          <w:rFonts w:ascii="Cambria Math" w:hAnsi="Cambria Math"/>
                        </w:rPr>
                        <m:t>-1</m:t>
                      </m:r>
                    </m:sub>
                  </m:sSub>
                  <m:r>
                    <m:rPr>
                      <m:sty m:val="p"/>
                    </m:rPr>
                    <w:rPr>
                      <w:rFonts w:ascii="Cambria Math" w:hAnsi="Cambria Math"/>
                    </w:rPr>
                    <m:t>-</m:t>
                  </m:r>
                  <m:d>
                    <m:dPr>
                      <m:begChr m:val=""/>
                      <m:ctrlPr>
                        <w:rPr>
                          <w:rFonts w:ascii="Cambria Math" w:hAnsi="Cambria Math"/>
                        </w:rPr>
                      </m:ctrlPr>
                    </m:dPr>
                    <m:e>
                      <m:sSub>
                        <m:sSubPr>
                          <m:ctrlPr>
                            <w:rPr>
                              <w:rFonts w:ascii="Cambria Math" w:hAnsi="Cambria Math"/>
                            </w:rPr>
                          </m:ctrlPr>
                        </m:sSubPr>
                        <m:e>
                          <m:r>
                            <w:rPr>
                              <w:rFonts w:ascii="Cambria Math" w:hAnsi="Cambria Math"/>
                            </w:rPr>
                            <m:t>TotalInYearAccruedVolume</m:t>
                          </m:r>
                        </m:e>
                        <m:sub>
                          <m:r>
                            <w:rPr>
                              <w:rFonts w:ascii="Cambria Math" w:hAnsi="Cambria Math"/>
                            </w:rPr>
                            <m:t>m</m:t>
                          </m:r>
                          <m:r>
                            <m:rPr>
                              <m:sty m:val="p"/>
                            </m:rPr>
                            <w:rPr>
                              <w:rFonts w:ascii="Cambria Math" w:hAnsi="Cambria Math"/>
                            </w:rPr>
                            <m:t>-1</m:t>
                          </m:r>
                        </m:sub>
                      </m:sSub>
                    </m:e>
                  </m:d>
                </m:e>
              </m:d>
            </m:num>
            <m:den>
              <m:r>
                <w:rPr>
                  <w:rFonts w:ascii="Cambria Math" w:hAnsi="Cambria Math"/>
                </w:rPr>
                <m:t>IC</m:t>
              </m:r>
            </m:den>
          </m:f>
        </m:oMath>
      </m:oMathPara>
    </w:p>
    <w:p w14:paraId="5E7C2856"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3187"/>
        <w:gridCol w:w="426"/>
        <w:gridCol w:w="4631"/>
      </w:tblGrid>
      <w:tr w:rsidR="00D179D6" w:rsidRPr="00462199" w14:paraId="793DA4F4" w14:textId="77777777" w:rsidTr="00864CE4">
        <w:tc>
          <w:tcPr>
            <w:tcW w:w="3187" w:type="dxa"/>
            <w:tcMar>
              <w:left w:w="108" w:type="dxa"/>
              <w:right w:w="108" w:type="dxa"/>
            </w:tcMar>
          </w:tcPr>
          <w:p w14:paraId="5C246586" w14:textId="77777777" w:rsidR="00D179D6" w:rsidRPr="00462199" w:rsidRDefault="00D179D6" w:rsidP="00864CE4">
            <w:pPr>
              <w:pStyle w:val="TableAshurst"/>
            </w:pPr>
            <m:oMathPara>
              <m:oMathParaPr>
                <m:jc m:val="left"/>
              </m:oMathParaPr>
              <m:oMath>
                <m:r>
                  <w:rPr>
                    <w:rFonts w:ascii="Cambria Math" w:hAnsi="Cambria Math"/>
                  </w:rPr>
                  <m:t>FIC</m:t>
                </m:r>
              </m:oMath>
            </m:oMathPara>
          </w:p>
        </w:tc>
        <w:tc>
          <w:tcPr>
            <w:tcW w:w="426" w:type="dxa"/>
            <w:tcMar>
              <w:left w:w="108" w:type="dxa"/>
              <w:right w:w="108" w:type="dxa"/>
            </w:tcMar>
          </w:tcPr>
          <w:p w14:paraId="7B57B04D" w14:textId="77777777" w:rsidR="00D179D6" w:rsidRPr="00462199" w:rsidRDefault="00D179D6" w:rsidP="00864CE4">
            <w:pPr>
              <w:pStyle w:val="TableAshurst"/>
            </w:pPr>
            <w:r w:rsidRPr="00462199">
              <w:t>=</w:t>
            </w:r>
          </w:p>
        </w:tc>
        <w:tc>
          <w:tcPr>
            <w:tcW w:w="4631" w:type="dxa"/>
            <w:tcMar>
              <w:left w:w="108" w:type="dxa"/>
              <w:right w:w="108" w:type="dxa"/>
            </w:tcMar>
          </w:tcPr>
          <w:p w14:paraId="6E136604" w14:textId="070EF7FA" w:rsidR="00D179D6" w:rsidRPr="00462199" w:rsidRDefault="00D179D6" w:rsidP="00864CE4">
            <w:pPr>
              <w:pStyle w:val="TableAshurst"/>
            </w:pPr>
            <w:r w:rsidRPr="00462199">
              <w:t>Final Installed Capacity</w:t>
            </w:r>
            <w:r w:rsidR="0067247D">
              <w:t xml:space="preserve"> </w:t>
            </w:r>
            <w:r w:rsidR="0067247D" w:rsidRPr="00462199">
              <w:t>(</w:t>
            </w:r>
            <w:r w:rsidR="0067247D" w:rsidRPr="00462199">
              <w:rPr>
                <w:i/>
              </w:rPr>
              <w:t>MW (HHV)</w:t>
            </w:r>
            <w:r w:rsidR="0067247D" w:rsidRPr="00462199">
              <w:t>)</w:t>
            </w:r>
          </w:p>
        </w:tc>
      </w:tr>
      <w:tr w:rsidR="00D179D6" w:rsidRPr="00462199" w14:paraId="761337A9" w14:textId="77777777" w:rsidTr="00864CE4">
        <w:tc>
          <w:tcPr>
            <w:tcW w:w="3187" w:type="dxa"/>
            <w:tcMar>
              <w:left w:w="108" w:type="dxa"/>
              <w:right w:w="108" w:type="dxa"/>
            </w:tcMar>
          </w:tcPr>
          <w:p w14:paraId="4CEE2E6F" w14:textId="77777777" w:rsidR="00D179D6" w:rsidRPr="00462199" w:rsidRDefault="00F47FCB" w:rsidP="00864CE4">
            <w:pPr>
              <w:pStyle w:val="TableAshurst"/>
            </w:pPr>
            <m:oMathPara>
              <m:oMathParaPr>
                <m:jc m:val="left"/>
              </m:oMathParaPr>
              <m:oMath>
                <m:sSub>
                  <m:sSubPr>
                    <m:ctrlPr>
                      <w:rPr>
                        <w:rFonts w:ascii="Cambria Math" w:hAnsi="Cambria Math"/>
                      </w:rPr>
                    </m:ctrlPr>
                  </m:sSubPr>
                  <m:e>
                    <m:r>
                      <w:rPr>
                        <w:rFonts w:ascii="Cambria Math" w:hAnsi="Cambria Math"/>
                      </w:rPr>
                      <m:t>PASC</m:t>
                    </m:r>
                  </m:e>
                  <m:sub>
                    <m:r>
                      <w:rPr>
                        <w:rFonts w:ascii="Cambria Math" w:hAnsi="Cambria Math"/>
                      </w:rPr>
                      <m:t>m</m:t>
                    </m:r>
                    <m:r>
                      <m:rPr>
                        <m:sty m:val="p"/>
                      </m:rPr>
                      <w:rPr>
                        <w:rFonts w:ascii="Cambria Math" w:hAnsi="Cambria Math"/>
                      </w:rPr>
                      <m:t>-1</m:t>
                    </m:r>
                  </m:sub>
                </m:sSub>
              </m:oMath>
            </m:oMathPara>
          </w:p>
        </w:tc>
        <w:tc>
          <w:tcPr>
            <w:tcW w:w="426" w:type="dxa"/>
            <w:tcMar>
              <w:left w:w="108" w:type="dxa"/>
              <w:right w:w="108" w:type="dxa"/>
            </w:tcMar>
          </w:tcPr>
          <w:p w14:paraId="687833A9" w14:textId="77777777" w:rsidR="00D179D6" w:rsidRPr="00462199" w:rsidRDefault="00D179D6" w:rsidP="00864CE4">
            <w:pPr>
              <w:pStyle w:val="TableAshurst"/>
            </w:pPr>
            <w:r w:rsidRPr="00462199">
              <w:t>=</w:t>
            </w:r>
          </w:p>
        </w:tc>
        <w:tc>
          <w:tcPr>
            <w:tcW w:w="4631" w:type="dxa"/>
            <w:tcMar>
              <w:left w:w="108" w:type="dxa"/>
              <w:right w:w="108" w:type="dxa"/>
            </w:tcMar>
          </w:tcPr>
          <w:p w14:paraId="6662C457" w14:textId="0552AF08" w:rsidR="00D179D6" w:rsidRPr="00462199" w:rsidRDefault="00D179D6" w:rsidP="00864CE4">
            <w:pPr>
              <w:pStyle w:val="TableAshurst"/>
            </w:pPr>
            <w:r w:rsidRPr="00462199">
              <w:t xml:space="preserve">the Permitted Annual Sales Cap </w:t>
            </w:r>
            <w:r w:rsidR="0067247D" w:rsidRPr="00462199">
              <w:t>(</w:t>
            </w:r>
            <w:r w:rsidR="0067247D" w:rsidRPr="00462199">
              <w:rPr>
                <w:i/>
              </w:rPr>
              <w:t>MWh</w:t>
            </w:r>
            <w:r w:rsidR="0067247D" w:rsidRPr="00462199">
              <w:t xml:space="preserve"> </w:t>
            </w:r>
            <w:r w:rsidR="0067247D" w:rsidRPr="00462199">
              <w:rPr>
                <w:i/>
              </w:rPr>
              <w:t>(HHV)</w:t>
            </w:r>
            <w:r w:rsidR="0067247D" w:rsidRPr="00462199">
              <w:t>)</w:t>
            </w:r>
            <w:r w:rsidR="0067247D">
              <w:t xml:space="preserve"> </w:t>
            </w:r>
            <w:r w:rsidRPr="00462199">
              <w:t>that applied in Day (</w:t>
            </w:r>
            <w:r w:rsidRPr="00462199">
              <w:rPr>
                <w:i/>
              </w:rPr>
              <w:t>m-1</w:t>
            </w:r>
            <w:r w:rsidRPr="00462199">
              <w:t>) prior to the date of the valid Final Installed Capacity Notice</w:t>
            </w:r>
          </w:p>
        </w:tc>
      </w:tr>
      <w:tr w:rsidR="00D179D6" w:rsidRPr="00462199" w14:paraId="2DC31170" w14:textId="77777777" w:rsidTr="00864CE4">
        <w:tc>
          <w:tcPr>
            <w:tcW w:w="3187" w:type="dxa"/>
            <w:tcMar>
              <w:left w:w="108" w:type="dxa"/>
              <w:right w:w="108" w:type="dxa"/>
            </w:tcMar>
          </w:tcPr>
          <w:p w14:paraId="5A4B4A79" w14:textId="77777777" w:rsidR="00D179D6" w:rsidRPr="00462199" w:rsidRDefault="00F47FCB" w:rsidP="00864CE4">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TotalInYearAccruedVolume</m:t>
                    </m:r>
                  </m:e>
                  <m:sub>
                    <m:r>
                      <w:rPr>
                        <w:rFonts w:ascii="Cambria Math" w:hAnsi="Cambria Math"/>
                      </w:rPr>
                      <m:t>m</m:t>
                    </m:r>
                    <m:r>
                      <m:rPr>
                        <m:sty m:val="p"/>
                      </m:rPr>
                      <w:rPr>
                        <w:rFonts w:ascii="Cambria Math" w:hAnsi="Cambria Math"/>
                      </w:rPr>
                      <m:t>-1</m:t>
                    </m:r>
                  </m:sub>
                </m:sSub>
              </m:oMath>
            </m:oMathPara>
          </w:p>
        </w:tc>
        <w:tc>
          <w:tcPr>
            <w:tcW w:w="426" w:type="dxa"/>
            <w:tcMar>
              <w:left w:w="108" w:type="dxa"/>
              <w:right w:w="108" w:type="dxa"/>
            </w:tcMar>
          </w:tcPr>
          <w:p w14:paraId="1574FC5F" w14:textId="77777777" w:rsidR="00D179D6" w:rsidRPr="00462199" w:rsidRDefault="00D179D6" w:rsidP="00864CE4">
            <w:pPr>
              <w:pStyle w:val="TableAshurst"/>
            </w:pPr>
            <w:r w:rsidRPr="00462199">
              <w:t>=</w:t>
            </w:r>
          </w:p>
        </w:tc>
        <w:tc>
          <w:tcPr>
            <w:tcW w:w="4631" w:type="dxa"/>
            <w:tcMar>
              <w:left w:w="108" w:type="dxa"/>
              <w:right w:w="108" w:type="dxa"/>
            </w:tcMar>
          </w:tcPr>
          <w:p w14:paraId="44027804" w14:textId="0E84FD80" w:rsidR="00D179D6" w:rsidRPr="00462199" w:rsidRDefault="00D179D6" w:rsidP="00864CE4">
            <w:pPr>
              <w:pStyle w:val="TableAshurst"/>
            </w:pPr>
            <w:r w:rsidRPr="00462199">
              <w:t xml:space="preserve">the aggregate of (i) the Total Invoiced Volumes for all Billing Periods, (ii) the PILOHS Volumes for any Billing Period(s) in which the PILOHS </w:t>
            </w:r>
            <w:r w:rsidR="007248B2" w:rsidRPr="007248B2">
              <w:t>Condition</w:t>
            </w:r>
            <w:r w:rsidRPr="00462199">
              <w:t xml:space="preserve"> has been satisfied and (iii) any QCiL Adjusted Revenues Volumes, in each case in the Fiscal Year in which the LCHA counterparty confirms the Final Installed Capacity pursuant to </w:t>
            </w:r>
            <w:r w:rsidR="007248B2" w:rsidRPr="007248B2">
              <w:t>Condition</w:t>
            </w:r>
            <w:r w:rsidRPr="00462199">
              <w:t xml:space="preserve"> </w:t>
            </w:r>
            <w:r w:rsidR="009D45B5">
              <w:fldChar w:fldCharType="begin"/>
            </w:r>
            <w:r w:rsidR="009D45B5">
              <w:instrText xml:space="preserve"> REF _Ref144455567 \w \h </w:instrText>
            </w:r>
            <w:r w:rsidR="009D45B5">
              <w:fldChar w:fldCharType="separate"/>
            </w:r>
            <w:del w:id="3239" w:author="Faqir, Sofia (Energy Security)" w:date="2023-11-12T19:47:00Z">
              <w:r w:rsidR="00E473FC">
                <w:delText>7</w:delText>
              </w:r>
            </w:del>
            <w:r w:rsidR="009D45B5">
              <w:fldChar w:fldCharType="end"/>
            </w:r>
            <w:r w:rsidRPr="00462199">
              <w:t xml:space="preserve"> (</w:t>
            </w:r>
            <w:r w:rsidRPr="00462199">
              <w:rPr>
                <w:i/>
              </w:rPr>
              <w:t>Final Installed Capacity</w:t>
            </w:r>
            <w:r w:rsidRPr="00462199">
              <w:t>), up to and including the Day (</w:t>
            </w:r>
            <w:r w:rsidRPr="00462199">
              <w:rPr>
                <w:i/>
              </w:rPr>
              <w:t>m-1</w:t>
            </w:r>
            <w:r w:rsidRPr="00462199">
              <w:t>) prior to the date of the valid Final Installed Capacity Notice</w:t>
            </w:r>
            <w:r w:rsidR="0067247D">
              <w:t xml:space="preserve"> </w:t>
            </w:r>
            <w:r w:rsidR="0067247D" w:rsidRPr="00462199">
              <w:t>(</w:t>
            </w:r>
            <w:r w:rsidR="0067247D" w:rsidRPr="00462199">
              <w:rPr>
                <w:i/>
              </w:rPr>
              <w:t>MWh</w:t>
            </w:r>
            <w:r w:rsidR="0067247D" w:rsidRPr="00462199">
              <w:t xml:space="preserve"> </w:t>
            </w:r>
            <w:r w:rsidR="0067247D" w:rsidRPr="00462199">
              <w:rPr>
                <w:i/>
              </w:rPr>
              <w:t>(HHV)</w:t>
            </w:r>
            <w:r w:rsidR="0067247D" w:rsidRPr="00462199">
              <w:t>)</w:t>
            </w:r>
          </w:p>
        </w:tc>
      </w:tr>
      <w:tr w:rsidR="00D179D6" w:rsidRPr="00462199" w14:paraId="2C80B056" w14:textId="77777777" w:rsidTr="00864CE4">
        <w:tc>
          <w:tcPr>
            <w:tcW w:w="3187" w:type="dxa"/>
            <w:tcMar>
              <w:left w:w="108" w:type="dxa"/>
              <w:right w:w="108" w:type="dxa"/>
            </w:tcMar>
          </w:tcPr>
          <w:p w14:paraId="2F80C351" w14:textId="77777777" w:rsidR="00D179D6" w:rsidRPr="00462199" w:rsidRDefault="00D179D6" w:rsidP="00864CE4">
            <w:pPr>
              <w:pStyle w:val="TableAshurst"/>
            </w:pPr>
            <m:oMathPara>
              <m:oMathParaPr>
                <m:jc m:val="left"/>
              </m:oMathParaPr>
              <m:oMath>
                <m:r>
                  <w:rPr>
                    <w:rFonts w:ascii="Cambria Math" w:hAnsi="Cambria Math"/>
                  </w:rPr>
                  <m:t>IC</m:t>
                </m:r>
              </m:oMath>
            </m:oMathPara>
          </w:p>
        </w:tc>
        <w:tc>
          <w:tcPr>
            <w:tcW w:w="426" w:type="dxa"/>
            <w:tcMar>
              <w:left w:w="108" w:type="dxa"/>
              <w:right w:w="108" w:type="dxa"/>
            </w:tcMar>
          </w:tcPr>
          <w:p w14:paraId="79D1B4CB" w14:textId="77777777" w:rsidR="00D179D6" w:rsidRPr="00462199" w:rsidRDefault="00D179D6" w:rsidP="00864CE4">
            <w:pPr>
              <w:pStyle w:val="TableAshurst"/>
            </w:pPr>
            <w:r w:rsidRPr="00462199">
              <w:t>=</w:t>
            </w:r>
          </w:p>
        </w:tc>
        <w:tc>
          <w:tcPr>
            <w:tcW w:w="4631" w:type="dxa"/>
            <w:tcMar>
              <w:left w:w="108" w:type="dxa"/>
              <w:right w:w="108" w:type="dxa"/>
            </w:tcMar>
          </w:tcPr>
          <w:p w14:paraId="7D11BCB0" w14:textId="77777777" w:rsidR="00D179D6" w:rsidRPr="00462199" w:rsidRDefault="00D179D6" w:rsidP="00864CE4">
            <w:pPr>
              <w:pStyle w:val="TableAshurst"/>
            </w:pPr>
            <w:r w:rsidRPr="00462199">
              <w:t>the Installed Capacity (</w:t>
            </w:r>
            <w:r w:rsidRPr="00462199">
              <w:rPr>
                <w:i/>
              </w:rPr>
              <w:t>MW (HHV)</w:t>
            </w:r>
            <w:r w:rsidRPr="00462199">
              <w:t>) as at the Start Date</w:t>
            </w:r>
          </w:p>
        </w:tc>
      </w:tr>
    </w:tbl>
    <w:p w14:paraId="5FF9AB95" w14:textId="77777777" w:rsidR="00D179D6" w:rsidRPr="00462199" w:rsidRDefault="00D179D6" w:rsidP="005B3BB9">
      <w:pPr>
        <w:pStyle w:val="H2Ashurst"/>
      </w:pPr>
      <w:bookmarkStart w:id="3240" w:name="_Ref144113470"/>
      <w:r w:rsidRPr="00462199">
        <w:t>If the Producer is in breach of the Permitted Annual Sales Cap Obligation in any Fiscal Year:</w:t>
      </w:r>
      <w:bookmarkEnd w:id="3240"/>
    </w:p>
    <w:p w14:paraId="083852E4" w14:textId="77777777" w:rsidR="00D179D6" w:rsidRPr="00462199" w:rsidRDefault="00D179D6" w:rsidP="00867A58">
      <w:pPr>
        <w:pStyle w:val="H3Ashurst"/>
      </w:pPr>
      <w:bookmarkStart w:id="3241" w:name="_Ref144113471"/>
      <w:r w:rsidRPr="00462199">
        <w:t xml:space="preserve">a </w:t>
      </w:r>
      <w:r w:rsidRPr="00462199">
        <w:rPr>
          <w:b/>
        </w:rPr>
        <w:t>"Permitted Annual Sales Cap Obligation Breach"</w:t>
      </w:r>
      <w:r w:rsidRPr="00462199">
        <w:t xml:space="preserve"> will be deemed to have occurred; and</w:t>
      </w:r>
      <w:bookmarkEnd w:id="3241"/>
    </w:p>
    <w:p w14:paraId="73D0AD8C" w14:textId="77777777" w:rsidR="00D179D6" w:rsidRPr="00462199" w:rsidRDefault="00D179D6" w:rsidP="00867A58">
      <w:pPr>
        <w:pStyle w:val="H3Ashurst"/>
      </w:pPr>
      <w:bookmarkStart w:id="3242" w:name="_Ref144113472"/>
      <w:r w:rsidRPr="00462199">
        <w:t>all Excess Sales Volumes shall be deemed to be Non-Qualifying Volumes in such Fiscal Year.</w:t>
      </w:r>
      <w:bookmarkEnd w:id="3242"/>
    </w:p>
    <w:p w14:paraId="279EC0F5" w14:textId="77777777" w:rsidR="00D179D6" w:rsidRPr="00462199" w:rsidRDefault="00D179D6" w:rsidP="005B3BB9">
      <w:pPr>
        <w:pStyle w:val="H1Ashurst"/>
      </w:pPr>
      <w:bookmarkStart w:id="3243" w:name="_Ref144113473"/>
      <w:bookmarkStart w:id="3244" w:name="_Ref144117980"/>
      <w:bookmarkStart w:id="3245" w:name="_Toc149833664"/>
      <w:r w:rsidRPr="00462199">
        <w:t>Strike Price Indexation Adjustment</w:t>
      </w:r>
      <w:bookmarkEnd w:id="3243"/>
      <w:bookmarkEnd w:id="3244"/>
      <w:bookmarkEnd w:id="3245"/>
    </w:p>
    <w:p w14:paraId="105D3C77" w14:textId="77777777" w:rsidR="00D179D6" w:rsidRPr="00462199" w:rsidRDefault="00D179D6" w:rsidP="005B3BB9">
      <w:pPr>
        <w:pStyle w:val="NormalBoldAshurst"/>
      </w:pPr>
      <w:r w:rsidRPr="00462199">
        <w:rPr>
          <w:i/>
        </w:rPr>
        <w:t>Indexation for Electrolytic Facilities</w:t>
      </w:r>
    </w:p>
    <w:p w14:paraId="63E56351" w14:textId="77777777" w:rsidR="00D179D6" w:rsidRPr="00462199" w:rsidRDefault="00D179D6" w:rsidP="005B3BB9">
      <w:pPr>
        <w:pStyle w:val="H2Ashurst"/>
      </w:pPr>
      <w:bookmarkStart w:id="3246" w:name="_Ref144113474"/>
      <w:r w:rsidRPr="00462199">
        <w:t xml:space="preserve">For Electrolytic Facilities only, the LCHA Counterparty shall calculate an indexation adjustment to the Strike Price during the Strike Price Adjustment Calculation Period in each calendar year of the Term (each such adjustment, an </w:t>
      </w:r>
      <w:r w:rsidRPr="00462199">
        <w:rPr>
          <w:b/>
        </w:rPr>
        <w:t>"Indexation Adjustment"</w:t>
      </w:r>
      <w:r w:rsidRPr="00462199">
        <w:t>).</w:t>
      </w:r>
      <w:bookmarkEnd w:id="3246"/>
    </w:p>
    <w:p w14:paraId="721FFC34" w14:textId="77777777" w:rsidR="00D179D6" w:rsidRPr="00462199" w:rsidRDefault="00D179D6" w:rsidP="005B3BB9">
      <w:pPr>
        <w:pStyle w:val="H2Ashurst"/>
      </w:pPr>
      <w:bookmarkStart w:id="3247" w:name="_Ref144113475"/>
      <w:r w:rsidRPr="00462199">
        <w:t>Each Indexation Adjustment shall:</w:t>
      </w:r>
      <w:bookmarkEnd w:id="3247"/>
    </w:p>
    <w:p w14:paraId="501B58AA" w14:textId="77777777" w:rsidR="00D179D6" w:rsidRPr="00462199" w:rsidRDefault="00D179D6" w:rsidP="00867A58">
      <w:pPr>
        <w:pStyle w:val="H3Ashurst"/>
      </w:pPr>
      <w:bookmarkStart w:id="3248" w:name="_Ref144113476"/>
      <w:r w:rsidRPr="00462199">
        <w:t xml:space="preserve">become effective on 1 April in the calendar year in which the Indexation Adjustment is calculated (each such date, an </w:t>
      </w:r>
      <w:r w:rsidRPr="00462199">
        <w:rPr>
          <w:b/>
        </w:rPr>
        <w:t>"Indexation Anniversary"</w:t>
      </w:r>
      <w:r w:rsidRPr="00462199">
        <w:t>) and shall apply for each Billing Period in the Fiscal Year starting on the Indexation Anniversary; and</w:t>
      </w:r>
      <w:bookmarkEnd w:id="3248"/>
    </w:p>
    <w:p w14:paraId="442562AD" w14:textId="77777777" w:rsidR="00D179D6" w:rsidRPr="00462199" w:rsidRDefault="00D179D6" w:rsidP="00867A58">
      <w:pPr>
        <w:pStyle w:val="H3Ashurst"/>
      </w:pPr>
      <w:bookmarkStart w:id="3249" w:name="_Ref144113477"/>
      <w:r w:rsidRPr="00462199">
        <w:t>use the CPI for January of the relevant calendar year save where the CPI for January is not published by 1 April in such calendar year, in which case the Reference CPI shall be used.</w:t>
      </w:r>
      <w:bookmarkEnd w:id="3249"/>
    </w:p>
    <w:p w14:paraId="6947566B" w14:textId="77777777" w:rsidR="00D179D6" w:rsidRPr="00462199" w:rsidRDefault="00D179D6" w:rsidP="005B3BB9">
      <w:pPr>
        <w:pStyle w:val="H2Ashurst"/>
      </w:pPr>
      <w:bookmarkStart w:id="3250" w:name="_Ref144113478"/>
      <w:r w:rsidRPr="00462199">
        <w:t>The Strike Price which is to apply in each Billing Period (</w:t>
      </w:r>
      <w:r w:rsidRPr="00462199">
        <w:rPr>
          <w:i/>
        </w:rPr>
        <w:t>m</w:t>
      </w:r>
      <w:r w:rsidRPr="00462199">
        <w:t>) with effect from each Indexation Anniversary as a result of the Indexation Adjustment shall be calculated as follows:</w:t>
      </w:r>
      <w:bookmarkEnd w:id="3250"/>
    </w:p>
    <w:p w14:paraId="70CB4353"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SP</m:t>
              </m:r>
            </m:e>
            <m:sub>
              <m:r>
                <w:rPr>
                  <w:rFonts w:ascii="Cambria Math" w:hAnsi="Cambria Math"/>
                </w:rPr>
                <m:t>m</m:t>
              </m:r>
            </m:sub>
          </m:sSub>
          <m:r>
            <m:rPr>
              <m:sty m:val="p"/>
            </m:rPr>
            <w:rPr>
              <w:rFonts w:ascii="Cambria Math" w:hAnsi="Cambria Math"/>
            </w:rPr>
            <m:t xml:space="preserve">= </m:t>
          </m:r>
          <m:d>
            <m:dPr>
              <m:ctrlPr>
                <w:rPr>
                  <w:rFonts w:ascii="Cambria Math" w:hAnsi="Cambria Math" w:cs="Arial"/>
                </w:rPr>
              </m:ctrlPr>
            </m:dPr>
            <m:e>
              <m:d>
                <m:dPr>
                  <m:ctrlPr>
                    <w:rPr>
                      <w:rFonts w:ascii="Cambria Math" w:hAnsi="Cambria Math" w:cs="Arial"/>
                    </w:rPr>
                  </m:ctrlPr>
                </m:dPr>
                <m:e>
                  <m:sSub>
                    <m:sSubPr>
                      <m:ctrlPr>
                        <w:rPr>
                          <w:rFonts w:ascii="Cambria Math" w:hAnsi="Cambria Math" w:cs="Arial"/>
                        </w:rPr>
                      </m:ctrlPr>
                    </m:sSubPr>
                    <m:e>
                      <m:r>
                        <w:rPr>
                          <w:rFonts w:ascii="Cambria Math" w:hAnsi="Cambria Math"/>
                        </w:rPr>
                        <m:t>SP</m:t>
                      </m:r>
                    </m:e>
                    <m:sub>
                      <m:r>
                        <w:rPr>
                          <w:rFonts w:ascii="Cambria Math" w:hAnsi="Cambria Math"/>
                        </w:rPr>
                        <m:t>base</m:t>
                      </m:r>
                    </m:sub>
                  </m:sSub>
                  <m:r>
                    <m:rPr>
                      <m:sty m:val="p"/>
                    </m:rPr>
                    <w:rPr>
                      <w:rFonts w:ascii="Cambria Math" w:hAnsi="Cambria Math"/>
                    </w:rPr>
                    <m:t xml:space="preserve"> + </m:t>
                  </m:r>
                  <m:sSubSup>
                    <m:sSubSupPr>
                      <m:ctrlPr>
                        <w:rPr>
                          <w:rFonts w:ascii="Cambria Math" w:hAnsi="Cambria Math" w:cs="Arial"/>
                        </w:rPr>
                      </m:ctrlPr>
                    </m:sSubSupPr>
                    <m:e>
                      <m:r>
                        <w:rPr>
                          <w:rFonts w:ascii="Cambria Math" w:hAnsi="Cambria Math"/>
                        </w:rPr>
                        <m:t>ADJ</m:t>
                      </m:r>
                    </m:e>
                    <m:sub>
                      <m:r>
                        <w:rPr>
                          <w:rFonts w:ascii="Cambria Math" w:hAnsi="Cambria Math"/>
                        </w:rPr>
                        <m:t>i</m:t>
                      </m:r>
                    </m:sub>
                    <m:sup>
                      <m:r>
                        <w:rPr>
                          <w:rFonts w:ascii="Cambria Math" w:hAnsi="Cambria Math"/>
                        </w:rPr>
                        <m:t>base</m:t>
                      </m:r>
                    </m:sup>
                  </m:sSubSup>
                </m:e>
              </m:d>
              <m:r>
                <m:rPr>
                  <m:sty m:val="p"/>
                </m:rPr>
                <w:rPr>
                  <w:rFonts w:ascii="Cambria Math" w:hAnsi="Cambria Math"/>
                </w:rPr>
                <m:t xml:space="preserve">* </m:t>
              </m:r>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e>
          </m:d>
        </m:oMath>
      </m:oMathPara>
    </w:p>
    <w:p w14:paraId="40E2BC0A" w14:textId="77777777" w:rsidR="00D179D6" w:rsidRPr="00462199" w:rsidRDefault="00D179D6" w:rsidP="00E714F0">
      <w:pPr>
        <w:pStyle w:val="B12Ashurst"/>
      </w:pPr>
      <w:r w:rsidRPr="00462199">
        <w:lastRenderedPageBreak/>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38"/>
      </w:tblGrid>
      <w:tr w:rsidR="00D179D6" w:rsidRPr="00462199" w14:paraId="0FAFA447" w14:textId="77777777" w:rsidTr="00864CE4">
        <w:tc>
          <w:tcPr>
            <w:tcW w:w="1770" w:type="dxa"/>
            <w:tcMar>
              <w:left w:w="108" w:type="dxa"/>
              <w:right w:w="108" w:type="dxa"/>
            </w:tcMar>
          </w:tcPr>
          <w:p w14:paraId="5554B342"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m</m:t>
                    </m:r>
                  </m:sub>
                </m:sSub>
              </m:oMath>
            </m:oMathPara>
          </w:p>
        </w:tc>
        <w:tc>
          <w:tcPr>
            <w:tcW w:w="425" w:type="dxa"/>
            <w:tcMar>
              <w:left w:w="108" w:type="dxa"/>
              <w:right w:w="108" w:type="dxa"/>
            </w:tcMar>
          </w:tcPr>
          <w:p w14:paraId="2D6DCCD6" w14:textId="77777777" w:rsidR="00D179D6" w:rsidRPr="00462199" w:rsidRDefault="00D179D6" w:rsidP="00864CE4">
            <w:pPr>
              <w:pStyle w:val="TableAshurst"/>
            </w:pPr>
            <w:r w:rsidRPr="00462199">
              <w:t>=</w:t>
            </w:r>
          </w:p>
        </w:tc>
        <w:tc>
          <w:tcPr>
            <w:tcW w:w="6038" w:type="dxa"/>
            <w:tcMar>
              <w:left w:w="108" w:type="dxa"/>
              <w:right w:w="108" w:type="dxa"/>
            </w:tcMar>
          </w:tcPr>
          <w:p w14:paraId="6857E9C2" w14:textId="77777777" w:rsidR="00D179D6" w:rsidRPr="00462199" w:rsidRDefault="00D179D6" w:rsidP="00864CE4">
            <w:pPr>
              <w:pStyle w:val="TableAshurst"/>
            </w:pPr>
            <w:r w:rsidRPr="00462199">
              <w:t>Strike Price (</w:t>
            </w:r>
            <w:r w:rsidRPr="00462199">
              <w:rPr>
                <w:i/>
              </w:rPr>
              <w:t>£/MWh (HHV)</w:t>
            </w:r>
            <w:r w:rsidRPr="00462199">
              <w:t>) that applies in each Billing Period (</w:t>
            </w:r>
            <w:r w:rsidRPr="00462199">
              <w:rPr>
                <w:i/>
              </w:rPr>
              <w:t>m</w:t>
            </w:r>
            <w:r w:rsidRPr="00462199">
              <w:t>) with effect from each Indexation Anniversary</w:t>
            </w:r>
          </w:p>
        </w:tc>
      </w:tr>
      <w:tr w:rsidR="00D179D6" w:rsidRPr="00462199" w14:paraId="09B66130" w14:textId="77777777" w:rsidTr="00864CE4">
        <w:tc>
          <w:tcPr>
            <w:tcW w:w="1770" w:type="dxa"/>
            <w:tcMar>
              <w:left w:w="108" w:type="dxa"/>
              <w:right w:w="108" w:type="dxa"/>
            </w:tcMar>
          </w:tcPr>
          <w:p w14:paraId="603DE160"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base</m:t>
                    </m:r>
                  </m:sub>
                </m:sSub>
              </m:oMath>
            </m:oMathPara>
          </w:p>
        </w:tc>
        <w:tc>
          <w:tcPr>
            <w:tcW w:w="425" w:type="dxa"/>
            <w:tcMar>
              <w:left w:w="108" w:type="dxa"/>
              <w:right w:w="108" w:type="dxa"/>
            </w:tcMar>
          </w:tcPr>
          <w:p w14:paraId="40FC18CF" w14:textId="77777777" w:rsidR="00D179D6" w:rsidRPr="00462199" w:rsidRDefault="00D179D6" w:rsidP="00864CE4">
            <w:pPr>
              <w:pStyle w:val="TableAshurst"/>
            </w:pPr>
            <w:r w:rsidRPr="00462199">
              <w:t>=</w:t>
            </w:r>
          </w:p>
        </w:tc>
        <w:tc>
          <w:tcPr>
            <w:tcW w:w="6038" w:type="dxa"/>
            <w:tcMar>
              <w:left w:w="108" w:type="dxa"/>
              <w:right w:w="108" w:type="dxa"/>
            </w:tcMar>
          </w:tcPr>
          <w:p w14:paraId="22509D7C" w14:textId="77777777" w:rsidR="00D179D6" w:rsidRPr="00462199" w:rsidRDefault="00D179D6" w:rsidP="00864CE4">
            <w:pPr>
              <w:pStyle w:val="TableAshurst"/>
            </w:pPr>
            <w:r w:rsidRPr="00462199">
              <w:t>Initial Electrolytic Strike Price (</w:t>
            </w:r>
            <w:r w:rsidRPr="00462199">
              <w:rPr>
                <w:i/>
              </w:rPr>
              <w:t>£/MWh (HHV)</w:t>
            </w:r>
            <w:r w:rsidRPr="00462199">
              <w:t>)</w:t>
            </w:r>
          </w:p>
        </w:tc>
      </w:tr>
      <w:tr w:rsidR="00D179D6" w:rsidRPr="00462199" w14:paraId="56099B37" w14:textId="77777777" w:rsidTr="00864CE4">
        <w:tc>
          <w:tcPr>
            <w:tcW w:w="1770" w:type="dxa"/>
            <w:tcMar>
              <w:left w:w="108" w:type="dxa"/>
              <w:right w:w="108" w:type="dxa"/>
            </w:tcMar>
          </w:tcPr>
          <w:p w14:paraId="34BB1853" w14:textId="77777777" w:rsidR="00D179D6" w:rsidRPr="00462199" w:rsidRDefault="00F47FCB" w:rsidP="00864CE4">
            <w:pPr>
              <w:pStyle w:val="TableAshurst"/>
              <w:rPr>
                <w:rFonts w:eastAsia="Microsoft JhengHei"/>
              </w:rPr>
            </w:pPr>
            <m:oMathPara>
              <m:oMathParaPr>
                <m:jc m:val="left"/>
              </m:oMathParaPr>
              <m:oMath>
                <m:sSubSup>
                  <m:sSubSupPr>
                    <m:ctrlPr>
                      <w:rPr>
                        <w:rFonts w:ascii="Cambria Math" w:hAnsi="Cambria Math" w:cs="Arial"/>
                      </w:rPr>
                    </m:ctrlPr>
                  </m:sSubSupPr>
                  <m:e>
                    <m:r>
                      <w:rPr>
                        <w:rFonts w:ascii="Cambria Math" w:hAnsi="Cambria Math"/>
                      </w:rPr>
                      <m:t>ADJ</m:t>
                    </m:r>
                  </m:e>
                  <m:sub>
                    <m:r>
                      <w:rPr>
                        <w:rFonts w:ascii="Cambria Math" w:hAnsi="Cambria Math"/>
                      </w:rPr>
                      <m:t>i</m:t>
                    </m:r>
                  </m:sub>
                  <m:sup>
                    <m:r>
                      <w:rPr>
                        <w:rFonts w:ascii="Cambria Math" w:hAnsi="Cambria Math"/>
                      </w:rPr>
                      <m:t>base</m:t>
                    </m:r>
                  </m:sup>
                </m:sSubSup>
              </m:oMath>
            </m:oMathPara>
          </w:p>
        </w:tc>
        <w:tc>
          <w:tcPr>
            <w:tcW w:w="425" w:type="dxa"/>
            <w:tcMar>
              <w:left w:w="108" w:type="dxa"/>
              <w:right w:w="108" w:type="dxa"/>
            </w:tcMar>
          </w:tcPr>
          <w:p w14:paraId="08A0F03D" w14:textId="77777777" w:rsidR="00D179D6" w:rsidRPr="00462199" w:rsidRDefault="00D179D6" w:rsidP="00864CE4">
            <w:pPr>
              <w:pStyle w:val="TableAshurst"/>
            </w:pPr>
            <w:r w:rsidRPr="00462199">
              <w:t>=</w:t>
            </w:r>
          </w:p>
        </w:tc>
        <w:tc>
          <w:tcPr>
            <w:tcW w:w="6038" w:type="dxa"/>
            <w:tcMar>
              <w:left w:w="108" w:type="dxa"/>
              <w:right w:w="108" w:type="dxa"/>
            </w:tcMar>
          </w:tcPr>
          <w:p w14:paraId="212CFD99" w14:textId="1EFDC848" w:rsidR="00D179D6" w:rsidRPr="00462199" w:rsidRDefault="00D179D6" w:rsidP="00864CE4">
            <w:pPr>
              <w:pStyle w:val="TableAshurst"/>
            </w:pPr>
            <w:r w:rsidRPr="00462199">
              <w:t xml:space="preserve">sum of the </w:t>
            </w:r>
            <w:r w:rsidR="0067677D">
              <w:t>Indexation</w:t>
            </w:r>
            <w:r w:rsidRPr="00462199">
              <w:t xml:space="preserve"> Adjustments applicable to Day (</w:t>
            </w:r>
            <w:r w:rsidRPr="00462199">
              <w:rPr>
                <w:i/>
              </w:rPr>
              <w:t>i</w:t>
            </w:r>
            <w:r w:rsidRPr="00462199">
              <w:t xml:space="preserve">) (other than any adjustment pursuant to </w:t>
            </w:r>
            <w:r w:rsidR="007248B2" w:rsidRPr="007248B2">
              <w:t>Condition</w:t>
            </w:r>
            <w:r w:rsidRPr="00462199">
              <w:t xml:space="preserve"> </w:t>
            </w:r>
            <w:r w:rsidR="009D45B5">
              <w:fldChar w:fldCharType="begin"/>
            </w:r>
            <w:r w:rsidR="009D45B5">
              <w:instrText xml:space="preserve"> REF _Ref144113474 \w \h </w:instrText>
            </w:r>
            <w:r w:rsidR="009D45B5">
              <w:fldChar w:fldCharType="separate"/>
            </w:r>
            <w:del w:id="3251" w:author="Faqir, Sofia (Energy Security)" w:date="2023-11-12T19:47:00Z">
              <w:r w:rsidR="00E473FC">
                <w:delText>14.1</w:delText>
              </w:r>
            </w:del>
            <w:r w:rsidR="009D45B5">
              <w:fldChar w:fldCharType="end"/>
            </w:r>
            <w:r w:rsidRPr="00462199">
              <w:t xml:space="preserve"> (</w:t>
            </w:r>
            <w:r w:rsidRPr="00462199">
              <w:rPr>
                <w:i/>
              </w:rPr>
              <w:t>Indexation for Electrolytic Facilities</w:t>
            </w:r>
            <w:r w:rsidRPr="00462199">
              <w:t>)) occurring immediately prior to the relevant Indexation Anniversary, expressed in Base Year Terms</w:t>
            </w:r>
          </w:p>
        </w:tc>
      </w:tr>
      <w:tr w:rsidR="00D179D6" w:rsidRPr="00462199" w14:paraId="53EAB571" w14:textId="77777777" w:rsidTr="00864CE4">
        <w:tc>
          <w:tcPr>
            <w:tcW w:w="1770" w:type="dxa"/>
            <w:tcMar>
              <w:left w:w="108" w:type="dxa"/>
              <w:right w:w="108" w:type="dxa"/>
            </w:tcMar>
          </w:tcPr>
          <w:p w14:paraId="49947581" w14:textId="77777777" w:rsidR="00D179D6" w:rsidRPr="00462199" w:rsidRDefault="00F47FCB" w:rsidP="00864CE4">
            <w:pPr>
              <w:pStyle w:val="TableAshurst"/>
              <w:rPr>
                <w:rFonts w:eastAsia="Microsoft JhengHei"/>
                <w:iCs/>
              </w:rPr>
            </w:pPr>
            <m:oMathPara>
              <m:oMathParaPr>
                <m:jc m:val="left"/>
              </m:oMathParaPr>
              <m:oMath>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tc>
        <w:tc>
          <w:tcPr>
            <w:tcW w:w="425" w:type="dxa"/>
            <w:tcMar>
              <w:left w:w="108" w:type="dxa"/>
              <w:right w:w="108" w:type="dxa"/>
            </w:tcMar>
          </w:tcPr>
          <w:p w14:paraId="5F6CBE9D" w14:textId="77777777" w:rsidR="00D179D6" w:rsidRPr="00462199" w:rsidRDefault="00D179D6" w:rsidP="00864CE4">
            <w:pPr>
              <w:pStyle w:val="TableAshurst"/>
            </w:pPr>
            <w:r w:rsidRPr="00462199">
              <w:t>=</w:t>
            </w:r>
          </w:p>
        </w:tc>
        <w:tc>
          <w:tcPr>
            <w:tcW w:w="6038" w:type="dxa"/>
            <w:tcMar>
              <w:left w:w="108" w:type="dxa"/>
              <w:right w:w="108" w:type="dxa"/>
            </w:tcMar>
          </w:tcPr>
          <w:p w14:paraId="69D96453" w14:textId="77777777" w:rsidR="00D179D6" w:rsidRPr="00462199" w:rsidRDefault="00D179D6" w:rsidP="00864CE4">
            <w:pPr>
              <w:pStyle w:val="TableAshurst"/>
            </w:pPr>
            <w:r w:rsidRPr="00462199">
              <w:t>Inflation Factor applicable to Day (</w:t>
            </w:r>
            <w:r w:rsidRPr="00462199">
              <w:rPr>
                <w:i/>
              </w:rPr>
              <w:t>i</w:t>
            </w:r>
            <w:r w:rsidRPr="00462199">
              <w:t>)</w:t>
            </w:r>
          </w:p>
        </w:tc>
      </w:tr>
      <w:tr w:rsidR="00D179D6" w:rsidRPr="00462199" w14:paraId="31DD8F4E" w14:textId="77777777" w:rsidTr="00864CE4">
        <w:tc>
          <w:tcPr>
            <w:tcW w:w="1770" w:type="dxa"/>
            <w:tcMar>
              <w:left w:w="108" w:type="dxa"/>
              <w:right w:w="108" w:type="dxa"/>
            </w:tcMar>
          </w:tcPr>
          <w:p w14:paraId="6E3FA277" w14:textId="77777777" w:rsidR="00D179D6" w:rsidRPr="00462199" w:rsidRDefault="00D179D6" w:rsidP="00864CE4">
            <w:pPr>
              <w:pStyle w:val="TableAshurst"/>
            </w:pPr>
            <w:r w:rsidRPr="00462199">
              <w:t>Day (</w:t>
            </w:r>
            <m:oMath>
              <m:r>
                <w:rPr>
                  <w:rFonts w:ascii="Cambria Math" w:hAnsi="Cambria Math"/>
                </w:rPr>
                <m:t>i</m:t>
              </m:r>
            </m:oMath>
            <w:r w:rsidRPr="00462199">
              <w:t>)</w:t>
            </w:r>
          </w:p>
        </w:tc>
        <w:tc>
          <w:tcPr>
            <w:tcW w:w="425" w:type="dxa"/>
            <w:tcMar>
              <w:left w:w="108" w:type="dxa"/>
              <w:right w:w="108" w:type="dxa"/>
            </w:tcMar>
          </w:tcPr>
          <w:p w14:paraId="1A489715" w14:textId="77777777" w:rsidR="00D179D6" w:rsidRPr="00462199" w:rsidRDefault="00D179D6" w:rsidP="00864CE4">
            <w:pPr>
              <w:pStyle w:val="TableAshurst"/>
            </w:pPr>
            <w:r w:rsidRPr="00462199">
              <w:t>=</w:t>
            </w:r>
          </w:p>
        </w:tc>
        <w:tc>
          <w:tcPr>
            <w:tcW w:w="6038" w:type="dxa"/>
            <w:tcMar>
              <w:left w:w="108" w:type="dxa"/>
              <w:right w:w="108" w:type="dxa"/>
            </w:tcMar>
          </w:tcPr>
          <w:p w14:paraId="6DD8D12D" w14:textId="77777777" w:rsidR="00D179D6" w:rsidRPr="00462199" w:rsidRDefault="00D179D6" w:rsidP="00864CE4">
            <w:pPr>
              <w:pStyle w:val="TableAshurst"/>
            </w:pPr>
            <w:r w:rsidRPr="00462199">
              <w:t>the first calendar day of the relevant Billing Period (</w:t>
            </w:r>
            <w:r w:rsidRPr="00462199">
              <w:rPr>
                <w:i/>
              </w:rPr>
              <w:t>m</w:t>
            </w:r>
            <w:r w:rsidRPr="00462199">
              <w:t>)</w:t>
            </w:r>
          </w:p>
        </w:tc>
      </w:tr>
    </w:tbl>
    <w:p w14:paraId="1BCF62CE" w14:textId="77777777" w:rsidR="00D179D6" w:rsidRPr="00462199" w:rsidRDefault="00D179D6" w:rsidP="005B3BB9">
      <w:pPr>
        <w:pStyle w:val="H2Ashurst"/>
      </w:pPr>
      <w:bookmarkStart w:id="3252" w:name="_Ref144113479"/>
      <w:r w:rsidRPr="00462199">
        <w:t>The LCHA Counterparty shall notify the Producer of the revised Strike Price no later than five (5) Business Days after each Indexation Anniversary.</w:t>
      </w:r>
      <w:bookmarkEnd w:id="3252"/>
    </w:p>
    <w:p w14:paraId="7E0E268A" w14:textId="77777777" w:rsidR="00D179D6" w:rsidRPr="00462199" w:rsidRDefault="00D179D6" w:rsidP="005B3BB9">
      <w:pPr>
        <w:pStyle w:val="NormalBoldAshurst"/>
      </w:pPr>
      <w:r w:rsidRPr="00462199">
        <w:rPr>
          <w:i/>
        </w:rPr>
        <w:t>Indexation for CCUS-Enabled Facilities</w:t>
      </w:r>
    </w:p>
    <w:p w14:paraId="7FE974B0" w14:textId="77777777" w:rsidR="00D179D6" w:rsidRPr="00462199" w:rsidRDefault="00D179D6" w:rsidP="005B3BB9">
      <w:pPr>
        <w:pStyle w:val="H2Ashurst"/>
      </w:pPr>
      <w:bookmarkStart w:id="3253" w:name="_Ref144113480"/>
      <w:r w:rsidRPr="00462199">
        <w:t>For CCUS-Enabled Facilities only, the LCHA Counterparty shall calculate an indexation adjustment to the relevant Strike Price Component:</w:t>
      </w:r>
      <w:bookmarkEnd w:id="3253"/>
    </w:p>
    <w:p w14:paraId="3A2E8E2E" w14:textId="77777777" w:rsidR="00D179D6" w:rsidRPr="00462199" w:rsidRDefault="00D179D6" w:rsidP="00867A58">
      <w:pPr>
        <w:pStyle w:val="H3Ashurst"/>
      </w:pPr>
      <w:bookmarkStart w:id="3254" w:name="_Ref144113481"/>
      <w:r w:rsidRPr="00462199">
        <w:t xml:space="preserve">in respect of the Non-Gas Strike Price, during the Strike Price Adjustment Calculation Period in each calendar year of the Term (each such adjustment, a </w:t>
      </w:r>
      <w:r w:rsidRPr="00462199">
        <w:rPr>
          <w:b/>
        </w:rPr>
        <w:t>"Non-Gas Indexation Adjustment"</w:t>
      </w:r>
      <w:r w:rsidRPr="00462199">
        <w:t>), with each such Non-Gas Indexation Adjustment to:</w:t>
      </w:r>
      <w:bookmarkEnd w:id="3254"/>
    </w:p>
    <w:p w14:paraId="2711597F" w14:textId="77777777" w:rsidR="00D179D6" w:rsidRPr="00462199" w:rsidRDefault="00D179D6" w:rsidP="005B3BB9">
      <w:pPr>
        <w:pStyle w:val="H4Ashurst"/>
      </w:pPr>
      <w:bookmarkStart w:id="3255" w:name="_Ref144113482"/>
      <w:r w:rsidRPr="00462199">
        <w:t xml:space="preserve">become effective on 1 April in the calendar year in which the Non-Gas Indexation Adjustment is calculated (each such date, a </w:t>
      </w:r>
      <w:r w:rsidRPr="00462199">
        <w:rPr>
          <w:b/>
        </w:rPr>
        <w:t>"Non-Gas Indexation Anniversary"</w:t>
      </w:r>
      <w:r w:rsidRPr="00462199">
        <w:t>); and</w:t>
      </w:r>
      <w:bookmarkEnd w:id="3255"/>
    </w:p>
    <w:p w14:paraId="5FA32E5B" w14:textId="77777777" w:rsidR="00D179D6" w:rsidRPr="00462199" w:rsidRDefault="00D179D6" w:rsidP="005B3BB9">
      <w:pPr>
        <w:pStyle w:val="H4Ashurst"/>
      </w:pPr>
      <w:bookmarkStart w:id="3256" w:name="_Ref144113483"/>
      <w:r w:rsidRPr="00462199">
        <w:t>use the CPI for January of the relevant calendar year save where the CPI for January is not published by 1 April in such calendar year, in which case the Reference CPI shall be used; and</w:t>
      </w:r>
      <w:bookmarkEnd w:id="3256"/>
    </w:p>
    <w:p w14:paraId="1236555E" w14:textId="77777777" w:rsidR="00D179D6" w:rsidRPr="00462199" w:rsidRDefault="00D179D6" w:rsidP="00867A58">
      <w:pPr>
        <w:pStyle w:val="H3Ashurst"/>
      </w:pPr>
      <w:bookmarkStart w:id="3257" w:name="_Ref144113484"/>
      <w:r w:rsidRPr="00462199">
        <w:t xml:space="preserve">in respect of the Natural Gas Strike Price, for each Billing Period in the Payment Period (each such adjustment, a </w:t>
      </w:r>
      <w:r w:rsidRPr="00462199">
        <w:rPr>
          <w:b/>
        </w:rPr>
        <w:t>"Natural Gas Indexation Adjustment"</w:t>
      </w:r>
      <w:r w:rsidRPr="00462199">
        <w:t>), with each such Natural Gas Indexation Adjustment to use the Gas Reference Price for the relevant Billing Period.</w:t>
      </w:r>
      <w:bookmarkEnd w:id="3257"/>
    </w:p>
    <w:p w14:paraId="4975B7BD" w14:textId="77777777" w:rsidR="00D179D6" w:rsidRPr="00462199" w:rsidRDefault="00D179D6" w:rsidP="005B3BB9">
      <w:pPr>
        <w:pStyle w:val="H2Ashurst"/>
      </w:pPr>
      <w:bookmarkStart w:id="3258" w:name="_Ref144113485"/>
      <w:r w:rsidRPr="00462199">
        <w:t>The Strike Price which is to apply in each Billing Period (</w:t>
      </w:r>
      <w:r w:rsidRPr="00462199">
        <w:rPr>
          <w:i/>
        </w:rPr>
        <w:t>m</w:t>
      </w:r>
      <w:r w:rsidRPr="00462199">
        <w:t>) as a result of the Non-Gas Indexation Adjustment and the Natural Gas Indexation Adjustment shall be calculated as follows:</w:t>
      </w:r>
      <w:bookmarkEnd w:id="3258"/>
    </w:p>
    <w:p w14:paraId="4416972A"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SP</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SP</m:t>
              </m:r>
            </m:e>
            <m:sub>
              <m:r>
                <w:rPr>
                  <w:rFonts w:ascii="Cambria Math" w:hAnsi="Cambria Math"/>
                </w:rPr>
                <m:t>NonG</m:t>
              </m:r>
              <m:r>
                <m:rPr>
                  <m:sty m:val="p"/>
                </m:rPr>
                <w:rPr>
                  <w:rFonts w:ascii="Cambria Math" w:hAnsi="Cambria Math"/>
                </w:rPr>
                <m:t>,</m:t>
              </m:r>
              <m:r>
                <w:rPr>
                  <w:rFonts w:ascii="Cambria Math" w:hAnsi="Cambria Math"/>
                </w:rPr>
                <m:t>m</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SP</m:t>
              </m:r>
            </m:e>
            <m:sub>
              <m:r>
                <w:rPr>
                  <w:rFonts w:ascii="Cambria Math" w:hAnsi="Cambria Math"/>
                </w:rPr>
                <m:t>G</m:t>
              </m:r>
              <m:r>
                <m:rPr>
                  <m:sty m:val="p"/>
                </m:rPr>
                <w:rPr>
                  <w:rFonts w:ascii="Cambria Math" w:hAnsi="Cambria Math"/>
                </w:rPr>
                <m:t>,</m:t>
              </m:r>
              <m:r>
                <w:rPr>
                  <w:rFonts w:ascii="Cambria Math" w:hAnsi="Cambria Math"/>
                </w:rPr>
                <m:t>m</m:t>
              </m:r>
            </m:sub>
          </m:sSub>
        </m:oMath>
      </m:oMathPara>
    </w:p>
    <w:p w14:paraId="31B2075E" w14:textId="77777777" w:rsidR="00D179D6" w:rsidRPr="00462199" w:rsidRDefault="00D179D6" w:rsidP="00E714F0">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38"/>
      </w:tblGrid>
      <w:tr w:rsidR="00D179D6" w:rsidRPr="00462199" w14:paraId="3B420CE7" w14:textId="77777777" w:rsidTr="00864CE4">
        <w:tc>
          <w:tcPr>
            <w:tcW w:w="1770" w:type="dxa"/>
            <w:tcMar>
              <w:left w:w="108" w:type="dxa"/>
              <w:right w:w="108" w:type="dxa"/>
            </w:tcMar>
          </w:tcPr>
          <w:p w14:paraId="15D16436"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m</m:t>
                    </m:r>
                  </m:sub>
                </m:sSub>
              </m:oMath>
            </m:oMathPara>
          </w:p>
        </w:tc>
        <w:tc>
          <w:tcPr>
            <w:tcW w:w="425" w:type="dxa"/>
            <w:tcMar>
              <w:left w:w="108" w:type="dxa"/>
              <w:right w:w="108" w:type="dxa"/>
            </w:tcMar>
          </w:tcPr>
          <w:p w14:paraId="1CFE34E6" w14:textId="77777777" w:rsidR="00D179D6" w:rsidRPr="00462199" w:rsidRDefault="00D179D6" w:rsidP="00864CE4">
            <w:pPr>
              <w:pStyle w:val="TableAshurst"/>
            </w:pPr>
            <w:r w:rsidRPr="00462199">
              <w:t>=</w:t>
            </w:r>
          </w:p>
        </w:tc>
        <w:tc>
          <w:tcPr>
            <w:tcW w:w="6038" w:type="dxa"/>
            <w:tcMar>
              <w:left w:w="108" w:type="dxa"/>
              <w:right w:w="108" w:type="dxa"/>
            </w:tcMar>
          </w:tcPr>
          <w:p w14:paraId="5F4027C1" w14:textId="77777777" w:rsidR="00D179D6" w:rsidRPr="00462199" w:rsidRDefault="00D179D6" w:rsidP="00864CE4">
            <w:pPr>
              <w:pStyle w:val="TableAshurst"/>
            </w:pPr>
            <w:r w:rsidRPr="00462199">
              <w:t>Strike Price (</w:t>
            </w:r>
            <w:r w:rsidRPr="00462199">
              <w:rPr>
                <w:i/>
              </w:rPr>
              <w:t>£/MWh (HHV)</w:t>
            </w:r>
            <w:r w:rsidRPr="00462199">
              <w:t>) that applies in each Billing Period (</w:t>
            </w:r>
            <w:r w:rsidRPr="00462199">
              <w:rPr>
                <w:i/>
              </w:rPr>
              <w:t>m</w:t>
            </w:r>
            <w:r w:rsidRPr="00462199">
              <w:t>)</w:t>
            </w:r>
          </w:p>
        </w:tc>
      </w:tr>
      <w:tr w:rsidR="00D179D6" w:rsidRPr="00462199" w14:paraId="29FBBE48" w14:textId="77777777" w:rsidTr="00864CE4">
        <w:tc>
          <w:tcPr>
            <w:tcW w:w="1770" w:type="dxa"/>
            <w:tcMar>
              <w:left w:w="108" w:type="dxa"/>
              <w:right w:w="108" w:type="dxa"/>
            </w:tcMar>
          </w:tcPr>
          <w:p w14:paraId="6FF5C212"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NonG</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422329AB" w14:textId="77777777" w:rsidR="00D179D6" w:rsidRPr="00462199" w:rsidRDefault="00D179D6" w:rsidP="00864CE4">
            <w:pPr>
              <w:pStyle w:val="TableAshurst"/>
            </w:pPr>
            <w:r w:rsidRPr="00462199">
              <w:t>=</w:t>
            </w:r>
          </w:p>
        </w:tc>
        <w:tc>
          <w:tcPr>
            <w:tcW w:w="6038" w:type="dxa"/>
            <w:tcMar>
              <w:left w:w="108" w:type="dxa"/>
              <w:right w:w="108" w:type="dxa"/>
            </w:tcMar>
          </w:tcPr>
          <w:p w14:paraId="5A026C25" w14:textId="77777777" w:rsidR="00D179D6" w:rsidRPr="00462199" w:rsidRDefault="00D179D6" w:rsidP="00864CE4">
            <w:pPr>
              <w:pStyle w:val="TableAshurst"/>
            </w:pPr>
            <w:r w:rsidRPr="00462199">
              <w:t>Non-Gas Strike Price (</w:t>
            </w:r>
            <w:r w:rsidRPr="00462199">
              <w:rPr>
                <w:i/>
              </w:rPr>
              <w:t>£/MWh (HHV)</w:t>
            </w:r>
            <w:r w:rsidRPr="00462199">
              <w:t>) that applies in each Billing Period (</w:t>
            </w:r>
            <w:r w:rsidRPr="00462199">
              <w:rPr>
                <w:i/>
              </w:rPr>
              <w:t>m</w:t>
            </w:r>
            <w:r w:rsidRPr="00462199">
              <w:t>) with effect from each Non-Gas Indexation Anniversary</w:t>
            </w:r>
          </w:p>
        </w:tc>
      </w:tr>
      <w:tr w:rsidR="00D179D6" w:rsidRPr="00462199" w14:paraId="36CC8648" w14:textId="77777777" w:rsidTr="00864CE4">
        <w:tc>
          <w:tcPr>
            <w:tcW w:w="1770" w:type="dxa"/>
            <w:tcMar>
              <w:left w:w="108" w:type="dxa"/>
              <w:right w:w="108" w:type="dxa"/>
            </w:tcMar>
          </w:tcPr>
          <w:p w14:paraId="39BF86C8"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G</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03A26A19" w14:textId="77777777" w:rsidR="00D179D6" w:rsidRPr="00462199" w:rsidRDefault="00D179D6" w:rsidP="00864CE4">
            <w:pPr>
              <w:pStyle w:val="TableAshurst"/>
            </w:pPr>
            <w:r w:rsidRPr="00462199">
              <w:t>=</w:t>
            </w:r>
          </w:p>
        </w:tc>
        <w:tc>
          <w:tcPr>
            <w:tcW w:w="6038" w:type="dxa"/>
            <w:tcMar>
              <w:left w:w="108" w:type="dxa"/>
              <w:right w:w="108" w:type="dxa"/>
            </w:tcMar>
          </w:tcPr>
          <w:p w14:paraId="08CCE07B" w14:textId="77777777" w:rsidR="00D179D6" w:rsidRPr="00462199" w:rsidRDefault="00D179D6" w:rsidP="00864CE4">
            <w:pPr>
              <w:pStyle w:val="TableAshurst"/>
            </w:pPr>
            <w:r w:rsidRPr="00462199">
              <w:t>Natural Gas Strike Price (</w:t>
            </w:r>
            <w:r w:rsidRPr="00462199">
              <w:rPr>
                <w:i/>
              </w:rPr>
              <w:t>£/MWh (HHV)</w:t>
            </w:r>
            <w:r w:rsidRPr="00462199">
              <w:t>) that applies in the relevant Billing Period (</w:t>
            </w:r>
            <w:r w:rsidRPr="00462199">
              <w:rPr>
                <w:i/>
              </w:rPr>
              <w:t>m</w:t>
            </w:r>
            <w:r w:rsidRPr="00462199">
              <w:t>)</w:t>
            </w:r>
          </w:p>
        </w:tc>
      </w:tr>
    </w:tbl>
    <w:p w14:paraId="5F484974" w14:textId="77777777" w:rsidR="00D179D6" w:rsidRPr="00462199" w:rsidRDefault="00D179D6" w:rsidP="005B3BB9">
      <w:pPr>
        <w:pStyle w:val="B12Ashurst"/>
      </w:pPr>
      <w:r w:rsidRPr="00462199">
        <w:t xml:space="preserve">provided that where </w:t>
      </w:r>
      <m:oMath>
        <m:sSub>
          <m:sSubPr>
            <m:ctrlPr>
              <w:rPr>
                <w:rFonts w:ascii="Cambria Math" w:hAnsi="Cambria Math" w:cs="Arial"/>
                <w:i/>
              </w:rPr>
            </m:ctrlPr>
          </m:sSubPr>
          <m:e>
            <m:r>
              <w:rPr>
                <w:rFonts w:ascii="Cambria Math" w:hAnsi="Cambria Math"/>
              </w:rPr>
              <m:t>SP</m:t>
            </m:r>
          </m:e>
          <m:sub>
            <m:r>
              <w:rPr>
                <w:rFonts w:ascii="Cambria Math" w:hAnsi="Cambria Math"/>
              </w:rPr>
              <m:t>G,m</m:t>
            </m:r>
          </m:sub>
        </m:sSub>
      </m:oMath>
      <w:r w:rsidRPr="00462199">
        <w:t xml:space="preserve"> is less than zero (0), it shall be deemed to be zero (0).</w:t>
      </w:r>
    </w:p>
    <w:p w14:paraId="7336C40D" w14:textId="77777777" w:rsidR="00D179D6" w:rsidRPr="00462199" w:rsidRDefault="00D179D6" w:rsidP="005B3BB9">
      <w:pPr>
        <w:pStyle w:val="H2Ashurst"/>
      </w:pPr>
      <w:bookmarkStart w:id="3259" w:name="_Ref144113486"/>
      <w:r w:rsidRPr="00462199">
        <w:t>The Non-Gas Strike Price which is to apply in each Billing Period (</w:t>
      </w:r>
      <w:r w:rsidRPr="00462199">
        <w:rPr>
          <w:i/>
        </w:rPr>
        <w:t>m</w:t>
      </w:r>
      <w:r w:rsidRPr="00462199">
        <w:t>) with effect from each Non-Gas Indexation Anniversary as a result of the Non-Gas Indexation Adjustment shall be calculated as follows:</w:t>
      </w:r>
      <w:bookmarkEnd w:id="3259"/>
    </w:p>
    <w:p w14:paraId="170C098E"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SP</m:t>
              </m:r>
            </m:e>
            <m:sub>
              <m:r>
                <w:rPr>
                  <w:rFonts w:ascii="Cambria Math" w:hAnsi="Cambria Math"/>
                </w:rPr>
                <m:t>NonG</m:t>
              </m:r>
              <m:r>
                <m:rPr>
                  <m:sty m:val="p"/>
                </m:rPr>
                <w:rPr>
                  <w:rFonts w:ascii="Cambria Math" w:hAnsi="Cambria Math"/>
                </w:rPr>
                <m:t>,</m:t>
              </m:r>
              <m:r>
                <w:rPr>
                  <w:rFonts w:ascii="Cambria Math" w:hAnsi="Cambria Math"/>
                </w:rPr>
                <m:t>m</m:t>
              </m:r>
            </m:sub>
          </m:sSub>
          <m:r>
            <m:rPr>
              <m:sty m:val="p"/>
            </m:rPr>
            <w:rPr>
              <w:rFonts w:ascii="Cambria Math" w:hAnsi="Cambria Math"/>
            </w:rPr>
            <m:t xml:space="preserve">= </m:t>
          </m:r>
          <m:d>
            <m:dPr>
              <m:ctrlPr>
                <w:rPr>
                  <w:rFonts w:ascii="Cambria Math" w:hAnsi="Cambria Math" w:cs="Arial"/>
                </w:rPr>
              </m:ctrlPr>
            </m:dPr>
            <m:e>
              <m:sSub>
                <m:sSubPr>
                  <m:ctrlPr>
                    <w:rPr>
                      <w:rFonts w:ascii="Cambria Math" w:hAnsi="Cambria Math" w:cs="Arial"/>
                    </w:rPr>
                  </m:ctrlPr>
                </m:sSubPr>
                <m:e>
                  <m:r>
                    <w:rPr>
                      <w:rFonts w:ascii="Cambria Math" w:hAnsi="Cambria Math"/>
                    </w:rPr>
                    <m:t>SP</m:t>
                  </m:r>
                </m:e>
                <m:sub>
                  <m:r>
                    <w:rPr>
                      <w:rFonts w:ascii="Cambria Math" w:hAnsi="Cambria Math"/>
                    </w:rPr>
                    <m:t>NonG</m:t>
                  </m:r>
                  <m:r>
                    <m:rPr>
                      <m:sty m:val="p"/>
                    </m:rPr>
                    <w:rPr>
                      <w:rFonts w:ascii="Cambria Math" w:hAnsi="Cambria Math"/>
                    </w:rPr>
                    <m:t>,</m:t>
                  </m:r>
                  <m:r>
                    <w:rPr>
                      <w:rFonts w:ascii="Cambria Math" w:hAnsi="Cambria Math"/>
                    </w:rPr>
                    <m:t>base</m:t>
                  </m:r>
                </m:sub>
              </m:sSub>
              <m:r>
                <m:rPr>
                  <m:sty m:val="p"/>
                </m:rPr>
                <w:rPr>
                  <w:rFonts w:ascii="Cambria Math" w:hAnsi="Cambria Math"/>
                </w:rPr>
                <m:t xml:space="preserve"> + </m:t>
              </m:r>
              <m:sSubSup>
                <m:sSubSupPr>
                  <m:ctrlPr>
                    <w:rPr>
                      <w:rFonts w:ascii="Cambria Math" w:hAnsi="Cambria Math" w:cs="Arial"/>
                    </w:rPr>
                  </m:ctrlPr>
                </m:sSubSupPr>
                <m:e>
                  <m:r>
                    <w:rPr>
                      <w:rFonts w:ascii="Cambria Math" w:hAnsi="Cambria Math"/>
                    </w:rPr>
                    <m:t>ADJ</m:t>
                  </m:r>
                </m:e>
                <m:sub>
                  <m:r>
                    <w:rPr>
                      <w:rFonts w:ascii="Cambria Math" w:hAnsi="Cambria Math"/>
                    </w:rPr>
                    <m:t>ING</m:t>
                  </m:r>
                  <m:r>
                    <m:rPr>
                      <m:sty m:val="p"/>
                    </m:rPr>
                    <w:rPr>
                      <w:rFonts w:ascii="Cambria Math" w:hAnsi="Cambria Math"/>
                    </w:rPr>
                    <m:t>,</m:t>
                  </m:r>
                  <m:r>
                    <w:rPr>
                      <w:rFonts w:ascii="Cambria Math" w:hAnsi="Cambria Math"/>
                    </w:rPr>
                    <m:t>i</m:t>
                  </m:r>
                </m:sub>
                <m:sup>
                  <m:r>
                    <w:rPr>
                      <w:rFonts w:ascii="Cambria Math" w:hAnsi="Cambria Math"/>
                    </w:rPr>
                    <m:t>base</m:t>
                  </m:r>
                </m:sup>
              </m:sSubSup>
            </m:e>
          </m:d>
          <m:r>
            <m:rPr>
              <m:sty m:val="p"/>
            </m:rPr>
            <w:rPr>
              <w:rFonts w:ascii="Cambria Math" w:hAnsi="Cambria Math"/>
            </w:rPr>
            <m:t xml:space="preserve"> * </m:t>
          </m:r>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p w14:paraId="43D7568A"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38"/>
      </w:tblGrid>
      <w:tr w:rsidR="00D179D6" w:rsidRPr="00462199" w14:paraId="6C526E75" w14:textId="77777777" w:rsidTr="00864CE4">
        <w:tc>
          <w:tcPr>
            <w:tcW w:w="1770" w:type="dxa"/>
            <w:tcMar>
              <w:left w:w="108" w:type="dxa"/>
              <w:right w:w="108" w:type="dxa"/>
            </w:tcMar>
          </w:tcPr>
          <w:p w14:paraId="371FD0B0"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NonG</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5A95C0A2" w14:textId="77777777" w:rsidR="00D179D6" w:rsidRPr="00462199" w:rsidRDefault="00D179D6" w:rsidP="00864CE4">
            <w:pPr>
              <w:pStyle w:val="TableAshurst"/>
            </w:pPr>
            <w:r w:rsidRPr="00462199">
              <w:t>=</w:t>
            </w:r>
          </w:p>
        </w:tc>
        <w:tc>
          <w:tcPr>
            <w:tcW w:w="6038" w:type="dxa"/>
            <w:tcMar>
              <w:left w:w="108" w:type="dxa"/>
              <w:right w:w="108" w:type="dxa"/>
            </w:tcMar>
          </w:tcPr>
          <w:p w14:paraId="3E0BF8BE" w14:textId="77777777" w:rsidR="00D179D6" w:rsidRPr="00462199" w:rsidRDefault="00D179D6" w:rsidP="00864CE4">
            <w:pPr>
              <w:pStyle w:val="TableAshurst"/>
            </w:pPr>
            <w:r w:rsidRPr="00462199">
              <w:t>Non-Gas Strike Price (</w:t>
            </w:r>
            <w:r w:rsidRPr="00462199">
              <w:rPr>
                <w:i/>
              </w:rPr>
              <w:t>£/MWh (HHV)</w:t>
            </w:r>
            <w:r w:rsidRPr="00462199">
              <w:t>) that applies in each Billing Period (</w:t>
            </w:r>
            <w:r w:rsidRPr="00462199">
              <w:rPr>
                <w:i/>
              </w:rPr>
              <w:t>m</w:t>
            </w:r>
            <w:r w:rsidRPr="00462199">
              <w:t>) with effect from each Non-Gas Indexation Anniversary</w:t>
            </w:r>
          </w:p>
        </w:tc>
      </w:tr>
      <w:tr w:rsidR="00D179D6" w:rsidRPr="00462199" w14:paraId="5571ADC4" w14:textId="77777777" w:rsidTr="00864CE4">
        <w:tc>
          <w:tcPr>
            <w:tcW w:w="1770" w:type="dxa"/>
            <w:tcMar>
              <w:left w:w="108" w:type="dxa"/>
              <w:right w:w="108" w:type="dxa"/>
            </w:tcMar>
          </w:tcPr>
          <w:p w14:paraId="31646BC0"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NonG</m:t>
                    </m:r>
                    <m:r>
                      <m:rPr>
                        <m:sty m:val="p"/>
                      </m:rPr>
                      <w:rPr>
                        <w:rFonts w:ascii="Cambria Math" w:hAnsi="Cambria Math"/>
                      </w:rPr>
                      <m:t>,</m:t>
                    </m:r>
                    <m:r>
                      <w:rPr>
                        <w:rFonts w:ascii="Cambria Math" w:hAnsi="Cambria Math"/>
                      </w:rPr>
                      <m:t>base</m:t>
                    </m:r>
                  </m:sub>
                </m:sSub>
              </m:oMath>
            </m:oMathPara>
          </w:p>
        </w:tc>
        <w:tc>
          <w:tcPr>
            <w:tcW w:w="425" w:type="dxa"/>
            <w:tcMar>
              <w:left w:w="108" w:type="dxa"/>
              <w:right w:w="108" w:type="dxa"/>
            </w:tcMar>
          </w:tcPr>
          <w:p w14:paraId="7486784B" w14:textId="77777777" w:rsidR="00D179D6" w:rsidRPr="00462199" w:rsidRDefault="00D179D6" w:rsidP="00864CE4">
            <w:pPr>
              <w:pStyle w:val="TableAshurst"/>
            </w:pPr>
            <w:r w:rsidRPr="00462199">
              <w:t>=</w:t>
            </w:r>
          </w:p>
        </w:tc>
        <w:tc>
          <w:tcPr>
            <w:tcW w:w="6038" w:type="dxa"/>
            <w:tcMar>
              <w:left w:w="108" w:type="dxa"/>
              <w:right w:w="108" w:type="dxa"/>
            </w:tcMar>
          </w:tcPr>
          <w:p w14:paraId="65C1C364" w14:textId="77777777" w:rsidR="00D179D6" w:rsidRPr="00462199" w:rsidRDefault="00D179D6" w:rsidP="00864CE4">
            <w:pPr>
              <w:pStyle w:val="TableAshurst"/>
            </w:pPr>
            <w:r w:rsidRPr="00462199">
              <w:t>Initial Non-Gas Strike Price (</w:t>
            </w:r>
            <w:r w:rsidRPr="00462199">
              <w:rPr>
                <w:i/>
              </w:rPr>
              <w:t>£/MWh (HHV)</w:t>
            </w:r>
            <w:r w:rsidRPr="00462199">
              <w:t>)</w:t>
            </w:r>
          </w:p>
        </w:tc>
      </w:tr>
      <w:tr w:rsidR="00D179D6" w:rsidRPr="00462199" w14:paraId="16B5B6C2" w14:textId="77777777" w:rsidTr="00864CE4">
        <w:tc>
          <w:tcPr>
            <w:tcW w:w="1770" w:type="dxa"/>
            <w:tcMar>
              <w:left w:w="108" w:type="dxa"/>
              <w:right w:w="108" w:type="dxa"/>
            </w:tcMar>
          </w:tcPr>
          <w:p w14:paraId="05241B43" w14:textId="77777777" w:rsidR="00D179D6" w:rsidRPr="00462199" w:rsidRDefault="00F47FCB" w:rsidP="00864CE4">
            <w:pPr>
              <w:pStyle w:val="TableAshurst"/>
              <w:rPr>
                <w:rFonts w:eastAsia="Microsoft JhengHei"/>
              </w:rPr>
            </w:pPr>
            <m:oMathPara>
              <m:oMathParaPr>
                <m:jc m:val="left"/>
              </m:oMathParaPr>
              <m:oMath>
                <m:sSubSup>
                  <m:sSubSupPr>
                    <m:ctrlPr>
                      <w:rPr>
                        <w:rFonts w:ascii="Cambria Math" w:hAnsi="Cambria Math" w:cs="Arial"/>
                      </w:rPr>
                    </m:ctrlPr>
                  </m:sSubSupPr>
                  <m:e>
                    <m:r>
                      <w:rPr>
                        <w:rFonts w:ascii="Cambria Math" w:hAnsi="Cambria Math"/>
                      </w:rPr>
                      <m:t>ADJ</m:t>
                    </m:r>
                  </m:e>
                  <m:sub>
                    <m:r>
                      <w:rPr>
                        <w:rFonts w:ascii="Cambria Math" w:hAnsi="Cambria Math"/>
                      </w:rPr>
                      <m:t>ING</m:t>
                    </m:r>
                    <m:r>
                      <m:rPr>
                        <m:sty m:val="p"/>
                      </m:rPr>
                      <w:rPr>
                        <w:rFonts w:ascii="Cambria Math" w:hAnsi="Cambria Math"/>
                      </w:rPr>
                      <m:t>,</m:t>
                    </m:r>
                    <m:r>
                      <w:rPr>
                        <w:rFonts w:ascii="Cambria Math" w:hAnsi="Cambria Math"/>
                      </w:rPr>
                      <m:t>i</m:t>
                    </m:r>
                  </m:sub>
                  <m:sup>
                    <m:r>
                      <w:rPr>
                        <w:rFonts w:ascii="Cambria Math" w:hAnsi="Cambria Math"/>
                      </w:rPr>
                      <m:t>base</m:t>
                    </m:r>
                  </m:sup>
                </m:sSubSup>
              </m:oMath>
            </m:oMathPara>
          </w:p>
        </w:tc>
        <w:tc>
          <w:tcPr>
            <w:tcW w:w="425" w:type="dxa"/>
            <w:tcMar>
              <w:left w:w="108" w:type="dxa"/>
              <w:right w:w="108" w:type="dxa"/>
            </w:tcMar>
          </w:tcPr>
          <w:p w14:paraId="553691C3" w14:textId="77777777" w:rsidR="00D179D6" w:rsidRPr="00462199" w:rsidRDefault="00D179D6" w:rsidP="00864CE4">
            <w:pPr>
              <w:pStyle w:val="TableAshurst"/>
            </w:pPr>
            <w:r w:rsidRPr="00462199">
              <w:t>=</w:t>
            </w:r>
          </w:p>
        </w:tc>
        <w:tc>
          <w:tcPr>
            <w:tcW w:w="6038" w:type="dxa"/>
            <w:tcMar>
              <w:left w:w="108" w:type="dxa"/>
              <w:right w:w="108" w:type="dxa"/>
            </w:tcMar>
          </w:tcPr>
          <w:p w14:paraId="2982B710" w14:textId="08F92F27" w:rsidR="00D179D6" w:rsidRPr="00462199" w:rsidRDefault="00D179D6" w:rsidP="00864CE4">
            <w:pPr>
              <w:pStyle w:val="TableAshurst"/>
            </w:pPr>
            <w:r w:rsidRPr="00462199">
              <w:t xml:space="preserve">sum of the Non-Gas </w:t>
            </w:r>
            <w:r w:rsidR="0067677D">
              <w:t>Indexation</w:t>
            </w:r>
            <w:r w:rsidRPr="00462199">
              <w:t xml:space="preserve"> Adjustments applicable to Day (</w:t>
            </w:r>
            <w:r w:rsidRPr="00462199">
              <w:rPr>
                <w:i/>
              </w:rPr>
              <w:t>i</w:t>
            </w:r>
            <w:r w:rsidRPr="00462199">
              <w:t xml:space="preserve">) (other than any adjustment pursuant to </w:t>
            </w:r>
            <w:r w:rsidR="007248B2" w:rsidRPr="007248B2">
              <w:t>Condition</w:t>
            </w:r>
            <w:r w:rsidRPr="00462199">
              <w:t xml:space="preserve"> </w:t>
            </w:r>
            <w:r w:rsidRPr="00462199">
              <w:fldChar w:fldCharType="begin"/>
            </w:r>
            <w:r w:rsidRPr="00462199">
              <w:instrText xml:space="preserve">  REF _Ref144113481 \r \h \* MERGEFORMAT </w:instrText>
            </w:r>
            <w:r w:rsidRPr="00462199">
              <w:fldChar w:fldCharType="separate"/>
            </w:r>
            <w:del w:id="3260" w:author="Faqir, Sofia (Energy Security)" w:date="2023-11-12T19:47:00Z">
              <w:r w:rsidR="00E473FC" w:rsidRPr="00E473FC">
                <w:rPr>
                  <w:color w:val="000000"/>
                </w:rPr>
                <w:delText>14.5(A)</w:delText>
              </w:r>
            </w:del>
            <w:r w:rsidRPr="00462199">
              <w:fldChar w:fldCharType="end"/>
            </w:r>
            <w:r w:rsidRPr="00462199">
              <w:t>) (</w:t>
            </w:r>
            <w:r w:rsidRPr="00462199">
              <w:rPr>
                <w:i/>
              </w:rPr>
              <w:t>Indexation for CCUS-Enabled Facilities</w:t>
            </w:r>
            <w:r w:rsidRPr="00462199">
              <w:t>) occurring immediately prior to the relevant Non-Gas Indexation Anniversary, expressed in Base Year Terms</w:t>
            </w:r>
          </w:p>
        </w:tc>
      </w:tr>
      <w:tr w:rsidR="00D179D6" w:rsidRPr="00462199" w14:paraId="407F22DA" w14:textId="77777777" w:rsidTr="00864CE4">
        <w:tc>
          <w:tcPr>
            <w:tcW w:w="1770" w:type="dxa"/>
            <w:tcMar>
              <w:left w:w="108" w:type="dxa"/>
              <w:right w:w="108" w:type="dxa"/>
            </w:tcMar>
          </w:tcPr>
          <w:p w14:paraId="5430F110" w14:textId="77777777" w:rsidR="00D179D6" w:rsidRPr="00462199" w:rsidRDefault="00F47FCB" w:rsidP="00864CE4">
            <w:pPr>
              <w:pStyle w:val="TableAshurst"/>
              <w:rPr>
                <w:rFonts w:eastAsia="Microsoft JhengHei"/>
                <w:sz w:val="24"/>
                <w:szCs w:val="36"/>
              </w:rPr>
            </w:pPr>
            <m:oMathPara>
              <m:oMathParaPr>
                <m:jc m:val="left"/>
              </m:oMathParaPr>
              <m:oMath>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tc>
        <w:tc>
          <w:tcPr>
            <w:tcW w:w="425" w:type="dxa"/>
            <w:tcMar>
              <w:left w:w="108" w:type="dxa"/>
              <w:right w:w="108" w:type="dxa"/>
            </w:tcMar>
          </w:tcPr>
          <w:p w14:paraId="749CE2AD" w14:textId="77777777" w:rsidR="00D179D6" w:rsidRPr="00462199" w:rsidRDefault="00D179D6" w:rsidP="00864CE4">
            <w:pPr>
              <w:pStyle w:val="TableAshurst"/>
            </w:pPr>
            <w:r w:rsidRPr="00462199">
              <w:t>=</w:t>
            </w:r>
          </w:p>
        </w:tc>
        <w:tc>
          <w:tcPr>
            <w:tcW w:w="6038" w:type="dxa"/>
            <w:tcMar>
              <w:left w:w="108" w:type="dxa"/>
              <w:right w:w="108" w:type="dxa"/>
            </w:tcMar>
          </w:tcPr>
          <w:p w14:paraId="41B10E51" w14:textId="77777777" w:rsidR="00D179D6" w:rsidRPr="00462199" w:rsidRDefault="00D179D6" w:rsidP="00864CE4">
            <w:pPr>
              <w:pStyle w:val="TableAshurst"/>
            </w:pPr>
            <w:r w:rsidRPr="00462199">
              <w:t>Inflation Factor applicable to a Day (</w:t>
            </w:r>
            <w:r w:rsidRPr="00462199">
              <w:rPr>
                <w:i/>
              </w:rPr>
              <w:t>i</w:t>
            </w:r>
            <w:r w:rsidRPr="00462199">
              <w:t>)</w:t>
            </w:r>
          </w:p>
        </w:tc>
      </w:tr>
      <w:tr w:rsidR="00D179D6" w:rsidRPr="00462199" w14:paraId="360261F7" w14:textId="77777777" w:rsidTr="00864CE4">
        <w:tc>
          <w:tcPr>
            <w:tcW w:w="1770" w:type="dxa"/>
            <w:tcMar>
              <w:left w:w="108" w:type="dxa"/>
              <w:right w:w="108" w:type="dxa"/>
            </w:tcMar>
          </w:tcPr>
          <w:p w14:paraId="6868CE79" w14:textId="77777777" w:rsidR="00D179D6" w:rsidRPr="00462199" w:rsidRDefault="00D179D6" w:rsidP="00864CE4">
            <w:pPr>
              <w:pStyle w:val="TableAshurst"/>
            </w:pPr>
            <w:r w:rsidRPr="00462199">
              <w:t>Day (</w:t>
            </w:r>
            <m:oMath>
              <m:r>
                <w:rPr>
                  <w:rFonts w:ascii="Cambria Math" w:hAnsi="Cambria Math"/>
                </w:rPr>
                <m:t>i</m:t>
              </m:r>
            </m:oMath>
            <w:r w:rsidRPr="00462199">
              <w:t>)</w:t>
            </w:r>
          </w:p>
        </w:tc>
        <w:tc>
          <w:tcPr>
            <w:tcW w:w="425" w:type="dxa"/>
            <w:tcMar>
              <w:left w:w="108" w:type="dxa"/>
              <w:right w:w="108" w:type="dxa"/>
            </w:tcMar>
          </w:tcPr>
          <w:p w14:paraId="17C5EA86" w14:textId="77777777" w:rsidR="00D179D6" w:rsidRPr="00462199" w:rsidRDefault="00D179D6" w:rsidP="00864CE4">
            <w:pPr>
              <w:pStyle w:val="TableAshurst"/>
            </w:pPr>
            <w:r w:rsidRPr="00462199">
              <w:t>=</w:t>
            </w:r>
          </w:p>
        </w:tc>
        <w:tc>
          <w:tcPr>
            <w:tcW w:w="6038" w:type="dxa"/>
            <w:tcMar>
              <w:left w:w="108" w:type="dxa"/>
              <w:right w:w="108" w:type="dxa"/>
            </w:tcMar>
          </w:tcPr>
          <w:p w14:paraId="1EC2E61B" w14:textId="77777777" w:rsidR="00D179D6" w:rsidRPr="00462199" w:rsidRDefault="00D179D6" w:rsidP="00864CE4">
            <w:pPr>
              <w:pStyle w:val="TableAshurst"/>
            </w:pPr>
            <w:r w:rsidRPr="00462199">
              <w:t>the first calendar day of the relevant Billing Period (</w:t>
            </w:r>
            <w:r w:rsidRPr="00462199">
              <w:rPr>
                <w:i/>
              </w:rPr>
              <w:t>m</w:t>
            </w:r>
            <w:r w:rsidRPr="00462199">
              <w:t>)</w:t>
            </w:r>
          </w:p>
        </w:tc>
      </w:tr>
    </w:tbl>
    <w:p w14:paraId="14751780" w14:textId="77777777" w:rsidR="00D179D6" w:rsidRPr="00462199" w:rsidRDefault="00D179D6" w:rsidP="00C9611D">
      <w:pPr>
        <w:pStyle w:val="H2Ashurst"/>
        <w:spacing w:before="120"/>
      </w:pPr>
      <w:bookmarkStart w:id="3261" w:name="_Ref144113487"/>
      <w:r w:rsidRPr="00462199">
        <w:t>The LCHA Counterparty shall notify the Producer of the revised Non-Gas Strike Price no later than five (5) Business Days after each Non-Gas Indexation Anniversary.</w:t>
      </w:r>
      <w:bookmarkEnd w:id="3261"/>
    </w:p>
    <w:p w14:paraId="6B134A03" w14:textId="77777777" w:rsidR="00D179D6" w:rsidRPr="00462199" w:rsidRDefault="00D179D6" w:rsidP="005B3BB9">
      <w:pPr>
        <w:pStyle w:val="H2Ashurst"/>
      </w:pPr>
      <w:bookmarkStart w:id="3262" w:name="_Ref144113488"/>
      <w:r w:rsidRPr="00462199">
        <w:t xml:space="preserve">The </w:t>
      </w:r>
      <w:r w:rsidRPr="00462199">
        <w:rPr>
          <w:b/>
        </w:rPr>
        <w:t>"Natural Gas Strike Price"</w:t>
      </w:r>
      <w:r w:rsidRPr="00462199">
        <w:t xml:space="preserve"> which is to apply in each Billing Period (</w:t>
      </w:r>
      <w:r w:rsidRPr="00462199">
        <w:rPr>
          <w:i/>
        </w:rPr>
        <w:t>m</w:t>
      </w:r>
      <w:r w:rsidRPr="00462199">
        <w:t>) as a result of the Natural Gas Indexation Adjustment shall be calculated as follows:</w:t>
      </w:r>
      <w:bookmarkEnd w:id="3262"/>
    </w:p>
    <w:p w14:paraId="5E0B3DFD"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SP</m:t>
              </m:r>
            </m:e>
            <m:sub>
              <m:r>
                <w:rPr>
                  <w:rFonts w:ascii="Cambria Math" w:hAnsi="Cambria Math"/>
                </w:rPr>
                <m:t>G</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NGCM</m:t>
          </m:r>
          <m:r>
            <m:rPr>
              <m:sty m:val="p"/>
            </m:rPr>
            <w:rPr>
              <w:rFonts w:ascii="Cambria Math" w:hAnsi="Cambria Math"/>
            </w:rPr>
            <m:t xml:space="preserve">* </m:t>
          </m:r>
          <m:sSub>
            <m:sSubPr>
              <m:ctrlPr>
                <w:rPr>
                  <w:rFonts w:ascii="Cambria Math" w:hAnsi="Cambria Math" w:cs="Arial"/>
                </w:rPr>
              </m:ctrlPr>
            </m:sSubPr>
            <m:e>
              <m:r>
                <w:rPr>
                  <w:rFonts w:ascii="Cambria Math" w:hAnsi="Cambria Math"/>
                </w:rPr>
                <m:t>GRP</m:t>
              </m:r>
            </m:e>
            <m:sub>
              <m:r>
                <w:rPr>
                  <w:rFonts w:ascii="Cambria Math" w:hAnsi="Cambria Math"/>
                </w:rPr>
                <m:t>m</m:t>
              </m:r>
            </m:sub>
          </m:sSub>
        </m:oMath>
      </m:oMathPara>
    </w:p>
    <w:p w14:paraId="7055F823" w14:textId="77777777" w:rsidR="00D179D6" w:rsidRPr="00462199" w:rsidRDefault="00D179D6" w:rsidP="00BA74DE">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2CC88B51" w14:textId="77777777" w:rsidTr="00864CE4">
        <w:tc>
          <w:tcPr>
            <w:tcW w:w="1770" w:type="dxa"/>
            <w:tcMar>
              <w:left w:w="108" w:type="dxa"/>
              <w:right w:w="108" w:type="dxa"/>
            </w:tcMar>
          </w:tcPr>
          <w:p w14:paraId="2D1D3FC4"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SP</m:t>
                    </m:r>
                  </m:e>
                  <m:sub>
                    <m:r>
                      <w:rPr>
                        <w:rFonts w:ascii="Cambria Math" w:hAnsi="Cambria Math"/>
                      </w:rPr>
                      <m:t>G</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56240F27" w14:textId="77777777" w:rsidR="00D179D6" w:rsidRPr="00462199" w:rsidRDefault="00D179D6" w:rsidP="00864CE4">
            <w:pPr>
              <w:pStyle w:val="TableAshurst"/>
            </w:pPr>
            <w:r w:rsidRPr="00462199">
              <w:t>=</w:t>
            </w:r>
          </w:p>
        </w:tc>
        <w:tc>
          <w:tcPr>
            <w:tcW w:w="6049" w:type="dxa"/>
            <w:tcMar>
              <w:left w:w="108" w:type="dxa"/>
              <w:right w:w="108" w:type="dxa"/>
            </w:tcMar>
          </w:tcPr>
          <w:p w14:paraId="406639EA" w14:textId="77777777" w:rsidR="00D179D6" w:rsidRPr="00462199" w:rsidRDefault="00D179D6" w:rsidP="00864CE4">
            <w:pPr>
              <w:pStyle w:val="TableAshurst"/>
            </w:pPr>
            <w:r w:rsidRPr="00462199">
              <w:t>Natural-Gas Strike Price (</w:t>
            </w:r>
            <w:r w:rsidRPr="00462199">
              <w:rPr>
                <w:i/>
              </w:rPr>
              <w:t>£/MWh (HHV)</w:t>
            </w:r>
            <w:r w:rsidRPr="00462199">
              <w:t>) that applies in the relevant Billing Period (</w:t>
            </w:r>
            <w:r w:rsidRPr="00462199">
              <w:rPr>
                <w:i/>
              </w:rPr>
              <w:t>m</w:t>
            </w:r>
            <w:r w:rsidRPr="00462199">
              <w:t>)</w:t>
            </w:r>
          </w:p>
        </w:tc>
      </w:tr>
      <w:tr w:rsidR="00D179D6" w:rsidRPr="00462199" w14:paraId="0FE89AC2" w14:textId="77777777" w:rsidTr="00864CE4">
        <w:tc>
          <w:tcPr>
            <w:tcW w:w="1770" w:type="dxa"/>
            <w:tcMar>
              <w:left w:w="108" w:type="dxa"/>
              <w:right w:w="108" w:type="dxa"/>
            </w:tcMar>
          </w:tcPr>
          <w:p w14:paraId="24957CF1" w14:textId="77777777" w:rsidR="00D179D6" w:rsidRPr="00462199" w:rsidRDefault="00D179D6" w:rsidP="00864CE4">
            <w:pPr>
              <w:pStyle w:val="TableAshurst"/>
              <w:rPr>
                <w:rFonts w:eastAsia="Microsoft JhengHei"/>
              </w:rPr>
            </w:pPr>
            <m:oMathPara>
              <m:oMathParaPr>
                <m:jc m:val="left"/>
              </m:oMathParaPr>
              <m:oMath>
                <m:r>
                  <w:rPr>
                    <w:rFonts w:ascii="Cambria Math" w:hAnsi="Cambria Math"/>
                  </w:rPr>
                  <m:t>NGCM</m:t>
                </m:r>
              </m:oMath>
            </m:oMathPara>
          </w:p>
        </w:tc>
        <w:tc>
          <w:tcPr>
            <w:tcW w:w="425" w:type="dxa"/>
            <w:tcMar>
              <w:left w:w="108" w:type="dxa"/>
              <w:right w:w="108" w:type="dxa"/>
            </w:tcMar>
          </w:tcPr>
          <w:p w14:paraId="15E6ED37" w14:textId="77777777" w:rsidR="00D179D6" w:rsidRPr="00462199" w:rsidRDefault="00D179D6" w:rsidP="00864CE4">
            <w:pPr>
              <w:pStyle w:val="TableAshurst"/>
            </w:pPr>
            <w:r w:rsidRPr="00462199">
              <w:t>=</w:t>
            </w:r>
          </w:p>
        </w:tc>
        <w:tc>
          <w:tcPr>
            <w:tcW w:w="6049" w:type="dxa"/>
            <w:tcMar>
              <w:left w:w="108" w:type="dxa"/>
              <w:right w:w="108" w:type="dxa"/>
            </w:tcMar>
          </w:tcPr>
          <w:p w14:paraId="57270B48" w14:textId="77777777" w:rsidR="00D179D6" w:rsidRPr="00462199" w:rsidRDefault="00D179D6" w:rsidP="00864CE4">
            <w:pPr>
              <w:pStyle w:val="TableAshurst"/>
            </w:pPr>
            <w:r w:rsidRPr="00462199">
              <w:t>Natural Gas Cost Multiplier</w:t>
            </w:r>
          </w:p>
        </w:tc>
      </w:tr>
      <w:tr w:rsidR="00D179D6" w:rsidRPr="00462199" w14:paraId="25196F4B" w14:textId="77777777" w:rsidTr="00864CE4">
        <w:tc>
          <w:tcPr>
            <w:tcW w:w="1770" w:type="dxa"/>
            <w:tcMar>
              <w:left w:w="108" w:type="dxa"/>
              <w:right w:w="108" w:type="dxa"/>
            </w:tcMar>
          </w:tcPr>
          <w:p w14:paraId="6985B088"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GRP</m:t>
                    </m:r>
                  </m:e>
                  <m:sub>
                    <m:r>
                      <w:rPr>
                        <w:rFonts w:ascii="Cambria Math" w:hAnsi="Cambria Math"/>
                      </w:rPr>
                      <m:t>m</m:t>
                    </m:r>
                  </m:sub>
                </m:sSub>
              </m:oMath>
            </m:oMathPara>
          </w:p>
        </w:tc>
        <w:tc>
          <w:tcPr>
            <w:tcW w:w="425" w:type="dxa"/>
            <w:tcMar>
              <w:left w:w="108" w:type="dxa"/>
              <w:right w:w="108" w:type="dxa"/>
            </w:tcMar>
          </w:tcPr>
          <w:p w14:paraId="48D24A1E" w14:textId="77777777" w:rsidR="00D179D6" w:rsidRPr="00462199" w:rsidRDefault="00D179D6" w:rsidP="00864CE4">
            <w:pPr>
              <w:pStyle w:val="TableAshurst"/>
            </w:pPr>
            <w:r w:rsidRPr="00462199">
              <w:t>=</w:t>
            </w:r>
          </w:p>
        </w:tc>
        <w:tc>
          <w:tcPr>
            <w:tcW w:w="6049" w:type="dxa"/>
            <w:tcMar>
              <w:left w:w="108" w:type="dxa"/>
              <w:right w:w="108" w:type="dxa"/>
            </w:tcMar>
          </w:tcPr>
          <w:p w14:paraId="46722C47" w14:textId="77777777" w:rsidR="00D179D6" w:rsidRPr="00462199" w:rsidRDefault="00D179D6" w:rsidP="00864CE4">
            <w:pPr>
              <w:pStyle w:val="TableAshurst"/>
            </w:pPr>
            <w:r w:rsidRPr="00462199">
              <w:t>Gas Reference Price (</w:t>
            </w:r>
            <w:r w:rsidRPr="00462199">
              <w:rPr>
                <w:i/>
              </w:rPr>
              <w:t>£/MWh (HHV)</w:t>
            </w:r>
            <w:r w:rsidRPr="00462199">
              <w:t>) in the relevant Billing Period (</w:t>
            </w:r>
            <w:r w:rsidRPr="00462199">
              <w:rPr>
                <w:i/>
              </w:rPr>
              <w:t>m</w:t>
            </w:r>
            <w:r w:rsidRPr="00462199">
              <w:t>)</w:t>
            </w:r>
          </w:p>
        </w:tc>
      </w:tr>
    </w:tbl>
    <w:p w14:paraId="5BCF5F5E" w14:textId="77777777" w:rsidR="00D179D6" w:rsidRPr="00462199" w:rsidRDefault="00D179D6" w:rsidP="005B3BB9">
      <w:pPr>
        <w:pStyle w:val="B12Ashurst"/>
      </w:pPr>
      <w:r w:rsidRPr="00462199">
        <w:t xml:space="preserve">provided that where </w:t>
      </w:r>
      <m:oMath>
        <m:sSub>
          <m:sSubPr>
            <m:ctrlPr>
              <w:rPr>
                <w:rFonts w:ascii="Cambria Math" w:hAnsi="Cambria Math" w:cs="Arial"/>
                <w:i/>
              </w:rPr>
            </m:ctrlPr>
          </m:sSubPr>
          <m:e>
            <m:r>
              <w:rPr>
                <w:rFonts w:ascii="Cambria Math" w:hAnsi="Cambria Math"/>
              </w:rPr>
              <m:t>SP</m:t>
            </m:r>
          </m:e>
          <m:sub>
            <m:r>
              <w:rPr>
                <w:rFonts w:ascii="Cambria Math" w:hAnsi="Cambria Math"/>
              </w:rPr>
              <m:t>G,m</m:t>
            </m:r>
          </m:sub>
        </m:sSub>
        <m:r>
          <w:rPr>
            <w:rFonts w:ascii="Cambria Math" w:hAnsi="Cambria Math"/>
          </w:rPr>
          <m:t xml:space="preserve"> </m:t>
        </m:r>
      </m:oMath>
      <w:r w:rsidRPr="00462199">
        <w:t>is less than zero (0), it shall be deemed to be zero (0).</w:t>
      </w:r>
    </w:p>
    <w:p w14:paraId="3D8A9228" w14:textId="77777777" w:rsidR="00D179D6" w:rsidRPr="00462199" w:rsidRDefault="00D179D6" w:rsidP="005B3BB9">
      <w:pPr>
        <w:pStyle w:val="H1Ashurst"/>
      </w:pPr>
      <w:bookmarkStart w:id="3263" w:name="_Ref144113489"/>
      <w:bookmarkStart w:id="3264" w:name="_Toc149833665"/>
      <w:r w:rsidRPr="00462199">
        <w:t>Capital Return Component Indexation Adjustment</w:t>
      </w:r>
      <w:bookmarkEnd w:id="3263"/>
      <w:bookmarkEnd w:id="3264"/>
    </w:p>
    <w:p w14:paraId="0815EFC9" w14:textId="77777777" w:rsidR="00D179D6" w:rsidRPr="00462199" w:rsidRDefault="00D179D6" w:rsidP="005B3BB9">
      <w:pPr>
        <w:pStyle w:val="H2Ashurst"/>
      </w:pPr>
      <w:bookmarkStart w:id="3265" w:name="_Ref144113490"/>
      <w:r w:rsidRPr="00462199">
        <w:t xml:space="preserve">The LCHA Counterparty shall calculate an indexation adjustment to the Capital Return Component in each calendar year of the Term (each such adjustment, a </w:t>
      </w:r>
      <w:r w:rsidRPr="00462199">
        <w:rPr>
          <w:b/>
        </w:rPr>
        <w:t>"CRC Indexation Adjustment"</w:t>
      </w:r>
      <w:r w:rsidRPr="00462199">
        <w:t>).</w:t>
      </w:r>
      <w:bookmarkEnd w:id="3265"/>
    </w:p>
    <w:p w14:paraId="4C9CB109" w14:textId="77777777" w:rsidR="00D179D6" w:rsidRPr="00462199" w:rsidRDefault="00D179D6" w:rsidP="005B3BB9">
      <w:pPr>
        <w:pStyle w:val="H2Ashurst"/>
      </w:pPr>
      <w:bookmarkStart w:id="3266" w:name="_Ref144113491"/>
      <w:r w:rsidRPr="00462199">
        <w:t>Each CRC Indexation Adjustment shall:</w:t>
      </w:r>
      <w:bookmarkEnd w:id="3266"/>
    </w:p>
    <w:p w14:paraId="324076E5" w14:textId="77777777" w:rsidR="00D179D6" w:rsidRPr="00462199" w:rsidRDefault="00D179D6" w:rsidP="00867A58">
      <w:pPr>
        <w:pStyle w:val="H3Ashurst"/>
      </w:pPr>
      <w:bookmarkStart w:id="3267" w:name="_Ref144113492"/>
      <w:r w:rsidRPr="00462199">
        <w:lastRenderedPageBreak/>
        <w:t xml:space="preserve">become effective on 1 April in the calendar year in which the CRC Indexation Adjustment is calculated (each such date, a </w:t>
      </w:r>
      <w:r w:rsidRPr="00462199">
        <w:rPr>
          <w:b/>
        </w:rPr>
        <w:t>"CRC Indexation Anniversary"</w:t>
      </w:r>
      <w:r w:rsidRPr="00462199">
        <w:t>) and shall apply for each Billing Period in the Fiscal Year starting on the CRC Indexation Anniversary; and</w:t>
      </w:r>
      <w:bookmarkEnd w:id="3267"/>
    </w:p>
    <w:p w14:paraId="6E1DF3C0" w14:textId="77777777" w:rsidR="00D179D6" w:rsidRPr="00462199" w:rsidRDefault="00D179D6" w:rsidP="00867A58">
      <w:pPr>
        <w:pStyle w:val="H3Ashurst"/>
      </w:pPr>
      <w:bookmarkStart w:id="3268" w:name="_Ref144113493"/>
      <w:r w:rsidRPr="00462199">
        <w:t>use the CPI for January of the relevant calendar year save where the CPI for January is not published by 1 April in such calendar year, in which case the Reference CPI shall be used.</w:t>
      </w:r>
      <w:bookmarkEnd w:id="3268"/>
    </w:p>
    <w:p w14:paraId="0E1CEE4F" w14:textId="77777777" w:rsidR="00D179D6" w:rsidRPr="00462199" w:rsidRDefault="00D179D6" w:rsidP="005B3BB9">
      <w:pPr>
        <w:pStyle w:val="H2Ashurst"/>
      </w:pPr>
      <w:bookmarkStart w:id="3269" w:name="_Ref144113494"/>
      <w:r w:rsidRPr="00462199">
        <w:t>The Capital Return Component which is to apply in each Billing Period (m) with effect from each CRC Indexation Anniversary as a result of the CRC Indexation Adjustment shall be calculated as follows:</w:t>
      </w:r>
      <w:bookmarkEnd w:id="3269"/>
    </w:p>
    <w:p w14:paraId="06EF135C"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CRC</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CRC</m:t>
              </m:r>
            </m:e>
            <m:sub>
              <m:r>
                <w:rPr>
                  <w:rFonts w:ascii="Cambria Math" w:hAnsi="Cambria Math"/>
                </w:rPr>
                <m:t>base</m:t>
              </m:r>
            </m:sub>
          </m:sSub>
          <m:r>
            <m:rPr>
              <m:sty m:val="p"/>
            </m:rPr>
            <w:rPr>
              <w:rFonts w:ascii="Cambria Math" w:hAnsi="Cambria Math"/>
            </w:rPr>
            <m:t>*</m:t>
          </m:r>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p w14:paraId="1CC66EEA"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0"/>
      </w:tblGrid>
      <w:tr w:rsidR="00D179D6" w:rsidRPr="00462199" w14:paraId="3E9912B7" w14:textId="77777777" w:rsidTr="00864CE4">
        <w:tc>
          <w:tcPr>
            <w:tcW w:w="1770" w:type="dxa"/>
            <w:tcMar>
              <w:left w:w="108" w:type="dxa"/>
              <w:right w:w="108" w:type="dxa"/>
            </w:tcMar>
          </w:tcPr>
          <w:p w14:paraId="0399CD38" w14:textId="77777777" w:rsidR="00D179D6" w:rsidRPr="00462199" w:rsidRDefault="00F47FCB" w:rsidP="00864CE4">
            <w:pPr>
              <w:pStyle w:val="TableAshurst"/>
              <w:rPr>
                <w:rFonts w:eastAsia="Microsoft JhengHei"/>
                <w:bCs/>
              </w:rPr>
            </w:pPr>
            <m:oMathPara>
              <m:oMathParaPr>
                <m:jc m:val="left"/>
              </m:oMathParaPr>
              <m:oMath>
                <m:sSub>
                  <m:sSubPr>
                    <m:ctrlPr>
                      <w:rPr>
                        <w:rFonts w:ascii="Cambria Math" w:hAnsi="Cambria Math" w:cs="Arial"/>
                      </w:rPr>
                    </m:ctrlPr>
                  </m:sSubPr>
                  <m:e>
                    <m:r>
                      <w:rPr>
                        <w:rFonts w:ascii="Cambria Math" w:hAnsi="Cambria Math"/>
                      </w:rPr>
                      <m:t>CRC</m:t>
                    </m:r>
                  </m:e>
                  <m:sub>
                    <m:r>
                      <w:rPr>
                        <w:rFonts w:ascii="Cambria Math" w:hAnsi="Cambria Math"/>
                      </w:rPr>
                      <m:t>m</m:t>
                    </m:r>
                  </m:sub>
                </m:sSub>
              </m:oMath>
            </m:oMathPara>
          </w:p>
        </w:tc>
        <w:tc>
          <w:tcPr>
            <w:tcW w:w="425" w:type="dxa"/>
            <w:tcMar>
              <w:left w:w="108" w:type="dxa"/>
              <w:right w:w="108" w:type="dxa"/>
            </w:tcMar>
          </w:tcPr>
          <w:p w14:paraId="3E629863" w14:textId="77777777" w:rsidR="00D179D6" w:rsidRPr="00462199" w:rsidRDefault="00D179D6" w:rsidP="00864CE4">
            <w:pPr>
              <w:pStyle w:val="TableAshurst"/>
            </w:pPr>
            <w:r w:rsidRPr="00462199">
              <w:t>=</w:t>
            </w:r>
          </w:p>
        </w:tc>
        <w:tc>
          <w:tcPr>
            <w:tcW w:w="6040" w:type="dxa"/>
            <w:tcMar>
              <w:left w:w="108" w:type="dxa"/>
              <w:right w:w="108" w:type="dxa"/>
            </w:tcMar>
          </w:tcPr>
          <w:p w14:paraId="677CECE6" w14:textId="77777777" w:rsidR="00D179D6" w:rsidRPr="00462199" w:rsidRDefault="00D179D6" w:rsidP="00864CE4">
            <w:pPr>
              <w:pStyle w:val="TableAshurst"/>
            </w:pPr>
            <w:r w:rsidRPr="00462199">
              <w:t>Capital Return Component (</w:t>
            </w:r>
            <w:r w:rsidRPr="00462199">
              <w:rPr>
                <w:i/>
              </w:rPr>
              <w:t>£/MWh (HHV)</w:t>
            </w:r>
            <w:r w:rsidRPr="00462199">
              <w:t xml:space="preserve">) that applies in each Billing Period </w:t>
            </w:r>
            <w:r w:rsidRPr="00462199">
              <w:rPr>
                <w:i/>
              </w:rPr>
              <w:t>(m)</w:t>
            </w:r>
            <w:r w:rsidRPr="00462199">
              <w:t xml:space="preserve"> with effect from each CRC Indexation Anniversary</w:t>
            </w:r>
          </w:p>
        </w:tc>
      </w:tr>
      <w:tr w:rsidR="00D179D6" w:rsidRPr="00462199" w14:paraId="7D679C5A" w14:textId="77777777" w:rsidTr="00864CE4">
        <w:tc>
          <w:tcPr>
            <w:tcW w:w="1770" w:type="dxa"/>
            <w:tcMar>
              <w:left w:w="108" w:type="dxa"/>
              <w:right w:w="108" w:type="dxa"/>
            </w:tcMar>
          </w:tcPr>
          <w:p w14:paraId="116FC42F" w14:textId="77777777" w:rsidR="00D179D6" w:rsidRPr="00462199" w:rsidRDefault="00F47FCB" w:rsidP="00864CE4">
            <w:pPr>
              <w:pStyle w:val="TableAshurst"/>
              <w:rPr>
                <w:bCs/>
              </w:rPr>
            </w:pPr>
            <m:oMathPara>
              <m:oMathParaPr>
                <m:jc m:val="left"/>
              </m:oMathParaPr>
              <m:oMath>
                <m:sSub>
                  <m:sSubPr>
                    <m:ctrlPr>
                      <w:rPr>
                        <w:rFonts w:ascii="Cambria Math" w:hAnsi="Cambria Math" w:cs="Arial"/>
                      </w:rPr>
                    </m:ctrlPr>
                  </m:sSubPr>
                  <m:e>
                    <m:r>
                      <w:rPr>
                        <w:rFonts w:ascii="Cambria Math" w:hAnsi="Cambria Math"/>
                      </w:rPr>
                      <m:t>CRC</m:t>
                    </m:r>
                  </m:e>
                  <m:sub>
                    <m:r>
                      <w:rPr>
                        <w:rFonts w:ascii="Cambria Math" w:hAnsi="Cambria Math"/>
                      </w:rPr>
                      <m:t>base</m:t>
                    </m:r>
                  </m:sub>
                </m:sSub>
              </m:oMath>
            </m:oMathPara>
          </w:p>
        </w:tc>
        <w:tc>
          <w:tcPr>
            <w:tcW w:w="425" w:type="dxa"/>
            <w:tcMar>
              <w:left w:w="108" w:type="dxa"/>
              <w:right w:w="108" w:type="dxa"/>
            </w:tcMar>
          </w:tcPr>
          <w:p w14:paraId="07C6006A" w14:textId="77777777" w:rsidR="00D179D6" w:rsidRPr="00462199" w:rsidRDefault="00D179D6" w:rsidP="00864CE4">
            <w:pPr>
              <w:pStyle w:val="TableAshurst"/>
            </w:pPr>
            <w:r w:rsidRPr="00462199">
              <w:t>=</w:t>
            </w:r>
          </w:p>
        </w:tc>
        <w:tc>
          <w:tcPr>
            <w:tcW w:w="6040" w:type="dxa"/>
            <w:tcMar>
              <w:left w:w="108" w:type="dxa"/>
              <w:right w:w="108" w:type="dxa"/>
            </w:tcMar>
          </w:tcPr>
          <w:p w14:paraId="520AA4F8" w14:textId="77777777" w:rsidR="00D179D6" w:rsidRPr="00462199" w:rsidRDefault="00D179D6" w:rsidP="00864CE4">
            <w:pPr>
              <w:pStyle w:val="TableAshurst"/>
            </w:pPr>
            <w:r w:rsidRPr="00462199">
              <w:t>Initial Capital Return Component (</w:t>
            </w:r>
            <w:r w:rsidRPr="00462199">
              <w:rPr>
                <w:i/>
              </w:rPr>
              <w:t>£/MWh (HHV)</w:t>
            </w:r>
            <w:r w:rsidRPr="00462199">
              <w:t>)</w:t>
            </w:r>
          </w:p>
        </w:tc>
      </w:tr>
      <w:tr w:rsidR="00D179D6" w:rsidRPr="00462199" w14:paraId="02C08E7C" w14:textId="77777777" w:rsidTr="00864CE4">
        <w:tc>
          <w:tcPr>
            <w:tcW w:w="1770" w:type="dxa"/>
            <w:tcMar>
              <w:left w:w="108" w:type="dxa"/>
              <w:right w:w="108" w:type="dxa"/>
            </w:tcMar>
          </w:tcPr>
          <w:p w14:paraId="0AE615DF" w14:textId="77777777" w:rsidR="00D179D6" w:rsidRPr="00462199" w:rsidRDefault="00F47FCB" w:rsidP="00864CE4">
            <w:pPr>
              <w:pStyle w:val="TableAshurst"/>
            </w:pPr>
            <m:oMathPara>
              <m:oMathParaPr>
                <m:jc m:val="left"/>
              </m:oMathParaPr>
              <m:oMath>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tc>
        <w:tc>
          <w:tcPr>
            <w:tcW w:w="425" w:type="dxa"/>
            <w:tcMar>
              <w:left w:w="108" w:type="dxa"/>
              <w:right w:w="108" w:type="dxa"/>
            </w:tcMar>
          </w:tcPr>
          <w:p w14:paraId="37E1B227" w14:textId="77777777" w:rsidR="00D179D6" w:rsidRPr="00462199" w:rsidRDefault="00D179D6" w:rsidP="00864CE4">
            <w:pPr>
              <w:pStyle w:val="TableAshurst"/>
            </w:pPr>
            <w:r w:rsidRPr="00462199">
              <w:t>=</w:t>
            </w:r>
          </w:p>
        </w:tc>
        <w:tc>
          <w:tcPr>
            <w:tcW w:w="6040" w:type="dxa"/>
            <w:tcMar>
              <w:left w:w="108" w:type="dxa"/>
              <w:right w:w="108" w:type="dxa"/>
            </w:tcMar>
          </w:tcPr>
          <w:p w14:paraId="687C471A" w14:textId="77777777" w:rsidR="00D179D6" w:rsidRPr="00462199" w:rsidRDefault="00D179D6" w:rsidP="00864CE4">
            <w:pPr>
              <w:pStyle w:val="TableAshurst"/>
            </w:pPr>
            <w:r w:rsidRPr="00462199">
              <w:t>Inflation Factor applicable to a Day (</w:t>
            </w:r>
            <w:r w:rsidRPr="00462199">
              <w:rPr>
                <w:i/>
              </w:rPr>
              <w:t>i</w:t>
            </w:r>
            <w:r w:rsidRPr="00462199">
              <w:t>)</w:t>
            </w:r>
          </w:p>
        </w:tc>
      </w:tr>
      <w:tr w:rsidR="00D179D6" w:rsidRPr="00462199" w14:paraId="136A2842" w14:textId="77777777" w:rsidTr="00864CE4">
        <w:tc>
          <w:tcPr>
            <w:tcW w:w="1770" w:type="dxa"/>
            <w:tcMar>
              <w:left w:w="108" w:type="dxa"/>
              <w:right w:w="108" w:type="dxa"/>
            </w:tcMar>
          </w:tcPr>
          <w:p w14:paraId="3026DCF3" w14:textId="77777777" w:rsidR="00D179D6" w:rsidRPr="00462199" w:rsidRDefault="00D179D6" w:rsidP="00864CE4">
            <w:pPr>
              <w:pStyle w:val="TableAshurst"/>
            </w:pPr>
            <w:r w:rsidRPr="00462199">
              <w:t>Day (</w:t>
            </w:r>
            <m:oMath>
              <m:r>
                <w:rPr>
                  <w:rFonts w:ascii="Cambria Math" w:hAnsi="Cambria Math"/>
                </w:rPr>
                <m:t>i</m:t>
              </m:r>
            </m:oMath>
            <w:r w:rsidRPr="00462199">
              <w:t>)</w:t>
            </w:r>
          </w:p>
        </w:tc>
        <w:tc>
          <w:tcPr>
            <w:tcW w:w="425" w:type="dxa"/>
            <w:tcMar>
              <w:left w:w="108" w:type="dxa"/>
              <w:right w:w="108" w:type="dxa"/>
            </w:tcMar>
          </w:tcPr>
          <w:p w14:paraId="5DF72F11" w14:textId="77777777" w:rsidR="00D179D6" w:rsidRPr="00462199" w:rsidRDefault="00D179D6" w:rsidP="00864CE4">
            <w:pPr>
              <w:pStyle w:val="TableAshurst"/>
            </w:pPr>
            <w:r w:rsidRPr="00462199">
              <w:t>=</w:t>
            </w:r>
          </w:p>
        </w:tc>
        <w:tc>
          <w:tcPr>
            <w:tcW w:w="6040" w:type="dxa"/>
            <w:tcMar>
              <w:left w:w="108" w:type="dxa"/>
              <w:right w:w="108" w:type="dxa"/>
            </w:tcMar>
          </w:tcPr>
          <w:p w14:paraId="6ED59962" w14:textId="77777777" w:rsidR="00D179D6" w:rsidRPr="00462199" w:rsidRDefault="00D179D6" w:rsidP="00864CE4">
            <w:pPr>
              <w:pStyle w:val="TableAshurst"/>
            </w:pPr>
            <w:r w:rsidRPr="00462199">
              <w:t>the first calendar day of the relevant Billing Period (</w:t>
            </w:r>
            <w:r w:rsidRPr="00462199">
              <w:rPr>
                <w:i/>
              </w:rPr>
              <w:t>m</w:t>
            </w:r>
            <w:r w:rsidRPr="00462199">
              <w:t>)</w:t>
            </w:r>
          </w:p>
        </w:tc>
      </w:tr>
    </w:tbl>
    <w:p w14:paraId="6A9735EE" w14:textId="77777777" w:rsidR="00D179D6" w:rsidRPr="00462199" w:rsidRDefault="00D179D6" w:rsidP="005B3BB9">
      <w:pPr>
        <w:pStyle w:val="H2Ashurst"/>
      </w:pPr>
      <w:bookmarkStart w:id="3270" w:name="_Ref144113495"/>
      <w:r w:rsidRPr="00462199">
        <w:t>The LCHA Counterparty shall notify the Producer of the revised Capital Return Component no later than five (5) Business Days after each CRC Indexation Anniversary.</w:t>
      </w:r>
      <w:bookmarkEnd w:id="3270"/>
    </w:p>
    <w:p w14:paraId="45FCD004" w14:textId="77777777" w:rsidR="00D179D6" w:rsidRPr="00462199" w:rsidRDefault="00D179D6" w:rsidP="005B3BB9">
      <w:pPr>
        <w:pStyle w:val="H1Ashurst"/>
      </w:pPr>
      <w:bookmarkStart w:id="3271" w:name="_Ref144113496"/>
      <w:bookmarkStart w:id="3272" w:name="_Toc149833666"/>
      <w:r w:rsidRPr="00462199">
        <w:t>CCUS-Enabled Non-Variable Costs Strike Price Indexation Adjustment</w:t>
      </w:r>
      <w:bookmarkEnd w:id="3271"/>
      <w:bookmarkEnd w:id="3272"/>
    </w:p>
    <w:p w14:paraId="0EC4FA27" w14:textId="77777777" w:rsidR="00D179D6" w:rsidRPr="00462199" w:rsidRDefault="00D179D6" w:rsidP="005B3BB9">
      <w:pPr>
        <w:pStyle w:val="H2Ashurst"/>
      </w:pPr>
      <w:bookmarkStart w:id="3273" w:name="_Ref144113497"/>
      <w:r w:rsidRPr="00462199">
        <w:t xml:space="preserve">The LCHA Counterparty shall calculate an indexation adjustment to the CCUS-Enabled Non-Variable Costs Strike Price in each calendar year of the Term (each such adjustment, a </w:t>
      </w:r>
      <w:r w:rsidRPr="00462199">
        <w:rPr>
          <w:b/>
        </w:rPr>
        <w:t>"CENVCSP Indexation Adjustment"</w:t>
      </w:r>
      <w:r w:rsidRPr="00462199">
        <w:t>).</w:t>
      </w:r>
      <w:bookmarkEnd w:id="3273"/>
    </w:p>
    <w:p w14:paraId="35BD75B2" w14:textId="77777777" w:rsidR="00D179D6" w:rsidRPr="00462199" w:rsidRDefault="00D179D6" w:rsidP="005B3BB9">
      <w:pPr>
        <w:pStyle w:val="H2Ashurst"/>
      </w:pPr>
      <w:bookmarkStart w:id="3274" w:name="_Ref144113498"/>
      <w:r w:rsidRPr="00462199">
        <w:t>Each CENVCSP Indexation Adjustment shall:</w:t>
      </w:r>
      <w:bookmarkEnd w:id="3274"/>
    </w:p>
    <w:p w14:paraId="40590B1A" w14:textId="77777777" w:rsidR="00D179D6" w:rsidRPr="00462199" w:rsidRDefault="00D179D6" w:rsidP="00867A58">
      <w:pPr>
        <w:pStyle w:val="H3Ashurst"/>
      </w:pPr>
      <w:bookmarkStart w:id="3275" w:name="_Ref144113499"/>
      <w:r w:rsidRPr="00462199">
        <w:t xml:space="preserve">become effective on 1 April in the calendar year in which the CENVCSP Indexation Adjustment is calculated (each such date, a </w:t>
      </w:r>
      <w:r w:rsidRPr="00462199">
        <w:rPr>
          <w:b/>
        </w:rPr>
        <w:t>"CENVCSP Indexation Anniversary"</w:t>
      </w:r>
      <w:r w:rsidRPr="00462199">
        <w:t>) and shall apply for each Billing Period in the Fiscal Year starting on the CENVCSP Indexation Anniversary; and</w:t>
      </w:r>
      <w:bookmarkEnd w:id="3275"/>
    </w:p>
    <w:p w14:paraId="330BAB54" w14:textId="77777777" w:rsidR="00D179D6" w:rsidRPr="00462199" w:rsidRDefault="00D179D6" w:rsidP="00867A58">
      <w:pPr>
        <w:pStyle w:val="H3Ashurst"/>
      </w:pPr>
      <w:bookmarkStart w:id="3276" w:name="_Ref144113500"/>
      <w:r w:rsidRPr="00462199">
        <w:t>use the CPI for January of the relevant calendar year save where the CPI for January is not published by 1 April in such calendar year, in which case the Reference CPI shall be used.</w:t>
      </w:r>
      <w:bookmarkEnd w:id="3276"/>
    </w:p>
    <w:p w14:paraId="61B888E9" w14:textId="77777777" w:rsidR="00D179D6" w:rsidRPr="00462199" w:rsidRDefault="00D179D6" w:rsidP="005B3BB9">
      <w:pPr>
        <w:pStyle w:val="H2Ashurst"/>
      </w:pPr>
      <w:bookmarkStart w:id="3277" w:name="_Ref144113501"/>
      <w:r w:rsidRPr="00462199">
        <w:t>The CCUS-Enabled Non-Variable Costs Strike Price which is to apply in each Billing Period (</w:t>
      </w:r>
      <w:r w:rsidRPr="00462199">
        <w:rPr>
          <w:i/>
        </w:rPr>
        <w:t>m</w:t>
      </w:r>
      <w:r w:rsidRPr="00462199">
        <w:t>) with effect from each CENVCSP Indexation Anniversary as a result of the CENVCSP Indexation Adjustment shall be calculated as follows:</w:t>
      </w:r>
      <w:bookmarkEnd w:id="3277"/>
    </w:p>
    <w:p w14:paraId="7F6932D9" w14:textId="77777777" w:rsidR="00D179D6" w:rsidRPr="00462199" w:rsidRDefault="00F47FCB" w:rsidP="00864CE4">
      <w:pPr>
        <w:pStyle w:val="NormalAshurst"/>
      </w:pPr>
      <m:oMathPara>
        <m:oMathParaPr>
          <m:jc m:val="center"/>
        </m:oMathParaPr>
        <m:oMath>
          <m:sSub>
            <m:sSubPr>
              <m:ctrlPr>
                <w:rPr>
                  <w:rFonts w:ascii="Cambria Math" w:hAnsi="Cambria Math" w:cs="Arial"/>
                </w:rPr>
              </m:ctrlPr>
            </m:sSubPr>
            <m:e>
              <m:r>
                <w:rPr>
                  <w:rFonts w:ascii="Cambria Math" w:hAnsi="Cambria Math"/>
                </w:rPr>
                <m:t>CENVCSP</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CENVCSP</m:t>
              </m:r>
            </m:e>
            <m:sub>
              <m:r>
                <w:rPr>
                  <w:rFonts w:ascii="Cambria Math" w:hAnsi="Cambria Math"/>
                </w:rPr>
                <m:t>base</m:t>
              </m:r>
            </m:sub>
          </m:sSub>
          <m:r>
            <m:rPr>
              <m:sty m:val="p"/>
            </m:rPr>
            <w:rPr>
              <w:rFonts w:ascii="Cambria Math" w:hAnsi="Cambria Math"/>
            </w:rPr>
            <m:t>*</m:t>
          </m:r>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p w14:paraId="01D0B7BB"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0"/>
      </w:tblGrid>
      <w:tr w:rsidR="00D179D6" w:rsidRPr="00462199" w14:paraId="57603359" w14:textId="77777777" w:rsidTr="00864CE4">
        <w:tc>
          <w:tcPr>
            <w:tcW w:w="1770" w:type="dxa"/>
            <w:tcMar>
              <w:left w:w="108" w:type="dxa"/>
              <w:right w:w="108" w:type="dxa"/>
            </w:tcMar>
          </w:tcPr>
          <w:p w14:paraId="3F252F04" w14:textId="77777777" w:rsidR="00D179D6" w:rsidRPr="00462199" w:rsidRDefault="00F47FCB" w:rsidP="00864CE4">
            <w:pPr>
              <w:pStyle w:val="TableAshurst"/>
              <w:rPr>
                <w:rFonts w:eastAsia="Microsoft JhengHei"/>
                <w:bCs/>
              </w:rPr>
            </w:pPr>
            <m:oMathPara>
              <m:oMathParaPr>
                <m:jc m:val="left"/>
              </m:oMathParaPr>
              <m:oMath>
                <m:sSub>
                  <m:sSubPr>
                    <m:ctrlPr>
                      <w:rPr>
                        <w:rFonts w:ascii="Cambria Math" w:hAnsi="Cambria Math" w:cs="Arial"/>
                      </w:rPr>
                    </m:ctrlPr>
                  </m:sSubPr>
                  <m:e>
                    <m:r>
                      <w:rPr>
                        <w:rFonts w:ascii="Cambria Math" w:hAnsi="Cambria Math"/>
                      </w:rPr>
                      <m:t>CENVCSP</m:t>
                    </m:r>
                  </m:e>
                  <m:sub>
                    <m:r>
                      <w:rPr>
                        <w:rFonts w:ascii="Cambria Math" w:hAnsi="Cambria Math"/>
                      </w:rPr>
                      <m:t>m</m:t>
                    </m:r>
                  </m:sub>
                </m:sSub>
              </m:oMath>
            </m:oMathPara>
          </w:p>
        </w:tc>
        <w:tc>
          <w:tcPr>
            <w:tcW w:w="425" w:type="dxa"/>
            <w:tcMar>
              <w:left w:w="108" w:type="dxa"/>
              <w:right w:w="108" w:type="dxa"/>
            </w:tcMar>
          </w:tcPr>
          <w:p w14:paraId="10897B22" w14:textId="77777777" w:rsidR="00D179D6" w:rsidRPr="00462199" w:rsidRDefault="00D179D6" w:rsidP="00864CE4">
            <w:pPr>
              <w:pStyle w:val="TableAshurst"/>
            </w:pPr>
            <w:r w:rsidRPr="00462199">
              <w:t>=</w:t>
            </w:r>
          </w:p>
        </w:tc>
        <w:tc>
          <w:tcPr>
            <w:tcW w:w="6040" w:type="dxa"/>
            <w:tcMar>
              <w:left w:w="108" w:type="dxa"/>
              <w:right w:w="108" w:type="dxa"/>
            </w:tcMar>
          </w:tcPr>
          <w:p w14:paraId="05458732" w14:textId="77777777" w:rsidR="00D179D6" w:rsidRPr="00462199" w:rsidRDefault="00D179D6" w:rsidP="00864CE4">
            <w:pPr>
              <w:pStyle w:val="TableAshurst"/>
            </w:pPr>
            <w:r w:rsidRPr="00462199">
              <w:t>CCUS-Enabled Non-Variable Costs Strike Price (</w:t>
            </w:r>
            <w:r w:rsidRPr="00462199">
              <w:rPr>
                <w:i/>
              </w:rPr>
              <w:t>£/MWh (HHV)</w:t>
            </w:r>
            <w:r w:rsidRPr="00462199">
              <w:t>) that applies in each Billing Period (</w:t>
            </w:r>
            <w:r w:rsidRPr="00462199">
              <w:rPr>
                <w:i/>
              </w:rPr>
              <w:t>m</w:t>
            </w:r>
            <w:r w:rsidRPr="00462199">
              <w:t>) with effect from each CENVCSP Indexation Anniversary</w:t>
            </w:r>
          </w:p>
        </w:tc>
      </w:tr>
      <w:tr w:rsidR="00D179D6" w:rsidRPr="00462199" w14:paraId="3EE37AD5" w14:textId="77777777" w:rsidTr="00864CE4">
        <w:tc>
          <w:tcPr>
            <w:tcW w:w="1770" w:type="dxa"/>
            <w:tcMar>
              <w:left w:w="108" w:type="dxa"/>
              <w:right w:w="108" w:type="dxa"/>
            </w:tcMar>
          </w:tcPr>
          <w:p w14:paraId="209EC14A" w14:textId="77777777" w:rsidR="00D179D6" w:rsidRPr="00462199" w:rsidRDefault="00F47FCB" w:rsidP="00864CE4">
            <w:pPr>
              <w:pStyle w:val="TableAshurst"/>
              <w:rPr>
                <w:bCs/>
              </w:rPr>
            </w:pPr>
            <m:oMathPara>
              <m:oMathParaPr>
                <m:jc m:val="left"/>
              </m:oMathParaPr>
              <m:oMath>
                <m:sSub>
                  <m:sSubPr>
                    <m:ctrlPr>
                      <w:rPr>
                        <w:rFonts w:ascii="Cambria Math" w:hAnsi="Cambria Math" w:cs="Arial"/>
                      </w:rPr>
                    </m:ctrlPr>
                  </m:sSubPr>
                  <m:e>
                    <m:r>
                      <w:rPr>
                        <w:rFonts w:ascii="Cambria Math" w:hAnsi="Cambria Math"/>
                      </w:rPr>
                      <m:t>CENVCSP</m:t>
                    </m:r>
                  </m:e>
                  <m:sub>
                    <m:r>
                      <w:rPr>
                        <w:rFonts w:ascii="Cambria Math" w:hAnsi="Cambria Math"/>
                      </w:rPr>
                      <m:t>base</m:t>
                    </m:r>
                  </m:sub>
                </m:sSub>
              </m:oMath>
            </m:oMathPara>
          </w:p>
        </w:tc>
        <w:tc>
          <w:tcPr>
            <w:tcW w:w="425" w:type="dxa"/>
            <w:tcMar>
              <w:left w:w="108" w:type="dxa"/>
              <w:right w:w="108" w:type="dxa"/>
            </w:tcMar>
          </w:tcPr>
          <w:p w14:paraId="0569F333" w14:textId="77777777" w:rsidR="00D179D6" w:rsidRPr="00462199" w:rsidRDefault="00D179D6" w:rsidP="00864CE4">
            <w:pPr>
              <w:pStyle w:val="TableAshurst"/>
            </w:pPr>
            <w:r w:rsidRPr="00462199">
              <w:t>=</w:t>
            </w:r>
          </w:p>
        </w:tc>
        <w:tc>
          <w:tcPr>
            <w:tcW w:w="6040" w:type="dxa"/>
            <w:tcMar>
              <w:left w:w="108" w:type="dxa"/>
              <w:right w:w="108" w:type="dxa"/>
            </w:tcMar>
          </w:tcPr>
          <w:p w14:paraId="4CA3B1A9" w14:textId="77777777" w:rsidR="00D179D6" w:rsidRPr="00462199" w:rsidRDefault="00D179D6" w:rsidP="00864CE4">
            <w:pPr>
              <w:pStyle w:val="TableAshurst"/>
            </w:pPr>
            <w:r w:rsidRPr="00462199">
              <w:t>Initial CCUS-Enabled Non-Variable Costs Strike Price (</w:t>
            </w:r>
            <w:r w:rsidRPr="00462199">
              <w:rPr>
                <w:i/>
              </w:rPr>
              <w:t>£/MWh (HHV)</w:t>
            </w:r>
            <w:r w:rsidRPr="00462199">
              <w:t>)</w:t>
            </w:r>
          </w:p>
        </w:tc>
      </w:tr>
      <w:tr w:rsidR="00D179D6" w:rsidRPr="00462199" w14:paraId="38BFF8A3" w14:textId="77777777" w:rsidTr="00864CE4">
        <w:tc>
          <w:tcPr>
            <w:tcW w:w="1770" w:type="dxa"/>
            <w:tcMar>
              <w:left w:w="108" w:type="dxa"/>
              <w:right w:w="108" w:type="dxa"/>
            </w:tcMar>
          </w:tcPr>
          <w:p w14:paraId="37EC206F" w14:textId="77777777" w:rsidR="00D179D6" w:rsidRPr="00462199" w:rsidRDefault="00F47FCB" w:rsidP="00864CE4">
            <w:pPr>
              <w:pStyle w:val="TableAshurst"/>
              <w:rPr>
                <w:b/>
              </w:rPr>
            </w:pPr>
            <m:oMathPara>
              <m:oMathParaPr>
                <m:jc m:val="left"/>
              </m:oMathParaPr>
              <m:oMath>
                <m:sSub>
                  <m:sSubPr>
                    <m:ctrlPr>
                      <w:rPr>
                        <w:rFonts w:ascii="Cambria Math" w:hAnsi="Cambria Math" w:cs="Arial"/>
                      </w:rPr>
                    </m:ctrlPr>
                  </m:sSubPr>
                  <m:e>
                    <m:r>
                      <m:rPr>
                        <m:sty m:val="p"/>
                      </m:rPr>
                      <w:rPr>
                        <w:rFonts w:ascii="Cambria Math" w:hAnsi="Cambria Math" w:cs="Arial"/>
                      </w:rPr>
                      <m:t>Π</m:t>
                    </m:r>
                  </m:e>
                  <m:sub>
                    <m:r>
                      <w:rPr>
                        <w:rFonts w:ascii="Cambria Math" w:hAnsi="Cambria Math" w:cs="Arial"/>
                      </w:rPr>
                      <m:t>i</m:t>
                    </m:r>
                  </m:sub>
                </m:sSub>
              </m:oMath>
            </m:oMathPara>
          </w:p>
        </w:tc>
        <w:tc>
          <w:tcPr>
            <w:tcW w:w="425" w:type="dxa"/>
            <w:tcMar>
              <w:left w:w="108" w:type="dxa"/>
              <w:right w:w="108" w:type="dxa"/>
            </w:tcMar>
          </w:tcPr>
          <w:p w14:paraId="78A5211B" w14:textId="77777777" w:rsidR="00D179D6" w:rsidRPr="00462199" w:rsidRDefault="00D179D6" w:rsidP="00864CE4">
            <w:pPr>
              <w:pStyle w:val="TableAshurst"/>
            </w:pPr>
            <w:r w:rsidRPr="00462199">
              <w:t>=</w:t>
            </w:r>
          </w:p>
        </w:tc>
        <w:tc>
          <w:tcPr>
            <w:tcW w:w="6040" w:type="dxa"/>
            <w:tcMar>
              <w:left w:w="108" w:type="dxa"/>
              <w:right w:w="108" w:type="dxa"/>
            </w:tcMar>
          </w:tcPr>
          <w:p w14:paraId="71F40064" w14:textId="77777777" w:rsidR="00D179D6" w:rsidRPr="00462199" w:rsidRDefault="00D179D6" w:rsidP="00864CE4">
            <w:pPr>
              <w:pStyle w:val="TableAshurst"/>
            </w:pPr>
            <w:r w:rsidRPr="00462199">
              <w:t>Inflation Factor applicable to a Day (</w:t>
            </w:r>
            <w:r w:rsidRPr="00462199">
              <w:rPr>
                <w:i/>
              </w:rPr>
              <w:t>i</w:t>
            </w:r>
            <w:r w:rsidRPr="00462199">
              <w:t>)</w:t>
            </w:r>
          </w:p>
        </w:tc>
      </w:tr>
      <w:tr w:rsidR="00D179D6" w:rsidRPr="00462199" w14:paraId="734CC2BE" w14:textId="77777777" w:rsidTr="00864CE4">
        <w:tc>
          <w:tcPr>
            <w:tcW w:w="1770" w:type="dxa"/>
            <w:tcMar>
              <w:left w:w="108" w:type="dxa"/>
              <w:right w:w="108" w:type="dxa"/>
            </w:tcMar>
          </w:tcPr>
          <w:p w14:paraId="37B245E1" w14:textId="77777777" w:rsidR="00D179D6" w:rsidRPr="00462199" w:rsidRDefault="00D179D6" w:rsidP="00864CE4">
            <w:pPr>
              <w:pStyle w:val="TableAshurst"/>
            </w:pPr>
            <w:r w:rsidRPr="00462199">
              <w:t>Day (</w:t>
            </w:r>
            <m:oMath>
              <m:r>
                <w:rPr>
                  <w:rFonts w:ascii="Cambria Math" w:hAnsi="Cambria Math"/>
                </w:rPr>
                <m:t>i</m:t>
              </m:r>
            </m:oMath>
            <w:r w:rsidRPr="00462199">
              <w:t>)</w:t>
            </w:r>
          </w:p>
        </w:tc>
        <w:tc>
          <w:tcPr>
            <w:tcW w:w="425" w:type="dxa"/>
            <w:tcMar>
              <w:left w:w="108" w:type="dxa"/>
              <w:right w:w="108" w:type="dxa"/>
            </w:tcMar>
          </w:tcPr>
          <w:p w14:paraId="4D2F9936" w14:textId="77777777" w:rsidR="00D179D6" w:rsidRPr="00462199" w:rsidRDefault="00D179D6" w:rsidP="00864CE4">
            <w:pPr>
              <w:pStyle w:val="TableAshurst"/>
            </w:pPr>
            <w:r w:rsidRPr="00462199">
              <w:t>=</w:t>
            </w:r>
          </w:p>
        </w:tc>
        <w:tc>
          <w:tcPr>
            <w:tcW w:w="6040" w:type="dxa"/>
            <w:tcMar>
              <w:left w:w="108" w:type="dxa"/>
              <w:right w:w="108" w:type="dxa"/>
            </w:tcMar>
          </w:tcPr>
          <w:p w14:paraId="3615899B" w14:textId="77777777" w:rsidR="00D179D6" w:rsidRPr="00462199" w:rsidRDefault="00D179D6" w:rsidP="00864CE4">
            <w:pPr>
              <w:pStyle w:val="TableAshurst"/>
            </w:pPr>
            <w:r w:rsidRPr="00462199">
              <w:t>the first calendar day of the relevant Billing Period (</w:t>
            </w:r>
            <w:r w:rsidRPr="00462199">
              <w:rPr>
                <w:i/>
              </w:rPr>
              <w:t>m</w:t>
            </w:r>
            <w:r w:rsidRPr="00462199">
              <w:t>)</w:t>
            </w:r>
          </w:p>
        </w:tc>
      </w:tr>
    </w:tbl>
    <w:p w14:paraId="62D7DF25" w14:textId="77777777" w:rsidR="00D179D6" w:rsidRPr="00462199" w:rsidRDefault="00D179D6" w:rsidP="005B3BB9">
      <w:pPr>
        <w:pStyle w:val="H2Ashurst"/>
      </w:pPr>
      <w:bookmarkStart w:id="3278" w:name="_Ref144113502"/>
      <w:r w:rsidRPr="00462199">
        <w:t>The LCHA Counterparty shall notify the Producer of the revised CCUS-Enabled Non-Variable Costs Strike Price no later than five (5) Business Days after each CENVCSP Indexation Anniversary.</w:t>
      </w:r>
      <w:bookmarkEnd w:id="3278"/>
    </w:p>
    <w:p w14:paraId="0E986C7B" w14:textId="77777777" w:rsidR="00D179D6" w:rsidRPr="00462199" w:rsidRDefault="00D179D6" w:rsidP="002D4185">
      <w:pPr>
        <w:pStyle w:val="H1Ashurst"/>
      </w:pPr>
      <w:bookmarkStart w:id="3279" w:name="_Ref144113503"/>
      <w:bookmarkStart w:id="3280" w:name="_Ref144455665"/>
      <w:bookmarkStart w:id="3281" w:name="_Toc149833667"/>
      <w:r w:rsidRPr="00462199">
        <w:t>CO</w:t>
      </w:r>
      <w:r w:rsidRPr="00462199">
        <w:rPr>
          <w:vertAlign w:val="subscript"/>
        </w:rPr>
        <w:t>2</w:t>
      </w:r>
      <w:r w:rsidRPr="00462199">
        <w:t xml:space="preserve"> T&amp;S Outage Relief Events</w:t>
      </w:r>
      <w:bookmarkStart w:id="3282" w:name="_Ref144117920"/>
      <w:r w:rsidRPr="00462199">
        <w:rPr>
          <w:rStyle w:val="FootnoteReference"/>
        </w:rPr>
        <w:footnoteReference w:id="53"/>
      </w:r>
      <w:bookmarkEnd w:id="3279"/>
      <w:bookmarkEnd w:id="3280"/>
      <w:bookmarkEnd w:id="3281"/>
      <w:bookmarkEnd w:id="3282"/>
    </w:p>
    <w:p w14:paraId="08865C97" w14:textId="77777777" w:rsidR="00D179D6" w:rsidRPr="00462199" w:rsidRDefault="00D179D6" w:rsidP="005B3BB9">
      <w:pPr>
        <w:pStyle w:val="H2Ashurst"/>
      </w:pPr>
      <w:bookmarkStart w:id="3283" w:name="_Ref144113504"/>
      <w:r w:rsidRPr="00462199">
        <w:t>The Producer shall give the LCHA Counterparty a notice promptly following the occurrence of a CO</w:t>
      </w:r>
      <w:r w:rsidRPr="00462199">
        <w:rPr>
          <w:vertAlign w:val="subscript"/>
        </w:rPr>
        <w:t>2</w:t>
      </w:r>
      <w:r w:rsidRPr="00462199">
        <w:t xml:space="preserve"> T&amp;S Outage Relief Event (a </w:t>
      </w:r>
      <w:r w:rsidRPr="00462199">
        <w:rPr>
          <w:b/>
        </w:rPr>
        <w:t>"CO</w:t>
      </w:r>
      <w:r w:rsidRPr="00462199">
        <w:rPr>
          <w:b/>
          <w:vertAlign w:val="subscript"/>
        </w:rPr>
        <w:t>2</w:t>
      </w:r>
      <w:r w:rsidRPr="00462199">
        <w:rPr>
          <w:b/>
        </w:rPr>
        <w:t xml:space="preserve"> T&amp;S Outage Relief Event Notice"</w:t>
      </w:r>
      <w:r w:rsidRPr="00462199">
        <w:t>). A CO</w:t>
      </w:r>
      <w:r w:rsidRPr="00462199">
        <w:rPr>
          <w:vertAlign w:val="subscript"/>
        </w:rPr>
        <w:t>2</w:t>
      </w:r>
      <w:r w:rsidRPr="00462199">
        <w:t xml:space="preserve"> T&amp;S Outage Relief Event Notice shall:</w:t>
      </w:r>
      <w:bookmarkEnd w:id="3283"/>
    </w:p>
    <w:p w14:paraId="259ABF49" w14:textId="77777777" w:rsidR="00D179D6" w:rsidRPr="00462199" w:rsidRDefault="00D179D6" w:rsidP="00867A58">
      <w:pPr>
        <w:pStyle w:val="H3Ashurst"/>
      </w:pPr>
      <w:bookmarkStart w:id="3284" w:name="_Ref144113505"/>
      <w:r w:rsidRPr="00462199">
        <w:t>specify the start time (to the nearest minute), the end time (to the nearest minute) and the total duration of each CO</w:t>
      </w:r>
      <w:r w:rsidRPr="00462199">
        <w:rPr>
          <w:vertAlign w:val="subscript"/>
        </w:rPr>
        <w:t>2</w:t>
      </w:r>
      <w:r w:rsidRPr="00462199">
        <w:t xml:space="preserve"> T&amp;S Outage Relief Event;</w:t>
      </w:r>
      <w:bookmarkStart w:id="3285" w:name="_Ref144117921"/>
      <w:r w:rsidRPr="00462199">
        <w:rPr>
          <w:rStyle w:val="FootnoteReference"/>
        </w:rPr>
        <w:footnoteReference w:id="54"/>
      </w:r>
      <w:bookmarkEnd w:id="3284"/>
      <w:bookmarkEnd w:id="3285"/>
    </w:p>
    <w:p w14:paraId="3CA9105D" w14:textId="77777777" w:rsidR="00D179D6" w:rsidRPr="00462199" w:rsidRDefault="00D179D6" w:rsidP="00867A58">
      <w:pPr>
        <w:pStyle w:val="H3Ashurst"/>
      </w:pPr>
      <w:bookmarkStart w:id="3286" w:name="_Ref144113506"/>
      <w:r w:rsidRPr="00462199">
        <w:t>specify the Reporting Unit(s) to which the CO</w:t>
      </w:r>
      <w:r w:rsidRPr="00462199">
        <w:rPr>
          <w:vertAlign w:val="subscript"/>
        </w:rPr>
        <w:t>2</w:t>
      </w:r>
      <w:r w:rsidRPr="00462199">
        <w:t xml:space="preserve"> T&amp;S Outage Relief Event relates (a </w:t>
      </w:r>
      <w:r w:rsidRPr="00462199">
        <w:rPr>
          <w:b/>
        </w:rPr>
        <w:t>"CO</w:t>
      </w:r>
      <w:r w:rsidRPr="00462199">
        <w:rPr>
          <w:b/>
          <w:vertAlign w:val="subscript"/>
        </w:rPr>
        <w:t>2</w:t>
      </w:r>
      <w:r w:rsidRPr="00462199">
        <w:rPr>
          <w:b/>
        </w:rPr>
        <w:t xml:space="preserve"> T&amp;S Outage Relief Event Period(s)"</w:t>
      </w:r>
      <w:r w:rsidRPr="00462199">
        <w:t xml:space="preserve">) within the relevant Billing Period(s) (a </w:t>
      </w:r>
      <w:r w:rsidRPr="00462199">
        <w:rPr>
          <w:b/>
        </w:rPr>
        <w:t>"CO</w:t>
      </w:r>
      <w:r w:rsidRPr="00462199">
        <w:rPr>
          <w:b/>
          <w:vertAlign w:val="subscript"/>
        </w:rPr>
        <w:t>2</w:t>
      </w:r>
      <w:r w:rsidRPr="00462199">
        <w:rPr>
          <w:b/>
        </w:rPr>
        <w:t xml:space="preserve"> T&amp;S Outage Relief Event Billing Period(s)"</w:t>
      </w:r>
      <w:r w:rsidRPr="00462199">
        <w:t>);</w:t>
      </w:r>
      <w:bookmarkEnd w:id="3286"/>
    </w:p>
    <w:p w14:paraId="3CE58625" w14:textId="77777777" w:rsidR="00D179D6" w:rsidRPr="00462199" w:rsidRDefault="00D179D6" w:rsidP="00867A58">
      <w:pPr>
        <w:pStyle w:val="H3Ashurst"/>
      </w:pPr>
      <w:bookmarkStart w:id="3287" w:name="_Ref144113507"/>
      <w:r w:rsidRPr="00462199">
        <w:t>describe the CO</w:t>
      </w:r>
      <w:r w:rsidRPr="00462199">
        <w:rPr>
          <w:vertAlign w:val="subscript"/>
        </w:rPr>
        <w:t>2</w:t>
      </w:r>
      <w:r w:rsidRPr="00462199">
        <w:t xml:space="preserve"> T&amp;S Outage Relief Event (including the impact and/or anticipated impact, if any, of the CO</w:t>
      </w:r>
      <w:r w:rsidRPr="00462199">
        <w:rPr>
          <w:vertAlign w:val="subscript"/>
        </w:rPr>
        <w:t>2</w:t>
      </w:r>
      <w:r w:rsidRPr="00462199">
        <w:t xml:space="preserve"> T&amp;S Outage Relief Event on the Producer's ability to produce Hydrogen at the Facility which is LCHS Compliant);</w:t>
      </w:r>
      <w:bookmarkEnd w:id="3287"/>
    </w:p>
    <w:p w14:paraId="4C58026C" w14:textId="77777777" w:rsidR="00D179D6" w:rsidRPr="00462199" w:rsidRDefault="00D179D6" w:rsidP="00867A58">
      <w:pPr>
        <w:pStyle w:val="H3Ashurst"/>
      </w:pPr>
      <w:bookmarkStart w:id="3288" w:name="_Ref144113508"/>
      <w:r w:rsidRPr="00462199">
        <w:t>include evidence relating to the CO</w:t>
      </w:r>
      <w:r w:rsidRPr="00462199">
        <w:rPr>
          <w:vertAlign w:val="subscript"/>
        </w:rPr>
        <w:t>2</w:t>
      </w:r>
      <w:r w:rsidRPr="00462199">
        <w:t xml:space="preserve"> T&amp;S Outage Relief Event from the relevant CO</w:t>
      </w:r>
      <w:r w:rsidRPr="00462199">
        <w:rPr>
          <w:vertAlign w:val="subscript"/>
        </w:rPr>
        <w:t>2</w:t>
      </w:r>
      <w:r w:rsidRPr="00462199">
        <w:t xml:space="preserve"> T&amp;S Operator;</w:t>
      </w:r>
      <w:bookmarkEnd w:id="3288"/>
    </w:p>
    <w:p w14:paraId="6761BFED" w14:textId="77777777" w:rsidR="00D179D6" w:rsidRPr="00462199" w:rsidRDefault="00D179D6" w:rsidP="00867A58">
      <w:pPr>
        <w:pStyle w:val="H3Ashurst"/>
      </w:pPr>
      <w:bookmarkStart w:id="3289" w:name="_Ref144113509"/>
      <w:r w:rsidRPr="00462199">
        <w:t>include such Supporting Information as the Producer considers to be relevant to the CO</w:t>
      </w:r>
      <w:r w:rsidRPr="00462199">
        <w:rPr>
          <w:vertAlign w:val="subscript"/>
        </w:rPr>
        <w:t>2</w:t>
      </w:r>
      <w:r w:rsidRPr="00462199">
        <w:t xml:space="preserve"> T&amp;S Outage Relief Event (including the impact, if any, on the Producer's ability to produce Hydrogen at the Facility which is LCHS Compliant); and</w:t>
      </w:r>
      <w:bookmarkEnd w:id="3289"/>
    </w:p>
    <w:p w14:paraId="2C0CC702" w14:textId="77777777" w:rsidR="00D179D6" w:rsidRPr="00462199" w:rsidRDefault="00D179D6" w:rsidP="00867A58">
      <w:pPr>
        <w:pStyle w:val="H3Ashurst"/>
      </w:pPr>
      <w:bookmarkStart w:id="3290" w:name="_Ref144113510"/>
      <w:r w:rsidRPr="00462199">
        <w:t>include details of the steps that the Producer has taken and/or proposes to take to mitigate the effect of the relevant CO</w:t>
      </w:r>
      <w:r w:rsidRPr="00462199">
        <w:rPr>
          <w:vertAlign w:val="subscript"/>
        </w:rPr>
        <w:t>2</w:t>
      </w:r>
      <w:r w:rsidRPr="00462199">
        <w:t xml:space="preserve"> T&amp;S Outage Relief Event.</w:t>
      </w:r>
      <w:bookmarkEnd w:id="3290"/>
    </w:p>
    <w:p w14:paraId="013B5E63" w14:textId="77777777" w:rsidR="00D179D6" w:rsidRPr="00462199" w:rsidRDefault="00D179D6" w:rsidP="005B3BB9">
      <w:pPr>
        <w:pStyle w:val="H2Ashurst"/>
      </w:pPr>
      <w:bookmarkStart w:id="3291" w:name="_Ref144113511"/>
      <w:r w:rsidRPr="00462199">
        <w:t>Each CO</w:t>
      </w:r>
      <w:r w:rsidRPr="00462199">
        <w:rPr>
          <w:vertAlign w:val="subscript"/>
        </w:rPr>
        <w:t>2</w:t>
      </w:r>
      <w:r w:rsidRPr="00462199">
        <w:t xml:space="preserve"> T&amp;S Outage Relief Event Notice shall be accompanied by a Directors' Certificate in relation to the information contained in, and enclosed with, the CO</w:t>
      </w:r>
      <w:r w:rsidRPr="00462199">
        <w:rPr>
          <w:vertAlign w:val="subscript"/>
        </w:rPr>
        <w:t>2</w:t>
      </w:r>
      <w:r w:rsidRPr="00462199">
        <w:t xml:space="preserve"> T&amp;S Outage Relief Event Notice.</w:t>
      </w:r>
      <w:bookmarkEnd w:id="3291"/>
    </w:p>
    <w:p w14:paraId="5DA0BA74" w14:textId="77777777" w:rsidR="00D179D6" w:rsidRPr="00462199" w:rsidRDefault="00D179D6" w:rsidP="005B3BB9">
      <w:pPr>
        <w:pStyle w:val="H2Ashurst"/>
      </w:pPr>
      <w:bookmarkStart w:id="3292" w:name="_Ref144113512"/>
      <w:r w:rsidRPr="00462199">
        <w:t>The LCHA Counterparty shall, no later than twenty (20) Business Days after receipt of a CO</w:t>
      </w:r>
      <w:r w:rsidRPr="00462199">
        <w:rPr>
          <w:vertAlign w:val="subscript"/>
        </w:rPr>
        <w:t>2</w:t>
      </w:r>
      <w:r w:rsidRPr="00462199">
        <w:t xml:space="preserve"> T&amp;S Outage Relief Event Notice, give a notice to the Producer (a </w:t>
      </w:r>
      <w:r w:rsidRPr="00462199">
        <w:rPr>
          <w:b/>
        </w:rPr>
        <w:t>"CO</w:t>
      </w:r>
      <w:r w:rsidRPr="00462199">
        <w:rPr>
          <w:b/>
          <w:vertAlign w:val="subscript"/>
        </w:rPr>
        <w:t>2</w:t>
      </w:r>
      <w:r w:rsidRPr="00462199">
        <w:rPr>
          <w:b/>
        </w:rPr>
        <w:t xml:space="preserve"> T&amp;S Outage Relief Event Response Notice"</w:t>
      </w:r>
      <w:r w:rsidRPr="00462199">
        <w:t>). A CO</w:t>
      </w:r>
      <w:r w:rsidRPr="00462199">
        <w:rPr>
          <w:vertAlign w:val="subscript"/>
        </w:rPr>
        <w:t>2</w:t>
      </w:r>
      <w:r w:rsidRPr="00462199">
        <w:t xml:space="preserve"> T&amp;S Outage Relief Event Response Notice shall specify whether the LCHA Counterparty considers that:</w:t>
      </w:r>
      <w:bookmarkEnd w:id="3292"/>
    </w:p>
    <w:p w14:paraId="7A1DE0B6" w14:textId="77777777" w:rsidR="00D179D6" w:rsidRPr="00462199" w:rsidRDefault="00D179D6" w:rsidP="00867A58">
      <w:pPr>
        <w:pStyle w:val="H3Ashurst"/>
      </w:pPr>
      <w:bookmarkStart w:id="3293" w:name="_Ref144113513"/>
      <w:r w:rsidRPr="00462199">
        <w:lastRenderedPageBreak/>
        <w:t>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Notice relates has or has not occurred; or</w:t>
      </w:r>
      <w:bookmarkEnd w:id="3293"/>
    </w:p>
    <w:p w14:paraId="674292FC" w14:textId="77777777" w:rsidR="00D179D6" w:rsidRPr="00462199" w:rsidRDefault="00D179D6" w:rsidP="00867A58">
      <w:pPr>
        <w:pStyle w:val="H3Ashurst"/>
      </w:pPr>
      <w:bookmarkStart w:id="3294" w:name="_Ref144113514"/>
      <w:r w:rsidRPr="00462199">
        <w:t>it has not been provided with sufficient Supporting Information to determine whether 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Response Notice relates has occurred and, if so, details of the additional Supporting Information which the LCHA Counterparty requires to determine whether 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Notice relates has occurred (the </w:t>
      </w:r>
      <w:r w:rsidRPr="00462199">
        <w:rPr>
          <w:b/>
        </w:rPr>
        <w:t>"CO</w:t>
      </w:r>
      <w:r w:rsidRPr="00462199">
        <w:rPr>
          <w:b/>
          <w:vertAlign w:val="subscript"/>
        </w:rPr>
        <w:t>2</w:t>
      </w:r>
      <w:r w:rsidRPr="00462199">
        <w:rPr>
          <w:b/>
        </w:rPr>
        <w:t xml:space="preserve"> T&amp;S Outage Relief Event Supporting Information"</w:t>
      </w:r>
      <w:r w:rsidRPr="00462199">
        <w:t>).</w:t>
      </w:r>
      <w:bookmarkEnd w:id="3294"/>
    </w:p>
    <w:p w14:paraId="000DCAE8" w14:textId="77777777" w:rsidR="00D179D6" w:rsidRPr="00462199" w:rsidRDefault="00D179D6" w:rsidP="005B3BB9">
      <w:pPr>
        <w:pStyle w:val="H2Ashurst"/>
      </w:pPr>
      <w:bookmarkStart w:id="3295" w:name="_Ref144113515"/>
      <w:r w:rsidRPr="00462199">
        <w:t>If the LCHA Counterparty states in the CO</w:t>
      </w:r>
      <w:r w:rsidRPr="00462199">
        <w:rPr>
          <w:vertAlign w:val="subscript"/>
        </w:rPr>
        <w:t>2</w:t>
      </w:r>
      <w:r w:rsidRPr="00462199">
        <w:t xml:space="preserve"> T&amp;S Outage Relief Event Response Notice that:</w:t>
      </w:r>
      <w:bookmarkEnd w:id="3295"/>
    </w:p>
    <w:p w14:paraId="2C2DD556" w14:textId="77777777" w:rsidR="00D179D6" w:rsidRPr="00462199" w:rsidRDefault="00D179D6" w:rsidP="00867A58">
      <w:pPr>
        <w:pStyle w:val="H3Ashurst"/>
      </w:pPr>
      <w:bookmarkStart w:id="3296" w:name="_Ref144113516"/>
      <w:r w:rsidRPr="00462199">
        <w:t>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Response Notice relates has occurred, then a CO</w:t>
      </w:r>
      <w:r w:rsidRPr="00462199">
        <w:rPr>
          <w:vertAlign w:val="subscript"/>
        </w:rPr>
        <w:t>2</w:t>
      </w:r>
      <w:r w:rsidRPr="00462199">
        <w:t xml:space="preserve"> T&amp;S Outage Relief Event will be deemed to have occurred for the purposes of the LCHA;</w:t>
      </w:r>
      <w:bookmarkEnd w:id="3296"/>
    </w:p>
    <w:p w14:paraId="755E20C7" w14:textId="77777777" w:rsidR="00D179D6" w:rsidRPr="00462199" w:rsidRDefault="00D179D6" w:rsidP="00867A58">
      <w:pPr>
        <w:pStyle w:val="H3Ashurst"/>
      </w:pPr>
      <w:bookmarkStart w:id="3297" w:name="_Ref144113517"/>
      <w:r w:rsidRPr="00462199">
        <w:t>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Response Notice relates has not occurred, then a CO</w:t>
      </w:r>
      <w:r w:rsidRPr="00462199">
        <w:rPr>
          <w:vertAlign w:val="subscript"/>
        </w:rPr>
        <w:t>2</w:t>
      </w:r>
      <w:r w:rsidRPr="00462199">
        <w:t xml:space="preserve"> T&amp;S Outage Relief Event will be deemed not to have occurred for the purposes of the LCHA unless and until a resolution or determination to the contrary is made pursuant to the Expert Determination Procedure; or</w:t>
      </w:r>
      <w:bookmarkEnd w:id="3297"/>
    </w:p>
    <w:p w14:paraId="371C6648" w14:textId="77777777" w:rsidR="00D179D6" w:rsidRPr="00462199" w:rsidRDefault="00D179D6" w:rsidP="00867A58">
      <w:pPr>
        <w:pStyle w:val="H3Ashurst"/>
      </w:pPr>
      <w:bookmarkStart w:id="3298" w:name="_Ref144113518"/>
      <w:r w:rsidRPr="00462199">
        <w:t>the Producer has not provided the LCHA Counterparty with sufficient Supporting Information to determine whether 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Response Notice relates has occurred then:</w:t>
      </w:r>
      <w:bookmarkEnd w:id="3298"/>
    </w:p>
    <w:p w14:paraId="578CB8E3" w14:textId="77777777" w:rsidR="00D179D6" w:rsidRPr="00462199" w:rsidRDefault="00D179D6" w:rsidP="005B3BB9">
      <w:pPr>
        <w:pStyle w:val="H4Ashurst"/>
      </w:pPr>
      <w:bookmarkStart w:id="3299" w:name="_Ref144113519"/>
      <w:r w:rsidRPr="00462199">
        <w:t>the Producer shall provide the CO</w:t>
      </w:r>
      <w:r w:rsidRPr="00462199">
        <w:rPr>
          <w:vertAlign w:val="subscript"/>
        </w:rPr>
        <w:t>2</w:t>
      </w:r>
      <w:r w:rsidRPr="00462199">
        <w:t xml:space="preserve"> T&amp;S Outage Relief Event Supporting Information as soon as reasonably practicable, and in any event no later than ten (10) Business Days after receipt of the CO</w:t>
      </w:r>
      <w:r w:rsidRPr="00462199">
        <w:rPr>
          <w:vertAlign w:val="subscript"/>
        </w:rPr>
        <w:t>2</w:t>
      </w:r>
      <w:r w:rsidRPr="00462199">
        <w:t xml:space="preserve"> T&amp;S Outage Relief Event Response Notice, or such longer period as is specified by the LCHA Counterparty; and</w:t>
      </w:r>
      <w:bookmarkEnd w:id="3299"/>
    </w:p>
    <w:p w14:paraId="4C9DC969" w14:textId="77777777" w:rsidR="00D179D6" w:rsidRPr="00462199" w:rsidRDefault="00D179D6" w:rsidP="005B3BB9">
      <w:pPr>
        <w:pStyle w:val="H4Ashurst"/>
      </w:pPr>
      <w:bookmarkStart w:id="3300" w:name="_Ref144113520"/>
      <w:r w:rsidRPr="00462199">
        <w:t>upon receipt of the CO</w:t>
      </w:r>
      <w:r w:rsidRPr="00462199">
        <w:rPr>
          <w:vertAlign w:val="subscript"/>
        </w:rPr>
        <w:t>2</w:t>
      </w:r>
      <w:r w:rsidRPr="00462199">
        <w:t xml:space="preserve"> T&amp;S Outage Relief Event Supporting Information, the LCHA Counterparty shall, as soon as reasonably practicable and in any event no later than ten (10) Business Days after receipt of such CO</w:t>
      </w:r>
      <w:r w:rsidRPr="00462199">
        <w:rPr>
          <w:vertAlign w:val="subscript"/>
        </w:rPr>
        <w:t>2</w:t>
      </w:r>
      <w:r w:rsidRPr="00462199">
        <w:t xml:space="preserve"> T&amp;S Outage Relief Event Supporting Information, give a further CO</w:t>
      </w:r>
      <w:r w:rsidRPr="00462199">
        <w:rPr>
          <w:vertAlign w:val="subscript"/>
        </w:rPr>
        <w:t>2</w:t>
      </w:r>
      <w:r w:rsidRPr="00462199">
        <w:t xml:space="preserve"> T&amp;S Outage Relief Event Response Notice to the Producer (a </w:t>
      </w:r>
      <w:r w:rsidRPr="00462199">
        <w:rPr>
          <w:b/>
        </w:rPr>
        <w:t>"Further CO</w:t>
      </w:r>
      <w:r w:rsidRPr="00462199">
        <w:rPr>
          <w:b/>
          <w:vertAlign w:val="subscript"/>
        </w:rPr>
        <w:t>2</w:t>
      </w:r>
      <w:r w:rsidRPr="00462199">
        <w:rPr>
          <w:b/>
        </w:rPr>
        <w:t xml:space="preserve"> T&amp;S Outage Relief Event Response Notice"</w:t>
      </w:r>
      <w:r w:rsidRPr="00462199">
        <w:t>). A Further CO</w:t>
      </w:r>
      <w:r w:rsidRPr="00462199">
        <w:rPr>
          <w:vertAlign w:val="subscript"/>
        </w:rPr>
        <w:t>2</w:t>
      </w:r>
      <w:r w:rsidRPr="00462199">
        <w:t xml:space="preserve"> T&amp;S Outage Relief Event Response Notice shall specify whether the LCHA Counterparty considers that the CO</w:t>
      </w:r>
      <w:r w:rsidRPr="00462199">
        <w:rPr>
          <w:vertAlign w:val="subscript"/>
        </w:rPr>
        <w:t>2</w:t>
      </w:r>
      <w:r w:rsidRPr="00462199">
        <w:t xml:space="preserve"> T&amp;S Outage Relief Event to which the CO</w:t>
      </w:r>
      <w:r w:rsidRPr="00462199">
        <w:rPr>
          <w:vertAlign w:val="subscript"/>
        </w:rPr>
        <w:t>2</w:t>
      </w:r>
      <w:r w:rsidRPr="00462199">
        <w:t xml:space="preserve"> T&amp;S Outage Relief Event Response Notice relates has or has not occurred.</w:t>
      </w:r>
      <w:bookmarkEnd w:id="3300"/>
    </w:p>
    <w:p w14:paraId="5C449F07" w14:textId="5A929919" w:rsidR="00D179D6" w:rsidRPr="00462199" w:rsidRDefault="00D179D6" w:rsidP="005B3BB9">
      <w:pPr>
        <w:pStyle w:val="H2Ashurst"/>
      </w:pPr>
      <w:bookmarkStart w:id="3301" w:name="_Ref144113521"/>
      <w:r w:rsidRPr="00462199">
        <w:t xml:space="preserve">Nothing in this </w:t>
      </w:r>
      <w:r w:rsidR="007248B2" w:rsidRPr="007248B2">
        <w:t>Condition</w:t>
      </w:r>
      <w:r w:rsidRPr="00462199">
        <w:t xml:space="preserve"> </w:t>
      </w:r>
      <w:r w:rsidR="009D45B5">
        <w:fldChar w:fldCharType="begin"/>
      </w:r>
      <w:r w:rsidR="009D45B5">
        <w:instrText xml:space="preserve"> REF _Ref144455665 \w \h </w:instrText>
      </w:r>
      <w:r w:rsidR="009D45B5">
        <w:fldChar w:fldCharType="separate"/>
      </w:r>
      <w:del w:id="3302" w:author="Faqir, Sofia (Energy Security)" w:date="2023-11-12T19:47:00Z">
        <w:r w:rsidR="00E473FC">
          <w:delText>17</w:delText>
        </w:r>
      </w:del>
      <w:r w:rsidR="009D45B5">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 shall require the LCHA Counterparty to specify in any CO</w:t>
      </w:r>
      <w:r w:rsidRPr="00462199">
        <w:rPr>
          <w:vertAlign w:val="subscript"/>
        </w:rPr>
        <w:t>2</w:t>
      </w:r>
      <w:r w:rsidRPr="00462199">
        <w:t xml:space="preserve"> T&amp;S Outage Relief Event Response Notice or Further CO</w:t>
      </w:r>
      <w:r w:rsidRPr="00462199">
        <w:rPr>
          <w:vertAlign w:val="subscript"/>
        </w:rPr>
        <w:t>2</w:t>
      </w:r>
      <w:r w:rsidRPr="00462199">
        <w:t xml:space="preserve"> T&amp;S Outage Relief Event Response Notice that the LCHA Counterparty accepts that a CO</w:t>
      </w:r>
      <w:r w:rsidRPr="00462199">
        <w:rPr>
          <w:vertAlign w:val="subscript"/>
        </w:rPr>
        <w:t>2</w:t>
      </w:r>
      <w:r w:rsidRPr="00462199">
        <w:t xml:space="preserve"> T&amp;S Outage Relief Event has occurred unless and until the LCHA Counterparty is satisfied of the same.</w:t>
      </w:r>
      <w:bookmarkEnd w:id="3301"/>
    </w:p>
    <w:p w14:paraId="4F95C03C" w14:textId="67D35183" w:rsidR="00D179D6" w:rsidRPr="00462199" w:rsidRDefault="00D179D6" w:rsidP="005B3BB9">
      <w:pPr>
        <w:pStyle w:val="H2Ashurst"/>
      </w:pPr>
      <w:bookmarkStart w:id="3303" w:name="_Ref144113522"/>
      <w:r w:rsidRPr="00462199">
        <w:t>If a CO</w:t>
      </w:r>
      <w:r w:rsidRPr="00462199">
        <w:rPr>
          <w:vertAlign w:val="subscript"/>
        </w:rPr>
        <w:t>2</w:t>
      </w:r>
      <w:r w:rsidRPr="00462199">
        <w:t xml:space="preserve"> T&amp;S Outage Relief Event is deemed to have occurred during a CO</w:t>
      </w:r>
      <w:r w:rsidRPr="00462199">
        <w:rPr>
          <w:vertAlign w:val="subscript"/>
        </w:rPr>
        <w:t>2</w:t>
      </w:r>
      <w:r w:rsidRPr="00462199">
        <w:t xml:space="preserve"> T&amp;S Outage Relief Event Billing Period in accordance with </w:t>
      </w:r>
      <w:r w:rsidR="007248B2" w:rsidRPr="007248B2">
        <w:t>Condition</w:t>
      </w:r>
      <w:r w:rsidRPr="00462199">
        <w:t xml:space="preserve"> </w:t>
      </w:r>
      <w:r w:rsidRPr="00462199">
        <w:fldChar w:fldCharType="begin"/>
      </w:r>
      <w:r w:rsidRPr="00462199">
        <w:instrText xml:space="preserve">  REF _Ref144113516 \r \h \* MERGEFORMAT </w:instrText>
      </w:r>
      <w:r w:rsidRPr="00462199">
        <w:fldChar w:fldCharType="separate"/>
      </w:r>
      <w:del w:id="3304" w:author="Faqir, Sofia (Energy Security)" w:date="2023-11-12T19:47:00Z">
        <w:r w:rsidR="00E473FC" w:rsidRPr="00E473FC">
          <w:rPr>
            <w:color w:val="000000"/>
          </w:rPr>
          <w:delText>17.4(A)</w:delText>
        </w:r>
      </w:del>
      <w:r w:rsidRPr="00462199">
        <w:fldChar w:fldCharType="end"/>
      </w:r>
      <w:r w:rsidRPr="00462199">
        <w:t xml:space="preserve"> or </w:t>
      </w:r>
      <w:r w:rsidR="009D45B5">
        <w:fldChar w:fldCharType="begin"/>
      </w:r>
      <w:r w:rsidR="009D45B5">
        <w:instrText xml:space="preserve"> REF _Ref144113520 \w \h </w:instrText>
      </w:r>
      <w:r w:rsidR="009D45B5">
        <w:fldChar w:fldCharType="separate"/>
      </w:r>
      <w:del w:id="3305" w:author="Faqir, Sofia (Energy Security)" w:date="2023-11-12T19:47:00Z">
        <w:r w:rsidR="00E473FC">
          <w:delText>17.4(C)(ii)</w:delText>
        </w:r>
      </w:del>
      <w:r w:rsidR="009D45B5">
        <w:fldChar w:fldCharType="end"/>
      </w:r>
      <w:r w:rsidRPr="00462199">
        <w:t>:</w:t>
      </w:r>
      <w:bookmarkEnd w:id="3303"/>
    </w:p>
    <w:p w14:paraId="3EFC9ED4" w14:textId="3E348ED9" w:rsidR="00D179D6" w:rsidRPr="00462199" w:rsidRDefault="00D179D6" w:rsidP="00867A58">
      <w:pPr>
        <w:pStyle w:val="H3Ashurst"/>
      </w:pPr>
      <w:bookmarkStart w:id="3306" w:name="_Ref144113523"/>
      <w:r w:rsidRPr="00462199">
        <w:t>the requirement to be LCHS Compliant shall be waived in respect of the CO</w:t>
      </w:r>
      <w:r w:rsidRPr="00462199">
        <w:rPr>
          <w:vertAlign w:val="subscript"/>
        </w:rPr>
        <w:t>2</w:t>
      </w:r>
      <w:r w:rsidRPr="00462199">
        <w:t xml:space="preserve"> T&amp;S Outage Event Volume for each CO</w:t>
      </w:r>
      <w:r w:rsidRPr="00462199">
        <w:rPr>
          <w:vertAlign w:val="subscript"/>
        </w:rPr>
        <w:t>2</w:t>
      </w:r>
      <w:r w:rsidRPr="00462199">
        <w:t xml:space="preserve"> T&amp;S Outage Relief Event Period in the relevant </w:t>
      </w:r>
      <w:r w:rsidRPr="00462199">
        <w:lastRenderedPageBreak/>
        <w:t>CO</w:t>
      </w:r>
      <w:r w:rsidRPr="00462199">
        <w:rPr>
          <w:vertAlign w:val="subscript"/>
        </w:rPr>
        <w:t>2</w:t>
      </w:r>
      <w:r w:rsidRPr="00462199">
        <w:t xml:space="preserve"> T&amp;S Outage Relief Event Billing Period (the </w:t>
      </w:r>
      <w:r w:rsidRPr="00462199">
        <w:rPr>
          <w:b/>
        </w:rPr>
        <w:t>"CO</w:t>
      </w:r>
      <w:r w:rsidRPr="00462199">
        <w:rPr>
          <w:b/>
          <w:vertAlign w:val="subscript"/>
        </w:rPr>
        <w:t>2</w:t>
      </w:r>
      <w:r w:rsidRPr="00462199">
        <w:rPr>
          <w:b/>
        </w:rPr>
        <w:t xml:space="preserve"> T&amp;S Outage Relief Event Volume"</w:t>
      </w:r>
      <w:r w:rsidRPr="00462199">
        <w:t>);</w:t>
      </w:r>
      <w:bookmarkStart w:id="3307" w:name="_Ref144117922"/>
      <w:r w:rsidRPr="00462199">
        <w:rPr>
          <w:rStyle w:val="FootnoteReference"/>
        </w:rPr>
        <w:footnoteReference w:id="55"/>
      </w:r>
      <w:bookmarkEnd w:id="3306"/>
      <w:bookmarkEnd w:id="3307"/>
    </w:p>
    <w:p w14:paraId="7C660D78" w14:textId="77777777" w:rsidR="00D179D6" w:rsidRPr="00462199" w:rsidRDefault="00D179D6" w:rsidP="00867A58">
      <w:pPr>
        <w:pStyle w:val="H3Ashurst"/>
      </w:pPr>
      <w:bookmarkStart w:id="3308" w:name="_Ref144113524"/>
      <w:r w:rsidRPr="00462199">
        <w:t>the CO</w:t>
      </w:r>
      <w:r w:rsidRPr="00462199">
        <w:rPr>
          <w:vertAlign w:val="subscript"/>
        </w:rPr>
        <w:t>2</w:t>
      </w:r>
      <w:r w:rsidRPr="00462199">
        <w:t xml:space="preserve"> T&amp;S Outage Relief Event Strike Price Deduction shall apply in respect of each CO</w:t>
      </w:r>
      <w:r w:rsidRPr="00462199">
        <w:rPr>
          <w:vertAlign w:val="subscript"/>
        </w:rPr>
        <w:t>2</w:t>
      </w:r>
      <w:r w:rsidRPr="00462199">
        <w:t xml:space="preserve"> T&amp;S Outage Relief Event Volume which is sold by the Producer and purchased by a Qualifying Offtaker(s) and which is not an RTFO Volume in each relevant Billing Period (</w:t>
      </w:r>
      <w:r w:rsidRPr="00462199">
        <w:rPr>
          <w:i/>
        </w:rPr>
        <w:t>m</w:t>
      </w:r>
      <w:r w:rsidRPr="00462199">
        <w:t xml:space="preserve">) (the </w:t>
      </w:r>
      <w:r w:rsidRPr="00462199">
        <w:rPr>
          <w:b/>
        </w:rPr>
        <w:t>"CO</w:t>
      </w:r>
      <w:r w:rsidRPr="00462199">
        <w:rPr>
          <w:b/>
          <w:vertAlign w:val="subscript"/>
        </w:rPr>
        <w:t>2</w:t>
      </w:r>
      <w:r w:rsidRPr="00462199">
        <w:rPr>
          <w:b/>
        </w:rPr>
        <w:t xml:space="preserve"> T&amp;S Outage Relief Event Strike Price Deduction Amount"</w:t>
      </w:r>
      <w:r w:rsidRPr="00462199">
        <w:t>), which shall be calculated as follows:</w:t>
      </w:r>
      <w:bookmarkEnd w:id="3308"/>
    </w:p>
    <w:p w14:paraId="721FA85B" w14:textId="77777777" w:rsidR="00D179D6" w:rsidRPr="00462199" w:rsidRDefault="00D179D6" w:rsidP="00864CE4">
      <w:pPr>
        <w:pStyle w:val="NormalAshurst"/>
      </w:pPr>
      <m:oMathPara>
        <m:oMathParaPr>
          <m:jc m:val="center"/>
        </m:oMathParaPr>
        <m:oMath>
          <m:r>
            <m:rPr>
              <m:sty m:val="p"/>
            </m:rPr>
            <w:rPr>
              <w:rFonts w:ascii="Cambria Math" w:hAnsi="Cambria Math"/>
            </w:rPr>
            <m:t xml:space="preserve"> </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cs="Arial"/>
                </w:rPr>
              </m:ctrlPr>
            </m:sSubPr>
            <m:e>
              <m:r>
                <w:rPr>
                  <w:rFonts w:ascii="Cambria Math" w:hAnsi="Cambria Math"/>
                </w:rPr>
                <m:t>DA</m:t>
              </m:r>
            </m:e>
            <m:sub>
              <m:r>
                <w:rPr>
                  <w:rFonts w:ascii="Cambria Math" w:hAnsi="Cambria Math"/>
                </w:rPr>
                <m:t>m</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cs="Arial"/>
                </w:rPr>
              </m:ctrlPr>
            </m:sSubPr>
            <m:e>
              <m:r>
                <w:rPr>
                  <w:rFonts w:ascii="Cambria Math" w:hAnsi="Cambria Math"/>
                </w:rPr>
                <m:t>D</m:t>
              </m:r>
            </m:e>
            <m:sub>
              <m:r>
                <w:rPr>
                  <w:rFonts w:ascii="Cambria Math" w:hAnsi="Cambria Math"/>
                </w:rPr>
                <m:t>m</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Volume</m:t>
              </m:r>
            </m:e>
            <m:sub>
              <m:r>
                <w:rPr>
                  <w:rFonts w:ascii="Cambria Math" w:hAnsi="Cambria Math"/>
                </w:rPr>
                <m:t>Waiver</m:t>
              </m:r>
              <m:r>
                <m:rPr>
                  <m:sty m:val="p"/>
                </m:rPr>
                <w:rPr>
                  <w:rFonts w:ascii="Cambria Math" w:hAnsi="Cambria Math"/>
                </w:rPr>
                <m:t>,</m:t>
              </m:r>
              <m:r>
                <w:rPr>
                  <w:rFonts w:ascii="Cambria Math" w:hAnsi="Cambria Math"/>
                </w:rPr>
                <m:t>QO</m:t>
              </m:r>
              <m:r>
                <m:rPr>
                  <m:sty m:val="p"/>
                </m:rPr>
                <w:rPr>
                  <w:rFonts w:ascii="Cambria Math" w:hAnsi="Cambria Math"/>
                </w:rPr>
                <m:t>,</m:t>
              </m:r>
              <m:r>
                <w:rPr>
                  <w:rFonts w:ascii="Cambria Math" w:hAnsi="Cambria Math"/>
                </w:rPr>
                <m:t>m</m:t>
              </m:r>
            </m:sub>
          </m:sSub>
        </m:oMath>
      </m:oMathPara>
    </w:p>
    <w:p w14:paraId="438A9D53" w14:textId="77777777" w:rsidR="00D179D6" w:rsidRPr="00462199" w:rsidRDefault="00D179D6" w:rsidP="005B3BB9">
      <w:pPr>
        <w:pStyle w:val="B12Ashurst"/>
      </w:pPr>
      <w:r w:rsidRPr="00462199">
        <w:t>where:</w:t>
      </w:r>
    </w:p>
    <w:tbl>
      <w:tblPr>
        <w:tblW w:w="0" w:type="auto"/>
        <w:tblInd w:w="782" w:type="dxa"/>
        <w:tblLayout w:type="fixed"/>
        <w:tblCellMar>
          <w:left w:w="10" w:type="dxa"/>
          <w:right w:w="10" w:type="dxa"/>
        </w:tblCellMar>
        <w:tblLook w:val="04A0" w:firstRow="1" w:lastRow="0" w:firstColumn="1" w:lastColumn="0" w:noHBand="0" w:noVBand="1"/>
      </w:tblPr>
      <w:tblGrid>
        <w:gridCol w:w="1770"/>
        <w:gridCol w:w="425"/>
        <w:gridCol w:w="6038"/>
      </w:tblGrid>
      <w:tr w:rsidR="00D179D6" w:rsidRPr="00462199" w14:paraId="13C1EAF8" w14:textId="77777777" w:rsidTr="00864CE4">
        <w:tc>
          <w:tcPr>
            <w:tcW w:w="1770" w:type="dxa"/>
            <w:tcMar>
              <w:left w:w="108" w:type="dxa"/>
              <w:right w:w="108" w:type="dxa"/>
            </w:tcMar>
          </w:tcPr>
          <w:p w14:paraId="37C25324"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cs="Arial"/>
                      </w:rPr>
                    </m:ctrlPr>
                  </m:sSubPr>
                  <m:e>
                    <m:r>
                      <w:rPr>
                        <w:rFonts w:ascii="Cambria Math" w:hAnsi="Cambria Math"/>
                      </w:rPr>
                      <m:t>DA</m:t>
                    </m:r>
                  </m:e>
                  <m:sub>
                    <m:r>
                      <w:rPr>
                        <w:rFonts w:ascii="Cambria Math" w:hAnsi="Cambria Math"/>
                      </w:rPr>
                      <m:t>m</m:t>
                    </m:r>
                  </m:sub>
                </m:sSub>
              </m:oMath>
            </m:oMathPara>
          </w:p>
        </w:tc>
        <w:tc>
          <w:tcPr>
            <w:tcW w:w="425" w:type="dxa"/>
            <w:tcMar>
              <w:left w:w="108" w:type="dxa"/>
              <w:right w:w="108" w:type="dxa"/>
            </w:tcMar>
          </w:tcPr>
          <w:p w14:paraId="34FC6BB0" w14:textId="77777777" w:rsidR="00D179D6" w:rsidRPr="00462199" w:rsidRDefault="00D179D6" w:rsidP="00864CE4">
            <w:pPr>
              <w:pStyle w:val="TableAshurst"/>
            </w:pPr>
            <w:r w:rsidRPr="00462199">
              <w:t>=</w:t>
            </w:r>
          </w:p>
        </w:tc>
        <w:tc>
          <w:tcPr>
            <w:tcW w:w="6038" w:type="dxa"/>
            <w:tcMar>
              <w:left w:w="108" w:type="dxa"/>
              <w:right w:w="108" w:type="dxa"/>
            </w:tcMar>
          </w:tcPr>
          <w:p w14:paraId="52BC1016" w14:textId="77777777" w:rsidR="00D179D6" w:rsidRPr="00462199" w:rsidRDefault="00D179D6" w:rsidP="00864CE4">
            <w:pPr>
              <w:pStyle w:val="TableAshurst"/>
            </w:pPr>
            <w:r w:rsidRPr="00462199">
              <w:t>CO</w:t>
            </w:r>
            <w:r w:rsidRPr="00462199">
              <w:rPr>
                <w:vertAlign w:val="subscript"/>
              </w:rPr>
              <w:t>2</w:t>
            </w:r>
            <w:r w:rsidRPr="00462199">
              <w:t xml:space="preserve"> T&amp;S Outage Relief Event Strike Price Deduction Amount (</w:t>
            </w:r>
            <w:r w:rsidRPr="00462199">
              <w:rPr>
                <w:i/>
              </w:rPr>
              <w:t>£</w:t>
            </w:r>
            <w:r w:rsidRPr="00462199">
              <w:t>) for the relevant Billing Period (</w:t>
            </w:r>
            <w:r w:rsidRPr="00462199">
              <w:rPr>
                <w:i/>
              </w:rPr>
              <w:t>m</w:t>
            </w:r>
            <w:r w:rsidRPr="00462199">
              <w:t>)</w:t>
            </w:r>
          </w:p>
        </w:tc>
      </w:tr>
      <w:tr w:rsidR="00D179D6" w:rsidRPr="00462199" w14:paraId="279CB817" w14:textId="77777777" w:rsidTr="00864CE4">
        <w:tc>
          <w:tcPr>
            <w:tcW w:w="1770" w:type="dxa"/>
            <w:tcMar>
              <w:left w:w="108" w:type="dxa"/>
              <w:right w:w="108" w:type="dxa"/>
            </w:tcMar>
          </w:tcPr>
          <w:p w14:paraId="115FF0CE"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cs="Arial"/>
                      </w:rPr>
                    </m:ctrlPr>
                  </m:sSubPr>
                  <m:e>
                    <m:r>
                      <w:rPr>
                        <w:rFonts w:ascii="Cambria Math" w:hAnsi="Cambria Math"/>
                      </w:rPr>
                      <m:t>D</m:t>
                    </m:r>
                  </m:e>
                  <m:sub>
                    <m:r>
                      <w:rPr>
                        <w:rFonts w:ascii="Cambria Math" w:hAnsi="Cambria Math"/>
                      </w:rPr>
                      <m:t>m</m:t>
                    </m:r>
                  </m:sub>
                </m:sSub>
              </m:oMath>
            </m:oMathPara>
          </w:p>
        </w:tc>
        <w:tc>
          <w:tcPr>
            <w:tcW w:w="425" w:type="dxa"/>
            <w:tcMar>
              <w:left w:w="108" w:type="dxa"/>
              <w:right w:w="108" w:type="dxa"/>
            </w:tcMar>
          </w:tcPr>
          <w:p w14:paraId="28A5D7F8" w14:textId="77777777" w:rsidR="00D179D6" w:rsidRPr="00462199" w:rsidRDefault="00D179D6" w:rsidP="00864CE4">
            <w:pPr>
              <w:pStyle w:val="TableAshurst"/>
            </w:pPr>
            <w:r w:rsidRPr="00462199">
              <w:t>=</w:t>
            </w:r>
          </w:p>
        </w:tc>
        <w:tc>
          <w:tcPr>
            <w:tcW w:w="6038" w:type="dxa"/>
            <w:tcMar>
              <w:left w:w="108" w:type="dxa"/>
              <w:right w:w="108" w:type="dxa"/>
            </w:tcMar>
          </w:tcPr>
          <w:p w14:paraId="7D5B035B" w14:textId="77777777" w:rsidR="00D179D6" w:rsidRPr="00462199" w:rsidRDefault="00D179D6" w:rsidP="00864CE4">
            <w:pPr>
              <w:pStyle w:val="TableAshurst"/>
            </w:pPr>
            <w:r w:rsidRPr="00462199">
              <w:t>CO</w:t>
            </w:r>
            <w:r w:rsidRPr="00462199">
              <w:rPr>
                <w:vertAlign w:val="subscript"/>
              </w:rPr>
              <w:t>2</w:t>
            </w:r>
            <w:r w:rsidRPr="00462199">
              <w:t xml:space="preserve"> T&amp;S Outage Relief Event Strike Price Deduction (</w:t>
            </w:r>
            <w:r w:rsidRPr="00462199">
              <w:rPr>
                <w:i/>
              </w:rPr>
              <w:t>£/MWh (HHV)</w:t>
            </w:r>
            <w:r w:rsidRPr="00462199">
              <w:t>) that applies in the relevant Billing Period (</w:t>
            </w:r>
            <w:r w:rsidRPr="00462199">
              <w:rPr>
                <w:i/>
              </w:rPr>
              <w:t>m</w:t>
            </w:r>
            <w:r w:rsidRPr="00462199">
              <w:t>)</w:t>
            </w:r>
          </w:p>
        </w:tc>
      </w:tr>
      <w:tr w:rsidR="00D179D6" w:rsidRPr="00462199" w14:paraId="7E798F2C" w14:textId="77777777" w:rsidTr="00864CE4">
        <w:tc>
          <w:tcPr>
            <w:tcW w:w="1770" w:type="dxa"/>
            <w:tcMar>
              <w:left w:w="108" w:type="dxa"/>
              <w:right w:w="108" w:type="dxa"/>
            </w:tcMar>
          </w:tcPr>
          <w:p w14:paraId="424F11EA" w14:textId="77777777" w:rsidR="00D179D6" w:rsidRPr="00462199" w:rsidRDefault="00F47FCB" w:rsidP="00864CE4">
            <w:pPr>
              <w:pStyle w:val="TableAshurst"/>
            </w:pPr>
            <m:oMathPara>
              <m:oMathParaPr>
                <m:jc m:val="left"/>
              </m:oMathParaPr>
              <m:oMath>
                <m:sSub>
                  <m:sSubPr>
                    <m:ctrlPr>
                      <w:rPr>
                        <w:rFonts w:ascii="Cambria Math" w:hAnsi="Cambria Math" w:cs="Arial"/>
                      </w:rPr>
                    </m:ctrlPr>
                  </m:sSubPr>
                  <m:e>
                    <m:r>
                      <w:rPr>
                        <w:rFonts w:ascii="Cambria Math" w:hAnsi="Cambria Math"/>
                      </w:rPr>
                      <m:t>Volume</m:t>
                    </m:r>
                  </m:e>
                  <m:sub>
                    <m:r>
                      <w:rPr>
                        <w:rFonts w:ascii="Cambria Math" w:hAnsi="Cambria Math"/>
                      </w:rPr>
                      <m:t>Waiver</m:t>
                    </m:r>
                    <m:r>
                      <m:rPr>
                        <m:sty m:val="p"/>
                      </m:rPr>
                      <w:rPr>
                        <w:rFonts w:ascii="Cambria Math" w:hAnsi="Cambria Math"/>
                      </w:rPr>
                      <m:t>,</m:t>
                    </m:r>
                    <m:r>
                      <w:rPr>
                        <w:rFonts w:ascii="Cambria Math" w:hAnsi="Cambria Math"/>
                      </w:rPr>
                      <m:t>QO</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6E6F0364" w14:textId="77777777" w:rsidR="00D179D6" w:rsidRPr="00462199" w:rsidRDefault="00D179D6" w:rsidP="00864CE4">
            <w:pPr>
              <w:pStyle w:val="TableAshurst"/>
            </w:pPr>
            <w:r w:rsidRPr="00462199">
              <w:t>=</w:t>
            </w:r>
          </w:p>
        </w:tc>
        <w:tc>
          <w:tcPr>
            <w:tcW w:w="6038" w:type="dxa"/>
            <w:tcMar>
              <w:left w:w="108" w:type="dxa"/>
              <w:right w:w="108" w:type="dxa"/>
            </w:tcMar>
          </w:tcPr>
          <w:p w14:paraId="33E1F4D0" w14:textId="34C04610" w:rsidR="00D179D6" w:rsidRPr="00462199" w:rsidRDefault="00D179D6" w:rsidP="00864CE4">
            <w:pPr>
              <w:pStyle w:val="TableAshurst"/>
            </w:pPr>
            <w:r w:rsidRPr="00462199">
              <w:t xml:space="preserve">the </w:t>
            </w:r>
            <w:r w:rsidR="00B334B6">
              <w:t>sum</w:t>
            </w:r>
            <w:r w:rsidR="00B334B6" w:rsidRPr="00462199">
              <w:t xml:space="preserve"> </w:t>
            </w:r>
            <w:r w:rsidRPr="00462199">
              <w:t>of the CO</w:t>
            </w:r>
            <w:r w:rsidRPr="00462199">
              <w:rPr>
                <w:vertAlign w:val="subscript"/>
              </w:rPr>
              <w:t>2</w:t>
            </w:r>
            <w:r w:rsidRPr="00462199">
              <w:t xml:space="preserve"> T&amp;S Outage Relief Event Volumes which are sold by the Producer and which are purchased by a Qualifying Offtaker(s) (</w:t>
            </w:r>
            <w:r w:rsidRPr="00462199">
              <w:rPr>
                <w:i/>
              </w:rPr>
              <w:t>MWh (HHV)</w:t>
            </w:r>
            <w:r w:rsidRPr="00462199">
              <w:t>) and which are not RTFO Volumes in the relevant Billing Period (</w:t>
            </w:r>
            <w:r w:rsidRPr="00462199">
              <w:rPr>
                <w:i/>
              </w:rPr>
              <w:t>m</w:t>
            </w:r>
            <w:r w:rsidRPr="00462199">
              <w:t>)</w:t>
            </w:r>
          </w:p>
        </w:tc>
      </w:tr>
    </w:tbl>
    <w:p w14:paraId="1876935B" w14:textId="77777777" w:rsidR="00D179D6" w:rsidRPr="00462199" w:rsidRDefault="00D179D6" w:rsidP="00202C21">
      <w:pPr>
        <w:pStyle w:val="H3Ashurst"/>
      </w:pPr>
      <w:bookmarkStart w:id="3309" w:name="_Ref144113525"/>
      <w:r w:rsidRPr="00462199">
        <w:t>the CO</w:t>
      </w:r>
      <w:r w:rsidRPr="00462199">
        <w:rPr>
          <w:vertAlign w:val="subscript"/>
        </w:rPr>
        <w:t>2</w:t>
      </w:r>
      <w:r w:rsidRPr="00462199">
        <w:t xml:space="preserve"> T&amp;S Outage Relief Event Strike Price Deduction Amount for each such Billing Period shall be included in the CO</w:t>
      </w:r>
      <w:r w:rsidRPr="00462199">
        <w:rPr>
          <w:vertAlign w:val="subscript"/>
        </w:rPr>
        <w:t>2</w:t>
      </w:r>
      <w:r w:rsidRPr="00462199">
        <w:t xml:space="preserve"> T&amp;S Billing Statement which is next issued by the LCHA Counterparty to the Producer.</w:t>
      </w:r>
      <w:bookmarkEnd w:id="3309"/>
    </w:p>
    <w:p w14:paraId="17FFD404" w14:textId="77777777" w:rsidR="00D179D6" w:rsidRPr="00462199" w:rsidRDefault="00D179D6" w:rsidP="005B3BB9">
      <w:pPr>
        <w:pStyle w:val="H1Ashurst"/>
      </w:pPr>
      <w:bookmarkStart w:id="3310" w:name="_Ref144113526"/>
      <w:bookmarkStart w:id="3311" w:name="_Toc149833668"/>
      <w:r w:rsidRPr="00462199">
        <w:t>CO</w:t>
      </w:r>
      <w:r w:rsidRPr="00462199">
        <w:rPr>
          <w:vertAlign w:val="subscript"/>
        </w:rPr>
        <w:t>2</w:t>
      </w:r>
      <w:r w:rsidRPr="00462199">
        <w:t xml:space="preserve"> T&amp;S Charges Amount</w:t>
      </w:r>
      <w:bookmarkEnd w:id="3310"/>
      <w:bookmarkEnd w:id="3311"/>
    </w:p>
    <w:p w14:paraId="4C755BA5" w14:textId="77777777" w:rsidR="00D179D6" w:rsidRPr="00462199" w:rsidRDefault="00D179D6" w:rsidP="002D4185">
      <w:pPr>
        <w:pStyle w:val="NormalBoldAshurst"/>
      </w:pPr>
      <w:r w:rsidRPr="00462199">
        <w:t>CO</w:t>
      </w:r>
      <w:r w:rsidRPr="00462199">
        <w:rPr>
          <w:vertAlign w:val="subscript"/>
        </w:rPr>
        <w:t>2</w:t>
      </w:r>
      <w:r w:rsidRPr="00462199">
        <w:rPr>
          <w:i/>
        </w:rPr>
        <w:t xml:space="preserve"> T&amp;S Charges Amount calculation</w:t>
      </w:r>
      <w:bookmarkStart w:id="3312" w:name="_Ref144117923"/>
      <w:r w:rsidRPr="00462199">
        <w:rPr>
          <w:rStyle w:val="FootnoteReference"/>
        </w:rPr>
        <w:footnoteReference w:id="56"/>
      </w:r>
      <w:bookmarkEnd w:id="3312"/>
    </w:p>
    <w:p w14:paraId="4D4999A4" w14:textId="77777777" w:rsidR="00D179D6" w:rsidRPr="00462199" w:rsidRDefault="00D179D6" w:rsidP="005B3BB9">
      <w:pPr>
        <w:pStyle w:val="H2Ashurst"/>
      </w:pPr>
      <w:bookmarkStart w:id="3313" w:name="_Ref144113527"/>
      <w:r w:rsidRPr="00462199">
        <w:t>The CO</w:t>
      </w:r>
      <w:r w:rsidRPr="00462199">
        <w:rPr>
          <w:vertAlign w:val="subscript"/>
        </w:rPr>
        <w:t>2</w:t>
      </w:r>
      <w:r w:rsidRPr="00462199">
        <w:t xml:space="preserve"> T&amp;S charges amount for each Billing Period (</w:t>
      </w:r>
      <w:r w:rsidRPr="00462199">
        <w:rPr>
          <w:i/>
        </w:rPr>
        <w:t>m</w:t>
      </w:r>
      <w:r w:rsidRPr="00462199">
        <w:t xml:space="preserve">) during the Payment Period (the </w:t>
      </w:r>
      <w:r w:rsidRPr="00462199">
        <w:rPr>
          <w:b/>
        </w:rPr>
        <w:t>"Monthly CO</w:t>
      </w:r>
      <w:r w:rsidRPr="00462199">
        <w:rPr>
          <w:b/>
          <w:vertAlign w:val="subscript"/>
        </w:rPr>
        <w:t>2</w:t>
      </w:r>
      <w:r w:rsidRPr="00462199">
        <w:rPr>
          <w:b/>
        </w:rPr>
        <w:t xml:space="preserve"> T&amp;S Charges Amount"</w:t>
      </w:r>
      <w:r w:rsidRPr="00462199">
        <w:t>) shall be calculated as follows:</w:t>
      </w:r>
      <w:bookmarkEnd w:id="3313"/>
    </w:p>
    <w:p w14:paraId="1B97F41C"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m</m:t>
              </m:r>
            </m:sub>
          </m:sSub>
          <m:r>
            <m:rPr>
              <m:sty m:val="p"/>
            </m:rPr>
            <w:rPr>
              <w:rFonts w:ascii="Cambria Math" w:hAnsi="Cambria Math"/>
            </w:rPr>
            <m:t>=</m:t>
          </m:r>
          <m:nary>
            <m:naryPr>
              <m:chr m:val="∑"/>
              <m:limLoc m:val="subSup"/>
              <m:ctrlPr>
                <w:rPr>
                  <w:rFonts w:ascii="Cambria Math" w:hAnsi="Cambria Math" w:cs="Arial"/>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 xml:space="preserve"> </m:t>
              </m:r>
            </m:e>
          </m:nary>
        </m:oMath>
      </m:oMathPara>
    </w:p>
    <w:p w14:paraId="2F7C8D3F"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564ADAEF" w14:textId="77777777" w:rsidTr="00864CE4">
        <w:tc>
          <w:tcPr>
            <w:tcW w:w="1770" w:type="dxa"/>
            <w:tcMar>
              <w:left w:w="108" w:type="dxa"/>
              <w:right w:w="108" w:type="dxa"/>
            </w:tcMar>
          </w:tcPr>
          <w:p w14:paraId="584370C5"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m</m:t>
                    </m:r>
                  </m:sub>
                </m:sSub>
              </m:oMath>
            </m:oMathPara>
          </w:p>
        </w:tc>
        <w:tc>
          <w:tcPr>
            <w:tcW w:w="425" w:type="dxa"/>
            <w:tcMar>
              <w:left w:w="108" w:type="dxa"/>
              <w:right w:w="108" w:type="dxa"/>
            </w:tcMar>
          </w:tcPr>
          <w:p w14:paraId="2E4A08F7" w14:textId="77777777" w:rsidR="00D179D6" w:rsidRPr="00462199" w:rsidRDefault="00D179D6" w:rsidP="00864CE4">
            <w:pPr>
              <w:pStyle w:val="TableAshurst"/>
            </w:pPr>
            <w:r w:rsidRPr="00462199">
              <w:t>=</w:t>
            </w:r>
          </w:p>
        </w:tc>
        <w:tc>
          <w:tcPr>
            <w:tcW w:w="6049" w:type="dxa"/>
            <w:tcMar>
              <w:left w:w="108" w:type="dxa"/>
              <w:right w:w="108" w:type="dxa"/>
            </w:tcMar>
          </w:tcPr>
          <w:p w14:paraId="6946A593" w14:textId="77777777" w:rsidR="00D179D6" w:rsidRPr="00462199" w:rsidRDefault="00D179D6" w:rsidP="00864CE4">
            <w:pPr>
              <w:pStyle w:val="TableAshurst"/>
            </w:pPr>
            <w:r w:rsidRPr="00462199">
              <w:t>Monthly CO</w:t>
            </w:r>
            <w:r w:rsidRPr="00462199">
              <w:rPr>
                <w:vertAlign w:val="subscript"/>
              </w:rPr>
              <w:t>2</w:t>
            </w:r>
            <w:r w:rsidRPr="00462199">
              <w:t xml:space="preserve"> T&amp;S Charges Amount (</w:t>
            </w:r>
            <w:r w:rsidRPr="00462199">
              <w:rPr>
                <w:i/>
              </w:rPr>
              <w:t>£</w:t>
            </w:r>
            <w:r w:rsidRPr="00462199">
              <w:t>) for the relevant Billing Period (</w:t>
            </w:r>
            <w:r w:rsidRPr="00462199">
              <w:rPr>
                <w:i/>
              </w:rPr>
              <w:t>m</w:t>
            </w:r>
            <w:r w:rsidRPr="00462199">
              <w:t>)</w:t>
            </w:r>
          </w:p>
        </w:tc>
      </w:tr>
      <w:tr w:rsidR="00D179D6" w:rsidRPr="00462199" w14:paraId="65A27C1E" w14:textId="77777777" w:rsidTr="00864CE4">
        <w:tc>
          <w:tcPr>
            <w:tcW w:w="1770" w:type="dxa"/>
            <w:tcMar>
              <w:left w:w="108" w:type="dxa"/>
              <w:right w:w="108" w:type="dxa"/>
            </w:tcMar>
          </w:tcPr>
          <w:p w14:paraId="10BDD732" w14:textId="77777777" w:rsidR="00D179D6" w:rsidRPr="00462199" w:rsidRDefault="00D179D6" w:rsidP="00864CE4">
            <w:pPr>
              <w:pStyle w:val="TableAshurst"/>
              <w:rPr>
                <w:rFonts w:eastAsia="Microsoft JhengHei"/>
              </w:rPr>
            </w:pPr>
            <m:oMathPara>
              <m:oMathParaPr>
                <m:jc m:val="left"/>
              </m:oMathParaPr>
              <m:oMath>
                <m:r>
                  <m:rPr>
                    <m:sty m:val="p"/>
                  </m:rPr>
                  <w:rPr>
                    <w:rFonts w:ascii="Cambria Math" w:hAnsi="Cambria Math"/>
                  </w:rPr>
                  <m:t xml:space="preserve"> </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5DF560DE" w14:textId="77777777" w:rsidR="00D179D6" w:rsidRPr="00462199" w:rsidRDefault="00D179D6" w:rsidP="00864CE4">
            <w:pPr>
              <w:pStyle w:val="TableAshurst"/>
            </w:pPr>
            <w:r w:rsidRPr="00462199">
              <w:t>=</w:t>
            </w:r>
          </w:p>
        </w:tc>
        <w:tc>
          <w:tcPr>
            <w:tcW w:w="6049" w:type="dxa"/>
            <w:tcMar>
              <w:left w:w="108" w:type="dxa"/>
              <w:right w:w="108" w:type="dxa"/>
            </w:tcMar>
          </w:tcPr>
          <w:p w14:paraId="29921E55" w14:textId="77777777" w:rsidR="00D179D6" w:rsidRPr="00462199" w:rsidRDefault="00D179D6" w:rsidP="00864CE4">
            <w:pPr>
              <w:pStyle w:val="TableAshurst"/>
            </w:pPr>
            <w:r w:rsidRPr="00462199">
              <w:t>CO</w:t>
            </w:r>
            <w:r w:rsidRPr="00462199">
              <w:rPr>
                <w:vertAlign w:val="subscript"/>
              </w:rPr>
              <w:t>2</w:t>
            </w:r>
            <w:r w:rsidRPr="00462199">
              <w:t xml:space="preserve"> T&amp;S Charges Amount (</w:t>
            </w:r>
            <w:r w:rsidRPr="00462199">
              <w:rPr>
                <w:i/>
              </w:rPr>
              <w:t>£</w:t>
            </w:r>
            <w:r w:rsidRPr="00462199">
              <w:t>) for each Day (</w:t>
            </w:r>
            <w:r w:rsidRPr="00462199">
              <w:rPr>
                <w:i/>
              </w:rPr>
              <w:t>i</w:t>
            </w:r>
            <w:r w:rsidRPr="00462199">
              <w:t>) in the relevant Billing Period (</w:t>
            </w:r>
            <w:r w:rsidRPr="00462199">
              <w:rPr>
                <w:i/>
              </w:rPr>
              <w:t>m</w:t>
            </w:r>
            <w:r w:rsidRPr="00462199">
              <w:t>)</w:t>
            </w:r>
          </w:p>
        </w:tc>
      </w:tr>
      <w:tr w:rsidR="00D179D6" w:rsidRPr="00462199" w14:paraId="78236DF6" w14:textId="77777777" w:rsidTr="00864CE4">
        <w:tc>
          <w:tcPr>
            <w:tcW w:w="1770" w:type="dxa"/>
            <w:tcMar>
              <w:left w:w="108" w:type="dxa"/>
              <w:right w:w="108" w:type="dxa"/>
            </w:tcMar>
          </w:tcPr>
          <w:p w14:paraId="2580718D" w14:textId="77777777" w:rsidR="00D179D6" w:rsidRPr="00462199" w:rsidRDefault="00D179D6" w:rsidP="00864CE4">
            <w:pPr>
              <w:pStyle w:val="TableAshurst"/>
              <w:rPr>
                <w:rFonts w:eastAsia="Microsoft JhengHei"/>
                <w:iCs/>
              </w:rPr>
            </w:pPr>
            <m:oMathPara>
              <m:oMathParaPr>
                <m:jc m:val="left"/>
              </m:oMathParaPr>
              <m:oMath>
                <m:r>
                  <w:rPr>
                    <w:rFonts w:ascii="Cambria Math" w:hAnsi="Cambria Math"/>
                  </w:rPr>
                  <m:t>n</m:t>
                </m:r>
              </m:oMath>
            </m:oMathPara>
          </w:p>
        </w:tc>
        <w:tc>
          <w:tcPr>
            <w:tcW w:w="425" w:type="dxa"/>
            <w:tcMar>
              <w:left w:w="108" w:type="dxa"/>
              <w:right w:w="108" w:type="dxa"/>
            </w:tcMar>
          </w:tcPr>
          <w:p w14:paraId="4B910238" w14:textId="77777777" w:rsidR="00D179D6" w:rsidRPr="00462199" w:rsidRDefault="00D179D6" w:rsidP="00864CE4">
            <w:pPr>
              <w:pStyle w:val="TableAshurst"/>
            </w:pPr>
            <w:r w:rsidRPr="00462199">
              <w:t>=</w:t>
            </w:r>
          </w:p>
        </w:tc>
        <w:tc>
          <w:tcPr>
            <w:tcW w:w="6049" w:type="dxa"/>
            <w:tcMar>
              <w:left w:w="108" w:type="dxa"/>
              <w:right w:w="108" w:type="dxa"/>
            </w:tcMar>
          </w:tcPr>
          <w:p w14:paraId="150EE993" w14:textId="77777777" w:rsidR="00D179D6" w:rsidRPr="00462199" w:rsidRDefault="00D179D6" w:rsidP="00864CE4">
            <w:pPr>
              <w:pStyle w:val="TableAshurst"/>
            </w:pPr>
            <w:r w:rsidRPr="00462199">
              <w:t>number of Days (</w:t>
            </w:r>
            <w:r w:rsidRPr="00462199">
              <w:rPr>
                <w:i/>
              </w:rPr>
              <w:t>i</w:t>
            </w:r>
            <w:r w:rsidRPr="00462199">
              <w:t>) in the relevant Billing Period (</w:t>
            </w:r>
            <w:r w:rsidRPr="00462199">
              <w:rPr>
                <w:i/>
              </w:rPr>
              <w:t>m</w:t>
            </w:r>
            <w:r w:rsidRPr="00462199">
              <w:t>)</w:t>
            </w:r>
          </w:p>
        </w:tc>
      </w:tr>
    </w:tbl>
    <w:p w14:paraId="023E741A" w14:textId="77777777" w:rsidR="00D179D6" w:rsidRPr="00462199" w:rsidRDefault="00D179D6" w:rsidP="005B3BB9">
      <w:pPr>
        <w:pStyle w:val="H2Ashurst"/>
      </w:pPr>
      <w:bookmarkStart w:id="3314" w:name="_Ref144113528"/>
      <w:r w:rsidRPr="00462199">
        <w:t>The CO</w:t>
      </w:r>
      <w:r w:rsidRPr="00462199">
        <w:rPr>
          <w:vertAlign w:val="subscript"/>
        </w:rPr>
        <w:t>2</w:t>
      </w:r>
      <w:r w:rsidRPr="00462199">
        <w:t xml:space="preserve"> T&amp;S Charges Amount for each Day (</w:t>
      </w:r>
      <w:r w:rsidRPr="00462199">
        <w:rPr>
          <w:i/>
        </w:rPr>
        <w:t>i</w:t>
      </w:r>
      <w:r w:rsidRPr="00462199">
        <w:t>) during the Payment Period (</w:t>
      </w:r>
      <w:r w:rsidRPr="00462199">
        <w:rPr>
          <w:b/>
        </w:rPr>
        <w:t>"CO</w:t>
      </w:r>
      <w:r w:rsidRPr="00462199">
        <w:rPr>
          <w:b/>
          <w:vertAlign w:val="subscript"/>
        </w:rPr>
        <w:t>2</w:t>
      </w:r>
      <w:r w:rsidRPr="00462199">
        <w:rPr>
          <w:b/>
        </w:rPr>
        <w:t xml:space="preserve"> T&amp;S Charges Amount"</w:t>
      </w:r>
      <w:r w:rsidRPr="00462199">
        <w:t>) shall be calculated as follows:</w:t>
      </w:r>
      <w:bookmarkEnd w:id="3314"/>
    </w:p>
    <w:p w14:paraId="30F8B521" w14:textId="77777777" w:rsidR="00D179D6" w:rsidRPr="00462199" w:rsidRDefault="00F47FCB" w:rsidP="00864CE4">
      <w:pPr>
        <w:pStyle w:val="NormalAshurst"/>
      </w:pPr>
      <m:oMathPara>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i</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TSNC</m:t>
              </m:r>
            </m:e>
            <m:sub>
              <m:r>
                <w:rPr>
                  <w:rFonts w:ascii="Cambria Math" w:hAnsi="Cambria Math"/>
                </w:rPr>
                <m:t>i</m:t>
              </m:r>
            </m:sub>
          </m:sSub>
          <m:r>
            <m:rPr>
              <m:sty m:val="p"/>
            </m:rPr>
            <w:rPr>
              <w:rFonts w:ascii="Cambria Math" w:hAnsi="Cambria Math"/>
            </w:rPr>
            <m:t>+</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TSFC</m:t>
              </m:r>
            </m:e>
            <m:sub>
              <m:r>
                <w:rPr>
                  <w:rFonts w:ascii="Cambria Math" w:hAnsi="Cambria Math"/>
                </w:rPr>
                <m:t>i</m:t>
              </m:r>
            </m:sub>
          </m:sSub>
          <m:r>
            <m:rPr>
              <m:sty m:val="p"/>
            </m:rPr>
            <w:rPr>
              <w:rFonts w:ascii="Cambria Math" w:hAnsi="Cambria Math"/>
            </w:rPr>
            <m:t>+</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TSCC</m:t>
              </m:r>
            </m:e>
            <m:sub>
              <m:r>
                <w:rPr>
                  <w:rFonts w:ascii="Cambria Math" w:hAnsi="Cambria Math"/>
                </w:rPr>
                <m:t>i</m:t>
              </m:r>
            </m:sub>
          </m:sSub>
        </m:oMath>
      </m:oMathPara>
    </w:p>
    <w:p w14:paraId="504988DC"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38"/>
      </w:tblGrid>
      <w:tr w:rsidR="00D179D6" w:rsidRPr="00462199" w14:paraId="3DC12B78" w14:textId="77777777" w:rsidTr="00864CE4">
        <w:tc>
          <w:tcPr>
            <w:tcW w:w="1770" w:type="dxa"/>
            <w:tcMar>
              <w:left w:w="108" w:type="dxa"/>
              <w:right w:w="108" w:type="dxa"/>
            </w:tcMar>
          </w:tcPr>
          <w:p w14:paraId="3014308C"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i</m:t>
                    </m:r>
                  </m:sub>
                </m:sSub>
              </m:oMath>
            </m:oMathPara>
          </w:p>
        </w:tc>
        <w:tc>
          <w:tcPr>
            <w:tcW w:w="425" w:type="dxa"/>
            <w:tcMar>
              <w:left w:w="108" w:type="dxa"/>
              <w:right w:w="108" w:type="dxa"/>
            </w:tcMar>
          </w:tcPr>
          <w:p w14:paraId="11972F6C" w14:textId="77777777" w:rsidR="00D179D6" w:rsidRPr="00462199" w:rsidRDefault="00D179D6" w:rsidP="00864CE4">
            <w:pPr>
              <w:pStyle w:val="TableAshurst"/>
            </w:pPr>
            <w:r w:rsidRPr="00462199">
              <w:t>=</w:t>
            </w:r>
          </w:p>
        </w:tc>
        <w:tc>
          <w:tcPr>
            <w:tcW w:w="6038" w:type="dxa"/>
            <w:tcMar>
              <w:left w:w="108" w:type="dxa"/>
              <w:right w:w="108" w:type="dxa"/>
            </w:tcMar>
          </w:tcPr>
          <w:p w14:paraId="7002FD6D" w14:textId="77777777" w:rsidR="00D179D6" w:rsidRPr="00462199" w:rsidRDefault="00D179D6" w:rsidP="00864CE4">
            <w:pPr>
              <w:pStyle w:val="TableAshurst"/>
            </w:pPr>
            <w:r w:rsidRPr="00462199">
              <w:t>CO</w:t>
            </w:r>
            <w:r w:rsidRPr="00462199">
              <w:rPr>
                <w:vertAlign w:val="subscript"/>
              </w:rPr>
              <w:t>2</w:t>
            </w:r>
            <w:r w:rsidRPr="00462199">
              <w:t xml:space="preserve"> T&amp;S Charges Amount (</w:t>
            </w:r>
            <w:r w:rsidRPr="00462199">
              <w:rPr>
                <w:i/>
              </w:rPr>
              <w:t>£</w:t>
            </w:r>
            <w:r w:rsidRPr="00462199">
              <w:t>) for each Day (</w:t>
            </w:r>
            <w:r w:rsidRPr="00462199">
              <w:rPr>
                <w:i/>
              </w:rPr>
              <w:t>i</w:t>
            </w:r>
            <w:r w:rsidRPr="00462199">
              <w:t>)</w:t>
            </w:r>
          </w:p>
        </w:tc>
      </w:tr>
      <w:tr w:rsidR="00D179D6" w:rsidRPr="00462199" w14:paraId="18B05211" w14:textId="77777777" w:rsidTr="00864CE4">
        <w:tc>
          <w:tcPr>
            <w:tcW w:w="1770" w:type="dxa"/>
            <w:tcMar>
              <w:left w:w="108" w:type="dxa"/>
              <w:right w:w="108" w:type="dxa"/>
            </w:tcMar>
          </w:tcPr>
          <w:p w14:paraId="36AD7196"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TSNC</m:t>
                    </m:r>
                  </m:e>
                  <m:sub>
                    <m:r>
                      <w:rPr>
                        <w:rFonts w:ascii="Cambria Math" w:hAnsi="Cambria Math"/>
                      </w:rPr>
                      <m:t>i</m:t>
                    </m:r>
                  </m:sub>
                </m:sSub>
              </m:oMath>
            </m:oMathPara>
          </w:p>
        </w:tc>
        <w:tc>
          <w:tcPr>
            <w:tcW w:w="425" w:type="dxa"/>
            <w:tcMar>
              <w:left w:w="108" w:type="dxa"/>
              <w:right w:w="108" w:type="dxa"/>
            </w:tcMar>
          </w:tcPr>
          <w:p w14:paraId="36EB5CE9" w14:textId="77777777" w:rsidR="00D179D6" w:rsidRPr="00462199" w:rsidRDefault="00D179D6" w:rsidP="00864CE4">
            <w:pPr>
              <w:pStyle w:val="TableAshurst"/>
            </w:pPr>
            <w:r w:rsidRPr="00462199">
              <w:t>=</w:t>
            </w:r>
          </w:p>
        </w:tc>
        <w:tc>
          <w:tcPr>
            <w:tcW w:w="6038" w:type="dxa"/>
            <w:tcMar>
              <w:left w:w="108" w:type="dxa"/>
              <w:right w:w="108" w:type="dxa"/>
            </w:tcMar>
          </w:tcPr>
          <w:p w14:paraId="7E58332D" w14:textId="77777777" w:rsidR="00D179D6" w:rsidRPr="00462199" w:rsidRDefault="00D179D6" w:rsidP="00864CE4">
            <w:pPr>
              <w:pStyle w:val="TableAshurst"/>
            </w:pPr>
            <w:r w:rsidRPr="00462199">
              <w:t>CO</w:t>
            </w:r>
            <w:r w:rsidRPr="00462199">
              <w:rPr>
                <w:vertAlign w:val="subscript"/>
              </w:rPr>
              <w:t>2</w:t>
            </w:r>
            <w:r w:rsidRPr="00462199">
              <w:t xml:space="preserve"> T&amp;S Network Charge (</w:t>
            </w:r>
            <w:r w:rsidRPr="00462199">
              <w:rPr>
                <w:i/>
              </w:rPr>
              <w:t>£</w:t>
            </w:r>
            <w:r w:rsidRPr="00462199">
              <w:t>) for each Day (</w:t>
            </w:r>
            <w:r w:rsidRPr="00462199">
              <w:rPr>
                <w:i/>
              </w:rPr>
              <w:t>i</w:t>
            </w:r>
            <w:r w:rsidRPr="00462199">
              <w:t>)</w:t>
            </w:r>
          </w:p>
        </w:tc>
      </w:tr>
      <w:tr w:rsidR="00D179D6" w:rsidRPr="00462199" w14:paraId="3DDDF0EA" w14:textId="77777777" w:rsidTr="00864CE4">
        <w:tc>
          <w:tcPr>
            <w:tcW w:w="1770" w:type="dxa"/>
            <w:tcMar>
              <w:left w:w="108" w:type="dxa"/>
              <w:right w:w="108" w:type="dxa"/>
            </w:tcMar>
          </w:tcPr>
          <w:p w14:paraId="3F490E73" w14:textId="77777777" w:rsidR="00D179D6" w:rsidRPr="00462199" w:rsidRDefault="00D179D6" w:rsidP="00864CE4">
            <w:pPr>
              <w:pStyle w:val="TableAshurst"/>
              <w:rPr>
                <w:rFonts w:eastAsia="Microsoft JhengHei"/>
              </w:rPr>
            </w:pPr>
            <m:oMathPara>
              <m:oMathParaPr>
                <m:jc m:val="left"/>
              </m:oMathParaPr>
              <m:oMath>
                <m:r>
                  <m:rPr>
                    <m:sty m:val="p"/>
                  </m:rPr>
                  <w:rPr>
                    <w:rFonts w:ascii="Cambria Math" w:hAnsi="Cambria Math"/>
                  </w:rPr>
                  <m:t xml:space="preserve"> </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TSFC</m:t>
                    </m:r>
                  </m:e>
                  <m:sub>
                    <m:r>
                      <w:rPr>
                        <w:rFonts w:ascii="Cambria Math" w:hAnsi="Cambria Math"/>
                      </w:rPr>
                      <m:t>i</m:t>
                    </m:r>
                  </m:sub>
                </m:sSub>
              </m:oMath>
            </m:oMathPara>
          </w:p>
        </w:tc>
        <w:tc>
          <w:tcPr>
            <w:tcW w:w="425" w:type="dxa"/>
            <w:tcMar>
              <w:left w:w="108" w:type="dxa"/>
              <w:right w:w="108" w:type="dxa"/>
            </w:tcMar>
          </w:tcPr>
          <w:p w14:paraId="70BC150F" w14:textId="77777777" w:rsidR="00D179D6" w:rsidRPr="00462199" w:rsidRDefault="00D179D6" w:rsidP="00864CE4">
            <w:pPr>
              <w:pStyle w:val="TableAshurst"/>
            </w:pPr>
            <w:r w:rsidRPr="00462199">
              <w:t>=</w:t>
            </w:r>
          </w:p>
        </w:tc>
        <w:tc>
          <w:tcPr>
            <w:tcW w:w="6038" w:type="dxa"/>
            <w:tcMar>
              <w:left w:w="108" w:type="dxa"/>
              <w:right w:w="108" w:type="dxa"/>
            </w:tcMar>
          </w:tcPr>
          <w:p w14:paraId="7A80E4FE" w14:textId="77777777" w:rsidR="00D179D6" w:rsidRPr="00462199" w:rsidRDefault="00D179D6" w:rsidP="00864CE4">
            <w:pPr>
              <w:pStyle w:val="TableAshurst"/>
            </w:pPr>
            <w:r w:rsidRPr="00462199">
              <w:t>CO</w:t>
            </w:r>
            <w:r w:rsidRPr="00462199">
              <w:rPr>
                <w:vertAlign w:val="subscript"/>
              </w:rPr>
              <w:t>2</w:t>
            </w:r>
            <w:r w:rsidRPr="00462199">
              <w:t xml:space="preserve"> T&amp;S Flow Charge (</w:t>
            </w:r>
            <w:r w:rsidRPr="00462199">
              <w:rPr>
                <w:i/>
              </w:rPr>
              <w:t>£</w:t>
            </w:r>
            <w:r w:rsidRPr="00462199">
              <w:t>) for each Day (</w:t>
            </w:r>
            <w:r w:rsidRPr="00462199">
              <w:rPr>
                <w:i/>
              </w:rPr>
              <w:t>i</w:t>
            </w:r>
            <w:r w:rsidRPr="00462199">
              <w:t>)</w:t>
            </w:r>
          </w:p>
        </w:tc>
      </w:tr>
      <w:tr w:rsidR="00D179D6" w:rsidRPr="00462199" w14:paraId="7540E3C1" w14:textId="77777777" w:rsidTr="00864CE4">
        <w:tc>
          <w:tcPr>
            <w:tcW w:w="1770" w:type="dxa"/>
            <w:tcMar>
              <w:left w:w="108" w:type="dxa"/>
              <w:right w:w="108" w:type="dxa"/>
            </w:tcMar>
          </w:tcPr>
          <w:p w14:paraId="0670189A"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TSCC</m:t>
                    </m:r>
                  </m:e>
                  <m:sub>
                    <m:r>
                      <w:rPr>
                        <w:rFonts w:ascii="Cambria Math" w:hAnsi="Cambria Math"/>
                      </w:rPr>
                      <m:t>i</m:t>
                    </m:r>
                  </m:sub>
                </m:sSub>
              </m:oMath>
            </m:oMathPara>
          </w:p>
        </w:tc>
        <w:tc>
          <w:tcPr>
            <w:tcW w:w="425" w:type="dxa"/>
            <w:tcMar>
              <w:left w:w="108" w:type="dxa"/>
              <w:right w:w="108" w:type="dxa"/>
            </w:tcMar>
          </w:tcPr>
          <w:p w14:paraId="156C8C63" w14:textId="77777777" w:rsidR="00D179D6" w:rsidRPr="00462199" w:rsidRDefault="00D179D6" w:rsidP="00864CE4">
            <w:pPr>
              <w:pStyle w:val="TableAshurst"/>
            </w:pPr>
            <w:r w:rsidRPr="00462199">
              <w:t>=</w:t>
            </w:r>
          </w:p>
        </w:tc>
        <w:tc>
          <w:tcPr>
            <w:tcW w:w="6038" w:type="dxa"/>
            <w:tcMar>
              <w:left w:w="108" w:type="dxa"/>
              <w:right w:w="108" w:type="dxa"/>
            </w:tcMar>
          </w:tcPr>
          <w:p w14:paraId="00526D89" w14:textId="77777777" w:rsidR="00D179D6" w:rsidRPr="00462199" w:rsidRDefault="00D179D6" w:rsidP="00864CE4">
            <w:pPr>
              <w:pStyle w:val="TableAshurst"/>
            </w:pPr>
            <w:r w:rsidRPr="00462199">
              <w:t>CO</w:t>
            </w:r>
            <w:r w:rsidRPr="00462199">
              <w:rPr>
                <w:vertAlign w:val="subscript"/>
              </w:rPr>
              <w:t>2</w:t>
            </w:r>
            <w:r w:rsidRPr="00462199">
              <w:t xml:space="preserve"> T&amp;S Capacity Charge (</w:t>
            </w:r>
            <w:r w:rsidRPr="00462199">
              <w:rPr>
                <w:i/>
              </w:rPr>
              <w:t>£</w:t>
            </w:r>
            <w:r w:rsidRPr="00462199">
              <w:t>) for each Day (</w:t>
            </w:r>
            <w:r w:rsidRPr="00462199">
              <w:rPr>
                <w:i/>
              </w:rPr>
              <w:t>i</w:t>
            </w:r>
            <w:r w:rsidRPr="00462199">
              <w:t>)</w:t>
            </w:r>
          </w:p>
        </w:tc>
      </w:tr>
    </w:tbl>
    <w:p w14:paraId="556E4BCA" w14:textId="77777777" w:rsidR="00D179D6" w:rsidRPr="00462199" w:rsidRDefault="00D179D6" w:rsidP="005B3BB9">
      <w:pPr>
        <w:pStyle w:val="B12Ashurst"/>
      </w:pPr>
      <w:r w:rsidRPr="00462199">
        <w:t>provided that if there is a CO</w:t>
      </w:r>
      <w:r w:rsidRPr="00462199">
        <w:rPr>
          <w:vertAlign w:val="subscript"/>
        </w:rPr>
        <w:t>2</w:t>
      </w:r>
      <w:r w:rsidRPr="00462199">
        <w:t xml:space="preserve"> T&amp;S Commissioning Delay Event then:</w:t>
      </w:r>
    </w:p>
    <w:p w14:paraId="035E632C" w14:textId="77777777" w:rsidR="00D179D6" w:rsidRPr="00462199" w:rsidRDefault="00D179D6" w:rsidP="00202C21">
      <w:pPr>
        <w:pStyle w:val="H3Ashurst"/>
      </w:pPr>
      <w:bookmarkStart w:id="3315" w:name="_Ref144113529"/>
      <w:r w:rsidRPr="00462199">
        <w:t>the CO</w:t>
      </w:r>
      <w:r w:rsidRPr="00462199">
        <w:rPr>
          <w:vertAlign w:val="subscript"/>
        </w:rPr>
        <w:t>2</w:t>
      </w:r>
      <w:r w:rsidRPr="00462199">
        <w:t xml:space="preserve"> T&amp;S Capacity Charge, the CO</w:t>
      </w:r>
      <w:r w:rsidRPr="00462199">
        <w:rPr>
          <w:vertAlign w:val="subscript"/>
        </w:rPr>
        <w:t>2</w:t>
      </w:r>
      <w:r w:rsidRPr="00462199">
        <w:t xml:space="preserve"> T&amp;S Flow Charge and the CO</w:t>
      </w:r>
      <w:r w:rsidRPr="00462199">
        <w:rPr>
          <w:vertAlign w:val="subscript"/>
        </w:rPr>
        <w:t>2</w:t>
      </w:r>
      <w:r w:rsidRPr="00462199">
        <w:t xml:space="preserve"> T&amp;S Network Charge shall not be payable by the LCHA Counterparty to the Producer, until the CO</w:t>
      </w:r>
      <w:r w:rsidRPr="00462199">
        <w:rPr>
          <w:vertAlign w:val="subscript"/>
        </w:rPr>
        <w:t>2</w:t>
      </w:r>
      <w:r w:rsidRPr="00462199">
        <w:t xml:space="preserve"> T&amp;S Network Availability Date; and</w:t>
      </w:r>
      <w:bookmarkEnd w:id="3315"/>
    </w:p>
    <w:p w14:paraId="570F39D8" w14:textId="77777777" w:rsidR="00D179D6" w:rsidRPr="00462199" w:rsidRDefault="00D179D6" w:rsidP="00202C21">
      <w:pPr>
        <w:pStyle w:val="H3Ashurst"/>
      </w:pPr>
      <w:bookmarkStart w:id="3316" w:name="_Ref144113530"/>
      <w:r w:rsidRPr="00462199">
        <w:t>the CO</w:t>
      </w:r>
      <w:r w:rsidRPr="00462199">
        <w:rPr>
          <w:vertAlign w:val="subscript"/>
        </w:rPr>
        <w:t>2</w:t>
      </w:r>
      <w:r w:rsidRPr="00462199">
        <w:t xml:space="preserve"> T&amp;S Capacity Charge, the CO</w:t>
      </w:r>
      <w:r w:rsidRPr="00462199">
        <w:rPr>
          <w:vertAlign w:val="subscript"/>
        </w:rPr>
        <w:t>2</w:t>
      </w:r>
      <w:r w:rsidRPr="00462199">
        <w:t xml:space="preserve"> T&amp;S Flow Charge and the CO</w:t>
      </w:r>
      <w:r w:rsidRPr="00462199">
        <w:rPr>
          <w:vertAlign w:val="subscript"/>
        </w:rPr>
        <w:t>2</w:t>
      </w:r>
      <w:r w:rsidRPr="00462199">
        <w:t xml:space="preserve"> T&amp;S Network Charge shall be deemed to be zero (0) during any period in which there is a CO</w:t>
      </w:r>
      <w:r w:rsidRPr="00462199">
        <w:rPr>
          <w:vertAlign w:val="subscript"/>
        </w:rPr>
        <w:t>2</w:t>
      </w:r>
      <w:r w:rsidRPr="00462199">
        <w:t xml:space="preserve"> T&amp;S Commissioning Delay Event.</w:t>
      </w:r>
      <w:bookmarkEnd w:id="3316"/>
    </w:p>
    <w:p w14:paraId="7E2AE968" w14:textId="77777777" w:rsidR="00D179D6" w:rsidRPr="00462199" w:rsidRDefault="00D179D6" w:rsidP="002D4185">
      <w:pPr>
        <w:pStyle w:val="NormalAshurst"/>
      </w:pPr>
      <w:r w:rsidRPr="00462199">
        <w:rPr>
          <w:b/>
        </w:rPr>
        <w:t>CO</w:t>
      </w:r>
      <w:r w:rsidRPr="00462199">
        <w:rPr>
          <w:b/>
          <w:vertAlign w:val="subscript"/>
        </w:rPr>
        <w:t>2</w:t>
      </w:r>
      <w:r w:rsidRPr="00462199">
        <w:rPr>
          <w:b/>
          <w:i/>
        </w:rPr>
        <w:t xml:space="preserve"> T&amp;S Charges Amount for</w:t>
      </w:r>
      <w:r w:rsidRPr="00462199">
        <w:t xml:space="preserve"> </w:t>
      </w:r>
      <w:r w:rsidRPr="00462199">
        <w:rPr>
          <w:b/>
        </w:rPr>
        <w:t>CO</w:t>
      </w:r>
      <w:r w:rsidRPr="00462199">
        <w:rPr>
          <w:b/>
          <w:vertAlign w:val="subscript"/>
        </w:rPr>
        <w:t>2</w:t>
      </w:r>
      <w:r w:rsidRPr="00462199">
        <w:rPr>
          <w:b/>
          <w:i/>
        </w:rPr>
        <w:t xml:space="preserve"> T&amp;S Export Volumes calculation</w:t>
      </w:r>
      <w:bookmarkStart w:id="3317" w:name="_Ref144117924"/>
      <w:r w:rsidRPr="00462199">
        <w:rPr>
          <w:rStyle w:val="FootnoteReference"/>
        </w:rPr>
        <w:footnoteReference w:id="57"/>
      </w:r>
      <w:bookmarkEnd w:id="3317"/>
    </w:p>
    <w:p w14:paraId="4F494818" w14:textId="77777777" w:rsidR="00D179D6" w:rsidRPr="00462199" w:rsidRDefault="00D179D6" w:rsidP="005B3BB9">
      <w:pPr>
        <w:pStyle w:val="H2Ashurst"/>
      </w:pPr>
      <w:bookmarkStart w:id="3318" w:name="_Ref144113531"/>
      <w:r w:rsidRPr="00462199">
        <w:t>The CO</w:t>
      </w:r>
      <w:r w:rsidRPr="00462199">
        <w:rPr>
          <w:vertAlign w:val="subscript"/>
        </w:rPr>
        <w:t>2</w:t>
      </w:r>
      <w:r w:rsidRPr="00462199">
        <w:t xml:space="preserve"> T&amp;S charges amount in respect of CO</w:t>
      </w:r>
      <w:r w:rsidRPr="00462199">
        <w:rPr>
          <w:vertAlign w:val="subscript"/>
        </w:rPr>
        <w:t>2</w:t>
      </w:r>
      <w:r w:rsidRPr="00462199">
        <w:t xml:space="preserve"> T&amp;S Export Volumes for each Billing Period </w:t>
      </w:r>
      <w:r w:rsidRPr="00462199">
        <w:rPr>
          <w:i/>
        </w:rPr>
        <w:t>(m)</w:t>
      </w:r>
      <w:r w:rsidRPr="00462199">
        <w:t xml:space="preserve"> during the Payment Period (the </w:t>
      </w:r>
      <w:r w:rsidRPr="00462199">
        <w:rPr>
          <w:b/>
        </w:rPr>
        <w:t>"Monthly CO</w:t>
      </w:r>
      <w:r w:rsidRPr="00462199">
        <w:rPr>
          <w:b/>
          <w:vertAlign w:val="subscript"/>
        </w:rPr>
        <w:t>2</w:t>
      </w:r>
      <w:r w:rsidRPr="00462199">
        <w:rPr>
          <w:b/>
        </w:rPr>
        <w:t xml:space="preserve"> T&amp;S Charges Amount for CO</w:t>
      </w:r>
      <w:r w:rsidRPr="00462199">
        <w:rPr>
          <w:b/>
          <w:vertAlign w:val="subscript"/>
        </w:rPr>
        <w:t>2</w:t>
      </w:r>
      <w:r w:rsidRPr="00462199">
        <w:rPr>
          <w:b/>
        </w:rPr>
        <w:t xml:space="preserve"> T&amp;S Export Volumes"</w:t>
      </w:r>
      <w:r w:rsidRPr="00462199">
        <w:t>) shall be calculated as follows:</w:t>
      </w:r>
      <w:bookmarkEnd w:id="3318"/>
    </w:p>
    <w:p w14:paraId="495FB0BC" w14:textId="77777777" w:rsidR="00D179D6" w:rsidRPr="00462199" w:rsidRDefault="00F47FCB" w:rsidP="00864CE4">
      <w:pPr>
        <w:pStyle w:val="NormalAshurst"/>
      </w:pPr>
      <m:oMathPara>
        <m:oMath>
          <m:sSub>
            <m:sSubPr>
              <m:ctrlPr>
                <w:rPr>
                  <w:rFonts w:ascii="Cambria Math" w:hAnsi="Cambria Math"/>
                </w:rPr>
              </m:ctrlPr>
            </m:sSub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Export</m:t>
              </m:r>
              <m:r>
                <m:rPr>
                  <m:sty m:val="p"/>
                </m:rPr>
                <w:rPr>
                  <w:rFonts w:ascii="Cambria Math" w:hAnsi="Cambria Math"/>
                </w:rPr>
                <m:t>,</m:t>
              </m:r>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rPr>
                  </m:ctrlPr>
                </m:sSubPr>
                <m:e>
                  <m:r>
                    <w:rPr>
                      <w:rFonts w:ascii="Cambria Math" w:hAnsi="Cambria Math"/>
                    </w:rPr>
                    <m:t>EV</m:t>
                  </m:r>
                </m:e>
                <m:sub>
                  <m:r>
                    <w:rPr>
                      <w:rFonts w:ascii="Cambria Math" w:hAnsi="Cambria Math"/>
                    </w:rPr>
                    <m:t>m</m:t>
                  </m:r>
                </m:sub>
              </m:sSub>
              <m:r>
                <m:rPr>
                  <m:sty m:val="p"/>
                </m:rPr>
                <w:rPr>
                  <w:rFonts w:ascii="Cambria Math" w:hAnsi="Cambria Math"/>
                </w:rPr>
                <m:t xml:space="preserve">* </m:t>
              </m:r>
              <m:r>
                <w:rPr>
                  <w:rFonts w:ascii="Cambria Math" w:hAnsi="Cambria Math"/>
                </w:rPr>
                <m:t>EEF</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TSOFFFR</m:t>
                  </m:r>
                </m:e>
                <m:sub>
                  <m:r>
                    <w:rPr>
                      <w:rFonts w:ascii="Cambria Math" w:hAnsi="Cambria Math"/>
                    </w:rPr>
                    <m:t>m</m:t>
                  </m:r>
                </m:sub>
              </m:sSub>
              <m:r>
                <m:rPr>
                  <m:sty m:val="p"/>
                </m:rPr>
                <w:rPr>
                  <w:rFonts w:ascii="Cambria Math" w:eastAsia="Microsoft JhengHei"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TSONFR</m:t>
                  </m:r>
                </m:e>
                <m:sub>
                  <m:r>
                    <w:rPr>
                      <w:rFonts w:ascii="Cambria Math" w:hAnsi="Cambria Math"/>
                    </w:rPr>
                    <m:t>m</m:t>
                  </m:r>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m:t>
          </m:r>
          <m:sSub>
            <m:sSubPr>
              <m:ctrlPr>
                <w:rPr>
                  <w:rFonts w:ascii="Cambria Math" w:hAnsi="Cambria Math"/>
                </w:rPr>
              </m:ctrlPr>
            </m:sSubPr>
            <m:e>
              <m:r>
                <w:rPr>
                  <w:rFonts w:ascii="Cambria Math" w:hAnsi="Cambria Math"/>
                </w:rPr>
                <m:t>CC</m:t>
              </m:r>
            </m:e>
            <m:sub>
              <m:r>
                <w:rPr>
                  <w:rFonts w:ascii="Cambria Math" w:hAnsi="Cambria Math"/>
                </w:rPr>
                <m:t>Export</m:t>
              </m:r>
              <m:r>
                <m:rPr>
                  <m:sty m:val="p"/>
                </m:rPr>
                <w:rPr>
                  <w:rFonts w:ascii="Cambria Math" w:hAnsi="Cambria Math"/>
                </w:rPr>
                <m:t>,</m:t>
              </m:r>
              <m:r>
                <w:rPr>
                  <w:rFonts w:ascii="Cambria Math" w:hAnsi="Cambria Math"/>
                </w:rPr>
                <m:t>m</m:t>
              </m:r>
            </m:sub>
          </m:sSub>
        </m:oMath>
      </m:oMathPara>
    </w:p>
    <w:p w14:paraId="770C0B56"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0"/>
      </w:tblGrid>
      <w:tr w:rsidR="00D179D6" w:rsidRPr="00462199" w14:paraId="0114D598" w14:textId="77777777" w:rsidTr="00864CE4">
        <w:tc>
          <w:tcPr>
            <w:tcW w:w="1770" w:type="dxa"/>
            <w:tcMar>
              <w:left w:w="108" w:type="dxa"/>
              <w:right w:w="108" w:type="dxa"/>
            </w:tcMar>
          </w:tcPr>
          <w:p w14:paraId="241BE9CA" w14:textId="77777777" w:rsidR="00D179D6" w:rsidRPr="00462199" w:rsidRDefault="00F47FCB" w:rsidP="00864CE4">
            <w:pPr>
              <w:pStyle w:val="TableAshurst"/>
              <w:rPr>
                <w:rFonts w:eastAsia="Microsoft JhengHei"/>
                <w:iCs/>
              </w:rPr>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Export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5DE4B47C" w14:textId="77777777" w:rsidR="00D179D6" w:rsidRPr="00462199" w:rsidRDefault="00D179D6" w:rsidP="00864CE4">
            <w:pPr>
              <w:pStyle w:val="TableAshurst"/>
            </w:pPr>
            <w:r w:rsidRPr="00462199">
              <w:t>=</w:t>
            </w:r>
          </w:p>
        </w:tc>
        <w:tc>
          <w:tcPr>
            <w:tcW w:w="6040" w:type="dxa"/>
            <w:tcMar>
              <w:left w:w="108" w:type="dxa"/>
              <w:right w:w="108" w:type="dxa"/>
            </w:tcMar>
          </w:tcPr>
          <w:p w14:paraId="29ECEB8A" w14:textId="77777777" w:rsidR="00D179D6" w:rsidRPr="00462199" w:rsidRDefault="00D179D6" w:rsidP="00864CE4">
            <w:pPr>
              <w:pStyle w:val="TableAshurst"/>
            </w:pPr>
            <w:r w:rsidRPr="00462199">
              <w:t>Monthly CO</w:t>
            </w:r>
            <w:r w:rsidRPr="00462199">
              <w:rPr>
                <w:vertAlign w:val="subscript"/>
              </w:rPr>
              <w:t>2</w:t>
            </w:r>
            <w:r w:rsidRPr="00462199">
              <w:t xml:space="preserve"> T&amp;S Charges Amount for CO</w:t>
            </w:r>
            <w:r w:rsidRPr="00462199">
              <w:rPr>
                <w:vertAlign w:val="subscript"/>
              </w:rPr>
              <w:t>2</w:t>
            </w:r>
            <w:r w:rsidRPr="00462199">
              <w:t xml:space="preserve"> T&amp;S Export Volumes (</w:t>
            </w:r>
            <w:r w:rsidRPr="00462199">
              <w:rPr>
                <w:i/>
              </w:rPr>
              <w:t>£</w:t>
            </w:r>
            <w:r w:rsidRPr="00462199">
              <w:t>) for the relevant Billing Period (</w:t>
            </w:r>
            <w:r w:rsidRPr="00462199">
              <w:rPr>
                <w:i/>
              </w:rPr>
              <w:t>m</w:t>
            </w:r>
            <w:r w:rsidRPr="00462199">
              <w:t>)</w:t>
            </w:r>
          </w:p>
        </w:tc>
      </w:tr>
      <w:tr w:rsidR="00D179D6" w:rsidRPr="00462199" w14:paraId="1EE91D7D" w14:textId="77777777" w:rsidTr="00864CE4">
        <w:tc>
          <w:tcPr>
            <w:tcW w:w="1770" w:type="dxa"/>
            <w:tcMar>
              <w:left w:w="108" w:type="dxa"/>
              <w:right w:w="108" w:type="dxa"/>
            </w:tcMar>
          </w:tcPr>
          <w:p w14:paraId="1752CE23" w14:textId="77777777" w:rsidR="00D179D6" w:rsidRPr="00462199" w:rsidRDefault="00F47FCB" w:rsidP="00864CE4">
            <w:pPr>
              <w:pStyle w:val="TableAshurst"/>
              <w:rPr>
                <w:rFonts w:eastAsia="Microsoft JhengHei"/>
                <w:iCs/>
              </w:rPr>
            </w:pPr>
            <m:oMathPara>
              <m:oMathParaPr>
                <m:jc m:val="left"/>
              </m:oMathParaP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rPr>
                    </m:ctrlPr>
                  </m:sSubPr>
                  <m:e>
                    <m:r>
                      <w:rPr>
                        <w:rFonts w:ascii="Cambria Math" w:hAnsi="Cambria Math"/>
                      </w:rPr>
                      <m:t>EV</m:t>
                    </m:r>
                  </m:e>
                  <m:sub>
                    <m:r>
                      <w:rPr>
                        <w:rFonts w:ascii="Cambria Math" w:hAnsi="Cambria Math"/>
                      </w:rPr>
                      <m:t>m</m:t>
                    </m:r>
                  </m:sub>
                </m:sSub>
              </m:oMath>
            </m:oMathPara>
          </w:p>
        </w:tc>
        <w:tc>
          <w:tcPr>
            <w:tcW w:w="425" w:type="dxa"/>
            <w:tcMar>
              <w:left w:w="108" w:type="dxa"/>
              <w:right w:w="108" w:type="dxa"/>
            </w:tcMar>
          </w:tcPr>
          <w:p w14:paraId="5EBAC4BE" w14:textId="77777777" w:rsidR="00D179D6" w:rsidRPr="00462199" w:rsidRDefault="00D179D6" w:rsidP="00864CE4">
            <w:pPr>
              <w:pStyle w:val="TableAshurst"/>
            </w:pPr>
            <w:r w:rsidRPr="00462199">
              <w:t>=</w:t>
            </w:r>
          </w:p>
        </w:tc>
        <w:tc>
          <w:tcPr>
            <w:tcW w:w="6040" w:type="dxa"/>
            <w:tcMar>
              <w:left w:w="108" w:type="dxa"/>
              <w:right w:w="108" w:type="dxa"/>
            </w:tcMar>
          </w:tcPr>
          <w:p w14:paraId="3E1AA2EC" w14:textId="77777777" w:rsidR="00D179D6" w:rsidRPr="00462199" w:rsidRDefault="00D179D6" w:rsidP="00864CE4">
            <w:pPr>
              <w:pStyle w:val="TableAshurst"/>
            </w:pPr>
            <w:r w:rsidRPr="00462199">
              <w:t>CO</w:t>
            </w:r>
            <w:r w:rsidRPr="00462199">
              <w:rPr>
                <w:vertAlign w:val="subscript"/>
              </w:rPr>
              <w:t>2</w:t>
            </w:r>
            <w:r w:rsidRPr="00462199">
              <w:t xml:space="preserve"> T&amp;S Export Volumes (</w:t>
            </w:r>
            <w:r w:rsidRPr="00462199">
              <w:rPr>
                <w:i/>
              </w:rPr>
              <w:t>MWh (HHV)</w:t>
            </w:r>
            <w:r w:rsidRPr="00462199">
              <w:t>) for the relevant Billing Period (</w:t>
            </w:r>
            <w:r w:rsidRPr="00462199">
              <w:rPr>
                <w:i/>
              </w:rPr>
              <w:t>m</w:t>
            </w:r>
            <w:r w:rsidRPr="00462199">
              <w:t>)</w:t>
            </w:r>
          </w:p>
        </w:tc>
      </w:tr>
      <w:tr w:rsidR="00D179D6" w:rsidRPr="00462199" w14:paraId="04739062" w14:textId="77777777" w:rsidTr="00864CE4">
        <w:tc>
          <w:tcPr>
            <w:tcW w:w="1770" w:type="dxa"/>
            <w:tcMar>
              <w:left w:w="108" w:type="dxa"/>
              <w:right w:w="108" w:type="dxa"/>
            </w:tcMar>
          </w:tcPr>
          <w:p w14:paraId="701D1182" w14:textId="77777777" w:rsidR="00D179D6" w:rsidRPr="0027268A" w:rsidRDefault="00D179D6" w:rsidP="00864CE4">
            <w:pPr>
              <w:pStyle w:val="TableAshurst"/>
              <w:rPr>
                <w:rFonts w:eastAsia="Microsoft JhengHei"/>
                <w:iCs/>
              </w:rPr>
            </w:pPr>
            <m:oMathPara>
              <m:oMathParaPr>
                <m:jc m:val="left"/>
              </m:oMathParaPr>
              <m:oMath>
                <m:r>
                  <w:rPr>
                    <w:rFonts w:ascii="Cambria Math" w:hAnsi="Cambria Math"/>
                  </w:rPr>
                  <m:t>EEF</m:t>
                </m:r>
              </m:oMath>
            </m:oMathPara>
          </w:p>
        </w:tc>
        <w:tc>
          <w:tcPr>
            <w:tcW w:w="425" w:type="dxa"/>
            <w:tcMar>
              <w:left w:w="108" w:type="dxa"/>
              <w:right w:w="108" w:type="dxa"/>
            </w:tcMar>
          </w:tcPr>
          <w:p w14:paraId="2635A4E9" w14:textId="77777777" w:rsidR="00D179D6" w:rsidRPr="00462199" w:rsidRDefault="00D179D6" w:rsidP="00864CE4">
            <w:pPr>
              <w:pStyle w:val="TableAshurst"/>
            </w:pPr>
            <w:r w:rsidRPr="00462199">
              <w:t>=</w:t>
            </w:r>
          </w:p>
        </w:tc>
        <w:tc>
          <w:tcPr>
            <w:tcW w:w="6040" w:type="dxa"/>
            <w:tcMar>
              <w:left w:w="108" w:type="dxa"/>
              <w:right w:w="108" w:type="dxa"/>
            </w:tcMar>
          </w:tcPr>
          <w:p w14:paraId="73043BB5" w14:textId="77777777" w:rsidR="00D179D6" w:rsidRPr="00462199" w:rsidRDefault="00D179D6" w:rsidP="00864CE4">
            <w:pPr>
              <w:pStyle w:val="TableAshurst"/>
            </w:pPr>
            <w:r w:rsidRPr="00462199">
              <w:t>Eligible Emissions Factor (</w:t>
            </w:r>
            <w:r w:rsidRPr="00462199">
              <w:rPr>
                <w:i/>
              </w:rPr>
              <w:t>t</w:t>
            </w:r>
            <w:r w:rsidRPr="00462199">
              <w:rPr>
                <w:bCs/>
                <w:i/>
              </w:rPr>
              <w:t>CO</w:t>
            </w:r>
            <w:r w:rsidRPr="00462199">
              <w:rPr>
                <w:bCs/>
                <w:i/>
                <w:vertAlign w:val="subscript"/>
              </w:rPr>
              <w:t>2</w:t>
            </w:r>
            <w:r w:rsidRPr="00462199">
              <w:rPr>
                <w:i/>
                <w:vertAlign w:val="subscript"/>
              </w:rPr>
              <w:t>RS</w:t>
            </w:r>
            <w:r w:rsidRPr="00462199">
              <w:rPr>
                <w:i/>
              </w:rPr>
              <w:t>/MWh (HHV)</w:t>
            </w:r>
            <w:r w:rsidRPr="00462199">
              <w:t>)</w:t>
            </w:r>
          </w:p>
        </w:tc>
      </w:tr>
      <w:tr w:rsidR="00D179D6" w:rsidRPr="00462199" w14:paraId="16D93423" w14:textId="77777777" w:rsidTr="00864CE4">
        <w:tc>
          <w:tcPr>
            <w:tcW w:w="1770" w:type="dxa"/>
            <w:tcMar>
              <w:left w:w="108" w:type="dxa"/>
              <w:right w:w="108" w:type="dxa"/>
            </w:tcMar>
          </w:tcPr>
          <w:p w14:paraId="6076BC5E"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TSOFFFR</m:t>
                    </m:r>
                  </m:e>
                  <m:sub>
                    <m:r>
                      <w:rPr>
                        <w:rFonts w:ascii="Cambria Math" w:hAnsi="Cambria Math"/>
                      </w:rPr>
                      <m:t>m</m:t>
                    </m:r>
                  </m:sub>
                </m:sSub>
              </m:oMath>
            </m:oMathPara>
          </w:p>
        </w:tc>
        <w:tc>
          <w:tcPr>
            <w:tcW w:w="425" w:type="dxa"/>
            <w:tcMar>
              <w:left w:w="108" w:type="dxa"/>
              <w:right w:w="108" w:type="dxa"/>
            </w:tcMar>
          </w:tcPr>
          <w:p w14:paraId="462547E7" w14:textId="77777777" w:rsidR="00D179D6" w:rsidRPr="00462199" w:rsidRDefault="00D179D6" w:rsidP="00864CE4">
            <w:pPr>
              <w:pStyle w:val="TableAshurst"/>
            </w:pPr>
            <w:r w:rsidRPr="00462199">
              <w:t>=</w:t>
            </w:r>
          </w:p>
        </w:tc>
        <w:tc>
          <w:tcPr>
            <w:tcW w:w="6040" w:type="dxa"/>
            <w:tcMar>
              <w:left w:w="108" w:type="dxa"/>
              <w:right w:w="108" w:type="dxa"/>
            </w:tcMar>
          </w:tcPr>
          <w:p w14:paraId="1F443606" w14:textId="77777777" w:rsidR="00D179D6" w:rsidRPr="00462199" w:rsidRDefault="00D179D6" w:rsidP="00864CE4">
            <w:pPr>
              <w:pStyle w:val="TableAshurst"/>
            </w:pPr>
            <w:r w:rsidRPr="00462199">
              <w:t>CO</w:t>
            </w:r>
            <w:r w:rsidRPr="00462199">
              <w:rPr>
                <w:vertAlign w:val="subscript"/>
              </w:rPr>
              <w:t>2</w:t>
            </w:r>
            <w:r w:rsidRPr="00462199">
              <w:t xml:space="preserve"> T&amp;S Offshore Flow Charge Rate (</w:t>
            </w:r>
            <w:r w:rsidRPr="00462199">
              <w:rPr>
                <w:i/>
              </w:rPr>
              <w:t>£/t</w:t>
            </w:r>
            <w:r w:rsidRPr="00462199">
              <w:rPr>
                <w:bCs/>
                <w:i/>
              </w:rPr>
              <w:t>CO</w:t>
            </w:r>
            <w:r w:rsidRPr="00462199">
              <w:rPr>
                <w:bCs/>
                <w:i/>
                <w:vertAlign w:val="subscript"/>
              </w:rPr>
              <w:t>2</w:t>
            </w:r>
            <w:r w:rsidRPr="00462199">
              <w:rPr>
                <w:i/>
                <w:vertAlign w:val="subscript"/>
              </w:rPr>
              <w:t>RS</w:t>
            </w:r>
            <w:r w:rsidRPr="00462199">
              <w:t>) for the relevant Billing Period (</w:t>
            </w:r>
            <w:r w:rsidRPr="00462199">
              <w:rPr>
                <w:i/>
              </w:rPr>
              <w:t>m</w:t>
            </w:r>
            <w:r w:rsidRPr="00462199">
              <w:t>)</w:t>
            </w:r>
          </w:p>
        </w:tc>
      </w:tr>
      <w:tr w:rsidR="00D179D6" w:rsidRPr="00462199" w14:paraId="7E87CC82" w14:textId="77777777" w:rsidTr="00864CE4">
        <w:tc>
          <w:tcPr>
            <w:tcW w:w="1770" w:type="dxa"/>
            <w:tcMar>
              <w:left w:w="108" w:type="dxa"/>
              <w:right w:w="108" w:type="dxa"/>
            </w:tcMar>
          </w:tcPr>
          <w:p w14:paraId="25B1DFC9" w14:textId="77777777" w:rsidR="00D179D6" w:rsidRPr="00462199" w:rsidRDefault="00F47FCB" w:rsidP="00864CE4">
            <w:pPr>
              <w:pStyle w:val="TableAshurst"/>
              <w:rPr>
                <w:rFonts w:eastAsia="Microsoft JhengHei"/>
              </w:rPr>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TSONFR</m:t>
                    </m:r>
                  </m:e>
                  <m:sub>
                    <m:r>
                      <w:rPr>
                        <w:rFonts w:ascii="Cambria Math" w:hAnsi="Cambria Math"/>
                      </w:rPr>
                      <m:t>m</m:t>
                    </m:r>
                  </m:sub>
                </m:sSub>
              </m:oMath>
            </m:oMathPara>
          </w:p>
        </w:tc>
        <w:tc>
          <w:tcPr>
            <w:tcW w:w="425" w:type="dxa"/>
            <w:tcMar>
              <w:left w:w="108" w:type="dxa"/>
              <w:right w:w="108" w:type="dxa"/>
            </w:tcMar>
          </w:tcPr>
          <w:p w14:paraId="33E2D6EC" w14:textId="77777777" w:rsidR="00D179D6" w:rsidRPr="00462199" w:rsidRDefault="00D179D6" w:rsidP="00864CE4">
            <w:pPr>
              <w:pStyle w:val="TableAshurst"/>
            </w:pPr>
            <w:r w:rsidRPr="00462199">
              <w:t>=</w:t>
            </w:r>
          </w:p>
        </w:tc>
        <w:tc>
          <w:tcPr>
            <w:tcW w:w="6040" w:type="dxa"/>
            <w:tcMar>
              <w:left w:w="108" w:type="dxa"/>
              <w:right w:w="108" w:type="dxa"/>
            </w:tcMar>
          </w:tcPr>
          <w:p w14:paraId="205BD85B" w14:textId="77777777" w:rsidR="00D179D6" w:rsidRPr="00462199" w:rsidRDefault="00D179D6" w:rsidP="00864CE4">
            <w:pPr>
              <w:pStyle w:val="TableAshurst"/>
            </w:pPr>
            <w:r w:rsidRPr="00462199">
              <w:t>CO</w:t>
            </w:r>
            <w:r w:rsidRPr="00462199">
              <w:rPr>
                <w:vertAlign w:val="subscript"/>
              </w:rPr>
              <w:t>2</w:t>
            </w:r>
            <w:r w:rsidRPr="00462199">
              <w:t xml:space="preserve"> T&amp;S Onshore Flow Charge Rate (</w:t>
            </w:r>
            <w:r w:rsidRPr="00462199">
              <w:rPr>
                <w:i/>
              </w:rPr>
              <w:t>£/t</w:t>
            </w:r>
            <w:r w:rsidRPr="00462199">
              <w:rPr>
                <w:bCs/>
                <w:i/>
              </w:rPr>
              <w:t>CO</w:t>
            </w:r>
            <w:r w:rsidRPr="00462199">
              <w:rPr>
                <w:bCs/>
                <w:i/>
                <w:vertAlign w:val="subscript"/>
              </w:rPr>
              <w:t>2</w:t>
            </w:r>
            <w:r w:rsidRPr="00462199">
              <w:rPr>
                <w:i/>
                <w:vertAlign w:val="subscript"/>
              </w:rPr>
              <w:t>RS</w:t>
            </w:r>
            <w:r w:rsidRPr="00462199">
              <w:t>) for the relevant Billing Period (</w:t>
            </w:r>
            <w:r w:rsidRPr="00462199">
              <w:rPr>
                <w:i/>
              </w:rPr>
              <w:t>m</w:t>
            </w:r>
            <w:r w:rsidRPr="00462199">
              <w:t>)</w:t>
            </w:r>
          </w:p>
        </w:tc>
      </w:tr>
      <w:tr w:rsidR="00D179D6" w:rsidRPr="00462199" w14:paraId="3A3CBE79" w14:textId="77777777" w:rsidTr="00864C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70" w:type="dxa"/>
            <w:tcBorders>
              <w:top w:val="nil"/>
              <w:left w:val="nil"/>
              <w:bottom w:val="nil"/>
              <w:right w:val="nil"/>
            </w:tcBorders>
            <w:tcMar>
              <w:left w:w="108" w:type="dxa"/>
              <w:right w:w="108" w:type="dxa"/>
            </w:tcMar>
          </w:tcPr>
          <w:p w14:paraId="3ABD92EF" w14:textId="77777777" w:rsidR="00D179D6" w:rsidRPr="00462199" w:rsidRDefault="00F47FCB" w:rsidP="00864CE4">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m:t>
                </m:r>
                <m:sSub>
                  <m:sSubPr>
                    <m:ctrlPr>
                      <w:rPr>
                        <w:rFonts w:ascii="Cambria Math" w:hAnsi="Cambria Math"/>
                      </w:rPr>
                    </m:ctrlPr>
                  </m:sSubPr>
                  <m:e>
                    <m:r>
                      <w:rPr>
                        <w:rFonts w:ascii="Cambria Math" w:hAnsi="Cambria Math"/>
                      </w:rPr>
                      <m:t>CC</m:t>
                    </m:r>
                  </m:e>
                  <m:sub>
                    <m:r>
                      <w:rPr>
                        <w:rFonts w:ascii="Cambria Math" w:hAnsi="Cambria Math"/>
                      </w:rPr>
                      <m:t>Export</m:t>
                    </m:r>
                    <m:r>
                      <m:rPr>
                        <m:sty m:val="p"/>
                      </m:rPr>
                      <w:rPr>
                        <w:rFonts w:ascii="Cambria Math" w:hAnsi="Cambria Math"/>
                      </w:rPr>
                      <m:t>,</m:t>
                    </m:r>
                    <m:r>
                      <w:rPr>
                        <w:rFonts w:ascii="Cambria Math" w:hAnsi="Cambria Math"/>
                      </w:rPr>
                      <m:t>m</m:t>
                    </m:r>
                  </m:sub>
                </m:sSub>
                <m:r>
                  <m:rPr>
                    <m:sty m:val="p"/>
                  </m:rPr>
                  <w:rPr>
                    <w:rFonts w:ascii="Cambria Math" w:hAnsi="Cambria Math"/>
                  </w:rPr>
                  <m:t xml:space="preserve">  </m:t>
                </m:r>
              </m:oMath>
            </m:oMathPara>
          </w:p>
        </w:tc>
        <w:tc>
          <w:tcPr>
            <w:tcW w:w="425" w:type="dxa"/>
            <w:tcBorders>
              <w:top w:val="nil"/>
              <w:left w:val="nil"/>
              <w:bottom w:val="nil"/>
              <w:right w:val="nil"/>
            </w:tcBorders>
            <w:tcMar>
              <w:left w:w="108" w:type="dxa"/>
              <w:right w:w="108" w:type="dxa"/>
            </w:tcMar>
          </w:tcPr>
          <w:p w14:paraId="15BAB078" w14:textId="77777777" w:rsidR="00D179D6" w:rsidRPr="00462199" w:rsidRDefault="00D179D6" w:rsidP="00864CE4">
            <w:pPr>
              <w:pStyle w:val="TableAshurst"/>
            </w:pPr>
            <w:r w:rsidRPr="00462199">
              <w:t>=</w:t>
            </w:r>
          </w:p>
        </w:tc>
        <w:tc>
          <w:tcPr>
            <w:tcW w:w="6040" w:type="dxa"/>
            <w:tcBorders>
              <w:top w:val="nil"/>
              <w:left w:val="nil"/>
              <w:bottom w:val="nil"/>
              <w:right w:val="nil"/>
            </w:tcBorders>
            <w:tcMar>
              <w:left w:w="108" w:type="dxa"/>
              <w:right w:w="108" w:type="dxa"/>
            </w:tcMar>
          </w:tcPr>
          <w:p w14:paraId="3610B6AC" w14:textId="30EB0DD2" w:rsidR="00D179D6" w:rsidRPr="00462199" w:rsidRDefault="00D179D6" w:rsidP="00864CE4">
            <w:pPr>
              <w:pStyle w:val="TableAshurst"/>
            </w:pPr>
            <w:r w:rsidRPr="00462199">
              <w:t>CO</w:t>
            </w:r>
            <w:r w:rsidRPr="00462199">
              <w:rPr>
                <w:vertAlign w:val="subscript"/>
              </w:rPr>
              <w:t>2</w:t>
            </w:r>
            <w:r w:rsidRPr="00462199">
              <w:t xml:space="preserve"> T&amp;S Capacity Charge for CO</w:t>
            </w:r>
            <w:r w:rsidRPr="00462199">
              <w:rPr>
                <w:vertAlign w:val="subscript"/>
              </w:rPr>
              <w:t>2</w:t>
            </w:r>
            <w:r w:rsidRPr="00462199">
              <w:t xml:space="preserve"> T&amp;S Export Volumes </w:t>
            </w:r>
            <w:r w:rsidRPr="00462199">
              <w:rPr>
                <w:i/>
              </w:rPr>
              <w:t>(£)</w:t>
            </w:r>
            <w:r w:rsidRPr="00462199">
              <w:t xml:space="preserve"> for the relevant Billing Period (</w:t>
            </w:r>
            <w:r w:rsidRPr="00462199">
              <w:rPr>
                <w:i/>
              </w:rPr>
              <w:t>m</w:t>
            </w:r>
            <w:r w:rsidRPr="00462199">
              <w:t xml:space="preserve">) calculated in accordance with </w:t>
            </w:r>
            <w:r w:rsidR="007248B2" w:rsidRPr="007248B2">
              <w:t>Condition</w:t>
            </w:r>
            <w:r w:rsidRPr="00462199">
              <w:t xml:space="preserve"> </w:t>
            </w:r>
            <w:r w:rsidR="009D45B5">
              <w:fldChar w:fldCharType="begin"/>
            </w:r>
            <w:r w:rsidR="009D45B5">
              <w:instrText xml:space="preserve"> REF _Ref144113532 \w \h </w:instrText>
            </w:r>
            <w:r w:rsidR="009D45B5">
              <w:fldChar w:fldCharType="separate"/>
            </w:r>
            <w:del w:id="3319" w:author="Faqir, Sofia (Energy Security)" w:date="2023-11-12T19:47:00Z">
              <w:r w:rsidR="00E473FC">
                <w:delText>18.4</w:delText>
              </w:r>
            </w:del>
            <w:r w:rsidR="009D45B5">
              <w:fldChar w:fldCharType="end"/>
            </w:r>
          </w:p>
        </w:tc>
      </w:tr>
    </w:tbl>
    <w:p w14:paraId="47640791" w14:textId="77777777" w:rsidR="00D179D6" w:rsidRPr="00462199" w:rsidRDefault="00D179D6" w:rsidP="005B3BB9">
      <w:pPr>
        <w:pStyle w:val="B12Ashurst"/>
      </w:pPr>
      <w:r w:rsidRPr="00462199">
        <w:t>provided that if the Producer is a CO</w:t>
      </w:r>
      <w:r w:rsidRPr="00462199">
        <w:rPr>
          <w:vertAlign w:val="subscript"/>
        </w:rPr>
        <w:t>2</w:t>
      </w:r>
      <w:r w:rsidRPr="00462199">
        <w:t xml:space="preserve"> T&amp;S Offshore User only, the CO</w:t>
      </w:r>
      <w:r w:rsidRPr="00462199">
        <w:rPr>
          <w:vertAlign w:val="subscript"/>
        </w:rPr>
        <w:t>2</w:t>
      </w:r>
      <w:r w:rsidRPr="00462199">
        <w:t xml:space="preserve"> T&amp;S Onshore Flow Charge Rate shall be zero (0).</w:t>
      </w:r>
    </w:p>
    <w:p w14:paraId="638316D2" w14:textId="77777777" w:rsidR="00D179D6" w:rsidRPr="00462199" w:rsidRDefault="00D179D6" w:rsidP="005B3BB9">
      <w:pPr>
        <w:pStyle w:val="H2Ashurst"/>
      </w:pPr>
      <w:bookmarkStart w:id="3320" w:name="_Ref144113532"/>
      <w:r w:rsidRPr="00462199">
        <w:lastRenderedPageBreak/>
        <w:t xml:space="preserve">The </w:t>
      </w:r>
      <w:r w:rsidRPr="00462199">
        <w:rPr>
          <w:b/>
        </w:rPr>
        <w:t>"CO</w:t>
      </w:r>
      <w:r w:rsidRPr="00462199">
        <w:rPr>
          <w:b/>
          <w:vertAlign w:val="subscript"/>
        </w:rPr>
        <w:t>2</w:t>
      </w:r>
      <w:r w:rsidRPr="00462199">
        <w:rPr>
          <w:b/>
        </w:rPr>
        <w:t xml:space="preserve"> T&amp;S Capacity Charge for CO</w:t>
      </w:r>
      <w:r w:rsidRPr="00462199">
        <w:rPr>
          <w:b/>
          <w:vertAlign w:val="subscript"/>
        </w:rPr>
        <w:t>2</w:t>
      </w:r>
      <w:r w:rsidRPr="00462199">
        <w:rPr>
          <w:b/>
        </w:rPr>
        <w:t xml:space="preserve"> T&amp;S Export Volumes"</w:t>
      </w:r>
      <w:r w:rsidRPr="00462199">
        <w:t xml:space="preserve"> for each Billing Period (</w:t>
      </w:r>
      <w:r w:rsidRPr="00462199">
        <w:rPr>
          <w:i/>
        </w:rPr>
        <w:t>m</w:t>
      </w:r>
      <w:r w:rsidRPr="00462199">
        <w:t>) during the Payment Period shall be calculated as follows:</w:t>
      </w:r>
      <w:bookmarkEnd w:id="3320"/>
    </w:p>
    <w:p w14:paraId="370F6BA1" w14:textId="77777777" w:rsidR="00D179D6" w:rsidRPr="00462199" w:rsidRDefault="00F47FCB" w:rsidP="00864CE4">
      <w:pPr>
        <w:pStyle w:val="NormalAshurst"/>
      </w:pPr>
      <m:oMathPara>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m:t>
          </m:r>
          <m:sSub>
            <m:sSubPr>
              <m:ctrlPr>
                <w:rPr>
                  <w:rFonts w:ascii="Cambria Math" w:hAnsi="Cambria Math"/>
                </w:rPr>
              </m:ctrlPr>
            </m:sSubPr>
            <m:e>
              <m:r>
                <w:rPr>
                  <w:rFonts w:ascii="Cambria Math" w:hAnsi="Cambria Math"/>
                </w:rPr>
                <m:t>CC</m:t>
              </m:r>
            </m:e>
            <m:sub>
              <m:r>
                <w:rPr>
                  <w:rFonts w:ascii="Cambria Math" w:hAnsi="Cambria Math"/>
                </w:rPr>
                <m:t>Export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TotalCO</m:t>
                  </m:r>
                </m:e>
                <m:sub>
                  <m:r>
                    <m:rPr>
                      <m:sty m:val="p"/>
                    </m:rPr>
                    <w:rPr>
                      <w:rFonts w:ascii="Cambria Math" w:hAnsi="Cambria Math"/>
                    </w:rPr>
                    <m:t>2</m:t>
                  </m:r>
                </m:sub>
              </m:sSub>
              <m:sSub>
                <m:sSubPr>
                  <m:ctrlPr>
                    <w:rPr>
                      <w:rFonts w:ascii="Cambria Math" w:hAnsi="Cambria Math"/>
                    </w:rPr>
                  </m:ctrlPr>
                </m:sSubPr>
                <m:e>
                  <m:r>
                    <w:rPr>
                      <w:rFonts w:ascii="Cambria Math" w:hAnsi="Cambria Math"/>
                    </w:rPr>
                    <m:t>TSCC</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CO</m:t>
                  </m:r>
                </m:e>
                <m:sub>
                  <m:r>
                    <m:rPr>
                      <m:sty m:val="p"/>
                    </m:rPr>
                    <w:rPr>
                      <w:rFonts w:ascii="Cambria Math" w:hAnsi="Cambria Math"/>
                    </w:rPr>
                    <m:t>2</m:t>
                  </m:r>
                </m:sub>
              </m:sSub>
              <m:sSub>
                <m:sSubPr>
                  <m:ctrlPr>
                    <w:rPr>
                      <w:rFonts w:ascii="Cambria Math" w:hAnsi="Cambria Math"/>
                    </w:rPr>
                  </m:ctrlPr>
                </m:sSubPr>
                <m:e>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r>
                    <w:rPr>
                      <w:rFonts w:ascii="Cambria Math" w:hAnsi="Cambria Math"/>
                    </w:rPr>
                    <m:t>EV</m:t>
                  </m:r>
                </m:e>
                <m:sub>
                  <m:r>
                    <w:rPr>
                      <w:rFonts w:ascii="Cambria Math" w:hAnsi="Cambria Math"/>
                    </w:rPr>
                    <m:t>m</m:t>
                  </m:r>
                </m:sub>
              </m:sSub>
            </m:num>
            <m:den>
              <m:sSub>
                <m:sSubPr>
                  <m:ctrlPr>
                    <w:rPr>
                      <w:rFonts w:ascii="Cambria Math" w:hAnsi="Cambria Math"/>
                    </w:rPr>
                  </m:ctrlPr>
                </m:sSubPr>
                <m:e>
                  <m:r>
                    <w:rPr>
                      <w:rFonts w:ascii="Cambria Math" w:hAnsi="Cambria Math"/>
                    </w:rPr>
                    <m:t>RV</m:t>
                  </m:r>
                </m:e>
                <m:sub>
                  <m:r>
                    <w:rPr>
                      <w:rFonts w:ascii="Cambria Math" w:hAnsi="Cambria Math"/>
                    </w:rPr>
                    <m:t>m</m:t>
                  </m:r>
                </m:sub>
              </m:sSub>
            </m:den>
          </m:f>
          <m:r>
            <m:rPr>
              <m:sty m:val="p"/>
            </m:rPr>
            <w:rPr>
              <w:rFonts w:ascii="Cambria Math" w:hAnsi="Cambria Math"/>
            </w:rPr>
            <m:t xml:space="preserve"> </m:t>
          </m:r>
        </m:oMath>
      </m:oMathPara>
    </w:p>
    <w:p w14:paraId="65A0C432"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49"/>
      </w:tblGrid>
      <w:tr w:rsidR="00D179D6" w:rsidRPr="00462199" w14:paraId="37694A38" w14:textId="77777777" w:rsidTr="00864CE4">
        <w:tc>
          <w:tcPr>
            <w:tcW w:w="1770" w:type="dxa"/>
            <w:tcMar>
              <w:left w:w="108" w:type="dxa"/>
              <w:right w:w="108" w:type="dxa"/>
            </w:tcMar>
          </w:tcPr>
          <w:p w14:paraId="6393A1A8" w14:textId="77777777" w:rsidR="00D179D6" w:rsidRPr="00462199" w:rsidRDefault="00F47FCB" w:rsidP="00864CE4">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r>
                  <w:rPr>
                    <w:rFonts w:ascii="Cambria Math" w:hAnsi="Cambria Math"/>
                  </w:rPr>
                  <m:t>TS</m:t>
                </m:r>
                <m:sSub>
                  <m:sSubPr>
                    <m:ctrlPr>
                      <w:rPr>
                        <w:rFonts w:ascii="Cambria Math" w:hAnsi="Cambria Math"/>
                      </w:rPr>
                    </m:ctrlPr>
                  </m:sSubPr>
                  <m:e>
                    <m:r>
                      <w:rPr>
                        <w:rFonts w:ascii="Cambria Math" w:hAnsi="Cambria Math"/>
                      </w:rPr>
                      <m:t>CC</m:t>
                    </m:r>
                  </m:e>
                  <m:sub>
                    <m:r>
                      <w:rPr>
                        <w:rFonts w:ascii="Cambria Math" w:hAnsi="Cambria Math"/>
                      </w:rPr>
                      <m:t>Export</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31AD8EA9" w14:textId="77777777" w:rsidR="00D179D6" w:rsidRPr="00462199" w:rsidRDefault="00D179D6" w:rsidP="00864CE4">
            <w:pPr>
              <w:pStyle w:val="TableAshurst"/>
            </w:pPr>
            <w:r w:rsidRPr="00462199">
              <w:t>=</w:t>
            </w:r>
          </w:p>
        </w:tc>
        <w:tc>
          <w:tcPr>
            <w:tcW w:w="6049" w:type="dxa"/>
            <w:tcMar>
              <w:left w:w="108" w:type="dxa"/>
              <w:right w:w="108" w:type="dxa"/>
            </w:tcMar>
          </w:tcPr>
          <w:p w14:paraId="6A46C10F" w14:textId="77777777" w:rsidR="00D179D6" w:rsidRPr="00462199" w:rsidRDefault="00D179D6" w:rsidP="00864CE4">
            <w:pPr>
              <w:pStyle w:val="TableAshurst"/>
            </w:pPr>
            <w:r w:rsidRPr="00462199">
              <w:t>CO</w:t>
            </w:r>
            <w:r w:rsidRPr="00462199">
              <w:rPr>
                <w:vertAlign w:val="subscript"/>
              </w:rPr>
              <w:t>2</w:t>
            </w:r>
            <w:r w:rsidRPr="00462199">
              <w:t xml:space="preserve"> T&amp;S Capacity Charge for CO</w:t>
            </w:r>
            <w:r w:rsidRPr="00462199">
              <w:rPr>
                <w:vertAlign w:val="subscript"/>
              </w:rPr>
              <w:t>2</w:t>
            </w:r>
            <w:r w:rsidRPr="00462199">
              <w:t xml:space="preserve"> T&amp;S Export Volumes </w:t>
            </w:r>
            <w:r w:rsidRPr="00462199">
              <w:rPr>
                <w:i/>
              </w:rPr>
              <w:t>(£)</w:t>
            </w:r>
            <w:r w:rsidRPr="00462199">
              <w:t xml:space="preserve"> for the relevant Billing Period (</w:t>
            </w:r>
            <w:r w:rsidRPr="00462199">
              <w:rPr>
                <w:i/>
              </w:rPr>
              <w:t>m</w:t>
            </w:r>
            <w:r w:rsidRPr="00462199">
              <w:t>)</w:t>
            </w:r>
          </w:p>
        </w:tc>
      </w:tr>
      <w:tr w:rsidR="00D179D6" w:rsidRPr="00462199" w14:paraId="73712F43" w14:textId="77777777" w:rsidTr="00864CE4">
        <w:tc>
          <w:tcPr>
            <w:tcW w:w="1770" w:type="dxa"/>
            <w:tcMar>
              <w:left w:w="108" w:type="dxa"/>
              <w:right w:w="108" w:type="dxa"/>
            </w:tcMar>
          </w:tcPr>
          <w:p w14:paraId="5D512427" w14:textId="77777777" w:rsidR="00D179D6" w:rsidRPr="00462199" w:rsidRDefault="00F47FCB" w:rsidP="00864CE4">
            <w:pPr>
              <w:pStyle w:val="TableAshurst"/>
            </w:pPr>
            <m:oMathPara>
              <m:oMath>
                <m:sSub>
                  <m:sSubPr>
                    <m:ctrlPr>
                      <w:rPr>
                        <w:rFonts w:ascii="Cambria Math" w:hAnsi="Cambria Math"/>
                      </w:rPr>
                    </m:ctrlPr>
                  </m:sSubPr>
                  <m:e>
                    <m:r>
                      <w:rPr>
                        <w:rFonts w:ascii="Cambria Math" w:hAnsi="Cambria Math"/>
                      </w:rPr>
                      <m:t>TotalCO</m:t>
                    </m:r>
                  </m:e>
                  <m:sub>
                    <m:r>
                      <m:rPr>
                        <m:sty m:val="p"/>
                      </m:rPr>
                      <w:rPr>
                        <w:rFonts w:ascii="Cambria Math" w:hAnsi="Cambria Math"/>
                      </w:rPr>
                      <m:t>2</m:t>
                    </m:r>
                  </m:sub>
                </m:sSub>
                <m:sSub>
                  <m:sSubPr>
                    <m:ctrlPr>
                      <w:rPr>
                        <w:rFonts w:ascii="Cambria Math" w:hAnsi="Cambria Math"/>
                      </w:rPr>
                    </m:ctrlPr>
                  </m:sSubPr>
                  <m:e>
                    <m:r>
                      <w:rPr>
                        <w:rFonts w:ascii="Cambria Math" w:hAnsi="Cambria Math"/>
                      </w:rPr>
                      <m:t>TSCC</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425" w:type="dxa"/>
            <w:tcMar>
              <w:left w:w="108" w:type="dxa"/>
              <w:right w:w="108" w:type="dxa"/>
            </w:tcMar>
          </w:tcPr>
          <w:p w14:paraId="0CE4D5E5" w14:textId="77777777" w:rsidR="00D179D6" w:rsidRPr="00462199" w:rsidRDefault="00D179D6" w:rsidP="00864CE4">
            <w:pPr>
              <w:pStyle w:val="TableAshurst"/>
            </w:pPr>
            <w:r w:rsidRPr="00462199">
              <w:t>=</w:t>
            </w:r>
          </w:p>
        </w:tc>
        <w:tc>
          <w:tcPr>
            <w:tcW w:w="6049" w:type="dxa"/>
            <w:tcMar>
              <w:left w:w="108" w:type="dxa"/>
              <w:right w:w="108" w:type="dxa"/>
            </w:tcMar>
          </w:tcPr>
          <w:p w14:paraId="41EE70FB" w14:textId="197435D1" w:rsidR="00D179D6" w:rsidRPr="00462199" w:rsidRDefault="00D179D6" w:rsidP="00864CE4">
            <w:pPr>
              <w:pStyle w:val="TableAshurst"/>
            </w:pPr>
            <w:r w:rsidRPr="00462199">
              <w:t xml:space="preserve">the </w:t>
            </w:r>
            <w:r w:rsidR="00E379E9">
              <w:t>sum</w:t>
            </w:r>
            <w:r w:rsidR="00E379E9" w:rsidRPr="00462199">
              <w:t xml:space="preserve"> </w:t>
            </w:r>
            <w:r w:rsidRPr="00462199">
              <w:t>of the CO</w:t>
            </w:r>
            <w:r w:rsidRPr="00462199">
              <w:rPr>
                <w:vertAlign w:val="subscript"/>
              </w:rPr>
              <w:t>2</w:t>
            </w:r>
            <w:r w:rsidRPr="00462199">
              <w:t xml:space="preserve"> T&amp;S Capacity Charges (</w:t>
            </w:r>
            <w:r w:rsidRPr="00462199">
              <w:rPr>
                <w:i/>
              </w:rPr>
              <w:t>£</w:t>
            </w:r>
            <w:r w:rsidRPr="00462199">
              <w:t>) for a CO</w:t>
            </w:r>
            <w:r w:rsidRPr="00462199">
              <w:rPr>
                <w:vertAlign w:val="subscript"/>
              </w:rPr>
              <w:t>2</w:t>
            </w:r>
            <w:r w:rsidRPr="00462199">
              <w:t xml:space="preserve"> T&amp;S Onshore User for each Day (</w:t>
            </w:r>
            <w:r w:rsidRPr="00462199">
              <w:rPr>
                <w:i/>
              </w:rPr>
              <w:t>i</w:t>
            </w:r>
            <w:r w:rsidRPr="00462199">
              <w:t>) of the relevant Billing Period (</w:t>
            </w:r>
            <w:r w:rsidRPr="00462199">
              <w:rPr>
                <w:i/>
              </w:rPr>
              <w:t>m</w:t>
            </w:r>
            <w:r w:rsidRPr="00462199">
              <w:t xml:space="preserve">) or the </w:t>
            </w:r>
            <w:r w:rsidR="00E379E9">
              <w:t>sum</w:t>
            </w:r>
            <w:r w:rsidR="00E379E9" w:rsidRPr="00462199">
              <w:t xml:space="preserve"> </w:t>
            </w:r>
            <w:r w:rsidRPr="00462199">
              <w:t>of the CO</w:t>
            </w:r>
            <w:r w:rsidRPr="00462199">
              <w:rPr>
                <w:vertAlign w:val="subscript"/>
              </w:rPr>
              <w:t>2</w:t>
            </w:r>
            <w:r w:rsidRPr="00462199">
              <w:t xml:space="preserve"> T&amp;S Capacity Charges </w:t>
            </w:r>
            <w:r w:rsidRPr="00462199">
              <w:rPr>
                <w:i/>
              </w:rPr>
              <w:t>(£)</w:t>
            </w:r>
            <w:r w:rsidRPr="00462199">
              <w:t xml:space="preserve"> for a CO</w:t>
            </w:r>
            <w:r w:rsidRPr="00462199">
              <w:rPr>
                <w:vertAlign w:val="subscript"/>
              </w:rPr>
              <w:t>2</w:t>
            </w:r>
            <w:r w:rsidRPr="00462199">
              <w:t xml:space="preserve"> T&amp;S Offshore User for each Day (</w:t>
            </w:r>
            <w:r w:rsidRPr="00462199">
              <w:rPr>
                <w:i/>
              </w:rPr>
              <w:t>i</w:t>
            </w:r>
            <w:r w:rsidRPr="00462199">
              <w:t>) of the relevant Billing Period (</w:t>
            </w:r>
            <w:r w:rsidRPr="00462199">
              <w:rPr>
                <w:i/>
              </w:rPr>
              <w:t>m</w:t>
            </w:r>
            <w:r w:rsidRPr="00462199">
              <w:t>) (as applicable)</w:t>
            </w:r>
          </w:p>
        </w:tc>
      </w:tr>
      <w:tr w:rsidR="00D179D6" w:rsidRPr="00462199" w14:paraId="33451F30" w14:textId="77777777" w:rsidTr="00864CE4">
        <w:tc>
          <w:tcPr>
            <w:tcW w:w="1770" w:type="dxa"/>
            <w:tcMar>
              <w:left w:w="108" w:type="dxa"/>
              <w:right w:w="108" w:type="dxa"/>
            </w:tcMar>
          </w:tcPr>
          <w:p w14:paraId="582F14A0" w14:textId="77777777" w:rsidR="00D179D6" w:rsidRPr="00462199" w:rsidRDefault="00F47FCB" w:rsidP="00864CE4">
            <w:pPr>
              <w:pStyle w:val="TableAshurst"/>
            </w:pPr>
            <m:oMathPara>
              <m:oMathParaPr>
                <m:jc m:val="left"/>
              </m:oMathParaP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_</m:t>
                </m:r>
                <m:sSub>
                  <m:sSubPr>
                    <m:ctrlPr>
                      <w:rPr>
                        <w:rFonts w:ascii="Cambria Math" w:hAnsi="Cambria Math"/>
                      </w:rPr>
                    </m:ctrlPr>
                  </m:sSubPr>
                  <m:e>
                    <m:r>
                      <w:rPr>
                        <w:rFonts w:ascii="Cambria Math" w:hAnsi="Cambria Math"/>
                      </w:rPr>
                      <m:t>EV</m:t>
                    </m:r>
                  </m:e>
                  <m:sub>
                    <m:r>
                      <w:rPr>
                        <w:rFonts w:ascii="Cambria Math" w:hAnsi="Cambria Math"/>
                      </w:rPr>
                      <m:t>m</m:t>
                    </m:r>
                  </m:sub>
                </m:sSub>
              </m:oMath>
            </m:oMathPara>
          </w:p>
        </w:tc>
        <w:tc>
          <w:tcPr>
            <w:tcW w:w="425" w:type="dxa"/>
            <w:tcMar>
              <w:left w:w="108" w:type="dxa"/>
              <w:right w:w="108" w:type="dxa"/>
            </w:tcMar>
          </w:tcPr>
          <w:p w14:paraId="21371E8F" w14:textId="77777777" w:rsidR="00D179D6" w:rsidRPr="00462199" w:rsidRDefault="00D179D6" w:rsidP="00864CE4">
            <w:pPr>
              <w:pStyle w:val="TableAshurst"/>
            </w:pPr>
            <w:r w:rsidRPr="00462199">
              <w:t>=</w:t>
            </w:r>
          </w:p>
        </w:tc>
        <w:tc>
          <w:tcPr>
            <w:tcW w:w="6049" w:type="dxa"/>
            <w:tcMar>
              <w:left w:w="108" w:type="dxa"/>
              <w:right w:w="108" w:type="dxa"/>
            </w:tcMar>
          </w:tcPr>
          <w:p w14:paraId="5A9C2505" w14:textId="77777777" w:rsidR="00D179D6" w:rsidRPr="00462199" w:rsidRDefault="00D179D6" w:rsidP="00864CE4">
            <w:pPr>
              <w:pStyle w:val="TableAshurst"/>
            </w:pPr>
            <w:r w:rsidRPr="00462199">
              <w:t>CO</w:t>
            </w:r>
            <w:r w:rsidRPr="00462199">
              <w:rPr>
                <w:vertAlign w:val="subscript"/>
              </w:rPr>
              <w:t>2</w:t>
            </w:r>
            <w:r w:rsidRPr="00462199">
              <w:t xml:space="preserve"> T&amp;S Export Volumes (</w:t>
            </w:r>
            <w:r w:rsidRPr="00462199">
              <w:rPr>
                <w:i/>
              </w:rPr>
              <w:t>MWh (HHV)</w:t>
            </w:r>
            <w:r w:rsidRPr="00462199">
              <w:t>) for the relevant Billing Period (</w:t>
            </w:r>
            <w:r w:rsidRPr="00462199">
              <w:rPr>
                <w:i/>
              </w:rPr>
              <w:t>m</w:t>
            </w:r>
            <w:r w:rsidRPr="00462199">
              <w:t>)</w:t>
            </w:r>
          </w:p>
        </w:tc>
      </w:tr>
      <w:tr w:rsidR="00D179D6" w:rsidRPr="00462199" w14:paraId="4424FCD4" w14:textId="77777777" w:rsidTr="00864CE4">
        <w:tc>
          <w:tcPr>
            <w:tcW w:w="1770" w:type="dxa"/>
            <w:tcMar>
              <w:left w:w="108" w:type="dxa"/>
              <w:right w:w="108" w:type="dxa"/>
            </w:tcMar>
          </w:tcPr>
          <w:p w14:paraId="7DCA3D44" w14:textId="77777777" w:rsidR="00D179D6" w:rsidRPr="00462199" w:rsidRDefault="00F47FCB" w:rsidP="00864CE4">
            <w:pPr>
              <w:pStyle w:val="TableAshurst"/>
            </w:pPr>
            <m:oMathPara>
              <m:oMathParaPr>
                <m:jc m:val="left"/>
              </m:oMathParaPr>
              <m:oMath>
                <m:sSub>
                  <m:sSubPr>
                    <m:ctrlPr>
                      <w:rPr>
                        <w:rFonts w:ascii="Cambria Math" w:hAnsi="Cambria Math"/>
                      </w:rPr>
                    </m:ctrlPr>
                  </m:sSubPr>
                  <m:e>
                    <m:r>
                      <w:rPr>
                        <w:rFonts w:ascii="Cambria Math" w:hAnsi="Cambria Math"/>
                      </w:rPr>
                      <m:t>RV</m:t>
                    </m:r>
                  </m:e>
                  <m:sub>
                    <m:r>
                      <w:rPr>
                        <w:rFonts w:ascii="Cambria Math" w:hAnsi="Cambria Math"/>
                      </w:rPr>
                      <m:t>m</m:t>
                    </m:r>
                  </m:sub>
                </m:sSub>
              </m:oMath>
            </m:oMathPara>
          </w:p>
        </w:tc>
        <w:tc>
          <w:tcPr>
            <w:tcW w:w="425" w:type="dxa"/>
            <w:tcMar>
              <w:left w:w="108" w:type="dxa"/>
              <w:right w:w="108" w:type="dxa"/>
            </w:tcMar>
          </w:tcPr>
          <w:p w14:paraId="529D48D2" w14:textId="77777777" w:rsidR="00D179D6" w:rsidRPr="00462199" w:rsidRDefault="00D179D6" w:rsidP="00864CE4">
            <w:pPr>
              <w:pStyle w:val="TableAshurst"/>
            </w:pPr>
            <w:r w:rsidRPr="00462199">
              <w:t>=</w:t>
            </w:r>
          </w:p>
        </w:tc>
        <w:tc>
          <w:tcPr>
            <w:tcW w:w="6049" w:type="dxa"/>
            <w:tcMar>
              <w:left w:w="108" w:type="dxa"/>
              <w:right w:w="108" w:type="dxa"/>
            </w:tcMar>
          </w:tcPr>
          <w:p w14:paraId="76FF8883" w14:textId="77777777" w:rsidR="00D179D6" w:rsidRPr="00462199" w:rsidRDefault="00D179D6" w:rsidP="00864CE4">
            <w:pPr>
              <w:pStyle w:val="TableAshurst"/>
            </w:pPr>
            <w:r w:rsidRPr="00462199">
              <w:t>Reference Volume (</w:t>
            </w:r>
            <w:r w:rsidRPr="00462199">
              <w:rPr>
                <w:i/>
              </w:rPr>
              <w:t>MWh (HHV)</w:t>
            </w:r>
            <w:r w:rsidRPr="00462199">
              <w:t>) for the relevant Billing Period (</w:t>
            </w:r>
            <w:r w:rsidRPr="00462199">
              <w:rPr>
                <w:i/>
              </w:rPr>
              <w:t>m</w:t>
            </w:r>
            <w:r w:rsidRPr="00462199">
              <w:t>)</w:t>
            </w:r>
          </w:p>
        </w:tc>
      </w:tr>
    </w:tbl>
    <w:p w14:paraId="6F094CEA" w14:textId="77777777" w:rsidR="00D179D6" w:rsidRPr="00462199" w:rsidRDefault="00D179D6" w:rsidP="005B3BB9">
      <w:pPr>
        <w:pStyle w:val="H1Ashurst"/>
      </w:pPr>
      <w:bookmarkStart w:id="3321" w:name="_Ref144113533"/>
      <w:bookmarkStart w:id="3322" w:name="_Ref144455722"/>
      <w:bookmarkStart w:id="3323" w:name="_Ref144457296"/>
      <w:bookmarkStart w:id="3324" w:name="_Toc149833669"/>
      <w:r w:rsidRPr="00462199">
        <w:t>Carbon Cost Protection Amount</w:t>
      </w:r>
      <w:bookmarkEnd w:id="3321"/>
      <w:bookmarkEnd w:id="3322"/>
      <w:bookmarkEnd w:id="3323"/>
      <w:bookmarkEnd w:id="3324"/>
    </w:p>
    <w:p w14:paraId="52D8A544" w14:textId="447DF519" w:rsidR="00D179D6" w:rsidRPr="00462199" w:rsidRDefault="00D179D6" w:rsidP="005B3BB9">
      <w:pPr>
        <w:pStyle w:val="H2Ashurst"/>
      </w:pPr>
      <w:bookmarkStart w:id="3325" w:name="_Ref144113534"/>
      <w:r w:rsidRPr="00462199">
        <w:t xml:space="preserve">This </w:t>
      </w:r>
      <w:r w:rsidR="007248B2" w:rsidRPr="007248B2">
        <w:t>Condition</w:t>
      </w:r>
      <w:r w:rsidRPr="00462199">
        <w:t xml:space="preserve"> </w:t>
      </w:r>
      <w:r w:rsidR="009D45B5">
        <w:fldChar w:fldCharType="begin"/>
      </w:r>
      <w:r w:rsidR="009D45B5">
        <w:instrText xml:space="preserve"> REF _Ref144455722 \w \h </w:instrText>
      </w:r>
      <w:r w:rsidR="009D45B5">
        <w:fldChar w:fldCharType="separate"/>
      </w:r>
      <w:del w:id="3326" w:author="Faqir, Sofia (Energy Security)" w:date="2023-11-12T19:47:00Z">
        <w:r w:rsidR="00E473FC">
          <w:delText>19</w:delText>
        </w:r>
      </w:del>
      <w:r w:rsidR="009D45B5">
        <w:fldChar w:fldCharType="end"/>
      </w:r>
      <w:r w:rsidRPr="00462199">
        <w:t xml:space="preserve"> (</w:t>
      </w:r>
      <w:r w:rsidRPr="00462199">
        <w:rPr>
          <w:i/>
        </w:rPr>
        <w:t>Carbon Cost Protection Amount</w:t>
      </w:r>
      <w:r w:rsidRPr="00462199">
        <w:t>) shall apply to CCUS-Enabled Facilities only.</w:t>
      </w:r>
      <w:bookmarkEnd w:id="3325"/>
    </w:p>
    <w:p w14:paraId="5C491012" w14:textId="2F30A8AF" w:rsidR="00D179D6" w:rsidRPr="00462199" w:rsidRDefault="00D179D6" w:rsidP="005B3BB9">
      <w:pPr>
        <w:pStyle w:val="H2Ashurst"/>
      </w:pPr>
      <w:bookmarkStart w:id="3327" w:name="_Ref144113535"/>
      <w:r w:rsidRPr="00462199">
        <w:t xml:space="preserve">Subject to </w:t>
      </w:r>
      <w:r w:rsidR="007248B2" w:rsidRPr="007248B2">
        <w:t>Condition</w:t>
      </w:r>
      <w:r w:rsidRPr="00462199">
        <w:t xml:space="preserve"> </w:t>
      </w:r>
      <w:r w:rsidR="009D45B5">
        <w:fldChar w:fldCharType="begin"/>
      </w:r>
      <w:r w:rsidR="009D45B5">
        <w:instrText xml:space="preserve"> REF _Ref144113536 \w \h </w:instrText>
      </w:r>
      <w:r w:rsidR="009D45B5">
        <w:fldChar w:fldCharType="separate"/>
      </w:r>
      <w:del w:id="3328" w:author="Faqir, Sofia (Energy Security)" w:date="2023-11-12T19:47:00Z">
        <w:r w:rsidR="00E473FC">
          <w:delText>19.3</w:delText>
        </w:r>
      </w:del>
      <w:r w:rsidR="009D45B5">
        <w:fldChar w:fldCharType="end"/>
      </w:r>
      <w:r w:rsidRPr="00462199">
        <w:t>, in each calendar year (or part calendar year) during the Payment Period, the LCHA Counterparty shall set out the Carbon Cost Protection Amount (if any) for the immediately preceding calendar year (or part calendar year) in</w:t>
      </w:r>
      <w:r w:rsidRPr="00462199">
        <w:rPr>
          <w:b/>
        </w:rPr>
        <w:t xml:space="preserve"> </w:t>
      </w:r>
      <w:r w:rsidRPr="00462199">
        <w:t>the CO</w:t>
      </w:r>
      <w:r w:rsidRPr="00462199">
        <w:rPr>
          <w:vertAlign w:val="subscript"/>
        </w:rPr>
        <w:t>2</w:t>
      </w:r>
      <w:r w:rsidRPr="00462199">
        <w:t xml:space="preserve"> T&amp;S Billing Statement relating to the Billing Period commencing on 1 March and ending on 31 March.</w:t>
      </w:r>
      <w:bookmarkEnd w:id="3327"/>
    </w:p>
    <w:p w14:paraId="79FA71BB" w14:textId="77777777" w:rsidR="00D179D6" w:rsidRPr="00462199" w:rsidRDefault="00D179D6" w:rsidP="005B3BB9">
      <w:pPr>
        <w:pStyle w:val="H2Ashurst"/>
      </w:pPr>
      <w:bookmarkStart w:id="3329" w:name="_Ref144113536"/>
      <w:r w:rsidRPr="00462199">
        <w:t>If the Payment Period ends:</w:t>
      </w:r>
      <w:bookmarkEnd w:id="3329"/>
    </w:p>
    <w:p w14:paraId="17EA020E" w14:textId="77777777" w:rsidR="00D179D6" w:rsidRPr="00462199" w:rsidRDefault="00D179D6" w:rsidP="00202C21">
      <w:pPr>
        <w:pStyle w:val="H3Ashurst"/>
      </w:pPr>
      <w:bookmarkStart w:id="3330" w:name="_Ref144113537"/>
      <w:r w:rsidRPr="00462199">
        <w:t>before 1 March in the final calendar year of the Term, the LCHA Counterparty shall set out the Carbon Cost Protection Amount (if any) for:</w:t>
      </w:r>
      <w:bookmarkEnd w:id="3330"/>
    </w:p>
    <w:p w14:paraId="075D94F4" w14:textId="77777777" w:rsidR="00D179D6" w:rsidRPr="00462199" w:rsidRDefault="00D179D6" w:rsidP="005B3BB9">
      <w:pPr>
        <w:pStyle w:val="H4Ashurst"/>
      </w:pPr>
      <w:bookmarkStart w:id="3331" w:name="_Ref144113538"/>
      <w:r w:rsidRPr="00462199">
        <w:t>the immediately preceding calendar year; and</w:t>
      </w:r>
      <w:bookmarkEnd w:id="3331"/>
    </w:p>
    <w:p w14:paraId="2C27FB28" w14:textId="77777777" w:rsidR="00D179D6" w:rsidRPr="00462199" w:rsidRDefault="00D179D6" w:rsidP="005B3BB9">
      <w:pPr>
        <w:pStyle w:val="H4Ashurst"/>
      </w:pPr>
      <w:bookmarkStart w:id="3332" w:name="_Ref144113539"/>
      <w:r w:rsidRPr="00462199">
        <w:t>the period from 1 January of the final calendar year of the Term to the Specified Expiry Date,</w:t>
      </w:r>
      <w:bookmarkEnd w:id="3332"/>
    </w:p>
    <w:p w14:paraId="14DAEEF2" w14:textId="77777777" w:rsidR="00D179D6" w:rsidRPr="00462199" w:rsidRDefault="00D179D6" w:rsidP="006E3A79">
      <w:pPr>
        <w:pStyle w:val="B3Ashurst"/>
      </w:pPr>
      <w:r w:rsidRPr="00462199">
        <w:t>in</w:t>
      </w:r>
      <w:r w:rsidRPr="00462199">
        <w:rPr>
          <w:b/>
          <w:bCs/>
        </w:rPr>
        <w:t xml:space="preserve"> </w:t>
      </w:r>
      <w:r w:rsidRPr="00462199">
        <w:t>the CO</w:t>
      </w:r>
      <w:r w:rsidRPr="00462199">
        <w:rPr>
          <w:vertAlign w:val="subscript"/>
        </w:rPr>
        <w:t>2</w:t>
      </w:r>
      <w:r w:rsidRPr="00462199">
        <w:t xml:space="preserve"> T&amp;S Billing Statement relating to the last Billing Period; or</w:t>
      </w:r>
    </w:p>
    <w:p w14:paraId="2E0D8358" w14:textId="77777777" w:rsidR="00D179D6" w:rsidRPr="00462199" w:rsidRDefault="00D179D6" w:rsidP="00202C21">
      <w:pPr>
        <w:pStyle w:val="H3Ashurst"/>
      </w:pPr>
      <w:bookmarkStart w:id="3333" w:name="_Ref144113540"/>
      <w:r w:rsidRPr="00462199">
        <w:t>on or after 1 March in the final calendar year of the Term, the LCHA Counterparty shall set out the Carbon Cost Protection Amount (if any) for the period from 1 January of the final calendar year of the Term to the Specified Expiry Date in</w:t>
      </w:r>
      <w:r w:rsidRPr="00462199">
        <w:rPr>
          <w:b/>
        </w:rPr>
        <w:t xml:space="preserve"> </w:t>
      </w:r>
      <w:r w:rsidRPr="00462199">
        <w:t>the CO</w:t>
      </w:r>
      <w:r w:rsidRPr="00462199">
        <w:rPr>
          <w:vertAlign w:val="subscript"/>
        </w:rPr>
        <w:t>2</w:t>
      </w:r>
      <w:r w:rsidRPr="00462199">
        <w:t xml:space="preserve"> T&amp;S Billing Statement relating to the last Billing Period.</w:t>
      </w:r>
      <w:bookmarkEnd w:id="3333"/>
    </w:p>
    <w:p w14:paraId="5774A11B" w14:textId="77777777" w:rsidR="00D179D6" w:rsidRPr="00462199" w:rsidRDefault="00D179D6" w:rsidP="006E3A79">
      <w:pPr>
        <w:pStyle w:val="NormalBoldAshurst"/>
        <w:keepNext/>
      </w:pPr>
      <w:r w:rsidRPr="00462199">
        <w:rPr>
          <w:i/>
        </w:rPr>
        <w:t>Carbon Cost Protection Amount calculation</w:t>
      </w:r>
    </w:p>
    <w:p w14:paraId="3055765B" w14:textId="77777777" w:rsidR="00D179D6" w:rsidRPr="00462199" w:rsidRDefault="00D179D6" w:rsidP="005B3BB9">
      <w:pPr>
        <w:pStyle w:val="H2Ashurst"/>
      </w:pPr>
      <w:bookmarkStart w:id="3334" w:name="_Ref144113541"/>
      <w:r w:rsidRPr="00462199">
        <w:t xml:space="preserve">The LCHA Counterparty shall calculate the </w:t>
      </w:r>
      <w:r w:rsidRPr="00462199">
        <w:rPr>
          <w:b/>
        </w:rPr>
        <w:t>"Carbon Cost Protection Amount"</w:t>
      </w:r>
      <w:r w:rsidRPr="00462199">
        <w:t xml:space="preserve"> for each calendar year (or part calendar year) (</w:t>
      </w:r>
      <w:r w:rsidRPr="00462199">
        <w:rPr>
          <w:i/>
        </w:rPr>
        <w:t>y</w:t>
      </w:r>
      <w:r w:rsidRPr="00462199">
        <w:t>) during the Payment Period, which shall be expressed in pounds (</w:t>
      </w:r>
      <w:r w:rsidRPr="00BA74DE">
        <w:rPr>
          <w:i/>
          <w:iCs/>
        </w:rPr>
        <w:t>£</w:t>
      </w:r>
      <w:r w:rsidRPr="00462199">
        <w:t>) and calculated as follows:</w:t>
      </w:r>
      <w:bookmarkEnd w:id="3334"/>
    </w:p>
    <w:p w14:paraId="59AA49F6" w14:textId="77777777" w:rsidR="00D179D6" w:rsidRPr="00462199" w:rsidRDefault="00F47FCB" w:rsidP="006E3A79">
      <w:pPr>
        <w:pStyle w:val="NormalAshurst"/>
        <w:rPr>
          <w:iCs/>
        </w:rPr>
      </w:pPr>
      <m:oMathPara>
        <m:oMath>
          <m:sSub>
            <m:sSubPr>
              <m:ctrlPr>
                <w:rPr>
                  <w:rFonts w:ascii="Cambria Math" w:hAnsi="Cambria Math"/>
                </w:rPr>
              </m:ctrlPr>
            </m:sSubPr>
            <m:e>
              <m:r>
                <w:rPr>
                  <w:rFonts w:ascii="Cambria Math" w:hAnsi="Cambria Math"/>
                </w:rPr>
                <m:t>CCPA</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ECCPE</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UKARP</m:t>
              </m:r>
            </m:e>
            <m:sub>
              <m:r>
                <w:rPr>
                  <w:rFonts w:ascii="Cambria Math" w:hAnsi="Cambria Math"/>
                </w:rPr>
                <m:t>y</m:t>
              </m:r>
            </m:sub>
          </m:sSub>
        </m:oMath>
      </m:oMathPara>
    </w:p>
    <w:p w14:paraId="74E45874" w14:textId="77777777" w:rsidR="00D179D6" w:rsidRPr="00462199" w:rsidRDefault="00D179D6" w:rsidP="006E3A79">
      <w:pPr>
        <w:pStyle w:val="B12Ashurst"/>
      </w:pPr>
      <w:r w:rsidRPr="00462199">
        <w:lastRenderedPageBreak/>
        <w:t>where:</w:t>
      </w:r>
    </w:p>
    <w:tbl>
      <w:tblPr>
        <w:tblW w:w="8538" w:type="dxa"/>
        <w:tblInd w:w="782" w:type="dxa"/>
        <w:tblCellMar>
          <w:left w:w="10" w:type="dxa"/>
          <w:right w:w="10" w:type="dxa"/>
        </w:tblCellMar>
        <w:tblLook w:val="04A0" w:firstRow="1" w:lastRow="0" w:firstColumn="1" w:lastColumn="0" w:noHBand="0" w:noVBand="1"/>
      </w:tblPr>
      <w:tblGrid>
        <w:gridCol w:w="1687"/>
        <w:gridCol w:w="720"/>
        <w:gridCol w:w="6131"/>
      </w:tblGrid>
      <w:tr w:rsidR="00D179D6" w:rsidRPr="00462199" w14:paraId="2D293CEB" w14:textId="77777777" w:rsidTr="006E3A79">
        <w:trPr>
          <w:trHeight w:val="185"/>
        </w:trPr>
        <w:tc>
          <w:tcPr>
            <w:tcW w:w="1687" w:type="dxa"/>
            <w:tcMar>
              <w:left w:w="108" w:type="dxa"/>
              <w:right w:w="108" w:type="dxa"/>
            </w:tcMar>
          </w:tcPr>
          <w:p w14:paraId="77223E2B" w14:textId="77777777" w:rsidR="00D179D6" w:rsidRPr="00462199" w:rsidRDefault="00F47FCB" w:rsidP="006E3A79">
            <w:pPr>
              <w:pStyle w:val="TableAshurst"/>
              <w:rPr>
                <w:rFonts w:eastAsia="Calibri"/>
              </w:rPr>
            </w:pPr>
            <m:oMathPara>
              <m:oMathParaPr>
                <m:jc m:val="left"/>
              </m:oMathParaPr>
              <m:oMath>
                <m:sSub>
                  <m:sSubPr>
                    <m:ctrlPr>
                      <w:rPr>
                        <w:rFonts w:ascii="Cambria Math" w:hAnsi="Cambria Math"/>
                      </w:rPr>
                    </m:ctrlPr>
                  </m:sSubPr>
                  <m:e>
                    <m:r>
                      <w:rPr>
                        <w:rFonts w:ascii="Cambria Math" w:hAnsi="Cambria Math"/>
                      </w:rPr>
                      <m:t>CCPA</m:t>
                    </m:r>
                  </m:e>
                  <m:sub>
                    <m:r>
                      <w:rPr>
                        <w:rFonts w:ascii="Cambria Math" w:hAnsi="Cambria Math"/>
                      </w:rPr>
                      <m:t>y</m:t>
                    </m:r>
                  </m:sub>
                </m:sSub>
              </m:oMath>
            </m:oMathPara>
          </w:p>
        </w:tc>
        <w:tc>
          <w:tcPr>
            <w:tcW w:w="720" w:type="dxa"/>
            <w:tcMar>
              <w:left w:w="108" w:type="dxa"/>
              <w:right w:w="108" w:type="dxa"/>
            </w:tcMar>
          </w:tcPr>
          <w:p w14:paraId="77B7E457" w14:textId="77777777" w:rsidR="00D179D6" w:rsidRPr="00462199" w:rsidRDefault="00D179D6" w:rsidP="006E3A79">
            <w:pPr>
              <w:pStyle w:val="TableAshurst"/>
            </w:pPr>
            <w:r w:rsidRPr="00462199">
              <w:t>=</w:t>
            </w:r>
          </w:p>
        </w:tc>
        <w:tc>
          <w:tcPr>
            <w:tcW w:w="6131" w:type="dxa"/>
            <w:tcMar>
              <w:left w:w="108" w:type="dxa"/>
              <w:right w:w="108" w:type="dxa"/>
            </w:tcMar>
          </w:tcPr>
          <w:p w14:paraId="64BFCD06" w14:textId="77777777" w:rsidR="00D179D6" w:rsidRPr="00462199" w:rsidRDefault="00D179D6" w:rsidP="00864CE4">
            <w:pPr>
              <w:pStyle w:val="TableAshurst"/>
            </w:pPr>
            <w:r w:rsidRPr="00462199">
              <w:t>Carbon Cost Protection Amount (</w:t>
            </w:r>
            <w:r w:rsidRPr="00462199">
              <w:rPr>
                <w:i/>
              </w:rPr>
              <w:t>£</w:t>
            </w:r>
            <w:r w:rsidRPr="00462199">
              <w:t>) for the relevant calendar year (or part calendar year) (</w:t>
            </w:r>
            <w:r w:rsidRPr="00462199">
              <w:rPr>
                <w:i/>
              </w:rPr>
              <w:t>y</w:t>
            </w:r>
            <w:r w:rsidRPr="00462199">
              <w:t>)</w:t>
            </w:r>
          </w:p>
        </w:tc>
      </w:tr>
      <w:tr w:rsidR="00D179D6" w:rsidRPr="00462199" w14:paraId="08B89DF9" w14:textId="77777777" w:rsidTr="006E3A79">
        <w:trPr>
          <w:trHeight w:val="185"/>
        </w:trPr>
        <w:tc>
          <w:tcPr>
            <w:tcW w:w="1687" w:type="dxa"/>
            <w:tcMar>
              <w:left w:w="108" w:type="dxa"/>
              <w:right w:w="108" w:type="dxa"/>
            </w:tcMar>
          </w:tcPr>
          <w:p w14:paraId="2212BFC4" w14:textId="77777777" w:rsidR="00D179D6" w:rsidRPr="00462199" w:rsidRDefault="00F47FCB" w:rsidP="006E3A79">
            <w:pPr>
              <w:pStyle w:val="TableAshurst"/>
              <w:rPr>
                <w:rFonts w:eastAsia="Calibri"/>
              </w:rPr>
            </w:pPr>
            <m:oMathPara>
              <m:oMathParaPr>
                <m:jc m:val="left"/>
              </m:oMathParaPr>
              <m:oMath>
                <m:sSub>
                  <m:sSubPr>
                    <m:ctrlPr>
                      <w:rPr>
                        <w:rFonts w:ascii="Cambria Math" w:hAnsi="Cambria Math"/>
                      </w:rPr>
                    </m:ctrlPr>
                  </m:sSubPr>
                  <m:e>
                    <m:r>
                      <w:rPr>
                        <w:rFonts w:ascii="Cambria Math" w:hAnsi="Cambria Math"/>
                      </w:rPr>
                      <m:t>UKARP</m:t>
                    </m:r>
                  </m:e>
                  <m:sub>
                    <m:r>
                      <w:rPr>
                        <w:rFonts w:ascii="Cambria Math" w:hAnsi="Cambria Math"/>
                      </w:rPr>
                      <m:t>y</m:t>
                    </m:r>
                  </m:sub>
                </m:sSub>
              </m:oMath>
            </m:oMathPara>
          </w:p>
        </w:tc>
        <w:tc>
          <w:tcPr>
            <w:tcW w:w="720" w:type="dxa"/>
            <w:tcMar>
              <w:left w:w="108" w:type="dxa"/>
              <w:right w:w="108" w:type="dxa"/>
            </w:tcMar>
          </w:tcPr>
          <w:p w14:paraId="4453851D" w14:textId="77777777" w:rsidR="00D179D6" w:rsidRPr="00462199" w:rsidRDefault="00D179D6" w:rsidP="006E3A79">
            <w:pPr>
              <w:pStyle w:val="TableAshurst"/>
            </w:pPr>
            <w:r w:rsidRPr="00462199">
              <w:t>=</w:t>
            </w:r>
          </w:p>
        </w:tc>
        <w:tc>
          <w:tcPr>
            <w:tcW w:w="6131" w:type="dxa"/>
            <w:tcMar>
              <w:left w:w="108" w:type="dxa"/>
              <w:right w:w="108" w:type="dxa"/>
            </w:tcMar>
          </w:tcPr>
          <w:p w14:paraId="53268B3E" w14:textId="77777777" w:rsidR="00D179D6" w:rsidRPr="00462199" w:rsidRDefault="00D179D6" w:rsidP="00864CE4">
            <w:pPr>
              <w:pStyle w:val="TableAshurst"/>
            </w:pPr>
            <w:r w:rsidRPr="00462199">
              <w:t>UK ETS Allowance Reference Price (</w:t>
            </w:r>
            <w:r w:rsidRPr="00462199">
              <w:rPr>
                <w:i/>
              </w:rPr>
              <w:t>£/t</w:t>
            </w:r>
            <w:r w:rsidRPr="00462199">
              <w:rPr>
                <w:bCs/>
                <w:i/>
              </w:rPr>
              <w:t>CO</w:t>
            </w:r>
            <w:r w:rsidRPr="00462199">
              <w:rPr>
                <w:bCs/>
                <w:i/>
                <w:vertAlign w:val="subscript"/>
              </w:rPr>
              <w:t>2</w:t>
            </w:r>
            <w:r w:rsidRPr="00462199">
              <w:t>) for the relevant calendar year (or part calendar year) (</w:t>
            </w:r>
            <w:r w:rsidRPr="00462199">
              <w:rPr>
                <w:i/>
              </w:rPr>
              <w:t>y</w:t>
            </w:r>
            <w:r w:rsidRPr="00462199">
              <w:t>)</w:t>
            </w:r>
          </w:p>
        </w:tc>
      </w:tr>
      <w:tr w:rsidR="00D179D6" w:rsidRPr="00462199" w14:paraId="7DAF860D" w14:textId="77777777" w:rsidTr="006E3A79">
        <w:trPr>
          <w:trHeight w:val="185"/>
        </w:trPr>
        <w:tc>
          <w:tcPr>
            <w:tcW w:w="1687" w:type="dxa"/>
            <w:tcMar>
              <w:left w:w="108" w:type="dxa"/>
              <w:right w:w="108" w:type="dxa"/>
            </w:tcMar>
          </w:tcPr>
          <w:p w14:paraId="2D9101C5" w14:textId="77777777" w:rsidR="00D179D6" w:rsidRPr="00462199" w:rsidRDefault="00F47FCB" w:rsidP="006E3A79">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ECCPE</m:t>
                    </m:r>
                  </m:e>
                  <m:sub>
                    <m:r>
                      <w:rPr>
                        <w:rFonts w:ascii="Cambria Math" w:hAnsi="Cambria Math"/>
                      </w:rPr>
                      <m:t>y</m:t>
                    </m:r>
                  </m:sub>
                </m:sSub>
              </m:oMath>
            </m:oMathPara>
          </w:p>
        </w:tc>
        <w:tc>
          <w:tcPr>
            <w:tcW w:w="720" w:type="dxa"/>
            <w:tcMar>
              <w:left w:w="108" w:type="dxa"/>
              <w:right w:w="108" w:type="dxa"/>
            </w:tcMar>
          </w:tcPr>
          <w:p w14:paraId="2EFDB1C4" w14:textId="77777777" w:rsidR="00D179D6" w:rsidRPr="00462199" w:rsidRDefault="00D179D6" w:rsidP="006E3A79">
            <w:pPr>
              <w:pStyle w:val="TableAshurst"/>
            </w:pPr>
            <w:r w:rsidRPr="00462199">
              <w:t>=</w:t>
            </w:r>
          </w:p>
        </w:tc>
        <w:tc>
          <w:tcPr>
            <w:tcW w:w="6131" w:type="dxa"/>
            <w:tcMar>
              <w:left w:w="108" w:type="dxa"/>
              <w:right w:w="108" w:type="dxa"/>
            </w:tcMar>
          </w:tcPr>
          <w:p w14:paraId="559985D1" w14:textId="77777777" w:rsidR="00D179D6" w:rsidRPr="00462199" w:rsidRDefault="00D179D6" w:rsidP="00864CE4">
            <w:pPr>
              <w:pStyle w:val="TableAshurst"/>
            </w:pPr>
            <w:r w:rsidRPr="00462199">
              <w:t>Eligible Carbon Cost Protection Emissions (</w:t>
            </w:r>
            <w:r w:rsidRPr="00462199">
              <w:rPr>
                <w:i/>
              </w:rPr>
              <w:t>t</w:t>
            </w:r>
            <w:r w:rsidRPr="00462199">
              <w:rPr>
                <w:bCs/>
                <w:i/>
              </w:rPr>
              <w:t>CO</w:t>
            </w:r>
            <w:r w:rsidRPr="00462199">
              <w:rPr>
                <w:bCs/>
                <w:i/>
                <w:vertAlign w:val="subscript"/>
              </w:rPr>
              <w:t>2</w:t>
            </w:r>
            <w:r w:rsidRPr="00462199">
              <w:t>) for the relevant calendar year (or part calendar year) (</w:t>
            </w:r>
            <w:r w:rsidRPr="00462199">
              <w:rPr>
                <w:i/>
              </w:rPr>
              <w:t>y</w:t>
            </w:r>
            <w:r w:rsidRPr="00462199">
              <w:t>), which shall be calculated as follows:</w:t>
            </w:r>
          </w:p>
        </w:tc>
      </w:tr>
    </w:tbl>
    <w:p w14:paraId="51B6ACD6" w14:textId="77777777" w:rsidR="00D179D6" w:rsidRPr="00462199" w:rsidRDefault="00F47FCB" w:rsidP="006E3A79">
      <w:pPr>
        <w:pStyle w:val="NormalAshurst"/>
        <w:spacing w:before="120"/>
        <w:rPr>
          <w:iCs/>
        </w:rPr>
      </w:pPr>
      <m:oMathPara>
        <m:oMath>
          <m:sSub>
            <m:sSubPr>
              <m:ctrlPr>
                <w:rPr>
                  <w:rFonts w:ascii="Cambria Math" w:hAnsi="Cambria Math"/>
                </w:rPr>
              </m:ctrlPr>
            </m:sSubPr>
            <m:e>
              <m:r>
                <w:rPr>
                  <w:rFonts w:ascii="Cambria Math" w:hAnsi="Cambria Math"/>
                </w:rPr>
                <m:t>ECCPE</m:t>
              </m:r>
            </m:e>
            <m:sub>
              <m:r>
                <w:rPr>
                  <w:rFonts w:ascii="Cambria Math" w:hAnsi="Cambria Math"/>
                </w:rPr>
                <m:t>y</m:t>
              </m:r>
            </m:sub>
          </m:sSub>
          <m:r>
            <m:rPr>
              <m:sty m:val="p"/>
            </m:rPr>
            <w:rPr>
              <w:rFonts w:ascii="Cambria Math" w:hAnsi="Cambria Math"/>
            </w:rPr>
            <m:t>=</m:t>
          </m:r>
          <m:r>
            <w:rPr>
              <w:rFonts w:ascii="Cambria Math" w:hAnsi="Cambria Math"/>
            </w:rPr>
            <m:t>Min</m:t>
          </m:r>
          <m:r>
            <m:rPr>
              <m:sty m:val="p"/>
            </m:rPr>
            <w:rPr>
              <w:rFonts w:ascii="Cambria Math" w:hAnsi="Cambria Math"/>
            </w:rPr>
            <m:t>(</m:t>
          </m:r>
          <m:sSub>
            <m:sSubPr>
              <m:ctrlPr>
                <w:rPr>
                  <w:rFonts w:ascii="Cambria Math" w:eastAsia="Calibri" w:hAnsi="Cambria Math"/>
                </w:rPr>
              </m:ctrlPr>
            </m:sSubPr>
            <m:e>
              <m:r>
                <w:rPr>
                  <w:rFonts w:ascii="Cambria Math" w:hAnsi="Cambria Math"/>
                </w:rPr>
                <m:t>ACCPC</m:t>
              </m:r>
            </m:e>
            <m:sub>
              <m:r>
                <w:rPr>
                  <w:rFonts w:ascii="Cambria Math" w:eastAsia="Calibri" w:hAnsi="Cambria Math"/>
                </w:rPr>
                <m:t>y</m:t>
              </m:r>
            </m:sub>
          </m:sSub>
          <m:r>
            <m:rPr>
              <m:sty m:val="p"/>
            </m:rPr>
            <w:rPr>
              <w:rFonts w:ascii="Cambria Math" w:hAnsi="Cambria Math"/>
            </w:rPr>
            <m:t xml:space="preserve">, </m:t>
          </m:r>
          <m:sSub>
            <m:sSubPr>
              <m:ctrlPr>
                <w:rPr>
                  <w:rFonts w:ascii="Cambria Math" w:eastAsia="Calibri" w:hAnsi="Cambria Math"/>
                </w:rPr>
              </m:ctrlPr>
            </m:sSubPr>
            <m:e>
              <m:r>
                <w:rPr>
                  <w:rFonts w:ascii="Cambria Math" w:hAnsi="Cambria Math"/>
                </w:rPr>
                <m:t>ARECE</m:t>
              </m:r>
            </m:e>
            <m:sub>
              <m:r>
                <w:rPr>
                  <w:rFonts w:ascii="Cambria Math" w:eastAsia="Calibri" w:hAnsi="Cambria Math"/>
                </w:rPr>
                <m:t>y</m:t>
              </m:r>
            </m:sub>
          </m:sSub>
          <m:r>
            <m:rPr>
              <m:sty m:val="p"/>
            </m:rPr>
            <w:rPr>
              <w:rFonts w:ascii="Cambria Math" w:hAnsi="Cambria Math"/>
            </w:rPr>
            <m:t xml:space="preserve">) </m:t>
          </m:r>
        </m:oMath>
      </m:oMathPara>
    </w:p>
    <w:p w14:paraId="6811815B" w14:textId="77777777" w:rsidR="00D179D6" w:rsidRPr="00462199" w:rsidRDefault="00D179D6" w:rsidP="006E3A7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687"/>
        <w:gridCol w:w="720"/>
        <w:gridCol w:w="6131"/>
      </w:tblGrid>
      <w:tr w:rsidR="00D179D6" w:rsidRPr="00462199" w14:paraId="34785048" w14:textId="77777777" w:rsidTr="006E3A79">
        <w:trPr>
          <w:trHeight w:val="185"/>
        </w:trPr>
        <w:tc>
          <w:tcPr>
            <w:tcW w:w="1687" w:type="dxa"/>
            <w:tcMar>
              <w:left w:w="108" w:type="dxa"/>
              <w:right w:w="108" w:type="dxa"/>
            </w:tcMar>
          </w:tcPr>
          <w:p w14:paraId="029C6451" w14:textId="77777777" w:rsidR="00D179D6" w:rsidRPr="00462199" w:rsidRDefault="00F47FCB" w:rsidP="006E3A79">
            <w:pPr>
              <w:pStyle w:val="TableAshurst"/>
              <w:rPr>
                <w:rFonts w:eastAsia="Microsoft JhengHei"/>
              </w:rPr>
            </w:pPr>
            <m:oMathPara>
              <m:oMathParaPr>
                <m:jc m:val="left"/>
              </m:oMathParaPr>
              <m:oMath>
                <m:sSub>
                  <m:sSubPr>
                    <m:ctrlPr>
                      <w:rPr>
                        <w:rFonts w:ascii="Cambria Math" w:hAnsi="Cambria Math"/>
                      </w:rPr>
                    </m:ctrlPr>
                  </m:sSubPr>
                  <m:e>
                    <m:r>
                      <w:rPr>
                        <w:rFonts w:ascii="Cambria Math" w:hAnsi="Cambria Math"/>
                      </w:rPr>
                      <m:t>ECCPE</m:t>
                    </m:r>
                  </m:e>
                  <m:sub>
                    <m:r>
                      <w:rPr>
                        <w:rFonts w:ascii="Cambria Math" w:hAnsi="Cambria Math"/>
                      </w:rPr>
                      <m:t>y</m:t>
                    </m:r>
                  </m:sub>
                </m:sSub>
              </m:oMath>
            </m:oMathPara>
          </w:p>
        </w:tc>
        <w:tc>
          <w:tcPr>
            <w:tcW w:w="720" w:type="dxa"/>
            <w:tcMar>
              <w:left w:w="108" w:type="dxa"/>
              <w:right w:w="108" w:type="dxa"/>
            </w:tcMar>
          </w:tcPr>
          <w:p w14:paraId="44C12C40" w14:textId="77777777" w:rsidR="00D179D6" w:rsidRPr="00462199" w:rsidRDefault="00D179D6" w:rsidP="006E3A79">
            <w:pPr>
              <w:pStyle w:val="TableAshurst"/>
            </w:pPr>
            <w:r w:rsidRPr="00462199">
              <w:t>=</w:t>
            </w:r>
          </w:p>
        </w:tc>
        <w:tc>
          <w:tcPr>
            <w:tcW w:w="6131" w:type="dxa"/>
            <w:tcMar>
              <w:left w:w="108" w:type="dxa"/>
              <w:right w:w="108" w:type="dxa"/>
            </w:tcMar>
          </w:tcPr>
          <w:p w14:paraId="41CB6F44" w14:textId="77777777" w:rsidR="00D179D6" w:rsidRPr="00462199" w:rsidRDefault="00D179D6" w:rsidP="00864CE4">
            <w:pPr>
              <w:pStyle w:val="TableAshurst"/>
            </w:pPr>
            <w:r w:rsidRPr="00462199">
              <w:t>Eligible Carbon Cost Protection Emissions (</w:t>
            </w:r>
            <w:r w:rsidRPr="00462199">
              <w:rPr>
                <w:i/>
              </w:rPr>
              <w:t>t</w:t>
            </w:r>
            <w:r w:rsidRPr="00462199">
              <w:rPr>
                <w:bCs/>
                <w:i/>
              </w:rPr>
              <w:t>CO</w:t>
            </w:r>
            <w:r w:rsidRPr="00462199">
              <w:rPr>
                <w:bCs/>
                <w:i/>
                <w:vertAlign w:val="subscript"/>
              </w:rPr>
              <w:t>2</w:t>
            </w:r>
            <w:r w:rsidRPr="00462199">
              <w:t>) for the relevant calendar year (or part calendar year) (</w:t>
            </w:r>
            <w:r w:rsidRPr="00462199">
              <w:rPr>
                <w:i/>
              </w:rPr>
              <w:t>y</w:t>
            </w:r>
            <w:r w:rsidRPr="00462199">
              <w:t>)</w:t>
            </w:r>
          </w:p>
        </w:tc>
      </w:tr>
      <w:tr w:rsidR="00D179D6" w:rsidRPr="00462199" w14:paraId="4DE6B1DE" w14:textId="77777777" w:rsidTr="006E3A79">
        <w:trPr>
          <w:trHeight w:val="185"/>
        </w:trPr>
        <w:tc>
          <w:tcPr>
            <w:tcW w:w="1687" w:type="dxa"/>
            <w:tcMar>
              <w:left w:w="108" w:type="dxa"/>
              <w:right w:w="108" w:type="dxa"/>
            </w:tcMar>
          </w:tcPr>
          <w:p w14:paraId="06ACA610" w14:textId="77777777" w:rsidR="00D179D6" w:rsidRPr="00462199" w:rsidRDefault="00F47FCB" w:rsidP="006E3A79">
            <w:pPr>
              <w:pStyle w:val="TableAshurst"/>
              <w:rPr>
                <w:rFonts w:eastAsia="Calibri"/>
              </w:rPr>
            </w:pPr>
            <m:oMathPara>
              <m:oMathParaPr>
                <m:jc m:val="left"/>
              </m:oMathParaPr>
              <m:oMath>
                <m:sSub>
                  <m:sSubPr>
                    <m:ctrlPr>
                      <w:rPr>
                        <w:rFonts w:ascii="Cambria Math" w:eastAsia="Calibri" w:hAnsi="Cambria Math"/>
                      </w:rPr>
                    </m:ctrlPr>
                  </m:sSubPr>
                  <m:e>
                    <m:r>
                      <w:rPr>
                        <w:rFonts w:ascii="Cambria Math" w:hAnsi="Cambria Math"/>
                      </w:rPr>
                      <m:t>ACCPC</m:t>
                    </m:r>
                  </m:e>
                  <m:sub>
                    <m:r>
                      <w:rPr>
                        <w:rFonts w:ascii="Cambria Math" w:eastAsia="Calibri" w:hAnsi="Cambria Math"/>
                      </w:rPr>
                      <m:t>y</m:t>
                    </m:r>
                  </m:sub>
                </m:sSub>
              </m:oMath>
            </m:oMathPara>
          </w:p>
        </w:tc>
        <w:tc>
          <w:tcPr>
            <w:tcW w:w="720" w:type="dxa"/>
            <w:tcMar>
              <w:left w:w="108" w:type="dxa"/>
              <w:right w:w="108" w:type="dxa"/>
            </w:tcMar>
          </w:tcPr>
          <w:p w14:paraId="286B675D" w14:textId="77777777" w:rsidR="00D179D6" w:rsidRPr="00462199" w:rsidRDefault="00D179D6" w:rsidP="006E3A79">
            <w:pPr>
              <w:pStyle w:val="TableAshurst"/>
            </w:pPr>
            <w:r w:rsidRPr="00462199">
              <w:t>=</w:t>
            </w:r>
          </w:p>
        </w:tc>
        <w:tc>
          <w:tcPr>
            <w:tcW w:w="6131" w:type="dxa"/>
            <w:tcMar>
              <w:left w:w="108" w:type="dxa"/>
              <w:right w:w="108" w:type="dxa"/>
            </w:tcMar>
          </w:tcPr>
          <w:p w14:paraId="3B69336D" w14:textId="77777777" w:rsidR="00D179D6" w:rsidRPr="00462199" w:rsidRDefault="00D179D6" w:rsidP="00864CE4">
            <w:pPr>
              <w:pStyle w:val="TableAshurst"/>
            </w:pPr>
            <w:r w:rsidRPr="00462199">
              <w:t>Annual Carbon Cost Protection Cap (</w:t>
            </w:r>
            <w:r w:rsidRPr="00462199">
              <w:rPr>
                <w:i/>
              </w:rPr>
              <w:t>t</w:t>
            </w:r>
            <w:r w:rsidRPr="00462199">
              <w:rPr>
                <w:bCs/>
                <w:i/>
              </w:rPr>
              <w:t>CO</w:t>
            </w:r>
            <w:r w:rsidRPr="00462199">
              <w:rPr>
                <w:bCs/>
                <w:i/>
                <w:vertAlign w:val="subscript"/>
              </w:rPr>
              <w:t>2</w:t>
            </w:r>
            <w:r w:rsidRPr="00462199">
              <w:t>) for the relevant calendar year (or part calendar year) (</w:t>
            </w:r>
            <w:r w:rsidRPr="00462199">
              <w:rPr>
                <w:i/>
              </w:rPr>
              <w:t>y</w:t>
            </w:r>
            <w:r w:rsidRPr="00462199">
              <w:t>)</w:t>
            </w:r>
          </w:p>
        </w:tc>
      </w:tr>
      <w:tr w:rsidR="00D179D6" w:rsidRPr="00462199" w14:paraId="7EC2FEA0" w14:textId="77777777" w:rsidTr="006E3A79">
        <w:trPr>
          <w:trHeight w:val="185"/>
        </w:trPr>
        <w:tc>
          <w:tcPr>
            <w:tcW w:w="1687" w:type="dxa"/>
            <w:tcMar>
              <w:left w:w="108" w:type="dxa"/>
              <w:right w:w="108" w:type="dxa"/>
            </w:tcMar>
          </w:tcPr>
          <w:p w14:paraId="26426040" w14:textId="77777777" w:rsidR="00D179D6" w:rsidRPr="00462199" w:rsidRDefault="00F47FCB" w:rsidP="006E3A79">
            <w:pPr>
              <w:pStyle w:val="TableAshurst"/>
              <w:rPr>
                <w:rFonts w:eastAsia="Microsoft JhengHei"/>
                <w:iCs/>
              </w:rPr>
            </w:pPr>
            <m:oMathPara>
              <m:oMathParaPr>
                <m:jc m:val="left"/>
              </m:oMathParaPr>
              <m:oMath>
                <m:sSub>
                  <m:sSubPr>
                    <m:ctrlPr>
                      <w:rPr>
                        <w:rFonts w:ascii="Cambria Math" w:eastAsia="Calibri" w:hAnsi="Cambria Math"/>
                      </w:rPr>
                    </m:ctrlPr>
                  </m:sSubPr>
                  <m:e>
                    <m:r>
                      <w:rPr>
                        <w:rFonts w:ascii="Cambria Math" w:hAnsi="Cambria Math"/>
                      </w:rPr>
                      <m:t>ARECE</m:t>
                    </m:r>
                  </m:e>
                  <m:sub>
                    <m:r>
                      <w:rPr>
                        <w:rFonts w:ascii="Cambria Math" w:eastAsia="Calibri" w:hAnsi="Cambria Math"/>
                      </w:rPr>
                      <m:t>y</m:t>
                    </m:r>
                  </m:sub>
                </m:sSub>
              </m:oMath>
            </m:oMathPara>
          </w:p>
        </w:tc>
        <w:tc>
          <w:tcPr>
            <w:tcW w:w="720" w:type="dxa"/>
            <w:tcMar>
              <w:left w:w="108" w:type="dxa"/>
              <w:right w:w="108" w:type="dxa"/>
            </w:tcMar>
          </w:tcPr>
          <w:p w14:paraId="5B733F7B" w14:textId="77777777" w:rsidR="00D179D6" w:rsidRPr="00462199" w:rsidRDefault="00D179D6" w:rsidP="006E3A79">
            <w:pPr>
              <w:pStyle w:val="TableAshurst"/>
            </w:pPr>
            <w:r w:rsidRPr="00462199">
              <w:t>=</w:t>
            </w:r>
          </w:p>
        </w:tc>
        <w:tc>
          <w:tcPr>
            <w:tcW w:w="6131" w:type="dxa"/>
            <w:tcMar>
              <w:left w:w="108" w:type="dxa"/>
              <w:right w:w="108" w:type="dxa"/>
            </w:tcMar>
          </w:tcPr>
          <w:p w14:paraId="6F572F6B" w14:textId="77777777" w:rsidR="00D179D6" w:rsidRPr="00462199" w:rsidRDefault="00D179D6" w:rsidP="00864CE4">
            <w:pPr>
              <w:pStyle w:val="TableAshurst"/>
            </w:pPr>
            <w:r w:rsidRPr="00462199">
              <w:t>Aggregate CO</w:t>
            </w:r>
            <w:r w:rsidRPr="00462199">
              <w:rPr>
                <w:vertAlign w:val="subscript"/>
              </w:rPr>
              <w:t>2</w:t>
            </w:r>
            <w:r w:rsidRPr="00462199">
              <w:t xml:space="preserve"> T&amp;S Outage Relief Event Carbon Emissions (</w:t>
            </w:r>
            <w:r w:rsidRPr="00462199">
              <w:rPr>
                <w:i/>
              </w:rPr>
              <w:t>t</w:t>
            </w:r>
            <w:r w:rsidRPr="00462199">
              <w:rPr>
                <w:bCs/>
                <w:i/>
              </w:rPr>
              <w:t>CO</w:t>
            </w:r>
            <w:r w:rsidRPr="00462199">
              <w:rPr>
                <w:bCs/>
                <w:i/>
                <w:vertAlign w:val="subscript"/>
              </w:rPr>
              <w:t>2</w:t>
            </w:r>
            <w:r w:rsidRPr="00462199">
              <w:t>) for the relevant calendar year (or part calendar year) (</w:t>
            </w:r>
            <w:r w:rsidRPr="00462199">
              <w:rPr>
                <w:i/>
              </w:rPr>
              <w:t>y</w:t>
            </w:r>
            <w:r w:rsidRPr="00462199">
              <w:t>)</w:t>
            </w:r>
          </w:p>
        </w:tc>
      </w:tr>
    </w:tbl>
    <w:p w14:paraId="19AF298D" w14:textId="77777777" w:rsidR="00D179D6" w:rsidRPr="00462199" w:rsidRDefault="00D179D6" w:rsidP="005B3BB9">
      <w:pPr>
        <w:pStyle w:val="H2Ashurst"/>
      </w:pPr>
      <w:bookmarkStart w:id="3335" w:name="_Ref144113542"/>
      <w:r w:rsidRPr="00462199">
        <w:t xml:space="preserve">The LCHA Counterparty shall calculate the </w:t>
      </w:r>
      <w:r w:rsidRPr="00462199">
        <w:rPr>
          <w:b/>
        </w:rPr>
        <w:t>"Aggregate CO</w:t>
      </w:r>
      <w:r w:rsidRPr="00462199">
        <w:rPr>
          <w:b/>
          <w:vertAlign w:val="subscript"/>
        </w:rPr>
        <w:t>2</w:t>
      </w:r>
      <w:r w:rsidRPr="00462199">
        <w:rPr>
          <w:b/>
        </w:rPr>
        <w:t xml:space="preserve"> T&amp;S Outage Relief Event Carbon Emissions"</w:t>
      </w:r>
      <w:r w:rsidRPr="00462199">
        <w:t xml:space="preserve"> for each calendar year (or part calendar year) (</w:t>
      </w:r>
      <w:r w:rsidRPr="00462199">
        <w:rPr>
          <w:i/>
        </w:rPr>
        <w:t>y</w:t>
      </w:r>
      <w:r w:rsidRPr="00462199">
        <w:t>) during the Payment Period, which shall be expressed in tCO</w:t>
      </w:r>
      <w:r w:rsidRPr="00462199">
        <w:rPr>
          <w:vertAlign w:val="subscript"/>
        </w:rPr>
        <w:t>2</w:t>
      </w:r>
      <w:r w:rsidRPr="00462199">
        <w:t xml:space="preserve"> and calculated as follows:</w:t>
      </w:r>
      <w:bookmarkEnd w:id="3335"/>
    </w:p>
    <w:p w14:paraId="6FD9CF93" w14:textId="1532E88D" w:rsidR="00D179D6" w:rsidRPr="00462199" w:rsidRDefault="00F47FCB" w:rsidP="006E3A79">
      <w:pPr>
        <w:pStyle w:val="NormalAshurst"/>
        <w:rPr>
          <w:iCs/>
        </w:rPr>
      </w:pPr>
      <m:oMathPara>
        <m:oMath>
          <m:sSub>
            <m:sSubPr>
              <m:ctrlPr>
                <w:rPr>
                  <w:rFonts w:ascii="Cambria Math" w:eastAsia="Calibri" w:hAnsi="Cambria Math"/>
                </w:rPr>
              </m:ctrlPr>
            </m:sSubPr>
            <m:e>
              <m:r>
                <w:rPr>
                  <w:rFonts w:ascii="Cambria Math" w:hAnsi="Cambria Math"/>
                </w:rPr>
                <m:t>ARECE</m:t>
              </m:r>
            </m:e>
            <m:sub>
              <m:r>
                <w:rPr>
                  <w:rFonts w:ascii="Cambria Math" w:eastAsia="Calibri" w:hAnsi="Cambria Math"/>
                </w:rPr>
                <m:t>y</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m=1</m:t>
              </m:r>
            </m:sub>
            <m:sup>
              <m:r>
                <w:rPr>
                  <w:rFonts w:ascii="Cambria Math" w:hAnsi="Cambria Math"/>
                </w:rPr>
                <m:t>n</m:t>
              </m:r>
            </m:sup>
            <m:e>
              <m:sSub>
                <m:sSubPr>
                  <m:ctrlPr>
                    <w:rPr>
                      <w:rFonts w:ascii="Cambria Math" w:hAnsi="Cambria Math"/>
                      <w:i/>
                    </w:rPr>
                  </m:ctrlPr>
                </m:sSubPr>
                <m:e>
                  <m:r>
                    <w:rPr>
                      <w:rFonts w:ascii="Cambria Math" w:hAnsi="Cambria Math"/>
                    </w:rPr>
                    <m:t>ARUCE</m:t>
                  </m:r>
                </m:e>
                <m:sub>
                  <m:r>
                    <w:rPr>
                      <w:rFonts w:ascii="Cambria Math" w:hAnsi="Cambria Math"/>
                    </w:rPr>
                    <m:t>m</m:t>
                  </m:r>
                </m:sub>
              </m:sSub>
            </m:e>
          </m:nary>
        </m:oMath>
      </m:oMathPara>
    </w:p>
    <w:p w14:paraId="11FD33F0" w14:textId="77777777" w:rsidR="00D179D6" w:rsidRPr="00462199" w:rsidRDefault="00D179D6" w:rsidP="006E3A7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687"/>
        <w:gridCol w:w="734"/>
        <w:gridCol w:w="6117"/>
      </w:tblGrid>
      <w:tr w:rsidR="00D179D6" w:rsidRPr="00462199" w14:paraId="143344CF" w14:textId="77777777" w:rsidTr="006E3A79">
        <w:trPr>
          <w:trHeight w:val="185"/>
        </w:trPr>
        <w:tc>
          <w:tcPr>
            <w:tcW w:w="1687" w:type="dxa"/>
            <w:tcMar>
              <w:left w:w="108" w:type="dxa"/>
              <w:right w:w="108" w:type="dxa"/>
            </w:tcMar>
          </w:tcPr>
          <w:p w14:paraId="39BE49A4" w14:textId="77777777" w:rsidR="00D179D6" w:rsidRPr="00462199" w:rsidRDefault="00F47FCB" w:rsidP="006E3A79">
            <w:pPr>
              <w:pStyle w:val="TableAshurst"/>
              <w:rPr>
                <w:rFonts w:eastAsia="Calibri"/>
              </w:rPr>
            </w:pPr>
            <m:oMathPara>
              <m:oMathParaPr>
                <m:jc m:val="left"/>
              </m:oMathParaPr>
              <m:oMath>
                <m:sSub>
                  <m:sSubPr>
                    <m:ctrlPr>
                      <w:rPr>
                        <w:rFonts w:ascii="Cambria Math" w:eastAsia="Calibri" w:hAnsi="Cambria Math"/>
                      </w:rPr>
                    </m:ctrlPr>
                  </m:sSubPr>
                  <m:e>
                    <m:r>
                      <w:rPr>
                        <w:rFonts w:ascii="Cambria Math" w:hAnsi="Cambria Math"/>
                      </w:rPr>
                      <m:t>ARECE</m:t>
                    </m:r>
                  </m:e>
                  <m:sub>
                    <m:r>
                      <w:rPr>
                        <w:rFonts w:ascii="Cambria Math" w:eastAsia="Calibri" w:hAnsi="Cambria Math"/>
                      </w:rPr>
                      <m:t>y</m:t>
                    </m:r>
                  </m:sub>
                </m:sSub>
              </m:oMath>
            </m:oMathPara>
          </w:p>
        </w:tc>
        <w:tc>
          <w:tcPr>
            <w:tcW w:w="734" w:type="dxa"/>
            <w:tcMar>
              <w:left w:w="108" w:type="dxa"/>
              <w:right w:w="108" w:type="dxa"/>
            </w:tcMar>
          </w:tcPr>
          <w:p w14:paraId="541BEF0B" w14:textId="77777777" w:rsidR="00D179D6" w:rsidRPr="00462199" w:rsidRDefault="00D179D6" w:rsidP="006E3A79">
            <w:pPr>
              <w:pStyle w:val="TableAshurst"/>
            </w:pPr>
            <w:r w:rsidRPr="00462199">
              <w:t>=</w:t>
            </w:r>
          </w:p>
        </w:tc>
        <w:tc>
          <w:tcPr>
            <w:tcW w:w="6117" w:type="dxa"/>
            <w:tcMar>
              <w:left w:w="108" w:type="dxa"/>
              <w:right w:w="108" w:type="dxa"/>
            </w:tcMar>
          </w:tcPr>
          <w:p w14:paraId="4EAE6A5D" w14:textId="77777777" w:rsidR="00D179D6" w:rsidRPr="00462199" w:rsidRDefault="00D179D6" w:rsidP="00864CE4">
            <w:pPr>
              <w:pStyle w:val="TableAshurst"/>
            </w:pPr>
            <w:r w:rsidRPr="00462199">
              <w:t>Aggregate CO</w:t>
            </w:r>
            <w:r w:rsidRPr="00462199">
              <w:rPr>
                <w:vertAlign w:val="subscript"/>
              </w:rPr>
              <w:t>2</w:t>
            </w:r>
            <w:r w:rsidRPr="00462199">
              <w:t xml:space="preserve"> T&amp;S Outage Relief Event Carbon Emissions (</w:t>
            </w:r>
            <w:r w:rsidRPr="00462199">
              <w:rPr>
                <w:i/>
              </w:rPr>
              <w:t>t</w:t>
            </w:r>
            <w:r w:rsidRPr="00462199">
              <w:rPr>
                <w:bCs/>
                <w:i/>
              </w:rPr>
              <w:t>CO</w:t>
            </w:r>
            <w:r w:rsidRPr="00462199">
              <w:rPr>
                <w:bCs/>
                <w:i/>
                <w:vertAlign w:val="subscript"/>
              </w:rPr>
              <w:t>2</w:t>
            </w:r>
            <w:r w:rsidRPr="00462199">
              <w:t>) for the relevant calendar year (or part calendar year) (</w:t>
            </w:r>
            <w:r w:rsidRPr="00462199">
              <w:rPr>
                <w:i/>
              </w:rPr>
              <w:t>y</w:t>
            </w:r>
            <w:r w:rsidRPr="00462199">
              <w:t>)</w:t>
            </w:r>
          </w:p>
        </w:tc>
      </w:tr>
      <w:tr w:rsidR="00D179D6" w:rsidRPr="00462199" w14:paraId="2A75DDBF" w14:textId="77777777" w:rsidTr="006E3A79">
        <w:trPr>
          <w:trHeight w:val="60"/>
        </w:trPr>
        <w:tc>
          <w:tcPr>
            <w:tcW w:w="1687" w:type="dxa"/>
            <w:tcMar>
              <w:left w:w="108" w:type="dxa"/>
              <w:right w:w="108" w:type="dxa"/>
            </w:tcMar>
          </w:tcPr>
          <w:p w14:paraId="0DE37692" w14:textId="77777777" w:rsidR="00D179D6" w:rsidRPr="00462199" w:rsidRDefault="00D179D6" w:rsidP="006E3A79">
            <w:pPr>
              <w:pStyle w:val="TableAshurst"/>
              <w:rPr>
                <w:rFonts w:eastAsia="Microsoft JhengHei"/>
              </w:rPr>
            </w:pPr>
            <m:oMathPara>
              <m:oMathParaPr>
                <m:jc m:val="left"/>
              </m:oMathParaPr>
              <m:oMath>
                <m:r>
                  <w:rPr>
                    <w:rFonts w:ascii="Cambria Math" w:hAnsi="Cambria Math"/>
                  </w:rPr>
                  <m:t>ARU</m:t>
                </m:r>
                <m:sSub>
                  <m:sSubPr>
                    <m:ctrlPr>
                      <w:rPr>
                        <w:rFonts w:ascii="Cambria Math" w:hAnsi="Cambria Math"/>
                      </w:rPr>
                    </m:ctrlPr>
                  </m:sSubPr>
                  <m:e>
                    <m:r>
                      <w:rPr>
                        <w:rFonts w:ascii="Cambria Math" w:hAnsi="Cambria Math"/>
                      </w:rPr>
                      <m:t>CE</m:t>
                    </m:r>
                  </m:e>
                  <m:sub>
                    <m:r>
                      <w:rPr>
                        <w:rFonts w:ascii="Cambria Math" w:hAnsi="Cambria Math"/>
                      </w:rPr>
                      <m:t>m</m:t>
                    </m:r>
                  </m:sub>
                </m:sSub>
              </m:oMath>
            </m:oMathPara>
          </w:p>
        </w:tc>
        <w:tc>
          <w:tcPr>
            <w:tcW w:w="734" w:type="dxa"/>
            <w:tcMar>
              <w:left w:w="108" w:type="dxa"/>
              <w:right w:w="108" w:type="dxa"/>
            </w:tcMar>
          </w:tcPr>
          <w:p w14:paraId="6A486972" w14:textId="77777777" w:rsidR="00D179D6" w:rsidRPr="00462199" w:rsidRDefault="00D179D6" w:rsidP="006E3A79">
            <w:pPr>
              <w:pStyle w:val="TableAshurst"/>
            </w:pPr>
            <w:r w:rsidRPr="00462199">
              <w:t>=</w:t>
            </w:r>
          </w:p>
        </w:tc>
        <w:tc>
          <w:tcPr>
            <w:tcW w:w="6117" w:type="dxa"/>
            <w:tcMar>
              <w:left w:w="108" w:type="dxa"/>
              <w:right w:w="108" w:type="dxa"/>
            </w:tcMar>
          </w:tcPr>
          <w:p w14:paraId="77023345" w14:textId="77777777" w:rsidR="00D179D6" w:rsidRPr="00462199" w:rsidRDefault="00D179D6" w:rsidP="00864CE4">
            <w:pPr>
              <w:pStyle w:val="TableAshurst"/>
            </w:pPr>
            <w:r w:rsidRPr="00462199">
              <w:t>Aggregate Reporting Unit</w:t>
            </w:r>
            <w:r w:rsidRPr="00462199">
              <w:rPr>
                <w:b/>
              </w:rPr>
              <w:t xml:space="preserve"> </w:t>
            </w:r>
            <w:r w:rsidRPr="00462199">
              <w:t>Carbon Emissions (</w:t>
            </w:r>
            <w:r w:rsidRPr="00462199">
              <w:rPr>
                <w:i/>
              </w:rPr>
              <w:t>t</w:t>
            </w:r>
            <w:r w:rsidRPr="00462199">
              <w:rPr>
                <w:bCs/>
                <w:i/>
              </w:rPr>
              <w:t>CO</w:t>
            </w:r>
            <w:r w:rsidRPr="00462199">
              <w:rPr>
                <w:bCs/>
                <w:i/>
                <w:vertAlign w:val="subscript"/>
              </w:rPr>
              <w:t>2</w:t>
            </w:r>
            <w:r w:rsidRPr="00462199">
              <w:t>) for the relevant Billing Period (</w:t>
            </w:r>
            <w:r w:rsidRPr="00462199">
              <w:rPr>
                <w:i/>
              </w:rPr>
              <w:t>m</w:t>
            </w:r>
            <w:r w:rsidRPr="00462199">
              <w:t>)</w:t>
            </w:r>
          </w:p>
        </w:tc>
      </w:tr>
      <w:tr w:rsidR="00D179D6" w:rsidRPr="00462199" w14:paraId="6BB6A472" w14:textId="77777777" w:rsidTr="006E3A79">
        <w:trPr>
          <w:trHeight w:val="60"/>
        </w:trPr>
        <w:tc>
          <w:tcPr>
            <w:tcW w:w="1687" w:type="dxa"/>
            <w:tcMar>
              <w:left w:w="108" w:type="dxa"/>
              <w:right w:w="108" w:type="dxa"/>
            </w:tcMar>
          </w:tcPr>
          <w:p w14:paraId="06C8AFA6" w14:textId="77777777" w:rsidR="00D179D6" w:rsidRPr="00462199" w:rsidRDefault="00D179D6" w:rsidP="006E3A79">
            <w:pPr>
              <w:pStyle w:val="TableAshurst"/>
              <w:rPr>
                <w:rFonts w:eastAsia="Calibri"/>
                <w:iCs/>
              </w:rPr>
            </w:pPr>
            <m:oMathPara>
              <m:oMathParaPr>
                <m:jc m:val="left"/>
              </m:oMathParaPr>
              <m:oMath>
                <m:r>
                  <w:rPr>
                    <w:rFonts w:ascii="Cambria Math" w:hAnsi="Cambria Math"/>
                  </w:rPr>
                  <m:t>m</m:t>
                </m:r>
              </m:oMath>
            </m:oMathPara>
          </w:p>
        </w:tc>
        <w:tc>
          <w:tcPr>
            <w:tcW w:w="734" w:type="dxa"/>
            <w:tcMar>
              <w:left w:w="108" w:type="dxa"/>
              <w:right w:w="108" w:type="dxa"/>
            </w:tcMar>
          </w:tcPr>
          <w:p w14:paraId="5C071CD0" w14:textId="77777777" w:rsidR="00D179D6" w:rsidRPr="00462199" w:rsidRDefault="00D179D6" w:rsidP="006E3A79">
            <w:pPr>
              <w:pStyle w:val="TableAshurst"/>
            </w:pPr>
            <w:r w:rsidRPr="00462199">
              <w:t>=</w:t>
            </w:r>
          </w:p>
        </w:tc>
        <w:tc>
          <w:tcPr>
            <w:tcW w:w="6117" w:type="dxa"/>
            <w:tcMar>
              <w:left w:w="108" w:type="dxa"/>
              <w:right w:w="108" w:type="dxa"/>
            </w:tcMar>
          </w:tcPr>
          <w:p w14:paraId="17E94988" w14:textId="78C40AED" w:rsidR="00D179D6" w:rsidRPr="00462199" w:rsidRDefault="00D179D6" w:rsidP="00864CE4">
            <w:pPr>
              <w:pStyle w:val="TableAshurst"/>
            </w:pPr>
            <w:r w:rsidRPr="00462199">
              <w:t>each Billing Period (</w:t>
            </w:r>
            <w:r w:rsidRPr="00462199">
              <w:rPr>
                <w:i/>
              </w:rPr>
              <w:t>m</w:t>
            </w:r>
            <w:r w:rsidRPr="00462199">
              <w:t xml:space="preserve">) in which the Aggregate Reporting Unit Carbon Emissions are calculated pursuant to </w:t>
            </w:r>
            <w:r w:rsidR="007248B2" w:rsidRPr="007248B2">
              <w:t>Condition</w:t>
            </w:r>
            <w:r w:rsidRPr="00462199">
              <w:t xml:space="preserve"> </w:t>
            </w:r>
            <w:r w:rsidR="00B870F6">
              <w:fldChar w:fldCharType="begin"/>
            </w:r>
            <w:r w:rsidR="00B870F6">
              <w:instrText xml:space="preserve"> REF _Ref144113543 \w \h </w:instrText>
            </w:r>
            <w:r w:rsidR="00B870F6">
              <w:fldChar w:fldCharType="separate"/>
            </w:r>
            <w:del w:id="3336" w:author="Faqir, Sofia (Energy Security)" w:date="2023-11-12T19:47:00Z">
              <w:r w:rsidR="00E473FC">
                <w:delText>19.6</w:delText>
              </w:r>
            </w:del>
            <w:r w:rsidR="00B870F6">
              <w:fldChar w:fldCharType="end"/>
            </w:r>
            <w:r w:rsidRPr="00462199">
              <w:t xml:space="preserve"> in the relevant calendar year (or part calendar year) (</w:t>
            </w:r>
            <w:r w:rsidRPr="00462199">
              <w:rPr>
                <w:i/>
              </w:rPr>
              <w:t>y</w:t>
            </w:r>
            <w:r w:rsidRPr="00462199">
              <w:t>)</w:t>
            </w:r>
          </w:p>
        </w:tc>
      </w:tr>
      <w:tr w:rsidR="00D179D6" w:rsidRPr="00462199" w14:paraId="7A6EE71F" w14:textId="77777777" w:rsidTr="006E3A79">
        <w:trPr>
          <w:trHeight w:val="60"/>
        </w:trPr>
        <w:tc>
          <w:tcPr>
            <w:tcW w:w="1687" w:type="dxa"/>
            <w:tcMar>
              <w:left w:w="108" w:type="dxa"/>
              <w:right w:w="108" w:type="dxa"/>
            </w:tcMar>
          </w:tcPr>
          <w:p w14:paraId="58CF928A" w14:textId="77777777" w:rsidR="00D179D6" w:rsidRPr="00462199" w:rsidRDefault="00D179D6" w:rsidP="006E3A79">
            <w:pPr>
              <w:pStyle w:val="TableAshurst"/>
              <w:rPr>
                <w:rFonts w:eastAsia="Calibri"/>
                <w:iCs/>
              </w:rPr>
            </w:pPr>
            <m:oMathPara>
              <m:oMathParaPr>
                <m:jc m:val="left"/>
              </m:oMathParaPr>
              <m:oMath>
                <m:r>
                  <w:rPr>
                    <w:rFonts w:ascii="Cambria Math" w:hAnsi="Cambria Math"/>
                  </w:rPr>
                  <m:t>n</m:t>
                </m:r>
              </m:oMath>
            </m:oMathPara>
          </w:p>
        </w:tc>
        <w:tc>
          <w:tcPr>
            <w:tcW w:w="734" w:type="dxa"/>
            <w:tcMar>
              <w:left w:w="108" w:type="dxa"/>
              <w:right w:w="108" w:type="dxa"/>
            </w:tcMar>
          </w:tcPr>
          <w:p w14:paraId="2E358BFB" w14:textId="77777777" w:rsidR="00D179D6" w:rsidRPr="00462199" w:rsidRDefault="00D179D6" w:rsidP="006E3A79">
            <w:pPr>
              <w:pStyle w:val="TableAshurst"/>
            </w:pPr>
            <w:r w:rsidRPr="00462199">
              <w:t>=</w:t>
            </w:r>
          </w:p>
        </w:tc>
        <w:tc>
          <w:tcPr>
            <w:tcW w:w="6117" w:type="dxa"/>
            <w:tcMar>
              <w:left w:w="108" w:type="dxa"/>
              <w:right w:w="108" w:type="dxa"/>
            </w:tcMar>
          </w:tcPr>
          <w:p w14:paraId="5747D979" w14:textId="13E41FA2" w:rsidR="00D179D6" w:rsidRPr="00462199" w:rsidRDefault="00D179D6" w:rsidP="00864CE4">
            <w:pPr>
              <w:pStyle w:val="TableAshurst"/>
            </w:pPr>
            <w:r w:rsidRPr="00462199">
              <w:t>number of Billing Periods (</w:t>
            </w:r>
            <w:r w:rsidRPr="00462199">
              <w:rPr>
                <w:i/>
              </w:rPr>
              <w:t>m</w:t>
            </w:r>
            <w:r w:rsidRPr="00462199">
              <w:t xml:space="preserve">) in which the Aggregate Reporting Unit Carbon Emissions are calculated pursuant to </w:t>
            </w:r>
            <w:r w:rsidR="007248B2" w:rsidRPr="007248B2">
              <w:t>Condition</w:t>
            </w:r>
            <w:r w:rsidRPr="00462199">
              <w:t xml:space="preserve"> </w:t>
            </w:r>
            <w:r w:rsidR="00B870F6">
              <w:fldChar w:fldCharType="begin"/>
            </w:r>
            <w:r w:rsidR="00B870F6">
              <w:instrText xml:space="preserve"> REF _Ref144113543 \w \h </w:instrText>
            </w:r>
            <w:r w:rsidR="00B870F6">
              <w:fldChar w:fldCharType="separate"/>
            </w:r>
            <w:del w:id="3337" w:author="Faqir, Sofia (Energy Security)" w:date="2023-11-12T19:47:00Z">
              <w:r w:rsidR="00E473FC">
                <w:delText>19.6</w:delText>
              </w:r>
            </w:del>
            <w:r w:rsidR="00B870F6">
              <w:fldChar w:fldCharType="end"/>
            </w:r>
            <w:r w:rsidRPr="00462199">
              <w:t xml:space="preserve"> in the relevant calendar year (or part calendar year) (</w:t>
            </w:r>
            <w:r w:rsidRPr="00462199">
              <w:rPr>
                <w:i/>
              </w:rPr>
              <w:t>y</w:t>
            </w:r>
            <w:r w:rsidRPr="00462199">
              <w:t>)</w:t>
            </w:r>
          </w:p>
        </w:tc>
      </w:tr>
    </w:tbl>
    <w:p w14:paraId="0BA58D3F" w14:textId="77777777" w:rsidR="00D179D6" w:rsidRPr="00462199" w:rsidRDefault="00D179D6" w:rsidP="005B3BB9">
      <w:pPr>
        <w:pStyle w:val="H2Ashurst"/>
        <w:rPr>
          <w:lang w:eastAsia="en-US"/>
        </w:rPr>
      </w:pPr>
      <w:bookmarkStart w:id="3338" w:name="_Ref144113543"/>
      <w:r w:rsidRPr="00462199">
        <w:t xml:space="preserve">If the Carbon Emissions Protection Trigger occurs in one (1) or more Billing Period during the Payment Period, the LCHA Counterparty shall calculate the </w:t>
      </w:r>
      <w:r w:rsidRPr="00462199">
        <w:rPr>
          <w:b/>
        </w:rPr>
        <w:t>"Aggregate Reporting Unit Carbon Emissions</w:t>
      </w:r>
      <w:r w:rsidRPr="00462199">
        <w:t>" for each such Billing Period (</w:t>
      </w:r>
      <w:r w:rsidRPr="00462199">
        <w:rPr>
          <w:i/>
        </w:rPr>
        <w:t>m</w:t>
      </w:r>
      <w:r w:rsidRPr="00462199">
        <w:t>), which shall be calculated as follows:</w:t>
      </w:r>
      <w:bookmarkEnd w:id="3338"/>
    </w:p>
    <w:p w14:paraId="69285C76" w14:textId="77777777" w:rsidR="00D179D6" w:rsidRPr="00462199" w:rsidRDefault="00D179D6" w:rsidP="006E3A79">
      <w:pPr>
        <w:pStyle w:val="NormalAshurst"/>
        <w:rPr>
          <w:iCs/>
        </w:rPr>
      </w:pPr>
      <m:oMathPara>
        <m:oMath>
          <m:r>
            <w:rPr>
              <w:rFonts w:ascii="Cambria Math" w:hAnsi="Cambria Math"/>
            </w:rPr>
            <m:t>ARU</m:t>
          </m:r>
          <m:sSub>
            <m:sSubPr>
              <m:ctrlPr>
                <w:rPr>
                  <w:rFonts w:ascii="Cambria Math" w:hAnsi="Cambria Math"/>
                </w:rPr>
              </m:ctrlPr>
            </m:sSubPr>
            <m:e>
              <m:r>
                <w:rPr>
                  <w:rFonts w:ascii="Cambria Math" w:hAnsi="Cambria Math"/>
                </w:rPr>
                <m:t>CE</m:t>
              </m:r>
            </m:e>
            <m:sub>
              <m:r>
                <w:rPr>
                  <w:rFonts w:ascii="Cambria Math" w:hAnsi="Cambria Math"/>
                </w:rPr>
                <m:t>m</m:t>
              </m:r>
            </m:sub>
          </m:sSub>
          <m:r>
            <m:rPr>
              <m:sty m:val="p"/>
            </m:rPr>
            <w:rPr>
              <w:rFonts w:ascii="Cambria Math" w:hAnsi="Cambria Math"/>
            </w:rPr>
            <m:t xml:space="preserve">= </m:t>
          </m:r>
          <m:d>
            <m:dPr>
              <m:ctrlPr>
                <w:rPr>
                  <w:rFonts w:ascii="Cambria Math" w:hAnsi="Cambria Math"/>
                </w:rPr>
              </m:ctrlPr>
            </m:dPr>
            <m:e>
              <m:nary>
                <m:naryPr>
                  <m:chr m:val="∑"/>
                  <m:limLoc m:val="subSup"/>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MCPE</m:t>
                      </m:r>
                    </m:e>
                    <m:sub>
                      <m:r>
                        <w:rPr>
                          <w:rFonts w:ascii="Cambria Math" w:hAnsi="Cambria Math"/>
                        </w:rPr>
                        <m:t>h</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CR</m:t>
                  </m:r>
                </m:e>
              </m:nary>
            </m:e>
          </m:d>
          <m:r>
            <m:rPr>
              <m:sty m:val="p"/>
            </m:rPr>
            <w:rPr>
              <w:rFonts w:ascii="Cambria Math" w:hAnsi="Cambria Math"/>
            </w:rPr>
            <m:t>-</m:t>
          </m:r>
          <m:nary>
            <m:naryPr>
              <m:chr m:val="∑"/>
              <m:limLoc m:val="subSup"/>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_</m:t>
              </m:r>
              <m:r>
                <w:rPr>
                  <w:rFonts w:ascii="Cambria Math" w:hAnsi="Cambria Math"/>
                </w:rPr>
                <m:t>Out</m:t>
              </m:r>
              <m:r>
                <m:rPr>
                  <m:sty m:val="p"/>
                </m:rPr>
                <w:rPr>
                  <w:rFonts w:ascii="Cambria Math" w:hAnsi="Cambria Math"/>
                </w:rPr>
                <m:t>_</m:t>
              </m:r>
              <m:sSub>
                <m:sSubPr>
                  <m:ctrlPr>
                    <w:rPr>
                      <w:rFonts w:ascii="Cambria Math" w:hAnsi="Cambria Math"/>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h</m:t>
                  </m:r>
                  <m:r>
                    <m:rPr>
                      <m:sty m:val="p"/>
                    </m:rPr>
                    <w:rPr>
                      <w:rFonts w:ascii="Cambria Math" w:hAnsi="Cambria Math"/>
                    </w:rPr>
                    <m:t>,</m:t>
                  </m:r>
                  <m:r>
                    <w:rPr>
                      <w:rFonts w:ascii="Cambria Math" w:hAnsi="Cambria Math"/>
                    </w:rPr>
                    <m:t>m</m:t>
                  </m:r>
                </m:sub>
              </m:sSub>
            </m:e>
          </m:nary>
        </m:oMath>
      </m:oMathPara>
    </w:p>
    <w:p w14:paraId="4C700C02" w14:textId="77777777" w:rsidR="00D179D6" w:rsidRPr="00462199" w:rsidRDefault="00D179D6" w:rsidP="006E3A7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687"/>
        <w:gridCol w:w="734"/>
        <w:gridCol w:w="6117"/>
      </w:tblGrid>
      <w:tr w:rsidR="00D179D6" w:rsidRPr="00462199" w14:paraId="09B598BB" w14:textId="77777777" w:rsidTr="006E3A79">
        <w:trPr>
          <w:trHeight w:val="185"/>
        </w:trPr>
        <w:tc>
          <w:tcPr>
            <w:tcW w:w="1687" w:type="dxa"/>
            <w:tcMar>
              <w:left w:w="108" w:type="dxa"/>
              <w:right w:w="108" w:type="dxa"/>
            </w:tcMar>
          </w:tcPr>
          <w:p w14:paraId="01898D36" w14:textId="77777777" w:rsidR="00D179D6" w:rsidRPr="00462199" w:rsidRDefault="00D179D6" w:rsidP="006E3A79">
            <w:pPr>
              <w:pStyle w:val="TableAshurst"/>
            </w:pPr>
            <m:oMathPara>
              <m:oMathParaPr>
                <m:jc m:val="left"/>
              </m:oMathParaPr>
              <m:oMath>
                <m:r>
                  <w:rPr>
                    <w:rFonts w:ascii="Cambria Math" w:hAnsi="Cambria Math"/>
                  </w:rPr>
                  <w:lastRenderedPageBreak/>
                  <m:t>ARU</m:t>
                </m:r>
                <m:sSub>
                  <m:sSubPr>
                    <m:ctrlPr>
                      <w:rPr>
                        <w:rFonts w:ascii="Cambria Math" w:hAnsi="Cambria Math"/>
                      </w:rPr>
                    </m:ctrlPr>
                  </m:sSubPr>
                  <m:e>
                    <m:r>
                      <w:rPr>
                        <w:rFonts w:ascii="Cambria Math" w:hAnsi="Cambria Math"/>
                      </w:rPr>
                      <m:t>CE</m:t>
                    </m:r>
                  </m:e>
                  <m:sub>
                    <m:r>
                      <w:rPr>
                        <w:rFonts w:ascii="Cambria Math" w:hAnsi="Cambria Math"/>
                      </w:rPr>
                      <m:t>m</m:t>
                    </m:r>
                  </m:sub>
                </m:sSub>
              </m:oMath>
            </m:oMathPara>
          </w:p>
        </w:tc>
        <w:tc>
          <w:tcPr>
            <w:tcW w:w="734" w:type="dxa"/>
            <w:tcMar>
              <w:left w:w="108" w:type="dxa"/>
              <w:right w:w="108" w:type="dxa"/>
            </w:tcMar>
          </w:tcPr>
          <w:p w14:paraId="14FAF3FC" w14:textId="77777777" w:rsidR="00D179D6" w:rsidRPr="00462199" w:rsidRDefault="00D179D6" w:rsidP="006E3A79">
            <w:pPr>
              <w:pStyle w:val="TableAshurst"/>
            </w:pPr>
            <w:r w:rsidRPr="00462199">
              <w:t>=</w:t>
            </w:r>
          </w:p>
        </w:tc>
        <w:tc>
          <w:tcPr>
            <w:tcW w:w="6117" w:type="dxa"/>
            <w:tcMar>
              <w:left w:w="108" w:type="dxa"/>
              <w:right w:w="108" w:type="dxa"/>
            </w:tcMar>
          </w:tcPr>
          <w:p w14:paraId="7A6EDA32" w14:textId="77777777" w:rsidR="00D179D6" w:rsidRPr="00462199" w:rsidRDefault="00D179D6" w:rsidP="00864CE4">
            <w:pPr>
              <w:pStyle w:val="TableAshurst"/>
            </w:pPr>
            <w:r w:rsidRPr="00462199">
              <w:t>Aggregate Reporting Unit</w:t>
            </w:r>
            <w:r w:rsidRPr="00462199">
              <w:rPr>
                <w:b/>
              </w:rPr>
              <w:t xml:space="preserve"> </w:t>
            </w:r>
            <w:r w:rsidRPr="00462199">
              <w:t>Carbon Emissions (</w:t>
            </w:r>
            <w:r w:rsidRPr="00462199">
              <w:rPr>
                <w:i/>
              </w:rPr>
              <w:t>t</w:t>
            </w:r>
            <w:r w:rsidRPr="00462199">
              <w:rPr>
                <w:bCs/>
                <w:i/>
              </w:rPr>
              <w:t>CO</w:t>
            </w:r>
            <w:r w:rsidRPr="00462199">
              <w:rPr>
                <w:bCs/>
                <w:i/>
                <w:vertAlign w:val="subscript"/>
              </w:rPr>
              <w:t>2</w:t>
            </w:r>
            <w:r w:rsidRPr="00462199">
              <w:t>) for each relevant Billing Period (</w:t>
            </w:r>
            <w:r w:rsidRPr="00462199">
              <w:rPr>
                <w:i/>
              </w:rPr>
              <w:t>m</w:t>
            </w:r>
            <w:r w:rsidRPr="00462199">
              <w:t>)</w:t>
            </w:r>
          </w:p>
        </w:tc>
      </w:tr>
      <w:tr w:rsidR="00D179D6" w:rsidRPr="00462199" w14:paraId="48CBD89F" w14:textId="77777777" w:rsidTr="006E3A79">
        <w:trPr>
          <w:trHeight w:val="185"/>
        </w:trPr>
        <w:tc>
          <w:tcPr>
            <w:tcW w:w="1687" w:type="dxa"/>
            <w:tcMar>
              <w:left w:w="108" w:type="dxa"/>
              <w:right w:w="108" w:type="dxa"/>
            </w:tcMar>
          </w:tcPr>
          <w:p w14:paraId="16B0F0AA" w14:textId="77777777" w:rsidR="00D179D6" w:rsidRPr="00462199" w:rsidRDefault="00D179D6" w:rsidP="006E3A79">
            <w:pPr>
              <w:pStyle w:val="TableAshurst"/>
            </w:pPr>
            <m:oMathPara>
              <m:oMathParaPr>
                <m:jc m:val="left"/>
              </m:oMathParaPr>
              <m:oMath>
                <m:r>
                  <w:rPr>
                    <w:rFonts w:ascii="Cambria Math" w:hAnsi="Cambria Math"/>
                  </w:rPr>
                  <m:t>MCP</m:t>
                </m:r>
                <m:sSub>
                  <m:sSubPr>
                    <m:ctrlPr>
                      <w:rPr>
                        <w:rFonts w:ascii="Cambria Math" w:hAnsi="Cambria Math"/>
                      </w:rPr>
                    </m:ctrlPr>
                  </m:sSubPr>
                  <m:e>
                    <m:r>
                      <w:rPr>
                        <w:rFonts w:ascii="Cambria Math" w:hAnsi="Cambria Math"/>
                      </w:rPr>
                      <m:t>E</m:t>
                    </m:r>
                  </m:e>
                  <m:sub>
                    <m:r>
                      <w:rPr>
                        <w:rFonts w:ascii="Cambria Math" w:hAnsi="Cambria Math"/>
                      </w:rPr>
                      <m:t>h</m:t>
                    </m:r>
                    <m:r>
                      <m:rPr>
                        <m:sty m:val="p"/>
                      </m:rPr>
                      <w:rPr>
                        <w:rFonts w:ascii="Cambria Math" w:hAnsi="Cambria Math"/>
                      </w:rPr>
                      <m:t>,</m:t>
                    </m:r>
                    <m:r>
                      <w:rPr>
                        <w:rFonts w:ascii="Cambria Math" w:hAnsi="Cambria Math"/>
                      </w:rPr>
                      <m:t>m</m:t>
                    </m:r>
                  </m:sub>
                </m:sSub>
              </m:oMath>
            </m:oMathPara>
          </w:p>
        </w:tc>
        <w:tc>
          <w:tcPr>
            <w:tcW w:w="734" w:type="dxa"/>
            <w:tcMar>
              <w:left w:w="108" w:type="dxa"/>
              <w:right w:w="108" w:type="dxa"/>
            </w:tcMar>
          </w:tcPr>
          <w:p w14:paraId="1D0D5C1D" w14:textId="77777777" w:rsidR="00D179D6" w:rsidRPr="00462199" w:rsidRDefault="00D179D6" w:rsidP="006E3A79">
            <w:pPr>
              <w:pStyle w:val="TableAshurst"/>
            </w:pPr>
            <w:r w:rsidRPr="00462199">
              <w:t>=</w:t>
            </w:r>
          </w:p>
        </w:tc>
        <w:tc>
          <w:tcPr>
            <w:tcW w:w="6117" w:type="dxa"/>
            <w:tcMar>
              <w:left w:w="108" w:type="dxa"/>
              <w:right w:w="108" w:type="dxa"/>
            </w:tcMar>
          </w:tcPr>
          <w:p w14:paraId="24937A69" w14:textId="77777777" w:rsidR="00D179D6" w:rsidRPr="00462199" w:rsidRDefault="00D179D6" w:rsidP="00864CE4">
            <w:pPr>
              <w:pStyle w:val="TableAshurst"/>
            </w:pPr>
            <w:r w:rsidRPr="00462199">
              <w:t>Measured Process CO</w:t>
            </w:r>
            <w:r w:rsidRPr="00462199">
              <w:rPr>
                <w:vertAlign w:val="subscript"/>
              </w:rPr>
              <w:t>2</w:t>
            </w:r>
            <w:r w:rsidRPr="00462199">
              <w:t xml:space="preserve"> Emissions (</w:t>
            </w:r>
            <w:r w:rsidRPr="00462199">
              <w:rPr>
                <w:i/>
              </w:rPr>
              <w:t>t</w:t>
            </w:r>
            <w:r w:rsidRPr="00462199">
              <w:rPr>
                <w:bCs/>
                <w:i/>
              </w:rPr>
              <w:t>CO</w:t>
            </w:r>
            <w:r w:rsidRPr="00462199">
              <w:rPr>
                <w:bCs/>
                <w:i/>
                <w:vertAlign w:val="subscript"/>
              </w:rPr>
              <w:t>2</w:t>
            </w:r>
            <w:r w:rsidRPr="00462199">
              <w:t>) for each Reporting Unit (</w:t>
            </w:r>
            <w:r w:rsidRPr="00462199">
              <w:rPr>
                <w:i/>
              </w:rPr>
              <w:t>h</w:t>
            </w:r>
            <w:r w:rsidRPr="00462199">
              <w:t>) during which a CO</w:t>
            </w:r>
            <w:r w:rsidRPr="00462199">
              <w:rPr>
                <w:vertAlign w:val="subscript"/>
              </w:rPr>
              <w:t>2</w:t>
            </w:r>
            <w:r w:rsidRPr="00462199">
              <w:t xml:space="preserve"> T&amp;S Outage Relief Event is deemed to have occurred in the relevant Billing Period (</w:t>
            </w:r>
            <w:r w:rsidRPr="00462199">
              <w:rPr>
                <w:i/>
              </w:rPr>
              <w:t>m</w:t>
            </w:r>
            <w:r w:rsidRPr="00462199">
              <w:t>)</w:t>
            </w:r>
          </w:p>
        </w:tc>
      </w:tr>
      <w:tr w:rsidR="00D179D6" w:rsidRPr="00462199" w14:paraId="67D6A0C9" w14:textId="77777777" w:rsidTr="006E3A79">
        <w:trPr>
          <w:trHeight w:val="185"/>
        </w:trPr>
        <w:tc>
          <w:tcPr>
            <w:tcW w:w="1687" w:type="dxa"/>
            <w:tcMar>
              <w:left w:w="108" w:type="dxa"/>
              <w:right w:w="108" w:type="dxa"/>
            </w:tcMar>
          </w:tcPr>
          <w:p w14:paraId="4F423ABB" w14:textId="77777777" w:rsidR="00D179D6" w:rsidRPr="00462199" w:rsidRDefault="00D179D6" w:rsidP="006E3A79">
            <w:pPr>
              <w:pStyle w:val="TableAshurst"/>
            </w:pPr>
            <m:oMathPara>
              <m:oMathParaPr>
                <m:jc m:val="left"/>
              </m:oMathParaPr>
              <m:oMath>
                <m:r>
                  <w:rPr>
                    <w:rFonts w:ascii="Cambria Math" w:hAnsi="Cambria Math"/>
                  </w:rPr>
                  <m:t>CR</m:t>
                </m:r>
              </m:oMath>
            </m:oMathPara>
          </w:p>
        </w:tc>
        <w:tc>
          <w:tcPr>
            <w:tcW w:w="734" w:type="dxa"/>
            <w:tcMar>
              <w:left w:w="108" w:type="dxa"/>
              <w:right w:w="108" w:type="dxa"/>
            </w:tcMar>
          </w:tcPr>
          <w:p w14:paraId="3AD3F226" w14:textId="77777777" w:rsidR="00D179D6" w:rsidRPr="00462199" w:rsidRDefault="00D179D6" w:rsidP="006E3A79">
            <w:pPr>
              <w:pStyle w:val="TableAshurst"/>
            </w:pPr>
            <w:r w:rsidRPr="00462199">
              <w:t>=</w:t>
            </w:r>
          </w:p>
        </w:tc>
        <w:tc>
          <w:tcPr>
            <w:tcW w:w="6117" w:type="dxa"/>
            <w:tcMar>
              <w:left w:w="108" w:type="dxa"/>
              <w:right w:w="108" w:type="dxa"/>
            </w:tcMar>
          </w:tcPr>
          <w:p w14:paraId="6FFD69F4" w14:textId="77777777" w:rsidR="00D179D6" w:rsidRPr="00462199" w:rsidRDefault="00D179D6" w:rsidP="00864CE4">
            <w:pPr>
              <w:pStyle w:val="TableAshurst"/>
            </w:pPr>
            <w:r w:rsidRPr="00462199">
              <w:t xml:space="preserve">Capture Rate </w:t>
            </w:r>
            <w:r w:rsidRPr="00BA74DE">
              <w:t>(</w:t>
            </w:r>
            <w:r w:rsidRPr="005D4468">
              <w:t>%</w:t>
            </w:r>
            <w:r w:rsidRPr="00BA74DE">
              <w:t>)</w:t>
            </w:r>
          </w:p>
        </w:tc>
      </w:tr>
      <w:tr w:rsidR="00D179D6" w:rsidRPr="00462199" w14:paraId="70D4E5C2" w14:textId="77777777" w:rsidTr="006E3A79">
        <w:trPr>
          <w:trHeight w:val="185"/>
        </w:trPr>
        <w:tc>
          <w:tcPr>
            <w:tcW w:w="1687" w:type="dxa"/>
            <w:tcMar>
              <w:left w:w="108" w:type="dxa"/>
              <w:right w:w="108" w:type="dxa"/>
            </w:tcMar>
          </w:tcPr>
          <w:p w14:paraId="2FE335A2" w14:textId="77777777" w:rsidR="00D179D6" w:rsidRPr="00462199"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_</m:t>
                </m:r>
                <m:r>
                  <w:rPr>
                    <w:rFonts w:ascii="Cambria Math" w:hAnsi="Cambria Math"/>
                  </w:rPr>
                  <m:t>Out</m:t>
                </m:r>
                <m:r>
                  <m:rPr>
                    <m:sty m:val="p"/>
                  </m:rPr>
                  <w:rPr>
                    <w:rFonts w:ascii="Cambria Math" w:hAnsi="Cambria Math"/>
                  </w:rPr>
                  <m:t>_</m:t>
                </m:r>
                <m:sSub>
                  <m:sSubPr>
                    <m:ctrlPr>
                      <w:rPr>
                        <w:rFonts w:ascii="Cambria Math" w:hAnsi="Cambria Math"/>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h</m:t>
                    </m:r>
                    <m:r>
                      <m:rPr>
                        <m:sty m:val="p"/>
                      </m:rPr>
                      <w:rPr>
                        <w:rFonts w:ascii="Cambria Math" w:hAnsi="Cambria Math"/>
                      </w:rPr>
                      <m:t>,</m:t>
                    </m:r>
                    <m:r>
                      <w:rPr>
                        <w:rFonts w:ascii="Cambria Math" w:hAnsi="Cambria Math"/>
                      </w:rPr>
                      <m:t>m</m:t>
                    </m:r>
                  </m:sub>
                </m:sSub>
              </m:oMath>
            </m:oMathPara>
          </w:p>
        </w:tc>
        <w:tc>
          <w:tcPr>
            <w:tcW w:w="734" w:type="dxa"/>
            <w:tcMar>
              <w:left w:w="108" w:type="dxa"/>
              <w:right w:w="108" w:type="dxa"/>
            </w:tcMar>
          </w:tcPr>
          <w:p w14:paraId="3A8D4FEF" w14:textId="77777777" w:rsidR="00D179D6" w:rsidRPr="00462199" w:rsidRDefault="00D179D6" w:rsidP="006E3A79">
            <w:pPr>
              <w:pStyle w:val="TableAshurst"/>
            </w:pPr>
            <w:r w:rsidRPr="00462199">
              <w:t>=</w:t>
            </w:r>
          </w:p>
        </w:tc>
        <w:tc>
          <w:tcPr>
            <w:tcW w:w="6117" w:type="dxa"/>
            <w:tcMar>
              <w:left w:w="108" w:type="dxa"/>
              <w:right w:w="108" w:type="dxa"/>
            </w:tcMar>
          </w:tcPr>
          <w:p w14:paraId="5A40539F" w14:textId="77777777" w:rsidR="00D179D6" w:rsidRPr="00462199" w:rsidRDefault="00D179D6" w:rsidP="00864CE4">
            <w:pPr>
              <w:pStyle w:val="TableAshurst"/>
            </w:pPr>
            <w:r w:rsidRPr="00462199">
              <w:t>Metered CO</w:t>
            </w:r>
            <w:r w:rsidRPr="00462199">
              <w:rPr>
                <w:vertAlign w:val="subscript"/>
              </w:rPr>
              <w:t>2</w:t>
            </w:r>
            <w:r w:rsidRPr="00462199">
              <w:t xml:space="preserve"> Output to CO</w:t>
            </w:r>
            <w:r w:rsidRPr="00462199">
              <w:rPr>
                <w:vertAlign w:val="subscript"/>
              </w:rPr>
              <w:t>2</w:t>
            </w:r>
            <w:r w:rsidRPr="00462199">
              <w:t xml:space="preserve"> T&amp;S (</w:t>
            </w:r>
            <w:r w:rsidRPr="00462199">
              <w:rPr>
                <w:i/>
              </w:rPr>
              <w:t>t</w:t>
            </w:r>
            <w:r w:rsidRPr="00462199">
              <w:rPr>
                <w:bCs/>
                <w:i/>
              </w:rPr>
              <w:t>CO</w:t>
            </w:r>
            <w:r w:rsidRPr="00462199">
              <w:rPr>
                <w:bCs/>
                <w:i/>
                <w:vertAlign w:val="subscript"/>
              </w:rPr>
              <w:t>2</w:t>
            </w:r>
            <w:r w:rsidRPr="00462199">
              <w:t>) for each Reporting Unit (</w:t>
            </w:r>
            <w:r w:rsidRPr="00462199">
              <w:rPr>
                <w:i/>
              </w:rPr>
              <w:t>h</w:t>
            </w:r>
            <w:r w:rsidRPr="00462199">
              <w:t>) during which a CO</w:t>
            </w:r>
            <w:r w:rsidRPr="00462199">
              <w:rPr>
                <w:vertAlign w:val="subscript"/>
              </w:rPr>
              <w:t>2</w:t>
            </w:r>
            <w:r w:rsidRPr="00462199">
              <w:t xml:space="preserve"> T&amp;S Outage Relief Event is deemed to have occurred in the relevant Billing Period (</w:t>
            </w:r>
            <w:r w:rsidRPr="00462199">
              <w:rPr>
                <w:i/>
              </w:rPr>
              <w:t>m</w:t>
            </w:r>
            <w:r w:rsidRPr="00462199">
              <w:t>)</w:t>
            </w:r>
          </w:p>
        </w:tc>
      </w:tr>
      <w:tr w:rsidR="00D179D6" w:rsidRPr="00462199" w14:paraId="0C06E7D2" w14:textId="77777777" w:rsidTr="006E3A79">
        <w:trPr>
          <w:trHeight w:val="185"/>
        </w:trPr>
        <w:tc>
          <w:tcPr>
            <w:tcW w:w="1687" w:type="dxa"/>
            <w:tcMar>
              <w:left w:w="108" w:type="dxa"/>
              <w:right w:w="108" w:type="dxa"/>
            </w:tcMar>
          </w:tcPr>
          <w:p w14:paraId="327F2C01" w14:textId="77777777" w:rsidR="00D179D6" w:rsidRPr="00462199" w:rsidRDefault="00D179D6" w:rsidP="006E3A79">
            <w:pPr>
              <w:pStyle w:val="TableAshurst"/>
              <w:rPr>
                <w:iCs/>
              </w:rPr>
            </w:pPr>
            <m:oMathPara>
              <m:oMathParaPr>
                <m:jc m:val="left"/>
              </m:oMathParaPr>
              <m:oMath>
                <m:r>
                  <w:rPr>
                    <w:rFonts w:ascii="Cambria Math" w:hAnsi="Cambria Math"/>
                  </w:rPr>
                  <m:t>n</m:t>
                </m:r>
              </m:oMath>
            </m:oMathPara>
          </w:p>
        </w:tc>
        <w:tc>
          <w:tcPr>
            <w:tcW w:w="734" w:type="dxa"/>
            <w:tcMar>
              <w:left w:w="108" w:type="dxa"/>
              <w:right w:w="108" w:type="dxa"/>
            </w:tcMar>
          </w:tcPr>
          <w:p w14:paraId="53C7E4D3" w14:textId="77777777" w:rsidR="00D179D6" w:rsidRPr="00462199" w:rsidRDefault="00D179D6" w:rsidP="006E3A79">
            <w:pPr>
              <w:pStyle w:val="TableAshurst"/>
            </w:pPr>
            <w:r w:rsidRPr="00462199">
              <w:t>=</w:t>
            </w:r>
          </w:p>
        </w:tc>
        <w:tc>
          <w:tcPr>
            <w:tcW w:w="6117" w:type="dxa"/>
            <w:tcMar>
              <w:left w:w="108" w:type="dxa"/>
              <w:right w:w="108" w:type="dxa"/>
            </w:tcMar>
          </w:tcPr>
          <w:p w14:paraId="36A250EA" w14:textId="0F0A5CAA" w:rsidR="00D179D6" w:rsidRPr="00462199" w:rsidRDefault="00D179D6" w:rsidP="00864CE4">
            <w:pPr>
              <w:pStyle w:val="TableAshurst"/>
            </w:pPr>
            <w:r w:rsidRPr="00462199">
              <w:t>number of Reporting Units during which a CO</w:t>
            </w:r>
            <w:r w:rsidRPr="00462199">
              <w:rPr>
                <w:vertAlign w:val="subscript"/>
              </w:rPr>
              <w:t>2</w:t>
            </w:r>
            <w:r w:rsidRPr="00462199">
              <w:t xml:space="preserve"> T&amp;S Outage Relief Event is deemed to have occurred from and including the ninety-seventh (</w:t>
            </w:r>
            <w:r w:rsidR="00BA74DE" w:rsidRPr="002C03FA">
              <w:rPr>
                <w:rFonts w:cs="Arial"/>
              </w:rPr>
              <w:t>97</w:t>
            </w:r>
            <w:r w:rsidR="00BA74DE" w:rsidRPr="002C03FA">
              <w:rPr>
                <w:rFonts w:cs="Arial"/>
                <w:vertAlign w:val="superscript"/>
              </w:rPr>
              <w:t>th</w:t>
            </w:r>
            <w:r w:rsidRPr="00462199">
              <w:t>) such Reporting Unit in the relevant Billing Period (</w:t>
            </w:r>
            <w:r w:rsidRPr="00462199">
              <w:rPr>
                <w:i/>
              </w:rPr>
              <w:t>m</w:t>
            </w:r>
            <w:r w:rsidRPr="00462199">
              <w:t>)</w:t>
            </w:r>
          </w:p>
        </w:tc>
      </w:tr>
      <w:tr w:rsidR="00D179D6" w:rsidRPr="00462199" w14:paraId="4D019901" w14:textId="77777777" w:rsidTr="006E3A79">
        <w:trPr>
          <w:trHeight w:val="185"/>
        </w:trPr>
        <w:tc>
          <w:tcPr>
            <w:tcW w:w="1687" w:type="dxa"/>
            <w:tcMar>
              <w:left w:w="108" w:type="dxa"/>
              <w:right w:w="108" w:type="dxa"/>
            </w:tcMar>
          </w:tcPr>
          <w:p w14:paraId="7FF80959" w14:textId="77777777" w:rsidR="00D179D6" w:rsidRPr="00462199" w:rsidRDefault="00D179D6" w:rsidP="006E3A79">
            <w:pPr>
              <w:pStyle w:val="TableAshurst"/>
            </w:pPr>
            <m:oMathPara>
              <m:oMathParaPr>
                <m:jc m:val="left"/>
              </m:oMathParaPr>
              <m:oMath>
                <m:r>
                  <w:rPr>
                    <w:rFonts w:ascii="Cambria Math" w:hAnsi="Cambria Math"/>
                  </w:rPr>
                  <m:t>h</m:t>
                </m:r>
              </m:oMath>
            </m:oMathPara>
          </w:p>
        </w:tc>
        <w:tc>
          <w:tcPr>
            <w:tcW w:w="734" w:type="dxa"/>
            <w:tcMar>
              <w:left w:w="108" w:type="dxa"/>
              <w:right w:w="108" w:type="dxa"/>
            </w:tcMar>
          </w:tcPr>
          <w:p w14:paraId="698BA606" w14:textId="77777777" w:rsidR="00D179D6" w:rsidRPr="00462199" w:rsidRDefault="00D179D6" w:rsidP="006E3A79">
            <w:pPr>
              <w:pStyle w:val="TableAshurst"/>
            </w:pPr>
            <w:r w:rsidRPr="00462199">
              <w:t>=</w:t>
            </w:r>
          </w:p>
        </w:tc>
        <w:tc>
          <w:tcPr>
            <w:tcW w:w="6117" w:type="dxa"/>
            <w:tcMar>
              <w:left w:w="108" w:type="dxa"/>
              <w:right w:w="108" w:type="dxa"/>
            </w:tcMar>
          </w:tcPr>
          <w:p w14:paraId="2D6D166A" w14:textId="30A243A6" w:rsidR="00D179D6" w:rsidRPr="00462199" w:rsidRDefault="00D179D6" w:rsidP="00864CE4">
            <w:pPr>
              <w:pStyle w:val="TableAshurst"/>
            </w:pPr>
            <w:r w:rsidRPr="00462199">
              <w:t>each Reporting Unit during which a CO</w:t>
            </w:r>
            <w:r w:rsidRPr="00462199">
              <w:rPr>
                <w:vertAlign w:val="subscript"/>
              </w:rPr>
              <w:t>2</w:t>
            </w:r>
            <w:r w:rsidRPr="00462199">
              <w:t xml:space="preserve"> T&amp;S Outage Relief Event is deemed to have occurred from and including the ninety-seventh (</w:t>
            </w:r>
            <w:r w:rsidR="00BA74DE" w:rsidRPr="002C03FA">
              <w:rPr>
                <w:rFonts w:cs="Arial"/>
              </w:rPr>
              <w:t>97</w:t>
            </w:r>
            <w:r w:rsidR="00BA74DE" w:rsidRPr="002C03FA">
              <w:rPr>
                <w:rFonts w:cs="Arial"/>
                <w:vertAlign w:val="superscript"/>
              </w:rPr>
              <w:t>th</w:t>
            </w:r>
            <w:r w:rsidRPr="00462199">
              <w:t>) such Reporting Unit in the relevant Billing Period (</w:t>
            </w:r>
            <w:r w:rsidRPr="00462199">
              <w:rPr>
                <w:i/>
              </w:rPr>
              <w:t>m</w:t>
            </w:r>
            <w:r w:rsidRPr="00462199">
              <w:t>)</w:t>
            </w:r>
          </w:p>
        </w:tc>
      </w:tr>
    </w:tbl>
    <w:p w14:paraId="5157938E" w14:textId="77777777" w:rsidR="00D179D6" w:rsidRPr="00462199" w:rsidRDefault="00D179D6" w:rsidP="005B3BB9">
      <w:pPr>
        <w:pStyle w:val="NormalBoldAshurst"/>
      </w:pPr>
      <w:r w:rsidRPr="00462199">
        <w:rPr>
          <w:i/>
        </w:rPr>
        <w:t>UK ETS Allowance Price and UK ETS Allowance Reference Price calculations</w:t>
      </w:r>
    </w:p>
    <w:p w14:paraId="27C48069" w14:textId="7E35A7EA" w:rsidR="00D179D6" w:rsidRPr="00462199" w:rsidRDefault="00D179D6" w:rsidP="005B3BB9">
      <w:pPr>
        <w:pStyle w:val="H2Ashurst"/>
      </w:pPr>
      <w:bookmarkStart w:id="3339" w:name="_Ref144113544"/>
      <w:r w:rsidRPr="00462199">
        <w:t xml:space="preserve">The LCHA Counterparty shall calculate the </w:t>
      </w:r>
      <w:r w:rsidRPr="00462199">
        <w:rPr>
          <w:b/>
        </w:rPr>
        <w:t xml:space="preserve">"UK ETS Allowance Price" </w:t>
      </w:r>
      <w:r w:rsidRPr="00462199">
        <w:t>for each UKAP Trading Day (</w:t>
      </w:r>
      <w:r w:rsidRPr="00462199">
        <w:rPr>
          <w:i/>
        </w:rPr>
        <w:t>i</w:t>
      </w:r>
      <w:r w:rsidRPr="00462199">
        <w:t>) in the relevant UKA Observation Period for the relevant calendar year (or part calendar year) (</w:t>
      </w:r>
      <w:r w:rsidRPr="00462199">
        <w:rPr>
          <w:i/>
        </w:rPr>
        <w:t>p</w:t>
      </w:r>
      <w:r w:rsidRPr="00462199">
        <w:t>), which shall be used to calculate the UK ETS Allowance Reference Price, and which shall be expressed in £/tCO</w:t>
      </w:r>
      <w:r w:rsidRPr="00462199">
        <w:rPr>
          <w:vertAlign w:val="subscript"/>
        </w:rPr>
        <w:t>2</w:t>
      </w:r>
      <w:r w:rsidRPr="00462199">
        <w:t xml:space="preserve"> and calculated as follows:</w:t>
      </w:r>
      <w:bookmarkEnd w:id="3339"/>
    </w:p>
    <w:p w14:paraId="387EFD1C" w14:textId="319E554E" w:rsidR="00D179D6" w:rsidRPr="00462199" w:rsidRDefault="00D179D6" w:rsidP="00202C21">
      <w:pPr>
        <w:pStyle w:val="H3Ashurst"/>
      </w:pPr>
      <w:bookmarkStart w:id="3340" w:name="_Ref144113545"/>
      <w:r w:rsidRPr="00462199">
        <w:t xml:space="preserve">subject to </w:t>
      </w:r>
      <w:r w:rsidR="007248B2" w:rsidRPr="007248B2">
        <w:t>Condition</w:t>
      </w:r>
      <w:r w:rsidR="00C9611D">
        <w:t xml:space="preserve"> </w:t>
      </w:r>
      <w:r w:rsidR="00C9611D">
        <w:fldChar w:fldCharType="begin"/>
      </w:r>
      <w:r w:rsidR="00C9611D">
        <w:instrText xml:space="preserve"> REF _Ref144113546 \w \h </w:instrText>
      </w:r>
      <w:r w:rsidR="00C9611D">
        <w:fldChar w:fldCharType="separate"/>
      </w:r>
      <w:del w:id="3341" w:author="Faqir, Sofia (Energy Security)" w:date="2023-11-12T19:47:00Z">
        <w:r w:rsidR="00E473FC">
          <w:delText>19.7(B)</w:delText>
        </w:r>
      </w:del>
      <w:r w:rsidR="00C9611D">
        <w:fldChar w:fldCharType="end"/>
      </w:r>
      <w:r w:rsidRPr="00462199">
        <w:t>, the UK ETS Allowance Price for each UKAP Trading Day (</w:t>
      </w:r>
      <w:r w:rsidRPr="00462199">
        <w:rPr>
          <w:i/>
        </w:rPr>
        <w:t>i</w:t>
      </w:r>
      <w:r w:rsidRPr="00462199">
        <w:t>) in the relevant UKA Observation Period for the relevant calendar year (or part calendar year) (</w:t>
      </w:r>
      <w:r w:rsidRPr="00462199">
        <w:rPr>
          <w:i/>
        </w:rPr>
        <w:t>p</w:t>
      </w:r>
      <w:r w:rsidRPr="00462199">
        <w:t>) shall be calculated in accordance with the following formula:</w:t>
      </w:r>
      <w:bookmarkEnd w:id="3340"/>
    </w:p>
    <w:p w14:paraId="7AC0E127" w14:textId="77777777" w:rsidR="00D179D6" w:rsidRPr="00462199" w:rsidRDefault="00F47FCB" w:rsidP="006E3A79">
      <w:pPr>
        <w:pStyle w:val="NormalAshurst"/>
        <w:rPr>
          <w:iCs/>
        </w:rPr>
      </w:pPr>
      <m:oMathPara>
        <m:oMath>
          <m:sSub>
            <m:sSubPr>
              <m:ctrlPr>
                <w:rPr>
                  <w:rFonts w:ascii="Cambria Math" w:hAnsi="Cambria Math"/>
                </w:rPr>
              </m:ctrlPr>
            </m:sSubPr>
            <m:e>
              <m:r>
                <w:rPr>
                  <w:rFonts w:ascii="Cambria Math" w:hAnsi="Cambria Math"/>
                </w:rPr>
                <m:t>UKAP</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e</m:t>
                      </m:r>
                    </m:sup>
                    <m:e>
                      <m:d>
                        <m:dPr>
                          <m:ctrlPr>
                            <w:rPr>
                              <w:rFonts w:ascii="Cambria Math" w:hAnsi="Cambria Math"/>
                            </w:rPr>
                          </m:ctrlPr>
                        </m:dPr>
                        <m:e>
                          <m:sSub>
                            <m:sSubPr>
                              <m:ctrlPr>
                                <w:rPr>
                                  <w:rFonts w:ascii="Cambria Math" w:hAnsi="Cambria Math"/>
                                </w:rPr>
                              </m:ctrlPr>
                            </m:sSubPr>
                            <m:e>
                              <m:r>
                                <w:rPr>
                                  <w:rFonts w:ascii="Cambria Math" w:hAnsi="Cambria Math"/>
                                </w:rPr>
                                <m:t>UKCSP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UKCTV</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sub>
                          </m:sSub>
                        </m:e>
                      </m:d>
                    </m:e>
                  </m:nary>
                </m:num>
                <m:den>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e</m:t>
                      </m:r>
                    </m:sup>
                    <m:e>
                      <m:d>
                        <m:dPr>
                          <m:ctrlPr>
                            <w:rPr>
                              <w:rFonts w:ascii="Cambria Math" w:hAnsi="Cambria Math"/>
                            </w:rPr>
                          </m:ctrlPr>
                        </m:dPr>
                        <m:e>
                          <m:sSub>
                            <m:sSubPr>
                              <m:ctrlPr>
                                <w:rPr>
                                  <w:rFonts w:ascii="Cambria Math" w:hAnsi="Cambria Math"/>
                                </w:rPr>
                              </m:ctrlPr>
                            </m:sSubPr>
                            <m:e>
                              <m:r>
                                <w:rPr>
                                  <w:rFonts w:ascii="Cambria Math" w:hAnsi="Cambria Math"/>
                                </w:rPr>
                                <m:t>UKCTV</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sub>
                          </m:sSub>
                        </m:e>
                      </m:d>
                    </m:e>
                  </m:nary>
                </m:den>
              </m:f>
            </m:e>
          </m:d>
          <m:r>
            <m:rPr>
              <m:sty m:val="p"/>
            </m:rPr>
            <w:rPr>
              <w:rFonts w:ascii="Cambria Math" w:hAnsi="Cambria Math"/>
            </w:rPr>
            <m:t xml:space="preserve">  </m:t>
          </m:r>
        </m:oMath>
      </m:oMathPara>
    </w:p>
    <w:p w14:paraId="548A8808" w14:textId="77777777" w:rsidR="00D179D6" w:rsidRPr="00462199" w:rsidRDefault="00D179D6" w:rsidP="006E3A7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687"/>
        <w:gridCol w:w="734"/>
        <w:gridCol w:w="6117"/>
      </w:tblGrid>
      <w:tr w:rsidR="00D179D6" w:rsidRPr="00462199" w14:paraId="12680AC8" w14:textId="77777777" w:rsidTr="006E3A79">
        <w:trPr>
          <w:trHeight w:val="185"/>
        </w:trPr>
        <w:tc>
          <w:tcPr>
            <w:tcW w:w="1687" w:type="dxa"/>
            <w:tcMar>
              <w:left w:w="108" w:type="dxa"/>
              <w:right w:w="108" w:type="dxa"/>
            </w:tcMar>
          </w:tcPr>
          <w:p w14:paraId="61918647" w14:textId="77777777" w:rsidR="00D179D6" w:rsidRPr="00462199" w:rsidRDefault="00F47FCB" w:rsidP="006E3A79">
            <w:pPr>
              <w:pStyle w:val="TableAshurst"/>
              <w:rPr>
                <w:rFonts w:eastAsia="Calibri"/>
              </w:rPr>
            </w:pPr>
            <m:oMathPara>
              <m:oMathParaPr>
                <m:jc m:val="left"/>
              </m:oMathParaPr>
              <m:oMath>
                <m:sSub>
                  <m:sSubPr>
                    <m:ctrlPr>
                      <w:rPr>
                        <w:rFonts w:ascii="Cambria Math" w:hAnsi="Cambria Math"/>
                      </w:rPr>
                    </m:ctrlPr>
                  </m:sSubPr>
                  <m:e>
                    <m:r>
                      <w:rPr>
                        <w:rFonts w:ascii="Cambria Math" w:hAnsi="Cambria Math"/>
                      </w:rPr>
                      <m:t>UKAP</m:t>
                    </m:r>
                  </m:e>
                  <m:sub>
                    <m:r>
                      <w:rPr>
                        <w:rFonts w:ascii="Cambria Math" w:hAnsi="Cambria Math"/>
                      </w:rPr>
                      <m:t>i</m:t>
                    </m:r>
                    <m:r>
                      <m:rPr>
                        <m:sty m:val="p"/>
                      </m:rPr>
                      <w:rPr>
                        <w:rFonts w:ascii="Cambria Math" w:hAnsi="Cambria Math"/>
                      </w:rPr>
                      <m:t>,</m:t>
                    </m:r>
                    <m:r>
                      <w:rPr>
                        <w:rFonts w:ascii="Cambria Math" w:hAnsi="Cambria Math"/>
                      </w:rPr>
                      <m:t>p</m:t>
                    </m:r>
                  </m:sub>
                </m:sSub>
              </m:oMath>
            </m:oMathPara>
          </w:p>
        </w:tc>
        <w:tc>
          <w:tcPr>
            <w:tcW w:w="734" w:type="dxa"/>
            <w:tcMar>
              <w:left w:w="108" w:type="dxa"/>
              <w:right w:w="108" w:type="dxa"/>
            </w:tcMar>
          </w:tcPr>
          <w:p w14:paraId="26D936CC" w14:textId="77777777" w:rsidR="00D179D6" w:rsidRPr="00462199" w:rsidRDefault="00D179D6" w:rsidP="006E3A79">
            <w:pPr>
              <w:pStyle w:val="TableAshurst"/>
            </w:pPr>
            <w:r w:rsidRPr="00462199">
              <w:t>=</w:t>
            </w:r>
          </w:p>
        </w:tc>
        <w:tc>
          <w:tcPr>
            <w:tcW w:w="6117" w:type="dxa"/>
            <w:tcMar>
              <w:left w:w="108" w:type="dxa"/>
              <w:right w:w="108" w:type="dxa"/>
            </w:tcMar>
          </w:tcPr>
          <w:p w14:paraId="76180440" w14:textId="5C84F2F8" w:rsidR="00D179D6" w:rsidRPr="00462199" w:rsidRDefault="00D179D6" w:rsidP="00864CE4">
            <w:pPr>
              <w:pStyle w:val="TableAshurst"/>
            </w:pPr>
            <w:r w:rsidRPr="00462199">
              <w:t>UK ETS Allowance Price (</w:t>
            </w:r>
            <w:r w:rsidRPr="00462199">
              <w:rPr>
                <w:i/>
              </w:rPr>
              <w:t>£/t</w:t>
            </w:r>
            <w:r w:rsidRPr="00462199">
              <w:rPr>
                <w:bCs/>
                <w:i/>
              </w:rPr>
              <w:t>CO</w:t>
            </w:r>
            <w:r w:rsidRPr="00462199">
              <w:rPr>
                <w:bCs/>
                <w:i/>
                <w:vertAlign w:val="subscript"/>
              </w:rPr>
              <w:t>2</w:t>
            </w:r>
            <w:r w:rsidRPr="00462199">
              <w:t>) for each UKAP Trading Day (</w:t>
            </w:r>
            <w:r w:rsidRPr="00462199">
              <w:rPr>
                <w:i/>
              </w:rPr>
              <w:t>i</w:t>
            </w:r>
            <w:r w:rsidRPr="00462199">
              <w:t>) in the relevant UKA Observation Period for the relevant calendar year (or part calendar year) (</w:t>
            </w:r>
            <w:r w:rsidRPr="00462199">
              <w:rPr>
                <w:i/>
              </w:rPr>
              <w:t>p</w:t>
            </w:r>
            <w:r w:rsidRPr="00462199">
              <w:t>)</w:t>
            </w:r>
          </w:p>
        </w:tc>
      </w:tr>
      <w:tr w:rsidR="00D179D6" w:rsidRPr="00462199" w14:paraId="5752627C" w14:textId="77777777" w:rsidTr="006E3A79">
        <w:trPr>
          <w:trHeight w:val="185"/>
        </w:trPr>
        <w:tc>
          <w:tcPr>
            <w:tcW w:w="1687" w:type="dxa"/>
            <w:tcMar>
              <w:left w:w="108" w:type="dxa"/>
              <w:right w:w="108" w:type="dxa"/>
            </w:tcMar>
          </w:tcPr>
          <w:p w14:paraId="3C725420" w14:textId="77777777" w:rsidR="00D179D6" w:rsidRPr="00462199" w:rsidRDefault="00D179D6" w:rsidP="006E3A79">
            <w:pPr>
              <w:pStyle w:val="TableAshurst"/>
              <w:rPr>
                <w:rFonts w:eastAsia="Calibri"/>
              </w:rPr>
            </w:pPr>
            <m:oMathPara>
              <m:oMathParaPr>
                <m:jc m:val="left"/>
              </m:oMathParaPr>
              <m:oMath>
                <m:r>
                  <w:rPr>
                    <w:rFonts w:ascii="Cambria Math" w:hAnsi="Cambria Math"/>
                  </w:rPr>
                  <m:t>e</m:t>
                </m:r>
              </m:oMath>
            </m:oMathPara>
          </w:p>
        </w:tc>
        <w:tc>
          <w:tcPr>
            <w:tcW w:w="734" w:type="dxa"/>
            <w:tcMar>
              <w:left w:w="108" w:type="dxa"/>
              <w:right w:w="108" w:type="dxa"/>
            </w:tcMar>
          </w:tcPr>
          <w:p w14:paraId="091235AE" w14:textId="77777777" w:rsidR="00D179D6" w:rsidRPr="00462199" w:rsidRDefault="00D179D6" w:rsidP="006E3A79">
            <w:pPr>
              <w:pStyle w:val="TableAshurst"/>
            </w:pPr>
            <w:r w:rsidRPr="00462199">
              <w:t>=</w:t>
            </w:r>
          </w:p>
        </w:tc>
        <w:tc>
          <w:tcPr>
            <w:tcW w:w="6117" w:type="dxa"/>
            <w:tcMar>
              <w:left w:w="108" w:type="dxa"/>
              <w:right w:w="108" w:type="dxa"/>
            </w:tcMar>
          </w:tcPr>
          <w:p w14:paraId="1AA216D3" w14:textId="77777777" w:rsidR="00D179D6" w:rsidRPr="00462199" w:rsidRDefault="00D179D6" w:rsidP="00864CE4">
            <w:pPr>
              <w:pStyle w:val="TableAshurst"/>
            </w:pPr>
            <w:r w:rsidRPr="00462199">
              <w:t>is the number of UKAP Sources</w:t>
            </w:r>
          </w:p>
        </w:tc>
      </w:tr>
      <w:tr w:rsidR="00D179D6" w:rsidRPr="00462199" w14:paraId="0D531E0C" w14:textId="77777777" w:rsidTr="006E3A79">
        <w:trPr>
          <w:trHeight w:val="185"/>
        </w:trPr>
        <w:tc>
          <w:tcPr>
            <w:tcW w:w="1687" w:type="dxa"/>
            <w:tcMar>
              <w:left w:w="108" w:type="dxa"/>
              <w:right w:w="108" w:type="dxa"/>
            </w:tcMar>
          </w:tcPr>
          <w:p w14:paraId="0E9913FB" w14:textId="77777777" w:rsidR="00D179D6" w:rsidRPr="00462199" w:rsidRDefault="00F47FCB" w:rsidP="006E3A79">
            <w:pPr>
              <w:pStyle w:val="TableAshurst"/>
              <w:rPr>
                <w:rFonts w:eastAsia="Calibri"/>
              </w:rPr>
            </w:pPr>
            <m:oMathPara>
              <m:oMathParaPr>
                <m:jc m:val="left"/>
              </m:oMathParaPr>
              <m:oMath>
                <m:sSub>
                  <m:sSubPr>
                    <m:ctrlPr>
                      <w:rPr>
                        <w:rFonts w:ascii="Cambria Math" w:hAnsi="Cambria Math"/>
                      </w:rPr>
                    </m:ctrlPr>
                  </m:sSubPr>
                  <m:e>
                    <m:r>
                      <w:rPr>
                        <w:rFonts w:ascii="Cambria Math" w:hAnsi="Cambria Math"/>
                      </w:rPr>
                      <m:t>UKCSP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sub>
                </m:sSub>
              </m:oMath>
            </m:oMathPara>
          </w:p>
        </w:tc>
        <w:tc>
          <w:tcPr>
            <w:tcW w:w="734" w:type="dxa"/>
            <w:tcMar>
              <w:left w:w="108" w:type="dxa"/>
              <w:right w:w="108" w:type="dxa"/>
            </w:tcMar>
          </w:tcPr>
          <w:p w14:paraId="21A02B00" w14:textId="77777777" w:rsidR="00D179D6" w:rsidRPr="00462199" w:rsidRDefault="00D179D6" w:rsidP="006E3A79">
            <w:pPr>
              <w:pStyle w:val="TableAshurst"/>
            </w:pPr>
            <w:r w:rsidRPr="00462199">
              <w:t>=</w:t>
            </w:r>
          </w:p>
        </w:tc>
        <w:tc>
          <w:tcPr>
            <w:tcW w:w="6117" w:type="dxa"/>
            <w:tcMar>
              <w:left w:w="108" w:type="dxa"/>
              <w:right w:w="108" w:type="dxa"/>
            </w:tcMar>
          </w:tcPr>
          <w:p w14:paraId="189E55ED" w14:textId="77777777" w:rsidR="00D179D6" w:rsidRPr="00462199" w:rsidRDefault="00D179D6" w:rsidP="00864CE4">
            <w:pPr>
              <w:pStyle w:val="TableAshurst"/>
            </w:pPr>
            <w:r w:rsidRPr="00462199">
              <w:t>is the December UKA Futures Contract Settlement Price</w:t>
            </w:r>
            <w:r w:rsidRPr="00462199" w:rsidDel="00EC7712">
              <w:t xml:space="preserve"> </w:t>
            </w:r>
            <w:r w:rsidRPr="00462199">
              <w:t>(</w:t>
            </w:r>
            <w:r w:rsidRPr="00462199">
              <w:rPr>
                <w:i/>
              </w:rPr>
              <w:t>£/t</w:t>
            </w:r>
            <w:r w:rsidRPr="00462199">
              <w:rPr>
                <w:bCs/>
                <w:i/>
              </w:rPr>
              <w:t>CO</w:t>
            </w:r>
            <w:r w:rsidRPr="00462199">
              <w:rPr>
                <w:bCs/>
                <w:i/>
                <w:vertAlign w:val="subscript"/>
              </w:rPr>
              <w:t>2</w:t>
            </w:r>
            <w:r w:rsidRPr="00E66AC7">
              <w:rPr>
                <w:i/>
                <w:vertAlign w:val="subscript"/>
              </w:rPr>
              <w:t>e</w:t>
            </w:r>
            <w:r w:rsidRPr="00462199">
              <w:t>) for each UKAP Trading Day (</w:t>
            </w:r>
            <w:r w:rsidRPr="00462199">
              <w:rPr>
                <w:i/>
              </w:rPr>
              <w:t>i</w:t>
            </w:r>
            <w:r w:rsidRPr="00462199">
              <w:t>) in the relevant UKA Observation Period for the relevant calendar year (or part calendar year) (</w:t>
            </w:r>
            <w:r w:rsidRPr="00462199">
              <w:rPr>
                <w:i/>
              </w:rPr>
              <w:t>p</w:t>
            </w:r>
            <w:r w:rsidRPr="00462199">
              <w:t>) as published by the operator of each UKAP Source (</w:t>
            </w:r>
            <w:r w:rsidRPr="00462199">
              <w:rPr>
                <w:i/>
              </w:rPr>
              <w:t>t</w:t>
            </w:r>
            <w:r w:rsidRPr="00462199">
              <w:t>)</w:t>
            </w:r>
          </w:p>
        </w:tc>
      </w:tr>
      <w:tr w:rsidR="00D179D6" w:rsidRPr="00462199" w14:paraId="77CBEDA5" w14:textId="77777777" w:rsidTr="006E3A79">
        <w:trPr>
          <w:trHeight w:val="185"/>
        </w:trPr>
        <w:tc>
          <w:tcPr>
            <w:tcW w:w="1687" w:type="dxa"/>
            <w:tcMar>
              <w:left w:w="108" w:type="dxa"/>
              <w:right w:w="108" w:type="dxa"/>
            </w:tcMar>
          </w:tcPr>
          <w:p w14:paraId="48B467A2" w14:textId="77777777" w:rsidR="00D179D6" w:rsidRPr="00462199" w:rsidRDefault="00F47FCB" w:rsidP="006E3A79">
            <w:pPr>
              <w:pStyle w:val="TableAshurst"/>
              <w:rPr>
                <w:rFonts w:eastAsia="Calibri"/>
              </w:rPr>
            </w:pPr>
            <m:oMathPara>
              <m:oMathParaPr>
                <m:jc m:val="left"/>
              </m:oMathParaPr>
              <m:oMath>
                <m:sSub>
                  <m:sSubPr>
                    <m:ctrlPr>
                      <w:rPr>
                        <w:rFonts w:ascii="Cambria Math" w:hAnsi="Cambria Math"/>
                      </w:rPr>
                    </m:ctrlPr>
                  </m:sSubPr>
                  <m:e>
                    <m:r>
                      <w:rPr>
                        <w:rFonts w:ascii="Cambria Math" w:hAnsi="Cambria Math"/>
                      </w:rPr>
                      <m:t>UKCTV</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sub>
                </m:sSub>
                <m:r>
                  <m:rPr>
                    <m:sty m:val="p"/>
                  </m:rPr>
                  <w:rPr>
                    <w:rFonts w:ascii="Cambria Math" w:eastAsia="Calibri" w:hAnsi="Cambria Math"/>
                  </w:rPr>
                  <m:t xml:space="preserve"> </m:t>
                </m:r>
              </m:oMath>
            </m:oMathPara>
          </w:p>
        </w:tc>
        <w:tc>
          <w:tcPr>
            <w:tcW w:w="734" w:type="dxa"/>
            <w:tcMar>
              <w:left w:w="108" w:type="dxa"/>
              <w:right w:w="108" w:type="dxa"/>
            </w:tcMar>
          </w:tcPr>
          <w:p w14:paraId="4BF8914F" w14:textId="77777777" w:rsidR="00D179D6" w:rsidRPr="00462199" w:rsidRDefault="00D179D6" w:rsidP="006E3A79">
            <w:pPr>
              <w:pStyle w:val="TableAshurst"/>
            </w:pPr>
            <w:r w:rsidRPr="00462199">
              <w:t>=</w:t>
            </w:r>
          </w:p>
        </w:tc>
        <w:tc>
          <w:tcPr>
            <w:tcW w:w="6117" w:type="dxa"/>
            <w:tcMar>
              <w:left w:w="108" w:type="dxa"/>
              <w:right w:w="108" w:type="dxa"/>
            </w:tcMar>
          </w:tcPr>
          <w:p w14:paraId="19EB6D47" w14:textId="77777777" w:rsidR="00D179D6" w:rsidRPr="00462199" w:rsidRDefault="00D179D6" w:rsidP="00864CE4">
            <w:pPr>
              <w:pStyle w:val="TableAshurst"/>
            </w:pPr>
            <w:r w:rsidRPr="00462199">
              <w:t>is the December UKA Futures Contract Trading Volume (</w:t>
            </w:r>
            <w:r w:rsidRPr="00462199">
              <w:rPr>
                <w:i/>
              </w:rPr>
              <w:t>t</w:t>
            </w:r>
            <w:r w:rsidRPr="00462199">
              <w:rPr>
                <w:bCs/>
                <w:i/>
              </w:rPr>
              <w:t>CO</w:t>
            </w:r>
            <w:r w:rsidRPr="00462199">
              <w:rPr>
                <w:bCs/>
                <w:i/>
                <w:vertAlign w:val="subscript"/>
              </w:rPr>
              <w:t>2</w:t>
            </w:r>
            <w:r w:rsidRPr="00462199">
              <w:rPr>
                <w:i/>
              </w:rPr>
              <w:t>e</w:t>
            </w:r>
            <w:r w:rsidRPr="00462199">
              <w:t>) traded on UKAP Sources (</w:t>
            </w:r>
            <w:r w:rsidRPr="00462199">
              <w:rPr>
                <w:i/>
              </w:rPr>
              <w:t>t</w:t>
            </w:r>
            <w:r w:rsidRPr="00462199">
              <w:t>) in respect of each UKAP Trading Day (</w:t>
            </w:r>
            <w:r w:rsidRPr="00462199">
              <w:rPr>
                <w:i/>
              </w:rPr>
              <w:t>i</w:t>
            </w:r>
            <w:r w:rsidRPr="00462199">
              <w:t>) in the relevant UKA Observation Period for the relevant calendar year (or part calendar year) (</w:t>
            </w:r>
            <w:r w:rsidRPr="00462199">
              <w:rPr>
                <w:i/>
              </w:rPr>
              <w:t>p</w:t>
            </w:r>
            <w:r w:rsidRPr="00462199">
              <w:t>)</w:t>
            </w:r>
          </w:p>
        </w:tc>
      </w:tr>
    </w:tbl>
    <w:p w14:paraId="6568BD43" w14:textId="4ABE625B" w:rsidR="00D179D6" w:rsidRPr="00462199" w:rsidRDefault="00D179D6" w:rsidP="00202C21">
      <w:pPr>
        <w:pStyle w:val="H3Ashurst"/>
      </w:pPr>
      <w:bookmarkStart w:id="3342" w:name="_Ref144113546"/>
      <w:r w:rsidRPr="00462199">
        <w:t xml:space="preserve">if no UK ETS Allowance Price is capable of being calculated pursuant to </w:t>
      </w:r>
      <w:r w:rsidR="007248B2" w:rsidRPr="007248B2">
        <w:t>Condition</w:t>
      </w:r>
      <w:r w:rsidR="00C9611D">
        <w:t xml:space="preserve"> </w:t>
      </w:r>
      <w:r w:rsidR="00C9611D">
        <w:fldChar w:fldCharType="begin"/>
      </w:r>
      <w:r w:rsidR="00C9611D">
        <w:instrText xml:space="preserve"> REF _Ref144113545 \w \h </w:instrText>
      </w:r>
      <w:r w:rsidR="00C9611D">
        <w:fldChar w:fldCharType="separate"/>
      </w:r>
      <w:del w:id="3343" w:author="Faqir, Sofia (Energy Security)" w:date="2023-11-12T19:47:00Z">
        <w:r w:rsidR="00E473FC">
          <w:delText>19.7(A)</w:delText>
        </w:r>
      </w:del>
      <w:r w:rsidR="00C9611D">
        <w:fldChar w:fldCharType="end"/>
      </w:r>
      <w:r w:rsidRPr="00462199">
        <w:t xml:space="preserve"> (whether due to the unavailability of all UKAP Sources pursuant to </w:t>
      </w:r>
      <w:r w:rsidR="007248B2" w:rsidRPr="007248B2">
        <w:t>Condition</w:t>
      </w:r>
      <w:r w:rsidRPr="00462199">
        <w:t xml:space="preserve"> </w:t>
      </w:r>
      <w:r w:rsidR="00B870F6">
        <w:fldChar w:fldCharType="begin"/>
      </w:r>
      <w:r w:rsidR="00B870F6">
        <w:instrText xml:space="preserve"> REF _Ref144113547 \w \h </w:instrText>
      </w:r>
      <w:r w:rsidR="00B870F6">
        <w:fldChar w:fldCharType="separate"/>
      </w:r>
      <w:del w:id="3344" w:author="Faqir, Sofia (Energy Security)" w:date="2023-11-12T19:47:00Z">
        <w:r w:rsidR="00E473FC">
          <w:delText>19.8</w:delText>
        </w:r>
      </w:del>
      <w:r w:rsidR="00B870F6">
        <w:fldChar w:fldCharType="end"/>
      </w:r>
      <w:r w:rsidRPr="00462199">
        <w:t xml:space="preserve"> or otherwise) in respect of any UKAP Trading Day (a </w:t>
      </w:r>
      <w:r w:rsidRPr="00462199">
        <w:rPr>
          <w:b/>
        </w:rPr>
        <w:t>"UKAP Fallback Day"</w:t>
      </w:r>
      <w:r w:rsidRPr="00462199">
        <w:t xml:space="preserve">), the </w:t>
      </w:r>
      <w:r w:rsidRPr="00462199">
        <w:lastRenderedPageBreak/>
        <w:t xml:space="preserve">UK ETS Allowance Price for such UKAP Fallback Day shall be the UK ETS Allowance Price (as calculated in accordance with </w:t>
      </w:r>
      <w:r w:rsidR="007248B2" w:rsidRPr="007248B2">
        <w:t>Condition</w:t>
      </w:r>
      <w:r w:rsidR="00C9611D">
        <w:t xml:space="preserve"> </w:t>
      </w:r>
      <w:r w:rsidR="00C9611D">
        <w:fldChar w:fldCharType="begin"/>
      </w:r>
      <w:r w:rsidR="00C9611D">
        <w:instrText xml:space="preserve"> REF _Ref144113545 \w \h </w:instrText>
      </w:r>
      <w:r w:rsidR="00C9611D">
        <w:fldChar w:fldCharType="separate"/>
      </w:r>
      <w:del w:id="3345" w:author="Faqir, Sofia (Energy Security)" w:date="2023-11-12T19:47:00Z">
        <w:r w:rsidR="00E473FC">
          <w:delText>19.7(A)</w:delText>
        </w:r>
      </w:del>
      <w:r w:rsidR="00C9611D">
        <w:fldChar w:fldCharType="end"/>
      </w:r>
      <w:r w:rsidRPr="00462199">
        <w:t xml:space="preserve">) for the nearest UKAP Trading Day prior to the UKAP Fallback Day for which a UK ETS Allowance Price has been calculated (or could have been calculated) in accordance with </w:t>
      </w:r>
      <w:r w:rsidR="007248B2" w:rsidRPr="007248B2">
        <w:t>Condition</w:t>
      </w:r>
      <w:r w:rsidR="00C9611D">
        <w:t xml:space="preserve"> </w:t>
      </w:r>
      <w:r w:rsidR="00C9611D">
        <w:fldChar w:fldCharType="begin"/>
      </w:r>
      <w:r w:rsidR="00C9611D">
        <w:instrText xml:space="preserve"> REF _Ref144113545 \w \h </w:instrText>
      </w:r>
      <w:r w:rsidR="00C9611D">
        <w:fldChar w:fldCharType="separate"/>
      </w:r>
      <w:del w:id="3346" w:author="Faqir, Sofia (Energy Security)" w:date="2023-11-12T19:47:00Z">
        <w:r w:rsidR="00E473FC">
          <w:delText>19.7(A)</w:delText>
        </w:r>
      </w:del>
      <w:r w:rsidR="00C9611D">
        <w:fldChar w:fldCharType="end"/>
      </w:r>
      <w:r w:rsidRPr="00462199">
        <w:t>.</w:t>
      </w:r>
      <w:bookmarkEnd w:id="3342"/>
    </w:p>
    <w:p w14:paraId="7E31A9F3" w14:textId="77777777" w:rsidR="00D179D6" w:rsidRPr="00462199" w:rsidRDefault="00D179D6" w:rsidP="005B3BB9">
      <w:pPr>
        <w:pStyle w:val="H2Ashurst"/>
      </w:pPr>
      <w:bookmarkStart w:id="3347" w:name="_Ref144113547"/>
      <w:r w:rsidRPr="00462199">
        <w:t>If any UKAP Source is not available to the LCHA Counterparty on commercially reasonable terms in relation to any UKAP Trading Day, such UKAP Source shall be excluded from the calculation of the UK ETS Allowance Price in relation to such UKAP Trading Day.</w:t>
      </w:r>
      <w:bookmarkEnd w:id="3347"/>
    </w:p>
    <w:p w14:paraId="5251BDB9" w14:textId="77777777" w:rsidR="00D179D6" w:rsidRPr="00462199" w:rsidRDefault="00D179D6" w:rsidP="005B3BB9">
      <w:pPr>
        <w:pStyle w:val="H2Ashurst"/>
      </w:pPr>
      <w:bookmarkStart w:id="3348" w:name="_Ref144113548"/>
      <w:r w:rsidRPr="00462199">
        <w:t>The LCHA Counterparty shall as soon as reasonably practicable prior to:</w:t>
      </w:r>
      <w:bookmarkEnd w:id="3348"/>
    </w:p>
    <w:p w14:paraId="24E83228" w14:textId="04D00DD6" w:rsidR="00D179D6" w:rsidRPr="00462199" w:rsidRDefault="00D179D6" w:rsidP="00202C21">
      <w:pPr>
        <w:pStyle w:val="H3Ashurst"/>
      </w:pPr>
      <w:bookmarkStart w:id="3349" w:name="_Ref144113549"/>
      <w:r w:rsidRPr="00462199">
        <w:t xml:space="preserve">excluding any UKAP Source from the calculation of the UK ETS Allowance Price in relation to any UKAP Trading Day pursuant to </w:t>
      </w:r>
      <w:r w:rsidR="007248B2" w:rsidRPr="007248B2">
        <w:t>Condition</w:t>
      </w:r>
      <w:r w:rsidRPr="00462199">
        <w:t xml:space="preserve"> </w:t>
      </w:r>
      <w:r w:rsidR="00B870F6">
        <w:fldChar w:fldCharType="begin"/>
      </w:r>
      <w:r w:rsidR="00B870F6">
        <w:instrText xml:space="preserve"> REF _Ref144113547 \w \h </w:instrText>
      </w:r>
      <w:r w:rsidR="00B870F6">
        <w:fldChar w:fldCharType="separate"/>
      </w:r>
      <w:del w:id="3350" w:author="Faqir, Sofia (Energy Security)" w:date="2023-11-12T19:47:00Z">
        <w:r w:rsidR="00E473FC">
          <w:delText>19.8</w:delText>
        </w:r>
      </w:del>
      <w:r w:rsidR="00B870F6">
        <w:fldChar w:fldCharType="end"/>
      </w:r>
      <w:r w:rsidRPr="00462199">
        <w:t>, notify the Producer of such exclusion; and</w:t>
      </w:r>
      <w:bookmarkEnd w:id="3349"/>
    </w:p>
    <w:p w14:paraId="7AD8FB19" w14:textId="3CAF76E0" w:rsidR="00D179D6" w:rsidRPr="00462199" w:rsidRDefault="00D179D6" w:rsidP="00202C21">
      <w:pPr>
        <w:pStyle w:val="H3Ashurst"/>
      </w:pPr>
      <w:bookmarkStart w:id="3351" w:name="_Ref144113550"/>
      <w:r w:rsidRPr="00462199">
        <w:t xml:space="preserve">including any UKAP Source in the calculation of the UK ETS Allowance Price in relation to any UKAP Trading Day which was previously excluded pursuant to </w:t>
      </w:r>
      <w:r w:rsidR="007248B2" w:rsidRPr="007248B2">
        <w:t>Condition</w:t>
      </w:r>
      <w:r w:rsidRPr="00462199">
        <w:t xml:space="preserve"> </w:t>
      </w:r>
      <w:r w:rsidR="00B870F6">
        <w:fldChar w:fldCharType="begin"/>
      </w:r>
      <w:r w:rsidR="00B870F6">
        <w:instrText xml:space="preserve"> REF _Ref144113547 \w \h </w:instrText>
      </w:r>
      <w:r w:rsidR="00B870F6">
        <w:fldChar w:fldCharType="separate"/>
      </w:r>
      <w:del w:id="3352" w:author="Faqir, Sofia (Energy Security)" w:date="2023-11-12T19:47:00Z">
        <w:r w:rsidR="00E473FC">
          <w:delText>19.8</w:delText>
        </w:r>
      </w:del>
      <w:r w:rsidR="00B870F6">
        <w:fldChar w:fldCharType="end"/>
      </w:r>
      <w:r w:rsidRPr="00462199">
        <w:t>, notify the Producer of such inclusion.</w:t>
      </w:r>
      <w:bookmarkEnd w:id="3351"/>
    </w:p>
    <w:p w14:paraId="7125F4BA" w14:textId="736A0861" w:rsidR="00D179D6" w:rsidRPr="00462199" w:rsidRDefault="00D179D6" w:rsidP="005B3BB9">
      <w:pPr>
        <w:pStyle w:val="H2Ashurst"/>
      </w:pPr>
      <w:bookmarkStart w:id="3353" w:name="_Ref144113551"/>
      <w:r w:rsidRPr="00462199">
        <w:t xml:space="preserve">The LCHA Counterparty shall calculate the </w:t>
      </w:r>
      <w:r w:rsidRPr="00462199">
        <w:rPr>
          <w:b/>
        </w:rPr>
        <w:t xml:space="preserve">"UK ETS Allowance Reference Price" </w:t>
      </w:r>
      <w:r w:rsidRPr="00462199">
        <w:t>that applies for the relevant calendar year (or part calendar year) (</w:t>
      </w:r>
      <w:r w:rsidRPr="00462199">
        <w:rPr>
          <w:i/>
        </w:rPr>
        <w:t>y</w:t>
      </w:r>
      <w:r w:rsidRPr="00462199">
        <w:t>) during the Payment Period, which shall be expressed in £/tCO</w:t>
      </w:r>
      <w:r w:rsidRPr="00462199">
        <w:rPr>
          <w:vertAlign w:val="subscript"/>
        </w:rPr>
        <w:t>2</w:t>
      </w:r>
      <w:r w:rsidRPr="00462199">
        <w:t xml:space="preserve"> and calculated as follows:</w:t>
      </w:r>
      <w:bookmarkEnd w:id="3353"/>
      <w:r w:rsidR="00B70514">
        <w:t xml:space="preserve"> </w:t>
      </w:r>
    </w:p>
    <w:p w14:paraId="582A6D25" w14:textId="77777777" w:rsidR="00D179D6" w:rsidRPr="00462199" w:rsidRDefault="00D179D6" w:rsidP="006E3A79">
      <w:pPr>
        <w:pStyle w:val="NormalAshurst"/>
        <w:rPr>
          <w:sz w:val="21"/>
          <w:szCs w:val="28"/>
        </w:rPr>
      </w:pPr>
      <m:oMathPara>
        <m:oMath>
          <m:r>
            <w:rPr>
              <w:rFonts w:ascii="Cambria Math" w:hAnsi="Cambria Math"/>
              <w:sz w:val="21"/>
              <w:szCs w:val="28"/>
            </w:rPr>
            <m:t>UKA</m:t>
          </m:r>
          <m:r>
            <w:rPr>
              <w:rFonts w:ascii="Cambria Math" w:hAnsi="Cambria Math"/>
              <w:sz w:val="21"/>
              <w:szCs w:val="21"/>
            </w:rPr>
            <m:t>R</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y</m:t>
              </m:r>
            </m:sub>
          </m:sSub>
          <m:r>
            <m:rPr>
              <m:sty m:val="p"/>
            </m:rPr>
            <w:rPr>
              <w:rFonts w:ascii="Cambria Math" w:hAnsi="Cambria Math"/>
              <w:sz w:val="21"/>
              <w:szCs w:val="28"/>
            </w:rPr>
            <m:t>=</m:t>
          </m:r>
          <m:f>
            <m:fPr>
              <m:ctrlPr>
                <w:rPr>
                  <w:rFonts w:ascii="Cambria Math" w:hAnsi="Cambria Math"/>
                  <w:lang w:eastAsia="en-US"/>
                </w:rPr>
              </m:ctrlPr>
            </m:fPr>
            <m:num>
              <m:r>
                <m:rPr>
                  <m:sty m:val="p"/>
                </m:rPr>
                <w:rPr>
                  <w:rFonts w:ascii="Cambria Math" w:hAnsi="Cambria Math"/>
                  <w:lang w:eastAsia="en-US"/>
                </w:rPr>
                <m:t>1</m:t>
              </m:r>
            </m:num>
            <m:den>
              <m:r>
                <w:rPr>
                  <w:rFonts w:ascii="Cambria Math" w:hAnsi="Cambria Math"/>
                  <w:lang w:eastAsia="en-US"/>
                </w:rPr>
                <m:t>n</m:t>
              </m:r>
            </m:den>
          </m:f>
          <m:nary>
            <m:naryPr>
              <m:chr m:val="∑"/>
              <m:limLoc m:val="undOvr"/>
              <m:ctrlPr>
                <w:rPr>
                  <w:rFonts w:ascii="Cambria Math" w:hAnsi="Cambria Math"/>
                  <w:lang w:eastAsia="en-US"/>
                </w:rPr>
              </m:ctrlPr>
            </m:naryPr>
            <m:sub>
              <m:r>
                <w:rPr>
                  <w:rFonts w:ascii="Cambria Math" w:hAnsi="Cambria Math"/>
                  <w:lang w:eastAsia="en-US"/>
                </w:rPr>
                <m:t>i</m:t>
              </m:r>
              <m:r>
                <m:rPr>
                  <m:sty m:val="p"/>
                </m:rPr>
                <w:rPr>
                  <w:rFonts w:ascii="Cambria Math" w:hAnsi="Cambria Math"/>
                  <w:lang w:eastAsia="en-US"/>
                </w:rPr>
                <m:t>=1</m:t>
              </m:r>
            </m:sub>
            <m:sup>
              <m:r>
                <w:rPr>
                  <w:rFonts w:ascii="Cambria Math" w:hAnsi="Cambria Math"/>
                  <w:lang w:eastAsia="en-US"/>
                </w:rPr>
                <m:t>n</m:t>
              </m:r>
            </m:sup>
            <m:e>
              <m:r>
                <w:rPr>
                  <w:rFonts w:ascii="Cambria Math" w:hAnsi="Cambria Math"/>
                  <w:lang w:eastAsia="en-US"/>
                </w:rPr>
                <m:t>UKA</m:t>
              </m:r>
              <m:sSub>
                <m:sSubPr>
                  <m:ctrlPr>
                    <w:rPr>
                      <w:rFonts w:ascii="Cambria Math" w:hAnsi="Cambria Math"/>
                      <w:lang w:eastAsia="en-US"/>
                    </w:rPr>
                  </m:ctrlPr>
                </m:sSubPr>
                <m:e>
                  <m:r>
                    <w:rPr>
                      <w:rFonts w:ascii="Cambria Math" w:hAnsi="Cambria Math"/>
                      <w:lang w:eastAsia="en-US"/>
                    </w:rPr>
                    <m:t>P</m:t>
                  </m:r>
                </m:e>
                <m:sub>
                  <m:r>
                    <w:rPr>
                      <w:rFonts w:ascii="Cambria Math" w:hAnsi="Cambria Math"/>
                      <w:lang w:eastAsia="en-US"/>
                    </w:rPr>
                    <m:t>i</m:t>
                  </m:r>
                  <m:r>
                    <m:rPr>
                      <m:sty m:val="p"/>
                    </m:rPr>
                    <w:rPr>
                      <w:rFonts w:ascii="Cambria Math" w:hAnsi="Cambria Math"/>
                      <w:lang w:eastAsia="en-US"/>
                    </w:rPr>
                    <m:t>,</m:t>
                  </m:r>
                  <m:r>
                    <w:rPr>
                      <w:rFonts w:ascii="Cambria Math" w:hAnsi="Cambria Math"/>
                      <w:lang w:eastAsia="en-US"/>
                    </w:rPr>
                    <m:t>p</m:t>
                  </m:r>
                </m:sub>
              </m:sSub>
            </m:e>
          </m:nary>
        </m:oMath>
      </m:oMathPara>
    </w:p>
    <w:tbl>
      <w:tblPr>
        <w:tblW w:w="8245" w:type="dxa"/>
        <w:tblInd w:w="782" w:type="dxa"/>
        <w:tblLayout w:type="fixed"/>
        <w:tblCellMar>
          <w:left w:w="10" w:type="dxa"/>
          <w:right w:w="10" w:type="dxa"/>
        </w:tblCellMar>
        <w:tblLook w:val="04A0" w:firstRow="1" w:lastRow="0" w:firstColumn="1" w:lastColumn="0" w:noHBand="0" w:noVBand="1"/>
      </w:tblPr>
      <w:tblGrid>
        <w:gridCol w:w="2620"/>
        <w:gridCol w:w="567"/>
        <w:gridCol w:w="4962"/>
        <w:gridCol w:w="96"/>
      </w:tblGrid>
      <w:tr w:rsidR="00D179D6" w:rsidRPr="00462199" w14:paraId="535CCC1D" w14:textId="77777777" w:rsidTr="006E3A79">
        <w:trPr>
          <w:gridAfter w:val="1"/>
          <w:wAfter w:w="96" w:type="dxa"/>
        </w:trPr>
        <w:tc>
          <w:tcPr>
            <w:tcW w:w="2620" w:type="dxa"/>
            <w:tcMar>
              <w:left w:w="108" w:type="dxa"/>
              <w:right w:w="108" w:type="dxa"/>
            </w:tcMar>
          </w:tcPr>
          <w:p w14:paraId="6EA9FBBB" w14:textId="77777777" w:rsidR="00D179D6" w:rsidRPr="00462199" w:rsidRDefault="00D179D6" w:rsidP="006E3A79">
            <w:pPr>
              <w:pStyle w:val="TableAshurst"/>
            </w:pPr>
            <m:oMathPara>
              <m:oMathParaPr>
                <m:jc m:val="left"/>
              </m:oMathParaPr>
              <m:oMath>
                <m:r>
                  <w:rPr>
                    <w:rFonts w:ascii="Cambria Math" w:hAnsi="Cambria Math"/>
                  </w:rPr>
                  <m:t>UKAR</m:t>
                </m:r>
                <m:sSub>
                  <m:sSubPr>
                    <m:ctrlPr>
                      <w:rPr>
                        <w:rFonts w:ascii="Cambria Math" w:hAnsi="Cambria Math"/>
                      </w:rPr>
                    </m:ctrlPr>
                  </m:sSubPr>
                  <m:e>
                    <m:r>
                      <w:rPr>
                        <w:rFonts w:ascii="Cambria Math" w:hAnsi="Cambria Math"/>
                      </w:rPr>
                      <m:t>P</m:t>
                    </m:r>
                  </m:e>
                  <m:sub>
                    <m:r>
                      <w:rPr>
                        <w:rFonts w:ascii="Cambria Math" w:hAnsi="Cambria Math"/>
                      </w:rPr>
                      <m:t>y</m:t>
                    </m:r>
                  </m:sub>
                </m:sSub>
              </m:oMath>
            </m:oMathPara>
          </w:p>
        </w:tc>
        <w:tc>
          <w:tcPr>
            <w:tcW w:w="567" w:type="dxa"/>
            <w:tcMar>
              <w:left w:w="108" w:type="dxa"/>
              <w:right w:w="108" w:type="dxa"/>
            </w:tcMar>
          </w:tcPr>
          <w:p w14:paraId="0A2B263B" w14:textId="77777777" w:rsidR="00D179D6" w:rsidRPr="00462199" w:rsidRDefault="00D179D6" w:rsidP="006E3A79">
            <w:pPr>
              <w:pStyle w:val="TableAshurst"/>
            </w:pPr>
            <w:r w:rsidRPr="00462199">
              <w:t>=</w:t>
            </w:r>
          </w:p>
        </w:tc>
        <w:tc>
          <w:tcPr>
            <w:tcW w:w="4962" w:type="dxa"/>
            <w:tcMar>
              <w:left w:w="108" w:type="dxa"/>
              <w:right w:w="108" w:type="dxa"/>
            </w:tcMar>
          </w:tcPr>
          <w:p w14:paraId="34664B20" w14:textId="2547324D" w:rsidR="00D179D6" w:rsidRPr="00462199" w:rsidRDefault="00D179D6" w:rsidP="00864CE4">
            <w:pPr>
              <w:pStyle w:val="TableAshurst"/>
            </w:pPr>
            <w:r w:rsidRPr="00462199">
              <w:t>UK ETS Allowance Reference Price (</w:t>
            </w:r>
            <w:r w:rsidRPr="00462199">
              <w:rPr>
                <w:i/>
              </w:rPr>
              <w:t>£/t</w:t>
            </w:r>
            <w:r w:rsidRPr="00462199">
              <w:rPr>
                <w:bCs/>
                <w:i/>
              </w:rPr>
              <w:t>CO</w:t>
            </w:r>
            <w:r w:rsidRPr="00462199">
              <w:rPr>
                <w:bCs/>
                <w:i/>
                <w:vertAlign w:val="subscript"/>
              </w:rPr>
              <w:t>2</w:t>
            </w:r>
            <w:r w:rsidRPr="00462199">
              <w:t>) that applies for the relevant calendar year (or part calendar year) (</w:t>
            </w:r>
            <w:r w:rsidRPr="00462199">
              <w:rPr>
                <w:i/>
              </w:rPr>
              <w:t>y</w:t>
            </w:r>
            <w:r w:rsidRPr="00462199">
              <w:t>)</w:t>
            </w:r>
          </w:p>
        </w:tc>
      </w:tr>
      <w:tr w:rsidR="00D179D6" w:rsidRPr="00462199" w14:paraId="174549EE" w14:textId="77777777" w:rsidTr="006E3A79">
        <w:tc>
          <w:tcPr>
            <w:tcW w:w="2620" w:type="dxa"/>
            <w:tcMar>
              <w:left w:w="108" w:type="dxa"/>
              <w:right w:w="108" w:type="dxa"/>
            </w:tcMar>
          </w:tcPr>
          <w:p w14:paraId="2A0F44EF" w14:textId="77777777" w:rsidR="00D179D6" w:rsidRPr="001A53D4" w:rsidRDefault="00D179D6" w:rsidP="006E3A79">
            <w:pPr>
              <w:pStyle w:val="TableAshurst"/>
            </w:pPr>
            <m:oMathPara>
              <m:oMathParaPr>
                <m:jc m:val="left"/>
              </m:oMathParaPr>
              <m:oMath>
                <m:r>
                  <w:rPr>
                    <w:rFonts w:ascii="Cambria Math" w:hAnsi="Cambria Math"/>
                    <w:lang w:eastAsia="en-US"/>
                  </w:rPr>
                  <m:t>UKA</m:t>
                </m:r>
                <m:sSub>
                  <m:sSubPr>
                    <m:ctrlPr>
                      <w:rPr>
                        <w:rFonts w:ascii="Cambria Math" w:hAnsi="Cambria Math"/>
                        <w:lang w:eastAsia="en-US"/>
                      </w:rPr>
                    </m:ctrlPr>
                  </m:sSubPr>
                  <m:e>
                    <m:r>
                      <w:rPr>
                        <w:rFonts w:ascii="Cambria Math" w:hAnsi="Cambria Math"/>
                        <w:lang w:eastAsia="en-US"/>
                      </w:rPr>
                      <m:t>P</m:t>
                    </m:r>
                  </m:e>
                  <m:sub>
                    <m:r>
                      <w:rPr>
                        <w:rFonts w:ascii="Cambria Math" w:hAnsi="Cambria Math"/>
                        <w:lang w:eastAsia="en-US"/>
                      </w:rPr>
                      <m:t>i</m:t>
                    </m:r>
                    <m:r>
                      <m:rPr>
                        <m:sty m:val="p"/>
                      </m:rPr>
                      <w:rPr>
                        <w:rFonts w:ascii="Cambria Math" w:hAnsi="Cambria Math"/>
                        <w:lang w:eastAsia="en-US"/>
                      </w:rPr>
                      <m:t>,</m:t>
                    </m:r>
                    <m:r>
                      <w:rPr>
                        <w:rFonts w:ascii="Cambria Math" w:hAnsi="Cambria Math"/>
                        <w:lang w:eastAsia="en-US"/>
                      </w:rPr>
                      <m:t>p</m:t>
                    </m:r>
                  </m:sub>
                </m:sSub>
              </m:oMath>
            </m:oMathPara>
          </w:p>
        </w:tc>
        <w:tc>
          <w:tcPr>
            <w:tcW w:w="567" w:type="dxa"/>
            <w:tcMar>
              <w:left w:w="108" w:type="dxa"/>
              <w:right w:w="108" w:type="dxa"/>
            </w:tcMar>
          </w:tcPr>
          <w:p w14:paraId="26D45AD8" w14:textId="77777777" w:rsidR="00D179D6" w:rsidRPr="00462199" w:rsidRDefault="00D179D6" w:rsidP="006E3A79">
            <w:pPr>
              <w:pStyle w:val="TableAshurst"/>
            </w:pPr>
            <w:r w:rsidRPr="00462199">
              <w:t>=</w:t>
            </w:r>
          </w:p>
        </w:tc>
        <w:tc>
          <w:tcPr>
            <w:tcW w:w="5058" w:type="dxa"/>
            <w:gridSpan w:val="2"/>
            <w:tcMar>
              <w:left w:w="108" w:type="dxa"/>
              <w:right w:w="108" w:type="dxa"/>
            </w:tcMar>
          </w:tcPr>
          <w:p w14:paraId="3BADD807" w14:textId="64AA6AC8" w:rsidR="00D179D6" w:rsidRPr="00462199" w:rsidRDefault="00D179D6" w:rsidP="00864CE4">
            <w:pPr>
              <w:pStyle w:val="TableAshurst"/>
            </w:pPr>
            <w:r w:rsidRPr="00462199">
              <w:t>UK ETS Allowance Price (</w:t>
            </w:r>
            <w:r w:rsidRPr="00462199">
              <w:rPr>
                <w:i/>
              </w:rPr>
              <w:t>£/t</w:t>
            </w:r>
            <w:r w:rsidRPr="00462199">
              <w:rPr>
                <w:bCs/>
                <w:i/>
              </w:rPr>
              <w:t>CO</w:t>
            </w:r>
            <w:r w:rsidRPr="00462199">
              <w:rPr>
                <w:bCs/>
                <w:i/>
                <w:vertAlign w:val="subscript"/>
              </w:rPr>
              <w:t>2</w:t>
            </w:r>
            <w:r w:rsidRPr="00462199">
              <w:t>) for each UKAP Trading Day (</w:t>
            </w:r>
            <w:r w:rsidRPr="00462199">
              <w:rPr>
                <w:i/>
              </w:rPr>
              <w:t>i</w:t>
            </w:r>
            <w:r w:rsidRPr="00462199">
              <w:t>) in the relevant UKA Observation Period for the relevant calendar year (or part calendar year) (</w:t>
            </w:r>
            <w:r w:rsidRPr="00462199">
              <w:rPr>
                <w:i/>
              </w:rPr>
              <w:t>p</w:t>
            </w:r>
            <w:r w:rsidRPr="00462199">
              <w:t>)</w:t>
            </w:r>
            <w:r w:rsidR="00B70514">
              <w:t xml:space="preserve"> </w:t>
            </w:r>
          </w:p>
        </w:tc>
      </w:tr>
      <w:tr w:rsidR="00D179D6" w:rsidRPr="00462199" w14:paraId="24AA1EF9" w14:textId="77777777" w:rsidTr="006E3A79">
        <w:tc>
          <w:tcPr>
            <w:tcW w:w="2620" w:type="dxa"/>
            <w:tcMar>
              <w:left w:w="108" w:type="dxa"/>
              <w:right w:w="108" w:type="dxa"/>
            </w:tcMar>
          </w:tcPr>
          <w:p w14:paraId="5831EA94" w14:textId="77777777" w:rsidR="00D179D6" w:rsidRPr="00462199" w:rsidRDefault="00D179D6" w:rsidP="006E3A79">
            <w:pPr>
              <w:pStyle w:val="TableAshurst"/>
            </w:pPr>
            <m:oMathPara>
              <m:oMathParaPr>
                <m:jc m:val="left"/>
              </m:oMathParaPr>
              <m:oMath>
                <m:r>
                  <w:rPr>
                    <w:rFonts w:ascii="Cambria Math" w:hAnsi="Cambria Math"/>
                  </w:rPr>
                  <m:t>n</m:t>
                </m:r>
              </m:oMath>
            </m:oMathPara>
          </w:p>
        </w:tc>
        <w:tc>
          <w:tcPr>
            <w:tcW w:w="567" w:type="dxa"/>
            <w:tcMar>
              <w:left w:w="108" w:type="dxa"/>
              <w:right w:w="108" w:type="dxa"/>
            </w:tcMar>
          </w:tcPr>
          <w:p w14:paraId="0E0115AC" w14:textId="77777777" w:rsidR="00D179D6" w:rsidRPr="00462199" w:rsidRDefault="00D179D6" w:rsidP="006E3A79">
            <w:pPr>
              <w:pStyle w:val="TableAshurst"/>
            </w:pPr>
            <w:r w:rsidRPr="00462199">
              <w:t>=</w:t>
            </w:r>
          </w:p>
        </w:tc>
        <w:tc>
          <w:tcPr>
            <w:tcW w:w="5058" w:type="dxa"/>
            <w:gridSpan w:val="2"/>
            <w:tcMar>
              <w:left w:w="108" w:type="dxa"/>
              <w:right w:w="108" w:type="dxa"/>
            </w:tcMar>
          </w:tcPr>
          <w:p w14:paraId="5AA91C28" w14:textId="77777777" w:rsidR="00D179D6" w:rsidRPr="00462199" w:rsidRDefault="00D179D6" w:rsidP="00864CE4">
            <w:pPr>
              <w:pStyle w:val="TableAshurst"/>
            </w:pPr>
            <w:r w:rsidRPr="00462199">
              <w:t>the number of UKAP Trading Days in the relevant UKA Observation Period for the relevant calendar year (or part calendar year)</w:t>
            </w:r>
          </w:p>
        </w:tc>
      </w:tr>
    </w:tbl>
    <w:p w14:paraId="2D72F446" w14:textId="77777777" w:rsidR="00D179D6" w:rsidRPr="00462199" w:rsidRDefault="00D179D6" w:rsidP="006E3A79">
      <w:pPr>
        <w:pStyle w:val="NormalBoldAshurst"/>
        <w:keepNext/>
      </w:pPr>
      <w:r w:rsidRPr="00462199">
        <w:rPr>
          <w:i/>
        </w:rPr>
        <w:t>Amendments to UK ETS Allowance Price and UK ETS Allowance Reference Price calculations</w:t>
      </w:r>
    </w:p>
    <w:p w14:paraId="2E11F5A7" w14:textId="0527BED4" w:rsidR="00D179D6" w:rsidRPr="00462199" w:rsidRDefault="007248B2" w:rsidP="002D4185">
      <w:pPr>
        <w:pStyle w:val="H2Ashurst"/>
      </w:pPr>
      <w:bookmarkStart w:id="3354" w:name="_Ref144113552"/>
      <w:r w:rsidRPr="007248B2">
        <w:t>Condition</w:t>
      </w:r>
      <w:r w:rsidR="00D179D6" w:rsidRPr="00462199">
        <w:t xml:space="preserve"> </w:t>
      </w:r>
      <w:r w:rsidR="00D179D6" w:rsidRPr="00462199">
        <w:fldChar w:fldCharType="begin"/>
      </w:r>
      <w:r w:rsidR="00D179D6" w:rsidRPr="00462199">
        <w:instrText xml:space="preserve"> REF _Ref144117997 \r \h </w:instrText>
      </w:r>
      <w:r w:rsidR="00D179D6">
        <w:instrText xml:space="preserve"> \* MERGEFORMAT </w:instrText>
      </w:r>
      <w:r w:rsidR="00D179D6" w:rsidRPr="00462199">
        <w:fldChar w:fldCharType="separate"/>
      </w:r>
      <w:del w:id="3355" w:author="Faqir, Sofia (Energy Security)" w:date="2023-11-12T19:47:00Z">
        <w:r w:rsidR="00E473FC">
          <w:delText>8</w:delText>
        </w:r>
      </w:del>
      <w:r w:rsidR="00D179D6" w:rsidRPr="00462199">
        <w:fldChar w:fldCharType="end"/>
      </w:r>
      <w:r w:rsidR="00D179D6" w:rsidRPr="00462199">
        <w:t xml:space="preserve"> (</w:t>
      </w:r>
      <w:r w:rsidR="00D179D6" w:rsidRPr="00462199">
        <w:rPr>
          <w:i/>
        </w:rPr>
        <w:t>Definitions: Part 5</w:t>
      </w:r>
      <w:r w:rsidR="00D179D6" w:rsidRPr="00462199">
        <w:t xml:space="preserve">) and </w:t>
      </w:r>
      <w:r w:rsidRPr="007248B2">
        <w:t>Condition</w:t>
      </w:r>
      <w:r w:rsidR="00D179D6" w:rsidRPr="00462199">
        <w:t xml:space="preserve">s </w:t>
      </w:r>
      <w:r w:rsidR="00B870F6">
        <w:fldChar w:fldCharType="begin"/>
      </w:r>
      <w:r w:rsidR="00B870F6">
        <w:instrText xml:space="preserve"> REF _Ref144113544 \w \h </w:instrText>
      </w:r>
      <w:r w:rsidR="00B870F6">
        <w:fldChar w:fldCharType="separate"/>
      </w:r>
      <w:del w:id="3356" w:author="Faqir, Sofia (Energy Security)" w:date="2023-11-12T19:47:00Z">
        <w:r w:rsidR="00E473FC">
          <w:delText>19.7</w:delText>
        </w:r>
      </w:del>
      <w:r w:rsidR="00B870F6">
        <w:fldChar w:fldCharType="end"/>
      </w:r>
      <w:r w:rsidR="00D179D6" w:rsidRPr="00462199">
        <w:t xml:space="preserve"> to </w:t>
      </w:r>
      <w:r w:rsidR="00D179D6" w:rsidRPr="00462199">
        <w:fldChar w:fldCharType="begin"/>
      </w:r>
      <w:r w:rsidR="00D179D6" w:rsidRPr="00462199">
        <w:instrText xml:space="preserve">  REF _Ref144113551 \r \h \* MERGEFORMAT </w:instrText>
      </w:r>
      <w:r w:rsidR="00D179D6" w:rsidRPr="00462199">
        <w:fldChar w:fldCharType="separate"/>
      </w:r>
      <w:del w:id="3357" w:author="Faqir, Sofia (Energy Security)" w:date="2023-11-12T19:47:00Z">
        <w:r w:rsidR="00E473FC" w:rsidRPr="00E473FC">
          <w:rPr>
            <w:color w:val="000000"/>
          </w:rPr>
          <w:delText>19.10</w:delText>
        </w:r>
      </w:del>
      <w:r w:rsidR="00D179D6" w:rsidRPr="00462199">
        <w:fldChar w:fldCharType="end"/>
      </w:r>
      <w:r w:rsidR="00D179D6" w:rsidRPr="00462199">
        <w:t xml:space="preserve"> (</w:t>
      </w:r>
      <w:r w:rsidR="00D179D6" w:rsidRPr="00462199">
        <w:rPr>
          <w:i/>
        </w:rPr>
        <w:t>UK ETS Allowance Price and UK ETS Allowance Reference Price calculations</w:t>
      </w:r>
      <w:r w:rsidR="00D179D6" w:rsidRPr="00462199">
        <w:t>) may be amended, supplemented or replaced in accordance with Annex [</w:t>
      </w:r>
      <w:r w:rsidR="00D179D6" w:rsidRPr="00035FBB">
        <w:fldChar w:fldCharType="begin"/>
      </w:r>
      <w:r w:rsidR="00D179D6" w:rsidRPr="00035FBB">
        <w:instrText xml:space="preserve"> SYMBOL 108\f wingdings \s11\h \* MERGEFORMAT </w:instrText>
      </w:r>
      <w:r w:rsidR="00D179D6" w:rsidRPr="00035FBB">
        <w:fldChar w:fldCharType="end"/>
      </w:r>
      <w:r w:rsidR="00D179D6" w:rsidRPr="00462199">
        <w:t>] (</w:t>
      </w:r>
      <w:r w:rsidR="00D179D6" w:rsidRPr="00462199">
        <w:rPr>
          <w:i/>
        </w:rPr>
        <w:t>UK ETS Allowance Price Review</w:t>
      </w:r>
      <w:r w:rsidR="00D179D6" w:rsidRPr="00462199">
        <w:t>).</w:t>
      </w:r>
      <w:bookmarkStart w:id="3358" w:name="_Ref144117925"/>
      <w:r w:rsidR="00D179D6" w:rsidRPr="00462199">
        <w:rPr>
          <w:rStyle w:val="FootnoteReference"/>
        </w:rPr>
        <w:footnoteReference w:id="58"/>
      </w:r>
      <w:bookmarkEnd w:id="3354"/>
      <w:bookmarkEnd w:id="3358"/>
    </w:p>
    <w:p w14:paraId="0209C171" w14:textId="77777777" w:rsidR="00D179D6" w:rsidRPr="00462199" w:rsidRDefault="00D179D6" w:rsidP="005B3BB9">
      <w:pPr>
        <w:pStyle w:val="H1Ashurst"/>
      </w:pPr>
      <w:bookmarkStart w:id="3359" w:name="_Ref144113553"/>
      <w:bookmarkStart w:id="3360" w:name="_Ref144455950"/>
      <w:bookmarkStart w:id="3361" w:name="_Toc149833670"/>
      <w:r w:rsidRPr="00462199">
        <w:t>PILOHS Amount</w:t>
      </w:r>
      <w:bookmarkEnd w:id="3359"/>
      <w:bookmarkEnd w:id="3360"/>
      <w:bookmarkEnd w:id="3361"/>
    </w:p>
    <w:p w14:paraId="4B4EC140" w14:textId="60D07041" w:rsidR="00D179D6" w:rsidRPr="00462199" w:rsidRDefault="00D179D6" w:rsidP="005B3BB9">
      <w:pPr>
        <w:pStyle w:val="H2Ashurst"/>
      </w:pPr>
      <w:bookmarkStart w:id="3362" w:name="_Ref144113554"/>
      <w:r w:rsidRPr="00462199">
        <w:t xml:space="preserve">This </w:t>
      </w:r>
      <w:r w:rsidR="007248B2" w:rsidRPr="007248B2">
        <w:t>Condition</w:t>
      </w:r>
      <w:r w:rsidRPr="00462199">
        <w:t xml:space="preserve"> </w:t>
      </w:r>
      <w:r w:rsidR="00B870F6">
        <w:fldChar w:fldCharType="begin"/>
      </w:r>
      <w:r w:rsidR="00B870F6">
        <w:instrText xml:space="preserve"> REF _Ref144455950 \w \h </w:instrText>
      </w:r>
      <w:r w:rsidR="00B870F6">
        <w:fldChar w:fldCharType="separate"/>
      </w:r>
      <w:del w:id="3363" w:author="Faqir, Sofia (Energy Security)" w:date="2023-11-12T19:47:00Z">
        <w:r w:rsidR="00E473FC">
          <w:delText>20</w:delText>
        </w:r>
      </w:del>
      <w:r w:rsidR="00B870F6">
        <w:fldChar w:fldCharType="end"/>
      </w:r>
      <w:r w:rsidRPr="00462199">
        <w:t xml:space="preserve"> shall apply to CCUS-Enabled Facilities only.</w:t>
      </w:r>
      <w:bookmarkEnd w:id="3362"/>
    </w:p>
    <w:p w14:paraId="27588CBF" w14:textId="77777777" w:rsidR="00D179D6" w:rsidRPr="00462199" w:rsidRDefault="00D179D6" w:rsidP="005B3BB9">
      <w:pPr>
        <w:pStyle w:val="NormalBoldAshurst"/>
      </w:pPr>
      <w:r w:rsidRPr="00462199">
        <w:rPr>
          <w:i/>
        </w:rPr>
        <w:t>PILOHS Amount calculation</w:t>
      </w:r>
    </w:p>
    <w:p w14:paraId="0B1C335D" w14:textId="07FFAE02" w:rsidR="00D179D6" w:rsidRPr="00462199" w:rsidRDefault="00D179D6" w:rsidP="005B3BB9">
      <w:pPr>
        <w:pStyle w:val="H2Ashurst"/>
      </w:pPr>
      <w:bookmarkStart w:id="3364" w:name="_Ref144113555"/>
      <w:r w:rsidRPr="00462199">
        <w:lastRenderedPageBreak/>
        <w:t>Where, in any Billing Period (</w:t>
      </w:r>
      <w:r w:rsidRPr="00462199">
        <w:rPr>
          <w:i/>
        </w:rPr>
        <w:t>m</w:t>
      </w:r>
      <w:r w:rsidRPr="00462199">
        <w:t xml:space="preserve">) during the Payment Period, the PILOHS </w:t>
      </w:r>
      <w:r w:rsidR="007248B2" w:rsidRPr="007248B2">
        <w:t>Condition</w:t>
      </w:r>
      <w:r w:rsidRPr="00462199">
        <w:t xml:space="preserve"> has been satisfied:</w:t>
      </w:r>
      <w:bookmarkEnd w:id="3364"/>
    </w:p>
    <w:p w14:paraId="53EB1E32" w14:textId="77777777" w:rsidR="00D179D6" w:rsidRPr="00462199" w:rsidRDefault="00D179D6" w:rsidP="00202C21">
      <w:pPr>
        <w:pStyle w:val="H3Ashurst"/>
      </w:pPr>
      <w:bookmarkStart w:id="3365" w:name="_Ref144113556"/>
      <w:r w:rsidRPr="00462199">
        <w:t xml:space="preserve">the LCHA Counterparty shall calculate the </w:t>
      </w:r>
      <w:r w:rsidRPr="00462199">
        <w:rPr>
          <w:b/>
        </w:rPr>
        <w:t xml:space="preserve">"PILOHS Amount" </w:t>
      </w:r>
      <w:r w:rsidRPr="00462199">
        <w:t>for such Billing Period, which shall be expressed in pounds (</w:t>
      </w:r>
      <w:r w:rsidRPr="00462199">
        <w:rPr>
          <w:i/>
        </w:rPr>
        <w:t>£</w:t>
      </w:r>
      <w:r w:rsidRPr="00462199">
        <w:t>) and calculated as follows:</w:t>
      </w:r>
      <w:bookmarkEnd w:id="3365"/>
    </w:p>
    <w:p w14:paraId="7DF252D4" w14:textId="77777777" w:rsidR="00D179D6" w:rsidRPr="00462199" w:rsidRDefault="00F47FCB" w:rsidP="006E3A79">
      <w:pPr>
        <w:pStyle w:val="NormalAshurst"/>
        <w:rPr>
          <w:rFonts w:ascii="Verdana" w:hAnsi="Verdana"/>
          <w:iCs/>
        </w:rPr>
      </w:pPr>
      <m:oMathPara>
        <m:oMath>
          <m:sSub>
            <m:sSubPr>
              <m:ctrlPr>
                <w:rPr>
                  <w:rFonts w:ascii="Cambria Math" w:hAnsi="Cambria Math"/>
                </w:rPr>
              </m:ctrlPr>
            </m:sSubPr>
            <m:e>
              <m:r>
                <w:rPr>
                  <w:rFonts w:ascii="Cambria Math" w:hAnsi="Cambria Math"/>
                </w:rPr>
                <m:t>PILOHSA</m:t>
              </m:r>
            </m:e>
            <m:sub>
              <m:r>
                <w:rPr>
                  <w:rFonts w:ascii="Cambria Math" w:hAnsi="Cambria Math"/>
                </w:rPr>
                <m:t>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PILOHSV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CCU</m:t>
              </m:r>
              <m:sSub>
                <m:sSubPr>
                  <m:ctrlPr>
                    <w:rPr>
                      <w:rFonts w:ascii="Cambria Math" w:hAnsi="Cambria Math"/>
                    </w:rPr>
                  </m:ctrlPr>
                </m:sSubPr>
                <m:e>
                  <m:r>
                    <w:rPr>
                      <w:rFonts w:ascii="Cambria Math" w:hAnsi="Cambria Math"/>
                    </w:rPr>
                    <m:t>S</m:t>
                  </m:r>
                </m:e>
                <m:sub>
                  <m:r>
                    <w:rPr>
                      <w:rFonts w:ascii="Cambria Math" w:hAnsi="Cambria Math"/>
                    </w:rPr>
                    <m:t>m</m:t>
                  </m:r>
                </m:sub>
              </m:sSub>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rPr>
                <m:t>CRC</m:t>
              </m:r>
            </m:e>
            <m:sub>
              <m:r>
                <w:rPr>
                  <w:rFonts w:ascii="Cambria Math" w:hAnsi="Cambria Math"/>
                </w:rPr>
                <m:t>m</m:t>
              </m:r>
            </m:sub>
          </m:sSub>
          <m:r>
            <m:rPr>
              <m:sty m:val="p"/>
            </m:rPr>
            <w:rPr>
              <w:rFonts w:ascii="Cambria Math" w:hAnsi="Cambria Math" w:cs="Arial"/>
            </w:rPr>
            <m:t>)</m:t>
          </m:r>
        </m:oMath>
      </m:oMathPara>
    </w:p>
    <w:p w14:paraId="54609A15" w14:textId="77777777" w:rsidR="00D179D6" w:rsidRPr="00462199" w:rsidRDefault="00D179D6" w:rsidP="006E3A7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687"/>
        <w:gridCol w:w="734"/>
        <w:gridCol w:w="6117"/>
      </w:tblGrid>
      <w:tr w:rsidR="00D179D6" w:rsidRPr="00462199" w14:paraId="60E2BFEB" w14:textId="77777777" w:rsidTr="006E3A79">
        <w:trPr>
          <w:trHeight w:val="185"/>
        </w:trPr>
        <w:tc>
          <w:tcPr>
            <w:tcW w:w="1687" w:type="dxa"/>
            <w:tcMar>
              <w:left w:w="108" w:type="dxa"/>
              <w:right w:w="108" w:type="dxa"/>
            </w:tcMar>
          </w:tcPr>
          <w:p w14:paraId="1903F644" w14:textId="77777777" w:rsidR="00D179D6" w:rsidRPr="00462199"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PILOHSA</m:t>
                    </m:r>
                  </m:e>
                  <m:sub>
                    <m:r>
                      <w:rPr>
                        <w:rFonts w:ascii="Cambria Math" w:hAnsi="Cambria Math"/>
                      </w:rPr>
                      <m:t>m</m:t>
                    </m:r>
                  </m:sub>
                </m:sSub>
              </m:oMath>
            </m:oMathPara>
          </w:p>
        </w:tc>
        <w:tc>
          <w:tcPr>
            <w:tcW w:w="734" w:type="dxa"/>
            <w:tcMar>
              <w:left w:w="108" w:type="dxa"/>
              <w:right w:w="108" w:type="dxa"/>
            </w:tcMar>
          </w:tcPr>
          <w:p w14:paraId="480B51FD" w14:textId="77777777" w:rsidR="00D179D6" w:rsidRPr="00462199" w:rsidRDefault="00D179D6" w:rsidP="006E3A79">
            <w:pPr>
              <w:pStyle w:val="TableAshurst"/>
            </w:pPr>
            <w:r w:rsidRPr="00462199">
              <w:t>=</w:t>
            </w:r>
          </w:p>
        </w:tc>
        <w:tc>
          <w:tcPr>
            <w:tcW w:w="6117" w:type="dxa"/>
            <w:tcMar>
              <w:left w:w="108" w:type="dxa"/>
              <w:right w:w="108" w:type="dxa"/>
            </w:tcMar>
          </w:tcPr>
          <w:p w14:paraId="75553518" w14:textId="77777777" w:rsidR="00D179D6" w:rsidRPr="00462199" w:rsidRDefault="00D179D6" w:rsidP="00864CE4">
            <w:pPr>
              <w:pStyle w:val="TableAshurst"/>
            </w:pPr>
            <w:r w:rsidRPr="00462199">
              <w:t>PILOHS Amount (</w:t>
            </w:r>
            <w:r w:rsidRPr="00462199">
              <w:rPr>
                <w:i/>
              </w:rPr>
              <w:t>£</w:t>
            </w:r>
            <w:r w:rsidRPr="00462199">
              <w:t>) for the relevant Billing Period (</w:t>
            </w:r>
            <w:r w:rsidRPr="00462199">
              <w:rPr>
                <w:i/>
              </w:rPr>
              <w:t>m</w:t>
            </w:r>
            <w:r w:rsidRPr="00462199">
              <w:t>)</w:t>
            </w:r>
          </w:p>
        </w:tc>
      </w:tr>
      <w:tr w:rsidR="00D179D6" w:rsidRPr="00462199" w14:paraId="56B7FF12" w14:textId="77777777" w:rsidTr="006E3A79">
        <w:trPr>
          <w:trHeight w:val="185"/>
        </w:trPr>
        <w:tc>
          <w:tcPr>
            <w:tcW w:w="1687" w:type="dxa"/>
            <w:tcMar>
              <w:left w:w="108" w:type="dxa"/>
              <w:right w:w="108" w:type="dxa"/>
            </w:tcMar>
          </w:tcPr>
          <w:p w14:paraId="75E99148" w14:textId="77777777" w:rsidR="00D179D6" w:rsidRPr="00462199" w:rsidRDefault="00F47FCB" w:rsidP="006E3A79">
            <w:pPr>
              <w:pStyle w:val="TableAshurst"/>
              <w:rPr>
                <w:rFonts w:eastAsia="Microsoft JhengHei"/>
              </w:rPr>
            </w:pPr>
            <m:oMathPara>
              <m:oMathParaPr>
                <m:jc m:val="left"/>
              </m:oMathParaPr>
              <m:oMath>
                <m:sSub>
                  <m:sSubPr>
                    <m:ctrlPr>
                      <w:rPr>
                        <w:rFonts w:ascii="Cambria Math" w:hAnsi="Cambria Math"/>
                      </w:rPr>
                    </m:ctrlPr>
                  </m:sSubPr>
                  <m:e>
                    <m:r>
                      <w:rPr>
                        <w:rFonts w:ascii="Cambria Math" w:hAnsi="Cambria Math"/>
                      </w:rPr>
                      <m:t>PILOHSV</m:t>
                    </m:r>
                  </m:e>
                  <m:sub>
                    <m:r>
                      <w:rPr>
                        <w:rFonts w:ascii="Cambria Math" w:hAnsi="Cambria Math"/>
                      </w:rPr>
                      <m:t>m</m:t>
                    </m:r>
                  </m:sub>
                </m:sSub>
              </m:oMath>
            </m:oMathPara>
          </w:p>
        </w:tc>
        <w:tc>
          <w:tcPr>
            <w:tcW w:w="734" w:type="dxa"/>
            <w:tcMar>
              <w:left w:w="108" w:type="dxa"/>
              <w:right w:w="108" w:type="dxa"/>
            </w:tcMar>
          </w:tcPr>
          <w:p w14:paraId="1C775B1D" w14:textId="77777777" w:rsidR="00D179D6" w:rsidRPr="00462199" w:rsidRDefault="00D179D6" w:rsidP="006E3A79">
            <w:pPr>
              <w:pStyle w:val="TableAshurst"/>
            </w:pPr>
            <w:r w:rsidRPr="00462199">
              <w:t>=</w:t>
            </w:r>
          </w:p>
        </w:tc>
        <w:tc>
          <w:tcPr>
            <w:tcW w:w="6117" w:type="dxa"/>
            <w:tcMar>
              <w:left w:w="108" w:type="dxa"/>
              <w:right w:w="108" w:type="dxa"/>
            </w:tcMar>
          </w:tcPr>
          <w:p w14:paraId="29EF2700" w14:textId="77777777" w:rsidR="00D179D6" w:rsidRPr="00462199" w:rsidRDefault="00D179D6" w:rsidP="00864CE4">
            <w:pPr>
              <w:pStyle w:val="TableAshurst"/>
            </w:pPr>
            <w:r w:rsidRPr="00462199">
              <w:t>PILOHS Volumes (</w:t>
            </w:r>
            <w:r w:rsidRPr="00462199">
              <w:rPr>
                <w:i/>
              </w:rPr>
              <w:t>MWh (HHV)</w:t>
            </w:r>
            <w:r w:rsidRPr="00462199">
              <w:t>) for the relevant Billing Period (</w:t>
            </w:r>
            <w:r w:rsidRPr="00462199">
              <w:rPr>
                <w:i/>
              </w:rPr>
              <w:t>m</w:t>
            </w:r>
            <w:r w:rsidRPr="00462199">
              <w:t>)</w:t>
            </w:r>
          </w:p>
        </w:tc>
      </w:tr>
      <w:tr w:rsidR="00D179D6" w:rsidRPr="00462199" w14:paraId="2681FBE4" w14:textId="77777777" w:rsidTr="006E3A79">
        <w:trPr>
          <w:trHeight w:val="185"/>
        </w:trPr>
        <w:tc>
          <w:tcPr>
            <w:tcW w:w="1687" w:type="dxa"/>
            <w:tcMar>
              <w:left w:w="108" w:type="dxa"/>
              <w:right w:w="108" w:type="dxa"/>
            </w:tcMar>
          </w:tcPr>
          <w:p w14:paraId="6BC127BC" w14:textId="77777777" w:rsidR="00D179D6" w:rsidRPr="00462199" w:rsidRDefault="00F47FCB" w:rsidP="006E3A79">
            <w:pPr>
              <w:pStyle w:val="TableAshurst"/>
              <w:rPr>
                <w:rFonts w:eastAsia="Microsoft JhengHei"/>
                <w:iCs/>
              </w:rPr>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CCUS</m:t>
                    </m:r>
                    <m:r>
                      <m:rPr>
                        <m:sty m:val="p"/>
                      </m:rPr>
                      <w:rPr>
                        <w:rFonts w:ascii="Cambria Math" w:hAnsi="Cambria Math"/>
                      </w:rPr>
                      <m:t>_</m:t>
                    </m:r>
                    <m:r>
                      <w:rPr>
                        <w:rFonts w:ascii="Cambria Math" w:hAnsi="Cambria Math"/>
                      </w:rPr>
                      <m:t>m</m:t>
                    </m:r>
                  </m:sub>
                </m:sSub>
              </m:oMath>
            </m:oMathPara>
          </w:p>
        </w:tc>
        <w:tc>
          <w:tcPr>
            <w:tcW w:w="734" w:type="dxa"/>
            <w:tcMar>
              <w:left w:w="108" w:type="dxa"/>
              <w:right w:w="108" w:type="dxa"/>
            </w:tcMar>
          </w:tcPr>
          <w:p w14:paraId="6C1E3B19" w14:textId="77777777" w:rsidR="00D179D6" w:rsidRPr="00462199" w:rsidRDefault="00D179D6" w:rsidP="006E3A79">
            <w:pPr>
              <w:pStyle w:val="TableAshurst"/>
            </w:pPr>
            <w:r w:rsidRPr="00462199">
              <w:t>=</w:t>
            </w:r>
          </w:p>
        </w:tc>
        <w:tc>
          <w:tcPr>
            <w:tcW w:w="6117" w:type="dxa"/>
            <w:tcMar>
              <w:left w:w="108" w:type="dxa"/>
              <w:right w:w="108" w:type="dxa"/>
            </w:tcMar>
          </w:tcPr>
          <w:p w14:paraId="5ECE2C2F" w14:textId="77777777" w:rsidR="00D179D6" w:rsidRPr="00462199" w:rsidRDefault="00D179D6" w:rsidP="00864CE4">
            <w:pPr>
              <w:pStyle w:val="TableAshurst"/>
            </w:pPr>
            <w:r w:rsidRPr="00462199">
              <w:t>CCUS-Enabled Non-Variable Costs Strike Price (</w:t>
            </w:r>
            <w:r w:rsidRPr="00462199">
              <w:rPr>
                <w:i/>
              </w:rPr>
              <w:t>£/MWh (HHV)</w:t>
            </w:r>
            <w:r w:rsidRPr="00462199">
              <w:t>) that applies in the relevant Billing Period (</w:t>
            </w:r>
            <w:r w:rsidRPr="00462199">
              <w:rPr>
                <w:i/>
              </w:rPr>
              <w:t>m</w:t>
            </w:r>
            <w:r w:rsidRPr="00462199">
              <w:t>)</w:t>
            </w:r>
          </w:p>
        </w:tc>
      </w:tr>
      <w:tr w:rsidR="00D179D6" w:rsidRPr="00462199" w14:paraId="2649F094" w14:textId="77777777" w:rsidTr="006E3A79">
        <w:trPr>
          <w:trHeight w:val="185"/>
        </w:trPr>
        <w:tc>
          <w:tcPr>
            <w:tcW w:w="1687" w:type="dxa"/>
            <w:tcMar>
              <w:left w:w="108" w:type="dxa"/>
              <w:right w:w="108" w:type="dxa"/>
            </w:tcMar>
          </w:tcPr>
          <w:p w14:paraId="63A9141F" w14:textId="77777777" w:rsidR="00D179D6" w:rsidRPr="00462199" w:rsidRDefault="00F47FCB" w:rsidP="006E3A79">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CRC</m:t>
                    </m:r>
                  </m:e>
                  <m:sub>
                    <m:r>
                      <w:rPr>
                        <w:rFonts w:ascii="Cambria Math" w:hAnsi="Cambria Math"/>
                      </w:rPr>
                      <m:t>m</m:t>
                    </m:r>
                  </m:sub>
                </m:sSub>
              </m:oMath>
            </m:oMathPara>
          </w:p>
        </w:tc>
        <w:tc>
          <w:tcPr>
            <w:tcW w:w="734" w:type="dxa"/>
            <w:tcMar>
              <w:left w:w="108" w:type="dxa"/>
              <w:right w:w="108" w:type="dxa"/>
            </w:tcMar>
          </w:tcPr>
          <w:p w14:paraId="6875CF3D" w14:textId="77777777" w:rsidR="00D179D6" w:rsidRPr="00462199" w:rsidRDefault="00D179D6" w:rsidP="006E3A79">
            <w:pPr>
              <w:pStyle w:val="TableAshurst"/>
            </w:pPr>
            <w:r w:rsidRPr="00462199">
              <w:t>=</w:t>
            </w:r>
          </w:p>
        </w:tc>
        <w:tc>
          <w:tcPr>
            <w:tcW w:w="6117" w:type="dxa"/>
            <w:tcMar>
              <w:left w:w="108" w:type="dxa"/>
              <w:right w:w="108" w:type="dxa"/>
            </w:tcMar>
          </w:tcPr>
          <w:p w14:paraId="0A9C392C" w14:textId="77777777" w:rsidR="00D179D6" w:rsidRPr="00462199" w:rsidRDefault="00D179D6" w:rsidP="00864CE4">
            <w:pPr>
              <w:pStyle w:val="TableAshurst"/>
            </w:pPr>
            <w:r w:rsidRPr="00462199">
              <w:t>Capital Return Component (</w:t>
            </w:r>
            <w:r w:rsidRPr="00462199">
              <w:rPr>
                <w:i/>
              </w:rPr>
              <w:t>£/MWh (HHV)</w:t>
            </w:r>
            <w:r w:rsidRPr="00462199">
              <w:t xml:space="preserve">) that applies in the relevant Billing Period </w:t>
            </w:r>
            <w:r w:rsidRPr="00462199">
              <w:rPr>
                <w:i/>
              </w:rPr>
              <w:t>(m)</w:t>
            </w:r>
          </w:p>
        </w:tc>
      </w:tr>
    </w:tbl>
    <w:p w14:paraId="7D9F1BF4" w14:textId="44AA4C94" w:rsidR="00D179D6" w:rsidRPr="00462199" w:rsidRDefault="007248B2" w:rsidP="00202C21">
      <w:pPr>
        <w:pStyle w:val="H3Ashurst"/>
      </w:pPr>
      <w:bookmarkStart w:id="3366" w:name="_Ref144113557"/>
      <w:r w:rsidRPr="007248B2">
        <w:t>Condition</w:t>
      </w:r>
      <w:r w:rsidR="00D179D6" w:rsidRPr="00462199">
        <w:t xml:space="preserve">s </w:t>
      </w:r>
      <w:r w:rsidR="00B870F6">
        <w:fldChar w:fldCharType="begin"/>
      </w:r>
      <w:r w:rsidR="00B870F6">
        <w:instrText xml:space="preserve"> REF _Ref144113562 \w \h </w:instrText>
      </w:r>
      <w:r w:rsidR="00B870F6">
        <w:fldChar w:fldCharType="separate"/>
      </w:r>
      <w:del w:id="3367" w:author="Faqir, Sofia (Energy Security)" w:date="2023-11-12T19:47:00Z">
        <w:r w:rsidR="00E473FC">
          <w:delText>20.4</w:delText>
        </w:r>
      </w:del>
      <w:r w:rsidR="00B870F6">
        <w:fldChar w:fldCharType="end"/>
      </w:r>
      <w:r w:rsidR="00D179D6" w:rsidRPr="00462199">
        <w:t xml:space="preserve"> to </w:t>
      </w:r>
      <w:r w:rsidR="00D179D6" w:rsidRPr="00462199">
        <w:fldChar w:fldCharType="begin"/>
      </w:r>
      <w:r w:rsidR="00D179D6" w:rsidRPr="00462199">
        <w:instrText xml:space="preserve">  REF _Ref144113564 \r \h \* MERGEFORMAT </w:instrText>
      </w:r>
      <w:r w:rsidR="00D179D6" w:rsidRPr="00462199">
        <w:fldChar w:fldCharType="separate"/>
      </w:r>
      <w:del w:id="3368" w:author="Faqir, Sofia (Energy Security)" w:date="2023-11-12T19:47:00Z">
        <w:r w:rsidR="00E473FC" w:rsidRPr="00E473FC">
          <w:rPr>
            <w:color w:val="000000"/>
          </w:rPr>
          <w:delText>20.6</w:delText>
        </w:r>
      </w:del>
      <w:r w:rsidR="00D179D6" w:rsidRPr="00462199">
        <w:fldChar w:fldCharType="end"/>
      </w:r>
      <w:r w:rsidR="00D179D6" w:rsidRPr="00462199">
        <w:t xml:space="preserve"> shall apply.</w:t>
      </w:r>
      <w:bookmarkEnd w:id="3366"/>
    </w:p>
    <w:p w14:paraId="5C0056B3" w14:textId="43A90564" w:rsidR="00D179D6" w:rsidRPr="00462199" w:rsidRDefault="00D179D6" w:rsidP="005B3BB9">
      <w:pPr>
        <w:pStyle w:val="H2Ashurst"/>
      </w:pPr>
      <w:bookmarkStart w:id="3369" w:name="_Ref144113558"/>
      <w:r w:rsidRPr="00462199">
        <w:t xml:space="preserve">The </w:t>
      </w:r>
      <w:r w:rsidRPr="00462199">
        <w:rPr>
          <w:b/>
        </w:rPr>
        <w:t xml:space="preserve">"PILOHS </w:t>
      </w:r>
      <w:r w:rsidR="007248B2" w:rsidRPr="007248B2">
        <w:rPr>
          <w:b/>
        </w:rPr>
        <w:t>Condition</w:t>
      </w:r>
      <w:r w:rsidRPr="00462199">
        <w:rPr>
          <w:b/>
        </w:rPr>
        <w:t>"</w:t>
      </w:r>
      <w:r w:rsidRPr="00462199">
        <w:t xml:space="preserve"> is that:</w:t>
      </w:r>
      <w:bookmarkEnd w:id="3369"/>
    </w:p>
    <w:p w14:paraId="140B02FF" w14:textId="00D06D76" w:rsidR="00D179D6" w:rsidRPr="00462199" w:rsidRDefault="00D179D6" w:rsidP="00202C21">
      <w:pPr>
        <w:pStyle w:val="H3Ashurst"/>
      </w:pPr>
      <w:bookmarkStart w:id="3370" w:name="_Ref144113559"/>
      <w:r w:rsidRPr="00462199">
        <w:t>a CO</w:t>
      </w:r>
      <w:r w:rsidRPr="00462199">
        <w:rPr>
          <w:vertAlign w:val="subscript"/>
        </w:rPr>
        <w:t>2</w:t>
      </w:r>
      <w:r w:rsidRPr="00462199">
        <w:t xml:space="preserve"> T&amp;S Outage Relief Event has been deemed to have occurred during a CO</w:t>
      </w:r>
      <w:r w:rsidRPr="00462199">
        <w:rPr>
          <w:vertAlign w:val="subscript"/>
        </w:rPr>
        <w:t>2</w:t>
      </w:r>
      <w:r w:rsidRPr="00462199">
        <w:t xml:space="preserve"> T&amp;S Outage Relief Event Billing Period in accordance with </w:t>
      </w:r>
      <w:r w:rsidR="007248B2" w:rsidRPr="007248B2">
        <w:t>Condition</w:t>
      </w:r>
      <w:r w:rsidRPr="00462199">
        <w:t xml:space="preserve"> </w:t>
      </w:r>
      <w:r w:rsidRPr="00462199">
        <w:fldChar w:fldCharType="begin"/>
      </w:r>
      <w:r w:rsidRPr="00462199">
        <w:instrText xml:space="preserve">  REF _Ref144113516 \r \h \* MERGEFORMAT </w:instrText>
      </w:r>
      <w:r w:rsidRPr="00462199">
        <w:fldChar w:fldCharType="separate"/>
      </w:r>
      <w:del w:id="3371" w:author="Faqir, Sofia (Energy Security)" w:date="2023-11-12T19:47:00Z">
        <w:r w:rsidR="00E473FC" w:rsidRPr="00E473FC">
          <w:rPr>
            <w:color w:val="000000"/>
          </w:rPr>
          <w:delText>17.4(A)</w:delText>
        </w:r>
      </w:del>
      <w:r w:rsidRPr="00462199">
        <w:fldChar w:fldCharType="end"/>
      </w:r>
      <w:r w:rsidRPr="00462199">
        <w:t xml:space="preserve"> or </w:t>
      </w:r>
      <w:r w:rsidR="00B870F6">
        <w:fldChar w:fldCharType="begin"/>
      </w:r>
      <w:r w:rsidR="00B870F6">
        <w:instrText xml:space="preserve"> REF _Ref144113520 \w \h </w:instrText>
      </w:r>
      <w:r w:rsidR="00B870F6">
        <w:fldChar w:fldCharType="separate"/>
      </w:r>
      <w:del w:id="3372" w:author="Faqir, Sofia (Energy Security)" w:date="2023-11-12T19:47:00Z">
        <w:r w:rsidR="00E473FC">
          <w:delText>17.4(C)(ii)</w:delText>
        </w:r>
      </w:del>
      <w:r w:rsidR="00B870F6">
        <w:fldChar w:fldCharType="end"/>
      </w:r>
      <w:r w:rsidRPr="00462199">
        <w:t>;</w:t>
      </w:r>
      <w:bookmarkEnd w:id="3370"/>
    </w:p>
    <w:p w14:paraId="057EAEAE" w14:textId="77777777" w:rsidR="00D179D6" w:rsidRPr="00462199" w:rsidRDefault="00D179D6" w:rsidP="00202C21">
      <w:pPr>
        <w:pStyle w:val="H3Ashurst"/>
      </w:pPr>
      <w:bookmarkStart w:id="3373" w:name="_Ref144113560"/>
      <w:r w:rsidRPr="00462199">
        <w:t>such CO</w:t>
      </w:r>
      <w:r w:rsidRPr="00462199">
        <w:rPr>
          <w:vertAlign w:val="subscript"/>
        </w:rPr>
        <w:t>2</w:t>
      </w:r>
      <w:r w:rsidRPr="00462199">
        <w:t xml:space="preserve"> T&amp;S Outage Relief Event is a Qualifying Event; and</w:t>
      </w:r>
      <w:bookmarkEnd w:id="3373"/>
    </w:p>
    <w:p w14:paraId="68000BF8" w14:textId="4C67A41B" w:rsidR="00D179D6" w:rsidRPr="00462199" w:rsidRDefault="00D179D6" w:rsidP="00202C21">
      <w:pPr>
        <w:pStyle w:val="H3Ashurst"/>
      </w:pPr>
      <w:bookmarkStart w:id="3374" w:name="_Ref144113561"/>
      <w:r w:rsidRPr="00462199">
        <w:t>the Producer has submitted a request for a PILOHS Amount in relation to the CO</w:t>
      </w:r>
      <w:r w:rsidRPr="00462199">
        <w:rPr>
          <w:vertAlign w:val="subscript"/>
        </w:rPr>
        <w:t>2</w:t>
      </w:r>
      <w:r w:rsidRPr="00462199">
        <w:t xml:space="preserve"> T&amp;S Outage Relief Event Billing Period, including such Supporting Information as the Producer considers to be relevant to evidence the fulfilment of the PILOHS </w:t>
      </w:r>
      <w:r w:rsidR="007248B2" w:rsidRPr="007248B2">
        <w:t>Condition</w:t>
      </w:r>
      <w:r w:rsidRPr="00462199">
        <w:t>.</w:t>
      </w:r>
      <w:bookmarkEnd w:id="3374"/>
    </w:p>
    <w:p w14:paraId="64D8233A" w14:textId="77777777" w:rsidR="00D179D6" w:rsidRPr="00462199" w:rsidRDefault="00D179D6" w:rsidP="005B3BB9">
      <w:pPr>
        <w:pStyle w:val="NormalBoldAshurst"/>
      </w:pPr>
      <w:r w:rsidRPr="00462199">
        <w:rPr>
          <w:i/>
        </w:rPr>
        <w:t>PILOHS Volumes calculation</w:t>
      </w:r>
    </w:p>
    <w:p w14:paraId="52CC44C1" w14:textId="77777777" w:rsidR="00D179D6" w:rsidRPr="00462199" w:rsidRDefault="00D179D6" w:rsidP="005B3BB9">
      <w:pPr>
        <w:pStyle w:val="H2Ashurst"/>
      </w:pPr>
      <w:bookmarkStart w:id="3375" w:name="_Ref144113562"/>
      <w:r w:rsidRPr="00462199">
        <w:t xml:space="preserve">The LCHA Counterparty shall calculate the </w:t>
      </w:r>
      <w:r w:rsidRPr="00462199">
        <w:rPr>
          <w:b/>
        </w:rPr>
        <w:t>"PILOHS Volumes"</w:t>
      </w:r>
      <w:r w:rsidRPr="00462199">
        <w:t xml:space="preserve"> for the relevant Billing Period (</w:t>
      </w:r>
      <w:r w:rsidRPr="00462199">
        <w:rPr>
          <w:i/>
        </w:rPr>
        <w:t>m</w:t>
      </w:r>
      <w:r w:rsidRPr="00462199">
        <w:t>), which shall be expressed in MWh (</w:t>
      </w:r>
      <w:r w:rsidRPr="00462199">
        <w:rPr>
          <w:i/>
        </w:rPr>
        <w:t>HHV</w:t>
      </w:r>
      <w:r w:rsidRPr="00462199">
        <w:t>) and calculated as follows:</w:t>
      </w:r>
      <w:bookmarkEnd w:id="3375"/>
    </w:p>
    <w:p w14:paraId="01769468" w14:textId="77777777" w:rsidR="00D179D6" w:rsidRPr="00462199" w:rsidRDefault="00F47FCB" w:rsidP="006E3A79">
      <w:pPr>
        <w:pStyle w:val="NormalAshurst"/>
        <w:rPr>
          <w:rFonts w:ascii="Verdana" w:hAnsi="Verdana"/>
          <w:iCs/>
        </w:rPr>
      </w:pPr>
      <m:oMathPara>
        <m:oMath>
          <m:sSub>
            <m:sSubPr>
              <m:ctrlPr>
                <w:rPr>
                  <w:rFonts w:ascii="Cambria Math" w:hAnsi="Cambria Math"/>
                </w:rPr>
              </m:ctrlPr>
            </m:sSubPr>
            <m:e>
              <m:r>
                <w:rPr>
                  <w:rFonts w:ascii="Cambria Math" w:hAnsi="Cambria Math"/>
                </w:rPr>
                <m:t>PILOHSV</m:t>
              </m:r>
            </m:e>
            <m:sub>
              <m:r>
                <w:rPr>
                  <w:rFonts w:ascii="Cambria Math" w:hAnsi="Cambria Math"/>
                </w:rPr>
                <m:t>m</m:t>
              </m:r>
            </m:sub>
          </m:sSub>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DV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TIV</m:t>
              </m:r>
            </m:e>
            <m:sub>
              <m:r>
                <w:rPr>
                  <w:rFonts w:ascii="Cambria Math" w:hAnsi="Cambria Math"/>
                </w:rPr>
                <m:t>m</m:t>
              </m:r>
            </m:sub>
          </m:sSub>
          <m:r>
            <m:rPr>
              <m:sty m:val="p"/>
            </m:rPr>
            <w:rPr>
              <w:rFonts w:ascii="Cambria Math" w:hAnsi="Cambria Math"/>
            </w:rPr>
            <m:t xml:space="preserve">), 0)* </m:t>
          </m:r>
          <m:f>
            <m:fPr>
              <m:ctrlPr>
                <w:rPr>
                  <w:rFonts w:ascii="Cambria Math" w:hAnsi="Cambria Math"/>
                </w:rPr>
              </m:ctrlPr>
            </m:fPr>
            <m:num>
              <m:sSub>
                <m:sSubPr>
                  <m:ctrlPr>
                    <w:rPr>
                      <w:rFonts w:ascii="Cambria Math" w:hAnsi="Cambria Math"/>
                    </w:rPr>
                  </m:ctrlPr>
                </m:sSubPr>
                <m:e>
                  <m:r>
                    <w:rPr>
                      <w:rFonts w:ascii="Cambria Math" w:hAnsi="Cambria Math"/>
                    </w:rPr>
                    <m:t>RU</m:t>
                  </m:r>
                  <m:r>
                    <m:rPr>
                      <m:sty m:val="p"/>
                    </m:rPr>
                    <w:rPr>
                      <w:rFonts w:ascii="Cambria Math" w:hAnsi="Cambria Math"/>
                    </w:rPr>
                    <m:t>_</m:t>
                  </m:r>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m</m:t>
                  </m:r>
                </m:sub>
              </m:sSub>
              <m:r>
                <m:rPr>
                  <m:sty m:val="p"/>
                </m:rPr>
                <w:rPr>
                  <w:rFonts w:ascii="Cambria Math" w:hAnsi="Cambria Math" w:cs="Arial"/>
                </w:rPr>
                <m:t xml:space="preserve"> </m:t>
              </m:r>
            </m:num>
            <m:den>
              <m:sSub>
                <m:sSubPr>
                  <m:ctrlPr>
                    <w:rPr>
                      <w:rFonts w:ascii="Cambria Math" w:hAnsi="Cambria Math"/>
                    </w:rPr>
                  </m:ctrlPr>
                </m:sSubPr>
                <m:e>
                  <m:r>
                    <w:rPr>
                      <w:rFonts w:ascii="Cambria Math" w:hAnsi="Cambria Math"/>
                    </w:rPr>
                    <m:t>RU</m:t>
                  </m:r>
                </m:e>
                <m:sub>
                  <m:r>
                    <w:rPr>
                      <w:rFonts w:ascii="Cambria Math" w:hAnsi="Cambria Math"/>
                    </w:rPr>
                    <m:t>m</m:t>
                  </m:r>
                </m:sub>
              </m:sSub>
            </m:den>
          </m:f>
        </m:oMath>
      </m:oMathPara>
    </w:p>
    <w:p w14:paraId="3D2809A9" w14:textId="77777777" w:rsidR="00D179D6" w:rsidRPr="00462199" w:rsidRDefault="00D179D6" w:rsidP="00B94023">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2126"/>
        <w:gridCol w:w="699"/>
        <w:gridCol w:w="5713"/>
      </w:tblGrid>
      <w:tr w:rsidR="00D179D6" w:rsidRPr="00462199" w14:paraId="4E899737" w14:textId="77777777" w:rsidTr="006E3A79">
        <w:trPr>
          <w:trHeight w:val="185"/>
        </w:trPr>
        <w:tc>
          <w:tcPr>
            <w:tcW w:w="2126" w:type="dxa"/>
            <w:tcMar>
              <w:left w:w="108" w:type="dxa"/>
              <w:right w:w="108" w:type="dxa"/>
            </w:tcMar>
          </w:tcPr>
          <w:p w14:paraId="440774DB" w14:textId="77777777" w:rsidR="00D179D6" w:rsidRPr="00462199"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PILOHSV</m:t>
                    </m:r>
                  </m:e>
                  <m:sub>
                    <m:r>
                      <w:rPr>
                        <w:rFonts w:ascii="Cambria Math" w:hAnsi="Cambria Math"/>
                      </w:rPr>
                      <m:t>m</m:t>
                    </m:r>
                  </m:sub>
                </m:sSub>
              </m:oMath>
            </m:oMathPara>
          </w:p>
        </w:tc>
        <w:tc>
          <w:tcPr>
            <w:tcW w:w="699" w:type="dxa"/>
            <w:tcMar>
              <w:left w:w="108" w:type="dxa"/>
              <w:right w:w="108" w:type="dxa"/>
            </w:tcMar>
          </w:tcPr>
          <w:p w14:paraId="6D1AE067" w14:textId="77777777" w:rsidR="00D179D6" w:rsidRPr="00462199" w:rsidRDefault="00D179D6" w:rsidP="006E3A79">
            <w:pPr>
              <w:pStyle w:val="TableAshurst"/>
            </w:pPr>
            <w:r w:rsidRPr="00462199">
              <w:t>=</w:t>
            </w:r>
          </w:p>
        </w:tc>
        <w:tc>
          <w:tcPr>
            <w:tcW w:w="5713" w:type="dxa"/>
            <w:tcMar>
              <w:left w:w="108" w:type="dxa"/>
              <w:right w:w="108" w:type="dxa"/>
            </w:tcMar>
          </w:tcPr>
          <w:p w14:paraId="3B1FD05F" w14:textId="77777777" w:rsidR="00D179D6" w:rsidRPr="00462199" w:rsidRDefault="00D179D6" w:rsidP="00864CE4">
            <w:pPr>
              <w:pStyle w:val="TableAshurst"/>
            </w:pPr>
            <w:r w:rsidRPr="00462199">
              <w:t>PILOHS Volumes (</w:t>
            </w:r>
            <w:r w:rsidRPr="00462199">
              <w:rPr>
                <w:i/>
              </w:rPr>
              <w:t>MWh (HHV)</w:t>
            </w:r>
            <w:r w:rsidRPr="00462199">
              <w:t>) for the relevant Billing Period (</w:t>
            </w:r>
            <w:r w:rsidRPr="00462199">
              <w:rPr>
                <w:i/>
              </w:rPr>
              <w:t>m</w:t>
            </w:r>
            <w:r w:rsidRPr="00462199">
              <w:t>)</w:t>
            </w:r>
          </w:p>
        </w:tc>
      </w:tr>
      <w:tr w:rsidR="00D179D6" w:rsidRPr="00462199" w14:paraId="4DF963C9" w14:textId="77777777" w:rsidTr="006E3A79">
        <w:trPr>
          <w:trHeight w:val="185"/>
        </w:trPr>
        <w:tc>
          <w:tcPr>
            <w:tcW w:w="2126" w:type="dxa"/>
            <w:tcMar>
              <w:left w:w="108" w:type="dxa"/>
              <w:right w:w="108" w:type="dxa"/>
            </w:tcMar>
          </w:tcPr>
          <w:p w14:paraId="0F7AF67F" w14:textId="77777777" w:rsidR="00D179D6" w:rsidRPr="00462199"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DV</m:t>
                    </m:r>
                  </m:e>
                  <m:sub>
                    <m:r>
                      <w:rPr>
                        <w:rFonts w:ascii="Cambria Math" w:hAnsi="Cambria Math"/>
                      </w:rPr>
                      <m:t>m</m:t>
                    </m:r>
                  </m:sub>
                </m:sSub>
              </m:oMath>
            </m:oMathPara>
          </w:p>
        </w:tc>
        <w:tc>
          <w:tcPr>
            <w:tcW w:w="699" w:type="dxa"/>
            <w:tcMar>
              <w:left w:w="108" w:type="dxa"/>
              <w:right w:w="108" w:type="dxa"/>
            </w:tcMar>
          </w:tcPr>
          <w:p w14:paraId="7B4F0D9F" w14:textId="77777777" w:rsidR="00D179D6" w:rsidRPr="00462199" w:rsidRDefault="00D179D6" w:rsidP="006E3A79">
            <w:pPr>
              <w:pStyle w:val="TableAshurst"/>
            </w:pPr>
            <w:r w:rsidRPr="00462199">
              <w:t>=</w:t>
            </w:r>
          </w:p>
        </w:tc>
        <w:tc>
          <w:tcPr>
            <w:tcW w:w="5713" w:type="dxa"/>
            <w:tcMar>
              <w:left w:w="108" w:type="dxa"/>
              <w:right w:w="108" w:type="dxa"/>
            </w:tcMar>
          </w:tcPr>
          <w:p w14:paraId="22CA8267" w14:textId="77777777" w:rsidR="00D179D6" w:rsidRPr="00462199" w:rsidRDefault="00D179D6" w:rsidP="00864CE4">
            <w:pPr>
              <w:pStyle w:val="TableAshurst"/>
            </w:pPr>
            <w:r w:rsidRPr="00462199">
              <w:t>Deemed Volumes (</w:t>
            </w:r>
            <w:r w:rsidRPr="00462199">
              <w:rPr>
                <w:i/>
              </w:rPr>
              <w:t>MWh (HHV)</w:t>
            </w:r>
            <w:r w:rsidRPr="00462199">
              <w:t>) for the relevant Billing Period (</w:t>
            </w:r>
            <w:r w:rsidRPr="00462199">
              <w:rPr>
                <w:i/>
              </w:rPr>
              <w:t>m</w:t>
            </w:r>
            <w:r w:rsidRPr="00462199">
              <w:t>)</w:t>
            </w:r>
          </w:p>
        </w:tc>
      </w:tr>
      <w:tr w:rsidR="00D179D6" w:rsidRPr="00462199" w14:paraId="06398E7A" w14:textId="77777777" w:rsidTr="006E3A79">
        <w:trPr>
          <w:trHeight w:val="185"/>
        </w:trPr>
        <w:tc>
          <w:tcPr>
            <w:tcW w:w="2126" w:type="dxa"/>
            <w:tcMar>
              <w:left w:w="108" w:type="dxa"/>
              <w:right w:w="108" w:type="dxa"/>
            </w:tcMar>
          </w:tcPr>
          <w:p w14:paraId="737602F6" w14:textId="77777777" w:rsidR="00D179D6" w:rsidRPr="00462199" w:rsidRDefault="00F47FCB" w:rsidP="006E3A79">
            <w:pPr>
              <w:pStyle w:val="TableAshurst"/>
              <w:rPr>
                <w:rFonts w:eastAsia="Microsoft JhengHei"/>
              </w:rPr>
            </w:pPr>
            <m:oMathPara>
              <m:oMathParaPr>
                <m:jc m:val="left"/>
              </m:oMathParaPr>
              <m:oMath>
                <m:sSub>
                  <m:sSubPr>
                    <m:ctrlPr>
                      <w:rPr>
                        <w:rFonts w:ascii="Cambria Math" w:hAnsi="Cambria Math" w:cs="Times New Roman"/>
                      </w:rPr>
                    </m:ctrlPr>
                  </m:sSubPr>
                  <m:e>
                    <m:r>
                      <w:rPr>
                        <w:rFonts w:ascii="Cambria Math" w:hAnsi="Cambria Math" w:cs="Times New Roman"/>
                      </w:rPr>
                      <m:t>TIV</m:t>
                    </m:r>
                  </m:e>
                  <m:sub>
                    <m:r>
                      <w:rPr>
                        <w:rFonts w:ascii="Cambria Math" w:hAnsi="Cambria Math" w:cs="Times New Roman"/>
                      </w:rPr>
                      <m:t>m</m:t>
                    </m:r>
                  </m:sub>
                </m:sSub>
              </m:oMath>
            </m:oMathPara>
          </w:p>
        </w:tc>
        <w:tc>
          <w:tcPr>
            <w:tcW w:w="699" w:type="dxa"/>
            <w:tcMar>
              <w:left w:w="108" w:type="dxa"/>
              <w:right w:w="108" w:type="dxa"/>
            </w:tcMar>
          </w:tcPr>
          <w:p w14:paraId="115C9B9E" w14:textId="77777777" w:rsidR="00D179D6" w:rsidRPr="00462199" w:rsidRDefault="00D179D6" w:rsidP="006E3A79">
            <w:pPr>
              <w:pStyle w:val="TableAshurst"/>
            </w:pPr>
            <w:r w:rsidRPr="00462199">
              <w:t>=</w:t>
            </w:r>
          </w:p>
        </w:tc>
        <w:tc>
          <w:tcPr>
            <w:tcW w:w="5713" w:type="dxa"/>
            <w:tcMar>
              <w:left w:w="108" w:type="dxa"/>
              <w:right w:w="108" w:type="dxa"/>
            </w:tcMar>
          </w:tcPr>
          <w:p w14:paraId="28CAC6CE" w14:textId="1D2FA7FD" w:rsidR="00D179D6" w:rsidRPr="00462199" w:rsidRDefault="00D179D6" w:rsidP="00864CE4">
            <w:pPr>
              <w:pStyle w:val="TableAshurst"/>
            </w:pPr>
            <w:r w:rsidRPr="00462199">
              <w:t xml:space="preserve">Total Invoiced Volumes </w:t>
            </w:r>
            <w:r w:rsidR="00B5265A" w:rsidRPr="00462199">
              <w:t>(</w:t>
            </w:r>
            <w:r w:rsidR="00B5265A" w:rsidRPr="00462199">
              <w:rPr>
                <w:i/>
              </w:rPr>
              <w:t>MWh (HHV)</w:t>
            </w:r>
            <w:r w:rsidR="00B5265A" w:rsidRPr="00462199">
              <w:t>)</w:t>
            </w:r>
            <w:r w:rsidR="00B5265A">
              <w:t xml:space="preserve"> </w:t>
            </w:r>
            <w:r w:rsidRPr="00462199">
              <w:t>in the relevant Billing Period (</w:t>
            </w:r>
            <w:r w:rsidRPr="00462199">
              <w:rPr>
                <w:i/>
              </w:rPr>
              <w:t>m</w:t>
            </w:r>
            <w:r w:rsidRPr="00462199">
              <w:t>)</w:t>
            </w:r>
          </w:p>
        </w:tc>
      </w:tr>
      <w:tr w:rsidR="00D179D6" w:rsidRPr="00462199" w14:paraId="6EA540BF" w14:textId="77777777" w:rsidTr="006E3A79">
        <w:trPr>
          <w:trHeight w:val="185"/>
        </w:trPr>
        <w:tc>
          <w:tcPr>
            <w:tcW w:w="2126" w:type="dxa"/>
            <w:tcMar>
              <w:left w:w="108" w:type="dxa"/>
              <w:right w:w="108" w:type="dxa"/>
            </w:tcMar>
          </w:tcPr>
          <w:p w14:paraId="691B964A" w14:textId="77777777" w:rsidR="00D179D6" w:rsidRPr="00B94023"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RU</m:t>
                    </m:r>
                    <m:r>
                      <m:rPr>
                        <m:sty m:val="p"/>
                      </m:rPr>
                      <w:rPr>
                        <w:rFonts w:ascii="Cambria Math" w:hAnsi="Cambria Math"/>
                      </w:rPr>
                      <m:t>_</m:t>
                    </m:r>
                    <m:sSub>
                      <m:sSubPr>
                        <m:ctrlPr>
                          <w:rPr>
                            <w:rFonts w:ascii="Cambria Math" w:hAnsi="Cambria Math"/>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m</m:t>
                    </m:r>
                  </m:sub>
                </m:sSub>
              </m:oMath>
            </m:oMathPara>
          </w:p>
        </w:tc>
        <w:tc>
          <w:tcPr>
            <w:tcW w:w="699" w:type="dxa"/>
            <w:tcMar>
              <w:left w:w="108" w:type="dxa"/>
              <w:right w:w="108" w:type="dxa"/>
            </w:tcMar>
          </w:tcPr>
          <w:p w14:paraId="62618905" w14:textId="77777777" w:rsidR="00D179D6" w:rsidRPr="00462199" w:rsidRDefault="00D179D6" w:rsidP="006E3A79">
            <w:pPr>
              <w:pStyle w:val="TableAshurst"/>
            </w:pPr>
            <w:r w:rsidRPr="00462199">
              <w:t>=</w:t>
            </w:r>
          </w:p>
        </w:tc>
        <w:tc>
          <w:tcPr>
            <w:tcW w:w="5713" w:type="dxa"/>
            <w:tcMar>
              <w:left w:w="108" w:type="dxa"/>
              <w:right w:w="108" w:type="dxa"/>
            </w:tcMar>
          </w:tcPr>
          <w:p w14:paraId="52D2737C" w14:textId="77777777" w:rsidR="00D179D6" w:rsidRPr="00462199" w:rsidRDefault="00D179D6" w:rsidP="00864CE4">
            <w:pPr>
              <w:pStyle w:val="TableAshurst"/>
            </w:pPr>
            <w:r w:rsidRPr="00462199">
              <w:t>number of Reporting Units during which a CO</w:t>
            </w:r>
            <w:r w:rsidRPr="00462199">
              <w:rPr>
                <w:vertAlign w:val="subscript"/>
              </w:rPr>
              <w:t>2</w:t>
            </w:r>
            <w:r w:rsidRPr="00462199">
              <w:t xml:space="preserve"> T&amp;S Outage Relief Event is deemed to have occurred in the relevant Billing Period (</w:t>
            </w:r>
            <w:r w:rsidRPr="00462199">
              <w:rPr>
                <w:i/>
              </w:rPr>
              <w:t>m</w:t>
            </w:r>
            <w:r w:rsidRPr="00462199">
              <w:t>)</w:t>
            </w:r>
            <w:bookmarkStart w:id="3376" w:name="_Ref144117926"/>
            <w:r w:rsidRPr="00462199">
              <w:rPr>
                <w:rStyle w:val="FootnoteReference"/>
              </w:rPr>
              <w:footnoteReference w:id="59"/>
            </w:r>
            <w:bookmarkEnd w:id="3376"/>
          </w:p>
        </w:tc>
      </w:tr>
      <w:tr w:rsidR="00D179D6" w:rsidRPr="00462199" w14:paraId="1324086C" w14:textId="77777777" w:rsidTr="006E3A79">
        <w:trPr>
          <w:trHeight w:val="185"/>
        </w:trPr>
        <w:tc>
          <w:tcPr>
            <w:tcW w:w="2126" w:type="dxa"/>
            <w:tcMar>
              <w:left w:w="108" w:type="dxa"/>
              <w:right w:w="108" w:type="dxa"/>
            </w:tcMar>
          </w:tcPr>
          <w:p w14:paraId="54B1E462" w14:textId="77777777" w:rsidR="00D179D6" w:rsidRPr="00B94023"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RU</m:t>
                    </m:r>
                  </m:e>
                  <m:sub>
                    <m:r>
                      <w:rPr>
                        <w:rFonts w:ascii="Cambria Math" w:hAnsi="Cambria Math"/>
                      </w:rPr>
                      <m:t>m</m:t>
                    </m:r>
                  </m:sub>
                </m:sSub>
              </m:oMath>
            </m:oMathPara>
          </w:p>
        </w:tc>
        <w:tc>
          <w:tcPr>
            <w:tcW w:w="699" w:type="dxa"/>
            <w:tcMar>
              <w:left w:w="108" w:type="dxa"/>
              <w:right w:w="108" w:type="dxa"/>
            </w:tcMar>
          </w:tcPr>
          <w:p w14:paraId="47936D53" w14:textId="77777777" w:rsidR="00D179D6" w:rsidRPr="00462199" w:rsidRDefault="00D179D6" w:rsidP="006E3A79">
            <w:pPr>
              <w:pStyle w:val="TableAshurst"/>
            </w:pPr>
            <w:r w:rsidRPr="00462199">
              <w:t>=</w:t>
            </w:r>
          </w:p>
        </w:tc>
        <w:tc>
          <w:tcPr>
            <w:tcW w:w="5713" w:type="dxa"/>
            <w:tcMar>
              <w:left w:w="108" w:type="dxa"/>
              <w:right w:w="108" w:type="dxa"/>
            </w:tcMar>
          </w:tcPr>
          <w:p w14:paraId="7DD5EE4D" w14:textId="77777777" w:rsidR="00D179D6" w:rsidRPr="00462199" w:rsidRDefault="00D179D6" w:rsidP="00864CE4">
            <w:pPr>
              <w:pStyle w:val="TableAshurst"/>
            </w:pPr>
            <w:r w:rsidRPr="00462199">
              <w:t>number of Reporting Units in the relevant Billing Period (</w:t>
            </w:r>
            <w:r w:rsidRPr="00462199">
              <w:rPr>
                <w:i/>
              </w:rPr>
              <w:t>m</w:t>
            </w:r>
            <w:r w:rsidRPr="00462199">
              <w:t>)</w:t>
            </w:r>
          </w:p>
        </w:tc>
      </w:tr>
    </w:tbl>
    <w:p w14:paraId="6863C1DE" w14:textId="77777777" w:rsidR="00D179D6" w:rsidRPr="00462199" w:rsidRDefault="00D179D6" w:rsidP="005B3BB9">
      <w:pPr>
        <w:pStyle w:val="H2Ashurst"/>
      </w:pPr>
      <w:bookmarkStart w:id="3377" w:name="_Ref144113563"/>
      <w:r w:rsidRPr="00462199">
        <w:t xml:space="preserve">The LCHA Counterparty shall calculate the </w:t>
      </w:r>
      <w:r w:rsidRPr="00462199">
        <w:rPr>
          <w:b/>
        </w:rPr>
        <w:t>"Deemed Volumes"</w:t>
      </w:r>
      <w:r w:rsidRPr="00462199">
        <w:t xml:space="preserve"> for the relevant Billing Period (</w:t>
      </w:r>
      <w:r w:rsidRPr="00462199">
        <w:rPr>
          <w:i/>
        </w:rPr>
        <w:t>m</w:t>
      </w:r>
      <w:r w:rsidRPr="00462199">
        <w:t>), which shall be expressed in MWh (</w:t>
      </w:r>
      <w:r w:rsidRPr="00462199">
        <w:rPr>
          <w:i/>
        </w:rPr>
        <w:t>HHV</w:t>
      </w:r>
      <w:r w:rsidRPr="00462199">
        <w:t>) and calculated as follows:</w:t>
      </w:r>
      <w:bookmarkEnd w:id="3377"/>
    </w:p>
    <w:p w14:paraId="5611490C" w14:textId="77777777" w:rsidR="00D179D6" w:rsidRPr="00462199" w:rsidRDefault="00D179D6" w:rsidP="006E3A79">
      <w:pPr>
        <w:pStyle w:val="NormalAshurst"/>
        <w:rPr>
          <w:rFonts w:ascii="Verdana" w:hAnsi="Verdana"/>
          <w:bCs/>
        </w:rPr>
      </w:pPr>
      <m:oMathPara>
        <m:oMath>
          <m:r>
            <w:rPr>
              <w:rFonts w:ascii="Cambria Math" w:hAnsi="Cambria Math"/>
            </w:rPr>
            <m:t>D</m:t>
          </m:r>
          <m:sSub>
            <m:sSubPr>
              <m:ctrlPr>
                <w:rPr>
                  <w:rFonts w:ascii="Cambria Math" w:hAnsi="Cambria Math"/>
                  <w:bCs/>
                </w:rPr>
              </m:ctrlPr>
            </m:sSubPr>
            <m:e>
              <m:r>
                <w:rPr>
                  <w:rFonts w:ascii="Cambria Math" w:hAnsi="Cambria Math"/>
                </w:rPr>
                <m:t>V</m:t>
              </m:r>
            </m:e>
            <m:sub>
              <m:r>
                <w:rPr>
                  <w:rFonts w:ascii="Cambria Math" w:hAnsi="Cambria Math"/>
                </w:rPr>
                <m:t>m</m:t>
              </m:r>
            </m:sub>
          </m:sSub>
          <m:r>
            <m:rPr>
              <m:sty m:val="p"/>
            </m:rPr>
            <w:rPr>
              <w:rFonts w:ascii="Cambria Math" w:hAnsi="Cambria Math"/>
            </w:rPr>
            <m:t xml:space="preserve">=  </m:t>
          </m:r>
          <m:nary>
            <m:naryPr>
              <m:chr m:val="∑"/>
              <m:limLoc m:val="subSup"/>
              <m:ctrlPr>
                <w:rPr>
                  <w:rFonts w:ascii="Cambria Math" w:hAnsi="Cambria Math"/>
                  <w:bCs/>
                </w:rPr>
              </m:ctrlPr>
            </m:naryPr>
            <m:sub>
              <m:r>
                <w:rPr>
                  <w:rFonts w:ascii="Cambria Math" w:hAnsi="Cambria Math"/>
                </w:rPr>
                <m:t>i</m:t>
              </m:r>
              <m:r>
                <m:rPr>
                  <m:sty m:val="p"/>
                </m:rPr>
                <w:rPr>
                  <w:rFonts w:ascii="Cambria Math" w:hAnsi="Cambria Math"/>
                </w:rPr>
                <m:t>=1</m:t>
              </m:r>
            </m:sub>
            <m:sup>
              <m:r>
                <m:rPr>
                  <m:sty m:val="p"/>
                </m:rPr>
                <w:rPr>
                  <w:rFonts w:ascii="Cambria Math" w:hAnsi="Cambria Math"/>
                </w:rPr>
                <m:t>30</m:t>
              </m:r>
            </m:sup>
            <m:e>
              <m:sSub>
                <m:sSubPr>
                  <m:ctrlPr>
                    <w:rPr>
                      <w:rFonts w:ascii="Cambria Math" w:hAnsi="Cambria Math"/>
                      <w:bCs/>
                    </w:rPr>
                  </m:ctrlPr>
                </m:sSubPr>
                <m:e>
                  <m:r>
                    <w:rPr>
                      <w:rFonts w:ascii="Cambria Math" w:hAnsi="Cambria Math"/>
                    </w:rPr>
                    <m:t>DTPVolume</m:t>
                  </m:r>
                </m:e>
                <m:sub>
                  <m:r>
                    <w:rPr>
                      <w:rFonts w:ascii="Cambria Math" w:hAnsi="Cambria Math"/>
                    </w:rPr>
                    <m:t>i</m:t>
                  </m:r>
                  <m:r>
                    <m:rPr>
                      <m:sty m:val="p"/>
                    </m:rPr>
                    <w:rPr>
                      <w:rFonts w:ascii="Cambria Math" w:hAnsi="Cambria Math"/>
                    </w:rPr>
                    <m:t>,</m:t>
                  </m:r>
                  <m:r>
                    <w:rPr>
                      <w:rFonts w:ascii="Cambria Math" w:hAnsi="Cambria Math"/>
                    </w:rPr>
                    <m:t>m</m:t>
                  </m:r>
                </m:sub>
              </m:sSub>
            </m:e>
          </m:nary>
        </m:oMath>
      </m:oMathPara>
    </w:p>
    <w:p w14:paraId="702C44AC" w14:textId="77777777" w:rsidR="00D179D6" w:rsidRPr="00462199" w:rsidRDefault="00D179D6" w:rsidP="005B3BB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2026"/>
        <w:gridCol w:w="708"/>
        <w:gridCol w:w="5804"/>
      </w:tblGrid>
      <w:tr w:rsidR="00D179D6" w:rsidRPr="00462199" w14:paraId="6BD2D571" w14:textId="77777777" w:rsidTr="006E3A79">
        <w:trPr>
          <w:trHeight w:val="185"/>
        </w:trPr>
        <w:tc>
          <w:tcPr>
            <w:tcW w:w="1718" w:type="dxa"/>
            <w:tcMar>
              <w:left w:w="108" w:type="dxa"/>
              <w:right w:w="108" w:type="dxa"/>
            </w:tcMar>
          </w:tcPr>
          <w:p w14:paraId="6D53693A" w14:textId="77777777" w:rsidR="00D179D6" w:rsidRPr="00462199" w:rsidRDefault="00F47FCB" w:rsidP="006E3A79">
            <w:pPr>
              <w:pStyle w:val="TableAshurst"/>
            </w:pPr>
            <m:oMathPara>
              <m:oMathParaPr>
                <m:jc m:val="left"/>
              </m:oMathParaPr>
              <m:oMath>
                <m:sSub>
                  <m:sSubPr>
                    <m:ctrlPr>
                      <w:rPr>
                        <w:rFonts w:ascii="Cambria Math" w:hAnsi="Cambria Math"/>
                      </w:rPr>
                    </m:ctrlPr>
                  </m:sSubPr>
                  <m:e>
                    <m:r>
                      <w:rPr>
                        <w:rFonts w:ascii="Cambria Math" w:hAnsi="Cambria Math"/>
                      </w:rPr>
                      <m:t>DV</m:t>
                    </m:r>
                  </m:e>
                  <m:sub>
                    <m:r>
                      <w:rPr>
                        <w:rFonts w:ascii="Cambria Math" w:hAnsi="Cambria Math"/>
                      </w:rPr>
                      <m:t>m</m:t>
                    </m:r>
                  </m:sub>
                </m:sSub>
              </m:oMath>
            </m:oMathPara>
          </w:p>
        </w:tc>
        <w:tc>
          <w:tcPr>
            <w:tcW w:w="732" w:type="dxa"/>
            <w:tcMar>
              <w:left w:w="108" w:type="dxa"/>
              <w:right w:w="108" w:type="dxa"/>
            </w:tcMar>
          </w:tcPr>
          <w:p w14:paraId="33F8C1E5" w14:textId="77777777" w:rsidR="00D179D6" w:rsidRPr="00462199" w:rsidRDefault="00D179D6" w:rsidP="006E3A79">
            <w:pPr>
              <w:pStyle w:val="TableAshurst"/>
            </w:pPr>
            <w:r w:rsidRPr="00462199">
              <w:t>=</w:t>
            </w:r>
          </w:p>
        </w:tc>
        <w:tc>
          <w:tcPr>
            <w:tcW w:w="6088" w:type="dxa"/>
            <w:tcMar>
              <w:left w:w="108" w:type="dxa"/>
              <w:right w:w="108" w:type="dxa"/>
            </w:tcMar>
          </w:tcPr>
          <w:p w14:paraId="6933305A" w14:textId="77777777" w:rsidR="00D179D6" w:rsidRPr="00462199" w:rsidRDefault="00D179D6" w:rsidP="00864CE4">
            <w:pPr>
              <w:pStyle w:val="TableAshurst"/>
            </w:pPr>
            <w:r w:rsidRPr="00462199">
              <w:t>Deemed Volumes (</w:t>
            </w:r>
            <w:r w:rsidRPr="00462199">
              <w:rPr>
                <w:i/>
              </w:rPr>
              <w:t>MWh (HHV)</w:t>
            </w:r>
            <w:r w:rsidRPr="00462199">
              <w:t>) for the relevant Billing Period (</w:t>
            </w:r>
            <w:r w:rsidRPr="00462199">
              <w:rPr>
                <w:i/>
              </w:rPr>
              <w:t>m</w:t>
            </w:r>
            <w:r w:rsidRPr="00462199">
              <w:t>)</w:t>
            </w:r>
          </w:p>
        </w:tc>
      </w:tr>
      <w:tr w:rsidR="00D179D6" w:rsidRPr="00462199" w14:paraId="783757DD" w14:textId="77777777" w:rsidTr="006E3A79">
        <w:trPr>
          <w:trHeight w:val="185"/>
        </w:trPr>
        <w:tc>
          <w:tcPr>
            <w:tcW w:w="1718" w:type="dxa"/>
            <w:tcMar>
              <w:left w:w="108" w:type="dxa"/>
              <w:right w:w="108" w:type="dxa"/>
            </w:tcMar>
          </w:tcPr>
          <w:p w14:paraId="12534DB5" w14:textId="3F2D6A89" w:rsidR="00D179D6" w:rsidRPr="00462199" w:rsidRDefault="00F47FCB" w:rsidP="006E3A79">
            <w:pPr>
              <w:pStyle w:val="TableAshurst"/>
              <w:rPr>
                <w:bCs/>
              </w:rPr>
            </w:pPr>
            <m:oMathPara>
              <m:oMathParaPr>
                <m:jc m:val="left"/>
              </m:oMathParaPr>
              <m:oMath>
                <m:nary>
                  <m:naryPr>
                    <m:chr m:val="∑"/>
                    <m:limLoc m:val="subSup"/>
                    <m:ctrlPr>
                      <w:rPr>
                        <w:rFonts w:ascii="Cambria Math" w:hAnsi="Cambria Math"/>
                        <w:bCs/>
                        <w:caps/>
                      </w:rPr>
                    </m:ctrlPr>
                  </m:naryPr>
                  <m:sub>
                    <m:r>
                      <w:rPr>
                        <w:rFonts w:ascii="Cambria Math" w:hAnsi="Cambria Math"/>
                      </w:rPr>
                      <m:t>i</m:t>
                    </m:r>
                    <m:r>
                      <m:rPr>
                        <m:sty m:val="p"/>
                      </m:rPr>
                      <w:rPr>
                        <w:rFonts w:ascii="Cambria Math" w:hAnsi="Cambria Math"/>
                      </w:rPr>
                      <m:t>=1</m:t>
                    </m:r>
                  </m:sub>
                  <m:sup>
                    <m:r>
                      <m:rPr>
                        <m:sty m:val="p"/>
                      </m:rPr>
                      <w:rPr>
                        <w:rFonts w:ascii="Cambria Math" w:hAnsi="Cambria Math"/>
                      </w:rPr>
                      <m:t>30</m:t>
                    </m:r>
                  </m:sup>
                  <m:e>
                    <m:sSub>
                      <m:sSubPr>
                        <m:ctrlPr>
                          <w:rPr>
                            <w:rFonts w:ascii="Cambria Math" w:hAnsi="Cambria Math"/>
                            <w:bCs/>
                            <w:caps/>
                          </w:rPr>
                        </m:ctrlPr>
                      </m:sSubPr>
                      <m:e>
                        <m:r>
                          <w:rPr>
                            <w:rFonts w:ascii="Cambria Math" w:hAnsi="Cambria Math"/>
                          </w:rPr>
                          <m:t>DTPVolume</m:t>
                        </m:r>
                      </m:e>
                      <m:sub>
                        <m:r>
                          <m:rPr>
                            <m:sty m:val="p"/>
                          </m:rPr>
                          <w:rPr>
                            <w:rFonts w:ascii="Cambria Math" w:hAnsi="Cambria Math"/>
                          </w:rPr>
                          <m:t xml:space="preserve"> </m:t>
                        </m:r>
                        <m:r>
                          <w:rPr>
                            <w:rFonts w:ascii="Cambria Math" w:hAnsi="Cambria Math"/>
                          </w:rPr>
                          <m:t>i,m</m:t>
                        </m:r>
                      </m:sub>
                    </m:sSub>
                  </m:e>
                </m:nary>
              </m:oMath>
            </m:oMathPara>
          </w:p>
        </w:tc>
        <w:tc>
          <w:tcPr>
            <w:tcW w:w="732" w:type="dxa"/>
            <w:tcMar>
              <w:left w:w="108" w:type="dxa"/>
              <w:right w:w="108" w:type="dxa"/>
            </w:tcMar>
          </w:tcPr>
          <w:p w14:paraId="20D8E3C2" w14:textId="77777777" w:rsidR="00D179D6" w:rsidRPr="00462199" w:rsidRDefault="00D179D6" w:rsidP="006E3A79">
            <w:pPr>
              <w:pStyle w:val="TableAshurst"/>
            </w:pPr>
            <w:r w:rsidRPr="00462199">
              <w:t>=</w:t>
            </w:r>
          </w:p>
        </w:tc>
        <w:tc>
          <w:tcPr>
            <w:tcW w:w="6088" w:type="dxa"/>
            <w:tcMar>
              <w:left w:w="108" w:type="dxa"/>
              <w:right w:w="108" w:type="dxa"/>
            </w:tcMar>
          </w:tcPr>
          <w:p w14:paraId="3BA65C7F" w14:textId="5FFCB244" w:rsidR="00D179D6" w:rsidRPr="00462199" w:rsidRDefault="00D179D6" w:rsidP="00864CE4">
            <w:pPr>
              <w:pStyle w:val="TableAshurst"/>
            </w:pPr>
            <w:r w:rsidRPr="00462199">
              <w:t>sum of the Daily Total Production Volumes in the thirty (30) Deemed Volumes Days (</w:t>
            </w:r>
            <w:r w:rsidRPr="00462199">
              <w:rPr>
                <w:i/>
              </w:rPr>
              <w:t>i</w:t>
            </w:r>
            <w:r w:rsidRPr="00462199">
              <w:t>) immediately preceding the first (</w:t>
            </w:r>
            <w:r w:rsidR="00EA465D" w:rsidRPr="00F20FE1">
              <w:t>1</w:t>
            </w:r>
            <w:r w:rsidR="00EA465D" w:rsidRPr="00F20FE1">
              <w:rPr>
                <w:vertAlign w:val="superscript"/>
              </w:rPr>
              <w:t>st</w:t>
            </w:r>
            <w:r w:rsidRPr="00462199">
              <w:t>) Day of the relevant Billing Period (</w:t>
            </w:r>
            <w:r w:rsidRPr="00462199">
              <w:rPr>
                <w:i/>
              </w:rPr>
              <w:t>m</w:t>
            </w:r>
            <w:r w:rsidRPr="00462199">
              <w:t>)</w:t>
            </w:r>
          </w:p>
        </w:tc>
      </w:tr>
    </w:tbl>
    <w:p w14:paraId="7E32B06B" w14:textId="3EF43BB9" w:rsidR="00D179D6" w:rsidRPr="00462199" w:rsidRDefault="00D179D6" w:rsidP="005B3BB9">
      <w:pPr>
        <w:pStyle w:val="B12Ashurst"/>
      </w:pPr>
      <w:r w:rsidRPr="00462199">
        <w:t>provided that where there are fewer than thirty (30) Deemed Volume Days immediately preceding the first (</w:t>
      </w:r>
      <w:r w:rsidR="00EA465D" w:rsidRPr="00F20FE1">
        <w:t>1</w:t>
      </w:r>
      <w:r w:rsidR="00EA465D" w:rsidRPr="00F20FE1">
        <w:rPr>
          <w:vertAlign w:val="superscript"/>
        </w:rPr>
        <w:t>st</w:t>
      </w:r>
      <w:r w:rsidRPr="00462199">
        <w:t>) day of the relevant Billing Period (</w:t>
      </w:r>
      <w:r w:rsidRPr="00462199">
        <w:rPr>
          <w:i/>
        </w:rPr>
        <w:t>m</w:t>
      </w:r>
      <w:r w:rsidRPr="00462199">
        <w:t>), the Daily Reference Volume shall replace the Daily Total Production Volumes in this calculation.</w:t>
      </w:r>
    </w:p>
    <w:p w14:paraId="79A6F1E1" w14:textId="77777777" w:rsidR="00D179D6" w:rsidRPr="00462199" w:rsidRDefault="00D179D6" w:rsidP="005B3BB9">
      <w:pPr>
        <w:pStyle w:val="H2Ashurst"/>
      </w:pPr>
      <w:bookmarkStart w:id="3378" w:name="_Ref144113564"/>
      <w:r w:rsidRPr="00462199">
        <w:t xml:space="preserve">The LCHA Counterparty shall calculate the </w:t>
      </w:r>
      <w:r w:rsidRPr="00462199">
        <w:rPr>
          <w:b/>
        </w:rPr>
        <w:t>"Daily Reference Volume"</w:t>
      </w:r>
      <w:r w:rsidRPr="00462199">
        <w:t xml:space="preserve"> for the relevant Deemed Volume Day, which shall be expressed in MWh (</w:t>
      </w:r>
      <w:r w:rsidRPr="00462199">
        <w:rPr>
          <w:i/>
        </w:rPr>
        <w:t>HHV</w:t>
      </w:r>
      <w:r w:rsidRPr="00462199">
        <w:t>) and calculated as follows:</w:t>
      </w:r>
      <w:bookmarkEnd w:id="3378"/>
    </w:p>
    <w:p w14:paraId="149A2C11" w14:textId="77777777" w:rsidR="00D179D6" w:rsidRPr="00462199" w:rsidRDefault="00F47FCB" w:rsidP="00C9611D">
      <w:pPr>
        <w:pStyle w:val="NormalAshurst"/>
        <w:spacing w:after="120"/>
        <w:rPr>
          <w:rFonts w:ascii="Verdana" w:hAnsi="Verdana"/>
          <w:iCs/>
        </w:rPr>
      </w:pPr>
      <m:oMathPara>
        <m:oMath>
          <m:sSub>
            <m:sSubPr>
              <m:ctrlPr>
                <w:rPr>
                  <w:rFonts w:ascii="Cambria Math" w:eastAsia="Calibri" w:hAnsi="Cambria Math" w:cs="Times New Roman"/>
                </w:rPr>
              </m:ctrlPr>
            </m:sSubPr>
            <m:e>
              <m:r>
                <w:rPr>
                  <w:rFonts w:ascii="Cambria Math" w:eastAsia="Calibri" w:hAnsi="Cambria Math" w:cs="Times New Roman"/>
                </w:rPr>
                <m:t>DRV</m:t>
              </m:r>
            </m:e>
            <m:sub>
              <m:r>
                <w:rPr>
                  <w:rFonts w:ascii="Cambria Math" w:eastAsia="Calibri" w:hAnsi="Cambria Math" w:cs="Times New Roman"/>
                </w:rPr>
                <m:t>i</m:t>
              </m:r>
            </m:sub>
          </m:sSub>
          <m:r>
            <m:rPr>
              <m:sty m:val="p"/>
            </m:rPr>
            <w:rPr>
              <w:rFonts w:ascii="Cambria Math" w:hAnsi="Cambria Math"/>
            </w:rPr>
            <m:t xml:space="preserve">= </m:t>
          </m:r>
          <m:d>
            <m:dPr>
              <m:ctrlPr>
                <w:rPr>
                  <w:rFonts w:ascii="Cambria Math" w:hAnsi="Cambria Math"/>
                </w:rPr>
              </m:ctrlPr>
            </m:dPr>
            <m:e>
              <m:r>
                <w:rPr>
                  <w:rFonts w:ascii="Cambria Math" w:hAnsi="Cambria Math"/>
                </w:rPr>
                <m:t>ALF</m:t>
              </m:r>
              <m:r>
                <m:rPr>
                  <m:sty m:val="p"/>
                </m:rPr>
                <w:rPr>
                  <w:rFonts w:ascii="Cambria Math" w:hAnsi="Cambria Math"/>
                </w:rPr>
                <m:t>*24*</m:t>
              </m:r>
              <m:r>
                <w:rPr>
                  <w:rFonts w:ascii="Cambria Math" w:hAnsi="Cambria Math"/>
                </w:rPr>
                <m:t>IC</m:t>
              </m:r>
            </m:e>
          </m:d>
        </m:oMath>
      </m:oMathPara>
    </w:p>
    <w:p w14:paraId="79994E3B" w14:textId="77777777" w:rsidR="00D179D6" w:rsidRPr="00462199" w:rsidRDefault="00D179D6" w:rsidP="005B3BB9">
      <w:pPr>
        <w:pStyle w:val="B12Ashurst"/>
      </w:pPr>
      <w:r w:rsidRPr="00462199">
        <w:t>where:</w:t>
      </w:r>
    </w:p>
    <w:tbl>
      <w:tblPr>
        <w:tblW w:w="8538" w:type="dxa"/>
        <w:tblInd w:w="782" w:type="dxa"/>
        <w:tblCellMar>
          <w:left w:w="10" w:type="dxa"/>
          <w:right w:w="10" w:type="dxa"/>
        </w:tblCellMar>
        <w:tblLook w:val="04A0" w:firstRow="1" w:lastRow="0" w:firstColumn="1" w:lastColumn="0" w:noHBand="0" w:noVBand="1"/>
      </w:tblPr>
      <w:tblGrid>
        <w:gridCol w:w="1687"/>
        <w:gridCol w:w="734"/>
        <w:gridCol w:w="6117"/>
      </w:tblGrid>
      <w:tr w:rsidR="00D179D6" w:rsidRPr="00462199" w14:paraId="462BAA54" w14:textId="77777777" w:rsidTr="006E3A79">
        <w:trPr>
          <w:trHeight w:val="185"/>
        </w:trPr>
        <w:tc>
          <w:tcPr>
            <w:tcW w:w="1687" w:type="dxa"/>
            <w:tcMar>
              <w:left w:w="108" w:type="dxa"/>
              <w:right w:w="108" w:type="dxa"/>
            </w:tcMar>
          </w:tcPr>
          <w:p w14:paraId="095B2745" w14:textId="77777777" w:rsidR="00D179D6" w:rsidRPr="00462199" w:rsidRDefault="00F47FCB" w:rsidP="006E3A79">
            <w:pPr>
              <w:pStyle w:val="TableAshurst"/>
              <w:rPr>
                <w:rFonts w:eastAsia="Microsoft JhengHei"/>
                <w:iCs/>
              </w:rPr>
            </w:pPr>
            <m:oMathPara>
              <m:oMathParaPr>
                <m:jc m:val="left"/>
              </m:oMathParaPr>
              <m:oMath>
                <m:sSub>
                  <m:sSubPr>
                    <m:ctrlPr>
                      <w:rPr>
                        <w:rFonts w:ascii="Cambria Math" w:hAnsi="Cambria Math"/>
                      </w:rPr>
                    </m:ctrlPr>
                  </m:sSubPr>
                  <m:e>
                    <m:r>
                      <w:rPr>
                        <w:rFonts w:ascii="Cambria Math" w:hAnsi="Cambria Math"/>
                      </w:rPr>
                      <m:t>DVR</m:t>
                    </m:r>
                  </m:e>
                  <m:sub>
                    <m:r>
                      <w:rPr>
                        <w:rFonts w:ascii="Cambria Math" w:hAnsi="Cambria Math"/>
                      </w:rPr>
                      <m:t>i</m:t>
                    </m:r>
                  </m:sub>
                </m:sSub>
              </m:oMath>
            </m:oMathPara>
          </w:p>
        </w:tc>
        <w:tc>
          <w:tcPr>
            <w:tcW w:w="734" w:type="dxa"/>
            <w:tcMar>
              <w:left w:w="108" w:type="dxa"/>
              <w:right w:w="108" w:type="dxa"/>
            </w:tcMar>
          </w:tcPr>
          <w:p w14:paraId="08FE4308" w14:textId="77777777" w:rsidR="00D179D6" w:rsidRPr="00462199" w:rsidRDefault="00D179D6" w:rsidP="006E3A79">
            <w:pPr>
              <w:pStyle w:val="TableAshurst"/>
            </w:pPr>
            <w:r w:rsidRPr="00462199">
              <w:t>=</w:t>
            </w:r>
          </w:p>
        </w:tc>
        <w:tc>
          <w:tcPr>
            <w:tcW w:w="6117" w:type="dxa"/>
            <w:tcMar>
              <w:left w:w="108" w:type="dxa"/>
              <w:right w:w="108" w:type="dxa"/>
            </w:tcMar>
          </w:tcPr>
          <w:p w14:paraId="1D5E4FE4" w14:textId="77777777" w:rsidR="00D179D6" w:rsidRPr="00462199" w:rsidRDefault="00D179D6" w:rsidP="00864CE4">
            <w:pPr>
              <w:pStyle w:val="TableAshurst"/>
            </w:pPr>
            <w:r w:rsidRPr="00462199">
              <w:t>Daily Reference Volume (</w:t>
            </w:r>
            <w:r w:rsidRPr="00462199">
              <w:rPr>
                <w:i/>
              </w:rPr>
              <w:t>MWh (HHV)</w:t>
            </w:r>
            <w:r w:rsidRPr="00462199">
              <w:t>) for the relevant Deemed Volume Day (</w:t>
            </w:r>
            <w:r w:rsidRPr="00462199">
              <w:rPr>
                <w:i/>
              </w:rPr>
              <w:t>i</w:t>
            </w:r>
            <w:r w:rsidRPr="00462199">
              <w:t>)</w:t>
            </w:r>
          </w:p>
        </w:tc>
      </w:tr>
      <w:tr w:rsidR="00D179D6" w:rsidRPr="00462199" w14:paraId="37F54E9F" w14:textId="77777777" w:rsidTr="006E3A79">
        <w:trPr>
          <w:trHeight w:val="185"/>
        </w:trPr>
        <w:tc>
          <w:tcPr>
            <w:tcW w:w="1687" w:type="dxa"/>
            <w:tcMar>
              <w:left w:w="108" w:type="dxa"/>
              <w:right w:w="108" w:type="dxa"/>
            </w:tcMar>
          </w:tcPr>
          <w:p w14:paraId="143243D1" w14:textId="77777777" w:rsidR="00D179D6" w:rsidRPr="00462199" w:rsidRDefault="00D179D6" w:rsidP="006E3A79">
            <w:pPr>
              <w:pStyle w:val="TableAshurst"/>
              <w:rPr>
                <w:iCs/>
              </w:rPr>
            </w:pPr>
            <m:oMathPara>
              <m:oMathParaPr>
                <m:jc m:val="left"/>
              </m:oMathParaPr>
              <m:oMath>
                <m:r>
                  <w:rPr>
                    <w:rFonts w:ascii="Cambria Math" w:eastAsia="Microsoft JhengHei" w:hAnsi="Cambria Math"/>
                  </w:rPr>
                  <m:t>ALF</m:t>
                </m:r>
              </m:oMath>
            </m:oMathPara>
          </w:p>
        </w:tc>
        <w:tc>
          <w:tcPr>
            <w:tcW w:w="734" w:type="dxa"/>
            <w:tcMar>
              <w:left w:w="108" w:type="dxa"/>
              <w:right w:w="108" w:type="dxa"/>
            </w:tcMar>
          </w:tcPr>
          <w:p w14:paraId="67606098" w14:textId="77777777" w:rsidR="00D179D6" w:rsidRPr="00462199" w:rsidRDefault="00D179D6" w:rsidP="006E3A79">
            <w:pPr>
              <w:pStyle w:val="TableAshurst"/>
            </w:pPr>
            <w:r w:rsidRPr="00462199">
              <w:t>=</w:t>
            </w:r>
          </w:p>
        </w:tc>
        <w:tc>
          <w:tcPr>
            <w:tcW w:w="6117" w:type="dxa"/>
            <w:tcMar>
              <w:left w:w="108" w:type="dxa"/>
              <w:right w:w="108" w:type="dxa"/>
            </w:tcMar>
          </w:tcPr>
          <w:p w14:paraId="7766A5D8" w14:textId="77777777" w:rsidR="00D179D6" w:rsidRPr="00462199" w:rsidRDefault="00D179D6" w:rsidP="00864CE4">
            <w:pPr>
              <w:pStyle w:val="TableAshurst"/>
            </w:pPr>
            <w:r w:rsidRPr="00462199">
              <w:t>Assumed Load Factor (</w:t>
            </w:r>
            <w:r w:rsidRPr="005D4468">
              <w:t>%</w:t>
            </w:r>
            <w:r w:rsidRPr="00462199">
              <w:t>)</w:t>
            </w:r>
          </w:p>
        </w:tc>
      </w:tr>
      <w:tr w:rsidR="00D179D6" w:rsidRPr="00462199" w14:paraId="14A91729" w14:textId="77777777" w:rsidTr="006E3A79">
        <w:trPr>
          <w:trHeight w:val="185"/>
        </w:trPr>
        <w:tc>
          <w:tcPr>
            <w:tcW w:w="1687" w:type="dxa"/>
            <w:tcMar>
              <w:left w:w="108" w:type="dxa"/>
              <w:right w:w="108" w:type="dxa"/>
            </w:tcMar>
          </w:tcPr>
          <w:p w14:paraId="58D60D0A" w14:textId="77777777" w:rsidR="00D179D6" w:rsidRPr="00462199" w:rsidRDefault="00D179D6" w:rsidP="006E3A79">
            <w:pPr>
              <w:pStyle w:val="TableAshurst"/>
            </w:pPr>
            <m:oMathPara>
              <m:oMathParaPr>
                <m:jc m:val="left"/>
              </m:oMathParaPr>
              <m:oMath>
                <m:r>
                  <w:rPr>
                    <w:rFonts w:ascii="Cambria Math" w:hAnsi="Cambria Math"/>
                  </w:rPr>
                  <m:t>IC</m:t>
                </m:r>
              </m:oMath>
            </m:oMathPara>
          </w:p>
        </w:tc>
        <w:tc>
          <w:tcPr>
            <w:tcW w:w="734" w:type="dxa"/>
            <w:tcMar>
              <w:left w:w="108" w:type="dxa"/>
              <w:right w:w="108" w:type="dxa"/>
            </w:tcMar>
          </w:tcPr>
          <w:p w14:paraId="26BF2C53" w14:textId="77777777" w:rsidR="00D179D6" w:rsidRPr="00462199" w:rsidRDefault="00D179D6" w:rsidP="006E3A79">
            <w:pPr>
              <w:pStyle w:val="TableAshurst"/>
            </w:pPr>
            <w:r w:rsidRPr="00462199">
              <w:t>=</w:t>
            </w:r>
          </w:p>
        </w:tc>
        <w:tc>
          <w:tcPr>
            <w:tcW w:w="6117" w:type="dxa"/>
            <w:tcMar>
              <w:left w:w="108" w:type="dxa"/>
              <w:right w:w="108" w:type="dxa"/>
            </w:tcMar>
          </w:tcPr>
          <w:p w14:paraId="0F143104" w14:textId="5703EF6E" w:rsidR="00D179D6" w:rsidRPr="00462199" w:rsidRDefault="00D179D6" w:rsidP="00864CE4">
            <w:pPr>
              <w:pStyle w:val="TableAshurst"/>
            </w:pPr>
            <w:r w:rsidRPr="00462199">
              <w:t>the Installed Capacity (</w:t>
            </w:r>
            <w:r w:rsidRPr="00462199">
              <w:rPr>
                <w:i/>
              </w:rPr>
              <w:t>MW</w:t>
            </w:r>
            <w:r w:rsidRPr="00462199">
              <w:t xml:space="preserve"> (</w:t>
            </w:r>
            <w:r w:rsidRPr="00462199">
              <w:rPr>
                <w:i/>
              </w:rPr>
              <w:t>HHV</w:t>
            </w:r>
            <w:r w:rsidRPr="00462199">
              <w:t>)) as at the Start Date or the Final Installed Capacity (</w:t>
            </w:r>
            <w:r w:rsidRPr="00462199">
              <w:rPr>
                <w:i/>
              </w:rPr>
              <w:t>MW</w:t>
            </w:r>
            <w:r w:rsidRPr="00462199">
              <w:t xml:space="preserve"> (</w:t>
            </w:r>
            <w:r w:rsidRPr="00462199">
              <w:rPr>
                <w:i/>
              </w:rPr>
              <w:t>HHV</w:t>
            </w:r>
            <w:r w:rsidRPr="00462199">
              <w:t xml:space="preserve">)) which is confirmed pursuant to </w:t>
            </w:r>
            <w:r w:rsidR="007248B2" w:rsidRPr="007248B2">
              <w:t>Condition</w:t>
            </w:r>
            <w:r w:rsidRPr="00462199">
              <w:t xml:space="preserve"> </w:t>
            </w:r>
            <w:r w:rsidR="00B870F6">
              <w:fldChar w:fldCharType="begin"/>
            </w:r>
            <w:r w:rsidR="00B870F6">
              <w:instrText xml:space="preserve"> REF _Ref144456022 \w \h </w:instrText>
            </w:r>
            <w:r w:rsidR="00B870F6">
              <w:fldChar w:fldCharType="separate"/>
            </w:r>
            <w:del w:id="3379" w:author="Faqir, Sofia (Energy Security)" w:date="2023-11-12T19:47:00Z">
              <w:r w:rsidR="00E473FC">
                <w:delText>7</w:delText>
              </w:r>
            </w:del>
            <w:r w:rsidR="00B870F6">
              <w:fldChar w:fldCharType="end"/>
            </w:r>
            <w:r w:rsidRPr="00462199">
              <w:t xml:space="preserve"> (</w:t>
            </w:r>
            <w:r w:rsidRPr="00462199">
              <w:rPr>
                <w:i/>
              </w:rPr>
              <w:t>Final Installed Capacity</w:t>
            </w:r>
            <w:r w:rsidRPr="00462199">
              <w:t>) (whichever is the most recently confirmed figure)</w:t>
            </w:r>
          </w:p>
        </w:tc>
      </w:tr>
    </w:tbl>
    <w:p w14:paraId="752350C9" w14:textId="77777777" w:rsidR="00D179D6" w:rsidRPr="00462199" w:rsidRDefault="00D179D6" w:rsidP="0033706E">
      <w:pPr>
        <w:pStyle w:val="NormalAshurst"/>
      </w:pPr>
      <w:r w:rsidRPr="00462199">
        <w:br w:type="page"/>
      </w:r>
    </w:p>
    <w:p w14:paraId="66DF15BF" w14:textId="77777777" w:rsidR="00D179D6" w:rsidRPr="00462199" w:rsidRDefault="00D179D6" w:rsidP="00D61824">
      <w:pPr>
        <w:pStyle w:val="APPENDIXAshurst"/>
        <w:rPr>
          <w:b/>
          <w:bCs w:val="0"/>
        </w:rPr>
      </w:pPr>
      <w:r w:rsidRPr="00462199">
        <w:lastRenderedPageBreak/>
        <w:br/>
      </w:r>
      <w:bookmarkStart w:id="3380" w:name="_Ref144113565"/>
      <w:bookmarkStart w:id="3381" w:name="_Ref144118019"/>
      <w:bookmarkStart w:id="3382" w:name="_Toc149833671"/>
      <w:r w:rsidRPr="00462199">
        <w:rPr>
          <w:b/>
          <w:bCs w:val="0"/>
        </w:rPr>
        <w:t>Billing and payment</w:t>
      </w:r>
      <w:bookmarkEnd w:id="3380"/>
      <w:bookmarkEnd w:id="3381"/>
      <w:bookmarkEnd w:id="3382"/>
    </w:p>
    <w:p w14:paraId="17521B6D" w14:textId="77777777" w:rsidR="00D179D6" w:rsidRPr="00462199" w:rsidRDefault="00D179D6" w:rsidP="005B3BB9">
      <w:pPr>
        <w:pStyle w:val="H1Ashurst"/>
      </w:pPr>
      <w:bookmarkStart w:id="3383" w:name="_Ref144113566"/>
      <w:bookmarkStart w:id="3384" w:name="_Ref144131772"/>
      <w:bookmarkStart w:id="3385" w:name="_Ref149475296"/>
      <w:bookmarkStart w:id="3386" w:name="_Toc149833672"/>
      <w:r w:rsidRPr="00462199">
        <w:t>Producer Payment Information</w:t>
      </w:r>
      <w:bookmarkEnd w:id="3383"/>
      <w:bookmarkEnd w:id="3384"/>
      <w:bookmarkEnd w:id="3385"/>
      <w:bookmarkEnd w:id="3386"/>
    </w:p>
    <w:p w14:paraId="43F2F2AC" w14:textId="77777777" w:rsidR="00D179D6" w:rsidRPr="00462199" w:rsidRDefault="00D179D6" w:rsidP="005B3BB9">
      <w:pPr>
        <w:pStyle w:val="NormalBoldAshurst"/>
      </w:pPr>
      <w:r w:rsidRPr="00462199">
        <w:rPr>
          <w:i/>
        </w:rPr>
        <w:t>Delivery of Payment Information Notice</w:t>
      </w:r>
    </w:p>
    <w:p w14:paraId="5A5494AA" w14:textId="77777777" w:rsidR="00D179D6" w:rsidRPr="00462199" w:rsidRDefault="00D179D6" w:rsidP="005B3BB9">
      <w:pPr>
        <w:pStyle w:val="H2Ashurst"/>
      </w:pPr>
      <w:bookmarkStart w:id="3387" w:name="_Ref144113567"/>
      <w:r w:rsidRPr="00462199">
        <w:t xml:space="preserve">The Producer shall, in relation to each Billing Period, deliver a payment information notice to the LCHA Counterparty (a </w:t>
      </w:r>
      <w:r w:rsidRPr="00462199">
        <w:rPr>
          <w:b/>
        </w:rPr>
        <w:t>"Payment Information Notice"</w:t>
      </w:r>
      <w:r w:rsidRPr="00462199">
        <w:t>).</w:t>
      </w:r>
      <w:bookmarkEnd w:id="3387"/>
    </w:p>
    <w:p w14:paraId="79D811F9" w14:textId="77777777" w:rsidR="00D179D6" w:rsidRPr="00462199" w:rsidRDefault="00D179D6" w:rsidP="005B3BB9">
      <w:pPr>
        <w:pStyle w:val="H2Ashurst"/>
      </w:pPr>
      <w:bookmarkStart w:id="3388" w:name="_Ref144113568"/>
      <w:r w:rsidRPr="00462199">
        <w:t>Each Payment Information Notice shall:</w:t>
      </w:r>
      <w:bookmarkEnd w:id="3388"/>
    </w:p>
    <w:p w14:paraId="713683F3" w14:textId="77777777" w:rsidR="00D179D6" w:rsidRPr="00462199" w:rsidRDefault="00D179D6" w:rsidP="00202C21">
      <w:pPr>
        <w:pStyle w:val="H3Ashurst"/>
      </w:pPr>
      <w:bookmarkStart w:id="3389" w:name="_Ref144113569"/>
      <w:r w:rsidRPr="00462199">
        <w:t>be accompanied by a Directors' Certificate:</w:t>
      </w:r>
      <w:bookmarkEnd w:id="3389"/>
    </w:p>
    <w:p w14:paraId="53710347" w14:textId="77777777" w:rsidR="00D179D6" w:rsidRPr="00462199" w:rsidRDefault="00D179D6" w:rsidP="005B3BB9">
      <w:pPr>
        <w:pStyle w:val="H4Ashurst"/>
      </w:pPr>
      <w:bookmarkStart w:id="3390" w:name="_Ref144113570"/>
      <w:r w:rsidRPr="00462199">
        <w:t>in relation to the information contained in, and enclosed with, the Payment Information Notice; and</w:t>
      </w:r>
      <w:bookmarkEnd w:id="3390"/>
    </w:p>
    <w:p w14:paraId="31979A54" w14:textId="77777777" w:rsidR="00D179D6" w:rsidRPr="00462199" w:rsidRDefault="00D179D6" w:rsidP="005B3BB9">
      <w:pPr>
        <w:pStyle w:val="H4Ashurst"/>
      </w:pPr>
      <w:bookmarkStart w:id="3391" w:name="_Ref144113571"/>
      <w:r w:rsidRPr="00462199">
        <w:t>which confirms that: (aa) the Total Invoiced Volumes in the relevant Billing Period which are Qualifying Volumes have not been claimed under the RTFO Scheme; and (bb) all Discrete Consignments associated with RTFO Volumes have been excluded from the calculation of any Weighted Average Consignment in the relevant Billing Period; and</w:t>
      </w:r>
      <w:bookmarkEnd w:id="3391"/>
    </w:p>
    <w:p w14:paraId="200852B2" w14:textId="77777777" w:rsidR="00D179D6" w:rsidRPr="00462199" w:rsidRDefault="00D179D6" w:rsidP="00202C21">
      <w:pPr>
        <w:pStyle w:val="H3Ashurst"/>
      </w:pPr>
      <w:bookmarkStart w:id="3392" w:name="_Ref144113572"/>
      <w:r w:rsidRPr="00462199">
        <w:t>be delivered to the LCHA Counterparty no later than five (5) Business Days after the end of the relevant Billing Period.</w:t>
      </w:r>
      <w:bookmarkEnd w:id="3392"/>
    </w:p>
    <w:p w14:paraId="7A5949C2" w14:textId="4D052534" w:rsidR="00D179D6" w:rsidRPr="00462199" w:rsidRDefault="00D179D6" w:rsidP="005B3BB9">
      <w:pPr>
        <w:pStyle w:val="H2Ashurst"/>
      </w:pPr>
      <w:bookmarkStart w:id="3393" w:name="_Ref144113573"/>
      <w:r w:rsidRPr="00462199">
        <w:t xml:space="preserve">Without prejudice to </w:t>
      </w:r>
      <w:r w:rsidR="007248B2" w:rsidRPr="007248B2">
        <w:t>Condition</w:t>
      </w:r>
      <w:r w:rsidRPr="00462199">
        <w:t xml:space="preserve"> </w:t>
      </w:r>
      <w:r w:rsidR="00B870F6">
        <w:fldChar w:fldCharType="begin"/>
      </w:r>
      <w:r w:rsidR="00B870F6">
        <w:instrText xml:space="preserve"> REF _Ref144113567 \w \h </w:instrText>
      </w:r>
      <w:r w:rsidR="00B870F6">
        <w:fldChar w:fldCharType="separate"/>
      </w:r>
      <w:del w:id="3394" w:author="Faqir, Sofia (Energy Security)" w:date="2023-11-12T19:47:00Z">
        <w:r w:rsidR="00E473FC">
          <w:delText>21.1</w:delText>
        </w:r>
      </w:del>
      <w:r w:rsidR="00B870F6">
        <w:fldChar w:fldCharType="end"/>
      </w:r>
      <w:r w:rsidRPr="00462199">
        <w:t>, if a Producer fails to submit a Payment Information Notice and/or accompanying Directors' Certificate to the LCHA Counterparty:</w:t>
      </w:r>
      <w:bookmarkEnd w:id="3393"/>
    </w:p>
    <w:p w14:paraId="4E6F822D" w14:textId="77777777" w:rsidR="00D179D6" w:rsidRPr="00462199" w:rsidRDefault="00D179D6" w:rsidP="00202C21">
      <w:pPr>
        <w:pStyle w:val="H3Ashurst"/>
      </w:pPr>
      <w:bookmarkStart w:id="3395" w:name="_Ref144113574"/>
      <w:r w:rsidRPr="00462199">
        <w:t>by the date that falls five (5) Business Days after the end of the relevant Billing Period, then:</w:t>
      </w:r>
      <w:bookmarkEnd w:id="3395"/>
    </w:p>
    <w:p w14:paraId="26E1C500" w14:textId="77777777" w:rsidR="00D179D6" w:rsidRPr="00462199" w:rsidRDefault="00D179D6" w:rsidP="005B3BB9">
      <w:pPr>
        <w:pStyle w:val="H4Ashurst"/>
      </w:pPr>
      <w:bookmarkStart w:id="3396" w:name="_Ref144113575"/>
      <w:r w:rsidRPr="00462199">
        <w:t>no payment shall be payable by the LCHA Counterparty to the Producer in relation to the relevant Billing Period; and</w:t>
      </w:r>
      <w:bookmarkEnd w:id="3396"/>
    </w:p>
    <w:p w14:paraId="3E4F63DF" w14:textId="6477E04A" w:rsidR="00D179D6" w:rsidRPr="00462199" w:rsidRDefault="00D179D6" w:rsidP="005B3BB9">
      <w:pPr>
        <w:pStyle w:val="H4Ashurst"/>
      </w:pPr>
      <w:bookmarkStart w:id="3397" w:name="_Ref144113576"/>
      <w:r w:rsidRPr="00462199">
        <w:t xml:space="preserve">the Producer may not submit a Payment Information Notice for any subsequent Billing Period(s) unless and until the Producer has submitted a Payment Information Notice to the LCHA Counterparty in respect of the relevant Billing Period in accordance with </w:t>
      </w:r>
      <w:r w:rsidR="007248B2" w:rsidRPr="007248B2">
        <w:t>Condition</w:t>
      </w:r>
      <w:r w:rsidRPr="00462199">
        <w:t xml:space="preserve"> </w:t>
      </w:r>
      <w:r w:rsidR="00B870F6">
        <w:fldChar w:fldCharType="begin"/>
      </w:r>
      <w:r w:rsidR="00B870F6">
        <w:instrText xml:space="preserve"> REF _Ref144113567 \w \h </w:instrText>
      </w:r>
      <w:r w:rsidR="00B870F6">
        <w:fldChar w:fldCharType="separate"/>
      </w:r>
      <w:del w:id="3398" w:author="Faqir, Sofia (Energy Security)" w:date="2023-11-12T19:47:00Z">
        <w:r w:rsidR="00E473FC">
          <w:delText>21.1</w:delText>
        </w:r>
      </w:del>
      <w:r w:rsidR="00B870F6">
        <w:fldChar w:fldCharType="end"/>
      </w:r>
      <w:r w:rsidRPr="00462199">
        <w:t xml:space="preserve"> and </w:t>
      </w:r>
      <w:r w:rsidR="007248B2" w:rsidRPr="007248B2">
        <w:t>Condition</w:t>
      </w:r>
      <w:r w:rsidRPr="00462199">
        <w:t xml:space="preserve"> </w:t>
      </w:r>
      <w:r w:rsidR="00B870F6">
        <w:fldChar w:fldCharType="begin"/>
      </w:r>
      <w:r w:rsidR="00B870F6">
        <w:instrText xml:space="preserve"> REF _Ref144113568 \w \h </w:instrText>
      </w:r>
      <w:r w:rsidR="00B870F6">
        <w:fldChar w:fldCharType="separate"/>
      </w:r>
      <w:del w:id="3399" w:author="Faqir, Sofia (Energy Security)" w:date="2023-11-12T19:47:00Z">
        <w:r w:rsidR="00E473FC">
          <w:delText>21.2</w:delText>
        </w:r>
      </w:del>
      <w:r w:rsidR="00B870F6">
        <w:fldChar w:fldCharType="end"/>
      </w:r>
      <w:r w:rsidRPr="00462199">
        <w:t>; and</w:t>
      </w:r>
      <w:bookmarkEnd w:id="3397"/>
    </w:p>
    <w:p w14:paraId="06B737CF" w14:textId="77777777" w:rsidR="00D179D6" w:rsidRPr="00462199" w:rsidRDefault="00D179D6" w:rsidP="00202C21">
      <w:pPr>
        <w:pStyle w:val="H3Ashurst"/>
      </w:pPr>
      <w:bookmarkStart w:id="3400" w:name="_Ref144113577"/>
      <w:r w:rsidRPr="00462199">
        <w:t>by the date that falls three (3) Months after the end of the relevant Billing Period, then the LCHA Counterparty shall:</w:t>
      </w:r>
      <w:bookmarkEnd w:id="3400"/>
    </w:p>
    <w:p w14:paraId="3DE4B2DA" w14:textId="77777777" w:rsidR="00D179D6" w:rsidRPr="00462199" w:rsidRDefault="00D179D6" w:rsidP="005B3BB9">
      <w:pPr>
        <w:pStyle w:val="H4Ashurst"/>
      </w:pPr>
      <w:bookmarkStart w:id="3401" w:name="_Ref144113578"/>
      <w:r w:rsidRPr="00462199">
        <w:t>not be required to accept or make any payment in respect of such Payment Information Notice; and</w:t>
      </w:r>
      <w:bookmarkEnd w:id="3401"/>
    </w:p>
    <w:p w14:paraId="09AE26F2" w14:textId="77777777" w:rsidR="00D179D6" w:rsidRPr="00462199" w:rsidRDefault="00D179D6" w:rsidP="005B3BB9">
      <w:pPr>
        <w:pStyle w:val="H4Ashurst"/>
      </w:pPr>
      <w:bookmarkStart w:id="3402" w:name="_Ref144113579"/>
      <w:r w:rsidRPr="00462199">
        <w:t>have the right, but not the obligation, to estimate the Achieved Sales Price for each Relevant Offtaker in respect of Qualifying Volumes and the Achieved Sales Price for each Relevant Offtaker in respect of Non-Qualifying Volumes, in each case for the relevant Billing Period, in accordance with a methodology which the LCHA Counterparty shall determine taking into account the prevailing market price of Hydrogen (where available).</w:t>
      </w:r>
      <w:bookmarkEnd w:id="3402"/>
    </w:p>
    <w:p w14:paraId="7918CBE8" w14:textId="65E46F24" w:rsidR="00D179D6" w:rsidRPr="00462199" w:rsidRDefault="00D179D6" w:rsidP="005B3BB9">
      <w:pPr>
        <w:pStyle w:val="H2Ashurst"/>
      </w:pPr>
      <w:bookmarkStart w:id="3403" w:name="_Ref144113580"/>
      <w:r w:rsidRPr="00462199">
        <w:t xml:space="preserve">The Producer acknowledges and agrees that it shall not be entitled to raise a Dispute in respect of, or refer to the Dispute Resolution Procedure, any decision or determination by the LCHA Counterparty pursuant to </w:t>
      </w:r>
      <w:r w:rsidR="007248B2" w:rsidRPr="007248B2">
        <w:t>Condition</w:t>
      </w:r>
      <w:r w:rsidRPr="00462199">
        <w:t xml:space="preserve"> </w:t>
      </w:r>
      <w:r w:rsidRPr="00462199">
        <w:fldChar w:fldCharType="begin"/>
      </w:r>
      <w:r w:rsidRPr="00462199">
        <w:instrText xml:space="preserve">  REF _Ref144113579 \r \h \* MERGEFORMAT </w:instrText>
      </w:r>
      <w:r w:rsidRPr="00462199">
        <w:fldChar w:fldCharType="separate"/>
      </w:r>
      <w:del w:id="3404" w:author="Faqir, Sofia (Energy Security)" w:date="2023-11-12T19:47:00Z">
        <w:r w:rsidR="00E473FC" w:rsidRPr="00E473FC">
          <w:rPr>
            <w:color w:val="000000"/>
          </w:rPr>
          <w:delText>21.3(B)(ii)</w:delText>
        </w:r>
      </w:del>
      <w:r w:rsidRPr="00462199">
        <w:fldChar w:fldCharType="end"/>
      </w:r>
      <w:r w:rsidRPr="00462199">
        <w:t xml:space="preserve"> of:</w:t>
      </w:r>
      <w:bookmarkEnd w:id="3403"/>
    </w:p>
    <w:p w14:paraId="475373C0" w14:textId="77777777" w:rsidR="00D179D6" w:rsidRPr="00462199" w:rsidRDefault="00D179D6" w:rsidP="00202C21">
      <w:pPr>
        <w:pStyle w:val="H3Ashurst"/>
      </w:pPr>
      <w:bookmarkStart w:id="3405" w:name="_Ref144113581"/>
      <w:r w:rsidRPr="00462199">
        <w:lastRenderedPageBreak/>
        <w:t>an estimated Achieved Sales Price for each Relevant Offtaker in respect of Qualifying Volumes;</w:t>
      </w:r>
      <w:bookmarkEnd w:id="3405"/>
    </w:p>
    <w:p w14:paraId="678C58F3" w14:textId="77777777" w:rsidR="00D179D6" w:rsidRPr="00462199" w:rsidRDefault="00D179D6" w:rsidP="00202C21">
      <w:pPr>
        <w:pStyle w:val="H3Ashurst"/>
      </w:pPr>
      <w:bookmarkStart w:id="3406" w:name="_Ref144113582"/>
      <w:r w:rsidRPr="00462199">
        <w:t>an estimated Achieved Sales Price for each Relevant Offtaker in respect of Non-Qualifying Volumes; or</w:t>
      </w:r>
      <w:bookmarkEnd w:id="3406"/>
    </w:p>
    <w:p w14:paraId="0E3D5811" w14:textId="206372BD" w:rsidR="00D179D6" w:rsidRPr="00462199" w:rsidRDefault="00D179D6" w:rsidP="00202C21">
      <w:pPr>
        <w:pStyle w:val="H3Ashurst"/>
      </w:pPr>
      <w:bookmarkStart w:id="3407" w:name="_Ref144113583"/>
      <w:r w:rsidRPr="00462199">
        <w:t xml:space="preserve">a methodology for deciding or determining </w:t>
      </w:r>
      <w:r w:rsidR="001F1138">
        <w:fldChar w:fldCharType="begin"/>
      </w:r>
      <w:r w:rsidR="001F1138">
        <w:instrText xml:space="preserve"> REF _Ref144113581 \r \h </w:instrText>
      </w:r>
      <w:r w:rsidR="001F1138">
        <w:fldChar w:fldCharType="separate"/>
      </w:r>
      <w:del w:id="3408" w:author="Faqir, Sofia (Energy Security)" w:date="2023-11-12T19:47:00Z">
        <w:r w:rsidR="00E473FC">
          <w:delText>A)</w:delText>
        </w:r>
      </w:del>
      <w:r w:rsidR="001F1138">
        <w:fldChar w:fldCharType="end"/>
      </w:r>
      <w:r w:rsidRPr="00462199">
        <w:t xml:space="preserve"> and/or </w:t>
      </w:r>
      <w:r w:rsidR="001F1138">
        <w:fldChar w:fldCharType="begin"/>
      </w:r>
      <w:r w:rsidR="001F1138">
        <w:instrText xml:space="preserve"> REF _Ref144113582 \r \h </w:instrText>
      </w:r>
      <w:r w:rsidR="001F1138">
        <w:fldChar w:fldCharType="separate"/>
      </w:r>
      <w:del w:id="3409" w:author="Faqir, Sofia (Energy Security)" w:date="2023-11-12T19:47:00Z">
        <w:r w:rsidR="00E473FC">
          <w:delText>B)</w:delText>
        </w:r>
      </w:del>
      <w:r w:rsidR="001F1138">
        <w:fldChar w:fldCharType="end"/>
      </w:r>
      <w:r w:rsidRPr="00462199">
        <w:t>.</w:t>
      </w:r>
      <w:bookmarkEnd w:id="3407"/>
    </w:p>
    <w:p w14:paraId="62684C54" w14:textId="2235898A" w:rsidR="00D179D6" w:rsidRPr="00462199" w:rsidRDefault="00D179D6" w:rsidP="005B3BB9">
      <w:pPr>
        <w:pStyle w:val="H2Ashurst"/>
      </w:pPr>
      <w:bookmarkStart w:id="3410" w:name="_Ref144113584"/>
      <w:r w:rsidRPr="00462199">
        <w:t xml:space="preserve">If the LCHA Counterparty estimates the Achieved Sales Price for each Relevant Offtaker in respect of Qualifying Volumes and/or the Achieved Sales Price for each Relevant Offtaker in respect of Non-Qualifying Volumes pursuant to </w:t>
      </w:r>
      <w:r w:rsidR="007248B2" w:rsidRPr="007248B2">
        <w:t>Condition</w:t>
      </w:r>
      <w:r w:rsidRPr="00462199">
        <w:t xml:space="preserve"> </w:t>
      </w:r>
      <w:r w:rsidRPr="00462199">
        <w:fldChar w:fldCharType="begin"/>
      </w:r>
      <w:r w:rsidRPr="00462199">
        <w:instrText xml:space="preserve">  REF _Ref144113579 \r \h \* MERGEFORMAT </w:instrText>
      </w:r>
      <w:r w:rsidRPr="00462199">
        <w:fldChar w:fldCharType="separate"/>
      </w:r>
      <w:del w:id="3411" w:author="Faqir, Sofia (Energy Security)" w:date="2023-11-12T19:47:00Z">
        <w:r w:rsidR="00E473FC" w:rsidRPr="00E473FC">
          <w:rPr>
            <w:color w:val="000000"/>
          </w:rPr>
          <w:delText>21.3(B)(ii)</w:delText>
        </w:r>
      </w:del>
      <w:r w:rsidRPr="00462199">
        <w:fldChar w:fldCharType="end"/>
      </w:r>
      <w:r w:rsidRPr="00462199">
        <w:t>, and the Producer subsequently submits a Payment Information Notice and accompanying Directors' Certificate to the LCHA Counterparty by a date that falls more than three (3) Months after the end of the relevant Billing Period, then the LCHA Counterparty shall have the right, but not the obligation, to:</w:t>
      </w:r>
      <w:bookmarkEnd w:id="3410"/>
    </w:p>
    <w:p w14:paraId="56452FA5" w14:textId="77777777" w:rsidR="00D179D6" w:rsidRPr="00462199" w:rsidRDefault="00D179D6" w:rsidP="00202C21">
      <w:pPr>
        <w:pStyle w:val="H3Ashurst"/>
      </w:pPr>
      <w:bookmarkStart w:id="3412" w:name="_Ref144113585"/>
      <w:r w:rsidRPr="00462199">
        <w:t>accept and/or make or request any payment in respect of such Payment Information Notice; and</w:t>
      </w:r>
      <w:bookmarkEnd w:id="3412"/>
    </w:p>
    <w:p w14:paraId="3741B3D2" w14:textId="77777777" w:rsidR="00D179D6" w:rsidRPr="00462199" w:rsidRDefault="00D179D6" w:rsidP="00202C21">
      <w:pPr>
        <w:pStyle w:val="H3Ashurst"/>
      </w:pPr>
      <w:bookmarkStart w:id="3413" w:name="_Ref144113586"/>
      <w:r w:rsidRPr="00462199">
        <w:t>if the Achieved Sales Price for each Relevant Offtaker in respect of Qualifying Volumes is higher than the estimated Achieved Sales Price for each Relevant Offtaker in respect of Qualifying Volumes for the same Billing Period and/or the Achieved Sales Price for each Relevant Offtaker in respect of Non-Qualifying Volumes is higher than the estimated Achieved Sales Price for each Relevant Offtaker in respect of Non-Qualifying Volumes for the same Billing Period, to reconcile the Difference Amount for such Billing Period and correct any error in the UKLCH Billing Statement for such Billing Period.</w:t>
      </w:r>
      <w:bookmarkEnd w:id="3413"/>
    </w:p>
    <w:p w14:paraId="6E9C41D3" w14:textId="77777777" w:rsidR="00D179D6" w:rsidRPr="00462199" w:rsidRDefault="00D179D6" w:rsidP="005B3BB9">
      <w:pPr>
        <w:pStyle w:val="H2Ashurst"/>
      </w:pPr>
      <w:bookmarkStart w:id="3414" w:name="_Ref144113587"/>
      <w:r w:rsidRPr="00462199">
        <w:t xml:space="preserve">If a Producer fails to submit a Payment Information Notice and/or accompanying Directors' Certificate to the LCHA Counterparty by the date that falls six (6) Months after the end of the relevant Billing Period then a </w:t>
      </w:r>
      <w:r w:rsidRPr="00462199">
        <w:rPr>
          <w:b/>
        </w:rPr>
        <w:t>"Payment Information Notice Termination Event"</w:t>
      </w:r>
      <w:r w:rsidRPr="00462199">
        <w:t xml:space="preserve"> will be deemed to have occurred.</w:t>
      </w:r>
      <w:bookmarkEnd w:id="3414"/>
    </w:p>
    <w:p w14:paraId="7B9620E1" w14:textId="77777777" w:rsidR="00D179D6" w:rsidRPr="00462199" w:rsidRDefault="00D179D6" w:rsidP="005B3BB9">
      <w:pPr>
        <w:pStyle w:val="NormalBoldAshurst"/>
      </w:pPr>
      <w:r w:rsidRPr="00462199">
        <w:rPr>
          <w:i/>
        </w:rPr>
        <w:t>Contents of Payment Information Notice</w:t>
      </w:r>
    </w:p>
    <w:p w14:paraId="497840DD" w14:textId="77777777" w:rsidR="00D179D6" w:rsidRPr="00462199" w:rsidRDefault="00D179D6" w:rsidP="005B3BB9">
      <w:pPr>
        <w:pStyle w:val="H2Ashurst"/>
      </w:pPr>
      <w:bookmarkStart w:id="3415" w:name="_Ref144113588"/>
      <w:r w:rsidRPr="00462199">
        <w:t>Each Payment Information Notice shall set out, identify or include:</w:t>
      </w:r>
      <w:bookmarkEnd w:id="3415"/>
    </w:p>
    <w:p w14:paraId="255D3222" w14:textId="77777777" w:rsidR="00D179D6" w:rsidRPr="00462199" w:rsidRDefault="00D179D6" w:rsidP="005B3BB9">
      <w:pPr>
        <w:pStyle w:val="B12Ashurst"/>
      </w:pPr>
      <w:r w:rsidRPr="00462199">
        <w:rPr>
          <w:i/>
        </w:rPr>
        <w:t>Identification information</w:t>
      </w:r>
    </w:p>
    <w:p w14:paraId="0358FFA6" w14:textId="77777777" w:rsidR="00D179D6" w:rsidRPr="00462199" w:rsidRDefault="00D179D6" w:rsidP="00202C21">
      <w:pPr>
        <w:pStyle w:val="H3Ashurst"/>
      </w:pPr>
      <w:bookmarkStart w:id="3416" w:name="_Ref144113589"/>
      <w:r w:rsidRPr="00462199">
        <w:t>the Billing Period or other period to which the Payment Information Notice relates;</w:t>
      </w:r>
      <w:bookmarkEnd w:id="3416"/>
    </w:p>
    <w:p w14:paraId="085426C0" w14:textId="77777777" w:rsidR="00D179D6" w:rsidRPr="00462199" w:rsidRDefault="00D179D6" w:rsidP="00202C21">
      <w:pPr>
        <w:pStyle w:val="H3Ashurst"/>
      </w:pPr>
      <w:bookmarkStart w:id="3417" w:name="_Ref144113590"/>
      <w:r w:rsidRPr="00462199">
        <w:t>the details of the LCHA (or a unique identifier attributed to the LCHA by the LCHA Counterparty);</w:t>
      </w:r>
      <w:bookmarkEnd w:id="3417"/>
    </w:p>
    <w:p w14:paraId="1F5F4402" w14:textId="77777777" w:rsidR="00D179D6" w:rsidRPr="00462199" w:rsidRDefault="00D179D6" w:rsidP="00202C21">
      <w:pPr>
        <w:pStyle w:val="H3Ashurst"/>
      </w:pPr>
      <w:bookmarkStart w:id="3418" w:name="_Ref144113591"/>
      <w:r w:rsidRPr="00462199">
        <w:t>the unique identifier attributed to each Offtaker by the LCHA Counterparty;</w:t>
      </w:r>
      <w:bookmarkEnd w:id="3418"/>
    </w:p>
    <w:p w14:paraId="24C0B34E" w14:textId="77777777" w:rsidR="00D179D6" w:rsidRPr="00462199" w:rsidRDefault="00D179D6" w:rsidP="00202C21">
      <w:pPr>
        <w:pStyle w:val="H3Ashurst"/>
      </w:pPr>
      <w:bookmarkStart w:id="3419" w:name="_Ref144113592"/>
      <w:r w:rsidRPr="00462199">
        <w:t>the unique invoice number generated for each Offtaker by the Producer in respect of the relevant Billing Period;</w:t>
      </w:r>
      <w:bookmarkEnd w:id="3419"/>
    </w:p>
    <w:p w14:paraId="0FAB821E" w14:textId="77777777" w:rsidR="00D179D6" w:rsidRPr="00462199" w:rsidRDefault="00D179D6" w:rsidP="005B3BB9">
      <w:pPr>
        <w:pStyle w:val="B12Ashurst"/>
      </w:pPr>
      <w:r w:rsidRPr="00462199">
        <w:rPr>
          <w:i/>
        </w:rPr>
        <w:t>Producer Payment Information</w:t>
      </w:r>
    </w:p>
    <w:p w14:paraId="41AB7704" w14:textId="77777777" w:rsidR="00D179D6" w:rsidRPr="00462199" w:rsidRDefault="00D179D6" w:rsidP="00202C21">
      <w:pPr>
        <w:pStyle w:val="H3Ashurst"/>
      </w:pPr>
      <w:bookmarkStart w:id="3420" w:name="_Ref144113593"/>
      <w:r w:rsidRPr="00462199">
        <w:t>in respect of each Payment Information Notice issued on or after the date on which the Start Date Notice is given:</w:t>
      </w:r>
      <w:bookmarkEnd w:id="3420"/>
    </w:p>
    <w:p w14:paraId="6A019E2E" w14:textId="1E0CD428" w:rsidR="00D179D6" w:rsidRPr="00462199" w:rsidRDefault="00D179D6" w:rsidP="005B3BB9">
      <w:pPr>
        <w:pStyle w:val="H4Ashurst"/>
      </w:pPr>
      <w:bookmarkStart w:id="3421" w:name="_Ref144113594"/>
      <w:r w:rsidRPr="00462199">
        <w:t xml:space="preserve">the Total Invoiced Amount for each Relevant Offtaker </w:t>
      </w:r>
      <w:r w:rsidR="00787403" w:rsidRPr="00787403">
        <w:t xml:space="preserve">(excluding, for </w:t>
      </w:r>
      <w:r w:rsidR="00514951">
        <w:t>the</w:t>
      </w:r>
      <w:r w:rsidR="00787403" w:rsidRPr="00787403">
        <w:t xml:space="preserve"> purpose</w:t>
      </w:r>
      <w:r w:rsidR="00514951">
        <w:t xml:space="preserve"> of this limb</w:t>
      </w:r>
      <w:r w:rsidR="00787403" w:rsidRPr="00787403">
        <w:t>, an Own Consumption Offtaker)</w:t>
      </w:r>
      <w:r w:rsidR="00787403">
        <w:t xml:space="preserve"> </w:t>
      </w:r>
      <w:r w:rsidRPr="00462199">
        <w:t>in respect of Qualifying Volumes in the relevant Billing Period, as set out in the relevant Offtaker Invoice;</w:t>
      </w:r>
      <w:bookmarkEnd w:id="3421"/>
    </w:p>
    <w:p w14:paraId="5B1E40B9" w14:textId="6C6528FF" w:rsidR="00D179D6" w:rsidRPr="00462199" w:rsidRDefault="00D179D6" w:rsidP="005B3BB9">
      <w:pPr>
        <w:pStyle w:val="H4Ashurst"/>
      </w:pPr>
      <w:bookmarkStart w:id="3422" w:name="_Ref144113595"/>
      <w:r w:rsidRPr="00462199">
        <w:lastRenderedPageBreak/>
        <w:t xml:space="preserve">the Total Invoiced Amount for each Relevant Offtaker </w:t>
      </w:r>
      <w:r w:rsidR="00E05940" w:rsidRPr="00E05940">
        <w:t>(excluding, for this purpose, an Own Consumption Offtaker)</w:t>
      </w:r>
      <w:r w:rsidR="00E05940">
        <w:t xml:space="preserve"> </w:t>
      </w:r>
      <w:r w:rsidRPr="00462199">
        <w:t>in respect of Non-Qualifying Volumes in the relevant Billing Period, as set out in the relevant Offtaker Invoice;</w:t>
      </w:r>
      <w:bookmarkEnd w:id="3422"/>
    </w:p>
    <w:p w14:paraId="32A5D645" w14:textId="0C89D9BE" w:rsidR="00D179D6" w:rsidRPr="00462199" w:rsidRDefault="00D179D6" w:rsidP="005B3BB9">
      <w:pPr>
        <w:pStyle w:val="H4Ashurst"/>
      </w:pPr>
      <w:bookmarkStart w:id="3423" w:name="_Ref144113596"/>
      <w:r w:rsidRPr="00462199">
        <w:t>the Relevant Invoiced Amount for each Relevant Offtaker in respect of Qualifying Volumes in the relevant Billing Period, as set out in the relevant Offtaker Invoice</w:t>
      </w:r>
      <w:r w:rsidR="00B91448">
        <w:t xml:space="preserve"> </w:t>
      </w:r>
      <w:r w:rsidR="00B91448" w:rsidRPr="00B91448">
        <w:t>or, for Own Consumption Volumes, [</w:t>
      </w:r>
      <w:r w:rsidR="00B91448" w:rsidRPr="00BA4541">
        <w:rPr>
          <w:i/>
          <w:iCs/>
        </w:rPr>
        <w:t>internal transaction report</w:t>
      </w:r>
      <w:r w:rsidR="00B91448" w:rsidRPr="00B91448">
        <w:t xml:space="preserve">]; </w:t>
      </w:r>
      <w:commentRangeStart w:id="3424"/>
      <w:commentRangeStart w:id="3425"/>
      <w:commentRangeStart w:id="3426"/>
      <w:r w:rsidR="00B91448" w:rsidRPr="00B91448">
        <w:t>[</w:t>
      </w:r>
      <w:r w:rsidR="00B91448" w:rsidRPr="00B91448">
        <w:rPr>
          <w:b/>
          <w:bCs/>
          <w:i/>
          <w:iCs/>
          <w:highlight w:val="yellow"/>
        </w:rPr>
        <w:t>Note: DESNZ to please refer to drafting note on "Relevant Invoiced Amount" definition.</w:t>
      </w:r>
      <w:r w:rsidR="00B91448" w:rsidRPr="00B91448">
        <w:t>]</w:t>
      </w:r>
      <w:commentRangeEnd w:id="3424"/>
      <w:r w:rsidR="00C50FBB" w:rsidRPr="00462199">
        <w:rPr>
          <w:rStyle w:val="CommentReference"/>
          <w:rFonts w:ascii="Arial" w:hAnsi="Arial"/>
          <w:sz w:val="20"/>
          <w:szCs w:val="20"/>
        </w:rPr>
        <w:commentReference w:id="3424"/>
      </w:r>
      <w:commentRangeEnd w:id="3425"/>
      <w:r w:rsidR="008A169C" w:rsidRPr="00462199">
        <w:rPr>
          <w:rStyle w:val="CommentReference"/>
          <w:rFonts w:ascii="Arial" w:hAnsi="Arial"/>
          <w:sz w:val="20"/>
          <w:szCs w:val="20"/>
        </w:rPr>
        <w:commentReference w:id="3425"/>
      </w:r>
      <w:commentRangeEnd w:id="3426"/>
      <w:r w:rsidR="001A4E9E" w:rsidRPr="00462199">
        <w:rPr>
          <w:rStyle w:val="CommentReference"/>
          <w:rFonts w:ascii="Arial" w:hAnsi="Arial"/>
          <w:sz w:val="20"/>
          <w:szCs w:val="20"/>
        </w:rPr>
        <w:commentReference w:id="3426"/>
      </w:r>
      <w:r w:rsidRPr="00462199">
        <w:t>;</w:t>
      </w:r>
      <w:bookmarkEnd w:id="3423"/>
    </w:p>
    <w:p w14:paraId="1F19DF79" w14:textId="71E7641D" w:rsidR="00D179D6" w:rsidRPr="00462199" w:rsidRDefault="00D179D6" w:rsidP="005B3BB9">
      <w:pPr>
        <w:pStyle w:val="H4Ashurst"/>
      </w:pPr>
      <w:bookmarkStart w:id="3428" w:name="_Ref144113597"/>
      <w:r w:rsidRPr="00462199">
        <w:t>the Relevant Invoiced Amount for each Relevant Offtaker in respect of Non-Qualifying Volumes in the relevant Billing Period, as set out in the relevant Offtaker Invoice</w:t>
      </w:r>
      <w:r w:rsidR="00AD3186">
        <w:t xml:space="preserve"> or, </w:t>
      </w:r>
      <w:r w:rsidR="00AD3186" w:rsidRPr="00AD3186">
        <w:t>for Own Consumption Volumes, [</w:t>
      </w:r>
      <w:r w:rsidR="00AD3186" w:rsidRPr="00AD3186">
        <w:rPr>
          <w:i/>
          <w:iCs/>
        </w:rPr>
        <w:t>internal transaction report</w:t>
      </w:r>
      <w:r w:rsidR="00AD3186" w:rsidRPr="00AD3186">
        <w:t>]</w:t>
      </w:r>
      <w:r w:rsidRPr="00462199">
        <w:t>;</w:t>
      </w:r>
      <w:bookmarkEnd w:id="3428"/>
    </w:p>
    <w:p w14:paraId="3E9EE698" w14:textId="1CB0A65A" w:rsidR="00D179D6" w:rsidRPr="00462199" w:rsidRDefault="00D179D6" w:rsidP="005B3BB9">
      <w:pPr>
        <w:pStyle w:val="H4Ashurst"/>
      </w:pPr>
      <w:bookmarkStart w:id="3429" w:name="_Ref144113598"/>
      <w:r w:rsidRPr="00462199">
        <w:t>the Strike Price Exclusion Amount for each Strike Price Exclusion for each Relevant Offtaker</w:t>
      </w:r>
      <w:r w:rsidR="00BA4541">
        <w:t xml:space="preserve"> </w:t>
      </w:r>
      <w:r w:rsidR="00BA4541" w:rsidRPr="00BA4541">
        <w:t xml:space="preserve">(excluding, </w:t>
      </w:r>
      <w:r w:rsidR="00514951" w:rsidRPr="00787403">
        <w:t xml:space="preserve">for </w:t>
      </w:r>
      <w:r w:rsidR="00514951">
        <w:t>the</w:t>
      </w:r>
      <w:r w:rsidR="00514951" w:rsidRPr="00787403">
        <w:t xml:space="preserve"> purpose</w:t>
      </w:r>
      <w:r w:rsidR="00514951">
        <w:t xml:space="preserve"> of this limb</w:t>
      </w:r>
      <w:r w:rsidR="00BA4541" w:rsidRPr="00BA4541">
        <w:t xml:space="preserve">, an Own Consumption Offtaker) </w:t>
      </w:r>
      <w:r w:rsidRPr="00462199">
        <w:t xml:space="preserve"> in respect of Qualifying Volumes in the relevant Billing Period, as set out in the relevant Offtaker Invoice;</w:t>
      </w:r>
      <w:bookmarkEnd w:id="3429"/>
    </w:p>
    <w:p w14:paraId="7101338D" w14:textId="52D0D6DA" w:rsidR="00D179D6" w:rsidRPr="00462199" w:rsidRDefault="00D179D6" w:rsidP="005B3BB9">
      <w:pPr>
        <w:pStyle w:val="H4Ashurst"/>
      </w:pPr>
      <w:bookmarkStart w:id="3430" w:name="_Ref144113599"/>
      <w:r w:rsidRPr="00462199">
        <w:t xml:space="preserve">the Strike Price Exclusion Amount for each Strike Price Exclusion for each Relevant Offtaker </w:t>
      </w:r>
      <w:r w:rsidR="00E05940" w:rsidRPr="00E05940">
        <w:t>(excluding, for this purpose, an Own Consumption Offtaker)</w:t>
      </w:r>
      <w:r w:rsidR="00E05940">
        <w:t xml:space="preserve"> </w:t>
      </w:r>
      <w:r w:rsidRPr="00462199">
        <w:t>in respect of Non-Qualifying Volumes in the relevant Billing Period, as set out in the relevant Offtaker Invoice;</w:t>
      </w:r>
      <w:bookmarkEnd w:id="3430"/>
    </w:p>
    <w:p w14:paraId="56239C5C" w14:textId="71A7B909" w:rsidR="00D179D6" w:rsidRPr="00462199" w:rsidRDefault="00D179D6" w:rsidP="005B3BB9">
      <w:pPr>
        <w:pStyle w:val="H4Ashurst"/>
      </w:pPr>
      <w:bookmarkStart w:id="3431" w:name="_Ref144113600"/>
      <w:r w:rsidRPr="00462199">
        <w:t>for each Relevant Offtaker, the Invoiced Volumes to Relevant Offtaker</w:t>
      </w:r>
      <w:r w:rsidR="000A72D5">
        <w:t xml:space="preserve"> </w:t>
      </w:r>
      <w:r w:rsidR="000A72D5" w:rsidRPr="000A72D5">
        <w:t xml:space="preserve">(excluding, </w:t>
      </w:r>
      <w:r w:rsidR="00514951" w:rsidRPr="00787403">
        <w:t xml:space="preserve">for </w:t>
      </w:r>
      <w:r w:rsidR="00514951">
        <w:t>the</w:t>
      </w:r>
      <w:r w:rsidR="00514951" w:rsidRPr="00787403">
        <w:t xml:space="preserve"> purpose</w:t>
      </w:r>
      <w:r w:rsidR="00514951">
        <w:t xml:space="preserve"> of this limb</w:t>
      </w:r>
      <w:r w:rsidR="000A72D5" w:rsidRPr="000A72D5">
        <w:t>, an Own Consumption Offtaker)</w:t>
      </w:r>
      <w:r w:rsidRPr="00462199">
        <w:t xml:space="preserve"> which are Qualifying Volumes which correspond to the Relevant Invoiced Amount in the relevant Billing Period, as set out in the relevant Offtaker Invoice;</w:t>
      </w:r>
      <w:bookmarkEnd w:id="3431"/>
    </w:p>
    <w:p w14:paraId="2F32643E" w14:textId="2BA68911" w:rsidR="00D179D6" w:rsidRPr="00462199" w:rsidRDefault="00D179D6" w:rsidP="005B3BB9">
      <w:pPr>
        <w:pStyle w:val="H4Ashurst"/>
      </w:pPr>
      <w:bookmarkStart w:id="3432" w:name="_Ref144113601"/>
      <w:r w:rsidRPr="00462199">
        <w:t>for each Relevant Offtaker</w:t>
      </w:r>
      <w:r w:rsidR="00E05940">
        <w:t xml:space="preserve"> (excluding, for this purpose, an Own Consumption Offtaker)</w:t>
      </w:r>
      <w:r w:rsidRPr="00462199">
        <w:t>, the Invoiced Volumes to Relevant Offtaker which are Non-Qualifying Volumes which correspond to the Relevant Invoiced Amount in the relevant Billing Period, as set out in the relevant Offtaker Invoice;</w:t>
      </w:r>
      <w:bookmarkEnd w:id="3432"/>
    </w:p>
    <w:p w14:paraId="3B3C6ACD" w14:textId="77777777" w:rsidR="00D179D6" w:rsidRPr="00462199" w:rsidRDefault="00D179D6" w:rsidP="005B3BB9">
      <w:pPr>
        <w:pStyle w:val="H4Ashurst"/>
      </w:pPr>
      <w:bookmarkStart w:id="3433" w:name="_Ref144113602"/>
      <w:r w:rsidRPr="00462199">
        <w:t>the Total Invoiced Volumes in the relevant Billing Period which are:</w:t>
      </w:r>
      <w:bookmarkEnd w:id="3433"/>
    </w:p>
    <w:p w14:paraId="17DA10DE" w14:textId="77777777" w:rsidR="00D179D6" w:rsidRPr="00462199" w:rsidRDefault="00D179D6" w:rsidP="009F0B9E">
      <w:pPr>
        <w:pStyle w:val="H5Ashurst"/>
      </w:pPr>
      <w:bookmarkStart w:id="3434" w:name="_Ref144113603"/>
      <w:r w:rsidRPr="00462199">
        <w:t>Qualifying Volumes and, in respect of such volumes, the volumes:</w:t>
      </w:r>
      <w:bookmarkEnd w:id="3434"/>
    </w:p>
    <w:p w14:paraId="23C5D8AF" w14:textId="77777777" w:rsidR="00D179D6" w:rsidRPr="00462199" w:rsidRDefault="00D179D6" w:rsidP="005B3BB9">
      <w:pPr>
        <w:pStyle w:val="H6Ashurst"/>
      </w:pPr>
      <w:bookmarkStart w:id="3435" w:name="_Ref144113604"/>
      <w:r w:rsidRPr="00462199">
        <w:t>which are LCHS Compliant; or</w:t>
      </w:r>
      <w:bookmarkEnd w:id="3435"/>
    </w:p>
    <w:p w14:paraId="781688B6" w14:textId="7AEA348B" w:rsidR="00D179D6" w:rsidRDefault="00D179D6" w:rsidP="005B3BB9">
      <w:pPr>
        <w:pStyle w:val="H6Ashurst"/>
      </w:pPr>
      <w:bookmarkStart w:id="3436" w:name="_Ref144113605"/>
      <w:r w:rsidRPr="00462199">
        <w:t xml:space="preserve">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37"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w:t>
      </w:r>
      <w:bookmarkEnd w:id="3436"/>
      <w:r w:rsidR="000A72D5">
        <w:t xml:space="preserve"> and</w:t>
      </w:r>
    </w:p>
    <w:p w14:paraId="22CCA69C" w14:textId="66FDA968" w:rsidR="000A72D5" w:rsidRPr="00462199" w:rsidRDefault="000A72D5" w:rsidP="000A72D5">
      <w:pPr>
        <w:pStyle w:val="H6Ashurst"/>
      </w:pPr>
      <w:r w:rsidRPr="000A72D5">
        <w:t>the volumes which are Own Consumption Volumes;</w:t>
      </w:r>
    </w:p>
    <w:p w14:paraId="1387B7D7" w14:textId="77777777" w:rsidR="00D179D6" w:rsidRPr="00462199" w:rsidRDefault="00D179D6" w:rsidP="009F0B9E">
      <w:pPr>
        <w:pStyle w:val="H5Ashurst"/>
      </w:pPr>
      <w:bookmarkStart w:id="3438" w:name="_Ref144113606"/>
      <w:r w:rsidRPr="00462199">
        <w:t>Non-Qualifying Volumes and, in respect of such volumes, the volumes:</w:t>
      </w:r>
      <w:bookmarkEnd w:id="3438"/>
    </w:p>
    <w:p w14:paraId="58A4612F" w14:textId="05EEA84B" w:rsidR="00D179D6" w:rsidRPr="00462199" w:rsidRDefault="00D179D6" w:rsidP="005B3BB9">
      <w:pPr>
        <w:pStyle w:val="H6Ashurst"/>
      </w:pPr>
      <w:bookmarkStart w:id="3439" w:name="_Ref144113607"/>
      <w:r w:rsidRPr="00462199">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40"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 and are:</w:t>
      </w:r>
      <w:bookmarkEnd w:id="3439"/>
    </w:p>
    <w:p w14:paraId="35313D1D" w14:textId="77777777" w:rsidR="00D179D6" w:rsidRPr="00462199" w:rsidRDefault="00D179D6" w:rsidP="009F0B9E">
      <w:pPr>
        <w:pStyle w:val="H7Ashurst"/>
      </w:pPr>
      <w:bookmarkStart w:id="3441" w:name="_Ref144113608"/>
      <w:r w:rsidRPr="00462199">
        <w:t>Direct Export Volumes;</w:t>
      </w:r>
      <w:bookmarkEnd w:id="3441"/>
    </w:p>
    <w:p w14:paraId="3D0250BC" w14:textId="77777777" w:rsidR="00D179D6" w:rsidRPr="00462199" w:rsidRDefault="00D179D6" w:rsidP="009F0B9E">
      <w:pPr>
        <w:pStyle w:val="H7Ashurst"/>
      </w:pPr>
      <w:bookmarkStart w:id="3442" w:name="_Ref144113609"/>
      <w:r w:rsidRPr="00462199">
        <w:t>Risk-Taking Intermediary Volumes;</w:t>
      </w:r>
      <w:bookmarkEnd w:id="3442"/>
    </w:p>
    <w:p w14:paraId="1CE015EA" w14:textId="77777777" w:rsidR="00D179D6" w:rsidRPr="00462199" w:rsidRDefault="00D179D6" w:rsidP="009F0B9E">
      <w:pPr>
        <w:pStyle w:val="H7Ashurst"/>
      </w:pPr>
      <w:bookmarkStart w:id="3443" w:name="_Ref144113610"/>
      <w:r w:rsidRPr="00462199">
        <w:t>Blending Volumes;</w:t>
      </w:r>
      <w:bookmarkEnd w:id="3443"/>
    </w:p>
    <w:p w14:paraId="5BB56EC6" w14:textId="77777777" w:rsidR="00D179D6" w:rsidRPr="00462199" w:rsidRDefault="00D179D6" w:rsidP="009F0B9E">
      <w:pPr>
        <w:pStyle w:val="H7Ashurst"/>
        <w:rPr>
          <w:lang w:val="fr-FR"/>
        </w:rPr>
      </w:pPr>
      <w:bookmarkStart w:id="3444" w:name="_Ref144113611"/>
      <w:r w:rsidRPr="00462199">
        <w:rPr>
          <w:lang w:val="fr-FR"/>
        </w:rPr>
        <w:lastRenderedPageBreak/>
        <w:t>Offtaker Confirmation Non-Compliance Volumes;</w:t>
      </w:r>
      <w:bookmarkStart w:id="3445" w:name="_Ref144117927"/>
      <w:r w:rsidRPr="00462199">
        <w:rPr>
          <w:rStyle w:val="FootnoteReference"/>
        </w:rPr>
        <w:footnoteReference w:id="60"/>
      </w:r>
      <w:bookmarkEnd w:id="3445"/>
      <w:r w:rsidRPr="00462199">
        <w:rPr>
          <w:lang w:val="fr-FR"/>
        </w:rPr>
        <w:t xml:space="preserve"> or</w:t>
      </w:r>
      <w:bookmarkEnd w:id="3444"/>
    </w:p>
    <w:p w14:paraId="5A6787AE" w14:textId="77777777" w:rsidR="00D179D6" w:rsidRPr="00462199" w:rsidRDefault="00D179D6" w:rsidP="009F0B9E">
      <w:pPr>
        <w:pStyle w:val="H7Ashurst"/>
      </w:pPr>
      <w:bookmarkStart w:id="3446" w:name="_Ref144113612"/>
      <w:r w:rsidRPr="00462199">
        <w:t>Excess Sales Volumes which would otherwise have been Qualifying Volumes; or</w:t>
      </w:r>
      <w:bookmarkEnd w:id="3446"/>
    </w:p>
    <w:p w14:paraId="50CD11AD" w14:textId="7F9CAA22" w:rsidR="00D179D6" w:rsidRPr="00462199" w:rsidRDefault="00D179D6" w:rsidP="009F0B9E">
      <w:pPr>
        <w:pStyle w:val="H6Ashurst"/>
      </w:pPr>
      <w:bookmarkStart w:id="3447" w:name="_Ref144113613"/>
      <w:r w:rsidRPr="00462199">
        <w:t>which are not LCHS Compliant (and in respect of which a waiver of the requirement to be LCHS Compliant does not apply) and, in respect of such volumes, the volumes which are:</w:t>
      </w:r>
      <w:bookmarkEnd w:id="3447"/>
    </w:p>
    <w:p w14:paraId="662BF02A" w14:textId="77777777" w:rsidR="00D179D6" w:rsidRPr="00462199" w:rsidRDefault="00D179D6" w:rsidP="009F0B9E">
      <w:pPr>
        <w:pStyle w:val="H7Ashurst"/>
      </w:pPr>
      <w:bookmarkStart w:id="3448" w:name="_Ref144113614"/>
      <w:r w:rsidRPr="00462199">
        <w:t>Direct Export Volumes; or</w:t>
      </w:r>
      <w:bookmarkEnd w:id="3448"/>
    </w:p>
    <w:p w14:paraId="3EA95EB0" w14:textId="77777777" w:rsidR="00D179D6" w:rsidRPr="00462199" w:rsidRDefault="00D179D6" w:rsidP="009F0B9E">
      <w:pPr>
        <w:pStyle w:val="H7Ashurst"/>
      </w:pPr>
      <w:bookmarkStart w:id="3449" w:name="_Ref144113615"/>
      <w:r w:rsidRPr="00462199">
        <w:t>not Direct Export Volumes; or</w:t>
      </w:r>
      <w:bookmarkEnd w:id="3449"/>
    </w:p>
    <w:p w14:paraId="2A77C482" w14:textId="77777777" w:rsidR="00D179D6" w:rsidRPr="00462199" w:rsidRDefault="00D179D6" w:rsidP="009F0B9E">
      <w:pPr>
        <w:pStyle w:val="H5Ashurst"/>
      </w:pPr>
      <w:bookmarkStart w:id="3450" w:name="_Ref144113617"/>
      <w:r w:rsidRPr="00462199">
        <w:t>RTFO Volumes;</w:t>
      </w:r>
      <w:bookmarkEnd w:id="3450"/>
    </w:p>
    <w:p w14:paraId="4FBA870B" w14:textId="77777777" w:rsidR="00D179D6" w:rsidRPr="00462199" w:rsidRDefault="00D179D6" w:rsidP="009F0B9E">
      <w:pPr>
        <w:pStyle w:val="H4Ashurst"/>
      </w:pPr>
      <w:bookmarkStart w:id="3451" w:name="_Ref144113618"/>
      <w:r w:rsidRPr="00462199">
        <w:t>the Total Invoiced Volumes in the relevant Billing Period which are:</w:t>
      </w:r>
      <w:bookmarkEnd w:id="3451"/>
    </w:p>
    <w:p w14:paraId="41DB9D58" w14:textId="77777777" w:rsidR="00D179D6" w:rsidRPr="00462199" w:rsidRDefault="00D179D6" w:rsidP="009F0B9E">
      <w:pPr>
        <w:pStyle w:val="H5Ashurst"/>
      </w:pPr>
      <w:bookmarkStart w:id="3452" w:name="_Ref144113619"/>
      <w:r w:rsidRPr="00462199">
        <w:t>sold from On-Site Storage and, in respect of such volumes, the volumes:</w:t>
      </w:r>
      <w:bookmarkEnd w:id="3452"/>
    </w:p>
    <w:p w14:paraId="21300579" w14:textId="2FBAF906" w:rsidR="00D179D6" w:rsidRPr="00462199" w:rsidRDefault="00D179D6" w:rsidP="009F0B9E">
      <w:pPr>
        <w:pStyle w:val="H6Ashurst"/>
      </w:pPr>
      <w:bookmarkStart w:id="3453" w:name="_Ref144113620"/>
      <w:r w:rsidRPr="00462199">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54"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w:t>
      </w:r>
      <w:bookmarkEnd w:id="3453"/>
    </w:p>
    <w:p w14:paraId="4A4EB7E4" w14:textId="5B5F5033" w:rsidR="00D179D6" w:rsidRPr="00462199" w:rsidRDefault="00D179D6" w:rsidP="009F0B9E">
      <w:pPr>
        <w:pStyle w:val="H6Ashurst"/>
      </w:pPr>
      <w:bookmarkStart w:id="3455" w:name="_Ref144113621"/>
      <w:r w:rsidRPr="00462199">
        <w:t>which are not LCHS Compliant (and in respect of which a waiver of the requirement to be LCHS Compliant does not apply);</w:t>
      </w:r>
      <w:bookmarkEnd w:id="3455"/>
    </w:p>
    <w:p w14:paraId="48F183DD" w14:textId="77777777" w:rsidR="00D179D6" w:rsidRPr="00462199" w:rsidRDefault="00D179D6" w:rsidP="009F0B9E">
      <w:pPr>
        <w:pStyle w:val="H5Ashurst"/>
      </w:pPr>
      <w:bookmarkStart w:id="3456" w:name="_Ref144113622"/>
      <w:r w:rsidRPr="00462199">
        <w:t>sold from Off-site Hydrogen Storage Infrastructure and, in respect of such volumes, the volumes:</w:t>
      </w:r>
      <w:bookmarkEnd w:id="3456"/>
    </w:p>
    <w:p w14:paraId="745C8D8C" w14:textId="32F0225D" w:rsidR="00D179D6" w:rsidRPr="00462199" w:rsidRDefault="00D179D6" w:rsidP="009F0B9E">
      <w:pPr>
        <w:pStyle w:val="H6Ashurst"/>
      </w:pPr>
      <w:bookmarkStart w:id="3457" w:name="_Ref144113623"/>
      <w:r w:rsidRPr="00462199">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58"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w:t>
      </w:r>
      <w:bookmarkEnd w:id="3457"/>
    </w:p>
    <w:p w14:paraId="1DAF3304" w14:textId="0F7F092F" w:rsidR="00D179D6" w:rsidRPr="00462199" w:rsidRDefault="00D179D6" w:rsidP="009F0B9E">
      <w:pPr>
        <w:pStyle w:val="H6Ashurst"/>
      </w:pPr>
      <w:bookmarkStart w:id="3459" w:name="_Ref144113624"/>
      <w:r w:rsidRPr="00462199">
        <w:t>which are not LCHS Compliant (and in respect of which a waiver of the requirement to be LCHS Compliant does not apply);</w:t>
      </w:r>
      <w:bookmarkEnd w:id="3459"/>
    </w:p>
    <w:p w14:paraId="6544DD5E" w14:textId="77777777" w:rsidR="00D179D6" w:rsidRPr="00462199" w:rsidRDefault="00D179D6" w:rsidP="009F0B9E">
      <w:pPr>
        <w:pStyle w:val="H5Ashurst"/>
      </w:pPr>
      <w:bookmarkStart w:id="3460" w:name="_Ref144113625"/>
      <w:r w:rsidRPr="00462199">
        <w:t>sold from Off-site non-UKLCH Storage and, in respect of such volumes, the volumes:</w:t>
      </w:r>
      <w:bookmarkEnd w:id="3460"/>
    </w:p>
    <w:p w14:paraId="1DED52D7" w14:textId="416312B1" w:rsidR="00D179D6" w:rsidRPr="00462199" w:rsidRDefault="00D179D6" w:rsidP="009F0B9E">
      <w:pPr>
        <w:pStyle w:val="H6Ashurst"/>
      </w:pPr>
      <w:bookmarkStart w:id="3461" w:name="_Ref144113626"/>
      <w:r w:rsidRPr="00462199">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62"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w:t>
      </w:r>
      <w:bookmarkEnd w:id="3461"/>
    </w:p>
    <w:p w14:paraId="348FC6F7" w14:textId="6E53DBA7" w:rsidR="00D179D6" w:rsidRPr="00462199" w:rsidRDefault="00D179D6" w:rsidP="009F0B9E">
      <w:pPr>
        <w:pStyle w:val="H6Ashurst"/>
      </w:pPr>
      <w:bookmarkStart w:id="3463" w:name="_Ref144113627"/>
      <w:r w:rsidRPr="00462199">
        <w:t>which are not LCHS Compliant (and in respect of which a waiver of the requirement to be LCHS Compliant does not apply);</w:t>
      </w:r>
      <w:bookmarkEnd w:id="3463"/>
    </w:p>
    <w:p w14:paraId="0AD0C8CD" w14:textId="77777777" w:rsidR="00D179D6" w:rsidRPr="00462199" w:rsidRDefault="00D179D6" w:rsidP="009F0B9E">
      <w:pPr>
        <w:pStyle w:val="H4Ashurst"/>
      </w:pPr>
      <w:bookmarkStart w:id="3464" w:name="_Ref144113628"/>
      <w:r w:rsidRPr="00462199">
        <w:t>the Total Production Volumes in the relevant Billing Period;</w:t>
      </w:r>
      <w:bookmarkEnd w:id="3464"/>
    </w:p>
    <w:p w14:paraId="06B41680" w14:textId="77777777" w:rsidR="00D179D6" w:rsidRPr="00462199" w:rsidRDefault="00D179D6" w:rsidP="009F0B9E">
      <w:pPr>
        <w:pStyle w:val="H4Ashurst"/>
      </w:pPr>
      <w:bookmarkStart w:id="3465" w:name="_Ref144113629"/>
      <w:r w:rsidRPr="00462199">
        <w:t>the Total Production Volumes in the relevant Billing Period which are:</w:t>
      </w:r>
      <w:bookmarkEnd w:id="3465"/>
    </w:p>
    <w:p w14:paraId="45CFDE8D" w14:textId="77777777" w:rsidR="00D179D6" w:rsidRPr="00462199" w:rsidRDefault="00D179D6" w:rsidP="009F0B9E">
      <w:pPr>
        <w:pStyle w:val="H5Ashurst"/>
      </w:pPr>
      <w:bookmarkStart w:id="3466" w:name="_Ref144113630"/>
      <w:r w:rsidRPr="00462199">
        <w:t>transferred to On-site Storage and remain in such storage at the end of the relevant Billing Period and, in respect of such volumes, the volumes:</w:t>
      </w:r>
      <w:bookmarkEnd w:id="3466"/>
    </w:p>
    <w:p w14:paraId="5299ADF3" w14:textId="10D0E007" w:rsidR="00D179D6" w:rsidRPr="00462199" w:rsidRDefault="00D179D6" w:rsidP="009F0B9E">
      <w:pPr>
        <w:pStyle w:val="H6Ashurst"/>
      </w:pPr>
      <w:bookmarkStart w:id="3467" w:name="_Ref144113631"/>
      <w:r w:rsidRPr="00462199">
        <w:lastRenderedPageBreak/>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68"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w:t>
      </w:r>
      <w:bookmarkEnd w:id="3467"/>
    </w:p>
    <w:p w14:paraId="6CB31E3D" w14:textId="37A863B7" w:rsidR="00D179D6" w:rsidRPr="00462199" w:rsidRDefault="00D179D6" w:rsidP="009F0B9E">
      <w:pPr>
        <w:pStyle w:val="H6Ashurst"/>
      </w:pPr>
      <w:bookmarkStart w:id="3469" w:name="_Ref144113632"/>
      <w:r w:rsidRPr="00462199">
        <w:t>which are not LCHS Compliant (and in respect of which a waiver of the requirement to be LCHS Compliant does not apply);</w:t>
      </w:r>
      <w:bookmarkEnd w:id="3469"/>
    </w:p>
    <w:p w14:paraId="2E9BF7A2" w14:textId="77777777" w:rsidR="00D179D6" w:rsidRPr="00462199" w:rsidRDefault="00D179D6" w:rsidP="009F0B9E">
      <w:pPr>
        <w:pStyle w:val="H5Ashurst"/>
      </w:pPr>
      <w:bookmarkStart w:id="3470" w:name="_Ref144113633"/>
      <w:r w:rsidRPr="00462199">
        <w:t>transferred to Off-site Hydrogen Storage Infrastructure and remain in such storage at the end of the relevant Billing Period and, in respect of such volumes, the volumes:</w:t>
      </w:r>
      <w:bookmarkEnd w:id="3470"/>
    </w:p>
    <w:p w14:paraId="3077C3DD" w14:textId="382F2A36" w:rsidR="00D179D6" w:rsidRPr="00462199" w:rsidRDefault="00D179D6" w:rsidP="009F0B9E">
      <w:pPr>
        <w:pStyle w:val="H6Ashurst"/>
      </w:pPr>
      <w:bookmarkStart w:id="3471" w:name="_Ref144113634"/>
      <w:r w:rsidRPr="00462199">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72"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w:t>
      </w:r>
      <w:bookmarkEnd w:id="3471"/>
    </w:p>
    <w:p w14:paraId="7DA1D018" w14:textId="4A47DA49" w:rsidR="00D179D6" w:rsidRPr="00462199" w:rsidRDefault="00D179D6" w:rsidP="009F0B9E">
      <w:pPr>
        <w:pStyle w:val="H6Ashurst"/>
      </w:pPr>
      <w:bookmarkStart w:id="3473" w:name="_Ref144113635"/>
      <w:r w:rsidRPr="00462199">
        <w:t>which are not LCHS Compliant (and in respect of which a waiver of the requirement to be LCHS Compliant does not apply);</w:t>
      </w:r>
      <w:bookmarkEnd w:id="3473"/>
    </w:p>
    <w:p w14:paraId="43B92E9E" w14:textId="77777777" w:rsidR="00D179D6" w:rsidRPr="00462199" w:rsidRDefault="00D179D6" w:rsidP="009F0B9E">
      <w:pPr>
        <w:pStyle w:val="H5Ashurst"/>
      </w:pPr>
      <w:bookmarkStart w:id="3474" w:name="_Ref144113636"/>
      <w:r w:rsidRPr="00462199">
        <w:t>transferred to Off-site non-UKLCH Storage and remain in such storage at the end of the relevant Billing Period and, in respect of such volumes, the volumes:</w:t>
      </w:r>
      <w:bookmarkEnd w:id="3474"/>
    </w:p>
    <w:p w14:paraId="323E2DA7" w14:textId="04731FE7" w:rsidR="00D179D6" w:rsidRPr="00462199" w:rsidRDefault="00D179D6" w:rsidP="009F0B9E">
      <w:pPr>
        <w:pStyle w:val="H6Ashurst"/>
      </w:pPr>
      <w:bookmarkStart w:id="3475" w:name="_Ref144113637"/>
      <w:r w:rsidRPr="00462199">
        <w:t xml:space="preserve">which are LCHS Compliant or in respect of which a waiver of the requirement to be LCHS Compliant applies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476"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iCs/>
        </w:rPr>
        <w:t xml:space="preserve"> T&amp;S Outage Relief Events</w:t>
      </w:r>
      <w:r w:rsidRPr="00462199">
        <w:t>); or</w:t>
      </w:r>
      <w:bookmarkEnd w:id="3475"/>
    </w:p>
    <w:p w14:paraId="166A39BC" w14:textId="6331D80B" w:rsidR="00D179D6" w:rsidRPr="00462199" w:rsidRDefault="00D179D6" w:rsidP="009F0B9E">
      <w:pPr>
        <w:pStyle w:val="H6Ashurst"/>
      </w:pPr>
      <w:bookmarkStart w:id="3477" w:name="_Ref144113638"/>
      <w:r w:rsidRPr="00462199">
        <w:t>which are not LCHS Compliant (and in respect of which a waiver of the requirement to be LCHS Compliant does not apply);</w:t>
      </w:r>
      <w:bookmarkEnd w:id="3477"/>
    </w:p>
    <w:p w14:paraId="0435A184" w14:textId="77777777" w:rsidR="00D179D6" w:rsidRPr="00462199" w:rsidRDefault="00D179D6" w:rsidP="009F0B9E">
      <w:pPr>
        <w:pStyle w:val="H5Ashurst"/>
      </w:pPr>
      <w:bookmarkStart w:id="3478" w:name="_Ref144113639"/>
      <w:r w:rsidRPr="00462199">
        <w:t>Unaccounted Volumes;</w:t>
      </w:r>
      <w:bookmarkEnd w:id="3478"/>
    </w:p>
    <w:p w14:paraId="1881EB9E" w14:textId="77777777" w:rsidR="00D179D6" w:rsidRPr="00462199" w:rsidRDefault="00D179D6" w:rsidP="009F0B9E">
      <w:pPr>
        <w:pStyle w:val="H4Ashurst"/>
      </w:pPr>
      <w:bookmarkStart w:id="3479" w:name="_Ref144113640"/>
      <w:r w:rsidRPr="00462199">
        <w:t>any Take-or-Pay Volumes in the relevant Billing Period;</w:t>
      </w:r>
      <w:bookmarkEnd w:id="3479"/>
    </w:p>
    <w:p w14:paraId="4B38DBBF" w14:textId="3931A20B" w:rsidR="00D179D6" w:rsidRPr="00462199" w:rsidRDefault="00D179D6" w:rsidP="009F0B9E">
      <w:pPr>
        <w:pStyle w:val="H4Ashurst"/>
      </w:pPr>
      <w:bookmarkStart w:id="3480" w:name="_Ref144113641"/>
      <w:r w:rsidRPr="00462199">
        <w:t xml:space="preserve">any Qualifying Event Shortfall Amount in the relevant Billing Period and such Supporting Information as the Producer considers to be relevant to evidence that the Sliding Scale Top Up </w:t>
      </w:r>
      <w:r w:rsidR="007248B2" w:rsidRPr="007248B2">
        <w:t>Condition</w:t>
      </w:r>
      <w:r w:rsidRPr="00462199">
        <w:t xml:space="preserve"> has been satisfied including a description of the event(s) which the Producer considers to be the relevant Qualifying Event(s);</w:t>
      </w:r>
      <w:bookmarkEnd w:id="3480"/>
    </w:p>
    <w:p w14:paraId="5F5315F0" w14:textId="77777777" w:rsidR="00D179D6" w:rsidRPr="00462199" w:rsidRDefault="00D179D6" w:rsidP="009F0B9E">
      <w:pPr>
        <w:pStyle w:val="H4Ashurst"/>
      </w:pPr>
      <w:bookmarkStart w:id="3481" w:name="_Ref144113642"/>
      <w:r w:rsidRPr="00462199">
        <w:t>any Indirect Export Volumes;</w:t>
      </w:r>
      <w:bookmarkStart w:id="3482" w:name="_Ref144117928"/>
      <w:r w:rsidRPr="00462199">
        <w:rPr>
          <w:rStyle w:val="FootnoteReference"/>
        </w:rPr>
        <w:footnoteReference w:id="61"/>
      </w:r>
      <w:bookmarkEnd w:id="3481"/>
      <w:bookmarkEnd w:id="3482"/>
    </w:p>
    <w:p w14:paraId="117D7314" w14:textId="4F9BA2EE" w:rsidR="00D179D6" w:rsidRPr="00462199" w:rsidRDefault="00D179D6" w:rsidP="009F0B9E">
      <w:pPr>
        <w:pStyle w:val="H4Ashurst"/>
        <w:rPr>
          <w:rFonts w:cs="Arial"/>
        </w:rPr>
      </w:pPr>
      <w:bookmarkStart w:id="3483" w:name="_Ref144113643"/>
      <w:r w:rsidRPr="00462199">
        <w:rPr>
          <w:rFonts w:cs="Arial"/>
        </w:rPr>
        <w:t xml:space="preserve">any Invoiced Volume(s) to Relevant Offtaker which is deemed to be zero (0) pursuant to </w:t>
      </w:r>
      <w:r w:rsidR="007248B2" w:rsidRPr="007248B2">
        <w:rPr>
          <w:rFonts w:cs="Arial"/>
        </w:rPr>
        <w:t>Condition</w:t>
      </w:r>
      <w:r w:rsidRPr="00462199">
        <w:rPr>
          <w:rFonts w:cs="Arial"/>
        </w:rPr>
        <w:t xml:space="preserve"> </w:t>
      </w:r>
      <w:r w:rsidR="00B870F6">
        <w:rPr>
          <w:rFonts w:cs="Arial"/>
        </w:rPr>
        <w:fldChar w:fldCharType="begin"/>
      </w:r>
      <w:r w:rsidR="00B870F6">
        <w:rPr>
          <w:rFonts w:cs="Arial"/>
        </w:rPr>
        <w:instrText xml:space="preserve"> REF _Ref144113461 \w \h </w:instrText>
      </w:r>
      <w:r w:rsidR="00B870F6">
        <w:rPr>
          <w:rFonts w:cs="Arial"/>
        </w:rPr>
      </w:r>
      <w:r w:rsidR="00B870F6">
        <w:rPr>
          <w:rFonts w:cs="Arial"/>
        </w:rPr>
        <w:fldChar w:fldCharType="separate"/>
      </w:r>
      <w:del w:id="3484" w:author="Faqir, Sofia (Energy Security)" w:date="2023-11-12T19:47:00Z">
        <w:r w:rsidR="00E473FC">
          <w:rPr>
            <w:rFonts w:cs="Arial"/>
          </w:rPr>
          <w:delText>13.2</w:delText>
        </w:r>
      </w:del>
      <w:r w:rsidR="00B870F6">
        <w:rPr>
          <w:rFonts w:cs="Arial"/>
        </w:rPr>
        <w:fldChar w:fldCharType="end"/>
      </w:r>
      <w:r w:rsidRPr="00462199">
        <w:t xml:space="preserve"> </w:t>
      </w:r>
      <w:r w:rsidRPr="00462199">
        <w:rPr>
          <w:rFonts w:cs="Arial"/>
        </w:rPr>
        <w:t>(</w:t>
      </w:r>
      <w:r w:rsidRPr="00462199">
        <w:rPr>
          <w:rFonts w:cs="Arial"/>
          <w:i/>
          <w:iCs/>
        </w:rPr>
        <w:t>Automatic Expiry</w:t>
      </w:r>
      <w:r w:rsidRPr="00462199">
        <w:rPr>
          <w:rFonts w:cs="Arial"/>
        </w:rPr>
        <w:t>);</w:t>
      </w:r>
      <w:bookmarkEnd w:id="3483"/>
    </w:p>
    <w:p w14:paraId="14B48668" w14:textId="77777777" w:rsidR="00D179D6" w:rsidRPr="00462199" w:rsidRDefault="00D179D6" w:rsidP="009F0B9E">
      <w:pPr>
        <w:pStyle w:val="H4Ashurst"/>
      </w:pPr>
      <w:bookmarkStart w:id="3485" w:name="_Ref144113644"/>
      <w:r w:rsidRPr="00462199">
        <w:t>each Offtaker Invoice in respect of the relevant Billing Period; and</w:t>
      </w:r>
      <w:bookmarkEnd w:id="3485"/>
    </w:p>
    <w:p w14:paraId="6C9509D6" w14:textId="77777777" w:rsidR="00D179D6" w:rsidRPr="00462199" w:rsidRDefault="00D179D6" w:rsidP="009F0B9E">
      <w:pPr>
        <w:pStyle w:val="H4Ashurst"/>
      </w:pPr>
      <w:bookmarkStart w:id="3486" w:name="_Ref144113645"/>
      <w:r w:rsidRPr="00462199">
        <w:t>the Invoice Document submitted to the Producer pursuant to Section [H] of the CO</w:t>
      </w:r>
      <w:r w:rsidRPr="00462199">
        <w:rPr>
          <w:vertAlign w:val="subscript"/>
        </w:rPr>
        <w:t>2</w:t>
      </w:r>
      <w:r w:rsidRPr="00462199">
        <w:t xml:space="preserve"> CCS Network Code for the relevant Billing Period</w:t>
      </w:r>
      <w:bookmarkStart w:id="3487" w:name="_Ref144117929"/>
      <w:r w:rsidRPr="00462199">
        <w:rPr>
          <w:rStyle w:val="FootnoteReference"/>
        </w:rPr>
        <w:footnoteReference w:id="62"/>
      </w:r>
      <w:bookmarkEnd w:id="3487"/>
      <w:r w:rsidRPr="00462199">
        <w:t>.</w:t>
      </w:r>
      <w:bookmarkEnd w:id="3486"/>
    </w:p>
    <w:p w14:paraId="2CA75094" w14:textId="77777777" w:rsidR="00D179D6" w:rsidRPr="00462199" w:rsidRDefault="00D179D6" w:rsidP="005B3BB9">
      <w:pPr>
        <w:pStyle w:val="H1Ashurst"/>
      </w:pPr>
      <w:bookmarkStart w:id="3488" w:name="_Ref144113646"/>
      <w:bookmarkStart w:id="3489" w:name="_Ref144117981"/>
      <w:bookmarkStart w:id="3490" w:name="_Toc149833673"/>
      <w:r w:rsidRPr="00462199">
        <w:lastRenderedPageBreak/>
        <w:t>UKLCH Billing Statements</w:t>
      </w:r>
      <w:bookmarkEnd w:id="3488"/>
      <w:bookmarkEnd w:id="3489"/>
      <w:bookmarkEnd w:id="3490"/>
    </w:p>
    <w:p w14:paraId="29CAFEBB" w14:textId="77777777" w:rsidR="00D179D6" w:rsidRPr="00462199" w:rsidRDefault="00D179D6" w:rsidP="005B3BB9">
      <w:pPr>
        <w:pStyle w:val="NormalBoldAshurst"/>
      </w:pPr>
      <w:r w:rsidRPr="00462199">
        <w:rPr>
          <w:i/>
        </w:rPr>
        <w:t>Delivery of UKLCH Billing Statement</w:t>
      </w:r>
    </w:p>
    <w:p w14:paraId="6B9B11EA" w14:textId="77777777" w:rsidR="00D179D6" w:rsidRPr="00462199" w:rsidRDefault="00D179D6" w:rsidP="005B3BB9">
      <w:pPr>
        <w:pStyle w:val="H2Ashurst"/>
      </w:pPr>
      <w:bookmarkStart w:id="3491" w:name="_Ref144113647"/>
      <w:r w:rsidRPr="00462199">
        <w:t>The LCHA Counterparty:</w:t>
      </w:r>
      <w:bookmarkEnd w:id="3491"/>
    </w:p>
    <w:p w14:paraId="370B30E0" w14:textId="77777777" w:rsidR="00D179D6" w:rsidRPr="00462199" w:rsidRDefault="00D179D6" w:rsidP="00202C21">
      <w:pPr>
        <w:pStyle w:val="H3Ashurst"/>
      </w:pPr>
      <w:bookmarkStart w:id="3492" w:name="_Ref144113648"/>
      <w:r w:rsidRPr="00462199">
        <w:t>may, in relation to any period from and including the Agreement Date to, but excluding, the Start Date; and</w:t>
      </w:r>
      <w:bookmarkEnd w:id="3492"/>
    </w:p>
    <w:p w14:paraId="435EC662" w14:textId="77777777" w:rsidR="00D179D6" w:rsidRPr="00462199" w:rsidRDefault="00D179D6" w:rsidP="00202C21">
      <w:pPr>
        <w:pStyle w:val="H3Ashurst"/>
      </w:pPr>
      <w:bookmarkStart w:id="3493" w:name="_Ref144113649"/>
      <w:r w:rsidRPr="00462199">
        <w:t>shall, in relation to each Billing Period,</w:t>
      </w:r>
      <w:bookmarkEnd w:id="3493"/>
    </w:p>
    <w:p w14:paraId="25ED829B" w14:textId="77777777" w:rsidR="00D179D6" w:rsidRPr="00462199" w:rsidRDefault="00D179D6" w:rsidP="005B3BB9">
      <w:pPr>
        <w:pStyle w:val="B12Ashurst"/>
      </w:pPr>
      <w:r w:rsidRPr="00462199">
        <w:t xml:space="preserve">deliver a billing statement to the Producer (each, a </w:t>
      </w:r>
      <w:r w:rsidRPr="00462199">
        <w:rPr>
          <w:b/>
        </w:rPr>
        <w:t>"UKLCH Billing Statement</w:t>
      </w:r>
      <w:r w:rsidRPr="00462199">
        <w:t>").</w:t>
      </w:r>
    </w:p>
    <w:p w14:paraId="23B84875" w14:textId="20C65F47" w:rsidR="00D179D6" w:rsidRPr="00462199" w:rsidRDefault="00D179D6" w:rsidP="005B3BB9">
      <w:pPr>
        <w:pStyle w:val="H2Ashurst"/>
      </w:pPr>
      <w:bookmarkStart w:id="3494" w:name="_Ref144113650"/>
      <w:r w:rsidRPr="00462199">
        <w:t xml:space="preserve">Each UKLCH Billing Statement issued pursuant to </w:t>
      </w:r>
      <w:r w:rsidR="007248B2" w:rsidRPr="007248B2">
        <w:t>Condition</w:t>
      </w:r>
      <w:r w:rsidRPr="00462199">
        <w:t xml:space="preserve"> </w:t>
      </w:r>
      <w:r w:rsidRPr="00462199">
        <w:fldChar w:fldCharType="begin"/>
      </w:r>
      <w:r w:rsidRPr="00462199">
        <w:instrText xml:space="preserve">  REF _Ref144113648 \r \h \* MERGEFORMAT </w:instrText>
      </w:r>
      <w:r w:rsidRPr="00462199">
        <w:fldChar w:fldCharType="separate"/>
      </w:r>
      <w:del w:id="3495" w:author="Faqir, Sofia (Energy Security)" w:date="2023-11-12T19:47:00Z">
        <w:r w:rsidR="00E473FC" w:rsidRPr="00E473FC">
          <w:rPr>
            <w:color w:val="000000"/>
          </w:rPr>
          <w:delText>22.1(A)</w:delText>
        </w:r>
      </w:del>
      <w:r w:rsidRPr="00462199">
        <w:fldChar w:fldCharType="end"/>
      </w:r>
      <w:r w:rsidRPr="00462199">
        <w:t xml:space="preserve"> shall be delivered to the Producer, together with the relevant Payment Calculation Data in respect of such UKLCH Billing Statement, no later than ten (10) Business Days after the Start Date.</w:t>
      </w:r>
      <w:bookmarkEnd w:id="3494"/>
    </w:p>
    <w:p w14:paraId="6FC0634D" w14:textId="74104DE3" w:rsidR="00D179D6" w:rsidRPr="00462199" w:rsidRDefault="00D179D6" w:rsidP="005B3BB9">
      <w:pPr>
        <w:pStyle w:val="H2Ashurst"/>
      </w:pPr>
      <w:bookmarkStart w:id="3496" w:name="_Ref144113651"/>
      <w:r w:rsidRPr="00462199">
        <w:t xml:space="preserve">Subject to </w:t>
      </w:r>
      <w:r w:rsidR="007248B2" w:rsidRPr="007248B2">
        <w:t>Condition</w:t>
      </w:r>
      <w:r w:rsidRPr="00462199">
        <w:t xml:space="preserve">s </w:t>
      </w:r>
      <w:r w:rsidR="00B870F6">
        <w:fldChar w:fldCharType="begin"/>
      </w:r>
      <w:r w:rsidR="00B870F6">
        <w:instrText xml:space="preserve"> REF _Ref144113567 \w \h </w:instrText>
      </w:r>
      <w:r w:rsidR="00B870F6">
        <w:fldChar w:fldCharType="separate"/>
      </w:r>
      <w:del w:id="3497" w:author="Faqir, Sofia (Energy Security)" w:date="2023-11-12T19:47:00Z">
        <w:r w:rsidR="00E473FC">
          <w:delText>21.1</w:delText>
        </w:r>
      </w:del>
      <w:r w:rsidR="00B870F6">
        <w:fldChar w:fldCharType="end"/>
      </w:r>
      <w:r w:rsidRPr="00462199">
        <w:t xml:space="preserve"> and </w:t>
      </w:r>
      <w:r w:rsidRPr="00462199">
        <w:fldChar w:fldCharType="begin"/>
      </w:r>
      <w:r w:rsidRPr="00462199">
        <w:instrText xml:space="preserve">  REF _Ref144113568 \r \h \* MERGEFORMAT </w:instrText>
      </w:r>
      <w:r w:rsidRPr="00462199">
        <w:fldChar w:fldCharType="separate"/>
      </w:r>
      <w:del w:id="3498" w:author="Faqir, Sofia (Energy Security)" w:date="2023-11-12T19:47:00Z">
        <w:r w:rsidR="00E473FC" w:rsidRPr="00E473FC">
          <w:rPr>
            <w:color w:val="000000"/>
          </w:rPr>
          <w:delText>21.2</w:delText>
        </w:r>
      </w:del>
      <w:r w:rsidRPr="00462199">
        <w:fldChar w:fldCharType="end"/>
      </w:r>
      <w:r w:rsidRPr="00462199">
        <w:t xml:space="preserve">, each UKLCH Billing Statement issued pursuant to </w:t>
      </w:r>
      <w:r w:rsidR="007248B2" w:rsidRPr="007248B2">
        <w:t>Condition</w:t>
      </w:r>
      <w:r w:rsidRPr="00462199">
        <w:t xml:space="preserve"> </w:t>
      </w:r>
      <w:r w:rsidRPr="00462199">
        <w:fldChar w:fldCharType="begin"/>
      </w:r>
      <w:r w:rsidRPr="00462199">
        <w:instrText xml:space="preserve">  REF _Ref144113649 \r \h \* MERGEFORMAT </w:instrText>
      </w:r>
      <w:r w:rsidRPr="00462199">
        <w:fldChar w:fldCharType="separate"/>
      </w:r>
      <w:del w:id="3499" w:author="Faqir, Sofia (Energy Security)" w:date="2023-11-12T19:47:00Z">
        <w:r w:rsidR="00E473FC" w:rsidRPr="00E473FC">
          <w:rPr>
            <w:color w:val="000000"/>
          </w:rPr>
          <w:delText>22.1(B)</w:delText>
        </w:r>
      </w:del>
      <w:r w:rsidRPr="00462199">
        <w:fldChar w:fldCharType="end"/>
      </w:r>
      <w:r w:rsidRPr="00462199">
        <w:t xml:space="preserve"> shall be delivered to the Producer, together with the relevant Payment Calculation Data in respect of such UKLCH Billing Statement, no later than ten (10) Business Days after the end of the relevant Billing Period.</w:t>
      </w:r>
      <w:bookmarkEnd w:id="3496"/>
    </w:p>
    <w:p w14:paraId="42AE8705" w14:textId="77777777" w:rsidR="00D179D6" w:rsidRPr="00462199" w:rsidRDefault="00D179D6" w:rsidP="005B3BB9">
      <w:pPr>
        <w:pStyle w:val="NormalBoldAshurst"/>
      </w:pPr>
      <w:r w:rsidRPr="00462199">
        <w:rPr>
          <w:i/>
        </w:rPr>
        <w:t>Contents of UKLCH Billing Statement</w:t>
      </w:r>
    </w:p>
    <w:p w14:paraId="3C7EA302" w14:textId="77777777" w:rsidR="00D179D6" w:rsidRPr="00462199" w:rsidRDefault="00D179D6" w:rsidP="005B3BB9">
      <w:pPr>
        <w:pStyle w:val="H2Ashurst"/>
      </w:pPr>
      <w:bookmarkStart w:id="3500" w:name="_Ref144113652"/>
      <w:r w:rsidRPr="00462199">
        <w:t>Each UKLCH Billing Statement shall set out or identify:</w:t>
      </w:r>
      <w:bookmarkEnd w:id="3500"/>
    </w:p>
    <w:p w14:paraId="6140558C" w14:textId="77777777" w:rsidR="00D179D6" w:rsidRPr="00462199" w:rsidRDefault="00D179D6" w:rsidP="005B3BB9">
      <w:pPr>
        <w:pStyle w:val="B12Ashurst"/>
      </w:pPr>
      <w:r w:rsidRPr="00462199">
        <w:rPr>
          <w:i/>
        </w:rPr>
        <w:t>Identification information</w:t>
      </w:r>
    </w:p>
    <w:p w14:paraId="7C1EC32F" w14:textId="77777777" w:rsidR="00D179D6" w:rsidRPr="00462199" w:rsidRDefault="00D179D6" w:rsidP="00202C21">
      <w:pPr>
        <w:pStyle w:val="H3Ashurst"/>
      </w:pPr>
      <w:bookmarkStart w:id="3501" w:name="_Ref144113653"/>
      <w:r w:rsidRPr="00462199">
        <w:t>the Billing Statement number generated by the LCHA Counterparty;</w:t>
      </w:r>
      <w:bookmarkEnd w:id="3501"/>
    </w:p>
    <w:p w14:paraId="4332CE6C" w14:textId="77777777" w:rsidR="00D179D6" w:rsidRPr="00462199" w:rsidRDefault="00D179D6" w:rsidP="00202C21">
      <w:pPr>
        <w:pStyle w:val="H3Ashurst"/>
      </w:pPr>
      <w:bookmarkStart w:id="3502" w:name="_Ref144113654"/>
      <w:r w:rsidRPr="00462199">
        <w:t>the date on which the Billing Statement is issued by the LCHA Counterparty;</w:t>
      </w:r>
      <w:bookmarkEnd w:id="3502"/>
    </w:p>
    <w:p w14:paraId="0F25D1E4" w14:textId="1158E7CE" w:rsidR="00D179D6" w:rsidRPr="00462199" w:rsidRDefault="00D179D6" w:rsidP="00202C21">
      <w:pPr>
        <w:pStyle w:val="H3Ashurst"/>
      </w:pPr>
      <w:bookmarkStart w:id="3503" w:name="_Ref144113655"/>
      <w:r w:rsidRPr="00462199">
        <w:t xml:space="preserve">the date on which payment is due in respect of the UKLCH Billing Statement pursuant to either </w:t>
      </w:r>
      <w:r w:rsidR="007248B2" w:rsidRPr="007248B2">
        <w:t>Condition</w:t>
      </w:r>
      <w:r w:rsidRPr="00462199">
        <w:t xml:space="preserve"> </w:t>
      </w:r>
      <w:r w:rsidR="00B870F6">
        <w:fldChar w:fldCharType="begin"/>
      </w:r>
      <w:r w:rsidR="00B870F6">
        <w:instrText xml:space="preserve"> REF _Ref144113730 \w \h </w:instrText>
      </w:r>
      <w:r w:rsidR="00B870F6">
        <w:fldChar w:fldCharType="separate"/>
      </w:r>
      <w:del w:id="3504" w:author="Faqir, Sofia (Energy Security)" w:date="2023-11-12T19:47:00Z">
        <w:r w:rsidR="00E473FC">
          <w:delText>23.2</w:delText>
        </w:r>
      </w:del>
      <w:r w:rsidR="00B870F6">
        <w:fldChar w:fldCharType="end"/>
      </w:r>
      <w:r w:rsidRPr="00462199">
        <w:t xml:space="preserve"> (</w:t>
      </w:r>
      <w:r w:rsidRPr="00462199">
        <w:rPr>
          <w:i/>
        </w:rPr>
        <w:t>Payment from Producer</w:t>
      </w:r>
      <w:r w:rsidRPr="00462199">
        <w:t xml:space="preserve">) or </w:t>
      </w:r>
      <w:r w:rsidR="00B870F6">
        <w:fldChar w:fldCharType="begin"/>
      </w:r>
      <w:r w:rsidR="00B870F6">
        <w:instrText xml:space="preserve"> REF _Ref144113729 \w \h </w:instrText>
      </w:r>
      <w:r w:rsidR="00B870F6">
        <w:fldChar w:fldCharType="separate"/>
      </w:r>
      <w:del w:id="3505" w:author="Faqir, Sofia (Energy Security)" w:date="2023-11-12T19:47:00Z">
        <w:r w:rsidR="00E473FC">
          <w:delText>23.1</w:delText>
        </w:r>
      </w:del>
      <w:r w:rsidR="00B870F6">
        <w:fldChar w:fldCharType="end"/>
      </w:r>
      <w:r w:rsidRPr="00462199">
        <w:t xml:space="preserve"> (</w:t>
      </w:r>
      <w:r w:rsidRPr="00462199">
        <w:rPr>
          <w:i/>
        </w:rPr>
        <w:t>Payment from LCHA Counterparty)</w:t>
      </w:r>
      <w:r w:rsidRPr="00462199">
        <w:t>;</w:t>
      </w:r>
      <w:bookmarkEnd w:id="3503"/>
    </w:p>
    <w:p w14:paraId="38F1C456" w14:textId="77777777" w:rsidR="00D179D6" w:rsidRPr="00462199" w:rsidRDefault="00D179D6" w:rsidP="00202C21">
      <w:pPr>
        <w:pStyle w:val="H3Ashurst"/>
      </w:pPr>
      <w:bookmarkStart w:id="3506" w:name="_Ref144113656"/>
      <w:r w:rsidRPr="00462199">
        <w:t>the Billing Period or other period to which the UKLCH Billing Statement relates;</w:t>
      </w:r>
      <w:bookmarkEnd w:id="3506"/>
    </w:p>
    <w:p w14:paraId="2E05ED09" w14:textId="77777777" w:rsidR="00D179D6" w:rsidRPr="00462199" w:rsidRDefault="00D179D6" w:rsidP="00202C21">
      <w:pPr>
        <w:pStyle w:val="H3Ashurst"/>
      </w:pPr>
      <w:bookmarkStart w:id="3507" w:name="_Ref144113657"/>
      <w:r w:rsidRPr="00462199">
        <w:t>the details of the LCHA (or a unique identifier attributed to the LCHA by the LCHA Counterparty);</w:t>
      </w:r>
      <w:bookmarkEnd w:id="3507"/>
    </w:p>
    <w:p w14:paraId="34634B49" w14:textId="77777777" w:rsidR="00D179D6" w:rsidRPr="00462199" w:rsidRDefault="00D179D6" w:rsidP="005B3BB9">
      <w:pPr>
        <w:pStyle w:val="B12Ashurst"/>
      </w:pPr>
      <w:r w:rsidRPr="00462199">
        <w:rPr>
          <w:i/>
        </w:rPr>
        <w:t>Difference Amount, Price Discovery Incentive Amount, Sliding Scale Top Up Amount</w:t>
      </w:r>
    </w:p>
    <w:p w14:paraId="604C0144" w14:textId="77777777" w:rsidR="00D179D6" w:rsidRPr="00462199" w:rsidRDefault="00D179D6" w:rsidP="00202C21">
      <w:pPr>
        <w:pStyle w:val="H3Ashurst"/>
      </w:pPr>
      <w:bookmarkStart w:id="3508" w:name="_Ref144113658"/>
      <w:r w:rsidRPr="00462199">
        <w:t>in respect of each UKLCH Billing Statement issued on or after the Start Date:</w:t>
      </w:r>
      <w:bookmarkEnd w:id="3508"/>
    </w:p>
    <w:p w14:paraId="5ED96E0F" w14:textId="77777777" w:rsidR="00D179D6" w:rsidRPr="00462199" w:rsidRDefault="00D179D6" w:rsidP="005B3BB9">
      <w:pPr>
        <w:pStyle w:val="H4Ashurst"/>
      </w:pPr>
      <w:bookmarkStart w:id="3509" w:name="_Ref144113659"/>
      <w:r w:rsidRPr="00462199">
        <w:t>the Difference Amount for the relevant Billing Period;</w:t>
      </w:r>
      <w:bookmarkEnd w:id="3509"/>
    </w:p>
    <w:p w14:paraId="566025EA" w14:textId="77777777" w:rsidR="00D179D6" w:rsidRPr="00462199" w:rsidRDefault="00D179D6" w:rsidP="005B3BB9">
      <w:pPr>
        <w:pStyle w:val="H4Ashurst"/>
      </w:pPr>
      <w:bookmarkStart w:id="3510" w:name="_Ref144113660"/>
      <w:r w:rsidRPr="00462199">
        <w:t>the Price Discovery Incentive Amount for the relevant Billing Period;</w:t>
      </w:r>
      <w:bookmarkEnd w:id="3510"/>
    </w:p>
    <w:p w14:paraId="419B7480" w14:textId="77777777" w:rsidR="00D179D6" w:rsidRPr="00462199" w:rsidRDefault="00D179D6" w:rsidP="005B3BB9">
      <w:pPr>
        <w:pStyle w:val="H4Ashurst"/>
      </w:pPr>
      <w:bookmarkStart w:id="3511" w:name="_Ref144113661"/>
      <w:r w:rsidRPr="00462199">
        <w:t>the Sliding Scale Top Up Amount for the relevant Billing Period;</w:t>
      </w:r>
      <w:bookmarkEnd w:id="3511"/>
    </w:p>
    <w:p w14:paraId="03D11AF6" w14:textId="77777777" w:rsidR="00D179D6" w:rsidRPr="00462199" w:rsidRDefault="00D179D6" w:rsidP="005B3BB9">
      <w:pPr>
        <w:pStyle w:val="B12Ashurst"/>
      </w:pPr>
      <w:r w:rsidRPr="00462199">
        <w:rPr>
          <w:i/>
        </w:rPr>
        <w:t>Additional components</w:t>
      </w:r>
    </w:p>
    <w:p w14:paraId="0803F549" w14:textId="77777777" w:rsidR="00D179D6" w:rsidRPr="00462199" w:rsidRDefault="00D179D6" w:rsidP="00202C21">
      <w:pPr>
        <w:pStyle w:val="H3Ashurst"/>
      </w:pPr>
      <w:bookmarkStart w:id="3512" w:name="_Ref144113662"/>
      <w:r w:rsidRPr="00462199">
        <w:t>any UKLCH Reconciliation Amounts;</w:t>
      </w:r>
      <w:bookmarkEnd w:id="3512"/>
    </w:p>
    <w:p w14:paraId="1AE5A18D" w14:textId="5A6D3EF5" w:rsidR="00D179D6" w:rsidRDefault="00D179D6" w:rsidP="00202C21">
      <w:pPr>
        <w:pStyle w:val="H3Ashurst"/>
      </w:pPr>
      <w:bookmarkStart w:id="3513" w:name="_Ref144113663"/>
      <w:r w:rsidRPr="00462199">
        <w:t>any UKLCH Compensatory Interest Amount;</w:t>
      </w:r>
      <w:bookmarkEnd w:id="3513"/>
      <w:r w:rsidR="009F7C06">
        <w:t xml:space="preserve"> and</w:t>
      </w:r>
    </w:p>
    <w:p w14:paraId="2C151EA3" w14:textId="4A024BFC" w:rsidR="009F7C06" w:rsidRPr="00462199" w:rsidRDefault="009F7C06" w:rsidP="00202C21">
      <w:pPr>
        <w:pStyle w:val="H3Ashurst"/>
      </w:pPr>
      <w:r>
        <w:lastRenderedPageBreak/>
        <w:t>if applicable, any costs payable in relation to a LCHA Meter Audit;</w:t>
      </w:r>
    </w:p>
    <w:p w14:paraId="76736241" w14:textId="77777777" w:rsidR="00D179D6" w:rsidRPr="00462199" w:rsidRDefault="00D179D6" w:rsidP="005B3BB9">
      <w:pPr>
        <w:pStyle w:val="B12Ashurst"/>
      </w:pPr>
      <w:r w:rsidRPr="00462199">
        <w:rPr>
          <w:i/>
        </w:rPr>
        <w:t>UKLCH Net Payable Amount</w:t>
      </w:r>
    </w:p>
    <w:p w14:paraId="438D551E" w14:textId="77777777" w:rsidR="00D179D6" w:rsidRPr="00462199" w:rsidRDefault="00D179D6" w:rsidP="00202C21">
      <w:pPr>
        <w:pStyle w:val="H3Ashurst"/>
      </w:pPr>
      <w:bookmarkStart w:id="3514" w:name="_Ref144113664"/>
      <w:r w:rsidRPr="00462199">
        <w:t>the UKLCH Net Payable Amount in respect of the relevant Billing Period or other period to which the UKLCH Billing Statement relates; and</w:t>
      </w:r>
      <w:bookmarkEnd w:id="3514"/>
    </w:p>
    <w:p w14:paraId="20074355" w14:textId="77777777" w:rsidR="00D179D6" w:rsidRPr="00462199" w:rsidRDefault="00D179D6" w:rsidP="006E3A79">
      <w:pPr>
        <w:pStyle w:val="B12Ashurst"/>
        <w:keepNext/>
      </w:pPr>
      <w:r w:rsidRPr="00462199">
        <w:rPr>
          <w:i/>
        </w:rPr>
        <w:t>Set-Off Amount</w:t>
      </w:r>
    </w:p>
    <w:p w14:paraId="51AEC8C7" w14:textId="0B6FDD8F" w:rsidR="00D179D6" w:rsidRPr="00462199" w:rsidRDefault="00D179D6" w:rsidP="00202C21">
      <w:pPr>
        <w:pStyle w:val="H3Ashurst"/>
      </w:pPr>
      <w:bookmarkStart w:id="3515" w:name="_Ref144113665"/>
      <w:r w:rsidRPr="00462199">
        <w:t xml:space="preserve">any amount set-off against the UKLCH Net Payable Amount pursuant to </w:t>
      </w:r>
      <w:r w:rsidR="007248B2" w:rsidRPr="007248B2">
        <w:t>Condition</w:t>
      </w:r>
      <w:r w:rsidRPr="00462199">
        <w:t> </w:t>
      </w:r>
      <w:r w:rsidR="00B870F6">
        <w:fldChar w:fldCharType="begin"/>
      </w:r>
      <w:r w:rsidR="00B870F6">
        <w:instrText xml:space="preserve"> REF _Ref144113253 \w \h </w:instrText>
      </w:r>
      <w:r w:rsidR="00B870F6">
        <w:fldChar w:fldCharType="separate"/>
      </w:r>
      <w:del w:id="3516" w:author="Faqir, Sofia (Energy Security)" w:date="2023-11-12T19:47:00Z">
        <w:r w:rsidR="00E473FC">
          <w:delText>3.84</w:delText>
        </w:r>
      </w:del>
      <w:r w:rsidR="00B870F6">
        <w:fldChar w:fldCharType="end"/>
      </w:r>
      <w:r w:rsidRPr="00462199">
        <w:t xml:space="preserve"> (</w:t>
      </w:r>
      <w:r w:rsidRPr="00462199">
        <w:rPr>
          <w:i/>
        </w:rPr>
        <w:t>Set-Off of Previous Subsidy</w:t>
      </w:r>
      <w:r w:rsidRPr="00462199">
        <w:t xml:space="preserve">) or </w:t>
      </w:r>
      <w:r w:rsidR="007248B2" w:rsidRPr="007248B2">
        <w:t>Condition</w:t>
      </w:r>
      <w:r w:rsidRPr="00462199">
        <w:t xml:space="preserve"> </w:t>
      </w:r>
      <w:r w:rsidR="00B870F6">
        <w:fldChar w:fldCharType="begin"/>
      </w:r>
      <w:r w:rsidR="00B870F6">
        <w:instrText xml:space="preserve"> REF _Ref144114010 \w \h </w:instrText>
      </w:r>
      <w:r w:rsidR="00B870F6">
        <w:fldChar w:fldCharType="separate"/>
      </w:r>
      <w:del w:id="3517" w:author="Faqir, Sofia (Energy Security)" w:date="2023-11-12T19:47:00Z">
        <w:r w:rsidR="00E473FC">
          <w:delText>33.18</w:delText>
        </w:r>
      </w:del>
      <w:r w:rsidR="00B870F6">
        <w:fldChar w:fldCharType="end"/>
      </w:r>
      <w:r w:rsidRPr="00462199">
        <w:t xml:space="preserve"> (</w:t>
      </w:r>
      <w:r w:rsidRPr="00462199">
        <w:rPr>
          <w:i/>
        </w:rPr>
        <w:t>Set-Off of Other Subsidy</w:t>
      </w:r>
      <w:r w:rsidRPr="00462199">
        <w:t xml:space="preserve"> </w:t>
      </w:r>
      <w:r w:rsidRPr="00462199">
        <w:rPr>
          <w:i/>
        </w:rPr>
        <w:t>and RTFO Volume Clawback Amount</w:t>
      </w:r>
      <w:r w:rsidRPr="00462199">
        <w:t>).</w:t>
      </w:r>
      <w:bookmarkEnd w:id="3515"/>
    </w:p>
    <w:p w14:paraId="39595D46" w14:textId="77777777" w:rsidR="00D179D6" w:rsidRPr="00462199" w:rsidRDefault="00D179D6" w:rsidP="005B3BB9">
      <w:pPr>
        <w:pStyle w:val="NormalBoldAshurst"/>
      </w:pPr>
      <w:r w:rsidRPr="00462199">
        <w:rPr>
          <w:i/>
        </w:rPr>
        <w:t>Calculation of UKLCH Reconciliation Amounts</w:t>
      </w:r>
    </w:p>
    <w:p w14:paraId="345C1E3F" w14:textId="77777777" w:rsidR="00D179D6" w:rsidRPr="00462199" w:rsidRDefault="00D179D6" w:rsidP="005B3BB9">
      <w:pPr>
        <w:pStyle w:val="H2Ashurst"/>
      </w:pPr>
      <w:bookmarkStart w:id="3518" w:name="_Ref144113666"/>
      <w:r w:rsidRPr="00462199">
        <w:t xml:space="preserve">The </w:t>
      </w:r>
      <w:r w:rsidRPr="00462199">
        <w:rPr>
          <w:b/>
        </w:rPr>
        <w:t>"UKLCH Reconciliation Amounts"</w:t>
      </w:r>
      <w:r w:rsidRPr="00462199">
        <w:t xml:space="preserve"> shall, in respect of each Billing Period (or such other period prior to the Start Date in respect of which a UKLCH Billing Statement is issued), comprise any revisions to the UKLCH Net Payable Amount in respect of any preceding Billing Period (or any other prior period in respect of which a UKLCH Billing Statement was issued) which are required to reflect:</w:t>
      </w:r>
      <w:bookmarkEnd w:id="3518"/>
    </w:p>
    <w:p w14:paraId="4D012C3B" w14:textId="77777777" w:rsidR="00D179D6" w:rsidRPr="00462199" w:rsidRDefault="00D179D6" w:rsidP="00202C21">
      <w:pPr>
        <w:pStyle w:val="H3Ashurst"/>
      </w:pPr>
      <w:bookmarkStart w:id="3519" w:name="_Ref144113667"/>
      <w:r w:rsidRPr="00462199">
        <w:t>the resolution of any LCHA Technical Dispute;</w:t>
      </w:r>
      <w:bookmarkEnd w:id="3519"/>
    </w:p>
    <w:p w14:paraId="410AA901" w14:textId="77777777" w:rsidR="00D179D6" w:rsidRPr="00462199" w:rsidRDefault="00D179D6" w:rsidP="00202C21">
      <w:pPr>
        <w:pStyle w:val="H3Ashurst"/>
      </w:pPr>
      <w:bookmarkStart w:id="3520" w:name="_Ref144113668"/>
      <w:r w:rsidRPr="00462199">
        <w:t>any amount payable pursuant to:</w:t>
      </w:r>
      <w:bookmarkEnd w:id="3520"/>
    </w:p>
    <w:p w14:paraId="51024F79" w14:textId="26F22953" w:rsidR="00D179D6" w:rsidRPr="00462199" w:rsidRDefault="007248B2" w:rsidP="005B3BB9">
      <w:pPr>
        <w:pStyle w:val="H4Ashurst"/>
      </w:pPr>
      <w:bookmarkStart w:id="3521" w:name="_Ref144113669"/>
      <w:r w:rsidRPr="007248B2">
        <w:t>Condition</w:t>
      </w:r>
      <w:r w:rsidR="00D179D6" w:rsidRPr="00462199">
        <w:t xml:space="preserve"> </w:t>
      </w:r>
      <w:r w:rsidR="00D179D6" w:rsidRPr="00462199">
        <w:fldChar w:fldCharType="begin"/>
      </w:r>
      <w:r w:rsidR="00D179D6" w:rsidRPr="00462199">
        <w:instrText xml:space="preserve">  REF _Ref144113227 \r \h \* MERGEFORMAT </w:instrText>
      </w:r>
      <w:r w:rsidR="00D179D6" w:rsidRPr="00462199">
        <w:fldChar w:fldCharType="separate"/>
      </w:r>
      <w:del w:id="3522" w:author="Faqir, Sofia (Energy Security)" w:date="2023-11-12T19:47:00Z">
        <w:r w:rsidR="00E473FC" w:rsidRPr="00E473FC">
          <w:rPr>
            <w:color w:val="000000"/>
          </w:rPr>
          <w:delText>3.75(B)(ii)</w:delText>
        </w:r>
      </w:del>
      <w:r w:rsidR="00D179D6" w:rsidRPr="00462199">
        <w:fldChar w:fldCharType="end"/>
      </w:r>
      <w:r w:rsidR="00D179D6" w:rsidRPr="00462199">
        <w:t xml:space="preserve"> (</w:t>
      </w:r>
      <w:r w:rsidR="00D179D6" w:rsidRPr="00462199">
        <w:rPr>
          <w:i/>
        </w:rPr>
        <w:t xml:space="preserve">Failure to comply with </w:t>
      </w:r>
      <w:r w:rsidR="00D179D6" w:rsidRPr="00462199">
        <w:rPr>
          <w:bCs/>
          <w:i/>
        </w:rPr>
        <w:t>CO</w:t>
      </w:r>
      <w:r w:rsidR="00D179D6" w:rsidRPr="00462199">
        <w:rPr>
          <w:bCs/>
          <w:i/>
          <w:vertAlign w:val="subscript"/>
        </w:rPr>
        <w:t>2</w:t>
      </w:r>
      <w:r w:rsidR="00D179D6" w:rsidRPr="00462199">
        <w:rPr>
          <w:i/>
        </w:rPr>
        <w:t xml:space="preserve"> T&amp;S Connection Confirmation Requirement: Suspension</w:t>
      </w:r>
      <w:r w:rsidR="00D179D6" w:rsidRPr="00462199">
        <w:t xml:space="preserve">), </w:t>
      </w:r>
      <w:r w:rsidRPr="007248B2">
        <w:t>Condition</w:t>
      </w:r>
      <w:r w:rsidR="00D179D6" w:rsidRPr="00462199">
        <w:t xml:space="preserve"> </w:t>
      </w:r>
      <w:r w:rsidR="00B870F6">
        <w:fldChar w:fldCharType="begin"/>
      </w:r>
      <w:r w:rsidR="00B870F6">
        <w:instrText xml:space="preserve"> REF _Ref144113848 \w \h </w:instrText>
      </w:r>
      <w:r w:rsidR="00B870F6">
        <w:fldChar w:fldCharType="separate"/>
      </w:r>
      <w:del w:id="3523" w:author="Faqir, Sofia (Energy Security)" w:date="2023-11-12T19:47:00Z">
        <w:r w:rsidR="00E473FC">
          <w:delText>31.10</w:delText>
        </w:r>
      </w:del>
      <w:r w:rsidR="00B870F6">
        <w:fldChar w:fldCharType="end"/>
      </w:r>
      <w:r w:rsidR="00D179D6" w:rsidRPr="00462199">
        <w:t xml:space="preserve"> (</w:t>
      </w:r>
      <w:r w:rsidR="00D179D6" w:rsidRPr="00462199">
        <w:rPr>
          <w:i/>
        </w:rPr>
        <w:t>Failure to comply with Metering Schematic Obligation</w:t>
      </w:r>
      <w:r w:rsidR="00D179D6" w:rsidRPr="00462199">
        <w:t xml:space="preserve">), </w:t>
      </w:r>
      <w:r w:rsidRPr="007248B2">
        <w:t>Condition</w:t>
      </w:r>
      <w:r w:rsidR="00D179D6" w:rsidRPr="00462199">
        <w:t xml:space="preserve"> </w:t>
      </w:r>
      <w:r w:rsidR="00B870F6">
        <w:fldChar w:fldCharType="begin"/>
      </w:r>
      <w:r w:rsidR="00B870F6">
        <w:instrText xml:space="preserve"> REF _Ref144113860 \w \h </w:instrText>
      </w:r>
      <w:r w:rsidR="00B870F6">
        <w:fldChar w:fldCharType="separate"/>
      </w:r>
      <w:del w:id="3524" w:author="Faqir, Sofia (Energy Security)" w:date="2023-11-12T19:47:00Z">
        <w:r w:rsidR="00E473FC">
          <w:delText>31.16</w:delText>
        </w:r>
      </w:del>
      <w:r w:rsidR="00B870F6">
        <w:fldChar w:fldCharType="end"/>
      </w:r>
      <w:r w:rsidR="00D179D6" w:rsidRPr="00462199">
        <w:t xml:space="preserve"> (</w:t>
      </w:r>
      <w:r w:rsidR="00D179D6" w:rsidRPr="00462199">
        <w:rPr>
          <w:i/>
        </w:rPr>
        <w:t>Failure to provide Metering Access Right</w:t>
      </w:r>
      <w:r w:rsidR="00D179D6" w:rsidRPr="00462199">
        <w:t xml:space="preserve">), </w:t>
      </w:r>
      <w:r w:rsidRPr="007248B2">
        <w:t>Condition</w:t>
      </w:r>
      <w:r w:rsidR="00D179D6" w:rsidRPr="00462199">
        <w:t xml:space="preserve"> </w:t>
      </w:r>
      <w:r w:rsidR="00B870F6">
        <w:fldChar w:fldCharType="begin"/>
      </w:r>
      <w:r w:rsidR="00B870F6">
        <w:instrText xml:space="preserve"> REF _Ref144113869 \w \h </w:instrText>
      </w:r>
      <w:r w:rsidR="00B870F6">
        <w:fldChar w:fldCharType="separate"/>
      </w:r>
      <w:del w:id="3525" w:author="Faqir, Sofia (Energy Security)" w:date="2023-11-12T19:47:00Z">
        <w:r w:rsidR="00E473FC">
          <w:delText>31.21</w:delText>
        </w:r>
      </w:del>
      <w:r w:rsidR="00B870F6">
        <w:fldChar w:fldCharType="end"/>
      </w:r>
      <w:r w:rsidR="00D179D6" w:rsidRPr="00462199">
        <w:t xml:space="preserve"> (</w:t>
      </w:r>
      <w:r w:rsidR="00D179D6" w:rsidRPr="00462199">
        <w:rPr>
          <w:i/>
        </w:rPr>
        <w:t>Failure to comply with Automated Data Systems Obligations</w:t>
      </w:r>
      <w:r w:rsidR="00D179D6" w:rsidRPr="00462199">
        <w:t xml:space="preserve">), </w:t>
      </w:r>
      <w:r w:rsidRPr="007248B2">
        <w:t>Condition</w:t>
      </w:r>
      <w:r w:rsidR="00D179D6" w:rsidRPr="00462199">
        <w:t xml:space="preserve"> </w:t>
      </w:r>
      <w:r w:rsidR="00B870F6">
        <w:fldChar w:fldCharType="begin"/>
      </w:r>
      <w:r w:rsidR="00B870F6">
        <w:instrText xml:space="preserve"> REF _Ref144113914 \w \h </w:instrText>
      </w:r>
      <w:r w:rsidR="00B870F6">
        <w:fldChar w:fldCharType="separate"/>
      </w:r>
      <w:del w:id="3526" w:author="Faqir, Sofia (Energy Security)" w:date="2023-11-12T19:47:00Z">
        <w:r w:rsidR="00E473FC">
          <w:delText>32.12</w:delText>
        </w:r>
      </w:del>
      <w:r w:rsidR="00B870F6">
        <w:fldChar w:fldCharType="end"/>
      </w:r>
      <w:r w:rsidR="00D179D6" w:rsidRPr="00462199">
        <w:t xml:space="preserve"> (</w:t>
      </w:r>
      <w:r w:rsidR="00D179D6" w:rsidRPr="00462199">
        <w:rPr>
          <w:i/>
        </w:rPr>
        <w:t>Suspension of Payments (Failure to provide Measurement Data)</w:t>
      </w:r>
      <w:r w:rsidR="00D179D6" w:rsidRPr="00462199">
        <w:t xml:space="preserve">), </w:t>
      </w:r>
      <w:r w:rsidRPr="007248B2">
        <w:t>Condition</w:t>
      </w:r>
      <w:r w:rsidR="00D179D6" w:rsidRPr="00462199">
        <w:t xml:space="preserve"> </w:t>
      </w:r>
      <w:r w:rsidR="00B870F6">
        <w:fldChar w:fldCharType="begin"/>
      </w:r>
      <w:r w:rsidR="00B870F6">
        <w:instrText xml:space="preserve"> REF _Ref144113964 \w \h </w:instrText>
      </w:r>
      <w:r w:rsidR="00B870F6">
        <w:fldChar w:fldCharType="separate"/>
      </w:r>
      <w:del w:id="3527" w:author="Faqir, Sofia (Energy Security)" w:date="2023-11-12T19:47:00Z">
        <w:r w:rsidR="00E473FC">
          <w:delText>33.5</w:delText>
        </w:r>
      </w:del>
      <w:r w:rsidR="00B870F6">
        <w:fldChar w:fldCharType="end"/>
      </w:r>
      <w:r w:rsidR="00D179D6" w:rsidRPr="00462199">
        <w:t xml:space="preserve"> (</w:t>
      </w:r>
      <w:r w:rsidR="00D179D6" w:rsidRPr="00462199">
        <w:rPr>
          <w:i/>
        </w:rPr>
        <w:t>Suspension of Payments (Failure to provide KYC Information)</w:t>
      </w:r>
      <w:r w:rsidR="00D179D6" w:rsidRPr="00462199">
        <w:t xml:space="preserve">), </w:t>
      </w:r>
      <w:r w:rsidRPr="007248B2">
        <w:t>Condition</w:t>
      </w:r>
      <w:r w:rsidR="00D179D6" w:rsidRPr="00462199">
        <w:t xml:space="preserve"> </w:t>
      </w:r>
      <w:r w:rsidR="00B870F6">
        <w:fldChar w:fldCharType="begin"/>
      </w:r>
      <w:r w:rsidR="00B870F6">
        <w:instrText xml:space="preserve"> REF _Ref144114136 \w \h </w:instrText>
      </w:r>
      <w:r w:rsidR="00B870F6">
        <w:fldChar w:fldCharType="separate"/>
      </w:r>
      <w:del w:id="3528" w:author="Faqir, Sofia (Energy Security)" w:date="2023-11-12T19:47:00Z">
        <w:r w:rsidR="00E473FC">
          <w:delText>36.14</w:delText>
        </w:r>
      </w:del>
      <w:r w:rsidR="00B870F6">
        <w:fldChar w:fldCharType="end"/>
      </w:r>
      <w:r w:rsidR="00D179D6" w:rsidRPr="00462199">
        <w:t xml:space="preserve"> (</w:t>
      </w:r>
      <w:r w:rsidR="00D179D6" w:rsidRPr="00462199">
        <w:rPr>
          <w:i/>
        </w:rPr>
        <w:t>Failure to provide an Offtaker Confirmation Request Notice: Suspension</w:t>
      </w:r>
      <w:r w:rsidR="00D179D6" w:rsidRPr="00462199">
        <w:t xml:space="preserve">), </w:t>
      </w:r>
      <w:r w:rsidRPr="007248B2">
        <w:t>Condition</w:t>
      </w:r>
      <w:r w:rsidR="00D179D6" w:rsidRPr="00462199">
        <w:t xml:space="preserve"> </w:t>
      </w:r>
      <w:r w:rsidR="00B870F6">
        <w:fldChar w:fldCharType="begin"/>
      </w:r>
      <w:r w:rsidR="00B870F6">
        <w:instrText xml:space="preserve"> REF _Ref144114230 \w \h </w:instrText>
      </w:r>
      <w:r w:rsidR="00B870F6">
        <w:fldChar w:fldCharType="separate"/>
      </w:r>
      <w:del w:id="3529" w:author="Faqir, Sofia (Energy Security)" w:date="2023-11-12T19:47:00Z">
        <w:r w:rsidR="00E473FC">
          <w:delText>40.7</w:delText>
        </w:r>
      </w:del>
      <w:r w:rsidR="00B870F6">
        <w:fldChar w:fldCharType="end"/>
      </w:r>
      <w:r w:rsidR="00D179D6" w:rsidRPr="00462199">
        <w:t xml:space="preserve"> (</w:t>
      </w:r>
      <w:r w:rsidR="00D179D6" w:rsidRPr="00462199">
        <w:rPr>
          <w:i/>
        </w:rPr>
        <w:t>Failure to comply with the</w:t>
      </w:r>
      <w:r w:rsidR="00D179D6" w:rsidRPr="00462199">
        <w:rPr>
          <w:b/>
          <w:i/>
        </w:rPr>
        <w:t xml:space="preserve"> </w:t>
      </w:r>
      <w:r w:rsidR="00D179D6" w:rsidRPr="00462199">
        <w:rPr>
          <w:i/>
        </w:rPr>
        <w:t>LCHA Counterparty Audit Right</w:t>
      </w:r>
      <w:r w:rsidR="00D179D6" w:rsidRPr="00462199">
        <w:t xml:space="preserve">), </w:t>
      </w:r>
      <w:r w:rsidRPr="007248B2">
        <w:t>Condition</w:t>
      </w:r>
      <w:r w:rsidR="00D179D6" w:rsidRPr="00462199">
        <w:t xml:space="preserve"> </w:t>
      </w:r>
      <w:r w:rsidR="00D179D6" w:rsidRPr="00462199">
        <w:fldChar w:fldCharType="begin"/>
      </w:r>
      <w:r w:rsidR="00D179D6" w:rsidRPr="00462199">
        <w:instrText xml:space="preserve">  REF _Ref144114300 \r \h \* MERGEFORMAT </w:instrText>
      </w:r>
      <w:r w:rsidR="00D179D6" w:rsidRPr="00462199">
        <w:fldChar w:fldCharType="separate"/>
      </w:r>
      <w:del w:id="3530" w:author="Faqir, Sofia (Energy Security)" w:date="2023-11-12T19:47:00Z">
        <w:r w:rsidR="00E473FC" w:rsidRPr="00E473FC">
          <w:rPr>
            <w:color w:val="000000"/>
          </w:rPr>
          <w:delText>41.12(B)(i)</w:delText>
        </w:r>
      </w:del>
      <w:r w:rsidR="00D179D6" w:rsidRPr="00462199">
        <w:fldChar w:fldCharType="end"/>
      </w:r>
      <w:r w:rsidR="00D179D6" w:rsidRPr="00462199">
        <w:t xml:space="preserve"> (</w:t>
      </w:r>
      <w:r w:rsidR="00D179D6" w:rsidRPr="00462199">
        <w:rPr>
          <w:i/>
        </w:rPr>
        <w:t>Failure to provide an Annual Compliance Report: Suspension and deemed Non-Qualifying Offtaker</w:t>
      </w:r>
      <w:r w:rsidR="00D179D6" w:rsidRPr="00462199">
        <w:t xml:space="preserve">), </w:t>
      </w:r>
      <w:r w:rsidRPr="007248B2">
        <w:t>Condition</w:t>
      </w:r>
      <w:r w:rsidR="00D179D6" w:rsidRPr="00462199">
        <w:t xml:space="preserve"> </w:t>
      </w:r>
      <w:r w:rsidR="00B870F6">
        <w:fldChar w:fldCharType="begin"/>
      </w:r>
      <w:r w:rsidR="00B870F6">
        <w:instrText xml:space="preserve"> REF _Ref144114736 \w \h </w:instrText>
      </w:r>
      <w:r w:rsidR="00B870F6">
        <w:fldChar w:fldCharType="separate"/>
      </w:r>
      <w:del w:id="3531" w:author="Faqir, Sofia (Energy Security)" w:date="2023-11-12T19:47:00Z">
        <w:r w:rsidR="00E473FC">
          <w:delText>52.17</w:delText>
        </w:r>
      </w:del>
      <w:r w:rsidR="00B870F6">
        <w:fldChar w:fldCharType="end"/>
      </w:r>
      <w:r w:rsidR="00D179D6" w:rsidRPr="00462199">
        <w:t xml:space="preserve"> (</w:t>
      </w:r>
      <w:r w:rsidR="00D179D6" w:rsidRPr="00462199">
        <w:rPr>
          <w:i/>
        </w:rPr>
        <w:t xml:space="preserve">Failure to comply with </w:t>
      </w:r>
      <w:r w:rsidR="00D179D6" w:rsidRPr="00462199">
        <w:rPr>
          <w:bCs/>
          <w:i/>
        </w:rPr>
        <w:t>CO</w:t>
      </w:r>
      <w:r w:rsidR="00D179D6" w:rsidRPr="00462199">
        <w:rPr>
          <w:bCs/>
          <w:i/>
          <w:vertAlign w:val="subscript"/>
        </w:rPr>
        <w:t>2</w:t>
      </w:r>
      <w:r w:rsidR="00D179D6" w:rsidRPr="00462199">
        <w:rPr>
          <w:i/>
        </w:rPr>
        <w:t xml:space="preserve"> T&amp;S Prolonged Unavailability Procedure Obligation: Suspension</w:t>
      </w:r>
      <w:r w:rsidR="00D179D6" w:rsidRPr="00462199">
        <w:t xml:space="preserve">), paragraph </w:t>
      </w:r>
      <w:r w:rsidR="00D179D6" w:rsidRPr="00462199">
        <w:rPr>
          <w:color w:val="000000"/>
          <w:cs/>
        </w:rPr>
        <w:t>‎</w:t>
      </w:r>
      <w:r w:rsidR="00D179D6">
        <w:rPr>
          <w:color w:val="000000"/>
        </w:rPr>
        <w:fldChar w:fldCharType="begin"/>
      </w:r>
      <w:r w:rsidR="00D179D6">
        <w:rPr>
          <w:color w:val="000000"/>
        </w:rPr>
        <w:instrText xml:space="preserve"> REF _Ref144116041 \n \h </w:instrText>
      </w:r>
      <w:r w:rsidR="00D179D6">
        <w:rPr>
          <w:color w:val="000000"/>
        </w:rPr>
      </w:r>
      <w:r w:rsidR="00D179D6">
        <w:rPr>
          <w:color w:val="000000"/>
        </w:rPr>
        <w:fldChar w:fldCharType="separate"/>
      </w:r>
      <w:del w:id="3532" w:author="Faqir, Sofia (Energy Security)" w:date="2023-11-12T19:47:00Z">
        <w:r w:rsidR="00E473FC">
          <w:rPr>
            <w:color w:val="000000"/>
          </w:rPr>
          <w:delText>8.3</w:delText>
        </w:r>
      </w:del>
      <w:r w:rsidR="00D179D6">
        <w:rPr>
          <w:color w:val="000000"/>
        </w:rPr>
        <w:fldChar w:fldCharType="end"/>
      </w:r>
      <w:r w:rsidR="00D179D6" w:rsidRPr="00462199">
        <w:t xml:space="preserve"> (</w:t>
      </w:r>
      <w:r w:rsidR="00D179D6" w:rsidRPr="00462199">
        <w:rPr>
          <w:i/>
        </w:rPr>
        <w:t>Suspension of Payments (LCHS Non-Compliance</w:t>
      </w:r>
      <w:r w:rsidR="00D179D6" w:rsidRPr="00462199">
        <w:t xml:space="preserve">)) of </w:t>
      </w:r>
      <w:r w:rsidR="00D179D6">
        <w:fldChar w:fldCharType="begin"/>
      </w:r>
      <w:r w:rsidR="00D179D6">
        <w:instrText xml:space="preserve"> REF _Ref144118004 \w \h </w:instrText>
      </w:r>
      <w:r w:rsidR="00D179D6">
        <w:fldChar w:fldCharType="separate"/>
      </w:r>
      <w:del w:id="3533" w:author="Faqir, Sofia (Energy Security)" w:date="2023-11-12T19:47:00Z">
        <w:r w:rsidR="00E473FC">
          <w:delText>Annex 6</w:delText>
        </w:r>
      </w:del>
      <w:r w:rsidR="00D179D6">
        <w:fldChar w:fldCharType="end"/>
      </w:r>
      <w:r w:rsidR="00D179D6" w:rsidRPr="00462199">
        <w:t xml:space="preserve"> (</w:t>
      </w:r>
      <w:r w:rsidR="00D179D6" w:rsidRPr="00462199">
        <w:rPr>
          <w:i/>
        </w:rPr>
        <w:t>Data Collection and Monitoring Compliance with the LCHS</w:t>
      </w:r>
      <w:r w:rsidR="00D179D6" w:rsidRPr="00462199">
        <w:t>) or [</w:t>
      </w:r>
      <w:r w:rsidR="00D179D6" w:rsidRPr="00462199">
        <w:rPr>
          <w:i/>
        </w:rPr>
        <w:t>others to be considered</w:t>
      </w:r>
      <w:r w:rsidR="00D179D6" w:rsidRPr="00462199">
        <w:t>]; or</w:t>
      </w:r>
      <w:bookmarkEnd w:id="3521"/>
    </w:p>
    <w:p w14:paraId="60AFB311" w14:textId="34FE51F7" w:rsidR="00D179D6" w:rsidRPr="00462199" w:rsidRDefault="007248B2" w:rsidP="005B3BB9">
      <w:pPr>
        <w:pStyle w:val="H4Ashurst"/>
      </w:pPr>
      <w:bookmarkStart w:id="3534" w:name="_Ref144113670"/>
      <w:r w:rsidRPr="007248B2">
        <w:t>Condition</w:t>
      </w:r>
      <w:r w:rsidR="00D179D6" w:rsidRPr="00462199">
        <w:t xml:space="preserve"> </w:t>
      </w:r>
      <w:r w:rsidR="00B870F6">
        <w:fldChar w:fldCharType="begin"/>
      </w:r>
      <w:r w:rsidR="00B870F6">
        <w:instrText xml:space="preserve"> REF _Ref144113985 \w \h </w:instrText>
      </w:r>
      <w:r w:rsidR="00B870F6">
        <w:fldChar w:fldCharType="separate"/>
      </w:r>
      <w:del w:id="3535" w:author="Faqir, Sofia (Energy Security)" w:date="2023-11-12T19:47:00Z">
        <w:r w:rsidR="00E473FC">
          <w:delText>33.10</w:delText>
        </w:r>
      </w:del>
      <w:r w:rsidR="00B870F6">
        <w:fldChar w:fldCharType="end"/>
      </w:r>
      <w:r w:rsidR="00D179D6" w:rsidRPr="00462199">
        <w:t xml:space="preserve"> (</w:t>
      </w:r>
      <w:r w:rsidR="00D179D6" w:rsidRPr="00462199">
        <w:rPr>
          <w:i/>
        </w:rPr>
        <w:t>Suspension of Payments</w:t>
      </w:r>
      <w:r w:rsidR="00D179D6" w:rsidRPr="00462199">
        <w:t xml:space="preserve">), </w:t>
      </w:r>
      <w:r w:rsidRPr="007248B2">
        <w:t>Condition</w:t>
      </w:r>
      <w:r w:rsidR="00D179D6" w:rsidRPr="00462199">
        <w:t xml:space="preserve"> </w:t>
      </w:r>
      <w:r w:rsidR="00B870F6">
        <w:fldChar w:fldCharType="begin"/>
      </w:r>
      <w:r w:rsidR="00B870F6">
        <w:instrText xml:space="preserve"> REF _Ref144113992 \w \h </w:instrText>
      </w:r>
      <w:r w:rsidR="00B870F6">
        <w:fldChar w:fldCharType="separate"/>
      </w:r>
      <w:del w:id="3536" w:author="Faqir, Sofia (Energy Security)" w:date="2023-11-12T19:47:00Z">
        <w:r w:rsidR="00E473FC">
          <w:delText>33.13</w:delText>
        </w:r>
      </w:del>
      <w:r w:rsidR="00B870F6">
        <w:fldChar w:fldCharType="end"/>
      </w:r>
      <w:r w:rsidR="00D179D6" w:rsidRPr="00462199">
        <w:t xml:space="preserve"> (</w:t>
      </w:r>
      <w:r w:rsidR="00D179D6" w:rsidRPr="00462199">
        <w:rPr>
          <w:i/>
        </w:rPr>
        <w:t>Suspension of Payments (Failure to Provide Information)</w:t>
      </w:r>
      <w:r w:rsidR="00D179D6" w:rsidRPr="00462199">
        <w:t xml:space="preserve">) or </w:t>
      </w:r>
      <w:r w:rsidRPr="007248B2">
        <w:t>Condition</w:t>
      </w:r>
      <w:r w:rsidR="00D179D6" w:rsidRPr="00462199">
        <w:t xml:space="preserve"> </w:t>
      </w:r>
      <w:r w:rsidR="00D179D6" w:rsidRPr="00462199">
        <w:fldChar w:fldCharType="begin"/>
      </w:r>
      <w:r w:rsidR="00D179D6" w:rsidRPr="00462199">
        <w:instrText xml:space="preserve">  REF _Ref144114008 \r \h \* MERGEFORMAT </w:instrText>
      </w:r>
      <w:r w:rsidR="00D179D6" w:rsidRPr="00462199">
        <w:fldChar w:fldCharType="separate"/>
      </w:r>
      <w:del w:id="3537" w:author="Faqir, Sofia (Energy Security)" w:date="2023-11-12T19:47:00Z">
        <w:r w:rsidR="00E473FC" w:rsidRPr="00E473FC">
          <w:rPr>
            <w:color w:val="000000"/>
          </w:rPr>
          <w:delText>33.16(C)</w:delText>
        </w:r>
      </w:del>
      <w:r w:rsidR="00D179D6" w:rsidRPr="00462199">
        <w:fldChar w:fldCharType="end"/>
      </w:r>
      <w:r w:rsidR="00D179D6" w:rsidRPr="00462199">
        <w:t xml:space="preserve"> (</w:t>
      </w:r>
      <w:r w:rsidR="00D179D6" w:rsidRPr="00462199">
        <w:rPr>
          <w:i/>
        </w:rPr>
        <w:t>Waiver of Producer's Obligation to Repay Subsidy, State aid</w:t>
      </w:r>
      <w:r w:rsidR="00801A97">
        <w:rPr>
          <w:i/>
        </w:rPr>
        <w:t>,</w:t>
      </w:r>
      <w:r w:rsidR="00D179D6" w:rsidRPr="00462199">
        <w:rPr>
          <w:i/>
        </w:rPr>
        <w:t xml:space="preserve"> Union Funding</w:t>
      </w:r>
      <w:r w:rsidR="00801A97">
        <w:rPr>
          <w:i/>
        </w:rPr>
        <w:t xml:space="preserve"> and/or International Funding</w:t>
      </w:r>
      <w:r w:rsidR="00D179D6" w:rsidRPr="00462199">
        <w:t>);</w:t>
      </w:r>
      <w:bookmarkEnd w:id="3534"/>
    </w:p>
    <w:p w14:paraId="4F757269" w14:textId="77777777" w:rsidR="00D179D6" w:rsidRPr="00462199" w:rsidRDefault="00D179D6" w:rsidP="00202C21">
      <w:pPr>
        <w:pStyle w:val="H3Ashurst"/>
      </w:pPr>
      <w:bookmarkStart w:id="3538" w:name="_Ref144113671"/>
      <w:r w:rsidRPr="00462199">
        <w:t>any agreed or determined adjustment to the Final Installed Capacity;</w:t>
      </w:r>
      <w:bookmarkEnd w:id="3538"/>
    </w:p>
    <w:p w14:paraId="67B2FAD0" w14:textId="1B9B5344" w:rsidR="00D179D6" w:rsidRPr="00462199" w:rsidRDefault="00D179D6" w:rsidP="00202C21">
      <w:pPr>
        <w:pStyle w:val="H3Ashurst"/>
      </w:pPr>
      <w:bookmarkStart w:id="3539" w:name="_Ref144113672"/>
      <w:r w:rsidRPr="00462199">
        <w:t xml:space="preserve">any adjustment to the Invoiced Volumes to Relevant Offtaker pursuant to </w:t>
      </w:r>
      <w:r w:rsidR="007248B2" w:rsidRPr="007248B2">
        <w:t>Condition</w:t>
      </w:r>
      <w:r w:rsidRPr="00462199">
        <w:t xml:space="preserve"> </w:t>
      </w:r>
      <w:r w:rsidR="00B870F6">
        <w:fldChar w:fldCharType="begin"/>
      </w:r>
      <w:r w:rsidR="00B870F6">
        <w:instrText xml:space="preserve"> REF _Ref144113461 \w \h </w:instrText>
      </w:r>
      <w:r w:rsidR="00B870F6">
        <w:fldChar w:fldCharType="separate"/>
      </w:r>
      <w:del w:id="3540" w:author="Faqir, Sofia (Energy Security)" w:date="2023-11-12T19:47:00Z">
        <w:r w:rsidR="00E473FC">
          <w:delText>13.2</w:delText>
        </w:r>
      </w:del>
      <w:r w:rsidR="00B870F6">
        <w:fldChar w:fldCharType="end"/>
      </w:r>
      <w:r w:rsidRPr="00462199">
        <w:t xml:space="preserve"> (</w:t>
      </w:r>
      <w:r w:rsidRPr="00462199">
        <w:rPr>
          <w:i/>
        </w:rPr>
        <w:t>Automatic Expiry</w:t>
      </w:r>
      <w:r w:rsidRPr="00462199">
        <w:t>);</w:t>
      </w:r>
      <w:bookmarkEnd w:id="3539"/>
    </w:p>
    <w:p w14:paraId="584CE124" w14:textId="77777777" w:rsidR="00D179D6" w:rsidRPr="00462199" w:rsidRDefault="00D179D6" w:rsidP="00202C21">
      <w:pPr>
        <w:pStyle w:val="H3Ashurst"/>
      </w:pPr>
      <w:bookmarkStart w:id="3541" w:name="_Ref144113673"/>
      <w:r w:rsidRPr="00462199">
        <w:t>any QCiL Compensation (including any QCiL Strike Price Adjustment);</w:t>
      </w:r>
      <w:bookmarkEnd w:id="3541"/>
    </w:p>
    <w:p w14:paraId="18660B48" w14:textId="77777777" w:rsidR="00D179D6" w:rsidRPr="00462199" w:rsidRDefault="00D179D6" w:rsidP="00202C21">
      <w:pPr>
        <w:pStyle w:val="H3Ashurst"/>
      </w:pPr>
      <w:bookmarkStart w:id="3542" w:name="_Ref144113674"/>
      <w:r w:rsidRPr="00462199">
        <w:t>any QCiL True-Up Compensation (including any QCiL True-Up Strike Price Adjustment);</w:t>
      </w:r>
      <w:bookmarkEnd w:id="3542"/>
    </w:p>
    <w:p w14:paraId="1DCB7D89" w14:textId="77777777" w:rsidR="00D179D6" w:rsidRPr="00462199" w:rsidRDefault="00D179D6" w:rsidP="00202C21">
      <w:pPr>
        <w:pStyle w:val="H3Ashurst"/>
      </w:pPr>
      <w:bookmarkStart w:id="3543" w:name="_Ref144113675"/>
      <w:r w:rsidRPr="00462199">
        <w:t>any CRC Indexation Adjustment;</w:t>
      </w:r>
      <w:bookmarkEnd w:id="3543"/>
    </w:p>
    <w:p w14:paraId="229BA2F9" w14:textId="77777777" w:rsidR="00D179D6" w:rsidRPr="00462199" w:rsidRDefault="00D179D6" w:rsidP="00202C21">
      <w:pPr>
        <w:pStyle w:val="H3Ashurst"/>
      </w:pPr>
      <w:bookmarkStart w:id="3544" w:name="_Ref144113676"/>
      <w:r w:rsidRPr="00462199">
        <w:lastRenderedPageBreak/>
        <w:t>for Electrolytic Facilities only, any Indexation Adjustment;</w:t>
      </w:r>
      <w:bookmarkEnd w:id="3544"/>
    </w:p>
    <w:p w14:paraId="47C7F8C2" w14:textId="77777777" w:rsidR="00D179D6" w:rsidRPr="00462199" w:rsidRDefault="00D179D6" w:rsidP="00202C21">
      <w:pPr>
        <w:pStyle w:val="H3Ashurst"/>
      </w:pPr>
      <w:bookmarkStart w:id="3545" w:name="_Ref144113677"/>
      <w:r w:rsidRPr="00462199">
        <w:t>for CCUS-Enabled Facilities only, any Non-Gas Indexation Adjustment and/or CENVCSP Indexation Adjustment;</w:t>
      </w:r>
      <w:bookmarkEnd w:id="3545"/>
    </w:p>
    <w:p w14:paraId="5D9EFD32" w14:textId="30D605B6" w:rsidR="00D179D6" w:rsidRPr="00462199" w:rsidRDefault="00D179D6" w:rsidP="00202C21">
      <w:pPr>
        <w:pStyle w:val="H3Ashurst"/>
      </w:pPr>
      <w:bookmarkStart w:id="3546" w:name="_Ref144113678"/>
      <w:r w:rsidRPr="00462199">
        <w:t>any CO</w:t>
      </w:r>
      <w:r w:rsidRPr="00462199">
        <w:rPr>
          <w:vertAlign w:val="subscript"/>
        </w:rPr>
        <w:t>2</w:t>
      </w:r>
      <w:r w:rsidRPr="00462199">
        <w:t xml:space="preserve"> T&amp;S Outage Relief Event Strike Price Deduction Amount that would have been payable by the Producer to the LCHA Counterparty in respect of the relevant CO</w:t>
      </w:r>
      <w:r w:rsidRPr="00462199">
        <w:rPr>
          <w:vertAlign w:val="subscript"/>
        </w:rPr>
        <w:t>2</w:t>
      </w:r>
      <w:r w:rsidRPr="00462199">
        <w:t xml:space="preserve"> T&amp;S Outage Relief Event Volumes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547"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 and</w:t>
      </w:r>
      <w:bookmarkEnd w:id="3546"/>
    </w:p>
    <w:p w14:paraId="37645562" w14:textId="77777777" w:rsidR="00D179D6" w:rsidRPr="00462199" w:rsidRDefault="00D179D6" w:rsidP="00202C21">
      <w:pPr>
        <w:pStyle w:val="H3Ashurst"/>
      </w:pPr>
      <w:bookmarkStart w:id="3548" w:name="_Ref144113679"/>
      <w:r w:rsidRPr="00462199">
        <w:t>the correction of any error in, and/or any adjustment to, any previous UKLCH Billing Statement including to reflect the outcome of an audit carried out under or in connection with the LCHA and/or any adjustment to any previously issued Payment Information Notice.</w:t>
      </w:r>
      <w:bookmarkEnd w:id="3548"/>
    </w:p>
    <w:p w14:paraId="1F2C71DC" w14:textId="77777777" w:rsidR="00D179D6" w:rsidRPr="00462199" w:rsidRDefault="00D179D6" w:rsidP="005B3BB9">
      <w:pPr>
        <w:pStyle w:val="NormalBoldAshurst"/>
      </w:pPr>
      <w:r w:rsidRPr="00462199">
        <w:rPr>
          <w:i/>
        </w:rPr>
        <w:t>Calculation of UKLCH Compensatory Interest Amount</w:t>
      </w:r>
    </w:p>
    <w:p w14:paraId="0718D5EC" w14:textId="77777777" w:rsidR="00D179D6" w:rsidRPr="00462199" w:rsidRDefault="00D179D6" w:rsidP="005B3BB9">
      <w:pPr>
        <w:pStyle w:val="H2Ashurst"/>
      </w:pPr>
      <w:bookmarkStart w:id="3549" w:name="_Ref144113680"/>
      <w:r w:rsidRPr="00462199">
        <w:t xml:space="preserve">The </w:t>
      </w:r>
      <w:r w:rsidRPr="00462199">
        <w:rPr>
          <w:b/>
        </w:rPr>
        <w:t>"UKLCH Compensatory Interest Amount"</w:t>
      </w:r>
      <w:r w:rsidRPr="00462199">
        <w:t xml:space="preserve"> shall, in respect of each Billing Period (or such other period prior to the Start Date in respect of which a UKLCH Billing Statement is issued), comprise interest due and payable in relation to each UKLCH Reconciliation Amount reflected in the UKLCH Billing Statement for the relevant Billing Period or such other period (a </w:t>
      </w:r>
      <w:r w:rsidRPr="00462199">
        <w:rPr>
          <w:b/>
        </w:rPr>
        <w:t>"UKLCH Reconciliation Billing Period"</w:t>
      </w:r>
      <w:r w:rsidRPr="00462199">
        <w:t>), calculated on the basis that interest on each UKLCH Reconciliation Amount shall accrue on such amount at the Compensatory Interest Rate for the period from (and including):</w:t>
      </w:r>
      <w:bookmarkEnd w:id="3549"/>
    </w:p>
    <w:p w14:paraId="5ED37FC5" w14:textId="77777777" w:rsidR="00D179D6" w:rsidRPr="00462199" w:rsidRDefault="00D179D6" w:rsidP="00202C21">
      <w:pPr>
        <w:pStyle w:val="H3Ashurst"/>
      </w:pPr>
      <w:bookmarkStart w:id="3550" w:name="_Ref144113681"/>
      <w:r w:rsidRPr="00462199">
        <w:t>the relevant Day(s) in the Billing Period to which a LCHA Technical Dispute relates in respect of any UKLCH Reconciliation Amount resulting from the resolution of a LCHA Technical Dispute;</w:t>
      </w:r>
      <w:bookmarkEnd w:id="3550"/>
    </w:p>
    <w:p w14:paraId="72D99BE1" w14:textId="77777777" w:rsidR="00D179D6" w:rsidRPr="00462199" w:rsidRDefault="00D179D6" w:rsidP="00202C21">
      <w:pPr>
        <w:pStyle w:val="H3Ashurst"/>
      </w:pPr>
      <w:bookmarkStart w:id="3551" w:name="_Ref144113682"/>
      <w:r w:rsidRPr="00462199">
        <w:t>the earlier of: (i) the Longstop Date; and (ii) the date of the Final Installed Capacity Notice, in respect of any UKLCH Reconciliation Amount resulting from the agreement or determination of the Final Installed Capacity;</w:t>
      </w:r>
      <w:bookmarkEnd w:id="3551"/>
    </w:p>
    <w:p w14:paraId="213DF57C" w14:textId="1DA5DED3" w:rsidR="00D179D6" w:rsidRPr="00462199" w:rsidRDefault="00D179D6" w:rsidP="00202C21">
      <w:pPr>
        <w:pStyle w:val="H3Ashurst"/>
      </w:pPr>
      <w:bookmarkStart w:id="3552" w:name="_Ref144113683"/>
      <w:r w:rsidRPr="00462199">
        <w:t xml:space="preserve">the relevant Day(s) in the Billing Period to which an adjustment to the Invoiced Volumes to Relevant Offtaker relates pursuant to </w:t>
      </w:r>
      <w:r w:rsidR="007248B2" w:rsidRPr="007248B2">
        <w:t>Condition</w:t>
      </w:r>
      <w:r w:rsidRPr="00462199">
        <w:t xml:space="preserve"> </w:t>
      </w:r>
      <w:r w:rsidR="00B870F6">
        <w:fldChar w:fldCharType="begin"/>
      </w:r>
      <w:r w:rsidR="00B870F6">
        <w:instrText xml:space="preserve"> REF _Ref144113461 \w \h </w:instrText>
      </w:r>
      <w:r w:rsidR="00B870F6">
        <w:fldChar w:fldCharType="separate"/>
      </w:r>
      <w:del w:id="3553" w:author="Faqir, Sofia (Energy Security)" w:date="2023-11-12T19:47:00Z">
        <w:r w:rsidR="00E473FC">
          <w:delText>13.2</w:delText>
        </w:r>
      </w:del>
      <w:r w:rsidR="00B870F6">
        <w:fldChar w:fldCharType="end"/>
      </w:r>
      <w:r w:rsidRPr="00462199">
        <w:t xml:space="preserve"> (</w:t>
      </w:r>
      <w:r w:rsidRPr="00462199">
        <w:rPr>
          <w:i/>
        </w:rPr>
        <w:t>Automatic Expiry</w:t>
      </w:r>
      <w:r w:rsidRPr="00462199">
        <w:t>);</w:t>
      </w:r>
      <w:bookmarkEnd w:id="3552"/>
    </w:p>
    <w:p w14:paraId="60FF5B81" w14:textId="77777777" w:rsidR="00D179D6" w:rsidRPr="00462199" w:rsidRDefault="00D179D6" w:rsidP="00202C21">
      <w:pPr>
        <w:pStyle w:val="H3Ashurst"/>
      </w:pPr>
      <w:bookmarkStart w:id="3554" w:name="_Ref144113684"/>
      <w:r w:rsidRPr="00462199">
        <w:t>the QCiL Compensation Date in respect of any UKLCH Reconciliation Amount to reflect any QCiL Compensation (including any QCiL Strike Price Adjustment) or QCiL True-Up Compensation (including any QCiL True-Up Strike Price Adjustment);</w:t>
      </w:r>
      <w:bookmarkEnd w:id="3554"/>
    </w:p>
    <w:p w14:paraId="3F664C50" w14:textId="77777777" w:rsidR="00D179D6" w:rsidRPr="00462199" w:rsidRDefault="00D179D6" w:rsidP="00202C21">
      <w:pPr>
        <w:pStyle w:val="H3Ashurst"/>
      </w:pPr>
      <w:bookmarkStart w:id="3555" w:name="_Ref144113685"/>
      <w:r w:rsidRPr="00462199">
        <w:t>the relevant CRC Indexation Anniversary for any CRC Indexation Adjustment;</w:t>
      </w:r>
      <w:bookmarkEnd w:id="3555"/>
    </w:p>
    <w:p w14:paraId="528A7AD8" w14:textId="77777777" w:rsidR="00D179D6" w:rsidRPr="00462199" w:rsidRDefault="00D179D6" w:rsidP="00202C21">
      <w:pPr>
        <w:pStyle w:val="H3Ashurst"/>
      </w:pPr>
      <w:bookmarkStart w:id="3556" w:name="_Ref144113686"/>
      <w:r w:rsidRPr="00462199">
        <w:t>for Electrolytic Facilities only, the relevant Indexation Anniversary in respect of any Indexation Adjustment;</w:t>
      </w:r>
      <w:bookmarkEnd w:id="3556"/>
    </w:p>
    <w:p w14:paraId="25978BE2" w14:textId="77777777" w:rsidR="00D179D6" w:rsidRPr="00462199" w:rsidRDefault="00D179D6" w:rsidP="00202C21">
      <w:pPr>
        <w:pStyle w:val="H3Ashurst"/>
      </w:pPr>
      <w:bookmarkStart w:id="3557" w:name="_Ref144113687"/>
      <w:r w:rsidRPr="00462199">
        <w:t>for CCUS-Enabled Facilities only, the relevant Non-Gas Indexation Anniversary in respect of any Non-Gas Indexation Adjustment and/or the relevant CENVCSP Indexation Anniversary for any CENVCSP Indexation Adjustment;</w:t>
      </w:r>
      <w:bookmarkEnd w:id="3557"/>
    </w:p>
    <w:p w14:paraId="41DE27A8" w14:textId="7F6217F8" w:rsidR="00D179D6" w:rsidRPr="00462199" w:rsidRDefault="00D179D6" w:rsidP="00202C21">
      <w:pPr>
        <w:pStyle w:val="H3Ashurst"/>
      </w:pPr>
      <w:bookmarkStart w:id="3558" w:name="_Ref144113688"/>
      <w:r w:rsidRPr="00462199">
        <w:t>for CCUS-Enabled Facilities only, the Day on which the CO</w:t>
      </w:r>
      <w:r w:rsidRPr="00462199">
        <w:rPr>
          <w:vertAlign w:val="subscript"/>
        </w:rPr>
        <w:t>2</w:t>
      </w:r>
      <w:r w:rsidRPr="00462199">
        <w:t xml:space="preserve"> T&amp;S Outage Relief Event Strike Price Deduction Amount would have been payable by the Producer to the LCHA Counterparty in respect of the relevant CO</w:t>
      </w:r>
      <w:r w:rsidRPr="00462199">
        <w:rPr>
          <w:vertAlign w:val="subscript"/>
        </w:rPr>
        <w:t>2</w:t>
      </w:r>
      <w:r w:rsidRPr="00462199">
        <w:t xml:space="preserve"> T&amp;S Outage Relief Event Volumes pursuant to </w:t>
      </w:r>
      <w:r w:rsidR="007248B2" w:rsidRPr="007248B2">
        <w:t>Condition</w:t>
      </w:r>
      <w:r w:rsidRPr="00462199">
        <w:t xml:space="preserve"> </w:t>
      </w:r>
      <w:r w:rsidR="00B870F6">
        <w:fldChar w:fldCharType="begin"/>
      </w:r>
      <w:r w:rsidR="00B870F6">
        <w:instrText xml:space="preserve"> REF _Ref144113522 \w \h </w:instrText>
      </w:r>
      <w:r w:rsidR="00B870F6">
        <w:fldChar w:fldCharType="separate"/>
      </w:r>
      <w:del w:id="3559" w:author="Faqir, Sofia (Energy Security)" w:date="2023-11-12T19:47:00Z">
        <w:r w:rsidR="00E473FC">
          <w:delText>17.6</w:delText>
        </w:r>
      </w:del>
      <w:r w:rsidR="00B870F6">
        <w:fldChar w:fldCharType="end"/>
      </w:r>
      <w:r w:rsidRPr="00462199">
        <w:t xml:space="preserve"> (</w:t>
      </w:r>
      <w:r w:rsidRPr="00462199">
        <w:rPr>
          <w:bCs/>
          <w:i/>
        </w:rPr>
        <w:t>CO</w:t>
      </w:r>
      <w:r w:rsidRPr="00462199">
        <w:rPr>
          <w:bCs/>
          <w:i/>
          <w:vertAlign w:val="subscript"/>
        </w:rPr>
        <w:t>2</w:t>
      </w:r>
      <w:r w:rsidRPr="00462199">
        <w:rPr>
          <w:i/>
        </w:rPr>
        <w:t xml:space="preserve"> T&amp;S Outage Relief Event(s</w:t>
      </w:r>
      <w:r w:rsidRPr="00462199">
        <w:t>)); and</w:t>
      </w:r>
      <w:bookmarkEnd w:id="3558"/>
    </w:p>
    <w:p w14:paraId="02A4279C" w14:textId="77777777" w:rsidR="00D179D6" w:rsidRPr="00462199" w:rsidRDefault="00D179D6" w:rsidP="00202C21">
      <w:pPr>
        <w:pStyle w:val="H3Ashurst"/>
      </w:pPr>
      <w:bookmarkStart w:id="3560" w:name="_Ref144113689"/>
      <w:r w:rsidRPr="00462199">
        <w:t xml:space="preserve">the relevant Day(s) in the Billing Period to which any correction of any error in, and/or any adjustment to, any previous UKLCH Billing Statement relates in respect of any </w:t>
      </w:r>
      <w:r w:rsidRPr="00462199">
        <w:lastRenderedPageBreak/>
        <w:t>UKLCH Reconciliation Amount to correct such error and/or make such adjustment (or if such UKLCH Reconciliation Amount to correct such error and/or make such adjustment was included in a UKLCH Billing Statement issued prior to the Start Date, the date of the prior UKLCH Billing Statement to which such error and/or adjustment relates);</w:t>
      </w:r>
      <w:bookmarkEnd w:id="3560"/>
    </w:p>
    <w:p w14:paraId="6E903B66" w14:textId="77777777" w:rsidR="00D179D6" w:rsidRPr="00462199" w:rsidRDefault="00D179D6" w:rsidP="005B3BB9">
      <w:pPr>
        <w:pStyle w:val="B12Ashurst"/>
      </w:pPr>
      <w:r w:rsidRPr="00462199">
        <w:t xml:space="preserve">to the final Day in the relevant Reconciliation Billing Period. For this purpose: (i) interest shall accrue on such amounts from Day to Day and shall be calculated on the basis of the actual number of Days elapsed and a year of 365 Days; and (ii) the </w:t>
      </w:r>
      <w:r w:rsidRPr="00462199">
        <w:rPr>
          <w:b/>
        </w:rPr>
        <w:t>"Compensatory Interest Rate"</w:t>
      </w:r>
      <w:r w:rsidRPr="00462199">
        <w:t xml:space="preserve"> shall be the prevailing Base Rate on each Day during the relevant calculation period.</w:t>
      </w:r>
    </w:p>
    <w:p w14:paraId="2E43ACF2" w14:textId="77777777" w:rsidR="00D179D6" w:rsidRPr="00462199" w:rsidRDefault="00D179D6" w:rsidP="005B3BB9">
      <w:pPr>
        <w:pStyle w:val="NormalBoldAshurst"/>
      </w:pPr>
      <w:r w:rsidRPr="00462199">
        <w:rPr>
          <w:i/>
        </w:rPr>
        <w:t>Calculation of UKLCH Net Payable Amount</w:t>
      </w:r>
    </w:p>
    <w:p w14:paraId="754E9840" w14:textId="77777777" w:rsidR="00D179D6" w:rsidRPr="00462199" w:rsidRDefault="00D179D6" w:rsidP="005B3BB9">
      <w:pPr>
        <w:pStyle w:val="H2Ashurst"/>
      </w:pPr>
      <w:bookmarkStart w:id="3561" w:name="_Ref144113690"/>
      <w:r w:rsidRPr="00462199">
        <w:t xml:space="preserve">The </w:t>
      </w:r>
      <w:r w:rsidRPr="00462199">
        <w:rPr>
          <w:b/>
        </w:rPr>
        <w:t>"UKLCH Net Payable Amount"</w:t>
      </w:r>
      <w:r w:rsidRPr="00462199">
        <w:t xml:space="preserve"> shall, in respect of each Billing Period (or such other period prior to the Start Date in respect of which a Billing Statement is issued), be an amount (</w:t>
      </w:r>
      <w:r w:rsidRPr="00462199">
        <w:rPr>
          <w:i/>
        </w:rPr>
        <w:t>expressed in pounds (£)</w:t>
      </w:r>
      <w:r w:rsidRPr="00462199">
        <w:t>) calculated as follows:</w:t>
      </w:r>
      <w:bookmarkEnd w:id="3561"/>
    </w:p>
    <w:p w14:paraId="6333D55F" w14:textId="77777777" w:rsidR="00D179D6" w:rsidRPr="00462199" w:rsidRDefault="00D179D6" w:rsidP="006E3A79">
      <w:pPr>
        <w:pStyle w:val="NormalAshurst"/>
      </w:pPr>
      <m:oMathPara>
        <m:oMathParaPr>
          <m:jc m:val="center"/>
        </m:oMathParaPr>
        <m:oMath>
          <m:r>
            <w:rPr>
              <w:rFonts w:ascii="Cambria Math" w:hAnsi="Cambria Math"/>
            </w:rPr>
            <m:t>UKLCH</m:t>
          </m:r>
          <m:r>
            <m:rPr>
              <m:sty m:val="p"/>
            </m:rPr>
            <w:rPr>
              <w:rFonts w:ascii="Cambria Math" w:hAnsi="Cambria Math"/>
            </w:rPr>
            <m:t xml:space="preserve"> </m:t>
          </m:r>
          <m:r>
            <w:rPr>
              <w:rFonts w:ascii="Cambria Math" w:hAnsi="Cambria Math"/>
            </w:rPr>
            <m:t>Net</m:t>
          </m:r>
          <m:r>
            <m:rPr>
              <m:sty m:val="p"/>
            </m:rPr>
            <w:rPr>
              <w:rFonts w:ascii="Cambria Math" w:hAnsi="Cambria Math"/>
            </w:rPr>
            <m:t xml:space="preserve"> </m:t>
          </m:r>
          <m:r>
            <w:rPr>
              <w:rFonts w:ascii="Cambria Math" w:hAnsi="Cambria Math"/>
            </w:rPr>
            <m:t>Payable</m:t>
          </m:r>
          <m:r>
            <m:rPr>
              <m:sty m:val="p"/>
            </m:rPr>
            <w:rPr>
              <w:rFonts w:ascii="Cambria Math" w:hAnsi="Cambria Math"/>
            </w:rPr>
            <m:t xml:space="preserve"> </m:t>
          </m:r>
          <m:r>
            <w:rPr>
              <w:rFonts w:ascii="Cambria Math" w:hAnsi="Cambria Math"/>
            </w:rPr>
            <m:t>Amount</m:t>
          </m:r>
          <m:r>
            <m:rPr>
              <m:sty m:val="p"/>
            </m:rPr>
            <w:rPr>
              <w:rFonts w:ascii="Cambria Math" w:hAnsi="Cambria Math"/>
            </w:rPr>
            <m:t>=</m:t>
          </m:r>
          <m:sSub>
            <m:sSubPr>
              <m:ctrlPr>
                <w:rPr>
                  <w:rFonts w:ascii="Cambria Math" w:hAnsi="Cambria Math" w:cs="Arial"/>
                </w:rPr>
              </m:ctrlPr>
            </m:sSubPr>
            <m:e>
              <m:r>
                <w:rPr>
                  <w:rFonts w:ascii="Cambria Math" w:hAnsi="Cambria Math"/>
                </w:rPr>
                <m:t>DA</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PDIA</m:t>
              </m:r>
            </m:e>
            <m:sub>
              <m:r>
                <w:rPr>
                  <w:rFonts w:ascii="Cambria Math" w:hAnsi="Cambria Math"/>
                </w:rPr>
                <m:t>m</m:t>
              </m:r>
            </m:sub>
          </m:sSub>
          <m:r>
            <m:rPr>
              <m:sty m:val="p"/>
            </m:rPr>
            <w:rPr>
              <w:rFonts w:ascii="Cambria Math" w:hAnsi="Cambria Math"/>
            </w:rPr>
            <m:t>+</m:t>
          </m:r>
          <m:sSub>
            <m:sSubPr>
              <m:ctrlPr>
                <w:rPr>
                  <w:rFonts w:ascii="Cambria Math" w:hAnsi="Cambria Math" w:cs="Arial"/>
                </w:rPr>
              </m:ctrlPr>
            </m:sSubPr>
            <m:e>
              <m:r>
                <w:rPr>
                  <w:rFonts w:ascii="Cambria Math" w:hAnsi="Cambria Math"/>
                </w:rPr>
                <m:t>SSTUA</m:t>
              </m:r>
            </m:e>
            <m:sub>
              <m:r>
                <w:rPr>
                  <w:rFonts w:ascii="Cambria Math" w:hAnsi="Cambria Math"/>
                </w:rPr>
                <m:t>m</m:t>
              </m:r>
            </m:sub>
          </m:sSub>
          <m:sSub>
            <m:sSubPr>
              <m:ctrlPr>
                <w:rPr>
                  <w:rFonts w:ascii="Cambria Math" w:hAnsi="Cambria Math" w:cs="Arial"/>
                </w:rPr>
              </m:ctrlPr>
            </m:sSubPr>
            <m:e>
              <m:r>
                <m:rPr>
                  <m:sty m:val="p"/>
                </m:rPr>
                <w:rPr>
                  <w:rFonts w:ascii="Cambria Math" w:hAnsi="Cambria Math"/>
                </w:rPr>
                <m:t xml:space="preserve">+ </m:t>
              </m:r>
              <m:r>
                <w:rPr>
                  <w:rFonts w:ascii="Cambria Math" w:hAnsi="Cambria Math"/>
                </w:rPr>
                <m:t>UKLCHRA</m:t>
              </m:r>
            </m:e>
            <m:sub>
              <m:r>
                <w:rPr>
                  <w:rFonts w:ascii="Cambria Math" w:hAnsi="Cambria Math"/>
                </w:rPr>
                <m:t>m</m:t>
              </m:r>
              <m:r>
                <m:rPr>
                  <m:sty m:val="p"/>
                </m:rPr>
                <w:rPr>
                  <w:rFonts w:ascii="Cambria Math" w:hAnsi="Cambria Math"/>
                </w:rPr>
                <m:t xml:space="preserve">  </m:t>
              </m:r>
            </m:sub>
          </m:sSub>
          <m:r>
            <m:rPr>
              <m:sty m:val="p"/>
            </m:rPr>
            <w:rPr>
              <w:rFonts w:ascii="Cambria Math" w:hAnsi="Cambria Math"/>
            </w:rPr>
            <m:t>+</m:t>
          </m:r>
          <m:sSub>
            <m:sSubPr>
              <m:ctrlPr>
                <w:rPr>
                  <w:rFonts w:ascii="Cambria Math" w:hAnsi="Cambria Math" w:cs="Arial"/>
                </w:rPr>
              </m:ctrlPr>
            </m:sSubPr>
            <m:e>
              <m:r>
                <w:rPr>
                  <w:rFonts w:ascii="Cambria Math" w:hAnsi="Cambria Math"/>
                </w:rPr>
                <m:t>UKLCHCIA</m:t>
              </m:r>
            </m:e>
            <m:sub>
              <m:r>
                <w:rPr>
                  <w:rFonts w:ascii="Cambria Math" w:hAnsi="Cambria Math"/>
                </w:rPr>
                <m:t>m</m:t>
              </m:r>
            </m:sub>
          </m:sSub>
        </m:oMath>
      </m:oMathPara>
    </w:p>
    <w:p w14:paraId="568D7CBF"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770"/>
        <w:gridCol w:w="425"/>
        <w:gridCol w:w="6038"/>
      </w:tblGrid>
      <w:tr w:rsidR="00D179D6" w:rsidRPr="00462199" w14:paraId="1A5487BF" w14:textId="77777777" w:rsidTr="006E3A79">
        <w:tc>
          <w:tcPr>
            <w:tcW w:w="1770" w:type="dxa"/>
            <w:tcMar>
              <w:left w:w="108" w:type="dxa"/>
              <w:right w:w="108" w:type="dxa"/>
            </w:tcMar>
          </w:tcPr>
          <w:p w14:paraId="0CF7800F"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DA</m:t>
                    </m:r>
                  </m:e>
                  <m:sub>
                    <m:r>
                      <w:rPr>
                        <w:rFonts w:ascii="Cambria Math" w:hAnsi="Cambria Math"/>
                      </w:rPr>
                      <m:t>m</m:t>
                    </m:r>
                  </m:sub>
                </m:sSub>
              </m:oMath>
            </m:oMathPara>
          </w:p>
        </w:tc>
        <w:tc>
          <w:tcPr>
            <w:tcW w:w="425" w:type="dxa"/>
            <w:tcMar>
              <w:left w:w="108" w:type="dxa"/>
              <w:right w:w="108" w:type="dxa"/>
            </w:tcMar>
          </w:tcPr>
          <w:p w14:paraId="0DF87CAB" w14:textId="77777777" w:rsidR="00D179D6" w:rsidRPr="00462199" w:rsidRDefault="00D179D6" w:rsidP="006E3A79">
            <w:pPr>
              <w:pStyle w:val="TableAshurst"/>
            </w:pPr>
            <w:r w:rsidRPr="00462199">
              <w:t>=</w:t>
            </w:r>
          </w:p>
        </w:tc>
        <w:tc>
          <w:tcPr>
            <w:tcW w:w="6038" w:type="dxa"/>
            <w:tcMar>
              <w:left w:w="108" w:type="dxa"/>
              <w:right w:w="108" w:type="dxa"/>
            </w:tcMar>
          </w:tcPr>
          <w:p w14:paraId="10D36EF6" w14:textId="77777777" w:rsidR="00D179D6" w:rsidRPr="00462199" w:rsidRDefault="00D179D6" w:rsidP="006E3A79">
            <w:pPr>
              <w:pStyle w:val="TableAshurst"/>
            </w:pPr>
            <w:r w:rsidRPr="00462199">
              <w:t>the Difference Amount in respect of such Billing Period (</w:t>
            </w:r>
            <w:r w:rsidRPr="00462199">
              <w:rPr>
                <w:i/>
              </w:rPr>
              <w:t>m</w:t>
            </w:r>
            <w:r w:rsidRPr="00462199">
              <w:t>)</w:t>
            </w:r>
          </w:p>
        </w:tc>
      </w:tr>
      <w:tr w:rsidR="00D179D6" w:rsidRPr="00462199" w14:paraId="78216577" w14:textId="77777777" w:rsidTr="006E3A79">
        <w:tc>
          <w:tcPr>
            <w:tcW w:w="1770" w:type="dxa"/>
            <w:tcMar>
              <w:left w:w="108" w:type="dxa"/>
              <w:right w:w="108" w:type="dxa"/>
            </w:tcMar>
          </w:tcPr>
          <w:p w14:paraId="37E85C97"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PDIA</m:t>
                    </m:r>
                  </m:e>
                  <m:sub>
                    <m:r>
                      <w:rPr>
                        <w:rFonts w:ascii="Cambria Math" w:hAnsi="Cambria Math"/>
                      </w:rPr>
                      <m:t>m</m:t>
                    </m:r>
                  </m:sub>
                </m:sSub>
              </m:oMath>
            </m:oMathPara>
          </w:p>
        </w:tc>
        <w:tc>
          <w:tcPr>
            <w:tcW w:w="425" w:type="dxa"/>
            <w:tcMar>
              <w:left w:w="108" w:type="dxa"/>
              <w:right w:w="108" w:type="dxa"/>
            </w:tcMar>
          </w:tcPr>
          <w:p w14:paraId="6834DB27" w14:textId="77777777" w:rsidR="00D179D6" w:rsidRPr="00462199" w:rsidRDefault="00D179D6" w:rsidP="006E3A79">
            <w:pPr>
              <w:pStyle w:val="TableAshurst"/>
            </w:pPr>
            <w:r w:rsidRPr="00462199">
              <w:t>=</w:t>
            </w:r>
          </w:p>
        </w:tc>
        <w:tc>
          <w:tcPr>
            <w:tcW w:w="6038" w:type="dxa"/>
            <w:tcMar>
              <w:left w:w="108" w:type="dxa"/>
              <w:right w:w="108" w:type="dxa"/>
            </w:tcMar>
          </w:tcPr>
          <w:p w14:paraId="4EC86040" w14:textId="77777777" w:rsidR="00D179D6" w:rsidRPr="00462199" w:rsidRDefault="00D179D6" w:rsidP="006E3A79">
            <w:pPr>
              <w:pStyle w:val="TableAshurst"/>
            </w:pPr>
            <w:r w:rsidRPr="00462199">
              <w:t>the Price Discovery Incentive Amount in respect of such Billing Period (</w:t>
            </w:r>
            <w:r w:rsidRPr="00462199">
              <w:rPr>
                <w:i/>
              </w:rPr>
              <w:t>m</w:t>
            </w:r>
            <w:r w:rsidRPr="00462199">
              <w:t>)</w:t>
            </w:r>
          </w:p>
        </w:tc>
      </w:tr>
      <w:tr w:rsidR="00D179D6" w:rsidRPr="00462199" w14:paraId="58F96B9F" w14:textId="77777777" w:rsidTr="006E3A79">
        <w:tc>
          <w:tcPr>
            <w:tcW w:w="1770" w:type="dxa"/>
            <w:tcMar>
              <w:left w:w="108" w:type="dxa"/>
              <w:right w:w="108" w:type="dxa"/>
            </w:tcMar>
          </w:tcPr>
          <w:p w14:paraId="343E8DDA"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SSTUA</m:t>
                    </m:r>
                  </m:e>
                  <m:sub>
                    <m:r>
                      <w:rPr>
                        <w:rFonts w:ascii="Cambria Math" w:hAnsi="Cambria Math"/>
                      </w:rPr>
                      <m:t>m</m:t>
                    </m:r>
                  </m:sub>
                </m:sSub>
              </m:oMath>
            </m:oMathPara>
          </w:p>
        </w:tc>
        <w:tc>
          <w:tcPr>
            <w:tcW w:w="425" w:type="dxa"/>
            <w:tcMar>
              <w:left w:w="108" w:type="dxa"/>
              <w:right w:w="108" w:type="dxa"/>
            </w:tcMar>
          </w:tcPr>
          <w:p w14:paraId="5ED4B557" w14:textId="77777777" w:rsidR="00D179D6" w:rsidRPr="00462199" w:rsidRDefault="00D179D6" w:rsidP="006E3A79">
            <w:pPr>
              <w:pStyle w:val="TableAshurst"/>
            </w:pPr>
            <w:r w:rsidRPr="00462199">
              <w:t>=</w:t>
            </w:r>
          </w:p>
        </w:tc>
        <w:tc>
          <w:tcPr>
            <w:tcW w:w="6038" w:type="dxa"/>
            <w:tcMar>
              <w:left w:w="108" w:type="dxa"/>
              <w:right w:w="108" w:type="dxa"/>
            </w:tcMar>
          </w:tcPr>
          <w:p w14:paraId="213DBFF2" w14:textId="77777777" w:rsidR="00D179D6" w:rsidRPr="00462199" w:rsidRDefault="00D179D6" w:rsidP="006E3A79">
            <w:pPr>
              <w:pStyle w:val="TableAshurst"/>
            </w:pPr>
            <w:r w:rsidRPr="00462199">
              <w:t>the Sliding Scale Top Up Amount in respect of such Billing Period (</w:t>
            </w:r>
            <w:r w:rsidRPr="00462199">
              <w:rPr>
                <w:i/>
              </w:rPr>
              <w:t>m</w:t>
            </w:r>
            <w:r w:rsidRPr="00462199">
              <w:t>)</w:t>
            </w:r>
          </w:p>
        </w:tc>
      </w:tr>
      <w:tr w:rsidR="00D179D6" w:rsidRPr="00462199" w14:paraId="6A49B513" w14:textId="77777777" w:rsidTr="006E3A79">
        <w:tc>
          <w:tcPr>
            <w:tcW w:w="1770" w:type="dxa"/>
            <w:tcMar>
              <w:left w:w="108" w:type="dxa"/>
              <w:right w:w="108" w:type="dxa"/>
            </w:tcMar>
          </w:tcPr>
          <w:p w14:paraId="73A2A241" w14:textId="77777777" w:rsidR="00D179D6" w:rsidRPr="00FA53A8"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UKLCHRA</m:t>
                    </m:r>
                  </m:e>
                  <m:sub>
                    <m:r>
                      <w:rPr>
                        <w:rFonts w:ascii="Cambria Math" w:hAnsi="Cambria Math"/>
                      </w:rPr>
                      <m:t>m</m:t>
                    </m:r>
                  </m:sub>
                </m:sSub>
              </m:oMath>
            </m:oMathPara>
          </w:p>
        </w:tc>
        <w:tc>
          <w:tcPr>
            <w:tcW w:w="425" w:type="dxa"/>
            <w:tcMar>
              <w:left w:w="108" w:type="dxa"/>
              <w:right w:w="108" w:type="dxa"/>
            </w:tcMar>
          </w:tcPr>
          <w:p w14:paraId="41377C3E" w14:textId="77777777" w:rsidR="00D179D6" w:rsidRPr="00462199" w:rsidRDefault="00D179D6" w:rsidP="006E3A79">
            <w:pPr>
              <w:pStyle w:val="TableAshurst"/>
            </w:pPr>
            <w:r w:rsidRPr="00462199">
              <w:t>=</w:t>
            </w:r>
          </w:p>
        </w:tc>
        <w:tc>
          <w:tcPr>
            <w:tcW w:w="6038" w:type="dxa"/>
            <w:tcMar>
              <w:left w:w="108" w:type="dxa"/>
              <w:right w:w="108" w:type="dxa"/>
            </w:tcMar>
          </w:tcPr>
          <w:p w14:paraId="08A62E45" w14:textId="77777777" w:rsidR="00D179D6" w:rsidRPr="00462199" w:rsidRDefault="00D179D6" w:rsidP="006E3A79">
            <w:pPr>
              <w:pStyle w:val="TableAshurst"/>
            </w:pPr>
            <w:r w:rsidRPr="00462199">
              <w:t>any UKLCH Reconciliation Amount in respect of such Billing Period (</w:t>
            </w:r>
            <w:r w:rsidRPr="00462199">
              <w:rPr>
                <w:i/>
              </w:rPr>
              <w:t>m</w:t>
            </w:r>
            <w:r w:rsidRPr="00462199">
              <w:t>) (or such other period to which the UKLCH Billing Statement relates)</w:t>
            </w:r>
          </w:p>
        </w:tc>
      </w:tr>
      <w:tr w:rsidR="00D179D6" w:rsidRPr="00462199" w14:paraId="7BC1B5B8" w14:textId="77777777" w:rsidTr="006E3A79">
        <w:tc>
          <w:tcPr>
            <w:tcW w:w="1770" w:type="dxa"/>
            <w:tcMar>
              <w:left w:w="108" w:type="dxa"/>
              <w:right w:w="108" w:type="dxa"/>
            </w:tcMar>
          </w:tcPr>
          <w:p w14:paraId="28B499F5"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UKLCHCIA</m:t>
                    </m:r>
                  </m:e>
                  <m:sub>
                    <m:r>
                      <w:rPr>
                        <w:rFonts w:ascii="Cambria Math" w:hAnsi="Cambria Math"/>
                      </w:rPr>
                      <m:t>m</m:t>
                    </m:r>
                  </m:sub>
                </m:sSub>
              </m:oMath>
            </m:oMathPara>
          </w:p>
        </w:tc>
        <w:tc>
          <w:tcPr>
            <w:tcW w:w="425" w:type="dxa"/>
            <w:tcMar>
              <w:left w:w="108" w:type="dxa"/>
              <w:right w:w="108" w:type="dxa"/>
            </w:tcMar>
          </w:tcPr>
          <w:p w14:paraId="33830FBD" w14:textId="77777777" w:rsidR="00D179D6" w:rsidRPr="00462199" w:rsidRDefault="00D179D6" w:rsidP="006E3A79">
            <w:pPr>
              <w:pStyle w:val="TableAshurst"/>
            </w:pPr>
            <w:r w:rsidRPr="00462199">
              <w:t>=</w:t>
            </w:r>
          </w:p>
        </w:tc>
        <w:tc>
          <w:tcPr>
            <w:tcW w:w="6038" w:type="dxa"/>
            <w:tcMar>
              <w:left w:w="108" w:type="dxa"/>
              <w:right w:w="108" w:type="dxa"/>
            </w:tcMar>
          </w:tcPr>
          <w:p w14:paraId="45FFA74B" w14:textId="77777777" w:rsidR="00D179D6" w:rsidRPr="00462199" w:rsidRDefault="00D179D6" w:rsidP="006E3A79">
            <w:pPr>
              <w:pStyle w:val="TableAshurst"/>
            </w:pPr>
            <w:r w:rsidRPr="00462199">
              <w:t>any UKLCH Compensatory Interest Amount in respect of such Billing Period (</w:t>
            </w:r>
            <w:r w:rsidRPr="00462199">
              <w:rPr>
                <w:i/>
              </w:rPr>
              <w:t>m</w:t>
            </w:r>
            <w:r w:rsidRPr="00462199">
              <w:t>) (or such other period to which the UKLCH Billing Statement relates)</w:t>
            </w:r>
          </w:p>
        </w:tc>
      </w:tr>
    </w:tbl>
    <w:p w14:paraId="51654D01" w14:textId="77777777" w:rsidR="00D179D6" w:rsidRPr="00462199" w:rsidRDefault="00D179D6" w:rsidP="005B3BB9">
      <w:pPr>
        <w:pStyle w:val="B12Ashurst"/>
      </w:pPr>
      <w:r w:rsidRPr="00462199">
        <w:t>and if such amount is:</w:t>
      </w:r>
    </w:p>
    <w:p w14:paraId="3647EE44" w14:textId="77777777" w:rsidR="00D179D6" w:rsidRPr="00462199" w:rsidRDefault="00D179D6" w:rsidP="00202C21">
      <w:pPr>
        <w:pStyle w:val="H3Ashurst"/>
      </w:pPr>
      <w:bookmarkStart w:id="3562" w:name="_Ref144113691"/>
      <w:r w:rsidRPr="00462199">
        <w:t>positive, it shall represent an amount payable by the LCHA Counterparty to the Producer; or</w:t>
      </w:r>
      <w:bookmarkEnd w:id="3562"/>
    </w:p>
    <w:p w14:paraId="008C6473" w14:textId="77777777" w:rsidR="00D179D6" w:rsidRPr="00462199" w:rsidRDefault="00D179D6" w:rsidP="00202C21">
      <w:pPr>
        <w:pStyle w:val="H3Ashurst"/>
      </w:pPr>
      <w:bookmarkStart w:id="3563" w:name="_Ref144113692"/>
      <w:r w:rsidRPr="00462199">
        <w:t>negative, it shall represent an amount payable by the Producer to the LCHA Counterparty.</w:t>
      </w:r>
      <w:bookmarkEnd w:id="3563"/>
    </w:p>
    <w:p w14:paraId="24F636AB" w14:textId="77777777" w:rsidR="00D179D6" w:rsidRPr="00462199" w:rsidRDefault="00D179D6" w:rsidP="005B3BB9">
      <w:pPr>
        <w:pStyle w:val="NormalBoldAshurst"/>
      </w:pPr>
      <w:r w:rsidRPr="00462199">
        <w:rPr>
          <w:i/>
        </w:rPr>
        <w:t>Further Payment Calculation Data</w:t>
      </w:r>
    </w:p>
    <w:p w14:paraId="149BFC04" w14:textId="77777777" w:rsidR="00D179D6" w:rsidRPr="00462199" w:rsidRDefault="00D179D6" w:rsidP="005B3BB9">
      <w:pPr>
        <w:pStyle w:val="H2Ashurst"/>
      </w:pPr>
      <w:bookmarkStart w:id="3564" w:name="_Ref144113693"/>
      <w:r w:rsidRPr="00462199">
        <w:t>The Producer may, if it considers (acting reasonably) that any other Payment Calculation Data should have been provided by the LCHA Counterparty in the relevant UKLCH Billing Statement, request such data no later than fifteen (15) Business Days after the end of the relevant Billing Period.</w:t>
      </w:r>
      <w:bookmarkEnd w:id="3564"/>
    </w:p>
    <w:p w14:paraId="3F1FE5C8" w14:textId="77777777" w:rsidR="00D179D6" w:rsidRPr="00462199" w:rsidRDefault="00D179D6" w:rsidP="005B3BB9">
      <w:pPr>
        <w:pStyle w:val="H2Ashurst"/>
      </w:pPr>
      <w:bookmarkStart w:id="3565" w:name="_Ref144113694"/>
      <w:r w:rsidRPr="00462199">
        <w:t>The LCHA Counterparty shall provide the Producer with a copy of such data no later than ten (10) Business Days after the date of the relevant request.</w:t>
      </w:r>
      <w:bookmarkEnd w:id="3565"/>
    </w:p>
    <w:p w14:paraId="45BEEDF4" w14:textId="77777777" w:rsidR="00D179D6" w:rsidRPr="00462199" w:rsidRDefault="00D179D6" w:rsidP="005B3BB9">
      <w:pPr>
        <w:pStyle w:val="NormalBoldAshurst"/>
      </w:pPr>
      <w:r w:rsidRPr="00462199">
        <w:rPr>
          <w:i/>
        </w:rPr>
        <w:t xml:space="preserve">Delivery of </w:t>
      </w:r>
      <w:r w:rsidRPr="00462199">
        <w:t>CO</w:t>
      </w:r>
      <w:r w:rsidRPr="00462199">
        <w:rPr>
          <w:vertAlign w:val="subscript"/>
        </w:rPr>
        <w:t>2</w:t>
      </w:r>
      <w:r w:rsidRPr="00462199">
        <w:rPr>
          <w:i/>
        </w:rPr>
        <w:t xml:space="preserve"> T&amp;S Billing Statement</w:t>
      </w:r>
    </w:p>
    <w:p w14:paraId="48BB85F4" w14:textId="06758765" w:rsidR="00D179D6" w:rsidRPr="00462199" w:rsidRDefault="007248B2" w:rsidP="005B3BB9">
      <w:pPr>
        <w:pStyle w:val="NormalAshurst"/>
      </w:pPr>
      <w:r w:rsidRPr="007248B2">
        <w:lastRenderedPageBreak/>
        <w:t>Condition</w:t>
      </w:r>
      <w:r w:rsidR="00D179D6" w:rsidRPr="00462199">
        <w:t xml:space="preserve">s </w:t>
      </w:r>
      <w:r w:rsidR="00B870F6">
        <w:fldChar w:fldCharType="begin"/>
      </w:r>
      <w:r w:rsidR="00B870F6">
        <w:instrText xml:space="preserve"> REF _Ref144113695 \w \h </w:instrText>
      </w:r>
      <w:r w:rsidR="00B870F6">
        <w:fldChar w:fldCharType="separate"/>
      </w:r>
      <w:del w:id="3566" w:author="Faqir, Sofia (Energy Security)" w:date="2023-11-12T19:47:00Z">
        <w:r w:rsidR="00E473FC">
          <w:delText>22.10</w:delText>
        </w:r>
      </w:del>
      <w:r w:rsidR="00B870F6">
        <w:fldChar w:fldCharType="end"/>
      </w:r>
      <w:r w:rsidR="00D179D6" w:rsidRPr="00462199">
        <w:t xml:space="preserve"> to </w:t>
      </w:r>
      <w:r w:rsidR="00D179D6" w:rsidRPr="00462199">
        <w:fldChar w:fldCharType="begin"/>
      </w:r>
      <w:r w:rsidR="00D179D6" w:rsidRPr="00462199">
        <w:instrText xml:space="preserve">  REF _Ref144113727 \r \h \* MERGEFORMAT </w:instrText>
      </w:r>
      <w:r w:rsidR="00D179D6" w:rsidRPr="00462199">
        <w:fldChar w:fldCharType="separate"/>
      </w:r>
      <w:del w:id="3567" w:author="Faqir, Sofia (Energy Security)" w:date="2023-11-12T19:47:00Z">
        <w:r w:rsidR="00E473FC" w:rsidRPr="00E473FC">
          <w:rPr>
            <w:color w:val="000000"/>
          </w:rPr>
          <w:delText>22.18</w:delText>
        </w:r>
      </w:del>
      <w:r w:rsidR="00D179D6" w:rsidRPr="00462199">
        <w:fldChar w:fldCharType="end"/>
      </w:r>
      <w:r w:rsidR="00D179D6" w:rsidRPr="00462199">
        <w:t xml:space="preserve"> (inclusive) shall apply to CCUS-Enabled Facilities only.</w:t>
      </w:r>
    </w:p>
    <w:p w14:paraId="5D0EB316" w14:textId="77777777" w:rsidR="00D179D6" w:rsidRPr="00462199" w:rsidRDefault="00D179D6" w:rsidP="005B3BB9">
      <w:pPr>
        <w:pStyle w:val="H2Ashurst"/>
      </w:pPr>
      <w:bookmarkStart w:id="3568" w:name="_Ref144113695"/>
      <w:r w:rsidRPr="00462199">
        <w:t xml:space="preserve">The LCHA Counterparty shall, in relation to each Billing Period, deliver a billing statement to the Producer (a </w:t>
      </w:r>
      <w:r w:rsidRPr="00462199">
        <w:rPr>
          <w:b/>
        </w:rPr>
        <w:t>"CO</w:t>
      </w:r>
      <w:r w:rsidRPr="00462199">
        <w:rPr>
          <w:b/>
          <w:vertAlign w:val="subscript"/>
        </w:rPr>
        <w:t>2</w:t>
      </w:r>
      <w:r w:rsidRPr="00462199">
        <w:rPr>
          <w:b/>
        </w:rPr>
        <w:t xml:space="preserve"> T&amp;S Billing Statement"</w:t>
      </w:r>
      <w:r w:rsidRPr="00462199">
        <w:t>).</w:t>
      </w:r>
      <w:bookmarkEnd w:id="3568"/>
    </w:p>
    <w:p w14:paraId="17F93DD8" w14:textId="680CB4E2" w:rsidR="00D179D6" w:rsidRPr="00462199" w:rsidRDefault="00D179D6" w:rsidP="005B3BB9">
      <w:pPr>
        <w:pStyle w:val="H2Ashurst"/>
      </w:pPr>
      <w:bookmarkStart w:id="3569" w:name="_Ref144113696"/>
      <w:r w:rsidRPr="00462199">
        <w:t xml:space="preserve">Subject to </w:t>
      </w:r>
      <w:r w:rsidR="007248B2" w:rsidRPr="007248B2">
        <w:t>Condition</w:t>
      </w:r>
      <w:r w:rsidRPr="00462199">
        <w:t xml:space="preserve">s </w:t>
      </w:r>
      <w:r w:rsidR="00B870F6">
        <w:fldChar w:fldCharType="begin"/>
      </w:r>
      <w:r w:rsidR="00B870F6">
        <w:instrText xml:space="preserve"> REF _Ref144113567 \w \h </w:instrText>
      </w:r>
      <w:r w:rsidR="00B870F6">
        <w:fldChar w:fldCharType="separate"/>
      </w:r>
      <w:del w:id="3570" w:author="Faqir, Sofia (Energy Security)" w:date="2023-11-12T19:47:00Z">
        <w:r w:rsidR="00E473FC">
          <w:delText>21.1</w:delText>
        </w:r>
      </w:del>
      <w:r w:rsidR="00B870F6">
        <w:fldChar w:fldCharType="end"/>
      </w:r>
      <w:r w:rsidRPr="00462199">
        <w:t xml:space="preserve"> and </w:t>
      </w:r>
      <w:r w:rsidRPr="00462199">
        <w:fldChar w:fldCharType="begin"/>
      </w:r>
      <w:r w:rsidRPr="00462199">
        <w:instrText xml:space="preserve">  REF _Ref144113568 \r \h \* MERGEFORMAT </w:instrText>
      </w:r>
      <w:r w:rsidRPr="00462199">
        <w:fldChar w:fldCharType="separate"/>
      </w:r>
      <w:del w:id="3571" w:author="Faqir, Sofia (Energy Security)" w:date="2023-11-12T19:47:00Z">
        <w:r w:rsidR="00E473FC" w:rsidRPr="00E473FC">
          <w:rPr>
            <w:color w:val="000000"/>
          </w:rPr>
          <w:delText>21.2</w:delText>
        </w:r>
      </w:del>
      <w:r w:rsidRPr="00462199">
        <w:fldChar w:fldCharType="end"/>
      </w:r>
      <w:r w:rsidRPr="00462199">
        <w:t>, each CO</w:t>
      </w:r>
      <w:r w:rsidRPr="00462199">
        <w:rPr>
          <w:vertAlign w:val="subscript"/>
        </w:rPr>
        <w:t>2</w:t>
      </w:r>
      <w:r w:rsidRPr="00462199">
        <w:t xml:space="preserve"> T&amp;S Billing Statement issued pursuant to </w:t>
      </w:r>
      <w:r w:rsidR="007248B2" w:rsidRPr="007248B2">
        <w:t>Condition</w:t>
      </w:r>
      <w:r w:rsidRPr="00462199">
        <w:t xml:space="preserve"> </w:t>
      </w:r>
      <w:r w:rsidR="00B870F6">
        <w:fldChar w:fldCharType="begin"/>
      </w:r>
      <w:r w:rsidR="00B870F6">
        <w:instrText xml:space="preserve"> REF _Ref144113695 \w \h </w:instrText>
      </w:r>
      <w:r w:rsidR="00B870F6">
        <w:fldChar w:fldCharType="separate"/>
      </w:r>
      <w:del w:id="3572" w:author="Faqir, Sofia (Energy Security)" w:date="2023-11-12T19:47:00Z">
        <w:r w:rsidR="00E473FC">
          <w:delText>22.10</w:delText>
        </w:r>
      </w:del>
      <w:r w:rsidR="00B870F6">
        <w:fldChar w:fldCharType="end"/>
      </w:r>
      <w:r w:rsidRPr="00462199">
        <w:t xml:space="preserve"> shall be delivered to the Producer, together with the relevant Payment Calculation Data in respect of such CO</w:t>
      </w:r>
      <w:r w:rsidRPr="00462199">
        <w:rPr>
          <w:vertAlign w:val="subscript"/>
        </w:rPr>
        <w:t>2</w:t>
      </w:r>
      <w:r w:rsidRPr="00462199">
        <w:t xml:space="preserve"> T&amp;S Billing Statement, no later than ten (10) Business Days after the end of the relevant Billing Period.</w:t>
      </w:r>
      <w:bookmarkEnd w:id="3569"/>
    </w:p>
    <w:p w14:paraId="4FC63BB1" w14:textId="77777777" w:rsidR="00D179D6" w:rsidRPr="00462199" w:rsidRDefault="00D179D6" w:rsidP="005B3BB9">
      <w:pPr>
        <w:pStyle w:val="NormalBoldAshurst"/>
      </w:pPr>
      <w:r w:rsidRPr="00462199">
        <w:rPr>
          <w:i/>
        </w:rPr>
        <w:t xml:space="preserve">Contents of </w:t>
      </w:r>
      <w:r w:rsidRPr="00462199">
        <w:t>CO</w:t>
      </w:r>
      <w:r w:rsidRPr="00462199">
        <w:rPr>
          <w:vertAlign w:val="subscript"/>
        </w:rPr>
        <w:t>2</w:t>
      </w:r>
      <w:r w:rsidRPr="00462199">
        <w:rPr>
          <w:i/>
        </w:rPr>
        <w:t xml:space="preserve"> T&amp;S Billing Statement</w:t>
      </w:r>
    </w:p>
    <w:p w14:paraId="02ECE64C" w14:textId="77777777" w:rsidR="00D179D6" w:rsidRPr="00462199" w:rsidRDefault="00D179D6" w:rsidP="005B3BB9">
      <w:pPr>
        <w:pStyle w:val="H2Ashurst"/>
      </w:pPr>
      <w:bookmarkStart w:id="3573" w:name="_Ref144113697"/>
      <w:r w:rsidRPr="00462199">
        <w:t>Each CO</w:t>
      </w:r>
      <w:r w:rsidRPr="00462199">
        <w:rPr>
          <w:vertAlign w:val="subscript"/>
        </w:rPr>
        <w:t>2</w:t>
      </w:r>
      <w:r w:rsidRPr="00462199">
        <w:t xml:space="preserve"> T&amp;S Billing Statement shall set out or identify:</w:t>
      </w:r>
      <w:bookmarkEnd w:id="3573"/>
    </w:p>
    <w:p w14:paraId="554BA1CA" w14:textId="77777777" w:rsidR="00D179D6" w:rsidRPr="00462199" w:rsidRDefault="00D179D6" w:rsidP="005B3BB9">
      <w:pPr>
        <w:pStyle w:val="B12Ashurst"/>
      </w:pPr>
      <w:r w:rsidRPr="00462199">
        <w:rPr>
          <w:i/>
        </w:rPr>
        <w:t>Identification information</w:t>
      </w:r>
    </w:p>
    <w:p w14:paraId="518A945B" w14:textId="77777777" w:rsidR="00D179D6" w:rsidRPr="00462199" w:rsidRDefault="00D179D6" w:rsidP="00202C21">
      <w:pPr>
        <w:pStyle w:val="H3Ashurst"/>
      </w:pPr>
      <w:bookmarkStart w:id="3574" w:name="_Ref144113698"/>
      <w:r w:rsidRPr="00462199">
        <w:t>the Billing Statement number generated by the LCHA Counterparty;</w:t>
      </w:r>
      <w:bookmarkEnd w:id="3574"/>
    </w:p>
    <w:p w14:paraId="4C6A4CF6" w14:textId="77777777" w:rsidR="00D179D6" w:rsidRPr="00462199" w:rsidRDefault="00D179D6" w:rsidP="00202C21">
      <w:pPr>
        <w:pStyle w:val="H3Ashurst"/>
      </w:pPr>
      <w:bookmarkStart w:id="3575" w:name="_Ref144113699"/>
      <w:r w:rsidRPr="00462199">
        <w:t>the date on which the Billing Statement is issued by the LCHA Counterparty;</w:t>
      </w:r>
      <w:bookmarkEnd w:id="3575"/>
    </w:p>
    <w:p w14:paraId="25175468" w14:textId="4E18E5B5" w:rsidR="00D179D6" w:rsidRPr="00462199" w:rsidRDefault="00D179D6" w:rsidP="00202C21">
      <w:pPr>
        <w:pStyle w:val="H3Ashurst"/>
      </w:pPr>
      <w:bookmarkStart w:id="3576" w:name="_Ref144113700"/>
      <w:r w:rsidRPr="00462199">
        <w:t>the date on which payment is due in respect of the CO</w:t>
      </w:r>
      <w:r w:rsidRPr="00462199">
        <w:rPr>
          <w:vertAlign w:val="subscript"/>
        </w:rPr>
        <w:t>2</w:t>
      </w:r>
      <w:r w:rsidRPr="00462199">
        <w:t xml:space="preserve"> T&amp;S Billing Statement pursuant to either </w:t>
      </w:r>
      <w:r w:rsidR="007248B2" w:rsidRPr="007248B2">
        <w:t>Condition</w:t>
      </w:r>
      <w:r w:rsidRPr="00462199">
        <w:t xml:space="preserve"> </w:t>
      </w:r>
      <w:r w:rsidR="00B870F6">
        <w:fldChar w:fldCharType="begin"/>
      </w:r>
      <w:r w:rsidR="00B870F6">
        <w:instrText xml:space="preserve"> REF _Ref144113730 \w \h </w:instrText>
      </w:r>
      <w:r w:rsidR="00B870F6">
        <w:fldChar w:fldCharType="separate"/>
      </w:r>
      <w:del w:id="3577" w:author="Faqir, Sofia (Energy Security)" w:date="2023-11-12T19:47:00Z">
        <w:r w:rsidR="00E473FC">
          <w:delText>23.2</w:delText>
        </w:r>
      </w:del>
      <w:r w:rsidR="00B870F6">
        <w:fldChar w:fldCharType="end"/>
      </w:r>
      <w:r w:rsidRPr="00462199">
        <w:t xml:space="preserve"> (</w:t>
      </w:r>
      <w:r w:rsidRPr="00462199">
        <w:rPr>
          <w:i/>
        </w:rPr>
        <w:t>Payment from Producer</w:t>
      </w:r>
      <w:r w:rsidRPr="00462199">
        <w:t xml:space="preserve">) or </w:t>
      </w:r>
      <w:r w:rsidR="00B870F6">
        <w:fldChar w:fldCharType="begin"/>
      </w:r>
      <w:r w:rsidR="00B870F6">
        <w:instrText xml:space="preserve"> REF _Ref144113729 \w \h </w:instrText>
      </w:r>
      <w:r w:rsidR="00B870F6">
        <w:fldChar w:fldCharType="separate"/>
      </w:r>
      <w:del w:id="3578" w:author="Faqir, Sofia (Energy Security)" w:date="2023-11-12T19:47:00Z">
        <w:r w:rsidR="00E473FC">
          <w:delText>23.1</w:delText>
        </w:r>
      </w:del>
      <w:r w:rsidR="00B870F6">
        <w:fldChar w:fldCharType="end"/>
      </w:r>
      <w:r w:rsidRPr="00462199">
        <w:t xml:space="preserve"> (</w:t>
      </w:r>
      <w:r w:rsidRPr="00462199">
        <w:rPr>
          <w:i/>
        </w:rPr>
        <w:t>Payment from LCHA Counterparty</w:t>
      </w:r>
      <w:r w:rsidRPr="00462199">
        <w:t>);</w:t>
      </w:r>
      <w:bookmarkEnd w:id="3576"/>
    </w:p>
    <w:p w14:paraId="0B0DE7DC" w14:textId="77777777" w:rsidR="00D179D6" w:rsidRPr="00462199" w:rsidRDefault="00D179D6" w:rsidP="00202C21">
      <w:pPr>
        <w:pStyle w:val="H3Ashurst"/>
      </w:pPr>
      <w:bookmarkStart w:id="3579" w:name="_Ref144113701"/>
      <w:r w:rsidRPr="00462199">
        <w:t>the Billing Period or other period to which the CO</w:t>
      </w:r>
      <w:r w:rsidRPr="00462199">
        <w:rPr>
          <w:vertAlign w:val="subscript"/>
        </w:rPr>
        <w:t>2</w:t>
      </w:r>
      <w:r w:rsidRPr="00462199">
        <w:t xml:space="preserve"> T&amp;S Billing Statement relates;</w:t>
      </w:r>
      <w:bookmarkEnd w:id="3579"/>
    </w:p>
    <w:p w14:paraId="2F84A0BD" w14:textId="77777777" w:rsidR="00D179D6" w:rsidRPr="00462199" w:rsidRDefault="00D179D6" w:rsidP="00202C21">
      <w:pPr>
        <w:pStyle w:val="H3Ashurst"/>
      </w:pPr>
      <w:bookmarkStart w:id="3580" w:name="_Ref144113702"/>
      <w:r w:rsidRPr="00462199">
        <w:t>the details of the LCHA (or a unique identifier attributed to the LCHA by the LCHA Counterparty);</w:t>
      </w:r>
      <w:bookmarkEnd w:id="3580"/>
    </w:p>
    <w:p w14:paraId="0E1746E2" w14:textId="77777777" w:rsidR="00D179D6" w:rsidRPr="00462199" w:rsidRDefault="00D179D6" w:rsidP="005B3BB9">
      <w:pPr>
        <w:pStyle w:val="B12Ashurst"/>
      </w:pPr>
      <w:r w:rsidRPr="00462199">
        <w:rPr>
          <w:i/>
        </w:rPr>
        <w:t xml:space="preserve">Monthly </w:t>
      </w:r>
      <w:r w:rsidRPr="00462199">
        <w:rPr>
          <w:bCs/>
          <w:i/>
        </w:rPr>
        <w:t>CO</w:t>
      </w:r>
      <w:r w:rsidRPr="00462199">
        <w:rPr>
          <w:bCs/>
          <w:i/>
          <w:vertAlign w:val="subscript"/>
        </w:rPr>
        <w:t>2</w:t>
      </w:r>
      <w:r w:rsidRPr="00462199">
        <w:rPr>
          <w:i/>
        </w:rPr>
        <w:t xml:space="preserve"> T&amp;S Charges Amount, Monthly </w:t>
      </w:r>
      <w:r w:rsidRPr="00462199">
        <w:rPr>
          <w:bCs/>
          <w:i/>
        </w:rPr>
        <w:t>CO</w:t>
      </w:r>
      <w:r w:rsidRPr="00462199">
        <w:rPr>
          <w:bCs/>
          <w:i/>
          <w:vertAlign w:val="subscript"/>
        </w:rPr>
        <w:t>2</w:t>
      </w:r>
      <w:r w:rsidRPr="00462199">
        <w:rPr>
          <w:i/>
        </w:rPr>
        <w:t xml:space="preserve"> T&amp;S Charges Amount for </w:t>
      </w:r>
      <w:r w:rsidRPr="00462199">
        <w:rPr>
          <w:bCs/>
          <w:i/>
        </w:rPr>
        <w:t>CO</w:t>
      </w:r>
      <w:r w:rsidRPr="00462199">
        <w:rPr>
          <w:bCs/>
          <w:i/>
          <w:vertAlign w:val="subscript"/>
        </w:rPr>
        <w:t>2</w:t>
      </w:r>
      <w:r w:rsidRPr="00462199">
        <w:rPr>
          <w:i/>
        </w:rPr>
        <w:t xml:space="preserve"> T&amp;S Export Volumes, </w:t>
      </w:r>
      <w:r w:rsidRPr="00462199">
        <w:rPr>
          <w:bCs/>
          <w:i/>
        </w:rPr>
        <w:t>CO</w:t>
      </w:r>
      <w:r w:rsidRPr="00462199">
        <w:rPr>
          <w:bCs/>
          <w:i/>
          <w:vertAlign w:val="subscript"/>
        </w:rPr>
        <w:t>2</w:t>
      </w:r>
      <w:r w:rsidRPr="00462199">
        <w:rPr>
          <w:i/>
        </w:rPr>
        <w:t xml:space="preserve"> T&amp;S Outage Relief Event Strike Price Deduction Amount, PILOHS Amount, Carbon Cost Protection Amount</w:t>
      </w:r>
    </w:p>
    <w:p w14:paraId="2E0705DF" w14:textId="77777777" w:rsidR="00D179D6" w:rsidRPr="00462199" w:rsidRDefault="00D179D6" w:rsidP="00202C21">
      <w:pPr>
        <w:pStyle w:val="H3Ashurst"/>
      </w:pPr>
      <w:bookmarkStart w:id="3581" w:name="_Ref144113703"/>
      <w:r w:rsidRPr="00462199">
        <w:t>in respect of each CO</w:t>
      </w:r>
      <w:r w:rsidRPr="00462199">
        <w:rPr>
          <w:vertAlign w:val="subscript"/>
        </w:rPr>
        <w:t>2</w:t>
      </w:r>
      <w:r w:rsidRPr="00462199">
        <w:t xml:space="preserve"> T&amp;S Billing Statement issued on or after the Start Date:</w:t>
      </w:r>
      <w:bookmarkEnd w:id="3581"/>
    </w:p>
    <w:p w14:paraId="5E791793" w14:textId="77777777" w:rsidR="00D179D6" w:rsidRPr="00462199" w:rsidRDefault="00D179D6" w:rsidP="005B3BB9">
      <w:pPr>
        <w:pStyle w:val="H4Ashurst"/>
      </w:pPr>
      <w:bookmarkStart w:id="3582" w:name="_Ref144113704"/>
      <w:r w:rsidRPr="00462199">
        <w:t>the Monthly CO</w:t>
      </w:r>
      <w:r w:rsidRPr="00462199">
        <w:rPr>
          <w:vertAlign w:val="subscript"/>
        </w:rPr>
        <w:t>2</w:t>
      </w:r>
      <w:r w:rsidRPr="00462199">
        <w:t xml:space="preserve"> T&amp;S Charges Amount for the relevant Billing Period;</w:t>
      </w:r>
      <w:bookmarkEnd w:id="3582"/>
    </w:p>
    <w:p w14:paraId="668A3AE4" w14:textId="77777777" w:rsidR="00D179D6" w:rsidRPr="00462199" w:rsidRDefault="00D179D6" w:rsidP="005B3BB9">
      <w:pPr>
        <w:pStyle w:val="H4Ashurst"/>
      </w:pPr>
      <w:bookmarkStart w:id="3583" w:name="_Ref144113705"/>
      <w:r w:rsidRPr="00462199">
        <w:t>any Monthly CO</w:t>
      </w:r>
      <w:r w:rsidRPr="00462199">
        <w:rPr>
          <w:vertAlign w:val="subscript"/>
        </w:rPr>
        <w:t>2</w:t>
      </w:r>
      <w:r w:rsidRPr="00462199">
        <w:t xml:space="preserve"> T&amp;S Charges Amount for CO</w:t>
      </w:r>
      <w:r w:rsidRPr="00462199">
        <w:rPr>
          <w:vertAlign w:val="subscript"/>
        </w:rPr>
        <w:t>2</w:t>
      </w:r>
      <w:r w:rsidRPr="00462199">
        <w:t xml:space="preserve"> T&amp;S Export Volumes for the relevant Billing Period;</w:t>
      </w:r>
      <w:bookmarkEnd w:id="3583"/>
    </w:p>
    <w:p w14:paraId="60022A86" w14:textId="77777777" w:rsidR="00D179D6" w:rsidRPr="00462199" w:rsidRDefault="00D179D6" w:rsidP="005B3BB9">
      <w:pPr>
        <w:pStyle w:val="H4Ashurst"/>
      </w:pPr>
      <w:bookmarkStart w:id="3584" w:name="_Ref144113706"/>
      <w:r w:rsidRPr="00462199">
        <w:t>any CO</w:t>
      </w:r>
      <w:r w:rsidRPr="00462199">
        <w:rPr>
          <w:vertAlign w:val="subscript"/>
        </w:rPr>
        <w:t>2</w:t>
      </w:r>
      <w:r w:rsidRPr="00462199">
        <w:t xml:space="preserve"> T&amp;S Outage Relief Event Strike Price Deduction Amount for the relevant Billing Period;</w:t>
      </w:r>
      <w:bookmarkEnd w:id="3584"/>
    </w:p>
    <w:p w14:paraId="4E262D85" w14:textId="77777777" w:rsidR="00D179D6" w:rsidRPr="00462199" w:rsidRDefault="00D179D6" w:rsidP="005B3BB9">
      <w:pPr>
        <w:pStyle w:val="H4Ashurst"/>
      </w:pPr>
      <w:bookmarkStart w:id="3585" w:name="_Ref144113707"/>
      <w:r w:rsidRPr="00462199">
        <w:t>any PILOHS Amount for the relevant Billing Period;</w:t>
      </w:r>
      <w:bookmarkEnd w:id="3585"/>
    </w:p>
    <w:p w14:paraId="29AD352A" w14:textId="77777777" w:rsidR="00D179D6" w:rsidRPr="00462199" w:rsidRDefault="00D179D6" w:rsidP="005B3BB9">
      <w:pPr>
        <w:pStyle w:val="H4Ashurst"/>
      </w:pPr>
      <w:bookmarkStart w:id="3586" w:name="_Ref144113708"/>
      <w:r w:rsidRPr="00462199">
        <w:t>any Carbon Cost Protection Amount for the immediately preceding calendar year (or part calendar year);</w:t>
      </w:r>
      <w:bookmarkEnd w:id="3586"/>
    </w:p>
    <w:p w14:paraId="74DD4AAC" w14:textId="77777777" w:rsidR="00D179D6" w:rsidRPr="00462199" w:rsidRDefault="00D179D6" w:rsidP="005B3BB9">
      <w:pPr>
        <w:pStyle w:val="B12Ashurst"/>
      </w:pPr>
      <w:r w:rsidRPr="00462199">
        <w:rPr>
          <w:i/>
        </w:rPr>
        <w:t>Additional components</w:t>
      </w:r>
    </w:p>
    <w:p w14:paraId="68868E16" w14:textId="77777777" w:rsidR="00D179D6" w:rsidRPr="00462199" w:rsidRDefault="00D179D6" w:rsidP="00202C21">
      <w:pPr>
        <w:pStyle w:val="H3Ashurst"/>
      </w:pPr>
      <w:bookmarkStart w:id="3587" w:name="_Ref144113709"/>
      <w:r w:rsidRPr="00462199">
        <w:t>any CO</w:t>
      </w:r>
      <w:r w:rsidRPr="00462199">
        <w:rPr>
          <w:vertAlign w:val="subscript"/>
        </w:rPr>
        <w:t>2</w:t>
      </w:r>
      <w:r w:rsidRPr="00462199">
        <w:t xml:space="preserve"> T&amp;S Reconciliation Amounts;</w:t>
      </w:r>
      <w:bookmarkEnd w:id="3587"/>
    </w:p>
    <w:p w14:paraId="0D05C786" w14:textId="6AE87621" w:rsidR="00D179D6" w:rsidRDefault="00D179D6" w:rsidP="00202C21">
      <w:pPr>
        <w:pStyle w:val="H3Ashurst"/>
      </w:pPr>
      <w:bookmarkStart w:id="3588" w:name="_Ref144113710"/>
      <w:r w:rsidRPr="00462199">
        <w:t>any CO</w:t>
      </w:r>
      <w:r w:rsidRPr="00462199">
        <w:rPr>
          <w:vertAlign w:val="subscript"/>
        </w:rPr>
        <w:t>2</w:t>
      </w:r>
      <w:r w:rsidRPr="00462199">
        <w:t xml:space="preserve"> T&amp;S Compensatory Interest Amount;</w:t>
      </w:r>
      <w:bookmarkEnd w:id="3588"/>
      <w:r w:rsidR="009F7C06">
        <w:t xml:space="preserve"> and</w:t>
      </w:r>
    </w:p>
    <w:p w14:paraId="7308C300" w14:textId="6F3B0D84" w:rsidR="009F7C06" w:rsidRPr="00462199" w:rsidRDefault="009F7C06" w:rsidP="00202C21">
      <w:pPr>
        <w:pStyle w:val="H3Ashurst"/>
      </w:pPr>
      <w:r>
        <w:t>if applicable, any costs payable in relation to a LCHA Meter Audit;</w:t>
      </w:r>
    </w:p>
    <w:p w14:paraId="31C417E1" w14:textId="77777777" w:rsidR="00D179D6" w:rsidRPr="00462199" w:rsidRDefault="00D179D6" w:rsidP="005B3BB9">
      <w:pPr>
        <w:pStyle w:val="B12Ashurst"/>
      </w:pPr>
      <w:r w:rsidRPr="00462199">
        <w:rPr>
          <w:bCs/>
          <w:i/>
        </w:rPr>
        <w:t>CO</w:t>
      </w:r>
      <w:r w:rsidRPr="00462199">
        <w:rPr>
          <w:bCs/>
          <w:i/>
          <w:vertAlign w:val="subscript"/>
        </w:rPr>
        <w:t>2</w:t>
      </w:r>
      <w:r w:rsidRPr="00462199">
        <w:rPr>
          <w:i/>
        </w:rPr>
        <w:t xml:space="preserve"> T&amp;S Net Payable Amount</w:t>
      </w:r>
    </w:p>
    <w:p w14:paraId="4AD4CF0E" w14:textId="77777777" w:rsidR="00D179D6" w:rsidRPr="00462199" w:rsidRDefault="00D179D6" w:rsidP="00202C21">
      <w:pPr>
        <w:pStyle w:val="H3Ashurst"/>
      </w:pPr>
      <w:bookmarkStart w:id="3589" w:name="_Ref144113711"/>
      <w:r w:rsidRPr="00462199">
        <w:lastRenderedPageBreak/>
        <w:t>the CO</w:t>
      </w:r>
      <w:r w:rsidRPr="00462199">
        <w:rPr>
          <w:vertAlign w:val="subscript"/>
        </w:rPr>
        <w:t>2</w:t>
      </w:r>
      <w:r w:rsidRPr="00462199">
        <w:t xml:space="preserve"> T&amp;S Net Payable Amount in respect of the relevant Billing Period or other period to which the CO</w:t>
      </w:r>
      <w:r w:rsidRPr="00462199">
        <w:rPr>
          <w:vertAlign w:val="subscript"/>
        </w:rPr>
        <w:t>2</w:t>
      </w:r>
      <w:r w:rsidRPr="00462199">
        <w:t xml:space="preserve"> T&amp;S Billing Statement relates; and</w:t>
      </w:r>
      <w:bookmarkEnd w:id="3589"/>
    </w:p>
    <w:p w14:paraId="61182E64" w14:textId="77777777" w:rsidR="00D179D6" w:rsidRPr="00462199" w:rsidRDefault="00D179D6" w:rsidP="006E37F4">
      <w:pPr>
        <w:pStyle w:val="B12Ashurst"/>
        <w:keepNext/>
      </w:pPr>
      <w:r w:rsidRPr="00462199">
        <w:rPr>
          <w:i/>
        </w:rPr>
        <w:t>Set-Off Amount</w:t>
      </w:r>
    </w:p>
    <w:p w14:paraId="77B89827" w14:textId="757DF7EA" w:rsidR="00D179D6" w:rsidRPr="00462199" w:rsidRDefault="00D179D6" w:rsidP="00202C21">
      <w:pPr>
        <w:pStyle w:val="H3Ashurst"/>
      </w:pPr>
      <w:bookmarkStart w:id="3590" w:name="_Ref144113712"/>
      <w:r w:rsidRPr="00462199">
        <w:t>any amount set off against the CO</w:t>
      </w:r>
      <w:r w:rsidRPr="00462199">
        <w:rPr>
          <w:vertAlign w:val="subscript"/>
        </w:rPr>
        <w:t>2</w:t>
      </w:r>
      <w:r w:rsidRPr="00462199">
        <w:t xml:space="preserve"> T&amp;S Net Payable Amount pursuant to </w:t>
      </w:r>
      <w:r w:rsidR="007248B2" w:rsidRPr="007248B2">
        <w:t>Condition</w:t>
      </w:r>
      <w:r w:rsidRPr="00462199">
        <w:t xml:space="preserve"> </w:t>
      </w:r>
      <w:r w:rsidR="00B870F6">
        <w:fldChar w:fldCharType="begin"/>
      </w:r>
      <w:r w:rsidR="00B870F6">
        <w:instrText xml:space="preserve"> REF _Ref144113253 \w \h </w:instrText>
      </w:r>
      <w:r w:rsidR="00B870F6">
        <w:fldChar w:fldCharType="separate"/>
      </w:r>
      <w:del w:id="3591" w:author="Faqir, Sofia (Energy Security)" w:date="2023-11-12T19:47:00Z">
        <w:r w:rsidR="00E473FC">
          <w:delText>3.84</w:delText>
        </w:r>
      </w:del>
      <w:r w:rsidR="00B870F6">
        <w:fldChar w:fldCharType="end"/>
      </w:r>
      <w:r w:rsidRPr="00462199">
        <w:t xml:space="preserve"> (</w:t>
      </w:r>
      <w:r w:rsidRPr="00462199">
        <w:rPr>
          <w:i/>
        </w:rPr>
        <w:t>Set-Off of Previous Subsidy</w:t>
      </w:r>
      <w:r w:rsidRPr="00462199">
        <w:t xml:space="preserve">) or </w:t>
      </w:r>
      <w:r w:rsidR="007248B2" w:rsidRPr="007248B2">
        <w:t>Condition</w:t>
      </w:r>
      <w:r w:rsidRPr="00462199">
        <w:t xml:space="preserve"> </w:t>
      </w:r>
      <w:r w:rsidR="00B870F6">
        <w:fldChar w:fldCharType="begin"/>
      </w:r>
      <w:r w:rsidR="00B870F6">
        <w:instrText xml:space="preserve"> REF _Ref144114010 \w \h </w:instrText>
      </w:r>
      <w:r w:rsidR="00B870F6">
        <w:fldChar w:fldCharType="separate"/>
      </w:r>
      <w:del w:id="3592" w:author="Faqir, Sofia (Energy Security)" w:date="2023-11-12T19:47:00Z">
        <w:r w:rsidR="00E473FC">
          <w:delText>33.18</w:delText>
        </w:r>
      </w:del>
      <w:r w:rsidR="00B870F6">
        <w:fldChar w:fldCharType="end"/>
      </w:r>
      <w:r w:rsidRPr="00462199">
        <w:t xml:space="preserve"> (</w:t>
      </w:r>
      <w:r w:rsidRPr="00462199">
        <w:rPr>
          <w:i/>
        </w:rPr>
        <w:t>Set-Off of Other Subsidy</w:t>
      </w:r>
      <w:r w:rsidRPr="00462199">
        <w:t xml:space="preserve"> </w:t>
      </w:r>
      <w:r w:rsidRPr="00462199">
        <w:rPr>
          <w:i/>
        </w:rPr>
        <w:t>and RTFO Volume Clawback Amount</w:t>
      </w:r>
      <w:r w:rsidRPr="00462199">
        <w:t>).</w:t>
      </w:r>
      <w:bookmarkEnd w:id="3590"/>
    </w:p>
    <w:p w14:paraId="7FB20A99" w14:textId="77777777" w:rsidR="00D179D6" w:rsidRPr="00462199" w:rsidRDefault="00D179D6" w:rsidP="005B3BB9">
      <w:pPr>
        <w:pStyle w:val="NormalBoldAshurst"/>
      </w:pPr>
      <w:r w:rsidRPr="00462199">
        <w:rPr>
          <w:i/>
        </w:rPr>
        <w:t xml:space="preserve">Calculation of </w:t>
      </w:r>
      <w:r w:rsidRPr="00462199">
        <w:t>CO</w:t>
      </w:r>
      <w:r w:rsidRPr="00462199">
        <w:rPr>
          <w:vertAlign w:val="subscript"/>
        </w:rPr>
        <w:t>2</w:t>
      </w:r>
      <w:r w:rsidRPr="00462199">
        <w:rPr>
          <w:i/>
        </w:rPr>
        <w:t xml:space="preserve"> T&amp;S Reconciliation Amounts</w:t>
      </w:r>
    </w:p>
    <w:p w14:paraId="6C4D884A" w14:textId="77777777" w:rsidR="00D179D6" w:rsidRPr="00462199" w:rsidRDefault="00D179D6" w:rsidP="005B3BB9">
      <w:pPr>
        <w:pStyle w:val="H2Ashurst"/>
      </w:pPr>
      <w:bookmarkStart w:id="3593" w:name="_Ref144113713"/>
      <w:r w:rsidRPr="00462199">
        <w:t xml:space="preserve">The </w:t>
      </w:r>
      <w:r w:rsidRPr="00462199">
        <w:rPr>
          <w:b/>
        </w:rPr>
        <w:t>"CO</w:t>
      </w:r>
      <w:r w:rsidRPr="00462199">
        <w:rPr>
          <w:b/>
          <w:vertAlign w:val="subscript"/>
        </w:rPr>
        <w:t>2</w:t>
      </w:r>
      <w:r w:rsidRPr="00462199">
        <w:rPr>
          <w:b/>
        </w:rPr>
        <w:t xml:space="preserve"> T&amp;S Reconciliation Amounts"</w:t>
      </w:r>
      <w:r w:rsidRPr="00462199">
        <w:t xml:space="preserve"> shall, in respect of each Billing Period (or such other period prior to the Start Date in respect of which a CO</w:t>
      </w:r>
      <w:r w:rsidRPr="00462199">
        <w:rPr>
          <w:vertAlign w:val="subscript"/>
        </w:rPr>
        <w:t>2</w:t>
      </w:r>
      <w:r w:rsidRPr="00462199">
        <w:t xml:space="preserve"> T&amp;S Billing Statement is issued), comprise any revisions to the CO</w:t>
      </w:r>
      <w:r w:rsidRPr="00462199">
        <w:rPr>
          <w:vertAlign w:val="subscript"/>
        </w:rPr>
        <w:t>2</w:t>
      </w:r>
      <w:r w:rsidRPr="00462199">
        <w:t xml:space="preserve"> T&amp;S Net Payable Amount in respect of any preceding Billing Period (or any other prior period in respect of which a CO</w:t>
      </w:r>
      <w:r w:rsidRPr="00462199">
        <w:rPr>
          <w:vertAlign w:val="subscript"/>
        </w:rPr>
        <w:t>2</w:t>
      </w:r>
      <w:r w:rsidRPr="00462199">
        <w:t xml:space="preserve"> T&amp;S Billing Statement was issued) which are required to reflect:</w:t>
      </w:r>
      <w:bookmarkEnd w:id="3593"/>
    </w:p>
    <w:p w14:paraId="757270B2" w14:textId="77777777" w:rsidR="00D179D6" w:rsidRPr="00462199" w:rsidRDefault="00D179D6" w:rsidP="00202C21">
      <w:pPr>
        <w:pStyle w:val="H3Ashurst"/>
      </w:pPr>
      <w:bookmarkStart w:id="3594" w:name="_Ref144113714"/>
      <w:r w:rsidRPr="00462199">
        <w:t>the resolution of any CO</w:t>
      </w:r>
      <w:r w:rsidRPr="00462199">
        <w:rPr>
          <w:vertAlign w:val="subscript"/>
        </w:rPr>
        <w:t>2</w:t>
      </w:r>
      <w:r w:rsidRPr="00462199">
        <w:t xml:space="preserve"> Measurement Disputes;</w:t>
      </w:r>
      <w:bookmarkEnd w:id="3594"/>
    </w:p>
    <w:p w14:paraId="425A5992" w14:textId="77777777" w:rsidR="00D179D6" w:rsidRPr="00462199" w:rsidRDefault="00D179D6" w:rsidP="00202C21">
      <w:pPr>
        <w:pStyle w:val="H3Ashurst"/>
      </w:pPr>
      <w:bookmarkStart w:id="3595" w:name="_Ref144113715"/>
      <w:r w:rsidRPr="00462199">
        <w:t>any amount payable pursuant to:</w:t>
      </w:r>
      <w:bookmarkEnd w:id="3595"/>
    </w:p>
    <w:p w14:paraId="1F2B0816" w14:textId="78A9FA77" w:rsidR="00D179D6" w:rsidRPr="00462199" w:rsidRDefault="007248B2" w:rsidP="005B3BB9">
      <w:pPr>
        <w:pStyle w:val="H4Ashurst"/>
      </w:pPr>
      <w:bookmarkStart w:id="3596" w:name="_Ref144113716"/>
      <w:r w:rsidRPr="007248B2">
        <w:t>Condition</w:t>
      </w:r>
      <w:r w:rsidR="00D179D6" w:rsidRPr="00462199">
        <w:t xml:space="preserve"> </w:t>
      </w:r>
      <w:r w:rsidR="00D179D6" w:rsidRPr="00462199">
        <w:fldChar w:fldCharType="begin"/>
      </w:r>
      <w:r w:rsidR="00D179D6" w:rsidRPr="00462199">
        <w:instrText xml:space="preserve">  REF _Ref144113227 \r \h \* MERGEFORMAT </w:instrText>
      </w:r>
      <w:r w:rsidR="00D179D6" w:rsidRPr="00462199">
        <w:fldChar w:fldCharType="separate"/>
      </w:r>
      <w:del w:id="3597" w:author="Faqir, Sofia (Energy Security)" w:date="2023-11-12T19:47:00Z">
        <w:r w:rsidR="00E473FC" w:rsidRPr="00E473FC">
          <w:rPr>
            <w:color w:val="000000"/>
          </w:rPr>
          <w:delText>3.75(B)(ii)</w:delText>
        </w:r>
      </w:del>
      <w:r w:rsidR="00D179D6" w:rsidRPr="00462199">
        <w:fldChar w:fldCharType="end"/>
      </w:r>
      <w:r w:rsidR="00D179D6" w:rsidRPr="00462199">
        <w:t xml:space="preserve"> (</w:t>
      </w:r>
      <w:r w:rsidR="00D179D6" w:rsidRPr="00462199">
        <w:rPr>
          <w:i/>
        </w:rPr>
        <w:t xml:space="preserve">Failure to comply with </w:t>
      </w:r>
      <w:r w:rsidR="00D179D6" w:rsidRPr="00462199">
        <w:rPr>
          <w:bCs/>
          <w:i/>
        </w:rPr>
        <w:t>CO</w:t>
      </w:r>
      <w:r w:rsidR="00D179D6" w:rsidRPr="00462199">
        <w:rPr>
          <w:bCs/>
          <w:i/>
          <w:vertAlign w:val="subscript"/>
        </w:rPr>
        <w:t>2</w:t>
      </w:r>
      <w:r w:rsidR="00D179D6" w:rsidRPr="00462199">
        <w:rPr>
          <w:i/>
        </w:rPr>
        <w:t xml:space="preserve"> T&amp;S Connection Confirmation Requirement: Suspension</w:t>
      </w:r>
      <w:r w:rsidR="00D179D6" w:rsidRPr="00462199">
        <w:t xml:space="preserve">), </w:t>
      </w:r>
      <w:r w:rsidRPr="007248B2">
        <w:t>Condition</w:t>
      </w:r>
      <w:r w:rsidR="00D179D6" w:rsidRPr="00462199">
        <w:t xml:space="preserve"> </w:t>
      </w:r>
      <w:r w:rsidR="00B870F6">
        <w:fldChar w:fldCharType="begin"/>
      </w:r>
      <w:r w:rsidR="00B870F6">
        <w:instrText xml:space="preserve"> REF _Ref144113848 \w \h </w:instrText>
      </w:r>
      <w:r w:rsidR="00B870F6">
        <w:fldChar w:fldCharType="separate"/>
      </w:r>
      <w:del w:id="3598" w:author="Faqir, Sofia (Energy Security)" w:date="2023-11-12T19:47:00Z">
        <w:r w:rsidR="00E473FC">
          <w:delText>31.10</w:delText>
        </w:r>
      </w:del>
      <w:r w:rsidR="00B870F6">
        <w:fldChar w:fldCharType="end"/>
      </w:r>
      <w:r w:rsidR="00D179D6" w:rsidRPr="00462199">
        <w:t xml:space="preserve"> (</w:t>
      </w:r>
      <w:r w:rsidR="00D179D6" w:rsidRPr="00462199">
        <w:rPr>
          <w:i/>
        </w:rPr>
        <w:t>Failure to comply with Metering Schematic Obligation</w:t>
      </w:r>
      <w:r w:rsidR="00D179D6" w:rsidRPr="00462199">
        <w:t xml:space="preserve">), </w:t>
      </w:r>
      <w:r w:rsidRPr="007248B2">
        <w:t>Condition</w:t>
      </w:r>
      <w:r w:rsidR="00D179D6" w:rsidRPr="00462199">
        <w:t xml:space="preserve"> </w:t>
      </w:r>
      <w:r w:rsidR="00B870F6">
        <w:fldChar w:fldCharType="begin"/>
      </w:r>
      <w:r w:rsidR="00B870F6">
        <w:instrText xml:space="preserve"> REF _Ref144113860 \w \h </w:instrText>
      </w:r>
      <w:r w:rsidR="00B870F6">
        <w:fldChar w:fldCharType="separate"/>
      </w:r>
      <w:del w:id="3599" w:author="Faqir, Sofia (Energy Security)" w:date="2023-11-12T19:47:00Z">
        <w:r w:rsidR="00E473FC">
          <w:delText>31.16</w:delText>
        </w:r>
      </w:del>
      <w:r w:rsidR="00B870F6">
        <w:fldChar w:fldCharType="end"/>
      </w:r>
      <w:r w:rsidR="00D179D6" w:rsidRPr="00462199">
        <w:t xml:space="preserve"> (</w:t>
      </w:r>
      <w:r w:rsidR="00D179D6" w:rsidRPr="00462199">
        <w:rPr>
          <w:i/>
        </w:rPr>
        <w:t>Failure to provide Metering Access Right</w:t>
      </w:r>
      <w:r w:rsidR="00D179D6" w:rsidRPr="00462199">
        <w:t xml:space="preserve">), </w:t>
      </w:r>
      <w:r w:rsidRPr="007248B2">
        <w:t>Condition</w:t>
      </w:r>
      <w:r w:rsidR="00D179D6" w:rsidRPr="00462199">
        <w:t xml:space="preserve"> </w:t>
      </w:r>
      <w:r w:rsidR="00B870F6">
        <w:fldChar w:fldCharType="begin"/>
      </w:r>
      <w:r w:rsidR="00B870F6">
        <w:instrText xml:space="preserve"> REF _Ref144113869 \w \h </w:instrText>
      </w:r>
      <w:r w:rsidR="00B870F6">
        <w:fldChar w:fldCharType="separate"/>
      </w:r>
      <w:del w:id="3600" w:author="Faqir, Sofia (Energy Security)" w:date="2023-11-12T19:47:00Z">
        <w:r w:rsidR="00E473FC">
          <w:delText>31.21</w:delText>
        </w:r>
      </w:del>
      <w:r w:rsidR="00B870F6">
        <w:fldChar w:fldCharType="end"/>
      </w:r>
      <w:r w:rsidR="00D179D6" w:rsidRPr="00462199">
        <w:t xml:space="preserve"> (</w:t>
      </w:r>
      <w:r w:rsidR="00D179D6" w:rsidRPr="00462199">
        <w:rPr>
          <w:i/>
        </w:rPr>
        <w:t>Failure to comply with Automated Data Systems Obligations</w:t>
      </w:r>
      <w:r w:rsidR="00D179D6" w:rsidRPr="00462199">
        <w:t xml:space="preserve">), </w:t>
      </w:r>
      <w:r w:rsidRPr="007248B2">
        <w:t>Condition</w:t>
      </w:r>
      <w:r w:rsidR="00D179D6" w:rsidRPr="00462199">
        <w:t xml:space="preserve"> </w:t>
      </w:r>
      <w:r w:rsidR="00B870F6">
        <w:fldChar w:fldCharType="begin"/>
      </w:r>
      <w:r w:rsidR="00B870F6">
        <w:instrText xml:space="preserve"> REF _Ref144113914 \w \h </w:instrText>
      </w:r>
      <w:r w:rsidR="00B870F6">
        <w:fldChar w:fldCharType="separate"/>
      </w:r>
      <w:del w:id="3601" w:author="Faqir, Sofia (Energy Security)" w:date="2023-11-12T19:47:00Z">
        <w:r w:rsidR="00E473FC">
          <w:delText>32.12</w:delText>
        </w:r>
      </w:del>
      <w:r w:rsidR="00B870F6">
        <w:fldChar w:fldCharType="end"/>
      </w:r>
      <w:r w:rsidR="00D179D6" w:rsidRPr="00462199">
        <w:t xml:space="preserve"> (</w:t>
      </w:r>
      <w:r w:rsidR="00D179D6" w:rsidRPr="00462199">
        <w:rPr>
          <w:i/>
        </w:rPr>
        <w:t>Suspension of Payments (Failure to provide Measurement Data)</w:t>
      </w:r>
      <w:r w:rsidR="00D179D6" w:rsidRPr="00462199">
        <w:t xml:space="preserve">), </w:t>
      </w:r>
      <w:r w:rsidRPr="007248B2">
        <w:t>Condition</w:t>
      </w:r>
      <w:r w:rsidR="00D179D6" w:rsidRPr="00462199">
        <w:t xml:space="preserve"> </w:t>
      </w:r>
      <w:r w:rsidR="00B870F6">
        <w:fldChar w:fldCharType="begin"/>
      </w:r>
      <w:r w:rsidR="00B870F6">
        <w:instrText xml:space="preserve"> REF _Ref144113964 \w \h </w:instrText>
      </w:r>
      <w:r w:rsidR="00B870F6">
        <w:fldChar w:fldCharType="separate"/>
      </w:r>
      <w:del w:id="3602" w:author="Faqir, Sofia (Energy Security)" w:date="2023-11-12T19:47:00Z">
        <w:r w:rsidR="00E473FC">
          <w:delText>33.5</w:delText>
        </w:r>
      </w:del>
      <w:r w:rsidR="00B870F6">
        <w:fldChar w:fldCharType="end"/>
      </w:r>
      <w:r w:rsidR="00D179D6" w:rsidRPr="00462199">
        <w:t xml:space="preserve"> (</w:t>
      </w:r>
      <w:r w:rsidR="00D179D6" w:rsidRPr="00462199">
        <w:rPr>
          <w:i/>
        </w:rPr>
        <w:t>Suspension of Payments (Failure to provide KYC Information)</w:t>
      </w:r>
      <w:r w:rsidR="00D179D6" w:rsidRPr="00462199">
        <w:t xml:space="preserve">), </w:t>
      </w:r>
      <w:r w:rsidRPr="007248B2">
        <w:t>Condition</w:t>
      </w:r>
      <w:r w:rsidR="00D179D6" w:rsidRPr="00462199">
        <w:t xml:space="preserve"> </w:t>
      </w:r>
      <w:r w:rsidR="00B870F6">
        <w:fldChar w:fldCharType="begin"/>
      </w:r>
      <w:r w:rsidR="00B870F6">
        <w:instrText xml:space="preserve"> REF _Ref144114136 \w \h </w:instrText>
      </w:r>
      <w:r w:rsidR="00B870F6">
        <w:fldChar w:fldCharType="separate"/>
      </w:r>
      <w:del w:id="3603" w:author="Faqir, Sofia (Energy Security)" w:date="2023-11-12T19:47:00Z">
        <w:r w:rsidR="00E473FC">
          <w:delText>36.14</w:delText>
        </w:r>
      </w:del>
      <w:r w:rsidR="00B870F6">
        <w:fldChar w:fldCharType="end"/>
      </w:r>
      <w:r w:rsidR="00D179D6" w:rsidRPr="00462199">
        <w:t xml:space="preserve"> (</w:t>
      </w:r>
      <w:r w:rsidR="00D179D6" w:rsidRPr="00462199">
        <w:rPr>
          <w:i/>
        </w:rPr>
        <w:t>Failure to provide an Offtaker Confirmation Request Notice: Suspension</w:t>
      </w:r>
      <w:r w:rsidR="00D179D6" w:rsidRPr="00462199">
        <w:t xml:space="preserve">), </w:t>
      </w:r>
      <w:r w:rsidRPr="007248B2">
        <w:t>Condition</w:t>
      </w:r>
      <w:r w:rsidR="00D179D6" w:rsidRPr="00462199">
        <w:t xml:space="preserve"> </w:t>
      </w:r>
      <w:r w:rsidR="00B870F6">
        <w:fldChar w:fldCharType="begin"/>
      </w:r>
      <w:r w:rsidR="00B870F6">
        <w:instrText xml:space="preserve"> REF _Ref144114230 \w \h </w:instrText>
      </w:r>
      <w:r w:rsidR="00B870F6">
        <w:fldChar w:fldCharType="separate"/>
      </w:r>
      <w:del w:id="3604" w:author="Faqir, Sofia (Energy Security)" w:date="2023-11-12T19:47:00Z">
        <w:r w:rsidR="00E473FC">
          <w:delText>40.7</w:delText>
        </w:r>
      </w:del>
      <w:r w:rsidR="00B870F6">
        <w:fldChar w:fldCharType="end"/>
      </w:r>
      <w:r w:rsidR="00D179D6" w:rsidRPr="00462199">
        <w:t xml:space="preserve"> (</w:t>
      </w:r>
      <w:r w:rsidR="00D179D6" w:rsidRPr="00462199">
        <w:rPr>
          <w:i/>
        </w:rPr>
        <w:t>Failure to comply with the</w:t>
      </w:r>
      <w:r w:rsidR="00D179D6" w:rsidRPr="00462199">
        <w:rPr>
          <w:b/>
          <w:i/>
        </w:rPr>
        <w:t xml:space="preserve"> </w:t>
      </w:r>
      <w:r w:rsidR="00D179D6" w:rsidRPr="00462199">
        <w:rPr>
          <w:i/>
        </w:rPr>
        <w:t>LCHA Counterparty Audit Right</w:t>
      </w:r>
      <w:r w:rsidR="00D179D6" w:rsidRPr="00462199">
        <w:t xml:space="preserve">), </w:t>
      </w:r>
      <w:r w:rsidRPr="007248B2">
        <w:t>Condition</w:t>
      </w:r>
      <w:r w:rsidR="00D179D6" w:rsidRPr="00462199">
        <w:t xml:space="preserve"> </w:t>
      </w:r>
      <w:r w:rsidR="00D179D6" w:rsidRPr="00462199">
        <w:fldChar w:fldCharType="begin"/>
      </w:r>
      <w:r w:rsidR="00D179D6" w:rsidRPr="00462199">
        <w:instrText xml:space="preserve">  REF _Ref144114300 \r \h \* MERGEFORMAT </w:instrText>
      </w:r>
      <w:r w:rsidR="00D179D6" w:rsidRPr="00462199">
        <w:fldChar w:fldCharType="separate"/>
      </w:r>
      <w:del w:id="3605" w:author="Faqir, Sofia (Energy Security)" w:date="2023-11-12T19:47:00Z">
        <w:r w:rsidR="00E473FC" w:rsidRPr="00E473FC">
          <w:rPr>
            <w:color w:val="000000"/>
          </w:rPr>
          <w:delText>41.12(B)(i)</w:delText>
        </w:r>
      </w:del>
      <w:r w:rsidR="00D179D6" w:rsidRPr="00462199">
        <w:fldChar w:fldCharType="end"/>
      </w:r>
      <w:r w:rsidR="00D179D6" w:rsidRPr="00462199">
        <w:t xml:space="preserve"> (</w:t>
      </w:r>
      <w:r w:rsidR="00D179D6" w:rsidRPr="00462199">
        <w:rPr>
          <w:i/>
        </w:rPr>
        <w:t>Failure to provide an Annual Compliance Report: Suspension and deemed Non-Qualifying Offtaker</w:t>
      </w:r>
      <w:r w:rsidR="00D179D6" w:rsidRPr="00462199">
        <w:t xml:space="preserve">), </w:t>
      </w:r>
      <w:r w:rsidRPr="007248B2">
        <w:t>Condition</w:t>
      </w:r>
      <w:r w:rsidR="00D179D6" w:rsidRPr="00462199">
        <w:t xml:space="preserve"> </w:t>
      </w:r>
      <w:r w:rsidR="00B870F6">
        <w:fldChar w:fldCharType="begin"/>
      </w:r>
      <w:r w:rsidR="00B870F6">
        <w:instrText xml:space="preserve"> REF _Ref144114736 \w \h </w:instrText>
      </w:r>
      <w:r w:rsidR="00B870F6">
        <w:fldChar w:fldCharType="separate"/>
      </w:r>
      <w:del w:id="3606" w:author="Faqir, Sofia (Energy Security)" w:date="2023-11-12T19:47:00Z">
        <w:r w:rsidR="00E473FC">
          <w:delText>52.17</w:delText>
        </w:r>
      </w:del>
      <w:r w:rsidR="00B870F6">
        <w:fldChar w:fldCharType="end"/>
      </w:r>
      <w:r w:rsidR="00D179D6" w:rsidRPr="00462199">
        <w:t xml:space="preserve"> (</w:t>
      </w:r>
      <w:r w:rsidR="00D179D6" w:rsidRPr="00462199">
        <w:rPr>
          <w:i/>
        </w:rPr>
        <w:t xml:space="preserve">Failure to comply with </w:t>
      </w:r>
      <w:r w:rsidR="00D179D6" w:rsidRPr="00462199">
        <w:rPr>
          <w:bCs/>
          <w:i/>
        </w:rPr>
        <w:t>CO</w:t>
      </w:r>
      <w:r w:rsidR="00D179D6" w:rsidRPr="00462199">
        <w:rPr>
          <w:bCs/>
          <w:i/>
          <w:vertAlign w:val="subscript"/>
        </w:rPr>
        <w:t>2</w:t>
      </w:r>
      <w:r w:rsidR="00D179D6" w:rsidRPr="00462199">
        <w:rPr>
          <w:i/>
        </w:rPr>
        <w:t xml:space="preserve"> T&amp;S Prolonged Unavailability Procedure Obligation: Suspension</w:t>
      </w:r>
      <w:r w:rsidR="00D179D6" w:rsidRPr="00462199">
        <w:t xml:space="preserve">), paragraph </w:t>
      </w:r>
      <w:r w:rsidR="00D179D6" w:rsidRPr="00462199">
        <w:rPr>
          <w:color w:val="000000"/>
          <w:cs/>
        </w:rPr>
        <w:t>‎</w:t>
      </w:r>
      <w:r w:rsidR="00D179D6">
        <w:rPr>
          <w:color w:val="000000"/>
        </w:rPr>
        <w:fldChar w:fldCharType="begin"/>
      </w:r>
      <w:r w:rsidR="00D179D6">
        <w:rPr>
          <w:color w:val="000000"/>
        </w:rPr>
        <w:instrText xml:space="preserve"> REF _Ref144116041 \n \h </w:instrText>
      </w:r>
      <w:r w:rsidR="00D179D6">
        <w:rPr>
          <w:color w:val="000000"/>
        </w:rPr>
      </w:r>
      <w:r w:rsidR="00D179D6">
        <w:rPr>
          <w:color w:val="000000"/>
        </w:rPr>
        <w:fldChar w:fldCharType="separate"/>
      </w:r>
      <w:del w:id="3607" w:author="Faqir, Sofia (Energy Security)" w:date="2023-11-12T19:47:00Z">
        <w:r w:rsidR="00E473FC">
          <w:rPr>
            <w:color w:val="000000"/>
          </w:rPr>
          <w:delText>8.3</w:delText>
        </w:r>
      </w:del>
      <w:r w:rsidR="00D179D6">
        <w:rPr>
          <w:color w:val="000000"/>
        </w:rPr>
        <w:fldChar w:fldCharType="end"/>
      </w:r>
      <w:r w:rsidR="00D179D6" w:rsidRPr="00462199">
        <w:t xml:space="preserve"> (</w:t>
      </w:r>
      <w:r w:rsidR="00D179D6" w:rsidRPr="00462199">
        <w:rPr>
          <w:i/>
        </w:rPr>
        <w:t>Suspension of Payments (LCHS Non-Compliance</w:t>
      </w:r>
      <w:r w:rsidR="00D179D6" w:rsidRPr="00462199">
        <w:t xml:space="preserve">)) of </w:t>
      </w:r>
      <w:r w:rsidR="00D179D6">
        <w:fldChar w:fldCharType="begin"/>
      </w:r>
      <w:r w:rsidR="00D179D6">
        <w:instrText xml:space="preserve"> REF _Ref144118004 \w \h </w:instrText>
      </w:r>
      <w:r w:rsidR="00D179D6">
        <w:fldChar w:fldCharType="separate"/>
      </w:r>
      <w:del w:id="3608" w:author="Faqir, Sofia (Energy Security)" w:date="2023-11-12T19:47:00Z">
        <w:r w:rsidR="00E473FC">
          <w:delText>Annex 6</w:delText>
        </w:r>
      </w:del>
      <w:r w:rsidR="00D179D6">
        <w:fldChar w:fldCharType="end"/>
      </w:r>
      <w:r w:rsidR="00D179D6" w:rsidRPr="00462199">
        <w:t xml:space="preserve"> (</w:t>
      </w:r>
      <w:r w:rsidR="00D179D6" w:rsidRPr="00462199">
        <w:rPr>
          <w:i/>
        </w:rPr>
        <w:t>Data Collection and Monitoring Compliance with the LCHS</w:t>
      </w:r>
      <w:r w:rsidR="00D179D6" w:rsidRPr="00462199">
        <w:t>) or [</w:t>
      </w:r>
      <w:r w:rsidR="00D179D6" w:rsidRPr="00462199">
        <w:rPr>
          <w:i/>
        </w:rPr>
        <w:t>others to be considered</w:t>
      </w:r>
      <w:r w:rsidR="00D179D6" w:rsidRPr="00462199">
        <w:t>];</w:t>
      </w:r>
      <w:bookmarkEnd w:id="3596"/>
    </w:p>
    <w:p w14:paraId="50E209DC" w14:textId="7C1FEF7D" w:rsidR="00D179D6" w:rsidRPr="00462199" w:rsidRDefault="007248B2" w:rsidP="005B3BB9">
      <w:pPr>
        <w:pStyle w:val="H4Ashurst"/>
      </w:pPr>
      <w:bookmarkStart w:id="3609" w:name="_Ref144113717"/>
      <w:r w:rsidRPr="007248B2">
        <w:t>Condition</w:t>
      </w:r>
      <w:r w:rsidR="00D179D6" w:rsidRPr="00462199">
        <w:t xml:space="preserve"> </w:t>
      </w:r>
      <w:r w:rsidR="00B870F6">
        <w:fldChar w:fldCharType="begin"/>
      </w:r>
      <w:r w:rsidR="00B870F6">
        <w:instrText xml:space="preserve"> REF _Ref144113985 \w \h </w:instrText>
      </w:r>
      <w:r w:rsidR="00B870F6">
        <w:fldChar w:fldCharType="separate"/>
      </w:r>
      <w:del w:id="3610" w:author="Faqir, Sofia (Energy Security)" w:date="2023-11-12T19:47:00Z">
        <w:r w:rsidR="00E473FC">
          <w:delText>33.10</w:delText>
        </w:r>
      </w:del>
      <w:r w:rsidR="00B870F6">
        <w:fldChar w:fldCharType="end"/>
      </w:r>
      <w:r w:rsidR="00D179D6" w:rsidRPr="00462199">
        <w:t xml:space="preserve"> (</w:t>
      </w:r>
      <w:r w:rsidR="00D179D6" w:rsidRPr="00462199">
        <w:rPr>
          <w:i/>
        </w:rPr>
        <w:t>Suspension of Payments</w:t>
      </w:r>
      <w:r w:rsidR="00D179D6" w:rsidRPr="00462199">
        <w:t xml:space="preserve">), </w:t>
      </w:r>
      <w:r w:rsidRPr="007248B2">
        <w:t>Condition</w:t>
      </w:r>
      <w:r w:rsidR="00D179D6" w:rsidRPr="00462199">
        <w:t xml:space="preserve"> </w:t>
      </w:r>
      <w:r w:rsidR="00B870F6">
        <w:fldChar w:fldCharType="begin"/>
      </w:r>
      <w:r w:rsidR="00B870F6">
        <w:instrText xml:space="preserve"> REF _Ref144113992 \w \h </w:instrText>
      </w:r>
      <w:r w:rsidR="00B870F6">
        <w:fldChar w:fldCharType="separate"/>
      </w:r>
      <w:del w:id="3611" w:author="Faqir, Sofia (Energy Security)" w:date="2023-11-12T19:47:00Z">
        <w:r w:rsidR="00E473FC">
          <w:delText>33.13</w:delText>
        </w:r>
      </w:del>
      <w:r w:rsidR="00B870F6">
        <w:fldChar w:fldCharType="end"/>
      </w:r>
      <w:r w:rsidR="00D179D6" w:rsidRPr="00462199">
        <w:t xml:space="preserve"> (</w:t>
      </w:r>
      <w:r w:rsidR="00D179D6" w:rsidRPr="00462199">
        <w:rPr>
          <w:i/>
        </w:rPr>
        <w:t>Suspension of Payments (Failure to Provide Information</w:t>
      </w:r>
      <w:r w:rsidR="00D179D6" w:rsidRPr="00462199">
        <w:t xml:space="preserve">)) or </w:t>
      </w:r>
      <w:r w:rsidRPr="007248B2">
        <w:t>Condition</w:t>
      </w:r>
      <w:r w:rsidR="00D179D6" w:rsidRPr="00462199">
        <w:t xml:space="preserve"> </w:t>
      </w:r>
      <w:r w:rsidR="00D179D6" w:rsidRPr="00462199">
        <w:fldChar w:fldCharType="begin"/>
      </w:r>
      <w:r w:rsidR="00D179D6" w:rsidRPr="00462199">
        <w:instrText xml:space="preserve">  REF _Ref144114008 \r \h \* MERGEFORMAT </w:instrText>
      </w:r>
      <w:r w:rsidR="00D179D6" w:rsidRPr="00462199">
        <w:fldChar w:fldCharType="separate"/>
      </w:r>
      <w:del w:id="3612" w:author="Faqir, Sofia (Energy Security)" w:date="2023-11-12T19:47:00Z">
        <w:r w:rsidR="00E473FC" w:rsidRPr="00E473FC">
          <w:rPr>
            <w:color w:val="000000"/>
          </w:rPr>
          <w:delText>33.16(C)</w:delText>
        </w:r>
      </w:del>
      <w:r w:rsidR="00D179D6" w:rsidRPr="00462199">
        <w:fldChar w:fldCharType="end"/>
      </w:r>
      <w:r w:rsidR="00D179D6" w:rsidRPr="00462199">
        <w:t xml:space="preserve"> (</w:t>
      </w:r>
      <w:r w:rsidR="00D179D6" w:rsidRPr="00462199">
        <w:rPr>
          <w:i/>
        </w:rPr>
        <w:t>Waiver of Producer's Obligation to Repay Subsidy, State aid</w:t>
      </w:r>
      <w:r w:rsidR="00801A97">
        <w:rPr>
          <w:i/>
        </w:rPr>
        <w:t xml:space="preserve">, </w:t>
      </w:r>
      <w:r w:rsidR="00D179D6" w:rsidRPr="00462199">
        <w:rPr>
          <w:i/>
        </w:rPr>
        <w:t>Union Funding</w:t>
      </w:r>
      <w:r w:rsidR="00801A97">
        <w:rPr>
          <w:i/>
        </w:rPr>
        <w:t xml:space="preserve"> and/or International Funding</w:t>
      </w:r>
      <w:r w:rsidR="00D179D6" w:rsidRPr="00462199">
        <w:t>); and</w:t>
      </w:r>
      <w:bookmarkEnd w:id="3609"/>
    </w:p>
    <w:p w14:paraId="0AA11CE9" w14:textId="77777777" w:rsidR="00D179D6" w:rsidRPr="00462199" w:rsidRDefault="00D179D6" w:rsidP="00202C21">
      <w:pPr>
        <w:pStyle w:val="H3Ashurst"/>
      </w:pPr>
      <w:bookmarkStart w:id="3613" w:name="_Ref144113718"/>
      <w:r w:rsidRPr="00462199">
        <w:t>the correction of any error in, and/or any adjustment to, any previous CO</w:t>
      </w:r>
      <w:r w:rsidRPr="00462199">
        <w:rPr>
          <w:vertAlign w:val="subscript"/>
        </w:rPr>
        <w:t>2</w:t>
      </w:r>
      <w:r w:rsidRPr="00462199">
        <w:t xml:space="preserve"> T&amp;S Billing Statement including to reflect the outcome of an audit carried out under or in connection with the LCHA and/or any adjustment to any previously issued Payment Information Notice.</w:t>
      </w:r>
      <w:bookmarkEnd w:id="3613"/>
    </w:p>
    <w:p w14:paraId="61DEBDE8" w14:textId="77777777" w:rsidR="00D179D6" w:rsidRPr="00462199" w:rsidRDefault="00D179D6" w:rsidP="005B3BB9">
      <w:pPr>
        <w:pStyle w:val="NormalBoldAshurst"/>
      </w:pPr>
      <w:r w:rsidRPr="00462199">
        <w:rPr>
          <w:i/>
        </w:rPr>
        <w:t xml:space="preserve">Calculation of </w:t>
      </w:r>
      <w:r w:rsidRPr="00462199">
        <w:t>CO</w:t>
      </w:r>
      <w:r w:rsidRPr="00462199">
        <w:rPr>
          <w:vertAlign w:val="subscript"/>
        </w:rPr>
        <w:t>2</w:t>
      </w:r>
      <w:r w:rsidRPr="00462199">
        <w:rPr>
          <w:i/>
        </w:rPr>
        <w:t xml:space="preserve"> T&amp;S Compensatory Interest Amount</w:t>
      </w:r>
    </w:p>
    <w:p w14:paraId="39284E04" w14:textId="77777777" w:rsidR="00D179D6" w:rsidRPr="00462199" w:rsidRDefault="00D179D6" w:rsidP="005B3BB9">
      <w:pPr>
        <w:pStyle w:val="H2Ashurst"/>
      </w:pPr>
      <w:bookmarkStart w:id="3614" w:name="_Ref144113719"/>
      <w:r w:rsidRPr="00462199">
        <w:t xml:space="preserve">The </w:t>
      </w:r>
      <w:r w:rsidRPr="00462199">
        <w:rPr>
          <w:b/>
        </w:rPr>
        <w:t>"CO</w:t>
      </w:r>
      <w:r w:rsidRPr="00462199">
        <w:rPr>
          <w:b/>
          <w:vertAlign w:val="subscript"/>
        </w:rPr>
        <w:t>2</w:t>
      </w:r>
      <w:r w:rsidRPr="00462199">
        <w:rPr>
          <w:b/>
        </w:rPr>
        <w:t xml:space="preserve"> T&amp;S Compensatory Interest Amount"</w:t>
      </w:r>
      <w:r w:rsidRPr="00462199">
        <w:t xml:space="preserve"> shall, in respect of each Billing Period (or such other period prior to the Start Date in respect of which a CO</w:t>
      </w:r>
      <w:r w:rsidRPr="00462199">
        <w:rPr>
          <w:vertAlign w:val="subscript"/>
        </w:rPr>
        <w:t>2</w:t>
      </w:r>
      <w:r w:rsidRPr="00462199">
        <w:t xml:space="preserve"> T&amp;S Billing Statement is issued), comprise interest due and payable in relation to each CO</w:t>
      </w:r>
      <w:r w:rsidRPr="00462199">
        <w:rPr>
          <w:vertAlign w:val="subscript"/>
        </w:rPr>
        <w:t>2</w:t>
      </w:r>
      <w:r w:rsidRPr="00462199">
        <w:t xml:space="preserve"> T&amp;S Reconciliation Amount reflected in the CO</w:t>
      </w:r>
      <w:r w:rsidRPr="00462199">
        <w:rPr>
          <w:vertAlign w:val="subscript"/>
        </w:rPr>
        <w:t>2</w:t>
      </w:r>
      <w:r w:rsidRPr="00462199">
        <w:t xml:space="preserve"> T&amp;S Billing Statement for the relevant Billing Period or such other period (a </w:t>
      </w:r>
      <w:r w:rsidRPr="00462199">
        <w:rPr>
          <w:b/>
        </w:rPr>
        <w:t>"CO</w:t>
      </w:r>
      <w:r w:rsidRPr="00462199">
        <w:rPr>
          <w:b/>
          <w:vertAlign w:val="subscript"/>
        </w:rPr>
        <w:t>2</w:t>
      </w:r>
      <w:r w:rsidRPr="00462199">
        <w:rPr>
          <w:b/>
        </w:rPr>
        <w:t xml:space="preserve"> T&amp;S Reconciliation Billing Period"</w:t>
      </w:r>
      <w:r w:rsidRPr="00462199">
        <w:t>), calculated on the basis that interest on each CO</w:t>
      </w:r>
      <w:r w:rsidRPr="00462199">
        <w:rPr>
          <w:vertAlign w:val="subscript"/>
        </w:rPr>
        <w:t>2</w:t>
      </w:r>
      <w:r w:rsidRPr="00462199">
        <w:t xml:space="preserve"> T&amp;S Reconciliation Amount shall accrue on such amount at the CO</w:t>
      </w:r>
      <w:r w:rsidRPr="00462199">
        <w:rPr>
          <w:vertAlign w:val="subscript"/>
        </w:rPr>
        <w:t>2</w:t>
      </w:r>
      <w:r w:rsidRPr="00462199">
        <w:t xml:space="preserve"> T&amp;S Compensatory Interest Rate for the period from (and including):</w:t>
      </w:r>
      <w:bookmarkEnd w:id="3614"/>
    </w:p>
    <w:p w14:paraId="5A45B609" w14:textId="77777777" w:rsidR="00D179D6" w:rsidRPr="00462199" w:rsidRDefault="00D179D6" w:rsidP="00202C21">
      <w:pPr>
        <w:pStyle w:val="H3Ashurst"/>
      </w:pPr>
      <w:bookmarkStart w:id="3615" w:name="_Ref144113720"/>
      <w:r w:rsidRPr="00462199">
        <w:lastRenderedPageBreak/>
        <w:t>the relevant Day(s) in the Billing Period to which a CO</w:t>
      </w:r>
      <w:r w:rsidRPr="00462199">
        <w:rPr>
          <w:vertAlign w:val="subscript"/>
        </w:rPr>
        <w:t>2</w:t>
      </w:r>
      <w:r w:rsidRPr="00462199">
        <w:t xml:space="preserve"> Measurement Dispute relates in respect of any CO</w:t>
      </w:r>
      <w:r w:rsidRPr="00462199">
        <w:rPr>
          <w:vertAlign w:val="subscript"/>
        </w:rPr>
        <w:t>2</w:t>
      </w:r>
      <w:r w:rsidRPr="00462199">
        <w:t xml:space="preserve"> T&amp;S Reconciliation Amount resulting from the resolution of a CO</w:t>
      </w:r>
      <w:r w:rsidRPr="00462199">
        <w:rPr>
          <w:vertAlign w:val="subscript"/>
        </w:rPr>
        <w:t>2</w:t>
      </w:r>
      <w:r w:rsidRPr="00462199">
        <w:t xml:space="preserve"> Measurement Dispute; and</w:t>
      </w:r>
      <w:bookmarkEnd w:id="3615"/>
    </w:p>
    <w:p w14:paraId="3F655528" w14:textId="77777777" w:rsidR="00D179D6" w:rsidRPr="00462199" w:rsidRDefault="00D179D6" w:rsidP="00202C21">
      <w:pPr>
        <w:pStyle w:val="H3Ashurst"/>
      </w:pPr>
      <w:bookmarkStart w:id="3616" w:name="_Ref144113721"/>
      <w:r w:rsidRPr="00462199">
        <w:t>the relevant Day(s) in the Billing Period to which any correction of any error in, and/or any adjustment to, any previous CO</w:t>
      </w:r>
      <w:r w:rsidRPr="00462199">
        <w:rPr>
          <w:vertAlign w:val="subscript"/>
        </w:rPr>
        <w:t>2</w:t>
      </w:r>
      <w:r w:rsidRPr="00462199">
        <w:t xml:space="preserve"> T&amp;S Billing Statement relates in respect of any CO</w:t>
      </w:r>
      <w:r w:rsidRPr="00462199">
        <w:rPr>
          <w:vertAlign w:val="subscript"/>
        </w:rPr>
        <w:t>2</w:t>
      </w:r>
      <w:r w:rsidRPr="00462199">
        <w:t xml:space="preserve"> T&amp;S Reconciliation Amount to correct such error and/or make such adjustment (or if such CO</w:t>
      </w:r>
      <w:r w:rsidRPr="00462199">
        <w:rPr>
          <w:vertAlign w:val="subscript"/>
        </w:rPr>
        <w:t>2</w:t>
      </w:r>
      <w:r w:rsidRPr="00462199">
        <w:t xml:space="preserve"> T&amp;S Reconciliation Amount to correct such error and/or make such adjustment was included in a CO</w:t>
      </w:r>
      <w:r w:rsidRPr="00462199">
        <w:rPr>
          <w:vertAlign w:val="subscript"/>
        </w:rPr>
        <w:t>2</w:t>
      </w:r>
      <w:r w:rsidRPr="00462199">
        <w:t xml:space="preserve"> T&amp;S Billing Statement issued prior to the Start Date, the date of the prior CO</w:t>
      </w:r>
      <w:r w:rsidRPr="00462199">
        <w:rPr>
          <w:vertAlign w:val="subscript"/>
        </w:rPr>
        <w:t>2</w:t>
      </w:r>
      <w:r w:rsidRPr="00462199">
        <w:t xml:space="preserve"> T&amp;S Billing Statement to which such error and/or adjustment relates),</w:t>
      </w:r>
      <w:bookmarkEnd w:id="3616"/>
    </w:p>
    <w:p w14:paraId="2D80A9DD" w14:textId="77777777" w:rsidR="00D179D6" w:rsidRPr="00462199" w:rsidRDefault="00D179D6" w:rsidP="005B3BB9">
      <w:pPr>
        <w:pStyle w:val="B12Ashurst"/>
      </w:pPr>
      <w:r w:rsidRPr="00462199">
        <w:t>to the final Day in the relevant CO</w:t>
      </w:r>
      <w:r w:rsidRPr="00462199">
        <w:rPr>
          <w:vertAlign w:val="subscript"/>
        </w:rPr>
        <w:t>2</w:t>
      </w:r>
      <w:r w:rsidRPr="00462199">
        <w:t xml:space="preserve"> T&amp;S Reconciliation Billing Period. For this purpose: (i) interest shall accrue on such amounts from Day to Day and shall be calculated on the basis of the actual number of Days elapsed and a year of three hundred and sixty five (365) Days; and (ii) the </w:t>
      </w:r>
      <w:r w:rsidRPr="00462199">
        <w:rPr>
          <w:b/>
        </w:rPr>
        <w:t>"CO</w:t>
      </w:r>
      <w:r w:rsidRPr="00462199">
        <w:rPr>
          <w:b/>
          <w:vertAlign w:val="subscript"/>
        </w:rPr>
        <w:t>2</w:t>
      </w:r>
      <w:r w:rsidRPr="00462199">
        <w:rPr>
          <w:b/>
        </w:rPr>
        <w:t xml:space="preserve"> T&amp;S Compensatory Interest Rate"</w:t>
      </w:r>
      <w:r w:rsidRPr="00462199">
        <w:t xml:space="preserve"> shall be the prevailing Base Rate on each Day during the relevant calculation period.</w:t>
      </w:r>
    </w:p>
    <w:p w14:paraId="3C013DF4" w14:textId="77777777" w:rsidR="00D179D6" w:rsidRPr="00462199" w:rsidRDefault="00D179D6" w:rsidP="005B3BB9">
      <w:pPr>
        <w:pStyle w:val="NormalBoldAshurst"/>
      </w:pPr>
      <w:r w:rsidRPr="00462199">
        <w:rPr>
          <w:i/>
        </w:rPr>
        <w:t xml:space="preserve">Calculation of </w:t>
      </w:r>
      <w:r w:rsidRPr="00462199">
        <w:t>CO</w:t>
      </w:r>
      <w:r w:rsidRPr="00462199">
        <w:rPr>
          <w:vertAlign w:val="subscript"/>
        </w:rPr>
        <w:t>2</w:t>
      </w:r>
      <w:r w:rsidRPr="00462199">
        <w:rPr>
          <w:i/>
        </w:rPr>
        <w:t xml:space="preserve"> T&amp;S Net Payable Amount</w:t>
      </w:r>
    </w:p>
    <w:p w14:paraId="16B29C19" w14:textId="77777777" w:rsidR="00D179D6" w:rsidRPr="00462199" w:rsidRDefault="00D179D6" w:rsidP="005B3BB9">
      <w:pPr>
        <w:pStyle w:val="H2Ashurst"/>
      </w:pPr>
      <w:bookmarkStart w:id="3617" w:name="_Ref144113722"/>
      <w:r w:rsidRPr="00462199">
        <w:t xml:space="preserve">The </w:t>
      </w:r>
      <w:r w:rsidRPr="00462199">
        <w:rPr>
          <w:b/>
        </w:rPr>
        <w:t>"CO</w:t>
      </w:r>
      <w:r w:rsidRPr="00462199">
        <w:rPr>
          <w:b/>
          <w:vertAlign w:val="subscript"/>
        </w:rPr>
        <w:t>2</w:t>
      </w:r>
      <w:r w:rsidRPr="00462199">
        <w:rPr>
          <w:b/>
        </w:rPr>
        <w:t xml:space="preserve"> T&amp;S Net Payable Amount"</w:t>
      </w:r>
      <w:r w:rsidRPr="00462199">
        <w:t xml:space="preserve"> shall, in respect of each Billing Period (or such other period prior to the Start Date in respect of which a CO</w:t>
      </w:r>
      <w:r w:rsidRPr="00462199">
        <w:rPr>
          <w:vertAlign w:val="subscript"/>
        </w:rPr>
        <w:t>2</w:t>
      </w:r>
      <w:r w:rsidRPr="00462199">
        <w:t xml:space="preserve"> T&amp;S Billing Statement is issued), be an amount (</w:t>
      </w:r>
      <w:r w:rsidRPr="00462199">
        <w:rPr>
          <w:i/>
        </w:rPr>
        <w:t>expressed in</w:t>
      </w:r>
      <w:r w:rsidRPr="00462199">
        <w:t xml:space="preserve"> </w:t>
      </w:r>
      <w:r w:rsidRPr="00462199">
        <w:rPr>
          <w:i/>
        </w:rPr>
        <w:t>pounds (£))</w:t>
      </w:r>
      <w:r w:rsidRPr="00462199">
        <w:t xml:space="preserve"> calculated as follows:</w:t>
      </w:r>
      <w:bookmarkEnd w:id="3617"/>
    </w:p>
    <w:p w14:paraId="7898C01D" w14:textId="010953AD" w:rsidR="003176F3" w:rsidRDefault="00F47FCB" w:rsidP="003176F3">
      <w:pPr>
        <w:pStyle w:val="B12Ashurst"/>
        <w:jc w:val="center"/>
      </w:pPr>
      <m:oMathPara>
        <m:oMath>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T&amp;S Net Payable Amount=</m:t>
          </m:r>
          <m:d>
            <m:dPr>
              <m:ctrlPr>
                <w:rPr>
                  <w:rFonts w:ascii="Cambria Math" w:hAnsi="Cambria Math"/>
                  <w:i/>
                </w:rPr>
              </m:ctrlPr>
            </m:dPr>
            <m:e>
              <m:sSub>
                <m:sSubPr>
                  <m:ctrlPr>
                    <w:rPr>
                      <w:rFonts w:ascii="Cambria Math" w:hAnsi="Cambria Math"/>
                      <w:i/>
                    </w:rPr>
                  </m:ctrlPr>
                </m:sSubPr>
                <m:e>
                  <m:r>
                    <w:rPr>
                      <w:rFonts w:ascii="Cambria Math" w:hAnsi="Cambria Math"/>
                    </w:rPr>
                    <m:t>CO</m:t>
                  </m:r>
                </m:e>
                <m:sub>
                  <m:r>
                    <w:rPr>
                      <w:rFonts w:ascii="Cambria Math" w:hAnsi="Cambria Math"/>
                    </w:rPr>
                    <m:t>2</m:t>
                  </m:r>
                </m:sub>
              </m:sSub>
              <m:sSub>
                <m:sSubPr>
                  <m:ctrlPr>
                    <w:rPr>
                      <w:rFonts w:ascii="Cambria Math" w:hAnsi="Cambria Math"/>
                      <w:i/>
                    </w:rPr>
                  </m:ctrlPr>
                </m:sSubPr>
                <m:e>
                  <m:r>
                    <w:rPr>
                      <w:rFonts w:ascii="Cambria Math" w:hAnsi="Cambria Math"/>
                    </w:rPr>
                    <m:t>T&amp;S</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CO</m:t>
                  </m:r>
                </m:e>
                <m:sub>
                  <m:r>
                    <w:rPr>
                      <w:rFonts w:ascii="Cambria Math" w:hAnsi="Cambria Math"/>
                    </w:rPr>
                    <m:t>2</m:t>
                  </m:r>
                </m:sub>
              </m:sSub>
              <m:sSub>
                <m:sSubPr>
                  <m:ctrlPr>
                    <w:rPr>
                      <w:rFonts w:ascii="Cambria Math" w:hAnsi="Cambria Math"/>
                      <w:i/>
                    </w:rPr>
                  </m:ctrlPr>
                </m:sSubPr>
                <m:e>
                  <m:r>
                    <w:rPr>
                      <w:rFonts w:ascii="Cambria Math" w:hAnsi="Cambria Math"/>
                    </w:rPr>
                    <m:t>T&amp;S</m:t>
                  </m:r>
                </m:e>
                <m:sub>
                  <m:r>
                    <w:rPr>
                      <w:rFonts w:ascii="Cambria Math" w:hAnsi="Cambria Math"/>
                    </w:rPr>
                    <m:t>m⎽EV</m:t>
                  </m:r>
                </m:sub>
              </m:sSub>
              <m:r>
                <w:rPr>
                  <w:rFonts w:ascii="Cambria Math" w:hAnsi="Cambria Math"/>
                </w:rPr>
                <m:t>-</m:t>
              </m:r>
              <m:sSub>
                <m:sSubPr>
                  <m:ctrlPr>
                    <w:rPr>
                      <w:rFonts w:ascii="Cambria Math" w:hAnsi="Cambria Math"/>
                      <w:i/>
                    </w:rPr>
                  </m:ctrlPr>
                </m:sSubPr>
                <m:e>
                  <m:r>
                    <w:rPr>
                      <w:rFonts w:ascii="Cambria Math" w:hAnsi="Cambria Math"/>
                    </w:rPr>
                    <m:t>CO</m:t>
                  </m:r>
                </m:e>
                <m:sub>
                  <m:r>
                    <w:rPr>
                      <w:rFonts w:ascii="Cambria Math" w:hAnsi="Cambria Math"/>
                    </w:rPr>
                    <m:t>2</m:t>
                  </m:r>
                </m:sub>
              </m:sSub>
              <m:sSub>
                <m:sSubPr>
                  <m:ctrlPr>
                    <w:rPr>
                      <w:rFonts w:ascii="Cambria Math" w:hAnsi="Cambria Math"/>
                      <w:i/>
                    </w:rPr>
                  </m:ctrlPr>
                </m:sSubPr>
                <m:e>
                  <m:r>
                    <w:rPr>
                      <w:rFonts w:ascii="Cambria Math" w:hAnsi="Cambria Math"/>
                    </w:rPr>
                    <m:t>T&amp;S_DA</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PILOHSA</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CO</m:t>
              </m:r>
            </m:e>
            <m:sub>
              <m:r>
                <w:rPr>
                  <w:rFonts w:ascii="Cambria Math" w:hAnsi="Cambria Math"/>
                </w:rPr>
                <m:t>2</m:t>
              </m:r>
            </m:sub>
          </m:sSub>
          <m:sSub>
            <m:sSubPr>
              <m:ctrlPr>
                <w:rPr>
                  <w:rFonts w:ascii="Cambria Math" w:hAnsi="Cambria Math"/>
                  <w:i/>
                </w:rPr>
              </m:ctrlPr>
            </m:sSubPr>
            <m:e>
              <m:r>
                <w:rPr>
                  <w:rFonts w:ascii="Cambria Math" w:hAnsi="Cambria Math"/>
                </w:rPr>
                <m:t>T&amp;SRA</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CO</m:t>
              </m:r>
            </m:e>
            <m:sub>
              <m:r>
                <w:rPr>
                  <w:rFonts w:ascii="Cambria Math" w:hAnsi="Cambria Math"/>
                </w:rPr>
                <m:t>2</m:t>
              </m:r>
            </m:sub>
          </m:sSub>
          <m:sSub>
            <m:sSubPr>
              <m:ctrlPr>
                <w:rPr>
                  <w:rFonts w:ascii="Cambria Math" w:hAnsi="Cambria Math"/>
                  <w:i/>
                </w:rPr>
              </m:ctrlPr>
            </m:sSubPr>
            <m:e>
              <m:r>
                <w:rPr>
                  <w:rFonts w:ascii="Cambria Math" w:hAnsi="Cambria Math"/>
                </w:rPr>
                <m:t>T&amp;SCIA</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CCPA</m:t>
              </m:r>
            </m:e>
            <m:sub>
              <m:r>
                <w:rPr>
                  <w:rFonts w:ascii="Cambria Math" w:hAnsi="Cambria Math"/>
                </w:rPr>
                <m:t>y</m:t>
              </m:r>
            </m:sub>
          </m:sSub>
        </m:oMath>
      </m:oMathPara>
    </w:p>
    <w:p w14:paraId="7852B8DF" w14:textId="36619360" w:rsidR="00D179D6" w:rsidRPr="00462199" w:rsidRDefault="00D179D6" w:rsidP="005B3BB9">
      <w:pPr>
        <w:pStyle w:val="B12Ashurst"/>
      </w:pPr>
      <w:r w:rsidRPr="00462199">
        <w:t>where</w:t>
      </w:r>
      <w:r w:rsidR="006E37F4">
        <w:t>:</w:t>
      </w:r>
    </w:p>
    <w:tbl>
      <w:tblPr>
        <w:tblW w:w="0" w:type="auto"/>
        <w:tblInd w:w="782" w:type="dxa"/>
        <w:tblCellMar>
          <w:left w:w="10" w:type="dxa"/>
          <w:right w:w="10" w:type="dxa"/>
        </w:tblCellMar>
        <w:tblLook w:val="04A0" w:firstRow="1" w:lastRow="0" w:firstColumn="1" w:lastColumn="0" w:noHBand="0" w:noVBand="1"/>
      </w:tblPr>
      <w:tblGrid>
        <w:gridCol w:w="1770"/>
        <w:gridCol w:w="425"/>
        <w:gridCol w:w="6038"/>
      </w:tblGrid>
      <w:tr w:rsidR="00D179D6" w:rsidRPr="00462199" w14:paraId="56971AE9" w14:textId="77777777" w:rsidTr="006E3A79">
        <w:tc>
          <w:tcPr>
            <w:tcW w:w="1770" w:type="dxa"/>
            <w:tcMar>
              <w:left w:w="108" w:type="dxa"/>
              <w:right w:w="108" w:type="dxa"/>
            </w:tcMar>
          </w:tcPr>
          <w:p w14:paraId="188B3C53"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m</m:t>
                    </m:r>
                  </m:sub>
                </m:sSub>
              </m:oMath>
            </m:oMathPara>
          </w:p>
        </w:tc>
        <w:tc>
          <w:tcPr>
            <w:tcW w:w="425" w:type="dxa"/>
            <w:tcMar>
              <w:left w:w="108" w:type="dxa"/>
              <w:right w:w="108" w:type="dxa"/>
            </w:tcMar>
          </w:tcPr>
          <w:p w14:paraId="3095F2A0" w14:textId="77777777" w:rsidR="00D179D6" w:rsidRPr="00462199" w:rsidRDefault="00D179D6" w:rsidP="006E3A79">
            <w:pPr>
              <w:pStyle w:val="TableAshurst"/>
            </w:pPr>
            <w:r w:rsidRPr="00462199">
              <w:t>=</w:t>
            </w:r>
          </w:p>
        </w:tc>
        <w:tc>
          <w:tcPr>
            <w:tcW w:w="6038" w:type="dxa"/>
            <w:tcMar>
              <w:left w:w="108" w:type="dxa"/>
              <w:right w:w="108" w:type="dxa"/>
            </w:tcMar>
          </w:tcPr>
          <w:p w14:paraId="0389BFFE" w14:textId="77777777" w:rsidR="00D179D6" w:rsidRPr="00462199" w:rsidRDefault="00D179D6" w:rsidP="006E3A79">
            <w:pPr>
              <w:pStyle w:val="TableAshurst"/>
            </w:pPr>
            <w:r w:rsidRPr="00462199">
              <w:t>the Monthly CO</w:t>
            </w:r>
            <w:r w:rsidRPr="00462199">
              <w:rPr>
                <w:vertAlign w:val="subscript"/>
              </w:rPr>
              <w:t>2</w:t>
            </w:r>
            <w:r w:rsidRPr="00462199">
              <w:t xml:space="preserve"> T&amp;S Charges Amount in respect of such Billing Period (</w:t>
            </w:r>
            <w:r w:rsidRPr="00462199">
              <w:rPr>
                <w:i/>
              </w:rPr>
              <w:t>m</w:t>
            </w:r>
            <w:r w:rsidRPr="00462199">
              <w:t>)</w:t>
            </w:r>
          </w:p>
        </w:tc>
      </w:tr>
      <w:tr w:rsidR="00D179D6" w:rsidRPr="00462199" w14:paraId="43102504" w14:textId="77777777" w:rsidTr="006E3A79">
        <w:tc>
          <w:tcPr>
            <w:tcW w:w="1770" w:type="dxa"/>
            <w:tcMar>
              <w:left w:w="108" w:type="dxa"/>
              <w:right w:w="108" w:type="dxa"/>
            </w:tcMar>
          </w:tcPr>
          <w:p w14:paraId="7DF039DA"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m:t>
                    </m:r>
                  </m:e>
                  <m:sub>
                    <m:r>
                      <w:rPr>
                        <w:rFonts w:ascii="Cambria Math" w:hAnsi="Cambria Math"/>
                      </w:rPr>
                      <m:t>m</m:t>
                    </m:r>
                    <m:r>
                      <m:rPr>
                        <m:sty m:val="p"/>
                      </m:rPr>
                      <w:rPr>
                        <w:rFonts w:ascii="Cambria Math" w:hAnsi="Cambria Math"/>
                      </w:rPr>
                      <m:t>_</m:t>
                    </m:r>
                    <m:r>
                      <w:rPr>
                        <w:rFonts w:ascii="Cambria Math" w:hAnsi="Cambria Math"/>
                      </w:rPr>
                      <m:t>EV</m:t>
                    </m:r>
                  </m:sub>
                </m:sSub>
              </m:oMath>
            </m:oMathPara>
          </w:p>
        </w:tc>
        <w:tc>
          <w:tcPr>
            <w:tcW w:w="425" w:type="dxa"/>
            <w:tcMar>
              <w:left w:w="108" w:type="dxa"/>
              <w:right w:w="108" w:type="dxa"/>
            </w:tcMar>
          </w:tcPr>
          <w:p w14:paraId="03E85EE7" w14:textId="77777777" w:rsidR="00D179D6" w:rsidRPr="00462199" w:rsidRDefault="00D179D6" w:rsidP="006E3A79">
            <w:pPr>
              <w:pStyle w:val="TableAshurst"/>
            </w:pPr>
            <w:r w:rsidRPr="00462199">
              <w:t>=</w:t>
            </w:r>
          </w:p>
        </w:tc>
        <w:tc>
          <w:tcPr>
            <w:tcW w:w="6038" w:type="dxa"/>
            <w:tcMar>
              <w:left w:w="108" w:type="dxa"/>
              <w:right w:w="108" w:type="dxa"/>
            </w:tcMar>
          </w:tcPr>
          <w:p w14:paraId="048D7D64" w14:textId="77777777" w:rsidR="00D179D6" w:rsidRPr="00462199" w:rsidRDefault="00D179D6" w:rsidP="006E3A79">
            <w:pPr>
              <w:pStyle w:val="TableAshurst"/>
            </w:pPr>
            <w:r w:rsidRPr="00462199">
              <w:t>the Monthly CO</w:t>
            </w:r>
            <w:r w:rsidRPr="00462199">
              <w:rPr>
                <w:vertAlign w:val="subscript"/>
              </w:rPr>
              <w:t>2</w:t>
            </w:r>
            <w:r w:rsidRPr="00462199">
              <w:t xml:space="preserve"> T&amp;S Charges Amount for CO</w:t>
            </w:r>
            <w:r w:rsidRPr="00462199">
              <w:rPr>
                <w:vertAlign w:val="subscript"/>
              </w:rPr>
              <w:t>2</w:t>
            </w:r>
            <w:r w:rsidRPr="00462199">
              <w:t xml:space="preserve"> T&amp;S Export Volumes for the relevant Billing Period (</w:t>
            </w:r>
            <w:r w:rsidRPr="00462199">
              <w:rPr>
                <w:i/>
              </w:rPr>
              <w:t>m</w:t>
            </w:r>
            <w:r w:rsidRPr="00462199">
              <w:t>)</w:t>
            </w:r>
          </w:p>
        </w:tc>
      </w:tr>
      <w:tr w:rsidR="00D179D6" w:rsidRPr="00462199" w14:paraId="639C9206" w14:textId="77777777" w:rsidTr="006E3A79">
        <w:tc>
          <w:tcPr>
            <w:tcW w:w="1770" w:type="dxa"/>
            <w:tcMar>
              <w:left w:w="108" w:type="dxa"/>
              <w:right w:w="108" w:type="dxa"/>
            </w:tcMar>
          </w:tcPr>
          <w:p w14:paraId="5D68F36D" w14:textId="77777777" w:rsidR="00D179D6" w:rsidRPr="00462199" w:rsidRDefault="00F47FCB" w:rsidP="006E3A79">
            <w:pPr>
              <w:pStyle w:val="TableAshurst"/>
              <w:rPr>
                <w:rFonts w:cs="Noto Naskh Arabic"/>
              </w:rPr>
            </w:pPr>
            <m:oMathPara>
              <m:oMathParaPr>
                <m:jc m:val="left"/>
              </m:oMathParaPr>
              <m:oMath>
                <m:sSub>
                  <m:sSubPr>
                    <m:ctrlPr>
                      <w:rPr>
                        <w:rFonts w:ascii="Cambria Math" w:hAnsi="Cambria Math" w:cs="Arial"/>
                      </w:rPr>
                    </m:ctrlPr>
                  </m:sSubPr>
                  <m:e>
                    <m:r>
                      <w:rPr>
                        <w:rFonts w:ascii="Cambria Math" w:hAnsi="Cambria Math" w:cs="Noto Naskh Arabic"/>
                      </w:rPr>
                      <m:t>CO</m:t>
                    </m:r>
                  </m:e>
                  <m:sub>
                    <m:r>
                      <m:rPr>
                        <m:sty m:val="p"/>
                      </m:rPr>
                      <w:rPr>
                        <w:rFonts w:ascii="Cambria Math" w:hAnsi="Cambria Math" w:cs="Noto Naskh Arabic"/>
                      </w:rPr>
                      <m:t>2</m:t>
                    </m:r>
                  </m:sub>
                </m:sSub>
                <m:sSub>
                  <m:sSubPr>
                    <m:ctrlPr>
                      <w:rPr>
                        <w:rFonts w:ascii="Cambria Math" w:hAnsi="Cambria Math" w:cs="Arial"/>
                      </w:rPr>
                    </m:ctrlPr>
                  </m:sSubPr>
                  <m:e>
                    <m:r>
                      <w:rPr>
                        <w:rFonts w:ascii="Cambria Math" w:hAnsi="Cambria Math" w:cs="Noto Naskh Arabic"/>
                      </w:rPr>
                      <m:t>T</m:t>
                    </m:r>
                    <m:r>
                      <m:rPr>
                        <m:sty m:val="p"/>
                      </m:rPr>
                      <w:rPr>
                        <w:rFonts w:ascii="Cambria Math" w:hAnsi="Cambria Math" w:cs="Noto Naskh Arabic"/>
                      </w:rPr>
                      <m:t>&amp;</m:t>
                    </m:r>
                    <m:r>
                      <w:rPr>
                        <w:rFonts w:ascii="Cambria Math" w:hAnsi="Cambria Math" w:cs="Noto Naskh Arabic"/>
                      </w:rPr>
                      <m:t>S</m:t>
                    </m:r>
                    <m:r>
                      <m:rPr>
                        <m:sty m:val="p"/>
                      </m:rPr>
                      <w:rPr>
                        <w:rFonts w:ascii="Cambria Math" w:hAnsi="Cambria Math" w:cs="Noto Naskh Arabic"/>
                      </w:rPr>
                      <m:t>_</m:t>
                    </m:r>
                    <m:r>
                      <w:rPr>
                        <w:rFonts w:ascii="Cambria Math" w:hAnsi="Cambria Math" w:cs="Noto Naskh Arabic"/>
                      </w:rPr>
                      <m:t>DA</m:t>
                    </m:r>
                  </m:e>
                  <m:sub>
                    <m:r>
                      <w:rPr>
                        <w:rFonts w:ascii="Cambria Math" w:hAnsi="Cambria Math" w:cs="Arial"/>
                      </w:rPr>
                      <m:t>m</m:t>
                    </m:r>
                  </m:sub>
                </m:sSub>
              </m:oMath>
            </m:oMathPara>
          </w:p>
        </w:tc>
        <w:tc>
          <w:tcPr>
            <w:tcW w:w="425" w:type="dxa"/>
            <w:tcMar>
              <w:left w:w="108" w:type="dxa"/>
              <w:right w:w="108" w:type="dxa"/>
            </w:tcMar>
          </w:tcPr>
          <w:p w14:paraId="1E4F88CC" w14:textId="77777777" w:rsidR="00D179D6" w:rsidRPr="00462199" w:rsidRDefault="00D179D6" w:rsidP="006E3A79">
            <w:pPr>
              <w:pStyle w:val="TableAshurst"/>
            </w:pPr>
            <w:r w:rsidRPr="00462199">
              <w:t>=</w:t>
            </w:r>
          </w:p>
        </w:tc>
        <w:tc>
          <w:tcPr>
            <w:tcW w:w="6038" w:type="dxa"/>
            <w:tcMar>
              <w:left w:w="108" w:type="dxa"/>
              <w:right w:w="108" w:type="dxa"/>
            </w:tcMar>
          </w:tcPr>
          <w:p w14:paraId="6C3FB8AC" w14:textId="77777777" w:rsidR="00D179D6" w:rsidRPr="00462199" w:rsidRDefault="00D179D6" w:rsidP="006E3A79">
            <w:pPr>
              <w:pStyle w:val="TableAshurst"/>
            </w:pPr>
            <w:r w:rsidRPr="00462199">
              <w:t>any CO</w:t>
            </w:r>
            <w:r w:rsidRPr="00462199">
              <w:rPr>
                <w:vertAlign w:val="subscript"/>
              </w:rPr>
              <w:t>2</w:t>
            </w:r>
            <w:r w:rsidRPr="00462199">
              <w:t xml:space="preserve"> T&amp;S Outage Relief Event Strike Price Deduction Amount for the relevant Billing Period (</w:t>
            </w:r>
            <w:r w:rsidRPr="00462199">
              <w:rPr>
                <w:i/>
              </w:rPr>
              <w:t>m</w:t>
            </w:r>
            <w:r w:rsidRPr="00462199">
              <w:t>)</w:t>
            </w:r>
          </w:p>
        </w:tc>
      </w:tr>
      <w:tr w:rsidR="00D179D6" w:rsidRPr="00462199" w14:paraId="4B751F6E" w14:textId="77777777" w:rsidTr="006E3A79">
        <w:tc>
          <w:tcPr>
            <w:tcW w:w="1770" w:type="dxa"/>
            <w:tcMar>
              <w:left w:w="108" w:type="dxa"/>
              <w:right w:w="108" w:type="dxa"/>
            </w:tcMar>
          </w:tcPr>
          <w:p w14:paraId="089ACD9E" w14:textId="77777777" w:rsidR="00D179D6" w:rsidRPr="00462199" w:rsidRDefault="00F47FCB" w:rsidP="006E3A79">
            <w:pPr>
              <w:pStyle w:val="TableAshurst"/>
              <w:rPr>
                <w:rFonts w:cs="Noto Naskh Arabic"/>
              </w:rPr>
            </w:pPr>
            <m:oMathPara>
              <m:oMathParaPr>
                <m:jc m:val="left"/>
              </m:oMathParaPr>
              <m:oMath>
                <m:sSub>
                  <m:sSubPr>
                    <m:ctrlPr>
                      <w:rPr>
                        <w:rFonts w:ascii="Cambria Math" w:hAnsi="Cambria Math" w:cs="Noto Naskh Arabic"/>
                      </w:rPr>
                    </m:ctrlPr>
                  </m:sSubPr>
                  <m:e>
                    <m:r>
                      <w:rPr>
                        <w:rFonts w:ascii="Cambria Math" w:hAnsi="Cambria Math" w:cs="Noto Naskh Arabic"/>
                      </w:rPr>
                      <m:t>PILOHSA</m:t>
                    </m:r>
                  </m:e>
                  <m:sub>
                    <m:r>
                      <w:rPr>
                        <w:rFonts w:ascii="Cambria Math" w:hAnsi="Cambria Math" w:cs="Noto Naskh Arabic"/>
                      </w:rPr>
                      <m:t>m</m:t>
                    </m:r>
                  </m:sub>
                </m:sSub>
              </m:oMath>
            </m:oMathPara>
          </w:p>
        </w:tc>
        <w:tc>
          <w:tcPr>
            <w:tcW w:w="425" w:type="dxa"/>
            <w:tcMar>
              <w:left w:w="108" w:type="dxa"/>
              <w:right w:w="108" w:type="dxa"/>
            </w:tcMar>
          </w:tcPr>
          <w:p w14:paraId="35CEED48" w14:textId="77777777" w:rsidR="00D179D6" w:rsidRPr="00462199" w:rsidRDefault="00D179D6" w:rsidP="006E3A79">
            <w:pPr>
              <w:pStyle w:val="TableAshurst"/>
            </w:pPr>
            <w:r w:rsidRPr="00462199">
              <w:t>=</w:t>
            </w:r>
          </w:p>
        </w:tc>
        <w:tc>
          <w:tcPr>
            <w:tcW w:w="6038" w:type="dxa"/>
            <w:tcMar>
              <w:left w:w="108" w:type="dxa"/>
              <w:right w:w="108" w:type="dxa"/>
            </w:tcMar>
          </w:tcPr>
          <w:p w14:paraId="5E71B68D" w14:textId="77777777" w:rsidR="00D179D6" w:rsidRPr="00462199" w:rsidRDefault="00D179D6" w:rsidP="006E3A79">
            <w:pPr>
              <w:pStyle w:val="TableAshurst"/>
            </w:pPr>
            <w:r w:rsidRPr="00462199">
              <w:t>any PILOHS Amount for the relevant Billing Period (</w:t>
            </w:r>
            <w:r w:rsidRPr="00462199">
              <w:rPr>
                <w:i/>
              </w:rPr>
              <w:t>m</w:t>
            </w:r>
            <w:r w:rsidRPr="00462199">
              <w:t>)</w:t>
            </w:r>
          </w:p>
        </w:tc>
      </w:tr>
      <w:tr w:rsidR="00D179D6" w:rsidRPr="00462199" w14:paraId="356AB720" w14:textId="77777777" w:rsidTr="006E3A79">
        <w:tc>
          <w:tcPr>
            <w:tcW w:w="1770" w:type="dxa"/>
            <w:tcMar>
              <w:left w:w="108" w:type="dxa"/>
              <w:right w:w="108" w:type="dxa"/>
            </w:tcMar>
          </w:tcPr>
          <w:p w14:paraId="6743A17D"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SRA</m:t>
                    </m:r>
                  </m:e>
                  <m:sub>
                    <m:r>
                      <w:rPr>
                        <w:rFonts w:ascii="Cambria Math" w:hAnsi="Cambria Math"/>
                      </w:rPr>
                      <m:t>m</m:t>
                    </m:r>
                  </m:sub>
                </m:sSub>
              </m:oMath>
            </m:oMathPara>
          </w:p>
        </w:tc>
        <w:tc>
          <w:tcPr>
            <w:tcW w:w="425" w:type="dxa"/>
            <w:tcMar>
              <w:left w:w="108" w:type="dxa"/>
              <w:right w:w="108" w:type="dxa"/>
            </w:tcMar>
          </w:tcPr>
          <w:p w14:paraId="28973325" w14:textId="77777777" w:rsidR="00D179D6" w:rsidRPr="00462199" w:rsidRDefault="00D179D6" w:rsidP="006E3A79">
            <w:pPr>
              <w:pStyle w:val="TableAshurst"/>
            </w:pPr>
            <w:r w:rsidRPr="00462199">
              <w:t>=</w:t>
            </w:r>
          </w:p>
        </w:tc>
        <w:tc>
          <w:tcPr>
            <w:tcW w:w="6038" w:type="dxa"/>
            <w:tcMar>
              <w:left w:w="108" w:type="dxa"/>
              <w:right w:w="108" w:type="dxa"/>
            </w:tcMar>
          </w:tcPr>
          <w:p w14:paraId="4B91DA26" w14:textId="77777777" w:rsidR="00D179D6" w:rsidRPr="00462199" w:rsidRDefault="00D179D6" w:rsidP="006E3A79">
            <w:pPr>
              <w:pStyle w:val="TableAshurst"/>
            </w:pPr>
            <w:r w:rsidRPr="00462199">
              <w:t>any CO</w:t>
            </w:r>
            <w:r w:rsidRPr="00462199">
              <w:rPr>
                <w:vertAlign w:val="subscript"/>
              </w:rPr>
              <w:t>2</w:t>
            </w:r>
            <w:r w:rsidRPr="00462199">
              <w:t xml:space="preserve"> T&amp;S Reconciliation Amount in respect of such Billing Period (</w:t>
            </w:r>
            <w:r w:rsidRPr="00462199">
              <w:rPr>
                <w:i/>
              </w:rPr>
              <w:t>m</w:t>
            </w:r>
            <w:r w:rsidRPr="00462199">
              <w:t>) (or such other period to which the CO</w:t>
            </w:r>
            <w:r w:rsidRPr="00462199">
              <w:rPr>
                <w:vertAlign w:val="subscript"/>
              </w:rPr>
              <w:t>2</w:t>
            </w:r>
            <w:r w:rsidRPr="00462199">
              <w:t xml:space="preserve"> T&amp;S Billing Statement relates)</w:t>
            </w:r>
          </w:p>
        </w:tc>
      </w:tr>
      <w:tr w:rsidR="00D179D6" w:rsidRPr="00462199" w14:paraId="6D3D544D" w14:textId="77777777" w:rsidTr="006E3A79">
        <w:tc>
          <w:tcPr>
            <w:tcW w:w="1770" w:type="dxa"/>
            <w:tcMar>
              <w:left w:w="108" w:type="dxa"/>
              <w:right w:w="108" w:type="dxa"/>
            </w:tcMar>
          </w:tcPr>
          <w:p w14:paraId="5A001FDD"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T</m:t>
                    </m:r>
                    <m:r>
                      <m:rPr>
                        <m:sty m:val="p"/>
                      </m:rPr>
                      <w:rPr>
                        <w:rFonts w:ascii="Cambria Math" w:hAnsi="Cambria Math"/>
                      </w:rPr>
                      <m:t>&amp;</m:t>
                    </m:r>
                    <m:r>
                      <w:rPr>
                        <w:rFonts w:ascii="Cambria Math" w:hAnsi="Cambria Math"/>
                      </w:rPr>
                      <m:t>SCIA</m:t>
                    </m:r>
                  </m:e>
                  <m:sub>
                    <m:r>
                      <w:rPr>
                        <w:rFonts w:ascii="Cambria Math" w:hAnsi="Cambria Math"/>
                      </w:rPr>
                      <m:t>m</m:t>
                    </m:r>
                  </m:sub>
                </m:sSub>
              </m:oMath>
            </m:oMathPara>
          </w:p>
        </w:tc>
        <w:tc>
          <w:tcPr>
            <w:tcW w:w="425" w:type="dxa"/>
            <w:tcMar>
              <w:left w:w="108" w:type="dxa"/>
              <w:right w:w="108" w:type="dxa"/>
            </w:tcMar>
          </w:tcPr>
          <w:p w14:paraId="51D347F0" w14:textId="77777777" w:rsidR="00D179D6" w:rsidRPr="00462199" w:rsidRDefault="00D179D6" w:rsidP="006E3A79">
            <w:pPr>
              <w:pStyle w:val="TableAshurst"/>
            </w:pPr>
            <w:r w:rsidRPr="00462199">
              <w:t>=</w:t>
            </w:r>
          </w:p>
        </w:tc>
        <w:tc>
          <w:tcPr>
            <w:tcW w:w="6038" w:type="dxa"/>
            <w:tcMar>
              <w:left w:w="108" w:type="dxa"/>
              <w:right w:w="108" w:type="dxa"/>
            </w:tcMar>
          </w:tcPr>
          <w:p w14:paraId="317B962F" w14:textId="77777777" w:rsidR="00D179D6" w:rsidRPr="00462199" w:rsidRDefault="00D179D6" w:rsidP="006E3A79">
            <w:pPr>
              <w:pStyle w:val="TableAshurst"/>
            </w:pPr>
            <w:r w:rsidRPr="00462199">
              <w:t>any CO</w:t>
            </w:r>
            <w:r w:rsidRPr="00462199">
              <w:rPr>
                <w:vertAlign w:val="subscript"/>
              </w:rPr>
              <w:t>2</w:t>
            </w:r>
            <w:r w:rsidRPr="00462199">
              <w:t xml:space="preserve"> T&amp;S Compensatory Interest Amount in respect of such Billing Period (</w:t>
            </w:r>
            <w:r w:rsidRPr="00462199">
              <w:rPr>
                <w:i/>
              </w:rPr>
              <w:t>m</w:t>
            </w:r>
            <w:r w:rsidRPr="00462199">
              <w:t>) (or such other period to which the CO</w:t>
            </w:r>
            <w:r w:rsidRPr="00462199">
              <w:rPr>
                <w:vertAlign w:val="subscript"/>
              </w:rPr>
              <w:t>2</w:t>
            </w:r>
            <w:r w:rsidRPr="00462199">
              <w:t xml:space="preserve"> T&amp;S Billing Statement relates)</w:t>
            </w:r>
          </w:p>
        </w:tc>
      </w:tr>
      <w:tr w:rsidR="00D179D6" w:rsidRPr="00462199" w14:paraId="264092AD" w14:textId="77777777" w:rsidTr="006E3A79">
        <w:tc>
          <w:tcPr>
            <w:tcW w:w="1770" w:type="dxa"/>
            <w:tcMar>
              <w:left w:w="108" w:type="dxa"/>
              <w:right w:w="108" w:type="dxa"/>
            </w:tcMar>
          </w:tcPr>
          <w:p w14:paraId="64D7F5E5" w14:textId="77777777" w:rsidR="00D179D6" w:rsidRPr="00462199" w:rsidRDefault="00F47FCB" w:rsidP="006E3A79">
            <w:pPr>
              <w:pStyle w:val="TableAshurst"/>
              <w:rPr>
                <w:rFonts w:cs="Noto Naskh Arabic"/>
              </w:rPr>
            </w:pPr>
            <m:oMathPara>
              <m:oMathParaPr>
                <m:jc m:val="left"/>
              </m:oMathParaPr>
              <m:oMath>
                <m:sSub>
                  <m:sSubPr>
                    <m:ctrlPr>
                      <w:rPr>
                        <w:rFonts w:ascii="Cambria Math" w:hAnsi="Cambria Math" w:cs="Arial"/>
                      </w:rPr>
                    </m:ctrlPr>
                  </m:sSubPr>
                  <m:e>
                    <m:r>
                      <w:rPr>
                        <w:rFonts w:ascii="Cambria Math" w:hAnsi="Cambria Math"/>
                      </w:rPr>
                      <m:t>CCPA</m:t>
                    </m:r>
                  </m:e>
                  <m:sub>
                    <m:r>
                      <w:rPr>
                        <w:rFonts w:ascii="Cambria Math" w:hAnsi="Cambria Math"/>
                      </w:rPr>
                      <m:t>y</m:t>
                    </m:r>
                  </m:sub>
                </m:sSub>
              </m:oMath>
            </m:oMathPara>
          </w:p>
        </w:tc>
        <w:tc>
          <w:tcPr>
            <w:tcW w:w="425" w:type="dxa"/>
            <w:tcMar>
              <w:left w:w="108" w:type="dxa"/>
              <w:right w:w="108" w:type="dxa"/>
            </w:tcMar>
          </w:tcPr>
          <w:p w14:paraId="4C014FFF" w14:textId="77777777" w:rsidR="00D179D6" w:rsidRPr="00462199" w:rsidRDefault="00D179D6" w:rsidP="006E3A79">
            <w:pPr>
              <w:pStyle w:val="TableAshurst"/>
            </w:pPr>
            <w:r w:rsidRPr="00462199">
              <w:t>=</w:t>
            </w:r>
          </w:p>
        </w:tc>
        <w:tc>
          <w:tcPr>
            <w:tcW w:w="6038" w:type="dxa"/>
            <w:tcMar>
              <w:left w:w="108" w:type="dxa"/>
              <w:right w:w="108" w:type="dxa"/>
            </w:tcMar>
          </w:tcPr>
          <w:p w14:paraId="6966C280" w14:textId="7033871E" w:rsidR="00D179D6" w:rsidRPr="00462199" w:rsidRDefault="00D179D6" w:rsidP="006E3A79">
            <w:pPr>
              <w:pStyle w:val="TableAshurst"/>
            </w:pPr>
            <w:r w:rsidRPr="00462199">
              <w:t>for each CO</w:t>
            </w:r>
            <w:r w:rsidRPr="00462199">
              <w:rPr>
                <w:vertAlign w:val="subscript"/>
              </w:rPr>
              <w:t>2</w:t>
            </w:r>
            <w:r w:rsidRPr="00462199">
              <w:t xml:space="preserve"> T&amp;S Billing Statement relating to the Billing Period commencing on 1 March and ending on 31 March, any Carbon Cost Protection Amount for the immediately preceding calendar year (or part calendar year) calculated in accordance with </w:t>
            </w:r>
            <w:r w:rsidR="007248B2" w:rsidRPr="007248B2">
              <w:t>Condition</w:t>
            </w:r>
            <w:r w:rsidRPr="00462199">
              <w:t xml:space="preserve"> </w:t>
            </w:r>
            <w:r w:rsidR="004A0AD5">
              <w:fldChar w:fldCharType="begin"/>
            </w:r>
            <w:r w:rsidR="004A0AD5">
              <w:instrText xml:space="preserve"> REF _Ref144457296 \w \h </w:instrText>
            </w:r>
            <w:r w:rsidR="004A0AD5">
              <w:fldChar w:fldCharType="separate"/>
            </w:r>
            <w:del w:id="3618" w:author="Faqir, Sofia (Energy Security)" w:date="2023-11-12T19:47:00Z">
              <w:r w:rsidR="00E473FC">
                <w:delText>19</w:delText>
              </w:r>
            </w:del>
            <w:r w:rsidR="004A0AD5">
              <w:fldChar w:fldCharType="end"/>
            </w:r>
            <w:r w:rsidRPr="00462199">
              <w:t xml:space="preserve"> (</w:t>
            </w:r>
            <w:r w:rsidRPr="00462199">
              <w:rPr>
                <w:i/>
              </w:rPr>
              <w:t>Carbon Cost Protection Amount</w:t>
            </w:r>
            <w:r w:rsidRPr="00462199">
              <w:t>)</w:t>
            </w:r>
          </w:p>
        </w:tc>
      </w:tr>
    </w:tbl>
    <w:p w14:paraId="1647B916" w14:textId="77777777" w:rsidR="00D179D6" w:rsidRPr="00462199" w:rsidRDefault="00D179D6" w:rsidP="005B3BB9">
      <w:pPr>
        <w:pStyle w:val="H2Ashurst"/>
      </w:pPr>
      <w:bookmarkStart w:id="3619" w:name="_Ref144113723"/>
      <w:r w:rsidRPr="00462199">
        <w:t>If the CO</w:t>
      </w:r>
      <w:r w:rsidRPr="00462199">
        <w:rPr>
          <w:vertAlign w:val="subscript"/>
        </w:rPr>
        <w:t>2</w:t>
      </w:r>
      <w:r w:rsidRPr="00462199">
        <w:t xml:space="preserve"> T&amp;S Net Payable Amount is:</w:t>
      </w:r>
      <w:bookmarkEnd w:id="3619"/>
    </w:p>
    <w:p w14:paraId="58944A59" w14:textId="77777777" w:rsidR="00D179D6" w:rsidRPr="00462199" w:rsidRDefault="00D179D6" w:rsidP="00202C21">
      <w:pPr>
        <w:pStyle w:val="H3Ashurst"/>
      </w:pPr>
      <w:bookmarkStart w:id="3620" w:name="_Ref144113724"/>
      <w:r w:rsidRPr="00462199">
        <w:lastRenderedPageBreak/>
        <w:t>positive, it shall represent an amount payable by the LCHA Counterparty to the Producer; or</w:t>
      </w:r>
      <w:bookmarkEnd w:id="3620"/>
    </w:p>
    <w:p w14:paraId="4BF50B81" w14:textId="77777777" w:rsidR="00D179D6" w:rsidRPr="00462199" w:rsidRDefault="00D179D6" w:rsidP="00202C21">
      <w:pPr>
        <w:pStyle w:val="H3Ashurst"/>
      </w:pPr>
      <w:bookmarkStart w:id="3621" w:name="_Ref144113725"/>
      <w:r w:rsidRPr="00462199">
        <w:t>negative, it shall represent an amount payable by the Producer to the LCHA Counterparty.</w:t>
      </w:r>
      <w:bookmarkEnd w:id="3621"/>
    </w:p>
    <w:p w14:paraId="12C71F2B" w14:textId="77777777" w:rsidR="00D179D6" w:rsidRPr="00462199" w:rsidRDefault="00D179D6" w:rsidP="005B3BB9">
      <w:pPr>
        <w:pStyle w:val="NormalBoldAshurst"/>
      </w:pPr>
      <w:r w:rsidRPr="00462199">
        <w:rPr>
          <w:i/>
        </w:rPr>
        <w:t>Further Payment Calculation Data</w:t>
      </w:r>
    </w:p>
    <w:p w14:paraId="7C037D26" w14:textId="77777777" w:rsidR="00D179D6" w:rsidRPr="00462199" w:rsidRDefault="00D179D6" w:rsidP="005B3BB9">
      <w:pPr>
        <w:pStyle w:val="H2Ashurst"/>
      </w:pPr>
      <w:bookmarkStart w:id="3622" w:name="_Ref144113726"/>
      <w:r w:rsidRPr="00462199">
        <w:t>The Producer may, if it considers (acting reasonably) that any other Payment Calculation Data should have been provided by the LCHA Counterparty in the relevant CO</w:t>
      </w:r>
      <w:r w:rsidRPr="00462199">
        <w:rPr>
          <w:vertAlign w:val="subscript"/>
        </w:rPr>
        <w:t>2</w:t>
      </w:r>
      <w:r w:rsidRPr="00462199">
        <w:t xml:space="preserve"> T&amp;S Billing Statement, request a copy of such data no later than [fifteen (15)] Business Days after the end of the relevant Billing Period.</w:t>
      </w:r>
      <w:bookmarkEnd w:id="3622"/>
    </w:p>
    <w:p w14:paraId="2CE5146A" w14:textId="77777777" w:rsidR="00D179D6" w:rsidRPr="00462199" w:rsidRDefault="00D179D6" w:rsidP="005B3BB9">
      <w:pPr>
        <w:pStyle w:val="H2Ashurst"/>
      </w:pPr>
      <w:bookmarkStart w:id="3623" w:name="_Ref144113727"/>
      <w:r w:rsidRPr="00462199">
        <w:t>The LCHA Counterparty shall provide the Producer with a copy of such data no later than [ten (10)] Business Days after the date of the relevant request.</w:t>
      </w:r>
      <w:bookmarkEnd w:id="3623"/>
    </w:p>
    <w:p w14:paraId="6B4CF8DA" w14:textId="77777777" w:rsidR="00D179D6" w:rsidRPr="00462199" w:rsidRDefault="00D179D6" w:rsidP="005B3BB9">
      <w:pPr>
        <w:pStyle w:val="H1Ashurst"/>
      </w:pPr>
      <w:bookmarkStart w:id="3624" w:name="_Ref144113728"/>
      <w:bookmarkStart w:id="3625" w:name="_Ref147929421"/>
      <w:bookmarkStart w:id="3626" w:name="_Toc149833674"/>
      <w:r w:rsidRPr="00462199">
        <w:t>Settlement</w:t>
      </w:r>
      <w:bookmarkEnd w:id="3624"/>
      <w:bookmarkEnd w:id="3625"/>
      <w:bookmarkEnd w:id="3626"/>
    </w:p>
    <w:p w14:paraId="02F3B4F1" w14:textId="77777777" w:rsidR="00D179D6" w:rsidRPr="00462199" w:rsidRDefault="00D179D6" w:rsidP="005B3BB9">
      <w:pPr>
        <w:pStyle w:val="NormalBoldAshurst"/>
      </w:pPr>
      <w:r w:rsidRPr="00462199">
        <w:rPr>
          <w:i/>
        </w:rPr>
        <w:t>Payment from LCHA Counterparty</w:t>
      </w:r>
    </w:p>
    <w:p w14:paraId="5A712AD6" w14:textId="5A7AA226" w:rsidR="00D179D6" w:rsidRPr="00462199" w:rsidRDefault="00D179D6" w:rsidP="005B3BB9">
      <w:pPr>
        <w:pStyle w:val="H2Ashurst"/>
      </w:pPr>
      <w:bookmarkStart w:id="3627" w:name="_Ref144113729"/>
      <w:r w:rsidRPr="00462199">
        <w:t xml:space="preserve">Subject to </w:t>
      </w:r>
      <w:r w:rsidR="007248B2" w:rsidRPr="007248B2">
        <w:t>Condition</w:t>
      </w:r>
      <w:r w:rsidRPr="00462199">
        <w:t xml:space="preserve"> </w:t>
      </w:r>
      <w:r w:rsidR="004A0AD5">
        <w:fldChar w:fldCharType="begin"/>
      </w:r>
      <w:r w:rsidR="004A0AD5">
        <w:instrText xml:space="preserve"> REF _Ref144113253 \w \h </w:instrText>
      </w:r>
      <w:r w:rsidR="004A0AD5">
        <w:fldChar w:fldCharType="separate"/>
      </w:r>
      <w:del w:id="3628" w:author="Faqir, Sofia (Energy Security)" w:date="2023-11-12T19:47:00Z">
        <w:r w:rsidR="00E473FC">
          <w:delText>3.84</w:delText>
        </w:r>
      </w:del>
      <w:r w:rsidR="004A0AD5">
        <w:fldChar w:fldCharType="end"/>
      </w:r>
      <w:r w:rsidRPr="00462199">
        <w:t xml:space="preserve"> (</w:t>
      </w:r>
      <w:r w:rsidRPr="00462199">
        <w:rPr>
          <w:i/>
        </w:rPr>
        <w:t>Set-Off of Previous Subsidy</w:t>
      </w:r>
      <w:r w:rsidRPr="00462199">
        <w:t xml:space="preserve">), and </w:t>
      </w:r>
      <w:r w:rsidR="007248B2" w:rsidRPr="007248B2">
        <w:t>Condition</w:t>
      </w:r>
      <w:r w:rsidRPr="00462199">
        <w:t xml:space="preserve"> </w:t>
      </w:r>
      <w:r w:rsidR="004A0AD5">
        <w:fldChar w:fldCharType="begin"/>
      </w:r>
      <w:r w:rsidR="004A0AD5">
        <w:instrText xml:space="preserve"> REF _Ref144114010 \w \h </w:instrText>
      </w:r>
      <w:r w:rsidR="004A0AD5">
        <w:fldChar w:fldCharType="separate"/>
      </w:r>
      <w:del w:id="3629" w:author="Faqir, Sofia (Energy Security)" w:date="2023-11-12T19:47:00Z">
        <w:r w:rsidR="00E473FC">
          <w:delText>33.18</w:delText>
        </w:r>
      </w:del>
      <w:r w:rsidR="004A0AD5">
        <w:fldChar w:fldCharType="end"/>
      </w:r>
      <w:r w:rsidRPr="00462199">
        <w:t xml:space="preserve"> (</w:t>
      </w:r>
      <w:r w:rsidRPr="00462199">
        <w:rPr>
          <w:i/>
        </w:rPr>
        <w:t>Set-Off of Other Subsidy</w:t>
      </w:r>
      <w:r w:rsidRPr="00462199">
        <w:t xml:space="preserve"> </w:t>
      </w:r>
      <w:r w:rsidRPr="00462199">
        <w:rPr>
          <w:i/>
        </w:rPr>
        <w:t>and RTFO Volume Clawback Amount</w:t>
      </w:r>
      <w:r w:rsidRPr="00462199">
        <w:t>), if the sum of the UKLCH Net Payable Amount and the CO</w:t>
      </w:r>
      <w:r w:rsidRPr="00462199">
        <w:rPr>
          <w:vertAlign w:val="subscript"/>
        </w:rPr>
        <w:t>2</w:t>
      </w:r>
      <w:r w:rsidRPr="00462199">
        <w:t xml:space="preserve"> T&amp;S Net Payable Amount is a positive number, no later than the end of the tenth (10th) Business Day after the delivery of the relevant UKLCH Billing Statement and CO</w:t>
      </w:r>
      <w:r w:rsidRPr="00462199">
        <w:rPr>
          <w:vertAlign w:val="subscript"/>
        </w:rPr>
        <w:t>2</w:t>
      </w:r>
      <w:r w:rsidRPr="00462199">
        <w:t xml:space="preserve"> T&amp;S Billing Statement, the LCHA Counterparty shall pay to the Producer such amount in Sterling by direct bank transfer or equivalent transfer of immediately available funds into the account notified to the LCHA Counterparty pursuant to </w:t>
      </w:r>
      <w:r w:rsidR="007248B2" w:rsidRPr="007248B2">
        <w:t>Condition</w:t>
      </w:r>
      <w:r w:rsidRPr="00462199">
        <w:t xml:space="preserve"> </w:t>
      </w:r>
      <w:r w:rsidRPr="00462199">
        <w:fldChar w:fldCharType="begin"/>
      </w:r>
      <w:r w:rsidRPr="00462199">
        <w:instrText xml:space="preserve">  REF _Ref144113757 \r \h \* MERGEFORMAT </w:instrText>
      </w:r>
      <w:r w:rsidRPr="00462199">
        <w:fldChar w:fldCharType="separate"/>
      </w:r>
      <w:del w:id="3630" w:author="Faqir, Sofia (Energy Security)" w:date="2023-11-12T19:47:00Z">
        <w:r w:rsidR="00E473FC" w:rsidRPr="00E473FC">
          <w:rPr>
            <w:color w:val="000000"/>
          </w:rPr>
          <w:delText>27(B)</w:delText>
        </w:r>
      </w:del>
      <w:r w:rsidRPr="00462199">
        <w:fldChar w:fldCharType="end"/>
      </w:r>
      <w:r w:rsidRPr="00462199">
        <w:t xml:space="preserve"> (</w:t>
      </w:r>
      <w:r w:rsidRPr="00462199">
        <w:rPr>
          <w:i/>
        </w:rPr>
        <w:t>Payment Accounts</w:t>
      </w:r>
      <w:r w:rsidRPr="00462199">
        <w:t>).</w:t>
      </w:r>
      <w:bookmarkEnd w:id="3627"/>
    </w:p>
    <w:p w14:paraId="428530CE" w14:textId="77777777" w:rsidR="00D179D6" w:rsidRPr="00462199" w:rsidRDefault="00D179D6" w:rsidP="005B3BB9">
      <w:pPr>
        <w:pStyle w:val="NormalBoldAshurst"/>
      </w:pPr>
      <w:r w:rsidRPr="00462199">
        <w:rPr>
          <w:i/>
        </w:rPr>
        <w:t>Payment from Producer</w:t>
      </w:r>
    </w:p>
    <w:p w14:paraId="0AAE303F" w14:textId="2DAB8112" w:rsidR="00D179D6" w:rsidRPr="00462199" w:rsidRDefault="00D179D6" w:rsidP="005B3BB9">
      <w:pPr>
        <w:pStyle w:val="H2Ashurst"/>
      </w:pPr>
      <w:bookmarkStart w:id="3631" w:name="_Ref144113730"/>
      <w:r w:rsidRPr="00462199">
        <w:t>If the sum of the UKLCH Net Payable Amount and the CO</w:t>
      </w:r>
      <w:r w:rsidRPr="00462199">
        <w:rPr>
          <w:vertAlign w:val="subscript"/>
        </w:rPr>
        <w:t>2</w:t>
      </w:r>
      <w:r w:rsidRPr="00462199">
        <w:t xml:space="preserve"> T&amp;S Net Payable Amount is a negative number, no later than the end of the eighth (</w:t>
      </w:r>
      <w:r w:rsidR="00FA53A8" w:rsidRPr="003D1040">
        <w:t>8</w:t>
      </w:r>
      <w:r w:rsidR="00FA53A8" w:rsidRPr="003D1040">
        <w:rPr>
          <w:vertAlign w:val="superscript"/>
        </w:rPr>
        <w:t>th</w:t>
      </w:r>
      <w:r w:rsidRPr="00462199">
        <w:t>) Business Day after the delivery of the relevant UKLCH Billing Statement and CO</w:t>
      </w:r>
      <w:r w:rsidRPr="00462199">
        <w:rPr>
          <w:vertAlign w:val="subscript"/>
        </w:rPr>
        <w:t>2</w:t>
      </w:r>
      <w:r w:rsidRPr="00462199">
        <w:t xml:space="preserve"> T&amp;S Billing Statement, the Producer shall pay to the LCHA Counterparty the absolute value of such amount in Sterling by direct bank transfer or equivalent transfer of immediately available funds into the account notified to the Producer pursuant to </w:t>
      </w:r>
      <w:r w:rsidR="007248B2" w:rsidRPr="007248B2">
        <w:t>Condition</w:t>
      </w:r>
      <w:r w:rsidRPr="00462199">
        <w:t xml:space="preserve"> </w:t>
      </w:r>
      <w:r w:rsidRPr="00462199">
        <w:fldChar w:fldCharType="begin"/>
      </w:r>
      <w:r w:rsidRPr="00462199">
        <w:instrText xml:space="preserve">  REF _Ref144113756 \r \h \* MERGEFORMAT </w:instrText>
      </w:r>
      <w:r w:rsidRPr="00462199">
        <w:fldChar w:fldCharType="separate"/>
      </w:r>
      <w:del w:id="3632" w:author="Faqir, Sofia (Energy Security)" w:date="2023-11-12T19:47:00Z">
        <w:r w:rsidR="00E473FC" w:rsidRPr="00E473FC">
          <w:rPr>
            <w:color w:val="000000"/>
          </w:rPr>
          <w:delText>27(A)</w:delText>
        </w:r>
      </w:del>
      <w:r w:rsidRPr="00462199">
        <w:fldChar w:fldCharType="end"/>
      </w:r>
      <w:r w:rsidRPr="00462199">
        <w:t xml:space="preserve"> (</w:t>
      </w:r>
      <w:r w:rsidRPr="00462199">
        <w:rPr>
          <w:i/>
        </w:rPr>
        <w:t>Payment Accounts</w:t>
      </w:r>
      <w:r w:rsidRPr="00462199">
        <w:t>).</w:t>
      </w:r>
      <w:bookmarkEnd w:id="3631"/>
    </w:p>
    <w:p w14:paraId="577D9975" w14:textId="77777777" w:rsidR="00D179D6" w:rsidRPr="00462199" w:rsidRDefault="00D179D6" w:rsidP="005B3BB9">
      <w:pPr>
        <w:pStyle w:val="NormalBoldAshurst"/>
      </w:pPr>
      <w:r w:rsidRPr="00462199">
        <w:rPr>
          <w:i/>
        </w:rPr>
        <w:t>Billing Statement Disputes</w:t>
      </w:r>
    </w:p>
    <w:p w14:paraId="0874FCAB" w14:textId="73389068" w:rsidR="00D179D6" w:rsidRPr="00462199" w:rsidRDefault="007248B2" w:rsidP="005B3BB9">
      <w:pPr>
        <w:pStyle w:val="H2Ashurst"/>
      </w:pPr>
      <w:bookmarkStart w:id="3633" w:name="_Ref144113731"/>
      <w:r w:rsidRPr="007248B2">
        <w:t>Condition</w:t>
      </w:r>
      <w:r w:rsidR="00D179D6" w:rsidRPr="00462199">
        <w:t xml:space="preserve"> </w:t>
      </w:r>
      <w:r w:rsidR="004A0AD5">
        <w:fldChar w:fldCharType="begin"/>
      </w:r>
      <w:r w:rsidR="004A0AD5">
        <w:instrText xml:space="preserve"> REF _Ref144113729 \w \h </w:instrText>
      </w:r>
      <w:r w:rsidR="004A0AD5">
        <w:fldChar w:fldCharType="separate"/>
      </w:r>
      <w:del w:id="3634" w:author="Faqir, Sofia (Energy Security)" w:date="2023-11-12T19:47:00Z">
        <w:r w:rsidR="00E473FC">
          <w:delText>23.1</w:delText>
        </w:r>
      </w:del>
      <w:r w:rsidR="004A0AD5">
        <w:fldChar w:fldCharType="end"/>
      </w:r>
      <w:r w:rsidR="00D179D6" w:rsidRPr="00462199">
        <w:t xml:space="preserve"> and </w:t>
      </w:r>
      <w:r w:rsidRPr="007248B2">
        <w:t>Condition</w:t>
      </w:r>
      <w:r w:rsidR="00D179D6" w:rsidRPr="00462199">
        <w:t xml:space="preserve"> </w:t>
      </w:r>
      <w:r w:rsidR="004A0AD5">
        <w:fldChar w:fldCharType="begin"/>
      </w:r>
      <w:r w:rsidR="004A0AD5">
        <w:instrText xml:space="preserve"> REF _Ref144113730 \w \h </w:instrText>
      </w:r>
      <w:r w:rsidR="004A0AD5">
        <w:fldChar w:fldCharType="separate"/>
      </w:r>
      <w:del w:id="3635" w:author="Faqir, Sofia (Energy Security)" w:date="2023-11-12T19:47:00Z">
        <w:r w:rsidR="00E473FC">
          <w:delText>23.2</w:delText>
        </w:r>
      </w:del>
      <w:r w:rsidR="004A0AD5">
        <w:fldChar w:fldCharType="end"/>
      </w:r>
      <w:r w:rsidR="00D179D6" w:rsidRPr="00462199">
        <w:t xml:space="preserve"> shall apply notwithstanding any dispute with respect to any Billing Statement and, if a Party wishes to dispute any amount shown in a Billing Statement, it shall give a notice to the other Party (a </w:t>
      </w:r>
      <w:r w:rsidR="00D179D6" w:rsidRPr="00462199">
        <w:rPr>
          <w:b/>
        </w:rPr>
        <w:t>"Billing Statement Dispute Notice"</w:t>
      </w:r>
      <w:r w:rsidR="00D179D6" w:rsidRPr="00462199">
        <w:t>) which shall:</w:t>
      </w:r>
      <w:bookmarkEnd w:id="3633"/>
    </w:p>
    <w:p w14:paraId="0B0DD376" w14:textId="77777777" w:rsidR="00D179D6" w:rsidRPr="00462199" w:rsidRDefault="00D179D6" w:rsidP="00202C21">
      <w:pPr>
        <w:pStyle w:val="H3Ashurst"/>
      </w:pPr>
      <w:bookmarkStart w:id="3636" w:name="_Ref144113732"/>
      <w:r w:rsidRPr="00462199">
        <w:t>specify the Billing Statement(s) to which the Dispute relates [by reference to the relevant Billing Statement number(s) generated by the LCHA Counterparty];</w:t>
      </w:r>
      <w:bookmarkEnd w:id="3636"/>
    </w:p>
    <w:p w14:paraId="2C761735" w14:textId="77777777" w:rsidR="00D179D6" w:rsidRPr="00462199" w:rsidRDefault="00D179D6" w:rsidP="00202C21">
      <w:pPr>
        <w:pStyle w:val="H3Ashurst"/>
      </w:pPr>
      <w:bookmarkStart w:id="3637" w:name="_Ref144113733"/>
      <w:r w:rsidRPr="00462199">
        <w:t>specify the name of the LCHA (or the unique identifier attributed to the LCHA by the LCHA Counterparty);</w:t>
      </w:r>
      <w:bookmarkEnd w:id="3637"/>
    </w:p>
    <w:p w14:paraId="49650EB7" w14:textId="77777777" w:rsidR="00D179D6" w:rsidRPr="00462199" w:rsidRDefault="00D179D6" w:rsidP="00202C21">
      <w:pPr>
        <w:pStyle w:val="H3Ashurst"/>
      </w:pPr>
      <w:bookmarkStart w:id="3638" w:name="_Ref144113734"/>
      <w:r w:rsidRPr="00462199">
        <w:t>specify the Billing Statement items to which the Dispute relates;</w:t>
      </w:r>
      <w:bookmarkEnd w:id="3638"/>
    </w:p>
    <w:p w14:paraId="44F260BE" w14:textId="77777777" w:rsidR="00D179D6" w:rsidRPr="00462199" w:rsidRDefault="00D179D6" w:rsidP="00202C21">
      <w:pPr>
        <w:pStyle w:val="H3Ashurst"/>
      </w:pPr>
      <w:bookmarkStart w:id="3639" w:name="_Ref144113735"/>
      <w:r w:rsidRPr="00462199">
        <w:t>specify the amount in dispute and the apportionment of such amount in relation to the relevant Billing Statement items;</w:t>
      </w:r>
      <w:bookmarkEnd w:id="3639"/>
    </w:p>
    <w:p w14:paraId="21761FD5" w14:textId="77777777" w:rsidR="00D179D6" w:rsidRPr="00462199" w:rsidRDefault="00D179D6" w:rsidP="00202C21">
      <w:pPr>
        <w:pStyle w:val="H3Ashurst"/>
      </w:pPr>
      <w:bookmarkStart w:id="3640" w:name="_Ref144113736"/>
      <w:r w:rsidRPr="00462199">
        <w:t>include details of any other Billing Statement dispute which the referring Party considers should be consolidated with or joined to the dispute;</w:t>
      </w:r>
      <w:bookmarkEnd w:id="3640"/>
    </w:p>
    <w:p w14:paraId="4BAFFACE" w14:textId="77777777" w:rsidR="00D179D6" w:rsidRPr="00462199" w:rsidRDefault="00D179D6" w:rsidP="00202C21">
      <w:pPr>
        <w:pStyle w:val="H3Ashurst"/>
      </w:pPr>
      <w:bookmarkStart w:id="3641" w:name="_Ref144113737"/>
      <w:r w:rsidRPr="00462199">
        <w:lastRenderedPageBreak/>
        <w:t>specify the position the Party considers is correct and the Party's reasons for that position;</w:t>
      </w:r>
      <w:bookmarkEnd w:id="3641"/>
    </w:p>
    <w:p w14:paraId="3935952A" w14:textId="77777777" w:rsidR="00D179D6" w:rsidRPr="00462199" w:rsidRDefault="00D179D6" w:rsidP="00202C21">
      <w:pPr>
        <w:pStyle w:val="H3Ashurst"/>
      </w:pPr>
      <w:bookmarkStart w:id="3642" w:name="_Ref144113738"/>
      <w:r w:rsidRPr="00462199">
        <w:t>include copies of any Supporting Information on which the referring Party intends to rely; and</w:t>
      </w:r>
      <w:bookmarkEnd w:id="3642"/>
    </w:p>
    <w:p w14:paraId="57A84E6A" w14:textId="77777777" w:rsidR="00D179D6" w:rsidRPr="00462199" w:rsidRDefault="00D179D6" w:rsidP="00202C21">
      <w:pPr>
        <w:pStyle w:val="H3Ashurst"/>
      </w:pPr>
      <w:bookmarkStart w:id="3643" w:name="_Ref144113739"/>
      <w:r w:rsidRPr="00462199">
        <w:t>include any other Information that the Party deems relevant in relation to the dispute.</w:t>
      </w:r>
      <w:bookmarkEnd w:id="3643"/>
    </w:p>
    <w:p w14:paraId="6ED51065" w14:textId="010DA243" w:rsidR="00D179D6" w:rsidRPr="00462199" w:rsidRDefault="00D179D6" w:rsidP="005B3BB9">
      <w:pPr>
        <w:pStyle w:val="H2Ashurst"/>
      </w:pPr>
      <w:bookmarkStart w:id="3644" w:name="_Ref144113740"/>
      <w:r w:rsidRPr="00462199">
        <w:t xml:space="preserve">The making of a payment pursuant to </w:t>
      </w:r>
      <w:r w:rsidR="007248B2" w:rsidRPr="007248B2">
        <w:t>Condition</w:t>
      </w:r>
      <w:r w:rsidRPr="00462199">
        <w:t xml:space="preserve"> </w:t>
      </w:r>
      <w:r w:rsidR="004A0AD5">
        <w:fldChar w:fldCharType="begin"/>
      </w:r>
      <w:r w:rsidR="004A0AD5">
        <w:instrText xml:space="preserve"> REF _Ref144113729 \w \h </w:instrText>
      </w:r>
      <w:r w:rsidR="004A0AD5">
        <w:fldChar w:fldCharType="separate"/>
      </w:r>
      <w:del w:id="3645" w:author="Faqir, Sofia (Energy Security)" w:date="2023-11-12T19:47:00Z">
        <w:r w:rsidR="00E473FC">
          <w:delText>23.1</w:delText>
        </w:r>
      </w:del>
      <w:r w:rsidR="004A0AD5">
        <w:fldChar w:fldCharType="end"/>
      </w:r>
      <w:r w:rsidRPr="00462199">
        <w:t xml:space="preserve"> or </w:t>
      </w:r>
      <w:r w:rsidR="007248B2" w:rsidRPr="007248B2">
        <w:t>Condition</w:t>
      </w:r>
      <w:r w:rsidRPr="00462199">
        <w:t xml:space="preserve"> </w:t>
      </w:r>
      <w:r w:rsidR="004A0AD5">
        <w:fldChar w:fldCharType="begin"/>
      </w:r>
      <w:r w:rsidR="004A0AD5">
        <w:instrText xml:space="preserve"> REF _Ref144113730 \w \h </w:instrText>
      </w:r>
      <w:r w:rsidR="004A0AD5">
        <w:fldChar w:fldCharType="separate"/>
      </w:r>
      <w:del w:id="3646" w:author="Faqir, Sofia (Energy Security)" w:date="2023-11-12T19:47:00Z">
        <w:r w:rsidR="00E473FC">
          <w:delText>23.2</w:delText>
        </w:r>
      </w:del>
      <w:r w:rsidR="004A0AD5">
        <w:fldChar w:fldCharType="end"/>
      </w:r>
      <w:r w:rsidRPr="00462199">
        <w:t xml:space="preserve"> shall not prevent a Party from raising a dispute pursuant to </w:t>
      </w:r>
      <w:r w:rsidR="007248B2" w:rsidRPr="007248B2">
        <w:t>Condition</w:t>
      </w:r>
      <w:r w:rsidRPr="00462199">
        <w:t xml:space="preserve"> </w:t>
      </w:r>
      <w:r w:rsidR="004A0AD5">
        <w:fldChar w:fldCharType="begin"/>
      </w:r>
      <w:r w:rsidR="004A0AD5">
        <w:instrText xml:space="preserve"> REF _Ref144113731 \w \h </w:instrText>
      </w:r>
      <w:r w:rsidR="004A0AD5">
        <w:fldChar w:fldCharType="separate"/>
      </w:r>
      <w:del w:id="3647" w:author="Faqir, Sofia (Energy Security)" w:date="2023-11-12T19:47:00Z">
        <w:r w:rsidR="00E473FC">
          <w:delText>23.3</w:delText>
        </w:r>
      </w:del>
      <w:r w:rsidR="004A0AD5">
        <w:fldChar w:fldCharType="end"/>
      </w:r>
      <w:r w:rsidRPr="00462199">
        <w:t>.</w:t>
      </w:r>
      <w:bookmarkEnd w:id="3644"/>
    </w:p>
    <w:p w14:paraId="7EE2F55D" w14:textId="77777777" w:rsidR="00D179D6" w:rsidRPr="00462199" w:rsidRDefault="00D179D6" w:rsidP="002D4185">
      <w:pPr>
        <w:pStyle w:val="NormalBoldAshurst"/>
      </w:pPr>
      <w:r w:rsidRPr="00462199">
        <w:rPr>
          <w:i/>
        </w:rPr>
        <w:t>LCHA Technical Disputes</w:t>
      </w:r>
      <w:bookmarkStart w:id="3648" w:name="_Ref144117930"/>
      <w:r w:rsidRPr="00462199">
        <w:rPr>
          <w:rStyle w:val="FootnoteReference"/>
        </w:rPr>
        <w:footnoteReference w:id="63"/>
      </w:r>
      <w:bookmarkEnd w:id="3648"/>
    </w:p>
    <w:p w14:paraId="63EBE898" w14:textId="031691AD" w:rsidR="00D179D6" w:rsidRPr="00462199" w:rsidRDefault="00D179D6" w:rsidP="005B3BB9">
      <w:pPr>
        <w:pStyle w:val="H2Ashurst"/>
      </w:pPr>
      <w:bookmarkStart w:id="3649" w:name="_Ref144113741"/>
      <w:r w:rsidRPr="00462199">
        <w:t xml:space="preserve">If a dispute or part of a dispute pursuant to </w:t>
      </w:r>
      <w:r w:rsidR="007248B2" w:rsidRPr="007248B2">
        <w:t>Condition</w:t>
      </w:r>
      <w:r w:rsidRPr="00462199">
        <w:t xml:space="preserve"> </w:t>
      </w:r>
      <w:r w:rsidR="004A0AD5">
        <w:fldChar w:fldCharType="begin"/>
      </w:r>
      <w:r w:rsidR="004A0AD5">
        <w:instrText xml:space="preserve"> REF _Ref144113731 \w \h </w:instrText>
      </w:r>
      <w:r w:rsidR="004A0AD5">
        <w:fldChar w:fldCharType="separate"/>
      </w:r>
      <w:del w:id="3650" w:author="Faqir, Sofia (Energy Security)" w:date="2023-11-12T19:47:00Z">
        <w:r w:rsidR="00E473FC">
          <w:delText>23.3</w:delText>
        </w:r>
      </w:del>
      <w:r w:rsidR="004A0AD5">
        <w:fldChar w:fldCharType="end"/>
      </w:r>
      <w:r w:rsidRPr="00462199">
        <w:t xml:space="preserve"> is a LCHA Technical Dispute:</w:t>
      </w:r>
      <w:bookmarkEnd w:id="3649"/>
    </w:p>
    <w:p w14:paraId="6C46FA24" w14:textId="77777777" w:rsidR="00D179D6" w:rsidRPr="00462199" w:rsidRDefault="00D179D6" w:rsidP="00202C21">
      <w:pPr>
        <w:pStyle w:val="H3Ashurst"/>
      </w:pPr>
      <w:bookmarkStart w:id="3651" w:name="_Ref144113742"/>
      <w:r w:rsidRPr="00462199">
        <w:t>such LCHA Technical Dispute shall be resolved in accordance with the Dispute Resolution Procedure (except to the extent applicable, for those provisions of the Dispute Resolution Procedure which are expressly stated not to apply to a LCHA Technical Dispute);</w:t>
      </w:r>
      <w:bookmarkEnd w:id="3651"/>
    </w:p>
    <w:p w14:paraId="79F718A2" w14:textId="77777777" w:rsidR="00D179D6" w:rsidRPr="00462199" w:rsidRDefault="00D179D6" w:rsidP="00202C21">
      <w:pPr>
        <w:pStyle w:val="H3Ashurst"/>
      </w:pPr>
      <w:bookmarkStart w:id="3652" w:name="_Ref144113743"/>
      <w:r w:rsidRPr="00462199">
        <w:t>such LCHA Technical Dispute must be brought by the Party before the LCHA Technical Dispute Deadline in relation to all Days to which the LCHA Technical Dispute relates;</w:t>
      </w:r>
      <w:bookmarkEnd w:id="3652"/>
    </w:p>
    <w:p w14:paraId="1778EBE0" w14:textId="77777777" w:rsidR="00D179D6" w:rsidRPr="00462199" w:rsidRDefault="00D179D6" w:rsidP="00202C21">
      <w:pPr>
        <w:pStyle w:val="H3Ashurst"/>
      </w:pPr>
      <w:bookmarkStart w:id="3653" w:name="_Ref144113744"/>
      <w:r w:rsidRPr="00462199">
        <w:t>the Parties shall continue to comply with their obligations under the LCHA notwithstanding LCHA Technical Dispute;</w:t>
      </w:r>
      <w:bookmarkEnd w:id="3653"/>
    </w:p>
    <w:p w14:paraId="14FDAEF1" w14:textId="77777777" w:rsidR="00D179D6" w:rsidRPr="00462199" w:rsidRDefault="00D179D6" w:rsidP="00202C21">
      <w:pPr>
        <w:pStyle w:val="H3Ashurst"/>
      </w:pPr>
      <w:bookmarkStart w:id="3654" w:name="_Ref144113745"/>
      <w:r w:rsidRPr="00462199">
        <w:t>the final determination of the LCHA Technical Dispute in accordance with the Dispute Resolution Procedure (except, to the extent applicable, for those provisions of the Dispute Resolution Procedure which are expressly stated not to apply to LCHA Technical Disputes) shall be binding on the Parties; and</w:t>
      </w:r>
      <w:bookmarkEnd w:id="3654"/>
    </w:p>
    <w:p w14:paraId="632D20BA" w14:textId="77777777" w:rsidR="00D179D6" w:rsidRPr="00462199" w:rsidRDefault="00D179D6" w:rsidP="00202C21">
      <w:pPr>
        <w:pStyle w:val="H3Ashurst"/>
      </w:pPr>
      <w:bookmarkStart w:id="3655" w:name="_Ref144113746"/>
      <w:r w:rsidRPr="00462199">
        <w:t>neither Party shall dispute or attempt to dispute a final determination made in accordance with the Dispute Resolution Procedure (except, to the extent applicable, for those provisions of the Dispute Resolution Procedure which are expressly stated not to apply to a LCHA Technical Dispute).</w:t>
      </w:r>
      <w:bookmarkEnd w:id="3655"/>
    </w:p>
    <w:p w14:paraId="554D5CDB" w14:textId="77777777" w:rsidR="00D179D6" w:rsidRPr="00462199" w:rsidRDefault="00D179D6" w:rsidP="005B3BB9">
      <w:pPr>
        <w:pStyle w:val="H1Ashurst"/>
      </w:pPr>
      <w:bookmarkStart w:id="3656" w:name="_Ref144113747"/>
      <w:bookmarkStart w:id="3657" w:name="_Ref144117983"/>
      <w:bookmarkStart w:id="3658" w:name="_Ref144457462"/>
      <w:bookmarkStart w:id="3659" w:name="_Ref144478402"/>
      <w:bookmarkStart w:id="3660" w:name="_Toc149833675"/>
      <w:r w:rsidRPr="00462199">
        <w:t>Default Interest</w:t>
      </w:r>
      <w:bookmarkEnd w:id="3656"/>
      <w:bookmarkEnd w:id="3657"/>
      <w:bookmarkEnd w:id="3658"/>
      <w:bookmarkEnd w:id="3659"/>
      <w:bookmarkEnd w:id="3660"/>
    </w:p>
    <w:p w14:paraId="13F01CDF" w14:textId="77777777" w:rsidR="00D179D6" w:rsidRPr="00462199" w:rsidRDefault="00D179D6" w:rsidP="005B3BB9">
      <w:pPr>
        <w:pStyle w:val="NormalBoldAshurst"/>
      </w:pPr>
      <w:r w:rsidRPr="00462199">
        <w:rPr>
          <w:i/>
        </w:rPr>
        <w:t>Calculation of Default Interest</w:t>
      </w:r>
    </w:p>
    <w:p w14:paraId="7D904C48" w14:textId="77777777" w:rsidR="00D179D6" w:rsidRPr="00462199" w:rsidRDefault="00D179D6" w:rsidP="005B3BB9">
      <w:pPr>
        <w:pStyle w:val="H2Ashurst"/>
      </w:pPr>
      <w:bookmarkStart w:id="3661" w:name="_Ref144113748"/>
      <w:r w:rsidRPr="00462199">
        <w:rPr>
          <w:b/>
        </w:rPr>
        <w:t>"Default Interest"</w:t>
      </w:r>
      <w:r w:rsidRPr="00462199">
        <w:t xml:space="preserve"> as applied for any period (a </w:t>
      </w:r>
      <w:r w:rsidRPr="00462199">
        <w:rPr>
          <w:b/>
        </w:rPr>
        <w:t>"calculation period"</w:t>
      </w:r>
      <w:r w:rsidRPr="00462199">
        <w:t>) shall be calculated as follows:</w:t>
      </w:r>
      <w:bookmarkEnd w:id="3661"/>
    </w:p>
    <w:p w14:paraId="23CB6BFB" w14:textId="77777777" w:rsidR="00D179D6" w:rsidRPr="00462199" w:rsidRDefault="00F47FCB" w:rsidP="006E3A79">
      <w:pPr>
        <w:pStyle w:val="NormalAshurst"/>
      </w:pPr>
      <m:oMathPara>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D</m:t>
              </m:r>
            </m:sup>
            <m:e>
              <m:sSup>
                <m:sSupPr>
                  <m:ctrlPr>
                    <w:rPr>
                      <w:rFonts w:ascii="Cambria Math" w:hAnsi="Cambria Math"/>
                    </w:rPr>
                  </m:ctrlPr>
                </m:sSupPr>
                <m:e>
                  <m:r>
                    <m:rPr>
                      <m:sty m:val="p"/>
                    </m:rPr>
                    <w:rPr>
                      <w:rFonts w:ascii="Cambria Math" w:hAnsi="Cambria Math"/>
                    </w:rPr>
                    <m:t>(1+</m:t>
                  </m:r>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+5%)</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365</m:t>
                      </m:r>
                    </m:den>
                  </m:f>
                </m:sup>
              </m:sSup>
            </m:e>
          </m:nary>
        </m:oMath>
      </m:oMathPara>
    </w:p>
    <w:p w14:paraId="4DFA3F8B"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897"/>
      </w:tblGrid>
      <w:tr w:rsidR="00D179D6" w:rsidRPr="00462199" w14:paraId="119490E7" w14:textId="77777777" w:rsidTr="006E3A79">
        <w:tc>
          <w:tcPr>
            <w:tcW w:w="1627" w:type="dxa"/>
            <w:tcMar>
              <w:left w:w="108" w:type="dxa"/>
              <w:right w:w="108" w:type="dxa"/>
            </w:tcMar>
          </w:tcPr>
          <w:p w14:paraId="14649CA7" w14:textId="77777777" w:rsidR="00D179D6" w:rsidRPr="00462199" w:rsidRDefault="00D179D6" w:rsidP="006E3A79">
            <w:pPr>
              <w:pStyle w:val="TableAshurst"/>
              <w:rPr>
                <w:rFonts w:eastAsia="Microsoft JhengHei"/>
              </w:rPr>
            </w:pPr>
            <m:oMathPara>
              <m:oMathParaPr>
                <m:jc m:val="left"/>
              </m:oMathParaPr>
              <m:oMath>
                <m:r>
                  <w:rPr>
                    <w:rFonts w:ascii="Cambria Math" w:hAnsi="Cambria Math"/>
                  </w:rPr>
                  <m:t>i</m:t>
                </m:r>
              </m:oMath>
            </m:oMathPara>
          </w:p>
        </w:tc>
        <w:tc>
          <w:tcPr>
            <w:tcW w:w="709" w:type="dxa"/>
            <w:tcMar>
              <w:left w:w="108" w:type="dxa"/>
              <w:right w:w="108" w:type="dxa"/>
            </w:tcMar>
          </w:tcPr>
          <w:p w14:paraId="72DA6E62" w14:textId="77777777" w:rsidR="00D179D6" w:rsidRPr="00462199" w:rsidRDefault="00D179D6" w:rsidP="006E3A79">
            <w:pPr>
              <w:pStyle w:val="TableAshurst"/>
            </w:pPr>
            <w:r w:rsidRPr="00462199">
              <w:t>=</w:t>
            </w:r>
          </w:p>
        </w:tc>
        <w:tc>
          <w:tcPr>
            <w:tcW w:w="5897" w:type="dxa"/>
            <w:tcMar>
              <w:left w:w="108" w:type="dxa"/>
              <w:right w:w="108" w:type="dxa"/>
            </w:tcMar>
          </w:tcPr>
          <w:p w14:paraId="40C99CE3" w14:textId="7D5F1A3F" w:rsidR="00D179D6" w:rsidRPr="00462199" w:rsidRDefault="00D179D6" w:rsidP="006E3A79">
            <w:pPr>
              <w:pStyle w:val="TableAshurst"/>
            </w:pPr>
            <w:r w:rsidRPr="00462199">
              <w:t>is a series of whole numbers from one (1) to "D" each representing the relevant Day in chronological order from, and including, the first (</w:t>
            </w:r>
            <w:r w:rsidR="00EA465D" w:rsidRPr="00F20FE1">
              <w:t>1</w:t>
            </w:r>
            <w:r w:rsidR="00EA465D" w:rsidRPr="00F20FE1">
              <w:rPr>
                <w:vertAlign w:val="superscript"/>
              </w:rPr>
              <w:t>st</w:t>
            </w:r>
            <w:r w:rsidRPr="00462199">
              <w:t>) Day in such calculation period</w:t>
            </w:r>
          </w:p>
        </w:tc>
      </w:tr>
      <w:tr w:rsidR="00D179D6" w:rsidRPr="00462199" w14:paraId="4648A2D9" w14:textId="77777777" w:rsidTr="006E3A79">
        <w:tc>
          <w:tcPr>
            <w:tcW w:w="1627" w:type="dxa"/>
            <w:tcMar>
              <w:left w:w="108" w:type="dxa"/>
              <w:right w:w="108" w:type="dxa"/>
            </w:tcMar>
          </w:tcPr>
          <w:p w14:paraId="0B8798A1" w14:textId="77777777" w:rsidR="00D179D6" w:rsidRPr="00462199" w:rsidRDefault="00D179D6" w:rsidP="006E3A79">
            <w:pPr>
              <w:pStyle w:val="TableAshurst"/>
              <w:rPr>
                <w:rFonts w:eastAsia="Microsoft JhengHei"/>
              </w:rPr>
            </w:pPr>
            <m:oMathPara>
              <m:oMathParaPr>
                <m:jc m:val="left"/>
              </m:oMathParaPr>
              <m:oMath>
                <m:r>
                  <w:rPr>
                    <w:rFonts w:ascii="Cambria Math" w:hAnsi="Cambria Math"/>
                  </w:rPr>
                  <w:lastRenderedPageBreak/>
                  <m:t>D</m:t>
                </m:r>
              </m:oMath>
            </m:oMathPara>
          </w:p>
        </w:tc>
        <w:tc>
          <w:tcPr>
            <w:tcW w:w="709" w:type="dxa"/>
            <w:tcMar>
              <w:left w:w="108" w:type="dxa"/>
              <w:right w:w="108" w:type="dxa"/>
            </w:tcMar>
          </w:tcPr>
          <w:p w14:paraId="6BF7207E" w14:textId="77777777" w:rsidR="00D179D6" w:rsidRPr="00462199" w:rsidRDefault="00D179D6" w:rsidP="006E3A79">
            <w:pPr>
              <w:pStyle w:val="TableAshurst"/>
            </w:pPr>
            <w:r w:rsidRPr="00462199">
              <w:t>=</w:t>
            </w:r>
          </w:p>
        </w:tc>
        <w:tc>
          <w:tcPr>
            <w:tcW w:w="5897" w:type="dxa"/>
            <w:tcMar>
              <w:left w:w="108" w:type="dxa"/>
              <w:right w:w="108" w:type="dxa"/>
            </w:tcMar>
          </w:tcPr>
          <w:p w14:paraId="02A670F9" w14:textId="77777777" w:rsidR="00D179D6" w:rsidRPr="00462199" w:rsidRDefault="00D179D6" w:rsidP="006E3A79">
            <w:pPr>
              <w:pStyle w:val="TableAshurst"/>
            </w:pPr>
            <w:r w:rsidRPr="00462199">
              <w:t>is the number of Days in such calculation period</w:t>
            </w:r>
          </w:p>
        </w:tc>
      </w:tr>
      <w:tr w:rsidR="00D179D6" w:rsidRPr="00462199" w14:paraId="76A58A1E" w14:textId="77777777" w:rsidTr="006E3A79">
        <w:tc>
          <w:tcPr>
            <w:tcW w:w="1627" w:type="dxa"/>
            <w:tcMar>
              <w:left w:w="108" w:type="dxa"/>
              <w:right w:w="108" w:type="dxa"/>
            </w:tcMar>
          </w:tcPr>
          <w:p w14:paraId="6B9C46FB" w14:textId="77777777" w:rsidR="00D179D6" w:rsidRPr="00462199" w:rsidRDefault="00F47FCB" w:rsidP="006E3A79">
            <w:pPr>
              <w:pStyle w:val="TableAshurst"/>
            </w:pPr>
            <m:oMathPara>
              <m:oMathParaPr>
                <m:jc m:val="left"/>
              </m:oMathParaPr>
              <m:oMath>
                <m:sSub>
                  <m:sSubPr>
                    <m:ctrlPr>
                      <w:rPr>
                        <w:rFonts w:ascii="Cambria Math" w:hAnsi="Cambria Math" w:cs="Arial"/>
                      </w:rPr>
                    </m:ctrlPr>
                  </m:sSubPr>
                  <m:e>
                    <m:r>
                      <w:rPr>
                        <w:rFonts w:ascii="Cambria Math" w:hAnsi="Cambria Math"/>
                      </w:rPr>
                      <m:t>BR</m:t>
                    </m:r>
                  </m:e>
                  <m:sub>
                    <m:r>
                      <w:rPr>
                        <w:rFonts w:ascii="Cambria Math" w:hAnsi="Cambria Math"/>
                      </w:rPr>
                      <m:t>i</m:t>
                    </m:r>
                  </m:sub>
                </m:sSub>
              </m:oMath>
            </m:oMathPara>
          </w:p>
        </w:tc>
        <w:tc>
          <w:tcPr>
            <w:tcW w:w="709" w:type="dxa"/>
            <w:tcMar>
              <w:left w:w="108" w:type="dxa"/>
              <w:right w:w="108" w:type="dxa"/>
            </w:tcMar>
          </w:tcPr>
          <w:p w14:paraId="655C0E75" w14:textId="77777777" w:rsidR="00D179D6" w:rsidRPr="00462199" w:rsidRDefault="00D179D6" w:rsidP="006E3A79">
            <w:pPr>
              <w:pStyle w:val="TableAshurst"/>
            </w:pPr>
            <w:r w:rsidRPr="00462199">
              <w:t>=</w:t>
            </w:r>
          </w:p>
        </w:tc>
        <w:tc>
          <w:tcPr>
            <w:tcW w:w="5897" w:type="dxa"/>
            <w:tcMar>
              <w:left w:w="108" w:type="dxa"/>
              <w:right w:w="108" w:type="dxa"/>
            </w:tcMar>
          </w:tcPr>
          <w:p w14:paraId="17A38156" w14:textId="77777777" w:rsidR="00D179D6" w:rsidRPr="00462199" w:rsidRDefault="00D179D6" w:rsidP="006E3A79">
            <w:pPr>
              <w:pStyle w:val="TableAshurst"/>
            </w:pPr>
            <w:r w:rsidRPr="00462199">
              <w:t>is the prevailing Base Rate on the relevant Day in the calculation period</w:t>
            </w:r>
          </w:p>
        </w:tc>
      </w:tr>
    </w:tbl>
    <w:p w14:paraId="47B0A4D9" w14:textId="77777777" w:rsidR="00D179D6" w:rsidRPr="00462199" w:rsidRDefault="00D179D6" w:rsidP="005B3BB9">
      <w:pPr>
        <w:pStyle w:val="NormalBoldAshurst"/>
      </w:pPr>
      <w:r w:rsidRPr="00462199">
        <w:rPr>
          <w:i/>
        </w:rPr>
        <w:t>Application of Default Interest</w:t>
      </w:r>
    </w:p>
    <w:p w14:paraId="5EB0EDB9" w14:textId="6CC3EF33" w:rsidR="00D179D6" w:rsidRPr="00462199" w:rsidRDefault="00D179D6" w:rsidP="005B3BB9">
      <w:pPr>
        <w:pStyle w:val="H2Ashurst"/>
      </w:pPr>
      <w:bookmarkStart w:id="3662" w:name="_Ref144113749"/>
      <w:r w:rsidRPr="00462199">
        <w:t xml:space="preserve">Subject to </w:t>
      </w:r>
      <w:r w:rsidR="007248B2" w:rsidRPr="007248B2">
        <w:t>Condition</w:t>
      </w:r>
      <w:r w:rsidRPr="00462199">
        <w:t xml:space="preserve">s </w:t>
      </w:r>
      <w:r w:rsidR="004A0AD5">
        <w:fldChar w:fldCharType="begin"/>
      </w:r>
      <w:r w:rsidR="004A0AD5">
        <w:instrText xml:space="preserve"> REF _Ref144113751 \w \h </w:instrText>
      </w:r>
      <w:r w:rsidR="004A0AD5">
        <w:fldChar w:fldCharType="separate"/>
      </w:r>
      <w:del w:id="3663" w:author="Faqir, Sofia (Energy Security)" w:date="2023-11-12T19:47:00Z">
        <w:r w:rsidR="00E473FC">
          <w:delText>24.4</w:delText>
        </w:r>
      </w:del>
      <w:r w:rsidR="004A0AD5">
        <w:fldChar w:fldCharType="end"/>
      </w:r>
      <w:r w:rsidRPr="00462199">
        <w:t xml:space="preserve">, </w:t>
      </w:r>
      <w:r w:rsidR="004A0AD5">
        <w:fldChar w:fldCharType="begin"/>
      </w:r>
      <w:r w:rsidR="004A0AD5">
        <w:instrText xml:space="preserve"> REF _Ref144113752 \w \h </w:instrText>
      </w:r>
      <w:r w:rsidR="004A0AD5">
        <w:fldChar w:fldCharType="separate"/>
      </w:r>
      <w:del w:id="3664" w:author="Faqir, Sofia (Energy Security)" w:date="2023-11-12T19:47:00Z">
        <w:r w:rsidR="00E473FC">
          <w:delText>24.5</w:delText>
        </w:r>
      </w:del>
      <w:r w:rsidR="004A0AD5">
        <w:fldChar w:fldCharType="end"/>
      </w:r>
      <w:r w:rsidR="004A0AD5">
        <w:t xml:space="preserve"> </w:t>
      </w:r>
      <w:r w:rsidRPr="00462199">
        <w:t xml:space="preserve">and </w:t>
      </w:r>
      <w:r w:rsidR="004A0AD5">
        <w:fldChar w:fldCharType="begin"/>
      </w:r>
      <w:r w:rsidR="004A0AD5">
        <w:instrText xml:space="preserve"> REF _Ref144457455 \w \h </w:instrText>
      </w:r>
      <w:r w:rsidR="004A0AD5">
        <w:fldChar w:fldCharType="separate"/>
      </w:r>
      <w:del w:id="3665" w:author="Faqir, Sofia (Energy Security)" w:date="2023-11-12T19:47:00Z">
        <w:r w:rsidR="00E473FC">
          <w:delText>83</w:delText>
        </w:r>
      </w:del>
      <w:r w:rsidR="004A0AD5">
        <w:fldChar w:fldCharType="end"/>
      </w:r>
      <w:r w:rsidRPr="00462199">
        <w:t xml:space="preserve"> (</w:t>
      </w:r>
      <w:r w:rsidRPr="00462199">
        <w:rPr>
          <w:i/>
        </w:rPr>
        <w:t>Costs</w:t>
      </w:r>
      <w:r w:rsidRPr="00462199">
        <w:t>), if either Party fails to pay any sum payable by it pursuant to the LCHA (including any amounts payable under any Arbitral Award or Expert determination) on the due date for payment, Default Interest shall accrue on that sum for the period from the due date for payment to the date of actual payment of that sum (after as well as before award or judgment).</w:t>
      </w:r>
      <w:bookmarkEnd w:id="3662"/>
    </w:p>
    <w:p w14:paraId="449CCAB1" w14:textId="33BC611A" w:rsidR="00D179D6" w:rsidRPr="00462199" w:rsidRDefault="00D179D6" w:rsidP="005B3BB9">
      <w:pPr>
        <w:pStyle w:val="H2Ashurst"/>
      </w:pPr>
      <w:bookmarkStart w:id="3666" w:name="_Ref144113750"/>
      <w:r w:rsidRPr="00462199">
        <w:t xml:space="preserve">The right to receive Default Interest pursuant to the LCHA (and as calculated in accordance with this </w:t>
      </w:r>
      <w:r w:rsidR="007248B2" w:rsidRPr="007248B2">
        <w:t>Condition</w:t>
      </w:r>
      <w:r w:rsidRPr="00462199">
        <w:t xml:space="preserve"> </w:t>
      </w:r>
      <w:r w:rsidR="004A0AD5">
        <w:fldChar w:fldCharType="begin"/>
      </w:r>
      <w:r w:rsidR="004A0AD5">
        <w:instrText xml:space="preserve"> REF _Ref144457462 \w \h </w:instrText>
      </w:r>
      <w:r w:rsidR="004A0AD5">
        <w:fldChar w:fldCharType="separate"/>
      </w:r>
      <w:del w:id="3667" w:author="Faqir, Sofia (Energy Security)" w:date="2023-11-12T19:47:00Z">
        <w:r w:rsidR="00E473FC">
          <w:delText>24</w:delText>
        </w:r>
      </w:del>
      <w:r w:rsidR="004A0AD5">
        <w:fldChar w:fldCharType="end"/>
      </w:r>
      <w:r w:rsidRPr="00462199">
        <w:t xml:space="preserve"> (</w:t>
      </w:r>
      <w:r w:rsidRPr="00462199">
        <w:rPr>
          <w:i/>
        </w:rPr>
        <w:t>Default Interest</w:t>
      </w:r>
      <w:r w:rsidRPr="00462199">
        <w:t>)) is not exclusive of any rights and remedies provided by law in respect of the failure to pay the relevant sum on the due date or at all, provided that the Late Payment of Commercial Debts (Interest) Act 1988 shall not apply in respect of any unpaid sum due pursuant to the LCHA.</w:t>
      </w:r>
      <w:bookmarkEnd w:id="3666"/>
    </w:p>
    <w:p w14:paraId="4E18C523" w14:textId="13C676E9" w:rsidR="00D179D6" w:rsidRPr="00462199" w:rsidRDefault="00D179D6" w:rsidP="005B3BB9">
      <w:pPr>
        <w:pStyle w:val="H2Ashurst"/>
      </w:pPr>
      <w:bookmarkStart w:id="3668" w:name="_Ref144113751"/>
      <w:r w:rsidRPr="00462199">
        <w:t xml:space="preserve">Default Interest shall be payable by the LCHA Counterparty only in circumstances in which the LCHA Counterparty is in breach of </w:t>
      </w:r>
      <w:r w:rsidR="007248B2" w:rsidRPr="007248B2">
        <w:t>Condition</w:t>
      </w:r>
      <w:r w:rsidRPr="00462199">
        <w:t xml:space="preserve"> </w:t>
      </w:r>
      <w:r w:rsidR="004A0AD5">
        <w:fldChar w:fldCharType="begin"/>
      </w:r>
      <w:r w:rsidR="004A0AD5">
        <w:instrText xml:space="preserve"> REF _Ref144115103 \w \h </w:instrText>
      </w:r>
      <w:r w:rsidR="004A0AD5">
        <w:fldChar w:fldCharType="separate"/>
      </w:r>
      <w:del w:id="3669" w:author="Faqir, Sofia (Energy Security)" w:date="2023-11-12T19:47:00Z">
        <w:r w:rsidR="00E473FC">
          <w:delText>72.2</w:delText>
        </w:r>
      </w:del>
      <w:r w:rsidR="004A0AD5">
        <w:fldChar w:fldCharType="end"/>
      </w:r>
      <w:r w:rsidRPr="00462199">
        <w:t xml:space="preserve">, </w:t>
      </w:r>
      <w:r w:rsidR="004A0AD5">
        <w:fldChar w:fldCharType="begin"/>
      </w:r>
      <w:r w:rsidR="004A0AD5">
        <w:instrText xml:space="preserve"> REF _Ref144115104 \w \h </w:instrText>
      </w:r>
      <w:r w:rsidR="004A0AD5">
        <w:fldChar w:fldCharType="separate"/>
      </w:r>
      <w:del w:id="3670" w:author="Faqir, Sofia (Energy Security)" w:date="2023-11-12T19:47:00Z">
        <w:r w:rsidR="00E473FC">
          <w:delText>72.3</w:delText>
        </w:r>
      </w:del>
      <w:r w:rsidR="004A0AD5">
        <w:fldChar w:fldCharType="end"/>
      </w:r>
      <w:r w:rsidRPr="00462199">
        <w:t xml:space="preserve"> or </w:t>
      </w:r>
      <w:r w:rsidR="004A0AD5">
        <w:fldChar w:fldCharType="begin"/>
      </w:r>
      <w:r w:rsidR="004A0AD5">
        <w:instrText xml:space="preserve"> REF _Ref144115107 \w \h </w:instrText>
      </w:r>
      <w:r w:rsidR="004A0AD5">
        <w:fldChar w:fldCharType="separate"/>
      </w:r>
      <w:del w:id="3671" w:author="Faqir, Sofia (Energy Security)" w:date="2023-11-12T19:47:00Z">
        <w:r w:rsidR="00E473FC">
          <w:delText>72.3(C)</w:delText>
        </w:r>
      </w:del>
      <w:r w:rsidR="004A0AD5">
        <w:fldChar w:fldCharType="end"/>
      </w:r>
      <w:r w:rsidRPr="00462199">
        <w:t xml:space="preserve"> (</w:t>
      </w:r>
      <w:r w:rsidRPr="00462199">
        <w:rPr>
          <w:i/>
        </w:rPr>
        <w:t>LCHA Counterparty payment undertakings</w:t>
      </w:r>
      <w:r w:rsidRPr="00462199">
        <w:t>), but not otherwise.</w:t>
      </w:r>
      <w:bookmarkEnd w:id="3668"/>
    </w:p>
    <w:p w14:paraId="274FAB94" w14:textId="16DBA7A9" w:rsidR="00D179D6" w:rsidRPr="00462199" w:rsidRDefault="00D179D6" w:rsidP="005B3BB9">
      <w:pPr>
        <w:pStyle w:val="H2Ashurst"/>
      </w:pPr>
      <w:bookmarkStart w:id="3672" w:name="_Ref144113752"/>
      <w:r w:rsidRPr="00462199">
        <w:t xml:space="preserve">Subject to </w:t>
      </w:r>
      <w:r w:rsidR="007248B2" w:rsidRPr="007248B2">
        <w:t>Condition</w:t>
      </w:r>
      <w:r w:rsidRPr="00462199">
        <w:t xml:space="preserve"> </w:t>
      </w:r>
      <w:r w:rsidR="004A0AD5">
        <w:fldChar w:fldCharType="begin"/>
      </w:r>
      <w:r w:rsidR="004A0AD5">
        <w:instrText xml:space="preserve"> REF _Ref144113751 \w \h </w:instrText>
      </w:r>
      <w:r w:rsidR="004A0AD5">
        <w:fldChar w:fldCharType="separate"/>
      </w:r>
      <w:del w:id="3673" w:author="Faqir, Sofia (Energy Security)" w:date="2023-11-12T19:47:00Z">
        <w:r w:rsidR="00E473FC">
          <w:delText>24.4</w:delText>
        </w:r>
      </w:del>
      <w:r w:rsidR="004A0AD5">
        <w:fldChar w:fldCharType="end"/>
      </w:r>
      <w:r w:rsidRPr="00462199">
        <w:t xml:space="preserve">, no Default Interest shall be payable by one Party to the other Party in relation to a Reconciliation Amount in respect of the period during which a Compensatory Interest Amount has accrued and been calculated pursuant to </w:t>
      </w:r>
      <w:r w:rsidR="007248B2" w:rsidRPr="007248B2">
        <w:t>Condition</w:t>
      </w:r>
      <w:r w:rsidRPr="00462199">
        <w:t> </w:t>
      </w:r>
      <w:r w:rsidR="004A0AD5">
        <w:fldChar w:fldCharType="begin"/>
      </w:r>
      <w:r w:rsidR="004A0AD5">
        <w:instrText xml:space="preserve"> REF _Ref144113680 \w \h </w:instrText>
      </w:r>
      <w:r w:rsidR="004A0AD5">
        <w:fldChar w:fldCharType="separate"/>
      </w:r>
      <w:del w:id="3674" w:author="Faqir, Sofia (Energy Security)" w:date="2023-11-12T19:47:00Z">
        <w:r w:rsidR="00E473FC">
          <w:delText>22.6</w:delText>
        </w:r>
      </w:del>
      <w:r w:rsidR="004A0AD5">
        <w:fldChar w:fldCharType="end"/>
      </w:r>
      <w:r w:rsidRPr="00462199">
        <w:t xml:space="preserve"> or </w:t>
      </w:r>
      <w:r w:rsidR="007248B2" w:rsidRPr="007248B2">
        <w:t>Condition</w:t>
      </w:r>
      <w:r w:rsidRPr="00462199">
        <w:t> </w:t>
      </w:r>
      <w:r w:rsidR="004A0AD5">
        <w:fldChar w:fldCharType="begin"/>
      </w:r>
      <w:r w:rsidR="004A0AD5">
        <w:instrText xml:space="preserve"> REF _Ref144113719 \w \h </w:instrText>
      </w:r>
      <w:r w:rsidR="004A0AD5">
        <w:fldChar w:fldCharType="separate"/>
      </w:r>
      <w:del w:id="3675" w:author="Faqir, Sofia (Energy Security)" w:date="2023-11-12T19:47:00Z">
        <w:r w:rsidR="00E473FC">
          <w:delText>22.14</w:delText>
        </w:r>
      </w:del>
      <w:r w:rsidR="004A0AD5">
        <w:fldChar w:fldCharType="end"/>
      </w:r>
      <w:r w:rsidRPr="00462199">
        <w:t>, except that Default Interest shall accrue in respect of any Compensatory Interest Amount (and the Reconciliation Amount to which it relates) if and to the extent that such Compensatory Interest Amount has accrued and become due and payable and has not been paid.</w:t>
      </w:r>
      <w:bookmarkEnd w:id="3672"/>
    </w:p>
    <w:p w14:paraId="36761AC4" w14:textId="77777777" w:rsidR="00D179D6" w:rsidRPr="00462199" w:rsidRDefault="00D179D6" w:rsidP="005B3BB9">
      <w:pPr>
        <w:pStyle w:val="H1Ashurst"/>
      </w:pPr>
      <w:bookmarkStart w:id="3676" w:name="_Ref144113753"/>
      <w:bookmarkStart w:id="3677" w:name="_Ref144117982"/>
      <w:bookmarkStart w:id="3678" w:name="_Ref144457628"/>
      <w:bookmarkStart w:id="3679" w:name="_Ref144459395"/>
      <w:bookmarkStart w:id="3680" w:name="_Ref144478735"/>
      <w:bookmarkStart w:id="3681" w:name="_Ref144478750"/>
      <w:bookmarkStart w:id="3682" w:name="_Toc149833676"/>
      <w:r w:rsidRPr="00462199">
        <w:t>Set-off</w:t>
      </w:r>
      <w:bookmarkEnd w:id="3676"/>
      <w:bookmarkEnd w:id="3677"/>
      <w:bookmarkEnd w:id="3678"/>
      <w:bookmarkEnd w:id="3679"/>
      <w:bookmarkEnd w:id="3680"/>
      <w:bookmarkEnd w:id="3681"/>
      <w:bookmarkEnd w:id="3682"/>
    </w:p>
    <w:p w14:paraId="6BEDAE69" w14:textId="77777777" w:rsidR="00D179D6" w:rsidRPr="00462199" w:rsidRDefault="00D179D6" w:rsidP="005B3BB9">
      <w:pPr>
        <w:pStyle w:val="B12Ashurst"/>
      </w:pPr>
      <w:r w:rsidRPr="00462199">
        <w:t>Each Party may set off any matured obligations due by the other Party pursuant to the LCHA against any matured obligation owed by that Party to the other Party pursuant to the LCHA.</w:t>
      </w:r>
    </w:p>
    <w:p w14:paraId="1848F0DA" w14:textId="77777777" w:rsidR="00D179D6" w:rsidRPr="00462199" w:rsidRDefault="00D179D6" w:rsidP="005B3BB9">
      <w:pPr>
        <w:pStyle w:val="H1Ashurst"/>
      </w:pPr>
      <w:bookmarkStart w:id="3683" w:name="_Ref144113754"/>
      <w:bookmarkStart w:id="3684" w:name="_Ref144117984"/>
      <w:bookmarkStart w:id="3685" w:name="_Toc149833677"/>
      <w:r w:rsidRPr="00462199">
        <w:t>Deductions and Withholdings</w:t>
      </w:r>
      <w:bookmarkEnd w:id="3683"/>
      <w:bookmarkEnd w:id="3684"/>
      <w:bookmarkEnd w:id="3685"/>
    </w:p>
    <w:p w14:paraId="414C94AA" w14:textId="03BBC654" w:rsidR="00D179D6" w:rsidRPr="00462199" w:rsidRDefault="00D179D6" w:rsidP="005B3BB9">
      <w:pPr>
        <w:pStyle w:val="B12Ashurst"/>
      </w:pPr>
      <w:r w:rsidRPr="00462199">
        <w:t xml:space="preserve">Subject to </w:t>
      </w:r>
      <w:r w:rsidR="007248B2" w:rsidRPr="007248B2">
        <w:t>Condition</w:t>
      </w:r>
      <w:r w:rsidRPr="00462199">
        <w:t xml:space="preserve"> </w:t>
      </w:r>
      <w:r w:rsidR="004A0AD5">
        <w:fldChar w:fldCharType="begin"/>
      </w:r>
      <w:r w:rsidR="004A0AD5">
        <w:instrText xml:space="preserve"> REF _Ref144457628 \w \h </w:instrText>
      </w:r>
      <w:r w:rsidR="004A0AD5">
        <w:fldChar w:fldCharType="separate"/>
      </w:r>
      <w:del w:id="3686" w:author="Faqir, Sofia (Energy Security)" w:date="2023-11-12T19:47:00Z">
        <w:r w:rsidR="00E473FC">
          <w:delText>25</w:delText>
        </w:r>
      </w:del>
      <w:r w:rsidR="004A0AD5">
        <w:fldChar w:fldCharType="end"/>
      </w:r>
      <w:r w:rsidRPr="00462199">
        <w:t xml:space="preserve"> (</w:t>
      </w:r>
      <w:r w:rsidRPr="00462199">
        <w:rPr>
          <w:i/>
        </w:rPr>
        <w:t>Set-off</w:t>
      </w:r>
      <w:r w:rsidRPr="00462199">
        <w:t xml:space="preserve">), all payments required to be made by the Producer pursuant to the LCHA shall be made in full, free and clear of any right of set-off and from any restriction, </w:t>
      </w:r>
      <w:r w:rsidR="007248B2" w:rsidRPr="007248B2">
        <w:t>condition</w:t>
      </w:r>
      <w:r w:rsidRPr="00462199">
        <w:t xml:space="preserve"> or deduction because of any counterclaim.</w:t>
      </w:r>
    </w:p>
    <w:p w14:paraId="31F023D0" w14:textId="77777777" w:rsidR="00D179D6" w:rsidRPr="00462199" w:rsidRDefault="00D179D6" w:rsidP="005B3BB9">
      <w:pPr>
        <w:pStyle w:val="H1Ashurst"/>
      </w:pPr>
      <w:bookmarkStart w:id="3687" w:name="_Ref144113755"/>
      <w:bookmarkStart w:id="3688" w:name="_Ref144117985"/>
      <w:bookmarkStart w:id="3689" w:name="_Toc149833678"/>
      <w:r w:rsidRPr="00462199">
        <w:t>Payment Accounts</w:t>
      </w:r>
      <w:bookmarkEnd w:id="3687"/>
      <w:bookmarkEnd w:id="3688"/>
      <w:bookmarkEnd w:id="3689"/>
    </w:p>
    <w:p w14:paraId="649AA52C" w14:textId="77777777" w:rsidR="00D179D6" w:rsidRPr="00462199" w:rsidRDefault="00D179D6" w:rsidP="005B3BB9">
      <w:pPr>
        <w:pStyle w:val="B12Ashurst"/>
      </w:pPr>
      <w:r w:rsidRPr="00462199">
        <w:t>Any payments made pursuant to or in connection with the LCHA and made to:</w:t>
      </w:r>
    </w:p>
    <w:p w14:paraId="1BBF752F" w14:textId="77777777" w:rsidR="00D179D6" w:rsidRPr="00462199" w:rsidRDefault="00D179D6" w:rsidP="00202C21">
      <w:pPr>
        <w:pStyle w:val="H3Ashurst"/>
      </w:pPr>
      <w:bookmarkStart w:id="3690" w:name="_Ref144113756"/>
      <w:r w:rsidRPr="00462199">
        <w:t>the LCHA Counterparty shall be made to such account as may be notified to the Producer by the LCHA Counterparty from time to time; and</w:t>
      </w:r>
      <w:bookmarkEnd w:id="3690"/>
    </w:p>
    <w:p w14:paraId="1AFF4AA4" w14:textId="3F925B7E" w:rsidR="00D179D6" w:rsidRPr="00462199" w:rsidRDefault="00D179D6" w:rsidP="00986A4F">
      <w:pPr>
        <w:pStyle w:val="H3Ashurst"/>
      </w:pPr>
      <w:bookmarkStart w:id="3691" w:name="_Ref144113757"/>
      <w:r w:rsidRPr="00462199">
        <w:t>the Producer shall be made to such account in the United Kingdom as may be notified to the LCHA Counterparty by the Producer from time to time.</w:t>
      </w:r>
      <w:bookmarkEnd w:id="3691"/>
    </w:p>
    <w:p w14:paraId="4EDF42C1" w14:textId="77777777" w:rsidR="00D179D6" w:rsidRPr="00462199" w:rsidRDefault="00D179D6" w:rsidP="00986A4F">
      <w:pPr>
        <w:pStyle w:val="H3Ashurst"/>
      </w:pPr>
      <w:r w:rsidRPr="00462199">
        <w:br w:type="page"/>
      </w:r>
    </w:p>
    <w:p w14:paraId="6610C366" w14:textId="77777777" w:rsidR="00D179D6" w:rsidRPr="00462199" w:rsidRDefault="00D179D6" w:rsidP="00D61824">
      <w:pPr>
        <w:pStyle w:val="APPENDIXAshurst"/>
        <w:rPr>
          <w:b/>
          <w:bCs w:val="0"/>
        </w:rPr>
      </w:pPr>
      <w:r w:rsidRPr="00462199">
        <w:lastRenderedPageBreak/>
        <w:br/>
      </w:r>
      <w:bookmarkStart w:id="3692" w:name="_Ref144113758"/>
      <w:bookmarkStart w:id="3693" w:name="_Toc149833679"/>
      <w:r w:rsidRPr="00462199">
        <w:rPr>
          <w:b/>
          <w:bCs w:val="0"/>
        </w:rPr>
        <w:t>Representations, warranties and undertakings</w:t>
      </w:r>
      <w:bookmarkEnd w:id="3692"/>
      <w:bookmarkEnd w:id="3693"/>
    </w:p>
    <w:p w14:paraId="2C24FF5D" w14:textId="77777777" w:rsidR="00D179D6" w:rsidRPr="00462199" w:rsidRDefault="00D179D6" w:rsidP="005B3BB9">
      <w:pPr>
        <w:pStyle w:val="H1Ashurst"/>
      </w:pPr>
      <w:bookmarkStart w:id="3694" w:name="_Ref144113759"/>
      <w:bookmarkStart w:id="3695" w:name="_Ref144117986"/>
      <w:bookmarkStart w:id="3696" w:name="_Toc149833680"/>
      <w:r w:rsidRPr="00462199">
        <w:t>Producer representations and warranties</w:t>
      </w:r>
      <w:bookmarkEnd w:id="3694"/>
      <w:bookmarkEnd w:id="3695"/>
      <w:bookmarkEnd w:id="3696"/>
    </w:p>
    <w:p w14:paraId="22656E6D" w14:textId="77777777" w:rsidR="00D179D6" w:rsidRPr="00462199" w:rsidRDefault="00D179D6" w:rsidP="005B3BB9">
      <w:pPr>
        <w:pStyle w:val="NormalBoldAshurst"/>
      </w:pPr>
      <w:r w:rsidRPr="00462199">
        <w:rPr>
          <w:i/>
        </w:rPr>
        <w:t>Agreement Date representations</w:t>
      </w:r>
    </w:p>
    <w:p w14:paraId="284A04B2" w14:textId="77777777" w:rsidR="00D179D6" w:rsidRPr="00462199" w:rsidRDefault="00D179D6" w:rsidP="005B3BB9">
      <w:pPr>
        <w:pStyle w:val="H2Ashurst"/>
      </w:pPr>
      <w:bookmarkStart w:id="3697" w:name="_Ref144113760"/>
      <w:r w:rsidRPr="00462199">
        <w:t>The Producer represents and warrants to the LCHA Counterparty that, as at the Agreement Date, the following statements are true, accurate and not misleading:</w:t>
      </w:r>
      <w:bookmarkEnd w:id="3697"/>
    </w:p>
    <w:p w14:paraId="3AA2E3E0" w14:textId="77777777" w:rsidR="00D179D6" w:rsidRPr="00462199" w:rsidRDefault="00D179D6" w:rsidP="00202C21">
      <w:pPr>
        <w:pStyle w:val="H3Ashurst"/>
      </w:pPr>
      <w:bookmarkStart w:id="3698" w:name="_Ref144113761"/>
      <w:r w:rsidRPr="00462199">
        <w:rPr>
          <w:i/>
        </w:rPr>
        <w:t>Status</w:t>
      </w:r>
      <w:r w:rsidRPr="00462199">
        <w:t>: The Producer:</w:t>
      </w:r>
      <w:bookmarkEnd w:id="3698"/>
    </w:p>
    <w:p w14:paraId="160CDF98" w14:textId="77777777" w:rsidR="00D179D6" w:rsidRPr="00462199" w:rsidRDefault="00D179D6" w:rsidP="005B3BB9">
      <w:pPr>
        <w:pStyle w:val="H4Ashurst"/>
      </w:pPr>
      <w:bookmarkStart w:id="3699" w:name="_Ref144113762"/>
      <w:r w:rsidRPr="00462199">
        <w:t>is duly formed and validly existing under the laws of its jurisdiction of formation; and</w:t>
      </w:r>
      <w:bookmarkEnd w:id="3699"/>
    </w:p>
    <w:p w14:paraId="06EA8E2F" w14:textId="77777777" w:rsidR="00D179D6" w:rsidRPr="00462199" w:rsidRDefault="00D179D6" w:rsidP="005B3BB9">
      <w:pPr>
        <w:pStyle w:val="H4Ashurst"/>
      </w:pPr>
      <w:bookmarkStart w:id="3700" w:name="_Ref144113763"/>
      <w:r w:rsidRPr="00462199">
        <w:t>has the power to own its assets and carry on its business as it is currently being conducted and as contemplated by the LCHA, the other LCHA Documents and (where relevant) the NZHF Grant Funding Agreement.</w:t>
      </w:r>
      <w:bookmarkEnd w:id="3700"/>
    </w:p>
    <w:p w14:paraId="6F5D4AE2" w14:textId="77777777" w:rsidR="00D179D6" w:rsidRPr="00462199" w:rsidRDefault="00D179D6" w:rsidP="00202C21">
      <w:pPr>
        <w:pStyle w:val="H3Ashurst"/>
      </w:pPr>
      <w:bookmarkStart w:id="3701" w:name="_Ref144113764"/>
      <w:r w:rsidRPr="00462199">
        <w:rPr>
          <w:i/>
        </w:rPr>
        <w:t>Power and authority</w:t>
      </w:r>
      <w:r w:rsidRPr="00462199">
        <w:t>: The Producer has the power to enter into, deliver and perform, and has taken all necessary action to authorise its entry into, delivery and performance of, the LCHA, the other LCHA Documents and (where relevant) the NZHF Grant Funding Agreement (including the obligations of the Producer, and the transactions contemplated by or provided for by the LCHA, the other LCHA Documents and (where relevant) the NZHF Grant Funding Agreement).</w:t>
      </w:r>
      <w:bookmarkEnd w:id="3701"/>
    </w:p>
    <w:p w14:paraId="690EA793" w14:textId="77777777" w:rsidR="00D179D6" w:rsidRPr="00462199" w:rsidRDefault="00D179D6" w:rsidP="00202C21">
      <w:pPr>
        <w:pStyle w:val="H3Ashurst"/>
      </w:pPr>
      <w:bookmarkStart w:id="3702" w:name="_Ref144113765"/>
      <w:r w:rsidRPr="00462199">
        <w:rPr>
          <w:i/>
        </w:rPr>
        <w:t>Enforceability</w:t>
      </w:r>
      <w:r w:rsidRPr="00462199">
        <w:t>: The obligations expressed to be assumed by the Producer pursuant to the LCHA, the other LCHA Documents and (where relevant) the NZHF Grant Funding Agreement are legal, valid, binding and enforceable subject only to the Legal Reservations.</w:t>
      </w:r>
      <w:bookmarkEnd w:id="3702"/>
    </w:p>
    <w:p w14:paraId="723FACC2" w14:textId="77777777" w:rsidR="00D179D6" w:rsidRPr="00462199" w:rsidRDefault="00D179D6" w:rsidP="00202C21">
      <w:pPr>
        <w:pStyle w:val="H3Ashurst"/>
      </w:pPr>
      <w:bookmarkStart w:id="3703" w:name="_Ref144113766"/>
      <w:r w:rsidRPr="00462199">
        <w:rPr>
          <w:i/>
        </w:rPr>
        <w:t>Non-conflict with other obligations</w:t>
      </w:r>
      <w:r w:rsidRPr="00462199">
        <w:t>: The entry into, delivery and performance by the Producer of, and the transactions contemplated by, the LCHA, the other LCHA Documents and (where relevant) the NZHF Grant Funding Agreement does not conflict with:</w:t>
      </w:r>
      <w:bookmarkEnd w:id="3703"/>
    </w:p>
    <w:p w14:paraId="0FD38012" w14:textId="77777777" w:rsidR="00D179D6" w:rsidRPr="00462199" w:rsidRDefault="00D179D6" w:rsidP="005B3BB9">
      <w:pPr>
        <w:pStyle w:val="H4Ashurst"/>
      </w:pPr>
      <w:bookmarkStart w:id="3704" w:name="_Ref144113767"/>
      <w:r w:rsidRPr="00462199">
        <w:t>its constitutional documents;</w:t>
      </w:r>
      <w:bookmarkEnd w:id="3704"/>
    </w:p>
    <w:p w14:paraId="3FE4F41A" w14:textId="77777777" w:rsidR="00D179D6" w:rsidRPr="00462199" w:rsidRDefault="00D179D6" w:rsidP="005B3BB9">
      <w:pPr>
        <w:pStyle w:val="H4Ashurst"/>
      </w:pPr>
      <w:bookmarkStart w:id="3705" w:name="_Ref144113768"/>
      <w:r w:rsidRPr="00462199">
        <w:t>any Law or Directive applicable to it to an extent or in a manner which has or is reasonably expected to have a Material Adverse Effect;</w:t>
      </w:r>
      <w:bookmarkEnd w:id="3705"/>
    </w:p>
    <w:p w14:paraId="4D7560D0" w14:textId="77777777" w:rsidR="00D179D6" w:rsidRPr="00462199" w:rsidRDefault="00D179D6" w:rsidP="005B3BB9">
      <w:pPr>
        <w:pStyle w:val="H4Ashurst"/>
      </w:pPr>
      <w:bookmarkStart w:id="3706" w:name="_Ref144113769"/>
      <w:r w:rsidRPr="00462199">
        <w:t>any Required Authorisations to an extent or in a manner which has or is reasonably expected to have a Material Adverse Effect; or</w:t>
      </w:r>
      <w:bookmarkEnd w:id="3706"/>
    </w:p>
    <w:p w14:paraId="2B0FDD76" w14:textId="77777777" w:rsidR="00D179D6" w:rsidRPr="00462199" w:rsidRDefault="00D179D6" w:rsidP="005B3BB9">
      <w:pPr>
        <w:pStyle w:val="H4Ashurst"/>
      </w:pPr>
      <w:bookmarkStart w:id="3707" w:name="_Ref144113770"/>
      <w:r w:rsidRPr="00462199">
        <w:t>any agreement or instrument binding upon it or any of its assets to an extent or in a manner which has or is reasonably expected to have a Material Adverse Effect.</w:t>
      </w:r>
      <w:bookmarkEnd w:id="3707"/>
    </w:p>
    <w:p w14:paraId="1AAFBFCD" w14:textId="77777777" w:rsidR="00D179D6" w:rsidRPr="00462199" w:rsidRDefault="00D179D6" w:rsidP="00202C21">
      <w:pPr>
        <w:pStyle w:val="H3Ashurst"/>
      </w:pPr>
      <w:bookmarkStart w:id="3708" w:name="_Ref144113771"/>
      <w:r w:rsidRPr="00462199">
        <w:rPr>
          <w:i/>
        </w:rPr>
        <w:t>Required Authorisations:</w:t>
      </w:r>
      <w:bookmarkEnd w:id="3708"/>
    </w:p>
    <w:p w14:paraId="635DDD55" w14:textId="77777777" w:rsidR="00D179D6" w:rsidRPr="00462199" w:rsidRDefault="00D179D6" w:rsidP="005B3BB9">
      <w:pPr>
        <w:pStyle w:val="H4Ashurst"/>
      </w:pPr>
      <w:bookmarkStart w:id="3709" w:name="_Ref144113772"/>
      <w:r w:rsidRPr="00462199">
        <w:t>All Required Authorisations which are required to be obtained or effected by the Producer on or before the date on which this representation and warranty is made or deemed to be repeated by the Producer have been obtained by the Producer and are in full force and effect, save to the extent that failure to do so has not had and is not reasonably expected to have a Material Adverse Effect.</w:t>
      </w:r>
      <w:bookmarkEnd w:id="3709"/>
    </w:p>
    <w:p w14:paraId="2300F91F" w14:textId="4E2C0DAD" w:rsidR="00D179D6" w:rsidRPr="00462199" w:rsidRDefault="00D179D6" w:rsidP="005B3BB9">
      <w:pPr>
        <w:pStyle w:val="H4Ashurst"/>
      </w:pPr>
      <w:bookmarkStart w:id="3710" w:name="_Ref144113773"/>
      <w:r w:rsidRPr="00462199">
        <w:lastRenderedPageBreak/>
        <w:t xml:space="preserve">All </w:t>
      </w:r>
      <w:r w:rsidR="007248B2" w:rsidRPr="007248B2">
        <w:t>condition</w:t>
      </w:r>
      <w:r w:rsidRPr="00462199">
        <w:t>s of, and all obligations and liabilities under, Required Authorisations which are required to be performed, complied with or satisfied by the Producer on or before the date on which this representation and warranty is made or deemed to be repeated by the Producer have been performed, complied with or satisfied, save where failure to do so has not had and is not reasonably expected to have a Material Adverse Effect.</w:t>
      </w:r>
      <w:bookmarkEnd w:id="3710"/>
    </w:p>
    <w:p w14:paraId="7761DBAC" w14:textId="77777777" w:rsidR="00D179D6" w:rsidRPr="00462199" w:rsidRDefault="00D179D6" w:rsidP="00202C21">
      <w:pPr>
        <w:pStyle w:val="H3Ashurst"/>
      </w:pPr>
      <w:bookmarkStart w:id="3711" w:name="_Ref144113774"/>
      <w:r w:rsidRPr="00462199">
        <w:rPr>
          <w:i/>
        </w:rPr>
        <w:t>No Default</w:t>
      </w:r>
      <w:r w:rsidRPr="00462199">
        <w:t>: No Default with respect to the Producer has occurred and is continuing or might reasonably be expected to result from its entry into or performance of the LCHA, any of the other LCHA Documents or (where relevant) the NZHF Grant Funding Agreement.</w:t>
      </w:r>
      <w:bookmarkEnd w:id="3711"/>
    </w:p>
    <w:p w14:paraId="00354548" w14:textId="77777777" w:rsidR="00D179D6" w:rsidRPr="00462199" w:rsidRDefault="00D179D6" w:rsidP="00202C21">
      <w:pPr>
        <w:pStyle w:val="H3Ashurst"/>
      </w:pPr>
      <w:bookmarkStart w:id="3712" w:name="_Ref144113775"/>
      <w:r w:rsidRPr="00462199">
        <w:rPr>
          <w:i/>
        </w:rPr>
        <w:t>No litigation</w:t>
      </w:r>
      <w:r w:rsidRPr="00462199">
        <w:t>: No litigation, arbitration or administrative suit or proceeding, adjudication, expert determination, Tax claim or Tax investigation against the Producer (or, so far as the Producer is aware, relating to the Project) is:</w:t>
      </w:r>
      <w:bookmarkEnd w:id="3712"/>
    </w:p>
    <w:p w14:paraId="16AF8EEF" w14:textId="77777777" w:rsidR="00D179D6" w:rsidRPr="00462199" w:rsidRDefault="00D179D6" w:rsidP="005B3BB9">
      <w:pPr>
        <w:pStyle w:val="H4Ashurst"/>
      </w:pPr>
      <w:bookmarkStart w:id="3713" w:name="_Ref144113776"/>
      <w:r w:rsidRPr="00462199">
        <w:t>current;</w:t>
      </w:r>
      <w:bookmarkEnd w:id="3713"/>
    </w:p>
    <w:p w14:paraId="680B2E01" w14:textId="77777777" w:rsidR="00D179D6" w:rsidRPr="00462199" w:rsidRDefault="00D179D6" w:rsidP="005B3BB9">
      <w:pPr>
        <w:pStyle w:val="H4Ashurst"/>
      </w:pPr>
      <w:bookmarkStart w:id="3714" w:name="_Ref144113777"/>
      <w:r w:rsidRPr="00462199">
        <w:t>pending before any court, arbitral or other tribunal, administrative or regulatory body or, as the case may be, expert; or</w:t>
      </w:r>
      <w:bookmarkEnd w:id="3714"/>
    </w:p>
    <w:p w14:paraId="0FF0DA01" w14:textId="77777777" w:rsidR="00D179D6" w:rsidRPr="00462199" w:rsidRDefault="00D179D6" w:rsidP="005B3BB9">
      <w:pPr>
        <w:pStyle w:val="H4Ashurst"/>
      </w:pPr>
      <w:bookmarkStart w:id="3715" w:name="_Ref144113778"/>
      <w:r w:rsidRPr="00462199">
        <w:t>so far as the Producer is aware, by reason of receipt of a formal written notice before action or similar, threatened,</w:t>
      </w:r>
      <w:bookmarkEnd w:id="3715"/>
    </w:p>
    <w:p w14:paraId="25E804CC" w14:textId="77777777" w:rsidR="00D179D6" w:rsidRPr="00462199" w:rsidRDefault="00D179D6" w:rsidP="006E3A79">
      <w:pPr>
        <w:pStyle w:val="B3Ashurst"/>
      </w:pPr>
      <w:r w:rsidRPr="00462199">
        <w:t>and which, if adversely determined, would have or would reasonably be expected to have a Material Adverse Effect.</w:t>
      </w:r>
    </w:p>
    <w:p w14:paraId="510CD4EF" w14:textId="77777777" w:rsidR="00D179D6" w:rsidRPr="00462199" w:rsidRDefault="00D179D6" w:rsidP="00202C21">
      <w:pPr>
        <w:pStyle w:val="H3Ashurst"/>
      </w:pPr>
      <w:bookmarkStart w:id="3716" w:name="_Ref144113779"/>
      <w:r w:rsidRPr="00462199">
        <w:rPr>
          <w:i/>
        </w:rPr>
        <w:t>No requirement to deduct or withhold</w:t>
      </w:r>
      <w:r w:rsidRPr="00462199">
        <w:t>: The Producer is not required by any Law or Directive applicable to it, as applied, interpreted or modified by the published practice of any relevant Competent Authority of any jurisdiction in which it is resident for Tax purposes, to make any deduction or withholding for or on account of any Tax from any payment to be made by it to the LCHA Counterparty pursuant to the LCHA, any of the other LCHA Documents or (where relevant) the NZHF Grant Funding Agreement.</w:t>
      </w:r>
      <w:bookmarkEnd w:id="3716"/>
    </w:p>
    <w:p w14:paraId="7451B1F5" w14:textId="77777777" w:rsidR="00D179D6" w:rsidRPr="00462199" w:rsidRDefault="00D179D6" w:rsidP="005B3BB9">
      <w:pPr>
        <w:pStyle w:val="NormalBoldAshurst"/>
      </w:pPr>
      <w:r w:rsidRPr="00462199">
        <w:rPr>
          <w:i/>
        </w:rPr>
        <w:t>Start Date representation</w:t>
      </w:r>
    </w:p>
    <w:p w14:paraId="7D24FBBC" w14:textId="77777777" w:rsidR="00D179D6" w:rsidRPr="00462199" w:rsidRDefault="00D179D6" w:rsidP="005B3BB9">
      <w:pPr>
        <w:pStyle w:val="H2Ashurst"/>
      </w:pPr>
      <w:bookmarkStart w:id="3717" w:name="_Ref144113780"/>
      <w:r w:rsidRPr="00462199">
        <w:t>The Producer represents and warrants to the LCHA Counterparty that, as at and from the Start Date, the following statements are true, accurate and not misleading:</w:t>
      </w:r>
      <w:bookmarkEnd w:id="3717"/>
    </w:p>
    <w:p w14:paraId="0EDA65B1" w14:textId="7FFCC41C" w:rsidR="00D179D6" w:rsidRPr="00462199" w:rsidRDefault="00D179D6" w:rsidP="00202C21">
      <w:pPr>
        <w:pStyle w:val="H3Ashurst"/>
      </w:pPr>
      <w:bookmarkStart w:id="3718" w:name="_Ref144113781"/>
      <w:r w:rsidRPr="00462199">
        <w:rPr>
          <w:i/>
        </w:rPr>
        <w:t>Ownership</w:t>
      </w:r>
      <w:r w:rsidRPr="00462199">
        <w:t xml:space="preserve">: The Producer is the legal and beneficial owner of the Facility, subject only to such rights and benefits as have been assigned by way of security to or in favour of any Lender, Affected Person or parent undertaking of the Producer (or an agent or security trustee on its behalf) in accordance with </w:t>
      </w:r>
      <w:r w:rsidR="007248B2" w:rsidRPr="007248B2">
        <w:t>Condition</w:t>
      </w:r>
      <w:r w:rsidR="00597F97">
        <w:t>s</w:t>
      </w:r>
      <w:r w:rsidRPr="00462199">
        <w:t xml:space="preserve"> </w:t>
      </w:r>
      <w:r w:rsidR="00597F97">
        <w:fldChar w:fldCharType="begin"/>
      </w:r>
      <w:r w:rsidR="00597F97">
        <w:instrText xml:space="preserve"> REF _Ref144115257 \r \h </w:instrText>
      </w:r>
      <w:r w:rsidR="00597F97">
        <w:fldChar w:fldCharType="separate"/>
      </w:r>
      <w:del w:id="3719" w:author="Faqir, Sofia (Energy Security)" w:date="2023-11-12T19:47:00Z">
        <w:r w:rsidR="00E473FC">
          <w:delText>81.1</w:delText>
        </w:r>
      </w:del>
      <w:r w:rsidR="00597F97">
        <w:fldChar w:fldCharType="end"/>
      </w:r>
      <w:r w:rsidRPr="00462199">
        <w:t xml:space="preserve"> </w:t>
      </w:r>
      <w:r w:rsidR="00597F97">
        <w:t xml:space="preserve">to </w:t>
      </w:r>
      <w:r w:rsidR="00597F97">
        <w:fldChar w:fldCharType="begin"/>
      </w:r>
      <w:r w:rsidR="00597F97">
        <w:instrText xml:space="preserve"> REF _Ref144115285 \r \h </w:instrText>
      </w:r>
      <w:r w:rsidR="00597F97">
        <w:fldChar w:fldCharType="separate"/>
      </w:r>
      <w:del w:id="3720" w:author="Faqir, Sofia (Energy Security)" w:date="2023-11-12T19:47:00Z">
        <w:r w:rsidR="00E473FC">
          <w:delText>81.10</w:delText>
        </w:r>
      </w:del>
      <w:r w:rsidR="00597F97">
        <w:fldChar w:fldCharType="end"/>
      </w:r>
      <w:r w:rsidR="00597F97">
        <w:t xml:space="preserve"> </w:t>
      </w:r>
      <w:r w:rsidRPr="00462199">
        <w:t>(</w:t>
      </w:r>
      <w:r w:rsidRPr="00462199">
        <w:rPr>
          <w:i/>
        </w:rPr>
        <w:t>Transfers</w:t>
      </w:r>
      <w:r w:rsidRPr="00462199">
        <w:t>).</w:t>
      </w:r>
      <w:bookmarkEnd w:id="3718"/>
    </w:p>
    <w:p w14:paraId="6B7BFDA8" w14:textId="77777777" w:rsidR="00D179D6" w:rsidRPr="00462199" w:rsidRDefault="00D179D6" w:rsidP="00202C21">
      <w:pPr>
        <w:pStyle w:val="H3Ashurst"/>
      </w:pPr>
      <w:bookmarkStart w:id="3721" w:name="_Ref144113782"/>
      <w:r w:rsidRPr="00462199">
        <w:rPr>
          <w:i/>
        </w:rPr>
        <w:t>Compliance with Technology</w:t>
      </w:r>
      <w:r w:rsidRPr="00462199">
        <w:t>: The Hydrogen Production Technology deployed by the Facility is the Facility Hydrogen Production Technology.</w:t>
      </w:r>
      <w:bookmarkEnd w:id="3721"/>
    </w:p>
    <w:p w14:paraId="0EBF0561" w14:textId="77777777" w:rsidR="00D179D6" w:rsidRPr="00462199" w:rsidRDefault="00D179D6" w:rsidP="005B3BB9">
      <w:pPr>
        <w:pStyle w:val="NormalBoldAshurst"/>
      </w:pPr>
      <w:r w:rsidRPr="00462199">
        <w:rPr>
          <w:i/>
        </w:rPr>
        <w:t>Repeating representations</w:t>
      </w:r>
    </w:p>
    <w:p w14:paraId="513E0AB7" w14:textId="77777777" w:rsidR="00D179D6" w:rsidRPr="00462199" w:rsidRDefault="00D179D6" w:rsidP="005B3BB9">
      <w:pPr>
        <w:pStyle w:val="H2Ashurst"/>
      </w:pPr>
      <w:bookmarkStart w:id="3722" w:name="_Ref144113783"/>
      <w:r w:rsidRPr="00462199">
        <w:t>The Producer Repeating Representations are deemed to be repeated by the Producer on the Start Date in each case by reference to the facts and circumstances then existing.</w:t>
      </w:r>
      <w:bookmarkEnd w:id="3722"/>
    </w:p>
    <w:p w14:paraId="542DFC53" w14:textId="77777777" w:rsidR="00D179D6" w:rsidRPr="00462199" w:rsidRDefault="00D179D6" w:rsidP="005B3BB9">
      <w:pPr>
        <w:pStyle w:val="H1Ashurst"/>
      </w:pPr>
      <w:bookmarkStart w:id="3723" w:name="_Ref144113784"/>
      <w:bookmarkStart w:id="3724" w:name="_Ref144117987"/>
      <w:bookmarkStart w:id="3725" w:name="_Toc149833681"/>
      <w:r w:rsidRPr="00462199">
        <w:t>LCHA Counterparty representations and warranties</w:t>
      </w:r>
      <w:bookmarkEnd w:id="3723"/>
      <w:bookmarkEnd w:id="3724"/>
      <w:bookmarkEnd w:id="3725"/>
    </w:p>
    <w:p w14:paraId="0335E0EF" w14:textId="77777777" w:rsidR="00D179D6" w:rsidRPr="00462199" w:rsidRDefault="00D179D6" w:rsidP="005B3BB9">
      <w:pPr>
        <w:pStyle w:val="H2Ashurst"/>
      </w:pPr>
      <w:bookmarkStart w:id="3726" w:name="_Ref144113785"/>
      <w:r w:rsidRPr="00462199">
        <w:t>The LCHA Counterparty represents and warrants to the Producer that as at the Agreement Date, the following statements are true, accurate and not misleading:</w:t>
      </w:r>
      <w:bookmarkEnd w:id="3726"/>
    </w:p>
    <w:p w14:paraId="4502F010" w14:textId="77777777" w:rsidR="00D179D6" w:rsidRPr="00462199" w:rsidRDefault="00D179D6" w:rsidP="00202C21">
      <w:pPr>
        <w:pStyle w:val="H3Ashurst"/>
      </w:pPr>
      <w:bookmarkStart w:id="3727" w:name="_Ref144113786"/>
      <w:r w:rsidRPr="00462199">
        <w:rPr>
          <w:i/>
        </w:rPr>
        <w:lastRenderedPageBreak/>
        <w:t>Status</w:t>
      </w:r>
      <w:r w:rsidRPr="00462199">
        <w:t>: The LCHA Counterparty:</w:t>
      </w:r>
      <w:bookmarkEnd w:id="3727"/>
    </w:p>
    <w:p w14:paraId="1CC07B58" w14:textId="77777777" w:rsidR="00D179D6" w:rsidRPr="00462199" w:rsidRDefault="00D179D6" w:rsidP="005B3BB9">
      <w:pPr>
        <w:pStyle w:val="H4Ashurst"/>
      </w:pPr>
      <w:bookmarkStart w:id="3728" w:name="_Ref144113787"/>
      <w:r w:rsidRPr="00462199">
        <w:t>is a limited liability company, duly incorporated and validly existing pursuant to the laws of England and Wales; and</w:t>
      </w:r>
      <w:bookmarkEnd w:id="3728"/>
    </w:p>
    <w:p w14:paraId="1F48AE2C" w14:textId="77777777" w:rsidR="00D179D6" w:rsidRPr="00462199" w:rsidRDefault="00D179D6" w:rsidP="005B3BB9">
      <w:pPr>
        <w:pStyle w:val="H4Ashurst"/>
      </w:pPr>
      <w:bookmarkStart w:id="3729" w:name="_Ref144113788"/>
      <w:r w:rsidRPr="00462199">
        <w:t>has the power to own its assets and carry on its business as contemplated by the LCHA and the other LCHA Documents.</w:t>
      </w:r>
      <w:bookmarkEnd w:id="3729"/>
    </w:p>
    <w:p w14:paraId="424E813C" w14:textId="77777777" w:rsidR="00D179D6" w:rsidRPr="00462199" w:rsidRDefault="00D179D6" w:rsidP="00202C21">
      <w:pPr>
        <w:pStyle w:val="H3Ashurst"/>
      </w:pPr>
      <w:bookmarkStart w:id="3730" w:name="_Ref144113789"/>
      <w:r w:rsidRPr="00462199">
        <w:rPr>
          <w:i/>
        </w:rPr>
        <w:t>Power and authority</w:t>
      </w:r>
      <w:r w:rsidRPr="00462199">
        <w:t>: The LCHA Counterparty has the power to enter into, deliver and perform, and has taken all necessary action to authorise its entry into, delivery and performance of, the LCHA and the other LCHA Documents (including the obligations of the LCHA Counterparty, and the transactions contemplated by or provided for by the LCHA and the other LCHA Documents).</w:t>
      </w:r>
      <w:bookmarkEnd w:id="3730"/>
    </w:p>
    <w:p w14:paraId="58C0BDED" w14:textId="77777777" w:rsidR="00D179D6" w:rsidRPr="00462199" w:rsidRDefault="00D179D6" w:rsidP="00202C21">
      <w:pPr>
        <w:pStyle w:val="H3Ashurst"/>
      </w:pPr>
      <w:bookmarkStart w:id="3731" w:name="_Ref144113790"/>
      <w:r w:rsidRPr="00462199">
        <w:rPr>
          <w:i/>
        </w:rPr>
        <w:t>Enforceability</w:t>
      </w:r>
      <w:r w:rsidRPr="00462199">
        <w:t>: The obligations expressed to be assumed by the LCHA Counterparty pursuant to the LCHA and the other LCHA Documents are legal, valid, binding and enforceable subject only to the Legal Reservations.</w:t>
      </w:r>
      <w:bookmarkEnd w:id="3731"/>
    </w:p>
    <w:p w14:paraId="754312D9" w14:textId="77777777" w:rsidR="00D179D6" w:rsidRPr="00462199" w:rsidRDefault="00D179D6" w:rsidP="00202C21">
      <w:pPr>
        <w:pStyle w:val="H3Ashurst"/>
      </w:pPr>
      <w:bookmarkStart w:id="3732" w:name="_Ref144113791"/>
      <w:r w:rsidRPr="00462199">
        <w:rPr>
          <w:i/>
        </w:rPr>
        <w:t>Non-conflict with other obligations</w:t>
      </w:r>
      <w:r w:rsidRPr="00462199">
        <w:t>: The entry into, delivery and performance by the LCHA Counterparty of the LCHA and the other LCHA Documents does not conflict with:</w:t>
      </w:r>
      <w:bookmarkEnd w:id="3732"/>
    </w:p>
    <w:p w14:paraId="2937024C" w14:textId="77777777" w:rsidR="00D179D6" w:rsidRPr="00462199" w:rsidRDefault="00D179D6" w:rsidP="005B3BB9">
      <w:pPr>
        <w:pStyle w:val="H4Ashurst"/>
      </w:pPr>
      <w:bookmarkStart w:id="3733" w:name="_Ref144113792"/>
      <w:r w:rsidRPr="00462199">
        <w:t>its constitutional documents;</w:t>
      </w:r>
      <w:bookmarkEnd w:id="3733"/>
    </w:p>
    <w:p w14:paraId="3E5FF401" w14:textId="77777777" w:rsidR="00D179D6" w:rsidRPr="00462199" w:rsidRDefault="00D179D6" w:rsidP="005B3BB9">
      <w:pPr>
        <w:pStyle w:val="H4Ashurst"/>
      </w:pPr>
      <w:bookmarkStart w:id="3734" w:name="_Ref144113793"/>
      <w:r w:rsidRPr="00462199">
        <w:t>any Law or Directive applicable to it to an extent or in a manner which has or is reasonably expected to have a Material Adverse Effect;</w:t>
      </w:r>
      <w:bookmarkEnd w:id="3734"/>
    </w:p>
    <w:p w14:paraId="02208E67" w14:textId="77777777" w:rsidR="00D179D6" w:rsidRPr="00462199" w:rsidRDefault="00D179D6" w:rsidP="005B3BB9">
      <w:pPr>
        <w:pStyle w:val="H4Ashurst"/>
      </w:pPr>
      <w:bookmarkStart w:id="3735" w:name="_Ref144113794"/>
      <w:r w:rsidRPr="00462199">
        <w:t>any authorisation, licence, accreditation, permit, consent, certificate, resolution, clearance, exemption, order, confirmation or other approval of or from any Competent Authority required to enable it to perform and comply with its obligations under the LCHA and the other LCHA Documents to which it is a party, to an extent or in a manner which has or is reasonably expected to have a Material Adverse Effect; or</w:t>
      </w:r>
      <w:bookmarkEnd w:id="3735"/>
    </w:p>
    <w:p w14:paraId="3603B632" w14:textId="77777777" w:rsidR="00D179D6" w:rsidRPr="00462199" w:rsidRDefault="00D179D6" w:rsidP="005B3BB9">
      <w:pPr>
        <w:pStyle w:val="H4Ashurst"/>
      </w:pPr>
      <w:bookmarkStart w:id="3736" w:name="_Ref144113795"/>
      <w:r w:rsidRPr="00462199">
        <w:t>any agreement or instrument binding upon it or any of its assets to an extent or in a manner which has or is reasonably expected to have a Material Adverse Effect.</w:t>
      </w:r>
      <w:bookmarkEnd w:id="3736"/>
    </w:p>
    <w:p w14:paraId="47717F85" w14:textId="77777777" w:rsidR="00D179D6" w:rsidRPr="00462199" w:rsidRDefault="00D179D6" w:rsidP="00202C21">
      <w:pPr>
        <w:pStyle w:val="H3Ashurst"/>
      </w:pPr>
      <w:bookmarkStart w:id="3737" w:name="_Ref144113796"/>
      <w:r w:rsidRPr="00462199">
        <w:rPr>
          <w:i/>
        </w:rPr>
        <w:t>No requirement to deduct or withhold</w:t>
      </w:r>
      <w:r w:rsidRPr="00462199">
        <w:t>: The LCHA Counterparty is not required by any Law or Directive applicable to it, as applied, interpreted or modified by the published practice of any relevant Competent Authority of any jurisdiction in which it is resident for Tax purposes, to make any deduction or withholding for or on account of any Tax from any payment to be made by it to the Producer pursuant to the LCHA or any of the other LCHA Documents.</w:t>
      </w:r>
      <w:bookmarkEnd w:id="3737"/>
    </w:p>
    <w:p w14:paraId="6835FC9D" w14:textId="5606EA91" w:rsidR="00D179D6" w:rsidRPr="00462199" w:rsidRDefault="00D179D6" w:rsidP="005B3BB9">
      <w:pPr>
        <w:pStyle w:val="H2Ashurst"/>
      </w:pPr>
      <w:bookmarkStart w:id="3738" w:name="_Ref144113797"/>
      <w:r w:rsidRPr="00462199">
        <w:t xml:space="preserve">The representations in </w:t>
      </w:r>
      <w:r w:rsidR="007248B2" w:rsidRPr="007248B2">
        <w:t>Condition</w:t>
      </w:r>
      <w:r w:rsidRPr="00462199">
        <w:t xml:space="preserve">s </w:t>
      </w:r>
      <w:r w:rsidRPr="00462199">
        <w:fldChar w:fldCharType="begin"/>
      </w:r>
      <w:r w:rsidRPr="00462199">
        <w:instrText xml:space="preserve">  REF _Ref144113786 \r \h \* MERGEFORMAT </w:instrText>
      </w:r>
      <w:r w:rsidRPr="00462199">
        <w:fldChar w:fldCharType="separate"/>
      </w:r>
      <w:del w:id="3739" w:author="Faqir, Sofia (Energy Security)" w:date="2023-11-12T19:47:00Z">
        <w:r w:rsidR="00E473FC" w:rsidRPr="00E473FC">
          <w:rPr>
            <w:color w:val="000000"/>
          </w:rPr>
          <w:delText>29.1(A)</w:delText>
        </w:r>
      </w:del>
      <w:r w:rsidRPr="00462199">
        <w:fldChar w:fldCharType="end"/>
      </w:r>
      <w:r w:rsidRPr="00462199">
        <w:t xml:space="preserve"> to </w:t>
      </w:r>
      <w:r w:rsidRPr="00462199">
        <w:fldChar w:fldCharType="begin"/>
      </w:r>
      <w:r w:rsidRPr="00462199">
        <w:instrText xml:space="preserve">  REF _Ref144113791 \r \h \* MERGEFORMAT </w:instrText>
      </w:r>
      <w:r w:rsidRPr="00462199">
        <w:fldChar w:fldCharType="separate"/>
      </w:r>
      <w:del w:id="3740" w:author="Faqir, Sofia (Energy Security)" w:date="2023-11-12T19:47:00Z">
        <w:r w:rsidR="00E473FC" w:rsidRPr="00E473FC">
          <w:rPr>
            <w:color w:val="000000"/>
          </w:rPr>
          <w:delText>29.1(D)</w:delText>
        </w:r>
      </w:del>
      <w:r w:rsidRPr="00462199">
        <w:fldChar w:fldCharType="end"/>
      </w:r>
      <w:r w:rsidRPr="00462199">
        <w:t xml:space="preserve"> are deemed to be repeated by the LCHA Counterparty on the Start Date in each case by reference to the facts and circumstances then existing.</w:t>
      </w:r>
      <w:bookmarkEnd w:id="3738"/>
    </w:p>
    <w:p w14:paraId="7A28F111" w14:textId="77777777" w:rsidR="00D179D6" w:rsidRPr="00462199" w:rsidRDefault="00D179D6" w:rsidP="005B3BB9">
      <w:pPr>
        <w:pStyle w:val="H1Ashurst"/>
      </w:pPr>
      <w:bookmarkStart w:id="3741" w:name="_Ref144113798"/>
      <w:bookmarkStart w:id="3742" w:name="_Ref144117988"/>
      <w:bookmarkStart w:id="3743" w:name="_Toc149833682"/>
      <w:r w:rsidRPr="00462199">
        <w:t>Producer Undertakings: General</w:t>
      </w:r>
      <w:bookmarkEnd w:id="3741"/>
      <w:bookmarkEnd w:id="3742"/>
      <w:bookmarkEnd w:id="3743"/>
    </w:p>
    <w:p w14:paraId="0FB517CF" w14:textId="77777777" w:rsidR="00D179D6" w:rsidRPr="00462199" w:rsidRDefault="00D179D6" w:rsidP="005B3BB9">
      <w:pPr>
        <w:pStyle w:val="H2Ashurst"/>
      </w:pPr>
      <w:bookmarkStart w:id="3744" w:name="_Ref144113799"/>
      <w:r w:rsidRPr="00462199">
        <w:t>The Producer undertakes to the LCHA Counterparty as follows:</w:t>
      </w:r>
      <w:bookmarkEnd w:id="3744"/>
    </w:p>
    <w:p w14:paraId="315F12C7" w14:textId="77777777" w:rsidR="00D179D6" w:rsidRPr="00462199" w:rsidRDefault="00D179D6" w:rsidP="00202C21">
      <w:pPr>
        <w:pStyle w:val="H3Ashurst"/>
      </w:pPr>
      <w:bookmarkStart w:id="3745" w:name="_Ref144113800"/>
      <w:r w:rsidRPr="00462199">
        <w:rPr>
          <w:i/>
        </w:rPr>
        <w:t>Compliance with Laws and Directives</w:t>
      </w:r>
      <w:r w:rsidRPr="00462199">
        <w:t>: The Producer shall at all times comply with all Laws and Directives to which it may be subject if failure to do so would have or would reasonably be expected to have a Material Adverse Effect.</w:t>
      </w:r>
      <w:bookmarkEnd w:id="3745"/>
    </w:p>
    <w:p w14:paraId="27602713" w14:textId="4B13CCAD" w:rsidR="00D179D6" w:rsidRPr="00462199" w:rsidRDefault="00D179D6" w:rsidP="00202C21">
      <w:pPr>
        <w:pStyle w:val="H3Ashurst"/>
      </w:pPr>
      <w:bookmarkStart w:id="3746" w:name="_Ref144113801"/>
      <w:r w:rsidRPr="00462199">
        <w:rPr>
          <w:i/>
        </w:rPr>
        <w:lastRenderedPageBreak/>
        <w:t>Required Authorisations</w:t>
      </w:r>
      <w:r w:rsidRPr="00462199">
        <w:t xml:space="preserve">: The Producer shall: (i) promptly obtain all Required Authorisations; (ii) at all times perform, comply with and satisfy all </w:t>
      </w:r>
      <w:r w:rsidR="007248B2" w:rsidRPr="007248B2">
        <w:t>condition</w:t>
      </w:r>
      <w:r w:rsidRPr="00462199">
        <w:t>s of, and all obligations and liabilities under, all Required Authorisations; and (iii) do all that is necessary to maintain in full force and effect all Required Authorisations, to the extent, in each case, that failure to do so would have or would reasonably be expected to have a Material Adverse Effect.</w:t>
      </w:r>
      <w:bookmarkEnd w:id="3746"/>
    </w:p>
    <w:p w14:paraId="2EC7C205" w14:textId="77777777" w:rsidR="00D179D6" w:rsidRPr="00462199" w:rsidRDefault="00D179D6" w:rsidP="00202C21">
      <w:pPr>
        <w:pStyle w:val="H3Ashurst"/>
      </w:pPr>
      <w:bookmarkStart w:id="3747" w:name="_Ref144113802"/>
      <w:r w:rsidRPr="00462199">
        <w:rPr>
          <w:i/>
        </w:rPr>
        <w:t>Industry Documents</w:t>
      </w:r>
      <w:r w:rsidRPr="00462199">
        <w:t>: The Producer shall at all times comply with all terms of those Industry Documents to which it is a party or by which it is bound if failure to do so would have or would reasonably be expected to have a Material Adverse Effect.</w:t>
      </w:r>
      <w:bookmarkEnd w:id="3747"/>
    </w:p>
    <w:p w14:paraId="406B038C" w14:textId="77777777" w:rsidR="00D179D6" w:rsidRPr="00462199" w:rsidRDefault="00D179D6" w:rsidP="00202C21">
      <w:pPr>
        <w:pStyle w:val="H3Ashurst"/>
      </w:pPr>
      <w:bookmarkStart w:id="3748" w:name="_Ref144113803"/>
      <w:r w:rsidRPr="00462199">
        <w:rPr>
          <w:i/>
        </w:rPr>
        <w:t>No insolvency action</w:t>
      </w:r>
      <w:r w:rsidRPr="00462199">
        <w:t>: The Producer shall not petition, apply for, institute, support or vote for the administration, winding-up or liquidation of the LCHA Counterparty or seek any other relief as against the LCHA Counterparty under any administration, insolvency or bankruptcy law or similar law affecting creditors' rights generally.</w:t>
      </w:r>
      <w:bookmarkEnd w:id="3748"/>
    </w:p>
    <w:p w14:paraId="6473E182" w14:textId="77777777" w:rsidR="00D179D6" w:rsidRPr="00462199" w:rsidRDefault="00D179D6" w:rsidP="00202C21">
      <w:pPr>
        <w:pStyle w:val="H3Ashurst"/>
      </w:pPr>
      <w:bookmarkStart w:id="3749" w:name="_Ref144113804"/>
      <w:r w:rsidRPr="00462199">
        <w:rPr>
          <w:i/>
        </w:rPr>
        <w:t>Ownership</w:t>
      </w:r>
      <w:r w:rsidRPr="00462199">
        <w:t>: The Producer shall at all times be the legal and beneficial owner of the Facility, subject only to any third party rights arising by reason of any security interest created or subsisting over or in respect of the Facility.</w:t>
      </w:r>
      <w:bookmarkEnd w:id="3749"/>
    </w:p>
    <w:p w14:paraId="4C9F1549" w14:textId="0A798823" w:rsidR="00D179D6" w:rsidRPr="00462199" w:rsidRDefault="00D179D6" w:rsidP="00202C21">
      <w:pPr>
        <w:pStyle w:val="H3Ashurst"/>
      </w:pPr>
      <w:bookmarkStart w:id="3750" w:name="_Ref144113805"/>
      <w:bookmarkStart w:id="3751" w:name="_Hlk147912128"/>
      <w:r w:rsidRPr="00462199">
        <w:rPr>
          <w:i/>
        </w:rPr>
        <w:t>Hydrogen Storage</w:t>
      </w:r>
      <w:r w:rsidRPr="00462199">
        <w:t>: If applicable, the Producer shall at all times ensure that all Hydrogen Storage Infrastructure is exclusively owned and used by the Producer to store Hydrogen produced by the Hydrogen Production Plant.</w:t>
      </w:r>
      <w:bookmarkEnd w:id="3750"/>
      <w:r w:rsidR="00D569FE">
        <w:rPr>
          <w:rStyle w:val="FootnoteReference"/>
        </w:rPr>
        <w:footnoteReference w:id="64"/>
      </w:r>
    </w:p>
    <w:p w14:paraId="3FB08922" w14:textId="3292B416" w:rsidR="008C280F" w:rsidRPr="008C280F" w:rsidRDefault="008C280F" w:rsidP="008C280F">
      <w:pPr>
        <w:pStyle w:val="H3Ashurst"/>
      </w:pPr>
      <w:bookmarkStart w:id="3752" w:name="_Ref144113806"/>
      <w:bookmarkEnd w:id="3751"/>
      <w:r w:rsidRPr="008C280F">
        <w:rPr>
          <w:i/>
        </w:rPr>
        <w:t xml:space="preserve">Hydrogen Transport: </w:t>
      </w:r>
      <w:r w:rsidRPr="008C280F">
        <w:rPr>
          <w:iCs/>
        </w:rPr>
        <w:t>If applicable, the Producer shall at all times ensure that all Hydrogen Transport Infrastructure is exclusively used by the Producer to transport Hydrogen produced by the Hydrogen Production Plant</w:t>
      </w:r>
      <w:r>
        <w:t>.</w:t>
      </w:r>
      <w:r w:rsidR="00D569FE">
        <w:rPr>
          <w:rStyle w:val="FootnoteReference"/>
        </w:rPr>
        <w:footnoteReference w:id="65"/>
      </w:r>
      <w:r>
        <w:t xml:space="preserve"> </w:t>
      </w:r>
    </w:p>
    <w:p w14:paraId="0E00824A" w14:textId="453C91C2" w:rsidR="00D179D6" w:rsidRPr="00462199" w:rsidRDefault="00D179D6" w:rsidP="00202C21">
      <w:pPr>
        <w:pStyle w:val="H3Ashurst"/>
      </w:pPr>
      <w:r w:rsidRPr="00462199">
        <w:rPr>
          <w:i/>
        </w:rPr>
        <w:t>Compliance of Technology</w:t>
      </w:r>
      <w:r w:rsidRPr="00462199">
        <w:t>: The Producer shall at all times ensure that the Hydrogen Production Technology deployed by the Facility is the Facility Hydrogen Production Technology.</w:t>
      </w:r>
      <w:bookmarkEnd w:id="3752"/>
    </w:p>
    <w:p w14:paraId="44931285" w14:textId="7932B402" w:rsidR="00D179D6" w:rsidRPr="00462199" w:rsidRDefault="00D179D6" w:rsidP="00202C21">
      <w:pPr>
        <w:pStyle w:val="H3Ashurst"/>
      </w:pPr>
      <w:bookmarkStart w:id="3753" w:name="_Ref144113807"/>
      <w:commentRangeStart w:id="3754"/>
      <w:r w:rsidRPr="00462199">
        <w:rPr>
          <w:i/>
        </w:rPr>
        <w:t>Facility Fuel</w:t>
      </w:r>
      <w:r w:rsidRPr="00462199">
        <w:t>: For CCUS-Enabled Facilities only, the Producer shall at all times ensure that the fuel used by the Facility is the Facility Fuel, unless the Producer obtains the prior written consent from the LCHA Counterparty to use Alternative Fuel(s).</w:t>
      </w:r>
      <w:bookmarkEnd w:id="3753"/>
      <w:commentRangeEnd w:id="3754"/>
      <w:r w:rsidR="00321AFE" w:rsidRPr="00462199">
        <w:rPr>
          <w:rStyle w:val="CommentReference"/>
          <w:rFonts w:ascii="Arial" w:hAnsi="Arial"/>
          <w:sz w:val="20"/>
          <w:szCs w:val="20"/>
        </w:rPr>
        <w:commentReference w:id="3754"/>
      </w:r>
    </w:p>
    <w:p w14:paraId="593A56A6" w14:textId="55EEEB14" w:rsidR="00D179D6" w:rsidRPr="00462199" w:rsidRDefault="00D179D6" w:rsidP="00202C21">
      <w:pPr>
        <w:pStyle w:val="H3Ashurst"/>
      </w:pPr>
      <w:bookmarkStart w:id="3755" w:name="_Ref144113808"/>
      <w:r w:rsidRPr="00462199">
        <w:rPr>
          <w:i/>
        </w:rPr>
        <w:t xml:space="preserve">Data Collection and Monitoring Procedures: </w:t>
      </w:r>
      <w:r w:rsidRPr="00462199">
        <w:t xml:space="preserve">The Producer shall at all times comply with </w:t>
      </w:r>
      <w:r>
        <w:fldChar w:fldCharType="begin"/>
      </w:r>
      <w:r>
        <w:instrText xml:space="preserve"> REF _Ref144118004 \w \h </w:instrText>
      </w:r>
      <w:r>
        <w:fldChar w:fldCharType="separate"/>
      </w:r>
      <w:del w:id="3756"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3755"/>
    </w:p>
    <w:p w14:paraId="2E1B1272" w14:textId="77777777" w:rsidR="00D179D6" w:rsidRPr="00462199" w:rsidRDefault="00D179D6" w:rsidP="00202C21">
      <w:pPr>
        <w:pStyle w:val="H3Ashurst"/>
      </w:pPr>
      <w:bookmarkStart w:id="3757" w:name="_Ref144113809"/>
      <w:r w:rsidRPr="00462199">
        <w:rPr>
          <w:i/>
        </w:rPr>
        <w:t>Notification</w:t>
      </w:r>
      <w:r w:rsidRPr="00462199">
        <w:t>: The Producer shall:</w:t>
      </w:r>
      <w:bookmarkEnd w:id="3757"/>
    </w:p>
    <w:p w14:paraId="5F9F67B8" w14:textId="49BD4DE9" w:rsidR="00D179D6" w:rsidRPr="00462199" w:rsidRDefault="00D179D6" w:rsidP="005B3BB9">
      <w:pPr>
        <w:pStyle w:val="H4Ashurst"/>
      </w:pPr>
      <w:bookmarkStart w:id="3758" w:name="_Ref144113810"/>
      <w:r w:rsidRPr="00462199">
        <w:t xml:space="preserve">provide the LCHA Counterparty as soon as reasonably practicable with such Information regarding compliance or non-compliance by the Producer with the undertakings in this </w:t>
      </w:r>
      <w:r w:rsidR="007248B2" w:rsidRPr="007248B2">
        <w:t>Condition</w:t>
      </w:r>
      <w:r w:rsidRPr="00462199">
        <w:t xml:space="preserve"> </w:t>
      </w:r>
      <w:r w:rsidR="004A0AD5">
        <w:fldChar w:fldCharType="begin"/>
      </w:r>
      <w:r w:rsidR="004A0AD5">
        <w:instrText xml:space="preserve"> REF _Ref144113799 \w \h </w:instrText>
      </w:r>
      <w:r w:rsidR="004A0AD5">
        <w:fldChar w:fldCharType="separate"/>
      </w:r>
      <w:del w:id="3759" w:author="Faqir, Sofia (Energy Security)" w:date="2023-11-12T19:47:00Z">
        <w:r w:rsidR="00E473FC">
          <w:delText>30.1</w:delText>
        </w:r>
      </w:del>
      <w:r w:rsidR="004A0AD5">
        <w:fldChar w:fldCharType="end"/>
      </w:r>
      <w:r w:rsidRPr="00462199">
        <w:t xml:space="preserve"> as the LCHA Counterparty may reasonably request; and</w:t>
      </w:r>
      <w:bookmarkEnd w:id="3758"/>
    </w:p>
    <w:p w14:paraId="015AE28D" w14:textId="77777777" w:rsidR="00D179D6" w:rsidRPr="00462199" w:rsidRDefault="00D179D6" w:rsidP="005B3BB9">
      <w:pPr>
        <w:pStyle w:val="H4Ashurst"/>
      </w:pPr>
      <w:bookmarkStart w:id="3760" w:name="_Ref144113811"/>
      <w:r w:rsidRPr="00462199">
        <w:t>give notice to the LCHA Counterparty as soon as reasonably practicable upon becoming aware of the occurrence of any Default (together with details of the steps, if any, being taken to remedy it).</w:t>
      </w:r>
      <w:bookmarkEnd w:id="3760"/>
    </w:p>
    <w:p w14:paraId="16B1F37F" w14:textId="77777777" w:rsidR="00D179D6" w:rsidRPr="00462199" w:rsidRDefault="00D179D6" w:rsidP="005B3BB9">
      <w:pPr>
        <w:pStyle w:val="NormalBoldAshurst"/>
      </w:pPr>
      <w:r w:rsidRPr="00462199">
        <w:rPr>
          <w:i/>
        </w:rPr>
        <w:lastRenderedPageBreak/>
        <w:t>Failure to comply with technology undertaking</w:t>
      </w:r>
    </w:p>
    <w:p w14:paraId="43D7126C" w14:textId="7E62AFD8" w:rsidR="00D179D6" w:rsidRPr="00462199" w:rsidRDefault="00D179D6" w:rsidP="005B3BB9">
      <w:pPr>
        <w:pStyle w:val="H2Ashurst"/>
      </w:pPr>
      <w:bookmarkStart w:id="3761" w:name="_Ref144113812"/>
      <w:r w:rsidRPr="00462199">
        <w:t xml:space="preserve">If the Producer fails to comply with </w:t>
      </w:r>
      <w:r w:rsidR="007248B2" w:rsidRPr="007248B2">
        <w:t>Condition</w:t>
      </w:r>
      <w:r w:rsidRPr="00462199">
        <w:t xml:space="preserve"> </w:t>
      </w:r>
      <w:r w:rsidRPr="00462199">
        <w:fldChar w:fldCharType="begin"/>
      </w:r>
      <w:r w:rsidRPr="00462199">
        <w:instrText xml:space="preserve">  REF _Ref144113806 \r \h \* MERGEFORMAT </w:instrText>
      </w:r>
      <w:r w:rsidRPr="00462199">
        <w:fldChar w:fldCharType="separate"/>
      </w:r>
      <w:del w:id="3762" w:author="Faqir, Sofia (Energy Security)" w:date="2023-11-12T19:47:00Z">
        <w:r w:rsidR="00E473FC" w:rsidRPr="00E473FC">
          <w:rPr>
            <w:color w:val="000000"/>
          </w:rPr>
          <w:delText>30.1(G)</w:delText>
        </w:r>
      </w:del>
      <w:r w:rsidRPr="00462199">
        <w:fldChar w:fldCharType="end"/>
      </w:r>
      <w:r w:rsidRPr="00462199">
        <w:t>, the LCHA Counterparty:</w:t>
      </w:r>
      <w:bookmarkEnd w:id="3761"/>
    </w:p>
    <w:p w14:paraId="2CEAA2EC" w14:textId="5B1B438F" w:rsidR="00D179D6" w:rsidRPr="00462199" w:rsidRDefault="00D179D6" w:rsidP="00202C21">
      <w:pPr>
        <w:pStyle w:val="H3Ashurst"/>
      </w:pPr>
      <w:bookmarkStart w:id="3763" w:name="_Ref144113813"/>
      <w:r w:rsidRPr="00462199">
        <w:t xml:space="preserve">may withhold payment of any amounts which would otherwise be payable by the LCHA Counterparty to the Producer which are attributable to the period during which the Producer is not in compliance with such </w:t>
      </w:r>
      <w:r w:rsidR="007248B2" w:rsidRPr="007248B2">
        <w:t>Condition</w:t>
      </w:r>
      <w:r w:rsidRPr="00462199">
        <w:t>; and</w:t>
      </w:r>
      <w:bookmarkEnd w:id="3763"/>
    </w:p>
    <w:p w14:paraId="40790642" w14:textId="394DAB15" w:rsidR="00D179D6" w:rsidRPr="00462199" w:rsidRDefault="00D179D6" w:rsidP="00202C21">
      <w:pPr>
        <w:pStyle w:val="H3Ashurst"/>
      </w:pPr>
      <w:bookmarkStart w:id="3764" w:name="_Ref144113814"/>
      <w:r w:rsidRPr="00462199">
        <w:t xml:space="preserve">shall be entitled to recover from the Producer any amounts paid by the LCHA Counterparty to the Producer which are attributable to the period during which the Producer is not in compliance with such </w:t>
      </w:r>
      <w:r w:rsidR="007248B2" w:rsidRPr="007248B2">
        <w:t>Condition</w:t>
      </w:r>
      <w:r w:rsidRPr="00462199">
        <w:t>.</w:t>
      </w:r>
      <w:bookmarkEnd w:id="3764"/>
    </w:p>
    <w:p w14:paraId="7DF1F999" w14:textId="77777777" w:rsidR="00D179D6" w:rsidRPr="00462199" w:rsidRDefault="00D179D6" w:rsidP="002D4185">
      <w:pPr>
        <w:pStyle w:val="H1Ashurst"/>
      </w:pPr>
      <w:bookmarkStart w:id="3765" w:name="_Ref144113815"/>
      <w:bookmarkStart w:id="3766" w:name="_Toc149833683"/>
      <w:r w:rsidRPr="00462199">
        <w:t>Producer Undertakings: Metering</w:t>
      </w:r>
      <w:bookmarkStart w:id="3767" w:name="_Ref144117931"/>
      <w:r w:rsidRPr="00462199">
        <w:rPr>
          <w:rStyle w:val="FootnoteReference"/>
        </w:rPr>
        <w:footnoteReference w:id="66"/>
      </w:r>
      <w:bookmarkEnd w:id="3765"/>
      <w:bookmarkEnd w:id="3766"/>
      <w:bookmarkEnd w:id="3767"/>
    </w:p>
    <w:p w14:paraId="47016ACD" w14:textId="77777777" w:rsidR="00D179D6" w:rsidRPr="00462199" w:rsidRDefault="00D179D6" w:rsidP="005B3BB9">
      <w:pPr>
        <w:pStyle w:val="NormalBoldAshurst"/>
      </w:pPr>
      <w:r w:rsidRPr="00462199">
        <w:rPr>
          <w:i/>
        </w:rPr>
        <w:t>Undertakings: Metering Obligations</w:t>
      </w:r>
    </w:p>
    <w:p w14:paraId="1C6B1D01" w14:textId="77777777" w:rsidR="00D179D6" w:rsidRPr="00462199" w:rsidRDefault="00D179D6" w:rsidP="005B3BB9">
      <w:pPr>
        <w:pStyle w:val="H2Ashurst"/>
      </w:pPr>
      <w:bookmarkStart w:id="3768" w:name="_Ref144113816"/>
      <w:r w:rsidRPr="00462199">
        <w:t>With effect from the Start Date, the Producer undertakes to the LCHA Counterparty:</w:t>
      </w:r>
      <w:bookmarkEnd w:id="3768"/>
    </w:p>
    <w:p w14:paraId="544483BB" w14:textId="2B00E742" w:rsidR="00D179D6" w:rsidRPr="00462199" w:rsidRDefault="00D179D6" w:rsidP="00202C21">
      <w:pPr>
        <w:pStyle w:val="H3Ashurst"/>
      </w:pPr>
      <w:bookmarkStart w:id="3769" w:name="_Ref144113817"/>
      <w:r w:rsidRPr="00462199">
        <w:t xml:space="preserve">to ensure that at all times each Meter Measurement System meets all applicable rules and standards set out in the LCHS and </w:t>
      </w:r>
      <w:r>
        <w:fldChar w:fldCharType="begin"/>
      </w:r>
      <w:r>
        <w:instrText xml:space="preserve"> REF _Ref144118008 \w \h </w:instrText>
      </w:r>
      <w:r>
        <w:fldChar w:fldCharType="separate"/>
      </w:r>
      <w:del w:id="3770"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3769"/>
    </w:p>
    <w:p w14:paraId="637E8B00" w14:textId="77777777" w:rsidR="00D179D6" w:rsidRPr="00462199" w:rsidRDefault="00D179D6" w:rsidP="00202C21">
      <w:pPr>
        <w:pStyle w:val="H3Ashurst"/>
      </w:pPr>
      <w:bookmarkStart w:id="3771" w:name="_Ref144113818"/>
      <w:r w:rsidRPr="00462199">
        <w:t>to ensure that at all times each Meter Measurement System:</w:t>
      </w:r>
      <w:bookmarkEnd w:id="3771"/>
    </w:p>
    <w:p w14:paraId="08A778B0" w14:textId="77777777" w:rsidR="00D179D6" w:rsidRPr="00462199" w:rsidRDefault="00D179D6" w:rsidP="005B3BB9">
      <w:pPr>
        <w:pStyle w:val="H4Ashurst"/>
      </w:pPr>
      <w:bookmarkStart w:id="3772" w:name="_Ref144113819"/>
      <w:r w:rsidRPr="00462199">
        <w:t>has been installed at the relevant Measurement Point identified in the Agreement;</w:t>
      </w:r>
      <w:bookmarkEnd w:id="3772"/>
    </w:p>
    <w:p w14:paraId="1BCDAAD1" w14:textId="5CB49722" w:rsidR="00D179D6" w:rsidRPr="00462199" w:rsidRDefault="00D179D6" w:rsidP="005B3BB9">
      <w:pPr>
        <w:pStyle w:val="H4Ashurst"/>
      </w:pPr>
      <w:bookmarkStart w:id="3773" w:name="_Ref144113820"/>
      <w:r w:rsidRPr="00462199">
        <w:t xml:space="preserve">has been and is installed, configured, registered, operated and maintained in accordance with the requirements of </w:t>
      </w:r>
      <w:r>
        <w:fldChar w:fldCharType="begin"/>
      </w:r>
      <w:r>
        <w:instrText xml:space="preserve"> REF _Ref144118008 \w \h </w:instrText>
      </w:r>
      <w:r>
        <w:fldChar w:fldCharType="separate"/>
      </w:r>
      <w:del w:id="3774"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3773"/>
    </w:p>
    <w:p w14:paraId="3C1ED437" w14:textId="77777777" w:rsidR="00D179D6" w:rsidRPr="00462199" w:rsidRDefault="00D179D6" w:rsidP="005B3BB9">
      <w:pPr>
        <w:pStyle w:val="H4Ashurst"/>
      </w:pPr>
      <w:bookmarkStart w:id="3775" w:name="_Ref144113821"/>
      <w:r w:rsidRPr="00462199">
        <w:t>is configured exclusively in relation to the Facility and no other input or output is metered through such meters; and</w:t>
      </w:r>
      <w:bookmarkEnd w:id="3775"/>
    </w:p>
    <w:p w14:paraId="05C015FB" w14:textId="77777777" w:rsidR="00D179D6" w:rsidRPr="00462199" w:rsidRDefault="00D179D6" w:rsidP="005B3BB9">
      <w:pPr>
        <w:pStyle w:val="H4Ashurst"/>
      </w:pPr>
      <w:bookmarkStart w:id="3776" w:name="_Ref144113822"/>
      <w:r w:rsidRPr="00462199">
        <w:t>is operational and capable of measuring accurately the Metered Value from the Facility for each Reporting Unit; and</w:t>
      </w:r>
      <w:bookmarkEnd w:id="3776"/>
    </w:p>
    <w:p w14:paraId="3517E30D" w14:textId="1716CA1F" w:rsidR="00D179D6" w:rsidRPr="00462199" w:rsidRDefault="00D179D6" w:rsidP="00202C21">
      <w:pPr>
        <w:pStyle w:val="H3Ashurst"/>
      </w:pPr>
      <w:bookmarkStart w:id="3777" w:name="_Ref144113823"/>
      <w:r w:rsidRPr="00462199">
        <w:t xml:space="preserve">to investigate any fault or issue with any Meter Measurement System of which it is notified by the LCHA Counterparty or required to investigate pursuant to </w:t>
      </w:r>
      <w:r>
        <w:fldChar w:fldCharType="begin"/>
      </w:r>
      <w:r>
        <w:instrText xml:space="preserve"> REF _Ref144118008 \w \h </w:instrText>
      </w:r>
      <w:r>
        <w:fldChar w:fldCharType="separate"/>
      </w:r>
      <w:del w:id="3778"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bookmarkEnd w:id="3777"/>
    </w:p>
    <w:p w14:paraId="706E2B48" w14:textId="77777777" w:rsidR="00D179D6" w:rsidRPr="00462199" w:rsidRDefault="00D179D6" w:rsidP="005B3BB9">
      <w:pPr>
        <w:pStyle w:val="B12Ashurst"/>
      </w:pPr>
      <w:r w:rsidRPr="00462199">
        <w:t xml:space="preserve">(each a </w:t>
      </w:r>
      <w:r w:rsidRPr="00462199">
        <w:rPr>
          <w:b/>
        </w:rPr>
        <w:t>"Metering Obligation"</w:t>
      </w:r>
      <w:r w:rsidRPr="00462199">
        <w:t xml:space="preserve"> and together the </w:t>
      </w:r>
      <w:r w:rsidRPr="00462199">
        <w:rPr>
          <w:b/>
        </w:rPr>
        <w:t>"Metering Obligations"</w:t>
      </w:r>
      <w:r w:rsidRPr="00462199">
        <w:t>).</w:t>
      </w:r>
    </w:p>
    <w:p w14:paraId="4D7F66E3" w14:textId="77777777" w:rsidR="00D179D6" w:rsidRPr="00462199" w:rsidRDefault="00D179D6" w:rsidP="005B3BB9">
      <w:pPr>
        <w:pStyle w:val="NormalBoldAshurst"/>
      </w:pPr>
      <w:r w:rsidRPr="00462199">
        <w:rPr>
          <w:i/>
        </w:rPr>
        <w:t>Notification of Metering Obligation breach</w:t>
      </w:r>
    </w:p>
    <w:p w14:paraId="2B9AE483" w14:textId="77777777" w:rsidR="00D179D6" w:rsidRPr="00462199" w:rsidRDefault="00D179D6" w:rsidP="005B3BB9">
      <w:pPr>
        <w:pStyle w:val="H2Ashurst"/>
      </w:pPr>
      <w:bookmarkStart w:id="3779" w:name="_Ref144113824"/>
      <w:r w:rsidRPr="00462199">
        <w:t xml:space="preserve">The LCHA Counterparty may at any time submit a notice to the Producer (a </w:t>
      </w:r>
      <w:r w:rsidRPr="00462199">
        <w:rPr>
          <w:b/>
        </w:rPr>
        <w:t>"Metering Breach Notice"</w:t>
      </w:r>
      <w:r w:rsidRPr="00462199">
        <w:t>) if it considers that the Producer is in breach of a Metering Obligation. A Metering Breach Notice shall:</w:t>
      </w:r>
      <w:bookmarkEnd w:id="3779"/>
    </w:p>
    <w:p w14:paraId="703D4B74" w14:textId="77777777" w:rsidR="00D179D6" w:rsidRPr="00462199" w:rsidRDefault="00D179D6" w:rsidP="00202C21">
      <w:pPr>
        <w:pStyle w:val="H3Ashurst"/>
      </w:pPr>
      <w:bookmarkStart w:id="3780" w:name="_Ref144113825"/>
      <w:r w:rsidRPr="00462199">
        <w:t>specify which Metering Obligation the LCHA Counterparty considers that the Producer has breached; and</w:t>
      </w:r>
      <w:bookmarkEnd w:id="3780"/>
    </w:p>
    <w:p w14:paraId="7A84A77C" w14:textId="77777777" w:rsidR="00D179D6" w:rsidRPr="00462199" w:rsidRDefault="00D179D6" w:rsidP="00202C21">
      <w:pPr>
        <w:pStyle w:val="H3Ashurst"/>
      </w:pPr>
      <w:bookmarkStart w:id="3781" w:name="_Ref144113826"/>
      <w:r w:rsidRPr="00462199">
        <w:lastRenderedPageBreak/>
        <w:t>be accompanied by such Supporting Information as the LCHA Counterparty considers necessary to evidence the breach of the Metering Obligation.</w:t>
      </w:r>
      <w:bookmarkEnd w:id="3781"/>
    </w:p>
    <w:p w14:paraId="4E1A341C" w14:textId="77777777" w:rsidR="00D179D6" w:rsidRPr="00462199" w:rsidRDefault="00D179D6" w:rsidP="005B3BB9">
      <w:pPr>
        <w:pStyle w:val="NormalBoldAshurst"/>
      </w:pPr>
      <w:r w:rsidRPr="00462199">
        <w:rPr>
          <w:i/>
        </w:rPr>
        <w:t>Response to notification of Metering Obligation breach</w:t>
      </w:r>
    </w:p>
    <w:p w14:paraId="5E4DFDF2" w14:textId="77777777" w:rsidR="00D179D6" w:rsidRPr="00462199" w:rsidRDefault="00D179D6" w:rsidP="005B3BB9">
      <w:pPr>
        <w:pStyle w:val="H2Ashurst"/>
      </w:pPr>
      <w:bookmarkStart w:id="3782" w:name="_Ref144113827"/>
      <w:r w:rsidRPr="00462199">
        <w:t xml:space="preserve">No later than ten (10) Business Days after receipt of a Metering Breach Notice (a </w:t>
      </w:r>
      <w:r w:rsidRPr="00462199">
        <w:rPr>
          <w:b/>
        </w:rPr>
        <w:t>"Metering Breach Response Notice Period"</w:t>
      </w:r>
      <w:r w:rsidRPr="00462199">
        <w:t xml:space="preserve">), the Producer shall investigate whether it is in breach of the relevant Metering Obligation and submit a notice to the LCHA Counterparty (a </w:t>
      </w:r>
      <w:r w:rsidRPr="00462199">
        <w:rPr>
          <w:b/>
        </w:rPr>
        <w:t>"Metering Breach Response Notice"</w:t>
      </w:r>
      <w:r w:rsidRPr="00462199">
        <w:t>). A Metering Breach Response Notice shall state that either:</w:t>
      </w:r>
      <w:bookmarkEnd w:id="3782"/>
    </w:p>
    <w:p w14:paraId="71141CB4" w14:textId="77777777" w:rsidR="00D179D6" w:rsidRPr="00462199" w:rsidRDefault="00D179D6" w:rsidP="00202C21">
      <w:pPr>
        <w:pStyle w:val="H3Ashurst"/>
      </w:pPr>
      <w:bookmarkStart w:id="3783" w:name="_Ref144113828"/>
      <w:r w:rsidRPr="00462199">
        <w:t>the Producer accepts that there has been a breach of the Metering Obligation (and, in such case, the notice shall include confirmation of the date from which the Producer accepts that there has been a breach of the relevant Metering Obligation); or</w:t>
      </w:r>
      <w:bookmarkEnd w:id="3783"/>
    </w:p>
    <w:p w14:paraId="2B9E25E5" w14:textId="77777777" w:rsidR="00D179D6" w:rsidRPr="00462199" w:rsidRDefault="00D179D6" w:rsidP="00202C21">
      <w:pPr>
        <w:pStyle w:val="H3Ashurst"/>
      </w:pPr>
      <w:bookmarkStart w:id="3784" w:name="_Ref144113829"/>
      <w:r w:rsidRPr="00462199">
        <w:t>the Producer does not accept that there has been a breach of the relevant Metering Obligation.</w:t>
      </w:r>
      <w:bookmarkEnd w:id="3784"/>
    </w:p>
    <w:p w14:paraId="6D208972" w14:textId="77777777" w:rsidR="00D179D6" w:rsidRPr="00462199" w:rsidRDefault="00D179D6" w:rsidP="005B3BB9">
      <w:pPr>
        <w:pStyle w:val="H2Ashurst"/>
      </w:pPr>
      <w:bookmarkStart w:id="3785" w:name="_Ref144113830"/>
      <w:r w:rsidRPr="00462199">
        <w:t>If:</w:t>
      </w:r>
      <w:bookmarkEnd w:id="3785"/>
    </w:p>
    <w:p w14:paraId="1445D0A7" w14:textId="2F80DFD5" w:rsidR="00D179D6" w:rsidRPr="00462199" w:rsidRDefault="00D179D6" w:rsidP="00202C21">
      <w:pPr>
        <w:pStyle w:val="H3Ashurst"/>
      </w:pPr>
      <w:bookmarkStart w:id="3786" w:name="_Ref144113831"/>
      <w:r w:rsidRPr="00462199">
        <w:t xml:space="preserve">the Producer submits a Metering Breach Response Notice in accordance with </w:t>
      </w:r>
      <w:r w:rsidR="007248B2" w:rsidRPr="007248B2">
        <w:t>Condition</w:t>
      </w:r>
      <w:r w:rsidRPr="00462199">
        <w:t> </w:t>
      </w:r>
      <w:r w:rsidRPr="00462199">
        <w:fldChar w:fldCharType="begin"/>
      </w:r>
      <w:r w:rsidRPr="00462199">
        <w:instrText xml:space="preserve">  REF _Ref144113828 \r \h \* MERGEFORMAT </w:instrText>
      </w:r>
      <w:r w:rsidRPr="00462199">
        <w:fldChar w:fldCharType="separate"/>
      </w:r>
      <w:del w:id="3787" w:author="Faqir, Sofia (Energy Security)" w:date="2023-11-12T19:47:00Z">
        <w:r w:rsidR="00E473FC" w:rsidRPr="00E473FC">
          <w:rPr>
            <w:color w:val="000000"/>
          </w:rPr>
          <w:delText>31.3(A)</w:delText>
        </w:r>
      </w:del>
      <w:r w:rsidRPr="00462199">
        <w:fldChar w:fldCharType="end"/>
      </w:r>
      <w:r w:rsidRPr="00462199">
        <w:t xml:space="preserve">, the provisions of </w:t>
      </w:r>
      <w:r w:rsidR="007248B2" w:rsidRPr="007248B2">
        <w:t>Condition</w:t>
      </w:r>
      <w:r w:rsidRPr="00462199">
        <w:t xml:space="preserve"> </w:t>
      </w:r>
      <w:r w:rsidR="004A0AD5">
        <w:fldChar w:fldCharType="begin"/>
      </w:r>
      <w:r w:rsidR="004A0AD5">
        <w:instrText xml:space="preserve"> REF _Ref144113835 \w \h </w:instrText>
      </w:r>
      <w:r w:rsidR="004A0AD5">
        <w:fldChar w:fldCharType="separate"/>
      </w:r>
      <w:del w:id="3788" w:author="Faqir, Sofia (Energy Security)" w:date="2023-11-12T19:47:00Z">
        <w:r w:rsidR="00E473FC">
          <w:delText>31.5</w:delText>
        </w:r>
      </w:del>
      <w:r w:rsidR="004A0AD5">
        <w:fldChar w:fldCharType="end"/>
      </w:r>
      <w:r w:rsidRPr="00462199">
        <w:t xml:space="preserve"> shall apply; or</w:t>
      </w:r>
      <w:bookmarkEnd w:id="3786"/>
    </w:p>
    <w:p w14:paraId="5562626B" w14:textId="6D5E0C92" w:rsidR="00D179D6" w:rsidRPr="00462199" w:rsidRDefault="00D179D6" w:rsidP="00202C21">
      <w:pPr>
        <w:pStyle w:val="H3Ashurst"/>
      </w:pPr>
      <w:bookmarkStart w:id="3789" w:name="_Ref144113832"/>
      <w:r w:rsidRPr="00462199">
        <w:t xml:space="preserve">the Producer fails to submit a Metering Breach Response Notice within the Metering Breach Response Notice Period or submits a Metering Breach Response Notice in accordance with </w:t>
      </w:r>
      <w:r w:rsidR="007248B2" w:rsidRPr="007248B2">
        <w:t>Condition</w:t>
      </w:r>
      <w:r w:rsidRPr="00462199">
        <w:t xml:space="preserve"> </w:t>
      </w:r>
      <w:r w:rsidRPr="00462199">
        <w:fldChar w:fldCharType="begin"/>
      </w:r>
      <w:r w:rsidRPr="00462199">
        <w:instrText xml:space="preserve">  REF _Ref144113829 \r \h \* MERGEFORMAT </w:instrText>
      </w:r>
      <w:r w:rsidRPr="00462199">
        <w:fldChar w:fldCharType="separate"/>
      </w:r>
      <w:del w:id="3790" w:author="Faqir, Sofia (Energy Security)" w:date="2023-11-12T19:47:00Z">
        <w:r w:rsidR="00E473FC" w:rsidRPr="00E473FC">
          <w:rPr>
            <w:color w:val="000000"/>
          </w:rPr>
          <w:delText>31.3(B)</w:delText>
        </w:r>
      </w:del>
      <w:r w:rsidRPr="00462199">
        <w:fldChar w:fldCharType="end"/>
      </w:r>
      <w:r w:rsidRPr="00462199">
        <w:t xml:space="preserve">, the Expert Determination Procedure shall apply to determine whether there has been a breach of the Metering Obligation and if the Expert Determination Procedure applied pursuant to this </w:t>
      </w:r>
      <w:r w:rsidR="007248B2" w:rsidRPr="007248B2">
        <w:t>Condition</w:t>
      </w:r>
      <w:r w:rsidR="00C9611D">
        <w:t xml:space="preserve"> </w:t>
      </w:r>
      <w:r w:rsidR="00C9611D">
        <w:fldChar w:fldCharType="begin"/>
      </w:r>
      <w:r w:rsidR="00C9611D">
        <w:instrText xml:space="preserve"> REF _Ref144113832 \w \h </w:instrText>
      </w:r>
      <w:r w:rsidR="00C9611D">
        <w:fldChar w:fldCharType="separate"/>
      </w:r>
      <w:del w:id="3791" w:author="Faqir, Sofia (Energy Security)" w:date="2023-11-12T19:47:00Z">
        <w:r w:rsidR="00E473FC">
          <w:delText>31.4(B)</w:delText>
        </w:r>
      </w:del>
      <w:r w:rsidR="00C9611D">
        <w:fldChar w:fldCharType="end"/>
      </w:r>
      <w:r w:rsidRPr="00462199">
        <w:t xml:space="preserve"> determines that:</w:t>
      </w:r>
      <w:bookmarkEnd w:id="3789"/>
    </w:p>
    <w:p w14:paraId="3A669536" w14:textId="77777777" w:rsidR="00D179D6" w:rsidRPr="00462199" w:rsidRDefault="00D179D6" w:rsidP="005B3BB9">
      <w:pPr>
        <w:pStyle w:val="H4Ashurst"/>
      </w:pPr>
      <w:bookmarkStart w:id="3792" w:name="_Ref144113833"/>
      <w:r w:rsidRPr="00462199">
        <w:t>there has not been a breach of the Metering Obligation, then neither Party shall be required to take any further steps in relation to the Metering Breach Notice; or</w:t>
      </w:r>
      <w:bookmarkEnd w:id="3792"/>
    </w:p>
    <w:p w14:paraId="0C771981" w14:textId="4C15305A" w:rsidR="00D179D6" w:rsidRPr="00462199" w:rsidRDefault="00D179D6" w:rsidP="005B3BB9">
      <w:pPr>
        <w:pStyle w:val="H4Ashurst"/>
      </w:pPr>
      <w:bookmarkStart w:id="3793" w:name="_Ref144113834"/>
      <w:r w:rsidRPr="00462199">
        <w:t xml:space="preserve">there has been a breach of the Metering Obligation, the provisions of </w:t>
      </w:r>
      <w:r w:rsidR="007248B2" w:rsidRPr="007248B2">
        <w:t>Condition</w:t>
      </w:r>
      <w:r w:rsidRPr="00462199">
        <w:t> </w:t>
      </w:r>
      <w:r w:rsidR="004A0AD5">
        <w:fldChar w:fldCharType="begin"/>
      </w:r>
      <w:r w:rsidR="004A0AD5">
        <w:instrText xml:space="preserve"> REF _Ref144113835 \w \h </w:instrText>
      </w:r>
      <w:r w:rsidR="004A0AD5">
        <w:fldChar w:fldCharType="separate"/>
      </w:r>
      <w:del w:id="3794" w:author="Faqir, Sofia (Energy Security)" w:date="2023-11-12T19:47:00Z">
        <w:r w:rsidR="00E473FC">
          <w:delText>31.5</w:delText>
        </w:r>
      </w:del>
      <w:r w:rsidR="004A0AD5">
        <w:fldChar w:fldCharType="end"/>
      </w:r>
      <w:r w:rsidRPr="00462199">
        <w:t xml:space="preserve"> shall apply.</w:t>
      </w:r>
      <w:bookmarkEnd w:id="3793"/>
    </w:p>
    <w:p w14:paraId="501A1805" w14:textId="77777777" w:rsidR="00D179D6" w:rsidRPr="00462199" w:rsidRDefault="00D179D6" w:rsidP="005B3BB9">
      <w:pPr>
        <w:pStyle w:val="NormalBoldAshurst"/>
      </w:pPr>
      <w:r w:rsidRPr="00462199">
        <w:rPr>
          <w:i/>
        </w:rPr>
        <w:t>Rectification of Metering Obligation breach</w:t>
      </w:r>
    </w:p>
    <w:p w14:paraId="14184D76" w14:textId="63ECDB83" w:rsidR="00D179D6" w:rsidRPr="00462199" w:rsidRDefault="00D179D6" w:rsidP="005B3BB9">
      <w:pPr>
        <w:pStyle w:val="H2Ashurst"/>
      </w:pPr>
      <w:bookmarkStart w:id="3795" w:name="_Ref144113835"/>
      <w:r w:rsidRPr="00462199">
        <w:t xml:space="preserve">If this </w:t>
      </w:r>
      <w:r w:rsidR="007248B2" w:rsidRPr="007248B2">
        <w:t>Condition</w:t>
      </w:r>
      <w:r w:rsidRPr="00462199">
        <w:t xml:space="preserve"> </w:t>
      </w:r>
      <w:r w:rsidR="004A0AD5">
        <w:fldChar w:fldCharType="begin"/>
      </w:r>
      <w:r w:rsidR="004A0AD5">
        <w:instrText xml:space="preserve"> REF _Ref144113835 \w \h </w:instrText>
      </w:r>
      <w:r w:rsidR="004A0AD5">
        <w:fldChar w:fldCharType="separate"/>
      </w:r>
      <w:del w:id="3796" w:author="Faqir, Sofia (Energy Security)" w:date="2023-11-12T19:47:00Z">
        <w:r w:rsidR="00E473FC">
          <w:delText>31.5</w:delText>
        </w:r>
      </w:del>
      <w:r w:rsidR="004A0AD5">
        <w:fldChar w:fldCharType="end"/>
      </w:r>
      <w:r w:rsidRPr="00462199">
        <w:t xml:space="preserve"> applies:</w:t>
      </w:r>
      <w:bookmarkEnd w:id="3795"/>
    </w:p>
    <w:p w14:paraId="036072F3" w14:textId="77777777" w:rsidR="00D179D6" w:rsidRPr="00462199" w:rsidRDefault="00D179D6" w:rsidP="00202C21">
      <w:pPr>
        <w:pStyle w:val="H3Ashurst"/>
      </w:pPr>
      <w:bookmarkStart w:id="3797" w:name="_Ref144113836"/>
      <w:r w:rsidRPr="00462199">
        <w:t>the Producer shall provide a copy of a Metering Remediation Plan to the LCHA Counterparty for approval no later than fifteen (15) Business Days after:</w:t>
      </w:r>
      <w:bookmarkEnd w:id="3797"/>
    </w:p>
    <w:p w14:paraId="262687E8" w14:textId="10AE233C" w:rsidR="00D179D6" w:rsidRPr="00462199" w:rsidRDefault="00D179D6" w:rsidP="005B3BB9">
      <w:pPr>
        <w:pStyle w:val="H4Ashurst"/>
      </w:pPr>
      <w:bookmarkStart w:id="3798" w:name="_Ref144113837"/>
      <w:r w:rsidRPr="00462199">
        <w:t xml:space="preserve">if </w:t>
      </w:r>
      <w:r w:rsidR="007248B2" w:rsidRPr="007248B2">
        <w:t>Condition</w:t>
      </w:r>
      <w:r w:rsidRPr="00462199">
        <w:t xml:space="preserve"> </w:t>
      </w:r>
      <w:r w:rsidRPr="00462199">
        <w:fldChar w:fldCharType="begin"/>
      </w:r>
      <w:r w:rsidRPr="00462199">
        <w:instrText xml:space="preserve">  REF _Ref144113831 \r \h \* MERGEFORMAT </w:instrText>
      </w:r>
      <w:r w:rsidRPr="00462199">
        <w:fldChar w:fldCharType="separate"/>
      </w:r>
      <w:del w:id="3799" w:author="Faqir, Sofia (Energy Security)" w:date="2023-11-12T19:47:00Z">
        <w:r w:rsidR="00E473FC" w:rsidRPr="00E473FC">
          <w:rPr>
            <w:color w:val="000000"/>
          </w:rPr>
          <w:delText>31.4(A)</w:delText>
        </w:r>
      </w:del>
      <w:r w:rsidRPr="00462199">
        <w:fldChar w:fldCharType="end"/>
      </w:r>
      <w:r w:rsidRPr="00462199">
        <w:t xml:space="preserve"> applies, the expiry of the Metering Breach Response Notice Period; and</w:t>
      </w:r>
      <w:bookmarkEnd w:id="3798"/>
    </w:p>
    <w:p w14:paraId="2F388887" w14:textId="6F4ADD0C" w:rsidR="00D179D6" w:rsidRPr="00462199" w:rsidRDefault="00D179D6" w:rsidP="005B3BB9">
      <w:pPr>
        <w:pStyle w:val="H4Ashurst"/>
      </w:pPr>
      <w:bookmarkStart w:id="3800" w:name="_Ref144113838"/>
      <w:r w:rsidRPr="00462199">
        <w:t xml:space="preserve">if </w:t>
      </w:r>
      <w:r w:rsidR="007248B2" w:rsidRPr="007248B2">
        <w:t>Condition</w:t>
      </w:r>
      <w:r w:rsidRPr="00462199">
        <w:t xml:space="preserve"> </w:t>
      </w:r>
      <w:r w:rsidRPr="00462199">
        <w:fldChar w:fldCharType="begin"/>
      </w:r>
      <w:r w:rsidRPr="00462199">
        <w:instrText xml:space="preserve">  REF _Ref144113832 \r \h \* MERGEFORMAT </w:instrText>
      </w:r>
      <w:r w:rsidRPr="00462199">
        <w:fldChar w:fldCharType="separate"/>
      </w:r>
      <w:del w:id="3801" w:author="Faqir, Sofia (Energy Security)" w:date="2023-11-12T19:47:00Z">
        <w:r w:rsidR="00E473FC" w:rsidRPr="00E473FC">
          <w:rPr>
            <w:color w:val="000000"/>
          </w:rPr>
          <w:delText>31.4(B)</w:delText>
        </w:r>
      </w:del>
      <w:r w:rsidRPr="00462199">
        <w:fldChar w:fldCharType="end"/>
      </w:r>
      <w:r w:rsidRPr="00462199">
        <w:t xml:space="preserve"> applies, the date on which an Expert makes a determination in accordance with </w:t>
      </w:r>
      <w:r w:rsidR="007248B2" w:rsidRPr="007248B2">
        <w:t>Condition</w:t>
      </w:r>
      <w:r w:rsidRPr="00462199">
        <w:t xml:space="preserve"> </w:t>
      </w:r>
      <w:r w:rsidR="004A0AD5">
        <w:fldChar w:fldCharType="begin"/>
      </w:r>
      <w:r w:rsidR="004A0AD5">
        <w:instrText xml:space="preserve"> REF _Ref144113834 \w \h </w:instrText>
      </w:r>
      <w:r w:rsidR="004A0AD5">
        <w:fldChar w:fldCharType="separate"/>
      </w:r>
      <w:del w:id="3802" w:author="Faqir, Sofia (Energy Security)" w:date="2023-11-12T19:47:00Z">
        <w:r w:rsidR="00E473FC">
          <w:delText>31.4(B)(ii)</w:delText>
        </w:r>
      </w:del>
      <w:r w:rsidR="004A0AD5">
        <w:fldChar w:fldCharType="end"/>
      </w:r>
      <w:r w:rsidRPr="00462199">
        <w:t>; and</w:t>
      </w:r>
      <w:bookmarkEnd w:id="3800"/>
    </w:p>
    <w:p w14:paraId="26DA7431" w14:textId="77777777" w:rsidR="00D179D6" w:rsidRPr="00462199" w:rsidRDefault="00D179D6" w:rsidP="00202C21">
      <w:pPr>
        <w:pStyle w:val="H3Ashurst"/>
      </w:pPr>
      <w:bookmarkStart w:id="3803" w:name="_Ref144113839"/>
      <w:r w:rsidRPr="00462199">
        <w:t xml:space="preserve">as soon as reasonably practicable after the approval of the Metering Remediation Plan by the LCHA Counterparty and in any event no later than sixty (60) Business Days after the date on which the LCHA Counterparty has approved the Metering Remediation Plan, the Producer shall implement the Metering Remediation Plan and remedy the breach of the Metering Obligation in each case to the satisfaction of the LCHA Counterparty. In considering whether any breach of a Metering Obligation has been remedied, the LCHA Counterparty may require the Producer to provide such Supporting Information as it reasonably requires. The Producer shall prepare and deliver such Supporting </w:t>
      </w:r>
      <w:r w:rsidRPr="00462199">
        <w:lastRenderedPageBreak/>
        <w:t>Information to the LCHA Counterparty no later than twenty (20) Business Days after any such request, or such longer period as is specified by the LCHA Counterparty.</w:t>
      </w:r>
      <w:bookmarkEnd w:id="3803"/>
    </w:p>
    <w:p w14:paraId="25A84AC7" w14:textId="77777777" w:rsidR="00D179D6" w:rsidRPr="00462199" w:rsidRDefault="00D179D6" w:rsidP="005B3BB9">
      <w:pPr>
        <w:pStyle w:val="NormalBoldAshurst"/>
      </w:pPr>
      <w:r w:rsidRPr="00462199">
        <w:rPr>
          <w:i/>
        </w:rPr>
        <w:t>Failure to remedy Metering Obligation breach</w:t>
      </w:r>
    </w:p>
    <w:p w14:paraId="44497901" w14:textId="260F12DE" w:rsidR="00D179D6" w:rsidRPr="00462199" w:rsidRDefault="00D179D6" w:rsidP="005B3BB9">
      <w:pPr>
        <w:pStyle w:val="H2Ashurst"/>
      </w:pPr>
      <w:bookmarkStart w:id="3804" w:name="_Ref144113840"/>
      <w:r w:rsidRPr="00462199">
        <w:t xml:space="preserve">If the Producer has not complied with its obligations under </w:t>
      </w:r>
      <w:r w:rsidR="007248B2" w:rsidRPr="007248B2">
        <w:t>Condition</w:t>
      </w:r>
      <w:r w:rsidRPr="00462199">
        <w:t xml:space="preserve"> </w:t>
      </w:r>
      <w:r w:rsidR="004A0AD5">
        <w:fldChar w:fldCharType="begin"/>
      </w:r>
      <w:r w:rsidR="004A0AD5">
        <w:instrText xml:space="preserve"> REF _Ref144113835 \w \h </w:instrText>
      </w:r>
      <w:r w:rsidR="004A0AD5">
        <w:fldChar w:fldCharType="separate"/>
      </w:r>
      <w:del w:id="3805" w:author="Faqir, Sofia (Energy Security)" w:date="2023-11-12T19:47:00Z">
        <w:r w:rsidR="00E473FC">
          <w:delText>31.5</w:delText>
        </w:r>
      </w:del>
      <w:r w:rsidR="004A0AD5">
        <w:fldChar w:fldCharType="end"/>
      </w:r>
      <w:r w:rsidRPr="00462199">
        <w:t xml:space="preserve">, then a </w:t>
      </w:r>
      <w:r w:rsidRPr="00462199">
        <w:rPr>
          <w:b/>
        </w:rPr>
        <w:t>"Technical Compliance Termination Event"</w:t>
      </w:r>
      <w:r w:rsidRPr="00462199">
        <w:t xml:space="preserve"> will be deemed to have occurred.</w:t>
      </w:r>
      <w:bookmarkEnd w:id="3804"/>
    </w:p>
    <w:p w14:paraId="51B3E47E" w14:textId="77777777" w:rsidR="00D179D6" w:rsidRPr="00462199" w:rsidRDefault="00D179D6" w:rsidP="006E3A79">
      <w:pPr>
        <w:pStyle w:val="NormalBoldAshurst"/>
        <w:keepNext/>
      </w:pPr>
      <w:r w:rsidRPr="00462199">
        <w:rPr>
          <w:i/>
        </w:rPr>
        <w:t>Undertakings: Metering Schematics</w:t>
      </w:r>
    </w:p>
    <w:p w14:paraId="7D519A66" w14:textId="77777777" w:rsidR="00D179D6" w:rsidRPr="00462199" w:rsidRDefault="00D179D6" w:rsidP="005B3BB9">
      <w:pPr>
        <w:pStyle w:val="H2Ashurst"/>
      </w:pPr>
      <w:bookmarkStart w:id="3806" w:name="_Ref144113841"/>
      <w:r w:rsidRPr="00462199">
        <w:t>If a Meter Material Change occurs, then the Producer shall:</w:t>
      </w:r>
      <w:bookmarkEnd w:id="3806"/>
    </w:p>
    <w:p w14:paraId="3E9D3916" w14:textId="77777777" w:rsidR="00D179D6" w:rsidRPr="00462199" w:rsidRDefault="00D179D6" w:rsidP="00202C21">
      <w:pPr>
        <w:pStyle w:val="H3Ashurst"/>
      </w:pPr>
      <w:bookmarkStart w:id="3807" w:name="_Ref144113842"/>
      <w:r w:rsidRPr="00462199">
        <w:t xml:space="preserve">notify the LCHA Counterparty as soon as reasonably practicable and in any event no later than two (2) Business Days after the Meter Material Change occurs, setting out details of the Meter Material Change that has been effected (an </w:t>
      </w:r>
      <w:r w:rsidRPr="00462199">
        <w:rPr>
          <w:b/>
        </w:rPr>
        <w:t>"Metering Schematic Obligation Notice"</w:t>
      </w:r>
      <w:r w:rsidRPr="00462199">
        <w:t>); and</w:t>
      </w:r>
      <w:bookmarkEnd w:id="3807"/>
    </w:p>
    <w:p w14:paraId="30A3C88D" w14:textId="5A8C4A01" w:rsidR="00D179D6" w:rsidRPr="00462199" w:rsidRDefault="00D179D6" w:rsidP="00202C21">
      <w:pPr>
        <w:pStyle w:val="H3Ashurst"/>
      </w:pPr>
      <w:bookmarkStart w:id="3808" w:name="_Ref144113843"/>
      <w:r w:rsidRPr="00462199">
        <w:t xml:space="preserve">provide an updated version of the relevant schematic diagram referred to in paragraph </w:t>
      </w:r>
      <w:r>
        <w:fldChar w:fldCharType="begin"/>
      </w:r>
      <w:r>
        <w:instrText xml:space="preserve"> REF _Ref144115393 \n \h </w:instrText>
      </w:r>
      <w:r>
        <w:fldChar w:fldCharType="separate"/>
      </w:r>
      <w:del w:id="3809" w:author="Faqir, Sofia (Energy Security)" w:date="2023-11-12T19:47:00Z">
        <w:r w:rsidR="00E473FC">
          <w:delText>5</w:delText>
        </w:r>
      </w:del>
      <w:r>
        <w:fldChar w:fldCharType="end"/>
      </w:r>
      <w:r w:rsidRPr="00462199">
        <w:t xml:space="preserve"> of </w:t>
      </w:r>
      <w:r>
        <w:fldChar w:fldCharType="begin"/>
      </w:r>
      <w:r>
        <w:instrText xml:space="preserve"> REF _Ref144115383 \n \h </w:instrText>
      </w:r>
      <w:r>
        <w:fldChar w:fldCharType="separate"/>
      </w:r>
      <w:del w:id="3810"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3811" w:author="Faqir, Sofia (Energy Security)" w:date="2023-11-12T19:47:00Z">
        <w:r w:rsidR="00E473FC">
          <w:delText>Annex 1</w:delText>
        </w:r>
      </w:del>
      <w:r w:rsidRPr="00462199">
        <w:fldChar w:fldCharType="end"/>
      </w:r>
      <w:r w:rsidRPr="00462199">
        <w:t xml:space="preserve"> (</w:t>
      </w:r>
      <w:r w:rsidR="007248B2" w:rsidRPr="007248B2">
        <w:rPr>
          <w:i/>
        </w:rPr>
        <w:t>Condition</w:t>
      </w:r>
      <w:r w:rsidRPr="00462199">
        <w:rPr>
          <w:i/>
        </w:rPr>
        <w:t>s Precedent</w:t>
      </w:r>
      <w:r w:rsidRPr="00462199">
        <w:t>) (as applicable) and Supporting Information including any technical datasheets relating to the Meter Measurement System as soon as reasonably practicable and in any event no later than ten (10) Business Days after the Meter Material Change occurs,</w:t>
      </w:r>
      <w:bookmarkEnd w:id="3808"/>
    </w:p>
    <w:p w14:paraId="16518E9C" w14:textId="77777777" w:rsidR="00D179D6" w:rsidRPr="00462199" w:rsidRDefault="00D179D6" w:rsidP="005B3BB9">
      <w:pPr>
        <w:pStyle w:val="B12Ashurst"/>
      </w:pPr>
      <w:r w:rsidRPr="00462199">
        <w:t xml:space="preserve">(the </w:t>
      </w:r>
      <w:r w:rsidRPr="00462199">
        <w:rPr>
          <w:b/>
        </w:rPr>
        <w:t>"Metering Schematic Obligation"</w:t>
      </w:r>
      <w:r w:rsidRPr="00462199">
        <w:t>).</w:t>
      </w:r>
    </w:p>
    <w:p w14:paraId="51D8B1CA" w14:textId="77777777" w:rsidR="00D179D6" w:rsidRPr="00462199" w:rsidRDefault="00D179D6" w:rsidP="005B3BB9">
      <w:pPr>
        <w:pStyle w:val="H2Ashurst"/>
      </w:pPr>
      <w:bookmarkStart w:id="3812" w:name="_Ref144113844"/>
      <w:r w:rsidRPr="00462199">
        <w:t>Any:</w:t>
      </w:r>
      <w:bookmarkEnd w:id="3812"/>
    </w:p>
    <w:p w14:paraId="0129784A" w14:textId="77777777" w:rsidR="00D179D6" w:rsidRPr="00462199" w:rsidRDefault="00D179D6" w:rsidP="00202C21">
      <w:pPr>
        <w:pStyle w:val="H3Ashurst"/>
      </w:pPr>
      <w:bookmarkStart w:id="3813" w:name="_Ref144113845"/>
      <w:r w:rsidRPr="00462199">
        <w:t>Metering Schematic Obligation Notice shall be accompanied by a Directors' Certificate in relation to the details of the Meter Material Change referred to in the Metering Schematic Obligation Notice; and</w:t>
      </w:r>
      <w:bookmarkEnd w:id="3813"/>
    </w:p>
    <w:p w14:paraId="2EF8638F" w14:textId="52FFE02E" w:rsidR="00D179D6" w:rsidRPr="00462199" w:rsidRDefault="00D179D6" w:rsidP="00202C21">
      <w:pPr>
        <w:pStyle w:val="H3Ashurst"/>
      </w:pPr>
      <w:bookmarkStart w:id="3814" w:name="_Ref144113846"/>
      <w:r w:rsidRPr="00462199">
        <w:t xml:space="preserve">copy of the relevant schematic diagram provided pursuant to </w:t>
      </w:r>
      <w:r w:rsidR="007248B2" w:rsidRPr="007248B2">
        <w:t>Condition</w:t>
      </w:r>
      <w:r w:rsidRPr="00462199">
        <w:t xml:space="preserve"> </w:t>
      </w:r>
      <w:r w:rsidRPr="00462199">
        <w:fldChar w:fldCharType="begin"/>
      </w:r>
      <w:r w:rsidRPr="00462199">
        <w:instrText xml:space="preserve">  REF _Ref144113843 \r \h \* MERGEFORMAT </w:instrText>
      </w:r>
      <w:r w:rsidRPr="00462199">
        <w:fldChar w:fldCharType="separate"/>
      </w:r>
      <w:del w:id="3815" w:author="Faqir, Sofia (Energy Security)" w:date="2023-11-12T19:47:00Z">
        <w:r w:rsidR="00E473FC" w:rsidRPr="00E473FC">
          <w:rPr>
            <w:color w:val="000000"/>
          </w:rPr>
          <w:delText>31.7(B)</w:delText>
        </w:r>
      </w:del>
      <w:r w:rsidRPr="00462199">
        <w:fldChar w:fldCharType="end"/>
      </w:r>
      <w:r w:rsidRPr="00462199">
        <w:t xml:space="preserve"> shall be accompanied by a Directors' Certificate in relation to the relevant schematic diagram and Supporting Information (including the date of such diagram and the version number thereof).</w:t>
      </w:r>
      <w:bookmarkEnd w:id="3814"/>
    </w:p>
    <w:p w14:paraId="0A103307" w14:textId="77777777" w:rsidR="00D179D6" w:rsidRPr="00462199" w:rsidRDefault="00D179D6" w:rsidP="005B3BB9">
      <w:pPr>
        <w:pStyle w:val="NormalBoldAshurst"/>
      </w:pPr>
      <w:r w:rsidRPr="00462199">
        <w:rPr>
          <w:i/>
        </w:rPr>
        <w:t>Failure to comply with Metering Schematic Obligation</w:t>
      </w:r>
    </w:p>
    <w:p w14:paraId="2A825CDD" w14:textId="77777777" w:rsidR="00D179D6" w:rsidRPr="00462199" w:rsidRDefault="00D179D6" w:rsidP="005B3BB9">
      <w:pPr>
        <w:pStyle w:val="H2Ashurst"/>
      </w:pPr>
      <w:bookmarkStart w:id="3816" w:name="_Ref144113847"/>
      <w:r w:rsidRPr="00462199">
        <w:t>If the Producer is in breach of the Metering Schematic Obligation, the LCHA Counterparty may elect to suspend payment of any amounts which would otherwise be payable by the LCHA Counterparty to the Producer in any period during which the Producer is in breach of the Metering Schematic Obligation, provided that, prior to effecting any such suspension, the LCHA Counterparty shall notify the Producer of: (i) its intention to suspend payment of any amounts; and (ii) the date from which it proposes to effect such suspension.</w:t>
      </w:r>
      <w:bookmarkEnd w:id="3816"/>
    </w:p>
    <w:p w14:paraId="663146CA" w14:textId="121C60A8" w:rsidR="00D179D6" w:rsidRPr="00462199" w:rsidRDefault="00D179D6" w:rsidP="005B3BB9">
      <w:pPr>
        <w:pStyle w:val="H2Ashurst"/>
      </w:pPr>
      <w:bookmarkStart w:id="3817" w:name="_Ref144113848"/>
      <w:r w:rsidRPr="00462199">
        <w:t xml:space="preserve">If the Producer subsequently complies with its Metering Schematic Obligation, then the LCHA Counterparty shall pay any amounts to the Producer which would have been payable but for the operation of </w:t>
      </w:r>
      <w:r w:rsidR="007248B2" w:rsidRPr="007248B2">
        <w:t>Condition</w:t>
      </w:r>
      <w:r w:rsidRPr="00462199">
        <w:t xml:space="preserve"> </w:t>
      </w:r>
      <w:r w:rsidR="004A0AD5">
        <w:fldChar w:fldCharType="begin"/>
      </w:r>
      <w:r w:rsidR="004A0AD5">
        <w:instrText xml:space="preserve"> REF _Ref144113847 \w \h </w:instrText>
      </w:r>
      <w:r w:rsidR="004A0AD5">
        <w:fldChar w:fldCharType="separate"/>
      </w:r>
      <w:del w:id="3818" w:author="Faqir, Sofia (Energy Security)" w:date="2023-11-12T19:47:00Z">
        <w:r w:rsidR="00E473FC">
          <w:delText>31.9</w:delText>
        </w:r>
      </w:del>
      <w:r w:rsidR="004A0AD5">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 payable pursuant to this </w:t>
      </w:r>
      <w:r w:rsidR="007248B2" w:rsidRPr="007248B2">
        <w:t>Condition</w:t>
      </w:r>
      <w:r w:rsidRPr="00462199">
        <w:t xml:space="preserve"> </w:t>
      </w:r>
      <w:r w:rsidR="004A0AD5">
        <w:fldChar w:fldCharType="begin"/>
      </w:r>
      <w:r w:rsidR="004A0AD5">
        <w:instrText xml:space="preserve"> REF _Ref144113848 \w \h </w:instrText>
      </w:r>
      <w:r w:rsidR="004A0AD5">
        <w:fldChar w:fldCharType="separate"/>
      </w:r>
      <w:del w:id="3819" w:author="Faqir, Sofia (Energy Security)" w:date="2023-11-12T19:47:00Z">
        <w:r w:rsidR="00E473FC">
          <w:delText>31.10</w:delText>
        </w:r>
      </w:del>
      <w:r w:rsidR="004A0AD5">
        <w:fldChar w:fldCharType="end"/>
      </w:r>
      <w:r w:rsidRPr="00462199">
        <w:t>.</w:t>
      </w:r>
      <w:bookmarkEnd w:id="3817"/>
    </w:p>
    <w:p w14:paraId="0B7593EE" w14:textId="77777777" w:rsidR="00D179D6" w:rsidRPr="00462199" w:rsidRDefault="00D179D6" w:rsidP="005B3BB9">
      <w:pPr>
        <w:pStyle w:val="NormalBoldAshurst"/>
      </w:pPr>
      <w:r w:rsidRPr="00462199">
        <w:rPr>
          <w:i/>
        </w:rPr>
        <w:t>Undertakings: Access to and testing of meters</w:t>
      </w:r>
    </w:p>
    <w:p w14:paraId="38B8D9D8" w14:textId="13B4C549" w:rsidR="00D179D6" w:rsidRPr="00462199" w:rsidRDefault="00D179D6" w:rsidP="005B3BB9">
      <w:pPr>
        <w:pStyle w:val="H2Ashurst"/>
      </w:pPr>
      <w:bookmarkStart w:id="3820" w:name="_Ref144113849"/>
      <w:r w:rsidRPr="00462199">
        <w:t xml:space="preserve">With effect from the Start Date, the Producer shall grant (or, if the Producer is not the </w:t>
      </w:r>
      <w:r w:rsidR="00DB3839">
        <w:t>Meter Measurement System Owner</w:t>
      </w:r>
      <w:r w:rsidRPr="00462199">
        <w:t xml:space="preserve">, shall procure that the </w:t>
      </w:r>
      <w:r w:rsidR="00DB3839" w:rsidRPr="00DB3839">
        <w:t>Meter Measurement System Owner</w:t>
      </w:r>
      <w:r w:rsidRPr="00462199">
        <w:t xml:space="preserve"> grants) the LCHA Counterparty (and any and all persons nominated by the LCHA Counterparty and </w:t>
      </w:r>
      <w:r w:rsidRPr="00462199">
        <w:lastRenderedPageBreak/>
        <w:t xml:space="preserve">considered by the LCHA Counterparty to be suitably qualified) access to the Facility, the Meter Measurement System and to such plant, property or assets owned, occupied or controlled by the Producer (or the </w:t>
      </w:r>
      <w:r w:rsidR="00DB3839" w:rsidRPr="00DB3839">
        <w:t>Meter Measurement System Owner</w:t>
      </w:r>
      <w:r w:rsidRPr="00462199">
        <w:t xml:space="preserve"> if the Producer is not the </w:t>
      </w:r>
      <w:r w:rsidR="00DB3839" w:rsidRPr="00DB3839">
        <w:t>Meter Measurement System Owner</w:t>
      </w:r>
      <w:r w:rsidRPr="00462199">
        <w:t xml:space="preserve">) and to which the Producer (or the </w:t>
      </w:r>
      <w:r w:rsidR="00DB3839" w:rsidRPr="00DB3839">
        <w:t>Meter Measurement System Owner</w:t>
      </w:r>
      <w:r w:rsidR="00DB3839">
        <w:t xml:space="preserve"> </w:t>
      </w:r>
      <w:r w:rsidRPr="00462199">
        <w:t xml:space="preserve">if the Producer is not the </w:t>
      </w:r>
      <w:r w:rsidR="00DB3839" w:rsidRPr="00DB3839">
        <w:t>Meter Measurement System Owner</w:t>
      </w:r>
      <w:r w:rsidRPr="00462199">
        <w:t xml:space="preserve">) can lawfully grant access as may be reasonably necessary for the LCHA Counterparty to read, test or verify the Meter Measurement System and inspect and conduct tests in respect of the Meter Measurement System from time to time (the </w:t>
      </w:r>
      <w:r w:rsidRPr="00462199">
        <w:rPr>
          <w:b/>
        </w:rPr>
        <w:t>"Metering Access Right"</w:t>
      </w:r>
      <w:r w:rsidRPr="00462199">
        <w:t>).</w:t>
      </w:r>
      <w:bookmarkEnd w:id="3820"/>
    </w:p>
    <w:p w14:paraId="2689F8C8" w14:textId="77777777" w:rsidR="00D179D6" w:rsidRPr="00462199" w:rsidRDefault="00D179D6" w:rsidP="005B3BB9">
      <w:pPr>
        <w:pStyle w:val="H2Ashurst"/>
      </w:pPr>
      <w:bookmarkStart w:id="3821" w:name="_Ref144113850"/>
      <w:r w:rsidRPr="00462199">
        <w:t xml:space="preserve">If the LCHA Counterparty intends to exercise the Metering Access Right it shall give a notice to the Producer (a </w:t>
      </w:r>
      <w:r w:rsidRPr="00462199">
        <w:rPr>
          <w:b/>
        </w:rPr>
        <w:t>"Metering Inspection Notice"</w:t>
      </w:r>
      <w:r w:rsidRPr="00462199">
        <w:t>). A Metering Inspection Notice shall:</w:t>
      </w:r>
      <w:bookmarkEnd w:id="3821"/>
    </w:p>
    <w:p w14:paraId="1619C4CF" w14:textId="65B4D124" w:rsidR="00D179D6" w:rsidRPr="00462199" w:rsidRDefault="00D179D6" w:rsidP="00202C21">
      <w:pPr>
        <w:pStyle w:val="H3Ashurst"/>
      </w:pPr>
      <w:bookmarkStart w:id="3822" w:name="_Ref144113851"/>
      <w:r w:rsidRPr="00462199">
        <w:t xml:space="preserve">specify that the LCHA Counterparty (or suitably qualified persons nominated by it in accordance with </w:t>
      </w:r>
      <w:r w:rsidR="007248B2" w:rsidRPr="007248B2">
        <w:t>Condition</w:t>
      </w:r>
      <w:r w:rsidRPr="00462199">
        <w:t xml:space="preserve"> </w:t>
      </w:r>
      <w:r w:rsidR="004A0AD5">
        <w:fldChar w:fldCharType="begin"/>
      </w:r>
      <w:r w:rsidR="004A0AD5">
        <w:instrText xml:space="preserve"> REF _Ref144113849 \w \h </w:instrText>
      </w:r>
      <w:r w:rsidR="004A0AD5">
        <w:fldChar w:fldCharType="separate"/>
      </w:r>
      <w:del w:id="3823" w:author="Faqir, Sofia (Energy Security)" w:date="2023-11-12T19:47:00Z">
        <w:r w:rsidR="00E473FC">
          <w:delText>31.11</w:delText>
        </w:r>
      </w:del>
      <w:r w:rsidR="004A0AD5">
        <w:fldChar w:fldCharType="end"/>
      </w:r>
      <w:r w:rsidRPr="00462199">
        <w:t>) intends to exercise the Metering Access Right; and</w:t>
      </w:r>
      <w:bookmarkEnd w:id="3822"/>
    </w:p>
    <w:p w14:paraId="759FFCDB" w14:textId="64C83030" w:rsidR="00D179D6" w:rsidRPr="00462199" w:rsidRDefault="00D179D6" w:rsidP="00202C21">
      <w:pPr>
        <w:pStyle w:val="H3Ashurst"/>
      </w:pPr>
      <w:bookmarkStart w:id="3824" w:name="_Ref144113852"/>
      <w:r w:rsidRPr="00462199">
        <w:t xml:space="preserve">specify the date by which the Producer must, in accordance with </w:t>
      </w:r>
      <w:r w:rsidR="007248B2" w:rsidRPr="007248B2">
        <w:t>Condition</w:t>
      </w:r>
      <w:r w:rsidRPr="00462199">
        <w:t xml:space="preserve"> </w:t>
      </w:r>
      <w:r w:rsidR="004A0AD5">
        <w:fldChar w:fldCharType="begin"/>
      </w:r>
      <w:r w:rsidR="004A0AD5">
        <w:instrText xml:space="preserve"> REF _Ref144113853 \w \h </w:instrText>
      </w:r>
      <w:r w:rsidR="004A0AD5">
        <w:fldChar w:fldCharType="separate"/>
      </w:r>
      <w:del w:id="3825" w:author="Faqir, Sofia (Energy Security)" w:date="2023-11-12T19:47:00Z">
        <w:r w:rsidR="00E473FC">
          <w:delText>31.13</w:delText>
        </w:r>
      </w:del>
      <w:r w:rsidR="004A0AD5">
        <w:fldChar w:fldCharType="end"/>
      </w:r>
      <w:r w:rsidRPr="00462199">
        <w:t>, permit the exercise of the Metering Access Right.</w:t>
      </w:r>
      <w:bookmarkEnd w:id="3824"/>
    </w:p>
    <w:p w14:paraId="15B45E97" w14:textId="286E1B28" w:rsidR="00D179D6" w:rsidRPr="00462199" w:rsidRDefault="00D179D6" w:rsidP="005B3BB9">
      <w:pPr>
        <w:pStyle w:val="H2Ashurst"/>
      </w:pPr>
      <w:bookmarkStart w:id="3826" w:name="_Ref144113853"/>
      <w:commentRangeStart w:id="3827"/>
      <w:commentRangeStart w:id="3828"/>
      <w:r w:rsidRPr="00462199">
        <w:t xml:space="preserve">Subject to paragraph </w:t>
      </w:r>
      <w:r>
        <w:fldChar w:fldCharType="begin"/>
      </w:r>
      <w:r>
        <w:instrText xml:space="preserve"> REF _Ref144116327 \w \h </w:instrText>
      </w:r>
      <w:r>
        <w:fldChar w:fldCharType="separate"/>
      </w:r>
      <w:del w:id="3829" w:author="Faqir, Sofia (Energy Security)" w:date="2023-11-12T19:47:00Z">
        <w:r w:rsidR="00E473FC">
          <w:delText>3.14(B)</w:delText>
        </w:r>
      </w:del>
      <w:r>
        <w:fldChar w:fldCharType="end"/>
      </w:r>
      <w:r w:rsidRPr="00462199">
        <w:t xml:space="preserve"> (</w:t>
      </w:r>
      <w:r w:rsidRPr="00462199">
        <w:rPr>
          <w:i/>
        </w:rPr>
        <w:t>Testing and inspection</w:t>
      </w:r>
      <w:r w:rsidRPr="00462199">
        <w:t xml:space="preserve">) of </w:t>
      </w:r>
      <w:r>
        <w:fldChar w:fldCharType="begin"/>
      </w:r>
      <w:r>
        <w:instrText xml:space="preserve"> REF Annex9PartA \h </w:instrText>
      </w:r>
      <w:r>
        <w:fldChar w:fldCharType="separate"/>
      </w:r>
      <w:r w:rsidR="00E473FC" w:rsidRPr="00462199">
        <w:t>Part A</w:t>
      </w:r>
      <w:r>
        <w:fldChar w:fldCharType="end"/>
      </w:r>
      <w:r w:rsidRPr="00462199">
        <w:t xml:space="preserve"> (</w:t>
      </w:r>
      <w:r w:rsidRPr="00462199">
        <w:rPr>
          <w:i/>
        </w:rPr>
        <w:t>Meter Measurement Systems – General</w:t>
      </w:r>
      <w:r w:rsidRPr="00462199">
        <w:t xml:space="preserve">) of </w:t>
      </w:r>
      <w:r>
        <w:fldChar w:fldCharType="begin"/>
      </w:r>
      <w:r>
        <w:instrText xml:space="preserve"> REF _Ref144118008 \w \h </w:instrText>
      </w:r>
      <w:r>
        <w:fldChar w:fldCharType="separate"/>
      </w:r>
      <w:del w:id="3830"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 if the Producer:</w:t>
      </w:r>
      <w:bookmarkEnd w:id="3826"/>
    </w:p>
    <w:p w14:paraId="439D723D" w14:textId="3DF6BBAB" w:rsidR="00D179D6" w:rsidRPr="00462199" w:rsidRDefault="00D179D6" w:rsidP="00202C21">
      <w:pPr>
        <w:pStyle w:val="H3Ashurst"/>
      </w:pPr>
      <w:bookmarkStart w:id="3831" w:name="_Ref144113854"/>
      <w:r w:rsidRPr="00462199">
        <w:t xml:space="preserve">is the </w:t>
      </w:r>
      <w:r w:rsidR="00DB3839" w:rsidRPr="00DB3839">
        <w:t>Meter Measurement System Owner</w:t>
      </w:r>
      <w:r w:rsidRPr="00462199">
        <w:t>, it shall permit the LCHA Counterparty to exercise the Metering Access Right no later than the later of: (i) ten (10) Business Days after receipt of the Metering Inspection Notice: and (ii) the date specified in the Metering Inspection Notice; and</w:t>
      </w:r>
      <w:bookmarkEnd w:id="3831"/>
    </w:p>
    <w:p w14:paraId="0A346E86" w14:textId="2AC572CE" w:rsidR="00D179D6" w:rsidRPr="00462199" w:rsidRDefault="00D179D6" w:rsidP="00202C21">
      <w:pPr>
        <w:pStyle w:val="H3Ashurst"/>
      </w:pPr>
      <w:bookmarkStart w:id="3832" w:name="_Ref144113855"/>
      <w:r w:rsidRPr="00462199">
        <w:t xml:space="preserve">is not the </w:t>
      </w:r>
      <w:r w:rsidR="00DB3839" w:rsidRPr="00DB3839">
        <w:t>Meter Measurement System Owner</w:t>
      </w:r>
      <w:r w:rsidRPr="00462199">
        <w:t>, it shall procure that the LCHA Counterparty is permitted to exercise the Metering Access Right no later than the later of: (i) fifteen (15) Business Days after receipt of the Metering Inspection Notice: and (ii) the date specified in the Metering Inspection Notice.</w:t>
      </w:r>
      <w:bookmarkEnd w:id="3832"/>
      <w:commentRangeEnd w:id="3827"/>
      <w:r w:rsidR="001769D1" w:rsidRPr="00462199">
        <w:rPr>
          <w:rStyle w:val="CommentReference"/>
          <w:rFonts w:ascii="Arial" w:hAnsi="Arial"/>
          <w:sz w:val="20"/>
          <w:szCs w:val="20"/>
        </w:rPr>
        <w:commentReference w:id="3827"/>
      </w:r>
      <w:commentRangeEnd w:id="3828"/>
      <w:r w:rsidR="00C42988" w:rsidRPr="00462199">
        <w:rPr>
          <w:rStyle w:val="CommentReference"/>
          <w:rFonts w:ascii="Arial" w:hAnsi="Arial"/>
          <w:sz w:val="20"/>
          <w:szCs w:val="20"/>
        </w:rPr>
        <w:commentReference w:id="3828"/>
      </w:r>
    </w:p>
    <w:p w14:paraId="1880AE6C" w14:textId="23148AE6" w:rsidR="00D179D6" w:rsidRPr="00462199" w:rsidRDefault="00D179D6" w:rsidP="005B3BB9">
      <w:pPr>
        <w:pStyle w:val="H2Ashurst"/>
      </w:pPr>
      <w:bookmarkStart w:id="3834" w:name="_Ref144113856"/>
      <w:r w:rsidRPr="00462199">
        <w:t xml:space="preserve">The LCHA Counterparty shall (and shall procure that any suitably qualified persons nominated by it in accordance with </w:t>
      </w:r>
      <w:r w:rsidR="007248B2" w:rsidRPr="007248B2">
        <w:t>Condition</w:t>
      </w:r>
      <w:r w:rsidRPr="00462199">
        <w:t xml:space="preserve"> </w:t>
      </w:r>
      <w:r w:rsidR="004A0AD5">
        <w:fldChar w:fldCharType="begin"/>
      </w:r>
      <w:r w:rsidR="004A0AD5">
        <w:instrText xml:space="preserve"> REF _Ref144113849 \w \h </w:instrText>
      </w:r>
      <w:r w:rsidR="004A0AD5">
        <w:fldChar w:fldCharType="separate"/>
      </w:r>
      <w:del w:id="3835" w:author="Faqir, Sofia (Energy Security)" w:date="2023-11-12T19:47:00Z">
        <w:r w:rsidR="00E473FC">
          <w:delText>31.11</w:delText>
        </w:r>
      </w:del>
      <w:r w:rsidR="004A0AD5">
        <w:fldChar w:fldCharType="end"/>
      </w:r>
      <w:r w:rsidRPr="00462199">
        <w:t xml:space="preserve"> shall):</w:t>
      </w:r>
      <w:bookmarkEnd w:id="3834"/>
    </w:p>
    <w:p w14:paraId="1BB0315D" w14:textId="77777777" w:rsidR="00D179D6" w:rsidRPr="00462199" w:rsidRDefault="00D179D6" w:rsidP="00202C21">
      <w:pPr>
        <w:pStyle w:val="H3Ashurst"/>
      </w:pPr>
      <w:bookmarkStart w:id="3836" w:name="_Ref144113857"/>
      <w:r w:rsidRPr="00462199">
        <w:t>take or refrain from taking all such other action as may be reasonably required by the Producer in order to comply with health and safety rules relating to the Facility; and</w:t>
      </w:r>
      <w:bookmarkEnd w:id="3836"/>
    </w:p>
    <w:p w14:paraId="5162853D" w14:textId="77777777" w:rsidR="00D179D6" w:rsidRPr="00462199" w:rsidRDefault="00D179D6" w:rsidP="00202C21">
      <w:pPr>
        <w:pStyle w:val="H3Ashurst"/>
      </w:pPr>
      <w:bookmarkStart w:id="3837" w:name="_Ref144113858"/>
      <w:r w:rsidRPr="00462199">
        <w:t>obtain each authorisation, licence, accreditation, permit, consent, certificate, resolution, clearance, exemption, order confirmation, permission or other approval of or from a Competent Authority necessary for it to exercise the Metering Access Right.</w:t>
      </w:r>
      <w:bookmarkEnd w:id="3837"/>
    </w:p>
    <w:p w14:paraId="4B9E67CD" w14:textId="77777777" w:rsidR="00D179D6" w:rsidRPr="00462199" w:rsidRDefault="00D179D6" w:rsidP="005B3BB9">
      <w:pPr>
        <w:pStyle w:val="NormalBoldAshurst"/>
      </w:pPr>
      <w:r w:rsidRPr="00462199">
        <w:rPr>
          <w:i/>
        </w:rPr>
        <w:t>Failure to provide Metering Access Right</w:t>
      </w:r>
    </w:p>
    <w:p w14:paraId="1700F9DE" w14:textId="77777777" w:rsidR="00D179D6" w:rsidRPr="00462199" w:rsidRDefault="00D179D6" w:rsidP="005B3BB9">
      <w:pPr>
        <w:pStyle w:val="H2Ashurst"/>
      </w:pPr>
      <w:bookmarkStart w:id="3838" w:name="_Ref144113859"/>
      <w:r w:rsidRPr="00462199">
        <w:t>If the Producer is in breach of its obligation to permit the LCHA Counterparty to exercise the Metering Access Right, the LCHA Counterparty may elect to suspend payment of any amounts which would otherwise be payable by the LCHA Counterparty to the Producer in any period during which the Producer is in breach of such obligation, provided that, prior to effecting any such suspension, the LCHA Counterparty shall notify the Producer of: (i) its intention to suspend payment of any such amounts; and (ii) the date from which it proposes to effect such suspension.</w:t>
      </w:r>
      <w:bookmarkEnd w:id="3838"/>
    </w:p>
    <w:p w14:paraId="1B7E7DB0" w14:textId="2AF8EB03" w:rsidR="00D179D6" w:rsidRPr="00462199" w:rsidRDefault="00D179D6" w:rsidP="005B3BB9">
      <w:pPr>
        <w:pStyle w:val="H2Ashurst"/>
      </w:pPr>
      <w:bookmarkStart w:id="3839" w:name="_Ref144113860"/>
      <w:r w:rsidRPr="00462199">
        <w:t xml:space="preserve">If the Producer subsequently complies with its obligation to permit the LCHA Counterparty to exercise the Metering Access Right, then the LCHA Counterparty shall pay any amounts to the Producer which would have been payable but for the operation of </w:t>
      </w:r>
      <w:r w:rsidR="007248B2" w:rsidRPr="007248B2">
        <w:t>Condition</w:t>
      </w:r>
      <w:r w:rsidRPr="00462199">
        <w:t xml:space="preserve"> </w:t>
      </w:r>
      <w:r w:rsidR="004A0AD5">
        <w:fldChar w:fldCharType="begin"/>
      </w:r>
      <w:r w:rsidR="004A0AD5">
        <w:instrText xml:space="preserve"> REF _Ref144113859 \w \h </w:instrText>
      </w:r>
      <w:r w:rsidR="004A0AD5">
        <w:fldChar w:fldCharType="separate"/>
      </w:r>
      <w:del w:id="3840" w:author="Faqir, Sofia (Energy Security)" w:date="2023-11-12T19:47:00Z">
        <w:r w:rsidR="00E473FC">
          <w:delText>31.15</w:delText>
        </w:r>
      </w:del>
      <w:r w:rsidR="004A0AD5">
        <w:fldChar w:fldCharType="end"/>
      </w:r>
      <w:r w:rsidRPr="00462199">
        <w:t>. The LCHA Counterparty may elect to make such payment on a lump sum</w:t>
      </w:r>
      <w:r w:rsidR="002F209F">
        <w:t xml:space="preserve"> or</w:t>
      </w:r>
      <w:r w:rsidRPr="00462199">
        <w:t xml:space="preserve"> staged basis. No </w:t>
      </w:r>
      <w:r w:rsidRPr="00462199">
        <w:lastRenderedPageBreak/>
        <w:t xml:space="preserve">Compensatory Interest or Default Interest shall be payable in respect of any amount payable pursuant to this </w:t>
      </w:r>
      <w:r w:rsidR="007248B2" w:rsidRPr="007248B2">
        <w:t>Condition</w:t>
      </w:r>
      <w:r w:rsidRPr="00462199">
        <w:t xml:space="preserve"> </w:t>
      </w:r>
      <w:r w:rsidR="004A0AD5">
        <w:fldChar w:fldCharType="begin"/>
      </w:r>
      <w:r w:rsidR="004A0AD5">
        <w:instrText xml:space="preserve"> REF _Ref144113860 \w \h </w:instrText>
      </w:r>
      <w:r w:rsidR="004A0AD5">
        <w:fldChar w:fldCharType="separate"/>
      </w:r>
      <w:del w:id="3841" w:author="Faqir, Sofia (Energy Security)" w:date="2023-11-12T19:47:00Z">
        <w:r w:rsidR="00E473FC">
          <w:delText>31.16</w:delText>
        </w:r>
      </w:del>
      <w:r w:rsidR="004A0AD5">
        <w:fldChar w:fldCharType="end"/>
      </w:r>
      <w:r w:rsidRPr="00462199">
        <w:t>.</w:t>
      </w:r>
      <w:bookmarkEnd w:id="3839"/>
    </w:p>
    <w:p w14:paraId="5EA879B7" w14:textId="77777777" w:rsidR="00D179D6" w:rsidRPr="00462199" w:rsidRDefault="00D179D6" w:rsidP="005B3BB9">
      <w:pPr>
        <w:pStyle w:val="H2Ashurst"/>
      </w:pPr>
      <w:bookmarkStart w:id="3842" w:name="_Ref144113861"/>
      <w:r w:rsidRPr="00462199">
        <w:t>If the Producer:</w:t>
      </w:r>
      <w:bookmarkEnd w:id="3842"/>
    </w:p>
    <w:p w14:paraId="005244D7" w14:textId="2A5CAB68" w:rsidR="00D179D6" w:rsidRPr="00462199" w:rsidRDefault="00D179D6" w:rsidP="00202C21">
      <w:pPr>
        <w:pStyle w:val="H3Ashurst"/>
      </w:pPr>
      <w:bookmarkStart w:id="3843" w:name="_Ref144113862"/>
      <w:r w:rsidRPr="00462199">
        <w:t xml:space="preserve">fails to comply with its obligations under </w:t>
      </w:r>
      <w:r w:rsidR="007248B2" w:rsidRPr="007248B2">
        <w:t>Condition</w:t>
      </w:r>
      <w:r w:rsidRPr="00462199">
        <w:t xml:space="preserve"> </w:t>
      </w:r>
      <w:r w:rsidR="004A0AD5">
        <w:fldChar w:fldCharType="begin"/>
      </w:r>
      <w:r w:rsidR="004A0AD5">
        <w:instrText xml:space="preserve"> REF _Ref144113853 \w \h </w:instrText>
      </w:r>
      <w:r w:rsidR="004A0AD5">
        <w:fldChar w:fldCharType="separate"/>
      </w:r>
      <w:del w:id="3844" w:author="Faqir, Sofia (Energy Security)" w:date="2023-11-12T19:47:00Z">
        <w:r w:rsidR="00E473FC">
          <w:delText>31.13</w:delText>
        </w:r>
      </w:del>
      <w:r w:rsidR="004A0AD5">
        <w:fldChar w:fldCharType="end"/>
      </w:r>
      <w:r w:rsidRPr="00462199">
        <w:t>; and</w:t>
      </w:r>
      <w:bookmarkEnd w:id="3843"/>
    </w:p>
    <w:p w14:paraId="6F279A09" w14:textId="6C2B5B81" w:rsidR="00D179D6" w:rsidRPr="00462199" w:rsidRDefault="00D179D6" w:rsidP="00202C21">
      <w:pPr>
        <w:pStyle w:val="H3Ashurst"/>
      </w:pPr>
      <w:bookmarkStart w:id="3845" w:name="_Ref144113863"/>
      <w:r w:rsidRPr="00462199">
        <w:t xml:space="preserve">has not permitted the LCHA Counterparty to exercise its Metering Access Right within twenty (20) Business Days following the latest permitted date for compliance with its obligations pursuant to </w:t>
      </w:r>
      <w:r w:rsidR="007248B2" w:rsidRPr="007248B2">
        <w:t>Condition</w:t>
      </w:r>
      <w:r w:rsidRPr="00462199">
        <w:t xml:space="preserve"> </w:t>
      </w:r>
      <w:r w:rsidRPr="00462199">
        <w:fldChar w:fldCharType="begin"/>
      </w:r>
      <w:r w:rsidRPr="00462199">
        <w:instrText xml:space="preserve">  REF _Ref144113854 \r \h \* MERGEFORMAT </w:instrText>
      </w:r>
      <w:r w:rsidRPr="00462199">
        <w:fldChar w:fldCharType="separate"/>
      </w:r>
      <w:del w:id="3846" w:author="Faqir, Sofia (Energy Security)" w:date="2023-11-12T19:47:00Z">
        <w:r w:rsidR="00E473FC" w:rsidRPr="00E473FC">
          <w:rPr>
            <w:color w:val="000000"/>
          </w:rPr>
          <w:delText>31.13(A)</w:delText>
        </w:r>
      </w:del>
      <w:r w:rsidRPr="00462199">
        <w:fldChar w:fldCharType="end"/>
      </w:r>
      <w:r w:rsidRPr="00462199">
        <w:t xml:space="preserve"> or </w:t>
      </w:r>
      <w:r w:rsidRPr="00462199">
        <w:fldChar w:fldCharType="begin"/>
      </w:r>
      <w:r w:rsidRPr="00462199">
        <w:instrText xml:space="preserve">  REF _Ref144113855 \r \h \* MERGEFORMAT </w:instrText>
      </w:r>
      <w:r w:rsidRPr="00462199">
        <w:fldChar w:fldCharType="separate"/>
      </w:r>
      <w:del w:id="3847" w:author="Faqir, Sofia (Energy Security)" w:date="2023-11-12T19:47:00Z">
        <w:r w:rsidR="00E473FC" w:rsidRPr="00E473FC">
          <w:rPr>
            <w:color w:val="000000"/>
          </w:rPr>
          <w:delText>31.13(B)</w:delText>
        </w:r>
      </w:del>
      <w:r w:rsidRPr="00462199">
        <w:fldChar w:fldCharType="end"/>
      </w:r>
      <w:r w:rsidRPr="00462199">
        <w:t xml:space="preserve"> (as applicable),</w:t>
      </w:r>
      <w:bookmarkEnd w:id="3845"/>
    </w:p>
    <w:p w14:paraId="5D4D325F" w14:textId="77777777" w:rsidR="00D179D6" w:rsidRPr="00462199" w:rsidRDefault="00D179D6" w:rsidP="005B3BB9">
      <w:pPr>
        <w:pStyle w:val="B12Ashurst"/>
      </w:pPr>
      <w:r w:rsidRPr="00462199">
        <w:t xml:space="preserve">then a </w:t>
      </w:r>
      <w:r w:rsidRPr="00462199">
        <w:rPr>
          <w:b/>
        </w:rPr>
        <w:t>"Metering Access Termination Event"</w:t>
      </w:r>
      <w:r w:rsidRPr="00462199">
        <w:t xml:space="preserve"> will be deemed to have occurred.</w:t>
      </w:r>
    </w:p>
    <w:p w14:paraId="75924C56" w14:textId="77777777" w:rsidR="00D179D6" w:rsidRPr="00462199" w:rsidRDefault="00D179D6" w:rsidP="005B3BB9">
      <w:pPr>
        <w:pStyle w:val="NormalBoldAshurst"/>
      </w:pPr>
      <w:r w:rsidRPr="00462199">
        <w:rPr>
          <w:i/>
        </w:rPr>
        <w:t>Metering Access Right costs</w:t>
      </w:r>
    </w:p>
    <w:p w14:paraId="088779AE" w14:textId="77777777" w:rsidR="00D179D6" w:rsidRPr="00462199" w:rsidRDefault="00D179D6" w:rsidP="005B3BB9">
      <w:pPr>
        <w:pStyle w:val="H2Ashurst"/>
      </w:pPr>
      <w:bookmarkStart w:id="3848" w:name="_Ref144113864"/>
      <w:r w:rsidRPr="00462199">
        <w:t>If, pursuant to or as a result of the exercise of the Metering Access Right, it is agreed or determined that there has been a breach of a Metering Obligation, the Producer shall promptly on demand from time to time, indemnify the LCHA Counterparty, and keep the LCHA Counterparty fully and effectively indemnified, against any and all out-of-pocket costs properly incurred by the LCHA Counterparty in exercising the Metering Access Right.</w:t>
      </w:r>
      <w:bookmarkEnd w:id="3848"/>
    </w:p>
    <w:p w14:paraId="5053B431" w14:textId="77777777" w:rsidR="00D179D6" w:rsidRPr="00462199" w:rsidRDefault="00D179D6" w:rsidP="005B3BB9">
      <w:pPr>
        <w:pStyle w:val="NormalBoldAshurst"/>
      </w:pPr>
      <w:r w:rsidRPr="00462199">
        <w:rPr>
          <w:i/>
        </w:rPr>
        <w:t>Undertakings: Automated Data Systems</w:t>
      </w:r>
    </w:p>
    <w:p w14:paraId="3634AD8B" w14:textId="77777777" w:rsidR="00D179D6" w:rsidRPr="00462199" w:rsidRDefault="00D179D6" w:rsidP="005B3BB9">
      <w:pPr>
        <w:pStyle w:val="H2Ashurst"/>
      </w:pPr>
      <w:bookmarkStart w:id="3849" w:name="_Ref144113865"/>
      <w:r w:rsidRPr="00462199">
        <w:t>With effect from the Start Date, the Producer shall ensure that:</w:t>
      </w:r>
      <w:bookmarkEnd w:id="3849"/>
    </w:p>
    <w:p w14:paraId="1DF27CFF" w14:textId="77777777" w:rsidR="00D179D6" w:rsidRPr="00462199" w:rsidRDefault="00D179D6" w:rsidP="00202C21">
      <w:pPr>
        <w:pStyle w:val="H3Ashurst"/>
      </w:pPr>
      <w:bookmarkStart w:id="3850" w:name="_Ref144113866"/>
      <w:r w:rsidRPr="00462199">
        <w:t>an Automated Data System is installed and maintained at the Facility in accordance with the Reasonable and Prudent Standard; and</w:t>
      </w:r>
      <w:bookmarkEnd w:id="3850"/>
    </w:p>
    <w:p w14:paraId="7AB211C2" w14:textId="77777777" w:rsidR="00D179D6" w:rsidRPr="00462199" w:rsidRDefault="00D179D6" w:rsidP="00202C21">
      <w:pPr>
        <w:pStyle w:val="H3Ashurst"/>
      </w:pPr>
      <w:bookmarkStart w:id="3851" w:name="_Ref144113867"/>
      <w:r w:rsidRPr="00462199">
        <w:t>the LCHA Counterparty has full unrestricted access at all times to the Automated Data System via a data communications link or other applicable data link as agreed between the Parties (such agreement not to be unreasonably withheld or delayed by the Producer),</w:t>
      </w:r>
      <w:bookmarkEnd w:id="3851"/>
    </w:p>
    <w:p w14:paraId="1C60387D" w14:textId="77777777" w:rsidR="00D179D6" w:rsidRPr="00462199" w:rsidRDefault="00D179D6" w:rsidP="005B3BB9">
      <w:pPr>
        <w:pStyle w:val="B12Ashurst"/>
      </w:pPr>
      <w:r w:rsidRPr="00462199">
        <w:t xml:space="preserve">(each an </w:t>
      </w:r>
      <w:r w:rsidRPr="00462199">
        <w:rPr>
          <w:b/>
        </w:rPr>
        <w:t>"Automated Data Systems Obligation"</w:t>
      </w:r>
      <w:r w:rsidRPr="00462199">
        <w:t xml:space="preserve"> and together the </w:t>
      </w:r>
      <w:r w:rsidRPr="00462199">
        <w:rPr>
          <w:b/>
        </w:rPr>
        <w:t>"Automated Data Systems Obligations"</w:t>
      </w:r>
      <w:r w:rsidRPr="00462199">
        <w:t>).</w:t>
      </w:r>
    </w:p>
    <w:p w14:paraId="3263D460" w14:textId="77777777" w:rsidR="00D179D6" w:rsidRPr="00462199" w:rsidRDefault="00D179D6" w:rsidP="005B3BB9">
      <w:pPr>
        <w:pStyle w:val="NormalBoldAshurst"/>
      </w:pPr>
      <w:r w:rsidRPr="00462199">
        <w:rPr>
          <w:i/>
        </w:rPr>
        <w:t>Failure to comply with Automated Data Systems Obligations</w:t>
      </w:r>
    </w:p>
    <w:p w14:paraId="3AD72CDC" w14:textId="77777777" w:rsidR="00D179D6" w:rsidRPr="00462199" w:rsidRDefault="00D179D6" w:rsidP="005B3BB9">
      <w:pPr>
        <w:pStyle w:val="H2Ashurst"/>
      </w:pPr>
      <w:bookmarkStart w:id="3852" w:name="_Ref144113868"/>
      <w:r w:rsidRPr="00462199">
        <w:t>If the Producer is in breach of an Automated Data Systems Obligation, the LCHA Counterparty may elect to suspend payment of any amounts which would otherwise be payable by the LCHA Counterparty to the Producer in any period during which the Producer is in breach of the Automated Data Systems Obligation, provided that, prior to effecting any such suspension, the LCHA Counterparty shall notify the Producer of: (i) its intention to suspend payment of any such amounts; and (ii) the date from which it proposes to effect such suspension.</w:t>
      </w:r>
      <w:bookmarkEnd w:id="3852"/>
    </w:p>
    <w:p w14:paraId="6BE0C06C" w14:textId="15838A7F" w:rsidR="00D179D6" w:rsidRPr="00462199" w:rsidRDefault="00D179D6" w:rsidP="005B3BB9">
      <w:pPr>
        <w:pStyle w:val="H2Ashurst"/>
      </w:pPr>
      <w:bookmarkStart w:id="3853" w:name="_Ref144113869"/>
      <w:r w:rsidRPr="00462199">
        <w:t xml:space="preserve">If the Producer subsequently complies with such Automated Data Systems Obligation, then the LCHA Counterparty shall pay any amounts to the Producer which would have been payable but for the operation of </w:t>
      </w:r>
      <w:r w:rsidR="007248B2" w:rsidRPr="007248B2">
        <w:t>Condition</w:t>
      </w:r>
      <w:r w:rsidRPr="00462199">
        <w:t xml:space="preserve"> </w:t>
      </w:r>
      <w:r w:rsidR="004A0AD5">
        <w:fldChar w:fldCharType="begin"/>
      </w:r>
      <w:r w:rsidR="004A0AD5">
        <w:instrText xml:space="preserve"> REF _Ref144113868 \w \h </w:instrText>
      </w:r>
      <w:r w:rsidR="004A0AD5">
        <w:fldChar w:fldCharType="separate"/>
      </w:r>
      <w:del w:id="3854" w:author="Faqir, Sofia (Energy Security)" w:date="2023-11-12T19:47:00Z">
        <w:r w:rsidR="00E473FC">
          <w:delText>31.20</w:delText>
        </w:r>
      </w:del>
      <w:r w:rsidR="004A0AD5">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 payable pursuant to this </w:t>
      </w:r>
      <w:r w:rsidR="007248B2" w:rsidRPr="007248B2">
        <w:t>Condition</w:t>
      </w:r>
      <w:r w:rsidRPr="00462199">
        <w:t xml:space="preserve"> </w:t>
      </w:r>
      <w:r w:rsidR="004A0AD5">
        <w:fldChar w:fldCharType="begin"/>
      </w:r>
      <w:r w:rsidR="004A0AD5">
        <w:instrText xml:space="preserve"> REF _Ref144113869 \w \h </w:instrText>
      </w:r>
      <w:r w:rsidR="004A0AD5">
        <w:fldChar w:fldCharType="separate"/>
      </w:r>
      <w:del w:id="3855" w:author="Faqir, Sofia (Energy Security)" w:date="2023-11-12T19:47:00Z">
        <w:r w:rsidR="00E473FC">
          <w:delText>31.21</w:delText>
        </w:r>
      </w:del>
      <w:r w:rsidR="004A0AD5">
        <w:fldChar w:fldCharType="end"/>
      </w:r>
      <w:r w:rsidRPr="00462199">
        <w:t>.</w:t>
      </w:r>
      <w:bookmarkEnd w:id="3853"/>
    </w:p>
    <w:p w14:paraId="2842DA89" w14:textId="77777777" w:rsidR="00D179D6" w:rsidRPr="00462199" w:rsidRDefault="00D179D6" w:rsidP="005B3BB9">
      <w:pPr>
        <w:pStyle w:val="H1Ashurst"/>
      </w:pPr>
      <w:bookmarkStart w:id="3856" w:name="_Ref144113870"/>
      <w:bookmarkStart w:id="3857" w:name="_Ref144483867"/>
      <w:bookmarkStart w:id="3858" w:name="_Ref144483910"/>
      <w:bookmarkStart w:id="3859" w:name="_Ref144483950"/>
      <w:bookmarkStart w:id="3860" w:name="_Ref144483978"/>
      <w:bookmarkStart w:id="3861" w:name="_Ref144484004"/>
      <w:bookmarkStart w:id="3862" w:name="_Toc149833684"/>
      <w:r w:rsidRPr="00462199">
        <w:t>Producer Undertakings: Measurement Data</w:t>
      </w:r>
      <w:bookmarkEnd w:id="3856"/>
      <w:bookmarkEnd w:id="3857"/>
      <w:bookmarkEnd w:id="3858"/>
      <w:bookmarkEnd w:id="3859"/>
      <w:bookmarkEnd w:id="3860"/>
      <w:bookmarkEnd w:id="3861"/>
      <w:bookmarkEnd w:id="3862"/>
    </w:p>
    <w:p w14:paraId="27C67171" w14:textId="77777777" w:rsidR="00D179D6" w:rsidRPr="00462199" w:rsidRDefault="00D179D6" w:rsidP="005B3BB9">
      <w:pPr>
        <w:pStyle w:val="NormalBoldAshurst"/>
      </w:pPr>
      <w:r w:rsidRPr="00462199">
        <w:rPr>
          <w:i/>
        </w:rPr>
        <w:t>Notification of Measurement Data</w:t>
      </w:r>
    </w:p>
    <w:p w14:paraId="02FAD452" w14:textId="77777777" w:rsidR="00D179D6" w:rsidRPr="00462199" w:rsidRDefault="00D179D6" w:rsidP="005B3BB9">
      <w:pPr>
        <w:pStyle w:val="H2Ashurst"/>
      </w:pPr>
      <w:bookmarkStart w:id="3863" w:name="_Ref144113871"/>
      <w:r w:rsidRPr="00462199">
        <w:t>With effect from the Start Date, the Producer undertakes to the LCHA Counterparty to:</w:t>
      </w:r>
      <w:bookmarkEnd w:id="3863"/>
    </w:p>
    <w:p w14:paraId="6BB00037" w14:textId="77777777" w:rsidR="00D179D6" w:rsidRPr="00462199" w:rsidRDefault="00D179D6" w:rsidP="00202C21">
      <w:pPr>
        <w:pStyle w:val="H3Ashurst"/>
      </w:pPr>
      <w:bookmarkStart w:id="3864" w:name="_Ref144113872"/>
      <w:r w:rsidRPr="00462199">
        <w:lastRenderedPageBreak/>
        <w:t>submit Measurement Data to the LCHA Counterparty, together with Supporting Information in form and content satisfactory to the LCHA Counterparty (acting reasonably) and with the frequency that the Measurement Data is required to be provided in accordance with the Data Collection and Monitoring Procedures; and</w:t>
      </w:r>
      <w:bookmarkEnd w:id="3864"/>
    </w:p>
    <w:p w14:paraId="5A052130" w14:textId="7264F3DD" w:rsidR="00D179D6" w:rsidRPr="00462199" w:rsidRDefault="00D179D6" w:rsidP="00202C21">
      <w:pPr>
        <w:pStyle w:val="H3Ashurst"/>
      </w:pPr>
      <w:bookmarkStart w:id="3865" w:name="_Ref144113873"/>
      <w:r w:rsidRPr="00462199">
        <w:t xml:space="preserve">ensure that all Measurement Data provided by or on behalf of the Producer pursuant to </w:t>
      </w:r>
      <w:r w:rsidR="007248B2" w:rsidRPr="007248B2">
        <w:t>Condition</w:t>
      </w:r>
      <w:r w:rsidR="00C9611D">
        <w:t xml:space="preserve"> </w:t>
      </w:r>
      <w:r w:rsidR="00C9611D">
        <w:fldChar w:fldCharType="begin"/>
      </w:r>
      <w:r w:rsidR="00C9611D">
        <w:instrText xml:space="preserve"> REF _Ref144113872 \w \h </w:instrText>
      </w:r>
      <w:r w:rsidR="00C9611D">
        <w:fldChar w:fldCharType="separate"/>
      </w:r>
      <w:del w:id="3866" w:author="Faqir, Sofia (Energy Security)" w:date="2023-11-12T19:47:00Z">
        <w:r w:rsidR="00E473FC">
          <w:delText>32.1(A)</w:delText>
        </w:r>
      </w:del>
      <w:r w:rsidR="00C9611D">
        <w:fldChar w:fldCharType="end"/>
      </w:r>
      <w:r w:rsidRPr="00462199">
        <w:t xml:space="preserve"> is true, complete and accurate in all material respects and is not misleading,</w:t>
      </w:r>
      <w:bookmarkEnd w:id="3865"/>
    </w:p>
    <w:p w14:paraId="11D70BE0" w14:textId="77777777" w:rsidR="00D179D6" w:rsidRPr="00462199" w:rsidRDefault="00D179D6" w:rsidP="005B3BB9">
      <w:pPr>
        <w:pStyle w:val="B12Ashurst"/>
      </w:pPr>
      <w:r w:rsidRPr="00462199">
        <w:t xml:space="preserve">(each, a </w:t>
      </w:r>
      <w:r w:rsidRPr="00462199">
        <w:rPr>
          <w:b/>
        </w:rPr>
        <w:t>"Measurement Data Obligation"</w:t>
      </w:r>
      <w:r w:rsidRPr="00462199">
        <w:t xml:space="preserve"> and together the </w:t>
      </w:r>
      <w:r w:rsidRPr="00462199">
        <w:rPr>
          <w:b/>
        </w:rPr>
        <w:t>"Measurement Data Obligations"</w:t>
      </w:r>
      <w:r w:rsidRPr="00462199">
        <w:t>).</w:t>
      </w:r>
    </w:p>
    <w:p w14:paraId="01EF5743" w14:textId="77774FBE" w:rsidR="00D179D6" w:rsidRPr="00462199" w:rsidRDefault="00D179D6" w:rsidP="005B3BB9">
      <w:pPr>
        <w:pStyle w:val="H2Ashurst"/>
      </w:pPr>
      <w:bookmarkStart w:id="3867" w:name="_Ref144113874"/>
      <w:commentRangeStart w:id="3868"/>
      <w:commentRangeStart w:id="3869"/>
      <w:r w:rsidRPr="00462199">
        <w:t xml:space="preserve">Without prejudice to </w:t>
      </w:r>
      <w:r w:rsidR="007248B2" w:rsidRPr="007248B2">
        <w:t>Condition</w:t>
      </w:r>
      <w:r w:rsidRPr="00462199">
        <w:t xml:space="preserve"> </w:t>
      </w:r>
      <w:r w:rsidR="004A0AD5">
        <w:fldChar w:fldCharType="begin"/>
      </w:r>
      <w:r w:rsidR="004A0AD5">
        <w:instrText xml:space="preserve"> REF _Ref144113915 \w \h </w:instrText>
      </w:r>
      <w:r w:rsidR="004A0AD5">
        <w:fldChar w:fldCharType="separate"/>
      </w:r>
      <w:del w:id="3870" w:author="Faqir, Sofia (Energy Security)" w:date="2023-11-12T19:47:00Z">
        <w:r w:rsidR="00E473FC">
          <w:delText>32.13</w:delText>
        </w:r>
      </w:del>
      <w:r w:rsidR="004A0AD5">
        <w:fldChar w:fldCharType="end"/>
      </w:r>
      <w:r w:rsidRPr="00462199">
        <w:t xml:space="preserve"> (</w:t>
      </w:r>
      <w:r w:rsidRPr="00462199">
        <w:rPr>
          <w:i/>
        </w:rPr>
        <w:t>Misleading Measurement Data</w:t>
      </w:r>
      <w:r w:rsidRPr="00462199">
        <w:t xml:space="preserve">), if the Producer becomes aware at any time that any Measurement Data and/or Supporting Information provided in accordance with </w:t>
      </w:r>
      <w:r w:rsidR="007248B2" w:rsidRPr="007248B2">
        <w:t>Condition</w:t>
      </w:r>
      <w:r w:rsidRPr="00462199">
        <w:t xml:space="preserve"> </w:t>
      </w:r>
      <w:r w:rsidR="004A0AD5">
        <w:fldChar w:fldCharType="begin"/>
      </w:r>
      <w:r w:rsidR="004A0AD5">
        <w:instrText xml:space="preserve"> REF _Ref144113871 \w \h </w:instrText>
      </w:r>
      <w:r w:rsidR="004A0AD5">
        <w:fldChar w:fldCharType="separate"/>
      </w:r>
      <w:del w:id="3871" w:author="Faqir, Sofia (Energy Security)" w:date="2023-11-12T19:47:00Z">
        <w:r w:rsidR="00E473FC">
          <w:delText>32.1</w:delText>
        </w:r>
      </w:del>
      <w:r w:rsidR="004A0AD5">
        <w:fldChar w:fldCharType="end"/>
      </w:r>
      <w:r w:rsidRPr="00462199">
        <w:t xml:space="preserve"> was not true, complete and accurate in all material respects and/or was misleading as at the date of submission, the Producer shall promptly:</w:t>
      </w:r>
      <w:bookmarkEnd w:id="3867"/>
      <w:commentRangeEnd w:id="3868"/>
      <w:r w:rsidR="006F4223" w:rsidRPr="00462199">
        <w:rPr>
          <w:rStyle w:val="CommentReference"/>
          <w:rFonts w:ascii="Arial" w:hAnsi="Arial"/>
          <w:sz w:val="20"/>
          <w:szCs w:val="20"/>
        </w:rPr>
        <w:commentReference w:id="3868"/>
      </w:r>
      <w:commentRangeEnd w:id="3869"/>
      <w:r w:rsidR="007D6370" w:rsidRPr="00462199">
        <w:rPr>
          <w:rStyle w:val="CommentReference"/>
          <w:rFonts w:ascii="Arial" w:hAnsi="Arial"/>
          <w:sz w:val="20"/>
          <w:szCs w:val="20"/>
        </w:rPr>
        <w:commentReference w:id="3869"/>
      </w:r>
    </w:p>
    <w:p w14:paraId="55F3525F" w14:textId="77777777" w:rsidR="00D179D6" w:rsidRPr="00462199" w:rsidRDefault="00D179D6" w:rsidP="00202C21">
      <w:pPr>
        <w:pStyle w:val="H3Ashurst"/>
      </w:pPr>
      <w:bookmarkStart w:id="3873" w:name="_Ref144113875"/>
      <w:r w:rsidRPr="00462199">
        <w:t>notify the LCHA Counterparty of the relevant error(s); and</w:t>
      </w:r>
      <w:bookmarkEnd w:id="3873"/>
    </w:p>
    <w:p w14:paraId="72ABE6B8" w14:textId="77777777" w:rsidR="00D179D6" w:rsidRPr="00462199" w:rsidRDefault="00D179D6" w:rsidP="00202C21">
      <w:pPr>
        <w:pStyle w:val="H3Ashurst"/>
      </w:pPr>
      <w:bookmarkStart w:id="3874" w:name="_Ref144113876"/>
      <w:r w:rsidRPr="00462199">
        <w:t xml:space="preserve">provide the LCHA Counterparty with updated Measurement Data and/or Supporting Information which is true, complete and accurate in all material respects and is not misleading (the </w:t>
      </w:r>
      <w:r w:rsidRPr="00462199">
        <w:rPr>
          <w:b/>
        </w:rPr>
        <w:t>"Revised Measurement Data"</w:t>
      </w:r>
      <w:r w:rsidRPr="00462199">
        <w:t>), together with a Directors' Certificate and Supporting Information in relation to such declaration.</w:t>
      </w:r>
      <w:bookmarkEnd w:id="3874"/>
    </w:p>
    <w:p w14:paraId="47BF1A61" w14:textId="77777777" w:rsidR="00D179D6" w:rsidRPr="00462199" w:rsidRDefault="00D179D6" w:rsidP="005B3BB9">
      <w:pPr>
        <w:pStyle w:val="NormalBoldAshurst"/>
      </w:pPr>
      <w:r w:rsidRPr="00462199">
        <w:rPr>
          <w:i/>
        </w:rPr>
        <w:t>Notification by LCHA Counterparty of Measurement Data Obligation breach</w:t>
      </w:r>
    </w:p>
    <w:p w14:paraId="0963C6B2" w14:textId="77777777" w:rsidR="00D179D6" w:rsidRPr="00462199" w:rsidRDefault="00D179D6" w:rsidP="002D4185">
      <w:pPr>
        <w:pStyle w:val="H2Ashurst"/>
      </w:pPr>
      <w:bookmarkStart w:id="3875" w:name="_Ref144113877"/>
      <w:r w:rsidRPr="00462199">
        <w:t xml:space="preserve">The LCHA Counterparty may at any time give a notice to the Producer (a </w:t>
      </w:r>
      <w:r w:rsidRPr="00462199">
        <w:rPr>
          <w:b/>
        </w:rPr>
        <w:t>"LCHA Counterparty Measurement Data Breach Notice"</w:t>
      </w:r>
      <w:r w:rsidRPr="00462199">
        <w:t>) if it considers that the Producer is in breach of a Measurement Data Obligation</w:t>
      </w:r>
      <w:bookmarkStart w:id="3876" w:name="_Ref144117932"/>
      <w:r w:rsidRPr="00462199">
        <w:rPr>
          <w:rStyle w:val="FootnoteReference"/>
        </w:rPr>
        <w:footnoteReference w:id="67"/>
      </w:r>
      <w:bookmarkEnd w:id="3876"/>
      <w:r w:rsidRPr="00462199">
        <w:t>. A LCHA Counterparty Measurement Data Breach Notice shall:</w:t>
      </w:r>
      <w:bookmarkEnd w:id="3875"/>
    </w:p>
    <w:p w14:paraId="53CA4AC4" w14:textId="77777777" w:rsidR="00D179D6" w:rsidRPr="00462199" w:rsidRDefault="00D179D6" w:rsidP="00202C21">
      <w:pPr>
        <w:pStyle w:val="H3Ashurst"/>
      </w:pPr>
      <w:bookmarkStart w:id="3877" w:name="_Ref144113878"/>
      <w:r w:rsidRPr="00462199">
        <w:t>specify which Measurement Data Obligation the LCHA Counterparty considers that the Producer has breached;</w:t>
      </w:r>
      <w:bookmarkEnd w:id="3877"/>
    </w:p>
    <w:p w14:paraId="12A33293" w14:textId="77777777" w:rsidR="00D179D6" w:rsidRPr="00462199" w:rsidRDefault="00D179D6" w:rsidP="00202C21">
      <w:pPr>
        <w:pStyle w:val="H3Ashurst"/>
      </w:pPr>
      <w:bookmarkStart w:id="3878" w:name="_Ref144113879"/>
      <w:r w:rsidRPr="00462199">
        <w:t>state whether the LCHA Counterparty considers the breach to constitute a Producer System Failure in relation to the relevant Measurement Data; and</w:t>
      </w:r>
      <w:bookmarkEnd w:id="3878"/>
    </w:p>
    <w:p w14:paraId="19D7DE10" w14:textId="77777777" w:rsidR="00D179D6" w:rsidRPr="00462199" w:rsidRDefault="00D179D6" w:rsidP="00202C21">
      <w:pPr>
        <w:pStyle w:val="H3Ashurst"/>
      </w:pPr>
      <w:bookmarkStart w:id="3879" w:name="_Ref144113880"/>
      <w:r w:rsidRPr="00462199">
        <w:t>be accompanied by such Supporting Information as the LCHA Counterparty considers necessary to evidence the breach of the Measurement Data Obligation.</w:t>
      </w:r>
      <w:bookmarkEnd w:id="3879"/>
    </w:p>
    <w:p w14:paraId="096EC92F" w14:textId="77777777" w:rsidR="00D179D6" w:rsidRPr="00462199" w:rsidRDefault="00D179D6" w:rsidP="005B3BB9">
      <w:pPr>
        <w:pStyle w:val="NormalBoldAshurst"/>
      </w:pPr>
      <w:r w:rsidRPr="00462199">
        <w:rPr>
          <w:i/>
        </w:rPr>
        <w:t>Response to notification of Measurement Data Obligation breach</w:t>
      </w:r>
    </w:p>
    <w:p w14:paraId="7A28BA7B" w14:textId="77777777" w:rsidR="00D179D6" w:rsidRPr="00462199" w:rsidRDefault="00D179D6" w:rsidP="005B3BB9">
      <w:pPr>
        <w:pStyle w:val="H2Ashurst"/>
      </w:pPr>
      <w:bookmarkStart w:id="3880" w:name="_Ref144113881"/>
      <w:r w:rsidRPr="00462199">
        <w:t xml:space="preserve">No later than ten (10) Business Days after receipt of a LCHA Counterparty Measurement Data Breach Notice (a </w:t>
      </w:r>
      <w:r w:rsidRPr="00462199">
        <w:rPr>
          <w:b/>
        </w:rPr>
        <w:t>"Measurement Data Breach Response Notice Period"</w:t>
      </w:r>
      <w:r w:rsidRPr="00462199">
        <w:t xml:space="preserve">), the Producer shall investigate whether it is in breach of the relevant Measurement Data Obligation and submit a notice to the LCHA Counterparty (a </w:t>
      </w:r>
      <w:r w:rsidRPr="00462199">
        <w:rPr>
          <w:b/>
        </w:rPr>
        <w:t>"Measurement Data Breach Response Notice"</w:t>
      </w:r>
      <w:r w:rsidRPr="00462199">
        <w:t>). A Measurement Data Breach Response Notice shall state that either:</w:t>
      </w:r>
      <w:bookmarkEnd w:id="3880"/>
    </w:p>
    <w:p w14:paraId="0786F98C" w14:textId="77777777" w:rsidR="00D179D6" w:rsidRPr="00462199" w:rsidRDefault="00D179D6" w:rsidP="00202C21">
      <w:pPr>
        <w:pStyle w:val="H3Ashurst"/>
      </w:pPr>
      <w:bookmarkStart w:id="3881" w:name="_Ref144113882"/>
      <w:r w:rsidRPr="00462199">
        <w:t>the Producer accepts that there has been a breach of the relevant Measurement Data Obligation and whether the Producer considers that:</w:t>
      </w:r>
      <w:bookmarkEnd w:id="3881"/>
    </w:p>
    <w:p w14:paraId="602022E2" w14:textId="77777777" w:rsidR="00D179D6" w:rsidRPr="00462199" w:rsidRDefault="00D179D6" w:rsidP="005B3BB9">
      <w:pPr>
        <w:pStyle w:val="H4Ashurst"/>
      </w:pPr>
      <w:bookmarkStart w:id="3882" w:name="_Ref144113883"/>
      <w:r w:rsidRPr="00462199">
        <w:lastRenderedPageBreak/>
        <w:t>it is technically feasible to correct such error(s); or</w:t>
      </w:r>
      <w:bookmarkEnd w:id="3882"/>
    </w:p>
    <w:p w14:paraId="4BE72CB1" w14:textId="77777777" w:rsidR="00D179D6" w:rsidRPr="00462199" w:rsidRDefault="00D179D6" w:rsidP="005B3BB9">
      <w:pPr>
        <w:pStyle w:val="H4Ashurst"/>
      </w:pPr>
      <w:bookmarkStart w:id="3883" w:name="_Ref144113884"/>
      <w:r w:rsidRPr="00462199">
        <w:t>it is not technically feasible to correct such error(s); or</w:t>
      </w:r>
      <w:bookmarkEnd w:id="3883"/>
    </w:p>
    <w:p w14:paraId="7EAA4E0D" w14:textId="77777777" w:rsidR="00D179D6" w:rsidRPr="00462199" w:rsidRDefault="00D179D6" w:rsidP="00202C21">
      <w:pPr>
        <w:pStyle w:val="H3Ashurst"/>
      </w:pPr>
      <w:bookmarkStart w:id="3884" w:name="_Ref144113885"/>
      <w:r w:rsidRPr="00462199">
        <w:t>the Producer does not accept that there has been a breach of the relevant Measurement Data Obligation.</w:t>
      </w:r>
      <w:bookmarkEnd w:id="3884"/>
    </w:p>
    <w:p w14:paraId="66813B10" w14:textId="77777777" w:rsidR="00D179D6" w:rsidRPr="00462199" w:rsidRDefault="00D179D6" w:rsidP="005B3BB9">
      <w:pPr>
        <w:pStyle w:val="H2Ashurst"/>
      </w:pPr>
      <w:bookmarkStart w:id="3885" w:name="_Ref144113886"/>
      <w:r w:rsidRPr="00462199">
        <w:t>If:</w:t>
      </w:r>
      <w:bookmarkEnd w:id="3885"/>
    </w:p>
    <w:p w14:paraId="06C3B5D9" w14:textId="72D7AD81" w:rsidR="00D179D6" w:rsidRPr="00462199" w:rsidRDefault="00D179D6" w:rsidP="00202C21">
      <w:pPr>
        <w:pStyle w:val="H3Ashurst"/>
      </w:pPr>
      <w:bookmarkStart w:id="3886" w:name="_Ref144113887"/>
      <w:r w:rsidRPr="00462199">
        <w:t xml:space="preserve">the Producer submits a Measurement Data Breach Response Notice in accordance with </w:t>
      </w:r>
      <w:r w:rsidR="007248B2" w:rsidRPr="007248B2">
        <w:t>Condition</w:t>
      </w:r>
      <w:r w:rsidRPr="00462199">
        <w:t xml:space="preserve"> </w:t>
      </w:r>
      <w:r w:rsidRPr="00462199">
        <w:fldChar w:fldCharType="begin"/>
      </w:r>
      <w:r w:rsidRPr="00462199">
        <w:instrText xml:space="preserve">  REF _Ref144113883 \r \h \* MERGEFORMAT </w:instrText>
      </w:r>
      <w:r w:rsidRPr="00462199">
        <w:fldChar w:fldCharType="separate"/>
      </w:r>
      <w:del w:id="3887" w:author="Faqir, Sofia (Energy Security)" w:date="2023-11-12T19:47:00Z">
        <w:r w:rsidR="00E473FC" w:rsidRPr="00E473FC">
          <w:rPr>
            <w:color w:val="000000"/>
          </w:rPr>
          <w:delText>32.4(A)(i)</w:delText>
        </w:r>
      </w:del>
      <w:r w:rsidRPr="00462199">
        <w:fldChar w:fldCharType="end"/>
      </w:r>
      <w:r w:rsidRPr="00462199">
        <w:t xml:space="preserve">, the provisions of </w:t>
      </w:r>
      <w:r w:rsidR="007248B2" w:rsidRPr="007248B2">
        <w:t>Condition</w:t>
      </w:r>
      <w:r w:rsidRPr="00462199">
        <w:t xml:space="preserve"> </w:t>
      </w:r>
      <w:r w:rsidR="004A0AD5">
        <w:fldChar w:fldCharType="begin"/>
      </w:r>
      <w:r w:rsidR="004A0AD5">
        <w:instrText xml:space="preserve"> REF _Ref144113912 \w \h </w:instrText>
      </w:r>
      <w:r w:rsidR="004A0AD5">
        <w:fldChar w:fldCharType="separate"/>
      </w:r>
      <w:del w:id="3888" w:author="Faqir, Sofia (Energy Security)" w:date="2023-11-12T19:47:00Z">
        <w:r w:rsidR="00E473FC">
          <w:delText>32.10</w:delText>
        </w:r>
      </w:del>
      <w:r w:rsidR="004A0AD5">
        <w:fldChar w:fldCharType="end"/>
      </w:r>
      <w:r w:rsidRPr="00462199">
        <w:t xml:space="preserve"> shall apply;</w:t>
      </w:r>
      <w:bookmarkEnd w:id="3886"/>
    </w:p>
    <w:p w14:paraId="1D2401ED" w14:textId="57281A82" w:rsidR="00D179D6" w:rsidRPr="00462199" w:rsidRDefault="00D179D6" w:rsidP="00202C21">
      <w:pPr>
        <w:pStyle w:val="H3Ashurst"/>
      </w:pPr>
      <w:bookmarkStart w:id="3889" w:name="_Ref144113888"/>
      <w:r w:rsidRPr="00462199">
        <w:t xml:space="preserve">the Producer submits a Measurement Data Breach Response Notice in accordance with </w:t>
      </w:r>
      <w:r w:rsidR="007248B2" w:rsidRPr="007248B2">
        <w:t>Condition</w:t>
      </w:r>
      <w:r w:rsidRPr="00462199">
        <w:t xml:space="preserve"> </w:t>
      </w:r>
      <w:r w:rsidRPr="00462199">
        <w:fldChar w:fldCharType="begin"/>
      </w:r>
      <w:r w:rsidRPr="00462199">
        <w:instrText xml:space="preserve">  REF _Ref144113884 \r \h \* MERGEFORMAT </w:instrText>
      </w:r>
      <w:r w:rsidRPr="00462199">
        <w:fldChar w:fldCharType="separate"/>
      </w:r>
      <w:del w:id="3890" w:author="Faqir, Sofia (Energy Security)" w:date="2023-11-12T19:47:00Z">
        <w:r w:rsidR="00E473FC" w:rsidRPr="00E473FC">
          <w:rPr>
            <w:color w:val="000000"/>
          </w:rPr>
          <w:delText>32.4(A)(ii)</w:delText>
        </w:r>
      </w:del>
      <w:r w:rsidRPr="00462199">
        <w:fldChar w:fldCharType="end"/>
      </w:r>
      <w:r w:rsidRPr="00462199">
        <w:t>, then the Measured Hydrogen Output in respect of such Measurement Data shall: (i) be deemed not to be LCHS Compliant; (ii) not form part of the calculation of any Weighted Average Consignments for LCHS purposes; and (iii) be deemed to be Non-Qualifying Volumes; or</w:t>
      </w:r>
      <w:bookmarkEnd w:id="3889"/>
    </w:p>
    <w:p w14:paraId="096AAE81" w14:textId="344E0F80" w:rsidR="00D179D6" w:rsidRPr="00462199" w:rsidRDefault="00D179D6" w:rsidP="00202C21">
      <w:pPr>
        <w:pStyle w:val="H3Ashurst"/>
      </w:pPr>
      <w:bookmarkStart w:id="3891" w:name="_Ref144113889"/>
      <w:r w:rsidRPr="00462199">
        <w:t xml:space="preserve">the Producer fails to submit a Measurement Data Breach Response Notice within the Measurement Data Breach Response Notice Period or submits a Measurement Data Breach Response Notice in accordance with </w:t>
      </w:r>
      <w:r w:rsidR="007248B2" w:rsidRPr="007248B2">
        <w:t>Condition</w:t>
      </w:r>
      <w:r w:rsidRPr="00462199">
        <w:t xml:space="preserve"> </w:t>
      </w:r>
      <w:r w:rsidRPr="00462199">
        <w:fldChar w:fldCharType="begin"/>
      </w:r>
      <w:r w:rsidRPr="00462199">
        <w:instrText xml:space="preserve">  REF _Ref144113885 \r \h \* MERGEFORMAT </w:instrText>
      </w:r>
      <w:r w:rsidRPr="00462199">
        <w:fldChar w:fldCharType="separate"/>
      </w:r>
      <w:del w:id="3892" w:author="Faqir, Sofia (Energy Security)" w:date="2023-11-12T19:47:00Z">
        <w:r w:rsidR="00E473FC" w:rsidRPr="00E473FC">
          <w:rPr>
            <w:color w:val="000000"/>
          </w:rPr>
          <w:delText>32.4(B)</w:delText>
        </w:r>
      </w:del>
      <w:r w:rsidRPr="00462199">
        <w:fldChar w:fldCharType="end"/>
      </w:r>
      <w:r w:rsidRPr="00462199">
        <w:t xml:space="preserve">, the Expert Determination Procedure shall apply to determine whether there has been a breach of a Measurement Data Obligation and if so, whether it is technically feasible to correct such error(s). If the Expert Determination Procedure which is applied pursuant to this </w:t>
      </w:r>
      <w:r w:rsidR="007248B2" w:rsidRPr="007248B2">
        <w:t>Condition</w:t>
      </w:r>
      <w:r w:rsidR="00C9611D">
        <w:t xml:space="preserve"> </w:t>
      </w:r>
      <w:r w:rsidR="00C9611D">
        <w:fldChar w:fldCharType="begin"/>
      </w:r>
      <w:r w:rsidR="00C9611D">
        <w:instrText xml:space="preserve"> REF _Ref144113889 \w \h </w:instrText>
      </w:r>
      <w:r w:rsidR="00C9611D">
        <w:fldChar w:fldCharType="separate"/>
      </w:r>
      <w:del w:id="3893" w:author="Faqir, Sofia (Energy Security)" w:date="2023-11-12T19:47:00Z">
        <w:r w:rsidR="00E473FC">
          <w:delText>32.5(C)</w:delText>
        </w:r>
      </w:del>
      <w:r w:rsidR="00C9611D">
        <w:fldChar w:fldCharType="end"/>
      </w:r>
      <w:r w:rsidRPr="00462199">
        <w:t xml:space="preserve"> determines that:</w:t>
      </w:r>
      <w:bookmarkEnd w:id="3891"/>
    </w:p>
    <w:p w14:paraId="5CB53053" w14:textId="77777777" w:rsidR="00D179D6" w:rsidRPr="00462199" w:rsidRDefault="00D179D6" w:rsidP="005B3BB9">
      <w:pPr>
        <w:pStyle w:val="H4Ashurst"/>
      </w:pPr>
      <w:bookmarkStart w:id="3894" w:name="_Ref144113890"/>
      <w:r w:rsidRPr="00462199">
        <w:t>there has not been a breach of a Measurement Data Obligation, then neither Party shall be required to take any further steps in relation to the LCHA Counterparty Measurement Data Breach Notice;</w:t>
      </w:r>
      <w:bookmarkEnd w:id="3894"/>
    </w:p>
    <w:p w14:paraId="2E0BD976" w14:textId="31B578CB" w:rsidR="00D179D6" w:rsidRPr="00462199" w:rsidRDefault="00D179D6" w:rsidP="005B3BB9">
      <w:pPr>
        <w:pStyle w:val="H4Ashurst"/>
      </w:pPr>
      <w:bookmarkStart w:id="3895" w:name="_Ref144113891"/>
      <w:r w:rsidRPr="00462199">
        <w:t xml:space="preserve">there has been a breach of a Measurement Data Obligation and it is technically feasible to correct such error(s), the provisions of </w:t>
      </w:r>
      <w:r w:rsidR="007248B2" w:rsidRPr="007248B2">
        <w:t>Condition</w:t>
      </w:r>
      <w:r w:rsidRPr="00462199">
        <w:t xml:space="preserve"> </w:t>
      </w:r>
      <w:r w:rsidR="004A0AD5">
        <w:fldChar w:fldCharType="begin"/>
      </w:r>
      <w:r w:rsidR="004A0AD5">
        <w:instrText xml:space="preserve"> REF _Ref144113912 \w \h </w:instrText>
      </w:r>
      <w:r w:rsidR="004A0AD5">
        <w:fldChar w:fldCharType="separate"/>
      </w:r>
      <w:del w:id="3896" w:author="Faqir, Sofia (Energy Security)" w:date="2023-11-12T19:47:00Z">
        <w:r w:rsidR="00E473FC">
          <w:delText>32.10</w:delText>
        </w:r>
      </w:del>
      <w:r w:rsidR="004A0AD5">
        <w:fldChar w:fldCharType="end"/>
      </w:r>
      <w:r w:rsidRPr="00462199">
        <w:t xml:space="preserve"> shall apply; or</w:t>
      </w:r>
      <w:bookmarkEnd w:id="3895"/>
    </w:p>
    <w:p w14:paraId="17A260A2" w14:textId="77777777" w:rsidR="00D179D6" w:rsidRPr="00462199" w:rsidRDefault="00D179D6" w:rsidP="005B3BB9">
      <w:pPr>
        <w:pStyle w:val="H4Ashurst"/>
      </w:pPr>
      <w:bookmarkStart w:id="3897" w:name="_Ref144113892"/>
      <w:r w:rsidRPr="00462199">
        <w:t>there has been a breach of a Measurement Data Obligation and it is not technically feasible to correct such error(s), then the Measured Hydrogen Output in respect of such Measurement Data shall: (i) be deemed not to be LCHS Compliant; (ii) not form part of the calculation of any Weighted Average Consignments for LCHS purposes; and (iii) be deemed to be Non-Qualifying Volumes.</w:t>
      </w:r>
      <w:bookmarkEnd w:id="3897"/>
    </w:p>
    <w:p w14:paraId="4B61D562" w14:textId="77777777" w:rsidR="00D179D6" w:rsidRPr="00462199" w:rsidRDefault="00D179D6" w:rsidP="005B3BB9">
      <w:pPr>
        <w:pStyle w:val="NormalBoldAshurst"/>
      </w:pPr>
      <w:r w:rsidRPr="00462199">
        <w:rPr>
          <w:i/>
        </w:rPr>
        <w:t>Notification by Producer of Measurement Data Obligation breach</w:t>
      </w:r>
    </w:p>
    <w:p w14:paraId="0343E2BA" w14:textId="77777777" w:rsidR="00D179D6" w:rsidRPr="00462199" w:rsidRDefault="00D179D6" w:rsidP="005B3BB9">
      <w:pPr>
        <w:pStyle w:val="H2Ashurst"/>
      </w:pPr>
      <w:bookmarkStart w:id="3898" w:name="_Ref144113893"/>
      <w:r w:rsidRPr="00462199">
        <w:t xml:space="preserve">The Producer shall promptly give a notice to the LCHA Counterparty (a </w:t>
      </w:r>
      <w:r w:rsidRPr="00462199">
        <w:rPr>
          <w:b/>
        </w:rPr>
        <w:t>"Producer Measurement Data Breach Notice"</w:t>
      </w:r>
      <w:r w:rsidRPr="00462199">
        <w:t>) if it becomes aware that it is in breach of a Measurement Data Obligation. A Producer Measurement Data Breach Notice shall:</w:t>
      </w:r>
      <w:bookmarkEnd w:id="3898"/>
    </w:p>
    <w:p w14:paraId="5E5DB00B" w14:textId="77777777" w:rsidR="00D179D6" w:rsidRPr="00462199" w:rsidRDefault="00D179D6" w:rsidP="00202C21">
      <w:pPr>
        <w:pStyle w:val="H3Ashurst"/>
      </w:pPr>
      <w:bookmarkStart w:id="3899" w:name="_Ref144113894"/>
      <w:r w:rsidRPr="00462199">
        <w:t>specify which Measurement Data Obligation the Producer considers that it has breached and whether the Producer considers that:</w:t>
      </w:r>
      <w:bookmarkEnd w:id="3899"/>
    </w:p>
    <w:p w14:paraId="4B3771DC" w14:textId="77777777" w:rsidR="00D179D6" w:rsidRPr="00462199" w:rsidRDefault="00D179D6" w:rsidP="005B3BB9">
      <w:pPr>
        <w:pStyle w:val="H4Ashurst"/>
      </w:pPr>
      <w:bookmarkStart w:id="3900" w:name="_Ref144113895"/>
      <w:r w:rsidRPr="00462199">
        <w:t>it is technically feasible to correct such error(s); or</w:t>
      </w:r>
      <w:bookmarkEnd w:id="3900"/>
    </w:p>
    <w:p w14:paraId="2917E9ED" w14:textId="77777777" w:rsidR="00D179D6" w:rsidRPr="00462199" w:rsidRDefault="00D179D6" w:rsidP="005B3BB9">
      <w:pPr>
        <w:pStyle w:val="H4Ashurst"/>
      </w:pPr>
      <w:bookmarkStart w:id="3901" w:name="_Ref144113896"/>
      <w:r w:rsidRPr="00462199">
        <w:t>it is not technically feasible to correct such error(s);</w:t>
      </w:r>
      <w:bookmarkEnd w:id="3901"/>
    </w:p>
    <w:p w14:paraId="1575FD3F" w14:textId="77777777" w:rsidR="00D179D6" w:rsidRPr="00462199" w:rsidRDefault="00D179D6" w:rsidP="00202C21">
      <w:pPr>
        <w:pStyle w:val="H3Ashurst"/>
      </w:pPr>
      <w:bookmarkStart w:id="3902" w:name="_Ref144113897"/>
      <w:r w:rsidRPr="00462199">
        <w:t>state whether the Producer considers the breach to constitute a Producer System Failure in relation to the relevant Measurement Data; and</w:t>
      </w:r>
      <w:bookmarkEnd w:id="3902"/>
    </w:p>
    <w:p w14:paraId="6A810CB0" w14:textId="77777777" w:rsidR="00D179D6" w:rsidRPr="00462199" w:rsidRDefault="00D179D6" w:rsidP="00202C21">
      <w:pPr>
        <w:pStyle w:val="H3Ashurst"/>
      </w:pPr>
      <w:bookmarkStart w:id="3903" w:name="_Ref144113898"/>
      <w:r w:rsidRPr="00462199">
        <w:lastRenderedPageBreak/>
        <w:t>be accompanied by such Supporting Information as the Producer considers to be relevant to evidence the breach of the Measurement Data Obligation.</w:t>
      </w:r>
      <w:bookmarkEnd w:id="3903"/>
    </w:p>
    <w:p w14:paraId="73D09B9E" w14:textId="77777777" w:rsidR="00D179D6" w:rsidRPr="00462199" w:rsidRDefault="00D179D6" w:rsidP="005B3BB9">
      <w:pPr>
        <w:pStyle w:val="H2Ashurst"/>
      </w:pPr>
      <w:bookmarkStart w:id="3904" w:name="_Ref144113899"/>
      <w:r w:rsidRPr="00462199">
        <w:t>Each Producer Measurement Data Breach Notice shall be accompanied by a Directors' Certificate in relation to the information contained in, and enclosed with, the Producer Measurement Data Breach Notice.</w:t>
      </w:r>
      <w:bookmarkEnd w:id="3904"/>
    </w:p>
    <w:p w14:paraId="24EEFAE1" w14:textId="77777777" w:rsidR="00D179D6" w:rsidRPr="00462199" w:rsidRDefault="00D179D6" w:rsidP="005B3BB9">
      <w:pPr>
        <w:pStyle w:val="NormalBoldAshurst"/>
      </w:pPr>
      <w:r w:rsidRPr="00462199">
        <w:rPr>
          <w:i/>
        </w:rPr>
        <w:t>Response to notification of a Producer Measurement Data Obligation breach</w:t>
      </w:r>
    </w:p>
    <w:p w14:paraId="7F1B5497" w14:textId="77777777" w:rsidR="00D179D6" w:rsidRPr="00462199" w:rsidRDefault="00D179D6" w:rsidP="005B3BB9">
      <w:pPr>
        <w:pStyle w:val="H2Ashurst"/>
      </w:pPr>
      <w:bookmarkStart w:id="3905" w:name="_Ref144113900"/>
      <w:r w:rsidRPr="00462199">
        <w:t xml:space="preserve">No later than ten (10) Business Days after the date of a Producer Measurement Data Breach Notice, the LCHA Counterparty shall investigate whether the Producer is in breach of the relevant Measurement Data Obligation and shall submit a notice to the Producer (a </w:t>
      </w:r>
      <w:r w:rsidRPr="00462199">
        <w:rPr>
          <w:b/>
        </w:rPr>
        <w:t>"LCHA Counterparty Measurement Data Breach Response Notice"</w:t>
      </w:r>
      <w:r w:rsidRPr="00462199">
        <w:t>). A LCHA Counterparty Measurement Data Breach Response Notice shall state that either:</w:t>
      </w:r>
      <w:bookmarkEnd w:id="3905"/>
    </w:p>
    <w:p w14:paraId="5689104D" w14:textId="77777777" w:rsidR="00D179D6" w:rsidRPr="00462199" w:rsidRDefault="00D179D6" w:rsidP="00202C21">
      <w:pPr>
        <w:pStyle w:val="H3Ashurst"/>
      </w:pPr>
      <w:bookmarkStart w:id="3906" w:name="_Ref144113901"/>
      <w:r w:rsidRPr="00462199">
        <w:t>the LCHA Counterparty agrees that there has been a breach of the relevant Measurement Data Obligation and the LCHA Counterparty considers that:</w:t>
      </w:r>
      <w:bookmarkEnd w:id="3906"/>
    </w:p>
    <w:p w14:paraId="63434618" w14:textId="77777777" w:rsidR="00D179D6" w:rsidRPr="00462199" w:rsidRDefault="00D179D6" w:rsidP="005B3BB9">
      <w:pPr>
        <w:pStyle w:val="H4Ashurst"/>
      </w:pPr>
      <w:bookmarkStart w:id="3907" w:name="_Ref144113902"/>
      <w:r w:rsidRPr="00462199">
        <w:t>it is technically feasible to correct such error(s); or</w:t>
      </w:r>
      <w:bookmarkEnd w:id="3907"/>
    </w:p>
    <w:p w14:paraId="26E4E4AE" w14:textId="77777777" w:rsidR="00D179D6" w:rsidRPr="00462199" w:rsidRDefault="00D179D6" w:rsidP="005B3BB9">
      <w:pPr>
        <w:pStyle w:val="H4Ashurst"/>
      </w:pPr>
      <w:bookmarkStart w:id="3908" w:name="_Ref144113903"/>
      <w:r w:rsidRPr="00462199">
        <w:t>it is not technically feasible to correct such error(s); or</w:t>
      </w:r>
      <w:bookmarkEnd w:id="3908"/>
    </w:p>
    <w:p w14:paraId="3625B882" w14:textId="77777777" w:rsidR="00D179D6" w:rsidRPr="00462199" w:rsidRDefault="00D179D6" w:rsidP="00202C21">
      <w:pPr>
        <w:pStyle w:val="H3Ashurst"/>
      </w:pPr>
      <w:bookmarkStart w:id="3909" w:name="_Ref144113904"/>
      <w:r w:rsidRPr="00462199">
        <w:t>the LCHA Counterparty considers that there has not been a breach of the relevant Measurement Data Obligation.</w:t>
      </w:r>
      <w:bookmarkEnd w:id="3909"/>
    </w:p>
    <w:p w14:paraId="60243023" w14:textId="77777777" w:rsidR="00D179D6" w:rsidRPr="00462199" w:rsidRDefault="00D179D6" w:rsidP="005B3BB9">
      <w:pPr>
        <w:pStyle w:val="H2Ashurst"/>
      </w:pPr>
      <w:bookmarkStart w:id="3910" w:name="_Ref144113905"/>
      <w:r w:rsidRPr="00462199">
        <w:t>If:</w:t>
      </w:r>
      <w:bookmarkEnd w:id="3910"/>
    </w:p>
    <w:p w14:paraId="6757918B" w14:textId="63A6F567" w:rsidR="00D179D6" w:rsidRPr="00462199" w:rsidRDefault="00D179D6" w:rsidP="00202C21">
      <w:pPr>
        <w:pStyle w:val="H3Ashurst"/>
      </w:pPr>
      <w:bookmarkStart w:id="3911" w:name="_Ref144113906"/>
      <w:r w:rsidRPr="00462199">
        <w:t xml:space="preserve">the Producer submits a Producer Measurement Data Breach Notice in accordance with </w:t>
      </w:r>
      <w:r w:rsidR="007248B2" w:rsidRPr="007248B2">
        <w:t>Condition</w:t>
      </w:r>
      <w:r w:rsidRPr="00462199">
        <w:t xml:space="preserve"> </w:t>
      </w:r>
      <w:r w:rsidRPr="00462199">
        <w:fldChar w:fldCharType="begin"/>
      </w:r>
      <w:r w:rsidRPr="00462199">
        <w:instrText xml:space="preserve">  REF _Ref144113895 \r \h \* MERGEFORMAT </w:instrText>
      </w:r>
      <w:r w:rsidRPr="00462199">
        <w:fldChar w:fldCharType="separate"/>
      </w:r>
      <w:del w:id="3912" w:author="Faqir, Sofia (Energy Security)" w:date="2023-11-12T19:47:00Z">
        <w:r w:rsidR="00E473FC" w:rsidRPr="00E473FC">
          <w:rPr>
            <w:color w:val="000000"/>
          </w:rPr>
          <w:delText>32.6(A)(i)</w:delText>
        </w:r>
      </w:del>
      <w:r w:rsidRPr="00462199">
        <w:fldChar w:fldCharType="end"/>
      </w:r>
      <w:r w:rsidRPr="00462199">
        <w:t xml:space="preserve"> and the LCHA Counterparty submits a LCHA Counterparty Measurement Data Breach Response Notice in accordance with </w:t>
      </w:r>
      <w:r w:rsidR="007248B2" w:rsidRPr="007248B2">
        <w:t>Condition</w:t>
      </w:r>
      <w:r w:rsidRPr="00462199">
        <w:t xml:space="preserve"> </w:t>
      </w:r>
      <w:r w:rsidRPr="00462199">
        <w:fldChar w:fldCharType="begin"/>
      </w:r>
      <w:r w:rsidRPr="00462199">
        <w:instrText xml:space="preserve">  REF _Ref144113902 \r \h \* MERGEFORMAT </w:instrText>
      </w:r>
      <w:r w:rsidRPr="00462199">
        <w:fldChar w:fldCharType="separate"/>
      </w:r>
      <w:del w:id="3913" w:author="Faqir, Sofia (Energy Security)" w:date="2023-11-12T19:47:00Z">
        <w:r w:rsidR="00E473FC" w:rsidRPr="00E473FC">
          <w:rPr>
            <w:color w:val="000000"/>
          </w:rPr>
          <w:delText>32.8(A)(i)</w:delText>
        </w:r>
      </w:del>
      <w:r w:rsidRPr="00462199">
        <w:fldChar w:fldCharType="end"/>
      </w:r>
      <w:r w:rsidRPr="00462199">
        <w:t xml:space="preserve">, the provisions of </w:t>
      </w:r>
      <w:r w:rsidR="007248B2" w:rsidRPr="007248B2">
        <w:t>Condition</w:t>
      </w:r>
      <w:r w:rsidRPr="00462199">
        <w:t xml:space="preserve"> </w:t>
      </w:r>
      <w:r w:rsidR="004A0AD5">
        <w:fldChar w:fldCharType="begin"/>
      </w:r>
      <w:r w:rsidR="004A0AD5">
        <w:instrText xml:space="preserve"> REF _Ref144113912 \w \h </w:instrText>
      </w:r>
      <w:r w:rsidR="004A0AD5">
        <w:fldChar w:fldCharType="separate"/>
      </w:r>
      <w:del w:id="3914" w:author="Faqir, Sofia (Energy Security)" w:date="2023-11-12T19:47:00Z">
        <w:r w:rsidR="00E473FC">
          <w:delText>32.10</w:delText>
        </w:r>
      </w:del>
      <w:r w:rsidR="004A0AD5">
        <w:fldChar w:fldCharType="end"/>
      </w:r>
      <w:r w:rsidRPr="00462199">
        <w:t xml:space="preserve"> shall apply;</w:t>
      </w:r>
      <w:bookmarkEnd w:id="3911"/>
    </w:p>
    <w:p w14:paraId="257771BE" w14:textId="7785E578" w:rsidR="00D179D6" w:rsidRPr="00462199" w:rsidRDefault="00D179D6" w:rsidP="00202C21">
      <w:pPr>
        <w:pStyle w:val="H3Ashurst"/>
      </w:pPr>
      <w:bookmarkStart w:id="3915" w:name="_Ref144113907"/>
      <w:r w:rsidRPr="00462199">
        <w:t xml:space="preserve">the Producer submits a Producer Measurement Data Breach Notice in accordance with </w:t>
      </w:r>
      <w:r w:rsidR="007248B2" w:rsidRPr="007248B2">
        <w:t>Condition</w:t>
      </w:r>
      <w:r w:rsidRPr="00462199">
        <w:t xml:space="preserve"> </w:t>
      </w:r>
      <w:r w:rsidRPr="00462199">
        <w:fldChar w:fldCharType="begin"/>
      </w:r>
      <w:r w:rsidRPr="00462199">
        <w:instrText xml:space="preserve">  REF _Ref144113895 \r \h \* MERGEFORMAT </w:instrText>
      </w:r>
      <w:r w:rsidRPr="00462199">
        <w:fldChar w:fldCharType="separate"/>
      </w:r>
      <w:del w:id="3916" w:author="Faqir, Sofia (Energy Security)" w:date="2023-11-12T19:47:00Z">
        <w:r w:rsidR="00E473FC" w:rsidRPr="00E473FC">
          <w:rPr>
            <w:color w:val="000000"/>
          </w:rPr>
          <w:delText>32.6(A)(i)</w:delText>
        </w:r>
      </w:del>
      <w:r w:rsidRPr="00462199">
        <w:fldChar w:fldCharType="end"/>
      </w:r>
      <w:r w:rsidRPr="00462199">
        <w:t xml:space="preserve"> and the LCHA Counterparty submits a LCHA Counterparty Measurement Data Breach Response Notice in accordance with </w:t>
      </w:r>
      <w:r w:rsidR="007248B2" w:rsidRPr="007248B2">
        <w:t>Condition</w:t>
      </w:r>
      <w:r w:rsidRPr="00462199">
        <w:t xml:space="preserve"> </w:t>
      </w:r>
      <w:r w:rsidRPr="00462199">
        <w:fldChar w:fldCharType="begin"/>
      </w:r>
      <w:r w:rsidRPr="00462199">
        <w:instrText xml:space="preserve">  REF _Ref144113903 \r \h \* MERGEFORMAT </w:instrText>
      </w:r>
      <w:r w:rsidRPr="00462199">
        <w:fldChar w:fldCharType="separate"/>
      </w:r>
      <w:del w:id="3917" w:author="Faqir, Sofia (Energy Security)" w:date="2023-11-12T19:47:00Z">
        <w:r w:rsidR="00E473FC" w:rsidRPr="00E473FC">
          <w:rPr>
            <w:color w:val="000000"/>
          </w:rPr>
          <w:delText>32.8(A)(ii)</w:delText>
        </w:r>
      </w:del>
      <w:r w:rsidRPr="00462199">
        <w:fldChar w:fldCharType="end"/>
      </w:r>
      <w:r w:rsidRPr="00462199">
        <w:t>, then the Measured Hydrogen Output in respect of such Measurement Data shall: (i) be deemed not to be LCHS Compliant; (ii) not form part of the calculation of any Weighted Averaged Consignments for LCHS purposes; and (iii) be deemed to be Non-Qualifying Volumes;</w:t>
      </w:r>
      <w:bookmarkEnd w:id="3915"/>
    </w:p>
    <w:p w14:paraId="72533D3E" w14:textId="357274D3" w:rsidR="00D179D6" w:rsidRPr="00462199" w:rsidRDefault="00D179D6" w:rsidP="00202C21">
      <w:pPr>
        <w:pStyle w:val="H3Ashurst"/>
      </w:pPr>
      <w:bookmarkStart w:id="3918" w:name="_Ref144113908"/>
      <w:r w:rsidRPr="00462199">
        <w:t xml:space="preserve">the Producer submits a Producer Measurement Data Breach Notice in accordance with </w:t>
      </w:r>
      <w:r w:rsidR="007248B2" w:rsidRPr="007248B2">
        <w:t>Condition</w:t>
      </w:r>
      <w:r w:rsidRPr="00462199">
        <w:t xml:space="preserve"> </w:t>
      </w:r>
      <w:r w:rsidRPr="00462199">
        <w:fldChar w:fldCharType="begin"/>
      </w:r>
      <w:r w:rsidRPr="00462199">
        <w:instrText xml:space="preserve">  REF _Ref144113895 \r \h \* MERGEFORMAT </w:instrText>
      </w:r>
      <w:r w:rsidRPr="00462199">
        <w:fldChar w:fldCharType="separate"/>
      </w:r>
      <w:del w:id="3919" w:author="Faqir, Sofia (Energy Security)" w:date="2023-11-12T19:47:00Z">
        <w:r w:rsidR="00E473FC" w:rsidRPr="00E473FC">
          <w:rPr>
            <w:color w:val="000000"/>
          </w:rPr>
          <w:delText>32.6(A)(i)</w:delText>
        </w:r>
      </w:del>
      <w:r w:rsidRPr="00462199">
        <w:fldChar w:fldCharType="end"/>
      </w:r>
      <w:r w:rsidRPr="00462199">
        <w:t xml:space="preserve"> and the LCHA Counterparty submits a Producer Measurement Data Breach Response Notice in accordance with </w:t>
      </w:r>
      <w:r w:rsidR="007248B2" w:rsidRPr="007248B2">
        <w:t>Condition</w:t>
      </w:r>
      <w:r w:rsidRPr="00462199">
        <w:t xml:space="preserve"> </w:t>
      </w:r>
      <w:r w:rsidRPr="00462199">
        <w:fldChar w:fldCharType="begin"/>
      </w:r>
      <w:r w:rsidRPr="00462199">
        <w:instrText xml:space="preserve">  REF _Ref144113903 \r \h \* MERGEFORMAT </w:instrText>
      </w:r>
      <w:r w:rsidRPr="00462199">
        <w:fldChar w:fldCharType="separate"/>
      </w:r>
      <w:del w:id="3920" w:author="Faqir, Sofia (Energy Security)" w:date="2023-11-12T19:47:00Z">
        <w:r w:rsidR="00E473FC" w:rsidRPr="00E473FC">
          <w:rPr>
            <w:color w:val="000000"/>
          </w:rPr>
          <w:delText>32.8(A)(ii)</w:delText>
        </w:r>
      </w:del>
      <w:r w:rsidRPr="00462199">
        <w:fldChar w:fldCharType="end"/>
      </w:r>
      <w:r w:rsidRPr="00462199">
        <w:t xml:space="preserve"> or the Producer submits a Producer Measurement Data Breach Notice in accordance with </w:t>
      </w:r>
      <w:r w:rsidR="007248B2" w:rsidRPr="007248B2">
        <w:t>Condition</w:t>
      </w:r>
      <w:r w:rsidRPr="00462199">
        <w:t xml:space="preserve"> </w:t>
      </w:r>
      <w:r w:rsidRPr="00462199">
        <w:fldChar w:fldCharType="begin"/>
      </w:r>
      <w:r w:rsidRPr="00462199">
        <w:instrText xml:space="preserve">  REF _Ref144113896 \r \h \* MERGEFORMAT </w:instrText>
      </w:r>
      <w:r w:rsidRPr="00462199">
        <w:fldChar w:fldCharType="separate"/>
      </w:r>
      <w:del w:id="3921" w:author="Faqir, Sofia (Energy Security)" w:date="2023-11-12T19:47:00Z">
        <w:r w:rsidR="00E473FC" w:rsidRPr="00E473FC">
          <w:rPr>
            <w:color w:val="000000"/>
          </w:rPr>
          <w:delText>32.6(A)(ii)</w:delText>
        </w:r>
      </w:del>
      <w:r w:rsidRPr="00462199">
        <w:fldChar w:fldCharType="end"/>
      </w:r>
      <w:r w:rsidRPr="00462199">
        <w:t xml:space="preserve"> and the LCHA Counterparty submits a Producer Measurement Data Breach Response Notice in accordance with </w:t>
      </w:r>
      <w:r w:rsidR="007248B2" w:rsidRPr="007248B2">
        <w:t>Condition</w:t>
      </w:r>
      <w:r w:rsidRPr="00462199">
        <w:t> </w:t>
      </w:r>
      <w:r w:rsidRPr="00462199">
        <w:fldChar w:fldCharType="begin"/>
      </w:r>
      <w:r w:rsidRPr="00462199">
        <w:instrText xml:space="preserve">  REF _Ref144113902 \r \h \* MERGEFORMAT </w:instrText>
      </w:r>
      <w:r w:rsidRPr="00462199">
        <w:fldChar w:fldCharType="separate"/>
      </w:r>
      <w:del w:id="3922" w:author="Faqir, Sofia (Energy Security)" w:date="2023-11-12T19:47:00Z">
        <w:r w:rsidR="00E473FC" w:rsidRPr="00E473FC">
          <w:rPr>
            <w:color w:val="000000"/>
          </w:rPr>
          <w:delText>32.8(A)(i)</w:delText>
        </w:r>
      </w:del>
      <w:r w:rsidRPr="00462199">
        <w:fldChar w:fldCharType="end"/>
      </w:r>
      <w:r w:rsidRPr="00462199">
        <w:t xml:space="preserve">, the Expert Determination Procedure shall apply to determine whether it is technically feasible to correct such error(s). If the Expert Determination Procedure applied pursuant to this </w:t>
      </w:r>
      <w:r w:rsidR="007248B2" w:rsidRPr="007248B2">
        <w:t>Condition</w:t>
      </w:r>
      <w:r w:rsidR="00C9611D">
        <w:t xml:space="preserve"> </w:t>
      </w:r>
      <w:r w:rsidR="00C9611D">
        <w:fldChar w:fldCharType="begin"/>
      </w:r>
      <w:r w:rsidR="00C9611D">
        <w:instrText xml:space="preserve"> REF _Ref144113908 \w \h </w:instrText>
      </w:r>
      <w:r w:rsidR="00C9611D">
        <w:fldChar w:fldCharType="separate"/>
      </w:r>
      <w:del w:id="3923" w:author="Faqir, Sofia (Energy Security)" w:date="2023-11-12T19:47:00Z">
        <w:r w:rsidR="00E473FC">
          <w:delText>32.9(C)</w:delText>
        </w:r>
      </w:del>
      <w:r w:rsidR="00C9611D">
        <w:fldChar w:fldCharType="end"/>
      </w:r>
      <w:r w:rsidRPr="00462199">
        <w:t xml:space="preserve"> determines that:</w:t>
      </w:r>
      <w:bookmarkEnd w:id="3918"/>
    </w:p>
    <w:p w14:paraId="7E616EB4" w14:textId="02F8905B" w:rsidR="00D179D6" w:rsidRPr="00462199" w:rsidRDefault="00D179D6" w:rsidP="005B3BB9">
      <w:pPr>
        <w:pStyle w:val="H4Ashurst"/>
      </w:pPr>
      <w:bookmarkStart w:id="3924" w:name="_Ref144113909"/>
      <w:r w:rsidRPr="00462199">
        <w:t xml:space="preserve">it is technically feasible to correct such error(s), the provisions of </w:t>
      </w:r>
      <w:r w:rsidR="007248B2" w:rsidRPr="007248B2">
        <w:t>Condition</w:t>
      </w:r>
      <w:r w:rsidRPr="00462199">
        <w:t> </w:t>
      </w:r>
      <w:r w:rsidR="004A0AD5">
        <w:fldChar w:fldCharType="begin"/>
      </w:r>
      <w:r w:rsidR="004A0AD5">
        <w:instrText xml:space="preserve"> REF _Ref144113912 \w \h </w:instrText>
      </w:r>
      <w:r w:rsidR="004A0AD5">
        <w:fldChar w:fldCharType="separate"/>
      </w:r>
      <w:del w:id="3925" w:author="Faqir, Sofia (Energy Security)" w:date="2023-11-12T19:47:00Z">
        <w:r w:rsidR="00E473FC">
          <w:delText>32.10</w:delText>
        </w:r>
      </w:del>
      <w:r w:rsidR="004A0AD5">
        <w:fldChar w:fldCharType="end"/>
      </w:r>
      <w:r w:rsidRPr="00462199">
        <w:t xml:space="preserve"> shall apply; or</w:t>
      </w:r>
      <w:bookmarkEnd w:id="3924"/>
    </w:p>
    <w:p w14:paraId="7AE0E0E7" w14:textId="77777777" w:rsidR="00D179D6" w:rsidRPr="00462199" w:rsidRDefault="00D179D6" w:rsidP="005B3BB9">
      <w:pPr>
        <w:pStyle w:val="H4Ashurst"/>
      </w:pPr>
      <w:bookmarkStart w:id="3926" w:name="_Ref144113910"/>
      <w:r w:rsidRPr="00462199">
        <w:t xml:space="preserve">it is not technically feasible to correct such error(s), then the Measured Hydrogen Output in respect of such Measurement Data shall: (i) be deemed not to be LCHS Compliant; (ii) not form part of the calculation of any Weighted Average </w:t>
      </w:r>
      <w:r w:rsidRPr="00462199">
        <w:lastRenderedPageBreak/>
        <w:t>Consignments for LCHS purposes; and (iii) be deemed to be Non-Qualifying Volumes; or</w:t>
      </w:r>
      <w:bookmarkEnd w:id="3926"/>
    </w:p>
    <w:p w14:paraId="20210551" w14:textId="14C6B466" w:rsidR="00D179D6" w:rsidRPr="00462199" w:rsidRDefault="00D179D6" w:rsidP="00202C21">
      <w:pPr>
        <w:pStyle w:val="H3Ashurst"/>
      </w:pPr>
      <w:bookmarkStart w:id="3927" w:name="_Ref144113911"/>
      <w:r w:rsidRPr="00462199">
        <w:t xml:space="preserve">the LCHA Counterparty submits a LCHA Counterparty Measurement Data Breach Response Notice in accordance with </w:t>
      </w:r>
      <w:r w:rsidR="007248B2" w:rsidRPr="007248B2">
        <w:t>Condition</w:t>
      </w:r>
      <w:r w:rsidRPr="00462199">
        <w:t xml:space="preserve"> </w:t>
      </w:r>
      <w:r w:rsidRPr="00462199">
        <w:fldChar w:fldCharType="begin"/>
      </w:r>
      <w:r w:rsidRPr="00462199">
        <w:instrText xml:space="preserve">  REF _Ref144113904 \r \h \* MERGEFORMAT </w:instrText>
      </w:r>
      <w:r w:rsidRPr="00462199">
        <w:fldChar w:fldCharType="separate"/>
      </w:r>
      <w:del w:id="3928" w:author="Faqir, Sofia (Energy Security)" w:date="2023-11-12T19:47:00Z">
        <w:r w:rsidR="00E473FC" w:rsidRPr="00E473FC">
          <w:rPr>
            <w:color w:val="000000"/>
          </w:rPr>
          <w:delText>32.8(B)</w:delText>
        </w:r>
      </w:del>
      <w:r w:rsidRPr="00462199">
        <w:fldChar w:fldCharType="end"/>
      </w:r>
      <w:r w:rsidRPr="00462199">
        <w:t>, then the Producer shall not be required to take any further steps in relation to the Producer Measurement Data Breach Notice.</w:t>
      </w:r>
      <w:bookmarkEnd w:id="3927"/>
    </w:p>
    <w:p w14:paraId="2DD5B098" w14:textId="77777777" w:rsidR="00D179D6" w:rsidRPr="00462199" w:rsidRDefault="00D179D6" w:rsidP="005B3BB9">
      <w:pPr>
        <w:pStyle w:val="NormalBoldAshurst"/>
      </w:pPr>
      <w:r w:rsidRPr="00462199">
        <w:rPr>
          <w:i/>
        </w:rPr>
        <w:t>Rectification of Measurement Data Obligation breach</w:t>
      </w:r>
    </w:p>
    <w:p w14:paraId="79E48B96" w14:textId="26036F85" w:rsidR="00D179D6" w:rsidRPr="00462199" w:rsidRDefault="00D179D6" w:rsidP="005B3BB9">
      <w:pPr>
        <w:pStyle w:val="H2Ashurst"/>
      </w:pPr>
      <w:bookmarkStart w:id="3929" w:name="_Ref144113912"/>
      <w:r w:rsidRPr="00462199">
        <w:t xml:space="preserve">If this </w:t>
      </w:r>
      <w:r w:rsidR="007248B2" w:rsidRPr="007248B2">
        <w:t>Condition</w:t>
      </w:r>
      <w:r w:rsidRPr="00462199">
        <w:t xml:space="preserve"> </w:t>
      </w:r>
      <w:r w:rsidR="004A0AD5">
        <w:fldChar w:fldCharType="begin"/>
      </w:r>
      <w:r w:rsidR="004A0AD5">
        <w:instrText xml:space="preserve"> REF _Ref144113912 \w \h </w:instrText>
      </w:r>
      <w:r w:rsidR="004A0AD5">
        <w:fldChar w:fldCharType="separate"/>
      </w:r>
      <w:del w:id="3930" w:author="Faqir, Sofia (Energy Security)" w:date="2023-11-12T19:47:00Z">
        <w:r w:rsidR="00E473FC">
          <w:delText>32.10</w:delText>
        </w:r>
      </w:del>
      <w:r w:rsidR="004A0AD5">
        <w:fldChar w:fldCharType="end"/>
      </w:r>
      <w:r w:rsidRPr="00462199">
        <w:t xml:space="preserve"> applies, the Producer shall provide the LCHA Counterparty with updated Measurement Data and Supporting Information which is true, complete and accurate in all material respects and is not misleading, together with a Directors' Certificate and Supporting Information in relation to such Measurement Data.</w:t>
      </w:r>
      <w:bookmarkEnd w:id="3929"/>
    </w:p>
    <w:p w14:paraId="4FCBE790" w14:textId="77777777" w:rsidR="00D179D6" w:rsidRPr="00462199" w:rsidRDefault="00D179D6" w:rsidP="005B3BB9">
      <w:pPr>
        <w:pStyle w:val="NormalBoldAshurst"/>
      </w:pPr>
      <w:r w:rsidRPr="00462199">
        <w:rPr>
          <w:i/>
        </w:rPr>
        <w:t>Suspension of Payments (Failure to provide Measurement Data)</w:t>
      </w:r>
    </w:p>
    <w:p w14:paraId="5C7F52B5" w14:textId="77777777" w:rsidR="00D179D6" w:rsidRPr="00462199" w:rsidRDefault="00D179D6" w:rsidP="005B3BB9">
      <w:pPr>
        <w:pStyle w:val="H2Ashurst"/>
      </w:pPr>
      <w:bookmarkStart w:id="3931" w:name="_Ref144113913"/>
      <w:r w:rsidRPr="00462199">
        <w:t>If the Producer is in breach of a Measurement Data Obligation, the LCHA Counterparty may elect to suspend payment of any amounts which would otherwise be payable by the LCHA Counterparty to the Producer in any period during which the Producer is in breach of such Measurement Data Obligation, provided that, prior to effecting any such suspension, the LCHA Counterparty shall notify the Producer of: (i) its intention to suspend payment of any such amounts; and (ii) the date from which it proposes to effect such suspension.</w:t>
      </w:r>
      <w:bookmarkEnd w:id="3931"/>
    </w:p>
    <w:p w14:paraId="1B94C9F7" w14:textId="79D0033D" w:rsidR="00D179D6" w:rsidRPr="00462199" w:rsidRDefault="00D179D6" w:rsidP="005B3BB9">
      <w:pPr>
        <w:pStyle w:val="H2Ashurst"/>
      </w:pPr>
      <w:bookmarkStart w:id="3932" w:name="_Ref144113914"/>
      <w:r w:rsidRPr="00462199">
        <w:t xml:space="preserve">Without prejudice to </w:t>
      </w:r>
      <w:r w:rsidR="007248B2" w:rsidRPr="007248B2">
        <w:t>Condition</w:t>
      </w:r>
      <w:r w:rsidRPr="00462199">
        <w:t xml:space="preserve"> </w:t>
      </w:r>
      <w:r w:rsidR="004A0AD5">
        <w:fldChar w:fldCharType="begin"/>
      </w:r>
      <w:r w:rsidR="004A0AD5">
        <w:instrText xml:space="preserve"> REF _Ref144113915 \w \h </w:instrText>
      </w:r>
      <w:r w:rsidR="004A0AD5">
        <w:fldChar w:fldCharType="separate"/>
      </w:r>
      <w:del w:id="3933" w:author="Faqir, Sofia (Energy Security)" w:date="2023-11-12T19:47:00Z">
        <w:r w:rsidR="00E473FC">
          <w:delText>32.13</w:delText>
        </w:r>
      </w:del>
      <w:r w:rsidR="004A0AD5">
        <w:fldChar w:fldCharType="end"/>
      </w:r>
      <w:r w:rsidR="000B23B1">
        <w:t>,</w:t>
      </w:r>
      <w:r w:rsidRPr="00462199">
        <w:t xml:space="preserve"> if the Producer subsequently rectifies the breach of the relevant Measurement Data Obligation, then the LCHA Counterparty shall pay any amounts to the Producer which would have been payable but for the operation of </w:t>
      </w:r>
      <w:r w:rsidR="007248B2" w:rsidRPr="007248B2">
        <w:t>Condition</w:t>
      </w:r>
      <w:r w:rsidRPr="00462199">
        <w:t> </w:t>
      </w:r>
      <w:r w:rsidR="006452F4">
        <w:fldChar w:fldCharType="begin"/>
      </w:r>
      <w:r w:rsidR="006452F4">
        <w:instrText xml:space="preserve"> REF _Ref144113913 \w \h </w:instrText>
      </w:r>
      <w:r w:rsidR="006452F4">
        <w:fldChar w:fldCharType="separate"/>
      </w:r>
      <w:del w:id="3934" w:author="Faqir, Sofia (Energy Security)" w:date="2023-11-12T19:47:00Z">
        <w:r w:rsidR="00E473FC">
          <w:delText>32.11</w:delText>
        </w:r>
      </w:del>
      <w:r w:rsidR="006452F4">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amounts payable to the Producer pursuant to this </w:t>
      </w:r>
      <w:r w:rsidR="007248B2" w:rsidRPr="007248B2">
        <w:t>Condition</w:t>
      </w:r>
      <w:r w:rsidRPr="00462199">
        <w:t xml:space="preserve"> </w:t>
      </w:r>
      <w:r w:rsidR="006452F4">
        <w:fldChar w:fldCharType="begin"/>
      </w:r>
      <w:r w:rsidR="006452F4">
        <w:instrText xml:space="preserve"> REF _Ref144113914 \w \h </w:instrText>
      </w:r>
      <w:r w:rsidR="006452F4">
        <w:fldChar w:fldCharType="separate"/>
      </w:r>
      <w:del w:id="3935" w:author="Faqir, Sofia (Energy Security)" w:date="2023-11-12T19:47:00Z">
        <w:r w:rsidR="00E473FC">
          <w:delText>32.12</w:delText>
        </w:r>
      </w:del>
      <w:r w:rsidR="006452F4">
        <w:fldChar w:fldCharType="end"/>
      </w:r>
      <w:r w:rsidRPr="00462199">
        <w:t>.</w:t>
      </w:r>
      <w:bookmarkEnd w:id="3932"/>
    </w:p>
    <w:p w14:paraId="3614C4E6" w14:textId="6F86C01F" w:rsidR="00D179D6" w:rsidRPr="00462199" w:rsidRDefault="00D179D6" w:rsidP="005B3BB9">
      <w:pPr>
        <w:pStyle w:val="NormalBoldAshurst"/>
      </w:pPr>
      <w:commentRangeStart w:id="3936"/>
      <w:commentRangeStart w:id="3937"/>
      <w:r w:rsidRPr="00462199">
        <w:rPr>
          <w:i/>
        </w:rPr>
        <w:t>Misleading Measurement Data</w:t>
      </w:r>
      <w:commentRangeEnd w:id="3936"/>
      <w:r w:rsidR="003700DB" w:rsidRPr="00462199">
        <w:rPr>
          <w:rStyle w:val="CommentReference"/>
          <w:rFonts w:ascii="Arial" w:hAnsi="Arial"/>
          <w:sz w:val="20"/>
          <w:szCs w:val="20"/>
        </w:rPr>
        <w:commentReference w:id="3936"/>
      </w:r>
      <w:commentRangeEnd w:id="3937"/>
      <w:r w:rsidR="007D6370" w:rsidRPr="00462199">
        <w:rPr>
          <w:rStyle w:val="CommentReference"/>
          <w:rFonts w:ascii="Arial" w:hAnsi="Arial"/>
          <w:sz w:val="20"/>
          <w:szCs w:val="20"/>
        </w:rPr>
        <w:commentReference w:id="3937"/>
      </w:r>
    </w:p>
    <w:p w14:paraId="55D27FEC" w14:textId="3096BEA2" w:rsidR="00D179D6" w:rsidRPr="00462199" w:rsidRDefault="00D179D6" w:rsidP="005B3BB9">
      <w:pPr>
        <w:pStyle w:val="H2Ashurst"/>
      </w:pPr>
      <w:bookmarkStart w:id="3939" w:name="_Ref144113915"/>
      <w:bookmarkStart w:id="3940" w:name="_Hlk146812571"/>
      <w:r w:rsidRPr="00462199">
        <w:t xml:space="preserve">If any Measurement Data provided pursuant to </w:t>
      </w:r>
      <w:r w:rsidR="007248B2" w:rsidRPr="007248B2">
        <w:t>Condition</w:t>
      </w:r>
      <w:r w:rsidRPr="00462199">
        <w:t xml:space="preserve"> </w:t>
      </w:r>
      <w:r w:rsidR="006452F4">
        <w:fldChar w:fldCharType="begin"/>
      </w:r>
      <w:r w:rsidR="006452F4">
        <w:instrText xml:space="preserve"> REF _Ref144113871 \w \h </w:instrText>
      </w:r>
      <w:r w:rsidR="006452F4">
        <w:fldChar w:fldCharType="separate"/>
      </w:r>
      <w:del w:id="3941" w:author="Faqir, Sofia (Energy Security)" w:date="2023-11-12T19:47:00Z">
        <w:r w:rsidR="00E473FC">
          <w:delText>32.1</w:delText>
        </w:r>
      </w:del>
      <w:r w:rsidR="006452F4">
        <w:fldChar w:fldCharType="end"/>
      </w:r>
      <w:r w:rsidRPr="00462199">
        <w:t xml:space="preserve"> is misleading in any respect, or the Producer's failure to provide Measurement Data is misleading in any respect, provided that:</w:t>
      </w:r>
      <w:bookmarkEnd w:id="3939"/>
    </w:p>
    <w:p w14:paraId="07826ECF" w14:textId="77777777" w:rsidR="00D179D6" w:rsidRPr="00462199" w:rsidRDefault="00D179D6" w:rsidP="00202C21">
      <w:pPr>
        <w:pStyle w:val="H3Ashurst"/>
      </w:pPr>
      <w:bookmarkStart w:id="3942" w:name="_Ref144113916"/>
      <w:r w:rsidRPr="00462199">
        <w:t>the Producer knew that such Measurement Data was, or such failure to provide such Measurement Data would be, misleading;</w:t>
      </w:r>
      <w:bookmarkEnd w:id="3942"/>
    </w:p>
    <w:p w14:paraId="31E1A828" w14:textId="77777777" w:rsidR="00D179D6" w:rsidRPr="00462199" w:rsidRDefault="00D179D6" w:rsidP="00202C21">
      <w:pPr>
        <w:pStyle w:val="H3Ashurst"/>
      </w:pPr>
      <w:bookmarkStart w:id="3943" w:name="_Ref144113917"/>
      <w:r w:rsidRPr="00462199">
        <w:t>the Producer acted recklessly in providing or failing to provide such Measurement Data; or</w:t>
      </w:r>
      <w:bookmarkEnd w:id="3943"/>
    </w:p>
    <w:p w14:paraId="38FCDFC6" w14:textId="5EDB4B13" w:rsidR="00D179D6" w:rsidRPr="00462199" w:rsidRDefault="00D179D6" w:rsidP="00202C21">
      <w:pPr>
        <w:pStyle w:val="H3Ashurst"/>
      </w:pPr>
      <w:bookmarkStart w:id="3944" w:name="_Ref144113918"/>
      <w:r w:rsidRPr="00462199">
        <w:t xml:space="preserve">there have been three (3) or more Producer System Failures </w:t>
      </w:r>
      <w:r w:rsidR="008D4128" w:rsidRPr="008D4128">
        <w:t xml:space="preserve">in any rolling three (3) year period, </w:t>
      </w:r>
      <w:r w:rsidRPr="00462199">
        <w:t>when providing such Measurement Data,</w:t>
      </w:r>
      <w:bookmarkEnd w:id="3944"/>
    </w:p>
    <w:p w14:paraId="58216F38" w14:textId="77777777" w:rsidR="00D179D6" w:rsidRPr="00462199" w:rsidRDefault="00D179D6" w:rsidP="005B3BB9">
      <w:pPr>
        <w:pStyle w:val="B12Ashurst"/>
      </w:pPr>
      <w:r w:rsidRPr="00462199">
        <w:t xml:space="preserve">then a </w:t>
      </w:r>
      <w:r w:rsidRPr="00462199">
        <w:rPr>
          <w:b/>
        </w:rPr>
        <w:t>"Misleading Measurement Data Termination Event"</w:t>
      </w:r>
      <w:r w:rsidRPr="00462199">
        <w:t xml:space="preserve"> will be deemed to have occurred.</w:t>
      </w:r>
    </w:p>
    <w:p w14:paraId="15B48B57" w14:textId="23DA52E8" w:rsidR="00D179D6" w:rsidRPr="00462199" w:rsidRDefault="00D179D6" w:rsidP="005B3BB9">
      <w:pPr>
        <w:pStyle w:val="H1Ashurst"/>
      </w:pPr>
      <w:bookmarkStart w:id="3945" w:name="_Ref144113919"/>
      <w:bookmarkStart w:id="3946" w:name="_Ref144117989"/>
      <w:bookmarkStart w:id="3947" w:name="_Ref144459157"/>
      <w:bookmarkStart w:id="3948" w:name="_Toc149833685"/>
      <w:bookmarkEnd w:id="3940"/>
      <w:r w:rsidRPr="00462199">
        <w:t>Producer undertakings: Information provision and no cumulation of Subsidy, state aid and/or union funding</w:t>
      </w:r>
      <w:bookmarkEnd w:id="3945"/>
      <w:bookmarkEnd w:id="3946"/>
      <w:bookmarkEnd w:id="3947"/>
      <w:bookmarkEnd w:id="3948"/>
    </w:p>
    <w:p w14:paraId="4A5253D5" w14:textId="77777777" w:rsidR="00D179D6" w:rsidRPr="00462199" w:rsidRDefault="00D179D6" w:rsidP="005B3BB9">
      <w:pPr>
        <w:pStyle w:val="NormalBoldAshurst"/>
      </w:pPr>
      <w:r w:rsidRPr="00462199">
        <w:rPr>
          <w:i/>
        </w:rPr>
        <w:t>Provision of Information to the LCHA Counterparty</w:t>
      </w:r>
    </w:p>
    <w:p w14:paraId="5366FA4E" w14:textId="5B4E38D6" w:rsidR="00D179D6" w:rsidRPr="00462199" w:rsidRDefault="00D179D6" w:rsidP="005B3BB9">
      <w:pPr>
        <w:pStyle w:val="H2Ashurst"/>
      </w:pPr>
      <w:bookmarkStart w:id="3949" w:name="_Ref144113920"/>
      <w:r w:rsidRPr="00462199">
        <w:t xml:space="preserve">In addition and without prejudice to its obligations under </w:t>
      </w:r>
      <w:r w:rsidR="007248B2" w:rsidRPr="007248B2">
        <w:t>Condition</w:t>
      </w:r>
      <w:r w:rsidRPr="00462199">
        <w:t xml:space="preserve"> </w:t>
      </w:r>
      <w:r w:rsidR="004A0AD5">
        <w:fldChar w:fldCharType="begin"/>
      </w:r>
      <w:r w:rsidR="004A0AD5">
        <w:instrText xml:space="preserve"> REF _Ref144112996 \w \h </w:instrText>
      </w:r>
      <w:r w:rsidR="004A0AD5">
        <w:fldChar w:fldCharType="separate"/>
      </w:r>
      <w:del w:id="3950" w:author="Faqir, Sofia (Energy Security)" w:date="2023-11-12T19:47:00Z">
        <w:r w:rsidR="00E473FC">
          <w:delText>3.7</w:delText>
        </w:r>
      </w:del>
      <w:r w:rsidR="004A0AD5">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 xml:space="preserve">), </w:t>
      </w:r>
      <w:r w:rsidR="007248B2" w:rsidRPr="007248B2">
        <w:t>Condition</w:t>
      </w:r>
      <w:r w:rsidRPr="00462199">
        <w:t xml:space="preserve"> </w:t>
      </w:r>
      <w:r w:rsidR="004A0AD5">
        <w:fldChar w:fldCharType="begin"/>
      </w:r>
      <w:r w:rsidR="004A0AD5">
        <w:instrText xml:space="preserve"> REF _Ref144113278 \w \h </w:instrText>
      </w:r>
      <w:r w:rsidR="004A0AD5">
        <w:fldChar w:fldCharType="separate"/>
      </w:r>
      <w:del w:id="3951" w:author="Faqir, Sofia (Energy Security)" w:date="2023-11-12T19:47:00Z">
        <w:r w:rsidR="00E473FC">
          <w:delText>4.8</w:delText>
        </w:r>
      </w:del>
      <w:r w:rsidR="004A0AD5">
        <w:fldChar w:fldCharType="end"/>
      </w:r>
      <w:r w:rsidRPr="00462199">
        <w:t xml:space="preserve"> (</w:t>
      </w:r>
      <w:r w:rsidRPr="00462199">
        <w:rPr>
          <w:i/>
        </w:rPr>
        <w:t>Difficulties in achieving the Milestone Requirement</w:t>
      </w:r>
      <w:r w:rsidRPr="00462199">
        <w:t xml:space="preserve">), </w:t>
      </w:r>
      <w:r w:rsidR="007248B2" w:rsidRPr="007248B2">
        <w:t>Condition</w:t>
      </w:r>
      <w:r w:rsidRPr="00462199">
        <w:t xml:space="preserve"> </w:t>
      </w:r>
      <w:r w:rsidR="00997620">
        <w:fldChar w:fldCharType="begin"/>
      </w:r>
      <w:r w:rsidR="00997620">
        <w:instrText xml:space="preserve"> REF _Ref144113799 \w \h </w:instrText>
      </w:r>
      <w:r w:rsidR="00997620">
        <w:fldChar w:fldCharType="separate"/>
      </w:r>
      <w:del w:id="3952" w:author="Faqir, Sofia (Energy Security)" w:date="2023-11-12T19:47:00Z">
        <w:r w:rsidR="00E473FC">
          <w:delText>30.1</w:delText>
        </w:r>
      </w:del>
      <w:r w:rsidR="00997620">
        <w:fldChar w:fldCharType="end"/>
      </w:r>
      <w:r w:rsidRPr="00462199">
        <w:t xml:space="preserve"> (</w:t>
      </w:r>
      <w:r w:rsidRPr="00462199">
        <w:rPr>
          <w:i/>
        </w:rPr>
        <w:t>Producer Undertakings: General</w:t>
      </w:r>
      <w:r w:rsidRPr="00462199">
        <w:t xml:space="preserve">) and </w:t>
      </w:r>
      <w:r w:rsidR="007248B2" w:rsidRPr="007248B2">
        <w:t>Condition</w:t>
      </w:r>
      <w:r w:rsidRPr="00462199">
        <w:t xml:space="preserve"> </w:t>
      </w:r>
      <w:r w:rsidR="00997620">
        <w:fldChar w:fldCharType="begin"/>
      </w:r>
      <w:r w:rsidR="00997620">
        <w:instrText xml:space="preserve"> REF _Ref144115091 \w \h </w:instrText>
      </w:r>
      <w:r w:rsidR="00997620">
        <w:fldChar w:fldCharType="separate"/>
      </w:r>
      <w:del w:id="3953" w:author="Faqir, Sofia (Energy Security)" w:date="2023-11-12T19:47:00Z">
        <w:r w:rsidR="00E473FC">
          <w:delText>70.5</w:delText>
        </w:r>
      </w:del>
      <w:r w:rsidR="00997620">
        <w:fldChar w:fldCharType="end"/>
      </w:r>
      <w:r w:rsidRPr="00462199">
        <w:t xml:space="preserve"> (</w:t>
      </w:r>
      <w:r w:rsidRPr="00462199">
        <w:rPr>
          <w:i/>
        </w:rPr>
        <w:t>Provision of Force Majeure information</w:t>
      </w:r>
      <w:r w:rsidRPr="00462199">
        <w:t xml:space="preserve">), the Producer, acting in accordance with the </w:t>
      </w:r>
      <w:r w:rsidRPr="00462199">
        <w:lastRenderedPageBreak/>
        <w:t>Reasonable and Prudent Standard, shall provide the LCHA Counterparty (and, if requested by the LCHA Counterparty, the LCHA Settlement Services Provider) with:</w:t>
      </w:r>
      <w:bookmarkEnd w:id="3949"/>
    </w:p>
    <w:p w14:paraId="309D59B4" w14:textId="77777777" w:rsidR="00D179D6" w:rsidRPr="00462199" w:rsidRDefault="00D179D6" w:rsidP="00202C21">
      <w:pPr>
        <w:pStyle w:val="H3Ashurst"/>
      </w:pPr>
      <w:bookmarkStart w:id="3954" w:name="_Ref144113921"/>
      <w:r w:rsidRPr="00462199">
        <w:t>the Producer's estimate of:</w:t>
      </w:r>
      <w:bookmarkEnd w:id="3954"/>
    </w:p>
    <w:p w14:paraId="1F87204A" w14:textId="77777777" w:rsidR="00D179D6" w:rsidRPr="00462199" w:rsidRDefault="00D179D6" w:rsidP="005B3BB9">
      <w:pPr>
        <w:pStyle w:val="H4Ashurst"/>
      </w:pPr>
      <w:bookmarkStart w:id="3955" w:name="_Ref144113922"/>
      <w:r w:rsidRPr="00462199">
        <w:t>the expected Start Date;</w:t>
      </w:r>
      <w:bookmarkEnd w:id="3955"/>
    </w:p>
    <w:p w14:paraId="1DEE7ED1" w14:textId="77777777" w:rsidR="00D179D6" w:rsidRPr="00462199" w:rsidRDefault="00D179D6" w:rsidP="005B3BB9">
      <w:pPr>
        <w:pStyle w:val="H4Ashurst"/>
      </w:pPr>
      <w:bookmarkStart w:id="3956" w:name="_Ref144113923"/>
      <w:r w:rsidRPr="00462199">
        <w:t>the Installed Capacity as at the Start Date; and</w:t>
      </w:r>
      <w:bookmarkEnd w:id="3956"/>
    </w:p>
    <w:p w14:paraId="6183D9C9" w14:textId="77777777" w:rsidR="00D179D6" w:rsidRPr="00462199" w:rsidRDefault="00D179D6" w:rsidP="005B3BB9">
      <w:pPr>
        <w:pStyle w:val="H4Ashurst"/>
      </w:pPr>
      <w:bookmarkStart w:id="3957" w:name="_Ref144113924"/>
      <w:r w:rsidRPr="00462199">
        <w:t>the commissioning profile of the Facility,</w:t>
      </w:r>
      <w:bookmarkEnd w:id="3957"/>
    </w:p>
    <w:p w14:paraId="1A46E743" w14:textId="77777777" w:rsidR="00D179D6" w:rsidRPr="00462199" w:rsidRDefault="00D179D6" w:rsidP="00C337B4">
      <w:pPr>
        <w:pStyle w:val="B3Ashurst"/>
      </w:pPr>
      <w:r w:rsidRPr="00462199">
        <w:t>each such estimate to be provided on the Agreement Date and at monthly intervals thereafter;</w:t>
      </w:r>
    </w:p>
    <w:p w14:paraId="2D22B6C1" w14:textId="77777777" w:rsidR="00D179D6" w:rsidRPr="00462199" w:rsidRDefault="00D179D6" w:rsidP="00202C21">
      <w:pPr>
        <w:pStyle w:val="H3Ashurst"/>
      </w:pPr>
      <w:bookmarkStart w:id="3958" w:name="_Ref144113925"/>
      <w:r w:rsidRPr="00462199">
        <w:t>all Information requested by the LCHA Counterparty to comply with its obligations under the LCHA (including the LCHA Settlement Required Information), such Information to be provided as soon as reasonably practicable, and no later than five (5) Business Days (or, if such Information is not within the possession of the Producer, no later than ten (10) Business Days) or such longer period as is specified by the LCHA Counterparty, after the Information is requested;</w:t>
      </w:r>
      <w:bookmarkEnd w:id="3958"/>
    </w:p>
    <w:p w14:paraId="27C9D38B" w14:textId="62E73F9C" w:rsidR="00D179D6" w:rsidRPr="00462199" w:rsidRDefault="00D179D6" w:rsidP="00202C21">
      <w:pPr>
        <w:pStyle w:val="H3Ashurst"/>
      </w:pPr>
      <w:bookmarkStart w:id="3959" w:name="_Ref144113926"/>
      <w:r w:rsidRPr="00462199">
        <w:t xml:space="preserve">all Information requested by the LCHA Counterparty to conduct "know your customer" or similar identification procedures or checks under all applicable laws and regulations pursuant to the transactions contemplated by the LCHA and the other LCHA Documents, such Information to be provided as soon as reasonably practicable, and in any event no later than twenty (20) Business Days (or, if such Information is not within the possession of the Producer, no later than thirty (30) Business Days) or such longer period as is specified by the LCHA Counterparty, following receipt of the LCHA Counterparty's request. Any Information provided by a Producer to the LCHA Counterparty under this </w:t>
      </w:r>
      <w:r w:rsidR="007248B2" w:rsidRPr="007248B2">
        <w:t>Condition</w:t>
      </w:r>
      <w:r w:rsidR="00C9611D">
        <w:t xml:space="preserve"> </w:t>
      </w:r>
      <w:r w:rsidR="00C9611D">
        <w:fldChar w:fldCharType="begin"/>
      </w:r>
      <w:r w:rsidR="00C9611D">
        <w:instrText xml:space="preserve"> REF _Ref144113926 \w \h </w:instrText>
      </w:r>
      <w:r w:rsidR="00C9611D">
        <w:fldChar w:fldCharType="separate"/>
      </w:r>
      <w:del w:id="3960" w:author="Faqir, Sofia (Energy Security)" w:date="2023-11-12T19:47:00Z">
        <w:r w:rsidR="00E473FC">
          <w:delText>33.1(C)</w:delText>
        </w:r>
      </w:del>
      <w:r w:rsidR="00C9611D">
        <w:fldChar w:fldCharType="end"/>
      </w:r>
      <w:r w:rsidRPr="00462199">
        <w:t xml:space="preserve"> shall be accompanied by a Directors' Certificate in respect of such Information;</w:t>
      </w:r>
      <w:bookmarkEnd w:id="3959"/>
    </w:p>
    <w:p w14:paraId="04C555A4" w14:textId="004EDCD1" w:rsidR="00D179D6" w:rsidRPr="00462199" w:rsidRDefault="00D179D6" w:rsidP="00202C21">
      <w:pPr>
        <w:pStyle w:val="H3Ashurst"/>
      </w:pPr>
      <w:bookmarkStart w:id="3961" w:name="_Ref144113927"/>
      <w:r w:rsidRPr="00462199">
        <w:t>for CCUS-Enabled Facilities only, all Information relating to any planned outage or planned maintenance of the relevant CO</w:t>
      </w:r>
      <w:r w:rsidRPr="00462199">
        <w:rPr>
          <w:vertAlign w:val="subscript"/>
        </w:rPr>
        <w:t>2</w:t>
      </w:r>
      <w:r w:rsidRPr="00462199">
        <w:t xml:space="preserve"> T&amp;S Network (including any maintenance programme prepared by the relevant CO</w:t>
      </w:r>
      <w:r w:rsidRPr="00462199">
        <w:rPr>
          <w:vertAlign w:val="subscript"/>
        </w:rPr>
        <w:t>2</w:t>
      </w:r>
      <w:r w:rsidRPr="00462199">
        <w:t xml:space="preserve"> T&amp;S Operator), such information to be provided as soon as reasonably practicable and in any event no later than three (3) Business Days after the relevant CO</w:t>
      </w:r>
      <w:r w:rsidRPr="00462199">
        <w:rPr>
          <w:vertAlign w:val="subscript"/>
        </w:rPr>
        <w:t>2</w:t>
      </w:r>
      <w:r w:rsidRPr="00462199">
        <w:t xml:space="preserve"> T&amp;S Operator has notified the Producer of the same;</w:t>
      </w:r>
      <w:bookmarkEnd w:id="3961"/>
    </w:p>
    <w:p w14:paraId="21731566" w14:textId="77777777" w:rsidR="00D179D6" w:rsidRPr="00462199" w:rsidRDefault="00D179D6" w:rsidP="00202C21">
      <w:pPr>
        <w:pStyle w:val="H3Ashurst"/>
      </w:pPr>
      <w:bookmarkStart w:id="3962" w:name="_Ref144113928"/>
      <w:r w:rsidRPr="00462199">
        <w:t>the Forecast Data, such Forecast Data to be provided:</w:t>
      </w:r>
      <w:bookmarkEnd w:id="3962"/>
    </w:p>
    <w:p w14:paraId="5708B2F5" w14:textId="77777777" w:rsidR="00D179D6" w:rsidRPr="00462199" w:rsidRDefault="00D179D6" w:rsidP="005B3BB9">
      <w:pPr>
        <w:pStyle w:val="H4Ashurst"/>
      </w:pPr>
      <w:bookmarkStart w:id="3963" w:name="_Ref144113929"/>
      <w:r w:rsidRPr="00462199">
        <w:t>no later than ten (10) Business Days after the Agreement Date, for the period from the expected Start Date to the following 31 March and in respect of each Month (or part of a Month) during such period (but only if the Start Date is expected to occur before the following 31 March);</w:t>
      </w:r>
      <w:bookmarkEnd w:id="3963"/>
    </w:p>
    <w:p w14:paraId="03C65718" w14:textId="22AD9C9F" w:rsidR="00D179D6" w:rsidRPr="00462199" w:rsidRDefault="00D179D6" w:rsidP="005B3BB9">
      <w:pPr>
        <w:pStyle w:val="H4Ashurst"/>
      </w:pPr>
      <w:bookmarkStart w:id="3964" w:name="_Ref144113930"/>
      <w:r w:rsidRPr="00462199">
        <w:t>not later than 31 January in each year (or, in relation to the first (</w:t>
      </w:r>
      <w:r w:rsidR="00EA465D" w:rsidRPr="00F20FE1">
        <w:t>1</w:t>
      </w:r>
      <w:r w:rsidR="00EA465D" w:rsidRPr="00F20FE1">
        <w:rPr>
          <w:vertAlign w:val="superscript"/>
        </w:rPr>
        <w:t>st</w:t>
      </w:r>
      <w:r w:rsidRPr="00462199">
        <w:t>) such forecast, and if the Agreement Date is after 31 January, no later than ten (10) Business Days after the Agreement Date) for the twelve (12) Month period commencing on 01 April in the following year in respect of each Month (or part of a Month) during such period, provided that either:</w:t>
      </w:r>
      <w:bookmarkEnd w:id="3964"/>
    </w:p>
    <w:p w14:paraId="6B07F162" w14:textId="77777777" w:rsidR="00D179D6" w:rsidRPr="00462199" w:rsidRDefault="00D179D6" w:rsidP="008F2B75">
      <w:pPr>
        <w:pStyle w:val="H5Ashurst"/>
      </w:pPr>
      <w:bookmarkStart w:id="3965" w:name="_Ref144113931"/>
      <w:r w:rsidRPr="00462199">
        <w:t>such period commences after the Start Date; or</w:t>
      </w:r>
      <w:bookmarkEnd w:id="3965"/>
    </w:p>
    <w:p w14:paraId="2AC42940" w14:textId="77777777" w:rsidR="00D179D6" w:rsidRPr="00462199" w:rsidRDefault="00D179D6" w:rsidP="008F2B75">
      <w:pPr>
        <w:pStyle w:val="H5Ashurst"/>
      </w:pPr>
      <w:bookmarkStart w:id="3966" w:name="_Ref144113932"/>
      <w:r w:rsidRPr="00462199">
        <w:t>the Start Date is expected to occur during such period;</w:t>
      </w:r>
      <w:bookmarkEnd w:id="3966"/>
    </w:p>
    <w:p w14:paraId="426F3E69" w14:textId="5C8023A7" w:rsidR="00D179D6" w:rsidRPr="00462199" w:rsidRDefault="00D179D6" w:rsidP="005B3BB9">
      <w:pPr>
        <w:pStyle w:val="H4Ashurst"/>
      </w:pPr>
      <w:bookmarkStart w:id="3967" w:name="_Ref144113933"/>
      <w:r w:rsidRPr="00462199">
        <w:lastRenderedPageBreak/>
        <w:t xml:space="preserve">not later than six (6) Months prior to the expected Start Date (as provided by the Producer at intervals in accordance with </w:t>
      </w:r>
      <w:r w:rsidR="007248B2" w:rsidRPr="007248B2">
        <w:t>Condition</w:t>
      </w:r>
      <w:r w:rsidR="00C9611D">
        <w:t xml:space="preserve"> </w:t>
      </w:r>
      <w:r w:rsidR="00C9611D">
        <w:fldChar w:fldCharType="begin"/>
      </w:r>
      <w:r w:rsidR="00C9611D">
        <w:instrText xml:space="preserve"> REF _Ref144113922 \w \h </w:instrText>
      </w:r>
      <w:r w:rsidR="00C9611D">
        <w:fldChar w:fldCharType="separate"/>
      </w:r>
      <w:del w:id="3968" w:author="Faqir, Sofia (Energy Security)" w:date="2023-11-12T19:47:00Z">
        <w:r w:rsidR="00E473FC">
          <w:delText>33.1(A)(i)</w:delText>
        </w:r>
      </w:del>
      <w:r w:rsidR="00C9611D">
        <w:fldChar w:fldCharType="end"/>
      </w:r>
      <w:r w:rsidRPr="00462199">
        <w:t>), for the twelve (12) Month period commencing on the expected Start Date); and</w:t>
      </w:r>
      <w:bookmarkEnd w:id="3967"/>
    </w:p>
    <w:p w14:paraId="40BA2AE5" w14:textId="149826FC" w:rsidR="00D179D6" w:rsidRPr="00462199" w:rsidRDefault="00D179D6" w:rsidP="005B3BB9">
      <w:pPr>
        <w:pStyle w:val="H4Ashurst"/>
      </w:pPr>
      <w:bookmarkStart w:id="3969" w:name="_Ref144113934"/>
      <w:r w:rsidRPr="00462199">
        <w:t>not later than five (5) Business Days prior to the first (</w:t>
      </w:r>
      <w:r w:rsidR="00EA465D" w:rsidRPr="00F20FE1">
        <w:t>1</w:t>
      </w:r>
      <w:r w:rsidR="00EA465D" w:rsidRPr="00F20FE1">
        <w:rPr>
          <w:vertAlign w:val="superscript"/>
        </w:rPr>
        <w:t>st</w:t>
      </w:r>
      <w:r w:rsidRPr="00462199">
        <w:t>) day of each Month after the Start Date in respect of:</w:t>
      </w:r>
      <w:bookmarkEnd w:id="3969"/>
    </w:p>
    <w:p w14:paraId="410C6A7C" w14:textId="77777777" w:rsidR="00D179D6" w:rsidRPr="00462199" w:rsidRDefault="00D179D6" w:rsidP="00C337B4">
      <w:pPr>
        <w:pStyle w:val="H5Ashurst"/>
      </w:pPr>
      <w:bookmarkStart w:id="3970" w:name="_Ref144113935"/>
      <w:r w:rsidRPr="00462199">
        <w:t>the next Month; and</w:t>
      </w:r>
      <w:bookmarkEnd w:id="3970"/>
    </w:p>
    <w:p w14:paraId="145DE1FA" w14:textId="77777777" w:rsidR="00D179D6" w:rsidRPr="00462199" w:rsidRDefault="00D179D6" w:rsidP="00C337B4">
      <w:pPr>
        <w:pStyle w:val="H5Ashurst"/>
      </w:pPr>
      <w:bookmarkStart w:id="3971" w:name="_Ref144113936"/>
      <w:r w:rsidRPr="00462199">
        <w:t>any other Months in respect of which the Producer has previously provided forecasts to the LCHA Counterparty (but only if any of the Producer's forecasts have changed);</w:t>
      </w:r>
      <w:bookmarkEnd w:id="3971"/>
    </w:p>
    <w:p w14:paraId="70B2FFDF" w14:textId="77777777" w:rsidR="00D179D6" w:rsidRPr="00462199" w:rsidRDefault="00D179D6" w:rsidP="00202C21">
      <w:pPr>
        <w:pStyle w:val="H3Ashurst"/>
      </w:pPr>
      <w:bookmarkStart w:id="3972" w:name="_Ref144113937"/>
      <w:r w:rsidRPr="00462199">
        <w:t>notification of the occurrence of any event or circumstance which will or is reasonably likely to affect significantly:</w:t>
      </w:r>
      <w:bookmarkEnd w:id="3972"/>
    </w:p>
    <w:p w14:paraId="1E0EF5DD" w14:textId="77777777" w:rsidR="00D179D6" w:rsidRPr="00462199" w:rsidRDefault="00D179D6" w:rsidP="005B3BB9">
      <w:pPr>
        <w:pStyle w:val="H4Ashurst"/>
      </w:pPr>
      <w:bookmarkStart w:id="3973" w:name="_Ref144113938"/>
      <w:r w:rsidRPr="00462199">
        <w:t>any information to be set out, identified or included in a Payment Information Notice; and</w:t>
      </w:r>
      <w:bookmarkEnd w:id="3973"/>
    </w:p>
    <w:p w14:paraId="3EFAEFD5" w14:textId="3AE4B1A8" w:rsidR="00D179D6" w:rsidRPr="00462199" w:rsidRDefault="00D179D6" w:rsidP="005B3BB9">
      <w:pPr>
        <w:pStyle w:val="H4Ashurst"/>
      </w:pPr>
      <w:bookmarkStart w:id="3974" w:name="_Ref144113939"/>
      <w:r w:rsidRPr="00462199">
        <w:t xml:space="preserve">any Information provided by the Producer pursuant to </w:t>
      </w:r>
      <w:r w:rsidR="007248B2" w:rsidRPr="007248B2">
        <w:t>Condition</w:t>
      </w:r>
      <w:r w:rsidR="00C9611D">
        <w:t xml:space="preserve"> </w:t>
      </w:r>
      <w:r w:rsidR="00C9611D">
        <w:fldChar w:fldCharType="begin"/>
      </w:r>
      <w:r w:rsidR="00C9611D">
        <w:instrText xml:space="preserve"> REF _Ref144113926 \w \h </w:instrText>
      </w:r>
      <w:r w:rsidR="00C9611D">
        <w:fldChar w:fldCharType="separate"/>
      </w:r>
      <w:del w:id="3975" w:author="Faqir, Sofia (Energy Security)" w:date="2023-11-12T19:47:00Z">
        <w:r w:rsidR="00E473FC">
          <w:delText>33.1(C)</w:delText>
        </w:r>
      </w:del>
      <w:r w:rsidR="00C9611D">
        <w:fldChar w:fldCharType="end"/>
      </w:r>
      <w:r w:rsidRPr="00462199">
        <w:t>,</w:t>
      </w:r>
      <w:bookmarkEnd w:id="3974"/>
    </w:p>
    <w:p w14:paraId="3BCFA255" w14:textId="0031E81B" w:rsidR="00D179D6" w:rsidRPr="00462199" w:rsidRDefault="00D179D6" w:rsidP="00C337B4">
      <w:pPr>
        <w:pStyle w:val="B3Ashurst"/>
      </w:pPr>
      <w:r w:rsidRPr="00462199">
        <w:t xml:space="preserve">together with Supporting Information in respect of the reasons for such event or circumstance and the impact on (i) </w:t>
      </w:r>
      <w:r w:rsidR="002F719E">
        <w:t>and (ii)</w:t>
      </w:r>
      <w:r w:rsidRPr="00462199">
        <w:t>, such notification to be provided as soon as reasonably practicable, and no later than five (5) Business Days after the Producer has become aware of such an event or circumstance;</w:t>
      </w:r>
    </w:p>
    <w:p w14:paraId="27937C8F" w14:textId="22877A21" w:rsidR="00D179D6" w:rsidRPr="00462199" w:rsidRDefault="00D179D6" w:rsidP="008F2B75">
      <w:pPr>
        <w:pStyle w:val="H3Ashurst"/>
      </w:pPr>
      <w:bookmarkStart w:id="3976" w:name="_Ref144113940"/>
      <w:r w:rsidRPr="00462199">
        <w:t xml:space="preserve">all Information reasonably requested by the LCHA Counterparty regarding the financial </w:t>
      </w:r>
      <w:r w:rsidR="007248B2" w:rsidRPr="007248B2">
        <w:t>condition</w:t>
      </w:r>
      <w:r w:rsidRPr="00462199">
        <w:t>, business or operations of the Producer to enable or assist the LCHA Counterparty to fulfil the LCHA Counterparty Permitted Purposes, such Information to be provided as soon as soon as reasonably practicable and no later than ten (10) Business Days, or such longer period as is specified by the LCHA Counterparty, after such Information is requested;</w:t>
      </w:r>
      <w:bookmarkEnd w:id="3976"/>
    </w:p>
    <w:p w14:paraId="601E4015" w14:textId="77777777" w:rsidR="00D179D6" w:rsidRPr="00462199" w:rsidRDefault="00D179D6" w:rsidP="00202C21">
      <w:pPr>
        <w:pStyle w:val="H3Ashurst"/>
      </w:pPr>
      <w:bookmarkStart w:id="3977" w:name="_Ref144113941"/>
      <w:r w:rsidRPr="00462199">
        <w:t>all Information reasonably requested by the LCHA Counterparty for the purposes of: (i) compiling and evaluating statistics relating to the outcomes of the UKLCH Programme and the impact of that programme across a range of social and economic factors; and (ii) publishing material relating thereto, including announcements and reports describing the general outcomes, merits and achievements relating to the programme, such Information to be provided as soon as soon as reasonably practicable and no later than ten (10) Business Days, or such longer period as is specified by the LCHA Counterparty, after such Information is requested;</w:t>
      </w:r>
      <w:bookmarkEnd w:id="3977"/>
    </w:p>
    <w:p w14:paraId="038D4012" w14:textId="77777777" w:rsidR="00D179D6" w:rsidRPr="00462199" w:rsidRDefault="00D179D6" w:rsidP="00202C21">
      <w:pPr>
        <w:pStyle w:val="H3Ashurst"/>
      </w:pPr>
      <w:bookmarkStart w:id="3978" w:name="_Ref144113942"/>
      <w:r w:rsidRPr="00462199">
        <w:t>as soon as reasonably practicable upon request, all Information reasonably requested by the LCHA Counterparty for the purposes of assessing compliance by the Producer with the Metering Obligation(s) and Measurement Data Obligation(s);</w:t>
      </w:r>
      <w:bookmarkEnd w:id="3978"/>
    </w:p>
    <w:p w14:paraId="5CDFAF3B" w14:textId="77777777" w:rsidR="00D179D6" w:rsidRPr="00462199" w:rsidRDefault="00D179D6" w:rsidP="00202C21">
      <w:pPr>
        <w:pStyle w:val="H3Ashurst"/>
      </w:pPr>
      <w:bookmarkStart w:id="3979" w:name="_Ref144113943"/>
      <w:r w:rsidRPr="00462199">
        <w:t>as soon as reasonably practicable upon becoming aware of them, the details of any litigation, arbitration or administrative suit or proceeding, adjudication, expert determination, Tax claim, or Tax investigation against the Producer which is current; pending before any court, arbitral or other tribunal, administrative or regulatory body or, as the case may be, expert; or, so far as the Producer is aware, for which a formal written notice before action or similar threatening such suit or proceedings has been received and which, if adversely determined, would have or would be reasonably likely to have a Material Adverse Effect;</w:t>
      </w:r>
      <w:bookmarkEnd w:id="3979"/>
    </w:p>
    <w:p w14:paraId="0C524939" w14:textId="77777777" w:rsidR="00D179D6" w:rsidRPr="00462199" w:rsidRDefault="00D179D6" w:rsidP="00202C21">
      <w:pPr>
        <w:pStyle w:val="H3Ashurst"/>
      </w:pPr>
      <w:bookmarkStart w:id="3980" w:name="_Ref144113944"/>
      <w:r w:rsidRPr="00462199">
        <w:t>the Expected Facility Data, such Expected Facility Data to be provided:</w:t>
      </w:r>
      <w:bookmarkEnd w:id="3980"/>
    </w:p>
    <w:p w14:paraId="4BCFBA91" w14:textId="77777777" w:rsidR="00D179D6" w:rsidRPr="00462199" w:rsidRDefault="00D179D6" w:rsidP="005B3BB9">
      <w:pPr>
        <w:pStyle w:val="H4Ashurst"/>
      </w:pPr>
      <w:bookmarkStart w:id="3981" w:name="_Ref144113945"/>
      <w:r w:rsidRPr="00462199">
        <w:lastRenderedPageBreak/>
        <w:t>no later than two (2) Months after the Agreement Date;</w:t>
      </w:r>
      <w:bookmarkEnd w:id="3981"/>
    </w:p>
    <w:p w14:paraId="7B35229E" w14:textId="77777777" w:rsidR="00D179D6" w:rsidRPr="00462199" w:rsidRDefault="00D179D6" w:rsidP="005B3BB9">
      <w:pPr>
        <w:pStyle w:val="H4Ashurst"/>
      </w:pPr>
      <w:bookmarkStart w:id="3982" w:name="_Ref144113946"/>
      <w:r w:rsidRPr="00462199">
        <w:t>no later than two (2) Months after the Milestone Delivery Date; and</w:t>
      </w:r>
      <w:bookmarkEnd w:id="3982"/>
    </w:p>
    <w:p w14:paraId="407DEE5A" w14:textId="77777777" w:rsidR="00D179D6" w:rsidRPr="00462199" w:rsidRDefault="00D179D6" w:rsidP="005B3BB9">
      <w:pPr>
        <w:pStyle w:val="H4Ashurst"/>
      </w:pPr>
      <w:bookmarkStart w:id="3983" w:name="_Ref144113947"/>
      <w:r w:rsidRPr="00462199">
        <w:t>no later than the 31 January in each year during the Term, starting with the year after the year in which the Milestone Delivery Date falls,</w:t>
      </w:r>
      <w:bookmarkEnd w:id="3983"/>
    </w:p>
    <w:p w14:paraId="3A2DBC5A" w14:textId="77777777" w:rsidR="00D179D6" w:rsidRPr="00462199" w:rsidRDefault="00D179D6" w:rsidP="00C337B4">
      <w:pPr>
        <w:pStyle w:val="B3Ashurst"/>
      </w:pPr>
      <w:r w:rsidRPr="00462199">
        <w:t>except that where the Expected Facility Data has not changed significantly since the last submission by the Producer to the LCHA Counterparty of such information, the Producer is not required to resubmit the Expected Facility Data but must submit to the LCHA Counterparty a written confirmation, in form and content satisfactory to the LCHA Counterparty (acting reasonably), that such information has not changed significantly since the last submission;</w:t>
      </w:r>
    </w:p>
    <w:p w14:paraId="079F9161" w14:textId="77777777" w:rsidR="00D179D6" w:rsidRPr="00462199" w:rsidRDefault="00D179D6" w:rsidP="005B3BB9">
      <w:pPr>
        <w:pStyle w:val="H4Ashurst"/>
      </w:pPr>
      <w:bookmarkStart w:id="3984" w:name="_Ref144113948"/>
      <w:r w:rsidRPr="00462199">
        <w:t>as soon as reasonably practicable and in any event no later than ten (10) Business Days after the Producer has become aware of the occurrence of any event or circumstance which will, or is reasonably likely to, significantly affect the accuracy of the Expected Facility Data last submitted; and</w:t>
      </w:r>
      <w:bookmarkEnd w:id="3984"/>
    </w:p>
    <w:p w14:paraId="0F98F10F" w14:textId="77777777" w:rsidR="00D179D6" w:rsidRPr="00462199" w:rsidRDefault="00D179D6" w:rsidP="005B3BB9">
      <w:pPr>
        <w:pStyle w:val="H4Ashurst"/>
      </w:pPr>
      <w:bookmarkStart w:id="3985" w:name="_Ref144113949"/>
      <w:r w:rsidRPr="00462199">
        <w:t>as soon as reasonably practicable and in any event no later than ten (10) Business Days after receipt of a written request by the LCHA Counterparty;</w:t>
      </w:r>
      <w:bookmarkEnd w:id="3985"/>
    </w:p>
    <w:p w14:paraId="7964967A" w14:textId="77777777" w:rsidR="00D179D6" w:rsidRPr="00462199" w:rsidRDefault="00D179D6" w:rsidP="00202C21">
      <w:pPr>
        <w:pStyle w:val="H3Ashurst"/>
      </w:pPr>
      <w:bookmarkStart w:id="3986" w:name="_Ref144113950"/>
      <w:r w:rsidRPr="00462199">
        <w:t>as soon as reasonably practicable, all Information (kept to the Reasonable and Prudent Standard) reasonably requested that represents the status and progress of the Project to date against contractual and Project milestones, showing the critical path of the Project towards these milestones up to the delivery of a Final Installed Capacity Notice;</w:t>
      </w:r>
      <w:bookmarkEnd w:id="3986"/>
    </w:p>
    <w:p w14:paraId="22EDB1D8" w14:textId="72805AC3" w:rsidR="00D179D6" w:rsidRPr="00462199" w:rsidRDefault="00D179D6" w:rsidP="00202C21">
      <w:pPr>
        <w:pStyle w:val="H3Ashurst"/>
      </w:pPr>
      <w:bookmarkStart w:id="3987" w:name="_Ref144113951"/>
      <w:r w:rsidRPr="00462199">
        <w:t xml:space="preserve">each Annual Compliance Report, to be provided in accordance with </w:t>
      </w:r>
      <w:r w:rsidR="007248B2" w:rsidRPr="007248B2">
        <w:t>Condition</w:t>
      </w:r>
      <w:r w:rsidRPr="00462199">
        <w:t xml:space="preserve"> </w:t>
      </w:r>
      <w:r w:rsidR="00997620">
        <w:fldChar w:fldCharType="begin"/>
      </w:r>
      <w:r w:rsidR="00997620">
        <w:instrText xml:space="preserve"> REF _Ref144458578 \w \h </w:instrText>
      </w:r>
      <w:r w:rsidR="00997620">
        <w:fldChar w:fldCharType="separate"/>
      </w:r>
      <w:del w:id="3988" w:author="Faqir, Sofia (Energy Security)" w:date="2023-11-12T19:47:00Z">
        <w:r w:rsidR="00E473FC">
          <w:delText>41</w:delText>
        </w:r>
      </w:del>
      <w:r w:rsidR="00997620">
        <w:fldChar w:fldCharType="end"/>
      </w:r>
      <w:r w:rsidRPr="00462199">
        <w:t xml:space="preserve"> (</w:t>
      </w:r>
      <w:r w:rsidRPr="00462199">
        <w:rPr>
          <w:i/>
        </w:rPr>
        <w:t>Annual Compliance Report and Audit</w:t>
      </w:r>
      <w:r w:rsidRPr="00462199">
        <w:t>);</w:t>
      </w:r>
      <w:bookmarkEnd w:id="3987"/>
    </w:p>
    <w:p w14:paraId="13CC7820" w14:textId="77777777" w:rsidR="00D179D6" w:rsidRPr="00462199" w:rsidRDefault="00D179D6" w:rsidP="00202C21">
      <w:pPr>
        <w:pStyle w:val="H3Ashurst"/>
      </w:pPr>
      <w:bookmarkStart w:id="3989" w:name="_Ref144113952"/>
      <w:r w:rsidRPr="00462199">
        <w:t>each Additional Revenue Report together with a Directors' Certificate and Supporting Information in relation to the same, such report to be provided no later than the 31 January in each year during the Payment Period; and</w:t>
      </w:r>
      <w:bookmarkEnd w:id="3989"/>
    </w:p>
    <w:p w14:paraId="26291022" w14:textId="77777777" w:rsidR="00D179D6" w:rsidRPr="00462199" w:rsidRDefault="00D179D6" w:rsidP="00202C21">
      <w:pPr>
        <w:pStyle w:val="H3Ashurst"/>
      </w:pPr>
      <w:bookmarkStart w:id="3990" w:name="_Ref144113953"/>
      <w:r w:rsidRPr="00462199">
        <w:t>for CCUS-Enabled Facilities only, all Information relating to the CO</w:t>
      </w:r>
      <w:r w:rsidRPr="00462199">
        <w:rPr>
          <w:vertAlign w:val="subscript"/>
        </w:rPr>
        <w:t>2</w:t>
      </w:r>
      <w:r w:rsidRPr="00462199">
        <w:t xml:space="preserve"> T&amp;S Charges (including any invoice provided by the relevant CO</w:t>
      </w:r>
      <w:r w:rsidRPr="00462199">
        <w:rPr>
          <w:vertAlign w:val="subscript"/>
        </w:rPr>
        <w:t>2</w:t>
      </w:r>
      <w:r w:rsidRPr="00462199">
        <w:t xml:space="preserve"> T&amp;S Operator to the Producer), such Information to be provided as soon as reasonably practicable, and no later than three (3) Business Days after the relevant CO</w:t>
      </w:r>
      <w:r w:rsidRPr="00462199">
        <w:rPr>
          <w:vertAlign w:val="subscript"/>
        </w:rPr>
        <w:t>2</w:t>
      </w:r>
      <w:r w:rsidRPr="00462199">
        <w:t xml:space="preserve"> T&amp;S Operator has notified the Producer of the same.</w:t>
      </w:r>
      <w:bookmarkEnd w:id="3990"/>
    </w:p>
    <w:p w14:paraId="105CBE26" w14:textId="77777777" w:rsidR="00D179D6" w:rsidRPr="00462199" w:rsidRDefault="00D179D6" w:rsidP="005B3BB9">
      <w:pPr>
        <w:pStyle w:val="NormalBoldAshurst"/>
      </w:pPr>
      <w:r w:rsidRPr="00462199">
        <w:rPr>
          <w:i/>
        </w:rPr>
        <w:t>Forecast Data</w:t>
      </w:r>
    </w:p>
    <w:p w14:paraId="50F76A75" w14:textId="4126D7C9" w:rsidR="00D179D6" w:rsidRPr="00462199" w:rsidRDefault="00D179D6" w:rsidP="005B3BB9">
      <w:pPr>
        <w:pStyle w:val="H2Ashurst"/>
      </w:pPr>
      <w:bookmarkStart w:id="3991" w:name="_Ref144113954"/>
      <w:r w:rsidRPr="00462199">
        <w:t xml:space="preserve">For the purposes of </w:t>
      </w:r>
      <w:r w:rsidR="007248B2" w:rsidRPr="007248B2">
        <w:t>Condition</w:t>
      </w:r>
      <w:r w:rsidRPr="00462199">
        <w:t xml:space="preserve"> </w:t>
      </w:r>
      <w:r w:rsidRPr="00462199">
        <w:fldChar w:fldCharType="begin"/>
      </w:r>
      <w:r w:rsidRPr="00462199">
        <w:instrText xml:space="preserve">  REF _Ref144113928 \r \h \* MERGEFORMAT </w:instrText>
      </w:r>
      <w:r w:rsidRPr="00462199">
        <w:fldChar w:fldCharType="separate"/>
      </w:r>
      <w:del w:id="3992" w:author="Faqir, Sofia (Energy Security)" w:date="2023-11-12T19:47:00Z">
        <w:r w:rsidR="00E473FC" w:rsidRPr="00E473FC">
          <w:rPr>
            <w:color w:val="000000"/>
          </w:rPr>
          <w:delText>33.1(E)</w:delText>
        </w:r>
      </w:del>
      <w:r w:rsidRPr="00462199">
        <w:fldChar w:fldCharType="end"/>
      </w:r>
      <w:r w:rsidRPr="00462199">
        <w:t xml:space="preserve">, the </w:t>
      </w:r>
      <w:r w:rsidRPr="00462199">
        <w:rPr>
          <w:b/>
        </w:rPr>
        <w:t>"Forecast Data"</w:t>
      </w:r>
      <w:r w:rsidRPr="00462199">
        <w:t xml:space="preserve"> means:</w:t>
      </w:r>
      <w:bookmarkEnd w:id="3991"/>
    </w:p>
    <w:p w14:paraId="3EBBDC40" w14:textId="77777777" w:rsidR="00D179D6" w:rsidRPr="00462199" w:rsidRDefault="00D179D6" w:rsidP="00202C21">
      <w:pPr>
        <w:pStyle w:val="H3Ashurst"/>
      </w:pPr>
      <w:bookmarkStart w:id="3993" w:name="_Ref144113955"/>
      <w:r w:rsidRPr="00462199">
        <w:t>the availability of the Facility;</w:t>
      </w:r>
      <w:bookmarkEnd w:id="3993"/>
    </w:p>
    <w:p w14:paraId="47FD639C" w14:textId="77777777" w:rsidR="00D179D6" w:rsidRPr="00462199" w:rsidRDefault="00D179D6" w:rsidP="00202C21">
      <w:pPr>
        <w:pStyle w:val="H3Ashurst"/>
      </w:pPr>
      <w:bookmarkStart w:id="3994" w:name="_Ref144113956"/>
      <w:r w:rsidRPr="00462199">
        <w:t>any information to be set out, identified or included in a Payment Information Notice; and</w:t>
      </w:r>
      <w:bookmarkEnd w:id="3994"/>
    </w:p>
    <w:p w14:paraId="5EE321C6" w14:textId="77777777" w:rsidR="00D179D6" w:rsidRPr="00462199" w:rsidRDefault="00D179D6" w:rsidP="00202C21">
      <w:pPr>
        <w:pStyle w:val="H3Ashurst"/>
      </w:pPr>
      <w:bookmarkStart w:id="3995" w:name="_Ref144113957"/>
      <w:r w:rsidRPr="00462199">
        <w:t>the Offtaker Forecast Data;</w:t>
      </w:r>
      <w:bookmarkEnd w:id="3995"/>
    </w:p>
    <w:p w14:paraId="4A939B6B" w14:textId="0A31180F" w:rsidR="00D179D6" w:rsidRPr="00462199" w:rsidRDefault="00D179D6" w:rsidP="005B3BB9">
      <w:pPr>
        <w:pStyle w:val="B12Ashurst"/>
      </w:pPr>
      <w:r w:rsidRPr="00462199">
        <w:t xml:space="preserve">in each case in relation to the period referred to in </w:t>
      </w:r>
      <w:r w:rsidR="007248B2" w:rsidRPr="007248B2">
        <w:t>Condition</w:t>
      </w:r>
      <w:r w:rsidRPr="00462199">
        <w:t xml:space="preserve"> </w:t>
      </w:r>
      <w:r w:rsidRPr="00462199">
        <w:fldChar w:fldCharType="begin"/>
      </w:r>
      <w:r w:rsidRPr="00462199">
        <w:instrText xml:space="preserve">  REF _Ref144113928 \r \h \* MERGEFORMAT </w:instrText>
      </w:r>
      <w:r w:rsidRPr="00462199">
        <w:fldChar w:fldCharType="separate"/>
      </w:r>
      <w:del w:id="3996" w:author="Faqir, Sofia (Energy Security)" w:date="2023-11-12T19:47:00Z">
        <w:r w:rsidR="00E473FC" w:rsidRPr="00E473FC">
          <w:rPr>
            <w:color w:val="000000"/>
          </w:rPr>
          <w:delText>33.1(E)</w:delText>
        </w:r>
      </w:del>
      <w:r w:rsidRPr="00462199">
        <w:fldChar w:fldCharType="end"/>
      </w:r>
      <w:r w:rsidRPr="00462199">
        <w:t>.</w:t>
      </w:r>
    </w:p>
    <w:p w14:paraId="1BBE46B1" w14:textId="77777777" w:rsidR="00D179D6" w:rsidRPr="00462199" w:rsidRDefault="00D179D6" w:rsidP="005B3BB9">
      <w:pPr>
        <w:pStyle w:val="NormalBoldAshurst"/>
      </w:pPr>
      <w:r w:rsidRPr="00462199">
        <w:rPr>
          <w:i/>
        </w:rPr>
        <w:t>Accuracy of Information</w:t>
      </w:r>
    </w:p>
    <w:p w14:paraId="6DAAC093" w14:textId="77777777" w:rsidR="00D179D6" w:rsidRPr="00462199" w:rsidRDefault="00D179D6" w:rsidP="005B3BB9">
      <w:pPr>
        <w:pStyle w:val="H2Ashurst"/>
      </w:pPr>
      <w:bookmarkStart w:id="3997" w:name="_Ref144113958"/>
      <w:r w:rsidRPr="00462199">
        <w:t>The Producer shall ensure that:</w:t>
      </w:r>
      <w:bookmarkEnd w:id="3997"/>
    </w:p>
    <w:p w14:paraId="4AAAC428" w14:textId="1874A95B" w:rsidR="00D179D6" w:rsidRPr="00462199" w:rsidRDefault="00D179D6" w:rsidP="00202C21">
      <w:pPr>
        <w:pStyle w:val="H3Ashurst"/>
      </w:pPr>
      <w:bookmarkStart w:id="3998" w:name="_Ref144113959"/>
      <w:r w:rsidRPr="00462199">
        <w:lastRenderedPageBreak/>
        <w:t xml:space="preserve">all forecasts, forward-looking statements and data provided by or on behalf of the Producer pursuant to </w:t>
      </w:r>
      <w:r w:rsidR="007248B2" w:rsidRPr="007248B2">
        <w:t>Condition</w:t>
      </w:r>
      <w:r w:rsidRPr="00462199">
        <w:t xml:space="preserve"> </w:t>
      </w:r>
      <w:r w:rsidR="00997620">
        <w:fldChar w:fldCharType="begin"/>
      </w:r>
      <w:r w:rsidR="00997620">
        <w:instrText xml:space="preserve"> REF _Ref144113920 \w \h </w:instrText>
      </w:r>
      <w:r w:rsidR="00997620">
        <w:fldChar w:fldCharType="separate"/>
      </w:r>
      <w:del w:id="3999" w:author="Faqir, Sofia (Energy Security)" w:date="2023-11-12T19:47:00Z">
        <w:r w:rsidR="00E473FC">
          <w:delText>33.1</w:delText>
        </w:r>
      </w:del>
      <w:r w:rsidR="00997620">
        <w:fldChar w:fldCharType="end"/>
      </w:r>
      <w:r w:rsidRPr="00462199">
        <w:t xml:space="preserve"> are prepared in good faith, on a reasonable basis and with due care and attention; and</w:t>
      </w:r>
      <w:bookmarkEnd w:id="3998"/>
    </w:p>
    <w:p w14:paraId="14341D02" w14:textId="4E91BA7C" w:rsidR="00D179D6" w:rsidRPr="00462199" w:rsidRDefault="00D179D6" w:rsidP="00202C21">
      <w:pPr>
        <w:pStyle w:val="H3Ashurst"/>
      </w:pPr>
      <w:bookmarkStart w:id="4000" w:name="_Ref144113960"/>
      <w:r w:rsidRPr="00462199">
        <w:t xml:space="preserve">all other Information provided by or on behalf of the Producer pursuant to </w:t>
      </w:r>
      <w:r w:rsidR="007248B2" w:rsidRPr="007248B2">
        <w:t>Condition</w:t>
      </w:r>
      <w:r w:rsidRPr="00462199">
        <w:t> </w:t>
      </w:r>
      <w:r w:rsidR="00997620">
        <w:fldChar w:fldCharType="begin"/>
      </w:r>
      <w:r w:rsidR="00997620">
        <w:instrText xml:space="preserve"> REF _Ref144113920 \w \h </w:instrText>
      </w:r>
      <w:r w:rsidR="00997620">
        <w:fldChar w:fldCharType="separate"/>
      </w:r>
      <w:del w:id="4001" w:author="Faqir, Sofia (Energy Security)" w:date="2023-11-12T19:47:00Z">
        <w:r w:rsidR="00E473FC">
          <w:delText>33.1</w:delText>
        </w:r>
      </w:del>
      <w:r w:rsidR="00997620">
        <w:fldChar w:fldCharType="end"/>
      </w:r>
      <w:r w:rsidRPr="00462199">
        <w:t xml:space="preserve"> is true, complete and accurate in all material respects and is not misleading.</w:t>
      </w:r>
      <w:bookmarkEnd w:id="4000"/>
    </w:p>
    <w:p w14:paraId="2E498D7A" w14:textId="77777777" w:rsidR="00D179D6" w:rsidRPr="00462199" w:rsidRDefault="00D179D6" w:rsidP="005B3BB9">
      <w:pPr>
        <w:pStyle w:val="NormalBoldAshurst"/>
      </w:pPr>
      <w:r w:rsidRPr="00462199">
        <w:rPr>
          <w:i/>
        </w:rPr>
        <w:t>Suspension of Payments (Failure to provide KYC Information)</w:t>
      </w:r>
    </w:p>
    <w:p w14:paraId="56C53A31" w14:textId="47AC0A40" w:rsidR="00D179D6" w:rsidRPr="00462199" w:rsidRDefault="00D179D6" w:rsidP="005B3BB9">
      <w:pPr>
        <w:pStyle w:val="H2Ashurst"/>
      </w:pPr>
      <w:bookmarkStart w:id="4002" w:name="_Ref144113961"/>
      <w:r w:rsidRPr="00462199">
        <w:t xml:space="preserve">If the Producer fails to comply with </w:t>
      </w:r>
      <w:r w:rsidR="007248B2" w:rsidRPr="007248B2">
        <w:t>Condition</w:t>
      </w:r>
      <w:r w:rsidRPr="00462199">
        <w:t xml:space="preserve"> </w:t>
      </w:r>
      <w:r w:rsidRPr="00462199">
        <w:fldChar w:fldCharType="begin"/>
      </w:r>
      <w:r w:rsidRPr="00462199">
        <w:instrText xml:space="preserve">  REF _Ref144113926 \r \h \* MERGEFORMAT </w:instrText>
      </w:r>
      <w:r w:rsidRPr="00462199">
        <w:fldChar w:fldCharType="separate"/>
      </w:r>
      <w:del w:id="4003" w:author="Faqir, Sofia (Energy Security)" w:date="2023-11-12T19:47:00Z">
        <w:r w:rsidR="00E473FC" w:rsidRPr="00E473FC">
          <w:rPr>
            <w:color w:val="000000"/>
          </w:rPr>
          <w:delText>33.1(C)</w:delText>
        </w:r>
      </w:del>
      <w:r w:rsidRPr="00462199">
        <w:fldChar w:fldCharType="end"/>
      </w:r>
      <w:r w:rsidRPr="00462199">
        <w:t>, the LCHA Counterparty may</w:t>
      </w:r>
      <w:r w:rsidR="00CA45DA">
        <w:t xml:space="preserve"> elect to suspend payment of any amount(s) which would otherwise be payable by the LCHA Counterparty in any period during which the Producer is </w:t>
      </w:r>
      <w:r w:rsidR="00E4734F">
        <w:t>not in compliance</w:t>
      </w:r>
      <w:r w:rsidR="00CA45DA">
        <w:t xml:space="preserve"> with such obligation, provided that, prior to effecting any such suspension, the LCHA Counterparty shall notify the Producer of: (i) its intention to suspend payment of any such amounts; and (ii) the date from which it proposes to effect such suspension.  </w:t>
      </w:r>
      <w:bookmarkEnd w:id="4002"/>
    </w:p>
    <w:p w14:paraId="1AE13230" w14:textId="1896C162" w:rsidR="00D179D6" w:rsidRPr="00462199" w:rsidRDefault="00D179D6" w:rsidP="005B3BB9">
      <w:pPr>
        <w:pStyle w:val="H2Ashurst"/>
      </w:pPr>
      <w:bookmarkStart w:id="4004" w:name="_Ref144113964"/>
      <w:r w:rsidRPr="00462199">
        <w:t xml:space="preserve">If the Producer subsequently provides the LCHA Counterparty with the Information (accompanied by a Directors' Certificate) requested pursuant to </w:t>
      </w:r>
      <w:r w:rsidR="007248B2" w:rsidRPr="007248B2">
        <w:t>Condition</w:t>
      </w:r>
      <w:r w:rsidRPr="00462199">
        <w:t xml:space="preserve"> </w:t>
      </w:r>
      <w:r w:rsidRPr="00462199">
        <w:fldChar w:fldCharType="begin"/>
      </w:r>
      <w:r w:rsidRPr="00462199">
        <w:instrText xml:space="preserve">  REF _Ref144113926 \r \h \* MERGEFORMAT </w:instrText>
      </w:r>
      <w:r w:rsidRPr="00462199">
        <w:fldChar w:fldCharType="separate"/>
      </w:r>
      <w:del w:id="4005" w:author="Faqir, Sofia (Energy Security)" w:date="2023-11-12T19:47:00Z">
        <w:r w:rsidR="00E473FC" w:rsidRPr="00E473FC">
          <w:rPr>
            <w:color w:val="000000"/>
          </w:rPr>
          <w:delText>33.1(C)</w:delText>
        </w:r>
      </w:del>
      <w:r w:rsidRPr="00462199">
        <w:fldChar w:fldCharType="end"/>
      </w:r>
      <w:r w:rsidRPr="00462199">
        <w:t xml:space="preserve">, any suspension under </w:t>
      </w:r>
      <w:r w:rsidR="007248B2" w:rsidRPr="007248B2">
        <w:t>Condition</w:t>
      </w:r>
      <w:r w:rsidRPr="00462199">
        <w:t xml:space="preserve"> </w:t>
      </w:r>
      <w:r w:rsidR="00997620">
        <w:fldChar w:fldCharType="begin"/>
      </w:r>
      <w:r w:rsidR="00997620">
        <w:instrText xml:space="preserve"> REF _Ref144113961 \w \h </w:instrText>
      </w:r>
      <w:r w:rsidR="00997620">
        <w:fldChar w:fldCharType="separate"/>
      </w:r>
      <w:del w:id="4006" w:author="Faqir, Sofia (Energy Security)" w:date="2023-11-12T19:47:00Z">
        <w:r w:rsidR="00E473FC">
          <w:delText>33.4</w:delText>
        </w:r>
      </w:del>
      <w:r w:rsidR="00997620">
        <w:fldChar w:fldCharType="end"/>
      </w:r>
      <w:r w:rsidRPr="00462199">
        <w:t xml:space="preserve"> shall cease and the LCHA Counterparty shall pay any amounts to the Producer which would have been payable but for the operation of </w:t>
      </w:r>
      <w:r w:rsidR="007248B2" w:rsidRPr="007248B2">
        <w:t>Condition</w:t>
      </w:r>
      <w:r w:rsidRPr="00462199">
        <w:t xml:space="preserve"> </w:t>
      </w:r>
      <w:r w:rsidR="00997620">
        <w:fldChar w:fldCharType="begin"/>
      </w:r>
      <w:r w:rsidR="00997620">
        <w:instrText xml:space="preserve"> REF _Ref144113961 \w \h </w:instrText>
      </w:r>
      <w:r w:rsidR="00997620">
        <w:fldChar w:fldCharType="separate"/>
      </w:r>
      <w:del w:id="4007" w:author="Faqir, Sofia (Energy Security)" w:date="2023-11-12T19:47:00Z">
        <w:r w:rsidR="00E473FC">
          <w:delText>33.4</w:delText>
        </w:r>
      </w:del>
      <w:r w:rsidR="00997620">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amounts payable to the Producer pursuant to this </w:t>
      </w:r>
      <w:r w:rsidR="007248B2" w:rsidRPr="007248B2">
        <w:t>Condition</w:t>
      </w:r>
      <w:r w:rsidRPr="00462199">
        <w:t>.</w:t>
      </w:r>
      <w:bookmarkEnd w:id="4004"/>
    </w:p>
    <w:p w14:paraId="4C4F0FD0" w14:textId="77777777" w:rsidR="00D179D6" w:rsidRPr="00462199" w:rsidRDefault="00D179D6" w:rsidP="005B3BB9">
      <w:pPr>
        <w:pStyle w:val="NormalBoldAshurst"/>
      </w:pPr>
      <w:r w:rsidRPr="00462199">
        <w:rPr>
          <w:i/>
        </w:rPr>
        <w:t>Warranty: No cumulation of Subsidy</w:t>
      </w:r>
    </w:p>
    <w:p w14:paraId="101E7722" w14:textId="77777777" w:rsidR="00D179D6" w:rsidRPr="00462199" w:rsidRDefault="00D179D6" w:rsidP="005B3BB9">
      <w:pPr>
        <w:pStyle w:val="H2Ashurst"/>
      </w:pPr>
      <w:bookmarkStart w:id="4008" w:name="_Ref144113965"/>
      <w:r w:rsidRPr="00462199">
        <w:t>The Producer represents and warrants to the LCHA Counterparty that, as at the Start Date, the following statement is true, accurate and not misleading:</w:t>
      </w:r>
      <w:bookmarkEnd w:id="4008"/>
    </w:p>
    <w:p w14:paraId="7BCCFB49" w14:textId="4444F844" w:rsidR="00D179D6" w:rsidRPr="00462199" w:rsidRDefault="00D179D6" w:rsidP="00202C21">
      <w:pPr>
        <w:pStyle w:val="H3Ashurst"/>
      </w:pPr>
      <w:bookmarkStart w:id="4009" w:name="_Ref144113966"/>
      <w:r w:rsidRPr="00462199">
        <w:t>no Subsidy, State aid</w:t>
      </w:r>
      <w:r w:rsidR="00A54D67">
        <w:t xml:space="preserve">, </w:t>
      </w:r>
      <w:r w:rsidRPr="00462199">
        <w:t xml:space="preserve">Union Funding </w:t>
      </w:r>
      <w:r w:rsidR="00A54D67">
        <w:t>and/or International Funding</w:t>
      </w:r>
      <w:r w:rsidR="009B0453">
        <w:t>,</w:t>
      </w:r>
      <w:r w:rsidR="00A54D67">
        <w:t xml:space="preserve"> </w:t>
      </w:r>
      <w:r w:rsidRPr="00462199">
        <w:t>has been received in relation to the costs of the Project (regardless of whether such subsidy, aid and/or funding is received by the Producer or by any other person), other than:</w:t>
      </w:r>
      <w:bookmarkEnd w:id="4009"/>
    </w:p>
    <w:p w14:paraId="01D1189C" w14:textId="68A8B92E" w:rsidR="00D179D6" w:rsidRPr="00462199" w:rsidRDefault="00D179D6" w:rsidP="005B3BB9">
      <w:pPr>
        <w:pStyle w:val="H4Ashurst"/>
      </w:pPr>
      <w:bookmarkStart w:id="4010" w:name="_Ref144113967"/>
      <w:r w:rsidRPr="00462199">
        <w:t>the subsidy arising under the LCHA and (where relevant) the NZHF Grant Funding Agreement, the RTFO Scheme, the EII Exemption Regulations and/or any Approved Scheme or Funding; or</w:t>
      </w:r>
      <w:bookmarkEnd w:id="4010"/>
    </w:p>
    <w:p w14:paraId="4DA9BA2A" w14:textId="12CB300B" w:rsidR="00D179D6" w:rsidRPr="00462199" w:rsidRDefault="00D179D6" w:rsidP="005B3BB9">
      <w:pPr>
        <w:pStyle w:val="H4Ashurst"/>
      </w:pPr>
      <w:bookmarkStart w:id="4011" w:name="_Ref144113968"/>
      <w:r w:rsidRPr="00462199">
        <w:t>any Subsidy, State aid</w:t>
      </w:r>
      <w:r w:rsidR="00A54D67">
        <w:t xml:space="preserve">, </w:t>
      </w:r>
      <w:r w:rsidRPr="00462199">
        <w:t>Union Funding</w:t>
      </w:r>
      <w:r w:rsidR="00A54D67">
        <w:t xml:space="preserve"> and/or International Funding</w:t>
      </w:r>
      <w:r w:rsidR="009B0453">
        <w:t>,</w:t>
      </w:r>
      <w:r w:rsidRPr="00462199">
        <w:t xml:space="preserve"> notified to the LCHA Counterparty in accordance with the process for the satisfaction or waiver of the Subsidy Control Declaration Operational CP.</w:t>
      </w:r>
      <w:bookmarkEnd w:id="4011"/>
    </w:p>
    <w:p w14:paraId="0357BE85" w14:textId="107CD73E" w:rsidR="00D179D6" w:rsidRPr="00462199" w:rsidRDefault="00D179D6" w:rsidP="005B3BB9">
      <w:pPr>
        <w:pStyle w:val="NormalBoldAshurst"/>
      </w:pPr>
      <w:r w:rsidRPr="00462199">
        <w:rPr>
          <w:i/>
        </w:rPr>
        <w:t>Undertakings: No cumulation of Subsidy, State aid</w:t>
      </w:r>
      <w:r w:rsidR="00A54D67">
        <w:rPr>
          <w:i/>
        </w:rPr>
        <w:t xml:space="preserve">, </w:t>
      </w:r>
      <w:r w:rsidRPr="00462199">
        <w:rPr>
          <w:i/>
        </w:rPr>
        <w:t>Union Funding</w:t>
      </w:r>
      <w:r w:rsidR="00A54D67">
        <w:rPr>
          <w:i/>
        </w:rPr>
        <w:t xml:space="preserve"> and/or International Funding</w:t>
      </w:r>
    </w:p>
    <w:p w14:paraId="5834B5F4" w14:textId="77777777" w:rsidR="00D179D6" w:rsidRPr="00462199" w:rsidRDefault="00D179D6" w:rsidP="005B3BB9">
      <w:pPr>
        <w:pStyle w:val="H2Ashurst"/>
      </w:pPr>
      <w:bookmarkStart w:id="4012" w:name="_Ref144113969"/>
      <w:r w:rsidRPr="00462199">
        <w:t>With effect from the Subsidy Control Declaration Date, the Producer undertakes to the LCHA Counterparty as follows:</w:t>
      </w:r>
      <w:bookmarkEnd w:id="4012"/>
    </w:p>
    <w:p w14:paraId="79352FF9" w14:textId="77777777" w:rsidR="00D179D6" w:rsidRPr="00462199" w:rsidRDefault="00D179D6" w:rsidP="00202C21">
      <w:pPr>
        <w:pStyle w:val="H3Ashurst"/>
      </w:pPr>
      <w:bookmarkStart w:id="4013" w:name="_Ref144113970"/>
      <w:r w:rsidRPr="00462199">
        <w:t>the Producer shall at all times ensure that:</w:t>
      </w:r>
      <w:bookmarkEnd w:id="4013"/>
    </w:p>
    <w:p w14:paraId="087E579A" w14:textId="1F782677" w:rsidR="00D179D6" w:rsidRPr="00462199" w:rsidRDefault="00D179D6" w:rsidP="005B3BB9">
      <w:pPr>
        <w:pStyle w:val="H4Ashurst"/>
      </w:pPr>
      <w:bookmarkStart w:id="4014" w:name="_Ref144113971"/>
      <w:r w:rsidRPr="00462199">
        <w:t>no Subsidy, State aid</w:t>
      </w:r>
      <w:r w:rsidR="00A54D67">
        <w:t xml:space="preserve">, </w:t>
      </w:r>
      <w:r w:rsidRPr="00462199">
        <w:t>Union Funding</w:t>
      </w:r>
      <w:r w:rsidR="00A54D67">
        <w:t xml:space="preserve"> and/or International Funding</w:t>
      </w:r>
      <w:r w:rsidR="009B0453">
        <w:t>,</w:t>
      </w:r>
      <w:r w:rsidRPr="00462199">
        <w:t xml:space="preserve"> is received in relation to the costs of the Project (regardless of whether such subsidy, aid and/or funding is received by the Producer or by any other person), other than the subsidy arising under the LCHA </w:t>
      </w:r>
      <w:commentRangeStart w:id="4015"/>
      <w:commentRangeStart w:id="4016"/>
      <w:r w:rsidRPr="00462199">
        <w:t>(other than</w:t>
      </w:r>
      <w:commentRangeEnd w:id="4015"/>
      <w:r w:rsidR="00D71892" w:rsidRPr="00462199">
        <w:rPr>
          <w:rStyle w:val="CommentReference"/>
          <w:rFonts w:ascii="Arial" w:hAnsi="Arial"/>
          <w:sz w:val="20"/>
          <w:szCs w:val="20"/>
        </w:rPr>
        <w:commentReference w:id="4015"/>
      </w:r>
      <w:commentRangeEnd w:id="4016"/>
      <w:r w:rsidR="00324AF6" w:rsidRPr="00462199">
        <w:rPr>
          <w:rStyle w:val="CommentReference"/>
          <w:rFonts w:ascii="Arial" w:hAnsi="Arial"/>
          <w:sz w:val="20"/>
          <w:szCs w:val="20"/>
        </w:rPr>
        <w:commentReference w:id="4016"/>
      </w:r>
      <w:r w:rsidRPr="00462199">
        <w:t xml:space="preserve"> any Subsidy, State aid</w:t>
      </w:r>
      <w:r w:rsidR="00A54D67">
        <w:t xml:space="preserve">, </w:t>
      </w:r>
      <w:r w:rsidRPr="00462199">
        <w:t xml:space="preserve">Union Funding </w:t>
      </w:r>
      <w:r w:rsidR="00A54D67">
        <w:t xml:space="preserve">and/or International Funding, </w:t>
      </w:r>
      <w:r w:rsidRPr="00462199">
        <w:t xml:space="preserve">of the types described at </w:t>
      </w:r>
      <w:r w:rsidR="007248B2" w:rsidRPr="007248B2">
        <w:t>Condition</w:t>
      </w:r>
      <w:r w:rsidRPr="00462199">
        <w:t xml:space="preserve"> </w:t>
      </w:r>
      <w:r w:rsidRPr="00462199">
        <w:fldChar w:fldCharType="begin"/>
      </w:r>
      <w:r w:rsidRPr="00462199">
        <w:instrText xml:space="preserve">  REF _Ref144113967 \r \h \* MERGEFORMAT </w:instrText>
      </w:r>
      <w:r w:rsidRPr="00462199">
        <w:fldChar w:fldCharType="separate"/>
      </w:r>
      <w:del w:id="4017" w:author="Faqir, Sofia (Energy Security)" w:date="2023-11-12T19:47:00Z">
        <w:r w:rsidR="00E473FC" w:rsidRPr="00E473FC">
          <w:rPr>
            <w:color w:val="000000"/>
          </w:rPr>
          <w:delText>33.6(A)(i)</w:delText>
        </w:r>
      </w:del>
      <w:r w:rsidRPr="00462199">
        <w:fldChar w:fldCharType="end"/>
      </w:r>
      <w:r w:rsidRPr="00462199">
        <w:t xml:space="preserve"> and </w:t>
      </w:r>
      <w:r w:rsidRPr="00462199">
        <w:fldChar w:fldCharType="begin"/>
      </w:r>
      <w:r w:rsidRPr="00462199">
        <w:instrText xml:space="preserve">  REF _Ref144113968 \r \h \* MERGEFORMAT </w:instrText>
      </w:r>
      <w:r w:rsidRPr="00462199">
        <w:fldChar w:fldCharType="separate"/>
      </w:r>
      <w:del w:id="4018" w:author="Faqir, Sofia (Energy Security)" w:date="2023-11-12T19:47:00Z">
        <w:r w:rsidR="00E473FC" w:rsidRPr="00E473FC">
          <w:rPr>
            <w:color w:val="000000"/>
          </w:rPr>
          <w:delText>33.6(A)(ii)</w:delText>
        </w:r>
      </w:del>
      <w:r w:rsidRPr="00462199">
        <w:fldChar w:fldCharType="end"/>
      </w:r>
      <w:r w:rsidRPr="00462199">
        <w:t>); and</w:t>
      </w:r>
      <w:bookmarkEnd w:id="4014"/>
    </w:p>
    <w:p w14:paraId="71F35109" w14:textId="77777777" w:rsidR="00D179D6" w:rsidRPr="00462199" w:rsidRDefault="00D179D6" w:rsidP="005B3BB9">
      <w:pPr>
        <w:pStyle w:val="H4Ashurst"/>
      </w:pPr>
      <w:bookmarkStart w:id="4019" w:name="_Ref144113972"/>
      <w:r w:rsidRPr="00462199">
        <w:lastRenderedPageBreak/>
        <w:t>Total Invoiced Volumes which are Qualifying Volumes are not claimed under the RTFO Scheme (</w:t>
      </w:r>
      <w:r w:rsidRPr="00462199">
        <w:rPr>
          <w:b/>
        </w:rPr>
        <w:t>"RTFO Compliance Obligation"</w:t>
      </w:r>
      <w:r w:rsidRPr="00462199">
        <w:t>);</w:t>
      </w:r>
      <w:bookmarkEnd w:id="4019"/>
    </w:p>
    <w:p w14:paraId="1E78B8EA" w14:textId="77777777" w:rsidR="00D179D6" w:rsidRPr="00462199" w:rsidRDefault="00D179D6" w:rsidP="00202C21">
      <w:pPr>
        <w:pStyle w:val="H3Ashurst"/>
      </w:pPr>
      <w:bookmarkStart w:id="4020" w:name="_Ref144113973"/>
      <w:r w:rsidRPr="00462199">
        <w:t>Notification: the Producer shall:</w:t>
      </w:r>
      <w:bookmarkEnd w:id="4020"/>
    </w:p>
    <w:p w14:paraId="185A9931" w14:textId="77777777" w:rsidR="00D179D6" w:rsidRPr="00462199" w:rsidRDefault="00D179D6" w:rsidP="005B3BB9">
      <w:pPr>
        <w:pStyle w:val="H4Ashurst"/>
      </w:pPr>
      <w:bookmarkStart w:id="4021" w:name="_Ref144113974"/>
      <w:r w:rsidRPr="00462199">
        <w:t>give notice to the LCHA Counterparty as soon as reasonably practicable upon becoming aware that:</w:t>
      </w:r>
      <w:bookmarkEnd w:id="4021"/>
    </w:p>
    <w:p w14:paraId="66B39868" w14:textId="4279BC6A" w:rsidR="00D179D6" w:rsidRPr="00462199" w:rsidRDefault="00D179D6" w:rsidP="008F2B75">
      <w:pPr>
        <w:pStyle w:val="H5Ashurst"/>
      </w:pPr>
      <w:bookmarkStart w:id="4022" w:name="_Ref144113975"/>
      <w:r w:rsidRPr="00462199">
        <w:t>any Subsidy, State aid</w:t>
      </w:r>
      <w:r w:rsidR="009B0453">
        <w:t xml:space="preserve">, </w:t>
      </w:r>
      <w:r w:rsidRPr="00462199">
        <w:t>Union Funding</w:t>
      </w:r>
      <w:r w:rsidR="009B0453">
        <w:t xml:space="preserve"> and/or International Funding,</w:t>
      </w:r>
      <w:r w:rsidRPr="00462199">
        <w:t xml:space="preserve"> has been received in relation to the costs of the Project (regardless of whether such subsidy, aid and/or funding is received by the Producer or by any other person, or is received before, on or after the Subsidy Control Declaration Date) (other than any Subsidy, State aid</w:t>
      </w:r>
      <w:r w:rsidR="009B0453">
        <w:t xml:space="preserve">, </w:t>
      </w:r>
      <w:r w:rsidRPr="00462199">
        <w:t xml:space="preserve">Union Funding </w:t>
      </w:r>
      <w:r w:rsidR="009B0453">
        <w:t xml:space="preserve">and/or International Funding, </w:t>
      </w:r>
      <w:r w:rsidRPr="00462199">
        <w:t xml:space="preserve">of the types described at </w:t>
      </w:r>
      <w:r w:rsidR="007248B2" w:rsidRPr="007248B2">
        <w:t>Condition</w:t>
      </w:r>
      <w:r w:rsidRPr="00462199">
        <w:t xml:space="preserve"> </w:t>
      </w:r>
      <w:r w:rsidRPr="00462199">
        <w:fldChar w:fldCharType="begin"/>
      </w:r>
      <w:r w:rsidRPr="00462199">
        <w:instrText xml:space="preserve">  REF _Ref144113967 \r \h \* MERGEFORMAT </w:instrText>
      </w:r>
      <w:r w:rsidRPr="00462199">
        <w:fldChar w:fldCharType="separate"/>
      </w:r>
      <w:del w:id="4023" w:author="Faqir, Sofia (Energy Security)" w:date="2023-11-12T19:47:00Z">
        <w:r w:rsidR="00E473FC" w:rsidRPr="00E473FC">
          <w:rPr>
            <w:color w:val="000000"/>
          </w:rPr>
          <w:delText>33.6(A)(i)</w:delText>
        </w:r>
      </w:del>
      <w:r w:rsidRPr="00462199">
        <w:fldChar w:fldCharType="end"/>
      </w:r>
      <w:r w:rsidRPr="00462199">
        <w:t xml:space="preserve"> and </w:t>
      </w:r>
      <w:r w:rsidRPr="00462199">
        <w:fldChar w:fldCharType="begin"/>
      </w:r>
      <w:r w:rsidRPr="00462199">
        <w:instrText xml:space="preserve">  REF _Ref144113968 \r \h \* MERGEFORMAT </w:instrText>
      </w:r>
      <w:r w:rsidRPr="00462199">
        <w:fldChar w:fldCharType="separate"/>
      </w:r>
      <w:del w:id="4024" w:author="Faqir, Sofia (Energy Security)" w:date="2023-11-12T19:47:00Z">
        <w:r w:rsidR="00E473FC" w:rsidRPr="00E473FC">
          <w:rPr>
            <w:color w:val="000000"/>
          </w:rPr>
          <w:delText>33.6(A)(ii)</w:delText>
        </w:r>
      </w:del>
      <w:r w:rsidRPr="00462199">
        <w:fldChar w:fldCharType="end"/>
      </w:r>
      <w:r w:rsidRPr="00462199">
        <w:t>); or</w:t>
      </w:r>
      <w:bookmarkEnd w:id="4022"/>
    </w:p>
    <w:p w14:paraId="12EAC30C" w14:textId="408A165C" w:rsidR="00D179D6" w:rsidRPr="00462199" w:rsidRDefault="00D179D6" w:rsidP="008F2B75">
      <w:pPr>
        <w:pStyle w:val="H5Ashurst"/>
      </w:pPr>
      <w:bookmarkStart w:id="4025" w:name="_Ref144113976"/>
      <w:commentRangeStart w:id="4026"/>
      <w:commentRangeStart w:id="4027"/>
      <w:r w:rsidRPr="00462199">
        <w:t xml:space="preserve">Total </w:t>
      </w:r>
      <w:commentRangeEnd w:id="4026"/>
      <w:r w:rsidR="009D15E4" w:rsidRPr="00462199">
        <w:rPr>
          <w:rStyle w:val="CommentReference"/>
          <w:rFonts w:ascii="Arial" w:hAnsi="Arial"/>
          <w:sz w:val="20"/>
          <w:szCs w:val="20"/>
        </w:rPr>
        <w:commentReference w:id="4026"/>
      </w:r>
      <w:commentRangeEnd w:id="4027"/>
      <w:r w:rsidR="00096419" w:rsidRPr="00462199">
        <w:rPr>
          <w:rStyle w:val="CommentReference"/>
          <w:rFonts w:ascii="Arial" w:hAnsi="Arial"/>
          <w:sz w:val="20"/>
          <w:szCs w:val="20"/>
        </w:rPr>
        <w:commentReference w:id="4027"/>
      </w:r>
      <w:r w:rsidRPr="00462199">
        <w:t>Invoiced Volumes which are Qualifying Volumes have been claimed (by the Producer or by any other person) under the RTFO Scheme; and</w:t>
      </w:r>
      <w:bookmarkEnd w:id="4025"/>
    </w:p>
    <w:p w14:paraId="53496119" w14:textId="51C450D2" w:rsidR="00D179D6" w:rsidRPr="00462199" w:rsidRDefault="00D179D6" w:rsidP="005B3BB9">
      <w:pPr>
        <w:pStyle w:val="H4Ashurst"/>
      </w:pPr>
      <w:bookmarkStart w:id="4028" w:name="_Ref144113977"/>
      <w:r w:rsidRPr="00462199">
        <w:t xml:space="preserve">provide the LCHA Counterparty with such Supporting Information regarding compliance or non-compliance by the Producer with the undertaking in </w:t>
      </w:r>
      <w:r w:rsidR="007248B2" w:rsidRPr="007248B2">
        <w:t>Condition</w:t>
      </w:r>
      <w:r w:rsidR="002C796D">
        <w:t xml:space="preserve"> </w:t>
      </w:r>
      <w:r w:rsidR="002C796D">
        <w:fldChar w:fldCharType="begin"/>
      </w:r>
      <w:r w:rsidR="002C796D">
        <w:instrText xml:space="preserve"> REF _Ref144113969 \r \h </w:instrText>
      </w:r>
      <w:r w:rsidR="002C796D">
        <w:fldChar w:fldCharType="separate"/>
      </w:r>
      <w:del w:id="4029" w:author="Faqir, Sofia (Energy Security)" w:date="2023-11-12T19:47:00Z">
        <w:r w:rsidR="00E473FC">
          <w:delText>33.7</w:delText>
        </w:r>
      </w:del>
      <w:r w:rsidR="002C796D">
        <w:fldChar w:fldCharType="end"/>
      </w:r>
      <w:r w:rsidR="002C796D">
        <w:fldChar w:fldCharType="begin"/>
      </w:r>
      <w:r w:rsidR="002C796D">
        <w:instrText xml:space="preserve"> REF _Ref144113970 \r \h </w:instrText>
      </w:r>
      <w:r w:rsidR="002C796D">
        <w:fldChar w:fldCharType="separate"/>
      </w:r>
      <w:del w:id="4030" w:author="Faqir, Sofia (Energy Security)" w:date="2023-11-12T19:47:00Z">
        <w:r w:rsidR="00E473FC">
          <w:delText>A)</w:delText>
        </w:r>
      </w:del>
      <w:r w:rsidR="002C796D">
        <w:fldChar w:fldCharType="end"/>
      </w:r>
      <w:r w:rsidR="002C796D">
        <w:t xml:space="preserve"> </w:t>
      </w:r>
      <w:r w:rsidRPr="00462199">
        <w:t xml:space="preserve">as the LCHA Counterparty reasonably requires, as soon as reasonably practicable and in any event no later than thirty (30) Business Days following receipt of the LCHA Counterparty's request. Any Supporting Information provided by a Producer to the LCHA Counterparty under this </w:t>
      </w:r>
      <w:r w:rsidR="007248B2" w:rsidRPr="007248B2">
        <w:t>Condition</w:t>
      </w:r>
      <w:r w:rsidR="002C796D">
        <w:t xml:space="preserve"> </w:t>
      </w:r>
      <w:r w:rsidR="002C796D">
        <w:fldChar w:fldCharType="begin"/>
      </w:r>
      <w:r w:rsidR="002C796D">
        <w:instrText xml:space="preserve"> REF _Ref144113969 \r \h </w:instrText>
      </w:r>
      <w:r w:rsidR="002C796D">
        <w:fldChar w:fldCharType="separate"/>
      </w:r>
      <w:del w:id="4031" w:author="Faqir, Sofia (Energy Security)" w:date="2023-11-12T19:47:00Z">
        <w:r w:rsidR="00E473FC">
          <w:delText>33.7</w:delText>
        </w:r>
      </w:del>
      <w:r w:rsidR="002C796D">
        <w:fldChar w:fldCharType="end"/>
      </w:r>
      <w:r w:rsidR="002C796D">
        <w:fldChar w:fldCharType="begin"/>
      </w:r>
      <w:r w:rsidR="002C796D">
        <w:instrText xml:space="preserve"> REF _Ref144113973 \r \h </w:instrText>
      </w:r>
      <w:r w:rsidR="002C796D">
        <w:fldChar w:fldCharType="separate"/>
      </w:r>
      <w:del w:id="4032" w:author="Faqir, Sofia (Energy Security)" w:date="2023-11-12T19:47:00Z">
        <w:r w:rsidR="00E473FC">
          <w:delText>B)</w:delText>
        </w:r>
      </w:del>
      <w:r w:rsidR="002C796D">
        <w:fldChar w:fldCharType="end"/>
      </w:r>
      <w:r w:rsidR="002C796D">
        <w:fldChar w:fldCharType="begin"/>
      </w:r>
      <w:r w:rsidR="002C796D">
        <w:instrText xml:space="preserve"> REF _Ref144113977 \r \h </w:instrText>
      </w:r>
      <w:r w:rsidR="002C796D">
        <w:fldChar w:fldCharType="separate"/>
      </w:r>
      <w:del w:id="4033" w:author="Faqir, Sofia (Energy Security)" w:date="2023-11-12T19:47:00Z">
        <w:r w:rsidR="00E473FC">
          <w:delText>ii)</w:delText>
        </w:r>
      </w:del>
      <w:r w:rsidR="002C796D">
        <w:fldChar w:fldCharType="end"/>
      </w:r>
      <w:r w:rsidR="002C796D">
        <w:t xml:space="preserve"> </w:t>
      </w:r>
      <w:r w:rsidRPr="00462199">
        <w:t>shall be accompanied by a Directors' Certificate in respect of such Supporting Information; and</w:t>
      </w:r>
      <w:bookmarkEnd w:id="4028"/>
    </w:p>
    <w:p w14:paraId="411EEFB2" w14:textId="77777777" w:rsidR="00D179D6" w:rsidRPr="00462199" w:rsidRDefault="00D179D6" w:rsidP="00202C21">
      <w:pPr>
        <w:pStyle w:val="H3Ashurst"/>
      </w:pPr>
      <w:bookmarkStart w:id="4034" w:name="_Ref144113978"/>
      <w:r w:rsidRPr="00462199">
        <w:t>Repayment:</w:t>
      </w:r>
      <w:bookmarkEnd w:id="4034"/>
    </w:p>
    <w:p w14:paraId="5ADE63EB" w14:textId="0613EECD" w:rsidR="00D179D6" w:rsidRPr="00462199" w:rsidRDefault="00D179D6" w:rsidP="005B3BB9">
      <w:pPr>
        <w:pStyle w:val="H4Ashurst"/>
      </w:pPr>
      <w:bookmarkStart w:id="4035" w:name="_Ref144113979"/>
      <w:r w:rsidRPr="00462199">
        <w:t xml:space="preserve">if </w:t>
      </w:r>
      <w:r w:rsidR="007248B2" w:rsidRPr="007248B2">
        <w:t>Condition</w:t>
      </w:r>
      <w:r w:rsidR="00C9611D">
        <w:t xml:space="preserve"> </w:t>
      </w:r>
      <w:r w:rsidR="00C9611D">
        <w:fldChar w:fldCharType="begin"/>
      </w:r>
      <w:r w:rsidR="00C9611D">
        <w:instrText xml:space="preserve"> REF _Ref144113971 \w \h </w:instrText>
      </w:r>
      <w:r w:rsidR="00C9611D">
        <w:fldChar w:fldCharType="separate"/>
      </w:r>
      <w:del w:id="4036" w:author="Faqir, Sofia (Energy Security)" w:date="2023-11-12T19:47:00Z">
        <w:r w:rsidR="00E473FC">
          <w:delText>33.7(A)(i)</w:delText>
        </w:r>
      </w:del>
      <w:r w:rsidR="00C9611D">
        <w:fldChar w:fldCharType="end"/>
      </w:r>
      <w:r w:rsidRPr="00462199">
        <w:t xml:space="preserve"> </w:t>
      </w:r>
      <w:commentRangeStart w:id="4037"/>
      <w:commentRangeStart w:id="4038"/>
      <w:r w:rsidRPr="00462199">
        <w:t>applies</w:t>
      </w:r>
      <w:commentRangeEnd w:id="4037"/>
      <w:r w:rsidR="00BE58A1" w:rsidRPr="00462199">
        <w:rPr>
          <w:rStyle w:val="CommentReference"/>
          <w:rFonts w:ascii="Arial" w:hAnsi="Arial"/>
          <w:sz w:val="20"/>
          <w:szCs w:val="20"/>
        </w:rPr>
        <w:commentReference w:id="4037"/>
      </w:r>
      <w:commentRangeEnd w:id="4038"/>
      <w:r w:rsidR="009D36F2" w:rsidRPr="00462199">
        <w:rPr>
          <w:rStyle w:val="CommentReference"/>
          <w:rFonts w:ascii="Arial" w:hAnsi="Arial"/>
          <w:sz w:val="20"/>
          <w:szCs w:val="20"/>
        </w:rPr>
        <w:commentReference w:id="4038"/>
      </w:r>
      <w:r w:rsidRPr="00462199">
        <w:t>, the Producer shall repay or procure the repayment of any Subsidy, State aid</w:t>
      </w:r>
      <w:r w:rsidR="009B0453">
        <w:t xml:space="preserve">, </w:t>
      </w:r>
      <w:r w:rsidRPr="00462199">
        <w:t xml:space="preserve">Union Funding </w:t>
      </w:r>
      <w:r w:rsidR="009B0453">
        <w:t xml:space="preserve">and/or International Funding, </w:t>
      </w:r>
      <w:r w:rsidRPr="00462199">
        <w:t xml:space="preserve">which has been received in relation to the costs of the Project (regardless of whether such subsidy, aid and/or funding is received by the Producer or by any other person or is received before, on or after the Subsidy Control Declaration Date) (as adjusted for interest in accordance with </w:t>
      </w:r>
      <w:r w:rsidR="007248B2" w:rsidRPr="007248B2">
        <w:t>Condition</w:t>
      </w:r>
      <w:r w:rsidRPr="00462199">
        <w:t xml:space="preserve"> </w:t>
      </w:r>
      <w:r w:rsidR="00997620">
        <w:fldChar w:fldCharType="begin"/>
      </w:r>
      <w:r w:rsidR="00997620">
        <w:instrText xml:space="preserve"> REF _Ref144113993 \w \h </w:instrText>
      </w:r>
      <w:r w:rsidR="00997620">
        <w:fldChar w:fldCharType="separate"/>
      </w:r>
      <w:del w:id="4039" w:author="Faqir, Sofia (Energy Security)" w:date="2023-11-12T19:47:00Z">
        <w:r w:rsidR="00E473FC">
          <w:delText>33.14</w:delText>
        </w:r>
      </w:del>
      <w:r w:rsidR="00997620">
        <w:fldChar w:fldCharType="end"/>
      </w:r>
      <w:r w:rsidRPr="00462199">
        <w:t xml:space="preserve"> (</w:t>
      </w:r>
      <w:r w:rsidRPr="00462199">
        <w:rPr>
          <w:i/>
        </w:rPr>
        <w:t>Subsidy Interest</w:t>
      </w:r>
      <w:r w:rsidRPr="00462199">
        <w:t>)) to the granter of such subsidy, aid or funding (other than any Subsidy, State aid</w:t>
      </w:r>
      <w:r w:rsidR="009B0453">
        <w:t xml:space="preserve">, </w:t>
      </w:r>
      <w:r w:rsidRPr="00462199">
        <w:t xml:space="preserve">Union Funding </w:t>
      </w:r>
      <w:r w:rsidR="009B0453">
        <w:t xml:space="preserve">and/or International Funding, </w:t>
      </w:r>
      <w:r w:rsidRPr="00462199">
        <w:t xml:space="preserve">of the types described at </w:t>
      </w:r>
      <w:r w:rsidR="007248B2" w:rsidRPr="007248B2">
        <w:t>Condition</w:t>
      </w:r>
      <w:r w:rsidRPr="00462199">
        <w:t> </w:t>
      </w:r>
      <w:r w:rsidRPr="00462199">
        <w:fldChar w:fldCharType="begin"/>
      </w:r>
      <w:r w:rsidRPr="00462199">
        <w:instrText xml:space="preserve">  REF _Ref144113967 \r \h \* MERGEFORMAT </w:instrText>
      </w:r>
      <w:r w:rsidRPr="00462199">
        <w:fldChar w:fldCharType="separate"/>
      </w:r>
      <w:del w:id="4040" w:author="Faqir, Sofia (Energy Security)" w:date="2023-11-12T19:47:00Z">
        <w:r w:rsidR="00E473FC" w:rsidRPr="00E473FC">
          <w:rPr>
            <w:color w:val="000000"/>
          </w:rPr>
          <w:delText>33.6(A)(i)</w:delText>
        </w:r>
      </w:del>
      <w:r w:rsidRPr="00462199">
        <w:fldChar w:fldCharType="end"/>
      </w:r>
      <w:r w:rsidRPr="00462199">
        <w:t xml:space="preserve"> and </w:t>
      </w:r>
      <w:r w:rsidRPr="00462199">
        <w:fldChar w:fldCharType="begin"/>
      </w:r>
      <w:r w:rsidRPr="00462199">
        <w:instrText xml:space="preserve">  REF _Ref144113968 \r \h \* MERGEFORMAT </w:instrText>
      </w:r>
      <w:r w:rsidRPr="00462199">
        <w:fldChar w:fldCharType="separate"/>
      </w:r>
      <w:del w:id="4041" w:author="Faqir, Sofia (Energy Security)" w:date="2023-11-12T19:47:00Z">
        <w:r w:rsidR="00E473FC" w:rsidRPr="00E473FC">
          <w:rPr>
            <w:color w:val="000000"/>
          </w:rPr>
          <w:delText>33.6(A)(ii)</w:delText>
        </w:r>
      </w:del>
      <w:r w:rsidRPr="00462199">
        <w:fldChar w:fldCharType="end"/>
      </w:r>
      <w:r w:rsidRPr="00462199">
        <w:t>); and</w:t>
      </w:r>
      <w:bookmarkEnd w:id="4035"/>
    </w:p>
    <w:p w14:paraId="20AC0990" w14:textId="47EBF95D" w:rsidR="00D179D6" w:rsidRPr="00462199" w:rsidRDefault="00D179D6" w:rsidP="005B3BB9">
      <w:pPr>
        <w:pStyle w:val="H4Ashurst"/>
      </w:pPr>
      <w:bookmarkStart w:id="4042" w:name="_Ref144113980"/>
      <w:r w:rsidRPr="00462199">
        <w:t xml:space="preserve">if </w:t>
      </w:r>
      <w:r w:rsidR="007248B2" w:rsidRPr="007248B2">
        <w:t>Condition</w:t>
      </w:r>
      <w:r w:rsidR="00C9611D">
        <w:t xml:space="preserve"> </w:t>
      </w:r>
      <w:r w:rsidR="00C9611D">
        <w:fldChar w:fldCharType="begin"/>
      </w:r>
      <w:r w:rsidR="00C9611D">
        <w:instrText xml:space="preserve"> REF _Ref144113972 \w \h </w:instrText>
      </w:r>
      <w:r w:rsidR="00C9611D">
        <w:fldChar w:fldCharType="separate"/>
      </w:r>
      <w:del w:id="4043" w:author="Faqir, Sofia (Energy Security)" w:date="2023-11-12T19:47:00Z">
        <w:r w:rsidR="00E473FC">
          <w:delText>33.7(A)(ii)</w:delText>
        </w:r>
      </w:del>
      <w:r w:rsidR="00C9611D">
        <w:fldChar w:fldCharType="end"/>
      </w:r>
      <w:r w:rsidRPr="00462199">
        <w:t xml:space="preserve"> applies, without prejudice to </w:t>
      </w:r>
      <w:r w:rsidR="007248B2" w:rsidRPr="007248B2">
        <w:t>Condition</w:t>
      </w:r>
      <w:r w:rsidRPr="00462199">
        <w:t xml:space="preserve"> </w:t>
      </w:r>
      <w:r w:rsidR="00997620">
        <w:fldChar w:fldCharType="begin"/>
      </w:r>
      <w:r w:rsidR="00997620">
        <w:instrText xml:space="preserve"> REF _Ref144114761 \w \h </w:instrText>
      </w:r>
      <w:r w:rsidR="00997620">
        <w:fldChar w:fldCharType="separate"/>
      </w:r>
      <w:del w:id="4044" w:author="Faqir, Sofia (Energy Security)" w:date="2023-11-12T19:47:00Z">
        <w:r w:rsidR="00E473FC">
          <w:delText>52.27</w:delText>
        </w:r>
      </w:del>
      <w:r w:rsidR="00997620">
        <w:fldChar w:fldCharType="end"/>
      </w:r>
      <w:r w:rsidRPr="00462199">
        <w:t xml:space="preserve"> but, subject to </w:t>
      </w:r>
      <w:r w:rsidR="007248B2" w:rsidRPr="007248B2">
        <w:t>Condition</w:t>
      </w:r>
      <w:r w:rsidRPr="00462199">
        <w:t xml:space="preserve"> </w:t>
      </w:r>
      <w:r w:rsidR="00997620">
        <w:fldChar w:fldCharType="begin"/>
      </w:r>
      <w:r w:rsidR="00997620">
        <w:instrText xml:space="preserve"> REF _Ref144114018 \w \h </w:instrText>
      </w:r>
      <w:r w:rsidR="00997620">
        <w:fldChar w:fldCharType="separate"/>
      </w:r>
      <w:del w:id="4045" w:author="Faqir, Sofia (Energy Security)" w:date="2023-11-12T19:47:00Z">
        <w:r w:rsidR="00E473FC">
          <w:delText>33.20</w:delText>
        </w:r>
      </w:del>
      <w:r w:rsidR="00997620">
        <w:fldChar w:fldCharType="end"/>
      </w:r>
      <w:r w:rsidRPr="00462199">
        <w:t>, the Producer shall repay any Difference Amount(s) that the LCHA Counterparty has paid the Producer in respect of the RTFO Volumes (</w:t>
      </w:r>
      <w:r w:rsidRPr="00462199">
        <w:rPr>
          <w:b/>
        </w:rPr>
        <w:t>"RTFO Volume Clawback Amount"</w:t>
      </w:r>
      <w:r w:rsidRPr="00462199">
        <w:t xml:space="preserve">) no later than thirty (30) Business Days following notice of a RTFO Compliance Breach pursuant to </w:t>
      </w:r>
      <w:r w:rsidR="007248B2" w:rsidRPr="007248B2">
        <w:t>Condition</w:t>
      </w:r>
      <w:r w:rsidR="00C9611D">
        <w:t xml:space="preserve"> </w:t>
      </w:r>
      <w:r w:rsidR="00C9611D">
        <w:fldChar w:fldCharType="begin"/>
      </w:r>
      <w:r w:rsidR="00C9611D">
        <w:instrText xml:space="preserve"> REF _Ref144113973 \w \h </w:instrText>
      </w:r>
      <w:r w:rsidR="00C9611D">
        <w:fldChar w:fldCharType="separate"/>
      </w:r>
      <w:del w:id="4046" w:author="Faqir, Sofia (Energy Security)" w:date="2023-11-12T19:47:00Z">
        <w:r w:rsidR="00E473FC">
          <w:delText>33.7(B)</w:delText>
        </w:r>
      </w:del>
      <w:r w:rsidR="00C9611D">
        <w:fldChar w:fldCharType="end"/>
      </w:r>
      <w:r w:rsidRPr="00462199">
        <w:t xml:space="preserve"> or </w:t>
      </w:r>
      <w:r w:rsidR="007248B2" w:rsidRPr="007248B2">
        <w:t>Condition</w:t>
      </w:r>
      <w:r w:rsidRPr="00462199">
        <w:t xml:space="preserve"> </w:t>
      </w:r>
      <w:r w:rsidR="00997620">
        <w:fldChar w:fldCharType="begin"/>
      </w:r>
      <w:r w:rsidR="00997620">
        <w:instrText xml:space="preserve"> REF _Ref144113981 \w \h </w:instrText>
      </w:r>
      <w:r w:rsidR="00997620">
        <w:fldChar w:fldCharType="separate"/>
      </w:r>
      <w:del w:id="4047" w:author="Faqir, Sofia (Energy Security)" w:date="2023-11-12T19:47:00Z">
        <w:r w:rsidR="00E473FC">
          <w:delText>33.8</w:delText>
        </w:r>
      </w:del>
      <w:r w:rsidR="00997620">
        <w:fldChar w:fldCharType="end"/>
      </w:r>
      <w:r w:rsidRPr="00462199">
        <w:t xml:space="preserve"> (as applicable).</w:t>
      </w:r>
      <w:bookmarkEnd w:id="4042"/>
    </w:p>
    <w:p w14:paraId="02F78EF7" w14:textId="77777777" w:rsidR="00D179D6" w:rsidRPr="00462199" w:rsidRDefault="00D179D6" w:rsidP="005B3BB9">
      <w:pPr>
        <w:pStyle w:val="NormalBoldAshurst"/>
        <w:rPr>
          <w:lang w:eastAsia="zh-CN"/>
        </w:rPr>
      </w:pPr>
      <w:r w:rsidRPr="00462199">
        <w:rPr>
          <w:i/>
        </w:rPr>
        <w:t>Notification by LCHA Counterparty of RTFO Compliance Breach</w:t>
      </w:r>
    </w:p>
    <w:p w14:paraId="6E344F4D" w14:textId="77777777" w:rsidR="00D179D6" w:rsidRPr="00462199" w:rsidRDefault="00D179D6" w:rsidP="005B3BB9">
      <w:pPr>
        <w:pStyle w:val="H2Ashurst"/>
        <w:rPr>
          <w:lang w:eastAsia="zh-CN"/>
        </w:rPr>
      </w:pPr>
      <w:bookmarkStart w:id="4048" w:name="_Ref144113981"/>
      <w:r w:rsidRPr="00462199">
        <w:t>The LCHA Counterparty may at any time give a notice to the Producer if it considers that there is a breach of the RTFO Compliance Obligation, with such notice to be accompanied by such Supporting Information as the LCHA Counterparty considers necessary to evidence such breach.</w:t>
      </w:r>
      <w:bookmarkEnd w:id="4048"/>
    </w:p>
    <w:p w14:paraId="67D3384E" w14:textId="77777777" w:rsidR="00D179D6" w:rsidRPr="00462199" w:rsidRDefault="00D179D6" w:rsidP="005B3BB9">
      <w:pPr>
        <w:pStyle w:val="NormalBoldAshurst"/>
      </w:pPr>
      <w:r w:rsidRPr="00462199">
        <w:rPr>
          <w:i/>
        </w:rPr>
        <w:lastRenderedPageBreak/>
        <w:t>Suspension of Payments</w:t>
      </w:r>
    </w:p>
    <w:p w14:paraId="2D23F881" w14:textId="004CC4C3" w:rsidR="00D179D6" w:rsidRPr="00462199" w:rsidRDefault="00D179D6" w:rsidP="005B3BB9">
      <w:pPr>
        <w:pStyle w:val="H2Ashurst"/>
      </w:pPr>
      <w:bookmarkStart w:id="4049" w:name="_Ref144113982"/>
      <w:r w:rsidRPr="00462199">
        <w:t xml:space="preserve">If the Producer breaches </w:t>
      </w:r>
      <w:r w:rsidR="007248B2" w:rsidRPr="007248B2">
        <w:t>Condition</w:t>
      </w:r>
      <w:r w:rsidRPr="00462199">
        <w:t xml:space="preserve"> </w:t>
      </w:r>
      <w:r w:rsidR="00997620">
        <w:fldChar w:fldCharType="begin"/>
      </w:r>
      <w:r w:rsidR="00997620">
        <w:instrText xml:space="preserve"> REF _Ref144113965 \w \h </w:instrText>
      </w:r>
      <w:r w:rsidR="00997620">
        <w:fldChar w:fldCharType="separate"/>
      </w:r>
      <w:del w:id="4050" w:author="Faqir, Sofia (Energy Security)" w:date="2023-11-12T19:47:00Z">
        <w:r w:rsidR="00E473FC">
          <w:delText>33.6</w:delText>
        </w:r>
      </w:del>
      <w:r w:rsidR="00997620">
        <w:fldChar w:fldCharType="end"/>
      </w:r>
      <w:r w:rsidRPr="00462199">
        <w:t xml:space="preserve"> or fails to comply with </w:t>
      </w:r>
      <w:r w:rsidR="007248B2" w:rsidRPr="007248B2">
        <w:t>Condition</w:t>
      </w:r>
      <w:r w:rsidRPr="00462199">
        <w:t xml:space="preserve"> </w:t>
      </w:r>
      <w:r w:rsidRPr="00462199">
        <w:fldChar w:fldCharType="begin"/>
      </w:r>
      <w:r w:rsidRPr="00462199">
        <w:instrText xml:space="preserve">  REF _Ref144113970 \r \h \* MERGEFORMAT </w:instrText>
      </w:r>
      <w:r w:rsidRPr="00462199">
        <w:fldChar w:fldCharType="separate"/>
      </w:r>
      <w:del w:id="4051" w:author="Faqir, Sofia (Energy Security)" w:date="2023-11-12T19:47:00Z">
        <w:r w:rsidR="00E473FC" w:rsidRPr="00E473FC">
          <w:rPr>
            <w:color w:val="000000"/>
          </w:rPr>
          <w:delText>33.7(A)</w:delText>
        </w:r>
      </w:del>
      <w:r w:rsidRPr="00462199">
        <w:fldChar w:fldCharType="end"/>
      </w:r>
      <w:r w:rsidRPr="00462199">
        <w:t xml:space="preserve">, the LCHA Counterparty shall (without prejudice to </w:t>
      </w:r>
      <w:r w:rsidR="007248B2" w:rsidRPr="007248B2">
        <w:t>Condition</w:t>
      </w:r>
      <w:r w:rsidRPr="00462199">
        <w:t xml:space="preserve"> </w:t>
      </w:r>
      <w:r w:rsidR="00997620">
        <w:fldChar w:fldCharType="begin"/>
      </w:r>
      <w:r w:rsidR="00997620">
        <w:instrText xml:space="preserve"> REF _Ref144114761 \w \h </w:instrText>
      </w:r>
      <w:r w:rsidR="00997620">
        <w:fldChar w:fldCharType="separate"/>
      </w:r>
      <w:del w:id="4052" w:author="Faqir, Sofia (Energy Security)" w:date="2023-11-12T19:47:00Z">
        <w:r w:rsidR="00E473FC">
          <w:delText>52.27</w:delText>
        </w:r>
      </w:del>
      <w:r w:rsidR="00997620">
        <w:fldChar w:fldCharType="end"/>
      </w:r>
      <w:r w:rsidRPr="00462199">
        <w:t xml:space="preserve"> (</w:t>
      </w:r>
      <w:r w:rsidRPr="00462199">
        <w:rPr>
          <w:i/>
        </w:rPr>
        <w:t>Default Termination)</w:t>
      </w:r>
      <w:r w:rsidRPr="00462199">
        <w:t>):</w:t>
      </w:r>
      <w:bookmarkEnd w:id="4049"/>
    </w:p>
    <w:p w14:paraId="5801437B" w14:textId="28550D98" w:rsidR="00D179D6" w:rsidRPr="00462199" w:rsidRDefault="00D179D6" w:rsidP="00202C21">
      <w:pPr>
        <w:pStyle w:val="H3Ashurst"/>
      </w:pPr>
      <w:bookmarkStart w:id="4053" w:name="_Ref144113983"/>
      <w:r w:rsidRPr="00462199">
        <w:t xml:space="preserve">suspend payment of any amount(s) which would otherwise be payable by the LCHA Counterparty to the Producer, from the date the LCHA Counterparty becomes aware that the Producer has breached or failed to comply with such </w:t>
      </w:r>
      <w:r w:rsidR="007248B2" w:rsidRPr="007248B2">
        <w:t>Condition</w:t>
      </w:r>
      <w:r w:rsidRPr="00462199">
        <w:t xml:space="preserve"> (or as soon as reasonably practicable thereafter); and</w:t>
      </w:r>
      <w:bookmarkEnd w:id="4053"/>
    </w:p>
    <w:p w14:paraId="43869EA0" w14:textId="77777777" w:rsidR="00D179D6" w:rsidRPr="00462199" w:rsidRDefault="00D179D6" w:rsidP="00202C21">
      <w:pPr>
        <w:pStyle w:val="H3Ashurst"/>
      </w:pPr>
      <w:bookmarkStart w:id="4054" w:name="_Ref144113984"/>
      <w:r w:rsidRPr="00462199">
        <w:t>notify the Producer of any suspension as soon as reasonably practicable.</w:t>
      </w:r>
      <w:bookmarkEnd w:id="4054"/>
    </w:p>
    <w:p w14:paraId="1E802AE8" w14:textId="77777777" w:rsidR="00D179D6" w:rsidRPr="00462199" w:rsidRDefault="00D179D6" w:rsidP="005B3BB9">
      <w:pPr>
        <w:pStyle w:val="H2Ashurst"/>
      </w:pPr>
      <w:bookmarkStart w:id="4055" w:name="_Ref144113985"/>
      <w:r w:rsidRPr="00462199">
        <w:t>If the Producer evidences to the satisfaction of the LCHA Counterparty that:</w:t>
      </w:r>
      <w:bookmarkEnd w:id="4055"/>
    </w:p>
    <w:p w14:paraId="35FAC466" w14:textId="57B750B3" w:rsidR="00D179D6" w:rsidRPr="00462199" w:rsidRDefault="00D179D6" w:rsidP="00202C21">
      <w:pPr>
        <w:pStyle w:val="H3Ashurst"/>
      </w:pPr>
      <w:bookmarkStart w:id="4056" w:name="_Ref144113986"/>
      <w:r w:rsidRPr="00462199">
        <w:t xml:space="preserve">if </w:t>
      </w:r>
      <w:r w:rsidR="007248B2" w:rsidRPr="007248B2">
        <w:t>Condition</w:t>
      </w:r>
      <w:r w:rsidRPr="00462199">
        <w:t xml:space="preserve"> </w:t>
      </w:r>
      <w:r w:rsidRPr="00462199">
        <w:fldChar w:fldCharType="begin"/>
      </w:r>
      <w:r w:rsidRPr="00462199">
        <w:instrText xml:space="preserve">  REF _Ref144113971 \r \h \* MERGEFORMAT </w:instrText>
      </w:r>
      <w:r w:rsidRPr="00462199">
        <w:fldChar w:fldCharType="separate"/>
      </w:r>
      <w:del w:id="4057" w:author="Faqir, Sofia (Energy Security)" w:date="2023-11-12T19:47:00Z">
        <w:r w:rsidR="00E473FC" w:rsidRPr="00E473FC">
          <w:rPr>
            <w:color w:val="000000"/>
          </w:rPr>
          <w:delText>33.7(A)(i)</w:delText>
        </w:r>
      </w:del>
      <w:r w:rsidRPr="00462199">
        <w:fldChar w:fldCharType="end"/>
      </w:r>
      <w:r w:rsidRPr="00462199">
        <w:t xml:space="preserve"> </w:t>
      </w:r>
      <w:commentRangeStart w:id="4058"/>
      <w:commentRangeStart w:id="4059"/>
      <w:r w:rsidRPr="00462199">
        <w:t>applies</w:t>
      </w:r>
      <w:commentRangeEnd w:id="4058"/>
      <w:r w:rsidR="00A37B5C" w:rsidRPr="00462199">
        <w:rPr>
          <w:rStyle w:val="CommentReference"/>
          <w:rFonts w:ascii="Arial" w:hAnsi="Arial"/>
          <w:sz w:val="20"/>
          <w:szCs w:val="20"/>
        </w:rPr>
        <w:commentReference w:id="4058"/>
      </w:r>
      <w:commentRangeEnd w:id="4059"/>
      <w:r w:rsidR="00096419" w:rsidRPr="00462199">
        <w:rPr>
          <w:rStyle w:val="CommentReference"/>
          <w:rFonts w:ascii="Arial" w:hAnsi="Arial"/>
          <w:sz w:val="20"/>
          <w:szCs w:val="20"/>
        </w:rPr>
        <w:commentReference w:id="4059"/>
      </w:r>
      <w:r w:rsidRPr="00462199">
        <w:t>, the Subsidy, State aid</w:t>
      </w:r>
      <w:r w:rsidR="009B0453">
        <w:t xml:space="preserve">, </w:t>
      </w:r>
      <w:r w:rsidRPr="00462199">
        <w:t>Union Funding</w:t>
      </w:r>
      <w:r w:rsidR="009B0453">
        <w:t xml:space="preserve"> and/or International Funding,</w:t>
      </w:r>
      <w:r w:rsidRPr="00462199">
        <w:t xml:space="preserve"> (as adjusted for interest in accordance with </w:t>
      </w:r>
      <w:r w:rsidR="007248B2" w:rsidRPr="007248B2">
        <w:t>Condition</w:t>
      </w:r>
      <w:r w:rsidRPr="00462199">
        <w:t xml:space="preserve"> </w:t>
      </w:r>
      <w:r w:rsidR="00997620">
        <w:fldChar w:fldCharType="begin"/>
      </w:r>
      <w:r w:rsidR="00997620">
        <w:instrText xml:space="preserve"> REF _Ref144113993 \w \h </w:instrText>
      </w:r>
      <w:r w:rsidR="00997620">
        <w:fldChar w:fldCharType="separate"/>
      </w:r>
      <w:del w:id="4060" w:author="Faqir, Sofia (Energy Security)" w:date="2023-11-12T19:47:00Z">
        <w:r w:rsidR="00E473FC">
          <w:delText>33.14</w:delText>
        </w:r>
      </w:del>
      <w:r w:rsidR="00997620">
        <w:fldChar w:fldCharType="end"/>
      </w:r>
      <w:r w:rsidRPr="00462199">
        <w:t>) has been repaid in full to the granter; or</w:t>
      </w:r>
      <w:bookmarkEnd w:id="4056"/>
    </w:p>
    <w:p w14:paraId="704D46C8" w14:textId="4E5565BE" w:rsidR="00D179D6" w:rsidRPr="00462199" w:rsidRDefault="00D179D6" w:rsidP="00202C21">
      <w:pPr>
        <w:pStyle w:val="H3Ashurst"/>
      </w:pPr>
      <w:bookmarkStart w:id="4061" w:name="_Ref144113987"/>
      <w:r w:rsidRPr="00462199">
        <w:t xml:space="preserve">if </w:t>
      </w:r>
      <w:r w:rsidR="007248B2" w:rsidRPr="007248B2">
        <w:t>Condition</w:t>
      </w:r>
      <w:r w:rsidRPr="00462199">
        <w:t xml:space="preserve"> </w:t>
      </w:r>
      <w:r w:rsidRPr="00462199">
        <w:fldChar w:fldCharType="begin"/>
      </w:r>
      <w:r w:rsidRPr="00462199">
        <w:instrText xml:space="preserve">  REF _Ref144113972 \r \h \* MERGEFORMAT </w:instrText>
      </w:r>
      <w:r w:rsidRPr="00462199">
        <w:fldChar w:fldCharType="separate"/>
      </w:r>
      <w:del w:id="4062" w:author="Faqir, Sofia (Energy Security)" w:date="2023-11-12T19:47:00Z">
        <w:r w:rsidR="00E473FC" w:rsidRPr="00E473FC">
          <w:rPr>
            <w:color w:val="000000"/>
          </w:rPr>
          <w:delText>33.7(A)(ii)</w:delText>
        </w:r>
      </w:del>
      <w:r w:rsidRPr="00462199">
        <w:fldChar w:fldCharType="end"/>
      </w:r>
      <w:r w:rsidRPr="00462199">
        <w:t xml:space="preserve"> applies, the Difference Amount(s) (as adjusted for interest in accordance with </w:t>
      </w:r>
      <w:r w:rsidR="007248B2" w:rsidRPr="007248B2">
        <w:t>Condition</w:t>
      </w:r>
      <w:r w:rsidRPr="00462199">
        <w:t xml:space="preserve"> </w:t>
      </w:r>
      <w:r w:rsidR="00997620">
        <w:fldChar w:fldCharType="begin"/>
      </w:r>
      <w:r w:rsidR="00997620">
        <w:instrText xml:space="preserve"> REF _Ref144113749 \w \h </w:instrText>
      </w:r>
      <w:r w:rsidR="00997620">
        <w:fldChar w:fldCharType="separate"/>
      </w:r>
      <w:del w:id="4063" w:author="Faqir, Sofia (Energy Security)" w:date="2023-11-12T19:47:00Z">
        <w:r w:rsidR="00E473FC">
          <w:delText>24.2</w:delText>
        </w:r>
      </w:del>
      <w:r w:rsidR="00997620">
        <w:fldChar w:fldCharType="end"/>
      </w:r>
      <w:r w:rsidRPr="00462199">
        <w:t xml:space="preserve"> (</w:t>
      </w:r>
      <w:r w:rsidRPr="00462199">
        <w:rPr>
          <w:i/>
        </w:rPr>
        <w:t>Application of Default Interest</w:t>
      </w:r>
      <w:r w:rsidRPr="00462199">
        <w:t xml:space="preserve">)) has been repaid in full to the LCHA Counterparty pursuant to </w:t>
      </w:r>
      <w:r w:rsidR="007248B2" w:rsidRPr="007248B2">
        <w:t>Condition</w:t>
      </w:r>
      <w:r w:rsidRPr="00462199">
        <w:t xml:space="preserve"> </w:t>
      </w:r>
      <w:r w:rsidRPr="00462199">
        <w:fldChar w:fldCharType="begin"/>
      </w:r>
      <w:r w:rsidRPr="00462199">
        <w:instrText xml:space="preserve">  REF _Ref144113980 \r \h \* MERGEFORMAT </w:instrText>
      </w:r>
      <w:r w:rsidRPr="00462199">
        <w:fldChar w:fldCharType="separate"/>
      </w:r>
      <w:del w:id="4064" w:author="Faqir, Sofia (Energy Security)" w:date="2023-11-12T19:47:00Z">
        <w:r w:rsidR="00E473FC" w:rsidRPr="00E473FC">
          <w:rPr>
            <w:color w:val="000000"/>
          </w:rPr>
          <w:delText>33.7(C)(ii)</w:delText>
        </w:r>
      </w:del>
      <w:r w:rsidRPr="00462199">
        <w:fldChar w:fldCharType="end"/>
      </w:r>
      <w:r w:rsidRPr="00462199">
        <w:t xml:space="preserve"> or </w:t>
      </w:r>
      <w:r w:rsidRPr="00462199">
        <w:fldChar w:fldCharType="begin"/>
      </w:r>
      <w:r w:rsidRPr="00462199">
        <w:instrText xml:space="preserve">  REF _Ref144114012 \r \h \* MERGEFORMAT </w:instrText>
      </w:r>
      <w:r w:rsidRPr="00462199">
        <w:fldChar w:fldCharType="separate"/>
      </w:r>
      <w:del w:id="4065" w:author="Faqir, Sofia (Energy Security)" w:date="2023-11-12T19:47:00Z">
        <w:r w:rsidR="00E473FC" w:rsidRPr="00E473FC">
          <w:rPr>
            <w:color w:val="000000"/>
          </w:rPr>
          <w:delText>33.18(B)</w:delText>
        </w:r>
      </w:del>
      <w:r w:rsidRPr="00462199">
        <w:fldChar w:fldCharType="end"/>
      </w:r>
      <w:r w:rsidRPr="00462199">
        <w:t>,</w:t>
      </w:r>
      <w:bookmarkEnd w:id="4061"/>
    </w:p>
    <w:p w14:paraId="5FA15CAB" w14:textId="0BB81227" w:rsidR="00D179D6" w:rsidRPr="00462199" w:rsidRDefault="00D179D6" w:rsidP="005B3BB9">
      <w:pPr>
        <w:pStyle w:val="B12Ashurst"/>
      </w:pPr>
      <w:r w:rsidRPr="00462199">
        <w:t xml:space="preserve">any suspension under </w:t>
      </w:r>
      <w:r w:rsidR="007248B2" w:rsidRPr="007248B2">
        <w:t>Condition</w:t>
      </w:r>
      <w:r w:rsidRPr="00462199">
        <w:t xml:space="preserve"> </w:t>
      </w:r>
      <w:r w:rsidR="00997620">
        <w:fldChar w:fldCharType="begin"/>
      </w:r>
      <w:r w:rsidR="00997620">
        <w:instrText xml:space="preserve"> REF _Ref144113982 \w \h </w:instrText>
      </w:r>
      <w:r w:rsidR="00997620">
        <w:fldChar w:fldCharType="separate"/>
      </w:r>
      <w:del w:id="4066" w:author="Faqir, Sofia (Energy Security)" w:date="2023-11-12T19:47:00Z">
        <w:r w:rsidR="00E473FC">
          <w:delText>33.9</w:delText>
        </w:r>
      </w:del>
      <w:r w:rsidR="00997620">
        <w:fldChar w:fldCharType="end"/>
      </w:r>
      <w:r w:rsidRPr="00462199">
        <w:t xml:space="preserve"> shall cease and the LCHA Counterparty shall (subject to </w:t>
      </w:r>
      <w:r w:rsidR="007248B2" w:rsidRPr="007248B2">
        <w:t>Condition</w:t>
      </w:r>
      <w:r w:rsidRPr="00462199">
        <w:t xml:space="preserve"> </w:t>
      </w:r>
      <w:r w:rsidR="00997620">
        <w:fldChar w:fldCharType="begin"/>
      </w:r>
      <w:r w:rsidR="00997620">
        <w:instrText xml:space="preserve"> REF _Ref144113989 \w \h </w:instrText>
      </w:r>
      <w:r w:rsidR="00997620">
        <w:fldChar w:fldCharType="separate"/>
      </w:r>
      <w:del w:id="4067" w:author="Faqir, Sofia (Energy Security)" w:date="2023-11-12T19:47:00Z">
        <w:r w:rsidR="00E473FC">
          <w:delText>33.12</w:delText>
        </w:r>
      </w:del>
      <w:r w:rsidR="00997620">
        <w:fldChar w:fldCharType="end"/>
      </w:r>
      <w:r w:rsidRPr="00462199">
        <w:t xml:space="preserve">, where applicable) pay any amounts to the Producer which would have been payable but for the operation of </w:t>
      </w:r>
      <w:r w:rsidR="007248B2" w:rsidRPr="007248B2">
        <w:t>Condition</w:t>
      </w:r>
      <w:r w:rsidRPr="00462199">
        <w:t xml:space="preserve"> </w:t>
      </w:r>
      <w:r w:rsidR="00997620">
        <w:fldChar w:fldCharType="begin"/>
      </w:r>
      <w:r w:rsidR="00997620">
        <w:instrText xml:space="preserve"> REF _Ref144113982 \w \h </w:instrText>
      </w:r>
      <w:r w:rsidR="00997620">
        <w:fldChar w:fldCharType="separate"/>
      </w:r>
      <w:del w:id="4068" w:author="Faqir, Sofia (Energy Security)" w:date="2023-11-12T19:47:00Z">
        <w:r w:rsidR="00E473FC">
          <w:delText>33.9</w:delText>
        </w:r>
      </w:del>
      <w:r w:rsidR="00997620">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amounts payable to the Producer pursuant to this </w:t>
      </w:r>
      <w:r w:rsidR="007248B2" w:rsidRPr="007248B2">
        <w:t>Condition</w:t>
      </w:r>
      <w:r w:rsidRPr="00462199">
        <w:t>.</w:t>
      </w:r>
    </w:p>
    <w:p w14:paraId="4C6CE942" w14:textId="2F9D0DA1" w:rsidR="00D179D6" w:rsidRPr="00462199" w:rsidRDefault="00D179D6" w:rsidP="005B3BB9">
      <w:pPr>
        <w:pStyle w:val="H2Ashurst"/>
      </w:pPr>
      <w:bookmarkStart w:id="4069" w:name="_Ref144113988"/>
      <w:r w:rsidRPr="00462199">
        <w:t xml:space="preserve">Any evidence provided by the Producer to the LCHA Counterparty pursuant to </w:t>
      </w:r>
      <w:r w:rsidR="007248B2" w:rsidRPr="007248B2">
        <w:t>Condition</w:t>
      </w:r>
      <w:r w:rsidRPr="00462199">
        <w:t> </w:t>
      </w:r>
      <w:r w:rsidR="00997620">
        <w:fldChar w:fldCharType="begin"/>
      </w:r>
      <w:r w:rsidR="00997620">
        <w:instrText xml:space="preserve"> REF _Ref144113985 \w \h </w:instrText>
      </w:r>
      <w:r w:rsidR="00997620">
        <w:fldChar w:fldCharType="separate"/>
      </w:r>
      <w:del w:id="4070" w:author="Faqir, Sofia (Energy Security)" w:date="2023-11-12T19:47:00Z">
        <w:r w:rsidR="00E473FC">
          <w:delText>33.10</w:delText>
        </w:r>
      </w:del>
      <w:r w:rsidR="00997620">
        <w:fldChar w:fldCharType="end"/>
      </w:r>
      <w:r w:rsidRPr="00462199">
        <w:t xml:space="preserve"> shall be accompanied by a Directors' Certificate in respect of such evidence.</w:t>
      </w:r>
      <w:bookmarkEnd w:id="4069"/>
    </w:p>
    <w:p w14:paraId="093D5A5A" w14:textId="77777777" w:rsidR="00D179D6" w:rsidRPr="00462199" w:rsidRDefault="00D179D6" w:rsidP="005B3BB9">
      <w:pPr>
        <w:pStyle w:val="NormalBoldAshurst"/>
      </w:pPr>
      <w:r w:rsidRPr="00462199">
        <w:rPr>
          <w:i/>
        </w:rPr>
        <w:t>Suspension of Payments (Failure to Provide Information)</w:t>
      </w:r>
    </w:p>
    <w:p w14:paraId="11BFEC37" w14:textId="37209A74" w:rsidR="00D179D6" w:rsidRPr="00462199" w:rsidRDefault="00D179D6" w:rsidP="005B3BB9">
      <w:pPr>
        <w:pStyle w:val="H2Ashurst"/>
      </w:pPr>
      <w:bookmarkStart w:id="4071" w:name="_Ref144113989"/>
      <w:r w:rsidRPr="00462199">
        <w:t xml:space="preserve">If the Producer fails to comply with </w:t>
      </w:r>
      <w:r w:rsidR="007248B2" w:rsidRPr="007248B2">
        <w:t>Condition</w:t>
      </w:r>
      <w:r w:rsidRPr="00462199">
        <w:t xml:space="preserve"> </w:t>
      </w:r>
      <w:r w:rsidRPr="00462199">
        <w:fldChar w:fldCharType="begin"/>
      </w:r>
      <w:r w:rsidRPr="00462199">
        <w:instrText xml:space="preserve">  REF _Ref144113977 \r \h \* MERGEFORMAT </w:instrText>
      </w:r>
      <w:r w:rsidRPr="00462199">
        <w:fldChar w:fldCharType="separate"/>
      </w:r>
      <w:del w:id="4072" w:author="Faqir, Sofia (Energy Security)" w:date="2023-11-12T19:47:00Z">
        <w:r w:rsidR="00E473FC" w:rsidRPr="00E473FC">
          <w:rPr>
            <w:color w:val="000000"/>
          </w:rPr>
          <w:delText>33.7(B)(ii)</w:delText>
        </w:r>
      </w:del>
      <w:r w:rsidRPr="00462199">
        <w:fldChar w:fldCharType="end"/>
      </w:r>
      <w:r w:rsidRPr="00462199">
        <w:t>, the LCHA Counterparty shall:</w:t>
      </w:r>
      <w:bookmarkEnd w:id="4071"/>
    </w:p>
    <w:p w14:paraId="0AD5B255" w14:textId="00C9F604" w:rsidR="00D179D6" w:rsidRPr="00462199" w:rsidRDefault="00D179D6" w:rsidP="00202C21">
      <w:pPr>
        <w:pStyle w:val="H3Ashurst"/>
      </w:pPr>
      <w:bookmarkStart w:id="4073" w:name="_Ref144113990"/>
      <w:r w:rsidRPr="00462199">
        <w:t xml:space="preserve">suspend payment of any amount(s) which would otherwise be payable by the LCHA Counterparty to the Producer, from the date the LCHA Counterparty becomes aware that the Producer failed to comply with such </w:t>
      </w:r>
      <w:r w:rsidR="007248B2" w:rsidRPr="007248B2">
        <w:t>Condition</w:t>
      </w:r>
      <w:r w:rsidRPr="00462199">
        <w:t xml:space="preserve"> (or as soon as reasonably practicable thereafter); and</w:t>
      </w:r>
      <w:bookmarkEnd w:id="4073"/>
    </w:p>
    <w:p w14:paraId="43270AC5" w14:textId="77777777" w:rsidR="00D179D6" w:rsidRPr="00462199" w:rsidRDefault="00D179D6" w:rsidP="00202C21">
      <w:pPr>
        <w:pStyle w:val="H3Ashurst"/>
      </w:pPr>
      <w:bookmarkStart w:id="4074" w:name="_Ref144113991"/>
      <w:r w:rsidRPr="00462199">
        <w:t>notify the Producer of any suspension as soon as reasonably practicable.</w:t>
      </w:r>
      <w:bookmarkEnd w:id="4074"/>
    </w:p>
    <w:p w14:paraId="4BD501A1" w14:textId="2B134EB9" w:rsidR="00D179D6" w:rsidRPr="00462199" w:rsidRDefault="00D179D6" w:rsidP="005B3BB9">
      <w:pPr>
        <w:pStyle w:val="H2Ashurst"/>
      </w:pPr>
      <w:bookmarkStart w:id="4075" w:name="_Ref144113992"/>
      <w:r w:rsidRPr="00462199">
        <w:t xml:space="preserve">Subject to </w:t>
      </w:r>
      <w:r w:rsidR="007248B2" w:rsidRPr="007248B2">
        <w:t>Condition</w:t>
      </w:r>
      <w:r w:rsidRPr="00462199">
        <w:t xml:space="preserve"> </w:t>
      </w:r>
      <w:r w:rsidR="00997620">
        <w:fldChar w:fldCharType="begin"/>
      </w:r>
      <w:r w:rsidR="00997620">
        <w:instrText xml:space="preserve"> REF _Ref144113982 \w \h </w:instrText>
      </w:r>
      <w:r w:rsidR="00997620">
        <w:fldChar w:fldCharType="separate"/>
      </w:r>
      <w:del w:id="4076" w:author="Faqir, Sofia (Energy Security)" w:date="2023-11-12T19:47:00Z">
        <w:r w:rsidR="00E473FC">
          <w:delText>33.9</w:delText>
        </w:r>
      </w:del>
      <w:r w:rsidR="00997620">
        <w:fldChar w:fldCharType="end"/>
      </w:r>
      <w:r w:rsidRPr="00462199">
        <w:t xml:space="preserve"> and </w:t>
      </w:r>
      <w:r w:rsidR="007248B2" w:rsidRPr="007248B2">
        <w:t>Condition</w:t>
      </w:r>
      <w:r w:rsidRPr="00462199">
        <w:t xml:space="preserve"> </w:t>
      </w:r>
      <w:r w:rsidR="00997620">
        <w:fldChar w:fldCharType="begin"/>
      </w:r>
      <w:r w:rsidR="00997620">
        <w:instrText xml:space="preserve"> REF _Ref144114010 \w \h </w:instrText>
      </w:r>
      <w:r w:rsidR="00997620">
        <w:fldChar w:fldCharType="separate"/>
      </w:r>
      <w:del w:id="4077" w:author="Faqir, Sofia (Energy Security)" w:date="2023-11-12T19:47:00Z">
        <w:r w:rsidR="00E473FC">
          <w:delText>33.18</w:delText>
        </w:r>
      </w:del>
      <w:r w:rsidR="00997620">
        <w:fldChar w:fldCharType="end"/>
      </w:r>
      <w:r w:rsidRPr="00462199">
        <w:t xml:space="preserve">, if the Producer subsequently provides the LCHA Counterparty with the Supporting Information (accompanied by a Directors' Certificate) requested pursuant to </w:t>
      </w:r>
      <w:r w:rsidR="007248B2" w:rsidRPr="007248B2">
        <w:t>Condition</w:t>
      </w:r>
      <w:r w:rsidRPr="00462199">
        <w:t xml:space="preserve"> </w:t>
      </w:r>
      <w:r w:rsidRPr="00462199">
        <w:fldChar w:fldCharType="begin"/>
      </w:r>
      <w:r w:rsidRPr="00462199">
        <w:instrText xml:space="preserve">  REF _Ref144113977 \r \h \* MERGEFORMAT </w:instrText>
      </w:r>
      <w:r w:rsidRPr="00462199">
        <w:fldChar w:fldCharType="separate"/>
      </w:r>
      <w:del w:id="4078" w:author="Faqir, Sofia (Energy Security)" w:date="2023-11-12T19:47:00Z">
        <w:r w:rsidR="00E473FC" w:rsidRPr="00E473FC">
          <w:rPr>
            <w:color w:val="000000"/>
          </w:rPr>
          <w:delText>33.7(B)(ii)</w:delText>
        </w:r>
      </w:del>
      <w:r w:rsidRPr="00462199">
        <w:fldChar w:fldCharType="end"/>
      </w:r>
      <w:r w:rsidRPr="00462199">
        <w:t xml:space="preserve">, any suspension under </w:t>
      </w:r>
      <w:r w:rsidR="007248B2" w:rsidRPr="007248B2">
        <w:t>Condition</w:t>
      </w:r>
      <w:r w:rsidRPr="00462199">
        <w:t> </w:t>
      </w:r>
      <w:r w:rsidR="006D43B7">
        <w:fldChar w:fldCharType="begin"/>
      </w:r>
      <w:r w:rsidR="006D43B7">
        <w:instrText xml:space="preserve"> REF _Ref144113989 \w \h </w:instrText>
      </w:r>
      <w:r w:rsidR="006D43B7">
        <w:fldChar w:fldCharType="separate"/>
      </w:r>
      <w:del w:id="4079" w:author="Faqir, Sofia (Energy Security)" w:date="2023-11-12T19:47:00Z">
        <w:r w:rsidR="00E473FC">
          <w:delText>33.12</w:delText>
        </w:r>
      </w:del>
      <w:r w:rsidR="006D43B7">
        <w:fldChar w:fldCharType="end"/>
      </w:r>
      <w:r w:rsidRPr="00462199">
        <w:t xml:space="preserve"> shall cease and the LCHA Counterparty shall pay any amounts to the Producer which would have been payable but for the operation of </w:t>
      </w:r>
      <w:r w:rsidR="007248B2" w:rsidRPr="007248B2">
        <w:t>Condition</w:t>
      </w:r>
      <w:r w:rsidRPr="00462199">
        <w:t xml:space="preserve"> </w:t>
      </w:r>
      <w:r w:rsidR="006D43B7">
        <w:fldChar w:fldCharType="begin"/>
      </w:r>
      <w:r w:rsidR="006D43B7">
        <w:instrText xml:space="preserve"> REF _Ref144113989 \w \h </w:instrText>
      </w:r>
      <w:r w:rsidR="006D43B7">
        <w:fldChar w:fldCharType="separate"/>
      </w:r>
      <w:del w:id="4080" w:author="Faqir, Sofia (Energy Security)" w:date="2023-11-12T19:47:00Z">
        <w:r w:rsidR="00E473FC">
          <w:delText>33.12</w:delText>
        </w:r>
      </w:del>
      <w:r w:rsidR="006D43B7">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amounts payable to the Producer pursuant to this </w:t>
      </w:r>
      <w:r w:rsidR="007248B2" w:rsidRPr="007248B2">
        <w:t>Condition</w:t>
      </w:r>
      <w:r w:rsidRPr="00462199">
        <w:t>.</w:t>
      </w:r>
      <w:bookmarkEnd w:id="4075"/>
    </w:p>
    <w:p w14:paraId="45AC6411" w14:textId="77777777" w:rsidR="00D179D6" w:rsidRPr="00462199" w:rsidRDefault="00D179D6" w:rsidP="005B3BB9">
      <w:pPr>
        <w:pStyle w:val="NormalBoldAshurst"/>
      </w:pPr>
      <w:r w:rsidRPr="00462199">
        <w:rPr>
          <w:i/>
        </w:rPr>
        <w:t>Subsidy Interest</w:t>
      </w:r>
    </w:p>
    <w:p w14:paraId="0187AD35" w14:textId="650AAA47" w:rsidR="00D179D6" w:rsidRPr="00462199" w:rsidRDefault="00D179D6" w:rsidP="005B3BB9">
      <w:pPr>
        <w:pStyle w:val="H2Ashurst"/>
      </w:pPr>
      <w:bookmarkStart w:id="4081" w:name="_Ref144113993"/>
      <w:r w:rsidRPr="00462199">
        <w:t>Interest shall be due and payable in relation to any amount of Subsidy, State aid</w:t>
      </w:r>
      <w:r w:rsidR="009B0453">
        <w:t xml:space="preserve">, </w:t>
      </w:r>
      <w:r w:rsidRPr="00462199">
        <w:t>Union Funding</w:t>
      </w:r>
      <w:r w:rsidR="009B0453">
        <w:t xml:space="preserve"> and/or International Funding,</w:t>
      </w:r>
      <w:r w:rsidRPr="00462199">
        <w:t xml:space="preserve"> which has been received in relation to the costs of the Project (regardless of whether such subsidy, aid or funding is received by the Producer or any </w:t>
      </w:r>
      <w:r w:rsidRPr="00462199">
        <w:lastRenderedPageBreak/>
        <w:t>other person), calculated on the basis that interest shall accrue on the outstanding balance of any such amount at the Subsidy Interest Rate from (and including) the date that the Subsidy, State aid</w:t>
      </w:r>
      <w:r w:rsidR="009B0453">
        <w:t xml:space="preserve">, </w:t>
      </w:r>
      <w:r w:rsidRPr="00462199">
        <w:t xml:space="preserve">Union Funding </w:t>
      </w:r>
      <w:r w:rsidR="009B0453">
        <w:t xml:space="preserve">and/or International funding </w:t>
      </w:r>
      <w:r w:rsidRPr="00462199">
        <w:t>was received, to (but excluding): (i) the date that the Subsidy, State aid</w:t>
      </w:r>
      <w:r w:rsidR="009B0453">
        <w:t>,</w:t>
      </w:r>
      <w:r w:rsidRPr="00462199">
        <w:t xml:space="preserve"> Union Funding</w:t>
      </w:r>
      <w:r w:rsidR="009B0453">
        <w:t xml:space="preserve"> and/or International Funding,</w:t>
      </w:r>
      <w:r w:rsidRPr="00462199">
        <w:t xml:space="preserve"> and interest is repaid in full to the granter; or (ii) where </w:t>
      </w:r>
      <w:r w:rsidR="007248B2" w:rsidRPr="007248B2">
        <w:t>Condition</w:t>
      </w:r>
      <w:r w:rsidRPr="00462199">
        <w:t xml:space="preserve"> </w:t>
      </w:r>
      <w:r w:rsidR="006D43B7">
        <w:fldChar w:fldCharType="begin"/>
      </w:r>
      <w:r w:rsidR="006D43B7">
        <w:instrText xml:space="preserve"> REF _Ref144114013 \w \h </w:instrText>
      </w:r>
      <w:r w:rsidR="006D43B7">
        <w:fldChar w:fldCharType="separate"/>
      </w:r>
      <w:del w:id="4082" w:author="Faqir, Sofia (Energy Security)" w:date="2023-11-12T19:47:00Z">
        <w:r w:rsidR="00E473FC">
          <w:delText>33.19</w:delText>
        </w:r>
      </w:del>
      <w:r w:rsidR="006D43B7">
        <w:fldChar w:fldCharType="end"/>
      </w:r>
      <w:r w:rsidRPr="00462199">
        <w:t xml:space="preserve"> applies, the date that payments equivalent to the amount of Subsidy, State aid</w:t>
      </w:r>
      <w:r w:rsidR="009B0453">
        <w:t xml:space="preserve">, </w:t>
      </w:r>
      <w:r w:rsidRPr="00462199">
        <w:t>Union Funding</w:t>
      </w:r>
      <w:r w:rsidR="009B0453">
        <w:t xml:space="preserve"> and/or International Funding,</w:t>
      </w:r>
      <w:r w:rsidRPr="00462199">
        <w:t xml:space="preserve"> and interest are recovered in full; or (iii) where </w:t>
      </w:r>
      <w:r w:rsidR="007248B2" w:rsidRPr="007248B2">
        <w:t>Condition</w:t>
      </w:r>
      <w:r w:rsidRPr="00462199">
        <w:t xml:space="preserve"> </w:t>
      </w:r>
      <w:r w:rsidR="006D43B7">
        <w:fldChar w:fldCharType="begin"/>
      </w:r>
      <w:r w:rsidR="006D43B7">
        <w:instrText xml:space="preserve"> REF _Ref144113253 \w \h </w:instrText>
      </w:r>
      <w:r w:rsidR="006D43B7">
        <w:fldChar w:fldCharType="separate"/>
      </w:r>
      <w:del w:id="4083" w:author="Faqir, Sofia (Energy Security)" w:date="2023-11-12T19:47:00Z">
        <w:r w:rsidR="00E473FC">
          <w:delText>3.84</w:delText>
        </w:r>
      </w:del>
      <w:r w:rsidR="006D43B7">
        <w:fldChar w:fldCharType="end"/>
      </w:r>
      <w:r w:rsidRPr="00462199">
        <w:t xml:space="preserve"> (</w:t>
      </w:r>
      <w:r w:rsidRPr="00462199">
        <w:rPr>
          <w:i/>
        </w:rPr>
        <w:t>Set-off of Previous Subsidy</w:t>
      </w:r>
      <w:r w:rsidRPr="00462199">
        <w:t xml:space="preserve">) or </w:t>
      </w:r>
      <w:r w:rsidR="006D43B7">
        <w:fldChar w:fldCharType="begin"/>
      </w:r>
      <w:r w:rsidR="006D43B7">
        <w:instrText xml:space="preserve"> REF _Ref144114010 \w \h </w:instrText>
      </w:r>
      <w:r w:rsidR="006D43B7">
        <w:fldChar w:fldCharType="separate"/>
      </w:r>
      <w:del w:id="4084" w:author="Faqir, Sofia (Energy Security)" w:date="2023-11-12T19:47:00Z">
        <w:r w:rsidR="00E473FC">
          <w:delText>33.18</w:delText>
        </w:r>
      </w:del>
      <w:r w:rsidR="006D43B7">
        <w:fldChar w:fldCharType="end"/>
      </w:r>
      <w:r w:rsidRPr="00462199">
        <w:t xml:space="preserve"> (</w:t>
      </w:r>
      <w:r w:rsidRPr="00462199">
        <w:rPr>
          <w:i/>
        </w:rPr>
        <w:t>Set-off of other Subsidy</w:t>
      </w:r>
      <w:r w:rsidRPr="00462199">
        <w:t>) applies, the date the Subsidy, State aid</w:t>
      </w:r>
      <w:r w:rsidR="00801A97">
        <w:t>,</w:t>
      </w:r>
      <w:r w:rsidRPr="00462199">
        <w:t xml:space="preserve"> Union Funding</w:t>
      </w:r>
      <w:r w:rsidR="00801A97">
        <w:t xml:space="preserve"> and/or International Funding,</w:t>
      </w:r>
      <w:r w:rsidRPr="00462199">
        <w:t xml:space="preserve"> and interest are set off in full. For this purpose:</w:t>
      </w:r>
      <w:bookmarkEnd w:id="4081"/>
    </w:p>
    <w:p w14:paraId="4D0C733D" w14:textId="77777777" w:rsidR="00D179D6" w:rsidRPr="00462199" w:rsidRDefault="00D179D6" w:rsidP="00202C21">
      <w:pPr>
        <w:pStyle w:val="H3Ashurst"/>
      </w:pPr>
      <w:bookmarkStart w:id="4085" w:name="_Ref144113994"/>
      <w:r w:rsidRPr="00462199">
        <w:t>interest shall accrue from day to day and shall be calculated on the basis of the actual number of days elapsed and a year of 365 days;</w:t>
      </w:r>
      <w:bookmarkEnd w:id="4085"/>
    </w:p>
    <w:p w14:paraId="71ADD2B6" w14:textId="77777777" w:rsidR="00D179D6" w:rsidRPr="00462199" w:rsidRDefault="00D179D6" w:rsidP="00202C21">
      <w:pPr>
        <w:pStyle w:val="H3Ashurst"/>
      </w:pPr>
      <w:bookmarkStart w:id="4086" w:name="_Ref144113995"/>
      <w:r w:rsidRPr="00462199">
        <w:t xml:space="preserve">the </w:t>
      </w:r>
      <w:r w:rsidRPr="00462199">
        <w:rPr>
          <w:b/>
        </w:rPr>
        <w:t>"Subsidy Interest Rate"</w:t>
      </w:r>
      <w:r w:rsidRPr="00462199">
        <w:t xml:space="preserve"> shall be either:</w:t>
      </w:r>
      <w:bookmarkEnd w:id="4086"/>
    </w:p>
    <w:p w14:paraId="34797678" w14:textId="77777777" w:rsidR="00D179D6" w:rsidRPr="00462199" w:rsidRDefault="00D179D6" w:rsidP="005B3BB9">
      <w:pPr>
        <w:pStyle w:val="H4Ashurst"/>
      </w:pPr>
      <w:bookmarkStart w:id="4087" w:name="_Ref144113996"/>
      <w:r w:rsidRPr="00462199">
        <w:t>the interest rate set out by the UK awarding body of the Subsidy;</w:t>
      </w:r>
      <w:bookmarkEnd w:id="4087"/>
    </w:p>
    <w:p w14:paraId="32C2B83B" w14:textId="77777777" w:rsidR="00D179D6" w:rsidRPr="00462199" w:rsidRDefault="00D179D6" w:rsidP="005B3BB9">
      <w:pPr>
        <w:pStyle w:val="H4Ashurst"/>
      </w:pPr>
      <w:bookmarkStart w:id="4088" w:name="_Ref144113997"/>
      <w:r w:rsidRPr="00462199">
        <w:t>the interest rate set out in any recovery order issued by a Subsidy Control Competent Authority; or</w:t>
      </w:r>
      <w:bookmarkEnd w:id="4088"/>
    </w:p>
    <w:p w14:paraId="732272B7" w14:textId="16864465" w:rsidR="00D179D6" w:rsidRPr="00462199" w:rsidRDefault="00D179D6" w:rsidP="005B3BB9">
      <w:pPr>
        <w:pStyle w:val="H4Ashurst"/>
      </w:pPr>
      <w:bookmarkStart w:id="4089" w:name="_Ref144113998"/>
      <w:r w:rsidRPr="00462199">
        <w:t>in the case of State aid</w:t>
      </w:r>
      <w:r w:rsidR="009B0453">
        <w:t>,</w:t>
      </w:r>
      <w:r w:rsidRPr="00462199">
        <w:t xml:space="preserve"> Union Funding </w:t>
      </w:r>
      <w:r w:rsidR="009B0453">
        <w:t xml:space="preserve">or International Funding </w:t>
      </w:r>
      <w:r w:rsidRPr="00462199">
        <w:t>only, the interest rate that applies to recovery under the relevant State aid</w:t>
      </w:r>
      <w:r w:rsidR="009B0453">
        <w:t xml:space="preserve">, </w:t>
      </w:r>
      <w:r w:rsidRPr="00462199">
        <w:t>Union Funding</w:t>
      </w:r>
      <w:r w:rsidR="009B0453">
        <w:t xml:space="preserve"> or International Funding</w:t>
      </w:r>
      <w:r w:rsidRPr="00462199">
        <w:t xml:space="preserve"> scheme,</w:t>
      </w:r>
      <w:bookmarkEnd w:id="4089"/>
    </w:p>
    <w:p w14:paraId="0B97DB08" w14:textId="77777777" w:rsidR="00D179D6" w:rsidRPr="00462199" w:rsidRDefault="00D179D6" w:rsidP="00C337B4">
      <w:pPr>
        <w:pStyle w:val="B3Ashurst"/>
      </w:pPr>
      <w:r w:rsidRPr="00462199">
        <w:t>in each case as applicable, and if none of (i) to (iii) is applicable, the interest rate determined by the LCHA Counterparty in accordance with the Interest Rate Methodology; and</w:t>
      </w:r>
    </w:p>
    <w:p w14:paraId="5BBA81D2" w14:textId="77777777" w:rsidR="00D179D6" w:rsidRPr="00462199" w:rsidRDefault="00D179D6" w:rsidP="00202C21">
      <w:pPr>
        <w:pStyle w:val="H3Ashurst"/>
      </w:pPr>
      <w:bookmarkStart w:id="4090" w:name="_Ref144113999"/>
      <w:r w:rsidRPr="00462199">
        <w:t>to the extent that interest accrues for more than a year, the Subsidy Interest Rate shall be recalculated on an annual basis by the LCHA Counterparty in accordance with the applicable methodology, and interest shall be compounded annually, so that interest accruing in the previous year shall be subject to interest in any subsequent year.</w:t>
      </w:r>
      <w:bookmarkEnd w:id="4090"/>
    </w:p>
    <w:p w14:paraId="1D132CCF" w14:textId="65335702" w:rsidR="00D179D6" w:rsidRPr="00462199" w:rsidRDefault="00D179D6" w:rsidP="005B3BB9">
      <w:pPr>
        <w:pStyle w:val="B12Ashurst"/>
      </w:pPr>
      <w:r w:rsidRPr="00462199">
        <w:t xml:space="preserve">For the avoidance of doubt, interest pursuant to this </w:t>
      </w:r>
      <w:r w:rsidR="007248B2" w:rsidRPr="007248B2">
        <w:t>Condition</w:t>
      </w:r>
      <w:r w:rsidRPr="00462199">
        <w:t xml:space="preserve"> </w:t>
      </w:r>
      <w:r w:rsidR="006D43B7">
        <w:fldChar w:fldCharType="begin"/>
      </w:r>
      <w:r w:rsidR="006D43B7">
        <w:instrText xml:space="preserve"> REF _Ref144113993 \w \h </w:instrText>
      </w:r>
      <w:r w:rsidR="006D43B7">
        <w:fldChar w:fldCharType="separate"/>
      </w:r>
      <w:del w:id="4091" w:author="Faqir, Sofia (Energy Security)" w:date="2023-11-12T19:47:00Z">
        <w:r w:rsidR="00E473FC">
          <w:delText>33.14</w:delText>
        </w:r>
      </w:del>
      <w:r w:rsidR="006D43B7">
        <w:fldChar w:fldCharType="end"/>
      </w:r>
      <w:r w:rsidRPr="00462199">
        <w:t xml:space="preserve"> shall not be due and payable in relation to any subsidy arising under the LCHA.</w:t>
      </w:r>
    </w:p>
    <w:p w14:paraId="03AABAAC" w14:textId="33BF4472" w:rsidR="00D179D6" w:rsidRPr="00462199" w:rsidRDefault="00D179D6" w:rsidP="005B3BB9">
      <w:pPr>
        <w:pStyle w:val="NormalBoldAshurst"/>
      </w:pPr>
      <w:r w:rsidRPr="00462199">
        <w:rPr>
          <w:i/>
        </w:rPr>
        <w:t>Waiver of Producer's Obligation to Repay Subsidy, State aid</w:t>
      </w:r>
      <w:r w:rsidR="009B5221">
        <w:rPr>
          <w:i/>
        </w:rPr>
        <w:t xml:space="preserve">, </w:t>
      </w:r>
      <w:r w:rsidRPr="00462199">
        <w:rPr>
          <w:i/>
        </w:rPr>
        <w:t>Union Funding</w:t>
      </w:r>
      <w:r w:rsidR="009B5221">
        <w:rPr>
          <w:i/>
        </w:rPr>
        <w:t xml:space="preserve"> and/or International Funding </w:t>
      </w:r>
    </w:p>
    <w:p w14:paraId="47C8182C" w14:textId="2ABB2AF5" w:rsidR="00D179D6" w:rsidRPr="00462199" w:rsidRDefault="00D179D6" w:rsidP="005B3BB9">
      <w:pPr>
        <w:pStyle w:val="H2Ashurst"/>
      </w:pPr>
      <w:bookmarkStart w:id="4092" w:name="_Ref144114000"/>
      <w:r w:rsidRPr="00462199">
        <w:t xml:space="preserve">The LCHA Counterparty shall agree by notice to waive the Producer's obligation under </w:t>
      </w:r>
      <w:r w:rsidR="007248B2" w:rsidRPr="007248B2">
        <w:t>Condition</w:t>
      </w:r>
      <w:r w:rsidRPr="00462199">
        <w:t xml:space="preserve"> </w:t>
      </w:r>
      <w:r w:rsidRPr="00462199">
        <w:fldChar w:fldCharType="begin"/>
      </w:r>
      <w:r w:rsidRPr="00462199">
        <w:instrText xml:space="preserve">  REF _Ref144113979 \r \h \* MERGEFORMAT </w:instrText>
      </w:r>
      <w:r w:rsidRPr="00462199">
        <w:fldChar w:fldCharType="separate"/>
      </w:r>
      <w:del w:id="4093" w:author="Faqir, Sofia (Energy Security)" w:date="2023-11-12T19:47:00Z">
        <w:r w:rsidR="00E473FC" w:rsidRPr="00E473FC">
          <w:rPr>
            <w:color w:val="000000"/>
          </w:rPr>
          <w:delText>33.7(C)(i)</w:delText>
        </w:r>
      </w:del>
      <w:r w:rsidRPr="00462199">
        <w:fldChar w:fldCharType="end"/>
      </w:r>
      <w:r w:rsidRPr="00462199">
        <w:t xml:space="preserve"> if the Producer evidences to the satisfaction of the LCHA Counterparty that the granter of such Subsidy, State aid</w:t>
      </w:r>
      <w:r w:rsidR="009B5221">
        <w:t xml:space="preserve">, </w:t>
      </w:r>
      <w:r w:rsidRPr="00462199">
        <w:t xml:space="preserve">Union Funding </w:t>
      </w:r>
      <w:r w:rsidR="009B5221">
        <w:t xml:space="preserve">and/or International Funding </w:t>
      </w:r>
      <w:r w:rsidRPr="00462199">
        <w:t>refuses or is unable to accept the repayment of the Subsidy, State aid</w:t>
      </w:r>
      <w:r w:rsidR="009B5221">
        <w:t xml:space="preserve">, </w:t>
      </w:r>
      <w:r w:rsidRPr="00462199">
        <w:t xml:space="preserve">Union Funding </w:t>
      </w:r>
      <w:r w:rsidR="009B5221">
        <w:t xml:space="preserve">and/or International Funding </w:t>
      </w:r>
      <w:r w:rsidRPr="00462199">
        <w:t xml:space="preserve">(as adjusted for interest in accordance with </w:t>
      </w:r>
      <w:r w:rsidR="007248B2" w:rsidRPr="007248B2">
        <w:t>Condition</w:t>
      </w:r>
      <w:r w:rsidRPr="00462199">
        <w:t xml:space="preserve"> </w:t>
      </w:r>
      <w:r w:rsidR="006D43B7">
        <w:fldChar w:fldCharType="begin"/>
      </w:r>
      <w:r w:rsidR="006D43B7">
        <w:instrText xml:space="preserve"> REF _Ref144113993 \w \h </w:instrText>
      </w:r>
      <w:r w:rsidR="006D43B7">
        <w:fldChar w:fldCharType="separate"/>
      </w:r>
      <w:del w:id="4094" w:author="Faqir, Sofia (Energy Security)" w:date="2023-11-12T19:47:00Z">
        <w:r w:rsidR="00E473FC">
          <w:delText>33.14</w:delText>
        </w:r>
      </w:del>
      <w:r w:rsidR="006D43B7">
        <w:fldChar w:fldCharType="end"/>
      </w:r>
      <w:r w:rsidRPr="00462199">
        <w:t>), in full or in part. If the Producer seeks a waiver, the Producer shall:</w:t>
      </w:r>
      <w:bookmarkEnd w:id="4092"/>
    </w:p>
    <w:p w14:paraId="625438F5" w14:textId="5CAA70AC" w:rsidR="00D179D6" w:rsidRPr="00462199" w:rsidRDefault="00D179D6" w:rsidP="00202C21">
      <w:pPr>
        <w:pStyle w:val="H3Ashurst"/>
      </w:pPr>
      <w:bookmarkStart w:id="4095" w:name="_Ref144114001"/>
      <w:r w:rsidRPr="00462199">
        <w:t xml:space="preserve">provide the LCHA Counterparty with such Supporting Information as the Producer considers to be relevant to evidence that the granter refuses or is unable to accept repayment in accordance with this </w:t>
      </w:r>
      <w:r w:rsidR="007248B2" w:rsidRPr="007248B2">
        <w:t>Condition</w:t>
      </w:r>
      <w:r w:rsidRPr="00462199">
        <w:t>; and</w:t>
      </w:r>
      <w:bookmarkEnd w:id="4095"/>
    </w:p>
    <w:p w14:paraId="5419FB33" w14:textId="77777777" w:rsidR="00D179D6" w:rsidRPr="00462199" w:rsidRDefault="00D179D6" w:rsidP="00202C21">
      <w:pPr>
        <w:pStyle w:val="H3Ashurst"/>
      </w:pPr>
      <w:bookmarkStart w:id="4096" w:name="_Ref144114002"/>
      <w:r w:rsidRPr="00462199">
        <w:t>provide the LCHA Counterparty with such additional Supporting Information as the LCHA Counterparty reasonably requires, as soon as reasonably practicable, and in any event no later than ten (10) Business Days following receipt of the LCHA Counterparty's request,</w:t>
      </w:r>
      <w:bookmarkEnd w:id="4096"/>
    </w:p>
    <w:p w14:paraId="03C6B876" w14:textId="77777777" w:rsidR="00D179D6" w:rsidRPr="00462199" w:rsidRDefault="00D179D6" w:rsidP="005B3BB9">
      <w:pPr>
        <w:pStyle w:val="B12Ashurst"/>
      </w:pPr>
      <w:r w:rsidRPr="00462199">
        <w:t>in each case accompanied by a Directors' Certificate in respect of such Supporting Information.</w:t>
      </w:r>
    </w:p>
    <w:p w14:paraId="799F2DAD" w14:textId="696BC91A" w:rsidR="00D179D6" w:rsidRPr="00462199" w:rsidRDefault="00D179D6" w:rsidP="005B3BB9">
      <w:pPr>
        <w:pStyle w:val="H2Ashurst"/>
      </w:pPr>
      <w:bookmarkStart w:id="4097" w:name="_Ref144114003"/>
      <w:r w:rsidRPr="00462199">
        <w:lastRenderedPageBreak/>
        <w:t>If the LCHA Counterparty agrees to waive the Producer's obligation to repay Subsidy, State aid</w:t>
      </w:r>
      <w:r w:rsidR="009B5221">
        <w:t xml:space="preserve">, </w:t>
      </w:r>
      <w:r w:rsidRPr="00462199">
        <w:t>Union Funding</w:t>
      </w:r>
      <w:r w:rsidR="009B5221">
        <w:t xml:space="preserve"> and/or International Funding,</w:t>
      </w:r>
      <w:r w:rsidRPr="00462199">
        <w:t xml:space="preserve"> pursuant to </w:t>
      </w:r>
      <w:r w:rsidR="007248B2" w:rsidRPr="007248B2">
        <w:t>Condition</w:t>
      </w:r>
      <w:r w:rsidRPr="00462199">
        <w:t xml:space="preserve"> </w:t>
      </w:r>
      <w:r w:rsidR="00810EC9">
        <w:fldChar w:fldCharType="begin"/>
      </w:r>
      <w:r w:rsidR="00810EC9">
        <w:instrText xml:space="preserve"> REF _Ref144113979 \w \h </w:instrText>
      </w:r>
      <w:r w:rsidR="00810EC9">
        <w:fldChar w:fldCharType="separate"/>
      </w:r>
      <w:del w:id="4098" w:author="Faqir, Sofia (Energy Security)" w:date="2023-11-12T19:47:00Z">
        <w:r w:rsidR="00E473FC">
          <w:delText>33.7(C)(i)</w:delText>
        </w:r>
      </w:del>
      <w:r w:rsidR="00810EC9">
        <w:fldChar w:fldCharType="end"/>
      </w:r>
      <w:r w:rsidRPr="00462199">
        <w:t>:</w:t>
      </w:r>
      <w:bookmarkEnd w:id="4097"/>
    </w:p>
    <w:p w14:paraId="6AA8497F" w14:textId="77777777" w:rsidR="00D179D6" w:rsidRPr="00462199" w:rsidRDefault="00D179D6" w:rsidP="00202C21">
      <w:pPr>
        <w:pStyle w:val="H3Ashurst"/>
      </w:pPr>
      <w:bookmarkStart w:id="4099" w:name="_Ref144114004"/>
      <w:r w:rsidRPr="00462199">
        <w:t>the LCHA Counterparty shall also notify the Producer of:</w:t>
      </w:r>
      <w:bookmarkEnd w:id="4099"/>
    </w:p>
    <w:p w14:paraId="55186C85" w14:textId="670ECAF3" w:rsidR="00D179D6" w:rsidRPr="00462199" w:rsidRDefault="00D179D6" w:rsidP="005B3BB9">
      <w:pPr>
        <w:pStyle w:val="H4Ashurst"/>
      </w:pPr>
      <w:bookmarkStart w:id="4100" w:name="_Ref144114005"/>
      <w:r w:rsidRPr="00462199">
        <w:t>the amount of Subsidy, State aid</w:t>
      </w:r>
      <w:r w:rsidR="007C3B29">
        <w:t xml:space="preserve">, </w:t>
      </w:r>
      <w:r w:rsidRPr="00462199">
        <w:t>Union Funding</w:t>
      </w:r>
      <w:r w:rsidR="007C3B29">
        <w:t xml:space="preserve"> and/or International Funding,</w:t>
      </w:r>
      <w:r w:rsidRPr="00462199">
        <w:t xml:space="preserve"> (as adjusted for interest in accordance with </w:t>
      </w:r>
      <w:r w:rsidR="007248B2" w:rsidRPr="007248B2">
        <w:t>Condition</w:t>
      </w:r>
      <w:r w:rsidRPr="00462199">
        <w:t xml:space="preserve"> </w:t>
      </w:r>
      <w:r w:rsidR="00810EC9">
        <w:fldChar w:fldCharType="begin"/>
      </w:r>
      <w:r w:rsidR="00810EC9">
        <w:instrText xml:space="preserve"> REF _Ref144113993 \w \h </w:instrText>
      </w:r>
      <w:r w:rsidR="00810EC9">
        <w:fldChar w:fldCharType="separate"/>
      </w:r>
      <w:del w:id="4101" w:author="Faqir, Sofia (Energy Security)" w:date="2023-11-12T19:47:00Z">
        <w:r w:rsidR="00E473FC">
          <w:delText>33.14</w:delText>
        </w:r>
      </w:del>
      <w:r w:rsidR="00810EC9">
        <w:fldChar w:fldCharType="end"/>
      </w:r>
      <w:r w:rsidRPr="00462199">
        <w:t xml:space="preserve">) which has not been repaid to the granter as at that date (the </w:t>
      </w:r>
      <w:r w:rsidRPr="00462199">
        <w:rPr>
          <w:b/>
        </w:rPr>
        <w:t>"Other Subsidy"</w:t>
      </w:r>
      <w:r w:rsidRPr="00462199">
        <w:t>); and</w:t>
      </w:r>
      <w:bookmarkEnd w:id="4100"/>
    </w:p>
    <w:p w14:paraId="25080CED" w14:textId="77777777" w:rsidR="00D179D6" w:rsidRPr="00462199" w:rsidRDefault="00D179D6" w:rsidP="005B3BB9">
      <w:pPr>
        <w:pStyle w:val="H4Ashurst"/>
      </w:pPr>
      <w:bookmarkStart w:id="4102" w:name="_Ref144114006"/>
      <w:r w:rsidRPr="00462199">
        <w:t>the Subsidy Interest Rate currently applicable;</w:t>
      </w:r>
      <w:bookmarkEnd w:id="4102"/>
    </w:p>
    <w:p w14:paraId="40E49512" w14:textId="3D8CCAAF" w:rsidR="00D179D6" w:rsidRPr="00462199" w:rsidRDefault="007248B2" w:rsidP="00202C21">
      <w:pPr>
        <w:pStyle w:val="H3Ashurst"/>
      </w:pPr>
      <w:bookmarkStart w:id="4103" w:name="_Ref144114007"/>
      <w:r w:rsidRPr="007248B2">
        <w:t>Condition</w:t>
      </w:r>
      <w:r w:rsidR="00D179D6" w:rsidRPr="00462199">
        <w:t xml:space="preserve"> </w:t>
      </w:r>
      <w:r w:rsidR="00810EC9">
        <w:fldChar w:fldCharType="begin"/>
      </w:r>
      <w:r w:rsidR="00810EC9">
        <w:instrText xml:space="preserve"> REF _Ref144114010 \w \h </w:instrText>
      </w:r>
      <w:r w:rsidR="00810EC9">
        <w:fldChar w:fldCharType="separate"/>
      </w:r>
      <w:del w:id="4104" w:author="Faqir, Sofia (Energy Security)" w:date="2023-11-12T19:47:00Z">
        <w:r w:rsidR="00E473FC">
          <w:delText>33.18</w:delText>
        </w:r>
      </w:del>
      <w:r w:rsidR="00810EC9">
        <w:fldChar w:fldCharType="end"/>
      </w:r>
      <w:r w:rsidR="00D179D6" w:rsidRPr="00462199">
        <w:t xml:space="preserve"> shall apply; and</w:t>
      </w:r>
      <w:bookmarkEnd w:id="4103"/>
    </w:p>
    <w:p w14:paraId="1C37BD7D" w14:textId="3C588B43" w:rsidR="00D179D6" w:rsidRPr="00462199" w:rsidRDefault="00D179D6" w:rsidP="00202C21">
      <w:pPr>
        <w:pStyle w:val="H3Ashurst"/>
      </w:pPr>
      <w:bookmarkStart w:id="4105" w:name="_Ref144114008"/>
      <w:r w:rsidRPr="00462199">
        <w:t xml:space="preserve">subject to </w:t>
      </w:r>
      <w:r w:rsidR="007248B2" w:rsidRPr="007248B2">
        <w:t>Condition</w:t>
      </w:r>
      <w:r w:rsidRPr="00462199">
        <w:t xml:space="preserve"> </w:t>
      </w:r>
      <w:r w:rsidR="00810EC9">
        <w:fldChar w:fldCharType="begin"/>
      </w:r>
      <w:r w:rsidR="00810EC9">
        <w:instrText xml:space="preserve"> REF _Ref144114010 \w \h </w:instrText>
      </w:r>
      <w:r w:rsidR="00810EC9">
        <w:fldChar w:fldCharType="separate"/>
      </w:r>
      <w:del w:id="4106" w:author="Faqir, Sofia (Energy Security)" w:date="2023-11-12T19:47:00Z">
        <w:r w:rsidR="00E473FC">
          <w:delText>33.18</w:delText>
        </w:r>
      </w:del>
      <w:r w:rsidR="00810EC9">
        <w:fldChar w:fldCharType="end"/>
      </w:r>
      <w:r w:rsidRPr="00462199">
        <w:t xml:space="preserve">, the suspension under </w:t>
      </w:r>
      <w:r w:rsidR="007248B2" w:rsidRPr="007248B2">
        <w:t>Condition</w:t>
      </w:r>
      <w:r w:rsidRPr="00462199">
        <w:t xml:space="preserve"> </w:t>
      </w:r>
      <w:r w:rsidRPr="00462199">
        <w:fldChar w:fldCharType="begin"/>
      </w:r>
      <w:r w:rsidRPr="00462199">
        <w:instrText xml:space="preserve">  REF _Ref144113983 \r \h \* MERGEFORMAT </w:instrText>
      </w:r>
      <w:r w:rsidRPr="00462199">
        <w:fldChar w:fldCharType="separate"/>
      </w:r>
      <w:del w:id="4107" w:author="Faqir, Sofia (Energy Security)" w:date="2023-11-12T19:47:00Z">
        <w:r w:rsidR="00E473FC" w:rsidRPr="00E473FC">
          <w:rPr>
            <w:color w:val="000000"/>
          </w:rPr>
          <w:delText>33.9(A)</w:delText>
        </w:r>
      </w:del>
      <w:r w:rsidRPr="00462199">
        <w:fldChar w:fldCharType="end"/>
      </w:r>
      <w:r w:rsidRPr="00462199">
        <w:t xml:space="preserve"> shall cease and the LCHA Counterparty shall pay any amounts to the Producer which would have been payable but for the operation of </w:t>
      </w:r>
      <w:r w:rsidR="007248B2" w:rsidRPr="007248B2">
        <w:t>Condition</w:t>
      </w:r>
      <w:r w:rsidRPr="00462199">
        <w:t xml:space="preserve"> </w:t>
      </w:r>
      <w:r w:rsidRPr="00462199">
        <w:fldChar w:fldCharType="begin"/>
      </w:r>
      <w:r w:rsidRPr="00462199">
        <w:instrText xml:space="preserve">  REF _Ref144113983 \r \h \* MERGEFORMAT </w:instrText>
      </w:r>
      <w:r w:rsidRPr="00462199">
        <w:fldChar w:fldCharType="separate"/>
      </w:r>
      <w:del w:id="4108" w:author="Faqir, Sofia (Energy Security)" w:date="2023-11-12T19:47:00Z">
        <w:r w:rsidR="00E473FC" w:rsidRPr="00E473FC">
          <w:rPr>
            <w:color w:val="000000"/>
          </w:rPr>
          <w:delText>33.9(A)</w:delText>
        </w:r>
      </w:del>
      <w:r w:rsidRPr="00462199">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amounts payable pursuant to this </w:t>
      </w:r>
      <w:r w:rsidR="007248B2" w:rsidRPr="007248B2">
        <w:t>Condition</w:t>
      </w:r>
      <w:r w:rsidR="00C9611D">
        <w:t xml:space="preserve"> </w:t>
      </w:r>
      <w:r w:rsidR="00EF71CE">
        <w:fldChar w:fldCharType="begin"/>
      </w:r>
      <w:r w:rsidR="00EF71CE">
        <w:instrText xml:space="preserve"> REF _Ref144114008 \w \h </w:instrText>
      </w:r>
      <w:r w:rsidR="00EF71CE">
        <w:fldChar w:fldCharType="separate"/>
      </w:r>
      <w:del w:id="4109" w:author="Faqir, Sofia (Energy Security)" w:date="2023-11-12T19:47:00Z">
        <w:r w:rsidR="00E473FC">
          <w:delText>33.16(C)</w:delText>
        </w:r>
      </w:del>
      <w:r w:rsidR="00EF71CE">
        <w:fldChar w:fldCharType="end"/>
      </w:r>
      <w:r w:rsidRPr="00462199">
        <w:t>.</w:t>
      </w:r>
      <w:bookmarkEnd w:id="4105"/>
    </w:p>
    <w:p w14:paraId="216D381B" w14:textId="409EB257" w:rsidR="00D179D6" w:rsidRPr="00462199" w:rsidRDefault="00D179D6" w:rsidP="005B3BB9">
      <w:pPr>
        <w:pStyle w:val="H2Ashurst"/>
      </w:pPr>
      <w:bookmarkStart w:id="4110" w:name="_Ref144114009"/>
      <w:r w:rsidRPr="00462199">
        <w:t xml:space="preserve">Nothing in this </w:t>
      </w:r>
      <w:r w:rsidR="007248B2" w:rsidRPr="007248B2">
        <w:t>Condition</w:t>
      </w:r>
      <w:r w:rsidRPr="00462199">
        <w:t xml:space="preserve"> </w:t>
      </w:r>
      <w:r w:rsidR="00810EC9">
        <w:fldChar w:fldCharType="begin"/>
      </w:r>
      <w:r w:rsidR="00810EC9">
        <w:instrText xml:space="preserve"> REF _Ref144459157 \w \h </w:instrText>
      </w:r>
      <w:r w:rsidR="00810EC9">
        <w:fldChar w:fldCharType="separate"/>
      </w:r>
      <w:del w:id="4111" w:author="Faqir, Sofia (Energy Security)" w:date="2023-11-12T19:47:00Z">
        <w:r w:rsidR="00E473FC">
          <w:delText>33</w:delText>
        </w:r>
      </w:del>
      <w:r w:rsidR="00810EC9">
        <w:fldChar w:fldCharType="end"/>
      </w:r>
      <w:r w:rsidRPr="00462199">
        <w:t xml:space="preserve"> shall require the LCHA Counterparty to waive the Producer's obligation under </w:t>
      </w:r>
      <w:r w:rsidR="007248B2" w:rsidRPr="007248B2">
        <w:t>Condition</w:t>
      </w:r>
      <w:r w:rsidRPr="00462199">
        <w:t xml:space="preserve"> </w:t>
      </w:r>
      <w:r w:rsidRPr="00462199">
        <w:fldChar w:fldCharType="begin"/>
      </w:r>
      <w:r w:rsidRPr="00462199">
        <w:instrText xml:space="preserve">  REF _Ref144113979 \r \h \* MERGEFORMAT </w:instrText>
      </w:r>
      <w:r w:rsidRPr="00462199">
        <w:fldChar w:fldCharType="separate"/>
      </w:r>
      <w:del w:id="4112" w:author="Faqir, Sofia (Energy Security)" w:date="2023-11-12T19:47:00Z">
        <w:r w:rsidR="00E473FC" w:rsidRPr="00E473FC">
          <w:rPr>
            <w:color w:val="000000"/>
          </w:rPr>
          <w:delText>33.7(C)(i)</w:delText>
        </w:r>
      </w:del>
      <w:r w:rsidRPr="00462199">
        <w:fldChar w:fldCharType="end"/>
      </w:r>
      <w:r w:rsidRPr="00462199">
        <w:t xml:space="preserve">, unless and until the LCHA Counterparty is satisfied that the requirements of </w:t>
      </w:r>
      <w:r w:rsidR="007248B2" w:rsidRPr="007248B2">
        <w:t>Condition</w:t>
      </w:r>
      <w:r w:rsidRPr="00462199">
        <w:t xml:space="preserve"> </w:t>
      </w:r>
      <w:r w:rsidR="00810EC9">
        <w:fldChar w:fldCharType="begin"/>
      </w:r>
      <w:r w:rsidR="00810EC9">
        <w:instrText xml:space="preserve"> REF _Ref144114000 \w \h </w:instrText>
      </w:r>
      <w:r w:rsidR="00810EC9">
        <w:fldChar w:fldCharType="separate"/>
      </w:r>
      <w:del w:id="4113" w:author="Faqir, Sofia (Energy Security)" w:date="2023-11-12T19:47:00Z">
        <w:r w:rsidR="00E473FC">
          <w:delText>33.15</w:delText>
        </w:r>
      </w:del>
      <w:r w:rsidR="00810EC9">
        <w:fldChar w:fldCharType="end"/>
      </w:r>
      <w:r w:rsidRPr="00462199">
        <w:t xml:space="preserve"> have been met.</w:t>
      </w:r>
      <w:bookmarkEnd w:id="4110"/>
    </w:p>
    <w:p w14:paraId="760E3986" w14:textId="77777777" w:rsidR="00D179D6" w:rsidRPr="00462199" w:rsidRDefault="00D179D6" w:rsidP="005B3BB9">
      <w:pPr>
        <w:pStyle w:val="NormalBoldAshurst"/>
      </w:pPr>
      <w:r w:rsidRPr="00462199">
        <w:rPr>
          <w:i/>
        </w:rPr>
        <w:t>Set-off of Other Subsidy and RTFO Volume Clawback Amount</w:t>
      </w:r>
    </w:p>
    <w:p w14:paraId="1AC1C218" w14:textId="77777777" w:rsidR="00D179D6" w:rsidRPr="00462199" w:rsidRDefault="00D179D6" w:rsidP="005B3BB9">
      <w:pPr>
        <w:pStyle w:val="H2Ashurst"/>
      </w:pPr>
      <w:bookmarkStart w:id="4114" w:name="_Ref144114010"/>
      <w:r w:rsidRPr="00462199">
        <w:t>If:</w:t>
      </w:r>
      <w:bookmarkEnd w:id="4114"/>
    </w:p>
    <w:p w14:paraId="163FC24D" w14:textId="01350954" w:rsidR="00D179D6" w:rsidRPr="00462199" w:rsidRDefault="007248B2" w:rsidP="00202C21">
      <w:pPr>
        <w:pStyle w:val="H3Ashurst"/>
      </w:pPr>
      <w:bookmarkStart w:id="4115" w:name="_Ref144114011"/>
      <w:r w:rsidRPr="007248B2">
        <w:t>Condition</w:t>
      </w:r>
      <w:r w:rsidR="00D179D6" w:rsidRPr="00462199">
        <w:t xml:space="preserve"> </w:t>
      </w:r>
      <w:r w:rsidR="00810EC9">
        <w:fldChar w:fldCharType="begin"/>
      </w:r>
      <w:r w:rsidR="00810EC9">
        <w:instrText xml:space="preserve"> REF _Ref144114003 \w \h </w:instrText>
      </w:r>
      <w:r w:rsidR="00810EC9">
        <w:fldChar w:fldCharType="separate"/>
      </w:r>
      <w:del w:id="4116" w:author="Faqir, Sofia (Energy Security)" w:date="2023-11-12T19:47:00Z">
        <w:r w:rsidR="00E473FC">
          <w:delText>33.16</w:delText>
        </w:r>
      </w:del>
      <w:r w:rsidR="00810EC9">
        <w:fldChar w:fldCharType="end"/>
      </w:r>
      <w:r w:rsidR="00D179D6" w:rsidRPr="00462199">
        <w:t xml:space="preserve"> applies, any amount of Other Subsidy (as adjusted for interest in accordance with </w:t>
      </w:r>
      <w:r w:rsidRPr="007248B2">
        <w:t>Condition</w:t>
      </w:r>
      <w:r w:rsidR="00D179D6" w:rsidRPr="00462199">
        <w:t xml:space="preserve"> </w:t>
      </w:r>
      <w:r w:rsidR="00810EC9">
        <w:fldChar w:fldCharType="begin"/>
      </w:r>
      <w:r w:rsidR="00810EC9">
        <w:instrText xml:space="preserve"> REF _Ref144113993 \w \h </w:instrText>
      </w:r>
      <w:r w:rsidR="00810EC9">
        <w:fldChar w:fldCharType="separate"/>
      </w:r>
      <w:del w:id="4117" w:author="Faqir, Sofia (Energy Security)" w:date="2023-11-12T19:47:00Z">
        <w:r w:rsidR="00E473FC">
          <w:delText>33.14</w:delText>
        </w:r>
      </w:del>
      <w:r w:rsidR="00810EC9">
        <w:fldChar w:fldCharType="end"/>
      </w:r>
      <w:r w:rsidR="00D179D6" w:rsidRPr="00462199">
        <w:t>); or</w:t>
      </w:r>
      <w:bookmarkEnd w:id="4115"/>
    </w:p>
    <w:p w14:paraId="270DC490" w14:textId="6A70C32C" w:rsidR="00D179D6" w:rsidRPr="00462199" w:rsidRDefault="007248B2" w:rsidP="00202C21">
      <w:pPr>
        <w:pStyle w:val="H3Ashurst"/>
      </w:pPr>
      <w:bookmarkStart w:id="4118" w:name="_Ref144114012"/>
      <w:r w:rsidRPr="007248B2">
        <w:t>Condition</w:t>
      </w:r>
      <w:r w:rsidR="00D179D6" w:rsidRPr="00462199">
        <w:t xml:space="preserve"> </w:t>
      </w:r>
      <w:r w:rsidR="00D179D6" w:rsidRPr="00462199">
        <w:fldChar w:fldCharType="begin"/>
      </w:r>
      <w:r w:rsidR="00D179D6" w:rsidRPr="00462199">
        <w:instrText xml:space="preserve">  REF _Ref144113980 \r \h \* MERGEFORMAT </w:instrText>
      </w:r>
      <w:r w:rsidR="00D179D6" w:rsidRPr="00462199">
        <w:fldChar w:fldCharType="separate"/>
      </w:r>
      <w:del w:id="4119" w:author="Faqir, Sofia (Energy Security)" w:date="2023-11-12T19:47:00Z">
        <w:r w:rsidR="00E473FC" w:rsidRPr="00E473FC">
          <w:rPr>
            <w:color w:val="000000"/>
          </w:rPr>
          <w:delText>33.7(C)(ii)</w:delText>
        </w:r>
      </w:del>
      <w:r w:rsidR="00D179D6" w:rsidRPr="00462199">
        <w:fldChar w:fldCharType="end"/>
      </w:r>
      <w:r w:rsidR="00D179D6" w:rsidRPr="00462199">
        <w:t xml:space="preserve"> applies and the Producer has failed to pay the LCHA Counterparty the RTFO Volume Clawback Amount in accordance with </w:t>
      </w:r>
      <w:r w:rsidR="00D179D6" w:rsidRPr="00462199">
        <w:fldChar w:fldCharType="begin"/>
      </w:r>
      <w:r w:rsidR="00D179D6" w:rsidRPr="00462199">
        <w:instrText xml:space="preserve">  REF _Ref144113980 \r \h \* MERGEFORMAT </w:instrText>
      </w:r>
      <w:r w:rsidR="00D179D6" w:rsidRPr="00462199">
        <w:fldChar w:fldCharType="separate"/>
      </w:r>
      <w:del w:id="4120" w:author="Faqir, Sofia (Energy Security)" w:date="2023-11-12T19:47:00Z">
        <w:r w:rsidR="00E473FC" w:rsidRPr="00E473FC">
          <w:rPr>
            <w:color w:val="000000"/>
          </w:rPr>
          <w:delText>33.7(C)(ii)</w:delText>
        </w:r>
      </w:del>
      <w:r w:rsidR="00D179D6" w:rsidRPr="00462199">
        <w:fldChar w:fldCharType="end"/>
      </w:r>
      <w:r w:rsidR="00D179D6" w:rsidRPr="00462199">
        <w:t xml:space="preserve">, any RTFO Volume Clawback Amount (as adjusted for interest in accordance with </w:t>
      </w:r>
      <w:r w:rsidRPr="007248B2">
        <w:t>Condition</w:t>
      </w:r>
      <w:r w:rsidR="00D179D6" w:rsidRPr="00462199">
        <w:t xml:space="preserve"> </w:t>
      </w:r>
      <w:r w:rsidR="00810EC9">
        <w:fldChar w:fldCharType="begin"/>
      </w:r>
      <w:r w:rsidR="00810EC9">
        <w:instrText xml:space="preserve"> REF _Ref144113749 \w \h </w:instrText>
      </w:r>
      <w:r w:rsidR="00810EC9">
        <w:fldChar w:fldCharType="separate"/>
      </w:r>
      <w:del w:id="4121" w:author="Faqir, Sofia (Energy Security)" w:date="2023-11-12T19:47:00Z">
        <w:r w:rsidR="00E473FC">
          <w:delText>24.2</w:delText>
        </w:r>
      </w:del>
      <w:r w:rsidR="00810EC9">
        <w:fldChar w:fldCharType="end"/>
      </w:r>
      <w:r w:rsidR="00D179D6" w:rsidRPr="00462199">
        <w:t xml:space="preserve"> (</w:t>
      </w:r>
      <w:r w:rsidR="00D179D6" w:rsidRPr="00462199">
        <w:rPr>
          <w:i/>
        </w:rPr>
        <w:t>Application of Default Interest</w:t>
      </w:r>
      <w:r w:rsidR="00D179D6" w:rsidRPr="00462199">
        <w:t>)),</w:t>
      </w:r>
      <w:bookmarkEnd w:id="4118"/>
    </w:p>
    <w:p w14:paraId="563A91D1" w14:textId="77777777" w:rsidR="00D179D6" w:rsidRPr="00462199" w:rsidRDefault="00D179D6" w:rsidP="005B3BB9">
      <w:pPr>
        <w:pStyle w:val="B12Ashurst"/>
      </w:pPr>
      <w:r w:rsidRPr="00462199">
        <w:t>shall be set off against any amounts payable to the Producer under the LCHA, so that no payment shall be made to the Producer until such amount has been set off in its entirety.</w:t>
      </w:r>
    </w:p>
    <w:p w14:paraId="1FF8E009" w14:textId="77777777" w:rsidR="00D179D6" w:rsidRPr="00462199" w:rsidRDefault="00D179D6" w:rsidP="005B3BB9">
      <w:pPr>
        <w:pStyle w:val="NormalBoldAshurst"/>
      </w:pPr>
      <w:r w:rsidRPr="00462199">
        <w:rPr>
          <w:i/>
        </w:rPr>
        <w:t>Recovery</w:t>
      </w:r>
    </w:p>
    <w:p w14:paraId="29B77C55" w14:textId="77777777" w:rsidR="00D179D6" w:rsidRPr="00462199" w:rsidRDefault="00D179D6" w:rsidP="005B3BB9">
      <w:pPr>
        <w:pStyle w:val="H2Ashurst"/>
      </w:pPr>
      <w:bookmarkStart w:id="4122" w:name="_Ref144114013"/>
      <w:r w:rsidRPr="00462199">
        <w:t>If the LCHA expires or terminates and:</w:t>
      </w:r>
      <w:bookmarkEnd w:id="4122"/>
    </w:p>
    <w:p w14:paraId="7F299228" w14:textId="5508B3FF" w:rsidR="00D179D6" w:rsidRPr="00462199" w:rsidRDefault="00DF04C6" w:rsidP="00202C21">
      <w:pPr>
        <w:pStyle w:val="H3Ashurst"/>
      </w:pPr>
      <w:bookmarkStart w:id="4123" w:name="_Ref144114014"/>
      <w:r>
        <w:t>a</w:t>
      </w:r>
      <w:r w:rsidR="00D179D6" w:rsidRPr="00462199">
        <w:t>ny amount of Subsidy, State aid</w:t>
      </w:r>
      <w:r w:rsidR="007C3B29">
        <w:t xml:space="preserve">, </w:t>
      </w:r>
      <w:r w:rsidR="00D179D6" w:rsidRPr="00462199">
        <w:t xml:space="preserve">Union Funding </w:t>
      </w:r>
      <w:r w:rsidR="007C3B29">
        <w:t>and/or International Funding</w:t>
      </w:r>
      <w:r w:rsidR="00952362">
        <w:t>,</w:t>
      </w:r>
      <w:r w:rsidR="007C3B29">
        <w:t xml:space="preserve"> </w:t>
      </w:r>
      <w:r w:rsidR="00D179D6" w:rsidRPr="00462199">
        <w:t xml:space="preserve">(as adjusted for interest in accordance with </w:t>
      </w:r>
      <w:r w:rsidR="007248B2" w:rsidRPr="007248B2">
        <w:t>Condition</w:t>
      </w:r>
      <w:r w:rsidR="00D179D6" w:rsidRPr="00462199">
        <w:t xml:space="preserve"> </w:t>
      </w:r>
      <w:r w:rsidR="00810EC9">
        <w:fldChar w:fldCharType="begin"/>
      </w:r>
      <w:r w:rsidR="00810EC9">
        <w:instrText xml:space="preserve"> REF _Ref144113993 \w \h </w:instrText>
      </w:r>
      <w:r w:rsidR="00810EC9">
        <w:fldChar w:fldCharType="separate"/>
      </w:r>
      <w:del w:id="4124" w:author="Faqir, Sofia (Energy Security)" w:date="2023-11-12T19:47:00Z">
        <w:r w:rsidR="00E473FC">
          <w:delText>33.14</w:delText>
        </w:r>
      </w:del>
      <w:r w:rsidR="00810EC9">
        <w:fldChar w:fldCharType="end"/>
      </w:r>
      <w:r w:rsidR="00D179D6" w:rsidRPr="00462199">
        <w:t xml:space="preserve">) has not yet been repaid in full pursuant to </w:t>
      </w:r>
      <w:r w:rsidR="007248B2" w:rsidRPr="007248B2">
        <w:t>Condition</w:t>
      </w:r>
      <w:r w:rsidR="00D179D6" w:rsidRPr="00462199">
        <w:t xml:space="preserve"> </w:t>
      </w:r>
      <w:r w:rsidR="00D179D6" w:rsidRPr="00462199">
        <w:fldChar w:fldCharType="begin"/>
      </w:r>
      <w:r w:rsidR="00D179D6" w:rsidRPr="00462199">
        <w:instrText xml:space="preserve">  REF _Ref144113980 \r \h \* MERGEFORMAT </w:instrText>
      </w:r>
      <w:r w:rsidR="00D179D6" w:rsidRPr="00462199">
        <w:fldChar w:fldCharType="separate"/>
      </w:r>
      <w:del w:id="4125" w:author="Faqir, Sofia (Energy Security)" w:date="2023-11-12T19:47:00Z">
        <w:r w:rsidR="00E473FC" w:rsidRPr="00E473FC">
          <w:rPr>
            <w:color w:val="000000"/>
          </w:rPr>
          <w:delText>33.7(C)(ii)</w:delText>
        </w:r>
      </w:del>
      <w:r w:rsidR="00D179D6" w:rsidRPr="00462199">
        <w:fldChar w:fldCharType="end"/>
      </w:r>
      <w:r w:rsidR="00D179D6" w:rsidRPr="00462199">
        <w:t xml:space="preserve"> or set off in full, pursuant to </w:t>
      </w:r>
      <w:r w:rsidR="007248B2" w:rsidRPr="007248B2">
        <w:t>Condition</w:t>
      </w:r>
      <w:r w:rsidR="00D179D6" w:rsidRPr="00462199">
        <w:t xml:space="preserve"> </w:t>
      </w:r>
      <w:r w:rsidR="00810EC9">
        <w:fldChar w:fldCharType="begin"/>
      </w:r>
      <w:r w:rsidR="00810EC9">
        <w:instrText xml:space="preserve"> REF _Ref144113253 \w \h </w:instrText>
      </w:r>
      <w:r w:rsidR="00810EC9">
        <w:fldChar w:fldCharType="separate"/>
      </w:r>
      <w:del w:id="4126" w:author="Faqir, Sofia (Energy Security)" w:date="2023-11-12T19:47:00Z">
        <w:r w:rsidR="00E473FC">
          <w:delText>3.84</w:delText>
        </w:r>
      </w:del>
      <w:r w:rsidR="00810EC9">
        <w:fldChar w:fldCharType="end"/>
      </w:r>
      <w:r w:rsidR="00D179D6" w:rsidRPr="00462199">
        <w:t xml:space="preserve"> (</w:t>
      </w:r>
      <w:r w:rsidR="00D179D6" w:rsidRPr="00462199">
        <w:rPr>
          <w:i/>
        </w:rPr>
        <w:t>Set-off of Previous Subsidy</w:t>
      </w:r>
      <w:r w:rsidR="00D179D6" w:rsidRPr="00462199">
        <w:t xml:space="preserve">) or </w:t>
      </w:r>
      <w:r w:rsidR="007248B2" w:rsidRPr="007248B2">
        <w:t>Condition</w:t>
      </w:r>
      <w:r w:rsidR="00D179D6" w:rsidRPr="00462199">
        <w:t xml:space="preserve"> </w:t>
      </w:r>
      <w:r w:rsidR="00D179D6" w:rsidRPr="00462199">
        <w:fldChar w:fldCharType="begin"/>
      </w:r>
      <w:r w:rsidR="00D179D6" w:rsidRPr="00462199">
        <w:instrText xml:space="preserve">  REF _Ref144114011 \r \h \* MERGEFORMAT </w:instrText>
      </w:r>
      <w:r w:rsidR="00D179D6" w:rsidRPr="00462199">
        <w:fldChar w:fldCharType="separate"/>
      </w:r>
      <w:del w:id="4127" w:author="Faqir, Sofia (Energy Security)" w:date="2023-11-12T19:47:00Z">
        <w:r w:rsidR="00E473FC" w:rsidRPr="00E473FC">
          <w:rPr>
            <w:color w:val="000000"/>
          </w:rPr>
          <w:delText>33.18(A)</w:delText>
        </w:r>
      </w:del>
      <w:r w:rsidR="00D179D6" w:rsidRPr="00462199">
        <w:fldChar w:fldCharType="end"/>
      </w:r>
      <w:r w:rsidR="00D179D6" w:rsidRPr="00462199">
        <w:t xml:space="preserve"> (</w:t>
      </w:r>
      <w:r w:rsidR="00D179D6" w:rsidRPr="00462199">
        <w:rPr>
          <w:i/>
        </w:rPr>
        <w:t>Set-off of Other Subsidy and RTFO Volume Clawback Amount</w:t>
      </w:r>
      <w:r w:rsidR="00D179D6" w:rsidRPr="00462199">
        <w:t>); and/or</w:t>
      </w:r>
      <w:bookmarkEnd w:id="4123"/>
    </w:p>
    <w:p w14:paraId="78D8FB18" w14:textId="090E0A27" w:rsidR="00D179D6" w:rsidRPr="00462199" w:rsidRDefault="00D179D6" w:rsidP="00202C21">
      <w:pPr>
        <w:pStyle w:val="H3Ashurst"/>
      </w:pPr>
      <w:bookmarkStart w:id="4128" w:name="_Ref144114015"/>
      <w:r w:rsidRPr="00462199">
        <w:t xml:space="preserve">any RTFO Volume Clawback Amount (as adjusted for interest in accordance with </w:t>
      </w:r>
      <w:r w:rsidR="00810EC9">
        <w:fldChar w:fldCharType="begin"/>
      </w:r>
      <w:r w:rsidR="00810EC9">
        <w:instrText xml:space="preserve"> REF _Ref144113749 \w \h </w:instrText>
      </w:r>
      <w:r w:rsidR="00810EC9">
        <w:fldChar w:fldCharType="separate"/>
      </w:r>
      <w:del w:id="4129" w:author="Faqir, Sofia (Energy Security)" w:date="2023-11-12T19:47:00Z">
        <w:r w:rsidR="00E473FC">
          <w:delText>24.2</w:delText>
        </w:r>
      </w:del>
      <w:r w:rsidR="00810EC9">
        <w:fldChar w:fldCharType="end"/>
      </w:r>
      <w:r w:rsidRPr="00462199">
        <w:t xml:space="preserve"> (</w:t>
      </w:r>
      <w:r w:rsidRPr="00462199">
        <w:rPr>
          <w:i/>
        </w:rPr>
        <w:t>Application of Default Interest</w:t>
      </w:r>
      <w:r w:rsidRPr="00462199">
        <w:t xml:space="preserve">)) has not yet been repaid in full pursuant to </w:t>
      </w:r>
      <w:r w:rsidR="007248B2" w:rsidRPr="007248B2">
        <w:t>Condition</w:t>
      </w:r>
      <w:r w:rsidRPr="00462199">
        <w:t xml:space="preserve"> </w:t>
      </w:r>
      <w:r w:rsidRPr="00462199">
        <w:fldChar w:fldCharType="begin"/>
      </w:r>
      <w:r w:rsidRPr="00462199">
        <w:instrText xml:space="preserve">  REF _Ref144113980 \r \h \* MERGEFORMAT </w:instrText>
      </w:r>
      <w:r w:rsidRPr="00462199">
        <w:fldChar w:fldCharType="separate"/>
      </w:r>
      <w:del w:id="4130" w:author="Faqir, Sofia (Energy Security)" w:date="2023-11-12T19:47:00Z">
        <w:r w:rsidR="00E473FC" w:rsidRPr="00E473FC">
          <w:rPr>
            <w:color w:val="000000"/>
          </w:rPr>
          <w:delText>33.7(C)(ii)</w:delText>
        </w:r>
      </w:del>
      <w:r w:rsidRPr="00462199">
        <w:fldChar w:fldCharType="end"/>
      </w:r>
      <w:r w:rsidRPr="00462199">
        <w:t xml:space="preserve"> or set off in full, pursuant to </w:t>
      </w:r>
      <w:r w:rsidR="007248B2" w:rsidRPr="007248B2">
        <w:t>Condition</w:t>
      </w:r>
      <w:r w:rsidRPr="00462199">
        <w:t xml:space="preserve"> </w:t>
      </w:r>
      <w:r w:rsidRPr="00462199">
        <w:fldChar w:fldCharType="begin"/>
      </w:r>
      <w:r w:rsidRPr="00462199">
        <w:instrText xml:space="preserve">  REF _Ref144114012 \r \h \* MERGEFORMAT </w:instrText>
      </w:r>
      <w:r w:rsidRPr="00462199">
        <w:fldChar w:fldCharType="separate"/>
      </w:r>
      <w:del w:id="4131" w:author="Faqir, Sofia (Energy Security)" w:date="2023-11-12T19:47:00Z">
        <w:r w:rsidR="00E473FC" w:rsidRPr="00E473FC">
          <w:rPr>
            <w:color w:val="000000"/>
          </w:rPr>
          <w:delText>33.18(B)</w:delText>
        </w:r>
      </w:del>
      <w:r w:rsidRPr="00462199">
        <w:fldChar w:fldCharType="end"/>
      </w:r>
      <w:r w:rsidRPr="00462199">
        <w:t xml:space="preserve"> (</w:t>
      </w:r>
      <w:r w:rsidRPr="00462199">
        <w:rPr>
          <w:i/>
        </w:rPr>
        <w:t>Set-off of Other Subsidy and RTFO Volume Clawback Amount</w:t>
      </w:r>
      <w:r w:rsidRPr="00462199">
        <w:t>),</w:t>
      </w:r>
      <w:bookmarkEnd w:id="4128"/>
    </w:p>
    <w:p w14:paraId="3725BD95" w14:textId="77777777" w:rsidR="00D179D6" w:rsidRPr="00462199" w:rsidRDefault="00D179D6" w:rsidP="005B3BB9">
      <w:pPr>
        <w:pStyle w:val="B12Ashurst"/>
      </w:pPr>
      <w:r w:rsidRPr="00462199">
        <w:lastRenderedPageBreak/>
        <w:t>the LCHA Counterparty shall be entitled to recover any payments made to the Producer under the LCHA, up to the value of the outstanding amount. The LCHA Counterparty shall give notice to the Producer of the outstanding amount and the currently applicable:</w:t>
      </w:r>
    </w:p>
    <w:p w14:paraId="3DE6CC54" w14:textId="2410C067" w:rsidR="00D179D6" w:rsidRPr="00462199" w:rsidRDefault="00D179D6" w:rsidP="005B3BB9">
      <w:pPr>
        <w:pStyle w:val="H4Ashurst"/>
      </w:pPr>
      <w:bookmarkStart w:id="4132" w:name="_Ref144114016"/>
      <w:r w:rsidRPr="00462199">
        <w:t xml:space="preserve">if </w:t>
      </w:r>
      <w:r w:rsidR="007248B2" w:rsidRPr="007248B2">
        <w:t>Condition</w:t>
      </w:r>
      <w:r w:rsidR="00EF71CE">
        <w:t xml:space="preserve"> </w:t>
      </w:r>
      <w:r w:rsidR="00EF71CE">
        <w:fldChar w:fldCharType="begin"/>
      </w:r>
      <w:r w:rsidR="00EF71CE">
        <w:instrText xml:space="preserve"> REF _Ref144114014 \w \h </w:instrText>
      </w:r>
      <w:r w:rsidR="00EF71CE">
        <w:fldChar w:fldCharType="separate"/>
      </w:r>
      <w:del w:id="4133" w:author="Faqir, Sofia (Energy Security)" w:date="2023-11-12T19:47:00Z">
        <w:r w:rsidR="00E473FC">
          <w:delText>33.19(A)</w:delText>
        </w:r>
      </w:del>
      <w:r w:rsidR="00EF71CE">
        <w:fldChar w:fldCharType="end"/>
      </w:r>
      <w:r w:rsidRPr="00462199">
        <w:t xml:space="preserve"> applies, Subsidy Interest Rate and the Producer shall repay or procure the repayment of the notified amount (as adjusted for interest in accordance with </w:t>
      </w:r>
      <w:r w:rsidR="007248B2" w:rsidRPr="007248B2">
        <w:t>Condition</w:t>
      </w:r>
      <w:r w:rsidRPr="00462199">
        <w:t xml:space="preserve"> </w:t>
      </w:r>
      <w:r w:rsidR="00810EC9">
        <w:fldChar w:fldCharType="begin"/>
      </w:r>
      <w:r w:rsidR="00810EC9">
        <w:instrText xml:space="preserve"> REF _Ref144113993 \w \h </w:instrText>
      </w:r>
      <w:r w:rsidR="00810EC9">
        <w:fldChar w:fldCharType="separate"/>
      </w:r>
      <w:del w:id="4134" w:author="Faqir, Sofia (Energy Security)" w:date="2023-11-12T19:47:00Z">
        <w:r w:rsidR="00E473FC">
          <w:delText>33.14</w:delText>
        </w:r>
      </w:del>
      <w:r w:rsidR="00810EC9">
        <w:fldChar w:fldCharType="end"/>
      </w:r>
      <w:r w:rsidRPr="00462199">
        <w:t>); or</w:t>
      </w:r>
      <w:bookmarkEnd w:id="4132"/>
    </w:p>
    <w:p w14:paraId="5A398C21" w14:textId="159B8057" w:rsidR="00D179D6" w:rsidRPr="00462199" w:rsidRDefault="00D179D6" w:rsidP="005B3BB9">
      <w:pPr>
        <w:pStyle w:val="H4Ashurst"/>
      </w:pPr>
      <w:bookmarkStart w:id="4135" w:name="_Ref144114017"/>
      <w:r w:rsidRPr="00462199">
        <w:t xml:space="preserve">if </w:t>
      </w:r>
      <w:r w:rsidR="007248B2" w:rsidRPr="007248B2">
        <w:t>Condition</w:t>
      </w:r>
      <w:r w:rsidR="00EF71CE">
        <w:t xml:space="preserve"> </w:t>
      </w:r>
      <w:r w:rsidR="00EF71CE">
        <w:fldChar w:fldCharType="begin"/>
      </w:r>
      <w:r w:rsidR="00EF71CE">
        <w:instrText xml:space="preserve"> REF _Ref144114015 \w \h </w:instrText>
      </w:r>
      <w:r w:rsidR="00EF71CE">
        <w:fldChar w:fldCharType="separate"/>
      </w:r>
      <w:del w:id="4136" w:author="Faqir, Sofia (Energy Security)" w:date="2023-11-12T19:47:00Z">
        <w:r w:rsidR="00E473FC">
          <w:delText>33.19(B)</w:delText>
        </w:r>
      </w:del>
      <w:r w:rsidR="00EF71CE">
        <w:fldChar w:fldCharType="end"/>
      </w:r>
      <w:r w:rsidRPr="00462199">
        <w:t xml:space="preserve"> applies, </w:t>
      </w:r>
      <w:r w:rsidR="00010744">
        <w:t>i</w:t>
      </w:r>
      <w:r w:rsidRPr="00462199">
        <w:t xml:space="preserve">nterest </w:t>
      </w:r>
      <w:r w:rsidR="00010744">
        <w:t>r</w:t>
      </w:r>
      <w:r w:rsidRPr="00462199">
        <w:t xml:space="preserve">ate and the Producer shall repay or procure the repayment of the notified amount (as adjusted for interest in accordance with </w:t>
      </w:r>
      <w:r w:rsidR="007248B2" w:rsidRPr="007248B2">
        <w:t>Condition</w:t>
      </w:r>
      <w:r w:rsidRPr="00462199">
        <w:t xml:space="preserve"> </w:t>
      </w:r>
      <w:r w:rsidR="00942485">
        <w:fldChar w:fldCharType="begin"/>
      </w:r>
      <w:r w:rsidR="00942485">
        <w:instrText xml:space="preserve"> REF _Ref144113749 \w \h </w:instrText>
      </w:r>
      <w:r w:rsidR="00942485">
        <w:fldChar w:fldCharType="separate"/>
      </w:r>
      <w:del w:id="4137" w:author="Faqir, Sofia (Energy Security)" w:date="2023-11-12T19:47:00Z">
        <w:r w:rsidR="00E473FC">
          <w:delText>24.2</w:delText>
        </w:r>
      </w:del>
      <w:r w:rsidR="00942485">
        <w:fldChar w:fldCharType="end"/>
      </w:r>
      <w:r w:rsidRPr="00462199">
        <w:t xml:space="preserve"> (</w:t>
      </w:r>
      <w:r w:rsidRPr="00462199">
        <w:rPr>
          <w:i/>
        </w:rPr>
        <w:t>Application of Default Interest</w:t>
      </w:r>
      <w:r w:rsidRPr="00462199">
        <w:t>)),</w:t>
      </w:r>
      <w:bookmarkEnd w:id="4135"/>
    </w:p>
    <w:p w14:paraId="6CC1B11E" w14:textId="77777777" w:rsidR="00D179D6" w:rsidRPr="00462199" w:rsidRDefault="00D179D6" w:rsidP="00C337B4">
      <w:pPr>
        <w:pStyle w:val="B3Ashurst"/>
      </w:pPr>
      <w:r w:rsidRPr="00462199">
        <w:t>to the LCHA Counterparty within ten (10) Business Days from the date of such notice.</w:t>
      </w:r>
    </w:p>
    <w:p w14:paraId="5DB4B1A6" w14:textId="26BCF551" w:rsidR="00D179D6" w:rsidRPr="00462199" w:rsidRDefault="00D179D6" w:rsidP="005B3BB9">
      <w:pPr>
        <w:pStyle w:val="NormalBoldAshurst"/>
      </w:pPr>
      <w:r w:rsidRPr="00462199">
        <w:rPr>
          <w:i/>
        </w:rPr>
        <w:t xml:space="preserve">RTFO Clawback Cut-Off </w:t>
      </w:r>
      <w:commentRangeStart w:id="4138"/>
      <w:commentRangeStart w:id="4139"/>
      <w:del w:id="4140" w:author="Julie Finkler" w:date="2023-11-10T17:10:00Z">
        <w:r w:rsidRPr="00462199" w:rsidDel="008B037B">
          <w:rPr>
            <w:i/>
          </w:rPr>
          <w:delText>Date</w:delText>
        </w:r>
      </w:del>
      <w:commentRangeEnd w:id="4138"/>
      <w:r w:rsidR="00E651E8" w:rsidRPr="00462199">
        <w:rPr>
          <w:rStyle w:val="CommentReference"/>
          <w:rFonts w:ascii="Arial" w:hAnsi="Arial"/>
          <w:sz w:val="20"/>
          <w:szCs w:val="20"/>
        </w:rPr>
        <w:commentReference w:id="4138"/>
      </w:r>
      <w:commentRangeEnd w:id="4139"/>
      <w:r w:rsidR="00126BB0" w:rsidRPr="00462199">
        <w:rPr>
          <w:rStyle w:val="CommentReference"/>
          <w:rFonts w:ascii="Arial" w:hAnsi="Arial"/>
          <w:sz w:val="20"/>
          <w:szCs w:val="20"/>
        </w:rPr>
        <w:commentReference w:id="4139"/>
      </w:r>
    </w:p>
    <w:p w14:paraId="781020EA" w14:textId="77777777" w:rsidR="00D179D6" w:rsidRPr="00462199" w:rsidRDefault="00D179D6" w:rsidP="005B3BB9">
      <w:pPr>
        <w:pStyle w:val="H2Ashurst"/>
      </w:pPr>
      <w:bookmarkStart w:id="4141" w:name="_Ref144114018"/>
      <w:r w:rsidRPr="00462199">
        <w:t>If:</w:t>
      </w:r>
      <w:bookmarkEnd w:id="4141"/>
    </w:p>
    <w:p w14:paraId="1DCBBBA1" w14:textId="77777777" w:rsidR="00D179D6" w:rsidRPr="00462199" w:rsidRDefault="00D179D6" w:rsidP="00202C21">
      <w:pPr>
        <w:pStyle w:val="H3Ashurst"/>
      </w:pPr>
      <w:bookmarkStart w:id="4142" w:name="_Ref144114019"/>
      <w:r w:rsidRPr="00462199">
        <w:t>a breach of the RTFO Compliance Obligation arises solely as a result of an Offtaker or other third party claiming Total Invoiced Volumes which are Qualifying Volumes under the RTFO Scheme and notwithstanding such breach, the Producer: (i) made all due and careful enquiries relating to its RTFO Compliance Obligation in respect of such volumes; and (ii) included an obligation in the relevant Offtake Agreement that the relevant Offtaker must at all times ensure that all Total Invoiced Volumes which are Qualifying Volumes are not claimed under the RTFO Scheme; and</w:t>
      </w:r>
      <w:bookmarkEnd w:id="4142"/>
    </w:p>
    <w:p w14:paraId="2BE9C477" w14:textId="77777777" w:rsidR="00D179D6" w:rsidRPr="00462199" w:rsidRDefault="00D179D6" w:rsidP="00202C21">
      <w:pPr>
        <w:pStyle w:val="H3Ashurst"/>
      </w:pPr>
      <w:bookmarkStart w:id="4143" w:name="_Ref144114020"/>
      <w:r w:rsidRPr="00462199">
        <w:t>neither Party were aware of such breach at the Clawback Cut-Off Date that applies to such volumes,</w:t>
      </w:r>
      <w:bookmarkEnd w:id="4143"/>
    </w:p>
    <w:p w14:paraId="4222CCD1" w14:textId="09975882" w:rsidR="00D179D6" w:rsidRPr="00462199" w:rsidRDefault="00D179D6" w:rsidP="005B3BB9">
      <w:pPr>
        <w:pStyle w:val="B12Ashurst"/>
      </w:pPr>
      <w:r w:rsidRPr="00462199">
        <w:t xml:space="preserve">then the Producer shall not be required to pay a RTFO Volume Clawback Amount in respect of such volumes pursuant to </w:t>
      </w:r>
      <w:r w:rsidR="007248B2" w:rsidRPr="007248B2">
        <w:t>Condition</w:t>
      </w:r>
      <w:r w:rsidRPr="00462199">
        <w:t xml:space="preserve"> </w:t>
      </w:r>
      <w:r w:rsidRPr="00462199">
        <w:fldChar w:fldCharType="begin"/>
      </w:r>
      <w:r w:rsidRPr="00462199">
        <w:instrText xml:space="preserve">  REF _Ref144113980 \r \h \* MERGEFORMAT </w:instrText>
      </w:r>
      <w:r w:rsidRPr="00462199">
        <w:fldChar w:fldCharType="separate"/>
      </w:r>
      <w:del w:id="4144" w:author="Faqir, Sofia (Energy Security)" w:date="2023-11-12T19:47:00Z">
        <w:r w:rsidR="00E473FC" w:rsidRPr="00E473FC">
          <w:rPr>
            <w:color w:val="000000"/>
          </w:rPr>
          <w:delText>33.7(C)(ii)</w:delText>
        </w:r>
      </w:del>
      <w:r w:rsidRPr="00462199">
        <w:fldChar w:fldCharType="end"/>
      </w:r>
      <w:r w:rsidRPr="00462199">
        <w:t>.</w:t>
      </w:r>
    </w:p>
    <w:p w14:paraId="4C18419F" w14:textId="77777777" w:rsidR="00D179D6" w:rsidRPr="00462199" w:rsidRDefault="00D179D6" w:rsidP="005B3BB9">
      <w:pPr>
        <w:pStyle w:val="NormalBoldAshurst"/>
      </w:pPr>
      <w:r w:rsidRPr="00462199">
        <w:rPr>
          <w:i/>
        </w:rPr>
        <w:t>RTFO Non-Compliance Termination Event</w:t>
      </w:r>
    </w:p>
    <w:p w14:paraId="599A467A" w14:textId="77777777" w:rsidR="00D179D6" w:rsidRPr="00462199" w:rsidRDefault="00D179D6" w:rsidP="005B3BB9">
      <w:pPr>
        <w:pStyle w:val="H2Ashurst"/>
      </w:pPr>
      <w:bookmarkStart w:id="4145" w:name="_Ref144114021"/>
      <w:r w:rsidRPr="00462199">
        <w:t>If the Producer has breached the RTFO Compliance Obligation, and the Producer:</w:t>
      </w:r>
      <w:bookmarkEnd w:id="4145"/>
    </w:p>
    <w:p w14:paraId="0E8EAEBC" w14:textId="77777777" w:rsidR="00D179D6" w:rsidRPr="00462199" w:rsidRDefault="00D179D6" w:rsidP="00202C21">
      <w:pPr>
        <w:pStyle w:val="H3Ashurst"/>
      </w:pPr>
      <w:bookmarkStart w:id="4146" w:name="_Ref144114022"/>
      <w:r w:rsidRPr="00462199">
        <w:t>knew that the relevant Total Invoiced Volumes which are Qualifying Volumes had been or would be claimed under the RTFO Scheme at the date the relevant Payment Information Notice was submitted to the LCHA Counterparty; or</w:t>
      </w:r>
      <w:bookmarkEnd w:id="4146"/>
    </w:p>
    <w:p w14:paraId="12D211CE" w14:textId="77777777" w:rsidR="00D179D6" w:rsidRPr="00462199" w:rsidRDefault="00D179D6" w:rsidP="00202C21">
      <w:pPr>
        <w:pStyle w:val="H3Ashurst"/>
      </w:pPr>
      <w:bookmarkStart w:id="4147" w:name="_Ref144114023"/>
      <w:r w:rsidRPr="00462199">
        <w:t>acted recklessly in confirming its compliance with the RTFO Compliance Obligation when submitting the relevant Payment Information Notice to the LCHA Counterparty; or</w:t>
      </w:r>
      <w:bookmarkEnd w:id="4147"/>
    </w:p>
    <w:p w14:paraId="2001C575" w14:textId="77777777" w:rsidR="00D179D6" w:rsidRPr="00462199" w:rsidRDefault="00D179D6" w:rsidP="00202C21">
      <w:pPr>
        <w:pStyle w:val="H3Ashurst"/>
      </w:pPr>
      <w:bookmarkStart w:id="4148" w:name="_Ref144114024"/>
      <w:r w:rsidRPr="00462199">
        <w:t>on three (3) or more occasions when submitting the relevant Payment Information Notice to the LCHA Counterparty failed to:</w:t>
      </w:r>
      <w:bookmarkEnd w:id="4148"/>
    </w:p>
    <w:p w14:paraId="7F00E720" w14:textId="0B0B11FF" w:rsidR="00D179D6" w:rsidRPr="00462199" w:rsidRDefault="00552635" w:rsidP="005B3BB9">
      <w:pPr>
        <w:pStyle w:val="H4Ashurst"/>
      </w:pPr>
      <w:bookmarkStart w:id="4149" w:name="_Ref144114025"/>
      <w:r>
        <w:t>in any rolling three (3) year period</w:t>
      </w:r>
      <w:r w:rsidR="00270FC3">
        <w:t>,</w:t>
      </w:r>
      <w:r>
        <w:t xml:space="preserve"> </w:t>
      </w:r>
      <w:r w:rsidR="00D179D6" w:rsidRPr="00462199">
        <w:t>make all due and careful enquiries in respect of its compliance with the RTFO Compliance Obligation when submitting the relevant Payment Information Notice to the LCHA Counterparty; and/or</w:t>
      </w:r>
      <w:bookmarkEnd w:id="4149"/>
    </w:p>
    <w:p w14:paraId="60AFBDB8" w14:textId="77777777" w:rsidR="00D179D6" w:rsidRPr="00462199" w:rsidRDefault="00D179D6" w:rsidP="005B3BB9">
      <w:pPr>
        <w:pStyle w:val="H4Ashurst"/>
      </w:pPr>
      <w:bookmarkStart w:id="4150" w:name="_Ref144114026"/>
      <w:r w:rsidRPr="00462199">
        <w:t>include an obligation in any Offtake Agreement that the relevant Offtaker must at all times ensure that all Total Invoiced Volumes which are Qualifying Volumes are not claimed under the RTFO Scheme,</w:t>
      </w:r>
      <w:bookmarkEnd w:id="4150"/>
    </w:p>
    <w:p w14:paraId="510E28DD" w14:textId="77777777" w:rsidR="00D179D6" w:rsidRPr="00462199" w:rsidRDefault="00D179D6" w:rsidP="005B3BB9">
      <w:pPr>
        <w:pStyle w:val="B12Ashurst"/>
      </w:pPr>
      <w:r w:rsidRPr="00462199">
        <w:t xml:space="preserve">then a </w:t>
      </w:r>
      <w:r w:rsidRPr="00462199">
        <w:rPr>
          <w:b/>
        </w:rPr>
        <w:t xml:space="preserve">"RTFO Non-Compliance Termination Event" </w:t>
      </w:r>
      <w:r w:rsidRPr="00462199">
        <w:t>will be deemed to have occurred.</w:t>
      </w:r>
    </w:p>
    <w:p w14:paraId="27428B24" w14:textId="77777777" w:rsidR="00D179D6" w:rsidRPr="00462199" w:rsidRDefault="00D179D6" w:rsidP="005B3BB9">
      <w:pPr>
        <w:pStyle w:val="H1Ashurst"/>
      </w:pPr>
      <w:bookmarkStart w:id="4151" w:name="_Ref144114027"/>
      <w:bookmarkStart w:id="4152" w:name="_Ref144117990"/>
      <w:bookmarkStart w:id="4153" w:name="_Toc149833686"/>
      <w:r w:rsidRPr="00462199">
        <w:lastRenderedPageBreak/>
        <w:t>Producer Undertakings: UK ETS Free Allowances</w:t>
      </w:r>
      <w:bookmarkEnd w:id="4151"/>
      <w:bookmarkEnd w:id="4152"/>
      <w:bookmarkEnd w:id="4153"/>
    </w:p>
    <w:p w14:paraId="3EE0AA49" w14:textId="77777777" w:rsidR="00D179D6" w:rsidRPr="00462199" w:rsidRDefault="00D179D6" w:rsidP="005B3BB9">
      <w:pPr>
        <w:pStyle w:val="NormalBoldAshurst"/>
      </w:pPr>
      <w:r w:rsidRPr="00462199">
        <w:rPr>
          <w:i/>
        </w:rPr>
        <w:t>Warranty: No UK ETS Free Allowances applied for or received</w:t>
      </w:r>
    </w:p>
    <w:p w14:paraId="4BF193ED" w14:textId="77777777" w:rsidR="00D179D6" w:rsidRPr="00462199" w:rsidRDefault="00D179D6" w:rsidP="005B3BB9">
      <w:pPr>
        <w:pStyle w:val="H2Ashurst"/>
      </w:pPr>
      <w:bookmarkStart w:id="4154" w:name="_Ref144114028"/>
      <w:r w:rsidRPr="00462199">
        <w:t>The Producer represents and warrants to the LCHA Counterparty that, as at the Start Date, no UK ETS Free Allowances have been applied for, or received from the UK ETS Registry Administrator, in relation to the Facility (regardless of whether such UK ETS Free Allowances are applied for and/or received by the Producer or by any other person).</w:t>
      </w:r>
      <w:bookmarkEnd w:id="4154"/>
    </w:p>
    <w:p w14:paraId="0DC4CA09" w14:textId="77777777" w:rsidR="00D179D6" w:rsidRPr="00462199" w:rsidRDefault="00D179D6" w:rsidP="005B3BB9">
      <w:pPr>
        <w:pStyle w:val="NormalBoldAshurst"/>
      </w:pPr>
      <w:r w:rsidRPr="00462199">
        <w:rPr>
          <w:i/>
        </w:rPr>
        <w:t>Undertakings: No application for or receipt of UK ETS Free Allowances</w:t>
      </w:r>
    </w:p>
    <w:p w14:paraId="51877410" w14:textId="77777777" w:rsidR="00D179D6" w:rsidRPr="00462199" w:rsidRDefault="00D179D6" w:rsidP="005B3BB9">
      <w:pPr>
        <w:pStyle w:val="H2Ashurst"/>
      </w:pPr>
      <w:bookmarkStart w:id="4155" w:name="_Ref144114029"/>
      <w:r w:rsidRPr="00462199">
        <w:t>With effect from the Start Date, the Producer undertakes to the LCHA Counterparty as follows:</w:t>
      </w:r>
      <w:bookmarkEnd w:id="4155"/>
    </w:p>
    <w:p w14:paraId="547C7DE0" w14:textId="77777777" w:rsidR="00D179D6" w:rsidRPr="00462199" w:rsidRDefault="00D179D6" w:rsidP="00202C21">
      <w:pPr>
        <w:pStyle w:val="H3Ashurst"/>
      </w:pPr>
      <w:bookmarkStart w:id="4156" w:name="_Ref144114030"/>
      <w:r w:rsidRPr="00462199">
        <w:t>the Producer shall at all times ensure that no UK ETS Free Allowances are applied for, or received from the UK ETS Registry Administrator, in relation to the Facility (regardless of whether such UK ETS Free Allowances are applied for and/or received by the Producer or by any other person); and</w:t>
      </w:r>
      <w:bookmarkEnd w:id="4156"/>
    </w:p>
    <w:p w14:paraId="46F5E213" w14:textId="77777777" w:rsidR="00D179D6" w:rsidRPr="00462199" w:rsidRDefault="00D179D6" w:rsidP="00202C21">
      <w:pPr>
        <w:pStyle w:val="H3Ashurst"/>
      </w:pPr>
      <w:bookmarkStart w:id="4157" w:name="_Ref144114031"/>
      <w:r w:rsidRPr="00462199">
        <w:rPr>
          <w:i/>
        </w:rPr>
        <w:t>Notification</w:t>
      </w:r>
      <w:r w:rsidRPr="00462199">
        <w:t>: the Producer shall:</w:t>
      </w:r>
      <w:bookmarkEnd w:id="4157"/>
    </w:p>
    <w:p w14:paraId="61EEDBBA" w14:textId="77777777" w:rsidR="00D179D6" w:rsidRPr="00462199" w:rsidRDefault="00D179D6" w:rsidP="005B3BB9">
      <w:pPr>
        <w:pStyle w:val="H4Ashurst"/>
      </w:pPr>
      <w:bookmarkStart w:id="4158" w:name="_Ref144114032"/>
      <w:r w:rsidRPr="00462199">
        <w:t>give notice to the LCHA Counterparty as soon as reasonably practicable upon becoming aware that:</w:t>
      </w:r>
      <w:bookmarkEnd w:id="4158"/>
    </w:p>
    <w:p w14:paraId="23704CD5" w14:textId="77777777" w:rsidR="00D179D6" w:rsidRPr="00462199" w:rsidRDefault="00D179D6" w:rsidP="008F2B75">
      <w:pPr>
        <w:pStyle w:val="H5Ashurst"/>
      </w:pPr>
      <w:bookmarkStart w:id="4159" w:name="_Ref144114033"/>
      <w:r w:rsidRPr="00462199">
        <w:t>any application for UK ETS Free Allowances in relation to the Facility has been made (regardless of whether such application is made by the Producer or by any other person, or whether such application is made before, on or after the Start Date); or</w:t>
      </w:r>
      <w:bookmarkEnd w:id="4159"/>
    </w:p>
    <w:p w14:paraId="26404E30" w14:textId="77777777" w:rsidR="00D179D6" w:rsidRPr="00462199" w:rsidRDefault="00D179D6" w:rsidP="008F2B75">
      <w:pPr>
        <w:pStyle w:val="H5Ashurst"/>
      </w:pPr>
      <w:bookmarkStart w:id="4160" w:name="_Ref144114034"/>
      <w:r w:rsidRPr="00462199">
        <w:t>any UK ETS Free Allowances in relation to the Facility have been received (regardless of whether such UK ETS Free Allowances are received by the Producer or by any other person); and</w:t>
      </w:r>
      <w:bookmarkEnd w:id="4160"/>
    </w:p>
    <w:p w14:paraId="0C0453DE" w14:textId="2A026759" w:rsidR="00D179D6" w:rsidRPr="00462199" w:rsidRDefault="00D179D6" w:rsidP="005B3BB9">
      <w:pPr>
        <w:pStyle w:val="H4Ashurst"/>
      </w:pPr>
      <w:bookmarkStart w:id="4161" w:name="_Ref144114035"/>
      <w:r w:rsidRPr="00462199">
        <w:t xml:space="preserve">provide the LCHA Counterparty with such Supporting Information regarding compliance or non-compliance by the Producer with the undertaking in </w:t>
      </w:r>
      <w:r w:rsidR="007248B2" w:rsidRPr="007248B2">
        <w:t>Condition</w:t>
      </w:r>
      <w:r w:rsidR="00EF71CE">
        <w:t xml:space="preserve"> </w:t>
      </w:r>
      <w:r w:rsidR="00EF71CE">
        <w:fldChar w:fldCharType="begin"/>
      </w:r>
      <w:r w:rsidR="00EF71CE">
        <w:instrText xml:space="preserve"> REF _Ref144114030 \w \h </w:instrText>
      </w:r>
      <w:r w:rsidR="00EF71CE">
        <w:fldChar w:fldCharType="separate"/>
      </w:r>
      <w:del w:id="4162" w:author="Faqir, Sofia (Energy Security)" w:date="2023-11-12T19:47:00Z">
        <w:r w:rsidR="00E473FC">
          <w:delText>34.2(A)</w:delText>
        </w:r>
      </w:del>
      <w:r w:rsidR="00EF71CE">
        <w:fldChar w:fldCharType="end"/>
      </w:r>
      <w:r w:rsidRPr="00462199">
        <w:t xml:space="preserve"> as the LCHA Counterparty reasonably requires, as soon as reasonably practicable and in any event no later than thirty (30) Business Days following receipt of the LCHA Counterparty's request. Any Supporting Information provided by a Producer to the LCHA Counterparty under this </w:t>
      </w:r>
      <w:r w:rsidR="007248B2" w:rsidRPr="007248B2">
        <w:t>Condition</w:t>
      </w:r>
      <w:r w:rsidR="00EF71CE">
        <w:t xml:space="preserve"> </w:t>
      </w:r>
      <w:r w:rsidR="00EF71CE">
        <w:fldChar w:fldCharType="begin"/>
      </w:r>
      <w:r w:rsidR="00EF71CE">
        <w:instrText xml:space="preserve"> REF _Ref144114035 \w \h </w:instrText>
      </w:r>
      <w:r w:rsidR="00EF71CE">
        <w:fldChar w:fldCharType="separate"/>
      </w:r>
      <w:del w:id="4163" w:author="Faqir, Sofia (Energy Security)" w:date="2023-11-12T19:47:00Z">
        <w:r w:rsidR="00E473FC">
          <w:delText>34.2(B)(ii)</w:delText>
        </w:r>
      </w:del>
      <w:r w:rsidR="00EF71CE">
        <w:fldChar w:fldCharType="end"/>
      </w:r>
      <w:r w:rsidRPr="00462199">
        <w:t xml:space="preserve"> shall be accompanied by a Directors' Certificate in respect of such Supporting Information.</w:t>
      </w:r>
      <w:bookmarkEnd w:id="4161"/>
    </w:p>
    <w:p w14:paraId="1D12299E" w14:textId="77777777" w:rsidR="00D179D6" w:rsidRPr="00462199" w:rsidRDefault="00D179D6" w:rsidP="005B3BB9">
      <w:pPr>
        <w:pStyle w:val="NormalBoldAshurst"/>
        <w:rPr>
          <w:lang w:eastAsia="zh-CN"/>
        </w:rPr>
      </w:pPr>
      <w:r w:rsidRPr="00462199">
        <w:rPr>
          <w:i/>
        </w:rPr>
        <w:t>Failure to comply with no application for or receipt of UK ETS Free Allowances: termination</w:t>
      </w:r>
    </w:p>
    <w:p w14:paraId="5CD34E31" w14:textId="39437F39" w:rsidR="00D179D6" w:rsidRPr="00462199" w:rsidRDefault="00D179D6" w:rsidP="005B3BB9">
      <w:pPr>
        <w:pStyle w:val="H2Ashurst"/>
        <w:rPr>
          <w:lang w:eastAsia="zh-CN"/>
        </w:rPr>
      </w:pPr>
      <w:bookmarkStart w:id="4164" w:name="_Ref144114036"/>
      <w:r w:rsidRPr="00462199">
        <w:t xml:space="preserve">If the Producer fails to comply with the undertaking in </w:t>
      </w:r>
      <w:r w:rsidR="007248B2" w:rsidRPr="007248B2">
        <w:t>Condition</w:t>
      </w:r>
      <w:r w:rsidRPr="00462199">
        <w:t xml:space="preserve"> </w:t>
      </w:r>
      <w:r w:rsidRPr="00462199">
        <w:fldChar w:fldCharType="begin"/>
      </w:r>
      <w:r w:rsidRPr="00462199">
        <w:instrText xml:space="preserve">  REF _Ref144114030 \r \h \* MERGEFORMAT </w:instrText>
      </w:r>
      <w:r w:rsidRPr="00462199">
        <w:fldChar w:fldCharType="separate"/>
      </w:r>
      <w:del w:id="4165" w:author="Faqir, Sofia (Energy Security)" w:date="2023-11-12T19:47:00Z">
        <w:r w:rsidR="00E473FC" w:rsidRPr="00E473FC">
          <w:rPr>
            <w:color w:val="000000"/>
          </w:rPr>
          <w:delText>34.2(A)</w:delText>
        </w:r>
      </w:del>
      <w:r w:rsidRPr="00462199">
        <w:fldChar w:fldCharType="end"/>
      </w:r>
      <w:r w:rsidRPr="00462199">
        <w:t xml:space="preserve">, then a </w:t>
      </w:r>
      <w:r w:rsidRPr="00462199">
        <w:rPr>
          <w:b/>
        </w:rPr>
        <w:t>"UK ETS Free Allowances Termination Event"</w:t>
      </w:r>
      <w:r w:rsidRPr="00462199">
        <w:t xml:space="preserve"> will be deemed to have occurred.</w:t>
      </w:r>
      <w:bookmarkEnd w:id="4164"/>
    </w:p>
    <w:p w14:paraId="316B85B1" w14:textId="77777777" w:rsidR="00D179D6" w:rsidRPr="00462199" w:rsidRDefault="00D179D6" w:rsidP="005B3BB9">
      <w:pPr>
        <w:pStyle w:val="H1Ashurst"/>
      </w:pPr>
      <w:bookmarkStart w:id="4166" w:name="_Ref144114037"/>
      <w:bookmarkStart w:id="4167" w:name="_Ref144117991"/>
      <w:bookmarkStart w:id="4168" w:name="_Ref144483486"/>
      <w:bookmarkStart w:id="4169" w:name="_Toc149833687"/>
      <w:r w:rsidRPr="00462199">
        <w:t>Producer Undertaking: Supply Chain Reporting</w:t>
      </w:r>
      <w:bookmarkEnd w:id="4166"/>
      <w:bookmarkEnd w:id="4167"/>
      <w:bookmarkEnd w:id="4168"/>
      <w:bookmarkEnd w:id="4169"/>
    </w:p>
    <w:p w14:paraId="04F4B39E" w14:textId="77777777" w:rsidR="00D179D6" w:rsidRPr="00462199" w:rsidRDefault="00D179D6" w:rsidP="005B3BB9">
      <w:pPr>
        <w:pStyle w:val="NormalBoldAshurst"/>
      </w:pPr>
      <w:r w:rsidRPr="00462199">
        <w:rPr>
          <w:i/>
        </w:rPr>
        <w:t>Supply Chain Report</w:t>
      </w:r>
    </w:p>
    <w:p w14:paraId="3A9B5F7C" w14:textId="77777777" w:rsidR="00D179D6" w:rsidRPr="00462199" w:rsidRDefault="00D179D6" w:rsidP="005B3BB9">
      <w:pPr>
        <w:pStyle w:val="H2Ashurst"/>
      </w:pPr>
      <w:bookmarkStart w:id="4170" w:name="_Ref144114038"/>
      <w:r w:rsidRPr="00462199">
        <w:t>The Producer shall provide the LCHA Counterparty with a Supply Chain Report (together with such Supporting Information as the Producer considers to be relevant to the content of the Supply Chain Report):</w:t>
      </w:r>
      <w:bookmarkEnd w:id="4170"/>
    </w:p>
    <w:p w14:paraId="75AADC87" w14:textId="77777777" w:rsidR="00D179D6" w:rsidRPr="00462199" w:rsidRDefault="00D179D6" w:rsidP="00202C21">
      <w:pPr>
        <w:pStyle w:val="H3Ashurst"/>
      </w:pPr>
      <w:bookmarkStart w:id="4171" w:name="_Ref144114039"/>
      <w:r w:rsidRPr="00462199">
        <w:t>no earlier than six (6) Months prior to the Milestone Delivery Date and no later than the Milestone Delivery Date;</w:t>
      </w:r>
      <w:bookmarkEnd w:id="4171"/>
    </w:p>
    <w:p w14:paraId="36DB27FF" w14:textId="5BD4BABE" w:rsidR="00D179D6" w:rsidRPr="00462199" w:rsidRDefault="00D179D6" w:rsidP="00202C21">
      <w:pPr>
        <w:pStyle w:val="H3Ashurst"/>
      </w:pPr>
      <w:bookmarkStart w:id="4172" w:name="_Ref144114040"/>
      <w:r w:rsidRPr="00462199">
        <w:lastRenderedPageBreak/>
        <w:t>no earlier than six (6) Months prior to the third (</w:t>
      </w:r>
      <w:r w:rsidR="002F53B2" w:rsidRPr="00F20FE1">
        <w:t>3</w:t>
      </w:r>
      <w:r w:rsidR="002F53B2" w:rsidRPr="00F20FE1">
        <w:rPr>
          <w:vertAlign w:val="superscript"/>
        </w:rPr>
        <w:t>rd</w:t>
      </w:r>
      <w:r w:rsidRPr="00462199">
        <w:t>) anniversary of the Start Date and no later than the third (</w:t>
      </w:r>
      <w:r w:rsidR="002F53B2" w:rsidRPr="00F20FE1">
        <w:t>3</w:t>
      </w:r>
      <w:r w:rsidR="002F53B2" w:rsidRPr="00F20FE1">
        <w:rPr>
          <w:vertAlign w:val="superscript"/>
        </w:rPr>
        <w:t>rd</w:t>
      </w:r>
      <w:r w:rsidRPr="00462199">
        <w:t>) anniversary of the Start Date;</w:t>
      </w:r>
      <w:bookmarkEnd w:id="4172"/>
    </w:p>
    <w:p w14:paraId="109A2C58" w14:textId="2CA521FB" w:rsidR="00D179D6" w:rsidRPr="00462199" w:rsidRDefault="00D179D6" w:rsidP="00202C21">
      <w:pPr>
        <w:pStyle w:val="H3Ashurst"/>
      </w:pPr>
      <w:bookmarkStart w:id="4173" w:name="_Ref144114041"/>
      <w:r w:rsidRPr="00462199">
        <w:t>no earlier than six (6) Months prior to the seventh (</w:t>
      </w:r>
      <w:r w:rsidR="002F53B2" w:rsidRPr="00F20FE1">
        <w:t>7</w:t>
      </w:r>
      <w:r w:rsidR="002F53B2" w:rsidRPr="00F20FE1">
        <w:rPr>
          <w:vertAlign w:val="superscript"/>
        </w:rPr>
        <w:t>th</w:t>
      </w:r>
      <w:r w:rsidRPr="00462199">
        <w:t>) anniversary of the Start Date and no later than the seventh (</w:t>
      </w:r>
      <w:r w:rsidR="002F53B2" w:rsidRPr="00F20FE1">
        <w:t>7</w:t>
      </w:r>
      <w:r w:rsidR="002F53B2" w:rsidRPr="00F20FE1">
        <w:rPr>
          <w:vertAlign w:val="superscript"/>
        </w:rPr>
        <w:t>th</w:t>
      </w:r>
      <w:r w:rsidRPr="00462199">
        <w:t>) anniversary of the Start Date; and</w:t>
      </w:r>
      <w:bookmarkEnd w:id="4173"/>
    </w:p>
    <w:p w14:paraId="05A3E31F" w14:textId="196541FD" w:rsidR="00D179D6" w:rsidRPr="00462199" w:rsidRDefault="00D179D6" w:rsidP="00202C21">
      <w:pPr>
        <w:pStyle w:val="H3Ashurst"/>
      </w:pPr>
      <w:bookmarkStart w:id="4174" w:name="_Ref144114042"/>
      <w:r w:rsidRPr="00462199">
        <w:t>no earlier than six (6) Months prior to the eleventh (</w:t>
      </w:r>
      <w:r w:rsidR="002F53B2" w:rsidRPr="00F20FE1">
        <w:t>11</w:t>
      </w:r>
      <w:r w:rsidR="002F53B2" w:rsidRPr="00F20FE1">
        <w:rPr>
          <w:vertAlign w:val="superscript"/>
        </w:rPr>
        <w:t>th</w:t>
      </w:r>
      <w:r w:rsidRPr="00462199">
        <w:t>) anniversary of the Start Date and no later than the eleventh (</w:t>
      </w:r>
      <w:r w:rsidR="002F53B2" w:rsidRPr="00F20FE1">
        <w:t>11</w:t>
      </w:r>
      <w:r w:rsidR="002F53B2" w:rsidRPr="00F20FE1">
        <w:rPr>
          <w:vertAlign w:val="superscript"/>
        </w:rPr>
        <w:t>th</w:t>
      </w:r>
      <w:r w:rsidRPr="00462199">
        <w:t>) anniversary of the Start Date,</w:t>
      </w:r>
      <w:bookmarkEnd w:id="4174"/>
    </w:p>
    <w:p w14:paraId="7B4CC3BF" w14:textId="77777777" w:rsidR="00D179D6" w:rsidRPr="00462199" w:rsidRDefault="00D179D6" w:rsidP="005B3BB9">
      <w:pPr>
        <w:pStyle w:val="B12Ashurst"/>
      </w:pPr>
      <w:r w:rsidRPr="00462199">
        <w:t xml:space="preserve">(each a </w:t>
      </w:r>
      <w:r w:rsidRPr="00462199">
        <w:rPr>
          <w:b/>
        </w:rPr>
        <w:t>"Supply Chain Report Deadline"</w:t>
      </w:r>
      <w:r w:rsidRPr="00462199">
        <w:t xml:space="preserve"> and together the </w:t>
      </w:r>
      <w:r w:rsidRPr="00462199">
        <w:rPr>
          <w:b/>
        </w:rPr>
        <w:t>"Supply Chain Report Deadlines"</w:t>
      </w:r>
      <w:r w:rsidRPr="00462199">
        <w:t>).</w:t>
      </w:r>
    </w:p>
    <w:p w14:paraId="4AFE6C06" w14:textId="77777777" w:rsidR="00D179D6" w:rsidRPr="00462199" w:rsidRDefault="00D179D6" w:rsidP="005B3BB9">
      <w:pPr>
        <w:pStyle w:val="H2Ashurst"/>
      </w:pPr>
      <w:bookmarkStart w:id="4175" w:name="_Ref144114043"/>
      <w:r w:rsidRPr="00462199">
        <w:t>Each Supply Chain Report shall be accompanied by a Directors' Certificate in relation to the information contained in, and enclosed with, the Supply Chain Report.</w:t>
      </w:r>
      <w:bookmarkEnd w:id="4175"/>
    </w:p>
    <w:p w14:paraId="1D8302EA" w14:textId="77777777" w:rsidR="00D179D6" w:rsidRPr="00462199" w:rsidRDefault="00D179D6" w:rsidP="005B3BB9">
      <w:pPr>
        <w:pStyle w:val="H2Ashurst"/>
      </w:pPr>
      <w:bookmarkStart w:id="4176" w:name="_Ref144114044"/>
      <w:r w:rsidRPr="00462199">
        <w:t>The Producer acknowledges and agrees that each Supply Chain Report shall be provided by the LCHA Counterparty to the Secretary of State.</w:t>
      </w:r>
      <w:bookmarkEnd w:id="4176"/>
    </w:p>
    <w:p w14:paraId="46139197" w14:textId="77777777" w:rsidR="00D179D6" w:rsidRPr="00462199" w:rsidRDefault="00D179D6" w:rsidP="005B3BB9">
      <w:pPr>
        <w:pStyle w:val="H2Ashurst"/>
      </w:pPr>
      <w:bookmarkStart w:id="4177" w:name="_Ref144114045"/>
      <w:r w:rsidRPr="00462199">
        <w:t>The LCHA Counterparty shall:</w:t>
      </w:r>
      <w:bookmarkEnd w:id="4177"/>
    </w:p>
    <w:p w14:paraId="77C52BBD" w14:textId="77777777" w:rsidR="00D179D6" w:rsidRPr="00462199" w:rsidRDefault="00D179D6" w:rsidP="00202C21">
      <w:pPr>
        <w:pStyle w:val="H3Ashurst"/>
      </w:pPr>
      <w:bookmarkStart w:id="4178" w:name="_Ref144114046"/>
      <w:r w:rsidRPr="00462199">
        <w:t>if the Producer has failed to submit a Supply Chain Report by the relevant Supply Chain Report Deadline, no later than seven (7) Business Days after the relevant Supply Chain Report Deadline; or</w:t>
      </w:r>
      <w:bookmarkEnd w:id="4178"/>
    </w:p>
    <w:p w14:paraId="622BE25A" w14:textId="77777777" w:rsidR="00D179D6" w:rsidRPr="00462199" w:rsidRDefault="00D179D6" w:rsidP="00202C21">
      <w:pPr>
        <w:pStyle w:val="H3Ashurst"/>
      </w:pPr>
      <w:bookmarkStart w:id="4179" w:name="_Ref144114047"/>
      <w:r w:rsidRPr="00462199">
        <w:t>if the Producer has submitted a Supply Chain Report by the relevant Supply Chain Report Deadline, no later than forty (40) Business Days after the relevant Supply Chain Report Deadline,</w:t>
      </w:r>
      <w:bookmarkEnd w:id="4179"/>
    </w:p>
    <w:p w14:paraId="489777BA" w14:textId="77777777" w:rsidR="00D179D6" w:rsidRPr="00462199" w:rsidRDefault="00D179D6" w:rsidP="005B3BB9">
      <w:pPr>
        <w:pStyle w:val="B12Ashurst"/>
      </w:pPr>
      <w:r w:rsidRPr="00462199">
        <w:t xml:space="preserve">give a notice to the Producer (a </w:t>
      </w:r>
      <w:r w:rsidRPr="00462199">
        <w:rPr>
          <w:b/>
        </w:rPr>
        <w:t>"Supply Chain Report Response Notice"</w:t>
      </w:r>
      <w:r w:rsidRPr="00462199">
        <w:t>). A Supply Chain Report Response Notice shall specify whether the Producer:</w:t>
      </w:r>
    </w:p>
    <w:p w14:paraId="75D8FD06" w14:textId="77777777" w:rsidR="00D179D6" w:rsidRPr="00462199" w:rsidRDefault="00D179D6" w:rsidP="005B3BB9">
      <w:pPr>
        <w:pStyle w:val="H4Ashurst"/>
      </w:pPr>
      <w:bookmarkStart w:id="4180" w:name="_Ref144114048"/>
      <w:r w:rsidRPr="00462199">
        <w:t>has or has not submitted a Supply Chain Report by the relevant Supply Chain Report Deadline; and/or</w:t>
      </w:r>
      <w:bookmarkEnd w:id="4180"/>
    </w:p>
    <w:p w14:paraId="206FC2F2" w14:textId="6D7488E4" w:rsidR="00D179D6" w:rsidRPr="00462199" w:rsidRDefault="00D179D6" w:rsidP="005B3BB9">
      <w:pPr>
        <w:pStyle w:val="H4Ashurst"/>
      </w:pPr>
      <w:bookmarkStart w:id="4181" w:name="_Ref144114049"/>
      <w:r w:rsidRPr="00462199">
        <w:t xml:space="preserve">has or has not submitted a Supply Chain Report which complies with the requirements set out in </w:t>
      </w:r>
      <w:r>
        <w:fldChar w:fldCharType="begin"/>
      </w:r>
      <w:r>
        <w:instrText xml:space="preserve"> REF _Ref144118005 \w \h </w:instrText>
      </w:r>
      <w:r>
        <w:fldChar w:fldCharType="separate"/>
      </w:r>
      <w:del w:id="4182" w:author="Faqir, Sofia (Energy Security)" w:date="2023-11-12T19:47:00Z">
        <w:r w:rsidR="00E473FC">
          <w:delText>Annex 7</w:delText>
        </w:r>
      </w:del>
      <w:r>
        <w:fldChar w:fldCharType="end"/>
      </w:r>
      <w:r w:rsidRPr="00462199">
        <w:t xml:space="preserve"> (</w:t>
      </w:r>
      <w:r w:rsidRPr="00462199">
        <w:rPr>
          <w:i/>
        </w:rPr>
        <w:t>Form of Supply Chain Report</w:t>
      </w:r>
      <w:r w:rsidRPr="00462199">
        <w:t>).</w:t>
      </w:r>
      <w:bookmarkEnd w:id="4181"/>
    </w:p>
    <w:p w14:paraId="7A9689D0" w14:textId="77777777" w:rsidR="00D179D6" w:rsidRPr="00462199" w:rsidRDefault="00D179D6" w:rsidP="005B3BB9">
      <w:pPr>
        <w:pStyle w:val="H2Ashurst"/>
      </w:pPr>
      <w:bookmarkStart w:id="4183" w:name="_Ref144114050"/>
      <w:r w:rsidRPr="00462199">
        <w:t>If the LCHA Counterparty states in a Supply Chain Report Response Notice that:</w:t>
      </w:r>
      <w:bookmarkEnd w:id="4183"/>
    </w:p>
    <w:p w14:paraId="7C31F0D6" w14:textId="2AB49534" w:rsidR="00D179D6" w:rsidRPr="00462199" w:rsidRDefault="00D179D6" w:rsidP="00202C21">
      <w:pPr>
        <w:pStyle w:val="H3Ashurst"/>
      </w:pPr>
      <w:bookmarkStart w:id="4184" w:name="_Ref144114051"/>
      <w:r w:rsidRPr="00462199">
        <w:t xml:space="preserve">the Supply Chain Report complies with the requirements of a Supply Chain Report as set out in </w:t>
      </w:r>
      <w:r>
        <w:fldChar w:fldCharType="begin"/>
      </w:r>
      <w:r>
        <w:instrText xml:space="preserve"> REF _Ref144118005 \w \h </w:instrText>
      </w:r>
      <w:r>
        <w:fldChar w:fldCharType="separate"/>
      </w:r>
      <w:del w:id="4185" w:author="Faqir, Sofia (Energy Security)" w:date="2023-11-12T19:47:00Z">
        <w:r w:rsidR="00E473FC">
          <w:delText>Annex 7</w:delText>
        </w:r>
      </w:del>
      <w:r>
        <w:fldChar w:fldCharType="end"/>
      </w:r>
      <w:r w:rsidRPr="00462199" w:rsidDel="0051101F">
        <w:t xml:space="preserve"> </w:t>
      </w:r>
      <w:r w:rsidRPr="00462199">
        <w:t>(</w:t>
      </w:r>
      <w:r w:rsidRPr="00462199">
        <w:rPr>
          <w:i/>
        </w:rPr>
        <w:t>Form of Supply Chain Report</w:t>
      </w:r>
      <w:r w:rsidRPr="00462199">
        <w:t>), then such Supply Chain Report shall be deemed to be approved by the LCHA Counterparty as a valid Supply Chain Report and no Supply Chain Report Fees shall be payable in relation to such Supply Chain Report; or</w:t>
      </w:r>
      <w:bookmarkEnd w:id="4184"/>
    </w:p>
    <w:p w14:paraId="22F140BF" w14:textId="77777777" w:rsidR="00D179D6" w:rsidRPr="00462199" w:rsidRDefault="00D179D6" w:rsidP="00202C21">
      <w:pPr>
        <w:pStyle w:val="H3Ashurst"/>
      </w:pPr>
      <w:bookmarkStart w:id="4186" w:name="_Ref144114052"/>
      <w:r w:rsidRPr="00462199">
        <w:t>the:</w:t>
      </w:r>
      <w:bookmarkEnd w:id="4186"/>
    </w:p>
    <w:p w14:paraId="1C4DB4BC" w14:textId="6CCCC7D3" w:rsidR="00D179D6" w:rsidRPr="00462199" w:rsidRDefault="00D179D6" w:rsidP="005B3BB9">
      <w:pPr>
        <w:pStyle w:val="H4Ashurst"/>
      </w:pPr>
      <w:bookmarkStart w:id="4187" w:name="_Ref144114053"/>
      <w:r w:rsidRPr="00462199">
        <w:t xml:space="preserve">Supply Chain Report does not comply with the requirements set out in </w:t>
      </w:r>
      <w:r>
        <w:fldChar w:fldCharType="begin"/>
      </w:r>
      <w:r>
        <w:instrText xml:space="preserve"> REF _Ref144118005 \w \h </w:instrText>
      </w:r>
      <w:r>
        <w:fldChar w:fldCharType="separate"/>
      </w:r>
      <w:del w:id="4188" w:author="Faqir, Sofia (Energy Security)" w:date="2023-11-12T19:47:00Z">
        <w:r w:rsidR="00E473FC">
          <w:delText>Annex 7</w:delText>
        </w:r>
      </w:del>
      <w:r>
        <w:fldChar w:fldCharType="end"/>
      </w:r>
      <w:r w:rsidRPr="00462199" w:rsidDel="0051101F">
        <w:t xml:space="preserve"> </w:t>
      </w:r>
      <w:r w:rsidRPr="00462199">
        <w:t>(</w:t>
      </w:r>
      <w:r w:rsidRPr="00462199">
        <w:rPr>
          <w:i/>
        </w:rPr>
        <w:t>Form of Supply Chain Report</w:t>
      </w:r>
      <w:r w:rsidRPr="00462199">
        <w:t>) and is therefore not a valid Supply Chain Report; or</w:t>
      </w:r>
      <w:bookmarkEnd w:id="4187"/>
    </w:p>
    <w:p w14:paraId="6C1B3F80" w14:textId="77777777" w:rsidR="00D179D6" w:rsidRPr="00462199" w:rsidRDefault="00D179D6" w:rsidP="005B3BB9">
      <w:pPr>
        <w:pStyle w:val="H4Ashurst"/>
      </w:pPr>
      <w:bookmarkStart w:id="4189" w:name="_Ref144114054"/>
      <w:r w:rsidRPr="00462199">
        <w:t>Producer has failed to submit a valid Supply Chain Report by the relevant Supply Chain Report Deadline,</w:t>
      </w:r>
      <w:bookmarkEnd w:id="4189"/>
    </w:p>
    <w:p w14:paraId="6C5FFBF9" w14:textId="77777777" w:rsidR="00D179D6" w:rsidRPr="00462199" w:rsidRDefault="00D179D6" w:rsidP="00C337B4">
      <w:pPr>
        <w:pStyle w:val="B3Ashurst"/>
      </w:pPr>
      <w:r w:rsidRPr="00462199">
        <w:t>then the Supply Chain Report Fees shall be payable by the Producer.</w:t>
      </w:r>
    </w:p>
    <w:p w14:paraId="39525DA5" w14:textId="77777777" w:rsidR="00D179D6" w:rsidRPr="00462199" w:rsidRDefault="00D179D6" w:rsidP="005B3BB9">
      <w:pPr>
        <w:pStyle w:val="NormalBoldAshurst"/>
      </w:pPr>
      <w:r w:rsidRPr="00462199">
        <w:rPr>
          <w:i/>
        </w:rPr>
        <w:lastRenderedPageBreak/>
        <w:t>Payment of Supply Chain Report Fees</w:t>
      </w:r>
    </w:p>
    <w:p w14:paraId="27DF42DB" w14:textId="0A145B7C" w:rsidR="00D179D6" w:rsidRPr="00462199" w:rsidRDefault="00D179D6" w:rsidP="005B3BB9">
      <w:pPr>
        <w:pStyle w:val="H2Ashurst"/>
      </w:pPr>
      <w:bookmarkStart w:id="4190" w:name="_Ref144114055"/>
      <w:r w:rsidRPr="00462199">
        <w:t xml:space="preserve">Subject to </w:t>
      </w:r>
      <w:r w:rsidR="007248B2" w:rsidRPr="007248B2">
        <w:t>Condition</w:t>
      </w:r>
      <w:r w:rsidRPr="00462199">
        <w:t xml:space="preserve"> </w:t>
      </w:r>
      <w:r w:rsidR="00942485">
        <w:fldChar w:fldCharType="begin"/>
      </w:r>
      <w:r w:rsidR="00942485">
        <w:instrText xml:space="preserve"> REF _Ref144114056 \w \h </w:instrText>
      </w:r>
      <w:r w:rsidR="00942485">
        <w:fldChar w:fldCharType="separate"/>
      </w:r>
      <w:del w:id="4191" w:author="Faqir, Sofia (Energy Security)" w:date="2023-11-12T19:47:00Z">
        <w:r w:rsidR="00E473FC">
          <w:delText>35.7</w:delText>
        </w:r>
      </w:del>
      <w:r w:rsidR="00942485">
        <w:fldChar w:fldCharType="end"/>
      </w:r>
      <w:r w:rsidRPr="00462199">
        <w:t xml:space="preserve">, if </w:t>
      </w:r>
      <w:r w:rsidR="007248B2" w:rsidRPr="007248B2">
        <w:t>Condition</w:t>
      </w:r>
      <w:r w:rsidRPr="00462199">
        <w:t xml:space="preserve"> </w:t>
      </w:r>
      <w:r w:rsidRPr="00462199">
        <w:fldChar w:fldCharType="begin"/>
      </w:r>
      <w:r w:rsidRPr="00462199">
        <w:instrText xml:space="preserve">  REF _Ref144114052 \r \h \* MERGEFORMAT </w:instrText>
      </w:r>
      <w:r w:rsidRPr="00462199">
        <w:fldChar w:fldCharType="separate"/>
      </w:r>
      <w:del w:id="4192" w:author="Faqir, Sofia (Energy Security)" w:date="2023-11-12T19:47:00Z">
        <w:r w:rsidR="00E473FC" w:rsidRPr="00E473FC">
          <w:rPr>
            <w:color w:val="000000"/>
          </w:rPr>
          <w:delText>35.5(B)</w:delText>
        </w:r>
      </w:del>
      <w:r w:rsidRPr="00462199">
        <w:fldChar w:fldCharType="end"/>
      </w:r>
      <w:r w:rsidRPr="00462199">
        <w:t xml:space="preserve"> applies, the Producer shall pay the Supply Chain Report Fees in respect of the relevant Supply Chain Report to the LCHA Counterparty by the date each Supply Chain Report Fee is due and payable, provided that if at any time after the relevant Supply Chain Report Deadline the Producer submits the relevant Supply Chain Report to the LCHA Counterparty which the LCHA Counterparty subsequently confirms under </w:t>
      </w:r>
      <w:r w:rsidR="007248B2" w:rsidRPr="007248B2">
        <w:t>Condition</w:t>
      </w:r>
      <w:r w:rsidRPr="00462199">
        <w:t xml:space="preserve"> </w:t>
      </w:r>
      <w:r w:rsidRPr="00462199">
        <w:fldChar w:fldCharType="begin"/>
      </w:r>
      <w:r w:rsidRPr="00462199">
        <w:instrText xml:space="preserve">  REF _Ref144114051 \r \h \* MERGEFORMAT </w:instrText>
      </w:r>
      <w:r w:rsidRPr="00462199">
        <w:fldChar w:fldCharType="separate"/>
      </w:r>
      <w:del w:id="4193" w:author="Faqir, Sofia (Energy Security)" w:date="2023-11-12T19:47:00Z">
        <w:r w:rsidR="00E473FC" w:rsidRPr="00E473FC">
          <w:rPr>
            <w:color w:val="000000"/>
          </w:rPr>
          <w:delText>35.5(A)</w:delText>
        </w:r>
      </w:del>
      <w:r w:rsidRPr="00462199">
        <w:fldChar w:fldCharType="end"/>
      </w:r>
      <w:r w:rsidRPr="00462199">
        <w:t xml:space="preserve"> complies with the requirements set out in </w:t>
      </w:r>
      <w:r>
        <w:fldChar w:fldCharType="begin"/>
      </w:r>
      <w:r>
        <w:instrText xml:space="preserve"> REF _Ref144118005 \w \h </w:instrText>
      </w:r>
      <w:r>
        <w:fldChar w:fldCharType="separate"/>
      </w:r>
      <w:del w:id="4194" w:author="Faqir, Sofia (Energy Security)" w:date="2023-11-12T19:47:00Z">
        <w:r w:rsidR="00E473FC">
          <w:delText>Annex 7</w:delText>
        </w:r>
      </w:del>
      <w:r>
        <w:fldChar w:fldCharType="end"/>
      </w:r>
      <w:r w:rsidRPr="00462199">
        <w:t xml:space="preserve"> (</w:t>
      </w:r>
      <w:r w:rsidRPr="00462199">
        <w:rPr>
          <w:i/>
        </w:rPr>
        <w:t>Form of Supply Chain Report</w:t>
      </w:r>
      <w:r w:rsidRPr="00462199">
        <w:t>), then no further Supply Chain Report Fees shall be payable by the Producer in relation to such Supply Chain Report.</w:t>
      </w:r>
      <w:bookmarkEnd w:id="4190"/>
    </w:p>
    <w:p w14:paraId="3B14A313" w14:textId="77777777" w:rsidR="00D179D6" w:rsidRPr="00462199" w:rsidRDefault="00D179D6" w:rsidP="005B3BB9">
      <w:pPr>
        <w:pStyle w:val="H2Ashurst"/>
      </w:pPr>
      <w:bookmarkStart w:id="4195" w:name="_Ref144114056"/>
      <w:r w:rsidRPr="00462199">
        <w:t>Any Supply Chain Report Fees that accrue prior to the Start Date shall not be due and payable by the Producer unless and until the Start Date has occurred, except to the extent that any amounts become due and payable by the LCHA Counterparty to the Producer prior to the Start Date whereby such Supply Chain Report Fees shall become due and payable.</w:t>
      </w:r>
      <w:bookmarkEnd w:id="4195"/>
    </w:p>
    <w:p w14:paraId="21C0EFBD" w14:textId="77777777" w:rsidR="00D179D6" w:rsidRPr="00462199" w:rsidRDefault="00D179D6" w:rsidP="005B3BB9">
      <w:pPr>
        <w:pStyle w:val="NormalBoldAshurst"/>
      </w:pPr>
      <w:r w:rsidRPr="00462199">
        <w:rPr>
          <w:i/>
        </w:rPr>
        <w:t>Set-off of Supply Chain Report Fees</w:t>
      </w:r>
    </w:p>
    <w:p w14:paraId="01B9E55A" w14:textId="4A0648E9" w:rsidR="00D179D6" w:rsidRPr="00462199" w:rsidRDefault="00D179D6" w:rsidP="005B3BB9">
      <w:pPr>
        <w:pStyle w:val="H2Ashurst"/>
      </w:pPr>
      <w:bookmarkStart w:id="4196" w:name="_Ref144114057"/>
      <w:r w:rsidRPr="00462199">
        <w:t xml:space="preserve">Without prejudice to the generality of </w:t>
      </w:r>
      <w:r w:rsidR="007248B2" w:rsidRPr="007248B2">
        <w:t>Condition</w:t>
      </w:r>
      <w:r w:rsidRPr="00462199">
        <w:t xml:space="preserve"> </w:t>
      </w:r>
      <w:r w:rsidR="00942485">
        <w:fldChar w:fldCharType="begin"/>
      </w:r>
      <w:r w:rsidR="00942485">
        <w:instrText xml:space="preserve"> REF _Ref144459395 \w \h </w:instrText>
      </w:r>
      <w:r w:rsidR="00942485">
        <w:fldChar w:fldCharType="separate"/>
      </w:r>
      <w:del w:id="4197" w:author="Faqir, Sofia (Energy Security)" w:date="2023-11-12T19:47:00Z">
        <w:r w:rsidR="00E473FC">
          <w:delText>25</w:delText>
        </w:r>
      </w:del>
      <w:r w:rsidR="00942485">
        <w:fldChar w:fldCharType="end"/>
      </w:r>
      <w:r w:rsidRPr="00462199">
        <w:t xml:space="preserve"> (</w:t>
      </w:r>
      <w:r w:rsidRPr="00462199">
        <w:rPr>
          <w:i/>
        </w:rPr>
        <w:t>Set-off</w:t>
      </w:r>
      <w:r w:rsidRPr="00462199">
        <w:t>), the LCHA Counterparty may set off any Supply Chain Report Fees that are due and payable by the Producer against any amounts that are due and payable to the Producer under the LCHA.</w:t>
      </w:r>
      <w:bookmarkEnd w:id="4196"/>
    </w:p>
    <w:p w14:paraId="53A0704E" w14:textId="77777777" w:rsidR="00D179D6" w:rsidRPr="00462199" w:rsidRDefault="00D179D6" w:rsidP="005B3BB9">
      <w:pPr>
        <w:pStyle w:val="H1Ashurst"/>
      </w:pPr>
      <w:bookmarkStart w:id="4198" w:name="_Ref144114058"/>
      <w:bookmarkStart w:id="4199" w:name="_Ref144117992"/>
      <w:bookmarkStart w:id="4200" w:name="_Ref144132811"/>
      <w:bookmarkStart w:id="4201" w:name="_Ref144425451"/>
      <w:bookmarkStart w:id="4202" w:name="_Ref144461651"/>
      <w:bookmarkStart w:id="4203" w:name="_Ref144461866"/>
      <w:bookmarkStart w:id="4204" w:name="_Ref144462050"/>
      <w:bookmarkStart w:id="4205" w:name="_Toc149833688"/>
      <w:r w:rsidRPr="00462199">
        <w:t>Offtaker Confirmation Procedure</w:t>
      </w:r>
      <w:bookmarkEnd w:id="4198"/>
      <w:bookmarkEnd w:id="4199"/>
      <w:bookmarkEnd w:id="4200"/>
      <w:bookmarkEnd w:id="4201"/>
      <w:bookmarkEnd w:id="4202"/>
      <w:bookmarkEnd w:id="4203"/>
      <w:bookmarkEnd w:id="4204"/>
      <w:bookmarkEnd w:id="4205"/>
    </w:p>
    <w:p w14:paraId="4D014C89" w14:textId="77777777" w:rsidR="00D179D6" w:rsidRPr="00462199" w:rsidRDefault="00D179D6" w:rsidP="005B3BB9">
      <w:pPr>
        <w:pStyle w:val="NormalBoldAshurst"/>
      </w:pPr>
      <w:r w:rsidRPr="00462199">
        <w:rPr>
          <w:i/>
        </w:rPr>
        <w:t>Offtaker Confirmation Request Notice</w:t>
      </w:r>
    </w:p>
    <w:p w14:paraId="45E1F956" w14:textId="77777777" w:rsidR="00D179D6" w:rsidRPr="00462199" w:rsidRDefault="00D179D6" w:rsidP="005B3BB9">
      <w:pPr>
        <w:pStyle w:val="H2Ashurst"/>
      </w:pPr>
      <w:bookmarkStart w:id="4206" w:name="_Ref144114059"/>
      <w:r w:rsidRPr="00462199">
        <w:t>If, at any time:</w:t>
      </w:r>
      <w:bookmarkEnd w:id="4206"/>
    </w:p>
    <w:p w14:paraId="092742B8" w14:textId="77777777" w:rsidR="00D179D6" w:rsidRPr="00462199" w:rsidRDefault="00D179D6" w:rsidP="00202C21">
      <w:pPr>
        <w:pStyle w:val="H3Ashurst"/>
      </w:pPr>
      <w:bookmarkStart w:id="4207" w:name="_Ref144114060"/>
      <w:r w:rsidRPr="00462199">
        <w:t>the Producer enters into a new Offtake Agreement;</w:t>
      </w:r>
      <w:bookmarkEnd w:id="4207"/>
    </w:p>
    <w:p w14:paraId="42374497" w14:textId="77777777" w:rsidR="00D179D6" w:rsidRPr="00462199" w:rsidRDefault="00D179D6" w:rsidP="00202C21">
      <w:pPr>
        <w:pStyle w:val="H3Ashurst"/>
      </w:pPr>
      <w:bookmarkStart w:id="4208" w:name="_Ref144114061"/>
      <w:r w:rsidRPr="00462199">
        <w:t>an amendment or variation is made to: (i) the Offtaker Compliance Provisions contained within an Offtake Agreement; or (ii) an Offtake Agreement which otherwise affects the interpretation or application of the Offtaker Compliance Provisions;</w:t>
      </w:r>
      <w:bookmarkEnd w:id="4208"/>
    </w:p>
    <w:p w14:paraId="5D4F3416" w14:textId="77777777" w:rsidR="00D179D6" w:rsidRPr="00462199" w:rsidRDefault="00D179D6" w:rsidP="00202C21">
      <w:pPr>
        <w:pStyle w:val="H3Ashurst"/>
      </w:pPr>
      <w:bookmarkStart w:id="4209" w:name="_Ref144114062"/>
      <w:r w:rsidRPr="00462199">
        <w:t>the Producer enters into any agreement replacing all or part of an Offtake Agreement; or</w:t>
      </w:r>
      <w:bookmarkEnd w:id="4209"/>
    </w:p>
    <w:p w14:paraId="428E2B06" w14:textId="77777777" w:rsidR="00D179D6" w:rsidRPr="00462199" w:rsidRDefault="00D179D6" w:rsidP="00202C21">
      <w:pPr>
        <w:pStyle w:val="H3Ashurst"/>
      </w:pPr>
      <w:bookmarkStart w:id="4210" w:name="_Ref144114063"/>
      <w:r w:rsidRPr="00462199">
        <w:t>an Offtaker transfers (whether by way of novation, sub-contract, delegation or otherwise) an Offtake Agreement to a new Offtaker,</w:t>
      </w:r>
      <w:bookmarkEnd w:id="4210"/>
    </w:p>
    <w:p w14:paraId="631568C2" w14:textId="0EC48A69" w:rsidR="00D179D6" w:rsidRPr="00462199" w:rsidRDefault="00D179D6" w:rsidP="005B3BB9">
      <w:pPr>
        <w:pStyle w:val="B12Ashurst"/>
      </w:pPr>
      <w:r w:rsidRPr="00462199">
        <w:t xml:space="preserve">then the Producer shall, no later than thirty (30) Business Days from the date on which the above event in limb </w:t>
      </w:r>
      <w:r w:rsidR="00942485">
        <w:fldChar w:fldCharType="begin"/>
      </w:r>
      <w:r w:rsidR="00942485">
        <w:instrText xml:space="preserve"> REF _Ref144114060 \n \h </w:instrText>
      </w:r>
      <w:r w:rsidR="00942485">
        <w:fldChar w:fldCharType="separate"/>
      </w:r>
      <w:del w:id="4211" w:author="Faqir, Sofia (Energy Security)" w:date="2023-11-12T19:47:00Z">
        <w:r w:rsidR="00E473FC">
          <w:delText>A)</w:delText>
        </w:r>
      </w:del>
      <w:r w:rsidR="00942485">
        <w:fldChar w:fldCharType="end"/>
      </w:r>
      <w:r w:rsidRPr="00462199">
        <w:t xml:space="preserve"> to </w:t>
      </w:r>
      <w:r w:rsidR="00942485">
        <w:fldChar w:fldCharType="begin"/>
      </w:r>
      <w:r w:rsidR="00942485">
        <w:instrText xml:space="preserve"> REF _Ref144114063 \n \h </w:instrText>
      </w:r>
      <w:r w:rsidR="00942485">
        <w:fldChar w:fldCharType="separate"/>
      </w:r>
      <w:del w:id="4212" w:author="Faqir, Sofia (Energy Security)" w:date="2023-11-12T19:47:00Z">
        <w:r w:rsidR="00E473FC">
          <w:delText>D)</w:delText>
        </w:r>
      </w:del>
      <w:r w:rsidR="00942485">
        <w:fldChar w:fldCharType="end"/>
      </w:r>
      <w:r w:rsidR="00942485" w:rsidRPr="00462199">
        <w:t xml:space="preserve"> </w:t>
      </w:r>
      <w:r w:rsidRPr="00462199">
        <w:t xml:space="preserve">occurs (the </w:t>
      </w:r>
      <w:r w:rsidRPr="00462199">
        <w:rPr>
          <w:b/>
        </w:rPr>
        <w:t>"Offtaker Confirmation Request Notice Deadline"</w:t>
      </w:r>
      <w:r w:rsidRPr="00462199">
        <w:t xml:space="preserve">), give a notice to the LCHA Counterparty (an </w:t>
      </w:r>
      <w:r w:rsidRPr="00462199">
        <w:rPr>
          <w:b/>
        </w:rPr>
        <w:t>"Offtaker Confirmation Request Notice"</w:t>
      </w:r>
      <w:r w:rsidRPr="00462199">
        <w:t>).</w:t>
      </w:r>
    </w:p>
    <w:p w14:paraId="4760C3AD" w14:textId="77777777" w:rsidR="00D179D6" w:rsidRPr="00462199" w:rsidRDefault="00D179D6" w:rsidP="005B3BB9">
      <w:pPr>
        <w:pStyle w:val="H2Ashurst"/>
      </w:pPr>
      <w:bookmarkStart w:id="4213" w:name="_Ref144114064"/>
      <w:r w:rsidRPr="00462199">
        <w:t>Each Offtaker Confirmation Request Notice shall:</w:t>
      </w:r>
      <w:bookmarkEnd w:id="4213"/>
    </w:p>
    <w:p w14:paraId="663F9E95" w14:textId="77777777" w:rsidR="00D179D6" w:rsidRPr="00462199" w:rsidRDefault="00D179D6" w:rsidP="00202C21">
      <w:pPr>
        <w:pStyle w:val="H3Ashurst"/>
      </w:pPr>
      <w:bookmarkStart w:id="4214" w:name="_Ref144114065"/>
      <w:r w:rsidRPr="00462199">
        <w:t>specify whether the Producer considers the Offtaker to be:</w:t>
      </w:r>
      <w:bookmarkEnd w:id="4214"/>
    </w:p>
    <w:p w14:paraId="31B3B90F" w14:textId="77777777" w:rsidR="00D179D6" w:rsidRPr="00462199" w:rsidRDefault="00D179D6" w:rsidP="005B3BB9">
      <w:pPr>
        <w:pStyle w:val="H4Ashurst"/>
      </w:pPr>
      <w:bookmarkStart w:id="4215" w:name="_Ref144114066"/>
      <w:r w:rsidRPr="00462199">
        <w:t>a Small Offtaker; or</w:t>
      </w:r>
      <w:bookmarkEnd w:id="4215"/>
    </w:p>
    <w:p w14:paraId="56CF42C0" w14:textId="77777777" w:rsidR="00D179D6" w:rsidRPr="00462199" w:rsidRDefault="00D179D6" w:rsidP="005B3BB9">
      <w:pPr>
        <w:pStyle w:val="H4Ashurst"/>
      </w:pPr>
      <w:bookmarkStart w:id="4216" w:name="_Ref144114067"/>
      <w:r w:rsidRPr="00462199">
        <w:t>a Large Offtaker; and</w:t>
      </w:r>
      <w:bookmarkEnd w:id="4216"/>
    </w:p>
    <w:p w14:paraId="68409278" w14:textId="77777777" w:rsidR="00D179D6" w:rsidRPr="00462199" w:rsidRDefault="00D179D6" w:rsidP="00202C21">
      <w:pPr>
        <w:pStyle w:val="H3Ashurst"/>
      </w:pPr>
      <w:bookmarkStart w:id="4217" w:name="_Ref144114068"/>
      <w:r w:rsidRPr="00462199">
        <w:t>include:</w:t>
      </w:r>
      <w:bookmarkEnd w:id="4217"/>
    </w:p>
    <w:p w14:paraId="103FF3D1" w14:textId="77777777" w:rsidR="00D179D6" w:rsidRPr="00462199" w:rsidRDefault="00D179D6" w:rsidP="005B3BB9">
      <w:pPr>
        <w:pStyle w:val="H4Ashurst"/>
      </w:pPr>
      <w:bookmarkStart w:id="4218" w:name="_Ref144114069"/>
      <w:r w:rsidRPr="00462199">
        <w:t>in respect of an Offtaker that the Producer considers to be a Small Offtaker, the Small Offtaker Information; or</w:t>
      </w:r>
      <w:bookmarkEnd w:id="4218"/>
    </w:p>
    <w:p w14:paraId="007953D3" w14:textId="77777777" w:rsidR="00D179D6" w:rsidRPr="00462199" w:rsidRDefault="00D179D6" w:rsidP="005B3BB9">
      <w:pPr>
        <w:pStyle w:val="H4Ashurst"/>
      </w:pPr>
      <w:bookmarkStart w:id="4219" w:name="_Ref144114070"/>
      <w:r w:rsidRPr="00462199">
        <w:lastRenderedPageBreak/>
        <w:t>in respect of an Offtaker that the Producer considers to be a Large Offtaker, the Large Offtaker Information.</w:t>
      </w:r>
      <w:bookmarkEnd w:id="4219"/>
    </w:p>
    <w:p w14:paraId="49917049" w14:textId="77777777" w:rsidR="00D179D6" w:rsidRPr="00462199" w:rsidRDefault="00D179D6" w:rsidP="00C337B4">
      <w:pPr>
        <w:pStyle w:val="NormalBoldAshurst"/>
        <w:keepNext/>
      </w:pPr>
      <w:r w:rsidRPr="00462199">
        <w:rPr>
          <w:i/>
        </w:rPr>
        <w:t>Own Consumption Confirmation Request Notice</w:t>
      </w:r>
    </w:p>
    <w:p w14:paraId="6B8D87EB" w14:textId="77777777" w:rsidR="00D179D6" w:rsidRPr="00462199" w:rsidRDefault="00D179D6" w:rsidP="005B3BB9">
      <w:pPr>
        <w:pStyle w:val="H2Ashurst"/>
      </w:pPr>
      <w:bookmarkStart w:id="4220" w:name="_Ref144114071"/>
      <w:r w:rsidRPr="00462199">
        <w:t>With effect from the Agreement Date, the Producer shall give a notice to the LCHA Counterparty if it intends to be an Own Consumption Offtaker (</w:t>
      </w:r>
      <w:r w:rsidRPr="00462199">
        <w:rPr>
          <w:b/>
        </w:rPr>
        <w:t>"Own Consumption Confirmation Request Notice"</w:t>
      </w:r>
      <w:r w:rsidRPr="00462199">
        <w:t>). The Own Consumption Confirmation Request Notice shall:</w:t>
      </w:r>
      <w:bookmarkEnd w:id="4220"/>
    </w:p>
    <w:p w14:paraId="2FA44127" w14:textId="77777777" w:rsidR="00D179D6" w:rsidRPr="00462199" w:rsidRDefault="00D179D6" w:rsidP="00202C21">
      <w:pPr>
        <w:pStyle w:val="H3Ashurst"/>
      </w:pPr>
      <w:bookmarkStart w:id="4221" w:name="_Ref144114072"/>
      <w:r w:rsidRPr="00462199">
        <w:t>specify:</w:t>
      </w:r>
      <w:bookmarkEnd w:id="4221"/>
    </w:p>
    <w:p w14:paraId="4B643588" w14:textId="697F9444" w:rsidR="00D179D6" w:rsidRPr="00462199" w:rsidRDefault="00D179D6" w:rsidP="005B3BB9">
      <w:pPr>
        <w:pStyle w:val="H4Ashurst"/>
      </w:pPr>
      <w:bookmarkStart w:id="4222" w:name="_Ref144114073"/>
      <w:bookmarkStart w:id="4223" w:name="_Ref149591963"/>
      <w:r w:rsidRPr="00462199">
        <w:t>the Producer's intended end-use of the Hydrogen produced by the Hydrogen Production Plant</w:t>
      </w:r>
      <w:r w:rsidR="00C60AA1">
        <w:t xml:space="preserve"> </w:t>
      </w:r>
      <w:r w:rsidR="00C60AA1" w:rsidRPr="00C60AA1">
        <w:t>which shall be Feedstock Purposes and/or Fuel Purposes</w:t>
      </w:r>
      <w:r w:rsidRPr="00462199">
        <w:t>;</w:t>
      </w:r>
      <w:bookmarkEnd w:id="4222"/>
      <w:r w:rsidR="00C60AA1">
        <w:t xml:space="preserve"> </w:t>
      </w:r>
      <w:commentRangeStart w:id="4224"/>
      <w:commentRangeStart w:id="4225"/>
      <w:commentRangeStart w:id="4226"/>
      <w:r w:rsidR="00C60AA1" w:rsidRPr="00C60AA1">
        <w:t>[</w:t>
      </w:r>
      <w:r w:rsidR="00C60AA1" w:rsidRPr="00C60AA1">
        <w:rPr>
          <w:b/>
          <w:bCs/>
          <w:i/>
          <w:iCs/>
          <w:highlight w:val="yellow"/>
        </w:rPr>
        <w:t>Note: DESNZ to confirm if it can be both Feedstock and Fuel Purposes (as currently drafted) or must be either/or.</w:t>
      </w:r>
      <w:r w:rsidR="00C60AA1" w:rsidRPr="00C60AA1">
        <w:t>]</w:t>
      </w:r>
      <w:bookmarkEnd w:id="4223"/>
      <w:commentRangeEnd w:id="4224"/>
      <w:r w:rsidR="00362CB5" w:rsidRPr="00462199">
        <w:rPr>
          <w:rStyle w:val="CommentReference"/>
          <w:rFonts w:ascii="Arial" w:hAnsi="Arial"/>
          <w:sz w:val="20"/>
          <w:szCs w:val="20"/>
        </w:rPr>
        <w:commentReference w:id="4224"/>
      </w:r>
      <w:commentRangeEnd w:id="4225"/>
      <w:r w:rsidR="005E3765" w:rsidRPr="00462199">
        <w:rPr>
          <w:rStyle w:val="CommentReference"/>
          <w:rFonts w:ascii="Arial" w:hAnsi="Arial"/>
          <w:sz w:val="20"/>
          <w:szCs w:val="20"/>
        </w:rPr>
        <w:commentReference w:id="4225"/>
      </w:r>
      <w:commentRangeEnd w:id="4226"/>
      <w:r w:rsidR="009D36F2" w:rsidRPr="00462199">
        <w:rPr>
          <w:rStyle w:val="CommentReference"/>
          <w:rFonts w:ascii="Arial" w:hAnsi="Arial"/>
          <w:sz w:val="20"/>
          <w:szCs w:val="20"/>
        </w:rPr>
        <w:commentReference w:id="4226"/>
      </w:r>
    </w:p>
    <w:p w14:paraId="5E667D5E" w14:textId="77777777" w:rsidR="00D179D6" w:rsidRPr="00462199" w:rsidRDefault="00D179D6" w:rsidP="005B3BB9">
      <w:pPr>
        <w:pStyle w:val="H4Ashurst"/>
      </w:pPr>
      <w:bookmarkStart w:id="4228" w:name="_Ref144114074"/>
      <w:r w:rsidRPr="00462199">
        <w:t>that the Producer considers itself to be a Qualifying Offtaker for the purposes of the LCHA;</w:t>
      </w:r>
      <w:bookmarkEnd w:id="4228"/>
    </w:p>
    <w:p w14:paraId="1CE46C9F" w14:textId="77777777" w:rsidR="00D179D6" w:rsidRPr="00462199" w:rsidRDefault="00D179D6" w:rsidP="005B3BB9">
      <w:pPr>
        <w:pStyle w:val="H4Ashurst"/>
      </w:pPr>
      <w:bookmarkStart w:id="4229" w:name="_Ref144114075"/>
      <w:r w:rsidRPr="00462199">
        <w:t>whether the Producer intends to use Hydrogen produced by the Hydrogen Production Plant which:</w:t>
      </w:r>
      <w:bookmarkEnd w:id="4229"/>
    </w:p>
    <w:p w14:paraId="0227D1B4" w14:textId="77777777" w:rsidR="00D179D6" w:rsidRPr="00462199" w:rsidRDefault="00D179D6" w:rsidP="008F2B75">
      <w:pPr>
        <w:pStyle w:val="H5Ashurst"/>
      </w:pPr>
      <w:bookmarkStart w:id="4230" w:name="_Ref144114076"/>
      <w:r w:rsidRPr="00462199">
        <w:t>is LCHS Compliant; and/or</w:t>
      </w:r>
      <w:bookmarkEnd w:id="4230"/>
    </w:p>
    <w:p w14:paraId="4CA493DF" w14:textId="77777777" w:rsidR="00D179D6" w:rsidRPr="00462199" w:rsidRDefault="00D179D6" w:rsidP="008F2B75">
      <w:pPr>
        <w:pStyle w:val="H5Ashurst"/>
      </w:pPr>
      <w:bookmarkStart w:id="4231" w:name="_Ref144114077"/>
      <w:r w:rsidRPr="00462199">
        <w:t>is not LCHS Compliant;</w:t>
      </w:r>
      <w:bookmarkEnd w:id="4231"/>
    </w:p>
    <w:p w14:paraId="60C9B5AB" w14:textId="77777777" w:rsidR="00D179D6" w:rsidRPr="00462199" w:rsidRDefault="00D179D6" w:rsidP="005B3BB9">
      <w:pPr>
        <w:pStyle w:val="H4Ashurst"/>
      </w:pPr>
      <w:bookmarkStart w:id="4232" w:name="_Ref144114078"/>
      <w:r w:rsidRPr="00462199">
        <w:t>whether the Producer intends to use the Hydrogen produced by the Hydrogen Production Plant for:</w:t>
      </w:r>
      <w:bookmarkEnd w:id="4232"/>
    </w:p>
    <w:p w14:paraId="354B41EE" w14:textId="77777777" w:rsidR="00D179D6" w:rsidRPr="00462199" w:rsidRDefault="00D179D6" w:rsidP="008F2B75">
      <w:pPr>
        <w:pStyle w:val="H5Ashurst"/>
      </w:pPr>
      <w:bookmarkStart w:id="4233" w:name="_Ref144114079"/>
      <w:r w:rsidRPr="00462199">
        <w:t>Feedstock Purposes; and/or</w:t>
      </w:r>
      <w:bookmarkEnd w:id="4233"/>
    </w:p>
    <w:p w14:paraId="232D1504" w14:textId="77777777" w:rsidR="00D179D6" w:rsidRPr="00462199" w:rsidRDefault="00D179D6" w:rsidP="008F2B75">
      <w:pPr>
        <w:pStyle w:val="H5Ashurst"/>
      </w:pPr>
      <w:bookmarkStart w:id="4234" w:name="_Ref144114080"/>
      <w:r w:rsidRPr="00462199">
        <w:t>Fuel Purposes;</w:t>
      </w:r>
      <w:bookmarkEnd w:id="4234"/>
    </w:p>
    <w:p w14:paraId="138BEDDB" w14:textId="77777777" w:rsidR="00D179D6" w:rsidRPr="00462199" w:rsidRDefault="00D179D6" w:rsidP="005B3BB9">
      <w:pPr>
        <w:pStyle w:val="H4Ashurst"/>
      </w:pPr>
      <w:bookmarkStart w:id="4235" w:name="_Ref144114081"/>
      <w:r w:rsidRPr="00462199">
        <w:t>that the Producer does not intend to inject Hydrogen produced by the Hydrogen Production Plant into a Gas Transportation System for blending with Natural Gas;</w:t>
      </w:r>
      <w:bookmarkEnd w:id="4235"/>
    </w:p>
    <w:p w14:paraId="7A30B542" w14:textId="0C91954E" w:rsidR="00D179D6" w:rsidRDefault="00D179D6" w:rsidP="005B3BB9">
      <w:pPr>
        <w:pStyle w:val="H4Ashurst"/>
      </w:pPr>
      <w:bookmarkStart w:id="4236" w:name="_Ref144114082"/>
      <w:r w:rsidRPr="00462199">
        <w:t>that the Producer does not intend to export Hydrogen produced by the Hydrogen Production Plant for use outside of the UK;</w:t>
      </w:r>
      <w:bookmarkEnd w:id="4236"/>
    </w:p>
    <w:p w14:paraId="48199393" w14:textId="3F835CCD" w:rsidR="00276DD6" w:rsidRPr="00462199" w:rsidRDefault="00276DD6" w:rsidP="005B3BB9">
      <w:pPr>
        <w:pStyle w:val="H4Ashurst"/>
      </w:pPr>
      <w:r w:rsidRPr="00276DD6">
        <w:t>that the Producer does not intend to use Hydrogen produced by the Hydrogen Production Plant in a way which is designed to or a main purpose of which is to either increase the Difference Amounts payable by the LCHA Counterparty to the Producer and/or decrease the Difference Amounts payable by the Producer to the LCHA Counterparty, including by using such Hydrogen for a purpose other than Feedstock Purposes, Fuel Purposes and/or other [legitimate operational purposes]</w:t>
      </w:r>
      <w:r>
        <w:t>;</w:t>
      </w:r>
      <w:r w:rsidR="00EB3BF2">
        <w:t xml:space="preserve"> </w:t>
      </w:r>
      <w:commentRangeStart w:id="4237"/>
      <w:commentRangeStart w:id="4238"/>
      <w:commentRangeStart w:id="4239"/>
      <w:r w:rsidR="00EB3BF2">
        <w:t>[</w:t>
      </w:r>
      <w:r w:rsidR="00EB3BF2" w:rsidRPr="00EB3BF2">
        <w:rPr>
          <w:b/>
          <w:bCs/>
          <w:i/>
          <w:iCs/>
          <w:highlight w:val="yellow"/>
        </w:rPr>
        <w:t>Note: DESNZ to confirm</w:t>
      </w:r>
      <w:r w:rsidR="00EB3BF2">
        <w:t>]</w:t>
      </w:r>
      <w:commentRangeEnd w:id="4237"/>
      <w:r w:rsidR="00362CB5" w:rsidRPr="00462199">
        <w:rPr>
          <w:rStyle w:val="CommentReference"/>
          <w:rFonts w:ascii="Arial" w:hAnsi="Arial"/>
          <w:sz w:val="20"/>
          <w:szCs w:val="20"/>
        </w:rPr>
        <w:commentReference w:id="4237"/>
      </w:r>
      <w:commentRangeEnd w:id="4238"/>
      <w:r w:rsidR="0093512C" w:rsidRPr="00462199">
        <w:rPr>
          <w:rStyle w:val="CommentReference"/>
          <w:rFonts w:ascii="Arial" w:hAnsi="Arial"/>
          <w:sz w:val="20"/>
          <w:szCs w:val="20"/>
        </w:rPr>
        <w:commentReference w:id="4238"/>
      </w:r>
      <w:commentRangeEnd w:id="4239"/>
      <w:r w:rsidR="00F20E22" w:rsidRPr="00462199">
        <w:rPr>
          <w:rStyle w:val="CommentReference"/>
          <w:rFonts w:ascii="Arial" w:hAnsi="Arial"/>
          <w:sz w:val="20"/>
          <w:szCs w:val="20"/>
        </w:rPr>
        <w:commentReference w:id="4239"/>
      </w:r>
    </w:p>
    <w:p w14:paraId="39A6A8DA" w14:textId="77777777" w:rsidR="00D179D6" w:rsidRPr="00462199" w:rsidRDefault="00D179D6" w:rsidP="005B3BB9">
      <w:pPr>
        <w:pStyle w:val="H4Ashurst"/>
      </w:pPr>
      <w:bookmarkStart w:id="4241" w:name="_Ref144114083"/>
      <w:r w:rsidRPr="00462199">
        <w:t>whether or not the Producer intends to claim Hydrogen produced by the Hydrogen Production Plant under the RTFO Scheme; and</w:t>
      </w:r>
      <w:bookmarkEnd w:id="4241"/>
    </w:p>
    <w:p w14:paraId="49A8810C" w14:textId="77777777" w:rsidR="00D179D6" w:rsidRPr="00462199" w:rsidRDefault="00D179D6" w:rsidP="005B3BB9">
      <w:pPr>
        <w:pStyle w:val="H4Ashurst"/>
      </w:pPr>
      <w:bookmarkStart w:id="4242" w:name="_Ref144114084"/>
      <w:r w:rsidRPr="00462199">
        <w:t>the Offtaker Forecast Data (excluding limbs (g) to (i) of such definition) as it applies to the Hydrogen produced by the Hydrogen Production Plant that the Producer proposes to use;</w:t>
      </w:r>
      <w:bookmarkEnd w:id="4242"/>
    </w:p>
    <w:p w14:paraId="606B78A2" w14:textId="24FE89D4" w:rsidR="00D179D6" w:rsidRPr="00462199" w:rsidRDefault="00D179D6" w:rsidP="00202C21">
      <w:pPr>
        <w:pStyle w:val="H3Ashurst"/>
      </w:pPr>
      <w:bookmarkStart w:id="4243" w:name="_Ref144114085"/>
      <w:r w:rsidRPr="00462199">
        <w:lastRenderedPageBreak/>
        <w:t xml:space="preserve">include such Supporting Information as the Producer considers to be relevant to the matters referred to in </w:t>
      </w:r>
      <w:r w:rsidR="007248B2" w:rsidRPr="007248B2">
        <w:t>Condition</w:t>
      </w:r>
      <w:r w:rsidR="00EF71CE">
        <w:t xml:space="preserve"> </w:t>
      </w:r>
      <w:r w:rsidR="00EF71CE">
        <w:fldChar w:fldCharType="begin"/>
      </w:r>
      <w:r w:rsidR="00EF71CE">
        <w:instrText xml:space="preserve"> REF _Ref144114072 \w \h </w:instrText>
      </w:r>
      <w:r w:rsidR="00EF71CE">
        <w:fldChar w:fldCharType="separate"/>
      </w:r>
      <w:del w:id="4244" w:author="Faqir, Sofia (Energy Security)" w:date="2023-11-12T19:47:00Z">
        <w:r w:rsidR="00E473FC">
          <w:delText>36.3(A)</w:delText>
        </w:r>
      </w:del>
      <w:r w:rsidR="00EF71CE">
        <w:fldChar w:fldCharType="end"/>
      </w:r>
      <w:r w:rsidRPr="00462199">
        <w:t xml:space="preserve"> (</w:t>
      </w:r>
      <w:r w:rsidRPr="00462199">
        <w:rPr>
          <w:i/>
        </w:rPr>
        <w:t>Own Consumption Confirmation Request Notice</w:t>
      </w:r>
      <w:r w:rsidRPr="00462199">
        <w:t>); and</w:t>
      </w:r>
      <w:bookmarkEnd w:id="4243"/>
    </w:p>
    <w:p w14:paraId="15FFBF70" w14:textId="53FA5FE2" w:rsidR="00D179D6" w:rsidRPr="00462199" w:rsidRDefault="00D179D6" w:rsidP="00202C21">
      <w:pPr>
        <w:pStyle w:val="H3Ashurst"/>
      </w:pPr>
      <w:bookmarkStart w:id="4245" w:name="_Ref144114086"/>
      <w:r w:rsidRPr="00462199">
        <w:t xml:space="preserve">be accompanied by a Directors' Certificate in relation to the matters referred to in </w:t>
      </w:r>
      <w:r w:rsidR="007248B2" w:rsidRPr="007248B2">
        <w:t>Condition</w:t>
      </w:r>
      <w:r w:rsidRPr="00462199">
        <w:t xml:space="preserve"> </w:t>
      </w:r>
      <w:r w:rsidR="00EF71CE">
        <w:fldChar w:fldCharType="begin"/>
      </w:r>
      <w:r w:rsidR="00EF71CE">
        <w:instrText xml:space="preserve"> REF _Ref144114072 \w \h </w:instrText>
      </w:r>
      <w:r w:rsidR="00EF71CE">
        <w:fldChar w:fldCharType="separate"/>
      </w:r>
      <w:del w:id="4246" w:author="Faqir, Sofia (Energy Security)" w:date="2023-11-12T19:47:00Z">
        <w:r w:rsidR="00E473FC">
          <w:delText>36.3(A)</w:delText>
        </w:r>
      </w:del>
      <w:r w:rsidR="00EF71CE">
        <w:fldChar w:fldCharType="end"/>
      </w:r>
      <w:r w:rsidRPr="00462199">
        <w:t xml:space="preserve"> (</w:t>
      </w:r>
      <w:r w:rsidRPr="00462199">
        <w:rPr>
          <w:i/>
        </w:rPr>
        <w:t>Own Consumption Confirmation Request Notice</w:t>
      </w:r>
      <w:r w:rsidRPr="00462199">
        <w:t>).</w:t>
      </w:r>
      <w:bookmarkEnd w:id="4245"/>
    </w:p>
    <w:p w14:paraId="0F5FE456" w14:textId="77777777" w:rsidR="00D179D6" w:rsidRPr="00462199" w:rsidRDefault="00D179D6" w:rsidP="005B3BB9">
      <w:pPr>
        <w:pStyle w:val="NormalBoldAshurst"/>
      </w:pPr>
      <w:r w:rsidRPr="00462199">
        <w:rPr>
          <w:i/>
        </w:rPr>
        <w:t>LCHA Counterparty Offtaker Confirmation Response Notification</w:t>
      </w:r>
    </w:p>
    <w:p w14:paraId="6CC77701" w14:textId="77777777" w:rsidR="00D179D6" w:rsidRPr="00462199" w:rsidRDefault="00D179D6" w:rsidP="005B3BB9">
      <w:pPr>
        <w:pStyle w:val="H2Ashurst"/>
      </w:pPr>
      <w:bookmarkStart w:id="4247" w:name="_Ref144114087"/>
      <w:r w:rsidRPr="00462199">
        <w:t>The LCHA Counterparty may, no later than five (5) Business Days after receipt of an Offtaker Confirmation Request Notice or an Own Consumption Confirmation Request Notice, give a notice to the Producer if it considers that such Offtaker Confirmation Request Notice or Own Consumption Confirmation Request Notice:</w:t>
      </w:r>
      <w:bookmarkEnd w:id="4247"/>
    </w:p>
    <w:p w14:paraId="3B2D514F" w14:textId="77777777" w:rsidR="00D179D6" w:rsidRPr="00462199" w:rsidRDefault="00D179D6" w:rsidP="00202C21">
      <w:pPr>
        <w:pStyle w:val="H3Ashurst"/>
      </w:pPr>
      <w:bookmarkStart w:id="4248" w:name="_Ref144114088"/>
      <w:r w:rsidRPr="00462199">
        <w:t>is misleading in any respect and/or contains any [material] errors or inconsistencies; and/or</w:t>
      </w:r>
      <w:bookmarkEnd w:id="4248"/>
    </w:p>
    <w:p w14:paraId="5495058F" w14:textId="77777777" w:rsidR="00D179D6" w:rsidRPr="00462199" w:rsidRDefault="00D179D6" w:rsidP="00202C21">
      <w:pPr>
        <w:pStyle w:val="H3Ashurst"/>
      </w:pPr>
      <w:bookmarkStart w:id="4249" w:name="_Ref144114089"/>
      <w:r w:rsidRPr="00462199">
        <w:t>does not include:</w:t>
      </w:r>
      <w:bookmarkEnd w:id="4249"/>
    </w:p>
    <w:p w14:paraId="74033230" w14:textId="473D4116" w:rsidR="00D179D6" w:rsidRPr="00462199" w:rsidRDefault="00D179D6" w:rsidP="005B3BB9">
      <w:pPr>
        <w:pStyle w:val="H4Ashurst"/>
      </w:pPr>
      <w:bookmarkStart w:id="4250" w:name="_Ref144114090"/>
      <w:r w:rsidRPr="00462199">
        <w:t xml:space="preserve">if the LCHA Counterparty Offtaker Confirmation Response Notice relates to an Offtaker Confirmation Request Notice, the information referred to in </w:t>
      </w:r>
      <w:r w:rsidR="007248B2" w:rsidRPr="007248B2">
        <w:t>Condition</w:t>
      </w:r>
      <w:r w:rsidRPr="00462199">
        <w:t xml:space="preserve"> </w:t>
      </w:r>
      <w:r w:rsidR="00942485">
        <w:fldChar w:fldCharType="begin"/>
      </w:r>
      <w:r w:rsidR="00942485">
        <w:instrText xml:space="preserve"> REF _Ref144114068 \w \h </w:instrText>
      </w:r>
      <w:r w:rsidR="00942485">
        <w:fldChar w:fldCharType="separate"/>
      </w:r>
      <w:del w:id="4251" w:author="Faqir, Sofia (Energy Security)" w:date="2023-11-12T19:47:00Z">
        <w:r w:rsidR="00E473FC">
          <w:delText>36.2(B)</w:delText>
        </w:r>
      </w:del>
      <w:r w:rsidR="00942485">
        <w:fldChar w:fldCharType="end"/>
      </w:r>
      <w:r w:rsidRPr="00462199">
        <w:t>; or</w:t>
      </w:r>
      <w:bookmarkEnd w:id="4250"/>
    </w:p>
    <w:p w14:paraId="39A94337" w14:textId="13F6B69F" w:rsidR="00D179D6" w:rsidRPr="00462199" w:rsidRDefault="00D179D6" w:rsidP="005B3BB9">
      <w:pPr>
        <w:pStyle w:val="H4Ashurst"/>
      </w:pPr>
      <w:bookmarkStart w:id="4252" w:name="_Ref144114091"/>
      <w:r w:rsidRPr="00462199">
        <w:t xml:space="preserve">if the LCHA Counterparty Offtaker Confirmation Response Notice relates to an Own Consumption Confirmation Request Notice, the information referred to in </w:t>
      </w:r>
      <w:r w:rsidR="007248B2" w:rsidRPr="007248B2">
        <w:t>Condition</w:t>
      </w:r>
      <w:r w:rsidRPr="00462199">
        <w:t xml:space="preserve"> </w:t>
      </w:r>
      <w:r w:rsidR="00942485">
        <w:fldChar w:fldCharType="begin"/>
      </w:r>
      <w:r w:rsidR="00942485">
        <w:instrText xml:space="preserve"> REF _Ref144114071 \w \h </w:instrText>
      </w:r>
      <w:r w:rsidR="00942485">
        <w:fldChar w:fldCharType="separate"/>
      </w:r>
      <w:del w:id="4253" w:author="Faqir, Sofia (Energy Security)" w:date="2023-11-12T19:47:00Z">
        <w:r w:rsidR="00E473FC">
          <w:delText>36.3</w:delText>
        </w:r>
      </w:del>
      <w:r w:rsidR="00942485">
        <w:fldChar w:fldCharType="end"/>
      </w:r>
      <w:r w:rsidRPr="00462199">
        <w:t>,</w:t>
      </w:r>
      <w:bookmarkEnd w:id="4252"/>
    </w:p>
    <w:p w14:paraId="2D845E7D" w14:textId="77777777" w:rsidR="00D179D6" w:rsidRPr="00462199" w:rsidRDefault="00D179D6" w:rsidP="005B3BB9">
      <w:pPr>
        <w:pStyle w:val="B12Ashurst"/>
      </w:pPr>
      <w:r w:rsidRPr="00462199">
        <w:t xml:space="preserve">(a </w:t>
      </w:r>
      <w:r w:rsidRPr="00462199">
        <w:rPr>
          <w:b/>
        </w:rPr>
        <w:t>"LCHA Counterparty Offtaker Confirmation Response Notice"</w:t>
      </w:r>
      <w:r w:rsidRPr="00462199">
        <w:t>).</w:t>
      </w:r>
    </w:p>
    <w:p w14:paraId="4A299C27" w14:textId="77777777" w:rsidR="00D179D6" w:rsidRPr="00462199" w:rsidRDefault="00D179D6" w:rsidP="005B3BB9">
      <w:pPr>
        <w:pStyle w:val="H2Ashurst"/>
      </w:pPr>
      <w:bookmarkStart w:id="4254" w:name="_Ref144114092"/>
      <w:bookmarkStart w:id="4255" w:name="_Hlk149562303"/>
      <w:r w:rsidRPr="00462199">
        <w:t>A LCHA Counterparty Offtaker Confirmation Response Notice shall specify:</w:t>
      </w:r>
      <w:bookmarkEnd w:id="4254"/>
    </w:p>
    <w:p w14:paraId="39586D98" w14:textId="77777777" w:rsidR="00D179D6" w:rsidRPr="00462199" w:rsidRDefault="00D179D6" w:rsidP="00202C21">
      <w:pPr>
        <w:pStyle w:val="H3Ashurst"/>
      </w:pPr>
      <w:bookmarkStart w:id="4256" w:name="_Ref144114093"/>
      <w:r w:rsidRPr="00462199">
        <w:t>if the LCHA Counterparty Offtaker Confirmation Response Notice relates to an Offtaker Confirmation Request Notice:</w:t>
      </w:r>
      <w:bookmarkEnd w:id="4256"/>
    </w:p>
    <w:p w14:paraId="10712980" w14:textId="7AC8AC21" w:rsidR="00D179D6" w:rsidRPr="00462199" w:rsidRDefault="00D179D6" w:rsidP="005B3BB9">
      <w:pPr>
        <w:pStyle w:val="H4Ashurst"/>
      </w:pPr>
      <w:bookmarkStart w:id="4257" w:name="_Ref144114094"/>
      <w:r w:rsidRPr="00462199">
        <w:t xml:space="preserve">whether the LCHA Counterparty considers the Offtaker Confirmation Request Notice to be misleading and/or to contain [material] errors or inconsistencies and/or to not include the information referred to in </w:t>
      </w:r>
      <w:r w:rsidR="007248B2" w:rsidRPr="007248B2">
        <w:t>Condition</w:t>
      </w:r>
      <w:r w:rsidRPr="00462199">
        <w:t xml:space="preserve"> </w:t>
      </w:r>
      <w:r w:rsidR="00942485">
        <w:fldChar w:fldCharType="begin"/>
      </w:r>
      <w:r w:rsidR="00942485">
        <w:instrText xml:space="preserve"> REF _Ref144114068 \w \h </w:instrText>
      </w:r>
      <w:r w:rsidR="00942485">
        <w:fldChar w:fldCharType="separate"/>
      </w:r>
      <w:del w:id="4258" w:author="Faqir, Sofia (Energy Security)" w:date="2023-11-12T19:47:00Z">
        <w:r w:rsidR="00E473FC">
          <w:delText>36.2(B)</w:delText>
        </w:r>
      </w:del>
      <w:r w:rsidR="00942485">
        <w:fldChar w:fldCharType="end"/>
      </w:r>
      <w:r w:rsidRPr="00462199">
        <w:t>; and</w:t>
      </w:r>
      <w:bookmarkEnd w:id="4257"/>
    </w:p>
    <w:p w14:paraId="6051DFB3" w14:textId="7F805AEE" w:rsidR="00D179D6" w:rsidRPr="00462199" w:rsidRDefault="00D179D6" w:rsidP="005B3BB9">
      <w:pPr>
        <w:pStyle w:val="H4Ashurst"/>
      </w:pPr>
      <w:bookmarkStart w:id="4259" w:name="_Ref144114095"/>
      <w:r w:rsidRPr="00462199">
        <w:t xml:space="preserve">that the Offtaker must submit an updated Offtaker Confirmation Request Notice addressing the matters referred to above in limb </w:t>
      </w:r>
      <w:r w:rsidR="00942485">
        <w:fldChar w:fldCharType="begin"/>
      </w:r>
      <w:r w:rsidR="00942485">
        <w:instrText xml:space="preserve"> REF _Ref144114094 \n \h </w:instrText>
      </w:r>
      <w:r w:rsidR="00942485">
        <w:fldChar w:fldCharType="separate"/>
      </w:r>
      <w:del w:id="4260" w:author="Faqir, Sofia (Energy Security)" w:date="2023-11-12T19:47:00Z">
        <w:r w:rsidR="00E473FC">
          <w:delText>i)</w:delText>
        </w:r>
      </w:del>
      <w:r w:rsidR="00942485">
        <w:fldChar w:fldCharType="end"/>
      </w:r>
      <w:r w:rsidRPr="00462199">
        <w:t>; or</w:t>
      </w:r>
      <w:bookmarkEnd w:id="4259"/>
    </w:p>
    <w:p w14:paraId="3FFFCBD1" w14:textId="464DC500" w:rsidR="00D179D6" w:rsidRPr="00462199" w:rsidRDefault="00D179D6" w:rsidP="00202C21">
      <w:pPr>
        <w:pStyle w:val="H3Ashurst"/>
      </w:pPr>
      <w:bookmarkStart w:id="4261" w:name="_Ref144114096"/>
      <w:r w:rsidRPr="00462199">
        <w:t xml:space="preserve">if the LCHA Counterparty </w:t>
      </w:r>
      <w:r w:rsidR="00BB0136">
        <w:t xml:space="preserve">Offtaker </w:t>
      </w:r>
      <w:r w:rsidRPr="00462199">
        <w:t>Confirmation Response Notice relates to an Own Consumption Confirmation Request Notice:</w:t>
      </w:r>
      <w:bookmarkEnd w:id="4261"/>
    </w:p>
    <w:p w14:paraId="533AD915" w14:textId="7A2D60DB" w:rsidR="00D179D6" w:rsidRPr="00462199" w:rsidRDefault="00D179D6" w:rsidP="005B3BB9">
      <w:pPr>
        <w:pStyle w:val="H4Ashurst"/>
      </w:pPr>
      <w:bookmarkStart w:id="4262" w:name="_Ref144114097"/>
      <w:r w:rsidRPr="00462199">
        <w:t xml:space="preserve">whether the LCHA Counterparty considers the Own Consumption Confirmation Request Notice to be misleading and/or to contain [material] errors or inconsistencies and/or to not include the information referred to in </w:t>
      </w:r>
      <w:r w:rsidR="007248B2" w:rsidRPr="007248B2">
        <w:t>Condition</w:t>
      </w:r>
      <w:r w:rsidRPr="00462199">
        <w:t xml:space="preserve"> </w:t>
      </w:r>
      <w:r w:rsidR="00942485">
        <w:fldChar w:fldCharType="begin"/>
      </w:r>
      <w:r w:rsidR="00942485">
        <w:instrText xml:space="preserve"> REF _Ref144114071 \n \h </w:instrText>
      </w:r>
      <w:r w:rsidR="00942485">
        <w:fldChar w:fldCharType="separate"/>
      </w:r>
      <w:del w:id="4263" w:author="Faqir, Sofia (Energy Security)" w:date="2023-11-12T19:47:00Z">
        <w:r w:rsidR="00E473FC">
          <w:delText>36.3</w:delText>
        </w:r>
      </w:del>
      <w:r w:rsidR="00942485">
        <w:fldChar w:fldCharType="end"/>
      </w:r>
      <w:r w:rsidRPr="00462199">
        <w:t>; and</w:t>
      </w:r>
      <w:bookmarkEnd w:id="4262"/>
    </w:p>
    <w:p w14:paraId="13A6D166" w14:textId="39E9B043" w:rsidR="00D179D6" w:rsidRPr="00462199" w:rsidRDefault="00D179D6" w:rsidP="005B3BB9">
      <w:pPr>
        <w:pStyle w:val="H4Ashurst"/>
      </w:pPr>
      <w:bookmarkStart w:id="4264" w:name="_Ref144114098"/>
      <w:r w:rsidRPr="00462199">
        <w:t xml:space="preserve">that the Offtaker must submit an updated Own Consumption Confirmation Request Notice addressing the matters referred to above in limb </w:t>
      </w:r>
      <w:r w:rsidR="00942485">
        <w:fldChar w:fldCharType="begin"/>
      </w:r>
      <w:r w:rsidR="00942485">
        <w:instrText xml:space="preserve"> REF _Ref144114097 \n \h </w:instrText>
      </w:r>
      <w:r w:rsidR="00942485">
        <w:fldChar w:fldCharType="separate"/>
      </w:r>
      <w:del w:id="4265" w:author="Faqir, Sofia (Energy Security)" w:date="2023-11-12T19:47:00Z">
        <w:r w:rsidR="00E473FC">
          <w:delText>i)</w:delText>
        </w:r>
      </w:del>
      <w:r w:rsidR="00942485">
        <w:fldChar w:fldCharType="end"/>
      </w:r>
      <w:r w:rsidRPr="00462199">
        <w:t>; or,</w:t>
      </w:r>
      <w:bookmarkEnd w:id="4264"/>
    </w:p>
    <w:p w14:paraId="01BBF692" w14:textId="551BDA2C" w:rsidR="00D179D6" w:rsidRPr="00462199" w:rsidRDefault="00D179D6" w:rsidP="00C337B4">
      <w:pPr>
        <w:pStyle w:val="B3Ashurst"/>
      </w:pPr>
      <w:r w:rsidRPr="00462199">
        <w:t xml:space="preserve">following which </w:t>
      </w:r>
      <w:r w:rsidR="007248B2" w:rsidRPr="007248B2">
        <w:t>Condition</w:t>
      </w:r>
      <w:r w:rsidRPr="00462199">
        <w:t xml:space="preserve"> </w:t>
      </w:r>
      <w:r w:rsidR="00942485">
        <w:fldChar w:fldCharType="begin"/>
      </w:r>
      <w:r w:rsidR="00942485">
        <w:instrText xml:space="preserve"> REF _Ref144114087 \n \h </w:instrText>
      </w:r>
      <w:r w:rsidR="00942485">
        <w:fldChar w:fldCharType="separate"/>
      </w:r>
      <w:del w:id="4266" w:author="Faqir, Sofia (Energy Security)" w:date="2023-11-12T19:47:00Z">
        <w:r w:rsidR="00E473FC">
          <w:delText>36.4</w:delText>
        </w:r>
      </w:del>
      <w:r w:rsidR="00942485">
        <w:fldChar w:fldCharType="end"/>
      </w:r>
      <w:r w:rsidRPr="00462199">
        <w:t xml:space="preserve"> (</w:t>
      </w:r>
      <w:r w:rsidRPr="00462199">
        <w:rPr>
          <w:i/>
          <w:iCs/>
        </w:rPr>
        <w:t>LCHA Counterparty Offtaker Confirmation Response Notification</w:t>
      </w:r>
      <w:r w:rsidRPr="00462199">
        <w:t>) shall reapply to the updated Offtaker Confirmation Request Notice.</w:t>
      </w:r>
    </w:p>
    <w:bookmarkEnd w:id="4255"/>
    <w:p w14:paraId="22EF0194" w14:textId="77777777" w:rsidR="00D179D6" w:rsidRPr="00462199" w:rsidRDefault="00D179D6" w:rsidP="005B3BB9">
      <w:pPr>
        <w:pStyle w:val="NormalBoldAshurst"/>
      </w:pPr>
      <w:r w:rsidRPr="00462199">
        <w:rPr>
          <w:i/>
        </w:rPr>
        <w:t>Offtaker Confirmation Request Notice: deemed agreement</w:t>
      </w:r>
    </w:p>
    <w:p w14:paraId="461C49A2" w14:textId="72522D17" w:rsidR="00D179D6" w:rsidRPr="00462199" w:rsidRDefault="00D179D6" w:rsidP="005B3BB9">
      <w:pPr>
        <w:pStyle w:val="H2Ashurst"/>
      </w:pPr>
      <w:bookmarkStart w:id="4267" w:name="_Ref144114099"/>
      <w:r w:rsidRPr="00462199">
        <w:lastRenderedPageBreak/>
        <w:t xml:space="preserve">If the LCHA Counterparty does not give a LCHA Counterparty Offtaker Confirmation Response Notice to the Producer within five (5) Business Days after receipt of an Offtaker Confirmation Request Notice or an Own Consumption Confirmation Request Notice (as applicable) (the </w:t>
      </w:r>
      <w:r w:rsidRPr="00462199">
        <w:rPr>
          <w:b/>
        </w:rPr>
        <w:t>"LCHA Counterparty Offtaker Confirmation Response Notice Deadline"</w:t>
      </w:r>
      <w:r w:rsidRPr="00462199">
        <w:t xml:space="preserve">) then, subject to </w:t>
      </w:r>
      <w:r w:rsidR="007248B2" w:rsidRPr="007248B2">
        <w:t>Condition</w:t>
      </w:r>
      <w:r w:rsidRPr="00462199">
        <w:t xml:space="preserve">s </w:t>
      </w:r>
      <w:r w:rsidR="00942485">
        <w:fldChar w:fldCharType="begin"/>
      </w:r>
      <w:r w:rsidR="00942485">
        <w:instrText xml:space="preserve"> REF _Ref144114100 \n \h </w:instrText>
      </w:r>
      <w:r w:rsidR="00942485">
        <w:fldChar w:fldCharType="separate"/>
      </w:r>
      <w:del w:id="4268" w:author="Faqir, Sofia (Energy Security)" w:date="2023-11-12T19:47:00Z">
        <w:r w:rsidR="00E473FC">
          <w:delText>36.7</w:delText>
        </w:r>
      </w:del>
      <w:r w:rsidR="00942485">
        <w:fldChar w:fldCharType="end"/>
      </w:r>
      <w:r w:rsidRPr="00462199">
        <w:t xml:space="preserve"> to </w:t>
      </w:r>
      <w:r w:rsidRPr="00462199">
        <w:fldChar w:fldCharType="begin"/>
      </w:r>
      <w:r w:rsidRPr="00462199">
        <w:instrText xml:space="preserve">  REF _Ref144114120 \r \h \* MERGEFORMAT </w:instrText>
      </w:r>
      <w:r w:rsidRPr="00462199">
        <w:fldChar w:fldCharType="separate"/>
      </w:r>
      <w:del w:id="4269" w:author="Faqir, Sofia (Energy Security)" w:date="2023-11-12T19:47:00Z">
        <w:r w:rsidR="00E473FC" w:rsidRPr="00E473FC">
          <w:rPr>
            <w:color w:val="000000"/>
          </w:rPr>
          <w:delText>36.11</w:delText>
        </w:r>
      </w:del>
      <w:r w:rsidRPr="00462199">
        <w:fldChar w:fldCharType="end"/>
      </w:r>
      <w:r w:rsidRPr="00462199">
        <w:t xml:space="preserve"> (</w:t>
      </w:r>
      <w:r w:rsidRPr="00462199">
        <w:rPr>
          <w:i/>
        </w:rPr>
        <w:t>Offtaker Information Request</w:t>
      </w:r>
      <w:r w:rsidRPr="00462199">
        <w:t xml:space="preserve">), </w:t>
      </w:r>
      <w:r w:rsidR="007248B2" w:rsidRPr="007248B2">
        <w:t>Condition</w:t>
      </w:r>
      <w:r w:rsidR="002F53B2" w:rsidRPr="00462199">
        <w:t xml:space="preserve"> </w:t>
      </w:r>
      <w:r w:rsidR="002F53B2">
        <w:fldChar w:fldCharType="begin"/>
      </w:r>
      <w:r w:rsidR="002F53B2">
        <w:instrText xml:space="preserve"> REF _Ref144459819 \w \h </w:instrText>
      </w:r>
      <w:r w:rsidR="002F53B2">
        <w:fldChar w:fldCharType="separate"/>
      </w:r>
      <w:del w:id="4270" w:author="Faqir, Sofia (Energy Security)" w:date="2023-11-12T19:47:00Z">
        <w:r w:rsidR="00E473FC">
          <w:delText>40</w:delText>
        </w:r>
      </w:del>
      <w:r w:rsidR="002F53B2">
        <w:fldChar w:fldCharType="end"/>
      </w:r>
      <w:r w:rsidR="002F53B2" w:rsidRPr="00462199">
        <w:t xml:space="preserve"> </w:t>
      </w:r>
      <w:r w:rsidRPr="00462199">
        <w:t>(</w:t>
      </w:r>
      <w:r w:rsidRPr="00462199">
        <w:rPr>
          <w:i/>
        </w:rPr>
        <w:t>LCHA Counterparty Audit Rights</w:t>
      </w:r>
      <w:r w:rsidRPr="00462199">
        <w:t xml:space="preserve">) and </w:t>
      </w:r>
      <w:r w:rsidR="007248B2" w:rsidRPr="007248B2">
        <w:t>Condition</w:t>
      </w:r>
      <w:r w:rsidRPr="00462199">
        <w:t xml:space="preserve"> </w:t>
      </w:r>
      <w:r w:rsidR="00942485">
        <w:fldChar w:fldCharType="begin"/>
      </w:r>
      <w:r w:rsidR="00942485">
        <w:instrText xml:space="preserve"> REF _Ref144459644 \n \h </w:instrText>
      </w:r>
      <w:r w:rsidR="00942485">
        <w:fldChar w:fldCharType="separate"/>
      </w:r>
      <w:del w:id="4271" w:author="Faqir, Sofia (Energy Security)" w:date="2023-11-12T19:47:00Z">
        <w:r w:rsidR="00E473FC">
          <w:delText>41</w:delText>
        </w:r>
      </w:del>
      <w:r w:rsidR="00942485">
        <w:fldChar w:fldCharType="end"/>
      </w:r>
      <w:r w:rsidRPr="00462199">
        <w:t xml:space="preserve"> (</w:t>
      </w:r>
      <w:r w:rsidRPr="00462199">
        <w:rPr>
          <w:i/>
        </w:rPr>
        <w:t>Annual Compliance Report and Audit</w:t>
      </w:r>
      <w:r w:rsidRPr="00462199">
        <w:t xml:space="preserve">), the Offtaker shall be deemed to be a Qualifying Offtaker or a Non-Qualifying Offtaker for the purposes of the LCHA (as applicable, in accordance with the Producer's statements in relation to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272" w:author="Faqir, Sofia (Energy Security)" w:date="2023-11-12T19:47:00Z">
        <w:r w:rsidR="00E473FC" w:rsidRPr="00E473FC">
          <w:rPr>
            <w:color w:val="000000"/>
          </w:rPr>
          <w:delText>36.2(B)</w:delText>
        </w:r>
      </w:del>
      <w:r w:rsidRPr="00462199">
        <w:fldChar w:fldCharType="end"/>
      </w:r>
      <w:r w:rsidRPr="00462199">
        <w:t xml:space="preserve"> or the matters referred to in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273" w:author="Faqir, Sofia (Energy Security)" w:date="2023-11-12T19:47:00Z">
        <w:r w:rsidR="00E473FC" w:rsidRPr="00E473FC">
          <w:rPr>
            <w:color w:val="000000"/>
          </w:rPr>
          <w:delText>36.3(A)</w:delText>
        </w:r>
      </w:del>
      <w:r w:rsidRPr="00462199">
        <w:fldChar w:fldCharType="end"/>
      </w:r>
      <w:r w:rsidRPr="00462199">
        <w:t xml:space="preserve"> (as applicable) with effect from the Offtaker Confirmation Date.</w:t>
      </w:r>
      <w:bookmarkEnd w:id="4267"/>
    </w:p>
    <w:p w14:paraId="4641A58A" w14:textId="77777777" w:rsidR="00D179D6" w:rsidRPr="00462199" w:rsidRDefault="00D179D6" w:rsidP="00C337B4">
      <w:pPr>
        <w:pStyle w:val="NormalBoldAshurst"/>
        <w:keepNext/>
      </w:pPr>
      <w:r w:rsidRPr="00462199">
        <w:rPr>
          <w:i/>
        </w:rPr>
        <w:t>Offtaker Information Request</w:t>
      </w:r>
    </w:p>
    <w:p w14:paraId="5F78893B" w14:textId="77777777" w:rsidR="00D179D6" w:rsidRPr="00462199" w:rsidRDefault="00D179D6" w:rsidP="005B3BB9">
      <w:pPr>
        <w:pStyle w:val="H2Ashurst"/>
      </w:pPr>
      <w:bookmarkStart w:id="4274" w:name="_Ref144114100"/>
      <w:r w:rsidRPr="00462199">
        <w:t xml:space="preserve">The LCHA Counterparty may at any time give a notice to the Producer requiring the Producer to provide additional Supporting Information in relation to an Offtaker Confirmation Request Notice or an Own Consumption Confirmation Request Notice (as applicable) provided by the Producer to the LCHA Counterparty (an </w:t>
      </w:r>
      <w:r w:rsidRPr="00462199">
        <w:rPr>
          <w:b/>
        </w:rPr>
        <w:t>"Offtaker Information Request"</w:t>
      </w:r>
      <w:r w:rsidRPr="00462199">
        <w:t xml:space="preserve">) and, if so, details of the additional Supporting Information which the LCHA Counterparty requires (the </w:t>
      </w:r>
      <w:r w:rsidRPr="00462199">
        <w:rPr>
          <w:b/>
        </w:rPr>
        <w:t>"Offtaker Supporting Information"</w:t>
      </w:r>
      <w:r w:rsidRPr="00462199">
        <w:t>).</w:t>
      </w:r>
      <w:bookmarkEnd w:id="4274"/>
    </w:p>
    <w:p w14:paraId="2E357E11" w14:textId="77777777" w:rsidR="00D179D6" w:rsidRPr="00462199" w:rsidRDefault="00D179D6" w:rsidP="005B3BB9">
      <w:pPr>
        <w:pStyle w:val="H2Ashurst"/>
      </w:pPr>
      <w:bookmarkStart w:id="4275" w:name="_Ref144114101"/>
      <w:r w:rsidRPr="00462199">
        <w:t>If the LCHA Counterparty gives an Offtaker Information Request to the Producer, the Producer shall provide the Offtaker Supporting Information as soon as reasonably practicable, and in any event no later than ten (10) Business Days after receipt of the Offtaker Information Request or such longer period as is specified by the LCHA Counterparty.</w:t>
      </w:r>
      <w:bookmarkEnd w:id="4275"/>
    </w:p>
    <w:p w14:paraId="55321FA7" w14:textId="77777777" w:rsidR="00D179D6" w:rsidRPr="00462199" w:rsidRDefault="00D179D6" w:rsidP="005B3BB9">
      <w:pPr>
        <w:pStyle w:val="H2Ashurst"/>
      </w:pPr>
      <w:bookmarkStart w:id="4276" w:name="_Ref144114102"/>
      <w:r w:rsidRPr="00462199">
        <w:t xml:space="preserve">Upon receipt of the Offtaker Supporting Information, the LCHA Counterparty shall, as soon as reasonably practicable and in any event no later than twenty (20) Business Days after receipt of such Offtaker Supporting Information, give a notice to the Producer (an </w:t>
      </w:r>
      <w:r w:rsidRPr="00462199">
        <w:rPr>
          <w:b/>
        </w:rPr>
        <w:t>"Offtaker Information Response Notice"</w:t>
      </w:r>
      <w:r w:rsidRPr="00462199">
        <w:t>). An Offtaker Information Response Notice shall specify:</w:t>
      </w:r>
      <w:bookmarkEnd w:id="4276"/>
    </w:p>
    <w:p w14:paraId="7EF51C76" w14:textId="77777777" w:rsidR="00D179D6" w:rsidRPr="00462199" w:rsidRDefault="00D179D6" w:rsidP="00202C21">
      <w:pPr>
        <w:pStyle w:val="H3Ashurst"/>
      </w:pPr>
      <w:bookmarkStart w:id="4277" w:name="_Ref144114103"/>
      <w:r w:rsidRPr="00462199">
        <w:t>if the Offtaker Information Response Notice relates to an Offtaker Confirmation Request Notice:</w:t>
      </w:r>
      <w:bookmarkEnd w:id="4277"/>
    </w:p>
    <w:p w14:paraId="1C51D00F" w14:textId="4CD0CC32" w:rsidR="00D179D6" w:rsidRPr="00462199" w:rsidRDefault="00D179D6" w:rsidP="005B3BB9">
      <w:pPr>
        <w:pStyle w:val="H4Ashurst"/>
      </w:pPr>
      <w:bookmarkStart w:id="4278" w:name="_Ref144114104"/>
      <w:r w:rsidRPr="00462199">
        <w:t xml:space="preserve">without prejudice to </w:t>
      </w:r>
      <w:r w:rsidR="007248B2" w:rsidRPr="007248B2">
        <w:t>Condition</w:t>
      </w:r>
      <w:r w:rsidRPr="00462199">
        <w:t xml:space="preserve">s </w:t>
      </w:r>
      <w:r w:rsidR="00942485">
        <w:fldChar w:fldCharType="begin"/>
      </w:r>
      <w:r w:rsidR="00942485">
        <w:instrText xml:space="preserve"> REF _Ref144114100 \n \h </w:instrText>
      </w:r>
      <w:r w:rsidR="00942485">
        <w:fldChar w:fldCharType="separate"/>
      </w:r>
      <w:del w:id="4279" w:author="Faqir, Sofia (Energy Security)" w:date="2023-11-12T19:47:00Z">
        <w:r w:rsidR="00E473FC">
          <w:delText>36.7</w:delText>
        </w:r>
      </w:del>
      <w:r w:rsidR="00942485">
        <w:fldChar w:fldCharType="end"/>
      </w:r>
      <w:r w:rsidR="00942485" w:rsidRPr="00462199">
        <w:t xml:space="preserve"> </w:t>
      </w:r>
      <w:r w:rsidRPr="00462199">
        <w:t>(</w:t>
      </w:r>
      <w:r w:rsidRPr="00462199">
        <w:rPr>
          <w:i/>
        </w:rPr>
        <w:t>Offtaker Information Request</w:t>
      </w:r>
      <w:r w:rsidRPr="00462199">
        <w:t xml:space="preserve">), </w:t>
      </w:r>
      <w:r w:rsidR="002F53B2">
        <w:fldChar w:fldCharType="begin"/>
      </w:r>
      <w:r w:rsidR="002F53B2">
        <w:instrText xml:space="preserve"> REF _Ref144459819 \w \h </w:instrText>
      </w:r>
      <w:r w:rsidR="002F53B2">
        <w:fldChar w:fldCharType="separate"/>
      </w:r>
      <w:del w:id="4280" w:author="Faqir, Sofia (Energy Security)" w:date="2023-11-12T19:47:00Z">
        <w:r w:rsidR="00E473FC">
          <w:delText>40</w:delText>
        </w:r>
      </w:del>
      <w:r w:rsidR="002F53B2">
        <w:fldChar w:fldCharType="end"/>
      </w:r>
      <w:r w:rsidRPr="00462199">
        <w:t xml:space="preserve"> (</w:t>
      </w:r>
      <w:r w:rsidRPr="00462199">
        <w:rPr>
          <w:i/>
        </w:rPr>
        <w:t>LCHA Counterparty Audit Rights</w:t>
      </w:r>
      <w:r w:rsidRPr="00462199">
        <w:t xml:space="preserve">) and </w:t>
      </w:r>
      <w:r w:rsidR="00942485">
        <w:fldChar w:fldCharType="begin"/>
      </w:r>
      <w:r w:rsidR="00942485">
        <w:instrText xml:space="preserve"> REF _Ref144459675 \n \h </w:instrText>
      </w:r>
      <w:r w:rsidR="00942485">
        <w:fldChar w:fldCharType="separate"/>
      </w:r>
      <w:del w:id="4281" w:author="Faqir, Sofia (Energy Security)" w:date="2023-11-12T19:47:00Z">
        <w:r w:rsidR="00E473FC">
          <w:delText>41</w:delText>
        </w:r>
      </w:del>
      <w:r w:rsidR="00942485">
        <w:fldChar w:fldCharType="end"/>
      </w:r>
      <w:r w:rsidRPr="00462199">
        <w:t xml:space="preserve"> (</w:t>
      </w:r>
      <w:r w:rsidRPr="00462199">
        <w:rPr>
          <w:i/>
        </w:rPr>
        <w:t>Annual Compliance Report and Audit</w:t>
      </w:r>
      <w:r w:rsidRPr="00462199">
        <w:t xml:space="preserve">), that 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282" w:author="Faqir, Sofia (Energy Security)" w:date="2023-11-12T19:47:00Z">
        <w:r w:rsidR="00E473FC" w:rsidRPr="00E473FC">
          <w:rPr>
            <w:color w:val="000000"/>
          </w:rPr>
          <w:delText>36.2(B)</w:delText>
        </w:r>
      </w:del>
      <w:r w:rsidRPr="00462199">
        <w:fldChar w:fldCharType="end"/>
      </w:r>
      <w:r w:rsidRPr="00462199">
        <w:t xml:space="preserve"> are evidenced in such information;</w:t>
      </w:r>
      <w:bookmarkEnd w:id="4278"/>
    </w:p>
    <w:p w14:paraId="09A7863A" w14:textId="01367176" w:rsidR="00D179D6" w:rsidRPr="00462199" w:rsidRDefault="00D179D6" w:rsidP="005B3BB9">
      <w:pPr>
        <w:pStyle w:val="H4Ashurst"/>
      </w:pPr>
      <w:bookmarkStart w:id="4283" w:name="_Ref144114105"/>
      <w:r w:rsidRPr="00462199">
        <w:t xml:space="preserve">that 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284" w:author="Faqir, Sofia (Energy Security)" w:date="2023-11-12T19:47:00Z">
        <w:r w:rsidR="00E473FC" w:rsidRPr="00E473FC">
          <w:rPr>
            <w:color w:val="000000"/>
          </w:rPr>
          <w:delText>36.2(B)</w:delText>
        </w:r>
      </w:del>
      <w:r w:rsidRPr="00462199">
        <w:fldChar w:fldCharType="end"/>
      </w:r>
      <w:r w:rsidRPr="00462199">
        <w:t xml:space="preserve"> are not evidenced in such information; or</w:t>
      </w:r>
      <w:bookmarkEnd w:id="4283"/>
    </w:p>
    <w:p w14:paraId="7AD50A13" w14:textId="20AB606F" w:rsidR="00D179D6" w:rsidRPr="00462199" w:rsidRDefault="00D179D6" w:rsidP="005B3BB9">
      <w:pPr>
        <w:pStyle w:val="H4Ashurst"/>
      </w:pPr>
      <w:bookmarkStart w:id="4285" w:name="_Ref144114106"/>
      <w:r w:rsidRPr="00462199">
        <w:t xml:space="preserve">that the Producer has not provided sufficient Supporting Information to enable the LCHA Counterparty to determine whether or not 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286" w:author="Faqir, Sofia (Energy Security)" w:date="2023-11-12T19:47:00Z">
        <w:r w:rsidR="00E473FC" w:rsidRPr="00E473FC">
          <w:rPr>
            <w:color w:val="000000"/>
          </w:rPr>
          <w:delText>36.2(B)</w:delText>
        </w:r>
      </w:del>
      <w:r w:rsidRPr="00462199">
        <w:fldChar w:fldCharType="end"/>
      </w:r>
      <w:r w:rsidRPr="00462199">
        <w:t xml:space="preserve"> are evidenced in such information; and</w:t>
      </w:r>
      <w:bookmarkEnd w:id="4285"/>
    </w:p>
    <w:p w14:paraId="59F08525" w14:textId="77777777" w:rsidR="00D179D6" w:rsidRPr="00462199" w:rsidRDefault="00D179D6" w:rsidP="00202C21">
      <w:pPr>
        <w:pStyle w:val="H3Ashurst"/>
      </w:pPr>
      <w:bookmarkStart w:id="4287" w:name="_Ref144114107"/>
      <w:r w:rsidRPr="00462199">
        <w:t>if the Offtaker Information Response Notice relates to an Own Consumption Confirmation Request Notice:</w:t>
      </w:r>
      <w:bookmarkEnd w:id="4287"/>
    </w:p>
    <w:p w14:paraId="7B30BB39" w14:textId="699F4E60" w:rsidR="00D179D6" w:rsidRPr="00462199" w:rsidRDefault="00D179D6" w:rsidP="005B3BB9">
      <w:pPr>
        <w:pStyle w:val="H4Ashurst"/>
      </w:pPr>
      <w:bookmarkStart w:id="4288" w:name="_Ref144114108"/>
      <w:r w:rsidRPr="00462199">
        <w:lastRenderedPageBreak/>
        <w:t xml:space="preserve">whether the Own Consumption Confirmation Request Notice has or has not been accompanied by a Directors' Certificate in relation to the matters referred to in </w:t>
      </w:r>
      <w:r w:rsidR="007248B2" w:rsidRPr="007248B2">
        <w:t>Condition</w:t>
      </w:r>
      <w:r w:rsidRPr="00462199">
        <w:t xml:space="preserve"> </w:t>
      </w:r>
      <w:r w:rsidR="00942485">
        <w:fldChar w:fldCharType="begin"/>
      </w:r>
      <w:r w:rsidR="00942485">
        <w:instrText xml:space="preserve"> REF _Ref144114072 \w \h </w:instrText>
      </w:r>
      <w:r w:rsidR="00942485">
        <w:fldChar w:fldCharType="separate"/>
      </w:r>
      <w:del w:id="4289" w:author="Faqir, Sofia (Energy Security)" w:date="2023-11-12T19:47:00Z">
        <w:r w:rsidR="00E473FC">
          <w:delText>36.3(A)</w:delText>
        </w:r>
      </w:del>
      <w:r w:rsidR="00942485">
        <w:fldChar w:fldCharType="end"/>
      </w:r>
      <w:r w:rsidRPr="00462199">
        <w:t>;</w:t>
      </w:r>
      <w:bookmarkEnd w:id="4288"/>
    </w:p>
    <w:p w14:paraId="178B714C" w14:textId="2A6A0425" w:rsidR="00D179D6" w:rsidRPr="00462199" w:rsidRDefault="00D179D6" w:rsidP="005B3BB9">
      <w:pPr>
        <w:pStyle w:val="H4Ashurst"/>
      </w:pPr>
      <w:bookmarkStart w:id="4290" w:name="_Ref144114109"/>
      <w:r w:rsidRPr="00462199">
        <w:t xml:space="preserve">without prejudice to </w:t>
      </w:r>
      <w:r w:rsidR="007248B2" w:rsidRPr="007248B2">
        <w:t>Condition</w:t>
      </w:r>
      <w:r w:rsidRPr="00462199">
        <w:t xml:space="preserve">s </w:t>
      </w:r>
      <w:r w:rsidR="00942485">
        <w:fldChar w:fldCharType="begin"/>
      </w:r>
      <w:r w:rsidR="00942485">
        <w:instrText xml:space="preserve"> REF _Ref144114100 \n \h </w:instrText>
      </w:r>
      <w:r w:rsidR="00942485">
        <w:fldChar w:fldCharType="separate"/>
      </w:r>
      <w:del w:id="4291" w:author="Faqir, Sofia (Energy Security)" w:date="2023-11-12T19:47:00Z">
        <w:r w:rsidR="00E473FC">
          <w:delText>36.7</w:delText>
        </w:r>
      </w:del>
      <w:r w:rsidR="00942485">
        <w:fldChar w:fldCharType="end"/>
      </w:r>
      <w:r w:rsidRPr="00462199">
        <w:t xml:space="preserve"> (</w:t>
      </w:r>
      <w:r w:rsidRPr="00462199">
        <w:rPr>
          <w:i/>
        </w:rPr>
        <w:t>Offtaker Information Request</w:t>
      </w:r>
      <w:r w:rsidRPr="00462199">
        <w:t xml:space="preserve">), </w:t>
      </w:r>
      <w:r w:rsidR="002F53B2">
        <w:fldChar w:fldCharType="begin"/>
      </w:r>
      <w:r w:rsidR="002F53B2">
        <w:instrText xml:space="preserve"> REF _Ref144459819 \w \h </w:instrText>
      </w:r>
      <w:r w:rsidR="002F53B2">
        <w:fldChar w:fldCharType="separate"/>
      </w:r>
      <w:del w:id="4292" w:author="Faqir, Sofia (Energy Security)" w:date="2023-11-12T19:47:00Z">
        <w:r w:rsidR="00E473FC">
          <w:delText>40</w:delText>
        </w:r>
      </w:del>
      <w:r w:rsidR="002F53B2">
        <w:fldChar w:fldCharType="end"/>
      </w:r>
      <w:r w:rsidRPr="00462199">
        <w:t xml:space="preserve"> (</w:t>
      </w:r>
      <w:r w:rsidRPr="00462199">
        <w:rPr>
          <w:i/>
        </w:rPr>
        <w:t>LCHA Counterparty Audit Rights</w:t>
      </w:r>
      <w:r w:rsidRPr="00462199">
        <w:t xml:space="preserve">) and </w:t>
      </w:r>
      <w:r w:rsidR="00942485">
        <w:fldChar w:fldCharType="begin"/>
      </w:r>
      <w:r w:rsidR="00942485">
        <w:instrText xml:space="preserve"> REF _Ref144459675 \n \h </w:instrText>
      </w:r>
      <w:r w:rsidR="00942485">
        <w:fldChar w:fldCharType="separate"/>
      </w:r>
      <w:del w:id="4293" w:author="Faqir, Sofia (Energy Security)" w:date="2023-11-12T19:47:00Z">
        <w:r w:rsidR="00E473FC">
          <w:delText>41</w:delText>
        </w:r>
      </w:del>
      <w:r w:rsidR="00942485">
        <w:fldChar w:fldCharType="end"/>
      </w:r>
      <w:r w:rsidRPr="00462199">
        <w:t xml:space="preserve"> (</w:t>
      </w:r>
      <w:r w:rsidRPr="00462199">
        <w:rPr>
          <w:i/>
        </w:rPr>
        <w:t>Annual Compliance Report and Audit</w:t>
      </w:r>
      <w:r w:rsidRPr="00462199">
        <w:t xml:space="preserve">), whether or not the Producer's statements in relation to the matters referred to in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294" w:author="Faqir, Sofia (Energy Security)" w:date="2023-11-12T19:47:00Z">
        <w:r w:rsidR="00E473FC" w:rsidRPr="00E473FC">
          <w:rPr>
            <w:color w:val="000000"/>
          </w:rPr>
          <w:delText>36.3(A)</w:delText>
        </w:r>
      </w:del>
      <w:r w:rsidRPr="00462199">
        <w:fldChar w:fldCharType="end"/>
      </w:r>
      <w:r w:rsidRPr="00462199">
        <w:t xml:space="preserve"> are evidenced in the Supporting Information provided in accordance with </w:t>
      </w:r>
      <w:r w:rsidR="007248B2" w:rsidRPr="007248B2">
        <w:t>Condition</w:t>
      </w:r>
      <w:r w:rsidRPr="00462199">
        <w:t xml:space="preserve"> </w:t>
      </w:r>
      <w:r w:rsidR="00942485">
        <w:fldChar w:fldCharType="begin"/>
      </w:r>
      <w:r w:rsidR="00942485">
        <w:instrText xml:space="preserve"> REF _Ref144114085 \w \h </w:instrText>
      </w:r>
      <w:r w:rsidR="00942485">
        <w:fldChar w:fldCharType="separate"/>
      </w:r>
      <w:del w:id="4295" w:author="Faqir, Sofia (Energy Security)" w:date="2023-11-12T19:47:00Z">
        <w:r w:rsidR="00E473FC">
          <w:delText>36.3(B)</w:delText>
        </w:r>
      </w:del>
      <w:r w:rsidR="00942485">
        <w:fldChar w:fldCharType="end"/>
      </w:r>
      <w:r w:rsidRPr="00462199">
        <w:t>; or</w:t>
      </w:r>
      <w:bookmarkEnd w:id="4290"/>
    </w:p>
    <w:p w14:paraId="5B862030" w14:textId="35ED7F42" w:rsidR="00D179D6" w:rsidRPr="00462199" w:rsidRDefault="00D179D6" w:rsidP="005B3BB9">
      <w:pPr>
        <w:pStyle w:val="H4Ashurst"/>
      </w:pPr>
      <w:bookmarkStart w:id="4296" w:name="_Ref144114110"/>
      <w:r w:rsidRPr="00462199">
        <w:t xml:space="preserve">that the Producer has not provided sufficient Supporting Information to enable the LCHA Counterparty to determine whether or not the Producer's statements in relation to the matters referred to in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297" w:author="Faqir, Sofia (Energy Security)" w:date="2023-11-12T19:47:00Z">
        <w:r w:rsidR="00E473FC" w:rsidRPr="00E473FC">
          <w:rPr>
            <w:color w:val="000000"/>
          </w:rPr>
          <w:delText>36.3(A)</w:delText>
        </w:r>
      </w:del>
      <w:r w:rsidRPr="00462199">
        <w:fldChar w:fldCharType="end"/>
      </w:r>
      <w:r w:rsidRPr="00462199">
        <w:t xml:space="preserve"> are evidenced in the Supporting Information provided in accordance with </w:t>
      </w:r>
      <w:r w:rsidR="007248B2" w:rsidRPr="007248B2">
        <w:t>Condition</w:t>
      </w:r>
      <w:r w:rsidRPr="00462199">
        <w:t xml:space="preserve"> </w:t>
      </w:r>
      <w:r w:rsidRPr="00462199">
        <w:fldChar w:fldCharType="begin"/>
      </w:r>
      <w:r w:rsidRPr="00462199">
        <w:instrText xml:space="preserve">  REF _Ref144114085 \r \h \* MERGEFORMAT </w:instrText>
      </w:r>
      <w:r w:rsidRPr="00462199">
        <w:fldChar w:fldCharType="separate"/>
      </w:r>
      <w:del w:id="4298" w:author="Faqir, Sofia (Energy Security)" w:date="2023-11-12T19:47:00Z">
        <w:r w:rsidR="00E473FC" w:rsidRPr="00E473FC">
          <w:rPr>
            <w:color w:val="000000"/>
          </w:rPr>
          <w:delText>36.3(B)</w:delText>
        </w:r>
      </w:del>
      <w:r w:rsidRPr="00462199">
        <w:fldChar w:fldCharType="end"/>
      </w:r>
      <w:r w:rsidRPr="00462199">
        <w:t>.</w:t>
      </w:r>
      <w:bookmarkEnd w:id="4296"/>
    </w:p>
    <w:p w14:paraId="438DB864" w14:textId="77777777" w:rsidR="00D179D6" w:rsidRPr="00462199" w:rsidRDefault="00D179D6" w:rsidP="005B3BB9">
      <w:pPr>
        <w:pStyle w:val="H2Ashurst"/>
      </w:pPr>
      <w:bookmarkStart w:id="4299" w:name="_Ref144114111"/>
      <w:r w:rsidRPr="00462199">
        <w:t>If the LCHA Counterparty states in an Offtaker Information Response Notice that:</w:t>
      </w:r>
      <w:bookmarkEnd w:id="4299"/>
    </w:p>
    <w:p w14:paraId="2EE79DD6" w14:textId="77777777" w:rsidR="00D179D6" w:rsidRPr="00462199" w:rsidRDefault="00D179D6" w:rsidP="00202C21">
      <w:pPr>
        <w:pStyle w:val="H3Ashurst"/>
      </w:pPr>
      <w:bookmarkStart w:id="4300" w:name="_Ref144114112"/>
      <w:r w:rsidRPr="00462199">
        <w:t>if the Offtaker Information Response Notice relates to an Offtaker Confirmation Request Notice:</w:t>
      </w:r>
      <w:bookmarkEnd w:id="4300"/>
    </w:p>
    <w:p w14:paraId="069ED57D" w14:textId="476CB2B8" w:rsidR="00D179D6" w:rsidRPr="00462199" w:rsidRDefault="00D179D6" w:rsidP="005B3BB9">
      <w:pPr>
        <w:pStyle w:val="H4Ashurst"/>
      </w:pPr>
      <w:bookmarkStart w:id="4301" w:name="_Ref144114113"/>
      <w:r w:rsidRPr="00462199">
        <w:t xml:space="preserve">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302" w:author="Faqir, Sofia (Energy Security)" w:date="2023-11-12T19:47:00Z">
        <w:r w:rsidR="00E473FC" w:rsidRPr="00E473FC">
          <w:rPr>
            <w:color w:val="000000"/>
          </w:rPr>
          <w:delText>36.2(B)</w:delText>
        </w:r>
      </w:del>
      <w:r w:rsidRPr="00462199">
        <w:fldChar w:fldCharType="end"/>
      </w:r>
      <w:r w:rsidRPr="00462199">
        <w:t xml:space="preserve"> are evidenced in such information then, subject to </w:t>
      </w:r>
      <w:r w:rsidR="007248B2" w:rsidRPr="007248B2">
        <w:t>Condition</w:t>
      </w:r>
      <w:r w:rsidRPr="00462199">
        <w:t xml:space="preserve">s </w:t>
      </w:r>
      <w:r w:rsidR="00942485">
        <w:fldChar w:fldCharType="begin"/>
      </w:r>
      <w:r w:rsidR="00942485">
        <w:instrText xml:space="preserve"> REF _Ref144114100 \w \h </w:instrText>
      </w:r>
      <w:r w:rsidR="00942485">
        <w:fldChar w:fldCharType="separate"/>
      </w:r>
      <w:del w:id="4303" w:author="Faqir, Sofia (Energy Security)" w:date="2023-11-12T19:47:00Z">
        <w:r w:rsidR="00E473FC">
          <w:delText>36.7</w:delText>
        </w:r>
      </w:del>
      <w:r w:rsidR="00942485">
        <w:fldChar w:fldCharType="end"/>
      </w:r>
      <w:r w:rsidRPr="00462199">
        <w:t xml:space="preserve"> (</w:t>
      </w:r>
      <w:r w:rsidRPr="00462199">
        <w:rPr>
          <w:i/>
        </w:rPr>
        <w:t>Offtaker Information Request</w:t>
      </w:r>
      <w:r w:rsidRPr="00462199">
        <w:t xml:space="preserve">), </w:t>
      </w:r>
      <w:r w:rsidR="00AC7E97">
        <w:fldChar w:fldCharType="begin"/>
      </w:r>
      <w:r w:rsidR="00AC7E97">
        <w:instrText xml:space="preserve"> REF _Ref144459819 \w \h </w:instrText>
      </w:r>
      <w:r w:rsidR="00AC7E97">
        <w:fldChar w:fldCharType="separate"/>
      </w:r>
      <w:del w:id="4304" w:author="Faqir, Sofia (Energy Security)" w:date="2023-11-12T19:47:00Z">
        <w:r w:rsidR="00E473FC">
          <w:delText>40</w:delText>
        </w:r>
      </w:del>
      <w:r w:rsidR="00AC7E97">
        <w:fldChar w:fldCharType="end"/>
      </w:r>
      <w:r w:rsidRPr="00462199">
        <w:t xml:space="preserve"> (</w:t>
      </w:r>
      <w:r w:rsidRPr="00462199">
        <w:rPr>
          <w:i/>
        </w:rPr>
        <w:t>LCHA Counterparty Audit Rights</w:t>
      </w:r>
      <w:r w:rsidRPr="00462199">
        <w:t xml:space="preserve">) and </w:t>
      </w:r>
      <w:r w:rsidR="00AC7E97">
        <w:fldChar w:fldCharType="begin"/>
      </w:r>
      <w:r w:rsidR="00AC7E97">
        <w:instrText xml:space="preserve"> REF _Ref144459794 \w \h </w:instrText>
      </w:r>
      <w:r w:rsidR="00AC7E97">
        <w:fldChar w:fldCharType="separate"/>
      </w:r>
      <w:del w:id="4305" w:author="Faqir, Sofia (Energy Security)" w:date="2023-11-12T19:47:00Z">
        <w:r w:rsidR="00E473FC">
          <w:delText>41</w:delText>
        </w:r>
      </w:del>
      <w:r w:rsidR="00AC7E97">
        <w:fldChar w:fldCharType="end"/>
      </w:r>
      <w:r w:rsidRPr="00462199">
        <w:t xml:space="preserve"> (</w:t>
      </w:r>
      <w:r w:rsidRPr="00462199">
        <w:rPr>
          <w:i/>
        </w:rPr>
        <w:t>Annual Compliance Report and Audit</w:t>
      </w:r>
      <w:r w:rsidRPr="00462199">
        <w:t xml:space="preserve">), the Offtaker shall be deemed to be a Qualifying Offtaker or a Non-Qualifying Offtaker for the purposes of the LCHA (as applicable, in accordance with 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306" w:author="Faqir, Sofia (Energy Security)" w:date="2023-11-12T19:47:00Z">
        <w:r w:rsidR="00E473FC" w:rsidRPr="00E473FC">
          <w:rPr>
            <w:color w:val="000000"/>
          </w:rPr>
          <w:delText>36.2(B)</w:delText>
        </w:r>
      </w:del>
      <w:r w:rsidRPr="00462199">
        <w:fldChar w:fldCharType="end"/>
      </w:r>
      <w:r w:rsidRPr="00462199">
        <w:t>) with effect from the Offtaker Confirmation Date;</w:t>
      </w:r>
      <w:bookmarkEnd w:id="4301"/>
    </w:p>
    <w:p w14:paraId="1670DF79" w14:textId="3011091F" w:rsidR="00D179D6" w:rsidRPr="00462199" w:rsidRDefault="00D179D6" w:rsidP="005B3BB9">
      <w:pPr>
        <w:pStyle w:val="H4Ashurst"/>
      </w:pPr>
      <w:bookmarkStart w:id="4307" w:name="_Ref144114114"/>
      <w:r w:rsidRPr="00462199">
        <w:t xml:space="preserve">that 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308" w:author="Faqir, Sofia (Energy Security)" w:date="2023-11-12T19:47:00Z">
        <w:r w:rsidR="00E473FC" w:rsidRPr="00E473FC">
          <w:rPr>
            <w:color w:val="000000"/>
          </w:rPr>
          <w:delText>36.2(B)</w:delText>
        </w:r>
      </w:del>
      <w:r w:rsidRPr="00462199">
        <w:fldChar w:fldCharType="end"/>
      </w:r>
      <w:r w:rsidRPr="00462199">
        <w:t xml:space="preserve"> are not evidenced in such information, the Offtaker shall not be deemed to be a Qualifying Offtaker or a Non-Qualifying Offtaker for the purposes of the LCHA unless and until a resolution or determination to the contrary is made pursuant to the Dispute Resolution Procedure; or</w:t>
      </w:r>
      <w:bookmarkEnd w:id="4307"/>
    </w:p>
    <w:p w14:paraId="0339EE3E" w14:textId="10C6B112" w:rsidR="00D179D6" w:rsidRPr="00462199" w:rsidRDefault="00D179D6" w:rsidP="005B3BB9">
      <w:pPr>
        <w:pStyle w:val="H4Ashurst"/>
      </w:pPr>
      <w:bookmarkStart w:id="4309" w:name="_Ref144114115"/>
      <w:r w:rsidRPr="00462199">
        <w:t xml:space="preserve">the Producer has not provided sufficient Supporting Information to enable the LCHA Counterparty to determine whether or not the Producer's statements in relation to the matters referred to in the Small Offtaker Information or Large Offtaker Information provided in accordance with </w:t>
      </w:r>
      <w:r w:rsidR="007248B2" w:rsidRPr="007248B2">
        <w:t>Condition</w:t>
      </w:r>
      <w:r w:rsidRPr="00462199">
        <w:t xml:space="preserve"> </w:t>
      </w:r>
      <w:r w:rsidRPr="00462199">
        <w:fldChar w:fldCharType="begin"/>
      </w:r>
      <w:r w:rsidRPr="00462199">
        <w:instrText xml:space="preserve">  REF _Ref144114068 \r \h \* MERGEFORMAT </w:instrText>
      </w:r>
      <w:r w:rsidRPr="00462199">
        <w:fldChar w:fldCharType="separate"/>
      </w:r>
      <w:del w:id="4310" w:author="Faqir, Sofia (Energy Security)" w:date="2023-11-12T19:47:00Z">
        <w:r w:rsidR="00E473FC" w:rsidRPr="00E473FC">
          <w:rPr>
            <w:color w:val="000000"/>
          </w:rPr>
          <w:delText>36.2(B)</w:delText>
        </w:r>
      </w:del>
      <w:r w:rsidRPr="00462199">
        <w:fldChar w:fldCharType="end"/>
      </w:r>
      <w:r w:rsidRPr="00462199">
        <w:t xml:space="preserve"> are evidenced in such information, then </w:t>
      </w:r>
      <w:r w:rsidR="007248B2" w:rsidRPr="007248B2">
        <w:t>Condition</w:t>
      </w:r>
      <w:r w:rsidRPr="00462199">
        <w:t xml:space="preserve"> </w:t>
      </w:r>
      <w:r w:rsidR="00942485">
        <w:fldChar w:fldCharType="begin"/>
      </w:r>
      <w:r w:rsidR="00942485">
        <w:instrText xml:space="preserve"> REF _Ref144114101 \w \h </w:instrText>
      </w:r>
      <w:r w:rsidR="00942485">
        <w:fldChar w:fldCharType="separate"/>
      </w:r>
      <w:del w:id="4311" w:author="Faqir, Sofia (Energy Security)" w:date="2023-11-12T19:47:00Z">
        <w:r w:rsidR="00E473FC">
          <w:delText>36.8</w:delText>
        </w:r>
      </w:del>
      <w:r w:rsidR="00942485">
        <w:fldChar w:fldCharType="end"/>
      </w:r>
      <w:r w:rsidRPr="00462199">
        <w:t xml:space="preserve"> shall reapply; and</w:t>
      </w:r>
      <w:bookmarkEnd w:id="4309"/>
    </w:p>
    <w:p w14:paraId="6075665C" w14:textId="77777777" w:rsidR="00D179D6" w:rsidRPr="00462199" w:rsidRDefault="00D179D6" w:rsidP="00202C21">
      <w:pPr>
        <w:pStyle w:val="H3Ashurst"/>
      </w:pPr>
      <w:bookmarkStart w:id="4312" w:name="_Ref144114116"/>
      <w:r w:rsidRPr="00462199">
        <w:t>if the Offtaker Information Response Notice relates to an Own Consumption Confirmation Request Notice:</w:t>
      </w:r>
      <w:bookmarkEnd w:id="4312"/>
    </w:p>
    <w:p w14:paraId="12E4CD37" w14:textId="5DC1C7AE" w:rsidR="00D179D6" w:rsidRPr="00462199" w:rsidRDefault="00D179D6" w:rsidP="005B3BB9">
      <w:pPr>
        <w:pStyle w:val="H4Ashurst"/>
      </w:pPr>
      <w:bookmarkStart w:id="4313" w:name="_Ref144114117"/>
      <w:r w:rsidRPr="00462199">
        <w:t xml:space="preserve">the Producer's statements in relation to the matters referred to in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314" w:author="Faqir, Sofia (Energy Security)" w:date="2023-11-12T19:47:00Z">
        <w:r w:rsidR="00E473FC" w:rsidRPr="00E473FC">
          <w:rPr>
            <w:color w:val="000000"/>
          </w:rPr>
          <w:delText>36.3(A)</w:delText>
        </w:r>
      </w:del>
      <w:r w:rsidRPr="00462199">
        <w:fldChar w:fldCharType="end"/>
      </w:r>
      <w:r w:rsidRPr="00462199">
        <w:t xml:space="preserve"> are evidenced in the Supporting Information provided in accordance with </w:t>
      </w:r>
      <w:r w:rsidR="007248B2" w:rsidRPr="007248B2">
        <w:t>Condition</w:t>
      </w:r>
      <w:r w:rsidRPr="00462199">
        <w:t xml:space="preserve"> </w:t>
      </w:r>
      <w:r w:rsidRPr="00462199">
        <w:fldChar w:fldCharType="begin"/>
      </w:r>
      <w:r w:rsidRPr="00462199">
        <w:instrText xml:space="preserve">  REF _Ref144114085 \r \h \* MERGEFORMAT </w:instrText>
      </w:r>
      <w:r w:rsidRPr="00462199">
        <w:fldChar w:fldCharType="separate"/>
      </w:r>
      <w:del w:id="4315" w:author="Faqir, Sofia (Energy Security)" w:date="2023-11-12T19:47:00Z">
        <w:r w:rsidR="00E473FC" w:rsidRPr="00E473FC">
          <w:rPr>
            <w:color w:val="000000"/>
          </w:rPr>
          <w:delText>36.3(B)</w:delText>
        </w:r>
      </w:del>
      <w:r w:rsidRPr="00462199">
        <w:fldChar w:fldCharType="end"/>
      </w:r>
      <w:r w:rsidRPr="00462199">
        <w:t xml:space="preserve"> then, subject to </w:t>
      </w:r>
      <w:r w:rsidR="007248B2" w:rsidRPr="007248B2">
        <w:t>Condition</w:t>
      </w:r>
      <w:r w:rsidRPr="00462199">
        <w:t xml:space="preserve">s </w:t>
      </w:r>
      <w:r w:rsidR="00942485">
        <w:fldChar w:fldCharType="begin"/>
      </w:r>
      <w:r w:rsidR="00942485">
        <w:instrText xml:space="preserve"> REF _Ref144114100 \w \h </w:instrText>
      </w:r>
      <w:r w:rsidR="00942485">
        <w:fldChar w:fldCharType="separate"/>
      </w:r>
      <w:del w:id="4316" w:author="Faqir, Sofia (Energy Security)" w:date="2023-11-12T19:47:00Z">
        <w:r w:rsidR="00E473FC">
          <w:delText>36.7</w:delText>
        </w:r>
      </w:del>
      <w:r w:rsidR="00942485">
        <w:fldChar w:fldCharType="end"/>
      </w:r>
      <w:r w:rsidRPr="00462199">
        <w:t xml:space="preserve"> (</w:t>
      </w:r>
      <w:r w:rsidRPr="00462199">
        <w:rPr>
          <w:i/>
        </w:rPr>
        <w:t>Offtaker Information Request</w:t>
      </w:r>
      <w:r w:rsidRPr="00462199">
        <w:t xml:space="preserve">), </w:t>
      </w:r>
      <w:r w:rsidR="00942485">
        <w:fldChar w:fldCharType="begin"/>
      </w:r>
      <w:r w:rsidR="00942485">
        <w:instrText xml:space="preserve"> REF _Ref144459819 \w \h </w:instrText>
      </w:r>
      <w:r w:rsidR="00942485">
        <w:fldChar w:fldCharType="separate"/>
      </w:r>
      <w:del w:id="4317" w:author="Faqir, Sofia (Energy Security)" w:date="2023-11-12T19:47:00Z">
        <w:r w:rsidR="00E473FC">
          <w:delText>40</w:delText>
        </w:r>
      </w:del>
      <w:r w:rsidR="00942485">
        <w:fldChar w:fldCharType="end"/>
      </w:r>
      <w:r w:rsidRPr="00462199">
        <w:t xml:space="preserve"> (</w:t>
      </w:r>
      <w:r w:rsidRPr="00462199">
        <w:rPr>
          <w:i/>
        </w:rPr>
        <w:t>LCHA Counterparty Audit Rights</w:t>
      </w:r>
      <w:r w:rsidRPr="00462199">
        <w:t xml:space="preserve">) and </w:t>
      </w:r>
      <w:r w:rsidR="00942485">
        <w:fldChar w:fldCharType="begin"/>
      </w:r>
      <w:r w:rsidR="00942485">
        <w:instrText xml:space="preserve"> REF _Ref144459826 \w \h </w:instrText>
      </w:r>
      <w:r w:rsidR="00942485">
        <w:fldChar w:fldCharType="separate"/>
      </w:r>
      <w:del w:id="4318" w:author="Faqir, Sofia (Energy Security)" w:date="2023-11-12T19:47:00Z">
        <w:r w:rsidR="00E473FC">
          <w:delText>41</w:delText>
        </w:r>
      </w:del>
      <w:r w:rsidR="00942485">
        <w:fldChar w:fldCharType="end"/>
      </w:r>
      <w:r w:rsidRPr="00462199">
        <w:t xml:space="preserve"> (</w:t>
      </w:r>
      <w:r w:rsidRPr="00462199">
        <w:rPr>
          <w:i/>
        </w:rPr>
        <w:t>Annual Compliance Report and Audit</w:t>
      </w:r>
      <w:r w:rsidRPr="00462199">
        <w:t>), the Producer shall be deemed to be a Qualifying Offtaker for the purposes of the LCHA with effect from the Offtaker Confirmation Date;</w:t>
      </w:r>
      <w:bookmarkEnd w:id="4313"/>
    </w:p>
    <w:p w14:paraId="6EA16FC6" w14:textId="654E9DF2" w:rsidR="00D179D6" w:rsidRPr="00462199" w:rsidRDefault="00D179D6" w:rsidP="005B3BB9">
      <w:pPr>
        <w:pStyle w:val="H4Ashurst"/>
      </w:pPr>
      <w:bookmarkStart w:id="4319" w:name="_Ref144114118"/>
      <w:r w:rsidRPr="00462199">
        <w:lastRenderedPageBreak/>
        <w:t xml:space="preserve">the Producer's statements in relation to the matters referred to in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320" w:author="Faqir, Sofia (Energy Security)" w:date="2023-11-12T19:47:00Z">
        <w:r w:rsidR="00E473FC" w:rsidRPr="00E473FC">
          <w:rPr>
            <w:color w:val="000000"/>
          </w:rPr>
          <w:delText>36.3(A)</w:delText>
        </w:r>
      </w:del>
      <w:r w:rsidRPr="00462199">
        <w:fldChar w:fldCharType="end"/>
      </w:r>
      <w:r w:rsidRPr="00462199">
        <w:t xml:space="preserve"> are not evidenced in the Supporting Information provided in accordance with </w:t>
      </w:r>
      <w:r w:rsidR="007248B2" w:rsidRPr="007248B2">
        <w:t>Condition</w:t>
      </w:r>
      <w:r w:rsidRPr="00462199">
        <w:t xml:space="preserve"> </w:t>
      </w:r>
      <w:r w:rsidRPr="00462199">
        <w:fldChar w:fldCharType="begin"/>
      </w:r>
      <w:r w:rsidRPr="00462199">
        <w:instrText xml:space="preserve">  REF _Ref144114085 \r \h \* MERGEFORMAT </w:instrText>
      </w:r>
      <w:r w:rsidRPr="00462199">
        <w:fldChar w:fldCharType="separate"/>
      </w:r>
      <w:del w:id="4321" w:author="Faqir, Sofia (Energy Security)" w:date="2023-11-12T19:47:00Z">
        <w:r w:rsidR="00E473FC" w:rsidRPr="00E473FC">
          <w:rPr>
            <w:color w:val="000000"/>
          </w:rPr>
          <w:delText>36.3(B)</w:delText>
        </w:r>
      </w:del>
      <w:r w:rsidRPr="00462199">
        <w:fldChar w:fldCharType="end"/>
      </w:r>
      <w:r w:rsidRPr="00462199">
        <w:t>, the Producer shall not be deemed to be a Qualifying Offtaker for the purposes of the LCHA unless and until a resolution or determination to the contrary is made pursuant to the Dispute Resolution Procedure;</w:t>
      </w:r>
      <w:bookmarkEnd w:id="4319"/>
    </w:p>
    <w:p w14:paraId="4249F2FE" w14:textId="3E2807AA" w:rsidR="00D179D6" w:rsidRPr="00462199" w:rsidRDefault="00D179D6" w:rsidP="005B3BB9">
      <w:pPr>
        <w:pStyle w:val="H4Ashurst"/>
      </w:pPr>
      <w:bookmarkStart w:id="4322" w:name="_Ref144114119"/>
      <w:r w:rsidRPr="00462199">
        <w:t xml:space="preserve">the Producer has not provided sufficient Supporting Information to enable the LCHA Counterparty to determine whether or not the Producer's statements in relation to the matters referred to in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323" w:author="Faqir, Sofia (Energy Security)" w:date="2023-11-12T19:47:00Z">
        <w:r w:rsidR="00E473FC" w:rsidRPr="00E473FC">
          <w:rPr>
            <w:color w:val="000000"/>
          </w:rPr>
          <w:delText>36.3(A)</w:delText>
        </w:r>
      </w:del>
      <w:r w:rsidRPr="00462199">
        <w:fldChar w:fldCharType="end"/>
      </w:r>
      <w:r w:rsidRPr="00462199">
        <w:t xml:space="preserve"> are evidenced in the Supporting Information provided in accordance with </w:t>
      </w:r>
      <w:r w:rsidR="007248B2" w:rsidRPr="007248B2">
        <w:t>Condition</w:t>
      </w:r>
      <w:r w:rsidRPr="00462199">
        <w:t xml:space="preserve"> </w:t>
      </w:r>
      <w:r w:rsidRPr="00462199">
        <w:fldChar w:fldCharType="begin"/>
      </w:r>
      <w:r w:rsidRPr="00462199">
        <w:instrText xml:space="preserve">  REF _Ref144114085 \r \h \* MERGEFORMAT </w:instrText>
      </w:r>
      <w:r w:rsidRPr="00462199">
        <w:fldChar w:fldCharType="separate"/>
      </w:r>
      <w:del w:id="4324" w:author="Faqir, Sofia (Energy Security)" w:date="2023-11-12T19:47:00Z">
        <w:r w:rsidR="00E473FC" w:rsidRPr="00E473FC">
          <w:rPr>
            <w:color w:val="000000"/>
          </w:rPr>
          <w:delText>36.3(B)</w:delText>
        </w:r>
      </w:del>
      <w:r w:rsidRPr="00462199">
        <w:fldChar w:fldCharType="end"/>
      </w:r>
      <w:r w:rsidRPr="00462199">
        <w:t xml:space="preserve">, then </w:t>
      </w:r>
      <w:r w:rsidR="007248B2" w:rsidRPr="007248B2">
        <w:t>Condition</w:t>
      </w:r>
      <w:r w:rsidRPr="00462199">
        <w:t xml:space="preserve"> </w:t>
      </w:r>
      <w:r w:rsidR="00AC7E97">
        <w:fldChar w:fldCharType="begin"/>
      </w:r>
      <w:r w:rsidR="00AC7E97">
        <w:instrText xml:space="preserve"> REF _Ref144114101 \w \h </w:instrText>
      </w:r>
      <w:r w:rsidR="00AC7E97">
        <w:fldChar w:fldCharType="separate"/>
      </w:r>
      <w:del w:id="4325" w:author="Faqir, Sofia (Energy Security)" w:date="2023-11-12T19:47:00Z">
        <w:r w:rsidR="00E473FC">
          <w:delText>36.8</w:delText>
        </w:r>
      </w:del>
      <w:r w:rsidR="00AC7E97">
        <w:fldChar w:fldCharType="end"/>
      </w:r>
      <w:r w:rsidRPr="00462199">
        <w:t xml:space="preserve"> shall reapply.</w:t>
      </w:r>
      <w:bookmarkEnd w:id="4322"/>
    </w:p>
    <w:p w14:paraId="29FBE20D" w14:textId="4DEF078A" w:rsidR="00D179D6" w:rsidRPr="00462199" w:rsidRDefault="00D179D6" w:rsidP="005B3BB9">
      <w:pPr>
        <w:pStyle w:val="H2Ashurst"/>
      </w:pPr>
      <w:bookmarkStart w:id="4326" w:name="_Ref144114120"/>
      <w:r w:rsidRPr="00462199">
        <w:t xml:space="preserve">Without prejudice to </w:t>
      </w:r>
      <w:r w:rsidR="007248B2" w:rsidRPr="007248B2">
        <w:t>Condition</w:t>
      </w:r>
      <w:r w:rsidRPr="00462199">
        <w:t xml:space="preserve"> </w:t>
      </w:r>
      <w:r w:rsidR="00AC7E97">
        <w:fldChar w:fldCharType="begin"/>
      </w:r>
      <w:r w:rsidR="00AC7E97">
        <w:instrText xml:space="preserve"> REF _Ref144114099 \w \h </w:instrText>
      </w:r>
      <w:r w:rsidR="00AC7E97">
        <w:fldChar w:fldCharType="separate"/>
      </w:r>
      <w:del w:id="4327" w:author="Faqir, Sofia (Energy Security)" w:date="2023-11-12T19:47:00Z">
        <w:r w:rsidR="00E473FC">
          <w:delText>36.6</w:delText>
        </w:r>
      </w:del>
      <w:r w:rsidR="00AC7E97">
        <w:fldChar w:fldCharType="end"/>
      </w:r>
      <w:r w:rsidRPr="00462199">
        <w:t xml:space="preserve"> (</w:t>
      </w:r>
      <w:r w:rsidRPr="00462199">
        <w:rPr>
          <w:i/>
        </w:rPr>
        <w:t>Offtaker Confirmation Request Notice: deemed agreement</w:t>
      </w:r>
      <w:r w:rsidRPr="00462199">
        <w:t xml:space="preserve">), nothing in this </w:t>
      </w:r>
      <w:r w:rsidR="007248B2" w:rsidRPr="007248B2">
        <w:t>Condition</w:t>
      </w:r>
      <w:r w:rsidRPr="00462199">
        <w:t xml:space="preserve"> </w:t>
      </w:r>
      <w:r w:rsidR="00AC7E97">
        <w:fldChar w:fldCharType="begin"/>
      </w:r>
      <w:r w:rsidR="00AC7E97">
        <w:instrText xml:space="preserve"> REF _Ref144114120 \w \h </w:instrText>
      </w:r>
      <w:r w:rsidR="00AC7E97">
        <w:fldChar w:fldCharType="separate"/>
      </w:r>
      <w:del w:id="4328" w:author="Faqir, Sofia (Energy Security)" w:date="2023-11-12T19:47:00Z">
        <w:r w:rsidR="00E473FC">
          <w:delText>36.11</w:delText>
        </w:r>
      </w:del>
      <w:r w:rsidR="00AC7E97">
        <w:fldChar w:fldCharType="end"/>
      </w:r>
      <w:r w:rsidRPr="00462199">
        <w:t xml:space="preserve"> shall require the LCHA Counterparty to specify in any Offtaker Information Response Notice that the LCHA Counterparty agrees with the Producer's statements in relation to the matters referred to in </w:t>
      </w:r>
      <w:r w:rsidR="007248B2" w:rsidRPr="007248B2">
        <w:t>Condition</w:t>
      </w:r>
      <w:r w:rsidRPr="00462199">
        <w:t xml:space="preserve"> </w:t>
      </w:r>
      <w:r w:rsidRPr="00462199">
        <w:fldChar w:fldCharType="begin"/>
      </w:r>
      <w:r w:rsidRPr="00462199">
        <w:instrText xml:space="preserve">  REF _Ref144114065 \r \h \* MERGEFORMAT </w:instrText>
      </w:r>
      <w:r w:rsidRPr="00462199">
        <w:fldChar w:fldCharType="separate"/>
      </w:r>
      <w:del w:id="4329" w:author="Faqir, Sofia (Energy Security)" w:date="2023-11-12T19:47:00Z">
        <w:r w:rsidR="00E473FC" w:rsidRPr="00E473FC">
          <w:rPr>
            <w:color w:val="000000"/>
          </w:rPr>
          <w:delText>36.2(A)</w:delText>
        </w:r>
      </w:del>
      <w:r w:rsidRPr="00462199">
        <w:fldChar w:fldCharType="end"/>
      </w:r>
      <w:r w:rsidRPr="00462199">
        <w:t xml:space="preserve"> or </w:t>
      </w:r>
      <w:r w:rsidR="007248B2" w:rsidRPr="007248B2">
        <w:t>Condition</w:t>
      </w:r>
      <w:r w:rsidRPr="00462199">
        <w:t xml:space="preserve"> </w:t>
      </w:r>
      <w:r w:rsidRPr="00462199">
        <w:fldChar w:fldCharType="begin"/>
      </w:r>
      <w:r w:rsidRPr="00462199">
        <w:instrText xml:space="preserve">  REF _Ref144114072 \r \h \* MERGEFORMAT </w:instrText>
      </w:r>
      <w:r w:rsidRPr="00462199">
        <w:fldChar w:fldCharType="separate"/>
      </w:r>
      <w:del w:id="4330" w:author="Faqir, Sofia (Energy Security)" w:date="2023-11-12T19:47:00Z">
        <w:r w:rsidR="00E473FC" w:rsidRPr="00E473FC">
          <w:rPr>
            <w:color w:val="000000"/>
          </w:rPr>
          <w:delText>36.3(A)</w:delText>
        </w:r>
      </w:del>
      <w:r w:rsidRPr="00462199">
        <w:fldChar w:fldCharType="end"/>
      </w:r>
      <w:r w:rsidRPr="00462199">
        <w:t xml:space="preserve"> (as applicable) unless and until the LCHA Counterparty is satisfied of the same.</w:t>
      </w:r>
      <w:bookmarkEnd w:id="4326"/>
    </w:p>
    <w:p w14:paraId="3F1BD627" w14:textId="77777777" w:rsidR="00D179D6" w:rsidRPr="00462199" w:rsidRDefault="00D179D6" w:rsidP="005B3BB9">
      <w:pPr>
        <w:pStyle w:val="NormalBoldAshurst"/>
      </w:pPr>
      <w:r w:rsidRPr="00462199">
        <w:rPr>
          <w:i/>
        </w:rPr>
        <w:t>Failure to provide an Offtaker Confirmation Request Notice or Own Consumption Confirmation Request Notice: Suspension</w:t>
      </w:r>
    </w:p>
    <w:p w14:paraId="29F3704F" w14:textId="77777777" w:rsidR="00D179D6" w:rsidRPr="00462199" w:rsidRDefault="00D179D6" w:rsidP="005B3BB9">
      <w:pPr>
        <w:pStyle w:val="H2Ashurst"/>
      </w:pPr>
      <w:bookmarkStart w:id="4331" w:name="_Ref144114121"/>
      <w:r w:rsidRPr="00462199">
        <w:t>If:</w:t>
      </w:r>
      <w:bookmarkEnd w:id="4331"/>
    </w:p>
    <w:p w14:paraId="7B284DE1" w14:textId="50648199" w:rsidR="00D179D6" w:rsidRPr="00462199" w:rsidRDefault="00D179D6" w:rsidP="00202C21">
      <w:pPr>
        <w:pStyle w:val="H3Ashurst"/>
      </w:pPr>
      <w:bookmarkStart w:id="4332" w:name="_Ref144114122"/>
      <w:r w:rsidRPr="00462199">
        <w:t xml:space="preserve">the Producer fails to provide an Offtaker Confirmation Request Notice by the Offtaker Confirmation Request Notice Deadline in accordance with </w:t>
      </w:r>
      <w:r w:rsidR="007248B2" w:rsidRPr="007248B2">
        <w:t>Condition</w:t>
      </w:r>
      <w:r w:rsidRPr="00462199">
        <w:t xml:space="preserve">s </w:t>
      </w:r>
      <w:r w:rsidR="00AC7E97">
        <w:fldChar w:fldCharType="begin"/>
      </w:r>
      <w:r w:rsidR="00AC7E97">
        <w:instrText xml:space="preserve"> REF _Ref144114059 \w \h </w:instrText>
      </w:r>
      <w:r w:rsidR="00AC7E97">
        <w:fldChar w:fldCharType="separate"/>
      </w:r>
      <w:del w:id="4333" w:author="Faqir, Sofia (Energy Security)" w:date="2023-11-12T19:47:00Z">
        <w:r w:rsidR="00E473FC">
          <w:delText>36.1</w:delText>
        </w:r>
      </w:del>
      <w:r w:rsidR="00AC7E97">
        <w:fldChar w:fldCharType="end"/>
      </w:r>
      <w:r w:rsidRPr="00462199">
        <w:t xml:space="preserve"> and </w:t>
      </w:r>
      <w:r w:rsidR="00AC7E97">
        <w:fldChar w:fldCharType="begin"/>
      </w:r>
      <w:r w:rsidR="00AC7E97">
        <w:instrText xml:space="preserve"> REF _Ref144114064 \w \h </w:instrText>
      </w:r>
      <w:r w:rsidR="00AC7E97">
        <w:fldChar w:fldCharType="separate"/>
      </w:r>
      <w:del w:id="4334" w:author="Faqir, Sofia (Energy Security)" w:date="2023-11-12T19:47:00Z">
        <w:r w:rsidR="00E473FC">
          <w:delText>36.2</w:delText>
        </w:r>
      </w:del>
      <w:r w:rsidR="00AC7E97">
        <w:fldChar w:fldCharType="end"/>
      </w:r>
      <w:r w:rsidRPr="00462199">
        <w:t>;</w:t>
      </w:r>
      <w:bookmarkEnd w:id="4332"/>
    </w:p>
    <w:p w14:paraId="5440A002" w14:textId="3D2B53BB" w:rsidR="00D179D6" w:rsidRPr="00462199" w:rsidRDefault="00D179D6" w:rsidP="00202C21">
      <w:pPr>
        <w:pStyle w:val="H3Ashurst"/>
      </w:pPr>
      <w:bookmarkStart w:id="4335" w:name="_Ref144114123"/>
      <w:r w:rsidRPr="00462199">
        <w:t xml:space="preserve">the Producer fails to provide an Own Consumption Confirmation Request Notice in accordance with </w:t>
      </w:r>
      <w:r w:rsidR="007248B2" w:rsidRPr="007248B2">
        <w:t>Condition</w:t>
      </w:r>
      <w:r w:rsidRPr="00462199">
        <w:t xml:space="preserve"> </w:t>
      </w:r>
      <w:r w:rsidR="00AC7E97">
        <w:fldChar w:fldCharType="begin"/>
      </w:r>
      <w:r w:rsidR="00AC7E97">
        <w:instrText xml:space="preserve"> REF _Ref144114071 \w \h </w:instrText>
      </w:r>
      <w:r w:rsidR="00AC7E97">
        <w:fldChar w:fldCharType="separate"/>
      </w:r>
      <w:del w:id="4336" w:author="Faqir, Sofia (Energy Security)" w:date="2023-11-12T19:47:00Z">
        <w:r w:rsidR="00E473FC">
          <w:delText>36.3</w:delText>
        </w:r>
      </w:del>
      <w:r w:rsidR="00AC7E97">
        <w:fldChar w:fldCharType="end"/>
      </w:r>
      <w:r w:rsidR="00F26809">
        <w:t xml:space="preserve"> </w:t>
      </w:r>
      <w:r w:rsidR="00F26809" w:rsidRPr="00F26809">
        <w:t xml:space="preserve">[(but excluding, for this purpose, Conditions </w:t>
      </w:r>
      <w:r w:rsidR="00F26809">
        <w:fldChar w:fldCharType="begin"/>
      </w:r>
      <w:r w:rsidR="00F26809">
        <w:instrText xml:space="preserve"> REF _Ref149591963 \r \h </w:instrText>
      </w:r>
      <w:r w:rsidR="00F26809">
        <w:fldChar w:fldCharType="separate"/>
      </w:r>
      <w:del w:id="4337" w:author="Faqir, Sofia (Energy Security)" w:date="2023-11-12T19:47:00Z">
        <w:r w:rsidR="00E473FC">
          <w:delText>36.3(A)(i)</w:delText>
        </w:r>
      </w:del>
      <w:r w:rsidR="00F26809">
        <w:fldChar w:fldCharType="end"/>
      </w:r>
      <w:r w:rsidR="00F26809" w:rsidRPr="00F26809">
        <w:t xml:space="preserve"> and </w:t>
      </w:r>
      <w:r w:rsidR="00F26809">
        <w:fldChar w:fldCharType="begin"/>
      </w:r>
      <w:r w:rsidR="00F26809">
        <w:instrText xml:space="preserve"> REF _Ref144114083 \r \h </w:instrText>
      </w:r>
      <w:r w:rsidR="00F26809">
        <w:fldChar w:fldCharType="separate"/>
      </w:r>
      <w:del w:id="4338" w:author="Faqir, Sofia (Energy Security)" w:date="2023-11-12T19:47:00Z">
        <w:r w:rsidR="00E473FC">
          <w:delText>36.3(A)(viii)</w:delText>
        </w:r>
      </w:del>
      <w:r w:rsidR="00F26809">
        <w:fldChar w:fldCharType="end"/>
      </w:r>
      <w:r w:rsidR="00F26809" w:rsidRPr="00F26809">
        <w:t>]</w:t>
      </w:r>
      <w:r w:rsidRPr="00462199">
        <w:t>; or</w:t>
      </w:r>
      <w:bookmarkEnd w:id="4335"/>
      <w:r w:rsidR="00F26809">
        <w:t xml:space="preserve"> </w:t>
      </w:r>
      <w:commentRangeStart w:id="4339"/>
      <w:commentRangeStart w:id="4340"/>
      <w:commentRangeStart w:id="4341"/>
      <w:r w:rsidR="00F26809" w:rsidRPr="00F26809">
        <w:t>[</w:t>
      </w:r>
      <w:r w:rsidR="00F26809" w:rsidRPr="00F26809">
        <w:rPr>
          <w:b/>
          <w:bCs/>
          <w:i/>
          <w:iCs/>
          <w:highlight w:val="yellow"/>
        </w:rPr>
        <w:t>Note: DESNZ to confirm – we understand the intention is for LCCC to have no remedies if the Producer's OCCRN notice does not include the information in Conditions 36.3(A)(i) and (vii). However, clearly that means the Producer may fail to include such information in its OCCRN, with no consequences. Is that the policy intention?</w:t>
      </w:r>
      <w:r w:rsidR="00F26809" w:rsidRPr="00F26809">
        <w:t>]</w:t>
      </w:r>
      <w:commentRangeEnd w:id="4339"/>
      <w:r w:rsidR="00362CB5" w:rsidRPr="00462199">
        <w:rPr>
          <w:rStyle w:val="CommentReference"/>
          <w:rFonts w:ascii="Arial" w:hAnsi="Arial"/>
          <w:sz w:val="20"/>
          <w:szCs w:val="20"/>
        </w:rPr>
        <w:commentReference w:id="4339"/>
      </w:r>
      <w:commentRangeEnd w:id="4340"/>
      <w:r w:rsidR="00232EC6" w:rsidRPr="00462199">
        <w:rPr>
          <w:rStyle w:val="CommentReference"/>
          <w:rFonts w:ascii="Arial" w:hAnsi="Arial"/>
          <w:sz w:val="20"/>
          <w:szCs w:val="20"/>
        </w:rPr>
        <w:commentReference w:id="4340"/>
      </w:r>
      <w:commentRangeEnd w:id="4341"/>
      <w:r w:rsidR="00F20E22" w:rsidRPr="00462199">
        <w:rPr>
          <w:rStyle w:val="CommentReference"/>
          <w:rFonts w:ascii="Arial" w:hAnsi="Arial"/>
          <w:sz w:val="20"/>
          <w:szCs w:val="20"/>
        </w:rPr>
        <w:commentReference w:id="4341"/>
      </w:r>
    </w:p>
    <w:p w14:paraId="4E473C86" w14:textId="794098EB" w:rsidR="00D179D6" w:rsidRPr="00462199" w:rsidRDefault="00D179D6" w:rsidP="00202C21">
      <w:pPr>
        <w:pStyle w:val="H3Ashurst"/>
      </w:pPr>
      <w:bookmarkStart w:id="4343" w:name="_Ref144114124"/>
      <w:r w:rsidRPr="00462199">
        <w:t xml:space="preserve">the LCHA Counterparty notifies the Producer pursuant to </w:t>
      </w:r>
      <w:r w:rsidR="007248B2" w:rsidRPr="007248B2">
        <w:t>Condition</w:t>
      </w:r>
      <w:r w:rsidRPr="00462199">
        <w:t xml:space="preserve"> </w:t>
      </w:r>
      <w:r w:rsidR="00AC7E97">
        <w:fldChar w:fldCharType="begin"/>
      </w:r>
      <w:r w:rsidR="00AC7E97">
        <w:instrText xml:space="preserve"> REF _Ref144114100 \w \h </w:instrText>
      </w:r>
      <w:r w:rsidR="00AC7E97">
        <w:fldChar w:fldCharType="separate"/>
      </w:r>
      <w:del w:id="4344" w:author="Faqir, Sofia (Energy Security)" w:date="2023-11-12T19:47:00Z">
        <w:r w:rsidR="00E473FC">
          <w:delText>36.7</w:delText>
        </w:r>
      </w:del>
      <w:r w:rsidR="00AC7E97">
        <w:fldChar w:fldCharType="end"/>
      </w:r>
      <w:r w:rsidRPr="00462199">
        <w:t xml:space="preserve"> that it requires the Producer to provide Offtaker Supporting Information and the Producer fails to provide such information in accordance with </w:t>
      </w:r>
      <w:r w:rsidR="007248B2" w:rsidRPr="007248B2">
        <w:t>Condition</w:t>
      </w:r>
      <w:r w:rsidRPr="00462199">
        <w:t xml:space="preserve"> </w:t>
      </w:r>
      <w:r w:rsidR="00AC7E97">
        <w:fldChar w:fldCharType="begin"/>
      </w:r>
      <w:r w:rsidR="00AC7E97">
        <w:instrText xml:space="preserve"> REF _Ref144114101 \w \h </w:instrText>
      </w:r>
      <w:r w:rsidR="00AC7E97">
        <w:fldChar w:fldCharType="separate"/>
      </w:r>
      <w:del w:id="4345" w:author="Faqir, Sofia (Energy Security)" w:date="2023-11-12T19:47:00Z">
        <w:r w:rsidR="00E473FC">
          <w:delText>36.8</w:delText>
        </w:r>
      </w:del>
      <w:r w:rsidR="00AC7E97">
        <w:fldChar w:fldCharType="end"/>
      </w:r>
      <w:r w:rsidRPr="00462199">
        <w:t>,</w:t>
      </w:r>
      <w:bookmarkEnd w:id="4343"/>
    </w:p>
    <w:p w14:paraId="1DE9CBAE" w14:textId="77777777" w:rsidR="00D179D6" w:rsidRPr="00462199" w:rsidRDefault="00D179D6" w:rsidP="005B3BB9">
      <w:pPr>
        <w:pStyle w:val="B12Ashurst"/>
      </w:pPr>
      <w:r w:rsidRPr="00462199">
        <w:t xml:space="preserve">the LCHA Counterparty may give a notice to the Producer (an </w:t>
      </w:r>
      <w:r w:rsidRPr="00462199">
        <w:rPr>
          <w:b/>
        </w:rPr>
        <w:t>"Offtaker Confirmation Non-Compliance Notice"</w:t>
      </w:r>
      <w:r w:rsidRPr="00462199">
        <w:t>). An Offtaker Confirmation</w:t>
      </w:r>
      <w:r w:rsidRPr="00462199">
        <w:rPr>
          <w:b/>
        </w:rPr>
        <w:t xml:space="preserve"> </w:t>
      </w:r>
      <w:r w:rsidRPr="00462199">
        <w:t>Non-Compliance Notice shall:</w:t>
      </w:r>
    </w:p>
    <w:p w14:paraId="2D379460" w14:textId="77777777" w:rsidR="00D179D6" w:rsidRPr="00462199" w:rsidRDefault="00D179D6" w:rsidP="005B3BB9">
      <w:pPr>
        <w:pStyle w:val="H4Ashurst"/>
      </w:pPr>
      <w:bookmarkStart w:id="4346" w:name="_Ref144114125"/>
      <w:r w:rsidRPr="00462199">
        <w:t>notify the Producer that either:</w:t>
      </w:r>
      <w:bookmarkEnd w:id="4346"/>
    </w:p>
    <w:p w14:paraId="4843E943" w14:textId="700DC8BB" w:rsidR="00D179D6" w:rsidRPr="00462199" w:rsidRDefault="00D179D6" w:rsidP="008F2B75">
      <w:pPr>
        <w:pStyle w:val="H5Ashurst"/>
      </w:pPr>
      <w:bookmarkStart w:id="4347" w:name="_Ref144114126"/>
      <w:r w:rsidRPr="00462199">
        <w:t xml:space="preserve">the Producer has failed to provide an Offtaker Confirmation Request Notice by the Offtaker Confirmation Request Notice Deadline in accordance with </w:t>
      </w:r>
      <w:r w:rsidR="007248B2" w:rsidRPr="007248B2">
        <w:t>Condition</w:t>
      </w:r>
      <w:r w:rsidRPr="00462199">
        <w:t xml:space="preserve">s </w:t>
      </w:r>
      <w:r w:rsidR="00AC7E97">
        <w:fldChar w:fldCharType="begin"/>
      </w:r>
      <w:r w:rsidR="00AC7E97">
        <w:instrText xml:space="preserve"> REF _Ref144114059 \w \h </w:instrText>
      </w:r>
      <w:r w:rsidR="00AC7E97">
        <w:fldChar w:fldCharType="separate"/>
      </w:r>
      <w:del w:id="4348" w:author="Faqir, Sofia (Energy Security)" w:date="2023-11-12T19:47:00Z">
        <w:r w:rsidR="00E473FC">
          <w:delText>36.1</w:delText>
        </w:r>
      </w:del>
      <w:r w:rsidR="00AC7E97">
        <w:fldChar w:fldCharType="end"/>
      </w:r>
      <w:r w:rsidRPr="00462199">
        <w:t xml:space="preserve"> and </w:t>
      </w:r>
      <w:r w:rsidR="00AC7E97">
        <w:fldChar w:fldCharType="begin"/>
      </w:r>
      <w:r w:rsidR="00AC7E97">
        <w:instrText xml:space="preserve"> REF _Ref144114064 \w \h </w:instrText>
      </w:r>
      <w:r w:rsidR="00AC7E97">
        <w:fldChar w:fldCharType="separate"/>
      </w:r>
      <w:del w:id="4349" w:author="Faqir, Sofia (Energy Security)" w:date="2023-11-12T19:47:00Z">
        <w:r w:rsidR="00E473FC">
          <w:delText>36.2</w:delText>
        </w:r>
      </w:del>
      <w:r w:rsidR="00AC7E97">
        <w:fldChar w:fldCharType="end"/>
      </w:r>
      <w:r w:rsidRPr="00462199">
        <w:t>;</w:t>
      </w:r>
      <w:bookmarkEnd w:id="4347"/>
    </w:p>
    <w:p w14:paraId="705886A1" w14:textId="5BDA9914" w:rsidR="00D179D6" w:rsidRPr="00462199" w:rsidRDefault="00D179D6" w:rsidP="008F2B75">
      <w:pPr>
        <w:pStyle w:val="H5Ashurst"/>
      </w:pPr>
      <w:bookmarkStart w:id="4350" w:name="_Ref144114127"/>
      <w:r w:rsidRPr="00462199">
        <w:t xml:space="preserve">the Producer has failed to provide an Own Consumption Confirmation Request Notice in accordance with </w:t>
      </w:r>
      <w:r w:rsidR="007248B2" w:rsidRPr="007248B2">
        <w:t>Condition</w:t>
      </w:r>
      <w:r w:rsidRPr="00462199">
        <w:t xml:space="preserve"> </w:t>
      </w:r>
      <w:r w:rsidR="00AC7E97">
        <w:fldChar w:fldCharType="begin"/>
      </w:r>
      <w:r w:rsidR="00AC7E97">
        <w:instrText xml:space="preserve"> REF _Ref144114071 \w \h </w:instrText>
      </w:r>
      <w:r w:rsidR="00AC7E97">
        <w:fldChar w:fldCharType="separate"/>
      </w:r>
      <w:del w:id="4351" w:author="Faqir, Sofia (Energy Security)" w:date="2023-11-12T19:47:00Z">
        <w:r w:rsidR="00E473FC">
          <w:delText>36.3</w:delText>
        </w:r>
      </w:del>
      <w:r w:rsidR="00AC7E97">
        <w:fldChar w:fldCharType="end"/>
      </w:r>
      <w:r w:rsidRPr="00462199">
        <w:t>; or</w:t>
      </w:r>
      <w:bookmarkEnd w:id="4350"/>
    </w:p>
    <w:p w14:paraId="0F31BFC8" w14:textId="6C2F8AE0" w:rsidR="00D179D6" w:rsidRPr="00462199" w:rsidRDefault="00D179D6" w:rsidP="008F2B75">
      <w:pPr>
        <w:pStyle w:val="H5Ashurst"/>
      </w:pPr>
      <w:bookmarkStart w:id="4352" w:name="_Ref144114128"/>
      <w:r w:rsidRPr="00462199">
        <w:t xml:space="preserve">the Producer has failed to provide the Offtaker Supporting Information required by the LCHA Counterparty in accordance with </w:t>
      </w:r>
      <w:r w:rsidR="007248B2" w:rsidRPr="007248B2">
        <w:t>Condition</w:t>
      </w:r>
      <w:r w:rsidRPr="00462199">
        <w:t xml:space="preserve"> </w:t>
      </w:r>
      <w:r w:rsidR="00AC7E97">
        <w:fldChar w:fldCharType="begin"/>
      </w:r>
      <w:r w:rsidR="00AC7E97">
        <w:instrText xml:space="preserve"> REF _Ref144114101 \w \h </w:instrText>
      </w:r>
      <w:r w:rsidR="00AC7E97">
        <w:fldChar w:fldCharType="separate"/>
      </w:r>
      <w:del w:id="4353" w:author="Faqir, Sofia (Energy Security)" w:date="2023-11-12T19:47:00Z">
        <w:r w:rsidR="00E473FC">
          <w:delText>36.8</w:delText>
        </w:r>
      </w:del>
      <w:r w:rsidR="00AC7E97">
        <w:fldChar w:fldCharType="end"/>
      </w:r>
      <w:r w:rsidRPr="00462199">
        <w:t>;</w:t>
      </w:r>
      <w:bookmarkEnd w:id="4352"/>
    </w:p>
    <w:p w14:paraId="029727B6" w14:textId="76EFA1D1" w:rsidR="00D179D6" w:rsidRPr="00462199" w:rsidRDefault="00D179D6" w:rsidP="005B3BB9">
      <w:pPr>
        <w:pStyle w:val="H4Ashurst"/>
      </w:pPr>
      <w:bookmarkStart w:id="4354" w:name="_Ref144114129"/>
      <w:r w:rsidRPr="00462199">
        <w:t xml:space="preserve">specify the date on and from which the LCHA Counterparty may suspend payments in accordance with </w:t>
      </w:r>
      <w:r w:rsidR="007248B2" w:rsidRPr="007248B2">
        <w:t>Condition</w:t>
      </w:r>
      <w:r w:rsidRPr="00462199">
        <w:t xml:space="preserve"> </w:t>
      </w:r>
      <w:r w:rsidR="00AC7E97">
        <w:fldChar w:fldCharType="begin"/>
      </w:r>
      <w:r w:rsidR="00AC7E97">
        <w:instrText xml:space="preserve"> REF _Ref144114132 \w \h </w:instrText>
      </w:r>
      <w:r w:rsidR="00AC7E97">
        <w:fldChar w:fldCharType="separate"/>
      </w:r>
      <w:del w:id="4355" w:author="Faqir, Sofia (Energy Security)" w:date="2023-11-12T19:47:00Z">
        <w:r w:rsidR="00E473FC">
          <w:delText>36.13</w:delText>
        </w:r>
      </w:del>
      <w:r w:rsidR="00AC7E97">
        <w:fldChar w:fldCharType="end"/>
      </w:r>
      <w:r w:rsidRPr="00462199">
        <w:t xml:space="preserve">, being the date which falls thirty </w:t>
      </w:r>
      <w:r w:rsidRPr="00462199">
        <w:lastRenderedPageBreak/>
        <w:t>(30) Business Days after the date of the Offtaker Confirmation</w:t>
      </w:r>
      <w:r w:rsidRPr="00462199">
        <w:rPr>
          <w:b/>
        </w:rPr>
        <w:t xml:space="preserve"> </w:t>
      </w:r>
      <w:r w:rsidRPr="00462199">
        <w:t>Non-Compliance Notice;</w:t>
      </w:r>
      <w:bookmarkEnd w:id="4354"/>
    </w:p>
    <w:p w14:paraId="7BDB329A" w14:textId="621FC53C" w:rsidR="00D179D6" w:rsidRPr="00462199" w:rsidRDefault="00D179D6" w:rsidP="005B3BB9">
      <w:pPr>
        <w:pStyle w:val="H4Ashurst"/>
      </w:pPr>
      <w:bookmarkStart w:id="4356" w:name="_Ref144114130"/>
      <w:r w:rsidRPr="00462199">
        <w:t xml:space="preserve">specify the date on and from which the LCHA Counterparty may elect to deem the relevant Offtaker or the Producer (as applicable where the Producer is an Own Consumption Offtaker) to be a Non-Qualifying Offtaker for the purposes of the LCHA in accordance with </w:t>
      </w:r>
      <w:r w:rsidR="007248B2" w:rsidRPr="007248B2">
        <w:t>Condition</w:t>
      </w:r>
      <w:r w:rsidRPr="00462199">
        <w:t xml:space="preserve"> </w:t>
      </w:r>
      <w:r w:rsidR="00AC7E97">
        <w:fldChar w:fldCharType="begin"/>
      </w:r>
      <w:r w:rsidR="00AC7E97">
        <w:instrText xml:space="preserve"> REF _Ref144114140 \w \h </w:instrText>
      </w:r>
      <w:r w:rsidR="00AC7E97">
        <w:fldChar w:fldCharType="separate"/>
      </w:r>
      <w:del w:id="4357" w:author="Faqir, Sofia (Energy Security)" w:date="2023-11-12T19:47:00Z">
        <w:r w:rsidR="00E473FC">
          <w:delText>36.15</w:delText>
        </w:r>
      </w:del>
      <w:r w:rsidR="00AC7E97">
        <w:fldChar w:fldCharType="end"/>
      </w:r>
      <w:r w:rsidRPr="00462199">
        <w:t>, being the date which falls thirty (30) Business Days after the date of the Offtaker Confirmation</w:t>
      </w:r>
      <w:r w:rsidRPr="00462199">
        <w:rPr>
          <w:b/>
        </w:rPr>
        <w:t xml:space="preserve"> </w:t>
      </w:r>
      <w:r w:rsidRPr="00462199">
        <w:t>Non-Compliance Notice; and</w:t>
      </w:r>
      <w:bookmarkEnd w:id="4356"/>
    </w:p>
    <w:p w14:paraId="233134B6" w14:textId="77DE87CE" w:rsidR="00D179D6" w:rsidRPr="00462199" w:rsidRDefault="00D179D6" w:rsidP="005B3BB9">
      <w:pPr>
        <w:pStyle w:val="H4Ashurst"/>
      </w:pPr>
      <w:bookmarkStart w:id="4358" w:name="_Ref144114131"/>
      <w:r w:rsidRPr="00462199">
        <w:t xml:space="preserve">specify the date on and from which the LCHA Counterparty may terminate the LCHA in accordance with </w:t>
      </w:r>
      <w:r w:rsidR="007248B2" w:rsidRPr="007248B2">
        <w:t>Condition</w:t>
      </w:r>
      <w:r w:rsidRPr="00462199">
        <w:t xml:space="preserve"> </w:t>
      </w:r>
      <w:r w:rsidR="00AC7E97">
        <w:fldChar w:fldCharType="begin"/>
      </w:r>
      <w:r w:rsidR="00AC7E97">
        <w:instrText xml:space="preserve"> REF _Ref144114144 \w \h </w:instrText>
      </w:r>
      <w:r w:rsidR="00AC7E97">
        <w:fldChar w:fldCharType="separate"/>
      </w:r>
      <w:del w:id="4359" w:author="Faqir, Sofia (Energy Security)" w:date="2023-11-12T19:47:00Z">
        <w:r w:rsidR="00E473FC">
          <w:delText>36.16</w:delText>
        </w:r>
      </w:del>
      <w:r w:rsidR="00AC7E97">
        <w:fldChar w:fldCharType="end"/>
      </w:r>
      <w:r w:rsidRPr="00462199">
        <w:t>, being the date which falls sixty (60) Business Days after the date of the Offtaker Confirmation</w:t>
      </w:r>
      <w:r w:rsidRPr="00462199">
        <w:rPr>
          <w:b/>
        </w:rPr>
        <w:t xml:space="preserve"> </w:t>
      </w:r>
      <w:r w:rsidRPr="00462199">
        <w:t xml:space="preserve">Non-Compliance Notice (the </w:t>
      </w:r>
      <w:r w:rsidRPr="00462199">
        <w:rPr>
          <w:b/>
        </w:rPr>
        <w:t>"Offtaker Confirmation Non-Compliance Deadline"</w:t>
      </w:r>
      <w:r w:rsidRPr="00462199">
        <w:t>).</w:t>
      </w:r>
      <w:bookmarkEnd w:id="4358"/>
    </w:p>
    <w:p w14:paraId="31BFF0C7" w14:textId="77777777" w:rsidR="00D179D6" w:rsidRPr="00462199" w:rsidRDefault="00D179D6" w:rsidP="005B3BB9">
      <w:pPr>
        <w:pStyle w:val="NormalBoldAshurst"/>
      </w:pPr>
      <w:r w:rsidRPr="00462199">
        <w:rPr>
          <w:i/>
        </w:rPr>
        <w:t>Failure to provide an Offtaker Confirmation Request Notice or Own Consumption Confirmation Request Notice: suspension</w:t>
      </w:r>
    </w:p>
    <w:p w14:paraId="2B84C0C9" w14:textId="77777777" w:rsidR="00D179D6" w:rsidRPr="00462199" w:rsidRDefault="00D179D6" w:rsidP="005B3BB9">
      <w:pPr>
        <w:pStyle w:val="H2Ashurst"/>
      </w:pPr>
      <w:bookmarkStart w:id="4360" w:name="_Ref144114132"/>
      <w:r w:rsidRPr="00462199">
        <w:t>If:</w:t>
      </w:r>
      <w:bookmarkEnd w:id="4360"/>
    </w:p>
    <w:p w14:paraId="1EE4A53B" w14:textId="2F0CD117" w:rsidR="00D179D6" w:rsidRPr="00462199" w:rsidRDefault="007248B2" w:rsidP="00202C21">
      <w:pPr>
        <w:pStyle w:val="H3Ashurst"/>
      </w:pPr>
      <w:bookmarkStart w:id="4361" w:name="_Ref144114133"/>
      <w:r w:rsidRPr="007248B2">
        <w:t>Condition</w:t>
      </w:r>
      <w:r w:rsidR="00D179D6" w:rsidRPr="00462199">
        <w:t xml:space="preserve"> </w:t>
      </w:r>
      <w:r w:rsidR="00D179D6" w:rsidRPr="00462199">
        <w:fldChar w:fldCharType="begin"/>
      </w:r>
      <w:r w:rsidR="00D179D6" w:rsidRPr="00462199">
        <w:instrText xml:space="preserve">  REF _Ref144114122 \r \h \* MERGEFORMAT </w:instrText>
      </w:r>
      <w:r w:rsidR="00D179D6" w:rsidRPr="00462199">
        <w:fldChar w:fldCharType="separate"/>
      </w:r>
      <w:del w:id="4362" w:author="Faqir, Sofia (Energy Security)" w:date="2023-11-12T19:47:00Z">
        <w:r w:rsidR="00E473FC" w:rsidRPr="00E473FC">
          <w:rPr>
            <w:color w:val="000000"/>
          </w:rPr>
          <w:delText>36.12(A)</w:delText>
        </w:r>
      </w:del>
      <w:r w:rsidR="00D179D6" w:rsidRPr="00462199">
        <w:fldChar w:fldCharType="end"/>
      </w:r>
      <w:r w:rsidR="00D179D6" w:rsidRPr="00462199">
        <w:t xml:space="preserve"> applies and the Producer fails to provide an Offtaker Confirmation Request Notice to the LCHA Counterparty;</w:t>
      </w:r>
      <w:bookmarkEnd w:id="4361"/>
    </w:p>
    <w:p w14:paraId="44A3837A" w14:textId="19BE1E86" w:rsidR="00D179D6" w:rsidRPr="00462199" w:rsidRDefault="007248B2" w:rsidP="00202C21">
      <w:pPr>
        <w:pStyle w:val="H3Ashurst"/>
      </w:pPr>
      <w:bookmarkStart w:id="4363" w:name="_Ref144114134"/>
      <w:r w:rsidRPr="007248B2">
        <w:t>Condition</w:t>
      </w:r>
      <w:r w:rsidR="00D179D6" w:rsidRPr="00462199">
        <w:t xml:space="preserve"> </w:t>
      </w:r>
      <w:r w:rsidR="00D179D6" w:rsidRPr="00462199">
        <w:fldChar w:fldCharType="begin"/>
      </w:r>
      <w:r w:rsidR="00D179D6" w:rsidRPr="00462199">
        <w:instrText xml:space="preserve">  REF _Ref144114123 \r \h \* MERGEFORMAT </w:instrText>
      </w:r>
      <w:r w:rsidR="00D179D6" w:rsidRPr="00462199">
        <w:fldChar w:fldCharType="separate"/>
      </w:r>
      <w:del w:id="4364" w:author="Faqir, Sofia (Energy Security)" w:date="2023-11-12T19:47:00Z">
        <w:r w:rsidR="00E473FC" w:rsidRPr="00E473FC">
          <w:rPr>
            <w:color w:val="000000"/>
          </w:rPr>
          <w:delText>36.12(B)</w:delText>
        </w:r>
      </w:del>
      <w:r w:rsidR="00D179D6" w:rsidRPr="00462199">
        <w:fldChar w:fldCharType="end"/>
      </w:r>
      <w:r w:rsidR="00D179D6" w:rsidRPr="00462199">
        <w:t xml:space="preserve"> applies and the Producer fails to provide an Own Consumption Confirmation Request Notice to the LCHA Counterparty; or</w:t>
      </w:r>
      <w:bookmarkEnd w:id="4363"/>
    </w:p>
    <w:p w14:paraId="4FF7BE41" w14:textId="48CC1E0E" w:rsidR="00D179D6" w:rsidRPr="00462199" w:rsidRDefault="007248B2" w:rsidP="00202C21">
      <w:pPr>
        <w:pStyle w:val="H3Ashurst"/>
      </w:pPr>
      <w:bookmarkStart w:id="4365" w:name="_Ref144114135"/>
      <w:r w:rsidRPr="007248B2">
        <w:t>Condition</w:t>
      </w:r>
      <w:r w:rsidR="00D179D6" w:rsidRPr="00462199">
        <w:t xml:space="preserve"> </w:t>
      </w:r>
      <w:r w:rsidR="00D179D6" w:rsidRPr="00462199">
        <w:fldChar w:fldCharType="begin"/>
      </w:r>
      <w:r w:rsidR="00D179D6" w:rsidRPr="00462199">
        <w:instrText xml:space="preserve">  REF _Ref144114124 \r \h \* MERGEFORMAT </w:instrText>
      </w:r>
      <w:r w:rsidR="00D179D6" w:rsidRPr="00462199">
        <w:fldChar w:fldCharType="separate"/>
      </w:r>
      <w:del w:id="4366" w:author="Faqir, Sofia (Energy Security)" w:date="2023-11-12T19:47:00Z">
        <w:r w:rsidR="00E473FC" w:rsidRPr="00E473FC">
          <w:rPr>
            <w:color w:val="000000"/>
          </w:rPr>
          <w:delText>36.12(C)</w:delText>
        </w:r>
      </w:del>
      <w:r w:rsidR="00D179D6" w:rsidRPr="00462199">
        <w:fldChar w:fldCharType="end"/>
      </w:r>
      <w:r w:rsidR="00D179D6" w:rsidRPr="00462199">
        <w:t xml:space="preserve"> applies and the Producer fails to provide the Offtaker Supporting Information to the LCHA Counterparty in accordance with </w:t>
      </w:r>
      <w:r w:rsidRPr="007248B2">
        <w:t>Condition</w:t>
      </w:r>
      <w:r w:rsidR="00D179D6" w:rsidRPr="00462199">
        <w:t xml:space="preserve"> </w:t>
      </w:r>
      <w:r w:rsidR="00AC7E97">
        <w:fldChar w:fldCharType="begin"/>
      </w:r>
      <w:r w:rsidR="00AC7E97">
        <w:instrText xml:space="preserve"> REF _Ref144114101 \w \h </w:instrText>
      </w:r>
      <w:r w:rsidR="00AC7E97">
        <w:fldChar w:fldCharType="separate"/>
      </w:r>
      <w:del w:id="4367" w:author="Faqir, Sofia (Energy Security)" w:date="2023-11-12T19:47:00Z">
        <w:r w:rsidR="00E473FC">
          <w:delText>36.8</w:delText>
        </w:r>
      </w:del>
      <w:r w:rsidR="00AC7E97">
        <w:fldChar w:fldCharType="end"/>
      </w:r>
      <w:r w:rsidR="00D179D6" w:rsidRPr="00462199">
        <w:t>,</w:t>
      </w:r>
      <w:bookmarkEnd w:id="4365"/>
    </w:p>
    <w:p w14:paraId="6E4AA2C5" w14:textId="65389F27" w:rsidR="00D179D6" w:rsidRPr="00462199" w:rsidRDefault="00D179D6" w:rsidP="005B3BB9">
      <w:pPr>
        <w:pStyle w:val="B12Ashurst"/>
      </w:pPr>
      <w:r w:rsidRPr="00462199">
        <w:t>by the date which is thirty (30) Business Days from the date of the Offtaker Confirmation</w:t>
      </w:r>
      <w:r w:rsidRPr="00462199">
        <w:rPr>
          <w:b/>
        </w:rPr>
        <w:t xml:space="preserve"> </w:t>
      </w:r>
      <w:r w:rsidRPr="00462199">
        <w:t xml:space="preserve">Non-Compliance Notice, then without prejudice to </w:t>
      </w:r>
      <w:r w:rsidR="007248B2" w:rsidRPr="007248B2">
        <w:t>Condition</w:t>
      </w:r>
      <w:r w:rsidRPr="00462199">
        <w:t xml:space="preserve">s </w:t>
      </w:r>
      <w:r w:rsidR="00AC7E97">
        <w:fldChar w:fldCharType="begin"/>
      </w:r>
      <w:r w:rsidR="00AC7E97">
        <w:instrText xml:space="preserve"> REF _Ref144114140 \w \h </w:instrText>
      </w:r>
      <w:r w:rsidR="00AC7E97">
        <w:fldChar w:fldCharType="separate"/>
      </w:r>
      <w:del w:id="4368" w:author="Faqir, Sofia (Energy Security)" w:date="2023-11-12T19:47:00Z">
        <w:r w:rsidR="00E473FC">
          <w:delText>36.15</w:delText>
        </w:r>
      </w:del>
      <w:r w:rsidR="00AC7E97">
        <w:fldChar w:fldCharType="end"/>
      </w:r>
      <w:r w:rsidRPr="00462199">
        <w:t xml:space="preserve"> and </w:t>
      </w:r>
      <w:r w:rsidRPr="00462199">
        <w:fldChar w:fldCharType="begin"/>
      </w:r>
      <w:r w:rsidRPr="00462199">
        <w:instrText xml:space="preserve">  REF _Ref144114144 \r \h \* MERGEFORMAT </w:instrText>
      </w:r>
      <w:r w:rsidRPr="00462199">
        <w:fldChar w:fldCharType="separate"/>
      </w:r>
      <w:del w:id="4369" w:author="Faqir, Sofia (Energy Security)" w:date="2023-11-12T19:47:00Z">
        <w:r w:rsidR="00E473FC" w:rsidRPr="00E473FC">
          <w:rPr>
            <w:color w:val="000000"/>
          </w:rPr>
          <w:delText>36.16</w:delText>
        </w:r>
      </w:del>
      <w:r w:rsidRPr="00462199">
        <w:fldChar w:fldCharType="end"/>
      </w:r>
      <w:r w:rsidRPr="00462199">
        <w:t>, the LCHA Counterparty may elect to suspend payment of any amounts which would otherwise be payable by the LCHA Counterparty to the Producer in any period during which the Producer is in breach of such obligation, provided that, prior to effecting any such suspension, the LCHA Counterparty shall notify the Producer of: (i) its intention to suspend payment of any such amounts; and (ii) the date from which it proposes to effect such suspension.</w:t>
      </w:r>
    </w:p>
    <w:p w14:paraId="405353A1" w14:textId="77777777" w:rsidR="00D179D6" w:rsidRPr="00462199" w:rsidRDefault="00D179D6" w:rsidP="005B3BB9">
      <w:pPr>
        <w:pStyle w:val="H2Ashurst"/>
      </w:pPr>
      <w:bookmarkStart w:id="4370" w:name="_Ref144114136"/>
      <w:r w:rsidRPr="00462199">
        <w:t>If the Producer subsequently complies with its obligation to:</w:t>
      </w:r>
      <w:bookmarkEnd w:id="4370"/>
    </w:p>
    <w:p w14:paraId="57BC2F43" w14:textId="23FE0725" w:rsidR="00D179D6" w:rsidRPr="00462199" w:rsidRDefault="00D179D6" w:rsidP="00202C21">
      <w:pPr>
        <w:pStyle w:val="H3Ashurst"/>
      </w:pPr>
      <w:bookmarkStart w:id="4371" w:name="_Ref144114137"/>
      <w:r w:rsidRPr="00462199">
        <w:t xml:space="preserve">provide an Offtaker Confirmation Request Notice in accordance with </w:t>
      </w:r>
      <w:r w:rsidR="007248B2" w:rsidRPr="007248B2">
        <w:t>Condition</w:t>
      </w:r>
      <w:r w:rsidRPr="00462199">
        <w:t xml:space="preserve">s </w:t>
      </w:r>
      <w:r w:rsidR="00AC7E97">
        <w:fldChar w:fldCharType="begin"/>
      </w:r>
      <w:r w:rsidR="00AC7E97">
        <w:instrText xml:space="preserve"> REF _Ref144114059 \w \h </w:instrText>
      </w:r>
      <w:r w:rsidR="00AC7E97">
        <w:fldChar w:fldCharType="separate"/>
      </w:r>
      <w:del w:id="4372" w:author="Faqir, Sofia (Energy Security)" w:date="2023-11-12T19:47:00Z">
        <w:r w:rsidR="00E473FC">
          <w:delText>36.1</w:delText>
        </w:r>
      </w:del>
      <w:r w:rsidR="00AC7E97">
        <w:fldChar w:fldCharType="end"/>
      </w:r>
      <w:r w:rsidRPr="00462199">
        <w:t xml:space="preserve"> and </w:t>
      </w:r>
      <w:r w:rsidR="00AC7E97">
        <w:fldChar w:fldCharType="begin"/>
      </w:r>
      <w:r w:rsidR="00AC7E97">
        <w:instrText xml:space="preserve"> REF _Ref144114064 \w \h </w:instrText>
      </w:r>
      <w:r w:rsidR="00AC7E97">
        <w:fldChar w:fldCharType="separate"/>
      </w:r>
      <w:del w:id="4373" w:author="Faqir, Sofia (Energy Security)" w:date="2023-11-12T19:47:00Z">
        <w:r w:rsidR="00E473FC">
          <w:delText>36.2</w:delText>
        </w:r>
      </w:del>
      <w:r w:rsidR="00AC7E97">
        <w:fldChar w:fldCharType="end"/>
      </w:r>
      <w:r w:rsidRPr="00462199">
        <w:t>;</w:t>
      </w:r>
      <w:bookmarkEnd w:id="4371"/>
    </w:p>
    <w:p w14:paraId="696E0D21" w14:textId="6364D3E1" w:rsidR="00D179D6" w:rsidRPr="00462199" w:rsidRDefault="00D179D6" w:rsidP="00202C21">
      <w:pPr>
        <w:pStyle w:val="H3Ashurst"/>
      </w:pPr>
      <w:bookmarkStart w:id="4374" w:name="_Ref144114138"/>
      <w:r w:rsidRPr="00462199">
        <w:t xml:space="preserve">provide an Own Consumption Confirmation Request Notice in accordance with </w:t>
      </w:r>
      <w:r w:rsidR="007248B2" w:rsidRPr="007248B2">
        <w:t>Condition</w:t>
      </w:r>
      <w:r w:rsidRPr="00462199">
        <w:t xml:space="preserve"> </w:t>
      </w:r>
      <w:r w:rsidR="00AC7E97">
        <w:fldChar w:fldCharType="begin"/>
      </w:r>
      <w:r w:rsidR="00AC7E97">
        <w:instrText xml:space="preserve"> REF _Ref144114071 \w \h </w:instrText>
      </w:r>
      <w:r w:rsidR="00AC7E97">
        <w:fldChar w:fldCharType="separate"/>
      </w:r>
      <w:del w:id="4375" w:author="Faqir, Sofia (Energy Security)" w:date="2023-11-12T19:47:00Z">
        <w:r w:rsidR="00E473FC">
          <w:delText>36.3</w:delText>
        </w:r>
      </w:del>
      <w:r w:rsidR="00AC7E97">
        <w:fldChar w:fldCharType="end"/>
      </w:r>
      <w:r w:rsidRPr="00462199">
        <w:t>; or</w:t>
      </w:r>
      <w:bookmarkEnd w:id="4374"/>
    </w:p>
    <w:p w14:paraId="3DFAAB7E" w14:textId="2E215CD8" w:rsidR="00D179D6" w:rsidRPr="00462199" w:rsidRDefault="00D179D6" w:rsidP="00202C21">
      <w:pPr>
        <w:pStyle w:val="H3Ashurst"/>
      </w:pPr>
      <w:bookmarkStart w:id="4376" w:name="_Ref144114139"/>
      <w:r w:rsidRPr="00462199">
        <w:t xml:space="preserve">provide the Offtaker Supporting Information required by the LCHA Counterparty in accordance with </w:t>
      </w:r>
      <w:r w:rsidR="007248B2" w:rsidRPr="007248B2">
        <w:t>Condition</w:t>
      </w:r>
      <w:r w:rsidRPr="00462199">
        <w:t xml:space="preserve"> </w:t>
      </w:r>
      <w:r w:rsidR="00AC7E97">
        <w:fldChar w:fldCharType="begin"/>
      </w:r>
      <w:r w:rsidR="00AC7E97">
        <w:instrText xml:space="preserve"> REF _Ref144114101 \w \h </w:instrText>
      </w:r>
      <w:r w:rsidR="00AC7E97">
        <w:fldChar w:fldCharType="separate"/>
      </w:r>
      <w:del w:id="4377" w:author="Faqir, Sofia (Energy Security)" w:date="2023-11-12T19:47:00Z">
        <w:r w:rsidR="00E473FC">
          <w:delText>36.8</w:delText>
        </w:r>
      </w:del>
      <w:r w:rsidR="00AC7E97">
        <w:fldChar w:fldCharType="end"/>
      </w:r>
      <w:r w:rsidRPr="00462199">
        <w:t>,</w:t>
      </w:r>
      <w:bookmarkEnd w:id="4376"/>
    </w:p>
    <w:p w14:paraId="5491C7F4" w14:textId="6BCE3A1E" w:rsidR="00D179D6" w:rsidRPr="00462199" w:rsidRDefault="00D179D6" w:rsidP="005B3BB9">
      <w:pPr>
        <w:pStyle w:val="B12Ashurst"/>
      </w:pPr>
      <w:r w:rsidRPr="00462199">
        <w:t xml:space="preserve">then the LCHA Counterparty shall pay any amounts to the Producer which would have been payable but for the operation of </w:t>
      </w:r>
      <w:r w:rsidR="007248B2" w:rsidRPr="007248B2">
        <w:t>Condition</w:t>
      </w:r>
      <w:r w:rsidRPr="00462199">
        <w:t xml:space="preserve"> </w:t>
      </w:r>
      <w:r w:rsidR="00AC7E97">
        <w:fldChar w:fldCharType="begin"/>
      </w:r>
      <w:r w:rsidR="00AC7E97">
        <w:instrText xml:space="preserve"> REF _Ref144114132 \w \h </w:instrText>
      </w:r>
      <w:r w:rsidR="00AC7E97">
        <w:fldChar w:fldCharType="separate"/>
      </w:r>
      <w:del w:id="4378" w:author="Faqir, Sofia (Energy Security)" w:date="2023-11-12T19:47:00Z">
        <w:r w:rsidR="00E473FC">
          <w:delText>36.13</w:delText>
        </w:r>
      </w:del>
      <w:r w:rsidR="00AC7E97">
        <w:fldChar w:fldCharType="end"/>
      </w:r>
      <w:r w:rsidRPr="00462199">
        <w:t xml:space="preserve">, and </w:t>
      </w:r>
      <w:r w:rsidR="007248B2" w:rsidRPr="007248B2">
        <w:t>Condition</w:t>
      </w:r>
      <w:r w:rsidRPr="00462199">
        <w:t xml:space="preserve">s </w:t>
      </w:r>
      <w:r w:rsidR="00AC7E97">
        <w:fldChar w:fldCharType="begin"/>
      </w:r>
      <w:r w:rsidR="00AC7E97">
        <w:instrText xml:space="preserve"> REF _Ref144114087 \w \h </w:instrText>
      </w:r>
      <w:r w:rsidR="00AC7E97">
        <w:fldChar w:fldCharType="separate"/>
      </w:r>
      <w:del w:id="4379" w:author="Faqir, Sofia (Energy Security)" w:date="2023-11-12T19:47:00Z">
        <w:r w:rsidR="00E473FC">
          <w:delText>36.4</w:delText>
        </w:r>
      </w:del>
      <w:r w:rsidR="00AC7E97">
        <w:fldChar w:fldCharType="end"/>
      </w:r>
      <w:r w:rsidRPr="00462199">
        <w:t xml:space="preserve"> and </w:t>
      </w:r>
      <w:r w:rsidRPr="00462199">
        <w:fldChar w:fldCharType="begin"/>
      </w:r>
      <w:r w:rsidRPr="00462199">
        <w:instrText xml:space="preserve">  REF _Ref144114101 \r \h \* MERGEFORMAT </w:instrText>
      </w:r>
      <w:r w:rsidRPr="00462199">
        <w:fldChar w:fldCharType="separate"/>
      </w:r>
      <w:del w:id="4380" w:author="Faqir, Sofia (Energy Security)" w:date="2023-11-12T19:47:00Z">
        <w:r w:rsidR="00E473FC" w:rsidRPr="00E473FC">
          <w:rPr>
            <w:color w:val="000000"/>
          </w:rPr>
          <w:delText>36.8</w:delText>
        </w:r>
      </w:del>
      <w:r w:rsidRPr="00462199">
        <w:fldChar w:fldCharType="end"/>
      </w:r>
      <w:r w:rsidRPr="00462199">
        <w:t xml:space="preserve"> (as applicable) shall apply. The LCHA Counterparty may elect to make such payment on a lump sum</w:t>
      </w:r>
      <w:r w:rsidR="002F209F">
        <w:t xml:space="preserve"> or</w:t>
      </w:r>
      <w:r w:rsidRPr="00462199">
        <w:t xml:space="preserve"> staged basis. No Compensatory Interest or Default Interest shall be payable in respect of any amount payable pursuant to this </w:t>
      </w:r>
      <w:r w:rsidR="007248B2" w:rsidRPr="007248B2">
        <w:t>Condition</w:t>
      </w:r>
      <w:r w:rsidRPr="00462199">
        <w:t xml:space="preserve"> </w:t>
      </w:r>
      <w:r w:rsidR="00AC7E97">
        <w:fldChar w:fldCharType="begin"/>
      </w:r>
      <w:r w:rsidR="00AC7E97">
        <w:instrText xml:space="preserve"> REF _Ref144114136 \w \h </w:instrText>
      </w:r>
      <w:r w:rsidR="00AC7E97">
        <w:fldChar w:fldCharType="separate"/>
      </w:r>
      <w:del w:id="4381" w:author="Faqir, Sofia (Energy Security)" w:date="2023-11-12T19:47:00Z">
        <w:r w:rsidR="00E473FC">
          <w:delText>36.14</w:delText>
        </w:r>
      </w:del>
      <w:r w:rsidR="00AC7E97">
        <w:fldChar w:fldCharType="end"/>
      </w:r>
      <w:r w:rsidRPr="00462199">
        <w:t>.</w:t>
      </w:r>
    </w:p>
    <w:p w14:paraId="77B0CAE8" w14:textId="77777777" w:rsidR="00D179D6" w:rsidRPr="00462199" w:rsidRDefault="00D179D6" w:rsidP="005B3BB9">
      <w:pPr>
        <w:pStyle w:val="NormalBoldAshurst"/>
      </w:pPr>
      <w:r w:rsidRPr="00462199">
        <w:rPr>
          <w:i/>
        </w:rPr>
        <w:t>Failure to provide an Offtaker Confirmation Request Notice or Own Consumption Confirmation Request Notice: deemed Non-Qualifying Offtaker</w:t>
      </w:r>
    </w:p>
    <w:p w14:paraId="54651C5E" w14:textId="77777777" w:rsidR="00D179D6" w:rsidRPr="00462199" w:rsidRDefault="00D179D6" w:rsidP="005B3BB9">
      <w:pPr>
        <w:pStyle w:val="H2Ashurst"/>
      </w:pPr>
      <w:bookmarkStart w:id="4382" w:name="_Ref144114140"/>
      <w:r w:rsidRPr="00462199">
        <w:lastRenderedPageBreak/>
        <w:t>If:</w:t>
      </w:r>
      <w:bookmarkEnd w:id="4382"/>
    </w:p>
    <w:p w14:paraId="45FE262D" w14:textId="619884D0" w:rsidR="00D179D6" w:rsidRPr="00462199" w:rsidRDefault="007248B2" w:rsidP="00202C21">
      <w:pPr>
        <w:pStyle w:val="H3Ashurst"/>
      </w:pPr>
      <w:bookmarkStart w:id="4383" w:name="_Ref144114141"/>
      <w:r w:rsidRPr="007248B2">
        <w:t>Condition</w:t>
      </w:r>
      <w:r w:rsidR="00D179D6" w:rsidRPr="00462199">
        <w:t xml:space="preserve"> </w:t>
      </w:r>
      <w:r w:rsidR="00D179D6" w:rsidRPr="00462199">
        <w:fldChar w:fldCharType="begin"/>
      </w:r>
      <w:r w:rsidR="00D179D6" w:rsidRPr="00462199">
        <w:instrText xml:space="preserve">  REF _Ref144114122 \r \h \* MERGEFORMAT </w:instrText>
      </w:r>
      <w:r w:rsidR="00D179D6" w:rsidRPr="00462199">
        <w:fldChar w:fldCharType="separate"/>
      </w:r>
      <w:del w:id="4384" w:author="Faqir, Sofia (Energy Security)" w:date="2023-11-12T19:47:00Z">
        <w:r w:rsidR="00E473FC" w:rsidRPr="00E473FC">
          <w:rPr>
            <w:color w:val="000000"/>
          </w:rPr>
          <w:delText>36.12(A)</w:delText>
        </w:r>
      </w:del>
      <w:r w:rsidR="00D179D6" w:rsidRPr="00462199">
        <w:fldChar w:fldCharType="end"/>
      </w:r>
      <w:r w:rsidR="00D179D6" w:rsidRPr="00462199">
        <w:t xml:space="preserve"> applies and the Producer fails to provide an Offtaker Confirmation Request Notice to the LCHA Counterparty;</w:t>
      </w:r>
      <w:bookmarkEnd w:id="4383"/>
    </w:p>
    <w:p w14:paraId="420B78FE" w14:textId="332BF967" w:rsidR="00D179D6" w:rsidRPr="00462199" w:rsidRDefault="007248B2" w:rsidP="00202C21">
      <w:pPr>
        <w:pStyle w:val="H3Ashurst"/>
      </w:pPr>
      <w:bookmarkStart w:id="4385" w:name="_Ref144114142"/>
      <w:r w:rsidRPr="007248B2">
        <w:t>Condition</w:t>
      </w:r>
      <w:r w:rsidR="00D179D6" w:rsidRPr="00462199">
        <w:t xml:space="preserve"> </w:t>
      </w:r>
      <w:r w:rsidR="00D179D6" w:rsidRPr="00462199">
        <w:fldChar w:fldCharType="begin"/>
      </w:r>
      <w:r w:rsidR="00D179D6" w:rsidRPr="00462199">
        <w:instrText xml:space="preserve">  REF _Ref144114123 \r \h \* MERGEFORMAT </w:instrText>
      </w:r>
      <w:r w:rsidR="00D179D6" w:rsidRPr="00462199">
        <w:fldChar w:fldCharType="separate"/>
      </w:r>
      <w:del w:id="4386" w:author="Faqir, Sofia (Energy Security)" w:date="2023-11-12T19:47:00Z">
        <w:r w:rsidR="00E473FC" w:rsidRPr="00E473FC">
          <w:rPr>
            <w:color w:val="000000"/>
          </w:rPr>
          <w:delText>36.12(B)</w:delText>
        </w:r>
      </w:del>
      <w:r w:rsidR="00D179D6" w:rsidRPr="00462199">
        <w:fldChar w:fldCharType="end"/>
      </w:r>
      <w:r w:rsidR="00D179D6" w:rsidRPr="00462199">
        <w:t xml:space="preserve"> applies and the Producer fails to provide an Own Consumption Confirmation Request Notice to the LCHA Counterparty; or</w:t>
      </w:r>
      <w:bookmarkEnd w:id="4385"/>
    </w:p>
    <w:p w14:paraId="4D2D90A6" w14:textId="115569C0" w:rsidR="00D179D6" w:rsidRPr="00462199" w:rsidRDefault="007248B2" w:rsidP="00202C21">
      <w:pPr>
        <w:pStyle w:val="H3Ashurst"/>
      </w:pPr>
      <w:bookmarkStart w:id="4387" w:name="_Ref144114143"/>
      <w:r w:rsidRPr="007248B2">
        <w:t>Condition</w:t>
      </w:r>
      <w:r w:rsidR="00D179D6" w:rsidRPr="00462199">
        <w:t xml:space="preserve"> </w:t>
      </w:r>
      <w:r w:rsidR="00D179D6" w:rsidRPr="00462199">
        <w:fldChar w:fldCharType="begin"/>
      </w:r>
      <w:r w:rsidR="00D179D6" w:rsidRPr="00462199">
        <w:instrText xml:space="preserve">  REF _Ref144114124 \r \h \* MERGEFORMAT </w:instrText>
      </w:r>
      <w:r w:rsidR="00D179D6" w:rsidRPr="00462199">
        <w:fldChar w:fldCharType="separate"/>
      </w:r>
      <w:del w:id="4388" w:author="Faqir, Sofia (Energy Security)" w:date="2023-11-12T19:47:00Z">
        <w:r w:rsidR="00E473FC" w:rsidRPr="00E473FC">
          <w:rPr>
            <w:color w:val="000000"/>
          </w:rPr>
          <w:delText>36.12(C)</w:delText>
        </w:r>
      </w:del>
      <w:r w:rsidR="00D179D6" w:rsidRPr="00462199">
        <w:fldChar w:fldCharType="end"/>
      </w:r>
      <w:r w:rsidR="00D179D6" w:rsidRPr="00462199">
        <w:t xml:space="preserve"> applies and the Producer fails to provide the Offtaker Supporting Information to the LCHA Counterparty in accordance with </w:t>
      </w:r>
      <w:r w:rsidRPr="007248B2">
        <w:t>Condition</w:t>
      </w:r>
      <w:r w:rsidR="00D179D6" w:rsidRPr="00462199">
        <w:t xml:space="preserve"> </w:t>
      </w:r>
      <w:r w:rsidR="00AC7E97">
        <w:fldChar w:fldCharType="begin"/>
      </w:r>
      <w:r w:rsidR="00AC7E97">
        <w:instrText xml:space="preserve"> REF _Ref144114101 \w \h </w:instrText>
      </w:r>
      <w:r w:rsidR="00AC7E97">
        <w:fldChar w:fldCharType="separate"/>
      </w:r>
      <w:del w:id="4389" w:author="Faqir, Sofia (Energy Security)" w:date="2023-11-12T19:47:00Z">
        <w:r w:rsidR="00E473FC">
          <w:delText>36.8</w:delText>
        </w:r>
      </w:del>
      <w:r w:rsidR="00AC7E97">
        <w:fldChar w:fldCharType="end"/>
      </w:r>
      <w:r w:rsidR="00D179D6" w:rsidRPr="00462199">
        <w:t>,</w:t>
      </w:r>
      <w:bookmarkEnd w:id="4387"/>
    </w:p>
    <w:p w14:paraId="68130B1E" w14:textId="20F35CCA" w:rsidR="00D179D6" w:rsidRPr="00462199" w:rsidRDefault="00D179D6" w:rsidP="005B3BB9">
      <w:pPr>
        <w:pStyle w:val="B12Ashurst"/>
      </w:pPr>
      <w:r w:rsidRPr="00462199">
        <w:t>by the date which is thirty (30) Business Days from the date of the Offtaker Confirmation</w:t>
      </w:r>
      <w:r w:rsidRPr="00462199">
        <w:rPr>
          <w:b/>
        </w:rPr>
        <w:t xml:space="preserve"> </w:t>
      </w:r>
      <w:r w:rsidRPr="00462199">
        <w:t xml:space="preserve">Non-Compliance Notice, then without prejudice to </w:t>
      </w:r>
      <w:r w:rsidR="007248B2" w:rsidRPr="007248B2">
        <w:t>Condition</w:t>
      </w:r>
      <w:r w:rsidRPr="00462199">
        <w:t xml:space="preserve">s </w:t>
      </w:r>
      <w:r w:rsidR="00AC7E97">
        <w:fldChar w:fldCharType="begin"/>
      </w:r>
      <w:r w:rsidR="00AC7E97">
        <w:instrText xml:space="preserve"> REF _Ref144114132 \w \h </w:instrText>
      </w:r>
      <w:r w:rsidR="00AC7E97">
        <w:fldChar w:fldCharType="separate"/>
      </w:r>
      <w:del w:id="4390" w:author="Faqir, Sofia (Energy Security)" w:date="2023-11-12T19:47:00Z">
        <w:r w:rsidR="00E473FC">
          <w:delText>36.13</w:delText>
        </w:r>
      </w:del>
      <w:r w:rsidR="00AC7E97">
        <w:fldChar w:fldCharType="end"/>
      </w:r>
      <w:r w:rsidRPr="00462199">
        <w:t xml:space="preserve"> and </w:t>
      </w:r>
      <w:r w:rsidRPr="00462199">
        <w:fldChar w:fldCharType="begin"/>
      </w:r>
      <w:r w:rsidRPr="00462199">
        <w:instrText xml:space="preserve">  REF _Ref144114144 \r \h \* MERGEFORMAT </w:instrText>
      </w:r>
      <w:r w:rsidRPr="00462199">
        <w:fldChar w:fldCharType="separate"/>
      </w:r>
      <w:del w:id="4391" w:author="Faqir, Sofia (Energy Security)" w:date="2023-11-12T19:47:00Z">
        <w:r w:rsidR="00E473FC" w:rsidRPr="00E473FC">
          <w:rPr>
            <w:color w:val="000000"/>
          </w:rPr>
          <w:delText>36.16</w:delText>
        </w:r>
      </w:del>
      <w:r w:rsidRPr="00462199">
        <w:fldChar w:fldCharType="end"/>
      </w:r>
      <w:r w:rsidRPr="00462199">
        <w:t>, the LCHA Counterparty may elect to deem the relevant Offtaker or the Producer (as applicable) to be a Non-Qualifying Offtaker for the purposes of the LCHA in any period during which the Producer is in breach of such obligation, provided that, prior to effecting any such right, the LCHA Counterparty shall notify the Producer of: (i) its intention to deem such proposed offtaker to be Non-Qualifying Offtaker; and (ii) the date from which it proposes to exercise such right.</w:t>
      </w:r>
    </w:p>
    <w:p w14:paraId="3D9E5D6F" w14:textId="77777777" w:rsidR="00D179D6" w:rsidRPr="00462199" w:rsidRDefault="00D179D6" w:rsidP="005B3BB9">
      <w:pPr>
        <w:pStyle w:val="NormalBoldAshurst"/>
      </w:pPr>
      <w:r w:rsidRPr="00462199">
        <w:rPr>
          <w:i/>
        </w:rPr>
        <w:t>Failure to provide an Offtaker Confirmation Request Notice or Own Consumption Confirmation Request Notice: termination</w:t>
      </w:r>
    </w:p>
    <w:p w14:paraId="7F733580" w14:textId="77777777" w:rsidR="00D179D6" w:rsidRPr="00462199" w:rsidRDefault="00D179D6" w:rsidP="005B3BB9">
      <w:pPr>
        <w:pStyle w:val="H2Ashurst"/>
      </w:pPr>
      <w:bookmarkStart w:id="4392" w:name="_Ref144114144"/>
      <w:r w:rsidRPr="00462199">
        <w:t>If:</w:t>
      </w:r>
      <w:bookmarkEnd w:id="4392"/>
    </w:p>
    <w:p w14:paraId="01D868F6" w14:textId="51026BDB" w:rsidR="00D179D6" w:rsidRPr="00462199" w:rsidRDefault="007248B2" w:rsidP="00202C21">
      <w:pPr>
        <w:pStyle w:val="H3Ashurst"/>
      </w:pPr>
      <w:bookmarkStart w:id="4393" w:name="_Ref144114145"/>
      <w:r w:rsidRPr="007248B2">
        <w:t>Condition</w:t>
      </w:r>
      <w:r w:rsidR="00D179D6" w:rsidRPr="00462199">
        <w:t xml:space="preserve"> </w:t>
      </w:r>
      <w:r w:rsidR="00D179D6" w:rsidRPr="00462199">
        <w:fldChar w:fldCharType="begin"/>
      </w:r>
      <w:r w:rsidR="00D179D6" w:rsidRPr="00462199">
        <w:instrText xml:space="preserve">  REF _Ref144114122 \r \h \* MERGEFORMAT </w:instrText>
      </w:r>
      <w:r w:rsidR="00D179D6" w:rsidRPr="00462199">
        <w:fldChar w:fldCharType="separate"/>
      </w:r>
      <w:del w:id="4394" w:author="Faqir, Sofia (Energy Security)" w:date="2023-11-12T19:47:00Z">
        <w:r w:rsidR="00E473FC" w:rsidRPr="00E473FC">
          <w:rPr>
            <w:color w:val="000000"/>
          </w:rPr>
          <w:delText>36.12(A)</w:delText>
        </w:r>
      </w:del>
      <w:r w:rsidR="00D179D6" w:rsidRPr="00462199">
        <w:fldChar w:fldCharType="end"/>
      </w:r>
      <w:r w:rsidR="00D179D6" w:rsidRPr="00462199">
        <w:t xml:space="preserve"> applies and the Producer fails to provide an Offtaker Confirmation Request Notice to the LCHA Counterparty in accordance with </w:t>
      </w:r>
      <w:r w:rsidRPr="007248B2">
        <w:t>Condition</w:t>
      </w:r>
      <w:r w:rsidR="00D179D6" w:rsidRPr="00462199">
        <w:t xml:space="preserve">s </w:t>
      </w:r>
      <w:r w:rsidR="00AC7E97">
        <w:fldChar w:fldCharType="begin"/>
      </w:r>
      <w:r w:rsidR="00AC7E97">
        <w:instrText xml:space="preserve"> REF _Ref144114059 \w \h </w:instrText>
      </w:r>
      <w:r w:rsidR="00AC7E97">
        <w:fldChar w:fldCharType="separate"/>
      </w:r>
      <w:del w:id="4395" w:author="Faqir, Sofia (Energy Security)" w:date="2023-11-12T19:47:00Z">
        <w:r w:rsidR="00E473FC">
          <w:delText>36.1</w:delText>
        </w:r>
      </w:del>
      <w:r w:rsidR="00AC7E97">
        <w:fldChar w:fldCharType="end"/>
      </w:r>
      <w:r w:rsidR="00D179D6" w:rsidRPr="00462199">
        <w:t xml:space="preserve"> and </w:t>
      </w:r>
      <w:r w:rsidR="00D179D6" w:rsidRPr="00462199">
        <w:fldChar w:fldCharType="begin"/>
      </w:r>
      <w:r w:rsidR="00D179D6" w:rsidRPr="00462199">
        <w:instrText xml:space="preserve">  REF _Ref144114064 \r \h \* MERGEFORMAT </w:instrText>
      </w:r>
      <w:r w:rsidR="00D179D6" w:rsidRPr="00462199">
        <w:fldChar w:fldCharType="separate"/>
      </w:r>
      <w:del w:id="4396" w:author="Faqir, Sofia (Energy Security)" w:date="2023-11-12T19:47:00Z">
        <w:r w:rsidR="00E473FC" w:rsidRPr="00E473FC">
          <w:rPr>
            <w:color w:val="000000"/>
          </w:rPr>
          <w:delText>36.2</w:delText>
        </w:r>
      </w:del>
      <w:r w:rsidR="00D179D6" w:rsidRPr="00462199">
        <w:fldChar w:fldCharType="end"/>
      </w:r>
      <w:r w:rsidR="00D179D6" w:rsidRPr="00462199">
        <w:t xml:space="preserve"> by the Offtaker Confirmation Non-Compliance Deadline;</w:t>
      </w:r>
      <w:bookmarkEnd w:id="4393"/>
    </w:p>
    <w:p w14:paraId="663F69C6" w14:textId="7A5943F7" w:rsidR="00D179D6" w:rsidRPr="00462199" w:rsidRDefault="007248B2" w:rsidP="00202C21">
      <w:pPr>
        <w:pStyle w:val="H3Ashurst"/>
      </w:pPr>
      <w:bookmarkStart w:id="4397" w:name="_Ref144114146"/>
      <w:r w:rsidRPr="007248B2">
        <w:t>Condition</w:t>
      </w:r>
      <w:r w:rsidR="00D179D6" w:rsidRPr="00462199">
        <w:t xml:space="preserve"> </w:t>
      </w:r>
      <w:r w:rsidR="00D179D6" w:rsidRPr="00462199">
        <w:fldChar w:fldCharType="begin"/>
      </w:r>
      <w:r w:rsidR="00D179D6" w:rsidRPr="00462199">
        <w:instrText xml:space="preserve">  REF _Ref144114123 \r \h \* MERGEFORMAT </w:instrText>
      </w:r>
      <w:r w:rsidR="00D179D6" w:rsidRPr="00462199">
        <w:fldChar w:fldCharType="separate"/>
      </w:r>
      <w:del w:id="4398" w:author="Faqir, Sofia (Energy Security)" w:date="2023-11-12T19:47:00Z">
        <w:r w:rsidR="00E473FC" w:rsidRPr="00E473FC">
          <w:rPr>
            <w:color w:val="000000"/>
          </w:rPr>
          <w:delText>36.12(B)</w:delText>
        </w:r>
      </w:del>
      <w:r w:rsidR="00D179D6" w:rsidRPr="00462199">
        <w:fldChar w:fldCharType="end"/>
      </w:r>
      <w:r w:rsidR="00D179D6" w:rsidRPr="00462199">
        <w:t xml:space="preserve"> applies and the Producer fails to provide an Own Consumption Confirmation Request Notice to the LCHA Counterparty in accordance with </w:t>
      </w:r>
      <w:r w:rsidRPr="007248B2">
        <w:t>Condition</w:t>
      </w:r>
      <w:r w:rsidR="00D179D6" w:rsidRPr="00462199">
        <w:t xml:space="preserve"> </w:t>
      </w:r>
      <w:r w:rsidR="00AF1255">
        <w:fldChar w:fldCharType="begin"/>
      </w:r>
      <w:r w:rsidR="00AF1255">
        <w:instrText xml:space="preserve"> REF _Ref144114071 \w \h </w:instrText>
      </w:r>
      <w:r w:rsidR="00AF1255">
        <w:fldChar w:fldCharType="separate"/>
      </w:r>
      <w:del w:id="4399" w:author="Faqir, Sofia (Energy Security)" w:date="2023-11-12T19:47:00Z">
        <w:r w:rsidR="00E473FC">
          <w:delText>36.3</w:delText>
        </w:r>
      </w:del>
      <w:r w:rsidR="00AF1255">
        <w:fldChar w:fldCharType="end"/>
      </w:r>
      <w:r w:rsidR="00D179D6" w:rsidRPr="00462199">
        <w:t xml:space="preserve"> by the Offtaker Confirmation Non-Compliance Deadline; or</w:t>
      </w:r>
      <w:bookmarkEnd w:id="4397"/>
    </w:p>
    <w:p w14:paraId="29C9CAEB" w14:textId="5C601450" w:rsidR="00D179D6" w:rsidRPr="00462199" w:rsidRDefault="007248B2" w:rsidP="00202C21">
      <w:pPr>
        <w:pStyle w:val="H3Ashurst"/>
      </w:pPr>
      <w:bookmarkStart w:id="4400" w:name="_Ref144114147"/>
      <w:r w:rsidRPr="007248B2">
        <w:t>Condition</w:t>
      </w:r>
      <w:r w:rsidR="00D179D6" w:rsidRPr="00462199">
        <w:t xml:space="preserve"> </w:t>
      </w:r>
      <w:r w:rsidR="00D179D6" w:rsidRPr="00462199">
        <w:fldChar w:fldCharType="begin"/>
      </w:r>
      <w:r w:rsidR="00D179D6" w:rsidRPr="00462199">
        <w:instrText xml:space="preserve">  REF _Ref144114124 \r \h \* MERGEFORMAT </w:instrText>
      </w:r>
      <w:r w:rsidR="00D179D6" w:rsidRPr="00462199">
        <w:fldChar w:fldCharType="separate"/>
      </w:r>
      <w:del w:id="4401" w:author="Faqir, Sofia (Energy Security)" w:date="2023-11-12T19:47:00Z">
        <w:r w:rsidR="00E473FC" w:rsidRPr="00E473FC">
          <w:rPr>
            <w:color w:val="000000"/>
          </w:rPr>
          <w:delText>36.12(C)</w:delText>
        </w:r>
      </w:del>
      <w:r w:rsidR="00D179D6" w:rsidRPr="00462199">
        <w:fldChar w:fldCharType="end"/>
      </w:r>
      <w:r w:rsidR="00D179D6" w:rsidRPr="00462199">
        <w:t xml:space="preserve"> applies and the Producer fails to provide the Offtaker Supporting Information to the LCHA Counterparty in accordance with </w:t>
      </w:r>
      <w:r w:rsidRPr="007248B2">
        <w:t>Condition</w:t>
      </w:r>
      <w:r w:rsidR="00D179D6" w:rsidRPr="00462199">
        <w:t xml:space="preserve"> </w:t>
      </w:r>
      <w:r w:rsidR="00AF1255">
        <w:fldChar w:fldCharType="begin"/>
      </w:r>
      <w:r w:rsidR="00AF1255">
        <w:instrText xml:space="preserve"> REF _Ref144114101 \w \h </w:instrText>
      </w:r>
      <w:r w:rsidR="00AF1255">
        <w:fldChar w:fldCharType="separate"/>
      </w:r>
      <w:del w:id="4402" w:author="Faqir, Sofia (Energy Security)" w:date="2023-11-12T19:47:00Z">
        <w:r w:rsidR="00E473FC">
          <w:delText>36.8</w:delText>
        </w:r>
      </w:del>
      <w:r w:rsidR="00AF1255">
        <w:fldChar w:fldCharType="end"/>
      </w:r>
      <w:r w:rsidR="00D179D6" w:rsidRPr="00462199">
        <w:t xml:space="preserve"> by the Offtaker Confirmation Non-Compliance Deadline,</w:t>
      </w:r>
      <w:bookmarkEnd w:id="4400"/>
    </w:p>
    <w:p w14:paraId="3D7A58C3" w14:textId="77777777" w:rsidR="00D179D6" w:rsidRPr="00462199" w:rsidRDefault="00D179D6" w:rsidP="005B3BB9">
      <w:pPr>
        <w:pStyle w:val="B12Ashurst"/>
      </w:pPr>
      <w:r w:rsidRPr="00462199">
        <w:t xml:space="preserve">then an </w:t>
      </w:r>
      <w:r w:rsidRPr="00462199">
        <w:rPr>
          <w:b/>
        </w:rPr>
        <w:t>"Offtaker Confirmation Process Termination Event"</w:t>
      </w:r>
      <w:r w:rsidRPr="00462199">
        <w:t xml:space="preserve"> will be deemed to have occurred.</w:t>
      </w:r>
    </w:p>
    <w:p w14:paraId="19ABFDF2" w14:textId="77777777" w:rsidR="00D179D6" w:rsidRPr="00462199" w:rsidRDefault="00D179D6" w:rsidP="005B3BB9">
      <w:pPr>
        <w:pStyle w:val="H1Ashurst"/>
      </w:pPr>
      <w:bookmarkStart w:id="4403" w:name="_Ref144114148"/>
      <w:bookmarkStart w:id="4404" w:name="_Ref144117993"/>
      <w:bookmarkStart w:id="4405" w:name="_Ref144461661"/>
      <w:bookmarkStart w:id="4406" w:name="_Ref144461877"/>
      <w:bookmarkStart w:id="4407" w:name="_Ref144462058"/>
      <w:bookmarkStart w:id="4408" w:name="_Toc149833689"/>
      <w:r w:rsidRPr="00462199">
        <w:t>Producer Undertakings: Offtaker Compliance</w:t>
      </w:r>
      <w:bookmarkEnd w:id="4403"/>
      <w:bookmarkEnd w:id="4404"/>
      <w:bookmarkEnd w:id="4405"/>
      <w:bookmarkEnd w:id="4406"/>
      <w:bookmarkEnd w:id="4407"/>
      <w:bookmarkEnd w:id="4408"/>
    </w:p>
    <w:p w14:paraId="7639DCDD" w14:textId="77777777" w:rsidR="00D179D6" w:rsidRPr="00462199" w:rsidRDefault="00D179D6" w:rsidP="005B3BB9">
      <w:pPr>
        <w:pStyle w:val="NormalBoldAshurst"/>
      </w:pPr>
      <w:r w:rsidRPr="00462199">
        <w:rPr>
          <w:i/>
        </w:rPr>
        <w:t>General Producer Compliance Obligations</w:t>
      </w:r>
    </w:p>
    <w:p w14:paraId="24DB1415" w14:textId="77777777" w:rsidR="00D179D6" w:rsidRPr="00462199" w:rsidRDefault="00D179D6" w:rsidP="005B3BB9">
      <w:pPr>
        <w:pStyle w:val="H2Ashurst"/>
      </w:pPr>
      <w:bookmarkStart w:id="4409" w:name="_Ref144114149"/>
      <w:r w:rsidRPr="00462199">
        <w:t>The Producer shall ensure that each Offtake Agreement which is entered into with an Offtaker after the date of this Agreement (including where any such agreement is amended, waived, supplemented or otherwise varied) includes:</w:t>
      </w:r>
      <w:bookmarkEnd w:id="4409"/>
    </w:p>
    <w:p w14:paraId="039E1E9B" w14:textId="77777777" w:rsidR="00D179D6" w:rsidRPr="00462199" w:rsidRDefault="00D179D6" w:rsidP="00202C21">
      <w:pPr>
        <w:pStyle w:val="H3Ashurst"/>
      </w:pPr>
      <w:bookmarkStart w:id="4410" w:name="_Ref144114150"/>
      <w:r w:rsidRPr="00462199">
        <w:t>the Offtaker Compliance Provisions; and</w:t>
      </w:r>
      <w:bookmarkEnd w:id="4410"/>
    </w:p>
    <w:p w14:paraId="6408E3E4" w14:textId="0886B502" w:rsidR="00D179D6" w:rsidRPr="00462199" w:rsidRDefault="00510C51" w:rsidP="00202C21">
      <w:pPr>
        <w:pStyle w:val="H3Ashurst"/>
      </w:pPr>
      <w:bookmarkStart w:id="4411" w:name="_Ref144114151"/>
      <w:r w:rsidRPr="00510C51">
        <w:t>one (1) or more express contractual right or remedy against the relevant Offtaker for any non-material breach of the Offtaker Compliance Provisions (in addition to any right or remedy under common law, in equity, by statute or otherwise</w:t>
      </w:r>
      <w:r w:rsidR="00EB3BF2">
        <w:t xml:space="preserve"> in respect of such breach</w:t>
      </w:r>
      <w:r w:rsidRPr="00510C51">
        <w:t>) and the right to terminate the relevant Offtake Agreement for any persistent, material or wilful breach of the Offtaker Compliance Provisions</w:t>
      </w:r>
      <w:r w:rsidR="00D179D6" w:rsidRPr="00462199">
        <w:t>.</w:t>
      </w:r>
      <w:bookmarkEnd w:id="4411"/>
    </w:p>
    <w:p w14:paraId="441B9BE3" w14:textId="77777777" w:rsidR="00D179D6" w:rsidRPr="00462199" w:rsidRDefault="00D179D6" w:rsidP="005B3BB9">
      <w:pPr>
        <w:pStyle w:val="H2Ashurst"/>
      </w:pPr>
      <w:bookmarkStart w:id="4412" w:name="_Ref144114152"/>
      <w:r w:rsidRPr="00462199">
        <w:lastRenderedPageBreak/>
        <w:t>The Producer shall use reasonable endeavours to perform its obligations under and observe all the terms of each Offtake Agreement to which it is a party.</w:t>
      </w:r>
      <w:bookmarkEnd w:id="4412"/>
    </w:p>
    <w:p w14:paraId="7238292E" w14:textId="77777777" w:rsidR="00D179D6" w:rsidRPr="00462199" w:rsidRDefault="00D179D6" w:rsidP="005B3BB9">
      <w:pPr>
        <w:pStyle w:val="H2Ashurst"/>
      </w:pPr>
      <w:bookmarkStart w:id="4413" w:name="_Ref144114153"/>
      <w:r w:rsidRPr="00462199">
        <w:t>With effect from the Start Date, the Producer undertakes to the LCHA Counterparty to:</w:t>
      </w:r>
      <w:bookmarkEnd w:id="4413"/>
    </w:p>
    <w:p w14:paraId="6F90C21E" w14:textId="77777777" w:rsidR="00D179D6" w:rsidRPr="00462199" w:rsidRDefault="00D179D6" w:rsidP="00202C21">
      <w:pPr>
        <w:pStyle w:val="H3Ashurst"/>
      </w:pPr>
      <w:bookmarkStart w:id="4414" w:name="_Ref144114154"/>
      <w:r w:rsidRPr="00462199">
        <w:t>notify the LCHA Counterparty promptly if:</w:t>
      </w:r>
      <w:bookmarkEnd w:id="4414"/>
    </w:p>
    <w:p w14:paraId="1F73F535" w14:textId="7F9AADB5" w:rsidR="00D179D6" w:rsidRPr="00462199" w:rsidRDefault="00D179D6" w:rsidP="005B3BB9">
      <w:pPr>
        <w:pStyle w:val="H4Ashurst"/>
      </w:pPr>
      <w:bookmarkStart w:id="4415" w:name="_Ref144114155"/>
      <w:r w:rsidRPr="00462199">
        <w:t>the Producer becomes aware that an Offtaker may be in breach of the Offtaker Compliance Provisions;</w:t>
      </w:r>
      <w:bookmarkEnd w:id="4415"/>
    </w:p>
    <w:p w14:paraId="3E92B2EB" w14:textId="77777777" w:rsidR="00D179D6" w:rsidRPr="00462199" w:rsidRDefault="00D179D6" w:rsidP="005B3BB9">
      <w:pPr>
        <w:pStyle w:val="H4Ashurst"/>
      </w:pPr>
      <w:bookmarkStart w:id="4416" w:name="_Ref144114156"/>
      <w:r w:rsidRPr="00462199">
        <w:t>an Offtake Agreement is terminated; and/or</w:t>
      </w:r>
      <w:bookmarkEnd w:id="4416"/>
    </w:p>
    <w:p w14:paraId="1CE6B1D9" w14:textId="77777777" w:rsidR="00D179D6" w:rsidRPr="00462199" w:rsidRDefault="00D179D6" w:rsidP="005B3BB9">
      <w:pPr>
        <w:pStyle w:val="H4Ashurst"/>
      </w:pPr>
      <w:bookmarkStart w:id="4417" w:name="_Ref144114157"/>
      <w:r w:rsidRPr="00462199">
        <w:t>the Producer grants a waiver or release in respect of an Offtaker's breach of the Offtaker Compliance Provisions; and</w:t>
      </w:r>
      <w:bookmarkEnd w:id="4417"/>
    </w:p>
    <w:p w14:paraId="59418874" w14:textId="77777777" w:rsidR="00D179D6" w:rsidRPr="00462199" w:rsidRDefault="00D179D6" w:rsidP="00202C21">
      <w:pPr>
        <w:pStyle w:val="H3Ashurst"/>
      </w:pPr>
      <w:bookmarkStart w:id="4418" w:name="_Ref144114158"/>
      <w:r w:rsidRPr="00462199">
        <w:t>use reasonable endeavours to enforce the rights or remedies that the Producer has against any Offtaker who breaches the Offtaker Compliance Provisions.</w:t>
      </w:r>
      <w:bookmarkEnd w:id="4418"/>
    </w:p>
    <w:p w14:paraId="421CB3F1" w14:textId="77777777" w:rsidR="00D179D6" w:rsidRPr="00462199" w:rsidRDefault="00D179D6" w:rsidP="005B3BB9">
      <w:pPr>
        <w:pStyle w:val="H2Ashurst"/>
      </w:pPr>
      <w:bookmarkStart w:id="4419" w:name="_Ref144114159"/>
      <w:r w:rsidRPr="00462199">
        <w:t>If the Producer becomes aware at any time that any Information contained within:</w:t>
      </w:r>
      <w:bookmarkEnd w:id="4419"/>
    </w:p>
    <w:p w14:paraId="622FEA4F" w14:textId="04EAC491" w:rsidR="00D179D6" w:rsidRPr="00462199" w:rsidRDefault="00D179D6" w:rsidP="00202C21">
      <w:pPr>
        <w:pStyle w:val="H3Ashurst"/>
      </w:pPr>
      <w:bookmarkStart w:id="4420" w:name="_Ref144114160"/>
      <w:r w:rsidRPr="00462199">
        <w:t xml:space="preserve">an Offtaker Confirmation Request Notice provided in accordance with </w:t>
      </w:r>
      <w:r w:rsidR="007248B2" w:rsidRPr="007248B2">
        <w:t>Condition</w:t>
      </w:r>
      <w:r w:rsidRPr="00462199">
        <w:t xml:space="preserve">s </w:t>
      </w:r>
      <w:r w:rsidR="00AF1255">
        <w:fldChar w:fldCharType="begin"/>
      </w:r>
      <w:r w:rsidR="00AF1255">
        <w:instrText xml:space="preserve"> REF _Ref144114059 \w \h </w:instrText>
      </w:r>
      <w:r w:rsidR="00AF1255">
        <w:fldChar w:fldCharType="separate"/>
      </w:r>
      <w:del w:id="4421" w:author="Faqir, Sofia (Energy Security)" w:date="2023-11-12T19:47:00Z">
        <w:r w:rsidR="00E473FC">
          <w:delText>36.1</w:delText>
        </w:r>
      </w:del>
      <w:r w:rsidR="00AF1255">
        <w:fldChar w:fldCharType="end"/>
      </w:r>
      <w:r w:rsidRPr="00462199">
        <w:t xml:space="preserve"> and </w:t>
      </w:r>
      <w:r w:rsidR="00AF1255">
        <w:fldChar w:fldCharType="begin"/>
      </w:r>
      <w:r w:rsidR="00AF1255">
        <w:instrText xml:space="preserve"> REF _Ref144114064 \w \h </w:instrText>
      </w:r>
      <w:r w:rsidR="00AF1255">
        <w:fldChar w:fldCharType="separate"/>
      </w:r>
      <w:del w:id="4422" w:author="Faqir, Sofia (Energy Security)" w:date="2023-11-12T19:47:00Z">
        <w:r w:rsidR="00E473FC">
          <w:delText>36.2</w:delText>
        </w:r>
      </w:del>
      <w:r w:rsidR="00AF1255">
        <w:fldChar w:fldCharType="end"/>
      </w:r>
      <w:r w:rsidRPr="00462199">
        <w:t>;</w:t>
      </w:r>
      <w:bookmarkEnd w:id="4420"/>
    </w:p>
    <w:p w14:paraId="633CB6A8" w14:textId="3D83B3D6" w:rsidR="00D179D6" w:rsidRPr="00462199" w:rsidRDefault="00D179D6" w:rsidP="00202C21">
      <w:pPr>
        <w:pStyle w:val="H3Ashurst"/>
      </w:pPr>
      <w:bookmarkStart w:id="4423" w:name="_Ref144114161"/>
      <w:r w:rsidRPr="00462199">
        <w:t xml:space="preserve">an Own Consumption Confirmation Request Notice provided in accordance with </w:t>
      </w:r>
      <w:r w:rsidR="007248B2" w:rsidRPr="007248B2">
        <w:t>Condition</w:t>
      </w:r>
      <w:r w:rsidRPr="00462199">
        <w:t xml:space="preserve"> </w:t>
      </w:r>
      <w:r w:rsidR="00AF1255">
        <w:fldChar w:fldCharType="begin"/>
      </w:r>
      <w:r w:rsidR="00AF1255">
        <w:instrText xml:space="preserve"> REF _Ref144114071 \w \h </w:instrText>
      </w:r>
      <w:r w:rsidR="00AF1255">
        <w:fldChar w:fldCharType="separate"/>
      </w:r>
      <w:del w:id="4424" w:author="Faqir, Sofia (Energy Security)" w:date="2023-11-12T19:47:00Z">
        <w:r w:rsidR="00E473FC">
          <w:delText>36.3</w:delText>
        </w:r>
      </w:del>
      <w:r w:rsidR="00AF1255">
        <w:fldChar w:fldCharType="end"/>
      </w:r>
      <w:r w:rsidRPr="00462199">
        <w:t>;</w:t>
      </w:r>
      <w:bookmarkEnd w:id="4423"/>
    </w:p>
    <w:p w14:paraId="2B3842B1" w14:textId="0096E553" w:rsidR="00D179D6" w:rsidRPr="00462199" w:rsidRDefault="00D179D6" w:rsidP="00202C21">
      <w:pPr>
        <w:pStyle w:val="H3Ashurst"/>
      </w:pPr>
      <w:bookmarkStart w:id="4425" w:name="_Ref144114162"/>
      <w:r w:rsidRPr="00462199">
        <w:t xml:space="preserve">any Offtaker Supporting Information provided to the LCHA Counterparty in accordance with </w:t>
      </w:r>
      <w:r w:rsidR="007248B2" w:rsidRPr="007248B2">
        <w:t>Condition</w:t>
      </w:r>
      <w:r w:rsidRPr="00462199">
        <w:t xml:space="preserve"> </w:t>
      </w:r>
      <w:r w:rsidR="00AF1255">
        <w:fldChar w:fldCharType="begin"/>
      </w:r>
      <w:r w:rsidR="00AF1255">
        <w:instrText xml:space="preserve"> REF _Ref144114101 \w \h </w:instrText>
      </w:r>
      <w:r w:rsidR="00AF1255">
        <w:fldChar w:fldCharType="separate"/>
      </w:r>
      <w:del w:id="4426" w:author="Faqir, Sofia (Energy Security)" w:date="2023-11-12T19:47:00Z">
        <w:r w:rsidR="00E473FC">
          <w:delText>36.8</w:delText>
        </w:r>
      </w:del>
      <w:r w:rsidR="00AF1255">
        <w:fldChar w:fldCharType="end"/>
      </w:r>
      <w:r w:rsidRPr="00462199">
        <w:t>;</w:t>
      </w:r>
      <w:bookmarkEnd w:id="4425"/>
    </w:p>
    <w:p w14:paraId="28635D37" w14:textId="37E846B1" w:rsidR="00D179D6" w:rsidRPr="00462199" w:rsidRDefault="00D179D6" w:rsidP="00202C21">
      <w:pPr>
        <w:pStyle w:val="H3Ashurst"/>
      </w:pPr>
      <w:bookmarkStart w:id="4427" w:name="_Ref144114163"/>
      <w:r w:rsidRPr="00462199">
        <w:t xml:space="preserve">an Annual Compliance Report and/or Supporting Information provided in accordance with </w:t>
      </w:r>
      <w:r w:rsidR="007248B2" w:rsidRPr="007248B2">
        <w:t>Condition</w:t>
      </w:r>
      <w:r w:rsidRPr="00462199">
        <w:t xml:space="preserve"> </w:t>
      </w:r>
      <w:r w:rsidR="00AF1255">
        <w:fldChar w:fldCharType="begin"/>
      </w:r>
      <w:r w:rsidR="00AF1255">
        <w:instrText xml:space="preserve"> REF _Ref144114235 \w \h </w:instrText>
      </w:r>
      <w:r w:rsidR="00AF1255">
        <w:fldChar w:fldCharType="separate"/>
      </w:r>
      <w:del w:id="4428" w:author="Faqir, Sofia (Energy Security)" w:date="2023-11-12T19:47:00Z">
        <w:r w:rsidR="00E473FC">
          <w:delText>41.1</w:delText>
        </w:r>
      </w:del>
      <w:r w:rsidR="00AF1255">
        <w:fldChar w:fldCharType="end"/>
      </w:r>
      <w:r w:rsidRPr="00462199">
        <w:t>; and/or</w:t>
      </w:r>
      <w:bookmarkEnd w:id="4427"/>
    </w:p>
    <w:p w14:paraId="06FBC374" w14:textId="6BAFF815" w:rsidR="00D179D6" w:rsidRPr="00462199" w:rsidRDefault="00D179D6" w:rsidP="00202C21">
      <w:pPr>
        <w:pStyle w:val="H3Ashurst"/>
      </w:pPr>
      <w:bookmarkStart w:id="4429" w:name="_Ref144114164"/>
      <w:r w:rsidRPr="00462199">
        <w:t xml:space="preserve">any Payment Information Notice provided in accordance with </w:t>
      </w:r>
      <w:r w:rsidR="007248B2" w:rsidRPr="007248B2">
        <w:t>Condition</w:t>
      </w:r>
      <w:r w:rsidRPr="00462199">
        <w:t xml:space="preserve">s </w:t>
      </w:r>
      <w:r w:rsidR="00AF1255">
        <w:fldChar w:fldCharType="begin"/>
      </w:r>
      <w:r w:rsidR="00AF1255">
        <w:instrText xml:space="preserve"> REF _Ref144113567 \w \h </w:instrText>
      </w:r>
      <w:r w:rsidR="00AF1255">
        <w:fldChar w:fldCharType="separate"/>
      </w:r>
      <w:del w:id="4430" w:author="Faqir, Sofia (Energy Security)" w:date="2023-11-12T19:47:00Z">
        <w:r w:rsidR="00E473FC">
          <w:delText>21.1</w:delText>
        </w:r>
      </w:del>
      <w:r w:rsidR="00AF1255">
        <w:fldChar w:fldCharType="end"/>
      </w:r>
      <w:r w:rsidRPr="00462199">
        <w:t xml:space="preserve"> and </w:t>
      </w:r>
      <w:r w:rsidRPr="00462199">
        <w:fldChar w:fldCharType="begin"/>
      </w:r>
      <w:r w:rsidRPr="00462199">
        <w:instrText xml:space="preserve">  REF _Ref144113568 \r \h \* MERGEFORMAT </w:instrText>
      </w:r>
      <w:r w:rsidRPr="00462199">
        <w:fldChar w:fldCharType="separate"/>
      </w:r>
      <w:del w:id="4431" w:author="Faqir, Sofia (Energy Security)" w:date="2023-11-12T19:47:00Z">
        <w:r w:rsidR="00E473FC" w:rsidRPr="00E473FC">
          <w:rPr>
            <w:color w:val="000000"/>
          </w:rPr>
          <w:delText>21.2</w:delText>
        </w:r>
      </w:del>
      <w:r w:rsidRPr="00462199">
        <w:fldChar w:fldCharType="end"/>
      </w:r>
      <w:r w:rsidRPr="00462199">
        <w:t xml:space="preserve"> (</w:t>
      </w:r>
      <w:r w:rsidRPr="00462199">
        <w:rPr>
          <w:i/>
        </w:rPr>
        <w:t>Delivery of Payment Information Notice</w:t>
      </w:r>
      <w:r w:rsidRPr="00462199">
        <w:t>),</w:t>
      </w:r>
      <w:bookmarkEnd w:id="4429"/>
    </w:p>
    <w:p w14:paraId="0385DCA9" w14:textId="77777777" w:rsidR="00D179D6" w:rsidRPr="00462199" w:rsidRDefault="00D179D6" w:rsidP="005B3BB9">
      <w:pPr>
        <w:pStyle w:val="B12Ashurst"/>
      </w:pPr>
      <w:r w:rsidRPr="00462199">
        <w:t>was not true, complete and accurate in all material respects and/or was misleading as at the date of submission, the Producer shall promptly:</w:t>
      </w:r>
    </w:p>
    <w:p w14:paraId="416EF69E" w14:textId="77777777" w:rsidR="00D179D6" w:rsidRPr="00462199" w:rsidRDefault="00D179D6" w:rsidP="005B3BB9">
      <w:pPr>
        <w:pStyle w:val="H4Ashurst"/>
      </w:pPr>
      <w:bookmarkStart w:id="4432" w:name="_Ref144114165"/>
      <w:r w:rsidRPr="00462199">
        <w:t>notify the LCHA Counterparty of the relevant error(s); and</w:t>
      </w:r>
      <w:bookmarkEnd w:id="4432"/>
    </w:p>
    <w:p w14:paraId="58F7E037" w14:textId="77777777" w:rsidR="00D179D6" w:rsidRPr="00462199" w:rsidRDefault="00D179D6" w:rsidP="005B3BB9">
      <w:pPr>
        <w:pStyle w:val="H4Ashurst"/>
      </w:pPr>
      <w:bookmarkStart w:id="4433" w:name="_Ref144114166"/>
      <w:r w:rsidRPr="00462199">
        <w:t>provide the LCHA Counterparty with (as applicable):</w:t>
      </w:r>
      <w:bookmarkEnd w:id="4433"/>
    </w:p>
    <w:p w14:paraId="38618F7F" w14:textId="77777777" w:rsidR="00D179D6" w:rsidRPr="00462199" w:rsidRDefault="00D179D6" w:rsidP="00202C21">
      <w:pPr>
        <w:pStyle w:val="H5Ashurst"/>
      </w:pPr>
      <w:bookmarkStart w:id="4434" w:name="_Ref144114167"/>
      <w:r w:rsidRPr="00462199">
        <w:t>an updated Offtaker Confirmation Request Notice and/or Supporting Information which is true, complete and accurate in all material respects and is not misleading (the</w:t>
      </w:r>
      <w:r w:rsidRPr="00462199">
        <w:rPr>
          <w:b/>
        </w:rPr>
        <w:t xml:space="preserve"> "Revised Offtaker Confirmation Request Notice"</w:t>
      </w:r>
      <w:r w:rsidRPr="00462199">
        <w:t>), together with a Directors' Certificate and Supporting Information in relation to such notice;</w:t>
      </w:r>
      <w:bookmarkEnd w:id="4434"/>
    </w:p>
    <w:p w14:paraId="11CADC19" w14:textId="77777777" w:rsidR="00D179D6" w:rsidRPr="00462199" w:rsidRDefault="00D179D6" w:rsidP="00202C21">
      <w:pPr>
        <w:pStyle w:val="H5Ashurst"/>
      </w:pPr>
      <w:bookmarkStart w:id="4435" w:name="_Ref144114168"/>
      <w:r w:rsidRPr="00462199">
        <w:t xml:space="preserve">an updated Own Consumption Confirmation Request Notice and/or Supporting Information which is true, complete and accurate in all material respects and is not misleading (the </w:t>
      </w:r>
      <w:r w:rsidRPr="00462199">
        <w:rPr>
          <w:b/>
        </w:rPr>
        <w:t>"Revised Own Consumption Confirmation Request Notice"</w:t>
      </w:r>
      <w:r w:rsidRPr="00462199">
        <w:t>), together with a Directors' Certificate and Supporting Information in relation to such notice;</w:t>
      </w:r>
      <w:bookmarkEnd w:id="4435"/>
    </w:p>
    <w:p w14:paraId="2E6A6035" w14:textId="77777777" w:rsidR="00D179D6" w:rsidRPr="00462199" w:rsidRDefault="00D179D6" w:rsidP="00202C21">
      <w:pPr>
        <w:pStyle w:val="H5Ashurst"/>
      </w:pPr>
      <w:bookmarkStart w:id="4436" w:name="_Ref144114169"/>
      <w:r w:rsidRPr="00462199">
        <w:t xml:space="preserve">an updated Annual Compliance Report and/or Supporting Information which is true, complete and accurate in all material respects and is not </w:t>
      </w:r>
      <w:r w:rsidRPr="00462199">
        <w:lastRenderedPageBreak/>
        <w:t xml:space="preserve">misleading (the </w:t>
      </w:r>
      <w:r w:rsidRPr="00462199">
        <w:rPr>
          <w:b/>
        </w:rPr>
        <w:t>"Revised Annual Compliance Report"</w:t>
      </w:r>
      <w:r w:rsidRPr="00462199">
        <w:t>), together with a Directors' Certificate and Supporting Information in relation to such report; or</w:t>
      </w:r>
      <w:bookmarkEnd w:id="4436"/>
    </w:p>
    <w:p w14:paraId="41F9A2C7" w14:textId="77777777" w:rsidR="00D179D6" w:rsidRPr="00462199" w:rsidRDefault="00D179D6" w:rsidP="00202C21">
      <w:pPr>
        <w:pStyle w:val="H5Ashurst"/>
      </w:pPr>
      <w:bookmarkStart w:id="4437" w:name="_Ref144114170"/>
      <w:r w:rsidRPr="00462199">
        <w:t xml:space="preserve">an updated Payment Information Notice and/or Supporting Information which is true, complete and accurate in all material respects and is not misleading (the </w:t>
      </w:r>
      <w:r w:rsidRPr="00462199">
        <w:rPr>
          <w:b/>
        </w:rPr>
        <w:t>"Revised Payment Information Notice"</w:t>
      </w:r>
      <w:r w:rsidRPr="00462199">
        <w:t>), together with a Directors' Certificate and Supporting Information in relation to such notice.</w:t>
      </w:r>
      <w:bookmarkEnd w:id="4437"/>
    </w:p>
    <w:p w14:paraId="20E677BF" w14:textId="77777777" w:rsidR="00D179D6" w:rsidRPr="00462199" w:rsidRDefault="00D179D6" w:rsidP="005B3BB9">
      <w:pPr>
        <w:pStyle w:val="NormalBoldAshurst"/>
      </w:pPr>
      <w:r w:rsidRPr="00462199">
        <w:rPr>
          <w:i/>
        </w:rPr>
        <w:t>Misleading Offtaker Confirmation, Report or Payment Information Notice</w:t>
      </w:r>
    </w:p>
    <w:p w14:paraId="448CB0DB" w14:textId="77777777" w:rsidR="00D179D6" w:rsidRPr="00462199" w:rsidRDefault="00D179D6" w:rsidP="005B3BB9">
      <w:pPr>
        <w:pStyle w:val="H2Ashurst"/>
      </w:pPr>
      <w:bookmarkStart w:id="4438" w:name="_Ref144114171"/>
      <w:r w:rsidRPr="00462199">
        <w:t>If any:</w:t>
      </w:r>
      <w:bookmarkEnd w:id="4438"/>
    </w:p>
    <w:p w14:paraId="64698C8F" w14:textId="0258BC5B" w:rsidR="00D179D6" w:rsidRPr="00462199" w:rsidRDefault="00D179D6" w:rsidP="00202C21">
      <w:pPr>
        <w:pStyle w:val="H3Ashurst"/>
      </w:pPr>
      <w:bookmarkStart w:id="4439" w:name="_Ref144114172"/>
      <w:r w:rsidRPr="00462199">
        <w:t xml:space="preserve">Offtaker Confirmation Request Notice provided by the Offtaker pursuant to </w:t>
      </w:r>
      <w:r w:rsidR="007248B2" w:rsidRPr="007248B2">
        <w:t>Condition</w:t>
      </w:r>
      <w:r w:rsidRPr="00462199">
        <w:t xml:space="preserve"> </w:t>
      </w:r>
      <w:r w:rsidR="00AF1255">
        <w:fldChar w:fldCharType="begin"/>
      </w:r>
      <w:r w:rsidR="00AF1255">
        <w:instrText xml:space="preserve"> REF _Ref144114059 \w \h </w:instrText>
      </w:r>
      <w:r w:rsidR="00AF1255">
        <w:fldChar w:fldCharType="separate"/>
      </w:r>
      <w:del w:id="4440" w:author="Faqir, Sofia (Energy Security)" w:date="2023-11-12T19:47:00Z">
        <w:r w:rsidR="00E473FC">
          <w:delText>36.1</w:delText>
        </w:r>
      </w:del>
      <w:r w:rsidR="00AF1255">
        <w:fldChar w:fldCharType="end"/>
      </w:r>
      <w:r w:rsidRPr="00462199">
        <w:t xml:space="preserve"> and </w:t>
      </w:r>
      <w:r w:rsidRPr="00462199">
        <w:fldChar w:fldCharType="begin"/>
      </w:r>
      <w:r w:rsidRPr="00462199">
        <w:instrText xml:space="preserve">  REF _Ref144114064 \r \h \* MERGEFORMAT </w:instrText>
      </w:r>
      <w:r w:rsidRPr="00462199">
        <w:fldChar w:fldCharType="separate"/>
      </w:r>
      <w:del w:id="4441" w:author="Faqir, Sofia (Energy Security)" w:date="2023-11-12T19:47:00Z">
        <w:r w:rsidR="00E473FC" w:rsidRPr="00E473FC">
          <w:rPr>
            <w:color w:val="000000"/>
          </w:rPr>
          <w:delText>36.2</w:delText>
        </w:r>
      </w:del>
      <w:r w:rsidRPr="00462199">
        <w:fldChar w:fldCharType="end"/>
      </w:r>
      <w:r w:rsidRPr="00462199">
        <w:t xml:space="preserve"> or Own Consumption Confirmation Request Notice provided by the Producer in accordance with </w:t>
      </w:r>
      <w:r w:rsidR="007248B2" w:rsidRPr="007248B2">
        <w:t>Condition</w:t>
      </w:r>
      <w:r w:rsidRPr="00462199">
        <w:t xml:space="preserve"> </w:t>
      </w:r>
      <w:r w:rsidR="00AF1255">
        <w:fldChar w:fldCharType="begin"/>
      </w:r>
      <w:r w:rsidR="00AF1255">
        <w:instrText xml:space="preserve"> REF _Ref144114071 \w \h </w:instrText>
      </w:r>
      <w:r w:rsidR="00AF1255">
        <w:fldChar w:fldCharType="separate"/>
      </w:r>
      <w:del w:id="4442" w:author="Faqir, Sofia (Energy Security)" w:date="2023-11-12T19:47:00Z">
        <w:r w:rsidR="00E473FC">
          <w:delText>36.3</w:delText>
        </w:r>
      </w:del>
      <w:r w:rsidR="00AF1255">
        <w:fldChar w:fldCharType="end"/>
      </w:r>
      <w:r w:rsidRPr="00462199">
        <w:t>;</w:t>
      </w:r>
      <w:bookmarkEnd w:id="4439"/>
    </w:p>
    <w:p w14:paraId="40424355" w14:textId="213EA097" w:rsidR="00D179D6" w:rsidRPr="00462199" w:rsidRDefault="00D179D6" w:rsidP="00202C21">
      <w:pPr>
        <w:pStyle w:val="H3Ashurst"/>
      </w:pPr>
      <w:bookmarkStart w:id="4443" w:name="_Ref144114173"/>
      <w:r w:rsidRPr="00462199">
        <w:t xml:space="preserve">Offtaker Supporting Information provided to the LCHA Counterparty in accordance with </w:t>
      </w:r>
      <w:r w:rsidR="007248B2" w:rsidRPr="007248B2">
        <w:t>Condition</w:t>
      </w:r>
      <w:r w:rsidRPr="00462199">
        <w:t xml:space="preserve"> </w:t>
      </w:r>
      <w:r w:rsidR="00AF1255">
        <w:fldChar w:fldCharType="begin"/>
      </w:r>
      <w:r w:rsidR="00AF1255">
        <w:instrText xml:space="preserve"> REF _Ref144114101 \w \h </w:instrText>
      </w:r>
      <w:r w:rsidR="00AF1255">
        <w:fldChar w:fldCharType="separate"/>
      </w:r>
      <w:del w:id="4444" w:author="Faqir, Sofia (Energy Security)" w:date="2023-11-12T19:47:00Z">
        <w:r w:rsidR="00E473FC">
          <w:delText>36.8</w:delText>
        </w:r>
      </w:del>
      <w:r w:rsidR="00AF1255">
        <w:fldChar w:fldCharType="end"/>
      </w:r>
      <w:r w:rsidRPr="00462199">
        <w:t>;</w:t>
      </w:r>
      <w:bookmarkEnd w:id="4443"/>
    </w:p>
    <w:p w14:paraId="491DF79C" w14:textId="6C11A549" w:rsidR="00D179D6" w:rsidRPr="00462199" w:rsidRDefault="00D179D6" w:rsidP="00202C21">
      <w:pPr>
        <w:pStyle w:val="H3Ashurst"/>
      </w:pPr>
      <w:bookmarkStart w:id="4445" w:name="_Ref144114174"/>
      <w:r w:rsidRPr="00462199">
        <w:t xml:space="preserve">Annual Compliance Report or Revised Annual Compliance Report provided by the Producer pursuant to </w:t>
      </w:r>
      <w:r w:rsidR="007248B2" w:rsidRPr="007248B2">
        <w:t>Condition</w:t>
      </w:r>
      <w:r w:rsidRPr="00462199">
        <w:t xml:space="preserve"> </w:t>
      </w:r>
      <w:r w:rsidR="00AF1255">
        <w:fldChar w:fldCharType="begin"/>
      </w:r>
      <w:r w:rsidR="00AF1255">
        <w:instrText xml:space="preserve"> REF _Ref144114235 \w \h </w:instrText>
      </w:r>
      <w:r w:rsidR="00AF1255">
        <w:fldChar w:fldCharType="separate"/>
      </w:r>
      <w:del w:id="4446" w:author="Faqir, Sofia (Energy Security)" w:date="2023-11-12T19:47:00Z">
        <w:r w:rsidR="00E473FC">
          <w:delText>41.1</w:delText>
        </w:r>
      </w:del>
      <w:r w:rsidR="00AF1255">
        <w:fldChar w:fldCharType="end"/>
      </w:r>
      <w:r w:rsidRPr="00462199">
        <w:t xml:space="preserve"> or </w:t>
      </w:r>
      <w:r w:rsidR="007248B2" w:rsidRPr="007248B2">
        <w:t>Condition</w:t>
      </w:r>
      <w:r w:rsidRPr="00462199">
        <w:t xml:space="preserve"> </w:t>
      </w:r>
      <w:r w:rsidR="00AF1255">
        <w:fldChar w:fldCharType="begin"/>
      </w:r>
      <w:r w:rsidR="00AF1255">
        <w:instrText xml:space="preserve"> REF _Ref144114159 \w \h </w:instrText>
      </w:r>
      <w:r w:rsidR="00AF1255">
        <w:fldChar w:fldCharType="separate"/>
      </w:r>
      <w:del w:id="4447" w:author="Faqir, Sofia (Energy Security)" w:date="2023-11-12T19:47:00Z">
        <w:r w:rsidR="00E473FC">
          <w:delText>37.4</w:delText>
        </w:r>
      </w:del>
      <w:r w:rsidR="00AF1255">
        <w:fldChar w:fldCharType="end"/>
      </w:r>
      <w:r w:rsidRPr="00462199">
        <w:t>; or</w:t>
      </w:r>
      <w:bookmarkEnd w:id="4445"/>
    </w:p>
    <w:p w14:paraId="1DB0EC72" w14:textId="779CFC33" w:rsidR="00D179D6" w:rsidRPr="00462199" w:rsidRDefault="00D179D6" w:rsidP="00202C21">
      <w:pPr>
        <w:pStyle w:val="H3Ashurst"/>
      </w:pPr>
      <w:bookmarkStart w:id="4448" w:name="_Ref144114175"/>
      <w:r w:rsidRPr="00462199">
        <w:t xml:space="preserve">Payment Information Notice provided by the Producer pursuant to </w:t>
      </w:r>
      <w:r w:rsidR="007248B2" w:rsidRPr="007248B2">
        <w:t>Condition</w:t>
      </w:r>
      <w:r w:rsidRPr="00462199">
        <w:t xml:space="preserve">s </w:t>
      </w:r>
      <w:r w:rsidR="00AF1255">
        <w:fldChar w:fldCharType="begin"/>
      </w:r>
      <w:r w:rsidR="00AF1255">
        <w:instrText xml:space="preserve"> REF _Ref144113567 \w \h </w:instrText>
      </w:r>
      <w:r w:rsidR="00AF1255">
        <w:fldChar w:fldCharType="separate"/>
      </w:r>
      <w:del w:id="4449" w:author="Faqir, Sofia (Energy Security)" w:date="2023-11-12T19:47:00Z">
        <w:r w:rsidR="00E473FC">
          <w:delText>21.1</w:delText>
        </w:r>
      </w:del>
      <w:r w:rsidR="00AF1255">
        <w:fldChar w:fldCharType="end"/>
      </w:r>
      <w:r w:rsidRPr="00462199">
        <w:t xml:space="preserve"> and </w:t>
      </w:r>
      <w:r w:rsidRPr="00462199">
        <w:fldChar w:fldCharType="begin"/>
      </w:r>
      <w:r w:rsidRPr="00462199">
        <w:instrText xml:space="preserve">  REF _Ref144113568 \r \h \* MERGEFORMAT </w:instrText>
      </w:r>
      <w:r w:rsidRPr="00462199">
        <w:fldChar w:fldCharType="separate"/>
      </w:r>
      <w:del w:id="4450" w:author="Faqir, Sofia (Energy Security)" w:date="2023-11-12T19:47:00Z">
        <w:r w:rsidR="00E473FC" w:rsidRPr="00E473FC">
          <w:rPr>
            <w:color w:val="000000"/>
          </w:rPr>
          <w:delText>21.2</w:delText>
        </w:r>
      </w:del>
      <w:r w:rsidRPr="00462199">
        <w:fldChar w:fldCharType="end"/>
      </w:r>
      <w:r w:rsidRPr="00462199">
        <w:t xml:space="preserve"> (</w:t>
      </w:r>
      <w:r w:rsidRPr="00462199">
        <w:rPr>
          <w:i/>
        </w:rPr>
        <w:t>Delivery of Payment Information Notice</w:t>
      </w:r>
      <w:r w:rsidRPr="00462199">
        <w:t>),</w:t>
      </w:r>
      <w:bookmarkEnd w:id="4448"/>
    </w:p>
    <w:p w14:paraId="276BA3E9" w14:textId="5BBA7216" w:rsidR="00D179D6" w:rsidRPr="00462199" w:rsidRDefault="00D179D6" w:rsidP="005B3BB9">
      <w:pPr>
        <w:pStyle w:val="B12Ashurst"/>
      </w:pPr>
      <w:r w:rsidRPr="00462199">
        <w:t xml:space="preserve">is misleading, or the Producer's failure to provide such notice, report or information is misleading, provided that: (i) the Producer knew that such notice, report or information was, or a failure to provide such notice, report or information would be, misleading; (ii) the Producer acted recklessly in providing or failing to provide such notice, report or information; or (iii) there have been three (3) or more Producer System Failures </w:t>
      </w:r>
      <w:r w:rsidR="008D4128" w:rsidRPr="008D4128">
        <w:t xml:space="preserve">in any rolling three (3) year period, </w:t>
      </w:r>
      <w:r w:rsidRPr="00462199">
        <w:t xml:space="preserve">in relation to such notice, report or information, then a </w:t>
      </w:r>
      <w:r w:rsidRPr="00462199">
        <w:rPr>
          <w:b/>
        </w:rPr>
        <w:t>"Misleading Declaration Termination Event"</w:t>
      </w:r>
      <w:r w:rsidRPr="00462199">
        <w:t xml:space="preserve"> will be deemed to have occurred.</w:t>
      </w:r>
    </w:p>
    <w:p w14:paraId="677BFAF5" w14:textId="77777777" w:rsidR="00D179D6" w:rsidRPr="00462199" w:rsidRDefault="00D179D6" w:rsidP="005B3BB9">
      <w:pPr>
        <w:pStyle w:val="NormalBoldAshurst"/>
      </w:pPr>
      <w:r w:rsidRPr="00462199">
        <w:rPr>
          <w:i/>
        </w:rPr>
        <w:t>Producer Undertaking: Own Consumption</w:t>
      </w:r>
    </w:p>
    <w:p w14:paraId="1A5776A0" w14:textId="77777777" w:rsidR="00D179D6" w:rsidRPr="00462199" w:rsidRDefault="00D179D6" w:rsidP="005B3BB9">
      <w:pPr>
        <w:pStyle w:val="H2Ashurst"/>
      </w:pPr>
      <w:bookmarkStart w:id="4451" w:name="_Ref144114176"/>
      <w:r w:rsidRPr="00462199">
        <w:t>If the Producer is an Own Consumption Offtaker, with effect from the relevant Offtaker Confirmation Date, the Producer undertakes to the LCHA Counterparty in respect of Total Invoiced Volumes which are Qualifying Volumes which are used by the Producer, to at all times ensure that it:</w:t>
      </w:r>
      <w:bookmarkEnd w:id="4451"/>
    </w:p>
    <w:p w14:paraId="286EA800" w14:textId="77777777" w:rsidR="00D179D6" w:rsidRPr="00462199" w:rsidRDefault="00D179D6" w:rsidP="00202C21">
      <w:pPr>
        <w:pStyle w:val="H3Ashurst"/>
      </w:pPr>
      <w:bookmarkStart w:id="4452" w:name="_Ref144114177"/>
      <w:r w:rsidRPr="00462199">
        <w:t>is not a Risk-Taking Intermediary in respect of such volumes;</w:t>
      </w:r>
      <w:bookmarkEnd w:id="4452"/>
    </w:p>
    <w:p w14:paraId="382FD39A" w14:textId="77777777" w:rsidR="00D179D6" w:rsidRPr="00462199" w:rsidRDefault="00D179D6" w:rsidP="00202C21">
      <w:pPr>
        <w:pStyle w:val="H3Ashurst"/>
      </w:pPr>
      <w:bookmarkStart w:id="4453" w:name="_Ref144114178"/>
      <w:r w:rsidRPr="00462199">
        <w:t>does not export such volumes for use outside of the UK;</w:t>
      </w:r>
      <w:bookmarkEnd w:id="4453"/>
    </w:p>
    <w:p w14:paraId="1DD59F5A" w14:textId="77777777" w:rsidR="00D179D6" w:rsidRPr="00462199" w:rsidRDefault="00D179D6" w:rsidP="00202C21">
      <w:pPr>
        <w:pStyle w:val="H3Ashurst"/>
      </w:pPr>
      <w:bookmarkStart w:id="4454" w:name="_Ref144114179"/>
      <w:r w:rsidRPr="00462199">
        <w:t>does not inject such volumes into a Gas Transportation System for blending with Natural Gas; and</w:t>
      </w:r>
      <w:bookmarkEnd w:id="4454"/>
    </w:p>
    <w:p w14:paraId="274F0275" w14:textId="1ED5244A" w:rsidR="00D179D6" w:rsidRPr="00462199" w:rsidRDefault="00D179D6" w:rsidP="00202C21">
      <w:pPr>
        <w:pStyle w:val="H3Ashurst"/>
      </w:pPr>
      <w:bookmarkStart w:id="4455" w:name="_Ref144114180"/>
      <w:r w:rsidRPr="00462199">
        <w:t>do</w:t>
      </w:r>
      <w:r w:rsidR="00F17EE7">
        <w:t>es</w:t>
      </w:r>
      <w:r w:rsidRPr="00462199">
        <w:t xml:space="preserve"> not claim such volumes under the RTFO Scheme in breach of the RTFO Compliance Obligation,</w:t>
      </w:r>
      <w:bookmarkEnd w:id="4455"/>
    </w:p>
    <w:p w14:paraId="1D1E1647" w14:textId="77777777" w:rsidR="00D179D6" w:rsidRPr="00462199" w:rsidRDefault="00D179D6" w:rsidP="005B3BB9">
      <w:pPr>
        <w:pStyle w:val="B12Ashurst"/>
      </w:pPr>
      <w:r w:rsidRPr="00462199">
        <w:t xml:space="preserve">(each, an </w:t>
      </w:r>
      <w:r w:rsidRPr="00462199">
        <w:rPr>
          <w:b/>
        </w:rPr>
        <w:t>"Own Consumption Obligation"</w:t>
      </w:r>
      <w:r w:rsidRPr="00462199">
        <w:t xml:space="preserve"> and together the </w:t>
      </w:r>
      <w:r w:rsidRPr="00462199">
        <w:rPr>
          <w:b/>
        </w:rPr>
        <w:t>"Own Consumption Obligations"</w:t>
      </w:r>
      <w:r w:rsidRPr="00462199">
        <w:t>).</w:t>
      </w:r>
    </w:p>
    <w:p w14:paraId="2649581E" w14:textId="77777777" w:rsidR="00D179D6" w:rsidRPr="00462199" w:rsidRDefault="00D179D6" w:rsidP="005B3BB9">
      <w:pPr>
        <w:pStyle w:val="NormalBoldAshurst"/>
      </w:pPr>
      <w:r w:rsidRPr="00462199">
        <w:rPr>
          <w:i/>
        </w:rPr>
        <w:t>Notification by LCHA Counterparty of Own Consumption Obligation breach</w:t>
      </w:r>
    </w:p>
    <w:p w14:paraId="66C644D2" w14:textId="77777777" w:rsidR="00D179D6" w:rsidRPr="00462199" w:rsidRDefault="00D179D6" w:rsidP="005B3BB9">
      <w:pPr>
        <w:pStyle w:val="H2Ashurst"/>
      </w:pPr>
      <w:bookmarkStart w:id="4456" w:name="_Ref144114181"/>
      <w:r w:rsidRPr="00462199">
        <w:lastRenderedPageBreak/>
        <w:t xml:space="preserve">The LCHA Counterparty may at any time give a notice to the Producer if it considers that the Producer is in breach of an Own Consumption Obligation (a </w:t>
      </w:r>
      <w:r w:rsidRPr="00462199">
        <w:rPr>
          <w:b/>
        </w:rPr>
        <w:t>"LCHA Counterparty Own Consumption Breach Notice"</w:t>
      </w:r>
      <w:r w:rsidRPr="00462199">
        <w:t>), with such notice to:</w:t>
      </w:r>
      <w:bookmarkEnd w:id="4456"/>
    </w:p>
    <w:p w14:paraId="5F4B28E5" w14:textId="77777777" w:rsidR="00D179D6" w:rsidRPr="00462199" w:rsidRDefault="00D179D6" w:rsidP="00202C21">
      <w:pPr>
        <w:pStyle w:val="H3Ashurst"/>
      </w:pPr>
      <w:bookmarkStart w:id="4457" w:name="_Ref144114182"/>
      <w:r w:rsidRPr="00462199">
        <w:t>specify which Own Consumption Obligation the LCHA Counterparty considers that the Producer has breached; and</w:t>
      </w:r>
      <w:bookmarkEnd w:id="4457"/>
    </w:p>
    <w:p w14:paraId="616CB5A7" w14:textId="77777777" w:rsidR="00D179D6" w:rsidRPr="00462199" w:rsidRDefault="00D179D6" w:rsidP="00202C21">
      <w:pPr>
        <w:pStyle w:val="H3Ashurst"/>
      </w:pPr>
      <w:bookmarkStart w:id="4458" w:name="_Ref144114183"/>
      <w:r w:rsidRPr="00462199">
        <w:t>be accompanied by such Supporting Information as the LCHA Counterparty considers necessary to evidence the breach of the Own Consumption Obligation.</w:t>
      </w:r>
      <w:bookmarkEnd w:id="4458"/>
    </w:p>
    <w:p w14:paraId="2281A70E" w14:textId="77777777" w:rsidR="00D179D6" w:rsidRPr="00462199" w:rsidRDefault="00D179D6" w:rsidP="005B3BB9">
      <w:pPr>
        <w:pStyle w:val="H2Ashurst"/>
      </w:pPr>
      <w:bookmarkStart w:id="4459" w:name="_Ref144114184"/>
      <w:r w:rsidRPr="00462199">
        <w:t xml:space="preserve">If the Producer is in breach of an Own Consumption Obligation, then an </w:t>
      </w:r>
      <w:r w:rsidRPr="00462199">
        <w:rPr>
          <w:b/>
        </w:rPr>
        <w:t>"Own Consumption Obligation Termination Event"</w:t>
      </w:r>
      <w:r w:rsidRPr="00462199">
        <w:t xml:space="preserve"> will be deemed to have occurred.</w:t>
      </w:r>
      <w:bookmarkEnd w:id="4459"/>
    </w:p>
    <w:p w14:paraId="62F28054" w14:textId="77777777" w:rsidR="00D179D6" w:rsidRPr="00462199" w:rsidRDefault="00D179D6" w:rsidP="005B3BB9">
      <w:pPr>
        <w:pStyle w:val="H1Ashurst"/>
      </w:pPr>
      <w:bookmarkStart w:id="4460" w:name="_Ref144114185"/>
      <w:bookmarkStart w:id="4461" w:name="_Ref144478585"/>
      <w:bookmarkStart w:id="4462" w:name="_Toc149833690"/>
      <w:r w:rsidRPr="00462199">
        <w:t>Producer Undertaking: NQ Volume Clawback</w:t>
      </w:r>
      <w:bookmarkEnd w:id="4460"/>
      <w:bookmarkEnd w:id="4461"/>
      <w:bookmarkEnd w:id="4462"/>
    </w:p>
    <w:p w14:paraId="0C31F1DB" w14:textId="77777777" w:rsidR="00D179D6" w:rsidRPr="00462199" w:rsidRDefault="00D179D6" w:rsidP="005B3BB9">
      <w:pPr>
        <w:pStyle w:val="NormalBoldAshurst"/>
      </w:pPr>
      <w:r w:rsidRPr="00462199">
        <w:rPr>
          <w:i/>
        </w:rPr>
        <w:t>NQ Volume Clawback Amount</w:t>
      </w:r>
    </w:p>
    <w:p w14:paraId="73182224" w14:textId="77777777" w:rsidR="00D179D6" w:rsidRPr="00462199" w:rsidRDefault="00D179D6" w:rsidP="005B3BB9">
      <w:pPr>
        <w:pStyle w:val="H2Ashurst"/>
      </w:pPr>
      <w:bookmarkStart w:id="4463" w:name="_Ref144114186"/>
      <w:r w:rsidRPr="00462199">
        <w:t>With effect from the Start Date, the Producer undertakes to the LCHA Counterparty that:</w:t>
      </w:r>
      <w:bookmarkEnd w:id="4463"/>
    </w:p>
    <w:p w14:paraId="7FE2B922" w14:textId="77777777" w:rsidR="00D179D6" w:rsidRPr="00462199" w:rsidRDefault="00D179D6" w:rsidP="00202C21">
      <w:pPr>
        <w:pStyle w:val="H3Ashurst"/>
      </w:pPr>
      <w:bookmarkStart w:id="4464" w:name="_Ref144114187"/>
      <w:r w:rsidRPr="00462199">
        <w:t>the Producer shall at all times ensure that no Difference Amounts are payable by the LCHA Counterparty to the Producer in respect of Non-Qualifying Volumes; and</w:t>
      </w:r>
      <w:bookmarkEnd w:id="4464"/>
    </w:p>
    <w:p w14:paraId="37E54982" w14:textId="5C84203E" w:rsidR="00D179D6" w:rsidRPr="00462199" w:rsidRDefault="00D179D6" w:rsidP="00202C21">
      <w:pPr>
        <w:pStyle w:val="H3Ashurst"/>
      </w:pPr>
      <w:bookmarkStart w:id="4465" w:name="_Ref144114188"/>
      <w:r w:rsidRPr="00462199">
        <w:t xml:space="preserve">without prejudice to </w:t>
      </w:r>
      <w:r w:rsidR="007248B2" w:rsidRPr="007248B2">
        <w:t>Condition</w:t>
      </w:r>
      <w:r w:rsidR="00EF71CE">
        <w:t xml:space="preserve"> </w:t>
      </w:r>
      <w:r w:rsidR="00EF71CE">
        <w:fldChar w:fldCharType="begin"/>
      </w:r>
      <w:r w:rsidR="00EF71CE">
        <w:instrText xml:space="preserve"> REF _Ref144114187 \w \h </w:instrText>
      </w:r>
      <w:r w:rsidR="00EF71CE">
        <w:fldChar w:fldCharType="separate"/>
      </w:r>
      <w:del w:id="4466" w:author="Faqir, Sofia (Energy Security)" w:date="2023-11-12T19:47:00Z">
        <w:r w:rsidR="00E473FC">
          <w:delText>38.1(A)</w:delText>
        </w:r>
      </w:del>
      <w:r w:rsidR="00EF71CE">
        <w:fldChar w:fldCharType="end"/>
      </w:r>
      <w:r w:rsidRPr="00462199">
        <w:t>, the Producer shall:</w:t>
      </w:r>
      <w:bookmarkEnd w:id="4465"/>
    </w:p>
    <w:p w14:paraId="7241D950" w14:textId="77777777" w:rsidR="00D179D6" w:rsidRPr="00462199" w:rsidRDefault="00D179D6" w:rsidP="005B3BB9">
      <w:pPr>
        <w:pStyle w:val="H4Ashurst"/>
      </w:pPr>
      <w:bookmarkStart w:id="4467" w:name="_Ref144114189"/>
      <w:r w:rsidRPr="00462199">
        <w:t>give a notice to the LCHA Counterparty as soon as reasonably practicable upon becoming aware that the LCHA Counterparty has paid any Difference Amount(s) to the Producer in respect of Non-Qualifying Volumes; and</w:t>
      </w:r>
      <w:bookmarkEnd w:id="4467"/>
    </w:p>
    <w:p w14:paraId="633AD124" w14:textId="53D5E422" w:rsidR="00D179D6" w:rsidRPr="00462199" w:rsidRDefault="00D179D6" w:rsidP="005B3BB9">
      <w:pPr>
        <w:pStyle w:val="H4Ashurst"/>
      </w:pPr>
      <w:bookmarkStart w:id="4468" w:name="_Ref144114190"/>
      <w:r w:rsidRPr="00462199">
        <w:t xml:space="preserve">subject to </w:t>
      </w:r>
      <w:r w:rsidR="007248B2" w:rsidRPr="007248B2">
        <w:t>Condition</w:t>
      </w:r>
      <w:r w:rsidRPr="00462199">
        <w:t xml:space="preserve"> </w:t>
      </w:r>
      <w:r w:rsidR="00AF1255">
        <w:fldChar w:fldCharType="begin"/>
      </w:r>
      <w:r w:rsidR="00AF1255">
        <w:instrText xml:space="preserve"> REF _Ref144114191 \w \h </w:instrText>
      </w:r>
      <w:r w:rsidR="00AF1255">
        <w:fldChar w:fldCharType="separate"/>
      </w:r>
      <w:del w:id="4469" w:author="Faqir, Sofia (Energy Security)" w:date="2023-11-12T19:47:00Z">
        <w:r w:rsidR="00E473FC">
          <w:delText>38.2</w:delText>
        </w:r>
      </w:del>
      <w:r w:rsidR="00AF1255">
        <w:fldChar w:fldCharType="end"/>
      </w:r>
      <w:r w:rsidRPr="00462199">
        <w:t xml:space="preserve"> repay or procure the repayment of any Difference Amount(s) that the LCHA Counterparty has paid to the Producer in respect of Non-Qualifying Volumes (</w:t>
      </w:r>
      <w:r w:rsidRPr="00462199">
        <w:rPr>
          <w:b/>
        </w:rPr>
        <w:t>"NQ Volume Clawback Amount"</w:t>
      </w:r>
      <w:r w:rsidRPr="00462199">
        <w:t>).</w:t>
      </w:r>
      <w:bookmarkEnd w:id="4468"/>
    </w:p>
    <w:p w14:paraId="62762E50" w14:textId="4F9DBE9F" w:rsidR="00D179D6" w:rsidRPr="00462199" w:rsidRDefault="00D179D6" w:rsidP="005B3BB9">
      <w:pPr>
        <w:pStyle w:val="H2Ashurst"/>
      </w:pPr>
      <w:bookmarkStart w:id="4470" w:name="_Ref144114191"/>
      <w:r w:rsidRPr="00462199">
        <w:t xml:space="preserve">If </w:t>
      </w:r>
      <w:r w:rsidR="007248B2" w:rsidRPr="007248B2">
        <w:t>Condition</w:t>
      </w:r>
      <w:r w:rsidRPr="00462199">
        <w:t xml:space="preserve"> </w:t>
      </w:r>
      <w:r w:rsidRPr="00462199">
        <w:fldChar w:fldCharType="begin"/>
      </w:r>
      <w:r w:rsidRPr="00462199">
        <w:instrText xml:space="preserve">  REF _Ref144114190 \r \h \* MERGEFORMAT </w:instrText>
      </w:r>
      <w:r w:rsidRPr="00462199">
        <w:fldChar w:fldCharType="separate"/>
      </w:r>
      <w:del w:id="4471" w:author="Faqir, Sofia (Energy Security)" w:date="2023-11-12T19:47:00Z">
        <w:r w:rsidR="00E473FC" w:rsidRPr="00E473FC">
          <w:rPr>
            <w:color w:val="000000"/>
          </w:rPr>
          <w:delText>38.1(B)(ii)</w:delText>
        </w:r>
      </w:del>
      <w:r w:rsidRPr="00462199">
        <w:fldChar w:fldCharType="end"/>
      </w:r>
      <w:r w:rsidRPr="00462199">
        <w:t xml:space="preserve"> applies and:</w:t>
      </w:r>
      <w:bookmarkEnd w:id="4470"/>
    </w:p>
    <w:p w14:paraId="6ADBA3E7" w14:textId="25CE8F64" w:rsidR="00D179D6" w:rsidRPr="00462199" w:rsidRDefault="00D179D6" w:rsidP="00202C21">
      <w:pPr>
        <w:pStyle w:val="H3Ashurst"/>
      </w:pPr>
      <w:bookmarkStart w:id="4472" w:name="_Ref144114192"/>
      <w:r w:rsidRPr="00462199">
        <w:t xml:space="preserve">neither Party was aware of the breach of </w:t>
      </w:r>
      <w:r w:rsidR="007248B2" w:rsidRPr="007248B2">
        <w:t>Condition</w:t>
      </w:r>
      <w:r w:rsidRPr="00462199">
        <w:t xml:space="preserve"> </w:t>
      </w:r>
      <w:r w:rsidRPr="00462199">
        <w:fldChar w:fldCharType="begin"/>
      </w:r>
      <w:r w:rsidRPr="00462199">
        <w:instrText xml:space="preserve">  REF _Ref144114187 \r \h \* MERGEFORMAT </w:instrText>
      </w:r>
      <w:r w:rsidRPr="00462199">
        <w:fldChar w:fldCharType="separate"/>
      </w:r>
      <w:del w:id="4473" w:author="Faqir, Sofia (Energy Security)" w:date="2023-11-12T19:47:00Z">
        <w:r w:rsidR="00E473FC" w:rsidRPr="00E473FC">
          <w:rPr>
            <w:color w:val="000000"/>
          </w:rPr>
          <w:delText>38.1(A)</w:delText>
        </w:r>
      </w:del>
      <w:r w:rsidRPr="00462199">
        <w:fldChar w:fldCharType="end"/>
      </w:r>
      <w:r w:rsidRPr="00462199">
        <w:t xml:space="preserve"> on or before the Clawback Cut-Off Date and limb </w:t>
      </w:r>
      <w:r w:rsidR="00AF1255">
        <w:fldChar w:fldCharType="begin"/>
      </w:r>
      <w:r w:rsidR="00AF1255">
        <w:instrText xml:space="preserve"> REF _Ref144114194 \n \h </w:instrText>
      </w:r>
      <w:r w:rsidR="00AF1255">
        <w:fldChar w:fldCharType="separate"/>
      </w:r>
      <w:del w:id="4474" w:author="Faqir, Sofia (Energy Security)" w:date="2023-11-12T19:47:00Z">
        <w:r w:rsidR="00E473FC">
          <w:delText>C)</w:delText>
        </w:r>
      </w:del>
      <w:r w:rsidR="00AF1255">
        <w:fldChar w:fldCharType="end"/>
      </w:r>
      <w:r w:rsidR="00AF1255" w:rsidRPr="00462199">
        <w:t xml:space="preserve"> </w:t>
      </w:r>
      <w:r w:rsidRPr="00462199">
        <w:t xml:space="preserve">of this </w:t>
      </w:r>
      <w:r w:rsidR="007248B2" w:rsidRPr="007248B2">
        <w:t>Condition</w:t>
      </w:r>
      <w:r w:rsidRPr="00462199">
        <w:t xml:space="preserve"> does not apply, the Producer shall not be required to pay any NQ Volume Clawback Amount to the LCHA Counterparty;</w:t>
      </w:r>
      <w:bookmarkEnd w:id="4472"/>
    </w:p>
    <w:p w14:paraId="072BC3E4" w14:textId="005FBE15" w:rsidR="00D179D6" w:rsidRPr="00462199" w:rsidRDefault="00D179D6" w:rsidP="00202C21">
      <w:pPr>
        <w:pStyle w:val="H3Ashurst"/>
      </w:pPr>
      <w:bookmarkStart w:id="4475" w:name="_Ref144114193"/>
      <w:r w:rsidRPr="00462199">
        <w:t xml:space="preserve">either Party was aware of the breach of </w:t>
      </w:r>
      <w:r w:rsidR="007248B2" w:rsidRPr="007248B2">
        <w:t>Condition</w:t>
      </w:r>
      <w:r w:rsidRPr="00462199">
        <w:t xml:space="preserve"> </w:t>
      </w:r>
      <w:r w:rsidRPr="00462199">
        <w:fldChar w:fldCharType="begin"/>
      </w:r>
      <w:r w:rsidRPr="00462199">
        <w:instrText xml:space="preserve">  REF _Ref144114187 \r \h \* MERGEFORMAT </w:instrText>
      </w:r>
      <w:r w:rsidRPr="00462199">
        <w:fldChar w:fldCharType="separate"/>
      </w:r>
      <w:del w:id="4476" w:author="Faqir, Sofia (Energy Security)" w:date="2023-11-12T19:47:00Z">
        <w:r w:rsidR="00E473FC" w:rsidRPr="00E473FC">
          <w:rPr>
            <w:color w:val="000000"/>
          </w:rPr>
          <w:delText>38.1(A)</w:delText>
        </w:r>
      </w:del>
      <w:r w:rsidRPr="00462199">
        <w:fldChar w:fldCharType="end"/>
      </w:r>
      <w:r w:rsidRPr="00462199">
        <w:t xml:space="preserve"> on or before the Clawback Cut-Off Date, the Producer shall be required to pay or procure the repayment of a NQ Volume Clawback Amount to the LCHA Counterparty; or</w:t>
      </w:r>
      <w:bookmarkEnd w:id="4475"/>
    </w:p>
    <w:p w14:paraId="3506B5C1" w14:textId="77777777" w:rsidR="00D179D6" w:rsidRPr="00462199" w:rsidRDefault="00D179D6" w:rsidP="00202C21">
      <w:pPr>
        <w:pStyle w:val="H3Ashurst"/>
      </w:pPr>
      <w:bookmarkStart w:id="4477" w:name="_Ref144114194"/>
      <w:r w:rsidRPr="00462199">
        <w:t>the Payment Information Notice which confirmed that the Total Invoiced Volumes which were Qualifying Volumes was misleading, and: (i) the Producer knew that the Payment Information Notice was misleading; (ii) the Producer acted recklessly in providing the Payment Information Notice; or (iii) the Producer failed to make all due and careful enquiries when providing the Payment Information Notice, the Producer shall be required to pay or procure the repayment of a NQ Volume Clawback Amount to the LCHA Counterparty and the Clawback Cut-Off Date shall not apply.</w:t>
      </w:r>
      <w:bookmarkEnd w:id="4477"/>
    </w:p>
    <w:p w14:paraId="5D77823B" w14:textId="77777777" w:rsidR="00D179D6" w:rsidRPr="00462199" w:rsidRDefault="00D179D6" w:rsidP="005B3BB9">
      <w:pPr>
        <w:pStyle w:val="NormalBoldAshurst"/>
      </w:pPr>
      <w:r w:rsidRPr="00462199">
        <w:rPr>
          <w:i/>
        </w:rPr>
        <w:t>Set-off of NQ Volume Clawback Amount</w:t>
      </w:r>
    </w:p>
    <w:p w14:paraId="4CCBF876" w14:textId="77777777" w:rsidR="00D179D6" w:rsidRPr="00462199" w:rsidRDefault="00D179D6" w:rsidP="005B3BB9">
      <w:pPr>
        <w:pStyle w:val="H2Ashurst"/>
      </w:pPr>
      <w:bookmarkStart w:id="4478" w:name="_Ref144114195"/>
      <w:r w:rsidRPr="00462199">
        <w:t>Any NQ Volume Clawback Amount shall be set off against any amounts payable to the Producer under the LCHA so that no payment shall be made to the Producer until such amount has been set off in its entirety.</w:t>
      </w:r>
      <w:bookmarkEnd w:id="4478"/>
    </w:p>
    <w:p w14:paraId="48079757" w14:textId="77777777" w:rsidR="00D179D6" w:rsidRPr="00462199" w:rsidRDefault="00D179D6" w:rsidP="005B3BB9">
      <w:pPr>
        <w:pStyle w:val="NormalBoldAshurst"/>
      </w:pPr>
      <w:r w:rsidRPr="00462199">
        <w:rPr>
          <w:i/>
        </w:rPr>
        <w:lastRenderedPageBreak/>
        <w:t>Recovery</w:t>
      </w:r>
    </w:p>
    <w:p w14:paraId="6645C197" w14:textId="68861C3B" w:rsidR="00D179D6" w:rsidRPr="00462199" w:rsidRDefault="00D179D6" w:rsidP="005B3BB9">
      <w:pPr>
        <w:pStyle w:val="H2Ashurst"/>
      </w:pPr>
      <w:bookmarkStart w:id="4479" w:name="_Ref144114196"/>
      <w:r w:rsidRPr="00462199">
        <w:t xml:space="preserve">If the LCHA expires or terminates and any NQ Volume Clawback Amount (as adjusted for interest in accordance with </w:t>
      </w:r>
      <w:r w:rsidR="007248B2" w:rsidRPr="007248B2">
        <w:t>Condition</w:t>
      </w:r>
      <w:r w:rsidRPr="00462199">
        <w:t xml:space="preserve"> </w:t>
      </w:r>
      <w:r w:rsidR="00AF1255">
        <w:fldChar w:fldCharType="begin"/>
      </w:r>
      <w:r w:rsidR="00AF1255">
        <w:instrText xml:space="preserve"> REF _Ref144113749 \n \h </w:instrText>
      </w:r>
      <w:r w:rsidR="00AF1255">
        <w:fldChar w:fldCharType="separate"/>
      </w:r>
      <w:del w:id="4480" w:author="Faqir, Sofia (Energy Security)" w:date="2023-11-12T19:47:00Z">
        <w:r w:rsidR="00E473FC">
          <w:delText>24.2</w:delText>
        </w:r>
      </w:del>
      <w:r w:rsidR="00AF1255">
        <w:fldChar w:fldCharType="end"/>
      </w:r>
      <w:r w:rsidRPr="00462199">
        <w:t xml:space="preserve"> (</w:t>
      </w:r>
      <w:r w:rsidRPr="00462199">
        <w:rPr>
          <w:i/>
        </w:rPr>
        <w:t>Application of Default Interest</w:t>
      </w:r>
      <w:r w:rsidRPr="00462199">
        <w:t xml:space="preserve">)) has not yet been repaid in full pursuant to </w:t>
      </w:r>
      <w:r w:rsidR="007248B2" w:rsidRPr="007248B2">
        <w:t>Condition</w:t>
      </w:r>
      <w:r w:rsidRPr="00462199">
        <w:t xml:space="preserve"> </w:t>
      </w:r>
      <w:r w:rsidRPr="00462199">
        <w:fldChar w:fldCharType="begin"/>
      </w:r>
      <w:r w:rsidRPr="00462199">
        <w:instrText xml:space="preserve">  REF _Ref144114190 \r \h \* MERGEFORMAT </w:instrText>
      </w:r>
      <w:r w:rsidRPr="00462199">
        <w:fldChar w:fldCharType="separate"/>
      </w:r>
      <w:del w:id="4481" w:author="Faqir, Sofia (Energy Security)" w:date="2023-11-12T19:47:00Z">
        <w:r w:rsidR="00E473FC" w:rsidRPr="00E473FC">
          <w:rPr>
            <w:color w:val="000000"/>
          </w:rPr>
          <w:delText>38.1(B)(ii)</w:delText>
        </w:r>
      </w:del>
      <w:r w:rsidRPr="00462199">
        <w:fldChar w:fldCharType="end"/>
      </w:r>
      <w:r w:rsidRPr="00462199">
        <w:t xml:space="preserve"> or set off in full pursuant to </w:t>
      </w:r>
      <w:r w:rsidR="007248B2" w:rsidRPr="007248B2">
        <w:t>Condition</w:t>
      </w:r>
      <w:r w:rsidRPr="00462199">
        <w:t xml:space="preserve"> </w:t>
      </w:r>
      <w:r w:rsidR="00AF1255">
        <w:fldChar w:fldCharType="begin"/>
      </w:r>
      <w:r w:rsidR="00AF1255">
        <w:instrText xml:space="preserve"> REF _Ref144114195 \n \h </w:instrText>
      </w:r>
      <w:r w:rsidR="00AF1255">
        <w:fldChar w:fldCharType="separate"/>
      </w:r>
      <w:del w:id="4482" w:author="Faqir, Sofia (Energy Security)" w:date="2023-11-12T19:47:00Z">
        <w:r w:rsidR="00E473FC">
          <w:delText>38.3</w:delText>
        </w:r>
      </w:del>
      <w:r w:rsidR="00AF1255">
        <w:fldChar w:fldCharType="end"/>
      </w:r>
      <w:r w:rsidRPr="00462199">
        <w:t xml:space="preserve"> (</w:t>
      </w:r>
      <w:r w:rsidRPr="00462199">
        <w:rPr>
          <w:i/>
        </w:rPr>
        <w:t>Set-off of NQ Volume Clawback Amount</w:t>
      </w:r>
      <w:r w:rsidRPr="00462199">
        <w:t xml:space="preserve">), the LCHA Counterparty shall be entitled to recover any payments made to the Producer under the LCHA, up to the value of the outstanding amount. The LCHA Counterparty shall give a notice to the Producer of the outstanding amount and the currently applicable Interest Rate and the Producer shall repay or procure the repayment of the notified amount (as adjusted for interest in accordance with </w:t>
      </w:r>
      <w:r w:rsidR="007248B2" w:rsidRPr="007248B2">
        <w:t>Condition</w:t>
      </w:r>
      <w:r w:rsidRPr="00462199">
        <w:t xml:space="preserve"> </w:t>
      </w:r>
      <w:r w:rsidR="00AF1255">
        <w:fldChar w:fldCharType="begin"/>
      </w:r>
      <w:r w:rsidR="00AF1255">
        <w:instrText xml:space="preserve"> REF _Ref144113749 \n \h </w:instrText>
      </w:r>
      <w:r w:rsidR="00AF1255">
        <w:fldChar w:fldCharType="separate"/>
      </w:r>
      <w:del w:id="4483" w:author="Faqir, Sofia (Energy Security)" w:date="2023-11-12T19:47:00Z">
        <w:r w:rsidR="00E473FC">
          <w:delText>24.2</w:delText>
        </w:r>
      </w:del>
      <w:r w:rsidR="00AF1255">
        <w:fldChar w:fldCharType="end"/>
      </w:r>
      <w:r w:rsidRPr="00462199">
        <w:t xml:space="preserve"> (</w:t>
      </w:r>
      <w:r w:rsidRPr="00462199">
        <w:rPr>
          <w:i/>
        </w:rPr>
        <w:t>Application of Default Interest</w:t>
      </w:r>
      <w:r w:rsidRPr="00462199">
        <w:t>)) to the LCHA Counterparty within ten (10) Business Days from the date of the notice.</w:t>
      </w:r>
      <w:bookmarkEnd w:id="4479"/>
    </w:p>
    <w:p w14:paraId="1D20A7A8" w14:textId="77777777" w:rsidR="00D179D6" w:rsidRPr="00462199" w:rsidRDefault="00D179D6" w:rsidP="005B3BB9">
      <w:pPr>
        <w:pStyle w:val="H1Ashurst"/>
      </w:pPr>
      <w:bookmarkStart w:id="4484" w:name="_Ref144114197"/>
      <w:bookmarkStart w:id="4485" w:name="_Ref144462072"/>
      <w:bookmarkStart w:id="4486" w:name="_Toc149833691"/>
      <w:r w:rsidRPr="00462199">
        <w:t>Producer Undertakings: Affiliate Offtaker</w:t>
      </w:r>
      <w:bookmarkEnd w:id="4484"/>
      <w:bookmarkEnd w:id="4485"/>
      <w:bookmarkEnd w:id="4486"/>
    </w:p>
    <w:p w14:paraId="08CC9DCB" w14:textId="672F5624" w:rsidR="00D179D6" w:rsidRPr="00462199" w:rsidRDefault="00D179D6" w:rsidP="005B3BB9">
      <w:pPr>
        <w:pStyle w:val="H2Ashurst"/>
      </w:pPr>
      <w:bookmarkStart w:id="4487" w:name="_Ref144114198"/>
      <w:r w:rsidRPr="00462199">
        <w:t xml:space="preserve">With effect from the Start Date and until the Specified Expiry Date, following the occurrence of any </w:t>
      </w:r>
      <w:r w:rsidR="005A7725">
        <w:t xml:space="preserve">Significant Common Ownership, </w:t>
      </w:r>
      <w:r w:rsidRPr="00462199">
        <w:t xml:space="preserve">the Producer undertakes to the LCHA Counterparty that it shall not, from the date on which </w:t>
      </w:r>
      <w:r w:rsidR="005A7725">
        <w:t xml:space="preserve">such Significant Common Ownership </w:t>
      </w:r>
      <w:r w:rsidRPr="00462199">
        <w:t>occurs:</w:t>
      </w:r>
      <w:bookmarkEnd w:id="4487"/>
    </w:p>
    <w:p w14:paraId="2CCE2C58" w14:textId="77777777" w:rsidR="00D179D6" w:rsidRPr="00462199" w:rsidRDefault="00D179D6" w:rsidP="00202C21">
      <w:pPr>
        <w:pStyle w:val="H3Ashurst"/>
      </w:pPr>
      <w:bookmarkStart w:id="4488" w:name="_Ref144114199"/>
      <w:r w:rsidRPr="00462199">
        <w:t>issue an Offtaker Invoice; and/or</w:t>
      </w:r>
      <w:bookmarkEnd w:id="4488"/>
    </w:p>
    <w:p w14:paraId="7C87FD43" w14:textId="77777777" w:rsidR="00D179D6" w:rsidRPr="00462199" w:rsidRDefault="00D179D6" w:rsidP="00202C21">
      <w:pPr>
        <w:pStyle w:val="H3Ashurst"/>
      </w:pPr>
      <w:bookmarkStart w:id="4489" w:name="_Ref144114200"/>
      <w:r w:rsidRPr="00462199">
        <w:t>submit a Payment Information Notice to the LCHA Counterparty,</w:t>
      </w:r>
      <w:bookmarkEnd w:id="4489"/>
    </w:p>
    <w:p w14:paraId="080BF69E" w14:textId="77777777" w:rsidR="00D179D6" w:rsidRPr="00462199" w:rsidRDefault="00D179D6" w:rsidP="005B3BB9">
      <w:pPr>
        <w:pStyle w:val="B12Ashurst"/>
      </w:pPr>
      <w:r w:rsidRPr="00462199">
        <w:t>in either case, if the Achieved Sales Price in respect of the relevant Affiliate Offtaker set out in such invoice or notice is lower than the Achieved Sales Price that would have been calculated pursuant to the Existing Offtake Pricing Provisions.</w:t>
      </w:r>
    </w:p>
    <w:p w14:paraId="4E00C7DD" w14:textId="7BF5EC8E" w:rsidR="00D179D6" w:rsidRPr="00462199" w:rsidRDefault="00D179D6" w:rsidP="005B3BB9">
      <w:pPr>
        <w:pStyle w:val="H2Ashurst"/>
      </w:pPr>
      <w:bookmarkStart w:id="4490" w:name="_Ref144114201"/>
      <w:r w:rsidRPr="00462199">
        <w:t xml:space="preserve">If the Producer is in breach of </w:t>
      </w:r>
      <w:r w:rsidR="007248B2" w:rsidRPr="007248B2">
        <w:t>Condition</w:t>
      </w:r>
      <w:r w:rsidRPr="00462199">
        <w:t xml:space="preserve"> </w:t>
      </w:r>
      <w:r w:rsidR="00552CB8">
        <w:fldChar w:fldCharType="begin"/>
      </w:r>
      <w:r w:rsidR="00552CB8">
        <w:instrText xml:space="preserve"> REF _Ref144114198 \n \h </w:instrText>
      </w:r>
      <w:r w:rsidR="00552CB8">
        <w:fldChar w:fldCharType="separate"/>
      </w:r>
      <w:del w:id="4491" w:author="Faqir, Sofia (Energy Security)" w:date="2023-11-12T19:47:00Z">
        <w:r w:rsidR="00E473FC">
          <w:delText>39.1</w:delText>
        </w:r>
      </w:del>
      <w:r w:rsidR="00552CB8">
        <w:fldChar w:fldCharType="end"/>
      </w:r>
      <w:r w:rsidRPr="00462199">
        <w:t xml:space="preserve">, then an </w:t>
      </w:r>
      <w:r w:rsidRPr="00462199">
        <w:rPr>
          <w:b/>
        </w:rPr>
        <w:t>"Affiliate Offtaker Breach"</w:t>
      </w:r>
      <w:r w:rsidRPr="00462199">
        <w:t xml:space="preserve"> will be deemed to have occurred.</w:t>
      </w:r>
      <w:bookmarkEnd w:id="4490"/>
    </w:p>
    <w:p w14:paraId="0F005988" w14:textId="77777777" w:rsidR="00D179D6" w:rsidRPr="00462199" w:rsidRDefault="00D179D6" w:rsidP="005B3BB9">
      <w:pPr>
        <w:pStyle w:val="NormalBoldAshurst"/>
      </w:pPr>
      <w:r w:rsidRPr="00462199">
        <w:rPr>
          <w:i/>
        </w:rPr>
        <w:t>Recalculations of the Achieved Sales Price</w:t>
      </w:r>
    </w:p>
    <w:p w14:paraId="1B776DA2" w14:textId="77777777" w:rsidR="00D179D6" w:rsidRPr="00462199" w:rsidRDefault="00D179D6" w:rsidP="005B3BB9">
      <w:pPr>
        <w:pStyle w:val="H2Ashurst"/>
      </w:pPr>
      <w:bookmarkStart w:id="4492" w:name="_Ref144114202"/>
      <w:r w:rsidRPr="00462199">
        <w:t>If an Affiliate Offtaker Breach has occurred:</w:t>
      </w:r>
      <w:bookmarkEnd w:id="4492"/>
    </w:p>
    <w:p w14:paraId="4FB58E4E" w14:textId="77777777" w:rsidR="00D179D6" w:rsidRPr="00462199" w:rsidRDefault="00D179D6" w:rsidP="00202C21">
      <w:pPr>
        <w:pStyle w:val="H3Ashurst"/>
      </w:pPr>
      <w:bookmarkStart w:id="4493" w:name="_Ref144114203"/>
      <w:r w:rsidRPr="00462199">
        <w:t>the LCHA Counterparty shall recalculate the Achieved Sales Price for the affected Billing Periods(s) by applying the calculation for the Achieved Sales Price that would have applied under the relevant Existing Offtake Pricing Provisions;</w:t>
      </w:r>
      <w:bookmarkEnd w:id="4493"/>
    </w:p>
    <w:p w14:paraId="032137DB" w14:textId="2480FDB9" w:rsidR="00D179D6" w:rsidRPr="00462199" w:rsidRDefault="00D179D6" w:rsidP="00202C21">
      <w:pPr>
        <w:pStyle w:val="H3Ashurst"/>
      </w:pPr>
      <w:bookmarkStart w:id="4494" w:name="_Ref144114204"/>
      <w:r w:rsidRPr="00462199">
        <w:t xml:space="preserve">if the calculation performed by the LCHA Counterparty pursuant to </w:t>
      </w:r>
      <w:r w:rsidR="007248B2" w:rsidRPr="007248B2">
        <w:t>Condition</w:t>
      </w:r>
      <w:r w:rsidR="00EF71CE">
        <w:t xml:space="preserve"> </w:t>
      </w:r>
      <w:r w:rsidR="00EF71CE">
        <w:fldChar w:fldCharType="begin"/>
      </w:r>
      <w:r w:rsidR="00EF71CE">
        <w:instrText xml:space="preserve"> REF _Ref144114203 \w \h </w:instrText>
      </w:r>
      <w:r w:rsidR="00EF71CE">
        <w:fldChar w:fldCharType="separate"/>
      </w:r>
      <w:del w:id="4495" w:author="Faqir, Sofia (Energy Security)" w:date="2023-11-12T19:47:00Z">
        <w:r w:rsidR="00E473FC">
          <w:delText>39.3(A)</w:delText>
        </w:r>
      </w:del>
      <w:r w:rsidR="00EF71CE">
        <w:fldChar w:fldCharType="end"/>
      </w:r>
      <w:r w:rsidRPr="00462199">
        <w:t xml:space="preserve"> results in a different Achieved Sales Price than that calculated by the LCHA Counterparty in relation to the affected Billing Period(s) and reflected in the relevant Billing Statement(s), then:</w:t>
      </w:r>
      <w:bookmarkEnd w:id="4494"/>
    </w:p>
    <w:p w14:paraId="2C688727" w14:textId="77777777" w:rsidR="00D179D6" w:rsidRPr="00462199" w:rsidRDefault="00D179D6" w:rsidP="005B3BB9">
      <w:pPr>
        <w:pStyle w:val="H4Ashurst"/>
      </w:pPr>
      <w:bookmarkStart w:id="4496" w:name="_Ref144114205"/>
      <w:r w:rsidRPr="00462199">
        <w:t>the recalculated Achieved Sales Price shall be used by the LCHA Counterparty to recalculate:</w:t>
      </w:r>
      <w:bookmarkEnd w:id="4496"/>
    </w:p>
    <w:p w14:paraId="4115BEA8" w14:textId="77777777" w:rsidR="00D179D6" w:rsidRPr="00462199" w:rsidRDefault="00D179D6" w:rsidP="00202C21">
      <w:pPr>
        <w:pStyle w:val="H5Ashurst"/>
      </w:pPr>
      <w:bookmarkStart w:id="4497" w:name="_Ref144114206"/>
      <w:r w:rsidRPr="00462199">
        <w:t>if applicable, the Reference Price for Non-Qualifying Volumes for the relevant Billing Period(s); and</w:t>
      </w:r>
      <w:bookmarkEnd w:id="4497"/>
    </w:p>
    <w:p w14:paraId="7A401B8E" w14:textId="77777777" w:rsidR="00D179D6" w:rsidRPr="00462199" w:rsidRDefault="00D179D6" w:rsidP="00202C21">
      <w:pPr>
        <w:pStyle w:val="H5Ashurst"/>
      </w:pPr>
      <w:bookmarkStart w:id="4498" w:name="_Ref144114207"/>
      <w:r w:rsidRPr="00462199">
        <w:t>if applicable, the Reference Price for the Qualifying Volumes for the relevant Billing Period(s); and</w:t>
      </w:r>
      <w:bookmarkEnd w:id="4498"/>
    </w:p>
    <w:p w14:paraId="086DFF57" w14:textId="77777777" w:rsidR="00D179D6" w:rsidRPr="00462199" w:rsidRDefault="00D179D6" w:rsidP="00202C21">
      <w:pPr>
        <w:pStyle w:val="H5Ashurst"/>
      </w:pPr>
      <w:bookmarkStart w:id="4499" w:name="_Ref144114208"/>
      <w:r w:rsidRPr="00462199">
        <w:t>the Difference Amount for the relevant Billing Period(s);</w:t>
      </w:r>
      <w:bookmarkEnd w:id="4499"/>
    </w:p>
    <w:p w14:paraId="7EE95DAE" w14:textId="77777777" w:rsidR="00D179D6" w:rsidRPr="00462199" w:rsidRDefault="00D179D6" w:rsidP="005B3BB9">
      <w:pPr>
        <w:pStyle w:val="H4Ashurst"/>
      </w:pPr>
      <w:bookmarkStart w:id="4500" w:name="_Ref144114209"/>
      <w:r w:rsidRPr="00462199">
        <w:t>any adjustment to the Difference Amount for the relevant Billing Period(s) shall be treated as and will constitute a UKLCH Reconciliation Amount; and</w:t>
      </w:r>
      <w:bookmarkEnd w:id="4500"/>
    </w:p>
    <w:p w14:paraId="59BBDB70" w14:textId="77777777" w:rsidR="00D179D6" w:rsidRPr="00462199" w:rsidRDefault="00D179D6" w:rsidP="005B3BB9">
      <w:pPr>
        <w:pStyle w:val="H4Ashurst"/>
      </w:pPr>
      <w:bookmarkStart w:id="4501" w:name="_Ref144114210"/>
      <w:r w:rsidRPr="00462199">
        <w:lastRenderedPageBreak/>
        <w:t>such UKLCH Reconciliation Amount shall be included as such in the Billing Statement which is next issued by the LCHA Counterparty.</w:t>
      </w:r>
      <w:bookmarkEnd w:id="4501"/>
    </w:p>
    <w:p w14:paraId="16DE4203" w14:textId="039258AF" w:rsidR="00D179D6" w:rsidRPr="00462199" w:rsidRDefault="00D179D6" w:rsidP="005B3BB9">
      <w:pPr>
        <w:pStyle w:val="H2Ashurst"/>
      </w:pPr>
      <w:bookmarkStart w:id="4502" w:name="_Ref144114211"/>
      <w:r w:rsidRPr="00462199">
        <w:t xml:space="preserve">The Producer acknowledges and agrees that it may only raise a Dispute with respect to the calculation performed by the LCHA Counterparty pursuant to </w:t>
      </w:r>
      <w:r w:rsidR="007248B2" w:rsidRPr="007248B2">
        <w:t>Condition</w:t>
      </w:r>
      <w:r w:rsidRPr="00462199">
        <w:t xml:space="preserve"> </w:t>
      </w:r>
      <w:r w:rsidRPr="00462199">
        <w:fldChar w:fldCharType="begin"/>
      </w:r>
      <w:r w:rsidRPr="00462199">
        <w:instrText xml:space="preserve">  REF _Ref144114203 \r \h \* MERGEFORMAT </w:instrText>
      </w:r>
      <w:r w:rsidRPr="00462199">
        <w:fldChar w:fldCharType="separate"/>
      </w:r>
      <w:del w:id="4503" w:author="Faqir, Sofia (Energy Security)" w:date="2023-11-12T19:47:00Z">
        <w:r w:rsidR="00E473FC" w:rsidRPr="00E473FC">
          <w:rPr>
            <w:color w:val="000000"/>
          </w:rPr>
          <w:delText>39.3(A)</w:delText>
        </w:r>
      </w:del>
      <w:r w:rsidRPr="00462199">
        <w:fldChar w:fldCharType="end"/>
      </w:r>
      <w:r w:rsidRPr="00462199">
        <w:t xml:space="preserve"> if there is a manifest error or fraud in relation to such calculation.</w:t>
      </w:r>
      <w:bookmarkEnd w:id="4502"/>
    </w:p>
    <w:p w14:paraId="67973D43" w14:textId="77777777" w:rsidR="00D179D6" w:rsidRPr="00462199" w:rsidRDefault="00D179D6" w:rsidP="005B3BB9">
      <w:pPr>
        <w:pStyle w:val="H1Ashurst"/>
      </w:pPr>
      <w:bookmarkStart w:id="4504" w:name="_Ref144114212"/>
      <w:bookmarkStart w:id="4505" w:name="_Ref144459819"/>
      <w:bookmarkStart w:id="4506" w:name="_Ref144478600"/>
      <w:bookmarkStart w:id="4507" w:name="_Toc149833692"/>
      <w:r w:rsidRPr="00462199">
        <w:t>LCHA Counterparty Audit Rights</w:t>
      </w:r>
      <w:bookmarkEnd w:id="4504"/>
      <w:bookmarkEnd w:id="4505"/>
      <w:bookmarkEnd w:id="4506"/>
      <w:bookmarkEnd w:id="4507"/>
    </w:p>
    <w:p w14:paraId="30161AD1" w14:textId="77777777" w:rsidR="00D179D6" w:rsidRPr="00462199" w:rsidRDefault="00D179D6" w:rsidP="005B3BB9">
      <w:pPr>
        <w:pStyle w:val="NormalBoldAshurst"/>
      </w:pPr>
      <w:r w:rsidRPr="00462199">
        <w:rPr>
          <w:i/>
        </w:rPr>
        <w:t>Scope of LCHA Counterparty Audit Right</w:t>
      </w:r>
    </w:p>
    <w:p w14:paraId="5B0F97D8" w14:textId="77777777" w:rsidR="00D179D6" w:rsidRPr="00462199" w:rsidRDefault="00D179D6" w:rsidP="005B3BB9">
      <w:pPr>
        <w:pStyle w:val="H2Ashurst"/>
      </w:pPr>
      <w:bookmarkStart w:id="4508" w:name="_Ref144114213"/>
      <w:r w:rsidRPr="00462199">
        <w:t>With effect from the Start Date, the Producer shall:</w:t>
      </w:r>
      <w:bookmarkEnd w:id="4508"/>
    </w:p>
    <w:p w14:paraId="00412419" w14:textId="77777777" w:rsidR="00D179D6" w:rsidRPr="00462199" w:rsidRDefault="00D179D6" w:rsidP="00202C21">
      <w:pPr>
        <w:pStyle w:val="H3Ashurst"/>
      </w:pPr>
      <w:bookmarkStart w:id="4509" w:name="_Ref144114214"/>
      <w:r w:rsidRPr="00462199">
        <w:t>grant the LCHA Counterparty (and any and all persons nominated by the LCHA Counterparty who the LCHA Counterparty considers to be suitably qualified) access to:</w:t>
      </w:r>
      <w:bookmarkEnd w:id="4509"/>
    </w:p>
    <w:p w14:paraId="5E127267" w14:textId="77777777" w:rsidR="00D179D6" w:rsidRPr="00462199" w:rsidRDefault="00D179D6" w:rsidP="005B3BB9">
      <w:pPr>
        <w:pStyle w:val="H4Ashurst"/>
      </w:pPr>
      <w:bookmarkStart w:id="4510" w:name="_Ref144114215"/>
      <w:r w:rsidRPr="00462199">
        <w:t>the Producer;</w:t>
      </w:r>
      <w:bookmarkEnd w:id="4510"/>
    </w:p>
    <w:p w14:paraId="04BBB06A" w14:textId="77777777" w:rsidR="00D179D6" w:rsidRPr="00462199" w:rsidRDefault="00D179D6" w:rsidP="005B3BB9">
      <w:pPr>
        <w:pStyle w:val="H4Ashurst"/>
      </w:pPr>
      <w:bookmarkStart w:id="4511" w:name="_Ref144114216"/>
      <w:r w:rsidRPr="00462199">
        <w:t>any plant, machinery, meters, property, processing or storage facility, associated with the Facility, in each case owned, occupied or controlled by the Producer and to which the Producer can lawfully grant access;</w:t>
      </w:r>
      <w:bookmarkEnd w:id="4511"/>
    </w:p>
    <w:p w14:paraId="2F6B8FF3" w14:textId="77777777" w:rsidR="00D179D6" w:rsidRPr="00462199" w:rsidRDefault="00D179D6" w:rsidP="005B3BB9">
      <w:pPr>
        <w:pStyle w:val="H4Ashurst"/>
      </w:pPr>
      <w:bookmarkStart w:id="4512" w:name="_Ref144114217"/>
      <w:r w:rsidRPr="00462199">
        <w:t>the Producer's personnel, systems, books, records and any other information, and</w:t>
      </w:r>
      <w:bookmarkEnd w:id="4512"/>
    </w:p>
    <w:p w14:paraId="4C7E3505" w14:textId="2060E713" w:rsidR="00D179D6" w:rsidRPr="00462199" w:rsidRDefault="00D179D6" w:rsidP="005B3BB9">
      <w:pPr>
        <w:pStyle w:val="H4Ashurst"/>
      </w:pPr>
      <w:bookmarkStart w:id="4513" w:name="_Ref144114218"/>
      <w:r w:rsidRPr="00462199">
        <w:t xml:space="preserve">the directors, officers and employees of the Producer (who will be instructed to give as soon as reasonably practicable all Supporting Information reasonably requested by the LCHA Counterparty (and any persons nominated by it in accordance with this </w:t>
      </w:r>
      <w:r w:rsidR="007248B2" w:rsidRPr="007248B2">
        <w:t>Condition</w:t>
      </w:r>
      <w:r w:rsidRPr="00462199">
        <w:t xml:space="preserve"> </w:t>
      </w:r>
      <w:r w:rsidR="00552CB8">
        <w:fldChar w:fldCharType="begin"/>
      </w:r>
      <w:r w:rsidR="00552CB8">
        <w:instrText xml:space="preserve"> REF _Ref144114213 \n \h </w:instrText>
      </w:r>
      <w:r w:rsidR="00552CB8">
        <w:fldChar w:fldCharType="separate"/>
      </w:r>
      <w:del w:id="4514" w:author="Faqir, Sofia (Energy Security)" w:date="2023-11-12T19:47:00Z">
        <w:r w:rsidR="00E473FC">
          <w:delText>40.1</w:delText>
        </w:r>
      </w:del>
      <w:r w:rsidR="00552CB8">
        <w:fldChar w:fldCharType="end"/>
      </w:r>
      <w:r w:rsidRPr="00462199">
        <w:t>)),</w:t>
      </w:r>
      <w:bookmarkEnd w:id="4513"/>
    </w:p>
    <w:p w14:paraId="20C4CF32" w14:textId="77777777" w:rsidR="00D179D6" w:rsidRPr="00462199" w:rsidRDefault="00D179D6" w:rsidP="00202C21">
      <w:pPr>
        <w:pStyle w:val="H3Ashurst"/>
      </w:pPr>
      <w:bookmarkStart w:id="4515" w:name="_Ref144114219"/>
      <w:r w:rsidRPr="00462199">
        <w:t>use reasonable endeavours to procure that each Offtaker grants the LCHA Counterparty access to:</w:t>
      </w:r>
      <w:bookmarkEnd w:id="4515"/>
    </w:p>
    <w:p w14:paraId="394D647E" w14:textId="77777777" w:rsidR="00D179D6" w:rsidRPr="00462199" w:rsidRDefault="00D179D6" w:rsidP="005B3BB9">
      <w:pPr>
        <w:pStyle w:val="H4Ashurst"/>
      </w:pPr>
      <w:bookmarkStart w:id="4516" w:name="_Ref144114220"/>
      <w:r w:rsidRPr="00462199">
        <w:t>the Offtaker;</w:t>
      </w:r>
      <w:bookmarkEnd w:id="4516"/>
    </w:p>
    <w:p w14:paraId="6914F982" w14:textId="77777777" w:rsidR="00D179D6" w:rsidRPr="00462199" w:rsidRDefault="00D179D6" w:rsidP="005B3BB9">
      <w:pPr>
        <w:pStyle w:val="H4Ashurst"/>
      </w:pPr>
      <w:bookmarkStart w:id="4517" w:name="_Ref144114221"/>
      <w:r w:rsidRPr="00462199">
        <w:t>any plant, machinery, meters, property, processing or storage facility, associated with the Offtaker, in each case owned, occupied or controlled by the Offtaker and to which the Offtaker can lawfully grant access; and</w:t>
      </w:r>
      <w:bookmarkEnd w:id="4517"/>
    </w:p>
    <w:p w14:paraId="64B4D1DB" w14:textId="77777777" w:rsidR="00D179D6" w:rsidRPr="00462199" w:rsidRDefault="00D179D6" w:rsidP="005B3BB9">
      <w:pPr>
        <w:pStyle w:val="H4Ashurst"/>
      </w:pPr>
      <w:bookmarkStart w:id="4518" w:name="_Ref144114222"/>
      <w:r w:rsidRPr="00462199">
        <w:t>the Offtaker's personnel, systems, books, records and any other information,</w:t>
      </w:r>
      <w:bookmarkEnd w:id="4518"/>
    </w:p>
    <w:p w14:paraId="07E3B267" w14:textId="69C75254" w:rsidR="00D179D6" w:rsidRPr="00462199" w:rsidRDefault="00D179D6" w:rsidP="00C337B4">
      <w:pPr>
        <w:pStyle w:val="B3Ashurst"/>
      </w:pPr>
      <w:r w:rsidRPr="00462199">
        <w:t xml:space="preserve">in each case as the LCHA Counterparty considers reasonably necessary for the LCHA Counterparty to assess the Producer's compliance with its obligations under </w:t>
      </w:r>
      <w:r w:rsidR="007248B2" w:rsidRPr="007248B2">
        <w:t>Condition</w:t>
      </w:r>
      <w:r w:rsidRPr="00462199">
        <w:t xml:space="preserve">s </w:t>
      </w:r>
      <w:r w:rsidR="00552CB8">
        <w:fldChar w:fldCharType="begin"/>
      </w:r>
      <w:r w:rsidR="00552CB8">
        <w:instrText xml:space="preserve"> REF _Ref144461651 \n \h </w:instrText>
      </w:r>
      <w:r w:rsidR="00552CB8">
        <w:fldChar w:fldCharType="separate"/>
      </w:r>
      <w:del w:id="4519" w:author="Faqir, Sofia (Energy Security)" w:date="2023-11-12T19:47:00Z">
        <w:r w:rsidR="00E473FC">
          <w:delText>36</w:delText>
        </w:r>
      </w:del>
      <w:r w:rsidR="00552CB8">
        <w:fldChar w:fldCharType="end"/>
      </w:r>
      <w:r w:rsidRPr="00462199">
        <w:t xml:space="preserve"> (</w:t>
      </w:r>
      <w:r w:rsidRPr="00462199">
        <w:rPr>
          <w:i/>
          <w:iCs/>
        </w:rPr>
        <w:t>Offtaker Confirmation Procedure</w:t>
      </w:r>
      <w:r w:rsidRPr="00462199">
        <w:t xml:space="preserve">), </w:t>
      </w:r>
      <w:r w:rsidR="00552CB8">
        <w:fldChar w:fldCharType="begin"/>
      </w:r>
      <w:r w:rsidR="00552CB8">
        <w:instrText xml:space="preserve"> REF _Ref144461661 \n \h </w:instrText>
      </w:r>
      <w:r w:rsidR="00552CB8">
        <w:fldChar w:fldCharType="separate"/>
      </w:r>
      <w:del w:id="4520" w:author="Faqir, Sofia (Energy Security)" w:date="2023-11-12T19:47:00Z">
        <w:r w:rsidR="00E473FC">
          <w:delText>37</w:delText>
        </w:r>
      </w:del>
      <w:r w:rsidR="00552CB8">
        <w:fldChar w:fldCharType="end"/>
      </w:r>
      <w:r w:rsidRPr="00462199">
        <w:t xml:space="preserve"> (</w:t>
      </w:r>
      <w:r w:rsidRPr="00462199">
        <w:rPr>
          <w:i/>
          <w:iCs/>
        </w:rPr>
        <w:t>Producer Undertakings: Offtaker Compliance</w:t>
      </w:r>
      <w:r w:rsidRPr="00462199">
        <w:t xml:space="preserve">) and </w:t>
      </w:r>
      <w:r w:rsidRPr="00462199">
        <w:fldChar w:fldCharType="begin"/>
      </w:r>
      <w:r w:rsidRPr="00462199">
        <w:instrText xml:space="preserve">  REF _Ref144114176 \r \h \* MERGEFORMAT </w:instrText>
      </w:r>
      <w:r w:rsidRPr="00462199">
        <w:fldChar w:fldCharType="separate"/>
      </w:r>
      <w:del w:id="4521" w:author="Faqir, Sofia (Energy Security)" w:date="2023-11-12T19:47:00Z">
        <w:r w:rsidR="00E473FC" w:rsidRPr="00E473FC">
          <w:rPr>
            <w:color w:val="000000"/>
          </w:rPr>
          <w:delText>37.6</w:delText>
        </w:r>
      </w:del>
      <w:r w:rsidRPr="00462199">
        <w:fldChar w:fldCharType="end"/>
      </w:r>
      <w:r w:rsidRPr="00462199">
        <w:t xml:space="preserve"> (</w:t>
      </w:r>
      <w:r w:rsidRPr="00462199">
        <w:rPr>
          <w:i/>
          <w:iCs/>
        </w:rPr>
        <w:t>Producer Undertaking: Own Consumption</w:t>
      </w:r>
      <w:r w:rsidRPr="00462199">
        <w:t xml:space="preserve">) (the </w:t>
      </w:r>
      <w:r w:rsidRPr="00462199">
        <w:rPr>
          <w:b/>
        </w:rPr>
        <w:t>"LCHA Counterparty Audit Right"</w:t>
      </w:r>
      <w:r w:rsidRPr="00462199">
        <w:t>).</w:t>
      </w:r>
    </w:p>
    <w:p w14:paraId="453FC5DA" w14:textId="77777777" w:rsidR="00D179D6" w:rsidRPr="00462199" w:rsidRDefault="00D179D6" w:rsidP="005B3BB9">
      <w:pPr>
        <w:pStyle w:val="H2Ashurst"/>
      </w:pPr>
      <w:bookmarkStart w:id="4522" w:name="_Ref144114223"/>
      <w:r w:rsidRPr="00462199">
        <w:t xml:space="preserve">If the LCHA Counterparty intends to exercise the LCHA Counterparty Audit Right, it shall give written notice to the Producer (a </w:t>
      </w:r>
      <w:r w:rsidRPr="00462199">
        <w:rPr>
          <w:b/>
        </w:rPr>
        <w:t>"LCHA Counterparty Audit Notice"</w:t>
      </w:r>
      <w:r w:rsidRPr="00462199">
        <w:t>). A LCHA Counterparty Audit Notice shall:</w:t>
      </w:r>
      <w:bookmarkEnd w:id="4522"/>
    </w:p>
    <w:p w14:paraId="3A960B05" w14:textId="1EAE4047" w:rsidR="00D179D6" w:rsidRPr="00462199" w:rsidRDefault="00D179D6" w:rsidP="00202C21">
      <w:pPr>
        <w:pStyle w:val="H3Ashurst"/>
      </w:pPr>
      <w:bookmarkStart w:id="4523" w:name="_Ref144114224"/>
      <w:r w:rsidRPr="00462199">
        <w:t xml:space="preserve">specify that the LCHA Counterparty (or any suitably qualified persons nominated by it under </w:t>
      </w:r>
      <w:r w:rsidR="007248B2" w:rsidRPr="007248B2">
        <w:t>Condition</w:t>
      </w:r>
      <w:r w:rsidRPr="00462199">
        <w:t xml:space="preserve"> </w:t>
      </w:r>
      <w:r w:rsidR="00552CB8">
        <w:fldChar w:fldCharType="begin"/>
      </w:r>
      <w:r w:rsidR="00552CB8">
        <w:instrText xml:space="preserve"> REF _Ref144114213 \n \h </w:instrText>
      </w:r>
      <w:r w:rsidR="00552CB8">
        <w:fldChar w:fldCharType="separate"/>
      </w:r>
      <w:del w:id="4524" w:author="Faqir, Sofia (Energy Security)" w:date="2023-11-12T19:47:00Z">
        <w:r w:rsidR="00E473FC">
          <w:delText>40.1</w:delText>
        </w:r>
      </w:del>
      <w:r w:rsidR="00552CB8">
        <w:fldChar w:fldCharType="end"/>
      </w:r>
      <w:r w:rsidRPr="00462199">
        <w:t>) intends to exercise the LCHA Counterparty Audit Right; and</w:t>
      </w:r>
      <w:bookmarkEnd w:id="4523"/>
    </w:p>
    <w:p w14:paraId="29319BF4" w14:textId="1DE49C84" w:rsidR="00D179D6" w:rsidRPr="00462199" w:rsidRDefault="00D179D6" w:rsidP="00202C21">
      <w:pPr>
        <w:pStyle w:val="H3Ashurst"/>
      </w:pPr>
      <w:bookmarkStart w:id="4525" w:name="_Ref144114225"/>
      <w:r w:rsidRPr="00462199">
        <w:lastRenderedPageBreak/>
        <w:t xml:space="preserve">specify a date and time during regular office hours by which the Producer shall, in accordance with </w:t>
      </w:r>
      <w:r w:rsidR="007248B2" w:rsidRPr="007248B2">
        <w:t>Condition</w:t>
      </w:r>
      <w:r w:rsidRPr="00462199">
        <w:t xml:space="preserve"> </w:t>
      </w:r>
      <w:r w:rsidR="00552CB8">
        <w:fldChar w:fldCharType="begin"/>
      </w:r>
      <w:r w:rsidR="00552CB8">
        <w:instrText xml:space="preserve"> REF _Ref144114226 \n \h </w:instrText>
      </w:r>
      <w:r w:rsidR="00552CB8">
        <w:fldChar w:fldCharType="separate"/>
      </w:r>
      <w:del w:id="4526" w:author="Faqir, Sofia (Energy Security)" w:date="2023-11-12T19:47:00Z">
        <w:r w:rsidR="00E473FC">
          <w:delText>40.3</w:delText>
        </w:r>
      </w:del>
      <w:r w:rsidR="00552CB8">
        <w:fldChar w:fldCharType="end"/>
      </w:r>
      <w:r w:rsidRPr="00462199">
        <w:t>, permit (and/or use reasonable endeavours to procure that the relevant Offtaker(s) permits) the exercise of the LCHA Counterparty Audit Right.</w:t>
      </w:r>
      <w:bookmarkEnd w:id="4525"/>
    </w:p>
    <w:p w14:paraId="6F38B103" w14:textId="77777777" w:rsidR="00D179D6" w:rsidRPr="00462199" w:rsidRDefault="00D179D6" w:rsidP="005B3BB9">
      <w:pPr>
        <w:pStyle w:val="H2Ashurst"/>
      </w:pPr>
      <w:bookmarkStart w:id="4527" w:name="_Ref144114226"/>
      <w:r w:rsidRPr="00462199">
        <w:t>On receipt of the LCHA Counterparty Audit Notice, the Producer shall permit (and/or use reasonable endeavours to procure that the relevant Offtaker(s) permits) the LCHA Counterparty to exercise the LCHA Counterparty Audit Right at such time as the LCHA Counterparty may nominate provided that it is no earlier than two (2) Business Days after the Producer's receipt of the LCHA Counterparty Audit Notice.</w:t>
      </w:r>
      <w:bookmarkEnd w:id="4527"/>
    </w:p>
    <w:p w14:paraId="6CEBA3F8" w14:textId="77777777" w:rsidR="00D179D6" w:rsidRPr="00462199" w:rsidRDefault="00D179D6" w:rsidP="005B3BB9">
      <w:pPr>
        <w:pStyle w:val="H2Ashurst"/>
      </w:pPr>
      <w:bookmarkStart w:id="4528" w:name="_Ref144114227"/>
      <w:r w:rsidRPr="00462199">
        <w:t>The Producer shall cooperate and provide, and shall procure that any Representatives (including any Offtakers) cooperate and provide, all required access, assistance and information to enable the LCHA Counterparty to exercise its LCHA Counterparty Audit Right.</w:t>
      </w:r>
      <w:bookmarkEnd w:id="4528"/>
    </w:p>
    <w:p w14:paraId="26FE3FE1" w14:textId="528F0624" w:rsidR="00D179D6" w:rsidRPr="00462199" w:rsidRDefault="00D179D6" w:rsidP="005B3BB9">
      <w:pPr>
        <w:pStyle w:val="H2Ashurst"/>
      </w:pPr>
      <w:bookmarkStart w:id="4529" w:name="_Ref144114228"/>
      <w:r w:rsidRPr="00462199">
        <w:t xml:space="preserve">If, pursuant to or as a result of the LCHA Counterparty exercising its LCHA Counterparty Audit Right, it is agreed or determined that there has been a breach by the Producer of its obligations under </w:t>
      </w:r>
      <w:r w:rsidR="007248B2" w:rsidRPr="007248B2">
        <w:t>Condition</w:t>
      </w:r>
      <w:r w:rsidRPr="00462199">
        <w:t xml:space="preserve">s </w:t>
      </w:r>
      <w:r w:rsidR="00552CB8">
        <w:fldChar w:fldCharType="begin"/>
      </w:r>
      <w:r w:rsidR="00552CB8">
        <w:instrText xml:space="preserve"> REF _Ref144461866 \n \h </w:instrText>
      </w:r>
      <w:r w:rsidR="00552CB8">
        <w:fldChar w:fldCharType="separate"/>
      </w:r>
      <w:del w:id="4530" w:author="Faqir, Sofia (Energy Security)" w:date="2023-11-12T19:47:00Z">
        <w:r w:rsidR="00E473FC">
          <w:delText>36</w:delText>
        </w:r>
      </w:del>
      <w:r w:rsidR="00552CB8">
        <w:fldChar w:fldCharType="end"/>
      </w:r>
      <w:r w:rsidRPr="00462199">
        <w:t xml:space="preserve"> (</w:t>
      </w:r>
      <w:r w:rsidRPr="00462199">
        <w:rPr>
          <w:i/>
        </w:rPr>
        <w:t>Offtaker Confirmation Procedure</w:t>
      </w:r>
      <w:r w:rsidRPr="00462199">
        <w:t xml:space="preserve">), </w:t>
      </w:r>
      <w:r w:rsidR="00552CB8">
        <w:fldChar w:fldCharType="begin"/>
      </w:r>
      <w:r w:rsidR="00552CB8">
        <w:instrText xml:space="preserve"> REF _Ref144461877 \n \h </w:instrText>
      </w:r>
      <w:r w:rsidR="00552CB8">
        <w:fldChar w:fldCharType="separate"/>
      </w:r>
      <w:del w:id="4531" w:author="Faqir, Sofia (Energy Security)" w:date="2023-11-12T19:47:00Z">
        <w:r w:rsidR="00E473FC">
          <w:delText>37</w:delText>
        </w:r>
      </w:del>
      <w:r w:rsidR="00552CB8">
        <w:fldChar w:fldCharType="end"/>
      </w:r>
      <w:r w:rsidRPr="00462199">
        <w:t xml:space="preserve"> (</w:t>
      </w:r>
      <w:r w:rsidRPr="00462199">
        <w:rPr>
          <w:i/>
        </w:rPr>
        <w:t>Producer Undertakings: Offtaker Compliance</w:t>
      </w:r>
      <w:r w:rsidRPr="00462199">
        <w:t xml:space="preserve">) and/or </w:t>
      </w:r>
      <w:r w:rsidR="00552CB8">
        <w:fldChar w:fldCharType="begin"/>
      </w:r>
      <w:r w:rsidR="00552CB8">
        <w:instrText xml:space="preserve"> REF _Ref144114176 \n \h </w:instrText>
      </w:r>
      <w:r w:rsidR="00552CB8">
        <w:fldChar w:fldCharType="separate"/>
      </w:r>
      <w:del w:id="4532" w:author="Faqir, Sofia (Energy Security)" w:date="2023-11-12T19:47:00Z">
        <w:r w:rsidR="00E473FC">
          <w:delText>37.6</w:delText>
        </w:r>
      </w:del>
      <w:r w:rsidR="00552CB8">
        <w:fldChar w:fldCharType="end"/>
      </w:r>
      <w:r w:rsidRPr="00462199">
        <w:t xml:space="preserve"> (</w:t>
      </w:r>
      <w:r w:rsidRPr="00462199">
        <w:rPr>
          <w:i/>
        </w:rPr>
        <w:t>Producer Undertakings: Own Consumption</w:t>
      </w:r>
      <w:r w:rsidRPr="00462199">
        <w:t>), the Producer shall reimburse the LCHA Counterparty for all out-of-pocket costs, expenses and fees incurred by the LCHA Counterparty arising out of or in connection with exercising the LCHA Counterparty Audit Right.</w:t>
      </w:r>
      <w:bookmarkEnd w:id="4529"/>
    </w:p>
    <w:p w14:paraId="02E56C0A" w14:textId="77777777" w:rsidR="00D179D6" w:rsidRPr="00462199" w:rsidRDefault="00D179D6" w:rsidP="005B3BB9">
      <w:pPr>
        <w:pStyle w:val="NormalBoldAshurst"/>
      </w:pPr>
      <w:r w:rsidRPr="00462199">
        <w:rPr>
          <w:i/>
        </w:rPr>
        <w:t>Failure to comply with the LCHA Counterparty Audit Right</w:t>
      </w:r>
    </w:p>
    <w:p w14:paraId="366E722E" w14:textId="53EB7502" w:rsidR="00D179D6" w:rsidRPr="00462199" w:rsidRDefault="00D179D6" w:rsidP="005B3BB9">
      <w:pPr>
        <w:pStyle w:val="H2Ashurst"/>
      </w:pPr>
      <w:bookmarkStart w:id="4533" w:name="_Ref144114229"/>
      <w:r w:rsidRPr="00462199">
        <w:t xml:space="preserve">If the Producer fails to comply with its obligation to permit the LCHA Counterparty to exercise the LCHA Counterparty Audit Right, then without prejudice to </w:t>
      </w:r>
      <w:r w:rsidR="007248B2" w:rsidRPr="007248B2">
        <w:t>Condition</w:t>
      </w:r>
      <w:r w:rsidRPr="00462199">
        <w:t xml:space="preserve"> </w:t>
      </w:r>
      <w:r w:rsidR="00552CB8">
        <w:fldChar w:fldCharType="begin"/>
      </w:r>
      <w:r w:rsidR="00552CB8">
        <w:instrText xml:space="preserve"> REF _Ref144114231 \n \h </w:instrText>
      </w:r>
      <w:r w:rsidR="00552CB8">
        <w:fldChar w:fldCharType="separate"/>
      </w:r>
      <w:del w:id="4534" w:author="Faqir, Sofia (Energy Security)" w:date="2023-11-12T19:47:00Z">
        <w:r w:rsidR="00E473FC">
          <w:delText>40.8</w:delText>
        </w:r>
      </w:del>
      <w:r w:rsidR="00552CB8">
        <w:fldChar w:fldCharType="end"/>
      </w:r>
      <w:r w:rsidRPr="00462199">
        <w:t>, the LCHA Counterparty may elect to suspend payment of any amount(s) which would otherwise be payable by the LCHA Counterparty to the Producer in any period during which the LCHA Counterparty is in breach of such obligation, provided that, prior to effecting such suspension, the LCHA Counterparty shall notify the Producer of: (i) its intention to suspend payment of any such amounts; and (ii) the date from which it proposes to effect such suspension.</w:t>
      </w:r>
      <w:bookmarkEnd w:id="4533"/>
    </w:p>
    <w:p w14:paraId="461F318B" w14:textId="69203C93" w:rsidR="00D179D6" w:rsidRPr="00462199" w:rsidRDefault="00D179D6" w:rsidP="005B3BB9">
      <w:pPr>
        <w:pStyle w:val="H2Ashurst"/>
      </w:pPr>
      <w:bookmarkStart w:id="4535" w:name="_Ref144114230"/>
      <w:r w:rsidRPr="00462199">
        <w:t xml:space="preserve">If the Producer subsequently complies with its obligation to permit the LCHA Counterparty to exercise the LCHA Counterparty Audit Right, then the LCHA Counterparty shall pay any amounts to the Producer which would have been payable but for the operation of </w:t>
      </w:r>
      <w:r w:rsidR="007248B2" w:rsidRPr="007248B2">
        <w:t>Condition</w:t>
      </w:r>
      <w:r w:rsidRPr="00462199">
        <w:t xml:space="preserve"> </w:t>
      </w:r>
      <w:r w:rsidR="00552CB8">
        <w:fldChar w:fldCharType="begin"/>
      </w:r>
      <w:r w:rsidR="00552CB8">
        <w:instrText xml:space="preserve"> REF _Ref144114229 \n \h </w:instrText>
      </w:r>
      <w:r w:rsidR="00552CB8">
        <w:fldChar w:fldCharType="separate"/>
      </w:r>
      <w:del w:id="4536" w:author="Faqir, Sofia (Energy Security)" w:date="2023-11-12T19:47:00Z">
        <w:r w:rsidR="00E473FC">
          <w:delText>40.6</w:delText>
        </w:r>
      </w:del>
      <w:r w:rsidR="00552CB8">
        <w:fldChar w:fldCharType="end"/>
      </w:r>
      <w:r w:rsidRPr="00462199">
        <w:t xml:space="preserve">. No Compensatory Interest or Default Interest shall be payable in respect of any amount payable pursuant to this </w:t>
      </w:r>
      <w:r w:rsidR="007248B2" w:rsidRPr="007248B2">
        <w:t>Condition</w:t>
      </w:r>
      <w:r w:rsidRPr="00462199">
        <w:t xml:space="preserve"> </w:t>
      </w:r>
      <w:r w:rsidR="00552CB8">
        <w:fldChar w:fldCharType="begin"/>
      </w:r>
      <w:r w:rsidR="00552CB8">
        <w:instrText xml:space="preserve"> REF _Ref144114230 \n \h </w:instrText>
      </w:r>
      <w:r w:rsidR="00552CB8">
        <w:fldChar w:fldCharType="separate"/>
      </w:r>
      <w:del w:id="4537" w:author="Faqir, Sofia (Energy Security)" w:date="2023-11-12T19:47:00Z">
        <w:r w:rsidR="00E473FC">
          <w:delText>40.7</w:delText>
        </w:r>
      </w:del>
      <w:r w:rsidR="00552CB8">
        <w:fldChar w:fldCharType="end"/>
      </w:r>
      <w:r w:rsidRPr="00462199">
        <w:t>.</w:t>
      </w:r>
      <w:bookmarkEnd w:id="4535"/>
    </w:p>
    <w:p w14:paraId="35BC8261" w14:textId="77777777" w:rsidR="00D179D6" w:rsidRPr="00462199" w:rsidRDefault="00D179D6" w:rsidP="005B3BB9">
      <w:pPr>
        <w:pStyle w:val="H2Ashurst"/>
      </w:pPr>
      <w:bookmarkStart w:id="4538" w:name="_Ref144114231"/>
      <w:r w:rsidRPr="00462199">
        <w:t>If the Producer:</w:t>
      </w:r>
      <w:bookmarkEnd w:id="4538"/>
    </w:p>
    <w:p w14:paraId="1BE297C3" w14:textId="14C0CA17" w:rsidR="00D179D6" w:rsidRPr="00462199" w:rsidRDefault="00D179D6" w:rsidP="00202C21">
      <w:pPr>
        <w:pStyle w:val="H3Ashurst"/>
      </w:pPr>
      <w:bookmarkStart w:id="4539" w:name="_Ref144114232"/>
      <w:r w:rsidRPr="00462199">
        <w:t xml:space="preserve">fails to comply with its obligations under </w:t>
      </w:r>
      <w:r w:rsidR="007248B2" w:rsidRPr="007248B2">
        <w:t>Condition</w:t>
      </w:r>
      <w:r w:rsidRPr="00462199">
        <w:t xml:space="preserve"> </w:t>
      </w:r>
      <w:r w:rsidR="00552CB8">
        <w:fldChar w:fldCharType="begin"/>
      </w:r>
      <w:r w:rsidR="00552CB8">
        <w:instrText xml:space="preserve"> REF _Ref144114226 \n \h </w:instrText>
      </w:r>
      <w:r w:rsidR="00552CB8">
        <w:fldChar w:fldCharType="separate"/>
      </w:r>
      <w:del w:id="4540" w:author="Faqir, Sofia (Energy Security)" w:date="2023-11-12T19:47:00Z">
        <w:r w:rsidR="00E473FC">
          <w:delText>40.3</w:delText>
        </w:r>
      </w:del>
      <w:r w:rsidR="00552CB8">
        <w:fldChar w:fldCharType="end"/>
      </w:r>
      <w:r w:rsidRPr="00462199">
        <w:t xml:space="preserve"> to permit the LCHA Counterparty to exercise the LCHA Counterparty Audit </w:t>
      </w:r>
      <w:r w:rsidR="00BB0136">
        <w:t>R</w:t>
      </w:r>
      <w:r w:rsidRPr="00462199">
        <w:t>ight; and</w:t>
      </w:r>
      <w:bookmarkEnd w:id="4539"/>
    </w:p>
    <w:p w14:paraId="5EE4C31E" w14:textId="4315A368" w:rsidR="00D179D6" w:rsidRPr="00462199" w:rsidRDefault="00D179D6" w:rsidP="00202C21">
      <w:pPr>
        <w:pStyle w:val="H3Ashurst"/>
      </w:pPr>
      <w:bookmarkStart w:id="4541" w:name="_Ref144114233"/>
      <w:r w:rsidRPr="00462199">
        <w:t xml:space="preserve">has not permitted the LCHA Counterparty to exercise its LCHA Counterparty Audit Right within four (4) Business Days of the date on which the LCHA Counterparty or its appointed representative first sought to exercise the LCHA Counterparty Audit Right in accordance with </w:t>
      </w:r>
      <w:r w:rsidR="007248B2" w:rsidRPr="007248B2">
        <w:t>Condition</w:t>
      </w:r>
      <w:r w:rsidRPr="00462199">
        <w:t xml:space="preserve"> </w:t>
      </w:r>
      <w:r w:rsidR="00552CB8">
        <w:fldChar w:fldCharType="begin"/>
      </w:r>
      <w:r w:rsidR="00552CB8">
        <w:instrText xml:space="preserve"> REF _Ref144114223 \n \h </w:instrText>
      </w:r>
      <w:r w:rsidR="00552CB8">
        <w:fldChar w:fldCharType="separate"/>
      </w:r>
      <w:del w:id="4542" w:author="Faqir, Sofia (Energy Security)" w:date="2023-11-12T19:47:00Z">
        <w:r w:rsidR="00E473FC">
          <w:delText>40.2</w:delText>
        </w:r>
      </w:del>
      <w:r w:rsidR="00552CB8">
        <w:fldChar w:fldCharType="end"/>
      </w:r>
      <w:r w:rsidRPr="00462199">
        <w:t>,</w:t>
      </w:r>
      <w:bookmarkEnd w:id="4541"/>
    </w:p>
    <w:p w14:paraId="091E4758" w14:textId="77777777" w:rsidR="00D179D6" w:rsidRPr="00462199" w:rsidRDefault="00D179D6" w:rsidP="005B3BB9">
      <w:pPr>
        <w:pStyle w:val="B12Ashurst"/>
      </w:pPr>
      <w:r w:rsidRPr="00462199">
        <w:t xml:space="preserve">then a </w:t>
      </w:r>
      <w:r w:rsidRPr="00462199">
        <w:rPr>
          <w:b/>
        </w:rPr>
        <w:t>"LCHA Audit Termination Event"</w:t>
      </w:r>
      <w:r w:rsidRPr="00462199">
        <w:t xml:space="preserve"> will be deemed to have occurred.</w:t>
      </w:r>
    </w:p>
    <w:p w14:paraId="69A3AE98" w14:textId="297933B6" w:rsidR="00D179D6" w:rsidRPr="00462199" w:rsidRDefault="00D179D6" w:rsidP="002D4185">
      <w:pPr>
        <w:pStyle w:val="H1Ashurst"/>
      </w:pPr>
      <w:bookmarkStart w:id="4543" w:name="_Ref144114234"/>
      <w:bookmarkStart w:id="4544" w:name="_Ref144458578"/>
      <w:bookmarkStart w:id="4545" w:name="_Ref144459644"/>
      <w:bookmarkStart w:id="4546" w:name="_Ref144459675"/>
      <w:bookmarkStart w:id="4547" w:name="_Ref144459794"/>
      <w:bookmarkStart w:id="4548" w:name="_Ref144459826"/>
      <w:bookmarkStart w:id="4549" w:name="_Toc149833693"/>
      <w:commentRangeStart w:id="4550"/>
      <w:r w:rsidRPr="00462199">
        <w:lastRenderedPageBreak/>
        <w:t>Annual Compliance Report and Audit</w:t>
      </w:r>
      <w:bookmarkStart w:id="4551" w:name="_Ref144117934"/>
      <w:r w:rsidRPr="00462199">
        <w:rPr>
          <w:rStyle w:val="FootnoteReference"/>
        </w:rPr>
        <w:footnoteReference w:id="68"/>
      </w:r>
      <w:bookmarkEnd w:id="4543"/>
      <w:bookmarkEnd w:id="4544"/>
      <w:bookmarkEnd w:id="4545"/>
      <w:bookmarkEnd w:id="4546"/>
      <w:bookmarkEnd w:id="4547"/>
      <w:bookmarkEnd w:id="4548"/>
      <w:bookmarkEnd w:id="4549"/>
      <w:bookmarkEnd w:id="4551"/>
      <w:commentRangeEnd w:id="4550"/>
      <w:r w:rsidR="00F20E22" w:rsidRPr="00462199">
        <w:rPr>
          <w:rStyle w:val="CommentReference"/>
          <w:rFonts w:ascii="Arial" w:hAnsi="Arial"/>
          <w:sz w:val="20"/>
          <w:szCs w:val="20"/>
        </w:rPr>
        <w:commentReference w:id="4550"/>
      </w:r>
    </w:p>
    <w:p w14:paraId="476DDCD4" w14:textId="77777777" w:rsidR="00D179D6" w:rsidRPr="00462199" w:rsidRDefault="00D179D6" w:rsidP="005B3BB9">
      <w:pPr>
        <w:pStyle w:val="NormalBoldAshurst"/>
      </w:pPr>
      <w:r w:rsidRPr="00462199">
        <w:rPr>
          <w:i/>
        </w:rPr>
        <w:t>Annual Compliance Report</w:t>
      </w:r>
    </w:p>
    <w:p w14:paraId="5CBD8229" w14:textId="7179D126" w:rsidR="00D179D6" w:rsidRPr="00462199" w:rsidRDefault="00D179D6" w:rsidP="005B3BB9">
      <w:pPr>
        <w:pStyle w:val="H2Ashurst"/>
      </w:pPr>
      <w:bookmarkStart w:id="4552" w:name="_Ref144114235"/>
      <w:r w:rsidRPr="00462199">
        <w:t>With effect from the Start Date, the Producer shall, by no later than</w:t>
      </w:r>
      <w:r w:rsidR="008B3142">
        <w:t xml:space="preserve"> </w:t>
      </w:r>
      <w:r w:rsidR="00A21259">
        <w:t>[</w:t>
      </w:r>
      <w:r w:rsidR="008B3142" w:rsidRPr="008B3142">
        <w:t xml:space="preserve">eighty </w:t>
      </w:r>
      <w:r w:rsidR="00A21259">
        <w:t>(</w:t>
      </w:r>
      <w:r w:rsidR="008B3142" w:rsidRPr="008B3142">
        <w:t>80</w:t>
      </w:r>
      <w:r w:rsidR="00A21259">
        <w:t xml:space="preserve">) </w:t>
      </w:r>
      <w:r w:rsidR="008B3142" w:rsidRPr="008B3142">
        <w:t xml:space="preserve">Business Days following the end of the relevant </w:t>
      </w:r>
      <w:r w:rsidR="00AA09D9">
        <w:t xml:space="preserve">Fiscal </w:t>
      </w:r>
      <w:r w:rsidR="008B3142" w:rsidRPr="008B3142">
        <w:t>Year]</w:t>
      </w:r>
      <w:r w:rsidR="00A21259">
        <w:t xml:space="preserve"> </w:t>
      </w:r>
      <w:commentRangeStart w:id="4553"/>
      <w:r w:rsidR="008B3142" w:rsidRPr="008B3142">
        <w:t>[</w:t>
      </w:r>
      <w:r w:rsidR="008B3142" w:rsidRPr="008B3142">
        <w:rPr>
          <w:b/>
          <w:bCs/>
          <w:i/>
          <w:iCs/>
          <w:highlight w:val="yellow"/>
        </w:rPr>
        <w:t>Note to DESNZ: in order for the Annual Compliance Report and the Annual Auditor's Certificate to still be provided together, this deadline will also need extending to reflect the longer time period that has been agreed for the auditor to prepare the audit reports.</w:t>
      </w:r>
      <w:r w:rsidR="008B3142" w:rsidRPr="008B3142">
        <w:t>]</w:t>
      </w:r>
      <w:commentRangeEnd w:id="4553"/>
      <w:r w:rsidR="00116C5E" w:rsidRPr="00462199">
        <w:rPr>
          <w:rStyle w:val="CommentReference"/>
          <w:rFonts w:ascii="Arial" w:hAnsi="Arial"/>
          <w:sz w:val="20"/>
          <w:szCs w:val="20"/>
        </w:rPr>
        <w:commentReference w:id="4553"/>
      </w:r>
      <w:r w:rsidRPr="00462199">
        <w:t xml:space="preserve"> (the </w:t>
      </w:r>
      <w:r w:rsidRPr="00462199">
        <w:rPr>
          <w:b/>
        </w:rPr>
        <w:t>"Annual Compliance Report Deadline"</w:t>
      </w:r>
      <w:r w:rsidRPr="00462199">
        <w:t xml:space="preserve">), provide to the LCHA Counterparty a report (an </w:t>
      </w:r>
      <w:r w:rsidRPr="00462199">
        <w:rPr>
          <w:b/>
        </w:rPr>
        <w:t>"Annual Compliance Report"</w:t>
      </w:r>
      <w:r w:rsidRPr="00462199">
        <w:t>) in form and content satisfactory to the LCHA Counterparty (acting reasonably), which shall include, as a minimum:</w:t>
      </w:r>
      <w:bookmarkEnd w:id="4552"/>
    </w:p>
    <w:p w14:paraId="6D37543B" w14:textId="77777777" w:rsidR="00D179D6" w:rsidRPr="00462199" w:rsidRDefault="00D179D6" w:rsidP="00202C21">
      <w:pPr>
        <w:pStyle w:val="H3Ashurst"/>
      </w:pPr>
      <w:bookmarkStart w:id="4555" w:name="_Ref144114236"/>
      <w:r w:rsidRPr="00462199">
        <w:t>a declaration that the Producer has made all due and careful enquiries to:</w:t>
      </w:r>
      <w:bookmarkEnd w:id="4555"/>
    </w:p>
    <w:p w14:paraId="7EA74681" w14:textId="77777777" w:rsidR="00D179D6" w:rsidRPr="00462199" w:rsidRDefault="00D179D6" w:rsidP="005B3BB9">
      <w:pPr>
        <w:pStyle w:val="H4Ashurst"/>
      </w:pPr>
      <w:bookmarkStart w:id="4556" w:name="_Ref144114237"/>
      <w:r w:rsidRPr="00462199">
        <w:t>confirm that each Offtaker has complied with the Offtaker Compliance Provisions since the Agreement Date; and</w:t>
      </w:r>
      <w:bookmarkEnd w:id="4556"/>
    </w:p>
    <w:p w14:paraId="7248B26E" w14:textId="77777777" w:rsidR="00D179D6" w:rsidRPr="00462199" w:rsidRDefault="00D179D6" w:rsidP="005B3BB9">
      <w:pPr>
        <w:pStyle w:val="H4Ashurst"/>
      </w:pPr>
      <w:bookmarkStart w:id="4557" w:name="_Ref144114238"/>
      <w:r w:rsidRPr="00462199">
        <w:t>identify any fact, matter or change of circumstance which could have a material impact on: (i) an Offtaker's ability to comply with the Offtaker Compliance Provisions since the Agreement Date; and/or (ii) the information contained in any Offtaker Confirmation Request Notice that the Producer has provided to the LCHA Counterparty;</w:t>
      </w:r>
      <w:bookmarkEnd w:id="4557"/>
    </w:p>
    <w:p w14:paraId="69F211A1" w14:textId="77777777" w:rsidR="00D179D6" w:rsidRPr="00462199" w:rsidRDefault="00D179D6" w:rsidP="00202C21">
      <w:pPr>
        <w:pStyle w:val="H3Ashurst"/>
      </w:pPr>
      <w:bookmarkStart w:id="4558" w:name="_Ref144114239"/>
      <w:r w:rsidRPr="00462199">
        <w:t>confirmation that each Offtaker Confirmation Request Notice and/or Own Consumption Confirmation Request Notice the Producer has provided to the LCHA Counterparty since the Agreement Date remains in all material respects true, complete, accurate and not misleading to the best of the Producer's knowledge and belief having made all due and careful enquiries;</w:t>
      </w:r>
      <w:bookmarkEnd w:id="4558"/>
    </w:p>
    <w:p w14:paraId="069B4E72" w14:textId="72E47E61" w:rsidR="00D179D6" w:rsidRPr="00462199" w:rsidRDefault="00D179D6" w:rsidP="00202C21">
      <w:pPr>
        <w:pStyle w:val="H3Ashurst"/>
      </w:pPr>
      <w:bookmarkStart w:id="4559" w:name="_Ref144114240"/>
      <w:r w:rsidRPr="00462199">
        <w:t xml:space="preserve">confirmation that the Producer has submitted an Offtaker Confirmation Request Notice and/or Own Consumption Confirmation Request Notice to the LCHA Counterparty in respect of any new Offtaker(s) in accordance with </w:t>
      </w:r>
      <w:r w:rsidR="007248B2" w:rsidRPr="007248B2">
        <w:t>Condition</w:t>
      </w:r>
      <w:r w:rsidRPr="00462199">
        <w:t xml:space="preserve"> </w:t>
      </w:r>
      <w:r w:rsidR="00552CB8">
        <w:fldChar w:fldCharType="begin"/>
      </w:r>
      <w:r w:rsidR="00552CB8">
        <w:instrText xml:space="preserve"> REF _Ref144114059 \n \h </w:instrText>
      </w:r>
      <w:r w:rsidR="00552CB8">
        <w:fldChar w:fldCharType="separate"/>
      </w:r>
      <w:del w:id="4560" w:author="Faqir, Sofia (Energy Security)" w:date="2023-11-12T19:47:00Z">
        <w:r w:rsidR="00E473FC">
          <w:delText>36.1</w:delText>
        </w:r>
      </w:del>
      <w:r w:rsidR="00552CB8">
        <w:fldChar w:fldCharType="end"/>
      </w:r>
      <w:r w:rsidRPr="00462199">
        <w:t xml:space="preserve"> and </w:t>
      </w:r>
      <w:r w:rsidRPr="00462199">
        <w:fldChar w:fldCharType="begin"/>
      </w:r>
      <w:r w:rsidRPr="00462199">
        <w:instrText xml:space="preserve">  REF _Ref144114064 \r \h \* MERGEFORMAT </w:instrText>
      </w:r>
      <w:r w:rsidRPr="00462199">
        <w:fldChar w:fldCharType="separate"/>
      </w:r>
      <w:del w:id="4561" w:author="Faqir, Sofia (Energy Security)" w:date="2023-11-12T19:47:00Z">
        <w:r w:rsidR="00E473FC" w:rsidRPr="00E473FC">
          <w:rPr>
            <w:color w:val="000000"/>
          </w:rPr>
          <w:delText>36.2</w:delText>
        </w:r>
      </w:del>
      <w:r w:rsidRPr="00462199">
        <w:fldChar w:fldCharType="end"/>
      </w:r>
      <w:r w:rsidRPr="00462199">
        <w:t xml:space="preserve"> and/or </w:t>
      </w:r>
      <w:r w:rsidR="007248B2" w:rsidRPr="007248B2">
        <w:t>Condition</w:t>
      </w:r>
      <w:r w:rsidRPr="00462199">
        <w:t xml:space="preserve"> </w:t>
      </w:r>
      <w:r w:rsidR="00552CB8">
        <w:fldChar w:fldCharType="begin"/>
      </w:r>
      <w:r w:rsidR="00552CB8">
        <w:instrText xml:space="preserve"> REF _Ref144114071 \n \h </w:instrText>
      </w:r>
      <w:r w:rsidR="00552CB8">
        <w:fldChar w:fldCharType="separate"/>
      </w:r>
      <w:del w:id="4562" w:author="Faqir, Sofia (Energy Security)" w:date="2023-11-12T19:47:00Z">
        <w:r w:rsidR="00E473FC">
          <w:delText>36.3</w:delText>
        </w:r>
      </w:del>
      <w:r w:rsidR="00552CB8">
        <w:fldChar w:fldCharType="end"/>
      </w:r>
      <w:r w:rsidRPr="00462199">
        <w:t xml:space="preserve"> (as applicable);</w:t>
      </w:r>
      <w:bookmarkEnd w:id="4559"/>
    </w:p>
    <w:p w14:paraId="0F1D0FAF" w14:textId="42D14EC4" w:rsidR="00D179D6" w:rsidRPr="00462199" w:rsidRDefault="00D179D6" w:rsidP="00202C21">
      <w:pPr>
        <w:pStyle w:val="H3Ashurst"/>
      </w:pPr>
      <w:bookmarkStart w:id="4563" w:name="_Ref144114241"/>
      <w:r w:rsidRPr="00462199">
        <w:t xml:space="preserve">confirmation that all Hydrogen produced by the Hydrogen Production Plant which the Producer has sold since the Agreement Date has been reported in the Payment Information Notices that the Producer has submitted to the LCHA Counterparty in accordance with </w:t>
      </w:r>
      <w:r w:rsidR="007248B2" w:rsidRPr="007248B2">
        <w:t>Condition</w:t>
      </w:r>
      <w:r w:rsidRPr="00462199">
        <w:t xml:space="preserve"> </w:t>
      </w:r>
      <w:r w:rsidR="00552CB8">
        <w:fldChar w:fldCharType="begin"/>
      </w:r>
      <w:r w:rsidR="00552CB8">
        <w:instrText xml:space="preserve"> REF _Ref144113567 \n \h </w:instrText>
      </w:r>
      <w:r w:rsidR="00552CB8">
        <w:fldChar w:fldCharType="separate"/>
      </w:r>
      <w:del w:id="4564" w:author="Faqir, Sofia (Energy Security)" w:date="2023-11-12T19:47:00Z">
        <w:r w:rsidR="00E473FC">
          <w:delText>21.1</w:delText>
        </w:r>
      </w:del>
      <w:r w:rsidR="00552CB8">
        <w:fldChar w:fldCharType="end"/>
      </w:r>
      <w:r w:rsidRPr="00462199">
        <w:t xml:space="preserve"> (</w:t>
      </w:r>
      <w:r w:rsidRPr="00462199">
        <w:rPr>
          <w:i/>
        </w:rPr>
        <w:t>Producer Payment Information</w:t>
      </w:r>
      <w:r w:rsidRPr="00462199">
        <w:t>);</w:t>
      </w:r>
      <w:bookmarkEnd w:id="4563"/>
    </w:p>
    <w:p w14:paraId="68EF5CC0" w14:textId="77777777" w:rsidR="00D179D6" w:rsidRPr="00462199" w:rsidRDefault="00D179D6" w:rsidP="00202C21">
      <w:pPr>
        <w:pStyle w:val="H3Ashurst"/>
      </w:pPr>
      <w:bookmarkStart w:id="4565" w:name="_Ref144114242"/>
      <w:r w:rsidRPr="00462199">
        <w:t>confirmation that the Producer has not issued any Offtaker with an Offtaker Invoice in respect of which the Achieved Sales Price has been decreased in a way which is designed to or a main purpose of which is to either increase the Difference Amounts payable by the LCHA Counterparty to the Producer and/or decrease the Difference Amounts payable by the Producer to the LCHA Counterparty, including by:</w:t>
      </w:r>
      <w:bookmarkEnd w:id="4565"/>
    </w:p>
    <w:p w14:paraId="41C62A16" w14:textId="77777777" w:rsidR="00D179D6" w:rsidRPr="00462199" w:rsidRDefault="00D179D6" w:rsidP="005B3BB9">
      <w:pPr>
        <w:pStyle w:val="H4Ashurst"/>
      </w:pPr>
      <w:bookmarkStart w:id="4566" w:name="_Ref144114243"/>
      <w:r w:rsidRPr="00462199">
        <w:t>categorising a Strike Price Inclusion as a Strike Price Exclusion; or</w:t>
      </w:r>
      <w:bookmarkEnd w:id="4566"/>
    </w:p>
    <w:p w14:paraId="6A495CE4" w14:textId="77777777" w:rsidR="00D179D6" w:rsidRPr="00462199" w:rsidRDefault="00D179D6" w:rsidP="005B3BB9">
      <w:pPr>
        <w:pStyle w:val="H4Ashurst"/>
      </w:pPr>
      <w:bookmarkStart w:id="4567" w:name="_Ref144114244"/>
      <w:r w:rsidRPr="00462199">
        <w:t>increasing one (1) or more Strike Price Exclusion Amount,</w:t>
      </w:r>
      <w:bookmarkEnd w:id="4567"/>
    </w:p>
    <w:p w14:paraId="1B7D7AEF" w14:textId="6DC36EDA" w:rsidR="00D179D6" w:rsidRPr="00462199" w:rsidRDefault="00D179D6" w:rsidP="00202C21">
      <w:pPr>
        <w:pStyle w:val="H3Ashurst"/>
      </w:pPr>
      <w:bookmarkStart w:id="4568" w:name="_Ref144114245"/>
      <w:r w:rsidRPr="00462199">
        <w:t xml:space="preserve">a written confirmation from the Producer that it has complied with its obligations under </w:t>
      </w:r>
      <w:r w:rsidR="007248B2" w:rsidRPr="007248B2">
        <w:t>Condition</w:t>
      </w:r>
      <w:r w:rsidRPr="00462199">
        <w:t xml:space="preserve">s </w:t>
      </w:r>
      <w:r w:rsidR="00552CB8">
        <w:fldChar w:fldCharType="begin"/>
      </w:r>
      <w:r w:rsidR="00552CB8">
        <w:instrText xml:space="preserve"> REF _Ref144462050 \n \h </w:instrText>
      </w:r>
      <w:r w:rsidR="00552CB8">
        <w:fldChar w:fldCharType="separate"/>
      </w:r>
      <w:del w:id="4569" w:author="Faqir, Sofia (Energy Security)" w:date="2023-11-12T19:47:00Z">
        <w:r w:rsidR="00E473FC">
          <w:delText>36</w:delText>
        </w:r>
      </w:del>
      <w:r w:rsidR="00552CB8">
        <w:fldChar w:fldCharType="end"/>
      </w:r>
      <w:r w:rsidRPr="00462199">
        <w:t xml:space="preserve"> (</w:t>
      </w:r>
      <w:r w:rsidRPr="00462199">
        <w:rPr>
          <w:i/>
        </w:rPr>
        <w:t>Offtaker Confirmation Procedure</w:t>
      </w:r>
      <w:r w:rsidRPr="00462199">
        <w:t xml:space="preserve">), </w:t>
      </w:r>
      <w:r w:rsidR="00552CB8">
        <w:fldChar w:fldCharType="begin"/>
      </w:r>
      <w:r w:rsidR="00552CB8">
        <w:instrText xml:space="preserve"> REF _Ref144462058 \n \h </w:instrText>
      </w:r>
      <w:r w:rsidR="00552CB8">
        <w:fldChar w:fldCharType="separate"/>
      </w:r>
      <w:del w:id="4570" w:author="Faqir, Sofia (Energy Security)" w:date="2023-11-12T19:47:00Z">
        <w:r w:rsidR="00E473FC">
          <w:delText>37</w:delText>
        </w:r>
      </w:del>
      <w:r w:rsidR="00552CB8">
        <w:fldChar w:fldCharType="end"/>
      </w:r>
      <w:r w:rsidRPr="00462199">
        <w:t xml:space="preserve"> (</w:t>
      </w:r>
      <w:r w:rsidRPr="00462199">
        <w:rPr>
          <w:i/>
        </w:rPr>
        <w:t xml:space="preserve">Producer Undertakings: Offtaker </w:t>
      </w:r>
      <w:r w:rsidRPr="00462199">
        <w:rPr>
          <w:i/>
        </w:rPr>
        <w:lastRenderedPageBreak/>
        <w:t>Compliance</w:t>
      </w:r>
      <w:r w:rsidRPr="00462199">
        <w:t xml:space="preserve">), </w:t>
      </w:r>
      <w:r w:rsidR="00552CB8">
        <w:fldChar w:fldCharType="begin"/>
      </w:r>
      <w:r w:rsidR="00552CB8">
        <w:instrText xml:space="preserve"> REF _Ref144114176 \n \h </w:instrText>
      </w:r>
      <w:r w:rsidR="00552CB8">
        <w:fldChar w:fldCharType="separate"/>
      </w:r>
      <w:del w:id="4571" w:author="Faqir, Sofia (Energy Security)" w:date="2023-11-12T19:47:00Z">
        <w:r w:rsidR="00E473FC">
          <w:delText>37.6</w:delText>
        </w:r>
      </w:del>
      <w:r w:rsidR="00552CB8">
        <w:fldChar w:fldCharType="end"/>
      </w:r>
      <w:r w:rsidRPr="00462199">
        <w:t xml:space="preserve"> (</w:t>
      </w:r>
      <w:r w:rsidRPr="00462199">
        <w:rPr>
          <w:i/>
        </w:rPr>
        <w:t>Producer Undertaking: Own Consumption</w:t>
      </w:r>
      <w:r w:rsidRPr="00462199">
        <w:t xml:space="preserve">) and </w:t>
      </w:r>
      <w:r w:rsidR="00552CB8">
        <w:fldChar w:fldCharType="begin"/>
      </w:r>
      <w:r w:rsidR="00552CB8">
        <w:instrText xml:space="preserve"> REF _Ref144462072 \n \h </w:instrText>
      </w:r>
      <w:r w:rsidR="00552CB8">
        <w:fldChar w:fldCharType="separate"/>
      </w:r>
      <w:del w:id="4572" w:author="Faqir, Sofia (Energy Security)" w:date="2023-11-12T19:47:00Z">
        <w:r w:rsidR="00E473FC">
          <w:delText>39</w:delText>
        </w:r>
      </w:del>
      <w:r w:rsidR="00552CB8">
        <w:fldChar w:fldCharType="end"/>
      </w:r>
      <w:r w:rsidRPr="00462199">
        <w:t xml:space="preserve"> (</w:t>
      </w:r>
      <w:r w:rsidRPr="00462199">
        <w:rPr>
          <w:i/>
        </w:rPr>
        <w:t>Producer Undertakings: Affiliate Offtaker</w:t>
      </w:r>
      <w:r w:rsidRPr="00462199">
        <w:t>); and</w:t>
      </w:r>
      <w:bookmarkEnd w:id="4568"/>
    </w:p>
    <w:p w14:paraId="37E1F013" w14:textId="77777777" w:rsidR="00D179D6" w:rsidRPr="00462199" w:rsidRDefault="00D179D6" w:rsidP="00202C21">
      <w:pPr>
        <w:pStyle w:val="H3Ashurst"/>
      </w:pPr>
      <w:bookmarkStart w:id="4573" w:name="_Ref144114246"/>
      <w:r w:rsidRPr="00462199">
        <w:t>where an Offtaker who was considered to be a Small Offtaker by the Producer in an Offtaker Confirmation Request Notice submitted to the LCHA Counterparty has purchased more than or equal to 750 MWh (</w:t>
      </w:r>
      <w:r w:rsidRPr="00462199">
        <w:rPr>
          <w:i/>
        </w:rPr>
        <w:t>HHV</w:t>
      </w:r>
      <w:r w:rsidRPr="00462199">
        <w:t xml:space="preserve">) or more of Hydrogen produced by the Hydrogen Production Plant in the most recent Fiscal Year (an </w:t>
      </w:r>
      <w:r w:rsidRPr="00462199">
        <w:rPr>
          <w:b/>
        </w:rPr>
        <w:t>"Offtaker Volume Change"</w:t>
      </w:r>
      <w:r w:rsidRPr="00462199">
        <w:t>);</w:t>
      </w:r>
      <w:bookmarkEnd w:id="4573"/>
    </w:p>
    <w:p w14:paraId="71C3ED27" w14:textId="77777777" w:rsidR="00D179D6" w:rsidRPr="00462199" w:rsidRDefault="00D179D6" w:rsidP="005B3BB9">
      <w:pPr>
        <w:pStyle w:val="H4Ashurst"/>
      </w:pPr>
      <w:bookmarkStart w:id="4574" w:name="_Ref144114247"/>
      <w:r w:rsidRPr="00462199">
        <w:t>details of such Offtaker Volume Change; and</w:t>
      </w:r>
      <w:bookmarkEnd w:id="4574"/>
    </w:p>
    <w:p w14:paraId="046DF2B9" w14:textId="214FBB70" w:rsidR="00D179D6" w:rsidRPr="00462199" w:rsidRDefault="00D179D6" w:rsidP="005B3BB9">
      <w:pPr>
        <w:pStyle w:val="H4Ashurst"/>
      </w:pPr>
      <w:bookmarkStart w:id="4575" w:name="_Ref144114248"/>
      <w:r w:rsidRPr="00462199">
        <w:t xml:space="preserve">an Offtaker Confirmation Request Notice pursuant to </w:t>
      </w:r>
      <w:r w:rsidR="007248B2" w:rsidRPr="007248B2">
        <w:t>Condition</w:t>
      </w:r>
      <w:r w:rsidRPr="00462199">
        <w:t xml:space="preserve">s </w:t>
      </w:r>
      <w:r w:rsidR="00552CB8">
        <w:fldChar w:fldCharType="begin"/>
      </w:r>
      <w:r w:rsidR="00552CB8">
        <w:instrText xml:space="preserve"> REF _Ref144114059 \n \h </w:instrText>
      </w:r>
      <w:r w:rsidR="00552CB8">
        <w:fldChar w:fldCharType="separate"/>
      </w:r>
      <w:del w:id="4576" w:author="Faqir, Sofia (Energy Security)" w:date="2023-11-12T19:47:00Z">
        <w:r w:rsidR="00E473FC">
          <w:delText>36.1</w:delText>
        </w:r>
      </w:del>
      <w:r w:rsidR="00552CB8">
        <w:fldChar w:fldCharType="end"/>
      </w:r>
      <w:r w:rsidRPr="00462199">
        <w:t xml:space="preserve">, </w:t>
      </w:r>
      <w:r w:rsidRPr="00462199">
        <w:fldChar w:fldCharType="begin"/>
      </w:r>
      <w:r w:rsidRPr="00462199">
        <w:instrText xml:space="preserve">  REF _Ref144114067 \r \h \* MERGEFORMAT </w:instrText>
      </w:r>
      <w:r w:rsidRPr="00462199">
        <w:fldChar w:fldCharType="separate"/>
      </w:r>
      <w:del w:id="4577" w:author="Faqir, Sofia (Energy Security)" w:date="2023-11-12T19:47:00Z">
        <w:r w:rsidR="00E473FC" w:rsidRPr="00E473FC">
          <w:rPr>
            <w:color w:val="000000"/>
          </w:rPr>
          <w:delText>36.2(A)(ii)</w:delText>
        </w:r>
      </w:del>
      <w:r w:rsidRPr="00462199">
        <w:fldChar w:fldCharType="end"/>
      </w:r>
      <w:r w:rsidRPr="00462199">
        <w:t xml:space="preserve"> and </w:t>
      </w:r>
      <w:r w:rsidRPr="00462199">
        <w:fldChar w:fldCharType="begin"/>
      </w:r>
      <w:r w:rsidRPr="00462199">
        <w:instrText xml:space="preserve">  REF _Ref144114070 \r \h \* MERGEFORMAT </w:instrText>
      </w:r>
      <w:r w:rsidRPr="00462199">
        <w:fldChar w:fldCharType="separate"/>
      </w:r>
      <w:del w:id="4578" w:author="Faqir, Sofia (Energy Security)" w:date="2023-11-12T19:47:00Z">
        <w:r w:rsidR="00E473FC" w:rsidRPr="00E473FC">
          <w:rPr>
            <w:color w:val="000000"/>
          </w:rPr>
          <w:delText>36.2(B)(ii)</w:delText>
        </w:r>
      </w:del>
      <w:r w:rsidRPr="00462199">
        <w:fldChar w:fldCharType="end"/>
      </w:r>
      <w:r w:rsidRPr="00462199">
        <w:t xml:space="preserve"> (</w:t>
      </w:r>
      <w:r w:rsidRPr="00462199">
        <w:rPr>
          <w:i/>
        </w:rPr>
        <w:t>Offtaker Confirmation Request Notice</w:t>
      </w:r>
      <w:r w:rsidRPr="00462199">
        <w:t>);</w:t>
      </w:r>
      <w:bookmarkEnd w:id="4575"/>
    </w:p>
    <w:p w14:paraId="090558EF" w14:textId="77777777" w:rsidR="00D179D6" w:rsidRPr="00462199" w:rsidRDefault="00D179D6" w:rsidP="00202C21">
      <w:pPr>
        <w:pStyle w:val="H3Ashurst"/>
      </w:pPr>
      <w:bookmarkStart w:id="4579" w:name="_Ref144114249"/>
      <w:r w:rsidRPr="00462199">
        <w:t>for CCUS-Enabled Facilities only, if the Producer has received a Carbon Cost Protection Amount for a calendar year (or part calendar year) during the Payment Period, confirmation that the Producer has not:</w:t>
      </w:r>
      <w:bookmarkEnd w:id="4579"/>
    </w:p>
    <w:p w14:paraId="2D31855E" w14:textId="77777777" w:rsidR="00D179D6" w:rsidRPr="00462199" w:rsidRDefault="00D179D6" w:rsidP="005B3BB9">
      <w:pPr>
        <w:pStyle w:val="H4Ashurst"/>
      </w:pPr>
      <w:bookmarkStart w:id="4580" w:name="_Ref144114250"/>
      <w:r w:rsidRPr="00462199">
        <w:t>in any Billing Period during such calendar year (or part calendar year), issued any Relevant Offtaker with an Offtaker Invoice which include amounts covered by any Carbon Cost Protection Amount(s) under the LCHA; or</w:t>
      </w:r>
      <w:bookmarkEnd w:id="4580"/>
    </w:p>
    <w:p w14:paraId="5FD637FF" w14:textId="5E869FAE" w:rsidR="00D179D6" w:rsidRPr="00462199" w:rsidRDefault="00D179D6" w:rsidP="005B3BB9">
      <w:pPr>
        <w:pStyle w:val="H4Ashurst"/>
      </w:pPr>
      <w:bookmarkStart w:id="4581" w:name="_Ref144114251"/>
      <w:r w:rsidRPr="00462199">
        <w:t xml:space="preserve">recovered (and is not entitled to recover) the same amount from a third party pursuant to </w:t>
      </w:r>
      <w:r w:rsidR="007248B2" w:rsidRPr="007248B2">
        <w:t>Condition</w:t>
      </w:r>
      <w:r w:rsidRPr="00462199">
        <w:t xml:space="preserve">s </w:t>
      </w:r>
      <w:r w:rsidR="00552CB8">
        <w:fldChar w:fldCharType="begin"/>
      </w:r>
      <w:r w:rsidR="00552CB8">
        <w:instrText xml:space="preserve"> REF _Ref144115032 \n \h </w:instrText>
      </w:r>
      <w:r w:rsidR="00552CB8">
        <w:fldChar w:fldCharType="separate"/>
      </w:r>
      <w:del w:id="4582" w:author="Faqir, Sofia (Energy Security)" w:date="2023-11-12T19:47:00Z">
        <w:r w:rsidR="00E473FC">
          <w:delText>65.5</w:delText>
        </w:r>
      </w:del>
      <w:r w:rsidR="00552CB8">
        <w:fldChar w:fldCharType="end"/>
      </w:r>
      <w:r w:rsidRPr="00462199">
        <w:t xml:space="preserve"> and </w:t>
      </w:r>
      <w:r w:rsidRPr="00462199">
        <w:fldChar w:fldCharType="begin"/>
      </w:r>
      <w:r w:rsidRPr="00462199">
        <w:instrText xml:space="preserve">  REF _Ref144115034 \r \h \* MERGEFORMAT </w:instrText>
      </w:r>
      <w:r w:rsidRPr="00462199">
        <w:fldChar w:fldCharType="separate"/>
      </w:r>
      <w:del w:id="4583" w:author="Faqir, Sofia (Energy Security)" w:date="2023-11-12T19:47:00Z">
        <w:r w:rsidR="00E473FC" w:rsidRPr="00E473FC">
          <w:rPr>
            <w:color w:val="000000"/>
          </w:rPr>
          <w:delText>65.7</w:delText>
        </w:r>
      </w:del>
      <w:r w:rsidRPr="00462199">
        <w:fldChar w:fldCharType="end"/>
      </w:r>
      <w:r w:rsidRPr="00462199">
        <w:t xml:space="preserve"> (</w:t>
      </w:r>
      <w:r w:rsidRPr="00462199">
        <w:rPr>
          <w:i/>
        </w:rPr>
        <w:t>No double recovery</w:t>
      </w:r>
      <w:r w:rsidRPr="00462199">
        <w:t>);</w:t>
      </w:r>
      <w:bookmarkEnd w:id="4581"/>
    </w:p>
    <w:p w14:paraId="382F0B1A" w14:textId="24C468A0" w:rsidR="00D179D6" w:rsidRPr="00462199" w:rsidRDefault="00D179D6" w:rsidP="00202C21">
      <w:pPr>
        <w:pStyle w:val="H3Ashurst"/>
      </w:pPr>
      <w:bookmarkStart w:id="4584" w:name="_Ref144114252"/>
      <w:r w:rsidRPr="00462199">
        <w:t>such Supporting Information as the Producer considers to be relevant to the content of the Annual Compliance Report</w:t>
      </w:r>
      <w:r w:rsidR="00931B15">
        <w:t>;</w:t>
      </w:r>
      <w:r w:rsidRPr="00462199">
        <w:t xml:space="preserve"> and</w:t>
      </w:r>
      <w:bookmarkEnd w:id="4584"/>
    </w:p>
    <w:p w14:paraId="7FC9B9A3" w14:textId="46E98243" w:rsidR="00D179D6" w:rsidRPr="00462199" w:rsidRDefault="00AA09D9" w:rsidP="00202C21">
      <w:pPr>
        <w:pStyle w:val="H3Ashurst"/>
      </w:pPr>
      <w:bookmarkStart w:id="4585" w:name="_Ref144114253"/>
      <w:r>
        <w:t>[</w:t>
      </w:r>
      <w:r>
        <w:fldChar w:fldCharType="begin"/>
      </w:r>
      <w:r>
        <w:instrText xml:space="preserve"> SYMBOL 108\f wingdings \s11\h \* MERGEFORMAT </w:instrText>
      </w:r>
      <w:r>
        <w:fldChar w:fldCharType="end"/>
      </w:r>
      <w:r>
        <w:t xml:space="preserve">], </w:t>
      </w:r>
      <w:r w:rsidR="00A21259" w:rsidRPr="00A21259">
        <w:t>[</w:t>
      </w:r>
      <w:r w:rsidR="00A21259" w:rsidRPr="00A21259">
        <w:rPr>
          <w:b/>
          <w:bCs/>
          <w:i/>
          <w:iCs/>
          <w:highlight w:val="yellow"/>
        </w:rPr>
        <w:t>Note: DESNZ to confirm any additional Annual Compliance Report Minimum Requirements (i.e. if there are any additional reporting obligations that the Producer should be submitting to the LCHA Counterparty on an annual basis. We do not expect the scope of the ACR to be as wide as the scope of the Annual Compliance Audi</w:t>
      </w:r>
      <w:r w:rsidR="00F36A42">
        <w:rPr>
          <w:b/>
          <w:bCs/>
          <w:i/>
          <w:iCs/>
          <w:highlight w:val="yellow"/>
        </w:rPr>
        <w:t>t</w:t>
      </w:r>
      <w:r w:rsidR="00A21259" w:rsidRPr="00A21259">
        <w:rPr>
          <w:b/>
          <w:bCs/>
          <w:i/>
          <w:iCs/>
          <w:highlight w:val="yellow"/>
        </w:rPr>
        <w:t xml:space="preserve"> Report, provided by the Auditor</w:t>
      </w:r>
      <w:r w:rsidR="00A21259" w:rsidRPr="00A21259">
        <w:t>.]</w:t>
      </w:r>
      <w:r w:rsidR="00A21259" w:rsidRPr="00A21259" w:rsidDel="00A21259">
        <w:t xml:space="preserve"> </w:t>
      </w:r>
      <w:bookmarkEnd w:id="4585"/>
    </w:p>
    <w:p w14:paraId="78E39035" w14:textId="7C0F0D89" w:rsidR="00D179D6" w:rsidRPr="00462199" w:rsidRDefault="00D179D6" w:rsidP="005B3BB9">
      <w:pPr>
        <w:pStyle w:val="B12Ashurst"/>
      </w:pPr>
      <w:r w:rsidRPr="00462199">
        <w:t xml:space="preserve">(the information referred to in paragraphs </w:t>
      </w:r>
      <w:r>
        <w:fldChar w:fldCharType="begin"/>
      </w:r>
      <w:r>
        <w:instrText xml:space="preserve"> REF _Ref144114236 \n \h </w:instrText>
      </w:r>
      <w:r>
        <w:fldChar w:fldCharType="separate"/>
      </w:r>
      <w:del w:id="4586" w:author="Faqir, Sofia (Energy Security)" w:date="2023-11-12T19:47:00Z">
        <w:r w:rsidR="00E473FC">
          <w:delText>A)</w:delText>
        </w:r>
      </w:del>
      <w:r>
        <w:fldChar w:fldCharType="end"/>
      </w:r>
      <w:r w:rsidRPr="00462199">
        <w:t xml:space="preserve"> to </w:t>
      </w:r>
      <w:r>
        <w:fldChar w:fldCharType="begin"/>
      </w:r>
      <w:r>
        <w:instrText xml:space="preserve"> REF _Ref144114249 \n \h </w:instrText>
      </w:r>
      <w:r>
        <w:fldChar w:fldCharType="separate"/>
      </w:r>
      <w:del w:id="4587" w:author="Faqir, Sofia (Energy Security)" w:date="2023-11-12T19:47:00Z">
        <w:r w:rsidR="00E473FC">
          <w:delText>H)</w:delText>
        </w:r>
      </w:del>
      <w:r>
        <w:fldChar w:fldCharType="end"/>
      </w:r>
      <w:r w:rsidRPr="00462199">
        <w:t xml:space="preserve"> above being the </w:t>
      </w:r>
      <w:r w:rsidRPr="00462199">
        <w:rPr>
          <w:b/>
        </w:rPr>
        <w:t>"Annual Compliance Report Minimum Requirements"</w:t>
      </w:r>
      <w:r w:rsidRPr="00462199">
        <w:t>).</w:t>
      </w:r>
    </w:p>
    <w:p w14:paraId="4D2033F8" w14:textId="77777777" w:rsidR="00D179D6" w:rsidRPr="00462199" w:rsidRDefault="00D179D6" w:rsidP="005B3BB9">
      <w:pPr>
        <w:pStyle w:val="H2Ashurst"/>
      </w:pPr>
      <w:bookmarkStart w:id="4588" w:name="_Ref144114254"/>
      <w:r w:rsidRPr="00462199">
        <w:t>Each Annual Compliance Report shall be accompanied by:</w:t>
      </w:r>
      <w:bookmarkEnd w:id="4588"/>
    </w:p>
    <w:p w14:paraId="67768E87" w14:textId="77777777" w:rsidR="00D179D6" w:rsidRPr="00462199" w:rsidRDefault="00D179D6" w:rsidP="00202C21">
      <w:pPr>
        <w:pStyle w:val="H3Ashurst"/>
      </w:pPr>
      <w:bookmarkStart w:id="4589" w:name="_Ref144114255"/>
      <w:r w:rsidRPr="00462199">
        <w:t>a Directors' Certificate in relation to the information contained in, and enclosed within, the Annual Compliance Report; and</w:t>
      </w:r>
      <w:bookmarkEnd w:id="4589"/>
    </w:p>
    <w:p w14:paraId="4A46BE4A" w14:textId="6DCB4753" w:rsidR="00D179D6" w:rsidRDefault="00D179D6" w:rsidP="00202C21">
      <w:pPr>
        <w:pStyle w:val="H3Ashurst"/>
      </w:pPr>
      <w:bookmarkStart w:id="4590" w:name="_Ref144114256"/>
      <w:r w:rsidRPr="00462199">
        <w:t>an Annual Auditor's Certificate</w:t>
      </w:r>
      <w:r w:rsidR="00A21259">
        <w:t>, together with</w:t>
      </w:r>
      <w:bookmarkEnd w:id="4590"/>
    </w:p>
    <w:p w14:paraId="2FC83D91" w14:textId="6FECF2E0" w:rsidR="00A21259" w:rsidRDefault="00A21259" w:rsidP="00A21259">
      <w:pPr>
        <w:pStyle w:val="H4Ashurst"/>
      </w:pPr>
      <w:bookmarkStart w:id="4591" w:name="_Ref149306316"/>
      <w:r>
        <w:t>an Annual Compliance Audit Report; and</w:t>
      </w:r>
      <w:bookmarkEnd w:id="4591"/>
    </w:p>
    <w:p w14:paraId="702E5C1B" w14:textId="244CDC5D" w:rsidR="00A21259" w:rsidRDefault="00A21259" w:rsidP="00A21259">
      <w:pPr>
        <w:pStyle w:val="H4Ashurst"/>
      </w:pPr>
      <w:bookmarkStart w:id="4592" w:name="_Ref149593015"/>
      <w:r>
        <w:t>an LCHS Audit Report,</w:t>
      </w:r>
      <w:bookmarkEnd w:id="4592"/>
    </w:p>
    <w:p w14:paraId="33AE9AA7" w14:textId="5B72FAC6" w:rsidR="00A21259" w:rsidRPr="00462199" w:rsidRDefault="00A21259" w:rsidP="00A21259">
      <w:pPr>
        <w:pStyle w:val="H2Ashurst"/>
        <w:numPr>
          <w:ilvl w:val="0"/>
          <w:numId w:val="0"/>
        </w:numPr>
        <w:ind w:left="782"/>
      </w:pPr>
      <w:r>
        <w:t xml:space="preserve">in each case in respect of the relevant </w:t>
      </w:r>
      <w:r w:rsidR="00AA09D9">
        <w:t>Fiscal</w:t>
      </w:r>
      <w:r>
        <w:t xml:space="preserve"> Year. </w:t>
      </w:r>
    </w:p>
    <w:p w14:paraId="16FEF048" w14:textId="68874C5C" w:rsidR="00D179D6" w:rsidRPr="00462199" w:rsidRDefault="00D179D6" w:rsidP="005B3BB9">
      <w:pPr>
        <w:pStyle w:val="H2Ashurst"/>
      </w:pPr>
      <w:bookmarkStart w:id="4593" w:name="_Ref144114257"/>
      <w:r w:rsidRPr="00462199">
        <w:t xml:space="preserve">The Producer shall use reasonable endeavours to ensure that it includes an Offtaker Directors' Certificate in relation to the information referred to in </w:t>
      </w:r>
      <w:r w:rsidR="007248B2" w:rsidRPr="007248B2">
        <w:t>Condition</w:t>
      </w:r>
      <w:r w:rsidRPr="00462199">
        <w:t xml:space="preserve"> </w:t>
      </w:r>
      <w:r w:rsidRPr="00462199">
        <w:fldChar w:fldCharType="begin"/>
      </w:r>
      <w:r w:rsidRPr="00462199">
        <w:instrText xml:space="preserve">  REF _Ref144114236 \r \h \* MERGEFORMAT </w:instrText>
      </w:r>
      <w:r w:rsidRPr="00462199">
        <w:fldChar w:fldCharType="separate"/>
      </w:r>
      <w:del w:id="4594" w:author="Faqir, Sofia (Energy Security)" w:date="2023-11-12T19:47:00Z">
        <w:r w:rsidR="00E473FC" w:rsidRPr="00E473FC">
          <w:rPr>
            <w:color w:val="000000"/>
          </w:rPr>
          <w:delText>41.1(A)</w:delText>
        </w:r>
      </w:del>
      <w:r w:rsidRPr="00462199">
        <w:fldChar w:fldCharType="end"/>
      </w:r>
      <w:r w:rsidRPr="00462199">
        <w:t xml:space="preserve"> as it relates to each Offtaker, with each Annual Compliance Report.</w:t>
      </w:r>
      <w:bookmarkEnd w:id="4593"/>
    </w:p>
    <w:p w14:paraId="4D54B400" w14:textId="54880780" w:rsidR="00D179D6" w:rsidRPr="00462199" w:rsidRDefault="00D179D6" w:rsidP="005B3BB9">
      <w:pPr>
        <w:pStyle w:val="NormalBoldAshurst"/>
      </w:pPr>
      <w:r w:rsidRPr="00462199">
        <w:rPr>
          <w:i/>
        </w:rPr>
        <w:t xml:space="preserve">Annual </w:t>
      </w:r>
      <w:r w:rsidR="00A21259">
        <w:rPr>
          <w:i/>
        </w:rPr>
        <w:t xml:space="preserve">Compliance </w:t>
      </w:r>
      <w:r w:rsidRPr="00462199">
        <w:rPr>
          <w:i/>
        </w:rPr>
        <w:t>Audit</w:t>
      </w:r>
      <w:r w:rsidR="00A21259">
        <w:rPr>
          <w:i/>
        </w:rPr>
        <w:t xml:space="preserve"> Report</w:t>
      </w:r>
    </w:p>
    <w:p w14:paraId="5C9D3077" w14:textId="77777777" w:rsidR="00A21259" w:rsidRDefault="00D179D6" w:rsidP="005B3BB9">
      <w:pPr>
        <w:pStyle w:val="H2Ashurst"/>
      </w:pPr>
      <w:bookmarkStart w:id="4595" w:name="_Ref144114258"/>
      <w:r w:rsidRPr="00462199">
        <w:lastRenderedPageBreak/>
        <w:t xml:space="preserve">With effect from the Start Date, the Producer shall procure </w:t>
      </w:r>
    </w:p>
    <w:p w14:paraId="0E083E93" w14:textId="29894E8C" w:rsidR="00A21259" w:rsidRDefault="00D179D6" w:rsidP="00A21259">
      <w:pPr>
        <w:pStyle w:val="H3Ashurst"/>
      </w:pPr>
      <w:r w:rsidRPr="00462199">
        <w:t xml:space="preserve">that an Auditor </w:t>
      </w:r>
      <w:r w:rsidR="00A21259">
        <w:t>[</w:t>
      </w:r>
      <w:r w:rsidRPr="00462199">
        <w:t xml:space="preserve">conducts an </w:t>
      </w:r>
      <w:r w:rsidRPr="00A21259">
        <w:rPr>
          <w:b/>
          <w:bCs/>
        </w:rPr>
        <w:t>"</w:t>
      </w:r>
      <w:r w:rsidRPr="00462199">
        <w:rPr>
          <w:b/>
        </w:rPr>
        <w:t>Annual Audit"</w:t>
      </w:r>
      <w:r w:rsidR="00A21259" w:rsidRPr="00A21259">
        <w:rPr>
          <w:bCs/>
        </w:rPr>
        <w:t>]</w:t>
      </w:r>
      <w:r w:rsidRPr="00462199">
        <w:t xml:space="preserve"> </w:t>
      </w:r>
      <w:r w:rsidR="00A21259" w:rsidRPr="00A21259">
        <w:t>[</w:t>
      </w:r>
      <w:r w:rsidR="00A21259" w:rsidRPr="00A21259">
        <w:rPr>
          <w:b/>
          <w:bCs/>
          <w:i/>
          <w:iCs/>
          <w:highlight w:val="yellow"/>
        </w:rPr>
        <w:t xml:space="preserve">Note to DESNZ: This definition is used in the definition of "MRV Audit Right", which the Offtaker must cooperate and allow the Auditor to carry out, pursuant to the Offtaker Compliance Provisions. To confirm if we should include an equivalent concept of the </w:t>
      </w:r>
      <w:commentRangeStart w:id="4596"/>
      <w:r w:rsidR="00A21259" w:rsidRPr="00A21259">
        <w:rPr>
          <w:b/>
          <w:bCs/>
          <w:i/>
          <w:iCs/>
          <w:highlight w:val="yellow"/>
        </w:rPr>
        <w:t xml:space="preserve">"Annual LCHS Audit" </w:t>
      </w:r>
      <w:commentRangeEnd w:id="4596"/>
      <w:r w:rsidR="0066619D" w:rsidRPr="00A21259">
        <w:rPr>
          <w:rStyle w:val="CommentReference"/>
          <w:rFonts w:ascii="Arial" w:hAnsi="Arial"/>
          <w:b/>
          <w:bCs/>
          <w:i/>
          <w:iCs/>
          <w:sz w:val="20"/>
          <w:szCs w:val="20"/>
          <w:highlight w:val="yellow"/>
        </w:rPr>
        <w:commentReference w:id="4596"/>
      </w:r>
      <w:r w:rsidR="00A21259" w:rsidRPr="00A21259">
        <w:rPr>
          <w:b/>
          <w:bCs/>
          <w:i/>
          <w:iCs/>
          <w:highlight w:val="yellow"/>
        </w:rPr>
        <w:t>to refer to the Audit carried out by the LCHS Auditor. This would be separate from the "LCHS Audit Right" which is exercised by the LCHA Counterparty</w:t>
      </w:r>
      <w:r w:rsidR="00A21259" w:rsidRPr="00A21259">
        <w:t xml:space="preserve">.] </w:t>
      </w:r>
      <w:r w:rsidRPr="00462199">
        <w:t>and prepares an Annual</w:t>
      </w:r>
      <w:r w:rsidR="00A21259">
        <w:t xml:space="preserve"> Compliance Audit Report in respect</w:t>
      </w:r>
      <w:r w:rsidRPr="00462199">
        <w:t xml:space="preserve"> of each </w:t>
      </w:r>
      <w:r w:rsidR="00AA09D9">
        <w:t>Fiscal</w:t>
      </w:r>
      <w:r w:rsidRPr="00462199">
        <w:t xml:space="preserve"> Year,</w:t>
      </w:r>
      <w:r w:rsidR="00A21259">
        <w:t xml:space="preserve"> which complies with the requirements of Part A (</w:t>
      </w:r>
      <w:r w:rsidR="00A21259">
        <w:rPr>
          <w:i/>
          <w:iCs/>
        </w:rPr>
        <w:t>General</w:t>
      </w:r>
      <w:r w:rsidR="00A21259">
        <w:t>) and Part B (</w:t>
      </w:r>
      <w:r w:rsidR="00A21259">
        <w:rPr>
          <w:i/>
          <w:iCs/>
        </w:rPr>
        <w:t>Annual Compliance Audit Report</w:t>
      </w:r>
      <w:r w:rsidR="00A21259">
        <w:t xml:space="preserve">) of </w:t>
      </w:r>
      <w:r w:rsidR="00463CAA">
        <w:fldChar w:fldCharType="begin"/>
      </w:r>
      <w:r w:rsidR="00463CAA">
        <w:instrText xml:space="preserve"> REF _Ref149581823 \r \h </w:instrText>
      </w:r>
      <w:r w:rsidR="00463CAA">
        <w:fldChar w:fldCharType="separate"/>
      </w:r>
      <w:del w:id="4597" w:author="Faqir, Sofia (Energy Security)" w:date="2023-11-12T19:47:00Z">
        <w:r w:rsidR="00E473FC">
          <w:delText>Annex 13</w:delText>
        </w:r>
      </w:del>
      <w:r w:rsidR="00463CAA">
        <w:fldChar w:fldCharType="end"/>
      </w:r>
      <w:r w:rsidR="00463CAA">
        <w:t xml:space="preserve"> </w:t>
      </w:r>
      <w:r w:rsidR="00A21259">
        <w:t>(</w:t>
      </w:r>
      <w:r w:rsidR="00A21259">
        <w:rPr>
          <w:i/>
          <w:iCs/>
        </w:rPr>
        <w:t>Annual Audit Reports</w:t>
      </w:r>
      <w:r w:rsidR="00A21259">
        <w:t>); and</w:t>
      </w:r>
    </w:p>
    <w:p w14:paraId="458A4688" w14:textId="139724A2" w:rsidR="00D179D6" w:rsidRPr="00462199" w:rsidRDefault="00A21259" w:rsidP="00A21259">
      <w:pPr>
        <w:pStyle w:val="H3Ashurst"/>
      </w:pPr>
      <w:r>
        <w:t>that a copy of such Annual Compliance Audit Report is delivered to the LCHA Counterparty in accordance with</w:t>
      </w:r>
      <w:r w:rsidR="00D179D6" w:rsidRPr="00462199">
        <w:t xml:space="preserve"> </w:t>
      </w:r>
      <w:r w:rsidR="007248B2" w:rsidRPr="007248B2">
        <w:t>Condition</w:t>
      </w:r>
      <w:r w:rsidR="00D179D6" w:rsidRPr="00462199">
        <w:t xml:space="preserve"> </w:t>
      </w:r>
      <w:r>
        <w:fldChar w:fldCharType="begin"/>
      </w:r>
      <w:r>
        <w:instrText xml:space="preserve"> REF _Ref149306316 \r \h </w:instrText>
      </w:r>
      <w:r>
        <w:fldChar w:fldCharType="separate"/>
      </w:r>
      <w:del w:id="4598" w:author="Faqir, Sofia (Energy Security)" w:date="2023-11-12T19:47:00Z">
        <w:r w:rsidR="00E473FC">
          <w:delText>41.2(B)(i)</w:delText>
        </w:r>
      </w:del>
      <w:r>
        <w:fldChar w:fldCharType="end"/>
      </w:r>
      <w:r>
        <w:t xml:space="preserve"> (</w:t>
      </w:r>
      <w:r>
        <w:rPr>
          <w:i/>
          <w:iCs/>
        </w:rPr>
        <w:t>Annual Compliance Report and Audit</w:t>
      </w:r>
      <w:r>
        <w:t>)</w:t>
      </w:r>
      <w:r w:rsidR="00D179D6" w:rsidRPr="00462199">
        <w:t>.</w:t>
      </w:r>
      <w:bookmarkEnd w:id="4595"/>
    </w:p>
    <w:p w14:paraId="27841DAA" w14:textId="77777777" w:rsidR="00D179D6" w:rsidRPr="00462199" w:rsidRDefault="00D179D6" w:rsidP="005B3BB9">
      <w:pPr>
        <w:pStyle w:val="NormalBoldAshurst"/>
      </w:pPr>
      <w:r w:rsidRPr="00462199">
        <w:rPr>
          <w:i/>
        </w:rPr>
        <w:t xml:space="preserve">Annual </w:t>
      </w:r>
      <w:commentRangeStart w:id="4599"/>
      <w:r w:rsidRPr="00462199">
        <w:rPr>
          <w:i/>
        </w:rPr>
        <w:t>Compliance Report Response Notice</w:t>
      </w:r>
    </w:p>
    <w:p w14:paraId="1272C48C" w14:textId="0467BAB7" w:rsidR="00D179D6" w:rsidRPr="00462199" w:rsidRDefault="00D179D6" w:rsidP="005B3BB9">
      <w:pPr>
        <w:pStyle w:val="H2Ashurst"/>
      </w:pPr>
      <w:bookmarkStart w:id="4600" w:name="_Ref144114269"/>
      <w:r w:rsidRPr="00462199">
        <w:t xml:space="preserve">The LCHA Counterparty shall, no later than [sixty (60)] </w:t>
      </w:r>
      <w:r w:rsidR="00B9475B" w:rsidRPr="00B9475B">
        <w:t>[</w:t>
      </w:r>
      <w:r w:rsidR="00B9475B" w:rsidRPr="00B9475B">
        <w:rPr>
          <w:b/>
          <w:bCs/>
          <w:i/>
          <w:iCs/>
          <w:highlight w:val="yellow"/>
        </w:rPr>
        <w:t>Note: DESNZ to confirm time period and whether these square brackets can be remove</w:t>
      </w:r>
      <w:r w:rsidR="00F36A42">
        <w:rPr>
          <w:b/>
          <w:bCs/>
          <w:i/>
          <w:iCs/>
          <w:highlight w:val="yellow"/>
        </w:rPr>
        <w:t>d</w:t>
      </w:r>
      <w:r w:rsidR="00B9475B" w:rsidRPr="00B9475B">
        <w:rPr>
          <w:b/>
          <w:bCs/>
          <w:i/>
          <w:iCs/>
          <w:highlight w:val="yellow"/>
        </w:rPr>
        <w:t>. We are not aware of any specific point that it is outstanding in relation to this deadline.</w:t>
      </w:r>
      <w:r w:rsidR="00B9475B" w:rsidRPr="00B9475B">
        <w:t>]</w:t>
      </w:r>
      <w:r w:rsidR="00B9475B">
        <w:t xml:space="preserve"> </w:t>
      </w:r>
      <w:r w:rsidRPr="00462199">
        <w:t xml:space="preserve">Business Days after receipt of an Annual Compliance Report, give a notice to the Producer (an </w:t>
      </w:r>
      <w:r w:rsidRPr="00462199">
        <w:rPr>
          <w:b/>
        </w:rPr>
        <w:t>"Annual Compliance Report Response Notice"</w:t>
      </w:r>
      <w:r w:rsidRPr="00462199">
        <w:t>). An Annual Compliance Report Response Notice shall confirm whether:</w:t>
      </w:r>
      <w:bookmarkEnd w:id="4600"/>
      <w:r w:rsidR="002B2376" w:rsidRPr="002B2376">
        <w:t xml:space="preserve"> [</w:t>
      </w:r>
      <w:r w:rsidR="002B2376" w:rsidRPr="002B2376">
        <w:rPr>
          <w:b/>
          <w:bCs/>
          <w:i/>
          <w:iCs/>
          <w:highlight w:val="yellow"/>
        </w:rPr>
        <w:t>Note to DESNZ: by bringing both reports under the same "Annual Auditor's Certificate", any breach by the Producer in relation to the LCHS Audit Report will be subject to the same rights and remedies as set out below.</w:t>
      </w:r>
      <w:r w:rsidR="002B2376" w:rsidRPr="002B2376">
        <w:t>]</w:t>
      </w:r>
      <w:commentRangeEnd w:id="4599"/>
      <w:r w:rsidR="00343438" w:rsidRPr="00462199">
        <w:rPr>
          <w:rStyle w:val="CommentReference"/>
          <w:rFonts w:ascii="Arial" w:hAnsi="Arial"/>
          <w:sz w:val="20"/>
          <w:szCs w:val="20"/>
        </w:rPr>
        <w:commentReference w:id="4599"/>
      </w:r>
    </w:p>
    <w:p w14:paraId="57EAF4C4" w14:textId="77777777" w:rsidR="00D179D6" w:rsidRPr="00462199" w:rsidRDefault="00D179D6" w:rsidP="00202C21">
      <w:pPr>
        <w:pStyle w:val="H3Ashurst"/>
      </w:pPr>
      <w:bookmarkStart w:id="4601" w:name="_Ref144114270"/>
      <w:r w:rsidRPr="00462199">
        <w:t>the Annual Compliance Report has or has not been accompanied by:</w:t>
      </w:r>
      <w:bookmarkEnd w:id="4601"/>
    </w:p>
    <w:p w14:paraId="6BBCEF19" w14:textId="77777777" w:rsidR="00D179D6" w:rsidRPr="00462199" w:rsidRDefault="00D179D6" w:rsidP="005B3BB9">
      <w:pPr>
        <w:pStyle w:val="H4Ashurst"/>
      </w:pPr>
      <w:bookmarkStart w:id="4602" w:name="_Ref144114271"/>
      <w:r w:rsidRPr="00462199">
        <w:t>a Directors' Certificate in relation to the information contained in, and enclosed within, the Annual Compliance Report; and</w:t>
      </w:r>
      <w:bookmarkEnd w:id="4602"/>
    </w:p>
    <w:p w14:paraId="4A2D8180" w14:textId="77777777" w:rsidR="00D179D6" w:rsidRPr="00462199" w:rsidRDefault="00D179D6" w:rsidP="005B3BB9">
      <w:pPr>
        <w:pStyle w:val="H4Ashurst"/>
      </w:pPr>
      <w:bookmarkStart w:id="4603" w:name="_Ref144114272"/>
      <w:r w:rsidRPr="00462199">
        <w:t>an Annual Auditor's Certificate; and</w:t>
      </w:r>
      <w:bookmarkEnd w:id="4603"/>
    </w:p>
    <w:p w14:paraId="4ECDE93C" w14:textId="2865112D" w:rsidR="00D179D6" w:rsidRPr="00462199" w:rsidRDefault="00D179D6" w:rsidP="00202C21">
      <w:pPr>
        <w:pStyle w:val="H3Ashurst"/>
      </w:pPr>
      <w:bookmarkStart w:id="4604" w:name="_Ref144114273"/>
      <w:r w:rsidRPr="00462199">
        <w:t xml:space="preserve">subject to </w:t>
      </w:r>
      <w:r w:rsidR="007248B2" w:rsidRPr="007248B2">
        <w:t>Condition</w:t>
      </w:r>
      <w:r w:rsidRPr="00462199">
        <w:t xml:space="preserve"> </w:t>
      </w:r>
      <w:r w:rsidR="00552CB8">
        <w:fldChar w:fldCharType="begin"/>
      </w:r>
      <w:r w:rsidR="00552CB8">
        <w:instrText xml:space="preserve"> REF _Ref144114277 \n \h </w:instrText>
      </w:r>
      <w:r w:rsidR="00552CB8">
        <w:fldChar w:fldCharType="separate"/>
      </w:r>
      <w:del w:id="4605" w:author="Faqir, Sofia (Energy Security)" w:date="2023-11-12T19:47:00Z">
        <w:r w:rsidR="00E473FC">
          <w:delText>41.6</w:delText>
        </w:r>
      </w:del>
      <w:r w:rsidR="00552CB8">
        <w:fldChar w:fldCharType="end"/>
      </w:r>
      <w:r w:rsidRPr="00462199">
        <w:t>, the LCHA Counterparty:</w:t>
      </w:r>
      <w:bookmarkStart w:id="4606" w:name="_Ref144117935"/>
      <w:r w:rsidRPr="00462199">
        <w:rPr>
          <w:rStyle w:val="FootnoteReference"/>
        </w:rPr>
        <w:footnoteReference w:id="69"/>
      </w:r>
      <w:bookmarkEnd w:id="4604"/>
      <w:bookmarkEnd w:id="4606"/>
    </w:p>
    <w:p w14:paraId="32D19BF3" w14:textId="2C274D6D" w:rsidR="00AA09D9" w:rsidRPr="00462199" w:rsidRDefault="00AA09D9" w:rsidP="00AA09D9">
      <w:pPr>
        <w:pStyle w:val="H4Ashurst"/>
      </w:pPr>
      <w:bookmarkStart w:id="4607" w:name="_Ref144114274"/>
      <w:r w:rsidRPr="00AA09D9">
        <w:t xml:space="preserve">approves the [Annual Auditor's Certificate]/[Annual Compliance Report]; </w:t>
      </w:r>
      <w:r w:rsidRPr="00F36A42">
        <w:rPr>
          <w:highlight w:val="yellow"/>
        </w:rPr>
        <w:t>[</w:t>
      </w:r>
      <w:r w:rsidRPr="00F36A42">
        <w:rPr>
          <w:b/>
          <w:bCs/>
          <w:i/>
          <w:iCs/>
          <w:highlight w:val="yellow"/>
        </w:rPr>
        <w:t xml:space="preserve">Note to DESNZ: please can we discuss (i) what is meant by "approves" in this context; and (ii) what the intended consequences are of approval or non-approval by LCCC. We think that the drafting could be made clearer but want to ensure that the drafting accurately reflects the policy </w:t>
      </w:r>
      <w:commentRangeStart w:id="4608"/>
      <w:r w:rsidRPr="00F36A42">
        <w:rPr>
          <w:b/>
          <w:bCs/>
          <w:i/>
          <w:iCs/>
          <w:highlight w:val="yellow"/>
        </w:rPr>
        <w:t>intention</w:t>
      </w:r>
      <w:commentRangeEnd w:id="4608"/>
      <w:r w:rsidR="00343438" w:rsidRPr="00F36A42">
        <w:rPr>
          <w:rStyle w:val="CommentReference"/>
          <w:rFonts w:ascii="Arial" w:hAnsi="Arial"/>
          <w:b/>
          <w:bCs/>
          <w:i/>
          <w:iCs/>
          <w:sz w:val="20"/>
          <w:szCs w:val="20"/>
          <w:highlight w:val="yellow"/>
        </w:rPr>
        <w:commentReference w:id="4608"/>
      </w:r>
      <w:r w:rsidRPr="00F36A42">
        <w:rPr>
          <w:b/>
          <w:bCs/>
          <w:i/>
          <w:iCs/>
          <w:highlight w:val="yellow"/>
        </w:rPr>
        <w:t>.</w:t>
      </w:r>
      <w:r w:rsidRPr="00F36A42">
        <w:rPr>
          <w:highlight w:val="yellow"/>
        </w:rPr>
        <w:t>]</w:t>
      </w:r>
      <w:r w:rsidRPr="00F36A42">
        <w:t xml:space="preserve"> </w:t>
      </w:r>
      <w:bookmarkEnd w:id="4607"/>
    </w:p>
    <w:p w14:paraId="6D055B7F" w14:textId="77777777" w:rsidR="00D179D6" w:rsidRPr="00462199" w:rsidRDefault="00D179D6" w:rsidP="00AA09D9">
      <w:pPr>
        <w:pStyle w:val="H4Ashurst"/>
      </w:pPr>
      <w:bookmarkStart w:id="4609" w:name="_Ref144114275"/>
      <w:r w:rsidRPr="00462199">
        <w:t>does not approve [the [Annual Auditor's Certificate]/[Annual Compliance Report]], giving reasons; or</w:t>
      </w:r>
      <w:bookmarkEnd w:id="4609"/>
    </w:p>
    <w:p w14:paraId="0193F8D9" w14:textId="354DC650" w:rsidR="00D179D6" w:rsidRPr="00462199" w:rsidRDefault="00D179D6" w:rsidP="005B3BB9">
      <w:pPr>
        <w:pStyle w:val="H4Ashurst"/>
      </w:pPr>
      <w:bookmarkStart w:id="4610" w:name="_Ref144114276"/>
      <w:r w:rsidRPr="00462199">
        <w:t xml:space="preserve">requires the Producer to provide additional Supporting Information in relation to the Annual Compliance Report and/or the Annual Auditor's Certificate in order for the LCHA Counterparty to determine whether it approves the [Annual Auditor's Certificate]/[Annual Compliance Report], and, if so, details of the additional Supporting Information which the LCHA Counterparty requires, (the </w:t>
      </w:r>
      <w:r w:rsidRPr="00462199">
        <w:rPr>
          <w:b/>
        </w:rPr>
        <w:t>"Annual Compliance Report Supporting Information"</w:t>
      </w:r>
      <w:r w:rsidRPr="00462199">
        <w:t>).</w:t>
      </w:r>
      <w:bookmarkEnd w:id="4610"/>
      <w:r w:rsidR="002B2376" w:rsidRPr="002B2376">
        <w:t>[</w:t>
      </w:r>
      <w:r w:rsidR="002B2376" w:rsidRPr="002B2376">
        <w:rPr>
          <w:b/>
          <w:bCs/>
          <w:i/>
          <w:iCs/>
          <w:highlight w:val="yellow"/>
        </w:rPr>
        <w:t xml:space="preserve">Note to DESNZ: as discussed in the FWG on 05/10, our view is that it would be more appropriate for LCCC to request clarification/further information from the </w:t>
      </w:r>
      <w:r w:rsidR="002B2376" w:rsidRPr="002B2376">
        <w:rPr>
          <w:b/>
          <w:bCs/>
          <w:i/>
          <w:iCs/>
          <w:highlight w:val="yellow"/>
        </w:rPr>
        <w:lastRenderedPageBreak/>
        <w:t>Auditor via the Producer (as it is only the Producer who the LCCC will have a direct contractual relationship with – not the Auditor). The LCCC already have the right to request Annual Compliance Report Supporting Information from the Producer as part of the Annual Compliance Report Response Notice, which is drafted very widely. DESNZ/LCCC to confirm if this is sufficient as-</w:t>
      </w:r>
      <w:commentRangeStart w:id="4611"/>
      <w:r w:rsidR="002B2376" w:rsidRPr="002B2376">
        <w:rPr>
          <w:b/>
          <w:bCs/>
          <w:i/>
          <w:iCs/>
          <w:highlight w:val="yellow"/>
        </w:rPr>
        <w:t>is</w:t>
      </w:r>
      <w:commentRangeEnd w:id="4611"/>
      <w:r w:rsidR="002D52AD" w:rsidRPr="002B2376">
        <w:rPr>
          <w:rStyle w:val="CommentReference"/>
          <w:rFonts w:ascii="Arial" w:hAnsi="Arial"/>
          <w:b/>
          <w:bCs/>
          <w:i/>
          <w:iCs/>
          <w:sz w:val="20"/>
          <w:szCs w:val="20"/>
          <w:highlight w:val="yellow"/>
        </w:rPr>
        <w:commentReference w:id="4611"/>
      </w:r>
      <w:r w:rsidR="002B2376" w:rsidRPr="002B2376">
        <w:rPr>
          <w:b/>
          <w:bCs/>
          <w:i/>
          <w:iCs/>
          <w:highlight w:val="yellow"/>
        </w:rPr>
        <w:t>.</w:t>
      </w:r>
      <w:r w:rsidR="002B2376">
        <w:t>]</w:t>
      </w:r>
    </w:p>
    <w:p w14:paraId="24BE4AEA" w14:textId="104B9FDC" w:rsidR="00D179D6" w:rsidRPr="00462199" w:rsidRDefault="00D179D6" w:rsidP="005B3BB9">
      <w:pPr>
        <w:pStyle w:val="H2Ashurst"/>
      </w:pPr>
      <w:bookmarkStart w:id="4612" w:name="_Ref144114277"/>
      <w:r w:rsidRPr="00462199">
        <w:t>The LCHA Counterparty may only raise a Dispute with respect to an [Annual Auditor's Certificate]/[Annual Compliance Report] if there is manifest error or fraud in respect of the relevant [certificate</w:t>
      </w:r>
      <w:r w:rsidR="002B2376">
        <w:t>]</w:t>
      </w:r>
      <w:r w:rsidRPr="00462199">
        <w:t>/</w:t>
      </w:r>
      <w:r w:rsidR="002B2376">
        <w:t>[</w:t>
      </w:r>
      <w:r w:rsidRPr="00462199">
        <w:t>report].</w:t>
      </w:r>
      <w:bookmarkEnd w:id="4612"/>
    </w:p>
    <w:p w14:paraId="334CC1AF" w14:textId="77777777" w:rsidR="00D179D6" w:rsidRPr="00462199" w:rsidRDefault="00D179D6" w:rsidP="005B3BB9">
      <w:pPr>
        <w:pStyle w:val="H2Ashurst"/>
      </w:pPr>
      <w:bookmarkStart w:id="4613" w:name="_Ref144114278"/>
      <w:r w:rsidRPr="00462199">
        <w:t>If the LCHA Counterparty states in the Annual Compliance Report Response Notice that it requires the Producer to provide Annual Compliance Report Supporting Information then:</w:t>
      </w:r>
      <w:bookmarkEnd w:id="4613"/>
    </w:p>
    <w:p w14:paraId="388A69FA" w14:textId="77777777" w:rsidR="002B2376" w:rsidRDefault="00D179D6" w:rsidP="00202C21">
      <w:pPr>
        <w:pStyle w:val="H3Ashurst"/>
      </w:pPr>
      <w:bookmarkStart w:id="4614" w:name="_Ref149761132"/>
      <w:bookmarkStart w:id="4615" w:name="_Ref144114279"/>
      <w:r w:rsidRPr="00462199">
        <w:t>the Producer shall</w:t>
      </w:r>
      <w:r w:rsidR="002B2376">
        <w:t>:</w:t>
      </w:r>
      <w:bookmarkEnd w:id="4614"/>
    </w:p>
    <w:p w14:paraId="22AF3147" w14:textId="6FCC9EC2" w:rsidR="00D179D6" w:rsidRDefault="00D179D6" w:rsidP="002B2376">
      <w:pPr>
        <w:pStyle w:val="H4Ashurst"/>
      </w:pPr>
      <w:r w:rsidRPr="00462199">
        <w:t xml:space="preserve">provide the Annual Compliance Report Supporting Information as soon as reasonably practicable, and in any event no later than thirty (30) Business Days after receipt of the Annual Compliance Report Response Notice, or such longer period as is specified by the LCHA Counterparty; </w:t>
      </w:r>
      <w:bookmarkEnd w:id="4615"/>
    </w:p>
    <w:p w14:paraId="27B82348" w14:textId="5BE088AC" w:rsidR="002B2376" w:rsidRPr="00462199" w:rsidRDefault="002B2376" w:rsidP="002B2376">
      <w:pPr>
        <w:pStyle w:val="H4Ashurst"/>
      </w:pPr>
      <w:r w:rsidRPr="00463CAA">
        <w:t>[</w:t>
      </w:r>
      <w:r w:rsidRPr="009B75DB">
        <w:t>procure that the Auditor cooperates and provides, all required assistance and information to enable the Producer to provide such Annual Compliance Report Supporting Information in accordance with this Condition</w:t>
      </w:r>
      <w:r w:rsidR="00EF39BE">
        <w:t xml:space="preserve"> </w:t>
      </w:r>
      <w:r w:rsidR="00EF39BE">
        <w:fldChar w:fldCharType="begin"/>
      </w:r>
      <w:r w:rsidR="00EF39BE">
        <w:instrText xml:space="preserve"> REF _Ref144114278 \r \h </w:instrText>
      </w:r>
      <w:r w:rsidR="00EF39BE">
        <w:fldChar w:fldCharType="separate"/>
      </w:r>
      <w:del w:id="4616" w:author="Faqir, Sofia (Energy Security)" w:date="2023-11-12T19:47:00Z">
        <w:r w:rsidR="00E473FC">
          <w:delText>41.7</w:delText>
        </w:r>
      </w:del>
      <w:r w:rsidR="00EF39BE">
        <w:fldChar w:fldCharType="end"/>
      </w:r>
      <w:r w:rsidR="00EF39BE">
        <w:fldChar w:fldCharType="begin"/>
      </w:r>
      <w:r w:rsidR="00EF39BE">
        <w:instrText xml:space="preserve"> REF _Ref149761132 \r \h </w:instrText>
      </w:r>
      <w:r w:rsidR="00EF39BE">
        <w:fldChar w:fldCharType="separate"/>
      </w:r>
      <w:del w:id="4617" w:author="Faqir, Sofia (Energy Security)" w:date="2023-11-12T19:47:00Z">
        <w:r w:rsidR="00E473FC">
          <w:delText>A)</w:delText>
        </w:r>
      </w:del>
      <w:r w:rsidR="00EF39BE">
        <w:fldChar w:fldCharType="end"/>
      </w:r>
      <w:r w:rsidRPr="009B75DB">
        <w:t xml:space="preserve">]; and </w:t>
      </w:r>
      <w:r w:rsidRPr="009B75DB">
        <w:rPr>
          <w:highlight w:val="yellow"/>
        </w:rPr>
        <w:t>[</w:t>
      </w:r>
      <w:r w:rsidRPr="009B75DB">
        <w:rPr>
          <w:b/>
          <w:bCs/>
          <w:i/>
          <w:iCs/>
          <w:highlight w:val="yellow"/>
        </w:rPr>
        <w:t>Note: DESNZ/LCCC to confirm inclusion of this drafting.</w:t>
      </w:r>
      <w:r w:rsidRPr="009B75DB">
        <w:t>]</w:t>
      </w:r>
    </w:p>
    <w:p w14:paraId="360232B1" w14:textId="77777777" w:rsidR="00D179D6" w:rsidRPr="00462199" w:rsidRDefault="00D179D6" w:rsidP="00202C21">
      <w:pPr>
        <w:pStyle w:val="H3Ashurst"/>
      </w:pPr>
      <w:bookmarkStart w:id="4618" w:name="_Ref144114280"/>
      <w:r w:rsidRPr="00462199">
        <w:t xml:space="preserve">no later than sixty (60) Business Days after receipt of such Annual Compliance Report Supporting Information, the LCHA Counterparty shall give a further Annual Compliance Report Response Notice to the Producer (a </w:t>
      </w:r>
      <w:r w:rsidRPr="00462199">
        <w:rPr>
          <w:b/>
        </w:rPr>
        <w:t>"Further Annual Compliance Report Response Notice"</w:t>
      </w:r>
      <w:r w:rsidRPr="00462199">
        <w:t>). A Further Annual Compliance Report Response Notice shall specify whether or not the LCHA Counterparty approves the [Annual Auditor's Certificate]/[Annual Compliance Report].</w:t>
      </w:r>
      <w:bookmarkEnd w:id="4618"/>
    </w:p>
    <w:p w14:paraId="0D5F93D9" w14:textId="13F8C54D" w:rsidR="00D179D6" w:rsidRPr="00462199" w:rsidRDefault="00D179D6" w:rsidP="005B3BB9">
      <w:pPr>
        <w:pStyle w:val="H2Ashurst"/>
      </w:pPr>
      <w:bookmarkStart w:id="4619" w:name="_Ref144114281"/>
      <w:r w:rsidRPr="00462199">
        <w:t xml:space="preserve">Nothing in </w:t>
      </w:r>
      <w:r w:rsidR="007248B2" w:rsidRPr="007248B2">
        <w:t>Condition</w:t>
      </w:r>
      <w:r w:rsidRPr="00462199">
        <w:t xml:space="preserve">s </w:t>
      </w:r>
      <w:r w:rsidR="00324270">
        <w:fldChar w:fldCharType="begin"/>
      </w:r>
      <w:r w:rsidR="00324270">
        <w:instrText xml:space="preserve"> REF _Ref144114269 \n \h </w:instrText>
      </w:r>
      <w:r w:rsidR="00324270">
        <w:fldChar w:fldCharType="separate"/>
      </w:r>
      <w:del w:id="4620" w:author="Faqir, Sofia (Energy Security)" w:date="2023-11-12T19:47:00Z">
        <w:r w:rsidR="00E473FC">
          <w:delText>41.5</w:delText>
        </w:r>
      </w:del>
      <w:r w:rsidR="00324270">
        <w:fldChar w:fldCharType="end"/>
      </w:r>
      <w:r w:rsidRPr="00462199">
        <w:t xml:space="preserve"> and </w:t>
      </w:r>
      <w:r w:rsidRPr="00462199">
        <w:fldChar w:fldCharType="begin"/>
      </w:r>
      <w:r w:rsidRPr="00462199">
        <w:instrText xml:space="preserve">  REF _Ref144114280 \r \h \* MERGEFORMAT </w:instrText>
      </w:r>
      <w:r w:rsidRPr="00462199">
        <w:fldChar w:fldCharType="separate"/>
      </w:r>
      <w:del w:id="4621" w:author="Faqir, Sofia (Energy Security)" w:date="2023-11-12T19:47:00Z">
        <w:r w:rsidR="00E473FC" w:rsidRPr="00E473FC">
          <w:rPr>
            <w:color w:val="000000"/>
          </w:rPr>
          <w:delText>41.7(B)</w:delText>
        </w:r>
      </w:del>
      <w:r w:rsidRPr="00462199">
        <w:fldChar w:fldCharType="end"/>
      </w:r>
      <w:r w:rsidRPr="00462199">
        <w:t xml:space="preserve"> (</w:t>
      </w:r>
      <w:r w:rsidRPr="00462199">
        <w:rPr>
          <w:i/>
        </w:rPr>
        <w:t>Undertakings: Annual Compliance Report</w:t>
      </w:r>
      <w:r w:rsidRPr="00462199">
        <w:t>) shall require the LCHA Counterparty to specify in any Annual Compliance Report Response Notice or Further Annual Compliance Report Response Notice that it approves an [Annual Auditor's Certificate/Annual Compliance Report], unless and until the LCHA Counterparty is satisfied of the same.</w:t>
      </w:r>
      <w:bookmarkEnd w:id="4619"/>
    </w:p>
    <w:p w14:paraId="26B7980B" w14:textId="77777777" w:rsidR="00D179D6" w:rsidRPr="00462199" w:rsidRDefault="00D179D6" w:rsidP="00C2490D">
      <w:pPr>
        <w:pStyle w:val="NormalBoldAshurst"/>
      </w:pPr>
      <w:r w:rsidRPr="00462199">
        <w:rPr>
          <w:i/>
        </w:rPr>
        <w:t>Failure to provide an Annual Compliance Report: Suspension and deemed Non-Qualifying Offtaker</w:t>
      </w:r>
    </w:p>
    <w:p w14:paraId="6C5097EA" w14:textId="77777777" w:rsidR="00D179D6" w:rsidRPr="00462199" w:rsidRDefault="00D179D6" w:rsidP="005B3BB9">
      <w:pPr>
        <w:pStyle w:val="H2Ashurst"/>
      </w:pPr>
      <w:bookmarkStart w:id="4622" w:name="_Ref144114282"/>
      <w:r w:rsidRPr="00462199">
        <w:t>If:</w:t>
      </w:r>
      <w:bookmarkEnd w:id="4622"/>
    </w:p>
    <w:p w14:paraId="4C8244CF" w14:textId="77777777" w:rsidR="00AA09D9" w:rsidRDefault="00D179D6" w:rsidP="00202C21">
      <w:pPr>
        <w:pStyle w:val="H3Ashurst"/>
      </w:pPr>
      <w:bookmarkStart w:id="4623" w:name="_Ref144114283"/>
      <w:r w:rsidRPr="00462199">
        <w:t>the Producer fails to provide</w:t>
      </w:r>
      <w:r w:rsidR="00AA09D9">
        <w:t>:</w:t>
      </w:r>
    </w:p>
    <w:p w14:paraId="6061FA5A" w14:textId="6DE31100" w:rsidR="00AA09D9" w:rsidRDefault="00D179D6" w:rsidP="00AA09D9">
      <w:pPr>
        <w:pStyle w:val="H4Ashurst"/>
      </w:pPr>
      <w:r w:rsidRPr="00462199">
        <w:t xml:space="preserve">an Annual Compliance Report which satisfies the </w:t>
      </w:r>
      <w:r w:rsidR="00AA09D9">
        <w:t>Annual Compliance Report Minimum Requirement by the Annual Compliance Report Deadline; and/or</w:t>
      </w:r>
    </w:p>
    <w:p w14:paraId="6AE0D581" w14:textId="49B5D737" w:rsidR="00D179D6" w:rsidRPr="00462199" w:rsidRDefault="00AA09D9" w:rsidP="00AA09D9">
      <w:pPr>
        <w:pStyle w:val="H4Ashurst"/>
      </w:pPr>
      <w:r>
        <w:t>a Director's Certificate and Annual Auditor's Certificate pursuant to Condition</w:t>
      </w:r>
      <w:r w:rsidR="00D179D6" w:rsidRPr="00462199">
        <w:t xml:space="preserve"> </w:t>
      </w:r>
      <w:r w:rsidR="00D179D6" w:rsidRPr="00462199">
        <w:fldChar w:fldCharType="begin"/>
      </w:r>
      <w:r w:rsidR="00D179D6" w:rsidRPr="00462199">
        <w:instrText xml:space="preserve">  REF _Ref144114254 \r \h \* MERGEFORMAT </w:instrText>
      </w:r>
      <w:r w:rsidR="00D179D6" w:rsidRPr="00462199">
        <w:fldChar w:fldCharType="separate"/>
      </w:r>
      <w:del w:id="4624" w:author="Faqir, Sofia (Energy Security)" w:date="2023-11-12T19:47:00Z">
        <w:r w:rsidR="00E473FC" w:rsidRPr="00E473FC">
          <w:rPr>
            <w:color w:val="000000"/>
          </w:rPr>
          <w:delText>41.2</w:delText>
        </w:r>
      </w:del>
      <w:r w:rsidR="00D179D6" w:rsidRPr="00462199">
        <w:fldChar w:fldCharType="end"/>
      </w:r>
      <w:r w:rsidR="00D179D6" w:rsidRPr="00462199">
        <w:t xml:space="preserve"> </w:t>
      </w:r>
      <w:r>
        <w:t xml:space="preserve">by </w:t>
      </w:r>
      <w:r w:rsidR="00D179D6" w:rsidRPr="00462199">
        <w:t xml:space="preserve">the Annual Compliance Report Deadline; </w:t>
      </w:r>
      <w:bookmarkEnd w:id="4623"/>
    </w:p>
    <w:p w14:paraId="4E6BAC79" w14:textId="1BF9F160" w:rsidR="00D179D6" w:rsidRDefault="00D179D6" w:rsidP="00202C21">
      <w:pPr>
        <w:pStyle w:val="H3Ashurst"/>
      </w:pPr>
      <w:bookmarkStart w:id="4625" w:name="_Ref144114284"/>
      <w:r w:rsidRPr="00462199">
        <w:t xml:space="preserve">the LCHA Counterparty notifies the Producer pursuant to </w:t>
      </w:r>
      <w:r w:rsidR="007248B2" w:rsidRPr="007248B2">
        <w:t>Condition</w:t>
      </w:r>
      <w:r w:rsidRPr="00462199">
        <w:t xml:space="preserve"> </w:t>
      </w:r>
      <w:r w:rsidRPr="00462199">
        <w:fldChar w:fldCharType="begin"/>
      </w:r>
      <w:r w:rsidRPr="00462199">
        <w:instrText xml:space="preserve">  REF _Ref144114276 \r \h \* MERGEFORMAT </w:instrText>
      </w:r>
      <w:r w:rsidRPr="00462199">
        <w:fldChar w:fldCharType="separate"/>
      </w:r>
      <w:del w:id="4626" w:author="Faqir, Sofia (Energy Security)" w:date="2023-11-12T19:47:00Z">
        <w:r w:rsidR="00E473FC" w:rsidRPr="00E473FC">
          <w:rPr>
            <w:color w:val="000000"/>
          </w:rPr>
          <w:delText>41.5(B)(iii)</w:delText>
        </w:r>
      </w:del>
      <w:r w:rsidRPr="00462199">
        <w:fldChar w:fldCharType="end"/>
      </w:r>
      <w:r w:rsidRPr="00462199">
        <w:t xml:space="preserve"> that it requires the Producer to provide Annual Compliance Report Supporting Information and the Producer fails to provide such Annual Compliance Report Supporting Information in accordance with </w:t>
      </w:r>
      <w:r w:rsidR="007248B2" w:rsidRPr="007248B2">
        <w:t>Condition</w:t>
      </w:r>
      <w:r w:rsidRPr="00462199">
        <w:t xml:space="preserve"> </w:t>
      </w:r>
      <w:r w:rsidRPr="00462199">
        <w:fldChar w:fldCharType="begin"/>
      </w:r>
      <w:r w:rsidRPr="00462199">
        <w:instrText xml:space="preserve">  REF _Ref144114279 \r \h \* MERGEFORMAT </w:instrText>
      </w:r>
      <w:r w:rsidRPr="00462199">
        <w:fldChar w:fldCharType="separate"/>
      </w:r>
      <w:del w:id="4627" w:author="Faqir, Sofia (Energy Security)" w:date="2023-11-12T19:47:00Z">
        <w:r w:rsidR="00E473FC" w:rsidRPr="00E473FC">
          <w:rPr>
            <w:color w:val="000000"/>
          </w:rPr>
          <w:delText>41.7(A)</w:delText>
        </w:r>
      </w:del>
      <w:r w:rsidRPr="00462199">
        <w:fldChar w:fldCharType="end"/>
      </w:r>
      <w:r w:rsidRPr="00462199">
        <w:t>,</w:t>
      </w:r>
      <w:bookmarkEnd w:id="4625"/>
    </w:p>
    <w:p w14:paraId="4E8C5D0C" w14:textId="1EEC12CC" w:rsidR="00AE7C33" w:rsidRPr="00AE7C33" w:rsidRDefault="00AE7C33" w:rsidP="00AE7C33">
      <w:pPr>
        <w:pStyle w:val="H3Ashurst"/>
        <w:numPr>
          <w:ilvl w:val="0"/>
          <w:numId w:val="0"/>
        </w:numPr>
        <w:ind w:left="1406"/>
      </w:pPr>
      <w:r>
        <w:lastRenderedPageBreak/>
        <w:t>[</w:t>
      </w:r>
      <w:r w:rsidRPr="00AE7C33">
        <w:rPr>
          <w:b/>
          <w:bCs/>
          <w:i/>
          <w:iCs/>
          <w:highlight w:val="yellow"/>
        </w:rPr>
        <w:t xml:space="preserve">Note to DESNZ: As part of the discussion around "approval" (please refer to our drafting note on Condition 41.5(B)(i)) above), to discuss whether non-approval by LCCC of an Annual Auditor's Certificate/Annual Compliance Report should be included here ie. give rise to any rights for LCCC to suspend payments </w:t>
      </w:r>
      <w:commentRangeStart w:id="4628"/>
      <w:r w:rsidRPr="00AE7C33">
        <w:rPr>
          <w:b/>
          <w:bCs/>
          <w:i/>
          <w:iCs/>
          <w:highlight w:val="yellow"/>
        </w:rPr>
        <w:t>etc</w:t>
      </w:r>
      <w:commentRangeEnd w:id="4628"/>
      <w:r w:rsidR="00422DB0">
        <w:rPr>
          <w:rStyle w:val="CommentReference"/>
          <w:rFonts w:ascii="Arial" w:hAnsi="Arial"/>
          <w:sz w:val="20"/>
          <w:szCs w:val="20"/>
        </w:rPr>
        <w:commentReference w:id="4628"/>
      </w:r>
      <w:r>
        <w:t xml:space="preserve">] </w:t>
      </w:r>
    </w:p>
    <w:p w14:paraId="13C48C7B" w14:textId="77777777" w:rsidR="00D179D6" w:rsidRPr="00462199" w:rsidRDefault="00D179D6" w:rsidP="005B3BB9">
      <w:pPr>
        <w:pStyle w:val="B12Ashurst"/>
      </w:pPr>
      <w:r w:rsidRPr="00462199">
        <w:t xml:space="preserve">the LCHA Counterparty may give a notice to the Producer (an </w:t>
      </w:r>
      <w:r w:rsidRPr="00462199">
        <w:rPr>
          <w:b/>
        </w:rPr>
        <w:t>"Annual Compliance Report Non-Compliance Notice"</w:t>
      </w:r>
      <w:r w:rsidRPr="00462199">
        <w:t>). An Annual Compliance Report Non-Compliance Notice shall:</w:t>
      </w:r>
    </w:p>
    <w:p w14:paraId="764DFB16" w14:textId="77777777" w:rsidR="00D179D6" w:rsidRPr="00462199" w:rsidRDefault="00D179D6" w:rsidP="005B3BB9">
      <w:pPr>
        <w:pStyle w:val="H4Ashurst"/>
      </w:pPr>
      <w:bookmarkStart w:id="4629" w:name="_Ref144114285"/>
      <w:r w:rsidRPr="00462199">
        <w:t>notify the Producer that either:</w:t>
      </w:r>
      <w:bookmarkEnd w:id="4629"/>
    </w:p>
    <w:p w14:paraId="0A757323" w14:textId="77777777" w:rsidR="00AA09D9" w:rsidRDefault="00D179D6" w:rsidP="00202C21">
      <w:pPr>
        <w:pStyle w:val="H5Ashurst"/>
      </w:pPr>
      <w:bookmarkStart w:id="4630" w:name="_Ref144114286"/>
      <w:r w:rsidRPr="00462199">
        <w:t>the Producer has failed to provide</w:t>
      </w:r>
      <w:r w:rsidR="00AA09D9">
        <w:t>:</w:t>
      </w:r>
    </w:p>
    <w:p w14:paraId="44E7923D" w14:textId="55DD78AA" w:rsidR="00AA09D9" w:rsidRDefault="00D179D6" w:rsidP="00AA09D9">
      <w:pPr>
        <w:pStyle w:val="H6Ashurst"/>
      </w:pPr>
      <w:r w:rsidRPr="00462199">
        <w:t xml:space="preserve">an Annual Compliance Report which satisfies the </w:t>
      </w:r>
      <w:r w:rsidR="00AA09D9">
        <w:t>Annual Compliance Report Minimum Requirements by the Annual Compliance Report Deadline; and/or</w:t>
      </w:r>
    </w:p>
    <w:p w14:paraId="28A661DF" w14:textId="5EADC391" w:rsidR="00D179D6" w:rsidRPr="00462199" w:rsidRDefault="00AA09D9" w:rsidP="00AA09D9">
      <w:pPr>
        <w:pStyle w:val="H6Ashurst"/>
      </w:pPr>
      <w:r>
        <w:t xml:space="preserve">a Director's Certificate and Annual Auditor's Certificate pursuant to Condition </w:t>
      </w:r>
      <w:r w:rsidR="00324270">
        <w:fldChar w:fldCharType="begin"/>
      </w:r>
      <w:r w:rsidR="00324270">
        <w:instrText xml:space="preserve"> REF _Ref144114254 \n \h </w:instrText>
      </w:r>
      <w:r w:rsidR="00324270">
        <w:fldChar w:fldCharType="separate"/>
      </w:r>
      <w:del w:id="4631" w:author="Faqir, Sofia (Energy Security)" w:date="2023-11-12T19:47:00Z">
        <w:r w:rsidR="00E473FC">
          <w:delText>41.2</w:delText>
        </w:r>
      </w:del>
      <w:r w:rsidR="00324270">
        <w:fldChar w:fldCharType="end"/>
      </w:r>
      <w:r w:rsidR="00D179D6" w:rsidRPr="00462199">
        <w:t xml:space="preserve"> by the Annual Compliance Report Deadline; or</w:t>
      </w:r>
      <w:bookmarkEnd w:id="4630"/>
    </w:p>
    <w:p w14:paraId="12056AA0" w14:textId="4B348DC2" w:rsidR="00D179D6" w:rsidRPr="00462199" w:rsidRDefault="00D179D6" w:rsidP="00202C21">
      <w:pPr>
        <w:pStyle w:val="H5Ashurst"/>
      </w:pPr>
      <w:bookmarkStart w:id="4632" w:name="_Ref144114287"/>
      <w:r w:rsidRPr="00462199">
        <w:t xml:space="preserve">the Producer has failed to provide the Annual Compliance Report Supporting Information required by the LCHA Counterparty in accordance with </w:t>
      </w:r>
      <w:r w:rsidR="007248B2" w:rsidRPr="007248B2">
        <w:t>Condition</w:t>
      </w:r>
      <w:r w:rsidRPr="00462199">
        <w:t xml:space="preserve"> </w:t>
      </w:r>
      <w:r w:rsidR="00324270">
        <w:fldChar w:fldCharType="begin"/>
      </w:r>
      <w:r w:rsidR="00324270">
        <w:instrText xml:space="preserve"> REF _Ref144114279 \w \h </w:instrText>
      </w:r>
      <w:r w:rsidR="00324270">
        <w:fldChar w:fldCharType="separate"/>
      </w:r>
      <w:del w:id="4633" w:author="Faqir, Sofia (Energy Security)" w:date="2023-11-12T19:47:00Z">
        <w:r w:rsidR="00E473FC">
          <w:delText>41.7(A)</w:delText>
        </w:r>
      </w:del>
      <w:r w:rsidR="00324270">
        <w:fldChar w:fldCharType="end"/>
      </w:r>
      <w:r w:rsidRPr="00462199">
        <w:t>; and</w:t>
      </w:r>
      <w:bookmarkEnd w:id="4632"/>
    </w:p>
    <w:p w14:paraId="74D841F5" w14:textId="3A2F1D86" w:rsidR="00D179D6" w:rsidRPr="00462199" w:rsidRDefault="00D179D6" w:rsidP="005B3BB9">
      <w:pPr>
        <w:pStyle w:val="H4Ashurst"/>
      </w:pPr>
      <w:bookmarkStart w:id="4634" w:name="_Ref144114288"/>
      <w:r w:rsidRPr="00462199">
        <w:t xml:space="preserve">specify the date on and from which the LCHA Counterparty may suspend payments in accordance with </w:t>
      </w:r>
      <w:r w:rsidR="007248B2" w:rsidRPr="007248B2">
        <w:t>Condition</w:t>
      </w:r>
      <w:r w:rsidRPr="00462199">
        <w:t xml:space="preserve"> </w:t>
      </w:r>
      <w:r w:rsidR="00324270">
        <w:fldChar w:fldCharType="begin"/>
      </w:r>
      <w:r w:rsidR="00324270">
        <w:instrText xml:space="preserve"> REF _Ref144114292 \w \h </w:instrText>
      </w:r>
      <w:r w:rsidR="00324270">
        <w:fldChar w:fldCharType="separate"/>
      </w:r>
      <w:del w:id="4635" w:author="Faqir, Sofia (Energy Security)" w:date="2023-11-12T19:47:00Z">
        <w:r w:rsidR="00E473FC">
          <w:delText>41.11</w:delText>
        </w:r>
      </w:del>
      <w:r w:rsidR="00324270">
        <w:fldChar w:fldCharType="end"/>
      </w:r>
      <w:r w:rsidRPr="00462199">
        <w:t xml:space="preserve"> being the date which falls thirty (30) Business Days after the date of the Annual Compliance Report Non-Compliance Notice;</w:t>
      </w:r>
      <w:bookmarkEnd w:id="4634"/>
    </w:p>
    <w:p w14:paraId="276738EF" w14:textId="3C8C738C" w:rsidR="00D179D6" w:rsidRPr="00462199" w:rsidRDefault="00D179D6" w:rsidP="005B3BB9">
      <w:pPr>
        <w:pStyle w:val="H4Ashurst"/>
      </w:pPr>
      <w:bookmarkStart w:id="4636" w:name="_Ref144114289"/>
      <w:r w:rsidRPr="00462199">
        <w:t xml:space="preserve">specify the date from which the LCHA Counterparty may deem each an Offtaker to be a Non-Qualifying Offtaker in accordance with </w:t>
      </w:r>
      <w:r w:rsidR="007248B2" w:rsidRPr="007248B2">
        <w:t>Condition</w:t>
      </w:r>
      <w:r w:rsidRPr="00462199">
        <w:t xml:space="preserve"> </w:t>
      </w:r>
      <w:r w:rsidRPr="00462199">
        <w:fldChar w:fldCharType="begin"/>
      </w:r>
      <w:r w:rsidRPr="00462199">
        <w:instrText xml:space="preserve">  REF _Ref144114296 \r \h \* MERGEFORMAT </w:instrText>
      </w:r>
      <w:r w:rsidRPr="00462199">
        <w:fldChar w:fldCharType="separate"/>
      </w:r>
      <w:del w:id="4637" w:author="Faqir, Sofia (Energy Security)" w:date="2023-11-12T19:47:00Z">
        <w:r w:rsidR="00E473FC" w:rsidRPr="00E473FC">
          <w:rPr>
            <w:color w:val="000000"/>
          </w:rPr>
          <w:delText>41.11(D)</w:delText>
        </w:r>
      </w:del>
      <w:r w:rsidRPr="00462199">
        <w:fldChar w:fldCharType="end"/>
      </w:r>
      <w:r w:rsidRPr="00462199">
        <w:t xml:space="preserve"> being the date which falls thirty (30) Business Days after the date of the Annual Compliance Report Non-Compliance Notice; and</w:t>
      </w:r>
      <w:bookmarkEnd w:id="4636"/>
    </w:p>
    <w:p w14:paraId="3DFFF613" w14:textId="7339A1D7" w:rsidR="00D179D6" w:rsidRPr="00462199" w:rsidRDefault="00D179D6" w:rsidP="005B3BB9">
      <w:pPr>
        <w:pStyle w:val="H4Ashurst"/>
      </w:pPr>
      <w:bookmarkStart w:id="4638" w:name="_Ref144114290"/>
      <w:r w:rsidRPr="00462199">
        <w:t xml:space="preserve">specify the date on and from which the LCHA Counterparty may terminate the LCHA in accordance with </w:t>
      </w:r>
      <w:r w:rsidR="007248B2" w:rsidRPr="007248B2">
        <w:t>Condition</w:t>
      </w:r>
      <w:r w:rsidRPr="00462199">
        <w:t xml:space="preserve"> </w:t>
      </w:r>
      <w:r w:rsidR="00F7409F">
        <w:fldChar w:fldCharType="begin"/>
      </w:r>
      <w:r w:rsidR="00F7409F">
        <w:instrText xml:space="preserve"> REF _Ref144114302 \w \h </w:instrText>
      </w:r>
      <w:r w:rsidR="00F7409F">
        <w:fldChar w:fldCharType="separate"/>
      </w:r>
      <w:del w:id="4639" w:author="Faqir, Sofia (Energy Security)" w:date="2023-11-12T19:47:00Z">
        <w:r w:rsidR="00E473FC">
          <w:delText>41.13</w:delText>
        </w:r>
      </w:del>
      <w:r w:rsidR="00F7409F">
        <w:fldChar w:fldCharType="end"/>
      </w:r>
      <w:r w:rsidRPr="00462199">
        <w:t xml:space="preserve">, being the date which falls sixty (60) Business Days after the date of the Annual Compliance Non-Compliance Notice (the </w:t>
      </w:r>
      <w:r w:rsidRPr="00462199">
        <w:rPr>
          <w:b/>
        </w:rPr>
        <w:t>"Annual Compliance Report Non-Compliance Deadline"</w:t>
      </w:r>
      <w:r w:rsidRPr="00462199">
        <w:t>).</w:t>
      </w:r>
      <w:bookmarkEnd w:id="4638"/>
    </w:p>
    <w:p w14:paraId="1F901B29" w14:textId="5EEBCEB9" w:rsidR="00D179D6" w:rsidRPr="00462199" w:rsidRDefault="00D179D6" w:rsidP="005B3BB9">
      <w:pPr>
        <w:pStyle w:val="H2Ashurst"/>
      </w:pPr>
      <w:bookmarkStart w:id="4640" w:name="_Ref144114291"/>
      <w:r w:rsidRPr="00462199">
        <w:t xml:space="preserve">If </w:t>
      </w:r>
      <w:r w:rsidR="007248B2" w:rsidRPr="007248B2">
        <w:t>Condition</w:t>
      </w:r>
      <w:r w:rsidRPr="00462199">
        <w:t xml:space="preserve"> </w:t>
      </w:r>
      <w:r w:rsidRPr="00462199">
        <w:fldChar w:fldCharType="begin"/>
      </w:r>
      <w:r w:rsidRPr="00462199">
        <w:instrText xml:space="preserve">  REF _Ref144114283 \r \h \* MERGEFORMAT </w:instrText>
      </w:r>
      <w:r w:rsidRPr="00462199">
        <w:fldChar w:fldCharType="separate"/>
      </w:r>
      <w:del w:id="4641" w:author="Faqir, Sofia (Energy Security)" w:date="2023-11-12T19:47:00Z">
        <w:r w:rsidR="00E473FC" w:rsidRPr="00E473FC">
          <w:rPr>
            <w:color w:val="000000"/>
          </w:rPr>
          <w:delText>41.9(A)</w:delText>
        </w:r>
      </w:del>
      <w:r w:rsidRPr="00462199">
        <w:fldChar w:fldCharType="end"/>
      </w:r>
      <w:r w:rsidRPr="00462199">
        <w:t xml:space="preserve"> applies and the Producer provides an Annual Compliance Report, Supporting Information, a Directors' Certificate and an Annual Auditor's Certificate, to the LCHA Counterparty by the date which is thirty (30) Business Days from the date of the Annual Compliance Report Non-Compliance Notice, </w:t>
      </w:r>
      <w:r w:rsidR="007248B2" w:rsidRPr="007248B2">
        <w:t>Condition</w:t>
      </w:r>
      <w:r w:rsidRPr="00462199">
        <w:t xml:space="preserve">s </w:t>
      </w:r>
      <w:r w:rsidR="00F7409F">
        <w:fldChar w:fldCharType="begin"/>
      </w:r>
      <w:r w:rsidR="00F7409F">
        <w:instrText xml:space="preserve"> REF _Ref144114269 \w \h </w:instrText>
      </w:r>
      <w:r w:rsidR="00F7409F">
        <w:fldChar w:fldCharType="separate"/>
      </w:r>
      <w:del w:id="4642" w:author="Faqir, Sofia (Energy Security)" w:date="2023-11-12T19:47:00Z">
        <w:r w:rsidR="00E473FC">
          <w:delText>41.5</w:delText>
        </w:r>
      </w:del>
      <w:r w:rsidR="00F7409F">
        <w:fldChar w:fldCharType="end"/>
      </w:r>
      <w:r w:rsidRPr="00462199">
        <w:t xml:space="preserve"> to </w:t>
      </w:r>
      <w:r w:rsidRPr="00462199">
        <w:fldChar w:fldCharType="begin"/>
      </w:r>
      <w:r w:rsidRPr="00462199">
        <w:instrText xml:space="preserve">  REF _Ref144114281 \r \h \* MERGEFORMAT </w:instrText>
      </w:r>
      <w:r w:rsidRPr="00462199">
        <w:fldChar w:fldCharType="separate"/>
      </w:r>
      <w:del w:id="4643" w:author="Faqir, Sofia (Energy Security)" w:date="2023-11-12T19:47:00Z">
        <w:r w:rsidR="00E473FC" w:rsidRPr="00E473FC">
          <w:rPr>
            <w:color w:val="000000"/>
          </w:rPr>
          <w:delText>41.8</w:delText>
        </w:r>
      </w:del>
      <w:r w:rsidRPr="00462199">
        <w:fldChar w:fldCharType="end"/>
      </w:r>
      <w:r w:rsidRPr="00462199">
        <w:t xml:space="preserve"> shall apply.</w:t>
      </w:r>
      <w:bookmarkEnd w:id="4640"/>
    </w:p>
    <w:p w14:paraId="766EA8B7" w14:textId="77777777" w:rsidR="00D179D6" w:rsidRPr="00462199" w:rsidRDefault="00D179D6" w:rsidP="005B3BB9">
      <w:pPr>
        <w:pStyle w:val="H2Ashurst"/>
      </w:pPr>
      <w:bookmarkStart w:id="4644" w:name="_Ref144114292"/>
      <w:r w:rsidRPr="00462199">
        <w:t>If:</w:t>
      </w:r>
      <w:bookmarkEnd w:id="4644"/>
    </w:p>
    <w:p w14:paraId="4459958E" w14:textId="17666D18" w:rsidR="00912360" w:rsidRDefault="007248B2" w:rsidP="00202C21">
      <w:pPr>
        <w:pStyle w:val="H3Ashurst"/>
      </w:pPr>
      <w:bookmarkStart w:id="4645" w:name="_Ref144114293"/>
      <w:r w:rsidRPr="007248B2">
        <w:t>Condition</w:t>
      </w:r>
      <w:r w:rsidR="00D179D6" w:rsidRPr="00462199">
        <w:t xml:space="preserve"> </w:t>
      </w:r>
      <w:r w:rsidR="00D179D6" w:rsidRPr="00462199">
        <w:fldChar w:fldCharType="begin"/>
      </w:r>
      <w:r w:rsidR="00D179D6" w:rsidRPr="00462199">
        <w:instrText xml:space="preserve">  REF _Ref144114283 \r \h \* MERGEFORMAT </w:instrText>
      </w:r>
      <w:r w:rsidR="00D179D6" w:rsidRPr="00462199">
        <w:fldChar w:fldCharType="separate"/>
      </w:r>
      <w:del w:id="4646" w:author="Faqir, Sofia (Energy Security)" w:date="2023-11-12T19:47:00Z">
        <w:r w:rsidR="00E473FC" w:rsidRPr="00E473FC">
          <w:rPr>
            <w:color w:val="000000"/>
          </w:rPr>
          <w:delText>41.9(A)</w:delText>
        </w:r>
      </w:del>
      <w:r w:rsidR="00D179D6" w:rsidRPr="00462199">
        <w:fldChar w:fldCharType="end"/>
      </w:r>
      <w:r w:rsidR="00D179D6" w:rsidRPr="00462199">
        <w:t xml:space="preserve"> applies and the Producer fails to provide</w:t>
      </w:r>
      <w:r w:rsidR="00912360">
        <w:t>:</w:t>
      </w:r>
    </w:p>
    <w:p w14:paraId="2BB7A77F" w14:textId="0A208E27" w:rsidR="00912360" w:rsidRDefault="00D179D6" w:rsidP="00912360">
      <w:pPr>
        <w:pStyle w:val="H4Ashurst"/>
      </w:pPr>
      <w:r w:rsidRPr="00462199">
        <w:t>an Annual Compliance Report</w:t>
      </w:r>
      <w:r w:rsidR="0044213B">
        <w:t xml:space="preserve"> which satisfies the </w:t>
      </w:r>
      <w:r w:rsidR="00912360">
        <w:t xml:space="preserve">Annual Compliance Report Minimum Requirements by the date which is thirty (30) Business Days from the date of the Annual Compliance Report Non-Compliance Notice; and/or </w:t>
      </w:r>
    </w:p>
    <w:p w14:paraId="0E4B76DC" w14:textId="4F73FC0C" w:rsidR="00D179D6" w:rsidRPr="00462199" w:rsidRDefault="00912360" w:rsidP="00912360">
      <w:pPr>
        <w:pStyle w:val="H4Ashurst"/>
      </w:pPr>
      <w:r>
        <w:t xml:space="preserve">a Director's Certificate and Annual Auditor's Certificate pursuant to </w:t>
      </w:r>
      <w:r w:rsidR="0044213B">
        <w:t xml:space="preserve">requirements Condition </w:t>
      </w:r>
      <w:r w:rsidR="0044213B">
        <w:fldChar w:fldCharType="begin"/>
      </w:r>
      <w:r w:rsidR="0044213B">
        <w:instrText xml:space="preserve"> REF _Ref144114254 \n \h </w:instrText>
      </w:r>
      <w:r w:rsidR="0044213B">
        <w:fldChar w:fldCharType="separate"/>
      </w:r>
      <w:del w:id="4647" w:author="Faqir, Sofia (Energy Security)" w:date="2023-11-12T19:47:00Z">
        <w:r w:rsidR="00E473FC">
          <w:delText>41.2</w:delText>
        </w:r>
      </w:del>
      <w:r w:rsidR="0044213B">
        <w:fldChar w:fldCharType="end"/>
      </w:r>
      <w:r w:rsidR="0044213B">
        <w:t xml:space="preserve"> </w:t>
      </w:r>
      <w:r w:rsidR="00D179D6" w:rsidRPr="00462199">
        <w:t>by the date which is thirty (30) Business Days from the date of the Annual Compliance Report Non-Compliance Notice; or</w:t>
      </w:r>
      <w:bookmarkEnd w:id="4645"/>
    </w:p>
    <w:p w14:paraId="001B8B80" w14:textId="2F993965" w:rsidR="00D179D6" w:rsidRPr="00462199" w:rsidRDefault="007248B2" w:rsidP="00202C21">
      <w:pPr>
        <w:pStyle w:val="H3Ashurst"/>
      </w:pPr>
      <w:bookmarkStart w:id="4648" w:name="_Ref144114294"/>
      <w:r w:rsidRPr="007248B2">
        <w:lastRenderedPageBreak/>
        <w:t>Condition</w:t>
      </w:r>
      <w:r w:rsidR="00D179D6" w:rsidRPr="00462199">
        <w:t xml:space="preserve"> </w:t>
      </w:r>
      <w:r w:rsidR="00D179D6" w:rsidRPr="00462199">
        <w:fldChar w:fldCharType="begin"/>
      </w:r>
      <w:r w:rsidR="00D179D6" w:rsidRPr="00462199">
        <w:instrText xml:space="preserve">  REF _Ref144114284 \r \h \* MERGEFORMAT </w:instrText>
      </w:r>
      <w:r w:rsidR="00D179D6" w:rsidRPr="00462199">
        <w:fldChar w:fldCharType="separate"/>
      </w:r>
      <w:del w:id="4649" w:author="Faqir, Sofia (Energy Security)" w:date="2023-11-12T19:47:00Z">
        <w:r w:rsidR="00E473FC" w:rsidRPr="00E473FC">
          <w:rPr>
            <w:color w:val="000000"/>
          </w:rPr>
          <w:delText>41.9(B)</w:delText>
        </w:r>
      </w:del>
      <w:r w:rsidR="00D179D6" w:rsidRPr="00462199">
        <w:fldChar w:fldCharType="end"/>
      </w:r>
      <w:r w:rsidR="00D179D6" w:rsidRPr="00462199">
        <w:t xml:space="preserve"> applies and the Producer fails to provide the Annual Compliance Report Supporting Information by the date which is thirty (30) Business Days from the date of the Annual Compliance Report Non-Compliance Notice,</w:t>
      </w:r>
      <w:bookmarkEnd w:id="4648"/>
    </w:p>
    <w:p w14:paraId="3BC35C1B" w14:textId="243B93C9" w:rsidR="00D179D6" w:rsidRPr="00462199" w:rsidRDefault="00D179D6" w:rsidP="005B3BB9">
      <w:pPr>
        <w:pStyle w:val="B12Ashurst"/>
      </w:pPr>
      <w:r w:rsidRPr="00462199">
        <w:t xml:space="preserve">then without prejudice to </w:t>
      </w:r>
      <w:r w:rsidR="007248B2" w:rsidRPr="007248B2">
        <w:t>Condition</w:t>
      </w:r>
      <w:r w:rsidRPr="00462199">
        <w:t xml:space="preserve"> </w:t>
      </w:r>
      <w:r w:rsidR="00F7409F">
        <w:fldChar w:fldCharType="begin"/>
      </w:r>
      <w:r w:rsidR="00F7409F">
        <w:instrText xml:space="preserve"> REF _Ref144114302 \w \h </w:instrText>
      </w:r>
      <w:r w:rsidR="00F7409F">
        <w:fldChar w:fldCharType="separate"/>
      </w:r>
      <w:del w:id="4650" w:author="Faqir, Sofia (Energy Security)" w:date="2023-11-12T19:47:00Z">
        <w:r w:rsidR="00E473FC">
          <w:delText>41.13</w:delText>
        </w:r>
      </w:del>
      <w:r w:rsidR="00F7409F">
        <w:fldChar w:fldCharType="end"/>
      </w:r>
      <w:r w:rsidRPr="00462199">
        <w:t>, the LCHA Counterparty may elect to:</w:t>
      </w:r>
    </w:p>
    <w:p w14:paraId="50B150E6" w14:textId="77777777" w:rsidR="00D179D6" w:rsidRPr="00462199" w:rsidRDefault="00D179D6" w:rsidP="00202C21">
      <w:pPr>
        <w:pStyle w:val="H3Ashurst"/>
      </w:pPr>
      <w:bookmarkStart w:id="4651" w:name="_Ref144114295"/>
      <w:r w:rsidRPr="00462199">
        <w:t>suspend payment of any amounts which would otherwise be payable by the LCHA Counterparty to the Producer in any period during which the Producer is in breach of such obligation, provided that, prior to effecting any such suspension, the LCHA Counterparty shall notify the Producer of: (i) its intention to suspend payment of any such amounts; and (ii) the date from which it proposes to effect such suspension; and/or</w:t>
      </w:r>
      <w:bookmarkEnd w:id="4651"/>
    </w:p>
    <w:p w14:paraId="3D796EA8" w14:textId="77777777" w:rsidR="00D179D6" w:rsidRPr="00462199" w:rsidRDefault="00D179D6" w:rsidP="00202C21">
      <w:pPr>
        <w:pStyle w:val="H3Ashurst"/>
      </w:pPr>
      <w:bookmarkStart w:id="4652" w:name="_Ref144114296"/>
      <w:r w:rsidRPr="00462199">
        <w:t>deem each Offtaker to be a Non-Qualifying Offtaker for the purposes of the LCHA in any period during which the Producer is in breach of such obligation, provided that, prior to effecting any such right, the LCHA Counterparty shall notify the Producer of: (i) its intention to deem such proposed Offtaker(s) to be a Non-Qualifying Offtaker(s); and (ii) the date from which it proposes to exercise such right.</w:t>
      </w:r>
      <w:bookmarkEnd w:id="4652"/>
    </w:p>
    <w:p w14:paraId="7696FA78" w14:textId="77777777" w:rsidR="00D179D6" w:rsidRPr="00462199" w:rsidRDefault="00D179D6" w:rsidP="005B3BB9">
      <w:pPr>
        <w:pStyle w:val="H2Ashurst"/>
      </w:pPr>
      <w:bookmarkStart w:id="4653" w:name="_Ref144114297"/>
      <w:r w:rsidRPr="00462199">
        <w:t>If the Producer subsequently complies with its obligation to:</w:t>
      </w:r>
      <w:bookmarkEnd w:id="4653"/>
    </w:p>
    <w:p w14:paraId="6A478FB9" w14:textId="6E3AB056" w:rsidR="00912360" w:rsidRDefault="00912360" w:rsidP="00202C21">
      <w:pPr>
        <w:pStyle w:val="H3Ashurst"/>
      </w:pPr>
      <w:bookmarkStart w:id="4654" w:name="_Ref144114298"/>
      <w:r>
        <w:t>p</w:t>
      </w:r>
      <w:r w:rsidR="00D179D6" w:rsidRPr="00462199">
        <w:t>rovide</w:t>
      </w:r>
      <w:r>
        <w:t xml:space="preserve">: </w:t>
      </w:r>
    </w:p>
    <w:p w14:paraId="0E38C476" w14:textId="1DAD725F" w:rsidR="00912360" w:rsidRDefault="00D179D6" w:rsidP="00912360">
      <w:pPr>
        <w:pStyle w:val="H4Ashurst"/>
      </w:pPr>
      <w:r w:rsidRPr="00462199">
        <w:t xml:space="preserve">an Annual Compliance Report </w:t>
      </w:r>
      <w:r w:rsidR="00912360">
        <w:t>which satisfies the Annual Compliance Report Minimum Requirements; and/or</w:t>
      </w:r>
    </w:p>
    <w:p w14:paraId="1913CCD3" w14:textId="1CA1536C" w:rsidR="00D179D6" w:rsidRPr="00462199" w:rsidRDefault="00912360" w:rsidP="00912360">
      <w:pPr>
        <w:pStyle w:val="H4Ashurst"/>
      </w:pPr>
      <w:r>
        <w:t xml:space="preserve">a Directors' Certificate and Annual Auditor's Certificate pursuant to Condition </w:t>
      </w:r>
      <w:r w:rsidR="00F7409F">
        <w:fldChar w:fldCharType="begin"/>
      </w:r>
      <w:r w:rsidR="00F7409F">
        <w:instrText xml:space="preserve"> REF _Ref144114254 \w \h </w:instrText>
      </w:r>
      <w:r w:rsidR="00F7409F">
        <w:fldChar w:fldCharType="separate"/>
      </w:r>
      <w:del w:id="4655" w:author="Faqir, Sofia (Energy Security)" w:date="2023-11-12T19:47:00Z">
        <w:r w:rsidR="00E473FC">
          <w:delText>41.2</w:delText>
        </w:r>
      </w:del>
      <w:r w:rsidR="00F7409F">
        <w:fldChar w:fldCharType="end"/>
      </w:r>
      <w:r w:rsidR="00D179D6" w:rsidRPr="00462199">
        <w:t>; or</w:t>
      </w:r>
      <w:bookmarkEnd w:id="4654"/>
    </w:p>
    <w:p w14:paraId="27A57E9D" w14:textId="740A220F" w:rsidR="00D179D6" w:rsidRPr="00462199" w:rsidRDefault="00D179D6" w:rsidP="00202C21">
      <w:pPr>
        <w:pStyle w:val="H3Ashurst"/>
      </w:pPr>
      <w:bookmarkStart w:id="4656" w:name="_Ref144114299"/>
      <w:r w:rsidRPr="00462199">
        <w:t xml:space="preserve">provide the Annual Compliance Report Supporting Information required by the LCHA Counterparty in accordance with </w:t>
      </w:r>
      <w:r w:rsidR="007248B2" w:rsidRPr="007248B2">
        <w:t>Condition</w:t>
      </w:r>
      <w:r w:rsidRPr="00462199">
        <w:t xml:space="preserve"> </w:t>
      </w:r>
      <w:r w:rsidRPr="00462199">
        <w:fldChar w:fldCharType="begin"/>
      </w:r>
      <w:r w:rsidRPr="00462199">
        <w:instrText xml:space="preserve">  REF _Ref144114279 \r \h \* MERGEFORMAT </w:instrText>
      </w:r>
      <w:r w:rsidRPr="00462199">
        <w:fldChar w:fldCharType="separate"/>
      </w:r>
      <w:del w:id="4657" w:author="Faqir, Sofia (Energy Security)" w:date="2023-11-12T19:47:00Z">
        <w:r w:rsidR="00E473FC" w:rsidRPr="00E473FC">
          <w:rPr>
            <w:color w:val="000000"/>
          </w:rPr>
          <w:delText>41.7(A)</w:delText>
        </w:r>
      </w:del>
      <w:r w:rsidRPr="00462199">
        <w:fldChar w:fldCharType="end"/>
      </w:r>
      <w:r w:rsidRPr="00462199">
        <w:t>,</w:t>
      </w:r>
      <w:bookmarkEnd w:id="4656"/>
    </w:p>
    <w:p w14:paraId="12F71D36" w14:textId="77777777" w:rsidR="00D179D6" w:rsidRPr="00462199" w:rsidRDefault="00D179D6" w:rsidP="005B3BB9">
      <w:pPr>
        <w:pStyle w:val="B12Ashurst"/>
      </w:pPr>
      <w:r w:rsidRPr="00462199">
        <w:t>then:</w:t>
      </w:r>
    </w:p>
    <w:p w14:paraId="2D2861BB" w14:textId="60A64B19" w:rsidR="00D179D6" w:rsidRPr="00462199" w:rsidRDefault="00D179D6" w:rsidP="005B3BB9">
      <w:pPr>
        <w:pStyle w:val="H4Ashurst"/>
      </w:pPr>
      <w:bookmarkStart w:id="4658" w:name="_Ref144114300"/>
      <w:r w:rsidRPr="00462199">
        <w:t xml:space="preserve">the LCHA Counterparty shall pay any amounts to the Producer which would have been payable but for the operation of </w:t>
      </w:r>
      <w:r w:rsidR="007248B2" w:rsidRPr="007248B2">
        <w:t>Condition</w:t>
      </w:r>
      <w:r w:rsidRPr="00462199">
        <w:t xml:space="preserve"> </w:t>
      </w:r>
      <w:r w:rsidR="00F7409F">
        <w:fldChar w:fldCharType="begin"/>
      </w:r>
      <w:r w:rsidR="00F7409F">
        <w:instrText xml:space="preserve"> REF _Ref144114292 \w \h </w:instrText>
      </w:r>
      <w:r w:rsidR="00F7409F">
        <w:fldChar w:fldCharType="separate"/>
      </w:r>
      <w:del w:id="4659" w:author="Faqir, Sofia (Energy Security)" w:date="2023-11-12T19:47:00Z">
        <w:r w:rsidR="00E473FC">
          <w:delText>41.11</w:delText>
        </w:r>
      </w:del>
      <w:r w:rsidR="00F7409F">
        <w:fldChar w:fldCharType="end"/>
      </w:r>
      <w:r w:rsidRPr="00462199">
        <w:t>. The LCHA Counterparty may elect to make such payment on a lump sum</w:t>
      </w:r>
      <w:r w:rsidR="002F209F">
        <w:t xml:space="preserve"> or</w:t>
      </w:r>
      <w:r w:rsidRPr="00462199">
        <w:t xml:space="preserve"> staged</w:t>
      </w:r>
      <w:r w:rsidR="002F209F">
        <w:t xml:space="preserve"> basis</w:t>
      </w:r>
      <w:r w:rsidRPr="00462199">
        <w:t xml:space="preserve">. No Compensatory Interest or Default Interest shall be payable in respect of any amount payable pursuant to this </w:t>
      </w:r>
      <w:r w:rsidR="007248B2" w:rsidRPr="007248B2">
        <w:t>Conditio</w:t>
      </w:r>
      <w:r w:rsidR="001F1138">
        <w:t xml:space="preserve">n </w:t>
      </w:r>
      <w:r w:rsidR="001F1138">
        <w:fldChar w:fldCharType="begin"/>
      </w:r>
      <w:r w:rsidR="001F1138">
        <w:instrText xml:space="preserve"> REF _Ref144114297 \r \h </w:instrText>
      </w:r>
      <w:r w:rsidR="001F1138">
        <w:fldChar w:fldCharType="separate"/>
      </w:r>
      <w:del w:id="4660" w:author="Faqir, Sofia (Energy Security)" w:date="2023-11-12T19:47:00Z">
        <w:r w:rsidR="00E473FC">
          <w:delText>41.12</w:delText>
        </w:r>
      </w:del>
      <w:r w:rsidR="001F1138">
        <w:fldChar w:fldCharType="end"/>
      </w:r>
      <w:r w:rsidR="001F1138">
        <w:fldChar w:fldCharType="begin"/>
      </w:r>
      <w:r w:rsidR="001F1138">
        <w:instrText xml:space="preserve"> REF _Ref144114299 \r \h </w:instrText>
      </w:r>
      <w:r w:rsidR="001F1138">
        <w:fldChar w:fldCharType="separate"/>
      </w:r>
      <w:del w:id="4661" w:author="Faqir, Sofia (Energy Security)" w:date="2023-11-12T19:47:00Z">
        <w:r w:rsidR="00E473FC">
          <w:delText>B)</w:delText>
        </w:r>
      </w:del>
      <w:r w:rsidR="001F1138">
        <w:fldChar w:fldCharType="end"/>
      </w:r>
      <w:r w:rsidR="001F1138">
        <w:fldChar w:fldCharType="begin"/>
      </w:r>
      <w:r w:rsidR="001F1138">
        <w:instrText xml:space="preserve"> REF _Ref144114300 \r \h </w:instrText>
      </w:r>
      <w:r w:rsidR="001F1138">
        <w:fldChar w:fldCharType="separate"/>
      </w:r>
      <w:del w:id="4662" w:author="Faqir, Sofia (Energy Security)" w:date="2023-11-12T19:47:00Z">
        <w:r w:rsidR="00E473FC">
          <w:delText>i)</w:delText>
        </w:r>
      </w:del>
      <w:r w:rsidR="001F1138">
        <w:fldChar w:fldCharType="end"/>
      </w:r>
      <w:r w:rsidRPr="00462199">
        <w:t>; and/or</w:t>
      </w:r>
      <w:bookmarkEnd w:id="4658"/>
    </w:p>
    <w:p w14:paraId="013A16DC" w14:textId="669BDB4A" w:rsidR="00D179D6" w:rsidRPr="00462199" w:rsidRDefault="00D179D6" w:rsidP="005B3BB9">
      <w:pPr>
        <w:pStyle w:val="H4Ashurst"/>
      </w:pPr>
      <w:bookmarkStart w:id="4663" w:name="_Ref144114301"/>
      <w:r w:rsidRPr="00462199">
        <w:t xml:space="preserve">any Offtaker who the LCHA Counterparty deemed to be a Qualifying Offtaker pursuant to </w:t>
      </w:r>
      <w:r w:rsidR="007248B2" w:rsidRPr="007248B2">
        <w:t>Condition</w:t>
      </w:r>
      <w:r w:rsidRPr="00462199">
        <w:t xml:space="preserve"> </w:t>
      </w:r>
      <w:r w:rsidR="00F7409F">
        <w:fldChar w:fldCharType="begin"/>
      </w:r>
      <w:r w:rsidR="00F7409F">
        <w:instrText xml:space="preserve"> REF _Ref144114292 \w \h </w:instrText>
      </w:r>
      <w:r w:rsidR="00F7409F">
        <w:fldChar w:fldCharType="separate"/>
      </w:r>
      <w:del w:id="4664" w:author="Faqir, Sofia (Energy Security)" w:date="2023-11-12T19:47:00Z">
        <w:r w:rsidR="00E473FC">
          <w:delText>41.11</w:delText>
        </w:r>
      </w:del>
      <w:r w:rsidR="00F7409F">
        <w:fldChar w:fldCharType="end"/>
      </w:r>
      <w:r w:rsidRPr="00462199">
        <w:t xml:space="preserve"> shall be deemed to have been a Qualifying Offtaker during the relevant period for the purposes of the LCHA.</w:t>
      </w:r>
      <w:bookmarkEnd w:id="4663"/>
    </w:p>
    <w:p w14:paraId="2C8B93D2" w14:textId="77777777" w:rsidR="00D179D6" w:rsidRPr="00462199" w:rsidRDefault="00D179D6" w:rsidP="005B3BB9">
      <w:pPr>
        <w:pStyle w:val="NormalBoldAshurst"/>
      </w:pPr>
      <w:r w:rsidRPr="00462199">
        <w:rPr>
          <w:i/>
        </w:rPr>
        <w:t>Failure to provide an Annual Compliance Report: termination</w:t>
      </w:r>
    </w:p>
    <w:p w14:paraId="01B2A4FA" w14:textId="77777777" w:rsidR="00D179D6" w:rsidRPr="00462199" w:rsidRDefault="00D179D6" w:rsidP="005B3BB9">
      <w:pPr>
        <w:pStyle w:val="H2Ashurst"/>
      </w:pPr>
      <w:bookmarkStart w:id="4665" w:name="_Ref144114302"/>
      <w:r w:rsidRPr="00462199">
        <w:t>If:</w:t>
      </w:r>
      <w:bookmarkEnd w:id="4665"/>
    </w:p>
    <w:p w14:paraId="3D6FC6F3" w14:textId="33D6EC56" w:rsidR="00D179D6" w:rsidRPr="00462199" w:rsidRDefault="007248B2" w:rsidP="00202C21">
      <w:pPr>
        <w:pStyle w:val="H3Ashurst"/>
      </w:pPr>
      <w:bookmarkStart w:id="4666" w:name="_Ref144114303"/>
      <w:r w:rsidRPr="007248B2">
        <w:t>Condition</w:t>
      </w:r>
      <w:r w:rsidR="00D179D6" w:rsidRPr="00462199">
        <w:t xml:space="preserve"> </w:t>
      </w:r>
      <w:r w:rsidR="00D179D6" w:rsidRPr="00462199">
        <w:fldChar w:fldCharType="begin"/>
      </w:r>
      <w:r w:rsidR="00D179D6" w:rsidRPr="00462199">
        <w:instrText xml:space="preserve">  REF _Ref144114283 \r \h \* MERGEFORMAT </w:instrText>
      </w:r>
      <w:r w:rsidR="00D179D6" w:rsidRPr="00462199">
        <w:fldChar w:fldCharType="separate"/>
      </w:r>
      <w:del w:id="4667" w:author="Faqir, Sofia (Energy Security)" w:date="2023-11-12T19:47:00Z">
        <w:r w:rsidR="00E473FC" w:rsidRPr="00E473FC">
          <w:rPr>
            <w:color w:val="000000"/>
          </w:rPr>
          <w:delText>41.9(A)</w:delText>
        </w:r>
      </w:del>
      <w:r w:rsidR="00D179D6" w:rsidRPr="00462199">
        <w:fldChar w:fldCharType="end"/>
      </w:r>
      <w:r w:rsidR="00D179D6" w:rsidRPr="00462199">
        <w:t xml:space="preserve"> applies and the Producer fails to provide an Annual Compliance Report to the LCHA Counterparty which satisfies the requirements set out in </w:t>
      </w:r>
      <w:r w:rsidRPr="007248B2">
        <w:t>Condition</w:t>
      </w:r>
      <w:r w:rsidR="00D179D6" w:rsidRPr="00462199">
        <w:t xml:space="preserve">s </w:t>
      </w:r>
      <w:r w:rsidR="00F7409F">
        <w:fldChar w:fldCharType="begin"/>
      </w:r>
      <w:r w:rsidR="00F7409F">
        <w:instrText xml:space="preserve"> REF _Ref144114235 \w \h </w:instrText>
      </w:r>
      <w:r w:rsidR="00F7409F">
        <w:fldChar w:fldCharType="separate"/>
      </w:r>
      <w:del w:id="4668" w:author="Faqir, Sofia (Energy Security)" w:date="2023-11-12T19:47:00Z">
        <w:r w:rsidR="00E473FC">
          <w:delText>41.1</w:delText>
        </w:r>
      </w:del>
      <w:r w:rsidR="00F7409F">
        <w:fldChar w:fldCharType="end"/>
      </w:r>
      <w:r w:rsidR="00D179D6" w:rsidRPr="00462199">
        <w:t xml:space="preserve"> and </w:t>
      </w:r>
      <w:r w:rsidR="00D179D6" w:rsidRPr="00462199">
        <w:fldChar w:fldCharType="begin"/>
      </w:r>
      <w:r w:rsidR="00D179D6" w:rsidRPr="00462199">
        <w:instrText xml:space="preserve">  REF _Ref144114254 \r \h \* MERGEFORMAT </w:instrText>
      </w:r>
      <w:r w:rsidR="00D179D6" w:rsidRPr="00462199">
        <w:fldChar w:fldCharType="separate"/>
      </w:r>
      <w:del w:id="4669" w:author="Faqir, Sofia (Energy Security)" w:date="2023-11-12T19:47:00Z">
        <w:r w:rsidR="00E473FC" w:rsidRPr="00E473FC">
          <w:rPr>
            <w:color w:val="000000"/>
          </w:rPr>
          <w:delText>41.2</w:delText>
        </w:r>
      </w:del>
      <w:r w:rsidR="00D179D6" w:rsidRPr="00462199">
        <w:fldChar w:fldCharType="end"/>
      </w:r>
      <w:r w:rsidR="00D179D6" w:rsidRPr="00462199">
        <w:t xml:space="preserve"> by the Annual Compliance Report Non-Compliance Deadline; or</w:t>
      </w:r>
      <w:bookmarkEnd w:id="4666"/>
    </w:p>
    <w:p w14:paraId="04303C5A" w14:textId="3695ED48" w:rsidR="00D179D6" w:rsidRPr="00462199" w:rsidRDefault="007248B2" w:rsidP="00202C21">
      <w:pPr>
        <w:pStyle w:val="H3Ashurst"/>
      </w:pPr>
      <w:bookmarkStart w:id="4670" w:name="_Ref144114304"/>
      <w:r w:rsidRPr="007248B2">
        <w:t>Condition</w:t>
      </w:r>
      <w:r w:rsidR="00D179D6" w:rsidRPr="00462199">
        <w:t xml:space="preserve"> </w:t>
      </w:r>
      <w:r w:rsidR="00D179D6" w:rsidRPr="00462199">
        <w:fldChar w:fldCharType="begin"/>
      </w:r>
      <w:r w:rsidR="00D179D6" w:rsidRPr="00462199">
        <w:instrText xml:space="preserve">  REF _Ref144114284 \r \h \* MERGEFORMAT </w:instrText>
      </w:r>
      <w:r w:rsidR="00D179D6" w:rsidRPr="00462199">
        <w:fldChar w:fldCharType="separate"/>
      </w:r>
      <w:del w:id="4671" w:author="Faqir, Sofia (Energy Security)" w:date="2023-11-12T19:47:00Z">
        <w:r w:rsidR="00E473FC" w:rsidRPr="00E473FC">
          <w:rPr>
            <w:color w:val="000000"/>
          </w:rPr>
          <w:delText>41.9(B)</w:delText>
        </w:r>
      </w:del>
      <w:r w:rsidR="00D179D6" w:rsidRPr="00462199">
        <w:fldChar w:fldCharType="end"/>
      </w:r>
      <w:r w:rsidR="00D179D6" w:rsidRPr="00462199">
        <w:t xml:space="preserve"> applies and the Producer fails to provide the Annual Compliance Report Supporting Information to the LCHA Counterparty in accordance with </w:t>
      </w:r>
      <w:r w:rsidRPr="007248B2">
        <w:t>Condition</w:t>
      </w:r>
      <w:r w:rsidR="00D179D6" w:rsidRPr="00462199">
        <w:t xml:space="preserve"> </w:t>
      </w:r>
      <w:r w:rsidR="00D179D6" w:rsidRPr="00462199">
        <w:fldChar w:fldCharType="begin"/>
      </w:r>
      <w:r w:rsidR="00D179D6" w:rsidRPr="00462199">
        <w:instrText xml:space="preserve">  REF _Ref144114279 \r \h \* MERGEFORMAT </w:instrText>
      </w:r>
      <w:r w:rsidR="00D179D6" w:rsidRPr="00462199">
        <w:fldChar w:fldCharType="separate"/>
      </w:r>
      <w:del w:id="4672" w:author="Faqir, Sofia (Energy Security)" w:date="2023-11-12T19:47:00Z">
        <w:r w:rsidR="00E473FC" w:rsidRPr="00E473FC">
          <w:rPr>
            <w:color w:val="000000"/>
          </w:rPr>
          <w:delText>41.7(A)</w:delText>
        </w:r>
      </w:del>
      <w:r w:rsidR="00D179D6" w:rsidRPr="00462199">
        <w:fldChar w:fldCharType="end"/>
      </w:r>
      <w:r w:rsidR="00D179D6" w:rsidRPr="00462199">
        <w:t xml:space="preserve"> by the Annual Compliance Report Non-Compliance Deadline,</w:t>
      </w:r>
      <w:bookmarkEnd w:id="4670"/>
    </w:p>
    <w:p w14:paraId="4987EFE2" w14:textId="77777777" w:rsidR="00D179D6" w:rsidRPr="00462199" w:rsidRDefault="00D179D6" w:rsidP="005B3BB9">
      <w:pPr>
        <w:pStyle w:val="B12Ashurst"/>
      </w:pPr>
      <w:r w:rsidRPr="00462199">
        <w:t xml:space="preserve">then an </w:t>
      </w:r>
      <w:r w:rsidRPr="00462199">
        <w:rPr>
          <w:b/>
        </w:rPr>
        <w:t>"Annual Compliance Report Termination Event"</w:t>
      </w:r>
      <w:r w:rsidRPr="00462199">
        <w:t xml:space="preserve"> will be deemed to have occurred.</w:t>
      </w:r>
    </w:p>
    <w:p w14:paraId="7F0A8ADD" w14:textId="77777777" w:rsidR="00D179D6" w:rsidRPr="00462199" w:rsidRDefault="00D179D6" w:rsidP="005B3BB9">
      <w:pPr>
        <w:pStyle w:val="NormalBoldAshurst"/>
      </w:pPr>
      <w:r w:rsidRPr="00462199">
        <w:rPr>
          <w:i/>
        </w:rPr>
        <w:lastRenderedPageBreak/>
        <w:t>Producer acknowledgements and undertakings: Secretary of State for Transport</w:t>
      </w:r>
    </w:p>
    <w:p w14:paraId="527E315A" w14:textId="77777777" w:rsidR="00D179D6" w:rsidRPr="00462199" w:rsidRDefault="00D179D6" w:rsidP="005B3BB9">
      <w:pPr>
        <w:pStyle w:val="H2Ashurst"/>
      </w:pPr>
      <w:bookmarkStart w:id="4673" w:name="_Ref144114305"/>
      <w:r w:rsidRPr="00462199">
        <w:t>The Producer:</w:t>
      </w:r>
      <w:bookmarkEnd w:id="4673"/>
    </w:p>
    <w:p w14:paraId="4E382748" w14:textId="77777777" w:rsidR="00D179D6" w:rsidRPr="00462199" w:rsidRDefault="00D179D6" w:rsidP="00202C21">
      <w:pPr>
        <w:pStyle w:val="H3Ashurst"/>
      </w:pPr>
      <w:bookmarkStart w:id="4674" w:name="_Ref144114306"/>
      <w:r w:rsidRPr="00462199">
        <w:t>acknowledges and agrees that the LCHA Counterparty may be required to disclose any Information provided by the Producer under the LCHA to the Secretary of State for Transport in order to assess RTFO Compliance; and</w:t>
      </w:r>
      <w:bookmarkEnd w:id="4674"/>
    </w:p>
    <w:p w14:paraId="5B47C9F9" w14:textId="77777777" w:rsidR="00D179D6" w:rsidRPr="00462199" w:rsidRDefault="00D179D6" w:rsidP="0033706E">
      <w:pPr>
        <w:pStyle w:val="H3Ashurst"/>
      </w:pPr>
      <w:bookmarkStart w:id="4675" w:name="_Ref144114307"/>
      <w:r w:rsidRPr="00462199">
        <w:t>undertakes to assist and cooperate with the LCHA Counterparty, at the Producer's cost, in respect of such RTFO Compliance assessment.</w:t>
      </w:r>
      <w:bookmarkEnd w:id="4675"/>
      <w:r w:rsidRPr="00462199">
        <w:br w:type="page"/>
      </w:r>
    </w:p>
    <w:p w14:paraId="6C1C46F9" w14:textId="77777777" w:rsidR="00D179D6" w:rsidRPr="00462199" w:rsidRDefault="00D179D6" w:rsidP="00D61824">
      <w:pPr>
        <w:pStyle w:val="APPENDIXAshurst"/>
        <w:rPr>
          <w:b/>
          <w:bCs w:val="0"/>
        </w:rPr>
      </w:pPr>
      <w:r w:rsidRPr="00462199">
        <w:lastRenderedPageBreak/>
        <w:br/>
      </w:r>
      <w:bookmarkStart w:id="4676" w:name="_Ref144114308"/>
      <w:bookmarkStart w:id="4677" w:name="_Ref144118020"/>
      <w:bookmarkStart w:id="4678" w:name="_Ref147930077"/>
      <w:bookmarkStart w:id="4679" w:name="_Ref147930085"/>
      <w:bookmarkStart w:id="4680" w:name="_Toc149833694"/>
      <w:r w:rsidRPr="00462199">
        <w:rPr>
          <w:b/>
          <w:bCs w:val="0"/>
        </w:rPr>
        <w:t>Changes in Law</w:t>
      </w:r>
      <w:bookmarkEnd w:id="4676"/>
      <w:bookmarkEnd w:id="4677"/>
      <w:bookmarkEnd w:id="4678"/>
      <w:bookmarkEnd w:id="4679"/>
      <w:bookmarkEnd w:id="4680"/>
    </w:p>
    <w:p w14:paraId="13DB9F6B" w14:textId="77777777" w:rsidR="00D179D6" w:rsidRPr="00462199" w:rsidRDefault="00D179D6" w:rsidP="005B3BB9">
      <w:pPr>
        <w:pStyle w:val="H1Ashurst"/>
      </w:pPr>
      <w:bookmarkStart w:id="4681" w:name="_Ref144114309"/>
      <w:bookmarkStart w:id="4682" w:name="_Ref144475496"/>
      <w:bookmarkStart w:id="4683" w:name="_Ref144476274"/>
      <w:bookmarkStart w:id="4684" w:name="_Toc149833695"/>
      <w:r w:rsidRPr="00462199">
        <w:t>Qualifying Change in Law: Procedure</w:t>
      </w:r>
      <w:bookmarkEnd w:id="4681"/>
      <w:bookmarkEnd w:id="4682"/>
      <w:bookmarkEnd w:id="4683"/>
      <w:bookmarkEnd w:id="4684"/>
    </w:p>
    <w:p w14:paraId="6B7F8125" w14:textId="77777777" w:rsidR="00D179D6" w:rsidRPr="00462199" w:rsidRDefault="00D179D6" w:rsidP="005B3BB9">
      <w:pPr>
        <w:pStyle w:val="NormalBoldAshurst"/>
      </w:pPr>
      <w:r w:rsidRPr="00462199">
        <w:rPr>
          <w:i/>
        </w:rPr>
        <w:t>LCHA Counterparty QCiL Notice</w:t>
      </w:r>
    </w:p>
    <w:p w14:paraId="158A47E7" w14:textId="77777777" w:rsidR="00D179D6" w:rsidRPr="00462199" w:rsidRDefault="00D179D6" w:rsidP="005B3BB9">
      <w:pPr>
        <w:pStyle w:val="H2Ashurst"/>
      </w:pPr>
      <w:bookmarkStart w:id="4685" w:name="_Ref144114310"/>
      <w:r w:rsidRPr="00462199">
        <w:t xml:space="preserve">If the LCHA Counterparty considers that a Qualifying Change in Law has been implemented, occurred or become effective (or is shortly to be implemented, to occur or to become effective), it may give a notice to the Producer (a </w:t>
      </w:r>
      <w:r w:rsidRPr="00462199">
        <w:rPr>
          <w:b/>
        </w:rPr>
        <w:t>"LCHA Counterparty QCiL Notice"</w:t>
      </w:r>
      <w:r w:rsidRPr="00462199">
        <w:t>). A LCHA Counterparty QCiL Notice shall:</w:t>
      </w:r>
      <w:bookmarkEnd w:id="4685"/>
    </w:p>
    <w:p w14:paraId="74F52C47" w14:textId="77777777" w:rsidR="00D179D6" w:rsidRPr="00462199" w:rsidRDefault="00D179D6" w:rsidP="00202C21">
      <w:pPr>
        <w:pStyle w:val="H3Ashurst"/>
      </w:pPr>
      <w:bookmarkStart w:id="4686" w:name="_Ref144114311"/>
      <w:r w:rsidRPr="00462199">
        <w:t>include reasonable details of the relevant Qualifying Change in Law;</w:t>
      </w:r>
      <w:bookmarkEnd w:id="4686"/>
    </w:p>
    <w:p w14:paraId="7CB084F1" w14:textId="77777777" w:rsidR="00D179D6" w:rsidRPr="00462199" w:rsidRDefault="00D179D6" w:rsidP="00202C21">
      <w:pPr>
        <w:pStyle w:val="H3Ashurst"/>
      </w:pPr>
      <w:bookmarkStart w:id="4687" w:name="_Ref144114312"/>
      <w:r w:rsidRPr="00462199">
        <w:t>specify the QCiL Effective Date or the Expected QCiL Effective Date (as appropriate);</w:t>
      </w:r>
      <w:bookmarkEnd w:id="4687"/>
    </w:p>
    <w:p w14:paraId="1AE91A26" w14:textId="5174804F" w:rsidR="00D179D6" w:rsidRPr="00462199" w:rsidRDefault="00D179D6" w:rsidP="00202C21">
      <w:pPr>
        <w:pStyle w:val="H3Ashurst"/>
      </w:pPr>
      <w:bookmarkStart w:id="4688" w:name="_Ref144114313"/>
      <w:r w:rsidRPr="00462199">
        <w:t xml:space="preserve">specify why the LCHA Counterparty considers that the Notified Change in Law constitutes, or will constitute, a Qualifying Change in Law, including whether the LCHA Counterparty considers the Qualifying Change in Law to be a Discriminatory Change in Law, a Specific Change in Law, an Other Change in Law, an EII Subsidy Intensity Threshold Decrease Change in Law, an EII </w:t>
      </w:r>
      <w:commentRangeStart w:id="4689"/>
      <w:commentRangeStart w:id="4690"/>
      <w:r w:rsidRPr="00462199">
        <w:t xml:space="preserve">TNUoS </w:t>
      </w:r>
      <w:commentRangeEnd w:id="4689"/>
      <w:r w:rsidR="0039297C" w:rsidRPr="00462199">
        <w:rPr>
          <w:rStyle w:val="CommentReference"/>
          <w:rFonts w:ascii="Arial" w:hAnsi="Arial"/>
          <w:sz w:val="20"/>
          <w:szCs w:val="20"/>
        </w:rPr>
        <w:commentReference w:id="4689"/>
      </w:r>
      <w:commentRangeEnd w:id="4690"/>
      <w:r w:rsidR="00943F96" w:rsidRPr="00462199">
        <w:rPr>
          <w:rStyle w:val="CommentReference"/>
          <w:rFonts w:ascii="Arial" w:hAnsi="Arial"/>
          <w:sz w:val="20"/>
          <w:szCs w:val="20"/>
        </w:rPr>
        <w:commentReference w:id="4690"/>
      </w:r>
      <w:r w:rsidRPr="00462199">
        <w:t>Charges Exemption Change in Law or a Material LCHS Data Annex Amendment Direction; and</w:t>
      </w:r>
      <w:bookmarkEnd w:id="4688"/>
    </w:p>
    <w:p w14:paraId="7B9CDC5F" w14:textId="77777777" w:rsidR="00D179D6" w:rsidRPr="00462199" w:rsidRDefault="00D179D6" w:rsidP="00202C21">
      <w:pPr>
        <w:pStyle w:val="H3Ashurst"/>
      </w:pPr>
      <w:bookmarkStart w:id="4691" w:name="_Ref144114314"/>
      <w:r w:rsidRPr="00462199">
        <w:t>(if the LCHA Counterparty considers it reasonably practicable to do so) specify whether the LCHA Counterparty considers that the Notified Change in Law will give rise to or result in:</w:t>
      </w:r>
      <w:bookmarkEnd w:id="4691"/>
    </w:p>
    <w:p w14:paraId="4BBF2E09" w14:textId="77777777" w:rsidR="00D179D6" w:rsidRPr="00462199" w:rsidRDefault="00D179D6" w:rsidP="005B3BB9">
      <w:pPr>
        <w:pStyle w:val="H4Ashurst"/>
      </w:pPr>
      <w:bookmarkStart w:id="4692" w:name="_Ref144114315"/>
      <w:r w:rsidRPr="00462199">
        <w:t>QCiL Operating Costs or QCiL Operating Savings;</w:t>
      </w:r>
      <w:bookmarkEnd w:id="4692"/>
    </w:p>
    <w:p w14:paraId="0055DD20" w14:textId="77777777" w:rsidR="00D179D6" w:rsidRPr="00462199" w:rsidRDefault="00D179D6" w:rsidP="005B3BB9">
      <w:pPr>
        <w:pStyle w:val="H4Ashurst"/>
      </w:pPr>
      <w:bookmarkStart w:id="4693" w:name="_Ref144114316"/>
      <w:r w:rsidRPr="00462199">
        <w:t>QCiL Capital Costs or QCiL Capital Savings;</w:t>
      </w:r>
      <w:bookmarkEnd w:id="4693"/>
    </w:p>
    <w:p w14:paraId="7910BD88" w14:textId="77777777" w:rsidR="00D179D6" w:rsidRPr="00462199" w:rsidRDefault="00D179D6" w:rsidP="005B3BB9">
      <w:pPr>
        <w:pStyle w:val="H4Ashurst"/>
      </w:pPr>
      <w:bookmarkStart w:id="4694" w:name="_Ref144114317"/>
      <w:r w:rsidRPr="00462199">
        <w:t>an Adjusted Output Period (and, if so, the LCHA Counterparty's AOP Estimate);</w:t>
      </w:r>
      <w:bookmarkEnd w:id="4694"/>
    </w:p>
    <w:p w14:paraId="1244115B" w14:textId="77777777" w:rsidR="00D179D6" w:rsidRPr="00462199" w:rsidRDefault="00D179D6" w:rsidP="005B3BB9">
      <w:pPr>
        <w:pStyle w:val="H4Ashurst"/>
      </w:pPr>
      <w:bookmarkStart w:id="4695" w:name="_Ref144114318"/>
      <w:r w:rsidRPr="00462199">
        <w:t>a QCiL Construction Event; and/or</w:t>
      </w:r>
      <w:bookmarkEnd w:id="4695"/>
    </w:p>
    <w:p w14:paraId="585A972A" w14:textId="77777777" w:rsidR="00D179D6" w:rsidRPr="00462199" w:rsidRDefault="00D179D6" w:rsidP="005B3BB9">
      <w:pPr>
        <w:pStyle w:val="H4Ashurst"/>
      </w:pPr>
      <w:bookmarkStart w:id="4696" w:name="_Ref144114319"/>
      <w:r w:rsidRPr="00462199">
        <w:t>a QCiL Operations Cessation Event.</w:t>
      </w:r>
      <w:bookmarkEnd w:id="4696"/>
    </w:p>
    <w:p w14:paraId="26660E8F" w14:textId="77777777" w:rsidR="00D179D6" w:rsidRPr="00462199" w:rsidRDefault="00D179D6" w:rsidP="005B3BB9">
      <w:pPr>
        <w:pStyle w:val="NormalBoldAshurst"/>
      </w:pPr>
      <w:r w:rsidRPr="00462199">
        <w:rPr>
          <w:i/>
        </w:rPr>
        <w:t>Producer QCiL Response Notice</w:t>
      </w:r>
    </w:p>
    <w:p w14:paraId="344957CC" w14:textId="77777777" w:rsidR="00D179D6" w:rsidRPr="00462199" w:rsidRDefault="00D179D6" w:rsidP="005B3BB9">
      <w:pPr>
        <w:pStyle w:val="H2Ashurst"/>
      </w:pPr>
      <w:bookmarkStart w:id="4697" w:name="_Ref144114320"/>
      <w:r w:rsidRPr="00462199">
        <w:t xml:space="preserve">If the LCHA Counterparty gives a LCHA Counterparty QCiL Notice to the Producer, the Producer shall as soon as reasonably practicable, and in any event no later than forty (40) Business Days after receipt of such LCHA Counterparty QCiL Notice, give a notice to the LCHA Counterparty (a </w:t>
      </w:r>
      <w:r w:rsidRPr="00462199">
        <w:rPr>
          <w:b/>
        </w:rPr>
        <w:t>"Producer QCiL Response Notice"</w:t>
      </w:r>
      <w:r w:rsidRPr="00462199">
        <w:t>). A Producer QCiL Response Notice shall:</w:t>
      </w:r>
      <w:bookmarkEnd w:id="4697"/>
    </w:p>
    <w:p w14:paraId="7CB9EA66" w14:textId="77777777" w:rsidR="00D179D6" w:rsidRPr="00462199" w:rsidRDefault="00D179D6" w:rsidP="00202C21">
      <w:pPr>
        <w:pStyle w:val="H3Ashurst"/>
      </w:pPr>
      <w:bookmarkStart w:id="4698" w:name="_Ref144114321"/>
      <w:r w:rsidRPr="00462199">
        <w:t>specify whether the Producer considers that the Notified Change in Law constitutes, or will constitute, a Qualifying Change in Law (and, if the Producer does not consider that the Notified Change in Law constitutes, or will constitute, a Qualifying Change in Law, the Producer shall include Supporting Information, in reasonable detail, which the Producer considers to be relevant to and supportive of that conclusion);</w:t>
      </w:r>
      <w:bookmarkEnd w:id="4698"/>
    </w:p>
    <w:p w14:paraId="03623B3A" w14:textId="77777777" w:rsidR="00D179D6" w:rsidRPr="00462199" w:rsidRDefault="00D179D6" w:rsidP="00202C21">
      <w:pPr>
        <w:pStyle w:val="H3Ashurst"/>
      </w:pPr>
      <w:bookmarkStart w:id="4699" w:name="_Ref144114322"/>
      <w:r w:rsidRPr="00462199">
        <w:t>include either:</w:t>
      </w:r>
      <w:bookmarkEnd w:id="4699"/>
    </w:p>
    <w:p w14:paraId="6A86D066" w14:textId="77777777" w:rsidR="00D179D6" w:rsidRPr="00462199" w:rsidRDefault="00D179D6" w:rsidP="005B3BB9">
      <w:pPr>
        <w:pStyle w:val="H4Ashurst"/>
      </w:pPr>
      <w:bookmarkStart w:id="4700" w:name="_Ref144114323"/>
      <w:r w:rsidRPr="00462199">
        <w:t>a statement that the Producer agrees with the QCiL Effective Date or the Expected QCiL Effective Date specified in the LCHA Counterparty QCiL Notice; or</w:t>
      </w:r>
      <w:bookmarkEnd w:id="4700"/>
    </w:p>
    <w:p w14:paraId="50F5B8F6" w14:textId="77777777" w:rsidR="00D179D6" w:rsidRPr="00462199" w:rsidRDefault="00D179D6" w:rsidP="005B3BB9">
      <w:pPr>
        <w:pStyle w:val="H4Ashurst"/>
      </w:pPr>
      <w:bookmarkStart w:id="4701" w:name="_Ref144114324"/>
      <w:r w:rsidRPr="00462199">
        <w:lastRenderedPageBreak/>
        <w:t>if the Producer does not agree with the QCiL Effective Date or the Expected QCiL Effective Date specified in the LCHA Counterparty QCiL Notice, an alternative QCiL Effective Date or Expected QCiL Effective Date;</w:t>
      </w:r>
      <w:bookmarkEnd w:id="4701"/>
    </w:p>
    <w:p w14:paraId="7DC5A262" w14:textId="77777777" w:rsidR="00D179D6" w:rsidRPr="00462199" w:rsidRDefault="00D179D6" w:rsidP="00202C21">
      <w:pPr>
        <w:pStyle w:val="H3Ashurst"/>
      </w:pPr>
      <w:bookmarkStart w:id="4702" w:name="_Ref144114325"/>
      <w:r w:rsidRPr="00462199">
        <w:t>specify whether the Producer considers that the Notified Change in Law will give rise to or result in:</w:t>
      </w:r>
      <w:bookmarkEnd w:id="4702"/>
    </w:p>
    <w:p w14:paraId="21F394D2" w14:textId="77777777" w:rsidR="00D179D6" w:rsidRPr="00462199" w:rsidRDefault="00D179D6" w:rsidP="005B3BB9">
      <w:pPr>
        <w:pStyle w:val="H4Ashurst"/>
      </w:pPr>
      <w:bookmarkStart w:id="4703" w:name="_Ref144114326"/>
      <w:r w:rsidRPr="00462199">
        <w:t>QCiL Operating Costs or QCiL Operating Savings and, if so, include the Producer's good faith estimate of such amounts and the profile of the incurrence of, or the making or receipt of, such costs or savings (as applicable);</w:t>
      </w:r>
      <w:bookmarkEnd w:id="4703"/>
    </w:p>
    <w:p w14:paraId="18A102A6" w14:textId="77777777" w:rsidR="00D179D6" w:rsidRPr="00462199" w:rsidRDefault="00D179D6" w:rsidP="005B3BB9">
      <w:pPr>
        <w:pStyle w:val="H4Ashurst"/>
      </w:pPr>
      <w:bookmarkStart w:id="4704" w:name="_Ref144114327"/>
      <w:r w:rsidRPr="00462199">
        <w:t>QCiL Capital Costs or QCiL Capital Savings and, if so, include the Producer's good faith estimate of such amounts and the profile of the incurrence of, or the making or receipt of, such costs or savings (as applicable);</w:t>
      </w:r>
      <w:bookmarkEnd w:id="4704"/>
    </w:p>
    <w:p w14:paraId="73EF6348" w14:textId="77777777" w:rsidR="00D179D6" w:rsidRPr="00462199" w:rsidRDefault="00D179D6" w:rsidP="005B3BB9">
      <w:pPr>
        <w:pStyle w:val="H4Ashurst"/>
      </w:pPr>
      <w:bookmarkStart w:id="4705" w:name="_Ref144114328"/>
      <w:r w:rsidRPr="00462199">
        <w:t>an Adjusted Output Period and, if so: (a) the Producer's AOP Estimate; and (b) the Producer's good faith estimate of the impact of the Notified Change in Law on the Estimated Facility Production;</w:t>
      </w:r>
      <w:bookmarkEnd w:id="4705"/>
    </w:p>
    <w:p w14:paraId="41C0BE36" w14:textId="77777777" w:rsidR="00D179D6" w:rsidRPr="00462199" w:rsidRDefault="00D179D6" w:rsidP="005B3BB9">
      <w:pPr>
        <w:pStyle w:val="H4Ashurst"/>
      </w:pPr>
      <w:bookmarkStart w:id="4706" w:name="_Ref144114329"/>
      <w:r w:rsidRPr="00462199">
        <w:t>a QCiL Construction Event and, if so, the Producer's good faith estimate of the QCiL Construction Event Payment; and/or</w:t>
      </w:r>
      <w:bookmarkEnd w:id="4706"/>
    </w:p>
    <w:p w14:paraId="1A4DFD9A" w14:textId="77777777" w:rsidR="00D179D6" w:rsidRPr="00462199" w:rsidRDefault="00D179D6" w:rsidP="005B3BB9">
      <w:pPr>
        <w:pStyle w:val="H4Ashurst"/>
      </w:pPr>
      <w:bookmarkStart w:id="4707" w:name="_Ref144114330"/>
      <w:r w:rsidRPr="00462199">
        <w:t>a QCiL Operations Cessation Event and, if so, the Producer's good faith estimate of the QCiL Operations Cessation Event Payment,</w:t>
      </w:r>
      <w:bookmarkEnd w:id="4707"/>
    </w:p>
    <w:p w14:paraId="3D06CA92" w14:textId="77777777" w:rsidR="00D179D6" w:rsidRPr="00462199" w:rsidRDefault="00D179D6" w:rsidP="001E4108">
      <w:pPr>
        <w:pStyle w:val="B3Ashurst"/>
      </w:pPr>
      <w:r w:rsidRPr="00462199">
        <w:t>together with such Supporting Information, in reasonable detail, as the Producer considers to be relevant to and supportive of the foregoing; and</w:t>
      </w:r>
    </w:p>
    <w:p w14:paraId="489623C5" w14:textId="30BCA53F" w:rsidR="00D179D6" w:rsidRPr="00462199" w:rsidRDefault="00D179D6" w:rsidP="00202C21">
      <w:pPr>
        <w:pStyle w:val="H3Ashurst"/>
      </w:pPr>
      <w:bookmarkStart w:id="4708" w:name="_Ref144114331"/>
      <w:r w:rsidRPr="00462199">
        <w:t xml:space="preserve">include Supporting Information evidencing, in reasonable detail, the steps that the Producer has taken and/or proposes to take to comply with </w:t>
      </w:r>
      <w:r w:rsidR="007248B2" w:rsidRPr="007248B2">
        <w:t>Condition</w:t>
      </w:r>
      <w:r w:rsidRPr="00462199">
        <w:t xml:space="preserve"> </w:t>
      </w:r>
      <w:r w:rsidR="00F7409F">
        <w:fldChar w:fldCharType="begin"/>
      </w:r>
      <w:r w:rsidR="00F7409F">
        <w:instrText xml:space="preserve"> REF _Ref144115030 \n \h </w:instrText>
      </w:r>
      <w:r w:rsidR="00F7409F">
        <w:fldChar w:fldCharType="separate"/>
      </w:r>
      <w:del w:id="4709" w:author="Faqir, Sofia (Energy Security)" w:date="2023-11-12T19:47:00Z">
        <w:r w:rsidR="00E473FC">
          <w:delText>65.3</w:delText>
        </w:r>
      </w:del>
      <w:r w:rsidR="00F7409F">
        <w:fldChar w:fldCharType="end"/>
      </w:r>
      <w:r w:rsidRPr="00462199">
        <w:t xml:space="preserve"> (</w:t>
      </w:r>
      <w:r w:rsidRPr="00462199">
        <w:rPr>
          <w:i/>
        </w:rPr>
        <w:t>Mitigation</w:t>
      </w:r>
      <w:r w:rsidRPr="00462199">
        <w:t>) and the Reasonable and Prudent Standard,</w:t>
      </w:r>
      <w:bookmarkEnd w:id="4708"/>
    </w:p>
    <w:p w14:paraId="42E72983" w14:textId="619D14BF"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_Ref144114321 \n \h </w:instrText>
      </w:r>
      <w:r>
        <w:fldChar w:fldCharType="separate"/>
      </w:r>
      <w:del w:id="4710" w:author="Faqir, Sofia (Energy Security)" w:date="2023-11-12T19:47:00Z">
        <w:r w:rsidR="00E473FC">
          <w:delText>A)</w:delText>
        </w:r>
      </w:del>
      <w:r>
        <w:fldChar w:fldCharType="end"/>
      </w:r>
      <w:r w:rsidRPr="00462199">
        <w:t xml:space="preserve"> to </w:t>
      </w:r>
      <w:r>
        <w:fldChar w:fldCharType="begin"/>
      </w:r>
      <w:r>
        <w:instrText xml:space="preserve"> REF _Ref144114331 \n \h </w:instrText>
      </w:r>
      <w:r>
        <w:fldChar w:fldCharType="separate"/>
      </w:r>
      <w:del w:id="4711" w:author="Faqir, Sofia (Energy Security)" w:date="2023-11-12T19:47:00Z">
        <w:r w:rsidR="00E473FC">
          <w:delText>D)</w:delText>
        </w:r>
      </w:del>
      <w:r>
        <w:fldChar w:fldCharType="end"/>
      </w:r>
      <w:r w:rsidRPr="00462199">
        <w:t xml:space="preserve"> above being </w:t>
      </w:r>
      <w:r w:rsidRPr="00462199">
        <w:rPr>
          <w:b/>
        </w:rPr>
        <w:t>"QCiL Response Information"</w:t>
      </w:r>
      <w:r w:rsidRPr="00462199">
        <w:t>).</w:t>
      </w:r>
    </w:p>
    <w:p w14:paraId="3930647A" w14:textId="77777777" w:rsidR="00D179D6" w:rsidRPr="00462199" w:rsidRDefault="00D179D6" w:rsidP="005B3BB9">
      <w:pPr>
        <w:pStyle w:val="H2Ashurst"/>
      </w:pPr>
      <w:bookmarkStart w:id="4712" w:name="_Ref144114332"/>
      <w:r w:rsidRPr="00462199">
        <w:t>If the Producer, in a Producer QCiL Response Notice, indicates that it does not consider that the Notified Change in Law constitutes, or will constitute, a Qualifying Change in Law, it shall nonetheless provide the QCiL Response Information on the basis of an assumption that the Notified Change in Law constitutes, or will constitute, a Qualifying Change in Law.</w:t>
      </w:r>
      <w:bookmarkEnd w:id="4712"/>
    </w:p>
    <w:p w14:paraId="108B66A7" w14:textId="6231D44D" w:rsidR="00D179D6" w:rsidRPr="00462199" w:rsidRDefault="00D179D6" w:rsidP="005B3BB9">
      <w:pPr>
        <w:pStyle w:val="H2Ashurst"/>
      </w:pPr>
      <w:bookmarkStart w:id="4713" w:name="_Ref144114333"/>
      <w:r w:rsidRPr="00462199">
        <w:t xml:space="preserve">Any Producer QCiL Response Notice shall be accompanied by a Directors' Certificate in relation to the QCiL Response Information which states (without prejudice to the generality of the certification required pursuant to this </w:t>
      </w:r>
      <w:r w:rsidR="007248B2" w:rsidRPr="007248B2">
        <w:t>Condition</w:t>
      </w:r>
      <w:r w:rsidRPr="00462199">
        <w:t xml:space="preserve"> </w:t>
      </w:r>
      <w:r w:rsidR="00F7409F">
        <w:fldChar w:fldCharType="begin"/>
      </w:r>
      <w:r w:rsidR="00F7409F">
        <w:instrText xml:space="preserve"> REF _Ref144114333 \n \h </w:instrText>
      </w:r>
      <w:r w:rsidR="00F7409F">
        <w:fldChar w:fldCharType="separate"/>
      </w:r>
      <w:del w:id="4714" w:author="Faqir, Sofia (Energy Security)" w:date="2023-11-12T19:47:00Z">
        <w:r w:rsidR="00E473FC">
          <w:delText>42.4</w:delText>
        </w:r>
      </w:del>
      <w:r w:rsidR="00F7409F">
        <w:fldChar w:fldCharType="end"/>
      </w:r>
      <w:r w:rsidRPr="00462199">
        <w:t>) whether, in the opinion of the Producer, having made all due and careful enquiries, the Notified Change in Law is or will be a Qualifying Change in Law.</w:t>
      </w:r>
      <w:bookmarkEnd w:id="4713"/>
    </w:p>
    <w:p w14:paraId="4EEDCF56" w14:textId="249357BD" w:rsidR="00D179D6" w:rsidRPr="00462199" w:rsidRDefault="00D179D6" w:rsidP="005B3BB9">
      <w:pPr>
        <w:pStyle w:val="H2Ashurst"/>
      </w:pPr>
      <w:bookmarkStart w:id="4715" w:name="_Ref144114334"/>
      <w:r w:rsidRPr="00462199">
        <w:t xml:space="preserve">If the Producer becomes aware before any QCiL Compensation is agreed or determined, or paid, commenced or effected, pursuant to this </w:t>
      </w:r>
      <w:r>
        <w:fldChar w:fldCharType="begin"/>
      </w:r>
      <w:r>
        <w:instrText xml:space="preserve"> REF _Ref144118020 \w \h </w:instrText>
      </w:r>
      <w:r>
        <w:fldChar w:fldCharType="separate"/>
      </w:r>
      <w:del w:id="4716" w:author="Faqir, Sofia (Energy Security)" w:date="2023-11-12T19:47:00Z">
        <w:r w:rsidR="00E473FC">
          <w:delText>Part 8</w:delText>
        </w:r>
      </w:del>
      <w:r>
        <w:fldChar w:fldCharType="end"/>
      </w:r>
      <w:r w:rsidRPr="00462199">
        <w:t xml:space="preserve"> (</w:t>
      </w:r>
      <w:r w:rsidRPr="00462199">
        <w:rPr>
          <w:i/>
        </w:rPr>
        <w:t>Changes in Law</w:t>
      </w:r>
      <w:r w:rsidRPr="00462199">
        <w:t xml:space="preserve">) that any of the QCiL Response Information is no longer true, complete and accurate in all material respects or is misleading (or was not true, complete and accurate in all material respects or was misleading as at the date of the Directors' Certificate referred to in </w:t>
      </w:r>
      <w:r w:rsidR="007248B2" w:rsidRPr="007248B2">
        <w:t>Condition</w:t>
      </w:r>
      <w:r w:rsidRPr="00462199">
        <w:t xml:space="preserve"> </w:t>
      </w:r>
      <w:r w:rsidR="00F7409F">
        <w:fldChar w:fldCharType="begin"/>
      </w:r>
      <w:r w:rsidR="00F7409F">
        <w:instrText xml:space="preserve"> REF _Ref144114333 \n \h </w:instrText>
      </w:r>
      <w:r w:rsidR="00F7409F">
        <w:fldChar w:fldCharType="separate"/>
      </w:r>
      <w:del w:id="4717" w:author="Faqir, Sofia (Energy Security)" w:date="2023-11-12T19:47:00Z">
        <w:r w:rsidR="00E473FC">
          <w:delText>42.4</w:delText>
        </w:r>
      </w:del>
      <w:r w:rsidR="00F7409F">
        <w:fldChar w:fldCharType="end"/>
      </w:r>
      <w:r w:rsidRPr="00462199">
        <w:t>), the Producer shall as soon as reasonably practicable:</w:t>
      </w:r>
      <w:bookmarkEnd w:id="4715"/>
    </w:p>
    <w:p w14:paraId="1437F8B3" w14:textId="77777777" w:rsidR="00D179D6" w:rsidRPr="00462199" w:rsidRDefault="00D179D6" w:rsidP="00202C21">
      <w:pPr>
        <w:pStyle w:val="H3Ashurst"/>
      </w:pPr>
      <w:bookmarkStart w:id="4718" w:name="_Ref144114335"/>
      <w:r w:rsidRPr="00462199">
        <w:t>notify the LCHA Counterparty that this is the case; and</w:t>
      </w:r>
      <w:bookmarkEnd w:id="4718"/>
    </w:p>
    <w:p w14:paraId="424CB86E" w14:textId="77777777" w:rsidR="00D179D6" w:rsidRPr="00462199" w:rsidRDefault="00D179D6" w:rsidP="00202C21">
      <w:pPr>
        <w:pStyle w:val="H3Ashurst"/>
      </w:pPr>
      <w:bookmarkStart w:id="4719" w:name="_Ref144114336"/>
      <w:r w:rsidRPr="00462199">
        <w:lastRenderedPageBreak/>
        <w:t xml:space="preserve">provide the LCHA Counterparty with the updated, corrected information (the </w:t>
      </w:r>
      <w:r w:rsidRPr="00462199">
        <w:rPr>
          <w:b/>
        </w:rPr>
        <w:t>"Revised Producer QCiL Response Information"</w:t>
      </w:r>
      <w:r w:rsidRPr="00462199">
        <w:t>), together with a Directors' Certificate in relation to the Revised Producer QCiL Response Information.</w:t>
      </w:r>
      <w:bookmarkEnd w:id="4719"/>
    </w:p>
    <w:p w14:paraId="144C1FCB" w14:textId="77777777" w:rsidR="00D179D6" w:rsidRPr="00462199" w:rsidRDefault="00D179D6" w:rsidP="005B3BB9">
      <w:pPr>
        <w:pStyle w:val="H2Ashurst"/>
      </w:pPr>
      <w:bookmarkStart w:id="4720" w:name="_Ref144114337"/>
      <w:r w:rsidRPr="00462199">
        <w:t xml:space="preserve">The LCHA Counterparty may, by notice to the Producer no later than thirty (30) Business Days after receipt of a Producer QCiL Response Notice or any Revised Producer QCiL Response Information, require the Producer to provide such Supporting Information in relation to that Producer QCiL Response Notice or, as the case may be, the Revised Producer QCiL Response Information (a </w:t>
      </w:r>
      <w:r w:rsidRPr="00462199">
        <w:rPr>
          <w:b/>
        </w:rPr>
        <w:t>"Producer QCiL Response Notice Information Request"</w:t>
      </w:r>
      <w:r w:rsidRPr="00462199">
        <w:t>) as the LCHA Counterparty reasonably requests.</w:t>
      </w:r>
      <w:bookmarkEnd w:id="4720"/>
    </w:p>
    <w:p w14:paraId="476C5B54" w14:textId="77777777" w:rsidR="00D179D6" w:rsidRPr="00462199" w:rsidRDefault="00D179D6" w:rsidP="005B3BB9">
      <w:pPr>
        <w:pStyle w:val="H2Ashurst"/>
      </w:pPr>
      <w:bookmarkStart w:id="4721" w:name="_Ref144114338"/>
      <w:r w:rsidRPr="00462199">
        <w:t>If the LCHA Counterparty gives a Producer QCiL Response Notice Information Request to the Producer, the Producer shall, no later than thirty (30) Business Days, or such longer period as is specified by the LCHA Counterparty, after receipt of the request, prepare and deliver such further Supporting Information to the LCHA Counterparty.</w:t>
      </w:r>
      <w:bookmarkEnd w:id="4721"/>
    </w:p>
    <w:p w14:paraId="22F88247" w14:textId="77777777" w:rsidR="00D179D6" w:rsidRPr="00462199" w:rsidRDefault="00D179D6" w:rsidP="005B3BB9">
      <w:pPr>
        <w:pStyle w:val="NormalBoldAshurst"/>
      </w:pPr>
      <w:r w:rsidRPr="00462199">
        <w:rPr>
          <w:i/>
        </w:rPr>
        <w:t>Producer QCiL Notice</w:t>
      </w:r>
    </w:p>
    <w:p w14:paraId="32AAB2B0" w14:textId="77777777" w:rsidR="00D179D6" w:rsidRPr="00462199" w:rsidRDefault="00D179D6" w:rsidP="005B3BB9">
      <w:pPr>
        <w:pStyle w:val="H2Ashurst"/>
      </w:pPr>
      <w:bookmarkStart w:id="4722" w:name="_Ref144114339"/>
      <w:r w:rsidRPr="00462199">
        <w:t xml:space="preserve">If the Producer considers that a Qualifying Change in Law has been implemented, occurred or become effective or is shortly to be implemented, occur or become effective, it may give a notice to the LCHA Counterparty (a </w:t>
      </w:r>
      <w:r w:rsidRPr="00462199">
        <w:rPr>
          <w:b/>
        </w:rPr>
        <w:t>"Producer QCiL Notice"</w:t>
      </w:r>
      <w:r w:rsidRPr="00462199">
        <w:t>). A Producer QCiL Notice shall:</w:t>
      </w:r>
      <w:bookmarkEnd w:id="4722"/>
    </w:p>
    <w:p w14:paraId="5995DC0F" w14:textId="77777777" w:rsidR="00D179D6" w:rsidRPr="00462199" w:rsidRDefault="00D179D6" w:rsidP="00202C21">
      <w:pPr>
        <w:pStyle w:val="H3Ashurst"/>
      </w:pPr>
      <w:bookmarkStart w:id="4723" w:name="_Ref144114340"/>
      <w:r w:rsidRPr="00462199">
        <w:t>include reasonable details of the relevant Qualifying Change in Law;</w:t>
      </w:r>
      <w:bookmarkEnd w:id="4723"/>
    </w:p>
    <w:p w14:paraId="65280849" w14:textId="77777777" w:rsidR="00D179D6" w:rsidRPr="00462199" w:rsidRDefault="00D179D6" w:rsidP="00202C21">
      <w:pPr>
        <w:pStyle w:val="H3Ashurst"/>
      </w:pPr>
      <w:bookmarkStart w:id="4724" w:name="_Ref144114341"/>
      <w:r w:rsidRPr="00462199">
        <w:t>specify the QCiL Effective Date or the Expected QCiL Effective Date (as appropriate);</w:t>
      </w:r>
      <w:bookmarkEnd w:id="4724"/>
    </w:p>
    <w:p w14:paraId="4BD2B462" w14:textId="7D6B39C0" w:rsidR="00D179D6" w:rsidRPr="00462199" w:rsidRDefault="00D179D6" w:rsidP="00202C21">
      <w:pPr>
        <w:pStyle w:val="H3Ashurst"/>
      </w:pPr>
      <w:bookmarkStart w:id="4725" w:name="_Ref144114342"/>
      <w:r w:rsidRPr="00462199">
        <w:t xml:space="preserve">specify why the Producer considers that the Notified Change in Law constitutes, or will constitute, a Qualifying Change in Law, including whether the Producer considers the Qualifying Change in Law to be a Discriminatory Change in Law, a Specific Change in Law, an Other Change in Law, an EII Subsidy Intensity Threshold Decreases Change in Law, an EII </w:t>
      </w:r>
      <w:commentRangeStart w:id="4726"/>
      <w:commentRangeStart w:id="4727"/>
      <w:r w:rsidRPr="00462199">
        <w:t xml:space="preserve">TNUoS </w:t>
      </w:r>
      <w:commentRangeEnd w:id="4726"/>
      <w:r w:rsidR="0039297C" w:rsidRPr="00462199">
        <w:rPr>
          <w:rStyle w:val="CommentReference"/>
          <w:rFonts w:ascii="Arial" w:hAnsi="Arial"/>
          <w:sz w:val="20"/>
          <w:szCs w:val="20"/>
        </w:rPr>
        <w:commentReference w:id="4726"/>
      </w:r>
      <w:commentRangeEnd w:id="4727"/>
      <w:r w:rsidR="00943F96" w:rsidRPr="00462199">
        <w:rPr>
          <w:rStyle w:val="CommentReference"/>
          <w:rFonts w:ascii="Arial" w:hAnsi="Arial"/>
          <w:sz w:val="20"/>
          <w:szCs w:val="20"/>
        </w:rPr>
        <w:commentReference w:id="4727"/>
      </w:r>
      <w:r w:rsidRPr="00462199">
        <w:t>Charges Exemption Change in Law or a Material LCHS Data Annex Amendment Direction (and including Supporting Information, in reasonable detail, which the Producer considers to be relevant to and supportive of that conclusion);</w:t>
      </w:r>
      <w:bookmarkEnd w:id="4725"/>
    </w:p>
    <w:p w14:paraId="6D5EE199" w14:textId="77777777" w:rsidR="00D179D6" w:rsidRPr="00462199" w:rsidRDefault="00D179D6" w:rsidP="00202C21">
      <w:pPr>
        <w:pStyle w:val="H3Ashurst"/>
      </w:pPr>
      <w:bookmarkStart w:id="4728" w:name="_Ref144114343"/>
      <w:r w:rsidRPr="00462199">
        <w:t>specify whether the Producer considers that the Notified Change in Law will give rise to or result in:</w:t>
      </w:r>
      <w:bookmarkEnd w:id="4728"/>
    </w:p>
    <w:p w14:paraId="6C01AE27" w14:textId="77777777" w:rsidR="00D179D6" w:rsidRPr="00462199" w:rsidRDefault="00D179D6" w:rsidP="005B3BB9">
      <w:pPr>
        <w:pStyle w:val="H4Ashurst"/>
      </w:pPr>
      <w:bookmarkStart w:id="4729" w:name="_Ref144114344"/>
      <w:r w:rsidRPr="00462199">
        <w:t>QCiL Operating Costs or QCiL Operating Savings and, if so, include the Producer's good faith estimate of such amounts and the profile of the incurrence of, or the making or receipt of, such costs or savings (as applicable);</w:t>
      </w:r>
      <w:bookmarkEnd w:id="4729"/>
    </w:p>
    <w:p w14:paraId="17830CE0" w14:textId="77777777" w:rsidR="00D179D6" w:rsidRPr="00462199" w:rsidRDefault="00D179D6" w:rsidP="005B3BB9">
      <w:pPr>
        <w:pStyle w:val="H4Ashurst"/>
      </w:pPr>
      <w:bookmarkStart w:id="4730" w:name="_Ref144114345"/>
      <w:r w:rsidRPr="00462199">
        <w:t>QCiL Capital Costs or QCiL Capital Savings and, if so, include the Producer's good faith estimate of such amounts and the profile of the incurrence of, or the making or receipt of, such costs or savings (as applicable);</w:t>
      </w:r>
      <w:bookmarkEnd w:id="4730"/>
    </w:p>
    <w:p w14:paraId="1991A6D9" w14:textId="77777777" w:rsidR="00D179D6" w:rsidRPr="00462199" w:rsidRDefault="00D179D6" w:rsidP="005B3BB9">
      <w:pPr>
        <w:pStyle w:val="H4Ashurst"/>
      </w:pPr>
      <w:bookmarkStart w:id="4731" w:name="_Ref144114346"/>
      <w:r w:rsidRPr="00462199">
        <w:t>an Adjusted Output Period and, if so: (a) the Producer's AOP Estimate; and (b) the Producer's good faith estimate of the impact of the Notified Change in Law on the Estimated Facility Production;</w:t>
      </w:r>
      <w:bookmarkEnd w:id="4731"/>
    </w:p>
    <w:p w14:paraId="03BA9286" w14:textId="77777777" w:rsidR="00D179D6" w:rsidRPr="00462199" w:rsidRDefault="00D179D6" w:rsidP="005B3BB9">
      <w:pPr>
        <w:pStyle w:val="H4Ashurst"/>
      </w:pPr>
      <w:bookmarkStart w:id="4732" w:name="_Ref144114347"/>
      <w:r w:rsidRPr="00462199">
        <w:t>a QCiL Construction Event and, if so, the Producer's good faith estimate of the QCiL Construction Event Payment; and/or</w:t>
      </w:r>
      <w:bookmarkEnd w:id="4732"/>
    </w:p>
    <w:p w14:paraId="2793E14B" w14:textId="77777777" w:rsidR="00D179D6" w:rsidRPr="00462199" w:rsidRDefault="00D179D6" w:rsidP="005B3BB9">
      <w:pPr>
        <w:pStyle w:val="H4Ashurst"/>
      </w:pPr>
      <w:bookmarkStart w:id="4733" w:name="_Ref144114348"/>
      <w:r w:rsidRPr="00462199">
        <w:t>a QCiL Operations Cessation Event and, if so, the Producer's good faith estimate of the QCiL Operations Cessation Event Payment,</w:t>
      </w:r>
      <w:bookmarkEnd w:id="4733"/>
    </w:p>
    <w:p w14:paraId="6F36C014" w14:textId="77777777" w:rsidR="00D179D6" w:rsidRPr="00462199" w:rsidRDefault="00D179D6" w:rsidP="001E4108">
      <w:pPr>
        <w:pStyle w:val="B3Ashurst"/>
      </w:pPr>
      <w:r w:rsidRPr="00462199">
        <w:lastRenderedPageBreak/>
        <w:t>together with such Supporting Information, in reasonable detail, as the Producer considers to be relevant to and supportive of the foregoing; and</w:t>
      </w:r>
    </w:p>
    <w:p w14:paraId="2273A432" w14:textId="4399BC2F" w:rsidR="00D179D6" w:rsidRPr="00462199" w:rsidRDefault="00D179D6" w:rsidP="00202C21">
      <w:pPr>
        <w:pStyle w:val="H3Ashurst"/>
      </w:pPr>
      <w:bookmarkStart w:id="4734" w:name="_Ref144114349"/>
      <w:r w:rsidRPr="00462199">
        <w:t xml:space="preserve">include Supporting Information evidencing, in reasonable detail, the steps that the Producer has taken and/or proposes to take to comply with </w:t>
      </w:r>
      <w:r w:rsidR="007248B2" w:rsidRPr="007248B2">
        <w:t>Condition</w:t>
      </w:r>
      <w:r w:rsidRPr="00462199">
        <w:t xml:space="preserve"> </w:t>
      </w:r>
      <w:r w:rsidR="002A33A8">
        <w:fldChar w:fldCharType="begin"/>
      </w:r>
      <w:r w:rsidR="002A33A8">
        <w:instrText xml:space="preserve"> REF _Ref144115030 \n \h </w:instrText>
      </w:r>
      <w:r w:rsidR="002A33A8">
        <w:fldChar w:fldCharType="separate"/>
      </w:r>
      <w:del w:id="4735" w:author="Faqir, Sofia (Energy Security)" w:date="2023-11-12T19:47:00Z">
        <w:r w:rsidR="00E473FC">
          <w:delText>65.3</w:delText>
        </w:r>
      </w:del>
      <w:r w:rsidR="002A33A8">
        <w:fldChar w:fldCharType="end"/>
      </w:r>
      <w:r w:rsidRPr="00462199">
        <w:t xml:space="preserve"> (</w:t>
      </w:r>
      <w:r w:rsidRPr="00462199">
        <w:rPr>
          <w:i/>
        </w:rPr>
        <w:t>Mitigation</w:t>
      </w:r>
      <w:r w:rsidRPr="00462199">
        <w:t>) and the Reasonable and Prudent Standard,</w:t>
      </w:r>
      <w:bookmarkEnd w:id="4734"/>
    </w:p>
    <w:p w14:paraId="496EDF6A" w14:textId="3ED33AE2"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_Ref144114340 \n \h </w:instrText>
      </w:r>
      <w:r>
        <w:fldChar w:fldCharType="separate"/>
      </w:r>
      <w:del w:id="4736" w:author="Faqir, Sofia (Energy Security)" w:date="2023-11-12T19:47:00Z">
        <w:r w:rsidR="00E473FC">
          <w:delText>A)</w:delText>
        </w:r>
      </w:del>
      <w:r>
        <w:fldChar w:fldCharType="end"/>
      </w:r>
      <w:r w:rsidRPr="00462199">
        <w:t xml:space="preserve"> to </w:t>
      </w:r>
      <w:r>
        <w:fldChar w:fldCharType="begin"/>
      </w:r>
      <w:r>
        <w:instrText xml:space="preserve"> REF _Ref144114349 \n \h </w:instrText>
      </w:r>
      <w:r>
        <w:fldChar w:fldCharType="separate"/>
      </w:r>
      <w:del w:id="4737" w:author="Faqir, Sofia (Energy Security)" w:date="2023-11-12T19:47:00Z">
        <w:r w:rsidR="00E473FC">
          <w:delText>E)</w:delText>
        </w:r>
      </w:del>
      <w:r>
        <w:fldChar w:fldCharType="end"/>
      </w:r>
      <w:r w:rsidRPr="00462199">
        <w:t xml:space="preserve"> above being </w:t>
      </w:r>
      <w:r w:rsidRPr="00462199">
        <w:rPr>
          <w:b/>
        </w:rPr>
        <w:t>"QCiL Supporting Information"</w:t>
      </w:r>
      <w:r w:rsidRPr="00462199">
        <w:t>).</w:t>
      </w:r>
    </w:p>
    <w:p w14:paraId="3D7DC9C3" w14:textId="4886D2A2" w:rsidR="00D179D6" w:rsidRPr="00462199" w:rsidRDefault="00D179D6" w:rsidP="005B3BB9">
      <w:pPr>
        <w:pStyle w:val="H2Ashurst"/>
      </w:pPr>
      <w:bookmarkStart w:id="4738" w:name="_Ref144114350"/>
      <w:r w:rsidRPr="00462199">
        <w:t xml:space="preserve">Any Producer QCiL Notice shall be accompanied by a Directors' Certificate in relation to the QCiL Supporting Information which states (without prejudice to the generality of the certification required pursuant to this </w:t>
      </w:r>
      <w:r w:rsidR="007248B2" w:rsidRPr="007248B2">
        <w:t>Condition</w:t>
      </w:r>
      <w:r w:rsidRPr="00462199">
        <w:t xml:space="preserve"> </w:t>
      </w:r>
      <w:r w:rsidR="002A33A8">
        <w:fldChar w:fldCharType="begin"/>
      </w:r>
      <w:r w:rsidR="002A33A8">
        <w:instrText xml:space="preserve"> REF _Ref144114350 \n \h </w:instrText>
      </w:r>
      <w:r w:rsidR="002A33A8">
        <w:fldChar w:fldCharType="separate"/>
      </w:r>
      <w:del w:id="4739" w:author="Faqir, Sofia (Energy Security)" w:date="2023-11-12T19:47:00Z">
        <w:r w:rsidR="00E473FC">
          <w:delText>42.9</w:delText>
        </w:r>
      </w:del>
      <w:r w:rsidR="002A33A8">
        <w:fldChar w:fldCharType="end"/>
      </w:r>
      <w:r w:rsidRPr="00462199">
        <w:t>) whether, in the opinion of the Producer, having made all due and careful enquiries, the Notified Change in Law is or will be a Qualifying Change in Law.</w:t>
      </w:r>
      <w:bookmarkEnd w:id="4738"/>
    </w:p>
    <w:p w14:paraId="1DB21908" w14:textId="2277036A" w:rsidR="00D179D6" w:rsidRPr="00462199" w:rsidRDefault="00D179D6" w:rsidP="005B3BB9">
      <w:pPr>
        <w:pStyle w:val="H2Ashurst"/>
      </w:pPr>
      <w:bookmarkStart w:id="4740" w:name="_Ref144114351"/>
      <w:r w:rsidRPr="00462199">
        <w:t xml:space="preserve">If the Producer becomes aware before any QCiL Compensation is agreed or determined, or paid, commenced or effected, pursuant to this </w:t>
      </w:r>
      <w:r>
        <w:fldChar w:fldCharType="begin"/>
      </w:r>
      <w:r>
        <w:instrText xml:space="preserve"> REF _Ref144118020 \w \h </w:instrText>
      </w:r>
      <w:r>
        <w:fldChar w:fldCharType="separate"/>
      </w:r>
      <w:del w:id="4741" w:author="Faqir, Sofia (Energy Security)" w:date="2023-11-12T19:47:00Z">
        <w:r w:rsidR="00E473FC">
          <w:delText>Part 8</w:delText>
        </w:r>
      </w:del>
      <w:r>
        <w:fldChar w:fldCharType="end"/>
      </w:r>
      <w:r w:rsidRPr="00462199">
        <w:t xml:space="preserve"> (</w:t>
      </w:r>
      <w:r w:rsidRPr="00462199">
        <w:rPr>
          <w:i/>
        </w:rPr>
        <w:t>Changes in Law</w:t>
      </w:r>
      <w:r w:rsidRPr="00462199">
        <w:t xml:space="preserve">) that any of the QCiL Supporting Information is no longer true, complete and accurate in all material respects or is misleading (or was not true, complete and accurate in all material respects or was misleading as at the date of the Directors' Certificate referred to in </w:t>
      </w:r>
      <w:r w:rsidR="007248B2" w:rsidRPr="007248B2">
        <w:t>Condition</w:t>
      </w:r>
      <w:r w:rsidRPr="00462199">
        <w:t xml:space="preserve"> </w:t>
      </w:r>
      <w:r w:rsidR="002A33A8">
        <w:fldChar w:fldCharType="begin"/>
      </w:r>
      <w:r w:rsidR="002A33A8">
        <w:instrText xml:space="preserve"> REF _Ref144114350 \n \h </w:instrText>
      </w:r>
      <w:r w:rsidR="002A33A8">
        <w:fldChar w:fldCharType="separate"/>
      </w:r>
      <w:del w:id="4742" w:author="Faqir, Sofia (Energy Security)" w:date="2023-11-12T19:47:00Z">
        <w:r w:rsidR="00E473FC">
          <w:delText>42.9</w:delText>
        </w:r>
      </w:del>
      <w:r w:rsidR="002A33A8">
        <w:fldChar w:fldCharType="end"/>
      </w:r>
      <w:r w:rsidRPr="00462199">
        <w:t>), the Producer shall as soon as reasonably practicable:</w:t>
      </w:r>
      <w:bookmarkEnd w:id="4740"/>
    </w:p>
    <w:p w14:paraId="5476FD8E" w14:textId="77777777" w:rsidR="00D179D6" w:rsidRPr="00462199" w:rsidRDefault="00D179D6" w:rsidP="00202C21">
      <w:pPr>
        <w:pStyle w:val="H3Ashurst"/>
      </w:pPr>
      <w:bookmarkStart w:id="4743" w:name="_Ref144114352"/>
      <w:r w:rsidRPr="00462199">
        <w:t>notify the LCHA Counterparty that this is the case; and</w:t>
      </w:r>
      <w:bookmarkEnd w:id="4743"/>
    </w:p>
    <w:p w14:paraId="73EA0C85" w14:textId="77777777" w:rsidR="00D179D6" w:rsidRPr="00462199" w:rsidRDefault="00D179D6" w:rsidP="00202C21">
      <w:pPr>
        <w:pStyle w:val="H3Ashurst"/>
      </w:pPr>
      <w:bookmarkStart w:id="4744" w:name="_Ref144114353"/>
      <w:r w:rsidRPr="00462199">
        <w:t xml:space="preserve">provide the LCHA Counterparty with the updated, corrected information (the </w:t>
      </w:r>
      <w:r w:rsidRPr="00462199">
        <w:rPr>
          <w:b/>
        </w:rPr>
        <w:t>"Revised Producer QCiL Information"</w:t>
      </w:r>
      <w:r w:rsidRPr="00462199">
        <w:t>), together with a Directors' Certificate in relation to the Revised Producer QCiL Information.</w:t>
      </w:r>
      <w:bookmarkEnd w:id="4744"/>
    </w:p>
    <w:p w14:paraId="74EF45A5" w14:textId="77777777" w:rsidR="00D179D6" w:rsidRPr="00462199" w:rsidRDefault="00D179D6" w:rsidP="005B3BB9">
      <w:pPr>
        <w:pStyle w:val="H2Ashurst"/>
      </w:pPr>
      <w:bookmarkStart w:id="4745" w:name="_Ref144114354"/>
      <w:r w:rsidRPr="00462199">
        <w:t xml:space="preserve">The LCHA Counterparty may, by notice to the Producer no later than thirty (30) Business Days after receipt of a Producer QCiL Notice or any Revised Producer QCiL Information, require the Producer to provide such Supporting Information in relation to that Producer QCiL Notice or, as the case may be, the Revised Producer QCiL Information (a </w:t>
      </w:r>
      <w:r w:rsidRPr="00462199">
        <w:rPr>
          <w:b/>
        </w:rPr>
        <w:t>"Producer QCiL Notice Information Request"</w:t>
      </w:r>
      <w:r w:rsidRPr="00462199">
        <w:t>) as the LCHA Counterparty reasonably requests.</w:t>
      </w:r>
      <w:bookmarkEnd w:id="4745"/>
    </w:p>
    <w:p w14:paraId="1A4FCA8C" w14:textId="77777777" w:rsidR="00D179D6" w:rsidRPr="00462199" w:rsidRDefault="00D179D6" w:rsidP="005B3BB9">
      <w:pPr>
        <w:pStyle w:val="H2Ashurst"/>
      </w:pPr>
      <w:bookmarkStart w:id="4746" w:name="_Ref144114355"/>
      <w:r w:rsidRPr="00462199">
        <w:t>If the LCHA Counterparty gives a Producer QCiL Notice Information Request to the Producer, the Producer shall, no later than thirty (30) Business Days, or such longer period as is specified by the LCHA Counterparty, after receipt of the request, prepare and deliver such further Supporting Information to the LCHA Counterparty.</w:t>
      </w:r>
      <w:bookmarkEnd w:id="4746"/>
    </w:p>
    <w:p w14:paraId="021A1D3A" w14:textId="77777777" w:rsidR="00D179D6" w:rsidRPr="00462199" w:rsidRDefault="00D179D6" w:rsidP="005B3BB9">
      <w:pPr>
        <w:pStyle w:val="H2Ashurst"/>
      </w:pPr>
      <w:bookmarkStart w:id="4747" w:name="_Ref144114356"/>
      <w:r w:rsidRPr="00462199">
        <w:t>The LCHA Counterparty shall be under no obligation to consider or take any action in response to a Producer QCiL Notice unless and until the Producer shall have provided the LCHA Counterparty with all of the QCiL Supporting Information, and the Directors' Certificate, in respect of such Producer QCiL Notice.</w:t>
      </w:r>
      <w:bookmarkEnd w:id="4747"/>
    </w:p>
    <w:p w14:paraId="3EDFEEAC" w14:textId="77777777" w:rsidR="00D179D6" w:rsidRPr="00462199" w:rsidRDefault="00D179D6" w:rsidP="005B3BB9">
      <w:pPr>
        <w:pStyle w:val="NormalBoldAshurst"/>
      </w:pPr>
      <w:r w:rsidRPr="00462199">
        <w:rPr>
          <w:i/>
        </w:rPr>
        <w:t>Agreement between the Parties in respect of a Qualifying Change in Law</w:t>
      </w:r>
    </w:p>
    <w:p w14:paraId="2FD40398" w14:textId="77777777" w:rsidR="00D179D6" w:rsidRPr="00462199" w:rsidRDefault="00D179D6" w:rsidP="005B3BB9">
      <w:pPr>
        <w:pStyle w:val="H2Ashurst"/>
      </w:pPr>
      <w:bookmarkStart w:id="4748" w:name="_Ref144114357"/>
      <w:r w:rsidRPr="00462199">
        <w:t>As soon as reasonably practicable, and in any event no later than fifteen (15) Business Days, after either:</w:t>
      </w:r>
      <w:bookmarkEnd w:id="4748"/>
    </w:p>
    <w:p w14:paraId="739AB728" w14:textId="77777777" w:rsidR="00D179D6" w:rsidRPr="00462199" w:rsidRDefault="00D179D6" w:rsidP="00202C21">
      <w:pPr>
        <w:pStyle w:val="H3Ashurst"/>
      </w:pPr>
      <w:bookmarkStart w:id="4749" w:name="_Ref144114358"/>
      <w:r w:rsidRPr="00462199">
        <w:t>the LCHA Counterparty receives from the Producer a Producer QCiL Notice and the associated Directors' Certificate (or, if the LCHA Counterparty gives the Producer a Producer QCiL Notice Information Request, fifteen (15) Business Days after the LCHA Counterparty has received the requested Supporting Information); or</w:t>
      </w:r>
      <w:bookmarkEnd w:id="4749"/>
    </w:p>
    <w:p w14:paraId="11716AAD" w14:textId="77777777" w:rsidR="00D179D6" w:rsidRPr="00462199" w:rsidRDefault="00D179D6" w:rsidP="00202C21">
      <w:pPr>
        <w:pStyle w:val="H3Ashurst"/>
      </w:pPr>
      <w:bookmarkStart w:id="4750" w:name="_Ref144114359"/>
      <w:r w:rsidRPr="00462199">
        <w:lastRenderedPageBreak/>
        <w:t>the LCHA Counterparty receives from the Producer a Producer QCiL Response Notice and the associated Directors' Certificate (or, if the LCHA Counterparty gives the Producer a Producer QCiL Response Notice Information Request, fifteen (15) Business Days after the LCHA Counterparty has received the requested Supporting Information),</w:t>
      </w:r>
      <w:bookmarkEnd w:id="4750"/>
    </w:p>
    <w:p w14:paraId="47162D1D" w14:textId="77777777" w:rsidR="00D179D6" w:rsidRPr="00462199" w:rsidRDefault="00D179D6" w:rsidP="005B3BB9">
      <w:pPr>
        <w:pStyle w:val="B12Ashurst"/>
      </w:pPr>
      <w:r w:rsidRPr="00462199">
        <w:t>the Parties shall meet to discuss and, in good faith, seek to agree:</w:t>
      </w:r>
    </w:p>
    <w:p w14:paraId="38CD8934" w14:textId="77777777" w:rsidR="00D179D6" w:rsidRPr="00462199" w:rsidRDefault="00D179D6" w:rsidP="005B3BB9">
      <w:pPr>
        <w:pStyle w:val="H4Ashurst"/>
      </w:pPr>
      <w:bookmarkStart w:id="4751" w:name="_Ref144114360"/>
      <w:r w:rsidRPr="00462199">
        <w:t>whether the Notified Change in Law constitutes, or will constitute, a Qualifying Change in Law;</w:t>
      </w:r>
      <w:bookmarkEnd w:id="4751"/>
    </w:p>
    <w:p w14:paraId="4015574C" w14:textId="77777777" w:rsidR="00D179D6" w:rsidRPr="00462199" w:rsidRDefault="00D179D6" w:rsidP="005B3BB9">
      <w:pPr>
        <w:pStyle w:val="H4Ashurst"/>
      </w:pPr>
      <w:bookmarkStart w:id="4752" w:name="_Ref144114361"/>
      <w:r w:rsidRPr="00462199">
        <w:t>in respect of a Qualifying Change in Law:</w:t>
      </w:r>
      <w:bookmarkEnd w:id="4752"/>
    </w:p>
    <w:p w14:paraId="0DC2DC6C" w14:textId="77777777" w:rsidR="00D179D6" w:rsidRPr="00462199" w:rsidRDefault="00D179D6" w:rsidP="00202C21">
      <w:pPr>
        <w:pStyle w:val="H5Ashurst"/>
      </w:pPr>
      <w:bookmarkStart w:id="4753" w:name="_Ref144114362"/>
      <w:r w:rsidRPr="00462199">
        <w:t>the QCiL Effective Date or the Expected QCiL Effective Date (as appropriate);</w:t>
      </w:r>
      <w:bookmarkEnd w:id="4753"/>
    </w:p>
    <w:p w14:paraId="078EDE99" w14:textId="77777777" w:rsidR="00D179D6" w:rsidRPr="00462199" w:rsidRDefault="00D179D6" w:rsidP="00202C21">
      <w:pPr>
        <w:pStyle w:val="H5Ashurst"/>
      </w:pPr>
      <w:bookmarkStart w:id="4754" w:name="_Ref144114363"/>
      <w:r w:rsidRPr="00462199">
        <w:t>whether the Notified Change in Law will, or is reasonably expected to, result in:</w:t>
      </w:r>
      <w:bookmarkEnd w:id="4754"/>
    </w:p>
    <w:p w14:paraId="0EFE5260" w14:textId="77777777" w:rsidR="00D179D6" w:rsidRPr="00462199" w:rsidRDefault="00D179D6" w:rsidP="005B3BB9">
      <w:pPr>
        <w:pStyle w:val="H6Ashurst"/>
      </w:pPr>
      <w:bookmarkStart w:id="4755" w:name="_Ref144114364"/>
      <w:r w:rsidRPr="00462199">
        <w:t>QCiL Net Operating Costs or QCiL Net Operating Savings;</w:t>
      </w:r>
      <w:bookmarkEnd w:id="4755"/>
    </w:p>
    <w:p w14:paraId="4DAAE898" w14:textId="77777777" w:rsidR="00D179D6" w:rsidRPr="00462199" w:rsidRDefault="00D179D6" w:rsidP="005B3BB9">
      <w:pPr>
        <w:pStyle w:val="H6Ashurst"/>
      </w:pPr>
      <w:bookmarkStart w:id="4756" w:name="_Ref144114365"/>
      <w:r w:rsidRPr="00462199">
        <w:t>QCiL Net Capital Costs or QCiL Net Capital Savings;</w:t>
      </w:r>
      <w:bookmarkEnd w:id="4756"/>
    </w:p>
    <w:p w14:paraId="30A9E024" w14:textId="5F2E63FC" w:rsidR="00D179D6" w:rsidRPr="00462199" w:rsidRDefault="00D179D6" w:rsidP="005B3BB9">
      <w:pPr>
        <w:pStyle w:val="H6Ashurst"/>
      </w:pPr>
      <w:bookmarkStart w:id="4757" w:name="_Ref144114366"/>
      <w:r w:rsidRPr="00462199">
        <w:t>an Adjusted Output Period and, if so, the impact, or the reasonably anticipated impact, of the Notified Change in Law on the Estimated Facility Production;</w:t>
      </w:r>
      <w:bookmarkEnd w:id="4757"/>
    </w:p>
    <w:p w14:paraId="0008A584" w14:textId="77777777" w:rsidR="00D179D6" w:rsidRPr="00462199" w:rsidRDefault="00D179D6" w:rsidP="005B3BB9">
      <w:pPr>
        <w:pStyle w:val="H6Ashurst"/>
      </w:pPr>
      <w:bookmarkStart w:id="4758" w:name="_Ref144114367"/>
      <w:r w:rsidRPr="00462199">
        <w:t>a QCiL Construction Event and, if so, the Producer's good faith estimate of the QCiL Construction Event Payment; and/or;</w:t>
      </w:r>
      <w:bookmarkEnd w:id="4758"/>
    </w:p>
    <w:p w14:paraId="66C263A9" w14:textId="77777777" w:rsidR="00D179D6" w:rsidRPr="00462199" w:rsidRDefault="00D179D6" w:rsidP="005B3BB9">
      <w:pPr>
        <w:pStyle w:val="H6Ashurst"/>
      </w:pPr>
      <w:bookmarkStart w:id="4759" w:name="_Ref144114368"/>
      <w:r w:rsidRPr="00462199">
        <w:t>a QCiL Operations Cessation Event and, if so, the Producer's good faith estimate of the QCiL Operations Cessation Event Payment;</w:t>
      </w:r>
      <w:bookmarkEnd w:id="4759"/>
    </w:p>
    <w:p w14:paraId="4A7638C4" w14:textId="61239A20" w:rsidR="00D179D6" w:rsidRPr="00462199" w:rsidRDefault="00D179D6" w:rsidP="00202C21">
      <w:pPr>
        <w:pStyle w:val="H5Ashurst"/>
      </w:pPr>
      <w:bookmarkStart w:id="4760" w:name="_Ref144114369"/>
      <w:r w:rsidRPr="00462199">
        <w:t xml:space="preserve">the amounts, forecasts and estimates applicable to that Qualifying Change in Law referred to in </w:t>
      </w:r>
      <w:r w:rsidR="007248B2" w:rsidRPr="007248B2">
        <w:t>Condition</w:t>
      </w:r>
      <w:r w:rsidRPr="00462199">
        <w:t xml:space="preserve"> </w:t>
      </w:r>
      <w:r w:rsidRPr="00462199">
        <w:fldChar w:fldCharType="begin"/>
      </w:r>
      <w:r w:rsidRPr="00462199">
        <w:instrText xml:space="preserve">  REF _Ref144114325 \r \h \* MERGEFORMAT </w:instrText>
      </w:r>
      <w:r w:rsidRPr="00462199">
        <w:fldChar w:fldCharType="separate"/>
      </w:r>
      <w:del w:id="4761" w:author="Faqir, Sofia (Energy Security)" w:date="2023-11-12T19:47:00Z">
        <w:r w:rsidR="00E473FC" w:rsidRPr="00E473FC">
          <w:rPr>
            <w:color w:val="000000"/>
          </w:rPr>
          <w:delText>42.2(C)</w:delText>
        </w:r>
      </w:del>
      <w:r w:rsidRPr="00462199">
        <w:fldChar w:fldCharType="end"/>
      </w:r>
      <w:r w:rsidRPr="00462199">
        <w:t xml:space="preserve"> or </w:t>
      </w:r>
      <w:r w:rsidRPr="00462199">
        <w:fldChar w:fldCharType="begin"/>
      </w:r>
      <w:r w:rsidRPr="00462199">
        <w:instrText xml:space="preserve">  REF _Ref144114343 \r \h \* MERGEFORMAT </w:instrText>
      </w:r>
      <w:r w:rsidRPr="00462199">
        <w:fldChar w:fldCharType="separate"/>
      </w:r>
      <w:del w:id="4762" w:author="Faqir, Sofia (Energy Security)" w:date="2023-11-12T19:47:00Z">
        <w:r w:rsidR="00E473FC" w:rsidRPr="00E473FC">
          <w:rPr>
            <w:color w:val="000000"/>
          </w:rPr>
          <w:delText>42.8(D)</w:delText>
        </w:r>
      </w:del>
      <w:r w:rsidRPr="00462199">
        <w:fldChar w:fldCharType="end"/>
      </w:r>
      <w:r w:rsidRPr="00462199">
        <w:t xml:space="preserve"> (as appropriate);</w:t>
      </w:r>
      <w:bookmarkEnd w:id="4760"/>
    </w:p>
    <w:p w14:paraId="346C8DAC" w14:textId="2DDCA028" w:rsidR="00D179D6" w:rsidRPr="00462199" w:rsidRDefault="00D179D6" w:rsidP="00202C21">
      <w:pPr>
        <w:pStyle w:val="H5Ashurst"/>
      </w:pPr>
      <w:bookmarkStart w:id="4763" w:name="_Ref144114370"/>
      <w:r w:rsidRPr="00462199">
        <w:t xml:space="preserve">the steps or additional steps, as the case may be, which the Producer should take to comply with </w:t>
      </w:r>
      <w:r w:rsidR="007248B2" w:rsidRPr="007248B2">
        <w:t>Condition</w:t>
      </w:r>
      <w:r w:rsidRPr="00462199">
        <w:t xml:space="preserve"> </w:t>
      </w:r>
      <w:r w:rsidR="002A33A8">
        <w:fldChar w:fldCharType="begin"/>
      </w:r>
      <w:r w:rsidR="002A33A8">
        <w:instrText xml:space="preserve"> REF _Ref144115030 \n \h </w:instrText>
      </w:r>
      <w:r w:rsidR="002A33A8">
        <w:fldChar w:fldCharType="separate"/>
      </w:r>
      <w:del w:id="4764" w:author="Faqir, Sofia (Energy Security)" w:date="2023-11-12T19:47:00Z">
        <w:r w:rsidR="00E473FC">
          <w:delText>65.3</w:delText>
        </w:r>
      </w:del>
      <w:r w:rsidR="002A33A8">
        <w:fldChar w:fldCharType="end"/>
      </w:r>
      <w:r w:rsidRPr="00462199">
        <w:t xml:space="preserve"> (</w:t>
      </w:r>
      <w:r w:rsidRPr="00E12827">
        <w:rPr>
          <w:i/>
          <w:iCs/>
        </w:rPr>
        <w:t>Mitigation</w:t>
      </w:r>
      <w:r w:rsidRPr="00462199">
        <w:t>) and the Reasonable and Prudent Standard; and</w:t>
      </w:r>
      <w:bookmarkEnd w:id="4763"/>
    </w:p>
    <w:p w14:paraId="4383CA7D" w14:textId="77777777" w:rsidR="00D179D6" w:rsidRPr="00462199" w:rsidRDefault="00D179D6" w:rsidP="00202C21">
      <w:pPr>
        <w:pStyle w:val="H5Ashurst"/>
      </w:pPr>
      <w:bookmarkStart w:id="4765" w:name="_Ref144114371"/>
      <w:r w:rsidRPr="00462199">
        <w:t>any other matters necessary to determine the quantum of the QCiL Compensation;</w:t>
      </w:r>
      <w:bookmarkEnd w:id="4765"/>
    </w:p>
    <w:p w14:paraId="31FBF06F" w14:textId="77777777" w:rsidR="00D179D6" w:rsidRPr="00462199" w:rsidRDefault="00D179D6" w:rsidP="005B3BB9">
      <w:pPr>
        <w:pStyle w:val="H4Ashurst"/>
      </w:pPr>
      <w:bookmarkStart w:id="4766" w:name="_Ref144114372"/>
      <w:r w:rsidRPr="00462199">
        <w:t>the QCiL Compensation in respect of such Qualifying Change in Law; and</w:t>
      </w:r>
      <w:bookmarkEnd w:id="4766"/>
    </w:p>
    <w:p w14:paraId="29438FB1" w14:textId="77777777" w:rsidR="00D179D6" w:rsidRPr="00462199" w:rsidRDefault="00D179D6" w:rsidP="005B3BB9">
      <w:pPr>
        <w:pStyle w:val="H4Ashurst"/>
      </w:pPr>
      <w:bookmarkStart w:id="4767" w:name="_Ref144114373"/>
      <w:r w:rsidRPr="00462199">
        <w:t>the QCiL Compensation Date.</w:t>
      </w:r>
      <w:bookmarkEnd w:id="4767"/>
    </w:p>
    <w:p w14:paraId="1FEC4A13" w14:textId="77777777" w:rsidR="00D179D6" w:rsidRPr="00462199" w:rsidRDefault="00D179D6" w:rsidP="005B3BB9">
      <w:pPr>
        <w:pStyle w:val="NormalBoldAshurst"/>
      </w:pPr>
      <w:r w:rsidRPr="00462199">
        <w:rPr>
          <w:i/>
        </w:rPr>
        <w:t>Disputes in respect of a Qualifying Change in Law</w:t>
      </w:r>
    </w:p>
    <w:p w14:paraId="46E28D66" w14:textId="008B4FA1" w:rsidR="00D179D6" w:rsidRPr="00462199" w:rsidRDefault="00D179D6" w:rsidP="005B3BB9">
      <w:pPr>
        <w:pStyle w:val="H2Ashurst"/>
      </w:pPr>
      <w:bookmarkStart w:id="4768" w:name="_Ref144114374"/>
      <w:r w:rsidRPr="00462199">
        <w:t xml:space="preserve">Subject to </w:t>
      </w:r>
      <w:r w:rsidR="007248B2" w:rsidRPr="007248B2">
        <w:t>Condition</w:t>
      </w:r>
      <w:r w:rsidRPr="00462199">
        <w:t xml:space="preserve"> </w:t>
      </w:r>
      <w:r w:rsidR="002A33A8">
        <w:fldChar w:fldCharType="begin"/>
      </w:r>
      <w:r w:rsidR="002A33A8">
        <w:instrText xml:space="preserve"> REF _Ref144114376 \n \h </w:instrText>
      </w:r>
      <w:r w:rsidR="002A33A8">
        <w:fldChar w:fldCharType="separate"/>
      </w:r>
      <w:del w:id="4769" w:author="Faqir, Sofia (Energy Security)" w:date="2023-11-12T19:47:00Z">
        <w:r w:rsidR="00E473FC">
          <w:delText>42.17</w:delText>
        </w:r>
      </w:del>
      <w:r w:rsidR="002A33A8">
        <w:fldChar w:fldCharType="end"/>
      </w:r>
      <w:r w:rsidRPr="00462199">
        <w:t xml:space="preserve">, if the Parties are not able to agree any of the matters in </w:t>
      </w:r>
      <w:r w:rsidR="007248B2" w:rsidRPr="007248B2">
        <w:t>Condition</w:t>
      </w:r>
      <w:r w:rsidRPr="00462199">
        <w:t xml:space="preserve"> </w:t>
      </w:r>
      <w:r w:rsidR="002A33A8">
        <w:fldChar w:fldCharType="begin"/>
      </w:r>
      <w:r w:rsidR="002A33A8">
        <w:instrText xml:space="preserve"> REF _Ref144114357 \n \h </w:instrText>
      </w:r>
      <w:r w:rsidR="002A33A8">
        <w:fldChar w:fldCharType="separate"/>
      </w:r>
      <w:del w:id="4770" w:author="Faqir, Sofia (Energy Security)" w:date="2023-11-12T19:47:00Z">
        <w:r w:rsidR="00E473FC">
          <w:delText>42.14</w:delText>
        </w:r>
      </w:del>
      <w:r w:rsidR="002A33A8">
        <w:fldChar w:fldCharType="end"/>
      </w:r>
      <w:r w:rsidRPr="00462199">
        <w:t>, either Party may refer the Dispute for resolution by an Arbitral Tribunal in accordance with the Arbitration Procedure or, if the Parties agree in writing that such Dispute is amenable to determination by an Expert, refer the Dispute to an Expert for determination in accordance with the Expert Determination Procedure.</w:t>
      </w:r>
      <w:bookmarkEnd w:id="4768"/>
    </w:p>
    <w:p w14:paraId="7C575B5E" w14:textId="77777777" w:rsidR="00D179D6" w:rsidRPr="00462199" w:rsidRDefault="00D179D6" w:rsidP="005B3BB9">
      <w:pPr>
        <w:pStyle w:val="H2Ashurst"/>
      </w:pPr>
      <w:bookmarkStart w:id="4771" w:name="_Ref144114375"/>
      <w:r w:rsidRPr="00462199">
        <w:lastRenderedPageBreak/>
        <w:t>Until the Dispute has been resolved by agreement between the Parties or determination in accordance with the Arbitration Procedure or the Expert Determination Procedure, as the case may be, there shall be no QCiL Compensation payable.</w:t>
      </w:r>
      <w:bookmarkEnd w:id="4771"/>
    </w:p>
    <w:p w14:paraId="3E5912C5" w14:textId="77777777" w:rsidR="00D179D6" w:rsidRPr="00462199" w:rsidRDefault="00D179D6" w:rsidP="005B3BB9">
      <w:pPr>
        <w:pStyle w:val="H2Ashurst"/>
      </w:pPr>
      <w:bookmarkStart w:id="4772" w:name="_Ref144114376"/>
      <w:r w:rsidRPr="00462199">
        <w:t>The Producer acknowledges and agrees that it shall not be entitled to raise a Dispute in respect of, or refer to the Dispute Resolution Procedure, any decision or determination by the LCHA Counterparty that:</w:t>
      </w:r>
      <w:bookmarkEnd w:id="4772"/>
    </w:p>
    <w:p w14:paraId="7A31DF83" w14:textId="15937FE7" w:rsidR="00D179D6" w:rsidRPr="00462199" w:rsidRDefault="00D179D6" w:rsidP="00202C21">
      <w:pPr>
        <w:pStyle w:val="H3Ashurst"/>
      </w:pPr>
      <w:bookmarkStart w:id="4773" w:name="_Ref144114377"/>
      <w:r w:rsidRPr="00462199">
        <w:t xml:space="preserve">a Change in Law is an EII </w:t>
      </w:r>
      <w:commentRangeStart w:id="4774"/>
      <w:commentRangeStart w:id="4775"/>
      <w:r w:rsidRPr="00462199">
        <w:t xml:space="preserve">TNUoS </w:t>
      </w:r>
      <w:commentRangeEnd w:id="4774"/>
      <w:r w:rsidR="0039297C" w:rsidRPr="00462199">
        <w:rPr>
          <w:rStyle w:val="CommentReference"/>
          <w:rFonts w:ascii="Arial" w:hAnsi="Arial"/>
          <w:sz w:val="20"/>
          <w:szCs w:val="20"/>
        </w:rPr>
        <w:commentReference w:id="4774"/>
      </w:r>
      <w:commentRangeEnd w:id="4775"/>
      <w:r w:rsidR="00943F96" w:rsidRPr="00462199">
        <w:rPr>
          <w:rStyle w:val="CommentReference"/>
          <w:rFonts w:ascii="Arial" w:hAnsi="Arial"/>
          <w:sz w:val="20"/>
          <w:szCs w:val="20"/>
        </w:rPr>
        <w:commentReference w:id="4775"/>
      </w:r>
      <w:r w:rsidRPr="00462199">
        <w:t>Charges Exemption Change in Law;</w:t>
      </w:r>
      <w:bookmarkEnd w:id="4773"/>
    </w:p>
    <w:p w14:paraId="66589D86" w14:textId="77777777" w:rsidR="00D179D6" w:rsidRPr="00462199" w:rsidRDefault="00D179D6" w:rsidP="00202C21">
      <w:pPr>
        <w:pStyle w:val="H3Ashurst"/>
      </w:pPr>
      <w:bookmarkStart w:id="4776" w:name="_Ref144114378"/>
      <w:r w:rsidRPr="00462199">
        <w:t>an EII TNUoS Charges Exemption Change in Law is a Qualifying Change in Law; and/or</w:t>
      </w:r>
      <w:bookmarkEnd w:id="4776"/>
    </w:p>
    <w:p w14:paraId="709FFE1C" w14:textId="77777777" w:rsidR="00D179D6" w:rsidRPr="00462199" w:rsidRDefault="00D179D6" w:rsidP="00202C21">
      <w:pPr>
        <w:pStyle w:val="H3Ashurst"/>
      </w:pPr>
      <w:bookmarkStart w:id="4777" w:name="_Ref144114379"/>
      <w:r w:rsidRPr="00462199">
        <w:t>a Change in Law is a RTFO Change in Law.</w:t>
      </w:r>
      <w:bookmarkEnd w:id="4777"/>
    </w:p>
    <w:p w14:paraId="44E46F9C" w14:textId="77777777" w:rsidR="00D179D6" w:rsidRPr="00462199" w:rsidRDefault="00D179D6" w:rsidP="005B3BB9">
      <w:pPr>
        <w:pStyle w:val="H1Ashurst"/>
      </w:pPr>
      <w:bookmarkStart w:id="4778" w:name="_Ref144114380"/>
      <w:bookmarkStart w:id="4779" w:name="_Ref144474601"/>
      <w:bookmarkStart w:id="4780" w:name="_Ref144474743"/>
      <w:bookmarkStart w:id="4781" w:name="_Ref144475358"/>
      <w:bookmarkStart w:id="4782" w:name="_Toc149833696"/>
      <w:r w:rsidRPr="00462199">
        <w:t>Qualifying Change in Law: Compensation</w:t>
      </w:r>
      <w:bookmarkEnd w:id="4778"/>
      <w:bookmarkEnd w:id="4779"/>
      <w:bookmarkEnd w:id="4780"/>
      <w:bookmarkEnd w:id="4781"/>
      <w:bookmarkEnd w:id="4782"/>
    </w:p>
    <w:p w14:paraId="0A9A7BD5" w14:textId="77777777" w:rsidR="00D179D6" w:rsidRPr="00462199" w:rsidRDefault="00D179D6" w:rsidP="005B3BB9">
      <w:pPr>
        <w:pStyle w:val="NormalBoldAshurst"/>
      </w:pPr>
      <w:r w:rsidRPr="00462199">
        <w:rPr>
          <w:i/>
        </w:rPr>
        <w:t>Categories of Qualifying Change in Law compensation</w:t>
      </w:r>
    </w:p>
    <w:p w14:paraId="638D4AC8" w14:textId="7B7A8071" w:rsidR="00D179D6" w:rsidRPr="00462199" w:rsidRDefault="00D179D6" w:rsidP="005B3BB9">
      <w:pPr>
        <w:pStyle w:val="H2Ashurst"/>
      </w:pPr>
      <w:bookmarkStart w:id="4783" w:name="_Ref144114381"/>
      <w:r w:rsidRPr="00462199">
        <w:t xml:space="preserve">Subject to </w:t>
      </w:r>
      <w:r w:rsidR="007248B2" w:rsidRPr="007248B2">
        <w:t>Condition</w:t>
      </w:r>
      <w:r w:rsidRPr="00462199">
        <w:t xml:space="preserve"> </w:t>
      </w:r>
      <w:r w:rsidR="00793AB1">
        <w:fldChar w:fldCharType="begin"/>
      </w:r>
      <w:r w:rsidR="00793AB1">
        <w:instrText xml:space="preserve"> REF _Ref144114483 \n \h </w:instrText>
      </w:r>
      <w:r w:rsidR="00793AB1">
        <w:fldChar w:fldCharType="separate"/>
      </w:r>
      <w:del w:id="4784" w:author="Faqir, Sofia (Energy Security)" w:date="2023-11-12T19:47:00Z">
        <w:r w:rsidR="00E473FC">
          <w:delText>44.3</w:delText>
        </w:r>
      </w:del>
      <w:r w:rsidR="00793AB1">
        <w:fldChar w:fldCharType="end"/>
      </w:r>
      <w:r w:rsidRPr="00462199">
        <w:t>, compensation in respect of a Qualifying Change in Law shall be calculated:</w:t>
      </w:r>
      <w:bookmarkEnd w:id="4783"/>
    </w:p>
    <w:p w14:paraId="3E7AC189" w14:textId="4A07EEEF" w:rsidR="00D179D6" w:rsidRPr="00462199" w:rsidRDefault="00D179D6" w:rsidP="00202C21">
      <w:pPr>
        <w:pStyle w:val="H3Ashurst"/>
      </w:pPr>
      <w:bookmarkStart w:id="4785" w:name="_Ref144114382"/>
      <w:r w:rsidRPr="00462199">
        <w:t xml:space="preserve">if there are QCiL Operating Costs or QCiL Operating Savings, in accordance with </w:t>
      </w:r>
      <w:r w:rsidR="007248B2" w:rsidRPr="007248B2">
        <w:t>Condition</w:t>
      </w:r>
      <w:r w:rsidRPr="00462199">
        <w:t xml:space="preserve">s </w:t>
      </w:r>
      <w:r w:rsidR="007B1293">
        <w:fldChar w:fldCharType="begin"/>
      </w:r>
      <w:r w:rsidR="007B1293">
        <w:instrText xml:space="preserve"> REF _Ref144114393 \n \h </w:instrText>
      </w:r>
      <w:r w:rsidR="007B1293">
        <w:fldChar w:fldCharType="separate"/>
      </w:r>
      <w:del w:id="4786" w:author="Faqir, Sofia (Energy Security)" w:date="2023-11-12T19:47:00Z">
        <w:r w:rsidR="00E473FC">
          <w:delText>43.4</w:delText>
        </w:r>
      </w:del>
      <w:r w:rsidR="007B1293">
        <w:fldChar w:fldCharType="end"/>
      </w:r>
      <w:r w:rsidRPr="00462199">
        <w:t xml:space="preserve"> to </w:t>
      </w:r>
      <w:r w:rsidRPr="00462199">
        <w:fldChar w:fldCharType="begin"/>
      </w:r>
      <w:r w:rsidRPr="00462199">
        <w:instrText xml:space="preserve">  REF _Ref144114407 \r \h \* MERGEFORMAT </w:instrText>
      </w:r>
      <w:r w:rsidRPr="00462199">
        <w:fldChar w:fldCharType="separate"/>
      </w:r>
      <w:del w:id="4787" w:author="Faqir, Sofia (Energy Security)" w:date="2023-11-12T19:47:00Z">
        <w:r w:rsidR="00E473FC" w:rsidRPr="00E473FC">
          <w:rPr>
            <w:color w:val="000000"/>
          </w:rPr>
          <w:delText>43.8</w:delText>
        </w:r>
      </w:del>
      <w:r w:rsidRPr="00462199">
        <w:fldChar w:fldCharType="end"/>
      </w:r>
      <w:r w:rsidRPr="00462199">
        <w:t xml:space="preserve"> (inclusive) (a </w:t>
      </w:r>
      <w:r w:rsidRPr="00462199">
        <w:rPr>
          <w:b/>
        </w:rPr>
        <w:t>"QCiL Opex Payment"</w:t>
      </w:r>
      <w:r w:rsidRPr="00462199">
        <w:t>);</w:t>
      </w:r>
      <w:bookmarkEnd w:id="4785"/>
    </w:p>
    <w:p w14:paraId="065F674F" w14:textId="4202CB4D" w:rsidR="00D179D6" w:rsidRPr="00462199" w:rsidRDefault="00D179D6" w:rsidP="00202C21">
      <w:pPr>
        <w:pStyle w:val="H3Ashurst"/>
      </w:pPr>
      <w:bookmarkStart w:id="4788" w:name="_Ref144114383"/>
      <w:r w:rsidRPr="00462199">
        <w:t xml:space="preserve">if there are QCiL Capital Costs or QCiL Capital Savings, in accordance with </w:t>
      </w:r>
      <w:r w:rsidR="007248B2" w:rsidRPr="007248B2">
        <w:t>Condition</w:t>
      </w:r>
      <w:r w:rsidRPr="00462199">
        <w:t xml:space="preserve">s </w:t>
      </w:r>
      <w:r w:rsidR="007B1293">
        <w:fldChar w:fldCharType="begin"/>
      </w:r>
      <w:r w:rsidR="007B1293">
        <w:instrText xml:space="preserve"> REF _Ref144114410 \n \h </w:instrText>
      </w:r>
      <w:r w:rsidR="007B1293">
        <w:fldChar w:fldCharType="separate"/>
      </w:r>
      <w:del w:id="4789" w:author="Faqir, Sofia (Energy Security)" w:date="2023-11-12T19:47:00Z">
        <w:r w:rsidR="00E473FC">
          <w:delText>43.9</w:delText>
        </w:r>
      </w:del>
      <w:r w:rsidR="007B1293">
        <w:fldChar w:fldCharType="end"/>
      </w:r>
      <w:r w:rsidRPr="00462199">
        <w:t xml:space="preserve"> to </w:t>
      </w:r>
      <w:r w:rsidRPr="00462199">
        <w:fldChar w:fldCharType="begin"/>
      </w:r>
      <w:r w:rsidRPr="00462199">
        <w:instrText xml:space="preserve">  REF _Ref144114425 \r \h \* MERGEFORMAT </w:instrText>
      </w:r>
      <w:r w:rsidRPr="00462199">
        <w:fldChar w:fldCharType="separate"/>
      </w:r>
      <w:del w:id="4790" w:author="Faqir, Sofia (Energy Security)" w:date="2023-11-12T19:47:00Z">
        <w:r w:rsidR="00E473FC" w:rsidRPr="00E473FC">
          <w:rPr>
            <w:color w:val="000000"/>
          </w:rPr>
          <w:delText>43.17</w:delText>
        </w:r>
      </w:del>
      <w:r w:rsidRPr="00462199">
        <w:fldChar w:fldCharType="end"/>
      </w:r>
      <w:r w:rsidRPr="00462199">
        <w:t xml:space="preserve"> (inclusive) (a </w:t>
      </w:r>
      <w:r w:rsidRPr="00462199">
        <w:rPr>
          <w:b/>
        </w:rPr>
        <w:t>"QCiL Capex Payment"</w:t>
      </w:r>
      <w:r w:rsidRPr="00462199">
        <w:t>);</w:t>
      </w:r>
      <w:bookmarkEnd w:id="4788"/>
    </w:p>
    <w:p w14:paraId="150B0091" w14:textId="6A1AFF1F" w:rsidR="00D179D6" w:rsidRPr="00462199" w:rsidRDefault="00D179D6" w:rsidP="00202C21">
      <w:pPr>
        <w:pStyle w:val="H3Ashurst"/>
      </w:pPr>
      <w:bookmarkStart w:id="4791" w:name="_Ref144114384"/>
      <w:r w:rsidRPr="00462199">
        <w:t xml:space="preserve">if there is an Adjusted Output Period, in accordance with </w:t>
      </w:r>
      <w:r w:rsidR="007248B2" w:rsidRPr="007248B2">
        <w:t>Condition</w:t>
      </w:r>
      <w:r w:rsidRPr="00462199">
        <w:t xml:space="preserve">s </w:t>
      </w:r>
      <w:r w:rsidR="007B1293">
        <w:fldChar w:fldCharType="begin"/>
      </w:r>
      <w:r w:rsidR="007B1293">
        <w:instrText xml:space="preserve"> REF _Ref144114428 \n \h </w:instrText>
      </w:r>
      <w:r w:rsidR="007B1293">
        <w:fldChar w:fldCharType="separate"/>
      </w:r>
      <w:del w:id="4792" w:author="Faqir, Sofia (Energy Security)" w:date="2023-11-12T19:47:00Z">
        <w:r w:rsidR="00E473FC">
          <w:delText>43.18</w:delText>
        </w:r>
      </w:del>
      <w:r w:rsidR="007B1293">
        <w:fldChar w:fldCharType="end"/>
      </w:r>
      <w:r w:rsidRPr="00462199">
        <w:t xml:space="preserve"> to </w:t>
      </w:r>
      <w:r w:rsidRPr="00462199">
        <w:fldChar w:fldCharType="begin"/>
      </w:r>
      <w:r w:rsidRPr="00462199">
        <w:instrText xml:space="preserve">  REF _Ref144114440 \r \h \* MERGEFORMAT </w:instrText>
      </w:r>
      <w:r w:rsidRPr="00462199">
        <w:fldChar w:fldCharType="separate"/>
      </w:r>
      <w:del w:id="4793" w:author="Faqir, Sofia (Energy Security)" w:date="2023-11-12T19:47:00Z">
        <w:r w:rsidR="00E473FC" w:rsidRPr="00E473FC">
          <w:rPr>
            <w:color w:val="000000"/>
          </w:rPr>
          <w:delText>43.23</w:delText>
        </w:r>
      </w:del>
      <w:r w:rsidRPr="00462199">
        <w:fldChar w:fldCharType="end"/>
      </w:r>
      <w:r w:rsidRPr="00462199">
        <w:t xml:space="preserve"> (inclusive) (a </w:t>
      </w:r>
      <w:r w:rsidRPr="00462199">
        <w:rPr>
          <w:b/>
        </w:rPr>
        <w:t>"QCiL Adjusted Revenues Payment"</w:t>
      </w:r>
      <w:r w:rsidRPr="00462199">
        <w:t>);</w:t>
      </w:r>
      <w:bookmarkEnd w:id="4791"/>
    </w:p>
    <w:p w14:paraId="62217D5C" w14:textId="0AD75BAF" w:rsidR="00D179D6" w:rsidRPr="00462199" w:rsidRDefault="00D179D6" w:rsidP="00202C21">
      <w:pPr>
        <w:pStyle w:val="H3Ashurst"/>
      </w:pPr>
      <w:bookmarkStart w:id="4794" w:name="_Ref144114385"/>
      <w:r w:rsidRPr="00462199">
        <w:t xml:space="preserve">if there is a QCiL Construction Event, in accordance with </w:t>
      </w:r>
      <w:r w:rsidR="007248B2" w:rsidRPr="007248B2">
        <w:t>Condition</w:t>
      </w:r>
      <w:r w:rsidRPr="00462199">
        <w:t xml:space="preserve">s </w:t>
      </w:r>
      <w:r w:rsidR="007B1293">
        <w:fldChar w:fldCharType="begin"/>
      </w:r>
      <w:r w:rsidR="007B1293">
        <w:instrText xml:space="preserve"> REF _Ref144114441 \n \h </w:instrText>
      </w:r>
      <w:r w:rsidR="007B1293">
        <w:fldChar w:fldCharType="separate"/>
      </w:r>
      <w:del w:id="4795" w:author="Faqir, Sofia (Energy Security)" w:date="2023-11-12T19:47:00Z">
        <w:r w:rsidR="00E473FC">
          <w:delText>43.24</w:delText>
        </w:r>
      </w:del>
      <w:r w:rsidR="007B1293">
        <w:fldChar w:fldCharType="end"/>
      </w:r>
      <w:r w:rsidRPr="00462199">
        <w:t xml:space="preserve"> to </w:t>
      </w:r>
      <w:r w:rsidRPr="00462199">
        <w:fldChar w:fldCharType="begin"/>
      </w:r>
      <w:r w:rsidRPr="00462199">
        <w:instrText xml:space="preserve">  REF _Ref144114446 \r \h \* MERGEFORMAT </w:instrText>
      </w:r>
      <w:r w:rsidRPr="00462199">
        <w:fldChar w:fldCharType="separate"/>
      </w:r>
      <w:del w:id="4796" w:author="Faqir, Sofia (Energy Security)" w:date="2023-11-12T19:47:00Z">
        <w:r w:rsidR="00E473FC" w:rsidRPr="00E473FC">
          <w:rPr>
            <w:color w:val="000000"/>
          </w:rPr>
          <w:delText>43.27</w:delText>
        </w:r>
      </w:del>
      <w:r w:rsidRPr="00462199">
        <w:fldChar w:fldCharType="end"/>
      </w:r>
      <w:r w:rsidRPr="00462199">
        <w:t xml:space="preserve"> (inclusive) (a </w:t>
      </w:r>
      <w:r w:rsidRPr="00462199">
        <w:rPr>
          <w:b/>
        </w:rPr>
        <w:t>"QCiL Construction Event Payment"</w:t>
      </w:r>
      <w:r w:rsidRPr="00462199">
        <w:t>); and</w:t>
      </w:r>
      <w:bookmarkEnd w:id="4794"/>
    </w:p>
    <w:p w14:paraId="39D32596" w14:textId="26446949" w:rsidR="00D179D6" w:rsidRPr="00462199" w:rsidRDefault="00D179D6" w:rsidP="00202C21">
      <w:pPr>
        <w:pStyle w:val="H3Ashurst"/>
      </w:pPr>
      <w:bookmarkStart w:id="4797" w:name="_Ref144114386"/>
      <w:r w:rsidRPr="00462199">
        <w:t xml:space="preserve">if there is a QCiL Operations Cessation Event, in accordance with </w:t>
      </w:r>
      <w:r w:rsidR="007248B2" w:rsidRPr="007248B2">
        <w:t>Condition</w:t>
      </w:r>
      <w:r w:rsidRPr="00462199">
        <w:t xml:space="preserve">s </w:t>
      </w:r>
      <w:r w:rsidR="007B1293">
        <w:fldChar w:fldCharType="begin"/>
      </w:r>
      <w:r w:rsidR="007B1293">
        <w:instrText xml:space="preserve"> REF _Ref144114449 \n \h </w:instrText>
      </w:r>
      <w:r w:rsidR="007B1293">
        <w:fldChar w:fldCharType="separate"/>
      </w:r>
      <w:del w:id="4798" w:author="Faqir, Sofia (Energy Security)" w:date="2023-11-12T19:47:00Z">
        <w:r w:rsidR="00E473FC">
          <w:delText>43.28</w:delText>
        </w:r>
      </w:del>
      <w:r w:rsidR="007B1293">
        <w:fldChar w:fldCharType="end"/>
      </w:r>
      <w:r w:rsidRPr="00462199">
        <w:t xml:space="preserve"> to </w:t>
      </w:r>
      <w:r w:rsidRPr="00462199">
        <w:fldChar w:fldCharType="begin"/>
      </w:r>
      <w:r w:rsidRPr="00462199">
        <w:instrText xml:space="preserve">  REF _Ref144114455 \r \h \* MERGEFORMAT </w:instrText>
      </w:r>
      <w:r w:rsidRPr="00462199">
        <w:fldChar w:fldCharType="separate"/>
      </w:r>
      <w:del w:id="4799" w:author="Faqir, Sofia (Energy Security)" w:date="2023-11-12T19:47:00Z">
        <w:r w:rsidR="00E473FC" w:rsidRPr="00E473FC">
          <w:rPr>
            <w:color w:val="000000"/>
          </w:rPr>
          <w:delText>43.32</w:delText>
        </w:r>
      </w:del>
      <w:r w:rsidRPr="00462199">
        <w:fldChar w:fldCharType="end"/>
      </w:r>
      <w:r w:rsidRPr="00462199">
        <w:t xml:space="preserve"> (inclusive) (a </w:t>
      </w:r>
      <w:r w:rsidRPr="00462199">
        <w:rPr>
          <w:b/>
        </w:rPr>
        <w:t>"QCiL Operations Cessation Event Payment"</w:t>
      </w:r>
      <w:r w:rsidRPr="00462199">
        <w:t>).</w:t>
      </w:r>
      <w:bookmarkEnd w:id="4797"/>
    </w:p>
    <w:p w14:paraId="7455CC4C" w14:textId="1EB23554" w:rsidR="00D179D6" w:rsidRPr="00462199" w:rsidRDefault="00D179D6" w:rsidP="005B3BB9">
      <w:pPr>
        <w:pStyle w:val="H2Ashurst"/>
      </w:pPr>
      <w:bookmarkStart w:id="4800" w:name="_Ref144114387"/>
      <w:r w:rsidRPr="00462199">
        <w:t xml:space="preserve">Any and all QCiL Compensation to be calculated in accordance with </w:t>
      </w:r>
      <w:r w:rsidR="007248B2" w:rsidRPr="007248B2">
        <w:t>Condition</w:t>
      </w:r>
      <w:r w:rsidRPr="00462199">
        <w:t xml:space="preserve"> </w:t>
      </w:r>
      <w:r w:rsidR="007B1293">
        <w:fldChar w:fldCharType="begin"/>
      </w:r>
      <w:r w:rsidR="007B1293">
        <w:instrText xml:space="preserve"> REF _Ref144114381 \n \h </w:instrText>
      </w:r>
      <w:r w:rsidR="007B1293">
        <w:fldChar w:fldCharType="separate"/>
      </w:r>
      <w:del w:id="4801" w:author="Faqir, Sofia (Energy Security)" w:date="2023-11-12T19:47:00Z">
        <w:r w:rsidR="00E473FC">
          <w:delText>43.1</w:delText>
        </w:r>
      </w:del>
      <w:r w:rsidR="007B1293">
        <w:fldChar w:fldCharType="end"/>
      </w:r>
      <w:r w:rsidRPr="00462199">
        <w:t xml:space="preserve"> shall be payable in accordance with, and subject to, </w:t>
      </w:r>
      <w:r w:rsidR="007248B2" w:rsidRPr="007248B2">
        <w:t>Condition</w:t>
      </w:r>
      <w:r w:rsidRPr="00462199">
        <w:t xml:space="preserve">s </w:t>
      </w:r>
      <w:r w:rsidR="007B1293">
        <w:fldChar w:fldCharType="begin"/>
      </w:r>
      <w:r w:rsidR="007B1293">
        <w:instrText xml:space="preserve"> REF _Ref144462920 \n \h </w:instrText>
      </w:r>
      <w:r w:rsidR="007B1293">
        <w:fldChar w:fldCharType="separate"/>
      </w:r>
      <w:del w:id="4802" w:author="Faqir, Sofia (Energy Security)" w:date="2023-11-12T19:47:00Z">
        <w:r w:rsidR="00E473FC">
          <w:delText>44</w:delText>
        </w:r>
      </w:del>
      <w:r w:rsidR="007B1293">
        <w:fldChar w:fldCharType="end"/>
      </w:r>
      <w:r w:rsidRPr="00462199">
        <w:t xml:space="preserve"> (</w:t>
      </w:r>
      <w:r w:rsidRPr="00462199">
        <w:rPr>
          <w:i/>
        </w:rPr>
        <w:t>Qualifying Change in Law: Effective date and payment</w:t>
      </w:r>
      <w:r w:rsidRPr="00462199">
        <w:t xml:space="preserve">), </w:t>
      </w:r>
      <w:r w:rsidR="007B1293">
        <w:fldChar w:fldCharType="begin"/>
      </w:r>
      <w:r w:rsidR="007B1293">
        <w:instrText xml:space="preserve"> REF _Ref144462866 \n \h </w:instrText>
      </w:r>
      <w:r w:rsidR="007B1293">
        <w:fldChar w:fldCharType="separate"/>
      </w:r>
      <w:del w:id="4803" w:author="Faqir, Sofia (Energy Security)" w:date="2023-11-12T19:47:00Z">
        <w:r w:rsidR="00E473FC">
          <w:delText>45</w:delText>
        </w:r>
      </w:del>
      <w:r w:rsidR="007B1293">
        <w:fldChar w:fldCharType="end"/>
      </w:r>
      <w:r w:rsidRPr="00462199">
        <w:t xml:space="preserve"> (</w:t>
      </w:r>
      <w:r w:rsidRPr="00462199">
        <w:rPr>
          <w:i/>
        </w:rPr>
        <w:t>Qualifying Change in Law: True-up</w:t>
      </w:r>
      <w:r w:rsidRPr="00462199">
        <w:t xml:space="preserve">) and </w:t>
      </w:r>
      <w:r w:rsidR="007B1293">
        <w:fldChar w:fldCharType="begin"/>
      </w:r>
      <w:r w:rsidR="007B1293">
        <w:instrText xml:space="preserve"> REF _Ref144462877 \n \h </w:instrText>
      </w:r>
      <w:r w:rsidR="007B1293">
        <w:fldChar w:fldCharType="separate"/>
      </w:r>
      <w:del w:id="4804" w:author="Faqir, Sofia (Energy Security)" w:date="2023-11-12T19:47:00Z">
        <w:r w:rsidR="00E473FC">
          <w:delText>47</w:delText>
        </w:r>
      </w:del>
      <w:r w:rsidR="007B1293">
        <w:fldChar w:fldCharType="end"/>
      </w:r>
      <w:r w:rsidRPr="00462199">
        <w:t xml:space="preserve"> (</w:t>
      </w:r>
      <w:r w:rsidRPr="00462199">
        <w:rPr>
          <w:i/>
        </w:rPr>
        <w:t>Changes in Law: General provisions</w:t>
      </w:r>
      <w:r w:rsidRPr="00462199">
        <w:t>).</w:t>
      </w:r>
      <w:bookmarkEnd w:id="4800"/>
    </w:p>
    <w:p w14:paraId="1A8B7387" w14:textId="77777777" w:rsidR="00D179D6" w:rsidRPr="00462199" w:rsidRDefault="00D179D6" w:rsidP="005B3BB9">
      <w:pPr>
        <w:pStyle w:val="H2Ashurst"/>
      </w:pPr>
      <w:bookmarkStart w:id="4805" w:name="_Ref144114388"/>
      <w:r w:rsidRPr="00462199">
        <w:t xml:space="preserve">If a Qualifying Change in Law occurs which gives rise to or results in: (i) QCiL Operating Costs; (ii) QCiL Capital Costs; (iii) an Adjusted Output Period where production by the Facility is reduced (a </w:t>
      </w:r>
      <w:r w:rsidRPr="00462199">
        <w:rPr>
          <w:b/>
        </w:rPr>
        <w:t>"Reduced Output Period"</w:t>
      </w:r>
      <w:r w:rsidRPr="00462199">
        <w:t>); or (iv) any combination of the foregoing:</w:t>
      </w:r>
      <w:bookmarkEnd w:id="4805"/>
    </w:p>
    <w:p w14:paraId="72DBB584" w14:textId="6F414A86" w:rsidR="00D179D6" w:rsidRPr="00462199" w:rsidRDefault="00D179D6" w:rsidP="00202C21">
      <w:pPr>
        <w:pStyle w:val="H3Ashurst"/>
      </w:pPr>
      <w:bookmarkStart w:id="4806" w:name="_Ref144114389"/>
      <w:r w:rsidRPr="00462199">
        <w:t xml:space="preserve">before the Start Date, and the amount of the QCiL Compensation that would otherwise be payable in respect of the estimated QCiL Operating Costs, QCiL Capital Costs and/or impact of the Reduced Output Period is greater than the amount of the QCiL Construction Event Payment that would have been payable under </w:t>
      </w:r>
      <w:r w:rsidR="007248B2" w:rsidRPr="007248B2">
        <w:t>Condition</w:t>
      </w:r>
      <w:r w:rsidRPr="00462199">
        <w:t xml:space="preserve">s </w:t>
      </w:r>
      <w:r w:rsidR="007B1293">
        <w:fldChar w:fldCharType="begin"/>
      </w:r>
      <w:r w:rsidR="007B1293">
        <w:instrText xml:space="preserve"> REF _Ref144114441 \n \h </w:instrText>
      </w:r>
      <w:r w:rsidR="007B1293">
        <w:fldChar w:fldCharType="separate"/>
      </w:r>
      <w:del w:id="4807" w:author="Faqir, Sofia (Energy Security)" w:date="2023-11-12T19:47:00Z">
        <w:r w:rsidR="00E473FC">
          <w:delText>43.24</w:delText>
        </w:r>
      </w:del>
      <w:r w:rsidR="007B1293">
        <w:fldChar w:fldCharType="end"/>
      </w:r>
      <w:r w:rsidRPr="00462199">
        <w:t xml:space="preserve"> to </w:t>
      </w:r>
      <w:r w:rsidRPr="00462199">
        <w:fldChar w:fldCharType="begin"/>
      </w:r>
      <w:r w:rsidRPr="00462199">
        <w:instrText xml:space="preserve">  REF _Ref144114446 \r \h \* MERGEFORMAT </w:instrText>
      </w:r>
      <w:r w:rsidRPr="00462199">
        <w:fldChar w:fldCharType="separate"/>
      </w:r>
      <w:del w:id="4808" w:author="Faqir, Sofia (Energy Security)" w:date="2023-11-12T19:47:00Z">
        <w:r w:rsidR="00E473FC" w:rsidRPr="00E473FC">
          <w:rPr>
            <w:color w:val="000000"/>
          </w:rPr>
          <w:delText>43.27</w:delText>
        </w:r>
      </w:del>
      <w:r w:rsidRPr="00462199">
        <w:fldChar w:fldCharType="end"/>
      </w:r>
      <w:r w:rsidRPr="00462199">
        <w:t xml:space="preserve"> if such Qualifying Change in Law were to have constituted a QCiL Construction Event; or</w:t>
      </w:r>
      <w:bookmarkEnd w:id="4806"/>
    </w:p>
    <w:p w14:paraId="71CF80FC" w14:textId="1EFF7CAB" w:rsidR="00D179D6" w:rsidRPr="00462199" w:rsidRDefault="00D179D6" w:rsidP="00202C21">
      <w:pPr>
        <w:pStyle w:val="H3Ashurst"/>
      </w:pPr>
      <w:bookmarkStart w:id="4809" w:name="_Ref144114390"/>
      <w:r w:rsidRPr="00462199">
        <w:t xml:space="preserve">on or after the Start Date, and the amount of the QCiL Compensation that would otherwise be payable in respect of the estimated QCiL Operating Costs, QCiL Capital Costs and/or impact of the Reduced Output Period is greater than the amount of the QCiL Operations Cessation Event Payment that would have been payable under </w:t>
      </w:r>
      <w:r w:rsidR="007248B2" w:rsidRPr="007248B2">
        <w:lastRenderedPageBreak/>
        <w:t>Condition</w:t>
      </w:r>
      <w:r w:rsidRPr="00462199">
        <w:t xml:space="preserve">s </w:t>
      </w:r>
      <w:r w:rsidR="007B1293">
        <w:fldChar w:fldCharType="begin"/>
      </w:r>
      <w:r w:rsidR="007B1293">
        <w:instrText xml:space="preserve"> REF _Ref144114449 \n \h </w:instrText>
      </w:r>
      <w:r w:rsidR="007B1293">
        <w:fldChar w:fldCharType="separate"/>
      </w:r>
      <w:del w:id="4810" w:author="Faqir, Sofia (Energy Security)" w:date="2023-11-12T19:47:00Z">
        <w:r w:rsidR="00E473FC">
          <w:delText>43.28</w:delText>
        </w:r>
      </w:del>
      <w:r w:rsidR="007B1293">
        <w:fldChar w:fldCharType="end"/>
      </w:r>
      <w:r w:rsidRPr="00462199">
        <w:t xml:space="preserve"> to </w:t>
      </w:r>
      <w:r w:rsidRPr="00462199">
        <w:fldChar w:fldCharType="begin"/>
      </w:r>
      <w:r w:rsidRPr="00462199">
        <w:instrText xml:space="preserve">  REF _Ref144114455 \r \h \* MERGEFORMAT </w:instrText>
      </w:r>
      <w:r w:rsidRPr="00462199">
        <w:fldChar w:fldCharType="separate"/>
      </w:r>
      <w:del w:id="4811" w:author="Faqir, Sofia (Energy Security)" w:date="2023-11-12T19:47:00Z">
        <w:r w:rsidR="00E473FC" w:rsidRPr="00E473FC">
          <w:rPr>
            <w:color w:val="000000"/>
          </w:rPr>
          <w:delText>43.32</w:delText>
        </w:r>
      </w:del>
      <w:r w:rsidRPr="00462199">
        <w:fldChar w:fldCharType="end"/>
      </w:r>
      <w:r w:rsidRPr="00462199">
        <w:t xml:space="preserve"> if such Qualifying Change in Law were to have constituted a QCiL Operations Cessation Event,</w:t>
      </w:r>
      <w:bookmarkEnd w:id="4809"/>
    </w:p>
    <w:p w14:paraId="40944373" w14:textId="77777777" w:rsidR="00D179D6" w:rsidRPr="00462199" w:rsidRDefault="00D179D6" w:rsidP="005B3BB9">
      <w:pPr>
        <w:pStyle w:val="B12Ashurst"/>
      </w:pPr>
      <w:r w:rsidRPr="00462199">
        <w:t>then the amount of the QCiL Compensation payable by the LCHA Counterparty to the Producer in respect of the Qualifying Change in Law shall be limited to:</w:t>
      </w:r>
    </w:p>
    <w:p w14:paraId="12EC6F04" w14:textId="34A28FD5" w:rsidR="00D179D6" w:rsidRPr="00462199" w:rsidRDefault="00D179D6" w:rsidP="005B3BB9">
      <w:pPr>
        <w:pStyle w:val="H4Ashurst"/>
      </w:pPr>
      <w:bookmarkStart w:id="4812" w:name="_Ref144114391"/>
      <w:r w:rsidRPr="00462199">
        <w:t xml:space="preserve">if </w:t>
      </w:r>
      <w:r w:rsidR="007248B2" w:rsidRPr="007248B2">
        <w:t>Condition</w:t>
      </w:r>
      <w:r w:rsidR="00EF71CE">
        <w:t xml:space="preserve"> </w:t>
      </w:r>
      <w:r w:rsidR="00EF71CE">
        <w:fldChar w:fldCharType="begin"/>
      </w:r>
      <w:r w:rsidR="00EF71CE">
        <w:instrText xml:space="preserve"> REF _Ref144114389 \w \h </w:instrText>
      </w:r>
      <w:r w:rsidR="00EF71CE">
        <w:fldChar w:fldCharType="separate"/>
      </w:r>
      <w:del w:id="4813" w:author="Faqir, Sofia (Energy Security)" w:date="2023-11-12T19:47:00Z">
        <w:r w:rsidR="00E473FC">
          <w:delText>43.3(A)</w:delText>
        </w:r>
      </w:del>
      <w:r w:rsidR="00EF71CE">
        <w:fldChar w:fldCharType="end"/>
      </w:r>
      <w:r w:rsidRPr="00462199">
        <w:t xml:space="preserve"> applies, the amount of the QCiL Construction Event Payment that would have been payable under </w:t>
      </w:r>
      <w:r w:rsidR="007248B2" w:rsidRPr="007248B2">
        <w:t>Condition</w:t>
      </w:r>
      <w:r w:rsidRPr="00462199">
        <w:t xml:space="preserve">s </w:t>
      </w:r>
      <w:r w:rsidR="007B1293">
        <w:fldChar w:fldCharType="begin"/>
      </w:r>
      <w:r w:rsidR="007B1293">
        <w:instrText xml:space="preserve"> REF _Ref144114441 \n \h </w:instrText>
      </w:r>
      <w:r w:rsidR="007B1293">
        <w:fldChar w:fldCharType="separate"/>
      </w:r>
      <w:del w:id="4814" w:author="Faqir, Sofia (Energy Security)" w:date="2023-11-12T19:47:00Z">
        <w:r w:rsidR="00E473FC">
          <w:delText>43.24</w:delText>
        </w:r>
      </w:del>
      <w:r w:rsidR="007B1293">
        <w:fldChar w:fldCharType="end"/>
      </w:r>
      <w:r w:rsidRPr="00462199">
        <w:t xml:space="preserve"> to </w:t>
      </w:r>
      <w:r w:rsidR="007B1293">
        <w:fldChar w:fldCharType="begin"/>
      </w:r>
      <w:r w:rsidR="007B1293">
        <w:instrText xml:space="preserve"> REF _Ref144114446 \n \h </w:instrText>
      </w:r>
      <w:r w:rsidR="007B1293">
        <w:fldChar w:fldCharType="separate"/>
      </w:r>
      <w:del w:id="4815" w:author="Faqir, Sofia (Energy Security)" w:date="2023-11-12T19:47:00Z">
        <w:r w:rsidR="00E473FC">
          <w:delText>43.27</w:delText>
        </w:r>
      </w:del>
      <w:r w:rsidR="007B1293">
        <w:fldChar w:fldCharType="end"/>
      </w:r>
      <w:r w:rsidRPr="00462199">
        <w:t>; or</w:t>
      </w:r>
      <w:bookmarkEnd w:id="4812"/>
    </w:p>
    <w:p w14:paraId="136BB6EF" w14:textId="0B8265F1" w:rsidR="00D179D6" w:rsidRPr="00462199" w:rsidRDefault="00D179D6" w:rsidP="005B3BB9">
      <w:pPr>
        <w:pStyle w:val="H4Ashurst"/>
      </w:pPr>
      <w:bookmarkStart w:id="4816" w:name="_Ref144114392"/>
      <w:r w:rsidRPr="00462199">
        <w:t xml:space="preserve">if </w:t>
      </w:r>
      <w:r w:rsidR="007248B2" w:rsidRPr="007248B2">
        <w:t>Condition</w:t>
      </w:r>
      <w:r w:rsidR="00EF71CE">
        <w:t xml:space="preserve"> </w:t>
      </w:r>
      <w:r w:rsidR="00EF71CE">
        <w:fldChar w:fldCharType="begin"/>
      </w:r>
      <w:r w:rsidR="00EF71CE">
        <w:instrText xml:space="preserve"> REF _Ref144114390 \w \h </w:instrText>
      </w:r>
      <w:r w:rsidR="00EF71CE">
        <w:fldChar w:fldCharType="separate"/>
      </w:r>
      <w:del w:id="4817" w:author="Faqir, Sofia (Energy Security)" w:date="2023-11-12T19:47:00Z">
        <w:r w:rsidR="00E473FC">
          <w:delText>43.3(B)</w:delText>
        </w:r>
      </w:del>
      <w:r w:rsidR="00EF71CE">
        <w:fldChar w:fldCharType="end"/>
      </w:r>
      <w:r w:rsidRPr="00462199">
        <w:t xml:space="preserve"> applies, the amount of the QCiL Operations Cessation Event Payment that would have been payable under </w:t>
      </w:r>
      <w:r w:rsidR="007248B2" w:rsidRPr="007248B2">
        <w:t>Condition</w:t>
      </w:r>
      <w:r w:rsidRPr="00462199">
        <w:t xml:space="preserve">s </w:t>
      </w:r>
      <w:r w:rsidR="007B1293">
        <w:fldChar w:fldCharType="begin"/>
      </w:r>
      <w:r w:rsidR="007B1293">
        <w:instrText xml:space="preserve"> REF _Ref144114449 \n \h </w:instrText>
      </w:r>
      <w:r w:rsidR="007B1293">
        <w:fldChar w:fldCharType="separate"/>
      </w:r>
      <w:del w:id="4818" w:author="Faqir, Sofia (Energy Security)" w:date="2023-11-12T19:47:00Z">
        <w:r w:rsidR="00E473FC">
          <w:delText>43.28</w:delText>
        </w:r>
      </w:del>
      <w:r w:rsidR="007B1293">
        <w:fldChar w:fldCharType="end"/>
      </w:r>
      <w:r w:rsidRPr="00462199">
        <w:t xml:space="preserve"> to </w:t>
      </w:r>
      <w:r w:rsidRPr="00462199">
        <w:fldChar w:fldCharType="begin"/>
      </w:r>
      <w:r w:rsidRPr="00462199">
        <w:instrText xml:space="preserve">  REF _Ref144114455 \r \h \* MERGEFORMAT </w:instrText>
      </w:r>
      <w:r w:rsidRPr="00462199">
        <w:fldChar w:fldCharType="separate"/>
      </w:r>
      <w:del w:id="4819" w:author="Faqir, Sofia (Energy Security)" w:date="2023-11-12T19:47:00Z">
        <w:r w:rsidR="00E473FC" w:rsidRPr="00E473FC">
          <w:rPr>
            <w:color w:val="000000"/>
          </w:rPr>
          <w:delText>43.32</w:delText>
        </w:r>
      </w:del>
      <w:r w:rsidRPr="00462199">
        <w:fldChar w:fldCharType="end"/>
      </w:r>
      <w:r w:rsidRPr="00462199">
        <w:t>.</w:t>
      </w:r>
      <w:bookmarkEnd w:id="4816"/>
    </w:p>
    <w:p w14:paraId="2655B76E" w14:textId="77777777" w:rsidR="00D179D6" w:rsidRPr="00462199" w:rsidRDefault="00D179D6" w:rsidP="005B3BB9">
      <w:pPr>
        <w:pStyle w:val="NormalBoldAshurst"/>
      </w:pPr>
      <w:r w:rsidRPr="00462199">
        <w:rPr>
          <w:i/>
        </w:rPr>
        <w:t>QCiL Opex Payment</w:t>
      </w:r>
    </w:p>
    <w:p w14:paraId="416AD12D" w14:textId="77777777" w:rsidR="00D179D6" w:rsidRPr="00462199" w:rsidRDefault="00D179D6" w:rsidP="005B3BB9">
      <w:pPr>
        <w:pStyle w:val="H2Ashurst"/>
      </w:pPr>
      <w:bookmarkStart w:id="4820" w:name="_Ref144114393"/>
      <w:r w:rsidRPr="00462199">
        <w:t>Any and all QCiL Opex Payments shall be effected, at the election of the LCHA Counterparty (after consultation with the Producer), where the relevant Qualifying Change in Law occurs, is implemented or becomes effective:</w:t>
      </w:r>
      <w:bookmarkEnd w:id="4820"/>
    </w:p>
    <w:p w14:paraId="39E77980" w14:textId="77777777" w:rsidR="00D179D6" w:rsidRPr="00462199" w:rsidRDefault="00D179D6" w:rsidP="00202C21">
      <w:pPr>
        <w:pStyle w:val="H3Ashurst"/>
      </w:pPr>
      <w:bookmarkStart w:id="4821" w:name="_Ref144114394"/>
      <w:r w:rsidRPr="00462199">
        <w:t>on or after the Start Date, as an adjustment to the relevant QCiL Strike Price Component, and:</w:t>
      </w:r>
      <w:bookmarkEnd w:id="4821"/>
    </w:p>
    <w:p w14:paraId="002CE84A" w14:textId="77777777" w:rsidR="00D179D6" w:rsidRPr="00462199" w:rsidRDefault="00D179D6" w:rsidP="005B3BB9">
      <w:pPr>
        <w:pStyle w:val="H4Ashurst"/>
      </w:pPr>
      <w:bookmarkStart w:id="4822" w:name="_Ref144114395"/>
      <w:r w:rsidRPr="00462199">
        <w:t>if there are QCiL Net Operating Costs in relation to Fixed QCiL Operating Costs and/or Fixed QCiL Operating Savings or in relation to Variable QCiL Operating Costs and/or Variable QCiL Operating Savings, the relevant QCiL Strike Price Component shall be increased; and</w:t>
      </w:r>
      <w:bookmarkEnd w:id="4822"/>
    </w:p>
    <w:p w14:paraId="55D8089E" w14:textId="77777777" w:rsidR="00D179D6" w:rsidRPr="00462199" w:rsidRDefault="00D179D6" w:rsidP="005B3BB9">
      <w:pPr>
        <w:pStyle w:val="H4Ashurst"/>
      </w:pPr>
      <w:bookmarkStart w:id="4823" w:name="_Ref144114396"/>
      <w:r w:rsidRPr="00462199">
        <w:t>if there are QCiL Net Operating Savings in relation to Fixed QCiL Operating Costs and/or Fixed QCiL Operating Savings or in relation to Variable QCiL Operating Costs and/or Variable QCiL Operating Savings, the relevant QCiL Strike Price Component shall be reduced; or</w:t>
      </w:r>
      <w:bookmarkEnd w:id="4823"/>
    </w:p>
    <w:p w14:paraId="5BCF75E8" w14:textId="77777777" w:rsidR="00D179D6" w:rsidRPr="00462199" w:rsidRDefault="00D179D6" w:rsidP="00202C21">
      <w:pPr>
        <w:pStyle w:val="H3Ashurst"/>
      </w:pPr>
      <w:bookmarkStart w:id="4824" w:name="_Ref144114397"/>
      <w:r w:rsidRPr="00462199">
        <w:t>before the Start Date, as daily payments, which shall be payable:</w:t>
      </w:r>
      <w:bookmarkEnd w:id="4824"/>
    </w:p>
    <w:p w14:paraId="40EB2BB5" w14:textId="77777777" w:rsidR="00D179D6" w:rsidRPr="00462199" w:rsidRDefault="00D179D6" w:rsidP="005B3BB9">
      <w:pPr>
        <w:pStyle w:val="H4Ashurst"/>
      </w:pPr>
      <w:bookmarkStart w:id="4825" w:name="_Ref144114398"/>
      <w:r w:rsidRPr="00462199">
        <w:t>by the LCHA Counterparty to the Producer if there are QCiL Net Operating Costs; or</w:t>
      </w:r>
      <w:bookmarkEnd w:id="4825"/>
    </w:p>
    <w:p w14:paraId="18F8A436" w14:textId="77777777" w:rsidR="00D179D6" w:rsidRPr="00462199" w:rsidRDefault="00D179D6" w:rsidP="005B3BB9">
      <w:pPr>
        <w:pStyle w:val="H4Ashurst"/>
      </w:pPr>
      <w:bookmarkStart w:id="4826" w:name="_Ref144114399"/>
      <w:r w:rsidRPr="00462199">
        <w:t>by the Producer to the LCHA Counterparty if there are QCiL Net Operating Savings.</w:t>
      </w:r>
      <w:bookmarkEnd w:id="4826"/>
    </w:p>
    <w:p w14:paraId="15C05CD9" w14:textId="248D72AB" w:rsidR="00D179D6" w:rsidRPr="00462199" w:rsidRDefault="00D179D6" w:rsidP="005B3BB9">
      <w:pPr>
        <w:pStyle w:val="H2Ashurst"/>
      </w:pPr>
      <w:bookmarkStart w:id="4827" w:name="_Ref144114400"/>
      <w:r w:rsidRPr="00462199">
        <w:t xml:space="preserve">For the purposes of </w:t>
      </w:r>
      <w:r w:rsidR="007248B2" w:rsidRPr="007248B2">
        <w:t>Condition</w:t>
      </w:r>
      <w:r w:rsidRPr="00462199">
        <w:t xml:space="preserve"> </w:t>
      </w:r>
      <w:r w:rsidR="007B1293">
        <w:fldChar w:fldCharType="begin"/>
      </w:r>
      <w:r w:rsidR="007B1293">
        <w:instrText xml:space="preserve"> REF _Ref144114393 \n \h </w:instrText>
      </w:r>
      <w:r w:rsidR="007B1293">
        <w:fldChar w:fldCharType="separate"/>
      </w:r>
      <w:del w:id="4828" w:author="Faqir, Sofia (Energy Security)" w:date="2023-11-12T19:47:00Z">
        <w:r w:rsidR="00E473FC">
          <w:delText>43.4</w:delText>
        </w:r>
      </w:del>
      <w:r w:rsidR="007B1293">
        <w:fldChar w:fldCharType="end"/>
      </w:r>
      <w:r w:rsidRPr="00462199">
        <w:t xml:space="preserve">, each QCiL Opex Payment shall be an amount </w:t>
      </w:r>
      <w:del w:id="4829" w:author="Julie Finkler" w:date="2023-11-10T19:48:00Z">
        <w:r w:rsidRPr="00462199" w:rsidDel="00606C47">
          <w:delText xml:space="preserve"> </w:delText>
        </w:r>
      </w:del>
      <w:r w:rsidRPr="00462199">
        <w:t>calculated in accordance with:</w:t>
      </w:r>
      <w:bookmarkEnd w:id="4827"/>
    </w:p>
    <w:p w14:paraId="0FB6B146" w14:textId="6174D2BA" w:rsidR="00D179D6" w:rsidRPr="00462199" w:rsidRDefault="007248B2" w:rsidP="00202C21">
      <w:pPr>
        <w:pStyle w:val="H3Ashurst"/>
      </w:pPr>
      <w:bookmarkStart w:id="4830" w:name="_Ref144114401"/>
      <w:commentRangeStart w:id="4831"/>
      <w:r w:rsidRPr="007248B2">
        <w:t>Condition</w:t>
      </w:r>
      <w:r w:rsidR="00D179D6" w:rsidRPr="00462199">
        <w:t xml:space="preserve"> </w:t>
      </w:r>
      <w:r w:rsidR="007B1293">
        <w:fldChar w:fldCharType="begin"/>
      </w:r>
      <w:r w:rsidR="007B1293">
        <w:instrText xml:space="preserve"> REF _Ref144114403 \n \h </w:instrText>
      </w:r>
      <w:r w:rsidR="007B1293">
        <w:fldChar w:fldCharType="separate"/>
      </w:r>
      <w:del w:id="4832" w:author="Faqir, Sofia (Energy Security)" w:date="2023-11-12T19:47:00Z">
        <w:r w:rsidR="00E473FC">
          <w:delText>43.6</w:delText>
        </w:r>
      </w:del>
      <w:r w:rsidR="007B1293">
        <w:fldChar w:fldCharType="end"/>
      </w:r>
      <w:r w:rsidR="00D179D6" w:rsidRPr="00462199">
        <w:t xml:space="preserve"> </w:t>
      </w:r>
      <w:r w:rsidR="008A110A" w:rsidRPr="00462199">
        <w:t>(</w:t>
      </w:r>
      <w:r w:rsidR="008A110A" w:rsidRPr="00462199">
        <w:rPr>
          <w:i/>
        </w:rPr>
        <w:t>expressed in</w:t>
      </w:r>
      <w:r w:rsidR="008A110A" w:rsidRPr="00462199">
        <w:t xml:space="preserve"> </w:t>
      </w:r>
      <w:r w:rsidR="008A110A" w:rsidRPr="00462199">
        <w:rPr>
          <w:i/>
        </w:rPr>
        <w:t>pounds (£</w:t>
      </w:r>
      <w:r w:rsidR="008A110A">
        <w:rPr>
          <w:i/>
        </w:rPr>
        <w:t>/MWh</w:t>
      </w:r>
      <w:r w:rsidR="008A110A" w:rsidRPr="00462199">
        <w:rPr>
          <w:i/>
        </w:rPr>
        <w:t>)</w:t>
      </w:r>
      <w:r w:rsidR="008A110A" w:rsidRPr="00462199">
        <w:t>)</w:t>
      </w:r>
      <w:r w:rsidR="008A110A">
        <w:t xml:space="preserve"> </w:t>
      </w:r>
      <w:r w:rsidR="00D179D6" w:rsidRPr="00462199">
        <w:t xml:space="preserve">if the QCiL Opex Payment is to be effected as an adjustment to the relevant QCiL Strike Price Component; </w:t>
      </w:r>
      <w:commentRangeEnd w:id="4831"/>
      <w:r w:rsidR="001D18F5" w:rsidRPr="00462199">
        <w:rPr>
          <w:rStyle w:val="CommentReference"/>
          <w:rFonts w:ascii="Arial" w:hAnsi="Arial"/>
          <w:sz w:val="20"/>
          <w:szCs w:val="20"/>
        </w:rPr>
        <w:commentReference w:id="4831"/>
      </w:r>
      <w:r w:rsidR="00D179D6" w:rsidRPr="00462199">
        <w:t>or</w:t>
      </w:r>
      <w:bookmarkEnd w:id="4830"/>
    </w:p>
    <w:p w14:paraId="6EBB85FF" w14:textId="59C503C8" w:rsidR="00D179D6" w:rsidRPr="00462199" w:rsidRDefault="007248B2" w:rsidP="00202C21">
      <w:pPr>
        <w:pStyle w:val="H3Ashurst"/>
      </w:pPr>
      <w:bookmarkStart w:id="4834" w:name="_Ref144114402"/>
      <w:r w:rsidRPr="007248B2">
        <w:t>Condition</w:t>
      </w:r>
      <w:r w:rsidR="00D179D6" w:rsidRPr="00462199">
        <w:t xml:space="preserve"> </w:t>
      </w:r>
      <w:r w:rsidR="007B1293">
        <w:fldChar w:fldCharType="begin"/>
      </w:r>
      <w:r w:rsidR="007B1293">
        <w:instrText xml:space="preserve"> REF _Ref144114406 \n \h </w:instrText>
      </w:r>
      <w:r w:rsidR="007B1293">
        <w:fldChar w:fldCharType="separate"/>
      </w:r>
      <w:del w:id="4835" w:author="Faqir, Sofia (Energy Security)" w:date="2023-11-12T19:47:00Z">
        <w:r w:rsidR="00E473FC">
          <w:delText>43.7</w:delText>
        </w:r>
      </w:del>
      <w:r w:rsidR="007B1293">
        <w:fldChar w:fldCharType="end"/>
      </w:r>
      <w:r w:rsidR="00D179D6" w:rsidRPr="00462199">
        <w:t xml:space="preserve"> </w:t>
      </w:r>
      <w:r w:rsidR="008A110A" w:rsidRPr="00462199">
        <w:t>(</w:t>
      </w:r>
      <w:r w:rsidR="008A110A" w:rsidRPr="00462199">
        <w:rPr>
          <w:i/>
        </w:rPr>
        <w:t>expressed in</w:t>
      </w:r>
      <w:r w:rsidR="008A110A" w:rsidRPr="00462199">
        <w:t xml:space="preserve"> </w:t>
      </w:r>
      <w:r w:rsidR="008A110A" w:rsidRPr="00462199">
        <w:rPr>
          <w:i/>
        </w:rPr>
        <w:t>pounds (£)</w:t>
      </w:r>
      <w:r w:rsidR="008A110A" w:rsidRPr="00462199">
        <w:t>)</w:t>
      </w:r>
      <w:r w:rsidR="008A110A">
        <w:t xml:space="preserve"> </w:t>
      </w:r>
      <w:r w:rsidR="00D179D6" w:rsidRPr="00462199">
        <w:t>if the QCiL Opex Payment is to be paid by means of daily payments.</w:t>
      </w:r>
      <w:bookmarkEnd w:id="4834"/>
      <w:r w:rsidR="008A110A">
        <w:t xml:space="preserve"> </w:t>
      </w:r>
      <w:commentRangeStart w:id="4836"/>
      <w:commentRangeStart w:id="4837"/>
      <w:commentRangeStart w:id="4838"/>
      <w:commentRangeStart w:id="4839"/>
      <w:r w:rsidR="008A110A">
        <w:t>[</w:t>
      </w:r>
      <w:r w:rsidR="008A110A" w:rsidRPr="008A110A">
        <w:rPr>
          <w:b/>
          <w:bCs/>
          <w:i/>
          <w:iCs/>
          <w:highlight w:val="yellow"/>
        </w:rPr>
        <w:t>Note to DESNZ: EY to confirm if they agree with our proposed units for these calculations.</w:t>
      </w:r>
      <w:r w:rsidR="008A110A">
        <w:t>]</w:t>
      </w:r>
      <w:commentRangeEnd w:id="4836"/>
      <w:r w:rsidR="005757B4" w:rsidRPr="00462199">
        <w:rPr>
          <w:rStyle w:val="CommentReference"/>
          <w:rFonts w:ascii="Arial" w:hAnsi="Arial"/>
          <w:sz w:val="20"/>
          <w:szCs w:val="20"/>
        </w:rPr>
        <w:commentReference w:id="4836"/>
      </w:r>
      <w:commentRangeEnd w:id="4837"/>
      <w:r w:rsidRPr="00462199">
        <w:rPr>
          <w:rStyle w:val="CommentReference"/>
          <w:rFonts w:ascii="Arial" w:hAnsi="Arial"/>
          <w:sz w:val="20"/>
          <w:szCs w:val="20"/>
        </w:rPr>
        <w:commentReference w:id="4837"/>
      </w:r>
      <w:commentRangeEnd w:id="4838"/>
      <w:r w:rsidR="00BF2CF6" w:rsidRPr="00462199">
        <w:rPr>
          <w:rStyle w:val="CommentReference"/>
          <w:rFonts w:ascii="Arial" w:hAnsi="Arial"/>
          <w:sz w:val="20"/>
          <w:szCs w:val="20"/>
        </w:rPr>
        <w:commentReference w:id="4838"/>
      </w:r>
      <w:commentRangeEnd w:id="4839"/>
      <w:r w:rsidR="00B63E82" w:rsidRPr="00462199">
        <w:rPr>
          <w:rStyle w:val="CommentReference"/>
          <w:rFonts w:ascii="Arial" w:hAnsi="Arial"/>
          <w:sz w:val="20"/>
          <w:szCs w:val="20"/>
        </w:rPr>
        <w:commentReference w:id="4839"/>
      </w:r>
    </w:p>
    <w:p w14:paraId="2B1070FD" w14:textId="762F042B" w:rsidR="00D179D6" w:rsidRPr="00462199" w:rsidRDefault="00D179D6" w:rsidP="005B3BB9">
      <w:pPr>
        <w:pStyle w:val="H2Ashurst"/>
      </w:pPr>
      <w:bookmarkStart w:id="4843" w:name="_Ref144114403"/>
      <w:r w:rsidRPr="00462199">
        <w:t xml:space="preserve">If </w:t>
      </w:r>
      <w:r w:rsidR="007248B2" w:rsidRPr="007248B2">
        <w:t>Condition</w:t>
      </w:r>
      <w:r w:rsidRPr="00462199">
        <w:t xml:space="preserve"> </w:t>
      </w:r>
      <w:r w:rsidRPr="00462199">
        <w:fldChar w:fldCharType="begin"/>
      </w:r>
      <w:r w:rsidRPr="00462199">
        <w:instrText xml:space="preserve">  REF _Ref144114401 \r \h \* MERGEFORMAT </w:instrText>
      </w:r>
      <w:r w:rsidRPr="00462199">
        <w:fldChar w:fldCharType="separate"/>
      </w:r>
      <w:del w:id="4844" w:author="Faqir, Sofia (Energy Security)" w:date="2023-11-12T19:47:00Z">
        <w:r w:rsidR="00E473FC" w:rsidRPr="00E473FC">
          <w:rPr>
            <w:color w:val="000000"/>
          </w:rPr>
          <w:delText>43.5(A)</w:delText>
        </w:r>
      </w:del>
      <w:r w:rsidRPr="00462199">
        <w:fldChar w:fldCharType="end"/>
      </w:r>
      <w:r w:rsidRPr="00462199">
        <w:t xml:space="preserve"> applies, each QCiL Opex Payment as it relates to:</w:t>
      </w:r>
      <w:bookmarkEnd w:id="4843"/>
    </w:p>
    <w:p w14:paraId="30CB5C5F" w14:textId="04BFD0C6" w:rsidR="00D179D6" w:rsidRPr="00462199" w:rsidRDefault="00D179D6" w:rsidP="00202C21">
      <w:pPr>
        <w:pStyle w:val="H3Ashurst"/>
      </w:pPr>
      <w:bookmarkStart w:id="4845" w:name="_Ref144114404"/>
      <w:r w:rsidRPr="00462199">
        <w:t xml:space="preserve">Fixed QCiL Operating Costs and/or Fixed QCiL Operating Savings shall, subject to </w:t>
      </w:r>
      <w:r w:rsidR="007248B2" w:rsidRPr="007248B2">
        <w:t>Condition</w:t>
      </w:r>
      <w:r w:rsidRPr="00462199">
        <w:t xml:space="preserve"> </w:t>
      </w:r>
      <w:r w:rsidR="00C5474B" w:rsidRPr="00462199">
        <w:fldChar w:fldCharType="begin"/>
      </w:r>
      <w:r w:rsidR="00C5474B" w:rsidRPr="00462199">
        <w:instrText xml:space="preserve">  REF _Ref144114407 \r \h \* MERGEFORMAT </w:instrText>
      </w:r>
      <w:r w:rsidR="00C5474B" w:rsidRPr="00462199">
        <w:fldChar w:fldCharType="separate"/>
      </w:r>
      <w:del w:id="4846" w:author="Faqir, Sofia (Energy Security)" w:date="2023-11-12T19:47:00Z">
        <w:r w:rsidR="00E473FC" w:rsidRPr="00E473FC">
          <w:rPr>
            <w:color w:val="000000"/>
          </w:rPr>
          <w:delText>43.8</w:delText>
        </w:r>
      </w:del>
      <w:r w:rsidR="00C5474B" w:rsidRPr="00462199">
        <w:fldChar w:fldCharType="end"/>
      </w:r>
      <w:r w:rsidRPr="00462199">
        <w:t>, be calculated as follows:</w:t>
      </w:r>
      <w:bookmarkEnd w:id="4845"/>
    </w:p>
    <w:p w14:paraId="04A386C7" w14:textId="77777777" w:rsidR="00D179D6" w:rsidRPr="00462199" w:rsidRDefault="00D179D6" w:rsidP="001E4108">
      <w:pPr>
        <w:pStyle w:val="NormalAshurst"/>
      </w:pPr>
      <m:oMathPara>
        <m:oMath>
          <m:r>
            <w:rPr>
              <w:rFonts w:ascii="Cambria Math" w:hAnsi="Cambria Math"/>
            </w:rPr>
            <w:lastRenderedPageBreak/>
            <m:t>QCiL</m:t>
          </m:r>
          <m:r>
            <m:rPr>
              <m:sty m:val="p"/>
            </m:rPr>
            <w:rPr>
              <w:rFonts w:ascii="Cambria Math" w:hAnsi="Cambria Math"/>
            </w:rPr>
            <m:t xml:space="preserve"> </m:t>
          </m:r>
          <m:r>
            <w:rPr>
              <w:rFonts w:ascii="Cambria Math" w:hAnsi="Cambria Math"/>
            </w:rPr>
            <m:t>Opex</m:t>
          </m:r>
          <m:r>
            <m:rPr>
              <m:sty m:val="p"/>
            </m:rPr>
            <w:rPr>
              <w:rFonts w:ascii="Cambria Math" w:hAnsi="Cambria Math"/>
            </w:rPr>
            <m:t xml:space="preserve"> </m:t>
          </m:r>
          <m:r>
            <w:rPr>
              <w:rFonts w:ascii="Cambria Math" w:hAnsi="Cambria Math"/>
            </w:rPr>
            <m:t>Payment</m:t>
          </m:r>
          <m:r>
            <m:rPr>
              <m:sty m:val="p"/>
            </m:rPr>
            <w:rPr>
              <w:rFonts w:ascii="Cambria Math" w:hAnsi="Cambria Math"/>
            </w:rPr>
            <m:t>=</m:t>
          </m:r>
          <m:f>
            <m:fPr>
              <m:ctrlPr>
                <w:rPr>
                  <w:rFonts w:ascii="Cambria Math" w:hAnsi="Cambria Math" w:cs="Arial"/>
                </w:rPr>
              </m:ctrlPr>
            </m:fPr>
            <m:num>
              <m:nary>
                <m:naryPr>
                  <m:chr m:val="∑"/>
                  <m:limLoc m:val="undOvr"/>
                  <m:ctrlPr>
                    <w:rPr>
                      <w:rFonts w:ascii="Cambria Math" w:hAnsi="Cambria Math" w:cs="Arial"/>
                    </w:rPr>
                  </m:ctrlPr>
                </m:naryPr>
                <m:sub>
                  <m:r>
                    <w:rPr>
                      <w:rFonts w:ascii="Cambria Math" w:hAnsi="Cambria Math"/>
                    </w:rPr>
                    <m:t>i</m:t>
                  </m:r>
                  <m:r>
                    <m:rPr>
                      <m:sty m:val="p"/>
                    </m:rPr>
                    <w:rPr>
                      <w:rFonts w:ascii="Cambria Math" w:hAnsi="Cambria Math"/>
                    </w:rPr>
                    <m:t>=1</m:t>
                  </m:r>
                </m:sub>
                <m:sup>
                  <m:r>
                    <w:rPr>
                      <w:rFonts w:ascii="Cambria Math" w:hAnsi="Cambria Math"/>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FC</m:t>
                          </m:r>
                        </m:e>
                        <m:sub>
                          <m:r>
                            <w:rPr>
                              <w:rFonts w:ascii="Cambria Math" w:hAnsi="Cambria Math"/>
                            </w:rPr>
                            <m:t>I</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F</m:t>
                      </m:r>
                      <m:sSub>
                        <m:sSubPr>
                          <m:ctrlPr>
                            <w:rPr>
                              <w:rFonts w:ascii="Cambria Math" w:hAnsi="Cambria Math" w:cs="Arial"/>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i</m:t>
                          </m:r>
                        </m:sub>
                      </m:sSub>
                    </m:num>
                    <m:den>
                      <m:sSup>
                        <m:sSupPr>
                          <m:ctrlPr>
                            <w:rPr>
                              <w:rFonts w:ascii="Cambria Math" w:hAnsi="Cambria Math"/>
                              <w:vertAlign w:val="superscript"/>
                            </w:rPr>
                          </m:ctrlPr>
                        </m:sSupPr>
                        <m:e>
                          <m:d>
                            <m:dPr>
                              <m:ctrlPr>
                                <w:rPr>
                                  <w:rFonts w:ascii="Cambria Math" w:hAnsi="Cambria Math" w:cs="Arial"/>
                                </w:rPr>
                              </m:ctrlPr>
                            </m:dPr>
                            <m:e>
                              <m:r>
                                <m:rPr>
                                  <m:sty m:val="p"/>
                                </m:rPr>
                                <w:rPr>
                                  <w:rFonts w:ascii="Cambria Math" w:hAnsi="Cambria Math"/>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m:rPr>
                              <m:sty m:val="p"/>
                            </m:rPr>
                            <w:rPr>
                              <w:rFonts w:ascii="Cambria Math" w:eastAsia="Microsoft JhengHei" w:hAnsi="Cambria Math"/>
                            </w:rPr>
                            <m:t>-1</m:t>
                          </m:r>
                        </m:sup>
                      </m:sSup>
                    </m:den>
                  </m:f>
                </m:e>
              </m:nary>
            </m:num>
            <m:den>
              <m:r>
                <w:rPr>
                  <w:rFonts w:ascii="Cambria Math" w:hAnsi="Cambria Math"/>
                </w:rPr>
                <m:t>Effective</m:t>
              </m:r>
              <m:r>
                <m:rPr>
                  <m:sty m:val="p"/>
                </m:rPr>
                <w:rPr>
                  <w:rFonts w:ascii="Cambria Math" w:hAnsi="Cambria Math"/>
                </w:rPr>
                <m:t xml:space="preserve"> </m:t>
              </m:r>
              <m:r>
                <w:rPr>
                  <w:rFonts w:ascii="Cambria Math" w:hAnsi="Cambria Math"/>
                </w:rPr>
                <m:t>Projected</m:t>
              </m:r>
              <m:r>
                <m:rPr>
                  <m:sty m:val="p"/>
                </m:rPr>
                <w:rPr>
                  <w:rFonts w:ascii="Cambria Math" w:hAnsi="Cambria Math"/>
                </w:rPr>
                <m:t xml:space="preserve"> </m:t>
              </m:r>
              <m:r>
                <w:rPr>
                  <w:rFonts w:ascii="Cambria Math" w:hAnsi="Cambria Math"/>
                </w:rPr>
                <m:t>Production</m:t>
              </m:r>
            </m:den>
          </m:f>
        </m:oMath>
      </m:oMathPara>
    </w:p>
    <w:p w14:paraId="107620BD" w14:textId="4DB8E5D0" w:rsidR="00D179D6" w:rsidRPr="00462199" w:rsidRDefault="00D179D6" w:rsidP="00202C21">
      <w:pPr>
        <w:pStyle w:val="H3Ashurst"/>
      </w:pPr>
      <w:bookmarkStart w:id="4847" w:name="_Ref144114405"/>
      <w:r w:rsidRPr="00462199">
        <w:t xml:space="preserve">Variable QCiL Operating Costs and/or Variable QCiL Operating Savings shall, subject to </w:t>
      </w:r>
      <w:r w:rsidR="007248B2" w:rsidRPr="007248B2">
        <w:t>Condition</w:t>
      </w:r>
      <w:r w:rsidRPr="00462199">
        <w:t xml:space="preserve"> </w:t>
      </w:r>
      <w:r w:rsidR="00C5474B" w:rsidRPr="00462199">
        <w:fldChar w:fldCharType="begin"/>
      </w:r>
      <w:r w:rsidR="00C5474B" w:rsidRPr="00462199">
        <w:instrText xml:space="preserve">  REF _Ref144114407 \r \h \* MERGEFORMAT </w:instrText>
      </w:r>
      <w:r w:rsidR="00C5474B" w:rsidRPr="00462199">
        <w:fldChar w:fldCharType="separate"/>
      </w:r>
      <w:del w:id="4848" w:author="Faqir, Sofia (Energy Security)" w:date="2023-11-12T19:47:00Z">
        <w:r w:rsidR="00E473FC" w:rsidRPr="00E473FC">
          <w:rPr>
            <w:color w:val="000000"/>
          </w:rPr>
          <w:delText>43.8</w:delText>
        </w:r>
      </w:del>
      <w:r w:rsidR="00C5474B" w:rsidRPr="00462199">
        <w:fldChar w:fldCharType="end"/>
      </w:r>
      <w:r w:rsidRPr="00462199">
        <w:t>, be calculated as follows:</w:t>
      </w:r>
      <w:bookmarkEnd w:id="4847"/>
    </w:p>
    <w:p w14:paraId="1ED2BF17" w14:textId="77777777" w:rsidR="00D179D6" w:rsidRPr="00462199" w:rsidRDefault="00D179D6" w:rsidP="001E4108">
      <w:pPr>
        <w:pStyle w:val="NormalAshurst"/>
      </w:pPr>
      <m:oMathPara>
        <m:oMath>
          <m:r>
            <w:rPr>
              <w:rFonts w:ascii="Cambria Math" w:hAnsi="Cambria Math"/>
            </w:rPr>
            <m:t>QCiL</m:t>
          </m:r>
          <m:r>
            <m:rPr>
              <m:sty m:val="p"/>
            </m:rPr>
            <w:rPr>
              <w:rFonts w:ascii="Cambria Math" w:hAnsi="Cambria Math"/>
            </w:rPr>
            <m:t xml:space="preserve"> </m:t>
          </m:r>
          <m:r>
            <w:rPr>
              <w:rFonts w:ascii="Cambria Math" w:hAnsi="Cambria Math"/>
            </w:rPr>
            <m:t>Opex</m:t>
          </m:r>
          <m:r>
            <m:rPr>
              <m:sty m:val="p"/>
            </m:rPr>
            <w:rPr>
              <w:rFonts w:ascii="Cambria Math" w:hAnsi="Cambria Math"/>
            </w:rPr>
            <m:t xml:space="preserve"> </m:t>
          </m:r>
          <m:r>
            <w:rPr>
              <w:rFonts w:ascii="Cambria Math" w:hAnsi="Cambria Math"/>
            </w:rPr>
            <m:t>Payment</m:t>
          </m:r>
          <m:r>
            <m:rPr>
              <m:sty m:val="p"/>
            </m:rPr>
            <w:rPr>
              <w:rFonts w:ascii="Cambria Math" w:hAnsi="Cambria Math"/>
            </w:rPr>
            <m:t>=</m:t>
          </m:r>
          <m:f>
            <m:fPr>
              <m:ctrlPr>
                <w:rPr>
                  <w:rFonts w:ascii="Cambria Math" w:hAnsi="Cambria Math" w:cs="Arial"/>
                </w:rPr>
              </m:ctrlPr>
            </m:fPr>
            <m:num>
              <m:nary>
                <m:naryPr>
                  <m:chr m:val="∑"/>
                  <m:limLoc m:val="undOvr"/>
                  <m:ctrlPr>
                    <w:rPr>
                      <w:rFonts w:ascii="Cambria Math" w:hAnsi="Cambria Math" w:cs="Arial"/>
                    </w:rPr>
                  </m:ctrlPr>
                </m:naryPr>
                <m:sub>
                  <m:r>
                    <w:rPr>
                      <w:rFonts w:ascii="Cambria Math" w:hAnsi="Cambria Math"/>
                    </w:rPr>
                    <m:t>i</m:t>
                  </m:r>
                  <m:r>
                    <m:rPr>
                      <m:sty m:val="p"/>
                    </m:rPr>
                    <w:rPr>
                      <w:rFonts w:ascii="Cambria Math" w:hAnsi="Cambria Math"/>
                    </w:rPr>
                    <m:t>=1</m:t>
                  </m:r>
                </m:sub>
                <m:sup>
                  <m:r>
                    <w:rPr>
                      <w:rFonts w:ascii="Cambria Math" w:hAnsi="Cambria Math"/>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VC</m:t>
                          </m:r>
                        </m:e>
                        <m:sub>
                          <m:r>
                            <w:rPr>
                              <w:rFonts w:ascii="Cambria Math" w:hAnsi="Cambria Math"/>
                            </w:rPr>
                            <m:t>I</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V</m:t>
                      </m:r>
                      <m:sSub>
                        <m:sSubPr>
                          <m:ctrlPr>
                            <w:rPr>
                              <w:rFonts w:ascii="Cambria Math" w:hAnsi="Cambria Math" w:cs="Arial"/>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i</m:t>
                          </m:r>
                        </m:sub>
                      </m:sSub>
                    </m:num>
                    <m:den>
                      <m:sSup>
                        <m:sSupPr>
                          <m:ctrlPr>
                            <w:rPr>
                              <w:rFonts w:ascii="Cambria Math" w:hAnsi="Cambria Math"/>
                              <w:vertAlign w:val="superscript"/>
                            </w:rPr>
                          </m:ctrlPr>
                        </m:sSupPr>
                        <m:e>
                          <m:d>
                            <m:dPr>
                              <m:ctrlPr>
                                <w:rPr>
                                  <w:rFonts w:ascii="Cambria Math" w:hAnsi="Cambria Math" w:cs="Arial"/>
                                </w:rPr>
                              </m:ctrlPr>
                            </m:dPr>
                            <m:e>
                              <m:r>
                                <m:rPr>
                                  <m:sty m:val="p"/>
                                </m:rPr>
                                <w:rPr>
                                  <w:rFonts w:ascii="Cambria Math" w:hAnsi="Cambria Math"/>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m:rPr>
                              <m:sty m:val="p"/>
                            </m:rPr>
                            <w:rPr>
                              <w:rFonts w:ascii="Cambria Math" w:eastAsia="Microsoft JhengHei" w:hAnsi="Cambria Math"/>
                            </w:rPr>
                            <m:t>-1</m:t>
                          </m:r>
                        </m:sup>
                      </m:sSup>
                    </m:den>
                  </m:f>
                </m:e>
              </m:nary>
            </m:num>
            <m:den>
              <m:r>
                <w:rPr>
                  <w:rFonts w:ascii="Cambria Math" w:hAnsi="Cambria Math"/>
                </w:rPr>
                <m:t>Effective</m:t>
              </m:r>
              <m:r>
                <m:rPr>
                  <m:sty m:val="p"/>
                </m:rPr>
                <w:rPr>
                  <w:rFonts w:ascii="Cambria Math" w:hAnsi="Cambria Math"/>
                </w:rPr>
                <m:t xml:space="preserve"> </m:t>
              </m:r>
              <m:r>
                <w:rPr>
                  <w:rFonts w:ascii="Cambria Math" w:hAnsi="Cambria Math"/>
                </w:rPr>
                <m:t>Projected</m:t>
              </m:r>
              <m:r>
                <m:rPr>
                  <m:sty m:val="p"/>
                </m:rPr>
                <w:rPr>
                  <w:rFonts w:ascii="Cambria Math" w:hAnsi="Cambria Math"/>
                </w:rPr>
                <m:t xml:space="preserve"> </m:t>
              </m:r>
              <m:r>
                <w:rPr>
                  <w:rFonts w:ascii="Cambria Math" w:hAnsi="Cambria Math"/>
                </w:rPr>
                <m:t>Production</m:t>
              </m:r>
            </m:den>
          </m:f>
        </m:oMath>
      </m:oMathPara>
    </w:p>
    <w:p w14:paraId="15F99353"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095"/>
        <w:gridCol w:w="419"/>
        <w:gridCol w:w="5730"/>
      </w:tblGrid>
      <w:tr w:rsidR="00D179D6" w:rsidRPr="00462199" w14:paraId="3CB4B31D" w14:textId="77777777" w:rsidTr="001E4108">
        <w:tc>
          <w:tcPr>
            <w:tcW w:w="2095" w:type="dxa"/>
            <w:tcMar>
              <w:left w:w="108" w:type="dxa"/>
              <w:right w:w="108" w:type="dxa"/>
            </w:tcMar>
          </w:tcPr>
          <w:p w14:paraId="229592F2" w14:textId="77777777" w:rsidR="00D179D6" w:rsidRPr="00462199" w:rsidRDefault="00D179D6" w:rsidP="001E4108">
            <w:pPr>
              <w:pStyle w:val="TableAshurst"/>
              <w:rPr>
                <w:rFonts w:eastAsia="Microsoft JhengHei"/>
              </w:rPr>
            </w:pPr>
            <m:oMathPara>
              <m:oMathParaPr>
                <m:jc m:val="left"/>
              </m:oMathParaPr>
              <m:oMath>
                <m:r>
                  <w:rPr>
                    <w:rFonts w:ascii="Cambria Math" w:hAnsi="Cambria Math"/>
                  </w:rPr>
                  <m:t>i</m:t>
                </m:r>
              </m:oMath>
            </m:oMathPara>
          </w:p>
        </w:tc>
        <w:tc>
          <w:tcPr>
            <w:tcW w:w="419" w:type="dxa"/>
            <w:tcMar>
              <w:left w:w="108" w:type="dxa"/>
              <w:right w:w="108" w:type="dxa"/>
            </w:tcMar>
          </w:tcPr>
          <w:p w14:paraId="5F3325CE" w14:textId="77777777" w:rsidR="00D179D6" w:rsidRPr="00462199" w:rsidRDefault="00D179D6" w:rsidP="001E4108">
            <w:pPr>
              <w:pStyle w:val="TableAshurst"/>
            </w:pPr>
            <w:r w:rsidRPr="00462199">
              <w:t>=</w:t>
            </w:r>
          </w:p>
        </w:tc>
        <w:tc>
          <w:tcPr>
            <w:tcW w:w="5730" w:type="dxa"/>
            <w:tcMar>
              <w:left w:w="108" w:type="dxa"/>
              <w:right w:w="108" w:type="dxa"/>
            </w:tcMar>
          </w:tcPr>
          <w:p w14:paraId="483E2C26" w14:textId="77777777" w:rsidR="00D179D6" w:rsidRPr="00462199" w:rsidRDefault="00D179D6" w:rsidP="001E4108">
            <w:pPr>
              <w:pStyle w:val="TableAshurst"/>
            </w:pPr>
            <w:r w:rsidRPr="00462199">
              <w:t>a whole number integer from one (1) to n; such integers referring to distinct time periods as follows:</w:t>
            </w:r>
          </w:p>
          <w:p w14:paraId="14307F41" w14:textId="237B1193"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w:t>
            </w:r>
            <w:r w:rsidRPr="00462199">
              <w:rPr>
                <w:i/>
              </w:rPr>
              <w:t>i</w:t>
            </w:r>
            <w:r w:rsidRPr="00462199">
              <w:t xml:space="preserve"> = 1) covers the period from the QCiL Compensation Date to 31 December in the year of the QCiL Compensation Date</w:t>
            </w:r>
          </w:p>
          <w:p w14:paraId="238EA51A" w14:textId="4BD6E35D" w:rsidR="00D179D6" w:rsidRPr="00462199" w:rsidRDefault="00D179D6">
            <w:pPr>
              <w:pStyle w:val="BulletAshurst"/>
            </w:pPr>
            <w:r w:rsidRPr="00462199">
              <w:t>the second (</w:t>
            </w:r>
            <w:r w:rsidR="001D43AD" w:rsidRPr="00F20FE1">
              <w:t>2</w:t>
            </w:r>
            <w:r w:rsidR="001D43AD" w:rsidRPr="00F20FE1">
              <w:rPr>
                <w:vertAlign w:val="superscript"/>
              </w:rPr>
              <w:t>nd</w:t>
            </w:r>
            <w:r w:rsidRPr="00462199">
              <w:t>) to the (n-1)th periods (2 ≤ i &lt; n) are consecutive periods of one (1) calendar year length each</w:t>
            </w:r>
          </w:p>
          <w:p w14:paraId="32608AAC" w14:textId="77777777" w:rsidR="00D179D6" w:rsidRPr="00462199" w:rsidRDefault="00D179D6">
            <w:pPr>
              <w:pStyle w:val="BulletAshurst"/>
            </w:pPr>
            <w:r w:rsidRPr="00462199">
              <w:t>the n</w:t>
            </w:r>
            <w:r w:rsidRPr="00EF71CE">
              <w:rPr>
                <w:vertAlign w:val="superscript"/>
              </w:rPr>
              <w:t>th</w:t>
            </w:r>
            <w:r w:rsidRPr="00462199">
              <w:t xml:space="preserve"> period (</w:t>
            </w:r>
            <w:r w:rsidRPr="00462199">
              <w:rPr>
                <w:i/>
              </w:rPr>
              <w:t>i</w:t>
            </w:r>
            <w:r w:rsidRPr="00462199">
              <w:t xml:space="preserve"> = n) is the period starting on 01 January in the year in which the last day of the Term falls and ending on the last day of the Term</w:t>
            </w:r>
          </w:p>
        </w:tc>
      </w:tr>
      <w:tr w:rsidR="00D179D6" w:rsidRPr="00462199" w14:paraId="6471514B" w14:textId="77777777" w:rsidTr="001E4108">
        <w:tc>
          <w:tcPr>
            <w:tcW w:w="2095" w:type="dxa"/>
            <w:tcMar>
              <w:left w:w="108" w:type="dxa"/>
              <w:right w:w="108" w:type="dxa"/>
            </w:tcMar>
          </w:tcPr>
          <w:p w14:paraId="7B483613" w14:textId="77777777" w:rsidR="00D179D6" w:rsidRPr="00462199" w:rsidRDefault="00F47FCB" w:rsidP="001E4108">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FC</m:t>
                    </m:r>
                  </m:e>
                  <m:sub>
                    <m:r>
                      <w:rPr>
                        <w:rFonts w:ascii="Cambria Math" w:eastAsia="Microsoft JhengHei" w:hAnsi="Cambria Math"/>
                      </w:rPr>
                      <m:t>I</m:t>
                    </m:r>
                    <m:r>
                      <m:rPr>
                        <m:sty m:val="p"/>
                      </m:rPr>
                      <w:rPr>
                        <w:rFonts w:ascii="Cambria Math" w:eastAsia="Microsoft JhengHei" w:hAnsi="Cambria Math"/>
                      </w:rPr>
                      <m:t>,</m:t>
                    </m:r>
                    <m:r>
                      <w:rPr>
                        <w:rFonts w:ascii="Cambria Math" w:eastAsia="Microsoft JhengHei" w:hAnsi="Cambria Math"/>
                      </w:rPr>
                      <m:t>i</m:t>
                    </m:r>
                  </m:sub>
                </m:sSub>
              </m:oMath>
            </m:oMathPara>
          </w:p>
        </w:tc>
        <w:tc>
          <w:tcPr>
            <w:tcW w:w="419" w:type="dxa"/>
            <w:tcMar>
              <w:left w:w="108" w:type="dxa"/>
              <w:right w:w="108" w:type="dxa"/>
            </w:tcMar>
          </w:tcPr>
          <w:p w14:paraId="1C4F6F3D" w14:textId="77777777" w:rsidR="00D179D6" w:rsidRPr="00462199" w:rsidRDefault="00D179D6" w:rsidP="001E4108">
            <w:pPr>
              <w:pStyle w:val="TableAshurst"/>
            </w:pPr>
            <w:r w:rsidRPr="00462199">
              <w:t>=</w:t>
            </w:r>
          </w:p>
        </w:tc>
        <w:tc>
          <w:tcPr>
            <w:tcW w:w="5730" w:type="dxa"/>
            <w:tcMar>
              <w:left w:w="108" w:type="dxa"/>
              <w:right w:w="108" w:type="dxa"/>
            </w:tcMar>
          </w:tcPr>
          <w:p w14:paraId="2E6B4636" w14:textId="49554B02" w:rsidR="00D179D6" w:rsidRPr="00462199" w:rsidRDefault="00D179D6" w:rsidP="001E4108">
            <w:pPr>
              <w:pStyle w:val="TableAshurst"/>
            </w:pPr>
            <w:commentRangeStart w:id="4849"/>
            <w:commentRangeStart w:id="4850"/>
            <w:r w:rsidRPr="00462199">
              <w:t xml:space="preserve">subject to </w:t>
            </w:r>
            <w:r w:rsidR="007248B2" w:rsidRPr="007248B2">
              <w:t>Condition</w:t>
            </w:r>
            <w:r w:rsidRPr="00462199">
              <w:t xml:space="preserve"> </w:t>
            </w:r>
            <w:r w:rsidRPr="00462199">
              <w:fldChar w:fldCharType="begin"/>
            </w:r>
            <w:r w:rsidRPr="00462199">
              <w:instrText xml:space="preserve">  REF _Ref144114409 \r \h \* MERGEFORMAT </w:instrText>
            </w:r>
            <w:r w:rsidRPr="00462199">
              <w:fldChar w:fldCharType="separate"/>
            </w:r>
            <w:del w:id="4851" w:author="Faqir, Sofia (Energy Security)" w:date="2023-11-12T19:47:00Z">
              <w:r w:rsidR="00E473FC" w:rsidRPr="00E473FC">
                <w:rPr>
                  <w:color w:val="000000"/>
                </w:rPr>
                <w:delText>43.8(B)</w:delText>
              </w:r>
            </w:del>
            <w:r w:rsidRPr="00462199">
              <w:fldChar w:fldCharType="end"/>
            </w:r>
            <w:r w:rsidRPr="00462199">
              <w:t xml:space="preserve">, the Fixed QCiL Operating Costs in period </w:t>
            </w:r>
            <w:r w:rsidRPr="00462199">
              <w:rPr>
                <w:i/>
              </w:rPr>
              <w:t>(i)</w:t>
            </w:r>
            <w:r w:rsidRPr="00462199">
              <w:t xml:space="preserve"> (</w:t>
            </w:r>
            <w:r w:rsidRPr="00462199">
              <w:rPr>
                <w:i/>
              </w:rPr>
              <w:t>expressed in</w:t>
            </w:r>
            <w:r w:rsidRPr="00462199">
              <w:t xml:space="preserve"> </w:t>
            </w:r>
            <w:r w:rsidRPr="00462199">
              <w:rPr>
                <w:i/>
              </w:rPr>
              <w:t>pounds (£)</w:t>
            </w:r>
            <w:r w:rsidRPr="00462199">
              <w:t>) in real terms as at the QCiL Compensation Date</w:t>
            </w:r>
            <w:commentRangeEnd w:id="4849"/>
            <w:r w:rsidR="00A4076E" w:rsidRPr="00462199">
              <w:rPr>
                <w:rStyle w:val="CommentReference"/>
                <w:rFonts w:ascii="Arial" w:hAnsi="Arial"/>
                <w:sz w:val="20"/>
                <w:szCs w:val="20"/>
              </w:rPr>
              <w:commentReference w:id="4849"/>
            </w:r>
            <w:commentRangeEnd w:id="4850"/>
            <w:r w:rsidR="00D416DC" w:rsidRPr="00462199">
              <w:rPr>
                <w:rStyle w:val="CommentReference"/>
                <w:rFonts w:ascii="Arial" w:hAnsi="Arial"/>
                <w:sz w:val="20"/>
                <w:szCs w:val="20"/>
              </w:rPr>
              <w:commentReference w:id="4850"/>
            </w:r>
          </w:p>
        </w:tc>
      </w:tr>
      <w:tr w:rsidR="00D179D6" w:rsidRPr="00462199" w14:paraId="7AAC4F8D" w14:textId="77777777" w:rsidTr="001E4108">
        <w:tc>
          <w:tcPr>
            <w:tcW w:w="2095" w:type="dxa"/>
            <w:tcMar>
              <w:left w:w="108" w:type="dxa"/>
              <w:right w:w="108" w:type="dxa"/>
            </w:tcMar>
          </w:tcPr>
          <w:p w14:paraId="6A48959E" w14:textId="77777777" w:rsidR="00D179D6" w:rsidRPr="00462199" w:rsidRDefault="00F47FCB" w:rsidP="001E4108">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FC</m:t>
                    </m:r>
                  </m:e>
                  <m:sub>
                    <m:r>
                      <w:rPr>
                        <w:rFonts w:ascii="Cambria Math" w:eastAsia="Microsoft JhengHei" w:hAnsi="Cambria Math"/>
                      </w:rPr>
                      <m:t>s</m:t>
                    </m:r>
                    <m:r>
                      <m:rPr>
                        <m:sty m:val="p"/>
                      </m:rPr>
                      <w:rPr>
                        <w:rFonts w:ascii="Cambria Math" w:eastAsia="Microsoft JhengHei" w:hAnsi="Cambria Math"/>
                      </w:rPr>
                      <m:t>,</m:t>
                    </m:r>
                    <m:r>
                      <w:rPr>
                        <w:rFonts w:ascii="Cambria Math" w:eastAsia="Microsoft JhengHei" w:hAnsi="Cambria Math"/>
                      </w:rPr>
                      <m:t>i</m:t>
                    </m:r>
                  </m:sub>
                </m:sSub>
              </m:oMath>
            </m:oMathPara>
          </w:p>
        </w:tc>
        <w:tc>
          <w:tcPr>
            <w:tcW w:w="419" w:type="dxa"/>
            <w:tcMar>
              <w:left w:w="108" w:type="dxa"/>
              <w:right w:w="108" w:type="dxa"/>
            </w:tcMar>
          </w:tcPr>
          <w:p w14:paraId="7DA0B366" w14:textId="77777777" w:rsidR="00D179D6" w:rsidRPr="00462199" w:rsidRDefault="00D179D6" w:rsidP="001E4108">
            <w:pPr>
              <w:pStyle w:val="TableAshurst"/>
            </w:pPr>
            <w:r w:rsidRPr="00462199">
              <w:t>=</w:t>
            </w:r>
          </w:p>
        </w:tc>
        <w:tc>
          <w:tcPr>
            <w:tcW w:w="5730" w:type="dxa"/>
            <w:tcMar>
              <w:left w:w="108" w:type="dxa"/>
              <w:right w:w="108" w:type="dxa"/>
            </w:tcMar>
          </w:tcPr>
          <w:p w14:paraId="190F4A91" w14:textId="682B5B86" w:rsidR="00D179D6" w:rsidRPr="00462199" w:rsidRDefault="00D179D6" w:rsidP="001E4108">
            <w:pPr>
              <w:pStyle w:val="TableAshurst"/>
            </w:pPr>
            <w:r w:rsidRPr="00462199">
              <w:t xml:space="preserve">subject to </w:t>
            </w:r>
            <w:r w:rsidR="007248B2" w:rsidRPr="007248B2">
              <w:t>Condition</w:t>
            </w:r>
            <w:r w:rsidRPr="00462199">
              <w:t xml:space="preserve"> </w:t>
            </w:r>
            <w:r w:rsidRPr="00462199">
              <w:fldChar w:fldCharType="begin"/>
            </w:r>
            <w:r w:rsidRPr="00462199">
              <w:instrText xml:space="preserve">  REF _Ref144114409 \r \h \* MERGEFORMAT </w:instrText>
            </w:r>
            <w:r w:rsidRPr="00462199">
              <w:fldChar w:fldCharType="separate"/>
            </w:r>
            <w:del w:id="4852" w:author="Faqir, Sofia (Energy Security)" w:date="2023-11-12T19:47:00Z">
              <w:r w:rsidR="00E473FC" w:rsidRPr="00E473FC">
                <w:rPr>
                  <w:color w:val="000000"/>
                </w:rPr>
                <w:delText>43.8(B)</w:delText>
              </w:r>
            </w:del>
            <w:r w:rsidRPr="00462199">
              <w:fldChar w:fldCharType="end"/>
            </w:r>
            <w:r w:rsidRPr="00462199">
              <w:t xml:space="preserve">, the Fixed QCiL Operating Savings in period </w:t>
            </w:r>
            <w:r w:rsidRPr="00462199">
              <w:rPr>
                <w:i/>
              </w:rPr>
              <w:t>(i)</w:t>
            </w:r>
            <w:r w:rsidRPr="00462199">
              <w:t xml:space="preserve"> (</w:t>
            </w:r>
            <w:r w:rsidRPr="00462199">
              <w:rPr>
                <w:i/>
              </w:rPr>
              <w:t>expressed in</w:t>
            </w:r>
            <w:r w:rsidRPr="00462199">
              <w:t xml:space="preserve"> </w:t>
            </w:r>
            <w:r w:rsidRPr="00462199">
              <w:rPr>
                <w:i/>
              </w:rPr>
              <w:t>pounds</w:t>
            </w:r>
            <w:r w:rsidRPr="00462199">
              <w:t xml:space="preserve"> </w:t>
            </w:r>
            <w:r w:rsidRPr="00462199">
              <w:rPr>
                <w:i/>
              </w:rPr>
              <w:t>(£)</w:t>
            </w:r>
            <w:r w:rsidRPr="00462199">
              <w:t>) in real terms as at the QCiL Compensation Date</w:t>
            </w:r>
          </w:p>
        </w:tc>
      </w:tr>
      <w:tr w:rsidR="00D179D6" w:rsidRPr="00462199" w14:paraId="03278885" w14:textId="77777777" w:rsidTr="001E4108">
        <w:tc>
          <w:tcPr>
            <w:tcW w:w="2095" w:type="dxa"/>
            <w:tcMar>
              <w:left w:w="108" w:type="dxa"/>
              <w:right w:w="108" w:type="dxa"/>
            </w:tcMar>
          </w:tcPr>
          <w:p w14:paraId="3F74BAE0" w14:textId="77777777" w:rsidR="00D179D6" w:rsidRPr="00462199" w:rsidRDefault="00F47FCB" w:rsidP="001E4108">
            <w:pPr>
              <w:pStyle w:val="TableAshurst"/>
              <w:rPr>
                <w:rFonts w:eastAsia="Microsoft JhengHei" w:cs="Noto Naskh Arabic"/>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VC</m:t>
                    </m:r>
                  </m:e>
                  <m:sub>
                    <m:r>
                      <w:rPr>
                        <w:rFonts w:ascii="Cambria Math" w:eastAsia="Microsoft JhengHei" w:hAnsi="Cambria Math"/>
                      </w:rPr>
                      <m:t>I</m:t>
                    </m:r>
                    <m:r>
                      <m:rPr>
                        <m:sty m:val="p"/>
                      </m:rPr>
                      <w:rPr>
                        <w:rFonts w:ascii="Cambria Math" w:eastAsia="Microsoft JhengHei" w:hAnsi="Cambria Math"/>
                      </w:rPr>
                      <m:t>,</m:t>
                    </m:r>
                    <m:r>
                      <w:rPr>
                        <w:rFonts w:ascii="Cambria Math" w:eastAsia="Microsoft JhengHei" w:hAnsi="Cambria Math"/>
                      </w:rPr>
                      <m:t>i</m:t>
                    </m:r>
                  </m:sub>
                </m:sSub>
              </m:oMath>
            </m:oMathPara>
          </w:p>
        </w:tc>
        <w:tc>
          <w:tcPr>
            <w:tcW w:w="419" w:type="dxa"/>
            <w:tcMar>
              <w:left w:w="108" w:type="dxa"/>
              <w:right w:w="108" w:type="dxa"/>
            </w:tcMar>
          </w:tcPr>
          <w:p w14:paraId="7C31F784" w14:textId="77777777" w:rsidR="00D179D6" w:rsidRPr="00462199" w:rsidRDefault="00D179D6" w:rsidP="001E4108">
            <w:pPr>
              <w:pStyle w:val="TableAshurst"/>
            </w:pPr>
            <w:r w:rsidRPr="00462199">
              <w:t>=</w:t>
            </w:r>
          </w:p>
        </w:tc>
        <w:tc>
          <w:tcPr>
            <w:tcW w:w="5730" w:type="dxa"/>
            <w:tcMar>
              <w:left w:w="108" w:type="dxa"/>
              <w:right w:w="108" w:type="dxa"/>
            </w:tcMar>
          </w:tcPr>
          <w:p w14:paraId="23F1827C" w14:textId="62630EAD" w:rsidR="00D179D6" w:rsidRPr="00462199" w:rsidRDefault="00D179D6" w:rsidP="001E4108">
            <w:pPr>
              <w:pStyle w:val="TableAshurst"/>
            </w:pPr>
            <w:r w:rsidRPr="00462199">
              <w:t xml:space="preserve">subject to </w:t>
            </w:r>
            <w:r w:rsidR="007248B2" w:rsidRPr="007248B2">
              <w:t>Condition</w:t>
            </w:r>
            <w:r w:rsidRPr="00462199">
              <w:t xml:space="preserve"> </w:t>
            </w:r>
            <w:r w:rsidRPr="00462199">
              <w:fldChar w:fldCharType="begin"/>
            </w:r>
            <w:r w:rsidRPr="00462199">
              <w:instrText xml:space="preserve">  REF _Ref144114409 \r \h \* MERGEFORMAT </w:instrText>
            </w:r>
            <w:r w:rsidRPr="00462199">
              <w:fldChar w:fldCharType="separate"/>
            </w:r>
            <w:del w:id="4853" w:author="Faqir, Sofia (Energy Security)" w:date="2023-11-12T19:47:00Z">
              <w:r w:rsidR="00E473FC" w:rsidRPr="00E473FC">
                <w:rPr>
                  <w:color w:val="000000"/>
                </w:rPr>
                <w:delText>43.8(B)</w:delText>
              </w:r>
            </w:del>
            <w:r w:rsidRPr="00462199">
              <w:fldChar w:fldCharType="end"/>
            </w:r>
            <w:r w:rsidRPr="00462199">
              <w:t>, the Variable QCiL Operating Costs in period (i) (</w:t>
            </w:r>
            <w:r w:rsidRPr="00462199">
              <w:rPr>
                <w:i/>
              </w:rPr>
              <w:t>expressed in pounds</w:t>
            </w:r>
            <w:r w:rsidRPr="00462199">
              <w:t xml:space="preserve"> </w:t>
            </w:r>
            <w:r w:rsidRPr="00462199">
              <w:rPr>
                <w:i/>
              </w:rPr>
              <w:t>(£)</w:t>
            </w:r>
            <w:r w:rsidRPr="00462199">
              <w:t>) in real terms as at the QCiL Compensation Date</w:t>
            </w:r>
          </w:p>
        </w:tc>
      </w:tr>
      <w:tr w:rsidR="00D179D6" w:rsidRPr="00462199" w14:paraId="528F8DFD" w14:textId="77777777" w:rsidTr="001E4108">
        <w:tc>
          <w:tcPr>
            <w:tcW w:w="2095" w:type="dxa"/>
            <w:tcMar>
              <w:left w:w="108" w:type="dxa"/>
              <w:right w:w="108" w:type="dxa"/>
            </w:tcMar>
          </w:tcPr>
          <w:p w14:paraId="1EAD1602" w14:textId="77777777" w:rsidR="00D179D6" w:rsidRPr="00462199" w:rsidRDefault="00F47FCB" w:rsidP="001E4108">
            <w:pPr>
              <w:pStyle w:val="TableAshurst"/>
              <w:rPr>
                <w:rFonts w:eastAsia="Microsoft JhengHei" w:cs="Noto Naskh Arabic"/>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VC</m:t>
                    </m:r>
                  </m:e>
                  <m:sub>
                    <m:r>
                      <w:rPr>
                        <w:rFonts w:ascii="Cambria Math" w:eastAsia="Microsoft JhengHei" w:hAnsi="Cambria Math" w:cs="Arial"/>
                      </w:rPr>
                      <m:t>s</m:t>
                    </m:r>
                    <m:r>
                      <m:rPr>
                        <m:sty m:val="p"/>
                      </m:rPr>
                      <w:rPr>
                        <w:rFonts w:ascii="Cambria Math" w:eastAsia="Microsoft JhengHei" w:hAnsi="Cambria Math"/>
                      </w:rPr>
                      <m:t>,</m:t>
                    </m:r>
                    <m:r>
                      <w:rPr>
                        <w:rFonts w:ascii="Cambria Math" w:eastAsia="Microsoft JhengHei" w:hAnsi="Cambria Math"/>
                      </w:rPr>
                      <m:t>i</m:t>
                    </m:r>
                  </m:sub>
                </m:sSub>
              </m:oMath>
            </m:oMathPara>
          </w:p>
        </w:tc>
        <w:tc>
          <w:tcPr>
            <w:tcW w:w="419" w:type="dxa"/>
            <w:tcMar>
              <w:left w:w="108" w:type="dxa"/>
              <w:right w:w="108" w:type="dxa"/>
            </w:tcMar>
          </w:tcPr>
          <w:p w14:paraId="71320D56" w14:textId="77777777" w:rsidR="00D179D6" w:rsidRPr="00462199" w:rsidRDefault="00D179D6" w:rsidP="001E4108">
            <w:pPr>
              <w:pStyle w:val="TableAshurst"/>
            </w:pPr>
            <w:r w:rsidRPr="00462199">
              <w:t>=</w:t>
            </w:r>
          </w:p>
        </w:tc>
        <w:tc>
          <w:tcPr>
            <w:tcW w:w="5730" w:type="dxa"/>
            <w:tcMar>
              <w:left w:w="108" w:type="dxa"/>
              <w:right w:w="108" w:type="dxa"/>
            </w:tcMar>
          </w:tcPr>
          <w:p w14:paraId="28369F72" w14:textId="0D36EB60" w:rsidR="00D179D6" w:rsidRPr="00462199" w:rsidRDefault="00D179D6" w:rsidP="001E4108">
            <w:pPr>
              <w:pStyle w:val="TableAshurst"/>
            </w:pPr>
            <w:r w:rsidRPr="00462199">
              <w:t xml:space="preserve">subject to </w:t>
            </w:r>
            <w:r w:rsidR="007248B2" w:rsidRPr="007248B2">
              <w:t>Condition</w:t>
            </w:r>
            <w:r w:rsidRPr="00462199">
              <w:t xml:space="preserve"> </w:t>
            </w:r>
            <w:r w:rsidRPr="00462199">
              <w:fldChar w:fldCharType="begin"/>
            </w:r>
            <w:r w:rsidRPr="00462199">
              <w:instrText xml:space="preserve">  REF _Ref144114409 \r \h \* MERGEFORMAT </w:instrText>
            </w:r>
            <w:r w:rsidRPr="00462199">
              <w:fldChar w:fldCharType="separate"/>
            </w:r>
            <w:del w:id="4854" w:author="Faqir, Sofia (Energy Security)" w:date="2023-11-12T19:47:00Z">
              <w:r w:rsidR="00E473FC" w:rsidRPr="00E473FC">
                <w:rPr>
                  <w:color w:val="000000"/>
                </w:rPr>
                <w:delText>43.8(B)</w:delText>
              </w:r>
            </w:del>
            <w:r w:rsidRPr="00462199">
              <w:fldChar w:fldCharType="end"/>
            </w:r>
            <w:r w:rsidRPr="00462199">
              <w:t>, the Variable QCiL Operating Savings in period (i) (</w:t>
            </w:r>
            <w:r w:rsidRPr="00462199">
              <w:rPr>
                <w:i/>
              </w:rPr>
              <w:t>expressed in pounds</w:t>
            </w:r>
            <w:r w:rsidRPr="00462199">
              <w:t xml:space="preserve"> </w:t>
            </w:r>
            <w:r w:rsidRPr="00462199">
              <w:rPr>
                <w:i/>
              </w:rPr>
              <w:t>(£)</w:t>
            </w:r>
            <w:r w:rsidRPr="00462199">
              <w:t>) in real terms as at the QCiL Compensation Date</w:t>
            </w:r>
          </w:p>
        </w:tc>
      </w:tr>
      <w:tr w:rsidR="00D179D6" w:rsidRPr="00462199" w14:paraId="50E5CE2B" w14:textId="77777777" w:rsidTr="001E4108">
        <w:tc>
          <w:tcPr>
            <w:tcW w:w="2095" w:type="dxa"/>
            <w:tcMar>
              <w:left w:w="108" w:type="dxa"/>
              <w:right w:w="108" w:type="dxa"/>
            </w:tcMar>
          </w:tcPr>
          <w:p w14:paraId="6846F7E0" w14:textId="77777777" w:rsidR="00D179D6" w:rsidRPr="00462199" w:rsidRDefault="00F47FCB" w:rsidP="001E4108">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R</m:t>
                    </m:r>
                  </m:e>
                  <m:sub>
                    <m:r>
                      <w:rPr>
                        <w:rFonts w:ascii="Cambria Math" w:eastAsia="Microsoft JhengHei" w:hAnsi="Cambria Math"/>
                      </w:rPr>
                      <m:t>s</m:t>
                    </m:r>
                  </m:sub>
                </m:sSub>
              </m:oMath>
            </m:oMathPara>
          </w:p>
        </w:tc>
        <w:tc>
          <w:tcPr>
            <w:tcW w:w="419" w:type="dxa"/>
            <w:tcMar>
              <w:left w:w="108" w:type="dxa"/>
              <w:right w:w="108" w:type="dxa"/>
            </w:tcMar>
          </w:tcPr>
          <w:p w14:paraId="05A04BD5" w14:textId="77777777" w:rsidR="00D179D6" w:rsidRPr="00462199" w:rsidRDefault="00D179D6" w:rsidP="001E4108">
            <w:pPr>
              <w:pStyle w:val="TableAshurst"/>
            </w:pPr>
            <w:r w:rsidRPr="00462199">
              <w:t>=</w:t>
            </w:r>
          </w:p>
        </w:tc>
        <w:tc>
          <w:tcPr>
            <w:tcW w:w="5730" w:type="dxa"/>
            <w:tcMar>
              <w:left w:w="108" w:type="dxa"/>
              <w:right w:w="108" w:type="dxa"/>
            </w:tcMar>
          </w:tcPr>
          <w:p w14:paraId="7189DCBA" w14:textId="61930309" w:rsidR="00D179D6" w:rsidRPr="000B1E05" w:rsidRDefault="00D179D6" w:rsidP="001E4108">
            <w:pPr>
              <w:pStyle w:val="TableAshurst"/>
              <w:rPr>
                <w:iCs/>
              </w:rPr>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bl>
    <w:p w14:paraId="1B23388A" w14:textId="3C0ED5A2" w:rsidR="00D179D6" w:rsidRPr="00462199" w:rsidRDefault="00D179D6" w:rsidP="001E4108">
      <w:pPr>
        <w:pStyle w:val="H2Ashurst"/>
      </w:pPr>
      <w:bookmarkStart w:id="4855" w:name="_Ref144114406"/>
      <w:r w:rsidRPr="00462199">
        <w:t xml:space="preserve">If </w:t>
      </w:r>
      <w:r w:rsidR="007248B2" w:rsidRPr="007248B2">
        <w:t>Condition</w:t>
      </w:r>
      <w:r w:rsidRPr="00462199">
        <w:t xml:space="preserve"> </w:t>
      </w:r>
      <w:r w:rsidRPr="00462199">
        <w:fldChar w:fldCharType="begin"/>
      </w:r>
      <w:r w:rsidRPr="00462199">
        <w:instrText xml:space="preserve">  REF _Ref144114402 \r \h \* MERGEFORMAT </w:instrText>
      </w:r>
      <w:r w:rsidRPr="00462199">
        <w:fldChar w:fldCharType="separate"/>
      </w:r>
      <w:del w:id="4856" w:author="Faqir, Sofia (Energy Security)" w:date="2023-11-12T19:47:00Z">
        <w:r w:rsidR="00E473FC" w:rsidRPr="00E473FC">
          <w:rPr>
            <w:color w:val="000000"/>
          </w:rPr>
          <w:delText>43.5(B)</w:delText>
        </w:r>
      </w:del>
      <w:r w:rsidRPr="00462199">
        <w:fldChar w:fldCharType="end"/>
      </w:r>
      <w:r w:rsidRPr="00462199">
        <w:t xml:space="preserve"> applies, the QCiL Opex Payment shall be effected on the basis that such QCiL Compensation shall be equivalent to the amount that the Producer would have received had the QCiL Opex Payment been effected as a QCiL Strike Price Adjustment in accordance with </w:t>
      </w:r>
      <w:r w:rsidR="007248B2" w:rsidRPr="007248B2">
        <w:t>Condition</w:t>
      </w:r>
      <w:r w:rsidRPr="00462199">
        <w:t xml:space="preserve"> </w:t>
      </w:r>
      <w:r w:rsidR="00C5474B">
        <w:fldChar w:fldCharType="begin"/>
      </w:r>
      <w:r w:rsidR="00C5474B">
        <w:instrText xml:space="preserve"> REF _Ref144114403 \n \h </w:instrText>
      </w:r>
      <w:r w:rsidR="00C5474B">
        <w:fldChar w:fldCharType="separate"/>
      </w:r>
      <w:del w:id="4857" w:author="Faqir, Sofia (Energy Security)" w:date="2023-11-12T19:47:00Z">
        <w:r w:rsidR="00E473FC">
          <w:delText>43.6</w:delText>
        </w:r>
      </w:del>
      <w:r w:rsidR="00C5474B">
        <w:fldChar w:fldCharType="end"/>
      </w:r>
      <w:r w:rsidRPr="00462199">
        <w:t>.</w:t>
      </w:r>
      <w:bookmarkEnd w:id="4855"/>
    </w:p>
    <w:p w14:paraId="313CD5B5" w14:textId="77777777" w:rsidR="00D179D6" w:rsidRPr="00462199" w:rsidRDefault="00D179D6" w:rsidP="001E4108">
      <w:pPr>
        <w:pStyle w:val="H2Ashurst"/>
      </w:pPr>
      <w:bookmarkStart w:id="4858" w:name="_Ref144114407"/>
      <w:r w:rsidRPr="00462199">
        <w:t>If a Qualifying Change in Law gives rise to or results in both: (i) QCiL Operating Costs or QCiL Operating Savings; and (ii) an Adjusted Output Period, then:</w:t>
      </w:r>
      <w:bookmarkEnd w:id="4858"/>
    </w:p>
    <w:p w14:paraId="05DF56DA" w14:textId="5D90BC83" w:rsidR="00D179D6" w:rsidRPr="00462199" w:rsidRDefault="00D179D6" w:rsidP="001E4108">
      <w:pPr>
        <w:pStyle w:val="H3Ashurst"/>
      </w:pPr>
      <w:bookmarkStart w:id="4859" w:name="_Ref144114408"/>
      <w:r w:rsidRPr="00462199">
        <w:lastRenderedPageBreak/>
        <w:t xml:space="preserve">subject to </w:t>
      </w:r>
      <w:r w:rsidR="007248B2" w:rsidRPr="007248B2">
        <w:t>Condition</w:t>
      </w:r>
      <w:r w:rsidR="00EF71CE">
        <w:t xml:space="preserve"> </w:t>
      </w:r>
      <w:r w:rsidR="00EF71CE">
        <w:fldChar w:fldCharType="begin"/>
      </w:r>
      <w:r w:rsidR="00EF71CE">
        <w:instrText xml:space="preserve"> REF _Ref144114409 \w \h </w:instrText>
      </w:r>
      <w:r w:rsidR="00EF71CE">
        <w:fldChar w:fldCharType="separate"/>
      </w:r>
      <w:del w:id="4860" w:author="Faqir, Sofia (Energy Security)" w:date="2023-11-12T19:47:00Z">
        <w:r w:rsidR="00E473FC">
          <w:delText>43.8(B)</w:delText>
        </w:r>
      </w:del>
      <w:r w:rsidR="00EF71CE">
        <w:fldChar w:fldCharType="end"/>
      </w:r>
      <w:r w:rsidRPr="00462199">
        <w:t xml:space="preserve">, such QCiL Operating Costs or QCiL Operating Savings shall be used for the purposes of calculating the QCiL Opex Payment in accordance with </w:t>
      </w:r>
      <w:r w:rsidR="007248B2" w:rsidRPr="007248B2">
        <w:t>Condition</w:t>
      </w:r>
      <w:r w:rsidRPr="00462199">
        <w:t xml:space="preserve">s </w:t>
      </w:r>
      <w:r w:rsidR="00C5474B">
        <w:fldChar w:fldCharType="begin"/>
      </w:r>
      <w:r w:rsidR="00C5474B">
        <w:instrText xml:space="preserve"> REF _Ref144114393 \n \h </w:instrText>
      </w:r>
      <w:r w:rsidR="00C5474B">
        <w:fldChar w:fldCharType="separate"/>
      </w:r>
      <w:del w:id="4861" w:author="Faqir, Sofia (Energy Security)" w:date="2023-11-12T19:47:00Z">
        <w:r w:rsidR="00E473FC">
          <w:delText>43.4</w:delText>
        </w:r>
      </w:del>
      <w:r w:rsidR="00C5474B">
        <w:fldChar w:fldCharType="end"/>
      </w:r>
      <w:r w:rsidRPr="00462199">
        <w:t xml:space="preserve">, </w:t>
      </w:r>
      <w:r w:rsidR="00C5474B">
        <w:fldChar w:fldCharType="begin"/>
      </w:r>
      <w:r w:rsidR="00C5474B">
        <w:instrText xml:space="preserve"> REF _Ref144114400 \n \h </w:instrText>
      </w:r>
      <w:r w:rsidR="00C5474B">
        <w:fldChar w:fldCharType="separate"/>
      </w:r>
      <w:del w:id="4862" w:author="Faqir, Sofia (Energy Security)" w:date="2023-11-12T19:47:00Z">
        <w:r w:rsidR="00E473FC">
          <w:delText>43.5</w:delText>
        </w:r>
      </w:del>
      <w:r w:rsidR="00C5474B">
        <w:fldChar w:fldCharType="end"/>
      </w:r>
      <w:r w:rsidRPr="00462199">
        <w:t xml:space="preserve">, </w:t>
      </w:r>
      <w:r w:rsidR="00C5474B">
        <w:fldChar w:fldCharType="begin"/>
      </w:r>
      <w:r w:rsidR="00C5474B">
        <w:instrText xml:space="preserve"> REF _Ref144114403 \n \h </w:instrText>
      </w:r>
      <w:r w:rsidR="00C5474B">
        <w:fldChar w:fldCharType="separate"/>
      </w:r>
      <w:del w:id="4863" w:author="Faqir, Sofia (Energy Security)" w:date="2023-11-12T19:47:00Z">
        <w:r w:rsidR="00E473FC">
          <w:delText>43.6</w:delText>
        </w:r>
      </w:del>
      <w:r w:rsidR="00C5474B">
        <w:fldChar w:fldCharType="end"/>
      </w:r>
      <w:r w:rsidRPr="00462199">
        <w:t xml:space="preserve"> and </w:t>
      </w:r>
      <w:r w:rsidR="00C5474B">
        <w:fldChar w:fldCharType="begin"/>
      </w:r>
      <w:r w:rsidR="00C5474B">
        <w:instrText xml:space="preserve"> REF _Ref144114406 \n \h </w:instrText>
      </w:r>
      <w:r w:rsidR="00C5474B">
        <w:fldChar w:fldCharType="separate"/>
      </w:r>
      <w:del w:id="4864" w:author="Faqir, Sofia (Energy Security)" w:date="2023-11-12T19:47:00Z">
        <w:r w:rsidR="00E473FC">
          <w:delText>43.7</w:delText>
        </w:r>
      </w:del>
      <w:r w:rsidR="00C5474B">
        <w:fldChar w:fldCharType="end"/>
      </w:r>
      <w:r w:rsidRPr="00462199">
        <w:t>; and</w:t>
      </w:r>
      <w:bookmarkEnd w:id="4859"/>
    </w:p>
    <w:p w14:paraId="6413915B" w14:textId="3277349B" w:rsidR="00D179D6" w:rsidRPr="00462199" w:rsidRDefault="00D179D6" w:rsidP="001E4108">
      <w:pPr>
        <w:pStyle w:val="H3Ashurst"/>
      </w:pPr>
      <w:bookmarkStart w:id="4865" w:name="_Ref144114409"/>
      <w:r w:rsidRPr="00462199">
        <w:t xml:space="preserve">if and to the extent that any QCiL Operating Costs or QCiL Operating Savings are (or are reasonably likely to be) incurred, made or received solely in connection with, and during, the Adjusted Output Period, such QCiL Operating Costs or QCiL Operating Savings shall be excluded from the calculation of the QCiL Opex Payment in accordance with </w:t>
      </w:r>
      <w:r w:rsidR="007248B2" w:rsidRPr="007248B2">
        <w:t>Condition</w:t>
      </w:r>
      <w:r w:rsidRPr="00462199">
        <w:t xml:space="preserve">s </w:t>
      </w:r>
      <w:r w:rsidR="00C5474B">
        <w:fldChar w:fldCharType="begin"/>
      </w:r>
      <w:r w:rsidR="00C5474B">
        <w:instrText xml:space="preserve"> REF _Ref144114393 \n \h </w:instrText>
      </w:r>
      <w:r w:rsidR="00C5474B">
        <w:fldChar w:fldCharType="separate"/>
      </w:r>
      <w:del w:id="4866" w:author="Faqir, Sofia (Energy Security)" w:date="2023-11-12T19:47:00Z">
        <w:r w:rsidR="00E473FC">
          <w:delText>43.4</w:delText>
        </w:r>
      </w:del>
      <w:r w:rsidR="00C5474B">
        <w:fldChar w:fldCharType="end"/>
      </w:r>
      <w:r w:rsidRPr="00462199">
        <w:t xml:space="preserve">, </w:t>
      </w:r>
      <w:r w:rsidR="00C5474B">
        <w:fldChar w:fldCharType="begin"/>
      </w:r>
      <w:r w:rsidR="00C5474B">
        <w:instrText xml:space="preserve"> REF _Ref144114400 \n \h </w:instrText>
      </w:r>
      <w:r w:rsidR="00C5474B">
        <w:fldChar w:fldCharType="separate"/>
      </w:r>
      <w:del w:id="4867" w:author="Faqir, Sofia (Energy Security)" w:date="2023-11-12T19:47:00Z">
        <w:r w:rsidR="00E473FC">
          <w:delText>43.5</w:delText>
        </w:r>
      </w:del>
      <w:r w:rsidR="00C5474B">
        <w:fldChar w:fldCharType="end"/>
      </w:r>
      <w:r w:rsidRPr="00462199">
        <w:t xml:space="preserve">, </w:t>
      </w:r>
      <w:r w:rsidR="00C5474B">
        <w:fldChar w:fldCharType="begin"/>
      </w:r>
      <w:r w:rsidR="00C5474B">
        <w:instrText xml:space="preserve"> REF _Ref144114403 \n \h </w:instrText>
      </w:r>
      <w:r w:rsidR="00C5474B">
        <w:fldChar w:fldCharType="separate"/>
      </w:r>
      <w:del w:id="4868" w:author="Faqir, Sofia (Energy Security)" w:date="2023-11-12T19:47:00Z">
        <w:r w:rsidR="00E473FC">
          <w:delText>43.6</w:delText>
        </w:r>
      </w:del>
      <w:r w:rsidR="00C5474B">
        <w:fldChar w:fldCharType="end"/>
      </w:r>
      <w:r w:rsidRPr="00462199">
        <w:t xml:space="preserve">, </w:t>
      </w:r>
      <w:r w:rsidR="00C5474B">
        <w:fldChar w:fldCharType="begin"/>
      </w:r>
      <w:r w:rsidR="00C5474B">
        <w:instrText xml:space="preserve"> REF _Ref144114406 \n \h </w:instrText>
      </w:r>
      <w:r w:rsidR="00C5474B">
        <w:fldChar w:fldCharType="separate"/>
      </w:r>
      <w:del w:id="4869" w:author="Faqir, Sofia (Energy Security)" w:date="2023-11-12T19:47:00Z">
        <w:r w:rsidR="00E473FC">
          <w:delText>43.7</w:delText>
        </w:r>
      </w:del>
      <w:r w:rsidR="00C5474B">
        <w:fldChar w:fldCharType="end"/>
      </w:r>
      <w:r w:rsidRPr="00462199">
        <w:t xml:space="preserve"> and</w:t>
      </w:r>
      <w:r w:rsidR="00EF71CE">
        <w:t xml:space="preserve"> </w:t>
      </w:r>
      <w:r w:rsidR="00EF71CE">
        <w:fldChar w:fldCharType="begin"/>
      </w:r>
      <w:r w:rsidR="00EF71CE">
        <w:instrText xml:space="preserve"> REF _Ref144114408 \w \h </w:instrText>
      </w:r>
      <w:r w:rsidR="00EF71CE">
        <w:fldChar w:fldCharType="separate"/>
      </w:r>
      <w:del w:id="4870" w:author="Faqir, Sofia (Energy Security)" w:date="2023-11-12T19:47:00Z">
        <w:r w:rsidR="00E473FC">
          <w:delText>43.8(A)</w:delText>
        </w:r>
      </w:del>
      <w:r w:rsidR="00EF71CE">
        <w:fldChar w:fldCharType="end"/>
      </w:r>
      <w:r w:rsidRPr="00462199">
        <w:t xml:space="preserve"> and shall instead be taken into account in the calculation of the QCiL Adjusted Revenues Payment in accordance with </w:t>
      </w:r>
      <w:r w:rsidR="007248B2" w:rsidRPr="007248B2">
        <w:t>Condition</w:t>
      </w:r>
      <w:r w:rsidRPr="00462199">
        <w:t xml:space="preserve">s </w:t>
      </w:r>
      <w:r w:rsidR="00C5474B">
        <w:fldChar w:fldCharType="begin"/>
      </w:r>
      <w:r w:rsidR="00C5474B">
        <w:instrText xml:space="preserve"> REF _Ref144114428 \n \h </w:instrText>
      </w:r>
      <w:r w:rsidR="00C5474B">
        <w:fldChar w:fldCharType="separate"/>
      </w:r>
      <w:del w:id="4871" w:author="Faqir, Sofia (Energy Security)" w:date="2023-11-12T19:47:00Z">
        <w:r w:rsidR="00E473FC">
          <w:delText>43.18</w:delText>
        </w:r>
      </w:del>
      <w:r w:rsidR="00C5474B">
        <w:fldChar w:fldCharType="end"/>
      </w:r>
      <w:r w:rsidRPr="00462199">
        <w:t xml:space="preserve">, </w:t>
      </w:r>
      <w:r w:rsidR="00C5474B">
        <w:fldChar w:fldCharType="begin"/>
      </w:r>
      <w:r w:rsidR="00C5474B">
        <w:instrText xml:space="preserve"> REF _Ref144114431 \n \h </w:instrText>
      </w:r>
      <w:r w:rsidR="00C5474B">
        <w:fldChar w:fldCharType="separate"/>
      </w:r>
      <w:del w:id="4872" w:author="Faqir, Sofia (Energy Security)" w:date="2023-11-12T19:47:00Z">
        <w:r w:rsidR="00E473FC">
          <w:delText>43.19</w:delText>
        </w:r>
      </w:del>
      <w:r w:rsidR="00C5474B">
        <w:fldChar w:fldCharType="end"/>
      </w:r>
      <w:r w:rsidRPr="00462199">
        <w:t xml:space="preserve"> and </w:t>
      </w:r>
      <w:r w:rsidRPr="00462199">
        <w:fldChar w:fldCharType="begin"/>
      </w:r>
      <w:r w:rsidRPr="00462199">
        <w:instrText xml:space="preserve">  REF _Ref144114440 \r \h \* MERGEFORMAT </w:instrText>
      </w:r>
      <w:r w:rsidRPr="00462199">
        <w:fldChar w:fldCharType="separate"/>
      </w:r>
      <w:del w:id="4873" w:author="Faqir, Sofia (Energy Security)" w:date="2023-11-12T19:47:00Z">
        <w:r w:rsidR="00E473FC" w:rsidRPr="00E473FC">
          <w:rPr>
            <w:color w:val="000000"/>
          </w:rPr>
          <w:delText>43.23</w:delText>
        </w:r>
      </w:del>
      <w:r w:rsidRPr="00462199">
        <w:fldChar w:fldCharType="end"/>
      </w:r>
      <w:r w:rsidRPr="00462199">
        <w:t xml:space="preserve"> and </w:t>
      </w:r>
      <w:r w:rsidR="007248B2" w:rsidRPr="007248B2">
        <w:t>Condition</w:t>
      </w:r>
      <w:r w:rsidRPr="00462199">
        <w:t xml:space="preserve"> </w:t>
      </w:r>
      <w:r w:rsidR="00C5474B">
        <w:fldChar w:fldCharType="begin"/>
      </w:r>
      <w:r w:rsidR="00C5474B">
        <w:instrText xml:space="preserve"> REF _Ref144114435 \n \h </w:instrText>
      </w:r>
      <w:r w:rsidR="00C5474B">
        <w:fldChar w:fldCharType="separate"/>
      </w:r>
      <w:del w:id="4874" w:author="Faqir, Sofia (Energy Security)" w:date="2023-11-12T19:47:00Z">
        <w:r w:rsidR="00E473FC">
          <w:delText>43.20</w:delText>
        </w:r>
      </w:del>
      <w:r w:rsidR="00C5474B">
        <w:fldChar w:fldCharType="end"/>
      </w:r>
      <w:r w:rsidRPr="00462199">
        <w:t xml:space="preserve">, </w:t>
      </w:r>
      <w:r w:rsidR="00C5474B">
        <w:fldChar w:fldCharType="begin"/>
      </w:r>
      <w:r w:rsidR="00C5474B">
        <w:instrText xml:space="preserve"> REF _Ref144114436 \n \h </w:instrText>
      </w:r>
      <w:r w:rsidR="00C5474B">
        <w:fldChar w:fldCharType="separate"/>
      </w:r>
      <w:del w:id="4875" w:author="Faqir, Sofia (Energy Security)" w:date="2023-11-12T19:47:00Z">
        <w:r w:rsidR="00E473FC">
          <w:delText>43.21</w:delText>
        </w:r>
      </w:del>
      <w:r w:rsidR="00C5474B">
        <w:fldChar w:fldCharType="end"/>
      </w:r>
      <w:r w:rsidRPr="00462199">
        <w:t xml:space="preserve"> or </w:t>
      </w:r>
      <w:r w:rsidR="00C5474B">
        <w:fldChar w:fldCharType="begin"/>
      </w:r>
      <w:r w:rsidR="00C5474B">
        <w:instrText xml:space="preserve"> REF _Ref144114439 \n \h </w:instrText>
      </w:r>
      <w:r w:rsidR="00C5474B">
        <w:fldChar w:fldCharType="separate"/>
      </w:r>
      <w:del w:id="4876" w:author="Faqir, Sofia (Energy Security)" w:date="2023-11-12T19:47:00Z">
        <w:r w:rsidR="00E473FC">
          <w:delText>43.22</w:delText>
        </w:r>
      </w:del>
      <w:r w:rsidR="00C5474B">
        <w:fldChar w:fldCharType="end"/>
      </w:r>
      <w:r w:rsidRPr="00462199">
        <w:t xml:space="preserve"> (as applicable).</w:t>
      </w:r>
      <w:bookmarkEnd w:id="4865"/>
    </w:p>
    <w:p w14:paraId="5DBC37AF" w14:textId="77777777" w:rsidR="00D179D6" w:rsidRPr="00462199" w:rsidRDefault="00D179D6" w:rsidP="005B3BB9">
      <w:pPr>
        <w:pStyle w:val="NormalBoldAshurst"/>
      </w:pPr>
      <w:r w:rsidRPr="00462199">
        <w:rPr>
          <w:i/>
        </w:rPr>
        <w:t>QCiL Capex Payment</w:t>
      </w:r>
    </w:p>
    <w:p w14:paraId="18B1166F" w14:textId="77777777" w:rsidR="00D179D6" w:rsidRPr="00462199" w:rsidRDefault="00D179D6" w:rsidP="001E4108">
      <w:pPr>
        <w:pStyle w:val="H2Ashurst"/>
      </w:pPr>
      <w:bookmarkStart w:id="4877" w:name="_Ref144114410"/>
      <w:r w:rsidRPr="00462199">
        <w:t>Any and all QCiL Capex Payments shall be effected, at the election of the LCHA Counterparty (after consultation with the Producer), as a lump sum payment, staged payments or daily payments which shall be payable:</w:t>
      </w:r>
      <w:bookmarkEnd w:id="4877"/>
    </w:p>
    <w:p w14:paraId="5CB65C57" w14:textId="77777777" w:rsidR="00D179D6" w:rsidRPr="00462199" w:rsidRDefault="00D179D6" w:rsidP="001E4108">
      <w:pPr>
        <w:pStyle w:val="H3Ashurst"/>
      </w:pPr>
      <w:bookmarkStart w:id="4878" w:name="_Ref144114411"/>
      <w:r w:rsidRPr="00462199">
        <w:t>by the LCHA Counterparty to the Producer if there are QCiL Net Capital Costs; or</w:t>
      </w:r>
      <w:bookmarkEnd w:id="4878"/>
    </w:p>
    <w:p w14:paraId="5B016266" w14:textId="77777777" w:rsidR="00D179D6" w:rsidRPr="00462199" w:rsidRDefault="00D179D6" w:rsidP="001E4108">
      <w:pPr>
        <w:pStyle w:val="H3Ashurst"/>
      </w:pPr>
      <w:bookmarkStart w:id="4879" w:name="_Ref144114412"/>
      <w:r w:rsidRPr="00462199">
        <w:t>by the Producer to the LCHA Counterparty where there are QCiL Net Capital Savings,</w:t>
      </w:r>
      <w:bookmarkEnd w:id="4879"/>
    </w:p>
    <w:p w14:paraId="5F28D95D" w14:textId="77777777" w:rsidR="00D179D6" w:rsidRPr="00462199" w:rsidRDefault="00D179D6" w:rsidP="005B3BB9">
      <w:pPr>
        <w:pStyle w:val="B12Ashurst"/>
      </w:pPr>
      <w:r w:rsidRPr="00462199">
        <w:t>irrespective of whether or not the relevant Qualifying Change in Law occurs, is implemented or becomes effective before, on or after the Start Date.</w:t>
      </w:r>
    </w:p>
    <w:p w14:paraId="3D27BDB8" w14:textId="3DC5CB20" w:rsidR="00D179D6" w:rsidRPr="00462199" w:rsidRDefault="00D179D6" w:rsidP="001E4108">
      <w:pPr>
        <w:pStyle w:val="H2Ashurst"/>
      </w:pPr>
      <w:bookmarkStart w:id="4880" w:name="_Ref144114413"/>
      <w:r w:rsidRPr="00462199">
        <w:t xml:space="preserve">For the purposes of </w:t>
      </w:r>
      <w:r w:rsidR="007248B2" w:rsidRPr="007248B2">
        <w:t>Condition</w:t>
      </w:r>
      <w:r w:rsidRPr="00462199">
        <w:t xml:space="preserve"> </w:t>
      </w:r>
      <w:r w:rsidR="002F51FE">
        <w:fldChar w:fldCharType="begin"/>
      </w:r>
      <w:r w:rsidR="002F51FE">
        <w:instrText xml:space="preserve"> REF _Ref144114410 \n \h </w:instrText>
      </w:r>
      <w:r w:rsidR="002F51FE">
        <w:fldChar w:fldCharType="separate"/>
      </w:r>
      <w:del w:id="4881" w:author="Faqir, Sofia (Energy Security)" w:date="2023-11-12T19:47:00Z">
        <w:r w:rsidR="00E473FC">
          <w:delText>43.9</w:delText>
        </w:r>
      </w:del>
      <w:r w:rsidR="002F51FE">
        <w:fldChar w:fldCharType="end"/>
      </w:r>
      <w:r w:rsidRPr="00462199">
        <w:t xml:space="preserve">, each QCiL Capex Payment shall, subject to </w:t>
      </w:r>
      <w:r w:rsidR="007248B2" w:rsidRPr="007248B2">
        <w:t>Condition</w:t>
      </w:r>
      <w:r w:rsidRPr="00462199">
        <w:t xml:space="preserve"> </w:t>
      </w:r>
      <w:r w:rsidR="002F51FE">
        <w:fldChar w:fldCharType="begin"/>
      </w:r>
      <w:r w:rsidR="002F51FE">
        <w:instrText xml:space="preserve"> REF _Ref144114425 \n \h </w:instrText>
      </w:r>
      <w:r w:rsidR="002F51FE">
        <w:fldChar w:fldCharType="separate"/>
      </w:r>
      <w:del w:id="4882" w:author="Faqir, Sofia (Energy Security)" w:date="2023-11-12T19:47:00Z">
        <w:r w:rsidR="00E473FC">
          <w:delText>43.17</w:delText>
        </w:r>
      </w:del>
      <w:r w:rsidR="002F51FE">
        <w:fldChar w:fldCharType="end"/>
      </w:r>
      <w:r w:rsidRPr="00462199">
        <w:t>, be an amount (</w:t>
      </w:r>
      <w:r w:rsidRPr="00462199">
        <w:rPr>
          <w:i/>
          <w:iCs/>
        </w:rPr>
        <w:t>expressed in</w:t>
      </w:r>
      <w:r w:rsidRPr="00462199">
        <w:t xml:space="preserve"> </w:t>
      </w:r>
      <w:r w:rsidRPr="00462199">
        <w:rPr>
          <w:i/>
          <w:iCs/>
        </w:rPr>
        <w:t>pounds (£)</w:t>
      </w:r>
      <w:r w:rsidRPr="00462199">
        <w:t>) calculated in accordance with:</w:t>
      </w:r>
      <w:bookmarkEnd w:id="4880"/>
    </w:p>
    <w:p w14:paraId="38A61C21" w14:textId="0B1CDBD0" w:rsidR="00D179D6" w:rsidRPr="00462199" w:rsidRDefault="007248B2" w:rsidP="001E4108">
      <w:pPr>
        <w:pStyle w:val="H3Ashurst"/>
      </w:pPr>
      <w:bookmarkStart w:id="4883" w:name="_Ref144114414"/>
      <w:r w:rsidRPr="007248B2">
        <w:t>Condition</w:t>
      </w:r>
      <w:r w:rsidR="00D179D6" w:rsidRPr="00462199">
        <w:t xml:space="preserve"> </w:t>
      </w:r>
      <w:r w:rsidR="002F51FE">
        <w:fldChar w:fldCharType="begin"/>
      </w:r>
      <w:r w:rsidR="002F51FE">
        <w:instrText xml:space="preserve"> REF _Ref144114417 \n \h </w:instrText>
      </w:r>
      <w:r w:rsidR="002F51FE">
        <w:fldChar w:fldCharType="separate"/>
      </w:r>
      <w:del w:id="4884" w:author="Faqir, Sofia (Energy Security)" w:date="2023-11-12T19:47:00Z">
        <w:r w:rsidR="00E473FC">
          <w:delText>43.11</w:delText>
        </w:r>
      </w:del>
      <w:r w:rsidR="002F51FE">
        <w:fldChar w:fldCharType="end"/>
      </w:r>
      <w:r w:rsidR="00D179D6" w:rsidRPr="00462199">
        <w:t xml:space="preserve"> or </w:t>
      </w:r>
      <w:r w:rsidR="002F51FE">
        <w:fldChar w:fldCharType="begin"/>
      </w:r>
      <w:r w:rsidR="002F51FE">
        <w:instrText xml:space="preserve"> REF _Ref144114418 \n \h </w:instrText>
      </w:r>
      <w:r w:rsidR="002F51FE">
        <w:fldChar w:fldCharType="separate"/>
      </w:r>
      <w:del w:id="4885" w:author="Faqir, Sofia (Energy Security)" w:date="2023-11-12T19:47:00Z">
        <w:r w:rsidR="00E473FC">
          <w:delText>43.12</w:delText>
        </w:r>
      </w:del>
      <w:r w:rsidR="002F51FE">
        <w:fldChar w:fldCharType="end"/>
      </w:r>
      <w:r w:rsidR="00D179D6" w:rsidRPr="00462199">
        <w:t xml:space="preserve"> (as applicable) if the QCiL Capex Payment is to be paid as a lump sum;</w:t>
      </w:r>
      <w:bookmarkEnd w:id="4883"/>
    </w:p>
    <w:p w14:paraId="5791E11F" w14:textId="6D296412" w:rsidR="00D179D6" w:rsidRPr="00462199" w:rsidRDefault="007248B2" w:rsidP="001E4108">
      <w:pPr>
        <w:pStyle w:val="H3Ashurst"/>
      </w:pPr>
      <w:bookmarkStart w:id="4886" w:name="_Ref144114415"/>
      <w:r w:rsidRPr="007248B2">
        <w:t>Condition</w:t>
      </w:r>
      <w:r w:rsidR="00D179D6" w:rsidRPr="00462199">
        <w:t xml:space="preserve"> </w:t>
      </w:r>
      <w:r w:rsidR="002F51FE">
        <w:fldChar w:fldCharType="begin"/>
      </w:r>
      <w:r w:rsidR="002F51FE">
        <w:instrText xml:space="preserve"> REF _Ref144114419 \n \h </w:instrText>
      </w:r>
      <w:r w:rsidR="002F51FE">
        <w:fldChar w:fldCharType="separate"/>
      </w:r>
      <w:del w:id="4887" w:author="Faqir, Sofia (Energy Security)" w:date="2023-11-12T19:47:00Z">
        <w:r w:rsidR="00E473FC">
          <w:delText>43.13</w:delText>
        </w:r>
      </w:del>
      <w:r w:rsidR="002F51FE">
        <w:fldChar w:fldCharType="end"/>
      </w:r>
      <w:r w:rsidR="00D179D6" w:rsidRPr="00462199">
        <w:t xml:space="preserve"> if the QCiL Capex Payment is to be paid by means of staged payments; or</w:t>
      </w:r>
      <w:bookmarkEnd w:id="4886"/>
    </w:p>
    <w:p w14:paraId="127658E0" w14:textId="227A5158" w:rsidR="00D179D6" w:rsidRPr="00462199" w:rsidRDefault="007248B2" w:rsidP="001E4108">
      <w:pPr>
        <w:pStyle w:val="H3Ashurst"/>
      </w:pPr>
      <w:bookmarkStart w:id="4888" w:name="_Ref144114416"/>
      <w:r w:rsidRPr="007248B2">
        <w:t>Condition</w:t>
      </w:r>
      <w:r w:rsidR="00D179D6" w:rsidRPr="00462199">
        <w:t xml:space="preserve"> </w:t>
      </w:r>
      <w:r w:rsidR="002F51FE">
        <w:fldChar w:fldCharType="begin"/>
      </w:r>
      <w:r w:rsidR="002F51FE">
        <w:instrText xml:space="preserve"> REF _Ref144114422 \n \h </w:instrText>
      </w:r>
      <w:r w:rsidR="002F51FE">
        <w:fldChar w:fldCharType="separate"/>
      </w:r>
      <w:del w:id="4889" w:author="Faqir, Sofia (Energy Security)" w:date="2023-11-12T19:47:00Z">
        <w:r w:rsidR="00E473FC">
          <w:delText>43.14</w:delText>
        </w:r>
      </w:del>
      <w:r w:rsidR="002F51FE">
        <w:fldChar w:fldCharType="end"/>
      </w:r>
      <w:r w:rsidR="00D179D6" w:rsidRPr="00462199">
        <w:t xml:space="preserve"> or </w:t>
      </w:r>
      <w:r w:rsidR="002F51FE">
        <w:fldChar w:fldCharType="begin"/>
      </w:r>
      <w:r w:rsidR="002F51FE">
        <w:instrText xml:space="preserve"> REF _Ref144114423 \n \h </w:instrText>
      </w:r>
      <w:r w:rsidR="002F51FE">
        <w:fldChar w:fldCharType="separate"/>
      </w:r>
      <w:del w:id="4890" w:author="Faqir, Sofia (Energy Security)" w:date="2023-11-12T19:47:00Z">
        <w:r w:rsidR="00E473FC">
          <w:delText>43.15</w:delText>
        </w:r>
      </w:del>
      <w:r w:rsidR="002F51FE">
        <w:fldChar w:fldCharType="end"/>
      </w:r>
      <w:r w:rsidR="00D179D6" w:rsidRPr="00462199">
        <w:t xml:space="preserve"> (as applicable) if the QCiL Capex Payment is to be paid by means of daily payments.</w:t>
      </w:r>
      <w:bookmarkEnd w:id="4888"/>
    </w:p>
    <w:p w14:paraId="613C5174" w14:textId="498F66B3" w:rsidR="00D179D6" w:rsidRPr="00462199" w:rsidRDefault="00D179D6" w:rsidP="001E4108">
      <w:pPr>
        <w:pStyle w:val="H2Ashurst"/>
      </w:pPr>
      <w:bookmarkStart w:id="4891" w:name="_Ref144114417"/>
      <w:r w:rsidRPr="00462199">
        <w:t>If: (i) the QCiL Net Capital Costs or the QCiL Net Capital Savings are first incurred, made or realised (or reasonably expected to be first incurred, made or realised) on or prior to the twelfth (12</w:t>
      </w:r>
      <w:r w:rsidRPr="00462199">
        <w:rPr>
          <w:vertAlign w:val="superscript"/>
        </w:rPr>
        <w:t>th</w:t>
      </w:r>
      <w:r w:rsidRPr="00462199">
        <w:t xml:space="preserve">) anniversary of the Start Date; and (ii) </w:t>
      </w:r>
      <w:r w:rsidR="007248B2" w:rsidRPr="007248B2">
        <w:t>Condition</w:t>
      </w:r>
      <w:r w:rsidRPr="00462199">
        <w:t xml:space="preserve"> </w:t>
      </w:r>
      <w:r w:rsidRPr="00462199">
        <w:fldChar w:fldCharType="begin"/>
      </w:r>
      <w:r w:rsidRPr="00462199">
        <w:instrText xml:space="preserve">  REF _Ref144114414 \r \h \* MERGEFORMAT </w:instrText>
      </w:r>
      <w:r w:rsidRPr="00462199">
        <w:fldChar w:fldCharType="separate"/>
      </w:r>
      <w:del w:id="4892" w:author="Faqir, Sofia (Energy Security)" w:date="2023-11-12T19:47:00Z">
        <w:r w:rsidR="00E473FC" w:rsidRPr="00E473FC">
          <w:rPr>
            <w:color w:val="000000"/>
          </w:rPr>
          <w:delText>43.10(A)</w:delText>
        </w:r>
      </w:del>
      <w:r w:rsidRPr="00462199">
        <w:fldChar w:fldCharType="end"/>
      </w:r>
      <w:r w:rsidRPr="00462199">
        <w:t xml:space="preserve"> applies, the QCiL Capex Payment shall be calculated as follows:</w:t>
      </w:r>
      <w:bookmarkEnd w:id="4891"/>
    </w:p>
    <w:p w14:paraId="620DC54D" w14:textId="77777777" w:rsidR="00D179D6" w:rsidRPr="00462199" w:rsidRDefault="00D179D6" w:rsidP="001E4108">
      <w:pPr>
        <w:pStyle w:val="NormalAshurst"/>
      </w:pPr>
      <m:oMathPara>
        <m:oMathParaPr>
          <m:jc m:val="center"/>
        </m:oMathParaPr>
        <m:oMath>
          <m:r>
            <w:rPr>
              <w:rFonts w:ascii="Cambria Math" w:hAnsi="Cambria Math"/>
            </w:rPr>
            <m:t>QCiL</m:t>
          </m:r>
          <m:r>
            <m:rPr>
              <m:sty m:val="p"/>
            </m:rPr>
            <w:rPr>
              <w:rFonts w:ascii="Cambria Math" w:hAnsi="Cambria Math"/>
            </w:rPr>
            <m:t xml:space="preserve"> </m:t>
          </m:r>
          <m:r>
            <w:rPr>
              <w:rFonts w:ascii="Cambria Math" w:hAnsi="Cambria Math"/>
            </w:rPr>
            <m:t>Capex</m:t>
          </m:r>
          <m:r>
            <m:rPr>
              <m:sty m:val="p"/>
            </m:rPr>
            <w:rPr>
              <w:rFonts w:ascii="Cambria Math" w:hAnsi="Cambria Math"/>
            </w:rPr>
            <m:t xml:space="preserve"> </m:t>
          </m:r>
          <m:r>
            <w:rPr>
              <w:rFonts w:ascii="Cambria Math" w:hAnsi="Cambria Math"/>
            </w:rPr>
            <m:t>Payment</m:t>
          </m:r>
          <m:r>
            <m:rPr>
              <m:nor/>
            </m:rPr>
            <m:t>=</m:t>
          </m:r>
          <m:nary>
            <m:naryPr>
              <m:chr m:val="∑"/>
              <m:limLoc m:val="undOvr"/>
              <m:ctrlPr>
                <w:rPr>
                  <w:rFonts w:ascii="Cambria Math" w:hAnsi="Cambria Math" w:cs="Arial"/>
                </w:rPr>
              </m:ctrlPr>
            </m:naryPr>
            <m:sub>
              <m:r>
                <w:rPr>
                  <w:rFonts w:ascii="Cambria Math" w:hAnsi="Cambria Math"/>
                </w:rPr>
                <m:t>i</m:t>
              </m:r>
              <m:r>
                <m:rPr>
                  <m:sty m:val="p"/>
                </m:rPr>
                <w:rPr>
                  <w:rFonts w:ascii="Cambria Math" w:hAnsi="Cambria Math"/>
                </w:rPr>
                <m:t>=1</m:t>
              </m:r>
            </m:sub>
            <m:sup>
              <m:r>
                <w:rPr>
                  <w:rFonts w:ascii="Cambria Math" w:hAnsi="Cambria Math"/>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m:t>
                  </m:r>
                  <m:r>
                    <m:rPr>
                      <m:nor/>
                    </m:rPr>
                    <m:t xml:space="preserve">- </m:t>
                  </m:r>
                  <m:sSub>
                    <m:sSubPr>
                      <m:ctrlPr>
                        <w:rPr>
                          <w:rFonts w:ascii="Cambria Math" w:hAnsi="Cambria Math" w:cs="Arial"/>
                        </w:rPr>
                      </m:ctrlPr>
                    </m:sSubPr>
                    <m:e>
                      <m:r>
                        <w:rPr>
                          <w:rFonts w:ascii="Cambria Math" w:hAnsi="Cambria Math"/>
                        </w:rPr>
                        <m:t>S</m:t>
                      </m:r>
                    </m:e>
                    <m:sub>
                      <m:r>
                        <w:rPr>
                          <w:rFonts w:ascii="Cambria Math" w:hAnsi="Cambria Math"/>
                        </w:rPr>
                        <m:t>i</m:t>
                      </m:r>
                    </m:sub>
                  </m:sSub>
                </m:num>
                <m:den>
                  <m:sSup>
                    <m:sSupPr>
                      <m:ctrlPr>
                        <w:rPr>
                          <w:rFonts w:ascii="Cambria Math" w:hAnsi="Cambria Math"/>
                          <w:vertAlign w:val="superscript"/>
                        </w:rPr>
                      </m:ctrlPr>
                    </m:sSupPr>
                    <m:e>
                      <m:d>
                        <m:dPr>
                          <m:ctrlPr>
                            <w:rPr>
                              <w:rFonts w:ascii="Cambria Math" w:hAnsi="Cambria Math" w:cs="Arial"/>
                            </w:rPr>
                          </m:ctrlPr>
                        </m:dPr>
                        <m:e>
                          <m:r>
                            <m:rPr>
                              <m:sty m:val="p"/>
                            </m:rPr>
                            <w:rPr>
                              <w:rFonts w:ascii="Cambria Math" w:hAnsi="Cambria Math"/>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m:rPr>
                          <m:sty m:val="p"/>
                        </m:rPr>
                        <w:rPr>
                          <w:rFonts w:ascii="Cambria Math" w:eastAsia="Microsoft JhengHei" w:hAnsi="Cambria Math"/>
                        </w:rPr>
                        <m:t>-1</m:t>
                      </m:r>
                    </m:sup>
                  </m:sSup>
                </m:den>
              </m:f>
            </m:e>
          </m:nary>
        </m:oMath>
      </m:oMathPara>
    </w:p>
    <w:p w14:paraId="455705F8" w14:textId="1D63B0AE" w:rsidR="00D179D6" w:rsidRPr="00462199" w:rsidRDefault="00D179D6" w:rsidP="001E4108">
      <w:pPr>
        <w:pStyle w:val="H2Ashurst"/>
      </w:pPr>
      <w:bookmarkStart w:id="4893" w:name="_Ref144114418"/>
      <w:r w:rsidRPr="00462199">
        <w:t>If: (i) the QCiL Net Capital Costs or the QCiL Net Capital Savings are first incurred, made or realised (or reasonably expected to be first incurred, made or realised) after the twelfth (12</w:t>
      </w:r>
      <w:r w:rsidRPr="00462199">
        <w:rPr>
          <w:vertAlign w:val="superscript"/>
        </w:rPr>
        <w:t>th</w:t>
      </w:r>
      <w:r w:rsidRPr="00462199">
        <w:t xml:space="preserve">) anniversary of the Start Date; and (ii) </w:t>
      </w:r>
      <w:r w:rsidR="007248B2" w:rsidRPr="007248B2">
        <w:t>Condition</w:t>
      </w:r>
      <w:r w:rsidRPr="00462199">
        <w:t xml:space="preserve"> </w:t>
      </w:r>
      <w:r w:rsidRPr="00462199">
        <w:fldChar w:fldCharType="begin"/>
      </w:r>
      <w:r w:rsidRPr="00462199">
        <w:instrText xml:space="preserve">  REF _Ref144114414 \r \h \* MERGEFORMAT </w:instrText>
      </w:r>
      <w:r w:rsidRPr="00462199">
        <w:fldChar w:fldCharType="separate"/>
      </w:r>
      <w:del w:id="4894" w:author="Faqir, Sofia (Energy Security)" w:date="2023-11-12T19:47:00Z">
        <w:r w:rsidR="00E473FC" w:rsidRPr="00E473FC">
          <w:rPr>
            <w:color w:val="000000"/>
          </w:rPr>
          <w:delText>43.10(A)</w:delText>
        </w:r>
      </w:del>
      <w:r w:rsidRPr="00462199">
        <w:fldChar w:fldCharType="end"/>
      </w:r>
      <w:r w:rsidRPr="00462199">
        <w:t xml:space="preserve"> applies, the QCiL Capex Payment shall be calculated as follows:</w:t>
      </w:r>
      <w:bookmarkEnd w:id="4893"/>
    </w:p>
    <w:p w14:paraId="368CE39F" w14:textId="3654238E" w:rsidR="00D179D6" w:rsidRPr="00462199" w:rsidRDefault="00D179D6" w:rsidP="001E4108">
      <w:pPr>
        <w:pStyle w:val="NormalAshurst"/>
      </w:pPr>
      <m:oMathPara>
        <m:oMathParaPr>
          <m:jc m:val="center"/>
        </m:oMathParaPr>
        <m:oMath>
          <m:r>
            <w:rPr>
              <w:rFonts w:ascii="Cambria Math" w:hAnsi="Cambria Math"/>
            </w:rPr>
            <m:t>QCiL</m:t>
          </m:r>
          <m:r>
            <m:rPr>
              <m:sty m:val="p"/>
            </m:rPr>
            <w:rPr>
              <w:rFonts w:ascii="Cambria Math" w:hAnsi="Cambria Math"/>
            </w:rPr>
            <m:t xml:space="preserve"> </m:t>
          </m:r>
          <m:r>
            <w:rPr>
              <w:rFonts w:ascii="Cambria Math" w:hAnsi="Cambria Math"/>
            </w:rPr>
            <m:t>Capex</m:t>
          </m:r>
          <m:r>
            <m:rPr>
              <m:sty m:val="p"/>
            </m:rPr>
            <w:rPr>
              <w:rFonts w:ascii="Cambria Math" w:hAnsi="Cambria Math"/>
            </w:rPr>
            <m:t xml:space="preserve"> </m:t>
          </m:r>
          <m:r>
            <w:rPr>
              <w:rFonts w:ascii="Cambria Math" w:hAnsi="Cambria Math"/>
            </w:rPr>
            <m:t>Payment</m:t>
          </m:r>
          <m:r>
            <m:rPr>
              <m:sty m:val="p"/>
            </m:rPr>
            <w:rPr>
              <w:rFonts w:ascii="Cambria Math" w:hAnsi="Cambria Math"/>
            </w:rPr>
            <m:t>=</m:t>
          </m:r>
          <m:f>
            <m:fPr>
              <m:ctrlPr>
                <w:rPr>
                  <w:rFonts w:ascii="Cambria Math" w:hAnsi="Cambria Math" w:cs="Arial"/>
                </w:rPr>
              </m:ctrlPr>
            </m:fPr>
            <m:num>
              <m:r>
                <w:rPr>
                  <w:rFonts w:ascii="Cambria Math" w:hAnsi="Cambria Math"/>
                </w:rPr>
                <m:t>(L</m:t>
              </m:r>
              <m:r>
                <m:rPr>
                  <m:sty m:val="p"/>
                </m:rPr>
                <w:rPr>
                  <w:rFonts w:ascii="Cambria Math" w:hAnsi="Cambria Math"/>
                </w:rPr>
                <m:t>-</m:t>
              </m:r>
              <m:r>
                <w:rPr>
                  <w:rFonts w:ascii="Cambria Math" w:hAnsi="Cambria Math"/>
                </w:rPr>
                <m:t>X)</m:t>
              </m:r>
            </m:num>
            <m:den>
              <m:r>
                <w:rPr>
                  <w:rFonts w:ascii="Cambria Math" w:hAnsi="Cambria Math"/>
                </w:rPr>
                <m:t>(L</m:t>
              </m:r>
              <m:r>
                <m:rPr>
                  <m:sty m:val="p"/>
                </m:rPr>
                <w:rPr>
                  <w:rFonts w:ascii="Cambria Math" w:hAnsi="Cambria Math"/>
                </w:rPr>
                <m:t>-</m:t>
              </m:r>
              <m:r>
                <w:rPr>
                  <w:rFonts w:ascii="Cambria Math" w:hAnsi="Cambria Math"/>
                </w:rPr>
                <m:t>N)</m:t>
              </m:r>
            </m:den>
          </m:f>
          <m:r>
            <m:rPr>
              <m:sty m:val="p"/>
            </m:rPr>
            <w:rPr>
              <w:rFonts w:ascii="Cambria Math" w:hAnsi="Cambria Math"/>
            </w:rPr>
            <m:t>*</m:t>
          </m:r>
          <m:nary>
            <m:naryPr>
              <m:chr m:val="∑"/>
              <m:limLoc m:val="undOvr"/>
              <m:ctrlPr>
                <w:rPr>
                  <w:rFonts w:ascii="Cambria Math" w:hAnsi="Cambria Math" w:cs="Arial"/>
                </w:rPr>
              </m:ctrlPr>
            </m:naryPr>
            <m:sub>
              <m:r>
                <w:rPr>
                  <w:rFonts w:ascii="Cambria Math" w:hAnsi="Cambria Math"/>
                </w:rPr>
                <m:t>i</m:t>
              </m:r>
              <m:r>
                <m:rPr>
                  <m:sty m:val="p"/>
                </m:rPr>
                <w:rPr>
                  <w:rFonts w:ascii="Cambria Math" w:hAnsi="Cambria Math"/>
                </w:rPr>
                <m:t>=1</m:t>
              </m:r>
            </m:sub>
            <m:sup>
              <m:r>
                <w:rPr>
                  <w:rFonts w:ascii="Cambria Math" w:hAnsi="Cambria Math"/>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cs="Arial"/>
                        </w:rPr>
                      </m:ctrlPr>
                    </m:sSubPr>
                    <m:e>
                      <m:r>
                        <w:rPr>
                          <w:rFonts w:ascii="Cambria Math" w:hAnsi="Cambria Math"/>
                        </w:rPr>
                        <m:t>S</m:t>
                      </m:r>
                    </m:e>
                    <m:sub>
                      <m:r>
                        <w:rPr>
                          <w:rFonts w:ascii="Cambria Math" w:hAnsi="Cambria Math"/>
                        </w:rPr>
                        <m:t>i</m:t>
                      </m:r>
                    </m:sub>
                  </m:sSub>
                </m:num>
                <m:den>
                  <m:sSup>
                    <m:sSupPr>
                      <m:ctrlPr>
                        <w:rPr>
                          <w:rFonts w:ascii="Cambria Math" w:hAnsi="Cambria Math"/>
                          <w:vertAlign w:val="superscript"/>
                        </w:rPr>
                      </m:ctrlPr>
                    </m:sSupPr>
                    <m:e>
                      <m:d>
                        <m:dPr>
                          <m:ctrlPr>
                            <w:rPr>
                              <w:rFonts w:ascii="Cambria Math" w:hAnsi="Cambria Math" w:cs="Arial"/>
                            </w:rPr>
                          </m:ctrlPr>
                        </m:dPr>
                        <m:e>
                          <m:r>
                            <m:rPr>
                              <m:sty m:val="p"/>
                            </m:rPr>
                            <w:rPr>
                              <w:rFonts w:ascii="Cambria Math" w:hAnsi="Cambria Math"/>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m:rPr>
                          <m:sty m:val="p"/>
                        </m:rPr>
                        <w:rPr>
                          <w:rFonts w:ascii="Cambria Math" w:eastAsia="Microsoft JhengHei" w:hAnsi="Cambria Math"/>
                        </w:rPr>
                        <m:t>-1</m:t>
                      </m:r>
                    </m:sup>
                  </m:sSup>
                </m:den>
              </m:f>
            </m:e>
          </m:nary>
        </m:oMath>
      </m:oMathPara>
    </w:p>
    <w:p w14:paraId="56050D26" w14:textId="147DB9E9" w:rsidR="00D179D6" w:rsidRPr="00462199" w:rsidRDefault="00D179D6" w:rsidP="001E4108">
      <w:pPr>
        <w:pStyle w:val="H2Ashurst"/>
      </w:pPr>
      <w:bookmarkStart w:id="4895" w:name="_Ref144114419"/>
      <w:r w:rsidRPr="00462199">
        <w:t xml:space="preserve">If </w:t>
      </w:r>
      <w:r w:rsidR="007248B2" w:rsidRPr="007248B2">
        <w:t>Condition</w:t>
      </w:r>
      <w:r w:rsidRPr="00462199">
        <w:t xml:space="preserve"> </w:t>
      </w:r>
      <w:r w:rsidRPr="00462199">
        <w:fldChar w:fldCharType="begin"/>
      </w:r>
      <w:r w:rsidRPr="00462199">
        <w:instrText xml:space="preserve">  REF _Ref144114415 \r \h \* MERGEFORMAT </w:instrText>
      </w:r>
      <w:r w:rsidRPr="00462199">
        <w:fldChar w:fldCharType="separate"/>
      </w:r>
      <w:del w:id="4896" w:author="Faqir, Sofia (Energy Security)" w:date="2023-11-12T19:47:00Z">
        <w:r w:rsidR="00E473FC" w:rsidRPr="00E473FC">
          <w:rPr>
            <w:color w:val="000000"/>
          </w:rPr>
          <w:delText>43.10(B)</w:delText>
        </w:r>
      </w:del>
      <w:r w:rsidRPr="00462199">
        <w:fldChar w:fldCharType="end"/>
      </w:r>
      <w:r w:rsidRPr="00462199">
        <w:t xml:space="preserve"> applies:</w:t>
      </w:r>
      <w:bookmarkEnd w:id="4895"/>
    </w:p>
    <w:p w14:paraId="1AD64219" w14:textId="3A7B7154" w:rsidR="00D179D6" w:rsidRPr="00462199" w:rsidRDefault="00D179D6" w:rsidP="001E4108">
      <w:pPr>
        <w:pStyle w:val="H3Ashurst"/>
      </w:pPr>
      <w:bookmarkStart w:id="4897" w:name="_Ref144114420"/>
      <w:r w:rsidRPr="00462199">
        <w:lastRenderedPageBreak/>
        <w:t xml:space="preserve">the QCiL Capex Payment shall be effected on the basis that such QCiL Compensation shall be equivalent to the amount that the Producer would have received had the QCiL Capex Payment been effected as a lump sum payment in accordance with </w:t>
      </w:r>
      <w:r w:rsidR="007248B2" w:rsidRPr="007248B2">
        <w:t>Condition</w:t>
      </w:r>
      <w:r w:rsidRPr="00462199">
        <w:t> </w:t>
      </w:r>
      <w:r w:rsidR="008D0A61">
        <w:fldChar w:fldCharType="begin"/>
      </w:r>
      <w:r w:rsidR="008D0A61">
        <w:instrText xml:space="preserve"> REF _Ref144114417 \n \h </w:instrText>
      </w:r>
      <w:r w:rsidR="008D0A61">
        <w:fldChar w:fldCharType="separate"/>
      </w:r>
      <w:del w:id="4898" w:author="Faqir, Sofia (Energy Security)" w:date="2023-11-12T19:47:00Z">
        <w:r w:rsidR="00E473FC">
          <w:delText>43.11</w:delText>
        </w:r>
      </w:del>
      <w:r w:rsidR="008D0A61">
        <w:fldChar w:fldCharType="end"/>
      </w:r>
      <w:r w:rsidRPr="00462199">
        <w:t xml:space="preserve"> or </w:t>
      </w:r>
      <w:r w:rsidR="008D0A61">
        <w:fldChar w:fldCharType="begin"/>
      </w:r>
      <w:r w:rsidR="008D0A61">
        <w:instrText xml:space="preserve"> REF _Ref144114418 \n \h </w:instrText>
      </w:r>
      <w:r w:rsidR="008D0A61">
        <w:fldChar w:fldCharType="separate"/>
      </w:r>
      <w:del w:id="4899" w:author="Faqir, Sofia (Energy Security)" w:date="2023-11-12T19:47:00Z">
        <w:r w:rsidR="00E473FC">
          <w:delText>43.12</w:delText>
        </w:r>
      </w:del>
      <w:r w:rsidR="008D0A61">
        <w:fldChar w:fldCharType="end"/>
      </w:r>
      <w:r w:rsidRPr="00462199">
        <w:t xml:space="preserve">, (as applicable) or as daily payments in accordance with </w:t>
      </w:r>
      <w:r w:rsidR="007248B2" w:rsidRPr="007248B2">
        <w:t>Condition</w:t>
      </w:r>
      <w:r w:rsidRPr="00462199">
        <w:t xml:space="preserve"> </w:t>
      </w:r>
      <w:r w:rsidR="008D0A61">
        <w:fldChar w:fldCharType="begin"/>
      </w:r>
      <w:r w:rsidR="008D0A61">
        <w:instrText xml:space="preserve"> REF _Ref144114422 \n \h </w:instrText>
      </w:r>
      <w:r w:rsidR="008D0A61">
        <w:fldChar w:fldCharType="separate"/>
      </w:r>
      <w:del w:id="4900" w:author="Faqir, Sofia (Energy Security)" w:date="2023-11-12T19:47:00Z">
        <w:r w:rsidR="00E473FC">
          <w:delText>43.14</w:delText>
        </w:r>
      </w:del>
      <w:r w:rsidR="008D0A61">
        <w:fldChar w:fldCharType="end"/>
      </w:r>
      <w:r w:rsidRPr="00462199">
        <w:t xml:space="preserve"> or </w:t>
      </w:r>
      <w:r w:rsidR="008D0A61">
        <w:fldChar w:fldCharType="begin"/>
      </w:r>
      <w:r w:rsidR="008D0A61">
        <w:instrText xml:space="preserve"> REF _Ref144114423 \n \h </w:instrText>
      </w:r>
      <w:r w:rsidR="008D0A61">
        <w:fldChar w:fldCharType="separate"/>
      </w:r>
      <w:del w:id="4901" w:author="Faqir, Sofia (Energy Security)" w:date="2023-11-12T19:47:00Z">
        <w:r w:rsidR="00E473FC">
          <w:delText>43.15</w:delText>
        </w:r>
      </w:del>
      <w:r w:rsidR="008D0A61">
        <w:fldChar w:fldCharType="end"/>
      </w:r>
      <w:r w:rsidRPr="00462199">
        <w:t xml:space="preserve"> (as applicable); and</w:t>
      </w:r>
      <w:bookmarkEnd w:id="4897"/>
    </w:p>
    <w:p w14:paraId="28B28403" w14:textId="77777777" w:rsidR="00D179D6" w:rsidRPr="00462199" w:rsidRDefault="00D179D6" w:rsidP="001E4108">
      <w:pPr>
        <w:pStyle w:val="H3Ashurst"/>
      </w:pPr>
      <w:bookmarkStart w:id="4902" w:name="_Ref144114421"/>
      <w:r w:rsidRPr="00462199">
        <w:t>the LCHA Counterparty may (after consultation with the Producer) determine the frequency of such payments provided that the final staged payment shall be made by the earlier of: (i) the date that is five (5) years from the QCiL Effective Date; and (ii) the Specified Expiry Date.</w:t>
      </w:r>
      <w:bookmarkEnd w:id="4902"/>
    </w:p>
    <w:p w14:paraId="637F3324" w14:textId="2CB772CB" w:rsidR="00D179D6" w:rsidRPr="00462199" w:rsidRDefault="00D179D6" w:rsidP="001E4108">
      <w:pPr>
        <w:pStyle w:val="H2Ashurst"/>
      </w:pPr>
      <w:bookmarkStart w:id="4903" w:name="_Ref144114422"/>
      <w:r w:rsidRPr="00462199">
        <w:t>If: (i) the QCiL Net Capital Costs or the QCiL Net Capital Savings are first incurred, made or realised (or reasonably expected to be first incurred, made or realised) on or prior to the twelfth (12</w:t>
      </w:r>
      <w:r w:rsidRPr="00462199">
        <w:rPr>
          <w:vertAlign w:val="superscript"/>
        </w:rPr>
        <w:t>th</w:t>
      </w:r>
      <w:r w:rsidRPr="00462199">
        <w:t xml:space="preserve">) anniversary of the Start Date; and (ii) </w:t>
      </w:r>
      <w:r w:rsidR="007248B2" w:rsidRPr="007248B2">
        <w:t>Condition</w:t>
      </w:r>
      <w:r w:rsidRPr="00462199">
        <w:t xml:space="preserve"> </w:t>
      </w:r>
      <w:r w:rsidRPr="00462199">
        <w:fldChar w:fldCharType="begin"/>
      </w:r>
      <w:r w:rsidRPr="00462199">
        <w:instrText xml:space="preserve">  REF _Ref144114416 \r \h \* MERGEFORMAT </w:instrText>
      </w:r>
      <w:r w:rsidRPr="00462199">
        <w:fldChar w:fldCharType="separate"/>
      </w:r>
      <w:del w:id="4904" w:author="Faqir, Sofia (Energy Security)" w:date="2023-11-12T19:47:00Z">
        <w:r w:rsidR="00E473FC" w:rsidRPr="00E473FC">
          <w:rPr>
            <w:color w:val="000000"/>
          </w:rPr>
          <w:delText>43.10(C)</w:delText>
        </w:r>
      </w:del>
      <w:r w:rsidRPr="00462199">
        <w:fldChar w:fldCharType="end"/>
      </w:r>
      <w:r w:rsidRPr="00462199">
        <w:t xml:space="preserve"> applies, the QCiL Capex Payment in respect of each Billing Period shall be calculated </w:t>
      </w:r>
      <w:commentRangeStart w:id="4905"/>
      <w:r w:rsidRPr="00462199">
        <w:t>as follows:</w:t>
      </w:r>
      <w:bookmarkEnd w:id="4903"/>
      <w:commentRangeEnd w:id="4905"/>
      <w:r w:rsidR="001D18F5" w:rsidRPr="00462199">
        <w:rPr>
          <w:rStyle w:val="CommentReference"/>
          <w:rFonts w:ascii="Arial" w:hAnsi="Arial"/>
          <w:sz w:val="20"/>
          <w:szCs w:val="20"/>
        </w:rPr>
        <w:commentReference w:id="4905"/>
      </w:r>
    </w:p>
    <w:p w14:paraId="21D9D3EE" w14:textId="56A63C7F" w:rsidR="00D179D6" w:rsidRPr="00462199" w:rsidRDefault="00D179D6" w:rsidP="001E4108">
      <w:pPr>
        <w:pStyle w:val="NormalAshurst"/>
        <w:rPr>
          <w:lang w:val="pt-BR"/>
        </w:rPr>
      </w:pPr>
      <m:oMathPara>
        <m:oMath>
          <m:r>
            <w:rPr>
              <w:rFonts w:ascii="Cambria Math" w:hAnsi="Cambria Math"/>
            </w:rPr>
            <m:t>QCiL</m:t>
          </m:r>
          <m:r>
            <m:rPr>
              <m:sty m:val="p"/>
            </m:rPr>
            <w:rPr>
              <w:rFonts w:ascii="Cambria Math" w:hAnsi="Cambria Math"/>
              <w:lang w:val="pt-BR"/>
            </w:rPr>
            <m:t xml:space="preserve"> </m:t>
          </m:r>
          <m:r>
            <w:rPr>
              <w:rFonts w:ascii="Cambria Math" w:hAnsi="Cambria Math"/>
            </w:rPr>
            <m:t>Capex</m:t>
          </m:r>
          <m:r>
            <m:rPr>
              <m:sty m:val="p"/>
            </m:rPr>
            <w:rPr>
              <w:rFonts w:ascii="Cambria Math" w:hAnsi="Cambria Math"/>
              <w:lang w:val="pt-BR"/>
            </w:rPr>
            <m:t xml:space="preserve"> </m:t>
          </m:r>
          <m:r>
            <w:rPr>
              <w:rFonts w:ascii="Cambria Math" w:hAnsi="Cambria Math"/>
            </w:rPr>
            <m:t>Payment</m:t>
          </m:r>
          <m:r>
            <m:rPr>
              <m:nor/>
            </m:rPr>
            <w:rPr>
              <w:iCs/>
              <w:lang w:val="pt-BR"/>
            </w:rPr>
            <m:t xml:space="preserve"> =</m:t>
          </m:r>
          <m:nary>
            <m:naryPr>
              <m:chr m:val="∑"/>
              <m:limLoc m:val="undOvr"/>
              <m:ctrlPr>
                <w:rPr>
                  <w:rFonts w:ascii="Cambria Math" w:hAnsi="Cambria Math" w:cs="Arial"/>
                </w:rPr>
              </m:ctrlPr>
            </m:naryPr>
            <m:sub>
              <m:r>
                <w:rPr>
                  <w:rFonts w:ascii="Cambria Math" w:hAnsi="Cambria Math"/>
                  <w:lang w:val="pt-BR"/>
                </w:rPr>
                <m:t>i=1</m:t>
              </m:r>
            </m:sub>
            <m:sup>
              <m:r>
                <w:rPr>
                  <w:rFonts w:ascii="Cambria Math" w:hAnsi="Cambria Math"/>
                  <w:lang w:val="pt-BR"/>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C</m:t>
                      </m:r>
                    </m:e>
                    <m:sub>
                      <m:r>
                        <w:rPr>
                          <w:rFonts w:ascii="Cambria Math" w:hAnsi="Cambria Math"/>
                          <w:lang w:val="pt-BR"/>
                        </w:rPr>
                        <m:t xml:space="preserve">i </m:t>
                      </m:r>
                    </m:sub>
                  </m:sSub>
                  <m:r>
                    <w:rPr>
                      <w:rFonts w:ascii="Cambria Math" w:hAnsi="Cambria Math"/>
                      <w:lang w:val="pt-BR"/>
                    </w:rPr>
                    <m:t xml:space="preserve">- </m:t>
                  </m:r>
                  <m:sSub>
                    <m:sSubPr>
                      <m:ctrlPr>
                        <w:rPr>
                          <w:rFonts w:ascii="Cambria Math" w:hAnsi="Cambria Math" w:cs="Arial"/>
                        </w:rPr>
                      </m:ctrlPr>
                    </m:sSubPr>
                    <m:e>
                      <m:r>
                        <w:rPr>
                          <w:rFonts w:ascii="Cambria Math" w:hAnsi="Cambria Math"/>
                          <w:lang w:val="pt-BR"/>
                        </w:rPr>
                        <m:t>S</m:t>
                      </m:r>
                    </m:e>
                    <m:sub>
                      <m:r>
                        <w:rPr>
                          <w:rFonts w:ascii="Cambria Math" w:hAnsi="Cambria Math"/>
                          <w:lang w:val="pt-BR"/>
                        </w:rPr>
                        <m:t>i</m:t>
                      </m:r>
                    </m:sub>
                  </m:sSub>
                </m:num>
                <m:den>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lang w:val="pt-BR"/>
                            </w:rPr>
                            <m:t>R</m:t>
                          </m:r>
                        </m:e>
                        <m:sub>
                          <m:r>
                            <w:rPr>
                              <w:rFonts w:ascii="Cambria Math" w:hAnsi="Cambria Math"/>
                              <w:lang w:val="pt-BR"/>
                            </w:rPr>
                            <m:t>s</m:t>
                          </m:r>
                        </m:sub>
                      </m:sSub>
                    </m:e>
                  </m:d>
                  <m:r>
                    <w:rPr>
                      <w:rFonts w:ascii="Cambria Math" w:hAnsi="Cambria Math"/>
                      <w:vertAlign w:val="superscript"/>
                      <w:lang w:val="pt-BR"/>
                    </w:rPr>
                    <m:t>i-1</m:t>
                  </m:r>
                </m:den>
              </m:f>
            </m:e>
          </m:nary>
          <m:r>
            <w:rPr>
              <w:rFonts w:ascii="Cambria Math" w:hAnsi="Cambria Math"/>
              <w:lang w:val="pt-BR"/>
            </w:rPr>
            <m:t>*</m:t>
          </m:r>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R</m:t>
                  </m:r>
                </m:e>
                <m:sub>
                  <m:r>
                    <w:rPr>
                      <w:rFonts w:ascii="Cambria Math" w:hAnsi="Cambria Math"/>
                      <w:lang w:val="pt-BR"/>
                    </w:rPr>
                    <m:t>d</m:t>
                  </m:r>
                </m:sub>
              </m:sSub>
            </m:num>
            <m:den>
              <m:r>
                <w:rPr>
                  <w:rFonts w:ascii="Cambria Math" w:hAnsi="Cambria Math"/>
                  <w:lang w:val="pt-BR"/>
                </w:rPr>
                <m:t>1-</m:t>
              </m:r>
              <m:f>
                <m:fPr>
                  <m:type m:val="skw"/>
                  <m:ctrlPr>
                    <w:rPr>
                      <w:rFonts w:ascii="Cambria Math" w:hAnsi="Cambria Math" w:cs="Arial"/>
                    </w:rPr>
                  </m:ctrlPr>
                </m:fPr>
                <m:num>
                  <m:r>
                    <w:rPr>
                      <w:rFonts w:ascii="Cambria Math" w:hAnsi="Cambria Math"/>
                      <w:lang w:val="pt-BR"/>
                    </w:rPr>
                    <m:t>1</m:t>
                  </m:r>
                </m:num>
                <m:den>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lang w:val="pt-BR"/>
                            </w:rPr>
                            <m:t>R</m:t>
                          </m:r>
                        </m:e>
                        <m:sub>
                          <m:r>
                            <w:rPr>
                              <w:rFonts w:ascii="Cambria Math" w:hAnsi="Cambria Math"/>
                              <w:lang w:val="pt-BR"/>
                            </w:rPr>
                            <m:t>d</m:t>
                          </m:r>
                        </m:sub>
                      </m:sSub>
                    </m:e>
                  </m:d>
                  <m:r>
                    <w:rPr>
                      <w:rFonts w:ascii="Cambria Math" w:hAnsi="Cambria Math"/>
                      <w:vertAlign w:val="superscript"/>
                      <w:lang w:val="pt-BR"/>
                    </w:rPr>
                    <m:t>365(L-X)</m:t>
                  </m:r>
                </m:den>
              </m:f>
            </m:den>
          </m:f>
          <m:r>
            <m:rPr>
              <m:sty m:val="p"/>
            </m:rPr>
            <w:rPr>
              <w:rFonts w:ascii="Cambria Math" w:hAnsi="Cambria Math"/>
              <w:lang w:val="pt-BR"/>
            </w:rPr>
            <m:t>*</m:t>
          </m:r>
          <m:f>
            <m:fPr>
              <m:ctrlPr>
                <w:rPr>
                  <w:rFonts w:ascii="Cambria Math" w:hAnsi="Cambria Math" w:cs="Arial"/>
                </w:rPr>
              </m:ctrlPr>
            </m:fPr>
            <m:num>
              <m:sSub>
                <m:sSubPr>
                  <m:ctrlPr>
                    <w:rPr>
                      <w:rFonts w:ascii="Cambria Math" w:hAnsi="Cambria Math" w:cs="Arial"/>
                    </w:rPr>
                  </m:ctrlPr>
                </m:sSubPr>
                <m:e>
                  <m:r>
                    <w:rPr>
                      <w:rFonts w:ascii="Cambria Math" w:hAnsi="Cambria Math"/>
                    </w:rPr>
                    <m:t>CPI</m:t>
                  </m:r>
                </m:e>
                <m:sub>
                  <m:r>
                    <w:rPr>
                      <w:rFonts w:ascii="Cambria Math" w:hAnsi="Cambria Math"/>
                    </w:rPr>
                    <m:t>t</m:t>
                  </m:r>
                </m:sub>
              </m:sSub>
            </m:num>
            <m:den>
              <m:sSub>
                <m:sSubPr>
                  <m:ctrlPr>
                    <w:rPr>
                      <w:rFonts w:ascii="Cambria Math" w:hAnsi="Cambria Math" w:cs="Arial"/>
                    </w:rPr>
                  </m:ctrlPr>
                </m:sSubPr>
                <m:e>
                  <m:r>
                    <w:rPr>
                      <w:rFonts w:ascii="Cambria Math" w:hAnsi="Cambria Math"/>
                    </w:rPr>
                    <m:t>CPI</m:t>
                  </m:r>
                </m:e>
                <m:sub>
                  <m:r>
                    <w:rPr>
                      <w:rFonts w:ascii="Cambria Math" w:hAnsi="Cambria Math"/>
                    </w:rPr>
                    <m:t>q</m:t>
                  </m:r>
                </m:sub>
              </m:sSub>
            </m:den>
          </m:f>
        </m:oMath>
      </m:oMathPara>
    </w:p>
    <w:p w14:paraId="3CA421DC" w14:textId="14BB8FF8" w:rsidR="00D179D6" w:rsidRPr="00462199" w:rsidRDefault="00D179D6" w:rsidP="001E4108">
      <w:pPr>
        <w:pStyle w:val="H2Ashurst"/>
      </w:pPr>
      <w:bookmarkStart w:id="4907" w:name="_Ref144114423"/>
      <w:r w:rsidRPr="00462199">
        <w:t xml:space="preserve">If: (i) the QCiL Net Capital Costs or the QCiL Net Capital Savings are first incurred, made or realised (or reasonably expected to be first incurred, made or realised) after the twelfth (12th) anniversary of the Start Date; and (ii) </w:t>
      </w:r>
      <w:r w:rsidR="007248B2" w:rsidRPr="007248B2">
        <w:t>Condition</w:t>
      </w:r>
      <w:r w:rsidRPr="00462199">
        <w:t xml:space="preserve"> </w:t>
      </w:r>
      <w:r w:rsidRPr="00462199">
        <w:fldChar w:fldCharType="begin"/>
      </w:r>
      <w:r w:rsidRPr="00462199">
        <w:instrText xml:space="preserve">  REF _Ref144114416 \r \h \* MERGEFORMAT </w:instrText>
      </w:r>
      <w:r w:rsidRPr="00462199">
        <w:fldChar w:fldCharType="separate"/>
      </w:r>
      <w:del w:id="4908" w:author="Faqir, Sofia (Energy Security)" w:date="2023-11-12T19:47:00Z">
        <w:r w:rsidR="00E473FC" w:rsidRPr="00E473FC">
          <w:rPr>
            <w:color w:val="000000"/>
          </w:rPr>
          <w:delText>43.10(C)</w:delText>
        </w:r>
      </w:del>
      <w:r w:rsidRPr="00462199">
        <w:fldChar w:fldCharType="end"/>
      </w:r>
      <w:r w:rsidRPr="00462199">
        <w:rPr>
          <w:rtl/>
          <w:cs/>
        </w:rPr>
        <w:t xml:space="preserve"> </w:t>
      </w:r>
      <w:r w:rsidRPr="00462199">
        <w:t xml:space="preserve">applies, the QCiL Capex Payment in respect of each Billing Period shall be calculated </w:t>
      </w:r>
      <w:commentRangeStart w:id="4909"/>
      <w:r w:rsidRPr="00462199">
        <w:t>as follows:</w:t>
      </w:r>
      <w:bookmarkEnd w:id="4907"/>
      <w:commentRangeEnd w:id="4909"/>
      <w:r w:rsidR="001D18F5" w:rsidRPr="00462199">
        <w:rPr>
          <w:rStyle w:val="CommentReference"/>
          <w:rFonts w:ascii="Arial" w:hAnsi="Arial"/>
          <w:sz w:val="20"/>
          <w:szCs w:val="20"/>
        </w:rPr>
        <w:commentReference w:id="4909"/>
      </w:r>
    </w:p>
    <w:p w14:paraId="7FB3CAF0" w14:textId="2FE55CE6" w:rsidR="00D179D6" w:rsidRPr="00462199" w:rsidRDefault="00D179D6" w:rsidP="001E4108">
      <w:pPr>
        <w:pStyle w:val="NormalAshurst"/>
        <w:rPr>
          <w:lang w:val="pt-BR"/>
        </w:rPr>
      </w:pPr>
      <m:oMathPara>
        <m:oMathParaPr>
          <m:jc m:val="center"/>
        </m:oMathParaPr>
        <m:oMath>
          <m:r>
            <w:rPr>
              <w:rFonts w:ascii="Cambria Math" w:hAnsi="Cambria Math"/>
            </w:rPr>
            <m:t>QCiL</m:t>
          </m:r>
          <m:r>
            <m:rPr>
              <m:sty m:val="p"/>
            </m:rPr>
            <w:rPr>
              <w:rFonts w:ascii="Cambria Math" w:hAnsi="Cambria Math"/>
              <w:lang w:val="pt-BR"/>
            </w:rPr>
            <m:t xml:space="preserve"> </m:t>
          </m:r>
          <m:r>
            <w:rPr>
              <w:rFonts w:ascii="Cambria Math" w:hAnsi="Cambria Math"/>
            </w:rPr>
            <m:t>Capex</m:t>
          </m:r>
          <m:r>
            <m:rPr>
              <m:sty m:val="p"/>
            </m:rPr>
            <w:rPr>
              <w:rFonts w:ascii="Cambria Math" w:hAnsi="Cambria Math"/>
              <w:lang w:val="pt-BR"/>
            </w:rPr>
            <m:t xml:space="preserve"> </m:t>
          </m:r>
          <m:r>
            <w:rPr>
              <w:rFonts w:ascii="Cambria Math" w:hAnsi="Cambria Math"/>
            </w:rPr>
            <m:t>Payment</m:t>
          </m:r>
          <m:r>
            <m:rPr>
              <m:nor/>
            </m:rPr>
            <w:rPr>
              <w:lang w:val="pt-BR"/>
            </w:rPr>
            <m:t xml:space="preserve"> </m:t>
          </m:r>
          <m:r>
            <m:rPr>
              <m:nor/>
            </m:rPr>
            <w:rPr>
              <w:iCs/>
              <w:lang w:val="pt-BR"/>
            </w:rPr>
            <m:t>=</m:t>
          </m:r>
          <m:nary>
            <m:naryPr>
              <m:chr m:val="∑"/>
              <m:limLoc m:val="undOvr"/>
              <m:ctrlPr>
                <w:rPr>
                  <w:rFonts w:ascii="Cambria Math" w:hAnsi="Cambria Math" w:cs="Arial"/>
                </w:rPr>
              </m:ctrlPr>
            </m:naryPr>
            <m:sub>
              <m:r>
                <w:rPr>
                  <w:rFonts w:ascii="Cambria Math" w:hAnsi="Cambria Math"/>
                </w:rPr>
                <m:t>i</m:t>
              </m:r>
              <m:r>
                <w:rPr>
                  <w:rFonts w:ascii="Cambria Math" w:hAnsi="Cambria Math"/>
                  <w:lang w:val="pt-BR"/>
                </w:rPr>
                <m:t>=1</m:t>
              </m:r>
            </m:sub>
            <m:sup>
              <m:r>
                <w:rPr>
                  <w:rFonts w:ascii="Cambria Math" w:hAnsi="Cambria Math"/>
                  <w:lang w:val="pt-BR"/>
                </w:rPr>
                <m:t>n</m:t>
              </m:r>
            </m:sup>
            <m:e>
              <m:f>
                <m:fPr>
                  <m:ctrlPr>
                    <w:rPr>
                      <w:rFonts w:ascii="Cambria Math" w:hAnsi="Cambria Math" w:cs="Arial"/>
                    </w:rPr>
                  </m:ctrlPr>
                </m:fPr>
                <m:num>
                  <m:sSub>
                    <m:sSubPr>
                      <m:ctrlPr>
                        <w:rPr>
                          <w:rFonts w:ascii="Cambria Math" w:eastAsia="Microsoft JhengHei" w:hAnsi="Cambria Math" w:cs="Arial"/>
                        </w:rPr>
                      </m:ctrlPr>
                    </m:sSubPr>
                    <m:e>
                      <m:r>
                        <w:rPr>
                          <w:rFonts w:ascii="Cambria Math" w:eastAsia="Microsoft JhengHei" w:hAnsi="Cambria Math"/>
                        </w:rPr>
                        <m:t>C</m:t>
                      </m:r>
                    </m:e>
                    <m:sub>
                      <m:r>
                        <w:rPr>
                          <w:rFonts w:ascii="Cambria Math" w:eastAsia="Microsoft JhengHei" w:hAnsi="Cambria Math"/>
                        </w:rPr>
                        <m:t>i</m:t>
                      </m:r>
                    </m:sub>
                  </m:sSub>
                  <m:r>
                    <w:rPr>
                      <w:rFonts w:ascii="Cambria Math" w:hAnsi="Cambria Math"/>
                      <w:lang w:val="pt-BR"/>
                    </w:rPr>
                    <m:t xml:space="preserve">- </m:t>
                  </m:r>
                  <m:sSub>
                    <m:sSubPr>
                      <m:ctrlPr>
                        <w:rPr>
                          <w:rFonts w:ascii="Cambria Math" w:eastAsia="Microsoft JhengHei" w:hAnsi="Cambria Math" w:cs="Arial"/>
                        </w:rPr>
                      </m:ctrlPr>
                    </m:sSubPr>
                    <m:e>
                      <m:r>
                        <w:rPr>
                          <w:rFonts w:ascii="Cambria Math" w:eastAsia="Microsoft JhengHei" w:hAnsi="Cambria Math"/>
                        </w:rPr>
                        <m:t>S</m:t>
                      </m:r>
                    </m:e>
                    <m:sub>
                      <m:r>
                        <w:rPr>
                          <w:rFonts w:ascii="Cambria Math" w:eastAsia="Microsoft JhengHei" w:hAnsi="Cambria Math"/>
                        </w:rPr>
                        <m:t>i</m:t>
                      </m:r>
                    </m:sub>
                  </m:sSub>
                </m:num>
                <m:den>
                  <m:sSup>
                    <m:sSupPr>
                      <m:ctrlPr>
                        <w:rPr>
                          <w:rFonts w:ascii="Cambria Math" w:hAnsi="Cambria Math"/>
                          <w:vertAlign w:val="superscript"/>
                        </w:rPr>
                      </m:ctrlPr>
                    </m:sSupPr>
                    <m:e>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w:rPr>
                          <w:rFonts w:ascii="Cambria Math" w:eastAsia="Microsoft JhengHei" w:hAnsi="Cambria Math"/>
                          <w:lang w:val="pt-BR"/>
                        </w:rPr>
                        <m:t>-1</m:t>
                      </m:r>
                    </m:sup>
                  </m:sSup>
                </m:den>
              </m:f>
            </m:e>
          </m:nary>
          <m:r>
            <w:rPr>
              <w:rFonts w:ascii="Cambria Math" w:hAnsi="Cambria Math"/>
              <w:lang w:val="pt-BR"/>
            </w:rPr>
            <m:t>*</m:t>
          </m:r>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R</m:t>
                  </m:r>
                </m:e>
                <m:sub>
                  <m:r>
                    <w:rPr>
                      <w:rFonts w:ascii="Cambria Math" w:hAnsi="Cambria Math"/>
                      <w:lang w:val="pt-BR"/>
                    </w:rPr>
                    <m:t>d</m:t>
                  </m:r>
                </m:sub>
              </m:sSub>
            </m:num>
            <m:den>
              <m:r>
                <w:rPr>
                  <w:rFonts w:ascii="Cambria Math" w:hAnsi="Cambria Math"/>
                  <w:lang w:val="pt-BR"/>
                </w:rPr>
                <m:t>1-</m:t>
              </m:r>
              <m:f>
                <m:fPr>
                  <m:type m:val="skw"/>
                  <m:ctrlPr>
                    <w:rPr>
                      <w:rFonts w:ascii="Cambria Math" w:hAnsi="Cambria Math" w:cs="Arial"/>
                    </w:rPr>
                  </m:ctrlPr>
                </m:fPr>
                <m:num>
                  <m:r>
                    <w:rPr>
                      <w:rFonts w:ascii="Cambria Math" w:hAnsi="Cambria Math"/>
                      <w:lang w:val="pt-BR"/>
                    </w:rPr>
                    <m:t>1</m:t>
                  </m:r>
                </m:num>
                <m:den>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lang w:val="pt-BR"/>
                            </w:rPr>
                            <m:t>R</m:t>
                          </m:r>
                        </m:e>
                        <m:sub>
                          <m:r>
                            <w:rPr>
                              <w:rFonts w:ascii="Cambria Math" w:hAnsi="Cambria Math"/>
                              <w:lang w:val="pt-BR"/>
                            </w:rPr>
                            <m:t>d</m:t>
                          </m:r>
                        </m:sub>
                      </m:sSub>
                    </m:e>
                  </m:d>
                  <m:r>
                    <w:rPr>
                      <w:rFonts w:ascii="Cambria Math" w:hAnsi="Cambria Math"/>
                      <w:vertAlign w:val="superscript"/>
                      <w:lang w:val="pt-BR"/>
                    </w:rPr>
                    <m:t>365(L-X)</m:t>
                  </m:r>
                </m:den>
              </m:f>
            </m:den>
          </m:f>
          <m:r>
            <w:rPr>
              <w:rFonts w:ascii="Cambria Math" w:hAnsi="Cambria Math"/>
              <w:lang w:val="pt-BR"/>
            </w:rPr>
            <m:t>*</m:t>
          </m:r>
          <m:f>
            <m:fPr>
              <m:ctrlPr>
                <w:rPr>
                  <w:rFonts w:ascii="Cambria Math" w:hAnsi="Cambria Math" w:cs="Arial"/>
                </w:rPr>
              </m:ctrlPr>
            </m:fPr>
            <m:num>
              <m:sSub>
                <m:sSubPr>
                  <m:ctrlPr>
                    <w:rPr>
                      <w:rFonts w:ascii="Cambria Math" w:hAnsi="Cambria Math" w:cs="Arial"/>
                    </w:rPr>
                  </m:ctrlPr>
                </m:sSubPr>
                <m:e>
                  <m:r>
                    <w:rPr>
                      <w:rFonts w:ascii="Cambria Math" w:hAnsi="Cambria Math"/>
                    </w:rPr>
                    <m:t>CPI</m:t>
                  </m:r>
                </m:e>
                <m:sub>
                  <m:r>
                    <w:rPr>
                      <w:rFonts w:ascii="Cambria Math" w:hAnsi="Cambria Math"/>
                    </w:rPr>
                    <m:t>t</m:t>
                  </m:r>
                </m:sub>
              </m:sSub>
            </m:num>
            <m:den>
              <m:sSub>
                <m:sSubPr>
                  <m:ctrlPr>
                    <w:rPr>
                      <w:rFonts w:ascii="Cambria Math" w:hAnsi="Cambria Math" w:cs="Arial"/>
                    </w:rPr>
                  </m:ctrlPr>
                </m:sSubPr>
                <m:e>
                  <m:r>
                    <w:rPr>
                      <w:rFonts w:ascii="Cambria Math" w:hAnsi="Cambria Math"/>
                    </w:rPr>
                    <m:t>CPI</m:t>
                  </m:r>
                </m:e>
                <m:sub>
                  <m:r>
                    <w:rPr>
                      <w:rFonts w:ascii="Cambria Math" w:hAnsi="Cambria Math"/>
                    </w:rPr>
                    <m:t>q</m:t>
                  </m:r>
                </m:sub>
              </m:sSub>
            </m:den>
          </m:f>
        </m:oMath>
      </m:oMathPara>
    </w:p>
    <w:p w14:paraId="2F7D471C" w14:textId="71D3DC4F" w:rsidR="00D179D6" w:rsidRPr="00462199" w:rsidRDefault="00D179D6" w:rsidP="001E4108">
      <w:pPr>
        <w:pStyle w:val="H2Ashurst"/>
      </w:pPr>
      <w:bookmarkStart w:id="4911" w:name="_Ref144114424"/>
      <w:r w:rsidRPr="00462199">
        <w:t xml:space="preserve">For the purposes of the formulae in </w:t>
      </w:r>
      <w:r w:rsidR="007248B2" w:rsidRPr="007248B2">
        <w:t>Condition</w:t>
      </w:r>
      <w:r w:rsidRPr="00462199">
        <w:t>s </w:t>
      </w:r>
      <w:r w:rsidR="009D2C99">
        <w:fldChar w:fldCharType="begin"/>
      </w:r>
      <w:r w:rsidR="009D2C99">
        <w:instrText xml:space="preserve"> REF _Ref144114417 \n \h </w:instrText>
      </w:r>
      <w:r w:rsidR="009D2C99">
        <w:fldChar w:fldCharType="separate"/>
      </w:r>
      <w:del w:id="4912" w:author="Faqir, Sofia (Energy Security)" w:date="2023-11-12T19:47:00Z">
        <w:r w:rsidR="00E473FC">
          <w:delText>43.11</w:delText>
        </w:r>
      </w:del>
      <w:r w:rsidR="009D2C99">
        <w:fldChar w:fldCharType="end"/>
      </w:r>
      <w:r w:rsidRPr="00462199">
        <w:t xml:space="preserve">, </w:t>
      </w:r>
      <w:r w:rsidR="009D2C99">
        <w:fldChar w:fldCharType="begin"/>
      </w:r>
      <w:r w:rsidR="009D2C99">
        <w:instrText xml:space="preserve"> REF _Ref144114418 \n \h </w:instrText>
      </w:r>
      <w:r w:rsidR="009D2C99">
        <w:fldChar w:fldCharType="separate"/>
      </w:r>
      <w:del w:id="4913" w:author="Faqir, Sofia (Energy Security)" w:date="2023-11-12T19:47:00Z">
        <w:r w:rsidR="00E473FC">
          <w:delText>43.12</w:delText>
        </w:r>
      </w:del>
      <w:r w:rsidR="009D2C99">
        <w:fldChar w:fldCharType="end"/>
      </w:r>
      <w:r w:rsidRPr="00462199">
        <w:t xml:space="preserve">, </w:t>
      </w:r>
      <w:r w:rsidR="009D2C99">
        <w:fldChar w:fldCharType="begin"/>
      </w:r>
      <w:r w:rsidR="009D2C99">
        <w:instrText xml:space="preserve"> REF _Ref144114422 \n \h </w:instrText>
      </w:r>
      <w:r w:rsidR="009D2C99">
        <w:fldChar w:fldCharType="separate"/>
      </w:r>
      <w:del w:id="4914" w:author="Faqir, Sofia (Energy Security)" w:date="2023-11-12T19:47:00Z">
        <w:r w:rsidR="00E473FC">
          <w:delText>43.14</w:delText>
        </w:r>
      </w:del>
      <w:r w:rsidR="009D2C99">
        <w:fldChar w:fldCharType="end"/>
      </w:r>
      <w:r w:rsidRPr="00462199">
        <w:t xml:space="preserve"> and </w:t>
      </w:r>
      <w:r w:rsidR="009D2C99">
        <w:fldChar w:fldCharType="begin"/>
      </w:r>
      <w:r w:rsidR="009D2C99">
        <w:instrText xml:space="preserve"> REF _Ref144114423 \n \h </w:instrText>
      </w:r>
      <w:r w:rsidR="009D2C99">
        <w:fldChar w:fldCharType="separate"/>
      </w:r>
      <w:del w:id="4915" w:author="Faqir, Sofia (Energy Security)" w:date="2023-11-12T19:47:00Z">
        <w:r w:rsidR="00E473FC">
          <w:delText>43.15</w:delText>
        </w:r>
      </w:del>
      <w:r w:rsidR="009D2C99">
        <w:fldChar w:fldCharType="end"/>
      </w:r>
      <w:r w:rsidRPr="00462199">
        <w:t>:</w:t>
      </w:r>
      <w:bookmarkEnd w:id="4911"/>
    </w:p>
    <w:tbl>
      <w:tblPr>
        <w:tblW w:w="0" w:type="auto"/>
        <w:tblInd w:w="782" w:type="dxa"/>
        <w:tblCellMar>
          <w:left w:w="10" w:type="dxa"/>
          <w:right w:w="10" w:type="dxa"/>
        </w:tblCellMar>
        <w:tblLook w:val="04A0" w:firstRow="1" w:lastRow="0" w:firstColumn="1" w:lastColumn="0" w:noHBand="0" w:noVBand="1"/>
      </w:tblPr>
      <w:tblGrid>
        <w:gridCol w:w="2095"/>
        <w:gridCol w:w="419"/>
        <w:gridCol w:w="5731"/>
      </w:tblGrid>
      <w:tr w:rsidR="00D179D6" w:rsidRPr="00462199" w14:paraId="2133FC44" w14:textId="77777777" w:rsidTr="00773376">
        <w:tc>
          <w:tcPr>
            <w:tcW w:w="2095" w:type="dxa"/>
            <w:tcMar>
              <w:left w:w="108" w:type="dxa"/>
              <w:right w:w="108" w:type="dxa"/>
            </w:tcMar>
          </w:tcPr>
          <w:p w14:paraId="741DC2A1" w14:textId="77777777" w:rsidR="00D179D6" w:rsidRPr="00462199" w:rsidRDefault="00D179D6" w:rsidP="00773376">
            <w:pPr>
              <w:pStyle w:val="TableAshurst"/>
            </w:pPr>
            <m:oMathPara>
              <m:oMathParaPr>
                <m:jc m:val="left"/>
              </m:oMathParaPr>
              <m:oMath>
                <m:r>
                  <w:rPr>
                    <w:rFonts w:ascii="Cambria Math" w:hAnsi="Cambria Math"/>
                  </w:rPr>
                  <m:t>i</m:t>
                </m:r>
              </m:oMath>
            </m:oMathPara>
          </w:p>
        </w:tc>
        <w:tc>
          <w:tcPr>
            <w:tcW w:w="419" w:type="dxa"/>
            <w:tcMar>
              <w:left w:w="108" w:type="dxa"/>
              <w:right w:w="108" w:type="dxa"/>
            </w:tcMar>
          </w:tcPr>
          <w:p w14:paraId="34C082F0" w14:textId="77777777" w:rsidR="00D179D6" w:rsidRPr="00462199" w:rsidRDefault="00D179D6" w:rsidP="00773376">
            <w:pPr>
              <w:pStyle w:val="TableAshurst"/>
            </w:pPr>
            <w:r w:rsidRPr="00462199">
              <w:t>=</w:t>
            </w:r>
          </w:p>
        </w:tc>
        <w:tc>
          <w:tcPr>
            <w:tcW w:w="5731" w:type="dxa"/>
            <w:tcMar>
              <w:left w:w="108" w:type="dxa"/>
              <w:right w:w="108" w:type="dxa"/>
            </w:tcMar>
          </w:tcPr>
          <w:p w14:paraId="586C131E" w14:textId="77777777" w:rsidR="00D179D6" w:rsidRPr="00462199" w:rsidRDefault="00D179D6" w:rsidP="00773376">
            <w:pPr>
              <w:pStyle w:val="TableAshurst"/>
            </w:pPr>
            <w:r w:rsidRPr="00462199">
              <w:t>a whole number integer from one (1) to n; such integers referring to distinct time periods as follows:</w:t>
            </w:r>
          </w:p>
          <w:p w14:paraId="45264F3F" w14:textId="50E835D5"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(i = 1) covers the period from the QCiL Compensation Date to 31 December in the year of the QCiL Compensation Date;</w:t>
            </w:r>
          </w:p>
          <w:p w14:paraId="69BB0C8F" w14:textId="0B727A9A" w:rsidR="00D179D6" w:rsidRPr="00462199" w:rsidRDefault="00D179D6">
            <w:pPr>
              <w:pStyle w:val="BulletAshurst"/>
            </w:pPr>
            <w:r w:rsidRPr="00462199">
              <w:t>the second (</w:t>
            </w:r>
            <w:r w:rsidR="0046679D" w:rsidRPr="00F20FE1">
              <w:t>2</w:t>
            </w:r>
            <w:r w:rsidR="0046679D" w:rsidRPr="00F20FE1">
              <w:rPr>
                <w:vertAlign w:val="superscript"/>
              </w:rPr>
              <w:t>nd</w:t>
            </w:r>
            <w:r w:rsidRPr="00462199">
              <w:t>) to the (n-1)th periods (2 ≤ i&lt; n) are consecutive periods of one (1) calendar year length each; and</w:t>
            </w:r>
          </w:p>
          <w:p w14:paraId="47DDC0A3" w14:textId="77777777" w:rsidR="00D179D6" w:rsidRPr="00462199" w:rsidRDefault="00D179D6">
            <w:pPr>
              <w:pStyle w:val="BulletAshurst"/>
            </w:pPr>
            <w:r w:rsidRPr="00462199">
              <w:t>the n</w:t>
            </w:r>
            <w:r w:rsidRPr="00EF71CE">
              <w:rPr>
                <w:vertAlign w:val="superscript"/>
              </w:rPr>
              <w:t>th</w:t>
            </w:r>
            <w:r w:rsidRPr="00462199">
              <w:t xml:space="preserve"> period (i = n) is the period starting on 01 January in the year in which the last day of the Term falls and ending on the last day of the Term</w:t>
            </w:r>
          </w:p>
        </w:tc>
      </w:tr>
      <w:tr w:rsidR="00D179D6" w:rsidRPr="00462199" w14:paraId="28EB8DFE" w14:textId="77777777" w:rsidTr="00773376">
        <w:tc>
          <w:tcPr>
            <w:tcW w:w="2095" w:type="dxa"/>
            <w:tcMar>
              <w:left w:w="108" w:type="dxa"/>
              <w:right w:w="108" w:type="dxa"/>
            </w:tcMar>
          </w:tcPr>
          <w:p w14:paraId="62618861" w14:textId="77777777" w:rsidR="00D179D6" w:rsidRPr="00462199" w:rsidRDefault="00F47FCB" w:rsidP="00773376">
            <w:pPr>
              <w:pStyle w:val="TableAshurst"/>
            </w:pPr>
            <m:oMathPara>
              <m:oMathParaPr>
                <m:jc m:val="left"/>
              </m:oMathParaPr>
              <m:oMath>
                <m:sSub>
                  <m:sSubPr>
                    <m:ctrlPr>
                      <w:rPr>
                        <w:rFonts w:ascii="Cambria Math" w:hAnsi="Cambria Math" w:cs="Arial"/>
                      </w:rPr>
                    </m:ctrlPr>
                  </m:sSubPr>
                  <m:e>
                    <m:r>
                      <w:rPr>
                        <w:rFonts w:ascii="Cambria Math" w:hAnsi="Cambria Math"/>
                      </w:rPr>
                      <m:t>C</m:t>
                    </m:r>
                  </m:e>
                  <m:sub>
                    <m:r>
                      <w:rPr>
                        <w:rFonts w:ascii="Cambria Math" w:hAnsi="Cambria Math"/>
                      </w:rPr>
                      <m:t>i</m:t>
                    </m:r>
                  </m:sub>
                </m:sSub>
              </m:oMath>
            </m:oMathPara>
          </w:p>
        </w:tc>
        <w:tc>
          <w:tcPr>
            <w:tcW w:w="419" w:type="dxa"/>
            <w:tcMar>
              <w:left w:w="108" w:type="dxa"/>
              <w:right w:w="108" w:type="dxa"/>
            </w:tcMar>
          </w:tcPr>
          <w:p w14:paraId="52B9DC9C" w14:textId="77777777" w:rsidR="00D179D6" w:rsidRPr="00462199" w:rsidRDefault="00D179D6" w:rsidP="00773376">
            <w:pPr>
              <w:pStyle w:val="TableAshurst"/>
            </w:pPr>
            <w:r w:rsidRPr="00462199">
              <w:t>=</w:t>
            </w:r>
          </w:p>
        </w:tc>
        <w:tc>
          <w:tcPr>
            <w:tcW w:w="5731" w:type="dxa"/>
            <w:tcMar>
              <w:left w:w="108" w:type="dxa"/>
              <w:right w:w="108" w:type="dxa"/>
            </w:tcMar>
          </w:tcPr>
          <w:p w14:paraId="3F5131AD" w14:textId="77777777" w:rsidR="00D179D6" w:rsidRPr="00462199" w:rsidRDefault="00D179D6" w:rsidP="00773376">
            <w:pPr>
              <w:pStyle w:val="TableAshurst"/>
            </w:pPr>
            <w:r w:rsidRPr="00462199">
              <w:t xml:space="preserve">the QCiL Capital Costs in period </w:t>
            </w:r>
            <w:r w:rsidRPr="00462199">
              <w:rPr>
                <w:i/>
              </w:rPr>
              <w:t>(i)</w:t>
            </w:r>
            <w:r w:rsidRPr="00462199">
              <w:t xml:space="preserve"> (</w:t>
            </w:r>
            <w:r w:rsidRPr="00462199">
              <w:rPr>
                <w:i/>
              </w:rPr>
              <w:t>expressed in</w:t>
            </w:r>
            <w:r w:rsidRPr="00462199">
              <w:t xml:space="preserve"> </w:t>
            </w:r>
            <w:r w:rsidRPr="00462199">
              <w:rPr>
                <w:i/>
              </w:rPr>
              <w:t>pounds</w:t>
            </w:r>
            <w:r w:rsidRPr="00462199">
              <w:t xml:space="preserve"> </w:t>
            </w:r>
            <w:r w:rsidRPr="00462199">
              <w:rPr>
                <w:i/>
              </w:rPr>
              <w:t>(£)</w:t>
            </w:r>
            <w:r w:rsidRPr="00462199">
              <w:t>) in real terms as at the QCiL Compensation Date</w:t>
            </w:r>
          </w:p>
        </w:tc>
      </w:tr>
      <w:tr w:rsidR="00D179D6" w:rsidRPr="00462199" w14:paraId="2756A137" w14:textId="77777777" w:rsidTr="00773376">
        <w:tc>
          <w:tcPr>
            <w:tcW w:w="2095" w:type="dxa"/>
            <w:tcMar>
              <w:left w:w="108" w:type="dxa"/>
              <w:right w:w="108" w:type="dxa"/>
            </w:tcMar>
          </w:tcPr>
          <w:p w14:paraId="6FB3226F" w14:textId="77777777" w:rsidR="00D179D6" w:rsidRPr="00462199" w:rsidRDefault="00F47FCB" w:rsidP="00773376">
            <w:pPr>
              <w:pStyle w:val="TableAshurst"/>
            </w:pPr>
            <m:oMathPara>
              <m:oMathParaPr>
                <m:jc m:val="left"/>
              </m:oMathParaPr>
              <m:oMath>
                <m:sSub>
                  <m:sSubPr>
                    <m:ctrlPr>
                      <w:rPr>
                        <w:rFonts w:ascii="Cambria Math" w:hAnsi="Cambria Math" w:cs="Arial"/>
                      </w:rPr>
                    </m:ctrlPr>
                  </m:sSubPr>
                  <m:e>
                    <m:r>
                      <w:rPr>
                        <w:rFonts w:ascii="Cambria Math" w:hAnsi="Cambria Math"/>
                      </w:rPr>
                      <m:t>S</m:t>
                    </m:r>
                  </m:e>
                  <m:sub>
                    <m:r>
                      <w:rPr>
                        <w:rFonts w:ascii="Cambria Math" w:hAnsi="Cambria Math"/>
                      </w:rPr>
                      <m:t>i</m:t>
                    </m:r>
                  </m:sub>
                </m:sSub>
              </m:oMath>
            </m:oMathPara>
          </w:p>
        </w:tc>
        <w:tc>
          <w:tcPr>
            <w:tcW w:w="419" w:type="dxa"/>
            <w:tcMar>
              <w:left w:w="108" w:type="dxa"/>
              <w:right w:w="108" w:type="dxa"/>
            </w:tcMar>
          </w:tcPr>
          <w:p w14:paraId="463D025F" w14:textId="77777777" w:rsidR="00D179D6" w:rsidRPr="00462199" w:rsidRDefault="00D179D6" w:rsidP="00773376">
            <w:pPr>
              <w:pStyle w:val="TableAshurst"/>
            </w:pPr>
            <w:r w:rsidRPr="00462199">
              <w:t>=</w:t>
            </w:r>
          </w:p>
        </w:tc>
        <w:tc>
          <w:tcPr>
            <w:tcW w:w="5731" w:type="dxa"/>
            <w:tcMar>
              <w:left w:w="108" w:type="dxa"/>
              <w:right w:w="108" w:type="dxa"/>
            </w:tcMar>
          </w:tcPr>
          <w:p w14:paraId="2D90CEB4" w14:textId="77777777" w:rsidR="00D179D6" w:rsidRPr="00462199" w:rsidRDefault="00D179D6" w:rsidP="00773376">
            <w:pPr>
              <w:pStyle w:val="TableAshurst"/>
            </w:pPr>
            <w:r w:rsidRPr="00462199">
              <w:t xml:space="preserve">the QCiL Capital Savings in period </w:t>
            </w:r>
            <w:r w:rsidRPr="00462199">
              <w:rPr>
                <w:i/>
              </w:rPr>
              <w:t>(i)</w:t>
            </w:r>
            <w:r w:rsidRPr="00462199">
              <w:t xml:space="preserve"> (</w:t>
            </w:r>
            <w:r w:rsidRPr="00462199">
              <w:rPr>
                <w:i/>
              </w:rPr>
              <w:t>expressed in</w:t>
            </w:r>
            <w:r w:rsidRPr="00462199">
              <w:t xml:space="preserve"> </w:t>
            </w:r>
            <w:r w:rsidRPr="00462199">
              <w:rPr>
                <w:i/>
              </w:rPr>
              <w:t>pounds</w:t>
            </w:r>
            <w:r w:rsidRPr="00462199">
              <w:t xml:space="preserve"> </w:t>
            </w:r>
            <w:r w:rsidRPr="00462199">
              <w:rPr>
                <w:i/>
              </w:rPr>
              <w:t xml:space="preserve">(£)) </w:t>
            </w:r>
            <w:r w:rsidRPr="00462199">
              <w:t>in real terms as at the QCiL Compensation Date</w:t>
            </w:r>
          </w:p>
        </w:tc>
      </w:tr>
      <w:tr w:rsidR="00D179D6" w:rsidRPr="00462199" w14:paraId="23D13063" w14:textId="77777777" w:rsidTr="00773376">
        <w:tc>
          <w:tcPr>
            <w:tcW w:w="2095" w:type="dxa"/>
            <w:tcMar>
              <w:left w:w="108" w:type="dxa"/>
              <w:right w:w="108" w:type="dxa"/>
            </w:tcMar>
          </w:tcPr>
          <w:p w14:paraId="41737BF2" w14:textId="77777777" w:rsidR="00D179D6" w:rsidRPr="00462199" w:rsidRDefault="00F47FCB" w:rsidP="00773376">
            <w:pPr>
              <w:pStyle w:val="TableAshurst"/>
            </w:pPr>
            <m:oMathPara>
              <m:oMathParaPr>
                <m:jc m:val="left"/>
              </m:oMathParaPr>
              <m:oMath>
                <m:sSub>
                  <m:sSubPr>
                    <m:ctrlPr>
                      <w:rPr>
                        <w:rFonts w:ascii="Cambria Math" w:hAnsi="Cambria Math" w:cs="Arial"/>
                      </w:rPr>
                    </m:ctrlPr>
                  </m:sSubPr>
                  <m:e>
                    <m:r>
                      <w:rPr>
                        <w:rFonts w:ascii="Cambria Math" w:hAnsi="Cambria Math"/>
                      </w:rPr>
                      <m:t>R</m:t>
                    </m:r>
                  </m:e>
                  <m:sub>
                    <m:r>
                      <w:rPr>
                        <w:rFonts w:ascii="Cambria Math" w:hAnsi="Cambria Math"/>
                      </w:rPr>
                      <m:t>s</m:t>
                    </m:r>
                  </m:sub>
                </m:sSub>
              </m:oMath>
            </m:oMathPara>
          </w:p>
        </w:tc>
        <w:tc>
          <w:tcPr>
            <w:tcW w:w="419" w:type="dxa"/>
            <w:tcMar>
              <w:left w:w="108" w:type="dxa"/>
              <w:right w:w="108" w:type="dxa"/>
            </w:tcMar>
          </w:tcPr>
          <w:p w14:paraId="0666B8E7" w14:textId="77777777" w:rsidR="00D179D6" w:rsidRPr="00462199" w:rsidRDefault="00D179D6" w:rsidP="00773376">
            <w:pPr>
              <w:pStyle w:val="TableAshurst"/>
            </w:pPr>
            <w:r w:rsidRPr="00462199">
              <w:t>=</w:t>
            </w:r>
          </w:p>
        </w:tc>
        <w:tc>
          <w:tcPr>
            <w:tcW w:w="5731" w:type="dxa"/>
            <w:tcMar>
              <w:left w:w="108" w:type="dxa"/>
              <w:right w:w="108" w:type="dxa"/>
            </w:tcMar>
          </w:tcPr>
          <w:p w14:paraId="2DD01C0F" w14:textId="5413C17D" w:rsidR="00D179D6" w:rsidRPr="00462199" w:rsidRDefault="00D179D6" w:rsidP="00773376">
            <w:pPr>
              <w:pStyle w:val="TableAshurst"/>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r w:rsidR="00D179D6" w:rsidRPr="00462199" w14:paraId="1603EE3D" w14:textId="77777777" w:rsidTr="00773376">
        <w:tc>
          <w:tcPr>
            <w:tcW w:w="2095" w:type="dxa"/>
            <w:tcMar>
              <w:left w:w="108" w:type="dxa"/>
              <w:right w:w="108" w:type="dxa"/>
            </w:tcMar>
          </w:tcPr>
          <w:p w14:paraId="2B39FDA3" w14:textId="77777777" w:rsidR="00D179D6" w:rsidRPr="00462199" w:rsidRDefault="00D179D6" w:rsidP="00773376">
            <w:pPr>
              <w:pStyle w:val="TableAshurst"/>
            </w:pPr>
            <m:oMathPara>
              <m:oMathParaPr>
                <m:jc m:val="left"/>
              </m:oMathParaPr>
              <m:oMath>
                <m:r>
                  <w:rPr>
                    <w:rFonts w:ascii="Cambria Math" w:hAnsi="Cambria Math"/>
                  </w:rPr>
                  <w:lastRenderedPageBreak/>
                  <m:t>L</m:t>
                </m:r>
              </m:oMath>
            </m:oMathPara>
          </w:p>
        </w:tc>
        <w:tc>
          <w:tcPr>
            <w:tcW w:w="419" w:type="dxa"/>
            <w:tcMar>
              <w:left w:w="108" w:type="dxa"/>
              <w:right w:w="108" w:type="dxa"/>
            </w:tcMar>
          </w:tcPr>
          <w:p w14:paraId="6AC42E7A" w14:textId="77777777" w:rsidR="00D179D6" w:rsidRPr="00462199" w:rsidRDefault="00D179D6" w:rsidP="00773376">
            <w:pPr>
              <w:pStyle w:val="TableAshurst"/>
            </w:pPr>
            <w:r w:rsidRPr="00462199">
              <w:t>=</w:t>
            </w:r>
          </w:p>
        </w:tc>
        <w:tc>
          <w:tcPr>
            <w:tcW w:w="5731" w:type="dxa"/>
            <w:tcMar>
              <w:left w:w="108" w:type="dxa"/>
              <w:right w:w="108" w:type="dxa"/>
            </w:tcMar>
          </w:tcPr>
          <w:p w14:paraId="0337FD7A" w14:textId="77777777" w:rsidR="00D179D6" w:rsidRPr="00462199" w:rsidRDefault="00D179D6" w:rsidP="00773376">
            <w:pPr>
              <w:pStyle w:val="TableAshurst"/>
            </w:pPr>
            <w:r w:rsidRPr="00462199">
              <w:t>the period between: (a) the Start Date; and (b) the Specified Expiry Date, in years, and expressed as an integer</w:t>
            </w:r>
          </w:p>
        </w:tc>
      </w:tr>
      <w:tr w:rsidR="00D179D6" w:rsidRPr="00462199" w14:paraId="4BAB2A3F" w14:textId="77777777" w:rsidTr="00773376">
        <w:tc>
          <w:tcPr>
            <w:tcW w:w="2095" w:type="dxa"/>
            <w:tcMar>
              <w:left w:w="108" w:type="dxa"/>
              <w:right w:w="108" w:type="dxa"/>
            </w:tcMar>
          </w:tcPr>
          <w:p w14:paraId="2FD7677D" w14:textId="77777777" w:rsidR="00D179D6" w:rsidRPr="00462199" w:rsidRDefault="00D179D6" w:rsidP="00773376">
            <w:pPr>
              <w:pStyle w:val="TableAshurst"/>
            </w:pPr>
            <m:oMathPara>
              <m:oMathParaPr>
                <m:jc m:val="left"/>
              </m:oMathParaPr>
              <m:oMath>
                <m:r>
                  <w:rPr>
                    <w:rFonts w:ascii="Cambria Math" w:hAnsi="Cambria Math"/>
                  </w:rPr>
                  <m:t>X</m:t>
                </m:r>
              </m:oMath>
            </m:oMathPara>
          </w:p>
        </w:tc>
        <w:tc>
          <w:tcPr>
            <w:tcW w:w="419" w:type="dxa"/>
            <w:tcMar>
              <w:left w:w="108" w:type="dxa"/>
              <w:right w:w="108" w:type="dxa"/>
            </w:tcMar>
          </w:tcPr>
          <w:p w14:paraId="75AA0245" w14:textId="77777777" w:rsidR="00D179D6" w:rsidRPr="00462199" w:rsidRDefault="00D179D6" w:rsidP="00773376">
            <w:pPr>
              <w:pStyle w:val="TableAshurst"/>
            </w:pPr>
            <w:r w:rsidRPr="00462199">
              <w:t>=</w:t>
            </w:r>
          </w:p>
        </w:tc>
        <w:tc>
          <w:tcPr>
            <w:tcW w:w="5731" w:type="dxa"/>
            <w:tcMar>
              <w:left w:w="108" w:type="dxa"/>
              <w:right w:w="108" w:type="dxa"/>
            </w:tcMar>
          </w:tcPr>
          <w:p w14:paraId="1626056F" w14:textId="77777777" w:rsidR="00D179D6" w:rsidRPr="00462199" w:rsidRDefault="00D179D6" w:rsidP="00773376">
            <w:pPr>
              <w:pStyle w:val="TableAshurst"/>
            </w:pPr>
            <w:r w:rsidRPr="00462199">
              <w:t>the number of days that have passed or will have passed from and including the Start Date to the QCiL Compensation Date divided by 365 (or, if such number would be a negative number, zero (0))</w:t>
            </w:r>
          </w:p>
        </w:tc>
      </w:tr>
      <w:tr w:rsidR="00D179D6" w:rsidRPr="00462199" w14:paraId="6CB2357F" w14:textId="77777777" w:rsidTr="00773376">
        <w:tc>
          <w:tcPr>
            <w:tcW w:w="2095" w:type="dxa"/>
            <w:tcMar>
              <w:left w:w="108" w:type="dxa"/>
              <w:right w:w="108" w:type="dxa"/>
            </w:tcMar>
          </w:tcPr>
          <w:p w14:paraId="00809233" w14:textId="77777777" w:rsidR="00D179D6" w:rsidRPr="00462199" w:rsidRDefault="00D179D6" w:rsidP="00773376">
            <w:pPr>
              <w:pStyle w:val="TableAshurst"/>
            </w:pPr>
            <m:oMathPara>
              <m:oMathParaPr>
                <m:jc m:val="left"/>
              </m:oMathParaPr>
              <m:oMath>
                <m:r>
                  <w:rPr>
                    <w:rFonts w:ascii="Cambria Math" w:hAnsi="Cambria Math"/>
                  </w:rPr>
                  <m:t>N</m:t>
                </m:r>
              </m:oMath>
            </m:oMathPara>
          </w:p>
        </w:tc>
        <w:tc>
          <w:tcPr>
            <w:tcW w:w="419" w:type="dxa"/>
            <w:tcMar>
              <w:left w:w="108" w:type="dxa"/>
              <w:right w:w="108" w:type="dxa"/>
            </w:tcMar>
          </w:tcPr>
          <w:p w14:paraId="5F7563CD" w14:textId="77777777" w:rsidR="00D179D6" w:rsidRPr="00462199" w:rsidRDefault="00D179D6" w:rsidP="00773376">
            <w:pPr>
              <w:pStyle w:val="TableAshurst"/>
            </w:pPr>
            <w:r w:rsidRPr="00462199">
              <w:t>=</w:t>
            </w:r>
          </w:p>
        </w:tc>
        <w:tc>
          <w:tcPr>
            <w:tcW w:w="5731" w:type="dxa"/>
            <w:tcMar>
              <w:left w:w="108" w:type="dxa"/>
              <w:right w:w="108" w:type="dxa"/>
            </w:tcMar>
          </w:tcPr>
          <w:p w14:paraId="35828EEF" w14:textId="77777777" w:rsidR="00D179D6" w:rsidRPr="00462199" w:rsidRDefault="00D179D6" w:rsidP="00773376">
            <w:pPr>
              <w:pStyle w:val="TableAshurst"/>
            </w:pPr>
            <w:r w:rsidRPr="00462199">
              <w:t>twelve (12)</w:t>
            </w:r>
          </w:p>
        </w:tc>
      </w:tr>
      <w:tr w:rsidR="00D179D6" w:rsidRPr="00462199" w14:paraId="02C88F67" w14:textId="77777777" w:rsidTr="00773376">
        <w:tc>
          <w:tcPr>
            <w:tcW w:w="2095" w:type="dxa"/>
            <w:tcMar>
              <w:left w:w="108" w:type="dxa"/>
              <w:right w:w="108" w:type="dxa"/>
            </w:tcMar>
          </w:tcPr>
          <w:p w14:paraId="0BBB3EB4" w14:textId="77777777" w:rsidR="00D179D6" w:rsidRPr="00462199" w:rsidRDefault="00F47FCB" w:rsidP="00773376">
            <w:pPr>
              <w:pStyle w:val="TableAshurst"/>
            </w:pPr>
            <m:oMathPara>
              <m:oMathParaPr>
                <m:jc m:val="left"/>
              </m:oMathParaPr>
              <m:oMath>
                <m:sSub>
                  <m:sSubPr>
                    <m:ctrlPr>
                      <w:rPr>
                        <w:rFonts w:ascii="Cambria Math" w:hAnsi="Cambria Math" w:cs="Arial"/>
                      </w:rPr>
                    </m:ctrlPr>
                  </m:sSubPr>
                  <m:e>
                    <m:r>
                      <w:rPr>
                        <w:rFonts w:ascii="Cambria Math" w:hAnsi="Cambria Math"/>
                      </w:rPr>
                      <m:t>R</m:t>
                    </m:r>
                  </m:e>
                  <m:sub>
                    <m:r>
                      <w:rPr>
                        <w:rFonts w:ascii="Cambria Math" w:hAnsi="Cambria Math"/>
                      </w:rPr>
                      <m:t>d</m:t>
                    </m:r>
                  </m:sub>
                </m:sSub>
              </m:oMath>
            </m:oMathPara>
          </w:p>
        </w:tc>
        <w:tc>
          <w:tcPr>
            <w:tcW w:w="419" w:type="dxa"/>
            <w:tcMar>
              <w:left w:w="108" w:type="dxa"/>
              <w:right w:w="108" w:type="dxa"/>
            </w:tcMar>
          </w:tcPr>
          <w:p w14:paraId="296132B8" w14:textId="77777777" w:rsidR="00D179D6" w:rsidRPr="00462199" w:rsidRDefault="00D179D6" w:rsidP="00773376">
            <w:pPr>
              <w:pStyle w:val="TableAshurst"/>
            </w:pPr>
            <w:r w:rsidRPr="00462199">
              <w:t>=</w:t>
            </w:r>
          </w:p>
        </w:tc>
        <w:tc>
          <w:tcPr>
            <w:tcW w:w="5731" w:type="dxa"/>
            <w:tcMar>
              <w:left w:w="108" w:type="dxa"/>
              <w:right w:w="108" w:type="dxa"/>
            </w:tcMar>
          </w:tcPr>
          <w:p w14:paraId="10E38095" w14:textId="45FC70F5" w:rsidR="00D179D6" w:rsidRPr="00462199" w:rsidRDefault="00D179D6" w:rsidP="00773376">
            <w:pPr>
              <w:pStyle w:val="TableAshurst"/>
            </w:pPr>
            <w:r w:rsidRPr="00462199">
              <w:t>the Daily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r w:rsidR="00D179D6" w:rsidRPr="00462199" w14:paraId="124457EB" w14:textId="77777777" w:rsidTr="00773376">
        <w:tc>
          <w:tcPr>
            <w:tcW w:w="2095" w:type="dxa"/>
            <w:tcMar>
              <w:left w:w="108" w:type="dxa"/>
              <w:right w:w="108" w:type="dxa"/>
            </w:tcMar>
          </w:tcPr>
          <w:p w14:paraId="63320987" w14:textId="77777777" w:rsidR="00D179D6" w:rsidRPr="00462199" w:rsidRDefault="00F47FCB" w:rsidP="00773376">
            <w:pPr>
              <w:pStyle w:val="TableAshurst"/>
            </w:pPr>
            <m:oMathPara>
              <m:oMathParaPr>
                <m:jc m:val="left"/>
              </m:oMathParaPr>
              <m:oMath>
                <m:sSub>
                  <m:sSubPr>
                    <m:ctrlPr>
                      <w:rPr>
                        <w:rFonts w:ascii="Cambria Math" w:hAnsi="Cambria Math" w:cs="Arial"/>
                      </w:rPr>
                    </m:ctrlPr>
                  </m:sSubPr>
                  <m:e>
                    <m:r>
                      <w:rPr>
                        <w:rFonts w:ascii="Cambria Math" w:hAnsi="Cambria Math"/>
                      </w:rPr>
                      <m:t>CPI</m:t>
                    </m:r>
                  </m:e>
                  <m:sub>
                    <m:r>
                      <w:rPr>
                        <w:rFonts w:ascii="Cambria Math" w:hAnsi="Cambria Math"/>
                      </w:rPr>
                      <m:t>t</m:t>
                    </m:r>
                  </m:sub>
                </m:sSub>
              </m:oMath>
            </m:oMathPara>
          </w:p>
        </w:tc>
        <w:tc>
          <w:tcPr>
            <w:tcW w:w="419" w:type="dxa"/>
            <w:tcMar>
              <w:left w:w="108" w:type="dxa"/>
              <w:right w:w="108" w:type="dxa"/>
            </w:tcMar>
          </w:tcPr>
          <w:p w14:paraId="11A47935" w14:textId="77777777" w:rsidR="00D179D6" w:rsidRPr="00462199" w:rsidRDefault="00D179D6" w:rsidP="00773376">
            <w:pPr>
              <w:pStyle w:val="TableAshurst"/>
            </w:pPr>
            <w:r w:rsidRPr="00462199">
              <w:t>=</w:t>
            </w:r>
          </w:p>
        </w:tc>
        <w:tc>
          <w:tcPr>
            <w:tcW w:w="5731" w:type="dxa"/>
            <w:tcMar>
              <w:left w:w="108" w:type="dxa"/>
              <w:right w:w="108" w:type="dxa"/>
            </w:tcMar>
          </w:tcPr>
          <w:p w14:paraId="6DCAA5B7" w14:textId="77777777" w:rsidR="00D179D6" w:rsidRPr="00462199" w:rsidRDefault="00D179D6" w:rsidP="00773376">
            <w:pPr>
              <w:pStyle w:val="TableAshurst"/>
            </w:pPr>
            <w:r w:rsidRPr="00462199">
              <w:t>the CPI applicable during Billing Period (</w:t>
            </w:r>
            <w:r w:rsidRPr="0046679D">
              <w:rPr>
                <w:i/>
                <w:iCs/>
              </w:rPr>
              <w:t>t</w:t>
            </w:r>
            <w:r w:rsidRPr="00462199">
              <w:t>)</w:t>
            </w:r>
          </w:p>
        </w:tc>
      </w:tr>
      <w:tr w:rsidR="00D179D6" w:rsidRPr="00462199" w14:paraId="096E0C91" w14:textId="77777777" w:rsidTr="00773376">
        <w:tc>
          <w:tcPr>
            <w:tcW w:w="2095" w:type="dxa"/>
            <w:tcMar>
              <w:left w:w="108" w:type="dxa"/>
              <w:right w:w="108" w:type="dxa"/>
            </w:tcMar>
          </w:tcPr>
          <w:p w14:paraId="62ED7E5A" w14:textId="77777777" w:rsidR="00D179D6" w:rsidRPr="00462199" w:rsidRDefault="00F47FCB" w:rsidP="00773376">
            <w:pPr>
              <w:pStyle w:val="TableAshurst"/>
            </w:pPr>
            <m:oMathPara>
              <m:oMathParaPr>
                <m:jc m:val="left"/>
              </m:oMathParaPr>
              <m:oMath>
                <m:sSub>
                  <m:sSubPr>
                    <m:ctrlPr>
                      <w:rPr>
                        <w:rFonts w:ascii="Cambria Math" w:hAnsi="Cambria Math" w:cs="Arial"/>
                      </w:rPr>
                    </m:ctrlPr>
                  </m:sSubPr>
                  <m:e>
                    <m:r>
                      <w:rPr>
                        <w:rFonts w:ascii="Cambria Math" w:hAnsi="Cambria Math"/>
                      </w:rPr>
                      <m:t>CPI</m:t>
                    </m:r>
                  </m:e>
                  <m:sub>
                    <m:r>
                      <w:rPr>
                        <w:rFonts w:ascii="Cambria Math" w:hAnsi="Cambria Math"/>
                      </w:rPr>
                      <m:t>q</m:t>
                    </m:r>
                  </m:sub>
                </m:sSub>
              </m:oMath>
            </m:oMathPara>
          </w:p>
        </w:tc>
        <w:tc>
          <w:tcPr>
            <w:tcW w:w="419" w:type="dxa"/>
            <w:tcMar>
              <w:left w:w="108" w:type="dxa"/>
              <w:right w:w="108" w:type="dxa"/>
            </w:tcMar>
          </w:tcPr>
          <w:p w14:paraId="4C153470" w14:textId="77777777" w:rsidR="00D179D6" w:rsidRPr="00462199" w:rsidRDefault="00D179D6" w:rsidP="00773376">
            <w:pPr>
              <w:pStyle w:val="TableAshurst"/>
            </w:pPr>
            <w:r w:rsidRPr="00462199">
              <w:t>=</w:t>
            </w:r>
          </w:p>
        </w:tc>
        <w:tc>
          <w:tcPr>
            <w:tcW w:w="5731" w:type="dxa"/>
            <w:tcMar>
              <w:left w:w="108" w:type="dxa"/>
              <w:right w:w="108" w:type="dxa"/>
            </w:tcMar>
          </w:tcPr>
          <w:p w14:paraId="64897C2F" w14:textId="77777777" w:rsidR="00D179D6" w:rsidRPr="00462199" w:rsidRDefault="00D179D6" w:rsidP="00773376">
            <w:pPr>
              <w:pStyle w:val="TableAshurst"/>
            </w:pPr>
            <w:r w:rsidRPr="00462199">
              <w:t>the CPI applicable at the QCiL Compensation Date</w:t>
            </w:r>
          </w:p>
        </w:tc>
      </w:tr>
    </w:tbl>
    <w:p w14:paraId="5DE4C2F5" w14:textId="77777777" w:rsidR="00D179D6" w:rsidRPr="00462199" w:rsidRDefault="00D179D6" w:rsidP="001E4108">
      <w:pPr>
        <w:pStyle w:val="H2Ashurst"/>
      </w:pPr>
      <w:bookmarkStart w:id="4916" w:name="_Ref144114425"/>
      <w:r w:rsidRPr="00462199">
        <w:t>If a Qualifying Change in Law gives rise to or results in both: (i) QCiL Capital Costs or QCiL Capital Savings; and (ii) an Adjusted Output Period, then:</w:t>
      </w:r>
      <w:bookmarkEnd w:id="4916"/>
    </w:p>
    <w:p w14:paraId="2C181842" w14:textId="0EFDE4D1" w:rsidR="00D179D6" w:rsidRPr="00462199" w:rsidRDefault="00D179D6" w:rsidP="001E4108">
      <w:pPr>
        <w:pStyle w:val="H3Ashurst"/>
      </w:pPr>
      <w:bookmarkStart w:id="4917" w:name="_Ref144114426"/>
      <w:r w:rsidRPr="00462199">
        <w:t xml:space="preserve">subject to </w:t>
      </w:r>
      <w:r w:rsidR="007248B2" w:rsidRPr="007248B2">
        <w:t>Condition</w:t>
      </w:r>
      <w:r w:rsidR="00EF71CE">
        <w:t xml:space="preserve"> </w:t>
      </w:r>
      <w:r w:rsidR="00EF71CE">
        <w:fldChar w:fldCharType="begin"/>
      </w:r>
      <w:r w:rsidR="00EF71CE">
        <w:instrText xml:space="preserve"> REF _Ref144114427 \w \h </w:instrText>
      </w:r>
      <w:r w:rsidR="00EF71CE">
        <w:fldChar w:fldCharType="separate"/>
      </w:r>
      <w:del w:id="4918" w:author="Faqir, Sofia (Energy Security)" w:date="2023-11-12T19:47:00Z">
        <w:r w:rsidR="00E473FC">
          <w:delText>43.17(B)</w:delText>
        </w:r>
      </w:del>
      <w:r w:rsidR="00EF71CE">
        <w:fldChar w:fldCharType="end"/>
      </w:r>
      <w:r w:rsidRPr="00462199">
        <w:t xml:space="preserve">, such QCiL Capital Costs or QCiL Capital Savings shall be used for the purposes of calculating the QCiL Capex Payment in accordance with </w:t>
      </w:r>
      <w:r w:rsidR="007248B2" w:rsidRPr="007248B2">
        <w:t>Condition</w:t>
      </w:r>
      <w:r w:rsidRPr="00462199">
        <w:t xml:space="preserve">s </w:t>
      </w:r>
      <w:r w:rsidR="009D2C99">
        <w:fldChar w:fldCharType="begin"/>
      </w:r>
      <w:r w:rsidR="009D2C99">
        <w:instrText xml:space="preserve"> REF _Ref144114410 \n \h </w:instrText>
      </w:r>
      <w:r w:rsidR="009D2C99">
        <w:fldChar w:fldCharType="separate"/>
      </w:r>
      <w:del w:id="4919" w:author="Faqir, Sofia (Energy Security)" w:date="2023-11-12T19:47:00Z">
        <w:r w:rsidR="00E473FC">
          <w:delText>43.9</w:delText>
        </w:r>
      </w:del>
      <w:r w:rsidR="009D2C99">
        <w:fldChar w:fldCharType="end"/>
      </w:r>
      <w:r w:rsidRPr="00462199">
        <w:t xml:space="preserve">, </w:t>
      </w:r>
      <w:r w:rsidR="009D2C99">
        <w:fldChar w:fldCharType="begin"/>
      </w:r>
      <w:r w:rsidR="009D2C99">
        <w:instrText xml:space="preserve"> REF _Ref144114413 \n \h </w:instrText>
      </w:r>
      <w:r w:rsidR="009D2C99">
        <w:fldChar w:fldCharType="separate"/>
      </w:r>
      <w:del w:id="4920" w:author="Faqir, Sofia (Energy Security)" w:date="2023-11-12T19:47:00Z">
        <w:r w:rsidR="00E473FC">
          <w:delText>43.10</w:delText>
        </w:r>
      </w:del>
      <w:r w:rsidR="009D2C99">
        <w:fldChar w:fldCharType="end"/>
      </w:r>
      <w:r w:rsidRPr="00462199">
        <w:t xml:space="preserve"> and </w:t>
      </w:r>
      <w:r w:rsidRPr="00462199">
        <w:fldChar w:fldCharType="begin"/>
      </w:r>
      <w:r w:rsidRPr="00462199">
        <w:instrText xml:space="preserve">  REF _Ref144114424 \r \h \* MERGEFORMAT </w:instrText>
      </w:r>
      <w:r w:rsidRPr="00462199">
        <w:fldChar w:fldCharType="separate"/>
      </w:r>
      <w:del w:id="4921" w:author="Faqir, Sofia (Energy Security)" w:date="2023-11-12T19:47:00Z">
        <w:r w:rsidR="00E473FC" w:rsidRPr="00E473FC">
          <w:rPr>
            <w:color w:val="000000"/>
          </w:rPr>
          <w:delText>43.16</w:delText>
        </w:r>
      </w:del>
      <w:r w:rsidRPr="00462199">
        <w:fldChar w:fldCharType="end"/>
      </w:r>
      <w:r w:rsidRPr="00462199">
        <w:t xml:space="preserve"> and </w:t>
      </w:r>
      <w:r w:rsidR="007248B2" w:rsidRPr="007248B2">
        <w:t>Condition</w:t>
      </w:r>
      <w:r w:rsidRPr="00462199">
        <w:t> </w:t>
      </w:r>
      <w:r w:rsidR="009D2C99">
        <w:fldChar w:fldCharType="begin"/>
      </w:r>
      <w:r w:rsidR="009D2C99">
        <w:instrText xml:space="preserve"> REF _Ref144114417 \n \h </w:instrText>
      </w:r>
      <w:r w:rsidR="009D2C99">
        <w:fldChar w:fldCharType="separate"/>
      </w:r>
      <w:del w:id="4922" w:author="Faqir, Sofia (Energy Security)" w:date="2023-11-12T19:47:00Z">
        <w:r w:rsidR="00E473FC">
          <w:delText>43.11</w:delText>
        </w:r>
      </w:del>
      <w:r w:rsidR="009D2C99">
        <w:fldChar w:fldCharType="end"/>
      </w:r>
      <w:r w:rsidR="009D2C99" w:rsidRPr="00462199">
        <w:t xml:space="preserve">, </w:t>
      </w:r>
      <w:r w:rsidR="009D2C99">
        <w:fldChar w:fldCharType="begin"/>
      </w:r>
      <w:r w:rsidR="009D2C99">
        <w:instrText xml:space="preserve"> REF _Ref144114418 \n \h </w:instrText>
      </w:r>
      <w:r w:rsidR="009D2C99">
        <w:fldChar w:fldCharType="separate"/>
      </w:r>
      <w:del w:id="4923" w:author="Faqir, Sofia (Energy Security)" w:date="2023-11-12T19:47:00Z">
        <w:r w:rsidR="00E473FC">
          <w:delText>43.12</w:delText>
        </w:r>
      </w:del>
      <w:r w:rsidR="009D2C99">
        <w:fldChar w:fldCharType="end"/>
      </w:r>
      <w:r w:rsidR="009D2C99" w:rsidRPr="00462199">
        <w:t xml:space="preserve">, </w:t>
      </w:r>
      <w:r w:rsidR="009D2C99">
        <w:fldChar w:fldCharType="begin"/>
      </w:r>
      <w:r w:rsidR="009D2C99">
        <w:instrText xml:space="preserve"> REF _Ref144114419 \n \h </w:instrText>
      </w:r>
      <w:r w:rsidR="009D2C99">
        <w:fldChar w:fldCharType="separate"/>
      </w:r>
      <w:del w:id="4924" w:author="Faqir, Sofia (Energy Security)" w:date="2023-11-12T19:47:00Z">
        <w:r w:rsidR="00E473FC">
          <w:delText>43.13</w:delText>
        </w:r>
      </w:del>
      <w:r w:rsidR="009D2C99">
        <w:fldChar w:fldCharType="end"/>
      </w:r>
      <w:r w:rsidR="009D2C99" w:rsidRPr="00462199">
        <w:t xml:space="preserve">, </w:t>
      </w:r>
      <w:r w:rsidR="009D2C99">
        <w:fldChar w:fldCharType="begin"/>
      </w:r>
      <w:r w:rsidR="009D2C99">
        <w:instrText xml:space="preserve"> REF _Ref144114422 \n \h </w:instrText>
      </w:r>
      <w:r w:rsidR="009D2C99">
        <w:fldChar w:fldCharType="separate"/>
      </w:r>
      <w:del w:id="4925" w:author="Faqir, Sofia (Energy Security)" w:date="2023-11-12T19:47:00Z">
        <w:r w:rsidR="00E473FC">
          <w:delText>43.14</w:delText>
        </w:r>
      </w:del>
      <w:r w:rsidR="009D2C99">
        <w:fldChar w:fldCharType="end"/>
      </w:r>
      <w:r w:rsidR="009D2C99" w:rsidRPr="00462199">
        <w:t xml:space="preserve"> or </w:t>
      </w:r>
      <w:r w:rsidR="009D2C99">
        <w:fldChar w:fldCharType="begin"/>
      </w:r>
      <w:r w:rsidR="009D2C99">
        <w:instrText xml:space="preserve"> REF _Ref144114423 \n \h </w:instrText>
      </w:r>
      <w:r w:rsidR="009D2C99">
        <w:fldChar w:fldCharType="separate"/>
      </w:r>
      <w:del w:id="4926" w:author="Faqir, Sofia (Energy Security)" w:date="2023-11-12T19:47:00Z">
        <w:r w:rsidR="00E473FC">
          <w:delText>43.15</w:delText>
        </w:r>
      </w:del>
      <w:r w:rsidR="009D2C99">
        <w:fldChar w:fldCharType="end"/>
      </w:r>
      <w:r w:rsidRPr="00462199">
        <w:t xml:space="preserve"> (as applicable); and</w:t>
      </w:r>
      <w:bookmarkEnd w:id="4917"/>
    </w:p>
    <w:p w14:paraId="33675AFE" w14:textId="47D8A0CD" w:rsidR="00D179D6" w:rsidRPr="00462199" w:rsidRDefault="00D179D6" w:rsidP="001E4108">
      <w:pPr>
        <w:pStyle w:val="H3Ashurst"/>
      </w:pPr>
      <w:bookmarkStart w:id="4927" w:name="_Ref144114427"/>
      <w:r w:rsidRPr="00462199">
        <w:t xml:space="preserve">if and to the extent that any QCiL Capital Savings are (or are reasonably likely to be) made or received solely in connection with, and during, the Adjusted Output Period, then such QCiL Capital Savings shall be excluded from the calculation of the QCiL Capex Payment in accordance with </w:t>
      </w:r>
      <w:r w:rsidR="007248B2" w:rsidRPr="007248B2">
        <w:t>Condition</w:t>
      </w:r>
      <w:r w:rsidRPr="00462199">
        <w:t xml:space="preserve">s </w:t>
      </w:r>
      <w:r w:rsidR="002E0810">
        <w:fldChar w:fldCharType="begin"/>
      </w:r>
      <w:r w:rsidR="002E0810">
        <w:instrText xml:space="preserve"> REF _Ref144114410 \n \h </w:instrText>
      </w:r>
      <w:r w:rsidR="002E0810">
        <w:fldChar w:fldCharType="separate"/>
      </w:r>
      <w:del w:id="4928" w:author="Faqir, Sofia (Energy Security)" w:date="2023-11-12T19:47:00Z">
        <w:r w:rsidR="00E473FC">
          <w:delText>43.9</w:delText>
        </w:r>
      </w:del>
      <w:r w:rsidR="002E0810">
        <w:fldChar w:fldCharType="end"/>
      </w:r>
      <w:r w:rsidRPr="00462199">
        <w:t xml:space="preserve">, </w:t>
      </w:r>
      <w:r w:rsidR="002E0810">
        <w:fldChar w:fldCharType="begin"/>
      </w:r>
      <w:r w:rsidR="002E0810">
        <w:instrText xml:space="preserve"> REF _Ref144114413 \n \h </w:instrText>
      </w:r>
      <w:r w:rsidR="002E0810">
        <w:fldChar w:fldCharType="separate"/>
      </w:r>
      <w:del w:id="4929" w:author="Faqir, Sofia (Energy Security)" w:date="2023-11-12T19:47:00Z">
        <w:r w:rsidR="00E473FC">
          <w:delText>43.10</w:delText>
        </w:r>
      </w:del>
      <w:r w:rsidR="002E0810">
        <w:fldChar w:fldCharType="end"/>
      </w:r>
      <w:r w:rsidRPr="00462199">
        <w:t xml:space="preserve">, </w:t>
      </w:r>
      <w:r w:rsidR="009D2C99">
        <w:fldChar w:fldCharType="begin"/>
      </w:r>
      <w:r w:rsidR="009D2C99">
        <w:instrText xml:space="preserve"> REF _Ref144114424 \n \h </w:instrText>
      </w:r>
      <w:r w:rsidR="009D2C99">
        <w:fldChar w:fldCharType="separate"/>
      </w:r>
      <w:del w:id="4930" w:author="Faqir, Sofia (Energy Security)" w:date="2023-11-12T19:47:00Z">
        <w:r w:rsidR="00E473FC">
          <w:delText>43.16</w:delText>
        </w:r>
      </w:del>
      <w:r w:rsidR="009D2C99">
        <w:fldChar w:fldCharType="end"/>
      </w:r>
      <w:r w:rsidRPr="00462199">
        <w:t xml:space="preserve"> and</w:t>
      </w:r>
      <w:r w:rsidR="00EF71CE">
        <w:t xml:space="preserve"> </w:t>
      </w:r>
      <w:r w:rsidR="00EF71CE">
        <w:fldChar w:fldCharType="begin"/>
      </w:r>
      <w:r w:rsidR="00EF71CE">
        <w:instrText xml:space="preserve"> REF _Ref144114426 \w \h </w:instrText>
      </w:r>
      <w:r w:rsidR="00EF71CE">
        <w:fldChar w:fldCharType="separate"/>
      </w:r>
      <w:del w:id="4931" w:author="Faqir, Sofia (Energy Security)" w:date="2023-11-12T19:47:00Z">
        <w:r w:rsidR="00E473FC">
          <w:delText>43.17(A)</w:delText>
        </w:r>
      </w:del>
      <w:r w:rsidR="00EF71CE">
        <w:fldChar w:fldCharType="end"/>
      </w:r>
      <w:r w:rsidRPr="00462199">
        <w:t xml:space="preserve">, and </w:t>
      </w:r>
      <w:r w:rsidR="007248B2" w:rsidRPr="007248B2">
        <w:t>Condition</w:t>
      </w:r>
      <w:r w:rsidRPr="00462199">
        <w:t> </w:t>
      </w:r>
      <w:r w:rsidR="009D2C99">
        <w:fldChar w:fldCharType="begin"/>
      </w:r>
      <w:r w:rsidR="009D2C99">
        <w:instrText xml:space="preserve"> REF _Ref144114417 \n \h </w:instrText>
      </w:r>
      <w:r w:rsidR="009D2C99">
        <w:fldChar w:fldCharType="separate"/>
      </w:r>
      <w:del w:id="4932" w:author="Faqir, Sofia (Energy Security)" w:date="2023-11-12T19:47:00Z">
        <w:r w:rsidR="00E473FC">
          <w:delText>43.11</w:delText>
        </w:r>
      </w:del>
      <w:r w:rsidR="009D2C99">
        <w:fldChar w:fldCharType="end"/>
      </w:r>
      <w:r w:rsidRPr="00462199">
        <w:t xml:space="preserve">, </w:t>
      </w:r>
      <w:r w:rsidR="009D2C99">
        <w:fldChar w:fldCharType="begin"/>
      </w:r>
      <w:r w:rsidR="009D2C99">
        <w:instrText xml:space="preserve"> REF _Ref144114418 \n \h </w:instrText>
      </w:r>
      <w:r w:rsidR="009D2C99">
        <w:fldChar w:fldCharType="separate"/>
      </w:r>
      <w:del w:id="4933" w:author="Faqir, Sofia (Energy Security)" w:date="2023-11-12T19:47:00Z">
        <w:r w:rsidR="00E473FC">
          <w:delText>43.12</w:delText>
        </w:r>
      </w:del>
      <w:r w:rsidR="009D2C99">
        <w:fldChar w:fldCharType="end"/>
      </w:r>
      <w:r w:rsidRPr="00462199">
        <w:t xml:space="preserve">, </w:t>
      </w:r>
      <w:r w:rsidR="009D2C99">
        <w:fldChar w:fldCharType="begin"/>
      </w:r>
      <w:r w:rsidR="009D2C99">
        <w:instrText xml:space="preserve"> REF _Ref144114419 \n \h </w:instrText>
      </w:r>
      <w:r w:rsidR="009D2C99">
        <w:fldChar w:fldCharType="separate"/>
      </w:r>
      <w:del w:id="4934" w:author="Faqir, Sofia (Energy Security)" w:date="2023-11-12T19:47:00Z">
        <w:r w:rsidR="00E473FC">
          <w:delText>43.13</w:delText>
        </w:r>
      </w:del>
      <w:r w:rsidR="009D2C99">
        <w:fldChar w:fldCharType="end"/>
      </w:r>
      <w:r w:rsidRPr="00462199">
        <w:t xml:space="preserve">, </w:t>
      </w:r>
      <w:r w:rsidR="009D2C99">
        <w:fldChar w:fldCharType="begin"/>
      </w:r>
      <w:r w:rsidR="009D2C99">
        <w:instrText xml:space="preserve"> REF _Ref144114422 \n \h </w:instrText>
      </w:r>
      <w:r w:rsidR="009D2C99">
        <w:fldChar w:fldCharType="separate"/>
      </w:r>
      <w:del w:id="4935" w:author="Faqir, Sofia (Energy Security)" w:date="2023-11-12T19:47:00Z">
        <w:r w:rsidR="00E473FC">
          <w:delText>43.14</w:delText>
        </w:r>
      </w:del>
      <w:r w:rsidR="009D2C99">
        <w:fldChar w:fldCharType="end"/>
      </w:r>
      <w:r w:rsidRPr="00462199">
        <w:t xml:space="preserve"> or </w:t>
      </w:r>
      <w:r w:rsidR="009D2C99">
        <w:fldChar w:fldCharType="begin"/>
      </w:r>
      <w:r w:rsidR="009D2C99">
        <w:instrText xml:space="preserve"> REF _Ref144114423 \n \h </w:instrText>
      </w:r>
      <w:r w:rsidR="009D2C99">
        <w:fldChar w:fldCharType="separate"/>
      </w:r>
      <w:del w:id="4936" w:author="Faqir, Sofia (Energy Security)" w:date="2023-11-12T19:47:00Z">
        <w:r w:rsidR="00E473FC">
          <w:delText>43.15</w:delText>
        </w:r>
      </w:del>
      <w:r w:rsidR="009D2C99">
        <w:fldChar w:fldCharType="end"/>
      </w:r>
      <w:r w:rsidRPr="00462199">
        <w:t xml:space="preserve"> (as applicable), and such QCiL Capital Savings shall instead be taken into account in the calculation of the QCiL Adjusted Revenues Payment in accordance with </w:t>
      </w:r>
      <w:r w:rsidR="007248B2" w:rsidRPr="007248B2">
        <w:t>Condition</w:t>
      </w:r>
      <w:r w:rsidRPr="00462199">
        <w:t xml:space="preserve">s </w:t>
      </w:r>
      <w:r w:rsidR="009D2C99">
        <w:fldChar w:fldCharType="begin"/>
      </w:r>
      <w:r w:rsidR="009D2C99">
        <w:instrText xml:space="preserve"> REF _Ref144114428 \n \h </w:instrText>
      </w:r>
      <w:r w:rsidR="009D2C99">
        <w:fldChar w:fldCharType="separate"/>
      </w:r>
      <w:del w:id="4937" w:author="Faqir, Sofia (Energy Security)" w:date="2023-11-12T19:47:00Z">
        <w:r w:rsidR="00E473FC">
          <w:delText>43.18</w:delText>
        </w:r>
      </w:del>
      <w:r w:rsidR="009D2C99">
        <w:fldChar w:fldCharType="end"/>
      </w:r>
      <w:r w:rsidRPr="00462199">
        <w:t xml:space="preserve">, </w:t>
      </w:r>
      <w:r w:rsidR="009D2C99">
        <w:fldChar w:fldCharType="begin"/>
      </w:r>
      <w:r w:rsidR="009D2C99">
        <w:instrText xml:space="preserve"> REF _Ref144114431 \n \h </w:instrText>
      </w:r>
      <w:r w:rsidR="009D2C99">
        <w:fldChar w:fldCharType="separate"/>
      </w:r>
      <w:del w:id="4938" w:author="Faqir, Sofia (Energy Security)" w:date="2023-11-12T19:47:00Z">
        <w:r w:rsidR="00E473FC">
          <w:delText>43.19</w:delText>
        </w:r>
      </w:del>
      <w:r w:rsidR="009D2C99">
        <w:fldChar w:fldCharType="end"/>
      </w:r>
      <w:r w:rsidRPr="00462199">
        <w:t xml:space="preserve"> and </w:t>
      </w:r>
      <w:r w:rsidRPr="00462199">
        <w:fldChar w:fldCharType="begin"/>
      </w:r>
      <w:r w:rsidRPr="00462199">
        <w:instrText xml:space="preserve">  REF _Ref144114440 \r \h \* MERGEFORMAT </w:instrText>
      </w:r>
      <w:r w:rsidRPr="00462199">
        <w:fldChar w:fldCharType="separate"/>
      </w:r>
      <w:del w:id="4939" w:author="Faqir, Sofia (Energy Security)" w:date="2023-11-12T19:47:00Z">
        <w:r w:rsidR="00E473FC" w:rsidRPr="00E473FC">
          <w:rPr>
            <w:color w:val="000000"/>
          </w:rPr>
          <w:delText>43.23</w:delText>
        </w:r>
      </w:del>
      <w:r w:rsidRPr="00462199">
        <w:fldChar w:fldCharType="end"/>
      </w:r>
      <w:r w:rsidRPr="00462199">
        <w:t xml:space="preserve"> and </w:t>
      </w:r>
      <w:r w:rsidR="007248B2" w:rsidRPr="007248B2">
        <w:t>Condition</w:t>
      </w:r>
      <w:r w:rsidRPr="00462199">
        <w:t xml:space="preserve"> </w:t>
      </w:r>
      <w:r w:rsidR="009D2C99">
        <w:fldChar w:fldCharType="begin"/>
      </w:r>
      <w:r w:rsidR="009D2C99">
        <w:instrText xml:space="preserve"> REF _Ref144114435 \n \h </w:instrText>
      </w:r>
      <w:r w:rsidR="009D2C99">
        <w:fldChar w:fldCharType="separate"/>
      </w:r>
      <w:del w:id="4940" w:author="Faqir, Sofia (Energy Security)" w:date="2023-11-12T19:47:00Z">
        <w:r w:rsidR="00E473FC">
          <w:delText>43.20</w:delText>
        </w:r>
      </w:del>
      <w:r w:rsidR="009D2C99">
        <w:fldChar w:fldCharType="end"/>
      </w:r>
      <w:r w:rsidRPr="00462199">
        <w:t xml:space="preserve">, </w:t>
      </w:r>
      <w:r w:rsidR="009D2C99">
        <w:fldChar w:fldCharType="begin"/>
      </w:r>
      <w:r w:rsidR="009D2C99">
        <w:instrText xml:space="preserve"> REF _Ref144114436 \n \h </w:instrText>
      </w:r>
      <w:r w:rsidR="009D2C99">
        <w:fldChar w:fldCharType="separate"/>
      </w:r>
      <w:del w:id="4941" w:author="Faqir, Sofia (Energy Security)" w:date="2023-11-12T19:47:00Z">
        <w:r w:rsidR="00E473FC">
          <w:delText>43.21</w:delText>
        </w:r>
      </w:del>
      <w:r w:rsidR="009D2C99">
        <w:fldChar w:fldCharType="end"/>
      </w:r>
      <w:r w:rsidRPr="00462199">
        <w:t xml:space="preserve"> or </w:t>
      </w:r>
      <w:r w:rsidR="009D2C99">
        <w:fldChar w:fldCharType="begin"/>
      </w:r>
      <w:r w:rsidR="009D2C99">
        <w:instrText xml:space="preserve"> REF _Ref144114439 \n \h </w:instrText>
      </w:r>
      <w:r w:rsidR="009D2C99">
        <w:fldChar w:fldCharType="separate"/>
      </w:r>
      <w:del w:id="4942" w:author="Faqir, Sofia (Energy Security)" w:date="2023-11-12T19:47:00Z">
        <w:r w:rsidR="00E473FC">
          <w:delText>43.22</w:delText>
        </w:r>
      </w:del>
      <w:r w:rsidR="009D2C99">
        <w:fldChar w:fldCharType="end"/>
      </w:r>
      <w:r w:rsidRPr="00462199">
        <w:t xml:space="preserve"> (as applicable).</w:t>
      </w:r>
      <w:bookmarkEnd w:id="4927"/>
    </w:p>
    <w:p w14:paraId="1F1A92E6" w14:textId="77777777" w:rsidR="00D179D6" w:rsidRPr="00462199" w:rsidRDefault="00D179D6" w:rsidP="005B3BB9">
      <w:pPr>
        <w:pStyle w:val="NormalBoldAshurst"/>
      </w:pPr>
      <w:r w:rsidRPr="00462199">
        <w:rPr>
          <w:i/>
        </w:rPr>
        <w:t>QCiL Adjusted Revenues Payment</w:t>
      </w:r>
    </w:p>
    <w:p w14:paraId="5982461D" w14:textId="77777777" w:rsidR="00D179D6" w:rsidRPr="00462199" w:rsidRDefault="00D179D6" w:rsidP="001E4108">
      <w:pPr>
        <w:pStyle w:val="H2Ashurst"/>
      </w:pPr>
      <w:bookmarkStart w:id="4943" w:name="_Ref144114428"/>
      <w:r w:rsidRPr="00462199">
        <w:t>Any and all QCiL Adjusted Revenues Payments shall be effected, at the election of the LCHA Counterparty (after consultation with the Producer), as a lump sum payment, staged payments or daily payments which shall be payable:</w:t>
      </w:r>
      <w:bookmarkEnd w:id="4943"/>
    </w:p>
    <w:p w14:paraId="75C8A817" w14:textId="77777777" w:rsidR="00D179D6" w:rsidRPr="00462199" w:rsidRDefault="00D179D6" w:rsidP="001E4108">
      <w:pPr>
        <w:pStyle w:val="H3Ashurst"/>
      </w:pPr>
      <w:bookmarkStart w:id="4944" w:name="_Ref144114429"/>
      <w:r w:rsidRPr="00462199">
        <w:t>by the LCHA Counterparty to the Producer if the amount calculated under the relevant formula is positive; or</w:t>
      </w:r>
      <w:bookmarkEnd w:id="4944"/>
    </w:p>
    <w:p w14:paraId="2DE5673A" w14:textId="77777777" w:rsidR="00D179D6" w:rsidRPr="00462199" w:rsidRDefault="00D179D6" w:rsidP="001E4108">
      <w:pPr>
        <w:pStyle w:val="H3Ashurst"/>
      </w:pPr>
      <w:bookmarkStart w:id="4945" w:name="_Ref144114430"/>
      <w:r w:rsidRPr="00462199">
        <w:t>by the Producer to the LCHA Counterparty if the amount calculated under the relevant formula is negative,</w:t>
      </w:r>
      <w:bookmarkEnd w:id="4945"/>
    </w:p>
    <w:p w14:paraId="54B5F310" w14:textId="77777777" w:rsidR="00D179D6" w:rsidRPr="00462199" w:rsidRDefault="00D179D6" w:rsidP="005B3BB9">
      <w:pPr>
        <w:pStyle w:val="B12Ashurst"/>
      </w:pPr>
      <w:r w:rsidRPr="00462199">
        <w:t>irrespective of whether or not the relevant Qualifying Change in Law occurs, is implemented or becomes effective before, on or after the Start Date; and</w:t>
      </w:r>
    </w:p>
    <w:p w14:paraId="633A823B" w14:textId="5C9DA439" w:rsidR="00D179D6" w:rsidRPr="00462199" w:rsidRDefault="00D179D6" w:rsidP="001E4108">
      <w:pPr>
        <w:pStyle w:val="H2Ashurst"/>
      </w:pPr>
      <w:bookmarkStart w:id="4946" w:name="_Ref144114431"/>
      <w:r w:rsidRPr="00462199">
        <w:t xml:space="preserve">For the purposes of </w:t>
      </w:r>
      <w:r w:rsidR="007248B2" w:rsidRPr="007248B2">
        <w:t>Condition</w:t>
      </w:r>
      <w:r w:rsidRPr="00462199">
        <w:t xml:space="preserve"> </w:t>
      </w:r>
      <w:r w:rsidR="00763938">
        <w:fldChar w:fldCharType="begin"/>
      </w:r>
      <w:r w:rsidR="00763938">
        <w:instrText xml:space="preserve"> REF _Ref144114428 \n \h </w:instrText>
      </w:r>
      <w:r w:rsidR="00763938">
        <w:fldChar w:fldCharType="separate"/>
      </w:r>
      <w:del w:id="4947" w:author="Faqir, Sofia (Energy Security)" w:date="2023-11-12T19:47:00Z">
        <w:r w:rsidR="00E473FC">
          <w:delText>43.18</w:delText>
        </w:r>
      </w:del>
      <w:r w:rsidR="00763938">
        <w:fldChar w:fldCharType="end"/>
      </w:r>
      <w:r w:rsidRPr="00462199">
        <w:t>, each QCiL Adjusted Revenues Payment shall be an amount (</w:t>
      </w:r>
      <w:r w:rsidRPr="00462199">
        <w:rPr>
          <w:i/>
          <w:iCs/>
        </w:rPr>
        <w:t>expressed in</w:t>
      </w:r>
      <w:r w:rsidRPr="00462199">
        <w:t xml:space="preserve"> </w:t>
      </w:r>
      <w:r w:rsidRPr="00462199">
        <w:rPr>
          <w:i/>
          <w:iCs/>
        </w:rPr>
        <w:t>pounds (£)</w:t>
      </w:r>
      <w:r w:rsidRPr="00462199">
        <w:t>) calculated in accordance with:</w:t>
      </w:r>
      <w:bookmarkEnd w:id="4946"/>
    </w:p>
    <w:p w14:paraId="56A2EDF8" w14:textId="26B2110D" w:rsidR="00D179D6" w:rsidRPr="00462199" w:rsidRDefault="007248B2" w:rsidP="00701A5E">
      <w:pPr>
        <w:pStyle w:val="H3Ashurst"/>
      </w:pPr>
      <w:bookmarkStart w:id="4948" w:name="_Ref144114432"/>
      <w:r w:rsidRPr="007248B2">
        <w:t>Condition</w:t>
      </w:r>
      <w:r w:rsidR="00D179D6" w:rsidRPr="00462199">
        <w:t xml:space="preserve"> </w:t>
      </w:r>
      <w:r w:rsidR="00763938">
        <w:fldChar w:fldCharType="begin"/>
      </w:r>
      <w:r w:rsidR="00763938">
        <w:instrText xml:space="preserve"> REF _Ref144114435 \n \h </w:instrText>
      </w:r>
      <w:r w:rsidR="00763938">
        <w:fldChar w:fldCharType="separate"/>
      </w:r>
      <w:del w:id="4949" w:author="Faqir, Sofia (Energy Security)" w:date="2023-11-12T19:47:00Z">
        <w:r w:rsidR="00E473FC">
          <w:delText>43.20</w:delText>
        </w:r>
      </w:del>
      <w:r w:rsidR="00763938">
        <w:fldChar w:fldCharType="end"/>
      </w:r>
      <w:r w:rsidR="00D179D6" w:rsidRPr="00462199">
        <w:t xml:space="preserve"> if the QCiL Adjusted Revenues Payment is to be paid as a lump sum;</w:t>
      </w:r>
      <w:bookmarkEnd w:id="4948"/>
    </w:p>
    <w:p w14:paraId="43902972" w14:textId="1844DA3F" w:rsidR="00D179D6" w:rsidRPr="00462199" w:rsidRDefault="007248B2" w:rsidP="00701A5E">
      <w:pPr>
        <w:pStyle w:val="H3Ashurst"/>
      </w:pPr>
      <w:bookmarkStart w:id="4950" w:name="_Ref144114433"/>
      <w:r w:rsidRPr="007248B2">
        <w:t>Condition</w:t>
      </w:r>
      <w:r w:rsidR="00D179D6" w:rsidRPr="00462199">
        <w:t xml:space="preserve"> </w:t>
      </w:r>
      <w:r w:rsidR="00763938">
        <w:fldChar w:fldCharType="begin"/>
      </w:r>
      <w:r w:rsidR="00763938">
        <w:instrText xml:space="preserve"> REF _Ref144114436 \n \h </w:instrText>
      </w:r>
      <w:r w:rsidR="00763938">
        <w:fldChar w:fldCharType="separate"/>
      </w:r>
      <w:del w:id="4951" w:author="Faqir, Sofia (Energy Security)" w:date="2023-11-12T19:47:00Z">
        <w:r w:rsidR="00E473FC">
          <w:delText>43.21</w:delText>
        </w:r>
      </w:del>
      <w:r w:rsidR="00763938">
        <w:fldChar w:fldCharType="end"/>
      </w:r>
      <w:r w:rsidR="00D179D6" w:rsidRPr="00462199">
        <w:t xml:space="preserve"> if the QCiL Adjusted Revenues Payment is to be paid by means of staged payments; or</w:t>
      </w:r>
      <w:bookmarkEnd w:id="4950"/>
    </w:p>
    <w:p w14:paraId="0C92D8E7" w14:textId="2475510B" w:rsidR="00D179D6" w:rsidRPr="00462199" w:rsidRDefault="007248B2" w:rsidP="00701A5E">
      <w:pPr>
        <w:pStyle w:val="H3Ashurst"/>
      </w:pPr>
      <w:bookmarkStart w:id="4952" w:name="_Ref144114434"/>
      <w:r w:rsidRPr="007248B2">
        <w:lastRenderedPageBreak/>
        <w:t>Condition</w:t>
      </w:r>
      <w:r w:rsidR="00D179D6" w:rsidRPr="00462199">
        <w:t xml:space="preserve"> </w:t>
      </w:r>
      <w:r w:rsidR="00763938">
        <w:fldChar w:fldCharType="begin"/>
      </w:r>
      <w:r w:rsidR="00763938">
        <w:instrText xml:space="preserve"> REF _Ref144114439 \n \h </w:instrText>
      </w:r>
      <w:r w:rsidR="00763938">
        <w:fldChar w:fldCharType="separate"/>
      </w:r>
      <w:del w:id="4953" w:author="Faqir, Sofia (Energy Security)" w:date="2023-11-12T19:47:00Z">
        <w:r w:rsidR="00E473FC">
          <w:delText>43.22</w:delText>
        </w:r>
      </w:del>
      <w:r w:rsidR="00763938">
        <w:fldChar w:fldCharType="end"/>
      </w:r>
      <w:r w:rsidR="00D179D6" w:rsidRPr="00462199">
        <w:t xml:space="preserve"> if the QCiL Adjusted Revenues Payment is to be paid by means of daily payments.</w:t>
      </w:r>
      <w:bookmarkEnd w:id="4952"/>
    </w:p>
    <w:p w14:paraId="7897CB44" w14:textId="43B2E8A4" w:rsidR="00D179D6" w:rsidRPr="00462199" w:rsidRDefault="00D179D6" w:rsidP="00701A5E">
      <w:pPr>
        <w:pStyle w:val="H2Ashurst"/>
      </w:pPr>
      <w:bookmarkStart w:id="4954" w:name="_Ref144114435"/>
      <w:r w:rsidRPr="00462199">
        <w:t xml:space="preserve">If </w:t>
      </w:r>
      <w:r w:rsidR="007248B2" w:rsidRPr="007248B2">
        <w:t>Condition</w:t>
      </w:r>
      <w:r w:rsidRPr="00462199">
        <w:t xml:space="preserve"> </w:t>
      </w:r>
      <w:r w:rsidRPr="00462199">
        <w:fldChar w:fldCharType="begin"/>
      </w:r>
      <w:r w:rsidRPr="00462199">
        <w:instrText xml:space="preserve">  REF _Ref144114432 \r \h \* MERGEFORMAT </w:instrText>
      </w:r>
      <w:r w:rsidRPr="00462199">
        <w:fldChar w:fldCharType="separate"/>
      </w:r>
      <w:del w:id="4955" w:author="Faqir, Sofia (Energy Security)" w:date="2023-11-12T19:47:00Z">
        <w:r w:rsidR="00E473FC" w:rsidRPr="00E473FC">
          <w:rPr>
            <w:color w:val="000000"/>
          </w:rPr>
          <w:delText>43.19(A)</w:delText>
        </w:r>
      </w:del>
      <w:r w:rsidRPr="00462199">
        <w:fldChar w:fldCharType="end"/>
      </w:r>
      <w:r w:rsidRPr="00462199">
        <w:t xml:space="preserve"> applies, the QCiL Adjusted Revenues Payment shall be calculated as follows:</w:t>
      </w:r>
      <w:bookmarkEnd w:id="4954"/>
    </w:p>
    <w:p w14:paraId="725DD621" w14:textId="3438BBA5" w:rsidR="00D179D6" w:rsidRPr="00462199" w:rsidRDefault="00D179D6" w:rsidP="00701A5E">
      <w:pPr>
        <w:pStyle w:val="NormalAshurst"/>
        <w:rPr>
          <w:lang w:val="pt-BR"/>
        </w:rPr>
      </w:pPr>
      <m:oMathPara>
        <m:oMath>
          <m:r>
            <w:rPr>
              <w:rFonts w:ascii="Cambria Math" w:hAnsi="Cambria Math"/>
            </w:rPr>
            <m:t>QCiL</m:t>
          </m:r>
          <m:r>
            <m:rPr>
              <m:sty m:val="p"/>
            </m:rPr>
            <w:rPr>
              <w:rFonts w:ascii="Cambria Math" w:hAnsi="Cambria Math"/>
              <w:lang w:val="pt-BR"/>
            </w:rPr>
            <m:t xml:space="preserve"> </m:t>
          </m:r>
          <m:r>
            <w:rPr>
              <w:rFonts w:ascii="Cambria Math" w:hAnsi="Cambria Math"/>
            </w:rPr>
            <m:t>Adjusted</m:t>
          </m:r>
          <m:r>
            <m:rPr>
              <m:sty m:val="p"/>
            </m:rPr>
            <w:rPr>
              <w:rFonts w:ascii="Cambria Math" w:hAnsi="Cambria Math"/>
              <w:lang w:val="pt-BR"/>
            </w:rPr>
            <m:t xml:space="preserve"> </m:t>
          </m:r>
          <m:r>
            <w:rPr>
              <w:rFonts w:ascii="Cambria Math" w:hAnsi="Cambria Math"/>
            </w:rPr>
            <m:t>Revenues</m:t>
          </m:r>
          <m:r>
            <m:rPr>
              <m:sty m:val="p"/>
            </m:rPr>
            <w:rPr>
              <w:rFonts w:ascii="Cambria Math" w:hAnsi="Cambria Math"/>
              <w:lang w:val="pt-BR"/>
            </w:rPr>
            <m:t xml:space="preserve"> </m:t>
          </m:r>
          <m:r>
            <w:rPr>
              <w:rFonts w:ascii="Cambria Math" w:hAnsi="Cambria Math"/>
            </w:rPr>
            <m:t>Payment</m:t>
          </m:r>
          <m:r>
            <m:rPr>
              <m:sty m:val="p"/>
            </m:rPr>
            <w:rPr>
              <w:rFonts w:ascii="Cambria Math" w:hAnsi="Cambria Math"/>
              <w:lang w:val="pt-BR"/>
            </w:rPr>
            <m:t>=</m:t>
          </m:r>
          <m:r>
            <w:rPr>
              <w:rFonts w:ascii="Cambria Math" w:hAnsi="Cambria Math"/>
            </w:rPr>
            <m:t>QSPC</m:t>
          </m:r>
          <m:r>
            <m:rPr>
              <m:sty m:val="p"/>
            </m:rPr>
            <w:rPr>
              <w:rFonts w:ascii="Cambria Math" w:hAnsi="Cambria Math"/>
              <w:lang w:val="pt-BR"/>
            </w:rPr>
            <m:t>*</m:t>
          </m:r>
          <m:d>
            <m:dPr>
              <m:ctrlPr>
                <w:rPr>
                  <w:rFonts w:ascii="Cambria Math" w:hAnsi="Cambria Math" w:cs="Arial"/>
                </w:rPr>
              </m:ctrlPr>
            </m:dPr>
            <m:e>
              <m:nary>
                <m:naryPr>
                  <m:chr m:val="∑"/>
                  <m:limLoc m:val="undOvr"/>
                  <m:ctrlPr>
                    <w:rPr>
                      <w:rFonts w:ascii="Cambria Math" w:hAnsi="Cambria Math" w:cs="Arial"/>
                    </w:rPr>
                  </m:ctrlPr>
                </m:naryPr>
                <m:sub>
                  <m:r>
                    <w:rPr>
                      <w:rFonts w:ascii="Cambria Math" w:eastAsia="Microsoft JhengHei" w:hAnsi="Cambria Math"/>
                    </w:rPr>
                    <m:t>i</m:t>
                  </m:r>
                  <m:r>
                    <w:rPr>
                      <w:rFonts w:ascii="Cambria Math" w:hAnsi="Cambria Math"/>
                      <w:lang w:val="pt-BR"/>
                    </w:rPr>
                    <m:t>=1</m:t>
                  </m:r>
                </m:sub>
                <m:sup>
                  <m:r>
                    <w:rPr>
                      <w:rFonts w:ascii="Cambria Math" w:hAnsi="Cambria Math"/>
                      <w:lang w:val="pt-BR"/>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M</m:t>
                          </m:r>
                        </m:e>
                        <m:sub>
                          <m:r>
                            <w:rPr>
                              <w:rFonts w:ascii="Cambria Math" w:hAnsi="Cambria Math"/>
                              <w:lang w:val="pt-BR"/>
                            </w:rPr>
                            <m:t>1,</m:t>
                          </m:r>
                          <m:r>
                            <w:rPr>
                              <w:rFonts w:ascii="Cambria Math" w:eastAsia="Microsoft JhengHei" w:hAnsi="Cambria Math"/>
                            </w:rPr>
                            <m:t>i</m:t>
                          </m:r>
                        </m:sub>
                      </m:sSub>
                    </m:num>
                    <m:den>
                      <m:sSup>
                        <m:sSupPr>
                          <m:ctrlPr>
                            <w:rPr>
                              <w:rFonts w:ascii="Cambria Math" w:hAnsi="Cambria Math"/>
                              <w:vertAlign w:val="superscript"/>
                            </w:rPr>
                          </m:ctrlPr>
                        </m:sSupPr>
                        <m:e>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w:rPr>
                              <w:rFonts w:ascii="Cambria Math" w:eastAsia="Microsoft JhengHei" w:hAnsi="Cambria Math"/>
                              <w:lang w:val="pt-BR"/>
                            </w:rPr>
                            <m:t>-1</m:t>
                          </m:r>
                        </m:sup>
                      </m:sSup>
                    </m:den>
                  </m:f>
                  <m:r>
                    <w:rPr>
                      <w:rFonts w:ascii="Cambria Math" w:hAnsi="Cambria Math"/>
                      <w:lang w:val="pt-BR"/>
                    </w:rPr>
                    <m:t>-</m:t>
                  </m:r>
                  <m:nary>
                    <m:naryPr>
                      <m:chr m:val="∑"/>
                      <m:limLoc m:val="undOvr"/>
                      <m:ctrlPr>
                        <w:rPr>
                          <w:rFonts w:ascii="Cambria Math" w:hAnsi="Cambria Math" w:cs="Arial"/>
                        </w:rPr>
                      </m:ctrlPr>
                    </m:naryPr>
                    <m:sub>
                      <m:r>
                        <w:rPr>
                          <w:rFonts w:ascii="Cambria Math" w:eastAsia="Microsoft JhengHei" w:hAnsi="Cambria Math"/>
                        </w:rPr>
                        <m:t>i</m:t>
                      </m:r>
                      <m:r>
                        <w:rPr>
                          <w:rFonts w:ascii="Cambria Math" w:hAnsi="Cambria Math"/>
                          <w:lang w:val="pt-BR"/>
                        </w:rPr>
                        <m:t>=1</m:t>
                      </m:r>
                    </m:sub>
                    <m:sup>
                      <m:r>
                        <w:rPr>
                          <w:rFonts w:ascii="Cambria Math" w:hAnsi="Cambria Math"/>
                          <w:lang w:val="pt-BR"/>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M</m:t>
                              </m:r>
                            </m:e>
                            <m:sub>
                              <m:r>
                                <w:rPr>
                                  <w:rFonts w:ascii="Cambria Math" w:hAnsi="Cambria Math"/>
                                  <w:lang w:val="pt-BR"/>
                                </w:rPr>
                                <m:t>2,</m:t>
                              </m:r>
                              <m:r>
                                <w:rPr>
                                  <w:rFonts w:ascii="Cambria Math" w:eastAsia="Microsoft JhengHei" w:hAnsi="Cambria Math"/>
                                </w:rPr>
                                <m:t>i</m:t>
                              </m:r>
                            </m:sub>
                          </m:sSub>
                        </m:num>
                        <m:den>
                          <m:sSup>
                            <m:sSupPr>
                              <m:ctrlPr>
                                <w:rPr>
                                  <w:rFonts w:ascii="Cambria Math" w:hAnsi="Cambria Math"/>
                                  <w:vertAlign w:val="superscript"/>
                                </w:rPr>
                              </m:ctrlPr>
                            </m:sSupPr>
                            <m:e>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w:rPr>
                                  <w:rFonts w:ascii="Cambria Math" w:eastAsia="Microsoft JhengHei" w:hAnsi="Cambria Math"/>
                                  <w:lang w:val="pt-BR"/>
                                </w:rPr>
                                <m:t>-1</m:t>
                              </m:r>
                            </m:sup>
                          </m:sSup>
                        </m:den>
                      </m:f>
                    </m:e>
                  </m:nary>
                </m:e>
              </m:nary>
            </m:e>
          </m:d>
          <m:r>
            <w:rPr>
              <w:rFonts w:ascii="Cambria Math" w:hAnsi="Cambria Math"/>
              <w:lang w:val="pt-BR"/>
            </w:rPr>
            <m:t>+</m:t>
          </m:r>
          <m:nary>
            <m:naryPr>
              <m:chr m:val="∑"/>
              <m:limLoc m:val="undOvr"/>
              <m:ctrlPr>
                <w:rPr>
                  <w:rFonts w:ascii="Cambria Math" w:hAnsi="Cambria Math" w:cs="Arial"/>
                </w:rPr>
              </m:ctrlPr>
            </m:naryPr>
            <m:sub>
              <m:r>
                <w:rPr>
                  <w:rFonts w:ascii="Cambria Math" w:eastAsia="Microsoft JhengHei" w:hAnsi="Cambria Math"/>
                </w:rPr>
                <m:t>i</m:t>
              </m:r>
              <m:r>
                <w:rPr>
                  <w:rFonts w:ascii="Cambria Math" w:hAnsi="Cambria Math"/>
                  <w:lang w:val="pt-BR"/>
                </w:rPr>
                <m:t>=1</m:t>
              </m:r>
            </m:sub>
            <m:sup>
              <m:r>
                <w:rPr>
                  <w:rFonts w:ascii="Cambria Math" w:hAnsi="Cambria Math"/>
                  <w:lang w:val="pt-BR"/>
                </w:rPr>
                <m:t>n</m:t>
              </m:r>
            </m:sup>
            <m:e>
              <m:f>
                <m:fPr>
                  <m:ctrlPr>
                    <w:rPr>
                      <w:rFonts w:ascii="Cambria Math" w:hAnsi="Cambria Math" w:cs="Arial"/>
                    </w:rPr>
                  </m:ctrlPr>
                </m:fPr>
                <m:num>
                  <m:sSub>
                    <m:sSubPr>
                      <m:ctrlPr>
                        <w:rPr>
                          <w:rFonts w:ascii="Cambria Math" w:eastAsia="Microsoft JhengHei" w:hAnsi="Cambria Math" w:cs="Arial"/>
                        </w:rPr>
                      </m:ctrlPr>
                    </m:sSubPr>
                    <m:e>
                      <m:r>
                        <w:rPr>
                          <w:rFonts w:ascii="Cambria Math" w:eastAsia="Microsoft JhengHei" w:hAnsi="Cambria Math"/>
                        </w:rPr>
                        <m:t>C</m:t>
                      </m:r>
                    </m:e>
                    <m:sub>
                      <m:r>
                        <w:rPr>
                          <w:rFonts w:ascii="Cambria Math" w:eastAsia="Microsoft JhengHei" w:hAnsi="Cambria Math"/>
                        </w:rPr>
                        <m:t>i</m:t>
                      </m:r>
                    </m:sub>
                  </m:sSub>
                  <m:r>
                    <w:rPr>
                      <w:rFonts w:ascii="Cambria Math" w:hAnsi="Cambria Math"/>
                      <w:lang w:val="pt-BR"/>
                    </w:rPr>
                    <m:t xml:space="preserve"> -</m:t>
                  </m:r>
                  <m:r>
                    <m:rPr>
                      <m:nor/>
                    </m:rPr>
                    <w:rPr>
                      <w:lang w:val="pt-BR"/>
                    </w:rPr>
                    <m:t xml:space="preserve"> </m:t>
                  </m:r>
                  <m:sSub>
                    <m:sSubPr>
                      <m:ctrlPr>
                        <w:rPr>
                          <w:rFonts w:ascii="Cambria Math" w:eastAsia="Microsoft JhengHei" w:hAnsi="Cambria Math" w:cs="Arial"/>
                        </w:rPr>
                      </m:ctrlPr>
                    </m:sSubPr>
                    <m:e>
                      <m:r>
                        <w:rPr>
                          <w:rFonts w:ascii="Cambria Math" w:eastAsia="Microsoft JhengHei" w:hAnsi="Cambria Math"/>
                        </w:rPr>
                        <m:t>S</m:t>
                      </m:r>
                    </m:e>
                    <m:sub>
                      <m:r>
                        <w:rPr>
                          <w:rFonts w:ascii="Cambria Math" w:eastAsia="Microsoft JhengHei" w:hAnsi="Cambria Math"/>
                        </w:rPr>
                        <m:t>i</m:t>
                      </m:r>
                    </m:sub>
                  </m:sSub>
                </m:num>
                <m:den>
                  <m:sSup>
                    <m:sSupPr>
                      <m:ctrlPr>
                        <w:rPr>
                          <w:rFonts w:ascii="Cambria Math" w:hAnsi="Cambria Math"/>
                          <w:vertAlign w:val="superscript"/>
                        </w:rPr>
                      </m:ctrlPr>
                    </m:sSupPr>
                    <m:e>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w:rPr>
                          <w:rFonts w:ascii="Cambria Math" w:eastAsia="Microsoft JhengHei" w:hAnsi="Cambria Math"/>
                          <w:lang w:val="pt-BR"/>
                        </w:rPr>
                        <m:t>-1</m:t>
                      </m:r>
                    </m:sup>
                  </m:sSup>
                </m:den>
              </m:f>
            </m:e>
          </m:nary>
        </m:oMath>
      </m:oMathPara>
    </w:p>
    <w:p w14:paraId="14EC9585" w14:textId="4193A6A8" w:rsidR="00D179D6" w:rsidRPr="00462199" w:rsidRDefault="00D179D6" w:rsidP="00701A5E">
      <w:pPr>
        <w:pStyle w:val="H2Ashurst"/>
      </w:pPr>
      <w:bookmarkStart w:id="4956" w:name="_Ref144114436"/>
      <w:r w:rsidRPr="00462199">
        <w:t xml:space="preserve">If </w:t>
      </w:r>
      <w:r w:rsidR="007248B2" w:rsidRPr="007248B2">
        <w:t>Condition</w:t>
      </w:r>
      <w:r w:rsidRPr="00462199">
        <w:t xml:space="preserve"> </w:t>
      </w:r>
      <w:r w:rsidRPr="00462199">
        <w:fldChar w:fldCharType="begin"/>
      </w:r>
      <w:r w:rsidRPr="00462199">
        <w:instrText xml:space="preserve">  REF _Ref144114433 \r \h \* MERGEFORMAT </w:instrText>
      </w:r>
      <w:r w:rsidRPr="00462199">
        <w:fldChar w:fldCharType="separate"/>
      </w:r>
      <w:del w:id="4957" w:author="Faqir, Sofia (Energy Security)" w:date="2023-11-12T19:47:00Z">
        <w:r w:rsidR="00E473FC" w:rsidRPr="00E473FC">
          <w:rPr>
            <w:color w:val="000000"/>
          </w:rPr>
          <w:delText>43.19(B)</w:delText>
        </w:r>
      </w:del>
      <w:r w:rsidRPr="00462199">
        <w:fldChar w:fldCharType="end"/>
      </w:r>
      <w:r w:rsidRPr="00462199">
        <w:t xml:space="preserve"> applies:</w:t>
      </w:r>
      <w:bookmarkEnd w:id="4956"/>
    </w:p>
    <w:p w14:paraId="5330C796" w14:textId="7563806C" w:rsidR="00D179D6" w:rsidRPr="00462199" w:rsidRDefault="00D179D6" w:rsidP="00701A5E">
      <w:pPr>
        <w:pStyle w:val="H3Ashurst"/>
      </w:pPr>
      <w:bookmarkStart w:id="4958" w:name="_Ref144114437"/>
      <w:r w:rsidRPr="00462199">
        <w:t xml:space="preserve">the QCiL Adjusted Revenues Payment shall be effected on the basis that such QCiL Compensation shall be equivalent to the amount that the Producer would have received had the QCiL Adjusted Revenues Payment been effected as a lump sum payment in accordance with </w:t>
      </w:r>
      <w:r w:rsidR="007248B2" w:rsidRPr="007248B2">
        <w:t>Condition</w:t>
      </w:r>
      <w:r w:rsidRPr="00462199">
        <w:t xml:space="preserve"> </w:t>
      </w:r>
      <w:r w:rsidR="00763938">
        <w:fldChar w:fldCharType="begin"/>
      </w:r>
      <w:r w:rsidR="00763938">
        <w:instrText xml:space="preserve"> REF _Ref144114435 \n \h </w:instrText>
      </w:r>
      <w:r w:rsidR="00763938">
        <w:fldChar w:fldCharType="separate"/>
      </w:r>
      <w:del w:id="4959" w:author="Faqir, Sofia (Energy Security)" w:date="2023-11-12T19:47:00Z">
        <w:r w:rsidR="00E473FC">
          <w:delText>43.20</w:delText>
        </w:r>
      </w:del>
      <w:r w:rsidR="00763938">
        <w:fldChar w:fldCharType="end"/>
      </w:r>
      <w:r w:rsidRPr="00462199">
        <w:t xml:space="preserve"> or as daily payments in accordance with </w:t>
      </w:r>
      <w:r w:rsidR="007248B2" w:rsidRPr="007248B2">
        <w:t>Condition</w:t>
      </w:r>
      <w:r w:rsidRPr="00462199">
        <w:t xml:space="preserve"> </w:t>
      </w:r>
      <w:r w:rsidR="00763938">
        <w:fldChar w:fldCharType="begin"/>
      </w:r>
      <w:r w:rsidR="00763938">
        <w:instrText xml:space="preserve"> REF _Ref144114439 \n \h </w:instrText>
      </w:r>
      <w:r w:rsidR="00763938">
        <w:fldChar w:fldCharType="separate"/>
      </w:r>
      <w:del w:id="4960" w:author="Faqir, Sofia (Energy Security)" w:date="2023-11-12T19:47:00Z">
        <w:r w:rsidR="00E473FC">
          <w:delText>43.22</w:delText>
        </w:r>
      </w:del>
      <w:r w:rsidR="00763938">
        <w:fldChar w:fldCharType="end"/>
      </w:r>
      <w:r w:rsidRPr="00462199">
        <w:t>; and</w:t>
      </w:r>
      <w:bookmarkEnd w:id="4958"/>
    </w:p>
    <w:p w14:paraId="1165AF25" w14:textId="77777777" w:rsidR="00D179D6" w:rsidRPr="00462199" w:rsidRDefault="00D179D6" w:rsidP="00701A5E">
      <w:pPr>
        <w:pStyle w:val="H3Ashurst"/>
      </w:pPr>
      <w:bookmarkStart w:id="4961" w:name="_Ref144114438"/>
      <w:r w:rsidRPr="00462199">
        <w:t>the LCHA Counterparty may (after consultation with the Producer) determine the frequency of such payments provided that the final staged payment shall be made by the earlier of: (i) the date that is five (5) years from the QCiL Effective Date; and (ii) the Specified Expiry Date.</w:t>
      </w:r>
      <w:bookmarkEnd w:id="4961"/>
    </w:p>
    <w:p w14:paraId="04FCD644" w14:textId="0542A6C0" w:rsidR="00D179D6" w:rsidRPr="00462199" w:rsidRDefault="00D179D6" w:rsidP="00701A5E">
      <w:pPr>
        <w:pStyle w:val="H2Ashurst"/>
      </w:pPr>
      <w:bookmarkStart w:id="4962" w:name="_Ref144114439"/>
      <w:r w:rsidRPr="00462199">
        <w:t xml:space="preserve">If </w:t>
      </w:r>
      <w:r w:rsidR="007248B2" w:rsidRPr="007248B2">
        <w:t>Condition</w:t>
      </w:r>
      <w:r w:rsidRPr="00462199">
        <w:t xml:space="preserve"> </w:t>
      </w:r>
      <w:r w:rsidRPr="00462199">
        <w:fldChar w:fldCharType="begin"/>
      </w:r>
      <w:r w:rsidRPr="00462199">
        <w:instrText xml:space="preserve">  REF _Ref144114434 \r \h \* MERGEFORMAT </w:instrText>
      </w:r>
      <w:r w:rsidRPr="00462199">
        <w:fldChar w:fldCharType="separate"/>
      </w:r>
      <w:del w:id="4963" w:author="Faqir, Sofia (Energy Security)" w:date="2023-11-12T19:47:00Z">
        <w:r w:rsidR="00E473FC" w:rsidRPr="00E473FC">
          <w:rPr>
            <w:color w:val="000000"/>
          </w:rPr>
          <w:delText>43.19(C)</w:delText>
        </w:r>
      </w:del>
      <w:r w:rsidRPr="00462199">
        <w:fldChar w:fldCharType="end"/>
      </w:r>
      <w:r w:rsidRPr="00462199">
        <w:t xml:space="preserve"> applies, the QCiL Adjusted Revenues Payment in respect of each Billing Period shall be calculated </w:t>
      </w:r>
      <w:commentRangeStart w:id="4964"/>
      <w:r w:rsidRPr="00462199">
        <w:t>as follows:</w:t>
      </w:r>
      <w:bookmarkEnd w:id="4962"/>
      <w:commentRangeEnd w:id="4964"/>
      <w:r w:rsidR="001D18F5" w:rsidRPr="00462199">
        <w:rPr>
          <w:rStyle w:val="CommentReference"/>
          <w:rFonts w:ascii="Arial" w:hAnsi="Arial"/>
          <w:sz w:val="20"/>
          <w:szCs w:val="20"/>
        </w:rPr>
        <w:commentReference w:id="4964"/>
      </w:r>
    </w:p>
    <w:p w14:paraId="72B4AE8A" w14:textId="2CB41570" w:rsidR="00D179D6" w:rsidRPr="00462199" w:rsidRDefault="00D179D6" w:rsidP="00701A5E">
      <w:pPr>
        <w:pStyle w:val="NormalAshurst"/>
        <w:rPr>
          <w:iCs/>
          <w:lang w:val="pt-BR"/>
        </w:rPr>
      </w:pPr>
      <m:oMathPara>
        <m:oMath>
          <m:r>
            <w:rPr>
              <w:rFonts w:ascii="Cambria Math" w:hAnsi="Cambria Math"/>
            </w:rPr>
            <m:t>QCiL</m:t>
          </m:r>
          <m:r>
            <m:rPr>
              <m:sty m:val="p"/>
            </m:rPr>
            <w:rPr>
              <w:rFonts w:ascii="Cambria Math" w:hAnsi="Cambria Math"/>
              <w:lang w:val="pt-BR"/>
            </w:rPr>
            <m:t xml:space="preserve"> </m:t>
          </m:r>
          <m:r>
            <w:rPr>
              <w:rFonts w:ascii="Cambria Math" w:hAnsi="Cambria Math"/>
            </w:rPr>
            <m:t>Adjusted</m:t>
          </m:r>
          <m:r>
            <m:rPr>
              <m:sty m:val="p"/>
            </m:rPr>
            <w:rPr>
              <w:rFonts w:ascii="Cambria Math" w:hAnsi="Cambria Math"/>
              <w:lang w:val="pt-BR"/>
            </w:rPr>
            <m:t xml:space="preserve"> </m:t>
          </m:r>
          <m:r>
            <w:rPr>
              <w:rFonts w:ascii="Cambria Math" w:hAnsi="Cambria Math"/>
            </w:rPr>
            <m:t>Revenues</m:t>
          </m:r>
          <m:r>
            <m:rPr>
              <m:sty m:val="p"/>
            </m:rPr>
            <w:rPr>
              <w:rFonts w:ascii="Cambria Math" w:hAnsi="Cambria Math"/>
              <w:lang w:val="pt-BR"/>
            </w:rPr>
            <m:t xml:space="preserve"> </m:t>
          </m:r>
          <m:r>
            <w:rPr>
              <w:rFonts w:ascii="Cambria Math" w:hAnsi="Cambria Math"/>
            </w:rPr>
            <m:t>Payment</m:t>
          </m:r>
          <m:r>
            <m:rPr>
              <m:nor/>
            </m:rPr>
            <w:rPr>
              <w:iCs/>
              <w:lang w:val="pt-BR"/>
            </w:rPr>
            <m:t xml:space="preserve"> =</m:t>
          </m:r>
          <m:r>
            <m:rPr>
              <m:nor/>
            </m:rPr>
            <w:rPr>
              <w:rFonts w:ascii="Cambria Math"/>
              <w:iCs/>
              <w:lang w:val="pt-BR"/>
            </w:rPr>
            <m:t xml:space="preserve"> </m:t>
          </m:r>
          <m:r>
            <w:rPr>
              <w:rFonts w:ascii="Cambria Math" w:hAnsi="Cambria Math"/>
              <w:lang w:val="pt-BR"/>
            </w:rPr>
            <m:t>ARP*</m:t>
          </m:r>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R</m:t>
                  </m:r>
                </m:e>
                <m:sub>
                  <m:r>
                    <w:rPr>
                      <w:rFonts w:ascii="Cambria Math" w:hAnsi="Cambria Math"/>
                      <w:lang w:val="pt-BR"/>
                    </w:rPr>
                    <m:t>d</m:t>
                  </m:r>
                </m:sub>
              </m:sSub>
            </m:num>
            <m:den>
              <m:r>
                <w:rPr>
                  <w:rFonts w:ascii="Cambria Math" w:hAnsi="Cambria Math"/>
                  <w:lang w:val="pt-BR"/>
                </w:rPr>
                <m:t>1-</m:t>
              </m:r>
              <m:d>
                <m:dPr>
                  <m:ctrlPr>
                    <w:rPr>
                      <w:rFonts w:ascii="Cambria Math" w:hAnsi="Cambria Math" w:cs="Arial"/>
                    </w:rPr>
                  </m:ctrlPr>
                </m:dPr>
                <m:e>
                  <m:f>
                    <m:fPr>
                      <m:type m:val="skw"/>
                      <m:ctrlPr>
                        <w:rPr>
                          <w:rFonts w:ascii="Cambria Math" w:hAnsi="Cambria Math" w:cs="Arial"/>
                        </w:rPr>
                      </m:ctrlPr>
                    </m:fPr>
                    <m:num>
                      <m:r>
                        <w:rPr>
                          <w:rFonts w:ascii="Cambria Math" w:hAnsi="Cambria Math"/>
                          <w:lang w:val="pt-BR"/>
                        </w:rPr>
                        <m:t>1</m:t>
                      </m:r>
                    </m:num>
                    <m:den>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lang w:val="pt-BR"/>
                                </w:rPr>
                                <m:t>R</m:t>
                              </m:r>
                            </m:e>
                            <m:sub>
                              <m:r>
                                <w:rPr>
                                  <w:rFonts w:ascii="Cambria Math" w:hAnsi="Cambria Math"/>
                                  <w:lang w:val="pt-BR"/>
                                </w:rPr>
                                <m:t>d</m:t>
                              </m:r>
                            </m:sub>
                          </m:sSub>
                        </m:e>
                      </m:d>
                      <m:r>
                        <w:rPr>
                          <w:rFonts w:ascii="Cambria Math" w:hAnsi="Cambria Math"/>
                          <w:vertAlign w:val="superscript"/>
                          <w:lang w:val="pt-BR"/>
                        </w:rPr>
                        <m:t>N</m:t>
                      </m:r>
                    </m:den>
                  </m:f>
                </m:e>
              </m:d>
            </m:den>
          </m:f>
          <m:r>
            <w:rPr>
              <w:rFonts w:ascii="Cambria Math" w:hAnsi="Cambria Math"/>
              <w:lang w:val="pt-BR"/>
            </w:rPr>
            <m:t>*</m:t>
          </m:r>
          <m:f>
            <m:fPr>
              <m:ctrlPr>
                <w:rPr>
                  <w:rFonts w:ascii="Cambria Math" w:hAnsi="Cambria Math" w:cs="Arial"/>
                </w:rPr>
              </m:ctrlPr>
            </m:fPr>
            <m:num>
              <m:sSub>
                <m:sSubPr>
                  <m:ctrlPr>
                    <w:rPr>
                      <w:rFonts w:ascii="Cambria Math" w:hAnsi="Cambria Math" w:cs="Arial"/>
                    </w:rPr>
                  </m:ctrlPr>
                </m:sSubPr>
                <m:e>
                  <m:r>
                    <w:rPr>
                      <w:rFonts w:ascii="Cambria Math" w:hAnsi="Cambria Math"/>
                      <w:lang w:val="pt-BR"/>
                    </w:rPr>
                    <m:t>CPI</m:t>
                  </m:r>
                </m:e>
                <m:sub>
                  <m:r>
                    <w:rPr>
                      <w:rFonts w:ascii="Cambria Math" w:hAnsi="Cambria Math"/>
                      <w:lang w:val="pt-BR"/>
                    </w:rPr>
                    <m:t>t</m:t>
                  </m:r>
                </m:sub>
              </m:sSub>
            </m:num>
            <m:den>
              <m:sSub>
                <m:sSubPr>
                  <m:ctrlPr>
                    <w:rPr>
                      <w:rFonts w:ascii="Cambria Math" w:hAnsi="Cambria Math" w:cs="Arial"/>
                    </w:rPr>
                  </m:ctrlPr>
                </m:sSubPr>
                <m:e>
                  <m:r>
                    <w:rPr>
                      <w:rFonts w:ascii="Cambria Math" w:hAnsi="Cambria Math"/>
                      <w:lang w:val="pt-BR"/>
                    </w:rPr>
                    <m:t>CPI</m:t>
                  </m:r>
                </m:e>
                <m:sub>
                  <m:r>
                    <w:rPr>
                      <w:rFonts w:ascii="Cambria Math" w:hAnsi="Cambria Math"/>
                      <w:lang w:val="pt-BR"/>
                    </w:rPr>
                    <m:t>q</m:t>
                  </m:r>
                </m:sub>
              </m:sSub>
            </m:den>
          </m:f>
        </m:oMath>
      </m:oMathPara>
    </w:p>
    <w:p w14:paraId="1898DB0C" w14:textId="4F60E05D" w:rsidR="00D179D6" w:rsidRPr="00462199" w:rsidRDefault="00D179D6" w:rsidP="00701A5E">
      <w:pPr>
        <w:pStyle w:val="H2Ashurst"/>
      </w:pPr>
      <w:bookmarkStart w:id="4966" w:name="_Ref144114440"/>
      <w:r w:rsidRPr="00462199">
        <w:t xml:space="preserve">For the purposes of the formulae in </w:t>
      </w:r>
      <w:r w:rsidR="007248B2" w:rsidRPr="007248B2">
        <w:t>Condition</w:t>
      </w:r>
      <w:r w:rsidRPr="00462199">
        <w:t xml:space="preserve">s </w:t>
      </w:r>
      <w:r w:rsidR="00763938">
        <w:fldChar w:fldCharType="begin"/>
      </w:r>
      <w:r w:rsidR="00763938">
        <w:instrText xml:space="preserve"> REF _Ref144114435 \n \h </w:instrText>
      </w:r>
      <w:r w:rsidR="00763938">
        <w:fldChar w:fldCharType="separate"/>
      </w:r>
      <w:del w:id="4967" w:author="Faqir, Sofia (Energy Security)" w:date="2023-11-12T19:47:00Z">
        <w:r w:rsidR="00E473FC">
          <w:delText>43.20</w:delText>
        </w:r>
      </w:del>
      <w:r w:rsidR="00763938">
        <w:fldChar w:fldCharType="end"/>
      </w:r>
      <w:r w:rsidRPr="00462199">
        <w:t xml:space="preserve"> and </w:t>
      </w:r>
      <w:r w:rsidR="00763938">
        <w:fldChar w:fldCharType="begin"/>
      </w:r>
      <w:r w:rsidR="00763938">
        <w:instrText xml:space="preserve"> REF _Ref144114439 \n \h </w:instrText>
      </w:r>
      <w:r w:rsidR="00763938">
        <w:fldChar w:fldCharType="separate"/>
      </w:r>
      <w:del w:id="4968" w:author="Faqir, Sofia (Energy Security)" w:date="2023-11-12T19:47:00Z">
        <w:r w:rsidR="00E473FC">
          <w:delText>43.22</w:delText>
        </w:r>
      </w:del>
      <w:r w:rsidR="00763938">
        <w:fldChar w:fldCharType="end"/>
      </w:r>
      <w:r w:rsidRPr="00462199">
        <w:t>:</w:t>
      </w:r>
      <w:bookmarkEnd w:id="4966"/>
    </w:p>
    <w:tbl>
      <w:tblPr>
        <w:tblW w:w="0" w:type="auto"/>
        <w:tblInd w:w="782" w:type="dxa"/>
        <w:tblCellMar>
          <w:left w:w="10" w:type="dxa"/>
          <w:right w:w="10" w:type="dxa"/>
        </w:tblCellMar>
        <w:tblLook w:val="04A0" w:firstRow="1" w:lastRow="0" w:firstColumn="1" w:lastColumn="0" w:noHBand="0" w:noVBand="1"/>
      </w:tblPr>
      <w:tblGrid>
        <w:gridCol w:w="2095"/>
        <w:gridCol w:w="419"/>
        <w:gridCol w:w="5730"/>
      </w:tblGrid>
      <w:tr w:rsidR="00D179D6" w:rsidRPr="00462199" w14:paraId="4C29515B" w14:textId="77777777" w:rsidTr="00701A5E">
        <w:tc>
          <w:tcPr>
            <w:tcW w:w="2095" w:type="dxa"/>
            <w:tcMar>
              <w:left w:w="108" w:type="dxa"/>
              <w:right w:w="108" w:type="dxa"/>
            </w:tcMar>
          </w:tcPr>
          <w:p w14:paraId="3B181907" w14:textId="77777777" w:rsidR="00D179D6" w:rsidRPr="00462199" w:rsidRDefault="00D179D6" w:rsidP="00701A5E">
            <w:pPr>
              <w:pStyle w:val="TableAshurst"/>
              <w:rPr>
                <w:rFonts w:eastAsia="Microsoft JhengHei"/>
              </w:rPr>
            </w:pPr>
            <m:oMathPara>
              <m:oMathParaPr>
                <m:jc m:val="left"/>
              </m:oMathParaPr>
              <m:oMath>
                <m:r>
                  <w:rPr>
                    <w:rFonts w:ascii="Cambria Math" w:hAnsi="Cambria Math"/>
                  </w:rPr>
                  <m:t>QSPC</m:t>
                </m:r>
              </m:oMath>
            </m:oMathPara>
          </w:p>
        </w:tc>
        <w:tc>
          <w:tcPr>
            <w:tcW w:w="419" w:type="dxa"/>
            <w:tcMar>
              <w:left w:w="108" w:type="dxa"/>
              <w:right w:w="108" w:type="dxa"/>
            </w:tcMar>
          </w:tcPr>
          <w:p w14:paraId="2684E7D4" w14:textId="77777777" w:rsidR="00D179D6" w:rsidRPr="00462199" w:rsidRDefault="00D179D6" w:rsidP="00701A5E">
            <w:pPr>
              <w:pStyle w:val="TableAshurst"/>
            </w:pPr>
            <w:r w:rsidRPr="00462199">
              <w:t>=</w:t>
            </w:r>
          </w:p>
        </w:tc>
        <w:tc>
          <w:tcPr>
            <w:tcW w:w="5730" w:type="dxa"/>
            <w:tcMar>
              <w:left w:w="108" w:type="dxa"/>
              <w:right w:w="108" w:type="dxa"/>
            </w:tcMar>
          </w:tcPr>
          <w:p w14:paraId="53BE7207" w14:textId="528C3B28" w:rsidR="00D179D6" w:rsidRPr="00462199" w:rsidRDefault="00D179D6" w:rsidP="00701A5E">
            <w:pPr>
              <w:pStyle w:val="TableAshurst"/>
            </w:pPr>
            <w:r w:rsidRPr="00462199">
              <w:t xml:space="preserve">the QCiL Strike Price Component applicable immediately prior to the QCiL Compensation Date (for this purpose, after any QCiL Strike Price Adjustment made pursuant to </w:t>
            </w:r>
            <w:r w:rsidR="007248B2" w:rsidRPr="007248B2">
              <w:t>Condition</w:t>
            </w:r>
            <w:r w:rsidRPr="00462199">
              <w:t xml:space="preserve"> </w:t>
            </w:r>
            <w:r w:rsidRPr="00462199">
              <w:fldChar w:fldCharType="begin"/>
            </w:r>
            <w:r w:rsidRPr="00462199">
              <w:instrText xml:space="preserve">  REF _Ref144114394 \r \h \* MERGEFORMAT </w:instrText>
            </w:r>
            <w:r w:rsidRPr="00462199">
              <w:fldChar w:fldCharType="separate"/>
            </w:r>
            <w:del w:id="4969" w:author="Faqir, Sofia (Energy Security)" w:date="2023-11-12T19:47:00Z">
              <w:r w:rsidR="00E473FC" w:rsidRPr="00E473FC">
                <w:rPr>
                  <w:color w:val="000000"/>
                </w:rPr>
                <w:delText>43.4(A)</w:delText>
              </w:r>
            </w:del>
            <w:r w:rsidRPr="00462199">
              <w:fldChar w:fldCharType="end"/>
            </w:r>
            <w:r w:rsidRPr="00462199">
              <w:t xml:space="preserve"> (if relevant))</w:t>
            </w:r>
          </w:p>
        </w:tc>
      </w:tr>
      <w:tr w:rsidR="00D179D6" w:rsidRPr="00462199" w14:paraId="0BEDCB73" w14:textId="77777777" w:rsidTr="00701A5E">
        <w:tc>
          <w:tcPr>
            <w:tcW w:w="2095" w:type="dxa"/>
            <w:tcMar>
              <w:left w:w="108" w:type="dxa"/>
              <w:right w:w="108" w:type="dxa"/>
            </w:tcMar>
          </w:tcPr>
          <w:p w14:paraId="6822EF97" w14:textId="77777777" w:rsidR="00D179D6" w:rsidRPr="00462199" w:rsidRDefault="00D179D6" w:rsidP="00701A5E">
            <w:pPr>
              <w:pStyle w:val="TableAshurst"/>
              <w:rPr>
                <w:rFonts w:eastAsia="Microsoft JhengHei"/>
              </w:rPr>
            </w:pPr>
            <m:oMathPara>
              <m:oMathParaPr>
                <m:jc m:val="left"/>
              </m:oMathParaPr>
              <m:oMath>
                <m:r>
                  <w:rPr>
                    <w:rFonts w:ascii="Cambria Math" w:eastAsia="Microsoft JhengHei" w:hAnsi="Cambria Math"/>
                  </w:rPr>
                  <m:t>i</m:t>
                </m:r>
              </m:oMath>
            </m:oMathPara>
          </w:p>
        </w:tc>
        <w:tc>
          <w:tcPr>
            <w:tcW w:w="419" w:type="dxa"/>
            <w:tcMar>
              <w:left w:w="108" w:type="dxa"/>
              <w:right w:w="108" w:type="dxa"/>
            </w:tcMar>
          </w:tcPr>
          <w:p w14:paraId="1F4E6466" w14:textId="77777777" w:rsidR="00D179D6" w:rsidRPr="00462199" w:rsidRDefault="00D179D6" w:rsidP="00701A5E">
            <w:pPr>
              <w:pStyle w:val="TableAshurst"/>
            </w:pPr>
            <w:r w:rsidRPr="00462199">
              <w:t>=</w:t>
            </w:r>
          </w:p>
        </w:tc>
        <w:tc>
          <w:tcPr>
            <w:tcW w:w="5730" w:type="dxa"/>
            <w:tcMar>
              <w:left w:w="108" w:type="dxa"/>
              <w:right w:w="108" w:type="dxa"/>
            </w:tcMar>
          </w:tcPr>
          <w:p w14:paraId="1D6E7027" w14:textId="77777777" w:rsidR="00D179D6" w:rsidRPr="00462199" w:rsidRDefault="00D179D6" w:rsidP="00701A5E">
            <w:pPr>
              <w:pStyle w:val="TableAshurst"/>
            </w:pPr>
            <w:r w:rsidRPr="00462199">
              <w:t>a whole number integer from one (1) to n; such integers referring to distinct time periods as follows:</w:t>
            </w:r>
          </w:p>
          <w:p w14:paraId="30D14C81" w14:textId="4C7EC3C6"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(i = 1) covers the period from the QCiL Compensation Date to 31 December in the year of the QCiL Compensation Date</w:t>
            </w:r>
          </w:p>
          <w:p w14:paraId="6870BD83" w14:textId="602FFFE4" w:rsidR="00D179D6" w:rsidRPr="00462199" w:rsidRDefault="00D179D6">
            <w:pPr>
              <w:pStyle w:val="BulletAshurst"/>
            </w:pPr>
            <w:r w:rsidRPr="00462199">
              <w:t>the second (</w:t>
            </w:r>
            <w:r w:rsidR="00AC0585" w:rsidRPr="00F20FE1">
              <w:t>2</w:t>
            </w:r>
            <w:r w:rsidR="00AC0585" w:rsidRPr="00F20FE1">
              <w:rPr>
                <w:vertAlign w:val="superscript"/>
              </w:rPr>
              <w:t>nd</w:t>
            </w:r>
            <w:r w:rsidRPr="00462199">
              <w:t>) to the (n-1)th periods (2 ≤ i&lt; n) are consecutive periods of one (1) calendar year length each</w:t>
            </w:r>
          </w:p>
          <w:p w14:paraId="482343D3" w14:textId="77777777" w:rsidR="00D179D6" w:rsidRPr="00462199" w:rsidRDefault="00D179D6">
            <w:pPr>
              <w:pStyle w:val="BulletAshurst"/>
            </w:pPr>
            <w:r w:rsidRPr="00462199">
              <w:t>the n</w:t>
            </w:r>
            <w:r w:rsidRPr="00EF71CE">
              <w:rPr>
                <w:vertAlign w:val="superscript"/>
              </w:rPr>
              <w:t>th</w:t>
            </w:r>
            <w:r w:rsidRPr="00462199">
              <w:t xml:space="preserve"> period (i = n) is the period starting on 01 January in the year in which the last day of the Adjusted Output Period falls and ending on the last day of the Adjusted Output Period</w:t>
            </w:r>
          </w:p>
        </w:tc>
      </w:tr>
      <w:tr w:rsidR="00D179D6" w:rsidRPr="00462199" w14:paraId="24C8F8A4" w14:textId="77777777" w:rsidTr="00701A5E">
        <w:tc>
          <w:tcPr>
            <w:tcW w:w="2095" w:type="dxa"/>
            <w:tcMar>
              <w:left w:w="108" w:type="dxa"/>
              <w:right w:w="108" w:type="dxa"/>
            </w:tcMar>
          </w:tcPr>
          <w:p w14:paraId="3CA2AD6E"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M</m:t>
                    </m:r>
                  </m:e>
                  <m:sub>
                    <m:r>
                      <m:rPr>
                        <m:sty m:val="p"/>
                      </m:rPr>
                      <w:rPr>
                        <w:rFonts w:ascii="Cambria Math" w:eastAsia="Microsoft JhengHei" w:hAnsi="Cambria Math"/>
                      </w:rPr>
                      <m:t>1,</m:t>
                    </m:r>
                    <m:r>
                      <w:rPr>
                        <w:rFonts w:ascii="Cambria Math" w:eastAsia="Microsoft JhengHei" w:hAnsi="Cambria Math"/>
                      </w:rPr>
                      <m:t>i</m:t>
                    </m:r>
                  </m:sub>
                </m:sSub>
              </m:oMath>
            </m:oMathPara>
          </w:p>
        </w:tc>
        <w:tc>
          <w:tcPr>
            <w:tcW w:w="419" w:type="dxa"/>
            <w:tcMar>
              <w:left w:w="108" w:type="dxa"/>
              <w:right w:w="108" w:type="dxa"/>
            </w:tcMar>
          </w:tcPr>
          <w:p w14:paraId="47E426B5" w14:textId="77777777" w:rsidR="00D179D6" w:rsidRPr="00462199" w:rsidRDefault="00D179D6" w:rsidP="00701A5E">
            <w:pPr>
              <w:pStyle w:val="TableAshurst"/>
            </w:pPr>
            <w:r w:rsidRPr="00462199">
              <w:t>=</w:t>
            </w:r>
          </w:p>
        </w:tc>
        <w:tc>
          <w:tcPr>
            <w:tcW w:w="5730" w:type="dxa"/>
            <w:tcMar>
              <w:left w:w="108" w:type="dxa"/>
              <w:right w:w="108" w:type="dxa"/>
            </w:tcMar>
          </w:tcPr>
          <w:p w14:paraId="16ADCE1D" w14:textId="77777777" w:rsidR="00D179D6" w:rsidRPr="00462199" w:rsidRDefault="00D179D6" w:rsidP="00701A5E">
            <w:pPr>
              <w:pStyle w:val="TableAshurst"/>
            </w:pPr>
            <w:r w:rsidRPr="00462199">
              <w:t xml:space="preserve">the Estimated Facility Production in period </w:t>
            </w:r>
            <w:r w:rsidRPr="00462199">
              <w:rPr>
                <w:i/>
              </w:rPr>
              <w:t>(i)</w:t>
            </w:r>
            <w:r w:rsidRPr="00462199">
              <w:t xml:space="preserve"> had the Qualifying Change in Law not been implemented, occurred or become effective</w:t>
            </w:r>
          </w:p>
        </w:tc>
      </w:tr>
      <w:tr w:rsidR="00D179D6" w:rsidRPr="00462199" w14:paraId="56E21995" w14:textId="77777777" w:rsidTr="00701A5E">
        <w:tc>
          <w:tcPr>
            <w:tcW w:w="2095" w:type="dxa"/>
            <w:tcMar>
              <w:left w:w="108" w:type="dxa"/>
              <w:right w:w="108" w:type="dxa"/>
            </w:tcMar>
          </w:tcPr>
          <w:p w14:paraId="4CF777B4"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M</m:t>
                    </m:r>
                  </m:e>
                  <m:sub>
                    <m:r>
                      <m:rPr>
                        <m:sty m:val="p"/>
                      </m:rPr>
                      <w:rPr>
                        <w:rFonts w:ascii="Cambria Math" w:eastAsia="Microsoft JhengHei" w:hAnsi="Cambria Math"/>
                      </w:rPr>
                      <m:t>2,</m:t>
                    </m:r>
                    <m:r>
                      <w:rPr>
                        <w:rFonts w:ascii="Cambria Math" w:eastAsia="Microsoft JhengHei" w:hAnsi="Cambria Math"/>
                      </w:rPr>
                      <m:t>i</m:t>
                    </m:r>
                  </m:sub>
                </m:sSub>
              </m:oMath>
            </m:oMathPara>
          </w:p>
        </w:tc>
        <w:tc>
          <w:tcPr>
            <w:tcW w:w="419" w:type="dxa"/>
            <w:tcMar>
              <w:left w:w="108" w:type="dxa"/>
              <w:right w:w="108" w:type="dxa"/>
            </w:tcMar>
          </w:tcPr>
          <w:p w14:paraId="4CB82336" w14:textId="77777777" w:rsidR="00D179D6" w:rsidRPr="00462199" w:rsidRDefault="00D179D6" w:rsidP="00701A5E">
            <w:pPr>
              <w:pStyle w:val="TableAshurst"/>
            </w:pPr>
            <w:r w:rsidRPr="00462199">
              <w:t>=</w:t>
            </w:r>
          </w:p>
        </w:tc>
        <w:tc>
          <w:tcPr>
            <w:tcW w:w="5730" w:type="dxa"/>
            <w:tcMar>
              <w:left w:w="108" w:type="dxa"/>
              <w:right w:w="108" w:type="dxa"/>
            </w:tcMar>
          </w:tcPr>
          <w:p w14:paraId="4F2B9AE5" w14:textId="77777777" w:rsidR="00D179D6" w:rsidRPr="00462199" w:rsidRDefault="00D179D6" w:rsidP="00701A5E">
            <w:pPr>
              <w:pStyle w:val="TableAshurst"/>
            </w:pPr>
            <w:r w:rsidRPr="00462199">
              <w:t xml:space="preserve">the Estimated Facility Production in period </w:t>
            </w:r>
            <w:r w:rsidRPr="00462199">
              <w:rPr>
                <w:i/>
              </w:rPr>
              <w:t>(i)</w:t>
            </w:r>
            <w:r w:rsidRPr="00462199">
              <w:t xml:space="preserve"> taking into account the Qualifying Change in Law having been implemented, having occurred or having become effective</w:t>
            </w:r>
          </w:p>
        </w:tc>
      </w:tr>
      <w:tr w:rsidR="00D179D6" w:rsidRPr="00462199" w14:paraId="3CB58768" w14:textId="77777777" w:rsidTr="00701A5E">
        <w:tc>
          <w:tcPr>
            <w:tcW w:w="2095" w:type="dxa"/>
            <w:tcMar>
              <w:left w:w="108" w:type="dxa"/>
              <w:right w:w="108" w:type="dxa"/>
            </w:tcMar>
          </w:tcPr>
          <w:p w14:paraId="3AFC5387"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C</m:t>
                    </m:r>
                  </m:e>
                  <m:sub>
                    <m:r>
                      <w:rPr>
                        <w:rFonts w:ascii="Cambria Math" w:eastAsia="Microsoft JhengHei" w:hAnsi="Cambria Math"/>
                      </w:rPr>
                      <m:t>i</m:t>
                    </m:r>
                  </m:sub>
                </m:sSub>
              </m:oMath>
            </m:oMathPara>
          </w:p>
        </w:tc>
        <w:tc>
          <w:tcPr>
            <w:tcW w:w="419" w:type="dxa"/>
            <w:tcMar>
              <w:left w:w="108" w:type="dxa"/>
              <w:right w:w="108" w:type="dxa"/>
            </w:tcMar>
          </w:tcPr>
          <w:p w14:paraId="7D1D392E" w14:textId="77777777" w:rsidR="00D179D6" w:rsidRPr="00462199" w:rsidRDefault="00D179D6" w:rsidP="00701A5E">
            <w:pPr>
              <w:pStyle w:val="TableAshurst"/>
            </w:pPr>
            <w:r w:rsidRPr="00462199">
              <w:t>=</w:t>
            </w:r>
          </w:p>
        </w:tc>
        <w:tc>
          <w:tcPr>
            <w:tcW w:w="5730" w:type="dxa"/>
            <w:tcMar>
              <w:left w:w="108" w:type="dxa"/>
              <w:right w:w="108" w:type="dxa"/>
            </w:tcMar>
          </w:tcPr>
          <w:p w14:paraId="6527A36D" w14:textId="68C65288" w:rsidR="00D179D6" w:rsidRPr="00462199" w:rsidRDefault="00D179D6" w:rsidP="00701A5E">
            <w:pPr>
              <w:pStyle w:val="TableAshurst"/>
            </w:pPr>
            <w:r w:rsidRPr="00462199">
              <w:t xml:space="preserve">all </w:t>
            </w:r>
            <w:commentRangeStart w:id="4970"/>
            <w:commentRangeStart w:id="4971"/>
            <w:r w:rsidRPr="00462199">
              <w:t xml:space="preserve">QCiL Operating Costs </w:t>
            </w:r>
            <w:commentRangeEnd w:id="4970"/>
            <w:r w:rsidR="00963CA2" w:rsidRPr="00462199">
              <w:rPr>
                <w:rStyle w:val="CommentReference"/>
                <w:rFonts w:ascii="Arial" w:hAnsi="Arial"/>
                <w:sz w:val="20"/>
                <w:szCs w:val="20"/>
              </w:rPr>
              <w:commentReference w:id="4970"/>
            </w:r>
            <w:commentRangeEnd w:id="4971"/>
            <w:r w:rsidR="00CC23AC" w:rsidRPr="00462199">
              <w:rPr>
                <w:rStyle w:val="CommentReference"/>
                <w:rFonts w:ascii="Arial" w:hAnsi="Arial"/>
                <w:sz w:val="20"/>
                <w:szCs w:val="20"/>
              </w:rPr>
              <w:commentReference w:id="4971"/>
            </w:r>
            <w:r w:rsidRPr="00462199">
              <w:t xml:space="preserve">incurred in period </w:t>
            </w:r>
            <w:r w:rsidRPr="00462199">
              <w:rPr>
                <w:i/>
              </w:rPr>
              <w:t>(i)</w:t>
            </w:r>
            <w:r w:rsidRPr="00462199">
              <w:t xml:space="preserve"> (but only those QCiL Operating Costs referred to in </w:t>
            </w:r>
            <w:r w:rsidR="007248B2" w:rsidRPr="007248B2">
              <w:t>Condition</w:t>
            </w:r>
            <w:r w:rsidRPr="00462199">
              <w:t xml:space="preserve"> </w:t>
            </w:r>
            <w:r w:rsidRPr="00462199">
              <w:fldChar w:fldCharType="begin"/>
            </w:r>
            <w:r w:rsidRPr="00462199">
              <w:instrText xml:space="preserve">  REF _Ref144114409 \r \h \* MERGEFORMAT </w:instrText>
            </w:r>
            <w:r w:rsidRPr="00462199">
              <w:fldChar w:fldCharType="separate"/>
            </w:r>
            <w:del w:id="4973" w:author="Faqir, Sofia (Energy Security)" w:date="2023-11-12T19:47:00Z">
              <w:r w:rsidR="00E473FC" w:rsidRPr="00E473FC">
                <w:rPr>
                  <w:color w:val="000000"/>
                </w:rPr>
                <w:delText>43.8(B)</w:delText>
              </w:r>
            </w:del>
            <w:r w:rsidRPr="00462199">
              <w:fldChar w:fldCharType="end"/>
            </w:r>
            <w:r w:rsidRPr="00462199">
              <w:t>), (</w:t>
            </w:r>
            <w:r w:rsidRPr="00462199">
              <w:rPr>
                <w:i/>
              </w:rPr>
              <w:t>expressed in</w:t>
            </w:r>
            <w:r w:rsidRPr="00462199">
              <w:t xml:space="preserve"> </w:t>
            </w:r>
            <w:r w:rsidRPr="00462199">
              <w:rPr>
                <w:i/>
              </w:rPr>
              <w:t>pounds</w:t>
            </w:r>
            <w:r w:rsidR="00AC0585">
              <w:rPr>
                <w:i/>
              </w:rPr>
              <w:t xml:space="preserve"> (£)</w:t>
            </w:r>
            <w:r w:rsidRPr="00462199">
              <w:rPr>
                <w:i/>
              </w:rPr>
              <w:t>)</w:t>
            </w:r>
            <w:r w:rsidRPr="00462199">
              <w:t xml:space="preserve"> in real terms as at the QCiL Compensation Date</w:t>
            </w:r>
          </w:p>
        </w:tc>
      </w:tr>
      <w:tr w:rsidR="00D179D6" w:rsidRPr="00462199" w14:paraId="17162A7F" w14:textId="77777777" w:rsidTr="00701A5E">
        <w:tc>
          <w:tcPr>
            <w:tcW w:w="2095" w:type="dxa"/>
            <w:tcMar>
              <w:left w:w="108" w:type="dxa"/>
              <w:right w:w="108" w:type="dxa"/>
            </w:tcMar>
          </w:tcPr>
          <w:p w14:paraId="1B186F75"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S</m:t>
                    </m:r>
                  </m:e>
                  <m:sub>
                    <m:r>
                      <w:rPr>
                        <w:rFonts w:ascii="Cambria Math" w:eastAsia="Microsoft JhengHei" w:hAnsi="Cambria Math"/>
                      </w:rPr>
                      <m:t>i</m:t>
                    </m:r>
                  </m:sub>
                </m:sSub>
              </m:oMath>
            </m:oMathPara>
          </w:p>
        </w:tc>
        <w:tc>
          <w:tcPr>
            <w:tcW w:w="419" w:type="dxa"/>
            <w:tcMar>
              <w:left w:w="108" w:type="dxa"/>
              <w:right w:w="108" w:type="dxa"/>
            </w:tcMar>
          </w:tcPr>
          <w:p w14:paraId="1378AAB5" w14:textId="77777777" w:rsidR="00D179D6" w:rsidRPr="00462199" w:rsidRDefault="00D179D6" w:rsidP="00701A5E">
            <w:pPr>
              <w:pStyle w:val="TableAshurst"/>
            </w:pPr>
          </w:p>
        </w:tc>
        <w:tc>
          <w:tcPr>
            <w:tcW w:w="5730" w:type="dxa"/>
            <w:tcMar>
              <w:left w:w="108" w:type="dxa"/>
              <w:right w:w="108" w:type="dxa"/>
            </w:tcMar>
          </w:tcPr>
          <w:p w14:paraId="17399502" w14:textId="46105B2C" w:rsidR="00D179D6" w:rsidRPr="00462199" w:rsidRDefault="00D179D6" w:rsidP="00701A5E">
            <w:pPr>
              <w:pStyle w:val="TableAshurst"/>
            </w:pPr>
            <w:r w:rsidRPr="00462199">
              <w:t xml:space="preserve">all QCiL Operating Savings and QCiL Capital Savings made or realised in period </w:t>
            </w:r>
            <w:r w:rsidRPr="00462199">
              <w:rPr>
                <w:i/>
              </w:rPr>
              <w:t>(i)</w:t>
            </w:r>
            <w:r w:rsidRPr="00462199">
              <w:t xml:space="preserve"> (but only those QCiL Operating Savings referred to in </w:t>
            </w:r>
            <w:r w:rsidR="007248B2" w:rsidRPr="007248B2">
              <w:t>Condition</w:t>
            </w:r>
            <w:r w:rsidRPr="00462199">
              <w:t xml:space="preserve"> </w:t>
            </w:r>
            <w:r w:rsidRPr="00462199">
              <w:fldChar w:fldCharType="begin"/>
            </w:r>
            <w:r w:rsidRPr="00462199">
              <w:instrText xml:space="preserve">  REF _Ref144114397 \r \h \* MERGEFORMAT </w:instrText>
            </w:r>
            <w:r w:rsidRPr="00462199">
              <w:fldChar w:fldCharType="separate"/>
            </w:r>
            <w:del w:id="4974" w:author="Faqir, Sofia (Energy Security)" w:date="2023-11-12T19:47:00Z">
              <w:r w:rsidR="00E473FC" w:rsidRPr="00E473FC">
                <w:rPr>
                  <w:color w:val="000000"/>
                </w:rPr>
                <w:delText>43.4(B)</w:delText>
              </w:r>
            </w:del>
            <w:r w:rsidRPr="00462199">
              <w:fldChar w:fldCharType="end"/>
            </w:r>
            <w:r w:rsidRPr="00462199">
              <w:t xml:space="preserve"> and those QCiL Capital Savings referred to in </w:t>
            </w:r>
            <w:r w:rsidR="007248B2" w:rsidRPr="007248B2">
              <w:t>Condition</w:t>
            </w:r>
            <w:r w:rsidRPr="00462199">
              <w:t xml:space="preserve"> </w:t>
            </w:r>
            <w:r w:rsidRPr="00462199">
              <w:fldChar w:fldCharType="begin"/>
            </w:r>
            <w:r w:rsidRPr="00462199">
              <w:instrText xml:space="preserve">  REF _Ref144114427 \r \h \* MERGEFORMAT </w:instrText>
            </w:r>
            <w:r w:rsidRPr="00462199">
              <w:fldChar w:fldCharType="separate"/>
            </w:r>
            <w:del w:id="4975" w:author="Faqir, Sofia (Energy Security)" w:date="2023-11-12T19:47:00Z">
              <w:r w:rsidR="00E473FC" w:rsidRPr="00E473FC">
                <w:rPr>
                  <w:color w:val="000000"/>
                </w:rPr>
                <w:delText>43.17(B)</w:delText>
              </w:r>
            </w:del>
            <w:r w:rsidRPr="00462199">
              <w:fldChar w:fldCharType="end"/>
            </w:r>
            <w:r w:rsidRPr="00462199">
              <w:t>), (</w:t>
            </w:r>
            <w:r w:rsidRPr="00462199">
              <w:rPr>
                <w:i/>
              </w:rPr>
              <w:t>expressed in</w:t>
            </w:r>
            <w:r w:rsidRPr="00462199">
              <w:t xml:space="preserve"> </w:t>
            </w:r>
            <w:r w:rsidRPr="00462199">
              <w:rPr>
                <w:i/>
              </w:rPr>
              <w:t>pounds</w:t>
            </w:r>
            <w:r w:rsidRPr="00462199">
              <w:t xml:space="preserve"> </w:t>
            </w:r>
            <w:r w:rsidRPr="00462199">
              <w:rPr>
                <w:i/>
              </w:rPr>
              <w:t xml:space="preserve">(£)) </w:t>
            </w:r>
            <w:r w:rsidRPr="00462199">
              <w:t>in real terms as at the QCiL Compensation Date</w:t>
            </w:r>
          </w:p>
        </w:tc>
      </w:tr>
      <w:tr w:rsidR="00D179D6" w:rsidRPr="00462199" w14:paraId="3729A7E9" w14:textId="77777777" w:rsidTr="00701A5E">
        <w:tc>
          <w:tcPr>
            <w:tcW w:w="2095" w:type="dxa"/>
            <w:tcMar>
              <w:left w:w="108" w:type="dxa"/>
              <w:right w:w="108" w:type="dxa"/>
            </w:tcMar>
          </w:tcPr>
          <w:p w14:paraId="48690987"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R</m:t>
                    </m:r>
                  </m:e>
                  <m:sub>
                    <m:r>
                      <w:rPr>
                        <w:rFonts w:ascii="Cambria Math" w:eastAsia="Microsoft JhengHei" w:hAnsi="Cambria Math"/>
                      </w:rPr>
                      <m:t>s</m:t>
                    </m:r>
                  </m:sub>
                </m:sSub>
              </m:oMath>
            </m:oMathPara>
          </w:p>
        </w:tc>
        <w:tc>
          <w:tcPr>
            <w:tcW w:w="419" w:type="dxa"/>
            <w:tcMar>
              <w:left w:w="108" w:type="dxa"/>
              <w:right w:w="108" w:type="dxa"/>
            </w:tcMar>
          </w:tcPr>
          <w:p w14:paraId="009F4D26" w14:textId="77777777" w:rsidR="00D179D6" w:rsidRPr="00462199" w:rsidRDefault="00D179D6" w:rsidP="00701A5E">
            <w:pPr>
              <w:pStyle w:val="TableAshurst"/>
            </w:pPr>
            <w:r w:rsidRPr="00462199">
              <w:t>=</w:t>
            </w:r>
          </w:p>
        </w:tc>
        <w:tc>
          <w:tcPr>
            <w:tcW w:w="5730" w:type="dxa"/>
            <w:tcMar>
              <w:left w:w="108" w:type="dxa"/>
              <w:right w:w="108" w:type="dxa"/>
            </w:tcMar>
          </w:tcPr>
          <w:p w14:paraId="7A5F5AC1" w14:textId="33273361" w:rsidR="00D179D6" w:rsidRPr="00462199" w:rsidRDefault="00D179D6" w:rsidP="00701A5E">
            <w:pPr>
              <w:pStyle w:val="TableAshurst"/>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r w:rsidR="00D179D6" w:rsidRPr="00462199" w14:paraId="4241647D" w14:textId="77777777" w:rsidTr="00701A5E">
        <w:tc>
          <w:tcPr>
            <w:tcW w:w="2095" w:type="dxa"/>
            <w:tcMar>
              <w:left w:w="108" w:type="dxa"/>
              <w:right w:w="108" w:type="dxa"/>
            </w:tcMar>
          </w:tcPr>
          <w:p w14:paraId="541B5628" w14:textId="1E251C6B" w:rsidR="00D179D6" w:rsidRPr="00462199" w:rsidRDefault="0033540D" w:rsidP="00701A5E">
            <w:pPr>
              <w:pStyle w:val="TableAshurst"/>
              <w:rPr>
                <w:rFonts w:eastAsia="Microsoft JhengHei"/>
              </w:rPr>
            </w:pPr>
            <m:oMathPara>
              <m:oMathParaPr>
                <m:jc m:val="left"/>
              </m:oMathParaPr>
              <m:oMath>
                <m:r>
                  <w:rPr>
                    <w:rFonts w:ascii="Cambria Math" w:eastAsia="Microsoft JhengHei" w:hAnsi="Cambria Math"/>
                  </w:rPr>
                  <m:t>ARP</m:t>
                </m:r>
              </m:oMath>
            </m:oMathPara>
          </w:p>
        </w:tc>
        <w:tc>
          <w:tcPr>
            <w:tcW w:w="419" w:type="dxa"/>
            <w:tcMar>
              <w:left w:w="108" w:type="dxa"/>
              <w:right w:w="108" w:type="dxa"/>
            </w:tcMar>
          </w:tcPr>
          <w:p w14:paraId="37C5256F" w14:textId="77777777" w:rsidR="00D179D6" w:rsidRPr="00462199" w:rsidRDefault="00D179D6" w:rsidP="00701A5E">
            <w:pPr>
              <w:pStyle w:val="TableAshurst"/>
            </w:pPr>
            <w:r w:rsidRPr="00462199">
              <w:t>=</w:t>
            </w:r>
          </w:p>
        </w:tc>
        <w:tc>
          <w:tcPr>
            <w:tcW w:w="5730" w:type="dxa"/>
            <w:tcMar>
              <w:left w:w="108" w:type="dxa"/>
              <w:right w:w="108" w:type="dxa"/>
            </w:tcMar>
          </w:tcPr>
          <w:p w14:paraId="2139D231" w14:textId="7C8686AA" w:rsidR="00D179D6" w:rsidRPr="00462199" w:rsidRDefault="00D179D6" w:rsidP="00701A5E">
            <w:pPr>
              <w:pStyle w:val="TableAshurst"/>
            </w:pPr>
            <w:r w:rsidRPr="00462199">
              <w:t xml:space="preserve">the QCiL Adjusted Revenues Payment (lump sum), as calculated in accordance with </w:t>
            </w:r>
            <w:r w:rsidR="007248B2" w:rsidRPr="007248B2">
              <w:t>Condition</w:t>
            </w:r>
            <w:r w:rsidRPr="00462199">
              <w:t xml:space="preserve"> </w:t>
            </w:r>
            <w:r w:rsidR="00763938">
              <w:fldChar w:fldCharType="begin"/>
            </w:r>
            <w:r w:rsidR="00763938">
              <w:instrText xml:space="preserve"> REF _Ref144114435 \n \h </w:instrText>
            </w:r>
            <w:r w:rsidR="00763938">
              <w:fldChar w:fldCharType="separate"/>
            </w:r>
            <w:del w:id="4976" w:author="Faqir, Sofia (Energy Security)" w:date="2023-11-12T19:47:00Z">
              <w:r w:rsidR="00E473FC">
                <w:delText>43.20</w:delText>
              </w:r>
            </w:del>
            <w:r w:rsidR="00763938">
              <w:fldChar w:fldCharType="end"/>
            </w:r>
          </w:p>
        </w:tc>
      </w:tr>
      <w:tr w:rsidR="00D179D6" w:rsidRPr="00462199" w14:paraId="36E54692" w14:textId="77777777" w:rsidTr="00701A5E">
        <w:tc>
          <w:tcPr>
            <w:tcW w:w="2095" w:type="dxa"/>
            <w:tcMar>
              <w:left w:w="108" w:type="dxa"/>
              <w:right w:w="108" w:type="dxa"/>
            </w:tcMar>
          </w:tcPr>
          <w:p w14:paraId="61B8DC36"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R</m:t>
                    </m:r>
                  </m:e>
                  <m:sub>
                    <m:r>
                      <w:rPr>
                        <w:rFonts w:ascii="Cambria Math" w:eastAsia="Microsoft JhengHei" w:hAnsi="Cambria Math"/>
                      </w:rPr>
                      <m:t>d</m:t>
                    </m:r>
                  </m:sub>
                </m:sSub>
              </m:oMath>
            </m:oMathPara>
          </w:p>
        </w:tc>
        <w:tc>
          <w:tcPr>
            <w:tcW w:w="419" w:type="dxa"/>
            <w:tcMar>
              <w:left w:w="108" w:type="dxa"/>
              <w:right w:w="108" w:type="dxa"/>
            </w:tcMar>
          </w:tcPr>
          <w:p w14:paraId="0BE4E46E" w14:textId="77777777" w:rsidR="00D179D6" w:rsidRPr="00462199" w:rsidRDefault="00D179D6" w:rsidP="00701A5E">
            <w:pPr>
              <w:pStyle w:val="TableAshurst"/>
            </w:pPr>
            <w:r w:rsidRPr="00462199">
              <w:t>=</w:t>
            </w:r>
          </w:p>
        </w:tc>
        <w:tc>
          <w:tcPr>
            <w:tcW w:w="5730" w:type="dxa"/>
            <w:tcMar>
              <w:left w:w="108" w:type="dxa"/>
              <w:right w:w="108" w:type="dxa"/>
            </w:tcMar>
          </w:tcPr>
          <w:p w14:paraId="671BF725" w14:textId="79248A92" w:rsidR="00D179D6" w:rsidRPr="00462199" w:rsidRDefault="00D179D6" w:rsidP="00701A5E">
            <w:pPr>
              <w:pStyle w:val="TableAshurst"/>
            </w:pPr>
            <w:r w:rsidRPr="00462199">
              <w:t>the Daily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r w:rsidR="00D179D6" w:rsidRPr="00462199" w14:paraId="496E8709" w14:textId="77777777" w:rsidTr="00701A5E">
        <w:tc>
          <w:tcPr>
            <w:tcW w:w="2095" w:type="dxa"/>
            <w:tcMar>
              <w:left w:w="108" w:type="dxa"/>
              <w:right w:w="108" w:type="dxa"/>
            </w:tcMar>
          </w:tcPr>
          <w:p w14:paraId="14D119BF" w14:textId="77777777" w:rsidR="00D179D6" w:rsidRPr="00462199" w:rsidRDefault="00D179D6" w:rsidP="00701A5E">
            <w:pPr>
              <w:pStyle w:val="TableAshurst"/>
              <w:rPr>
                <w:rFonts w:eastAsia="Microsoft JhengHei"/>
              </w:rPr>
            </w:pPr>
            <m:oMathPara>
              <m:oMathParaPr>
                <m:jc m:val="left"/>
              </m:oMathParaPr>
              <m:oMath>
                <m:r>
                  <w:rPr>
                    <w:rFonts w:ascii="Cambria Math" w:eastAsia="Microsoft JhengHei" w:hAnsi="Cambria Math"/>
                  </w:rPr>
                  <m:t>N</m:t>
                </m:r>
              </m:oMath>
            </m:oMathPara>
          </w:p>
        </w:tc>
        <w:tc>
          <w:tcPr>
            <w:tcW w:w="419" w:type="dxa"/>
            <w:tcMar>
              <w:left w:w="108" w:type="dxa"/>
              <w:right w:w="108" w:type="dxa"/>
            </w:tcMar>
          </w:tcPr>
          <w:p w14:paraId="34D56B89" w14:textId="77777777" w:rsidR="00D179D6" w:rsidRPr="00462199" w:rsidRDefault="00D179D6" w:rsidP="00701A5E">
            <w:pPr>
              <w:pStyle w:val="TableAshurst"/>
            </w:pPr>
            <w:r w:rsidRPr="00462199">
              <w:t>=</w:t>
            </w:r>
          </w:p>
        </w:tc>
        <w:tc>
          <w:tcPr>
            <w:tcW w:w="5730" w:type="dxa"/>
            <w:tcMar>
              <w:left w:w="108" w:type="dxa"/>
              <w:right w:w="108" w:type="dxa"/>
            </w:tcMar>
          </w:tcPr>
          <w:p w14:paraId="7A8B349E" w14:textId="77777777" w:rsidR="00D179D6" w:rsidRPr="00462199" w:rsidRDefault="00D179D6" w:rsidP="00701A5E">
            <w:pPr>
              <w:pStyle w:val="TableAshurst"/>
            </w:pPr>
            <w:r w:rsidRPr="00462199">
              <w:t>the duration, in Days, of the Adjusted Output Period</w:t>
            </w:r>
          </w:p>
        </w:tc>
      </w:tr>
      <w:tr w:rsidR="00D179D6" w:rsidRPr="00462199" w14:paraId="607024CD" w14:textId="77777777" w:rsidTr="00701A5E">
        <w:tc>
          <w:tcPr>
            <w:tcW w:w="2095" w:type="dxa"/>
            <w:tcMar>
              <w:left w:w="108" w:type="dxa"/>
              <w:right w:w="108" w:type="dxa"/>
            </w:tcMar>
          </w:tcPr>
          <w:p w14:paraId="303F4501"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CPI</m:t>
                    </m:r>
                  </m:e>
                  <m:sub>
                    <m:r>
                      <w:rPr>
                        <w:rFonts w:ascii="Cambria Math" w:eastAsia="Microsoft JhengHei" w:hAnsi="Cambria Math"/>
                      </w:rPr>
                      <m:t>t</m:t>
                    </m:r>
                  </m:sub>
                </m:sSub>
              </m:oMath>
            </m:oMathPara>
          </w:p>
        </w:tc>
        <w:tc>
          <w:tcPr>
            <w:tcW w:w="419" w:type="dxa"/>
            <w:tcMar>
              <w:left w:w="108" w:type="dxa"/>
              <w:right w:w="108" w:type="dxa"/>
            </w:tcMar>
          </w:tcPr>
          <w:p w14:paraId="0646FDF3" w14:textId="77777777" w:rsidR="00D179D6" w:rsidRPr="00462199" w:rsidRDefault="00D179D6" w:rsidP="00701A5E">
            <w:pPr>
              <w:pStyle w:val="TableAshurst"/>
            </w:pPr>
            <w:r w:rsidRPr="00462199">
              <w:t>=</w:t>
            </w:r>
          </w:p>
        </w:tc>
        <w:tc>
          <w:tcPr>
            <w:tcW w:w="5730" w:type="dxa"/>
            <w:tcMar>
              <w:left w:w="108" w:type="dxa"/>
              <w:right w:w="108" w:type="dxa"/>
            </w:tcMar>
          </w:tcPr>
          <w:p w14:paraId="6C890ACC" w14:textId="77777777" w:rsidR="00D179D6" w:rsidRPr="00462199" w:rsidRDefault="00D179D6" w:rsidP="00701A5E">
            <w:pPr>
              <w:pStyle w:val="TableAshurst"/>
            </w:pPr>
            <w:r w:rsidRPr="00462199">
              <w:t>the CPI applicable during Billing Period (</w:t>
            </w:r>
            <w:r w:rsidRPr="00AC0585">
              <w:rPr>
                <w:i/>
                <w:iCs/>
              </w:rPr>
              <w:t>t</w:t>
            </w:r>
            <w:r w:rsidRPr="00462199">
              <w:t>)</w:t>
            </w:r>
          </w:p>
        </w:tc>
      </w:tr>
      <w:tr w:rsidR="00D179D6" w:rsidRPr="00462199" w14:paraId="56ED0EA1" w14:textId="77777777" w:rsidTr="00701A5E">
        <w:tc>
          <w:tcPr>
            <w:tcW w:w="2095" w:type="dxa"/>
            <w:tcMar>
              <w:left w:w="108" w:type="dxa"/>
              <w:right w:w="108" w:type="dxa"/>
            </w:tcMar>
          </w:tcPr>
          <w:p w14:paraId="4940AD81"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CPI</m:t>
                    </m:r>
                  </m:e>
                  <m:sub>
                    <m:r>
                      <w:rPr>
                        <w:rFonts w:ascii="Cambria Math" w:eastAsia="Microsoft JhengHei" w:hAnsi="Cambria Math"/>
                      </w:rPr>
                      <m:t>q</m:t>
                    </m:r>
                  </m:sub>
                </m:sSub>
              </m:oMath>
            </m:oMathPara>
          </w:p>
        </w:tc>
        <w:tc>
          <w:tcPr>
            <w:tcW w:w="419" w:type="dxa"/>
            <w:tcMar>
              <w:left w:w="108" w:type="dxa"/>
              <w:right w:w="108" w:type="dxa"/>
            </w:tcMar>
          </w:tcPr>
          <w:p w14:paraId="514D1051" w14:textId="77777777" w:rsidR="00D179D6" w:rsidRPr="00462199" w:rsidRDefault="00D179D6" w:rsidP="00701A5E">
            <w:pPr>
              <w:pStyle w:val="TableAshurst"/>
            </w:pPr>
            <w:r w:rsidRPr="00462199">
              <w:t>=</w:t>
            </w:r>
          </w:p>
        </w:tc>
        <w:tc>
          <w:tcPr>
            <w:tcW w:w="5730" w:type="dxa"/>
            <w:tcMar>
              <w:left w:w="108" w:type="dxa"/>
              <w:right w:w="108" w:type="dxa"/>
            </w:tcMar>
          </w:tcPr>
          <w:p w14:paraId="1477E731" w14:textId="77777777" w:rsidR="00D179D6" w:rsidRPr="00462199" w:rsidRDefault="00D179D6" w:rsidP="00701A5E">
            <w:pPr>
              <w:pStyle w:val="TableAshurst"/>
            </w:pPr>
            <w:r w:rsidRPr="00462199">
              <w:t>the CPI applicable at the QCiL Compensation Date</w:t>
            </w:r>
          </w:p>
        </w:tc>
      </w:tr>
    </w:tbl>
    <w:p w14:paraId="5F57096F" w14:textId="77777777" w:rsidR="00D179D6" w:rsidRPr="00462199" w:rsidRDefault="00D179D6" w:rsidP="005B3BB9">
      <w:pPr>
        <w:pStyle w:val="NormalBoldAshurst"/>
      </w:pPr>
      <w:r w:rsidRPr="00462199">
        <w:rPr>
          <w:i/>
        </w:rPr>
        <w:t>QCiL Construction Event Payment</w:t>
      </w:r>
    </w:p>
    <w:p w14:paraId="2911C416" w14:textId="77777777" w:rsidR="00D179D6" w:rsidRPr="00462199" w:rsidRDefault="00D179D6" w:rsidP="00701A5E">
      <w:pPr>
        <w:pStyle w:val="H2Ashurst"/>
      </w:pPr>
      <w:bookmarkStart w:id="4977" w:name="_Ref144114441"/>
      <w:r w:rsidRPr="00462199">
        <w:t>Any QCiL Construction Event Payment shall be effected, at the election of the LCHA Counterparty (after consultation with the Producer), as a lump sum payment or staged payments and shall be payable to the Producer by the LCHA Counterparty.</w:t>
      </w:r>
      <w:bookmarkEnd w:id="4977"/>
    </w:p>
    <w:p w14:paraId="299C54E3" w14:textId="4FE9263C" w:rsidR="00D179D6" w:rsidRPr="00462199" w:rsidRDefault="00D179D6" w:rsidP="00701A5E">
      <w:pPr>
        <w:pStyle w:val="H2Ashurst"/>
      </w:pPr>
      <w:bookmarkStart w:id="4978" w:name="_Ref144114442"/>
      <w:r w:rsidRPr="00462199">
        <w:t xml:space="preserve">For the purposes of </w:t>
      </w:r>
      <w:r w:rsidR="007248B2" w:rsidRPr="007248B2">
        <w:t>Condition</w:t>
      </w:r>
      <w:r w:rsidRPr="00462199">
        <w:t xml:space="preserve"> </w:t>
      </w:r>
      <w:r w:rsidR="00763938">
        <w:fldChar w:fldCharType="begin"/>
      </w:r>
      <w:r w:rsidR="00763938">
        <w:instrText xml:space="preserve"> REF _Ref144114441 \n \h </w:instrText>
      </w:r>
      <w:r w:rsidR="00763938">
        <w:fldChar w:fldCharType="separate"/>
      </w:r>
      <w:del w:id="4979" w:author="Faqir, Sofia (Energy Security)" w:date="2023-11-12T19:47:00Z">
        <w:r w:rsidR="00E473FC">
          <w:delText>43.24</w:delText>
        </w:r>
      </w:del>
      <w:r w:rsidR="00763938">
        <w:fldChar w:fldCharType="end"/>
      </w:r>
      <w:r w:rsidRPr="00462199">
        <w:t>, the QCiL Construction Event Payment shall be an amount (</w:t>
      </w:r>
      <w:r w:rsidRPr="00462199">
        <w:rPr>
          <w:i/>
          <w:iCs/>
        </w:rPr>
        <w:t>expressed in</w:t>
      </w:r>
      <w:r w:rsidRPr="00462199">
        <w:t xml:space="preserve"> </w:t>
      </w:r>
      <w:r w:rsidRPr="00462199">
        <w:rPr>
          <w:i/>
          <w:iCs/>
        </w:rPr>
        <w:t>pounds (£)</w:t>
      </w:r>
      <w:r w:rsidRPr="00462199">
        <w:t>) calculated in accordance with:</w:t>
      </w:r>
      <w:bookmarkEnd w:id="4978"/>
    </w:p>
    <w:p w14:paraId="6D715A95" w14:textId="3E6CBD04" w:rsidR="00D179D6" w:rsidRPr="00462199" w:rsidRDefault="007248B2" w:rsidP="00701A5E">
      <w:pPr>
        <w:pStyle w:val="H3Ashurst"/>
      </w:pPr>
      <w:bookmarkStart w:id="4980" w:name="_Ref144114443"/>
      <w:r w:rsidRPr="007248B2">
        <w:t>Condition</w:t>
      </w:r>
      <w:r w:rsidR="00D179D6" w:rsidRPr="00462199">
        <w:t xml:space="preserve"> </w:t>
      </w:r>
      <w:r w:rsidR="00763938">
        <w:fldChar w:fldCharType="begin"/>
      </w:r>
      <w:r w:rsidR="00763938">
        <w:instrText xml:space="preserve"> REF _Ref144114445 \n \h </w:instrText>
      </w:r>
      <w:r w:rsidR="00763938">
        <w:fldChar w:fldCharType="separate"/>
      </w:r>
      <w:del w:id="4981" w:author="Faqir, Sofia (Energy Security)" w:date="2023-11-12T19:47:00Z">
        <w:r w:rsidR="00E473FC">
          <w:delText>43.26</w:delText>
        </w:r>
      </w:del>
      <w:r w:rsidR="00763938">
        <w:fldChar w:fldCharType="end"/>
      </w:r>
      <w:r w:rsidR="00D179D6" w:rsidRPr="00462199">
        <w:t xml:space="preserve"> if the QCiL Construction Event Payment is to be paid as a lump sum; or</w:t>
      </w:r>
      <w:bookmarkEnd w:id="4980"/>
    </w:p>
    <w:p w14:paraId="30AD0954" w14:textId="6C9C0789" w:rsidR="00D179D6" w:rsidRPr="00462199" w:rsidRDefault="007248B2" w:rsidP="00701A5E">
      <w:pPr>
        <w:pStyle w:val="H3Ashurst"/>
      </w:pPr>
      <w:bookmarkStart w:id="4982" w:name="_Ref144114444"/>
      <w:r w:rsidRPr="007248B2">
        <w:t>Condition</w:t>
      </w:r>
      <w:r w:rsidR="00D179D6" w:rsidRPr="00462199">
        <w:t xml:space="preserve"> </w:t>
      </w:r>
      <w:r w:rsidR="00763938">
        <w:fldChar w:fldCharType="begin"/>
      </w:r>
      <w:r w:rsidR="00763938">
        <w:instrText xml:space="preserve"> REF _Ref144114446 \n \h </w:instrText>
      </w:r>
      <w:r w:rsidR="00763938">
        <w:fldChar w:fldCharType="separate"/>
      </w:r>
      <w:del w:id="4983" w:author="Faqir, Sofia (Energy Security)" w:date="2023-11-12T19:47:00Z">
        <w:r w:rsidR="00E473FC">
          <w:delText>43.27</w:delText>
        </w:r>
      </w:del>
      <w:r w:rsidR="00763938">
        <w:fldChar w:fldCharType="end"/>
      </w:r>
      <w:r w:rsidR="00D179D6" w:rsidRPr="00462199">
        <w:t xml:space="preserve"> if the QCiL Construction Event Payment is to be paid by means of staged payments.</w:t>
      </w:r>
      <w:bookmarkEnd w:id="4982"/>
    </w:p>
    <w:p w14:paraId="794BB773" w14:textId="38D9FEBE" w:rsidR="00D179D6" w:rsidRPr="00462199" w:rsidRDefault="00D179D6" w:rsidP="00701A5E">
      <w:pPr>
        <w:pStyle w:val="H2Ashurst"/>
      </w:pPr>
      <w:bookmarkStart w:id="4984" w:name="_Ref144114445"/>
      <w:r w:rsidRPr="00462199">
        <w:t xml:space="preserve">If </w:t>
      </w:r>
      <w:r w:rsidR="007248B2" w:rsidRPr="007248B2">
        <w:t>Condition</w:t>
      </w:r>
      <w:r w:rsidRPr="00462199">
        <w:t xml:space="preserve"> </w:t>
      </w:r>
      <w:r w:rsidRPr="00462199">
        <w:fldChar w:fldCharType="begin"/>
      </w:r>
      <w:r w:rsidRPr="00462199">
        <w:instrText xml:space="preserve">  REF _Ref144114443 \r \h \* MERGEFORMAT </w:instrText>
      </w:r>
      <w:r w:rsidRPr="00462199">
        <w:fldChar w:fldCharType="separate"/>
      </w:r>
      <w:del w:id="4985" w:author="Faqir, Sofia (Energy Security)" w:date="2023-11-12T19:47:00Z">
        <w:r w:rsidR="00E473FC" w:rsidRPr="00E473FC">
          <w:rPr>
            <w:color w:val="000000"/>
          </w:rPr>
          <w:delText>43.25(A)</w:delText>
        </w:r>
      </w:del>
      <w:r w:rsidRPr="00462199">
        <w:fldChar w:fldCharType="end"/>
      </w:r>
      <w:r w:rsidRPr="00462199">
        <w:t xml:space="preserve"> applies, the QCiL Construction Event Payment shall be calculated </w:t>
      </w:r>
      <w:commentRangeStart w:id="4986"/>
      <w:r w:rsidRPr="00462199">
        <w:t>as follows:</w:t>
      </w:r>
      <w:bookmarkEnd w:id="4984"/>
      <w:commentRangeEnd w:id="4986"/>
      <w:r w:rsidR="001D18F5" w:rsidRPr="00462199">
        <w:rPr>
          <w:rStyle w:val="CommentReference"/>
          <w:rFonts w:ascii="Arial" w:hAnsi="Arial"/>
          <w:sz w:val="20"/>
          <w:szCs w:val="20"/>
        </w:rPr>
        <w:commentReference w:id="4986"/>
      </w:r>
    </w:p>
    <w:p w14:paraId="68C9B21B" w14:textId="21D7E079" w:rsidR="00D179D6" w:rsidRPr="00462199" w:rsidRDefault="00376A1D" w:rsidP="00701A5E">
      <w:pPr>
        <w:pStyle w:val="NormalAshurst"/>
        <w:rPr>
          <w:lang w:val="pt-BR"/>
        </w:rPr>
      </w:pPr>
      <m:oMathPara>
        <m:oMath>
          <m:r>
            <w:rPr>
              <w:rFonts w:ascii="Cambria Math" w:hAnsi="Cambria Math"/>
            </w:rPr>
            <m:t>QCiL</m:t>
          </m:r>
          <m:r>
            <w:rPr>
              <w:rFonts w:ascii="Cambria Math" w:hAnsi="Cambria Math"/>
              <w:lang w:val="pt-BR"/>
            </w:rPr>
            <m:t xml:space="preserve"> </m:t>
          </m:r>
          <m:r>
            <w:rPr>
              <w:rFonts w:ascii="Cambria Math" w:hAnsi="Cambria Math"/>
            </w:rPr>
            <m:t>Construction</m:t>
          </m:r>
          <m:r>
            <w:rPr>
              <w:rFonts w:ascii="Cambria Math" w:hAnsi="Cambria Math"/>
              <w:lang w:val="pt-BR"/>
            </w:rPr>
            <m:t xml:space="preserve"> </m:t>
          </m:r>
          <m:r>
            <w:rPr>
              <w:rFonts w:ascii="Cambria Math" w:hAnsi="Cambria Math"/>
            </w:rPr>
            <m:t>Payment</m:t>
          </m:r>
          <m:r>
            <w:rPr>
              <w:rFonts w:ascii="Cambria Math" w:hAnsi="Cambria Math"/>
              <w:lang w:val="pt-BR"/>
            </w:rPr>
            <m:t>=</m:t>
          </m:r>
          <m:nary>
            <m:naryPr>
              <m:chr m:val="∑"/>
              <m:limLoc m:val="undOvr"/>
              <m:ctrlPr>
                <w:rPr>
                  <w:rFonts w:ascii="Cambria Math" w:hAnsi="Cambria Math" w:cs="Arial"/>
                </w:rPr>
              </m:ctrlPr>
            </m:naryPr>
            <m:sub>
              <m:r>
                <w:rPr>
                  <w:rFonts w:ascii="Cambria Math" w:eastAsia="Microsoft JhengHei" w:hAnsi="Cambria Math"/>
                </w:rPr>
                <m:t>i</m:t>
              </m:r>
              <m:r>
                <w:rPr>
                  <w:rFonts w:ascii="Cambria Math" w:hAnsi="Cambria Math"/>
                  <w:lang w:val="pt-BR"/>
                </w:rPr>
                <m:t>=1</m:t>
              </m:r>
            </m:sub>
            <m:sup>
              <m:r>
                <w:rPr>
                  <w:rFonts w:ascii="Cambria Math" w:hAnsi="Cambria Math"/>
                  <w:lang w:val="pt-BR"/>
                </w:rPr>
                <m:t>n</m:t>
              </m:r>
            </m:sup>
            <m:e>
              <m:f>
                <m:fPr>
                  <m:ctrlPr>
                    <w:rPr>
                      <w:rFonts w:ascii="Cambria Math" w:hAnsi="Cambria Math" w:cs="Arial"/>
                    </w:rPr>
                  </m:ctrlPr>
                </m:fPr>
                <m:num>
                  <m:sSub>
                    <m:sSubPr>
                      <m:ctrlPr>
                        <w:rPr>
                          <w:rFonts w:ascii="Cambria Math" w:eastAsia="Microsoft JhengHei" w:hAnsi="Cambria Math" w:cs="Arial"/>
                        </w:rPr>
                      </m:ctrlPr>
                    </m:sSubPr>
                    <m:e>
                      <m:r>
                        <w:rPr>
                          <w:rFonts w:ascii="Cambria Math" w:eastAsia="Microsoft JhengHei" w:hAnsi="Cambria Math"/>
                        </w:rPr>
                        <m:t>C</m:t>
                      </m:r>
                    </m:e>
                    <m:sub>
                      <m:r>
                        <w:rPr>
                          <w:rFonts w:ascii="Cambria Math" w:eastAsia="Microsoft JhengHei" w:hAnsi="Cambria Math"/>
                        </w:rPr>
                        <m:t>i</m:t>
                      </m:r>
                    </m:sub>
                  </m:sSub>
                  <m:r>
                    <w:rPr>
                      <w:rFonts w:ascii="Cambria Math" w:hAnsi="Cambria Math"/>
                      <w:lang w:val="pt-BR"/>
                    </w:rPr>
                    <m:t xml:space="preserve"> -</m:t>
                  </m:r>
                  <m:sSub>
                    <m:sSubPr>
                      <m:ctrlPr>
                        <w:rPr>
                          <w:rFonts w:ascii="Cambria Math" w:eastAsia="Microsoft JhengHei" w:hAnsi="Cambria Math" w:cs="Arial"/>
                        </w:rPr>
                      </m:ctrlPr>
                    </m:sSubPr>
                    <m:e>
                      <m:r>
                        <w:rPr>
                          <w:rFonts w:ascii="Cambria Math" w:eastAsia="Microsoft JhengHei" w:hAnsi="Cambria Math"/>
                        </w:rPr>
                        <m:t>S</m:t>
                      </m:r>
                    </m:e>
                    <m:sub>
                      <m:r>
                        <w:rPr>
                          <w:rFonts w:ascii="Cambria Math" w:eastAsia="Microsoft JhengHei" w:hAnsi="Cambria Math"/>
                        </w:rPr>
                        <m:t>i</m:t>
                      </m:r>
                    </m:sub>
                  </m:sSub>
                </m:num>
                <m:den>
                  <m:d>
                    <m:dPr>
                      <m:ctrlPr>
                        <w:rPr>
                          <w:rFonts w:ascii="Cambria Math" w:hAnsi="Cambria Math" w:cs="Arial"/>
                        </w:rPr>
                      </m:ctrlPr>
                    </m:dPr>
                    <m:e>
                      <m: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r>
                    <w:rPr>
                      <w:rFonts w:ascii="Cambria Math" w:hAnsi="Cambria Math"/>
                      <w:vertAlign w:val="superscript"/>
                      <w:lang w:val="pt-BR"/>
                    </w:rPr>
                    <m:t>i-m</m:t>
                  </m:r>
                </m:den>
              </m:f>
            </m:e>
          </m:nary>
        </m:oMath>
      </m:oMathPara>
    </w:p>
    <w:p w14:paraId="1CC2B56A"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897"/>
      </w:tblGrid>
      <w:tr w:rsidR="00D179D6" w:rsidRPr="00462199" w14:paraId="76B778A2" w14:textId="77777777" w:rsidTr="00701A5E">
        <w:tc>
          <w:tcPr>
            <w:tcW w:w="1627" w:type="dxa"/>
            <w:tcMar>
              <w:left w:w="108" w:type="dxa"/>
              <w:right w:w="108" w:type="dxa"/>
            </w:tcMar>
          </w:tcPr>
          <w:p w14:paraId="74B663CB" w14:textId="77777777" w:rsidR="00D179D6" w:rsidRPr="00462199" w:rsidRDefault="00D179D6" w:rsidP="00701A5E">
            <w:pPr>
              <w:pStyle w:val="TableAshurst"/>
            </w:pPr>
            <m:oMathPara>
              <m:oMathParaPr>
                <m:jc m:val="left"/>
              </m:oMathParaPr>
              <m:oMath>
                <m:r>
                  <w:rPr>
                    <w:rFonts w:ascii="Cambria Math" w:hAnsi="Cambria Math"/>
                  </w:rPr>
                  <w:lastRenderedPageBreak/>
                  <m:t>i</m:t>
                </m:r>
              </m:oMath>
            </m:oMathPara>
          </w:p>
        </w:tc>
        <w:tc>
          <w:tcPr>
            <w:tcW w:w="709" w:type="dxa"/>
            <w:tcMar>
              <w:left w:w="108" w:type="dxa"/>
              <w:right w:w="108" w:type="dxa"/>
            </w:tcMar>
          </w:tcPr>
          <w:p w14:paraId="141F5D1B" w14:textId="77777777" w:rsidR="00D179D6" w:rsidRPr="00462199" w:rsidRDefault="00D179D6" w:rsidP="00701A5E">
            <w:pPr>
              <w:pStyle w:val="TableAshurst"/>
            </w:pPr>
            <w:r w:rsidRPr="00462199">
              <w:t>=</w:t>
            </w:r>
          </w:p>
        </w:tc>
        <w:tc>
          <w:tcPr>
            <w:tcW w:w="5897" w:type="dxa"/>
            <w:tcMar>
              <w:left w:w="108" w:type="dxa"/>
              <w:right w:w="108" w:type="dxa"/>
            </w:tcMar>
          </w:tcPr>
          <w:p w14:paraId="1243A01D" w14:textId="77777777" w:rsidR="00D179D6" w:rsidRPr="00462199" w:rsidRDefault="00D179D6" w:rsidP="00701A5E">
            <w:pPr>
              <w:pStyle w:val="TableAshurst"/>
            </w:pPr>
            <w:r w:rsidRPr="00462199">
              <w:t>a whole number integer from one (1) to n; such integers referring to distinct time periods as follows:</w:t>
            </w:r>
          </w:p>
          <w:p w14:paraId="47624111" w14:textId="0882FA9E"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(i = 1) covers the period from the date the first QCiL Construction Event Cost was incurred to 31 December in that year</w:t>
            </w:r>
          </w:p>
          <w:p w14:paraId="1F66FC6C" w14:textId="6FE40898" w:rsidR="00D179D6" w:rsidRPr="00462199" w:rsidRDefault="00D179D6">
            <w:pPr>
              <w:pStyle w:val="BulletAshurst"/>
            </w:pPr>
            <w:r w:rsidRPr="00462199">
              <w:t>the second (</w:t>
            </w:r>
            <w:r w:rsidR="00AC0585" w:rsidRPr="00F20FE1">
              <w:t>2</w:t>
            </w:r>
            <w:r w:rsidR="00AC0585" w:rsidRPr="00F20FE1">
              <w:rPr>
                <w:vertAlign w:val="superscript"/>
              </w:rPr>
              <w:t>nd</w:t>
            </w:r>
            <w:r w:rsidRPr="00462199">
              <w:t>) to the (n-1)th periods (2 ≤ i&lt; n) are consecutive periods of one (1) calendar year length each</w:t>
            </w:r>
          </w:p>
          <w:p w14:paraId="4CEE8D81" w14:textId="77777777" w:rsidR="00D179D6" w:rsidRPr="00462199" w:rsidRDefault="00D179D6">
            <w:pPr>
              <w:pStyle w:val="BulletAshurst"/>
            </w:pPr>
            <w:r w:rsidRPr="00462199">
              <w:t>the n</w:t>
            </w:r>
            <w:r w:rsidRPr="00EF71CE">
              <w:rPr>
                <w:vertAlign w:val="superscript"/>
              </w:rPr>
              <w:t>th</w:t>
            </w:r>
            <w:r w:rsidRPr="00462199">
              <w:t xml:space="preserve"> period (i = n) is the period starting on 01 January in the year in which the final QCiL Construction Event Cost was incurred and ending on the last day of that year</w:t>
            </w:r>
          </w:p>
        </w:tc>
      </w:tr>
      <w:tr w:rsidR="00D179D6" w:rsidRPr="00462199" w14:paraId="614A65EA" w14:textId="77777777" w:rsidTr="00701A5E">
        <w:tc>
          <w:tcPr>
            <w:tcW w:w="1627" w:type="dxa"/>
            <w:tcMar>
              <w:left w:w="108" w:type="dxa"/>
              <w:right w:w="108" w:type="dxa"/>
            </w:tcMar>
          </w:tcPr>
          <w:p w14:paraId="779BD8D5" w14:textId="77777777" w:rsidR="00D179D6" w:rsidRPr="00462199" w:rsidRDefault="00F47FCB" w:rsidP="00701A5E">
            <w:pPr>
              <w:pStyle w:val="TableAshurst"/>
            </w:pPr>
            <m:oMathPara>
              <m:oMathParaPr>
                <m:jc m:val="left"/>
              </m:oMathParaPr>
              <m:oMath>
                <m:sSub>
                  <m:sSubPr>
                    <m:ctrlPr>
                      <w:rPr>
                        <w:rFonts w:ascii="Cambria Math" w:hAnsi="Cambria Math" w:cs="Arial"/>
                      </w:rPr>
                    </m:ctrlPr>
                  </m:sSubPr>
                  <m:e>
                    <m:r>
                      <w:rPr>
                        <w:rFonts w:ascii="Cambria Math" w:hAnsi="Cambria Math"/>
                      </w:rPr>
                      <m:t>C</m:t>
                    </m:r>
                  </m:e>
                  <m:sub>
                    <m:r>
                      <w:rPr>
                        <w:rFonts w:ascii="Cambria Math" w:hAnsi="Cambria Math"/>
                      </w:rPr>
                      <m:t>i</m:t>
                    </m:r>
                  </m:sub>
                </m:sSub>
              </m:oMath>
            </m:oMathPara>
          </w:p>
        </w:tc>
        <w:tc>
          <w:tcPr>
            <w:tcW w:w="709" w:type="dxa"/>
            <w:tcMar>
              <w:left w:w="108" w:type="dxa"/>
              <w:right w:w="108" w:type="dxa"/>
            </w:tcMar>
          </w:tcPr>
          <w:p w14:paraId="30DA587E" w14:textId="77777777" w:rsidR="00D179D6" w:rsidRPr="00462199" w:rsidRDefault="00D179D6" w:rsidP="00701A5E">
            <w:pPr>
              <w:pStyle w:val="TableAshurst"/>
            </w:pPr>
            <w:r w:rsidRPr="00462199">
              <w:t>=</w:t>
            </w:r>
          </w:p>
        </w:tc>
        <w:tc>
          <w:tcPr>
            <w:tcW w:w="5897" w:type="dxa"/>
            <w:tcMar>
              <w:left w:w="108" w:type="dxa"/>
              <w:right w:w="108" w:type="dxa"/>
            </w:tcMar>
          </w:tcPr>
          <w:p w14:paraId="4381B004" w14:textId="35B0739C" w:rsidR="00D179D6" w:rsidRPr="00462199" w:rsidRDefault="00D179D6" w:rsidP="00701A5E">
            <w:pPr>
              <w:pStyle w:val="TableAshurst"/>
            </w:pPr>
            <w:r w:rsidRPr="00462199">
              <w:t xml:space="preserve">all QCiL Construction Event Costs in period </w:t>
            </w:r>
            <w:r w:rsidRPr="00462199">
              <w:rPr>
                <w:i/>
              </w:rPr>
              <w:t>(i)</w:t>
            </w:r>
            <w:r w:rsidRPr="00462199">
              <w:t>, (</w:t>
            </w:r>
            <w:r w:rsidRPr="00462199">
              <w:rPr>
                <w:i/>
              </w:rPr>
              <w:t>expressed in</w:t>
            </w:r>
            <w:r w:rsidRPr="00462199">
              <w:t xml:space="preserve"> </w:t>
            </w:r>
            <w:r w:rsidRPr="00462199">
              <w:rPr>
                <w:i/>
              </w:rPr>
              <w:t>pounds</w:t>
            </w:r>
            <w:r w:rsidR="00AC0585">
              <w:rPr>
                <w:i/>
              </w:rPr>
              <w:t xml:space="preserve"> (£)</w:t>
            </w:r>
            <w:r w:rsidRPr="00462199">
              <w:rPr>
                <w:i/>
              </w:rPr>
              <w:t>)</w:t>
            </w:r>
            <w:r w:rsidRPr="00462199">
              <w:t xml:space="preserve"> in real terms as at the QCiL Compensation Date</w:t>
            </w:r>
          </w:p>
        </w:tc>
      </w:tr>
      <w:tr w:rsidR="00D179D6" w:rsidRPr="00462199" w14:paraId="7ADFFDD7" w14:textId="77777777" w:rsidTr="00701A5E">
        <w:tc>
          <w:tcPr>
            <w:tcW w:w="1627" w:type="dxa"/>
            <w:tcMar>
              <w:left w:w="108" w:type="dxa"/>
              <w:right w:w="108" w:type="dxa"/>
            </w:tcMar>
          </w:tcPr>
          <w:p w14:paraId="7E34A163" w14:textId="77777777" w:rsidR="00D179D6" w:rsidRPr="00462199" w:rsidRDefault="00F47FCB" w:rsidP="00701A5E">
            <w:pPr>
              <w:pStyle w:val="TableAshurst"/>
            </w:pPr>
            <m:oMathPara>
              <m:oMathParaPr>
                <m:jc m:val="left"/>
              </m:oMathParaPr>
              <m:oMath>
                <m:sSub>
                  <m:sSubPr>
                    <m:ctrlPr>
                      <w:rPr>
                        <w:rFonts w:ascii="Cambria Math" w:hAnsi="Cambria Math" w:cs="Arial"/>
                      </w:rPr>
                    </m:ctrlPr>
                  </m:sSubPr>
                  <m:e>
                    <m:r>
                      <w:rPr>
                        <w:rFonts w:ascii="Cambria Math" w:hAnsi="Cambria Math"/>
                      </w:rPr>
                      <m:t>S</m:t>
                    </m:r>
                  </m:e>
                  <m:sub>
                    <m:r>
                      <w:rPr>
                        <w:rFonts w:ascii="Cambria Math" w:hAnsi="Cambria Math"/>
                      </w:rPr>
                      <m:t>i</m:t>
                    </m:r>
                  </m:sub>
                </m:sSub>
              </m:oMath>
            </m:oMathPara>
          </w:p>
        </w:tc>
        <w:tc>
          <w:tcPr>
            <w:tcW w:w="709" w:type="dxa"/>
            <w:tcMar>
              <w:left w:w="108" w:type="dxa"/>
              <w:right w:w="108" w:type="dxa"/>
            </w:tcMar>
          </w:tcPr>
          <w:p w14:paraId="44205BEF" w14:textId="77777777" w:rsidR="00D179D6" w:rsidRPr="00462199" w:rsidRDefault="00D179D6" w:rsidP="00701A5E">
            <w:pPr>
              <w:pStyle w:val="TableAshurst"/>
            </w:pPr>
            <w:r w:rsidRPr="00462199">
              <w:t>=</w:t>
            </w:r>
          </w:p>
        </w:tc>
        <w:tc>
          <w:tcPr>
            <w:tcW w:w="5897" w:type="dxa"/>
            <w:tcMar>
              <w:left w:w="108" w:type="dxa"/>
              <w:right w:w="108" w:type="dxa"/>
            </w:tcMar>
          </w:tcPr>
          <w:p w14:paraId="2873BB2A" w14:textId="77777777" w:rsidR="00D179D6" w:rsidRPr="00462199" w:rsidRDefault="00D179D6" w:rsidP="00701A5E">
            <w:pPr>
              <w:pStyle w:val="TableAshurst"/>
            </w:pPr>
            <w:r w:rsidRPr="00462199">
              <w:t xml:space="preserve">all QCiL Construction Event Savings in period </w:t>
            </w:r>
            <w:r w:rsidRPr="00462199">
              <w:rPr>
                <w:i/>
              </w:rPr>
              <w:t>(i)</w:t>
            </w:r>
            <w:r w:rsidRPr="00462199">
              <w:t xml:space="preserve"> (</w:t>
            </w:r>
            <w:r w:rsidRPr="00462199">
              <w:rPr>
                <w:i/>
              </w:rPr>
              <w:t>expressed in</w:t>
            </w:r>
            <w:r w:rsidRPr="00462199">
              <w:t xml:space="preserve"> </w:t>
            </w:r>
            <w:r w:rsidRPr="00462199">
              <w:rPr>
                <w:i/>
              </w:rPr>
              <w:t>pounds (£))</w:t>
            </w:r>
            <w:r w:rsidRPr="00462199">
              <w:t xml:space="preserve"> in real terms as at the QCiL Compensation Date</w:t>
            </w:r>
          </w:p>
        </w:tc>
      </w:tr>
      <w:tr w:rsidR="00D179D6" w:rsidRPr="00462199" w14:paraId="3EAA3347" w14:textId="77777777" w:rsidTr="00701A5E">
        <w:tc>
          <w:tcPr>
            <w:tcW w:w="1627" w:type="dxa"/>
            <w:tcMar>
              <w:left w:w="108" w:type="dxa"/>
              <w:right w:w="108" w:type="dxa"/>
            </w:tcMar>
          </w:tcPr>
          <w:p w14:paraId="7E1A1B29" w14:textId="77777777" w:rsidR="00D179D6" w:rsidRPr="00462199" w:rsidRDefault="00F47FCB" w:rsidP="00701A5E">
            <w:pPr>
              <w:pStyle w:val="TableAshurst"/>
            </w:pPr>
            <m:oMathPara>
              <m:oMathParaPr>
                <m:jc m:val="left"/>
              </m:oMathParaPr>
              <m:oMath>
                <m:sSub>
                  <m:sSubPr>
                    <m:ctrlPr>
                      <w:rPr>
                        <w:rFonts w:ascii="Cambria Math" w:hAnsi="Cambria Math" w:cs="Arial"/>
                      </w:rPr>
                    </m:ctrlPr>
                  </m:sSubPr>
                  <m:e>
                    <m:r>
                      <w:rPr>
                        <w:rFonts w:ascii="Cambria Math" w:hAnsi="Cambria Math"/>
                      </w:rPr>
                      <m:t>R</m:t>
                    </m:r>
                  </m:e>
                  <m:sub>
                    <m:r>
                      <w:rPr>
                        <w:rFonts w:ascii="Cambria Math" w:hAnsi="Cambria Math"/>
                      </w:rPr>
                      <m:t>s</m:t>
                    </m:r>
                  </m:sub>
                </m:sSub>
              </m:oMath>
            </m:oMathPara>
          </w:p>
        </w:tc>
        <w:tc>
          <w:tcPr>
            <w:tcW w:w="709" w:type="dxa"/>
            <w:tcMar>
              <w:left w:w="108" w:type="dxa"/>
              <w:right w:w="108" w:type="dxa"/>
            </w:tcMar>
          </w:tcPr>
          <w:p w14:paraId="4A90F00D" w14:textId="77777777" w:rsidR="00D179D6" w:rsidRPr="00462199" w:rsidRDefault="00D179D6" w:rsidP="00701A5E">
            <w:pPr>
              <w:pStyle w:val="TableAshurst"/>
            </w:pPr>
            <w:r w:rsidRPr="00462199">
              <w:t>=</w:t>
            </w:r>
          </w:p>
        </w:tc>
        <w:tc>
          <w:tcPr>
            <w:tcW w:w="5897" w:type="dxa"/>
            <w:tcMar>
              <w:left w:w="108" w:type="dxa"/>
              <w:right w:w="108" w:type="dxa"/>
            </w:tcMar>
          </w:tcPr>
          <w:p w14:paraId="3555FBD0" w14:textId="1FF09490" w:rsidR="00D179D6" w:rsidRPr="00462199" w:rsidRDefault="00D179D6" w:rsidP="00701A5E">
            <w:pPr>
              <w:pStyle w:val="TableAshurst"/>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r w:rsidR="00D179D6" w:rsidRPr="00462199" w14:paraId="4951E941" w14:textId="77777777" w:rsidTr="00701A5E">
        <w:tc>
          <w:tcPr>
            <w:tcW w:w="1627" w:type="dxa"/>
            <w:tcMar>
              <w:left w:w="108" w:type="dxa"/>
              <w:right w:w="108" w:type="dxa"/>
            </w:tcMar>
          </w:tcPr>
          <w:p w14:paraId="227E0708" w14:textId="77777777" w:rsidR="00D179D6" w:rsidRPr="00462199" w:rsidRDefault="00D179D6" w:rsidP="00701A5E">
            <w:pPr>
              <w:pStyle w:val="TableAshurst"/>
            </w:pPr>
            <m:oMathPara>
              <m:oMathParaPr>
                <m:jc m:val="left"/>
              </m:oMathParaPr>
              <m:oMath>
                <m:r>
                  <w:rPr>
                    <w:rFonts w:ascii="Cambria Math" w:hAnsi="Cambria Math"/>
                  </w:rPr>
                  <m:t>m</m:t>
                </m:r>
              </m:oMath>
            </m:oMathPara>
          </w:p>
        </w:tc>
        <w:tc>
          <w:tcPr>
            <w:tcW w:w="709" w:type="dxa"/>
            <w:tcMar>
              <w:left w:w="108" w:type="dxa"/>
              <w:right w:w="108" w:type="dxa"/>
            </w:tcMar>
          </w:tcPr>
          <w:p w14:paraId="57E08862" w14:textId="77777777" w:rsidR="00D179D6" w:rsidRPr="00462199" w:rsidRDefault="00D179D6" w:rsidP="00701A5E">
            <w:pPr>
              <w:pStyle w:val="TableAshurst"/>
            </w:pPr>
            <w:r w:rsidRPr="00462199">
              <w:t>=</w:t>
            </w:r>
          </w:p>
        </w:tc>
        <w:tc>
          <w:tcPr>
            <w:tcW w:w="5897" w:type="dxa"/>
            <w:tcMar>
              <w:left w:w="108" w:type="dxa"/>
              <w:right w:w="108" w:type="dxa"/>
            </w:tcMar>
          </w:tcPr>
          <w:p w14:paraId="5BDD0692" w14:textId="77777777" w:rsidR="00D179D6" w:rsidRPr="00462199" w:rsidRDefault="00D179D6" w:rsidP="00701A5E">
            <w:pPr>
              <w:pStyle w:val="TableAshurst"/>
            </w:pPr>
            <w:r w:rsidRPr="00462199">
              <w:t>a whole number integer that defines the calendar year period within which the QCiL Compensation Date falls, defined as the number of years since the date the first QCiL Construction Event Cost was incurred in relation to the QCiL Construction Event, rounded up to the nearest integer</w:t>
            </w:r>
          </w:p>
        </w:tc>
      </w:tr>
    </w:tbl>
    <w:p w14:paraId="666E30C3" w14:textId="1E0E8F20" w:rsidR="00D179D6" w:rsidRPr="00462199" w:rsidRDefault="00D179D6" w:rsidP="00701A5E">
      <w:pPr>
        <w:pStyle w:val="H2Ashurst"/>
      </w:pPr>
      <w:bookmarkStart w:id="4988" w:name="_Ref144114446"/>
      <w:r w:rsidRPr="00462199">
        <w:t xml:space="preserve">If </w:t>
      </w:r>
      <w:r w:rsidR="007248B2" w:rsidRPr="007248B2">
        <w:t>Condition</w:t>
      </w:r>
      <w:r w:rsidRPr="00462199">
        <w:t xml:space="preserve"> </w:t>
      </w:r>
      <w:r w:rsidRPr="00462199">
        <w:fldChar w:fldCharType="begin"/>
      </w:r>
      <w:r w:rsidRPr="00462199">
        <w:instrText xml:space="preserve">  REF _Ref144114444 \r \h \* MERGEFORMAT </w:instrText>
      </w:r>
      <w:r w:rsidRPr="00462199">
        <w:fldChar w:fldCharType="separate"/>
      </w:r>
      <w:del w:id="4989" w:author="Faqir, Sofia (Energy Security)" w:date="2023-11-12T19:47:00Z">
        <w:r w:rsidR="00E473FC" w:rsidRPr="00E473FC">
          <w:rPr>
            <w:color w:val="000000"/>
          </w:rPr>
          <w:delText>43.25(B)</w:delText>
        </w:r>
      </w:del>
      <w:r w:rsidRPr="00462199">
        <w:fldChar w:fldCharType="end"/>
      </w:r>
      <w:r w:rsidRPr="00462199">
        <w:t xml:space="preserve"> applies:</w:t>
      </w:r>
      <w:bookmarkEnd w:id="4988"/>
    </w:p>
    <w:p w14:paraId="2C5193FD" w14:textId="2F9578C5" w:rsidR="00D179D6" w:rsidRPr="00462199" w:rsidRDefault="00D179D6" w:rsidP="00701A5E">
      <w:pPr>
        <w:pStyle w:val="H3Ashurst"/>
      </w:pPr>
      <w:bookmarkStart w:id="4990" w:name="_Ref144114447"/>
      <w:r w:rsidRPr="00462199">
        <w:t xml:space="preserve">the QCiL Construction Event Payment shall be effected on the basis that such QCiL Compensation shall be equivalent to the amount that the Producer would have received had the QCiL Construction Event Payment been effected as a lump sum payment in accordance with </w:t>
      </w:r>
      <w:r w:rsidR="007248B2" w:rsidRPr="007248B2">
        <w:t>Condition</w:t>
      </w:r>
      <w:r w:rsidRPr="00462199">
        <w:t xml:space="preserve"> </w:t>
      </w:r>
      <w:r w:rsidR="00B93954">
        <w:fldChar w:fldCharType="begin"/>
      </w:r>
      <w:r w:rsidR="00B93954">
        <w:instrText xml:space="preserve"> REF _Ref144114445 \r \h </w:instrText>
      </w:r>
      <w:r w:rsidR="00B93954">
        <w:fldChar w:fldCharType="separate"/>
      </w:r>
      <w:del w:id="4991" w:author="Faqir, Sofia (Energy Security)" w:date="2023-11-12T19:47:00Z">
        <w:r w:rsidR="00E473FC">
          <w:delText>43.26</w:delText>
        </w:r>
      </w:del>
      <w:r w:rsidR="00B93954">
        <w:fldChar w:fldCharType="end"/>
      </w:r>
      <w:r w:rsidRPr="00462199">
        <w:t>; and</w:t>
      </w:r>
      <w:bookmarkEnd w:id="4990"/>
    </w:p>
    <w:p w14:paraId="50A72102" w14:textId="77777777" w:rsidR="00D179D6" w:rsidRPr="00462199" w:rsidRDefault="00D179D6" w:rsidP="00701A5E">
      <w:pPr>
        <w:pStyle w:val="H3Ashurst"/>
      </w:pPr>
      <w:bookmarkStart w:id="4992" w:name="_Ref144114448"/>
      <w:r w:rsidRPr="00462199">
        <w:t>the LCHA Counterparty may (after consultation with the Producer) determine the frequency of such payments provided that the final staged payment shall be made by the earlier of: (i) the date that is five (5) years from the QCiL Effective Date; and (ii) the Specified Expiry Date.</w:t>
      </w:r>
      <w:bookmarkEnd w:id="4992"/>
    </w:p>
    <w:p w14:paraId="36AA2A3C" w14:textId="77777777" w:rsidR="00D179D6" w:rsidRPr="00462199" w:rsidRDefault="00D179D6" w:rsidP="005B3BB9">
      <w:pPr>
        <w:pStyle w:val="NormalBoldAshurst"/>
      </w:pPr>
      <w:r w:rsidRPr="00462199">
        <w:rPr>
          <w:i/>
        </w:rPr>
        <w:t>QCiL Operations Cessation Event Payment</w:t>
      </w:r>
    </w:p>
    <w:p w14:paraId="392317D7" w14:textId="77777777" w:rsidR="00D179D6" w:rsidRPr="00462199" w:rsidRDefault="00D179D6" w:rsidP="00701A5E">
      <w:pPr>
        <w:pStyle w:val="H2Ashurst"/>
      </w:pPr>
      <w:bookmarkStart w:id="4993" w:name="_Ref144114449"/>
      <w:r w:rsidRPr="00462199">
        <w:t>Any QCiL Operations Cessation Event Payment shall be effected, at the election of the LCHA Counterparty (after consultation with the Producer), as a lump sum payment or staged payments and shall be payable to the Producer by the LCHA Counterparty.</w:t>
      </w:r>
      <w:bookmarkEnd w:id="4993"/>
    </w:p>
    <w:p w14:paraId="125656FE" w14:textId="1446F59C" w:rsidR="00D179D6" w:rsidRPr="00462199" w:rsidRDefault="00D179D6" w:rsidP="00701A5E">
      <w:pPr>
        <w:pStyle w:val="H2Ashurst"/>
      </w:pPr>
      <w:bookmarkStart w:id="4994" w:name="_Ref144114450"/>
      <w:r w:rsidRPr="00462199">
        <w:t xml:space="preserve">For the purposes of </w:t>
      </w:r>
      <w:r w:rsidR="007248B2" w:rsidRPr="007248B2">
        <w:t>Condition</w:t>
      </w:r>
      <w:r w:rsidRPr="00462199">
        <w:t xml:space="preserve"> </w:t>
      </w:r>
      <w:r w:rsidR="00B93954">
        <w:fldChar w:fldCharType="begin"/>
      </w:r>
      <w:r w:rsidR="00B93954">
        <w:instrText xml:space="preserve"> REF _Ref144114449 \r \h </w:instrText>
      </w:r>
      <w:r w:rsidR="00B93954">
        <w:fldChar w:fldCharType="separate"/>
      </w:r>
      <w:del w:id="4995" w:author="Faqir, Sofia (Energy Security)" w:date="2023-11-12T19:47:00Z">
        <w:r w:rsidR="00E473FC">
          <w:delText>43.28</w:delText>
        </w:r>
      </w:del>
      <w:r w:rsidR="00B93954">
        <w:fldChar w:fldCharType="end"/>
      </w:r>
      <w:r w:rsidRPr="00462199">
        <w:t>, the QCiL Operations Cessation Event Payment shall be an amount (</w:t>
      </w:r>
      <w:r w:rsidRPr="00462199">
        <w:rPr>
          <w:i/>
          <w:iCs/>
        </w:rPr>
        <w:t>expressed in</w:t>
      </w:r>
      <w:r w:rsidRPr="00462199">
        <w:t xml:space="preserve"> </w:t>
      </w:r>
      <w:r w:rsidRPr="00462199">
        <w:rPr>
          <w:i/>
          <w:iCs/>
        </w:rPr>
        <w:t>pounds (£)</w:t>
      </w:r>
      <w:r w:rsidRPr="00462199">
        <w:t>) calculated in accordance with:</w:t>
      </w:r>
      <w:bookmarkEnd w:id="4994"/>
    </w:p>
    <w:p w14:paraId="1554177B" w14:textId="01492590" w:rsidR="00D179D6" w:rsidRPr="00462199" w:rsidRDefault="007248B2" w:rsidP="00701A5E">
      <w:pPr>
        <w:pStyle w:val="H3Ashurst"/>
      </w:pPr>
      <w:bookmarkStart w:id="4996" w:name="_Ref144114451"/>
      <w:r w:rsidRPr="007248B2">
        <w:t>Condition</w:t>
      </w:r>
      <w:r w:rsidR="00D179D6" w:rsidRPr="00462199">
        <w:t xml:space="preserve"> </w:t>
      </w:r>
      <w:r w:rsidR="00B93954">
        <w:fldChar w:fldCharType="begin"/>
      </w:r>
      <w:r w:rsidR="00B93954">
        <w:instrText xml:space="preserve"> REF _Ref144114453 \r \h </w:instrText>
      </w:r>
      <w:r w:rsidR="00B93954">
        <w:fldChar w:fldCharType="separate"/>
      </w:r>
      <w:del w:id="4997" w:author="Faqir, Sofia (Energy Security)" w:date="2023-11-12T19:47:00Z">
        <w:r w:rsidR="00E473FC">
          <w:delText>43.30</w:delText>
        </w:r>
      </w:del>
      <w:r w:rsidR="00B93954">
        <w:fldChar w:fldCharType="end"/>
      </w:r>
      <w:r w:rsidR="00D179D6" w:rsidRPr="00462199">
        <w:t xml:space="preserve"> if the QCiL Operations Cessation Event Payment is to be paid as a lump sum; or</w:t>
      </w:r>
      <w:bookmarkEnd w:id="4996"/>
    </w:p>
    <w:p w14:paraId="56158EEB" w14:textId="6E32A827" w:rsidR="00D179D6" w:rsidRPr="00462199" w:rsidRDefault="007248B2" w:rsidP="00701A5E">
      <w:pPr>
        <w:pStyle w:val="H3Ashurst"/>
      </w:pPr>
      <w:bookmarkStart w:id="4998" w:name="_Ref144114452"/>
      <w:r w:rsidRPr="007248B2">
        <w:lastRenderedPageBreak/>
        <w:t>Condition</w:t>
      </w:r>
      <w:r w:rsidR="00D179D6" w:rsidRPr="00462199">
        <w:t xml:space="preserve"> </w:t>
      </w:r>
      <w:r w:rsidR="00B93954">
        <w:fldChar w:fldCharType="begin"/>
      </w:r>
      <w:r w:rsidR="00B93954">
        <w:instrText xml:space="preserve"> REF _Ref144114455 \r \h </w:instrText>
      </w:r>
      <w:r w:rsidR="00B93954">
        <w:fldChar w:fldCharType="separate"/>
      </w:r>
      <w:del w:id="4999" w:author="Faqir, Sofia (Energy Security)" w:date="2023-11-12T19:47:00Z">
        <w:r w:rsidR="00E473FC">
          <w:delText>43.32</w:delText>
        </w:r>
      </w:del>
      <w:r w:rsidR="00B93954">
        <w:fldChar w:fldCharType="end"/>
      </w:r>
      <w:r w:rsidR="00D179D6" w:rsidRPr="00462199">
        <w:t xml:space="preserve"> if the QCiL Operations Cessation Event Payment is to be paid by means of staged payments.</w:t>
      </w:r>
      <w:bookmarkEnd w:id="4998"/>
    </w:p>
    <w:p w14:paraId="1418A0EB" w14:textId="2869CBC5" w:rsidR="00D179D6" w:rsidRPr="00462199" w:rsidRDefault="00D179D6" w:rsidP="00701A5E">
      <w:pPr>
        <w:pStyle w:val="H2Ashurst"/>
      </w:pPr>
      <w:bookmarkStart w:id="5000" w:name="_Ref144114453"/>
      <w:r w:rsidRPr="00462199">
        <w:t xml:space="preserve">If </w:t>
      </w:r>
      <w:r w:rsidR="007248B2" w:rsidRPr="007248B2">
        <w:t>Condition</w:t>
      </w:r>
      <w:r w:rsidRPr="00462199">
        <w:t xml:space="preserve"> </w:t>
      </w:r>
      <w:r w:rsidRPr="00462199">
        <w:fldChar w:fldCharType="begin"/>
      </w:r>
      <w:r w:rsidRPr="00462199">
        <w:instrText xml:space="preserve">  REF _Ref144114451 \r \h \* MERGEFORMAT </w:instrText>
      </w:r>
      <w:r w:rsidRPr="00462199">
        <w:fldChar w:fldCharType="separate"/>
      </w:r>
      <w:del w:id="5001" w:author="Faqir, Sofia (Energy Security)" w:date="2023-11-12T19:47:00Z">
        <w:r w:rsidR="00E473FC" w:rsidRPr="00E473FC">
          <w:rPr>
            <w:color w:val="000000"/>
          </w:rPr>
          <w:delText>43.29(A)</w:delText>
        </w:r>
      </w:del>
      <w:r w:rsidRPr="00462199">
        <w:fldChar w:fldCharType="end"/>
      </w:r>
      <w:r w:rsidRPr="00462199">
        <w:t xml:space="preserve"> applies, the QCiL Operations Cessation Event Payment shall be calculated as follows:</w:t>
      </w:r>
      <w:bookmarkEnd w:id="5000"/>
    </w:p>
    <w:p w14:paraId="0FE21F28" w14:textId="77777777" w:rsidR="00D179D6" w:rsidRPr="00462199" w:rsidRDefault="00D179D6" w:rsidP="00701A5E">
      <w:pPr>
        <w:pStyle w:val="NormalAshurst"/>
        <w:rPr>
          <w:lang w:val="pt-BR"/>
        </w:rPr>
      </w:pPr>
      <m:oMathPara>
        <m:oMath>
          <m:r>
            <w:rPr>
              <w:rFonts w:ascii="Cambria Math" w:hAnsi="Cambria Math"/>
            </w:rPr>
            <m:t>QCiL</m:t>
          </m:r>
          <m:r>
            <m:rPr>
              <m:sty m:val="p"/>
            </m:rPr>
            <w:rPr>
              <w:rFonts w:ascii="Cambria Math" w:hAnsi="Cambria Math"/>
              <w:lang w:val="pt-BR"/>
            </w:rPr>
            <m:t xml:space="preserve"> </m:t>
          </m:r>
          <m:r>
            <w:rPr>
              <w:rFonts w:ascii="Cambria Math" w:hAnsi="Cambria Math"/>
            </w:rPr>
            <m:t>Operations</m:t>
          </m:r>
          <m:r>
            <m:rPr>
              <m:sty m:val="p"/>
            </m:rPr>
            <w:rPr>
              <w:rFonts w:ascii="Cambria Math" w:hAnsi="Cambria Math"/>
              <w:lang w:val="pt-BR"/>
            </w:rPr>
            <m:t xml:space="preserve"> </m:t>
          </m:r>
          <m:r>
            <w:rPr>
              <w:rFonts w:ascii="Cambria Math" w:hAnsi="Cambria Math"/>
            </w:rPr>
            <m:t>Cessation</m:t>
          </m:r>
          <m:r>
            <m:rPr>
              <m:sty m:val="p"/>
            </m:rPr>
            <w:rPr>
              <w:rFonts w:ascii="Cambria Math" w:hAnsi="Cambria Math"/>
              <w:lang w:val="pt-BR"/>
            </w:rPr>
            <m:t xml:space="preserve"> </m:t>
          </m:r>
          <m:r>
            <w:rPr>
              <w:rFonts w:ascii="Cambria Math" w:hAnsi="Cambria Math"/>
            </w:rPr>
            <m:t>Payment</m:t>
          </m:r>
          <m:r>
            <m:rPr>
              <m:sty m:val="p"/>
            </m:rPr>
            <w:rPr>
              <w:rFonts w:ascii="Cambria Math" w:hAnsi="Cambria Math"/>
              <w:lang w:val="pt-BR"/>
            </w:rPr>
            <m:t>=(</m:t>
          </m:r>
          <m:r>
            <w:rPr>
              <w:rFonts w:ascii="Cambria Math" w:hAnsi="Cambria Math"/>
            </w:rPr>
            <m:t>QSPC</m:t>
          </m:r>
          <m:r>
            <m:rPr>
              <m:sty m:val="p"/>
            </m:rPr>
            <w:rPr>
              <w:rFonts w:ascii="Cambria Math" w:hAnsi="Cambria Math"/>
              <w:lang w:val="pt-BR"/>
            </w:rPr>
            <m:t>*</m:t>
          </m:r>
          <m:r>
            <w:rPr>
              <w:rFonts w:ascii="Cambria Math" w:hAnsi="Cambria Math"/>
            </w:rPr>
            <m:t>Effective</m:t>
          </m:r>
          <m:r>
            <m:rPr>
              <m:sty m:val="p"/>
            </m:rPr>
            <w:rPr>
              <w:rFonts w:ascii="Cambria Math" w:hAnsi="Cambria Math"/>
              <w:lang w:val="pt-BR"/>
            </w:rPr>
            <m:t xml:space="preserve"> </m:t>
          </m:r>
          <m:r>
            <w:rPr>
              <w:rFonts w:ascii="Cambria Math" w:hAnsi="Cambria Math"/>
            </w:rPr>
            <m:t>Remaining</m:t>
          </m:r>
          <m:r>
            <m:rPr>
              <m:sty m:val="p"/>
            </m:rPr>
            <w:rPr>
              <w:rFonts w:ascii="Cambria Math" w:hAnsi="Cambria Math"/>
              <w:lang w:val="pt-BR"/>
            </w:rPr>
            <m:t xml:space="preserve"> </m:t>
          </m:r>
          <m:r>
            <w:rPr>
              <w:rFonts w:ascii="Cambria Math" w:hAnsi="Cambria Math"/>
            </w:rPr>
            <m:t>Production</m:t>
          </m:r>
          <m:r>
            <m:rPr>
              <m:sty m:val="p"/>
            </m:rPr>
            <w:rPr>
              <w:rFonts w:ascii="Cambria Math" w:hAnsi="Cambria Math"/>
              <w:lang w:val="pt-BR"/>
            </w:rPr>
            <m:t>)+</m:t>
          </m:r>
          <m:nary>
            <m:naryPr>
              <m:chr m:val="∑"/>
              <m:limLoc m:val="undOvr"/>
              <m:ctrlPr>
                <w:rPr>
                  <w:rFonts w:ascii="Cambria Math" w:hAnsi="Cambria Math" w:cs="Arial"/>
                </w:rPr>
              </m:ctrlPr>
            </m:naryPr>
            <m:sub>
              <m:r>
                <w:rPr>
                  <w:rFonts w:ascii="Cambria Math" w:eastAsia="Microsoft JhengHei" w:hAnsi="Cambria Math"/>
                </w:rPr>
                <m:t>i</m:t>
              </m:r>
              <m:r>
                <m:rPr>
                  <m:nor/>
                </m:rPr>
                <w:rPr>
                  <w:iCs/>
                  <w:lang w:val="pt-BR"/>
                </w:rPr>
                <m:t>=1</m:t>
              </m:r>
            </m:sub>
            <m:sup>
              <m:r>
                <m:rPr>
                  <m:nor/>
                </m:rPr>
                <w:rPr>
                  <w:lang w:val="pt-BR"/>
                </w:rPr>
                <m:t>n</m:t>
              </m:r>
            </m:sup>
            <m:e>
              <m:f>
                <m:fPr>
                  <m:ctrlPr>
                    <w:rPr>
                      <w:rFonts w:ascii="Cambria Math" w:hAnsi="Cambria Math" w:cs="Arial"/>
                    </w:rPr>
                  </m:ctrlPr>
                </m:fPr>
                <m:num>
                  <m:sSub>
                    <m:sSubPr>
                      <m:ctrlPr>
                        <w:rPr>
                          <w:rFonts w:ascii="Cambria Math" w:eastAsia="Microsoft JhengHei" w:hAnsi="Cambria Math" w:cs="Arial"/>
                        </w:rPr>
                      </m:ctrlPr>
                    </m:sSubPr>
                    <m:e>
                      <m:r>
                        <w:rPr>
                          <w:rFonts w:ascii="Cambria Math" w:eastAsia="Microsoft JhengHei" w:hAnsi="Cambria Math"/>
                        </w:rPr>
                        <m:t>C</m:t>
                      </m:r>
                    </m:e>
                    <m:sub>
                      <m:r>
                        <w:rPr>
                          <w:rFonts w:ascii="Cambria Math" w:eastAsia="Microsoft JhengHei" w:hAnsi="Cambria Math"/>
                        </w:rPr>
                        <m:t>i</m:t>
                      </m:r>
                    </m:sub>
                  </m:sSub>
                  <m:r>
                    <m:rPr>
                      <m:sty m:val="p"/>
                    </m:rPr>
                    <w:rPr>
                      <w:rFonts w:ascii="Cambria Math" w:hAnsi="Cambria Math"/>
                      <w:lang w:val="pt-BR"/>
                    </w:rPr>
                    <m:t xml:space="preserve"> -</m:t>
                  </m:r>
                  <m:sSub>
                    <m:sSubPr>
                      <m:ctrlPr>
                        <w:rPr>
                          <w:rFonts w:ascii="Cambria Math" w:eastAsia="Microsoft JhengHei" w:hAnsi="Cambria Math" w:cs="Arial"/>
                        </w:rPr>
                      </m:ctrlPr>
                    </m:sSubPr>
                    <m:e>
                      <m:r>
                        <w:rPr>
                          <w:rFonts w:ascii="Cambria Math" w:eastAsia="Microsoft JhengHei" w:hAnsi="Cambria Math"/>
                        </w:rPr>
                        <m:t>S</m:t>
                      </m:r>
                    </m:e>
                    <m:sub>
                      <m:r>
                        <w:rPr>
                          <w:rFonts w:ascii="Cambria Math" w:eastAsia="Microsoft JhengHei" w:hAnsi="Cambria Math"/>
                        </w:rPr>
                        <m:t>i</m:t>
                      </m:r>
                    </m:sub>
                  </m:sSub>
                </m:num>
                <m:den>
                  <m:sSup>
                    <m:sSupPr>
                      <m:ctrlPr>
                        <w:rPr>
                          <w:rFonts w:ascii="Cambria Math" w:hAnsi="Cambria Math"/>
                          <w:vertAlign w:val="superscript"/>
                        </w:rPr>
                      </m:ctrlPr>
                    </m:sSupPr>
                    <m:e>
                      <m:d>
                        <m:dPr>
                          <m:ctrlPr>
                            <w:rPr>
                              <w:rFonts w:ascii="Cambria Math" w:hAnsi="Cambria Math" w:cs="Arial"/>
                            </w:rPr>
                          </m:ctrlPr>
                        </m:dPr>
                        <m:e>
                          <m:r>
                            <m:rPr>
                              <m:sty m:val="p"/>
                            </m:rP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m:rPr>
                          <m:sty m:val="p"/>
                        </m:rPr>
                        <w:rPr>
                          <w:rFonts w:ascii="Cambria Math" w:eastAsia="Microsoft JhengHei" w:hAnsi="Cambria Math"/>
                          <w:lang w:val="pt-BR"/>
                        </w:rPr>
                        <m:t>-1</m:t>
                      </m:r>
                    </m:sup>
                  </m:sSup>
                </m:den>
              </m:f>
            </m:e>
          </m:nary>
        </m:oMath>
      </m:oMathPara>
    </w:p>
    <w:p w14:paraId="70D1F574"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3198"/>
        <w:gridCol w:w="562"/>
        <w:gridCol w:w="4485"/>
      </w:tblGrid>
      <w:tr w:rsidR="00D179D6" w:rsidRPr="00462199" w14:paraId="2E562F8C" w14:textId="77777777" w:rsidTr="00701A5E">
        <w:tc>
          <w:tcPr>
            <w:tcW w:w="1627" w:type="dxa"/>
            <w:tcMar>
              <w:left w:w="108" w:type="dxa"/>
              <w:right w:w="108" w:type="dxa"/>
            </w:tcMar>
          </w:tcPr>
          <w:p w14:paraId="41C25E9F" w14:textId="77777777" w:rsidR="00D179D6" w:rsidRPr="00462199" w:rsidRDefault="00D179D6" w:rsidP="00701A5E">
            <w:pPr>
              <w:pStyle w:val="TableAshurst"/>
              <w:rPr>
                <w:rFonts w:eastAsia="Microsoft JhengHei"/>
              </w:rPr>
            </w:pPr>
            <m:oMathPara>
              <m:oMathParaPr>
                <m:jc m:val="left"/>
              </m:oMathParaPr>
              <m:oMath>
                <m:r>
                  <w:rPr>
                    <w:rFonts w:ascii="Cambria Math" w:hAnsi="Cambria Math"/>
                  </w:rPr>
                  <m:t>QSPC</m:t>
                </m:r>
              </m:oMath>
            </m:oMathPara>
          </w:p>
        </w:tc>
        <w:tc>
          <w:tcPr>
            <w:tcW w:w="709" w:type="dxa"/>
            <w:tcMar>
              <w:left w:w="108" w:type="dxa"/>
              <w:right w:w="108" w:type="dxa"/>
            </w:tcMar>
          </w:tcPr>
          <w:p w14:paraId="58B4E0C9" w14:textId="77777777" w:rsidR="00D179D6" w:rsidRPr="00462199" w:rsidRDefault="00D179D6" w:rsidP="00701A5E">
            <w:pPr>
              <w:pStyle w:val="TableAshurst"/>
            </w:pPr>
            <w:r w:rsidRPr="00462199">
              <w:t>=</w:t>
            </w:r>
          </w:p>
        </w:tc>
        <w:tc>
          <w:tcPr>
            <w:tcW w:w="5897" w:type="dxa"/>
            <w:tcMar>
              <w:left w:w="108" w:type="dxa"/>
              <w:right w:w="108" w:type="dxa"/>
            </w:tcMar>
          </w:tcPr>
          <w:p w14:paraId="2E2075DB" w14:textId="77777777" w:rsidR="00D179D6" w:rsidRPr="00462199" w:rsidRDefault="00D179D6" w:rsidP="00701A5E">
            <w:pPr>
              <w:pStyle w:val="TableAshurst"/>
            </w:pPr>
            <w:r w:rsidRPr="00462199">
              <w:t>the QCiL Strike Price Component applicable immediately prior to the QCiL Compensation Date</w:t>
            </w:r>
          </w:p>
        </w:tc>
      </w:tr>
      <w:tr w:rsidR="00D179D6" w:rsidRPr="00462199" w14:paraId="06AEED79" w14:textId="77777777" w:rsidTr="00701A5E">
        <w:tc>
          <w:tcPr>
            <w:tcW w:w="1627" w:type="dxa"/>
            <w:tcMar>
              <w:left w:w="108" w:type="dxa"/>
              <w:right w:w="108" w:type="dxa"/>
            </w:tcMar>
          </w:tcPr>
          <w:p w14:paraId="3B6AD14C" w14:textId="77777777" w:rsidR="00D179D6" w:rsidRPr="00462199" w:rsidRDefault="00D179D6" w:rsidP="00701A5E">
            <w:pPr>
              <w:pStyle w:val="TableAshurst"/>
              <w:rPr>
                <w:rFonts w:eastAsia="Microsoft JhengHei"/>
              </w:rPr>
            </w:pPr>
            <m:oMathPara>
              <m:oMath>
                <m:r>
                  <w:rPr>
                    <w:rFonts w:ascii="Cambria Math" w:hAnsi="Cambria Math"/>
                  </w:rPr>
                  <m:t>Effective</m:t>
                </m:r>
                <m:r>
                  <m:rPr>
                    <m:sty m:val="p"/>
                  </m:rPr>
                  <w:rPr>
                    <w:rFonts w:ascii="Cambria Math" w:hAnsi="Cambria Math"/>
                  </w:rPr>
                  <m:t xml:space="preserve"> </m:t>
                </m:r>
                <m:r>
                  <w:rPr>
                    <w:rFonts w:ascii="Cambria Math" w:hAnsi="Cambria Math"/>
                  </w:rPr>
                  <m:t>Remaining</m:t>
                </m:r>
                <m:r>
                  <m:rPr>
                    <m:sty m:val="p"/>
                  </m:rPr>
                  <w:rPr>
                    <w:rFonts w:ascii="Cambria Math" w:hAnsi="Cambria Math"/>
                  </w:rPr>
                  <m:t xml:space="preserve"> </m:t>
                </m:r>
                <m:r>
                  <w:rPr>
                    <w:rFonts w:ascii="Cambria Math" w:hAnsi="Cambria Math"/>
                  </w:rPr>
                  <m:t>Production</m:t>
                </m:r>
              </m:oMath>
            </m:oMathPara>
          </w:p>
        </w:tc>
        <w:tc>
          <w:tcPr>
            <w:tcW w:w="709" w:type="dxa"/>
            <w:tcMar>
              <w:left w:w="108" w:type="dxa"/>
              <w:right w:w="108" w:type="dxa"/>
            </w:tcMar>
          </w:tcPr>
          <w:p w14:paraId="0BEC165F" w14:textId="77777777" w:rsidR="00D179D6" w:rsidRPr="00462199" w:rsidRDefault="00D179D6" w:rsidP="00701A5E">
            <w:pPr>
              <w:pStyle w:val="TableAshurst"/>
            </w:pPr>
            <w:r w:rsidRPr="00462199">
              <w:t>=</w:t>
            </w:r>
          </w:p>
        </w:tc>
        <w:tc>
          <w:tcPr>
            <w:tcW w:w="5897" w:type="dxa"/>
            <w:tcMar>
              <w:left w:w="108" w:type="dxa"/>
              <w:right w:w="108" w:type="dxa"/>
            </w:tcMar>
          </w:tcPr>
          <w:p w14:paraId="7B22F21B" w14:textId="77777777" w:rsidR="00D179D6" w:rsidRPr="00462199" w:rsidRDefault="00D179D6" w:rsidP="00701A5E">
            <w:pPr>
              <w:pStyle w:val="TableAshurst"/>
            </w:pPr>
            <w:r w:rsidRPr="00462199">
              <w:t>the Effective Remaining Production</w:t>
            </w:r>
          </w:p>
        </w:tc>
      </w:tr>
      <w:tr w:rsidR="00D179D6" w:rsidRPr="00462199" w14:paraId="6ECF0792" w14:textId="77777777" w:rsidTr="00701A5E">
        <w:tc>
          <w:tcPr>
            <w:tcW w:w="1627" w:type="dxa"/>
            <w:tcMar>
              <w:left w:w="108" w:type="dxa"/>
              <w:right w:w="108" w:type="dxa"/>
            </w:tcMar>
          </w:tcPr>
          <w:p w14:paraId="7FD8F194" w14:textId="77777777" w:rsidR="00D179D6" w:rsidRPr="00462199" w:rsidRDefault="00D179D6" w:rsidP="00701A5E">
            <w:pPr>
              <w:pStyle w:val="TableAshurst"/>
              <w:rPr>
                <w:rFonts w:eastAsia="Microsoft JhengHei"/>
              </w:rPr>
            </w:pPr>
            <m:oMathPara>
              <m:oMathParaPr>
                <m:jc m:val="left"/>
              </m:oMathParaPr>
              <m:oMath>
                <m:r>
                  <w:rPr>
                    <w:rFonts w:ascii="Cambria Math" w:eastAsia="Microsoft JhengHei" w:hAnsi="Cambria Math"/>
                  </w:rPr>
                  <m:t>i</m:t>
                </m:r>
              </m:oMath>
            </m:oMathPara>
          </w:p>
        </w:tc>
        <w:tc>
          <w:tcPr>
            <w:tcW w:w="709" w:type="dxa"/>
            <w:tcMar>
              <w:left w:w="108" w:type="dxa"/>
              <w:right w:w="108" w:type="dxa"/>
            </w:tcMar>
          </w:tcPr>
          <w:p w14:paraId="40B8A491" w14:textId="77777777" w:rsidR="00D179D6" w:rsidRPr="00462199" w:rsidRDefault="00D179D6" w:rsidP="00701A5E">
            <w:pPr>
              <w:pStyle w:val="TableAshurst"/>
            </w:pPr>
            <w:r w:rsidRPr="00462199">
              <w:t>=</w:t>
            </w:r>
          </w:p>
        </w:tc>
        <w:tc>
          <w:tcPr>
            <w:tcW w:w="5897" w:type="dxa"/>
            <w:tcMar>
              <w:left w:w="108" w:type="dxa"/>
              <w:right w:w="108" w:type="dxa"/>
            </w:tcMar>
          </w:tcPr>
          <w:p w14:paraId="068E1470" w14:textId="77777777" w:rsidR="00D179D6" w:rsidRPr="00462199" w:rsidRDefault="00D179D6" w:rsidP="00701A5E">
            <w:pPr>
              <w:pStyle w:val="TableAshurst"/>
            </w:pPr>
            <w:r w:rsidRPr="00462199">
              <w:t>a whole number integer from one (1) to n; such integers referring to distinct time periods as follows:</w:t>
            </w:r>
          </w:p>
          <w:p w14:paraId="13B2C44A" w14:textId="479AC784"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(i = 1) covers the period from the QCiL Compensation Date to 31 December in the year of the QCiL Compensation Date</w:t>
            </w:r>
          </w:p>
          <w:p w14:paraId="4C20F5D1" w14:textId="55DB744D" w:rsidR="00D179D6" w:rsidRPr="00462199" w:rsidRDefault="00D179D6">
            <w:pPr>
              <w:pStyle w:val="BulletAshurst"/>
            </w:pPr>
            <w:r w:rsidRPr="00462199">
              <w:t>the second (</w:t>
            </w:r>
            <w:r w:rsidR="00AC0585" w:rsidRPr="00F20FE1">
              <w:t>2</w:t>
            </w:r>
            <w:r w:rsidR="00AC0585" w:rsidRPr="00F20FE1">
              <w:rPr>
                <w:vertAlign w:val="superscript"/>
              </w:rPr>
              <w:t>nd</w:t>
            </w:r>
            <w:r w:rsidRPr="00462199">
              <w:t>) to the (n-1)th periods (2 ≤ i&lt; n) are consecutive periods of one (1) calendar year length each</w:t>
            </w:r>
          </w:p>
          <w:p w14:paraId="27832FD7" w14:textId="77777777" w:rsidR="00D179D6" w:rsidRPr="00462199" w:rsidRDefault="00D179D6">
            <w:pPr>
              <w:pStyle w:val="BulletAshurst"/>
            </w:pPr>
            <w:r w:rsidRPr="00462199">
              <w:t>the n</w:t>
            </w:r>
            <w:r w:rsidRPr="00EF71CE">
              <w:rPr>
                <w:vertAlign w:val="superscript"/>
              </w:rPr>
              <w:t>th</w:t>
            </w:r>
            <w:r w:rsidRPr="00462199">
              <w:t xml:space="preserve"> period (i = n) is the period starting on 01 January in the year in which the Specified Expiry Date falls and ending on the Specified Expiry Date</w:t>
            </w:r>
          </w:p>
        </w:tc>
      </w:tr>
      <w:tr w:rsidR="00D179D6" w:rsidRPr="00462199" w14:paraId="6CD1E167" w14:textId="77777777" w:rsidTr="00701A5E">
        <w:tc>
          <w:tcPr>
            <w:tcW w:w="1627" w:type="dxa"/>
            <w:tcMar>
              <w:left w:w="108" w:type="dxa"/>
              <w:right w:w="108" w:type="dxa"/>
            </w:tcMar>
          </w:tcPr>
          <w:p w14:paraId="17625C49"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C</m:t>
                    </m:r>
                  </m:e>
                  <m:sub>
                    <m:r>
                      <w:rPr>
                        <w:rFonts w:ascii="Cambria Math" w:eastAsia="Microsoft JhengHei" w:hAnsi="Cambria Math"/>
                      </w:rPr>
                      <m:t>i</m:t>
                    </m:r>
                  </m:sub>
                </m:sSub>
              </m:oMath>
            </m:oMathPara>
          </w:p>
        </w:tc>
        <w:tc>
          <w:tcPr>
            <w:tcW w:w="709" w:type="dxa"/>
            <w:tcMar>
              <w:left w:w="108" w:type="dxa"/>
              <w:right w:w="108" w:type="dxa"/>
            </w:tcMar>
          </w:tcPr>
          <w:p w14:paraId="337B13E5" w14:textId="77777777" w:rsidR="00D179D6" w:rsidRPr="00462199" w:rsidRDefault="00D179D6" w:rsidP="00701A5E">
            <w:pPr>
              <w:pStyle w:val="TableAshurst"/>
            </w:pPr>
            <w:r w:rsidRPr="00462199">
              <w:t>=</w:t>
            </w:r>
          </w:p>
        </w:tc>
        <w:tc>
          <w:tcPr>
            <w:tcW w:w="5897" w:type="dxa"/>
            <w:tcMar>
              <w:left w:w="108" w:type="dxa"/>
              <w:right w:w="108" w:type="dxa"/>
            </w:tcMar>
          </w:tcPr>
          <w:p w14:paraId="13B6F496" w14:textId="63F29674" w:rsidR="00D179D6" w:rsidRPr="00462199" w:rsidRDefault="00D179D6" w:rsidP="00701A5E">
            <w:pPr>
              <w:pStyle w:val="TableAshurst"/>
            </w:pPr>
            <w:commentRangeStart w:id="5002"/>
            <w:commentRangeStart w:id="5003"/>
            <w:r w:rsidRPr="00462199">
              <w:t xml:space="preserve">all QCiL Operations Cessation Event Costs </w:t>
            </w:r>
            <w:commentRangeEnd w:id="5002"/>
            <w:r w:rsidR="00963CA2" w:rsidRPr="00462199">
              <w:rPr>
                <w:rStyle w:val="CommentReference"/>
                <w:rFonts w:ascii="Arial" w:hAnsi="Arial"/>
                <w:sz w:val="20"/>
                <w:szCs w:val="20"/>
              </w:rPr>
              <w:commentReference w:id="5002"/>
            </w:r>
            <w:commentRangeEnd w:id="5003"/>
            <w:r w:rsidR="00CC23AC" w:rsidRPr="00462199">
              <w:rPr>
                <w:rStyle w:val="CommentReference"/>
                <w:rFonts w:ascii="Arial" w:hAnsi="Arial"/>
                <w:sz w:val="20"/>
                <w:szCs w:val="20"/>
              </w:rPr>
              <w:commentReference w:id="5003"/>
            </w:r>
            <w:r w:rsidRPr="00462199">
              <w:t xml:space="preserve">(where relevant, assessed by reference to the Effective Remaining Production) in period </w:t>
            </w:r>
            <w:r w:rsidRPr="00462199">
              <w:rPr>
                <w:i/>
              </w:rPr>
              <w:t>(i)</w:t>
            </w:r>
            <w:r w:rsidRPr="00462199">
              <w:t xml:space="preserve"> (</w:t>
            </w:r>
            <w:r w:rsidRPr="00462199">
              <w:rPr>
                <w:i/>
              </w:rPr>
              <w:t>expressed in</w:t>
            </w:r>
            <w:r w:rsidRPr="00462199">
              <w:t xml:space="preserve"> </w:t>
            </w:r>
            <w:r w:rsidRPr="00462199">
              <w:rPr>
                <w:i/>
              </w:rPr>
              <w:t>pounds (£))</w:t>
            </w:r>
            <w:r w:rsidRPr="00462199">
              <w:t xml:space="preserve"> in real terms as at the QCiL Compensation Date</w:t>
            </w:r>
          </w:p>
        </w:tc>
      </w:tr>
      <w:tr w:rsidR="00D179D6" w:rsidRPr="00462199" w14:paraId="3388D055" w14:textId="77777777" w:rsidTr="00701A5E">
        <w:tc>
          <w:tcPr>
            <w:tcW w:w="1627" w:type="dxa"/>
            <w:tcMar>
              <w:left w:w="108" w:type="dxa"/>
              <w:right w:w="108" w:type="dxa"/>
            </w:tcMar>
          </w:tcPr>
          <w:p w14:paraId="4AC10E20"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S</m:t>
                    </m:r>
                  </m:e>
                  <m:sub>
                    <m:r>
                      <w:rPr>
                        <w:rFonts w:ascii="Cambria Math" w:eastAsia="Microsoft JhengHei" w:hAnsi="Cambria Math"/>
                      </w:rPr>
                      <m:t>i</m:t>
                    </m:r>
                  </m:sub>
                </m:sSub>
              </m:oMath>
            </m:oMathPara>
          </w:p>
        </w:tc>
        <w:tc>
          <w:tcPr>
            <w:tcW w:w="709" w:type="dxa"/>
            <w:tcMar>
              <w:left w:w="108" w:type="dxa"/>
              <w:right w:w="108" w:type="dxa"/>
            </w:tcMar>
          </w:tcPr>
          <w:p w14:paraId="6B47B611" w14:textId="77777777" w:rsidR="00D179D6" w:rsidRPr="00462199" w:rsidRDefault="00D179D6" w:rsidP="00701A5E">
            <w:pPr>
              <w:pStyle w:val="TableAshurst"/>
            </w:pPr>
            <w:r w:rsidRPr="00462199">
              <w:t>=</w:t>
            </w:r>
          </w:p>
        </w:tc>
        <w:tc>
          <w:tcPr>
            <w:tcW w:w="5897" w:type="dxa"/>
            <w:tcMar>
              <w:left w:w="108" w:type="dxa"/>
              <w:right w:w="108" w:type="dxa"/>
            </w:tcMar>
          </w:tcPr>
          <w:p w14:paraId="39209F37" w14:textId="77777777" w:rsidR="00D179D6" w:rsidRPr="00462199" w:rsidRDefault="00D179D6" w:rsidP="00701A5E">
            <w:pPr>
              <w:pStyle w:val="TableAshurst"/>
            </w:pPr>
            <w:r w:rsidRPr="00462199">
              <w:t xml:space="preserve">all QCiL Operations Cessation Event Savings (where relevant, assessed by reference to the Effective Remaining Production) in period </w:t>
            </w:r>
            <w:r w:rsidRPr="00462199">
              <w:rPr>
                <w:i/>
              </w:rPr>
              <w:t>(i)</w:t>
            </w:r>
            <w:r w:rsidRPr="00462199">
              <w:t xml:space="preserve"> (</w:t>
            </w:r>
            <w:r w:rsidRPr="00462199">
              <w:rPr>
                <w:i/>
              </w:rPr>
              <w:t>expressed in</w:t>
            </w:r>
            <w:r w:rsidRPr="00462199">
              <w:t xml:space="preserve"> </w:t>
            </w:r>
            <w:r w:rsidRPr="00462199">
              <w:rPr>
                <w:i/>
              </w:rPr>
              <w:t>pounds (£))</w:t>
            </w:r>
            <w:r w:rsidRPr="00462199">
              <w:t xml:space="preserve"> in real terms as at the QCiL Compensation Date</w:t>
            </w:r>
          </w:p>
        </w:tc>
      </w:tr>
      <w:tr w:rsidR="00D179D6" w:rsidRPr="00462199" w14:paraId="1663AA7D" w14:textId="77777777" w:rsidTr="00701A5E">
        <w:tc>
          <w:tcPr>
            <w:tcW w:w="1627" w:type="dxa"/>
            <w:tcMar>
              <w:left w:w="108" w:type="dxa"/>
              <w:right w:w="108" w:type="dxa"/>
            </w:tcMar>
          </w:tcPr>
          <w:p w14:paraId="22AD0E12" w14:textId="77777777" w:rsidR="00D179D6" w:rsidRPr="00462199" w:rsidRDefault="00F47FCB" w:rsidP="00701A5E">
            <w:pPr>
              <w:pStyle w:val="TableAshurst"/>
              <w:rPr>
                <w:rFonts w:eastAsia="Microsoft JhengHei"/>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rPr>
                      <m:t>R</m:t>
                    </m:r>
                  </m:e>
                  <m:sub>
                    <m:r>
                      <w:rPr>
                        <w:rFonts w:ascii="Cambria Math" w:eastAsia="Microsoft JhengHei" w:hAnsi="Cambria Math"/>
                      </w:rPr>
                      <m:t>s</m:t>
                    </m:r>
                  </m:sub>
                </m:sSub>
              </m:oMath>
            </m:oMathPara>
          </w:p>
        </w:tc>
        <w:tc>
          <w:tcPr>
            <w:tcW w:w="709" w:type="dxa"/>
            <w:tcMar>
              <w:left w:w="108" w:type="dxa"/>
              <w:right w:w="108" w:type="dxa"/>
            </w:tcMar>
          </w:tcPr>
          <w:p w14:paraId="64017D10" w14:textId="77777777" w:rsidR="00D179D6" w:rsidRPr="00462199" w:rsidRDefault="00D179D6" w:rsidP="00701A5E">
            <w:pPr>
              <w:pStyle w:val="TableAshurst"/>
            </w:pPr>
            <w:r w:rsidRPr="00462199">
              <w:t>=</w:t>
            </w:r>
          </w:p>
        </w:tc>
        <w:tc>
          <w:tcPr>
            <w:tcW w:w="5897" w:type="dxa"/>
            <w:tcMar>
              <w:left w:w="108" w:type="dxa"/>
              <w:right w:w="108" w:type="dxa"/>
            </w:tcMar>
          </w:tcPr>
          <w:p w14:paraId="2827B551" w14:textId="248BADAD" w:rsidR="00D179D6" w:rsidRPr="00462199" w:rsidRDefault="00D179D6" w:rsidP="00701A5E">
            <w:pPr>
              <w:pStyle w:val="TableAshurst"/>
            </w:pPr>
            <w:r w:rsidRPr="00462199">
              <w:t>is 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bl>
    <w:p w14:paraId="08902A85" w14:textId="7DBAFD49" w:rsidR="00D179D6" w:rsidRPr="00462199" w:rsidRDefault="00D179D6" w:rsidP="00701A5E">
      <w:pPr>
        <w:pStyle w:val="H2Ashurst"/>
      </w:pPr>
      <w:bookmarkStart w:id="5005" w:name="_Ref144114454"/>
      <w:r w:rsidRPr="00462199">
        <w:t xml:space="preserve">For the purposes of </w:t>
      </w:r>
      <w:r w:rsidR="007248B2" w:rsidRPr="007248B2">
        <w:t>Condition</w:t>
      </w:r>
      <w:r w:rsidRPr="00462199">
        <w:t xml:space="preserve"> </w:t>
      </w:r>
      <w:r w:rsidR="00B93954">
        <w:fldChar w:fldCharType="begin"/>
      </w:r>
      <w:r w:rsidR="00B93954">
        <w:instrText xml:space="preserve"> REF _Ref144114453 \r \h </w:instrText>
      </w:r>
      <w:r w:rsidR="00B93954">
        <w:fldChar w:fldCharType="separate"/>
      </w:r>
      <w:del w:id="5006" w:author="Faqir, Sofia (Energy Security)" w:date="2023-11-12T19:47:00Z">
        <w:r w:rsidR="00E473FC">
          <w:delText>43.30</w:delText>
        </w:r>
      </w:del>
      <w:r w:rsidR="00B93954">
        <w:fldChar w:fldCharType="end"/>
      </w:r>
      <w:r w:rsidRPr="00462199">
        <w:t xml:space="preserve">, the </w:t>
      </w:r>
      <w:r w:rsidRPr="00462199">
        <w:rPr>
          <w:b/>
        </w:rPr>
        <w:t>"Effective Remaining Production"</w:t>
      </w:r>
      <w:r w:rsidRPr="00462199">
        <w:t xml:space="preserve"> shall be an amount (</w:t>
      </w:r>
      <w:r w:rsidRPr="00462199">
        <w:rPr>
          <w:i/>
          <w:iCs/>
        </w:rPr>
        <w:t>expressed in MWh (HHV)</w:t>
      </w:r>
      <w:r w:rsidRPr="00462199">
        <w:t>) calculated as follows:</w:t>
      </w:r>
      <w:bookmarkEnd w:id="5005"/>
    </w:p>
    <w:p w14:paraId="1DBBF122" w14:textId="77777777" w:rsidR="00D179D6" w:rsidRPr="00462199" w:rsidRDefault="00D179D6" w:rsidP="00701A5E">
      <w:pPr>
        <w:pStyle w:val="NormalAshurst"/>
      </w:pPr>
      <m:oMathPara>
        <m:oMath>
          <m:r>
            <w:rPr>
              <w:rFonts w:ascii="Cambria Math" w:hAnsi="Cambria Math"/>
            </w:rPr>
            <w:lastRenderedPageBreak/>
            <m:t>Effective</m:t>
          </m:r>
          <m:r>
            <m:rPr>
              <m:sty m:val="p"/>
            </m:rPr>
            <w:rPr>
              <w:rFonts w:ascii="Cambria Math" w:hAnsi="Cambria Math"/>
            </w:rPr>
            <m:t xml:space="preserve"> </m:t>
          </m:r>
          <m:r>
            <w:rPr>
              <w:rFonts w:ascii="Cambria Math" w:hAnsi="Cambria Math"/>
            </w:rPr>
            <m:t>Remaining</m:t>
          </m:r>
          <m:r>
            <m:rPr>
              <m:sty m:val="p"/>
            </m:rPr>
            <w:rPr>
              <w:rFonts w:ascii="Cambria Math" w:hAnsi="Cambria Math"/>
            </w:rPr>
            <m:t xml:space="preserve"> </m:t>
          </m:r>
          <m:r>
            <w:rPr>
              <w:rFonts w:ascii="Cambria Math" w:hAnsi="Cambria Math"/>
            </w:rPr>
            <m:t>Production</m:t>
          </m:r>
          <m:r>
            <m:rPr>
              <m:sty m:val="p"/>
            </m:rPr>
            <w:rPr>
              <w:rFonts w:ascii="Cambria Math" w:hAnsi="Cambria Math"/>
            </w:rPr>
            <m:t>=</m:t>
          </m:r>
          <m:nary>
            <m:naryPr>
              <m:chr m:val="∑"/>
              <m:limLoc m:val="undOvr"/>
              <m:ctrlPr>
                <w:rPr>
                  <w:rFonts w:ascii="Cambria Math" w:hAnsi="Cambria Math" w:cs="Arial"/>
                </w:rPr>
              </m:ctrlPr>
            </m:naryPr>
            <m:sub>
              <m:r>
                <w:rPr>
                  <w:rFonts w:ascii="Cambria Math" w:hAnsi="Cambria Math"/>
                </w:rPr>
                <m:t>i</m:t>
              </m:r>
              <m:r>
                <m:rPr>
                  <m:sty m:val="p"/>
                </m:rPr>
                <w:rPr>
                  <w:rFonts w:ascii="Cambria Math" w:hAnsi="Cambria Math"/>
                </w:rPr>
                <m:t>=1</m:t>
              </m:r>
            </m:sub>
            <m:sup>
              <m:r>
                <w:rPr>
                  <w:rFonts w:ascii="Cambria Math" w:hAnsi="Cambria Math"/>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Remaining</m:t>
                      </m:r>
                      <m:r>
                        <m:rPr>
                          <m:sty m:val="p"/>
                        </m:rPr>
                        <w:rPr>
                          <w:rFonts w:ascii="Cambria Math" w:hAnsi="Cambria Math"/>
                        </w:rPr>
                        <m:t xml:space="preserve"> </m:t>
                      </m:r>
                      <m:r>
                        <w:rPr>
                          <w:rFonts w:ascii="Cambria Math" w:hAnsi="Cambria Math"/>
                        </w:rPr>
                        <m:t>LCHA</m:t>
                      </m:r>
                      <m:r>
                        <m:rPr>
                          <m:sty m:val="p"/>
                        </m:rPr>
                        <w:rPr>
                          <w:rFonts w:ascii="Cambria Math" w:hAnsi="Cambria Math"/>
                        </w:rPr>
                        <m:t xml:space="preserve"> </m:t>
                      </m:r>
                      <m:r>
                        <w:rPr>
                          <w:rFonts w:ascii="Cambria Math" w:hAnsi="Cambria Math"/>
                        </w:rPr>
                        <m:t>Sales</m:t>
                      </m:r>
                      <m:r>
                        <m:rPr>
                          <m:sty m:val="p"/>
                        </m:rPr>
                        <w:rPr>
                          <w:rFonts w:ascii="Cambria Math" w:hAnsi="Cambria Math"/>
                        </w:rPr>
                        <m:t xml:space="preserve"> </m:t>
                      </m:r>
                      <m:r>
                        <w:rPr>
                          <w:rFonts w:ascii="Cambria Math" w:hAnsi="Cambria Math"/>
                        </w:rPr>
                        <m:t>Cap</m:t>
                      </m:r>
                    </m:e>
                    <m:sub>
                      <m:r>
                        <w:rPr>
                          <w:rFonts w:ascii="Cambria Math" w:hAnsi="Cambria Math"/>
                        </w:rPr>
                        <m:t>i</m:t>
                      </m:r>
                    </m:sub>
                  </m:sSub>
                </m:num>
                <m:den>
                  <m:sSup>
                    <m:sSupPr>
                      <m:ctrlPr>
                        <w:rPr>
                          <w:rFonts w:ascii="Cambria Math" w:hAnsi="Cambria Math" w:cs="Arial"/>
                        </w:rPr>
                      </m:ctrlPr>
                    </m:sSupPr>
                    <m:e>
                      <m:d>
                        <m:dPr>
                          <m:ctrlPr>
                            <w:rPr>
                              <w:rFonts w:ascii="Cambria Math" w:hAnsi="Cambria Math" w:cs="Arial"/>
                            </w:rPr>
                          </m:ctrlPr>
                        </m:dPr>
                        <m:e>
                          <m:r>
                            <m:rPr>
                              <m:sty m:val="p"/>
                            </m:rPr>
                            <w:rPr>
                              <w:rFonts w:ascii="Cambria Math" w:hAnsi="Cambria Math"/>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hAnsi="Cambria Math"/>
                        </w:rPr>
                        <m:t>i</m:t>
                      </m:r>
                      <m:r>
                        <m:rPr>
                          <m:sty m:val="p"/>
                        </m:rPr>
                        <w:rPr>
                          <w:rFonts w:ascii="Cambria Math" w:hAnsi="Cambria Math"/>
                        </w:rPr>
                        <m:t>-1</m:t>
                      </m:r>
                    </m:sup>
                  </m:sSup>
                </m:den>
              </m:f>
            </m:e>
          </m:nary>
        </m:oMath>
      </m:oMathPara>
    </w:p>
    <w:p w14:paraId="4E1E5D66" w14:textId="77777777" w:rsidR="00D179D6" w:rsidRPr="00462199" w:rsidRDefault="00D179D6" w:rsidP="005B3BB9">
      <w:pPr>
        <w:pStyle w:val="B12Ashurst"/>
      </w:pPr>
      <w:r w:rsidRPr="00462199">
        <w:t>where:</w:t>
      </w:r>
    </w:p>
    <w:tbl>
      <w:tblPr>
        <w:tblW w:w="0" w:type="auto"/>
        <w:tblInd w:w="779" w:type="dxa"/>
        <w:tblCellMar>
          <w:left w:w="10" w:type="dxa"/>
          <w:right w:w="10" w:type="dxa"/>
        </w:tblCellMar>
        <w:tblLook w:val="04A0" w:firstRow="1" w:lastRow="0" w:firstColumn="1" w:lastColumn="0" w:noHBand="0" w:noVBand="1"/>
      </w:tblPr>
      <w:tblGrid>
        <w:gridCol w:w="2657"/>
        <w:gridCol w:w="715"/>
        <w:gridCol w:w="4876"/>
      </w:tblGrid>
      <w:tr w:rsidR="00D179D6" w:rsidRPr="00462199" w14:paraId="71473E23" w14:textId="77777777" w:rsidTr="00701A5E">
        <w:trPr>
          <w:trHeight w:val="5630"/>
        </w:trPr>
        <w:tc>
          <w:tcPr>
            <w:tcW w:w="1631" w:type="dxa"/>
            <w:tcMar>
              <w:left w:w="108" w:type="dxa"/>
              <w:right w:w="108" w:type="dxa"/>
            </w:tcMar>
          </w:tcPr>
          <w:p w14:paraId="7DF1E6CC" w14:textId="77777777" w:rsidR="00D179D6" w:rsidRPr="00462199" w:rsidRDefault="00D179D6" w:rsidP="00701A5E">
            <w:pPr>
              <w:pStyle w:val="TableAshurst"/>
              <w:rPr>
                <w:iCs/>
              </w:rPr>
            </w:pPr>
            <m:oMathPara>
              <m:oMathParaPr>
                <m:jc m:val="left"/>
              </m:oMathParaPr>
              <m:oMath>
                <m:r>
                  <w:rPr>
                    <w:rFonts w:ascii="Cambria Math" w:hAnsi="Cambria Math"/>
                  </w:rPr>
                  <m:t>i</m:t>
                </m:r>
              </m:oMath>
            </m:oMathPara>
          </w:p>
        </w:tc>
        <w:tc>
          <w:tcPr>
            <w:tcW w:w="851" w:type="dxa"/>
            <w:tcMar>
              <w:left w:w="108" w:type="dxa"/>
              <w:right w:w="108" w:type="dxa"/>
            </w:tcMar>
          </w:tcPr>
          <w:p w14:paraId="44300AA8" w14:textId="77777777" w:rsidR="00D179D6" w:rsidRPr="00462199" w:rsidRDefault="00D179D6" w:rsidP="00701A5E">
            <w:pPr>
              <w:pStyle w:val="TableAshurst"/>
            </w:pPr>
            <w:r w:rsidRPr="00462199">
              <w:t>=</w:t>
            </w:r>
          </w:p>
        </w:tc>
        <w:tc>
          <w:tcPr>
            <w:tcW w:w="5765" w:type="dxa"/>
            <w:tcMar>
              <w:left w:w="108" w:type="dxa"/>
              <w:right w:w="108" w:type="dxa"/>
            </w:tcMar>
          </w:tcPr>
          <w:p w14:paraId="0215B443" w14:textId="77777777" w:rsidR="00D179D6" w:rsidRPr="00462199" w:rsidRDefault="00D179D6" w:rsidP="00701A5E">
            <w:pPr>
              <w:pStyle w:val="TableAshurst"/>
            </w:pPr>
            <w:r w:rsidRPr="00462199">
              <w:t>a whole number integer from one (1) to n; such integers referring to distinct time periods as follows:</w:t>
            </w:r>
          </w:p>
          <w:p w14:paraId="15B13107" w14:textId="660B6745"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(i = 1) covers the period from (if the QCiL Effective Date is on or after the Start Date) the QCiL Effective Date or (if the QCiL Effective Date is before the Start Date) the later of (i) the first (</w:t>
            </w:r>
            <w:r w:rsidR="00EA465D" w:rsidRPr="00F20FE1">
              <w:t>1</w:t>
            </w:r>
            <w:r w:rsidR="00EA465D" w:rsidRPr="00F20FE1">
              <w:rPr>
                <w:vertAlign w:val="superscript"/>
              </w:rPr>
              <w:t>st</w:t>
            </w:r>
            <w:r w:rsidRPr="00462199">
              <w:t>) day of the Target Commissioning Window and (ii) the date on which the Required Installed Capacity is expected to be Commissioned, to 31 December in that year</w:t>
            </w:r>
          </w:p>
          <w:p w14:paraId="49B2A659" w14:textId="3975E6F9" w:rsidR="00D179D6" w:rsidRPr="00462199" w:rsidRDefault="00D179D6">
            <w:pPr>
              <w:pStyle w:val="BulletAshurst"/>
            </w:pPr>
            <w:r w:rsidRPr="00462199">
              <w:t>the second (</w:t>
            </w:r>
            <w:r w:rsidR="00AC0585" w:rsidRPr="00F20FE1">
              <w:t>2</w:t>
            </w:r>
            <w:r w:rsidR="00AC0585" w:rsidRPr="00F20FE1">
              <w:rPr>
                <w:vertAlign w:val="superscript"/>
              </w:rPr>
              <w:t>nd</w:t>
            </w:r>
            <w:r w:rsidRPr="00462199">
              <w:t>) to the (n-1)th periods (2 ≤ i&lt; n) are consecutive periods of one (1) calendar year length each</w:t>
            </w:r>
          </w:p>
          <w:p w14:paraId="65A475C7" w14:textId="77777777" w:rsidR="00D179D6" w:rsidRPr="00462199" w:rsidRDefault="00D179D6">
            <w:pPr>
              <w:pStyle w:val="BulletAshurst"/>
            </w:pPr>
            <w:r w:rsidRPr="00462199">
              <w:t>the nth period (i = n) is the period starting on 01 January in the year in which the Specified Expiry Date falls and ending on the Specified Expiry Date</w:t>
            </w:r>
          </w:p>
        </w:tc>
      </w:tr>
      <w:tr w:rsidR="00D179D6" w:rsidRPr="00462199" w14:paraId="72BE381B" w14:textId="77777777" w:rsidTr="00701A5E">
        <w:tc>
          <w:tcPr>
            <w:tcW w:w="1631" w:type="dxa"/>
            <w:tcMar>
              <w:left w:w="108" w:type="dxa"/>
              <w:right w:w="108" w:type="dxa"/>
            </w:tcMar>
          </w:tcPr>
          <w:p w14:paraId="5527C5AA" w14:textId="77777777" w:rsidR="00D179D6" w:rsidRPr="00462199" w:rsidRDefault="00D179D6" w:rsidP="00701A5E">
            <w:pPr>
              <w:pStyle w:val="TableAshurst"/>
            </w:pPr>
            <m:oMathPara>
              <m:oMath>
                <m:r>
                  <w:rPr>
                    <w:rFonts w:ascii="Cambria Math" w:hAnsi="Cambria Math"/>
                  </w:rPr>
                  <m:t>Remaining</m:t>
                </m:r>
                <m:r>
                  <m:rPr>
                    <m:sty m:val="p"/>
                  </m:rPr>
                  <w:rPr>
                    <w:rFonts w:ascii="Cambria Math" w:hAnsi="Cambria Math"/>
                  </w:rPr>
                  <m:t xml:space="preserve"> </m:t>
                </m:r>
                <m:r>
                  <w:rPr>
                    <w:rFonts w:ascii="Cambria Math" w:hAnsi="Cambria Math"/>
                  </w:rPr>
                  <m:t>LCHA</m:t>
                </m:r>
                <m:r>
                  <m:rPr>
                    <m:sty m:val="p"/>
                  </m:rPr>
                  <w:rPr>
                    <w:rFonts w:ascii="Cambria Math" w:hAnsi="Cambria Math"/>
                  </w:rPr>
                  <m:t xml:space="preserve"> </m:t>
                </m:r>
                <m:r>
                  <w:rPr>
                    <w:rFonts w:ascii="Cambria Math" w:hAnsi="Cambria Math"/>
                  </w:rPr>
                  <m:t>Sales</m:t>
                </m:r>
                <m:r>
                  <m:rPr>
                    <m:sty m:val="p"/>
                  </m:rPr>
                  <w:rPr>
                    <w:rFonts w:ascii="Cambria Math" w:hAnsi="Cambria Math"/>
                  </w:rPr>
                  <m:t xml:space="preserve"> </m:t>
                </m:r>
                <m:r>
                  <w:rPr>
                    <w:rFonts w:ascii="Cambria Math" w:hAnsi="Cambria Math"/>
                  </w:rPr>
                  <m:t>Cap</m:t>
                </m:r>
              </m:oMath>
            </m:oMathPara>
          </w:p>
        </w:tc>
        <w:tc>
          <w:tcPr>
            <w:tcW w:w="851" w:type="dxa"/>
            <w:tcMar>
              <w:left w:w="108" w:type="dxa"/>
              <w:right w:w="108" w:type="dxa"/>
            </w:tcMar>
          </w:tcPr>
          <w:p w14:paraId="71D6FBD2" w14:textId="77777777" w:rsidR="00D179D6" w:rsidRPr="00462199" w:rsidRDefault="00D179D6" w:rsidP="00701A5E">
            <w:pPr>
              <w:pStyle w:val="TableAshurst"/>
            </w:pPr>
            <w:r w:rsidRPr="00462199">
              <w:t>=</w:t>
            </w:r>
          </w:p>
        </w:tc>
        <w:tc>
          <w:tcPr>
            <w:tcW w:w="5765" w:type="dxa"/>
            <w:tcMar>
              <w:left w:w="108" w:type="dxa"/>
              <w:right w:w="108" w:type="dxa"/>
            </w:tcMar>
          </w:tcPr>
          <w:p w14:paraId="5F87AB29" w14:textId="77777777" w:rsidR="00D179D6" w:rsidRPr="00462199" w:rsidRDefault="00D179D6" w:rsidP="00701A5E">
            <w:pPr>
              <w:pStyle w:val="TableAshurst"/>
            </w:pPr>
            <w:r w:rsidRPr="00462199">
              <w:t>the Remaining LCHA Sales</w:t>
            </w:r>
            <w:r w:rsidRPr="00462199" w:rsidDel="001B63B8">
              <w:t xml:space="preserve"> </w:t>
            </w:r>
            <w:r w:rsidRPr="00462199">
              <w:t xml:space="preserve">Cap pro-rated for each relevant period </w:t>
            </w:r>
            <w:r w:rsidRPr="00462199">
              <w:rPr>
                <w:i/>
              </w:rPr>
              <w:t>(i)</w:t>
            </w:r>
          </w:p>
        </w:tc>
      </w:tr>
      <w:tr w:rsidR="00D179D6" w:rsidRPr="00462199" w14:paraId="7AB62ED9" w14:textId="77777777" w:rsidTr="00701A5E">
        <w:tc>
          <w:tcPr>
            <w:tcW w:w="1631" w:type="dxa"/>
            <w:tcMar>
              <w:left w:w="108" w:type="dxa"/>
              <w:right w:w="108" w:type="dxa"/>
            </w:tcMar>
          </w:tcPr>
          <w:p w14:paraId="067B5973" w14:textId="77777777" w:rsidR="00D179D6" w:rsidRPr="00462199" w:rsidRDefault="00F47FCB" w:rsidP="00701A5E">
            <w:pPr>
              <w:pStyle w:val="TableAshurst"/>
              <w:rPr>
                <w:iCs/>
              </w:rPr>
            </w:pPr>
            <m:oMathPara>
              <m:oMathParaPr>
                <m:jc m:val="left"/>
              </m:oMathParaPr>
              <m:oMath>
                <m:sSub>
                  <m:sSubPr>
                    <m:ctrlPr>
                      <w:rPr>
                        <w:rFonts w:ascii="Cambria Math" w:hAnsi="Cambria Math" w:cs="Arial"/>
                      </w:rPr>
                    </m:ctrlPr>
                  </m:sSubPr>
                  <m:e>
                    <m:r>
                      <w:rPr>
                        <w:rFonts w:ascii="Cambria Math" w:hAnsi="Cambria Math"/>
                      </w:rPr>
                      <m:t>R</m:t>
                    </m:r>
                  </m:e>
                  <m:sub>
                    <m:r>
                      <w:rPr>
                        <w:rFonts w:ascii="Cambria Math" w:hAnsi="Cambria Math"/>
                      </w:rPr>
                      <m:t>s</m:t>
                    </m:r>
                  </m:sub>
                </m:sSub>
              </m:oMath>
            </m:oMathPara>
          </w:p>
        </w:tc>
        <w:tc>
          <w:tcPr>
            <w:tcW w:w="851" w:type="dxa"/>
            <w:tcMar>
              <w:left w:w="108" w:type="dxa"/>
              <w:right w:w="108" w:type="dxa"/>
            </w:tcMar>
          </w:tcPr>
          <w:p w14:paraId="45234B26" w14:textId="77777777" w:rsidR="00D179D6" w:rsidRPr="00462199" w:rsidRDefault="00D179D6" w:rsidP="00701A5E">
            <w:pPr>
              <w:pStyle w:val="TableAshurst"/>
            </w:pPr>
            <w:r w:rsidRPr="00462199">
              <w:t>=</w:t>
            </w:r>
          </w:p>
        </w:tc>
        <w:tc>
          <w:tcPr>
            <w:tcW w:w="5765" w:type="dxa"/>
            <w:tcMar>
              <w:left w:w="108" w:type="dxa"/>
              <w:right w:w="108" w:type="dxa"/>
            </w:tcMar>
          </w:tcPr>
          <w:p w14:paraId="7606B762" w14:textId="1775081E" w:rsidR="00D179D6" w:rsidRPr="00462199" w:rsidRDefault="00D179D6" w:rsidP="00701A5E">
            <w:pPr>
              <w:pStyle w:val="TableAshurst"/>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bl>
    <w:p w14:paraId="3A302B9A" w14:textId="0993C69E" w:rsidR="00D179D6" w:rsidRPr="00462199" w:rsidRDefault="00D179D6" w:rsidP="00701A5E">
      <w:pPr>
        <w:pStyle w:val="H2Ashurst"/>
      </w:pPr>
      <w:bookmarkStart w:id="5007" w:name="_Ref144114455"/>
      <w:r w:rsidRPr="00462199">
        <w:t xml:space="preserve">If </w:t>
      </w:r>
      <w:r w:rsidR="007248B2" w:rsidRPr="007248B2">
        <w:t>Condition</w:t>
      </w:r>
      <w:r w:rsidRPr="00462199">
        <w:t xml:space="preserve"> </w:t>
      </w:r>
      <w:r w:rsidRPr="00462199">
        <w:fldChar w:fldCharType="begin"/>
      </w:r>
      <w:r w:rsidRPr="00462199">
        <w:instrText xml:space="preserve">  REF _Ref144114452 \r \h \* MERGEFORMAT </w:instrText>
      </w:r>
      <w:r w:rsidRPr="00462199">
        <w:fldChar w:fldCharType="separate"/>
      </w:r>
      <w:del w:id="5008" w:author="Faqir, Sofia (Energy Security)" w:date="2023-11-12T19:47:00Z">
        <w:r w:rsidR="00E473FC" w:rsidRPr="00E473FC">
          <w:rPr>
            <w:color w:val="000000"/>
          </w:rPr>
          <w:delText>43.29(B)</w:delText>
        </w:r>
      </w:del>
      <w:r w:rsidRPr="00462199">
        <w:fldChar w:fldCharType="end"/>
      </w:r>
      <w:r w:rsidRPr="00462199">
        <w:t xml:space="preserve"> applies:</w:t>
      </w:r>
      <w:bookmarkEnd w:id="5007"/>
    </w:p>
    <w:p w14:paraId="650574A8" w14:textId="053760DC" w:rsidR="00D179D6" w:rsidRPr="00462199" w:rsidRDefault="00D179D6" w:rsidP="00701A5E">
      <w:pPr>
        <w:pStyle w:val="H3Ashurst"/>
      </w:pPr>
      <w:bookmarkStart w:id="5009" w:name="_Ref144114456"/>
      <w:r w:rsidRPr="00462199">
        <w:t xml:space="preserve">the QCiL Operations Cessation Event Payment shall be effected on the basis that such QCiL Compensation shall be equivalent to the amount that the Producer would have received had the QCiL Operations Cessation Event Payment been effected as a lump sum payment in accordance with </w:t>
      </w:r>
      <w:r w:rsidR="007248B2" w:rsidRPr="007248B2">
        <w:t>Condition</w:t>
      </w:r>
      <w:r w:rsidRPr="00462199">
        <w:t xml:space="preserve"> </w:t>
      </w:r>
      <w:r w:rsidR="00B93954">
        <w:fldChar w:fldCharType="begin"/>
      </w:r>
      <w:r w:rsidR="00B93954">
        <w:instrText xml:space="preserve"> REF _Ref144114453 \r \h </w:instrText>
      </w:r>
      <w:r w:rsidR="00B93954">
        <w:fldChar w:fldCharType="separate"/>
      </w:r>
      <w:del w:id="5010" w:author="Faqir, Sofia (Energy Security)" w:date="2023-11-12T19:47:00Z">
        <w:r w:rsidR="00E473FC">
          <w:delText>43.30</w:delText>
        </w:r>
      </w:del>
      <w:r w:rsidR="00B93954">
        <w:fldChar w:fldCharType="end"/>
      </w:r>
      <w:r w:rsidRPr="00462199">
        <w:t>; and</w:t>
      </w:r>
      <w:bookmarkEnd w:id="5009"/>
    </w:p>
    <w:p w14:paraId="1D593656" w14:textId="77777777" w:rsidR="00D179D6" w:rsidRPr="00462199" w:rsidRDefault="00D179D6" w:rsidP="00701A5E">
      <w:pPr>
        <w:pStyle w:val="H3Ashurst"/>
      </w:pPr>
      <w:bookmarkStart w:id="5011" w:name="_Ref144114457"/>
      <w:r w:rsidRPr="00462199">
        <w:t>the LCHA Counterparty may (after consultation with the Producer) determine the frequency of such payments provided that the final staged payment shall be made by the earlier of: (i) the date that is five (5) years from the QCiL Effective Date; and (ii) the Specified Expiry Date.</w:t>
      </w:r>
      <w:bookmarkEnd w:id="5011"/>
    </w:p>
    <w:p w14:paraId="02864AE7" w14:textId="77777777" w:rsidR="00D179D6" w:rsidRPr="00462199" w:rsidRDefault="00D179D6" w:rsidP="005B3BB9">
      <w:pPr>
        <w:pStyle w:val="NormalBoldAshurst"/>
      </w:pPr>
      <w:r w:rsidRPr="00462199">
        <w:rPr>
          <w:i/>
        </w:rPr>
        <w:t>Additional calculations: Effective Projected Production and Estimated Facility Production</w:t>
      </w:r>
    </w:p>
    <w:p w14:paraId="74F4223B" w14:textId="388B9A02" w:rsidR="00D179D6" w:rsidRPr="00462199" w:rsidRDefault="00D179D6" w:rsidP="00701A5E">
      <w:pPr>
        <w:pStyle w:val="H2Ashurst"/>
      </w:pPr>
      <w:bookmarkStart w:id="5012" w:name="_Ref144114458"/>
      <w:r w:rsidRPr="00462199">
        <w:t xml:space="preserve">If any formula in this </w:t>
      </w:r>
      <w:r w:rsidR="007248B2" w:rsidRPr="007248B2">
        <w:t>Condition</w:t>
      </w:r>
      <w:r w:rsidRPr="00462199">
        <w:t xml:space="preserve"> </w:t>
      </w:r>
      <w:r w:rsidR="00B93954">
        <w:fldChar w:fldCharType="begin"/>
      </w:r>
      <w:r w:rsidR="00B93954">
        <w:instrText xml:space="preserve"> REF _Ref144474601 \r \h </w:instrText>
      </w:r>
      <w:r w:rsidR="00B93954">
        <w:fldChar w:fldCharType="separate"/>
      </w:r>
      <w:del w:id="5013" w:author="Faqir, Sofia (Energy Security)" w:date="2023-11-12T19:47:00Z">
        <w:r w:rsidR="00E473FC">
          <w:delText>43</w:delText>
        </w:r>
      </w:del>
      <w:r w:rsidR="00B93954">
        <w:fldChar w:fldCharType="end"/>
      </w:r>
      <w:r w:rsidRPr="00462199">
        <w:t xml:space="preserve"> (</w:t>
      </w:r>
      <w:r w:rsidRPr="00462199">
        <w:rPr>
          <w:i/>
          <w:iCs/>
        </w:rPr>
        <w:t>Qualifying Change in Law: Compensation</w:t>
      </w:r>
      <w:r w:rsidRPr="00462199">
        <w:t xml:space="preserve">) requires the Effective Projected Production to be calculated, the </w:t>
      </w:r>
      <w:r w:rsidRPr="00462199">
        <w:rPr>
          <w:b/>
        </w:rPr>
        <w:t>"Effective Projected Production"</w:t>
      </w:r>
      <w:r w:rsidRPr="00462199">
        <w:t xml:space="preserve"> shall be an amount (</w:t>
      </w:r>
      <w:r w:rsidRPr="00462199">
        <w:rPr>
          <w:i/>
          <w:iCs/>
        </w:rPr>
        <w:t>expressed in</w:t>
      </w:r>
      <w:r w:rsidRPr="00462199">
        <w:t xml:space="preserve"> </w:t>
      </w:r>
      <w:r w:rsidRPr="00462199">
        <w:rPr>
          <w:i/>
          <w:iCs/>
        </w:rPr>
        <w:t>MWh (HHV)</w:t>
      </w:r>
      <w:r w:rsidRPr="00462199">
        <w:t>) calculated as follows:</w:t>
      </w:r>
      <w:bookmarkEnd w:id="5012"/>
    </w:p>
    <w:p w14:paraId="54D238FB" w14:textId="77777777" w:rsidR="00D179D6" w:rsidRPr="00462199" w:rsidRDefault="00D179D6" w:rsidP="00701A5E">
      <w:pPr>
        <w:pStyle w:val="NormalAshurst"/>
        <w:rPr>
          <w:lang w:val="pt-BR"/>
        </w:rPr>
      </w:pPr>
      <m:oMathPara>
        <m:oMath>
          <m:r>
            <w:rPr>
              <w:rFonts w:ascii="Cambria Math" w:hAnsi="Cambria Math"/>
            </w:rPr>
            <m:t>Effective</m:t>
          </m:r>
          <m:r>
            <m:rPr>
              <m:sty m:val="p"/>
            </m:rPr>
            <w:rPr>
              <w:rFonts w:ascii="Cambria Math" w:hAnsi="Cambria Math"/>
              <w:lang w:val="pt-BR"/>
            </w:rPr>
            <m:t xml:space="preserve"> </m:t>
          </m:r>
          <m:r>
            <w:rPr>
              <w:rFonts w:ascii="Cambria Math" w:hAnsi="Cambria Math"/>
            </w:rPr>
            <m:t>Projected</m:t>
          </m:r>
          <m:r>
            <m:rPr>
              <m:sty m:val="p"/>
            </m:rPr>
            <w:rPr>
              <w:rFonts w:ascii="Cambria Math" w:hAnsi="Cambria Math"/>
              <w:lang w:val="pt-BR"/>
            </w:rPr>
            <m:t xml:space="preserve"> </m:t>
          </m:r>
          <m:r>
            <w:rPr>
              <w:rFonts w:ascii="Cambria Math" w:hAnsi="Cambria Math"/>
            </w:rPr>
            <m:t>Production</m:t>
          </m:r>
          <m:r>
            <m:rPr>
              <m:sty m:val="p"/>
            </m:rPr>
            <w:rPr>
              <w:rFonts w:ascii="Cambria Math" w:hAnsi="Cambria Math"/>
              <w:lang w:val="pt-BR"/>
            </w:rPr>
            <m:t>=</m:t>
          </m:r>
          <m:nary>
            <m:naryPr>
              <m:chr m:val="∑"/>
              <m:limLoc m:val="undOvr"/>
              <m:ctrlPr>
                <w:rPr>
                  <w:rFonts w:ascii="Cambria Math" w:hAnsi="Cambria Math" w:cs="Arial"/>
                </w:rPr>
              </m:ctrlPr>
            </m:naryPr>
            <m:sub>
              <m:r>
                <w:rPr>
                  <w:rFonts w:ascii="Cambria Math" w:eastAsia="Microsoft JhengHei" w:hAnsi="Cambria Math"/>
                </w:rPr>
                <m:t>i</m:t>
              </m:r>
              <m:r>
                <m:rPr>
                  <m:nor/>
                </m:rPr>
                <w:rPr>
                  <w:iCs/>
                  <w:lang w:val="pt-BR"/>
                </w:rPr>
                <m:t>=1</m:t>
              </m:r>
            </m:sub>
            <m:sup>
              <m:r>
                <m:rPr>
                  <m:nor/>
                </m:rPr>
                <w:rPr>
                  <w:lang w:val="pt-BR"/>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Production</m:t>
                      </m:r>
                    </m:e>
                    <m:sub>
                      <m:r>
                        <w:rPr>
                          <w:rFonts w:ascii="Cambria Math" w:hAnsi="Cambria Math"/>
                        </w:rPr>
                        <m:t>i</m:t>
                      </m:r>
                    </m:sub>
                  </m:sSub>
                </m:num>
                <m:den>
                  <m:sSup>
                    <m:sSupPr>
                      <m:ctrlPr>
                        <w:rPr>
                          <w:rFonts w:ascii="Cambria Math" w:hAnsi="Cambria Math"/>
                          <w:vertAlign w:val="superscript"/>
                        </w:rPr>
                      </m:ctrlPr>
                    </m:sSupPr>
                    <m:e>
                      <m:d>
                        <m:dPr>
                          <m:ctrlPr>
                            <w:rPr>
                              <w:rFonts w:ascii="Cambria Math" w:hAnsi="Cambria Math" w:cs="Arial"/>
                            </w:rPr>
                          </m:ctrlPr>
                        </m:dPr>
                        <m:e>
                          <m:r>
                            <m:rPr>
                              <m:sty m:val="p"/>
                            </m:rPr>
                            <w:rPr>
                              <w:rFonts w:ascii="Cambria Math" w:hAnsi="Cambria Math"/>
                              <w:lang w:val="pt-BR"/>
                            </w:rPr>
                            <m:t>1+</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eastAsia="Microsoft JhengHei" w:hAnsi="Cambria Math"/>
                        </w:rPr>
                        <m:t>i</m:t>
                      </m:r>
                      <m:r>
                        <m:rPr>
                          <m:sty m:val="p"/>
                        </m:rPr>
                        <w:rPr>
                          <w:rFonts w:ascii="Cambria Math" w:eastAsia="Microsoft JhengHei" w:hAnsi="Cambria Math"/>
                          <w:lang w:val="pt-BR"/>
                        </w:rPr>
                        <m:t>-1</m:t>
                      </m:r>
                    </m:sup>
                  </m:sSup>
                </m:den>
              </m:f>
            </m:e>
          </m:nary>
        </m:oMath>
      </m:oMathPara>
    </w:p>
    <w:p w14:paraId="1FE0D638" w14:textId="77777777" w:rsidR="00D179D6" w:rsidRPr="00462199" w:rsidRDefault="00D179D6" w:rsidP="005B3BB9">
      <w:pPr>
        <w:pStyle w:val="B12Ashurst"/>
      </w:pPr>
      <w:r w:rsidRPr="00462199">
        <w:lastRenderedPageBreak/>
        <w:t>where:</w:t>
      </w:r>
    </w:p>
    <w:tbl>
      <w:tblPr>
        <w:tblW w:w="0" w:type="auto"/>
        <w:tblInd w:w="782" w:type="dxa"/>
        <w:tblCellMar>
          <w:left w:w="10" w:type="dxa"/>
          <w:right w:w="10" w:type="dxa"/>
        </w:tblCellMar>
        <w:tblLook w:val="04A0" w:firstRow="1" w:lastRow="0" w:firstColumn="1" w:lastColumn="0" w:noHBand="0" w:noVBand="1"/>
      </w:tblPr>
      <w:tblGrid>
        <w:gridCol w:w="1627"/>
        <w:gridCol w:w="709"/>
        <w:gridCol w:w="5897"/>
      </w:tblGrid>
      <w:tr w:rsidR="00D179D6" w:rsidRPr="00462199" w14:paraId="7624DB83" w14:textId="77777777" w:rsidTr="00701A5E">
        <w:tc>
          <w:tcPr>
            <w:tcW w:w="1627" w:type="dxa"/>
            <w:tcMar>
              <w:left w:w="108" w:type="dxa"/>
              <w:right w:w="108" w:type="dxa"/>
            </w:tcMar>
          </w:tcPr>
          <w:p w14:paraId="0F86DE71" w14:textId="77777777" w:rsidR="00D179D6" w:rsidRPr="00462199" w:rsidRDefault="00D179D6" w:rsidP="00701A5E">
            <w:pPr>
              <w:pStyle w:val="TableAshurst"/>
            </w:pPr>
            <m:oMathPara>
              <m:oMathParaPr>
                <m:jc m:val="left"/>
              </m:oMathParaPr>
              <m:oMath>
                <m:r>
                  <w:rPr>
                    <w:rFonts w:ascii="Cambria Math" w:hAnsi="Cambria Math"/>
                  </w:rPr>
                  <m:t>i</m:t>
                </m:r>
              </m:oMath>
            </m:oMathPara>
          </w:p>
        </w:tc>
        <w:tc>
          <w:tcPr>
            <w:tcW w:w="709" w:type="dxa"/>
            <w:tcMar>
              <w:left w:w="108" w:type="dxa"/>
              <w:right w:w="108" w:type="dxa"/>
            </w:tcMar>
          </w:tcPr>
          <w:p w14:paraId="44103C17" w14:textId="77777777" w:rsidR="00D179D6" w:rsidRPr="00462199" w:rsidRDefault="00D179D6" w:rsidP="00701A5E">
            <w:pPr>
              <w:pStyle w:val="TableAshurst"/>
            </w:pPr>
            <w:r w:rsidRPr="00462199">
              <w:t>=</w:t>
            </w:r>
          </w:p>
        </w:tc>
        <w:tc>
          <w:tcPr>
            <w:tcW w:w="5897" w:type="dxa"/>
            <w:tcMar>
              <w:left w:w="108" w:type="dxa"/>
              <w:right w:w="108" w:type="dxa"/>
            </w:tcMar>
          </w:tcPr>
          <w:p w14:paraId="3DDE0A2F" w14:textId="77777777" w:rsidR="00D179D6" w:rsidRPr="00462199" w:rsidRDefault="00D179D6" w:rsidP="00701A5E">
            <w:pPr>
              <w:pStyle w:val="TableAshurst"/>
            </w:pPr>
            <w:r w:rsidRPr="00462199">
              <w:t>a whole number integer from one (1) to n; such integers referring to distinct time periods as follows:</w:t>
            </w:r>
          </w:p>
          <w:p w14:paraId="0A398006" w14:textId="4B95AD34"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(i = 1) covers the period from (if the QCiL Effective Date is on or after the Start Date) the QCiL Effective Date or (if the QCiL Effective Date is before the Start Date) the later of (i) the first (</w:t>
            </w:r>
            <w:r w:rsidR="00EA465D" w:rsidRPr="00F20FE1">
              <w:t>1</w:t>
            </w:r>
            <w:r w:rsidR="00EA465D" w:rsidRPr="00F20FE1">
              <w:rPr>
                <w:vertAlign w:val="superscript"/>
              </w:rPr>
              <w:t>st</w:t>
            </w:r>
            <w:r w:rsidRPr="00462199">
              <w:t>) day of the Target Commissioning Window and (ii) the date on which the Required Installed Capacity is expected to be Commissioned, to 31 December in that year</w:t>
            </w:r>
          </w:p>
          <w:p w14:paraId="5AF11C94" w14:textId="5D7294C7" w:rsidR="00D179D6" w:rsidRPr="00462199" w:rsidRDefault="00D179D6">
            <w:pPr>
              <w:pStyle w:val="BulletAshurst"/>
            </w:pPr>
            <w:r w:rsidRPr="00462199">
              <w:t>the second (</w:t>
            </w:r>
            <w:r w:rsidR="00AC0585" w:rsidRPr="00F20FE1">
              <w:t>2</w:t>
            </w:r>
            <w:r w:rsidR="00AC0585" w:rsidRPr="00F20FE1">
              <w:rPr>
                <w:vertAlign w:val="superscript"/>
              </w:rPr>
              <w:t>nd</w:t>
            </w:r>
            <w:r w:rsidRPr="00462199">
              <w:t>) to the (n-1)th periods (2 ≤ i&lt; n) are consecutive periods of one (1) calendar year length each</w:t>
            </w:r>
          </w:p>
          <w:p w14:paraId="6EE22EA8" w14:textId="77777777" w:rsidR="00D179D6" w:rsidRPr="00462199" w:rsidRDefault="00D179D6">
            <w:pPr>
              <w:pStyle w:val="BulletAshurst"/>
            </w:pPr>
            <w:r w:rsidRPr="00462199">
              <w:t>the n</w:t>
            </w:r>
            <w:r w:rsidRPr="00EF71CE">
              <w:rPr>
                <w:vertAlign w:val="superscript"/>
              </w:rPr>
              <w:t>th</w:t>
            </w:r>
            <w:r w:rsidRPr="00462199">
              <w:t xml:space="preserve"> period (i = n) is the period starting on 01 January in the year in which the Specified Expiry Date falls and ending on the Specified Expiry Date</w:t>
            </w:r>
          </w:p>
        </w:tc>
      </w:tr>
      <w:tr w:rsidR="00D179D6" w:rsidRPr="00462199" w14:paraId="54F19970" w14:textId="77777777" w:rsidTr="00701A5E">
        <w:tc>
          <w:tcPr>
            <w:tcW w:w="1627" w:type="dxa"/>
            <w:tcMar>
              <w:left w:w="108" w:type="dxa"/>
              <w:right w:w="108" w:type="dxa"/>
            </w:tcMar>
          </w:tcPr>
          <w:p w14:paraId="7F0633C9" w14:textId="77777777" w:rsidR="00D179D6" w:rsidRPr="00462199" w:rsidRDefault="00D179D6" w:rsidP="00701A5E">
            <w:pPr>
              <w:pStyle w:val="TableAshurst"/>
            </w:pPr>
            <m:oMathPara>
              <m:oMathParaPr>
                <m:jc m:val="left"/>
              </m:oMathParaPr>
              <m:oMath>
                <m:r>
                  <w:rPr>
                    <w:rFonts w:ascii="Cambria Math" w:hAnsi="Cambria Math"/>
                  </w:rPr>
                  <m:t>Production</m:t>
                </m:r>
              </m:oMath>
            </m:oMathPara>
          </w:p>
        </w:tc>
        <w:tc>
          <w:tcPr>
            <w:tcW w:w="709" w:type="dxa"/>
            <w:tcMar>
              <w:left w:w="108" w:type="dxa"/>
              <w:right w:w="108" w:type="dxa"/>
            </w:tcMar>
          </w:tcPr>
          <w:p w14:paraId="2BFDA852" w14:textId="77777777" w:rsidR="00D179D6" w:rsidRPr="00462199" w:rsidRDefault="00D179D6" w:rsidP="00701A5E">
            <w:pPr>
              <w:pStyle w:val="TableAshurst"/>
            </w:pPr>
            <w:r w:rsidRPr="00462199">
              <w:t>=</w:t>
            </w:r>
          </w:p>
        </w:tc>
        <w:tc>
          <w:tcPr>
            <w:tcW w:w="5897" w:type="dxa"/>
            <w:tcMar>
              <w:left w:w="108" w:type="dxa"/>
              <w:right w:w="108" w:type="dxa"/>
            </w:tcMar>
          </w:tcPr>
          <w:p w14:paraId="3D2F26D5" w14:textId="77777777" w:rsidR="00D179D6" w:rsidRPr="00462199" w:rsidRDefault="00D179D6" w:rsidP="00701A5E">
            <w:pPr>
              <w:pStyle w:val="TableAshurst"/>
            </w:pPr>
            <w:r w:rsidRPr="00462199">
              <w:t xml:space="preserve">the Estimated Facility Production in period </w:t>
            </w:r>
            <w:r w:rsidRPr="00462199">
              <w:rPr>
                <w:i/>
              </w:rPr>
              <w:t>(i)</w:t>
            </w:r>
          </w:p>
        </w:tc>
      </w:tr>
      <w:tr w:rsidR="00D179D6" w:rsidRPr="00462199" w14:paraId="14EEDB0C" w14:textId="77777777" w:rsidTr="00701A5E">
        <w:tc>
          <w:tcPr>
            <w:tcW w:w="1627" w:type="dxa"/>
            <w:tcMar>
              <w:left w:w="108" w:type="dxa"/>
              <w:right w:w="108" w:type="dxa"/>
            </w:tcMar>
          </w:tcPr>
          <w:p w14:paraId="53983248" w14:textId="77777777" w:rsidR="00D179D6" w:rsidRPr="00462199" w:rsidRDefault="00F47FCB" w:rsidP="00701A5E">
            <w:pPr>
              <w:pStyle w:val="TableAshurst"/>
            </w:pPr>
            <m:oMathPara>
              <m:oMathParaPr>
                <m:jc m:val="left"/>
              </m:oMathParaPr>
              <m:oMath>
                <m:sSub>
                  <m:sSubPr>
                    <m:ctrlPr>
                      <w:rPr>
                        <w:rFonts w:ascii="Cambria Math" w:hAnsi="Cambria Math" w:cs="Arial"/>
                      </w:rPr>
                    </m:ctrlPr>
                  </m:sSubPr>
                  <m:e>
                    <m:r>
                      <w:rPr>
                        <w:rFonts w:ascii="Cambria Math" w:hAnsi="Cambria Math"/>
                      </w:rPr>
                      <m:t>R</m:t>
                    </m:r>
                  </m:e>
                  <m:sub>
                    <m:r>
                      <w:rPr>
                        <w:rFonts w:ascii="Cambria Math" w:hAnsi="Cambria Math"/>
                      </w:rPr>
                      <m:t>s</m:t>
                    </m:r>
                  </m:sub>
                </m:sSub>
              </m:oMath>
            </m:oMathPara>
          </w:p>
        </w:tc>
        <w:tc>
          <w:tcPr>
            <w:tcW w:w="709" w:type="dxa"/>
            <w:tcMar>
              <w:left w:w="108" w:type="dxa"/>
              <w:right w:w="108" w:type="dxa"/>
            </w:tcMar>
          </w:tcPr>
          <w:p w14:paraId="10CDD0C5" w14:textId="77777777" w:rsidR="00D179D6" w:rsidRPr="00462199" w:rsidRDefault="00D179D6" w:rsidP="00701A5E">
            <w:pPr>
              <w:pStyle w:val="TableAshurst"/>
            </w:pPr>
            <w:r w:rsidRPr="00462199">
              <w:t>=</w:t>
            </w:r>
          </w:p>
        </w:tc>
        <w:tc>
          <w:tcPr>
            <w:tcW w:w="5897" w:type="dxa"/>
            <w:tcMar>
              <w:left w:w="108" w:type="dxa"/>
              <w:right w:w="108" w:type="dxa"/>
            </w:tcMar>
          </w:tcPr>
          <w:p w14:paraId="42CEDC86" w14:textId="2D427AB9" w:rsidR="00D179D6" w:rsidRPr="00462199" w:rsidRDefault="00D179D6" w:rsidP="00701A5E">
            <w:pPr>
              <w:pStyle w:val="TableAshurst"/>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bl>
    <w:p w14:paraId="2A561116" w14:textId="77777777" w:rsidR="00D179D6" w:rsidRPr="00462199" w:rsidRDefault="00D179D6" w:rsidP="00701A5E">
      <w:pPr>
        <w:pStyle w:val="H2Ashurst"/>
      </w:pPr>
      <w:bookmarkStart w:id="5014" w:name="_Ref144114459"/>
      <w:r w:rsidRPr="00462199">
        <w:t xml:space="preserve">The </w:t>
      </w:r>
      <w:r w:rsidRPr="00462199">
        <w:rPr>
          <w:b/>
        </w:rPr>
        <w:t>"Estimated Facility Production"</w:t>
      </w:r>
      <w:r w:rsidRPr="00462199">
        <w:t xml:space="preserve"> shall be an amount (</w:t>
      </w:r>
      <w:r w:rsidRPr="00462199">
        <w:rPr>
          <w:i/>
          <w:iCs/>
        </w:rPr>
        <w:t>expressed in</w:t>
      </w:r>
      <w:r w:rsidRPr="00462199">
        <w:t xml:space="preserve"> </w:t>
      </w:r>
      <w:r w:rsidRPr="00462199">
        <w:rPr>
          <w:i/>
          <w:iCs/>
        </w:rPr>
        <w:t>MWh (HHV)</w:t>
      </w:r>
      <w:r w:rsidRPr="00462199">
        <w:t>) which is the product of:</w:t>
      </w:r>
      <w:bookmarkEnd w:id="5014"/>
    </w:p>
    <w:p w14:paraId="42DA3589" w14:textId="77777777" w:rsidR="00D179D6" w:rsidRPr="00462199" w:rsidRDefault="00D179D6" w:rsidP="00701A5E">
      <w:pPr>
        <w:pStyle w:val="H3Ashurst"/>
      </w:pPr>
      <w:bookmarkStart w:id="5015" w:name="_Ref144114460"/>
      <w:r w:rsidRPr="00462199">
        <w:t>the Estimated Capacity Amount;</w:t>
      </w:r>
      <w:bookmarkEnd w:id="5015"/>
    </w:p>
    <w:p w14:paraId="4844999E" w14:textId="77777777" w:rsidR="00D179D6" w:rsidRPr="00462199" w:rsidRDefault="00D179D6" w:rsidP="00701A5E">
      <w:pPr>
        <w:pStyle w:val="H3Ashurst"/>
      </w:pPr>
      <w:bookmarkStart w:id="5016" w:name="_Ref144114461"/>
      <w:r w:rsidRPr="00462199">
        <w:t>the Assumed Load Factor; and</w:t>
      </w:r>
      <w:bookmarkEnd w:id="5016"/>
    </w:p>
    <w:p w14:paraId="0AC61BDE" w14:textId="77777777" w:rsidR="00D179D6" w:rsidRPr="00462199" w:rsidRDefault="00D179D6" w:rsidP="00701A5E">
      <w:pPr>
        <w:pStyle w:val="H3Ashurst"/>
      </w:pPr>
      <w:bookmarkStart w:id="5017" w:name="_Ref144114462"/>
      <w:r w:rsidRPr="00462199">
        <w:t xml:space="preserve">the number of hours in period </w:t>
      </w:r>
      <w:r w:rsidRPr="00462199">
        <w:rPr>
          <w:i/>
          <w:iCs/>
        </w:rPr>
        <w:t>(i)</w:t>
      </w:r>
      <w:r w:rsidRPr="00462199">
        <w:t>.</w:t>
      </w:r>
      <w:bookmarkEnd w:id="5017"/>
    </w:p>
    <w:p w14:paraId="6D27C27A" w14:textId="77777777" w:rsidR="00D179D6" w:rsidRPr="00462199" w:rsidRDefault="00D179D6" w:rsidP="00701A5E">
      <w:pPr>
        <w:pStyle w:val="H2Ashurst"/>
      </w:pPr>
      <w:bookmarkStart w:id="5018" w:name="_Ref144114463"/>
      <w:r w:rsidRPr="00462199">
        <w:t xml:space="preserve">The </w:t>
      </w:r>
      <w:r w:rsidRPr="00462199">
        <w:rPr>
          <w:b/>
          <w:bCs/>
        </w:rPr>
        <w:t>"Estimated Capacity Amount"</w:t>
      </w:r>
      <w:r w:rsidRPr="00462199">
        <w:t xml:space="preserve"> means:</w:t>
      </w:r>
      <w:bookmarkEnd w:id="5018"/>
    </w:p>
    <w:p w14:paraId="295CB051" w14:textId="400BF6A4" w:rsidR="00D179D6" w:rsidRPr="00462199" w:rsidRDefault="00D179D6" w:rsidP="00701A5E">
      <w:pPr>
        <w:pStyle w:val="H3Ashurst"/>
      </w:pPr>
      <w:bookmarkStart w:id="5019" w:name="_Ref144114464"/>
      <w:r w:rsidRPr="00462199">
        <w:t xml:space="preserve">for the purposes of either: (i) determining the value of Production in the formula in </w:t>
      </w:r>
      <w:r w:rsidR="007248B2" w:rsidRPr="007248B2">
        <w:t>Condition</w:t>
      </w:r>
      <w:r w:rsidRPr="00462199">
        <w:t xml:space="preserve"> </w:t>
      </w:r>
      <w:r w:rsidR="00B93954">
        <w:fldChar w:fldCharType="begin"/>
      </w:r>
      <w:r w:rsidR="00B93954">
        <w:instrText xml:space="preserve"> REF _Ref144114458 \r \h </w:instrText>
      </w:r>
      <w:r w:rsidR="00B93954">
        <w:fldChar w:fldCharType="separate"/>
      </w:r>
      <w:del w:id="5020" w:author="Faqir, Sofia (Energy Security)" w:date="2023-11-12T19:47:00Z">
        <w:r w:rsidR="00E473FC">
          <w:delText>43.33</w:delText>
        </w:r>
      </w:del>
      <w:r w:rsidR="00B93954">
        <w:fldChar w:fldCharType="end"/>
      </w:r>
      <w:r w:rsidRPr="00462199">
        <w:t>; or (ii) determining the value of M</w:t>
      </w:r>
      <w:r w:rsidRPr="00462199">
        <w:rPr>
          <w:vertAlign w:val="subscript"/>
        </w:rPr>
        <w:t>1,I</w:t>
      </w:r>
      <w:r w:rsidRPr="00462199">
        <w:t xml:space="preserve"> in the formula in </w:t>
      </w:r>
      <w:r w:rsidR="007248B2" w:rsidRPr="007248B2">
        <w:t>Condition</w:t>
      </w:r>
      <w:r w:rsidRPr="00462199">
        <w:t xml:space="preserve"> </w:t>
      </w:r>
      <w:r w:rsidR="00B93954">
        <w:fldChar w:fldCharType="begin"/>
      </w:r>
      <w:r w:rsidR="00B93954">
        <w:instrText xml:space="preserve"> REF _Ref144114440 \r \h </w:instrText>
      </w:r>
      <w:r w:rsidR="00B93954">
        <w:fldChar w:fldCharType="separate"/>
      </w:r>
      <w:del w:id="5021" w:author="Faqir, Sofia (Energy Security)" w:date="2023-11-12T19:47:00Z">
        <w:r w:rsidR="00E473FC">
          <w:delText>43.23</w:delText>
        </w:r>
      </w:del>
      <w:r w:rsidR="00B93954">
        <w:fldChar w:fldCharType="end"/>
      </w:r>
      <w:r w:rsidRPr="00462199">
        <w:t xml:space="preserve"> or otherwise for determining the Estimated Facility Production on the basis of the relevant Notified Change in Law not having been implemented, having occurred or having become effective, the capacity of the Facility (</w:t>
      </w:r>
      <w:r w:rsidRPr="00462199">
        <w:rPr>
          <w:i/>
          <w:iCs/>
        </w:rPr>
        <w:t>expressed in</w:t>
      </w:r>
      <w:r w:rsidRPr="00462199">
        <w:t xml:space="preserve"> </w:t>
      </w:r>
      <w:r w:rsidRPr="00462199">
        <w:rPr>
          <w:i/>
          <w:iCs/>
        </w:rPr>
        <w:t>MW</w:t>
      </w:r>
      <w:r w:rsidRPr="00462199">
        <w:t xml:space="preserve">) in period </w:t>
      </w:r>
      <w:r w:rsidRPr="00462199">
        <w:rPr>
          <w:i/>
          <w:iCs/>
        </w:rPr>
        <w:t>(i)</w:t>
      </w:r>
      <w:r w:rsidRPr="00462199">
        <w:t xml:space="preserve"> on the basis of an assumption that the Notified Change in Law is not implemented, does not occur and does not become effective, such capacity to be no more than:</w:t>
      </w:r>
      <w:bookmarkEnd w:id="5019"/>
    </w:p>
    <w:p w14:paraId="63E4DFC7" w14:textId="77777777" w:rsidR="00D179D6" w:rsidRPr="00462199" w:rsidRDefault="00D179D6" w:rsidP="00701A5E">
      <w:pPr>
        <w:pStyle w:val="H4Ashurst"/>
      </w:pPr>
      <w:bookmarkStart w:id="5022" w:name="_Ref144114465"/>
      <w:r w:rsidRPr="00462199">
        <w:t>the Installed Capacity Estimate, if the Notified Change in Law is implemented, occurs or becomes effective prior to the Start Date; or</w:t>
      </w:r>
      <w:bookmarkEnd w:id="5022"/>
    </w:p>
    <w:p w14:paraId="5E69B2A7" w14:textId="2601BC22" w:rsidR="00D179D6" w:rsidRPr="00462199" w:rsidRDefault="00D179D6" w:rsidP="00701A5E">
      <w:pPr>
        <w:pStyle w:val="H4Ashurst"/>
      </w:pPr>
      <w:bookmarkStart w:id="5023" w:name="_Ref144114466"/>
      <w:r w:rsidRPr="00462199">
        <w:t xml:space="preserve">the Installed Capacity as at the Start Date or the Final Installed Capacity which is confirmed pursuant to </w:t>
      </w:r>
      <w:r w:rsidR="007248B2" w:rsidRPr="007248B2">
        <w:t>Condition</w:t>
      </w:r>
      <w:r w:rsidRPr="00462199">
        <w:t xml:space="preserve"> </w:t>
      </w:r>
      <w:r w:rsidR="00B93954">
        <w:fldChar w:fldCharType="begin"/>
      </w:r>
      <w:r w:rsidR="00B93954">
        <w:instrText xml:space="preserve"> REF _Ref144474711 \r \h </w:instrText>
      </w:r>
      <w:r w:rsidR="00B93954">
        <w:fldChar w:fldCharType="separate"/>
      </w:r>
      <w:del w:id="5024" w:author="Faqir, Sofia (Energy Security)" w:date="2023-11-12T19:47:00Z">
        <w:r w:rsidR="00E473FC">
          <w:delText>7</w:delText>
        </w:r>
      </w:del>
      <w:r w:rsidR="00B93954">
        <w:fldChar w:fldCharType="end"/>
      </w:r>
      <w:r w:rsidRPr="00462199">
        <w:t xml:space="preserve"> (</w:t>
      </w:r>
      <w:r w:rsidRPr="00462199">
        <w:rPr>
          <w:i/>
          <w:iCs/>
        </w:rPr>
        <w:t>Final Installed Capacity</w:t>
      </w:r>
      <w:r w:rsidRPr="00462199">
        <w:t>) (whichever is the most recently confirmed figure), if the Notified Change in Law is implemented, occurs or becomes effective on or after the Start Date or in the case of a Qualifying Shutdown Event;</w:t>
      </w:r>
      <w:bookmarkEnd w:id="5023"/>
    </w:p>
    <w:p w14:paraId="17F796F3" w14:textId="77777777" w:rsidR="00D179D6" w:rsidRPr="00462199" w:rsidRDefault="00D179D6" w:rsidP="00701A5E">
      <w:pPr>
        <w:pStyle w:val="B3Ashurst"/>
      </w:pPr>
      <w:r w:rsidRPr="00462199">
        <w:t>in each case adjusted to take account of any prior Qualifying Changes in Law; or</w:t>
      </w:r>
    </w:p>
    <w:p w14:paraId="1066996F" w14:textId="2B9B33ED" w:rsidR="00D179D6" w:rsidRPr="00462199" w:rsidRDefault="00D179D6" w:rsidP="00701A5E">
      <w:pPr>
        <w:pStyle w:val="H3Ashurst"/>
      </w:pPr>
      <w:bookmarkStart w:id="5025" w:name="_Ref144114467"/>
      <w:r w:rsidRPr="00462199">
        <w:lastRenderedPageBreak/>
        <w:t xml:space="preserve">for the purposes of determining the value of M2,i in the formula in </w:t>
      </w:r>
      <w:r w:rsidR="007248B2" w:rsidRPr="007248B2">
        <w:t>Condition</w:t>
      </w:r>
      <w:r w:rsidRPr="00462199">
        <w:t> </w:t>
      </w:r>
      <w:r w:rsidR="00B93954">
        <w:fldChar w:fldCharType="begin"/>
      </w:r>
      <w:r w:rsidR="00B93954">
        <w:instrText xml:space="preserve"> REF _Ref144114440 \r \h </w:instrText>
      </w:r>
      <w:r w:rsidR="00B93954">
        <w:fldChar w:fldCharType="separate"/>
      </w:r>
      <w:del w:id="5026" w:author="Faqir, Sofia (Energy Security)" w:date="2023-11-12T19:47:00Z">
        <w:r w:rsidR="00E473FC">
          <w:delText>43.23</w:delText>
        </w:r>
      </w:del>
      <w:r w:rsidR="00B93954">
        <w:fldChar w:fldCharType="end"/>
      </w:r>
      <w:r w:rsidRPr="00462199">
        <w:t xml:space="preserve"> or otherwise for determining the Estimated Facility Production on the basis of the relevant Notified Change in Law not having been implemented, having occurred or having become effective, the capacity (or reasonably anticipated capacity) of the Facility (</w:t>
      </w:r>
      <w:r w:rsidRPr="00462199">
        <w:rPr>
          <w:i/>
          <w:iCs/>
        </w:rPr>
        <w:t>expressed in</w:t>
      </w:r>
      <w:r w:rsidRPr="00462199">
        <w:t xml:space="preserve"> </w:t>
      </w:r>
      <w:r w:rsidRPr="00462199">
        <w:rPr>
          <w:i/>
          <w:iCs/>
        </w:rPr>
        <w:t>MW</w:t>
      </w:r>
      <w:r w:rsidRPr="00462199">
        <w:t xml:space="preserve">) in period </w:t>
      </w:r>
      <w:r w:rsidRPr="00462199">
        <w:rPr>
          <w:i/>
          <w:iCs/>
        </w:rPr>
        <w:t>(i)</w:t>
      </w:r>
      <w:r w:rsidRPr="00462199">
        <w:t>.</w:t>
      </w:r>
      <w:bookmarkEnd w:id="5025"/>
    </w:p>
    <w:p w14:paraId="4B18F0CB" w14:textId="77777777" w:rsidR="00D179D6" w:rsidRPr="00462199" w:rsidRDefault="00D179D6" w:rsidP="005B3BB9">
      <w:pPr>
        <w:pStyle w:val="NormalBoldAshurst"/>
      </w:pPr>
      <w:r w:rsidRPr="00462199">
        <w:rPr>
          <w:i/>
        </w:rPr>
        <w:t>Additional calculations: Daily Discount Rate</w:t>
      </w:r>
    </w:p>
    <w:p w14:paraId="16DA81CD" w14:textId="7C23E130" w:rsidR="00D179D6" w:rsidRPr="00462199" w:rsidRDefault="00D179D6" w:rsidP="00701A5E">
      <w:pPr>
        <w:pStyle w:val="H2Ashurst"/>
      </w:pPr>
      <w:bookmarkStart w:id="5027" w:name="_Ref144114468"/>
      <w:r w:rsidRPr="00462199">
        <w:t xml:space="preserve">If any formula in this </w:t>
      </w:r>
      <w:r w:rsidR="007248B2" w:rsidRPr="007248B2">
        <w:t>Condition</w:t>
      </w:r>
      <w:r w:rsidRPr="00462199">
        <w:t xml:space="preserve"> </w:t>
      </w:r>
      <w:r w:rsidR="00B93954">
        <w:fldChar w:fldCharType="begin"/>
      </w:r>
      <w:r w:rsidR="00B93954">
        <w:instrText xml:space="preserve"> REF _Ref144474743 \r \h </w:instrText>
      </w:r>
      <w:r w:rsidR="00B93954">
        <w:fldChar w:fldCharType="separate"/>
      </w:r>
      <w:del w:id="5028" w:author="Faqir, Sofia (Energy Security)" w:date="2023-11-12T19:47:00Z">
        <w:r w:rsidR="00E473FC">
          <w:delText>43</w:delText>
        </w:r>
      </w:del>
      <w:r w:rsidR="00B93954">
        <w:fldChar w:fldCharType="end"/>
      </w:r>
      <w:r w:rsidRPr="00462199">
        <w:t xml:space="preserve"> (</w:t>
      </w:r>
      <w:r w:rsidRPr="00462199">
        <w:rPr>
          <w:i/>
          <w:iCs/>
        </w:rPr>
        <w:t>Qualifying Change in Law: Compensation</w:t>
      </w:r>
      <w:r w:rsidRPr="00462199">
        <w:t>) requires a Daily Discount Rate to be calculated, such rate shall be calculated as follows:</w:t>
      </w:r>
      <w:bookmarkEnd w:id="5027"/>
    </w:p>
    <w:p w14:paraId="57B25815" w14:textId="77777777" w:rsidR="00D179D6" w:rsidRPr="00462199" w:rsidRDefault="00D179D6" w:rsidP="00701A5E">
      <w:pPr>
        <w:pStyle w:val="NormalAshurst"/>
        <w:rPr>
          <w:lang w:eastAsia="en-GB"/>
        </w:rPr>
      </w:pPr>
      <m:oMathPara>
        <m:oMath>
          <m:r>
            <w:rPr>
              <w:rFonts w:ascii="Cambria Math" w:hAnsi="Cambria Math"/>
            </w:rPr>
            <m:t>Daily</m:t>
          </m:r>
          <m:r>
            <m:rPr>
              <m:sty m:val="p"/>
            </m:rPr>
            <w:rPr>
              <w:rFonts w:ascii="Cambria Math" w:hAnsi="Cambria Math"/>
            </w:rPr>
            <m:t xml:space="preserve"> </m:t>
          </m:r>
          <m:r>
            <w:rPr>
              <w:rFonts w:ascii="Cambria Math" w:hAnsi="Cambria Math"/>
            </w:rPr>
            <m:t>Discount</m:t>
          </m:r>
          <m:r>
            <m:rPr>
              <m:sty m:val="p"/>
            </m:rPr>
            <w:rPr>
              <w:rFonts w:ascii="Cambria Math" w:hAnsi="Cambria Math"/>
            </w:rPr>
            <m:t xml:space="preserve"> </m:t>
          </m:r>
          <m:r>
            <w:rPr>
              <w:rFonts w:ascii="Cambria Math" w:hAnsi="Cambria Math"/>
            </w:rPr>
            <m:t>Rate</m:t>
          </m:r>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1+ </m:t>
                  </m:r>
                  <m:sSub>
                    <m:sSubPr>
                      <m:ctrlPr>
                        <w:rPr>
                          <w:rFonts w:ascii="Cambria Math" w:hAnsi="Cambria Math"/>
                        </w:rPr>
                      </m:ctrlPr>
                    </m:sSubPr>
                    <m:e>
                      <m:r>
                        <w:rPr>
                          <w:rFonts w:ascii="Cambria Math" w:hAnsi="Cambria Math"/>
                        </w:rPr>
                        <m:t>R</m:t>
                      </m:r>
                    </m:e>
                    <m:sub>
                      <m:r>
                        <w:rPr>
                          <w:rFonts w:ascii="Cambria Math" w:hAnsi="Cambria Math"/>
                        </w:rPr>
                        <m:t>s</m:t>
                      </m:r>
                    </m:sub>
                  </m:sSub>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365</m:t>
                  </m:r>
                </m:den>
              </m:f>
            </m:sup>
          </m:sSup>
          <m:r>
            <m:rPr>
              <m:sty m:val="p"/>
            </m:rPr>
            <w:rPr>
              <w:rFonts w:ascii="Cambria Math" w:hAnsi="Cambria Math"/>
            </w:rPr>
            <m:t>-1</m:t>
          </m:r>
        </m:oMath>
      </m:oMathPara>
    </w:p>
    <w:p w14:paraId="6FEA09D3" w14:textId="77777777" w:rsidR="00D179D6" w:rsidRPr="00462199" w:rsidRDefault="00D179D6" w:rsidP="005B3BB9">
      <w:pPr>
        <w:pStyle w:val="B12Ashurst"/>
      </w:pPr>
      <w:r w:rsidRPr="00462199">
        <w:t>where:</w:t>
      </w:r>
    </w:p>
    <w:p w14:paraId="0087C896" w14:textId="7527C538" w:rsidR="00D179D6" w:rsidRPr="00462199" w:rsidRDefault="00F47FCB" w:rsidP="005B3BB9">
      <w:pPr>
        <w:pStyle w:val="B12Ashurst"/>
      </w:pPr>
      <m:oMath>
        <m:sSub>
          <m:sSubPr>
            <m:ctrlPr>
              <w:rPr>
                <w:rFonts w:ascii="Cambria Math" w:eastAsia="Microsoft JhengHei" w:hAnsi="Cambria Math" w:cs="Arial"/>
                <w:i/>
              </w:rPr>
            </m:ctrlPr>
          </m:sSubPr>
          <m:e>
            <m:r>
              <w:rPr>
                <w:rFonts w:ascii="Cambria Math" w:eastAsia="Microsoft JhengHei" w:hAnsi="Cambria Math"/>
              </w:rPr>
              <m:t>R</m:t>
            </m:r>
          </m:e>
          <m:sub>
            <m:r>
              <w:rPr>
                <w:rFonts w:ascii="Cambria Math" w:eastAsia="Microsoft JhengHei" w:hAnsi="Cambria Math"/>
              </w:rPr>
              <m:t>s</m:t>
            </m:r>
          </m:sub>
        </m:sSub>
      </m:oMath>
      <w:r w:rsidR="00D179D6" w:rsidRPr="00462199">
        <w:tab/>
        <w:t>= 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r w:rsidR="00D179D6" w:rsidRPr="00462199">
        <w:t>.</w:t>
      </w:r>
      <w:r w:rsidR="000B1E05">
        <w:t xml:space="preserve"> </w:t>
      </w:r>
    </w:p>
    <w:p w14:paraId="7426C961" w14:textId="77777777" w:rsidR="00D179D6" w:rsidRPr="00462199" w:rsidRDefault="00D179D6" w:rsidP="005B3BB9">
      <w:pPr>
        <w:pStyle w:val="H1Ashurst"/>
      </w:pPr>
      <w:bookmarkStart w:id="5029" w:name="_Ref144114469"/>
      <w:bookmarkStart w:id="5030" w:name="_Ref144462920"/>
      <w:bookmarkStart w:id="5031" w:name="_Toc149833697"/>
      <w:r w:rsidRPr="00462199">
        <w:t>Qualifying Change in Law: Effective date and payment</w:t>
      </w:r>
      <w:bookmarkEnd w:id="5029"/>
      <w:bookmarkEnd w:id="5030"/>
      <w:bookmarkEnd w:id="5031"/>
    </w:p>
    <w:p w14:paraId="0F08727F" w14:textId="0782E354" w:rsidR="00D179D6" w:rsidRPr="00462199" w:rsidRDefault="00D179D6" w:rsidP="005B3BB9">
      <w:pPr>
        <w:pStyle w:val="H2Ashurst"/>
      </w:pPr>
      <w:bookmarkStart w:id="5032" w:name="_Ref144114470"/>
      <w:r w:rsidRPr="00462199">
        <w:t xml:space="preserve">Any and all QCiL Compensation in respect of a Notified Change in Law (or, in the case of paragraph </w:t>
      </w:r>
      <w:r>
        <w:fldChar w:fldCharType="begin"/>
      </w:r>
      <w:r>
        <w:instrText xml:space="preserve"> REF _Ref144114474 \n \h </w:instrText>
      </w:r>
      <w:r>
        <w:fldChar w:fldCharType="separate"/>
      </w:r>
      <w:del w:id="5033" w:author="Faqir, Sofia (Energy Security)" w:date="2023-11-12T19:47:00Z">
        <w:r w:rsidR="00E473FC">
          <w:delText>D)</w:delText>
        </w:r>
      </w:del>
      <w:r>
        <w:fldChar w:fldCharType="end"/>
      </w:r>
      <w:r w:rsidRPr="00462199">
        <w:t xml:space="preserve"> below, in respect of a Qualifying Shutdown Event) shall be calculated as at and be effective from:</w:t>
      </w:r>
      <w:bookmarkEnd w:id="5032"/>
    </w:p>
    <w:p w14:paraId="521D3280" w14:textId="77777777" w:rsidR="00D179D6" w:rsidRPr="00462199" w:rsidRDefault="00D179D6" w:rsidP="00202C21">
      <w:pPr>
        <w:pStyle w:val="H3Ashurst"/>
      </w:pPr>
      <w:bookmarkStart w:id="5034" w:name="_Ref144114471"/>
      <w:r w:rsidRPr="00462199">
        <w:t>(if the QCiL Compensation takes the form of a QCiL Opex Payment or a QCiL Capex Payment) the earlier of: (i) the QCiL Effective Date; and (ii) the date on which the Producer (acting in accordance with a Reasonable and Prudent Standard) first incurs QCiL Operating Costs or QCiL Capital Costs, or makes or realises QCiL Operating Savings or QCiL Capital Savings, in anticipation of such Notified Change in Law being implemented, occurring or becoming effective;</w:t>
      </w:r>
      <w:bookmarkEnd w:id="5034"/>
    </w:p>
    <w:p w14:paraId="45273377" w14:textId="0E67A217" w:rsidR="00D179D6" w:rsidRPr="00462199" w:rsidRDefault="00D179D6" w:rsidP="00202C21">
      <w:pPr>
        <w:pStyle w:val="H3Ashurst"/>
      </w:pPr>
      <w:bookmarkStart w:id="5035" w:name="_Ref144114472"/>
      <w:r w:rsidRPr="00462199">
        <w:t>(if the QCiL Compensation takes the form of a QCiL Adjusted Revenues Payment) the first (</w:t>
      </w:r>
      <w:r w:rsidR="00EA465D" w:rsidRPr="00F20FE1">
        <w:t>1</w:t>
      </w:r>
      <w:r w:rsidR="00EA465D" w:rsidRPr="00F20FE1">
        <w:rPr>
          <w:vertAlign w:val="superscript"/>
        </w:rPr>
        <w:t>st</w:t>
      </w:r>
      <w:r w:rsidRPr="00462199">
        <w:t>) day of the relevant Adjusted Output Period;</w:t>
      </w:r>
      <w:bookmarkEnd w:id="5035"/>
    </w:p>
    <w:p w14:paraId="0BEE2357" w14:textId="77777777" w:rsidR="00D179D6" w:rsidRPr="00462199" w:rsidRDefault="00D179D6" w:rsidP="00202C21">
      <w:pPr>
        <w:pStyle w:val="H3Ashurst"/>
      </w:pPr>
      <w:bookmarkStart w:id="5036" w:name="_Ref144114473"/>
      <w:r w:rsidRPr="00462199">
        <w:t>(if the QCiL Compensation takes the form of a QCiL Construction Event Payment) the date of the QCiL Construction Event; or</w:t>
      </w:r>
      <w:bookmarkEnd w:id="5036"/>
    </w:p>
    <w:p w14:paraId="49CE828B" w14:textId="77777777" w:rsidR="00D179D6" w:rsidRPr="00462199" w:rsidRDefault="00D179D6" w:rsidP="00202C21">
      <w:pPr>
        <w:pStyle w:val="H3Ashurst"/>
      </w:pPr>
      <w:bookmarkStart w:id="5037" w:name="_Ref144114474"/>
      <w:r w:rsidRPr="00462199">
        <w:t>(if the QCiL Compensation takes the form of a QCiL Operations Cessation Event Payment) the date of the QCiL Operations Cessation Event,</w:t>
      </w:r>
      <w:bookmarkEnd w:id="5037"/>
    </w:p>
    <w:p w14:paraId="1272E258" w14:textId="77777777" w:rsidR="00D179D6" w:rsidRPr="00462199" w:rsidRDefault="00D179D6" w:rsidP="005B3BB9">
      <w:pPr>
        <w:pStyle w:val="B12Ashurst"/>
      </w:pPr>
      <w:r w:rsidRPr="00462199">
        <w:t xml:space="preserve">(the </w:t>
      </w:r>
      <w:r w:rsidRPr="00462199">
        <w:rPr>
          <w:b/>
        </w:rPr>
        <w:t>"QCiL Compensation Date"</w:t>
      </w:r>
      <w:r w:rsidRPr="00462199">
        <w:t>).</w:t>
      </w:r>
    </w:p>
    <w:p w14:paraId="5C620742" w14:textId="4357CEC7" w:rsidR="00D179D6" w:rsidRPr="00462199" w:rsidRDefault="00D179D6" w:rsidP="005B3BB9">
      <w:pPr>
        <w:pStyle w:val="H2Ashurst"/>
      </w:pPr>
      <w:bookmarkStart w:id="5038" w:name="_Ref144114475"/>
      <w:r w:rsidRPr="00462199">
        <w:t xml:space="preserve">Subject to </w:t>
      </w:r>
      <w:r w:rsidR="007248B2" w:rsidRPr="007248B2">
        <w:t>Condition</w:t>
      </w:r>
      <w:r w:rsidRPr="00462199">
        <w:t xml:space="preserve"> </w:t>
      </w:r>
      <w:r w:rsidR="00B93954">
        <w:fldChar w:fldCharType="begin"/>
      </w:r>
      <w:r w:rsidR="00B93954">
        <w:instrText xml:space="preserve"> REF _Ref144114483 \r \h </w:instrText>
      </w:r>
      <w:r w:rsidR="00B93954">
        <w:fldChar w:fldCharType="separate"/>
      </w:r>
      <w:del w:id="5039" w:author="Faqir, Sofia (Energy Security)" w:date="2023-11-12T19:47:00Z">
        <w:r w:rsidR="00E473FC">
          <w:delText>44.3</w:delText>
        </w:r>
      </w:del>
      <w:r w:rsidR="00B93954">
        <w:fldChar w:fldCharType="end"/>
      </w:r>
      <w:r w:rsidRPr="00462199">
        <w:t>:</w:t>
      </w:r>
      <w:bookmarkEnd w:id="5038"/>
    </w:p>
    <w:p w14:paraId="37BD5F25" w14:textId="77777777" w:rsidR="00D179D6" w:rsidRPr="00462199" w:rsidRDefault="00D179D6" w:rsidP="00202C21">
      <w:pPr>
        <w:pStyle w:val="H3Ashurst"/>
      </w:pPr>
      <w:bookmarkStart w:id="5040" w:name="_Ref144114476"/>
      <w:r w:rsidRPr="00462199">
        <w:t>any and all QCiL Compensation effected as a lump sum payment shall be paid by the LCHA Counterparty or the Producer (as applicable) no later than ten (10) Business Days after the later of:</w:t>
      </w:r>
      <w:bookmarkEnd w:id="5040"/>
    </w:p>
    <w:p w14:paraId="76F7E50E" w14:textId="77777777" w:rsidR="00D179D6" w:rsidRPr="00462199" w:rsidRDefault="00D179D6" w:rsidP="005B3BB9">
      <w:pPr>
        <w:pStyle w:val="H4Ashurst"/>
      </w:pPr>
      <w:bookmarkStart w:id="5041" w:name="_Ref144114477"/>
      <w:r w:rsidRPr="00462199">
        <w:t>the QCiL Compensation Date; and</w:t>
      </w:r>
      <w:bookmarkEnd w:id="5041"/>
    </w:p>
    <w:p w14:paraId="1F1B4964" w14:textId="77777777" w:rsidR="00D179D6" w:rsidRPr="00462199" w:rsidRDefault="00D179D6" w:rsidP="005B3BB9">
      <w:pPr>
        <w:pStyle w:val="H4Ashurst"/>
      </w:pPr>
      <w:bookmarkStart w:id="5042" w:name="_Ref144114478"/>
      <w:r w:rsidRPr="00462199">
        <w:t>the date on which the amount of the QCiL Compensation is agreed or determined;</w:t>
      </w:r>
      <w:bookmarkEnd w:id="5042"/>
    </w:p>
    <w:p w14:paraId="74DB4C2E" w14:textId="77777777" w:rsidR="00D179D6" w:rsidRPr="00462199" w:rsidRDefault="00D179D6" w:rsidP="00202C21">
      <w:pPr>
        <w:pStyle w:val="H3Ashurst"/>
      </w:pPr>
      <w:bookmarkStart w:id="5043" w:name="_Ref144114479"/>
      <w:r w:rsidRPr="00462199">
        <w:t xml:space="preserve">any and all QCiL Opex Payments effected as a QCiL Strike Price Adjustment shall be reflected in the calculation of the Difference Amount in the UKLCH Billing Statement for each Billing Period on and with effect from the QCiL Compensation Date (or, if </w:t>
      </w:r>
      <w:r w:rsidRPr="00462199">
        <w:lastRenderedPageBreak/>
        <w:t>necessary, reflected as a Reconciliation Amount in respect of each relevant Billing Period); and</w:t>
      </w:r>
      <w:bookmarkEnd w:id="5043"/>
    </w:p>
    <w:p w14:paraId="1C066C29" w14:textId="77777777" w:rsidR="00D179D6" w:rsidRPr="00462199" w:rsidRDefault="00D179D6" w:rsidP="00202C21">
      <w:pPr>
        <w:pStyle w:val="H3Ashurst"/>
      </w:pPr>
      <w:bookmarkStart w:id="5044" w:name="_Ref144114480"/>
      <w:r w:rsidRPr="00462199">
        <w:t>any and all QCiL Compensation effected as daily or staged payments shall commence no later than ten (10) Business Days after the later of:</w:t>
      </w:r>
      <w:bookmarkEnd w:id="5044"/>
    </w:p>
    <w:p w14:paraId="3D7026A7" w14:textId="77777777" w:rsidR="00D179D6" w:rsidRPr="00462199" w:rsidRDefault="00D179D6" w:rsidP="005B3BB9">
      <w:pPr>
        <w:pStyle w:val="H4Ashurst"/>
      </w:pPr>
      <w:bookmarkStart w:id="5045" w:name="_Ref144114481"/>
      <w:r w:rsidRPr="00462199">
        <w:t>the QCiL Compensation Date; and</w:t>
      </w:r>
      <w:bookmarkEnd w:id="5045"/>
    </w:p>
    <w:p w14:paraId="1287B2A2" w14:textId="77777777" w:rsidR="00D179D6" w:rsidRPr="00462199" w:rsidRDefault="00D179D6" w:rsidP="005B3BB9">
      <w:pPr>
        <w:pStyle w:val="H4Ashurst"/>
      </w:pPr>
      <w:bookmarkStart w:id="5046" w:name="_Ref144114482"/>
      <w:r w:rsidRPr="00462199">
        <w:t>the date on which the amount of the QCiL Compensation is agreed or determined,</w:t>
      </w:r>
      <w:bookmarkEnd w:id="5046"/>
    </w:p>
    <w:p w14:paraId="7ADC9BC8" w14:textId="1BF9DBF6" w:rsidR="00D179D6" w:rsidRPr="00462199" w:rsidRDefault="00D179D6" w:rsidP="00701A5E">
      <w:pPr>
        <w:pStyle w:val="B3Ashurst"/>
      </w:pPr>
      <w:r w:rsidRPr="00462199">
        <w:t xml:space="preserve">and, in either case, the final payment shall be made by the earlier of: (i) the date that is five (5) years from the QCiL Effective Date; and (ii) the Specified Expiry Date, in accordance with </w:t>
      </w:r>
      <w:r w:rsidR="007248B2" w:rsidRPr="007248B2">
        <w:t>Condition</w:t>
      </w:r>
      <w:r w:rsidRPr="00462199">
        <w:t xml:space="preserve"> </w:t>
      </w:r>
      <w:r w:rsidRPr="00462199">
        <w:fldChar w:fldCharType="begin"/>
      </w:r>
      <w:r w:rsidRPr="00462199">
        <w:instrText xml:space="preserve">  REF _Ref144114421 \r \h \* MERGEFORMAT </w:instrText>
      </w:r>
      <w:r w:rsidRPr="00462199">
        <w:fldChar w:fldCharType="separate"/>
      </w:r>
      <w:del w:id="5047" w:author="Faqir, Sofia (Energy Security)" w:date="2023-11-12T19:47:00Z">
        <w:r w:rsidR="00E473FC" w:rsidRPr="00E473FC">
          <w:rPr>
            <w:color w:val="000000"/>
          </w:rPr>
          <w:delText>43.13(B)</w:delText>
        </w:r>
      </w:del>
      <w:r w:rsidRPr="00462199">
        <w:fldChar w:fldCharType="end"/>
      </w:r>
      <w:r w:rsidRPr="00462199">
        <w:t xml:space="preserve">, </w:t>
      </w:r>
      <w:r w:rsidRPr="00462199">
        <w:fldChar w:fldCharType="begin"/>
      </w:r>
      <w:r w:rsidRPr="00462199">
        <w:instrText xml:space="preserve">  REF _Ref144114438 \r \h \* MERGEFORMAT </w:instrText>
      </w:r>
      <w:r w:rsidRPr="00462199">
        <w:fldChar w:fldCharType="separate"/>
      </w:r>
      <w:del w:id="5048" w:author="Faqir, Sofia (Energy Security)" w:date="2023-11-12T19:47:00Z">
        <w:r w:rsidR="00E473FC" w:rsidRPr="00E473FC">
          <w:rPr>
            <w:color w:val="000000"/>
          </w:rPr>
          <w:delText>43.21(B)</w:delText>
        </w:r>
      </w:del>
      <w:r w:rsidRPr="00462199">
        <w:fldChar w:fldCharType="end"/>
      </w:r>
      <w:r w:rsidRPr="00462199">
        <w:t xml:space="preserve">, </w:t>
      </w:r>
      <w:r w:rsidRPr="00462199">
        <w:fldChar w:fldCharType="begin"/>
      </w:r>
      <w:r w:rsidRPr="00462199">
        <w:instrText xml:space="preserve">  REF _Ref144114448 \r \h \* MERGEFORMAT </w:instrText>
      </w:r>
      <w:r w:rsidRPr="00462199">
        <w:fldChar w:fldCharType="separate"/>
      </w:r>
      <w:del w:id="5049" w:author="Faqir, Sofia (Energy Security)" w:date="2023-11-12T19:47:00Z">
        <w:r w:rsidR="00E473FC" w:rsidRPr="00E473FC">
          <w:rPr>
            <w:color w:val="000000"/>
          </w:rPr>
          <w:delText>43.27(B)</w:delText>
        </w:r>
      </w:del>
      <w:r w:rsidRPr="00462199">
        <w:fldChar w:fldCharType="end"/>
      </w:r>
      <w:r w:rsidRPr="00462199">
        <w:t xml:space="preserve"> or </w:t>
      </w:r>
      <w:r w:rsidRPr="00462199">
        <w:fldChar w:fldCharType="begin"/>
      </w:r>
      <w:r w:rsidRPr="00462199">
        <w:instrText xml:space="preserve">  REF _Ref144114457 \r \h \* MERGEFORMAT </w:instrText>
      </w:r>
      <w:r w:rsidRPr="00462199">
        <w:fldChar w:fldCharType="separate"/>
      </w:r>
      <w:del w:id="5050" w:author="Faqir, Sofia (Energy Security)" w:date="2023-11-12T19:47:00Z">
        <w:r w:rsidR="00E473FC" w:rsidRPr="00E473FC">
          <w:rPr>
            <w:color w:val="000000"/>
          </w:rPr>
          <w:delText>43.32(B)</w:delText>
        </w:r>
      </w:del>
      <w:r w:rsidRPr="00462199">
        <w:fldChar w:fldCharType="end"/>
      </w:r>
      <w:r w:rsidRPr="00462199">
        <w:t xml:space="preserve"> (as appropriate),</w:t>
      </w:r>
    </w:p>
    <w:p w14:paraId="7C514AED" w14:textId="5B783EF0" w:rsidR="00D179D6" w:rsidRPr="00462199" w:rsidRDefault="00D179D6" w:rsidP="005B3BB9">
      <w:pPr>
        <w:pStyle w:val="B12Ashurst"/>
      </w:pPr>
      <w:r w:rsidRPr="00462199">
        <w:t xml:space="preserve">provided that, in each case, if the amount of any QCiL Compensation is agreed or determined after the QCiL Compensation Date, such QCiL Compensation shall be reflected as a UKLCH Reconciliation Amount (pursuant to </w:t>
      </w:r>
      <w:r w:rsidR="007248B2" w:rsidRPr="007248B2">
        <w:t>Condition</w:t>
      </w:r>
      <w:r w:rsidRPr="00462199">
        <w:t xml:space="preserve"> </w:t>
      </w:r>
      <w:r w:rsidR="00AC0585">
        <w:fldChar w:fldCharType="begin"/>
      </w:r>
      <w:r w:rsidR="00AC0585">
        <w:instrText xml:space="preserve"> REF _Ref144113666 \r \h </w:instrText>
      </w:r>
      <w:r w:rsidR="00AC0585">
        <w:fldChar w:fldCharType="separate"/>
      </w:r>
      <w:del w:id="5051" w:author="Faqir, Sofia (Energy Security)" w:date="2023-11-12T19:47:00Z">
        <w:r w:rsidR="00E473FC">
          <w:delText>22.5</w:delText>
        </w:r>
      </w:del>
      <w:r w:rsidR="00AC0585">
        <w:fldChar w:fldCharType="end"/>
      </w:r>
      <w:r w:rsidRPr="00462199">
        <w:t>) in respect of the UKLCH Billing Statements for each Billing Period on and with effect from the QCiL Compensation Date.</w:t>
      </w:r>
    </w:p>
    <w:p w14:paraId="55B46F4A" w14:textId="68F567B3" w:rsidR="00D179D6" w:rsidRPr="00462199" w:rsidRDefault="00D179D6" w:rsidP="005B3BB9">
      <w:pPr>
        <w:pStyle w:val="H2Ashurst"/>
      </w:pPr>
      <w:bookmarkStart w:id="5052" w:name="_Ref144114483"/>
      <w:r w:rsidRPr="00462199">
        <w:t xml:space="preserve">No QCiL Compensation shall be payable if and for so long as the LCHA Counterparty withholds or suspends payment pursuant to </w:t>
      </w:r>
      <w:r w:rsidR="007248B2" w:rsidRPr="007248B2">
        <w:t>Condition</w:t>
      </w:r>
      <w:r w:rsidRPr="00462199">
        <w:t xml:space="preserve"> </w:t>
      </w:r>
      <w:r w:rsidRPr="00462199">
        <w:fldChar w:fldCharType="begin"/>
      </w:r>
      <w:r w:rsidRPr="00462199">
        <w:instrText xml:space="preserve">  REF _Ref144113227 \r \h \* MERGEFORMAT </w:instrText>
      </w:r>
      <w:r w:rsidRPr="00462199">
        <w:fldChar w:fldCharType="separate"/>
      </w:r>
      <w:del w:id="5053" w:author="Faqir, Sofia (Energy Security)" w:date="2023-11-12T19:47:00Z">
        <w:r w:rsidR="00E473FC" w:rsidRPr="00E473FC">
          <w:rPr>
            <w:color w:val="000000"/>
          </w:rPr>
          <w:delText>3.75(B)(ii)</w:delText>
        </w:r>
      </w:del>
      <w:r w:rsidRPr="00462199">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Connection Confirmation Requirement: Suspension</w:t>
      </w:r>
      <w:r w:rsidRPr="00462199">
        <w:t xml:space="preserve">), </w:t>
      </w:r>
      <w:r w:rsidR="007248B2" w:rsidRPr="007248B2">
        <w:t>Condition</w:t>
      </w:r>
      <w:r w:rsidRPr="00462199">
        <w:t xml:space="preserve"> </w:t>
      </w:r>
      <w:r w:rsidR="00B93954">
        <w:fldChar w:fldCharType="begin"/>
      </w:r>
      <w:r w:rsidR="00B93954">
        <w:instrText xml:space="preserve"> REF _Ref144113812 \r \h </w:instrText>
      </w:r>
      <w:r w:rsidR="00B93954">
        <w:fldChar w:fldCharType="separate"/>
      </w:r>
      <w:del w:id="5054" w:author="Faqir, Sofia (Energy Security)" w:date="2023-11-12T19:47:00Z">
        <w:r w:rsidR="00E473FC">
          <w:delText>30.2</w:delText>
        </w:r>
      </w:del>
      <w:r w:rsidR="00B93954">
        <w:fldChar w:fldCharType="end"/>
      </w:r>
      <w:r w:rsidRPr="00462199">
        <w:t xml:space="preserve"> (</w:t>
      </w:r>
      <w:r w:rsidRPr="00462199">
        <w:rPr>
          <w:i/>
        </w:rPr>
        <w:t>Failure to comply with technology undertaking</w:t>
      </w:r>
      <w:r w:rsidRPr="00462199">
        <w:t xml:space="preserve">), </w:t>
      </w:r>
      <w:r w:rsidR="007248B2" w:rsidRPr="007248B2">
        <w:t>Condition</w:t>
      </w:r>
      <w:r w:rsidRPr="00462199">
        <w:t xml:space="preserve"> </w:t>
      </w:r>
      <w:r w:rsidR="00B93954">
        <w:fldChar w:fldCharType="begin"/>
      </w:r>
      <w:r w:rsidR="00B93954">
        <w:instrText xml:space="preserve"> REF _Ref144113848 \r \h </w:instrText>
      </w:r>
      <w:r w:rsidR="00B93954">
        <w:fldChar w:fldCharType="separate"/>
      </w:r>
      <w:del w:id="5055" w:author="Faqir, Sofia (Energy Security)" w:date="2023-11-12T19:47:00Z">
        <w:r w:rsidR="00E473FC">
          <w:delText>31.10</w:delText>
        </w:r>
      </w:del>
      <w:r w:rsidR="00B93954">
        <w:fldChar w:fldCharType="end"/>
      </w:r>
      <w:r w:rsidRPr="00462199">
        <w:t xml:space="preserve"> (</w:t>
      </w:r>
      <w:r w:rsidRPr="00462199">
        <w:rPr>
          <w:i/>
        </w:rPr>
        <w:t>Failure to comply with Metering Schematic Obligation</w:t>
      </w:r>
      <w:r w:rsidRPr="00462199">
        <w:t xml:space="preserve">), </w:t>
      </w:r>
      <w:r w:rsidR="007248B2" w:rsidRPr="007248B2">
        <w:t>Condition</w:t>
      </w:r>
      <w:r w:rsidRPr="00462199">
        <w:t xml:space="preserve"> </w:t>
      </w:r>
      <w:r w:rsidR="00B93954">
        <w:fldChar w:fldCharType="begin"/>
      </w:r>
      <w:r w:rsidR="00B93954">
        <w:instrText xml:space="preserve"> REF _Ref144113860 \r \h </w:instrText>
      </w:r>
      <w:r w:rsidR="00B93954">
        <w:fldChar w:fldCharType="separate"/>
      </w:r>
      <w:del w:id="5056" w:author="Faqir, Sofia (Energy Security)" w:date="2023-11-12T19:47:00Z">
        <w:r w:rsidR="00E473FC">
          <w:delText>31.16</w:delText>
        </w:r>
      </w:del>
      <w:r w:rsidR="00B93954">
        <w:fldChar w:fldCharType="end"/>
      </w:r>
      <w:r w:rsidRPr="00462199">
        <w:t xml:space="preserve"> (</w:t>
      </w:r>
      <w:r w:rsidRPr="00462199">
        <w:rPr>
          <w:i/>
        </w:rPr>
        <w:t>Failure to provide Metering Access Right</w:t>
      </w:r>
      <w:r w:rsidRPr="00462199">
        <w:t xml:space="preserve">), </w:t>
      </w:r>
      <w:r w:rsidR="007248B2" w:rsidRPr="007248B2">
        <w:t>Condition</w:t>
      </w:r>
      <w:r w:rsidRPr="00462199">
        <w:t xml:space="preserve"> </w:t>
      </w:r>
      <w:r w:rsidR="00B93954">
        <w:fldChar w:fldCharType="begin"/>
      </w:r>
      <w:r w:rsidR="00B93954">
        <w:instrText xml:space="preserve"> REF _Ref144113869 \r \h </w:instrText>
      </w:r>
      <w:r w:rsidR="00B93954">
        <w:fldChar w:fldCharType="separate"/>
      </w:r>
      <w:del w:id="5057" w:author="Faqir, Sofia (Energy Security)" w:date="2023-11-12T19:47:00Z">
        <w:r w:rsidR="00E473FC">
          <w:delText>31.21</w:delText>
        </w:r>
      </w:del>
      <w:r w:rsidR="00B93954">
        <w:fldChar w:fldCharType="end"/>
      </w:r>
      <w:r w:rsidRPr="00462199">
        <w:t xml:space="preserve"> (</w:t>
      </w:r>
      <w:r w:rsidRPr="00462199">
        <w:rPr>
          <w:i/>
        </w:rPr>
        <w:t>Failure to comply with Automated Data Systems Obligations</w:t>
      </w:r>
      <w:r w:rsidRPr="00462199">
        <w:t xml:space="preserve">), </w:t>
      </w:r>
      <w:r w:rsidR="007248B2" w:rsidRPr="007248B2">
        <w:t>Condition</w:t>
      </w:r>
      <w:r w:rsidRPr="00462199">
        <w:t xml:space="preserve"> </w:t>
      </w:r>
      <w:r w:rsidR="00B93954">
        <w:fldChar w:fldCharType="begin"/>
      </w:r>
      <w:r w:rsidR="00B93954">
        <w:instrText xml:space="preserve"> REF _Ref144113914 \r \h </w:instrText>
      </w:r>
      <w:r w:rsidR="00B93954">
        <w:fldChar w:fldCharType="separate"/>
      </w:r>
      <w:del w:id="5058" w:author="Faqir, Sofia (Energy Security)" w:date="2023-11-12T19:47:00Z">
        <w:r w:rsidR="00E473FC">
          <w:delText>32.12</w:delText>
        </w:r>
      </w:del>
      <w:r w:rsidR="00B93954">
        <w:fldChar w:fldCharType="end"/>
      </w:r>
      <w:r w:rsidRPr="00462199">
        <w:t xml:space="preserve"> (</w:t>
      </w:r>
      <w:r w:rsidRPr="00462199">
        <w:rPr>
          <w:i/>
        </w:rPr>
        <w:t>Suspension of Payments (Failure to provide Measurement Data)</w:t>
      </w:r>
      <w:r w:rsidRPr="00462199">
        <w:t xml:space="preserve">), </w:t>
      </w:r>
      <w:r w:rsidR="007248B2" w:rsidRPr="007248B2">
        <w:t>Condition</w:t>
      </w:r>
      <w:r w:rsidRPr="00462199">
        <w:t xml:space="preserve"> </w:t>
      </w:r>
      <w:r w:rsidR="00B93954">
        <w:fldChar w:fldCharType="begin"/>
      </w:r>
      <w:r w:rsidR="00B93954">
        <w:instrText xml:space="preserve"> REF _Ref144113964 \r \h </w:instrText>
      </w:r>
      <w:r w:rsidR="00B93954">
        <w:fldChar w:fldCharType="separate"/>
      </w:r>
      <w:del w:id="5059" w:author="Faqir, Sofia (Energy Security)" w:date="2023-11-12T19:47:00Z">
        <w:r w:rsidR="00E473FC">
          <w:delText>33.5</w:delText>
        </w:r>
      </w:del>
      <w:r w:rsidR="00B93954">
        <w:fldChar w:fldCharType="end"/>
      </w:r>
      <w:r w:rsidRPr="00462199">
        <w:t xml:space="preserve"> (</w:t>
      </w:r>
      <w:r w:rsidRPr="00462199">
        <w:rPr>
          <w:i/>
        </w:rPr>
        <w:t>Suspension of Payments (Failure to provide KYC Information)</w:t>
      </w:r>
      <w:r w:rsidRPr="00462199">
        <w:t xml:space="preserve">), </w:t>
      </w:r>
      <w:r w:rsidR="007248B2" w:rsidRPr="007248B2">
        <w:t>Condition</w:t>
      </w:r>
      <w:r w:rsidRPr="00462199">
        <w:t xml:space="preserve"> </w:t>
      </w:r>
      <w:r w:rsidR="0054111C">
        <w:fldChar w:fldCharType="begin"/>
      </w:r>
      <w:r w:rsidR="0054111C">
        <w:instrText xml:space="preserve"> REF _Ref144113992 \n \h </w:instrText>
      </w:r>
      <w:r w:rsidR="0054111C">
        <w:fldChar w:fldCharType="separate"/>
      </w:r>
      <w:del w:id="5060" w:author="Faqir, Sofia (Energy Security)" w:date="2023-11-12T19:47:00Z">
        <w:r w:rsidR="00E473FC">
          <w:delText>33.13</w:delText>
        </w:r>
      </w:del>
      <w:r w:rsidR="0054111C">
        <w:fldChar w:fldCharType="end"/>
      </w:r>
      <w:r w:rsidRPr="00462199">
        <w:t xml:space="preserve"> (</w:t>
      </w:r>
      <w:r w:rsidRPr="00462199">
        <w:rPr>
          <w:i/>
        </w:rPr>
        <w:t>Suspension of Payments (Failure to Provide Information)</w:t>
      </w:r>
      <w:r w:rsidRPr="00462199">
        <w:t xml:space="preserve">), </w:t>
      </w:r>
      <w:r w:rsidR="007248B2" w:rsidRPr="007248B2">
        <w:t>Condition</w:t>
      </w:r>
      <w:r w:rsidRPr="00462199">
        <w:t xml:space="preserve"> </w:t>
      </w:r>
      <w:r w:rsidRPr="00462199">
        <w:fldChar w:fldCharType="begin"/>
      </w:r>
      <w:r w:rsidRPr="00462199">
        <w:instrText xml:space="preserve">  REF _Ref144114008 \r \h \* MERGEFORMAT </w:instrText>
      </w:r>
      <w:r w:rsidRPr="00462199">
        <w:fldChar w:fldCharType="separate"/>
      </w:r>
      <w:del w:id="5061" w:author="Faqir, Sofia (Energy Security)" w:date="2023-11-12T19:47:00Z">
        <w:r w:rsidR="00E473FC" w:rsidRPr="00E473FC">
          <w:rPr>
            <w:color w:val="000000"/>
          </w:rPr>
          <w:delText>33.16(C)</w:delText>
        </w:r>
      </w:del>
      <w:r w:rsidRPr="00462199">
        <w:fldChar w:fldCharType="end"/>
      </w:r>
      <w:r w:rsidRPr="00462199">
        <w:t xml:space="preserve"> (</w:t>
      </w:r>
      <w:r w:rsidRPr="00462199">
        <w:rPr>
          <w:i/>
        </w:rPr>
        <w:t>Waiver of Producer's Obligation to Repay Subsidy, State aid</w:t>
      </w:r>
      <w:r w:rsidR="00801A97">
        <w:rPr>
          <w:i/>
        </w:rPr>
        <w:t xml:space="preserve">, </w:t>
      </w:r>
      <w:r w:rsidRPr="00462199">
        <w:rPr>
          <w:i/>
        </w:rPr>
        <w:t>Union Funding</w:t>
      </w:r>
      <w:r w:rsidR="00801A97">
        <w:rPr>
          <w:i/>
        </w:rPr>
        <w:t xml:space="preserve"> and/or International Funding</w:t>
      </w:r>
      <w:r w:rsidRPr="00462199">
        <w:t xml:space="preserve">), </w:t>
      </w:r>
      <w:r w:rsidR="007248B2" w:rsidRPr="007248B2">
        <w:t>Condition</w:t>
      </w:r>
      <w:r w:rsidRPr="00462199">
        <w:t xml:space="preserve"> </w:t>
      </w:r>
      <w:r w:rsidR="00B93954">
        <w:fldChar w:fldCharType="begin"/>
      </w:r>
      <w:r w:rsidR="00B93954">
        <w:instrText xml:space="preserve"> REF _Ref144114136 \r \h </w:instrText>
      </w:r>
      <w:r w:rsidR="00B93954">
        <w:fldChar w:fldCharType="separate"/>
      </w:r>
      <w:del w:id="5062" w:author="Faqir, Sofia (Energy Security)" w:date="2023-11-12T19:47:00Z">
        <w:r w:rsidR="00E473FC">
          <w:delText>36.14</w:delText>
        </w:r>
      </w:del>
      <w:r w:rsidR="00B93954">
        <w:fldChar w:fldCharType="end"/>
      </w:r>
      <w:r w:rsidRPr="00462199">
        <w:t xml:space="preserve"> (</w:t>
      </w:r>
      <w:r w:rsidRPr="00462199">
        <w:rPr>
          <w:i/>
        </w:rPr>
        <w:t>Failure to provide an Offtaker Confirmation Request Notice: Suspension</w:t>
      </w:r>
      <w:r w:rsidRPr="00462199">
        <w:t xml:space="preserve">), </w:t>
      </w:r>
      <w:r w:rsidR="007248B2" w:rsidRPr="007248B2">
        <w:t>Condition</w:t>
      </w:r>
      <w:r w:rsidRPr="00462199">
        <w:t xml:space="preserve"> </w:t>
      </w:r>
      <w:r w:rsidR="00B93954">
        <w:fldChar w:fldCharType="begin"/>
      </w:r>
      <w:r w:rsidR="00B93954">
        <w:instrText xml:space="preserve"> REF _Ref144114230 \r \h </w:instrText>
      </w:r>
      <w:r w:rsidR="00B93954">
        <w:fldChar w:fldCharType="separate"/>
      </w:r>
      <w:del w:id="5063" w:author="Faqir, Sofia (Energy Security)" w:date="2023-11-12T19:47:00Z">
        <w:r w:rsidR="00E473FC">
          <w:delText>40.7</w:delText>
        </w:r>
      </w:del>
      <w:r w:rsidR="00B93954">
        <w:fldChar w:fldCharType="end"/>
      </w:r>
      <w:r w:rsidRPr="00462199">
        <w:t xml:space="preserve"> (</w:t>
      </w:r>
      <w:r w:rsidRPr="00462199">
        <w:rPr>
          <w:i/>
        </w:rPr>
        <w:t>Failure to comply with the</w:t>
      </w:r>
      <w:r w:rsidRPr="00462199">
        <w:rPr>
          <w:b/>
          <w:i/>
        </w:rPr>
        <w:t xml:space="preserve"> </w:t>
      </w:r>
      <w:r w:rsidRPr="00462199">
        <w:rPr>
          <w:i/>
        </w:rPr>
        <w:t>LCHA Counterparty Audit Right</w:t>
      </w:r>
      <w:r w:rsidRPr="00462199">
        <w:t xml:space="preserve">), </w:t>
      </w:r>
      <w:r w:rsidR="007248B2" w:rsidRPr="007248B2">
        <w:t>Condition</w:t>
      </w:r>
      <w:r w:rsidRPr="00462199">
        <w:t xml:space="preserve"> </w:t>
      </w:r>
      <w:r w:rsidR="00B93954">
        <w:fldChar w:fldCharType="begin"/>
      </w:r>
      <w:r w:rsidR="00B93954">
        <w:instrText xml:space="preserve"> REF _Ref144114292 \r \h </w:instrText>
      </w:r>
      <w:r w:rsidR="00B93954">
        <w:fldChar w:fldCharType="separate"/>
      </w:r>
      <w:del w:id="5064" w:author="Faqir, Sofia (Energy Security)" w:date="2023-11-12T19:47:00Z">
        <w:r w:rsidR="00E473FC">
          <w:delText>41.11</w:delText>
        </w:r>
      </w:del>
      <w:r w:rsidR="00B93954">
        <w:fldChar w:fldCharType="end"/>
      </w:r>
      <w:r w:rsidRPr="00462199">
        <w:t xml:space="preserve"> (</w:t>
      </w:r>
      <w:r w:rsidRPr="00462199">
        <w:rPr>
          <w:i/>
        </w:rPr>
        <w:t>Failure to provide an Annual Compliance Report: Suspension and deemed Non-Qualifying Offtaker</w:t>
      </w:r>
      <w:r w:rsidRPr="00462199">
        <w:t xml:space="preserve">), </w:t>
      </w:r>
      <w:r w:rsidR="007248B2" w:rsidRPr="007248B2">
        <w:t>Condition</w:t>
      </w:r>
      <w:r w:rsidRPr="00462199">
        <w:t xml:space="preserve"> </w:t>
      </w:r>
      <w:r w:rsidR="0054111C">
        <w:fldChar w:fldCharType="begin"/>
      </w:r>
      <w:r w:rsidR="0054111C">
        <w:instrText xml:space="preserve"> REF _Ref144114728 \r \h </w:instrText>
      </w:r>
      <w:r w:rsidR="0054111C">
        <w:fldChar w:fldCharType="separate"/>
      </w:r>
      <w:del w:id="5065" w:author="Faqir, Sofia (Energy Security)" w:date="2023-11-12T19:47:00Z">
        <w:r w:rsidR="00E473FC">
          <w:delText>52.16</w:delText>
        </w:r>
      </w:del>
      <w:r w:rsidR="0054111C">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Prolonged Unavailability Procedure Obligation: Suspension</w:t>
      </w:r>
      <w:r w:rsidRPr="00462199">
        <w:t>), paragraph</w:t>
      </w:r>
      <w:r>
        <w:t xml:space="preserve"> </w:t>
      </w:r>
      <w:r>
        <w:fldChar w:fldCharType="begin"/>
      </w:r>
      <w:r>
        <w:instrText xml:space="preserve"> REF _Ref144116041 \n \h </w:instrText>
      </w:r>
      <w:r>
        <w:fldChar w:fldCharType="separate"/>
      </w:r>
      <w:del w:id="5066" w:author="Faqir, Sofia (Energy Security)" w:date="2023-11-12T19:47:00Z">
        <w:r w:rsidR="00E473FC">
          <w:delText>8.3</w:delText>
        </w:r>
      </w:del>
      <w:r>
        <w:fldChar w:fldCharType="end"/>
      </w:r>
      <w:r w:rsidRPr="00462199">
        <w:t xml:space="preserve"> (</w:t>
      </w:r>
      <w:r w:rsidRPr="00462199">
        <w:rPr>
          <w:i/>
        </w:rPr>
        <w:t>Suspension of Payments (LCHS Non-Compliance</w:t>
      </w:r>
      <w:r w:rsidRPr="00462199">
        <w:t xml:space="preserve">)) of </w:t>
      </w:r>
      <w:r>
        <w:fldChar w:fldCharType="begin"/>
      </w:r>
      <w:r>
        <w:instrText xml:space="preserve"> REF _Ref144118004 \w \h </w:instrText>
      </w:r>
      <w:r>
        <w:fldChar w:fldCharType="separate"/>
      </w:r>
      <w:del w:id="5067"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or [</w:t>
      </w:r>
      <w:r w:rsidRPr="00462199">
        <w:rPr>
          <w:i/>
        </w:rPr>
        <w:t>others to be considered</w:t>
      </w:r>
      <w:r w:rsidRPr="00462199">
        <w:t>];</w:t>
      </w:r>
      <w:bookmarkEnd w:id="5052"/>
    </w:p>
    <w:p w14:paraId="061E5A34" w14:textId="4D877269" w:rsidR="00D179D6" w:rsidRPr="00462199" w:rsidRDefault="00D179D6" w:rsidP="005B3BB9">
      <w:pPr>
        <w:pStyle w:val="H2Ashurst"/>
      </w:pPr>
      <w:bookmarkStart w:id="5068" w:name="_Ref144114484"/>
      <w:r w:rsidRPr="00462199">
        <w:t xml:space="preserve">All QCiL Compensation shall be made by direct bank transfer or equivalent transfer of immediately available funds into the account notified to the Producer pursuant to </w:t>
      </w:r>
      <w:r w:rsidR="007248B2" w:rsidRPr="007248B2">
        <w:t>Condition</w:t>
      </w:r>
      <w:r w:rsidRPr="00462199">
        <w:t xml:space="preserve"> </w:t>
      </w:r>
      <w:r w:rsidRPr="00462199">
        <w:fldChar w:fldCharType="begin"/>
      </w:r>
      <w:r w:rsidRPr="00462199">
        <w:instrText xml:space="preserve">  REF _Ref144113756 \r \h \* MERGEFORMAT </w:instrText>
      </w:r>
      <w:r w:rsidRPr="00462199">
        <w:fldChar w:fldCharType="separate"/>
      </w:r>
      <w:del w:id="5069" w:author="Faqir, Sofia (Energy Security)" w:date="2023-11-12T19:47:00Z">
        <w:r w:rsidR="00E473FC" w:rsidRPr="00E473FC">
          <w:rPr>
            <w:color w:val="000000"/>
          </w:rPr>
          <w:delText>27(A)</w:delText>
        </w:r>
      </w:del>
      <w:r w:rsidRPr="00462199">
        <w:fldChar w:fldCharType="end"/>
      </w:r>
      <w:r w:rsidRPr="00462199">
        <w:t xml:space="preserve"> or the LCHA Counterparty pursuant to </w:t>
      </w:r>
      <w:r w:rsidR="007248B2" w:rsidRPr="007248B2">
        <w:t>Condition</w:t>
      </w:r>
      <w:r w:rsidRPr="00462199">
        <w:t xml:space="preserve"> </w:t>
      </w:r>
      <w:r w:rsidRPr="00462199">
        <w:fldChar w:fldCharType="begin"/>
      </w:r>
      <w:r w:rsidRPr="00462199">
        <w:instrText xml:space="preserve">  REF _Ref144113757 \r \h \* MERGEFORMAT </w:instrText>
      </w:r>
      <w:r w:rsidRPr="00462199">
        <w:fldChar w:fldCharType="separate"/>
      </w:r>
      <w:del w:id="5070" w:author="Faqir, Sofia (Energy Security)" w:date="2023-11-12T19:47:00Z">
        <w:r w:rsidR="00E473FC" w:rsidRPr="00E473FC">
          <w:rPr>
            <w:color w:val="000000"/>
          </w:rPr>
          <w:delText>27(B)</w:delText>
        </w:r>
      </w:del>
      <w:r w:rsidRPr="00462199">
        <w:fldChar w:fldCharType="end"/>
      </w:r>
      <w:r w:rsidRPr="00462199">
        <w:t xml:space="preserve"> (</w:t>
      </w:r>
      <w:r w:rsidRPr="00462199">
        <w:rPr>
          <w:i/>
        </w:rPr>
        <w:t>Payment Accounts</w:t>
      </w:r>
      <w:r w:rsidRPr="00462199">
        <w:t>) (as relevant).</w:t>
      </w:r>
      <w:bookmarkEnd w:id="5068"/>
    </w:p>
    <w:p w14:paraId="55773B15" w14:textId="77777777" w:rsidR="00D179D6" w:rsidRPr="00462199" w:rsidRDefault="00D179D6" w:rsidP="005B3BB9">
      <w:pPr>
        <w:pStyle w:val="H1Ashurst"/>
      </w:pPr>
      <w:bookmarkStart w:id="5071" w:name="_Ref144114485"/>
      <w:bookmarkStart w:id="5072" w:name="_Ref144462866"/>
      <w:bookmarkStart w:id="5073" w:name="_Ref144475265"/>
      <w:bookmarkStart w:id="5074" w:name="_Ref144475316"/>
      <w:bookmarkStart w:id="5075" w:name="_Toc149833698"/>
      <w:r w:rsidRPr="00462199">
        <w:t>Qualifying Change in Law: True-up</w:t>
      </w:r>
      <w:bookmarkEnd w:id="5071"/>
      <w:bookmarkEnd w:id="5072"/>
      <w:bookmarkEnd w:id="5073"/>
      <w:bookmarkEnd w:id="5074"/>
      <w:bookmarkEnd w:id="5075"/>
    </w:p>
    <w:p w14:paraId="5A226553" w14:textId="77777777" w:rsidR="00D179D6" w:rsidRPr="00462199" w:rsidRDefault="00D179D6" w:rsidP="005B3BB9">
      <w:pPr>
        <w:pStyle w:val="NormalBoldAshurst"/>
      </w:pPr>
      <w:r w:rsidRPr="00462199">
        <w:rPr>
          <w:i/>
        </w:rPr>
        <w:t>LCHA Counterparty QCiL True-Up Notice</w:t>
      </w:r>
    </w:p>
    <w:p w14:paraId="7496130A" w14:textId="603D0C0C" w:rsidR="00D179D6" w:rsidRPr="00462199" w:rsidRDefault="00D179D6" w:rsidP="005B3BB9">
      <w:pPr>
        <w:pStyle w:val="H2Ashurst"/>
      </w:pPr>
      <w:bookmarkStart w:id="5076" w:name="_Ref144114486"/>
      <w:r w:rsidRPr="00462199">
        <w:t xml:space="preserve">If any QCiL Compensation has been agreed or determined, or paid, commenced or effected, in respect of any Qualifying Change in Law or a Qualifying Shutdown Event, the LCHA Counterparty may, subject to </w:t>
      </w:r>
      <w:r w:rsidR="007248B2" w:rsidRPr="007248B2">
        <w:t>Condition</w:t>
      </w:r>
      <w:r w:rsidRPr="00462199">
        <w:t xml:space="preserve"> </w:t>
      </w:r>
      <w:r w:rsidR="00B93954">
        <w:fldChar w:fldCharType="begin"/>
      </w:r>
      <w:r w:rsidR="00B93954">
        <w:instrText xml:space="preserve"> REF _Ref144114490 \r \h </w:instrText>
      </w:r>
      <w:r w:rsidR="00B93954">
        <w:fldChar w:fldCharType="separate"/>
      </w:r>
      <w:del w:id="5077" w:author="Faqir, Sofia (Energy Security)" w:date="2023-11-12T19:47:00Z">
        <w:r w:rsidR="00E473FC">
          <w:delText>45.2</w:delText>
        </w:r>
      </w:del>
      <w:r w:rsidR="00B93954">
        <w:fldChar w:fldCharType="end"/>
      </w:r>
      <w:r w:rsidRPr="00462199">
        <w:t xml:space="preserve">, give the Producer a notice (a </w:t>
      </w:r>
      <w:r w:rsidRPr="00462199">
        <w:rPr>
          <w:b/>
        </w:rPr>
        <w:t>"LCHA Counterparty QCiL True-Up Notice"</w:t>
      </w:r>
      <w:r w:rsidRPr="00462199">
        <w:t>), requiring the Producer to confirm:</w:t>
      </w:r>
      <w:bookmarkEnd w:id="5076"/>
    </w:p>
    <w:p w14:paraId="3C656A6F" w14:textId="77777777" w:rsidR="00D179D6" w:rsidRPr="00462199" w:rsidRDefault="00D179D6" w:rsidP="00202C21">
      <w:pPr>
        <w:pStyle w:val="H3Ashurst"/>
      </w:pPr>
      <w:bookmarkStart w:id="5078" w:name="_Ref144114487"/>
      <w:r w:rsidRPr="00462199">
        <w:t xml:space="preserve">the impact of the relevant Qualifying Change in Law having occurred, having been implemented or having become effective or, as the case may be, the Qualifying Shutdown Event having occurred (including all out-of-pocket costs (including QCiL Tax Liabilities) which have been incurred in respect of the Project by the Producer, all savings (including avoided out-of-pocket costs, reliefs from or reductions in a QCiL Tax </w:t>
      </w:r>
      <w:r w:rsidRPr="00462199">
        <w:lastRenderedPageBreak/>
        <w:t>Liability, insurance proceeds and other compensation) which have been made or received in respect of the Project by the Producer and revenue decreases or increases which were incurred, received or made by the Producer, and which arose directly from the relevant Qualifying Change in Law being implemented, occurring or becoming effective or, as the case may be, the Qualifying Shutdown Event having occurred, and the duration of any Adjusted Output Period affecting the Facility);</w:t>
      </w:r>
      <w:bookmarkEnd w:id="5078"/>
    </w:p>
    <w:p w14:paraId="19B0EB49" w14:textId="32032E22" w:rsidR="00D179D6" w:rsidRPr="00462199" w:rsidRDefault="00D179D6" w:rsidP="00202C21">
      <w:pPr>
        <w:pStyle w:val="H3Ashurst"/>
      </w:pPr>
      <w:bookmarkStart w:id="5079" w:name="_Ref144114488"/>
      <w:r w:rsidRPr="00462199">
        <w:t xml:space="preserve">that no amount has been recovered (or is entitled to be recovered) by the Producer pursuant to </w:t>
      </w:r>
      <w:r w:rsidR="007248B2" w:rsidRPr="007248B2">
        <w:t>Condition</w:t>
      </w:r>
      <w:r w:rsidRPr="00462199">
        <w:t xml:space="preserve">s </w:t>
      </w:r>
      <w:r w:rsidR="00B93954">
        <w:fldChar w:fldCharType="begin"/>
      </w:r>
      <w:r w:rsidR="00B93954">
        <w:instrText xml:space="preserve"> REF _Ref144115032 \r \h </w:instrText>
      </w:r>
      <w:r w:rsidR="00B93954">
        <w:fldChar w:fldCharType="separate"/>
      </w:r>
      <w:del w:id="5080" w:author="Faqir, Sofia (Energy Security)" w:date="2023-11-12T19:47:00Z">
        <w:r w:rsidR="00E473FC">
          <w:delText>65.5</w:delText>
        </w:r>
      </w:del>
      <w:r w:rsidR="00B93954">
        <w:fldChar w:fldCharType="end"/>
      </w:r>
      <w:r w:rsidRPr="00462199">
        <w:t xml:space="preserve"> (</w:t>
      </w:r>
      <w:r w:rsidRPr="00462199">
        <w:rPr>
          <w:i/>
        </w:rPr>
        <w:t>No double recovery</w:t>
      </w:r>
      <w:r w:rsidRPr="00462199">
        <w:t xml:space="preserve">) and </w:t>
      </w:r>
      <w:r w:rsidRPr="00462199">
        <w:fldChar w:fldCharType="begin"/>
      </w:r>
      <w:r w:rsidRPr="00462199">
        <w:instrText xml:space="preserve">  REF _Ref144115034 \r \h \* MERGEFORMAT </w:instrText>
      </w:r>
      <w:r w:rsidRPr="00462199">
        <w:fldChar w:fldCharType="separate"/>
      </w:r>
      <w:del w:id="5081" w:author="Faqir, Sofia (Energy Security)" w:date="2023-11-12T19:47:00Z">
        <w:r w:rsidR="00E473FC" w:rsidRPr="00E473FC">
          <w:rPr>
            <w:color w:val="000000"/>
          </w:rPr>
          <w:delText>65.7</w:delText>
        </w:r>
      </w:del>
      <w:r w:rsidRPr="00462199">
        <w:fldChar w:fldCharType="end"/>
      </w:r>
      <w:r w:rsidRPr="00462199">
        <w:t xml:space="preserve"> (</w:t>
      </w:r>
      <w:r w:rsidRPr="00462199">
        <w:rPr>
          <w:i/>
        </w:rPr>
        <w:t>No double recovery</w:t>
      </w:r>
      <w:r w:rsidRPr="00462199">
        <w:t>) or, if any amount has been so recovered, confirmation of such amount; and</w:t>
      </w:r>
      <w:bookmarkEnd w:id="5079"/>
    </w:p>
    <w:p w14:paraId="333F0385" w14:textId="436A153D" w:rsidR="00D179D6" w:rsidRPr="00462199" w:rsidRDefault="00D179D6" w:rsidP="00202C21">
      <w:pPr>
        <w:pStyle w:val="H3Ashurst"/>
      </w:pPr>
      <w:bookmarkStart w:id="5082" w:name="_Ref144114489"/>
      <w:r w:rsidRPr="00462199">
        <w:t xml:space="preserve">such other matters which were pertinent to the calculation of the QCiL Compensation (including the steps that the Producer has taken to comply with </w:t>
      </w:r>
      <w:r w:rsidR="007248B2" w:rsidRPr="007248B2">
        <w:t>Condition</w:t>
      </w:r>
      <w:r w:rsidRPr="00462199">
        <w:t xml:space="preserve"> </w:t>
      </w:r>
      <w:r w:rsidR="00B93954">
        <w:fldChar w:fldCharType="begin"/>
      </w:r>
      <w:r w:rsidR="00B93954">
        <w:instrText xml:space="preserve"> REF _Ref144115030 \r \h </w:instrText>
      </w:r>
      <w:r w:rsidR="00B93954">
        <w:fldChar w:fldCharType="separate"/>
      </w:r>
      <w:del w:id="5083" w:author="Faqir, Sofia (Energy Security)" w:date="2023-11-12T19:47:00Z">
        <w:r w:rsidR="00E473FC">
          <w:delText>65.3</w:delText>
        </w:r>
      </w:del>
      <w:r w:rsidR="00B93954">
        <w:fldChar w:fldCharType="end"/>
      </w:r>
      <w:r w:rsidRPr="00462199">
        <w:t xml:space="preserve"> (</w:t>
      </w:r>
      <w:r w:rsidRPr="00462199">
        <w:rPr>
          <w:i/>
        </w:rPr>
        <w:t>Mitigation</w:t>
      </w:r>
      <w:r w:rsidRPr="00462199">
        <w:t xml:space="preserve">) and the Reasonable and Prudent Standard), (the information referred to or specified in paragraphs </w:t>
      </w:r>
      <w:r>
        <w:fldChar w:fldCharType="begin"/>
      </w:r>
      <w:r>
        <w:instrText xml:space="preserve"> REF _Ref144114487 \n \h </w:instrText>
      </w:r>
      <w:r>
        <w:fldChar w:fldCharType="separate"/>
      </w:r>
      <w:del w:id="5084" w:author="Faqir, Sofia (Energy Security)" w:date="2023-11-12T19:47:00Z">
        <w:r w:rsidR="00E473FC">
          <w:delText>A)</w:delText>
        </w:r>
      </w:del>
      <w:r>
        <w:fldChar w:fldCharType="end"/>
      </w:r>
      <w:r w:rsidRPr="00462199">
        <w:t xml:space="preserve"> to </w:t>
      </w:r>
      <w:r>
        <w:fldChar w:fldCharType="begin"/>
      </w:r>
      <w:r>
        <w:instrText xml:space="preserve"> REF _Ref144114489 \n \h </w:instrText>
      </w:r>
      <w:r>
        <w:fldChar w:fldCharType="separate"/>
      </w:r>
      <w:del w:id="5085" w:author="Faqir, Sofia (Energy Security)" w:date="2023-11-12T19:47:00Z">
        <w:r w:rsidR="00E473FC">
          <w:delText>C)</w:delText>
        </w:r>
      </w:del>
      <w:r>
        <w:fldChar w:fldCharType="end"/>
      </w:r>
      <w:r w:rsidRPr="00462199">
        <w:t xml:space="preserve"> above being </w:t>
      </w:r>
      <w:r w:rsidRPr="00462199">
        <w:rPr>
          <w:b/>
        </w:rPr>
        <w:t>"QCiL True-Up Information"</w:t>
      </w:r>
      <w:r w:rsidRPr="00462199">
        <w:t>).</w:t>
      </w:r>
      <w:bookmarkEnd w:id="5082"/>
    </w:p>
    <w:p w14:paraId="1376E168" w14:textId="77777777" w:rsidR="00D179D6" w:rsidRPr="00462199" w:rsidRDefault="00D179D6" w:rsidP="005B3BB9">
      <w:pPr>
        <w:pStyle w:val="H2Ashurst"/>
      </w:pPr>
      <w:bookmarkStart w:id="5086" w:name="_Ref144114490"/>
      <w:r w:rsidRPr="00462199">
        <w:t>No LCHA Counterparty QCiL True-Up Notice shall be given in respect of a Qualifying Change in Law or a Qualifying Shutdown Event, as the case may be, within one (1) calendar year of the relevant QCiL Compensation Date.</w:t>
      </w:r>
      <w:bookmarkEnd w:id="5086"/>
    </w:p>
    <w:p w14:paraId="52B20F53" w14:textId="77777777" w:rsidR="00D179D6" w:rsidRPr="00462199" w:rsidRDefault="00D179D6" w:rsidP="005B3BB9">
      <w:pPr>
        <w:pStyle w:val="NormalBoldAshurst"/>
      </w:pPr>
      <w:r w:rsidRPr="00462199">
        <w:t>Producer QCiL True-Up Response Notice</w:t>
      </w:r>
    </w:p>
    <w:p w14:paraId="1402B401" w14:textId="77777777" w:rsidR="00D179D6" w:rsidRPr="00462199" w:rsidRDefault="00D179D6" w:rsidP="005B3BB9">
      <w:pPr>
        <w:pStyle w:val="H2Ashurst"/>
      </w:pPr>
      <w:bookmarkStart w:id="5087" w:name="_Ref144114491"/>
      <w:r w:rsidRPr="00462199">
        <w:t xml:space="preserve">If the LCHA Counterparty gives a LCHA Counterparty QCiL True-Up Notice to the Producer, the Producer shall, as soon as reasonably practicable and in any event no later than forty (40) Business Days after receipt of such LCHA Counterparty QCiL True-Up Notice, give a notice to the LCHA Counterparty (a </w:t>
      </w:r>
      <w:r w:rsidRPr="00462199">
        <w:rPr>
          <w:b/>
        </w:rPr>
        <w:t>"Producer QCiL True-Up Response Notice"</w:t>
      </w:r>
      <w:r w:rsidRPr="00462199">
        <w:t>). A Producer QCiL True-Up Response Notice shall:</w:t>
      </w:r>
      <w:bookmarkEnd w:id="5087"/>
    </w:p>
    <w:p w14:paraId="46C03D77" w14:textId="77777777" w:rsidR="00D179D6" w:rsidRPr="00462199" w:rsidRDefault="00D179D6" w:rsidP="00202C21">
      <w:pPr>
        <w:pStyle w:val="H3Ashurst"/>
      </w:pPr>
      <w:bookmarkStart w:id="5088" w:name="_Ref144114492"/>
      <w:r w:rsidRPr="00462199">
        <w:t>contain the QCiL True-Up Information; and</w:t>
      </w:r>
      <w:bookmarkEnd w:id="5088"/>
    </w:p>
    <w:p w14:paraId="5802D36C" w14:textId="77777777" w:rsidR="00D179D6" w:rsidRPr="00462199" w:rsidRDefault="00D179D6" w:rsidP="00202C21">
      <w:pPr>
        <w:pStyle w:val="H3Ashurst"/>
      </w:pPr>
      <w:bookmarkStart w:id="5089" w:name="_Ref144114493"/>
      <w:r w:rsidRPr="00462199">
        <w:t>include such Supporting Information, in reasonable detail, as the Producer considers to be relevant to and supportive of the QCiL True-Up Information,</w:t>
      </w:r>
      <w:bookmarkEnd w:id="5089"/>
    </w:p>
    <w:p w14:paraId="7F75C43A" w14:textId="20CBB1B3"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_Ref144114492 \n \h </w:instrText>
      </w:r>
      <w:r>
        <w:fldChar w:fldCharType="separate"/>
      </w:r>
      <w:del w:id="5090" w:author="Faqir, Sofia (Energy Security)" w:date="2023-11-12T19:47:00Z">
        <w:r w:rsidR="00E473FC">
          <w:delText>A)</w:delText>
        </w:r>
      </w:del>
      <w:r>
        <w:fldChar w:fldCharType="end"/>
      </w:r>
      <w:r w:rsidRPr="00462199">
        <w:t xml:space="preserve"> and </w:t>
      </w:r>
      <w:r>
        <w:fldChar w:fldCharType="begin"/>
      </w:r>
      <w:r>
        <w:instrText xml:space="preserve"> REF _Ref144114493 \n \h </w:instrText>
      </w:r>
      <w:r>
        <w:fldChar w:fldCharType="separate"/>
      </w:r>
      <w:del w:id="5091" w:author="Faqir, Sofia (Energy Security)" w:date="2023-11-12T19:47:00Z">
        <w:r w:rsidR="00E473FC">
          <w:delText>B)</w:delText>
        </w:r>
      </w:del>
      <w:r>
        <w:fldChar w:fldCharType="end"/>
      </w:r>
      <w:r w:rsidRPr="00462199">
        <w:t xml:space="preserve"> above being the </w:t>
      </w:r>
      <w:r w:rsidRPr="00462199">
        <w:rPr>
          <w:b/>
        </w:rPr>
        <w:t>"QCiL True-Up Response Information"</w:t>
      </w:r>
      <w:r w:rsidRPr="00462199">
        <w:t>).</w:t>
      </w:r>
    </w:p>
    <w:p w14:paraId="63F5D7C9" w14:textId="77777777" w:rsidR="00D179D6" w:rsidRPr="00462199" w:rsidRDefault="00D179D6" w:rsidP="005B3BB9">
      <w:pPr>
        <w:pStyle w:val="H2Ashurst"/>
      </w:pPr>
      <w:bookmarkStart w:id="5092" w:name="_Ref144114494"/>
      <w:r w:rsidRPr="00462199">
        <w:t>A Producer QCiL True-Up Response Notice shall be accompanied by a Directors' Certificate in relation to the QCiL True-Up Response Information.</w:t>
      </w:r>
      <w:bookmarkEnd w:id="5092"/>
    </w:p>
    <w:p w14:paraId="69641774" w14:textId="09F48B44" w:rsidR="00D179D6" w:rsidRPr="00462199" w:rsidRDefault="00D179D6" w:rsidP="005B3BB9">
      <w:pPr>
        <w:pStyle w:val="H2Ashurst"/>
      </w:pPr>
      <w:bookmarkStart w:id="5093" w:name="_Ref144114495"/>
      <w:r w:rsidRPr="00462199">
        <w:t xml:space="preserve">If the Producer becomes aware before QCiL True-Up Compensation is agreed or determined, or paid, effected or commenced, pursuant to this </w:t>
      </w:r>
      <w:r w:rsidR="007248B2" w:rsidRPr="007248B2">
        <w:t>Condition</w:t>
      </w:r>
      <w:r w:rsidRPr="00462199">
        <w:t xml:space="preserve"> </w:t>
      </w:r>
      <w:r w:rsidR="00B93954">
        <w:fldChar w:fldCharType="begin"/>
      </w:r>
      <w:r w:rsidR="00B93954">
        <w:instrText xml:space="preserve"> REF _Ref144475265 \r \h </w:instrText>
      </w:r>
      <w:r w:rsidR="00B93954">
        <w:fldChar w:fldCharType="separate"/>
      </w:r>
      <w:del w:id="5094" w:author="Faqir, Sofia (Energy Security)" w:date="2023-11-12T19:47:00Z">
        <w:r w:rsidR="00E473FC">
          <w:delText>45</w:delText>
        </w:r>
      </w:del>
      <w:r w:rsidR="00B93954">
        <w:fldChar w:fldCharType="end"/>
      </w:r>
      <w:r w:rsidRPr="00462199">
        <w:t xml:space="preserve"> (</w:t>
      </w:r>
      <w:r w:rsidRPr="00462199">
        <w:rPr>
          <w:i/>
        </w:rPr>
        <w:t>Qualifying Change in Law: True-up</w:t>
      </w:r>
      <w:r w:rsidRPr="00462199">
        <w:t xml:space="preserve">) that the QCiL True-Up Response Information is no longer true, complete and accurate in all material respects or is misleading (or was not true, complete and accurate in all material respects or was misleading as at the date of the Directors' Certificate referred to in </w:t>
      </w:r>
      <w:r w:rsidR="007248B2" w:rsidRPr="007248B2">
        <w:t>Condition</w:t>
      </w:r>
      <w:r w:rsidRPr="00462199">
        <w:t xml:space="preserve"> </w:t>
      </w:r>
      <w:r w:rsidR="00B93954">
        <w:fldChar w:fldCharType="begin"/>
      </w:r>
      <w:r w:rsidR="00B93954">
        <w:instrText xml:space="preserve"> REF _Ref144114494 \r \h </w:instrText>
      </w:r>
      <w:r w:rsidR="00B93954">
        <w:fldChar w:fldCharType="separate"/>
      </w:r>
      <w:del w:id="5095" w:author="Faqir, Sofia (Energy Security)" w:date="2023-11-12T19:47:00Z">
        <w:r w:rsidR="00E473FC">
          <w:delText>45.4</w:delText>
        </w:r>
      </w:del>
      <w:r w:rsidR="00B93954">
        <w:fldChar w:fldCharType="end"/>
      </w:r>
      <w:r w:rsidRPr="00462199">
        <w:t>), the Producer shall as soon as reasonably practicable:</w:t>
      </w:r>
      <w:bookmarkEnd w:id="5093"/>
    </w:p>
    <w:p w14:paraId="3FE4AA63" w14:textId="77777777" w:rsidR="00D179D6" w:rsidRPr="00462199" w:rsidRDefault="00D179D6" w:rsidP="00202C21">
      <w:pPr>
        <w:pStyle w:val="H3Ashurst"/>
      </w:pPr>
      <w:bookmarkStart w:id="5096" w:name="_Ref144114496"/>
      <w:r w:rsidRPr="00462199">
        <w:t>notify the LCHA Counterparty that this is the case; and</w:t>
      </w:r>
      <w:bookmarkEnd w:id="5096"/>
    </w:p>
    <w:p w14:paraId="42696B5C" w14:textId="77777777" w:rsidR="00D179D6" w:rsidRPr="00462199" w:rsidRDefault="00D179D6" w:rsidP="00202C21">
      <w:pPr>
        <w:pStyle w:val="H3Ashurst"/>
      </w:pPr>
      <w:bookmarkStart w:id="5097" w:name="_Ref144114497"/>
      <w:r w:rsidRPr="00462199">
        <w:t xml:space="preserve">provide the LCHA Counterparty with the updated, corrected information (the </w:t>
      </w:r>
      <w:r w:rsidRPr="00462199">
        <w:rPr>
          <w:b/>
        </w:rPr>
        <w:t>"Revised Producer QCiL True-Up Response Information"</w:t>
      </w:r>
      <w:r w:rsidRPr="00462199">
        <w:t>), together with a Directors' Certificate in relation to the Revised Producer QCiL True-Up Response Information.</w:t>
      </w:r>
      <w:bookmarkEnd w:id="5097"/>
    </w:p>
    <w:p w14:paraId="614888A1" w14:textId="77777777" w:rsidR="00D179D6" w:rsidRPr="00462199" w:rsidRDefault="00D179D6" w:rsidP="005B3BB9">
      <w:pPr>
        <w:pStyle w:val="H2Ashurst"/>
      </w:pPr>
      <w:bookmarkStart w:id="5098" w:name="_Ref144114498"/>
      <w:r w:rsidRPr="00462199">
        <w:t xml:space="preserve">The LCHA Counterparty may, by notice to the Producer no later than twenty (20) Business Days after receipt of a Producer QCiL True-Up Response Notice or any Revised Producer QCiL True-Up Response Information, require the Producer to provide such Supporting Information in relation to that Producer QCiL True-Up Response Notice or, as the case may </w:t>
      </w:r>
      <w:r w:rsidRPr="00462199">
        <w:lastRenderedPageBreak/>
        <w:t xml:space="preserve">be, the Revised Producer QCiL True-Up Response Information (a </w:t>
      </w:r>
      <w:r w:rsidRPr="00462199">
        <w:rPr>
          <w:b/>
        </w:rPr>
        <w:t>"Producer QCiL True-Up Response Notice Information Request"</w:t>
      </w:r>
      <w:r w:rsidRPr="00462199">
        <w:t>) as the LCHA Counterparty reasonably requests.</w:t>
      </w:r>
      <w:bookmarkEnd w:id="5098"/>
    </w:p>
    <w:p w14:paraId="36AE6B05" w14:textId="77777777" w:rsidR="00D179D6" w:rsidRPr="00462199" w:rsidRDefault="00D179D6" w:rsidP="005B3BB9">
      <w:pPr>
        <w:pStyle w:val="H2Ashurst"/>
      </w:pPr>
      <w:bookmarkStart w:id="5099" w:name="_Ref144114499"/>
      <w:r w:rsidRPr="00462199">
        <w:t>If the LCHA Counterparty gives a Producer QCiL True-Up Response Notice Information Request to the Producer, the Producer shall, no later than twenty (20) Business Days, or such longer period as is specified by the LCHA Counterparty, after receipt of the request, prepare and deliver such further Supporting Information to the LCHA Counterparty.</w:t>
      </w:r>
      <w:bookmarkEnd w:id="5099"/>
    </w:p>
    <w:p w14:paraId="5C4C732F" w14:textId="77777777" w:rsidR="00D179D6" w:rsidRPr="00462199" w:rsidRDefault="00D179D6" w:rsidP="005B3BB9">
      <w:pPr>
        <w:pStyle w:val="NormalBoldAshurst"/>
      </w:pPr>
      <w:r w:rsidRPr="00462199">
        <w:rPr>
          <w:i/>
        </w:rPr>
        <w:t>Producer QCiL True-Up Notice</w:t>
      </w:r>
    </w:p>
    <w:p w14:paraId="7BEBC024" w14:textId="058F7730" w:rsidR="00D179D6" w:rsidRPr="00462199" w:rsidRDefault="00D179D6" w:rsidP="005B3BB9">
      <w:pPr>
        <w:pStyle w:val="H2Ashurst"/>
      </w:pPr>
      <w:bookmarkStart w:id="5100" w:name="_Ref144114500"/>
      <w:r w:rsidRPr="00462199">
        <w:t xml:space="preserve">If any QCiL Compensation has been agreed or determined, or paid, commenced or effected, in respect of any Qualifying Change in Law, the Producer may, subject to </w:t>
      </w:r>
      <w:r w:rsidR="007248B2" w:rsidRPr="007248B2">
        <w:t>Condition</w:t>
      </w:r>
      <w:r w:rsidRPr="00462199">
        <w:t xml:space="preserve"> </w:t>
      </w:r>
      <w:r w:rsidR="00B93954">
        <w:fldChar w:fldCharType="begin"/>
      </w:r>
      <w:r w:rsidR="00B93954">
        <w:instrText xml:space="preserve"> REF _Ref144114509 \r \h </w:instrText>
      </w:r>
      <w:r w:rsidR="00B93954">
        <w:fldChar w:fldCharType="separate"/>
      </w:r>
      <w:del w:id="5101" w:author="Faqir, Sofia (Energy Security)" w:date="2023-11-12T19:47:00Z">
        <w:r w:rsidR="00E473FC">
          <w:delText>45.13</w:delText>
        </w:r>
      </w:del>
      <w:r w:rsidR="00B93954">
        <w:fldChar w:fldCharType="end"/>
      </w:r>
      <w:r w:rsidRPr="00462199">
        <w:t xml:space="preserve">, give the LCHA Counterparty a notice (a </w:t>
      </w:r>
      <w:r w:rsidRPr="00462199">
        <w:rPr>
          <w:b/>
        </w:rPr>
        <w:t>"Producer QCiL True-Up Notice"</w:t>
      </w:r>
      <w:r w:rsidRPr="00462199">
        <w:t>). A Producer QCiL True-Up Notice shall:</w:t>
      </w:r>
      <w:bookmarkEnd w:id="5100"/>
    </w:p>
    <w:p w14:paraId="1E371EC4" w14:textId="77777777" w:rsidR="00D179D6" w:rsidRPr="00462199" w:rsidRDefault="00D179D6" w:rsidP="00202C21">
      <w:pPr>
        <w:pStyle w:val="H3Ashurst"/>
      </w:pPr>
      <w:bookmarkStart w:id="5102" w:name="_Ref144114501"/>
      <w:r w:rsidRPr="00462199">
        <w:t>contain the QCiL True-Up Information; and</w:t>
      </w:r>
      <w:bookmarkEnd w:id="5102"/>
    </w:p>
    <w:p w14:paraId="43A3F814" w14:textId="77777777" w:rsidR="00D179D6" w:rsidRPr="00462199" w:rsidRDefault="00D179D6" w:rsidP="00202C21">
      <w:pPr>
        <w:pStyle w:val="H3Ashurst"/>
      </w:pPr>
      <w:bookmarkStart w:id="5103" w:name="_Ref144114502"/>
      <w:r w:rsidRPr="00462199">
        <w:t>include such Supporting Information, in reasonable detail, as the Producer considers to be relevant to and supportive of the QCiL True-Up Information,</w:t>
      </w:r>
      <w:bookmarkEnd w:id="5103"/>
    </w:p>
    <w:p w14:paraId="0470FDEC" w14:textId="7864D2CC" w:rsidR="00D179D6" w:rsidRPr="00462199" w:rsidRDefault="00D179D6" w:rsidP="005B3BB9">
      <w:pPr>
        <w:pStyle w:val="B12Ashurst"/>
      </w:pPr>
      <w:r w:rsidRPr="00462199">
        <w:t xml:space="preserve">(the information referred to or specified in paragraphs </w:t>
      </w:r>
      <w:r>
        <w:fldChar w:fldCharType="begin"/>
      </w:r>
      <w:r>
        <w:instrText xml:space="preserve"> REF _Ref144114501 \n \h </w:instrText>
      </w:r>
      <w:r>
        <w:fldChar w:fldCharType="separate"/>
      </w:r>
      <w:del w:id="5104" w:author="Faqir, Sofia (Energy Security)" w:date="2023-11-12T19:47:00Z">
        <w:r w:rsidR="00E473FC">
          <w:delText>A)</w:delText>
        </w:r>
      </w:del>
      <w:r>
        <w:fldChar w:fldCharType="end"/>
      </w:r>
      <w:r w:rsidRPr="00462199">
        <w:t xml:space="preserve"> and </w:t>
      </w:r>
      <w:r>
        <w:fldChar w:fldCharType="begin"/>
      </w:r>
      <w:r>
        <w:instrText xml:space="preserve"> REF _Ref144114502 \n \h </w:instrText>
      </w:r>
      <w:r>
        <w:fldChar w:fldCharType="separate"/>
      </w:r>
      <w:del w:id="5105" w:author="Faqir, Sofia (Energy Security)" w:date="2023-11-12T19:47:00Z">
        <w:r w:rsidR="00E473FC">
          <w:delText>B)</w:delText>
        </w:r>
      </w:del>
      <w:r>
        <w:fldChar w:fldCharType="end"/>
      </w:r>
      <w:r w:rsidRPr="00462199">
        <w:t xml:space="preserve"> above being </w:t>
      </w:r>
      <w:r w:rsidRPr="00462199">
        <w:rPr>
          <w:b/>
        </w:rPr>
        <w:t>"QCiL True-Up Supporting Information"</w:t>
      </w:r>
      <w:r w:rsidRPr="00462199">
        <w:t>).</w:t>
      </w:r>
    </w:p>
    <w:p w14:paraId="7DC9F45D" w14:textId="77777777" w:rsidR="00D179D6" w:rsidRPr="00462199" w:rsidRDefault="00D179D6" w:rsidP="005B3BB9">
      <w:pPr>
        <w:pStyle w:val="H2Ashurst"/>
      </w:pPr>
      <w:bookmarkStart w:id="5106" w:name="_Ref144114503"/>
      <w:r w:rsidRPr="00462199">
        <w:t>A Producer QCiL True-Up Notice shall be accompanied by a Directors' Certificate in relation to the QCiL True-Up Supporting Information.</w:t>
      </w:r>
      <w:bookmarkEnd w:id="5106"/>
    </w:p>
    <w:p w14:paraId="47B08560" w14:textId="11CC68DA" w:rsidR="00D179D6" w:rsidRPr="00462199" w:rsidRDefault="00D179D6" w:rsidP="005B3BB9">
      <w:pPr>
        <w:pStyle w:val="H2Ashurst"/>
      </w:pPr>
      <w:bookmarkStart w:id="5107" w:name="_Ref144114504"/>
      <w:r w:rsidRPr="00462199">
        <w:t xml:space="preserve">If the Producer becomes aware before QCiL True-Up Compensation is agreed or determined, or paid, effected or commenced, pursuant to this </w:t>
      </w:r>
      <w:r w:rsidR="007248B2" w:rsidRPr="007248B2">
        <w:t>Condition</w:t>
      </w:r>
      <w:r w:rsidRPr="00462199">
        <w:t xml:space="preserve"> </w:t>
      </w:r>
      <w:r w:rsidR="00B93954">
        <w:fldChar w:fldCharType="begin"/>
      </w:r>
      <w:r w:rsidR="00B93954">
        <w:instrText xml:space="preserve"> REF _Ref144475316 \r \h </w:instrText>
      </w:r>
      <w:r w:rsidR="00B93954">
        <w:fldChar w:fldCharType="separate"/>
      </w:r>
      <w:del w:id="5108" w:author="Faqir, Sofia (Energy Security)" w:date="2023-11-12T19:47:00Z">
        <w:r w:rsidR="00E473FC">
          <w:delText>45</w:delText>
        </w:r>
      </w:del>
      <w:r w:rsidR="00B93954">
        <w:fldChar w:fldCharType="end"/>
      </w:r>
      <w:r w:rsidRPr="00462199">
        <w:t xml:space="preserve"> (</w:t>
      </w:r>
      <w:r w:rsidRPr="00462199">
        <w:rPr>
          <w:i/>
        </w:rPr>
        <w:t>Qualifying Change in Law: True-up</w:t>
      </w:r>
      <w:r w:rsidRPr="00462199">
        <w:t xml:space="preserve">), that the QCiL True-Up Supporting Information is no longer true, complete and accurate in all material respects or is misleading (or was not true, complete and accurate in all material respects or was misleading as at the date of the Directors' Certificate referred to in </w:t>
      </w:r>
      <w:r w:rsidR="007248B2" w:rsidRPr="007248B2">
        <w:t>Condition</w:t>
      </w:r>
      <w:r w:rsidRPr="00462199">
        <w:t xml:space="preserve"> </w:t>
      </w:r>
      <w:r w:rsidR="00B93954">
        <w:fldChar w:fldCharType="begin"/>
      </w:r>
      <w:r w:rsidR="00B93954">
        <w:instrText xml:space="preserve"> REF _Ref144114503 \r \h </w:instrText>
      </w:r>
      <w:r w:rsidR="00B93954">
        <w:fldChar w:fldCharType="separate"/>
      </w:r>
      <w:del w:id="5109" w:author="Faqir, Sofia (Energy Security)" w:date="2023-11-12T19:47:00Z">
        <w:r w:rsidR="00E473FC">
          <w:delText>45.9</w:delText>
        </w:r>
      </w:del>
      <w:r w:rsidR="00B93954">
        <w:fldChar w:fldCharType="end"/>
      </w:r>
      <w:r w:rsidRPr="00462199">
        <w:t>), the Producer shall as soon as reasonably practicable:</w:t>
      </w:r>
      <w:bookmarkEnd w:id="5107"/>
    </w:p>
    <w:p w14:paraId="59F99BCD" w14:textId="77777777" w:rsidR="00D179D6" w:rsidRPr="00462199" w:rsidRDefault="00D179D6" w:rsidP="00202C21">
      <w:pPr>
        <w:pStyle w:val="H3Ashurst"/>
      </w:pPr>
      <w:bookmarkStart w:id="5110" w:name="_Ref144114505"/>
      <w:r w:rsidRPr="00462199">
        <w:t>notify the LCHA Counterparty that this is the case; and</w:t>
      </w:r>
      <w:bookmarkEnd w:id="5110"/>
    </w:p>
    <w:p w14:paraId="57DADED7" w14:textId="77777777" w:rsidR="00D179D6" w:rsidRPr="00462199" w:rsidRDefault="00D179D6" w:rsidP="00202C21">
      <w:pPr>
        <w:pStyle w:val="H3Ashurst"/>
      </w:pPr>
      <w:bookmarkStart w:id="5111" w:name="_Ref144114506"/>
      <w:r w:rsidRPr="00462199">
        <w:t xml:space="preserve">provide the LCHA Counterparty with the updated, corrected information (the </w:t>
      </w:r>
      <w:r w:rsidRPr="00462199">
        <w:rPr>
          <w:b/>
        </w:rPr>
        <w:t>"Revised Producer QCiL True-Up Information"</w:t>
      </w:r>
      <w:r w:rsidRPr="00462199">
        <w:t>), together with a Directors' Certificate in relation to the Revised Producer QCiL True-Up Information.</w:t>
      </w:r>
      <w:bookmarkEnd w:id="5111"/>
    </w:p>
    <w:p w14:paraId="02A3B002" w14:textId="77777777" w:rsidR="00D179D6" w:rsidRPr="00462199" w:rsidRDefault="00D179D6" w:rsidP="005B3BB9">
      <w:pPr>
        <w:pStyle w:val="H2Ashurst"/>
      </w:pPr>
      <w:bookmarkStart w:id="5112" w:name="_Ref144114507"/>
      <w:r w:rsidRPr="00462199">
        <w:t xml:space="preserve">The LCHA Counterparty may, by notice to the Producer no later than twenty (20) Business Days after receipt of a Producer QCiL True-Up Notice or any Revised Producer QCiL True-Up Information, require the Producer to provide such Supporting Information in relation to that Producer QCiL True-Up Notice or, as the case may be, the Revised Producer QCiL True-Up Information (a </w:t>
      </w:r>
      <w:r w:rsidRPr="00462199">
        <w:rPr>
          <w:b/>
        </w:rPr>
        <w:t>"Producer QCiL True-Up Notice Information Request"</w:t>
      </w:r>
      <w:r w:rsidRPr="00462199">
        <w:t>) as the LCHA Counterparty reasonably requests.</w:t>
      </w:r>
      <w:bookmarkEnd w:id="5112"/>
    </w:p>
    <w:p w14:paraId="5CA3DE4B" w14:textId="77777777" w:rsidR="00D179D6" w:rsidRPr="00462199" w:rsidRDefault="00D179D6" w:rsidP="005B3BB9">
      <w:pPr>
        <w:pStyle w:val="H2Ashurst"/>
      </w:pPr>
      <w:bookmarkStart w:id="5113" w:name="_Ref144114508"/>
      <w:r w:rsidRPr="00462199">
        <w:t>If the LCHA Counterparty gives a Producer QCiL True-Up Notice Information Request to the Producer, the Producer shall, no later than twenty (20) Business Days, or such longer period as is specified by the LCHA Counterparty, after receipt of the request, prepare and deliver such further Supporting Information to the LCHA Counterparty.</w:t>
      </w:r>
      <w:bookmarkEnd w:id="5113"/>
    </w:p>
    <w:p w14:paraId="1593CB7A" w14:textId="77777777" w:rsidR="00D179D6" w:rsidRPr="00462199" w:rsidRDefault="00D179D6" w:rsidP="005B3BB9">
      <w:pPr>
        <w:pStyle w:val="H2Ashurst"/>
      </w:pPr>
      <w:bookmarkStart w:id="5114" w:name="_Ref144114509"/>
      <w:r w:rsidRPr="00462199">
        <w:t>No Producer QCiL True-Up Notice shall be given in respect of a Qualifying Change in Law or a Qualifying Shutdown Event, as the case may be, within one (1) calendar year of the relevant QCiL Compensation Date.</w:t>
      </w:r>
      <w:bookmarkEnd w:id="5114"/>
    </w:p>
    <w:p w14:paraId="61F1C4D6" w14:textId="77777777" w:rsidR="00D179D6" w:rsidRPr="00462199" w:rsidRDefault="00D179D6" w:rsidP="005B3BB9">
      <w:pPr>
        <w:pStyle w:val="H2Ashurst"/>
      </w:pPr>
      <w:bookmarkStart w:id="5115" w:name="_Ref144114510"/>
      <w:r w:rsidRPr="00462199">
        <w:lastRenderedPageBreak/>
        <w:t>The LCHA Counterparty shall be under no obligation to consider or take any action in response to a Producer QCiL True-Up Notice unless and until the Producer shall have provided the LCHA Counterparty with all the QCiL True-Up Information, and the Directors' Certificate in respect of such Producer QCiL True-Up Notice.</w:t>
      </w:r>
      <w:bookmarkEnd w:id="5115"/>
    </w:p>
    <w:p w14:paraId="13192474" w14:textId="77777777" w:rsidR="00D179D6" w:rsidRPr="00462199" w:rsidRDefault="00D179D6" w:rsidP="005B3BB9">
      <w:pPr>
        <w:pStyle w:val="NormalBoldAshurst"/>
      </w:pPr>
      <w:r w:rsidRPr="00462199">
        <w:rPr>
          <w:i/>
        </w:rPr>
        <w:t>Agreement between the Parties in respect of a true-up</w:t>
      </w:r>
    </w:p>
    <w:p w14:paraId="46984065" w14:textId="77777777" w:rsidR="00D179D6" w:rsidRPr="00462199" w:rsidRDefault="00D179D6" w:rsidP="005B3BB9">
      <w:pPr>
        <w:pStyle w:val="H2Ashurst"/>
      </w:pPr>
      <w:bookmarkStart w:id="5116" w:name="_Ref144114511"/>
      <w:r w:rsidRPr="00462199">
        <w:t>The Parties shall meet to discuss and, in good faith, seek to agree:</w:t>
      </w:r>
      <w:bookmarkEnd w:id="5116"/>
    </w:p>
    <w:p w14:paraId="59EB3CC1" w14:textId="77777777" w:rsidR="00D179D6" w:rsidRPr="00462199" w:rsidRDefault="00D179D6" w:rsidP="00202C21">
      <w:pPr>
        <w:pStyle w:val="H3Ashurst"/>
      </w:pPr>
      <w:bookmarkStart w:id="5117" w:name="_Ref144114512"/>
      <w:r w:rsidRPr="00462199">
        <w:t>the QCiL True-Up Information;</w:t>
      </w:r>
      <w:bookmarkEnd w:id="5117"/>
    </w:p>
    <w:p w14:paraId="30869EB1" w14:textId="77777777" w:rsidR="00D179D6" w:rsidRPr="00462199" w:rsidRDefault="00D179D6" w:rsidP="00202C21">
      <w:pPr>
        <w:pStyle w:val="H3Ashurst"/>
      </w:pPr>
      <w:bookmarkStart w:id="5118" w:name="_Ref144114513"/>
      <w:r w:rsidRPr="00462199">
        <w:t>any such other matters which the Parties consider pertinent to the calculation of the QCiL True-Up Compensation (if any);</w:t>
      </w:r>
      <w:bookmarkEnd w:id="5118"/>
    </w:p>
    <w:p w14:paraId="3782B954" w14:textId="77777777" w:rsidR="00D179D6" w:rsidRPr="00462199" w:rsidRDefault="00D179D6" w:rsidP="00202C21">
      <w:pPr>
        <w:pStyle w:val="H3Ashurst"/>
      </w:pPr>
      <w:bookmarkStart w:id="5119" w:name="_Ref144114514"/>
      <w:r w:rsidRPr="00462199">
        <w:t>the QCiL True-Up Compensation (if any) that shall be payable by the LCHA Counterparty or the Producer (as the case may be); and</w:t>
      </w:r>
      <w:bookmarkEnd w:id="5119"/>
    </w:p>
    <w:p w14:paraId="2D0C9ADE" w14:textId="77777777" w:rsidR="00D179D6" w:rsidRPr="00462199" w:rsidRDefault="00D179D6" w:rsidP="00202C21">
      <w:pPr>
        <w:pStyle w:val="H3Ashurst"/>
      </w:pPr>
      <w:bookmarkStart w:id="5120" w:name="_Ref144114515"/>
      <w:r w:rsidRPr="00462199">
        <w:t>the manner in which such QCiL True-Up Compensation (if any) shall be paid by the LCHA Counterparty or the Producer (as the case may be), provided that:</w:t>
      </w:r>
      <w:bookmarkEnd w:id="5120"/>
    </w:p>
    <w:p w14:paraId="579DF7D6" w14:textId="77777777" w:rsidR="00D179D6" w:rsidRPr="00462199" w:rsidRDefault="00D179D6" w:rsidP="005B3BB9">
      <w:pPr>
        <w:pStyle w:val="H4Ashurst"/>
      </w:pPr>
      <w:bookmarkStart w:id="5121" w:name="_Ref144114516"/>
      <w:r w:rsidRPr="00462199">
        <w:t>where the QCiL True-Up Compensation relates to an QCiL Strike Price Adjustment, the QCiL True-Up Compensation shall be effected by way of a QCiL True-Up Strike Price Adjustment; and</w:t>
      </w:r>
      <w:bookmarkEnd w:id="5121"/>
    </w:p>
    <w:p w14:paraId="6239A7A1" w14:textId="77777777" w:rsidR="00D179D6" w:rsidRPr="00462199" w:rsidRDefault="00D179D6" w:rsidP="005B3BB9">
      <w:pPr>
        <w:pStyle w:val="H4Ashurst"/>
      </w:pPr>
      <w:bookmarkStart w:id="5122" w:name="_Ref144114517"/>
      <w:r w:rsidRPr="00462199">
        <w:t>where the QCiL True-Up Compensation does not relate to an QCiL Strike Price Adjustment, the QCiL True-Up Compensation shall be paid in the same manner as the QCiL Compensation agreed in respect of that Qualifying Change in Law, unless the Parties expressly agree otherwise.</w:t>
      </w:r>
      <w:bookmarkEnd w:id="5122"/>
    </w:p>
    <w:p w14:paraId="58E0B1FD" w14:textId="77777777" w:rsidR="00D179D6" w:rsidRPr="00462199" w:rsidRDefault="00D179D6" w:rsidP="005B3BB9">
      <w:pPr>
        <w:pStyle w:val="B12Ashurst"/>
      </w:pPr>
      <w:r w:rsidRPr="00462199">
        <w:t>Such meeting shall be convened: (i) as soon as reasonably practicable, and in any event no later than twenty (20) Business Days, after the LCHA Counterparty receives a Producer QCiL True-Up Response Notice and the associated Directors' Certificate (or, if the LCHA Counterparty gives the Producer a Producer QCiL True-Up Response Notice Information Request, no later than twenty (20) Business Days after the LCHA Counterparty receives the requested Supporting Information); or (ii) if the Producer gives the LCHA Counterparty a Producer QCiL True-Up Notice and the associated Directors' Certificate, at such date as is determined by the LCHA Counterparty in its sole and absolute discretion.</w:t>
      </w:r>
    </w:p>
    <w:p w14:paraId="3F192355" w14:textId="4FF42CDA" w:rsidR="00D179D6" w:rsidRPr="00462199" w:rsidRDefault="00D179D6" w:rsidP="005B3BB9">
      <w:pPr>
        <w:pStyle w:val="H2Ashurst"/>
      </w:pPr>
      <w:bookmarkStart w:id="5123" w:name="_Ref144114518"/>
      <w:r w:rsidRPr="00462199">
        <w:t xml:space="preserve">Any and all QCiL True-Up Compensation is to be calculated and paid in accordance with and subject to </w:t>
      </w:r>
      <w:r w:rsidR="007248B2" w:rsidRPr="007248B2">
        <w:t>Condition</w:t>
      </w:r>
      <w:r w:rsidRPr="00462199">
        <w:t xml:space="preserve">s </w:t>
      </w:r>
      <w:r w:rsidR="00B93954">
        <w:fldChar w:fldCharType="begin"/>
      </w:r>
      <w:r w:rsidR="00B93954">
        <w:instrText xml:space="preserve"> REF _Ref144475358 \r \h </w:instrText>
      </w:r>
      <w:r w:rsidR="00B93954">
        <w:fldChar w:fldCharType="separate"/>
      </w:r>
      <w:del w:id="5124" w:author="Faqir, Sofia (Energy Security)" w:date="2023-11-12T19:47:00Z">
        <w:r w:rsidR="00E473FC">
          <w:delText>43</w:delText>
        </w:r>
      </w:del>
      <w:r w:rsidR="00B93954">
        <w:fldChar w:fldCharType="end"/>
      </w:r>
      <w:r w:rsidRPr="00462199">
        <w:t xml:space="preserve"> (</w:t>
      </w:r>
      <w:r w:rsidRPr="00462199">
        <w:rPr>
          <w:i/>
        </w:rPr>
        <w:t>Qualifying Change in Law: Compensation</w:t>
      </w:r>
      <w:r w:rsidRPr="00462199">
        <w:t xml:space="preserve">), </w:t>
      </w:r>
      <w:r w:rsidR="00E1391D">
        <w:fldChar w:fldCharType="begin"/>
      </w:r>
      <w:r w:rsidR="00E1391D">
        <w:instrText xml:space="preserve"> REF _Ref144462920 \n \h </w:instrText>
      </w:r>
      <w:r w:rsidR="00E1391D">
        <w:fldChar w:fldCharType="separate"/>
      </w:r>
      <w:del w:id="5125" w:author="Faqir, Sofia (Energy Security)" w:date="2023-11-12T19:47:00Z">
        <w:r w:rsidR="00E473FC">
          <w:delText>44</w:delText>
        </w:r>
      </w:del>
      <w:r w:rsidR="00E1391D">
        <w:fldChar w:fldCharType="end"/>
      </w:r>
      <w:r w:rsidR="00E1391D" w:rsidRPr="00462199">
        <w:t xml:space="preserve"> </w:t>
      </w:r>
      <w:r w:rsidRPr="00462199">
        <w:t>(</w:t>
      </w:r>
      <w:r w:rsidRPr="00462199">
        <w:rPr>
          <w:i/>
        </w:rPr>
        <w:t>Qualifying Change in Law: Effective date and payment</w:t>
      </w:r>
      <w:r w:rsidRPr="00462199">
        <w:t xml:space="preserve">) and </w:t>
      </w:r>
      <w:r w:rsidR="00E1391D">
        <w:fldChar w:fldCharType="begin"/>
      </w:r>
      <w:r w:rsidR="00E1391D">
        <w:instrText xml:space="preserve"> REF _Ref144462877 \n \h </w:instrText>
      </w:r>
      <w:r w:rsidR="00E1391D">
        <w:fldChar w:fldCharType="separate"/>
      </w:r>
      <w:del w:id="5126" w:author="Faqir, Sofia (Energy Security)" w:date="2023-11-12T19:47:00Z">
        <w:r w:rsidR="00E473FC">
          <w:delText>47</w:delText>
        </w:r>
      </w:del>
      <w:r w:rsidR="00E1391D">
        <w:fldChar w:fldCharType="end"/>
      </w:r>
      <w:r w:rsidR="00E1391D" w:rsidRPr="00462199">
        <w:t xml:space="preserve"> </w:t>
      </w:r>
      <w:r w:rsidRPr="00462199">
        <w:t>(</w:t>
      </w:r>
      <w:r w:rsidRPr="00462199">
        <w:rPr>
          <w:i/>
        </w:rPr>
        <w:t>Changes in Law: General provisions</w:t>
      </w:r>
      <w:r w:rsidRPr="00462199">
        <w:t>) (in each case with the necessary modifications).</w:t>
      </w:r>
      <w:bookmarkEnd w:id="5123"/>
    </w:p>
    <w:p w14:paraId="426D4759" w14:textId="77777777" w:rsidR="00D179D6" w:rsidRPr="00462199" w:rsidRDefault="00D179D6" w:rsidP="005B3BB9">
      <w:pPr>
        <w:pStyle w:val="NormalBoldAshurst"/>
      </w:pPr>
      <w:r w:rsidRPr="00462199">
        <w:rPr>
          <w:i/>
        </w:rPr>
        <w:t>Disputes in respect of a true-up</w:t>
      </w:r>
    </w:p>
    <w:p w14:paraId="75570881" w14:textId="656977BE" w:rsidR="00D179D6" w:rsidRPr="00462199" w:rsidRDefault="00D179D6" w:rsidP="005B3BB9">
      <w:pPr>
        <w:pStyle w:val="H2Ashurst"/>
      </w:pPr>
      <w:bookmarkStart w:id="5127" w:name="_Ref144114519"/>
      <w:r w:rsidRPr="00462199">
        <w:t xml:space="preserve">If the Producer and the LCHA Counterparty are not able to agree any of the matters in </w:t>
      </w:r>
      <w:r w:rsidR="007248B2" w:rsidRPr="007248B2">
        <w:t>Condition</w:t>
      </w:r>
      <w:r w:rsidRPr="00462199">
        <w:t xml:space="preserve"> </w:t>
      </w:r>
      <w:r w:rsidR="00B93954">
        <w:fldChar w:fldCharType="begin"/>
      </w:r>
      <w:r w:rsidR="00B93954">
        <w:instrText xml:space="preserve"> REF _Ref144114511 \r \h </w:instrText>
      </w:r>
      <w:r w:rsidR="00B93954">
        <w:fldChar w:fldCharType="separate"/>
      </w:r>
      <w:del w:id="5128" w:author="Faqir, Sofia (Energy Security)" w:date="2023-11-12T19:47:00Z">
        <w:r w:rsidR="00E473FC">
          <w:delText>45.15</w:delText>
        </w:r>
      </w:del>
      <w:r w:rsidR="00B93954">
        <w:fldChar w:fldCharType="end"/>
      </w:r>
      <w:r w:rsidRPr="00462199">
        <w:t>, either the Producer or the LCHA Counterparty may refer the Dispute for resolution by an Arbitral Tribunal in accordance with the Arbitration Procedure or, if the Producer and the LCHA Counterparty agree in writing that such Dispute is amenable to determination by an Expert, refer the Dispute to an Expert for determination in accordance with the Expert Determination Procedure.</w:t>
      </w:r>
      <w:bookmarkEnd w:id="5127"/>
    </w:p>
    <w:p w14:paraId="26EE41A3" w14:textId="77777777" w:rsidR="00D179D6" w:rsidRPr="00462199" w:rsidRDefault="00D179D6" w:rsidP="005B3BB9">
      <w:pPr>
        <w:pStyle w:val="H2Ashurst"/>
      </w:pPr>
      <w:bookmarkStart w:id="5129" w:name="_Ref144114520"/>
      <w:r w:rsidRPr="00462199">
        <w:t>Until the Dispute has been resolved by agreement between the Producer and the LCHA Counterparty or determination in accordance with the Arbitration Procedure or the Expert Determination Procedure, as the case may be, there shall be no QCiL True-Up Compensation payable.</w:t>
      </w:r>
      <w:bookmarkEnd w:id="5129"/>
    </w:p>
    <w:p w14:paraId="1D58DEF6" w14:textId="77777777" w:rsidR="00D179D6" w:rsidRPr="00462199" w:rsidRDefault="00D179D6" w:rsidP="005B3BB9">
      <w:pPr>
        <w:pStyle w:val="H1Ashurst"/>
      </w:pPr>
      <w:bookmarkStart w:id="5130" w:name="_Ref144114521"/>
      <w:bookmarkStart w:id="5131" w:name="_Toc149833699"/>
      <w:r w:rsidRPr="00462199">
        <w:lastRenderedPageBreak/>
        <w:t>Qualifying Shutdown Event: Procedure</w:t>
      </w:r>
      <w:bookmarkEnd w:id="5130"/>
      <w:bookmarkEnd w:id="5131"/>
    </w:p>
    <w:p w14:paraId="756E478D" w14:textId="77777777" w:rsidR="00D179D6" w:rsidRPr="00462199" w:rsidRDefault="00D179D6" w:rsidP="005B3BB9">
      <w:pPr>
        <w:pStyle w:val="H2Ashurst"/>
      </w:pPr>
      <w:bookmarkStart w:id="5132" w:name="_Ref144114522"/>
      <w:r w:rsidRPr="00462199">
        <w:t xml:space="preserve">If a Qualifying Shutdown Event has occurred, the Producer may give notice to that effect to the LCHA Counterparty (a </w:t>
      </w:r>
      <w:r w:rsidRPr="00462199">
        <w:rPr>
          <w:b/>
        </w:rPr>
        <w:t>"QSE Notice"</w:t>
      </w:r>
      <w:r w:rsidRPr="00462199">
        <w:t>). A QSE Notice shall:</w:t>
      </w:r>
      <w:bookmarkEnd w:id="5132"/>
    </w:p>
    <w:p w14:paraId="22BBD14E" w14:textId="77777777" w:rsidR="00D179D6" w:rsidRPr="00462199" w:rsidRDefault="00D179D6" w:rsidP="00202C21">
      <w:pPr>
        <w:pStyle w:val="H3Ashurst"/>
      </w:pPr>
      <w:bookmarkStart w:id="5133" w:name="_Ref144114523"/>
      <w:r w:rsidRPr="00462199">
        <w:t>include reasonable details of the Qualifying Shutdown Event;</w:t>
      </w:r>
      <w:bookmarkEnd w:id="5133"/>
    </w:p>
    <w:p w14:paraId="1A59522A" w14:textId="77777777" w:rsidR="00D179D6" w:rsidRPr="00462199" w:rsidRDefault="00D179D6" w:rsidP="00202C21">
      <w:pPr>
        <w:pStyle w:val="H3Ashurst"/>
      </w:pPr>
      <w:bookmarkStart w:id="5134" w:name="_Ref144114524"/>
      <w:r w:rsidRPr="00462199">
        <w:t>specify the date on which the Qualifying Shutdown Event occurred;</w:t>
      </w:r>
      <w:bookmarkEnd w:id="5134"/>
    </w:p>
    <w:p w14:paraId="6FB1CAE7" w14:textId="77777777" w:rsidR="00D179D6" w:rsidRPr="00462199" w:rsidRDefault="00D179D6" w:rsidP="00202C21">
      <w:pPr>
        <w:pStyle w:val="H3Ashurst"/>
      </w:pPr>
      <w:bookmarkStart w:id="5135" w:name="_Ref144114525"/>
      <w:r w:rsidRPr="00462199">
        <w:t>specify the Producer's good faith estimate of the QCiL Operations Cessation Event Costs and the QCiL Operations Cessation Event Savings;</w:t>
      </w:r>
      <w:bookmarkEnd w:id="5135"/>
    </w:p>
    <w:p w14:paraId="12C20239" w14:textId="77777777" w:rsidR="00D179D6" w:rsidRPr="00462199" w:rsidRDefault="00D179D6" w:rsidP="00202C21">
      <w:pPr>
        <w:pStyle w:val="H3Ashurst"/>
      </w:pPr>
      <w:bookmarkStart w:id="5136" w:name="_Ref144114526"/>
      <w:r w:rsidRPr="00462199">
        <w:t>include such Supporting Information, in reasonable detail, which the Producer considers to be relevant and supportive of the foregoing; and</w:t>
      </w:r>
      <w:bookmarkEnd w:id="5136"/>
    </w:p>
    <w:p w14:paraId="37DBF363" w14:textId="1A2397FB" w:rsidR="00D179D6" w:rsidRPr="00462199" w:rsidRDefault="00D179D6" w:rsidP="00202C21">
      <w:pPr>
        <w:pStyle w:val="H3Ashurst"/>
      </w:pPr>
      <w:bookmarkStart w:id="5137" w:name="_Ref144114527"/>
      <w:r w:rsidRPr="00462199">
        <w:t xml:space="preserve">include Supporting Information evidencing, in reasonable detail, the steps that the Producer has taken and/or proposes to take to comply with </w:t>
      </w:r>
      <w:r w:rsidR="007248B2" w:rsidRPr="007248B2">
        <w:t>Condition</w:t>
      </w:r>
      <w:r w:rsidRPr="00462199">
        <w:t xml:space="preserve"> </w:t>
      </w:r>
      <w:r w:rsidR="00B93954">
        <w:fldChar w:fldCharType="begin"/>
      </w:r>
      <w:r w:rsidR="00B93954">
        <w:instrText xml:space="preserve"> REF _Ref144115030 \r \h </w:instrText>
      </w:r>
      <w:r w:rsidR="00B93954">
        <w:fldChar w:fldCharType="separate"/>
      </w:r>
      <w:del w:id="5138" w:author="Faqir, Sofia (Energy Security)" w:date="2023-11-12T19:47:00Z">
        <w:r w:rsidR="00E473FC">
          <w:delText>65.3</w:delText>
        </w:r>
      </w:del>
      <w:r w:rsidR="00B93954">
        <w:fldChar w:fldCharType="end"/>
      </w:r>
      <w:r w:rsidRPr="00462199">
        <w:t xml:space="preserve"> (</w:t>
      </w:r>
      <w:r w:rsidRPr="00462199">
        <w:rPr>
          <w:i/>
        </w:rPr>
        <w:t>Mitigation</w:t>
      </w:r>
      <w:r w:rsidRPr="00462199">
        <w:t>) and the Reasonable and Prudent Standard.</w:t>
      </w:r>
      <w:bookmarkEnd w:id="5137"/>
    </w:p>
    <w:p w14:paraId="0C14FD07" w14:textId="77777777" w:rsidR="00D179D6" w:rsidRPr="00462199" w:rsidRDefault="00D179D6" w:rsidP="005B3BB9">
      <w:pPr>
        <w:pStyle w:val="H2Ashurst"/>
      </w:pPr>
      <w:bookmarkStart w:id="5139" w:name="_Ref144114528"/>
      <w:r w:rsidRPr="00462199">
        <w:t>Any QSE Notice shall be accompanied by a Directors' Certificate in relation to the information contained in, and enclosed with, the QSE Notice.</w:t>
      </w:r>
      <w:bookmarkEnd w:id="5139"/>
    </w:p>
    <w:p w14:paraId="1C3BA3C7" w14:textId="6B7FEFA1" w:rsidR="00D179D6" w:rsidRPr="00462199" w:rsidRDefault="00D179D6" w:rsidP="005B3BB9">
      <w:pPr>
        <w:pStyle w:val="H2Ashurst"/>
      </w:pPr>
      <w:bookmarkStart w:id="5140" w:name="_Ref144114529"/>
      <w:r w:rsidRPr="00462199">
        <w:t xml:space="preserve">A QSE Notice shall be deemed to constitute a Producer QCiL Notice and the provisions of </w:t>
      </w:r>
      <w:r w:rsidR="007248B2" w:rsidRPr="007248B2">
        <w:t>Condition</w:t>
      </w:r>
      <w:r w:rsidRPr="00462199">
        <w:t xml:space="preserve">s </w:t>
      </w:r>
      <w:r w:rsidR="00B93954">
        <w:fldChar w:fldCharType="begin"/>
      </w:r>
      <w:r w:rsidR="00B93954">
        <w:instrText xml:space="preserve"> REF _Ref144475496 \r \h </w:instrText>
      </w:r>
      <w:r w:rsidR="00B93954">
        <w:fldChar w:fldCharType="separate"/>
      </w:r>
      <w:del w:id="5141" w:author="Faqir, Sofia (Energy Security)" w:date="2023-11-12T19:47:00Z">
        <w:r w:rsidR="00E473FC">
          <w:delText>42</w:delText>
        </w:r>
      </w:del>
      <w:r w:rsidR="00B93954">
        <w:fldChar w:fldCharType="end"/>
      </w:r>
      <w:r w:rsidRPr="00462199">
        <w:t xml:space="preserve"> (</w:t>
      </w:r>
      <w:r w:rsidRPr="00462199">
        <w:rPr>
          <w:i/>
        </w:rPr>
        <w:t>Qualifying Change in Law: Procedure</w:t>
      </w:r>
      <w:r w:rsidRPr="00462199">
        <w:t>) to</w:t>
      </w:r>
      <w:r w:rsidR="00B858A3">
        <w:t xml:space="preserve"> </w:t>
      </w:r>
      <w:r w:rsidR="00B858A3">
        <w:fldChar w:fldCharType="begin"/>
      </w:r>
      <w:r w:rsidR="00B858A3">
        <w:instrText xml:space="preserve"> REF _Ref144462866 \n \h </w:instrText>
      </w:r>
      <w:r w:rsidR="00B858A3">
        <w:fldChar w:fldCharType="separate"/>
      </w:r>
      <w:del w:id="5142" w:author="Faqir, Sofia (Energy Security)" w:date="2023-11-12T19:47:00Z">
        <w:r w:rsidR="00E473FC">
          <w:delText>45</w:delText>
        </w:r>
      </w:del>
      <w:r w:rsidR="00B858A3">
        <w:fldChar w:fldCharType="end"/>
      </w:r>
      <w:r w:rsidR="00B858A3" w:rsidRPr="00462199">
        <w:t xml:space="preserve"> </w:t>
      </w:r>
      <w:r w:rsidRPr="00462199">
        <w:t>(</w:t>
      </w:r>
      <w:r w:rsidRPr="00462199">
        <w:rPr>
          <w:i/>
        </w:rPr>
        <w:t>Qualifying Change in Law: True-up</w:t>
      </w:r>
      <w:r w:rsidRPr="00462199">
        <w:t>) (inclusive) shall apply (with the necessary modifications) for the purposes of:</w:t>
      </w:r>
      <w:bookmarkEnd w:id="5140"/>
    </w:p>
    <w:p w14:paraId="3706BF8B" w14:textId="77777777" w:rsidR="00D179D6" w:rsidRPr="00462199" w:rsidRDefault="00D179D6" w:rsidP="00202C21">
      <w:pPr>
        <w:pStyle w:val="H3Ashurst"/>
      </w:pPr>
      <w:bookmarkStart w:id="5143" w:name="_Ref144114530"/>
      <w:r w:rsidRPr="00462199">
        <w:t>agreeing or determining whether a Qualifying Shutdown Event has occurred;</w:t>
      </w:r>
      <w:bookmarkEnd w:id="5143"/>
    </w:p>
    <w:p w14:paraId="18EEFE75" w14:textId="792984DB" w:rsidR="00D179D6" w:rsidRPr="00462199" w:rsidRDefault="00D179D6" w:rsidP="00202C21">
      <w:pPr>
        <w:pStyle w:val="H3Ashurst"/>
      </w:pPr>
      <w:bookmarkStart w:id="5144" w:name="_Ref144114531"/>
      <w:r w:rsidRPr="00462199">
        <w:t xml:space="preserve">(if a Qualifying Shutdown Event has occurred) agreeing or determining the amount of QCiL Compensation resulting from the occurrence of such Qualifying Shutdown Event (on the basis that a Qualifying Shutdown Event constitutes a QCiL Operation Cessation Event) and the terms and </w:t>
      </w:r>
      <w:r w:rsidR="007248B2" w:rsidRPr="007248B2">
        <w:t>condition</w:t>
      </w:r>
      <w:r w:rsidRPr="00462199">
        <w:t>s upon which such QCiL Compensation will be paid or effected; and</w:t>
      </w:r>
      <w:bookmarkEnd w:id="5144"/>
    </w:p>
    <w:p w14:paraId="23A48282" w14:textId="77777777" w:rsidR="00D179D6" w:rsidRPr="00462199" w:rsidRDefault="00D179D6" w:rsidP="00202C21">
      <w:pPr>
        <w:pStyle w:val="H3Ashurst"/>
      </w:pPr>
      <w:bookmarkStart w:id="5145" w:name="_Ref144114532"/>
      <w:r w:rsidRPr="00462199">
        <w:t>agreeing or determining any and all other related matters pertinent to the foregoing.</w:t>
      </w:r>
      <w:bookmarkEnd w:id="5145"/>
    </w:p>
    <w:p w14:paraId="792F6AF2" w14:textId="77777777" w:rsidR="00D179D6" w:rsidRPr="00462199" w:rsidRDefault="00D179D6" w:rsidP="005B3BB9">
      <w:pPr>
        <w:pStyle w:val="H1Ashurst"/>
      </w:pPr>
      <w:bookmarkStart w:id="5146" w:name="_Ref144114533"/>
      <w:bookmarkStart w:id="5147" w:name="_Ref144462877"/>
      <w:bookmarkStart w:id="5148" w:name="_Toc149833700"/>
      <w:r w:rsidRPr="00462199">
        <w:t>Changes in Law: General provisions</w:t>
      </w:r>
      <w:bookmarkEnd w:id="5146"/>
      <w:bookmarkEnd w:id="5147"/>
      <w:bookmarkEnd w:id="5148"/>
    </w:p>
    <w:p w14:paraId="2B26CF2F" w14:textId="77777777" w:rsidR="00D179D6" w:rsidRPr="00462199" w:rsidRDefault="00D179D6" w:rsidP="005B3BB9">
      <w:pPr>
        <w:pStyle w:val="NormalBoldAshurst"/>
      </w:pPr>
      <w:r w:rsidRPr="00462199">
        <w:rPr>
          <w:i/>
        </w:rPr>
        <w:t>Indemnity</w:t>
      </w:r>
    </w:p>
    <w:p w14:paraId="0AE70EED" w14:textId="2618F44B" w:rsidR="00D179D6" w:rsidRPr="00462199" w:rsidRDefault="00D179D6" w:rsidP="005B3BB9">
      <w:pPr>
        <w:pStyle w:val="H2Ashurst"/>
      </w:pPr>
      <w:bookmarkStart w:id="5149" w:name="_Ref144114534"/>
      <w:r w:rsidRPr="00462199">
        <w:t xml:space="preserve">The Producer shall, promptly on demand from time to time, indemnify the LCHA Counterparty, and keep the LCHA Counterparty fully and effectively indemnified, against any and all out-of-pocket costs properly incurred by the LCHA Counterparty and which would not have been incurred but for a Producer QCiL Notice (including any QSE Notice) having been given. This </w:t>
      </w:r>
      <w:r w:rsidR="007248B2" w:rsidRPr="007248B2">
        <w:t>Condition</w:t>
      </w:r>
      <w:r w:rsidRPr="00462199">
        <w:t xml:space="preserve"> </w:t>
      </w:r>
      <w:r w:rsidR="00B93954">
        <w:fldChar w:fldCharType="begin"/>
      </w:r>
      <w:r w:rsidR="00B93954">
        <w:instrText xml:space="preserve"> REF _Ref144114534 \r \h </w:instrText>
      </w:r>
      <w:r w:rsidR="00B93954">
        <w:fldChar w:fldCharType="separate"/>
      </w:r>
      <w:del w:id="5150" w:author="Faqir, Sofia (Energy Security)" w:date="2023-11-12T19:47:00Z">
        <w:r w:rsidR="00E473FC">
          <w:delText>47.1</w:delText>
        </w:r>
      </w:del>
      <w:r w:rsidR="00B93954">
        <w:fldChar w:fldCharType="end"/>
      </w:r>
      <w:r w:rsidRPr="00462199">
        <w:t xml:space="preserve"> shall not apply in respect of any such costs resulting from the LCHA Counterparty having disputed that a Qualifying Change in Law or Qualifying Shutdown Event has occurred if a resolution or determination to the contrary is made pursuant to the Dispute Resolution Procedure.</w:t>
      </w:r>
      <w:bookmarkEnd w:id="5149"/>
    </w:p>
    <w:p w14:paraId="5D344D33" w14:textId="77777777" w:rsidR="00D179D6" w:rsidRPr="00462199" w:rsidRDefault="00D179D6" w:rsidP="005B3BB9">
      <w:pPr>
        <w:pStyle w:val="NormalBoldAshurst"/>
      </w:pPr>
      <w:r w:rsidRPr="00462199">
        <w:rPr>
          <w:i/>
        </w:rPr>
        <w:t>Excluded Change in Law</w:t>
      </w:r>
    </w:p>
    <w:p w14:paraId="3A8272B9" w14:textId="77777777" w:rsidR="00D179D6" w:rsidRPr="00462199" w:rsidRDefault="00D179D6" w:rsidP="005B3BB9">
      <w:pPr>
        <w:pStyle w:val="H2Ashurst"/>
      </w:pPr>
      <w:bookmarkStart w:id="5151" w:name="_Ref144114535"/>
      <w:r w:rsidRPr="00462199">
        <w:t>There shall be no amendment to the LCHA, adjustment to the Strike Price or other compensation in respect of or on account of any Excluded Change in Law other than pursuant to the Change Control Procedure.</w:t>
      </w:r>
      <w:bookmarkEnd w:id="5151"/>
    </w:p>
    <w:p w14:paraId="3977EAD7" w14:textId="77777777" w:rsidR="00D179D6" w:rsidRPr="00462199" w:rsidRDefault="00D179D6" w:rsidP="005B3BB9">
      <w:pPr>
        <w:pStyle w:val="H1Ashurst"/>
      </w:pPr>
      <w:bookmarkStart w:id="5152" w:name="_Ref144114536"/>
      <w:bookmarkStart w:id="5153" w:name="_Ref144476135"/>
      <w:bookmarkStart w:id="5154" w:name="_Ref144481875"/>
      <w:bookmarkStart w:id="5155" w:name="_Toc149833701"/>
      <w:r w:rsidRPr="00462199">
        <w:lastRenderedPageBreak/>
        <w:t>Change in Applicable Law: Procedure</w:t>
      </w:r>
      <w:bookmarkEnd w:id="5152"/>
      <w:bookmarkEnd w:id="5153"/>
      <w:bookmarkEnd w:id="5154"/>
      <w:bookmarkEnd w:id="5155"/>
    </w:p>
    <w:p w14:paraId="48790675" w14:textId="77777777" w:rsidR="00D179D6" w:rsidRPr="00462199" w:rsidRDefault="00D179D6" w:rsidP="005B3BB9">
      <w:pPr>
        <w:pStyle w:val="NormalBoldAshurst"/>
      </w:pPr>
      <w:r w:rsidRPr="00462199">
        <w:rPr>
          <w:i/>
        </w:rPr>
        <w:t>Requirement to undertake a CiAL Review</w:t>
      </w:r>
    </w:p>
    <w:p w14:paraId="65F993DD" w14:textId="77777777" w:rsidR="00D179D6" w:rsidRPr="00462199" w:rsidRDefault="00D179D6" w:rsidP="005B3BB9">
      <w:pPr>
        <w:pStyle w:val="H2Ashurst"/>
      </w:pPr>
      <w:bookmarkStart w:id="5156" w:name="_Ref144114537"/>
      <w:r w:rsidRPr="00462199">
        <w:t>The LCHA Counterparty shall conduct a CiAL Review if:</w:t>
      </w:r>
      <w:bookmarkEnd w:id="5156"/>
    </w:p>
    <w:p w14:paraId="32AA6B90" w14:textId="77777777" w:rsidR="00D179D6" w:rsidRPr="00462199" w:rsidRDefault="00D179D6" w:rsidP="00202C21">
      <w:pPr>
        <w:pStyle w:val="H3Ashurst"/>
      </w:pPr>
      <w:bookmarkStart w:id="5157" w:name="_Ref144114538"/>
      <w:r w:rsidRPr="00462199">
        <w:t>it determines that:</w:t>
      </w:r>
      <w:bookmarkEnd w:id="5157"/>
    </w:p>
    <w:p w14:paraId="4EED4AD4" w14:textId="77777777" w:rsidR="00D179D6" w:rsidRPr="00462199" w:rsidRDefault="00D179D6" w:rsidP="005B3BB9">
      <w:pPr>
        <w:pStyle w:val="H4Ashurst"/>
      </w:pPr>
      <w:bookmarkStart w:id="5158" w:name="_Ref144114539"/>
      <w:r w:rsidRPr="00462199">
        <w:t>any Change in Applicable Law: (i) has been implemented, has occurred or has become effective; or (ii) is expected to be implemented, to occur or to become effective; and</w:t>
      </w:r>
      <w:bookmarkEnd w:id="5158"/>
    </w:p>
    <w:p w14:paraId="005C86DA" w14:textId="77777777" w:rsidR="00D179D6" w:rsidRPr="00462199" w:rsidRDefault="00D179D6" w:rsidP="005B3BB9">
      <w:pPr>
        <w:pStyle w:val="H4Ashurst"/>
      </w:pPr>
      <w:bookmarkStart w:id="5159" w:name="_Ref144114540"/>
      <w:r w:rsidRPr="00462199">
        <w:t>as a result of such Change in Applicable Law being implemented, occurring or becoming effective one (1) or more of the Required CiL Amendment Objectives will cease to be met; or</w:t>
      </w:r>
      <w:bookmarkEnd w:id="5159"/>
    </w:p>
    <w:p w14:paraId="78AE18E2" w14:textId="77777777" w:rsidR="00D179D6" w:rsidRPr="00462199" w:rsidRDefault="00D179D6" w:rsidP="00202C21">
      <w:pPr>
        <w:pStyle w:val="H3Ashurst"/>
      </w:pPr>
      <w:bookmarkStart w:id="5160" w:name="_Ref144114541"/>
      <w:r w:rsidRPr="00462199">
        <w:t>the CiAL Request Criterion is met,</w:t>
      </w:r>
      <w:bookmarkEnd w:id="5160"/>
    </w:p>
    <w:p w14:paraId="49FD7F14" w14:textId="77777777" w:rsidR="00D179D6" w:rsidRPr="00462199" w:rsidRDefault="00D179D6" w:rsidP="005B3BB9">
      <w:pPr>
        <w:pStyle w:val="B12Ashurst"/>
      </w:pPr>
      <w:r w:rsidRPr="00462199">
        <w:t xml:space="preserve">(each, a </w:t>
      </w:r>
      <w:r w:rsidRPr="00462199">
        <w:rPr>
          <w:b/>
        </w:rPr>
        <w:t>"CiAL Review Trigger"</w:t>
      </w:r>
      <w:r w:rsidRPr="00462199">
        <w:t>).</w:t>
      </w:r>
    </w:p>
    <w:p w14:paraId="1D00F690" w14:textId="77777777" w:rsidR="00D179D6" w:rsidRPr="00462199" w:rsidRDefault="00D179D6" w:rsidP="005B3BB9">
      <w:pPr>
        <w:pStyle w:val="H2Ashurst"/>
      </w:pPr>
      <w:bookmarkStart w:id="5161" w:name="_Ref144114542"/>
      <w:r w:rsidRPr="00462199">
        <w:t>If the Producer considers that:</w:t>
      </w:r>
      <w:bookmarkEnd w:id="5161"/>
    </w:p>
    <w:p w14:paraId="48FFB30D" w14:textId="77777777" w:rsidR="00D179D6" w:rsidRPr="00462199" w:rsidRDefault="00D179D6" w:rsidP="00202C21">
      <w:pPr>
        <w:pStyle w:val="H3Ashurst"/>
      </w:pPr>
      <w:bookmarkStart w:id="5162" w:name="_Ref144114543"/>
      <w:r w:rsidRPr="00462199">
        <w:t>any Change in Applicable Law: (i) has been implemented, has occurred or has become effective; or (ii) is expected to be implemented, to occur or to become effective; and</w:t>
      </w:r>
      <w:bookmarkEnd w:id="5162"/>
    </w:p>
    <w:p w14:paraId="1484D12B" w14:textId="77777777" w:rsidR="00D179D6" w:rsidRPr="00462199" w:rsidRDefault="00D179D6" w:rsidP="00202C21">
      <w:pPr>
        <w:pStyle w:val="H3Ashurst"/>
      </w:pPr>
      <w:bookmarkStart w:id="5163" w:name="_Ref144114544"/>
      <w:r w:rsidRPr="00462199">
        <w:t>as a result of such Change in Applicable Law being implemented, occurring or becoming effective one (1) or more of the Required CiL Amendment Objectives will cease to be met,</w:t>
      </w:r>
      <w:bookmarkEnd w:id="5163"/>
    </w:p>
    <w:p w14:paraId="4659111F" w14:textId="77777777" w:rsidR="00D179D6" w:rsidRPr="00462199" w:rsidRDefault="00D179D6" w:rsidP="005B3BB9">
      <w:pPr>
        <w:pStyle w:val="B12Ashurst"/>
      </w:pPr>
      <w:r w:rsidRPr="00462199">
        <w:t xml:space="preserve">the Producer may give a notice to the LCHA Counterparty requesting the LCHA Counterparty to undertake a CiAL Review (a </w:t>
      </w:r>
      <w:r w:rsidRPr="00462199">
        <w:rPr>
          <w:b/>
        </w:rPr>
        <w:t>"CiAL Request Notice"</w:t>
      </w:r>
      <w:r w:rsidRPr="00462199">
        <w:t>). A CiAL Request Notice:</w:t>
      </w:r>
    </w:p>
    <w:p w14:paraId="61F2BC6F" w14:textId="77777777" w:rsidR="00D179D6" w:rsidRPr="00462199" w:rsidRDefault="00D179D6" w:rsidP="005B3BB9">
      <w:pPr>
        <w:pStyle w:val="H4Ashurst"/>
      </w:pPr>
      <w:bookmarkStart w:id="5164" w:name="_Ref144114545"/>
      <w:r w:rsidRPr="00462199">
        <w:t>shall specify why, and the date on which, the Producer considers that a Change in Applicable Law: (a) has been implemented, has occurred or has become effective; or (b) is expected to be implemented, occur or become effective;</w:t>
      </w:r>
      <w:bookmarkEnd w:id="5164"/>
    </w:p>
    <w:p w14:paraId="3833D6ED" w14:textId="77777777" w:rsidR="00D179D6" w:rsidRPr="00462199" w:rsidRDefault="00D179D6" w:rsidP="005B3BB9">
      <w:pPr>
        <w:pStyle w:val="H4Ashurst"/>
      </w:pPr>
      <w:bookmarkStart w:id="5165" w:name="_Ref144114546"/>
      <w:r w:rsidRPr="00462199">
        <w:t>shall specify why the Producer considers that the Change in Applicable Law results or will result in one (1) or more of the Required CiL Amendment Objectives ceasing to be met; and</w:t>
      </w:r>
      <w:bookmarkEnd w:id="5165"/>
    </w:p>
    <w:p w14:paraId="37C90B74" w14:textId="77777777" w:rsidR="00D179D6" w:rsidRPr="00462199" w:rsidRDefault="00D179D6" w:rsidP="005B3BB9">
      <w:pPr>
        <w:pStyle w:val="H4Ashurst"/>
      </w:pPr>
      <w:bookmarkStart w:id="5166" w:name="_Ref144114547"/>
      <w:r w:rsidRPr="00462199">
        <w:t>may set out the Producer's opinion of the Required CiL Amendment(s),</w:t>
      </w:r>
      <w:bookmarkEnd w:id="5166"/>
    </w:p>
    <w:p w14:paraId="36C93450" w14:textId="77777777" w:rsidR="00D179D6" w:rsidRPr="00462199" w:rsidRDefault="00D179D6" w:rsidP="005B3BB9">
      <w:pPr>
        <w:pStyle w:val="B12Ashurst"/>
      </w:pPr>
      <w:r w:rsidRPr="00462199">
        <w:t>together with such Supporting Information, in reasonable detail, which the Producer considers to be relevant to and supportive of the foregoing.</w:t>
      </w:r>
    </w:p>
    <w:p w14:paraId="5FE8AC5D" w14:textId="26609E04" w:rsidR="00D179D6" w:rsidRPr="00462199" w:rsidRDefault="00D179D6" w:rsidP="005B3BB9">
      <w:pPr>
        <w:pStyle w:val="H2Ashurst"/>
      </w:pPr>
      <w:bookmarkStart w:id="5167" w:name="_Ref144114548"/>
      <w:r w:rsidRPr="00462199">
        <w:t xml:space="preserve">For the purposes of </w:t>
      </w:r>
      <w:r w:rsidR="007248B2" w:rsidRPr="007248B2">
        <w:t>Condition</w:t>
      </w:r>
      <w:r w:rsidRPr="00462199">
        <w:t xml:space="preserve"> </w:t>
      </w:r>
      <w:r w:rsidRPr="00462199">
        <w:fldChar w:fldCharType="begin"/>
      </w:r>
      <w:r w:rsidRPr="00462199">
        <w:instrText xml:space="preserve">  REF _Ref144114541 \r \h \* MERGEFORMAT </w:instrText>
      </w:r>
      <w:r w:rsidRPr="00462199">
        <w:fldChar w:fldCharType="separate"/>
      </w:r>
      <w:del w:id="5168" w:author="Faqir, Sofia (Energy Security)" w:date="2023-11-12T19:47:00Z">
        <w:r w:rsidR="00E473FC" w:rsidRPr="00E473FC">
          <w:rPr>
            <w:color w:val="000000"/>
          </w:rPr>
          <w:delText>48.1(B)</w:delText>
        </w:r>
      </w:del>
      <w:r w:rsidRPr="00462199">
        <w:fldChar w:fldCharType="end"/>
      </w:r>
      <w:r w:rsidRPr="00462199">
        <w:t xml:space="preserve">, the </w:t>
      </w:r>
      <w:r w:rsidRPr="00462199">
        <w:rPr>
          <w:b/>
        </w:rPr>
        <w:t>"CiAL Request Criterion"</w:t>
      </w:r>
      <w:r w:rsidRPr="00462199">
        <w:t xml:space="preserve"> is that thirty per cent. (30%) or more of all LCHA Producers as at the date of the CiAL Request Notice, by volume or number, have given the LCHA Counterparty a CiAL Request Notice in any period of ten (10) consecutive Business Days. For the purposes of determining whether the CiAL Request Criterion is met, the LCHA Counterparty shall calculate:</w:t>
      </w:r>
      <w:bookmarkEnd w:id="5167"/>
    </w:p>
    <w:p w14:paraId="7C295AAD" w14:textId="77777777" w:rsidR="00D179D6" w:rsidRPr="00462199" w:rsidRDefault="00D179D6" w:rsidP="00202C21">
      <w:pPr>
        <w:pStyle w:val="H3Ashurst"/>
      </w:pPr>
      <w:bookmarkStart w:id="5169" w:name="_Ref144114549"/>
      <w:r w:rsidRPr="00462199">
        <w:t>the number of LCHA Producers which have given a CiAL Request Notice as a percentage of the total number of LCHA Producers as at the date of the CiAL Request Notice; and</w:t>
      </w:r>
      <w:bookmarkEnd w:id="5169"/>
    </w:p>
    <w:p w14:paraId="59889874" w14:textId="001BC4D5" w:rsidR="00D179D6" w:rsidRPr="00462199" w:rsidRDefault="00D179D6" w:rsidP="00202C21">
      <w:pPr>
        <w:pStyle w:val="H3Ashurst"/>
      </w:pPr>
      <w:bookmarkStart w:id="5170" w:name="_Ref144114550"/>
      <w:r w:rsidRPr="00462199">
        <w:lastRenderedPageBreak/>
        <w:t>the volume attributable to UKLCH Programme LCHAs to which LCHA Producers which have given a CiAL Request Notice are party as a percentage of the total volume attributable to UKLCH Programme LCHAs (and, for this purpose, "volume" shall be calculated by the LCHA Counterparty using the [Initial] LCHA Sales</w:t>
      </w:r>
      <w:r w:rsidRPr="00462199" w:rsidDel="001B63B8">
        <w:t xml:space="preserve"> </w:t>
      </w:r>
      <w:r w:rsidRPr="00462199">
        <w:t>Cap in each relevant UKLCH Programme LCHA).</w:t>
      </w:r>
      <w:bookmarkEnd w:id="5170"/>
      <w:r w:rsidR="007F0750">
        <w:t xml:space="preserve"> </w:t>
      </w:r>
      <w:commentRangeStart w:id="5171"/>
      <w:commentRangeStart w:id="5172"/>
      <w:commentRangeStart w:id="5173"/>
      <w:commentRangeStart w:id="5174"/>
      <w:r w:rsidR="007F0750">
        <w:t>[</w:t>
      </w:r>
      <w:r w:rsidR="007F0750" w:rsidRPr="007F0750">
        <w:rPr>
          <w:b/>
          <w:bCs/>
          <w:i/>
          <w:iCs/>
          <w:highlight w:val="yellow"/>
        </w:rPr>
        <w:t>Note: DESNZ to confirm use of "Initial LCHA Sales Cap".</w:t>
      </w:r>
      <w:r w:rsidR="007F0750">
        <w:t>]</w:t>
      </w:r>
      <w:commentRangeEnd w:id="5171"/>
      <w:r w:rsidR="00EC32A8" w:rsidRPr="00462199">
        <w:rPr>
          <w:rStyle w:val="CommentReference"/>
          <w:rFonts w:ascii="Arial" w:hAnsi="Arial"/>
          <w:sz w:val="20"/>
          <w:szCs w:val="20"/>
        </w:rPr>
        <w:commentReference w:id="5171"/>
      </w:r>
      <w:commentRangeEnd w:id="5172"/>
      <w:r w:rsidR="00E8110D" w:rsidRPr="00462199">
        <w:rPr>
          <w:rStyle w:val="CommentReference"/>
          <w:rFonts w:ascii="Arial" w:hAnsi="Arial"/>
          <w:sz w:val="20"/>
          <w:szCs w:val="20"/>
        </w:rPr>
        <w:commentReference w:id="5172"/>
      </w:r>
      <w:commentRangeEnd w:id="5173"/>
      <w:r w:rsidR="006A1F87" w:rsidRPr="00462199">
        <w:rPr>
          <w:rStyle w:val="CommentReference"/>
          <w:rFonts w:ascii="Arial" w:hAnsi="Arial"/>
          <w:sz w:val="20"/>
          <w:szCs w:val="20"/>
        </w:rPr>
        <w:commentReference w:id="5173"/>
      </w:r>
      <w:commentRangeEnd w:id="5174"/>
      <w:r w:rsidR="00AB6FAC" w:rsidRPr="00462199">
        <w:rPr>
          <w:rStyle w:val="CommentReference"/>
          <w:rFonts w:ascii="Arial" w:hAnsi="Arial"/>
          <w:sz w:val="20"/>
          <w:szCs w:val="20"/>
        </w:rPr>
        <w:commentReference w:id="5174"/>
      </w:r>
    </w:p>
    <w:p w14:paraId="684D92D9" w14:textId="77777777" w:rsidR="00D179D6" w:rsidRPr="00462199" w:rsidRDefault="00D179D6" w:rsidP="00701A5E">
      <w:pPr>
        <w:pStyle w:val="NormalBoldAshurst"/>
        <w:keepNext/>
      </w:pPr>
      <w:r w:rsidRPr="00462199">
        <w:rPr>
          <w:i/>
        </w:rPr>
        <w:t>Validity of CiAL Request Notices</w:t>
      </w:r>
    </w:p>
    <w:p w14:paraId="03078094" w14:textId="77777777" w:rsidR="00D179D6" w:rsidRPr="00462199" w:rsidRDefault="00D179D6" w:rsidP="005B3BB9">
      <w:pPr>
        <w:pStyle w:val="H2Ashurst"/>
      </w:pPr>
      <w:bookmarkStart w:id="5178" w:name="_Ref144114551"/>
      <w:r w:rsidRPr="00462199">
        <w:t>The Producer acknowledges and agrees that all CiAL Request Notices shall be invalid and of no effect if the CiAL Request Criterion is not met.</w:t>
      </w:r>
      <w:bookmarkEnd w:id="5178"/>
    </w:p>
    <w:p w14:paraId="51DC56E7" w14:textId="77777777" w:rsidR="00D179D6" w:rsidRPr="00462199" w:rsidRDefault="00D179D6" w:rsidP="005B3BB9">
      <w:pPr>
        <w:pStyle w:val="H2Ashurst"/>
      </w:pPr>
      <w:bookmarkStart w:id="5179" w:name="_Ref144114552"/>
      <w:r w:rsidRPr="00462199">
        <w:t xml:space="preserve">The LCHA Counterparty shall notify the Producer no later than ten (10) Business Days after the CiAL Request Criterion has been met (a </w:t>
      </w:r>
      <w:r w:rsidRPr="00462199">
        <w:rPr>
          <w:b/>
        </w:rPr>
        <w:t>"CiAL Request Validity Notice"</w:t>
      </w:r>
      <w:r w:rsidRPr="00462199">
        <w:t>).</w:t>
      </w:r>
      <w:bookmarkEnd w:id="5179"/>
    </w:p>
    <w:p w14:paraId="0CFEAB0C" w14:textId="77777777" w:rsidR="00D179D6" w:rsidRPr="00462199" w:rsidRDefault="00D179D6" w:rsidP="005B3BB9">
      <w:pPr>
        <w:pStyle w:val="NormalBoldAshurst"/>
      </w:pPr>
      <w:r w:rsidRPr="00462199">
        <w:rPr>
          <w:i/>
        </w:rPr>
        <w:t>Notification of CiAL Review</w:t>
      </w:r>
    </w:p>
    <w:p w14:paraId="20F4AEA6" w14:textId="639ABED7" w:rsidR="00D179D6" w:rsidRPr="00462199" w:rsidRDefault="00D179D6" w:rsidP="005B3BB9">
      <w:pPr>
        <w:pStyle w:val="H2Ashurst"/>
      </w:pPr>
      <w:bookmarkStart w:id="5180" w:name="_Ref144114553"/>
      <w:r w:rsidRPr="00462199">
        <w:t xml:space="preserve">If the LCHA Counterparty is required or elects to undertake a CiAL Review pursuant to </w:t>
      </w:r>
      <w:r w:rsidR="007248B2" w:rsidRPr="007248B2">
        <w:t>Condition</w:t>
      </w:r>
      <w:r w:rsidRPr="00462199">
        <w:t xml:space="preserve"> </w:t>
      </w:r>
      <w:r w:rsidR="00B93954">
        <w:fldChar w:fldCharType="begin"/>
      </w:r>
      <w:r w:rsidR="00B93954">
        <w:instrText xml:space="preserve"> REF _Ref144114537 \r \h </w:instrText>
      </w:r>
      <w:r w:rsidR="00B93954">
        <w:fldChar w:fldCharType="separate"/>
      </w:r>
      <w:del w:id="5181" w:author="Faqir, Sofia (Energy Security)" w:date="2023-11-12T19:47:00Z">
        <w:r w:rsidR="00E473FC">
          <w:delText>48.1</w:delText>
        </w:r>
      </w:del>
      <w:r w:rsidR="00B93954">
        <w:fldChar w:fldCharType="end"/>
      </w:r>
      <w:r w:rsidRPr="00462199">
        <w:t xml:space="preserve">, the LCHA Counterparty shall give a notice to the Producer (a </w:t>
      </w:r>
      <w:r w:rsidRPr="00462199">
        <w:rPr>
          <w:b/>
        </w:rPr>
        <w:t>"CiAL Review Notice"</w:t>
      </w:r>
      <w:r w:rsidRPr="00462199">
        <w:t>). A CiAL Review Notice shall specify:</w:t>
      </w:r>
      <w:bookmarkEnd w:id="5180"/>
    </w:p>
    <w:p w14:paraId="65DCCE20" w14:textId="77777777" w:rsidR="00D179D6" w:rsidRPr="00462199" w:rsidRDefault="00D179D6" w:rsidP="00202C21">
      <w:pPr>
        <w:pStyle w:val="H3Ashurst"/>
      </w:pPr>
      <w:bookmarkStart w:id="5182" w:name="_Ref144114554"/>
      <w:r w:rsidRPr="00462199">
        <w:t>the CiAL Review Trigger which has occurred; and</w:t>
      </w:r>
      <w:bookmarkEnd w:id="5182"/>
    </w:p>
    <w:p w14:paraId="62DC87D3" w14:textId="77777777" w:rsidR="00D179D6" w:rsidRPr="00462199" w:rsidRDefault="00D179D6" w:rsidP="00202C21">
      <w:pPr>
        <w:pStyle w:val="H3Ashurst"/>
      </w:pPr>
      <w:bookmarkStart w:id="5183" w:name="_Ref144114555"/>
      <w:r w:rsidRPr="00462199">
        <w:t xml:space="preserve">a deadline by which the Producer must provide a CiAL Review Response Notice, such deadline to be no less than ten (10) Business Days after the date on which the CiAL Review Notice is received by the Producer (the </w:t>
      </w:r>
      <w:r w:rsidRPr="00462199">
        <w:rPr>
          <w:b/>
        </w:rPr>
        <w:t>"CiAL Review Response Deadline"</w:t>
      </w:r>
      <w:r w:rsidRPr="00462199">
        <w:t>).</w:t>
      </w:r>
      <w:bookmarkEnd w:id="5183"/>
    </w:p>
    <w:p w14:paraId="4153A090" w14:textId="77777777" w:rsidR="00D179D6" w:rsidRPr="00462199" w:rsidRDefault="00D179D6" w:rsidP="005B3BB9">
      <w:pPr>
        <w:pStyle w:val="H2Ashurst"/>
      </w:pPr>
      <w:bookmarkStart w:id="5184" w:name="_Ref144114556"/>
      <w:r w:rsidRPr="00462199">
        <w:t xml:space="preserve">The Producer shall, as soon as reasonably practicable and not later than the CiAL Review Response Deadline, give a notice to the LCHA Counterparty (the </w:t>
      </w:r>
      <w:r w:rsidRPr="00462199">
        <w:rPr>
          <w:b/>
        </w:rPr>
        <w:t>"CiAL Review Response Notice"</w:t>
      </w:r>
      <w:r w:rsidRPr="00462199">
        <w:t>). A CiAL Review Response Notice:</w:t>
      </w:r>
      <w:bookmarkEnd w:id="5184"/>
    </w:p>
    <w:p w14:paraId="40439844" w14:textId="77777777" w:rsidR="00D179D6" w:rsidRPr="00462199" w:rsidRDefault="00D179D6" w:rsidP="00202C21">
      <w:pPr>
        <w:pStyle w:val="H3Ashurst"/>
      </w:pPr>
      <w:bookmarkStart w:id="5185" w:name="_Ref144114557"/>
      <w:r w:rsidRPr="00462199">
        <w:t>shall include all of the Supporting Information which the Producer wishes the LCHA Counterparty to take account of in undertaking the CiAL Review; and</w:t>
      </w:r>
      <w:bookmarkEnd w:id="5185"/>
    </w:p>
    <w:p w14:paraId="7C354E61" w14:textId="77777777" w:rsidR="00D179D6" w:rsidRPr="00462199" w:rsidRDefault="00D179D6" w:rsidP="00202C21">
      <w:pPr>
        <w:pStyle w:val="H3Ashurst"/>
      </w:pPr>
      <w:bookmarkStart w:id="5186" w:name="_Ref144114558"/>
      <w:r w:rsidRPr="00462199">
        <w:t>may set out the Producer's opinion of the Required CiL Amendment(s).</w:t>
      </w:r>
      <w:bookmarkEnd w:id="5186"/>
    </w:p>
    <w:p w14:paraId="240CCBBD" w14:textId="77777777" w:rsidR="00D179D6" w:rsidRPr="00462199" w:rsidRDefault="00D179D6" w:rsidP="005B3BB9">
      <w:pPr>
        <w:pStyle w:val="H2Ashurst"/>
      </w:pPr>
      <w:bookmarkStart w:id="5187" w:name="_Ref144114559"/>
      <w:r w:rsidRPr="00462199">
        <w:t>The LCHA Counterparty may disregard any CiAL Review Response Notice received after the CiAL Review Response Deadline.</w:t>
      </w:r>
      <w:bookmarkEnd w:id="5187"/>
    </w:p>
    <w:p w14:paraId="19F0C5BD" w14:textId="77777777" w:rsidR="00D179D6" w:rsidRPr="00462199" w:rsidRDefault="00D179D6" w:rsidP="005B3BB9">
      <w:pPr>
        <w:pStyle w:val="NormalBoldAshurst"/>
      </w:pPr>
      <w:r w:rsidRPr="00462199">
        <w:rPr>
          <w:i/>
        </w:rPr>
        <w:t>Notification of outcome of CiAL Review</w:t>
      </w:r>
    </w:p>
    <w:p w14:paraId="44DEA05A" w14:textId="77777777" w:rsidR="00D179D6" w:rsidRPr="00462199" w:rsidRDefault="00D179D6" w:rsidP="005B3BB9">
      <w:pPr>
        <w:pStyle w:val="H2Ashurst"/>
      </w:pPr>
      <w:bookmarkStart w:id="5188" w:name="_Ref144114560"/>
      <w:r w:rsidRPr="00462199">
        <w:t xml:space="preserve">The LCHA Counterparty shall give a notice to the Producer of the outcome of a CiAL Review (a </w:t>
      </w:r>
      <w:r w:rsidRPr="00462199">
        <w:rPr>
          <w:b/>
        </w:rPr>
        <w:t>"CiAL Review Outcome Notice"</w:t>
      </w:r>
      <w:r w:rsidRPr="00462199">
        <w:t>) as soon as reasonably practicable following the conclusion of a CiAL Review. A CiAL Review Outcome Notice shall:</w:t>
      </w:r>
      <w:bookmarkEnd w:id="5188"/>
    </w:p>
    <w:p w14:paraId="2BBA7B7B" w14:textId="77777777" w:rsidR="00D179D6" w:rsidRPr="00462199" w:rsidRDefault="00D179D6" w:rsidP="00202C21">
      <w:pPr>
        <w:pStyle w:val="H3Ashurst"/>
      </w:pPr>
      <w:bookmarkStart w:id="5189" w:name="_Ref144114561"/>
      <w:r w:rsidRPr="00462199">
        <w:t>set out the outcome of the CiAL Review and, if applicable, the Required CiL Amendments; and</w:t>
      </w:r>
      <w:bookmarkEnd w:id="5189"/>
    </w:p>
    <w:p w14:paraId="2C1FEEE8" w14:textId="77777777" w:rsidR="00D179D6" w:rsidRPr="00462199" w:rsidRDefault="00D179D6" w:rsidP="00202C21">
      <w:pPr>
        <w:pStyle w:val="H3Ashurst"/>
      </w:pPr>
      <w:bookmarkStart w:id="5190" w:name="_Ref144114562"/>
      <w:r w:rsidRPr="00462199">
        <w:t>specify the date from which such Required CiL Amendments are to take effect.</w:t>
      </w:r>
      <w:bookmarkEnd w:id="5190"/>
    </w:p>
    <w:p w14:paraId="601D1039" w14:textId="77777777" w:rsidR="00D179D6" w:rsidRPr="00462199" w:rsidRDefault="00D179D6" w:rsidP="005B3BB9">
      <w:pPr>
        <w:pStyle w:val="H1Ashurst"/>
      </w:pPr>
      <w:bookmarkStart w:id="5191" w:name="_Ref144114563"/>
      <w:bookmarkStart w:id="5192" w:name="_Ref144476097"/>
      <w:bookmarkStart w:id="5193" w:name="_Ref144476227"/>
      <w:bookmarkStart w:id="5194" w:name="_Toc149833702"/>
      <w:r w:rsidRPr="00462199">
        <w:t>Change in Applicable Law: Dispute process</w:t>
      </w:r>
      <w:bookmarkEnd w:id="5191"/>
      <w:bookmarkEnd w:id="5192"/>
      <w:bookmarkEnd w:id="5193"/>
      <w:bookmarkEnd w:id="5194"/>
    </w:p>
    <w:p w14:paraId="560441A8" w14:textId="77777777" w:rsidR="00D179D6" w:rsidRPr="00462199" w:rsidRDefault="00D179D6" w:rsidP="005B3BB9">
      <w:pPr>
        <w:pStyle w:val="NormalBoldAshurst"/>
      </w:pPr>
      <w:r w:rsidRPr="00462199">
        <w:rPr>
          <w:i/>
        </w:rPr>
        <w:t>Procedure for raising a Dispute</w:t>
      </w:r>
    </w:p>
    <w:p w14:paraId="7C57B9E5" w14:textId="63B2845B" w:rsidR="00D179D6" w:rsidRPr="00462199" w:rsidRDefault="00D179D6" w:rsidP="005B3BB9">
      <w:pPr>
        <w:pStyle w:val="H2Ashurst"/>
      </w:pPr>
      <w:bookmarkStart w:id="5195" w:name="_Ref144114564"/>
      <w:r w:rsidRPr="00462199">
        <w:t xml:space="preserve">The Producer may, no later than twenty (20) Business Days after receipt of a CiAL Review Outcome Notice, give a notice to the LCHA Counterparty that it wishes to raise a Dispute in </w:t>
      </w:r>
      <w:r w:rsidRPr="00462199">
        <w:lastRenderedPageBreak/>
        <w:t xml:space="preserve">relation to the outcome of such CiAL Review (a </w:t>
      </w:r>
      <w:r w:rsidRPr="00462199">
        <w:rPr>
          <w:b/>
        </w:rPr>
        <w:t>"CiAL Dispute"</w:t>
      </w:r>
      <w:r w:rsidRPr="00462199">
        <w:t xml:space="preserve">, such notice a </w:t>
      </w:r>
      <w:r w:rsidRPr="00462199">
        <w:rPr>
          <w:b/>
        </w:rPr>
        <w:t>"CiAL Dispute Notice"</w:t>
      </w:r>
      <w:r w:rsidRPr="00462199">
        <w:t xml:space="preserve"> and any such Producer, a </w:t>
      </w:r>
      <w:r w:rsidRPr="00462199">
        <w:rPr>
          <w:b/>
        </w:rPr>
        <w:t>"CiAL Dispute Producer"</w:t>
      </w:r>
      <w:r w:rsidRPr="00462199">
        <w:t xml:space="preserve">). Each CiAL Dispute Notice shall comply with the requirements of a Dispute Notice as specified in </w:t>
      </w:r>
      <w:r w:rsidR="007248B2" w:rsidRPr="007248B2">
        <w:t>Condition</w:t>
      </w:r>
      <w:r w:rsidRPr="00462199">
        <w:t xml:space="preserve">s </w:t>
      </w:r>
      <w:r w:rsidRPr="00462199">
        <w:fldChar w:fldCharType="begin"/>
      </w:r>
      <w:r w:rsidRPr="00462199">
        <w:instrText xml:space="preserve">  REF _Ref144114905 \r \h \* MERGEFORMAT </w:instrText>
      </w:r>
      <w:r w:rsidRPr="00462199">
        <w:fldChar w:fldCharType="separate"/>
      </w:r>
      <w:del w:id="5196" w:author="Faqir, Sofia (Energy Security)" w:date="2023-11-12T19:47:00Z">
        <w:r w:rsidR="00E473FC" w:rsidRPr="00E473FC">
          <w:rPr>
            <w:color w:val="000000"/>
          </w:rPr>
          <w:delText>58.3(A)</w:delText>
        </w:r>
      </w:del>
      <w:r w:rsidRPr="00462199">
        <w:fldChar w:fldCharType="end"/>
      </w:r>
      <w:r w:rsidRPr="00462199">
        <w:t xml:space="preserve"> to </w:t>
      </w:r>
      <w:r w:rsidRPr="00462199">
        <w:fldChar w:fldCharType="begin"/>
      </w:r>
      <w:r w:rsidRPr="00462199">
        <w:instrText xml:space="preserve">  REF _Ref144114912 \r \h \* MERGEFORMAT </w:instrText>
      </w:r>
      <w:r w:rsidRPr="00462199">
        <w:fldChar w:fldCharType="separate"/>
      </w:r>
      <w:del w:id="5197" w:author="Faqir, Sofia (Energy Security)" w:date="2023-11-12T19:47:00Z">
        <w:r w:rsidR="00E473FC" w:rsidRPr="00E473FC">
          <w:rPr>
            <w:color w:val="000000"/>
          </w:rPr>
          <w:delText>58.3(H)</w:delText>
        </w:r>
      </w:del>
      <w:r w:rsidRPr="00462199">
        <w:fldChar w:fldCharType="end"/>
      </w:r>
      <w:r w:rsidRPr="00462199">
        <w:t xml:space="preserve"> (</w:t>
      </w:r>
      <w:r w:rsidRPr="00462199">
        <w:rPr>
          <w:i/>
        </w:rPr>
        <w:t>Expert Determination Procedure</w:t>
      </w:r>
      <w:r w:rsidRPr="00462199">
        <w:t>) (inclusive).</w:t>
      </w:r>
      <w:bookmarkEnd w:id="5195"/>
    </w:p>
    <w:p w14:paraId="4C838DA9" w14:textId="77777777" w:rsidR="00D179D6" w:rsidRPr="00462199" w:rsidRDefault="00D179D6" w:rsidP="002E77BF">
      <w:pPr>
        <w:pStyle w:val="NormalBoldAshurst"/>
        <w:keepNext/>
      </w:pPr>
      <w:r w:rsidRPr="00462199">
        <w:rPr>
          <w:i/>
        </w:rPr>
        <w:t>Validity of CiAL Dispute Notices</w:t>
      </w:r>
    </w:p>
    <w:p w14:paraId="6DDE75D1" w14:textId="77777777" w:rsidR="00D179D6" w:rsidRPr="00462199" w:rsidRDefault="00D179D6" w:rsidP="005B3BB9">
      <w:pPr>
        <w:pStyle w:val="H2Ashurst"/>
      </w:pPr>
      <w:bookmarkStart w:id="5198" w:name="_Ref144114565"/>
      <w:r w:rsidRPr="00462199">
        <w:t>The Producer acknowledges and agrees that all CiAL Dispute Notices shall be invalid and of no effect if the CiAL Dispute Threshold Criterion in respect of the relevant CiAL Dispute is not met.</w:t>
      </w:r>
      <w:bookmarkEnd w:id="5198"/>
    </w:p>
    <w:p w14:paraId="0A5AC293" w14:textId="77777777" w:rsidR="00D179D6" w:rsidRPr="00462199" w:rsidRDefault="00D179D6" w:rsidP="005B3BB9">
      <w:pPr>
        <w:pStyle w:val="H2Ashurst"/>
      </w:pPr>
      <w:bookmarkStart w:id="5199" w:name="_Ref144114566"/>
      <w:r w:rsidRPr="00462199">
        <w:t xml:space="preserve">The LCHA Counterparty shall notify the Producer no later than ten (10) Business Days after the CiAL Dispute Threshold Criterion has been met (irrespective of whether or not the Producer is a CiAL Dispute Producer) (a </w:t>
      </w:r>
      <w:r w:rsidRPr="00462199">
        <w:rPr>
          <w:b/>
        </w:rPr>
        <w:t>"CiAL Dispute Validity Notice"</w:t>
      </w:r>
      <w:r w:rsidRPr="00462199">
        <w:t>). A CiAL Dispute Validity Notice shall:</w:t>
      </w:r>
      <w:bookmarkEnd w:id="5199"/>
    </w:p>
    <w:p w14:paraId="56E72764" w14:textId="528C7A7D" w:rsidR="00D179D6" w:rsidRPr="00462199" w:rsidRDefault="00D179D6" w:rsidP="00202C21">
      <w:pPr>
        <w:pStyle w:val="H3Ashurst"/>
      </w:pPr>
      <w:bookmarkStart w:id="5200" w:name="_Ref144114567"/>
      <w:r w:rsidRPr="00462199">
        <w:t xml:space="preserve">include a proposal as to the identity, and terms of reference, of an Expert to determine the CiAL Dispute (the </w:t>
      </w:r>
      <w:r w:rsidRPr="00462199">
        <w:rPr>
          <w:b/>
        </w:rPr>
        <w:t>"Proposed CiAL Expert"</w:t>
      </w:r>
      <w:r w:rsidRPr="00462199">
        <w:t xml:space="preserve">) and details of the relevant expertise that the LCHA Counterparty considers qualifies the Proposed CiAL Expert to determine such CiAL Dispute (being a person fulfilling the requirements of </w:t>
      </w:r>
      <w:r w:rsidR="007248B2" w:rsidRPr="007248B2">
        <w:t>Condition</w:t>
      </w:r>
      <w:r w:rsidRPr="00462199">
        <w:t xml:space="preserve"> </w:t>
      </w:r>
      <w:r w:rsidR="00B93954">
        <w:fldChar w:fldCharType="begin"/>
      </w:r>
      <w:r w:rsidR="00B93954">
        <w:instrText xml:space="preserve"> REF _Ref144114942 \r \h </w:instrText>
      </w:r>
      <w:r w:rsidR="00B93954">
        <w:fldChar w:fldCharType="separate"/>
      </w:r>
      <w:del w:id="5201" w:author="Faqir, Sofia (Energy Security)" w:date="2023-11-12T19:47:00Z">
        <w:r w:rsidR="00E473FC">
          <w:delText>60.2</w:delText>
        </w:r>
      </w:del>
      <w:r w:rsidR="00B93954">
        <w:fldChar w:fldCharType="end"/>
      </w:r>
      <w:r w:rsidRPr="00462199">
        <w:t xml:space="preserve"> (</w:t>
      </w:r>
      <w:r w:rsidRPr="00462199">
        <w:rPr>
          <w:i/>
        </w:rPr>
        <w:t>Expert Determination Procedure</w:t>
      </w:r>
      <w:r w:rsidRPr="00462199">
        <w:t>) and having no conflict of interest which prevents the Proposed CiAL Expert from determining the CiAL Dispute);</w:t>
      </w:r>
      <w:bookmarkEnd w:id="5200"/>
    </w:p>
    <w:p w14:paraId="7CDF04AF" w14:textId="7243E8AC" w:rsidR="00D179D6" w:rsidRPr="00462199" w:rsidRDefault="00D179D6" w:rsidP="00202C21">
      <w:pPr>
        <w:pStyle w:val="H3Ashurst"/>
      </w:pPr>
      <w:bookmarkStart w:id="5202" w:name="_Ref144114568"/>
      <w:r w:rsidRPr="00462199">
        <w:t xml:space="preserve">comply with the requirements of an Expert Determination Notice as specified in </w:t>
      </w:r>
      <w:r w:rsidR="007248B2" w:rsidRPr="007248B2">
        <w:t>Condition</w:t>
      </w:r>
      <w:r w:rsidRPr="00462199">
        <w:t xml:space="preserve"> </w:t>
      </w:r>
      <w:r w:rsidR="00156A18">
        <w:fldChar w:fldCharType="begin"/>
      </w:r>
      <w:r w:rsidR="00156A18">
        <w:instrText xml:space="preserve"> REF _Ref144114939 \r \h </w:instrText>
      </w:r>
      <w:r w:rsidR="00156A18">
        <w:fldChar w:fldCharType="separate"/>
      </w:r>
      <w:del w:id="5203" w:author="Faqir, Sofia (Energy Security)" w:date="2023-11-12T19:47:00Z">
        <w:r w:rsidR="00E473FC">
          <w:delText>60.1</w:delText>
        </w:r>
      </w:del>
      <w:r w:rsidR="00156A18">
        <w:fldChar w:fldCharType="end"/>
      </w:r>
      <w:r w:rsidRPr="00462199">
        <w:t xml:space="preserve"> (</w:t>
      </w:r>
      <w:r w:rsidRPr="00462199">
        <w:rPr>
          <w:i/>
        </w:rPr>
        <w:t>Expert Determination Procedure</w:t>
      </w:r>
      <w:r w:rsidRPr="00462199">
        <w:t>); and</w:t>
      </w:r>
      <w:bookmarkEnd w:id="5202"/>
    </w:p>
    <w:p w14:paraId="12C3BA38" w14:textId="3241F177" w:rsidR="00D179D6" w:rsidRPr="00462199" w:rsidRDefault="00D179D6" w:rsidP="00202C21">
      <w:pPr>
        <w:pStyle w:val="H3Ashurst"/>
      </w:pPr>
      <w:bookmarkStart w:id="5204" w:name="_Ref144114569"/>
      <w:r w:rsidRPr="00462199">
        <w:t xml:space="preserve">comply with the requirements of a Consolidation Notice as specified in </w:t>
      </w:r>
      <w:r w:rsidR="007248B2" w:rsidRPr="007248B2">
        <w:t>Condition</w:t>
      </w:r>
      <w:r w:rsidRPr="00462199">
        <w:t xml:space="preserve"> </w:t>
      </w:r>
      <w:r w:rsidR="00156A18">
        <w:fldChar w:fldCharType="begin"/>
      </w:r>
      <w:r w:rsidR="00156A18">
        <w:instrText xml:space="preserve"> REF _Ref144115000 \r \h </w:instrText>
      </w:r>
      <w:r w:rsidR="00156A18">
        <w:fldChar w:fldCharType="separate"/>
      </w:r>
      <w:del w:id="5205" w:author="Faqir, Sofia (Energy Security)" w:date="2023-11-12T19:47:00Z">
        <w:r w:rsidR="00E473FC">
          <w:delText>62.2</w:delText>
        </w:r>
      </w:del>
      <w:r w:rsidR="00156A18">
        <w:fldChar w:fldCharType="end"/>
      </w:r>
      <w:r w:rsidRPr="00462199">
        <w:t xml:space="preserve"> (</w:t>
      </w:r>
      <w:r w:rsidRPr="00462199">
        <w:rPr>
          <w:i/>
        </w:rPr>
        <w:t>Consolidation of Connected Disputes</w:t>
      </w:r>
      <w:r w:rsidRPr="00462199">
        <w:t>).</w:t>
      </w:r>
      <w:bookmarkEnd w:id="5204"/>
    </w:p>
    <w:p w14:paraId="79CBA792" w14:textId="77777777" w:rsidR="00D179D6" w:rsidRPr="00462199" w:rsidRDefault="00D179D6" w:rsidP="005B3BB9">
      <w:pPr>
        <w:pStyle w:val="NormalBoldAshurst"/>
      </w:pPr>
      <w:r w:rsidRPr="00462199">
        <w:rPr>
          <w:i/>
        </w:rPr>
        <w:t>Permitted bases of Dispute: CiAL Review</w:t>
      </w:r>
    </w:p>
    <w:p w14:paraId="14E872D8" w14:textId="77777777" w:rsidR="00D179D6" w:rsidRPr="00462199" w:rsidRDefault="00D179D6" w:rsidP="005B3BB9">
      <w:pPr>
        <w:pStyle w:val="H2Ashurst"/>
      </w:pPr>
      <w:bookmarkStart w:id="5206" w:name="_Ref144114570"/>
      <w:r w:rsidRPr="00462199">
        <w:t>The Producer acknowledges and agrees that it may only raise a Dispute with respect to the outcome of any CiAL Review if there is a manifest error or fraud in any determination by the LCHA Counterparty as to:</w:t>
      </w:r>
      <w:bookmarkEnd w:id="5206"/>
    </w:p>
    <w:p w14:paraId="348A840A" w14:textId="77777777" w:rsidR="00D179D6" w:rsidRPr="00462199" w:rsidRDefault="00D179D6" w:rsidP="00202C21">
      <w:pPr>
        <w:pStyle w:val="H3Ashurst"/>
      </w:pPr>
      <w:bookmarkStart w:id="5207" w:name="_Ref144114571"/>
      <w:r w:rsidRPr="00462199">
        <w:t>the outcome of the CiAL Review; or</w:t>
      </w:r>
      <w:bookmarkEnd w:id="5207"/>
    </w:p>
    <w:p w14:paraId="40F8369E" w14:textId="77777777" w:rsidR="00D179D6" w:rsidRPr="00462199" w:rsidRDefault="00D179D6" w:rsidP="00202C21">
      <w:pPr>
        <w:pStyle w:val="H3Ashurst"/>
      </w:pPr>
      <w:bookmarkStart w:id="5208" w:name="_Ref144114572"/>
      <w:r w:rsidRPr="00462199">
        <w:t>the Required CiL Amendments,</w:t>
      </w:r>
      <w:bookmarkEnd w:id="5208"/>
    </w:p>
    <w:p w14:paraId="0D543414" w14:textId="26D93A20" w:rsidR="00D179D6" w:rsidRPr="00462199" w:rsidRDefault="00D179D6" w:rsidP="005B3BB9">
      <w:pPr>
        <w:pStyle w:val="B12Ashurst"/>
      </w:pPr>
      <w:r w:rsidRPr="00462199">
        <w:t xml:space="preserve">in each case contained within the CiAL Review Outcome Notice, and any CiAL Dispute Notice which is based upon grounds other than those specified in this </w:t>
      </w:r>
      <w:r w:rsidR="007248B2" w:rsidRPr="007248B2">
        <w:t>Condition</w:t>
      </w:r>
      <w:r w:rsidRPr="00462199">
        <w:t xml:space="preserve"> </w:t>
      </w:r>
      <w:r w:rsidR="00156A18">
        <w:fldChar w:fldCharType="begin"/>
      </w:r>
      <w:r w:rsidR="00156A18">
        <w:instrText xml:space="preserve"> REF _Ref144114570 \r \h </w:instrText>
      </w:r>
      <w:r w:rsidR="00156A18">
        <w:fldChar w:fldCharType="separate"/>
      </w:r>
      <w:del w:id="5209" w:author="Faqir, Sofia (Energy Security)" w:date="2023-11-12T19:47:00Z">
        <w:r w:rsidR="00E473FC">
          <w:delText>49.4</w:delText>
        </w:r>
      </w:del>
      <w:r w:rsidR="00156A18">
        <w:fldChar w:fldCharType="end"/>
      </w:r>
      <w:r w:rsidRPr="00462199">
        <w:t xml:space="preserve"> shall be invalid and of no effect.</w:t>
      </w:r>
    </w:p>
    <w:p w14:paraId="725E8D39" w14:textId="77777777" w:rsidR="00D179D6" w:rsidRPr="00462199" w:rsidRDefault="00D179D6" w:rsidP="005B3BB9">
      <w:pPr>
        <w:pStyle w:val="NormalBoldAshurst"/>
      </w:pPr>
      <w:r w:rsidRPr="00462199">
        <w:rPr>
          <w:i/>
        </w:rPr>
        <w:t>Resolution of valid CiAL Disputes</w:t>
      </w:r>
    </w:p>
    <w:p w14:paraId="305CB91F" w14:textId="77777777" w:rsidR="00D179D6" w:rsidRPr="00462199" w:rsidRDefault="00D179D6" w:rsidP="005B3BB9">
      <w:pPr>
        <w:pStyle w:val="H2Ashurst"/>
      </w:pPr>
      <w:bookmarkStart w:id="5210" w:name="_Ref144114573"/>
      <w:r w:rsidRPr="00462199">
        <w:t>If:</w:t>
      </w:r>
      <w:bookmarkEnd w:id="5210"/>
    </w:p>
    <w:p w14:paraId="7036A603" w14:textId="77777777" w:rsidR="00D179D6" w:rsidRPr="00462199" w:rsidRDefault="00D179D6" w:rsidP="00202C21">
      <w:pPr>
        <w:pStyle w:val="H3Ashurst"/>
      </w:pPr>
      <w:bookmarkStart w:id="5211" w:name="_Ref144114574"/>
      <w:r w:rsidRPr="00462199">
        <w:t>the CiAL Dispute Threshold Criterion is met in respect of the relevant CiAL Dispute; and</w:t>
      </w:r>
      <w:bookmarkEnd w:id="5211"/>
    </w:p>
    <w:p w14:paraId="7B8BB36D" w14:textId="76979392" w:rsidR="00D179D6" w:rsidRPr="00462199" w:rsidRDefault="00D179D6" w:rsidP="00202C21">
      <w:pPr>
        <w:pStyle w:val="H3Ashurst"/>
      </w:pPr>
      <w:bookmarkStart w:id="5212" w:name="_Ref144114575"/>
      <w:r w:rsidRPr="00462199">
        <w:t xml:space="preserve">the relevant CiAL Dispute complies with </w:t>
      </w:r>
      <w:r w:rsidR="007248B2" w:rsidRPr="007248B2">
        <w:t>Condition</w:t>
      </w:r>
      <w:r w:rsidRPr="00462199">
        <w:t xml:space="preserve"> </w:t>
      </w:r>
      <w:r w:rsidR="00156A18">
        <w:fldChar w:fldCharType="begin"/>
      </w:r>
      <w:r w:rsidR="00156A18">
        <w:instrText xml:space="preserve"> REF _Ref144114570 \r \h </w:instrText>
      </w:r>
      <w:r w:rsidR="00156A18">
        <w:fldChar w:fldCharType="separate"/>
      </w:r>
      <w:del w:id="5213" w:author="Faqir, Sofia (Energy Security)" w:date="2023-11-12T19:47:00Z">
        <w:r w:rsidR="00E473FC">
          <w:delText>49.4</w:delText>
        </w:r>
      </w:del>
      <w:r w:rsidR="00156A18">
        <w:fldChar w:fldCharType="end"/>
      </w:r>
      <w:r w:rsidRPr="00462199">
        <w:t>,</w:t>
      </w:r>
      <w:bookmarkEnd w:id="5212"/>
    </w:p>
    <w:p w14:paraId="396F63FE" w14:textId="30053FDA" w:rsidR="00D179D6" w:rsidRPr="00462199" w:rsidRDefault="00D179D6" w:rsidP="005B3BB9">
      <w:pPr>
        <w:pStyle w:val="B12Ashurst"/>
      </w:pPr>
      <w:r w:rsidRPr="00462199">
        <w:t xml:space="preserve">then such CiAL Dispute shall be finally resolved in accordance with </w:t>
      </w:r>
      <w:r w:rsidR="007248B2" w:rsidRPr="007248B2">
        <w:t>Condition</w:t>
      </w:r>
      <w:r w:rsidRPr="00462199">
        <w:t xml:space="preserve"> </w:t>
      </w:r>
      <w:r w:rsidR="00156A18">
        <w:fldChar w:fldCharType="begin"/>
      </w:r>
      <w:r w:rsidR="00156A18">
        <w:instrText xml:space="preserve"> REF _Ref144114576 \r \h </w:instrText>
      </w:r>
      <w:r w:rsidR="00156A18">
        <w:fldChar w:fldCharType="separate"/>
      </w:r>
      <w:del w:id="5214" w:author="Faqir, Sofia (Energy Security)" w:date="2023-11-12T19:47:00Z">
        <w:r w:rsidR="00E473FC">
          <w:delText>49.6</w:delText>
        </w:r>
      </w:del>
      <w:r w:rsidR="00156A18">
        <w:fldChar w:fldCharType="end"/>
      </w:r>
      <w:r w:rsidRPr="00462199">
        <w:t>.</w:t>
      </w:r>
    </w:p>
    <w:p w14:paraId="015BE9CF" w14:textId="546F52C1" w:rsidR="00D179D6" w:rsidRPr="00462199" w:rsidRDefault="00D179D6" w:rsidP="005B3BB9">
      <w:pPr>
        <w:pStyle w:val="H2Ashurst"/>
      </w:pPr>
      <w:bookmarkStart w:id="5215" w:name="_Ref144114576"/>
      <w:r w:rsidRPr="00462199">
        <w:t xml:space="preserve">If </w:t>
      </w:r>
      <w:r w:rsidR="007248B2" w:rsidRPr="007248B2">
        <w:t>Condition</w:t>
      </w:r>
      <w:r w:rsidRPr="00462199">
        <w:t xml:space="preserve"> </w:t>
      </w:r>
      <w:r w:rsidR="00156A18">
        <w:fldChar w:fldCharType="begin"/>
      </w:r>
      <w:r w:rsidR="00156A18">
        <w:instrText xml:space="preserve"> REF _Ref144114573 \r \h </w:instrText>
      </w:r>
      <w:r w:rsidR="00156A18">
        <w:fldChar w:fldCharType="separate"/>
      </w:r>
      <w:del w:id="5216" w:author="Faqir, Sofia (Energy Security)" w:date="2023-11-12T19:47:00Z">
        <w:r w:rsidR="00E473FC">
          <w:delText>49.5</w:delText>
        </w:r>
      </w:del>
      <w:r w:rsidR="00156A18">
        <w:fldChar w:fldCharType="end"/>
      </w:r>
      <w:r w:rsidRPr="00462199">
        <w:t xml:space="preserve"> applies to any CiAL Dispute:</w:t>
      </w:r>
      <w:bookmarkEnd w:id="5215"/>
    </w:p>
    <w:p w14:paraId="3E255835" w14:textId="4DC697AB" w:rsidR="00D179D6" w:rsidRPr="00462199" w:rsidRDefault="007248B2" w:rsidP="00202C21">
      <w:pPr>
        <w:pStyle w:val="H3Ashurst"/>
      </w:pPr>
      <w:bookmarkStart w:id="5217" w:name="_Ref144114577"/>
      <w:r w:rsidRPr="007248B2">
        <w:lastRenderedPageBreak/>
        <w:t>Condition</w:t>
      </w:r>
      <w:r w:rsidR="00D179D6" w:rsidRPr="00462199">
        <w:t xml:space="preserve"> </w:t>
      </w:r>
      <w:r w:rsidR="00156A18">
        <w:fldChar w:fldCharType="begin"/>
      </w:r>
      <w:r w:rsidR="00156A18">
        <w:instrText xml:space="preserve"> REF _Ref144475740 \r \h </w:instrText>
      </w:r>
      <w:r w:rsidR="00156A18">
        <w:fldChar w:fldCharType="separate"/>
      </w:r>
      <w:del w:id="5218" w:author="Faqir, Sofia (Energy Security)" w:date="2023-11-12T19:47:00Z">
        <w:r w:rsidR="00E473FC">
          <w:delText>59</w:delText>
        </w:r>
      </w:del>
      <w:r w:rsidR="00156A18">
        <w:fldChar w:fldCharType="end"/>
      </w:r>
      <w:r w:rsidR="00D179D6" w:rsidRPr="00462199">
        <w:t xml:space="preserve"> (</w:t>
      </w:r>
      <w:r w:rsidR="00D179D6" w:rsidRPr="00462199">
        <w:rPr>
          <w:i/>
        </w:rPr>
        <w:t>Resolution by Senior Representatives</w:t>
      </w:r>
      <w:r w:rsidR="00D179D6" w:rsidRPr="00462199">
        <w:t>) shall not apply to such CiAL Dispute;</w:t>
      </w:r>
      <w:bookmarkEnd w:id="5217"/>
    </w:p>
    <w:p w14:paraId="39B5B0F6" w14:textId="77777777" w:rsidR="00D179D6" w:rsidRPr="00462199" w:rsidRDefault="00D179D6" w:rsidP="00202C21">
      <w:pPr>
        <w:pStyle w:val="H3Ashurst"/>
      </w:pPr>
      <w:bookmarkStart w:id="5219" w:name="_Ref144114578"/>
      <w:r w:rsidRPr="00462199">
        <w:t>no agreement between the Producer and the LCHA Counterparty to settle the relevant CiAL Dispute shall be valid and binding unless such resolution is agreed with all LCHA Producers;</w:t>
      </w:r>
      <w:bookmarkEnd w:id="5219"/>
    </w:p>
    <w:p w14:paraId="0A52AC28" w14:textId="77777777" w:rsidR="00D179D6" w:rsidRPr="00462199" w:rsidRDefault="00D179D6" w:rsidP="00202C21">
      <w:pPr>
        <w:pStyle w:val="H3Ashurst"/>
      </w:pPr>
      <w:bookmarkStart w:id="5220" w:name="_Ref144114579"/>
      <w:r w:rsidRPr="00462199">
        <w:t>the Arbitration Procedure shall not apply to such CiAL Dispute;</w:t>
      </w:r>
      <w:bookmarkEnd w:id="5220"/>
    </w:p>
    <w:p w14:paraId="20A32564" w14:textId="56B567FE" w:rsidR="00D179D6" w:rsidRPr="00462199" w:rsidRDefault="00D179D6" w:rsidP="00202C21">
      <w:pPr>
        <w:pStyle w:val="H3Ashurst"/>
      </w:pPr>
      <w:bookmarkStart w:id="5221" w:name="_Ref144114580"/>
      <w:r w:rsidRPr="00462199">
        <w:t xml:space="preserve">the Producer agrees not to raise any objection to the consolidation of such CiAL Dispute in accordance with </w:t>
      </w:r>
      <w:r w:rsidR="007248B2" w:rsidRPr="007248B2">
        <w:t>Condition</w:t>
      </w:r>
      <w:r w:rsidR="006620D0">
        <w:t xml:space="preserve"> </w:t>
      </w:r>
      <w:r w:rsidR="006620D0">
        <w:fldChar w:fldCharType="begin"/>
      </w:r>
      <w:r w:rsidR="006620D0">
        <w:instrText xml:space="preserve"> REF _Ref145429676 \r \h </w:instrText>
      </w:r>
      <w:r w:rsidR="006620D0">
        <w:fldChar w:fldCharType="separate"/>
      </w:r>
      <w:del w:id="5222" w:author="Faqir, Sofia (Energy Security)" w:date="2023-11-12T19:47:00Z">
        <w:r w:rsidR="00E473FC">
          <w:delText>62</w:delText>
        </w:r>
      </w:del>
      <w:r w:rsidR="006620D0">
        <w:fldChar w:fldCharType="end"/>
      </w:r>
      <w:r w:rsidR="006620D0">
        <w:t xml:space="preserve"> </w:t>
      </w:r>
      <w:r w:rsidRPr="00462199">
        <w:t>(</w:t>
      </w:r>
      <w:r w:rsidRPr="00462199">
        <w:rPr>
          <w:i/>
        </w:rPr>
        <w:t>Consolidation of Connected Disputes</w:t>
      </w:r>
      <w:r w:rsidRPr="00462199">
        <w:t>);</w:t>
      </w:r>
      <w:bookmarkEnd w:id="5221"/>
    </w:p>
    <w:p w14:paraId="2DDE4346" w14:textId="77777777" w:rsidR="00D179D6" w:rsidRPr="00462199" w:rsidRDefault="00D179D6" w:rsidP="00202C21">
      <w:pPr>
        <w:pStyle w:val="H3Ashurst"/>
      </w:pPr>
      <w:bookmarkStart w:id="5223" w:name="_Ref144114581"/>
      <w:r w:rsidRPr="00462199">
        <w:t>the Expert Determination Procedure shall apply to such CiAL Dispute on the basis that:</w:t>
      </w:r>
      <w:bookmarkEnd w:id="5223"/>
    </w:p>
    <w:p w14:paraId="42C79505" w14:textId="08635232" w:rsidR="00D179D6" w:rsidRPr="00462199" w:rsidRDefault="00D179D6" w:rsidP="005B3BB9">
      <w:pPr>
        <w:pStyle w:val="H4Ashurst"/>
      </w:pPr>
      <w:bookmarkStart w:id="5224" w:name="_Ref144114582"/>
      <w:r w:rsidRPr="00462199">
        <w:t xml:space="preserve">(if the Expert Appointment Threshold is met) the LCHA Counterparty shall be deemed to have satisfied the requirements of, and to have given an Expert Determination Notice pursuant to, </w:t>
      </w:r>
      <w:r w:rsidR="007248B2" w:rsidRPr="007248B2">
        <w:t>Condition</w:t>
      </w:r>
      <w:r w:rsidRPr="00462199">
        <w:t xml:space="preserve"> </w:t>
      </w:r>
      <w:r w:rsidR="00156A18">
        <w:fldChar w:fldCharType="begin"/>
      </w:r>
      <w:r w:rsidR="00156A18">
        <w:instrText xml:space="preserve"> REF _Ref144114939 \r \h </w:instrText>
      </w:r>
      <w:r w:rsidR="00156A18">
        <w:fldChar w:fldCharType="separate"/>
      </w:r>
      <w:del w:id="5225" w:author="Faqir, Sofia (Energy Security)" w:date="2023-11-12T19:47:00Z">
        <w:r w:rsidR="00E473FC">
          <w:delText>60.1</w:delText>
        </w:r>
      </w:del>
      <w:r w:rsidR="00156A18">
        <w:fldChar w:fldCharType="end"/>
      </w:r>
      <w:r w:rsidRPr="00462199">
        <w:t xml:space="preserve"> (</w:t>
      </w:r>
      <w:r w:rsidRPr="00462199">
        <w:rPr>
          <w:i/>
        </w:rPr>
        <w:t>Expert Determination Procedure</w:t>
      </w:r>
      <w:r w:rsidRPr="00462199">
        <w:t>) and the Parties will be deemed to have agreed to both the identity and the terms of reference of the Proposed CiAL Expert;</w:t>
      </w:r>
      <w:bookmarkEnd w:id="5224"/>
    </w:p>
    <w:p w14:paraId="7DACAA51" w14:textId="77777777" w:rsidR="00D179D6" w:rsidRPr="00462199" w:rsidRDefault="00D179D6" w:rsidP="005B3BB9">
      <w:pPr>
        <w:pStyle w:val="H4Ashurst"/>
      </w:pPr>
      <w:bookmarkStart w:id="5226" w:name="_Ref144114583"/>
      <w:r w:rsidRPr="00462199">
        <w:t>(if the Expert Appointment Threshold is not met) the LCHA Counterparty may, within ten (10) Business Days, either:</w:t>
      </w:r>
      <w:bookmarkEnd w:id="5226"/>
    </w:p>
    <w:p w14:paraId="640EECE5" w14:textId="77777777" w:rsidR="00D179D6" w:rsidRPr="00462199" w:rsidRDefault="00D179D6" w:rsidP="00202C21">
      <w:pPr>
        <w:pStyle w:val="H5Ashurst"/>
      </w:pPr>
      <w:bookmarkStart w:id="5227" w:name="_Ref144114584"/>
      <w:r w:rsidRPr="00462199">
        <w:t>make an alternative proposal as to the identity and the terms of reference of an Expert to determine the CiAL Dispute; or</w:t>
      </w:r>
      <w:bookmarkEnd w:id="5227"/>
    </w:p>
    <w:p w14:paraId="2BA2F69E" w14:textId="6554F040" w:rsidR="00D179D6" w:rsidRPr="00462199" w:rsidRDefault="00D179D6" w:rsidP="00202C21">
      <w:pPr>
        <w:pStyle w:val="H5Ashurst"/>
      </w:pPr>
      <w:bookmarkStart w:id="5228" w:name="_Ref144114585"/>
      <w:r w:rsidRPr="00462199">
        <w:t xml:space="preserve">(1) request the LCIA to nominate an Expert for the purposes of determining the CiAL Dispute in accordance with </w:t>
      </w:r>
      <w:r w:rsidR="007248B2" w:rsidRPr="007248B2">
        <w:t>Condition</w:t>
      </w:r>
      <w:r w:rsidR="00BF5DC4" w:rsidRPr="00462199">
        <w:t xml:space="preserve"> </w:t>
      </w:r>
      <w:r w:rsidR="00BF5DC4">
        <w:fldChar w:fldCharType="begin"/>
      </w:r>
      <w:r w:rsidR="00BF5DC4">
        <w:instrText xml:space="preserve"> REF _Ref144114946 \n \h </w:instrText>
      </w:r>
      <w:r w:rsidR="00BF5DC4">
        <w:fldChar w:fldCharType="separate"/>
      </w:r>
      <w:del w:id="5229" w:author="Faqir, Sofia (Energy Security)" w:date="2023-11-12T19:47:00Z">
        <w:r w:rsidR="00E473FC">
          <w:delText>60.4</w:delText>
        </w:r>
      </w:del>
      <w:r w:rsidR="00BF5DC4">
        <w:fldChar w:fldCharType="end"/>
      </w:r>
      <w:r w:rsidRPr="00462199">
        <w:t>; (</w:t>
      </w:r>
      <w:r w:rsidRPr="00462199">
        <w:rPr>
          <w:i/>
        </w:rPr>
        <w:t>Expert Determination Procedure</w:t>
      </w:r>
      <w:r w:rsidRPr="00462199">
        <w:t>); and (2) following such nomination by the LCIA, the LCHA Counterparty shall make an alternative proposal as to the terms of reference of such Expert to determine CiAL Dispute,</w:t>
      </w:r>
      <w:bookmarkEnd w:id="5228"/>
    </w:p>
    <w:p w14:paraId="25DBD4AE" w14:textId="584AA6FB" w:rsidR="00D179D6" w:rsidRPr="00462199" w:rsidRDefault="00D179D6" w:rsidP="002E77BF">
      <w:pPr>
        <w:pStyle w:val="B4Ashurst"/>
      </w:pPr>
      <w:r w:rsidRPr="00462199">
        <w:t xml:space="preserve">in each case, </w:t>
      </w:r>
      <w:r w:rsidR="007248B2" w:rsidRPr="007248B2">
        <w:t>Condition</w:t>
      </w:r>
      <w:r w:rsidRPr="00462199">
        <w:t xml:space="preserve">s </w:t>
      </w:r>
      <w:r w:rsidRPr="00462199">
        <w:fldChar w:fldCharType="begin"/>
      </w:r>
      <w:r w:rsidRPr="00462199">
        <w:instrText xml:space="preserve">  REF _Ref144114567 \r \h \* MERGEFORMAT </w:instrText>
      </w:r>
      <w:r w:rsidRPr="00462199">
        <w:fldChar w:fldCharType="separate"/>
      </w:r>
      <w:del w:id="5230" w:author="Faqir, Sofia (Energy Security)" w:date="2023-11-12T19:47:00Z">
        <w:r w:rsidR="00E473FC" w:rsidRPr="00E473FC">
          <w:rPr>
            <w:color w:val="000000"/>
          </w:rPr>
          <w:delText>49.3(A)</w:delText>
        </w:r>
      </w:del>
      <w:r w:rsidRPr="00462199">
        <w:fldChar w:fldCharType="end"/>
      </w:r>
      <w:r w:rsidRPr="00462199">
        <w:t xml:space="preserve"> and</w:t>
      </w:r>
      <w:r w:rsidR="00EF71CE">
        <w:t xml:space="preserve"> </w:t>
      </w:r>
      <w:r w:rsidR="00EF71CE">
        <w:fldChar w:fldCharType="begin"/>
      </w:r>
      <w:r w:rsidR="00EF71CE">
        <w:instrText xml:space="preserve"> REF _Ref144114582 \w \h </w:instrText>
      </w:r>
      <w:r w:rsidR="00EF71CE">
        <w:fldChar w:fldCharType="separate"/>
      </w:r>
      <w:del w:id="5231" w:author="Faqir, Sofia (Energy Security)" w:date="2023-11-12T19:47:00Z">
        <w:r w:rsidR="00E473FC">
          <w:delText>49.6(E)(i)</w:delText>
        </w:r>
      </w:del>
      <w:r w:rsidR="00EF71CE">
        <w:fldChar w:fldCharType="end"/>
      </w:r>
      <w:r w:rsidRPr="00462199">
        <w:t xml:space="preserve">, and this </w:t>
      </w:r>
      <w:r w:rsidR="007248B2" w:rsidRPr="007248B2">
        <w:t>Condition</w:t>
      </w:r>
      <w:r w:rsidR="00EF71CE">
        <w:t xml:space="preserve"> </w:t>
      </w:r>
      <w:r w:rsidR="00EF71CE">
        <w:fldChar w:fldCharType="begin"/>
      </w:r>
      <w:r w:rsidR="00EF71CE">
        <w:instrText xml:space="preserve"> REF _Ref144114583 \w \h </w:instrText>
      </w:r>
      <w:r w:rsidR="00EF71CE">
        <w:fldChar w:fldCharType="separate"/>
      </w:r>
      <w:del w:id="5232" w:author="Faqir, Sofia (Energy Security)" w:date="2023-11-12T19:47:00Z">
        <w:r w:rsidR="00E473FC">
          <w:delText>49.6(E)(ii)</w:delText>
        </w:r>
      </w:del>
      <w:r w:rsidR="00EF71CE">
        <w:fldChar w:fldCharType="end"/>
      </w:r>
      <w:r w:rsidRPr="00462199">
        <w:t>, shall apply to such proposed Expert as if they were a Proposed CiAL Expert. The identity and the terms of reference of the Proposed CiAL Expert shall be determined by the LCHA Counterparty in its sole and absolute discretion (after having regard to any submissions presented by any LCHA Producer) and any such determination shall be final and binding on the parties, provided that the terms of reference shall be sufficiently broad to enable the Expert to determine the proposed CiAL Dispute;</w:t>
      </w:r>
    </w:p>
    <w:p w14:paraId="7D7AE369" w14:textId="7576C3C8" w:rsidR="00D179D6" w:rsidRPr="00462199" w:rsidRDefault="00D179D6" w:rsidP="005B3BB9">
      <w:pPr>
        <w:pStyle w:val="H4Ashurst"/>
      </w:pPr>
      <w:bookmarkStart w:id="5233" w:name="_Ref144114586"/>
      <w:r w:rsidRPr="00462199">
        <w:t xml:space="preserve">if the LCHA Counterparty and the LCHA Producers fail to agree on the terms of appointment of the Expert within ten (10) Business Days of the parties agreeing the identity and terms of reference of an Expert in accordance with </w:t>
      </w:r>
      <w:r w:rsidR="007248B2" w:rsidRPr="007248B2">
        <w:t>Condition</w:t>
      </w:r>
      <w:r w:rsidR="00EF71CE">
        <w:t xml:space="preserve"> </w:t>
      </w:r>
      <w:r w:rsidR="00EF71CE">
        <w:fldChar w:fldCharType="begin"/>
      </w:r>
      <w:r w:rsidR="00EF71CE">
        <w:instrText xml:space="preserve"> REF _Ref144114582 \w \h </w:instrText>
      </w:r>
      <w:r w:rsidR="00EF71CE">
        <w:fldChar w:fldCharType="separate"/>
      </w:r>
      <w:del w:id="5234" w:author="Faqir, Sofia (Energy Security)" w:date="2023-11-12T19:47:00Z">
        <w:r w:rsidR="00E473FC">
          <w:delText>49.6(E)(i)</w:delText>
        </w:r>
      </w:del>
      <w:r w:rsidR="00EF71CE">
        <w:fldChar w:fldCharType="end"/>
      </w:r>
      <w:r w:rsidRPr="00462199">
        <w:t xml:space="preserve"> or</w:t>
      </w:r>
      <w:r w:rsidR="00EF71CE">
        <w:t xml:space="preserve"> </w:t>
      </w:r>
      <w:r w:rsidR="00EF71CE">
        <w:fldChar w:fldCharType="begin"/>
      </w:r>
      <w:r w:rsidR="00EF71CE">
        <w:instrText xml:space="preserve"> REF _Ref144114583 \w \h </w:instrText>
      </w:r>
      <w:r w:rsidR="00EF71CE">
        <w:fldChar w:fldCharType="separate"/>
      </w:r>
      <w:del w:id="5235" w:author="Faqir, Sofia (Energy Security)" w:date="2023-11-12T19:47:00Z">
        <w:r w:rsidR="00E473FC">
          <w:delText>49.6(E)(ii)</w:delText>
        </w:r>
      </w:del>
      <w:r w:rsidR="00EF71CE">
        <w:fldChar w:fldCharType="end"/>
      </w:r>
      <w:r w:rsidRPr="00462199">
        <w:t xml:space="preserve">, as applicable, such matter shall be determined by the LCHA Counterparty in its sole and absolute discretion (after having regard to any submissions presented by any LCHA Producer) and any such determination shall be final and binding on the parties, provided that the terms of appointment shall comply with the requirements of </w:t>
      </w:r>
      <w:r w:rsidR="007248B2" w:rsidRPr="007248B2">
        <w:t>Condition</w:t>
      </w:r>
      <w:r w:rsidRPr="00462199">
        <w:t xml:space="preserve"> </w:t>
      </w:r>
      <w:r w:rsidR="00156A18">
        <w:fldChar w:fldCharType="begin"/>
      </w:r>
      <w:r w:rsidR="00156A18">
        <w:instrText xml:space="preserve"> REF _Ref144114587 \w \h </w:instrText>
      </w:r>
      <w:r w:rsidR="00156A18">
        <w:fldChar w:fldCharType="separate"/>
      </w:r>
      <w:del w:id="5236" w:author="Faqir, Sofia (Energy Security)" w:date="2023-11-12T19:47:00Z">
        <w:r w:rsidR="00E473FC">
          <w:delText>49.6(E)(iv)</w:delText>
        </w:r>
      </w:del>
      <w:r w:rsidR="00156A18">
        <w:fldChar w:fldCharType="end"/>
      </w:r>
      <w:r w:rsidRPr="00462199">
        <w:t>;</w:t>
      </w:r>
      <w:bookmarkEnd w:id="5233"/>
    </w:p>
    <w:p w14:paraId="6E7328EE" w14:textId="6841C18C" w:rsidR="00D179D6" w:rsidRPr="00462199" w:rsidRDefault="007248B2" w:rsidP="005B3BB9">
      <w:pPr>
        <w:pStyle w:val="H4Ashurst"/>
      </w:pPr>
      <w:bookmarkStart w:id="5237" w:name="_Ref144114587"/>
      <w:r w:rsidRPr="007248B2">
        <w:t>Condition</w:t>
      </w:r>
      <w:r w:rsidR="00D179D6" w:rsidRPr="00462199">
        <w:t xml:space="preserve"> </w:t>
      </w:r>
      <w:r w:rsidR="00156A18">
        <w:fldChar w:fldCharType="begin"/>
      </w:r>
      <w:r w:rsidR="00156A18">
        <w:instrText xml:space="preserve"> REF _Ref144114947 \w \h </w:instrText>
      </w:r>
      <w:r w:rsidR="00156A18">
        <w:fldChar w:fldCharType="separate"/>
      </w:r>
      <w:del w:id="5238" w:author="Faqir, Sofia (Energy Security)" w:date="2023-11-12T19:47:00Z">
        <w:r w:rsidR="00E473FC">
          <w:delText>60.5</w:delText>
        </w:r>
      </w:del>
      <w:r w:rsidR="00156A18">
        <w:fldChar w:fldCharType="end"/>
      </w:r>
      <w:r w:rsidR="00D179D6" w:rsidRPr="00462199">
        <w:t xml:space="preserve"> (</w:t>
      </w:r>
      <w:r w:rsidR="00D179D6" w:rsidRPr="00462199">
        <w:rPr>
          <w:i/>
        </w:rPr>
        <w:t>Expert Determination Procedure</w:t>
      </w:r>
      <w:r w:rsidR="00D179D6" w:rsidRPr="00462199">
        <w:t>) shall be deemed to have been modified such that the Parties shall use reasonable endeavours to procure that the terms of appointment of the Expert prohibit the Expert from disclosing any Supporting Information disclosed or delivered by:</w:t>
      </w:r>
      <w:bookmarkEnd w:id="5237"/>
    </w:p>
    <w:p w14:paraId="52F620FB" w14:textId="77777777" w:rsidR="00D179D6" w:rsidRPr="00462199" w:rsidRDefault="00D179D6" w:rsidP="00202C21">
      <w:pPr>
        <w:pStyle w:val="H5Ashurst"/>
      </w:pPr>
      <w:bookmarkStart w:id="5239" w:name="_Ref144114588"/>
      <w:r w:rsidRPr="00462199">
        <w:lastRenderedPageBreak/>
        <w:t>the Producer to the Expert in consequence of, or in respect of, his appointment as the Expert to any other LCHA Producer; or</w:t>
      </w:r>
      <w:bookmarkEnd w:id="5239"/>
    </w:p>
    <w:p w14:paraId="475C1406" w14:textId="77777777" w:rsidR="00D179D6" w:rsidRPr="00462199" w:rsidRDefault="00D179D6" w:rsidP="00202C21">
      <w:pPr>
        <w:pStyle w:val="H5Ashurst"/>
      </w:pPr>
      <w:bookmarkStart w:id="5240" w:name="_Ref144114589"/>
      <w:r w:rsidRPr="00462199">
        <w:t>the LCHA Counterparty to the Expert in consequence of, or in respect of, their appointment as the Expert to any LCHA Producer other than the Producer;</w:t>
      </w:r>
      <w:bookmarkEnd w:id="5240"/>
    </w:p>
    <w:p w14:paraId="32791807" w14:textId="77777777" w:rsidR="00D179D6" w:rsidRPr="00462199" w:rsidRDefault="00D179D6" w:rsidP="005B3BB9">
      <w:pPr>
        <w:pStyle w:val="H4Ashurst"/>
      </w:pPr>
      <w:bookmarkStart w:id="5241" w:name="_Ref144114590"/>
      <w:r w:rsidRPr="00462199">
        <w:t>the Expert will be instructed, in establishing or modifying the procedure for the determination of the CiAL Dispute, to afford the Producer an opportunity to make submissions in respect of the CiAL Dispute irrespective of whether or not the Producer is a CiAL Dispute Producer;</w:t>
      </w:r>
      <w:bookmarkEnd w:id="5241"/>
    </w:p>
    <w:p w14:paraId="6A9B82F5" w14:textId="502FD5D4" w:rsidR="00D179D6" w:rsidRPr="00462199" w:rsidRDefault="00D179D6" w:rsidP="005B3BB9">
      <w:pPr>
        <w:pStyle w:val="H4Ashurst"/>
      </w:pPr>
      <w:bookmarkStart w:id="5242" w:name="_Ref144114591"/>
      <w:r w:rsidRPr="00462199">
        <w:t xml:space="preserve">if the circumstances described in </w:t>
      </w:r>
      <w:r w:rsidR="007248B2" w:rsidRPr="007248B2">
        <w:t>Condition</w:t>
      </w:r>
      <w:r w:rsidRPr="00462199">
        <w:t xml:space="preserve"> </w:t>
      </w:r>
      <w:r w:rsidR="00156A18">
        <w:fldChar w:fldCharType="begin"/>
      </w:r>
      <w:r w:rsidR="00156A18">
        <w:instrText xml:space="preserve"> REF _Ref144114979 \w \h </w:instrText>
      </w:r>
      <w:r w:rsidR="00156A18">
        <w:fldChar w:fldCharType="separate"/>
      </w:r>
      <w:del w:id="5243" w:author="Faqir, Sofia (Energy Security)" w:date="2023-11-12T19:47:00Z">
        <w:r w:rsidR="00E473FC">
          <w:delText>60.8</w:delText>
        </w:r>
      </w:del>
      <w:r w:rsidR="00156A18">
        <w:fldChar w:fldCharType="end"/>
      </w:r>
      <w:r w:rsidRPr="00462199">
        <w:t xml:space="preserve"> (</w:t>
      </w:r>
      <w:r w:rsidRPr="00462199">
        <w:rPr>
          <w:i/>
        </w:rPr>
        <w:t>Expert Determination Procedure</w:t>
      </w:r>
      <w:r w:rsidRPr="00462199">
        <w:t xml:space="preserve">) arise, </w:t>
      </w:r>
      <w:r w:rsidR="007248B2" w:rsidRPr="007248B2">
        <w:t>Condition</w:t>
      </w:r>
      <w:r w:rsidRPr="00462199">
        <w:t xml:space="preserve">s </w:t>
      </w:r>
      <w:r w:rsidRPr="00462199">
        <w:fldChar w:fldCharType="begin"/>
      </w:r>
      <w:r w:rsidRPr="00462199">
        <w:instrText xml:space="preserve">  REF _Ref144114567 \r \h \* MERGEFORMAT </w:instrText>
      </w:r>
      <w:r w:rsidRPr="00462199">
        <w:fldChar w:fldCharType="separate"/>
      </w:r>
      <w:del w:id="5244" w:author="Faqir, Sofia (Energy Security)" w:date="2023-11-12T19:47:00Z">
        <w:r w:rsidR="00E473FC" w:rsidRPr="00E473FC">
          <w:rPr>
            <w:color w:val="000000"/>
          </w:rPr>
          <w:delText>49.3(A)</w:delText>
        </w:r>
      </w:del>
      <w:r w:rsidRPr="00462199">
        <w:fldChar w:fldCharType="end"/>
      </w:r>
      <w:r w:rsidRPr="00462199">
        <w:t xml:space="preserve">, </w:t>
      </w:r>
      <w:r w:rsidR="00EF71CE">
        <w:fldChar w:fldCharType="begin"/>
      </w:r>
      <w:r w:rsidR="00EF71CE">
        <w:instrText xml:space="preserve"> REF _Ref144114582 \w \h </w:instrText>
      </w:r>
      <w:r w:rsidR="00EF71CE">
        <w:fldChar w:fldCharType="separate"/>
      </w:r>
      <w:del w:id="5245" w:author="Faqir, Sofia (Energy Security)" w:date="2023-11-12T19:47:00Z">
        <w:r w:rsidR="00E473FC">
          <w:delText>49.6(E)(i)</w:delText>
        </w:r>
      </w:del>
      <w:r w:rsidR="00EF71CE">
        <w:fldChar w:fldCharType="end"/>
      </w:r>
      <w:r w:rsidR="00EF71CE" w:rsidRPr="00462199">
        <w:t xml:space="preserve"> </w:t>
      </w:r>
      <w:r w:rsidR="006620D0">
        <w:t>and</w:t>
      </w:r>
      <w:r w:rsidR="00EF71CE">
        <w:t xml:space="preserve"> </w:t>
      </w:r>
      <w:r w:rsidR="00EF71CE">
        <w:fldChar w:fldCharType="begin"/>
      </w:r>
      <w:r w:rsidR="00EF71CE">
        <w:instrText xml:space="preserve"> REF _Ref144114583 \w \h </w:instrText>
      </w:r>
      <w:r w:rsidR="00EF71CE">
        <w:fldChar w:fldCharType="separate"/>
      </w:r>
      <w:del w:id="5246" w:author="Faqir, Sofia (Energy Security)" w:date="2023-11-12T19:47:00Z">
        <w:r w:rsidR="00E473FC">
          <w:delText>49.6(E)(ii)</w:delText>
        </w:r>
      </w:del>
      <w:r w:rsidR="00EF71CE">
        <w:fldChar w:fldCharType="end"/>
      </w:r>
      <w:r w:rsidRPr="00462199">
        <w:t xml:space="preserve"> shall apply, with the necessary modifications, to the appointment of a replacement Expert;</w:t>
      </w:r>
      <w:bookmarkEnd w:id="5242"/>
    </w:p>
    <w:p w14:paraId="6AFBD69B" w14:textId="562B088C" w:rsidR="00D179D6" w:rsidRPr="00462199" w:rsidRDefault="00D179D6" w:rsidP="005B3BB9">
      <w:pPr>
        <w:pStyle w:val="H4Ashurst"/>
      </w:pPr>
      <w:bookmarkStart w:id="5247" w:name="_Ref144114592"/>
      <w:r w:rsidRPr="00462199">
        <w:t xml:space="preserve">for the purposes of </w:t>
      </w:r>
      <w:r w:rsidR="007248B2" w:rsidRPr="007248B2">
        <w:t>Condition</w:t>
      </w:r>
      <w:r w:rsidRPr="00462199">
        <w:t xml:space="preserve"> </w:t>
      </w:r>
      <w:r w:rsidR="00156A18">
        <w:fldChar w:fldCharType="begin"/>
      </w:r>
      <w:r w:rsidR="00156A18">
        <w:instrText xml:space="preserve"> REF _Ref144114983 \w \h </w:instrText>
      </w:r>
      <w:r w:rsidR="00156A18">
        <w:fldChar w:fldCharType="separate"/>
      </w:r>
      <w:del w:id="5248" w:author="Faqir, Sofia (Energy Security)" w:date="2023-11-12T19:47:00Z">
        <w:r w:rsidR="00E473FC">
          <w:delText>60.12</w:delText>
        </w:r>
      </w:del>
      <w:r w:rsidR="00156A18">
        <w:fldChar w:fldCharType="end"/>
      </w:r>
      <w:r w:rsidRPr="00462199">
        <w:t xml:space="preserve"> (</w:t>
      </w:r>
      <w:r w:rsidRPr="00462199">
        <w:rPr>
          <w:i/>
        </w:rPr>
        <w:t>Expert Determination Procedure</w:t>
      </w:r>
      <w:r w:rsidRPr="00462199">
        <w:t>), the Expert shall be: (a) required to include in their determination provision for the allocation of their fees and the costs and expenses of the LCHA Counterparty among each of the CiAL Dispute Producers in such manner as they, in their absolute discretion, determine is fair and equitable if they make a determination against the CiAL Dispute Producers; and (b) permitted to allocate their fees and the costs and expenses of the LCHA Counterparty in such manner as they determine is fair and equitable if they make a determination in favour of the CiAL Dispute Producers; and</w:t>
      </w:r>
      <w:bookmarkEnd w:id="5247"/>
    </w:p>
    <w:p w14:paraId="5A64DDD6" w14:textId="77777777" w:rsidR="00D179D6" w:rsidRPr="00462199" w:rsidRDefault="00D179D6" w:rsidP="005B3BB9">
      <w:pPr>
        <w:pStyle w:val="H4Ashurst"/>
      </w:pPr>
      <w:bookmarkStart w:id="5249" w:name="_Ref144114593"/>
      <w:r w:rsidRPr="00462199">
        <w:t>the Expert shall, notwithstanding any other provision of the Expert Determination Procedure, be instructed to reach a determination which is to be applied to all UKLCH Programme LCHAs; and</w:t>
      </w:r>
      <w:bookmarkEnd w:id="5249"/>
    </w:p>
    <w:p w14:paraId="6A9F3960" w14:textId="77777777" w:rsidR="00D179D6" w:rsidRPr="00462199" w:rsidRDefault="00D179D6" w:rsidP="00202C21">
      <w:pPr>
        <w:pStyle w:val="H3Ashurst"/>
      </w:pPr>
      <w:bookmarkStart w:id="5250" w:name="_Ref144114594"/>
      <w:r w:rsidRPr="00462199">
        <w:t>the Producer acknowledges and agrees that the determination of the Expert in any CiAL Dispute shall be applied to all UKLCH Programme LCHAs, irrespective of whether the Producer was a party to the CiAL Dispute giving rise to that determination.</w:t>
      </w:r>
      <w:bookmarkEnd w:id="5250"/>
    </w:p>
    <w:p w14:paraId="79690185" w14:textId="77777777" w:rsidR="00D179D6" w:rsidRPr="00462199" w:rsidRDefault="00D179D6" w:rsidP="005B3BB9">
      <w:pPr>
        <w:pStyle w:val="NormalBoldAshurst"/>
      </w:pPr>
      <w:r w:rsidRPr="00462199">
        <w:rPr>
          <w:i/>
        </w:rPr>
        <w:t>Expert Appointment Threshold</w:t>
      </w:r>
    </w:p>
    <w:p w14:paraId="4C6C4FDD" w14:textId="5FC91A23" w:rsidR="00D179D6" w:rsidRPr="00462199" w:rsidRDefault="00D179D6" w:rsidP="005B3BB9">
      <w:pPr>
        <w:pStyle w:val="H2Ashurst"/>
      </w:pPr>
      <w:bookmarkStart w:id="5251" w:name="_Ref144114595"/>
      <w:r w:rsidRPr="00462199">
        <w:t xml:space="preserve">For the purposes of </w:t>
      </w:r>
      <w:r w:rsidR="007248B2" w:rsidRPr="007248B2">
        <w:t>Condition</w:t>
      </w:r>
      <w:r w:rsidRPr="00462199">
        <w:t xml:space="preserve">s </w:t>
      </w:r>
      <w:r w:rsidRPr="00462199">
        <w:fldChar w:fldCharType="begin"/>
      </w:r>
      <w:r w:rsidRPr="00462199">
        <w:instrText xml:space="preserve">  REF _Ref144114582 \r \h \* MERGEFORMAT </w:instrText>
      </w:r>
      <w:r w:rsidRPr="00462199">
        <w:fldChar w:fldCharType="separate"/>
      </w:r>
      <w:del w:id="5252" w:author="Faqir, Sofia (Energy Security)" w:date="2023-11-12T19:47:00Z">
        <w:r w:rsidR="00E473FC" w:rsidRPr="00E473FC">
          <w:rPr>
            <w:color w:val="000000"/>
          </w:rPr>
          <w:delText>49.6(E)(i)</w:delText>
        </w:r>
      </w:del>
      <w:r w:rsidRPr="00462199">
        <w:fldChar w:fldCharType="end"/>
      </w:r>
      <w:r w:rsidRPr="00462199">
        <w:t xml:space="preserve"> and </w:t>
      </w:r>
      <w:r w:rsidRPr="00462199">
        <w:fldChar w:fldCharType="begin"/>
      </w:r>
      <w:r w:rsidRPr="00462199">
        <w:instrText xml:space="preserve">  REF _Ref144114583 \r \h \* MERGEFORMAT </w:instrText>
      </w:r>
      <w:r w:rsidRPr="00462199">
        <w:fldChar w:fldCharType="separate"/>
      </w:r>
      <w:del w:id="5253" w:author="Faqir, Sofia (Energy Security)" w:date="2023-11-12T19:47:00Z">
        <w:r w:rsidR="00E473FC" w:rsidRPr="00E473FC">
          <w:rPr>
            <w:color w:val="000000"/>
          </w:rPr>
          <w:delText>49.6(E)(ii)</w:delText>
        </w:r>
      </w:del>
      <w:r w:rsidRPr="00462199">
        <w:fldChar w:fldCharType="end"/>
      </w:r>
      <w:r w:rsidRPr="00462199">
        <w:t xml:space="preserve">, the </w:t>
      </w:r>
      <w:r w:rsidRPr="00462199">
        <w:rPr>
          <w:b/>
        </w:rPr>
        <w:t>"Expert Appointment Threshold"</w:t>
      </w:r>
      <w:r w:rsidRPr="00462199">
        <w:t xml:space="preserve"> is that thirty per cent. (30%) or more of LCHA Producers, by volume or number, have consented, or not objected in writing, to both the identity and the terms of reference of the Proposed CiAL Expert. For the purposes of determining whether the Expert Appointment Threshold is met, the LCHA Counterparty shall calculate:</w:t>
      </w:r>
      <w:bookmarkEnd w:id="5251"/>
    </w:p>
    <w:p w14:paraId="7240B78F" w14:textId="77777777" w:rsidR="00D179D6" w:rsidRPr="00462199" w:rsidRDefault="00D179D6" w:rsidP="00202C21">
      <w:pPr>
        <w:pStyle w:val="H3Ashurst"/>
      </w:pPr>
      <w:bookmarkStart w:id="5254" w:name="_Ref144114596"/>
      <w:r w:rsidRPr="00462199">
        <w:t>the number of LCHA Producers which have consented or have been deemed to have consented to the Proposed CiAL Expert as a percentage of the total number of LCHA Producers; and</w:t>
      </w:r>
      <w:bookmarkEnd w:id="5254"/>
    </w:p>
    <w:p w14:paraId="37CEE6D4" w14:textId="77777777" w:rsidR="00D179D6" w:rsidRPr="00462199" w:rsidRDefault="00D179D6" w:rsidP="00202C21">
      <w:pPr>
        <w:pStyle w:val="H3Ashurst"/>
      </w:pPr>
      <w:bookmarkStart w:id="5255" w:name="_Ref144114597"/>
      <w:r w:rsidRPr="00462199">
        <w:t>the volume attributable to UKLCH Programme LCHAs to which LCHA Producers which have consented or have been deemed to have consented to the Proposed CiAL Expert are party as a percentage of the total volume attributable to UKLCH Programme LCHAs (and, for this purpose, "volume" shall be calculated by the LCHA Counterparty using the [Initial] LCHA Sales</w:t>
      </w:r>
      <w:r w:rsidRPr="00462199" w:rsidDel="001B63B8">
        <w:t xml:space="preserve"> </w:t>
      </w:r>
      <w:r w:rsidRPr="00462199">
        <w:t>Cap in each UKLCH Programme LCHA).</w:t>
      </w:r>
      <w:bookmarkEnd w:id="5255"/>
    </w:p>
    <w:p w14:paraId="177A32DA" w14:textId="77777777" w:rsidR="00D179D6" w:rsidRPr="00462199" w:rsidRDefault="00D179D6" w:rsidP="005B3BB9">
      <w:pPr>
        <w:pStyle w:val="NormalBoldAshurst"/>
      </w:pPr>
      <w:r w:rsidRPr="00462199">
        <w:rPr>
          <w:i/>
        </w:rPr>
        <w:t>Provisions applying pending resolution of a CiAL Dispute</w:t>
      </w:r>
    </w:p>
    <w:p w14:paraId="45FD94E2" w14:textId="3821E44C" w:rsidR="00D179D6" w:rsidRPr="00462199" w:rsidRDefault="00D179D6" w:rsidP="005B3BB9">
      <w:pPr>
        <w:pStyle w:val="H2Ashurst"/>
      </w:pPr>
      <w:bookmarkStart w:id="5256" w:name="_Ref144114598"/>
      <w:r w:rsidRPr="00462199">
        <w:lastRenderedPageBreak/>
        <w:t xml:space="preserve">If there is a valid CiAL Dispute requiring resolution in accordance with the provisions of </w:t>
      </w:r>
      <w:r w:rsidR="007248B2" w:rsidRPr="007248B2">
        <w:t>Condition</w:t>
      </w:r>
      <w:r w:rsidRPr="00462199">
        <w:t xml:space="preserve">s </w:t>
      </w:r>
      <w:r w:rsidR="00156A18">
        <w:fldChar w:fldCharType="begin"/>
      </w:r>
      <w:r w:rsidR="00156A18">
        <w:instrText xml:space="preserve"> REF _Ref144114573 \w \h </w:instrText>
      </w:r>
      <w:r w:rsidR="00156A18">
        <w:fldChar w:fldCharType="separate"/>
      </w:r>
      <w:del w:id="5257" w:author="Faqir, Sofia (Energy Security)" w:date="2023-11-12T19:47:00Z">
        <w:r w:rsidR="00E473FC">
          <w:delText>49.5</w:delText>
        </w:r>
      </w:del>
      <w:r w:rsidR="00156A18">
        <w:fldChar w:fldCharType="end"/>
      </w:r>
      <w:r w:rsidRPr="00462199">
        <w:t xml:space="preserve"> and </w:t>
      </w:r>
      <w:r w:rsidRPr="00462199">
        <w:fldChar w:fldCharType="begin"/>
      </w:r>
      <w:r w:rsidRPr="00462199">
        <w:instrText xml:space="preserve">  REF _Ref144114576 \r \h \* MERGEFORMAT </w:instrText>
      </w:r>
      <w:r w:rsidRPr="00462199">
        <w:fldChar w:fldCharType="separate"/>
      </w:r>
      <w:del w:id="5258" w:author="Faqir, Sofia (Energy Security)" w:date="2023-11-12T19:47:00Z">
        <w:r w:rsidR="00E473FC" w:rsidRPr="00E473FC">
          <w:rPr>
            <w:color w:val="000000"/>
          </w:rPr>
          <w:delText>49.6</w:delText>
        </w:r>
      </w:del>
      <w:r w:rsidRPr="00462199">
        <w:fldChar w:fldCharType="end"/>
      </w:r>
      <w:r w:rsidRPr="00462199">
        <w:t xml:space="preserve"> then, pending resolution of such CiAL Dispute, there shall be no amendments or supplements to the LCHA as a result of the Change in Applicable Law.</w:t>
      </w:r>
      <w:bookmarkEnd w:id="5256"/>
    </w:p>
    <w:p w14:paraId="2C458B14" w14:textId="77777777" w:rsidR="00D179D6" w:rsidRPr="00462199" w:rsidRDefault="00D179D6" w:rsidP="002E77BF">
      <w:pPr>
        <w:pStyle w:val="NormalBoldAshurst"/>
        <w:keepNext/>
      </w:pPr>
      <w:r w:rsidRPr="00462199">
        <w:rPr>
          <w:i/>
        </w:rPr>
        <w:t>CiAL Dispute Threshold Criterion</w:t>
      </w:r>
    </w:p>
    <w:p w14:paraId="02F5441A" w14:textId="3C16068D" w:rsidR="00D179D6" w:rsidRPr="00462199" w:rsidRDefault="00D179D6" w:rsidP="005B3BB9">
      <w:pPr>
        <w:pStyle w:val="H2Ashurst"/>
      </w:pPr>
      <w:bookmarkStart w:id="5259" w:name="_Ref144114599"/>
      <w:r w:rsidRPr="00462199">
        <w:t xml:space="preserve">For the purposes of this </w:t>
      </w:r>
      <w:r w:rsidR="007248B2" w:rsidRPr="007248B2">
        <w:t>Condition</w:t>
      </w:r>
      <w:r w:rsidRPr="00462199">
        <w:t xml:space="preserve"> </w:t>
      </w:r>
      <w:r w:rsidR="00156A18">
        <w:fldChar w:fldCharType="begin"/>
      </w:r>
      <w:r w:rsidR="00156A18">
        <w:instrText xml:space="preserve"> REF _Ref144476097 \w \h </w:instrText>
      </w:r>
      <w:r w:rsidR="00156A18">
        <w:fldChar w:fldCharType="separate"/>
      </w:r>
      <w:del w:id="5260" w:author="Faqir, Sofia (Energy Security)" w:date="2023-11-12T19:47:00Z">
        <w:r w:rsidR="00E473FC">
          <w:delText>49</w:delText>
        </w:r>
      </w:del>
      <w:r w:rsidR="00156A18">
        <w:fldChar w:fldCharType="end"/>
      </w:r>
      <w:r w:rsidRPr="00462199">
        <w:t xml:space="preserve"> (</w:t>
      </w:r>
      <w:r w:rsidRPr="00462199">
        <w:rPr>
          <w:i/>
        </w:rPr>
        <w:t>Change in Applicable Law: Dispute process</w:t>
      </w:r>
      <w:r w:rsidRPr="00462199">
        <w:t xml:space="preserve">), the </w:t>
      </w:r>
      <w:r w:rsidRPr="00462199">
        <w:rPr>
          <w:b/>
        </w:rPr>
        <w:t>"CiAL Dispute Threshold Criterion"</w:t>
      </w:r>
      <w:r w:rsidRPr="00462199">
        <w:t xml:space="preserve"> is that thirty per cent. (30%) or more of LCHA Producers, by volume or number, have given the LCHA Counterparty a CiAL Dispute Notice in respect of any given CiAL Dispute prior to the date specified in </w:t>
      </w:r>
      <w:r w:rsidR="007248B2" w:rsidRPr="007248B2">
        <w:t>Condition</w:t>
      </w:r>
      <w:r w:rsidRPr="00462199">
        <w:t xml:space="preserve"> </w:t>
      </w:r>
      <w:r w:rsidR="00156A18">
        <w:fldChar w:fldCharType="begin"/>
      </w:r>
      <w:r w:rsidR="00156A18">
        <w:instrText xml:space="preserve"> REF _Ref144114564 \w \h </w:instrText>
      </w:r>
      <w:r w:rsidR="00156A18">
        <w:fldChar w:fldCharType="separate"/>
      </w:r>
      <w:del w:id="5261" w:author="Faqir, Sofia (Energy Security)" w:date="2023-11-12T19:47:00Z">
        <w:r w:rsidR="00E473FC">
          <w:delText>49.1</w:delText>
        </w:r>
      </w:del>
      <w:r w:rsidR="00156A18">
        <w:fldChar w:fldCharType="end"/>
      </w:r>
      <w:r w:rsidRPr="00462199">
        <w:t>. For the purposes of determining whether the CiAL Dispute Threshold Criterion is met, the LCHA Counterparty shall calculate:</w:t>
      </w:r>
      <w:bookmarkEnd w:id="5259"/>
    </w:p>
    <w:p w14:paraId="16425803" w14:textId="77777777" w:rsidR="00D179D6" w:rsidRPr="00462199" w:rsidRDefault="00D179D6" w:rsidP="00202C21">
      <w:pPr>
        <w:pStyle w:val="H3Ashurst"/>
      </w:pPr>
      <w:bookmarkStart w:id="5262" w:name="_Ref144114600"/>
      <w:r w:rsidRPr="00462199">
        <w:t>the number of LCHA Producers which have given a CiAL Dispute Notice as a percentage of the total number of LCHA Producers; and</w:t>
      </w:r>
      <w:bookmarkEnd w:id="5262"/>
    </w:p>
    <w:p w14:paraId="0A373846" w14:textId="77777777" w:rsidR="00D179D6" w:rsidRPr="00462199" w:rsidRDefault="00D179D6" w:rsidP="00202C21">
      <w:pPr>
        <w:pStyle w:val="H3Ashurst"/>
      </w:pPr>
      <w:bookmarkStart w:id="5263" w:name="_Ref144114601"/>
      <w:r w:rsidRPr="00462199">
        <w:t>the volume attributable to UKLCH Programme LCHAs to which LCHA Producers which have given a CiAL Dispute Notice are party as a percentage of the total volume attributable to UKLCH Programme LCHAs (and, for this purpose, "volume" shall be calculated by the LCHA Counterparty using the [Initial] LCHA Sales</w:t>
      </w:r>
      <w:r w:rsidRPr="00462199" w:rsidDel="001B63B8">
        <w:t xml:space="preserve"> </w:t>
      </w:r>
      <w:r w:rsidRPr="00462199">
        <w:t>Cap in each UKLCH Programme LCHA).</w:t>
      </w:r>
      <w:bookmarkEnd w:id="5263"/>
    </w:p>
    <w:p w14:paraId="03767CFF" w14:textId="77777777" w:rsidR="00D179D6" w:rsidRPr="00462199" w:rsidRDefault="00D179D6" w:rsidP="005B3BB9">
      <w:pPr>
        <w:pStyle w:val="H1Ashurst"/>
      </w:pPr>
      <w:bookmarkStart w:id="5264" w:name="_Ref144114602"/>
      <w:bookmarkStart w:id="5265" w:name="_Ref144476152"/>
      <w:bookmarkStart w:id="5266" w:name="_Ref144476169"/>
      <w:bookmarkStart w:id="5267" w:name="_Ref144476183"/>
      <w:bookmarkStart w:id="5268" w:name="_Toc149833703"/>
      <w:r w:rsidRPr="00462199">
        <w:t>Change in Applicable Law: General provisions</w:t>
      </w:r>
      <w:bookmarkEnd w:id="5264"/>
      <w:bookmarkEnd w:id="5265"/>
      <w:bookmarkEnd w:id="5266"/>
      <w:bookmarkEnd w:id="5267"/>
      <w:bookmarkEnd w:id="5268"/>
    </w:p>
    <w:p w14:paraId="73A5F283" w14:textId="77777777" w:rsidR="00D179D6" w:rsidRPr="00462199" w:rsidRDefault="00D179D6" w:rsidP="005B3BB9">
      <w:pPr>
        <w:pStyle w:val="H2Ashurst"/>
      </w:pPr>
      <w:bookmarkStart w:id="5269" w:name="_Ref144114603"/>
      <w:r w:rsidRPr="00462199">
        <w:t>The occurrence of a Change in Applicable Law that has the result of one (1) or more of the Required CiL Amendment Objectives ceasing to be met shall not:</w:t>
      </w:r>
      <w:bookmarkEnd w:id="5269"/>
    </w:p>
    <w:p w14:paraId="40558E6A" w14:textId="77777777" w:rsidR="00D179D6" w:rsidRPr="00462199" w:rsidRDefault="00D179D6" w:rsidP="00202C21">
      <w:pPr>
        <w:pStyle w:val="H3Ashurst"/>
      </w:pPr>
      <w:bookmarkStart w:id="5270" w:name="_Ref144114604"/>
      <w:r w:rsidRPr="00462199">
        <w:t>constitute Force Majeure or a Payment Disruption Event for the purposes of the LCHA; or</w:t>
      </w:r>
      <w:bookmarkEnd w:id="5270"/>
    </w:p>
    <w:p w14:paraId="2D45580B" w14:textId="77777777" w:rsidR="00D179D6" w:rsidRPr="00462199" w:rsidRDefault="00D179D6" w:rsidP="00202C21">
      <w:pPr>
        <w:pStyle w:val="H3Ashurst"/>
      </w:pPr>
      <w:bookmarkStart w:id="5271" w:name="_Ref144114605"/>
      <w:r w:rsidRPr="00462199">
        <w:t>provide either Party the right to suspend or terminate its obligations under the LCHA,</w:t>
      </w:r>
      <w:bookmarkEnd w:id="5271"/>
    </w:p>
    <w:p w14:paraId="584F682D" w14:textId="34061A74" w:rsidR="00D179D6" w:rsidRPr="00462199" w:rsidRDefault="00D179D6" w:rsidP="005B3BB9">
      <w:pPr>
        <w:pStyle w:val="B12Ashurst"/>
      </w:pPr>
      <w:r w:rsidRPr="00462199">
        <w:t xml:space="preserve">provided that paragraph </w:t>
      </w:r>
      <w:r>
        <w:fldChar w:fldCharType="begin"/>
      </w:r>
      <w:r>
        <w:instrText xml:space="preserve"> REF _Ref144114604 \n \h </w:instrText>
      </w:r>
      <w:r>
        <w:fldChar w:fldCharType="separate"/>
      </w:r>
      <w:del w:id="5272" w:author="Faqir, Sofia (Energy Security)" w:date="2023-11-12T19:47:00Z">
        <w:r w:rsidR="00E473FC">
          <w:delText>A)</w:delText>
        </w:r>
      </w:del>
      <w:r>
        <w:fldChar w:fldCharType="end"/>
      </w:r>
      <w:r w:rsidRPr="00462199">
        <w:t xml:space="preserve"> above shall not preclude a Change in Law from constituting Force Majeure.</w:t>
      </w:r>
    </w:p>
    <w:p w14:paraId="795C5971" w14:textId="164BACB1" w:rsidR="00D179D6" w:rsidRPr="00462199" w:rsidRDefault="00D179D6" w:rsidP="005B3BB9">
      <w:pPr>
        <w:pStyle w:val="H2Ashurst"/>
      </w:pPr>
      <w:bookmarkStart w:id="5273" w:name="_Ref144114606"/>
      <w:r w:rsidRPr="00462199">
        <w:t xml:space="preserve">Subject to the provisions of </w:t>
      </w:r>
      <w:r w:rsidR="007248B2" w:rsidRPr="007248B2">
        <w:t>Condition</w:t>
      </w:r>
      <w:r w:rsidRPr="00462199">
        <w:t xml:space="preserve">s </w:t>
      </w:r>
      <w:bookmarkStart w:id="5274" w:name="_Hlk144476204"/>
      <w:r w:rsidR="00156A18">
        <w:fldChar w:fldCharType="begin"/>
      </w:r>
      <w:r w:rsidR="00156A18">
        <w:instrText xml:space="preserve"> REF _Ref144476135 \w \h </w:instrText>
      </w:r>
      <w:r w:rsidR="00156A18">
        <w:fldChar w:fldCharType="separate"/>
      </w:r>
      <w:del w:id="5275" w:author="Faqir, Sofia (Energy Security)" w:date="2023-11-12T19:47:00Z">
        <w:r w:rsidR="00E473FC">
          <w:delText>48</w:delText>
        </w:r>
      </w:del>
      <w:r w:rsidR="00156A18">
        <w:fldChar w:fldCharType="end"/>
      </w:r>
      <w:bookmarkEnd w:id="5274"/>
      <w:r w:rsidRPr="00462199">
        <w:t xml:space="preserve"> (</w:t>
      </w:r>
      <w:r w:rsidRPr="00462199">
        <w:rPr>
          <w:i/>
        </w:rPr>
        <w:t>Change in Applicable Law: Procedure</w:t>
      </w:r>
      <w:r w:rsidRPr="00462199">
        <w:t xml:space="preserve">), </w:t>
      </w:r>
      <w:r w:rsidR="003B0FB9">
        <w:fldChar w:fldCharType="begin"/>
      </w:r>
      <w:r w:rsidR="003B0FB9">
        <w:instrText xml:space="preserve"> REF _Ref144476227 \w \h </w:instrText>
      </w:r>
      <w:r w:rsidR="003B0FB9">
        <w:fldChar w:fldCharType="separate"/>
      </w:r>
      <w:del w:id="5276" w:author="Faqir, Sofia (Energy Security)" w:date="2023-11-12T19:47:00Z">
        <w:r w:rsidR="00E473FC">
          <w:delText>49</w:delText>
        </w:r>
      </w:del>
      <w:r w:rsidR="003B0FB9">
        <w:fldChar w:fldCharType="end"/>
      </w:r>
      <w:r w:rsidR="003B0FB9" w:rsidRPr="00462199">
        <w:t xml:space="preserve"> </w:t>
      </w:r>
      <w:r w:rsidRPr="00462199">
        <w:t>(</w:t>
      </w:r>
      <w:r w:rsidRPr="00462199">
        <w:rPr>
          <w:i/>
        </w:rPr>
        <w:t>Change in Applicable Law: Dispute process</w:t>
      </w:r>
      <w:r w:rsidRPr="00462199">
        <w:t xml:space="preserve">) and this </w:t>
      </w:r>
      <w:r w:rsidR="007248B2" w:rsidRPr="007248B2">
        <w:t>Condition</w:t>
      </w:r>
      <w:r w:rsidRPr="00462199">
        <w:t xml:space="preserve"> </w:t>
      </w:r>
      <w:r w:rsidR="00156A18">
        <w:fldChar w:fldCharType="begin"/>
      </w:r>
      <w:r w:rsidR="00156A18">
        <w:instrText xml:space="preserve"> REF _Ref144476152 \w \h </w:instrText>
      </w:r>
      <w:r w:rsidR="00156A18">
        <w:fldChar w:fldCharType="separate"/>
      </w:r>
      <w:del w:id="5277" w:author="Faqir, Sofia (Energy Security)" w:date="2023-11-12T19:47:00Z">
        <w:r w:rsidR="00E473FC">
          <w:delText>50</w:delText>
        </w:r>
      </w:del>
      <w:r w:rsidR="00156A18">
        <w:fldChar w:fldCharType="end"/>
      </w:r>
      <w:r w:rsidRPr="00462199">
        <w:t xml:space="preserve"> (</w:t>
      </w:r>
      <w:r w:rsidRPr="00462199">
        <w:rPr>
          <w:i/>
        </w:rPr>
        <w:t>Change in Applicable Law: General provisions</w:t>
      </w:r>
      <w:r w:rsidRPr="00462199">
        <w:t xml:space="preserve">), the Parties shall be relieved from liability, and deemed not to be in breach of the LCHA (or any other LCHA Document) for any failure or delay in the performance under the LCHA (or any other LCHA Document) if and to the extent such failure or delay is directly attributable to the occurrence and continuation of a Change in Applicable Law, provided that nothing in </w:t>
      </w:r>
      <w:r w:rsidR="007248B2" w:rsidRPr="007248B2">
        <w:t>Condition</w:t>
      </w:r>
      <w:r w:rsidRPr="00462199">
        <w:t xml:space="preserve">s </w:t>
      </w:r>
      <w:r w:rsidR="00156A18">
        <w:fldChar w:fldCharType="begin"/>
      </w:r>
      <w:r w:rsidR="00156A18">
        <w:instrText xml:space="preserve"> REF _Ref144476135 \w \h </w:instrText>
      </w:r>
      <w:r w:rsidR="00156A18">
        <w:fldChar w:fldCharType="separate"/>
      </w:r>
      <w:del w:id="5278" w:author="Faqir, Sofia (Energy Security)" w:date="2023-11-12T19:47:00Z">
        <w:r w:rsidR="00E473FC">
          <w:delText>48</w:delText>
        </w:r>
      </w:del>
      <w:r w:rsidR="00156A18">
        <w:fldChar w:fldCharType="end"/>
      </w:r>
      <w:r w:rsidRPr="00462199">
        <w:t xml:space="preserve"> (</w:t>
      </w:r>
      <w:r w:rsidRPr="00462199">
        <w:rPr>
          <w:i/>
        </w:rPr>
        <w:t>Change in Applicable Law: Procedure</w:t>
      </w:r>
      <w:r w:rsidRPr="00462199">
        <w:t xml:space="preserve">), </w:t>
      </w:r>
      <w:r w:rsidR="003B0FB9">
        <w:fldChar w:fldCharType="begin"/>
      </w:r>
      <w:r w:rsidR="003B0FB9">
        <w:instrText xml:space="preserve"> REF _Ref144476227 \w \h </w:instrText>
      </w:r>
      <w:r w:rsidR="003B0FB9">
        <w:fldChar w:fldCharType="separate"/>
      </w:r>
      <w:del w:id="5279" w:author="Faqir, Sofia (Energy Security)" w:date="2023-11-12T19:47:00Z">
        <w:r w:rsidR="00E473FC">
          <w:delText>49</w:delText>
        </w:r>
      </w:del>
      <w:r w:rsidR="003B0FB9">
        <w:fldChar w:fldCharType="end"/>
      </w:r>
      <w:r w:rsidR="003B0FB9" w:rsidRPr="00462199">
        <w:t xml:space="preserve"> </w:t>
      </w:r>
      <w:r w:rsidRPr="00462199">
        <w:t>(</w:t>
      </w:r>
      <w:r w:rsidRPr="00462199">
        <w:rPr>
          <w:i/>
        </w:rPr>
        <w:t>Change in Applicable Law: Dispute process</w:t>
      </w:r>
      <w:r w:rsidRPr="00462199">
        <w:t xml:space="preserve">) and this </w:t>
      </w:r>
      <w:r w:rsidR="007248B2" w:rsidRPr="007248B2">
        <w:t>Condition</w:t>
      </w:r>
      <w:r w:rsidRPr="00462199">
        <w:t xml:space="preserve"> </w:t>
      </w:r>
      <w:r w:rsidR="00156A18">
        <w:fldChar w:fldCharType="begin"/>
      </w:r>
      <w:r w:rsidR="00156A18">
        <w:instrText xml:space="preserve"> REF _Ref144476169 \w \h </w:instrText>
      </w:r>
      <w:r w:rsidR="00156A18">
        <w:fldChar w:fldCharType="separate"/>
      </w:r>
      <w:del w:id="5280" w:author="Faqir, Sofia (Energy Security)" w:date="2023-11-12T19:47:00Z">
        <w:r w:rsidR="00E473FC">
          <w:delText>50</w:delText>
        </w:r>
      </w:del>
      <w:r w:rsidR="00156A18">
        <w:fldChar w:fldCharType="end"/>
      </w:r>
      <w:r w:rsidRPr="00462199">
        <w:t xml:space="preserve"> (</w:t>
      </w:r>
      <w:r w:rsidRPr="00462199">
        <w:rPr>
          <w:i/>
        </w:rPr>
        <w:t>Change in Applicable Law: General provisions</w:t>
      </w:r>
      <w:r w:rsidRPr="00462199">
        <w:t>) shall relieve either Party from any obligation to pay any sum due and payable to the other Party pursuant to the LCHA (or any other LCHA Document) (whether pursuant to an obligation to pay, an indemnity, a costs reimbursement provision or otherwise).</w:t>
      </w:r>
      <w:bookmarkEnd w:id="5273"/>
    </w:p>
    <w:p w14:paraId="66E02EBF" w14:textId="0CC520C9" w:rsidR="00D179D6" w:rsidRPr="00462199" w:rsidRDefault="00D179D6" w:rsidP="005B3BB9">
      <w:pPr>
        <w:pStyle w:val="H2Ashurst"/>
      </w:pPr>
      <w:bookmarkStart w:id="5281" w:name="_Ref144114607"/>
      <w:r w:rsidRPr="00462199">
        <w:t xml:space="preserve">Any costs and expenses, or risks, arising from a Change in Applicable Law which are not of a type provided for in the LCHA are not intended by the provisions of </w:t>
      </w:r>
      <w:r w:rsidR="007248B2" w:rsidRPr="007248B2">
        <w:t>Condition</w:t>
      </w:r>
      <w:r w:rsidRPr="00462199">
        <w:t xml:space="preserve">s </w:t>
      </w:r>
      <w:r w:rsidR="00156A18">
        <w:fldChar w:fldCharType="begin"/>
      </w:r>
      <w:r w:rsidR="00156A18">
        <w:instrText xml:space="preserve"> REF _Ref144476135 \w \h </w:instrText>
      </w:r>
      <w:r w:rsidR="00156A18">
        <w:fldChar w:fldCharType="separate"/>
      </w:r>
      <w:del w:id="5282" w:author="Faqir, Sofia (Energy Security)" w:date="2023-11-12T19:47:00Z">
        <w:r w:rsidR="00E473FC">
          <w:delText>48</w:delText>
        </w:r>
      </w:del>
      <w:r w:rsidR="00156A18">
        <w:fldChar w:fldCharType="end"/>
      </w:r>
      <w:r w:rsidRPr="00462199">
        <w:t xml:space="preserve"> (</w:t>
      </w:r>
      <w:r w:rsidRPr="00462199">
        <w:rPr>
          <w:i/>
        </w:rPr>
        <w:t>Change in Applicable Law: Procedure</w:t>
      </w:r>
      <w:r w:rsidRPr="00462199">
        <w:t xml:space="preserve">), </w:t>
      </w:r>
      <w:r w:rsidR="00156A18">
        <w:fldChar w:fldCharType="begin"/>
      </w:r>
      <w:r w:rsidR="00156A18">
        <w:instrText xml:space="preserve"> REF _Ref144476227 \w \h </w:instrText>
      </w:r>
      <w:r w:rsidR="00156A18">
        <w:fldChar w:fldCharType="separate"/>
      </w:r>
      <w:del w:id="5283" w:author="Faqir, Sofia (Energy Security)" w:date="2023-11-12T19:47:00Z">
        <w:r w:rsidR="00E473FC">
          <w:delText>49</w:delText>
        </w:r>
      </w:del>
      <w:r w:rsidR="00156A18">
        <w:fldChar w:fldCharType="end"/>
      </w:r>
      <w:r w:rsidRPr="00462199">
        <w:t xml:space="preserve"> (</w:t>
      </w:r>
      <w:r w:rsidRPr="00462199">
        <w:rPr>
          <w:i/>
        </w:rPr>
        <w:t>Change in Applicable Law: Dispute process</w:t>
      </w:r>
      <w:r w:rsidRPr="00462199">
        <w:t xml:space="preserve">) and this </w:t>
      </w:r>
      <w:r w:rsidR="007248B2" w:rsidRPr="007248B2">
        <w:t>Condition</w:t>
      </w:r>
      <w:r w:rsidRPr="00462199">
        <w:t xml:space="preserve"> </w:t>
      </w:r>
      <w:r w:rsidR="00156A18">
        <w:fldChar w:fldCharType="begin"/>
      </w:r>
      <w:r w:rsidR="00156A18">
        <w:instrText xml:space="preserve"> REF _Ref144476183 \w \h </w:instrText>
      </w:r>
      <w:r w:rsidR="00156A18">
        <w:fldChar w:fldCharType="separate"/>
      </w:r>
      <w:del w:id="5284" w:author="Faqir, Sofia (Energy Security)" w:date="2023-11-12T19:47:00Z">
        <w:r w:rsidR="00E473FC">
          <w:delText>50</w:delText>
        </w:r>
      </w:del>
      <w:r w:rsidR="00156A18">
        <w:fldChar w:fldCharType="end"/>
      </w:r>
      <w:r w:rsidRPr="00462199">
        <w:t xml:space="preserve"> (</w:t>
      </w:r>
      <w:r w:rsidRPr="00462199">
        <w:rPr>
          <w:i/>
        </w:rPr>
        <w:t>Change in Applicable Law: General provisions</w:t>
      </w:r>
      <w:r w:rsidRPr="00462199">
        <w:t>) to be allocated to one (1) Party; and any such costs and expenses, or risks, shall be borne by the affected Party.</w:t>
      </w:r>
      <w:bookmarkEnd w:id="5281"/>
    </w:p>
    <w:p w14:paraId="416E4867" w14:textId="77777777" w:rsidR="00D179D6" w:rsidRPr="00462199" w:rsidRDefault="00D179D6" w:rsidP="005B3BB9">
      <w:pPr>
        <w:pStyle w:val="H1Ashurst"/>
      </w:pPr>
      <w:bookmarkStart w:id="5285" w:name="_Ref144114608"/>
      <w:bookmarkStart w:id="5286" w:name="_Toc149833704"/>
      <w:r w:rsidRPr="00462199">
        <w:t>Compliance with the LCHS</w:t>
      </w:r>
      <w:bookmarkEnd w:id="5285"/>
      <w:bookmarkEnd w:id="5286"/>
    </w:p>
    <w:p w14:paraId="3EDC6A4A" w14:textId="77777777" w:rsidR="00D179D6" w:rsidRPr="00462199" w:rsidRDefault="00D179D6" w:rsidP="005B3BB9">
      <w:pPr>
        <w:pStyle w:val="NormalBoldAshurst"/>
      </w:pPr>
      <w:r w:rsidRPr="00462199">
        <w:rPr>
          <w:i/>
        </w:rPr>
        <w:t>General provisions</w:t>
      </w:r>
    </w:p>
    <w:p w14:paraId="28E66EAD" w14:textId="794A6EFC" w:rsidR="00D179D6" w:rsidRPr="00462199" w:rsidRDefault="00D179D6" w:rsidP="005B3BB9">
      <w:pPr>
        <w:pStyle w:val="H2Ashurst"/>
      </w:pPr>
      <w:bookmarkStart w:id="5287" w:name="_Ref144114609"/>
      <w:r w:rsidRPr="00462199">
        <w:lastRenderedPageBreak/>
        <w:t>The Parties agree and acknowledge that</w:t>
      </w:r>
      <w:r w:rsidRPr="00462199" w:rsidDel="009113C8">
        <w:t xml:space="preserve"> </w:t>
      </w:r>
      <w:r w:rsidRPr="00462199">
        <w:t>any amendment, supplement or replacement of the LCHS Agreed Version shall be of no effect for the purposes of determining whether any Hydrogen produced by the Hydrogen Production Plant is LCHS Compliant and/or constitutes Qualifying Volumes.</w:t>
      </w:r>
      <w:bookmarkEnd w:id="5287"/>
    </w:p>
    <w:p w14:paraId="2B30BBDD" w14:textId="77777777" w:rsidR="00D179D6" w:rsidRPr="00462199" w:rsidRDefault="00D179D6" w:rsidP="005B3BB9">
      <w:pPr>
        <w:pStyle w:val="NormalBoldAshurst"/>
      </w:pPr>
      <w:r w:rsidRPr="00462199">
        <w:rPr>
          <w:i/>
        </w:rPr>
        <w:t>Material LCHS Data Annex Amendment: Procedure</w:t>
      </w:r>
    </w:p>
    <w:p w14:paraId="07A3DF09" w14:textId="77777777" w:rsidR="00D179D6" w:rsidRPr="00462199" w:rsidRDefault="00D179D6" w:rsidP="005B3BB9">
      <w:pPr>
        <w:pStyle w:val="H2Ashurst"/>
      </w:pPr>
      <w:bookmarkStart w:id="5288" w:name="_Ref144114610"/>
      <w:r w:rsidRPr="00462199">
        <w:t>If the Producer considers that a Material LCHS Data Annex Amendment has been implemented, occurred or become effective (or is shortly to be implemented, to occur or to become effective), it may give a notice to the LCHA Counterparty (a "</w:t>
      </w:r>
      <w:r w:rsidRPr="00462199">
        <w:rPr>
          <w:b/>
        </w:rPr>
        <w:t>Producer</w:t>
      </w:r>
      <w:r w:rsidRPr="00462199">
        <w:t xml:space="preserve"> </w:t>
      </w:r>
      <w:r w:rsidRPr="00462199">
        <w:rPr>
          <w:b/>
        </w:rPr>
        <w:t>Material</w:t>
      </w:r>
      <w:r w:rsidRPr="00462199">
        <w:t xml:space="preserve"> </w:t>
      </w:r>
      <w:r w:rsidRPr="00462199">
        <w:rPr>
          <w:b/>
        </w:rPr>
        <w:t>LCHS Data Annex Amendment Notice</w:t>
      </w:r>
      <w:r w:rsidRPr="00462199">
        <w:t>"). A Producer Material LCHS Data Annex Amendment Notice shall:</w:t>
      </w:r>
      <w:bookmarkEnd w:id="5288"/>
    </w:p>
    <w:p w14:paraId="34B01644" w14:textId="77777777" w:rsidR="00D179D6" w:rsidRPr="00462199" w:rsidRDefault="00D179D6" w:rsidP="00202C21">
      <w:pPr>
        <w:pStyle w:val="H3Ashurst"/>
      </w:pPr>
      <w:bookmarkStart w:id="5289" w:name="_Ref144114611"/>
      <w:r w:rsidRPr="00462199">
        <w:t>include reasonable details of the relevant Material LCHS Data Annex Amendment;</w:t>
      </w:r>
      <w:bookmarkEnd w:id="5289"/>
    </w:p>
    <w:p w14:paraId="6252F8CE" w14:textId="77777777" w:rsidR="00D179D6" w:rsidRPr="00462199" w:rsidRDefault="00D179D6" w:rsidP="00202C21">
      <w:pPr>
        <w:pStyle w:val="H3Ashurst"/>
      </w:pPr>
      <w:bookmarkStart w:id="5290" w:name="_Ref144114612"/>
      <w:r w:rsidRPr="00462199">
        <w:t>specify why the Producer considers that such amendment constitutes, or will constitute, a Material LCHS Data Annex Amendment; and</w:t>
      </w:r>
      <w:bookmarkEnd w:id="5290"/>
    </w:p>
    <w:p w14:paraId="241FE954" w14:textId="77777777" w:rsidR="00D179D6" w:rsidRPr="00462199" w:rsidRDefault="00D179D6" w:rsidP="00202C21">
      <w:pPr>
        <w:pStyle w:val="H3Ashurst"/>
      </w:pPr>
      <w:bookmarkStart w:id="5291" w:name="_Ref144114613"/>
      <w:r w:rsidRPr="00462199">
        <w:t>include the Producer's good faith estimate of any QCiL Costs or QCiL Savings that would arise as a result of complying with such Material LCHS Data Annex Amendment,</w:t>
      </w:r>
      <w:bookmarkEnd w:id="5291"/>
    </w:p>
    <w:p w14:paraId="774703F8" w14:textId="77777777" w:rsidR="00D179D6" w:rsidRPr="00462199" w:rsidRDefault="00D179D6" w:rsidP="005B3BB9">
      <w:pPr>
        <w:pStyle w:val="B12Ashurst"/>
      </w:pPr>
      <w:r w:rsidRPr="00462199">
        <w:t>together with such Supporting Information, in reasonable detail, as the Producer considers to be relevant to and supportive of the foregoing.</w:t>
      </w:r>
    </w:p>
    <w:p w14:paraId="7A7033BB" w14:textId="77777777" w:rsidR="00D179D6" w:rsidRPr="00462199" w:rsidRDefault="00D179D6" w:rsidP="005B3BB9">
      <w:pPr>
        <w:pStyle w:val="H2Ashurst"/>
      </w:pPr>
      <w:bookmarkStart w:id="5292" w:name="_Ref144114614"/>
      <w:r w:rsidRPr="00462199">
        <w:t>Each Producer Material LCHS Data Annex Amendment Notice shall be accompanied by a Directors' Certificate in relation to the information contained in, and enclosed with, the Producer Material LCHS Data Annex Amendment Notice.</w:t>
      </w:r>
      <w:bookmarkEnd w:id="5292"/>
    </w:p>
    <w:p w14:paraId="3D7D89D7" w14:textId="77777777" w:rsidR="00D179D6" w:rsidRPr="00462199" w:rsidRDefault="00D179D6" w:rsidP="005B3BB9">
      <w:pPr>
        <w:pStyle w:val="H2Ashurst"/>
      </w:pPr>
      <w:bookmarkStart w:id="5293" w:name="_Ref144114615"/>
      <w:r w:rsidRPr="00462199">
        <w:t xml:space="preserve">The LCHA Counterparty may, by notice to the Producer no later than thirty (30) Business Days after receipt of a Producer Material LCHS Data Annex Amendment Notice, require the Producer to provide additional Supporting Information in relation to that Producer Material LCHS Data Annex Amendment Notice (a </w:t>
      </w:r>
      <w:r w:rsidRPr="00462199">
        <w:rPr>
          <w:b/>
        </w:rPr>
        <w:t>"Material LCHS Data Annex Amendment Notice Information Request"</w:t>
      </w:r>
      <w:r w:rsidRPr="00462199">
        <w:t>) as the LCHA Counterparty reasonably requests.</w:t>
      </w:r>
      <w:bookmarkEnd w:id="5293"/>
    </w:p>
    <w:p w14:paraId="141DCF28" w14:textId="77777777" w:rsidR="00D179D6" w:rsidRPr="00462199" w:rsidRDefault="00D179D6" w:rsidP="005B3BB9">
      <w:pPr>
        <w:pStyle w:val="H2Ashurst"/>
      </w:pPr>
      <w:bookmarkStart w:id="5294" w:name="_Ref144114616"/>
      <w:r w:rsidRPr="00462199">
        <w:t>If the LCHA Counterparty gives a Material LCHS Data Annex Amendment Notice Information Request to the Producer, the Producer shall, no later than thirty (30) Business Days, or such longer period as is specified by the LCHA Counterparty, after receipt of the request, prepare and deliver such further Supporting Information to the LCHA Counterparty.</w:t>
      </w:r>
      <w:bookmarkEnd w:id="5294"/>
    </w:p>
    <w:p w14:paraId="56A0E109" w14:textId="77777777" w:rsidR="00D179D6" w:rsidRPr="00462199" w:rsidRDefault="00D179D6" w:rsidP="005B3BB9">
      <w:pPr>
        <w:pStyle w:val="H2Ashurst"/>
      </w:pPr>
      <w:bookmarkStart w:id="5295" w:name="_Ref144114617"/>
      <w:r w:rsidRPr="00462199">
        <w:t>The LCHA Counterparty shall be under no obligation to consider or take any action in response to a Producer Material LCHS Data Annex Amendment Notice unless and until the Producer has provided the LCHA Counterparty with all of the Supporting Information, and the Directors' Certificate, in respect of such Producer Material LCHS Data Annex Amendment Notice.</w:t>
      </w:r>
      <w:bookmarkEnd w:id="5295"/>
    </w:p>
    <w:p w14:paraId="74E5F640" w14:textId="77777777" w:rsidR="00D179D6" w:rsidRPr="00462199" w:rsidRDefault="00D179D6" w:rsidP="005B3BB9">
      <w:pPr>
        <w:pStyle w:val="H2Ashurst"/>
      </w:pPr>
      <w:bookmarkStart w:id="5296" w:name="_Ref144114618"/>
      <w:r w:rsidRPr="00462199">
        <w:t>The LCHA Counterparty:</w:t>
      </w:r>
      <w:bookmarkEnd w:id="5296"/>
    </w:p>
    <w:p w14:paraId="3524E93D" w14:textId="77777777" w:rsidR="00D179D6" w:rsidRPr="00462199" w:rsidRDefault="00D179D6" w:rsidP="00202C21">
      <w:pPr>
        <w:pStyle w:val="H3Ashurst"/>
      </w:pPr>
      <w:bookmarkStart w:id="5297" w:name="_Ref144114619"/>
      <w:r w:rsidRPr="00462199">
        <w:t>may, at any time, if it considers that a Material LCHS Data Annex Amendment has been implemented, occurred or become effective (or is shortly to be implemented, to occur or to become effective); or</w:t>
      </w:r>
      <w:bookmarkEnd w:id="5297"/>
    </w:p>
    <w:p w14:paraId="6414A9E4" w14:textId="01878635" w:rsidR="00D179D6" w:rsidRPr="00462199" w:rsidRDefault="00D179D6" w:rsidP="00202C21">
      <w:pPr>
        <w:pStyle w:val="H3Ashurst"/>
      </w:pPr>
      <w:bookmarkStart w:id="5298" w:name="_Ref144114620"/>
      <w:r w:rsidRPr="00462199">
        <w:t xml:space="preserve">shall, no later than thirty (30) Business Days after receipt of a Producer Material LCHS Data Annex Amendment Notice or, if applicable, receipt of the further Supporting Information and the Directors' Certificate to be provided by the Producer in accordance with </w:t>
      </w:r>
      <w:r w:rsidR="007248B2" w:rsidRPr="007248B2">
        <w:t>Condition</w:t>
      </w:r>
      <w:r w:rsidRPr="00462199">
        <w:t xml:space="preserve"> </w:t>
      </w:r>
      <w:r w:rsidR="00156A18">
        <w:fldChar w:fldCharType="begin"/>
      </w:r>
      <w:r w:rsidR="00156A18">
        <w:instrText xml:space="preserve"> REF _Ref144114616 \w \h </w:instrText>
      </w:r>
      <w:r w:rsidR="00156A18">
        <w:fldChar w:fldCharType="separate"/>
      </w:r>
      <w:del w:id="5299" w:author="Faqir, Sofia (Energy Security)" w:date="2023-11-12T19:47:00Z">
        <w:r w:rsidR="00E473FC">
          <w:delText>51.5</w:delText>
        </w:r>
      </w:del>
      <w:r w:rsidR="00156A18">
        <w:fldChar w:fldCharType="end"/>
      </w:r>
      <w:r w:rsidRPr="00462199">
        <w:t>,</w:t>
      </w:r>
      <w:bookmarkEnd w:id="5298"/>
    </w:p>
    <w:p w14:paraId="07C67CC7" w14:textId="77777777" w:rsidR="00D179D6" w:rsidRPr="00462199" w:rsidRDefault="00D179D6" w:rsidP="005B3BB9">
      <w:pPr>
        <w:pStyle w:val="B12Ashurst"/>
      </w:pPr>
      <w:r w:rsidRPr="00462199">
        <w:lastRenderedPageBreak/>
        <w:t>give a notice to the Producer (a "</w:t>
      </w:r>
      <w:r w:rsidRPr="00462199">
        <w:rPr>
          <w:b/>
        </w:rPr>
        <w:t>LCHA Counterparty Material LCHS Data Annex Amendment Notice</w:t>
      </w:r>
      <w:r w:rsidRPr="00462199">
        <w:t>"). A LCHA Counterparty Material LCHS Data Annex Amendment Notice shall:</w:t>
      </w:r>
    </w:p>
    <w:p w14:paraId="64AD95D0" w14:textId="77777777" w:rsidR="00D179D6" w:rsidRPr="00462199" w:rsidRDefault="00D179D6" w:rsidP="00202C21">
      <w:pPr>
        <w:pStyle w:val="H3Ashurst"/>
      </w:pPr>
      <w:bookmarkStart w:id="5300" w:name="_Ref144114621"/>
      <w:r w:rsidRPr="00462199">
        <w:t>set out whether the LCHA Counterparty:</w:t>
      </w:r>
      <w:bookmarkEnd w:id="5300"/>
    </w:p>
    <w:p w14:paraId="72593D40" w14:textId="77777777" w:rsidR="00D179D6" w:rsidRPr="00462199" w:rsidRDefault="00D179D6" w:rsidP="005B3BB9">
      <w:pPr>
        <w:pStyle w:val="H4Ashurst"/>
      </w:pPr>
      <w:bookmarkStart w:id="5301" w:name="_Ref144114622"/>
      <w:r w:rsidRPr="00462199">
        <w:t>considers that a Material LCHS Data Annex Amendment has been implemented, occurred or become effective (or is shortly to be implemented, to occur or to become effective); or</w:t>
      </w:r>
      <w:bookmarkEnd w:id="5301"/>
    </w:p>
    <w:p w14:paraId="648FC7A5" w14:textId="77777777" w:rsidR="00D179D6" w:rsidRPr="00462199" w:rsidRDefault="00D179D6" w:rsidP="005B3BB9">
      <w:pPr>
        <w:pStyle w:val="H4Ashurst"/>
      </w:pPr>
      <w:bookmarkStart w:id="5302" w:name="_Ref144114623"/>
      <w:r w:rsidRPr="00462199">
        <w:t>does not consider that a Material LCHS Data Annex Amendment has been implemented, occurred or become effective (or is shortly to be implemented, to occur or to become effective); and</w:t>
      </w:r>
      <w:bookmarkEnd w:id="5302"/>
    </w:p>
    <w:p w14:paraId="7AEAE778" w14:textId="77777777" w:rsidR="00D179D6" w:rsidRPr="00462199" w:rsidRDefault="00D179D6" w:rsidP="00202C21">
      <w:pPr>
        <w:pStyle w:val="H3Ashurst"/>
      </w:pPr>
      <w:bookmarkStart w:id="5303" w:name="_Ref144114624"/>
      <w:r w:rsidRPr="00462199">
        <w:t>only if the LCHA Counterparty considers that a Material LCHS Data Annex Amendment has been implemented, occurred or become effective (or is shortly to be implemented, to occur or to become effective), specify whether the Producer:</w:t>
      </w:r>
      <w:bookmarkEnd w:id="5303"/>
    </w:p>
    <w:p w14:paraId="20BEE154" w14:textId="232E0506" w:rsidR="00D179D6" w:rsidRPr="00462199" w:rsidRDefault="00D179D6" w:rsidP="005B3BB9">
      <w:pPr>
        <w:pStyle w:val="H4Ashurst"/>
      </w:pPr>
      <w:bookmarkStart w:id="5304" w:name="_Ref144114625"/>
      <w:r w:rsidRPr="00462199">
        <w:t xml:space="preserve">is required to comply with the Material LCHS Data Annex Amendment and, if so, the date from which such compliance will be required and/or any other terms and </w:t>
      </w:r>
      <w:r w:rsidR="007248B2" w:rsidRPr="007248B2">
        <w:t>condition</w:t>
      </w:r>
      <w:r w:rsidRPr="00462199">
        <w:t>s pursuant to which such Material LCHS Data Annex shall be implemented (a "</w:t>
      </w:r>
      <w:r w:rsidRPr="00462199">
        <w:rPr>
          <w:b/>
        </w:rPr>
        <w:t>Material</w:t>
      </w:r>
      <w:r w:rsidRPr="00462199">
        <w:t xml:space="preserve"> </w:t>
      </w:r>
      <w:r w:rsidRPr="00462199">
        <w:rPr>
          <w:b/>
        </w:rPr>
        <w:t>LCHS Data Annex Amendment Direction</w:t>
      </w:r>
      <w:r w:rsidRPr="00462199">
        <w:t>"); or</w:t>
      </w:r>
      <w:bookmarkEnd w:id="5304"/>
    </w:p>
    <w:p w14:paraId="55D71B5F" w14:textId="77777777" w:rsidR="00D179D6" w:rsidRPr="00462199" w:rsidRDefault="00D179D6" w:rsidP="005B3BB9">
      <w:pPr>
        <w:pStyle w:val="H4Ashurst"/>
      </w:pPr>
      <w:bookmarkStart w:id="5305" w:name="_Ref144114626"/>
      <w:r w:rsidRPr="00462199">
        <w:t>is not required to comply with the Material LCHS Data Annex Amendment.</w:t>
      </w:r>
      <w:bookmarkEnd w:id="5305"/>
    </w:p>
    <w:p w14:paraId="3841ECC5" w14:textId="3CF48A05" w:rsidR="00D179D6" w:rsidRPr="00462199" w:rsidRDefault="00D179D6" w:rsidP="005B3BB9">
      <w:pPr>
        <w:pStyle w:val="H2Ashurst"/>
      </w:pPr>
      <w:bookmarkStart w:id="5306" w:name="_Ref144114627"/>
      <w:r w:rsidRPr="00462199">
        <w:t xml:space="preserve">A Material LCHS Data Annex Amendment Direction shall be deemed to constitute a Qualifying Change in Law and the provisions of </w:t>
      </w:r>
      <w:r w:rsidR="007248B2" w:rsidRPr="007248B2">
        <w:t>Condition</w:t>
      </w:r>
      <w:r w:rsidRPr="00462199">
        <w:t xml:space="preserve">s </w:t>
      </w:r>
      <w:r w:rsidR="00156A18">
        <w:fldChar w:fldCharType="begin"/>
      </w:r>
      <w:r w:rsidR="00156A18">
        <w:instrText xml:space="preserve"> REF _Ref144476274 \w \h </w:instrText>
      </w:r>
      <w:r w:rsidR="00156A18">
        <w:fldChar w:fldCharType="separate"/>
      </w:r>
      <w:del w:id="5307" w:author="Faqir, Sofia (Energy Security)" w:date="2023-11-12T19:47:00Z">
        <w:r w:rsidR="00E473FC">
          <w:delText>42</w:delText>
        </w:r>
      </w:del>
      <w:r w:rsidR="00156A18">
        <w:fldChar w:fldCharType="end"/>
      </w:r>
      <w:r w:rsidRPr="00462199">
        <w:t xml:space="preserve"> (</w:t>
      </w:r>
      <w:r w:rsidRPr="00462199">
        <w:rPr>
          <w:i/>
        </w:rPr>
        <w:t>Qualifying Change in Law: Procedure</w:t>
      </w:r>
      <w:r w:rsidRPr="00462199">
        <w:t xml:space="preserve">) to </w:t>
      </w:r>
      <w:r w:rsidR="0072434B">
        <w:fldChar w:fldCharType="begin"/>
      </w:r>
      <w:r w:rsidR="0072434B">
        <w:instrText xml:space="preserve"> REF _Ref144462877 \n \h </w:instrText>
      </w:r>
      <w:r w:rsidR="0072434B">
        <w:fldChar w:fldCharType="separate"/>
      </w:r>
      <w:del w:id="5308" w:author="Faqir, Sofia (Energy Security)" w:date="2023-11-12T19:47:00Z">
        <w:r w:rsidR="00E473FC">
          <w:delText>47</w:delText>
        </w:r>
      </w:del>
      <w:r w:rsidR="0072434B">
        <w:fldChar w:fldCharType="end"/>
      </w:r>
      <w:r w:rsidRPr="00462199">
        <w:t xml:space="preserve"> (</w:t>
      </w:r>
      <w:r w:rsidRPr="00462199">
        <w:rPr>
          <w:i/>
        </w:rPr>
        <w:t>Changes in Law: General provisions</w:t>
      </w:r>
      <w:r w:rsidRPr="00462199">
        <w:t>) (inclusive) shall apply for the purposes of:</w:t>
      </w:r>
      <w:bookmarkEnd w:id="5306"/>
    </w:p>
    <w:p w14:paraId="54251290" w14:textId="41D1BB4F" w:rsidR="00D179D6" w:rsidRPr="00462199" w:rsidRDefault="00D179D6" w:rsidP="00202C21">
      <w:pPr>
        <w:pStyle w:val="H3Ashurst"/>
      </w:pPr>
      <w:bookmarkStart w:id="5309" w:name="_Ref144114628"/>
      <w:r w:rsidRPr="00462199">
        <w:t xml:space="preserve">agreeing or determining the amount of QCiL Compensation resulting from the occurrence of such Material LCHS Data Annex Amendment Direction and the terms and </w:t>
      </w:r>
      <w:r w:rsidR="007248B2" w:rsidRPr="007248B2">
        <w:t>condition</w:t>
      </w:r>
      <w:r w:rsidRPr="00462199">
        <w:t>s upon which such QCiL Compensation will be paid or effected; and</w:t>
      </w:r>
      <w:bookmarkEnd w:id="5309"/>
    </w:p>
    <w:p w14:paraId="2D4605B7" w14:textId="77777777" w:rsidR="00D179D6" w:rsidRPr="00462199" w:rsidRDefault="00D179D6" w:rsidP="00202C21">
      <w:pPr>
        <w:pStyle w:val="H3Ashurst"/>
      </w:pPr>
      <w:bookmarkStart w:id="5310" w:name="_Ref144114629"/>
      <w:r w:rsidRPr="00462199">
        <w:t>agreeing or determining any and all other related matters relevant to the Material LCHS Data Annex Amendment Direction.</w:t>
      </w:r>
      <w:bookmarkEnd w:id="5310"/>
      <w:r w:rsidRPr="00462199">
        <w:br w:type="page"/>
      </w:r>
    </w:p>
    <w:p w14:paraId="72560A6E" w14:textId="77777777" w:rsidR="00D179D6" w:rsidRPr="00462199" w:rsidRDefault="00D179D6" w:rsidP="00D61824">
      <w:pPr>
        <w:pStyle w:val="APPENDIXAshurst"/>
        <w:rPr>
          <w:b/>
          <w:bCs w:val="0"/>
        </w:rPr>
      </w:pPr>
      <w:r w:rsidRPr="00462199">
        <w:lastRenderedPageBreak/>
        <w:br/>
      </w:r>
      <w:bookmarkStart w:id="5311" w:name="_Ref144114630"/>
      <w:bookmarkStart w:id="5312" w:name="_Ref144118021"/>
      <w:bookmarkStart w:id="5313" w:name="_Toc149833705"/>
      <w:r w:rsidRPr="00462199">
        <w:rPr>
          <w:b/>
          <w:bCs w:val="0"/>
        </w:rPr>
        <w:t>Termination</w:t>
      </w:r>
      <w:bookmarkEnd w:id="5311"/>
      <w:bookmarkEnd w:id="5312"/>
      <w:bookmarkEnd w:id="5313"/>
    </w:p>
    <w:p w14:paraId="69DB0CB4" w14:textId="77777777" w:rsidR="00D179D6" w:rsidRPr="00462199" w:rsidRDefault="00D179D6" w:rsidP="005B3BB9">
      <w:pPr>
        <w:pStyle w:val="H1Ashurst"/>
      </w:pPr>
      <w:bookmarkStart w:id="5314" w:name="_Ref144114631"/>
      <w:bookmarkStart w:id="5315" w:name="_Ref144477888"/>
      <w:bookmarkStart w:id="5316" w:name="_Ref144477903"/>
      <w:bookmarkStart w:id="5317" w:name="_Toc149833706"/>
      <w:r w:rsidRPr="00462199">
        <w:t>Termination</w:t>
      </w:r>
      <w:bookmarkEnd w:id="5314"/>
      <w:bookmarkEnd w:id="5315"/>
      <w:bookmarkEnd w:id="5316"/>
      <w:bookmarkEnd w:id="5317"/>
    </w:p>
    <w:p w14:paraId="13834137" w14:textId="77777777" w:rsidR="00D179D6" w:rsidRPr="00462199" w:rsidRDefault="00D179D6" w:rsidP="005B3BB9">
      <w:pPr>
        <w:pStyle w:val="NormalBoldAshurst"/>
      </w:pPr>
      <w:r w:rsidRPr="00462199">
        <w:rPr>
          <w:i/>
        </w:rPr>
        <w:t>Pre-Start Date termination</w:t>
      </w:r>
    </w:p>
    <w:p w14:paraId="2D699D12" w14:textId="77777777" w:rsidR="00D179D6" w:rsidRPr="00462199" w:rsidRDefault="00D179D6" w:rsidP="005B3BB9">
      <w:pPr>
        <w:pStyle w:val="H2Ashurst"/>
      </w:pPr>
      <w:bookmarkStart w:id="5318" w:name="_Ref144114632"/>
      <w:r w:rsidRPr="00462199">
        <w:t>If:</w:t>
      </w:r>
      <w:bookmarkEnd w:id="5318"/>
    </w:p>
    <w:p w14:paraId="47BB76F5" w14:textId="0C5FBEA8" w:rsidR="00D179D6" w:rsidRPr="00462199" w:rsidRDefault="00D179D6" w:rsidP="00202C21">
      <w:pPr>
        <w:pStyle w:val="H3Ashurst"/>
      </w:pPr>
      <w:bookmarkStart w:id="5319" w:name="_Ref144114633"/>
      <w:r w:rsidRPr="00462199">
        <w:t xml:space="preserve">(i) the Producer fails to deliver the Milestone Requirement Notice by the Milestone Delivery Date; or (ii) (subject to </w:t>
      </w:r>
      <w:r w:rsidR="007248B2" w:rsidRPr="007248B2">
        <w:t>Condition</w:t>
      </w:r>
      <w:r w:rsidRPr="00462199">
        <w:t xml:space="preserve"> </w:t>
      </w:r>
      <w:r w:rsidR="00156A18">
        <w:fldChar w:fldCharType="begin"/>
      </w:r>
      <w:r w:rsidR="00156A18">
        <w:instrText xml:space="preserve"> REF _Ref144114644 \w \h </w:instrText>
      </w:r>
      <w:r w:rsidR="00156A18">
        <w:fldChar w:fldCharType="separate"/>
      </w:r>
      <w:del w:id="5320" w:author="Faqir, Sofia (Energy Security)" w:date="2023-11-12T19:47:00Z">
        <w:r w:rsidR="00E473FC">
          <w:delText>52.3</w:delText>
        </w:r>
      </w:del>
      <w:r w:rsidR="00156A18">
        <w:fldChar w:fldCharType="end"/>
      </w:r>
      <w:r w:rsidRPr="00462199">
        <w:t>) neither Milestone Requirement has been complied with and fulfilled by the Milestone Delivery Date;</w:t>
      </w:r>
      <w:bookmarkEnd w:id="5319"/>
    </w:p>
    <w:p w14:paraId="7DCF706A" w14:textId="5021E888" w:rsidR="00D179D6" w:rsidRPr="00462199" w:rsidRDefault="00D179D6" w:rsidP="00202C21">
      <w:pPr>
        <w:pStyle w:val="H3Ashurst"/>
      </w:pPr>
      <w:bookmarkStart w:id="5321" w:name="_Ref144114634"/>
      <w:r w:rsidRPr="00462199">
        <w:t xml:space="preserve">at any time prior to the Start Date, any Directors' Certificate provided pursuant to </w:t>
      </w:r>
      <w:r w:rsidR="007248B2" w:rsidRPr="007248B2">
        <w:t>Condition</w:t>
      </w:r>
      <w:r w:rsidRPr="00462199">
        <w:t xml:space="preserve"> </w:t>
      </w:r>
      <w:r w:rsidR="00156A18">
        <w:fldChar w:fldCharType="begin"/>
      </w:r>
      <w:r w:rsidR="00156A18">
        <w:instrText xml:space="preserve"> REF _Ref144113265 \w \h </w:instrText>
      </w:r>
      <w:r w:rsidR="00156A18">
        <w:fldChar w:fldCharType="separate"/>
      </w:r>
      <w:del w:id="5322" w:author="Faqir, Sofia (Energy Security)" w:date="2023-11-12T19:47:00Z">
        <w:r w:rsidR="00E473FC">
          <w:delText>4.2</w:delText>
        </w:r>
      </w:del>
      <w:r w:rsidR="00156A18">
        <w:fldChar w:fldCharType="end"/>
      </w:r>
      <w:r w:rsidRPr="00462199">
        <w:t xml:space="preserve"> (</w:t>
      </w:r>
      <w:r w:rsidRPr="00462199">
        <w:rPr>
          <w:i/>
        </w:rPr>
        <w:t>Milestone Requirement Notice</w:t>
      </w:r>
      <w:r w:rsidRPr="00462199">
        <w:t>) is not true, complete or accurate in any material respect or is misleading as at the date thereof;</w:t>
      </w:r>
      <w:bookmarkEnd w:id="5321"/>
    </w:p>
    <w:p w14:paraId="1A18836D" w14:textId="77777777" w:rsidR="00D179D6" w:rsidRPr="00462199" w:rsidRDefault="00D179D6" w:rsidP="00202C21">
      <w:pPr>
        <w:pStyle w:val="H3Ashurst"/>
      </w:pPr>
      <w:bookmarkStart w:id="5323" w:name="_Ref144114635"/>
      <w:r w:rsidRPr="00462199">
        <w:t>at any time prior to the Start Date, a Termination Event occurs and is continuing;</w:t>
      </w:r>
      <w:bookmarkEnd w:id="5323"/>
    </w:p>
    <w:p w14:paraId="3976BC3F" w14:textId="158930DA" w:rsidR="00D179D6" w:rsidRPr="00462199" w:rsidRDefault="00D179D6" w:rsidP="00202C21">
      <w:pPr>
        <w:pStyle w:val="H3Ashurst"/>
      </w:pPr>
      <w:bookmarkStart w:id="5324" w:name="_Ref144114636"/>
      <w:r w:rsidRPr="00462199">
        <w:t xml:space="preserve">any of the Initial </w:t>
      </w:r>
      <w:r w:rsidR="007248B2" w:rsidRPr="007248B2">
        <w:t>Condition</w:t>
      </w:r>
      <w:r w:rsidRPr="00462199">
        <w:t>s Precedent are not fulfilled by the Producer or waived by the LCHA Counterparty within twenty (20) Business Days of the Agreement Date; or</w:t>
      </w:r>
      <w:bookmarkEnd w:id="5324"/>
    </w:p>
    <w:p w14:paraId="1B2099F3" w14:textId="3FE27768" w:rsidR="00D179D6" w:rsidRPr="00462199" w:rsidRDefault="00D179D6" w:rsidP="00202C21">
      <w:pPr>
        <w:pStyle w:val="H3Ashurst"/>
      </w:pPr>
      <w:bookmarkStart w:id="5325" w:name="_Ref144114637"/>
      <w:r w:rsidRPr="00462199">
        <w:t xml:space="preserve">(subject to </w:t>
      </w:r>
      <w:r w:rsidR="007248B2" w:rsidRPr="007248B2">
        <w:t>Condition</w:t>
      </w:r>
      <w:r w:rsidRPr="00462199">
        <w:t xml:space="preserve"> </w:t>
      </w:r>
      <w:r w:rsidR="00156A18">
        <w:fldChar w:fldCharType="begin"/>
      </w:r>
      <w:r w:rsidR="00156A18">
        <w:instrText xml:space="preserve"> REF _Ref144114649 \w \h </w:instrText>
      </w:r>
      <w:r w:rsidR="00156A18">
        <w:fldChar w:fldCharType="separate"/>
      </w:r>
      <w:del w:id="5326" w:author="Faqir, Sofia (Energy Security)" w:date="2023-11-12T19:47:00Z">
        <w:r w:rsidR="00E473FC">
          <w:delText>52.4</w:delText>
        </w:r>
      </w:del>
      <w:r w:rsidR="00156A18">
        <w:fldChar w:fldCharType="end"/>
      </w:r>
      <w:r w:rsidRPr="00462199">
        <w:t xml:space="preserve">) any of the Operational </w:t>
      </w:r>
      <w:r w:rsidR="007248B2" w:rsidRPr="007248B2">
        <w:t>Condition</w:t>
      </w:r>
      <w:r w:rsidRPr="00462199">
        <w:t>s Precedent are not fulfilled by the Producer or waived by the LCHA Counterparty by the Longstop Date,</w:t>
      </w:r>
      <w:bookmarkEnd w:id="5325"/>
    </w:p>
    <w:p w14:paraId="4CBEC9AE" w14:textId="77777777" w:rsidR="00D179D6" w:rsidRPr="00462199" w:rsidRDefault="00D179D6" w:rsidP="005B3BB9">
      <w:pPr>
        <w:pStyle w:val="B12Ashurst"/>
      </w:pPr>
      <w:r w:rsidRPr="00462199">
        <w:t xml:space="preserve">then the LCHA Counterparty shall have the right, but not the obligation, to give notice to the Producer terminating the LCHA (a </w:t>
      </w:r>
      <w:r w:rsidRPr="00462199">
        <w:rPr>
          <w:b/>
        </w:rPr>
        <w:t>"Pre-Start Date Termination Notice"</w:t>
      </w:r>
      <w:r w:rsidRPr="00462199">
        <w:t>). A Pre-Start Date Termination Notice shall specify:</w:t>
      </w:r>
    </w:p>
    <w:p w14:paraId="4E4C0036" w14:textId="77777777" w:rsidR="00D179D6" w:rsidRPr="00462199" w:rsidRDefault="00D179D6" w:rsidP="005B3BB9">
      <w:pPr>
        <w:pStyle w:val="H4Ashurst"/>
      </w:pPr>
      <w:bookmarkStart w:id="5327" w:name="_Ref144114638"/>
      <w:r w:rsidRPr="00462199">
        <w:t xml:space="preserve">the date (on or following the date of the Pre-Start Date Termination Notice) on which termination of the LCHA is designated by the LCHA Counterparty to take effect (the date so designated being a </w:t>
      </w:r>
      <w:r w:rsidRPr="00462199">
        <w:rPr>
          <w:b/>
        </w:rPr>
        <w:t>"Pre-Start Date Termination Date"</w:t>
      </w:r>
      <w:r w:rsidRPr="00462199">
        <w:t>); and</w:t>
      </w:r>
      <w:bookmarkEnd w:id="5327"/>
    </w:p>
    <w:p w14:paraId="54B0F5F3" w14:textId="6E0BADFD" w:rsidR="00D179D6" w:rsidRPr="00462199" w:rsidRDefault="00D179D6" w:rsidP="005B3BB9">
      <w:pPr>
        <w:pStyle w:val="H4Ashurst"/>
      </w:pPr>
      <w:bookmarkStart w:id="5328" w:name="_Ref144114639"/>
      <w:r w:rsidRPr="00462199">
        <w:t xml:space="preserve">in the case of termination pursuant to </w:t>
      </w:r>
      <w:r w:rsidR="007248B2" w:rsidRPr="007248B2">
        <w:t>Condition</w:t>
      </w:r>
      <w:r w:rsidR="00EF71CE">
        <w:t xml:space="preserve"> </w:t>
      </w:r>
      <w:r w:rsidR="00EF71CE">
        <w:fldChar w:fldCharType="begin"/>
      </w:r>
      <w:r w:rsidR="00EF71CE">
        <w:instrText xml:space="preserve"> REF _Ref144114635 \w \h </w:instrText>
      </w:r>
      <w:r w:rsidR="00EF71CE">
        <w:fldChar w:fldCharType="separate"/>
      </w:r>
      <w:del w:id="5329" w:author="Faqir, Sofia (Energy Security)" w:date="2023-11-12T19:47:00Z">
        <w:r w:rsidR="00E473FC">
          <w:delText>52.1(C)</w:delText>
        </w:r>
      </w:del>
      <w:r w:rsidR="00EF71CE">
        <w:fldChar w:fldCharType="end"/>
      </w:r>
      <w:r w:rsidRPr="00462199">
        <w:t>, the Termination Event which has occurred.</w:t>
      </w:r>
      <w:bookmarkEnd w:id="5328"/>
    </w:p>
    <w:p w14:paraId="23D85F6B" w14:textId="77777777" w:rsidR="00D179D6" w:rsidRPr="00462199" w:rsidRDefault="00D179D6" w:rsidP="005B3BB9">
      <w:pPr>
        <w:pStyle w:val="H2Ashurst"/>
      </w:pPr>
      <w:bookmarkStart w:id="5330" w:name="_Ref144114640"/>
      <w:r w:rsidRPr="00462199">
        <w:t>If the LCHA Counterparty gives a Pre-Start Date Termination Notice, the LCHA shall terminate on the Pre-Start Date Termination Date even if (as the context requires):</w:t>
      </w:r>
      <w:bookmarkEnd w:id="5330"/>
    </w:p>
    <w:p w14:paraId="3ED1542D" w14:textId="77777777" w:rsidR="00D179D6" w:rsidRPr="00462199" w:rsidRDefault="00D179D6" w:rsidP="00202C21">
      <w:pPr>
        <w:pStyle w:val="H3Ashurst"/>
      </w:pPr>
      <w:bookmarkStart w:id="5331" w:name="_Ref144114641"/>
      <w:r w:rsidRPr="00462199">
        <w:t>a Milestone Requirement has been complied with and fulfilled prior to such date;</w:t>
      </w:r>
      <w:bookmarkEnd w:id="5331"/>
    </w:p>
    <w:p w14:paraId="7F97270C" w14:textId="77777777" w:rsidR="00D179D6" w:rsidRPr="00462199" w:rsidRDefault="00D179D6" w:rsidP="00202C21">
      <w:pPr>
        <w:pStyle w:val="H3Ashurst"/>
      </w:pPr>
      <w:bookmarkStart w:id="5332" w:name="_Ref144114642"/>
      <w:r w:rsidRPr="00462199">
        <w:t>the Termination Event is no longer continuing as at such date; or</w:t>
      </w:r>
      <w:bookmarkEnd w:id="5332"/>
    </w:p>
    <w:p w14:paraId="64C1FC5B" w14:textId="2CA1A825" w:rsidR="00D179D6" w:rsidRPr="00462199" w:rsidRDefault="00D179D6" w:rsidP="00202C21">
      <w:pPr>
        <w:pStyle w:val="H3Ashurst"/>
      </w:pPr>
      <w:bookmarkStart w:id="5333" w:name="_Ref144114643"/>
      <w:r w:rsidRPr="00462199">
        <w:t xml:space="preserve">the </w:t>
      </w:r>
      <w:r w:rsidR="007248B2" w:rsidRPr="007248B2">
        <w:t>Condition</w:t>
      </w:r>
      <w:r w:rsidRPr="00462199">
        <w:t>s Precedent remaining to be fulfilled when the Pre-Start Date Termination Notice was given have been fulfilled.</w:t>
      </w:r>
      <w:bookmarkEnd w:id="5333"/>
    </w:p>
    <w:p w14:paraId="00FB18C9" w14:textId="511EC19D" w:rsidR="00D179D6" w:rsidRPr="00462199" w:rsidRDefault="00D179D6" w:rsidP="005B3BB9">
      <w:pPr>
        <w:pStyle w:val="H2Ashurst"/>
      </w:pPr>
      <w:bookmarkStart w:id="5334" w:name="_Ref144114644"/>
      <w:r w:rsidRPr="00462199">
        <w:t xml:space="preserve">The LCHA Counterparty shall not exercise its right to terminate the LCHA pursuant to </w:t>
      </w:r>
      <w:r w:rsidR="007248B2" w:rsidRPr="007248B2">
        <w:t>Condition</w:t>
      </w:r>
      <w:r w:rsidRPr="00462199">
        <w:t xml:space="preserve"> </w:t>
      </w:r>
      <w:r w:rsidRPr="00462199">
        <w:fldChar w:fldCharType="begin"/>
      </w:r>
      <w:r w:rsidRPr="00462199">
        <w:instrText xml:space="preserve">  REF _Ref144114633 \r \h \* MERGEFORMAT </w:instrText>
      </w:r>
      <w:r w:rsidRPr="00462199">
        <w:fldChar w:fldCharType="separate"/>
      </w:r>
      <w:del w:id="5335" w:author="Faqir, Sofia (Energy Security)" w:date="2023-11-12T19:47:00Z">
        <w:r w:rsidR="00E473FC" w:rsidRPr="00E473FC">
          <w:rPr>
            <w:color w:val="000000"/>
          </w:rPr>
          <w:delText>52.1(A)</w:delText>
        </w:r>
      </w:del>
      <w:r w:rsidRPr="00462199">
        <w:fldChar w:fldCharType="end"/>
      </w:r>
      <w:r w:rsidRPr="00462199">
        <w:t xml:space="preserve"> in circumstances in which the Producer has provided a Milestone Requirement Notice no later than the Milestone Delivery Date unless and until:</w:t>
      </w:r>
      <w:bookmarkEnd w:id="5334"/>
    </w:p>
    <w:p w14:paraId="3BF295CF" w14:textId="77777777" w:rsidR="00D179D6" w:rsidRPr="00462199" w:rsidRDefault="00D179D6" w:rsidP="00202C21">
      <w:pPr>
        <w:pStyle w:val="H3Ashurst"/>
      </w:pPr>
      <w:bookmarkStart w:id="5336" w:name="_Ref144114645"/>
      <w:r w:rsidRPr="00462199">
        <w:t>the LCHA Counterparty has given the Producer a Milestone Assessment Response Notice specifying that it requires Requested Milestone Supporting Information to be provided to it by the Producer; and</w:t>
      </w:r>
      <w:bookmarkEnd w:id="5336"/>
    </w:p>
    <w:p w14:paraId="646A0848" w14:textId="77777777" w:rsidR="00D179D6" w:rsidRPr="00462199" w:rsidRDefault="00D179D6" w:rsidP="00202C21">
      <w:pPr>
        <w:pStyle w:val="H3Ashurst"/>
      </w:pPr>
      <w:bookmarkStart w:id="5337" w:name="_Ref144114646"/>
      <w:r w:rsidRPr="00462199">
        <w:t>either:</w:t>
      </w:r>
      <w:bookmarkEnd w:id="5337"/>
    </w:p>
    <w:p w14:paraId="52CC8E8B" w14:textId="23F683DF" w:rsidR="00D179D6" w:rsidRPr="00462199" w:rsidRDefault="00D179D6" w:rsidP="005B3BB9">
      <w:pPr>
        <w:pStyle w:val="H4Ashurst"/>
      </w:pPr>
      <w:bookmarkStart w:id="5338" w:name="_Ref144114647"/>
      <w:r w:rsidRPr="00462199">
        <w:lastRenderedPageBreak/>
        <w:t xml:space="preserve">the Producer fails to provide to the LCHA Counterparty the Requested Milestone Supporting Information within the period specified in </w:t>
      </w:r>
      <w:r w:rsidR="007248B2" w:rsidRPr="007248B2">
        <w:t>Condition</w:t>
      </w:r>
      <w:r w:rsidRPr="00462199">
        <w:t xml:space="preserve"> </w:t>
      </w:r>
      <w:r w:rsidRPr="00462199">
        <w:fldChar w:fldCharType="begin"/>
      </w:r>
      <w:r w:rsidRPr="00462199">
        <w:instrText xml:space="preserve">  REF _Ref144113273 \r \h \* MERGEFORMAT </w:instrText>
      </w:r>
      <w:r w:rsidRPr="00462199">
        <w:fldChar w:fldCharType="separate"/>
      </w:r>
      <w:del w:id="5339" w:author="Faqir, Sofia (Energy Security)" w:date="2023-11-12T19:47:00Z">
        <w:r w:rsidR="00E473FC" w:rsidRPr="00E473FC">
          <w:rPr>
            <w:color w:val="000000"/>
          </w:rPr>
          <w:delText>4.4(C)(i)</w:delText>
        </w:r>
      </w:del>
      <w:r w:rsidRPr="00462199">
        <w:fldChar w:fldCharType="end"/>
      </w:r>
      <w:r w:rsidRPr="00462199">
        <w:t xml:space="preserve"> (</w:t>
      </w:r>
      <w:r w:rsidRPr="00462199">
        <w:rPr>
          <w:i/>
        </w:rPr>
        <w:t>Milestone Requirement Notice</w:t>
      </w:r>
      <w:r w:rsidRPr="00462199">
        <w:t>); or</w:t>
      </w:r>
      <w:bookmarkEnd w:id="5338"/>
    </w:p>
    <w:p w14:paraId="0C8542EA" w14:textId="432DC1B3" w:rsidR="00D179D6" w:rsidRPr="00462199" w:rsidRDefault="00D179D6" w:rsidP="005B3BB9">
      <w:pPr>
        <w:pStyle w:val="H4Ashurst"/>
      </w:pPr>
      <w:bookmarkStart w:id="5340" w:name="_Ref144114648"/>
      <w:r w:rsidRPr="00462199">
        <w:t xml:space="preserve">(a) the Requested Milestone Supporting Information is provided to the LCHA Counterparty within the period specified in </w:t>
      </w:r>
      <w:r w:rsidR="007248B2" w:rsidRPr="007248B2">
        <w:t>Condition</w:t>
      </w:r>
      <w:r w:rsidRPr="00462199">
        <w:t xml:space="preserve"> </w:t>
      </w:r>
      <w:r w:rsidRPr="00462199">
        <w:fldChar w:fldCharType="begin"/>
      </w:r>
      <w:r w:rsidRPr="00462199">
        <w:instrText xml:space="preserve">  REF _Ref144113273 \r \h \* MERGEFORMAT </w:instrText>
      </w:r>
      <w:r w:rsidRPr="00462199">
        <w:fldChar w:fldCharType="separate"/>
      </w:r>
      <w:del w:id="5341" w:author="Faqir, Sofia (Energy Security)" w:date="2023-11-12T19:47:00Z">
        <w:r w:rsidR="00E473FC" w:rsidRPr="00E473FC">
          <w:rPr>
            <w:color w:val="000000"/>
          </w:rPr>
          <w:delText>4.4(C)(i)</w:delText>
        </w:r>
      </w:del>
      <w:r w:rsidRPr="00462199">
        <w:fldChar w:fldCharType="end"/>
      </w:r>
      <w:r w:rsidRPr="00462199">
        <w:t xml:space="preserve"> (</w:t>
      </w:r>
      <w:r w:rsidRPr="00462199">
        <w:rPr>
          <w:i/>
        </w:rPr>
        <w:t>Milestone Requirement Notice</w:t>
      </w:r>
      <w:r w:rsidRPr="00462199">
        <w:t>); and (b) the LCHA Counterparty has given the Producer a Further Milestone Assessment Response Notice specifying that the LCHA Counterparty does not consider a Milestone Requirement to have been complied with and fulfilled.</w:t>
      </w:r>
      <w:bookmarkEnd w:id="5340"/>
    </w:p>
    <w:p w14:paraId="6F64CB5E" w14:textId="4D6CD900" w:rsidR="00D179D6" w:rsidRPr="00462199" w:rsidRDefault="00D179D6" w:rsidP="005B3BB9">
      <w:pPr>
        <w:pStyle w:val="H2Ashurst"/>
      </w:pPr>
      <w:bookmarkStart w:id="5342" w:name="_Ref144114649"/>
      <w:r w:rsidRPr="00462199">
        <w:t xml:space="preserve">The LCHA Counterparty shall not exercise its right to terminate the LCHA pursuant to </w:t>
      </w:r>
      <w:r w:rsidR="007248B2" w:rsidRPr="007248B2">
        <w:t>Condition</w:t>
      </w:r>
      <w:r w:rsidRPr="00462199">
        <w:t xml:space="preserve"> </w:t>
      </w:r>
      <w:r w:rsidRPr="00462199">
        <w:fldChar w:fldCharType="begin"/>
      </w:r>
      <w:r w:rsidRPr="00462199">
        <w:instrText xml:space="preserve">  REF _Ref144114637 \r \h \* MERGEFORMAT </w:instrText>
      </w:r>
      <w:r w:rsidRPr="00462199">
        <w:fldChar w:fldCharType="separate"/>
      </w:r>
      <w:del w:id="5343" w:author="Faqir, Sofia (Energy Security)" w:date="2023-11-12T19:47:00Z">
        <w:r w:rsidR="00E473FC" w:rsidRPr="00E473FC">
          <w:rPr>
            <w:color w:val="000000"/>
          </w:rPr>
          <w:delText>52.1(E)</w:delText>
        </w:r>
      </w:del>
      <w:r w:rsidRPr="00462199">
        <w:fldChar w:fldCharType="end"/>
      </w:r>
      <w:r w:rsidRPr="00462199">
        <w:t xml:space="preserve"> in circumstances in which the Producer has provided an OCP Notice no later than the Longstop Date unless and until:</w:t>
      </w:r>
      <w:bookmarkEnd w:id="5342"/>
    </w:p>
    <w:p w14:paraId="08DAD67A" w14:textId="77777777" w:rsidR="00D179D6" w:rsidRPr="00462199" w:rsidRDefault="00D179D6" w:rsidP="00202C21">
      <w:pPr>
        <w:pStyle w:val="H3Ashurst"/>
      </w:pPr>
      <w:bookmarkStart w:id="5344" w:name="_Ref144114650"/>
      <w:r w:rsidRPr="00462199">
        <w:t>the LCHA Counterparty has given the Producer an OCP Response Notice specifying that it requires OCP Supporting Information to be provided to it by the Producer; and</w:t>
      </w:r>
      <w:bookmarkEnd w:id="5344"/>
    </w:p>
    <w:p w14:paraId="4E62CD94" w14:textId="77777777" w:rsidR="00D179D6" w:rsidRPr="00462199" w:rsidRDefault="00D179D6" w:rsidP="00202C21">
      <w:pPr>
        <w:pStyle w:val="H3Ashurst"/>
      </w:pPr>
      <w:bookmarkStart w:id="5345" w:name="_Ref144114651"/>
      <w:r w:rsidRPr="00462199">
        <w:t>either:</w:t>
      </w:r>
      <w:bookmarkEnd w:id="5345"/>
    </w:p>
    <w:p w14:paraId="3F7576A4" w14:textId="63CDC132" w:rsidR="00D179D6" w:rsidRPr="00462199" w:rsidRDefault="00D179D6" w:rsidP="005B3BB9">
      <w:pPr>
        <w:pStyle w:val="H4Ashurst"/>
      </w:pPr>
      <w:bookmarkStart w:id="5346" w:name="_Ref144114652"/>
      <w:r w:rsidRPr="00462199">
        <w:t xml:space="preserve">the Producer fails to provide to the LCHA Counterparty the OCP Supporting Information within the period specified in </w:t>
      </w:r>
      <w:r w:rsidR="007248B2" w:rsidRPr="007248B2">
        <w:t>Condition</w:t>
      </w:r>
      <w:r w:rsidRPr="00462199">
        <w:t xml:space="preserve"> </w:t>
      </w:r>
      <w:r w:rsidRPr="00462199">
        <w:fldChar w:fldCharType="begin"/>
      </w:r>
      <w:r w:rsidRPr="00462199">
        <w:instrText xml:space="preserve">  REF _Ref144113009 \r \h \* MERGEFORMAT </w:instrText>
      </w:r>
      <w:r w:rsidRPr="00462199">
        <w:fldChar w:fldCharType="separate"/>
      </w:r>
      <w:del w:id="5347" w:author="Faqir, Sofia (Energy Security)" w:date="2023-11-12T19:47:00Z">
        <w:r w:rsidR="00E473FC" w:rsidRPr="00E473FC">
          <w:rPr>
            <w:color w:val="000000"/>
          </w:rPr>
          <w:delText>3.10(C)(i)</w:delText>
        </w:r>
      </w:del>
      <w:r w:rsidRPr="00462199">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 or</w:t>
      </w:r>
      <w:bookmarkEnd w:id="5346"/>
    </w:p>
    <w:p w14:paraId="18553D2F" w14:textId="67798017" w:rsidR="00D179D6" w:rsidRPr="00462199" w:rsidRDefault="00D179D6" w:rsidP="005B3BB9">
      <w:pPr>
        <w:pStyle w:val="H4Ashurst"/>
      </w:pPr>
      <w:bookmarkStart w:id="5348" w:name="_Ref144114653"/>
      <w:r w:rsidRPr="00462199">
        <w:t xml:space="preserve">(a) the requested OCP Supporting Information is provided to the LCHA Counterparty within the period specified in </w:t>
      </w:r>
      <w:r w:rsidR="007248B2" w:rsidRPr="007248B2">
        <w:t>Condition</w:t>
      </w:r>
      <w:r w:rsidRPr="00462199">
        <w:t xml:space="preserve"> </w:t>
      </w:r>
      <w:r w:rsidRPr="00462199">
        <w:fldChar w:fldCharType="begin"/>
      </w:r>
      <w:r w:rsidRPr="00462199">
        <w:instrText xml:space="preserve">  REF _Ref144113009 \r \h \* MERGEFORMAT </w:instrText>
      </w:r>
      <w:r w:rsidRPr="00462199">
        <w:fldChar w:fldCharType="separate"/>
      </w:r>
      <w:del w:id="5349" w:author="Faqir, Sofia (Energy Security)" w:date="2023-11-12T19:47:00Z">
        <w:r w:rsidR="00E473FC" w:rsidRPr="00E473FC">
          <w:rPr>
            <w:color w:val="000000"/>
          </w:rPr>
          <w:delText>3.10(C)(i)</w:delText>
        </w:r>
      </w:del>
      <w:r w:rsidRPr="00462199">
        <w:fldChar w:fldCharType="end"/>
      </w:r>
      <w:r w:rsidRPr="00462199">
        <w:t xml:space="preserve"> (</w:t>
      </w:r>
      <w:r w:rsidRPr="00462199">
        <w:rPr>
          <w:i/>
        </w:rPr>
        <w:t xml:space="preserve">Operational </w:t>
      </w:r>
      <w:r w:rsidR="007248B2" w:rsidRPr="007248B2">
        <w:rPr>
          <w:i/>
        </w:rPr>
        <w:t>Condition</w:t>
      </w:r>
      <w:r w:rsidRPr="00462199">
        <w:rPr>
          <w:i/>
        </w:rPr>
        <w:t>s Precedent: General Reporting Obligations</w:t>
      </w:r>
      <w:r w:rsidRPr="00462199">
        <w:t xml:space="preserve">); and (b) the LCHA Counterparty has given the Producer a Further OCP Response Notice specifying that the LCHA Counterparty does not consider the Operational </w:t>
      </w:r>
      <w:r w:rsidR="007248B2" w:rsidRPr="007248B2">
        <w:t>Condition</w:t>
      </w:r>
      <w:r w:rsidRPr="00462199">
        <w:t xml:space="preserve"> Precedent to have been fulfilled.</w:t>
      </w:r>
      <w:bookmarkEnd w:id="5348"/>
    </w:p>
    <w:p w14:paraId="1918F21E" w14:textId="77777777" w:rsidR="00D179D6" w:rsidRPr="00462199" w:rsidRDefault="00D179D6" w:rsidP="005B3BB9">
      <w:pPr>
        <w:pStyle w:val="NormalBoldAshurst"/>
      </w:pPr>
      <w:r w:rsidRPr="00462199">
        <w:rPr>
          <w:i/>
        </w:rPr>
        <w:t>Termination for Prolonged Force Majeure</w:t>
      </w:r>
    </w:p>
    <w:p w14:paraId="6D0D2BA8" w14:textId="3B33E5E5" w:rsidR="00D179D6" w:rsidRPr="00462199" w:rsidRDefault="00D179D6" w:rsidP="005B3BB9">
      <w:pPr>
        <w:pStyle w:val="H2Ashurst"/>
      </w:pPr>
      <w:bookmarkStart w:id="5350" w:name="_Ref144114654"/>
      <w:r w:rsidRPr="00462199">
        <w:t xml:space="preserve">If an event or circumstance of Force Majeure (excluding Force Majeure that occurs by reason of a Change in Law) that first occurs between the Agreement Date and the Milestone Satisfaction Date, prevents or delays the development, construction, completion, testing and/or commissioning of the Facility for a continuous period of at least twelve (12) Months as determined by the LCHA Counterparty (a </w:t>
      </w:r>
      <w:r w:rsidRPr="00462199">
        <w:rPr>
          <w:b/>
        </w:rPr>
        <w:t>"Prolonged FM Event"</w:t>
      </w:r>
      <w:r w:rsidRPr="00462199">
        <w:t xml:space="preserve">), then the LCHA Counterparty shall have the right, but not the obligation, to notify the Producer in writing (a </w:t>
      </w:r>
      <w:r w:rsidRPr="00462199">
        <w:rPr>
          <w:b/>
        </w:rPr>
        <w:t>"Prolonged FM Event Notice"</w:t>
      </w:r>
      <w:r w:rsidRPr="00462199">
        <w:t xml:space="preserve">) that the LCHA Counterparty may terminate the LCHA following the expiry of a further six (6) Month period from the date of such Prolonged FM Event Notice (a </w:t>
      </w:r>
      <w:r w:rsidRPr="00462199">
        <w:rPr>
          <w:b/>
        </w:rPr>
        <w:t>"Prolonged FM Trigger Date"</w:t>
      </w:r>
      <w:r w:rsidRPr="00462199">
        <w:t xml:space="preserve">) in accordance with </w:t>
      </w:r>
      <w:r w:rsidR="007248B2" w:rsidRPr="007248B2">
        <w:t>Condition</w:t>
      </w:r>
      <w:r w:rsidRPr="00462199">
        <w:t xml:space="preserve"> </w:t>
      </w:r>
      <w:r w:rsidR="00156A18">
        <w:fldChar w:fldCharType="begin"/>
      </w:r>
      <w:r w:rsidR="00156A18">
        <w:instrText xml:space="preserve"> REF _Ref144114657 \w \h </w:instrText>
      </w:r>
      <w:r w:rsidR="00156A18">
        <w:fldChar w:fldCharType="separate"/>
      </w:r>
      <w:del w:id="5351" w:author="Faqir, Sofia (Energy Security)" w:date="2023-11-12T19:47:00Z">
        <w:r w:rsidR="00E473FC">
          <w:delText>52.6</w:delText>
        </w:r>
      </w:del>
      <w:r w:rsidR="00156A18">
        <w:fldChar w:fldCharType="end"/>
      </w:r>
      <w:r w:rsidRPr="00462199">
        <w:t>. A Prolonged FM Event Notice shall:</w:t>
      </w:r>
      <w:bookmarkEnd w:id="5350"/>
    </w:p>
    <w:p w14:paraId="2D50C62A" w14:textId="77777777" w:rsidR="00D179D6" w:rsidRPr="00462199" w:rsidRDefault="00D179D6" w:rsidP="00202C21">
      <w:pPr>
        <w:pStyle w:val="H3Ashurst"/>
      </w:pPr>
      <w:bookmarkStart w:id="5352" w:name="_Ref144114655"/>
      <w:r w:rsidRPr="00462199">
        <w:t>specify the Prolonged FM Trigger Date; and</w:t>
      </w:r>
      <w:bookmarkEnd w:id="5352"/>
    </w:p>
    <w:p w14:paraId="0ECF1619" w14:textId="77777777" w:rsidR="00D179D6" w:rsidRPr="00462199" w:rsidRDefault="00D179D6" w:rsidP="00202C21">
      <w:pPr>
        <w:pStyle w:val="H3Ashurst"/>
      </w:pPr>
      <w:bookmarkStart w:id="5353" w:name="_Ref144114656"/>
      <w:r w:rsidRPr="00462199">
        <w:t>be accompanied by such Supporting Information as the LCHA Counterparty considers necessary to evidence the relevant Prolonged FM Event.</w:t>
      </w:r>
      <w:bookmarkEnd w:id="5353"/>
    </w:p>
    <w:p w14:paraId="398F7295" w14:textId="77777777" w:rsidR="00D179D6" w:rsidRPr="00462199" w:rsidRDefault="00D179D6" w:rsidP="005B3BB9">
      <w:pPr>
        <w:pStyle w:val="H2Ashurst"/>
      </w:pPr>
      <w:bookmarkStart w:id="5354" w:name="_Ref144114657"/>
      <w:r w:rsidRPr="00462199">
        <w:t xml:space="preserve">If a Prolonged FM Event has not been remedied and is continuing at the Prolonged FM Trigger Date, the LCHA Counterparty shall have the right, but not the obligation, to give notice to the Producer terminating the LCHA (a </w:t>
      </w:r>
      <w:r w:rsidRPr="00462199">
        <w:rPr>
          <w:b/>
        </w:rPr>
        <w:t>"Prolonged FM Termination Notice"</w:t>
      </w:r>
      <w:r w:rsidRPr="00462199">
        <w:t xml:space="preserve">). A Prolonged FM Termination Notice shall specify the date (on or following the date of the Prolonged FM Termination Notice) on which termination of the LCHA is designated by the LCHA Counterparty to take effect (the date so designated being the </w:t>
      </w:r>
      <w:r w:rsidRPr="00462199">
        <w:rPr>
          <w:b/>
        </w:rPr>
        <w:t>"Prolonged FM Termination Date"</w:t>
      </w:r>
      <w:r w:rsidRPr="00462199">
        <w:t>).</w:t>
      </w:r>
      <w:bookmarkEnd w:id="5354"/>
    </w:p>
    <w:p w14:paraId="4F2B8C21" w14:textId="51075F7A" w:rsidR="00D179D6" w:rsidRPr="00462199" w:rsidRDefault="00D179D6" w:rsidP="005B3BB9">
      <w:pPr>
        <w:pStyle w:val="H2Ashurst"/>
      </w:pPr>
      <w:bookmarkStart w:id="5355" w:name="_Ref144114658"/>
      <w:r w:rsidRPr="00462199">
        <w:lastRenderedPageBreak/>
        <w:t xml:space="preserve">If the LCHA Counterparty issues a Prolonged FM Termination Notice in accordance with </w:t>
      </w:r>
      <w:r w:rsidR="007248B2" w:rsidRPr="007248B2">
        <w:t>Condition</w:t>
      </w:r>
      <w:r w:rsidRPr="00462199">
        <w:t xml:space="preserve"> </w:t>
      </w:r>
      <w:r w:rsidR="00156A18">
        <w:fldChar w:fldCharType="begin"/>
      </w:r>
      <w:r w:rsidR="00156A18">
        <w:instrText xml:space="preserve"> REF _Ref144114657 \w \h </w:instrText>
      </w:r>
      <w:r w:rsidR="00156A18">
        <w:fldChar w:fldCharType="separate"/>
      </w:r>
      <w:del w:id="5356" w:author="Faqir, Sofia (Energy Security)" w:date="2023-11-12T19:47:00Z">
        <w:r w:rsidR="00E473FC">
          <w:delText>52.6</w:delText>
        </w:r>
      </w:del>
      <w:r w:rsidR="00156A18">
        <w:fldChar w:fldCharType="end"/>
      </w:r>
      <w:r w:rsidRPr="00462199">
        <w:t>, the LCHA shall terminate on the Prolonged FM Termination Date even if (as the context requires):</w:t>
      </w:r>
      <w:bookmarkEnd w:id="5355"/>
    </w:p>
    <w:p w14:paraId="54ABAB33" w14:textId="77777777" w:rsidR="00D179D6" w:rsidRPr="00462199" w:rsidRDefault="00D179D6" w:rsidP="00202C21">
      <w:pPr>
        <w:pStyle w:val="H3Ashurst"/>
      </w:pPr>
      <w:bookmarkStart w:id="5357" w:name="_Ref144114659"/>
      <w:r w:rsidRPr="00462199">
        <w:t>a Milestone Requirement has been complied with and fulfilled (such that the Milestone Satisfaction Date has occurred) prior to such date; or</w:t>
      </w:r>
      <w:bookmarkEnd w:id="5357"/>
    </w:p>
    <w:p w14:paraId="58D39BDE" w14:textId="77777777" w:rsidR="00D179D6" w:rsidRPr="00462199" w:rsidRDefault="00D179D6" w:rsidP="00202C21">
      <w:pPr>
        <w:pStyle w:val="H3Ashurst"/>
      </w:pPr>
      <w:bookmarkStart w:id="5358" w:name="_Ref144114660"/>
      <w:r w:rsidRPr="00462199">
        <w:t>the Prolonged FM Event is no longer continuing as at such date.</w:t>
      </w:r>
      <w:bookmarkEnd w:id="5358"/>
    </w:p>
    <w:p w14:paraId="490F7368" w14:textId="77777777" w:rsidR="00D179D6" w:rsidRPr="00462199" w:rsidRDefault="00D179D6" w:rsidP="002D4185">
      <w:pPr>
        <w:pStyle w:val="NormalBoldAshurst"/>
      </w:pPr>
      <w:r w:rsidRPr="00462199">
        <w:rPr>
          <w:i/>
        </w:rPr>
        <w:t xml:space="preserve">Termination for </w:t>
      </w:r>
      <w:r w:rsidRPr="00462199">
        <w:t>CO</w:t>
      </w:r>
      <w:r w:rsidRPr="00462199">
        <w:rPr>
          <w:vertAlign w:val="subscript"/>
        </w:rPr>
        <w:t>2</w:t>
      </w:r>
      <w:r w:rsidRPr="00462199">
        <w:rPr>
          <w:i/>
        </w:rPr>
        <w:t xml:space="preserve"> T&amp;S Prolonged Unavailability Event</w:t>
      </w:r>
      <w:bookmarkStart w:id="5359" w:name="_Ref144117936"/>
      <w:r w:rsidRPr="00462199">
        <w:rPr>
          <w:rStyle w:val="FootnoteReference"/>
        </w:rPr>
        <w:footnoteReference w:id="70"/>
      </w:r>
      <w:bookmarkEnd w:id="5359"/>
    </w:p>
    <w:p w14:paraId="70CB3BDD" w14:textId="062CBE21" w:rsidR="00D179D6" w:rsidRPr="00462199" w:rsidRDefault="007248B2" w:rsidP="005B3BB9">
      <w:pPr>
        <w:pStyle w:val="NormalAshurst"/>
      </w:pPr>
      <w:r w:rsidRPr="007248B2">
        <w:t>Condition</w:t>
      </w:r>
      <w:r w:rsidR="00D179D6" w:rsidRPr="00462199">
        <w:t xml:space="preserve">s </w:t>
      </w:r>
      <w:r w:rsidR="00156A18">
        <w:fldChar w:fldCharType="begin"/>
      </w:r>
      <w:r w:rsidR="00156A18">
        <w:instrText xml:space="preserve"> REF _Ref144114661 \w \h </w:instrText>
      </w:r>
      <w:r w:rsidR="00156A18">
        <w:fldChar w:fldCharType="separate"/>
      </w:r>
      <w:del w:id="5360" w:author="Faqir, Sofia (Energy Security)" w:date="2023-11-12T19:47:00Z">
        <w:r w:rsidR="00E473FC">
          <w:delText>52.8</w:delText>
        </w:r>
      </w:del>
      <w:r w:rsidR="00156A18">
        <w:fldChar w:fldCharType="end"/>
      </w:r>
      <w:r w:rsidR="00D179D6" w:rsidRPr="00462199">
        <w:t xml:space="preserve"> to </w:t>
      </w:r>
      <w:r w:rsidR="00D179D6" w:rsidRPr="00462199">
        <w:fldChar w:fldCharType="begin"/>
      </w:r>
      <w:r w:rsidR="00D179D6" w:rsidRPr="00462199">
        <w:instrText xml:space="preserve">  REF _Ref144114758 \r \h \* MERGEFORMAT </w:instrText>
      </w:r>
      <w:r w:rsidR="00D179D6" w:rsidRPr="00462199">
        <w:fldChar w:fldCharType="separate"/>
      </w:r>
      <w:del w:id="5361" w:author="Faqir, Sofia (Energy Security)" w:date="2023-11-12T19:47:00Z">
        <w:r w:rsidR="00E473FC" w:rsidRPr="00E473FC">
          <w:rPr>
            <w:color w:val="000000"/>
          </w:rPr>
          <w:delText>52.26</w:delText>
        </w:r>
      </w:del>
      <w:r w:rsidR="00D179D6" w:rsidRPr="00462199">
        <w:fldChar w:fldCharType="end"/>
      </w:r>
      <w:r w:rsidR="00D179D6" w:rsidRPr="00462199">
        <w:t xml:space="preserve"> shall apply to CCUS-Enabled Facilities only.</w:t>
      </w:r>
    </w:p>
    <w:p w14:paraId="3773D328" w14:textId="212F7F38" w:rsidR="00B23955" w:rsidRDefault="00D179D6" w:rsidP="006F6BE2">
      <w:pPr>
        <w:pStyle w:val="H2Ashurst"/>
      </w:pPr>
      <w:bookmarkStart w:id="5362" w:name="_Ref144114661"/>
      <w:r w:rsidRPr="00462199">
        <w:t>If, at any time after the Agreement Date, the LCHA Counterparty determines that</w:t>
      </w:r>
      <w:bookmarkEnd w:id="5362"/>
      <w:r w:rsidR="006F6BE2">
        <w:t xml:space="preserve"> </w:t>
      </w:r>
      <w:r w:rsidRPr="00462199">
        <w:t xml:space="preserve">a </w:t>
      </w:r>
      <w:r w:rsidRPr="00DC4323">
        <w:t>CO</w:t>
      </w:r>
      <w:r w:rsidRPr="00DC4323">
        <w:rPr>
          <w:vertAlign w:val="subscript"/>
        </w:rPr>
        <w:t>2</w:t>
      </w:r>
      <w:r w:rsidRPr="00DC4323">
        <w:t xml:space="preserve"> T&amp;S Prolonged Unavailability Event</w:t>
      </w:r>
      <w:r w:rsidR="00DC4323">
        <w:t xml:space="preserve"> </w:t>
      </w:r>
      <w:r w:rsidR="006F6BE2">
        <w:t>has occurred</w:t>
      </w:r>
      <w:r w:rsidRPr="00462199">
        <w:t>, the LCHA Counterparty</w:t>
      </w:r>
      <w:r w:rsidR="00B23955">
        <w:t>:</w:t>
      </w:r>
    </w:p>
    <w:p w14:paraId="6F8B14D1" w14:textId="5F6498B5" w:rsidR="00B23955" w:rsidRDefault="00DC4323" w:rsidP="00B23955">
      <w:pPr>
        <w:pStyle w:val="H3Ashurst"/>
      </w:pPr>
      <w:r>
        <w:t>s</w:t>
      </w:r>
      <w:r w:rsidR="00B23955">
        <w:t>ubject to limb (</w:t>
      </w:r>
      <w:r w:rsidR="006F6BE2">
        <w:t>B</w:t>
      </w:r>
      <w:r w:rsidR="00B23955">
        <w:t>), shall</w:t>
      </w:r>
      <w:r w:rsidR="00D179D6" w:rsidRPr="00462199">
        <w:t xml:space="preserve"> have the right, but not the </w:t>
      </w:r>
      <w:r w:rsidR="00D179D6" w:rsidRPr="006F6BE2">
        <w:t>obligation</w:t>
      </w:r>
      <w:r w:rsidR="004868E7">
        <w:t xml:space="preserve"> to</w:t>
      </w:r>
      <w:r w:rsidR="0063532C">
        <w:t>; or</w:t>
      </w:r>
    </w:p>
    <w:p w14:paraId="74A44677" w14:textId="71809890" w:rsidR="00B23955" w:rsidRDefault="00B23955" w:rsidP="00B23955">
      <w:pPr>
        <w:pStyle w:val="H3Ashurst"/>
      </w:pPr>
      <w:r w:rsidRPr="00B23955">
        <w:t xml:space="preserve">if the </w:t>
      </w:r>
      <w:r w:rsidRPr="00462199">
        <w:t>CO</w:t>
      </w:r>
      <w:r w:rsidRPr="00462199">
        <w:rPr>
          <w:vertAlign w:val="subscript"/>
        </w:rPr>
        <w:t>2</w:t>
      </w:r>
      <w:r w:rsidRPr="00462199">
        <w:t xml:space="preserve"> </w:t>
      </w:r>
      <w:r w:rsidRPr="00B23955">
        <w:t>T&amp;S Prolonged Unavailability Event has been continuing for a continuous period of twelve (12) months, shall on the first Business Day after the end of such twelve (12) month period</w:t>
      </w:r>
      <w:r>
        <w:t>,</w:t>
      </w:r>
      <w:r w:rsidR="00D179D6" w:rsidRPr="00462199">
        <w:t xml:space="preserve"> </w:t>
      </w:r>
    </w:p>
    <w:p w14:paraId="64E0EC5D" w14:textId="111F30EA" w:rsidR="00D179D6" w:rsidRPr="00462199" w:rsidRDefault="00D179D6" w:rsidP="002E77BF">
      <w:pPr>
        <w:pStyle w:val="B3Ashurst"/>
      </w:pPr>
      <w:r w:rsidRPr="00462199">
        <w:t>give notice to the Producer of the occurrence of such CO</w:t>
      </w:r>
      <w:r w:rsidRPr="00462199">
        <w:rPr>
          <w:vertAlign w:val="subscript"/>
        </w:rPr>
        <w:t>2</w:t>
      </w:r>
      <w:r w:rsidRPr="00462199">
        <w:t xml:space="preserve"> T&amp;S Prolonged Unavailability Event (a </w:t>
      </w:r>
      <w:r w:rsidRPr="00462199">
        <w:rPr>
          <w:b/>
          <w:bCs/>
        </w:rPr>
        <w:t>"</w:t>
      </w:r>
      <w:r w:rsidRPr="00462199">
        <w:rPr>
          <w:b/>
        </w:rPr>
        <w:t>CO</w:t>
      </w:r>
      <w:r w:rsidRPr="00462199">
        <w:rPr>
          <w:b/>
          <w:vertAlign w:val="subscript"/>
        </w:rPr>
        <w:t>2</w:t>
      </w:r>
      <w:r w:rsidRPr="00462199">
        <w:rPr>
          <w:b/>
          <w:bCs/>
        </w:rPr>
        <w:t xml:space="preserve"> T&amp;S Prolonged Unavailability Event Notice"</w:t>
      </w:r>
      <w:r w:rsidRPr="00462199">
        <w:t>) and the Producer acknowledges and agrees that it may only raise a Dispute with respect to a CO</w:t>
      </w:r>
      <w:r w:rsidRPr="00462199">
        <w:rPr>
          <w:vertAlign w:val="subscript"/>
        </w:rPr>
        <w:t xml:space="preserve">2 </w:t>
      </w:r>
      <w:r w:rsidRPr="00462199">
        <w:t>T&amp;S Prolonged Unavailability Event Notice if there is a manifest error or fraud in relation to the LCHA Counterparty's determination that a CO</w:t>
      </w:r>
      <w:r w:rsidRPr="00462199">
        <w:rPr>
          <w:vertAlign w:val="subscript"/>
        </w:rPr>
        <w:t>2</w:t>
      </w:r>
      <w:r w:rsidRPr="00462199">
        <w:t xml:space="preserve"> T&amp;S Prolonged Unavailability Event has occurred. A CO</w:t>
      </w:r>
      <w:r w:rsidRPr="00462199">
        <w:rPr>
          <w:vertAlign w:val="subscript"/>
        </w:rPr>
        <w:t>2</w:t>
      </w:r>
      <w:r w:rsidRPr="00462199">
        <w:t xml:space="preserve"> T&amp;S Prolonged Unavailability Event Notice shall:</w:t>
      </w:r>
    </w:p>
    <w:p w14:paraId="23D8A279" w14:textId="77777777" w:rsidR="00D179D6" w:rsidRPr="00462199" w:rsidRDefault="00D179D6" w:rsidP="005B3BB9">
      <w:pPr>
        <w:pStyle w:val="H4Ashurst"/>
      </w:pPr>
      <w:bookmarkStart w:id="5363" w:name="_Ref144114666"/>
      <w:r w:rsidRPr="00462199">
        <w:t>specify the date:</w:t>
      </w:r>
      <w:bookmarkEnd w:id="5363"/>
    </w:p>
    <w:p w14:paraId="48DDCB02" w14:textId="7D86B115" w:rsidR="00D179D6" w:rsidRPr="00462199" w:rsidRDefault="00D179D6" w:rsidP="00202C21">
      <w:pPr>
        <w:pStyle w:val="H5Ashurst"/>
      </w:pPr>
      <w:bookmarkStart w:id="5364" w:name="_Ref144114667"/>
      <w:r w:rsidRPr="00462199">
        <w:t xml:space="preserve">by which the Producer shall give a notice responding to the LCHA Counterparty in accordance with </w:t>
      </w:r>
      <w:r w:rsidR="007248B2" w:rsidRPr="007248B2">
        <w:t>Condition</w:t>
      </w:r>
      <w:r w:rsidRPr="00462199">
        <w:t xml:space="preserve"> </w:t>
      </w:r>
      <w:r w:rsidR="00156A18">
        <w:fldChar w:fldCharType="begin"/>
      </w:r>
      <w:r w:rsidR="00156A18">
        <w:instrText xml:space="preserve"> REF _Ref144114670 \w \h </w:instrText>
      </w:r>
      <w:r w:rsidR="00156A18">
        <w:fldChar w:fldCharType="separate"/>
      </w:r>
      <w:del w:id="5365" w:author="Faqir, Sofia (Energy Security)" w:date="2023-11-12T19:47:00Z">
        <w:r w:rsidR="00E473FC">
          <w:delText>52.9</w:delText>
        </w:r>
      </w:del>
      <w:r w:rsidR="00156A18">
        <w:fldChar w:fldCharType="end"/>
      </w:r>
      <w:r w:rsidRPr="00462199">
        <w:t>, being the date which falls [six (6)] Months after the date of the CO</w:t>
      </w:r>
      <w:r w:rsidRPr="00462199">
        <w:rPr>
          <w:vertAlign w:val="subscript"/>
        </w:rPr>
        <w:t>2</w:t>
      </w:r>
      <w:r w:rsidRPr="00462199">
        <w:t xml:space="preserve"> T&amp;S Prolonged Unavailability Event Notice (the </w:t>
      </w:r>
      <w:r w:rsidRPr="00462199">
        <w:rPr>
          <w:b/>
        </w:rPr>
        <w:t>"CO</w:t>
      </w:r>
      <w:r w:rsidRPr="00462199">
        <w:rPr>
          <w:b/>
          <w:vertAlign w:val="subscript"/>
        </w:rPr>
        <w:t>2</w:t>
      </w:r>
      <w:r w:rsidRPr="00462199">
        <w:rPr>
          <w:b/>
        </w:rPr>
        <w:t xml:space="preserve"> T&amp;S Prolonged Unavailability Response Deadline"</w:t>
      </w:r>
      <w:r w:rsidRPr="00462199">
        <w:t>); and</w:t>
      </w:r>
      <w:bookmarkEnd w:id="5364"/>
    </w:p>
    <w:p w14:paraId="7FC1D767" w14:textId="33445C34" w:rsidR="00D179D6" w:rsidRPr="00462199" w:rsidRDefault="00D179D6" w:rsidP="00202C21">
      <w:pPr>
        <w:pStyle w:val="H5Ashurst"/>
      </w:pPr>
      <w:bookmarkStart w:id="5366" w:name="_Ref144114668"/>
      <w:r w:rsidRPr="00462199">
        <w:t xml:space="preserve">on and from which, without prejudice to the LCHA Counterparty's rights under </w:t>
      </w:r>
      <w:r w:rsidR="007248B2" w:rsidRPr="007248B2">
        <w:t>Condition</w:t>
      </w:r>
      <w:r w:rsidRPr="00462199">
        <w:t xml:space="preserve"> </w:t>
      </w:r>
      <w:r w:rsidR="00156A18">
        <w:fldChar w:fldCharType="begin"/>
      </w:r>
      <w:r w:rsidR="00156A18">
        <w:instrText xml:space="preserve"> REF _Ref144114728 \w \h </w:instrText>
      </w:r>
      <w:r w:rsidR="00156A18">
        <w:fldChar w:fldCharType="separate"/>
      </w:r>
      <w:del w:id="5367" w:author="Faqir, Sofia (Energy Security)" w:date="2023-11-12T19:47:00Z">
        <w:r w:rsidR="00E473FC">
          <w:delText>52.16</w:delText>
        </w:r>
      </w:del>
      <w:r w:rsidR="00156A18">
        <w:fldChar w:fldCharType="end"/>
      </w:r>
      <w:r w:rsidRPr="00462199">
        <w:t>, the LCHA Counterparty may terminate the LCHA being the date which falls [thirty (30)] Months after the date of the CO</w:t>
      </w:r>
      <w:r w:rsidRPr="00462199">
        <w:rPr>
          <w:vertAlign w:val="subscript"/>
        </w:rPr>
        <w:t>2</w:t>
      </w:r>
      <w:r w:rsidRPr="00462199">
        <w:t xml:space="preserve"> T&amp;S Prolonged Unavailability Event Notice (the </w:t>
      </w:r>
      <w:r w:rsidRPr="00462199">
        <w:rPr>
          <w:b/>
        </w:rPr>
        <w:t>"CO</w:t>
      </w:r>
      <w:r w:rsidRPr="00462199">
        <w:rPr>
          <w:b/>
          <w:vertAlign w:val="subscript"/>
        </w:rPr>
        <w:t>2</w:t>
      </w:r>
      <w:r w:rsidRPr="00462199">
        <w:rPr>
          <w:b/>
        </w:rPr>
        <w:t xml:space="preserve"> T&amp;S Prolonged Unavailability Remediation Deadline"</w:t>
      </w:r>
      <w:r w:rsidRPr="00462199">
        <w:t>); and</w:t>
      </w:r>
      <w:bookmarkEnd w:id="5366"/>
    </w:p>
    <w:p w14:paraId="4A7175CA" w14:textId="77777777" w:rsidR="00D179D6" w:rsidRPr="00462199" w:rsidRDefault="00D179D6" w:rsidP="005B3BB9">
      <w:pPr>
        <w:pStyle w:val="H4Ashurst"/>
      </w:pPr>
      <w:bookmarkStart w:id="5368" w:name="_Ref144114669"/>
      <w:r w:rsidRPr="00462199">
        <w:t>be accompanied by such Supporting Information as the LCHA Counterparty considers necessary to evidence the CO</w:t>
      </w:r>
      <w:r w:rsidRPr="00462199">
        <w:rPr>
          <w:vertAlign w:val="subscript"/>
        </w:rPr>
        <w:t>2</w:t>
      </w:r>
      <w:r w:rsidRPr="00462199">
        <w:t xml:space="preserve"> T&amp;S Prolonged Unavailability Event.</w:t>
      </w:r>
      <w:bookmarkEnd w:id="5368"/>
    </w:p>
    <w:p w14:paraId="7DC0AB75" w14:textId="77777777" w:rsidR="00D179D6" w:rsidRPr="00462199" w:rsidRDefault="00D179D6" w:rsidP="005B3BB9">
      <w:pPr>
        <w:pStyle w:val="H2Ashurst"/>
      </w:pPr>
      <w:bookmarkStart w:id="5369" w:name="_Ref144114670"/>
      <w:r w:rsidRPr="00462199">
        <w:t>No later than the CO</w:t>
      </w:r>
      <w:r w:rsidRPr="00462199">
        <w:rPr>
          <w:vertAlign w:val="subscript"/>
        </w:rPr>
        <w:t>2</w:t>
      </w:r>
      <w:r w:rsidRPr="00462199">
        <w:t xml:space="preserve"> T&amp;S Prolonged Unavailability Response Deadline, the Producer shall give a notice to the LCHA Counterparty (a </w:t>
      </w:r>
      <w:r w:rsidRPr="00462199">
        <w:rPr>
          <w:b/>
        </w:rPr>
        <w:t>"CO</w:t>
      </w:r>
      <w:r w:rsidRPr="00462199">
        <w:rPr>
          <w:b/>
          <w:vertAlign w:val="subscript"/>
        </w:rPr>
        <w:t>2</w:t>
      </w:r>
      <w:r w:rsidRPr="00462199">
        <w:rPr>
          <w:b/>
        </w:rPr>
        <w:t xml:space="preserve"> T&amp;S Prolonged Unavailability Response Notice"</w:t>
      </w:r>
      <w:r w:rsidRPr="00462199">
        <w:t>). A CO</w:t>
      </w:r>
      <w:r w:rsidRPr="00462199">
        <w:rPr>
          <w:vertAlign w:val="subscript"/>
        </w:rPr>
        <w:t>2</w:t>
      </w:r>
      <w:r w:rsidRPr="00462199">
        <w:t xml:space="preserve"> T&amp;S Prolonged Unavailability Response Notice shall:</w:t>
      </w:r>
      <w:bookmarkEnd w:id="5369"/>
    </w:p>
    <w:p w14:paraId="637EA8FA" w14:textId="77777777" w:rsidR="00D179D6" w:rsidRPr="00462199" w:rsidRDefault="00D179D6" w:rsidP="00202C21">
      <w:pPr>
        <w:pStyle w:val="H3Ashurst"/>
      </w:pPr>
      <w:bookmarkStart w:id="5370" w:name="_Ref144114671"/>
      <w:r w:rsidRPr="00462199">
        <w:t>specify that:</w:t>
      </w:r>
      <w:bookmarkEnd w:id="5370"/>
    </w:p>
    <w:p w14:paraId="0D257A3B" w14:textId="20A0480E" w:rsidR="00D179D6" w:rsidRPr="00462199" w:rsidRDefault="00D179D6" w:rsidP="002D4185">
      <w:pPr>
        <w:pStyle w:val="H4Ashurst"/>
      </w:pPr>
      <w:bookmarkStart w:id="5371" w:name="_Ref144114672"/>
      <w:r w:rsidRPr="00462199">
        <w:lastRenderedPageBreak/>
        <w:t>the CO</w:t>
      </w:r>
      <w:r w:rsidRPr="00462199">
        <w:rPr>
          <w:vertAlign w:val="subscript"/>
        </w:rPr>
        <w:t>2</w:t>
      </w:r>
      <w:r w:rsidRPr="00462199">
        <w:t xml:space="preserve"> T&amp;S Prolonged Unavailability Event is no longer continuing as at such date, whereby such notice shall be accompanied by such Supporting Information as the Producer considers necessary to evidence the same;</w:t>
      </w:r>
      <w:bookmarkEnd w:id="5371"/>
    </w:p>
    <w:p w14:paraId="71CEE320" w14:textId="77777777" w:rsidR="00D179D6" w:rsidRPr="00462199" w:rsidRDefault="00D179D6" w:rsidP="005B3BB9">
      <w:pPr>
        <w:pStyle w:val="H4Ashurst"/>
      </w:pPr>
      <w:bookmarkStart w:id="5372" w:name="_Ref144114673"/>
      <w:r w:rsidRPr="00462199">
        <w:t>the Producer considers that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whereby such notice shall be accompanied by such Supporting Information as the Producer considers necessary to evidence the same;</w:t>
      </w:r>
      <w:bookmarkEnd w:id="5372"/>
    </w:p>
    <w:p w14:paraId="28EC3D96" w14:textId="60920E2E" w:rsidR="00D179D6" w:rsidRPr="00462199" w:rsidRDefault="00D179D6" w:rsidP="005B3BB9">
      <w:pPr>
        <w:pStyle w:val="H4Ashurst"/>
      </w:pPr>
      <w:bookmarkStart w:id="5373" w:name="_Ref144114674"/>
      <w:r w:rsidRPr="00462199">
        <w:t>the Producer intends to provide the LCHA Counterparty with and implement an Alternative CO</w:t>
      </w:r>
      <w:r w:rsidRPr="00462199">
        <w:rPr>
          <w:vertAlign w:val="subscript"/>
        </w:rPr>
        <w:t>2</w:t>
      </w:r>
      <w:r w:rsidRPr="00462199">
        <w:t xml:space="preserve"> T&amp;S Network Solution Plan, following which </w:t>
      </w:r>
      <w:r w:rsidR="007248B2" w:rsidRPr="007248B2">
        <w:t>Condition</w:t>
      </w:r>
      <w:r w:rsidRPr="00462199">
        <w:t xml:space="preserve"> </w:t>
      </w:r>
      <w:r w:rsidR="00156A18">
        <w:fldChar w:fldCharType="begin"/>
      </w:r>
      <w:r w:rsidR="00156A18">
        <w:instrText xml:space="preserve"> REF _Ref144114712 \w \h </w:instrText>
      </w:r>
      <w:r w:rsidR="00156A18">
        <w:fldChar w:fldCharType="separate"/>
      </w:r>
      <w:del w:id="5374" w:author="Faqir, Sofia (Energy Security)" w:date="2023-11-12T19:47:00Z">
        <w:r w:rsidR="00E473FC">
          <w:delText>52.13</w:delText>
        </w:r>
      </w:del>
      <w:r w:rsidR="00156A18">
        <w:fldChar w:fldCharType="end"/>
      </w:r>
      <w:r w:rsidRPr="00462199">
        <w:t xml:space="preserve"> shall apply; or</w:t>
      </w:r>
      <w:bookmarkEnd w:id="5373"/>
    </w:p>
    <w:p w14:paraId="0A0359D2" w14:textId="77777777" w:rsidR="00D179D6" w:rsidRPr="00462199" w:rsidRDefault="00D179D6" w:rsidP="005B3BB9">
      <w:pPr>
        <w:pStyle w:val="H4Ashurst"/>
      </w:pPr>
      <w:bookmarkStart w:id="5375" w:name="_Ref144114675"/>
      <w:r w:rsidRPr="00462199">
        <w:t>the Producer considers that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 the Producer cannot provide a feasible Alternative CO</w:t>
      </w:r>
      <w:r w:rsidRPr="00462199">
        <w:rPr>
          <w:vertAlign w:val="subscript"/>
        </w:rPr>
        <w:t>2</w:t>
      </w:r>
      <w:r w:rsidRPr="00462199">
        <w:t xml:space="preserve"> T&amp;S Network Solution Plan due to one (1) or more of the following reasons (each a </w:t>
      </w:r>
      <w:r w:rsidRPr="00462199">
        <w:rPr>
          <w:b/>
        </w:rPr>
        <w:t>"No Alternative CO</w:t>
      </w:r>
      <w:r w:rsidRPr="00462199">
        <w:rPr>
          <w:b/>
          <w:vertAlign w:val="subscript"/>
        </w:rPr>
        <w:t>2</w:t>
      </w:r>
      <w:r w:rsidRPr="00462199">
        <w:rPr>
          <w:b/>
        </w:rPr>
        <w:t xml:space="preserve"> T&amp;S Solution Reason"</w:t>
      </w:r>
      <w:r w:rsidRPr="00462199">
        <w:t>):</w:t>
      </w:r>
      <w:bookmarkEnd w:id="5375"/>
    </w:p>
    <w:p w14:paraId="3D9974DA" w14:textId="77777777" w:rsidR="00D179D6" w:rsidRPr="00462199" w:rsidRDefault="00D179D6" w:rsidP="00202C21">
      <w:pPr>
        <w:pStyle w:val="H5Ashurst"/>
      </w:pPr>
      <w:bookmarkStart w:id="5376" w:name="_Ref144114676"/>
      <w:r w:rsidRPr="00462199">
        <w:t>it is not technically feasible for the Producer, acting in accordance with the Reasonable and Prudent Standard, to connect the Facility to an alternative CO</w:t>
      </w:r>
      <w:r w:rsidRPr="00462199">
        <w:rPr>
          <w:vertAlign w:val="subscript"/>
        </w:rPr>
        <w:t>2</w:t>
      </w:r>
      <w:r w:rsidRPr="00462199">
        <w:t xml:space="preserve"> delivery point and CO</w:t>
      </w:r>
      <w:r w:rsidRPr="00462199">
        <w:rPr>
          <w:vertAlign w:val="subscript"/>
        </w:rPr>
        <w:t>2</w:t>
      </w:r>
      <w:r w:rsidRPr="00462199">
        <w:t xml:space="preserve"> T&amp;S Network or permanent storage site;</w:t>
      </w:r>
      <w:bookmarkEnd w:id="5376"/>
    </w:p>
    <w:p w14:paraId="4324A570" w14:textId="77777777" w:rsidR="00D179D6" w:rsidRPr="00462199" w:rsidRDefault="00D179D6" w:rsidP="00202C21">
      <w:pPr>
        <w:pStyle w:val="H5Ashurst"/>
      </w:pPr>
      <w:bookmarkStart w:id="5377" w:name="_Ref144114677"/>
      <w:r w:rsidRPr="00462199">
        <w:t>the implementation of an Alternative CO</w:t>
      </w:r>
      <w:r w:rsidRPr="00462199">
        <w:rPr>
          <w:vertAlign w:val="subscript"/>
        </w:rPr>
        <w:t>2</w:t>
      </w:r>
      <w:r w:rsidRPr="00462199">
        <w:t xml:space="preserve"> T&amp;S Network Solution Plan would be illegal;</w:t>
      </w:r>
      <w:bookmarkEnd w:id="5377"/>
    </w:p>
    <w:p w14:paraId="6FEB9625" w14:textId="77777777" w:rsidR="00D179D6" w:rsidRPr="00462199" w:rsidRDefault="00D179D6" w:rsidP="00202C21">
      <w:pPr>
        <w:pStyle w:val="H5Ashurst"/>
      </w:pPr>
      <w:bookmarkStart w:id="5378" w:name="_Ref144114678"/>
      <w:r w:rsidRPr="00462199">
        <w:t>it is not economically feasible for the Producer, acting in accordance with the Reasonable and Prudent Standard, to connect the Facility to an alternative CO</w:t>
      </w:r>
      <w:r w:rsidRPr="00462199">
        <w:rPr>
          <w:vertAlign w:val="subscript"/>
        </w:rPr>
        <w:t>2</w:t>
      </w:r>
      <w:r w:rsidRPr="00462199">
        <w:t xml:space="preserve"> delivery point and CO</w:t>
      </w:r>
      <w:r w:rsidRPr="00462199">
        <w:rPr>
          <w:vertAlign w:val="subscript"/>
        </w:rPr>
        <w:t>2</w:t>
      </w:r>
      <w:r w:rsidRPr="00462199">
        <w:t xml:space="preserve"> T&amp;S Network or permanent storage site;</w:t>
      </w:r>
      <w:bookmarkEnd w:id="5378"/>
    </w:p>
    <w:p w14:paraId="3BEC0F30" w14:textId="77777777" w:rsidR="00D179D6" w:rsidRPr="00462199" w:rsidRDefault="00D179D6" w:rsidP="00202C21">
      <w:pPr>
        <w:pStyle w:val="H5Ashurst"/>
      </w:pPr>
      <w:bookmarkStart w:id="5379" w:name="_Ref144114679"/>
      <w:r w:rsidRPr="00462199">
        <w:t>there is no feasible alternative CO</w:t>
      </w:r>
      <w:r w:rsidRPr="00462199">
        <w:rPr>
          <w:vertAlign w:val="subscript"/>
        </w:rPr>
        <w:t>2</w:t>
      </w:r>
      <w:r w:rsidRPr="00462199">
        <w:t xml:space="preserve"> T&amp;S Network which can permanently store the captured CO</w:t>
      </w:r>
      <w:r w:rsidRPr="00462199">
        <w:rPr>
          <w:vertAlign w:val="subscript"/>
        </w:rPr>
        <w:t>2</w:t>
      </w:r>
      <w:r w:rsidRPr="00462199">
        <w:t xml:space="preserve"> from the Facility; and/or</w:t>
      </w:r>
      <w:bookmarkEnd w:id="5379"/>
    </w:p>
    <w:p w14:paraId="6A0F871E" w14:textId="77777777" w:rsidR="00D179D6" w:rsidRPr="00462199" w:rsidRDefault="00D179D6" w:rsidP="00202C21">
      <w:pPr>
        <w:pStyle w:val="H5Ashurst"/>
      </w:pPr>
      <w:bookmarkStart w:id="5380" w:name="_Ref144114680"/>
      <w:r w:rsidRPr="00462199">
        <w:t>any other reason which will, or is reasonably likely to, justify the decision not to provide an Alternative CO</w:t>
      </w:r>
      <w:r w:rsidRPr="00462199">
        <w:rPr>
          <w:vertAlign w:val="subscript"/>
        </w:rPr>
        <w:t>2</w:t>
      </w:r>
      <w:r w:rsidRPr="00462199">
        <w:t xml:space="preserve"> T&amp;S Network Solution Plan; and</w:t>
      </w:r>
      <w:bookmarkEnd w:id="5380"/>
    </w:p>
    <w:p w14:paraId="70BF6C34" w14:textId="5E36EC00" w:rsidR="00D179D6" w:rsidRPr="00462199" w:rsidRDefault="00D179D6" w:rsidP="00202C21">
      <w:pPr>
        <w:pStyle w:val="H3Ashurst"/>
      </w:pPr>
      <w:bookmarkStart w:id="5381" w:name="_Ref144114681"/>
      <w:r w:rsidRPr="00462199">
        <w:t xml:space="preserve">include Supporting Information evidencing, in reasonable detail, the steps that the Producer has taken and/or proposes to take to comply with </w:t>
      </w:r>
      <w:r w:rsidR="007248B2" w:rsidRPr="007248B2">
        <w:t>Condition</w:t>
      </w:r>
      <w:r w:rsidRPr="00462199">
        <w:t xml:space="preserve"> </w:t>
      </w:r>
      <w:r w:rsidR="00156A18">
        <w:fldChar w:fldCharType="begin"/>
      </w:r>
      <w:r w:rsidR="00156A18">
        <w:instrText xml:space="preserve"> REF _Ref144115030 \w \h </w:instrText>
      </w:r>
      <w:r w:rsidR="00156A18">
        <w:fldChar w:fldCharType="separate"/>
      </w:r>
      <w:del w:id="5382" w:author="Faqir, Sofia (Energy Security)" w:date="2023-11-12T19:47:00Z">
        <w:r w:rsidR="00E473FC">
          <w:delText>65.3</w:delText>
        </w:r>
      </w:del>
      <w:r w:rsidR="00156A18">
        <w:fldChar w:fldCharType="end"/>
      </w:r>
      <w:r w:rsidRPr="00462199">
        <w:t xml:space="preserve"> (</w:t>
      </w:r>
      <w:r w:rsidRPr="00462199">
        <w:rPr>
          <w:i/>
        </w:rPr>
        <w:t>Mitigation</w:t>
      </w:r>
      <w:r w:rsidRPr="00462199">
        <w:t>) and the Reasonable and Prudent Standard.</w:t>
      </w:r>
      <w:bookmarkEnd w:id="5381"/>
    </w:p>
    <w:p w14:paraId="7AA6ECB7" w14:textId="7C08AE6A" w:rsidR="00D179D6" w:rsidRPr="00462199" w:rsidRDefault="00D179D6" w:rsidP="005B3BB9">
      <w:pPr>
        <w:pStyle w:val="H2Ashurst"/>
      </w:pPr>
      <w:bookmarkStart w:id="5383" w:name="_Ref144114682"/>
      <w:r w:rsidRPr="00462199">
        <w:t>Each CO</w:t>
      </w:r>
      <w:r w:rsidRPr="00462199">
        <w:rPr>
          <w:vertAlign w:val="subscript"/>
        </w:rPr>
        <w:t>2</w:t>
      </w:r>
      <w:r w:rsidRPr="00462199">
        <w:t xml:space="preserve"> T&amp;S Prolonged Unavailability Response Notice and (where </w:t>
      </w:r>
      <w:r w:rsidR="007248B2" w:rsidRPr="007248B2">
        <w:t>Condition</w:t>
      </w:r>
      <w:r w:rsidRPr="00462199">
        <w:t xml:space="preserve"> </w:t>
      </w:r>
      <w:r w:rsidRPr="00462199">
        <w:fldChar w:fldCharType="begin"/>
      </w:r>
      <w:r w:rsidRPr="00462199">
        <w:instrText xml:space="preserve">  REF _Ref144114700 \r \h \* MERGEFORMAT </w:instrText>
      </w:r>
      <w:r w:rsidRPr="00462199">
        <w:fldChar w:fldCharType="separate"/>
      </w:r>
      <w:del w:id="5384" w:author="Faqir, Sofia (Energy Security)" w:date="2023-11-12T19:47:00Z">
        <w:r w:rsidR="00E473FC" w:rsidRPr="00E473FC">
          <w:rPr>
            <w:color w:val="000000"/>
          </w:rPr>
          <w:delText>52.12(B)(ii)</w:delText>
        </w:r>
      </w:del>
      <w:r w:rsidRPr="00462199">
        <w:fldChar w:fldCharType="end"/>
      </w:r>
      <w:r w:rsidRPr="00462199">
        <w:t xml:space="preserve"> applies) CO</w:t>
      </w:r>
      <w:r w:rsidRPr="00462199">
        <w:rPr>
          <w:vertAlign w:val="subscript"/>
        </w:rPr>
        <w:t>2</w:t>
      </w:r>
      <w:r w:rsidRPr="00462199">
        <w:t xml:space="preserve"> T&amp;S Prolonged Unavailability Further Response Notice shall be accompanied by a Directors' Certificate in relation to the information contained in, and enclosed with, the CO</w:t>
      </w:r>
      <w:r w:rsidRPr="00462199">
        <w:rPr>
          <w:vertAlign w:val="subscript"/>
        </w:rPr>
        <w:t>2</w:t>
      </w:r>
      <w:r w:rsidRPr="00462199">
        <w:t xml:space="preserve"> T&amp;S Prolonged Unavailability Response Notice or CO</w:t>
      </w:r>
      <w:r w:rsidRPr="00462199">
        <w:rPr>
          <w:vertAlign w:val="subscript"/>
        </w:rPr>
        <w:t>2</w:t>
      </w:r>
      <w:r w:rsidRPr="00462199">
        <w:t xml:space="preserve"> T&amp;S Prolonged Unavailability Further Response Notice (as applicable).</w:t>
      </w:r>
      <w:bookmarkEnd w:id="5383"/>
    </w:p>
    <w:p w14:paraId="70D422FC" w14:textId="4AE4C881" w:rsidR="00D179D6" w:rsidRPr="00462199" w:rsidRDefault="00D179D6" w:rsidP="005B3BB9">
      <w:pPr>
        <w:pStyle w:val="H2Ashurst"/>
      </w:pPr>
      <w:bookmarkStart w:id="5385" w:name="_Ref144114683"/>
      <w:r w:rsidRPr="00462199">
        <w:t>The LCHA Counterparty shall, no later than [thirty (30)] Business Days after: (i) the date of a CO</w:t>
      </w:r>
      <w:r w:rsidRPr="00462199">
        <w:rPr>
          <w:vertAlign w:val="subscript"/>
        </w:rPr>
        <w:t>2</w:t>
      </w:r>
      <w:r w:rsidRPr="00462199">
        <w:t xml:space="preserve"> T&amp;S Prolonged Unavailability Response Notice issued in accordance with </w:t>
      </w:r>
      <w:r w:rsidR="007248B2" w:rsidRPr="007248B2">
        <w:t>Condition</w:t>
      </w:r>
      <w:r w:rsidRPr="00462199">
        <w:t xml:space="preserve"> </w:t>
      </w:r>
      <w:r w:rsidRPr="00462199">
        <w:fldChar w:fldCharType="begin"/>
      </w:r>
      <w:r w:rsidRPr="00462199">
        <w:instrText xml:space="preserve">  REF _Ref144114672 \r \h \* MERGEFORMAT </w:instrText>
      </w:r>
      <w:r w:rsidRPr="00462199">
        <w:fldChar w:fldCharType="separate"/>
      </w:r>
      <w:del w:id="5386" w:author="Faqir, Sofia (Energy Security)" w:date="2023-11-12T19:47:00Z">
        <w:r w:rsidR="00E473FC" w:rsidRPr="00E473FC">
          <w:rPr>
            <w:color w:val="000000"/>
          </w:rPr>
          <w:delText>52.9(A)(i)</w:delText>
        </w:r>
      </w:del>
      <w:r w:rsidRPr="00462199">
        <w:fldChar w:fldCharType="end"/>
      </w:r>
      <w:r w:rsidRPr="00462199">
        <w:t xml:space="preserve">, </w:t>
      </w:r>
      <w:r w:rsidRPr="00462199">
        <w:fldChar w:fldCharType="begin"/>
      </w:r>
      <w:r w:rsidRPr="00462199">
        <w:instrText xml:space="preserve">  REF _Ref144114673 \r \h \* MERGEFORMAT </w:instrText>
      </w:r>
      <w:r w:rsidRPr="00462199">
        <w:fldChar w:fldCharType="separate"/>
      </w:r>
      <w:del w:id="5387" w:author="Faqir, Sofia (Energy Security)" w:date="2023-11-12T19:47:00Z">
        <w:r w:rsidR="00E473FC" w:rsidRPr="00E473FC">
          <w:rPr>
            <w:color w:val="000000"/>
          </w:rPr>
          <w:delText>52.9(A)(ii)</w:delText>
        </w:r>
      </w:del>
      <w:r w:rsidRPr="00462199">
        <w:fldChar w:fldCharType="end"/>
      </w:r>
      <w:r w:rsidRPr="00462199">
        <w:t xml:space="preserve"> or </w:t>
      </w:r>
      <w:r w:rsidR="008D1189">
        <w:fldChar w:fldCharType="begin"/>
      </w:r>
      <w:r w:rsidR="008D1189">
        <w:instrText xml:space="preserve"> REF _Ref144114675 \w \h </w:instrText>
      </w:r>
      <w:r w:rsidR="008D1189">
        <w:fldChar w:fldCharType="separate"/>
      </w:r>
      <w:del w:id="5388" w:author="Faqir, Sofia (Energy Security)" w:date="2023-11-12T19:47:00Z">
        <w:r w:rsidR="00E473FC">
          <w:delText>52.9(A)(iv)</w:delText>
        </w:r>
      </w:del>
      <w:r w:rsidR="008D1189">
        <w:fldChar w:fldCharType="end"/>
      </w:r>
      <w:r w:rsidRPr="00462199">
        <w:t xml:space="preserve">; (ii) receipt of Supporting Information provided in accordance with </w:t>
      </w:r>
      <w:r w:rsidR="007248B2" w:rsidRPr="007248B2">
        <w:t>Condition</w:t>
      </w:r>
      <w:r w:rsidRPr="00462199">
        <w:t xml:space="preserve"> </w:t>
      </w:r>
      <w:r w:rsidRPr="00462199">
        <w:fldChar w:fldCharType="begin"/>
      </w:r>
      <w:r w:rsidRPr="00462199">
        <w:instrText xml:space="preserve">  REF _Ref144114697 \r \h \* MERGEFORMAT </w:instrText>
      </w:r>
      <w:r w:rsidRPr="00462199">
        <w:fldChar w:fldCharType="separate"/>
      </w:r>
      <w:del w:id="5389" w:author="Faqir, Sofia (Energy Security)" w:date="2023-11-12T19:47:00Z">
        <w:r w:rsidR="00E473FC" w:rsidRPr="00E473FC">
          <w:rPr>
            <w:color w:val="000000"/>
          </w:rPr>
          <w:delText>52.12(A)(iii)</w:delText>
        </w:r>
      </w:del>
      <w:r w:rsidRPr="00462199">
        <w:fldChar w:fldCharType="end"/>
      </w:r>
      <w:r w:rsidRPr="00462199">
        <w:t xml:space="preserve">, </w:t>
      </w:r>
      <w:r w:rsidRPr="00462199">
        <w:fldChar w:fldCharType="begin"/>
      </w:r>
      <w:r w:rsidRPr="00462199">
        <w:instrText xml:space="preserve">  REF _Ref144114707 \r \h \* MERGEFORMAT </w:instrText>
      </w:r>
      <w:r w:rsidRPr="00462199">
        <w:fldChar w:fldCharType="separate"/>
      </w:r>
      <w:del w:id="5390" w:author="Faqir, Sofia (Energy Security)" w:date="2023-11-12T19:47:00Z">
        <w:r w:rsidR="00E473FC" w:rsidRPr="00E473FC">
          <w:rPr>
            <w:color w:val="000000"/>
          </w:rPr>
          <w:delText>52.12(B)(iii)</w:delText>
        </w:r>
      </w:del>
      <w:r w:rsidRPr="00462199">
        <w:fldChar w:fldCharType="end"/>
      </w:r>
      <w:r w:rsidRPr="00462199">
        <w:t xml:space="preserve"> or </w:t>
      </w:r>
      <w:r w:rsidR="008D1189">
        <w:fldChar w:fldCharType="begin"/>
      </w:r>
      <w:r w:rsidR="008D1189">
        <w:instrText xml:space="preserve"> REF _Ref144114711 \w \h </w:instrText>
      </w:r>
      <w:r w:rsidR="008D1189">
        <w:fldChar w:fldCharType="separate"/>
      </w:r>
      <w:del w:id="5391" w:author="Faqir, Sofia (Energy Security)" w:date="2023-11-12T19:47:00Z">
        <w:r w:rsidR="00E473FC">
          <w:delText>52.12(C)(iii)</w:delText>
        </w:r>
      </w:del>
      <w:r w:rsidR="008D1189">
        <w:fldChar w:fldCharType="end"/>
      </w:r>
      <w:r w:rsidRPr="00462199">
        <w:t>; or (iii) the date of a CO</w:t>
      </w:r>
      <w:r w:rsidRPr="00462199">
        <w:rPr>
          <w:vertAlign w:val="subscript"/>
        </w:rPr>
        <w:t>2</w:t>
      </w:r>
      <w:r w:rsidRPr="00462199">
        <w:t xml:space="preserve"> T&amp;S Prolonged Unavailability Further Response Notice issued in accordance with </w:t>
      </w:r>
      <w:r w:rsidR="007248B2" w:rsidRPr="007248B2">
        <w:t>Condition</w:t>
      </w:r>
      <w:r w:rsidRPr="00462199">
        <w:t xml:space="preserve"> </w:t>
      </w:r>
      <w:r w:rsidRPr="00462199">
        <w:fldChar w:fldCharType="begin"/>
      </w:r>
      <w:r w:rsidRPr="00462199">
        <w:instrText xml:space="preserve">  REF _Ref144114700 \r \h \* MERGEFORMAT </w:instrText>
      </w:r>
      <w:r w:rsidRPr="00462199">
        <w:fldChar w:fldCharType="separate"/>
      </w:r>
      <w:del w:id="5392" w:author="Faqir, Sofia (Energy Security)" w:date="2023-11-12T19:47:00Z">
        <w:r w:rsidR="00E473FC" w:rsidRPr="00E473FC">
          <w:rPr>
            <w:color w:val="000000"/>
          </w:rPr>
          <w:delText>52.12(B)(ii)</w:delText>
        </w:r>
      </w:del>
      <w:r w:rsidRPr="00462199">
        <w:fldChar w:fldCharType="end"/>
      </w:r>
      <w:r w:rsidRPr="00462199">
        <w:t xml:space="preserve">, give a notice to the Producer (a </w:t>
      </w:r>
      <w:r w:rsidRPr="00462199">
        <w:rPr>
          <w:b/>
        </w:rPr>
        <w:t>"CO</w:t>
      </w:r>
      <w:r w:rsidRPr="00462199">
        <w:rPr>
          <w:b/>
          <w:vertAlign w:val="subscript"/>
        </w:rPr>
        <w:t>2</w:t>
      </w:r>
      <w:r w:rsidRPr="00462199">
        <w:rPr>
          <w:b/>
        </w:rPr>
        <w:t xml:space="preserve"> T&amp;S Prolonged Unavailability Review </w:t>
      </w:r>
      <w:r w:rsidRPr="00462199">
        <w:rPr>
          <w:b/>
        </w:rPr>
        <w:lastRenderedPageBreak/>
        <w:t>Notice"</w:t>
      </w:r>
      <w:r w:rsidRPr="00462199">
        <w:t>). A CO</w:t>
      </w:r>
      <w:r w:rsidRPr="00462199">
        <w:rPr>
          <w:vertAlign w:val="subscript"/>
        </w:rPr>
        <w:t>2</w:t>
      </w:r>
      <w:r w:rsidRPr="00462199">
        <w:t xml:space="preserve"> T&amp;S Prolonged Unavailability Review Notice shall specify whether the LCHA Counterparty considers that:</w:t>
      </w:r>
      <w:bookmarkEnd w:id="5385"/>
    </w:p>
    <w:p w14:paraId="154F1D27" w14:textId="7ADFFEBD" w:rsidR="00D179D6" w:rsidRPr="00462199" w:rsidRDefault="00D179D6" w:rsidP="00202C21">
      <w:pPr>
        <w:pStyle w:val="H3Ashurst"/>
      </w:pPr>
      <w:bookmarkStart w:id="5393" w:name="_Ref144114684"/>
      <w:r w:rsidRPr="00462199">
        <w:t>if the CO</w:t>
      </w:r>
      <w:r w:rsidRPr="00462199">
        <w:rPr>
          <w:vertAlign w:val="subscript"/>
        </w:rPr>
        <w:t>2</w:t>
      </w:r>
      <w:r w:rsidRPr="00462199">
        <w:t xml:space="preserve"> T&amp;S Prolonged Unavailability Response Notice relates to </w:t>
      </w:r>
      <w:r w:rsidR="007248B2" w:rsidRPr="007248B2">
        <w:t>Condition</w:t>
      </w:r>
      <w:r w:rsidRPr="00462199">
        <w:t xml:space="preserve"> </w:t>
      </w:r>
      <w:r w:rsidRPr="00462199">
        <w:fldChar w:fldCharType="begin"/>
      </w:r>
      <w:r w:rsidRPr="00462199">
        <w:instrText xml:space="preserve">  REF _Ref144114672 \r \h \* MERGEFORMAT </w:instrText>
      </w:r>
      <w:r w:rsidRPr="00462199">
        <w:fldChar w:fldCharType="separate"/>
      </w:r>
      <w:del w:id="5394" w:author="Faqir, Sofia (Energy Security)" w:date="2023-11-12T19:47:00Z">
        <w:r w:rsidR="00E473FC" w:rsidRPr="00E473FC">
          <w:rPr>
            <w:color w:val="000000"/>
          </w:rPr>
          <w:delText>52.9(A)(i)</w:delText>
        </w:r>
      </w:del>
      <w:r w:rsidRPr="00462199">
        <w:fldChar w:fldCharType="end"/>
      </w:r>
      <w:r w:rsidRPr="00462199">
        <w:t xml:space="preserve"> or the LCHA Counterparty has received Supporting Information in accordance with </w:t>
      </w:r>
      <w:r w:rsidR="007248B2" w:rsidRPr="007248B2">
        <w:t>Condition</w:t>
      </w:r>
      <w:r w:rsidRPr="00462199">
        <w:t xml:space="preserve"> </w:t>
      </w:r>
      <w:r w:rsidRPr="00462199">
        <w:fldChar w:fldCharType="begin"/>
      </w:r>
      <w:r w:rsidRPr="00462199">
        <w:instrText xml:space="preserve">  REF _Ref144114697 \r \h \* MERGEFORMAT </w:instrText>
      </w:r>
      <w:r w:rsidRPr="00462199">
        <w:fldChar w:fldCharType="separate"/>
      </w:r>
      <w:del w:id="5395" w:author="Faqir, Sofia (Energy Security)" w:date="2023-11-12T19:47:00Z">
        <w:r w:rsidR="00E473FC" w:rsidRPr="00E473FC">
          <w:rPr>
            <w:color w:val="000000"/>
          </w:rPr>
          <w:delText>52.12(A)(iii)</w:delText>
        </w:r>
      </w:del>
      <w:r w:rsidRPr="00462199">
        <w:fldChar w:fldCharType="end"/>
      </w:r>
      <w:r w:rsidRPr="00462199">
        <w:t xml:space="preserve"> or the LCHA Counterparty has received a CO</w:t>
      </w:r>
      <w:r w:rsidRPr="00462199">
        <w:rPr>
          <w:vertAlign w:val="subscript"/>
        </w:rPr>
        <w:t>2</w:t>
      </w:r>
      <w:r w:rsidRPr="00462199">
        <w:t xml:space="preserve"> T&amp;S Prolonged Unavailability Further Response Notice in accordance with </w:t>
      </w:r>
      <w:r w:rsidR="007248B2" w:rsidRPr="007248B2">
        <w:t>Condition</w:t>
      </w:r>
      <w:r w:rsidRPr="00462199">
        <w:t xml:space="preserve"> </w:t>
      </w:r>
      <w:bookmarkEnd w:id="5393"/>
      <w:r w:rsidR="008D1189">
        <w:fldChar w:fldCharType="begin"/>
      </w:r>
      <w:r w:rsidR="008D1189">
        <w:instrText xml:space="preserve"> REF _Ref144114702 \w \h </w:instrText>
      </w:r>
      <w:r w:rsidR="008D1189">
        <w:fldChar w:fldCharType="separate"/>
      </w:r>
      <w:del w:id="5396" w:author="Faqir, Sofia (Energy Security)" w:date="2023-11-12T19:47:00Z">
        <w:r w:rsidR="00E473FC">
          <w:delText>52.12(B)(ii)(a)(aa)</w:delText>
        </w:r>
      </w:del>
      <w:r w:rsidR="008D1189">
        <w:fldChar w:fldCharType="end"/>
      </w:r>
    </w:p>
    <w:p w14:paraId="171E2189" w14:textId="77777777" w:rsidR="00D179D6" w:rsidRPr="00462199" w:rsidRDefault="00D179D6" w:rsidP="005B3BB9">
      <w:pPr>
        <w:pStyle w:val="H4Ashurst"/>
      </w:pPr>
      <w:bookmarkStart w:id="5397" w:name="_Ref144114685"/>
      <w:r w:rsidRPr="00462199">
        <w:t>the Producer has or has not delivered evidence, in form and content satisfactory to the LCHA Counterparty (acting reasonably), that the CO</w:t>
      </w:r>
      <w:r w:rsidRPr="00462199">
        <w:rPr>
          <w:vertAlign w:val="subscript"/>
        </w:rPr>
        <w:t>2</w:t>
      </w:r>
      <w:r w:rsidRPr="00462199">
        <w:t xml:space="preserve"> T&amp;S Prolonged Unavailability Event is no longer continuing as at such date; or</w:t>
      </w:r>
      <w:bookmarkEnd w:id="5397"/>
    </w:p>
    <w:p w14:paraId="79F9395E" w14:textId="77777777" w:rsidR="00D179D6" w:rsidRPr="00462199" w:rsidRDefault="00D179D6" w:rsidP="005B3BB9">
      <w:pPr>
        <w:pStyle w:val="H4Ashurst"/>
      </w:pPr>
      <w:bookmarkStart w:id="5398" w:name="_Ref144114686"/>
      <w:r w:rsidRPr="00462199">
        <w:t>it has not been provided with sufficient Supporting Information to determine whether the CO</w:t>
      </w:r>
      <w:r w:rsidRPr="00462199">
        <w:rPr>
          <w:vertAlign w:val="subscript"/>
        </w:rPr>
        <w:t>2</w:t>
      </w:r>
      <w:r w:rsidRPr="00462199">
        <w:t xml:space="preserve"> T&amp;S Prolonged Unavailability Event is no longer continuing as at such date and, if so, such notice shall contain details of the additional Supporting Information which the LCHA Counterparty requires to make such a determination;</w:t>
      </w:r>
      <w:bookmarkEnd w:id="5398"/>
    </w:p>
    <w:p w14:paraId="691AB89E" w14:textId="54EDF6CC" w:rsidR="00D179D6" w:rsidRPr="00462199" w:rsidRDefault="00D179D6" w:rsidP="00202C21">
      <w:pPr>
        <w:pStyle w:val="H3Ashurst"/>
      </w:pPr>
      <w:bookmarkStart w:id="5399" w:name="_Ref144114687"/>
      <w:r w:rsidRPr="00462199">
        <w:t>if the CO</w:t>
      </w:r>
      <w:r w:rsidRPr="00462199">
        <w:rPr>
          <w:vertAlign w:val="subscript"/>
        </w:rPr>
        <w:t>2</w:t>
      </w:r>
      <w:r w:rsidRPr="00462199">
        <w:t xml:space="preserve"> T&amp;S Prolonged Unavailability Response Notice relates to </w:t>
      </w:r>
      <w:r w:rsidR="007248B2" w:rsidRPr="007248B2">
        <w:t>Condition</w:t>
      </w:r>
      <w:r w:rsidRPr="00462199">
        <w:t xml:space="preserve"> </w:t>
      </w:r>
      <w:r w:rsidRPr="00462199">
        <w:fldChar w:fldCharType="begin"/>
      </w:r>
      <w:r w:rsidRPr="00462199">
        <w:instrText xml:space="preserve">  REF _Ref144114673 \r \h \* MERGEFORMAT </w:instrText>
      </w:r>
      <w:r w:rsidRPr="00462199">
        <w:fldChar w:fldCharType="separate"/>
      </w:r>
      <w:del w:id="5400" w:author="Faqir, Sofia (Energy Security)" w:date="2023-11-12T19:47:00Z">
        <w:r w:rsidR="00E473FC" w:rsidRPr="00E473FC">
          <w:rPr>
            <w:color w:val="000000"/>
          </w:rPr>
          <w:delText>52.9(A)(ii)</w:delText>
        </w:r>
      </w:del>
      <w:r w:rsidRPr="00462199">
        <w:fldChar w:fldCharType="end"/>
      </w:r>
      <w:r w:rsidRPr="00462199">
        <w:t xml:space="preserve">, the LCHA Counterparty has received Supporting Information in accordance with </w:t>
      </w:r>
      <w:r w:rsidR="007248B2" w:rsidRPr="007248B2">
        <w:t>Condition</w:t>
      </w:r>
      <w:r w:rsidRPr="00462199">
        <w:t xml:space="preserve"> </w:t>
      </w:r>
      <w:r w:rsidRPr="00462199">
        <w:fldChar w:fldCharType="begin"/>
      </w:r>
      <w:r w:rsidRPr="00462199">
        <w:instrText xml:space="preserve">  REF _Ref144114707 \r \h \* MERGEFORMAT </w:instrText>
      </w:r>
      <w:r w:rsidRPr="00462199">
        <w:fldChar w:fldCharType="separate"/>
      </w:r>
      <w:del w:id="5401" w:author="Faqir, Sofia (Energy Security)" w:date="2023-11-12T19:47:00Z">
        <w:r w:rsidR="00E473FC" w:rsidRPr="00E473FC">
          <w:rPr>
            <w:color w:val="000000"/>
          </w:rPr>
          <w:delText>52.12(B)(iii)</w:delText>
        </w:r>
      </w:del>
      <w:r w:rsidRPr="00462199">
        <w:fldChar w:fldCharType="end"/>
      </w:r>
      <w:r w:rsidRPr="00462199">
        <w:t xml:space="preserve"> or the LCHA Counterparty has received a CO</w:t>
      </w:r>
      <w:r w:rsidRPr="00462199">
        <w:rPr>
          <w:vertAlign w:val="subscript"/>
        </w:rPr>
        <w:t>2</w:t>
      </w:r>
      <w:r w:rsidRPr="00462199">
        <w:t xml:space="preserve"> T&amp;S Prolonged Unavailability Further Response Notice in accordance with </w:t>
      </w:r>
      <w:r w:rsidR="007248B2" w:rsidRPr="007248B2">
        <w:t>Condition</w:t>
      </w:r>
      <w:r w:rsidRPr="00462199">
        <w:t xml:space="preserve"> </w:t>
      </w:r>
      <w:r w:rsidR="008D1189">
        <w:fldChar w:fldCharType="begin"/>
      </w:r>
      <w:r w:rsidR="008D1189">
        <w:instrText xml:space="preserve"> REF _Ref144114703 \w \h </w:instrText>
      </w:r>
      <w:r w:rsidR="008D1189">
        <w:fldChar w:fldCharType="separate"/>
      </w:r>
      <w:del w:id="5402" w:author="Faqir, Sofia (Energy Security)" w:date="2023-11-12T19:47:00Z">
        <w:r w:rsidR="00E473FC">
          <w:delText>52.12(B)(ii)(a)(bb)</w:delText>
        </w:r>
      </w:del>
      <w:r w:rsidR="008D1189">
        <w:fldChar w:fldCharType="end"/>
      </w:r>
      <w:r w:rsidRPr="00462199">
        <w:t>:</w:t>
      </w:r>
      <w:bookmarkEnd w:id="5399"/>
    </w:p>
    <w:p w14:paraId="41296DC6" w14:textId="77777777" w:rsidR="00D179D6" w:rsidRPr="00462199" w:rsidRDefault="00D179D6" w:rsidP="005B3BB9">
      <w:pPr>
        <w:pStyle w:val="H4Ashurst"/>
      </w:pPr>
      <w:bookmarkStart w:id="5403" w:name="_Ref144114688"/>
      <w:r w:rsidRPr="00462199">
        <w:t>the Producer has or has not delivered evidence, in form and content satisfactory to the LCHA Counterparty (acting reasonably), that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or</w:t>
      </w:r>
      <w:bookmarkEnd w:id="5403"/>
    </w:p>
    <w:p w14:paraId="6D651FBE" w14:textId="77777777" w:rsidR="00D179D6" w:rsidRPr="00462199" w:rsidRDefault="00D179D6" w:rsidP="005B3BB9">
      <w:pPr>
        <w:pStyle w:val="H4Ashurst"/>
      </w:pPr>
      <w:bookmarkStart w:id="5404" w:name="_Ref144114689"/>
      <w:r w:rsidRPr="00462199">
        <w:t>it has not been provided with sufficient Supporting Information to determine whether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and, if so, such notice shall contain details of the additional Supporting Information which the LCHA Counterparty requires to make such a determination; or</w:t>
      </w:r>
      <w:bookmarkEnd w:id="5404"/>
    </w:p>
    <w:p w14:paraId="5B7F9B8E" w14:textId="70DE70FC" w:rsidR="00D179D6" w:rsidRPr="00462199" w:rsidRDefault="00D179D6" w:rsidP="00202C21">
      <w:pPr>
        <w:pStyle w:val="H3Ashurst"/>
      </w:pPr>
      <w:bookmarkStart w:id="5405" w:name="_Ref144114690"/>
      <w:r w:rsidRPr="00462199">
        <w:t>if the CO</w:t>
      </w:r>
      <w:r w:rsidRPr="00462199">
        <w:rPr>
          <w:vertAlign w:val="subscript"/>
        </w:rPr>
        <w:t>2</w:t>
      </w:r>
      <w:r w:rsidRPr="00462199">
        <w:t xml:space="preserve"> T&amp;S Prolonged Unavailability Response Notice relates to </w:t>
      </w:r>
      <w:r w:rsidR="007248B2" w:rsidRPr="007248B2">
        <w:t>Condition</w:t>
      </w:r>
      <w:r w:rsidRPr="00462199">
        <w:t xml:space="preserve"> </w:t>
      </w:r>
      <w:r w:rsidRPr="00462199">
        <w:fldChar w:fldCharType="begin"/>
      </w:r>
      <w:r w:rsidRPr="00462199">
        <w:instrText xml:space="preserve">  REF _Ref144114675 \r \h \* MERGEFORMAT </w:instrText>
      </w:r>
      <w:r w:rsidRPr="00462199">
        <w:fldChar w:fldCharType="separate"/>
      </w:r>
      <w:del w:id="5406" w:author="Faqir, Sofia (Energy Security)" w:date="2023-11-12T19:47:00Z">
        <w:r w:rsidR="00E473FC" w:rsidRPr="00E473FC">
          <w:rPr>
            <w:color w:val="000000"/>
          </w:rPr>
          <w:delText>52.9(A)(iv)</w:delText>
        </w:r>
      </w:del>
      <w:r w:rsidRPr="00462199">
        <w:fldChar w:fldCharType="end"/>
      </w:r>
      <w:r w:rsidRPr="00462199">
        <w:t xml:space="preserve">, the LCHA Counterparty has received Supporting Information in accordance with </w:t>
      </w:r>
      <w:r w:rsidR="007248B2" w:rsidRPr="007248B2">
        <w:t>Condition</w:t>
      </w:r>
      <w:r w:rsidRPr="00462199">
        <w:t xml:space="preserve"> </w:t>
      </w:r>
      <w:r w:rsidRPr="00462199">
        <w:fldChar w:fldCharType="begin"/>
      </w:r>
      <w:r w:rsidRPr="00462199">
        <w:instrText xml:space="preserve">  REF _Ref144114711 \r \h \* MERGEFORMAT </w:instrText>
      </w:r>
      <w:r w:rsidRPr="00462199">
        <w:fldChar w:fldCharType="separate"/>
      </w:r>
      <w:del w:id="5407" w:author="Faqir, Sofia (Energy Security)" w:date="2023-11-12T19:47:00Z">
        <w:r w:rsidR="00E473FC" w:rsidRPr="00E473FC">
          <w:rPr>
            <w:color w:val="000000"/>
          </w:rPr>
          <w:delText>52.12(C)(iii)</w:delText>
        </w:r>
      </w:del>
      <w:r w:rsidRPr="00462199">
        <w:fldChar w:fldCharType="end"/>
      </w:r>
      <w:r w:rsidRPr="00462199">
        <w:t xml:space="preserve"> or the LCHA Counterparty has received a CO</w:t>
      </w:r>
      <w:r w:rsidRPr="00462199">
        <w:rPr>
          <w:vertAlign w:val="subscript"/>
        </w:rPr>
        <w:t>2</w:t>
      </w:r>
      <w:r w:rsidRPr="00462199">
        <w:t xml:space="preserve"> T&amp;S Prolonged Unavailability Further Response Notice in accordance with </w:t>
      </w:r>
      <w:r w:rsidR="007248B2" w:rsidRPr="007248B2">
        <w:t>Condition</w:t>
      </w:r>
      <w:r w:rsidRPr="00462199">
        <w:t xml:space="preserve"> </w:t>
      </w:r>
      <w:r w:rsidR="008D1189">
        <w:fldChar w:fldCharType="begin"/>
      </w:r>
      <w:r w:rsidR="008D1189">
        <w:instrText xml:space="preserve"> REF _Ref144114705 \w \h </w:instrText>
      </w:r>
      <w:r w:rsidR="008D1189">
        <w:fldChar w:fldCharType="separate"/>
      </w:r>
      <w:del w:id="5408" w:author="Faqir, Sofia (Energy Security)" w:date="2023-11-12T19:47:00Z">
        <w:r w:rsidR="00E473FC">
          <w:delText>52.12(B)(ii)(a)(dd)</w:delText>
        </w:r>
      </w:del>
      <w:r w:rsidR="008D1189">
        <w:fldChar w:fldCharType="end"/>
      </w:r>
      <w:r w:rsidRPr="00462199">
        <w:t>:</w:t>
      </w:r>
      <w:bookmarkEnd w:id="5405"/>
    </w:p>
    <w:p w14:paraId="497F8734" w14:textId="77777777" w:rsidR="00D179D6" w:rsidRPr="00462199" w:rsidRDefault="00D179D6" w:rsidP="005B3BB9">
      <w:pPr>
        <w:pStyle w:val="H4Ashurst"/>
      </w:pPr>
      <w:bookmarkStart w:id="5409" w:name="_Ref144114691"/>
      <w:r w:rsidRPr="00462199">
        <w:t>the Producer has or has not delivered evidence, in form and content satisfactory to the LCHA Counterparty (acting reasonably), that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 the Producer cannot provide a feasible Alternative CO</w:t>
      </w:r>
      <w:r w:rsidRPr="00462199">
        <w:rPr>
          <w:vertAlign w:val="subscript"/>
        </w:rPr>
        <w:t>2</w:t>
      </w:r>
      <w:r w:rsidRPr="00462199">
        <w:t xml:space="preserve"> T&amp;S Network Solution Plan due to a No Alternative CO</w:t>
      </w:r>
      <w:r w:rsidRPr="00462199">
        <w:rPr>
          <w:vertAlign w:val="subscript"/>
        </w:rPr>
        <w:t>2</w:t>
      </w:r>
      <w:r w:rsidRPr="00462199">
        <w:t xml:space="preserve"> T&amp;S Solution Reason; or</w:t>
      </w:r>
      <w:bookmarkEnd w:id="5409"/>
    </w:p>
    <w:p w14:paraId="3C72AFF4" w14:textId="77777777" w:rsidR="00D179D6" w:rsidRPr="00462199" w:rsidRDefault="00D179D6" w:rsidP="005B3BB9">
      <w:pPr>
        <w:pStyle w:val="H4Ashurst"/>
      </w:pPr>
      <w:bookmarkStart w:id="5410" w:name="_Ref144114692"/>
      <w:r w:rsidRPr="00462199">
        <w:t>it has not been provided with sufficient Supporting Information to determine whether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and/or the Producer cannot provide a feasible Alternative CO</w:t>
      </w:r>
      <w:r w:rsidRPr="00462199">
        <w:rPr>
          <w:vertAlign w:val="subscript"/>
        </w:rPr>
        <w:t>2</w:t>
      </w:r>
      <w:r w:rsidRPr="00462199">
        <w:t xml:space="preserve"> T&amp;S Network Solution Plan due to a No Alternative CO</w:t>
      </w:r>
      <w:r w:rsidRPr="00462199">
        <w:rPr>
          <w:vertAlign w:val="subscript"/>
        </w:rPr>
        <w:t>2</w:t>
      </w:r>
      <w:r w:rsidRPr="00462199">
        <w:t xml:space="preserve"> T&amp;S Solution Reason and, if so, such notice shall contain details of the additional Supporting Information which the LCHA Counterparty requires to make such a determination.</w:t>
      </w:r>
      <w:bookmarkEnd w:id="5410"/>
    </w:p>
    <w:p w14:paraId="16D50A38" w14:textId="77777777" w:rsidR="00D179D6" w:rsidRPr="00462199" w:rsidRDefault="00D179D6" w:rsidP="005B3BB9">
      <w:pPr>
        <w:pStyle w:val="H2Ashurst"/>
      </w:pPr>
      <w:bookmarkStart w:id="5411" w:name="_Ref144114693"/>
      <w:r w:rsidRPr="00462199">
        <w:lastRenderedPageBreak/>
        <w:t>If the LCHA Counterparty states in the CO</w:t>
      </w:r>
      <w:r w:rsidRPr="00462199">
        <w:rPr>
          <w:vertAlign w:val="subscript"/>
        </w:rPr>
        <w:t>2</w:t>
      </w:r>
      <w:r w:rsidRPr="00462199">
        <w:t xml:space="preserve"> T&amp;S Prolonged Unavailability Review Notice that:</w:t>
      </w:r>
      <w:bookmarkEnd w:id="5411"/>
    </w:p>
    <w:p w14:paraId="05F5D360" w14:textId="20A176D3" w:rsidR="00D179D6" w:rsidRPr="00462199" w:rsidRDefault="00D179D6" w:rsidP="00202C21">
      <w:pPr>
        <w:pStyle w:val="H3Ashurst"/>
      </w:pPr>
      <w:bookmarkStart w:id="5412" w:name="_Ref144114694"/>
      <w:r w:rsidRPr="00462199">
        <w:t>if the CO</w:t>
      </w:r>
      <w:r w:rsidRPr="00462199">
        <w:rPr>
          <w:vertAlign w:val="subscript"/>
        </w:rPr>
        <w:t>2</w:t>
      </w:r>
      <w:r w:rsidRPr="00462199">
        <w:t xml:space="preserve"> T&amp;S Prolonged Unavailability Response Notice relates to </w:t>
      </w:r>
      <w:r w:rsidR="007248B2" w:rsidRPr="007248B2">
        <w:t>Condition</w:t>
      </w:r>
      <w:r w:rsidRPr="00462199">
        <w:t xml:space="preserve"> </w:t>
      </w:r>
      <w:r w:rsidR="008D1189">
        <w:fldChar w:fldCharType="begin"/>
      </w:r>
      <w:r w:rsidR="008D1189">
        <w:instrText xml:space="preserve"> REF _Ref144114672 \w \h </w:instrText>
      </w:r>
      <w:r w:rsidR="008D1189">
        <w:fldChar w:fldCharType="separate"/>
      </w:r>
      <w:del w:id="5413" w:author="Faqir, Sofia (Energy Security)" w:date="2023-11-12T19:47:00Z">
        <w:r w:rsidR="00E473FC">
          <w:delText>52.9(A)(i)</w:delText>
        </w:r>
      </w:del>
      <w:r w:rsidR="008D1189">
        <w:fldChar w:fldCharType="end"/>
      </w:r>
      <w:r w:rsidRPr="00462199">
        <w:t>:</w:t>
      </w:r>
      <w:bookmarkEnd w:id="5412"/>
    </w:p>
    <w:p w14:paraId="42BAB2DC" w14:textId="77777777" w:rsidR="00D179D6" w:rsidRPr="00462199" w:rsidRDefault="00D179D6" w:rsidP="005B3BB9">
      <w:pPr>
        <w:pStyle w:val="H4Ashurst"/>
      </w:pPr>
      <w:bookmarkStart w:id="5414" w:name="_Ref144114695"/>
      <w:r w:rsidRPr="00462199">
        <w:t>the Producer has delivered satisfactory evidence that the CO</w:t>
      </w:r>
      <w:r w:rsidRPr="00462199">
        <w:rPr>
          <w:vertAlign w:val="subscript"/>
        </w:rPr>
        <w:t>2</w:t>
      </w:r>
      <w:r w:rsidRPr="00462199">
        <w:t xml:space="preserve"> T&amp;S Prolonged Unavailability Event is no longer continuing as at such date, then the CO</w:t>
      </w:r>
      <w:r w:rsidRPr="00462199">
        <w:rPr>
          <w:vertAlign w:val="subscript"/>
        </w:rPr>
        <w:t>2</w:t>
      </w:r>
      <w:r w:rsidRPr="00462199">
        <w:t xml:space="preserve"> T&amp;S Prolonged Unavailability Event will be deemed to have been remedied for the purposes of the LCHA;</w:t>
      </w:r>
      <w:bookmarkEnd w:id="5414"/>
    </w:p>
    <w:p w14:paraId="0F6C897A" w14:textId="77777777" w:rsidR="00D179D6" w:rsidRPr="00462199" w:rsidRDefault="00D179D6" w:rsidP="005B3BB9">
      <w:pPr>
        <w:pStyle w:val="H4Ashurst"/>
      </w:pPr>
      <w:bookmarkStart w:id="5415" w:name="_Ref144114696"/>
      <w:r w:rsidRPr="00462199">
        <w:t>the Producer has not delivered satisfactory evidence that the CO</w:t>
      </w:r>
      <w:r w:rsidRPr="00462199">
        <w:rPr>
          <w:vertAlign w:val="subscript"/>
        </w:rPr>
        <w:t>2</w:t>
      </w:r>
      <w:r w:rsidRPr="00462199">
        <w:t xml:space="preserve"> T&amp;S Prolonged Unavailability Event is no longer continuing as at such date, then the CO</w:t>
      </w:r>
      <w:r w:rsidRPr="00462199">
        <w:rPr>
          <w:vertAlign w:val="subscript"/>
        </w:rPr>
        <w:t>2</w:t>
      </w:r>
      <w:r w:rsidRPr="00462199">
        <w:t xml:space="preserve"> T&amp;S Prolonged Unavailability Event will be deemed to have not been remedied for the purposes of the LCHA; or</w:t>
      </w:r>
      <w:bookmarkEnd w:id="5415"/>
    </w:p>
    <w:p w14:paraId="51E2C1D8" w14:textId="6D58391E" w:rsidR="00D179D6" w:rsidRPr="00462199" w:rsidRDefault="00D179D6" w:rsidP="005B3BB9">
      <w:pPr>
        <w:pStyle w:val="H4Ashurst"/>
      </w:pPr>
      <w:bookmarkStart w:id="5416" w:name="_Ref144114697"/>
      <w:r w:rsidRPr="00462199">
        <w:t>the Producer has not provided sufficient Supporting Information to enable the LCHA Counterparty to determine whether the CO</w:t>
      </w:r>
      <w:r w:rsidRPr="00462199">
        <w:rPr>
          <w:vertAlign w:val="subscript"/>
        </w:rPr>
        <w:t>2</w:t>
      </w:r>
      <w:r w:rsidRPr="00462199">
        <w:t xml:space="preserve"> T&amp;S Prolonged Unavailability Event is no longer continuing as at the date of such notice, then the Producer shall provide such Supporting Information to the LCHA Counterparty within [twenty (20)] Business Days of the date of the CO</w:t>
      </w:r>
      <w:r w:rsidRPr="00462199">
        <w:rPr>
          <w:vertAlign w:val="subscript"/>
        </w:rPr>
        <w:t>2</w:t>
      </w:r>
      <w:r w:rsidRPr="00462199">
        <w:t xml:space="preserve"> T&amp;S Prolonged Unavailability Review Notice and </w:t>
      </w:r>
      <w:r w:rsidR="007248B2" w:rsidRPr="007248B2">
        <w:t>Condition</w:t>
      </w:r>
      <w:r w:rsidRPr="00462199">
        <w:t xml:space="preserve"> </w:t>
      </w:r>
      <w:r w:rsidR="008D1189">
        <w:fldChar w:fldCharType="begin"/>
      </w:r>
      <w:r w:rsidR="008D1189">
        <w:instrText xml:space="preserve"> REF _Ref144114683 \w \h </w:instrText>
      </w:r>
      <w:r w:rsidR="008D1189">
        <w:fldChar w:fldCharType="separate"/>
      </w:r>
      <w:del w:id="5417" w:author="Faqir, Sofia (Energy Security)" w:date="2023-11-12T19:47:00Z">
        <w:r w:rsidR="00E473FC">
          <w:delText>52.11</w:delText>
        </w:r>
      </w:del>
      <w:r w:rsidR="008D1189">
        <w:fldChar w:fldCharType="end"/>
      </w:r>
      <w:r w:rsidRPr="00462199">
        <w:t xml:space="preserve"> shall reapply;</w:t>
      </w:r>
      <w:bookmarkEnd w:id="5416"/>
    </w:p>
    <w:p w14:paraId="033361FA" w14:textId="6C942423" w:rsidR="00D179D6" w:rsidRPr="00462199" w:rsidRDefault="00D179D6" w:rsidP="00202C21">
      <w:pPr>
        <w:pStyle w:val="H3Ashurst"/>
      </w:pPr>
      <w:bookmarkStart w:id="5418" w:name="_Ref144114698"/>
      <w:r w:rsidRPr="00462199">
        <w:t>if the CO</w:t>
      </w:r>
      <w:r w:rsidRPr="00462199">
        <w:rPr>
          <w:vertAlign w:val="subscript"/>
        </w:rPr>
        <w:t>2</w:t>
      </w:r>
      <w:r w:rsidRPr="00462199">
        <w:t xml:space="preserve"> T&amp;S Prolonged Unavailability Response Notice relates to </w:t>
      </w:r>
      <w:r w:rsidR="007248B2" w:rsidRPr="007248B2">
        <w:t>Condition</w:t>
      </w:r>
      <w:r w:rsidRPr="00462199">
        <w:t xml:space="preserve"> </w:t>
      </w:r>
      <w:r w:rsidR="008D1189">
        <w:fldChar w:fldCharType="begin"/>
      </w:r>
      <w:r w:rsidR="008D1189">
        <w:instrText xml:space="preserve"> REF _Ref144114673 \w \h </w:instrText>
      </w:r>
      <w:r w:rsidR="008D1189">
        <w:fldChar w:fldCharType="separate"/>
      </w:r>
      <w:del w:id="5419" w:author="Faqir, Sofia (Energy Security)" w:date="2023-11-12T19:47:00Z">
        <w:r w:rsidR="00E473FC">
          <w:delText>52.9(A)(ii)</w:delText>
        </w:r>
      </w:del>
      <w:r w:rsidR="008D1189">
        <w:fldChar w:fldCharType="end"/>
      </w:r>
      <w:r w:rsidRPr="00462199">
        <w:t>:</w:t>
      </w:r>
      <w:bookmarkEnd w:id="5418"/>
    </w:p>
    <w:p w14:paraId="65425383" w14:textId="77777777" w:rsidR="00D179D6" w:rsidRPr="00462199" w:rsidRDefault="00D179D6" w:rsidP="005B3BB9">
      <w:pPr>
        <w:pStyle w:val="H4Ashurst"/>
      </w:pPr>
      <w:bookmarkStart w:id="5420" w:name="_Ref144114699"/>
      <w:r w:rsidRPr="00462199">
        <w:t>the Producer has delivered satisfactory evidence that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then the Producer shall notify the LCHA Counterparty in writing no later than [five (5)] Business Days following the date on which the CO</w:t>
      </w:r>
      <w:r w:rsidRPr="00462199">
        <w:rPr>
          <w:vertAlign w:val="subscript"/>
        </w:rPr>
        <w:t>2</w:t>
      </w:r>
      <w:r w:rsidRPr="00462199">
        <w:t xml:space="preserve"> T&amp;S Prolonged Unavailability Event has been remedied together with such Supporting Information, in form and content satisfactory to the LCHA Counterparty (acting reasonably), to evidence that the CO</w:t>
      </w:r>
      <w:r w:rsidRPr="00462199">
        <w:rPr>
          <w:vertAlign w:val="subscript"/>
        </w:rPr>
        <w:t>2</w:t>
      </w:r>
      <w:r w:rsidRPr="00462199">
        <w:t xml:space="preserve"> T&amp;S Prolonged Unavailability Event is no longer continuing as at such date;</w:t>
      </w:r>
      <w:bookmarkEnd w:id="5420"/>
    </w:p>
    <w:p w14:paraId="3C8AC26D" w14:textId="77777777" w:rsidR="00D179D6" w:rsidRPr="00462199" w:rsidRDefault="00D179D6" w:rsidP="005B3BB9">
      <w:pPr>
        <w:pStyle w:val="H4Ashurst"/>
      </w:pPr>
      <w:bookmarkStart w:id="5421" w:name="_Ref144114700"/>
      <w:r w:rsidRPr="00462199">
        <w:t>if the Producer has not delivered satisfactory evidence that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then, as soon as reasonably practicable but no later than the Alternative CO</w:t>
      </w:r>
      <w:r w:rsidRPr="00462199">
        <w:rPr>
          <w:vertAlign w:val="subscript"/>
        </w:rPr>
        <w:t>2</w:t>
      </w:r>
      <w:r w:rsidRPr="00462199">
        <w:t xml:space="preserve"> T&amp;S Network Solution Plan Deadline, the Producer shall give a further notice to the LCHA Counterparty (a </w:t>
      </w:r>
      <w:r w:rsidRPr="00462199">
        <w:rPr>
          <w:b/>
        </w:rPr>
        <w:t>"CO</w:t>
      </w:r>
      <w:r w:rsidRPr="00462199">
        <w:rPr>
          <w:b/>
          <w:vertAlign w:val="subscript"/>
        </w:rPr>
        <w:t>2</w:t>
      </w:r>
      <w:r w:rsidRPr="00462199">
        <w:rPr>
          <w:b/>
        </w:rPr>
        <w:t xml:space="preserve"> T&amp;S Prolonged Unavailability Further Response Notice"</w:t>
      </w:r>
      <w:r w:rsidRPr="00462199">
        <w:t>). A CO</w:t>
      </w:r>
      <w:r w:rsidRPr="00462199">
        <w:rPr>
          <w:vertAlign w:val="subscript"/>
        </w:rPr>
        <w:t>2</w:t>
      </w:r>
      <w:r w:rsidRPr="00462199">
        <w:t xml:space="preserve"> T&amp;S Prolonged Unavailability Further Response Notice shall:</w:t>
      </w:r>
      <w:bookmarkEnd w:id="5421"/>
    </w:p>
    <w:p w14:paraId="3251A76A" w14:textId="77777777" w:rsidR="00D179D6" w:rsidRPr="00462199" w:rsidRDefault="00D179D6" w:rsidP="00202C21">
      <w:pPr>
        <w:pStyle w:val="H5Ashurst"/>
      </w:pPr>
      <w:bookmarkStart w:id="5422" w:name="_Ref144114701"/>
      <w:r w:rsidRPr="00462199">
        <w:t>specify that:</w:t>
      </w:r>
      <w:bookmarkEnd w:id="5422"/>
    </w:p>
    <w:p w14:paraId="019062DB" w14:textId="0A3B56D1" w:rsidR="00D179D6" w:rsidRPr="00462199" w:rsidRDefault="00D179D6" w:rsidP="005B3BB9">
      <w:pPr>
        <w:pStyle w:val="H6Ashurst"/>
      </w:pPr>
      <w:bookmarkStart w:id="5423" w:name="_Ref144114702"/>
      <w:r w:rsidRPr="00462199">
        <w:t>the CO</w:t>
      </w:r>
      <w:r w:rsidRPr="00462199">
        <w:rPr>
          <w:vertAlign w:val="subscript"/>
        </w:rPr>
        <w:t>2</w:t>
      </w:r>
      <w:r w:rsidRPr="00462199">
        <w:t xml:space="preserve"> T&amp;S Prolonged Unavailability Event is no longer continuing as at the date of such notice, whereby such notice shall be accompanied by such Supporting Information as the Producer considers necessary to evidence the same, following which </w:t>
      </w:r>
      <w:r w:rsidR="007248B2" w:rsidRPr="007248B2">
        <w:t>Condition</w:t>
      </w:r>
      <w:r w:rsidRPr="00462199">
        <w:t xml:space="preserve"> </w:t>
      </w:r>
      <w:r w:rsidR="000E7B0A">
        <w:fldChar w:fldCharType="begin"/>
      </w:r>
      <w:r w:rsidR="000E7B0A">
        <w:instrText xml:space="preserve"> REF _Ref144114683 \w \h </w:instrText>
      </w:r>
      <w:r w:rsidR="000E7B0A">
        <w:fldChar w:fldCharType="separate"/>
      </w:r>
      <w:del w:id="5424" w:author="Faqir, Sofia (Energy Security)" w:date="2023-11-12T19:47:00Z">
        <w:r w:rsidR="00E473FC">
          <w:delText>52.11</w:delText>
        </w:r>
      </w:del>
      <w:r w:rsidR="000E7B0A">
        <w:fldChar w:fldCharType="end"/>
      </w:r>
      <w:r w:rsidRPr="00462199">
        <w:t xml:space="preserve"> shall reapply;</w:t>
      </w:r>
      <w:bookmarkEnd w:id="5423"/>
    </w:p>
    <w:p w14:paraId="1B2D1AC4" w14:textId="217E4C65" w:rsidR="00D179D6" w:rsidRPr="00462199" w:rsidRDefault="00D179D6" w:rsidP="005B3BB9">
      <w:pPr>
        <w:pStyle w:val="H6Ashurst"/>
      </w:pPr>
      <w:bookmarkStart w:id="5425" w:name="_Ref144114703"/>
      <w:r w:rsidRPr="00462199">
        <w:t>the Producer considers that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whereby such notice shall be accompanied by such Supporting Information as the Producer considers necessary to evidence the same, following which </w:t>
      </w:r>
      <w:r w:rsidR="007248B2" w:rsidRPr="007248B2">
        <w:t>Condition</w:t>
      </w:r>
      <w:r w:rsidRPr="00462199">
        <w:t xml:space="preserve"> </w:t>
      </w:r>
      <w:r w:rsidR="000E7B0A">
        <w:fldChar w:fldCharType="begin"/>
      </w:r>
      <w:r w:rsidR="000E7B0A">
        <w:instrText xml:space="preserve"> REF _Ref144114683 \w \h </w:instrText>
      </w:r>
      <w:r w:rsidR="000E7B0A">
        <w:fldChar w:fldCharType="separate"/>
      </w:r>
      <w:del w:id="5426" w:author="Faqir, Sofia (Energy Security)" w:date="2023-11-12T19:47:00Z">
        <w:r w:rsidR="00E473FC">
          <w:delText>52.11</w:delText>
        </w:r>
      </w:del>
      <w:r w:rsidR="000E7B0A">
        <w:fldChar w:fldCharType="end"/>
      </w:r>
      <w:r w:rsidRPr="00462199">
        <w:t xml:space="preserve"> shall reapply;</w:t>
      </w:r>
      <w:bookmarkEnd w:id="5425"/>
    </w:p>
    <w:p w14:paraId="2C689551" w14:textId="05458893" w:rsidR="00D179D6" w:rsidRPr="00462199" w:rsidRDefault="00D179D6" w:rsidP="005B3BB9">
      <w:pPr>
        <w:pStyle w:val="H6Ashurst"/>
      </w:pPr>
      <w:bookmarkStart w:id="5427" w:name="_Ref144114704"/>
      <w:r w:rsidRPr="00462199">
        <w:lastRenderedPageBreak/>
        <w:t>the Producer intends to implement an Alternative CO</w:t>
      </w:r>
      <w:r w:rsidRPr="00462199">
        <w:rPr>
          <w:vertAlign w:val="subscript"/>
        </w:rPr>
        <w:t>2</w:t>
      </w:r>
      <w:r w:rsidRPr="00462199">
        <w:t xml:space="preserve"> T&amp;S Network Solution Plan, whereby such notice shall be accompanied by a draft Alternative CO</w:t>
      </w:r>
      <w:r w:rsidRPr="00462199">
        <w:rPr>
          <w:vertAlign w:val="subscript"/>
        </w:rPr>
        <w:t>2</w:t>
      </w:r>
      <w:r w:rsidRPr="00462199">
        <w:t xml:space="preserve"> T&amp;S Network Solution Plan (with Supporting Information), following which </w:t>
      </w:r>
      <w:r w:rsidR="007248B2" w:rsidRPr="007248B2">
        <w:t>Condition</w:t>
      </w:r>
      <w:r w:rsidRPr="00462199">
        <w:t xml:space="preserve"> </w:t>
      </w:r>
      <w:r w:rsidR="000E7B0A">
        <w:fldChar w:fldCharType="begin"/>
      </w:r>
      <w:r w:rsidR="000E7B0A">
        <w:instrText xml:space="preserve"> REF _Ref144114712 \w \h </w:instrText>
      </w:r>
      <w:r w:rsidR="000E7B0A">
        <w:fldChar w:fldCharType="separate"/>
      </w:r>
      <w:del w:id="5428" w:author="Faqir, Sofia (Energy Security)" w:date="2023-11-12T19:47:00Z">
        <w:r w:rsidR="00E473FC">
          <w:delText>52.13</w:delText>
        </w:r>
      </w:del>
      <w:r w:rsidR="000E7B0A">
        <w:fldChar w:fldCharType="end"/>
      </w:r>
      <w:r w:rsidRPr="00462199">
        <w:t xml:space="preserve"> shall apply; or</w:t>
      </w:r>
      <w:bookmarkEnd w:id="5427"/>
    </w:p>
    <w:p w14:paraId="433507AD" w14:textId="579526A0" w:rsidR="00D179D6" w:rsidRPr="00462199" w:rsidRDefault="00D179D6" w:rsidP="005B3BB9">
      <w:pPr>
        <w:pStyle w:val="H6Ashurst"/>
      </w:pPr>
      <w:bookmarkStart w:id="5429" w:name="_Ref144114705"/>
      <w:r w:rsidRPr="00462199">
        <w:t>the Producer considers that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 the Producer cannot provide a feasible Alternative CO</w:t>
      </w:r>
      <w:r w:rsidRPr="00462199">
        <w:rPr>
          <w:vertAlign w:val="subscript"/>
        </w:rPr>
        <w:t>2</w:t>
      </w:r>
      <w:r w:rsidRPr="00462199">
        <w:t xml:space="preserve"> T&amp;S Network Solution Plan due to one (1) or more of the No Alternative CO</w:t>
      </w:r>
      <w:r w:rsidRPr="00462199">
        <w:rPr>
          <w:vertAlign w:val="subscript"/>
        </w:rPr>
        <w:t>2</w:t>
      </w:r>
      <w:r w:rsidRPr="00462199">
        <w:t xml:space="preserve"> T&amp;S Solution Reasons, whereby such notice shall be accompanied by such Supporting Information as the Producer considers necessary to evidence the same, following which </w:t>
      </w:r>
      <w:r w:rsidR="007248B2" w:rsidRPr="007248B2">
        <w:t>Condition</w:t>
      </w:r>
      <w:r w:rsidRPr="00462199">
        <w:t xml:space="preserve"> </w:t>
      </w:r>
      <w:r w:rsidR="000E7B0A">
        <w:fldChar w:fldCharType="begin"/>
      </w:r>
      <w:r w:rsidR="000E7B0A">
        <w:instrText xml:space="preserve"> REF _Ref144114683 \w \h </w:instrText>
      </w:r>
      <w:r w:rsidR="000E7B0A">
        <w:fldChar w:fldCharType="separate"/>
      </w:r>
      <w:del w:id="5430" w:author="Faqir, Sofia (Energy Security)" w:date="2023-11-12T19:47:00Z">
        <w:r w:rsidR="00E473FC">
          <w:delText>52.11</w:delText>
        </w:r>
      </w:del>
      <w:r w:rsidR="000E7B0A">
        <w:fldChar w:fldCharType="end"/>
      </w:r>
      <w:r w:rsidRPr="00462199">
        <w:t xml:space="preserve"> shall reapply; and</w:t>
      </w:r>
      <w:bookmarkEnd w:id="5429"/>
    </w:p>
    <w:p w14:paraId="64743F5D" w14:textId="0FF79CF2" w:rsidR="00D179D6" w:rsidRPr="00462199" w:rsidRDefault="00D179D6" w:rsidP="00202C21">
      <w:pPr>
        <w:pStyle w:val="H5Ashurst"/>
      </w:pPr>
      <w:bookmarkStart w:id="5431" w:name="_Ref144114706"/>
      <w:r w:rsidRPr="00462199">
        <w:t xml:space="preserve">include Supporting Information evidencing, in reasonable detail, the steps that the Producer has taken and/or proposes to take to comply with </w:t>
      </w:r>
      <w:r w:rsidR="007248B2" w:rsidRPr="007248B2">
        <w:t>Condition</w:t>
      </w:r>
      <w:r w:rsidRPr="00462199">
        <w:t xml:space="preserve"> </w:t>
      </w:r>
      <w:r w:rsidR="000E7B0A">
        <w:fldChar w:fldCharType="begin"/>
      </w:r>
      <w:r w:rsidR="000E7B0A">
        <w:instrText xml:space="preserve"> REF _Ref144115030 \w \h </w:instrText>
      </w:r>
      <w:r w:rsidR="000E7B0A">
        <w:fldChar w:fldCharType="separate"/>
      </w:r>
      <w:del w:id="5432" w:author="Faqir, Sofia (Energy Security)" w:date="2023-11-12T19:47:00Z">
        <w:r w:rsidR="00E473FC">
          <w:delText>65.3</w:delText>
        </w:r>
      </w:del>
      <w:r w:rsidR="000E7B0A">
        <w:fldChar w:fldCharType="end"/>
      </w:r>
      <w:r w:rsidRPr="00462199">
        <w:t xml:space="preserve"> (</w:t>
      </w:r>
      <w:r w:rsidRPr="00462199">
        <w:rPr>
          <w:i/>
        </w:rPr>
        <w:t>Mitigation</w:t>
      </w:r>
      <w:r w:rsidRPr="00462199">
        <w:t>) and the Reasonable and Prudent Standard; or</w:t>
      </w:r>
      <w:bookmarkEnd w:id="5431"/>
    </w:p>
    <w:p w14:paraId="5AAFCE44" w14:textId="294CBB12" w:rsidR="00D179D6" w:rsidRPr="00462199" w:rsidRDefault="00D179D6" w:rsidP="005B3BB9">
      <w:pPr>
        <w:pStyle w:val="H4Ashurst"/>
      </w:pPr>
      <w:bookmarkStart w:id="5433" w:name="_Ref144114707"/>
      <w:r w:rsidRPr="00462199">
        <w:t>if the Producer has not provided sufficient Supporting Information to enable the LCHA Counterparty to determine whether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then the Producer shall provide such Supporting Information to the LCHA Counterparty within [twenty (20)] Business Days of the date of the CO</w:t>
      </w:r>
      <w:r w:rsidRPr="00462199">
        <w:rPr>
          <w:vertAlign w:val="subscript"/>
        </w:rPr>
        <w:t>2</w:t>
      </w:r>
      <w:r w:rsidRPr="00462199">
        <w:t xml:space="preserve"> T&amp;S Prolonged Unavailability Review Notice and </w:t>
      </w:r>
      <w:r w:rsidR="007248B2" w:rsidRPr="007248B2">
        <w:t>Condition</w:t>
      </w:r>
      <w:r w:rsidRPr="00462199">
        <w:t xml:space="preserve"> </w:t>
      </w:r>
      <w:r w:rsidR="000E7B0A">
        <w:fldChar w:fldCharType="begin"/>
      </w:r>
      <w:r w:rsidR="000E7B0A">
        <w:instrText xml:space="preserve"> REF _Ref144114683 \w \h </w:instrText>
      </w:r>
      <w:r w:rsidR="000E7B0A">
        <w:fldChar w:fldCharType="separate"/>
      </w:r>
      <w:del w:id="5434" w:author="Faqir, Sofia (Energy Security)" w:date="2023-11-12T19:47:00Z">
        <w:r w:rsidR="00E473FC">
          <w:delText>52.11</w:delText>
        </w:r>
      </w:del>
      <w:r w:rsidR="000E7B0A">
        <w:fldChar w:fldCharType="end"/>
      </w:r>
      <w:r w:rsidRPr="00462199">
        <w:t xml:space="preserve"> shall reapply;</w:t>
      </w:r>
      <w:bookmarkEnd w:id="5433"/>
    </w:p>
    <w:p w14:paraId="2588EDBB" w14:textId="7FB15C21" w:rsidR="00D179D6" w:rsidRPr="00462199" w:rsidRDefault="00D179D6" w:rsidP="00202C21">
      <w:pPr>
        <w:pStyle w:val="H3Ashurst"/>
      </w:pPr>
      <w:bookmarkStart w:id="5435" w:name="_Ref144114708"/>
      <w:r w:rsidRPr="00462199">
        <w:t>if the CO</w:t>
      </w:r>
      <w:r w:rsidRPr="00462199">
        <w:rPr>
          <w:vertAlign w:val="subscript"/>
        </w:rPr>
        <w:t>2</w:t>
      </w:r>
      <w:r w:rsidRPr="00462199">
        <w:t xml:space="preserve"> T&amp;S Prolonged Unavailability Response Notice relates to </w:t>
      </w:r>
      <w:r w:rsidR="007248B2" w:rsidRPr="007248B2">
        <w:t>Condition</w:t>
      </w:r>
      <w:r w:rsidRPr="00462199">
        <w:t xml:space="preserve"> </w:t>
      </w:r>
      <w:r w:rsidR="000E7B0A">
        <w:fldChar w:fldCharType="begin"/>
      </w:r>
      <w:r w:rsidR="000E7B0A">
        <w:instrText xml:space="preserve"> REF _Ref144114675 \w \h </w:instrText>
      </w:r>
      <w:r w:rsidR="000E7B0A">
        <w:fldChar w:fldCharType="separate"/>
      </w:r>
      <w:del w:id="5436" w:author="Faqir, Sofia (Energy Security)" w:date="2023-11-12T19:47:00Z">
        <w:r w:rsidR="00E473FC">
          <w:delText>52.9(A)(iv)</w:delText>
        </w:r>
      </w:del>
      <w:r w:rsidR="000E7B0A">
        <w:fldChar w:fldCharType="end"/>
      </w:r>
      <w:r w:rsidRPr="00462199">
        <w:t>:</w:t>
      </w:r>
      <w:bookmarkEnd w:id="5435"/>
    </w:p>
    <w:p w14:paraId="1114EF69" w14:textId="52285FD7" w:rsidR="00D179D6" w:rsidRPr="00462199" w:rsidRDefault="00D179D6" w:rsidP="005B3BB9">
      <w:pPr>
        <w:pStyle w:val="H4Ashurst"/>
      </w:pPr>
      <w:bookmarkStart w:id="5437" w:name="_Ref144114709"/>
      <w:r w:rsidRPr="00462199">
        <w:t>the Producer has delivered satisfactory evidence that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 the Producer cannot provide a feasible Alternative CO</w:t>
      </w:r>
      <w:r w:rsidRPr="00462199">
        <w:rPr>
          <w:vertAlign w:val="subscript"/>
        </w:rPr>
        <w:t>2</w:t>
      </w:r>
      <w:r w:rsidRPr="00462199">
        <w:t xml:space="preserve"> T&amp;S Network Solution Plan due to a No Alternative CO</w:t>
      </w:r>
      <w:r w:rsidRPr="00462199">
        <w:rPr>
          <w:vertAlign w:val="subscript"/>
        </w:rPr>
        <w:t>2</w:t>
      </w:r>
      <w:r w:rsidRPr="00462199">
        <w:t xml:space="preserve"> T&amp;S Solution Reason, then the LCHA Counterparty shall have the right, but not the obligation, to terminate the LCHA pursuant to </w:t>
      </w:r>
      <w:r w:rsidR="007248B2" w:rsidRPr="007248B2">
        <w:t>Condition</w:t>
      </w:r>
      <w:r w:rsidRPr="00462199">
        <w:t xml:space="preserve"> </w:t>
      </w:r>
      <w:r w:rsidR="000E7B0A">
        <w:fldChar w:fldCharType="begin"/>
      </w:r>
      <w:r w:rsidR="000E7B0A">
        <w:instrText xml:space="preserve"> REF _Ref144114750 \w \h </w:instrText>
      </w:r>
      <w:r w:rsidR="000E7B0A">
        <w:fldChar w:fldCharType="separate"/>
      </w:r>
      <w:del w:id="5438" w:author="Faqir, Sofia (Energy Security)" w:date="2023-11-12T19:47:00Z">
        <w:r w:rsidR="00E473FC">
          <w:delText>52.22(B)</w:delText>
        </w:r>
      </w:del>
      <w:r w:rsidR="000E7B0A">
        <w:fldChar w:fldCharType="end"/>
      </w:r>
      <w:r w:rsidRPr="00462199">
        <w:t>;</w:t>
      </w:r>
      <w:bookmarkEnd w:id="5437"/>
    </w:p>
    <w:p w14:paraId="6B3145C4" w14:textId="77777777" w:rsidR="00D179D6" w:rsidRPr="00462199" w:rsidRDefault="00D179D6" w:rsidP="005B3BB9">
      <w:pPr>
        <w:pStyle w:val="H4Ashurst"/>
      </w:pPr>
      <w:bookmarkStart w:id="5439" w:name="_Ref144114710"/>
      <w:r w:rsidRPr="00462199">
        <w:t>the Producer has not delivered satisfactory evidence that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 the Producer cannot provide a feasible Alternative CO</w:t>
      </w:r>
      <w:r w:rsidRPr="00462199">
        <w:rPr>
          <w:vertAlign w:val="subscript"/>
        </w:rPr>
        <w:t>2</w:t>
      </w:r>
      <w:r w:rsidRPr="00462199">
        <w:t xml:space="preserve"> T&amp;S Network Solution Plan due to a No Alternative CO</w:t>
      </w:r>
      <w:r w:rsidRPr="00462199">
        <w:rPr>
          <w:vertAlign w:val="subscript"/>
        </w:rPr>
        <w:t>2</w:t>
      </w:r>
      <w:r w:rsidRPr="00462199">
        <w:t xml:space="preserve"> T&amp;S Solution Reason, then the CO</w:t>
      </w:r>
      <w:r w:rsidRPr="00462199">
        <w:rPr>
          <w:vertAlign w:val="subscript"/>
        </w:rPr>
        <w:t>2</w:t>
      </w:r>
      <w:r w:rsidRPr="00462199">
        <w:t xml:space="preserve"> T&amp;S Prolonged Unavailability Event will be deemed to have not been remedied for the purposes of the LCHA; or</w:t>
      </w:r>
      <w:bookmarkEnd w:id="5439"/>
    </w:p>
    <w:p w14:paraId="5C4E5A00" w14:textId="71F18CB3" w:rsidR="00D179D6" w:rsidRPr="00462199" w:rsidRDefault="00D179D6" w:rsidP="005B3BB9">
      <w:pPr>
        <w:pStyle w:val="H4Ashurst"/>
      </w:pPr>
      <w:bookmarkStart w:id="5440" w:name="_Ref144114711"/>
      <w:r w:rsidRPr="00462199">
        <w:t>the Producer has not provided sufficient Supporting Information to enable the LCHA Counterparty to determine whether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and/or the Producer cannot provide a feasible Alternative CO</w:t>
      </w:r>
      <w:r w:rsidRPr="00462199">
        <w:rPr>
          <w:vertAlign w:val="subscript"/>
        </w:rPr>
        <w:t>2</w:t>
      </w:r>
      <w:r w:rsidRPr="00462199">
        <w:t xml:space="preserve"> T&amp;S Network Solution Plan due to a No Alternative CO</w:t>
      </w:r>
      <w:r w:rsidRPr="00462199">
        <w:rPr>
          <w:vertAlign w:val="subscript"/>
        </w:rPr>
        <w:t>2</w:t>
      </w:r>
      <w:r w:rsidRPr="00462199">
        <w:t xml:space="preserve"> T&amp;S Solution Reason, then the Producer shall provide such Supporting Information to the LCHA Counterparty within [twenty (20)] Business Days of the date of the CO</w:t>
      </w:r>
      <w:r w:rsidRPr="00462199">
        <w:rPr>
          <w:vertAlign w:val="subscript"/>
        </w:rPr>
        <w:t>2</w:t>
      </w:r>
      <w:r w:rsidRPr="00462199">
        <w:t xml:space="preserve"> T&amp;S Prolonged Unavailability Review Notice and </w:t>
      </w:r>
      <w:r w:rsidR="007248B2" w:rsidRPr="007248B2">
        <w:t>Condition</w:t>
      </w:r>
      <w:r w:rsidRPr="00462199">
        <w:t xml:space="preserve"> </w:t>
      </w:r>
      <w:r w:rsidR="000E7B0A">
        <w:fldChar w:fldCharType="begin"/>
      </w:r>
      <w:r w:rsidR="000E7B0A">
        <w:instrText xml:space="preserve"> REF _Ref144114683 \w \h </w:instrText>
      </w:r>
      <w:r w:rsidR="000E7B0A">
        <w:fldChar w:fldCharType="separate"/>
      </w:r>
      <w:del w:id="5441" w:author="Faqir, Sofia (Energy Security)" w:date="2023-11-12T19:47:00Z">
        <w:r w:rsidR="00E473FC">
          <w:delText>52.11</w:delText>
        </w:r>
      </w:del>
      <w:r w:rsidR="000E7B0A">
        <w:fldChar w:fldCharType="end"/>
      </w:r>
      <w:r w:rsidRPr="00462199">
        <w:t xml:space="preserve"> shall reapply.</w:t>
      </w:r>
      <w:bookmarkEnd w:id="5440"/>
    </w:p>
    <w:p w14:paraId="44DF9E1F" w14:textId="5AAFA7CF" w:rsidR="00D179D6" w:rsidRPr="00462199" w:rsidRDefault="00D179D6" w:rsidP="005B3BB9">
      <w:pPr>
        <w:pStyle w:val="H2Ashurst"/>
      </w:pPr>
      <w:bookmarkStart w:id="5442" w:name="_Ref144114712"/>
      <w:r w:rsidRPr="00462199">
        <w:t xml:space="preserve">If this </w:t>
      </w:r>
      <w:r w:rsidR="007248B2" w:rsidRPr="007248B2">
        <w:t>Condition</w:t>
      </w:r>
      <w:r w:rsidRPr="00462199">
        <w:t xml:space="preserve"> </w:t>
      </w:r>
      <w:r w:rsidR="000E7B0A">
        <w:fldChar w:fldCharType="begin"/>
      </w:r>
      <w:r w:rsidR="000E7B0A">
        <w:instrText xml:space="preserve"> REF _Ref144114712 \w \h </w:instrText>
      </w:r>
      <w:r w:rsidR="000E7B0A">
        <w:fldChar w:fldCharType="separate"/>
      </w:r>
      <w:del w:id="5443" w:author="Faqir, Sofia (Energy Security)" w:date="2023-11-12T19:47:00Z">
        <w:r w:rsidR="00E473FC">
          <w:delText>52.13</w:delText>
        </w:r>
      </w:del>
      <w:r w:rsidR="000E7B0A">
        <w:fldChar w:fldCharType="end"/>
      </w:r>
      <w:r w:rsidRPr="00462199">
        <w:t xml:space="preserve"> applies:</w:t>
      </w:r>
      <w:bookmarkEnd w:id="5442"/>
    </w:p>
    <w:p w14:paraId="51C1E939" w14:textId="77777777" w:rsidR="00D179D6" w:rsidRPr="00462199" w:rsidRDefault="00D179D6" w:rsidP="00202C21">
      <w:pPr>
        <w:pStyle w:val="H3Ashurst"/>
      </w:pPr>
      <w:bookmarkStart w:id="5444" w:name="_Ref144114713"/>
      <w:r w:rsidRPr="00462199">
        <w:lastRenderedPageBreak/>
        <w:t>the Producer shall prepare and submit to the LCHA Counterparty for the LCHA Counterparty's approval a draft Alternative CO</w:t>
      </w:r>
      <w:r w:rsidRPr="00462199">
        <w:rPr>
          <w:vertAlign w:val="subscript"/>
        </w:rPr>
        <w:t>2</w:t>
      </w:r>
      <w:r w:rsidRPr="00462199">
        <w:t xml:space="preserve"> T&amp;S Network Solution Plan (with Supporting Information) no later than the Alternative CO</w:t>
      </w:r>
      <w:r w:rsidRPr="00462199">
        <w:rPr>
          <w:vertAlign w:val="subscript"/>
        </w:rPr>
        <w:t>2</w:t>
      </w:r>
      <w:r w:rsidRPr="00462199">
        <w:t xml:space="preserve"> T&amp;S Network Solution Plan Deadline;</w:t>
      </w:r>
      <w:bookmarkEnd w:id="5444"/>
    </w:p>
    <w:p w14:paraId="171D0102" w14:textId="6C4182C2" w:rsidR="00D179D6" w:rsidRPr="00462199" w:rsidRDefault="00D179D6" w:rsidP="00202C21">
      <w:pPr>
        <w:pStyle w:val="H3Ashurst"/>
      </w:pPr>
      <w:bookmarkStart w:id="5445" w:name="_Ref144114714"/>
      <w:r w:rsidRPr="00462199">
        <w:t xml:space="preserve">without prejudice to </w:t>
      </w:r>
      <w:r w:rsidR="007248B2" w:rsidRPr="007248B2">
        <w:t>Condition</w:t>
      </w:r>
      <w:r w:rsidR="00EF71CE">
        <w:t xml:space="preserve"> </w:t>
      </w:r>
      <w:r w:rsidR="00EF71CE">
        <w:fldChar w:fldCharType="begin"/>
      </w:r>
      <w:r w:rsidR="00EF71CE">
        <w:instrText xml:space="preserve"> REF _Ref144114715 \w \h </w:instrText>
      </w:r>
      <w:r w:rsidR="00EF71CE">
        <w:fldChar w:fldCharType="separate"/>
      </w:r>
      <w:del w:id="5446" w:author="Faqir, Sofia (Energy Security)" w:date="2023-11-12T19:47:00Z">
        <w:r w:rsidR="00E473FC">
          <w:delText>52.13(C)</w:delText>
        </w:r>
      </w:del>
      <w:r w:rsidR="00EF71CE">
        <w:fldChar w:fldCharType="end"/>
      </w:r>
      <w:r w:rsidRPr="00462199">
        <w:t>, as soon as reasonably practicable after receipt of the draft Alternative CO</w:t>
      </w:r>
      <w:r w:rsidRPr="00462199">
        <w:rPr>
          <w:vertAlign w:val="subscript"/>
        </w:rPr>
        <w:t>2</w:t>
      </w:r>
      <w:r w:rsidRPr="00462199">
        <w:t xml:space="preserve"> T&amp;S Network Solution Plan (and Supporting Information) in accordance with </w:t>
      </w:r>
      <w:r w:rsidR="007248B2" w:rsidRPr="007248B2">
        <w:t>Condition</w:t>
      </w:r>
      <w:r w:rsidR="00EF71CE">
        <w:t xml:space="preserve"> </w:t>
      </w:r>
      <w:r w:rsidR="00EF71CE">
        <w:fldChar w:fldCharType="begin"/>
      </w:r>
      <w:r w:rsidR="00EF71CE">
        <w:instrText xml:space="preserve"> REF _Ref144114713 \w \h </w:instrText>
      </w:r>
      <w:r w:rsidR="00EF71CE">
        <w:fldChar w:fldCharType="separate"/>
      </w:r>
      <w:del w:id="5447" w:author="Faqir, Sofia (Energy Security)" w:date="2023-11-12T19:47:00Z">
        <w:r w:rsidR="00E473FC">
          <w:delText>52.13(A)</w:delText>
        </w:r>
      </w:del>
      <w:r w:rsidR="00EF71CE">
        <w:fldChar w:fldCharType="end"/>
      </w:r>
      <w:r w:rsidRPr="00462199">
        <w:t xml:space="preserve"> or the relevant additional Supporting Information in accordance with </w:t>
      </w:r>
      <w:r w:rsidRPr="00462199">
        <w:fldChar w:fldCharType="begin"/>
      </w:r>
      <w:r w:rsidRPr="00462199">
        <w:instrText xml:space="preserve">  REF _Ref144114722 \r \h \* MERGEFORMAT </w:instrText>
      </w:r>
      <w:r w:rsidRPr="00462199">
        <w:fldChar w:fldCharType="separate"/>
      </w:r>
      <w:del w:id="5448" w:author="Faqir, Sofia (Energy Security)" w:date="2023-11-12T19:47:00Z">
        <w:r w:rsidR="00E473FC" w:rsidRPr="00E473FC">
          <w:rPr>
            <w:color w:val="000000"/>
          </w:rPr>
          <w:delText>52.14(A)(i)</w:delText>
        </w:r>
      </w:del>
      <w:r w:rsidRPr="00462199">
        <w:fldChar w:fldCharType="end"/>
      </w:r>
      <w:r w:rsidRPr="00462199">
        <w:t xml:space="preserve"> or an amended draft Alternative CO</w:t>
      </w:r>
      <w:r w:rsidRPr="00462199">
        <w:rPr>
          <w:vertAlign w:val="subscript"/>
        </w:rPr>
        <w:t>2</w:t>
      </w:r>
      <w:r w:rsidRPr="00462199">
        <w:t xml:space="preserve"> T&amp;S Network Solution Plan in accordance with </w:t>
      </w:r>
      <w:r w:rsidR="007248B2" w:rsidRPr="007248B2">
        <w:t>Condition</w:t>
      </w:r>
      <w:r w:rsidRPr="00462199">
        <w:t xml:space="preserve">s </w:t>
      </w:r>
      <w:r w:rsidRPr="00462199">
        <w:fldChar w:fldCharType="begin"/>
      </w:r>
      <w:r w:rsidRPr="00462199">
        <w:instrText xml:space="preserve">  REF _Ref144114723 \r \h \* MERGEFORMAT </w:instrText>
      </w:r>
      <w:r w:rsidRPr="00462199">
        <w:fldChar w:fldCharType="separate"/>
      </w:r>
      <w:del w:id="5449" w:author="Faqir, Sofia (Energy Security)" w:date="2023-11-12T19:47:00Z">
        <w:r w:rsidR="00E473FC" w:rsidRPr="00E473FC">
          <w:rPr>
            <w:color w:val="000000"/>
          </w:rPr>
          <w:delText>52.14(A)(ii)</w:delText>
        </w:r>
      </w:del>
      <w:r w:rsidRPr="00462199">
        <w:fldChar w:fldCharType="end"/>
      </w:r>
      <w:r w:rsidRPr="00462199">
        <w:t xml:space="preserve"> or </w:t>
      </w:r>
      <w:r w:rsidRPr="00462199">
        <w:fldChar w:fldCharType="begin"/>
      </w:r>
      <w:r w:rsidRPr="00462199">
        <w:instrText xml:space="preserve">  REF _Ref144114724 \r \h \* MERGEFORMAT </w:instrText>
      </w:r>
      <w:r w:rsidRPr="00462199">
        <w:fldChar w:fldCharType="separate"/>
      </w:r>
      <w:del w:id="5450" w:author="Faqir, Sofia (Energy Security)" w:date="2023-11-12T19:47:00Z">
        <w:r w:rsidR="00E473FC" w:rsidRPr="00E473FC">
          <w:rPr>
            <w:color w:val="000000"/>
          </w:rPr>
          <w:delText>52.14(B)</w:delText>
        </w:r>
      </w:del>
      <w:r w:rsidRPr="00462199">
        <w:fldChar w:fldCharType="end"/>
      </w:r>
      <w:r w:rsidRPr="00462199">
        <w:t>, the Parties shall consult with each other in good faith to attempt to agree the relevant draft Alternative CO</w:t>
      </w:r>
      <w:r w:rsidRPr="00462199">
        <w:rPr>
          <w:vertAlign w:val="subscript"/>
        </w:rPr>
        <w:t>2</w:t>
      </w:r>
      <w:r w:rsidRPr="00462199">
        <w:t xml:space="preserve"> T&amp;S Network Solution Plan and any consequential amendments that would be required to this LCHA in order to: (i) implement such draft Alternative CO</w:t>
      </w:r>
      <w:r w:rsidRPr="00462199">
        <w:rPr>
          <w:vertAlign w:val="subscript"/>
        </w:rPr>
        <w:t>2</w:t>
      </w:r>
      <w:r w:rsidRPr="00462199">
        <w:t xml:space="preserve"> T&amp;S Network Solution Plan; and (ii) achieve (in so far as possible) the same overall balance of benefits, liabilities, risks and rewards between the Parties that existed at the Agreement Date; and</w:t>
      </w:r>
      <w:bookmarkEnd w:id="5445"/>
    </w:p>
    <w:p w14:paraId="4EBC6046" w14:textId="35678638" w:rsidR="00D179D6" w:rsidRPr="00462199" w:rsidRDefault="00D179D6" w:rsidP="00202C21">
      <w:pPr>
        <w:pStyle w:val="H3Ashurst"/>
      </w:pPr>
      <w:bookmarkStart w:id="5451" w:name="_Ref144114715"/>
      <w:r w:rsidRPr="00462199">
        <w:t>the LCHA Counterparty shall, no later than [six (6)] Months after receipt of the draft Alternative CO</w:t>
      </w:r>
      <w:r w:rsidRPr="00462199">
        <w:rPr>
          <w:vertAlign w:val="subscript"/>
        </w:rPr>
        <w:t>2</w:t>
      </w:r>
      <w:r w:rsidRPr="00462199">
        <w:t xml:space="preserve"> T&amp;S Network Solution Plan (and Supporting Information) in accordance with </w:t>
      </w:r>
      <w:r w:rsidR="007248B2" w:rsidRPr="007248B2">
        <w:t>Condition</w:t>
      </w:r>
      <w:r w:rsidR="00EF71CE">
        <w:t xml:space="preserve"> </w:t>
      </w:r>
      <w:r w:rsidR="00EF71CE">
        <w:fldChar w:fldCharType="begin"/>
      </w:r>
      <w:r w:rsidR="00EF71CE">
        <w:instrText xml:space="preserve"> REF _Ref144114713 \w \h </w:instrText>
      </w:r>
      <w:r w:rsidR="00EF71CE">
        <w:fldChar w:fldCharType="separate"/>
      </w:r>
      <w:del w:id="5452" w:author="Faqir, Sofia (Energy Security)" w:date="2023-11-12T19:47:00Z">
        <w:r w:rsidR="00E473FC">
          <w:delText>52.13(A)</w:delText>
        </w:r>
      </w:del>
      <w:r w:rsidR="00EF71CE">
        <w:fldChar w:fldCharType="end"/>
      </w:r>
      <w:r w:rsidRPr="00462199">
        <w:t xml:space="preserve"> or the relevant additional Supporting Information in accordance with </w:t>
      </w:r>
      <w:r w:rsidR="007248B2" w:rsidRPr="007248B2">
        <w:t>Condition</w:t>
      </w:r>
      <w:r w:rsidRPr="00462199">
        <w:t xml:space="preserve"> </w:t>
      </w:r>
      <w:r w:rsidRPr="00462199">
        <w:fldChar w:fldCharType="begin"/>
      </w:r>
      <w:r w:rsidRPr="00462199">
        <w:instrText xml:space="preserve">  REF _Ref144114722 \r \h \* MERGEFORMAT </w:instrText>
      </w:r>
      <w:r w:rsidRPr="00462199">
        <w:fldChar w:fldCharType="separate"/>
      </w:r>
      <w:del w:id="5453" w:author="Faqir, Sofia (Energy Security)" w:date="2023-11-12T19:47:00Z">
        <w:r w:rsidR="00E473FC" w:rsidRPr="00E473FC">
          <w:rPr>
            <w:color w:val="000000"/>
          </w:rPr>
          <w:delText>52.14(A)(i)</w:delText>
        </w:r>
      </w:del>
      <w:r w:rsidRPr="00462199">
        <w:fldChar w:fldCharType="end"/>
      </w:r>
      <w:r w:rsidRPr="00462199">
        <w:t xml:space="preserve"> or an amended draft Alternative CO</w:t>
      </w:r>
      <w:r w:rsidRPr="00462199">
        <w:rPr>
          <w:vertAlign w:val="subscript"/>
        </w:rPr>
        <w:t>2</w:t>
      </w:r>
      <w:r w:rsidRPr="00462199">
        <w:t xml:space="preserve"> T&amp;S Network Solution Plan in accordance with </w:t>
      </w:r>
      <w:r w:rsidR="007248B2" w:rsidRPr="007248B2">
        <w:t>Condition</w:t>
      </w:r>
      <w:r w:rsidRPr="00462199">
        <w:t xml:space="preserve">s </w:t>
      </w:r>
      <w:r w:rsidRPr="00462199">
        <w:fldChar w:fldCharType="begin"/>
      </w:r>
      <w:r w:rsidRPr="00462199">
        <w:instrText xml:space="preserve">  REF _Ref144114723 \r \h \* MERGEFORMAT </w:instrText>
      </w:r>
      <w:r w:rsidRPr="00462199">
        <w:fldChar w:fldCharType="separate"/>
      </w:r>
      <w:del w:id="5454" w:author="Faqir, Sofia (Energy Security)" w:date="2023-11-12T19:47:00Z">
        <w:r w:rsidR="00E473FC" w:rsidRPr="00E473FC">
          <w:rPr>
            <w:color w:val="000000"/>
          </w:rPr>
          <w:delText>52.14(A)(ii)</w:delText>
        </w:r>
      </w:del>
      <w:r w:rsidRPr="00462199">
        <w:fldChar w:fldCharType="end"/>
      </w:r>
      <w:r w:rsidRPr="00462199">
        <w:t xml:space="preserve"> or </w:t>
      </w:r>
      <w:r w:rsidRPr="00462199">
        <w:fldChar w:fldCharType="begin"/>
      </w:r>
      <w:r w:rsidRPr="00462199">
        <w:instrText xml:space="preserve">  REF _Ref144114724 \r \h \* MERGEFORMAT </w:instrText>
      </w:r>
      <w:r w:rsidRPr="00462199">
        <w:fldChar w:fldCharType="separate"/>
      </w:r>
      <w:del w:id="5455" w:author="Faqir, Sofia (Energy Security)" w:date="2023-11-12T19:47:00Z">
        <w:r w:rsidR="00E473FC" w:rsidRPr="00E473FC">
          <w:rPr>
            <w:color w:val="000000"/>
          </w:rPr>
          <w:delText>52.14(B)</w:delText>
        </w:r>
      </w:del>
      <w:r w:rsidRPr="00462199">
        <w:fldChar w:fldCharType="end"/>
      </w:r>
      <w:r w:rsidRPr="00462199">
        <w:t xml:space="preserve">, give a notice to the Producer (an </w:t>
      </w:r>
      <w:r w:rsidRPr="00462199">
        <w:rPr>
          <w:b/>
        </w:rPr>
        <w:t>"Alternative CO</w:t>
      </w:r>
      <w:r w:rsidRPr="00462199">
        <w:rPr>
          <w:b/>
          <w:vertAlign w:val="subscript"/>
        </w:rPr>
        <w:t>2</w:t>
      </w:r>
      <w:r w:rsidRPr="00462199">
        <w:rPr>
          <w:b/>
        </w:rPr>
        <w:t xml:space="preserve"> T&amp;S Network Review Notice"</w:t>
      </w:r>
      <w:r w:rsidRPr="00462199">
        <w:t>) which shall specify whether the LCHA Counterparty (in its sole and absolute discretion):</w:t>
      </w:r>
      <w:bookmarkEnd w:id="5451"/>
    </w:p>
    <w:p w14:paraId="2BC64043" w14:textId="77777777" w:rsidR="00D179D6" w:rsidRPr="00462199" w:rsidRDefault="00D179D6" w:rsidP="005B3BB9">
      <w:pPr>
        <w:pStyle w:val="H4Ashurst"/>
      </w:pPr>
      <w:bookmarkStart w:id="5456" w:name="_Ref144114716"/>
      <w:r w:rsidRPr="00462199">
        <w:t>approves the draft Alternative CO</w:t>
      </w:r>
      <w:r w:rsidRPr="00462199">
        <w:rPr>
          <w:vertAlign w:val="subscript"/>
        </w:rPr>
        <w:t>2</w:t>
      </w:r>
      <w:r w:rsidRPr="00462199">
        <w:t xml:space="preserve"> T&amp;S Network Solution Plan without amendment, following which the draft Alternative CO</w:t>
      </w:r>
      <w:r w:rsidRPr="00462199">
        <w:rPr>
          <w:vertAlign w:val="subscript"/>
        </w:rPr>
        <w:t>2</w:t>
      </w:r>
      <w:r w:rsidRPr="00462199">
        <w:t xml:space="preserve"> T&amp;S Network Solution Plan shall become the </w:t>
      </w:r>
      <w:r w:rsidRPr="00462199">
        <w:rPr>
          <w:b/>
        </w:rPr>
        <w:t>"Approved Alternative CO</w:t>
      </w:r>
      <w:r w:rsidRPr="00462199">
        <w:rPr>
          <w:b/>
          <w:vertAlign w:val="subscript"/>
        </w:rPr>
        <w:t>2</w:t>
      </w:r>
      <w:r w:rsidRPr="00462199">
        <w:rPr>
          <w:b/>
        </w:rPr>
        <w:t xml:space="preserve"> T&amp;S Network Solution Plan"</w:t>
      </w:r>
      <w:r w:rsidRPr="00462199">
        <w:t>;</w:t>
      </w:r>
      <w:bookmarkEnd w:id="5456"/>
    </w:p>
    <w:p w14:paraId="6F9C1437" w14:textId="77777777" w:rsidR="00D179D6" w:rsidRPr="00462199" w:rsidRDefault="00D179D6" w:rsidP="005B3BB9">
      <w:pPr>
        <w:pStyle w:val="H4Ashurst"/>
      </w:pPr>
      <w:bookmarkStart w:id="5457" w:name="_Ref144114717"/>
      <w:r w:rsidRPr="00462199">
        <w:t>requires the Producer to provide additional Supporting Information in relation to the draft Alternative CO</w:t>
      </w:r>
      <w:r w:rsidRPr="00462199">
        <w:rPr>
          <w:vertAlign w:val="subscript"/>
        </w:rPr>
        <w:t>2</w:t>
      </w:r>
      <w:r w:rsidRPr="00462199">
        <w:t xml:space="preserve"> T&amp;S Network Solution Plan, in order for the LCHA Counterparty to assess whether or not to approve such draft Alternative CO</w:t>
      </w:r>
      <w:r w:rsidRPr="00462199">
        <w:rPr>
          <w:vertAlign w:val="subscript"/>
        </w:rPr>
        <w:t>2</w:t>
      </w:r>
      <w:r w:rsidRPr="00462199">
        <w:t xml:space="preserve"> T&amp;S Network Solution Plan;</w:t>
      </w:r>
      <w:bookmarkEnd w:id="5457"/>
    </w:p>
    <w:p w14:paraId="51C085EE" w14:textId="77777777" w:rsidR="00D179D6" w:rsidRPr="00462199" w:rsidRDefault="00D179D6" w:rsidP="005B3BB9">
      <w:pPr>
        <w:pStyle w:val="H4Ashurst"/>
      </w:pPr>
      <w:bookmarkStart w:id="5458" w:name="_Ref144114718"/>
      <w:r w:rsidRPr="00462199">
        <w:t>requires amendments to the draft Alternative CO</w:t>
      </w:r>
      <w:r w:rsidRPr="00462199">
        <w:rPr>
          <w:vertAlign w:val="subscript"/>
        </w:rPr>
        <w:t>2</w:t>
      </w:r>
      <w:r w:rsidRPr="00462199">
        <w:t xml:space="preserve"> T&amp;S Network Solution Plan, in which case the Alternative CO</w:t>
      </w:r>
      <w:r w:rsidRPr="00462199">
        <w:rPr>
          <w:vertAlign w:val="subscript"/>
        </w:rPr>
        <w:t>2</w:t>
      </w:r>
      <w:r w:rsidRPr="00462199">
        <w:t xml:space="preserve"> T&amp;S Network Review Notice shall provide the Producer with sufficient detail in relation to such required amendments; or</w:t>
      </w:r>
      <w:bookmarkEnd w:id="5458"/>
    </w:p>
    <w:p w14:paraId="61DED05A" w14:textId="5F94CFC9" w:rsidR="00D179D6" w:rsidRPr="00462199" w:rsidRDefault="00D179D6" w:rsidP="005B3BB9">
      <w:pPr>
        <w:pStyle w:val="H4Ashurst"/>
      </w:pPr>
      <w:bookmarkStart w:id="5459" w:name="_Ref144114719"/>
      <w:r w:rsidRPr="00462199">
        <w:t>rejects the draft Alternative CO</w:t>
      </w:r>
      <w:r w:rsidRPr="00462199">
        <w:rPr>
          <w:vertAlign w:val="subscript"/>
        </w:rPr>
        <w:t>2</w:t>
      </w:r>
      <w:r w:rsidRPr="00462199">
        <w:t xml:space="preserve"> T&amp;S Network Solution Plan, in which case the Alternative CO</w:t>
      </w:r>
      <w:r w:rsidRPr="00462199">
        <w:rPr>
          <w:vertAlign w:val="subscript"/>
        </w:rPr>
        <w:t>2</w:t>
      </w:r>
      <w:r w:rsidRPr="00462199">
        <w:t xml:space="preserve"> T&amp;S Network Review Notice shall provide the Producer with such Supporting Information as the LCHA Counterparty considers necessary to evidence the reasons for such rejection and the Producer acknowledges and agrees </w:t>
      </w:r>
      <w:r w:rsidR="000216D9" w:rsidRPr="000216D9">
        <w:t xml:space="preserve">that it shall not be entitled to refer any decision made by the </w:t>
      </w:r>
      <w:r w:rsidR="000216D9">
        <w:t>LCHA</w:t>
      </w:r>
      <w:r w:rsidR="000216D9" w:rsidRPr="000216D9">
        <w:t xml:space="preserve"> Counterparty pursuant to this Condition </w:t>
      </w:r>
      <w:r w:rsidR="000216D9" w:rsidRPr="000216D9">
        <w:rPr>
          <w:cs/>
        </w:rPr>
        <w:t>‎</w:t>
      </w:r>
      <w:r w:rsidR="000216D9">
        <w:fldChar w:fldCharType="begin"/>
      </w:r>
      <w:r w:rsidR="000216D9">
        <w:instrText xml:space="preserve"> REF _Ref144114719 \w \h </w:instrText>
      </w:r>
      <w:r w:rsidR="000216D9">
        <w:fldChar w:fldCharType="separate"/>
      </w:r>
      <w:del w:id="5460" w:author="Faqir, Sofia (Energy Security)" w:date="2023-11-12T19:47:00Z">
        <w:r w:rsidR="00E473FC">
          <w:delText>52.13(C)(iv)</w:delText>
        </w:r>
      </w:del>
      <w:r w:rsidR="000216D9">
        <w:fldChar w:fldCharType="end"/>
      </w:r>
      <w:r w:rsidR="000216D9" w:rsidRPr="000216D9">
        <w:t xml:space="preserve"> to the Dispute Resolution Procedure</w:t>
      </w:r>
      <w:r w:rsidRPr="00462199">
        <w:t>.</w:t>
      </w:r>
      <w:bookmarkEnd w:id="5459"/>
    </w:p>
    <w:p w14:paraId="3BEC052E" w14:textId="77777777" w:rsidR="00D179D6" w:rsidRPr="00462199" w:rsidRDefault="00D179D6" w:rsidP="005B3BB9">
      <w:pPr>
        <w:pStyle w:val="H2Ashurst"/>
      </w:pPr>
      <w:bookmarkStart w:id="5461" w:name="_Ref144114720"/>
      <w:r w:rsidRPr="00462199">
        <w:t>The Producer:</w:t>
      </w:r>
      <w:bookmarkEnd w:id="5461"/>
    </w:p>
    <w:p w14:paraId="688F928C" w14:textId="77777777" w:rsidR="00D179D6" w:rsidRPr="00462199" w:rsidRDefault="00D179D6" w:rsidP="00202C21">
      <w:pPr>
        <w:pStyle w:val="H3Ashurst"/>
      </w:pPr>
      <w:bookmarkStart w:id="5462" w:name="_Ref144114721"/>
      <w:r w:rsidRPr="00462199">
        <w:t>shall no later than [twenty (20)] Business Days after the date of an Alternative CO</w:t>
      </w:r>
      <w:r w:rsidRPr="00462199">
        <w:rPr>
          <w:vertAlign w:val="subscript"/>
        </w:rPr>
        <w:t>2</w:t>
      </w:r>
      <w:r w:rsidRPr="00462199">
        <w:t xml:space="preserve"> T&amp;S Network Review Notice, submit to the LCHA Counterparty:</w:t>
      </w:r>
      <w:bookmarkEnd w:id="5462"/>
    </w:p>
    <w:p w14:paraId="66F5E0B8" w14:textId="6AF429C2" w:rsidR="00D179D6" w:rsidRPr="00462199" w:rsidRDefault="00D179D6" w:rsidP="005B3BB9">
      <w:pPr>
        <w:pStyle w:val="H4Ashurst"/>
      </w:pPr>
      <w:bookmarkStart w:id="5463" w:name="_Ref144114722"/>
      <w:r w:rsidRPr="00462199">
        <w:t xml:space="preserve">if </w:t>
      </w:r>
      <w:r w:rsidR="007248B2" w:rsidRPr="007248B2">
        <w:t>Condition</w:t>
      </w:r>
      <w:r w:rsidRPr="00462199">
        <w:t xml:space="preserve"> </w:t>
      </w:r>
      <w:r w:rsidRPr="00462199">
        <w:fldChar w:fldCharType="begin"/>
      </w:r>
      <w:r w:rsidRPr="00462199">
        <w:instrText xml:space="preserve">  REF _Ref144114717 \r \h \* MERGEFORMAT </w:instrText>
      </w:r>
      <w:r w:rsidRPr="00462199">
        <w:fldChar w:fldCharType="separate"/>
      </w:r>
      <w:del w:id="5464" w:author="Faqir, Sofia (Energy Security)" w:date="2023-11-12T19:47:00Z">
        <w:r w:rsidR="00E473FC" w:rsidRPr="00E473FC">
          <w:rPr>
            <w:color w:val="000000"/>
          </w:rPr>
          <w:delText>52.13(C)(ii)</w:delText>
        </w:r>
      </w:del>
      <w:r w:rsidRPr="00462199">
        <w:fldChar w:fldCharType="end"/>
      </w:r>
      <w:r w:rsidRPr="00462199">
        <w:t xml:space="preserve"> applies, the relevant additional Supporting Information specified in the Alternative CO</w:t>
      </w:r>
      <w:r w:rsidRPr="00462199">
        <w:rPr>
          <w:vertAlign w:val="subscript"/>
        </w:rPr>
        <w:t>2</w:t>
      </w:r>
      <w:r w:rsidRPr="00462199">
        <w:t xml:space="preserve"> T&amp;S Network Review Notice;</w:t>
      </w:r>
      <w:bookmarkEnd w:id="5463"/>
    </w:p>
    <w:p w14:paraId="01BAE736" w14:textId="33F2EC37" w:rsidR="00D179D6" w:rsidRPr="00462199" w:rsidRDefault="00D179D6" w:rsidP="005B3BB9">
      <w:pPr>
        <w:pStyle w:val="H4Ashurst"/>
      </w:pPr>
      <w:bookmarkStart w:id="5465" w:name="_Ref144114723"/>
      <w:r w:rsidRPr="00462199">
        <w:lastRenderedPageBreak/>
        <w:t xml:space="preserve">if </w:t>
      </w:r>
      <w:r w:rsidR="007248B2" w:rsidRPr="007248B2">
        <w:t>Condition</w:t>
      </w:r>
      <w:r w:rsidRPr="00462199">
        <w:t xml:space="preserve"> </w:t>
      </w:r>
      <w:r w:rsidRPr="00462199">
        <w:fldChar w:fldCharType="begin"/>
      </w:r>
      <w:r w:rsidRPr="00462199">
        <w:instrText xml:space="preserve">  REF _Ref144114718 \r \h \* MERGEFORMAT </w:instrText>
      </w:r>
      <w:r w:rsidRPr="00462199">
        <w:fldChar w:fldCharType="separate"/>
      </w:r>
      <w:del w:id="5466" w:author="Faqir, Sofia (Energy Security)" w:date="2023-11-12T19:47:00Z">
        <w:r w:rsidR="00E473FC" w:rsidRPr="00E473FC">
          <w:rPr>
            <w:color w:val="000000"/>
          </w:rPr>
          <w:delText>52.13(C)(iii)</w:delText>
        </w:r>
      </w:del>
      <w:r w:rsidRPr="00462199">
        <w:fldChar w:fldCharType="end"/>
      </w:r>
      <w:r w:rsidRPr="00462199">
        <w:t xml:space="preserve"> applies, an amended draft Alternative CO</w:t>
      </w:r>
      <w:r w:rsidRPr="00462199">
        <w:rPr>
          <w:vertAlign w:val="subscript"/>
        </w:rPr>
        <w:t>2</w:t>
      </w:r>
      <w:r w:rsidRPr="00462199">
        <w:t xml:space="preserve"> T&amp;S Network Solution Plan which includes the amendments specified in the Alternative CO</w:t>
      </w:r>
      <w:r w:rsidRPr="00462199">
        <w:rPr>
          <w:vertAlign w:val="subscript"/>
        </w:rPr>
        <w:t>2</w:t>
      </w:r>
      <w:r w:rsidRPr="00462199">
        <w:t xml:space="preserve"> T&amp;S Network Review Notice; or</w:t>
      </w:r>
      <w:bookmarkEnd w:id="5465"/>
    </w:p>
    <w:p w14:paraId="7A44B976" w14:textId="095CD3D3" w:rsidR="00D179D6" w:rsidRPr="00462199" w:rsidRDefault="00D179D6" w:rsidP="00202C21">
      <w:pPr>
        <w:pStyle w:val="H3Ashurst"/>
      </w:pPr>
      <w:bookmarkStart w:id="5467" w:name="_Ref144114724"/>
      <w:r w:rsidRPr="00462199">
        <w:t>may no later than [twenty (20)] Business Days after the date of an Alternative CO</w:t>
      </w:r>
      <w:r w:rsidRPr="00462199">
        <w:rPr>
          <w:vertAlign w:val="subscript"/>
        </w:rPr>
        <w:t>2</w:t>
      </w:r>
      <w:r w:rsidRPr="00462199">
        <w:t xml:space="preserve"> T&amp;S Network Review Notice, submit to the LCHA Counterparty, if </w:t>
      </w:r>
      <w:r w:rsidR="007248B2" w:rsidRPr="007248B2">
        <w:t>Condition</w:t>
      </w:r>
      <w:r w:rsidRPr="00462199">
        <w:t xml:space="preserve"> </w:t>
      </w:r>
      <w:r w:rsidRPr="00462199">
        <w:fldChar w:fldCharType="begin"/>
      </w:r>
      <w:r w:rsidRPr="00462199">
        <w:instrText xml:space="preserve">  REF _Ref144114719 \r \h \* MERGEFORMAT </w:instrText>
      </w:r>
      <w:r w:rsidRPr="00462199">
        <w:fldChar w:fldCharType="separate"/>
      </w:r>
      <w:del w:id="5468" w:author="Faqir, Sofia (Energy Security)" w:date="2023-11-12T19:47:00Z">
        <w:r w:rsidR="00E473FC" w:rsidRPr="00E473FC">
          <w:rPr>
            <w:color w:val="000000"/>
          </w:rPr>
          <w:delText>52.13(C)(iv)</w:delText>
        </w:r>
      </w:del>
      <w:r w:rsidRPr="00462199">
        <w:fldChar w:fldCharType="end"/>
      </w:r>
      <w:r w:rsidRPr="00462199">
        <w:t xml:space="preserve"> applies, an amended draft Alternative CO</w:t>
      </w:r>
      <w:r w:rsidRPr="00462199">
        <w:rPr>
          <w:vertAlign w:val="subscript"/>
        </w:rPr>
        <w:t>2</w:t>
      </w:r>
      <w:r w:rsidRPr="00462199">
        <w:t xml:space="preserve"> T&amp;S Network Solution Plan,</w:t>
      </w:r>
      <w:bookmarkEnd w:id="5467"/>
    </w:p>
    <w:p w14:paraId="398BE293" w14:textId="4936F0F6" w:rsidR="00D179D6" w:rsidRPr="00462199" w:rsidRDefault="00D179D6" w:rsidP="005B3BB9">
      <w:pPr>
        <w:pStyle w:val="B12Ashurst"/>
      </w:pPr>
      <w:r w:rsidRPr="00462199">
        <w:t xml:space="preserve">and </w:t>
      </w:r>
      <w:r w:rsidR="007248B2" w:rsidRPr="007248B2">
        <w:t>Condition</w:t>
      </w:r>
      <w:r w:rsidRPr="00462199">
        <w:t xml:space="preserve"> </w:t>
      </w:r>
      <w:r w:rsidRPr="00462199">
        <w:fldChar w:fldCharType="begin"/>
      </w:r>
      <w:r w:rsidRPr="00462199">
        <w:instrText xml:space="preserve">  REF _Ref144114715 \r \h \* MERGEFORMAT </w:instrText>
      </w:r>
      <w:r w:rsidRPr="00462199">
        <w:fldChar w:fldCharType="separate"/>
      </w:r>
      <w:del w:id="5469" w:author="Faqir, Sofia (Energy Security)" w:date="2023-11-12T19:47:00Z">
        <w:r w:rsidR="00E473FC" w:rsidRPr="00E473FC">
          <w:rPr>
            <w:color w:val="000000"/>
          </w:rPr>
          <w:delText>52.13(C)</w:delText>
        </w:r>
      </w:del>
      <w:r w:rsidRPr="00462199">
        <w:fldChar w:fldCharType="end"/>
      </w:r>
      <w:r w:rsidRPr="00462199">
        <w:t xml:space="preserve"> shall then reapply.</w:t>
      </w:r>
    </w:p>
    <w:p w14:paraId="467FF1CD" w14:textId="788F6EB3" w:rsidR="00D179D6" w:rsidRPr="00462199" w:rsidRDefault="00D179D6" w:rsidP="005B3BB9">
      <w:pPr>
        <w:pStyle w:val="H2Ashurst"/>
      </w:pPr>
      <w:bookmarkStart w:id="5470" w:name="_Ref144114725"/>
      <w:r w:rsidRPr="00462199">
        <w:t xml:space="preserve">Nothing in </w:t>
      </w:r>
      <w:r w:rsidR="007248B2" w:rsidRPr="007248B2">
        <w:t>Condition</w:t>
      </w:r>
      <w:r w:rsidRPr="00462199">
        <w:t xml:space="preserve">s </w:t>
      </w:r>
      <w:r w:rsidR="000E7B0A">
        <w:fldChar w:fldCharType="begin"/>
      </w:r>
      <w:r w:rsidR="000E7B0A">
        <w:instrText xml:space="preserve"> REF _Ref144114661 \w \h </w:instrText>
      </w:r>
      <w:r w:rsidR="000E7B0A">
        <w:fldChar w:fldCharType="separate"/>
      </w:r>
      <w:del w:id="5471" w:author="Faqir, Sofia (Energy Security)" w:date="2023-11-12T19:47:00Z">
        <w:r w:rsidR="00E473FC">
          <w:delText>52.8</w:delText>
        </w:r>
      </w:del>
      <w:r w:rsidR="000E7B0A">
        <w:fldChar w:fldCharType="end"/>
      </w:r>
      <w:r w:rsidRPr="00462199">
        <w:t xml:space="preserve"> to </w:t>
      </w:r>
      <w:r w:rsidRPr="00462199">
        <w:fldChar w:fldCharType="begin"/>
      </w:r>
      <w:r w:rsidRPr="00462199">
        <w:instrText xml:space="preserve">  REF _Ref144114720 \r \h \* MERGEFORMAT </w:instrText>
      </w:r>
      <w:r w:rsidRPr="00462199">
        <w:fldChar w:fldCharType="separate"/>
      </w:r>
      <w:del w:id="5472" w:author="Faqir, Sofia (Energy Security)" w:date="2023-11-12T19:47:00Z">
        <w:r w:rsidR="00E473FC" w:rsidRPr="00E473FC">
          <w:rPr>
            <w:color w:val="000000"/>
          </w:rPr>
          <w:delText>52.14</w:delText>
        </w:r>
      </w:del>
      <w:r w:rsidRPr="00462199">
        <w:fldChar w:fldCharType="end"/>
      </w:r>
      <w:r w:rsidRPr="00462199">
        <w:t xml:space="preserve"> (</w:t>
      </w:r>
      <w:r w:rsidRPr="00462199">
        <w:rPr>
          <w:i/>
        </w:rPr>
        <w:t xml:space="preserve">Termination for </w:t>
      </w:r>
      <w:r w:rsidRPr="00462199">
        <w:rPr>
          <w:bCs/>
          <w:i/>
        </w:rPr>
        <w:t>CO</w:t>
      </w:r>
      <w:r w:rsidRPr="00462199">
        <w:rPr>
          <w:bCs/>
          <w:i/>
          <w:vertAlign w:val="subscript"/>
        </w:rPr>
        <w:t>2</w:t>
      </w:r>
      <w:r w:rsidRPr="00462199">
        <w:rPr>
          <w:i/>
        </w:rPr>
        <w:t xml:space="preserve"> T&amp;S Prolonged Unavailability Event</w:t>
      </w:r>
      <w:r w:rsidRPr="00462199">
        <w:t>) shall require the LCHA Counterparty to specify in:</w:t>
      </w:r>
      <w:bookmarkEnd w:id="5470"/>
    </w:p>
    <w:p w14:paraId="356C1B7E" w14:textId="77777777" w:rsidR="00D179D6" w:rsidRPr="00462199" w:rsidRDefault="00D179D6" w:rsidP="00202C21">
      <w:pPr>
        <w:pStyle w:val="H3Ashurst"/>
      </w:pPr>
      <w:bookmarkStart w:id="5473" w:name="_Ref144114726"/>
      <w:r w:rsidRPr="00462199">
        <w:t>any CO</w:t>
      </w:r>
      <w:r w:rsidRPr="00462199">
        <w:rPr>
          <w:vertAlign w:val="subscript"/>
        </w:rPr>
        <w:t>2</w:t>
      </w:r>
      <w:r w:rsidRPr="00462199">
        <w:t xml:space="preserve"> T&amp;S Prolonged Unavailability Review Notice or any CO</w:t>
      </w:r>
      <w:r w:rsidRPr="00462199">
        <w:rPr>
          <w:vertAlign w:val="subscript"/>
        </w:rPr>
        <w:t>2</w:t>
      </w:r>
      <w:r w:rsidRPr="00462199">
        <w:t xml:space="preserve"> T&amp;S Prolonged Unavailability Further Response Notice that a CO</w:t>
      </w:r>
      <w:r w:rsidRPr="00462199">
        <w:rPr>
          <w:vertAlign w:val="subscript"/>
        </w:rPr>
        <w:t>2</w:t>
      </w:r>
      <w:r w:rsidRPr="00462199">
        <w:t xml:space="preserve"> T&amp;S Prolonged Unavailability Event is no longer continuing; and</w:t>
      </w:r>
      <w:bookmarkEnd w:id="5473"/>
    </w:p>
    <w:p w14:paraId="0F677855" w14:textId="77777777" w:rsidR="00D179D6" w:rsidRPr="00462199" w:rsidRDefault="00D179D6" w:rsidP="00202C21">
      <w:pPr>
        <w:pStyle w:val="H3Ashurst"/>
      </w:pPr>
      <w:bookmarkStart w:id="5474" w:name="_Ref144114727"/>
      <w:r w:rsidRPr="00462199">
        <w:t>any Alternative CO</w:t>
      </w:r>
      <w:r w:rsidRPr="00462199">
        <w:rPr>
          <w:vertAlign w:val="subscript"/>
        </w:rPr>
        <w:t>2</w:t>
      </w:r>
      <w:r w:rsidRPr="00462199">
        <w:t xml:space="preserve"> T&amp;S Network Review Notice that a draft Alternative CO</w:t>
      </w:r>
      <w:r w:rsidRPr="00462199">
        <w:rPr>
          <w:vertAlign w:val="subscript"/>
        </w:rPr>
        <w:t>2</w:t>
      </w:r>
      <w:r w:rsidRPr="00462199">
        <w:t xml:space="preserve"> T&amp;S Network Solution Plan is approved,</w:t>
      </w:r>
      <w:bookmarkEnd w:id="5474"/>
    </w:p>
    <w:p w14:paraId="0F801A44" w14:textId="77777777" w:rsidR="00D179D6" w:rsidRPr="00462199" w:rsidRDefault="00D179D6" w:rsidP="005B3BB9">
      <w:pPr>
        <w:pStyle w:val="B12Ashurst"/>
      </w:pPr>
      <w:r w:rsidRPr="00462199">
        <w:t>unless and until the LCHA Counterparty is satisfied of the same.</w:t>
      </w:r>
    </w:p>
    <w:p w14:paraId="407C5DD2" w14:textId="77777777" w:rsidR="00D179D6" w:rsidRPr="00462199" w:rsidRDefault="00D179D6" w:rsidP="005B3BB9">
      <w:pPr>
        <w:pStyle w:val="NormalBoldAshurst"/>
      </w:pPr>
      <w:r w:rsidRPr="00462199">
        <w:rPr>
          <w:i/>
        </w:rPr>
        <w:t xml:space="preserve">Failure to comply with </w:t>
      </w:r>
      <w:r w:rsidRPr="00462199">
        <w:t>CO</w:t>
      </w:r>
      <w:r w:rsidRPr="00462199">
        <w:rPr>
          <w:vertAlign w:val="subscript"/>
        </w:rPr>
        <w:t>2</w:t>
      </w:r>
      <w:r w:rsidRPr="00462199">
        <w:rPr>
          <w:i/>
        </w:rPr>
        <w:t xml:space="preserve"> T&amp;S Prolonged Unavailability Procedure Obligation: Suspension</w:t>
      </w:r>
    </w:p>
    <w:p w14:paraId="7E282730" w14:textId="77777777" w:rsidR="00D179D6" w:rsidRPr="00462199" w:rsidRDefault="00D179D6" w:rsidP="005B3BB9">
      <w:pPr>
        <w:pStyle w:val="H2Ashurst"/>
      </w:pPr>
      <w:bookmarkStart w:id="5475" w:name="_Ref144114728"/>
      <w:r w:rsidRPr="00462199">
        <w:t>If the Producer fails to give:</w:t>
      </w:r>
      <w:bookmarkEnd w:id="5475"/>
    </w:p>
    <w:p w14:paraId="65745DD6" w14:textId="3196BB25" w:rsidR="00D179D6" w:rsidRPr="00462199" w:rsidRDefault="00D179D6" w:rsidP="00202C21">
      <w:pPr>
        <w:pStyle w:val="H3Ashurst"/>
      </w:pPr>
      <w:bookmarkStart w:id="5476" w:name="_Ref144114729"/>
      <w:r w:rsidRPr="00462199">
        <w:t>a CO</w:t>
      </w:r>
      <w:r w:rsidRPr="00462199">
        <w:rPr>
          <w:vertAlign w:val="subscript"/>
        </w:rPr>
        <w:t>2</w:t>
      </w:r>
      <w:r w:rsidRPr="00462199">
        <w:t xml:space="preserve"> T&amp;S Prolonged Unavailability Response Notice to the LCHA Counterparty by the CO</w:t>
      </w:r>
      <w:r w:rsidRPr="00462199">
        <w:rPr>
          <w:vertAlign w:val="subscript"/>
        </w:rPr>
        <w:t>2</w:t>
      </w:r>
      <w:r w:rsidRPr="00462199">
        <w:t xml:space="preserve"> T&amp;S Prolonged Unavailability Response Deadline pursuant to </w:t>
      </w:r>
      <w:r w:rsidR="007248B2" w:rsidRPr="007248B2">
        <w:t>Condition</w:t>
      </w:r>
      <w:r w:rsidRPr="00462199">
        <w:t xml:space="preserve"> </w:t>
      </w:r>
      <w:r w:rsidR="000E7B0A">
        <w:fldChar w:fldCharType="begin"/>
      </w:r>
      <w:r w:rsidR="000E7B0A">
        <w:instrText xml:space="preserve"> REF _Ref144114670 \w \h </w:instrText>
      </w:r>
      <w:r w:rsidR="000E7B0A">
        <w:fldChar w:fldCharType="separate"/>
      </w:r>
      <w:del w:id="5477" w:author="Faqir, Sofia (Energy Security)" w:date="2023-11-12T19:47:00Z">
        <w:r w:rsidR="00E473FC">
          <w:delText>52.9</w:delText>
        </w:r>
      </w:del>
      <w:r w:rsidR="000E7B0A">
        <w:fldChar w:fldCharType="end"/>
      </w:r>
      <w:r w:rsidRPr="00462199">
        <w:t>;</w:t>
      </w:r>
      <w:bookmarkEnd w:id="5476"/>
    </w:p>
    <w:p w14:paraId="3C40CF42" w14:textId="7E96467D" w:rsidR="00D179D6" w:rsidRPr="00462199" w:rsidRDefault="00D179D6" w:rsidP="00202C21">
      <w:pPr>
        <w:pStyle w:val="H3Ashurst"/>
      </w:pPr>
      <w:bookmarkStart w:id="5478" w:name="_Ref144114730"/>
      <w:r w:rsidRPr="00462199">
        <w:t>if applicable, a CO</w:t>
      </w:r>
      <w:r w:rsidRPr="00462199">
        <w:rPr>
          <w:vertAlign w:val="subscript"/>
        </w:rPr>
        <w:t>2</w:t>
      </w:r>
      <w:r w:rsidRPr="00462199">
        <w:t xml:space="preserve"> T&amp;S Prolonged Unavailability Further Response Notice to the LCHA Counterparty by the Alternative CO</w:t>
      </w:r>
      <w:r w:rsidRPr="00462199">
        <w:rPr>
          <w:vertAlign w:val="subscript"/>
        </w:rPr>
        <w:t>2</w:t>
      </w:r>
      <w:r w:rsidRPr="00462199">
        <w:t xml:space="preserve"> T&amp;S Network Solution Plan Deadline pursuant to </w:t>
      </w:r>
      <w:r w:rsidR="007248B2" w:rsidRPr="007248B2">
        <w:t>Conditio</w:t>
      </w:r>
      <w:r w:rsidR="006A4312">
        <w:t xml:space="preserve">n </w:t>
      </w:r>
      <w:r w:rsidR="006A4312">
        <w:fldChar w:fldCharType="begin"/>
      </w:r>
      <w:r w:rsidR="006A4312">
        <w:instrText xml:space="preserve"> REF _Ref144114700 \r \h </w:instrText>
      </w:r>
      <w:r w:rsidR="006A4312">
        <w:fldChar w:fldCharType="separate"/>
      </w:r>
      <w:del w:id="5479" w:author="Faqir, Sofia (Energy Security)" w:date="2023-11-12T19:47:00Z">
        <w:r w:rsidR="00E473FC">
          <w:delText>52.12(B)(ii)</w:delText>
        </w:r>
      </w:del>
      <w:r w:rsidR="006A4312">
        <w:fldChar w:fldCharType="end"/>
      </w:r>
      <w:r w:rsidRPr="00462199">
        <w:t>;</w:t>
      </w:r>
      <w:bookmarkEnd w:id="5478"/>
    </w:p>
    <w:p w14:paraId="1D5BDBC3" w14:textId="39793B70" w:rsidR="00D179D6" w:rsidRPr="00462199" w:rsidRDefault="00D179D6" w:rsidP="00202C21">
      <w:pPr>
        <w:pStyle w:val="H3Ashurst"/>
      </w:pPr>
      <w:bookmarkStart w:id="5480" w:name="_Ref144114731"/>
      <w:r w:rsidRPr="00462199">
        <w:t xml:space="preserve">if applicable, the relevant Supporting Information in accordance with </w:t>
      </w:r>
      <w:r w:rsidR="007248B2" w:rsidRPr="007248B2">
        <w:t>Condition</w:t>
      </w:r>
      <w:r w:rsidRPr="00462199">
        <w:t xml:space="preserve"> </w:t>
      </w:r>
      <w:r w:rsidRPr="00462199">
        <w:fldChar w:fldCharType="begin"/>
      </w:r>
      <w:r w:rsidRPr="00462199">
        <w:instrText xml:space="preserve">  REF _Ref144114697 \r \h \* MERGEFORMAT </w:instrText>
      </w:r>
      <w:r w:rsidRPr="00462199">
        <w:fldChar w:fldCharType="separate"/>
      </w:r>
      <w:del w:id="5481" w:author="Faqir, Sofia (Energy Security)" w:date="2023-11-12T19:47:00Z">
        <w:r w:rsidR="00E473FC" w:rsidRPr="00E473FC">
          <w:rPr>
            <w:color w:val="000000"/>
          </w:rPr>
          <w:delText>52.12(A)(iii)</w:delText>
        </w:r>
      </w:del>
      <w:r w:rsidRPr="00462199">
        <w:fldChar w:fldCharType="end"/>
      </w:r>
      <w:r w:rsidRPr="00462199">
        <w:t xml:space="preserve">, </w:t>
      </w:r>
      <w:r w:rsidR="007248B2" w:rsidRPr="007248B2">
        <w:t>Condition</w:t>
      </w:r>
      <w:r w:rsidRPr="00462199">
        <w:t xml:space="preserve"> </w:t>
      </w:r>
      <w:r w:rsidRPr="00462199">
        <w:fldChar w:fldCharType="begin"/>
      </w:r>
      <w:r w:rsidRPr="00462199">
        <w:instrText xml:space="preserve">  REF _Ref144114707 \r \h \* MERGEFORMAT </w:instrText>
      </w:r>
      <w:r w:rsidRPr="00462199">
        <w:fldChar w:fldCharType="separate"/>
      </w:r>
      <w:del w:id="5482" w:author="Faqir, Sofia (Energy Security)" w:date="2023-11-12T19:47:00Z">
        <w:r w:rsidR="00E473FC" w:rsidRPr="00E473FC">
          <w:rPr>
            <w:color w:val="000000"/>
          </w:rPr>
          <w:delText>52.12(B)(iii)</w:delText>
        </w:r>
      </w:del>
      <w:r w:rsidRPr="00462199">
        <w:fldChar w:fldCharType="end"/>
      </w:r>
      <w:r w:rsidRPr="00462199">
        <w:t xml:space="preserve"> or </w:t>
      </w:r>
      <w:r w:rsidR="007248B2" w:rsidRPr="007248B2">
        <w:t>Condition</w:t>
      </w:r>
      <w:r w:rsidRPr="00462199">
        <w:t xml:space="preserve"> </w:t>
      </w:r>
      <w:r w:rsidRPr="00462199">
        <w:fldChar w:fldCharType="begin"/>
      </w:r>
      <w:r w:rsidRPr="00462199">
        <w:instrText xml:space="preserve">  REF _Ref144114711 \r \h \* MERGEFORMAT </w:instrText>
      </w:r>
      <w:r w:rsidRPr="00462199">
        <w:fldChar w:fldCharType="separate"/>
      </w:r>
      <w:del w:id="5483" w:author="Faqir, Sofia (Energy Security)" w:date="2023-11-12T19:47:00Z">
        <w:r w:rsidR="00E473FC" w:rsidRPr="00E473FC">
          <w:rPr>
            <w:color w:val="000000"/>
          </w:rPr>
          <w:delText>52.12(C)(iii)</w:delText>
        </w:r>
      </w:del>
      <w:r w:rsidRPr="00462199">
        <w:fldChar w:fldCharType="end"/>
      </w:r>
      <w:r w:rsidRPr="00462199">
        <w:t xml:space="preserve"> (as applicable) to enable the LCHA Counterparty to assess the CO</w:t>
      </w:r>
      <w:r w:rsidRPr="00462199">
        <w:rPr>
          <w:vertAlign w:val="subscript"/>
        </w:rPr>
        <w:t>2</w:t>
      </w:r>
      <w:r w:rsidRPr="00462199">
        <w:t xml:space="preserve"> T&amp;S Prolonged Unavailability Response Notice;</w:t>
      </w:r>
      <w:bookmarkEnd w:id="5480"/>
    </w:p>
    <w:p w14:paraId="680A97F0" w14:textId="7AEA1D5D" w:rsidR="00D179D6" w:rsidRPr="00462199" w:rsidRDefault="00D179D6" w:rsidP="00202C21">
      <w:pPr>
        <w:pStyle w:val="H3Ashurst"/>
      </w:pPr>
      <w:bookmarkStart w:id="5484" w:name="_Ref144114732"/>
      <w:r w:rsidRPr="00462199">
        <w:t>if applicable, a draft Alternative CO</w:t>
      </w:r>
      <w:r w:rsidRPr="00462199">
        <w:rPr>
          <w:vertAlign w:val="subscript"/>
        </w:rPr>
        <w:t>2</w:t>
      </w:r>
      <w:r w:rsidRPr="00462199">
        <w:t xml:space="preserve"> T&amp;S Network Solution Plan to the LCHA Counterparty by the Alternative CO</w:t>
      </w:r>
      <w:r w:rsidRPr="00462199">
        <w:rPr>
          <w:vertAlign w:val="subscript"/>
        </w:rPr>
        <w:t>2</w:t>
      </w:r>
      <w:r w:rsidRPr="00462199">
        <w:t xml:space="preserve"> T&amp;S Network Solution Plan Deadline pursuant to </w:t>
      </w:r>
      <w:r w:rsidR="007248B2" w:rsidRPr="007248B2">
        <w:t>Condition</w:t>
      </w:r>
      <w:r w:rsidRPr="00462199">
        <w:t xml:space="preserve"> </w:t>
      </w:r>
      <w:r w:rsidR="000E7B0A">
        <w:fldChar w:fldCharType="begin"/>
      </w:r>
      <w:r w:rsidR="000E7B0A">
        <w:instrText xml:space="preserve"> REF _Ref144114713 \w \h </w:instrText>
      </w:r>
      <w:r w:rsidR="000E7B0A">
        <w:fldChar w:fldCharType="separate"/>
      </w:r>
      <w:del w:id="5485" w:author="Faqir, Sofia (Energy Security)" w:date="2023-11-12T19:47:00Z">
        <w:r w:rsidR="00E473FC">
          <w:delText>52.13(A)</w:delText>
        </w:r>
      </w:del>
      <w:r w:rsidR="000E7B0A">
        <w:fldChar w:fldCharType="end"/>
      </w:r>
      <w:r w:rsidRPr="00462199">
        <w:t>;</w:t>
      </w:r>
      <w:bookmarkEnd w:id="5484"/>
    </w:p>
    <w:p w14:paraId="7973B2B1" w14:textId="02756549" w:rsidR="00D179D6" w:rsidRPr="00462199" w:rsidRDefault="00D179D6" w:rsidP="00202C21">
      <w:pPr>
        <w:pStyle w:val="H3Ashurst"/>
      </w:pPr>
      <w:bookmarkStart w:id="5486" w:name="_Ref144114733"/>
      <w:r w:rsidRPr="00462199">
        <w:t>if applicable, the relevant additional Supporting Information specified in the Alternative CO</w:t>
      </w:r>
      <w:r w:rsidRPr="00462199">
        <w:rPr>
          <w:vertAlign w:val="subscript"/>
        </w:rPr>
        <w:t>2</w:t>
      </w:r>
      <w:r w:rsidRPr="00462199">
        <w:t xml:space="preserve"> T&amp;S Network Review Notice pursuant to </w:t>
      </w:r>
      <w:r w:rsidR="007248B2" w:rsidRPr="007248B2">
        <w:t>Condition</w:t>
      </w:r>
      <w:r w:rsidRPr="00462199">
        <w:t xml:space="preserve"> </w:t>
      </w:r>
      <w:r w:rsidR="000E7B0A">
        <w:fldChar w:fldCharType="begin"/>
      </w:r>
      <w:r w:rsidR="000E7B0A">
        <w:instrText xml:space="preserve"> REF _Ref144114722 \w \h </w:instrText>
      </w:r>
      <w:r w:rsidR="000E7B0A">
        <w:fldChar w:fldCharType="separate"/>
      </w:r>
      <w:del w:id="5487" w:author="Faqir, Sofia (Energy Security)" w:date="2023-11-12T19:47:00Z">
        <w:r w:rsidR="00E473FC">
          <w:delText>52.14(A)(i)</w:delText>
        </w:r>
      </w:del>
      <w:r w:rsidR="000E7B0A">
        <w:fldChar w:fldCharType="end"/>
      </w:r>
      <w:r w:rsidRPr="00462199">
        <w:t>;</w:t>
      </w:r>
      <w:bookmarkEnd w:id="5486"/>
    </w:p>
    <w:p w14:paraId="669B2EB4" w14:textId="6CBB5598" w:rsidR="00D179D6" w:rsidRPr="00462199" w:rsidRDefault="00D179D6" w:rsidP="00202C21">
      <w:pPr>
        <w:pStyle w:val="H3Ashurst"/>
      </w:pPr>
      <w:bookmarkStart w:id="5488" w:name="_Ref144114734"/>
      <w:r w:rsidRPr="00462199">
        <w:t>if applicable, an amended draft Alternative CO</w:t>
      </w:r>
      <w:r w:rsidRPr="00462199">
        <w:rPr>
          <w:vertAlign w:val="subscript"/>
        </w:rPr>
        <w:t>2</w:t>
      </w:r>
      <w:r w:rsidRPr="00462199">
        <w:t xml:space="preserve"> T&amp;S Network Solution Plan which includes the amendments specified in the Alternative CO</w:t>
      </w:r>
      <w:r w:rsidRPr="00462199">
        <w:rPr>
          <w:vertAlign w:val="subscript"/>
        </w:rPr>
        <w:t>2</w:t>
      </w:r>
      <w:r w:rsidRPr="00462199">
        <w:t xml:space="preserve"> T&amp;S Network Review Notice pursuant to </w:t>
      </w:r>
      <w:r w:rsidR="007248B2" w:rsidRPr="007248B2">
        <w:t>Condition</w:t>
      </w:r>
      <w:r w:rsidRPr="00462199">
        <w:t xml:space="preserve"> </w:t>
      </w:r>
      <w:r w:rsidR="000E7B0A">
        <w:fldChar w:fldCharType="begin"/>
      </w:r>
      <w:r w:rsidR="000E7B0A">
        <w:instrText xml:space="preserve"> REF _Ref144114723 \w \h </w:instrText>
      </w:r>
      <w:r w:rsidR="000E7B0A">
        <w:fldChar w:fldCharType="separate"/>
      </w:r>
      <w:del w:id="5489" w:author="Faqir, Sofia (Energy Security)" w:date="2023-11-12T19:47:00Z">
        <w:r w:rsidR="00E473FC">
          <w:delText>52.14(A)(ii)</w:delText>
        </w:r>
      </w:del>
      <w:r w:rsidR="000E7B0A">
        <w:fldChar w:fldCharType="end"/>
      </w:r>
      <w:r w:rsidRPr="00462199">
        <w:t>; and/or</w:t>
      </w:r>
      <w:bookmarkEnd w:id="5488"/>
    </w:p>
    <w:p w14:paraId="6A5B99B6" w14:textId="69CF8B46" w:rsidR="00D179D6" w:rsidRPr="00462199" w:rsidRDefault="00D179D6" w:rsidP="00202C21">
      <w:pPr>
        <w:pStyle w:val="H3Ashurst"/>
      </w:pPr>
      <w:bookmarkStart w:id="5490" w:name="_Ref144114735"/>
      <w:r w:rsidRPr="00462199">
        <w:t>if applicable, an amended draft Alternative CO</w:t>
      </w:r>
      <w:r w:rsidRPr="00462199">
        <w:rPr>
          <w:vertAlign w:val="subscript"/>
        </w:rPr>
        <w:t>2</w:t>
      </w:r>
      <w:r w:rsidRPr="00462199">
        <w:t xml:space="preserve"> T&amp;S Network Solution Plan pursuant to </w:t>
      </w:r>
      <w:r w:rsidR="007248B2" w:rsidRPr="007248B2">
        <w:t>Condition</w:t>
      </w:r>
      <w:r w:rsidRPr="00462199">
        <w:t xml:space="preserve"> </w:t>
      </w:r>
      <w:r w:rsidRPr="00462199">
        <w:fldChar w:fldCharType="begin"/>
      </w:r>
      <w:r w:rsidRPr="00462199">
        <w:instrText xml:space="preserve">  REF _Ref144114724 \r \h \* MERGEFORMAT </w:instrText>
      </w:r>
      <w:r w:rsidRPr="00462199">
        <w:fldChar w:fldCharType="separate"/>
      </w:r>
      <w:del w:id="5491" w:author="Faqir, Sofia (Energy Security)" w:date="2023-11-12T19:47:00Z">
        <w:r w:rsidR="00E473FC" w:rsidRPr="00E473FC">
          <w:rPr>
            <w:color w:val="000000"/>
          </w:rPr>
          <w:delText>52.14(B)</w:delText>
        </w:r>
      </w:del>
      <w:r w:rsidRPr="00462199">
        <w:fldChar w:fldCharType="end"/>
      </w:r>
      <w:r w:rsidRPr="00462199">
        <w:t>,</w:t>
      </w:r>
      <w:bookmarkEnd w:id="5490"/>
    </w:p>
    <w:p w14:paraId="5724D1A7" w14:textId="77777777" w:rsidR="00D179D6" w:rsidRPr="00462199" w:rsidRDefault="00D179D6" w:rsidP="005B3BB9">
      <w:pPr>
        <w:pStyle w:val="B12Ashurst"/>
      </w:pPr>
      <w:r w:rsidRPr="00462199">
        <w:t xml:space="preserve">(each a </w:t>
      </w:r>
      <w:r w:rsidRPr="00462199">
        <w:rPr>
          <w:b/>
        </w:rPr>
        <w:t>"CO</w:t>
      </w:r>
      <w:r w:rsidRPr="00462199">
        <w:rPr>
          <w:b/>
          <w:vertAlign w:val="subscript"/>
        </w:rPr>
        <w:t>2</w:t>
      </w:r>
      <w:r w:rsidRPr="00462199">
        <w:rPr>
          <w:b/>
        </w:rPr>
        <w:t xml:space="preserve"> T&amp;S Prolonged Unavailability Procedure Obligation"</w:t>
      </w:r>
      <w:r w:rsidRPr="00462199">
        <w:t>), the LCHA Counterparty may elect to suspend payment of any amounts (including any CO</w:t>
      </w:r>
      <w:r w:rsidRPr="00462199">
        <w:rPr>
          <w:vertAlign w:val="subscript"/>
        </w:rPr>
        <w:t>2</w:t>
      </w:r>
      <w:r w:rsidRPr="00462199">
        <w:t xml:space="preserve"> T&amp;S Connection Delay Compensation) which would otherwise be payable by the LCHA Counterparty to the Producer in any period during which the Producer is in breach of a CO</w:t>
      </w:r>
      <w:r w:rsidRPr="00462199">
        <w:rPr>
          <w:vertAlign w:val="subscript"/>
        </w:rPr>
        <w:t>2</w:t>
      </w:r>
      <w:r w:rsidRPr="00462199">
        <w:t xml:space="preserve"> </w:t>
      </w:r>
      <w:r w:rsidRPr="00462199">
        <w:lastRenderedPageBreak/>
        <w:t>T&amp;S Prolonged Unavailability Procedure Obligation, provided that, prior to effecting any such suspension, the LCHA Counterparty shall notify the Producer of: (i) its intention to suspend payment of any such amounts; and (ii) the date from which it proposes to effect such suspension.</w:t>
      </w:r>
    </w:p>
    <w:p w14:paraId="3A8BDB25" w14:textId="7041F65E" w:rsidR="00D179D6" w:rsidRPr="00462199" w:rsidRDefault="00D179D6" w:rsidP="005B3BB9">
      <w:pPr>
        <w:pStyle w:val="H2Ashurst"/>
      </w:pPr>
      <w:bookmarkStart w:id="5492" w:name="_Ref144114736"/>
      <w:r w:rsidRPr="00462199">
        <w:t>If the Producer subsequently complies with the relevant CO</w:t>
      </w:r>
      <w:r w:rsidRPr="00462199">
        <w:rPr>
          <w:vertAlign w:val="subscript"/>
        </w:rPr>
        <w:t>2</w:t>
      </w:r>
      <w:r w:rsidRPr="00462199">
        <w:t xml:space="preserve"> T&amp;S Prolonged Unavailability Procedure Obligation(s), then the LCHA Counterparty shall pay any amounts to the Producer which would have been payable but for the operation of </w:t>
      </w:r>
      <w:r w:rsidR="007248B2" w:rsidRPr="007248B2">
        <w:t>Condition</w:t>
      </w:r>
      <w:r w:rsidRPr="00462199">
        <w:t xml:space="preserve"> </w:t>
      </w:r>
      <w:r w:rsidR="000E7B0A">
        <w:fldChar w:fldCharType="begin"/>
      </w:r>
      <w:r w:rsidR="000E7B0A">
        <w:instrText xml:space="preserve"> REF _Ref144114728 \w \h </w:instrText>
      </w:r>
      <w:r w:rsidR="000E7B0A">
        <w:fldChar w:fldCharType="separate"/>
      </w:r>
      <w:del w:id="5493" w:author="Faqir, Sofia (Energy Security)" w:date="2023-11-12T19:47:00Z">
        <w:r w:rsidR="00E473FC">
          <w:delText>52.16</w:delText>
        </w:r>
      </w:del>
      <w:r w:rsidR="000E7B0A">
        <w:fldChar w:fldCharType="end"/>
      </w:r>
      <w:r w:rsidRPr="00462199">
        <w:t>. The LCHA Counterparty may elect to make such payment on a lump sum</w:t>
      </w:r>
      <w:r w:rsidR="002F209F">
        <w:t xml:space="preserve"> or</w:t>
      </w:r>
      <w:r w:rsidRPr="00462199">
        <w:t xml:space="preserve"> staged basis. No Compensatory Interest or Default Interest shall be payable in respect of any amount payable pursuant to this </w:t>
      </w:r>
      <w:r w:rsidR="007248B2" w:rsidRPr="007248B2">
        <w:t>Condition</w:t>
      </w:r>
      <w:r w:rsidRPr="00462199">
        <w:t xml:space="preserve"> </w:t>
      </w:r>
      <w:r w:rsidR="000E7B0A">
        <w:fldChar w:fldCharType="begin"/>
      </w:r>
      <w:r w:rsidR="000E7B0A">
        <w:instrText xml:space="preserve"> REF _Ref144114736 \w \h </w:instrText>
      </w:r>
      <w:r w:rsidR="000E7B0A">
        <w:fldChar w:fldCharType="separate"/>
      </w:r>
      <w:del w:id="5494" w:author="Faqir, Sofia (Energy Security)" w:date="2023-11-12T19:47:00Z">
        <w:r w:rsidR="00E473FC">
          <w:delText>52.17</w:delText>
        </w:r>
      </w:del>
      <w:r w:rsidR="000E7B0A">
        <w:fldChar w:fldCharType="end"/>
      </w:r>
      <w:r w:rsidRPr="00462199">
        <w:t>.</w:t>
      </w:r>
      <w:bookmarkEnd w:id="5492"/>
    </w:p>
    <w:p w14:paraId="2262EE5D" w14:textId="2D956D29" w:rsidR="00D179D6" w:rsidRPr="00462199" w:rsidRDefault="00D179D6" w:rsidP="005B3BB9">
      <w:pPr>
        <w:pStyle w:val="H2Ashurst"/>
      </w:pPr>
      <w:bookmarkStart w:id="5495" w:name="_Ref144114737"/>
      <w:r w:rsidRPr="00462199">
        <w:t xml:space="preserve">If </w:t>
      </w:r>
      <w:r w:rsidR="007248B2" w:rsidRPr="007248B2">
        <w:t>Condition</w:t>
      </w:r>
      <w:r w:rsidRPr="00462199">
        <w:t xml:space="preserve"> </w:t>
      </w:r>
      <w:r w:rsidRPr="00462199">
        <w:fldChar w:fldCharType="begin"/>
      </w:r>
      <w:r w:rsidRPr="00462199">
        <w:instrText xml:space="preserve">  REF _Ref144114716 \r \h \* MERGEFORMAT </w:instrText>
      </w:r>
      <w:r w:rsidRPr="00462199">
        <w:fldChar w:fldCharType="separate"/>
      </w:r>
      <w:del w:id="5496" w:author="Faqir, Sofia (Energy Security)" w:date="2023-11-12T19:47:00Z">
        <w:r w:rsidR="00E473FC" w:rsidRPr="00E473FC">
          <w:rPr>
            <w:color w:val="000000"/>
          </w:rPr>
          <w:delText>52.13(C)(i)</w:delText>
        </w:r>
      </w:del>
      <w:r w:rsidRPr="00462199">
        <w:fldChar w:fldCharType="end"/>
      </w:r>
      <w:r w:rsidRPr="00462199">
        <w:t xml:space="preserve"> applies:</w:t>
      </w:r>
      <w:bookmarkEnd w:id="5495"/>
    </w:p>
    <w:p w14:paraId="485F2A0B" w14:textId="77777777" w:rsidR="00D179D6" w:rsidRPr="00462199" w:rsidRDefault="00D179D6" w:rsidP="00202C21">
      <w:pPr>
        <w:pStyle w:val="H3Ashurst"/>
      </w:pPr>
      <w:bookmarkStart w:id="5497" w:name="_Ref144114738"/>
      <w:r w:rsidRPr="00462199">
        <w:t>as soon as reasonably practicable and in any event, no later than [sixty (60)] Business Days after the date of the Alternative CO</w:t>
      </w:r>
      <w:r w:rsidRPr="00462199">
        <w:rPr>
          <w:vertAlign w:val="subscript"/>
        </w:rPr>
        <w:t>2</w:t>
      </w:r>
      <w:r w:rsidRPr="00462199">
        <w:t xml:space="preserve"> T&amp;S Network Review Notice, the Producer shall commence the implementation of the Approved Alternative CO</w:t>
      </w:r>
      <w:r w:rsidRPr="00462199">
        <w:rPr>
          <w:vertAlign w:val="subscript"/>
        </w:rPr>
        <w:t>2</w:t>
      </w:r>
      <w:r w:rsidRPr="00462199">
        <w:t xml:space="preserve"> T&amp;S Network Solution Plan, and the Producer shall continue to implement the Approved Alternative CO</w:t>
      </w:r>
      <w:r w:rsidRPr="00462199">
        <w:rPr>
          <w:vertAlign w:val="subscript"/>
        </w:rPr>
        <w:t>2</w:t>
      </w:r>
      <w:r w:rsidRPr="00462199">
        <w:t xml:space="preserve"> T&amp;S Network Solution Plan in accordance with its terms in order to remedy the CO</w:t>
      </w:r>
      <w:r w:rsidRPr="00462199">
        <w:rPr>
          <w:vertAlign w:val="subscript"/>
        </w:rPr>
        <w:t>2</w:t>
      </w:r>
      <w:r w:rsidRPr="00462199">
        <w:t xml:space="preserve"> T&amp;S Prolonged Unavailability Event; and</w:t>
      </w:r>
      <w:bookmarkEnd w:id="5497"/>
    </w:p>
    <w:p w14:paraId="05DCD40C" w14:textId="77777777" w:rsidR="00D179D6" w:rsidRPr="00462199" w:rsidRDefault="00D179D6" w:rsidP="00202C21">
      <w:pPr>
        <w:pStyle w:val="H3Ashurst"/>
      </w:pPr>
      <w:bookmarkStart w:id="5498" w:name="_Ref144114739"/>
      <w:r w:rsidRPr="00462199">
        <w:t>the Producer shall notify the LCHA Counterparty in writing no later than [five (5)] Business Days following the date on which the Producer fully implements the Approved Alternative CO</w:t>
      </w:r>
      <w:r w:rsidRPr="00462199">
        <w:rPr>
          <w:vertAlign w:val="subscript"/>
        </w:rPr>
        <w:t>2</w:t>
      </w:r>
      <w:r w:rsidRPr="00462199">
        <w:t xml:space="preserve"> T&amp;S Network Solution Plan such that the CO</w:t>
      </w:r>
      <w:r w:rsidRPr="00462199">
        <w:rPr>
          <w:vertAlign w:val="subscript"/>
        </w:rPr>
        <w:t>2</w:t>
      </w:r>
      <w:r w:rsidRPr="00462199">
        <w:t xml:space="preserve"> T&amp;S Prolonged Unavailability Event has been remedied (a </w:t>
      </w:r>
      <w:r w:rsidRPr="00462199">
        <w:rPr>
          <w:b/>
        </w:rPr>
        <w:t>"CO</w:t>
      </w:r>
      <w:r w:rsidRPr="00462199">
        <w:rPr>
          <w:b/>
          <w:vertAlign w:val="subscript"/>
        </w:rPr>
        <w:t>2</w:t>
      </w:r>
      <w:r w:rsidRPr="00462199">
        <w:rPr>
          <w:b/>
        </w:rPr>
        <w:t xml:space="preserve"> T&amp;S Prolonged Unavailability Remediation Notice"</w:t>
      </w:r>
      <w:r w:rsidRPr="00462199">
        <w:t>) together with such Supporting Information, in form and content satisfactory to the LCHA Counterparty (acting reasonably), to evidence that the CO</w:t>
      </w:r>
      <w:r w:rsidRPr="00462199">
        <w:rPr>
          <w:vertAlign w:val="subscript"/>
        </w:rPr>
        <w:t>2</w:t>
      </w:r>
      <w:r w:rsidRPr="00462199">
        <w:t xml:space="preserve"> T&amp;S Prolonged Unavailability Event has been remedied.</w:t>
      </w:r>
      <w:bookmarkEnd w:id="5498"/>
    </w:p>
    <w:p w14:paraId="03BF80FE" w14:textId="77777777" w:rsidR="00D179D6" w:rsidRPr="00462199" w:rsidRDefault="00D179D6" w:rsidP="005B3BB9">
      <w:pPr>
        <w:pStyle w:val="H2Ashurst"/>
      </w:pPr>
      <w:bookmarkStart w:id="5499" w:name="_Ref144114740"/>
      <w:r w:rsidRPr="00462199">
        <w:t>The Producer shall keep the LCHA Counterparty reasonably informed as to the progress towards remediation of the CO</w:t>
      </w:r>
      <w:r w:rsidRPr="00462199">
        <w:rPr>
          <w:vertAlign w:val="subscript"/>
        </w:rPr>
        <w:t>2</w:t>
      </w:r>
      <w:r w:rsidRPr="00462199">
        <w:t xml:space="preserve"> T&amp;S Prolonged Unavailability Event and, in particular, shall provide the LCHA Counterparty with reports (in a form, content and frequency satisfactory to the LCHA Counterparty) of the progress made in or towards the remediation of the CO</w:t>
      </w:r>
      <w:r w:rsidRPr="00462199">
        <w:rPr>
          <w:vertAlign w:val="subscript"/>
        </w:rPr>
        <w:t>2</w:t>
      </w:r>
      <w:r w:rsidRPr="00462199">
        <w:t xml:space="preserve"> T&amp;S Prolonged Unavailability Event.</w:t>
      </w:r>
      <w:bookmarkEnd w:id="5499"/>
    </w:p>
    <w:p w14:paraId="64C43F54" w14:textId="77777777" w:rsidR="00D179D6" w:rsidRPr="00462199" w:rsidRDefault="00D179D6" w:rsidP="005B3BB9">
      <w:pPr>
        <w:pStyle w:val="H2Ashurst"/>
      </w:pPr>
      <w:bookmarkStart w:id="5500" w:name="_Ref144114741"/>
      <w:r w:rsidRPr="00462199">
        <w:t>The Producer shall give the LCHA Counterparty a notice promptly upon the Producer becoming aware of any fact, matter or circumstance which will or is reasonably likely to:</w:t>
      </w:r>
      <w:bookmarkEnd w:id="5500"/>
    </w:p>
    <w:p w14:paraId="57BE560D" w14:textId="77777777" w:rsidR="00D179D6" w:rsidRPr="00462199" w:rsidRDefault="00D179D6" w:rsidP="00202C21">
      <w:pPr>
        <w:pStyle w:val="H3Ashurst"/>
      </w:pPr>
      <w:bookmarkStart w:id="5501" w:name="_Ref144114742"/>
      <w:r w:rsidRPr="00462199">
        <w:t>significantly affect the accuracy of any CO</w:t>
      </w:r>
      <w:r w:rsidRPr="00462199">
        <w:rPr>
          <w:vertAlign w:val="subscript"/>
        </w:rPr>
        <w:t>2</w:t>
      </w:r>
      <w:r w:rsidRPr="00462199">
        <w:t xml:space="preserve"> T&amp;S Prolonged Unavailability Response Notice or CO</w:t>
      </w:r>
      <w:r w:rsidRPr="00462199">
        <w:rPr>
          <w:vertAlign w:val="subscript"/>
        </w:rPr>
        <w:t>2</w:t>
      </w:r>
      <w:r w:rsidRPr="00462199">
        <w:t xml:space="preserve"> T&amp;S Prolonged Unavailability Further Response Notice, including any accompanying Supporting Information;</w:t>
      </w:r>
      <w:bookmarkEnd w:id="5501"/>
    </w:p>
    <w:p w14:paraId="3BF81713" w14:textId="77777777" w:rsidR="00D179D6" w:rsidRPr="00462199" w:rsidRDefault="00D179D6" w:rsidP="00202C21">
      <w:pPr>
        <w:pStyle w:val="H3Ashurst"/>
      </w:pPr>
      <w:bookmarkStart w:id="5502" w:name="_Ref144114743"/>
      <w:r w:rsidRPr="00462199">
        <w:t>where the Producer has notified the LCHA Counterparty that the CO</w:t>
      </w:r>
      <w:r w:rsidRPr="00462199">
        <w:rPr>
          <w:vertAlign w:val="subscript"/>
        </w:rPr>
        <w:t>2</w:t>
      </w:r>
      <w:r w:rsidRPr="00462199">
        <w:t xml:space="preserve"> T&amp;S Prolonged Unavailability Event will be remedied by the CO</w:t>
      </w:r>
      <w:r w:rsidRPr="00462199">
        <w:rPr>
          <w:vertAlign w:val="subscript"/>
        </w:rPr>
        <w:t>2</w:t>
      </w:r>
      <w:r w:rsidRPr="00462199">
        <w:t xml:space="preserve"> T&amp;S Prolonged Unavailability Remediation Deadline, prevent (or delay) the remediation of the CO</w:t>
      </w:r>
      <w:r w:rsidRPr="00462199">
        <w:rPr>
          <w:vertAlign w:val="subscript"/>
        </w:rPr>
        <w:t>2</w:t>
      </w:r>
      <w:r w:rsidRPr="00462199">
        <w:t xml:space="preserve"> T&amp;S Prolonged Unavailability Event by the CO</w:t>
      </w:r>
      <w:r w:rsidRPr="00462199">
        <w:rPr>
          <w:vertAlign w:val="subscript"/>
        </w:rPr>
        <w:t>2</w:t>
      </w:r>
      <w:r w:rsidRPr="00462199">
        <w:t xml:space="preserve"> T&amp;S Prolonged Unavailability Remediation Deadline; or</w:t>
      </w:r>
      <w:bookmarkEnd w:id="5502"/>
    </w:p>
    <w:p w14:paraId="379A1263" w14:textId="58897EDB" w:rsidR="00D179D6" w:rsidRPr="00462199" w:rsidRDefault="00D179D6" w:rsidP="00202C21">
      <w:pPr>
        <w:pStyle w:val="H3Ashurst"/>
      </w:pPr>
      <w:bookmarkStart w:id="5503" w:name="_Ref144114744"/>
      <w:r w:rsidRPr="00462199">
        <w:t xml:space="preserve">where </w:t>
      </w:r>
      <w:r w:rsidR="007248B2" w:rsidRPr="007248B2">
        <w:t>Condition</w:t>
      </w:r>
      <w:r w:rsidRPr="00462199">
        <w:t xml:space="preserve"> </w:t>
      </w:r>
      <w:r w:rsidRPr="00462199">
        <w:fldChar w:fldCharType="begin"/>
      </w:r>
      <w:r w:rsidRPr="00462199">
        <w:instrText xml:space="preserve">  REF _Ref144114716 \r \h \* MERGEFORMAT </w:instrText>
      </w:r>
      <w:r w:rsidRPr="00462199">
        <w:fldChar w:fldCharType="separate"/>
      </w:r>
      <w:del w:id="5504" w:author="Faqir, Sofia (Energy Security)" w:date="2023-11-12T19:47:00Z">
        <w:r w:rsidR="00E473FC" w:rsidRPr="00E473FC">
          <w:rPr>
            <w:color w:val="000000"/>
          </w:rPr>
          <w:delText>52.13(C)(i)</w:delText>
        </w:r>
      </w:del>
      <w:r w:rsidRPr="00462199">
        <w:fldChar w:fldCharType="end"/>
      </w:r>
      <w:r w:rsidRPr="00462199">
        <w:t xml:space="preserve"> applies, prevent (or delay) the implementation of an Approved Alternative CO</w:t>
      </w:r>
      <w:r w:rsidRPr="00462199">
        <w:rPr>
          <w:vertAlign w:val="subscript"/>
        </w:rPr>
        <w:t>2</w:t>
      </w:r>
      <w:r w:rsidRPr="00462199">
        <w:t xml:space="preserve"> T&amp;S Network Solution Plan in accordance with its terms in order to remedy the CO</w:t>
      </w:r>
      <w:r w:rsidRPr="00462199">
        <w:rPr>
          <w:vertAlign w:val="subscript"/>
        </w:rPr>
        <w:t>2</w:t>
      </w:r>
      <w:r w:rsidRPr="00462199">
        <w:t xml:space="preserve"> T&amp;S Prolonged Unavailability Event.</w:t>
      </w:r>
      <w:bookmarkEnd w:id="5503"/>
    </w:p>
    <w:p w14:paraId="2CC03BAE" w14:textId="77777777" w:rsidR="00D179D6" w:rsidRPr="00462199" w:rsidRDefault="00D179D6" w:rsidP="005B3BB9">
      <w:pPr>
        <w:pStyle w:val="H2Ashurst"/>
      </w:pPr>
      <w:bookmarkStart w:id="5505" w:name="_Ref144114745"/>
      <w:r w:rsidRPr="00462199">
        <w:t>The Producer shall ensure that:</w:t>
      </w:r>
      <w:bookmarkEnd w:id="5505"/>
    </w:p>
    <w:p w14:paraId="65BE4246" w14:textId="4CD527C8" w:rsidR="00D179D6" w:rsidRPr="00462199" w:rsidRDefault="00D179D6" w:rsidP="00202C21">
      <w:pPr>
        <w:pStyle w:val="H3Ashurst"/>
      </w:pPr>
      <w:bookmarkStart w:id="5506" w:name="_Ref144114746"/>
      <w:r w:rsidRPr="00462199">
        <w:lastRenderedPageBreak/>
        <w:t xml:space="preserve">all forecasts, forward-looking statements and data provided by or on behalf of the Producer pursuant to </w:t>
      </w:r>
      <w:r w:rsidR="007248B2" w:rsidRPr="007248B2">
        <w:t>Condition</w:t>
      </w:r>
      <w:r w:rsidRPr="00462199">
        <w:t xml:space="preserve">s </w:t>
      </w:r>
      <w:r w:rsidR="00FC0B16">
        <w:fldChar w:fldCharType="begin"/>
      </w:r>
      <w:r w:rsidR="00FC0B16">
        <w:instrText xml:space="preserve"> REF _Ref144114670 \w \h </w:instrText>
      </w:r>
      <w:r w:rsidR="00FC0B16">
        <w:fldChar w:fldCharType="separate"/>
      </w:r>
      <w:del w:id="5507" w:author="Faqir, Sofia (Energy Security)" w:date="2023-11-12T19:47:00Z">
        <w:r w:rsidR="00E473FC">
          <w:delText>52.9</w:delText>
        </w:r>
      </w:del>
      <w:r w:rsidR="00FC0B16">
        <w:fldChar w:fldCharType="end"/>
      </w:r>
      <w:r w:rsidRPr="00462199">
        <w:t xml:space="preserve"> to </w:t>
      </w:r>
      <w:r w:rsidRPr="00462199">
        <w:fldChar w:fldCharType="begin"/>
      </w:r>
      <w:r w:rsidRPr="00462199">
        <w:instrText xml:space="preserve">  REF _Ref144114741 \r \h \* MERGEFORMAT </w:instrText>
      </w:r>
      <w:r w:rsidRPr="00462199">
        <w:fldChar w:fldCharType="separate"/>
      </w:r>
      <w:del w:id="5508" w:author="Faqir, Sofia (Energy Security)" w:date="2023-11-12T19:47:00Z">
        <w:r w:rsidR="00E473FC" w:rsidRPr="00E473FC">
          <w:rPr>
            <w:color w:val="000000"/>
          </w:rPr>
          <w:delText>52.20</w:delText>
        </w:r>
      </w:del>
      <w:r w:rsidRPr="00462199">
        <w:fldChar w:fldCharType="end"/>
      </w:r>
      <w:r w:rsidRPr="00462199">
        <w:t xml:space="preserve"> are prepared in good faith, on a reasonable basis and with due care and attention; and</w:t>
      </w:r>
      <w:bookmarkEnd w:id="5506"/>
    </w:p>
    <w:p w14:paraId="4F015CE2" w14:textId="219E84AE" w:rsidR="00D179D6" w:rsidRPr="00462199" w:rsidRDefault="00D179D6" w:rsidP="00202C21">
      <w:pPr>
        <w:pStyle w:val="H3Ashurst"/>
      </w:pPr>
      <w:bookmarkStart w:id="5509" w:name="_Ref144114747"/>
      <w:r w:rsidRPr="00462199">
        <w:t xml:space="preserve">all other Information provided by or on behalf of the Producer pursuant to </w:t>
      </w:r>
      <w:r w:rsidR="007248B2" w:rsidRPr="007248B2">
        <w:t>Condition</w:t>
      </w:r>
      <w:r w:rsidRPr="00462199">
        <w:t xml:space="preserve">s </w:t>
      </w:r>
      <w:r w:rsidR="000E7B0A">
        <w:fldChar w:fldCharType="begin"/>
      </w:r>
      <w:r w:rsidR="000E7B0A">
        <w:instrText xml:space="preserve"> REF _Ref144114670 \w \h </w:instrText>
      </w:r>
      <w:r w:rsidR="000E7B0A">
        <w:fldChar w:fldCharType="separate"/>
      </w:r>
      <w:del w:id="5510" w:author="Faqir, Sofia (Energy Security)" w:date="2023-11-12T19:47:00Z">
        <w:r w:rsidR="00E473FC">
          <w:delText>52.9</w:delText>
        </w:r>
      </w:del>
      <w:r w:rsidR="000E7B0A">
        <w:fldChar w:fldCharType="end"/>
      </w:r>
      <w:r w:rsidRPr="00462199">
        <w:t xml:space="preserve"> to </w:t>
      </w:r>
      <w:r w:rsidRPr="00462199">
        <w:fldChar w:fldCharType="begin"/>
      </w:r>
      <w:r w:rsidRPr="00462199">
        <w:instrText xml:space="preserve">  REF _Ref144114741 \r \h \* MERGEFORMAT </w:instrText>
      </w:r>
      <w:r w:rsidRPr="00462199">
        <w:fldChar w:fldCharType="separate"/>
      </w:r>
      <w:del w:id="5511" w:author="Faqir, Sofia (Energy Security)" w:date="2023-11-12T19:47:00Z">
        <w:r w:rsidR="00E473FC" w:rsidRPr="00E473FC">
          <w:rPr>
            <w:color w:val="000000"/>
          </w:rPr>
          <w:delText>52.20</w:delText>
        </w:r>
      </w:del>
      <w:r w:rsidRPr="00462199">
        <w:fldChar w:fldCharType="end"/>
      </w:r>
      <w:r w:rsidRPr="00462199">
        <w:t xml:space="preserve"> is true, complete and accurate in all material respects and is not misleading.</w:t>
      </w:r>
      <w:bookmarkEnd w:id="5509"/>
    </w:p>
    <w:p w14:paraId="025521B2" w14:textId="77777777" w:rsidR="00D179D6" w:rsidRPr="00462199" w:rsidRDefault="00D179D6" w:rsidP="005B3BB9">
      <w:pPr>
        <w:pStyle w:val="NormalBoldAshurst"/>
      </w:pPr>
      <w:r w:rsidRPr="00462199">
        <w:rPr>
          <w:i/>
        </w:rPr>
        <w:t xml:space="preserve">Termination for failing to remedy a </w:t>
      </w:r>
      <w:r w:rsidRPr="00462199">
        <w:t>CO</w:t>
      </w:r>
      <w:r w:rsidRPr="00462199">
        <w:rPr>
          <w:vertAlign w:val="subscript"/>
        </w:rPr>
        <w:t>2</w:t>
      </w:r>
      <w:r w:rsidRPr="00462199">
        <w:rPr>
          <w:i/>
        </w:rPr>
        <w:t xml:space="preserve"> T&amp;S Prolonged Unavailability Event</w:t>
      </w:r>
    </w:p>
    <w:p w14:paraId="16FA6A1B" w14:textId="77777777" w:rsidR="00D179D6" w:rsidRPr="00462199" w:rsidRDefault="00D179D6" w:rsidP="005B3BB9">
      <w:pPr>
        <w:pStyle w:val="H2Ashurst"/>
      </w:pPr>
      <w:bookmarkStart w:id="5512" w:name="_Ref144114748"/>
      <w:r w:rsidRPr="00462199">
        <w:t>If:</w:t>
      </w:r>
      <w:bookmarkEnd w:id="5512"/>
    </w:p>
    <w:p w14:paraId="1FC54962" w14:textId="77777777" w:rsidR="00D179D6" w:rsidRPr="00462199" w:rsidRDefault="00D179D6" w:rsidP="00202C21">
      <w:pPr>
        <w:pStyle w:val="H3Ashurst"/>
      </w:pPr>
      <w:bookmarkStart w:id="5513" w:name="_Ref144114749"/>
      <w:r w:rsidRPr="00462199">
        <w:t>subject to limbs (B), (C) and (D), the CO</w:t>
      </w:r>
      <w:r w:rsidRPr="00462199">
        <w:rPr>
          <w:vertAlign w:val="subscript"/>
        </w:rPr>
        <w:t>2</w:t>
      </w:r>
      <w:r w:rsidRPr="00462199">
        <w:t xml:space="preserve"> T&amp;S Prolonged Unavailability Event has not been remedied by the CO</w:t>
      </w:r>
      <w:r w:rsidRPr="00462199">
        <w:rPr>
          <w:vertAlign w:val="subscript"/>
        </w:rPr>
        <w:t>2</w:t>
      </w:r>
      <w:r w:rsidRPr="00462199">
        <w:t xml:space="preserve"> T&amp;S Prolonged Unavailability Remediation Deadline;</w:t>
      </w:r>
      <w:bookmarkEnd w:id="5513"/>
    </w:p>
    <w:p w14:paraId="6E9CE83A" w14:textId="5954B91D" w:rsidR="00D179D6" w:rsidRPr="00462199" w:rsidRDefault="00D179D6" w:rsidP="00202C21">
      <w:pPr>
        <w:pStyle w:val="H3Ashurst"/>
      </w:pPr>
      <w:bookmarkStart w:id="5514" w:name="_Ref144114750"/>
      <w:r w:rsidRPr="00462199">
        <w:t xml:space="preserve">where </w:t>
      </w:r>
      <w:r w:rsidR="007248B2" w:rsidRPr="007248B2">
        <w:t>Condition</w:t>
      </w:r>
      <w:r w:rsidRPr="00462199">
        <w:t xml:space="preserve"> </w:t>
      </w:r>
      <w:r w:rsidRPr="00462199">
        <w:fldChar w:fldCharType="begin"/>
      </w:r>
      <w:r w:rsidRPr="00462199">
        <w:instrText xml:space="preserve">  REF _Ref144114675 \r \h \* MERGEFORMAT </w:instrText>
      </w:r>
      <w:r w:rsidRPr="00462199">
        <w:fldChar w:fldCharType="separate"/>
      </w:r>
      <w:del w:id="5515" w:author="Faqir, Sofia (Energy Security)" w:date="2023-11-12T19:47:00Z">
        <w:r w:rsidR="00E473FC" w:rsidRPr="00E473FC">
          <w:rPr>
            <w:color w:val="000000"/>
          </w:rPr>
          <w:delText>52.9(A)(iv)</w:delText>
        </w:r>
      </w:del>
      <w:r w:rsidRPr="00462199">
        <w:fldChar w:fldCharType="end"/>
      </w:r>
      <w:r w:rsidRPr="00462199">
        <w:t xml:space="preserve"> applies, the Producer has delivered evidence to the satisfaction of the LCHA Counterparty that the CO</w:t>
      </w:r>
      <w:r w:rsidRPr="00462199">
        <w:rPr>
          <w:vertAlign w:val="subscript"/>
        </w:rPr>
        <w:t>2</w:t>
      </w:r>
      <w:r w:rsidRPr="00462199">
        <w:t xml:space="preserve"> T&amp;S Prolonged Unavailability Event will not be remedied by the CO</w:t>
      </w:r>
      <w:r w:rsidRPr="00462199">
        <w:rPr>
          <w:vertAlign w:val="subscript"/>
        </w:rPr>
        <w:t>2</w:t>
      </w:r>
      <w:r w:rsidRPr="00462199">
        <w:t xml:space="preserve"> T&amp;S Prolonged Unavailability Remediation Deadline and the Producer cannot provide a feasible Alternative CO</w:t>
      </w:r>
      <w:r w:rsidRPr="00462199">
        <w:rPr>
          <w:vertAlign w:val="subscript"/>
        </w:rPr>
        <w:t>2</w:t>
      </w:r>
      <w:r w:rsidRPr="00462199">
        <w:t xml:space="preserve"> T&amp;S Network Solution Plan due to a No Alternative CO</w:t>
      </w:r>
      <w:r w:rsidRPr="00462199">
        <w:rPr>
          <w:vertAlign w:val="subscript"/>
        </w:rPr>
        <w:t>2</w:t>
      </w:r>
      <w:r w:rsidRPr="00462199">
        <w:t xml:space="preserve"> T&amp;S </w:t>
      </w:r>
      <w:r w:rsidR="00D26757">
        <w:t xml:space="preserve">Solution </w:t>
      </w:r>
      <w:r w:rsidRPr="00462199">
        <w:t>Reason;</w:t>
      </w:r>
      <w:bookmarkEnd w:id="5514"/>
    </w:p>
    <w:p w14:paraId="1485D8AF" w14:textId="34B8615C" w:rsidR="00D179D6" w:rsidRPr="00462199" w:rsidRDefault="00D179D6" w:rsidP="00202C21">
      <w:pPr>
        <w:pStyle w:val="H3Ashurst"/>
      </w:pPr>
      <w:bookmarkStart w:id="5516" w:name="_Ref144114751"/>
      <w:r w:rsidRPr="00462199">
        <w:t xml:space="preserve">where </w:t>
      </w:r>
      <w:r w:rsidR="007248B2" w:rsidRPr="007248B2">
        <w:t>Condition</w:t>
      </w:r>
      <w:r w:rsidRPr="00462199">
        <w:t xml:space="preserve"> </w:t>
      </w:r>
      <w:r w:rsidR="000E7B0A">
        <w:fldChar w:fldCharType="begin"/>
      </w:r>
      <w:r w:rsidR="000E7B0A">
        <w:instrText xml:space="preserve"> REF _Ref144114712 \w \h </w:instrText>
      </w:r>
      <w:r w:rsidR="000E7B0A">
        <w:fldChar w:fldCharType="separate"/>
      </w:r>
      <w:del w:id="5517" w:author="Faqir, Sofia (Energy Security)" w:date="2023-11-12T19:47:00Z">
        <w:r w:rsidR="00E473FC">
          <w:delText>52.13</w:delText>
        </w:r>
      </w:del>
      <w:r w:rsidR="000E7B0A">
        <w:fldChar w:fldCharType="end"/>
      </w:r>
      <w:r w:rsidRPr="00462199">
        <w:t xml:space="preserve"> applies, the LCHA Counterparty rejects the draft Alternative CO</w:t>
      </w:r>
      <w:r w:rsidRPr="00462199">
        <w:rPr>
          <w:vertAlign w:val="subscript"/>
        </w:rPr>
        <w:t>2</w:t>
      </w:r>
      <w:r w:rsidRPr="00462199">
        <w:t xml:space="preserve"> T&amp;S Network Solution Plan pursuant to </w:t>
      </w:r>
      <w:r w:rsidR="007248B2" w:rsidRPr="007248B2">
        <w:t>Condition</w:t>
      </w:r>
      <w:r w:rsidRPr="00462199">
        <w:t xml:space="preserve"> </w:t>
      </w:r>
      <w:r w:rsidR="000E7B0A">
        <w:fldChar w:fldCharType="begin"/>
      </w:r>
      <w:r w:rsidR="000E7B0A">
        <w:instrText xml:space="preserve"> REF _Ref144114719 \w \h </w:instrText>
      </w:r>
      <w:r w:rsidR="000E7B0A">
        <w:fldChar w:fldCharType="separate"/>
      </w:r>
      <w:del w:id="5518" w:author="Faqir, Sofia (Energy Security)" w:date="2023-11-12T19:47:00Z">
        <w:r w:rsidR="00E473FC">
          <w:delText>52.13(C)(iv)</w:delText>
        </w:r>
      </w:del>
      <w:r w:rsidR="000E7B0A">
        <w:fldChar w:fldCharType="end"/>
      </w:r>
      <w:r w:rsidRPr="00462199">
        <w:t>; or</w:t>
      </w:r>
      <w:bookmarkEnd w:id="5516"/>
    </w:p>
    <w:p w14:paraId="6DD65C5B" w14:textId="486BDDA3" w:rsidR="00D179D6" w:rsidRPr="00462199" w:rsidRDefault="00D179D6" w:rsidP="00202C21">
      <w:pPr>
        <w:pStyle w:val="H3Ashurst"/>
      </w:pPr>
      <w:bookmarkStart w:id="5519" w:name="_Ref144114752"/>
      <w:r w:rsidRPr="00462199">
        <w:t xml:space="preserve">where </w:t>
      </w:r>
      <w:r w:rsidR="007248B2" w:rsidRPr="007248B2">
        <w:t>Condition</w:t>
      </w:r>
      <w:r w:rsidRPr="00462199">
        <w:t xml:space="preserve"> </w:t>
      </w:r>
      <w:r w:rsidRPr="00462199">
        <w:fldChar w:fldCharType="begin"/>
      </w:r>
      <w:r w:rsidRPr="00462199">
        <w:instrText xml:space="preserve">  REF _Ref144114716 \r \h \* MERGEFORMAT </w:instrText>
      </w:r>
      <w:r w:rsidRPr="00462199">
        <w:fldChar w:fldCharType="separate"/>
      </w:r>
      <w:del w:id="5520" w:author="Faqir, Sofia (Energy Security)" w:date="2023-11-12T19:47:00Z">
        <w:r w:rsidR="00E473FC" w:rsidRPr="00E473FC">
          <w:rPr>
            <w:color w:val="000000"/>
          </w:rPr>
          <w:delText>52.13(C)(i)</w:delText>
        </w:r>
      </w:del>
      <w:r w:rsidRPr="00462199">
        <w:fldChar w:fldCharType="end"/>
      </w:r>
      <w:r w:rsidRPr="00462199">
        <w:t xml:space="preserve"> applies but no earlier than the CO</w:t>
      </w:r>
      <w:r w:rsidRPr="00462199">
        <w:rPr>
          <w:vertAlign w:val="subscript"/>
        </w:rPr>
        <w:t>2</w:t>
      </w:r>
      <w:r w:rsidRPr="00462199">
        <w:t xml:space="preserve"> T&amp;S Prolonged Unavailability Remediation Deadline, and subject to </w:t>
      </w:r>
      <w:r w:rsidR="007248B2" w:rsidRPr="007248B2">
        <w:t>Condition</w:t>
      </w:r>
      <w:r w:rsidRPr="00462199">
        <w:t xml:space="preserve"> </w:t>
      </w:r>
      <w:r w:rsidR="000E7B0A">
        <w:fldChar w:fldCharType="begin"/>
      </w:r>
      <w:r w:rsidR="000E7B0A">
        <w:instrText xml:space="preserve"> REF _Ref144114758 \w \h </w:instrText>
      </w:r>
      <w:r w:rsidR="000E7B0A">
        <w:fldChar w:fldCharType="separate"/>
      </w:r>
      <w:del w:id="5521" w:author="Faqir, Sofia (Energy Security)" w:date="2023-11-12T19:47:00Z">
        <w:r w:rsidR="00E473FC">
          <w:delText>52.26</w:delText>
        </w:r>
      </w:del>
      <w:r w:rsidR="000E7B0A">
        <w:fldChar w:fldCharType="end"/>
      </w:r>
      <w:r w:rsidRPr="00462199">
        <w:t>, the Producer fails to commence and continue to implement an Approved Alternative CO</w:t>
      </w:r>
      <w:r w:rsidRPr="00462199">
        <w:rPr>
          <w:vertAlign w:val="subscript"/>
        </w:rPr>
        <w:t>2</w:t>
      </w:r>
      <w:r w:rsidRPr="00462199">
        <w:t xml:space="preserve"> T&amp;S Network Solution Plan in accordance with its terms in order to remedy the CO</w:t>
      </w:r>
      <w:r w:rsidRPr="00462199">
        <w:rPr>
          <w:vertAlign w:val="subscript"/>
        </w:rPr>
        <w:t>2</w:t>
      </w:r>
      <w:r w:rsidRPr="00462199">
        <w:t xml:space="preserve"> T&amp;S Prolonged Unavailability Event (notwithstanding that the CO</w:t>
      </w:r>
      <w:r w:rsidRPr="00462199">
        <w:rPr>
          <w:vertAlign w:val="subscript"/>
        </w:rPr>
        <w:t>2</w:t>
      </w:r>
      <w:r w:rsidRPr="00462199">
        <w:t xml:space="preserve"> T&amp;S Prolonged Unavailability Event has not been remedied by the CO</w:t>
      </w:r>
      <w:r w:rsidRPr="00462199">
        <w:rPr>
          <w:vertAlign w:val="subscript"/>
        </w:rPr>
        <w:t>2</w:t>
      </w:r>
      <w:r w:rsidRPr="00462199">
        <w:t xml:space="preserve"> T&amp;S Prolonged Unavailability Remediation Deadline),</w:t>
      </w:r>
      <w:bookmarkEnd w:id="5519"/>
    </w:p>
    <w:p w14:paraId="53A20465" w14:textId="77777777" w:rsidR="00D179D6" w:rsidRPr="00462199" w:rsidRDefault="00D179D6" w:rsidP="005B3BB9">
      <w:pPr>
        <w:pStyle w:val="B12Ashurst"/>
      </w:pPr>
      <w:r w:rsidRPr="00462199">
        <w:t xml:space="preserve">then the LCHA Counterparty shall have the right, but not the obligation, to give notice to the Producer terminating the LCHA (a </w:t>
      </w:r>
      <w:r w:rsidRPr="00462199">
        <w:rPr>
          <w:b/>
        </w:rPr>
        <w:t>"CO</w:t>
      </w:r>
      <w:r w:rsidRPr="00462199">
        <w:rPr>
          <w:b/>
          <w:vertAlign w:val="subscript"/>
        </w:rPr>
        <w:t>2</w:t>
      </w:r>
      <w:r w:rsidRPr="00462199">
        <w:rPr>
          <w:b/>
        </w:rPr>
        <w:t xml:space="preserve"> T&amp;S Prolonged Unavailability Termination Notice"</w:t>
      </w:r>
      <w:r w:rsidRPr="00462199">
        <w:t>). A CO</w:t>
      </w:r>
      <w:r w:rsidRPr="00462199">
        <w:rPr>
          <w:vertAlign w:val="subscript"/>
        </w:rPr>
        <w:t>2</w:t>
      </w:r>
      <w:r w:rsidRPr="00462199">
        <w:t xml:space="preserve"> T&amp;S Prolonged Unavailability Termination Notice shall specify the date (on or following the date of the CO</w:t>
      </w:r>
      <w:r w:rsidRPr="00462199">
        <w:rPr>
          <w:vertAlign w:val="subscript"/>
        </w:rPr>
        <w:t>2</w:t>
      </w:r>
      <w:r w:rsidRPr="00462199">
        <w:t xml:space="preserve"> T&amp;S Prolonged Unavailability Termination Notice) on which termination of the LCHA is designated by the LCHA Counterparty to take effect (the date so designated being a </w:t>
      </w:r>
      <w:r w:rsidRPr="00462199">
        <w:rPr>
          <w:b/>
        </w:rPr>
        <w:t>"CO</w:t>
      </w:r>
      <w:r w:rsidRPr="00462199">
        <w:rPr>
          <w:b/>
          <w:vertAlign w:val="subscript"/>
        </w:rPr>
        <w:t>2</w:t>
      </w:r>
      <w:r w:rsidRPr="00462199">
        <w:rPr>
          <w:b/>
        </w:rPr>
        <w:t xml:space="preserve"> T&amp;S Prolonged Unavailability Termination Date"</w:t>
      </w:r>
      <w:r w:rsidRPr="00462199">
        <w:t>).</w:t>
      </w:r>
    </w:p>
    <w:p w14:paraId="098F81EB" w14:textId="77777777" w:rsidR="00D179D6" w:rsidRPr="00462199" w:rsidRDefault="00D179D6" w:rsidP="005B3BB9">
      <w:pPr>
        <w:pStyle w:val="H2Ashurst"/>
      </w:pPr>
      <w:bookmarkStart w:id="5522" w:name="_Ref144114753"/>
      <w:r w:rsidRPr="00462199">
        <w:t>No later than ten (10) Business Days after receipt of a CO</w:t>
      </w:r>
      <w:r w:rsidRPr="00462199">
        <w:rPr>
          <w:vertAlign w:val="subscript"/>
        </w:rPr>
        <w:t>2</w:t>
      </w:r>
      <w:r w:rsidRPr="00462199">
        <w:t xml:space="preserve"> T&amp;S Prolonged Unavailability Termination Notice, the Producer shall give notice to the LCHA Counterparty (a </w:t>
      </w:r>
      <w:r w:rsidRPr="00462199">
        <w:rPr>
          <w:b/>
        </w:rPr>
        <w:t>"CO</w:t>
      </w:r>
      <w:r w:rsidRPr="00462199">
        <w:rPr>
          <w:b/>
          <w:vertAlign w:val="subscript"/>
        </w:rPr>
        <w:t>2</w:t>
      </w:r>
      <w:r w:rsidRPr="00462199">
        <w:rPr>
          <w:b/>
        </w:rPr>
        <w:t xml:space="preserve"> T&amp;S Termination Response Notice"</w:t>
      </w:r>
      <w:r w:rsidRPr="00462199">
        <w:t>). A CO</w:t>
      </w:r>
      <w:r w:rsidRPr="00462199">
        <w:rPr>
          <w:vertAlign w:val="subscript"/>
        </w:rPr>
        <w:t>2</w:t>
      </w:r>
      <w:r w:rsidRPr="00462199">
        <w:t xml:space="preserve"> T&amp;S Termination Response Notice shall:</w:t>
      </w:r>
      <w:bookmarkEnd w:id="5522"/>
    </w:p>
    <w:p w14:paraId="6177C513" w14:textId="77777777" w:rsidR="00D179D6" w:rsidRPr="00462199" w:rsidRDefault="00D179D6" w:rsidP="00202C21">
      <w:pPr>
        <w:pStyle w:val="H3Ashurst"/>
      </w:pPr>
      <w:bookmarkStart w:id="5523" w:name="_Ref144114754"/>
      <w:r w:rsidRPr="00462199">
        <w:t>specify the Producer's good faith estimate of the CO</w:t>
      </w:r>
      <w:r w:rsidRPr="00462199">
        <w:rPr>
          <w:vertAlign w:val="subscript"/>
        </w:rPr>
        <w:t>2</w:t>
      </w:r>
      <w:r w:rsidRPr="00462199">
        <w:t xml:space="preserve"> T&amp;S Termination Payment; and</w:t>
      </w:r>
      <w:bookmarkEnd w:id="5523"/>
    </w:p>
    <w:p w14:paraId="4AD0464A" w14:textId="6D228CE8" w:rsidR="00D179D6" w:rsidRPr="00462199" w:rsidRDefault="00D179D6" w:rsidP="00202C21">
      <w:pPr>
        <w:pStyle w:val="H3Ashurst"/>
      </w:pPr>
      <w:bookmarkStart w:id="5524" w:name="_Ref144114755"/>
      <w:r w:rsidRPr="00462199">
        <w:t>include such Supporting Information as the Producer considers necessary to enable the LCHA Counterparty to calculate the CO</w:t>
      </w:r>
      <w:r w:rsidRPr="00462199">
        <w:rPr>
          <w:vertAlign w:val="subscript"/>
        </w:rPr>
        <w:t>2</w:t>
      </w:r>
      <w:r w:rsidRPr="00462199">
        <w:t xml:space="preserve"> T&amp;S Termination Payment, in particular the details required to apply the formula set out in </w:t>
      </w:r>
      <w:r w:rsidR="007248B2" w:rsidRPr="007248B2">
        <w:t>Condition</w:t>
      </w:r>
      <w:r w:rsidRPr="00462199">
        <w:t xml:space="preserve"> </w:t>
      </w:r>
      <w:r w:rsidR="001F2681">
        <w:fldChar w:fldCharType="begin"/>
      </w:r>
      <w:r w:rsidR="001F2681">
        <w:instrText xml:space="preserve"> REF _Ref144114796 \w \h </w:instrText>
      </w:r>
      <w:r w:rsidR="001F2681">
        <w:fldChar w:fldCharType="separate"/>
      </w:r>
      <w:del w:id="5525" w:author="Faqir, Sofia (Energy Security)" w:date="2023-11-12T19:47:00Z">
        <w:r w:rsidR="00E473FC">
          <w:delText>53.4</w:delText>
        </w:r>
      </w:del>
      <w:r w:rsidR="001F2681">
        <w:fldChar w:fldCharType="end"/>
      </w:r>
      <w:r w:rsidRPr="00462199">
        <w:t xml:space="preserve"> (</w:t>
      </w:r>
      <w:r w:rsidRPr="00462199">
        <w:rPr>
          <w:i/>
        </w:rPr>
        <w:t xml:space="preserve">Consequences of </w:t>
      </w:r>
      <w:r w:rsidRPr="00462199">
        <w:rPr>
          <w:bCs/>
          <w:i/>
        </w:rPr>
        <w:t>CO</w:t>
      </w:r>
      <w:r w:rsidRPr="00462199">
        <w:rPr>
          <w:bCs/>
          <w:i/>
          <w:vertAlign w:val="subscript"/>
        </w:rPr>
        <w:t>2</w:t>
      </w:r>
      <w:r w:rsidRPr="00462199">
        <w:rPr>
          <w:i/>
        </w:rPr>
        <w:t xml:space="preserve"> T&amp;S Prolonged Unavailability Event termination</w:t>
      </w:r>
      <w:r w:rsidRPr="00462199">
        <w:t>) in order to carry out such calculation.</w:t>
      </w:r>
      <w:bookmarkEnd w:id="5524"/>
    </w:p>
    <w:p w14:paraId="33255D4D" w14:textId="77777777" w:rsidR="00D179D6" w:rsidRPr="00462199" w:rsidRDefault="00D179D6" w:rsidP="005B3BB9">
      <w:pPr>
        <w:pStyle w:val="H2Ashurst"/>
      </w:pPr>
      <w:bookmarkStart w:id="5526" w:name="_Ref144114756"/>
      <w:r w:rsidRPr="00462199">
        <w:t>A CO</w:t>
      </w:r>
      <w:r w:rsidRPr="00462199">
        <w:rPr>
          <w:vertAlign w:val="subscript"/>
        </w:rPr>
        <w:t>2</w:t>
      </w:r>
      <w:r w:rsidRPr="00462199">
        <w:t xml:space="preserve"> T&amp;S Termination Response Notice shall be accompanied by a Directors' Certificate in relation to the information contained in, and enclosed with, the CO</w:t>
      </w:r>
      <w:r w:rsidRPr="00462199">
        <w:rPr>
          <w:vertAlign w:val="subscript"/>
        </w:rPr>
        <w:t>2</w:t>
      </w:r>
      <w:r w:rsidRPr="00462199">
        <w:t xml:space="preserve"> T&amp;S Termination Response Notice.</w:t>
      </w:r>
      <w:bookmarkEnd w:id="5526"/>
    </w:p>
    <w:p w14:paraId="3B791356" w14:textId="77777777" w:rsidR="00D179D6" w:rsidRPr="00462199" w:rsidRDefault="00D179D6" w:rsidP="005B3BB9">
      <w:pPr>
        <w:pStyle w:val="H2Ashurst"/>
      </w:pPr>
      <w:bookmarkStart w:id="5527" w:name="_Ref144114757"/>
      <w:r w:rsidRPr="00462199">
        <w:lastRenderedPageBreak/>
        <w:t>Following the delivery of a CO</w:t>
      </w:r>
      <w:r w:rsidRPr="00462199">
        <w:rPr>
          <w:vertAlign w:val="subscript"/>
        </w:rPr>
        <w:t>2</w:t>
      </w:r>
      <w:r w:rsidRPr="00462199">
        <w:t xml:space="preserve"> T&amp;S Prolonged Unavailability Termination Notice, the LCHA shall terminate on the CO</w:t>
      </w:r>
      <w:r w:rsidRPr="00462199">
        <w:rPr>
          <w:vertAlign w:val="subscript"/>
        </w:rPr>
        <w:t>2</w:t>
      </w:r>
      <w:r w:rsidRPr="00462199">
        <w:t xml:space="preserve"> T&amp;S Prolonged Unavailability Termination Date even if the CO</w:t>
      </w:r>
      <w:r w:rsidRPr="00462199">
        <w:rPr>
          <w:vertAlign w:val="subscript"/>
        </w:rPr>
        <w:t>2</w:t>
      </w:r>
      <w:r w:rsidRPr="00462199">
        <w:t xml:space="preserve"> T&amp;S Prolonged Unavailability Event is no longer continuing on the CO</w:t>
      </w:r>
      <w:r w:rsidRPr="00462199">
        <w:rPr>
          <w:vertAlign w:val="subscript"/>
        </w:rPr>
        <w:t>2</w:t>
      </w:r>
      <w:r w:rsidRPr="00462199">
        <w:t xml:space="preserve"> T&amp;S Prolonged Unavailability Termination Date.</w:t>
      </w:r>
      <w:bookmarkEnd w:id="5527"/>
    </w:p>
    <w:p w14:paraId="2EE7A535" w14:textId="61848030" w:rsidR="00D179D6" w:rsidRPr="00462199" w:rsidRDefault="00D179D6" w:rsidP="005B3BB9">
      <w:pPr>
        <w:pStyle w:val="H2Ashurst"/>
      </w:pPr>
      <w:bookmarkStart w:id="5528" w:name="_Ref144114758"/>
      <w:r w:rsidRPr="00462199">
        <w:t>To the extent that the Producer is prevented from or delayed in implementing an Approved Alternative CO</w:t>
      </w:r>
      <w:r w:rsidRPr="00462199">
        <w:rPr>
          <w:vertAlign w:val="subscript"/>
        </w:rPr>
        <w:t>2</w:t>
      </w:r>
      <w:r w:rsidRPr="00462199">
        <w:t xml:space="preserve"> T&amp;S Network Solution Plan in accordance with </w:t>
      </w:r>
      <w:r w:rsidR="007248B2" w:rsidRPr="007248B2">
        <w:t>Condition</w:t>
      </w:r>
      <w:r w:rsidRPr="00462199">
        <w:t xml:space="preserve"> </w:t>
      </w:r>
      <w:r w:rsidRPr="00462199">
        <w:fldChar w:fldCharType="begin"/>
      </w:r>
      <w:r w:rsidRPr="00462199">
        <w:instrText xml:space="preserve">  REF _Ref144114752 \r \h \* MERGEFORMAT </w:instrText>
      </w:r>
      <w:r w:rsidRPr="00462199">
        <w:fldChar w:fldCharType="separate"/>
      </w:r>
      <w:del w:id="5529" w:author="Faqir, Sofia (Energy Security)" w:date="2023-11-12T19:47:00Z">
        <w:r w:rsidR="00E473FC" w:rsidRPr="00E473FC">
          <w:rPr>
            <w:color w:val="000000"/>
          </w:rPr>
          <w:delText>52.22(D)</w:delText>
        </w:r>
      </w:del>
      <w:r w:rsidRPr="00462199">
        <w:fldChar w:fldCharType="end"/>
      </w:r>
      <w:r w:rsidRPr="00462199">
        <w:t xml:space="preserve"> as a direct result of the occurrence and continuance of Force Majeure in respect of which the Producer is the FM Affected Party, then:</w:t>
      </w:r>
      <w:bookmarkEnd w:id="5528"/>
    </w:p>
    <w:p w14:paraId="07B9A95D" w14:textId="33369E76" w:rsidR="00D179D6" w:rsidRPr="00462199" w:rsidRDefault="00D179D6" w:rsidP="00202C21">
      <w:pPr>
        <w:pStyle w:val="H3Ashurst"/>
      </w:pPr>
      <w:bookmarkStart w:id="5530" w:name="_Ref144114759"/>
      <w:r w:rsidRPr="00462199">
        <w:t xml:space="preserve">the Producer shall be relieved from liability and deemed not to be in breach of </w:t>
      </w:r>
      <w:r w:rsidR="007248B2" w:rsidRPr="007248B2">
        <w:t>Condition</w:t>
      </w:r>
      <w:r w:rsidRPr="00462199">
        <w:t xml:space="preserve"> </w:t>
      </w:r>
      <w:r w:rsidR="001F2681">
        <w:fldChar w:fldCharType="begin"/>
      </w:r>
      <w:r w:rsidR="001F2681">
        <w:instrText xml:space="preserve"> REF _Ref144114752 \w \h </w:instrText>
      </w:r>
      <w:r w:rsidR="001F2681">
        <w:fldChar w:fldCharType="separate"/>
      </w:r>
      <w:del w:id="5531" w:author="Faqir, Sofia (Energy Security)" w:date="2023-11-12T19:47:00Z">
        <w:r w:rsidR="00E473FC">
          <w:delText>52.22(D)</w:delText>
        </w:r>
      </w:del>
      <w:r w:rsidR="001F2681">
        <w:fldChar w:fldCharType="end"/>
      </w:r>
      <w:r w:rsidRPr="00462199">
        <w:t>; and</w:t>
      </w:r>
      <w:bookmarkEnd w:id="5530"/>
    </w:p>
    <w:p w14:paraId="78A316B8" w14:textId="77777777" w:rsidR="00D179D6" w:rsidRPr="00462199" w:rsidRDefault="00D179D6" w:rsidP="00202C21">
      <w:pPr>
        <w:pStyle w:val="H3Ashurst"/>
      </w:pPr>
      <w:bookmarkStart w:id="5532" w:name="_Ref144114760"/>
      <w:r w:rsidRPr="00462199">
        <w:t>any agreed milestones set out in the Approved Alternative CO</w:t>
      </w:r>
      <w:r w:rsidRPr="00462199">
        <w:rPr>
          <w:vertAlign w:val="subscript"/>
        </w:rPr>
        <w:t>2</w:t>
      </w:r>
      <w:r w:rsidRPr="00462199">
        <w:t xml:space="preserve"> T&amp;S Network Solution Plan shall be extended day for day for each day of delay to the implementation of the Approved Alternative CO</w:t>
      </w:r>
      <w:r w:rsidRPr="00462199">
        <w:rPr>
          <w:vertAlign w:val="subscript"/>
        </w:rPr>
        <w:t>2</w:t>
      </w:r>
      <w:r w:rsidRPr="00462199">
        <w:t xml:space="preserve"> T&amp;S Network Solution Plan,</w:t>
      </w:r>
      <w:bookmarkEnd w:id="5532"/>
    </w:p>
    <w:p w14:paraId="23AB8B0E" w14:textId="5169D35B" w:rsidR="00D179D6" w:rsidRPr="00462199" w:rsidRDefault="00D179D6" w:rsidP="005B3BB9">
      <w:pPr>
        <w:pStyle w:val="B12Ashurst"/>
      </w:pPr>
      <w:r w:rsidRPr="00462199">
        <w:t xml:space="preserve">but only to the extent that the Producer has satisfied the requirements and </w:t>
      </w:r>
      <w:r w:rsidR="007248B2" w:rsidRPr="007248B2">
        <w:t>condition</w:t>
      </w:r>
      <w:r w:rsidRPr="00462199">
        <w:t xml:space="preserve">s of </w:t>
      </w:r>
      <w:r w:rsidR="007248B2" w:rsidRPr="007248B2">
        <w:t>Condition</w:t>
      </w:r>
      <w:r w:rsidRPr="00462199">
        <w:t xml:space="preserve"> </w:t>
      </w:r>
      <w:r w:rsidR="001F2681">
        <w:fldChar w:fldCharType="begin"/>
      </w:r>
      <w:r w:rsidR="001F2681">
        <w:instrText xml:space="preserve"> REF _Ref144477759 \w \h </w:instrText>
      </w:r>
      <w:r w:rsidR="001F2681">
        <w:fldChar w:fldCharType="separate"/>
      </w:r>
      <w:del w:id="5533" w:author="Faqir, Sofia (Energy Security)" w:date="2023-11-12T19:47:00Z">
        <w:r w:rsidR="00E473FC">
          <w:delText>70</w:delText>
        </w:r>
      </w:del>
      <w:r w:rsidR="001F2681">
        <w:fldChar w:fldCharType="end"/>
      </w:r>
      <w:r w:rsidRPr="00462199">
        <w:t xml:space="preserve"> (</w:t>
      </w:r>
      <w:r w:rsidRPr="00462199">
        <w:rPr>
          <w:i/>
        </w:rPr>
        <w:t>Force Majeure</w:t>
      </w:r>
      <w:r w:rsidRPr="00462199">
        <w:t>).</w:t>
      </w:r>
    </w:p>
    <w:p w14:paraId="07025575" w14:textId="77777777" w:rsidR="00D179D6" w:rsidRPr="00462199" w:rsidRDefault="00D179D6" w:rsidP="005B3BB9">
      <w:pPr>
        <w:pStyle w:val="NormalBoldAshurst"/>
      </w:pPr>
      <w:r w:rsidRPr="00462199">
        <w:rPr>
          <w:i/>
        </w:rPr>
        <w:t>Default termination</w:t>
      </w:r>
    </w:p>
    <w:p w14:paraId="7F9513E9" w14:textId="77777777" w:rsidR="00D179D6" w:rsidRPr="00462199" w:rsidRDefault="00D179D6" w:rsidP="005B3BB9">
      <w:pPr>
        <w:pStyle w:val="H2Ashurst"/>
      </w:pPr>
      <w:bookmarkStart w:id="5534" w:name="_Ref144114761"/>
      <w:r w:rsidRPr="00462199">
        <w:t xml:space="preserve">If, at any time on or after the Start Date, a Termination Event has occurred and is continuing, the LCHA Counterparty shall have the right, but not the obligation, to give notice to the Producer terminating the LCHA (a </w:t>
      </w:r>
      <w:r w:rsidRPr="00462199">
        <w:rPr>
          <w:b/>
        </w:rPr>
        <w:t>"Default Termination Notice"</w:t>
      </w:r>
      <w:r w:rsidRPr="00462199">
        <w:t>). A Default Termination Notice shall specify:</w:t>
      </w:r>
      <w:bookmarkEnd w:id="5534"/>
    </w:p>
    <w:p w14:paraId="1529CA82" w14:textId="77777777" w:rsidR="00D179D6" w:rsidRPr="00462199" w:rsidRDefault="00D179D6" w:rsidP="00202C21">
      <w:pPr>
        <w:pStyle w:val="H3Ashurst"/>
      </w:pPr>
      <w:bookmarkStart w:id="5535" w:name="_Ref144114762"/>
      <w:r w:rsidRPr="00462199">
        <w:t xml:space="preserve">the date (on or following the date of the Default Termination Notice) on which termination of the LCHA is designated by the LCHA Counterparty to take effect (the date so designated being a </w:t>
      </w:r>
      <w:r w:rsidRPr="00462199">
        <w:rPr>
          <w:b/>
        </w:rPr>
        <w:t>"Default Termination Date"</w:t>
      </w:r>
      <w:r w:rsidRPr="00462199">
        <w:t>); and</w:t>
      </w:r>
      <w:bookmarkEnd w:id="5535"/>
    </w:p>
    <w:p w14:paraId="7F4A9040" w14:textId="77777777" w:rsidR="00D179D6" w:rsidRPr="00462199" w:rsidRDefault="00D179D6" w:rsidP="00202C21">
      <w:pPr>
        <w:pStyle w:val="H3Ashurst"/>
      </w:pPr>
      <w:bookmarkStart w:id="5536" w:name="_Ref144114763"/>
      <w:r w:rsidRPr="00462199">
        <w:t>the Termination Event which has occurred.</w:t>
      </w:r>
      <w:bookmarkEnd w:id="5536"/>
    </w:p>
    <w:p w14:paraId="6A8CDBD6" w14:textId="77777777" w:rsidR="00D179D6" w:rsidRPr="00462199" w:rsidRDefault="00D179D6" w:rsidP="005B3BB9">
      <w:pPr>
        <w:pStyle w:val="H2Ashurst"/>
      </w:pPr>
      <w:bookmarkStart w:id="5537" w:name="_Ref144114764"/>
      <w:r w:rsidRPr="00462199">
        <w:t>If the LCHA Counterparty gives a Default Termination Notice to the Producer, the LCHA shall terminate on the Default Termination Date even if the Termination Event is no longer continuing on the Default Termination Date.</w:t>
      </w:r>
      <w:bookmarkEnd w:id="5537"/>
    </w:p>
    <w:p w14:paraId="38DA92DC" w14:textId="77777777" w:rsidR="00D179D6" w:rsidRPr="00462199" w:rsidRDefault="00D179D6" w:rsidP="005B3BB9">
      <w:pPr>
        <w:pStyle w:val="NormalBoldAshurst"/>
      </w:pPr>
      <w:r w:rsidRPr="00462199">
        <w:rPr>
          <w:i/>
        </w:rPr>
        <w:t>Termination for failing to satisfy the Minimum Longstop Date Commissioning Requirements</w:t>
      </w:r>
    </w:p>
    <w:p w14:paraId="3440CDE6" w14:textId="77777777" w:rsidR="00D179D6" w:rsidRPr="00462199" w:rsidRDefault="00D179D6" w:rsidP="005B3BB9">
      <w:pPr>
        <w:pStyle w:val="H2Ashurst"/>
      </w:pPr>
      <w:bookmarkStart w:id="5538" w:name="_Ref144114765"/>
      <w:r w:rsidRPr="00462199">
        <w:t>If:</w:t>
      </w:r>
      <w:bookmarkEnd w:id="5538"/>
    </w:p>
    <w:p w14:paraId="3527D170" w14:textId="77777777" w:rsidR="00D179D6" w:rsidRPr="00462199" w:rsidRDefault="00D179D6" w:rsidP="00202C21">
      <w:pPr>
        <w:pStyle w:val="H3Ashurst"/>
      </w:pPr>
      <w:bookmarkStart w:id="5539" w:name="_Ref144114766"/>
      <w:r w:rsidRPr="00462199">
        <w:t>the Producer fails to satisfy the Minimum Longstop Date Commissioning Requirements at the Longstop Date Performance Tests; or</w:t>
      </w:r>
      <w:bookmarkEnd w:id="5539"/>
    </w:p>
    <w:p w14:paraId="539A8A35" w14:textId="77777777" w:rsidR="00D179D6" w:rsidRPr="00462199" w:rsidRDefault="00D179D6" w:rsidP="00202C21">
      <w:pPr>
        <w:pStyle w:val="H3Ashurst"/>
      </w:pPr>
      <w:bookmarkStart w:id="5540" w:name="_Ref144114767"/>
      <w:r w:rsidRPr="00462199">
        <w:t>the Producer does not give a Final Installed Capacity Notice on or prior to the date which is ten (10) Business Days after the later of:</w:t>
      </w:r>
      <w:bookmarkEnd w:id="5540"/>
    </w:p>
    <w:p w14:paraId="6AB4E8E5" w14:textId="77777777" w:rsidR="00D179D6" w:rsidRPr="00462199" w:rsidRDefault="00D179D6" w:rsidP="005B3BB9">
      <w:pPr>
        <w:pStyle w:val="H4Ashurst"/>
      </w:pPr>
      <w:bookmarkStart w:id="5541" w:name="_Ref144114768"/>
      <w:r w:rsidRPr="00462199">
        <w:t>the Longstop Date; and</w:t>
      </w:r>
      <w:bookmarkEnd w:id="5541"/>
    </w:p>
    <w:p w14:paraId="39578AA2" w14:textId="77777777" w:rsidR="00D179D6" w:rsidRPr="00462199" w:rsidRDefault="00D179D6" w:rsidP="005B3BB9">
      <w:pPr>
        <w:pStyle w:val="H4Ashurst"/>
      </w:pPr>
      <w:bookmarkStart w:id="5542" w:name="_Ref144114769"/>
      <w:r w:rsidRPr="00462199">
        <w:t>if applicable the date which is ten (10) Business Days after the LCHA Counterparty has given notice to the Producer (on or at any time after the date falling ten (10) Business Days prior to the Longstop Date) reminding the Producer of the requirement to give a Final Installed Capacity Notice,</w:t>
      </w:r>
      <w:bookmarkEnd w:id="5542"/>
    </w:p>
    <w:p w14:paraId="6E6E42D7" w14:textId="77777777" w:rsidR="00D179D6" w:rsidRPr="00462199" w:rsidRDefault="00D179D6" w:rsidP="005B3BB9">
      <w:pPr>
        <w:pStyle w:val="B12Ashurst"/>
      </w:pPr>
      <w:r w:rsidRPr="00462199">
        <w:lastRenderedPageBreak/>
        <w:t xml:space="preserve">the LCHA Counterparty shall have the right, but not the obligation, to terminate the LCHA with immediate effect upon giving the Producer notice (a </w:t>
      </w:r>
      <w:r w:rsidRPr="00462199">
        <w:rPr>
          <w:b/>
        </w:rPr>
        <w:t>"Minimum Longstop Date Termination Notice"</w:t>
      </w:r>
      <w:r w:rsidRPr="00462199">
        <w:t>).</w:t>
      </w:r>
    </w:p>
    <w:p w14:paraId="170711B7" w14:textId="77777777" w:rsidR="00D179D6" w:rsidRPr="00462199" w:rsidRDefault="00D179D6" w:rsidP="005B3BB9">
      <w:pPr>
        <w:pStyle w:val="NormalBoldAshurst"/>
      </w:pPr>
      <w:r w:rsidRPr="00462199">
        <w:rPr>
          <w:i/>
        </w:rPr>
        <w:t xml:space="preserve">Termination for failing to satisfy the </w:t>
      </w:r>
      <w:r w:rsidRPr="00462199">
        <w:t>CO</w:t>
      </w:r>
      <w:r w:rsidRPr="00462199">
        <w:rPr>
          <w:vertAlign w:val="subscript"/>
        </w:rPr>
        <w:t>2</w:t>
      </w:r>
      <w:r w:rsidRPr="00462199">
        <w:rPr>
          <w:i/>
        </w:rPr>
        <w:t xml:space="preserve"> T&amp;S Connection Confirmation Requirement</w:t>
      </w:r>
    </w:p>
    <w:p w14:paraId="053F6AA2" w14:textId="63DE36A1" w:rsidR="00D179D6" w:rsidRPr="00462199" w:rsidRDefault="007248B2" w:rsidP="005B3BB9">
      <w:pPr>
        <w:pStyle w:val="NormalAshurst"/>
      </w:pPr>
      <w:r w:rsidRPr="007248B2">
        <w:t>Condition</w:t>
      </w:r>
      <w:r w:rsidR="00D179D6" w:rsidRPr="00462199">
        <w:t xml:space="preserve"> </w:t>
      </w:r>
      <w:r w:rsidR="001F2681">
        <w:fldChar w:fldCharType="begin"/>
      </w:r>
      <w:r w:rsidR="001F2681">
        <w:instrText xml:space="preserve"> REF _Ref144114770 \w \h </w:instrText>
      </w:r>
      <w:r w:rsidR="001F2681">
        <w:fldChar w:fldCharType="separate"/>
      </w:r>
      <w:del w:id="5543" w:author="Faqir, Sofia (Energy Security)" w:date="2023-11-12T19:47:00Z">
        <w:r w:rsidR="00E473FC">
          <w:delText>52.30</w:delText>
        </w:r>
      </w:del>
      <w:r w:rsidR="001F2681">
        <w:fldChar w:fldCharType="end"/>
      </w:r>
      <w:r w:rsidR="00D179D6" w:rsidRPr="00462199">
        <w:t xml:space="preserve"> shall apply to CCUS-Enabled Facilities only.</w:t>
      </w:r>
    </w:p>
    <w:p w14:paraId="6CEA7176" w14:textId="5EE29FE5" w:rsidR="00D179D6" w:rsidRPr="00462199" w:rsidRDefault="00D179D6" w:rsidP="005B3BB9">
      <w:pPr>
        <w:pStyle w:val="H2Ashurst"/>
      </w:pPr>
      <w:bookmarkStart w:id="5544" w:name="_Ref144114770"/>
      <w:r w:rsidRPr="00462199">
        <w:t>If the LCHA Counterparty has waived the CO</w:t>
      </w:r>
      <w:r w:rsidRPr="00462199">
        <w:rPr>
          <w:vertAlign w:val="subscript"/>
        </w:rPr>
        <w:t>2</w:t>
      </w:r>
      <w:r w:rsidRPr="00462199">
        <w:t xml:space="preserve"> T&amp;S Connection Confirmation CP pursuant to </w:t>
      </w:r>
      <w:r w:rsidR="007248B2" w:rsidRPr="007248B2">
        <w:t>Condition</w:t>
      </w:r>
      <w:r w:rsidRPr="00462199">
        <w:t xml:space="preserve"> </w:t>
      </w:r>
      <w:r w:rsidR="001F2681">
        <w:fldChar w:fldCharType="begin"/>
      </w:r>
      <w:r w:rsidR="001F2681">
        <w:instrText xml:space="preserve"> REF _Ref144113192 \w \h </w:instrText>
      </w:r>
      <w:r w:rsidR="001F2681">
        <w:fldChar w:fldCharType="separate"/>
      </w:r>
      <w:del w:id="5545" w:author="Faqir, Sofia (Energy Security)" w:date="2023-11-12T19:47:00Z">
        <w:r w:rsidR="00E473FC">
          <w:delText>3.66</w:delText>
        </w:r>
      </w:del>
      <w:r w:rsidR="001F2681">
        <w:fldChar w:fldCharType="end"/>
      </w:r>
      <w:r w:rsidRPr="00462199">
        <w:t xml:space="preserve"> (</w:t>
      </w:r>
      <w:r w:rsidRPr="00462199">
        <w:rPr>
          <w:i/>
        </w:rPr>
        <w:t xml:space="preserve">Waiver of </w:t>
      </w:r>
      <w:r w:rsidRPr="00462199">
        <w:rPr>
          <w:bCs/>
          <w:i/>
        </w:rPr>
        <w:t>CO</w:t>
      </w:r>
      <w:r w:rsidRPr="00462199">
        <w:rPr>
          <w:bCs/>
          <w:i/>
          <w:vertAlign w:val="subscript"/>
        </w:rPr>
        <w:t>2</w:t>
      </w:r>
      <w:r w:rsidRPr="00462199">
        <w:rPr>
          <w:i/>
        </w:rPr>
        <w:t xml:space="preserve"> T&amp;S Connection Confirmation CP</w:t>
      </w:r>
      <w:r w:rsidRPr="00462199">
        <w:t>), and the CO</w:t>
      </w:r>
      <w:r w:rsidRPr="00462199">
        <w:rPr>
          <w:vertAlign w:val="subscript"/>
        </w:rPr>
        <w:t>2</w:t>
      </w:r>
      <w:r w:rsidRPr="00462199">
        <w:t xml:space="preserve"> T&amp;S Connection Confirmation Requirement is not fulfilled by the Producer on or before the CO</w:t>
      </w:r>
      <w:r w:rsidRPr="00462199">
        <w:rPr>
          <w:vertAlign w:val="subscript"/>
        </w:rPr>
        <w:t>2</w:t>
      </w:r>
      <w:r w:rsidRPr="00462199">
        <w:t xml:space="preserve"> T&amp;S Connection Confirmation Deadline, the LCHA Counterparty shall have the right, but not the obligation, to terminate the LCHA with immediate effect upon giving the Producer notice (a </w:t>
      </w:r>
      <w:r w:rsidRPr="00462199">
        <w:rPr>
          <w:b/>
        </w:rPr>
        <w:t>"TCDE Termination Notice"</w:t>
      </w:r>
      <w:r w:rsidRPr="00462199">
        <w:t>).</w:t>
      </w:r>
      <w:bookmarkEnd w:id="5544"/>
    </w:p>
    <w:p w14:paraId="790FA6F0" w14:textId="77777777" w:rsidR="00D179D6" w:rsidRPr="00462199" w:rsidRDefault="00D179D6" w:rsidP="005B3BB9">
      <w:pPr>
        <w:pStyle w:val="NormalBoldAshurst"/>
      </w:pPr>
      <w:r w:rsidRPr="00462199">
        <w:rPr>
          <w:i/>
        </w:rPr>
        <w:t>Qualifying Change in Law termination</w:t>
      </w:r>
    </w:p>
    <w:p w14:paraId="688434C1" w14:textId="371CF320" w:rsidR="00D179D6" w:rsidRPr="00462199" w:rsidRDefault="00D179D6" w:rsidP="005B3BB9">
      <w:pPr>
        <w:pStyle w:val="H2Ashurst"/>
      </w:pPr>
      <w:bookmarkStart w:id="5546" w:name="_Ref144114771"/>
      <w:r w:rsidRPr="00462199">
        <w:t xml:space="preserve">Subject to </w:t>
      </w:r>
      <w:r w:rsidR="007248B2" w:rsidRPr="007248B2">
        <w:t>Condition</w:t>
      </w:r>
      <w:r w:rsidRPr="00462199">
        <w:t xml:space="preserve"> </w:t>
      </w:r>
      <w:r w:rsidR="001F2681">
        <w:fldChar w:fldCharType="begin"/>
      </w:r>
      <w:r w:rsidR="001F2681">
        <w:instrText xml:space="preserve"> REF _Ref144114772 \w \h </w:instrText>
      </w:r>
      <w:r w:rsidR="001F2681">
        <w:fldChar w:fldCharType="separate"/>
      </w:r>
      <w:del w:id="5547" w:author="Faqir, Sofia (Energy Security)" w:date="2023-11-12T19:47:00Z">
        <w:r w:rsidR="00E473FC">
          <w:delText>52.32</w:delText>
        </w:r>
      </w:del>
      <w:r w:rsidR="001F2681">
        <w:fldChar w:fldCharType="end"/>
      </w:r>
      <w:r w:rsidRPr="00462199">
        <w:t xml:space="preserve">, if a Qualifying Change in Law is implemented, occurs or becomes effective and gives rise to or results in a QCiL Construction Event or a QCiL Operations Cessation Event (including a Qualifying Shutdown Event), the LCHA Counterparty shall give notice to the Producer terminating the LCHA (a </w:t>
      </w:r>
      <w:r w:rsidRPr="00462199">
        <w:rPr>
          <w:b/>
        </w:rPr>
        <w:t>"QCiL Termination Notice"</w:t>
      </w:r>
      <w:r w:rsidRPr="00462199">
        <w:t xml:space="preserve">). A QCiL Termination Notice shall specify the date (on or following the date of the QCiL Termination Notice) on which termination of the LCHA is designated by the LCHA Counterparty to take effect (the date so designated being the </w:t>
      </w:r>
      <w:r w:rsidRPr="00462199">
        <w:rPr>
          <w:b/>
        </w:rPr>
        <w:t>"QCiL Termination Date"</w:t>
      </w:r>
      <w:r w:rsidRPr="00462199">
        <w:t>).</w:t>
      </w:r>
      <w:bookmarkEnd w:id="5546"/>
    </w:p>
    <w:p w14:paraId="32E8BBC9" w14:textId="6CA7F1C8" w:rsidR="00D179D6" w:rsidRPr="00462199" w:rsidRDefault="00D179D6" w:rsidP="005B3BB9">
      <w:pPr>
        <w:pStyle w:val="H2Ashurst"/>
      </w:pPr>
      <w:bookmarkStart w:id="5548" w:name="_Ref144114772"/>
      <w:r w:rsidRPr="00462199">
        <w:t xml:space="preserve">The LCHA Counterparty shall not exercise its right to terminate the LCHA pursuant to </w:t>
      </w:r>
      <w:r w:rsidR="007248B2" w:rsidRPr="007248B2">
        <w:t>Condition</w:t>
      </w:r>
      <w:r w:rsidRPr="00462199">
        <w:t> </w:t>
      </w:r>
      <w:r w:rsidR="001F2681">
        <w:fldChar w:fldCharType="begin"/>
      </w:r>
      <w:r w:rsidR="001F2681">
        <w:instrText xml:space="preserve"> REF _Ref144114771 \w \h </w:instrText>
      </w:r>
      <w:r w:rsidR="001F2681">
        <w:fldChar w:fldCharType="separate"/>
      </w:r>
      <w:del w:id="5549" w:author="Faqir, Sofia (Energy Security)" w:date="2023-11-12T19:47:00Z">
        <w:r w:rsidR="00E473FC">
          <w:delText>52.31</w:delText>
        </w:r>
      </w:del>
      <w:r w:rsidR="001F2681">
        <w:fldChar w:fldCharType="end"/>
      </w:r>
      <w:r w:rsidRPr="00462199">
        <w:t xml:space="preserve"> in circumstances in which the Producer has provided a Producer QCiL Notice or a Producer QCiL Response Notice unless and until the Parties have agreed that a QCiL Construction Event or QCiL Operations Cessation Event has occurred or a determination to that effect has been made pursuant to the Dispute Resolution Procedure.</w:t>
      </w:r>
      <w:bookmarkEnd w:id="5548"/>
    </w:p>
    <w:p w14:paraId="2578E889" w14:textId="77777777" w:rsidR="00D179D6" w:rsidRPr="00462199" w:rsidRDefault="00D179D6" w:rsidP="005B3BB9">
      <w:pPr>
        <w:pStyle w:val="NormalBoldAshurst"/>
      </w:pPr>
      <w:r w:rsidRPr="00462199">
        <w:rPr>
          <w:i/>
        </w:rPr>
        <w:t>QCiL Compensation termination</w:t>
      </w:r>
    </w:p>
    <w:p w14:paraId="2A7D936E" w14:textId="77777777" w:rsidR="00D179D6" w:rsidRPr="00462199" w:rsidRDefault="00D179D6" w:rsidP="005B3BB9">
      <w:pPr>
        <w:pStyle w:val="H2Ashurst"/>
      </w:pPr>
      <w:bookmarkStart w:id="5550" w:name="_Ref144114773"/>
      <w:r w:rsidRPr="00462199">
        <w:t>The LCHA Counterparty shall have the right, but not the obligation, to give notice to the Producer terminating the LCHA if:</w:t>
      </w:r>
      <w:bookmarkEnd w:id="5550"/>
    </w:p>
    <w:p w14:paraId="2E8DBDA0" w14:textId="77777777" w:rsidR="00D179D6" w:rsidRPr="00462199" w:rsidRDefault="00D179D6" w:rsidP="00202C21">
      <w:pPr>
        <w:pStyle w:val="H3Ashurst"/>
      </w:pPr>
      <w:bookmarkStart w:id="5551" w:name="_Ref144114774"/>
      <w:r w:rsidRPr="00462199">
        <w:t>a Qualifying Change in Law occurs, is implemented or becomes effective; and</w:t>
      </w:r>
      <w:bookmarkEnd w:id="5551"/>
    </w:p>
    <w:p w14:paraId="0EB074BA" w14:textId="77777777" w:rsidR="00D179D6" w:rsidRPr="00462199" w:rsidRDefault="00D179D6" w:rsidP="00202C21">
      <w:pPr>
        <w:pStyle w:val="H3Ashurst"/>
      </w:pPr>
      <w:bookmarkStart w:id="5552" w:name="_Ref144114775"/>
      <w:r w:rsidRPr="00462199">
        <w:t>either:</w:t>
      </w:r>
      <w:bookmarkEnd w:id="5552"/>
    </w:p>
    <w:p w14:paraId="227AAFA1" w14:textId="01F379B9" w:rsidR="00D179D6" w:rsidRPr="00462199" w:rsidRDefault="00D179D6" w:rsidP="005B3BB9">
      <w:pPr>
        <w:pStyle w:val="H4Ashurst"/>
      </w:pPr>
      <w:bookmarkStart w:id="5553" w:name="_Ref144114776"/>
      <w:r w:rsidRPr="00462199">
        <w:t xml:space="preserve">(a) such Qualifying Change in Law occurs, is implemented or becomes effective before the Start Date and does not constitute a QCiL Construction Event; and (b) </w:t>
      </w:r>
      <w:r w:rsidR="007248B2" w:rsidRPr="007248B2">
        <w:t>Condition</w:t>
      </w:r>
      <w:r w:rsidRPr="00462199">
        <w:t xml:space="preserve"> </w:t>
      </w:r>
      <w:r w:rsidRPr="00462199">
        <w:fldChar w:fldCharType="begin"/>
      </w:r>
      <w:r w:rsidRPr="00462199">
        <w:instrText xml:space="preserve">  REF _Ref144114389 \r \h \* MERGEFORMAT </w:instrText>
      </w:r>
      <w:r w:rsidRPr="00462199">
        <w:fldChar w:fldCharType="separate"/>
      </w:r>
      <w:del w:id="5554" w:author="Faqir, Sofia (Energy Security)" w:date="2023-11-12T19:47:00Z">
        <w:r w:rsidR="00E473FC" w:rsidRPr="00E473FC">
          <w:rPr>
            <w:color w:val="000000"/>
          </w:rPr>
          <w:delText>43.3(A)</w:delText>
        </w:r>
      </w:del>
      <w:r w:rsidRPr="00462199">
        <w:fldChar w:fldCharType="end"/>
      </w:r>
      <w:r w:rsidRPr="00462199">
        <w:t xml:space="preserve"> applies; or</w:t>
      </w:r>
      <w:bookmarkEnd w:id="5553"/>
    </w:p>
    <w:p w14:paraId="57B085D5" w14:textId="74916F9E" w:rsidR="00D179D6" w:rsidRPr="00462199" w:rsidRDefault="00D179D6" w:rsidP="005B3BB9">
      <w:pPr>
        <w:pStyle w:val="H4Ashurst"/>
      </w:pPr>
      <w:bookmarkStart w:id="5555" w:name="_Ref144114777"/>
      <w:r w:rsidRPr="00462199">
        <w:t xml:space="preserve">(a) such Qualifying Change in Law occurs, is implemented or becomes effective on or after the Start Date and does not constitute a QCiL Operations Cessation Event; and (b) </w:t>
      </w:r>
      <w:r w:rsidR="007248B2" w:rsidRPr="007248B2">
        <w:t>Condition</w:t>
      </w:r>
      <w:r w:rsidRPr="00462199">
        <w:t xml:space="preserve"> </w:t>
      </w:r>
      <w:r w:rsidRPr="00462199">
        <w:fldChar w:fldCharType="begin"/>
      </w:r>
      <w:r w:rsidRPr="00462199">
        <w:instrText xml:space="preserve">  REF _Ref144114390 \r \h \* MERGEFORMAT </w:instrText>
      </w:r>
      <w:r w:rsidRPr="00462199">
        <w:fldChar w:fldCharType="separate"/>
      </w:r>
      <w:del w:id="5556" w:author="Faqir, Sofia (Energy Security)" w:date="2023-11-12T19:47:00Z">
        <w:r w:rsidR="00E473FC" w:rsidRPr="00E473FC">
          <w:rPr>
            <w:color w:val="000000"/>
          </w:rPr>
          <w:delText>43.3(B)</w:delText>
        </w:r>
      </w:del>
      <w:r w:rsidRPr="00462199">
        <w:fldChar w:fldCharType="end"/>
      </w:r>
      <w:r w:rsidRPr="00462199">
        <w:t xml:space="preserve"> applies,</w:t>
      </w:r>
      <w:bookmarkEnd w:id="5555"/>
    </w:p>
    <w:p w14:paraId="2A0B2E1F" w14:textId="77777777" w:rsidR="00D179D6" w:rsidRPr="00462199" w:rsidRDefault="00D179D6" w:rsidP="005B3BB9">
      <w:pPr>
        <w:pStyle w:val="B12Ashurst"/>
      </w:pPr>
      <w:r w:rsidRPr="00462199">
        <w:t xml:space="preserve">(a </w:t>
      </w:r>
      <w:r w:rsidRPr="00462199">
        <w:rPr>
          <w:b/>
        </w:rPr>
        <w:t>"QCiL Compensation Termination Notice"</w:t>
      </w:r>
      <w:r w:rsidRPr="00462199">
        <w:t xml:space="preserve">). A QCiL Compensation Termination Notice shall specify the date (on or following the date of the QCiL Compensation Termination Notice) on which termination of the LCHA is designated by the LCHA Counterparty to take effect (the date so designated being a </w:t>
      </w:r>
      <w:r w:rsidRPr="00462199">
        <w:rPr>
          <w:b/>
        </w:rPr>
        <w:t>"QCiL Compensation Termination Date"</w:t>
      </w:r>
      <w:r w:rsidRPr="00462199">
        <w:t>).</w:t>
      </w:r>
    </w:p>
    <w:p w14:paraId="09F52AC4" w14:textId="77777777" w:rsidR="00D179D6" w:rsidRPr="00462199" w:rsidRDefault="00D179D6" w:rsidP="005B3BB9">
      <w:pPr>
        <w:pStyle w:val="NormalBoldAshurst"/>
      </w:pPr>
      <w:r w:rsidRPr="00462199">
        <w:rPr>
          <w:i/>
        </w:rPr>
        <w:t>No other termination rights</w:t>
      </w:r>
    </w:p>
    <w:p w14:paraId="1D7649F7" w14:textId="0A73F033" w:rsidR="00D179D6" w:rsidRPr="00462199" w:rsidRDefault="00D179D6" w:rsidP="005B3BB9">
      <w:pPr>
        <w:pStyle w:val="H2Ashurst"/>
      </w:pPr>
      <w:bookmarkStart w:id="5557" w:name="_Ref144114778"/>
      <w:r w:rsidRPr="00462199">
        <w:lastRenderedPageBreak/>
        <w:t xml:space="preserve">The termination rights in this </w:t>
      </w:r>
      <w:r w:rsidR="007248B2" w:rsidRPr="007248B2">
        <w:t>Condition</w:t>
      </w:r>
      <w:r w:rsidRPr="00462199">
        <w:t xml:space="preserve"> </w:t>
      </w:r>
      <w:r w:rsidR="001F2681">
        <w:fldChar w:fldCharType="begin"/>
      </w:r>
      <w:r w:rsidR="001F2681">
        <w:instrText xml:space="preserve"> REF _Ref144477888 \w \h </w:instrText>
      </w:r>
      <w:r w:rsidR="001F2681">
        <w:fldChar w:fldCharType="separate"/>
      </w:r>
      <w:del w:id="5558" w:author="Faqir, Sofia (Energy Security)" w:date="2023-11-12T19:47:00Z">
        <w:r w:rsidR="00E473FC">
          <w:delText>52</w:delText>
        </w:r>
      </w:del>
      <w:r w:rsidR="001F2681">
        <w:fldChar w:fldCharType="end"/>
      </w:r>
      <w:r w:rsidRPr="00462199">
        <w:t xml:space="preserve"> (</w:t>
      </w:r>
      <w:r w:rsidRPr="00462199">
        <w:rPr>
          <w:i/>
        </w:rPr>
        <w:t>Termination</w:t>
      </w:r>
      <w:r w:rsidRPr="00462199">
        <w:t>) are the only rights that either Party has to terminate the LCHA.</w:t>
      </w:r>
      <w:bookmarkEnd w:id="5557"/>
    </w:p>
    <w:p w14:paraId="5E005B60" w14:textId="77777777" w:rsidR="00D179D6" w:rsidRPr="00462199" w:rsidRDefault="00D179D6" w:rsidP="005B3BB9">
      <w:pPr>
        <w:pStyle w:val="NormalBoldAshurst"/>
      </w:pPr>
      <w:r w:rsidRPr="00462199">
        <w:rPr>
          <w:i/>
        </w:rPr>
        <w:t>Notice provisions</w:t>
      </w:r>
    </w:p>
    <w:p w14:paraId="4EBE5920" w14:textId="1CD27905" w:rsidR="00D179D6" w:rsidRPr="00462199" w:rsidRDefault="00D179D6" w:rsidP="005B3BB9">
      <w:pPr>
        <w:pStyle w:val="H2Ashurst"/>
      </w:pPr>
      <w:bookmarkStart w:id="5559" w:name="_Ref144114779"/>
      <w:r w:rsidRPr="00462199">
        <w:t>Any Pre-Start Date Termination Notice, Prolonged FM Termination Notice, Default Termination Notice, CO</w:t>
      </w:r>
      <w:r w:rsidRPr="00462199">
        <w:rPr>
          <w:vertAlign w:val="subscript"/>
        </w:rPr>
        <w:t>2</w:t>
      </w:r>
      <w:r w:rsidRPr="00462199">
        <w:t xml:space="preserve"> T&amp;S Prolonged Unavailability Termination Notice or QCiL Compensation Termination Notice issued by the LCHA Counterparty pursuant to this </w:t>
      </w:r>
      <w:r w:rsidR="007248B2" w:rsidRPr="007248B2">
        <w:t>Condition</w:t>
      </w:r>
      <w:r w:rsidRPr="00462199">
        <w:t xml:space="preserve"> </w:t>
      </w:r>
      <w:r w:rsidR="001F2681">
        <w:fldChar w:fldCharType="begin"/>
      </w:r>
      <w:r w:rsidR="001F2681">
        <w:instrText xml:space="preserve"> REF _Ref144477903 \w \h </w:instrText>
      </w:r>
      <w:r w:rsidR="001F2681">
        <w:fldChar w:fldCharType="separate"/>
      </w:r>
      <w:del w:id="5560" w:author="Faqir, Sofia (Energy Security)" w:date="2023-11-12T19:47:00Z">
        <w:r w:rsidR="00E473FC">
          <w:delText>52</w:delText>
        </w:r>
      </w:del>
      <w:r w:rsidR="001F2681">
        <w:fldChar w:fldCharType="end"/>
      </w:r>
      <w:r w:rsidRPr="00462199">
        <w:t xml:space="preserve"> (</w:t>
      </w:r>
      <w:r w:rsidRPr="00462199">
        <w:rPr>
          <w:i/>
        </w:rPr>
        <w:t>Termination</w:t>
      </w:r>
      <w:r w:rsidRPr="00462199">
        <w:t>) may be revoked by the LCHA Counterparty giving written notice of the same to the Producer at any time prior to the Pre-Start Date Termination Date, Prolonged FM Termination Date, Default Termination Date, CO</w:t>
      </w:r>
      <w:r w:rsidRPr="00462199">
        <w:rPr>
          <w:vertAlign w:val="subscript"/>
        </w:rPr>
        <w:t>2</w:t>
      </w:r>
      <w:r w:rsidRPr="00462199">
        <w:t xml:space="preserve"> T&amp;S Prolonged Unavailability Termination Date or QCiL Compensation Termination Date (as applicable) and, upon such revocation, the Pre-Start Date Termination Notice, Prolonged FM Termination Notice, Default Termination Notice, CO</w:t>
      </w:r>
      <w:r w:rsidRPr="00462199">
        <w:rPr>
          <w:vertAlign w:val="subscript"/>
        </w:rPr>
        <w:t>2</w:t>
      </w:r>
      <w:r w:rsidRPr="00462199">
        <w:t xml:space="preserve"> T&amp;S Prolonged Unavailability Termination Notice, TCDE Termination Notice or QCiL Compensation Termination Notice (as applicable) shall cease to have any effect.</w:t>
      </w:r>
      <w:bookmarkEnd w:id="5559"/>
    </w:p>
    <w:p w14:paraId="776E0600" w14:textId="77777777" w:rsidR="00D179D6" w:rsidRPr="00462199" w:rsidRDefault="00D179D6" w:rsidP="005B3BB9">
      <w:pPr>
        <w:pStyle w:val="H1Ashurst"/>
      </w:pPr>
      <w:bookmarkStart w:id="5561" w:name="_Ref144114780"/>
      <w:bookmarkStart w:id="5562" w:name="_Toc149833707"/>
      <w:r w:rsidRPr="00462199">
        <w:t>Consequences of termination</w:t>
      </w:r>
      <w:bookmarkEnd w:id="5561"/>
      <w:bookmarkEnd w:id="5562"/>
    </w:p>
    <w:p w14:paraId="52E924FC" w14:textId="77777777" w:rsidR="00D179D6" w:rsidRPr="00462199" w:rsidRDefault="00D179D6" w:rsidP="005B3BB9">
      <w:pPr>
        <w:pStyle w:val="NormalBoldAshurst"/>
      </w:pPr>
      <w:r w:rsidRPr="00462199">
        <w:rPr>
          <w:i/>
        </w:rPr>
        <w:t>Consequences of termination: General</w:t>
      </w:r>
    </w:p>
    <w:p w14:paraId="553CC278" w14:textId="1344EDB1" w:rsidR="00D179D6" w:rsidRPr="00462199" w:rsidRDefault="00D179D6" w:rsidP="005B3BB9">
      <w:pPr>
        <w:pStyle w:val="H2Ashurst"/>
      </w:pPr>
      <w:bookmarkStart w:id="5563" w:name="_Ref144114781"/>
      <w:r w:rsidRPr="00462199">
        <w:t xml:space="preserve">Termination of the LCHA pursuant to </w:t>
      </w:r>
      <w:r w:rsidR="007248B2" w:rsidRPr="007248B2">
        <w:t>Condition</w:t>
      </w:r>
      <w:r w:rsidRPr="00462199">
        <w:t xml:space="preserve"> </w:t>
      </w:r>
      <w:r w:rsidR="001F2681">
        <w:fldChar w:fldCharType="begin"/>
      </w:r>
      <w:r w:rsidR="001F2681">
        <w:instrText xml:space="preserve"> REF _Ref144114632 \w \h </w:instrText>
      </w:r>
      <w:r w:rsidR="001F2681">
        <w:fldChar w:fldCharType="separate"/>
      </w:r>
      <w:del w:id="5564" w:author="Faqir, Sofia (Energy Security)" w:date="2023-11-12T19:47:00Z">
        <w:r w:rsidR="00E473FC">
          <w:delText>52.1</w:delText>
        </w:r>
      </w:del>
      <w:r w:rsidR="001F2681">
        <w:fldChar w:fldCharType="end"/>
      </w:r>
      <w:r w:rsidRPr="00462199">
        <w:t xml:space="preserve"> (</w:t>
      </w:r>
      <w:r w:rsidRPr="00462199">
        <w:rPr>
          <w:i/>
        </w:rPr>
        <w:t>Pre-Start Date Termination</w:t>
      </w:r>
      <w:r w:rsidRPr="00462199">
        <w:t xml:space="preserve">), </w:t>
      </w:r>
      <w:r w:rsidR="001F2681">
        <w:fldChar w:fldCharType="begin"/>
      </w:r>
      <w:r w:rsidR="001F2681">
        <w:instrText xml:space="preserve"> REF _Ref144114657 \w \h </w:instrText>
      </w:r>
      <w:r w:rsidR="001F2681">
        <w:fldChar w:fldCharType="separate"/>
      </w:r>
      <w:del w:id="5565" w:author="Faqir, Sofia (Energy Security)" w:date="2023-11-12T19:47:00Z">
        <w:r w:rsidR="00E473FC">
          <w:delText>52.6</w:delText>
        </w:r>
      </w:del>
      <w:r w:rsidR="001F2681">
        <w:fldChar w:fldCharType="end"/>
      </w:r>
      <w:r w:rsidRPr="00462199">
        <w:t xml:space="preserve"> (</w:t>
      </w:r>
      <w:r w:rsidRPr="00462199">
        <w:rPr>
          <w:i/>
        </w:rPr>
        <w:t>Termination for Prolonged Force Majeure</w:t>
      </w:r>
      <w:r w:rsidRPr="00462199">
        <w:t xml:space="preserve">), </w:t>
      </w:r>
      <w:r w:rsidR="001F2681">
        <w:fldChar w:fldCharType="begin"/>
      </w:r>
      <w:r w:rsidR="001F2681">
        <w:instrText xml:space="preserve"> REF _Ref144114748 \w \h </w:instrText>
      </w:r>
      <w:r w:rsidR="001F2681">
        <w:fldChar w:fldCharType="separate"/>
      </w:r>
      <w:del w:id="5566" w:author="Faqir, Sofia (Energy Security)" w:date="2023-11-12T19:47:00Z">
        <w:r w:rsidR="00E473FC">
          <w:delText>52.22</w:delText>
        </w:r>
      </w:del>
      <w:r w:rsidR="001F2681">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 xml:space="preserve">), </w:t>
      </w:r>
      <w:r w:rsidR="001F2681">
        <w:fldChar w:fldCharType="begin"/>
      </w:r>
      <w:r w:rsidR="001F2681">
        <w:instrText xml:space="preserve"> REF _Ref144114765 \w \h </w:instrText>
      </w:r>
      <w:r w:rsidR="001F2681">
        <w:fldChar w:fldCharType="separate"/>
      </w:r>
      <w:del w:id="5567" w:author="Faqir, Sofia (Energy Security)" w:date="2023-11-12T19:47:00Z">
        <w:r w:rsidR="00E473FC">
          <w:delText>52.29</w:delText>
        </w:r>
      </w:del>
      <w:r w:rsidR="001F2681">
        <w:fldChar w:fldCharType="end"/>
      </w:r>
      <w:r w:rsidRPr="00462199">
        <w:t xml:space="preserve"> (</w:t>
      </w:r>
      <w:r w:rsidRPr="00462199">
        <w:rPr>
          <w:i/>
        </w:rPr>
        <w:t>Termination for failing to satisfy the Minimum Longstop Date Commissioning Requirements</w:t>
      </w:r>
      <w:r w:rsidRPr="00462199">
        <w:t xml:space="preserve">), </w:t>
      </w:r>
      <w:r w:rsidR="001F2681">
        <w:fldChar w:fldCharType="begin"/>
      </w:r>
      <w:r w:rsidR="001F2681">
        <w:instrText xml:space="preserve"> REF _Ref144114770 \w \h </w:instrText>
      </w:r>
      <w:r w:rsidR="001F2681">
        <w:fldChar w:fldCharType="separate"/>
      </w:r>
      <w:del w:id="5568" w:author="Faqir, Sofia (Energy Security)" w:date="2023-11-12T19:47:00Z">
        <w:r w:rsidR="00E473FC">
          <w:delText>52.30</w:delText>
        </w:r>
      </w:del>
      <w:r w:rsidR="001F2681">
        <w:fldChar w:fldCharType="end"/>
      </w:r>
      <w:r w:rsidRPr="00462199">
        <w:t xml:space="preserve"> (</w:t>
      </w:r>
      <w:r w:rsidRPr="00462199">
        <w:rPr>
          <w:i/>
        </w:rPr>
        <w:t xml:space="preserve">Termination for failing to satisfy the </w:t>
      </w:r>
      <w:r w:rsidRPr="00462199">
        <w:rPr>
          <w:bCs/>
          <w:i/>
        </w:rPr>
        <w:t>CO</w:t>
      </w:r>
      <w:r w:rsidRPr="00462199">
        <w:rPr>
          <w:bCs/>
          <w:i/>
          <w:vertAlign w:val="subscript"/>
        </w:rPr>
        <w:t>2</w:t>
      </w:r>
      <w:r w:rsidRPr="00462199">
        <w:rPr>
          <w:i/>
        </w:rPr>
        <w:t xml:space="preserve"> T&amp;S Connection Confirmation Requirement</w:t>
      </w:r>
      <w:r w:rsidRPr="00462199">
        <w:t xml:space="preserve">), </w:t>
      </w:r>
      <w:r w:rsidR="001F2681">
        <w:fldChar w:fldCharType="begin"/>
      </w:r>
      <w:r w:rsidR="001F2681">
        <w:instrText xml:space="preserve"> REF _Ref144114761 \w \h </w:instrText>
      </w:r>
      <w:r w:rsidR="001F2681">
        <w:fldChar w:fldCharType="separate"/>
      </w:r>
      <w:del w:id="5569" w:author="Faqir, Sofia (Energy Security)" w:date="2023-11-12T19:47:00Z">
        <w:r w:rsidR="00E473FC">
          <w:delText>52.27</w:delText>
        </w:r>
      </w:del>
      <w:r w:rsidR="001F2681">
        <w:fldChar w:fldCharType="end"/>
      </w:r>
      <w:r w:rsidRPr="00462199">
        <w:t xml:space="preserve"> (</w:t>
      </w:r>
      <w:r w:rsidRPr="00462199">
        <w:rPr>
          <w:i/>
        </w:rPr>
        <w:t>Default Termination</w:t>
      </w:r>
      <w:r w:rsidRPr="00462199">
        <w:t xml:space="preserve">), </w:t>
      </w:r>
      <w:r w:rsidR="001F2681">
        <w:fldChar w:fldCharType="begin"/>
      </w:r>
      <w:r w:rsidR="001F2681">
        <w:instrText xml:space="preserve"> REF _Ref144114771 \w \h </w:instrText>
      </w:r>
      <w:r w:rsidR="001F2681">
        <w:fldChar w:fldCharType="separate"/>
      </w:r>
      <w:del w:id="5570" w:author="Faqir, Sofia (Energy Security)" w:date="2023-11-12T19:47:00Z">
        <w:r w:rsidR="00E473FC">
          <w:delText>52.31</w:delText>
        </w:r>
      </w:del>
      <w:r w:rsidR="001F2681">
        <w:fldChar w:fldCharType="end"/>
      </w:r>
      <w:r w:rsidRPr="00462199">
        <w:t xml:space="preserve"> (</w:t>
      </w:r>
      <w:r w:rsidRPr="00462199">
        <w:rPr>
          <w:i/>
        </w:rPr>
        <w:t>Qualifying Change in Law Termination</w:t>
      </w:r>
      <w:r w:rsidRPr="00462199">
        <w:t xml:space="preserve">) or </w:t>
      </w:r>
      <w:r w:rsidR="001F2681">
        <w:fldChar w:fldCharType="begin"/>
      </w:r>
      <w:r w:rsidR="001F2681">
        <w:instrText xml:space="preserve"> REF _Ref144114773 \w \h </w:instrText>
      </w:r>
      <w:r w:rsidR="001F2681">
        <w:fldChar w:fldCharType="separate"/>
      </w:r>
      <w:del w:id="5571" w:author="Faqir, Sofia (Energy Security)" w:date="2023-11-12T19:47:00Z">
        <w:r w:rsidR="00E473FC">
          <w:delText>52.33</w:delText>
        </w:r>
      </w:del>
      <w:r w:rsidR="001F2681">
        <w:fldChar w:fldCharType="end"/>
      </w:r>
      <w:r w:rsidRPr="00462199">
        <w:t xml:space="preserve"> (</w:t>
      </w:r>
      <w:r w:rsidRPr="00462199">
        <w:rPr>
          <w:i/>
        </w:rPr>
        <w:t>QCIL Compensation termination</w:t>
      </w:r>
      <w:r w:rsidRPr="00462199">
        <w:t>):</w:t>
      </w:r>
      <w:bookmarkEnd w:id="5563"/>
    </w:p>
    <w:p w14:paraId="16FD5727" w14:textId="77777777" w:rsidR="00D179D6" w:rsidRPr="00462199" w:rsidRDefault="00D179D6" w:rsidP="00202C21">
      <w:pPr>
        <w:pStyle w:val="H3Ashurst"/>
      </w:pPr>
      <w:bookmarkStart w:id="5572" w:name="_Ref144114782"/>
      <w:r w:rsidRPr="00462199">
        <w:t>shall not affect, and shall be without prejudice to, the accrued rights and liabilities of each Party and the rights and liabilities of each Party arising as a result of:</w:t>
      </w:r>
      <w:bookmarkEnd w:id="5572"/>
    </w:p>
    <w:p w14:paraId="100539AE" w14:textId="77777777" w:rsidR="00D179D6" w:rsidRPr="00462199" w:rsidRDefault="00D179D6" w:rsidP="005B3BB9">
      <w:pPr>
        <w:pStyle w:val="H4Ashurst"/>
      </w:pPr>
      <w:bookmarkStart w:id="5573" w:name="_Ref144114783"/>
      <w:r w:rsidRPr="00462199">
        <w:t>any antecedent breach of any provision of the LCHA; and</w:t>
      </w:r>
      <w:bookmarkEnd w:id="5573"/>
    </w:p>
    <w:p w14:paraId="338278C4" w14:textId="565F6D73" w:rsidR="00D179D6" w:rsidRPr="00462199" w:rsidRDefault="00D179D6" w:rsidP="005B3BB9">
      <w:pPr>
        <w:pStyle w:val="H4Ashurst"/>
      </w:pPr>
      <w:bookmarkStart w:id="5574" w:name="_Ref144114784"/>
      <w:r w:rsidRPr="00462199">
        <w:t xml:space="preserve">any breach of any provisions of the LCHA which are expressed to survive expiry pursuant to </w:t>
      </w:r>
      <w:r w:rsidR="007248B2" w:rsidRPr="007248B2">
        <w:t>Condition</w:t>
      </w:r>
      <w:r w:rsidRPr="00462199">
        <w:t xml:space="preserve"> </w:t>
      </w:r>
      <w:r w:rsidR="001F2681">
        <w:fldChar w:fldCharType="begin"/>
      </w:r>
      <w:r w:rsidR="001F2681">
        <w:instrText xml:space="preserve"> REF _Ref144478066 \w \h </w:instrText>
      </w:r>
      <w:r w:rsidR="001F2681">
        <w:fldChar w:fldCharType="separate"/>
      </w:r>
      <w:del w:id="5575" w:author="Faqir, Sofia (Energy Security)" w:date="2023-11-12T19:47:00Z">
        <w:r w:rsidR="00E473FC">
          <w:delText>55</w:delText>
        </w:r>
      </w:del>
      <w:r w:rsidR="001F2681">
        <w:fldChar w:fldCharType="end"/>
      </w:r>
      <w:r w:rsidRPr="00462199">
        <w:t xml:space="preserve"> (</w:t>
      </w:r>
      <w:r w:rsidRPr="00462199">
        <w:rPr>
          <w:i/>
        </w:rPr>
        <w:t>Survival</w:t>
      </w:r>
      <w:r w:rsidRPr="00462199">
        <w:t>); and</w:t>
      </w:r>
      <w:bookmarkEnd w:id="5574"/>
    </w:p>
    <w:p w14:paraId="2F5FC5A8" w14:textId="25F6BFED" w:rsidR="00D179D6" w:rsidRPr="00462199" w:rsidRDefault="00D179D6" w:rsidP="00202C21">
      <w:pPr>
        <w:pStyle w:val="H3Ashurst"/>
      </w:pPr>
      <w:bookmarkStart w:id="5576" w:name="_Ref144114785"/>
      <w:r w:rsidRPr="00462199">
        <w:t xml:space="preserve">shall be subject to </w:t>
      </w:r>
      <w:r w:rsidR="007248B2" w:rsidRPr="007248B2">
        <w:t>Condition</w:t>
      </w:r>
      <w:r w:rsidRPr="00462199">
        <w:t xml:space="preserve"> </w:t>
      </w:r>
      <w:r w:rsidR="001F2681">
        <w:fldChar w:fldCharType="begin"/>
      </w:r>
      <w:r w:rsidR="001F2681">
        <w:instrText xml:space="preserve"> REF _Ref144478080 \w \h </w:instrText>
      </w:r>
      <w:r w:rsidR="001F2681">
        <w:fldChar w:fldCharType="separate"/>
      </w:r>
      <w:del w:id="5577" w:author="Faqir, Sofia (Energy Security)" w:date="2023-11-12T19:47:00Z">
        <w:r w:rsidR="00E473FC">
          <w:delText>55</w:delText>
        </w:r>
      </w:del>
      <w:r w:rsidR="001F2681">
        <w:fldChar w:fldCharType="end"/>
      </w:r>
      <w:r w:rsidRPr="00462199">
        <w:t xml:space="preserve"> (</w:t>
      </w:r>
      <w:r w:rsidRPr="00462199">
        <w:rPr>
          <w:i/>
        </w:rPr>
        <w:t>Survival</w:t>
      </w:r>
      <w:r w:rsidRPr="00462199">
        <w:t>).</w:t>
      </w:r>
      <w:bookmarkEnd w:id="5576"/>
    </w:p>
    <w:p w14:paraId="082E7854" w14:textId="77777777" w:rsidR="00D179D6" w:rsidRPr="00462199" w:rsidRDefault="00D179D6" w:rsidP="005B3BB9">
      <w:pPr>
        <w:pStyle w:val="NormalBoldAshurst"/>
      </w:pPr>
      <w:r w:rsidRPr="00462199">
        <w:rPr>
          <w:i/>
        </w:rPr>
        <w:t xml:space="preserve">Consequences of Pre-Start Date termination; termination for Prolonged Force Majeure; termination for failing to satisfy the Minimum Longstop Date Commissioning Requirements and termination for failing to satisfy the </w:t>
      </w:r>
      <w:r w:rsidRPr="00462199">
        <w:t>CO</w:t>
      </w:r>
      <w:r w:rsidRPr="00462199">
        <w:rPr>
          <w:vertAlign w:val="subscript"/>
        </w:rPr>
        <w:t>2</w:t>
      </w:r>
      <w:r w:rsidRPr="00462199">
        <w:rPr>
          <w:i/>
        </w:rPr>
        <w:t xml:space="preserve"> T&amp;S Connection Confirmation Requirement</w:t>
      </w:r>
    </w:p>
    <w:p w14:paraId="79CAEE20" w14:textId="4CA204AA" w:rsidR="00D179D6" w:rsidRPr="00462199" w:rsidRDefault="00D179D6" w:rsidP="005B3BB9">
      <w:pPr>
        <w:pStyle w:val="H2Ashurst"/>
      </w:pPr>
      <w:bookmarkStart w:id="5578" w:name="_Ref144114786"/>
      <w:r w:rsidRPr="00462199">
        <w:t xml:space="preserve">Subject to </w:t>
      </w:r>
      <w:r w:rsidR="007248B2" w:rsidRPr="007248B2">
        <w:t>Condition</w:t>
      </w:r>
      <w:r w:rsidRPr="00462199">
        <w:t xml:space="preserve"> </w:t>
      </w:r>
      <w:r w:rsidR="001F2681">
        <w:fldChar w:fldCharType="begin"/>
      </w:r>
      <w:r w:rsidR="001F2681">
        <w:instrText xml:space="preserve"> REF _Ref144114781 \w \h </w:instrText>
      </w:r>
      <w:r w:rsidR="001F2681">
        <w:fldChar w:fldCharType="separate"/>
      </w:r>
      <w:del w:id="5579" w:author="Faqir, Sofia (Energy Security)" w:date="2023-11-12T19:47:00Z">
        <w:r w:rsidR="00E473FC">
          <w:delText>53.1</w:delText>
        </w:r>
      </w:del>
      <w:r w:rsidR="001F2681">
        <w:fldChar w:fldCharType="end"/>
      </w:r>
      <w:r w:rsidRPr="00462199">
        <w:t xml:space="preserve">, if the LCHA Counterparty terminates the LCHA pursuant to </w:t>
      </w:r>
      <w:r w:rsidR="007248B2" w:rsidRPr="007248B2">
        <w:t>Condition</w:t>
      </w:r>
      <w:r w:rsidRPr="00462199">
        <w:t xml:space="preserve">s </w:t>
      </w:r>
      <w:r w:rsidR="001F2681">
        <w:fldChar w:fldCharType="begin"/>
      </w:r>
      <w:r w:rsidR="001F2681">
        <w:instrText xml:space="preserve"> REF _Ref144114632 \w \h </w:instrText>
      </w:r>
      <w:r w:rsidR="001F2681">
        <w:fldChar w:fldCharType="separate"/>
      </w:r>
      <w:del w:id="5580" w:author="Faqir, Sofia (Energy Security)" w:date="2023-11-12T19:47:00Z">
        <w:r w:rsidR="00E473FC">
          <w:delText>52.1</w:delText>
        </w:r>
      </w:del>
      <w:r w:rsidR="001F2681">
        <w:fldChar w:fldCharType="end"/>
      </w:r>
      <w:r w:rsidRPr="00462199">
        <w:t xml:space="preserve"> (</w:t>
      </w:r>
      <w:r w:rsidRPr="00462199">
        <w:rPr>
          <w:i/>
        </w:rPr>
        <w:t>Pre-Start Date Termination</w:t>
      </w:r>
      <w:r w:rsidRPr="00462199">
        <w:t xml:space="preserve">), </w:t>
      </w:r>
      <w:r w:rsidR="005E77D6">
        <w:fldChar w:fldCharType="begin"/>
      </w:r>
      <w:r w:rsidR="005E77D6">
        <w:instrText xml:space="preserve"> REF _Ref144114657 \w \h </w:instrText>
      </w:r>
      <w:r w:rsidR="005E77D6">
        <w:fldChar w:fldCharType="separate"/>
      </w:r>
      <w:del w:id="5581" w:author="Faqir, Sofia (Energy Security)" w:date="2023-11-12T19:47:00Z">
        <w:r w:rsidR="00E473FC">
          <w:delText>52.6</w:delText>
        </w:r>
      </w:del>
      <w:r w:rsidR="005E77D6">
        <w:fldChar w:fldCharType="end"/>
      </w:r>
      <w:r w:rsidRPr="00462199">
        <w:t xml:space="preserve"> (</w:t>
      </w:r>
      <w:r w:rsidRPr="00462199">
        <w:rPr>
          <w:i/>
        </w:rPr>
        <w:t>Termination for Prolonged Force Majeure</w:t>
      </w:r>
      <w:r w:rsidRPr="00462199">
        <w:t xml:space="preserve">), </w:t>
      </w:r>
      <w:r w:rsidR="005E77D6">
        <w:fldChar w:fldCharType="begin"/>
      </w:r>
      <w:r w:rsidR="005E77D6">
        <w:instrText xml:space="preserve"> REF _Ref144114765 \n \h </w:instrText>
      </w:r>
      <w:r w:rsidR="005E77D6">
        <w:fldChar w:fldCharType="separate"/>
      </w:r>
      <w:del w:id="5582" w:author="Faqir, Sofia (Energy Security)" w:date="2023-11-12T19:47:00Z">
        <w:r w:rsidR="00E473FC">
          <w:delText>52.29</w:delText>
        </w:r>
      </w:del>
      <w:r w:rsidR="005E77D6">
        <w:fldChar w:fldCharType="end"/>
      </w:r>
      <w:r w:rsidRPr="00462199">
        <w:t xml:space="preserve"> (</w:t>
      </w:r>
      <w:r w:rsidRPr="00462199">
        <w:rPr>
          <w:i/>
        </w:rPr>
        <w:t>Termination for failing to satisfy the Minimum Longstop Date Commissioning Requirements</w:t>
      </w:r>
      <w:r w:rsidRPr="00462199">
        <w:t xml:space="preserve">) or </w:t>
      </w:r>
      <w:r w:rsidR="001F2681">
        <w:fldChar w:fldCharType="begin"/>
      </w:r>
      <w:r w:rsidR="001F2681">
        <w:instrText xml:space="preserve"> REF _Ref144114770 \w \h </w:instrText>
      </w:r>
      <w:r w:rsidR="001F2681">
        <w:fldChar w:fldCharType="separate"/>
      </w:r>
      <w:del w:id="5583" w:author="Faqir, Sofia (Energy Security)" w:date="2023-11-12T19:47:00Z">
        <w:r w:rsidR="00E473FC">
          <w:delText>52.30</w:delText>
        </w:r>
      </w:del>
      <w:r w:rsidR="001F2681">
        <w:fldChar w:fldCharType="end"/>
      </w:r>
      <w:r w:rsidRPr="00462199">
        <w:t xml:space="preserve"> (</w:t>
      </w:r>
      <w:r w:rsidRPr="00462199">
        <w:rPr>
          <w:i/>
        </w:rPr>
        <w:t xml:space="preserve">Termination for failing to satisfy the </w:t>
      </w:r>
      <w:r w:rsidRPr="00462199">
        <w:rPr>
          <w:bCs/>
          <w:i/>
        </w:rPr>
        <w:t>CO</w:t>
      </w:r>
      <w:r w:rsidRPr="00462199">
        <w:rPr>
          <w:bCs/>
          <w:i/>
          <w:vertAlign w:val="subscript"/>
        </w:rPr>
        <w:t>2</w:t>
      </w:r>
      <w:r w:rsidRPr="00462199">
        <w:rPr>
          <w:i/>
        </w:rPr>
        <w:t xml:space="preserve"> T&amp;S Connection Confirmation Requirement</w:t>
      </w:r>
      <w:r w:rsidRPr="00462199">
        <w:t>):</w:t>
      </w:r>
      <w:bookmarkEnd w:id="5578"/>
    </w:p>
    <w:p w14:paraId="791E49FE" w14:textId="77777777" w:rsidR="00D179D6" w:rsidRPr="00462199" w:rsidRDefault="00D179D6" w:rsidP="00202C21">
      <w:pPr>
        <w:pStyle w:val="H3Ashurst"/>
      </w:pPr>
      <w:bookmarkStart w:id="5584" w:name="_Ref144114787"/>
      <w:r w:rsidRPr="00462199">
        <w:t>no payment shall be payable by either Party to the other Party as a consequence of such termination;</w:t>
      </w:r>
      <w:bookmarkEnd w:id="5584"/>
    </w:p>
    <w:p w14:paraId="1A098598" w14:textId="77777777" w:rsidR="00D179D6" w:rsidRPr="00462199" w:rsidRDefault="00D179D6" w:rsidP="00202C21">
      <w:pPr>
        <w:pStyle w:val="H3Ashurst"/>
      </w:pPr>
      <w:bookmarkStart w:id="5585" w:name="_Ref144114788"/>
      <w:r w:rsidRPr="00462199">
        <w:t>all rights and obligations of the Parties under the LCHA shall end; and</w:t>
      </w:r>
      <w:bookmarkEnd w:id="5585"/>
    </w:p>
    <w:p w14:paraId="7A56D67B" w14:textId="77777777" w:rsidR="00D179D6" w:rsidRPr="00462199" w:rsidRDefault="00D179D6" w:rsidP="00202C21">
      <w:pPr>
        <w:pStyle w:val="H3Ashurst"/>
      </w:pPr>
      <w:bookmarkStart w:id="5586" w:name="_Ref144114789"/>
      <w:r w:rsidRPr="00462199">
        <w:t>neither Party shall be entitled to make any claim against the other Party under or in respect of the LCHA.</w:t>
      </w:r>
      <w:bookmarkEnd w:id="5586"/>
    </w:p>
    <w:p w14:paraId="706F2AB6" w14:textId="77777777" w:rsidR="00D179D6" w:rsidRPr="00462199" w:rsidRDefault="00D179D6" w:rsidP="005B3BB9">
      <w:pPr>
        <w:pStyle w:val="NormalBoldAshurst"/>
      </w:pPr>
      <w:r w:rsidRPr="00462199">
        <w:rPr>
          <w:i/>
        </w:rPr>
        <w:t xml:space="preserve">Consequences of </w:t>
      </w:r>
      <w:r w:rsidRPr="00462199">
        <w:t>CO</w:t>
      </w:r>
      <w:r w:rsidRPr="00462199">
        <w:rPr>
          <w:vertAlign w:val="subscript"/>
        </w:rPr>
        <w:t>2</w:t>
      </w:r>
      <w:r w:rsidRPr="00462199">
        <w:rPr>
          <w:i/>
        </w:rPr>
        <w:t xml:space="preserve"> T&amp;S Prolonged Unavailability Event termination</w:t>
      </w:r>
    </w:p>
    <w:p w14:paraId="73C67609" w14:textId="6F344B9A" w:rsidR="00D179D6" w:rsidRPr="00462199" w:rsidRDefault="007248B2" w:rsidP="005B3BB9">
      <w:pPr>
        <w:pStyle w:val="NormalAshurst"/>
      </w:pPr>
      <w:r w:rsidRPr="007248B2">
        <w:lastRenderedPageBreak/>
        <w:t>Condition</w:t>
      </w:r>
      <w:r w:rsidR="00D179D6" w:rsidRPr="00462199">
        <w:t xml:space="preserve">s </w:t>
      </w:r>
      <w:r w:rsidR="001F2681">
        <w:fldChar w:fldCharType="begin"/>
      </w:r>
      <w:r w:rsidR="001F2681">
        <w:instrText xml:space="preserve"> REF _Ref144114790 \w \h </w:instrText>
      </w:r>
      <w:r w:rsidR="001F2681">
        <w:fldChar w:fldCharType="separate"/>
      </w:r>
      <w:del w:id="5587" w:author="Faqir, Sofia (Energy Security)" w:date="2023-11-12T19:47:00Z">
        <w:r w:rsidR="00E473FC">
          <w:delText>53.3</w:delText>
        </w:r>
      </w:del>
      <w:r w:rsidR="001F2681">
        <w:fldChar w:fldCharType="end"/>
      </w:r>
      <w:r w:rsidR="00D179D6" w:rsidRPr="00462199">
        <w:t xml:space="preserve"> to </w:t>
      </w:r>
      <w:r w:rsidR="00D179D6" w:rsidRPr="00462199">
        <w:fldChar w:fldCharType="begin"/>
      </w:r>
      <w:r w:rsidR="00D179D6" w:rsidRPr="00462199">
        <w:instrText xml:space="preserve">  REF _Ref144114803 \r \h \* MERGEFORMAT </w:instrText>
      </w:r>
      <w:r w:rsidR="00D179D6" w:rsidRPr="00462199">
        <w:fldChar w:fldCharType="separate"/>
      </w:r>
      <w:del w:id="5588" w:author="Faqir, Sofia (Energy Security)" w:date="2023-11-12T19:47:00Z">
        <w:r w:rsidR="00E473FC" w:rsidRPr="00E473FC">
          <w:rPr>
            <w:color w:val="000000"/>
          </w:rPr>
          <w:delText>53.7</w:delText>
        </w:r>
      </w:del>
      <w:r w:rsidR="00D179D6" w:rsidRPr="00462199">
        <w:fldChar w:fldCharType="end"/>
      </w:r>
      <w:r w:rsidR="00D179D6" w:rsidRPr="00462199">
        <w:t xml:space="preserve"> shall apply to CCUS-Enabled Facilities only.</w:t>
      </w:r>
    </w:p>
    <w:p w14:paraId="1FAB2318" w14:textId="2FE1C997" w:rsidR="00D179D6" w:rsidRPr="00462199" w:rsidRDefault="00D179D6" w:rsidP="005B3BB9">
      <w:pPr>
        <w:pStyle w:val="H2Ashurst"/>
      </w:pPr>
      <w:bookmarkStart w:id="5589" w:name="_Ref144114790"/>
      <w:r w:rsidRPr="00462199">
        <w:t xml:space="preserve">If the LCHA Counterparty terminates the LCHA pursuant to </w:t>
      </w:r>
      <w:r w:rsidR="007248B2" w:rsidRPr="007248B2">
        <w:t>Condition</w:t>
      </w:r>
      <w:r w:rsidRPr="00462199">
        <w:t xml:space="preserve"> </w:t>
      </w:r>
      <w:r w:rsidR="001F2681">
        <w:fldChar w:fldCharType="begin"/>
      </w:r>
      <w:r w:rsidR="001F2681">
        <w:instrText xml:space="preserve"> REF _Ref144114748 \w \h </w:instrText>
      </w:r>
      <w:r w:rsidR="001F2681">
        <w:fldChar w:fldCharType="separate"/>
      </w:r>
      <w:del w:id="5590" w:author="Faqir, Sofia (Energy Security)" w:date="2023-11-12T19:47:00Z">
        <w:r w:rsidR="00E473FC">
          <w:delText>52.22</w:delText>
        </w:r>
      </w:del>
      <w:r w:rsidR="001F2681">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 as soon as reasonably practicable after receipt of the CO</w:t>
      </w:r>
      <w:r w:rsidRPr="00462199">
        <w:rPr>
          <w:vertAlign w:val="subscript"/>
        </w:rPr>
        <w:t>2</w:t>
      </w:r>
      <w:r w:rsidRPr="00462199">
        <w:t xml:space="preserve"> T&amp;S Termination Response Notice pursuant to </w:t>
      </w:r>
      <w:r w:rsidR="007248B2" w:rsidRPr="007248B2">
        <w:t>Condition</w:t>
      </w:r>
      <w:r w:rsidRPr="00462199">
        <w:t xml:space="preserve"> </w:t>
      </w:r>
      <w:r w:rsidR="001F2681">
        <w:fldChar w:fldCharType="begin"/>
      </w:r>
      <w:r w:rsidR="001F2681">
        <w:instrText xml:space="preserve"> REF _Ref144114753 \w \h </w:instrText>
      </w:r>
      <w:r w:rsidR="001F2681">
        <w:fldChar w:fldCharType="separate"/>
      </w:r>
      <w:del w:id="5591" w:author="Faqir, Sofia (Energy Security)" w:date="2023-11-12T19:47:00Z">
        <w:r w:rsidR="00E473FC">
          <w:delText>52.23</w:delText>
        </w:r>
      </w:del>
      <w:r w:rsidR="001F2681">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 the LCHA Counterparty shall:</w:t>
      </w:r>
      <w:bookmarkEnd w:id="5589"/>
    </w:p>
    <w:p w14:paraId="036E11E2" w14:textId="77777777" w:rsidR="00D179D6" w:rsidRPr="00462199" w:rsidRDefault="00D179D6" w:rsidP="00202C21">
      <w:pPr>
        <w:pStyle w:val="H3Ashurst"/>
      </w:pPr>
      <w:bookmarkStart w:id="5592" w:name="_Ref144114791"/>
      <w:r w:rsidRPr="00462199">
        <w:t>calculate the CO</w:t>
      </w:r>
      <w:r w:rsidRPr="00462199">
        <w:rPr>
          <w:vertAlign w:val="subscript"/>
        </w:rPr>
        <w:t>2</w:t>
      </w:r>
      <w:r w:rsidRPr="00462199">
        <w:t xml:space="preserve"> T&amp;S Termination Payment; and</w:t>
      </w:r>
      <w:bookmarkEnd w:id="5592"/>
    </w:p>
    <w:p w14:paraId="30B0CD7D" w14:textId="77777777" w:rsidR="00D179D6" w:rsidRPr="00462199" w:rsidRDefault="00D179D6" w:rsidP="00202C21">
      <w:pPr>
        <w:pStyle w:val="H3Ashurst"/>
      </w:pPr>
      <w:bookmarkStart w:id="5593" w:name="_Ref144114792"/>
      <w:r w:rsidRPr="00462199">
        <w:t xml:space="preserve">give a notice to the Producer (a </w:t>
      </w:r>
      <w:r w:rsidRPr="00462199">
        <w:rPr>
          <w:b/>
        </w:rPr>
        <w:t>"CO</w:t>
      </w:r>
      <w:r w:rsidRPr="00462199">
        <w:rPr>
          <w:b/>
          <w:vertAlign w:val="subscript"/>
        </w:rPr>
        <w:t>2</w:t>
      </w:r>
      <w:r w:rsidRPr="00462199">
        <w:rPr>
          <w:b/>
        </w:rPr>
        <w:t xml:space="preserve"> T&amp;S Termination Payment Notice"</w:t>
      </w:r>
      <w:r w:rsidRPr="00462199">
        <w:t>). A CO</w:t>
      </w:r>
      <w:r w:rsidRPr="00462199">
        <w:rPr>
          <w:vertAlign w:val="subscript"/>
        </w:rPr>
        <w:t>2</w:t>
      </w:r>
      <w:r w:rsidRPr="00462199">
        <w:t xml:space="preserve"> T&amp;S Termination Payment Notice shall specify:</w:t>
      </w:r>
      <w:bookmarkEnd w:id="5593"/>
    </w:p>
    <w:p w14:paraId="09C80BB5" w14:textId="77777777" w:rsidR="00D179D6" w:rsidRPr="00462199" w:rsidRDefault="00D179D6" w:rsidP="005B3BB9">
      <w:pPr>
        <w:pStyle w:val="H4Ashurst"/>
      </w:pPr>
      <w:bookmarkStart w:id="5594" w:name="_Ref144114793"/>
      <w:r w:rsidRPr="00462199">
        <w:t>the amount of the CO</w:t>
      </w:r>
      <w:r w:rsidRPr="00462199">
        <w:rPr>
          <w:vertAlign w:val="subscript"/>
        </w:rPr>
        <w:t>2</w:t>
      </w:r>
      <w:r w:rsidRPr="00462199">
        <w:t xml:space="preserve"> T&amp;S Termination Payment;</w:t>
      </w:r>
      <w:bookmarkEnd w:id="5594"/>
    </w:p>
    <w:p w14:paraId="5A75C351" w14:textId="77777777" w:rsidR="00D179D6" w:rsidRPr="00462199" w:rsidRDefault="00D179D6" w:rsidP="005B3BB9">
      <w:pPr>
        <w:pStyle w:val="H4Ashurst"/>
      </w:pPr>
      <w:bookmarkStart w:id="5595" w:name="_Ref144114794"/>
      <w:r w:rsidRPr="00462199">
        <w:t>the principal inputs used by the LCHA Counterparty to calculate the CO</w:t>
      </w:r>
      <w:r w:rsidRPr="00462199">
        <w:rPr>
          <w:vertAlign w:val="subscript"/>
        </w:rPr>
        <w:t>2</w:t>
      </w:r>
      <w:r w:rsidRPr="00462199">
        <w:t xml:space="preserve"> T&amp;S Termination Payment; and</w:t>
      </w:r>
      <w:bookmarkEnd w:id="5595"/>
    </w:p>
    <w:p w14:paraId="72D2ECD7" w14:textId="77777777" w:rsidR="00D179D6" w:rsidRPr="00462199" w:rsidRDefault="00D179D6" w:rsidP="005B3BB9">
      <w:pPr>
        <w:pStyle w:val="H4Ashurst"/>
      </w:pPr>
      <w:bookmarkStart w:id="5596" w:name="_Ref144114795"/>
      <w:r w:rsidRPr="00462199">
        <w:t>whether the CO</w:t>
      </w:r>
      <w:r w:rsidRPr="00462199">
        <w:rPr>
          <w:vertAlign w:val="subscript"/>
        </w:rPr>
        <w:t>2</w:t>
      </w:r>
      <w:r w:rsidRPr="00462199">
        <w:t xml:space="preserve"> T&amp;S Termination Payment shall be effected (after consultation with the Producer) as a lump sum payment or staged payments.</w:t>
      </w:r>
      <w:bookmarkEnd w:id="5596"/>
    </w:p>
    <w:p w14:paraId="20D4DBF5" w14:textId="77777777" w:rsidR="00D179D6" w:rsidRPr="00462199" w:rsidRDefault="00D179D6" w:rsidP="005B3BB9">
      <w:pPr>
        <w:pStyle w:val="H2Ashurst"/>
      </w:pPr>
      <w:bookmarkStart w:id="5597" w:name="_Ref144114796"/>
      <w:r w:rsidRPr="00462199">
        <w:t>If the CO</w:t>
      </w:r>
      <w:r w:rsidRPr="00462199">
        <w:rPr>
          <w:vertAlign w:val="subscript"/>
        </w:rPr>
        <w:t>2</w:t>
      </w:r>
      <w:r w:rsidRPr="00462199">
        <w:t xml:space="preserve"> T&amp;S Termination Payment is to be paid as a lump sum, the CO</w:t>
      </w:r>
      <w:r w:rsidRPr="00462199">
        <w:rPr>
          <w:vertAlign w:val="subscript"/>
        </w:rPr>
        <w:t>2</w:t>
      </w:r>
      <w:r w:rsidRPr="00462199">
        <w:t xml:space="preserve"> T&amp;S Termination Payment shall be calculated as follows:</w:t>
      </w:r>
      <w:bookmarkEnd w:id="5597"/>
    </w:p>
    <w:p w14:paraId="2107168E" w14:textId="77777777" w:rsidR="00D179D6" w:rsidRPr="00462199" w:rsidRDefault="00F47FCB" w:rsidP="002E77BF">
      <w:pPr>
        <w:pStyle w:val="NormalAshurst"/>
      </w:pPr>
      <m:oMathPara>
        <m:oMath>
          <m:sSub>
            <m:sSubPr>
              <m:ctrlPr>
                <w:rPr>
                  <w:rFonts w:ascii="Cambria Math" w:hAnsi="Cambria Math" w:cs="Arial"/>
                </w:rPr>
              </m:ctrlPr>
            </m:sSubPr>
            <m:e>
              <m:r>
                <w:rPr>
                  <w:rFonts w:ascii="Cambria Math" w:hAnsi="Cambria Math"/>
                </w:rPr>
                <m:t>CO</m:t>
              </m:r>
            </m:e>
            <m:sub>
              <m:r>
                <m:rPr>
                  <m:sty m:val="p"/>
                </m:rPr>
                <w:rPr>
                  <w:rFonts w:ascii="Cambria Math" w:hAnsi="Cambria Math"/>
                </w:rPr>
                <m:t>2</m:t>
              </m:r>
            </m:sub>
          </m:sSub>
          <m:r>
            <m:rPr>
              <m:sty m:val="p"/>
            </m:rPr>
            <w:rPr>
              <w:rFonts w:ascii="Cambria Math" w:hAnsi="Cambria Math"/>
            </w:rPr>
            <m:t xml:space="preserve"> </m:t>
          </m:r>
          <m:r>
            <w:rPr>
              <w:rFonts w:ascii="Cambria Math" w:hAnsi="Cambria Math"/>
            </w:rPr>
            <m:t>T</m:t>
          </m:r>
          <m:r>
            <m:rPr>
              <m:sty m:val="p"/>
            </m:rPr>
            <w:rPr>
              <w:rFonts w:ascii="Cambria Math" w:hAnsi="Cambria Math"/>
            </w:rPr>
            <m:t>&amp;</m:t>
          </m:r>
          <m:r>
            <w:rPr>
              <w:rFonts w:ascii="Cambria Math" w:hAnsi="Cambria Math"/>
            </w:rPr>
            <m:t>S</m:t>
          </m:r>
          <m:r>
            <m:rPr>
              <m:sty m:val="p"/>
            </m:rPr>
            <w:rPr>
              <w:rFonts w:ascii="Cambria Math" w:hAnsi="Cambria Math"/>
            </w:rPr>
            <m:t xml:space="preserve"> </m:t>
          </m:r>
          <m:r>
            <w:rPr>
              <w:rFonts w:ascii="Cambria Math" w:hAnsi="Cambria Math"/>
            </w:rPr>
            <m:t>Termination</m:t>
          </m:r>
          <m:r>
            <m:rPr>
              <m:sty m:val="p"/>
            </m:rPr>
            <w:rPr>
              <w:rFonts w:ascii="Cambria Math" w:hAnsi="Cambria Math"/>
            </w:rPr>
            <m:t xml:space="preserve"> </m:t>
          </m:r>
          <m:r>
            <w:rPr>
              <w:rFonts w:ascii="Cambria Math" w:hAnsi="Cambria Math"/>
            </w:rPr>
            <m:t>Payment</m:t>
          </m:r>
          <m:r>
            <m:rPr>
              <m:sty m:val="p"/>
            </m:rPr>
            <w:rPr>
              <w:rFonts w:ascii="Cambria Math" w:hAnsi="Cambria Math"/>
            </w:rPr>
            <m:t xml:space="preserve">= </m:t>
          </m:r>
          <m:nary>
            <m:naryPr>
              <m:chr m:val="∑"/>
              <m:limLoc m:val="undOvr"/>
              <m:ctrlPr>
                <w:rPr>
                  <w:rFonts w:ascii="Cambria Math" w:hAnsi="Cambria Math" w:cs="Arial"/>
                </w:rPr>
              </m:ctrlPr>
            </m:naryPr>
            <m:sub>
              <m:r>
                <w:rPr>
                  <w:rFonts w:ascii="Cambria Math" w:hAnsi="Cambria Math"/>
                </w:rPr>
                <m:t>j</m:t>
              </m:r>
              <m:r>
                <m:rPr>
                  <m:sty m:val="p"/>
                </m:rPr>
                <w:rPr>
                  <w:rFonts w:ascii="Cambria Math" w:hAnsi="Cambria Math"/>
                </w:rPr>
                <m:t>=1</m:t>
              </m:r>
            </m:sub>
            <m:sup>
              <m:r>
                <w:rPr>
                  <w:rFonts w:ascii="Cambria Math" w:hAnsi="Cambria Math"/>
                </w:rPr>
                <m:t>n</m:t>
              </m:r>
            </m:sup>
            <m:e>
              <m:f>
                <m:fPr>
                  <m:ctrlPr>
                    <w:rPr>
                      <w:rFonts w:ascii="Cambria Math" w:hAnsi="Cambria Math" w:cs="Arial"/>
                    </w:rPr>
                  </m:ctrlPr>
                </m:fPr>
                <m:num>
                  <m:sSub>
                    <m:sSubPr>
                      <m:ctrlPr>
                        <w:rPr>
                          <w:rFonts w:ascii="Cambria Math" w:hAnsi="Cambria Math" w:cs="Arial"/>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cs="Arial"/>
                        </w:rPr>
                      </m:ctrlPr>
                    </m:sSubPr>
                    <m:e>
                      <m:r>
                        <w:rPr>
                          <w:rFonts w:ascii="Cambria Math" w:hAnsi="Cambria Math"/>
                        </w:rPr>
                        <m:t>NRV</m:t>
                      </m:r>
                    </m:e>
                    <m:sub>
                      <m:r>
                        <w:rPr>
                          <w:rFonts w:ascii="Cambria Math" w:hAnsi="Cambria Math"/>
                        </w:rPr>
                        <m:t>j</m:t>
                      </m:r>
                    </m:sub>
                  </m:sSub>
                </m:num>
                <m:den>
                  <m:sSup>
                    <m:sSupPr>
                      <m:ctrlPr>
                        <w:rPr>
                          <w:rFonts w:ascii="Cambria Math" w:hAnsi="Cambria Math" w:cs="Arial"/>
                        </w:rPr>
                      </m:ctrlPr>
                    </m:sSupPr>
                    <m:e>
                      <m:d>
                        <m:dPr>
                          <m:ctrlPr>
                            <w:rPr>
                              <w:rFonts w:ascii="Cambria Math" w:hAnsi="Cambria Math" w:cs="Arial"/>
                            </w:rPr>
                          </m:ctrlPr>
                        </m:dPr>
                        <m:e>
                          <m:r>
                            <m:rPr>
                              <m:sty m:val="p"/>
                            </m:rPr>
                            <w:rPr>
                              <w:rFonts w:ascii="Cambria Math" w:hAnsi="Cambria Math"/>
                            </w:rPr>
                            <m:t xml:space="preserve">1+ </m:t>
                          </m:r>
                          <m:sSub>
                            <m:sSubPr>
                              <m:ctrlPr>
                                <w:rPr>
                                  <w:rFonts w:ascii="Cambria Math" w:hAnsi="Cambria Math" w:cs="Arial"/>
                                </w:rPr>
                              </m:ctrlPr>
                            </m:sSubPr>
                            <m:e>
                              <m:r>
                                <w:rPr>
                                  <w:rFonts w:ascii="Cambria Math" w:hAnsi="Cambria Math"/>
                                </w:rPr>
                                <m:t>R</m:t>
                              </m:r>
                            </m:e>
                            <m:sub>
                              <m:r>
                                <w:rPr>
                                  <w:rFonts w:ascii="Cambria Math" w:hAnsi="Cambria Math"/>
                                </w:rPr>
                                <m:t>s</m:t>
                              </m:r>
                            </m:sub>
                          </m:sSub>
                        </m:e>
                      </m:d>
                    </m:e>
                    <m:sup>
                      <m:r>
                        <w:rPr>
                          <w:rFonts w:ascii="Cambria Math" w:hAnsi="Cambria Math"/>
                        </w:rPr>
                        <m:t>j</m:t>
                      </m:r>
                      <m:r>
                        <m:rPr>
                          <m:sty m:val="p"/>
                        </m:rPr>
                        <w:rPr>
                          <w:rFonts w:ascii="Cambria Math" w:hAnsi="Cambria Math"/>
                        </w:rPr>
                        <m:t>-1</m:t>
                      </m:r>
                    </m:sup>
                  </m:sSup>
                </m:den>
              </m:f>
            </m:e>
          </m:nary>
        </m:oMath>
      </m:oMathPara>
    </w:p>
    <w:p w14:paraId="27F9032E" w14:textId="77777777" w:rsidR="00D179D6" w:rsidRPr="00462199" w:rsidRDefault="00D179D6" w:rsidP="002D4185">
      <w:pPr>
        <w:pStyle w:val="B12Ashurst"/>
      </w:pPr>
      <w:r w:rsidRPr="00462199">
        <w:t>where</w:t>
      </w:r>
      <w:bookmarkStart w:id="5598" w:name="_Ref144117939"/>
      <w:r w:rsidRPr="00462199">
        <w:rPr>
          <w:rStyle w:val="FootnoteReference"/>
        </w:rPr>
        <w:footnoteReference w:id="71"/>
      </w:r>
      <w:bookmarkEnd w:id="5598"/>
      <w:r w:rsidRPr="00462199">
        <w:t>:</w:t>
      </w:r>
    </w:p>
    <w:tbl>
      <w:tblPr>
        <w:tblW w:w="0" w:type="auto"/>
        <w:tblInd w:w="782" w:type="dxa"/>
        <w:tblCellMar>
          <w:left w:w="10" w:type="dxa"/>
          <w:right w:w="10" w:type="dxa"/>
        </w:tblCellMar>
        <w:tblLook w:val="04A0" w:firstRow="1" w:lastRow="0" w:firstColumn="1" w:lastColumn="0" w:noHBand="0" w:noVBand="1"/>
      </w:tblPr>
      <w:tblGrid>
        <w:gridCol w:w="1627"/>
        <w:gridCol w:w="714"/>
        <w:gridCol w:w="5897"/>
      </w:tblGrid>
      <w:tr w:rsidR="00D179D6" w:rsidRPr="00462199" w14:paraId="237CBC57" w14:textId="77777777" w:rsidTr="002E77BF">
        <w:tc>
          <w:tcPr>
            <w:tcW w:w="1627" w:type="dxa"/>
            <w:tcMar>
              <w:left w:w="108" w:type="dxa"/>
              <w:right w:w="108" w:type="dxa"/>
            </w:tcMar>
          </w:tcPr>
          <w:p w14:paraId="16FBBB07" w14:textId="77777777" w:rsidR="00D179D6" w:rsidRPr="00462199" w:rsidRDefault="00D179D6" w:rsidP="002E77BF">
            <w:pPr>
              <w:pStyle w:val="TableAshurst"/>
              <w:rPr>
                <w:iCs/>
              </w:rPr>
            </w:pPr>
            <m:oMathPara>
              <m:oMathParaPr>
                <m:jc m:val="left"/>
              </m:oMathParaPr>
              <m:oMath>
                <m:r>
                  <w:rPr>
                    <w:rFonts w:ascii="Cambria Math" w:hAnsi="Cambria Math"/>
                  </w:rPr>
                  <m:t>j</m:t>
                </m:r>
              </m:oMath>
            </m:oMathPara>
          </w:p>
        </w:tc>
        <w:tc>
          <w:tcPr>
            <w:tcW w:w="714" w:type="dxa"/>
            <w:tcMar>
              <w:left w:w="108" w:type="dxa"/>
              <w:right w:w="108" w:type="dxa"/>
            </w:tcMar>
          </w:tcPr>
          <w:p w14:paraId="5242C1AD" w14:textId="17A24A09" w:rsidR="00D179D6" w:rsidRPr="00462199" w:rsidRDefault="00D179D6" w:rsidP="002E77BF">
            <w:pPr>
              <w:pStyle w:val="TableAshurst"/>
            </w:pPr>
          </w:p>
        </w:tc>
        <w:tc>
          <w:tcPr>
            <w:tcW w:w="5897" w:type="dxa"/>
            <w:tcMar>
              <w:left w:w="108" w:type="dxa"/>
              <w:right w:w="108" w:type="dxa"/>
            </w:tcMar>
          </w:tcPr>
          <w:p w14:paraId="660CE449" w14:textId="77777777" w:rsidR="00D179D6" w:rsidRPr="00462199" w:rsidRDefault="00D179D6" w:rsidP="002E77BF">
            <w:pPr>
              <w:pStyle w:val="TableAshurst"/>
            </w:pPr>
            <w:r w:rsidRPr="00462199">
              <w:t>a whole number integer from one (1) to n; such integers referring to distinct time periods as follows:</w:t>
            </w:r>
          </w:p>
          <w:p w14:paraId="179EA794" w14:textId="05F9495C" w:rsidR="00D179D6" w:rsidRPr="00462199" w:rsidRDefault="00D179D6">
            <w:pPr>
              <w:pStyle w:val="BulletAshurst"/>
            </w:pPr>
            <w:r w:rsidRPr="00462199">
              <w:t>the first (</w:t>
            </w:r>
            <w:r w:rsidR="00EA465D" w:rsidRPr="00F20FE1">
              <w:t>1</w:t>
            </w:r>
            <w:r w:rsidR="00EA465D" w:rsidRPr="00F20FE1">
              <w:rPr>
                <w:vertAlign w:val="superscript"/>
              </w:rPr>
              <w:t>st</w:t>
            </w:r>
            <w:r w:rsidRPr="00462199">
              <w:t>) period (j = 1) covers the period from the CO</w:t>
            </w:r>
            <w:r w:rsidRPr="00462199">
              <w:rPr>
                <w:vertAlign w:val="subscript"/>
              </w:rPr>
              <w:t>2</w:t>
            </w:r>
            <w:r w:rsidRPr="00462199">
              <w:t xml:space="preserve"> T&amp;S Prolonged Unavailability Termination Date to 31 December in the year of the CO</w:t>
            </w:r>
            <w:r w:rsidRPr="00462199">
              <w:rPr>
                <w:vertAlign w:val="subscript"/>
              </w:rPr>
              <w:t>2</w:t>
            </w:r>
            <w:r w:rsidRPr="00462199">
              <w:t xml:space="preserve"> T&amp;S Prolonged Unavailability Termination Date;</w:t>
            </w:r>
          </w:p>
          <w:p w14:paraId="3C8F9130" w14:textId="657E2608" w:rsidR="00D179D6" w:rsidRPr="00462199" w:rsidRDefault="00D179D6">
            <w:pPr>
              <w:pStyle w:val="BulletAshurst"/>
            </w:pPr>
            <w:r w:rsidRPr="00462199">
              <w:t>the second (</w:t>
            </w:r>
            <w:r w:rsidR="001E0003" w:rsidRPr="00F20FE1">
              <w:t>2</w:t>
            </w:r>
            <w:r w:rsidR="001E0003" w:rsidRPr="00F20FE1">
              <w:rPr>
                <w:vertAlign w:val="superscript"/>
              </w:rPr>
              <w:t>nd</w:t>
            </w:r>
            <w:r w:rsidRPr="00462199">
              <w:t>) to the (n-1)th periods (2 ≤ j&lt; n) are consecutive periods of one (1) calendar year length each; and</w:t>
            </w:r>
          </w:p>
          <w:p w14:paraId="6AC1AFA8" w14:textId="77777777" w:rsidR="00D179D6" w:rsidRPr="00462199" w:rsidRDefault="00D179D6">
            <w:pPr>
              <w:pStyle w:val="BulletAshurst"/>
            </w:pPr>
            <w:r w:rsidRPr="00462199">
              <w:t>the nth period (j = n) is the period starting on 01 January in the year in which the Specified Expiry Date falls and ending on the Specified Expiry Date</w:t>
            </w:r>
          </w:p>
        </w:tc>
      </w:tr>
      <w:tr w:rsidR="00D179D6" w:rsidRPr="00462199" w14:paraId="3759BB93" w14:textId="77777777" w:rsidTr="002E77BF">
        <w:tc>
          <w:tcPr>
            <w:tcW w:w="1627" w:type="dxa"/>
            <w:tcMar>
              <w:left w:w="108" w:type="dxa"/>
              <w:right w:w="108" w:type="dxa"/>
            </w:tcMar>
          </w:tcPr>
          <w:p w14:paraId="03521633" w14:textId="77777777" w:rsidR="00D179D6" w:rsidRPr="00462199" w:rsidRDefault="00F47FCB" w:rsidP="002E77BF">
            <w:pPr>
              <w:pStyle w:val="TableAshurst"/>
              <w:rPr>
                <w:iCs/>
              </w:rPr>
            </w:pPr>
            <m:oMathPara>
              <m:oMathParaPr>
                <m:jc m:val="left"/>
              </m:oMathParaPr>
              <m:oMath>
                <m:sSub>
                  <m:sSubPr>
                    <m:ctrlPr>
                      <w:rPr>
                        <w:rFonts w:ascii="Cambria Math" w:hAnsi="Cambria Math" w:cs="Arial"/>
                      </w:rPr>
                    </m:ctrlPr>
                  </m:sSubPr>
                  <m:e>
                    <m:r>
                      <w:rPr>
                        <w:rFonts w:ascii="Cambria Math" w:hAnsi="Cambria Math"/>
                      </w:rPr>
                      <m:t>NRV</m:t>
                    </m:r>
                  </m:e>
                  <m:sub>
                    <m:r>
                      <w:rPr>
                        <w:rFonts w:ascii="Cambria Math" w:hAnsi="Cambria Math"/>
                      </w:rPr>
                      <m:t>j</m:t>
                    </m:r>
                  </m:sub>
                </m:sSub>
              </m:oMath>
            </m:oMathPara>
          </w:p>
        </w:tc>
        <w:tc>
          <w:tcPr>
            <w:tcW w:w="714" w:type="dxa"/>
            <w:tcMar>
              <w:left w:w="108" w:type="dxa"/>
              <w:right w:w="108" w:type="dxa"/>
            </w:tcMar>
          </w:tcPr>
          <w:p w14:paraId="7F2A45AA" w14:textId="47FEFDF5" w:rsidR="00D179D6" w:rsidRPr="00462199" w:rsidRDefault="00D179D6" w:rsidP="002E77BF">
            <w:pPr>
              <w:pStyle w:val="TableAshurst"/>
            </w:pPr>
          </w:p>
        </w:tc>
        <w:tc>
          <w:tcPr>
            <w:tcW w:w="5897" w:type="dxa"/>
            <w:tcMar>
              <w:left w:w="108" w:type="dxa"/>
              <w:right w:w="108" w:type="dxa"/>
            </w:tcMar>
          </w:tcPr>
          <w:p w14:paraId="13BF923C" w14:textId="77777777" w:rsidR="00D179D6" w:rsidRPr="00462199" w:rsidRDefault="00D179D6" w:rsidP="002E77BF">
            <w:pPr>
              <w:pStyle w:val="TableAshurst"/>
            </w:pPr>
            <w:r w:rsidRPr="00462199">
              <w:t>the Net Recoverable Value of the Facility relevant to period (</w:t>
            </w:r>
            <w:r w:rsidRPr="00462199">
              <w:rPr>
                <w:i/>
              </w:rPr>
              <w:t>j</w:t>
            </w:r>
            <w:r w:rsidRPr="00462199">
              <w:t>) (</w:t>
            </w:r>
            <w:r w:rsidRPr="00462199">
              <w:rPr>
                <w:i/>
              </w:rPr>
              <w:t>£</w:t>
            </w:r>
            <w:r w:rsidRPr="00462199">
              <w:t>) expressed in real terms as at the CO</w:t>
            </w:r>
            <w:r w:rsidRPr="00462199">
              <w:rPr>
                <w:vertAlign w:val="subscript"/>
              </w:rPr>
              <w:t>2</w:t>
            </w:r>
            <w:r w:rsidRPr="00462199">
              <w:t xml:space="preserve"> T&amp;S Prolonged Unavailability Termination Date</w:t>
            </w:r>
          </w:p>
        </w:tc>
      </w:tr>
      <w:tr w:rsidR="00D179D6" w:rsidRPr="00462199" w14:paraId="2132BA53" w14:textId="77777777" w:rsidTr="002E77BF">
        <w:tc>
          <w:tcPr>
            <w:tcW w:w="1627" w:type="dxa"/>
            <w:tcMar>
              <w:left w:w="108" w:type="dxa"/>
              <w:right w:w="108" w:type="dxa"/>
            </w:tcMar>
          </w:tcPr>
          <w:p w14:paraId="087DBD97" w14:textId="77777777" w:rsidR="00D179D6" w:rsidRPr="00462199" w:rsidRDefault="00F47FCB" w:rsidP="002E77BF">
            <w:pPr>
              <w:pStyle w:val="TableAshurst"/>
              <w:rPr>
                <w:iCs/>
              </w:rPr>
            </w:pPr>
            <m:oMathPara>
              <m:oMathParaPr>
                <m:jc m:val="left"/>
              </m:oMathParaPr>
              <m:oMath>
                <m:sSub>
                  <m:sSubPr>
                    <m:ctrlPr>
                      <w:rPr>
                        <w:rFonts w:ascii="Cambria Math" w:hAnsi="Cambria Math" w:cs="Arial"/>
                      </w:rPr>
                    </m:ctrlPr>
                  </m:sSubPr>
                  <m:e>
                    <m:r>
                      <w:rPr>
                        <w:rFonts w:ascii="Cambria Math" w:hAnsi="Cambria Math"/>
                      </w:rPr>
                      <m:t>C</m:t>
                    </m:r>
                  </m:e>
                  <m:sub>
                    <m:r>
                      <w:rPr>
                        <w:rFonts w:ascii="Cambria Math" w:hAnsi="Cambria Math"/>
                      </w:rPr>
                      <m:t>j</m:t>
                    </m:r>
                  </m:sub>
                </m:sSub>
              </m:oMath>
            </m:oMathPara>
          </w:p>
        </w:tc>
        <w:tc>
          <w:tcPr>
            <w:tcW w:w="714" w:type="dxa"/>
            <w:tcMar>
              <w:left w:w="108" w:type="dxa"/>
              <w:right w:w="108" w:type="dxa"/>
            </w:tcMar>
          </w:tcPr>
          <w:p w14:paraId="5ADEEC65" w14:textId="1C616CCF" w:rsidR="00D179D6" w:rsidRPr="00462199" w:rsidRDefault="00D179D6" w:rsidP="002E77BF">
            <w:pPr>
              <w:pStyle w:val="TableAshurst"/>
            </w:pPr>
          </w:p>
        </w:tc>
        <w:tc>
          <w:tcPr>
            <w:tcW w:w="5897" w:type="dxa"/>
            <w:tcMar>
              <w:left w:w="108" w:type="dxa"/>
              <w:right w:w="108" w:type="dxa"/>
            </w:tcMar>
          </w:tcPr>
          <w:p w14:paraId="351FD4C8" w14:textId="77777777" w:rsidR="00D179D6" w:rsidRPr="00462199" w:rsidRDefault="00D179D6" w:rsidP="002E77BF">
            <w:pPr>
              <w:pStyle w:val="TableAshurst"/>
            </w:pPr>
            <w:r w:rsidRPr="00462199">
              <w:t>all CO</w:t>
            </w:r>
            <w:r w:rsidRPr="00462199">
              <w:rPr>
                <w:vertAlign w:val="subscript"/>
              </w:rPr>
              <w:t>2</w:t>
            </w:r>
            <w:r w:rsidRPr="00462199">
              <w:t xml:space="preserve"> T&amp;S Termination Costs in period (</w:t>
            </w:r>
            <w:r w:rsidRPr="00462199">
              <w:rPr>
                <w:i/>
              </w:rPr>
              <w:t>j</w:t>
            </w:r>
            <w:r w:rsidRPr="00462199">
              <w:t>) (</w:t>
            </w:r>
            <w:r w:rsidRPr="00462199">
              <w:rPr>
                <w:i/>
              </w:rPr>
              <w:t>£</w:t>
            </w:r>
            <w:r w:rsidRPr="00462199">
              <w:t>) expressed in real terms as at the CO</w:t>
            </w:r>
            <w:r w:rsidRPr="00462199">
              <w:rPr>
                <w:vertAlign w:val="subscript"/>
              </w:rPr>
              <w:t>2</w:t>
            </w:r>
            <w:r w:rsidRPr="00462199">
              <w:t xml:space="preserve"> T&amp;S Prolonged Unavailability Termination Date</w:t>
            </w:r>
          </w:p>
        </w:tc>
      </w:tr>
      <w:tr w:rsidR="00D179D6" w:rsidRPr="00462199" w14:paraId="6A4632A3" w14:textId="77777777" w:rsidTr="002E77BF">
        <w:tc>
          <w:tcPr>
            <w:tcW w:w="1627" w:type="dxa"/>
            <w:tcMar>
              <w:left w:w="108" w:type="dxa"/>
              <w:right w:w="108" w:type="dxa"/>
            </w:tcMar>
          </w:tcPr>
          <w:p w14:paraId="3222C870" w14:textId="77777777" w:rsidR="00D179D6" w:rsidRPr="00462199" w:rsidRDefault="00F47FCB" w:rsidP="002E77BF">
            <w:pPr>
              <w:pStyle w:val="TableAshurst"/>
              <w:rPr>
                <w:iCs/>
              </w:rPr>
            </w:pPr>
            <m:oMathPara>
              <m:oMathParaPr>
                <m:jc m:val="left"/>
              </m:oMathParaPr>
              <m:oMath>
                <m:sSub>
                  <m:sSubPr>
                    <m:ctrlPr>
                      <w:rPr>
                        <w:rFonts w:ascii="Cambria Math" w:hAnsi="Cambria Math" w:cs="Arial"/>
                      </w:rPr>
                    </m:ctrlPr>
                  </m:sSubPr>
                  <m:e>
                    <m:r>
                      <w:rPr>
                        <w:rFonts w:ascii="Cambria Math" w:hAnsi="Cambria Math"/>
                      </w:rPr>
                      <m:t>S</m:t>
                    </m:r>
                  </m:e>
                  <m:sub>
                    <m:r>
                      <w:rPr>
                        <w:rFonts w:ascii="Cambria Math" w:hAnsi="Cambria Math"/>
                      </w:rPr>
                      <m:t>j</m:t>
                    </m:r>
                  </m:sub>
                </m:sSub>
              </m:oMath>
            </m:oMathPara>
          </w:p>
        </w:tc>
        <w:tc>
          <w:tcPr>
            <w:tcW w:w="714" w:type="dxa"/>
            <w:tcMar>
              <w:left w:w="108" w:type="dxa"/>
              <w:right w:w="108" w:type="dxa"/>
            </w:tcMar>
          </w:tcPr>
          <w:p w14:paraId="7B7032B2" w14:textId="6097FBA4" w:rsidR="00D179D6" w:rsidRPr="00462199" w:rsidRDefault="00D179D6" w:rsidP="002E77BF">
            <w:pPr>
              <w:pStyle w:val="TableAshurst"/>
            </w:pPr>
          </w:p>
        </w:tc>
        <w:tc>
          <w:tcPr>
            <w:tcW w:w="5897" w:type="dxa"/>
            <w:tcMar>
              <w:left w:w="108" w:type="dxa"/>
              <w:right w:w="108" w:type="dxa"/>
            </w:tcMar>
          </w:tcPr>
          <w:p w14:paraId="1A55D7D8" w14:textId="77777777" w:rsidR="00D179D6" w:rsidRPr="00462199" w:rsidRDefault="00D179D6" w:rsidP="002E77BF">
            <w:pPr>
              <w:pStyle w:val="TableAshurst"/>
            </w:pPr>
            <w:r w:rsidRPr="00462199">
              <w:t>all CO</w:t>
            </w:r>
            <w:r w:rsidRPr="00462199">
              <w:rPr>
                <w:vertAlign w:val="subscript"/>
              </w:rPr>
              <w:t>2</w:t>
            </w:r>
            <w:r w:rsidRPr="00462199">
              <w:t xml:space="preserve"> T&amp;S Termination Savings in period (</w:t>
            </w:r>
            <w:r w:rsidRPr="00462199">
              <w:rPr>
                <w:i/>
              </w:rPr>
              <w:t>j</w:t>
            </w:r>
            <w:r w:rsidRPr="00462199">
              <w:t>) (</w:t>
            </w:r>
            <w:r w:rsidRPr="00462199">
              <w:rPr>
                <w:i/>
              </w:rPr>
              <w:t>£</w:t>
            </w:r>
            <w:r w:rsidRPr="00462199">
              <w:t>) expressed in real terms as at the CO</w:t>
            </w:r>
            <w:r w:rsidRPr="00462199">
              <w:rPr>
                <w:vertAlign w:val="subscript"/>
              </w:rPr>
              <w:t>2</w:t>
            </w:r>
            <w:r w:rsidRPr="00462199">
              <w:t xml:space="preserve"> T&amp;S Prolonged Unavailability Termination Date</w:t>
            </w:r>
          </w:p>
        </w:tc>
      </w:tr>
      <w:tr w:rsidR="00D179D6" w:rsidRPr="00462199" w14:paraId="5EB44E4F" w14:textId="77777777" w:rsidTr="002E77BF">
        <w:tc>
          <w:tcPr>
            <w:tcW w:w="1627" w:type="dxa"/>
            <w:tcMar>
              <w:left w:w="108" w:type="dxa"/>
              <w:right w:w="108" w:type="dxa"/>
            </w:tcMar>
          </w:tcPr>
          <w:p w14:paraId="221187C2" w14:textId="41DC6EA8" w:rsidR="00D179D6" w:rsidRPr="00462199" w:rsidRDefault="001E0003" w:rsidP="002E77BF">
            <w:pPr>
              <w:pStyle w:val="TableAshurst"/>
            </w:pPr>
            <w:r w:rsidRPr="00CD7A7F">
              <w:rPr>
                <w:rFonts w:ascii="Cambria Math" w:hAnsi="Cambria Math"/>
                <w:i/>
                <w:iCs/>
              </w:rPr>
              <w:t>R</w:t>
            </w:r>
            <w:r w:rsidRPr="00CD7A7F">
              <w:rPr>
                <w:rFonts w:ascii="Cambria Math" w:hAnsi="Cambria Math"/>
                <w:i/>
                <w:iCs/>
                <w:vertAlign w:val="subscript"/>
              </w:rPr>
              <w:t>s</w:t>
            </w:r>
          </w:p>
        </w:tc>
        <w:tc>
          <w:tcPr>
            <w:tcW w:w="714" w:type="dxa"/>
            <w:tcMar>
              <w:left w:w="108" w:type="dxa"/>
              <w:right w:w="108" w:type="dxa"/>
            </w:tcMar>
          </w:tcPr>
          <w:p w14:paraId="1591F093" w14:textId="419DB67E" w:rsidR="00D179D6" w:rsidRPr="00462199" w:rsidRDefault="00D179D6" w:rsidP="002E77BF">
            <w:pPr>
              <w:pStyle w:val="TableAshurst"/>
            </w:pPr>
          </w:p>
        </w:tc>
        <w:tc>
          <w:tcPr>
            <w:tcW w:w="5897" w:type="dxa"/>
            <w:tcMar>
              <w:left w:w="108" w:type="dxa"/>
              <w:right w:w="108" w:type="dxa"/>
            </w:tcMar>
          </w:tcPr>
          <w:p w14:paraId="1AC6FBBD" w14:textId="4D0A123B" w:rsidR="00D179D6" w:rsidRPr="00462199" w:rsidRDefault="00D179D6" w:rsidP="002E77BF">
            <w:pPr>
              <w:pStyle w:val="TableAshurst"/>
            </w:pPr>
            <w:r w:rsidRPr="00462199">
              <w:t>the Post-Tax Real Discount Rate</w:t>
            </w:r>
            <w:r w:rsidR="000B1E05">
              <w:t xml:space="preserve"> </w:t>
            </w:r>
            <w:r w:rsidR="000B1E05" w:rsidRPr="00462199">
              <w:t>(</w:t>
            </w:r>
            <w:r w:rsidR="000B1E05" w:rsidRPr="00462199">
              <w:rPr>
                <w:i/>
              </w:rPr>
              <w:t xml:space="preserve">expressed </w:t>
            </w:r>
            <w:r w:rsidR="000B1E05">
              <w:rPr>
                <w:i/>
              </w:rPr>
              <w:t>as a percentage (%)</w:t>
            </w:r>
            <w:r w:rsidR="000B1E05">
              <w:rPr>
                <w:iCs/>
              </w:rPr>
              <w:t>)</w:t>
            </w:r>
          </w:p>
        </w:tc>
      </w:tr>
    </w:tbl>
    <w:p w14:paraId="462D25EF" w14:textId="77777777" w:rsidR="00D179D6" w:rsidRPr="00462199" w:rsidRDefault="00D179D6" w:rsidP="002E77BF">
      <w:pPr>
        <w:pStyle w:val="H2Ashurst"/>
      </w:pPr>
      <w:bookmarkStart w:id="5599" w:name="_Ref144114797"/>
      <w:r w:rsidRPr="00462199">
        <w:t>If the CO</w:t>
      </w:r>
      <w:r w:rsidRPr="00462199">
        <w:rPr>
          <w:vertAlign w:val="subscript"/>
        </w:rPr>
        <w:t>2</w:t>
      </w:r>
      <w:r w:rsidRPr="00462199">
        <w:t xml:space="preserve"> T&amp;S Termination Payment is to be paid by means of staged payments:</w:t>
      </w:r>
      <w:bookmarkEnd w:id="5599"/>
    </w:p>
    <w:p w14:paraId="4D15179E" w14:textId="03FF7DD3" w:rsidR="00D179D6" w:rsidRPr="00462199" w:rsidRDefault="00D179D6" w:rsidP="002E77BF">
      <w:pPr>
        <w:pStyle w:val="H3Ashurst"/>
      </w:pPr>
      <w:bookmarkStart w:id="5600" w:name="_Ref144114798"/>
      <w:r w:rsidRPr="00462199">
        <w:t>the CO</w:t>
      </w:r>
      <w:r w:rsidRPr="00462199">
        <w:rPr>
          <w:vertAlign w:val="subscript"/>
        </w:rPr>
        <w:t>2</w:t>
      </w:r>
      <w:r w:rsidRPr="00462199">
        <w:t xml:space="preserve"> T&amp;S Termination Payment shall be effected on the basis that such compensation shall be equivalent to the amount that the Producer would have received had the CO</w:t>
      </w:r>
      <w:r w:rsidRPr="00462199">
        <w:rPr>
          <w:vertAlign w:val="subscript"/>
        </w:rPr>
        <w:t>2</w:t>
      </w:r>
      <w:r w:rsidRPr="00462199">
        <w:t xml:space="preserve"> T&amp;S Termination Payment been effected as a lump sum payment in accordance with </w:t>
      </w:r>
      <w:r w:rsidR="007248B2" w:rsidRPr="007248B2">
        <w:t>Condition</w:t>
      </w:r>
      <w:r w:rsidRPr="00462199">
        <w:t xml:space="preserve"> </w:t>
      </w:r>
      <w:r w:rsidR="001F2681">
        <w:fldChar w:fldCharType="begin"/>
      </w:r>
      <w:r w:rsidR="001F2681">
        <w:instrText xml:space="preserve"> REF _Ref144114796 \w \h </w:instrText>
      </w:r>
      <w:r w:rsidR="001F2681">
        <w:fldChar w:fldCharType="separate"/>
      </w:r>
      <w:del w:id="5601" w:author="Faqir, Sofia (Energy Security)" w:date="2023-11-12T19:47:00Z">
        <w:r w:rsidR="00E473FC">
          <w:delText>53.4</w:delText>
        </w:r>
      </w:del>
      <w:r w:rsidR="001F2681">
        <w:fldChar w:fldCharType="end"/>
      </w:r>
      <w:r w:rsidRPr="00462199">
        <w:t>; and</w:t>
      </w:r>
      <w:bookmarkEnd w:id="5600"/>
    </w:p>
    <w:p w14:paraId="3D37E16A" w14:textId="77777777" w:rsidR="00D179D6" w:rsidRPr="00462199" w:rsidRDefault="00D179D6" w:rsidP="002E77BF">
      <w:pPr>
        <w:pStyle w:val="H3Ashurst"/>
      </w:pPr>
      <w:bookmarkStart w:id="5602" w:name="_Ref144114799"/>
      <w:r w:rsidRPr="00462199">
        <w:t>the LCHA Counterparty may (after consultation with the Producer) determine the frequency of such payments provided that the final staged payment shall be made by the earlier of: (i) the date that is five (5) years from the date of the CO</w:t>
      </w:r>
      <w:r w:rsidRPr="00462199">
        <w:rPr>
          <w:vertAlign w:val="subscript"/>
        </w:rPr>
        <w:t>2</w:t>
      </w:r>
      <w:r w:rsidRPr="00462199">
        <w:t xml:space="preserve"> T&amp;S Termination Payment Notice; and (ii) the Specified Expiry Date.</w:t>
      </w:r>
      <w:bookmarkEnd w:id="5602"/>
    </w:p>
    <w:p w14:paraId="23CF7142" w14:textId="7B8AC491" w:rsidR="00D179D6" w:rsidRPr="00462199" w:rsidRDefault="00D179D6" w:rsidP="002E77BF">
      <w:pPr>
        <w:pStyle w:val="H2Ashurst"/>
      </w:pPr>
      <w:bookmarkStart w:id="5603" w:name="_Ref144114800"/>
      <w:r w:rsidRPr="00462199">
        <w:t xml:space="preserve">Subject to </w:t>
      </w:r>
      <w:r w:rsidR="007248B2" w:rsidRPr="007248B2">
        <w:t>Condition</w:t>
      </w:r>
      <w:r w:rsidRPr="00462199">
        <w:t xml:space="preserve"> </w:t>
      </w:r>
      <w:r w:rsidR="001F2681">
        <w:fldChar w:fldCharType="begin"/>
      </w:r>
      <w:r w:rsidR="001F2681">
        <w:instrText xml:space="preserve"> REF _Ref144114803 \w \h </w:instrText>
      </w:r>
      <w:r w:rsidR="001F2681">
        <w:fldChar w:fldCharType="separate"/>
      </w:r>
      <w:del w:id="5604" w:author="Faqir, Sofia (Energy Security)" w:date="2023-11-12T19:47:00Z">
        <w:r w:rsidR="00E473FC">
          <w:delText>53.7</w:delText>
        </w:r>
      </w:del>
      <w:r w:rsidR="001F2681">
        <w:fldChar w:fldCharType="end"/>
      </w:r>
      <w:r w:rsidRPr="00462199">
        <w:t>:</w:t>
      </w:r>
      <w:bookmarkEnd w:id="5603"/>
    </w:p>
    <w:p w14:paraId="6838AAF8" w14:textId="77777777" w:rsidR="00D179D6" w:rsidRPr="00462199" w:rsidRDefault="00D179D6" w:rsidP="002E77BF">
      <w:pPr>
        <w:pStyle w:val="H3Ashurst"/>
      </w:pPr>
      <w:bookmarkStart w:id="5605" w:name="_Ref144114801"/>
      <w:r w:rsidRPr="00462199">
        <w:t>if the CO</w:t>
      </w:r>
      <w:r w:rsidRPr="00462199">
        <w:rPr>
          <w:vertAlign w:val="subscript"/>
        </w:rPr>
        <w:t>2</w:t>
      </w:r>
      <w:r w:rsidRPr="00462199">
        <w:t xml:space="preserve"> T&amp;S Termination Payment is to be effected as a lump sum payment, the LCHA Counterparty shall no later than thirty (30) Business Days after the date of the CO</w:t>
      </w:r>
      <w:r w:rsidRPr="00462199">
        <w:rPr>
          <w:vertAlign w:val="subscript"/>
        </w:rPr>
        <w:t>2</w:t>
      </w:r>
      <w:r w:rsidRPr="00462199">
        <w:t xml:space="preserve"> T&amp;S Termination Payment Notice, pay to the Producer (or such person as the Producer may direct) the CO</w:t>
      </w:r>
      <w:r w:rsidRPr="00462199">
        <w:rPr>
          <w:vertAlign w:val="subscript"/>
        </w:rPr>
        <w:t>2</w:t>
      </w:r>
      <w:r w:rsidRPr="00462199">
        <w:t xml:space="preserve"> T&amp;S Termination Payment; or</w:t>
      </w:r>
      <w:bookmarkEnd w:id="5605"/>
    </w:p>
    <w:p w14:paraId="6103DC8F" w14:textId="77777777" w:rsidR="00D179D6" w:rsidRPr="00462199" w:rsidRDefault="00D179D6" w:rsidP="002E77BF">
      <w:pPr>
        <w:pStyle w:val="H3Ashurst"/>
      </w:pPr>
      <w:bookmarkStart w:id="5606" w:name="_Ref144114802"/>
      <w:r w:rsidRPr="00462199">
        <w:t>if the CO</w:t>
      </w:r>
      <w:r w:rsidRPr="00462199">
        <w:rPr>
          <w:vertAlign w:val="subscript"/>
        </w:rPr>
        <w:t>2</w:t>
      </w:r>
      <w:r w:rsidRPr="00462199">
        <w:t xml:space="preserve"> T&amp;S Termination Payment is to be effected as staged payments, the LCHA Counterparty shall commence payment no later than ten (10) Business Days after the date of the CO</w:t>
      </w:r>
      <w:r w:rsidRPr="00462199">
        <w:rPr>
          <w:vertAlign w:val="subscript"/>
        </w:rPr>
        <w:t>2</w:t>
      </w:r>
      <w:r w:rsidRPr="00462199">
        <w:t xml:space="preserve"> T&amp;S Termination Payment Notice and the final payment shall be made by the earlier of: (i) the date that is five (5) years from the date of the CO</w:t>
      </w:r>
      <w:r w:rsidRPr="00462199">
        <w:rPr>
          <w:vertAlign w:val="subscript"/>
        </w:rPr>
        <w:t>2</w:t>
      </w:r>
      <w:r w:rsidRPr="00462199">
        <w:t xml:space="preserve"> T&amp;S Termination Payment Notice; and (ii) the Expiry Date.</w:t>
      </w:r>
      <w:bookmarkEnd w:id="5606"/>
    </w:p>
    <w:p w14:paraId="6C314C70" w14:textId="77777777" w:rsidR="00D179D6" w:rsidRPr="00462199" w:rsidRDefault="00D179D6" w:rsidP="002E77BF">
      <w:pPr>
        <w:pStyle w:val="H2Ashurst"/>
      </w:pPr>
      <w:bookmarkStart w:id="5607" w:name="_Ref144114803"/>
      <w:r w:rsidRPr="00462199">
        <w:t>The LCHA Counterparty may set off against the CO</w:t>
      </w:r>
      <w:r w:rsidRPr="00462199">
        <w:rPr>
          <w:vertAlign w:val="subscript"/>
        </w:rPr>
        <w:t>2</w:t>
      </w:r>
      <w:r w:rsidRPr="00462199">
        <w:t xml:space="preserve"> T&amp;S Termination Payment any or all other amounts owing (whether or not matured, contingent or invoiced) by the Producer to the LCHA Counterparty as at the CO</w:t>
      </w:r>
      <w:r w:rsidRPr="00462199">
        <w:rPr>
          <w:vertAlign w:val="subscript"/>
        </w:rPr>
        <w:t>2</w:t>
      </w:r>
      <w:r w:rsidRPr="00462199">
        <w:t xml:space="preserve"> T&amp;S Prolonged Unavailability Termination Date. The right of set-off shall be without prejudice and in addition to any other right to which the LCHA Counterparty is otherwise entitled. If an amount is unascertained, the LCHA Counterparty may reasonably estimate the amount to be set off, subject to subsequent adjustment within twenty-eight (28) calendar days of the amount becoming ascertained.</w:t>
      </w:r>
      <w:bookmarkEnd w:id="5607"/>
    </w:p>
    <w:p w14:paraId="3A4E5382" w14:textId="09D724CC" w:rsidR="00D179D6" w:rsidRPr="00462199" w:rsidRDefault="00D179D6" w:rsidP="002E77BF">
      <w:pPr>
        <w:pStyle w:val="H2Ashurst"/>
      </w:pPr>
      <w:bookmarkStart w:id="5608" w:name="_Ref144114804"/>
      <w:r w:rsidRPr="00462199">
        <w:t xml:space="preserve">Subject to </w:t>
      </w:r>
      <w:r w:rsidR="007248B2" w:rsidRPr="007248B2">
        <w:t>Condition</w:t>
      </w:r>
      <w:r w:rsidRPr="00462199">
        <w:t xml:space="preserve">s </w:t>
      </w:r>
      <w:r w:rsidR="001F2681">
        <w:fldChar w:fldCharType="begin"/>
      </w:r>
      <w:r w:rsidR="001F2681">
        <w:instrText xml:space="preserve"> REF _Ref144114790 \w \h </w:instrText>
      </w:r>
      <w:r w:rsidR="001F2681">
        <w:fldChar w:fldCharType="separate"/>
      </w:r>
      <w:del w:id="5609" w:author="Faqir, Sofia (Energy Security)" w:date="2023-11-12T19:47:00Z">
        <w:r w:rsidR="00E473FC">
          <w:delText>53.3</w:delText>
        </w:r>
      </w:del>
      <w:r w:rsidR="001F2681">
        <w:fldChar w:fldCharType="end"/>
      </w:r>
      <w:r w:rsidRPr="00462199">
        <w:t xml:space="preserve"> to </w:t>
      </w:r>
      <w:r w:rsidRPr="00462199">
        <w:fldChar w:fldCharType="begin"/>
      </w:r>
      <w:r w:rsidRPr="00462199">
        <w:instrText xml:space="preserve">  REF _Ref144114803 \r \h \* MERGEFORMAT </w:instrText>
      </w:r>
      <w:r w:rsidRPr="00462199">
        <w:fldChar w:fldCharType="separate"/>
      </w:r>
      <w:del w:id="5610" w:author="Faqir, Sofia (Energy Security)" w:date="2023-11-12T19:47:00Z">
        <w:r w:rsidR="00E473FC" w:rsidRPr="00E473FC">
          <w:rPr>
            <w:color w:val="000000"/>
          </w:rPr>
          <w:delText>53.7</w:delText>
        </w:r>
      </w:del>
      <w:r w:rsidRPr="00462199">
        <w:fldChar w:fldCharType="end"/>
      </w:r>
      <w:r w:rsidRPr="00462199">
        <w:t xml:space="preserve">, if the LCHA Counterparty terminates the LCHA pursuant to </w:t>
      </w:r>
      <w:r w:rsidR="007248B2" w:rsidRPr="007248B2">
        <w:t>Condition</w:t>
      </w:r>
      <w:r w:rsidRPr="00462199">
        <w:t xml:space="preserve"> </w:t>
      </w:r>
      <w:r w:rsidR="001F2681">
        <w:fldChar w:fldCharType="begin"/>
      </w:r>
      <w:r w:rsidR="001F2681">
        <w:instrText xml:space="preserve"> REF _Ref144114748 \w \h </w:instrText>
      </w:r>
      <w:r w:rsidR="001F2681">
        <w:fldChar w:fldCharType="separate"/>
      </w:r>
      <w:del w:id="5611" w:author="Faqir, Sofia (Energy Security)" w:date="2023-11-12T19:47:00Z">
        <w:r w:rsidR="00E473FC">
          <w:delText>52.22</w:delText>
        </w:r>
      </w:del>
      <w:r w:rsidR="001F2681">
        <w:fldChar w:fldCharType="end"/>
      </w:r>
      <w:r w:rsidRPr="00462199">
        <w:t xml:space="preserve"> (</w:t>
      </w:r>
      <w:r w:rsidRPr="00462199">
        <w:rPr>
          <w:i/>
          <w:iCs/>
        </w:rPr>
        <w:t xml:space="preserve">Termination for failing to remedy a </w:t>
      </w:r>
      <w:r w:rsidRPr="00462199">
        <w:rPr>
          <w:bCs/>
          <w:i/>
        </w:rPr>
        <w:t>CO</w:t>
      </w:r>
      <w:r w:rsidRPr="00462199">
        <w:rPr>
          <w:bCs/>
          <w:i/>
          <w:vertAlign w:val="subscript"/>
        </w:rPr>
        <w:t>2</w:t>
      </w:r>
      <w:r w:rsidRPr="00462199">
        <w:rPr>
          <w:i/>
          <w:iCs/>
        </w:rPr>
        <w:t xml:space="preserve"> T&amp;S Prolonged Unavailability Event</w:t>
      </w:r>
      <w:r w:rsidRPr="00462199">
        <w:t>):</w:t>
      </w:r>
      <w:bookmarkEnd w:id="5608"/>
    </w:p>
    <w:p w14:paraId="69E66E94" w14:textId="77777777" w:rsidR="00D179D6" w:rsidRPr="00462199" w:rsidRDefault="00D179D6" w:rsidP="002E77BF">
      <w:pPr>
        <w:pStyle w:val="H3Ashurst"/>
      </w:pPr>
      <w:bookmarkStart w:id="5612" w:name="_Ref144114805"/>
      <w:r w:rsidRPr="00462199">
        <w:t>no payment shall be payable by either Party to the other Party as a consequence of such termination;</w:t>
      </w:r>
      <w:bookmarkEnd w:id="5612"/>
    </w:p>
    <w:p w14:paraId="482D0120" w14:textId="77777777" w:rsidR="00D179D6" w:rsidRPr="00462199" w:rsidRDefault="00D179D6" w:rsidP="002E77BF">
      <w:pPr>
        <w:pStyle w:val="H3Ashurst"/>
      </w:pPr>
      <w:bookmarkStart w:id="5613" w:name="_Ref144114806"/>
      <w:r w:rsidRPr="00462199">
        <w:t>all rights and obligations of the Parties under the LCHA shall end; and</w:t>
      </w:r>
      <w:bookmarkEnd w:id="5613"/>
    </w:p>
    <w:p w14:paraId="01910EE8" w14:textId="77777777" w:rsidR="00D179D6" w:rsidRPr="00462199" w:rsidRDefault="00D179D6" w:rsidP="002E77BF">
      <w:pPr>
        <w:pStyle w:val="H3Ashurst"/>
      </w:pPr>
      <w:bookmarkStart w:id="5614" w:name="_Ref144114807"/>
      <w:r w:rsidRPr="00462199">
        <w:t>neither Party shall be entitled to make any claim against the other Party under or in respect of the LCHA.</w:t>
      </w:r>
      <w:bookmarkEnd w:id="5614"/>
    </w:p>
    <w:p w14:paraId="34F58B6F" w14:textId="77777777" w:rsidR="00D179D6" w:rsidRPr="00462199" w:rsidRDefault="00D179D6" w:rsidP="005B3BB9">
      <w:pPr>
        <w:pStyle w:val="NormalBoldAshurst"/>
      </w:pPr>
      <w:r w:rsidRPr="00462199">
        <w:rPr>
          <w:i/>
        </w:rPr>
        <w:t>Consequences of default termination</w:t>
      </w:r>
    </w:p>
    <w:p w14:paraId="4AF30129" w14:textId="1DAB5C23" w:rsidR="00D179D6" w:rsidRPr="00462199" w:rsidRDefault="00D179D6" w:rsidP="009F54B2">
      <w:pPr>
        <w:pStyle w:val="H2Ashurst"/>
      </w:pPr>
      <w:bookmarkStart w:id="5615" w:name="_Ref144114808"/>
      <w:r w:rsidRPr="00462199">
        <w:t xml:space="preserve">If the LCHA Counterparty terminates the LCHA pursuant to </w:t>
      </w:r>
      <w:r w:rsidR="007248B2" w:rsidRPr="007248B2">
        <w:t>Condition</w:t>
      </w:r>
      <w:r w:rsidRPr="00462199">
        <w:t xml:space="preserve"> </w:t>
      </w:r>
      <w:r w:rsidR="001F2681">
        <w:fldChar w:fldCharType="begin"/>
      </w:r>
      <w:r w:rsidR="001F2681">
        <w:instrText xml:space="preserve"> REF _Ref144114761 \w \h </w:instrText>
      </w:r>
      <w:r w:rsidR="001F2681">
        <w:fldChar w:fldCharType="separate"/>
      </w:r>
      <w:del w:id="5616" w:author="Faqir, Sofia (Energy Security)" w:date="2023-11-12T19:47:00Z">
        <w:r w:rsidR="00E473FC">
          <w:delText>52.27</w:delText>
        </w:r>
      </w:del>
      <w:r w:rsidR="001F2681">
        <w:fldChar w:fldCharType="end"/>
      </w:r>
      <w:r w:rsidRPr="00462199">
        <w:t xml:space="preserve"> (</w:t>
      </w:r>
      <w:r w:rsidRPr="00462199">
        <w:rPr>
          <w:i/>
          <w:iCs/>
        </w:rPr>
        <w:t>Default termination</w:t>
      </w:r>
      <w:r w:rsidRPr="00462199">
        <w:t>) on, or as soon as reasonably practicable after, the Default Termination Date the LCHA Counterparty shall:</w:t>
      </w:r>
      <w:bookmarkEnd w:id="5615"/>
    </w:p>
    <w:p w14:paraId="67804D15" w14:textId="77777777" w:rsidR="00D179D6" w:rsidRPr="00462199" w:rsidRDefault="00D179D6" w:rsidP="009F54B2">
      <w:pPr>
        <w:pStyle w:val="H3Ashurst"/>
      </w:pPr>
      <w:bookmarkStart w:id="5617" w:name="_Ref144114809"/>
      <w:r w:rsidRPr="00462199">
        <w:lastRenderedPageBreak/>
        <w:t>calculate the Default Termination Payment; and</w:t>
      </w:r>
      <w:bookmarkEnd w:id="5617"/>
    </w:p>
    <w:p w14:paraId="401A1637" w14:textId="77777777" w:rsidR="00D179D6" w:rsidRPr="00462199" w:rsidRDefault="00D179D6" w:rsidP="009F54B2">
      <w:pPr>
        <w:pStyle w:val="H3Ashurst"/>
      </w:pPr>
      <w:bookmarkStart w:id="5618" w:name="_Ref144114810"/>
      <w:r w:rsidRPr="00462199">
        <w:t xml:space="preserve">give a notice to the Producer (a </w:t>
      </w:r>
      <w:r w:rsidRPr="00462199">
        <w:rPr>
          <w:b/>
        </w:rPr>
        <w:t>"Default Termination Payment Notice"</w:t>
      </w:r>
      <w:r w:rsidRPr="00462199">
        <w:t>). A Default Termination Payment Notice shall specify the amount of the Default Termination Payment along with the principal inputs used by the LCHA Counterparty to calculate such Default Termination Payment.</w:t>
      </w:r>
      <w:bookmarkEnd w:id="5618"/>
    </w:p>
    <w:p w14:paraId="43D311EC" w14:textId="0CC5B1EF" w:rsidR="00D179D6" w:rsidRPr="00462199" w:rsidRDefault="00D179D6" w:rsidP="009F54B2">
      <w:pPr>
        <w:pStyle w:val="H2Ashurst"/>
      </w:pPr>
      <w:bookmarkStart w:id="5619" w:name="_Ref144114811"/>
      <w:r w:rsidRPr="00462199">
        <w:t xml:space="preserve">The Producer shall no later than thirty (30) Business Days after notification of the amount of the Default Termination Payment, pay to the LCHA Counterparty (or such person as the LCHA Counterparty may direct) the Default Termination Payment, which amount shall bear interest in accordance with </w:t>
      </w:r>
      <w:r w:rsidR="007248B2" w:rsidRPr="007248B2">
        <w:t>Condition</w:t>
      </w:r>
      <w:r w:rsidRPr="00462199">
        <w:t xml:space="preserve"> </w:t>
      </w:r>
      <w:r w:rsidR="001F2681">
        <w:fldChar w:fldCharType="begin"/>
      </w:r>
      <w:r w:rsidR="001F2681">
        <w:instrText xml:space="preserve"> REF _Ref144478402 \w \h </w:instrText>
      </w:r>
      <w:r w:rsidR="001F2681">
        <w:fldChar w:fldCharType="separate"/>
      </w:r>
      <w:del w:id="5620" w:author="Faqir, Sofia (Energy Security)" w:date="2023-11-12T19:47:00Z">
        <w:r w:rsidR="00E473FC">
          <w:delText>24</w:delText>
        </w:r>
      </w:del>
      <w:r w:rsidR="001F2681">
        <w:fldChar w:fldCharType="end"/>
      </w:r>
      <w:r w:rsidRPr="00462199">
        <w:t xml:space="preserve"> (</w:t>
      </w:r>
      <w:r w:rsidRPr="00462199">
        <w:rPr>
          <w:i/>
          <w:iCs/>
        </w:rPr>
        <w:t>Default Interest</w:t>
      </w:r>
      <w:r w:rsidRPr="00462199">
        <w:t xml:space="preserve">) and no dispute by the Producer as to the amount of the Default Termination Payment shall relieve it of its obligation pursuant to this </w:t>
      </w:r>
      <w:r w:rsidR="007248B2" w:rsidRPr="007248B2">
        <w:t>Condition</w:t>
      </w:r>
      <w:r w:rsidRPr="00462199">
        <w:t xml:space="preserve"> </w:t>
      </w:r>
      <w:r w:rsidR="001F2681">
        <w:fldChar w:fldCharType="begin"/>
      </w:r>
      <w:r w:rsidR="001F2681">
        <w:instrText xml:space="preserve"> REF _Ref144114811 \w \h </w:instrText>
      </w:r>
      <w:r w:rsidR="001F2681">
        <w:fldChar w:fldCharType="separate"/>
      </w:r>
      <w:del w:id="5621" w:author="Faqir, Sofia (Energy Security)" w:date="2023-11-12T19:47:00Z">
        <w:r w:rsidR="00E473FC">
          <w:delText>53.10</w:delText>
        </w:r>
      </w:del>
      <w:r w:rsidR="001F2681">
        <w:fldChar w:fldCharType="end"/>
      </w:r>
      <w:r w:rsidRPr="00462199">
        <w:t>.</w:t>
      </w:r>
      <w:bookmarkEnd w:id="5619"/>
    </w:p>
    <w:p w14:paraId="136371B0" w14:textId="36082D25" w:rsidR="00D179D6" w:rsidRPr="00462199" w:rsidRDefault="00D179D6" w:rsidP="009F54B2">
      <w:pPr>
        <w:pStyle w:val="H2Ashurst"/>
      </w:pPr>
      <w:bookmarkStart w:id="5622" w:name="_Ref144114812"/>
      <w:r w:rsidRPr="00462199">
        <w:t xml:space="preserve">Subject to </w:t>
      </w:r>
      <w:r w:rsidR="007248B2" w:rsidRPr="007248B2">
        <w:t>Condition</w:t>
      </w:r>
      <w:r w:rsidRPr="00462199">
        <w:t xml:space="preserve">s </w:t>
      </w:r>
      <w:r w:rsidR="00D171B5">
        <w:fldChar w:fldCharType="begin"/>
      </w:r>
      <w:r w:rsidR="00D171B5">
        <w:instrText xml:space="preserve"> REF _Ref144114781 \w \h </w:instrText>
      </w:r>
      <w:r w:rsidR="00D171B5">
        <w:fldChar w:fldCharType="separate"/>
      </w:r>
      <w:del w:id="5623" w:author="Faqir, Sofia (Energy Security)" w:date="2023-11-12T19:47:00Z">
        <w:r w:rsidR="00E473FC">
          <w:delText>53.1</w:delText>
        </w:r>
      </w:del>
      <w:r w:rsidR="00D171B5">
        <w:fldChar w:fldCharType="end"/>
      </w:r>
      <w:r w:rsidRPr="00462199">
        <w:t xml:space="preserve">, </w:t>
      </w:r>
      <w:r w:rsidR="00E92A11">
        <w:fldChar w:fldCharType="begin"/>
      </w:r>
      <w:r w:rsidR="00E92A11">
        <w:instrText xml:space="preserve"> REF _Ref144114808 \r \h </w:instrText>
      </w:r>
      <w:r w:rsidR="00E92A11">
        <w:fldChar w:fldCharType="separate"/>
      </w:r>
      <w:del w:id="5624" w:author="Faqir, Sofia (Energy Security)" w:date="2023-11-12T19:47:00Z">
        <w:r w:rsidR="00E473FC">
          <w:delText>53.9</w:delText>
        </w:r>
      </w:del>
      <w:r w:rsidR="00E92A11">
        <w:fldChar w:fldCharType="end"/>
      </w:r>
      <w:r w:rsidR="00E92A11">
        <w:t xml:space="preserve"> </w:t>
      </w:r>
      <w:r w:rsidRPr="00462199">
        <w:t xml:space="preserve">and </w:t>
      </w:r>
      <w:r w:rsidRPr="00462199">
        <w:fldChar w:fldCharType="begin"/>
      </w:r>
      <w:r w:rsidRPr="00462199">
        <w:instrText xml:space="preserve">  REF _Ref144114811 \r \h \* MERGEFORMAT </w:instrText>
      </w:r>
      <w:r w:rsidRPr="00462199">
        <w:fldChar w:fldCharType="separate"/>
      </w:r>
      <w:del w:id="5625" w:author="Faqir, Sofia (Energy Security)" w:date="2023-11-12T19:47:00Z">
        <w:r w:rsidR="00E473FC" w:rsidRPr="00E473FC">
          <w:rPr>
            <w:color w:val="000000"/>
          </w:rPr>
          <w:delText>53.10</w:delText>
        </w:r>
      </w:del>
      <w:r w:rsidRPr="00462199">
        <w:fldChar w:fldCharType="end"/>
      </w:r>
      <w:r w:rsidRPr="00462199">
        <w:t xml:space="preserve">, if the LCHA Counterparty terminates the LCHA pursuant to </w:t>
      </w:r>
      <w:r w:rsidR="007248B2" w:rsidRPr="007248B2">
        <w:t>Condition</w:t>
      </w:r>
      <w:r w:rsidRPr="00462199">
        <w:t xml:space="preserve"> </w:t>
      </w:r>
      <w:r w:rsidR="00D171B5">
        <w:fldChar w:fldCharType="begin"/>
      </w:r>
      <w:r w:rsidR="00D171B5">
        <w:instrText xml:space="preserve"> REF _Ref144114761 \w \h </w:instrText>
      </w:r>
      <w:r w:rsidR="00D171B5">
        <w:fldChar w:fldCharType="separate"/>
      </w:r>
      <w:del w:id="5626" w:author="Faqir, Sofia (Energy Security)" w:date="2023-11-12T19:47:00Z">
        <w:r w:rsidR="00E473FC">
          <w:delText>52.27</w:delText>
        </w:r>
      </w:del>
      <w:r w:rsidR="00D171B5">
        <w:fldChar w:fldCharType="end"/>
      </w:r>
      <w:r w:rsidRPr="00462199">
        <w:t xml:space="preserve"> (</w:t>
      </w:r>
      <w:r w:rsidRPr="00462199">
        <w:rPr>
          <w:i/>
          <w:iCs/>
        </w:rPr>
        <w:t>Default termination</w:t>
      </w:r>
      <w:r w:rsidRPr="00462199">
        <w:t>):</w:t>
      </w:r>
      <w:bookmarkEnd w:id="5622"/>
    </w:p>
    <w:p w14:paraId="690D3671" w14:textId="77777777" w:rsidR="00D179D6" w:rsidRPr="00462199" w:rsidRDefault="00D179D6" w:rsidP="009F54B2">
      <w:pPr>
        <w:pStyle w:val="H3Ashurst"/>
      </w:pPr>
      <w:bookmarkStart w:id="5627" w:name="_Ref144114813"/>
      <w:r w:rsidRPr="00462199">
        <w:t>no payment shall be payable by either Party to the other Party as a consequence of such termination;</w:t>
      </w:r>
      <w:bookmarkEnd w:id="5627"/>
    </w:p>
    <w:p w14:paraId="3AEE6E29" w14:textId="77777777" w:rsidR="00D179D6" w:rsidRPr="00462199" w:rsidRDefault="00D179D6" w:rsidP="009F54B2">
      <w:pPr>
        <w:pStyle w:val="H3Ashurst"/>
      </w:pPr>
      <w:bookmarkStart w:id="5628" w:name="_Ref144114814"/>
      <w:r w:rsidRPr="00462199">
        <w:t>all rights and obligations of the Parties under the LCHA shall end; and</w:t>
      </w:r>
      <w:bookmarkEnd w:id="5628"/>
    </w:p>
    <w:p w14:paraId="6804DDF4" w14:textId="77777777" w:rsidR="00D179D6" w:rsidRPr="00462199" w:rsidRDefault="00D179D6" w:rsidP="009F54B2">
      <w:pPr>
        <w:pStyle w:val="H3Ashurst"/>
      </w:pPr>
      <w:bookmarkStart w:id="5629" w:name="_Ref144114815"/>
      <w:r w:rsidRPr="00462199">
        <w:t>neither Party shall be entitled to make any claim against the other Party under or in respect of the LCHA.</w:t>
      </w:r>
      <w:bookmarkEnd w:id="5629"/>
    </w:p>
    <w:p w14:paraId="1DC3C949" w14:textId="77777777" w:rsidR="00D179D6" w:rsidRPr="00462199" w:rsidRDefault="00D179D6" w:rsidP="005B3BB9">
      <w:pPr>
        <w:pStyle w:val="NormalBoldAshurst"/>
      </w:pPr>
      <w:r w:rsidRPr="00462199">
        <w:rPr>
          <w:i/>
        </w:rPr>
        <w:t>Consequences of Qualifying Change in Law termination and QCiL Compensation termination</w:t>
      </w:r>
    </w:p>
    <w:p w14:paraId="7B0DC1B8" w14:textId="35E130E3" w:rsidR="00D179D6" w:rsidRPr="00462199" w:rsidRDefault="00D179D6" w:rsidP="009F54B2">
      <w:pPr>
        <w:pStyle w:val="H2Ashurst"/>
      </w:pPr>
      <w:bookmarkStart w:id="5630" w:name="_Ref144114816"/>
      <w:r w:rsidRPr="00462199">
        <w:t xml:space="preserve">Subject to </w:t>
      </w:r>
      <w:r w:rsidR="007248B2" w:rsidRPr="007248B2">
        <w:t>Condition</w:t>
      </w:r>
      <w:r w:rsidRPr="00462199">
        <w:t xml:space="preserve"> </w:t>
      </w:r>
      <w:r w:rsidR="00D171B5">
        <w:fldChar w:fldCharType="begin"/>
      </w:r>
      <w:r w:rsidR="00D171B5">
        <w:instrText xml:space="preserve"> REF _Ref144114781 \w \h </w:instrText>
      </w:r>
      <w:r w:rsidR="00D171B5">
        <w:fldChar w:fldCharType="separate"/>
      </w:r>
      <w:del w:id="5631" w:author="Faqir, Sofia (Energy Security)" w:date="2023-11-12T19:47:00Z">
        <w:r w:rsidR="00E473FC">
          <w:delText>53.1</w:delText>
        </w:r>
      </w:del>
      <w:r w:rsidR="00D171B5">
        <w:fldChar w:fldCharType="end"/>
      </w:r>
      <w:r w:rsidRPr="00462199">
        <w:t xml:space="preserve">, if the LCHA Counterparty terminates the LCHA pursuant to </w:t>
      </w:r>
      <w:r w:rsidR="007248B2" w:rsidRPr="007248B2">
        <w:t>Condition</w:t>
      </w:r>
      <w:r w:rsidRPr="00462199">
        <w:t xml:space="preserve"> </w:t>
      </w:r>
      <w:r w:rsidR="00D171B5">
        <w:fldChar w:fldCharType="begin"/>
      </w:r>
      <w:r w:rsidR="00D171B5">
        <w:instrText xml:space="preserve"> REF _Ref144114771 \w \h </w:instrText>
      </w:r>
      <w:r w:rsidR="00D171B5">
        <w:fldChar w:fldCharType="separate"/>
      </w:r>
      <w:del w:id="5632" w:author="Faqir, Sofia (Energy Security)" w:date="2023-11-12T19:47:00Z">
        <w:r w:rsidR="00E473FC">
          <w:delText>52.31</w:delText>
        </w:r>
      </w:del>
      <w:r w:rsidR="00D171B5">
        <w:fldChar w:fldCharType="end"/>
      </w:r>
      <w:r w:rsidRPr="00462199">
        <w:t xml:space="preserve"> (</w:t>
      </w:r>
      <w:r w:rsidRPr="00462199">
        <w:rPr>
          <w:i/>
          <w:iCs/>
        </w:rPr>
        <w:t>Qualifying Change in Law Termination</w:t>
      </w:r>
      <w:r w:rsidRPr="00462199">
        <w:t>) or 52.33 (Q</w:t>
      </w:r>
      <w:r w:rsidRPr="00462199">
        <w:rPr>
          <w:i/>
          <w:iCs/>
        </w:rPr>
        <w:t>CIL Compensation termination</w:t>
      </w:r>
      <w:r w:rsidRPr="00462199">
        <w:t>):</w:t>
      </w:r>
      <w:bookmarkEnd w:id="5630"/>
    </w:p>
    <w:p w14:paraId="59CDA5A1" w14:textId="77777777" w:rsidR="00D179D6" w:rsidRPr="00462199" w:rsidRDefault="00D179D6" w:rsidP="009F54B2">
      <w:pPr>
        <w:pStyle w:val="H3Ashurst"/>
      </w:pPr>
      <w:bookmarkStart w:id="5633" w:name="_Ref144114817"/>
      <w:r w:rsidRPr="00462199">
        <w:t>no payment shall be payable by either Party to the other Party as a consequence of such termination, except that such termination shall be without prejudice to each Party's obligation to pay any QCiL Compensation and QCiL True-Up Compensation;</w:t>
      </w:r>
      <w:bookmarkEnd w:id="5633"/>
    </w:p>
    <w:p w14:paraId="41580002" w14:textId="77777777" w:rsidR="00D179D6" w:rsidRPr="00462199" w:rsidRDefault="00D179D6" w:rsidP="009F54B2">
      <w:pPr>
        <w:pStyle w:val="H3Ashurst"/>
      </w:pPr>
      <w:bookmarkStart w:id="5634" w:name="_Ref144114818"/>
      <w:r w:rsidRPr="00462199">
        <w:t>all rights and obligations of the Parties under the LCHA shall end; and</w:t>
      </w:r>
      <w:bookmarkEnd w:id="5634"/>
    </w:p>
    <w:p w14:paraId="6805237E" w14:textId="1B1D4B29" w:rsidR="00D179D6" w:rsidRPr="00462199" w:rsidRDefault="00D179D6" w:rsidP="009F54B2">
      <w:pPr>
        <w:pStyle w:val="H3Ashurst"/>
      </w:pPr>
      <w:bookmarkStart w:id="5635" w:name="_Ref144114819"/>
      <w:r w:rsidRPr="00462199">
        <w:t xml:space="preserve">(subject to paragraph </w:t>
      </w:r>
      <w:r>
        <w:fldChar w:fldCharType="begin"/>
      </w:r>
      <w:r>
        <w:instrText xml:space="preserve"> REF _Ref144114817 \n \h </w:instrText>
      </w:r>
      <w:r>
        <w:fldChar w:fldCharType="separate"/>
      </w:r>
      <w:del w:id="5636" w:author="Faqir, Sofia (Energy Security)" w:date="2023-11-12T19:47:00Z">
        <w:r w:rsidR="00E473FC">
          <w:delText>A)</w:delText>
        </w:r>
      </w:del>
      <w:r>
        <w:fldChar w:fldCharType="end"/>
      </w:r>
      <w:r w:rsidRPr="00462199">
        <w:t xml:space="preserve"> above) neither Party shall be entitled to make any claim against the other Party pursuant to the LCHA.</w:t>
      </w:r>
      <w:bookmarkEnd w:id="5635"/>
    </w:p>
    <w:p w14:paraId="282F7FA7" w14:textId="77777777" w:rsidR="00D179D6" w:rsidRPr="00462199" w:rsidRDefault="00D179D6" w:rsidP="005B3BB9">
      <w:pPr>
        <w:pStyle w:val="H1Ashurst"/>
      </w:pPr>
      <w:bookmarkStart w:id="5637" w:name="_Ref144114820"/>
      <w:bookmarkStart w:id="5638" w:name="_Toc149833708"/>
      <w:r w:rsidRPr="00462199">
        <w:t>Termination Events</w:t>
      </w:r>
      <w:bookmarkEnd w:id="5637"/>
      <w:bookmarkEnd w:id="5638"/>
    </w:p>
    <w:p w14:paraId="4140EC34" w14:textId="77777777" w:rsidR="00D179D6" w:rsidRPr="00462199" w:rsidRDefault="00D179D6" w:rsidP="005B3BB9">
      <w:pPr>
        <w:pStyle w:val="NormalBoldAshurst"/>
      </w:pPr>
      <w:r w:rsidRPr="00462199">
        <w:rPr>
          <w:i/>
        </w:rPr>
        <w:t>Termination Events</w:t>
      </w:r>
    </w:p>
    <w:p w14:paraId="72B26C1E" w14:textId="77777777" w:rsidR="00D179D6" w:rsidRPr="00462199" w:rsidRDefault="00D179D6" w:rsidP="005B3BB9">
      <w:pPr>
        <w:pStyle w:val="H2Ashurst"/>
      </w:pPr>
      <w:bookmarkStart w:id="5639" w:name="_Ref144114821"/>
      <w:r w:rsidRPr="00462199">
        <w:t xml:space="preserve">A </w:t>
      </w:r>
      <w:r w:rsidRPr="00462199">
        <w:rPr>
          <w:b/>
        </w:rPr>
        <w:t>"Termination Event"</w:t>
      </w:r>
      <w:r w:rsidRPr="00462199">
        <w:t xml:space="preserve"> means the occurrence at any time with respect to the Producer of any of the following events.</w:t>
      </w:r>
      <w:bookmarkEnd w:id="5639"/>
    </w:p>
    <w:p w14:paraId="41EAA3F3" w14:textId="77777777" w:rsidR="00D179D6" w:rsidRPr="00462199" w:rsidRDefault="00D179D6" w:rsidP="00202C21">
      <w:pPr>
        <w:pStyle w:val="H3Ashurst"/>
      </w:pPr>
      <w:bookmarkStart w:id="5640" w:name="_Ref144114822"/>
      <w:r w:rsidRPr="00462199">
        <w:rPr>
          <w:i/>
        </w:rPr>
        <w:t>Insolvency</w:t>
      </w:r>
      <w:r w:rsidRPr="00462199">
        <w:t>: the Producer:</w:t>
      </w:r>
      <w:bookmarkEnd w:id="5640"/>
    </w:p>
    <w:p w14:paraId="61A06E3A" w14:textId="77777777" w:rsidR="00D179D6" w:rsidRPr="00462199" w:rsidRDefault="00D179D6" w:rsidP="005B3BB9">
      <w:pPr>
        <w:pStyle w:val="H4Ashurst"/>
      </w:pPr>
      <w:bookmarkStart w:id="5641" w:name="_Ref144114823"/>
      <w:r w:rsidRPr="00462199">
        <w:t>is dissolved (other than pursuant to a solvent consolidation, amalgamation or merger) or becomes insolvent or unable to pay its debts within the meaning of section 123 of the Insolvency Act 1986;</w:t>
      </w:r>
      <w:bookmarkEnd w:id="5641"/>
    </w:p>
    <w:p w14:paraId="62B195D0" w14:textId="77777777" w:rsidR="00D179D6" w:rsidRPr="00462199" w:rsidRDefault="00D179D6" w:rsidP="005B3BB9">
      <w:pPr>
        <w:pStyle w:val="H4Ashurst"/>
      </w:pPr>
      <w:bookmarkStart w:id="5642" w:name="_Ref144114824"/>
      <w:r w:rsidRPr="00462199">
        <w:t>has a resolution passed for its winding-up, official management or liquidation (other than pursuant to a solvent consolidation, amalgamation or merger); or</w:t>
      </w:r>
      <w:bookmarkEnd w:id="5642"/>
    </w:p>
    <w:p w14:paraId="51CD383C" w14:textId="1D4B3EB6" w:rsidR="00D179D6" w:rsidRPr="00462199" w:rsidRDefault="00D179D6" w:rsidP="005B3BB9">
      <w:pPr>
        <w:pStyle w:val="H4Ashurst"/>
      </w:pPr>
      <w:bookmarkStart w:id="5643" w:name="_Ref144114825"/>
      <w:r w:rsidRPr="00462199">
        <w:lastRenderedPageBreak/>
        <w:t xml:space="preserve">is subject to any event with respect to it which, pursuant to the applicable laws of any jurisdiction, has an analogous effect to any of the events specified in </w:t>
      </w:r>
      <w:r w:rsidR="007248B2" w:rsidRPr="007248B2">
        <w:t>Condition</w:t>
      </w:r>
      <w:r w:rsidRPr="00462199">
        <w:t>s</w:t>
      </w:r>
      <w:r w:rsidR="00F1229F">
        <w:t xml:space="preserve"> </w:t>
      </w:r>
      <w:r w:rsidR="00F1229F">
        <w:fldChar w:fldCharType="begin"/>
      </w:r>
      <w:r w:rsidR="00F1229F">
        <w:instrText xml:space="preserve"> REF _Ref144114823 \w \h </w:instrText>
      </w:r>
      <w:r w:rsidR="00F1229F">
        <w:fldChar w:fldCharType="separate"/>
      </w:r>
      <w:del w:id="5644" w:author="Faqir, Sofia (Energy Security)" w:date="2023-11-12T19:47:00Z">
        <w:r w:rsidR="00E473FC">
          <w:delText>54.1(A)(i)</w:delText>
        </w:r>
      </w:del>
      <w:r w:rsidR="00F1229F">
        <w:fldChar w:fldCharType="end"/>
      </w:r>
      <w:r w:rsidRPr="00462199">
        <w:t xml:space="preserve"> or</w:t>
      </w:r>
      <w:r w:rsidR="00F1229F">
        <w:t xml:space="preserve"> </w:t>
      </w:r>
      <w:r w:rsidR="00F1229F">
        <w:fldChar w:fldCharType="begin"/>
      </w:r>
      <w:r w:rsidR="00F1229F">
        <w:instrText xml:space="preserve"> REF _Ref144114824 \w \h </w:instrText>
      </w:r>
      <w:r w:rsidR="00F1229F">
        <w:fldChar w:fldCharType="separate"/>
      </w:r>
      <w:del w:id="5645" w:author="Faqir, Sofia (Energy Security)" w:date="2023-11-12T19:47:00Z">
        <w:r w:rsidR="00E473FC">
          <w:delText>54.1(A)(ii)</w:delText>
        </w:r>
      </w:del>
      <w:r w:rsidR="00F1229F">
        <w:fldChar w:fldCharType="end"/>
      </w:r>
      <w:r w:rsidRPr="00462199">
        <w:t>,</w:t>
      </w:r>
      <w:bookmarkEnd w:id="5643"/>
    </w:p>
    <w:p w14:paraId="48F3304F" w14:textId="381F48E1" w:rsidR="00D179D6" w:rsidRPr="00462199" w:rsidRDefault="00D179D6" w:rsidP="009F54B2">
      <w:pPr>
        <w:pStyle w:val="B3Ashurst"/>
      </w:pPr>
      <w:r w:rsidRPr="00462199">
        <w:t xml:space="preserve">except where any of the events set out in this </w:t>
      </w:r>
      <w:r w:rsidR="007248B2" w:rsidRPr="007248B2">
        <w:t>Condition</w:t>
      </w:r>
      <w:r w:rsidR="00F1229F">
        <w:t xml:space="preserve"> </w:t>
      </w:r>
      <w:r w:rsidR="00F1229F">
        <w:fldChar w:fldCharType="begin"/>
      </w:r>
      <w:r w:rsidR="00F1229F">
        <w:instrText xml:space="preserve"> REF _Ref144114822 \w \h </w:instrText>
      </w:r>
      <w:r w:rsidR="00F1229F">
        <w:fldChar w:fldCharType="separate"/>
      </w:r>
      <w:del w:id="5646" w:author="Faqir, Sofia (Energy Security)" w:date="2023-11-12T19:47:00Z">
        <w:r w:rsidR="00E473FC">
          <w:delText>54.1(A)</w:delText>
        </w:r>
      </w:del>
      <w:r w:rsidR="00F1229F">
        <w:fldChar w:fldCharType="end"/>
      </w:r>
      <w:r w:rsidRPr="00462199">
        <w:t xml:space="preserve"> is attributable to the LCHA Counterparty not paying when due any amount which, but for the operation of </w:t>
      </w:r>
      <w:r w:rsidR="007248B2" w:rsidRPr="007248B2">
        <w:t>Condition</w:t>
      </w:r>
      <w:r w:rsidRPr="00462199">
        <w:t xml:space="preserve"> </w:t>
      </w:r>
      <w:r w:rsidR="00D171B5">
        <w:fldChar w:fldCharType="begin"/>
      </w:r>
      <w:r w:rsidR="00D171B5">
        <w:instrText xml:space="preserve"> REF _Ref144478516 \w \h </w:instrText>
      </w:r>
      <w:r w:rsidR="00D171B5">
        <w:fldChar w:fldCharType="separate"/>
      </w:r>
      <w:del w:id="5647" w:author="Faqir, Sofia (Energy Security)" w:date="2023-11-12T19:47:00Z">
        <w:r w:rsidR="00E473FC">
          <w:delText>72</w:delText>
        </w:r>
      </w:del>
      <w:r w:rsidR="00D171B5">
        <w:fldChar w:fldCharType="end"/>
      </w:r>
      <w:r w:rsidRPr="00462199">
        <w:t xml:space="preserve"> (</w:t>
      </w:r>
      <w:r w:rsidRPr="00462199">
        <w:rPr>
          <w:i/>
          <w:iCs/>
        </w:rPr>
        <w:t>Limited recourse arrangements, undertakings and acknowledgements</w:t>
      </w:r>
      <w:r w:rsidRPr="00462199">
        <w:t>), would have been due pursuant to the LCHA.</w:t>
      </w:r>
    </w:p>
    <w:p w14:paraId="349130B9" w14:textId="77777777" w:rsidR="00D179D6" w:rsidRPr="00462199" w:rsidRDefault="00D179D6" w:rsidP="00202C21">
      <w:pPr>
        <w:pStyle w:val="H3Ashurst"/>
      </w:pPr>
      <w:bookmarkStart w:id="5648" w:name="_Ref144114826"/>
      <w:r w:rsidRPr="00462199">
        <w:rPr>
          <w:i/>
        </w:rPr>
        <w:t>Non-payment</w:t>
      </w:r>
      <w:r w:rsidRPr="00462199">
        <w:t>: the Producer fails to pay:</w:t>
      </w:r>
      <w:bookmarkEnd w:id="5648"/>
    </w:p>
    <w:p w14:paraId="410703DF" w14:textId="20186864" w:rsidR="00D179D6" w:rsidRPr="00462199" w:rsidRDefault="00D179D6" w:rsidP="005B3BB9">
      <w:pPr>
        <w:pStyle w:val="H4Ashurst"/>
      </w:pPr>
      <w:bookmarkStart w:id="5649" w:name="_Ref144114827"/>
      <w:r w:rsidRPr="00462199">
        <w:t>any Producer Net Payable Amount on the due date pursuant to the LCHA at the place at and in the currency in which it is expressed to be payable and that failure is not remedied on or before the tenth (</w:t>
      </w:r>
      <w:r w:rsidR="00E92A11" w:rsidRPr="00F20FE1">
        <w:t>10</w:t>
      </w:r>
      <w:r w:rsidR="00E92A11" w:rsidRPr="00F20FE1">
        <w:rPr>
          <w:vertAlign w:val="superscript"/>
        </w:rPr>
        <w:t>th</w:t>
      </w:r>
      <w:r w:rsidRPr="00462199">
        <w:t xml:space="preserve">) Business Day after the LCHA Counterparty gives the Producer notice of that failure (the </w:t>
      </w:r>
      <w:r w:rsidRPr="00462199">
        <w:rPr>
          <w:b/>
        </w:rPr>
        <w:t>"NPA Payment Cure Period"</w:t>
      </w:r>
      <w:r w:rsidRPr="00462199">
        <w:t>) unless the failure is caused by a Payment Disruption Event in which case the NPA Payment Cure Period shall be extended day for day for each day on which the Payment Disruption Event continues; or</w:t>
      </w:r>
      <w:bookmarkEnd w:id="5649"/>
    </w:p>
    <w:p w14:paraId="452C539C" w14:textId="77777777" w:rsidR="00D179D6" w:rsidRPr="00462199" w:rsidRDefault="00D179D6" w:rsidP="005B3BB9">
      <w:pPr>
        <w:pStyle w:val="H4Ashurst"/>
      </w:pPr>
      <w:bookmarkStart w:id="5650" w:name="_Ref144114828"/>
      <w:r w:rsidRPr="00462199">
        <w:t xml:space="preserve">any amount other than a Producer Net Payable Amount on the due date pursuant to the LCHA at the place at and in the currency in which it is expressed to be payable and that failure is not remedied on or before the twentieth (20th) Business Day after the LCHA Counterparty gives the Producer notice of that failure (the </w:t>
      </w:r>
      <w:r w:rsidRPr="00462199">
        <w:rPr>
          <w:b/>
        </w:rPr>
        <w:t>"Non-NPA Payment Cure Period"</w:t>
      </w:r>
      <w:r w:rsidRPr="00462199">
        <w:t>) unless the failure is caused by a Payment Disruption Event in which case the Non-NPA Payment Cure Period shall be extended day for day for each day on which the Payment Disruption Event continues.</w:t>
      </w:r>
      <w:bookmarkEnd w:id="5650"/>
    </w:p>
    <w:p w14:paraId="50905A18" w14:textId="77777777" w:rsidR="00D179D6" w:rsidRPr="00462199" w:rsidRDefault="00D179D6" w:rsidP="00202C21">
      <w:pPr>
        <w:pStyle w:val="H3Ashurst"/>
      </w:pPr>
      <w:bookmarkStart w:id="5651" w:name="_Ref144114829"/>
      <w:r w:rsidRPr="00462199">
        <w:rPr>
          <w:i/>
        </w:rPr>
        <w:t>Breach of key obligations</w:t>
      </w:r>
      <w:r w:rsidRPr="00462199">
        <w:t>:</w:t>
      </w:r>
      <w:bookmarkEnd w:id="5651"/>
    </w:p>
    <w:p w14:paraId="4CDD1D11" w14:textId="72EF4D08" w:rsidR="00D179D6" w:rsidRPr="00462199" w:rsidRDefault="00D179D6" w:rsidP="005B3BB9">
      <w:pPr>
        <w:pStyle w:val="H4Ashurst"/>
      </w:pPr>
      <w:bookmarkStart w:id="5652" w:name="_Ref144114830"/>
      <w:r w:rsidRPr="00462199">
        <w:t xml:space="preserve">the Producer is in breach of any of </w:t>
      </w:r>
      <w:r w:rsidR="007248B2" w:rsidRPr="007248B2">
        <w:t>Condition</w:t>
      </w:r>
      <w:r w:rsidRPr="00462199">
        <w:t xml:space="preserve">s </w:t>
      </w:r>
      <w:r w:rsidRPr="00462199">
        <w:fldChar w:fldCharType="begin"/>
      </w:r>
      <w:r w:rsidRPr="00462199">
        <w:instrText xml:space="preserve">  REF _Ref144113804 \r \h \* MERGEFORMAT </w:instrText>
      </w:r>
      <w:r w:rsidRPr="00462199">
        <w:fldChar w:fldCharType="separate"/>
      </w:r>
      <w:del w:id="5653" w:author="Faqir, Sofia (Energy Security)" w:date="2023-11-12T19:47:00Z">
        <w:r w:rsidR="00E473FC" w:rsidRPr="00E473FC">
          <w:rPr>
            <w:color w:val="000000"/>
          </w:rPr>
          <w:delText>30.1(E)</w:delText>
        </w:r>
      </w:del>
      <w:r w:rsidRPr="00462199">
        <w:fldChar w:fldCharType="end"/>
      </w:r>
      <w:r w:rsidRPr="00462199">
        <w:t xml:space="preserve"> (</w:t>
      </w:r>
      <w:r w:rsidRPr="00462199">
        <w:rPr>
          <w:i/>
        </w:rPr>
        <w:t>Ownership</w:t>
      </w:r>
      <w:r w:rsidRPr="00462199">
        <w:t xml:space="preserve">) or </w:t>
      </w:r>
      <w:r w:rsidR="002C2C2C">
        <w:fldChar w:fldCharType="begin"/>
      </w:r>
      <w:r w:rsidR="002C2C2C">
        <w:instrText xml:space="preserve"> REF _Ref144115257 \r \h </w:instrText>
      </w:r>
      <w:r w:rsidR="002C2C2C">
        <w:fldChar w:fldCharType="separate"/>
      </w:r>
      <w:del w:id="5654" w:author="Faqir, Sofia (Energy Security)" w:date="2023-11-12T19:47:00Z">
        <w:r w:rsidR="00E473FC">
          <w:delText>81.1</w:delText>
        </w:r>
      </w:del>
      <w:r w:rsidR="002C2C2C">
        <w:fldChar w:fldCharType="end"/>
      </w:r>
      <w:r w:rsidR="001D6488" w:rsidRPr="00462199">
        <w:t xml:space="preserve"> </w:t>
      </w:r>
      <w:r w:rsidR="002C2C2C">
        <w:t xml:space="preserve">to </w:t>
      </w:r>
      <w:r w:rsidR="002C2C2C">
        <w:fldChar w:fldCharType="begin"/>
      </w:r>
      <w:r w:rsidR="002C2C2C">
        <w:instrText xml:space="preserve"> REF _Ref144115285 \r \h </w:instrText>
      </w:r>
      <w:r w:rsidR="002C2C2C">
        <w:fldChar w:fldCharType="separate"/>
      </w:r>
      <w:del w:id="5655" w:author="Faqir, Sofia (Energy Security)" w:date="2023-11-12T19:47:00Z">
        <w:r w:rsidR="00E473FC">
          <w:delText>81.10</w:delText>
        </w:r>
      </w:del>
      <w:r w:rsidR="002C2C2C">
        <w:fldChar w:fldCharType="end"/>
      </w:r>
      <w:r w:rsidR="002C2C2C">
        <w:t xml:space="preserve"> </w:t>
      </w:r>
      <w:r w:rsidRPr="00462199">
        <w:t>(</w:t>
      </w:r>
      <w:r w:rsidRPr="00462199">
        <w:rPr>
          <w:i/>
        </w:rPr>
        <w:t>Transfers</w:t>
      </w:r>
      <w:r w:rsidRPr="00462199">
        <w:t>); or</w:t>
      </w:r>
      <w:bookmarkEnd w:id="5652"/>
    </w:p>
    <w:p w14:paraId="59B0E08D" w14:textId="77777777" w:rsidR="00D179D6" w:rsidRPr="00462199" w:rsidRDefault="00D179D6" w:rsidP="005B3BB9">
      <w:pPr>
        <w:pStyle w:val="H4Ashurst"/>
      </w:pPr>
      <w:bookmarkStart w:id="5656" w:name="_Ref144114831"/>
      <w:r w:rsidRPr="00462199">
        <w:t>any director, officer or other senior manager of the Producer commits or procures fraud, or aids, abets or counsels fraud (and fraud is in fact committed) in relation to the LCHA or any other LCHA Document.</w:t>
      </w:r>
      <w:bookmarkEnd w:id="5656"/>
    </w:p>
    <w:p w14:paraId="71A37715" w14:textId="77777777" w:rsidR="00D179D6" w:rsidRPr="00462199" w:rsidRDefault="00D179D6" w:rsidP="00202C21">
      <w:pPr>
        <w:pStyle w:val="H3Ashurst"/>
      </w:pPr>
      <w:bookmarkStart w:id="5657" w:name="_Ref144114832"/>
      <w:r w:rsidRPr="00462199">
        <w:rPr>
          <w:i/>
        </w:rPr>
        <w:t>Credit support default</w:t>
      </w:r>
      <w:r w:rsidRPr="00462199">
        <w:t>:</w:t>
      </w:r>
      <w:bookmarkEnd w:id="5657"/>
    </w:p>
    <w:p w14:paraId="271C561E" w14:textId="616B1FF8" w:rsidR="00D179D6" w:rsidRPr="00462199" w:rsidRDefault="00D179D6" w:rsidP="005B3BB9">
      <w:pPr>
        <w:pStyle w:val="H4Ashurst"/>
      </w:pPr>
      <w:bookmarkStart w:id="5658" w:name="_Ref144114833"/>
      <w:r w:rsidRPr="00462199">
        <w:t xml:space="preserve">the Producer fails to transfer, deliver, extend, renew or replace (or procure the transfer, delivery, extension, renewal or replacement of) Acceptable Collateral in accordance with </w:t>
      </w:r>
      <w:r>
        <w:fldChar w:fldCharType="begin"/>
      </w:r>
      <w:r>
        <w:instrText xml:space="preserve"> REF _Ref144118022 \w \h </w:instrText>
      </w:r>
      <w:r>
        <w:fldChar w:fldCharType="separate"/>
      </w:r>
      <w:del w:id="5659" w:author="Faqir, Sofia (Energy Security)" w:date="2023-11-12T19:47:00Z">
        <w:r w:rsidR="00E473FC">
          <w:delText>Part 10</w:delText>
        </w:r>
      </w:del>
      <w:r>
        <w:fldChar w:fldCharType="end"/>
      </w:r>
      <w:r w:rsidRPr="00462199">
        <w:t xml:space="preserve"> (</w:t>
      </w:r>
      <w:r w:rsidRPr="00462199">
        <w:rPr>
          <w:i/>
        </w:rPr>
        <w:t>Credit Support</w:t>
      </w:r>
      <w:r w:rsidRPr="00462199">
        <w:t>);</w:t>
      </w:r>
      <w:bookmarkEnd w:id="5658"/>
    </w:p>
    <w:p w14:paraId="05208F8C" w14:textId="1EE2B872" w:rsidR="00D179D6" w:rsidRPr="00462199" w:rsidRDefault="00D179D6" w:rsidP="005B3BB9">
      <w:pPr>
        <w:pStyle w:val="H4Ashurst"/>
      </w:pPr>
      <w:bookmarkStart w:id="5660" w:name="_Ref144114834"/>
      <w:r w:rsidRPr="00462199">
        <w:t xml:space="preserve">any Letter of Credit provided pursuant to </w:t>
      </w:r>
      <w:r>
        <w:fldChar w:fldCharType="begin"/>
      </w:r>
      <w:r>
        <w:instrText xml:space="preserve"> REF _Ref144118022 \w \h </w:instrText>
      </w:r>
      <w:r>
        <w:fldChar w:fldCharType="separate"/>
      </w:r>
      <w:del w:id="5661" w:author="Faqir, Sofia (Energy Security)" w:date="2023-11-12T19:47:00Z">
        <w:r w:rsidR="00E473FC">
          <w:delText>Part 10</w:delText>
        </w:r>
      </w:del>
      <w:r>
        <w:fldChar w:fldCharType="end"/>
      </w:r>
      <w:r w:rsidRPr="00462199">
        <w:t xml:space="preserve"> (</w:t>
      </w:r>
      <w:r w:rsidRPr="00462199">
        <w:rPr>
          <w:i/>
        </w:rPr>
        <w:t>Credit Support</w:t>
      </w:r>
      <w:r w:rsidRPr="00462199">
        <w:t xml:space="preserve">) expires or terminates or fails or ceases to be in full force and effect in breach of, and is not extended, renewed or replaced in accordance with, </w:t>
      </w:r>
      <w:r>
        <w:fldChar w:fldCharType="begin"/>
      </w:r>
      <w:r>
        <w:instrText xml:space="preserve"> REF _Ref144118022 \w \h </w:instrText>
      </w:r>
      <w:r>
        <w:fldChar w:fldCharType="separate"/>
      </w:r>
      <w:del w:id="5662" w:author="Faqir, Sofia (Energy Security)" w:date="2023-11-12T19:47:00Z">
        <w:r w:rsidR="00E473FC">
          <w:delText>Part 10</w:delText>
        </w:r>
      </w:del>
      <w:r>
        <w:fldChar w:fldCharType="end"/>
      </w:r>
      <w:r w:rsidRPr="00462199">
        <w:t xml:space="preserve"> (</w:t>
      </w:r>
      <w:r w:rsidRPr="00462199">
        <w:rPr>
          <w:i/>
        </w:rPr>
        <w:t>Credit Support</w:t>
      </w:r>
      <w:r w:rsidRPr="00462199">
        <w:t>); or</w:t>
      </w:r>
      <w:bookmarkEnd w:id="5660"/>
    </w:p>
    <w:p w14:paraId="4D2FAEBF" w14:textId="7ACAA130" w:rsidR="00D179D6" w:rsidRPr="00462199" w:rsidRDefault="00D179D6" w:rsidP="005B3BB9">
      <w:pPr>
        <w:pStyle w:val="H4Ashurst"/>
      </w:pPr>
      <w:bookmarkStart w:id="5663" w:name="_Ref144114835"/>
      <w:r w:rsidRPr="00462199">
        <w:t xml:space="preserve">the Producer, or the issuer of any Letter of Credit, disclaims, repudiates or rejects, in whole or in part, or challenges the validity of a Letter of Credit provided to the LCHA Counterparty pursuant to </w:t>
      </w:r>
      <w:r>
        <w:fldChar w:fldCharType="begin"/>
      </w:r>
      <w:r>
        <w:instrText xml:space="preserve"> REF _Ref144118022 \w \h </w:instrText>
      </w:r>
      <w:r>
        <w:fldChar w:fldCharType="separate"/>
      </w:r>
      <w:del w:id="5664" w:author="Faqir, Sofia (Energy Security)" w:date="2023-11-12T19:47:00Z">
        <w:r w:rsidR="00E473FC">
          <w:delText>Part 10</w:delText>
        </w:r>
      </w:del>
      <w:r>
        <w:fldChar w:fldCharType="end"/>
      </w:r>
      <w:r w:rsidRPr="00462199">
        <w:t xml:space="preserve"> (</w:t>
      </w:r>
      <w:r w:rsidRPr="00462199">
        <w:rPr>
          <w:i/>
        </w:rPr>
        <w:t>Credit Support</w:t>
      </w:r>
      <w:r w:rsidRPr="00462199">
        <w:t>), unless such disclaimer, repudiation, rejection or challenge is withdrawn or a substitute Letter of Credit is provided to the LCHA Counterparty no later than five (5) Business Days after such disclaimer, repudiation, rejection or challenge.</w:t>
      </w:r>
      <w:bookmarkEnd w:id="5663"/>
    </w:p>
    <w:p w14:paraId="394FBAC4" w14:textId="77777777" w:rsidR="00D179D6" w:rsidRPr="00462199" w:rsidRDefault="00D179D6" w:rsidP="00202C21">
      <w:pPr>
        <w:pStyle w:val="H3Ashurst"/>
      </w:pPr>
      <w:bookmarkStart w:id="5665" w:name="_Ref144114836"/>
      <w:r w:rsidRPr="00462199">
        <w:rPr>
          <w:i/>
        </w:rPr>
        <w:t>Metering</w:t>
      </w:r>
      <w:r w:rsidRPr="00462199">
        <w:t>: a Technical Compliance Termination Event, a Metering Access Termination Event or a Misleading Measurement Data Termination Event.</w:t>
      </w:r>
      <w:bookmarkEnd w:id="5665"/>
    </w:p>
    <w:p w14:paraId="42BCC1D3" w14:textId="77777777" w:rsidR="00D179D6" w:rsidRPr="00462199" w:rsidRDefault="00D179D6" w:rsidP="00202C21">
      <w:pPr>
        <w:pStyle w:val="H3Ashurst"/>
      </w:pPr>
      <w:bookmarkStart w:id="5666" w:name="_Ref144114837"/>
      <w:r w:rsidRPr="00462199">
        <w:rPr>
          <w:i/>
        </w:rPr>
        <w:lastRenderedPageBreak/>
        <w:t>Monitoring and reporting obligations</w:t>
      </w:r>
      <w:r w:rsidRPr="00462199">
        <w:t>: an Offtaker Confirmation Process Termination Event, a Misleading Declaration Termination Event, an Own Consumption Obligation Termination Event, a LCHA Audit Termination Event or an Annual Compliance Report Termination Event.</w:t>
      </w:r>
      <w:bookmarkEnd w:id="5666"/>
    </w:p>
    <w:p w14:paraId="5E64A693" w14:textId="77777777" w:rsidR="00D179D6" w:rsidRPr="00462199" w:rsidRDefault="00D179D6" w:rsidP="00202C21">
      <w:pPr>
        <w:pStyle w:val="H3Ashurst"/>
        <w:rPr>
          <w:lang w:val="it-IT"/>
        </w:rPr>
      </w:pPr>
      <w:bookmarkStart w:id="5667" w:name="_Ref144114838"/>
      <w:r w:rsidRPr="00462199">
        <w:rPr>
          <w:i/>
          <w:lang w:val="it-IT"/>
        </w:rPr>
        <w:t>RTFO Non-Compliance:</w:t>
      </w:r>
      <w:r w:rsidRPr="00462199">
        <w:rPr>
          <w:lang w:val="it-IT"/>
        </w:rPr>
        <w:t xml:space="preserve"> a RTFO Non-Compliance Termination Event.</w:t>
      </w:r>
      <w:bookmarkEnd w:id="5667"/>
    </w:p>
    <w:p w14:paraId="565736F5" w14:textId="77777777" w:rsidR="00D179D6" w:rsidRPr="00462199" w:rsidRDefault="00D179D6" w:rsidP="00202C21">
      <w:pPr>
        <w:pStyle w:val="H3Ashurst"/>
      </w:pPr>
      <w:bookmarkStart w:id="5668" w:name="_Ref144114839"/>
      <w:r w:rsidRPr="00462199">
        <w:rPr>
          <w:i/>
        </w:rPr>
        <w:t>UK ETS free allowances</w:t>
      </w:r>
      <w:r w:rsidRPr="00462199">
        <w:t>: a UK ETS Free Allowances Termination Event.</w:t>
      </w:r>
      <w:bookmarkEnd w:id="5668"/>
    </w:p>
    <w:p w14:paraId="6AE441DF" w14:textId="77777777" w:rsidR="00D179D6" w:rsidRPr="00462199" w:rsidRDefault="00D179D6" w:rsidP="00202C21">
      <w:pPr>
        <w:pStyle w:val="H3Ashurst"/>
      </w:pPr>
      <w:bookmarkStart w:id="5669" w:name="_Ref144114840"/>
      <w:r w:rsidRPr="00462199">
        <w:rPr>
          <w:i/>
        </w:rPr>
        <w:t>Permitted Annual Sales Cap</w:t>
      </w:r>
      <w:r w:rsidRPr="00462199">
        <w:t>: a Permitted Annual Sales Cap Obligation Breach is deemed to have occurred in three (3) consecutive or non-consecutive Fiscal Years.</w:t>
      </w:r>
      <w:bookmarkEnd w:id="5669"/>
    </w:p>
    <w:p w14:paraId="51C0054B" w14:textId="77777777" w:rsidR="00D179D6" w:rsidRPr="00462199" w:rsidRDefault="00D179D6" w:rsidP="00202C21">
      <w:pPr>
        <w:pStyle w:val="H3Ashurst"/>
      </w:pPr>
      <w:bookmarkStart w:id="5670" w:name="_Ref144114841"/>
      <w:r w:rsidRPr="00462199">
        <w:rPr>
          <w:i/>
        </w:rPr>
        <w:t>Cross-default</w:t>
      </w:r>
      <w:r w:rsidRPr="00462199">
        <w:t>: the NZHF Grant Funding Agreement is terminated due to the Producer's breach or default.</w:t>
      </w:r>
      <w:bookmarkEnd w:id="5670"/>
    </w:p>
    <w:p w14:paraId="4E97DCB2" w14:textId="77777777" w:rsidR="00D179D6" w:rsidRPr="00462199" w:rsidRDefault="00D179D6" w:rsidP="00202C21">
      <w:pPr>
        <w:pStyle w:val="H3Ashurst"/>
      </w:pPr>
      <w:bookmarkStart w:id="5671" w:name="_Ref144114842"/>
      <w:r w:rsidRPr="00462199">
        <w:rPr>
          <w:i/>
        </w:rPr>
        <w:t>Payment Information Notice</w:t>
      </w:r>
      <w:r w:rsidRPr="00462199">
        <w:t>: a Payment Information Notice Termination Event.</w:t>
      </w:r>
      <w:bookmarkEnd w:id="5671"/>
    </w:p>
    <w:p w14:paraId="32FA7953" w14:textId="77777777" w:rsidR="00D179D6" w:rsidRPr="00462199" w:rsidRDefault="00D179D6" w:rsidP="00202C21">
      <w:pPr>
        <w:pStyle w:val="H3Ashurst"/>
      </w:pPr>
      <w:bookmarkStart w:id="5672" w:name="_Ref144114843"/>
      <w:r w:rsidRPr="00462199">
        <w:rPr>
          <w:i/>
        </w:rPr>
        <w:t>Misleading LCHS Reported Data</w:t>
      </w:r>
      <w:r w:rsidRPr="00462199">
        <w:t>: a Misleading LCHS Reported Data Termination Event.</w:t>
      </w:r>
      <w:bookmarkEnd w:id="5672"/>
    </w:p>
    <w:p w14:paraId="4E0D24C4" w14:textId="77777777" w:rsidR="00D179D6" w:rsidRPr="00462199" w:rsidRDefault="00D179D6" w:rsidP="00202C21">
      <w:pPr>
        <w:pStyle w:val="H3Ashurst"/>
      </w:pPr>
      <w:bookmarkStart w:id="5673" w:name="_Ref144114844"/>
      <w:r w:rsidRPr="00462199">
        <w:rPr>
          <w:i/>
        </w:rPr>
        <w:t xml:space="preserve">LCHS Audit Right: </w:t>
      </w:r>
      <w:r w:rsidRPr="00462199">
        <w:t>a LCHS Audit Termination Event</w:t>
      </w:r>
      <w:r w:rsidRPr="00462199">
        <w:rPr>
          <w:i/>
        </w:rPr>
        <w:t>.</w:t>
      </w:r>
      <w:bookmarkEnd w:id="5673"/>
    </w:p>
    <w:p w14:paraId="69485535" w14:textId="77777777" w:rsidR="00D179D6" w:rsidRPr="00462199" w:rsidRDefault="00D179D6" w:rsidP="00202C21">
      <w:pPr>
        <w:pStyle w:val="H3Ashurst"/>
      </w:pPr>
      <w:bookmarkStart w:id="5674" w:name="_Ref144114845"/>
      <w:r w:rsidRPr="00462199">
        <w:rPr>
          <w:i/>
        </w:rPr>
        <w:t xml:space="preserve">Affiliate Offtaker: </w:t>
      </w:r>
      <w:r w:rsidRPr="00462199">
        <w:t>an Affiliate Offtaker Breach is deemed to have occurred on three (3) or more occasions.</w:t>
      </w:r>
      <w:bookmarkEnd w:id="5674"/>
    </w:p>
    <w:p w14:paraId="16F9C293" w14:textId="77777777" w:rsidR="00D179D6" w:rsidRPr="00462199" w:rsidRDefault="00D179D6" w:rsidP="005B3BB9">
      <w:pPr>
        <w:pStyle w:val="H1Ashurst"/>
      </w:pPr>
      <w:bookmarkStart w:id="5675" w:name="_Ref144114846"/>
      <w:bookmarkStart w:id="5676" w:name="_Ref144432927"/>
      <w:bookmarkStart w:id="5677" w:name="_Ref144432941"/>
      <w:bookmarkStart w:id="5678" w:name="_Ref144478066"/>
      <w:bookmarkStart w:id="5679" w:name="_Ref144478080"/>
      <w:bookmarkStart w:id="5680" w:name="_Toc149833709"/>
      <w:r w:rsidRPr="00462199">
        <w:t>Survival</w:t>
      </w:r>
      <w:bookmarkEnd w:id="5675"/>
      <w:bookmarkEnd w:id="5676"/>
      <w:bookmarkEnd w:id="5677"/>
      <w:bookmarkEnd w:id="5678"/>
      <w:bookmarkEnd w:id="5679"/>
      <w:bookmarkEnd w:id="5680"/>
    </w:p>
    <w:p w14:paraId="06AA3F99" w14:textId="77777777" w:rsidR="00D179D6" w:rsidRPr="00462199" w:rsidRDefault="00D179D6" w:rsidP="005B3BB9">
      <w:pPr>
        <w:pStyle w:val="H2Ashurst"/>
      </w:pPr>
      <w:bookmarkStart w:id="5681" w:name="_Ref144114847"/>
      <w:r w:rsidRPr="00462199">
        <w:t>Upon termination or expiry of the LCHA, the Parties shall have no further obligations under the LCHA, but termination or expiry shall not affect:</w:t>
      </w:r>
      <w:bookmarkEnd w:id="5681"/>
    </w:p>
    <w:p w14:paraId="4C567AEB" w14:textId="77777777" w:rsidR="00D179D6" w:rsidRPr="00462199" w:rsidRDefault="00D179D6" w:rsidP="00202C21">
      <w:pPr>
        <w:pStyle w:val="H3Ashurst"/>
      </w:pPr>
      <w:bookmarkStart w:id="5682" w:name="_Ref144114848"/>
      <w:r w:rsidRPr="00462199">
        <w:t>(save to the extent taken into account in the calculation of the Default Termination Payment and, for CCUS-Enabled Facilities only, the CO</w:t>
      </w:r>
      <w:r w:rsidRPr="00462199">
        <w:rPr>
          <w:vertAlign w:val="subscript"/>
        </w:rPr>
        <w:t>2</w:t>
      </w:r>
      <w:r w:rsidRPr="00462199">
        <w:t xml:space="preserve"> T&amp;S Termination Payment (if any)) the provisions of the LCHA as they relate to the payment of any sum due by one Party to the other pursuant to the LCHA (including any QCiL Compensation or QCiL True-Up Compensation Agreement); and</w:t>
      </w:r>
      <w:bookmarkEnd w:id="5682"/>
    </w:p>
    <w:p w14:paraId="2CB654E6" w14:textId="339BFC07" w:rsidR="00D179D6" w:rsidRPr="00462199" w:rsidRDefault="00D179D6" w:rsidP="00202C21">
      <w:pPr>
        <w:pStyle w:val="H3Ashurst"/>
      </w:pPr>
      <w:bookmarkStart w:id="5683" w:name="_Ref144114849"/>
      <w:r w:rsidRPr="00462199">
        <w:t xml:space="preserve">the continued existence and validity of, and the rights and obligations of the Parties pursuant to </w:t>
      </w:r>
      <w:r>
        <w:fldChar w:fldCharType="begin"/>
      </w:r>
      <w:r>
        <w:instrText xml:space="preserve"> REF _Ref144118014 \w \h </w:instrText>
      </w:r>
      <w:r>
        <w:fldChar w:fldCharType="separate"/>
      </w:r>
      <w:del w:id="5684" w:author="Faqir, Sofia (Energy Security)" w:date="2023-11-12T19:47:00Z">
        <w:r w:rsidR="00E473FC">
          <w:delText>Part 1</w:delText>
        </w:r>
      </w:del>
      <w:r>
        <w:fldChar w:fldCharType="end"/>
      </w:r>
      <w:r w:rsidRPr="00462199">
        <w:t xml:space="preserve"> (</w:t>
      </w:r>
      <w:r w:rsidRPr="00462199">
        <w:rPr>
          <w:i/>
        </w:rPr>
        <w:t>Introduction</w:t>
      </w:r>
      <w:r w:rsidRPr="00462199">
        <w:t xml:space="preserve">), </w:t>
      </w:r>
      <w:r w:rsidR="007248B2" w:rsidRPr="007248B2">
        <w:t>Condition</w:t>
      </w:r>
      <w:r w:rsidRPr="00462199">
        <w:t xml:space="preserve">s </w:t>
      </w:r>
      <w:r w:rsidR="00D171B5">
        <w:fldChar w:fldCharType="begin"/>
      </w:r>
      <w:r w:rsidR="00D171B5">
        <w:instrText xml:space="preserve"> REF _Ref144113253 \w \h </w:instrText>
      </w:r>
      <w:r w:rsidR="00D171B5">
        <w:fldChar w:fldCharType="separate"/>
      </w:r>
      <w:del w:id="5685" w:author="Faqir, Sofia (Energy Security)" w:date="2023-11-12T19:47:00Z">
        <w:r w:rsidR="00E473FC">
          <w:delText>3.84</w:delText>
        </w:r>
      </w:del>
      <w:r w:rsidR="00D171B5">
        <w:fldChar w:fldCharType="end"/>
      </w:r>
      <w:r w:rsidRPr="00462199">
        <w:t xml:space="preserve"> and </w:t>
      </w:r>
      <w:r w:rsidRPr="00462199">
        <w:fldChar w:fldCharType="begin"/>
      </w:r>
      <w:r w:rsidRPr="00462199">
        <w:instrText xml:space="preserve">  REF _Ref144113254 \r \h \* MERGEFORMAT </w:instrText>
      </w:r>
      <w:r w:rsidRPr="00462199">
        <w:fldChar w:fldCharType="separate"/>
      </w:r>
      <w:del w:id="5686" w:author="Faqir, Sofia (Energy Security)" w:date="2023-11-12T19:47:00Z">
        <w:r w:rsidR="00E473FC" w:rsidRPr="00E473FC">
          <w:rPr>
            <w:color w:val="000000"/>
          </w:rPr>
          <w:delText>3.85</w:delText>
        </w:r>
      </w:del>
      <w:r w:rsidRPr="00462199">
        <w:fldChar w:fldCharType="end"/>
      </w:r>
      <w:r w:rsidRPr="00462199">
        <w:t xml:space="preserve">, </w:t>
      </w:r>
      <w:r>
        <w:fldChar w:fldCharType="begin"/>
      </w:r>
      <w:r>
        <w:instrText xml:space="preserve"> REF _Ref144118019 \w \h </w:instrText>
      </w:r>
      <w:r>
        <w:fldChar w:fldCharType="separate"/>
      </w:r>
      <w:del w:id="5687" w:author="Faqir, Sofia (Energy Security)" w:date="2023-11-12T19:47:00Z">
        <w:r w:rsidR="00E473FC">
          <w:delText>Part 6</w:delText>
        </w:r>
      </w:del>
      <w:r>
        <w:fldChar w:fldCharType="end"/>
      </w:r>
      <w:r w:rsidRPr="00462199">
        <w:t xml:space="preserve"> (</w:t>
      </w:r>
      <w:r w:rsidRPr="00462199">
        <w:rPr>
          <w:i/>
        </w:rPr>
        <w:t>Billing and payment</w:t>
      </w:r>
      <w:r w:rsidRPr="00462199">
        <w:t xml:space="preserve">), </w:t>
      </w:r>
      <w:r w:rsidR="007248B2" w:rsidRPr="007248B2">
        <w:t>Condition</w:t>
      </w:r>
      <w:r w:rsidRPr="00462199">
        <w:t xml:space="preserve">s </w:t>
      </w:r>
      <w:r w:rsidR="00D171B5">
        <w:fldChar w:fldCharType="begin"/>
      </w:r>
      <w:r w:rsidR="00D171B5">
        <w:instrText xml:space="preserve"> REF _Ref144114010 \w \h </w:instrText>
      </w:r>
      <w:r w:rsidR="00D171B5">
        <w:fldChar w:fldCharType="separate"/>
      </w:r>
      <w:del w:id="5688" w:author="Faqir, Sofia (Energy Security)" w:date="2023-11-12T19:47:00Z">
        <w:r w:rsidR="00E473FC">
          <w:delText>33.18</w:delText>
        </w:r>
      </w:del>
      <w:r w:rsidR="00D171B5">
        <w:fldChar w:fldCharType="end"/>
      </w:r>
      <w:r w:rsidRPr="00462199">
        <w:t xml:space="preserve"> and </w:t>
      </w:r>
      <w:r w:rsidRPr="00462199">
        <w:fldChar w:fldCharType="begin"/>
      </w:r>
      <w:r w:rsidRPr="00462199">
        <w:instrText xml:space="preserve">  REF _Ref144114013 \r \h \* MERGEFORMAT </w:instrText>
      </w:r>
      <w:r w:rsidRPr="00462199">
        <w:fldChar w:fldCharType="separate"/>
      </w:r>
      <w:del w:id="5689" w:author="Faqir, Sofia (Energy Security)" w:date="2023-11-12T19:47:00Z">
        <w:r w:rsidR="00E473FC" w:rsidRPr="00E473FC">
          <w:rPr>
            <w:color w:val="000000"/>
          </w:rPr>
          <w:delText>33.19</w:delText>
        </w:r>
      </w:del>
      <w:r w:rsidRPr="00462199">
        <w:fldChar w:fldCharType="end"/>
      </w:r>
      <w:r w:rsidRPr="00462199">
        <w:t xml:space="preserve">, </w:t>
      </w:r>
      <w:r w:rsidR="007248B2" w:rsidRPr="007248B2">
        <w:t>Condition</w:t>
      </w:r>
      <w:r w:rsidRPr="00462199">
        <w:t xml:space="preserve">s </w:t>
      </w:r>
      <w:r w:rsidR="00D171B5">
        <w:fldChar w:fldCharType="begin"/>
      </w:r>
      <w:r w:rsidR="00D171B5">
        <w:instrText xml:space="preserve"> REF _Ref144478585 \w \h </w:instrText>
      </w:r>
      <w:r w:rsidR="00D171B5">
        <w:fldChar w:fldCharType="separate"/>
      </w:r>
      <w:del w:id="5690" w:author="Faqir, Sofia (Energy Security)" w:date="2023-11-12T19:47:00Z">
        <w:r w:rsidR="00E473FC">
          <w:delText>38</w:delText>
        </w:r>
      </w:del>
      <w:r w:rsidR="00D171B5">
        <w:fldChar w:fldCharType="end"/>
      </w:r>
      <w:r w:rsidRPr="00462199">
        <w:t xml:space="preserve"> (</w:t>
      </w:r>
      <w:r w:rsidRPr="00462199">
        <w:rPr>
          <w:i/>
        </w:rPr>
        <w:t>Producer Undertaking: NQ Volume Clawback</w:t>
      </w:r>
      <w:r w:rsidRPr="00462199">
        <w:t xml:space="preserve">) and </w:t>
      </w:r>
      <w:r w:rsidR="00D171B5">
        <w:fldChar w:fldCharType="begin"/>
      </w:r>
      <w:r w:rsidR="00D171B5">
        <w:instrText xml:space="preserve"> REF _Ref144478600 \w \h </w:instrText>
      </w:r>
      <w:r w:rsidR="00D171B5">
        <w:fldChar w:fldCharType="separate"/>
      </w:r>
      <w:del w:id="5691" w:author="Faqir, Sofia (Energy Security)" w:date="2023-11-12T19:47:00Z">
        <w:r w:rsidR="00E473FC">
          <w:delText>40</w:delText>
        </w:r>
      </w:del>
      <w:r w:rsidR="00D171B5">
        <w:fldChar w:fldCharType="end"/>
      </w:r>
      <w:r w:rsidRPr="00462199">
        <w:t xml:space="preserve"> (</w:t>
      </w:r>
      <w:r w:rsidRPr="00462199">
        <w:rPr>
          <w:i/>
        </w:rPr>
        <w:t>LCHA Counterparty Audit Rights)</w:t>
      </w:r>
      <w:r w:rsidRPr="00462199">
        <w:t xml:space="preserve"> this </w:t>
      </w:r>
      <w:r>
        <w:fldChar w:fldCharType="begin"/>
      </w:r>
      <w:r>
        <w:instrText xml:space="preserve"> REF _Ref144118021 \w \h </w:instrText>
      </w:r>
      <w:r>
        <w:fldChar w:fldCharType="separate"/>
      </w:r>
      <w:del w:id="5692" w:author="Faqir, Sofia (Energy Security)" w:date="2023-11-12T19:47:00Z">
        <w:r w:rsidR="00E473FC">
          <w:delText>Part 9</w:delText>
        </w:r>
      </w:del>
      <w:r>
        <w:fldChar w:fldCharType="end"/>
      </w:r>
      <w:r w:rsidRPr="00462199">
        <w:t xml:space="preserve"> (</w:t>
      </w:r>
      <w:r w:rsidRPr="00462199">
        <w:rPr>
          <w:i/>
        </w:rPr>
        <w:t>Termination</w:t>
      </w:r>
      <w:r w:rsidRPr="00462199">
        <w:t xml:space="preserve">), </w:t>
      </w:r>
      <w:r w:rsidR="007248B2" w:rsidRPr="007248B2">
        <w:t>Condition</w:t>
      </w:r>
      <w:r w:rsidRPr="00462199">
        <w:t xml:space="preserve">s </w:t>
      </w:r>
      <w:r w:rsidR="00D171B5">
        <w:fldChar w:fldCharType="begin"/>
      </w:r>
      <w:r w:rsidR="00D171B5">
        <w:instrText xml:space="preserve"> REF _Ref144114898 \w \h </w:instrText>
      </w:r>
      <w:r w:rsidR="00D171B5">
        <w:fldChar w:fldCharType="separate"/>
      </w:r>
      <w:del w:id="5693" w:author="Faqir, Sofia (Energy Security)" w:date="2023-11-12T19:47:00Z">
        <w:r w:rsidR="00E473FC">
          <w:delText>57.14</w:delText>
        </w:r>
      </w:del>
      <w:r w:rsidR="00D171B5">
        <w:fldChar w:fldCharType="end"/>
      </w:r>
      <w:r w:rsidRPr="00462199">
        <w:t xml:space="preserve"> and </w:t>
      </w:r>
      <w:r w:rsidRPr="00462199">
        <w:fldChar w:fldCharType="begin"/>
      </w:r>
      <w:r w:rsidRPr="00462199">
        <w:instrText xml:space="preserve">  REF _Ref144114899 \r \h \* MERGEFORMAT </w:instrText>
      </w:r>
      <w:r w:rsidRPr="00462199">
        <w:fldChar w:fldCharType="separate"/>
      </w:r>
      <w:del w:id="5694" w:author="Faqir, Sofia (Energy Security)" w:date="2023-11-12T19:47:00Z">
        <w:r w:rsidR="00E473FC" w:rsidRPr="00E473FC">
          <w:rPr>
            <w:color w:val="000000"/>
          </w:rPr>
          <w:delText>57.15</w:delText>
        </w:r>
      </w:del>
      <w:r w:rsidRPr="00462199">
        <w:fldChar w:fldCharType="end"/>
      </w:r>
      <w:r w:rsidRPr="00462199">
        <w:t xml:space="preserve"> and </w:t>
      </w:r>
      <w:r>
        <w:fldChar w:fldCharType="begin"/>
      </w:r>
      <w:r>
        <w:instrText xml:space="preserve"> REF _Ref144118023 \w \h </w:instrText>
      </w:r>
      <w:r>
        <w:fldChar w:fldCharType="separate"/>
      </w:r>
      <w:del w:id="5695" w:author="Faqir, Sofia (Energy Security)" w:date="2023-11-12T19:47:00Z">
        <w:r w:rsidR="00E473FC">
          <w:delText>Part 11</w:delText>
        </w:r>
      </w:del>
      <w:r>
        <w:fldChar w:fldCharType="end"/>
      </w:r>
      <w:r w:rsidRPr="00462199">
        <w:t xml:space="preserve"> (</w:t>
      </w:r>
      <w:r w:rsidRPr="00462199">
        <w:rPr>
          <w:i/>
        </w:rPr>
        <w:t>Dispute Resolution</w:t>
      </w:r>
      <w:r w:rsidRPr="00462199">
        <w:t xml:space="preserve">) to </w:t>
      </w:r>
      <w:r>
        <w:fldChar w:fldCharType="begin"/>
      </w:r>
      <w:r>
        <w:instrText xml:space="preserve"> REF _Ref144118024 \w \h </w:instrText>
      </w:r>
      <w:r>
        <w:fldChar w:fldCharType="separate"/>
      </w:r>
      <w:del w:id="5696" w:author="Faqir, Sofia (Energy Security)" w:date="2023-11-12T19:47:00Z">
        <w:r w:rsidR="00E473FC">
          <w:delText>Part 14</w:delText>
        </w:r>
      </w:del>
      <w:r>
        <w:fldChar w:fldCharType="end"/>
      </w:r>
      <w:r w:rsidRPr="00462199">
        <w:t xml:space="preserve"> (</w:t>
      </w:r>
      <w:r w:rsidRPr="00462199">
        <w:rPr>
          <w:i/>
        </w:rPr>
        <w:t>Miscellaneous</w:t>
      </w:r>
      <w:r w:rsidRPr="00462199">
        <w:t>) (inclusive).</w:t>
      </w:r>
      <w:bookmarkEnd w:id="5683"/>
    </w:p>
    <w:p w14:paraId="69E3D8FD" w14:textId="77777777" w:rsidR="00D179D6" w:rsidRPr="00462199" w:rsidRDefault="00D179D6" w:rsidP="00986A4F">
      <w:pPr>
        <w:pStyle w:val="NormalAshurst"/>
      </w:pPr>
      <w:r w:rsidRPr="00462199">
        <w:br w:type="page"/>
      </w:r>
    </w:p>
    <w:p w14:paraId="65084F27" w14:textId="77777777" w:rsidR="00D179D6" w:rsidRPr="00462199" w:rsidRDefault="00D179D6" w:rsidP="00D61824">
      <w:pPr>
        <w:pStyle w:val="APPENDIXAshurst"/>
        <w:rPr>
          <w:b/>
          <w:bCs w:val="0"/>
        </w:rPr>
      </w:pPr>
      <w:r w:rsidRPr="00462199">
        <w:rPr>
          <w:b/>
          <w:bCs w:val="0"/>
        </w:rPr>
        <w:lastRenderedPageBreak/>
        <w:br/>
      </w:r>
      <w:bookmarkStart w:id="5697" w:name="_Ref144114850"/>
      <w:bookmarkStart w:id="5698" w:name="_Ref144118022"/>
      <w:bookmarkStart w:id="5699" w:name="_Toc149833710"/>
      <w:r w:rsidRPr="00462199">
        <w:rPr>
          <w:b/>
          <w:bCs w:val="0"/>
        </w:rPr>
        <w:t>Credit Support</w:t>
      </w:r>
      <w:bookmarkEnd w:id="5697"/>
      <w:bookmarkEnd w:id="5698"/>
      <w:bookmarkEnd w:id="5699"/>
    </w:p>
    <w:p w14:paraId="0AD184EE" w14:textId="77777777" w:rsidR="00D179D6" w:rsidRPr="00462199" w:rsidRDefault="00D179D6" w:rsidP="005B3BB9">
      <w:pPr>
        <w:pStyle w:val="H1Ashurst"/>
      </w:pPr>
      <w:bookmarkStart w:id="5700" w:name="_Ref144114851"/>
      <w:bookmarkStart w:id="5701" w:name="_Ref144482697"/>
      <w:bookmarkStart w:id="5702" w:name="_Toc149833711"/>
      <w:r w:rsidRPr="00462199">
        <w:t>Collateral requirement</w:t>
      </w:r>
      <w:bookmarkEnd w:id="5700"/>
      <w:bookmarkEnd w:id="5701"/>
      <w:bookmarkEnd w:id="5702"/>
    </w:p>
    <w:p w14:paraId="22E5584F" w14:textId="77777777" w:rsidR="00D179D6" w:rsidRPr="00462199" w:rsidRDefault="00D179D6" w:rsidP="005B3BB9">
      <w:pPr>
        <w:pStyle w:val="NormalBoldAshurst"/>
      </w:pPr>
      <w:r w:rsidRPr="00462199">
        <w:rPr>
          <w:i/>
        </w:rPr>
        <w:t>Notification of collateral requirement</w:t>
      </w:r>
    </w:p>
    <w:p w14:paraId="53798ADE" w14:textId="6B3D3094" w:rsidR="00D179D6" w:rsidRPr="00462199" w:rsidRDefault="00D179D6" w:rsidP="005B3BB9">
      <w:pPr>
        <w:pStyle w:val="H2Ashurst"/>
      </w:pPr>
      <w:bookmarkStart w:id="5703" w:name="_Ref144114852"/>
      <w:r w:rsidRPr="00462199">
        <w:t>If there is a Payment Failure on more than one (1) occasion within any twelve (12) Month period, the LCHA Counterparty may (irrespective of whether or not the Producer has paid any of the Producer Net Payable Amounts owing within the applicable NPA Payment Cure Period) give the Producer a notice on the second (</w:t>
      </w:r>
      <w:r w:rsidR="001E0003" w:rsidRPr="00F20FE1">
        <w:t>2</w:t>
      </w:r>
      <w:r w:rsidR="001E0003" w:rsidRPr="00F20FE1">
        <w:rPr>
          <w:vertAlign w:val="superscript"/>
        </w:rPr>
        <w:t>nd</w:t>
      </w:r>
      <w:r w:rsidRPr="00462199">
        <w:t xml:space="preserve">) of those occurrences (a </w:t>
      </w:r>
      <w:r w:rsidRPr="00462199">
        <w:rPr>
          <w:b/>
        </w:rPr>
        <w:t>"Second Payment Failure Notice"</w:t>
      </w:r>
      <w:r w:rsidRPr="00462199">
        <w:t>). A Second Payment Failure Notice shall identify the Billing Periods to which such Payment Failures relate.</w:t>
      </w:r>
      <w:bookmarkEnd w:id="5703"/>
    </w:p>
    <w:p w14:paraId="78D13B04" w14:textId="77777777" w:rsidR="00D179D6" w:rsidRPr="00462199" w:rsidRDefault="00D179D6" w:rsidP="005B3BB9">
      <w:pPr>
        <w:pStyle w:val="H2Ashurst"/>
      </w:pPr>
      <w:bookmarkStart w:id="5704" w:name="_Ref144114853"/>
      <w:r w:rsidRPr="00462199">
        <w:t xml:space="preserve">If there have been Payment Failures on three (3) or more occasions in any twelve (12) Month period, the LCHA Counterparty may (irrespective of whether or not the Producer has paid any of the Producer Net Payable Amounts owing within the applicable NPA Payment Cure Period) give a notice to the Producer (a </w:t>
      </w:r>
      <w:r w:rsidRPr="00462199">
        <w:rPr>
          <w:b/>
        </w:rPr>
        <w:t>"Collateral Posting Notice"</w:t>
      </w:r>
      <w:r w:rsidRPr="00462199">
        <w:t>). A Collateral Posting Notice shall:</w:t>
      </w:r>
      <w:bookmarkEnd w:id="5704"/>
    </w:p>
    <w:p w14:paraId="0DD1F687" w14:textId="77777777" w:rsidR="00D179D6" w:rsidRPr="00462199" w:rsidRDefault="00D179D6" w:rsidP="00202C21">
      <w:pPr>
        <w:pStyle w:val="H3Ashurst"/>
      </w:pPr>
      <w:bookmarkStart w:id="5705" w:name="_Ref144114854"/>
      <w:r w:rsidRPr="00462199">
        <w:t>identify the Billing Periods to which such Payment Failures relate;</w:t>
      </w:r>
      <w:bookmarkEnd w:id="5705"/>
    </w:p>
    <w:p w14:paraId="4AEB4613" w14:textId="77777777" w:rsidR="00D179D6" w:rsidRPr="00462199" w:rsidRDefault="00D179D6" w:rsidP="00202C21">
      <w:pPr>
        <w:pStyle w:val="H3Ashurst"/>
      </w:pPr>
      <w:bookmarkStart w:id="5706" w:name="_Ref144114855"/>
      <w:r w:rsidRPr="00462199">
        <w:t>specify:</w:t>
      </w:r>
      <w:bookmarkEnd w:id="5706"/>
    </w:p>
    <w:p w14:paraId="3EEC271C" w14:textId="77777777" w:rsidR="00D179D6" w:rsidRPr="00462199" w:rsidRDefault="00D179D6" w:rsidP="005B3BB9">
      <w:pPr>
        <w:pStyle w:val="H4Ashurst"/>
      </w:pPr>
      <w:bookmarkStart w:id="5707" w:name="_Ref144114856"/>
      <w:r w:rsidRPr="00462199">
        <w:t>the requirement for the Producer to transfer or deliver, or procure the transfer or delivery of, Acceptable Collateral to the LCHA Counterparty;</w:t>
      </w:r>
      <w:bookmarkEnd w:id="5707"/>
    </w:p>
    <w:p w14:paraId="04A53FB5" w14:textId="77777777" w:rsidR="00D179D6" w:rsidRPr="00462199" w:rsidRDefault="00D179D6" w:rsidP="005B3BB9">
      <w:pPr>
        <w:pStyle w:val="H4Ashurst"/>
      </w:pPr>
      <w:bookmarkStart w:id="5708" w:name="_Ref144114857"/>
      <w:r w:rsidRPr="00462199">
        <w:t>the Collateral Amount;</w:t>
      </w:r>
      <w:bookmarkEnd w:id="5708"/>
    </w:p>
    <w:p w14:paraId="5289B0C2" w14:textId="77777777" w:rsidR="00D179D6" w:rsidRPr="00462199" w:rsidRDefault="00D179D6" w:rsidP="005B3BB9">
      <w:pPr>
        <w:pStyle w:val="H4Ashurst"/>
      </w:pPr>
      <w:bookmarkStart w:id="5709" w:name="_Ref144114858"/>
      <w:r w:rsidRPr="00462199">
        <w:t>the Collateral Posting Date; and</w:t>
      </w:r>
      <w:bookmarkEnd w:id="5709"/>
    </w:p>
    <w:p w14:paraId="074EF08D" w14:textId="77777777" w:rsidR="00D179D6" w:rsidRPr="00462199" w:rsidRDefault="00D179D6" w:rsidP="005B3BB9">
      <w:pPr>
        <w:pStyle w:val="H4Ashurst"/>
      </w:pPr>
      <w:bookmarkStart w:id="5710" w:name="_Ref144114859"/>
      <w:r w:rsidRPr="00462199">
        <w:t>the Initial Collateral Repayment Date; and</w:t>
      </w:r>
      <w:bookmarkEnd w:id="5710"/>
    </w:p>
    <w:p w14:paraId="7A6EFE2D" w14:textId="77777777" w:rsidR="00D179D6" w:rsidRPr="00462199" w:rsidRDefault="00D179D6" w:rsidP="00202C21">
      <w:pPr>
        <w:pStyle w:val="H3Ashurst"/>
      </w:pPr>
      <w:bookmarkStart w:id="5711" w:name="_Ref144114860"/>
      <w:r w:rsidRPr="00462199">
        <w:t>provide details of the Reserve Account.</w:t>
      </w:r>
      <w:bookmarkEnd w:id="5711"/>
    </w:p>
    <w:p w14:paraId="0F1A03F4" w14:textId="77777777" w:rsidR="00D179D6" w:rsidRPr="00462199" w:rsidRDefault="00D179D6" w:rsidP="005B3BB9">
      <w:pPr>
        <w:pStyle w:val="H2Ashurst"/>
      </w:pPr>
      <w:bookmarkStart w:id="5712" w:name="_Ref144114861"/>
      <w:r w:rsidRPr="00462199">
        <w:t xml:space="preserve">If any Payment Failure occurs after the date of a Collateral Posting Notice and before the applicable Collateral Repayment Date, the LCHA Counterparty may give the Producer a notice (a </w:t>
      </w:r>
      <w:r w:rsidRPr="00462199">
        <w:rPr>
          <w:b/>
        </w:rPr>
        <w:t>"Replacement Collateral Notice"</w:t>
      </w:r>
      <w:r w:rsidRPr="00462199">
        <w:t>). A Replacement Collateral Notice shall:</w:t>
      </w:r>
      <w:bookmarkEnd w:id="5712"/>
    </w:p>
    <w:p w14:paraId="74166800" w14:textId="77777777" w:rsidR="00D179D6" w:rsidRPr="00462199" w:rsidRDefault="00D179D6" w:rsidP="00202C21">
      <w:pPr>
        <w:pStyle w:val="H3Ashurst"/>
      </w:pPr>
      <w:bookmarkStart w:id="5713" w:name="_Ref144114862"/>
      <w:r w:rsidRPr="00462199">
        <w:t>identify the Billing Period to which any such Payment Failure relates; and</w:t>
      </w:r>
      <w:bookmarkEnd w:id="5713"/>
    </w:p>
    <w:p w14:paraId="1AA0C954" w14:textId="77777777" w:rsidR="00D179D6" w:rsidRPr="00462199" w:rsidRDefault="00D179D6" w:rsidP="00202C21">
      <w:pPr>
        <w:pStyle w:val="H3Ashurst"/>
      </w:pPr>
      <w:bookmarkStart w:id="5714" w:name="_Ref144114863"/>
      <w:r w:rsidRPr="00462199">
        <w:t>specify the Replacement Collateral Repayment Date.</w:t>
      </w:r>
      <w:bookmarkEnd w:id="5714"/>
    </w:p>
    <w:p w14:paraId="255862C6" w14:textId="77777777" w:rsidR="00D179D6" w:rsidRPr="00462199" w:rsidRDefault="00D179D6" w:rsidP="005B3BB9">
      <w:pPr>
        <w:pStyle w:val="NormalBoldAshurst"/>
      </w:pPr>
      <w:r w:rsidRPr="00462199">
        <w:rPr>
          <w:i/>
        </w:rPr>
        <w:t>Collateral Amount</w:t>
      </w:r>
    </w:p>
    <w:p w14:paraId="4AD215CE" w14:textId="77777777" w:rsidR="00D179D6" w:rsidRPr="00462199" w:rsidRDefault="00D179D6" w:rsidP="005B3BB9">
      <w:pPr>
        <w:pStyle w:val="H2Ashurst"/>
      </w:pPr>
      <w:bookmarkStart w:id="5715" w:name="_Ref144114864"/>
      <w:r w:rsidRPr="00462199">
        <w:t>The Collateral Amount shall be calculated by the LCHA Counterparty as follows:</w:t>
      </w:r>
      <w:bookmarkEnd w:id="5715"/>
    </w:p>
    <w:p w14:paraId="789B4B6F" w14:textId="77777777" w:rsidR="00D179D6" w:rsidRPr="00462199" w:rsidRDefault="00D179D6" w:rsidP="009F54B2">
      <w:pPr>
        <w:pStyle w:val="NormalAshurst"/>
      </w:pPr>
      <m:oMathPara>
        <m:oMathParaPr>
          <m:jc m:val="center"/>
        </m:oMathParaPr>
        <m:oMath>
          <m:r>
            <w:rPr>
              <w:rFonts w:ascii="Cambria Math" w:hAnsi="Cambria Math"/>
            </w:rPr>
            <m:t>Collateral</m:t>
          </m:r>
          <m:r>
            <m:rPr>
              <m:sty m:val="p"/>
            </m:rPr>
            <w:rPr>
              <w:rFonts w:ascii="Cambria Math" w:hAnsi="Cambria Math"/>
            </w:rPr>
            <m:t xml:space="preserve"> </m:t>
          </m:r>
          <m:r>
            <w:rPr>
              <w:rFonts w:ascii="Cambria Math" w:hAnsi="Cambria Math"/>
            </w:rPr>
            <m:t>Amount</m:t>
          </m:r>
          <m:r>
            <m:rPr>
              <m:sty m:val="p"/>
            </m:rPr>
            <w:rPr>
              <w:rFonts w:ascii="Cambria Math" w:hAnsi="Cambria Math"/>
            </w:rPr>
            <m:t xml:space="preserve">= </m:t>
          </m:r>
          <m:r>
            <w:rPr>
              <w:rFonts w:ascii="Cambria Math" w:hAnsi="Cambria Math"/>
            </w:rPr>
            <m:t>Z</m:t>
          </m:r>
          <m:r>
            <m:rPr>
              <m:sty m:val="p"/>
            </m:rPr>
            <w:rPr>
              <w:rFonts w:ascii="Cambria Math" w:hAnsi="Cambria Math"/>
            </w:rPr>
            <m:t>*</m:t>
          </m:r>
          <m:r>
            <w:rPr>
              <w:rFonts w:ascii="Cambria Math" w:hAnsi="Cambria Math"/>
            </w:rPr>
            <m:t>IC</m:t>
          </m:r>
          <m:r>
            <m:rPr>
              <m:sty m:val="p"/>
            </m:rPr>
            <w:rPr>
              <w:rFonts w:ascii="Cambria Math" w:hAnsi="Cambria Math"/>
            </w:rPr>
            <m:t>*</m:t>
          </m:r>
          <m:r>
            <w:rPr>
              <w:rFonts w:ascii="Cambria Math" w:hAnsi="Cambria Math"/>
            </w:rPr>
            <m:t>ALF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HID</m:t>
          </m:r>
        </m:oMath>
      </m:oMathPara>
    </w:p>
    <w:p w14:paraId="78A9EC17" w14:textId="77777777" w:rsidR="00D179D6" w:rsidRPr="00462199" w:rsidRDefault="00D179D6" w:rsidP="005B3BB9">
      <w:pPr>
        <w:pStyle w:val="B12Ashurst"/>
      </w:pPr>
      <w:r w:rsidRPr="00462199">
        <w:t>where:</w:t>
      </w:r>
    </w:p>
    <w:tbl>
      <w:tblPr>
        <w:tblW w:w="0" w:type="auto"/>
        <w:tblInd w:w="782" w:type="dxa"/>
        <w:tblCellMar>
          <w:left w:w="10" w:type="dxa"/>
          <w:right w:w="10" w:type="dxa"/>
        </w:tblCellMar>
        <w:tblLook w:val="04A0" w:firstRow="1" w:lastRow="0" w:firstColumn="1" w:lastColumn="0" w:noHBand="0" w:noVBand="1"/>
      </w:tblPr>
      <w:tblGrid>
        <w:gridCol w:w="2214"/>
        <w:gridCol w:w="714"/>
        <w:gridCol w:w="5317"/>
      </w:tblGrid>
      <w:tr w:rsidR="00D179D6" w:rsidRPr="00462199" w14:paraId="2DFFC7D5" w14:textId="77777777" w:rsidTr="009F54B2">
        <w:tc>
          <w:tcPr>
            <w:tcW w:w="2214" w:type="dxa"/>
            <w:tcMar>
              <w:left w:w="108" w:type="dxa"/>
              <w:right w:w="108" w:type="dxa"/>
            </w:tcMar>
          </w:tcPr>
          <w:p w14:paraId="29D3177B" w14:textId="77777777" w:rsidR="00D179D6" w:rsidRPr="00462199" w:rsidRDefault="00D179D6" w:rsidP="009F54B2">
            <w:pPr>
              <w:pStyle w:val="TableAshurst"/>
              <w:rPr>
                <w:iCs/>
              </w:rPr>
            </w:pPr>
            <m:oMathPara>
              <m:oMathParaPr>
                <m:jc m:val="left"/>
              </m:oMathParaPr>
              <m:oMath>
                <m:r>
                  <w:rPr>
                    <w:rFonts w:ascii="Cambria Math" w:hAnsi="Cambria Math"/>
                  </w:rPr>
                  <m:t>Z</m:t>
                </m:r>
              </m:oMath>
            </m:oMathPara>
          </w:p>
        </w:tc>
        <w:tc>
          <w:tcPr>
            <w:tcW w:w="714" w:type="dxa"/>
            <w:tcMar>
              <w:left w:w="108" w:type="dxa"/>
              <w:right w:w="108" w:type="dxa"/>
            </w:tcMar>
          </w:tcPr>
          <w:p w14:paraId="22389D88" w14:textId="77777777" w:rsidR="00D179D6" w:rsidRPr="00462199" w:rsidRDefault="00D179D6" w:rsidP="009F54B2">
            <w:pPr>
              <w:pStyle w:val="TableAshurst"/>
            </w:pPr>
            <w:r w:rsidRPr="00462199">
              <w:t>=</w:t>
            </w:r>
          </w:p>
        </w:tc>
        <w:tc>
          <w:tcPr>
            <w:tcW w:w="5317" w:type="dxa"/>
            <w:tcMar>
              <w:left w:w="108" w:type="dxa"/>
              <w:right w:w="108" w:type="dxa"/>
            </w:tcMar>
          </w:tcPr>
          <w:p w14:paraId="710027B2" w14:textId="77777777" w:rsidR="00D179D6" w:rsidRPr="00462199" w:rsidRDefault="00D179D6" w:rsidP="009F54B2">
            <w:pPr>
              <w:pStyle w:val="TableAshurst"/>
            </w:pPr>
            <w:r w:rsidRPr="00462199">
              <w:t>twenty pounds per MWh (</w:t>
            </w:r>
            <w:r w:rsidRPr="00462199">
              <w:rPr>
                <w:i/>
              </w:rPr>
              <w:t>£20/MWh</w:t>
            </w:r>
            <w:r w:rsidRPr="00462199">
              <w:t>)</w:t>
            </w:r>
          </w:p>
        </w:tc>
      </w:tr>
      <w:tr w:rsidR="00D179D6" w:rsidRPr="00462199" w14:paraId="51A6242D" w14:textId="77777777" w:rsidTr="009F54B2">
        <w:tc>
          <w:tcPr>
            <w:tcW w:w="2214" w:type="dxa"/>
            <w:tcMar>
              <w:left w:w="108" w:type="dxa"/>
              <w:right w:w="108" w:type="dxa"/>
            </w:tcMar>
          </w:tcPr>
          <w:p w14:paraId="48A20D12" w14:textId="6B82A0F2" w:rsidR="00D179D6" w:rsidRPr="005B574C" w:rsidRDefault="005B574C" w:rsidP="009F54B2">
            <w:pPr>
              <w:pStyle w:val="TableAshurst"/>
            </w:pPr>
            <m:oMathPara>
              <m:oMathParaPr>
                <m:jc m:val="left"/>
              </m:oMathParaPr>
              <m:oMath>
                <m:r>
                  <w:rPr>
                    <w:rFonts w:ascii="Cambria Math" w:hAnsi="Cambria Math"/>
                  </w:rPr>
                  <m:t>IC</m:t>
                </m:r>
              </m:oMath>
            </m:oMathPara>
          </w:p>
        </w:tc>
        <w:tc>
          <w:tcPr>
            <w:tcW w:w="714" w:type="dxa"/>
            <w:tcMar>
              <w:left w:w="108" w:type="dxa"/>
              <w:right w:w="108" w:type="dxa"/>
            </w:tcMar>
          </w:tcPr>
          <w:p w14:paraId="0BDC4B73" w14:textId="77777777" w:rsidR="00D179D6" w:rsidRPr="00462199" w:rsidRDefault="00D179D6" w:rsidP="009F54B2">
            <w:pPr>
              <w:pStyle w:val="TableAshurst"/>
            </w:pPr>
            <w:r w:rsidRPr="00462199">
              <w:t>=</w:t>
            </w:r>
          </w:p>
        </w:tc>
        <w:tc>
          <w:tcPr>
            <w:tcW w:w="5317" w:type="dxa"/>
            <w:tcMar>
              <w:left w:w="108" w:type="dxa"/>
              <w:right w:w="108" w:type="dxa"/>
            </w:tcMar>
          </w:tcPr>
          <w:p w14:paraId="1D474170" w14:textId="022058D6" w:rsidR="00D179D6" w:rsidRPr="00462199" w:rsidRDefault="00D179D6" w:rsidP="009F54B2">
            <w:pPr>
              <w:pStyle w:val="TableAshurst"/>
            </w:pPr>
            <w:r w:rsidRPr="00462199">
              <w:t>the Installed Capacity (</w:t>
            </w:r>
            <w:r w:rsidRPr="00462199">
              <w:rPr>
                <w:i/>
              </w:rPr>
              <w:t>MW (HHV)</w:t>
            </w:r>
            <w:r w:rsidRPr="00462199">
              <w:t xml:space="preserve">) as at the Start Date or the Final Installed Capacity which is confirmed pursuant to </w:t>
            </w:r>
            <w:r w:rsidR="007248B2" w:rsidRPr="007248B2">
              <w:lastRenderedPageBreak/>
              <w:t>Condition</w:t>
            </w:r>
            <w:r w:rsidRPr="00462199">
              <w:t xml:space="preserve"> </w:t>
            </w:r>
            <w:r w:rsidR="00D171B5">
              <w:fldChar w:fldCharType="begin"/>
            </w:r>
            <w:r w:rsidR="00D171B5">
              <w:instrText xml:space="preserve"> REF _Ref144478647 \w \h </w:instrText>
            </w:r>
            <w:r w:rsidR="00D171B5">
              <w:fldChar w:fldCharType="separate"/>
            </w:r>
            <w:del w:id="5716" w:author="Faqir, Sofia (Energy Security)" w:date="2023-11-12T19:47:00Z">
              <w:r w:rsidR="00E473FC">
                <w:delText>7</w:delText>
              </w:r>
            </w:del>
            <w:r w:rsidR="00D171B5">
              <w:fldChar w:fldCharType="end"/>
            </w:r>
            <w:r w:rsidRPr="00462199">
              <w:t xml:space="preserve"> (</w:t>
            </w:r>
            <w:r w:rsidRPr="00462199">
              <w:rPr>
                <w:i/>
              </w:rPr>
              <w:t>Final Installed Capacity</w:t>
            </w:r>
            <w:r w:rsidRPr="00462199">
              <w:t>) (whichever is the most recently confirmed figure)</w:t>
            </w:r>
          </w:p>
        </w:tc>
      </w:tr>
      <w:tr w:rsidR="00D179D6" w:rsidRPr="00462199" w14:paraId="15AA6B4F" w14:textId="77777777" w:rsidTr="009F54B2">
        <w:tc>
          <w:tcPr>
            <w:tcW w:w="2214" w:type="dxa"/>
            <w:tcMar>
              <w:left w:w="108" w:type="dxa"/>
              <w:right w:w="108" w:type="dxa"/>
            </w:tcMar>
          </w:tcPr>
          <w:p w14:paraId="6DC6BEEB" w14:textId="3FCCDC84" w:rsidR="00D179D6" w:rsidRPr="005B574C" w:rsidRDefault="005B574C" w:rsidP="009F54B2">
            <w:pPr>
              <w:pStyle w:val="TableAshurst"/>
            </w:pPr>
            <m:oMathPara>
              <m:oMathParaPr>
                <m:jc m:val="left"/>
              </m:oMathParaPr>
              <m:oMath>
                <m:r>
                  <w:rPr>
                    <w:rFonts w:ascii="Cambria Math" w:hAnsi="Cambria Math"/>
                  </w:rPr>
                  <w:lastRenderedPageBreak/>
                  <m:t>ALF</m:t>
                </m:r>
              </m:oMath>
            </m:oMathPara>
          </w:p>
        </w:tc>
        <w:tc>
          <w:tcPr>
            <w:tcW w:w="714" w:type="dxa"/>
            <w:tcMar>
              <w:left w:w="108" w:type="dxa"/>
              <w:right w:w="108" w:type="dxa"/>
            </w:tcMar>
          </w:tcPr>
          <w:p w14:paraId="7C971EC6" w14:textId="77777777" w:rsidR="00D179D6" w:rsidRPr="00462199" w:rsidRDefault="00D179D6" w:rsidP="009F54B2">
            <w:pPr>
              <w:pStyle w:val="TableAshurst"/>
            </w:pPr>
            <w:r w:rsidRPr="00462199">
              <w:t>=</w:t>
            </w:r>
          </w:p>
        </w:tc>
        <w:tc>
          <w:tcPr>
            <w:tcW w:w="5317" w:type="dxa"/>
            <w:tcMar>
              <w:left w:w="108" w:type="dxa"/>
              <w:right w:w="108" w:type="dxa"/>
            </w:tcMar>
          </w:tcPr>
          <w:p w14:paraId="4C84973A" w14:textId="77777777" w:rsidR="00D179D6" w:rsidRPr="00462199" w:rsidRDefault="00D179D6" w:rsidP="009F54B2">
            <w:pPr>
              <w:pStyle w:val="TableAshurst"/>
            </w:pPr>
            <w:r w:rsidRPr="00462199">
              <w:t xml:space="preserve">the Assumed Load Factor </w:t>
            </w:r>
            <w:r w:rsidRPr="005D4468">
              <w:t>(%)</w:t>
            </w:r>
          </w:p>
        </w:tc>
      </w:tr>
      <w:tr w:rsidR="00D179D6" w:rsidRPr="00462199" w14:paraId="464ED37D" w14:textId="77777777" w:rsidTr="009F54B2">
        <w:tc>
          <w:tcPr>
            <w:tcW w:w="2214" w:type="dxa"/>
            <w:tcMar>
              <w:left w:w="108" w:type="dxa"/>
              <w:right w:w="108" w:type="dxa"/>
            </w:tcMar>
          </w:tcPr>
          <w:p w14:paraId="45E36401" w14:textId="369F406B" w:rsidR="00D179D6" w:rsidRPr="005B574C" w:rsidRDefault="005B574C" w:rsidP="009F54B2">
            <w:pPr>
              <w:pStyle w:val="TableAshurst"/>
            </w:pPr>
            <m:oMathPara>
              <m:oMathParaPr>
                <m:jc m:val="left"/>
              </m:oMathParaPr>
              <m:oMath>
                <m:r>
                  <w:rPr>
                    <w:rFonts w:ascii="Cambria Math" w:hAnsi="Cambria Math"/>
                  </w:rPr>
                  <m:t>N</m:t>
                </m:r>
              </m:oMath>
            </m:oMathPara>
          </w:p>
        </w:tc>
        <w:tc>
          <w:tcPr>
            <w:tcW w:w="714" w:type="dxa"/>
            <w:tcMar>
              <w:left w:w="108" w:type="dxa"/>
              <w:right w:w="108" w:type="dxa"/>
            </w:tcMar>
          </w:tcPr>
          <w:p w14:paraId="3F805DF1" w14:textId="77777777" w:rsidR="00D179D6" w:rsidRPr="00462199" w:rsidRDefault="00D179D6" w:rsidP="009F54B2">
            <w:pPr>
              <w:pStyle w:val="TableAshurst"/>
            </w:pPr>
            <w:r w:rsidRPr="00462199">
              <w:t>=</w:t>
            </w:r>
          </w:p>
        </w:tc>
        <w:tc>
          <w:tcPr>
            <w:tcW w:w="5317" w:type="dxa"/>
            <w:tcMar>
              <w:left w:w="108" w:type="dxa"/>
              <w:right w:w="108" w:type="dxa"/>
            </w:tcMar>
          </w:tcPr>
          <w:p w14:paraId="3AA0CFC0" w14:textId="77777777" w:rsidR="00D179D6" w:rsidRPr="00462199" w:rsidRDefault="00D179D6" w:rsidP="009F54B2">
            <w:pPr>
              <w:pStyle w:val="TableAshurst"/>
            </w:pPr>
            <w:r w:rsidRPr="00462199">
              <w:t>forty (40), representing the number of Days for which collateral is required</w:t>
            </w:r>
          </w:p>
        </w:tc>
      </w:tr>
      <w:tr w:rsidR="00D179D6" w:rsidRPr="00462199" w14:paraId="53531567" w14:textId="77777777" w:rsidTr="009F54B2">
        <w:tc>
          <w:tcPr>
            <w:tcW w:w="2214" w:type="dxa"/>
            <w:tcMar>
              <w:left w:w="108" w:type="dxa"/>
              <w:right w:w="108" w:type="dxa"/>
            </w:tcMar>
          </w:tcPr>
          <w:p w14:paraId="59143AF9" w14:textId="61DFC71B" w:rsidR="00D179D6" w:rsidRPr="005B574C" w:rsidRDefault="005B574C" w:rsidP="009F54B2">
            <w:pPr>
              <w:pStyle w:val="TableAshurst"/>
            </w:pPr>
            <m:oMathPara>
              <m:oMathParaPr>
                <m:jc m:val="left"/>
              </m:oMathParaPr>
              <m:oMath>
                <m:r>
                  <w:rPr>
                    <w:rFonts w:ascii="Cambria Math" w:hAnsi="Cambria Math"/>
                  </w:rPr>
                  <m:t>HID</m:t>
                </m:r>
              </m:oMath>
            </m:oMathPara>
          </w:p>
        </w:tc>
        <w:tc>
          <w:tcPr>
            <w:tcW w:w="714" w:type="dxa"/>
            <w:tcMar>
              <w:left w:w="108" w:type="dxa"/>
              <w:right w:w="108" w:type="dxa"/>
            </w:tcMar>
          </w:tcPr>
          <w:p w14:paraId="7827571E" w14:textId="77777777" w:rsidR="00D179D6" w:rsidRPr="00462199" w:rsidRDefault="00D179D6" w:rsidP="009F54B2">
            <w:pPr>
              <w:pStyle w:val="TableAshurst"/>
            </w:pPr>
            <w:r w:rsidRPr="00462199">
              <w:t>=</w:t>
            </w:r>
          </w:p>
        </w:tc>
        <w:tc>
          <w:tcPr>
            <w:tcW w:w="5317" w:type="dxa"/>
            <w:tcMar>
              <w:left w:w="108" w:type="dxa"/>
              <w:right w:w="108" w:type="dxa"/>
            </w:tcMar>
          </w:tcPr>
          <w:p w14:paraId="184612FC" w14:textId="77777777" w:rsidR="00D179D6" w:rsidRPr="00462199" w:rsidRDefault="00D179D6" w:rsidP="009F54B2">
            <w:pPr>
              <w:pStyle w:val="TableAshurst"/>
            </w:pPr>
            <w:r w:rsidRPr="00462199">
              <w:t>twenty-four (24), the number of hours in a Day</w:t>
            </w:r>
          </w:p>
        </w:tc>
      </w:tr>
    </w:tbl>
    <w:p w14:paraId="3568F1AD" w14:textId="77777777" w:rsidR="00D179D6" w:rsidRPr="00462199" w:rsidRDefault="00D179D6" w:rsidP="005B3BB9">
      <w:pPr>
        <w:pStyle w:val="H1Ashurst"/>
      </w:pPr>
      <w:bookmarkStart w:id="5717" w:name="_Ref144114865"/>
      <w:bookmarkStart w:id="5718" w:name="_Ref144489324"/>
      <w:bookmarkStart w:id="5719" w:name="_Ref145501743"/>
      <w:bookmarkStart w:id="5720" w:name="_Toc149833712"/>
      <w:r w:rsidRPr="00462199">
        <w:t>Acceptable Collateral</w:t>
      </w:r>
      <w:bookmarkEnd w:id="5717"/>
      <w:bookmarkEnd w:id="5718"/>
      <w:bookmarkEnd w:id="5719"/>
      <w:bookmarkEnd w:id="5720"/>
    </w:p>
    <w:p w14:paraId="160C4AD9" w14:textId="77777777" w:rsidR="00D179D6" w:rsidRPr="00462199" w:rsidRDefault="00D179D6" w:rsidP="005B3BB9">
      <w:pPr>
        <w:pStyle w:val="NormalBoldAshurst"/>
      </w:pPr>
      <w:r w:rsidRPr="00462199">
        <w:rPr>
          <w:i/>
        </w:rPr>
        <w:t>Provision of collateral</w:t>
      </w:r>
    </w:p>
    <w:p w14:paraId="70A027DE" w14:textId="77777777" w:rsidR="00D179D6" w:rsidRPr="00462199" w:rsidRDefault="00D179D6" w:rsidP="005B3BB9">
      <w:pPr>
        <w:pStyle w:val="H2Ashurst"/>
      </w:pPr>
      <w:bookmarkStart w:id="5721" w:name="_Ref144114866"/>
      <w:r w:rsidRPr="00462199">
        <w:t>If a Collateral Posting Notice is given to the Producer, the Producer shall, no later than the Collateral Posting Date, transfer or deliver, or procure the transfer or delivery of, Acceptable Collateral to the LCHA Counterparty in an aggregate amount equal to the Collateral Amount.</w:t>
      </w:r>
      <w:bookmarkEnd w:id="5721"/>
    </w:p>
    <w:p w14:paraId="4B2662F6" w14:textId="77777777" w:rsidR="00D179D6" w:rsidRPr="00462199" w:rsidRDefault="00D179D6" w:rsidP="005B3BB9">
      <w:pPr>
        <w:pStyle w:val="NormalBoldAshurst"/>
      </w:pPr>
      <w:r w:rsidRPr="00462199">
        <w:rPr>
          <w:i/>
        </w:rPr>
        <w:t>Transfers and custody of collateral</w:t>
      </w:r>
    </w:p>
    <w:p w14:paraId="1AAF6630" w14:textId="77777777" w:rsidR="00D179D6" w:rsidRPr="00462199" w:rsidRDefault="00D179D6" w:rsidP="005B3BB9">
      <w:pPr>
        <w:pStyle w:val="H2Ashurst"/>
      </w:pPr>
      <w:bookmarkStart w:id="5722" w:name="_Ref144114867"/>
      <w:r w:rsidRPr="00462199">
        <w:t>All transfers or deliveries pursuant to the LCHA of any Acceptable Collateral shall be made by or on behalf of the Producer and shall be given:</w:t>
      </w:r>
      <w:bookmarkEnd w:id="5722"/>
    </w:p>
    <w:p w14:paraId="55F00BB7" w14:textId="77777777" w:rsidR="00D179D6" w:rsidRPr="00462199" w:rsidRDefault="00D179D6" w:rsidP="00202C21">
      <w:pPr>
        <w:pStyle w:val="H3Ashurst"/>
      </w:pPr>
      <w:bookmarkStart w:id="5723" w:name="_Ref144114868"/>
      <w:r w:rsidRPr="00462199">
        <w:t>in the case of cash, by transfer in accordance with the instructions made by or on behalf of the LCHA Counterparty, to the credit of the Reserve Account; and</w:t>
      </w:r>
      <w:bookmarkEnd w:id="5723"/>
    </w:p>
    <w:p w14:paraId="74FE41DF" w14:textId="77777777" w:rsidR="00D179D6" w:rsidRPr="00462199" w:rsidRDefault="00D179D6" w:rsidP="00202C21">
      <w:pPr>
        <w:pStyle w:val="H3Ashurst"/>
      </w:pPr>
      <w:bookmarkStart w:id="5724" w:name="_Ref144114869"/>
      <w:r w:rsidRPr="00462199">
        <w:t>in the case of a Letter of Credit, by a Qualifying Issuer issuing a Letter of Credit to the LCHA Counterparty or its designee. Such transfer shall be deemed effective upon receipt by the LCHA Counterparty or its designee from the Qualifying Issuer of the duly executed and issued Letter of Credit.</w:t>
      </w:r>
      <w:bookmarkEnd w:id="5724"/>
    </w:p>
    <w:p w14:paraId="5931F269" w14:textId="77777777" w:rsidR="00D179D6" w:rsidRPr="00462199" w:rsidRDefault="00D179D6" w:rsidP="005B3BB9">
      <w:pPr>
        <w:pStyle w:val="NormalBoldAshurst"/>
      </w:pPr>
      <w:r w:rsidRPr="00462199">
        <w:rPr>
          <w:i/>
        </w:rPr>
        <w:t>Letters of Credit</w:t>
      </w:r>
    </w:p>
    <w:p w14:paraId="6C2D7D49" w14:textId="77777777" w:rsidR="00D179D6" w:rsidRPr="00462199" w:rsidRDefault="00D179D6" w:rsidP="005B3BB9">
      <w:pPr>
        <w:pStyle w:val="H2Ashurst"/>
      </w:pPr>
      <w:bookmarkStart w:id="5725" w:name="_Ref144114870"/>
      <w:r w:rsidRPr="00462199">
        <w:t>The Producer shall:</w:t>
      </w:r>
      <w:bookmarkEnd w:id="5725"/>
    </w:p>
    <w:p w14:paraId="282C3CE0" w14:textId="77777777" w:rsidR="00D179D6" w:rsidRPr="00462199" w:rsidRDefault="00D179D6" w:rsidP="00202C21">
      <w:pPr>
        <w:pStyle w:val="H3Ashurst"/>
      </w:pPr>
      <w:bookmarkStart w:id="5726" w:name="_Ref144114871"/>
      <w:r w:rsidRPr="00462199">
        <w:t>procure that:</w:t>
      </w:r>
      <w:bookmarkEnd w:id="5726"/>
    </w:p>
    <w:p w14:paraId="442831D2" w14:textId="77777777" w:rsidR="00D179D6" w:rsidRPr="00462199" w:rsidRDefault="00D179D6" w:rsidP="005B3BB9">
      <w:pPr>
        <w:pStyle w:val="H4Ashurst"/>
      </w:pPr>
      <w:bookmarkStart w:id="5727" w:name="_Ref144114872"/>
      <w:r w:rsidRPr="00462199">
        <w:t>any Letter of Credit provided pursuant to a Collateral Posting Notice shall be valid at least until the Initial Collateral Repayment Date as set out in that notice; and</w:t>
      </w:r>
      <w:bookmarkEnd w:id="5727"/>
    </w:p>
    <w:p w14:paraId="550C13F6" w14:textId="77777777" w:rsidR="00D179D6" w:rsidRPr="00462199" w:rsidRDefault="00D179D6" w:rsidP="005B3BB9">
      <w:pPr>
        <w:pStyle w:val="H4Ashurst"/>
      </w:pPr>
      <w:bookmarkStart w:id="5728" w:name="_Ref144114873"/>
      <w:r w:rsidRPr="00462199">
        <w:t>(if a Replacement Collateral Notice is given) any Letter of Credit provided pursuant to a Replacement Collateral Notice shall be valid at least until the Replacement Collateral Repayment Date as set out in that notice; and</w:t>
      </w:r>
      <w:bookmarkEnd w:id="5728"/>
    </w:p>
    <w:p w14:paraId="4B66B9EE" w14:textId="77777777" w:rsidR="00D179D6" w:rsidRPr="00462199" w:rsidRDefault="00D179D6" w:rsidP="00202C21">
      <w:pPr>
        <w:pStyle w:val="H3Ashurst"/>
      </w:pPr>
      <w:bookmarkStart w:id="5729" w:name="_Ref144114874"/>
      <w:r w:rsidRPr="00462199">
        <w:t xml:space="preserve">ensure that any Letter of Credit provided by the Producer as Acceptable Collateral, including any renewal or replacement of a Letter of Credit, shall be accompanied by a notice from the Producer (a </w:t>
      </w:r>
      <w:r w:rsidRPr="00462199">
        <w:rPr>
          <w:b/>
        </w:rPr>
        <w:t>"Letter of Credit Details Notice"</w:t>
      </w:r>
      <w:r w:rsidRPr="00462199">
        <w:t>). A Letter of Credit Details Notice shall specify:</w:t>
      </w:r>
      <w:bookmarkEnd w:id="5729"/>
    </w:p>
    <w:p w14:paraId="3EF7B913" w14:textId="77777777" w:rsidR="00D179D6" w:rsidRPr="00462199" w:rsidRDefault="00D179D6" w:rsidP="005B3BB9">
      <w:pPr>
        <w:pStyle w:val="H4Ashurst"/>
      </w:pPr>
      <w:bookmarkStart w:id="5730" w:name="_Ref144114875"/>
      <w:r w:rsidRPr="00462199">
        <w:t>the identity and credit rating of the Qualifying Issuer issuing the Letter of Credit;</w:t>
      </w:r>
      <w:bookmarkEnd w:id="5730"/>
    </w:p>
    <w:p w14:paraId="4083F108" w14:textId="77777777" w:rsidR="00D179D6" w:rsidRPr="00462199" w:rsidRDefault="00D179D6" w:rsidP="005B3BB9">
      <w:pPr>
        <w:pStyle w:val="H4Ashurst"/>
      </w:pPr>
      <w:bookmarkStart w:id="5731" w:name="_Ref144114876"/>
      <w:r w:rsidRPr="00462199">
        <w:t>the contact details for the Qualifying Issuer (or its representative or relationship manager); and</w:t>
      </w:r>
      <w:bookmarkEnd w:id="5731"/>
    </w:p>
    <w:p w14:paraId="20C2A5A9" w14:textId="77777777" w:rsidR="00D179D6" w:rsidRPr="00462199" w:rsidRDefault="00D179D6" w:rsidP="005B3BB9">
      <w:pPr>
        <w:pStyle w:val="H4Ashurst"/>
      </w:pPr>
      <w:bookmarkStart w:id="5732" w:name="_Ref144114877"/>
      <w:r w:rsidRPr="00462199">
        <w:t>the period of time during which the Letter of Credit will remain in effect and the amount of credit to be provided.</w:t>
      </w:r>
      <w:bookmarkEnd w:id="5732"/>
    </w:p>
    <w:p w14:paraId="665A117E" w14:textId="2DFCB760" w:rsidR="00D179D6" w:rsidRPr="00462199" w:rsidRDefault="00D179D6" w:rsidP="005B3BB9">
      <w:pPr>
        <w:pStyle w:val="H2Ashurst"/>
      </w:pPr>
      <w:bookmarkStart w:id="5733" w:name="_Ref144114878"/>
      <w:r w:rsidRPr="00462199">
        <w:lastRenderedPageBreak/>
        <w:t xml:space="preserve">At least ten (10) Business Days prior to the date of expiry or cancellation of a Letter of Credit, the Producer shall renew or procure the renewal of such Letter of Credit by transferring or delivering, or by procuring the transfer or delivery of, Acceptable Collateral in the amount of and in substitution and to be effective no later than the date of expiry or cancellation of the current Letter of Credit, provided that Acceptable Collateral is still required, pursuant to the provisions of this </w:t>
      </w:r>
      <w:r>
        <w:fldChar w:fldCharType="begin"/>
      </w:r>
      <w:r>
        <w:instrText xml:space="preserve"> REF _Ref144118022 \w \h </w:instrText>
      </w:r>
      <w:r>
        <w:fldChar w:fldCharType="separate"/>
      </w:r>
      <w:del w:id="5734" w:author="Faqir, Sofia (Energy Security)" w:date="2023-11-12T19:47:00Z">
        <w:r w:rsidR="00E473FC">
          <w:delText>Part 10</w:delText>
        </w:r>
      </w:del>
      <w:r>
        <w:fldChar w:fldCharType="end"/>
      </w:r>
      <w:r w:rsidRPr="00462199">
        <w:t xml:space="preserve"> (</w:t>
      </w:r>
      <w:r w:rsidRPr="00462199">
        <w:rPr>
          <w:i/>
        </w:rPr>
        <w:t>Credit Support</w:t>
      </w:r>
      <w:r w:rsidRPr="00462199">
        <w:t>), after the date of expiry or cancellation of the current Letter of Credit.</w:t>
      </w:r>
      <w:bookmarkEnd w:id="5733"/>
    </w:p>
    <w:p w14:paraId="285E0B75" w14:textId="77777777" w:rsidR="00D179D6" w:rsidRPr="00462199" w:rsidRDefault="00D179D6" w:rsidP="005B3BB9">
      <w:pPr>
        <w:pStyle w:val="NormalBoldAshurst"/>
      </w:pPr>
      <w:r w:rsidRPr="00462199">
        <w:rPr>
          <w:i/>
        </w:rPr>
        <w:t>Altering collateral</w:t>
      </w:r>
    </w:p>
    <w:p w14:paraId="3AEA4492" w14:textId="77777777" w:rsidR="00D179D6" w:rsidRPr="00462199" w:rsidRDefault="00D179D6" w:rsidP="005B3BB9">
      <w:pPr>
        <w:pStyle w:val="H2Ashurst"/>
      </w:pPr>
      <w:bookmarkStart w:id="5735" w:name="_Ref144114879"/>
      <w:r w:rsidRPr="00462199">
        <w:t xml:space="preserve">If, at any time, the Posted Collateral is not or ceases to be Acceptable Collateral and/or the Posted Collateral is less than the Collateral Amount, the LCHA Counterparty may give a notice to the Producer (a </w:t>
      </w:r>
      <w:r w:rsidRPr="00462199">
        <w:rPr>
          <w:b/>
        </w:rPr>
        <w:t>"Collateral Correction Notice"</w:t>
      </w:r>
      <w:r w:rsidRPr="00462199">
        <w:t>). A Collateral Correction Notice shall specify:</w:t>
      </w:r>
      <w:bookmarkEnd w:id="5735"/>
    </w:p>
    <w:p w14:paraId="4855704D" w14:textId="77777777" w:rsidR="00D179D6" w:rsidRPr="00462199" w:rsidRDefault="00D179D6" w:rsidP="00202C21">
      <w:pPr>
        <w:pStyle w:val="H3Ashurst"/>
      </w:pPr>
      <w:bookmarkStart w:id="5736" w:name="_Ref144114880"/>
      <w:r w:rsidRPr="00462199">
        <w:t>the Posted Collateral which is not or has ceased to be Acceptable Collateral and the reason that prevents such collateral from constituting Acceptable Collateral; and/or</w:t>
      </w:r>
      <w:bookmarkEnd w:id="5736"/>
    </w:p>
    <w:p w14:paraId="10C21CF5" w14:textId="77777777" w:rsidR="00D179D6" w:rsidRPr="00462199" w:rsidRDefault="00D179D6" w:rsidP="00202C21">
      <w:pPr>
        <w:pStyle w:val="H3Ashurst"/>
      </w:pPr>
      <w:bookmarkStart w:id="5737" w:name="_Ref144114881"/>
      <w:r w:rsidRPr="00462199">
        <w:t xml:space="preserve">the amount by which the Posted Collateral is less than the Collateral Amount (a </w:t>
      </w:r>
      <w:r w:rsidRPr="00462199">
        <w:rPr>
          <w:b/>
        </w:rPr>
        <w:t>"Deficient Collateral Amount"</w:t>
      </w:r>
      <w:r w:rsidRPr="00462199">
        <w:t>).</w:t>
      </w:r>
      <w:bookmarkEnd w:id="5737"/>
    </w:p>
    <w:p w14:paraId="01DD9476" w14:textId="77777777" w:rsidR="00D179D6" w:rsidRPr="00462199" w:rsidRDefault="00D179D6" w:rsidP="005B3BB9">
      <w:pPr>
        <w:pStyle w:val="H2Ashurst"/>
      </w:pPr>
      <w:bookmarkStart w:id="5738" w:name="_Ref144114882"/>
      <w:r w:rsidRPr="00462199">
        <w:t>No later than five (5) Business Days after receipt of a Collateral Correction Notice, the Producer shall transfer or deliver, or procure the transfer or delivery of, Acceptable Collateral in an amount more than or equal to the Deficient Collateral Amount.</w:t>
      </w:r>
      <w:bookmarkEnd w:id="5738"/>
    </w:p>
    <w:p w14:paraId="2C9521D9" w14:textId="77777777" w:rsidR="00D179D6" w:rsidRPr="00462199" w:rsidRDefault="00D179D6" w:rsidP="005B3BB9">
      <w:pPr>
        <w:pStyle w:val="H2Ashurst"/>
      </w:pPr>
      <w:bookmarkStart w:id="5739" w:name="_Ref144114883"/>
      <w:r w:rsidRPr="00462199">
        <w:t>The Producer may, from time to time, and on giving the LCHA Counterparty not less than ten (10) Business Days' notice, substitute some or all of the Posted Collateral with other Acceptable Collateral which shall not in any event be less than the Collateral Amount in aggregate.</w:t>
      </w:r>
      <w:bookmarkEnd w:id="5739"/>
    </w:p>
    <w:p w14:paraId="70405766" w14:textId="77777777" w:rsidR="00D179D6" w:rsidRPr="00462199" w:rsidRDefault="00D179D6" w:rsidP="005B3BB9">
      <w:pPr>
        <w:pStyle w:val="NormalBoldAshurst"/>
      </w:pPr>
      <w:r w:rsidRPr="00462199">
        <w:rPr>
          <w:i/>
        </w:rPr>
        <w:t>Credit event by a Qualifying Issuer</w:t>
      </w:r>
    </w:p>
    <w:p w14:paraId="6F65E587" w14:textId="77777777" w:rsidR="00D179D6" w:rsidRPr="00462199" w:rsidRDefault="00D179D6" w:rsidP="005B3BB9">
      <w:pPr>
        <w:pStyle w:val="H2Ashurst"/>
      </w:pPr>
      <w:bookmarkStart w:id="5740" w:name="_Ref144114884"/>
      <w:r w:rsidRPr="00462199">
        <w:t>If, at any time, the Qualifying Issuer of a Letter of Credit ceases to be a Qualifying Issuer, the Producer shall give notice to the LCHA Counterparty and the Producer shall procure the replacement of such Letter of Credit with Acceptable Collateral no later than ten (10) Business Days after the date on which the Qualifying Issuer ceases to be a Qualifying Issuer.</w:t>
      </w:r>
      <w:bookmarkEnd w:id="5740"/>
    </w:p>
    <w:p w14:paraId="33236773" w14:textId="344B4960" w:rsidR="00D179D6" w:rsidRPr="00462199" w:rsidRDefault="00D179D6" w:rsidP="005B3BB9">
      <w:pPr>
        <w:pStyle w:val="H2Ashurst"/>
      </w:pPr>
      <w:bookmarkStart w:id="5741" w:name="_Ref144114885"/>
      <w:r w:rsidRPr="00462199">
        <w:t xml:space="preserve">If the Producer fails to procure replacement Acceptable Collateral within ten (10) Business Days in accordance with </w:t>
      </w:r>
      <w:r w:rsidR="007248B2" w:rsidRPr="007248B2">
        <w:t>Condition</w:t>
      </w:r>
      <w:r w:rsidRPr="00462199">
        <w:t xml:space="preserve"> </w:t>
      </w:r>
      <w:r w:rsidR="00D171B5">
        <w:fldChar w:fldCharType="begin"/>
      </w:r>
      <w:r w:rsidR="00D171B5">
        <w:instrText xml:space="preserve"> REF _Ref144114884 \w \h </w:instrText>
      </w:r>
      <w:r w:rsidR="00D171B5">
        <w:fldChar w:fldCharType="separate"/>
      </w:r>
      <w:del w:id="5742" w:author="Faqir, Sofia (Energy Security)" w:date="2023-11-12T19:47:00Z">
        <w:r w:rsidR="00E473FC">
          <w:delText>57.8</w:delText>
        </w:r>
      </w:del>
      <w:r w:rsidR="00D171B5">
        <w:fldChar w:fldCharType="end"/>
      </w:r>
      <w:r w:rsidRPr="00462199">
        <w:t xml:space="preserve">, the LCHA Counterparty may demand payment pursuant to the Letter of Credit and shall hold any cash paid pursuant to the Letter of Credit in a Reserve Account until such time as the Posted Collateral is substituted in accordance with </w:t>
      </w:r>
      <w:r w:rsidR="007248B2" w:rsidRPr="007248B2">
        <w:t>Condition</w:t>
      </w:r>
      <w:r w:rsidRPr="00462199">
        <w:t xml:space="preserve"> </w:t>
      </w:r>
      <w:r w:rsidR="00D171B5">
        <w:fldChar w:fldCharType="begin"/>
      </w:r>
      <w:r w:rsidR="00D171B5">
        <w:instrText xml:space="preserve"> REF _Ref144114883 \w \h </w:instrText>
      </w:r>
      <w:r w:rsidR="00D171B5">
        <w:fldChar w:fldCharType="separate"/>
      </w:r>
      <w:del w:id="5743" w:author="Faqir, Sofia (Energy Security)" w:date="2023-11-12T19:47:00Z">
        <w:r w:rsidR="00E473FC">
          <w:delText>57.7</w:delText>
        </w:r>
      </w:del>
      <w:r w:rsidR="00D171B5">
        <w:fldChar w:fldCharType="end"/>
      </w:r>
      <w:r w:rsidRPr="00462199">
        <w:t>.</w:t>
      </w:r>
      <w:bookmarkEnd w:id="5741"/>
    </w:p>
    <w:p w14:paraId="704486E8" w14:textId="77777777" w:rsidR="00D179D6" w:rsidRPr="00462199" w:rsidRDefault="00D179D6" w:rsidP="005B3BB9">
      <w:pPr>
        <w:pStyle w:val="NormalBoldAshurst"/>
      </w:pPr>
      <w:r w:rsidRPr="00462199">
        <w:rPr>
          <w:i/>
        </w:rPr>
        <w:t>Making a Posted Collateral Demand</w:t>
      </w:r>
    </w:p>
    <w:p w14:paraId="0FF87436" w14:textId="77777777" w:rsidR="00D179D6" w:rsidRPr="00462199" w:rsidRDefault="00D179D6" w:rsidP="005B3BB9">
      <w:pPr>
        <w:pStyle w:val="H2Ashurst"/>
      </w:pPr>
      <w:bookmarkStart w:id="5744" w:name="_Ref144114886"/>
      <w:r w:rsidRPr="00462199">
        <w:t xml:space="preserve">The LCHA Counterparty may make a demand under a Letter of Credit procured by the Producer or draw down on any cash amount in a Reserve Account (a </w:t>
      </w:r>
      <w:r w:rsidRPr="00462199">
        <w:rPr>
          <w:b/>
        </w:rPr>
        <w:t>"Posted Collateral Demand"</w:t>
      </w:r>
      <w:r w:rsidRPr="00462199">
        <w:t>) in the following circumstances:</w:t>
      </w:r>
      <w:bookmarkEnd w:id="5744"/>
    </w:p>
    <w:p w14:paraId="498EEDE5" w14:textId="77777777" w:rsidR="00D179D6" w:rsidRPr="00462199" w:rsidRDefault="00D179D6" w:rsidP="00202C21">
      <w:pPr>
        <w:pStyle w:val="H3Ashurst"/>
      </w:pPr>
      <w:bookmarkStart w:id="5745" w:name="_Ref144114887"/>
      <w:r w:rsidRPr="00462199">
        <w:t>the Producer fails to pay any amount when due pursuant to the LCHA and that failure is not remedied by the last day of the NPA Payment Cure Period; or</w:t>
      </w:r>
      <w:bookmarkEnd w:id="5745"/>
    </w:p>
    <w:p w14:paraId="0B493F77" w14:textId="474AB62D" w:rsidR="00D179D6" w:rsidRPr="00462199" w:rsidRDefault="00D179D6" w:rsidP="00202C21">
      <w:pPr>
        <w:pStyle w:val="H3Ashurst"/>
      </w:pPr>
      <w:bookmarkStart w:id="5746" w:name="_Ref144114888"/>
      <w:r w:rsidRPr="00462199">
        <w:t xml:space="preserve">the Producer fails to renew or extend, or procure the renewal or extension of, a Letter of Credit in accordance with </w:t>
      </w:r>
      <w:r w:rsidR="007248B2" w:rsidRPr="007248B2">
        <w:t>Condition</w:t>
      </w:r>
      <w:r w:rsidRPr="00462199">
        <w:t xml:space="preserve"> </w:t>
      </w:r>
      <w:r w:rsidR="00D171B5">
        <w:fldChar w:fldCharType="begin"/>
      </w:r>
      <w:r w:rsidR="00D171B5">
        <w:instrText xml:space="preserve"> REF _Ref144114878 \w \h </w:instrText>
      </w:r>
      <w:r w:rsidR="00D171B5">
        <w:fldChar w:fldCharType="separate"/>
      </w:r>
      <w:del w:id="5747" w:author="Faqir, Sofia (Energy Security)" w:date="2023-11-12T19:47:00Z">
        <w:r w:rsidR="00E473FC">
          <w:delText>57.4</w:delText>
        </w:r>
      </w:del>
      <w:r w:rsidR="00D171B5">
        <w:fldChar w:fldCharType="end"/>
      </w:r>
      <w:r w:rsidRPr="00462199">
        <w:t xml:space="preserve"> by the transfer or delivery of substitute Acceptable Collateral.</w:t>
      </w:r>
      <w:bookmarkEnd w:id="5746"/>
    </w:p>
    <w:p w14:paraId="14146078" w14:textId="77777777" w:rsidR="00D179D6" w:rsidRPr="00462199" w:rsidRDefault="00D179D6" w:rsidP="005B3BB9">
      <w:pPr>
        <w:pStyle w:val="H2Ashurst"/>
      </w:pPr>
      <w:bookmarkStart w:id="5748" w:name="_Ref144114889"/>
      <w:r w:rsidRPr="00462199">
        <w:lastRenderedPageBreak/>
        <w:t>If a Posted Collateral Demand has been made, the Producer shall transfer or deliver, or procure the transfer or delivery of, further Acceptable Collateral in an amount no less than the Collateral Amount no later than two (2) Business Days after such demand.</w:t>
      </w:r>
      <w:bookmarkEnd w:id="5748"/>
    </w:p>
    <w:p w14:paraId="6CC5A3D2" w14:textId="77777777" w:rsidR="00D179D6" w:rsidRPr="00462199" w:rsidRDefault="00D179D6" w:rsidP="005B3BB9">
      <w:pPr>
        <w:pStyle w:val="NormalBoldAshurst"/>
      </w:pPr>
      <w:r w:rsidRPr="00462199">
        <w:rPr>
          <w:i/>
        </w:rPr>
        <w:t>Return of collateral</w:t>
      </w:r>
    </w:p>
    <w:p w14:paraId="752AB362" w14:textId="183BAF12" w:rsidR="00D179D6" w:rsidRPr="00462199" w:rsidRDefault="00D179D6" w:rsidP="005B3BB9">
      <w:pPr>
        <w:pStyle w:val="H2Ashurst"/>
      </w:pPr>
      <w:bookmarkStart w:id="5749" w:name="_Ref144114890"/>
      <w:r w:rsidRPr="00462199">
        <w:t xml:space="preserve">If the Producer has transferred or delivered, or procured the transfer or delivery of, Acceptable Collateral to the LCHA Counterparty pursuant to the foregoing provisions in this </w:t>
      </w:r>
      <w:r>
        <w:fldChar w:fldCharType="begin"/>
      </w:r>
      <w:r>
        <w:instrText xml:space="preserve"> REF _Ref144118022 \w \h </w:instrText>
      </w:r>
      <w:r>
        <w:fldChar w:fldCharType="separate"/>
      </w:r>
      <w:del w:id="5750" w:author="Faqir, Sofia (Energy Security)" w:date="2023-11-12T19:47:00Z">
        <w:r w:rsidR="00E473FC">
          <w:delText>Part 10</w:delText>
        </w:r>
      </w:del>
      <w:r>
        <w:fldChar w:fldCharType="end"/>
      </w:r>
      <w:r w:rsidRPr="00462199">
        <w:t xml:space="preserve"> (</w:t>
      </w:r>
      <w:r w:rsidRPr="00462199">
        <w:rPr>
          <w:i/>
        </w:rPr>
        <w:t>Credit Support</w:t>
      </w:r>
      <w:r w:rsidRPr="00462199">
        <w:t>), and:</w:t>
      </w:r>
      <w:bookmarkEnd w:id="5749"/>
    </w:p>
    <w:p w14:paraId="0230BFCD" w14:textId="77777777" w:rsidR="00D179D6" w:rsidRPr="00462199" w:rsidRDefault="00D179D6" w:rsidP="00202C21">
      <w:pPr>
        <w:pStyle w:val="H3Ashurst"/>
      </w:pPr>
      <w:bookmarkStart w:id="5751" w:name="_Ref144114891"/>
      <w:r w:rsidRPr="00462199">
        <w:t>the Collateral Repayment Date has passed; or</w:t>
      </w:r>
      <w:bookmarkEnd w:id="5751"/>
    </w:p>
    <w:p w14:paraId="233ABF11" w14:textId="44B80D65" w:rsidR="00D179D6" w:rsidRPr="00462199" w:rsidRDefault="00D179D6" w:rsidP="00202C21">
      <w:pPr>
        <w:pStyle w:val="H3Ashurst"/>
      </w:pPr>
      <w:bookmarkStart w:id="5752" w:name="_Ref144114892"/>
      <w:r w:rsidRPr="00462199">
        <w:t xml:space="preserve">the Collateral Amount has been replaced or substituted with other Acceptable Collateral in accordance with this </w:t>
      </w:r>
      <w:r>
        <w:fldChar w:fldCharType="begin"/>
      </w:r>
      <w:r>
        <w:instrText xml:space="preserve"> REF _Ref144118022 \w \h </w:instrText>
      </w:r>
      <w:r>
        <w:fldChar w:fldCharType="separate"/>
      </w:r>
      <w:del w:id="5753" w:author="Faqir, Sofia (Energy Security)" w:date="2023-11-12T19:47:00Z">
        <w:r w:rsidR="00E473FC">
          <w:delText>Part 10</w:delText>
        </w:r>
      </w:del>
      <w:r>
        <w:fldChar w:fldCharType="end"/>
      </w:r>
      <w:r w:rsidRPr="00462199">
        <w:t xml:space="preserve"> (</w:t>
      </w:r>
      <w:r w:rsidRPr="00462199">
        <w:rPr>
          <w:i/>
        </w:rPr>
        <w:t>Credit Support</w:t>
      </w:r>
      <w:r w:rsidRPr="00462199">
        <w:t>),</w:t>
      </w:r>
      <w:bookmarkEnd w:id="5752"/>
    </w:p>
    <w:p w14:paraId="1FC0AD5F" w14:textId="63E6BCF2" w:rsidR="00D179D6" w:rsidRPr="00462199" w:rsidRDefault="00D179D6" w:rsidP="005B3BB9">
      <w:pPr>
        <w:pStyle w:val="B12Ashurst"/>
      </w:pPr>
      <w:r w:rsidRPr="00462199">
        <w:t xml:space="preserve">then, subject to </w:t>
      </w:r>
      <w:r w:rsidR="007248B2" w:rsidRPr="007248B2">
        <w:t>Condition</w:t>
      </w:r>
      <w:r w:rsidRPr="00462199">
        <w:t xml:space="preserve"> </w:t>
      </w:r>
      <w:r w:rsidR="00D171B5">
        <w:fldChar w:fldCharType="begin"/>
      </w:r>
      <w:r w:rsidR="00D171B5">
        <w:instrText xml:space="preserve"> REF _Ref144114898 \w \h </w:instrText>
      </w:r>
      <w:r w:rsidR="00D171B5">
        <w:fldChar w:fldCharType="separate"/>
      </w:r>
      <w:del w:id="5754" w:author="Faqir, Sofia (Energy Security)" w:date="2023-11-12T19:47:00Z">
        <w:r w:rsidR="00E473FC">
          <w:delText>57.14</w:delText>
        </w:r>
      </w:del>
      <w:r w:rsidR="00D171B5">
        <w:fldChar w:fldCharType="end"/>
      </w:r>
      <w:r w:rsidRPr="00462199">
        <w:t>, the LCHA Counterparty shall transfer the Posted Collateral back to the Producer no later than five (5) Business Days after:</w:t>
      </w:r>
    </w:p>
    <w:p w14:paraId="3DC7D6DA" w14:textId="25EB8747" w:rsidR="00D179D6" w:rsidRPr="00462199" w:rsidRDefault="00D179D6" w:rsidP="005B3BB9">
      <w:pPr>
        <w:pStyle w:val="H4Ashurst"/>
      </w:pPr>
      <w:bookmarkStart w:id="5755" w:name="_Ref144114893"/>
      <w:r w:rsidRPr="00462199">
        <w:t xml:space="preserve">in the case of </w:t>
      </w:r>
      <w:r w:rsidR="007248B2" w:rsidRPr="007248B2">
        <w:t>Condition</w:t>
      </w:r>
      <w:r w:rsidRPr="00462199">
        <w:t xml:space="preserve"> </w:t>
      </w:r>
      <w:r w:rsidRPr="00462199">
        <w:rPr>
          <w:color w:val="000000"/>
          <w:cs/>
        </w:rPr>
        <w:t>‎</w:t>
      </w:r>
      <w:r w:rsidR="00F1229F">
        <w:rPr>
          <w:color w:val="000000"/>
        </w:rPr>
        <w:fldChar w:fldCharType="begin"/>
      </w:r>
      <w:r w:rsidR="00F1229F">
        <w:rPr>
          <w:color w:val="000000"/>
        </w:rPr>
        <w:instrText xml:space="preserve"> REF _Ref144114891 \w \h </w:instrText>
      </w:r>
      <w:r w:rsidR="00F1229F">
        <w:rPr>
          <w:color w:val="000000"/>
        </w:rPr>
      </w:r>
      <w:r w:rsidR="00F1229F">
        <w:rPr>
          <w:color w:val="000000"/>
        </w:rPr>
        <w:fldChar w:fldCharType="separate"/>
      </w:r>
      <w:del w:id="5756" w:author="Faqir, Sofia (Energy Security)" w:date="2023-11-12T19:47:00Z">
        <w:r w:rsidR="00E473FC">
          <w:rPr>
            <w:color w:val="000000"/>
          </w:rPr>
          <w:delText>57.12(A)</w:delText>
        </w:r>
      </w:del>
      <w:r w:rsidR="00F1229F">
        <w:rPr>
          <w:color w:val="000000"/>
        </w:rPr>
        <w:fldChar w:fldCharType="end"/>
      </w:r>
      <w:r w:rsidRPr="00462199">
        <w:t>, the Collateral Repayment Date; and</w:t>
      </w:r>
      <w:bookmarkEnd w:id="5755"/>
    </w:p>
    <w:p w14:paraId="368A2BA8" w14:textId="4D1C0B54" w:rsidR="00D179D6" w:rsidRPr="00462199" w:rsidRDefault="00D179D6" w:rsidP="005B3BB9">
      <w:pPr>
        <w:pStyle w:val="H4Ashurst"/>
      </w:pPr>
      <w:bookmarkStart w:id="5757" w:name="_Ref144114894"/>
      <w:r w:rsidRPr="00462199">
        <w:t xml:space="preserve">in the case of </w:t>
      </w:r>
      <w:r w:rsidR="007248B2" w:rsidRPr="007248B2">
        <w:t>Condition</w:t>
      </w:r>
      <w:r w:rsidRPr="00462199">
        <w:t xml:space="preserve"> </w:t>
      </w:r>
      <w:r w:rsidR="00F1229F">
        <w:rPr>
          <w:color w:val="000000"/>
          <w:cs/>
        </w:rPr>
        <w:fldChar w:fldCharType="begin"/>
      </w:r>
      <w:r w:rsidR="00F1229F">
        <w:instrText xml:space="preserve"> REF _Ref144114892 \w \h </w:instrText>
      </w:r>
      <w:r w:rsidR="00F1229F">
        <w:rPr>
          <w:color w:val="000000"/>
          <w:cs/>
        </w:rPr>
      </w:r>
      <w:r w:rsidR="00F1229F">
        <w:rPr>
          <w:color w:val="000000"/>
          <w:cs/>
        </w:rPr>
        <w:fldChar w:fldCharType="separate"/>
      </w:r>
      <w:del w:id="5758" w:author="Faqir, Sofia (Energy Security)" w:date="2023-11-12T19:47:00Z">
        <w:r w:rsidR="00E473FC">
          <w:delText>57.12(B)</w:delText>
        </w:r>
      </w:del>
      <w:r w:rsidR="00F1229F">
        <w:rPr>
          <w:color w:val="000000"/>
          <w:cs/>
        </w:rPr>
        <w:fldChar w:fldCharType="end"/>
      </w:r>
      <w:r w:rsidRPr="00462199">
        <w:t xml:space="preserve">, the date on which the Producer replaces Acceptable Collateral in accordance with this </w:t>
      </w:r>
      <w:r>
        <w:fldChar w:fldCharType="begin"/>
      </w:r>
      <w:r>
        <w:instrText xml:space="preserve"> REF _Ref144118022 \w \h </w:instrText>
      </w:r>
      <w:r>
        <w:fldChar w:fldCharType="separate"/>
      </w:r>
      <w:del w:id="5759" w:author="Faqir, Sofia (Energy Security)" w:date="2023-11-12T19:47:00Z">
        <w:r w:rsidR="00E473FC">
          <w:delText>Part 10</w:delText>
        </w:r>
      </w:del>
      <w:r>
        <w:fldChar w:fldCharType="end"/>
      </w:r>
      <w:r w:rsidRPr="00462199">
        <w:t xml:space="preserve"> (</w:t>
      </w:r>
      <w:r w:rsidRPr="00462199">
        <w:rPr>
          <w:i/>
        </w:rPr>
        <w:t>Credit Support</w:t>
      </w:r>
      <w:r w:rsidRPr="00462199">
        <w:t>).</w:t>
      </w:r>
      <w:bookmarkEnd w:id="5757"/>
    </w:p>
    <w:p w14:paraId="6DB9AA4A" w14:textId="77777777" w:rsidR="00D179D6" w:rsidRPr="00462199" w:rsidRDefault="00D179D6" w:rsidP="005B3BB9">
      <w:pPr>
        <w:pStyle w:val="H2Ashurst"/>
      </w:pPr>
      <w:bookmarkStart w:id="5760" w:name="_Ref144114895"/>
      <w:r w:rsidRPr="00462199">
        <w:t>The LCHA Counterparty shall transfer back the Posted Collateral:</w:t>
      </w:r>
      <w:bookmarkEnd w:id="5760"/>
    </w:p>
    <w:p w14:paraId="06C6C60F" w14:textId="77777777" w:rsidR="00D179D6" w:rsidRPr="00462199" w:rsidRDefault="00D179D6" w:rsidP="00202C21">
      <w:pPr>
        <w:pStyle w:val="H3Ashurst"/>
      </w:pPr>
      <w:bookmarkStart w:id="5761" w:name="_Ref144114896"/>
      <w:r w:rsidRPr="00462199">
        <w:t>in the case of cash, by transfer in accordance with the instructions made by or on behalf of the Producer, to the credit of one (1) or more bank accounts in the United Kingdom specified by the Producer; and</w:t>
      </w:r>
      <w:bookmarkEnd w:id="5761"/>
    </w:p>
    <w:p w14:paraId="12A8D397" w14:textId="77777777" w:rsidR="00D179D6" w:rsidRPr="00462199" w:rsidRDefault="00D179D6" w:rsidP="00202C21">
      <w:pPr>
        <w:pStyle w:val="H3Ashurst"/>
      </w:pPr>
      <w:bookmarkStart w:id="5762" w:name="_Ref144114897"/>
      <w:r w:rsidRPr="00462199">
        <w:t>in the case of a Letter of Credit, by surrendering, or procuring the surrender of, the relevant Letter of Credit.</w:t>
      </w:r>
      <w:bookmarkEnd w:id="5762"/>
    </w:p>
    <w:p w14:paraId="71CA0CC9" w14:textId="77777777" w:rsidR="00D179D6" w:rsidRPr="00462199" w:rsidRDefault="00D179D6" w:rsidP="005B3BB9">
      <w:pPr>
        <w:pStyle w:val="NormalBoldAshurst"/>
      </w:pPr>
      <w:r w:rsidRPr="00462199">
        <w:rPr>
          <w:i/>
        </w:rPr>
        <w:t>Termination</w:t>
      </w:r>
    </w:p>
    <w:p w14:paraId="6F597F6A" w14:textId="47EB8442" w:rsidR="00D179D6" w:rsidRPr="00462199" w:rsidRDefault="00D179D6" w:rsidP="005B3BB9">
      <w:pPr>
        <w:pStyle w:val="H2Ashurst"/>
      </w:pPr>
      <w:bookmarkStart w:id="5763" w:name="_Ref144114898"/>
      <w:r w:rsidRPr="00462199">
        <w:t xml:space="preserve">If the LCHA expires in circumstances in which no Default Termination Payment, QCiL Compensation or QCiL Compensation is due to the LCHA Counterparty, the LCHA Counterparty shall return any Posted Collateral transferred or delivered by or on behalf of the Producer no later than five (5) Business Days after the expiry, provided that the LCHA Counterparty shall be entitled to set-off against the cash collateral in accordance with </w:t>
      </w:r>
      <w:r w:rsidR="007248B2" w:rsidRPr="007248B2">
        <w:t>Condition</w:t>
      </w:r>
      <w:r w:rsidRPr="00462199">
        <w:t xml:space="preserve"> </w:t>
      </w:r>
      <w:r w:rsidR="00D171B5">
        <w:fldChar w:fldCharType="begin"/>
      </w:r>
      <w:r w:rsidR="00D171B5">
        <w:instrText xml:space="preserve"> REF _Ref144478735 \w \h </w:instrText>
      </w:r>
      <w:r w:rsidR="00D171B5">
        <w:fldChar w:fldCharType="separate"/>
      </w:r>
      <w:del w:id="5764" w:author="Faqir, Sofia (Energy Security)" w:date="2023-11-12T19:47:00Z">
        <w:r w:rsidR="00E473FC">
          <w:delText>25</w:delText>
        </w:r>
      </w:del>
      <w:r w:rsidR="00D171B5">
        <w:fldChar w:fldCharType="end"/>
      </w:r>
      <w:r w:rsidRPr="00462199">
        <w:t xml:space="preserve"> (</w:t>
      </w:r>
      <w:r w:rsidRPr="00462199">
        <w:rPr>
          <w:i/>
        </w:rPr>
        <w:t>Set-off</w:t>
      </w:r>
      <w:r w:rsidRPr="00462199">
        <w:t>).</w:t>
      </w:r>
      <w:bookmarkEnd w:id="5763"/>
    </w:p>
    <w:p w14:paraId="577A0436" w14:textId="313DC3A6" w:rsidR="00D179D6" w:rsidRPr="00462199" w:rsidRDefault="00D179D6" w:rsidP="005B3BB9">
      <w:pPr>
        <w:pStyle w:val="H2Ashurst"/>
      </w:pPr>
      <w:bookmarkStart w:id="5765" w:name="_Ref144114899"/>
      <w:r w:rsidRPr="00462199">
        <w:t xml:space="preserve">If the LCHA is terminated in circumstances in which any Default Termination Payment, QCiL Compensation or QCiL True-Up Compensation is due to the LCHA Counterparty, the LCHA Counterparty shall return any Posted Collateral transferred or delivered by or on behalf of the Producer after all Producer payment obligations pursuant to the LCHA have been fulfilled, provided that the LCHA Counterparty shall be entitled to set-off against the cash collateral in accordance with </w:t>
      </w:r>
      <w:r w:rsidR="007248B2" w:rsidRPr="007248B2">
        <w:t>Condition</w:t>
      </w:r>
      <w:r w:rsidRPr="00462199">
        <w:t xml:space="preserve"> </w:t>
      </w:r>
      <w:r w:rsidR="00D171B5">
        <w:fldChar w:fldCharType="begin"/>
      </w:r>
      <w:r w:rsidR="00D171B5">
        <w:instrText xml:space="preserve"> REF _Ref144478750 \w \h </w:instrText>
      </w:r>
      <w:r w:rsidR="00D171B5">
        <w:fldChar w:fldCharType="separate"/>
      </w:r>
      <w:del w:id="5766" w:author="Faqir, Sofia (Energy Security)" w:date="2023-11-12T19:47:00Z">
        <w:r w:rsidR="00E473FC">
          <w:delText>25</w:delText>
        </w:r>
      </w:del>
      <w:r w:rsidR="00D171B5">
        <w:fldChar w:fldCharType="end"/>
      </w:r>
      <w:r w:rsidRPr="00462199">
        <w:t xml:space="preserve"> (</w:t>
      </w:r>
      <w:r w:rsidRPr="00462199">
        <w:rPr>
          <w:i/>
        </w:rPr>
        <w:t>Set-off</w:t>
      </w:r>
      <w:r w:rsidRPr="00462199">
        <w:t>).</w:t>
      </w:r>
      <w:bookmarkEnd w:id="5765"/>
      <w:r w:rsidRPr="00462199">
        <w:br w:type="page"/>
      </w:r>
    </w:p>
    <w:p w14:paraId="7F006B72" w14:textId="77777777" w:rsidR="00D179D6" w:rsidRPr="00462199" w:rsidRDefault="00D179D6" w:rsidP="00D61824">
      <w:pPr>
        <w:pStyle w:val="APPENDIXAshurst"/>
        <w:rPr>
          <w:b/>
          <w:bCs w:val="0"/>
        </w:rPr>
      </w:pPr>
      <w:r w:rsidRPr="00462199">
        <w:lastRenderedPageBreak/>
        <w:br/>
      </w:r>
      <w:bookmarkStart w:id="5767" w:name="_Ref144114900"/>
      <w:bookmarkStart w:id="5768" w:name="_Ref144118023"/>
      <w:bookmarkStart w:id="5769" w:name="_Toc149833713"/>
      <w:r w:rsidRPr="00462199">
        <w:rPr>
          <w:b/>
          <w:bCs w:val="0"/>
        </w:rPr>
        <w:t>Dispute Resolution</w:t>
      </w:r>
      <w:bookmarkEnd w:id="5767"/>
      <w:bookmarkEnd w:id="5768"/>
      <w:bookmarkEnd w:id="5769"/>
    </w:p>
    <w:p w14:paraId="4E2700D4" w14:textId="77777777" w:rsidR="00D179D6" w:rsidRPr="00462199" w:rsidRDefault="00D179D6" w:rsidP="005B3BB9">
      <w:pPr>
        <w:pStyle w:val="H1Ashurst"/>
      </w:pPr>
      <w:bookmarkStart w:id="5770" w:name="_Ref144114901"/>
      <w:bookmarkStart w:id="5771" w:name="_Ref144478768"/>
      <w:bookmarkStart w:id="5772" w:name="_Toc149833714"/>
      <w:r w:rsidRPr="00462199">
        <w:t>Dispute Resolution Procedure: General provisions</w:t>
      </w:r>
      <w:bookmarkEnd w:id="5770"/>
      <w:bookmarkEnd w:id="5771"/>
      <w:bookmarkEnd w:id="5772"/>
    </w:p>
    <w:p w14:paraId="4957AE24" w14:textId="77777777" w:rsidR="00D179D6" w:rsidRPr="00462199" w:rsidRDefault="00D179D6" w:rsidP="005B3BB9">
      <w:pPr>
        <w:pStyle w:val="NormalBoldAshurst"/>
      </w:pPr>
      <w:r w:rsidRPr="00462199">
        <w:rPr>
          <w:i/>
        </w:rPr>
        <w:t>Objective for resolution of Disputes</w:t>
      </w:r>
    </w:p>
    <w:p w14:paraId="43C06ED9" w14:textId="77777777" w:rsidR="00D179D6" w:rsidRPr="00462199" w:rsidRDefault="00D179D6" w:rsidP="005B3BB9">
      <w:pPr>
        <w:pStyle w:val="H2Ashurst"/>
      </w:pPr>
      <w:bookmarkStart w:id="5773" w:name="_Ref144114902"/>
      <w:r w:rsidRPr="00462199">
        <w:t>If a Dispute arises, the objective of the Parties shall be to seek to ensure that the Dispute is resolved as quickly, as efficiently and as cost-effectively as possible. Each Party shall, at each stage of the Dispute Resolution Procedure, endeavour in good faith to resolve all Disputes through negotiation.</w:t>
      </w:r>
      <w:bookmarkEnd w:id="5773"/>
    </w:p>
    <w:p w14:paraId="48695785" w14:textId="77777777" w:rsidR="00D179D6" w:rsidRPr="00462199" w:rsidRDefault="00D179D6" w:rsidP="005B3BB9">
      <w:pPr>
        <w:pStyle w:val="NormalBoldAshurst"/>
      </w:pPr>
      <w:r w:rsidRPr="00462199">
        <w:rPr>
          <w:i/>
        </w:rPr>
        <w:t>Compliance with obligations during a Dispute</w:t>
      </w:r>
    </w:p>
    <w:p w14:paraId="0C4F573F" w14:textId="298791D2" w:rsidR="00D179D6" w:rsidRPr="00462199" w:rsidRDefault="00D179D6" w:rsidP="005B3BB9">
      <w:pPr>
        <w:pStyle w:val="H2Ashurst"/>
      </w:pPr>
      <w:bookmarkStart w:id="5774" w:name="_Ref144114903"/>
      <w:r w:rsidRPr="00462199">
        <w:t xml:space="preserve">The Producer and the LCHA Counterparty shall continue to comply with all of their respective obligations under the LCHA notwithstanding any Dispute which falls to be resolved in accordance with this </w:t>
      </w:r>
      <w:r w:rsidR="007248B2" w:rsidRPr="007248B2">
        <w:t>Condition</w:t>
      </w:r>
      <w:r w:rsidRPr="00462199">
        <w:t xml:space="preserve"> </w:t>
      </w:r>
      <w:r w:rsidR="00D171B5">
        <w:fldChar w:fldCharType="begin"/>
      </w:r>
      <w:r w:rsidR="00D171B5">
        <w:instrText xml:space="preserve"> REF _Ref144478768 \w \h </w:instrText>
      </w:r>
      <w:r w:rsidR="00D171B5">
        <w:fldChar w:fldCharType="separate"/>
      </w:r>
      <w:del w:id="5775" w:author="Faqir, Sofia (Energy Security)" w:date="2023-11-12T19:47:00Z">
        <w:r w:rsidR="00E473FC">
          <w:delText>58</w:delText>
        </w:r>
      </w:del>
      <w:r w:rsidR="00D171B5">
        <w:fldChar w:fldCharType="end"/>
      </w:r>
      <w:r w:rsidRPr="00462199">
        <w:t xml:space="preserve"> (</w:t>
      </w:r>
      <w:r w:rsidRPr="00462199">
        <w:rPr>
          <w:i/>
        </w:rPr>
        <w:t>Dispute Resolution Procedure: General provisions</w:t>
      </w:r>
      <w:r w:rsidRPr="00462199">
        <w:t>).</w:t>
      </w:r>
      <w:bookmarkEnd w:id="5774"/>
    </w:p>
    <w:p w14:paraId="5AD2BBC4" w14:textId="77777777" w:rsidR="00D179D6" w:rsidRPr="00462199" w:rsidRDefault="00D179D6" w:rsidP="005B3BB9">
      <w:pPr>
        <w:pStyle w:val="NormalBoldAshurst"/>
      </w:pPr>
      <w:r w:rsidRPr="00462199">
        <w:rPr>
          <w:i/>
        </w:rPr>
        <w:t>Outline of Dispute Resolution Procedure</w:t>
      </w:r>
    </w:p>
    <w:p w14:paraId="617A2AAA" w14:textId="42DC0A77" w:rsidR="00D179D6" w:rsidRPr="00462199" w:rsidRDefault="00D179D6" w:rsidP="005B3BB9">
      <w:pPr>
        <w:pStyle w:val="H2Ashurst"/>
      </w:pPr>
      <w:bookmarkStart w:id="5776" w:name="_Ref144114904"/>
      <w:r w:rsidRPr="00462199">
        <w:t xml:space="preserve">Except as otherwise expressly provided in these </w:t>
      </w:r>
      <w:r w:rsidR="007248B2" w:rsidRPr="007248B2">
        <w:t>Condition</w:t>
      </w:r>
      <w:r w:rsidRPr="00462199">
        <w:t xml:space="preserve">s, if a Dispute arises either Party may give a notice to the other Party to initiate the Dispute Resolution Procedure (a </w:t>
      </w:r>
      <w:r w:rsidRPr="00462199">
        <w:rPr>
          <w:b/>
        </w:rPr>
        <w:t>"Dispute Notice"</w:t>
      </w:r>
      <w:r w:rsidRPr="00462199">
        <w:t>). A Dispute Notice:</w:t>
      </w:r>
      <w:bookmarkEnd w:id="5776"/>
    </w:p>
    <w:p w14:paraId="26C39B25" w14:textId="77777777" w:rsidR="00D179D6" w:rsidRPr="00462199" w:rsidRDefault="00D179D6" w:rsidP="00202C21">
      <w:pPr>
        <w:pStyle w:val="H3Ashurst"/>
      </w:pPr>
      <w:bookmarkStart w:id="5777" w:name="_Ref144114905"/>
      <w:r w:rsidRPr="00462199">
        <w:t>shall include a description of the subject matter of the Dispute and the issues to be resolved;</w:t>
      </w:r>
      <w:bookmarkEnd w:id="5777"/>
    </w:p>
    <w:p w14:paraId="392396AF" w14:textId="4041C0E5" w:rsidR="00D179D6" w:rsidRPr="00462199" w:rsidRDefault="00D179D6" w:rsidP="00202C21">
      <w:pPr>
        <w:pStyle w:val="H3Ashurst"/>
      </w:pPr>
      <w:bookmarkStart w:id="5778" w:name="_Ref144114906"/>
      <w:r w:rsidRPr="00462199">
        <w:t xml:space="preserve">shall include a statement identifying the </w:t>
      </w:r>
      <w:r w:rsidR="007248B2" w:rsidRPr="007248B2">
        <w:t>Condition</w:t>
      </w:r>
      <w:r w:rsidRPr="00462199">
        <w:t xml:space="preserve"> to which the Dispute relates or pursuant to which the Dispute arises;</w:t>
      </w:r>
      <w:bookmarkEnd w:id="5778"/>
    </w:p>
    <w:p w14:paraId="255892EA" w14:textId="77777777" w:rsidR="00D179D6" w:rsidRPr="00462199" w:rsidRDefault="00D179D6" w:rsidP="00202C21">
      <w:pPr>
        <w:pStyle w:val="H3Ashurst"/>
      </w:pPr>
      <w:bookmarkStart w:id="5779" w:name="_Ref144114907"/>
      <w:r w:rsidRPr="00462199">
        <w:t>shall include a description of the position the referring Party considers is correct and the referring Party's reasons for that position;</w:t>
      </w:r>
      <w:bookmarkEnd w:id="5779"/>
    </w:p>
    <w:p w14:paraId="5208DE98" w14:textId="77777777" w:rsidR="00D179D6" w:rsidRPr="00462199" w:rsidRDefault="00D179D6" w:rsidP="00202C21">
      <w:pPr>
        <w:pStyle w:val="H3Ashurst"/>
      </w:pPr>
      <w:bookmarkStart w:id="5780" w:name="_Ref144114908"/>
      <w:r w:rsidRPr="00462199">
        <w:t>(except for LCHA Technical Disputes) shall include details of any other dispute or claim relating to or arising out of another UKLCH Programme LCHA which the referring Party considers should be consolidated with or joined to the Dispute;</w:t>
      </w:r>
      <w:bookmarkEnd w:id="5780"/>
    </w:p>
    <w:p w14:paraId="395040EA" w14:textId="77777777" w:rsidR="00D179D6" w:rsidRPr="00462199" w:rsidRDefault="00D179D6" w:rsidP="00202C21">
      <w:pPr>
        <w:pStyle w:val="H3Ashurst"/>
      </w:pPr>
      <w:bookmarkStart w:id="5781" w:name="_Ref144114909"/>
      <w:r w:rsidRPr="00462199">
        <w:t>may, where the referring Party considers it appropriate, include copies of any Supporting Information on which the referring Party intends to rely;</w:t>
      </w:r>
      <w:bookmarkEnd w:id="5781"/>
    </w:p>
    <w:p w14:paraId="56D726BA" w14:textId="77777777" w:rsidR="00D179D6" w:rsidRPr="00462199" w:rsidRDefault="00D179D6" w:rsidP="00202C21">
      <w:pPr>
        <w:pStyle w:val="H3Ashurst"/>
      </w:pPr>
      <w:bookmarkStart w:id="5782" w:name="_Ref144114910"/>
      <w:r w:rsidRPr="00462199">
        <w:t>shall include a statement outlining the relief, determination, remedy or recourse which the referring Party seeks in relation to the Dispute;</w:t>
      </w:r>
      <w:bookmarkEnd w:id="5782"/>
    </w:p>
    <w:p w14:paraId="16F57F9F" w14:textId="77777777" w:rsidR="00D179D6" w:rsidRPr="00462199" w:rsidRDefault="00D179D6" w:rsidP="00202C21">
      <w:pPr>
        <w:pStyle w:val="H3Ashurst"/>
      </w:pPr>
      <w:bookmarkStart w:id="5783" w:name="_Ref144114911"/>
      <w:r w:rsidRPr="00462199">
        <w:t>(except where the LCHA expressly provides for the Dispute, including any LCHA Technical Dispute, to be subject to determination in accordance with the Expert Determination Procedure) shall include a statement as to whether the referring Party considers that the Dispute should (without a Senior Representatives Settlement being reached) be referred for determination in accordance with the Expert Determination Procedure or resolution in accordance with the Arbitration Procedure; and</w:t>
      </w:r>
      <w:bookmarkEnd w:id="5783"/>
    </w:p>
    <w:p w14:paraId="632DA644" w14:textId="77777777" w:rsidR="00D179D6" w:rsidRPr="00462199" w:rsidRDefault="00D179D6" w:rsidP="00202C21">
      <w:pPr>
        <w:pStyle w:val="H3Ashurst"/>
      </w:pPr>
      <w:bookmarkStart w:id="5784" w:name="_Ref144114912"/>
      <w:r w:rsidRPr="00462199">
        <w:t>shall include the identity of the referring Party's Senior Representative.</w:t>
      </w:r>
      <w:bookmarkEnd w:id="5784"/>
    </w:p>
    <w:p w14:paraId="69505EAF" w14:textId="77777777" w:rsidR="00D179D6" w:rsidRPr="00462199" w:rsidRDefault="00D179D6" w:rsidP="005B3BB9">
      <w:pPr>
        <w:pStyle w:val="H2Ashurst"/>
      </w:pPr>
      <w:bookmarkStart w:id="5785" w:name="_Ref144114913"/>
      <w:r w:rsidRPr="00462199">
        <w:t>Following the service by either Party of a Dispute Notice:</w:t>
      </w:r>
      <w:bookmarkEnd w:id="5785"/>
    </w:p>
    <w:p w14:paraId="4B4D5390" w14:textId="7E2F434C" w:rsidR="00D179D6" w:rsidRPr="00462199" w:rsidRDefault="00D179D6" w:rsidP="00202C21">
      <w:pPr>
        <w:pStyle w:val="H3Ashurst"/>
      </w:pPr>
      <w:bookmarkStart w:id="5786" w:name="_Ref144114914"/>
      <w:r w:rsidRPr="00462199">
        <w:t xml:space="preserve">(subject to </w:t>
      </w:r>
      <w:r w:rsidR="007248B2" w:rsidRPr="007248B2">
        <w:t>Condition</w:t>
      </w:r>
      <w:r w:rsidRPr="00462199">
        <w:t xml:space="preserve"> </w:t>
      </w:r>
      <w:r w:rsidR="00D171B5">
        <w:fldChar w:fldCharType="begin"/>
      </w:r>
      <w:r w:rsidR="00D171B5">
        <w:instrText xml:space="preserve"> REF _Ref144114917 \w \h </w:instrText>
      </w:r>
      <w:r w:rsidR="00D171B5">
        <w:fldChar w:fldCharType="separate"/>
      </w:r>
      <w:del w:id="5787" w:author="Faqir, Sofia (Energy Security)" w:date="2023-11-12T19:47:00Z">
        <w:r w:rsidR="00E473FC">
          <w:delText>58.5</w:delText>
        </w:r>
      </w:del>
      <w:r w:rsidR="00D171B5">
        <w:fldChar w:fldCharType="end"/>
      </w:r>
      <w:r w:rsidRPr="00462199">
        <w:t xml:space="preserve">) the Parties shall seek to resolve the Dispute by convening a meeting of the Senior Representatives of the Parties in accordance with </w:t>
      </w:r>
      <w:r w:rsidR="007248B2" w:rsidRPr="007248B2">
        <w:t>Condition</w:t>
      </w:r>
      <w:r w:rsidRPr="00462199">
        <w:t xml:space="preserve"> </w:t>
      </w:r>
      <w:r w:rsidR="00D171B5">
        <w:fldChar w:fldCharType="begin"/>
      </w:r>
      <w:r w:rsidR="00D171B5">
        <w:instrText xml:space="preserve"> REF _Ref144478802 \w \h </w:instrText>
      </w:r>
      <w:r w:rsidR="00D171B5">
        <w:fldChar w:fldCharType="separate"/>
      </w:r>
      <w:del w:id="5788" w:author="Faqir, Sofia (Energy Security)" w:date="2023-11-12T19:47:00Z">
        <w:r w:rsidR="00E473FC">
          <w:delText>59</w:delText>
        </w:r>
      </w:del>
      <w:r w:rsidR="00D171B5">
        <w:fldChar w:fldCharType="end"/>
      </w:r>
      <w:r w:rsidRPr="00462199">
        <w:t xml:space="preserve"> </w:t>
      </w:r>
      <w:r w:rsidRPr="00462199">
        <w:lastRenderedPageBreak/>
        <w:t>(</w:t>
      </w:r>
      <w:r w:rsidRPr="00462199">
        <w:rPr>
          <w:i/>
        </w:rPr>
        <w:t>Resolution by Senior Representatives</w:t>
      </w:r>
      <w:r w:rsidRPr="00462199">
        <w:t xml:space="preserve">) but, if and to the extent that the Senior Representatives are unable to agree, settle, compromise or resolve the Dispute in accordance with </w:t>
      </w:r>
      <w:r w:rsidR="007248B2" w:rsidRPr="007248B2">
        <w:t>Condition</w:t>
      </w:r>
      <w:r w:rsidRPr="00462199">
        <w:t xml:space="preserve"> </w:t>
      </w:r>
      <w:r w:rsidR="00D171B5">
        <w:fldChar w:fldCharType="begin"/>
      </w:r>
      <w:r w:rsidR="00D171B5">
        <w:instrText xml:space="preserve"> REF _Ref144478833 \w \h </w:instrText>
      </w:r>
      <w:r w:rsidR="00D171B5">
        <w:fldChar w:fldCharType="separate"/>
      </w:r>
      <w:del w:id="5789" w:author="Faqir, Sofia (Energy Security)" w:date="2023-11-12T19:47:00Z">
        <w:r w:rsidR="00E473FC">
          <w:delText>59</w:delText>
        </w:r>
      </w:del>
      <w:r w:rsidR="00D171B5">
        <w:fldChar w:fldCharType="end"/>
      </w:r>
      <w:r w:rsidRPr="00462199">
        <w:t xml:space="preserve"> (</w:t>
      </w:r>
      <w:r w:rsidRPr="00462199">
        <w:rPr>
          <w:i/>
        </w:rPr>
        <w:t>Resolution by Senior Representatives</w:t>
      </w:r>
      <w:r w:rsidRPr="00462199">
        <w:t xml:space="preserve">), </w:t>
      </w:r>
      <w:r w:rsidR="007248B2" w:rsidRPr="007248B2">
        <w:t>Condition</w:t>
      </w:r>
      <w:r w:rsidR="00F1229F">
        <w:t xml:space="preserve"> </w:t>
      </w:r>
      <w:r w:rsidR="00F1229F">
        <w:fldChar w:fldCharType="begin"/>
      </w:r>
      <w:r w:rsidR="00F1229F">
        <w:instrText xml:space="preserve"> REF _Ref144114915 \w \h </w:instrText>
      </w:r>
      <w:r w:rsidR="00F1229F">
        <w:fldChar w:fldCharType="separate"/>
      </w:r>
      <w:del w:id="5790" w:author="Faqir, Sofia (Energy Security)" w:date="2023-11-12T19:47:00Z">
        <w:r w:rsidR="00E473FC">
          <w:delText>58.4(B)</w:delText>
        </w:r>
      </w:del>
      <w:r w:rsidR="00F1229F">
        <w:fldChar w:fldCharType="end"/>
      </w:r>
      <w:r w:rsidRPr="00462199">
        <w:t xml:space="preserve"> shall apply;</w:t>
      </w:r>
      <w:bookmarkEnd w:id="5786"/>
    </w:p>
    <w:p w14:paraId="708B9C0B" w14:textId="7635BA49" w:rsidR="00D179D6" w:rsidRPr="00462199" w:rsidRDefault="00D179D6" w:rsidP="00202C21">
      <w:pPr>
        <w:pStyle w:val="H3Ashurst"/>
      </w:pPr>
      <w:bookmarkStart w:id="5791" w:name="_Ref144114915"/>
      <w:r w:rsidRPr="00462199">
        <w:t xml:space="preserve">(subject to </w:t>
      </w:r>
      <w:r w:rsidR="007248B2" w:rsidRPr="007248B2">
        <w:t>Condition</w:t>
      </w:r>
      <w:r w:rsidRPr="00462199">
        <w:t xml:space="preserve"> </w:t>
      </w:r>
      <w:r w:rsidR="00D171B5">
        <w:fldChar w:fldCharType="begin"/>
      </w:r>
      <w:r w:rsidR="00D171B5">
        <w:instrText xml:space="preserve"> REF _Ref144114918 \w \h </w:instrText>
      </w:r>
      <w:r w:rsidR="00D171B5">
        <w:fldChar w:fldCharType="separate"/>
      </w:r>
      <w:del w:id="5792" w:author="Faqir, Sofia (Energy Security)" w:date="2023-11-12T19:47:00Z">
        <w:r w:rsidR="00E473FC">
          <w:delText>58.6</w:delText>
        </w:r>
      </w:del>
      <w:r w:rsidR="00D171B5">
        <w:fldChar w:fldCharType="end"/>
      </w:r>
      <w:r w:rsidRPr="00462199">
        <w:t>) either Party may refer the Dispute (except for a LCHA Technical Dispute) for resolution by an Arbitral Tribunal in accordance with the Arbitration Procedure or, if the Parties agree in writing within the Resolution Period (or such longer period as they may agree in writing) that such Dispute is amenable to determination by an Expert, refer the Dispute to an Expert for determination in accordance with the Expert Determination Procedure; and</w:t>
      </w:r>
      <w:bookmarkEnd w:id="5791"/>
    </w:p>
    <w:p w14:paraId="36EE3EF1" w14:textId="06387025" w:rsidR="00D179D6" w:rsidRPr="00462199" w:rsidRDefault="00D179D6" w:rsidP="00202C21">
      <w:pPr>
        <w:pStyle w:val="H3Ashurst"/>
      </w:pPr>
      <w:bookmarkStart w:id="5793" w:name="_Ref144114916"/>
      <w:r w:rsidRPr="00462199">
        <w:t xml:space="preserve">(subject to </w:t>
      </w:r>
      <w:r w:rsidR="007248B2" w:rsidRPr="007248B2">
        <w:t>Condition</w:t>
      </w:r>
      <w:r w:rsidRPr="00462199">
        <w:t xml:space="preserve"> </w:t>
      </w:r>
      <w:r w:rsidR="00D171B5">
        <w:fldChar w:fldCharType="begin"/>
      </w:r>
      <w:r w:rsidR="00D171B5">
        <w:instrText xml:space="preserve"> REF _Ref144114918 \w \h </w:instrText>
      </w:r>
      <w:r w:rsidR="00D171B5">
        <w:fldChar w:fldCharType="separate"/>
      </w:r>
      <w:del w:id="5794" w:author="Faqir, Sofia (Energy Security)" w:date="2023-11-12T19:47:00Z">
        <w:r w:rsidR="00E473FC">
          <w:delText>58.6</w:delText>
        </w:r>
      </w:del>
      <w:r w:rsidR="00D171B5">
        <w:fldChar w:fldCharType="end"/>
      </w:r>
      <w:r w:rsidRPr="00462199">
        <w:t>) either Party may refer a LCHA Technical Dispute for determination by an Expert in accordance with the Expert Determination Procedure.</w:t>
      </w:r>
      <w:bookmarkEnd w:id="5793"/>
    </w:p>
    <w:p w14:paraId="6CF18195" w14:textId="4189101D" w:rsidR="00D179D6" w:rsidRPr="00462199" w:rsidRDefault="007248B2" w:rsidP="005B3BB9">
      <w:pPr>
        <w:pStyle w:val="H2Ashurst"/>
      </w:pPr>
      <w:bookmarkStart w:id="5795" w:name="_Ref144114917"/>
      <w:r w:rsidRPr="007248B2">
        <w:t>Condition</w:t>
      </w:r>
      <w:r w:rsidR="00D179D6" w:rsidRPr="00462199">
        <w:t xml:space="preserve"> </w:t>
      </w:r>
      <w:r w:rsidR="00D179D6" w:rsidRPr="00462199">
        <w:fldChar w:fldCharType="begin"/>
      </w:r>
      <w:r w:rsidR="00D179D6" w:rsidRPr="00462199">
        <w:instrText xml:space="preserve">  REF _Ref144114914 \r \h \* MERGEFORMAT </w:instrText>
      </w:r>
      <w:r w:rsidR="00D179D6" w:rsidRPr="00462199">
        <w:fldChar w:fldCharType="separate"/>
      </w:r>
      <w:del w:id="5796" w:author="Faqir, Sofia (Energy Security)" w:date="2023-11-12T19:47:00Z">
        <w:r w:rsidR="00E473FC" w:rsidRPr="00E473FC">
          <w:rPr>
            <w:color w:val="000000"/>
          </w:rPr>
          <w:delText>58.4(A)</w:delText>
        </w:r>
      </w:del>
      <w:r w:rsidR="00D179D6" w:rsidRPr="00462199">
        <w:fldChar w:fldCharType="end"/>
      </w:r>
      <w:r w:rsidR="00D179D6" w:rsidRPr="00462199">
        <w:t xml:space="preserve"> shall not apply where the LCHA expressly provides that </w:t>
      </w:r>
      <w:r w:rsidRPr="007248B2">
        <w:t>Condition</w:t>
      </w:r>
      <w:r w:rsidR="00D179D6" w:rsidRPr="00462199">
        <w:t xml:space="preserve"> </w:t>
      </w:r>
      <w:r w:rsidR="00D171B5">
        <w:fldChar w:fldCharType="begin"/>
      </w:r>
      <w:r w:rsidR="00D171B5">
        <w:instrText xml:space="preserve"> REF _Ref144478882 \w \h </w:instrText>
      </w:r>
      <w:r w:rsidR="00D171B5">
        <w:fldChar w:fldCharType="separate"/>
      </w:r>
      <w:del w:id="5797" w:author="Faqir, Sofia (Energy Security)" w:date="2023-11-12T19:47:00Z">
        <w:r w:rsidR="00E473FC">
          <w:delText>59</w:delText>
        </w:r>
      </w:del>
      <w:r w:rsidR="00D171B5">
        <w:fldChar w:fldCharType="end"/>
      </w:r>
      <w:r w:rsidR="00D179D6" w:rsidRPr="00462199">
        <w:t xml:space="preserve"> (</w:t>
      </w:r>
      <w:r w:rsidR="00D179D6" w:rsidRPr="00462199">
        <w:rPr>
          <w:i/>
        </w:rPr>
        <w:t>Resolution by Senior Representatives</w:t>
      </w:r>
      <w:r w:rsidR="00D179D6" w:rsidRPr="00462199">
        <w:t>) shall not apply to the relevant Dispute.</w:t>
      </w:r>
      <w:bookmarkEnd w:id="5795"/>
    </w:p>
    <w:p w14:paraId="08052FC3" w14:textId="77777777" w:rsidR="00D179D6" w:rsidRPr="00462199" w:rsidRDefault="00D179D6" w:rsidP="005B3BB9">
      <w:pPr>
        <w:pStyle w:val="H2Ashurst"/>
      </w:pPr>
      <w:bookmarkStart w:id="5798" w:name="_Ref144114918"/>
      <w:r w:rsidRPr="00462199">
        <w:t>If the LCHA expressly provides for the relevant Dispute to be subject to determination in accordance with the Expert Determination Procedure:</w:t>
      </w:r>
      <w:bookmarkEnd w:id="5798"/>
    </w:p>
    <w:p w14:paraId="4A05FE6B" w14:textId="142B236E" w:rsidR="00D179D6" w:rsidRPr="00462199" w:rsidRDefault="007248B2" w:rsidP="00202C21">
      <w:pPr>
        <w:pStyle w:val="H3Ashurst"/>
      </w:pPr>
      <w:bookmarkStart w:id="5799" w:name="_Ref144114919"/>
      <w:r w:rsidRPr="007248B2">
        <w:t>Condition</w:t>
      </w:r>
      <w:r w:rsidR="00D179D6" w:rsidRPr="00462199">
        <w:t xml:space="preserve">s </w:t>
      </w:r>
      <w:r w:rsidR="00D179D6" w:rsidRPr="00462199">
        <w:fldChar w:fldCharType="begin"/>
      </w:r>
      <w:r w:rsidR="00D179D6" w:rsidRPr="00462199">
        <w:instrText xml:space="preserve">  REF _Ref144114914 \r \h \* MERGEFORMAT </w:instrText>
      </w:r>
      <w:r w:rsidR="00D179D6" w:rsidRPr="00462199">
        <w:fldChar w:fldCharType="separate"/>
      </w:r>
      <w:del w:id="5800" w:author="Faqir, Sofia (Energy Security)" w:date="2023-11-12T19:47:00Z">
        <w:r w:rsidR="00E473FC" w:rsidRPr="00E473FC">
          <w:rPr>
            <w:color w:val="000000"/>
          </w:rPr>
          <w:delText>58.4(A)</w:delText>
        </w:r>
      </w:del>
      <w:r w:rsidR="00D179D6" w:rsidRPr="00462199">
        <w:fldChar w:fldCharType="end"/>
      </w:r>
      <w:r w:rsidR="00D179D6" w:rsidRPr="00462199">
        <w:t xml:space="preserve"> and </w:t>
      </w:r>
      <w:r w:rsidR="00D179D6" w:rsidRPr="00462199">
        <w:fldChar w:fldCharType="begin"/>
      </w:r>
      <w:r w:rsidR="00D179D6" w:rsidRPr="00462199">
        <w:instrText xml:space="preserve">  REF _Ref144114915 \r \h \* MERGEFORMAT </w:instrText>
      </w:r>
      <w:r w:rsidR="00D179D6" w:rsidRPr="00462199">
        <w:fldChar w:fldCharType="separate"/>
      </w:r>
      <w:del w:id="5801" w:author="Faqir, Sofia (Energy Security)" w:date="2023-11-12T19:47:00Z">
        <w:r w:rsidR="00E473FC" w:rsidRPr="00E473FC">
          <w:rPr>
            <w:color w:val="000000"/>
          </w:rPr>
          <w:delText>58.4(B)</w:delText>
        </w:r>
      </w:del>
      <w:r w:rsidR="00D179D6" w:rsidRPr="00462199">
        <w:fldChar w:fldCharType="end"/>
      </w:r>
      <w:r w:rsidR="00D179D6" w:rsidRPr="00462199">
        <w:t xml:space="preserve"> shall not apply to such Dispute; and</w:t>
      </w:r>
      <w:bookmarkEnd w:id="5799"/>
    </w:p>
    <w:p w14:paraId="62FE19A6" w14:textId="77777777" w:rsidR="00D179D6" w:rsidRPr="00462199" w:rsidRDefault="00D179D6" w:rsidP="00202C21">
      <w:pPr>
        <w:pStyle w:val="H3Ashurst"/>
      </w:pPr>
      <w:bookmarkStart w:id="5802" w:name="_Ref144114920"/>
      <w:r w:rsidRPr="00462199">
        <w:t>following service of a Dispute Notice, such Dispute shall be referred by the referring Party to an Expert for determination in accordance with the Expert Determination Procedure (but subject to such amendments to the Expert Determination Procedure as are expressly provided for in the relevant provisions of the LCHA).</w:t>
      </w:r>
      <w:bookmarkEnd w:id="5802"/>
    </w:p>
    <w:p w14:paraId="492AD9C9" w14:textId="104321D6" w:rsidR="00D179D6" w:rsidRPr="00462199" w:rsidRDefault="00D179D6" w:rsidP="005B3BB9">
      <w:pPr>
        <w:pStyle w:val="H2Ashurst"/>
      </w:pPr>
      <w:bookmarkStart w:id="5803" w:name="_Ref144114921"/>
      <w:r w:rsidRPr="00462199">
        <w:t xml:space="preserve">Subject to </w:t>
      </w:r>
      <w:r w:rsidR="007248B2" w:rsidRPr="007248B2">
        <w:t>Condition</w:t>
      </w:r>
      <w:r w:rsidRPr="00462199">
        <w:t xml:space="preserve"> </w:t>
      </w:r>
      <w:r w:rsidR="00D171B5">
        <w:fldChar w:fldCharType="begin"/>
      </w:r>
      <w:r w:rsidR="00D171B5">
        <w:instrText xml:space="preserve"> REF _Ref144114922 \w \h </w:instrText>
      </w:r>
      <w:r w:rsidR="00D171B5">
        <w:fldChar w:fldCharType="separate"/>
      </w:r>
      <w:del w:id="5804" w:author="Faqir, Sofia (Energy Security)" w:date="2023-11-12T19:47:00Z">
        <w:r w:rsidR="00E473FC">
          <w:delText>58.8</w:delText>
        </w:r>
      </w:del>
      <w:r w:rsidR="00D171B5">
        <w:fldChar w:fldCharType="end"/>
      </w:r>
      <w:r w:rsidRPr="00462199">
        <w:t xml:space="preserve">, all communications between the Parties with respect to a Dispute (including any statement, concession, waiver or agreement made by a Party during discussions and meetings pursuant to </w:t>
      </w:r>
      <w:r w:rsidR="007248B2" w:rsidRPr="007248B2">
        <w:t>Condition</w:t>
      </w:r>
      <w:r w:rsidRPr="00462199">
        <w:t xml:space="preserve"> </w:t>
      </w:r>
      <w:r w:rsidR="00D171B5">
        <w:fldChar w:fldCharType="begin"/>
      </w:r>
      <w:r w:rsidR="00D171B5">
        <w:instrText xml:space="preserve"> REF _Ref144478913 \w \h </w:instrText>
      </w:r>
      <w:r w:rsidR="00D171B5">
        <w:fldChar w:fldCharType="separate"/>
      </w:r>
      <w:del w:id="5805" w:author="Faqir, Sofia (Energy Security)" w:date="2023-11-12T19:47:00Z">
        <w:r w:rsidR="00E473FC">
          <w:delText>59</w:delText>
        </w:r>
      </w:del>
      <w:r w:rsidR="00D171B5">
        <w:fldChar w:fldCharType="end"/>
      </w:r>
      <w:r w:rsidRPr="00462199">
        <w:t xml:space="preserve"> (</w:t>
      </w:r>
      <w:r w:rsidRPr="00462199">
        <w:rPr>
          <w:i/>
        </w:rPr>
        <w:t>Resolution by Senior Representatives</w:t>
      </w:r>
      <w:r w:rsidRPr="00462199">
        <w:t xml:space="preserve">)) (and any minutes or statements relating to such discussions or meetings) shall be "without prejudice" to the Dispute (or "without prejudice save as to costs" if expressly communicated or stated to be as such) (together, </w:t>
      </w:r>
      <w:r w:rsidRPr="00462199">
        <w:rPr>
          <w:b/>
        </w:rPr>
        <w:t>"Dispute Information"</w:t>
      </w:r>
      <w:r w:rsidRPr="00462199">
        <w:t xml:space="preserve">). Dispute Information shall be inadmissible in any Proceedings that may follow whether related to the Dispute or otherwise (including pursuant to the Expert Determination Procedure or the Arbitration Procedure), except that those expressly stated to be "without prejudice save as to costs" shall be admissible for the purposes of </w:t>
      </w:r>
      <w:r w:rsidR="007248B2" w:rsidRPr="007248B2">
        <w:t>Condition</w:t>
      </w:r>
      <w:r w:rsidRPr="00462199">
        <w:t xml:space="preserve">s </w:t>
      </w:r>
      <w:r w:rsidR="00D171B5">
        <w:fldChar w:fldCharType="begin"/>
      </w:r>
      <w:r w:rsidR="00D171B5">
        <w:instrText xml:space="preserve"> REF _Ref144114983 \w \h </w:instrText>
      </w:r>
      <w:r w:rsidR="00D171B5">
        <w:fldChar w:fldCharType="separate"/>
      </w:r>
      <w:del w:id="5806" w:author="Faqir, Sofia (Energy Security)" w:date="2023-11-12T19:47:00Z">
        <w:r w:rsidR="00E473FC">
          <w:delText>60.12</w:delText>
        </w:r>
      </w:del>
      <w:r w:rsidR="00D171B5">
        <w:fldChar w:fldCharType="end"/>
      </w:r>
      <w:r w:rsidRPr="00462199">
        <w:t xml:space="preserve"> and </w:t>
      </w:r>
      <w:r w:rsidRPr="00462199">
        <w:fldChar w:fldCharType="begin"/>
      </w:r>
      <w:r w:rsidRPr="00462199">
        <w:instrText xml:space="preserve">  REF _Ref144114986 \r \h \* MERGEFORMAT </w:instrText>
      </w:r>
      <w:r w:rsidRPr="00462199">
        <w:fldChar w:fldCharType="separate"/>
      </w:r>
      <w:del w:id="5807" w:author="Faqir, Sofia (Energy Security)" w:date="2023-11-12T19:47:00Z">
        <w:r w:rsidR="00E473FC" w:rsidRPr="00E473FC">
          <w:rPr>
            <w:color w:val="000000"/>
          </w:rPr>
          <w:delText>61.2</w:delText>
        </w:r>
      </w:del>
      <w:r w:rsidRPr="00462199">
        <w:fldChar w:fldCharType="end"/>
      </w:r>
      <w:r w:rsidRPr="00462199">
        <w:t>.</w:t>
      </w:r>
      <w:bookmarkEnd w:id="5803"/>
    </w:p>
    <w:p w14:paraId="0BF1BDC1" w14:textId="7A75D0E7" w:rsidR="00D179D6" w:rsidRPr="00462199" w:rsidRDefault="007248B2" w:rsidP="005B3BB9">
      <w:pPr>
        <w:pStyle w:val="H2Ashurst"/>
      </w:pPr>
      <w:bookmarkStart w:id="5808" w:name="_Ref144114922"/>
      <w:r w:rsidRPr="007248B2">
        <w:t>Condition</w:t>
      </w:r>
      <w:r w:rsidR="00D179D6" w:rsidRPr="00462199">
        <w:t xml:space="preserve"> </w:t>
      </w:r>
      <w:r w:rsidR="00D171B5">
        <w:fldChar w:fldCharType="begin"/>
      </w:r>
      <w:r w:rsidR="00D171B5">
        <w:instrText xml:space="preserve"> REF _Ref144114921 \w \h </w:instrText>
      </w:r>
      <w:r w:rsidR="00D171B5">
        <w:fldChar w:fldCharType="separate"/>
      </w:r>
      <w:del w:id="5809" w:author="Faqir, Sofia (Energy Security)" w:date="2023-11-12T19:47:00Z">
        <w:r w:rsidR="00E473FC">
          <w:delText>58.7</w:delText>
        </w:r>
      </w:del>
      <w:r w:rsidR="00D171B5">
        <w:fldChar w:fldCharType="end"/>
      </w:r>
      <w:r w:rsidR="00D179D6" w:rsidRPr="00462199">
        <w:t xml:space="preserve"> shall not apply to:</w:t>
      </w:r>
      <w:bookmarkEnd w:id="5808"/>
    </w:p>
    <w:p w14:paraId="54093E66" w14:textId="77777777" w:rsidR="00D179D6" w:rsidRPr="00462199" w:rsidRDefault="00D179D6" w:rsidP="00202C21">
      <w:pPr>
        <w:pStyle w:val="H3Ashurst"/>
      </w:pPr>
      <w:bookmarkStart w:id="5810" w:name="_Ref144114923"/>
      <w:r w:rsidRPr="00462199">
        <w:t>any Dispute Notice;</w:t>
      </w:r>
      <w:bookmarkEnd w:id="5810"/>
    </w:p>
    <w:p w14:paraId="01ABAC1F" w14:textId="77777777" w:rsidR="00D179D6" w:rsidRPr="00462199" w:rsidRDefault="00D179D6" w:rsidP="00202C21">
      <w:pPr>
        <w:pStyle w:val="H3Ashurst"/>
      </w:pPr>
      <w:bookmarkStart w:id="5811" w:name="_Ref144114924"/>
      <w:r w:rsidRPr="00462199">
        <w:t>any Senior Representatives Settlement;</w:t>
      </w:r>
      <w:bookmarkEnd w:id="5811"/>
    </w:p>
    <w:p w14:paraId="31F6C54E" w14:textId="77777777" w:rsidR="00D179D6" w:rsidRPr="00462199" w:rsidRDefault="00D179D6" w:rsidP="00202C21">
      <w:pPr>
        <w:pStyle w:val="H3Ashurst"/>
      </w:pPr>
      <w:bookmarkStart w:id="5812" w:name="_Ref144114925"/>
      <w:r w:rsidRPr="00462199">
        <w:t>any communications between the Parties once an Expert Determination Procedure or an Arbitration Procedure has commenced, save for such communications expressly communicated or stated to be "without prejudice" or "without prejudice save as to costs"; or</w:t>
      </w:r>
      <w:bookmarkEnd w:id="5812"/>
    </w:p>
    <w:p w14:paraId="62FC02F9" w14:textId="14DC16AC" w:rsidR="00D179D6" w:rsidRPr="00462199" w:rsidRDefault="00D179D6" w:rsidP="00202C21">
      <w:pPr>
        <w:pStyle w:val="H3Ashurst"/>
      </w:pPr>
      <w:bookmarkStart w:id="5813" w:name="_Ref144114926"/>
      <w:r w:rsidRPr="00462199">
        <w:t xml:space="preserve">any communications between the Parties where the Parties agree in writing that </w:t>
      </w:r>
      <w:r w:rsidR="007248B2" w:rsidRPr="007248B2">
        <w:t>Condition</w:t>
      </w:r>
      <w:r w:rsidRPr="00462199">
        <w:t xml:space="preserve"> </w:t>
      </w:r>
      <w:r w:rsidR="00D171B5">
        <w:fldChar w:fldCharType="begin"/>
      </w:r>
      <w:r w:rsidR="00D171B5">
        <w:instrText xml:space="preserve"> REF _Ref144114921 \w \h </w:instrText>
      </w:r>
      <w:r w:rsidR="00D171B5">
        <w:fldChar w:fldCharType="separate"/>
      </w:r>
      <w:del w:id="5814" w:author="Faqir, Sofia (Energy Security)" w:date="2023-11-12T19:47:00Z">
        <w:r w:rsidR="00E473FC">
          <w:delText>58.7</w:delText>
        </w:r>
      </w:del>
      <w:r w:rsidR="00D171B5">
        <w:fldChar w:fldCharType="end"/>
      </w:r>
      <w:r w:rsidRPr="00462199">
        <w:t xml:space="preserve"> shall not apply.</w:t>
      </w:r>
      <w:bookmarkEnd w:id="5813"/>
    </w:p>
    <w:p w14:paraId="790AFFCB" w14:textId="77777777" w:rsidR="00D179D6" w:rsidRPr="00462199" w:rsidRDefault="00D179D6" w:rsidP="005B3BB9">
      <w:pPr>
        <w:pStyle w:val="H1Ashurst"/>
      </w:pPr>
      <w:bookmarkStart w:id="5815" w:name="_Ref144114927"/>
      <w:bookmarkStart w:id="5816" w:name="_Ref144427112"/>
      <w:bookmarkStart w:id="5817" w:name="_Ref144475740"/>
      <w:bookmarkStart w:id="5818" w:name="_Ref144478802"/>
      <w:bookmarkStart w:id="5819" w:name="_Ref144478812"/>
      <w:bookmarkStart w:id="5820" w:name="_Ref144478833"/>
      <w:bookmarkStart w:id="5821" w:name="_Ref144478882"/>
      <w:bookmarkStart w:id="5822" w:name="_Ref144478913"/>
      <w:bookmarkStart w:id="5823" w:name="_Ref144478995"/>
      <w:bookmarkStart w:id="5824" w:name="_Ref144479012"/>
      <w:bookmarkStart w:id="5825" w:name="_Ref144479133"/>
      <w:bookmarkStart w:id="5826" w:name="_Ref144484492"/>
      <w:bookmarkStart w:id="5827" w:name="_Toc149833715"/>
      <w:r w:rsidRPr="00462199">
        <w:lastRenderedPageBreak/>
        <w:t>Resolution by Senior Representatives</w:t>
      </w:r>
      <w:bookmarkEnd w:id="5815"/>
      <w:bookmarkEnd w:id="5816"/>
      <w:bookmarkEnd w:id="5817"/>
      <w:bookmarkEnd w:id="5818"/>
      <w:bookmarkEnd w:id="5819"/>
      <w:bookmarkEnd w:id="5820"/>
      <w:bookmarkEnd w:id="5821"/>
      <w:bookmarkEnd w:id="5822"/>
      <w:bookmarkEnd w:id="5823"/>
      <w:bookmarkEnd w:id="5824"/>
      <w:bookmarkEnd w:id="5825"/>
      <w:bookmarkEnd w:id="5826"/>
      <w:bookmarkEnd w:id="5827"/>
    </w:p>
    <w:p w14:paraId="3603F9D2" w14:textId="77777777" w:rsidR="00D179D6" w:rsidRPr="00462199" w:rsidRDefault="00D179D6" w:rsidP="005B3BB9">
      <w:pPr>
        <w:pStyle w:val="H2Ashurst"/>
      </w:pPr>
      <w:bookmarkStart w:id="5828" w:name="_Ref144114928"/>
      <w:r w:rsidRPr="00462199">
        <w:t>The Parties shall procure that their respective Senior Representatives shall meet no later than ten (10) Business Days after the date of service of a Dispute Notice. If the Senior Representatives of the Parties:</w:t>
      </w:r>
      <w:bookmarkEnd w:id="5828"/>
    </w:p>
    <w:p w14:paraId="5193B67E" w14:textId="77777777" w:rsidR="00D179D6" w:rsidRPr="00462199" w:rsidRDefault="00D179D6" w:rsidP="00202C21">
      <w:pPr>
        <w:pStyle w:val="H3Ashurst"/>
      </w:pPr>
      <w:bookmarkStart w:id="5829" w:name="_Ref144114929"/>
      <w:r w:rsidRPr="00462199">
        <w:t xml:space="preserve">are able to resolve the Dispute within thirty (30) Business Days of the date of service of the Dispute Notice (or within such longer period as the Senior Representatives of the Parties may agree in writing) (the </w:t>
      </w:r>
      <w:r w:rsidRPr="00462199">
        <w:rPr>
          <w:b/>
        </w:rPr>
        <w:t>"Resolution Period"</w:t>
      </w:r>
      <w:r w:rsidRPr="00462199">
        <w:t xml:space="preserve">), the terms of the agreement, settlement, compromise or resolution reached between the Senior Representatives in respect of the Dispute (a </w:t>
      </w:r>
      <w:r w:rsidRPr="00462199">
        <w:rPr>
          <w:b/>
        </w:rPr>
        <w:t>"Senior Representatives Settlement"</w:t>
      </w:r>
      <w:r w:rsidRPr="00462199">
        <w:t>) shall be documented in writing and shall be signed by the Senior Representative of each Party;</w:t>
      </w:r>
      <w:bookmarkEnd w:id="5829"/>
    </w:p>
    <w:p w14:paraId="2ACCEB5F" w14:textId="77777777" w:rsidR="00D179D6" w:rsidRPr="00462199" w:rsidRDefault="00D179D6" w:rsidP="00202C21">
      <w:pPr>
        <w:pStyle w:val="H3Ashurst"/>
      </w:pPr>
      <w:bookmarkStart w:id="5830" w:name="_Ref144114930"/>
      <w:r w:rsidRPr="00462199">
        <w:t>are unable to resolve the Dispute (except for a LCHA Technical Dispute) within the Resolution Period, either Party may refer the Dispute for resolution by an Arbitral Tribunal in accordance with the Arbitration Procedure or, if the Parties agree in writing within the Resolution Period (or such longer period as they may agree in writing) that such Dispute is amenable to determination by an Expert, refer the Dispute to an Expert for determination in accordance with the Expert Determination Procedure; or</w:t>
      </w:r>
      <w:bookmarkEnd w:id="5830"/>
    </w:p>
    <w:p w14:paraId="126E6F0F" w14:textId="77777777" w:rsidR="00D179D6" w:rsidRPr="00462199" w:rsidRDefault="00D179D6" w:rsidP="00202C21">
      <w:pPr>
        <w:pStyle w:val="H3Ashurst"/>
      </w:pPr>
      <w:bookmarkStart w:id="5831" w:name="_Ref144114931"/>
      <w:r w:rsidRPr="00462199">
        <w:t>are unable to resolve a LCHA Technical Dispute within the Resolution Period, either Party may refer such dispute for determination by an Expert in accordance with the Expert Determination Procedure.</w:t>
      </w:r>
      <w:bookmarkEnd w:id="5831"/>
    </w:p>
    <w:p w14:paraId="31A75A3B" w14:textId="77777777" w:rsidR="00D179D6" w:rsidRPr="00462199" w:rsidRDefault="00D179D6" w:rsidP="005B3BB9">
      <w:pPr>
        <w:pStyle w:val="H2Ashurst"/>
      </w:pPr>
      <w:bookmarkStart w:id="5832" w:name="_Ref144114932"/>
      <w:r w:rsidRPr="00462199">
        <w:t>If, at any time during the Resolution Period, both Parties agree that the Senior Representatives of the Parties will not be able to agree, settle, compromise or resolve the Dispute, then:</w:t>
      </w:r>
      <w:bookmarkEnd w:id="5832"/>
    </w:p>
    <w:p w14:paraId="7C3D63B8" w14:textId="77777777" w:rsidR="00D179D6" w:rsidRPr="00462199" w:rsidRDefault="00D179D6" w:rsidP="00202C21">
      <w:pPr>
        <w:pStyle w:val="H3Ashurst"/>
      </w:pPr>
      <w:bookmarkStart w:id="5833" w:name="_Ref144114933"/>
      <w:r w:rsidRPr="00462199">
        <w:t>either Party may refer the Dispute (except for a LCHA Technical Dispute) for resolution by an Arbitral Tribunal in accordance with the Arbitration Procedure or, if the Parties agree that such Dispute is amenable to determination by an Expert, refer the Dispute to an Expert for determination in accordance with the Expert Determination Procedure;</w:t>
      </w:r>
      <w:bookmarkEnd w:id="5833"/>
    </w:p>
    <w:p w14:paraId="5A278553" w14:textId="77777777" w:rsidR="00D179D6" w:rsidRPr="00462199" w:rsidRDefault="00D179D6" w:rsidP="00202C21">
      <w:pPr>
        <w:pStyle w:val="H3Ashurst"/>
      </w:pPr>
      <w:bookmarkStart w:id="5834" w:name="_Ref144114934"/>
      <w:r w:rsidRPr="00462199">
        <w:t>either Party may refer a LCHA Technical Dispute for determination by an Expert in accordance with the Expert Determination Procedure; and</w:t>
      </w:r>
      <w:bookmarkEnd w:id="5834"/>
    </w:p>
    <w:p w14:paraId="3932A82E" w14:textId="77777777" w:rsidR="00D179D6" w:rsidRPr="00462199" w:rsidRDefault="00D179D6" w:rsidP="00202C21">
      <w:pPr>
        <w:pStyle w:val="H3Ashurst"/>
      </w:pPr>
      <w:bookmarkStart w:id="5835" w:name="_Ref144114935"/>
      <w:r w:rsidRPr="00462199">
        <w:t>there shall be no requirement for the Parties to wait until the expiry of the Resolution Period before making any such reference.</w:t>
      </w:r>
      <w:bookmarkEnd w:id="5835"/>
    </w:p>
    <w:p w14:paraId="676ABD2F" w14:textId="5A5E7590" w:rsidR="00D179D6" w:rsidRPr="00462199" w:rsidRDefault="00D179D6" w:rsidP="005B3BB9">
      <w:pPr>
        <w:pStyle w:val="H2Ashurst"/>
      </w:pPr>
      <w:bookmarkStart w:id="5836" w:name="_Ref144114936"/>
      <w:r w:rsidRPr="00462199">
        <w:t xml:space="preserve">Neither Party may commence the Expert Determination Procedure nor the Arbitration Procedure prior to the expiry of the Resolution Period except in the circumstances specified in </w:t>
      </w:r>
      <w:r w:rsidR="007248B2" w:rsidRPr="007248B2">
        <w:t>Condition</w:t>
      </w:r>
      <w:r w:rsidRPr="00462199">
        <w:t xml:space="preserve"> </w:t>
      </w:r>
      <w:r w:rsidR="00D171B5">
        <w:fldChar w:fldCharType="begin"/>
      </w:r>
      <w:r w:rsidR="00D171B5">
        <w:instrText xml:space="preserve"> REF _Ref144114932 \w \h </w:instrText>
      </w:r>
      <w:r w:rsidR="00D171B5">
        <w:fldChar w:fldCharType="separate"/>
      </w:r>
      <w:del w:id="5837" w:author="Faqir, Sofia (Energy Security)" w:date="2023-11-12T19:47:00Z">
        <w:r w:rsidR="00E473FC">
          <w:delText>59.2</w:delText>
        </w:r>
      </w:del>
      <w:r w:rsidR="00D171B5">
        <w:fldChar w:fldCharType="end"/>
      </w:r>
      <w:r w:rsidRPr="00462199">
        <w:t>.</w:t>
      </w:r>
      <w:bookmarkEnd w:id="5836"/>
    </w:p>
    <w:p w14:paraId="04E89110" w14:textId="74D0EE2D" w:rsidR="00D179D6" w:rsidRPr="00462199" w:rsidRDefault="00D179D6" w:rsidP="005B3BB9">
      <w:pPr>
        <w:pStyle w:val="H2Ashurst"/>
      </w:pPr>
      <w:bookmarkStart w:id="5838" w:name="_Ref144114937"/>
      <w:r w:rsidRPr="00462199">
        <w:t xml:space="preserve">The rules, obligations and procedures set out in this </w:t>
      </w:r>
      <w:r w:rsidR="007248B2" w:rsidRPr="007248B2">
        <w:t>Condition</w:t>
      </w:r>
      <w:r w:rsidRPr="00462199">
        <w:t xml:space="preserve"> </w:t>
      </w:r>
      <w:r w:rsidR="00D171B5">
        <w:fldChar w:fldCharType="begin"/>
      </w:r>
      <w:r w:rsidR="00D171B5">
        <w:instrText xml:space="preserve"> REF _Ref144478995 \w \h </w:instrText>
      </w:r>
      <w:r w:rsidR="00D171B5">
        <w:fldChar w:fldCharType="separate"/>
      </w:r>
      <w:del w:id="5839" w:author="Faqir, Sofia (Energy Security)" w:date="2023-11-12T19:47:00Z">
        <w:r w:rsidR="00E473FC">
          <w:delText>59</w:delText>
        </w:r>
      </w:del>
      <w:r w:rsidR="00D171B5">
        <w:fldChar w:fldCharType="end"/>
      </w:r>
      <w:r w:rsidRPr="00462199">
        <w:t xml:space="preserve"> (</w:t>
      </w:r>
      <w:r w:rsidRPr="00462199">
        <w:rPr>
          <w:i/>
        </w:rPr>
        <w:t>Resolution by Senior Representatives</w:t>
      </w:r>
      <w:r w:rsidRPr="00462199">
        <w:t>) shall apply to all Disputes unless expressly stated to the contrary in the LCHA.</w:t>
      </w:r>
      <w:bookmarkEnd w:id="5838"/>
    </w:p>
    <w:p w14:paraId="6911D63F" w14:textId="77777777" w:rsidR="00D179D6" w:rsidRPr="00462199" w:rsidRDefault="00D179D6" w:rsidP="005B3BB9">
      <w:pPr>
        <w:pStyle w:val="H1Ashurst"/>
      </w:pPr>
      <w:bookmarkStart w:id="5840" w:name="_Ref144114938"/>
      <w:bookmarkStart w:id="5841" w:name="_Ref144131858"/>
      <w:bookmarkStart w:id="5842" w:name="_Ref144484392"/>
      <w:bookmarkStart w:id="5843" w:name="_Ref144484655"/>
      <w:bookmarkStart w:id="5844" w:name="_Toc149833716"/>
      <w:r w:rsidRPr="00462199">
        <w:t>Expert Determination Procedure</w:t>
      </w:r>
      <w:bookmarkEnd w:id="5840"/>
      <w:bookmarkEnd w:id="5841"/>
      <w:bookmarkEnd w:id="5842"/>
      <w:bookmarkEnd w:id="5843"/>
      <w:bookmarkEnd w:id="5844"/>
    </w:p>
    <w:p w14:paraId="6C551B02" w14:textId="1F602C99" w:rsidR="00D179D6" w:rsidRPr="00462199" w:rsidRDefault="00D179D6" w:rsidP="005B3BB9">
      <w:pPr>
        <w:pStyle w:val="H2Ashurst"/>
      </w:pPr>
      <w:bookmarkStart w:id="5845" w:name="_Ref144114939"/>
      <w:r w:rsidRPr="00462199">
        <w:t xml:space="preserve">Either Party may, subject to </w:t>
      </w:r>
      <w:r w:rsidR="007248B2" w:rsidRPr="007248B2">
        <w:t>Condition</w:t>
      </w:r>
      <w:r w:rsidRPr="00462199">
        <w:t xml:space="preserve"> </w:t>
      </w:r>
      <w:r w:rsidR="00D171B5">
        <w:fldChar w:fldCharType="begin"/>
      </w:r>
      <w:r w:rsidR="00D171B5">
        <w:instrText xml:space="preserve"> REF _Ref144479012 \w \h </w:instrText>
      </w:r>
      <w:r w:rsidR="00D171B5">
        <w:fldChar w:fldCharType="separate"/>
      </w:r>
      <w:del w:id="5846" w:author="Faqir, Sofia (Energy Security)" w:date="2023-11-12T19:47:00Z">
        <w:r w:rsidR="00E473FC">
          <w:delText>59</w:delText>
        </w:r>
      </w:del>
      <w:r w:rsidR="00D171B5">
        <w:fldChar w:fldCharType="end"/>
      </w:r>
      <w:r w:rsidRPr="00462199">
        <w:t xml:space="preserve"> (</w:t>
      </w:r>
      <w:r w:rsidRPr="00462199">
        <w:rPr>
          <w:i/>
        </w:rPr>
        <w:t>Resolution by Senior Representatives</w:t>
      </w:r>
      <w:r w:rsidRPr="00462199">
        <w:t xml:space="preserve">), refer a Dispute to be determined by an Expert if either: (i) the Parties have agreed in writing that a Dispute is amenable to determination by an Expert pursuant to </w:t>
      </w:r>
      <w:r w:rsidR="007248B2" w:rsidRPr="007248B2">
        <w:t>Condition</w:t>
      </w:r>
      <w:r w:rsidRPr="00462199">
        <w:t xml:space="preserve"> </w:t>
      </w:r>
      <w:r w:rsidRPr="00462199">
        <w:fldChar w:fldCharType="begin"/>
      </w:r>
      <w:r w:rsidRPr="00462199">
        <w:instrText xml:space="preserve">  REF _Ref144114930 \r \h \* MERGEFORMAT </w:instrText>
      </w:r>
      <w:r w:rsidRPr="00462199">
        <w:fldChar w:fldCharType="separate"/>
      </w:r>
      <w:del w:id="5847" w:author="Faqir, Sofia (Energy Security)" w:date="2023-11-12T19:47:00Z">
        <w:r w:rsidR="00E473FC" w:rsidRPr="00E473FC">
          <w:rPr>
            <w:color w:val="000000"/>
          </w:rPr>
          <w:delText>59.1(B)</w:delText>
        </w:r>
      </w:del>
      <w:r w:rsidRPr="00462199">
        <w:fldChar w:fldCharType="end"/>
      </w:r>
      <w:r w:rsidRPr="00462199">
        <w:t xml:space="preserve"> or </w:t>
      </w:r>
      <w:r w:rsidR="00D171B5">
        <w:fldChar w:fldCharType="begin"/>
      </w:r>
      <w:r w:rsidR="00D171B5">
        <w:instrText xml:space="preserve"> REF _Ref144114933 \w \h </w:instrText>
      </w:r>
      <w:r w:rsidR="00D171B5">
        <w:fldChar w:fldCharType="separate"/>
      </w:r>
      <w:del w:id="5848" w:author="Faqir, Sofia (Energy Security)" w:date="2023-11-12T19:47:00Z">
        <w:r w:rsidR="00E473FC">
          <w:delText>59.2(A)</w:delText>
        </w:r>
      </w:del>
      <w:r w:rsidR="00D171B5">
        <w:fldChar w:fldCharType="end"/>
      </w:r>
      <w:r w:rsidRPr="00462199">
        <w:t xml:space="preserve">; or (ii) the LCHA expressly provides for the relevant Dispute to be determined by an Expert. Such referral shall be effected by either Party giving a notice (an </w:t>
      </w:r>
      <w:r w:rsidRPr="00462199">
        <w:rPr>
          <w:b/>
        </w:rPr>
        <w:t>"Expert Determination Notice"</w:t>
      </w:r>
      <w:r w:rsidRPr="00462199">
        <w:t>) to the other Party. An Expert Determination Notice shall:</w:t>
      </w:r>
      <w:bookmarkEnd w:id="5845"/>
    </w:p>
    <w:p w14:paraId="17F9F9B0" w14:textId="3C06EA88" w:rsidR="00D179D6" w:rsidRPr="00462199" w:rsidRDefault="00D179D6" w:rsidP="00202C21">
      <w:pPr>
        <w:pStyle w:val="H3Ashurst"/>
      </w:pPr>
      <w:bookmarkStart w:id="5849" w:name="_Ref144114940"/>
      <w:r w:rsidRPr="00462199">
        <w:t xml:space="preserve">include the information required to be included in a Dispute Notice pursuant to </w:t>
      </w:r>
      <w:r w:rsidR="007248B2" w:rsidRPr="007248B2">
        <w:t>Condition</w:t>
      </w:r>
      <w:r w:rsidRPr="00462199">
        <w:t xml:space="preserve">s </w:t>
      </w:r>
      <w:r w:rsidRPr="00462199">
        <w:fldChar w:fldCharType="begin"/>
      </w:r>
      <w:r w:rsidRPr="00462199">
        <w:instrText xml:space="preserve">  REF _Ref144114905 \r \h \* MERGEFORMAT </w:instrText>
      </w:r>
      <w:r w:rsidRPr="00462199">
        <w:fldChar w:fldCharType="separate"/>
      </w:r>
      <w:del w:id="5850" w:author="Faqir, Sofia (Energy Security)" w:date="2023-11-12T19:47:00Z">
        <w:r w:rsidR="00E473FC" w:rsidRPr="00E473FC">
          <w:rPr>
            <w:color w:val="000000"/>
          </w:rPr>
          <w:delText>58.3(A)</w:delText>
        </w:r>
      </w:del>
      <w:r w:rsidRPr="00462199">
        <w:fldChar w:fldCharType="end"/>
      </w:r>
      <w:r w:rsidRPr="00462199">
        <w:t xml:space="preserve"> to </w:t>
      </w:r>
      <w:r w:rsidR="00D171B5">
        <w:fldChar w:fldCharType="begin"/>
      </w:r>
      <w:r w:rsidR="00D171B5">
        <w:instrText xml:space="preserve"> REF _Ref144114912 \w \h </w:instrText>
      </w:r>
      <w:r w:rsidR="00D171B5">
        <w:fldChar w:fldCharType="separate"/>
      </w:r>
      <w:del w:id="5851" w:author="Faqir, Sofia (Energy Security)" w:date="2023-11-12T19:47:00Z">
        <w:r w:rsidR="00E473FC">
          <w:delText>58.3(H)</w:delText>
        </w:r>
      </w:del>
      <w:r w:rsidR="00D171B5">
        <w:fldChar w:fldCharType="end"/>
      </w:r>
      <w:r w:rsidRPr="00462199">
        <w:t>; and</w:t>
      </w:r>
      <w:bookmarkEnd w:id="5849"/>
    </w:p>
    <w:p w14:paraId="6BECA662" w14:textId="77777777" w:rsidR="00D179D6" w:rsidRPr="00462199" w:rsidRDefault="00D179D6" w:rsidP="00202C21">
      <w:pPr>
        <w:pStyle w:val="H3Ashurst"/>
      </w:pPr>
      <w:bookmarkStart w:id="5852" w:name="_Ref144114941"/>
      <w:r w:rsidRPr="00462199">
        <w:lastRenderedPageBreak/>
        <w:t>include a proposal as to the identity, and terms of reference, of the Expert and the relevant expertise that the referring Party considers qualifies the proposed Expert to determine the relevant Expert Dispute.</w:t>
      </w:r>
      <w:bookmarkEnd w:id="5852"/>
    </w:p>
    <w:p w14:paraId="70B7E872" w14:textId="77777777" w:rsidR="00D179D6" w:rsidRPr="00462199" w:rsidRDefault="00D179D6" w:rsidP="005B3BB9">
      <w:pPr>
        <w:pStyle w:val="H2Ashurst"/>
      </w:pPr>
      <w:bookmarkStart w:id="5853" w:name="_Ref144114942"/>
      <w:r w:rsidRPr="00462199">
        <w:t>Any Expert appointed to determine any Expert Dispute shall be required to have an appropriate level of experience in relation to matters of the same general description as the matter in Dispute.</w:t>
      </w:r>
      <w:bookmarkEnd w:id="5853"/>
    </w:p>
    <w:p w14:paraId="5A5D5E84" w14:textId="77777777" w:rsidR="00D179D6" w:rsidRPr="00462199" w:rsidRDefault="00D179D6" w:rsidP="005B3BB9">
      <w:pPr>
        <w:pStyle w:val="H2Ashurst"/>
      </w:pPr>
      <w:bookmarkStart w:id="5854" w:name="_Ref144114943"/>
      <w:r w:rsidRPr="00462199">
        <w:t xml:space="preserve">The Party receiving the Expert Determination Notice (the </w:t>
      </w:r>
      <w:r w:rsidRPr="00462199">
        <w:rPr>
          <w:b/>
        </w:rPr>
        <w:t>"Respondent"</w:t>
      </w:r>
      <w:r w:rsidRPr="00462199">
        <w:t xml:space="preserve">) shall, no later than ten (10) Business Days after receipt of the Expert Determination Notice, give notice (an </w:t>
      </w:r>
      <w:r w:rsidRPr="00462199">
        <w:rPr>
          <w:b/>
        </w:rPr>
        <w:t>"Expert Determination Response Notice"</w:t>
      </w:r>
      <w:r w:rsidRPr="00462199">
        <w:t xml:space="preserve">) to the other Party (the </w:t>
      </w:r>
      <w:r w:rsidRPr="00462199">
        <w:rPr>
          <w:b/>
        </w:rPr>
        <w:t>"Claimant"</w:t>
      </w:r>
      <w:r w:rsidRPr="00462199">
        <w:t>). An Expert Determination Response Notice shall specify whether or not the Respondent accepts:</w:t>
      </w:r>
      <w:bookmarkEnd w:id="5854"/>
    </w:p>
    <w:p w14:paraId="4AFFC698" w14:textId="77777777" w:rsidR="00D179D6" w:rsidRPr="00462199" w:rsidRDefault="00D179D6" w:rsidP="00202C21">
      <w:pPr>
        <w:pStyle w:val="H3Ashurst"/>
      </w:pPr>
      <w:bookmarkStart w:id="5855" w:name="_Ref144114944"/>
      <w:r w:rsidRPr="00462199">
        <w:t>the Expert proposed by the Claimant (and, if the Respondent does not accept the Expert proposed by the Claimant, it shall specify an alternative Expert for consideration by the Claimant); and</w:t>
      </w:r>
      <w:bookmarkEnd w:id="5855"/>
    </w:p>
    <w:p w14:paraId="51728A7D" w14:textId="77777777" w:rsidR="00D179D6" w:rsidRPr="00462199" w:rsidRDefault="00D179D6" w:rsidP="00202C21">
      <w:pPr>
        <w:pStyle w:val="H3Ashurst"/>
      </w:pPr>
      <w:bookmarkStart w:id="5856" w:name="_Ref144114945"/>
      <w:r w:rsidRPr="00462199">
        <w:t>the terms of reference for the Expert proposed by the Claimant (and, if the Respondent does not accept the terms of reference for the Expert proposed by the Claimant, it shall propose alternative terms of reference for the Expert for consideration by the Claimant).</w:t>
      </w:r>
      <w:bookmarkEnd w:id="5856"/>
    </w:p>
    <w:p w14:paraId="3237AC03" w14:textId="7060286A" w:rsidR="00D179D6" w:rsidRPr="00462199" w:rsidRDefault="00D179D6" w:rsidP="005B3BB9">
      <w:pPr>
        <w:pStyle w:val="H2Ashurst"/>
      </w:pPr>
      <w:bookmarkStart w:id="5857" w:name="_Ref144114946"/>
      <w:r w:rsidRPr="00462199">
        <w:t xml:space="preserve">If the Parties fail to agree on the identity of the Expert within twenty (20) Business Days of the date of service of the Expert Determination Notice (or such other period as the Parties may agree in writing), either Party may request that the Expert be nominated by the LCIA, which shall be requested to choose a suitably qualified and experienced Expert for the Expert Dispute in question. The LCIA's nomination shall, subject to </w:t>
      </w:r>
      <w:r w:rsidR="007248B2" w:rsidRPr="007248B2">
        <w:t>Condition</w:t>
      </w:r>
      <w:r w:rsidRPr="00462199">
        <w:t xml:space="preserve"> </w:t>
      </w:r>
      <w:r w:rsidRPr="00462199">
        <w:fldChar w:fldCharType="begin"/>
      </w:r>
      <w:r w:rsidRPr="00462199">
        <w:instrText xml:space="preserve">  REF _Ref144114949 \r \h \* MERGEFORMAT </w:instrText>
      </w:r>
      <w:r w:rsidRPr="00462199">
        <w:fldChar w:fldCharType="separate"/>
      </w:r>
      <w:del w:id="5858" w:author="Faqir, Sofia (Energy Security)" w:date="2023-11-12T19:47:00Z">
        <w:r w:rsidR="00E473FC" w:rsidRPr="00E473FC">
          <w:rPr>
            <w:color w:val="000000"/>
          </w:rPr>
          <w:delText>60.5(A)(i)</w:delText>
        </w:r>
      </w:del>
      <w:r w:rsidRPr="00462199">
        <w:fldChar w:fldCharType="end"/>
      </w:r>
      <w:r w:rsidRPr="00462199">
        <w:t>, be binding on the Parties.</w:t>
      </w:r>
      <w:bookmarkEnd w:id="5857"/>
    </w:p>
    <w:p w14:paraId="1CCEB753" w14:textId="77777777" w:rsidR="00D179D6" w:rsidRPr="00462199" w:rsidRDefault="00D179D6" w:rsidP="005B3BB9">
      <w:pPr>
        <w:pStyle w:val="H2Ashurst"/>
      </w:pPr>
      <w:bookmarkStart w:id="5859" w:name="_Ref144114947"/>
      <w:r w:rsidRPr="00462199">
        <w:t>The Parties shall:</w:t>
      </w:r>
      <w:bookmarkEnd w:id="5859"/>
    </w:p>
    <w:p w14:paraId="415BA286" w14:textId="33FB4F83" w:rsidR="00D179D6" w:rsidRPr="00462199" w:rsidRDefault="00D179D6" w:rsidP="00202C21">
      <w:pPr>
        <w:pStyle w:val="H3Ashurst"/>
      </w:pPr>
      <w:bookmarkStart w:id="5860" w:name="_Ref144114948"/>
      <w:r w:rsidRPr="00462199">
        <w:t xml:space="preserve">use reasonable endeavours to procure that no later than ten (10) Business Days after the Parties have agreed the identity of the Expert to be appointed (or the LCIA having nominated an Expert in accordance with </w:t>
      </w:r>
      <w:r w:rsidR="007248B2" w:rsidRPr="007248B2">
        <w:t>Condition</w:t>
      </w:r>
      <w:r w:rsidRPr="00462199">
        <w:t xml:space="preserve"> </w:t>
      </w:r>
      <w:r w:rsidR="00D171B5">
        <w:fldChar w:fldCharType="begin"/>
      </w:r>
      <w:r w:rsidR="00D171B5">
        <w:instrText xml:space="preserve"> REF _Ref144114946 \w \h </w:instrText>
      </w:r>
      <w:r w:rsidR="00D171B5">
        <w:fldChar w:fldCharType="separate"/>
      </w:r>
      <w:del w:id="5861" w:author="Faqir, Sofia (Energy Security)" w:date="2023-11-12T19:47:00Z">
        <w:r w:rsidR="00E473FC">
          <w:delText>60.4</w:delText>
        </w:r>
      </w:del>
      <w:r w:rsidR="00D171B5">
        <w:fldChar w:fldCharType="end"/>
      </w:r>
      <w:r w:rsidRPr="00462199">
        <w:t>):</w:t>
      </w:r>
      <w:bookmarkEnd w:id="5860"/>
    </w:p>
    <w:p w14:paraId="7376D16F" w14:textId="77777777" w:rsidR="00D179D6" w:rsidRPr="00462199" w:rsidRDefault="00D179D6" w:rsidP="005B3BB9">
      <w:pPr>
        <w:pStyle w:val="H4Ashurst"/>
      </w:pPr>
      <w:bookmarkStart w:id="5862" w:name="_Ref144114949"/>
      <w:r w:rsidRPr="00462199">
        <w:t>the Expert confirms in writing to the Parties that:</w:t>
      </w:r>
      <w:bookmarkEnd w:id="5862"/>
    </w:p>
    <w:p w14:paraId="304D789A" w14:textId="77777777" w:rsidR="00D179D6" w:rsidRPr="00462199" w:rsidRDefault="00D179D6" w:rsidP="00202C21">
      <w:pPr>
        <w:pStyle w:val="H5Ashurst"/>
      </w:pPr>
      <w:bookmarkStart w:id="5863" w:name="_Ref144114950"/>
      <w:r w:rsidRPr="00462199">
        <w:t>the Expert is willing and available to act in relation to the Expert Dispute; and</w:t>
      </w:r>
      <w:bookmarkEnd w:id="5863"/>
    </w:p>
    <w:p w14:paraId="2718675E" w14:textId="77777777" w:rsidR="00D179D6" w:rsidRPr="00462199" w:rsidRDefault="00D179D6" w:rsidP="00202C21">
      <w:pPr>
        <w:pStyle w:val="H5Ashurst"/>
      </w:pPr>
      <w:bookmarkStart w:id="5864" w:name="_Ref144114951"/>
      <w:r w:rsidRPr="00462199">
        <w:t>the Expert has no conflict of interest which prevents the Expert from determining the Expert Dispute;</w:t>
      </w:r>
      <w:bookmarkEnd w:id="5864"/>
    </w:p>
    <w:p w14:paraId="6E423632" w14:textId="4B2628BC" w:rsidR="00D179D6" w:rsidRPr="00462199" w:rsidRDefault="00D179D6" w:rsidP="005B3BB9">
      <w:pPr>
        <w:pStyle w:val="H4Ashurst"/>
      </w:pPr>
      <w:bookmarkStart w:id="5865" w:name="_Ref144114952"/>
      <w:r w:rsidRPr="00462199">
        <w:t xml:space="preserve">(subject to the confirmation referred to in </w:t>
      </w:r>
      <w:r w:rsidR="007248B2" w:rsidRPr="007248B2">
        <w:t>Condition</w:t>
      </w:r>
      <w:r w:rsidR="00F1229F">
        <w:t xml:space="preserve"> </w:t>
      </w:r>
      <w:r w:rsidR="00F1229F">
        <w:fldChar w:fldCharType="begin"/>
      </w:r>
      <w:r w:rsidR="00F1229F">
        <w:instrText xml:space="preserve"> REF _Ref144114949 \w \h </w:instrText>
      </w:r>
      <w:r w:rsidR="00F1229F">
        <w:fldChar w:fldCharType="separate"/>
      </w:r>
      <w:del w:id="5866" w:author="Faqir, Sofia (Energy Security)" w:date="2023-11-12T19:47:00Z">
        <w:r w:rsidR="00E473FC">
          <w:delText>60.5(A)(i)</w:delText>
        </w:r>
      </w:del>
      <w:r w:rsidR="00F1229F">
        <w:fldChar w:fldCharType="end"/>
      </w:r>
      <w:r w:rsidRPr="00462199">
        <w:t xml:space="preserve"> having been given) the terms of appointment and the terms of reference of the Expert are agreed between the Parties and the Expert (and an appointment letter entered into among them), such terms:</w:t>
      </w:r>
      <w:bookmarkEnd w:id="5865"/>
    </w:p>
    <w:p w14:paraId="7D260D14" w14:textId="77777777" w:rsidR="00D179D6" w:rsidRPr="00462199" w:rsidRDefault="00D179D6" w:rsidP="00202C21">
      <w:pPr>
        <w:pStyle w:val="H5Ashurst"/>
      </w:pPr>
      <w:bookmarkStart w:id="5867" w:name="_Ref144114953"/>
      <w:r w:rsidRPr="00462199">
        <w:t>to include an undertaking that the Expert shall not disclose to any person any Supporting Information disclosed or delivered by a Party to the Expert in consequence of, or in respect of, their appointment as the Expert; and</w:t>
      </w:r>
      <w:bookmarkEnd w:id="5867"/>
    </w:p>
    <w:p w14:paraId="37D0AE47" w14:textId="77777777" w:rsidR="00D179D6" w:rsidRPr="00462199" w:rsidRDefault="00D179D6" w:rsidP="00202C21">
      <w:pPr>
        <w:pStyle w:val="H5Ashurst"/>
      </w:pPr>
      <w:bookmarkStart w:id="5868" w:name="_Ref144114954"/>
      <w:r w:rsidRPr="00462199">
        <w:t>to exempt the Expert (and any employee, agent or adviser of or to the Expert) from liability for anything done or omitted in the discharge or purported discharge of the Expert's functions, unless such act or omission is fraudulent or in bad faith;</w:t>
      </w:r>
      <w:bookmarkEnd w:id="5868"/>
    </w:p>
    <w:p w14:paraId="5BBAB6ED" w14:textId="77777777" w:rsidR="00D179D6" w:rsidRPr="00462199" w:rsidRDefault="00D179D6" w:rsidP="00202C21">
      <w:pPr>
        <w:pStyle w:val="H3Ashurst"/>
      </w:pPr>
      <w:bookmarkStart w:id="5869" w:name="_Ref144114955"/>
      <w:r w:rsidRPr="00462199">
        <w:lastRenderedPageBreak/>
        <w:t>instruct the Expert:</w:t>
      </w:r>
      <w:bookmarkEnd w:id="5869"/>
    </w:p>
    <w:p w14:paraId="250899D6" w14:textId="77777777" w:rsidR="00D179D6" w:rsidRPr="00462199" w:rsidRDefault="00D179D6" w:rsidP="005B3BB9">
      <w:pPr>
        <w:pStyle w:val="H4Ashurst"/>
      </w:pPr>
      <w:bookmarkStart w:id="5870" w:name="_Ref144114956"/>
      <w:r w:rsidRPr="00462199">
        <w:t>to act fairly and impartially;</w:t>
      </w:r>
      <w:bookmarkEnd w:id="5870"/>
    </w:p>
    <w:p w14:paraId="56026442" w14:textId="77777777" w:rsidR="00D179D6" w:rsidRPr="00462199" w:rsidRDefault="00D179D6" w:rsidP="005B3BB9">
      <w:pPr>
        <w:pStyle w:val="H4Ashurst"/>
      </w:pPr>
      <w:bookmarkStart w:id="5871" w:name="_Ref144114957"/>
      <w:r w:rsidRPr="00462199">
        <w:t>to reach their decision in accordance with the applicable Laws in relation to the Dispute referred to the Expert;</w:t>
      </w:r>
      <w:bookmarkEnd w:id="5871"/>
    </w:p>
    <w:p w14:paraId="34CD16B0" w14:textId="77777777" w:rsidR="00D179D6" w:rsidRPr="00462199" w:rsidRDefault="00D179D6" w:rsidP="005B3BB9">
      <w:pPr>
        <w:pStyle w:val="H4Ashurst"/>
      </w:pPr>
      <w:bookmarkStart w:id="5872" w:name="_Ref144114958"/>
      <w:r w:rsidRPr="00462199">
        <w:t>to take the initiative in ascertaining the facts and the law, including by:</w:t>
      </w:r>
      <w:bookmarkEnd w:id="5872"/>
    </w:p>
    <w:p w14:paraId="3AEC2831" w14:textId="77777777" w:rsidR="00D179D6" w:rsidRPr="00462199" w:rsidRDefault="00D179D6" w:rsidP="00202C21">
      <w:pPr>
        <w:pStyle w:val="H5Ashurst"/>
      </w:pPr>
      <w:bookmarkStart w:id="5873" w:name="_Ref144114959"/>
      <w:r w:rsidRPr="00462199">
        <w:t>considering any Supporting Information submitted to the Expert by the Parties;</w:t>
      </w:r>
      <w:bookmarkEnd w:id="5873"/>
    </w:p>
    <w:p w14:paraId="10CEB9DE" w14:textId="77777777" w:rsidR="00D179D6" w:rsidRPr="00462199" w:rsidRDefault="00D179D6" w:rsidP="00202C21">
      <w:pPr>
        <w:pStyle w:val="H5Ashurst"/>
      </w:pPr>
      <w:bookmarkStart w:id="5874" w:name="_Ref144114960"/>
      <w:r w:rsidRPr="00462199">
        <w:t>instructing an expert and/or taking counsel's opinion as to any matter raised in connection with the Dispute, provided that the Expert shall not be entitled to delegate any decision to such expert or counsel;</w:t>
      </w:r>
      <w:bookmarkEnd w:id="5874"/>
    </w:p>
    <w:p w14:paraId="65BD39DC" w14:textId="77777777" w:rsidR="00D179D6" w:rsidRPr="00462199" w:rsidRDefault="00D179D6" w:rsidP="00202C21">
      <w:pPr>
        <w:pStyle w:val="H5Ashurst"/>
      </w:pPr>
      <w:bookmarkStart w:id="5875" w:name="_Ref144114961"/>
      <w:r w:rsidRPr="00462199">
        <w:t>requiring the Parties to produce any Supporting Information (excluding any of the foregoing which would be privileged from production in court proceedings); and</w:t>
      </w:r>
      <w:bookmarkEnd w:id="5875"/>
    </w:p>
    <w:p w14:paraId="2761A050" w14:textId="77777777" w:rsidR="00D179D6" w:rsidRPr="00462199" w:rsidRDefault="00D179D6" w:rsidP="00202C21">
      <w:pPr>
        <w:pStyle w:val="H5Ashurst"/>
      </w:pPr>
      <w:bookmarkStart w:id="5876" w:name="_Ref144114962"/>
      <w:r w:rsidRPr="00462199">
        <w:t>opening up, reviewing and revising any opinion, assessment, certificate, instruction, determination or decision of whatsoever nature given or made pursuant to the LCHA, provided that the Expert may not in so doing purport: (i) to open up, review or revise any matter determined pursuant to an earlier dispute under the Dispute Resolution Procedure or included with a negotiated settlement; or (ii) to decide any matter which falls outside the Expert's terms of reference in relation to the relevant Expert Dispute or is otherwise excluded from the Expert Determination Procedure; and</w:t>
      </w:r>
      <w:bookmarkEnd w:id="5876"/>
    </w:p>
    <w:p w14:paraId="674FEC69" w14:textId="77777777" w:rsidR="00D179D6" w:rsidRPr="00462199" w:rsidRDefault="00D179D6" w:rsidP="005B3BB9">
      <w:pPr>
        <w:pStyle w:val="H4Ashurst"/>
      </w:pPr>
      <w:bookmarkStart w:id="5877" w:name="_Ref144114963"/>
      <w:r w:rsidRPr="00462199">
        <w:t>if requested by either Party in writing, to provide reasons for their decision, which shall be communicated to the Parties;</w:t>
      </w:r>
      <w:bookmarkEnd w:id="5877"/>
    </w:p>
    <w:p w14:paraId="002D5FB3" w14:textId="77777777" w:rsidR="00D179D6" w:rsidRPr="00462199" w:rsidRDefault="00D179D6" w:rsidP="00202C21">
      <w:pPr>
        <w:pStyle w:val="H3Ashurst"/>
      </w:pPr>
      <w:bookmarkStart w:id="5878" w:name="_Ref144114964"/>
      <w:r w:rsidRPr="00462199">
        <w:t>afford the Expert the discretion to establish the procedure (including the timetable) for the determination of the Expert Dispute, it being agreed by the Parties that:</w:t>
      </w:r>
      <w:bookmarkEnd w:id="5878"/>
    </w:p>
    <w:p w14:paraId="67BD0A8D" w14:textId="77777777" w:rsidR="00D179D6" w:rsidRPr="00462199" w:rsidRDefault="00D179D6" w:rsidP="005B3BB9">
      <w:pPr>
        <w:pStyle w:val="H4Ashurst"/>
      </w:pPr>
      <w:bookmarkStart w:id="5879" w:name="_Ref144114965"/>
      <w:r w:rsidRPr="00462199">
        <w:t>the Expert shall be requested to confirm to the Parties the proposed procedure for the relevant Expert Dispute as soon as reasonably practicable after the Expert Appointment Date and, in any event, no later than ten (10) Business Days after such date and, the Parties agree that:</w:t>
      </w:r>
      <w:bookmarkEnd w:id="5879"/>
    </w:p>
    <w:p w14:paraId="5A4AA9BA" w14:textId="77777777" w:rsidR="00D179D6" w:rsidRPr="00462199" w:rsidRDefault="00D179D6" w:rsidP="00202C21">
      <w:pPr>
        <w:pStyle w:val="H5Ashurst"/>
      </w:pPr>
      <w:bookmarkStart w:id="5880" w:name="_Ref144114966"/>
      <w:r w:rsidRPr="00462199">
        <w:t>the Expert shall be requested to afford (and shall so afford) the Parties the opportunity to address the Expert in a meeting at which both Parties shall have the right to be present, where either Party requests such a meeting in writing or the Expert otherwise considers it to be necessary or desirable to reach a determination in respect of the relevant Expert Dispute, with the format and procedure applicable to any such meeting being a matter for the Expert to decide in their sole and absolute discretion;</w:t>
      </w:r>
      <w:bookmarkEnd w:id="5880"/>
    </w:p>
    <w:p w14:paraId="7D5E1903" w14:textId="1440C78E" w:rsidR="00D179D6" w:rsidRPr="00462199" w:rsidRDefault="00D179D6" w:rsidP="00202C21">
      <w:pPr>
        <w:pStyle w:val="H5Ashurst"/>
      </w:pPr>
      <w:bookmarkStart w:id="5881" w:name="_Ref144114967"/>
      <w:r w:rsidRPr="00462199">
        <w:t xml:space="preserve">subject to </w:t>
      </w:r>
      <w:r w:rsidR="00204F12">
        <w:fldChar w:fldCharType="begin"/>
      </w:r>
      <w:r w:rsidR="00204F12">
        <w:instrText xml:space="preserve"> REF _Ref144114968 \r \h </w:instrText>
      </w:r>
      <w:r w:rsidR="00204F12">
        <w:fldChar w:fldCharType="separate"/>
      </w:r>
      <w:del w:id="5882" w:author="Faqir, Sofia (Energy Security)" w:date="2023-11-12T19:47:00Z">
        <w:r w:rsidR="00E473FC">
          <w:delText>c)</w:delText>
        </w:r>
      </w:del>
      <w:r w:rsidR="00204F12">
        <w:fldChar w:fldCharType="end"/>
      </w:r>
      <w:r w:rsidRPr="00462199">
        <w:t xml:space="preserve"> below, the Expert may modify the time periods provided for in </w:t>
      </w:r>
      <w:r w:rsidR="007248B2" w:rsidRPr="007248B2">
        <w:t>Condition</w:t>
      </w:r>
      <w:r w:rsidRPr="00462199">
        <w:t xml:space="preserve"> </w:t>
      </w:r>
      <w:r w:rsidR="00D171B5">
        <w:fldChar w:fldCharType="begin"/>
      </w:r>
      <w:r w:rsidR="00D171B5">
        <w:instrText xml:space="preserve"> REF _Ref144114974 \w \h </w:instrText>
      </w:r>
      <w:r w:rsidR="00D171B5">
        <w:fldChar w:fldCharType="separate"/>
      </w:r>
      <w:del w:id="5883" w:author="Faqir, Sofia (Energy Security)" w:date="2023-11-12T19:47:00Z">
        <w:r w:rsidR="00E473FC">
          <w:delText>60.6</w:delText>
        </w:r>
      </w:del>
      <w:r w:rsidR="00D171B5">
        <w:fldChar w:fldCharType="end"/>
      </w:r>
      <w:r w:rsidRPr="00462199">
        <w:t xml:space="preserve"> and otherwise modify the procedure contemplated by such </w:t>
      </w:r>
      <w:r w:rsidR="007248B2" w:rsidRPr="007248B2">
        <w:t>Condition</w:t>
      </w:r>
      <w:r w:rsidRPr="00462199">
        <w:t>; and</w:t>
      </w:r>
      <w:bookmarkEnd w:id="5881"/>
    </w:p>
    <w:p w14:paraId="1DF27D21" w14:textId="77777777" w:rsidR="00D179D6" w:rsidRPr="00462199" w:rsidRDefault="00D179D6" w:rsidP="00202C21">
      <w:pPr>
        <w:pStyle w:val="H5Ashurst"/>
      </w:pPr>
      <w:bookmarkStart w:id="5884" w:name="_Ref144114968"/>
      <w:r w:rsidRPr="00462199">
        <w:t xml:space="preserve">any modification(s) to the time periods and/or procedure for the determination of an Expert Dispute shall not extend the overall timetable </w:t>
      </w:r>
      <w:r w:rsidRPr="00462199">
        <w:lastRenderedPageBreak/>
        <w:t>of the Expert Determination Procedure by more than sixty (60) calendar days without the agreement of both Parties;</w:t>
      </w:r>
      <w:bookmarkEnd w:id="5884"/>
    </w:p>
    <w:p w14:paraId="7AB72A56" w14:textId="77777777" w:rsidR="00D179D6" w:rsidRPr="00462199" w:rsidRDefault="00D179D6" w:rsidP="005B3BB9">
      <w:pPr>
        <w:pStyle w:val="H4Ashurst"/>
      </w:pPr>
      <w:bookmarkStart w:id="5885" w:name="_Ref144114969"/>
      <w:r w:rsidRPr="00462199">
        <w:t>all submissions made by a Party to the Expert (including all Supporting Information provided to the Expert) shall be provided to the other Party contemporaneously with such submissions being made to the Expert; and</w:t>
      </w:r>
      <w:bookmarkEnd w:id="5885"/>
    </w:p>
    <w:p w14:paraId="5FE00CCB" w14:textId="14344457" w:rsidR="00D179D6" w:rsidRPr="00462199" w:rsidRDefault="00D179D6" w:rsidP="005B3BB9">
      <w:pPr>
        <w:pStyle w:val="H4Ashurst"/>
      </w:pPr>
      <w:bookmarkStart w:id="5886" w:name="_Ref144114970"/>
      <w:r w:rsidRPr="00462199">
        <w:t xml:space="preserve">the Parties shall (without prejudice to </w:t>
      </w:r>
      <w:r w:rsidR="007248B2" w:rsidRPr="007248B2">
        <w:t>Condition</w:t>
      </w:r>
      <w:r w:rsidR="00F1229F">
        <w:t xml:space="preserve"> </w:t>
      </w:r>
      <w:r w:rsidR="00F1229F">
        <w:fldChar w:fldCharType="begin"/>
      </w:r>
      <w:r w:rsidR="00F1229F">
        <w:instrText xml:space="preserve"> REF _Ref144114965 \w \h </w:instrText>
      </w:r>
      <w:r w:rsidR="00F1229F">
        <w:fldChar w:fldCharType="separate"/>
      </w:r>
      <w:del w:id="5887" w:author="Faqir, Sofia (Energy Security)" w:date="2023-11-12T19:47:00Z">
        <w:r w:rsidR="00E473FC">
          <w:delText>60.5(C)(i)</w:delText>
        </w:r>
      </w:del>
      <w:r w:rsidR="00F1229F">
        <w:fldChar w:fldCharType="end"/>
      </w:r>
      <w:r w:rsidRPr="00462199">
        <w:t>) request the Expert to determine the Expert Dispute within the earlier of:</w:t>
      </w:r>
      <w:bookmarkEnd w:id="5886"/>
    </w:p>
    <w:p w14:paraId="3157A2C9" w14:textId="77777777" w:rsidR="00D179D6" w:rsidRPr="00462199" w:rsidRDefault="00D179D6" w:rsidP="00202C21">
      <w:pPr>
        <w:pStyle w:val="H5Ashurst"/>
      </w:pPr>
      <w:bookmarkStart w:id="5888" w:name="_Ref144114971"/>
      <w:r w:rsidRPr="00462199">
        <w:t>thirty (30) Business Days following the date on which a Response Submission has been provided by the Respondent; and</w:t>
      </w:r>
      <w:bookmarkEnd w:id="5888"/>
    </w:p>
    <w:p w14:paraId="0A0CC719" w14:textId="77777777" w:rsidR="00D179D6" w:rsidRPr="00462199" w:rsidRDefault="00D179D6" w:rsidP="00202C21">
      <w:pPr>
        <w:pStyle w:val="H5Ashurst"/>
      </w:pPr>
      <w:bookmarkStart w:id="5889" w:name="_Ref144114972"/>
      <w:r w:rsidRPr="00462199">
        <w:t>sixty (60) Business Days after the First Submission Deadline; and</w:t>
      </w:r>
      <w:bookmarkEnd w:id="5889"/>
    </w:p>
    <w:p w14:paraId="273EC7E6" w14:textId="77777777" w:rsidR="00D179D6" w:rsidRPr="00462199" w:rsidRDefault="00D179D6" w:rsidP="00202C21">
      <w:pPr>
        <w:pStyle w:val="H3Ashurst"/>
      </w:pPr>
      <w:bookmarkStart w:id="5890" w:name="_Ref144114973"/>
      <w:r w:rsidRPr="00462199">
        <w:t>afford the Expert all Supporting Information and assistance which the Expert requires to determine the Expert Dispute (and, if a Party fails to produce any such Supporting Information or assistance, the Expert may continue the determination process without that Supporting Information or assistance).</w:t>
      </w:r>
      <w:bookmarkEnd w:id="5890"/>
    </w:p>
    <w:p w14:paraId="2E8796C7" w14:textId="342E8876" w:rsidR="00D179D6" w:rsidRPr="00462199" w:rsidRDefault="00D179D6" w:rsidP="005B3BB9">
      <w:pPr>
        <w:pStyle w:val="H2Ashurst"/>
      </w:pPr>
      <w:bookmarkStart w:id="5891" w:name="_Ref144114974"/>
      <w:r w:rsidRPr="00462199">
        <w:t xml:space="preserve">Subject to </w:t>
      </w:r>
      <w:r w:rsidR="007248B2" w:rsidRPr="007248B2">
        <w:t>Condition</w:t>
      </w:r>
      <w:r w:rsidRPr="00462199">
        <w:t xml:space="preserve"> </w:t>
      </w:r>
      <w:r w:rsidR="00D171B5">
        <w:fldChar w:fldCharType="begin"/>
      </w:r>
      <w:r w:rsidR="00D171B5">
        <w:instrText xml:space="preserve"> REF _Ref144114977 \w \h </w:instrText>
      </w:r>
      <w:r w:rsidR="00D171B5">
        <w:fldChar w:fldCharType="separate"/>
      </w:r>
      <w:del w:id="5892" w:author="Faqir, Sofia (Energy Security)" w:date="2023-11-12T19:47:00Z">
        <w:r w:rsidR="00E473FC">
          <w:delText>60.6(C)</w:delText>
        </w:r>
      </w:del>
      <w:r w:rsidR="00D171B5">
        <w:fldChar w:fldCharType="end"/>
      </w:r>
      <w:r w:rsidRPr="00462199">
        <w:t>:</w:t>
      </w:r>
      <w:bookmarkEnd w:id="5891"/>
    </w:p>
    <w:p w14:paraId="22B00A11" w14:textId="77777777" w:rsidR="00D179D6" w:rsidRPr="00462199" w:rsidRDefault="00D179D6" w:rsidP="00202C21">
      <w:pPr>
        <w:pStyle w:val="H3Ashurst"/>
      </w:pPr>
      <w:bookmarkStart w:id="5893" w:name="_Ref144114975"/>
      <w:r w:rsidRPr="00462199">
        <w:t xml:space="preserve">the Claimant shall provide the Expert with a copy of the Expert Determination Notice no later than ten (10) Business Days after the Expert Appointment Date (the date on which the Expert receives the copy of the Expert Determination Notice being the </w:t>
      </w:r>
      <w:r w:rsidRPr="00462199">
        <w:rPr>
          <w:b/>
        </w:rPr>
        <w:t>"Expert Referral Date"</w:t>
      </w:r>
      <w:r w:rsidRPr="00462199">
        <w:t>);</w:t>
      </w:r>
      <w:bookmarkEnd w:id="5893"/>
    </w:p>
    <w:p w14:paraId="567EE360" w14:textId="4543E540" w:rsidR="00D179D6" w:rsidRPr="00462199" w:rsidRDefault="00D179D6" w:rsidP="00202C21">
      <w:pPr>
        <w:pStyle w:val="H3Ashurst"/>
      </w:pPr>
      <w:bookmarkStart w:id="5894" w:name="_Ref144114976"/>
      <w:r w:rsidRPr="00462199">
        <w:t xml:space="preserve">the Claimant shall provide a written statement of its case, together with any Supporting Information, to the Expert (the </w:t>
      </w:r>
      <w:r w:rsidRPr="00462199">
        <w:rPr>
          <w:b/>
        </w:rPr>
        <w:t>"First Submission"</w:t>
      </w:r>
      <w:r w:rsidRPr="00462199">
        <w:t xml:space="preserve">) no later than twenty (20) Business Days after the Expert Referral Date (the </w:t>
      </w:r>
      <w:r w:rsidRPr="00462199">
        <w:rPr>
          <w:b/>
        </w:rPr>
        <w:t>"First Submission Deadline"</w:t>
      </w:r>
      <w:r w:rsidRPr="00462199">
        <w:t xml:space="preserve">) and, without limitation, the First Submission may cover any of the matters required to be contained in the relevant Dispute Notice pursuant to </w:t>
      </w:r>
      <w:r w:rsidR="007248B2" w:rsidRPr="007248B2">
        <w:t>Condition</w:t>
      </w:r>
      <w:r w:rsidRPr="00462199">
        <w:t xml:space="preserve">s </w:t>
      </w:r>
      <w:r w:rsidRPr="00462199">
        <w:fldChar w:fldCharType="begin"/>
      </w:r>
      <w:r w:rsidRPr="00462199">
        <w:instrText xml:space="preserve">  REF _Ref144114905 \r \h \* MERGEFORMAT </w:instrText>
      </w:r>
      <w:r w:rsidRPr="00462199">
        <w:fldChar w:fldCharType="separate"/>
      </w:r>
      <w:del w:id="5895" w:author="Faqir, Sofia (Energy Security)" w:date="2023-11-12T19:47:00Z">
        <w:r w:rsidR="00E473FC" w:rsidRPr="00E473FC">
          <w:rPr>
            <w:color w:val="000000"/>
          </w:rPr>
          <w:delText>58.3(A)</w:delText>
        </w:r>
      </w:del>
      <w:r w:rsidRPr="00462199">
        <w:fldChar w:fldCharType="end"/>
      </w:r>
      <w:r w:rsidRPr="00462199">
        <w:t xml:space="preserve"> to </w:t>
      </w:r>
      <w:r w:rsidRPr="00462199">
        <w:fldChar w:fldCharType="begin"/>
      </w:r>
      <w:r w:rsidRPr="00462199">
        <w:instrText xml:space="preserve">  REF _Ref144114912 \r \h \* MERGEFORMAT </w:instrText>
      </w:r>
      <w:r w:rsidRPr="00462199">
        <w:fldChar w:fldCharType="separate"/>
      </w:r>
      <w:del w:id="5896" w:author="Faqir, Sofia (Energy Security)" w:date="2023-11-12T19:47:00Z">
        <w:r w:rsidR="00E473FC" w:rsidRPr="00E473FC">
          <w:rPr>
            <w:color w:val="000000"/>
          </w:rPr>
          <w:delText>58.3(H)</w:delText>
        </w:r>
      </w:del>
      <w:r w:rsidRPr="00462199">
        <w:fldChar w:fldCharType="end"/>
      </w:r>
      <w:r w:rsidRPr="00462199">
        <w:t xml:space="preserve"> (inclusive) and shall include copies of any Supporting Information which the Claimant considers to be important and relevant and a copy of such First Submission shall be provided to the Respondent at the same time as it is provided to the Expert; and</w:t>
      </w:r>
      <w:bookmarkEnd w:id="5894"/>
    </w:p>
    <w:p w14:paraId="5CE5B25D" w14:textId="77777777" w:rsidR="00D179D6" w:rsidRPr="00462199" w:rsidRDefault="00D179D6" w:rsidP="00202C21">
      <w:pPr>
        <w:pStyle w:val="H3Ashurst"/>
      </w:pPr>
      <w:bookmarkStart w:id="5897" w:name="_Ref144114977"/>
      <w:r w:rsidRPr="00462199">
        <w:t xml:space="preserve">the Respondent may, but is not obliged to, submit a response to the Claimant's First Submission, together with any Supporting Information, on which the Respondent intends to rely (a </w:t>
      </w:r>
      <w:r w:rsidRPr="00462199">
        <w:rPr>
          <w:b/>
        </w:rPr>
        <w:t>"Response Submission"</w:t>
      </w:r>
      <w:r w:rsidRPr="00462199">
        <w:t>) no later than thirty (30) Business Days after receipt of the First Submission.</w:t>
      </w:r>
      <w:bookmarkEnd w:id="5897"/>
    </w:p>
    <w:p w14:paraId="72F8877A" w14:textId="77777777" w:rsidR="00D179D6" w:rsidRPr="00462199" w:rsidRDefault="00D179D6" w:rsidP="005B3BB9">
      <w:pPr>
        <w:pStyle w:val="H2Ashurst"/>
      </w:pPr>
      <w:bookmarkStart w:id="5898" w:name="_Ref144114978"/>
      <w:r w:rsidRPr="00462199">
        <w:t>The Arbitration Act 1996 and the law relating to arbitrators and arbitrations shall not apply to the Expert or their determination or the procedure by which the Expert reaches their determination.</w:t>
      </w:r>
      <w:bookmarkEnd w:id="5898"/>
    </w:p>
    <w:p w14:paraId="43725087" w14:textId="77777777" w:rsidR="00D179D6" w:rsidRPr="00462199" w:rsidRDefault="00D179D6" w:rsidP="005B3BB9">
      <w:pPr>
        <w:pStyle w:val="H2Ashurst"/>
      </w:pPr>
      <w:bookmarkStart w:id="5899" w:name="_Ref144114979"/>
      <w:r w:rsidRPr="00462199">
        <w:t>If the Expert is at any time unable or unwilling to act or fails to come to a decision within the specified time allowed, either Party may proceed to seek the appointment of a replacement Expert as if the Expert Determination Notice had just been served. The provisions of the Expert Determination Procedure shall apply to any replacement Expert and the replacement Expert shall be authorised to determine any Expert Dispute which was submitted to their predecessor but which their predecessor had not determined at the time when their predecessor became unable or unwilling to act.</w:t>
      </w:r>
      <w:bookmarkEnd w:id="5899"/>
    </w:p>
    <w:p w14:paraId="1388129A" w14:textId="77777777" w:rsidR="00D179D6" w:rsidRPr="00462199" w:rsidRDefault="00D179D6" w:rsidP="005B3BB9">
      <w:pPr>
        <w:pStyle w:val="H2Ashurst"/>
      </w:pPr>
      <w:bookmarkStart w:id="5900" w:name="_Ref144114980"/>
      <w:r w:rsidRPr="00462199">
        <w:t>The Expert's determination shall be final and binding upon the Parties, except in the event of fraud or manifest error.</w:t>
      </w:r>
      <w:bookmarkEnd w:id="5900"/>
    </w:p>
    <w:p w14:paraId="663E6354" w14:textId="77777777" w:rsidR="00D179D6" w:rsidRPr="00462199" w:rsidRDefault="00D179D6" w:rsidP="005B3BB9">
      <w:pPr>
        <w:pStyle w:val="H2Ashurst"/>
      </w:pPr>
      <w:bookmarkStart w:id="5901" w:name="_Ref144114981"/>
      <w:r w:rsidRPr="00462199">
        <w:lastRenderedPageBreak/>
        <w:t>No Expert determination shall have the effect of amending the LCHA unless expressly permitted pursuant to the LCHA.</w:t>
      </w:r>
      <w:bookmarkEnd w:id="5901"/>
    </w:p>
    <w:p w14:paraId="02756F00" w14:textId="77777777" w:rsidR="00D179D6" w:rsidRPr="00462199" w:rsidRDefault="00D179D6" w:rsidP="005B3BB9">
      <w:pPr>
        <w:pStyle w:val="H2Ashurst"/>
      </w:pPr>
      <w:bookmarkStart w:id="5902" w:name="_Ref144114982"/>
      <w:r w:rsidRPr="00462199">
        <w:t>If either Party does not comply with the decision of the Expert, the other Party may commence proceedings in the English Courts to secure enforcement of that decision.</w:t>
      </w:r>
      <w:bookmarkEnd w:id="5902"/>
    </w:p>
    <w:p w14:paraId="6E301289" w14:textId="77777777" w:rsidR="00D179D6" w:rsidRPr="00462199" w:rsidRDefault="00D179D6" w:rsidP="005B3BB9">
      <w:pPr>
        <w:pStyle w:val="H2Ashurst"/>
      </w:pPr>
      <w:bookmarkStart w:id="5903" w:name="_Ref144114983"/>
      <w:r w:rsidRPr="00462199">
        <w:t>The Expert may, in their determination, provide that one or other or both of the Parties pay the Expert's fees and expenses and each other's costs (including the fees and expenses of external advisers and consultants) in such proportions as the Expert may specify on the general principle that the allocation of costs should reflect the Parties' relative success and failure in the Expert Determination Procedure. In the absence of such a direction, each Party shall bear its own costs and the fees and expenses of the Expert shall be paid in equal shares by the Parties.</w:t>
      </w:r>
      <w:bookmarkEnd w:id="5903"/>
    </w:p>
    <w:p w14:paraId="4544132C" w14:textId="77777777" w:rsidR="00D179D6" w:rsidRPr="00462199" w:rsidRDefault="00D179D6" w:rsidP="005B3BB9">
      <w:pPr>
        <w:pStyle w:val="H1Ashurst"/>
      </w:pPr>
      <w:bookmarkStart w:id="5904" w:name="_Ref144114984"/>
      <w:bookmarkStart w:id="5905" w:name="_Ref144117994"/>
      <w:bookmarkStart w:id="5906" w:name="_Ref144117995"/>
      <w:bookmarkStart w:id="5907" w:name="_Ref144479169"/>
      <w:bookmarkStart w:id="5908" w:name="_Toc149833717"/>
      <w:r w:rsidRPr="00462199">
        <w:t>Arbitration Procedure</w:t>
      </w:r>
      <w:bookmarkEnd w:id="5904"/>
      <w:bookmarkEnd w:id="5905"/>
      <w:bookmarkEnd w:id="5906"/>
      <w:bookmarkEnd w:id="5907"/>
      <w:bookmarkEnd w:id="5908"/>
    </w:p>
    <w:p w14:paraId="5FA06410" w14:textId="22E76ED7" w:rsidR="00D179D6" w:rsidRPr="00462199" w:rsidRDefault="00D179D6" w:rsidP="005B3BB9">
      <w:pPr>
        <w:pStyle w:val="H2Ashurst"/>
      </w:pPr>
      <w:bookmarkStart w:id="5909" w:name="_Ref144114985"/>
      <w:r w:rsidRPr="00462199">
        <w:t xml:space="preserve">Either Party may, subject to </w:t>
      </w:r>
      <w:r w:rsidR="007248B2" w:rsidRPr="007248B2">
        <w:t>Condition</w:t>
      </w:r>
      <w:r w:rsidRPr="00462199">
        <w:t xml:space="preserve"> </w:t>
      </w:r>
      <w:r w:rsidR="00D171B5">
        <w:fldChar w:fldCharType="begin"/>
      </w:r>
      <w:r w:rsidR="00D171B5">
        <w:instrText xml:space="preserve"> REF _Ref144479133 \w \h </w:instrText>
      </w:r>
      <w:r w:rsidR="00D171B5">
        <w:fldChar w:fldCharType="separate"/>
      </w:r>
      <w:del w:id="5910" w:author="Faqir, Sofia (Energy Security)" w:date="2023-11-12T19:47:00Z">
        <w:r w:rsidR="00E473FC">
          <w:delText>59</w:delText>
        </w:r>
      </w:del>
      <w:r w:rsidR="00D171B5">
        <w:fldChar w:fldCharType="end"/>
      </w:r>
      <w:r w:rsidRPr="00462199">
        <w:t xml:space="preserve"> (</w:t>
      </w:r>
      <w:r w:rsidRPr="00462199">
        <w:rPr>
          <w:i/>
        </w:rPr>
        <w:t>Resolution by Senior Representatives</w:t>
      </w:r>
      <w:r w:rsidRPr="00462199">
        <w:t xml:space="preserve">), refer an Arbitration Dispute to arbitration. Any Arbitration Dispute so referred to arbitration shall be resolved in accordance with the LCIA Arbitration Rules, which rules are to be treated as incorporated by reference into this </w:t>
      </w:r>
      <w:r w:rsidR="007248B2" w:rsidRPr="007248B2">
        <w:t>Condition</w:t>
      </w:r>
      <w:r w:rsidRPr="00462199">
        <w:t xml:space="preserve"> </w:t>
      </w:r>
      <w:r w:rsidR="009D2B14">
        <w:fldChar w:fldCharType="begin"/>
      </w:r>
      <w:r w:rsidR="009D2B14">
        <w:instrText xml:space="preserve"> REF _Ref144114985 \w \h </w:instrText>
      </w:r>
      <w:r w:rsidR="009D2B14">
        <w:fldChar w:fldCharType="separate"/>
      </w:r>
      <w:del w:id="5911" w:author="Faqir, Sofia (Energy Security)" w:date="2023-11-12T19:47:00Z">
        <w:r w:rsidR="00E473FC">
          <w:delText>61.1</w:delText>
        </w:r>
      </w:del>
      <w:r w:rsidR="009D2B14">
        <w:fldChar w:fldCharType="end"/>
      </w:r>
      <w:r w:rsidRPr="00462199">
        <w:t>.</w:t>
      </w:r>
      <w:bookmarkEnd w:id="5909"/>
    </w:p>
    <w:p w14:paraId="272B94ED" w14:textId="77777777" w:rsidR="00D179D6" w:rsidRPr="00462199" w:rsidRDefault="00D179D6" w:rsidP="005B3BB9">
      <w:pPr>
        <w:pStyle w:val="H2Ashurst"/>
      </w:pPr>
      <w:bookmarkStart w:id="5912" w:name="_Ref144114986"/>
      <w:r w:rsidRPr="00462199">
        <w:t xml:space="preserve">The Arbitral Tribunal shall make its award in writing (the </w:t>
      </w:r>
      <w:r w:rsidRPr="00462199">
        <w:rPr>
          <w:b/>
        </w:rPr>
        <w:t>"Arbitral Award"</w:t>
      </w:r>
      <w:r w:rsidRPr="00462199">
        <w:t>) and the Parties agree that all final Arbitral Awards shall be binding on the Parties.</w:t>
      </w:r>
      <w:bookmarkEnd w:id="5912"/>
    </w:p>
    <w:p w14:paraId="4DFD1D24" w14:textId="77777777" w:rsidR="00D179D6" w:rsidRPr="00462199" w:rsidRDefault="00D179D6" w:rsidP="005B3BB9">
      <w:pPr>
        <w:pStyle w:val="H2Ashurst"/>
      </w:pPr>
      <w:bookmarkStart w:id="5913" w:name="_Ref144114987"/>
      <w:r w:rsidRPr="00462199">
        <w:t>No Arbitral Award shall have the effect of amending the LCHA unless expressly permitted pursuant to the LCHA.</w:t>
      </w:r>
      <w:bookmarkEnd w:id="5913"/>
    </w:p>
    <w:p w14:paraId="0253CE24" w14:textId="77777777" w:rsidR="00D179D6" w:rsidRPr="00462199" w:rsidRDefault="00D179D6" w:rsidP="005B3BB9">
      <w:pPr>
        <w:pStyle w:val="H2Ashurst"/>
      </w:pPr>
      <w:bookmarkStart w:id="5914" w:name="_Ref144114988"/>
      <w:r w:rsidRPr="00462199">
        <w:t xml:space="preserve">The Arbitral Tribunal shall consist of three (3) Arbitrators except where the Parties have agreed in writing that the Arbitral Tribunal shall consist of one (1) Arbitrator (the </w:t>
      </w:r>
      <w:r w:rsidRPr="00462199">
        <w:rPr>
          <w:b/>
        </w:rPr>
        <w:t>"Mutual Appointment Decision"</w:t>
      </w:r>
      <w:r w:rsidRPr="00462199">
        <w:t>).</w:t>
      </w:r>
      <w:bookmarkEnd w:id="5914"/>
    </w:p>
    <w:p w14:paraId="6417E94F" w14:textId="77777777" w:rsidR="00D179D6" w:rsidRPr="00462199" w:rsidRDefault="00D179D6" w:rsidP="005B3BB9">
      <w:pPr>
        <w:pStyle w:val="H2Ashurst"/>
      </w:pPr>
      <w:bookmarkStart w:id="5915" w:name="_Ref144114989"/>
      <w:r w:rsidRPr="00462199">
        <w:t>If the Arbitral Tribunal is to consist of:</w:t>
      </w:r>
      <w:bookmarkEnd w:id="5915"/>
    </w:p>
    <w:p w14:paraId="045E5851" w14:textId="77777777" w:rsidR="00D179D6" w:rsidRPr="00462199" w:rsidRDefault="00D179D6" w:rsidP="00202C21">
      <w:pPr>
        <w:pStyle w:val="H3Ashurst"/>
      </w:pPr>
      <w:bookmarkStart w:id="5916" w:name="_Ref144114990"/>
      <w:r w:rsidRPr="00462199">
        <w:t>three (3) Arbitrators, each Party shall nominate one (1) Arbitrator to be appointed by the LCIA as contemplated by the LCIA Arbitration Rules and the third Arbitrator shall be nominated by the Arbitrators nominated by the Parties and shall act as chair; or</w:t>
      </w:r>
      <w:bookmarkEnd w:id="5916"/>
    </w:p>
    <w:p w14:paraId="326ED306" w14:textId="77777777" w:rsidR="00D179D6" w:rsidRPr="00462199" w:rsidRDefault="00D179D6" w:rsidP="00202C21">
      <w:pPr>
        <w:pStyle w:val="H3Ashurst"/>
      </w:pPr>
      <w:bookmarkStart w:id="5917" w:name="_Ref144114991"/>
      <w:r w:rsidRPr="00462199">
        <w:t>one (1) Arbitrator, the Parties shall use reasonable endeavours to agree on the identity of the Arbitrator no later than ten (10) Business Days after the Mutual Appointment Decision, failing which the Arbitrator shall be appointed by the LCIA as contemplated by the LCIA Arbitration Rules.</w:t>
      </w:r>
      <w:bookmarkEnd w:id="5917"/>
    </w:p>
    <w:p w14:paraId="60A25E7A" w14:textId="77777777" w:rsidR="00D179D6" w:rsidRPr="00462199" w:rsidRDefault="00D179D6" w:rsidP="005B3BB9">
      <w:pPr>
        <w:pStyle w:val="H2Ashurst"/>
      </w:pPr>
      <w:bookmarkStart w:id="5918" w:name="_Ref144114992"/>
      <w:r w:rsidRPr="00462199">
        <w:t>The seat, or legal place, of any arbitration shall be London.</w:t>
      </w:r>
      <w:bookmarkEnd w:id="5918"/>
    </w:p>
    <w:p w14:paraId="500F4B3B" w14:textId="77777777" w:rsidR="00D179D6" w:rsidRPr="00462199" w:rsidRDefault="00D179D6" w:rsidP="005B3BB9">
      <w:pPr>
        <w:pStyle w:val="H2Ashurst"/>
      </w:pPr>
      <w:bookmarkStart w:id="5919" w:name="_Ref144114993"/>
      <w:r w:rsidRPr="00462199">
        <w:t>The language to be used in any arbitral proceedings shall be English.</w:t>
      </w:r>
      <w:bookmarkEnd w:id="5919"/>
    </w:p>
    <w:p w14:paraId="75C5F943" w14:textId="23940626" w:rsidR="00D179D6" w:rsidRPr="00462199" w:rsidRDefault="00D179D6" w:rsidP="005B3BB9">
      <w:pPr>
        <w:pStyle w:val="H2Ashurst"/>
      </w:pPr>
      <w:bookmarkStart w:id="5920" w:name="_Ref144114994"/>
      <w:r w:rsidRPr="00462199">
        <w:t xml:space="preserve">This </w:t>
      </w:r>
      <w:r w:rsidR="007248B2" w:rsidRPr="007248B2">
        <w:t>Condition</w:t>
      </w:r>
      <w:r w:rsidRPr="00462199">
        <w:t xml:space="preserve"> </w:t>
      </w:r>
      <w:r w:rsidR="009D2B14">
        <w:fldChar w:fldCharType="begin"/>
      </w:r>
      <w:r w:rsidR="009D2B14">
        <w:instrText xml:space="preserve"> REF _Ref144479169 \w \h </w:instrText>
      </w:r>
      <w:r w:rsidR="009D2B14">
        <w:fldChar w:fldCharType="separate"/>
      </w:r>
      <w:del w:id="5921" w:author="Faqir, Sofia (Energy Security)" w:date="2023-11-12T19:47:00Z">
        <w:r w:rsidR="00E473FC">
          <w:delText>61</w:delText>
        </w:r>
      </w:del>
      <w:r w:rsidR="009D2B14">
        <w:fldChar w:fldCharType="end"/>
      </w:r>
      <w:r w:rsidRPr="00462199">
        <w:t xml:space="preserve"> shall not apply to any LCHA Technical Dispute.</w:t>
      </w:r>
      <w:bookmarkEnd w:id="5920"/>
    </w:p>
    <w:p w14:paraId="46F86F95" w14:textId="77777777" w:rsidR="00D179D6" w:rsidRPr="00462199" w:rsidRDefault="00D179D6" w:rsidP="005B3BB9">
      <w:pPr>
        <w:pStyle w:val="H1Ashurst"/>
      </w:pPr>
      <w:bookmarkStart w:id="5922" w:name="_Ref144114995"/>
      <w:bookmarkStart w:id="5923" w:name="_Ref144479330"/>
      <w:bookmarkStart w:id="5924" w:name="_Ref144482179"/>
      <w:bookmarkStart w:id="5925" w:name="_Ref144484511"/>
      <w:bookmarkStart w:id="5926" w:name="_Ref145429676"/>
      <w:bookmarkStart w:id="5927" w:name="_Toc149833718"/>
      <w:r w:rsidRPr="00462199">
        <w:t>Consolidation of Connected Disputes</w:t>
      </w:r>
      <w:bookmarkEnd w:id="5922"/>
      <w:bookmarkEnd w:id="5923"/>
      <w:bookmarkEnd w:id="5924"/>
      <w:bookmarkEnd w:id="5925"/>
      <w:bookmarkEnd w:id="5926"/>
      <w:bookmarkEnd w:id="5927"/>
    </w:p>
    <w:p w14:paraId="43DD84DD" w14:textId="77777777" w:rsidR="00D179D6" w:rsidRPr="00462199" w:rsidRDefault="00D179D6" w:rsidP="005B3BB9">
      <w:pPr>
        <w:pStyle w:val="H2Ashurst"/>
      </w:pPr>
      <w:bookmarkStart w:id="5928" w:name="_Ref144114996"/>
      <w:r w:rsidRPr="00462199">
        <w:t>If:</w:t>
      </w:r>
      <w:bookmarkEnd w:id="5928"/>
    </w:p>
    <w:p w14:paraId="243EF50B" w14:textId="77777777" w:rsidR="00D179D6" w:rsidRPr="00462199" w:rsidRDefault="00D179D6" w:rsidP="00202C21">
      <w:pPr>
        <w:pStyle w:val="H3Ashurst"/>
      </w:pPr>
      <w:bookmarkStart w:id="5929" w:name="_Ref144114997"/>
      <w:r w:rsidRPr="00462199">
        <w:t xml:space="preserve">any Dispute raises issues which are substantially the same as, connected with or related to issues raised in any dispute or claim relating to or arising out of any other UKLCH Programme LCHA (each, a </w:t>
      </w:r>
      <w:r w:rsidRPr="00462199">
        <w:rPr>
          <w:b/>
        </w:rPr>
        <w:t>"Connected Dispute"</w:t>
      </w:r>
      <w:r w:rsidRPr="00462199">
        <w:t>);</w:t>
      </w:r>
      <w:bookmarkEnd w:id="5929"/>
    </w:p>
    <w:p w14:paraId="1E4B69E9" w14:textId="77777777" w:rsidR="00D179D6" w:rsidRPr="00462199" w:rsidRDefault="00D179D6" w:rsidP="00202C21">
      <w:pPr>
        <w:pStyle w:val="H3Ashurst"/>
      </w:pPr>
      <w:bookmarkStart w:id="5930" w:name="_Ref144114998"/>
      <w:r w:rsidRPr="00462199">
        <w:lastRenderedPageBreak/>
        <w:t>the Dispute Resolution Procedure has been commenced in relation to the Dispute; and</w:t>
      </w:r>
      <w:bookmarkEnd w:id="5930"/>
    </w:p>
    <w:p w14:paraId="4E2ACAFD" w14:textId="77777777" w:rsidR="00D179D6" w:rsidRPr="00462199" w:rsidRDefault="00D179D6" w:rsidP="00202C21">
      <w:pPr>
        <w:pStyle w:val="H3Ashurst"/>
      </w:pPr>
      <w:bookmarkStart w:id="5931" w:name="_Ref144114999"/>
      <w:r w:rsidRPr="00462199">
        <w:t>a dispute resolution procedure under the other UKLCH Programme LCHA has been commenced in relation to the Connected Dispute under that agreement,</w:t>
      </w:r>
      <w:bookmarkEnd w:id="5931"/>
    </w:p>
    <w:p w14:paraId="5ABA205A" w14:textId="77777777" w:rsidR="00D179D6" w:rsidRPr="00462199" w:rsidRDefault="00D179D6" w:rsidP="005B3BB9">
      <w:pPr>
        <w:pStyle w:val="B12Ashurst"/>
      </w:pPr>
      <w:r w:rsidRPr="00462199">
        <w:t>then either Party may request consolidation of those Connected Disputes at any time so that the Connected Disputes shall be determined together and in respect of any Connected Dispute, the Parties consent, pursuant to Article 22.7 and/or Article 22.8 of the LCIA Arbitration Rules (or any equivalent provisions in any version of the LCIA Arbitration Rules that may come into force hereafter), to the consolidation of an arbitration commenced pursuant to the LCHA with an arbitration commenced under the relevant UKLCH Programme LCHA(s).</w:t>
      </w:r>
    </w:p>
    <w:p w14:paraId="317811BC" w14:textId="00BCA3B2" w:rsidR="00D179D6" w:rsidRPr="00462199" w:rsidRDefault="00D179D6" w:rsidP="005B3BB9">
      <w:pPr>
        <w:pStyle w:val="H2Ashurst"/>
      </w:pPr>
      <w:bookmarkStart w:id="5932" w:name="_Ref144115000"/>
      <w:r w:rsidRPr="00462199">
        <w:t xml:space="preserve">Where a Party wishes to consolidate Connected Disputes pursuant to </w:t>
      </w:r>
      <w:r w:rsidR="007248B2" w:rsidRPr="007248B2">
        <w:t>Condition</w:t>
      </w:r>
      <w:r w:rsidRPr="00462199">
        <w:t xml:space="preserve"> </w:t>
      </w:r>
      <w:r w:rsidR="009D2B14">
        <w:fldChar w:fldCharType="begin"/>
      </w:r>
      <w:r w:rsidR="009D2B14">
        <w:instrText xml:space="preserve"> REF _Ref144114996 \w \h </w:instrText>
      </w:r>
      <w:r w:rsidR="009D2B14">
        <w:fldChar w:fldCharType="separate"/>
      </w:r>
      <w:del w:id="5933" w:author="Faqir, Sofia (Energy Security)" w:date="2023-11-12T19:47:00Z">
        <w:r w:rsidR="00E473FC">
          <w:delText>62.1</w:delText>
        </w:r>
      </w:del>
      <w:r w:rsidR="009D2B14">
        <w:fldChar w:fldCharType="end"/>
      </w:r>
      <w:r w:rsidRPr="00462199">
        <w:t xml:space="preserve">, that Party shall give notice in writing to all of the parties to the Connected Disputes (a </w:t>
      </w:r>
      <w:r w:rsidRPr="00462199">
        <w:rPr>
          <w:b/>
        </w:rPr>
        <w:t>"Consolidation Request"</w:t>
      </w:r>
      <w:r w:rsidRPr="00462199">
        <w:t>). A Consolidation Request shall be copied to the Expert or Arbitrator(s) (as relevant) of each Connected Dispute at the same time that it is given to the parties to each Connected Dispute, or, to the extent that the Expert or Arbitrator(s) have not been appointed at that date, forthwith upon appointment of the Expert or Arbitrator(s).</w:t>
      </w:r>
      <w:bookmarkEnd w:id="5932"/>
    </w:p>
    <w:p w14:paraId="664D287E" w14:textId="5FE08681" w:rsidR="00D179D6" w:rsidRPr="00462199" w:rsidRDefault="00D179D6" w:rsidP="005B3BB9">
      <w:pPr>
        <w:pStyle w:val="H2Ashurst"/>
      </w:pPr>
      <w:bookmarkStart w:id="5934" w:name="_Ref144115001"/>
      <w:r w:rsidRPr="00462199">
        <w:t xml:space="preserve">Following delivery of a Consolidation Request to every party who is to receive it under </w:t>
      </w:r>
      <w:r w:rsidR="007248B2" w:rsidRPr="007248B2">
        <w:t>Condition</w:t>
      </w:r>
      <w:r w:rsidRPr="00462199">
        <w:t xml:space="preserve"> </w:t>
      </w:r>
      <w:r w:rsidR="009D2B14">
        <w:fldChar w:fldCharType="begin"/>
      </w:r>
      <w:r w:rsidR="009D2B14">
        <w:instrText xml:space="preserve"> REF _Ref144115000 \w \h </w:instrText>
      </w:r>
      <w:r w:rsidR="009D2B14">
        <w:fldChar w:fldCharType="separate"/>
      </w:r>
      <w:del w:id="5935" w:author="Faqir, Sofia (Energy Security)" w:date="2023-11-12T19:47:00Z">
        <w:r w:rsidR="00E473FC">
          <w:delText>62.2</w:delText>
        </w:r>
      </w:del>
      <w:r w:rsidR="009D2B14">
        <w:fldChar w:fldCharType="end"/>
      </w:r>
      <w:r w:rsidRPr="00462199">
        <w:t>, the Parties shall use reasonable endeavours (including cooperating with the parties to the other UKLCH Programme LCHA(s)) to procure that the Expert or Arbitrator(s) (as relevant) of each Connected Dispute shall, within five (5) Business Days after the delivery of the Consolidation Request, determine between them whether:</w:t>
      </w:r>
      <w:bookmarkEnd w:id="5934"/>
    </w:p>
    <w:p w14:paraId="391769C0" w14:textId="77777777" w:rsidR="00D179D6" w:rsidRPr="00462199" w:rsidRDefault="00D179D6" w:rsidP="00202C21">
      <w:pPr>
        <w:pStyle w:val="H3Ashurst"/>
      </w:pPr>
      <w:bookmarkStart w:id="5936" w:name="_Ref144115002"/>
      <w:r w:rsidRPr="00462199">
        <w:t>they are satisfied that the issues of both fact and/or law raised in each of the Connected Disputes are substantially the same as, or substantially connected or related to, each other; and</w:t>
      </w:r>
      <w:bookmarkEnd w:id="5936"/>
    </w:p>
    <w:p w14:paraId="5240CDE1" w14:textId="77777777" w:rsidR="00D179D6" w:rsidRPr="00462199" w:rsidRDefault="00D179D6" w:rsidP="00202C21">
      <w:pPr>
        <w:pStyle w:val="H3Ashurst"/>
      </w:pPr>
      <w:bookmarkStart w:id="5937" w:name="_Ref144115003"/>
      <w:r w:rsidRPr="00462199">
        <w:t>consolidation of the Connected Disputes will not materially affect the timetable for resolution of any Connected Disputes.</w:t>
      </w:r>
      <w:bookmarkEnd w:id="5937"/>
    </w:p>
    <w:p w14:paraId="1B27167E" w14:textId="77777777" w:rsidR="00D179D6" w:rsidRPr="00462199" w:rsidRDefault="00D179D6" w:rsidP="005B3BB9">
      <w:pPr>
        <w:pStyle w:val="H2Ashurst"/>
      </w:pPr>
      <w:bookmarkStart w:id="5938" w:name="_Ref144115004"/>
      <w:r w:rsidRPr="00462199">
        <w:t>If:</w:t>
      </w:r>
      <w:bookmarkEnd w:id="5938"/>
    </w:p>
    <w:p w14:paraId="4596ACE0" w14:textId="77777777" w:rsidR="00D179D6" w:rsidRPr="00462199" w:rsidRDefault="00D179D6" w:rsidP="00202C21">
      <w:pPr>
        <w:pStyle w:val="H3Ashurst"/>
      </w:pPr>
      <w:bookmarkStart w:id="5939" w:name="_Ref144115005"/>
      <w:r w:rsidRPr="00462199">
        <w:t>the Expert(s) or Arbitrator(s) are so satisfied by majority and provide notice of that fact to the parties to all of the Connected Disputes; and</w:t>
      </w:r>
      <w:bookmarkEnd w:id="5939"/>
    </w:p>
    <w:p w14:paraId="4072E3B1" w14:textId="77777777" w:rsidR="00D179D6" w:rsidRPr="00462199" w:rsidRDefault="00D179D6" w:rsidP="00202C21">
      <w:pPr>
        <w:pStyle w:val="H3Ashurst"/>
      </w:pPr>
      <w:bookmarkStart w:id="5940" w:name="_Ref144115006"/>
      <w:r w:rsidRPr="00462199">
        <w:t>the parties to the other UKLCH Programme LCHA(s) consent to consolidation;</w:t>
      </w:r>
      <w:bookmarkEnd w:id="5940"/>
    </w:p>
    <w:p w14:paraId="1295E0BC" w14:textId="77777777" w:rsidR="00D179D6" w:rsidRPr="00462199" w:rsidRDefault="00D179D6" w:rsidP="005B3BB9">
      <w:pPr>
        <w:pStyle w:val="B12Ashurst"/>
      </w:pPr>
      <w:r w:rsidRPr="00462199">
        <w:t>the Dispute may be consolidated with any relevant Connected Disputes (including, in the case of two (2) or more arbitrations, pursuant to the relevant provisions of the LCIA Arbitration Rules).</w:t>
      </w:r>
    </w:p>
    <w:p w14:paraId="1ADB4133" w14:textId="77777777" w:rsidR="00D179D6" w:rsidRPr="00462199" w:rsidRDefault="00D179D6" w:rsidP="005B3BB9">
      <w:pPr>
        <w:pStyle w:val="H2Ashurst"/>
      </w:pPr>
      <w:bookmarkStart w:id="5941" w:name="_Ref144115007"/>
      <w:r w:rsidRPr="00462199">
        <w:t>If the Expert(s) or Arbitrator(s) are not so satisfied by majority, or one (1) or more parties to another UKLCH Programme LCHA does not consent to the consolidation, the Dispute shall not be consolidated with the Connected Dispute under that agreement.</w:t>
      </w:r>
      <w:bookmarkEnd w:id="5941"/>
    </w:p>
    <w:p w14:paraId="6860FE24" w14:textId="4394EE76" w:rsidR="00D179D6" w:rsidRPr="00462199" w:rsidRDefault="00D179D6" w:rsidP="005B3BB9">
      <w:pPr>
        <w:pStyle w:val="H2Ashurst"/>
      </w:pPr>
      <w:bookmarkStart w:id="5942" w:name="_Ref144115008"/>
      <w:r w:rsidRPr="00462199">
        <w:t xml:space="preserve">If the Parties or either of them receive(s) one (1) or more notice(s) from a party or parties to one (1) or more other UKLCH Programme LCHA(s) seeking to consolidate a dispute under the other UKLCH Programme LCHA(s) with a Dispute under the LCHA for reasons similar to those set out in </w:t>
      </w:r>
      <w:r w:rsidR="007248B2" w:rsidRPr="007248B2">
        <w:t>Condition</w:t>
      </w:r>
      <w:r w:rsidRPr="00462199">
        <w:t xml:space="preserve"> </w:t>
      </w:r>
      <w:r w:rsidR="009D2B14">
        <w:fldChar w:fldCharType="begin"/>
      </w:r>
      <w:r w:rsidR="009D2B14">
        <w:instrText xml:space="preserve"> REF _Ref144115001 \w \h </w:instrText>
      </w:r>
      <w:r w:rsidR="009D2B14">
        <w:fldChar w:fldCharType="separate"/>
      </w:r>
      <w:del w:id="5943" w:author="Faqir, Sofia (Energy Security)" w:date="2023-11-12T19:47:00Z">
        <w:r w:rsidR="00E473FC">
          <w:delText>62.3</w:delText>
        </w:r>
      </w:del>
      <w:r w:rsidR="009D2B14">
        <w:fldChar w:fldCharType="end"/>
      </w:r>
      <w:r w:rsidRPr="00462199">
        <w:t xml:space="preserve"> above, neither Party shall unreasonably withhold its consent to consolidation of the Dispute with the relevant dispute(s) under the other UKLCH Programme LCHA(s) and shall use reasonable endeavours to facilitate the consolidation of the disputes.</w:t>
      </w:r>
      <w:bookmarkEnd w:id="5942"/>
    </w:p>
    <w:p w14:paraId="6C02A941" w14:textId="77777777" w:rsidR="00D179D6" w:rsidRPr="00462199" w:rsidRDefault="00D179D6" w:rsidP="005B3BB9">
      <w:pPr>
        <w:pStyle w:val="H2Ashurst"/>
      </w:pPr>
      <w:bookmarkStart w:id="5944" w:name="_Ref144115009"/>
      <w:r w:rsidRPr="00462199">
        <w:t>If there has been a request for consolidation, whether by way of Consolidation Request under the LCHA or an equivalent notice under one (1) or more other UKLCH Programme LCHA(s) and it is determined that two (2) or more disputes shall be consolidated,</w:t>
      </w:r>
      <w:bookmarkEnd w:id="5944"/>
    </w:p>
    <w:p w14:paraId="3D241E52" w14:textId="438D03E0" w:rsidR="00D179D6" w:rsidRPr="00462199" w:rsidRDefault="00D179D6" w:rsidP="00202C21">
      <w:pPr>
        <w:pStyle w:val="H3Ashurst"/>
      </w:pPr>
      <w:bookmarkStart w:id="5945" w:name="_Ref144115010"/>
      <w:r w:rsidRPr="00462199">
        <w:lastRenderedPageBreak/>
        <w:t xml:space="preserve">the Parties shall use reasonable endeavours to procure that the outcome described in </w:t>
      </w:r>
      <w:r w:rsidR="007248B2" w:rsidRPr="007248B2">
        <w:t>Condition</w:t>
      </w:r>
      <w:r w:rsidRPr="00462199">
        <w:t xml:space="preserve"> </w:t>
      </w:r>
      <w:r w:rsidR="009D2B14">
        <w:fldChar w:fldCharType="begin"/>
      </w:r>
      <w:r w:rsidR="009D2B14">
        <w:instrText xml:space="preserve"> REF _Ref144115012 \w \h </w:instrText>
      </w:r>
      <w:r w:rsidR="009D2B14">
        <w:fldChar w:fldCharType="separate"/>
      </w:r>
      <w:del w:id="5946" w:author="Faqir, Sofia (Energy Security)" w:date="2023-11-12T19:47:00Z">
        <w:r w:rsidR="00E473FC">
          <w:delText>62.8</w:delText>
        </w:r>
      </w:del>
      <w:r w:rsidR="009D2B14">
        <w:fldChar w:fldCharType="end"/>
      </w:r>
      <w:r w:rsidRPr="00462199">
        <w:t xml:space="preserve"> below is achieved; and</w:t>
      </w:r>
      <w:bookmarkEnd w:id="5945"/>
    </w:p>
    <w:p w14:paraId="2DAC056F" w14:textId="13DA8E81" w:rsidR="00D179D6" w:rsidRPr="00462199" w:rsidRDefault="00D179D6" w:rsidP="00202C21">
      <w:pPr>
        <w:pStyle w:val="H3Ashurst"/>
      </w:pPr>
      <w:bookmarkStart w:id="5947" w:name="_Ref144115011"/>
      <w:r w:rsidRPr="00462199">
        <w:t xml:space="preserve">neither Party shall unreasonably withhold consent to any reasonable proposal by a party to another UKLCH Programme LCHA which has as its objective the procuring of an outcome equivalent to that described in </w:t>
      </w:r>
      <w:r w:rsidR="007248B2" w:rsidRPr="007248B2">
        <w:t>Condition</w:t>
      </w:r>
      <w:r w:rsidRPr="00462199">
        <w:t xml:space="preserve"> </w:t>
      </w:r>
      <w:r w:rsidR="009D2B14">
        <w:fldChar w:fldCharType="begin"/>
      </w:r>
      <w:r w:rsidR="009D2B14">
        <w:instrText xml:space="preserve"> REF _Ref144115012 \w \h </w:instrText>
      </w:r>
      <w:r w:rsidR="009D2B14">
        <w:fldChar w:fldCharType="separate"/>
      </w:r>
      <w:del w:id="5948" w:author="Faqir, Sofia (Energy Security)" w:date="2023-11-12T19:47:00Z">
        <w:r w:rsidR="00E473FC">
          <w:delText>62.8</w:delText>
        </w:r>
      </w:del>
      <w:r w:rsidR="009D2B14">
        <w:fldChar w:fldCharType="end"/>
      </w:r>
      <w:r w:rsidRPr="00462199">
        <w:t xml:space="preserve"> below.</w:t>
      </w:r>
      <w:bookmarkEnd w:id="5947"/>
    </w:p>
    <w:p w14:paraId="3B593E67" w14:textId="4299B471" w:rsidR="00D179D6" w:rsidRPr="00462199" w:rsidRDefault="00D179D6" w:rsidP="005B3BB9">
      <w:pPr>
        <w:pStyle w:val="H2Ashurst"/>
      </w:pPr>
      <w:bookmarkStart w:id="5949" w:name="_Ref144115012"/>
      <w:r w:rsidRPr="00462199">
        <w:t xml:space="preserve">If different Experts or Arbitrators have been appointed in respect of Connected Disputes prior to their being consolidated in accordance with the Dispute Resolution Procedure and those Experts or Arbitrator(s) give a notice, in accordance with </w:t>
      </w:r>
      <w:r w:rsidR="007248B2" w:rsidRPr="007248B2">
        <w:t>Condition</w:t>
      </w:r>
      <w:r w:rsidRPr="00462199">
        <w:t xml:space="preserve"> </w:t>
      </w:r>
      <w:r w:rsidR="009D2B14">
        <w:fldChar w:fldCharType="begin"/>
      </w:r>
      <w:r w:rsidR="009D2B14">
        <w:instrText xml:space="preserve"> REF _Ref144115004 \w \h </w:instrText>
      </w:r>
      <w:r w:rsidR="009D2B14">
        <w:fldChar w:fldCharType="separate"/>
      </w:r>
      <w:del w:id="5950" w:author="Faqir, Sofia (Energy Security)" w:date="2023-11-12T19:47:00Z">
        <w:r w:rsidR="00E473FC">
          <w:delText>62.4</w:delText>
        </w:r>
      </w:del>
      <w:r w:rsidR="009D2B14">
        <w:fldChar w:fldCharType="end"/>
      </w:r>
      <w:r w:rsidRPr="00462199">
        <w:t xml:space="preserve"> that the Connected Disputes shall be consolidated, the Parties shall use reasonable endeavours to agree in writing with each other and the parties to any relevant Connected Dispute, no later than five (5) Business Days after the giving of that notice, which of the Experts or Arbitrators shall be the Experts or Arbitrator(s) for the consolidated Connected Disputes. If no such agreement can be reached, the parties to the Dispute shall request that the president or vice-president of the LCIA court select, no later than five (5) Business Days after such request, which of those Experts or Arbitrator(s) shall be the Experts or Arbitrator(s) for the consolidated Connected Disputes, provided the parties to any relevant Connected Dispute(s) consent to this step.</w:t>
      </w:r>
      <w:bookmarkEnd w:id="5949"/>
    </w:p>
    <w:p w14:paraId="69BBCF68" w14:textId="77777777" w:rsidR="00D179D6" w:rsidRPr="00462199" w:rsidRDefault="00D179D6" w:rsidP="005B3BB9">
      <w:pPr>
        <w:pStyle w:val="H2Ashurst"/>
      </w:pPr>
      <w:bookmarkStart w:id="5951" w:name="_Ref144115013"/>
      <w:r w:rsidRPr="00462199">
        <w:t>If the Expert(s) or Arbitrator(s) of consolidated Connected Disputes is or are unable to give their award in respect of the consolidated Connected Disputes at the same time then the award in respect of the Dispute may be given in such order as the Expert(s) or Arbitrator(s) may determine.</w:t>
      </w:r>
      <w:bookmarkEnd w:id="5951"/>
    </w:p>
    <w:p w14:paraId="6510A863" w14:textId="1DAC3B21" w:rsidR="00D179D6" w:rsidRPr="00462199" w:rsidRDefault="00D179D6" w:rsidP="005B3BB9">
      <w:pPr>
        <w:pStyle w:val="H2Ashurst"/>
      </w:pPr>
      <w:bookmarkStart w:id="5952" w:name="_Ref144115014"/>
      <w:r w:rsidRPr="00462199">
        <w:t xml:space="preserve">This </w:t>
      </w:r>
      <w:r w:rsidR="007248B2" w:rsidRPr="007248B2">
        <w:t>Condition</w:t>
      </w:r>
      <w:r w:rsidRPr="00462199">
        <w:t xml:space="preserve"> </w:t>
      </w:r>
      <w:r w:rsidR="009D2B14">
        <w:fldChar w:fldCharType="begin"/>
      </w:r>
      <w:r w:rsidR="009D2B14">
        <w:instrText xml:space="preserve"> REF _Ref144479330 \w \h </w:instrText>
      </w:r>
      <w:r w:rsidR="009D2B14">
        <w:fldChar w:fldCharType="separate"/>
      </w:r>
      <w:del w:id="5953" w:author="Faqir, Sofia (Energy Security)" w:date="2023-11-12T19:47:00Z">
        <w:r w:rsidR="00E473FC">
          <w:delText>62</w:delText>
        </w:r>
      </w:del>
      <w:r w:rsidR="009D2B14">
        <w:fldChar w:fldCharType="end"/>
      </w:r>
      <w:r w:rsidRPr="00462199">
        <w:t xml:space="preserve"> shall not apply to any LCHA Technical Dispute.</w:t>
      </w:r>
      <w:bookmarkEnd w:id="5952"/>
    </w:p>
    <w:p w14:paraId="4B18D57A" w14:textId="77777777" w:rsidR="00D179D6" w:rsidRPr="00462199" w:rsidRDefault="00D179D6" w:rsidP="005B3BB9">
      <w:pPr>
        <w:pStyle w:val="H1Ashurst"/>
      </w:pPr>
      <w:bookmarkStart w:id="5954" w:name="_Ref144115015"/>
      <w:bookmarkStart w:id="5955" w:name="_Toc149833719"/>
      <w:r w:rsidRPr="00462199">
        <w:t>No other proceedings</w:t>
      </w:r>
      <w:bookmarkEnd w:id="5954"/>
      <w:bookmarkEnd w:id="5955"/>
    </w:p>
    <w:p w14:paraId="12C2784C" w14:textId="73651FED" w:rsidR="00D179D6" w:rsidRPr="00462199" w:rsidRDefault="00D179D6" w:rsidP="005B3BB9">
      <w:pPr>
        <w:pStyle w:val="H2Ashurst"/>
      </w:pPr>
      <w:bookmarkStart w:id="5956" w:name="_Ref144115016"/>
      <w:r w:rsidRPr="00462199">
        <w:t xml:space="preserve">Subject to </w:t>
      </w:r>
      <w:r w:rsidR="007248B2" w:rsidRPr="007248B2">
        <w:t>Condition</w:t>
      </w:r>
      <w:r w:rsidRPr="00462199">
        <w:t xml:space="preserve"> </w:t>
      </w:r>
      <w:r w:rsidR="009D2B14">
        <w:fldChar w:fldCharType="begin"/>
      </w:r>
      <w:r w:rsidR="009D2B14">
        <w:instrText xml:space="preserve"> REF _Ref144115017 \w \h </w:instrText>
      </w:r>
      <w:r w:rsidR="009D2B14">
        <w:fldChar w:fldCharType="separate"/>
      </w:r>
      <w:del w:id="5957" w:author="Faqir, Sofia (Energy Security)" w:date="2023-11-12T19:47:00Z">
        <w:r w:rsidR="00E473FC">
          <w:delText>63.2</w:delText>
        </w:r>
      </w:del>
      <w:r w:rsidR="009D2B14">
        <w:fldChar w:fldCharType="end"/>
      </w:r>
      <w:r w:rsidRPr="00462199">
        <w:t>, any and all Disputes are to be finally resolved in accordance with the Dispute Resolution Procedure, and neither Party shall commence any Proceedings in respect of a Dispute other than in accordance with the Dispute Resolution Procedure. If either Party commences any Proceedings in breach of the Dispute Resolution Procedure, it shall not oppose an application for strike-out, termination, discontinuance or stay of such Proceedings.</w:t>
      </w:r>
      <w:bookmarkEnd w:id="5956"/>
    </w:p>
    <w:p w14:paraId="498DC052" w14:textId="77777777" w:rsidR="00D179D6" w:rsidRPr="00462199" w:rsidRDefault="00D179D6" w:rsidP="005B3BB9">
      <w:pPr>
        <w:pStyle w:val="H2Ashurst"/>
      </w:pPr>
      <w:bookmarkStart w:id="5958" w:name="_Ref144115017"/>
      <w:r w:rsidRPr="00462199">
        <w:t>Notwithstanding any other provision of the Dispute Resolution Procedure, either Party may at any time:</w:t>
      </w:r>
      <w:bookmarkEnd w:id="5958"/>
    </w:p>
    <w:p w14:paraId="5E17D2EB" w14:textId="77777777" w:rsidR="00D179D6" w:rsidRPr="00462199" w:rsidRDefault="00D179D6" w:rsidP="00202C21">
      <w:pPr>
        <w:pStyle w:val="H3Ashurst"/>
      </w:pPr>
      <w:bookmarkStart w:id="5959" w:name="_Ref144115018"/>
      <w:r w:rsidRPr="00462199">
        <w:t>commence, prosecute and/or defend Proceedings against the other Party in the courts of England and Wales for:</w:t>
      </w:r>
      <w:bookmarkEnd w:id="5959"/>
    </w:p>
    <w:p w14:paraId="53036600" w14:textId="77777777" w:rsidR="00D179D6" w:rsidRPr="00462199" w:rsidRDefault="00D179D6" w:rsidP="005B3BB9">
      <w:pPr>
        <w:pStyle w:val="H4Ashurst"/>
      </w:pPr>
      <w:bookmarkStart w:id="5960" w:name="_Ref144115019"/>
      <w:r w:rsidRPr="00462199">
        <w:t>an order to obtain urgent injunctive or other equitable relief, including specific performance;</w:t>
      </w:r>
      <w:bookmarkEnd w:id="5960"/>
    </w:p>
    <w:p w14:paraId="446CE5AB" w14:textId="77777777" w:rsidR="00D179D6" w:rsidRPr="00462199" w:rsidRDefault="00D179D6" w:rsidP="005B3BB9">
      <w:pPr>
        <w:pStyle w:val="H4Ashurst"/>
      </w:pPr>
      <w:bookmarkStart w:id="5961" w:name="_Ref144115020"/>
      <w:r w:rsidRPr="00462199">
        <w:t>judgment to enforce a Senior Representatives Settlement, the determination of an Expert, or an Arbitral Award; and/or</w:t>
      </w:r>
      <w:bookmarkEnd w:id="5961"/>
    </w:p>
    <w:p w14:paraId="20B39888" w14:textId="77777777" w:rsidR="00D179D6" w:rsidRPr="00462199" w:rsidRDefault="00D179D6" w:rsidP="00202C21">
      <w:pPr>
        <w:pStyle w:val="H3Ashurst"/>
      </w:pPr>
      <w:bookmarkStart w:id="5962" w:name="_Ref144115021"/>
      <w:r w:rsidRPr="00462199">
        <w:t>give a notice of arbitration to the other Party so as to prevent the expiry of any applicable period of limitation or prescription, or the application of the equitable doctrine of laches.</w:t>
      </w:r>
      <w:bookmarkEnd w:id="5962"/>
    </w:p>
    <w:p w14:paraId="24EF50DB" w14:textId="77777777" w:rsidR="00D179D6" w:rsidRPr="00462199" w:rsidRDefault="00D179D6" w:rsidP="005B3BB9">
      <w:pPr>
        <w:pStyle w:val="H1Ashurst"/>
      </w:pPr>
      <w:bookmarkStart w:id="5963" w:name="_Ref144115022"/>
      <w:bookmarkStart w:id="5964" w:name="_Toc149833720"/>
      <w:r w:rsidRPr="00462199">
        <w:t>LCHA Technical Disputes</w:t>
      </w:r>
      <w:bookmarkEnd w:id="5963"/>
      <w:bookmarkEnd w:id="5964"/>
    </w:p>
    <w:p w14:paraId="0BFDA4EC" w14:textId="6DFD7A7E" w:rsidR="00D179D6" w:rsidRPr="00462199" w:rsidRDefault="00D179D6" w:rsidP="002D4185">
      <w:pPr>
        <w:pStyle w:val="H2Ashurst"/>
      </w:pPr>
      <w:bookmarkStart w:id="5965" w:name="_Ref144115023"/>
      <w:r w:rsidRPr="00462199">
        <w:t>LCHA Technical Disputes shall be resolved in accordance with the Dispute Resolution Procedure (except for those provisions of the Dispute Resolution Procedure which are expressly stated not to apply to LCHA Technical Disputes).</w:t>
      </w:r>
      <w:bookmarkEnd w:id="5965"/>
    </w:p>
    <w:p w14:paraId="1CACB087" w14:textId="77777777" w:rsidR="00D179D6" w:rsidRPr="00462199" w:rsidRDefault="00D179D6" w:rsidP="00986A4F">
      <w:pPr>
        <w:pStyle w:val="NormalAshurst"/>
      </w:pPr>
      <w:r w:rsidRPr="00462199">
        <w:br w:type="page"/>
      </w:r>
    </w:p>
    <w:p w14:paraId="27FCE6C3" w14:textId="77777777" w:rsidR="00D179D6" w:rsidRPr="00462199" w:rsidRDefault="00D179D6" w:rsidP="00D61824">
      <w:pPr>
        <w:pStyle w:val="APPENDIXAshurst"/>
        <w:rPr>
          <w:b/>
          <w:bCs w:val="0"/>
        </w:rPr>
      </w:pPr>
      <w:r w:rsidRPr="00462199">
        <w:lastRenderedPageBreak/>
        <w:br/>
      </w:r>
      <w:bookmarkStart w:id="5966" w:name="_Ref144115024"/>
      <w:bookmarkStart w:id="5967" w:name="_Toc149833721"/>
      <w:r w:rsidRPr="00462199">
        <w:rPr>
          <w:b/>
          <w:bCs w:val="0"/>
        </w:rPr>
        <w:t>General provisions regarding liabilities, remedies and waivers</w:t>
      </w:r>
      <w:bookmarkEnd w:id="5966"/>
      <w:bookmarkEnd w:id="5967"/>
    </w:p>
    <w:p w14:paraId="2C2D97C4" w14:textId="77777777" w:rsidR="00D179D6" w:rsidRPr="00462199" w:rsidRDefault="00D179D6" w:rsidP="005B3BB9">
      <w:pPr>
        <w:pStyle w:val="H1Ashurst"/>
      </w:pPr>
      <w:bookmarkStart w:id="5968" w:name="_Ref144115025"/>
      <w:bookmarkStart w:id="5969" w:name="_Toc149833722"/>
      <w:r w:rsidRPr="00462199">
        <w:t>Excluded losses and liabilities</w:t>
      </w:r>
      <w:bookmarkEnd w:id="5968"/>
      <w:bookmarkEnd w:id="5969"/>
    </w:p>
    <w:p w14:paraId="6C23F445" w14:textId="77777777" w:rsidR="00D179D6" w:rsidRPr="00462199" w:rsidRDefault="00D179D6" w:rsidP="005B3BB9">
      <w:pPr>
        <w:pStyle w:val="NormalBoldAshurst"/>
      </w:pPr>
      <w:r w:rsidRPr="00462199">
        <w:rPr>
          <w:i/>
        </w:rPr>
        <w:t>Interpretation</w:t>
      </w:r>
    </w:p>
    <w:p w14:paraId="3A5EF281" w14:textId="77777777" w:rsidR="00D179D6" w:rsidRPr="00462199" w:rsidRDefault="00D179D6" w:rsidP="005B3BB9">
      <w:pPr>
        <w:pStyle w:val="H2Ashurst"/>
      </w:pPr>
      <w:bookmarkStart w:id="5970" w:name="_Ref144115026"/>
      <w:r w:rsidRPr="00462199">
        <w:t>Any and all compensation in respect of any event to be calculated, agreed or determined, and paid, commenced or effected, pursuant to the LCHA shall be calculated on the basis that the Producer has complied, and will comply with:</w:t>
      </w:r>
      <w:bookmarkEnd w:id="5970"/>
    </w:p>
    <w:p w14:paraId="678A0704" w14:textId="0986B71E" w:rsidR="00D179D6" w:rsidRPr="00462199" w:rsidRDefault="00D179D6" w:rsidP="00202C21">
      <w:pPr>
        <w:pStyle w:val="H3Ashurst"/>
      </w:pPr>
      <w:bookmarkStart w:id="5971" w:name="_Ref144115027"/>
      <w:r w:rsidRPr="00462199">
        <w:t xml:space="preserve">the general mitigation obligation set out in </w:t>
      </w:r>
      <w:r w:rsidR="007248B2" w:rsidRPr="007248B2">
        <w:t>Condition</w:t>
      </w:r>
      <w:r w:rsidRPr="00462199">
        <w:t xml:space="preserve"> </w:t>
      </w:r>
      <w:r w:rsidR="009D2B14">
        <w:fldChar w:fldCharType="begin"/>
      </w:r>
      <w:r w:rsidR="009D2B14">
        <w:instrText xml:space="preserve"> REF _Ref144115030 \w \h </w:instrText>
      </w:r>
      <w:r w:rsidR="009D2B14">
        <w:fldChar w:fldCharType="separate"/>
      </w:r>
      <w:del w:id="5972" w:author="Faqir, Sofia (Energy Security)" w:date="2023-11-12T19:47:00Z">
        <w:r w:rsidR="00E473FC">
          <w:delText>65.3</w:delText>
        </w:r>
      </w:del>
      <w:r w:rsidR="009D2B14">
        <w:fldChar w:fldCharType="end"/>
      </w:r>
      <w:r w:rsidRPr="00462199">
        <w:t>, irrespective of whether the Producer has in fact complied, or will comply, with such obligation; and</w:t>
      </w:r>
      <w:bookmarkEnd w:id="5971"/>
    </w:p>
    <w:p w14:paraId="353C2196" w14:textId="77777777" w:rsidR="00D179D6" w:rsidRPr="00462199" w:rsidRDefault="00D179D6" w:rsidP="00202C21">
      <w:pPr>
        <w:pStyle w:val="H3Ashurst"/>
      </w:pPr>
      <w:bookmarkStart w:id="5973" w:name="_Ref144115028"/>
      <w:r w:rsidRPr="00462199">
        <w:t>the Reasonable and Prudent Standard, including with respect to the incurrence of costs in relation to the Project, irrespective of whether the Producer has in fact complied, or will comply, with such standard.</w:t>
      </w:r>
      <w:bookmarkEnd w:id="5973"/>
    </w:p>
    <w:p w14:paraId="5EE13801" w14:textId="102BC2A8" w:rsidR="00D179D6" w:rsidRPr="00462199" w:rsidRDefault="00D179D6" w:rsidP="005B3BB9">
      <w:pPr>
        <w:pStyle w:val="H2Ashurst"/>
      </w:pPr>
      <w:bookmarkStart w:id="5974" w:name="_Ref144115029"/>
      <w:r w:rsidRPr="00462199">
        <w:t xml:space="preserve">Any notification by the Producer to the LCHA Counterparty of the mitigating steps that the Producer has taken, or proposes to take, in order to comply with the general mitigation obligation set out in </w:t>
      </w:r>
      <w:r w:rsidR="007248B2" w:rsidRPr="007248B2">
        <w:t>Condition</w:t>
      </w:r>
      <w:r w:rsidRPr="00462199">
        <w:t xml:space="preserve"> </w:t>
      </w:r>
      <w:r w:rsidR="009D2B14">
        <w:fldChar w:fldCharType="begin"/>
      </w:r>
      <w:r w:rsidR="009D2B14">
        <w:instrText xml:space="preserve"> REF _Ref144115030 \w \h </w:instrText>
      </w:r>
      <w:r w:rsidR="009D2B14">
        <w:fldChar w:fldCharType="separate"/>
      </w:r>
      <w:del w:id="5975" w:author="Faqir, Sofia (Energy Security)" w:date="2023-11-12T19:47:00Z">
        <w:r w:rsidR="00E473FC">
          <w:delText>65.3</w:delText>
        </w:r>
      </w:del>
      <w:r w:rsidR="009D2B14">
        <w:fldChar w:fldCharType="end"/>
      </w:r>
      <w:r w:rsidRPr="00462199">
        <w:t>, or the Reasonable and Prudent Standard, shall be of indicative value only and, as such, shall not be determinative of whether it has complied, or will comply, with such general mitigation obligation or Reasonable and Prudent Standard.</w:t>
      </w:r>
      <w:bookmarkEnd w:id="5974"/>
    </w:p>
    <w:p w14:paraId="012E6744" w14:textId="77777777" w:rsidR="00D179D6" w:rsidRPr="00462199" w:rsidRDefault="00D179D6" w:rsidP="005B3BB9">
      <w:pPr>
        <w:pStyle w:val="NormalBoldAshurst"/>
      </w:pPr>
      <w:r w:rsidRPr="00462199">
        <w:rPr>
          <w:i/>
        </w:rPr>
        <w:t>Mitigation</w:t>
      </w:r>
    </w:p>
    <w:p w14:paraId="6C3C5A91" w14:textId="77777777" w:rsidR="00D179D6" w:rsidRPr="00462199" w:rsidRDefault="00D179D6" w:rsidP="005B3BB9">
      <w:pPr>
        <w:pStyle w:val="H2Ashurst"/>
      </w:pPr>
      <w:bookmarkStart w:id="5976" w:name="_Ref144115030"/>
      <w:r w:rsidRPr="00462199">
        <w:t>The Producer shall promptly take all reasonable steps to mitigate any loss or, as the case may be, maximise any benefit, in respect of which a claim could be brought under the LCHA or any other LCHA Document (including by recommencing Hydrogen production, as soon as reasonably practicable), provided that this obligation to mitigate shall not be construed as relieving the Producer from complying in full with its obligations under the LCHA or any other LCHA Document.</w:t>
      </w:r>
      <w:bookmarkEnd w:id="5976"/>
    </w:p>
    <w:p w14:paraId="626B55BA" w14:textId="77777777" w:rsidR="00D179D6" w:rsidRPr="00462199" w:rsidRDefault="00D179D6" w:rsidP="005B3BB9">
      <w:pPr>
        <w:pStyle w:val="H2Ashurst"/>
      </w:pPr>
      <w:bookmarkStart w:id="5977" w:name="_Ref144115031"/>
      <w:r w:rsidRPr="00462199">
        <w:t>The Producer shall give notice as soon as reasonably practicable to the LCHA Counterparty of the mitigating steps that it has taken or procured, is taking or procuring or proposes to take or procure and shall as soon as reasonably practicable provide such Supporting Information regarding such mitigation as the LCHA Counterparty may reasonably request.</w:t>
      </w:r>
      <w:bookmarkEnd w:id="5977"/>
    </w:p>
    <w:p w14:paraId="4AC498E9" w14:textId="77777777" w:rsidR="00D179D6" w:rsidRPr="00462199" w:rsidRDefault="00D179D6" w:rsidP="005B3BB9">
      <w:pPr>
        <w:pStyle w:val="NormalBoldAshurst"/>
      </w:pPr>
      <w:r w:rsidRPr="00462199">
        <w:rPr>
          <w:i/>
        </w:rPr>
        <w:t>No double recovery</w:t>
      </w:r>
    </w:p>
    <w:p w14:paraId="732B0266" w14:textId="77777777" w:rsidR="00D179D6" w:rsidRPr="00462199" w:rsidRDefault="00D179D6" w:rsidP="005B3BB9">
      <w:pPr>
        <w:pStyle w:val="H2Ashurst"/>
      </w:pPr>
      <w:bookmarkStart w:id="5978" w:name="_Ref144115032"/>
      <w:r w:rsidRPr="00462199">
        <w:t>The Producer may recover only once in respect of the same loss. The LCHA Counterparty shall not be liable to pay any compensation under any term of the LCHA to the extent that the subject of the claim has been compensated for, or the same loss has been recovered by the Producer under the LCHA, any other LCHA Document and/or the NZHF Grant Funding Agreement.</w:t>
      </w:r>
      <w:bookmarkEnd w:id="5978"/>
    </w:p>
    <w:p w14:paraId="54080880" w14:textId="77777777" w:rsidR="00D179D6" w:rsidRPr="00462199" w:rsidRDefault="00D179D6" w:rsidP="005B3BB9">
      <w:pPr>
        <w:pStyle w:val="H2Ashurst"/>
      </w:pPr>
      <w:bookmarkStart w:id="5979" w:name="_Ref144115033"/>
      <w:r w:rsidRPr="00462199">
        <w:t>If the Producer is at any time entitled to recover from a third party any sum (whether under a power purchase agreement, a gas purchase agreement, a hydrogen offtake agreement, an insurance policy or otherwise) in respect of any matter or circumstance giving rise to a claim under the LCHA, any other LCHA Document and/or the NZHF Grant Funding Agreement, the Producer shall take all necessary steps to enforce such recovery.</w:t>
      </w:r>
      <w:bookmarkEnd w:id="5979"/>
    </w:p>
    <w:p w14:paraId="533B03AB" w14:textId="79D768D1" w:rsidR="00D179D6" w:rsidRPr="00462199" w:rsidRDefault="00D179D6" w:rsidP="005B3BB9">
      <w:pPr>
        <w:pStyle w:val="H2Ashurst"/>
      </w:pPr>
      <w:bookmarkStart w:id="5980" w:name="_Ref144115034"/>
      <w:r w:rsidRPr="00462199">
        <w:t xml:space="preserve">If the Producer (or its nominee) recovers any amount from: (i) the LCHA Counterparty as a consequence of any claim under the LCHA or any other UKLCH Programme LCHA to which it is a party; or (ii) such other person as is referred to in </w:t>
      </w:r>
      <w:r w:rsidR="007248B2" w:rsidRPr="007248B2">
        <w:t>Condition</w:t>
      </w:r>
      <w:r w:rsidRPr="00462199">
        <w:t xml:space="preserve"> </w:t>
      </w:r>
      <w:r w:rsidR="009D2B14">
        <w:fldChar w:fldCharType="begin"/>
      </w:r>
      <w:r w:rsidR="009D2B14">
        <w:instrText xml:space="preserve"> REF _Ref144115033 \w \h </w:instrText>
      </w:r>
      <w:r w:rsidR="009D2B14">
        <w:fldChar w:fldCharType="separate"/>
      </w:r>
      <w:del w:id="5981" w:author="Faqir, Sofia (Energy Security)" w:date="2023-11-12T19:47:00Z">
        <w:r w:rsidR="00E473FC">
          <w:delText>65.6</w:delText>
        </w:r>
      </w:del>
      <w:r w:rsidR="009D2B14">
        <w:fldChar w:fldCharType="end"/>
      </w:r>
      <w:r w:rsidRPr="00462199">
        <w:t>:</w:t>
      </w:r>
      <w:bookmarkEnd w:id="5980"/>
    </w:p>
    <w:p w14:paraId="1A08A9EA" w14:textId="77777777" w:rsidR="00D179D6" w:rsidRPr="00462199" w:rsidRDefault="00D179D6" w:rsidP="00202C21">
      <w:pPr>
        <w:pStyle w:val="H3Ashurst"/>
      </w:pPr>
      <w:bookmarkStart w:id="5982" w:name="_Ref144115035"/>
      <w:r w:rsidRPr="00462199">
        <w:lastRenderedPageBreak/>
        <w:t>such amount shall be taken into account in the calculation of any compensation payable pursuant to the LCHA or any other LCHA Document;</w:t>
      </w:r>
      <w:bookmarkEnd w:id="5982"/>
    </w:p>
    <w:p w14:paraId="596B33F9" w14:textId="77777777" w:rsidR="00D179D6" w:rsidRPr="00462199" w:rsidRDefault="00D179D6" w:rsidP="00202C21">
      <w:pPr>
        <w:pStyle w:val="H3Ashurst"/>
      </w:pPr>
      <w:bookmarkStart w:id="5983" w:name="_Ref144115036"/>
      <w:r w:rsidRPr="00462199">
        <w:t>no claim shall be made by the Producer pursuant to the LCHA or any other LCHA Document in respect of the amounts so recovered; and</w:t>
      </w:r>
      <w:bookmarkEnd w:id="5983"/>
    </w:p>
    <w:p w14:paraId="00B5B99E" w14:textId="77777777" w:rsidR="00D179D6" w:rsidRPr="00462199" w:rsidRDefault="00D179D6" w:rsidP="00202C21">
      <w:pPr>
        <w:pStyle w:val="H3Ashurst"/>
      </w:pPr>
      <w:bookmarkStart w:id="5984" w:name="_Ref144115037"/>
      <w:r w:rsidRPr="00462199">
        <w:t>if the Producer has previously received compensation in relation to the same claim, they or it shall pay promptly to the LCHA Counterparty an amount equal to the lesser of: (i) the amount so recovered; and (ii) the amount so previously received.</w:t>
      </w:r>
      <w:bookmarkEnd w:id="5984"/>
    </w:p>
    <w:p w14:paraId="569E93ED" w14:textId="77777777" w:rsidR="00D179D6" w:rsidRPr="00462199" w:rsidRDefault="00D179D6" w:rsidP="005B3BB9">
      <w:pPr>
        <w:pStyle w:val="NormalBoldAshurst"/>
      </w:pPr>
      <w:r w:rsidRPr="00462199">
        <w:rPr>
          <w:i/>
        </w:rPr>
        <w:t>General limitation on liability</w:t>
      </w:r>
    </w:p>
    <w:p w14:paraId="1C9DC76A" w14:textId="57DD0632" w:rsidR="00D179D6" w:rsidRPr="00462199" w:rsidRDefault="00D179D6" w:rsidP="005B3BB9">
      <w:pPr>
        <w:pStyle w:val="H2Ashurst"/>
      </w:pPr>
      <w:bookmarkStart w:id="5985" w:name="_Ref144115038"/>
      <w:r w:rsidRPr="00462199">
        <w:t xml:space="preserve">Subject to </w:t>
      </w:r>
      <w:r w:rsidR="007248B2" w:rsidRPr="007248B2">
        <w:t>Condition</w:t>
      </w:r>
      <w:r w:rsidRPr="00462199">
        <w:t xml:space="preserve"> </w:t>
      </w:r>
      <w:r w:rsidR="009D2B14">
        <w:fldChar w:fldCharType="begin"/>
      </w:r>
      <w:r w:rsidR="009D2B14">
        <w:instrText xml:space="preserve"> REF _Ref144115041 \w \h </w:instrText>
      </w:r>
      <w:r w:rsidR="009D2B14">
        <w:fldChar w:fldCharType="separate"/>
      </w:r>
      <w:del w:id="5986" w:author="Faqir, Sofia (Energy Security)" w:date="2023-11-12T19:47:00Z">
        <w:r w:rsidR="00E473FC">
          <w:delText>65.9</w:delText>
        </w:r>
      </w:del>
      <w:r w:rsidR="009D2B14">
        <w:fldChar w:fldCharType="end"/>
      </w:r>
      <w:r w:rsidRPr="00462199">
        <w:t>, neither Party shall be liable to the other Party under or pursuant to the LCHA or any other LCHA Document, in tort (including negligence and/or breach of statutory duty) or otherwise at law for:</w:t>
      </w:r>
      <w:bookmarkEnd w:id="5985"/>
    </w:p>
    <w:p w14:paraId="6BF7E40E" w14:textId="77777777" w:rsidR="00D179D6" w:rsidRPr="00462199" w:rsidRDefault="00D179D6" w:rsidP="00202C21">
      <w:pPr>
        <w:pStyle w:val="H3Ashurst"/>
      </w:pPr>
      <w:bookmarkStart w:id="5987" w:name="_Ref144115039"/>
      <w:r w:rsidRPr="00462199">
        <w:t>any loss, damage, cost or other expense to the extent that the same does not arise naturally from the breach and cannot reasonably be supposed to have been in the contemplation of the Parties at the Agreement Date as the probable result of such breach; or</w:t>
      </w:r>
      <w:bookmarkEnd w:id="5987"/>
    </w:p>
    <w:p w14:paraId="1FF4CFEB" w14:textId="77777777" w:rsidR="00D179D6" w:rsidRPr="00462199" w:rsidRDefault="00D179D6" w:rsidP="00202C21">
      <w:pPr>
        <w:pStyle w:val="H3Ashurst"/>
      </w:pPr>
      <w:bookmarkStart w:id="5988" w:name="_Ref144115040"/>
      <w:r w:rsidRPr="00462199">
        <w:t>any special, indirect or consequential loss including any such loss which constitutes loss of use, loss of goodwill, loss of profit or loss of revenue,</w:t>
      </w:r>
      <w:bookmarkEnd w:id="5988"/>
    </w:p>
    <w:p w14:paraId="0DD93454" w14:textId="77777777" w:rsidR="00D179D6" w:rsidRPr="00462199" w:rsidRDefault="00D179D6" w:rsidP="005B3BB9">
      <w:pPr>
        <w:pStyle w:val="B12Ashurst"/>
      </w:pPr>
      <w:r w:rsidRPr="00462199">
        <w:t>in each case incurred by the other Party in respect of any breach of the terms of the LCHA or any other LCHA Document.</w:t>
      </w:r>
    </w:p>
    <w:p w14:paraId="60B938B4" w14:textId="55439822" w:rsidR="00D179D6" w:rsidRPr="00462199" w:rsidRDefault="007248B2" w:rsidP="005B3BB9">
      <w:pPr>
        <w:pStyle w:val="H2Ashurst"/>
      </w:pPr>
      <w:bookmarkStart w:id="5989" w:name="_Ref144115041"/>
      <w:r w:rsidRPr="007248B2">
        <w:t>Condition</w:t>
      </w:r>
      <w:r w:rsidR="00D179D6" w:rsidRPr="00462199">
        <w:t xml:space="preserve"> </w:t>
      </w:r>
      <w:r w:rsidR="009D2B14">
        <w:fldChar w:fldCharType="begin"/>
      </w:r>
      <w:r w:rsidR="009D2B14">
        <w:instrText xml:space="preserve"> REF _Ref144115038 \w \h </w:instrText>
      </w:r>
      <w:r w:rsidR="009D2B14">
        <w:fldChar w:fldCharType="separate"/>
      </w:r>
      <w:del w:id="5990" w:author="Faqir, Sofia (Energy Security)" w:date="2023-11-12T19:47:00Z">
        <w:r w:rsidR="00E473FC">
          <w:delText>65.8</w:delText>
        </w:r>
      </w:del>
      <w:r w:rsidR="009D2B14">
        <w:fldChar w:fldCharType="end"/>
      </w:r>
      <w:r w:rsidR="00D179D6" w:rsidRPr="00462199">
        <w:t xml:space="preserve"> shall not operate so as to prejudice or override:</w:t>
      </w:r>
      <w:bookmarkEnd w:id="5989"/>
    </w:p>
    <w:p w14:paraId="3CC14874" w14:textId="77777777" w:rsidR="00D179D6" w:rsidRPr="00462199" w:rsidRDefault="00D179D6" w:rsidP="00202C21">
      <w:pPr>
        <w:pStyle w:val="H3Ashurst"/>
      </w:pPr>
      <w:bookmarkStart w:id="5991" w:name="_Ref144115042"/>
      <w:r w:rsidRPr="00462199">
        <w:t>the express terms of any obligation to pay, indemnity or costs reimbursement provision contained within the LCHA or any other LCHA Document;</w:t>
      </w:r>
      <w:bookmarkEnd w:id="5991"/>
    </w:p>
    <w:p w14:paraId="5E0555AB" w14:textId="1D3046BE" w:rsidR="00D179D6" w:rsidRPr="00462199" w:rsidRDefault="00D179D6" w:rsidP="00202C21">
      <w:pPr>
        <w:pStyle w:val="H3Ashurst"/>
      </w:pPr>
      <w:bookmarkStart w:id="5992" w:name="_Ref144115043"/>
      <w:r w:rsidRPr="00462199">
        <w:t xml:space="preserve">the express terms relating to the calculation of any QCiL Compensation or QCiL True-Up Compensation, or the obligation of either Party to pay any QCiL Compensation or QCiL True-Up Compensation to the other Party (or to commence or effect such compensation), in each case in accordance with </w:t>
      </w:r>
      <w:r>
        <w:fldChar w:fldCharType="begin"/>
      </w:r>
      <w:r>
        <w:instrText xml:space="preserve"> REF _Ref144118020 \w \h </w:instrText>
      </w:r>
      <w:r>
        <w:fldChar w:fldCharType="separate"/>
      </w:r>
      <w:del w:id="5993" w:author="Faqir, Sofia (Energy Security)" w:date="2023-11-12T19:47:00Z">
        <w:r w:rsidR="00E473FC">
          <w:delText>Part 8</w:delText>
        </w:r>
      </w:del>
      <w:r>
        <w:fldChar w:fldCharType="end"/>
      </w:r>
      <w:r w:rsidRPr="00462199">
        <w:t xml:space="preserve"> (</w:t>
      </w:r>
      <w:r w:rsidRPr="00462199">
        <w:rPr>
          <w:i/>
        </w:rPr>
        <w:t>Changes in Law</w:t>
      </w:r>
      <w:r w:rsidRPr="00462199">
        <w:t>); or</w:t>
      </w:r>
      <w:bookmarkEnd w:id="5992"/>
    </w:p>
    <w:p w14:paraId="0DB45E8F" w14:textId="60169A33" w:rsidR="00D179D6" w:rsidRPr="00462199" w:rsidRDefault="00D179D6" w:rsidP="00202C21">
      <w:pPr>
        <w:pStyle w:val="H3Ashurst"/>
      </w:pPr>
      <w:bookmarkStart w:id="5994" w:name="_Ref144115044"/>
      <w:r w:rsidRPr="00462199">
        <w:t xml:space="preserve">the express terms relating to the calculation of the Default Termination Payment, or the obligation of the Producer to pay the Default Termination Payment to the LCHA Counterparty, in each case in accordance with </w:t>
      </w:r>
      <w:r w:rsidR="007248B2" w:rsidRPr="007248B2">
        <w:t>Condition</w:t>
      </w:r>
      <w:r w:rsidRPr="00462199">
        <w:t xml:space="preserve"> </w:t>
      </w:r>
      <w:r w:rsidR="009D2B14">
        <w:fldChar w:fldCharType="begin"/>
      </w:r>
      <w:r w:rsidR="009D2B14">
        <w:instrText xml:space="preserve"> REF _Ref144114811 \w \h </w:instrText>
      </w:r>
      <w:r w:rsidR="009D2B14">
        <w:fldChar w:fldCharType="separate"/>
      </w:r>
      <w:del w:id="5995" w:author="Faqir, Sofia (Energy Security)" w:date="2023-11-12T19:47:00Z">
        <w:r w:rsidR="00E473FC">
          <w:delText>53.10</w:delText>
        </w:r>
      </w:del>
      <w:r w:rsidR="009D2B14">
        <w:fldChar w:fldCharType="end"/>
      </w:r>
      <w:r w:rsidRPr="00462199">
        <w:t xml:space="preserve"> </w:t>
      </w:r>
      <w:r w:rsidRPr="00462199">
        <w:rPr>
          <w:i/>
        </w:rPr>
        <w:t>(Consequences of default termination)</w:t>
      </w:r>
      <w:r w:rsidRPr="00462199">
        <w:t>, it being agreed that the LCHA Counterparty has a legitimate interest to which the Default Termination Payment is proportionate in light of factors including, but not limited to, the anticipated harm that the LCHA Counterparty would suffer and the difficulty of estimation or calculation of actual damages upon early termination of the LCHA.</w:t>
      </w:r>
      <w:bookmarkEnd w:id="5994"/>
    </w:p>
    <w:p w14:paraId="5B9C5AD4" w14:textId="77777777" w:rsidR="00D179D6" w:rsidRPr="00462199" w:rsidRDefault="00D179D6" w:rsidP="005B3BB9">
      <w:pPr>
        <w:pStyle w:val="NormalBoldAshurst"/>
      </w:pPr>
      <w:r w:rsidRPr="00462199">
        <w:t>CO</w:t>
      </w:r>
      <w:r w:rsidRPr="00462199">
        <w:rPr>
          <w:vertAlign w:val="subscript"/>
        </w:rPr>
        <w:t>2</w:t>
      </w:r>
      <w:r w:rsidRPr="00462199">
        <w:rPr>
          <w:i/>
        </w:rPr>
        <w:t xml:space="preserve"> T&amp;S Operator actions</w:t>
      </w:r>
    </w:p>
    <w:p w14:paraId="185570C7" w14:textId="77777777" w:rsidR="00D179D6" w:rsidRPr="00462199" w:rsidRDefault="00D179D6" w:rsidP="005B3BB9">
      <w:pPr>
        <w:pStyle w:val="H2Ashurst"/>
      </w:pPr>
      <w:bookmarkStart w:id="5996" w:name="_Ref144115045"/>
      <w:r w:rsidRPr="00462199">
        <w:t>For CCUS-Enabled Facilities only, except where expressly stated to the contrary, any payments to the Producer in respect of or pursuant to instructions issued by any CO</w:t>
      </w:r>
      <w:r w:rsidRPr="00462199">
        <w:rPr>
          <w:vertAlign w:val="subscript"/>
        </w:rPr>
        <w:t>2</w:t>
      </w:r>
      <w:r w:rsidRPr="00462199">
        <w:t xml:space="preserve"> T&amp;S Operator shall not be calculated or made pursuant to the terms of the LCHA, and the LCHA Counterparty shall have no liability pursuant to the LCHA to pay or compensate the Producer in respect of any resulting losses.</w:t>
      </w:r>
      <w:bookmarkEnd w:id="5996"/>
    </w:p>
    <w:p w14:paraId="20D43C24" w14:textId="77777777" w:rsidR="00D179D6" w:rsidRPr="00462199" w:rsidRDefault="00D179D6" w:rsidP="00516B52">
      <w:pPr>
        <w:pStyle w:val="NormalBoldAshurst"/>
        <w:keepNext/>
      </w:pPr>
      <w:r w:rsidRPr="00462199">
        <w:rPr>
          <w:i/>
        </w:rPr>
        <w:lastRenderedPageBreak/>
        <w:t>Electricity Transmission System Operator, Electricity Transmission Licensee or Licensed Electricity Distributor actions</w:t>
      </w:r>
    </w:p>
    <w:p w14:paraId="0913ED40" w14:textId="77777777" w:rsidR="00D179D6" w:rsidRPr="00462199" w:rsidRDefault="00D179D6" w:rsidP="005B3BB9">
      <w:pPr>
        <w:pStyle w:val="H2Ashurst"/>
        <w:rPr>
          <w:lang w:eastAsia="en-US"/>
        </w:rPr>
      </w:pPr>
      <w:bookmarkStart w:id="5997" w:name="_Ref144115046"/>
      <w:r w:rsidRPr="00462199">
        <w:t>Any payments to the Producer in respect of or pursuant to instructions issued by any Electricity Transmission System Operator, Electricity Transmission Licensee or Licensed Electricity Distributor shall not be calculated or made pursuant to the terms of the LCHA, and the LCHA Counterparty shall have no liability pursuant to the LCHA to pay or compensate the Producer in respect of any resulting lost supply.</w:t>
      </w:r>
      <w:bookmarkEnd w:id="5997"/>
    </w:p>
    <w:p w14:paraId="5C815E41" w14:textId="77777777" w:rsidR="00D179D6" w:rsidRPr="00462199" w:rsidRDefault="00D179D6" w:rsidP="005B3BB9">
      <w:pPr>
        <w:pStyle w:val="NormalBoldAshurst"/>
        <w:rPr>
          <w:lang w:eastAsia="en-US"/>
        </w:rPr>
      </w:pPr>
      <w:r w:rsidRPr="00462199">
        <w:rPr>
          <w:i/>
        </w:rPr>
        <w:t>Gas Licensed Transporter actions</w:t>
      </w:r>
    </w:p>
    <w:p w14:paraId="6A09D1AE" w14:textId="77777777" w:rsidR="00D179D6" w:rsidRPr="00462199" w:rsidRDefault="00D179D6" w:rsidP="005B3BB9">
      <w:pPr>
        <w:pStyle w:val="H2Ashurst"/>
        <w:rPr>
          <w:lang w:eastAsia="en-US"/>
        </w:rPr>
      </w:pPr>
      <w:bookmarkStart w:id="5998" w:name="_Ref144115047"/>
      <w:r w:rsidRPr="00462199">
        <w:t>Any payments to the Producer in respect of or pursuant to instructions issued by any Gas Licensed Transporter shall not be calculated or made pursuant to the terms of the LCHA, and the LCHA Counterparty shall have no liability pursuant to the LCHA to pay or compensate the Producer in respect of any resulting lost supply.</w:t>
      </w:r>
      <w:bookmarkEnd w:id="5998"/>
    </w:p>
    <w:p w14:paraId="15BDF9E6" w14:textId="77777777" w:rsidR="00D179D6" w:rsidRPr="00462199" w:rsidRDefault="00D179D6" w:rsidP="005B3BB9">
      <w:pPr>
        <w:pStyle w:val="NormalBoldAshurst"/>
        <w:rPr>
          <w:lang w:eastAsia="en-US"/>
        </w:rPr>
      </w:pPr>
      <w:r w:rsidRPr="00462199">
        <w:rPr>
          <w:i/>
        </w:rPr>
        <w:t>Water Licensed Operator actions</w:t>
      </w:r>
    </w:p>
    <w:p w14:paraId="34289F6F" w14:textId="77777777" w:rsidR="00D179D6" w:rsidRPr="00462199" w:rsidRDefault="00D179D6" w:rsidP="005B3BB9">
      <w:pPr>
        <w:pStyle w:val="H2Ashurst"/>
        <w:rPr>
          <w:lang w:eastAsia="en-US"/>
        </w:rPr>
      </w:pPr>
      <w:bookmarkStart w:id="5999" w:name="_Ref144115048"/>
      <w:r w:rsidRPr="00462199">
        <w:t>Any payments to the Producer in respect of or pursuant to instructions issued by any Water Licensed Operator shall not be calculated or made pursuant to the terms of the LCHA, and the LCHA Counterparty shall have no liability pursuant to the LCHA to pay or compensate the Producer in respect of any resulting lost supply.</w:t>
      </w:r>
      <w:bookmarkEnd w:id="5999"/>
    </w:p>
    <w:p w14:paraId="1579259E" w14:textId="77777777" w:rsidR="00D179D6" w:rsidRPr="00462199" w:rsidRDefault="00D179D6" w:rsidP="005B3BB9">
      <w:pPr>
        <w:pStyle w:val="H1Ashurst"/>
      </w:pPr>
      <w:bookmarkStart w:id="6000" w:name="_Ref144115049"/>
      <w:bookmarkStart w:id="6001" w:name="_Ref144434187"/>
      <w:bookmarkStart w:id="6002" w:name="_Ref144454603"/>
      <w:bookmarkStart w:id="6003" w:name="_Toc149833723"/>
      <w:r w:rsidRPr="00462199">
        <w:t>No waiver</w:t>
      </w:r>
      <w:bookmarkEnd w:id="6000"/>
      <w:bookmarkEnd w:id="6001"/>
      <w:bookmarkEnd w:id="6002"/>
      <w:bookmarkEnd w:id="6003"/>
    </w:p>
    <w:p w14:paraId="63A4CC07" w14:textId="77777777" w:rsidR="00D179D6" w:rsidRPr="00462199" w:rsidRDefault="00D179D6" w:rsidP="005B3BB9">
      <w:pPr>
        <w:pStyle w:val="H2Ashurst"/>
      </w:pPr>
      <w:bookmarkStart w:id="6004" w:name="_Ref144115050"/>
      <w:r w:rsidRPr="00462199">
        <w:t>No waiver by either Party of any breach by the other Party of the LCHA or any other LCHA Document shall operate unless expressly made in writing, and no such waiver shall be construed as a waiver of any other breach.</w:t>
      </w:r>
      <w:bookmarkEnd w:id="6004"/>
    </w:p>
    <w:p w14:paraId="44341A22" w14:textId="77777777" w:rsidR="00D179D6" w:rsidRPr="00462199" w:rsidRDefault="00D179D6" w:rsidP="005B3BB9">
      <w:pPr>
        <w:pStyle w:val="H2Ashurst"/>
      </w:pPr>
      <w:bookmarkStart w:id="6005" w:name="_Ref144115051"/>
      <w:r w:rsidRPr="00462199">
        <w:t>No delay or omission by either Party in exercising any right, power or remedy provided by law or pursuant to the LCHA or any other LCHA Document shall:</w:t>
      </w:r>
      <w:bookmarkEnd w:id="6005"/>
    </w:p>
    <w:p w14:paraId="1DDB7248" w14:textId="77777777" w:rsidR="00D179D6" w:rsidRPr="00462199" w:rsidRDefault="00D179D6" w:rsidP="00202C21">
      <w:pPr>
        <w:pStyle w:val="H3Ashurst"/>
      </w:pPr>
      <w:bookmarkStart w:id="6006" w:name="_Ref144115052"/>
      <w:r w:rsidRPr="00462199">
        <w:t>affect that right, power or remedy; or</w:t>
      </w:r>
      <w:bookmarkEnd w:id="6006"/>
    </w:p>
    <w:p w14:paraId="06BBE52A" w14:textId="77777777" w:rsidR="00D179D6" w:rsidRPr="00462199" w:rsidRDefault="00D179D6" w:rsidP="00202C21">
      <w:pPr>
        <w:pStyle w:val="H3Ashurst"/>
      </w:pPr>
      <w:bookmarkStart w:id="6007" w:name="_Ref144115053"/>
      <w:r w:rsidRPr="00462199">
        <w:t>operate as a waiver of it.</w:t>
      </w:r>
      <w:bookmarkEnd w:id="6007"/>
    </w:p>
    <w:p w14:paraId="715327CA" w14:textId="77777777" w:rsidR="00D179D6" w:rsidRPr="00462199" w:rsidRDefault="00D179D6" w:rsidP="005B3BB9">
      <w:pPr>
        <w:pStyle w:val="H2Ashurst"/>
      </w:pPr>
      <w:bookmarkStart w:id="6008" w:name="_Ref144115054"/>
      <w:r w:rsidRPr="00462199">
        <w:t>The single or partial exercise by either Party of any right, power or remedy provided by law or pursuant to the LCHA or any other LCHA Document shall not, unless otherwise expressly stated, preclude any other or further exercise of it or the exercise of any other right, power or remedy.</w:t>
      </w:r>
      <w:bookmarkEnd w:id="6008"/>
    </w:p>
    <w:p w14:paraId="1E2A5EAE" w14:textId="77777777" w:rsidR="00D179D6" w:rsidRPr="00462199" w:rsidRDefault="00D179D6" w:rsidP="005B3BB9">
      <w:pPr>
        <w:pStyle w:val="H2Ashurst"/>
      </w:pPr>
      <w:bookmarkStart w:id="6009" w:name="_Ref144115055"/>
      <w:r w:rsidRPr="00462199">
        <w:t>Any legal privilege attaching to information or documents that are:</w:t>
      </w:r>
      <w:bookmarkEnd w:id="6009"/>
    </w:p>
    <w:p w14:paraId="5A7EFB12" w14:textId="77777777" w:rsidR="00D179D6" w:rsidRPr="00462199" w:rsidRDefault="00D179D6" w:rsidP="00202C21">
      <w:pPr>
        <w:pStyle w:val="H3Ashurst"/>
      </w:pPr>
      <w:bookmarkStart w:id="6010" w:name="_Ref144115056"/>
      <w:r w:rsidRPr="00462199">
        <w:t>made available by the Producer or its Representatives to the LCHA Counterparty or its Representatives remains for the benefit of the Producer; or</w:t>
      </w:r>
      <w:bookmarkEnd w:id="6010"/>
    </w:p>
    <w:p w14:paraId="5472D4C7" w14:textId="77777777" w:rsidR="00D179D6" w:rsidRPr="00462199" w:rsidRDefault="00D179D6" w:rsidP="00202C21">
      <w:pPr>
        <w:pStyle w:val="H3Ashurst"/>
      </w:pPr>
      <w:bookmarkStart w:id="6011" w:name="_Ref144115057"/>
      <w:r w:rsidRPr="00462199">
        <w:t>made available by the LCHA Counterparty or its Representatives to the Producer or its Representatives remains for the benefit of the LCHA Counterparty,</w:t>
      </w:r>
      <w:bookmarkEnd w:id="6011"/>
    </w:p>
    <w:p w14:paraId="5459BE11" w14:textId="77777777" w:rsidR="00D179D6" w:rsidRPr="00462199" w:rsidRDefault="00D179D6" w:rsidP="005B3BB9">
      <w:pPr>
        <w:pStyle w:val="B12Ashurst"/>
      </w:pPr>
      <w:r w:rsidRPr="00462199">
        <w:t>and, in each case, disclosure is not intended to amount to a waiver of legal privilege.</w:t>
      </w:r>
    </w:p>
    <w:p w14:paraId="11DD81F9" w14:textId="77777777" w:rsidR="00D179D6" w:rsidRPr="00462199" w:rsidRDefault="00D179D6" w:rsidP="005B3BB9">
      <w:pPr>
        <w:pStyle w:val="H1Ashurst"/>
      </w:pPr>
      <w:bookmarkStart w:id="6012" w:name="_Ref144115058"/>
      <w:bookmarkStart w:id="6013" w:name="_Ref144434209"/>
      <w:bookmarkStart w:id="6014" w:name="_Ref144454609"/>
      <w:bookmarkStart w:id="6015" w:name="_Toc149833724"/>
      <w:r w:rsidRPr="00462199">
        <w:t>Consents</w:t>
      </w:r>
      <w:bookmarkEnd w:id="6012"/>
      <w:bookmarkEnd w:id="6013"/>
      <w:bookmarkEnd w:id="6014"/>
      <w:bookmarkEnd w:id="6015"/>
    </w:p>
    <w:p w14:paraId="79CFE13B" w14:textId="77777777" w:rsidR="00D179D6" w:rsidRPr="00462199" w:rsidRDefault="00D179D6" w:rsidP="005B3BB9">
      <w:pPr>
        <w:pStyle w:val="H2Ashurst"/>
      </w:pPr>
      <w:bookmarkStart w:id="6016" w:name="_Ref144115059"/>
      <w:r w:rsidRPr="00462199">
        <w:t>Any consents, confirmations, approvals, waivers or agreements to be given by the LCHA Counterparty pursuant to the LCHA or any other LCHA Document:</w:t>
      </w:r>
      <w:bookmarkEnd w:id="6016"/>
    </w:p>
    <w:p w14:paraId="370081FB" w14:textId="77777777" w:rsidR="00D179D6" w:rsidRPr="00462199" w:rsidRDefault="00D179D6" w:rsidP="00202C21">
      <w:pPr>
        <w:pStyle w:val="H3Ashurst"/>
      </w:pPr>
      <w:bookmarkStart w:id="6017" w:name="_Ref144115060"/>
      <w:r w:rsidRPr="00462199">
        <w:lastRenderedPageBreak/>
        <w:t>shall be effective only if given in writing; and</w:t>
      </w:r>
      <w:bookmarkEnd w:id="6017"/>
    </w:p>
    <w:p w14:paraId="2987433E" w14:textId="2AC9A597" w:rsidR="00D179D6" w:rsidRPr="00462199" w:rsidRDefault="00D179D6" w:rsidP="00202C21">
      <w:pPr>
        <w:pStyle w:val="H3Ashurst"/>
      </w:pPr>
      <w:bookmarkStart w:id="6018" w:name="_Ref144115061"/>
      <w:r w:rsidRPr="00462199">
        <w:t xml:space="preserve">except as otherwise expressly provided in the LCHA, may be given or withheld by the LCHA Counterparty in its sole and absolute discretion and, if given, may be given on and subject to such terms and/or </w:t>
      </w:r>
      <w:r w:rsidR="007248B2" w:rsidRPr="007248B2">
        <w:t>condition</w:t>
      </w:r>
      <w:r w:rsidRPr="00462199">
        <w:t>s as the LCHA Counterparty may in its sole and absolute discretion determine.</w:t>
      </w:r>
      <w:bookmarkEnd w:id="6018"/>
    </w:p>
    <w:p w14:paraId="452B58D2" w14:textId="77777777" w:rsidR="00D179D6" w:rsidRPr="00462199" w:rsidRDefault="00D179D6" w:rsidP="005B3BB9">
      <w:pPr>
        <w:pStyle w:val="H2Ashurst"/>
      </w:pPr>
      <w:bookmarkStart w:id="6019" w:name="_Ref144115062"/>
      <w:r w:rsidRPr="00462199">
        <w:t>The exercise of discretion by the LCHA Counterparty (including in respect of the grant or withholding of any consent, confirmation, approval, waiver or agreement) shall in no way limit the manner in or extent to which that discretion may be exercised in future or give rise to any amendment or modification to the LCHA or any other LCHA Document.</w:t>
      </w:r>
      <w:bookmarkEnd w:id="6019"/>
    </w:p>
    <w:p w14:paraId="2AFB4C14" w14:textId="77777777" w:rsidR="00D179D6" w:rsidRPr="00462199" w:rsidRDefault="00D179D6" w:rsidP="005B3BB9">
      <w:pPr>
        <w:pStyle w:val="H1Ashurst"/>
      </w:pPr>
      <w:bookmarkStart w:id="6020" w:name="_Ref144115063"/>
      <w:bookmarkStart w:id="6021" w:name="_Ref144479489"/>
      <w:bookmarkStart w:id="6022" w:name="_Toc149833725"/>
      <w:r w:rsidRPr="00462199">
        <w:t>Entire agreement</w:t>
      </w:r>
      <w:bookmarkEnd w:id="6020"/>
      <w:bookmarkEnd w:id="6021"/>
      <w:bookmarkEnd w:id="6022"/>
    </w:p>
    <w:p w14:paraId="05A2624D" w14:textId="77777777" w:rsidR="00D179D6" w:rsidRPr="00462199" w:rsidRDefault="00D179D6" w:rsidP="005B3BB9">
      <w:pPr>
        <w:pStyle w:val="H2Ashurst"/>
      </w:pPr>
      <w:bookmarkStart w:id="6023" w:name="_Ref144115064"/>
      <w:r w:rsidRPr="00462199">
        <w:t>The LCHA, together with the other LCHA Documents, constitutes the entire agreement, understanding and representations of the Parties in respect of its subject matter and supersedes and extinguishes any agreements, understandings and/or representations previously given or made in respect thereof other than those included in the LCHA or the other LCHA Documents.</w:t>
      </w:r>
      <w:bookmarkEnd w:id="6023"/>
    </w:p>
    <w:p w14:paraId="41A1DEF1" w14:textId="77777777" w:rsidR="00D179D6" w:rsidRPr="00462199" w:rsidRDefault="00D179D6" w:rsidP="005B3BB9">
      <w:pPr>
        <w:pStyle w:val="H2Ashurst"/>
      </w:pPr>
      <w:bookmarkStart w:id="6024" w:name="_Ref144115065"/>
      <w:r w:rsidRPr="00462199">
        <w:t>Each Party acknowledges that in entering into the LCHA it has not relied on, and shall have no right or remedy in respect of, any draft, agreement, undertaking, representation, warranty, promise, assurance, arrangement or public statement of any nature whatsoever, whether or not in writing, relating to the subject matter of the LCHA or any other LCHA Document made or given by or on behalf of either Party or the Secretary of State at any time prior to the Agreement Date (whether made negligently or innocently) other than as expressly set out in the LCHA or any other LCHA Document.</w:t>
      </w:r>
      <w:bookmarkEnd w:id="6024"/>
    </w:p>
    <w:p w14:paraId="79F29B83" w14:textId="5E2672B0" w:rsidR="00D179D6" w:rsidRPr="00462199" w:rsidRDefault="00D179D6" w:rsidP="005B3BB9">
      <w:pPr>
        <w:pStyle w:val="H2Ashurst"/>
      </w:pPr>
      <w:bookmarkStart w:id="6025" w:name="_Ref144115066"/>
      <w:r w:rsidRPr="00462199">
        <w:t xml:space="preserve">Nothing in this </w:t>
      </w:r>
      <w:r w:rsidR="007248B2" w:rsidRPr="007248B2">
        <w:t>Condition</w:t>
      </w:r>
      <w:r w:rsidRPr="00462199">
        <w:t xml:space="preserve"> </w:t>
      </w:r>
      <w:r w:rsidR="009D2B14">
        <w:fldChar w:fldCharType="begin"/>
      </w:r>
      <w:r w:rsidR="009D2B14">
        <w:instrText xml:space="preserve"> REF _Ref144479489 \w \h </w:instrText>
      </w:r>
      <w:r w:rsidR="009D2B14">
        <w:fldChar w:fldCharType="separate"/>
      </w:r>
      <w:del w:id="6026" w:author="Faqir, Sofia (Energy Security)" w:date="2023-11-12T19:47:00Z">
        <w:r w:rsidR="00E473FC">
          <w:delText>68</w:delText>
        </w:r>
      </w:del>
      <w:r w:rsidR="009D2B14">
        <w:fldChar w:fldCharType="end"/>
      </w:r>
      <w:r w:rsidRPr="00462199">
        <w:t xml:space="preserve"> (</w:t>
      </w:r>
      <w:r w:rsidRPr="00462199">
        <w:rPr>
          <w:i/>
        </w:rPr>
        <w:t>Entire agreement</w:t>
      </w:r>
      <w:r w:rsidRPr="00462199">
        <w:t>) shall limit or exclude liability for fraud.</w:t>
      </w:r>
      <w:bookmarkEnd w:id="6025"/>
    </w:p>
    <w:p w14:paraId="6B44FA3B" w14:textId="77777777" w:rsidR="00D179D6" w:rsidRPr="00462199" w:rsidRDefault="00D179D6" w:rsidP="005B3BB9">
      <w:pPr>
        <w:pStyle w:val="H1Ashurst"/>
      </w:pPr>
      <w:bookmarkStart w:id="6027" w:name="_Ref144115067"/>
      <w:bookmarkStart w:id="6028" w:name="_Toc149833726"/>
      <w:r w:rsidRPr="00462199">
        <w:t>Payment Disruption Event</w:t>
      </w:r>
      <w:bookmarkEnd w:id="6027"/>
      <w:bookmarkEnd w:id="6028"/>
    </w:p>
    <w:p w14:paraId="50409D32" w14:textId="77777777" w:rsidR="00D179D6" w:rsidRPr="00462199" w:rsidRDefault="00D179D6" w:rsidP="005B3BB9">
      <w:pPr>
        <w:pStyle w:val="NormalBoldAshurst"/>
      </w:pPr>
      <w:r w:rsidRPr="00462199">
        <w:rPr>
          <w:i/>
        </w:rPr>
        <w:t>Relief due to Payment Disruption Event</w:t>
      </w:r>
    </w:p>
    <w:p w14:paraId="59DB796E" w14:textId="040AB3D1" w:rsidR="00D179D6" w:rsidRPr="00462199" w:rsidRDefault="00D179D6" w:rsidP="005B3BB9">
      <w:pPr>
        <w:pStyle w:val="H2Ashurst"/>
      </w:pPr>
      <w:bookmarkStart w:id="6029" w:name="_Ref144115068"/>
      <w:r w:rsidRPr="00462199">
        <w:t xml:space="preserve">Subject to </w:t>
      </w:r>
      <w:r w:rsidR="007248B2" w:rsidRPr="007248B2">
        <w:t>Condition</w:t>
      </w:r>
      <w:r w:rsidRPr="00462199">
        <w:t xml:space="preserve"> </w:t>
      </w:r>
      <w:r w:rsidR="009D2B14">
        <w:fldChar w:fldCharType="begin"/>
      </w:r>
      <w:r w:rsidR="009D2B14">
        <w:instrText xml:space="preserve"> REF _Ref144115071 \w \h </w:instrText>
      </w:r>
      <w:r w:rsidR="009D2B14">
        <w:fldChar w:fldCharType="separate"/>
      </w:r>
      <w:del w:id="6030" w:author="Faqir, Sofia (Energy Security)" w:date="2023-11-12T19:47:00Z">
        <w:r w:rsidR="00E473FC">
          <w:delText>69.2</w:delText>
        </w:r>
      </w:del>
      <w:r w:rsidR="009D2B14">
        <w:fldChar w:fldCharType="end"/>
      </w:r>
      <w:r w:rsidRPr="00462199">
        <w:t xml:space="preserve">, a Party affected by a Payment Disruption Event (a </w:t>
      </w:r>
      <w:r w:rsidRPr="00462199">
        <w:rPr>
          <w:b/>
        </w:rPr>
        <w:t>"PDE Affected Party"</w:t>
      </w:r>
      <w:r w:rsidRPr="00462199">
        <w:t>) shall be relieved from liability, and deemed not to be in breach of the LCHA (or any other LCHA Document), for:</w:t>
      </w:r>
      <w:bookmarkEnd w:id="6029"/>
    </w:p>
    <w:p w14:paraId="53CE4AE0" w14:textId="77777777" w:rsidR="00D179D6" w:rsidRPr="00462199" w:rsidRDefault="00D179D6" w:rsidP="00202C21">
      <w:pPr>
        <w:pStyle w:val="H3Ashurst"/>
      </w:pPr>
      <w:bookmarkStart w:id="6031" w:name="_Ref144115069"/>
      <w:r w:rsidRPr="00462199">
        <w:t>any failure to pay (or delay in paying) to the other Party any sum due and payable pursuant to the LCHA (or any other LCHA Document) (whether pursuant to an obligation to pay, an indemnity, a costs reimbursement provision or otherwise); and</w:t>
      </w:r>
      <w:bookmarkEnd w:id="6031"/>
    </w:p>
    <w:p w14:paraId="2C1B4C04" w14:textId="29A0FF4A" w:rsidR="00D179D6" w:rsidRPr="00462199" w:rsidRDefault="00D179D6" w:rsidP="00202C21">
      <w:pPr>
        <w:pStyle w:val="H3Ashurst"/>
      </w:pPr>
      <w:bookmarkStart w:id="6032" w:name="_Ref144115070"/>
      <w:r w:rsidRPr="00462199">
        <w:t xml:space="preserve">(in the case of the Producer) any failure to transfer, deliver, extend, renew or replace (or procure the transfer, delivery, extension, renewal or replacement of) Acceptable Collateral in accordance with </w:t>
      </w:r>
      <w:r>
        <w:fldChar w:fldCharType="begin"/>
      </w:r>
      <w:r>
        <w:instrText xml:space="preserve"> REF _Ref144118022 \w \h </w:instrText>
      </w:r>
      <w:r>
        <w:fldChar w:fldCharType="separate"/>
      </w:r>
      <w:del w:id="6033" w:author="Faqir, Sofia (Energy Security)" w:date="2023-11-12T19:47:00Z">
        <w:r w:rsidR="00E473FC">
          <w:delText>Part 10</w:delText>
        </w:r>
      </w:del>
      <w:r>
        <w:fldChar w:fldCharType="end"/>
      </w:r>
      <w:r w:rsidRPr="00462199">
        <w:t xml:space="preserve"> (</w:t>
      </w:r>
      <w:r w:rsidRPr="00462199">
        <w:rPr>
          <w:i/>
        </w:rPr>
        <w:t>Credit Support</w:t>
      </w:r>
      <w:r w:rsidRPr="00462199">
        <w:t>), or any delay in doing so,</w:t>
      </w:r>
      <w:bookmarkEnd w:id="6032"/>
    </w:p>
    <w:p w14:paraId="2E400AB9" w14:textId="77777777" w:rsidR="00D179D6" w:rsidRPr="00462199" w:rsidRDefault="00D179D6" w:rsidP="005B3BB9">
      <w:pPr>
        <w:pStyle w:val="B12Ashurst"/>
      </w:pPr>
      <w:r w:rsidRPr="00462199">
        <w:t xml:space="preserve">(such obligations </w:t>
      </w:r>
      <w:r w:rsidRPr="00462199">
        <w:rPr>
          <w:b/>
        </w:rPr>
        <w:t>"PDE Obligations"</w:t>
      </w:r>
      <w:r w:rsidRPr="00462199">
        <w:t>) in each case if and to the extent that such failure or delay is directly attributable to the occurrence and continuance of such Payment Disruption Event.</w:t>
      </w:r>
    </w:p>
    <w:p w14:paraId="69E829CE" w14:textId="1005B0F4" w:rsidR="00D179D6" w:rsidRPr="00462199" w:rsidRDefault="007248B2" w:rsidP="005B3BB9">
      <w:pPr>
        <w:pStyle w:val="NormalBoldAshurst"/>
      </w:pPr>
      <w:r w:rsidRPr="007248B2">
        <w:rPr>
          <w:i/>
        </w:rPr>
        <w:t>Condition</w:t>
      </w:r>
      <w:r w:rsidR="00D179D6" w:rsidRPr="00462199">
        <w:rPr>
          <w:i/>
        </w:rPr>
        <w:t>s to Payment Disruption Event relief</w:t>
      </w:r>
    </w:p>
    <w:p w14:paraId="0A98B26F" w14:textId="206E93B9" w:rsidR="00D179D6" w:rsidRPr="00462199" w:rsidRDefault="00D179D6" w:rsidP="005B3BB9">
      <w:pPr>
        <w:pStyle w:val="H2Ashurst"/>
      </w:pPr>
      <w:bookmarkStart w:id="6034" w:name="_Ref144115071"/>
      <w:r w:rsidRPr="00462199">
        <w:t xml:space="preserve">The PDE Affected Party's relief from liability pursuant to </w:t>
      </w:r>
      <w:r w:rsidR="007248B2" w:rsidRPr="007248B2">
        <w:t>Condition</w:t>
      </w:r>
      <w:r w:rsidRPr="00462199">
        <w:t xml:space="preserve"> </w:t>
      </w:r>
      <w:r w:rsidR="009D2B14">
        <w:fldChar w:fldCharType="begin"/>
      </w:r>
      <w:r w:rsidR="009D2B14">
        <w:instrText xml:space="preserve"> REF _Ref144115068 \w \h </w:instrText>
      </w:r>
      <w:r w:rsidR="009D2B14">
        <w:fldChar w:fldCharType="separate"/>
      </w:r>
      <w:del w:id="6035" w:author="Faqir, Sofia (Energy Security)" w:date="2023-11-12T19:47:00Z">
        <w:r w:rsidR="00E473FC">
          <w:delText>69.1</w:delText>
        </w:r>
      </w:del>
      <w:r w:rsidR="009D2B14">
        <w:fldChar w:fldCharType="end"/>
      </w:r>
      <w:r w:rsidRPr="00462199">
        <w:t xml:space="preserve"> is subject to and </w:t>
      </w:r>
      <w:r w:rsidR="007248B2" w:rsidRPr="007248B2">
        <w:t>condition</w:t>
      </w:r>
      <w:r w:rsidRPr="00462199">
        <w:t>al upon:</w:t>
      </w:r>
      <w:bookmarkEnd w:id="6034"/>
    </w:p>
    <w:p w14:paraId="1F0203B3" w14:textId="77777777" w:rsidR="00D179D6" w:rsidRPr="00462199" w:rsidRDefault="00D179D6" w:rsidP="00202C21">
      <w:pPr>
        <w:pStyle w:val="H3Ashurst"/>
      </w:pPr>
      <w:bookmarkStart w:id="6036" w:name="_Ref144115072"/>
      <w:r w:rsidRPr="00462199">
        <w:lastRenderedPageBreak/>
        <w:t>the PDE Affected Party giving notice as soon as reasonably practicable to the other Party of the nature and extent of the Payment Disruption Event causing its failure or delay in performance; and</w:t>
      </w:r>
      <w:bookmarkEnd w:id="6036"/>
    </w:p>
    <w:p w14:paraId="2B54A66C" w14:textId="77777777" w:rsidR="00D179D6" w:rsidRPr="00462199" w:rsidRDefault="00D179D6" w:rsidP="00202C21">
      <w:pPr>
        <w:pStyle w:val="H3Ashurst"/>
      </w:pPr>
      <w:bookmarkStart w:id="6037" w:name="_Ref144115073"/>
      <w:r w:rsidRPr="00462199">
        <w:t>the PDE Affected Party using reasonable endeavours:</w:t>
      </w:r>
      <w:bookmarkEnd w:id="6037"/>
    </w:p>
    <w:p w14:paraId="69814025" w14:textId="77777777" w:rsidR="00D179D6" w:rsidRPr="00462199" w:rsidRDefault="00D179D6" w:rsidP="005B3BB9">
      <w:pPr>
        <w:pStyle w:val="H4Ashurst"/>
      </w:pPr>
      <w:bookmarkStart w:id="6038" w:name="_Ref144115074"/>
      <w:r w:rsidRPr="00462199">
        <w:t>to mitigate the effects of the Payment Disruption Event;</w:t>
      </w:r>
      <w:bookmarkEnd w:id="6038"/>
    </w:p>
    <w:p w14:paraId="1E86AD26" w14:textId="77777777" w:rsidR="00D179D6" w:rsidRPr="00462199" w:rsidRDefault="00D179D6" w:rsidP="005B3BB9">
      <w:pPr>
        <w:pStyle w:val="H4Ashurst"/>
      </w:pPr>
      <w:bookmarkStart w:id="6039" w:name="_Ref144115075"/>
      <w:r w:rsidRPr="00462199">
        <w:t>to carry out and perform its obligations under the LCHA (and each other LCHA Document) in any way that is reasonably practicable; and</w:t>
      </w:r>
      <w:bookmarkEnd w:id="6039"/>
    </w:p>
    <w:p w14:paraId="2FAD5F40" w14:textId="4D25F1E1" w:rsidR="00D179D6" w:rsidRPr="00462199" w:rsidRDefault="00D179D6" w:rsidP="005B3BB9">
      <w:pPr>
        <w:pStyle w:val="H4Ashurst"/>
      </w:pPr>
      <w:bookmarkStart w:id="6040" w:name="_Ref144115076"/>
      <w:r w:rsidRPr="00462199">
        <w:t xml:space="preserve">to pay the sum due and payable or transfer, deliver, extend, renew or replace Acceptable Collateral in accordance with </w:t>
      </w:r>
      <w:r>
        <w:fldChar w:fldCharType="begin"/>
      </w:r>
      <w:r>
        <w:instrText xml:space="preserve"> REF _Ref144118022 \w \h </w:instrText>
      </w:r>
      <w:r>
        <w:fldChar w:fldCharType="separate"/>
      </w:r>
      <w:del w:id="6041" w:author="Faqir, Sofia (Energy Security)" w:date="2023-11-12T19:47:00Z">
        <w:r w:rsidR="00E473FC">
          <w:delText>Part 10</w:delText>
        </w:r>
      </w:del>
      <w:r>
        <w:fldChar w:fldCharType="end"/>
      </w:r>
      <w:r w:rsidRPr="00462199">
        <w:t xml:space="preserve"> (</w:t>
      </w:r>
      <w:r w:rsidRPr="00462199">
        <w:rPr>
          <w:i/>
        </w:rPr>
        <w:t>Credit Support</w:t>
      </w:r>
      <w:r w:rsidRPr="00462199">
        <w:t>) (as relevant) immediately upon cessation of the Payment Disruption Event.</w:t>
      </w:r>
      <w:bookmarkEnd w:id="6040"/>
    </w:p>
    <w:p w14:paraId="292BE8ED" w14:textId="77777777" w:rsidR="00D179D6" w:rsidRPr="00462199" w:rsidRDefault="00D179D6" w:rsidP="005B3BB9">
      <w:pPr>
        <w:pStyle w:val="H1Ashurst"/>
      </w:pPr>
      <w:bookmarkStart w:id="6042" w:name="_Ref144115077"/>
      <w:bookmarkStart w:id="6043" w:name="_Ref144130746"/>
      <w:bookmarkStart w:id="6044" w:name="_Ref144132325"/>
      <w:bookmarkStart w:id="6045" w:name="_Ref144132609"/>
      <w:bookmarkStart w:id="6046" w:name="_Ref144430467"/>
      <w:bookmarkStart w:id="6047" w:name="_Ref144477759"/>
      <w:bookmarkStart w:id="6048" w:name="_Ref144479552"/>
      <w:bookmarkStart w:id="6049" w:name="_Toc149833727"/>
      <w:r w:rsidRPr="00462199">
        <w:t>Force Majeure</w:t>
      </w:r>
      <w:bookmarkEnd w:id="6042"/>
      <w:bookmarkEnd w:id="6043"/>
      <w:bookmarkEnd w:id="6044"/>
      <w:bookmarkEnd w:id="6045"/>
      <w:bookmarkEnd w:id="6046"/>
      <w:bookmarkEnd w:id="6047"/>
      <w:bookmarkEnd w:id="6048"/>
      <w:bookmarkEnd w:id="6049"/>
    </w:p>
    <w:p w14:paraId="14939B4D" w14:textId="77777777" w:rsidR="00D179D6" w:rsidRPr="00462199" w:rsidRDefault="00D179D6" w:rsidP="005B3BB9">
      <w:pPr>
        <w:pStyle w:val="NormalBoldAshurst"/>
      </w:pPr>
      <w:r w:rsidRPr="00462199">
        <w:rPr>
          <w:i/>
        </w:rPr>
        <w:t>Relief due to Force Majeure</w:t>
      </w:r>
    </w:p>
    <w:p w14:paraId="7DB98C38" w14:textId="43BD1E21" w:rsidR="00D179D6" w:rsidRPr="00462199" w:rsidRDefault="00D179D6" w:rsidP="005B3BB9">
      <w:pPr>
        <w:pStyle w:val="H2Ashurst"/>
      </w:pPr>
      <w:bookmarkStart w:id="6050" w:name="_Ref144115078"/>
      <w:r w:rsidRPr="00462199">
        <w:t xml:space="preserve">Subject to the provisions of this </w:t>
      </w:r>
      <w:r w:rsidR="007248B2" w:rsidRPr="007248B2">
        <w:t>Condition</w:t>
      </w:r>
      <w:r w:rsidRPr="00462199">
        <w:t xml:space="preserve"> </w:t>
      </w:r>
      <w:r w:rsidR="009D2B14">
        <w:fldChar w:fldCharType="begin"/>
      </w:r>
      <w:r w:rsidR="009D2B14">
        <w:instrText xml:space="preserve"> REF _Ref144479552 \w \h </w:instrText>
      </w:r>
      <w:r w:rsidR="009D2B14">
        <w:fldChar w:fldCharType="separate"/>
      </w:r>
      <w:del w:id="6051" w:author="Faqir, Sofia (Energy Security)" w:date="2023-11-12T19:47:00Z">
        <w:r w:rsidR="00E473FC">
          <w:delText>70</w:delText>
        </w:r>
      </w:del>
      <w:r w:rsidR="009D2B14">
        <w:fldChar w:fldCharType="end"/>
      </w:r>
      <w:r w:rsidRPr="00462199">
        <w:t xml:space="preserve"> (</w:t>
      </w:r>
      <w:r w:rsidRPr="00462199">
        <w:rPr>
          <w:i/>
        </w:rPr>
        <w:t>Force Majeure</w:t>
      </w:r>
      <w:r w:rsidRPr="00462199">
        <w:t xml:space="preserve">), a Party affected by Force Majeure (an </w:t>
      </w:r>
      <w:r w:rsidRPr="00462199">
        <w:rPr>
          <w:b/>
        </w:rPr>
        <w:t>"FM Affected Party"</w:t>
      </w:r>
      <w:r w:rsidRPr="00462199">
        <w:t>) shall:</w:t>
      </w:r>
      <w:bookmarkEnd w:id="6050"/>
    </w:p>
    <w:p w14:paraId="524549D6" w14:textId="77777777" w:rsidR="00D179D6" w:rsidRPr="00462199" w:rsidRDefault="00D179D6" w:rsidP="00202C21">
      <w:pPr>
        <w:pStyle w:val="H3Ashurst"/>
      </w:pPr>
      <w:bookmarkStart w:id="6052" w:name="_Ref144115079"/>
      <w:r w:rsidRPr="00462199">
        <w:t>be relieved from liability, and deemed not to be in breach of the LCHA (or any other LCHA Document), for any failure or delay in the performance of any of its obligations under the LCHA (or any other LCHA Document) if and to the extent such failure or delay is directly attributable to the occurrence and continuance of such Force Majeure; and</w:t>
      </w:r>
      <w:bookmarkEnd w:id="6052"/>
    </w:p>
    <w:p w14:paraId="472E7C92" w14:textId="77777777" w:rsidR="00D179D6" w:rsidRPr="00462199" w:rsidRDefault="00D179D6" w:rsidP="00202C21">
      <w:pPr>
        <w:pStyle w:val="H3Ashurst"/>
      </w:pPr>
      <w:bookmarkStart w:id="6053" w:name="_Ref144115080"/>
      <w:r w:rsidRPr="00462199">
        <w:t>be entitled to an extension of one (1) or more of the Longstop Date, the Milestone Delivery Date, the Target Commissioning Window and/or the CO</w:t>
      </w:r>
      <w:r w:rsidRPr="00462199">
        <w:rPr>
          <w:vertAlign w:val="subscript"/>
        </w:rPr>
        <w:t>2</w:t>
      </w:r>
      <w:r w:rsidRPr="00462199">
        <w:t xml:space="preserve"> T&amp;S Connection Confirmation Deadline, for any delay to the Project if and to the extent such delay is directly attributable to the occurrence and continuance of such Force Majeure, subject to the requirements of the definition of that term.</w:t>
      </w:r>
      <w:bookmarkEnd w:id="6053"/>
    </w:p>
    <w:p w14:paraId="5D6DC11B" w14:textId="4939A637" w:rsidR="00D179D6" w:rsidRPr="00462199" w:rsidRDefault="00D179D6" w:rsidP="005B3BB9">
      <w:pPr>
        <w:pStyle w:val="H2Ashurst"/>
      </w:pPr>
      <w:bookmarkStart w:id="6054" w:name="_Ref144115081"/>
      <w:r w:rsidRPr="00462199">
        <w:t xml:space="preserve">Nothing in this </w:t>
      </w:r>
      <w:r w:rsidR="007248B2" w:rsidRPr="007248B2">
        <w:t>Condition</w:t>
      </w:r>
      <w:r w:rsidRPr="00462199">
        <w:t xml:space="preserve"> </w:t>
      </w:r>
      <w:r w:rsidR="009D2B14">
        <w:fldChar w:fldCharType="begin"/>
      </w:r>
      <w:r w:rsidR="009D2B14">
        <w:instrText xml:space="preserve"> REF _Ref144479552 \w \h </w:instrText>
      </w:r>
      <w:r w:rsidR="009D2B14">
        <w:fldChar w:fldCharType="separate"/>
      </w:r>
      <w:del w:id="6055" w:author="Faqir, Sofia (Energy Security)" w:date="2023-11-12T19:47:00Z">
        <w:r w:rsidR="00E473FC">
          <w:delText>70</w:delText>
        </w:r>
      </w:del>
      <w:r w:rsidR="009D2B14">
        <w:fldChar w:fldCharType="end"/>
      </w:r>
      <w:r w:rsidRPr="00462199">
        <w:t xml:space="preserve"> (</w:t>
      </w:r>
      <w:r w:rsidRPr="00462199">
        <w:rPr>
          <w:i/>
        </w:rPr>
        <w:t>Force Majeure</w:t>
      </w:r>
      <w:r w:rsidRPr="00462199">
        <w:t>) shall relieve either Party from its obligations to perform or comply with any PDE Obligations.</w:t>
      </w:r>
      <w:bookmarkEnd w:id="6054"/>
    </w:p>
    <w:p w14:paraId="5696215E" w14:textId="43AA57BC" w:rsidR="00D179D6" w:rsidRPr="00462199" w:rsidRDefault="00D179D6" w:rsidP="005B3BB9">
      <w:pPr>
        <w:pStyle w:val="H2Ashurst"/>
      </w:pPr>
      <w:bookmarkStart w:id="6056" w:name="_Ref144115082"/>
      <w:r w:rsidRPr="00462199">
        <w:t xml:space="preserve">Nothing in this </w:t>
      </w:r>
      <w:r w:rsidR="007248B2" w:rsidRPr="007248B2">
        <w:t>Condition</w:t>
      </w:r>
      <w:r w:rsidRPr="00462199">
        <w:t xml:space="preserve"> </w:t>
      </w:r>
      <w:r w:rsidR="009D2B14">
        <w:fldChar w:fldCharType="begin"/>
      </w:r>
      <w:r w:rsidR="009D2B14">
        <w:instrText xml:space="preserve"> REF _Ref144479552 \w \h </w:instrText>
      </w:r>
      <w:r w:rsidR="009D2B14">
        <w:fldChar w:fldCharType="separate"/>
      </w:r>
      <w:del w:id="6057" w:author="Faqir, Sofia (Energy Security)" w:date="2023-11-12T19:47:00Z">
        <w:r w:rsidR="00E473FC">
          <w:delText>70</w:delText>
        </w:r>
      </w:del>
      <w:r w:rsidR="009D2B14">
        <w:fldChar w:fldCharType="end"/>
      </w:r>
      <w:r w:rsidRPr="00462199">
        <w:t xml:space="preserve"> (</w:t>
      </w:r>
      <w:r w:rsidRPr="00462199">
        <w:rPr>
          <w:i/>
        </w:rPr>
        <w:t>Force Majeure</w:t>
      </w:r>
      <w:r w:rsidRPr="00462199">
        <w:t>) shall affect the LCHA Counterparty's right to terminate the LCHA pursuant to:</w:t>
      </w:r>
      <w:bookmarkEnd w:id="6056"/>
    </w:p>
    <w:p w14:paraId="588AF6F4" w14:textId="78F49345" w:rsidR="00D179D6" w:rsidRPr="00462199" w:rsidRDefault="007248B2" w:rsidP="00202C21">
      <w:pPr>
        <w:pStyle w:val="H3Ashurst"/>
      </w:pPr>
      <w:bookmarkStart w:id="6058" w:name="_Ref144115083"/>
      <w:r w:rsidRPr="007248B2">
        <w:t>Condition</w:t>
      </w:r>
      <w:r w:rsidR="00D179D6" w:rsidRPr="00462199">
        <w:t xml:space="preserve"> </w:t>
      </w:r>
      <w:r w:rsidR="009D2B14">
        <w:fldChar w:fldCharType="begin"/>
      </w:r>
      <w:r w:rsidR="009D2B14">
        <w:instrText xml:space="preserve"> REF _Ref144114654 \w \h </w:instrText>
      </w:r>
      <w:r w:rsidR="009D2B14">
        <w:fldChar w:fldCharType="separate"/>
      </w:r>
      <w:del w:id="6059" w:author="Faqir, Sofia (Energy Security)" w:date="2023-11-12T19:47:00Z">
        <w:r w:rsidR="00E473FC">
          <w:delText>52.5</w:delText>
        </w:r>
      </w:del>
      <w:r w:rsidR="009D2B14">
        <w:fldChar w:fldCharType="end"/>
      </w:r>
      <w:r w:rsidR="00D179D6" w:rsidRPr="00462199">
        <w:t xml:space="preserve"> (</w:t>
      </w:r>
      <w:r w:rsidR="00D179D6" w:rsidRPr="00462199">
        <w:rPr>
          <w:i/>
        </w:rPr>
        <w:t>Termination for Prolonged Force Majeure</w:t>
      </w:r>
      <w:r w:rsidR="00D179D6" w:rsidRPr="00462199">
        <w:t>); or</w:t>
      </w:r>
      <w:bookmarkEnd w:id="6058"/>
    </w:p>
    <w:p w14:paraId="6630C661" w14:textId="201862A9" w:rsidR="00D179D6" w:rsidRPr="00462199" w:rsidRDefault="00D179D6" w:rsidP="00202C21">
      <w:pPr>
        <w:pStyle w:val="H3Ashurst"/>
      </w:pPr>
      <w:bookmarkStart w:id="6060" w:name="_Ref144115084"/>
      <w:r w:rsidRPr="00462199">
        <w:t xml:space="preserve">for CCUS-Enabled Facilities only and subject to </w:t>
      </w:r>
      <w:r w:rsidR="007248B2" w:rsidRPr="007248B2">
        <w:t>Condition</w:t>
      </w:r>
      <w:r w:rsidRPr="00462199">
        <w:t xml:space="preserve"> </w:t>
      </w:r>
      <w:r w:rsidR="009D2B14">
        <w:fldChar w:fldCharType="begin"/>
      </w:r>
      <w:r w:rsidR="009D2B14">
        <w:instrText xml:space="preserve"> REF _Ref144114748 \w \h </w:instrText>
      </w:r>
      <w:r w:rsidR="009D2B14">
        <w:fldChar w:fldCharType="separate"/>
      </w:r>
      <w:del w:id="6061" w:author="Faqir, Sofia (Energy Security)" w:date="2023-11-12T19:47:00Z">
        <w:r w:rsidR="00E473FC">
          <w:delText>52.22</w:delText>
        </w:r>
      </w:del>
      <w:r w:rsidR="009D2B14">
        <w:fldChar w:fldCharType="end"/>
      </w:r>
      <w:r w:rsidRPr="00462199">
        <w:t xml:space="preserve"> to </w:t>
      </w:r>
      <w:r w:rsidRPr="00462199">
        <w:fldChar w:fldCharType="begin"/>
      </w:r>
      <w:r w:rsidRPr="00462199">
        <w:instrText xml:space="preserve">  REF _Ref144114758 \r \h \* MERGEFORMAT </w:instrText>
      </w:r>
      <w:r w:rsidRPr="00462199">
        <w:fldChar w:fldCharType="separate"/>
      </w:r>
      <w:del w:id="6062" w:author="Faqir, Sofia (Energy Security)" w:date="2023-11-12T19:47:00Z">
        <w:r w:rsidR="00E473FC" w:rsidRPr="00E473FC">
          <w:rPr>
            <w:color w:val="000000"/>
          </w:rPr>
          <w:delText>52.26</w:delText>
        </w:r>
      </w:del>
      <w:r w:rsidRPr="00462199">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w:t>
      </w:r>
      <w:bookmarkEnd w:id="6060"/>
    </w:p>
    <w:p w14:paraId="78376BF9" w14:textId="6C305F8B" w:rsidR="00D179D6" w:rsidRPr="00462199" w:rsidRDefault="007248B2" w:rsidP="005B3BB9">
      <w:pPr>
        <w:pStyle w:val="NormalBoldAshurst"/>
      </w:pPr>
      <w:r w:rsidRPr="007248B2">
        <w:rPr>
          <w:i/>
        </w:rPr>
        <w:t>Condition</w:t>
      </w:r>
      <w:r w:rsidR="00D179D6" w:rsidRPr="00462199">
        <w:rPr>
          <w:i/>
        </w:rPr>
        <w:t>s to Force Majeure relief</w:t>
      </w:r>
    </w:p>
    <w:p w14:paraId="01362F83" w14:textId="6ECBB7E5" w:rsidR="00D179D6" w:rsidRPr="00462199" w:rsidRDefault="00D179D6" w:rsidP="005B3BB9">
      <w:pPr>
        <w:pStyle w:val="H2Ashurst"/>
      </w:pPr>
      <w:bookmarkStart w:id="6063" w:name="_Ref144115085"/>
      <w:r w:rsidRPr="00462199">
        <w:t xml:space="preserve">The FM Affected Party's relief from liability and/or entitlement to an extension of any of the Longstop Date, the Milestone Delivery Date and/or the Target Commissioning Window pursuant to </w:t>
      </w:r>
      <w:r w:rsidR="007248B2" w:rsidRPr="007248B2">
        <w:t>Condition</w:t>
      </w:r>
      <w:r w:rsidRPr="00462199">
        <w:t xml:space="preserve"> </w:t>
      </w:r>
      <w:r w:rsidR="009D2B14">
        <w:fldChar w:fldCharType="begin"/>
      </w:r>
      <w:r w:rsidR="009D2B14">
        <w:instrText xml:space="preserve"> REF _Ref144115078 \w \h </w:instrText>
      </w:r>
      <w:r w:rsidR="009D2B14">
        <w:fldChar w:fldCharType="separate"/>
      </w:r>
      <w:del w:id="6064" w:author="Faqir, Sofia (Energy Security)" w:date="2023-11-12T19:47:00Z">
        <w:r w:rsidR="00E473FC">
          <w:delText>70.1</w:delText>
        </w:r>
      </w:del>
      <w:r w:rsidR="009D2B14">
        <w:fldChar w:fldCharType="end"/>
      </w:r>
      <w:r w:rsidRPr="00462199">
        <w:t xml:space="preserve"> is subject to and </w:t>
      </w:r>
      <w:r w:rsidR="007248B2" w:rsidRPr="007248B2">
        <w:t>condition</w:t>
      </w:r>
      <w:r w:rsidRPr="00462199">
        <w:t xml:space="preserve">al upon (and in the case of </w:t>
      </w:r>
      <w:r w:rsidRPr="00462199">
        <w:fldChar w:fldCharType="begin"/>
      </w:r>
      <w:r w:rsidRPr="00462199">
        <w:instrText xml:space="preserve">  REF _Ref144115080 \r \h \* MERGEFORMAT </w:instrText>
      </w:r>
      <w:r w:rsidRPr="00462199">
        <w:fldChar w:fldCharType="separate"/>
      </w:r>
      <w:del w:id="6065" w:author="Faqir, Sofia (Energy Security)" w:date="2023-11-12T19:47:00Z">
        <w:r w:rsidR="00E473FC" w:rsidRPr="00E473FC">
          <w:rPr>
            <w:color w:val="000000"/>
          </w:rPr>
          <w:delText>70.1(B)</w:delText>
        </w:r>
      </w:del>
      <w:r w:rsidRPr="00462199">
        <w:fldChar w:fldCharType="end"/>
      </w:r>
      <w:r w:rsidRPr="00462199">
        <w:t xml:space="preserve"> shall only be available to the extent that the failure or delay in performance and/or delay to the Project could not have been avoided by):</w:t>
      </w:r>
      <w:bookmarkEnd w:id="6063"/>
    </w:p>
    <w:p w14:paraId="16C97867" w14:textId="77777777" w:rsidR="00D179D6" w:rsidRPr="00462199" w:rsidRDefault="00D179D6" w:rsidP="00202C21">
      <w:pPr>
        <w:pStyle w:val="H3Ashurst"/>
      </w:pPr>
      <w:bookmarkStart w:id="6066" w:name="_Ref144115086"/>
      <w:r w:rsidRPr="00462199">
        <w:t xml:space="preserve">the FM Affected Party giving notice as soon as reasonably practicable to the other Party in writing of the nature and extent of: (i) any Force Majeure of which it is aware which it considers will or is likely to cause its failure or delay in performance and/or delay to the </w:t>
      </w:r>
      <w:r w:rsidRPr="00462199">
        <w:lastRenderedPageBreak/>
        <w:t>Project; and (ii) any Force Majeure that has caused or is causing failure or delay in performance and/or delay to the Project; and</w:t>
      </w:r>
      <w:bookmarkEnd w:id="6066"/>
    </w:p>
    <w:p w14:paraId="4A1CC9A8" w14:textId="77777777" w:rsidR="00D179D6" w:rsidRPr="00462199" w:rsidRDefault="00D179D6" w:rsidP="00202C21">
      <w:pPr>
        <w:pStyle w:val="H3Ashurst"/>
      </w:pPr>
      <w:bookmarkStart w:id="6067" w:name="_Ref144115087"/>
      <w:r w:rsidRPr="00462199">
        <w:t>the FM Affected Party using reasonable endeavours to:</w:t>
      </w:r>
      <w:bookmarkEnd w:id="6067"/>
    </w:p>
    <w:p w14:paraId="4D7106E3" w14:textId="77777777" w:rsidR="00D179D6" w:rsidRPr="00462199" w:rsidRDefault="00D179D6" w:rsidP="005B3BB9">
      <w:pPr>
        <w:pStyle w:val="H4Ashurst"/>
      </w:pPr>
      <w:bookmarkStart w:id="6068" w:name="_Ref144115088"/>
      <w:r w:rsidRPr="00462199">
        <w:t>mitigate the effects of the Force Majeure (including delay to the Project);</w:t>
      </w:r>
      <w:bookmarkEnd w:id="6068"/>
    </w:p>
    <w:p w14:paraId="04221453" w14:textId="77777777" w:rsidR="00D179D6" w:rsidRPr="00462199" w:rsidRDefault="00D179D6" w:rsidP="005B3BB9">
      <w:pPr>
        <w:pStyle w:val="H4Ashurst"/>
      </w:pPr>
      <w:bookmarkStart w:id="6069" w:name="_Ref144115089"/>
      <w:r w:rsidRPr="00462199">
        <w:t>carry out its obligations under the LCHA and each other LCHA Document in any way that is reasonably practicable; and</w:t>
      </w:r>
      <w:bookmarkEnd w:id="6069"/>
    </w:p>
    <w:p w14:paraId="2A72702C" w14:textId="77777777" w:rsidR="00D179D6" w:rsidRPr="00462199" w:rsidRDefault="00D179D6" w:rsidP="005B3BB9">
      <w:pPr>
        <w:pStyle w:val="H4Ashurst"/>
      </w:pPr>
      <w:bookmarkStart w:id="6070" w:name="_Ref144115090"/>
      <w:r w:rsidRPr="00462199">
        <w:t>resume the performance of its obligations under the LCHA and each other LCHA Document as soon as reasonably practicable.</w:t>
      </w:r>
      <w:bookmarkEnd w:id="6070"/>
    </w:p>
    <w:p w14:paraId="03460E6C" w14:textId="77777777" w:rsidR="00D179D6" w:rsidRPr="00462199" w:rsidRDefault="00D179D6" w:rsidP="005B3BB9">
      <w:pPr>
        <w:pStyle w:val="NormalBoldAshurst"/>
      </w:pPr>
      <w:r w:rsidRPr="00462199">
        <w:rPr>
          <w:i/>
        </w:rPr>
        <w:t>Provision of Force Majeure information</w:t>
      </w:r>
    </w:p>
    <w:p w14:paraId="31A3EED2" w14:textId="185ACCEC" w:rsidR="00D179D6" w:rsidRPr="00462199" w:rsidRDefault="00D179D6" w:rsidP="005B3BB9">
      <w:pPr>
        <w:pStyle w:val="H2Ashurst"/>
      </w:pPr>
      <w:bookmarkStart w:id="6071" w:name="_Ref144115091"/>
      <w:r w:rsidRPr="00462199">
        <w:t xml:space="preserve">In addition to its notification obligation pursuant to </w:t>
      </w:r>
      <w:r w:rsidR="007248B2" w:rsidRPr="007248B2">
        <w:t>Condition</w:t>
      </w:r>
      <w:r w:rsidRPr="00462199">
        <w:t xml:space="preserve"> </w:t>
      </w:r>
      <w:r w:rsidR="009D2B14">
        <w:fldChar w:fldCharType="begin"/>
      </w:r>
      <w:r w:rsidR="009D2B14">
        <w:instrText xml:space="preserve"> REF _Ref144115085 \w \h </w:instrText>
      </w:r>
      <w:r w:rsidR="009D2B14">
        <w:fldChar w:fldCharType="separate"/>
      </w:r>
      <w:del w:id="6072" w:author="Faqir, Sofia (Energy Security)" w:date="2023-11-12T19:47:00Z">
        <w:r w:rsidR="00E473FC">
          <w:delText>70.4</w:delText>
        </w:r>
      </w:del>
      <w:r w:rsidR="009D2B14">
        <w:fldChar w:fldCharType="end"/>
      </w:r>
      <w:r w:rsidRPr="00462199">
        <w:t>, the FM Affected Party shall give notice as soon as reasonably practicable to the other Party in writing (to the extent that such Information is available to the FM Affected Party) of:</w:t>
      </w:r>
      <w:bookmarkEnd w:id="6071"/>
    </w:p>
    <w:p w14:paraId="790DC0DC" w14:textId="77777777" w:rsidR="00D179D6" w:rsidRPr="00462199" w:rsidRDefault="00D179D6" w:rsidP="00202C21">
      <w:pPr>
        <w:pStyle w:val="H3Ashurst"/>
      </w:pPr>
      <w:bookmarkStart w:id="6073" w:name="_Ref144115092"/>
      <w:r w:rsidRPr="00462199">
        <w:t>the steps being taken by the FM Affected Party to remove or mitigate the effect of the Force Majeure (including delay to the Project) and to carry out its obligations under the LCHA (or the relevant LCHA Document);</w:t>
      </w:r>
      <w:bookmarkEnd w:id="6073"/>
    </w:p>
    <w:p w14:paraId="1FACAF36" w14:textId="77777777" w:rsidR="00D179D6" w:rsidRPr="00462199" w:rsidRDefault="00D179D6" w:rsidP="00202C21">
      <w:pPr>
        <w:pStyle w:val="H3Ashurst"/>
      </w:pPr>
      <w:bookmarkStart w:id="6074" w:name="_Ref144115093"/>
      <w:r w:rsidRPr="00462199">
        <w:t>the anticipated date of resumption of performance of its obligations under the LCHA (or the relevant LCHA Document); and</w:t>
      </w:r>
      <w:bookmarkEnd w:id="6074"/>
    </w:p>
    <w:p w14:paraId="3ECA64B0" w14:textId="77777777" w:rsidR="00D179D6" w:rsidRPr="00462199" w:rsidRDefault="00D179D6" w:rsidP="00202C21">
      <w:pPr>
        <w:pStyle w:val="H3Ashurst"/>
      </w:pPr>
      <w:bookmarkStart w:id="6075" w:name="_Ref144115094"/>
      <w:r w:rsidRPr="00462199">
        <w:t>such other details relating to the Force Majeure and its effects (including delay to the Project) as may be reasonably requested by the other Party,</w:t>
      </w:r>
      <w:bookmarkEnd w:id="6075"/>
    </w:p>
    <w:p w14:paraId="75858502" w14:textId="77777777" w:rsidR="00D179D6" w:rsidRPr="00462199" w:rsidRDefault="00D179D6" w:rsidP="005B3BB9">
      <w:pPr>
        <w:pStyle w:val="B12Ashurst"/>
      </w:pPr>
      <w:r w:rsidRPr="00462199">
        <w:t>and, to the extent that such Information is not available at the time a notice is given, the FM Affected Party shall provide such Information to the other Party as soon as it becomes available to it.</w:t>
      </w:r>
    </w:p>
    <w:p w14:paraId="1E4C8C19" w14:textId="77777777" w:rsidR="00D179D6" w:rsidRPr="00462199" w:rsidRDefault="00D179D6" w:rsidP="005B3BB9">
      <w:pPr>
        <w:pStyle w:val="H2Ashurst"/>
      </w:pPr>
      <w:bookmarkStart w:id="6076" w:name="_Ref144115095"/>
      <w:r w:rsidRPr="00462199">
        <w:t>The FM Affected Party shall give notice to the other Party every twenty (20) Business Days:</w:t>
      </w:r>
      <w:bookmarkEnd w:id="6076"/>
    </w:p>
    <w:p w14:paraId="79A763FC" w14:textId="6E742F9B" w:rsidR="00D179D6" w:rsidRPr="00462199" w:rsidRDefault="00D179D6" w:rsidP="00202C21">
      <w:pPr>
        <w:pStyle w:val="H3Ashurst"/>
      </w:pPr>
      <w:bookmarkStart w:id="6077" w:name="_Ref144115096"/>
      <w:r w:rsidRPr="00462199">
        <w:t xml:space="preserve">of any update to the Information provided pursuant to </w:t>
      </w:r>
      <w:r w:rsidR="007248B2" w:rsidRPr="007248B2">
        <w:t>Condition</w:t>
      </w:r>
      <w:r w:rsidRPr="00462199">
        <w:t xml:space="preserve"> </w:t>
      </w:r>
      <w:r w:rsidR="009D2B14">
        <w:fldChar w:fldCharType="begin"/>
      </w:r>
      <w:r w:rsidR="009D2B14">
        <w:instrText xml:space="preserve"> REF _Ref144115091 \w \h </w:instrText>
      </w:r>
      <w:r w:rsidR="009D2B14">
        <w:fldChar w:fldCharType="separate"/>
      </w:r>
      <w:del w:id="6078" w:author="Faqir, Sofia (Energy Security)" w:date="2023-11-12T19:47:00Z">
        <w:r w:rsidR="00E473FC">
          <w:delText>70.5</w:delText>
        </w:r>
      </w:del>
      <w:r w:rsidR="009D2B14">
        <w:fldChar w:fldCharType="end"/>
      </w:r>
      <w:r w:rsidRPr="00462199">
        <w:t xml:space="preserve"> and shall give notice as soon as reasonably practicable to the other Party upon it becoming aware of any material developments or additional material Information relating to the Force Majeure and its effects; and</w:t>
      </w:r>
      <w:bookmarkEnd w:id="6077"/>
    </w:p>
    <w:p w14:paraId="25B3B0A3" w14:textId="77777777" w:rsidR="00D179D6" w:rsidRPr="00462199" w:rsidRDefault="00D179D6" w:rsidP="00202C21">
      <w:pPr>
        <w:pStyle w:val="H3Ashurst"/>
      </w:pPr>
      <w:bookmarkStart w:id="6079" w:name="_Ref144115097"/>
      <w:r w:rsidRPr="00462199">
        <w:t>where the Force Majeure is a continuing one, that it is continuing, accompanied by an explanation and Information to show that the events or circumstances concerned continue to meet all of the requirements of the definition of Force Majeure.</w:t>
      </w:r>
      <w:bookmarkEnd w:id="6079"/>
    </w:p>
    <w:p w14:paraId="798C1AE1" w14:textId="77777777" w:rsidR="00D179D6" w:rsidRPr="00462199" w:rsidRDefault="00D179D6" w:rsidP="005B3BB9">
      <w:pPr>
        <w:pStyle w:val="H1Ashurst"/>
      </w:pPr>
      <w:bookmarkStart w:id="6080" w:name="_Ref144115098"/>
      <w:bookmarkStart w:id="6081" w:name="_Toc149833728"/>
      <w:r w:rsidRPr="00462199">
        <w:t>Severability</w:t>
      </w:r>
      <w:bookmarkEnd w:id="6080"/>
      <w:bookmarkEnd w:id="6081"/>
    </w:p>
    <w:p w14:paraId="0EF01663" w14:textId="77777777" w:rsidR="00D179D6" w:rsidRPr="00462199" w:rsidRDefault="00D179D6" w:rsidP="005B3BB9">
      <w:pPr>
        <w:pStyle w:val="B12Ashurst"/>
      </w:pPr>
      <w:r w:rsidRPr="00462199">
        <w:t>If any provision or part of a provision of the LCHA or any other LCHA Document is or becomes illegal, invalid or unenforceable in any respect in any jurisdiction, that shall not affect or impair:</w:t>
      </w:r>
    </w:p>
    <w:p w14:paraId="2B979621" w14:textId="77777777" w:rsidR="00D179D6" w:rsidRPr="00462199" w:rsidRDefault="00D179D6" w:rsidP="00202C21">
      <w:pPr>
        <w:pStyle w:val="H3Ashurst"/>
      </w:pPr>
      <w:bookmarkStart w:id="6082" w:name="_Ref144115099"/>
      <w:r w:rsidRPr="00462199">
        <w:t>the legality, validity or enforceability in that jurisdiction of any other provision of the LCHA or of any other LCHA Document; or</w:t>
      </w:r>
      <w:bookmarkEnd w:id="6082"/>
    </w:p>
    <w:p w14:paraId="7167325F" w14:textId="77777777" w:rsidR="00D179D6" w:rsidRPr="00462199" w:rsidRDefault="00D179D6" w:rsidP="00202C21">
      <w:pPr>
        <w:pStyle w:val="H3Ashurst"/>
      </w:pPr>
      <w:bookmarkStart w:id="6083" w:name="_Ref144115100"/>
      <w:r w:rsidRPr="00462199">
        <w:t>the legality, validity or enforceability in other jurisdictions of that or any other provision of the LCHA or of any other LCHA Document.</w:t>
      </w:r>
      <w:bookmarkEnd w:id="6083"/>
    </w:p>
    <w:p w14:paraId="1F04642B" w14:textId="77777777" w:rsidR="00D179D6" w:rsidRPr="00462199" w:rsidRDefault="00D179D6" w:rsidP="002D4185">
      <w:pPr>
        <w:pStyle w:val="H1Ashurst"/>
      </w:pPr>
      <w:bookmarkStart w:id="6084" w:name="_Ref144115101"/>
      <w:bookmarkStart w:id="6085" w:name="_Ref144478516"/>
      <w:bookmarkStart w:id="6086" w:name="_Toc149833729"/>
      <w:r w:rsidRPr="00462199">
        <w:lastRenderedPageBreak/>
        <w:t>Limited recourse arrangements, undertakings and acknowledgements</w:t>
      </w:r>
      <w:bookmarkStart w:id="6087" w:name="_Ref144117941"/>
      <w:r w:rsidRPr="00462199">
        <w:rPr>
          <w:rStyle w:val="FootnoteReference"/>
        </w:rPr>
        <w:footnoteReference w:id="72"/>
      </w:r>
      <w:bookmarkEnd w:id="6084"/>
      <w:bookmarkEnd w:id="6085"/>
      <w:bookmarkEnd w:id="6086"/>
      <w:bookmarkEnd w:id="6087"/>
    </w:p>
    <w:p w14:paraId="068390A1" w14:textId="77777777" w:rsidR="00D179D6" w:rsidRPr="00462199" w:rsidRDefault="00D179D6" w:rsidP="005B3BB9">
      <w:pPr>
        <w:pStyle w:val="NormalBoldAshurst"/>
      </w:pPr>
      <w:r w:rsidRPr="00462199">
        <w:rPr>
          <w:i/>
        </w:rPr>
        <w:t>LCHA Counterparty payment undertakings</w:t>
      </w:r>
    </w:p>
    <w:p w14:paraId="00501D26" w14:textId="6278DF72" w:rsidR="00D179D6" w:rsidRPr="00462199" w:rsidRDefault="00D179D6" w:rsidP="005B3BB9">
      <w:pPr>
        <w:pStyle w:val="H2Ashurst"/>
      </w:pPr>
      <w:bookmarkStart w:id="6088" w:name="_Ref144115102"/>
      <w:r w:rsidRPr="00462199">
        <w:t xml:space="preserve">For the purpose of </w:t>
      </w:r>
      <w:r w:rsidR="007248B2" w:rsidRPr="007248B2">
        <w:t>Condition</w:t>
      </w:r>
      <w:r w:rsidRPr="00462199">
        <w:t xml:space="preserve">s </w:t>
      </w:r>
      <w:r w:rsidR="009D2B14">
        <w:fldChar w:fldCharType="begin"/>
      </w:r>
      <w:r w:rsidR="009D2B14">
        <w:instrText xml:space="preserve"> REF _Ref144115103 \w \h </w:instrText>
      </w:r>
      <w:r w:rsidR="009D2B14">
        <w:fldChar w:fldCharType="separate"/>
      </w:r>
      <w:del w:id="6089" w:author="Faqir, Sofia (Energy Security)" w:date="2023-11-12T19:47:00Z">
        <w:r w:rsidR="00E473FC">
          <w:delText>72.2</w:delText>
        </w:r>
      </w:del>
      <w:r w:rsidR="009D2B14">
        <w:fldChar w:fldCharType="end"/>
      </w:r>
      <w:r w:rsidRPr="00462199">
        <w:t xml:space="preserve"> to </w:t>
      </w:r>
      <w:r w:rsidRPr="00462199">
        <w:fldChar w:fldCharType="begin"/>
      </w:r>
      <w:r w:rsidRPr="00462199">
        <w:instrText xml:space="preserve">  REF _Ref144115116 \r \h \* MERGEFORMAT </w:instrText>
      </w:r>
      <w:r w:rsidRPr="00462199">
        <w:fldChar w:fldCharType="separate"/>
      </w:r>
      <w:del w:id="6090" w:author="Faqir, Sofia (Energy Security)" w:date="2023-11-12T19:47:00Z">
        <w:r w:rsidR="00E473FC" w:rsidRPr="00E473FC">
          <w:rPr>
            <w:color w:val="000000"/>
          </w:rPr>
          <w:delText>72.7</w:delText>
        </w:r>
      </w:del>
      <w:r w:rsidRPr="00462199">
        <w:fldChar w:fldCharType="end"/>
      </w:r>
      <w:r w:rsidRPr="00462199">
        <w:t xml:space="preserve">, references in </w:t>
      </w:r>
      <w:r w:rsidR="007248B2" w:rsidRPr="007248B2">
        <w:t>Condition</w:t>
      </w:r>
      <w:r w:rsidRPr="00462199">
        <w:t xml:space="preserve">s </w:t>
      </w:r>
      <w:r w:rsidR="009D2B14">
        <w:fldChar w:fldCharType="begin"/>
      </w:r>
      <w:r w:rsidR="009D2B14">
        <w:instrText xml:space="preserve"> REF _Ref144115103 \w \h </w:instrText>
      </w:r>
      <w:r w:rsidR="009D2B14">
        <w:fldChar w:fldCharType="separate"/>
      </w:r>
      <w:del w:id="6091" w:author="Faqir, Sofia (Energy Security)" w:date="2023-11-12T19:47:00Z">
        <w:r w:rsidR="00E473FC">
          <w:delText>72.2</w:delText>
        </w:r>
      </w:del>
      <w:r w:rsidR="009D2B14">
        <w:fldChar w:fldCharType="end"/>
      </w:r>
      <w:r w:rsidRPr="00462199">
        <w:t xml:space="preserve"> to </w:t>
      </w:r>
      <w:r w:rsidRPr="00462199">
        <w:fldChar w:fldCharType="begin"/>
      </w:r>
      <w:r w:rsidRPr="00462199">
        <w:instrText xml:space="preserve">  REF _Ref144115108 \r \h \* MERGEFORMAT </w:instrText>
      </w:r>
      <w:r w:rsidRPr="00462199">
        <w:fldChar w:fldCharType="separate"/>
      </w:r>
      <w:del w:id="6092" w:author="Faqir, Sofia (Energy Security)" w:date="2023-11-12T19:47:00Z">
        <w:r w:rsidR="00E473FC" w:rsidRPr="00E473FC">
          <w:rPr>
            <w:color w:val="000000"/>
          </w:rPr>
          <w:delText>72.4</w:delText>
        </w:r>
      </w:del>
      <w:r w:rsidRPr="00462199">
        <w:fldChar w:fldCharType="end"/>
      </w:r>
      <w:r w:rsidRPr="00462199">
        <w:t xml:space="preserve"> to "liabilities" shall be construed as if the limited recourse provisions set out in </w:t>
      </w:r>
      <w:r w:rsidR="007248B2" w:rsidRPr="007248B2">
        <w:t>Condition</w:t>
      </w:r>
      <w:r w:rsidRPr="00462199">
        <w:t xml:space="preserve"> </w:t>
      </w:r>
      <w:r w:rsidR="009D2B14">
        <w:fldChar w:fldCharType="begin"/>
      </w:r>
      <w:r w:rsidR="009D2B14">
        <w:instrText xml:space="preserve"> REF _Ref144115113 \w \h </w:instrText>
      </w:r>
      <w:r w:rsidR="009D2B14">
        <w:fldChar w:fldCharType="separate"/>
      </w:r>
      <w:del w:id="6093" w:author="Faqir, Sofia (Energy Security)" w:date="2023-11-12T19:47:00Z">
        <w:r w:rsidR="00E473FC">
          <w:delText>72.6</w:delText>
        </w:r>
      </w:del>
      <w:r w:rsidR="009D2B14">
        <w:fldChar w:fldCharType="end"/>
      </w:r>
      <w:r w:rsidRPr="00462199">
        <w:t xml:space="preserve"> do not apply.</w:t>
      </w:r>
      <w:bookmarkEnd w:id="6088"/>
    </w:p>
    <w:p w14:paraId="1C7AF82C" w14:textId="6ADE2F6F" w:rsidR="00D179D6" w:rsidRPr="00462199" w:rsidRDefault="00D179D6" w:rsidP="005B3BB9">
      <w:pPr>
        <w:pStyle w:val="H2Ashurst"/>
      </w:pPr>
      <w:bookmarkStart w:id="6094" w:name="_Ref144115103"/>
      <w:r w:rsidRPr="00462199">
        <w:t>The LCHA Counterparty shall make appropriate requests to [HMG] [on the basis provided for by the Funding Mechanism] for the purpose of ensuring that it is in sufficient funds to meet its liabilities in full pursuant to the LCHA.</w:t>
      </w:r>
      <w:bookmarkEnd w:id="6094"/>
    </w:p>
    <w:p w14:paraId="348F80C2" w14:textId="7C5DD10F" w:rsidR="00D179D6" w:rsidRPr="00462199" w:rsidRDefault="00D179D6" w:rsidP="005B3BB9">
      <w:pPr>
        <w:pStyle w:val="H2Ashurst"/>
      </w:pPr>
      <w:bookmarkStart w:id="6095" w:name="_Ref144115104"/>
      <w:r w:rsidRPr="00462199">
        <w:t xml:space="preserve">The LCHA Counterparty shall, to the extent consistent with the LCHA Counterparty's proper exercise of its functions and duties pursuant to the </w:t>
      </w:r>
      <w:r w:rsidR="00942024">
        <w:t>EA 2023</w:t>
      </w:r>
      <w:r w:rsidRPr="00462199">
        <w:t xml:space="preserve"> or any other statutory function or duty, as soon as reasonably practicable:</w:t>
      </w:r>
      <w:bookmarkEnd w:id="6095"/>
    </w:p>
    <w:p w14:paraId="036EFDCA" w14:textId="6F4B8762" w:rsidR="005E700A" w:rsidRPr="00462199" w:rsidRDefault="00D179D6" w:rsidP="00202C21">
      <w:pPr>
        <w:pStyle w:val="H3Ashurst"/>
      </w:pPr>
      <w:bookmarkStart w:id="6096" w:name="_Ref144115105"/>
      <w:r w:rsidRPr="00462199">
        <w:t>notify [HMG] of any sum which [HMG] is required by virtue of the [Funding Mechanism] to pay to the LCHA Counterparty and which has not been paid by the date on which it is required by virtue of the [Funding Mechanism] to be paid and which is necessary to ensure that the LCHA Counterparty can meet its liabilities in full pursuant to the LCHA; and</w:t>
      </w:r>
      <w:bookmarkEnd w:id="6096"/>
    </w:p>
    <w:p w14:paraId="699564F0" w14:textId="527EBBD0" w:rsidR="00D179D6" w:rsidRPr="00462199" w:rsidRDefault="00D179D6" w:rsidP="00705E42">
      <w:pPr>
        <w:pStyle w:val="H3Ashurst"/>
      </w:pPr>
      <w:bookmarkStart w:id="6097" w:name="_Ref144115106"/>
      <w:r w:rsidRPr="00462199">
        <w:t>notify the Secretary of State if the LCHA Counterparty has reason to believe that it will have insufficient funds available to make when due the totality of the payments to producers that are required pursuant to UKLCH Programme LCHAs.</w:t>
      </w:r>
      <w:bookmarkEnd w:id="6097"/>
    </w:p>
    <w:p w14:paraId="234E4733" w14:textId="77777777" w:rsidR="00D179D6" w:rsidRPr="00462199" w:rsidRDefault="00D179D6" w:rsidP="00705E42">
      <w:pPr>
        <w:pStyle w:val="H3Ashurst"/>
      </w:pPr>
      <w:bookmarkStart w:id="6098" w:name="_Ref144115107"/>
      <w:r w:rsidRPr="00462199">
        <w:t>The LCHA Counterparty shall notify the Producer if it is of the opinion that it will have insufficient funds to meet its liabilities in full pursuant to the LCHA.</w:t>
      </w:r>
      <w:bookmarkEnd w:id="6098"/>
    </w:p>
    <w:p w14:paraId="0D0E22A2" w14:textId="77777777" w:rsidR="00D179D6" w:rsidRPr="00462199" w:rsidRDefault="00D179D6" w:rsidP="005B3BB9">
      <w:pPr>
        <w:pStyle w:val="H2Ashurst"/>
      </w:pPr>
      <w:bookmarkStart w:id="6099" w:name="_Ref144115108"/>
      <w:r w:rsidRPr="00462199">
        <w:t>The LCHA Counterparty agrees that in circumstances where the LCHA Counterparty has failed to pay an amount on the due date thereof pursuant to the LCHA:</w:t>
      </w:r>
      <w:bookmarkEnd w:id="6099"/>
    </w:p>
    <w:p w14:paraId="72534FAE" w14:textId="52211625" w:rsidR="00D179D6" w:rsidRPr="00462199" w:rsidRDefault="00D179D6" w:rsidP="00202C21">
      <w:pPr>
        <w:pStyle w:val="H3Ashurst"/>
      </w:pPr>
      <w:bookmarkStart w:id="6100" w:name="_Ref144115109"/>
      <w:r w:rsidRPr="00462199">
        <w:t xml:space="preserve">damages alone would not be an adequate remedy for any breach by it of its obligations set out in </w:t>
      </w:r>
      <w:r w:rsidR="007248B2" w:rsidRPr="007248B2">
        <w:t>Condition</w:t>
      </w:r>
      <w:r w:rsidRPr="00462199">
        <w:t xml:space="preserve"> </w:t>
      </w:r>
      <w:r w:rsidR="009D2B14">
        <w:fldChar w:fldCharType="begin"/>
      </w:r>
      <w:r w:rsidR="009D2B14">
        <w:instrText xml:space="preserve"> REF _Ref144115104 \w \h </w:instrText>
      </w:r>
      <w:r w:rsidR="009D2B14">
        <w:fldChar w:fldCharType="separate"/>
      </w:r>
      <w:del w:id="6101" w:author="Faqir, Sofia (Energy Security)" w:date="2023-11-12T19:47:00Z">
        <w:r w:rsidR="00E473FC">
          <w:delText>72.3</w:delText>
        </w:r>
      </w:del>
      <w:r w:rsidR="009D2B14">
        <w:fldChar w:fldCharType="end"/>
      </w:r>
      <w:r w:rsidRPr="00462199">
        <w:t>;</w:t>
      </w:r>
      <w:bookmarkEnd w:id="6100"/>
    </w:p>
    <w:p w14:paraId="0124B436" w14:textId="5A5B5B56" w:rsidR="00D179D6" w:rsidRPr="00462199" w:rsidRDefault="00D179D6" w:rsidP="00202C21">
      <w:pPr>
        <w:pStyle w:val="H3Ashurst"/>
      </w:pPr>
      <w:bookmarkStart w:id="6102" w:name="_Ref144115110"/>
      <w:r w:rsidRPr="00462199">
        <w:t xml:space="preserve">accordingly, the Producer will be entitled to the remedies of injunction, specific performance and other equitable relief for any threatened or actual breach by the LCHA Counterparty of its obligations set out in </w:t>
      </w:r>
      <w:r w:rsidR="007248B2" w:rsidRPr="007248B2">
        <w:t>Condition</w:t>
      </w:r>
      <w:r w:rsidRPr="00462199">
        <w:t xml:space="preserve"> </w:t>
      </w:r>
      <w:r w:rsidR="009D2B14">
        <w:fldChar w:fldCharType="begin"/>
      </w:r>
      <w:r w:rsidR="009D2B14">
        <w:instrText xml:space="preserve"> REF _Ref144115104 \w \h </w:instrText>
      </w:r>
      <w:r w:rsidR="009D2B14">
        <w:fldChar w:fldCharType="separate"/>
      </w:r>
      <w:del w:id="6103" w:author="Faqir, Sofia (Energy Security)" w:date="2023-11-12T19:47:00Z">
        <w:r w:rsidR="00E473FC">
          <w:delText>72.3</w:delText>
        </w:r>
      </w:del>
      <w:r w:rsidR="009D2B14">
        <w:fldChar w:fldCharType="end"/>
      </w:r>
      <w:r w:rsidRPr="00462199">
        <w:t>; and</w:t>
      </w:r>
      <w:bookmarkEnd w:id="6102"/>
    </w:p>
    <w:p w14:paraId="7822219A" w14:textId="77777777" w:rsidR="00D179D6" w:rsidRPr="00462199" w:rsidRDefault="00D179D6" w:rsidP="00202C21">
      <w:pPr>
        <w:pStyle w:val="H3Ashurst"/>
      </w:pPr>
      <w:bookmarkStart w:id="6104" w:name="_Ref144115111"/>
      <w:r w:rsidRPr="00462199">
        <w:t>it will not raise any objection to an application by the Producer for any such remedies.</w:t>
      </w:r>
      <w:bookmarkEnd w:id="6104"/>
    </w:p>
    <w:p w14:paraId="507014AB" w14:textId="57BE7478" w:rsidR="00D179D6" w:rsidRPr="00462199" w:rsidRDefault="00D179D6" w:rsidP="005B3BB9">
      <w:pPr>
        <w:pStyle w:val="H2Ashurst"/>
      </w:pPr>
      <w:bookmarkStart w:id="6105" w:name="_Ref144115112"/>
      <w:r w:rsidRPr="00462199">
        <w:t xml:space="preserve">Without prejudice to </w:t>
      </w:r>
      <w:r w:rsidR="007248B2" w:rsidRPr="007248B2">
        <w:t>Condition</w:t>
      </w:r>
      <w:r w:rsidRPr="00462199">
        <w:t xml:space="preserve"> </w:t>
      </w:r>
      <w:r w:rsidR="001B5BA1">
        <w:fldChar w:fldCharType="begin"/>
      </w:r>
      <w:r w:rsidR="001B5BA1">
        <w:instrText xml:space="preserve"> REF _Ref144115113 \w \h </w:instrText>
      </w:r>
      <w:r w:rsidR="001B5BA1">
        <w:fldChar w:fldCharType="separate"/>
      </w:r>
      <w:del w:id="6106" w:author="Faqir, Sofia (Energy Security)" w:date="2023-11-12T19:47:00Z">
        <w:r w:rsidR="00E473FC">
          <w:delText>72.6</w:delText>
        </w:r>
      </w:del>
      <w:r w:rsidR="001B5BA1">
        <w:fldChar w:fldCharType="end"/>
      </w:r>
      <w:r w:rsidRPr="00462199">
        <w:t xml:space="preserve">, the maximum liability of the LCHA Counterparty in respect of breach by it of </w:t>
      </w:r>
      <w:r w:rsidR="007248B2" w:rsidRPr="007248B2">
        <w:t>Condition</w:t>
      </w:r>
      <w:r w:rsidRPr="00462199">
        <w:t xml:space="preserve"> </w:t>
      </w:r>
      <w:r w:rsidR="001B5BA1">
        <w:fldChar w:fldCharType="begin"/>
      </w:r>
      <w:r w:rsidR="001B5BA1">
        <w:instrText xml:space="preserve"> REF _Ref144115103 \w \h </w:instrText>
      </w:r>
      <w:r w:rsidR="001B5BA1">
        <w:fldChar w:fldCharType="separate"/>
      </w:r>
      <w:del w:id="6107" w:author="Faqir, Sofia (Energy Security)" w:date="2023-11-12T19:47:00Z">
        <w:r w:rsidR="00E473FC">
          <w:delText>72.2</w:delText>
        </w:r>
      </w:del>
      <w:r w:rsidR="001B5BA1">
        <w:fldChar w:fldCharType="end"/>
      </w:r>
      <w:r w:rsidRPr="00462199">
        <w:t xml:space="preserve">, </w:t>
      </w:r>
      <w:r w:rsidR="001B5BA1">
        <w:fldChar w:fldCharType="begin"/>
      </w:r>
      <w:r w:rsidR="001B5BA1">
        <w:instrText xml:space="preserve"> REF _Ref144115104 \w \h </w:instrText>
      </w:r>
      <w:r w:rsidR="001B5BA1">
        <w:fldChar w:fldCharType="separate"/>
      </w:r>
      <w:del w:id="6108" w:author="Faqir, Sofia (Energy Security)" w:date="2023-11-12T19:47:00Z">
        <w:r w:rsidR="00E473FC">
          <w:delText>72.3</w:delText>
        </w:r>
      </w:del>
      <w:r w:rsidR="001B5BA1">
        <w:fldChar w:fldCharType="end"/>
      </w:r>
      <w:r w:rsidRPr="00462199">
        <w:t xml:space="preserve"> or </w:t>
      </w:r>
      <w:r w:rsidR="001B5BA1">
        <w:fldChar w:fldCharType="begin"/>
      </w:r>
      <w:r w:rsidR="001B5BA1">
        <w:instrText xml:space="preserve"> REF _Ref144115107 \w \h </w:instrText>
      </w:r>
      <w:r w:rsidR="001B5BA1">
        <w:fldChar w:fldCharType="separate"/>
      </w:r>
      <w:del w:id="6109" w:author="Faqir, Sofia (Energy Security)" w:date="2023-11-12T19:47:00Z">
        <w:r w:rsidR="00E473FC">
          <w:delText>72.3(C)</w:delText>
        </w:r>
      </w:del>
      <w:r w:rsidR="001B5BA1">
        <w:fldChar w:fldCharType="end"/>
      </w:r>
      <w:r w:rsidRPr="00462199">
        <w:t xml:space="preserve"> shall be limited to an amount equivalent to the Default Interest on the amount which has not been paid by the LCHA Counterparty to the Producer pursuant to the LCHA by reason of the relevant breach for the period from what would have been the date of payment but for such breach to the date of actual payment, provided that the limit of liability in this </w:t>
      </w:r>
      <w:r w:rsidR="007248B2" w:rsidRPr="007248B2">
        <w:t>Condition</w:t>
      </w:r>
      <w:r w:rsidRPr="00462199">
        <w:t xml:space="preserve"> </w:t>
      </w:r>
      <w:r w:rsidR="001B5BA1">
        <w:fldChar w:fldCharType="begin"/>
      </w:r>
      <w:r w:rsidR="001B5BA1">
        <w:instrText xml:space="preserve"> REF _Ref144115112 \w \h </w:instrText>
      </w:r>
      <w:r w:rsidR="001B5BA1">
        <w:fldChar w:fldCharType="separate"/>
      </w:r>
      <w:del w:id="6110" w:author="Faqir, Sofia (Energy Security)" w:date="2023-11-12T19:47:00Z">
        <w:r w:rsidR="00E473FC">
          <w:delText>72.5</w:delText>
        </w:r>
      </w:del>
      <w:r w:rsidR="001B5BA1">
        <w:fldChar w:fldCharType="end"/>
      </w:r>
      <w:r w:rsidRPr="00462199">
        <w:t xml:space="preserve"> shall not apply where the breach is caused by the gross negligence or wilful misconduct of the LCHA Counterparty.</w:t>
      </w:r>
      <w:bookmarkEnd w:id="6105"/>
    </w:p>
    <w:p w14:paraId="76D5D5EF" w14:textId="77777777" w:rsidR="00D179D6" w:rsidRPr="00462199" w:rsidRDefault="00D179D6" w:rsidP="005B3BB9">
      <w:pPr>
        <w:pStyle w:val="NormalBoldAshurst"/>
      </w:pPr>
      <w:r w:rsidRPr="00462199">
        <w:rPr>
          <w:i/>
        </w:rPr>
        <w:t>Limited recourse</w:t>
      </w:r>
    </w:p>
    <w:p w14:paraId="047D2EA9" w14:textId="77777777" w:rsidR="00D179D6" w:rsidRPr="00462199" w:rsidRDefault="00D179D6" w:rsidP="005B3BB9">
      <w:pPr>
        <w:pStyle w:val="H2Ashurst"/>
      </w:pPr>
      <w:bookmarkStart w:id="6111" w:name="_Ref144115113"/>
      <w:r w:rsidRPr="00462199">
        <w:t>Notwithstanding any other provision of the LCHA:</w:t>
      </w:r>
      <w:bookmarkEnd w:id="6111"/>
    </w:p>
    <w:p w14:paraId="78C2F7C6" w14:textId="06BC1529" w:rsidR="00705E42" w:rsidRPr="00462199" w:rsidRDefault="00D179D6" w:rsidP="00705E42">
      <w:pPr>
        <w:pStyle w:val="H4Ashurst"/>
      </w:pPr>
      <w:bookmarkStart w:id="6112" w:name="_Ref144115114"/>
      <w:r w:rsidRPr="00462199">
        <w:lastRenderedPageBreak/>
        <w:t>the liability of the LCHA Counterparty pursuant to the LCHA shall not exceed the aggregate of the amounts from time to time received and held by the LCHA Counterparty, and allocated to the LCHA, in accordance with the [Funding Mechanism]; and</w:t>
      </w:r>
      <w:bookmarkEnd w:id="6112"/>
    </w:p>
    <w:p w14:paraId="5DEE2208" w14:textId="4086FA1B" w:rsidR="00D179D6" w:rsidRPr="00462199" w:rsidRDefault="00D179D6" w:rsidP="00202C21">
      <w:pPr>
        <w:pStyle w:val="H3Ashurst"/>
      </w:pPr>
      <w:bookmarkStart w:id="6113" w:name="_Ref144115115"/>
      <w:r w:rsidRPr="00462199">
        <w:t xml:space="preserve">the LCHA Counterparty shall not be in default pursuant to the LCHA in not making any payment that is due and owing if and to the extent that it shall not have received the amounts and other funds referred to in </w:t>
      </w:r>
      <w:r w:rsidR="007248B2" w:rsidRPr="007248B2">
        <w:t>Condition</w:t>
      </w:r>
      <w:r w:rsidR="00E744DB">
        <w:t xml:space="preserve"> </w:t>
      </w:r>
      <w:r w:rsidR="00E744DB">
        <w:fldChar w:fldCharType="begin"/>
      </w:r>
      <w:r w:rsidR="00E744DB">
        <w:instrText xml:space="preserve"> REF _Ref144115114 \w \h </w:instrText>
      </w:r>
      <w:r w:rsidR="00E744DB">
        <w:fldChar w:fldCharType="separate"/>
      </w:r>
      <w:del w:id="6114" w:author="Faqir, Sofia (Energy Security)" w:date="2023-11-12T19:47:00Z">
        <w:r w:rsidR="00E473FC">
          <w:delText>72.6(i)</w:delText>
        </w:r>
      </w:del>
      <w:r w:rsidR="00E744DB">
        <w:fldChar w:fldCharType="end"/>
      </w:r>
      <w:r w:rsidRPr="00462199">
        <w:t xml:space="preserve"> which are necessary to make such payment, but if and to the extent that such payment is not made, the LCHA Counterparty shall continue to owe an amount equal to the amount of the payment due and owing but not paid and shall make such payment promptly (and in any event within two (2) Business Days) after and to the extent of its receipt of such corresponding and allocated amounts and other funds.</w:t>
      </w:r>
      <w:bookmarkEnd w:id="6113"/>
    </w:p>
    <w:p w14:paraId="139C6866" w14:textId="77777777" w:rsidR="00D179D6" w:rsidRPr="00462199" w:rsidRDefault="00D179D6" w:rsidP="005B3BB9">
      <w:pPr>
        <w:pStyle w:val="NormalBoldAshurst"/>
      </w:pPr>
      <w:r w:rsidRPr="00462199">
        <w:rPr>
          <w:i/>
        </w:rPr>
        <w:t>Damages for breach</w:t>
      </w:r>
    </w:p>
    <w:p w14:paraId="725DBC36" w14:textId="77777777" w:rsidR="00D179D6" w:rsidRPr="00462199" w:rsidRDefault="00D179D6" w:rsidP="005B3BB9">
      <w:pPr>
        <w:pStyle w:val="H2Ashurst"/>
      </w:pPr>
      <w:bookmarkStart w:id="6115" w:name="_Ref144115116"/>
      <w:r w:rsidRPr="00462199">
        <w:t>The Parties acknowledge and agree that:</w:t>
      </w:r>
      <w:bookmarkEnd w:id="6115"/>
    </w:p>
    <w:p w14:paraId="110A5570" w14:textId="530AD7FC" w:rsidR="00D179D6" w:rsidRPr="00462199" w:rsidRDefault="00D179D6" w:rsidP="00202C21">
      <w:pPr>
        <w:pStyle w:val="H3Ashurst"/>
      </w:pPr>
      <w:bookmarkStart w:id="6116" w:name="_Ref144115117"/>
      <w:r w:rsidRPr="00462199">
        <w:t>the LCHA Counterparty shall have full right and liberty to recover from the Producer any loss, damage, cost or expense suffered or incurred by the LCHA Counterparty as a result of a breach by the Producer of the LCHA or any other LCHA Document and for this purpose no regard shall be had to the right or ability (if any) of the LCHA Counterparty to recover such loss, damage, cost or expense from [HMG] or any other person in accordance with the [Funding Mechanism]; and</w:t>
      </w:r>
      <w:bookmarkEnd w:id="6116"/>
    </w:p>
    <w:p w14:paraId="547C59DE" w14:textId="5D724D38" w:rsidR="00D179D6" w:rsidRPr="00462199" w:rsidRDefault="00D179D6" w:rsidP="00202C21">
      <w:pPr>
        <w:pStyle w:val="H3Ashurst"/>
      </w:pPr>
      <w:bookmarkStart w:id="6117" w:name="_Ref144115118"/>
      <w:r w:rsidRPr="00462199">
        <w:t>to the extent that any such loss, damage, cost or expense is recovered by the LCHA Counterparty from the Producer, it is the intent that the LCHA Counterparty will not keep those amounts but will, in accordance with the [Funding Mechanism]:</w:t>
      </w:r>
      <w:bookmarkEnd w:id="6117"/>
    </w:p>
    <w:p w14:paraId="41906B9F" w14:textId="77777777" w:rsidR="00D179D6" w:rsidRPr="00462199" w:rsidRDefault="00D179D6" w:rsidP="005B3BB9">
      <w:pPr>
        <w:pStyle w:val="H4Ashurst"/>
      </w:pPr>
      <w:bookmarkStart w:id="6118" w:name="_Ref144115119"/>
      <w:r w:rsidRPr="00462199">
        <w:t>use such amounts to make good any loss, damage, cost or expense suffered or incurred by the LCHA Counterparty;</w:t>
      </w:r>
      <w:bookmarkEnd w:id="6118"/>
    </w:p>
    <w:p w14:paraId="5C7D81A9" w14:textId="0788141E" w:rsidR="00D179D6" w:rsidRPr="00462199" w:rsidRDefault="00D179D6" w:rsidP="00705E42">
      <w:pPr>
        <w:pStyle w:val="H4Ashurst"/>
        <w:ind w:right="400"/>
      </w:pPr>
      <w:bookmarkStart w:id="6119" w:name="_Ref144115120"/>
      <w:r w:rsidRPr="00462199">
        <w:t>pass or return those amounts to [HMG] or other person(s) as directed by [HMG]; and/or</w:t>
      </w:r>
      <w:bookmarkEnd w:id="6119"/>
    </w:p>
    <w:p w14:paraId="55E4147F" w14:textId="0E6817FA" w:rsidR="00D179D6" w:rsidRPr="00462199" w:rsidRDefault="00D179D6" w:rsidP="005B3BB9">
      <w:pPr>
        <w:pStyle w:val="H4Ashurst"/>
      </w:pPr>
      <w:bookmarkStart w:id="6120" w:name="_Ref144115121"/>
      <w:r w:rsidRPr="00462199">
        <w:t>use such amounts for the benefit of [HMG] or other person(s).</w:t>
      </w:r>
      <w:bookmarkEnd w:id="6120"/>
    </w:p>
    <w:p w14:paraId="29F33FC1" w14:textId="77777777" w:rsidR="00D179D6" w:rsidRPr="00462199" w:rsidRDefault="00D179D6" w:rsidP="00986A4F">
      <w:pPr>
        <w:pStyle w:val="NormalAshurst"/>
      </w:pPr>
      <w:r w:rsidRPr="00462199">
        <w:br w:type="page"/>
      </w:r>
    </w:p>
    <w:p w14:paraId="73E18D00" w14:textId="77777777" w:rsidR="00D179D6" w:rsidRPr="00462199" w:rsidRDefault="00D179D6" w:rsidP="00D61824">
      <w:pPr>
        <w:pStyle w:val="APPENDIXAshurst"/>
        <w:rPr>
          <w:b/>
          <w:bCs w:val="0"/>
        </w:rPr>
      </w:pPr>
      <w:r w:rsidRPr="00462199">
        <w:lastRenderedPageBreak/>
        <w:br/>
      </w:r>
      <w:bookmarkStart w:id="6121" w:name="_Ref144115122"/>
      <w:bookmarkStart w:id="6122" w:name="_Toc149833730"/>
      <w:r w:rsidRPr="00462199">
        <w:rPr>
          <w:b/>
          <w:bCs w:val="0"/>
        </w:rPr>
        <w:t>Confidentiality, announcements and freedom of information</w:t>
      </w:r>
      <w:bookmarkEnd w:id="6121"/>
      <w:bookmarkEnd w:id="6122"/>
    </w:p>
    <w:p w14:paraId="2EEB3A8D" w14:textId="77777777" w:rsidR="00D179D6" w:rsidRPr="00462199" w:rsidRDefault="00D179D6" w:rsidP="005B3BB9">
      <w:pPr>
        <w:pStyle w:val="H1Ashurst"/>
      </w:pPr>
      <w:bookmarkStart w:id="6123" w:name="_Ref144115123"/>
      <w:bookmarkStart w:id="6124" w:name="_Ref144480267"/>
      <w:bookmarkStart w:id="6125" w:name="_Ref144480847"/>
      <w:bookmarkStart w:id="6126" w:name="_Ref144480861"/>
      <w:bookmarkStart w:id="6127" w:name="_Ref144483259"/>
      <w:bookmarkStart w:id="6128" w:name="_Toc149833731"/>
      <w:r w:rsidRPr="00462199">
        <w:t>Confidentiality</w:t>
      </w:r>
      <w:bookmarkEnd w:id="6123"/>
      <w:bookmarkEnd w:id="6124"/>
      <w:bookmarkEnd w:id="6125"/>
      <w:bookmarkEnd w:id="6126"/>
      <w:bookmarkEnd w:id="6127"/>
      <w:bookmarkEnd w:id="6128"/>
    </w:p>
    <w:p w14:paraId="11320F50" w14:textId="77777777" w:rsidR="00D179D6" w:rsidRPr="00462199" w:rsidRDefault="00D179D6" w:rsidP="005B3BB9">
      <w:pPr>
        <w:pStyle w:val="NormalBoldAshurst"/>
      </w:pPr>
      <w:r w:rsidRPr="00462199">
        <w:rPr>
          <w:i/>
        </w:rPr>
        <w:t>Confidentiality restrictions: application to the terms of the LCHA</w:t>
      </w:r>
    </w:p>
    <w:p w14:paraId="48822C9B" w14:textId="1535C7D6" w:rsidR="00D179D6" w:rsidRPr="00462199" w:rsidRDefault="00D179D6" w:rsidP="005B3BB9">
      <w:pPr>
        <w:pStyle w:val="H2Ashurst"/>
      </w:pPr>
      <w:bookmarkStart w:id="6129" w:name="_Ref144115124"/>
      <w:r w:rsidRPr="00462199">
        <w:t xml:space="preserve">Subject to </w:t>
      </w:r>
      <w:r w:rsidR="007248B2" w:rsidRPr="007248B2">
        <w:t>Condition</w:t>
      </w:r>
      <w:r w:rsidRPr="00462199">
        <w:t xml:space="preserve"> </w:t>
      </w:r>
      <w:r w:rsidR="001B5BA1">
        <w:fldChar w:fldCharType="begin"/>
      </w:r>
      <w:r w:rsidR="001B5BA1">
        <w:instrText xml:space="preserve"> REF _Ref144479870 \w \h </w:instrText>
      </w:r>
      <w:r w:rsidR="001B5BA1">
        <w:fldChar w:fldCharType="separate"/>
      </w:r>
      <w:del w:id="6130" w:author="Faqir, Sofia (Energy Security)" w:date="2023-11-12T19:47:00Z">
        <w:r w:rsidR="00E473FC">
          <w:delText>74</w:delText>
        </w:r>
      </w:del>
      <w:r w:rsidR="001B5BA1">
        <w:fldChar w:fldCharType="end"/>
      </w:r>
      <w:r w:rsidRPr="00462199">
        <w:t xml:space="preserve"> (</w:t>
      </w:r>
      <w:r w:rsidRPr="00462199">
        <w:rPr>
          <w:i/>
        </w:rPr>
        <w:t>Announcements</w:t>
      </w:r>
      <w:r w:rsidRPr="00462199">
        <w:t>), the Parties agree that the provisions of the LCHA shall not be treated as Confidential Information (save for the Information to be redacted pursuant to Annex 6 (</w:t>
      </w:r>
      <w:r w:rsidRPr="00462199">
        <w:rPr>
          <w:i/>
        </w:rPr>
        <w:t>Redacted Terms</w:t>
      </w:r>
      <w:r w:rsidRPr="00462199">
        <w:t>) of the Agreement, if applicable, and Annex 6 (</w:t>
      </w:r>
      <w:r w:rsidRPr="00462199">
        <w:rPr>
          <w:i/>
        </w:rPr>
        <w:t>Redacted Terms</w:t>
      </w:r>
      <w:r w:rsidRPr="00462199">
        <w:t>) of the Agreement which will be redacted in full, both of which shall be treated as Confidential Information) and may be disclosed without restriction.</w:t>
      </w:r>
      <w:bookmarkEnd w:id="6129"/>
    </w:p>
    <w:p w14:paraId="44F60728" w14:textId="77777777" w:rsidR="00D179D6" w:rsidRPr="00462199" w:rsidRDefault="00D179D6" w:rsidP="005B3BB9">
      <w:pPr>
        <w:pStyle w:val="NormalBoldAshurst"/>
      </w:pPr>
      <w:r w:rsidRPr="00462199">
        <w:rPr>
          <w:i/>
        </w:rPr>
        <w:t>Producer Confidential Information</w:t>
      </w:r>
    </w:p>
    <w:p w14:paraId="2D7D62FF" w14:textId="4B40110B" w:rsidR="00D179D6" w:rsidRPr="00462199" w:rsidRDefault="00D179D6" w:rsidP="005B3BB9">
      <w:pPr>
        <w:pStyle w:val="H2Ashurst"/>
      </w:pPr>
      <w:bookmarkStart w:id="6131" w:name="_Ref144115125"/>
      <w:r w:rsidRPr="00462199">
        <w:t xml:space="preserve">The LCHA Counterparty shall keep all Producer Confidential Information confidential and shall not disclose Producer Confidential Information without the prior written consent of the Producer, other than as permitted by </w:t>
      </w:r>
      <w:r w:rsidR="007248B2" w:rsidRPr="007248B2">
        <w:t>Condition</w:t>
      </w:r>
      <w:r w:rsidRPr="00462199">
        <w:t xml:space="preserve"> </w:t>
      </w:r>
      <w:r w:rsidR="001B5BA1">
        <w:fldChar w:fldCharType="begin"/>
      </w:r>
      <w:r w:rsidR="001B5BA1">
        <w:instrText xml:space="preserve"> REF _Ref144115126 \w \h </w:instrText>
      </w:r>
      <w:r w:rsidR="001B5BA1">
        <w:fldChar w:fldCharType="separate"/>
      </w:r>
      <w:del w:id="6132" w:author="Faqir, Sofia (Energy Security)" w:date="2023-11-12T19:47:00Z">
        <w:r w:rsidR="00E473FC">
          <w:delText>73.3</w:delText>
        </w:r>
      </w:del>
      <w:r w:rsidR="001B5BA1">
        <w:fldChar w:fldCharType="end"/>
      </w:r>
      <w:r w:rsidRPr="00462199">
        <w:t xml:space="preserve"> or to fulfil the LCHA Counterparty Permitted Purposes.</w:t>
      </w:r>
      <w:bookmarkEnd w:id="6131"/>
    </w:p>
    <w:p w14:paraId="3E4BA5D5" w14:textId="73DAA497" w:rsidR="00D179D6" w:rsidRPr="00462199" w:rsidRDefault="007248B2" w:rsidP="005B3BB9">
      <w:pPr>
        <w:pStyle w:val="H2Ashurst"/>
      </w:pPr>
      <w:bookmarkStart w:id="6133" w:name="_Ref144115126"/>
      <w:r w:rsidRPr="007248B2">
        <w:t>Condition</w:t>
      </w:r>
      <w:r w:rsidR="00D179D6" w:rsidRPr="00462199">
        <w:t xml:space="preserve"> </w:t>
      </w:r>
      <w:r w:rsidR="001B5BA1">
        <w:fldChar w:fldCharType="begin"/>
      </w:r>
      <w:r w:rsidR="001B5BA1">
        <w:instrText xml:space="preserve"> REF _Ref144115125 \w \h </w:instrText>
      </w:r>
      <w:r w:rsidR="001B5BA1">
        <w:fldChar w:fldCharType="separate"/>
      </w:r>
      <w:del w:id="6134" w:author="Faqir, Sofia (Energy Security)" w:date="2023-11-12T19:47:00Z">
        <w:r w:rsidR="00E473FC">
          <w:delText>73.2</w:delText>
        </w:r>
      </w:del>
      <w:r w:rsidR="001B5BA1">
        <w:fldChar w:fldCharType="end"/>
      </w:r>
      <w:r w:rsidR="00D179D6" w:rsidRPr="00462199">
        <w:t xml:space="preserve"> shall not prevent the disclosure of Producer Confidential Information by the LCHA Counterparty:</w:t>
      </w:r>
      <w:bookmarkEnd w:id="6133"/>
    </w:p>
    <w:p w14:paraId="7725A402" w14:textId="77777777" w:rsidR="00D179D6" w:rsidRPr="00462199" w:rsidRDefault="00D179D6" w:rsidP="00202C21">
      <w:pPr>
        <w:pStyle w:val="H3Ashurst"/>
      </w:pPr>
      <w:bookmarkStart w:id="6135" w:name="_Ref144115127"/>
      <w:r w:rsidRPr="00462199">
        <w:t>on a confidential basis:</w:t>
      </w:r>
      <w:bookmarkEnd w:id="6135"/>
    </w:p>
    <w:p w14:paraId="7A11D370" w14:textId="77777777" w:rsidR="00D179D6" w:rsidRPr="00462199" w:rsidRDefault="00D179D6" w:rsidP="005B3BB9">
      <w:pPr>
        <w:pStyle w:val="H4Ashurst"/>
      </w:pPr>
      <w:bookmarkStart w:id="6136" w:name="_Ref144115128"/>
      <w:r w:rsidRPr="00462199">
        <w:t>to its Representatives to enable or assist the LCHA Counterparty to fulfil the LCHA Counterparty Permitted Purposes;</w:t>
      </w:r>
      <w:bookmarkEnd w:id="6136"/>
    </w:p>
    <w:p w14:paraId="18E9737D" w14:textId="77777777" w:rsidR="00D179D6" w:rsidRPr="00462199" w:rsidRDefault="00D179D6" w:rsidP="005B3BB9">
      <w:pPr>
        <w:pStyle w:val="H4Ashurst"/>
      </w:pPr>
      <w:bookmarkStart w:id="6137" w:name="_Ref144115129"/>
      <w:r w:rsidRPr="00462199">
        <w:t>to any Transferee to fulfil the LCHA Counterparty Permitted Purposes;</w:t>
      </w:r>
      <w:bookmarkEnd w:id="6137"/>
    </w:p>
    <w:p w14:paraId="4F00495E" w14:textId="77777777" w:rsidR="00D179D6" w:rsidRPr="00462199" w:rsidRDefault="00D179D6" w:rsidP="005B3BB9">
      <w:pPr>
        <w:pStyle w:val="H4Ashurst"/>
      </w:pPr>
      <w:bookmarkStart w:id="6138" w:name="_Ref144115130"/>
      <w:r w:rsidRPr="00462199">
        <w:t>to any person engaged in providing services to the LCHA Counterparty to enable or assist the LCHA Counterparty to fulfil the LCHA Counterparty Permitted Purposes;</w:t>
      </w:r>
      <w:bookmarkEnd w:id="6138"/>
    </w:p>
    <w:p w14:paraId="590B7583" w14:textId="77777777" w:rsidR="00D179D6" w:rsidRPr="00462199" w:rsidRDefault="00D179D6" w:rsidP="005B3BB9">
      <w:pPr>
        <w:pStyle w:val="H4Ashurst"/>
      </w:pPr>
      <w:bookmarkStart w:id="6139" w:name="_Ref144115131"/>
      <w:r w:rsidRPr="00462199">
        <w:t>to any Government Entity (or to its Representatives or to any person engaged in providing services to such Government Entity) where the LCHA Counterparty considers such disclosure is required to enable or assist:</w:t>
      </w:r>
      <w:bookmarkEnd w:id="6139"/>
    </w:p>
    <w:p w14:paraId="27A7FEAE" w14:textId="77777777" w:rsidR="00D179D6" w:rsidRPr="00462199" w:rsidRDefault="00D179D6" w:rsidP="00202C21">
      <w:pPr>
        <w:pStyle w:val="H5Ashurst"/>
      </w:pPr>
      <w:bookmarkStart w:id="6140" w:name="_Ref144115132"/>
      <w:r w:rsidRPr="00462199">
        <w:t>the LCHA Counterparty to fulfil the LCHA Counterparty Permitted Purposes;</w:t>
      </w:r>
      <w:bookmarkEnd w:id="6140"/>
    </w:p>
    <w:p w14:paraId="72E215C0" w14:textId="79FCC15E" w:rsidR="00D179D6" w:rsidRPr="00462199" w:rsidRDefault="00D179D6" w:rsidP="00202C21">
      <w:pPr>
        <w:pStyle w:val="H5Ashurst"/>
      </w:pPr>
      <w:bookmarkStart w:id="6141" w:name="_Ref144115133"/>
      <w:r w:rsidRPr="00462199">
        <w:t xml:space="preserve">such person to: (i) fulfil any of its functions arising out of or in connection with this LCHA or for the purposes of any other UKLCH Programme LCHA or any other LCHA Document; or (ii) perform any function ancillary or related to its functions arising out of or for the purposes of this LCHA or any other UKLCH Programme LCHA or any other LCHA Document or the UKLCH Programme; or (iii) fulfil any functions, duties or obligations arising by virtue of or pursuant to the </w:t>
      </w:r>
      <w:r w:rsidR="00942024">
        <w:t>EA 2023</w:t>
      </w:r>
      <w:r w:rsidRPr="00462199">
        <w:t>; or</w:t>
      </w:r>
      <w:bookmarkEnd w:id="6141"/>
    </w:p>
    <w:p w14:paraId="66695DF5" w14:textId="77777777" w:rsidR="00D179D6" w:rsidRPr="00462199" w:rsidRDefault="00D179D6" w:rsidP="005B3BB9">
      <w:pPr>
        <w:pStyle w:val="H4Ashurst"/>
      </w:pPr>
      <w:bookmarkStart w:id="6142" w:name="_Ref144115134"/>
      <w:r w:rsidRPr="00462199">
        <w:t>to the Secretary of State for Transport in order to assess RTFO Compliance;</w:t>
      </w:r>
      <w:bookmarkEnd w:id="6142"/>
    </w:p>
    <w:p w14:paraId="73467FE7" w14:textId="77777777" w:rsidR="00D179D6" w:rsidRPr="00462199" w:rsidRDefault="00D179D6" w:rsidP="005B3BB9">
      <w:pPr>
        <w:pStyle w:val="H4Ashurst"/>
      </w:pPr>
      <w:bookmarkStart w:id="6143" w:name="_Ref144115135"/>
      <w:r w:rsidRPr="00462199">
        <w:t>to any:</w:t>
      </w:r>
      <w:bookmarkEnd w:id="6143"/>
    </w:p>
    <w:p w14:paraId="72A5C371" w14:textId="77777777" w:rsidR="00D179D6" w:rsidRPr="00462199" w:rsidRDefault="00D179D6" w:rsidP="00202C21">
      <w:pPr>
        <w:pStyle w:val="H5Ashurst"/>
      </w:pPr>
      <w:bookmarkStart w:id="6144" w:name="_Ref144115136"/>
      <w:r w:rsidRPr="00462199">
        <w:t xml:space="preserve">Electricity Transmission System Operator, Electricity Transmission Licensee or any Licensed Electricity Distributor, the Gas Licensed </w:t>
      </w:r>
      <w:r w:rsidRPr="00462199">
        <w:lastRenderedPageBreak/>
        <w:t>Transporter, the Water Licensed Operator, the LCHA Settlement Services Provider, (or to their respective Representatives); and</w:t>
      </w:r>
      <w:bookmarkEnd w:id="6144"/>
    </w:p>
    <w:p w14:paraId="5C47B013" w14:textId="77777777" w:rsidR="00D179D6" w:rsidRPr="00462199" w:rsidRDefault="00D179D6" w:rsidP="00202C21">
      <w:pPr>
        <w:pStyle w:val="H5Ashurst"/>
      </w:pPr>
      <w:bookmarkStart w:id="6145" w:name="_Ref144115137"/>
      <w:r w:rsidRPr="00462199">
        <w:t>for CCUS-Enabled Facilities only, the CO</w:t>
      </w:r>
      <w:r w:rsidRPr="00462199">
        <w:rPr>
          <w:vertAlign w:val="subscript"/>
        </w:rPr>
        <w:t>2</w:t>
      </w:r>
      <w:r w:rsidRPr="00462199">
        <w:t xml:space="preserve"> T&amp;S Operator and the Economic Regulator (or to their respective Representatives),</w:t>
      </w:r>
      <w:bookmarkEnd w:id="6145"/>
    </w:p>
    <w:p w14:paraId="453AA3A4" w14:textId="1398337F" w:rsidR="00D179D6" w:rsidRPr="00462199" w:rsidRDefault="00D179D6" w:rsidP="00516B52">
      <w:pPr>
        <w:pStyle w:val="B4Ashurst"/>
      </w:pPr>
      <w:r w:rsidRPr="00462199">
        <w:t xml:space="preserve">to the extent that the LCHA Counterparty considers such disclosure is necessary to enable or assist: (a) the LCHA Counterparty to fulfil the LCHA Counterparty Permitted Purposes; or (b) such person to fulfil or perform any of its functions, duties or obligations arising out of or in connection with this LCHA or for the purposes of any other UKLCH Programme LCHA or LCHA Document or to fulfil or perform any ancillary or related function, duty or obligation (including any such functions, duties or obligations arising by virtue of or pursuant to the </w:t>
      </w:r>
      <w:r w:rsidR="00942024">
        <w:t>EA 2023</w:t>
      </w:r>
      <w:r w:rsidRPr="00462199">
        <w:t>),</w:t>
      </w:r>
    </w:p>
    <w:p w14:paraId="75A4A324" w14:textId="69441F28" w:rsidR="00D179D6" w:rsidRPr="00462199" w:rsidRDefault="00D179D6" w:rsidP="00516B52">
      <w:pPr>
        <w:pStyle w:val="B3Ashurst"/>
      </w:pPr>
      <w:r w:rsidRPr="00462199">
        <w:t xml:space="preserve">provided that: (i) the LCHA Counterparty shall use reasonable endeavours to inform the recipient of the Producer Confidential Information of the LCHA Counterparty's obligations pursuant to </w:t>
      </w:r>
      <w:r w:rsidR="007248B2" w:rsidRPr="007248B2">
        <w:t>Condition</w:t>
      </w:r>
      <w:r w:rsidRPr="00462199">
        <w:t xml:space="preserve"> </w:t>
      </w:r>
      <w:r w:rsidR="001B5BA1">
        <w:fldChar w:fldCharType="begin"/>
      </w:r>
      <w:r w:rsidR="001B5BA1">
        <w:instrText xml:space="preserve"> REF _Ref144115125 \w \h </w:instrText>
      </w:r>
      <w:r w:rsidR="001B5BA1">
        <w:fldChar w:fldCharType="separate"/>
      </w:r>
      <w:del w:id="6146" w:author="Faqir, Sofia (Energy Security)" w:date="2023-11-12T19:47:00Z">
        <w:r w:rsidR="00E473FC">
          <w:delText>73.2</w:delText>
        </w:r>
      </w:del>
      <w:r w:rsidR="001B5BA1">
        <w:fldChar w:fldCharType="end"/>
      </w:r>
      <w:r w:rsidRPr="00462199">
        <w:t xml:space="preserve">; and (ii) in the case of disclosure of Producer Confidential Information pursuant to </w:t>
      </w:r>
      <w:r w:rsidR="007248B2" w:rsidRPr="007248B2">
        <w:t>Condition</w:t>
      </w:r>
      <w:r w:rsidR="00E744DB">
        <w:t xml:space="preserve"> </w:t>
      </w:r>
      <w:r w:rsidR="00E744DB">
        <w:fldChar w:fldCharType="begin"/>
      </w:r>
      <w:r w:rsidR="00E744DB">
        <w:instrText xml:space="preserve"> REF _Ref144115128 \w \h </w:instrText>
      </w:r>
      <w:r w:rsidR="00E744DB">
        <w:fldChar w:fldCharType="separate"/>
      </w:r>
      <w:del w:id="6147" w:author="Faqir, Sofia (Energy Security)" w:date="2023-11-12T19:47:00Z">
        <w:r w:rsidR="00E473FC">
          <w:delText>73.3(A)(i)</w:delText>
        </w:r>
      </w:del>
      <w:r w:rsidR="00E744DB">
        <w:fldChar w:fldCharType="end"/>
      </w:r>
      <w:r w:rsidR="00E744DB">
        <w:t>,</w:t>
      </w:r>
      <w:r w:rsidRPr="00462199">
        <w:t xml:space="preserve"> </w:t>
      </w:r>
      <w:r w:rsidR="00E744DB">
        <w:fldChar w:fldCharType="begin"/>
      </w:r>
      <w:r w:rsidR="00E744DB">
        <w:instrText xml:space="preserve"> REF _Ref144115129 \w \h </w:instrText>
      </w:r>
      <w:r w:rsidR="00E744DB">
        <w:fldChar w:fldCharType="separate"/>
      </w:r>
      <w:del w:id="6148" w:author="Faqir, Sofia (Energy Security)" w:date="2023-11-12T19:47:00Z">
        <w:r w:rsidR="00E473FC">
          <w:delText>73.3(A)(ii)</w:delText>
        </w:r>
      </w:del>
      <w:r w:rsidR="00E744DB">
        <w:fldChar w:fldCharType="end"/>
      </w:r>
      <w:r w:rsidR="00E744DB">
        <w:t xml:space="preserve"> </w:t>
      </w:r>
      <w:r w:rsidRPr="00462199">
        <w:t>or</w:t>
      </w:r>
      <w:r w:rsidR="00E744DB">
        <w:t xml:space="preserve"> </w:t>
      </w:r>
      <w:r w:rsidR="00E744DB">
        <w:fldChar w:fldCharType="begin"/>
      </w:r>
      <w:r w:rsidR="00E744DB">
        <w:instrText xml:space="preserve"> REF _Ref144115130 \w \h </w:instrText>
      </w:r>
      <w:r w:rsidR="00E744DB">
        <w:fldChar w:fldCharType="separate"/>
      </w:r>
      <w:del w:id="6149" w:author="Faqir, Sofia (Energy Security)" w:date="2023-11-12T19:47:00Z">
        <w:r w:rsidR="00E473FC">
          <w:delText>73.3(A)(iii)</w:delText>
        </w:r>
      </w:del>
      <w:r w:rsidR="00E744DB">
        <w:fldChar w:fldCharType="end"/>
      </w:r>
      <w:r w:rsidRPr="00462199">
        <w:t xml:space="preserve">, the LCHA Counterparty shall ensure that the recipient of the Producer Confidential Information shall be subject to substantially the same obligation of confidentiality as contained in </w:t>
      </w:r>
      <w:r w:rsidR="007248B2" w:rsidRPr="007248B2">
        <w:t>Condition</w:t>
      </w:r>
      <w:r w:rsidRPr="00462199">
        <w:t xml:space="preserve"> </w:t>
      </w:r>
      <w:r w:rsidR="001B5BA1">
        <w:fldChar w:fldCharType="begin"/>
      </w:r>
      <w:r w:rsidR="001B5BA1">
        <w:instrText xml:space="preserve"> REF _Ref144115125 \w \h </w:instrText>
      </w:r>
      <w:r w:rsidR="001B5BA1">
        <w:fldChar w:fldCharType="separate"/>
      </w:r>
      <w:del w:id="6150" w:author="Faqir, Sofia (Energy Security)" w:date="2023-11-12T19:47:00Z">
        <w:r w:rsidR="00E473FC">
          <w:delText>73.2</w:delText>
        </w:r>
      </w:del>
      <w:r w:rsidR="001B5BA1">
        <w:fldChar w:fldCharType="end"/>
      </w:r>
      <w:r w:rsidRPr="00462199">
        <w:t>;</w:t>
      </w:r>
    </w:p>
    <w:p w14:paraId="481390BE" w14:textId="77777777" w:rsidR="00D179D6" w:rsidRPr="00462199" w:rsidRDefault="00D179D6" w:rsidP="00202C21">
      <w:pPr>
        <w:pStyle w:val="H3Ashurst"/>
      </w:pPr>
      <w:bookmarkStart w:id="6151" w:name="_Ref144115138"/>
      <w:r w:rsidRPr="00462199">
        <w:t>to enable a Dispute to be instigated, progressed, consolidated with other disputes, settled or determined pursuant to and in accordance with the Dispute Resolution Procedure (except where the relevant Producer Confidential Information has been provided on a "without prejudice" or "without prejudice save as to costs" basis);</w:t>
      </w:r>
      <w:bookmarkEnd w:id="6151"/>
    </w:p>
    <w:p w14:paraId="31A49BD2" w14:textId="756C2303" w:rsidR="00D179D6" w:rsidRPr="00462199" w:rsidRDefault="00D179D6" w:rsidP="00202C21">
      <w:pPr>
        <w:pStyle w:val="H3Ashurst"/>
      </w:pPr>
      <w:bookmarkStart w:id="6152" w:name="_Ref144115139"/>
      <w:r w:rsidRPr="00462199">
        <w:t xml:space="preserve">(subject to </w:t>
      </w:r>
      <w:r w:rsidR="007248B2" w:rsidRPr="007248B2">
        <w:t>Condition</w:t>
      </w:r>
      <w:r w:rsidRPr="00462199">
        <w:t xml:space="preserve"> </w:t>
      </w:r>
      <w:r w:rsidR="001B5BA1">
        <w:fldChar w:fldCharType="begin"/>
      </w:r>
      <w:r w:rsidR="001B5BA1">
        <w:instrText xml:space="preserve"> REF _Ref144115150 \w \h </w:instrText>
      </w:r>
      <w:r w:rsidR="001B5BA1">
        <w:fldChar w:fldCharType="separate"/>
      </w:r>
      <w:del w:id="6153" w:author="Faqir, Sofia (Energy Security)" w:date="2023-11-12T19:47:00Z">
        <w:r w:rsidR="00E473FC">
          <w:delText>73.4</w:delText>
        </w:r>
      </w:del>
      <w:r w:rsidR="001B5BA1">
        <w:fldChar w:fldCharType="end"/>
      </w:r>
      <w:r w:rsidRPr="00462199">
        <w:t>) to Parliament or to any Parliamentary committee, but only if and to the extent that the LCHA Counterparty considers such disclosure is required to enable or assist it to fulfil any LCHA Counterparty Permitted Purpose;</w:t>
      </w:r>
      <w:bookmarkEnd w:id="6152"/>
    </w:p>
    <w:p w14:paraId="12FA961E" w14:textId="50880FFE" w:rsidR="00D179D6" w:rsidRPr="00462199" w:rsidRDefault="00D179D6" w:rsidP="00202C21">
      <w:pPr>
        <w:pStyle w:val="H3Ashurst"/>
      </w:pPr>
      <w:bookmarkStart w:id="6154" w:name="_Ref144115140"/>
      <w:r w:rsidRPr="00462199">
        <w:t xml:space="preserve">(subject to </w:t>
      </w:r>
      <w:r w:rsidR="007248B2" w:rsidRPr="007248B2">
        <w:t>Condition</w:t>
      </w:r>
      <w:r w:rsidRPr="00462199">
        <w:t xml:space="preserve"> </w:t>
      </w:r>
      <w:r w:rsidR="001B5BA1">
        <w:fldChar w:fldCharType="begin"/>
      </w:r>
      <w:r w:rsidR="001B5BA1">
        <w:instrText xml:space="preserve"> REF _Ref144115150 \w \h </w:instrText>
      </w:r>
      <w:r w:rsidR="001B5BA1">
        <w:fldChar w:fldCharType="separate"/>
      </w:r>
      <w:del w:id="6155" w:author="Faqir, Sofia (Energy Security)" w:date="2023-11-12T19:47:00Z">
        <w:r w:rsidR="00E473FC">
          <w:delText>73.4</w:delText>
        </w:r>
      </w:del>
      <w:r w:rsidR="001B5BA1">
        <w:fldChar w:fldCharType="end"/>
      </w:r>
      <w:r w:rsidRPr="00462199">
        <w:t>) to any Secretary of State to enable or assist the Secretary of State to make a disclosure to Parliament or to any Parliamentary committee, but only if and to the extent that the Secretary of State has notified the LCHA Counterparty that such disclosure is required to enable or assist the Secretary of State to fulfil its functions;</w:t>
      </w:r>
      <w:bookmarkEnd w:id="6154"/>
    </w:p>
    <w:p w14:paraId="325DB3AC" w14:textId="0EDA5E51" w:rsidR="00D179D6" w:rsidRPr="00462199" w:rsidRDefault="00D179D6" w:rsidP="00202C21">
      <w:pPr>
        <w:pStyle w:val="H3Ashurst"/>
      </w:pPr>
      <w:bookmarkStart w:id="6156" w:name="_Ref144115141"/>
      <w:r w:rsidRPr="00462199">
        <w:t xml:space="preserve">(subject to </w:t>
      </w:r>
      <w:r w:rsidR="007248B2" w:rsidRPr="007248B2">
        <w:t>Condition</w:t>
      </w:r>
      <w:r w:rsidRPr="00462199">
        <w:t xml:space="preserve"> </w:t>
      </w:r>
      <w:r w:rsidR="001B5BA1">
        <w:fldChar w:fldCharType="begin"/>
      </w:r>
      <w:r w:rsidR="001B5BA1">
        <w:instrText xml:space="preserve"> REF _Ref144115150 \w \h </w:instrText>
      </w:r>
      <w:r w:rsidR="001B5BA1">
        <w:fldChar w:fldCharType="separate"/>
      </w:r>
      <w:del w:id="6157" w:author="Faqir, Sofia (Energy Security)" w:date="2023-11-12T19:47:00Z">
        <w:r w:rsidR="00E473FC">
          <w:delText>73.4</w:delText>
        </w:r>
      </w:del>
      <w:r w:rsidR="001B5BA1">
        <w:fldChar w:fldCharType="end"/>
      </w:r>
      <w:r w:rsidRPr="00462199">
        <w:t>) to any Secretary of State to enable or assist the Secretary of State to make a disclosure to a Subsidy Control Competent Authority or other Competent Authority or otherwise to comply with the Subsidy Control Rules, but only if and to the extent that the LCHA Counterparty considers (or the Secretary of State has notified the LCHA Counterparty that) such disclosure is required in connection with the application of the Subsidy Control Rules or in connection with any decision by a Subsidy Control Competent Authority relating to those rules;</w:t>
      </w:r>
      <w:bookmarkEnd w:id="6156"/>
    </w:p>
    <w:p w14:paraId="4FC29EDB" w14:textId="6A60F123" w:rsidR="00D179D6" w:rsidRPr="00462199" w:rsidRDefault="00D179D6" w:rsidP="00202C21">
      <w:pPr>
        <w:pStyle w:val="H3Ashurst"/>
      </w:pPr>
      <w:bookmarkStart w:id="6158" w:name="_Ref144115142"/>
      <w:r w:rsidRPr="00462199">
        <w:t xml:space="preserve">(subject to </w:t>
      </w:r>
      <w:r w:rsidR="007248B2" w:rsidRPr="007248B2">
        <w:t>Condition</w:t>
      </w:r>
      <w:r w:rsidRPr="00462199">
        <w:t xml:space="preserve"> </w:t>
      </w:r>
      <w:r w:rsidR="001B5BA1">
        <w:fldChar w:fldCharType="begin"/>
      </w:r>
      <w:r w:rsidR="001B5BA1">
        <w:instrText xml:space="preserve"> REF _Ref144115150 \w \h </w:instrText>
      </w:r>
      <w:r w:rsidR="001B5BA1">
        <w:fldChar w:fldCharType="separate"/>
      </w:r>
      <w:del w:id="6159" w:author="Faqir, Sofia (Energy Security)" w:date="2023-11-12T19:47:00Z">
        <w:r w:rsidR="00E473FC">
          <w:delText>73.4</w:delText>
        </w:r>
      </w:del>
      <w:r w:rsidR="001B5BA1">
        <w:fldChar w:fldCharType="end"/>
      </w:r>
      <w:r w:rsidRPr="00462199">
        <w:t>) to a Subsidy Control Competent Authority or other Competent Authority or an interested party under the Subsidy Control Rules, but only if and to the extent that the LCHA Counterparty considers such disclosure is necessary in connection with the application of the Subsidy Control Rules or in connection with any decision by a Subsidy Control Competent Authority relating to those rules;</w:t>
      </w:r>
      <w:bookmarkEnd w:id="6158"/>
    </w:p>
    <w:p w14:paraId="78551B6F" w14:textId="240FAFE5" w:rsidR="00D179D6" w:rsidRPr="00462199" w:rsidRDefault="00D179D6" w:rsidP="00202C21">
      <w:pPr>
        <w:pStyle w:val="H3Ashurst"/>
      </w:pPr>
      <w:bookmarkStart w:id="6160" w:name="_Ref144115143"/>
      <w:r w:rsidRPr="00462199">
        <w:t xml:space="preserve">(subject to </w:t>
      </w:r>
      <w:r w:rsidR="007248B2" w:rsidRPr="007248B2">
        <w:t>Condition</w:t>
      </w:r>
      <w:r w:rsidRPr="00462199">
        <w:t xml:space="preserve"> </w:t>
      </w:r>
      <w:r w:rsidR="001B5BA1">
        <w:fldChar w:fldCharType="begin"/>
      </w:r>
      <w:r w:rsidR="001B5BA1">
        <w:instrText xml:space="preserve"> REF _Ref144115150 \w \h </w:instrText>
      </w:r>
      <w:r w:rsidR="001B5BA1">
        <w:fldChar w:fldCharType="separate"/>
      </w:r>
      <w:del w:id="6161" w:author="Faqir, Sofia (Energy Security)" w:date="2023-11-12T19:47:00Z">
        <w:r w:rsidR="00E473FC">
          <w:delText>73.4</w:delText>
        </w:r>
      </w:del>
      <w:r w:rsidR="001B5BA1">
        <w:fldChar w:fldCharType="end"/>
      </w:r>
      <w:r w:rsidRPr="00462199">
        <w:t>) which is required to comply with any Law or Directive having the force of law or, if not having the force of law, compliance with which is in accordance with accepted general practice;</w:t>
      </w:r>
      <w:bookmarkEnd w:id="6160"/>
    </w:p>
    <w:p w14:paraId="740A7665" w14:textId="08DBB86A" w:rsidR="00D179D6" w:rsidRPr="00462199" w:rsidRDefault="00D179D6" w:rsidP="00202C21">
      <w:pPr>
        <w:pStyle w:val="H3Ashurst"/>
      </w:pPr>
      <w:bookmarkStart w:id="6162" w:name="_Ref144115144"/>
      <w:r w:rsidRPr="00462199">
        <w:t xml:space="preserve">(subject to </w:t>
      </w:r>
      <w:r w:rsidR="007248B2" w:rsidRPr="007248B2">
        <w:t>Condition</w:t>
      </w:r>
      <w:r w:rsidRPr="00462199">
        <w:t xml:space="preserve"> </w:t>
      </w:r>
      <w:r w:rsidR="001B5BA1">
        <w:fldChar w:fldCharType="begin"/>
      </w:r>
      <w:r w:rsidR="001B5BA1">
        <w:instrText xml:space="preserve"> REF _Ref144480030 \w \h </w:instrText>
      </w:r>
      <w:r w:rsidR="001B5BA1">
        <w:fldChar w:fldCharType="separate"/>
      </w:r>
      <w:del w:id="6163" w:author="Faqir, Sofia (Energy Security)" w:date="2023-11-12T19:47:00Z">
        <w:r w:rsidR="00E473FC">
          <w:delText>75</w:delText>
        </w:r>
      </w:del>
      <w:r w:rsidR="001B5BA1">
        <w:fldChar w:fldCharType="end"/>
      </w:r>
      <w:r w:rsidRPr="00462199">
        <w:t xml:space="preserve"> (</w:t>
      </w:r>
      <w:r w:rsidRPr="00462199">
        <w:rPr>
          <w:i/>
        </w:rPr>
        <w:t>Freedom of information</w:t>
      </w:r>
      <w:r w:rsidRPr="00462199">
        <w:t>)) which is required:</w:t>
      </w:r>
      <w:bookmarkEnd w:id="6162"/>
    </w:p>
    <w:p w14:paraId="506CF14F" w14:textId="77777777" w:rsidR="00D179D6" w:rsidRPr="00462199" w:rsidRDefault="00D179D6" w:rsidP="005B3BB9">
      <w:pPr>
        <w:pStyle w:val="H4Ashurst"/>
      </w:pPr>
      <w:bookmarkStart w:id="6164" w:name="_Ref144115145"/>
      <w:r w:rsidRPr="00462199">
        <w:lastRenderedPageBreak/>
        <w:t>by the FoIA; or</w:t>
      </w:r>
      <w:bookmarkEnd w:id="6164"/>
    </w:p>
    <w:p w14:paraId="7E723DD6" w14:textId="77777777" w:rsidR="00D179D6" w:rsidRPr="00462199" w:rsidRDefault="00D179D6" w:rsidP="005B3BB9">
      <w:pPr>
        <w:pStyle w:val="H4Ashurst"/>
      </w:pPr>
      <w:bookmarkStart w:id="6165" w:name="_Ref144115146"/>
      <w:r w:rsidRPr="00462199">
        <w:t>by the EIR;</w:t>
      </w:r>
      <w:bookmarkEnd w:id="6165"/>
    </w:p>
    <w:p w14:paraId="7FBB2849" w14:textId="77777777" w:rsidR="00D179D6" w:rsidRPr="00462199" w:rsidRDefault="00D179D6" w:rsidP="00202C21">
      <w:pPr>
        <w:pStyle w:val="H3Ashurst"/>
      </w:pPr>
      <w:bookmarkStart w:id="6166" w:name="_Ref144115147"/>
      <w:r w:rsidRPr="00462199">
        <w:t>to the National Audit Office for the purpose of any examination pursuant to section 6(1) of the National Audit Act 1983 of the economy, efficiency and effectiveness with which the LCHA Counterparty has used its resources;</w:t>
      </w:r>
      <w:bookmarkEnd w:id="6166"/>
    </w:p>
    <w:p w14:paraId="4A0567F0" w14:textId="77777777" w:rsidR="00D179D6" w:rsidRPr="00462199" w:rsidRDefault="00D179D6" w:rsidP="00202C21">
      <w:pPr>
        <w:pStyle w:val="H3Ashurst"/>
      </w:pPr>
      <w:bookmarkStart w:id="6167" w:name="_Ref144115148"/>
      <w:r w:rsidRPr="00462199">
        <w:t>that is otherwise expressly permitted pursuant to the terms, or required for the operation or fulfilment, of the LCHA or any other LCHA Document; or</w:t>
      </w:r>
      <w:bookmarkEnd w:id="6167"/>
    </w:p>
    <w:p w14:paraId="4C713FEC" w14:textId="77777777" w:rsidR="00D179D6" w:rsidRPr="00462199" w:rsidRDefault="00D179D6" w:rsidP="00202C21">
      <w:pPr>
        <w:pStyle w:val="H3Ashurst"/>
      </w:pPr>
      <w:bookmarkStart w:id="6168" w:name="_Ref144115149"/>
      <w:r w:rsidRPr="00462199">
        <w:t>to any Secretary of State or Government Entity to enable or assist the Secretary of State or Government Entity to: (i) make a disclosure to the European Commission or other Competent Authority in order to fulfil a legal obligation, and/or (ii) facilitate transparent public reporting by the Secretary of State or Government Entity, and the Producer acknowledges and agrees that such Information may be published by the Secretary of State, Government Entity, European Commission or any other Competent Authority.</w:t>
      </w:r>
      <w:bookmarkEnd w:id="6168"/>
    </w:p>
    <w:p w14:paraId="2FAE237E" w14:textId="485FFC35" w:rsidR="00D179D6" w:rsidRPr="00462199" w:rsidRDefault="00D179D6" w:rsidP="005B3BB9">
      <w:pPr>
        <w:pStyle w:val="H2Ashurst"/>
      </w:pPr>
      <w:bookmarkStart w:id="6169" w:name="_Ref144115150"/>
      <w:r w:rsidRPr="00462199">
        <w:t xml:space="preserve">Prior to any disclosure of Producer Confidential Information by the LCHA Counterparty pursuant to any of </w:t>
      </w:r>
      <w:r w:rsidR="007248B2" w:rsidRPr="007248B2">
        <w:t>Condition</w:t>
      </w:r>
      <w:r w:rsidRPr="00462199">
        <w:t xml:space="preserve">s </w:t>
      </w:r>
      <w:r w:rsidRPr="00462199">
        <w:fldChar w:fldCharType="begin"/>
      </w:r>
      <w:r w:rsidRPr="00462199">
        <w:instrText xml:space="preserve">  REF _Ref144115139 \r \h \* MERGEFORMAT </w:instrText>
      </w:r>
      <w:r w:rsidRPr="00462199">
        <w:fldChar w:fldCharType="separate"/>
      </w:r>
      <w:del w:id="6170" w:author="Faqir, Sofia (Energy Security)" w:date="2023-11-12T19:47:00Z">
        <w:r w:rsidR="00E473FC" w:rsidRPr="00E473FC">
          <w:rPr>
            <w:color w:val="000000"/>
          </w:rPr>
          <w:delText>73.3(C)</w:delText>
        </w:r>
      </w:del>
      <w:r w:rsidRPr="00462199">
        <w:fldChar w:fldCharType="end"/>
      </w:r>
      <w:r w:rsidRPr="00462199">
        <w:t xml:space="preserve">, </w:t>
      </w:r>
      <w:r w:rsidRPr="00462199">
        <w:fldChar w:fldCharType="begin"/>
      </w:r>
      <w:r w:rsidRPr="00462199">
        <w:instrText xml:space="preserve">  REF _Ref144115140 \r \h \* MERGEFORMAT </w:instrText>
      </w:r>
      <w:r w:rsidRPr="00462199">
        <w:fldChar w:fldCharType="separate"/>
      </w:r>
      <w:del w:id="6171" w:author="Faqir, Sofia (Energy Security)" w:date="2023-11-12T19:47:00Z">
        <w:r w:rsidR="00E473FC" w:rsidRPr="00E473FC">
          <w:rPr>
            <w:color w:val="000000"/>
          </w:rPr>
          <w:delText>73.3(D)</w:delText>
        </w:r>
      </w:del>
      <w:r w:rsidRPr="00462199">
        <w:fldChar w:fldCharType="end"/>
      </w:r>
      <w:r w:rsidRPr="00462199">
        <w:t xml:space="preserve">, </w:t>
      </w:r>
      <w:r w:rsidRPr="00462199">
        <w:fldChar w:fldCharType="begin"/>
      </w:r>
      <w:r w:rsidRPr="00462199">
        <w:instrText xml:space="preserve">  REF _Ref144115141 \r \h \* MERGEFORMAT </w:instrText>
      </w:r>
      <w:r w:rsidRPr="00462199">
        <w:fldChar w:fldCharType="separate"/>
      </w:r>
      <w:del w:id="6172" w:author="Faqir, Sofia (Energy Security)" w:date="2023-11-12T19:47:00Z">
        <w:r w:rsidR="00E473FC" w:rsidRPr="00E473FC">
          <w:rPr>
            <w:color w:val="000000"/>
          </w:rPr>
          <w:delText>73.3(E)</w:delText>
        </w:r>
      </w:del>
      <w:r w:rsidRPr="00462199">
        <w:fldChar w:fldCharType="end"/>
      </w:r>
      <w:r w:rsidRPr="00462199">
        <w:t xml:space="preserve">, </w:t>
      </w:r>
      <w:r w:rsidRPr="00462199">
        <w:fldChar w:fldCharType="begin"/>
      </w:r>
      <w:r w:rsidRPr="00462199">
        <w:instrText xml:space="preserve">  REF _Ref144115142 \r \h \* MERGEFORMAT </w:instrText>
      </w:r>
      <w:r w:rsidRPr="00462199">
        <w:fldChar w:fldCharType="separate"/>
      </w:r>
      <w:del w:id="6173" w:author="Faqir, Sofia (Energy Security)" w:date="2023-11-12T19:47:00Z">
        <w:r w:rsidR="00E473FC" w:rsidRPr="00E473FC">
          <w:rPr>
            <w:color w:val="000000"/>
          </w:rPr>
          <w:delText>73.3(F)</w:delText>
        </w:r>
      </w:del>
      <w:r w:rsidRPr="00462199">
        <w:fldChar w:fldCharType="end"/>
      </w:r>
      <w:r w:rsidRPr="00462199">
        <w:t xml:space="preserve"> and </w:t>
      </w:r>
      <w:r w:rsidRPr="00462199">
        <w:fldChar w:fldCharType="begin"/>
      </w:r>
      <w:r w:rsidRPr="00462199">
        <w:instrText xml:space="preserve">  REF _Ref144115143 \r \h \* MERGEFORMAT </w:instrText>
      </w:r>
      <w:r w:rsidRPr="00462199">
        <w:fldChar w:fldCharType="separate"/>
      </w:r>
      <w:del w:id="6174" w:author="Faqir, Sofia (Energy Security)" w:date="2023-11-12T19:47:00Z">
        <w:r w:rsidR="00E473FC" w:rsidRPr="00E473FC">
          <w:rPr>
            <w:color w:val="000000"/>
          </w:rPr>
          <w:delText>73.3(G)</w:delText>
        </w:r>
      </w:del>
      <w:r w:rsidRPr="00462199">
        <w:fldChar w:fldCharType="end"/>
      </w:r>
      <w:r w:rsidRPr="00462199">
        <w:t>, the LCHA Counterparty shall use reasonable endeavours to give notice to the Producer of the Producer Confidential Information to be disclosed, provided that:</w:t>
      </w:r>
      <w:bookmarkEnd w:id="6169"/>
    </w:p>
    <w:p w14:paraId="46945BAF" w14:textId="77777777" w:rsidR="00D179D6" w:rsidRPr="00462199" w:rsidRDefault="00D179D6" w:rsidP="00202C21">
      <w:pPr>
        <w:pStyle w:val="H3Ashurst"/>
      </w:pPr>
      <w:bookmarkStart w:id="6175" w:name="_Ref144115151"/>
      <w:r w:rsidRPr="00462199">
        <w:t>it is lawful and reasonably practicable in the circumstances to do so; and</w:t>
      </w:r>
      <w:bookmarkEnd w:id="6175"/>
    </w:p>
    <w:p w14:paraId="448E2A48" w14:textId="3F454191" w:rsidR="00D179D6" w:rsidRPr="00462199" w:rsidRDefault="00D179D6" w:rsidP="00202C21">
      <w:pPr>
        <w:pStyle w:val="H3Ashurst"/>
      </w:pPr>
      <w:bookmarkStart w:id="6176" w:name="_Ref144115152"/>
      <w:r w:rsidRPr="00462199">
        <w:t xml:space="preserve">in the case of any disclosure pursuant to </w:t>
      </w:r>
      <w:r w:rsidR="007248B2" w:rsidRPr="007248B2">
        <w:t>Condition</w:t>
      </w:r>
      <w:r w:rsidRPr="00462199">
        <w:t xml:space="preserve"> </w:t>
      </w:r>
      <w:r w:rsidRPr="00462199">
        <w:fldChar w:fldCharType="begin"/>
      </w:r>
      <w:r w:rsidRPr="00462199">
        <w:instrText xml:space="preserve">  REF _Ref144115139 \r \h \* MERGEFORMAT </w:instrText>
      </w:r>
      <w:r w:rsidRPr="00462199">
        <w:fldChar w:fldCharType="separate"/>
      </w:r>
      <w:del w:id="6177" w:author="Faqir, Sofia (Energy Security)" w:date="2023-11-12T19:47:00Z">
        <w:r w:rsidR="00E473FC" w:rsidRPr="00E473FC">
          <w:rPr>
            <w:color w:val="000000"/>
          </w:rPr>
          <w:delText>73.3(C)</w:delText>
        </w:r>
      </w:del>
      <w:r w:rsidRPr="00462199">
        <w:fldChar w:fldCharType="end"/>
      </w:r>
      <w:r w:rsidRPr="00462199">
        <w:t xml:space="preserve"> or </w:t>
      </w:r>
      <w:r w:rsidRPr="00462199">
        <w:fldChar w:fldCharType="begin"/>
      </w:r>
      <w:r w:rsidRPr="00462199">
        <w:instrText xml:space="preserve">  REF _Ref144115140 \r \h \* MERGEFORMAT </w:instrText>
      </w:r>
      <w:r w:rsidRPr="00462199">
        <w:fldChar w:fldCharType="separate"/>
      </w:r>
      <w:del w:id="6178" w:author="Faqir, Sofia (Energy Security)" w:date="2023-11-12T19:47:00Z">
        <w:r w:rsidR="00E473FC" w:rsidRPr="00E473FC">
          <w:rPr>
            <w:color w:val="000000"/>
          </w:rPr>
          <w:delText>73.3(D)</w:delText>
        </w:r>
      </w:del>
      <w:r w:rsidRPr="00462199">
        <w:fldChar w:fldCharType="end"/>
      </w:r>
      <w:r w:rsidRPr="00462199">
        <w:t>, it is not inconsistent with Parliamentary convention.</w:t>
      </w:r>
      <w:bookmarkEnd w:id="6176"/>
    </w:p>
    <w:p w14:paraId="76EDCD65" w14:textId="77777777" w:rsidR="00FB1A4D" w:rsidRPr="00FB1A4D" w:rsidRDefault="00FB1A4D" w:rsidP="00FB1A4D">
      <w:pPr>
        <w:pStyle w:val="NormalBoldAshurst"/>
        <w:rPr>
          <w:i/>
        </w:rPr>
      </w:pPr>
      <w:r w:rsidRPr="00FB1A4D">
        <w:rPr>
          <w:i/>
        </w:rPr>
        <w:t xml:space="preserve">Producer acknowledgements and undertakings: request for information </w:t>
      </w:r>
    </w:p>
    <w:p w14:paraId="5D655606" w14:textId="5EF13A6E" w:rsidR="00FB1A4D" w:rsidRDefault="00FB1A4D" w:rsidP="00FB1A4D">
      <w:pPr>
        <w:pStyle w:val="H2Ashurst"/>
      </w:pPr>
      <w:r w:rsidRPr="00FB1A4D">
        <w:t xml:space="preserve">Subject to Condition </w:t>
      </w:r>
      <w:r>
        <w:fldChar w:fldCharType="begin"/>
      </w:r>
      <w:r>
        <w:instrText xml:space="preserve"> REF _Ref144480861 \w \h </w:instrText>
      </w:r>
      <w:r>
        <w:fldChar w:fldCharType="separate"/>
      </w:r>
      <w:del w:id="6179" w:author="Faqir, Sofia (Energy Security)" w:date="2023-11-12T19:47:00Z">
        <w:r w:rsidR="00E473FC">
          <w:delText>73</w:delText>
        </w:r>
      </w:del>
      <w:r>
        <w:fldChar w:fldCharType="end"/>
      </w:r>
      <w:r w:rsidRPr="00FB1A4D">
        <w:t xml:space="preserve"> (</w:t>
      </w:r>
      <w:r w:rsidRPr="00FB1A4D">
        <w:rPr>
          <w:i/>
          <w:iCs/>
        </w:rPr>
        <w:t>Confidentiality</w:t>
      </w:r>
      <w:r w:rsidRPr="00FB1A4D">
        <w:t>), the Producer acknowledges and agrees that the LCHA Counterparty shall be permitted to request Information relating to the Producer and/or the Project from any Government Entity and/or [Competent Authority] to enable or assist the LCHA Counterparty to fulfil the LCHA Counterparty Permitted Purposes.</w:t>
      </w:r>
    </w:p>
    <w:p w14:paraId="1CF8E09A" w14:textId="7C0EC340" w:rsidR="00D179D6" w:rsidRPr="00462199" w:rsidRDefault="00D179D6" w:rsidP="00FB1A4D">
      <w:pPr>
        <w:pStyle w:val="NormalBoldAshurst"/>
      </w:pPr>
      <w:r w:rsidRPr="00462199">
        <w:rPr>
          <w:i/>
        </w:rPr>
        <w:t>LCHA Counterparty: insider dealing and market abuse</w:t>
      </w:r>
    </w:p>
    <w:p w14:paraId="12CD42A0" w14:textId="675B773C" w:rsidR="00D179D6" w:rsidRPr="00462199" w:rsidRDefault="00D179D6" w:rsidP="005B3BB9">
      <w:pPr>
        <w:pStyle w:val="H2Ashurst"/>
      </w:pPr>
      <w:bookmarkStart w:id="6180" w:name="_Ref144115153"/>
      <w:r w:rsidRPr="00462199">
        <w:t xml:space="preserve">The Producer shall consult with the LCHA Counterparty in good faith, from time to time upon request by the LCHA Counterparty, in relation to whether Producer Confidential Information held by the LCHA Counterparty (or its Representatives) constitutes at that time Inside Information. Nothing in this </w:t>
      </w:r>
      <w:r w:rsidR="007248B2" w:rsidRPr="007248B2">
        <w:t>Condition</w:t>
      </w:r>
      <w:r w:rsidRPr="00462199">
        <w:t xml:space="preserve"> </w:t>
      </w:r>
      <w:r w:rsidR="008808B4">
        <w:fldChar w:fldCharType="begin"/>
      </w:r>
      <w:r w:rsidR="008808B4">
        <w:instrText xml:space="preserve"> REF _Ref144115153 \r \h </w:instrText>
      </w:r>
      <w:r w:rsidR="008808B4">
        <w:fldChar w:fldCharType="separate"/>
      </w:r>
      <w:del w:id="6181" w:author="Faqir, Sofia (Energy Security)" w:date="2023-11-12T19:47:00Z">
        <w:r w:rsidR="00E473FC">
          <w:delText>73.6</w:delText>
        </w:r>
      </w:del>
      <w:r w:rsidR="008808B4">
        <w:fldChar w:fldCharType="end"/>
      </w:r>
      <w:r w:rsidRPr="00462199">
        <w:t xml:space="preserve"> is intended to or shall result in the Producer or any of its Representatives: (i) incurring any liability whatsoever under or in respect of the LCHA Counterparty's (or any of its Representatives') obligations and responsibilities pursuant to the FSMA or the CJA; or (ii) being obliged to consult with the LCHA Counterparty on Producer Confidential Information to be provided to the LCHA Counterparty which constitutes (or may constitute) "inside information" (within the meaning of section 118C of the FSMA or section 56 of the CJA) in respect of any person other than the Producer or any members of its Group.</w:t>
      </w:r>
      <w:bookmarkEnd w:id="6180"/>
    </w:p>
    <w:p w14:paraId="67819CF5" w14:textId="77777777" w:rsidR="00D179D6" w:rsidRPr="00462199" w:rsidRDefault="00D179D6" w:rsidP="005B3BB9">
      <w:pPr>
        <w:pStyle w:val="NormalBoldAshurst"/>
      </w:pPr>
      <w:r w:rsidRPr="00462199">
        <w:rPr>
          <w:i/>
        </w:rPr>
        <w:t>LCHA Counterparty: liability for Representatives and service providers</w:t>
      </w:r>
    </w:p>
    <w:p w14:paraId="726F62FB" w14:textId="77777777" w:rsidR="00D179D6" w:rsidRPr="00462199" w:rsidRDefault="00D179D6" w:rsidP="005B3BB9">
      <w:pPr>
        <w:pStyle w:val="H2Ashurst"/>
      </w:pPr>
      <w:bookmarkStart w:id="6182" w:name="_Ref144115154"/>
      <w:r w:rsidRPr="00462199">
        <w:t>The LCHA Counterparty shall be responsible for:</w:t>
      </w:r>
      <w:bookmarkEnd w:id="6182"/>
    </w:p>
    <w:p w14:paraId="36351A51" w14:textId="156DF460" w:rsidR="00D179D6" w:rsidRPr="00462199" w:rsidRDefault="00D179D6" w:rsidP="00202C21">
      <w:pPr>
        <w:pStyle w:val="H3Ashurst"/>
      </w:pPr>
      <w:bookmarkStart w:id="6183" w:name="_Ref144115155"/>
      <w:r w:rsidRPr="00462199">
        <w:t xml:space="preserve">any failure by its current or former Representatives or any person to whom Producer Confidential Information is disclosed pursuant to </w:t>
      </w:r>
      <w:r w:rsidR="007248B2" w:rsidRPr="007248B2">
        <w:t>Condition</w:t>
      </w:r>
      <w:r w:rsidRPr="00462199">
        <w:t xml:space="preserve"> </w:t>
      </w:r>
      <w:r w:rsidRPr="00462199">
        <w:fldChar w:fldCharType="begin"/>
      </w:r>
      <w:r w:rsidRPr="00462199">
        <w:instrText xml:space="preserve">  REF _Ref144115129 \r \h \* MERGEFORMAT </w:instrText>
      </w:r>
      <w:r w:rsidRPr="00462199">
        <w:fldChar w:fldCharType="separate"/>
      </w:r>
      <w:del w:id="6184" w:author="Faqir, Sofia (Energy Security)" w:date="2023-11-12T19:47:00Z">
        <w:r w:rsidR="00E473FC" w:rsidRPr="00E473FC">
          <w:rPr>
            <w:color w:val="000000"/>
          </w:rPr>
          <w:delText>73.3(A)(ii)</w:delText>
        </w:r>
      </w:del>
      <w:r w:rsidRPr="00462199">
        <w:fldChar w:fldCharType="end"/>
      </w:r>
      <w:r w:rsidRPr="00462199">
        <w:t xml:space="preserve"> or </w:t>
      </w:r>
      <w:r w:rsidRPr="00462199">
        <w:fldChar w:fldCharType="begin"/>
      </w:r>
      <w:r w:rsidRPr="00462199">
        <w:instrText xml:space="preserve">  REF _Ref144115130 \r \h \* MERGEFORMAT </w:instrText>
      </w:r>
      <w:r w:rsidRPr="00462199">
        <w:fldChar w:fldCharType="separate"/>
      </w:r>
      <w:del w:id="6185" w:author="Faqir, Sofia (Energy Security)" w:date="2023-11-12T19:47:00Z">
        <w:r w:rsidR="00E473FC" w:rsidRPr="00E473FC">
          <w:rPr>
            <w:color w:val="000000"/>
          </w:rPr>
          <w:delText>73.3(A)(iii)</w:delText>
        </w:r>
      </w:del>
      <w:r w:rsidRPr="00462199">
        <w:fldChar w:fldCharType="end"/>
      </w:r>
      <w:r w:rsidRPr="00462199">
        <w:t xml:space="preserve"> to comply with </w:t>
      </w:r>
      <w:r w:rsidR="007248B2" w:rsidRPr="007248B2">
        <w:t>Condition</w:t>
      </w:r>
      <w:r w:rsidRPr="00462199">
        <w:t xml:space="preserve"> </w:t>
      </w:r>
      <w:r w:rsidR="001B5BA1">
        <w:fldChar w:fldCharType="begin"/>
      </w:r>
      <w:r w:rsidR="001B5BA1">
        <w:instrText xml:space="preserve"> REF _Ref144115125 \w \h </w:instrText>
      </w:r>
      <w:r w:rsidR="001B5BA1">
        <w:fldChar w:fldCharType="separate"/>
      </w:r>
      <w:del w:id="6186" w:author="Faqir, Sofia (Energy Security)" w:date="2023-11-12T19:47:00Z">
        <w:r w:rsidR="00E473FC">
          <w:delText>73.2</w:delText>
        </w:r>
      </w:del>
      <w:r w:rsidR="001B5BA1">
        <w:fldChar w:fldCharType="end"/>
      </w:r>
      <w:r w:rsidRPr="00462199">
        <w:t xml:space="preserve"> as if they were subject to it; and</w:t>
      </w:r>
      <w:bookmarkEnd w:id="6183"/>
    </w:p>
    <w:p w14:paraId="2E3F54E4" w14:textId="5C4A5B15" w:rsidR="00D179D6" w:rsidRPr="00462199" w:rsidRDefault="00D179D6" w:rsidP="00202C21">
      <w:pPr>
        <w:pStyle w:val="H3Ashurst"/>
      </w:pPr>
      <w:bookmarkStart w:id="6187" w:name="_Ref144115156"/>
      <w:r w:rsidRPr="00462199">
        <w:lastRenderedPageBreak/>
        <w:t xml:space="preserve">any use by its current or former Representatives or any person to whom Producer Confidential Information is disclosed pursuant to </w:t>
      </w:r>
      <w:r w:rsidR="007248B2" w:rsidRPr="007248B2">
        <w:t>Condition</w:t>
      </w:r>
      <w:r w:rsidRPr="00462199">
        <w:t xml:space="preserve"> </w:t>
      </w:r>
      <w:r w:rsidRPr="00462199">
        <w:fldChar w:fldCharType="begin"/>
      </w:r>
      <w:r w:rsidRPr="00462199">
        <w:instrText xml:space="preserve">  REF _Ref144115129 \r \h \* MERGEFORMAT </w:instrText>
      </w:r>
      <w:r w:rsidRPr="00462199">
        <w:fldChar w:fldCharType="separate"/>
      </w:r>
      <w:del w:id="6188" w:author="Faqir, Sofia (Energy Security)" w:date="2023-11-12T19:47:00Z">
        <w:r w:rsidR="00E473FC" w:rsidRPr="00E473FC">
          <w:rPr>
            <w:color w:val="000000"/>
          </w:rPr>
          <w:delText>73.3(A)(ii)</w:delText>
        </w:r>
      </w:del>
      <w:r w:rsidRPr="00462199">
        <w:fldChar w:fldCharType="end"/>
      </w:r>
      <w:r w:rsidRPr="00462199">
        <w:t xml:space="preserve"> or </w:t>
      </w:r>
      <w:r w:rsidRPr="00462199">
        <w:fldChar w:fldCharType="begin"/>
      </w:r>
      <w:r w:rsidRPr="00462199">
        <w:instrText xml:space="preserve">  REF _Ref144115130 \r \h \* MERGEFORMAT </w:instrText>
      </w:r>
      <w:r w:rsidRPr="00462199">
        <w:fldChar w:fldCharType="separate"/>
      </w:r>
      <w:del w:id="6189" w:author="Faqir, Sofia (Energy Security)" w:date="2023-11-12T19:47:00Z">
        <w:r w:rsidR="00E473FC" w:rsidRPr="00E473FC">
          <w:rPr>
            <w:color w:val="000000"/>
          </w:rPr>
          <w:delText>73.3(A)(iii)</w:delText>
        </w:r>
      </w:del>
      <w:r w:rsidRPr="00462199">
        <w:fldChar w:fldCharType="end"/>
      </w:r>
      <w:r w:rsidRPr="00462199">
        <w:t xml:space="preserve">, of any Producer Confidential Information in breach of </w:t>
      </w:r>
      <w:r w:rsidR="007248B2" w:rsidRPr="007248B2">
        <w:t>Condition</w:t>
      </w:r>
      <w:r w:rsidRPr="00462199">
        <w:t xml:space="preserve"> </w:t>
      </w:r>
      <w:r w:rsidR="001B5BA1">
        <w:fldChar w:fldCharType="begin"/>
      </w:r>
      <w:r w:rsidR="001B5BA1">
        <w:instrText xml:space="preserve"> REF _Ref144115125 \w \h </w:instrText>
      </w:r>
      <w:r w:rsidR="001B5BA1">
        <w:fldChar w:fldCharType="separate"/>
      </w:r>
      <w:del w:id="6190" w:author="Faqir, Sofia (Energy Security)" w:date="2023-11-12T19:47:00Z">
        <w:r w:rsidR="00E473FC">
          <w:delText>73.2</w:delText>
        </w:r>
      </w:del>
      <w:r w:rsidR="001B5BA1">
        <w:fldChar w:fldCharType="end"/>
      </w:r>
      <w:r w:rsidRPr="00462199">
        <w:t>; as if they were subject to it.</w:t>
      </w:r>
      <w:bookmarkEnd w:id="6187"/>
    </w:p>
    <w:p w14:paraId="4EA882E6" w14:textId="77777777" w:rsidR="00D179D6" w:rsidRPr="00462199" w:rsidRDefault="00D179D6" w:rsidP="00516B52">
      <w:pPr>
        <w:pStyle w:val="NormalBoldAshurst"/>
        <w:keepNext/>
      </w:pPr>
      <w:r w:rsidRPr="00462199">
        <w:rPr>
          <w:i/>
        </w:rPr>
        <w:t>LCHA Counterparty Confidential Information</w:t>
      </w:r>
    </w:p>
    <w:p w14:paraId="31B283C1" w14:textId="2B951A62" w:rsidR="00D179D6" w:rsidRPr="00462199" w:rsidRDefault="00D179D6" w:rsidP="005B3BB9">
      <w:pPr>
        <w:pStyle w:val="H2Ashurst"/>
      </w:pPr>
      <w:bookmarkStart w:id="6191" w:name="_Ref144115157"/>
      <w:r w:rsidRPr="00462199">
        <w:t xml:space="preserve">The Producer shall keep all LCHA Counterparty Confidential Information confidential and shall not disclose LCHA Counterparty Confidential Information without the prior written consent of the LCHA Counterparty, other than as permitted by </w:t>
      </w:r>
      <w:r w:rsidR="007248B2" w:rsidRPr="007248B2">
        <w:t>Condition</w:t>
      </w:r>
      <w:r w:rsidRPr="00462199">
        <w:t xml:space="preserve"> </w:t>
      </w:r>
      <w:r w:rsidR="001B5BA1">
        <w:fldChar w:fldCharType="begin"/>
      </w:r>
      <w:r w:rsidR="001B5BA1">
        <w:instrText xml:space="preserve"> REF _Ref144115158 \w \h </w:instrText>
      </w:r>
      <w:r w:rsidR="001B5BA1">
        <w:fldChar w:fldCharType="separate"/>
      </w:r>
      <w:del w:id="6192" w:author="Faqir, Sofia (Energy Security)" w:date="2023-11-12T19:47:00Z">
        <w:r w:rsidR="00E473FC">
          <w:delText>73.9</w:delText>
        </w:r>
      </w:del>
      <w:r w:rsidR="001B5BA1">
        <w:fldChar w:fldCharType="end"/>
      </w:r>
      <w:r w:rsidRPr="00462199">
        <w:t>, or to fulfil the Producer Permitted Purposes.</w:t>
      </w:r>
      <w:bookmarkEnd w:id="6191"/>
    </w:p>
    <w:p w14:paraId="2875408E" w14:textId="1221EEB5" w:rsidR="00D179D6" w:rsidRPr="00462199" w:rsidRDefault="007248B2" w:rsidP="005B3BB9">
      <w:pPr>
        <w:pStyle w:val="H2Ashurst"/>
      </w:pPr>
      <w:bookmarkStart w:id="6193" w:name="_Ref144115158"/>
      <w:r w:rsidRPr="007248B2">
        <w:t>Condition</w:t>
      </w:r>
      <w:r w:rsidR="00D179D6" w:rsidRPr="00462199">
        <w:t xml:space="preserve"> </w:t>
      </w:r>
      <w:r w:rsidR="001B5BA1">
        <w:fldChar w:fldCharType="begin"/>
      </w:r>
      <w:r w:rsidR="001B5BA1">
        <w:instrText xml:space="preserve"> REF _Ref144115157 \w \h </w:instrText>
      </w:r>
      <w:r w:rsidR="001B5BA1">
        <w:fldChar w:fldCharType="separate"/>
      </w:r>
      <w:del w:id="6194" w:author="Faqir, Sofia (Energy Security)" w:date="2023-11-12T19:47:00Z">
        <w:r w:rsidR="00E473FC">
          <w:delText>73.8</w:delText>
        </w:r>
      </w:del>
      <w:r w:rsidR="001B5BA1">
        <w:fldChar w:fldCharType="end"/>
      </w:r>
      <w:r w:rsidR="00D179D6" w:rsidRPr="00462199">
        <w:t xml:space="preserve"> shall not prevent the disclosure of LCHA Counterparty Confidential Information by the Producer:</w:t>
      </w:r>
      <w:bookmarkEnd w:id="6193"/>
    </w:p>
    <w:p w14:paraId="353A5F54" w14:textId="77777777" w:rsidR="00D179D6" w:rsidRPr="00462199" w:rsidRDefault="00D179D6" w:rsidP="00202C21">
      <w:pPr>
        <w:pStyle w:val="H3Ashurst"/>
      </w:pPr>
      <w:bookmarkStart w:id="6195" w:name="_Ref144115159"/>
      <w:r w:rsidRPr="00462199">
        <w:t>on a confidential basis:</w:t>
      </w:r>
      <w:bookmarkEnd w:id="6195"/>
    </w:p>
    <w:p w14:paraId="1B67E7E5" w14:textId="77777777" w:rsidR="00D179D6" w:rsidRPr="00462199" w:rsidRDefault="00D179D6" w:rsidP="005B3BB9">
      <w:pPr>
        <w:pStyle w:val="H4Ashurst"/>
      </w:pPr>
      <w:bookmarkStart w:id="6196" w:name="_Ref144115160"/>
      <w:r w:rsidRPr="00462199">
        <w:t>to its Representatives to enable or assist the Producer to fulfil the Producer Permitted Purposes;</w:t>
      </w:r>
      <w:bookmarkEnd w:id="6196"/>
    </w:p>
    <w:p w14:paraId="7C37EF84" w14:textId="77777777" w:rsidR="00D179D6" w:rsidRPr="00462199" w:rsidRDefault="00D179D6" w:rsidP="005B3BB9">
      <w:pPr>
        <w:pStyle w:val="H4Ashurst"/>
      </w:pPr>
      <w:bookmarkStart w:id="6197" w:name="_Ref144115161"/>
      <w:r w:rsidRPr="00462199">
        <w:t>to members of its Group (and their respective Representatives) to enable or assist the Producer to fulfil the Producer Permitted Purposes;</w:t>
      </w:r>
      <w:bookmarkEnd w:id="6197"/>
    </w:p>
    <w:p w14:paraId="08EC850E" w14:textId="77777777" w:rsidR="00D179D6" w:rsidRPr="00462199" w:rsidRDefault="00D179D6" w:rsidP="005B3BB9">
      <w:pPr>
        <w:pStyle w:val="H4Ashurst"/>
      </w:pPr>
      <w:bookmarkStart w:id="6198" w:name="_Ref144115162"/>
      <w:r w:rsidRPr="00462199">
        <w:t>to any Transferee to fulfil the Producer Permitted Purposes;</w:t>
      </w:r>
      <w:bookmarkEnd w:id="6198"/>
    </w:p>
    <w:p w14:paraId="74B9255A" w14:textId="77777777" w:rsidR="00D179D6" w:rsidRPr="00462199" w:rsidRDefault="00D179D6" w:rsidP="005B3BB9">
      <w:pPr>
        <w:pStyle w:val="H4Ashurst"/>
      </w:pPr>
      <w:bookmarkStart w:id="6199" w:name="_Ref144115163"/>
      <w:r w:rsidRPr="00462199">
        <w:t>to providers or prospective providers to the Producer of debt financing, refinancing or credit support and their professional advisers, provided that such disclosure is restricted to Information necessary for the purposes of assessing the provision or potential provision of such financing, refinancing or credit support;</w:t>
      </w:r>
      <w:bookmarkEnd w:id="6199"/>
    </w:p>
    <w:p w14:paraId="7DDAE188" w14:textId="77777777" w:rsidR="00D179D6" w:rsidRPr="00462199" w:rsidRDefault="00D179D6" w:rsidP="005B3BB9">
      <w:pPr>
        <w:pStyle w:val="H4Ashurst"/>
      </w:pPr>
      <w:bookmarkStart w:id="6200" w:name="_Ref144115164"/>
      <w:r w:rsidRPr="00462199">
        <w:t>to bona fide prospective purchasers of the Facility, provided that such disclosure is restricted to Information necessary for the purpose of assessing such potential purchase;</w:t>
      </w:r>
      <w:bookmarkEnd w:id="6200"/>
    </w:p>
    <w:p w14:paraId="510B17B7" w14:textId="77777777" w:rsidR="00D179D6" w:rsidRPr="00462199" w:rsidRDefault="00D179D6" w:rsidP="005B3BB9">
      <w:pPr>
        <w:pStyle w:val="H4Ashurst"/>
      </w:pPr>
      <w:bookmarkStart w:id="6201" w:name="_Ref144115165"/>
      <w:r w:rsidRPr="00462199">
        <w:t>to any:</w:t>
      </w:r>
      <w:bookmarkEnd w:id="6201"/>
    </w:p>
    <w:p w14:paraId="3199A451" w14:textId="77777777" w:rsidR="00D179D6" w:rsidRPr="00462199" w:rsidRDefault="00D179D6" w:rsidP="00202C21">
      <w:pPr>
        <w:pStyle w:val="H5Ashurst"/>
      </w:pPr>
      <w:bookmarkStart w:id="6202" w:name="_Ref144115166"/>
      <w:r w:rsidRPr="00462199">
        <w:t>Electricity Transmission System Operator, Electricity Transmission Licensee or any Licensed Electricity Distributor, the Gas Licensed Transporter, the Water Licensed Operator, the LCHA Settlement Services Provider, (or to their respective Representatives); and</w:t>
      </w:r>
      <w:bookmarkEnd w:id="6202"/>
    </w:p>
    <w:p w14:paraId="6E419349" w14:textId="77777777" w:rsidR="00D179D6" w:rsidRPr="00462199" w:rsidRDefault="00D179D6" w:rsidP="00202C21">
      <w:pPr>
        <w:pStyle w:val="H5Ashurst"/>
      </w:pPr>
      <w:bookmarkStart w:id="6203" w:name="_Ref144115167"/>
      <w:r w:rsidRPr="00462199">
        <w:t>for CCUS-Enabled Facilities only, the CO</w:t>
      </w:r>
      <w:r w:rsidRPr="00462199">
        <w:rPr>
          <w:vertAlign w:val="subscript"/>
        </w:rPr>
        <w:t>2</w:t>
      </w:r>
      <w:r w:rsidRPr="00462199">
        <w:t xml:space="preserve"> T&amp;S Operator and the Economic Regulator (or to their respective Representatives),</w:t>
      </w:r>
      <w:bookmarkEnd w:id="6203"/>
    </w:p>
    <w:p w14:paraId="64BC4BE2" w14:textId="6F8ED275" w:rsidR="00D179D6" w:rsidRPr="00462199" w:rsidRDefault="00D179D6" w:rsidP="00516B52">
      <w:pPr>
        <w:pStyle w:val="B3Ashurst"/>
      </w:pPr>
      <w:r w:rsidRPr="00462199">
        <w:t xml:space="preserve">to the extent that the Producer considers such disclosure is required to enable or assist: (a) the Producer to fulfil the Producer Permitted Purposes; or (b) such person to fulfil or perform any of its functions, duties or obligations arising out of or in connection with the LCHA or any other UKLCH Programme LCHA or to fulfil or perform any ancillary or related function, duty or obligation (including any such functions, duties or obligations arising by virtue of or pursuant to the </w:t>
      </w:r>
      <w:r w:rsidR="00942024">
        <w:t>EA 2023</w:t>
      </w:r>
      <w:r w:rsidRPr="00462199">
        <w:t>);</w:t>
      </w:r>
    </w:p>
    <w:p w14:paraId="26B7FA64" w14:textId="77777777" w:rsidR="00D179D6" w:rsidRPr="00462199" w:rsidRDefault="00D179D6" w:rsidP="005B3BB9">
      <w:pPr>
        <w:pStyle w:val="H4Ashurst"/>
      </w:pPr>
      <w:bookmarkStart w:id="6204" w:name="_Ref144115168"/>
      <w:r w:rsidRPr="00462199">
        <w:t>for the purposes of:</w:t>
      </w:r>
      <w:bookmarkEnd w:id="6204"/>
    </w:p>
    <w:p w14:paraId="7B0D8745" w14:textId="77777777" w:rsidR="00D179D6" w:rsidRPr="00462199" w:rsidRDefault="00D179D6" w:rsidP="00202C21">
      <w:pPr>
        <w:pStyle w:val="H5Ashurst"/>
      </w:pPr>
      <w:bookmarkStart w:id="6205" w:name="_Ref144115169"/>
      <w:r w:rsidRPr="00462199">
        <w:t>the examination and certification by its auditors of the Producer's accounts; or</w:t>
      </w:r>
      <w:bookmarkEnd w:id="6205"/>
    </w:p>
    <w:p w14:paraId="510B6411" w14:textId="77777777" w:rsidR="00D179D6" w:rsidRPr="00462199" w:rsidRDefault="00D179D6" w:rsidP="00202C21">
      <w:pPr>
        <w:pStyle w:val="H5Ashurst"/>
      </w:pPr>
      <w:bookmarkStart w:id="6206" w:name="_Ref144115170"/>
      <w:r w:rsidRPr="00462199">
        <w:lastRenderedPageBreak/>
        <w:t>complying with a proper request from the Producer's insurance adviser or insurer on placing or renewing any insurance policies,</w:t>
      </w:r>
      <w:bookmarkEnd w:id="6206"/>
    </w:p>
    <w:p w14:paraId="3D0ABFB6" w14:textId="4C68D7BF" w:rsidR="00D179D6" w:rsidRPr="00462199" w:rsidRDefault="00D179D6" w:rsidP="00516B52">
      <w:pPr>
        <w:pStyle w:val="B3Ashurst"/>
      </w:pPr>
      <w:r w:rsidRPr="00462199">
        <w:t xml:space="preserve">provided that: (i) the Producer shall use reasonable endeavours to inform the recipient of the LCHA Counterparty Confidential Information of the Producer's obligations pursuant to </w:t>
      </w:r>
      <w:r w:rsidR="007248B2" w:rsidRPr="007248B2">
        <w:t>Condition</w:t>
      </w:r>
      <w:r w:rsidRPr="00462199">
        <w:t xml:space="preserve"> </w:t>
      </w:r>
      <w:r w:rsidR="001B5BA1">
        <w:fldChar w:fldCharType="begin"/>
      </w:r>
      <w:r w:rsidR="001B5BA1">
        <w:instrText xml:space="preserve"> REF _Ref144115157 \w \h </w:instrText>
      </w:r>
      <w:r w:rsidR="001B5BA1">
        <w:fldChar w:fldCharType="separate"/>
      </w:r>
      <w:del w:id="6207" w:author="Faqir, Sofia (Energy Security)" w:date="2023-11-12T19:47:00Z">
        <w:r w:rsidR="00E473FC">
          <w:delText>73.8</w:delText>
        </w:r>
      </w:del>
      <w:r w:rsidR="001B5BA1">
        <w:fldChar w:fldCharType="end"/>
      </w:r>
      <w:r w:rsidRPr="00462199">
        <w:t xml:space="preserve">; and (ii) in the case of disclosure of LCHA Counterparty Confidential Information pursuant to </w:t>
      </w:r>
      <w:r w:rsidR="007248B2" w:rsidRPr="007248B2">
        <w:t>Condition</w:t>
      </w:r>
      <w:r w:rsidR="00E744DB">
        <w:t xml:space="preserve"> </w:t>
      </w:r>
      <w:r w:rsidR="00E744DB">
        <w:fldChar w:fldCharType="begin"/>
      </w:r>
      <w:r w:rsidR="00E744DB">
        <w:instrText xml:space="preserve"> REF _Ref144115160 \w \h </w:instrText>
      </w:r>
      <w:r w:rsidR="00E744DB">
        <w:fldChar w:fldCharType="separate"/>
      </w:r>
      <w:del w:id="6208" w:author="Faqir, Sofia (Energy Security)" w:date="2023-11-12T19:47:00Z">
        <w:r w:rsidR="00E473FC">
          <w:delText>73.9(A)(i)</w:delText>
        </w:r>
      </w:del>
      <w:r w:rsidR="00E744DB">
        <w:fldChar w:fldCharType="end"/>
      </w:r>
      <w:r w:rsidR="00E744DB">
        <w:t xml:space="preserve">, </w:t>
      </w:r>
      <w:r w:rsidR="00E744DB">
        <w:fldChar w:fldCharType="begin"/>
      </w:r>
      <w:r w:rsidR="00E744DB">
        <w:instrText xml:space="preserve"> REF _Ref144115161 \w \h </w:instrText>
      </w:r>
      <w:r w:rsidR="00E744DB">
        <w:fldChar w:fldCharType="separate"/>
      </w:r>
      <w:del w:id="6209" w:author="Faqir, Sofia (Energy Security)" w:date="2023-11-12T19:47:00Z">
        <w:r w:rsidR="00E473FC">
          <w:delText>73.9(A)(ii)</w:delText>
        </w:r>
      </w:del>
      <w:r w:rsidR="00E744DB">
        <w:fldChar w:fldCharType="end"/>
      </w:r>
      <w:r w:rsidR="00E744DB">
        <w:t xml:space="preserve">, </w:t>
      </w:r>
      <w:r w:rsidR="00E744DB">
        <w:fldChar w:fldCharType="begin"/>
      </w:r>
      <w:r w:rsidR="00E744DB">
        <w:instrText xml:space="preserve"> REF _Ref144115162 \w \h </w:instrText>
      </w:r>
      <w:r w:rsidR="00E744DB">
        <w:fldChar w:fldCharType="separate"/>
      </w:r>
      <w:del w:id="6210" w:author="Faqir, Sofia (Energy Security)" w:date="2023-11-12T19:47:00Z">
        <w:r w:rsidR="00E473FC">
          <w:delText>73.9(A)(iii)</w:delText>
        </w:r>
      </w:del>
      <w:r w:rsidR="00E744DB">
        <w:fldChar w:fldCharType="end"/>
      </w:r>
      <w:r w:rsidR="00E744DB">
        <w:t xml:space="preserve">, </w:t>
      </w:r>
      <w:r w:rsidR="00E744DB">
        <w:fldChar w:fldCharType="begin"/>
      </w:r>
      <w:r w:rsidR="00E744DB">
        <w:instrText xml:space="preserve"> REF _Ref144115163 \w \h </w:instrText>
      </w:r>
      <w:r w:rsidR="00E744DB">
        <w:fldChar w:fldCharType="separate"/>
      </w:r>
      <w:del w:id="6211" w:author="Faqir, Sofia (Energy Security)" w:date="2023-11-12T19:47:00Z">
        <w:r w:rsidR="00E473FC">
          <w:delText>73.9(A)(iv)</w:delText>
        </w:r>
      </w:del>
      <w:r w:rsidR="00E744DB">
        <w:fldChar w:fldCharType="end"/>
      </w:r>
      <w:r w:rsidR="00E744DB">
        <w:t xml:space="preserve"> </w:t>
      </w:r>
      <w:r w:rsidRPr="00462199">
        <w:t>or</w:t>
      </w:r>
      <w:r w:rsidR="00E744DB">
        <w:t xml:space="preserve"> </w:t>
      </w:r>
      <w:r w:rsidR="00E744DB">
        <w:fldChar w:fldCharType="begin"/>
      </w:r>
      <w:r w:rsidR="00E744DB">
        <w:instrText xml:space="preserve"> REF _Ref144115164 \w \h </w:instrText>
      </w:r>
      <w:r w:rsidR="00E744DB">
        <w:fldChar w:fldCharType="separate"/>
      </w:r>
      <w:del w:id="6212" w:author="Faqir, Sofia (Energy Security)" w:date="2023-11-12T19:47:00Z">
        <w:r w:rsidR="00E473FC">
          <w:delText>73.9(A)(v)</w:delText>
        </w:r>
      </w:del>
      <w:r w:rsidR="00E744DB">
        <w:fldChar w:fldCharType="end"/>
      </w:r>
      <w:r w:rsidRPr="00462199">
        <w:t xml:space="preserve">, the Producer shall ensure that the recipient of the LCHA Counterparty Confidential Information shall be subject to substantially the same obligation of confidentiality as contained in </w:t>
      </w:r>
      <w:r w:rsidR="007248B2" w:rsidRPr="007248B2">
        <w:t>Condition</w:t>
      </w:r>
      <w:r w:rsidRPr="00462199">
        <w:t xml:space="preserve"> </w:t>
      </w:r>
      <w:r w:rsidR="001B5BA1">
        <w:fldChar w:fldCharType="begin"/>
      </w:r>
      <w:r w:rsidR="001B5BA1">
        <w:instrText xml:space="preserve"> REF _Ref144115157 \w \h </w:instrText>
      </w:r>
      <w:r w:rsidR="001B5BA1">
        <w:fldChar w:fldCharType="separate"/>
      </w:r>
      <w:del w:id="6213" w:author="Faqir, Sofia (Energy Security)" w:date="2023-11-12T19:47:00Z">
        <w:r w:rsidR="00E473FC">
          <w:delText>73.8</w:delText>
        </w:r>
      </w:del>
      <w:r w:rsidR="001B5BA1">
        <w:fldChar w:fldCharType="end"/>
      </w:r>
      <w:r w:rsidRPr="00462199">
        <w:t>;</w:t>
      </w:r>
    </w:p>
    <w:p w14:paraId="6069734B" w14:textId="77777777" w:rsidR="00D179D6" w:rsidRPr="00462199" w:rsidRDefault="00D179D6" w:rsidP="00202C21">
      <w:pPr>
        <w:pStyle w:val="H3Ashurst"/>
      </w:pPr>
      <w:bookmarkStart w:id="6214" w:name="_Ref144115171"/>
      <w:r w:rsidRPr="00462199">
        <w:t>to enable a Dispute to be instigated, progressed, consolidated with other disputes, settled or determined pursuant to and in accordance with the Dispute Resolution Procedure (except where the relevant LCHA Counterparty Confidential Information has been provided on a "without prejudice" or "without prejudice save as to costs" basis);</w:t>
      </w:r>
      <w:bookmarkEnd w:id="6214"/>
    </w:p>
    <w:p w14:paraId="4878FDB4" w14:textId="6D29A502" w:rsidR="00D179D6" w:rsidRPr="00462199" w:rsidRDefault="00D179D6" w:rsidP="00202C21">
      <w:pPr>
        <w:pStyle w:val="H3Ashurst"/>
      </w:pPr>
      <w:bookmarkStart w:id="6215" w:name="_Ref144115172"/>
      <w:r w:rsidRPr="00462199">
        <w:t xml:space="preserve">(subject to </w:t>
      </w:r>
      <w:r w:rsidR="007248B2" w:rsidRPr="007248B2">
        <w:t>Condition</w:t>
      </w:r>
      <w:r w:rsidRPr="00462199">
        <w:t xml:space="preserve"> </w:t>
      </w:r>
      <w:r w:rsidR="001B5BA1">
        <w:fldChar w:fldCharType="begin"/>
      </w:r>
      <w:r w:rsidR="001B5BA1">
        <w:instrText xml:space="preserve"> REF _Ref144115174 \w \h </w:instrText>
      </w:r>
      <w:r w:rsidR="001B5BA1">
        <w:fldChar w:fldCharType="separate"/>
      </w:r>
      <w:del w:id="6216" w:author="Faqir, Sofia (Energy Security)" w:date="2023-11-12T19:47:00Z">
        <w:r w:rsidR="00E473FC">
          <w:delText>73.10</w:delText>
        </w:r>
      </w:del>
      <w:r w:rsidR="001B5BA1">
        <w:fldChar w:fldCharType="end"/>
      </w:r>
      <w:r w:rsidRPr="00462199">
        <w:t>) which is required to comply with any Law or Directive (including the rules of any securities exchange, clearing system or regulatory body) having the force of law or, if not having the force of law, compliance with which is in accordance with the general practice of the Producer; or</w:t>
      </w:r>
      <w:bookmarkEnd w:id="6215"/>
    </w:p>
    <w:p w14:paraId="64A9CD16" w14:textId="77777777" w:rsidR="00D179D6" w:rsidRPr="00462199" w:rsidRDefault="00D179D6" w:rsidP="00202C21">
      <w:pPr>
        <w:pStyle w:val="H3Ashurst"/>
      </w:pPr>
      <w:bookmarkStart w:id="6217" w:name="_Ref144115173"/>
      <w:r w:rsidRPr="00462199">
        <w:t>that is otherwise expressly permitted pursuant to the terms, or required for the operation or fulfilment, of the LCHA or any other LCHA Document.</w:t>
      </w:r>
      <w:bookmarkEnd w:id="6217"/>
    </w:p>
    <w:p w14:paraId="612DB801" w14:textId="71AC29C5" w:rsidR="00D179D6" w:rsidRPr="00462199" w:rsidRDefault="00D179D6" w:rsidP="005B3BB9">
      <w:pPr>
        <w:pStyle w:val="H2Ashurst"/>
      </w:pPr>
      <w:bookmarkStart w:id="6218" w:name="_Ref144115174"/>
      <w:r w:rsidRPr="00462199">
        <w:t xml:space="preserve">Prior to any disclosure of LCHA Counterparty Confidential Information by the Producer pursuant to </w:t>
      </w:r>
      <w:r w:rsidR="007248B2" w:rsidRPr="007248B2">
        <w:t>Condition</w:t>
      </w:r>
      <w:r w:rsidRPr="00462199">
        <w:t xml:space="preserve"> </w:t>
      </w:r>
      <w:r w:rsidRPr="00462199">
        <w:fldChar w:fldCharType="begin"/>
      </w:r>
      <w:r w:rsidRPr="00462199">
        <w:instrText xml:space="preserve">  REF _Ref144115172 \r \h \* MERGEFORMAT </w:instrText>
      </w:r>
      <w:r w:rsidRPr="00462199">
        <w:fldChar w:fldCharType="separate"/>
      </w:r>
      <w:del w:id="6219" w:author="Faqir, Sofia (Energy Security)" w:date="2023-11-12T19:47:00Z">
        <w:r w:rsidR="00E473FC" w:rsidRPr="00E473FC">
          <w:rPr>
            <w:color w:val="000000"/>
          </w:rPr>
          <w:delText>73.9(C)</w:delText>
        </w:r>
      </w:del>
      <w:r w:rsidRPr="00462199">
        <w:fldChar w:fldCharType="end"/>
      </w:r>
      <w:r w:rsidRPr="00462199">
        <w:t>, the Producer shall use reasonable endeavours to give notice to the LCHA Counterparty of the LCHA Counterparty Confidential Information to be disclosed, provided that it is lawful and reasonably practicable in the circumstances to do so.</w:t>
      </w:r>
      <w:bookmarkEnd w:id="6218"/>
    </w:p>
    <w:p w14:paraId="31F8F799" w14:textId="77777777" w:rsidR="00D179D6" w:rsidRPr="00462199" w:rsidRDefault="00D179D6" w:rsidP="005B3BB9">
      <w:pPr>
        <w:pStyle w:val="NormalBoldAshurst"/>
      </w:pPr>
      <w:r w:rsidRPr="00462199">
        <w:rPr>
          <w:i/>
        </w:rPr>
        <w:t>Producer: liability for Representatives and service providers</w:t>
      </w:r>
    </w:p>
    <w:p w14:paraId="373F7E60" w14:textId="77777777" w:rsidR="00D179D6" w:rsidRPr="00462199" w:rsidRDefault="00D179D6" w:rsidP="005B3BB9">
      <w:pPr>
        <w:pStyle w:val="H2Ashurst"/>
      </w:pPr>
      <w:bookmarkStart w:id="6220" w:name="_Ref144115175"/>
      <w:r w:rsidRPr="00462199">
        <w:t>The Producer shall be responsible for:</w:t>
      </w:r>
      <w:bookmarkEnd w:id="6220"/>
    </w:p>
    <w:p w14:paraId="19E001E4" w14:textId="08702D58" w:rsidR="00D179D6" w:rsidRPr="00462199" w:rsidRDefault="00D179D6" w:rsidP="00202C21">
      <w:pPr>
        <w:pStyle w:val="H3Ashurst"/>
      </w:pPr>
      <w:bookmarkStart w:id="6221" w:name="_Ref144115176"/>
      <w:r w:rsidRPr="00462199">
        <w:t xml:space="preserve">any failure by its current or former Representatives or any person to whom LCHA Counterparty Confidential Information is disclosed pursuant to </w:t>
      </w:r>
      <w:r w:rsidR="007248B2" w:rsidRPr="007248B2">
        <w:t>Condition</w:t>
      </w:r>
      <w:r w:rsidRPr="00462199">
        <w:t xml:space="preserve"> </w:t>
      </w:r>
      <w:r w:rsidRPr="00462199">
        <w:fldChar w:fldCharType="begin"/>
      </w:r>
      <w:r w:rsidRPr="00462199">
        <w:instrText xml:space="preserve">  REF _Ref144115161 \r \h \* MERGEFORMAT </w:instrText>
      </w:r>
      <w:r w:rsidRPr="00462199">
        <w:fldChar w:fldCharType="separate"/>
      </w:r>
      <w:del w:id="6222" w:author="Faqir, Sofia (Energy Security)" w:date="2023-11-12T19:47:00Z">
        <w:r w:rsidR="00E473FC" w:rsidRPr="00E473FC">
          <w:rPr>
            <w:color w:val="000000"/>
          </w:rPr>
          <w:delText>73.9(A)(ii)</w:delText>
        </w:r>
      </w:del>
      <w:r w:rsidRPr="00462199">
        <w:fldChar w:fldCharType="end"/>
      </w:r>
      <w:r w:rsidRPr="00462199">
        <w:t xml:space="preserve">, </w:t>
      </w:r>
      <w:r w:rsidRPr="00462199">
        <w:fldChar w:fldCharType="begin"/>
      </w:r>
      <w:r w:rsidRPr="00462199">
        <w:instrText xml:space="preserve">  REF _Ref144115162 \r \h \* MERGEFORMAT </w:instrText>
      </w:r>
      <w:r w:rsidRPr="00462199">
        <w:fldChar w:fldCharType="separate"/>
      </w:r>
      <w:del w:id="6223" w:author="Faqir, Sofia (Energy Security)" w:date="2023-11-12T19:47:00Z">
        <w:r w:rsidR="00E473FC" w:rsidRPr="00E473FC">
          <w:rPr>
            <w:color w:val="000000"/>
          </w:rPr>
          <w:delText>73.9(A)(iii)</w:delText>
        </w:r>
      </w:del>
      <w:r w:rsidRPr="00462199">
        <w:fldChar w:fldCharType="end"/>
      </w:r>
      <w:r w:rsidRPr="00462199">
        <w:t xml:space="preserve">, </w:t>
      </w:r>
      <w:r w:rsidRPr="00462199">
        <w:fldChar w:fldCharType="begin"/>
      </w:r>
      <w:r w:rsidRPr="00462199">
        <w:instrText xml:space="preserve">  REF _Ref144115163 \r \h \* MERGEFORMAT </w:instrText>
      </w:r>
      <w:r w:rsidRPr="00462199">
        <w:fldChar w:fldCharType="separate"/>
      </w:r>
      <w:del w:id="6224" w:author="Faqir, Sofia (Energy Security)" w:date="2023-11-12T19:47:00Z">
        <w:r w:rsidR="00E473FC" w:rsidRPr="00E473FC">
          <w:rPr>
            <w:color w:val="000000"/>
          </w:rPr>
          <w:delText>73.9(A)(iv)</w:delText>
        </w:r>
      </w:del>
      <w:r w:rsidRPr="00462199">
        <w:fldChar w:fldCharType="end"/>
      </w:r>
      <w:r w:rsidRPr="00462199">
        <w:t xml:space="preserve"> or </w:t>
      </w:r>
      <w:r w:rsidRPr="00462199">
        <w:fldChar w:fldCharType="begin"/>
      </w:r>
      <w:r w:rsidRPr="00462199">
        <w:instrText xml:space="preserve">  REF _Ref144115164 \r \h \* MERGEFORMAT </w:instrText>
      </w:r>
      <w:r w:rsidRPr="00462199">
        <w:fldChar w:fldCharType="separate"/>
      </w:r>
      <w:del w:id="6225" w:author="Faqir, Sofia (Energy Security)" w:date="2023-11-12T19:47:00Z">
        <w:r w:rsidR="00E473FC" w:rsidRPr="00E473FC">
          <w:rPr>
            <w:color w:val="000000"/>
          </w:rPr>
          <w:delText>73.9(A)(v)</w:delText>
        </w:r>
      </w:del>
      <w:r w:rsidRPr="00462199">
        <w:fldChar w:fldCharType="end"/>
      </w:r>
      <w:r w:rsidRPr="00462199">
        <w:t xml:space="preserve"> to comply with </w:t>
      </w:r>
      <w:r w:rsidR="007248B2" w:rsidRPr="007248B2">
        <w:t>Condition</w:t>
      </w:r>
      <w:r w:rsidRPr="00462199">
        <w:t xml:space="preserve"> </w:t>
      </w:r>
      <w:r w:rsidR="001B5BA1">
        <w:fldChar w:fldCharType="begin"/>
      </w:r>
      <w:r w:rsidR="001B5BA1">
        <w:instrText xml:space="preserve"> REF _Ref144115157 \w \h </w:instrText>
      </w:r>
      <w:r w:rsidR="001B5BA1">
        <w:fldChar w:fldCharType="separate"/>
      </w:r>
      <w:del w:id="6226" w:author="Faqir, Sofia (Energy Security)" w:date="2023-11-12T19:47:00Z">
        <w:r w:rsidR="00E473FC">
          <w:delText>73.8</w:delText>
        </w:r>
      </w:del>
      <w:r w:rsidR="001B5BA1">
        <w:fldChar w:fldCharType="end"/>
      </w:r>
      <w:r w:rsidRPr="00462199">
        <w:t xml:space="preserve"> as if they were subject to it; and</w:t>
      </w:r>
      <w:bookmarkEnd w:id="6221"/>
    </w:p>
    <w:p w14:paraId="41B55993" w14:textId="59596C65" w:rsidR="00D179D6" w:rsidRPr="00462199" w:rsidRDefault="00D179D6" w:rsidP="00202C21">
      <w:pPr>
        <w:pStyle w:val="H3Ashurst"/>
      </w:pPr>
      <w:bookmarkStart w:id="6227" w:name="_Ref144115177"/>
      <w:r w:rsidRPr="00462199">
        <w:t xml:space="preserve">any use by its current or former Representatives or any person to whom LCHA Counterparty Confidential Information is disclosed pursuant to </w:t>
      </w:r>
      <w:r w:rsidR="007248B2" w:rsidRPr="007248B2">
        <w:t>Condition</w:t>
      </w:r>
      <w:r w:rsidRPr="00462199">
        <w:t xml:space="preserve"> </w:t>
      </w:r>
      <w:r w:rsidRPr="00462199">
        <w:fldChar w:fldCharType="begin"/>
      </w:r>
      <w:r w:rsidRPr="00462199">
        <w:instrText xml:space="preserve">  REF _Ref144115161 \r \h \* MERGEFORMAT </w:instrText>
      </w:r>
      <w:r w:rsidRPr="00462199">
        <w:fldChar w:fldCharType="separate"/>
      </w:r>
      <w:del w:id="6228" w:author="Faqir, Sofia (Energy Security)" w:date="2023-11-12T19:47:00Z">
        <w:r w:rsidR="00E473FC" w:rsidRPr="00E473FC">
          <w:rPr>
            <w:color w:val="000000"/>
          </w:rPr>
          <w:delText>73.9(A)(ii)</w:delText>
        </w:r>
      </w:del>
      <w:r w:rsidRPr="00462199">
        <w:fldChar w:fldCharType="end"/>
      </w:r>
      <w:r w:rsidRPr="00462199">
        <w:t xml:space="preserve"> or </w:t>
      </w:r>
      <w:r w:rsidRPr="00462199">
        <w:fldChar w:fldCharType="begin"/>
      </w:r>
      <w:r w:rsidRPr="00462199">
        <w:instrText xml:space="preserve">  REF _Ref144115162 \r \h \* MERGEFORMAT </w:instrText>
      </w:r>
      <w:r w:rsidRPr="00462199">
        <w:fldChar w:fldCharType="separate"/>
      </w:r>
      <w:del w:id="6229" w:author="Faqir, Sofia (Energy Security)" w:date="2023-11-12T19:47:00Z">
        <w:r w:rsidR="00E473FC" w:rsidRPr="00E473FC">
          <w:rPr>
            <w:color w:val="000000"/>
          </w:rPr>
          <w:delText>73.9(A)(iii)</w:delText>
        </w:r>
      </w:del>
      <w:r w:rsidRPr="00462199">
        <w:fldChar w:fldCharType="end"/>
      </w:r>
      <w:r w:rsidRPr="00462199">
        <w:t xml:space="preserve">, of any LCHA Counterparty Confidential Information in breach of </w:t>
      </w:r>
      <w:r w:rsidR="007248B2" w:rsidRPr="007248B2">
        <w:t>Condition</w:t>
      </w:r>
      <w:r w:rsidRPr="00462199">
        <w:t xml:space="preserve"> </w:t>
      </w:r>
      <w:r w:rsidR="001B5BA1">
        <w:fldChar w:fldCharType="begin"/>
      </w:r>
      <w:r w:rsidR="001B5BA1">
        <w:instrText xml:space="preserve"> REF _Ref144115157 \w \h </w:instrText>
      </w:r>
      <w:r w:rsidR="001B5BA1">
        <w:fldChar w:fldCharType="separate"/>
      </w:r>
      <w:del w:id="6230" w:author="Faqir, Sofia (Energy Security)" w:date="2023-11-12T19:47:00Z">
        <w:r w:rsidR="00E473FC">
          <w:delText>73.8</w:delText>
        </w:r>
      </w:del>
      <w:r w:rsidR="001B5BA1">
        <w:fldChar w:fldCharType="end"/>
      </w:r>
      <w:r w:rsidRPr="00462199">
        <w:t xml:space="preserve"> as if they were subject to it; and</w:t>
      </w:r>
      <w:bookmarkEnd w:id="6227"/>
    </w:p>
    <w:p w14:paraId="653A3CC2" w14:textId="5C914079" w:rsidR="00D179D6" w:rsidRPr="00462199" w:rsidRDefault="00D179D6" w:rsidP="00202C21">
      <w:pPr>
        <w:pStyle w:val="H3Ashurst"/>
      </w:pPr>
      <w:bookmarkStart w:id="6231" w:name="_Ref144115178"/>
      <w:r w:rsidRPr="00462199">
        <w:t xml:space="preserve">any failure by any person to whom LCHA Counterparty Confidential Information is disclosed pursuant to </w:t>
      </w:r>
      <w:r w:rsidR="007248B2" w:rsidRPr="007248B2">
        <w:t>Condition</w:t>
      </w:r>
      <w:r w:rsidRPr="00462199">
        <w:t xml:space="preserve"> </w:t>
      </w:r>
      <w:r w:rsidRPr="00462199">
        <w:fldChar w:fldCharType="begin"/>
      </w:r>
      <w:r w:rsidRPr="00462199">
        <w:instrText xml:space="preserve">  REF _Ref144115163 \r \h \* MERGEFORMAT </w:instrText>
      </w:r>
      <w:r w:rsidRPr="00462199">
        <w:fldChar w:fldCharType="separate"/>
      </w:r>
      <w:del w:id="6232" w:author="Faqir, Sofia (Energy Security)" w:date="2023-11-12T19:47:00Z">
        <w:r w:rsidR="00E473FC" w:rsidRPr="00E473FC">
          <w:rPr>
            <w:color w:val="000000"/>
          </w:rPr>
          <w:delText>73.9(A)(iv)</w:delText>
        </w:r>
      </w:del>
      <w:r w:rsidRPr="00462199">
        <w:fldChar w:fldCharType="end"/>
      </w:r>
      <w:r w:rsidRPr="00462199">
        <w:t xml:space="preserve"> or </w:t>
      </w:r>
      <w:r w:rsidRPr="00462199">
        <w:fldChar w:fldCharType="begin"/>
      </w:r>
      <w:r w:rsidRPr="00462199">
        <w:instrText xml:space="preserve">  REF _Ref144115164 \r \h \* MERGEFORMAT </w:instrText>
      </w:r>
      <w:r w:rsidRPr="00462199">
        <w:fldChar w:fldCharType="separate"/>
      </w:r>
      <w:del w:id="6233" w:author="Faqir, Sofia (Energy Security)" w:date="2023-11-12T19:47:00Z">
        <w:r w:rsidR="00E473FC" w:rsidRPr="00E473FC">
          <w:rPr>
            <w:color w:val="000000"/>
          </w:rPr>
          <w:delText>73.9(A)(v)</w:delText>
        </w:r>
      </w:del>
      <w:r w:rsidRPr="00462199">
        <w:fldChar w:fldCharType="end"/>
      </w:r>
      <w:r w:rsidRPr="00462199">
        <w:t xml:space="preserve"> to comply with the restrictions on usage of LCHA Counterparty Confidential Information provided for in such </w:t>
      </w:r>
      <w:r w:rsidR="007248B2" w:rsidRPr="007248B2">
        <w:t>Condition</w:t>
      </w:r>
      <w:r w:rsidRPr="00462199">
        <w:t>s.</w:t>
      </w:r>
      <w:bookmarkEnd w:id="6231"/>
    </w:p>
    <w:p w14:paraId="0639CEF3" w14:textId="77777777" w:rsidR="00D179D6" w:rsidRPr="00462199" w:rsidRDefault="00D179D6" w:rsidP="005B3BB9">
      <w:pPr>
        <w:pStyle w:val="NormalBoldAshurst"/>
      </w:pPr>
      <w:r w:rsidRPr="00462199">
        <w:rPr>
          <w:i/>
        </w:rPr>
        <w:t>No licence</w:t>
      </w:r>
    </w:p>
    <w:p w14:paraId="72C4E60A" w14:textId="4B6342B0" w:rsidR="00D179D6" w:rsidRPr="00462199" w:rsidRDefault="00D179D6" w:rsidP="005B3BB9">
      <w:pPr>
        <w:pStyle w:val="H2Ashurst"/>
      </w:pPr>
      <w:bookmarkStart w:id="6234" w:name="_Ref144115179"/>
      <w:r w:rsidRPr="00462199">
        <w:t xml:space="preserve">No right or licence is granted to any person in relation to any Confidential Information save as explicitly set out in this </w:t>
      </w:r>
      <w:r w:rsidR="007248B2" w:rsidRPr="007248B2">
        <w:t>Condition</w:t>
      </w:r>
      <w:r w:rsidRPr="00462199">
        <w:t xml:space="preserve"> </w:t>
      </w:r>
      <w:r w:rsidR="001B5BA1">
        <w:fldChar w:fldCharType="begin"/>
      </w:r>
      <w:r w:rsidR="001B5BA1">
        <w:instrText xml:space="preserve"> REF _Ref144480267 \w \h </w:instrText>
      </w:r>
      <w:r w:rsidR="001B5BA1">
        <w:fldChar w:fldCharType="separate"/>
      </w:r>
      <w:del w:id="6235" w:author="Faqir, Sofia (Energy Security)" w:date="2023-11-12T19:47:00Z">
        <w:r w:rsidR="00E473FC">
          <w:delText>73</w:delText>
        </w:r>
      </w:del>
      <w:r w:rsidR="001B5BA1">
        <w:fldChar w:fldCharType="end"/>
      </w:r>
      <w:r w:rsidRPr="00462199">
        <w:t xml:space="preserve"> (</w:t>
      </w:r>
      <w:r w:rsidRPr="00462199">
        <w:rPr>
          <w:i/>
        </w:rPr>
        <w:t>Confidentiality</w:t>
      </w:r>
      <w:r w:rsidRPr="00462199">
        <w:t>).</w:t>
      </w:r>
      <w:bookmarkEnd w:id="6234"/>
    </w:p>
    <w:p w14:paraId="06B9FC75" w14:textId="77777777" w:rsidR="00D179D6" w:rsidRPr="00462199" w:rsidRDefault="00D179D6" w:rsidP="005B3BB9">
      <w:pPr>
        <w:pStyle w:val="H1Ashurst"/>
      </w:pPr>
      <w:bookmarkStart w:id="6236" w:name="_Ref144115180"/>
      <w:bookmarkStart w:id="6237" w:name="_Ref144479870"/>
      <w:bookmarkStart w:id="6238" w:name="_Ref144480878"/>
      <w:bookmarkStart w:id="6239" w:name="_Toc149833732"/>
      <w:r w:rsidRPr="00462199">
        <w:t>Announcements</w:t>
      </w:r>
      <w:bookmarkEnd w:id="6236"/>
      <w:bookmarkEnd w:id="6237"/>
      <w:bookmarkEnd w:id="6238"/>
      <w:bookmarkEnd w:id="6239"/>
    </w:p>
    <w:p w14:paraId="2816BA7F" w14:textId="77777777" w:rsidR="00D179D6" w:rsidRPr="00462199" w:rsidRDefault="00D179D6" w:rsidP="005B3BB9">
      <w:pPr>
        <w:pStyle w:val="NormalBoldAshurst"/>
      </w:pPr>
      <w:r w:rsidRPr="00462199">
        <w:rPr>
          <w:i/>
        </w:rPr>
        <w:t>No announcements</w:t>
      </w:r>
    </w:p>
    <w:p w14:paraId="0AFD5123" w14:textId="77777777" w:rsidR="00D179D6" w:rsidRPr="00462199" w:rsidRDefault="00D179D6" w:rsidP="005B3BB9">
      <w:pPr>
        <w:pStyle w:val="H2Ashurst"/>
      </w:pPr>
      <w:bookmarkStart w:id="6240" w:name="_Ref144115181"/>
      <w:r w:rsidRPr="00462199">
        <w:lastRenderedPageBreak/>
        <w:t>The Producer:</w:t>
      </w:r>
      <w:bookmarkEnd w:id="6240"/>
    </w:p>
    <w:p w14:paraId="331E6BA1" w14:textId="77777777" w:rsidR="00D179D6" w:rsidRPr="00462199" w:rsidRDefault="00D179D6" w:rsidP="00202C21">
      <w:pPr>
        <w:pStyle w:val="H3Ashurst"/>
      </w:pPr>
      <w:bookmarkStart w:id="6241" w:name="_Ref144115182"/>
      <w:r w:rsidRPr="00462199">
        <w:t>shall not, and shall ensure that its directors, officers and employees do not; and</w:t>
      </w:r>
      <w:bookmarkEnd w:id="6241"/>
    </w:p>
    <w:p w14:paraId="3113D701" w14:textId="77777777" w:rsidR="00D179D6" w:rsidRPr="00462199" w:rsidRDefault="00D179D6" w:rsidP="00202C21">
      <w:pPr>
        <w:pStyle w:val="H3Ashurst"/>
      </w:pPr>
      <w:bookmarkStart w:id="6242" w:name="_Ref144115183"/>
      <w:r w:rsidRPr="00462199">
        <w:t>shall use reasonable endeavours to ensure that each of its other current or former Representatives and each member of its Group (and their respective Representatives) do not,</w:t>
      </w:r>
      <w:bookmarkEnd w:id="6242"/>
    </w:p>
    <w:p w14:paraId="612C2132" w14:textId="77777777" w:rsidR="00D179D6" w:rsidRPr="00462199" w:rsidRDefault="00D179D6" w:rsidP="005B3BB9">
      <w:pPr>
        <w:pStyle w:val="B12Ashurst"/>
      </w:pPr>
      <w:r w:rsidRPr="00462199">
        <w:t>make, publish, issue or release any announcement or public statement in relation to, or which refers to, the LCHA or any other LCHA Document or any related or ancillary matter, without the express prior consent of the LCHA Counterparty (such consent not to be unreasonably withheld or delayed).</w:t>
      </w:r>
    </w:p>
    <w:p w14:paraId="75026137" w14:textId="77777777" w:rsidR="00D179D6" w:rsidRPr="00462199" w:rsidRDefault="00D179D6" w:rsidP="005B3BB9">
      <w:pPr>
        <w:pStyle w:val="NormalBoldAshurst"/>
      </w:pPr>
      <w:r w:rsidRPr="00462199">
        <w:rPr>
          <w:i/>
        </w:rPr>
        <w:t>Producer permitted announcements</w:t>
      </w:r>
    </w:p>
    <w:p w14:paraId="775863F4" w14:textId="3A0246E2" w:rsidR="00D179D6" w:rsidRPr="00462199" w:rsidRDefault="00D179D6" w:rsidP="005B3BB9">
      <w:pPr>
        <w:pStyle w:val="H2Ashurst"/>
      </w:pPr>
      <w:bookmarkStart w:id="6243" w:name="_Ref144115184"/>
      <w:r w:rsidRPr="00462199">
        <w:t xml:space="preserve">Notwithstanding </w:t>
      </w:r>
      <w:r w:rsidR="007248B2" w:rsidRPr="007248B2">
        <w:t>Condition</w:t>
      </w:r>
      <w:r w:rsidRPr="00462199">
        <w:t xml:space="preserve"> </w:t>
      </w:r>
      <w:r w:rsidR="00927881">
        <w:fldChar w:fldCharType="begin"/>
      </w:r>
      <w:r w:rsidR="00927881">
        <w:instrText xml:space="preserve"> REF _Ref144115181 \w \h </w:instrText>
      </w:r>
      <w:r w:rsidR="00927881">
        <w:fldChar w:fldCharType="separate"/>
      </w:r>
      <w:del w:id="6244" w:author="Faqir, Sofia (Energy Security)" w:date="2023-11-12T19:47:00Z">
        <w:r w:rsidR="00E473FC">
          <w:delText>74.1</w:delText>
        </w:r>
      </w:del>
      <w:r w:rsidR="00927881">
        <w:fldChar w:fldCharType="end"/>
      </w:r>
      <w:r w:rsidRPr="00462199">
        <w:t xml:space="preserve"> (</w:t>
      </w:r>
      <w:r w:rsidRPr="00462199">
        <w:rPr>
          <w:i/>
        </w:rPr>
        <w:t>No Announcements</w:t>
      </w:r>
      <w:r w:rsidRPr="00462199">
        <w:t>):</w:t>
      </w:r>
      <w:bookmarkEnd w:id="6243"/>
    </w:p>
    <w:p w14:paraId="14FF73EA" w14:textId="77777777" w:rsidR="00D179D6" w:rsidRPr="00462199" w:rsidRDefault="00D179D6" w:rsidP="00202C21">
      <w:pPr>
        <w:pStyle w:val="H3Ashurst"/>
      </w:pPr>
      <w:bookmarkStart w:id="6245" w:name="_Ref144115185"/>
      <w:r w:rsidRPr="00462199">
        <w:t>the Producer (and its directors, officers and employees) may make, publish, issue or release any announcement or public statement in relation to, or which refers to, the LCHA or any other LCHA Document or any related or ancillary matter if and to the extent required by any Law or Directive (including the rules of any securities exchange, clearing system or regulatory body) having the force of law or, if not having the force of law, compliance with that which is in accordance with the general practice of the Producer, provided that:</w:t>
      </w:r>
      <w:bookmarkEnd w:id="6245"/>
    </w:p>
    <w:p w14:paraId="270E9D9E" w14:textId="77777777" w:rsidR="00D179D6" w:rsidRPr="00462199" w:rsidRDefault="00D179D6" w:rsidP="005B3BB9">
      <w:pPr>
        <w:pStyle w:val="H4Ashurst"/>
      </w:pPr>
      <w:bookmarkStart w:id="6246" w:name="_Ref144115186"/>
      <w:r w:rsidRPr="00462199">
        <w:t>the Producer shall use (and shall procure that its directors, officers and employees shall use) reasonable endeavours to agree the contents of such announcement or public statement with the LCHA Counterparty before it is made, published, issued or released (such consent not to be unreasonably withheld or delayed); or</w:t>
      </w:r>
      <w:bookmarkEnd w:id="6246"/>
    </w:p>
    <w:p w14:paraId="76C1866B" w14:textId="77777777" w:rsidR="00D179D6" w:rsidRPr="00462199" w:rsidRDefault="00D179D6" w:rsidP="005B3BB9">
      <w:pPr>
        <w:pStyle w:val="H4Ashurst"/>
      </w:pPr>
      <w:bookmarkStart w:id="6247" w:name="_Ref144115187"/>
      <w:r w:rsidRPr="00462199">
        <w:t>if the contents of such announcement or public statement are not able to be agreed before the making, publishing, issuing or releasing of such announcement or public statement, notify the LCHA Counterparty of such announcement or public statement immediately following its being made, published, issued or released; and</w:t>
      </w:r>
      <w:bookmarkEnd w:id="6247"/>
    </w:p>
    <w:p w14:paraId="794EB6C5" w14:textId="77777777" w:rsidR="00D179D6" w:rsidRPr="00462199" w:rsidRDefault="00D179D6" w:rsidP="00202C21">
      <w:pPr>
        <w:pStyle w:val="H3Ashurst"/>
      </w:pPr>
      <w:bookmarkStart w:id="6248" w:name="_Ref144115188"/>
      <w:r w:rsidRPr="00462199">
        <w:t>neither the Producer (nor any of its directors, officers or employees) shall be precluded from making, publishing, issuing or releasing any announcement or publication in relation to, or which refers to, the LCHA or any other LCHA Document or any related or ancillary matter if such announcement or publication:</w:t>
      </w:r>
      <w:bookmarkEnd w:id="6248"/>
    </w:p>
    <w:p w14:paraId="5BC6A62A" w14:textId="77777777" w:rsidR="00D179D6" w:rsidRPr="00462199" w:rsidRDefault="00D179D6" w:rsidP="005B3BB9">
      <w:pPr>
        <w:pStyle w:val="H4Ashurst"/>
      </w:pPr>
      <w:bookmarkStart w:id="6249" w:name="_Ref144115189"/>
      <w:r w:rsidRPr="00462199">
        <w:t>does not contain any LCHA Counterparty Confidential Information;</w:t>
      </w:r>
      <w:bookmarkEnd w:id="6249"/>
    </w:p>
    <w:p w14:paraId="6EE18A2C" w14:textId="77777777" w:rsidR="00D179D6" w:rsidRPr="00462199" w:rsidRDefault="00D179D6" w:rsidP="005B3BB9">
      <w:pPr>
        <w:pStyle w:val="H4Ashurst"/>
      </w:pPr>
      <w:bookmarkStart w:id="6250" w:name="_Ref144115190"/>
      <w:r w:rsidRPr="00462199">
        <w:t>will not hinder, preclude, prejudice or otherwise adversely affect or impact upon the LCHA Counterparty Permitted Purposes or the LCHA Counterparty's ability to fulfil the LCHA Counterparty Permitted Purposes (whether in relation to the LCHA or any other UKLCH Programme LCHA);</w:t>
      </w:r>
      <w:bookmarkEnd w:id="6250"/>
    </w:p>
    <w:p w14:paraId="5D7EAFEC" w14:textId="77777777" w:rsidR="00D179D6" w:rsidRPr="00462199" w:rsidRDefault="00D179D6" w:rsidP="005B3BB9">
      <w:pPr>
        <w:pStyle w:val="H4Ashurst"/>
      </w:pPr>
      <w:bookmarkStart w:id="6251" w:name="_Ref144115191"/>
      <w:r w:rsidRPr="00462199">
        <w:t>does not relate or refer to any fact, matter or circumstance in respect of a Dispute or which will, or is reasonably likely to, give rise to a Dispute (whether in relation to the LCHA or any other UKLCH Programme LCHA); and</w:t>
      </w:r>
      <w:bookmarkEnd w:id="6251"/>
    </w:p>
    <w:p w14:paraId="602FC6FA" w14:textId="77777777" w:rsidR="00D179D6" w:rsidRPr="00462199" w:rsidRDefault="00D179D6" w:rsidP="005B3BB9">
      <w:pPr>
        <w:pStyle w:val="H4Ashurst"/>
      </w:pPr>
      <w:bookmarkStart w:id="6252" w:name="_Ref144115192"/>
      <w:r w:rsidRPr="00462199">
        <w:t>will not hinder, preclude, prejudice or otherwise adversely affect or impact upon:</w:t>
      </w:r>
      <w:bookmarkEnd w:id="6252"/>
    </w:p>
    <w:p w14:paraId="23F14149" w14:textId="77777777" w:rsidR="00D179D6" w:rsidRPr="00462199" w:rsidRDefault="00D179D6" w:rsidP="00202C21">
      <w:pPr>
        <w:pStyle w:val="H5Ashurst"/>
      </w:pPr>
      <w:bookmarkStart w:id="6253" w:name="_Ref144115193"/>
      <w:r w:rsidRPr="00462199">
        <w:lastRenderedPageBreak/>
        <w:t>the allocation by the Secretary of State or the LCHA Counterparty of UKLCH Programme LCHAs, including any competitive allocation process in relation thereto;</w:t>
      </w:r>
      <w:bookmarkEnd w:id="6253"/>
    </w:p>
    <w:p w14:paraId="79624689" w14:textId="77777777" w:rsidR="00D179D6" w:rsidRPr="00462199" w:rsidRDefault="00D179D6" w:rsidP="00202C21">
      <w:pPr>
        <w:pStyle w:val="H5Ashurst"/>
      </w:pPr>
      <w:bookmarkStart w:id="6254" w:name="_Ref144115194"/>
      <w:r w:rsidRPr="00462199">
        <w:t>any application by any person for a UKLCH Programme LCHA,</w:t>
      </w:r>
      <w:bookmarkEnd w:id="6254"/>
    </w:p>
    <w:p w14:paraId="4A38FEBD" w14:textId="77777777" w:rsidR="00D179D6" w:rsidRPr="00462199" w:rsidRDefault="00D179D6" w:rsidP="00516B52">
      <w:pPr>
        <w:pStyle w:val="B3Ashurst"/>
      </w:pPr>
      <w:r w:rsidRPr="00462199">
        <w:t>provided that the Producer shall notify the LCHA Counterparty of such announcement or public statement immediately following its being made, published, issued or released.</w:t>
      </w:r>
    </w:p>
    <w:p w14:paraId="07917400" w14:textId="5E65993D" w:rsidR="00D179D6" w:rsidRPr="00462199" w:rsidRDefault="007248B2" w:rsidP="005B3BB9">
      <w:pPr>
        <w:pStyle w:val="H2Ashurst"/>
      </w:pPr>
      <w:bookmarkStart w:id="6255" w:name="_Ref144115195"/>
      <w:r w:rsidRPr="007248B2">
        <w:t>Condition</w:t>
      </w:r>
      <w:r w:rsidR="00D179D6" w:rsidRPr="00462199">
        <w:t xml:space="preserve"> </w:t>
      </w:r>
      <w:r w:rsidR="00927881">
        <w:fldChar w:fldCharType="begin"/>
      </w:r>
      <w:r w:rsidR="00927881">
        <w:instrText xml:space="preserve"> REF _Ref144115184 \w \h </w:instrText>
      </w:r>
      <w:r w:rsidR="00927881">
        <w:fldChar w:fldCharType="separate"/>
      </w:r>
      <w:del w:id="6256" w:author="Faqir, Sofia (Energy Security)" w:date="2023-11-12T19:47:00Z">
        <w:r w:rsidR="00E473FC">
          <w:delText>74.2</w:delText>
        </w:r>
      </w:del>
      <w:r w:rsidR="00927881">
        <w:fldChar w:fldCharType="end"/>
      </w:r>
      <w:r w:rsidR="00D179D6" w:rsidRPr="00462199">
        <w:t xml:space="preserve"> shall apply (with the necessary modifications) to any announcement or public statement made, published, issued or released (or proposed to be so made, published, issued or released) by any of the persons referenced in </w:t>
      </w:r>
      <w:r w:rsidRPr="007248B2">
        <w:t>Condition</w:t>
      </w:r>
      <w:r w:rsidR="00D179D6" w:rsidRPr="00462199">
        <w:t xml:space="preserve"> </w:t>
      </w:r>
      <w:r w:rsidR="00D179D6" w:rsidRPr="00462199">
        <w:fldChar w:fldCharType="begin"/>
      </w:r>
      <w:r w:rsidR="00D179D6" w:rsidRPr="00462199">
        <w:instrText xml:space="preserve">  REF _Ref144115183 \r \h \* MERGEFORMAT </w:instrText>
      </w:r>
      <w:r w:rsidR="00D179D6" w:rsidRPr="00462199">
        <w:fldChar w:fldCharType="separate"/>
      </w:r>
      <w:del w:id="6257" w:author="Faqir, Sofia (Energy Security)" w:date="2023-11-12T19:47:00Z">
        <w:r w:rsidR="00E473FC" w:rsidRPr="00E473FC">
          <w:rPr>
            <w:color w:val="000000"/>
          </w:rPr>
          <w:delText>74.1(B)</w:delText>
        </w:r>
      </w:del>
      <w:r w:rsidR="00D179D6" w:rsidRPr="00462199">
        <w:fldChar w:fldCharType="end"/>
      </w:r>
      <w:r w:rsidR="00D179D6" w:rsidRPr="00462199">
        <w:t>.</w:t>
      </w:r>
      <w:bookmarkEnd w:id="6255"/>
    </w:p>
    <w:p w14:paraId="721BE795" w14:textId="77777777" w:rsidR="00D179D6" w:rsidRPr="00462199" w:rsidRDefault="00D179D6" w:rsidP="005B3BB9">
      <w:pPr>
        <w:pStyle w:val="NormalBoldAshurst"/>
      </w:pPr>
      <w:r w:rsidRPr="00462199">
        <w:rPr>
          <w:i/>
        </w:rPr>
        <w:t>LCHA Counterparty permitted announcements</w:t>
      </w:r>
    </w:p>
    <w:p w14:paraId="33903930" w14:textId="7AB49A30" w:rsidR="00D179D6" w:rsidRPr="00462199" w:rsidRDefault="00D179D6" w:rsidP="005B3BB9">
      <w:pPr>
        <w:pStyle w:val="H2Ashurst"/>
      </w:pPr>
      <w:bookmarkStart w:id="6258" w:name="_Ref144115196"/>
      <w:r w:rsidRPr="00462199">
        <w:t xml:space="preserve">The LCHA Counterparty may make, publish, issue or release any announcement or public statement in relation to, or which refers to, the LCHA or any other LCHA Document or any related or ancillary matter that it considers to be necessary, desirable or appropriate (acting reasonably), provided that, if and to the extent that such announcement or statement contains any Producer Confidential Information, the making, publication, issue or release of such announcement or public statement does not breach </w:t>
      </w:r>
      <w:r w:rsidR="007248B2" w:rsidRPr="007248B2">
        <w:t>Condition</w:t>
      </w:r>
      <w:r w:rsidRPr="00462199">
        <w:t xml:space="preserve"> </w:t>
      </w:r>
      <w:r w:rsidR="00927881">
        <w:fldChar w:fldCharType="begin"/>
      </w:r>
      <w:r w:rsidR="00927881">
        <w:instrText xml:space="preserve"> REF _Ref144480847 \w \h </w:instrText>
      </w:r>
      <w:r w:rsidR="00927881">
        <w:fldChar w:fldCharType="separate"/>
      </w:r>
      <w:del w:id="6259" w:author="Faqir, Sofia (Energy Security)" w:date="2023-11-12T19:47:00Z">
        <w:r w:rsidR="00E473FC">
          <w:delText>73</w:delText>
        </w:r>
      </w:del>
      <w:r w:rsidR="00927881">
        <w:fldChar w:fldCharType="end"/>
      </w:r>
      <w:r w:rsidRPr="00462199">
        <w:t xml:space="preserve"> (</w:t>
      </w:r>
      <w:r w:rsidRPr="00462199">
        <w:rPr>
          <w:i/>
        </w:rPr>
        <w:t>Confidentiality</w:t>
      </w:r>
      <w:r w:rsidRPr="00462199">
        <w:t>).</w:t>
      </w:r>
      <w:bookmarkEnd w:id="6258"/>
    </w:p>
    <w:p w14:paraId="3EEEBC3B" w14:textId="77777777" w:rsidR="00D179D6" w:rsidRPr="00462199" w:rsidRDefault="00D179D6" w:rsidP="005B3BB9">
      <w:pPr>
        <w:pStyle w:val="NormalBoldAshurst"/>
      </w:pPr>
      <w:r w:rsidRPr="00462199">
        <w:rPr>
          <w:i/>
        </w:rPr>
        <w:t>Publication of Anonymised ASP Data and Emissions Data</w:t>
      </w:r>
    </w:p>
    <w:p w14:paraId="67B7FC72" w14:textId="058AAD88" w:rsidR="00D179D6" w:rsidRPr="00462199" w:rsidRDefault="00D179D6" w:rsidP="005B3BB9">
      <w:pPr>
        <w:pStyle w:val="H2Ashurst"/>
      </w:pPr>
      <w:bookmarkStart w:id="6260" w:name="_Ref144115197"/>
      <w:r w:rsidRPr="00462199">
        <w:t xml:space="preserve">Nothing in </w:t>
      </w:r>
      <w:r w:rsidR="007248B2" w:rsidRPr="007248B2">
        <w:t>Condition</w:t>
      </w:r>
      <w:r w:rsidRPr="00462199">
        <w:t xml:space="preserve"> </w:t>
      </w:r>
      <w:r w:rsidR="00927881">
        <w:fldChar w:fldCharType="begin"/>
      </w:r>
      <w:r w:rsidR="00927881">
        <w:instrText xml:space="preserve"> REF _Ref144480861 \w \h </w:instrText>
      </w:r>
      <w:r w:rsidR="00927881">
        <w:fldChar w:fldCharType="separate"/>
      </w:r>
      <w:del w:id="6261" w:author="Faqir, Sofia (Energy Security)" w:date="2023-11-12T19:47:00Z">
        <w:r w:rsidR="00E473FC">
          <w:delText>73</w:delText>
        </w:r>
      </w:del>
      <w:r w:rsidR="00927881">
        <w:fldChar w:fldCharType="end"/>
      </w:r>
      <w:r w:rsidRPr="00462199">
        <w:t xml:space="preserve"> (</w:t>
      </w:r>
      <w:r w:rsidRPr="00462199">
        <w:rPr>
          <w:i/>
        </w:rPr>
        <w:t>Confidentiality</w:t>
      </w:r>
      <w:r w:rsidRPr="00462199">
        <w:t xml:space="preserve">) or </w:t>
      </w:r>
      <w:r w:rsidR="007248B2" w:rsidRPr="007248B2">
        <w:t>Condition</w:t>
      </w:r>
      <w:r w:rsidRPr="00462199">
        <w:t xml:space="preserve"> </w:t>
      </w:r>
      <w:r w:rsidR="00927881">
        <w:fldChar w:fldCharType="begin"/>
      </w:r>
      <w:r w:rsidR="00927881">
        <w:instrText xml:space="preserve"> REF _Ref144480878 \w \h </w:instrText>
      </w:r>
      <w:r w:rsidR="00927881">
        <w:fldChar w:fldCharType="separate"/>
      </w:r>
      <w:del w:id="6262" w:author="Faqir, Sofia (Energy Security)" w:date="2023-11-12T19:47:00Z">
        <w:r w:rsidR="00E473FC">
          <w:delText>74</w:delText>
        </w:r>
      </w:del>
      <w:r w:rsidR="00927881">
        <w:fldChar w:fldCharType="end"/>
      </w:r>
      <w:r w:rsidRPr="00462199">
        <w:t xml:space="preserve"> (</w:t>
      </w:r>
      <w:r w:rsidRPr="00462199">
        <w:rPr>
          <w:i/>
        </w:rPr>
        <w:t>Announcements</w:t>
      </w:r>
      <w:r w:rsidRPr="00462199">
        <w:t>) shall restrict or prevent the publication by the LCHA Counterparty of:</w:t>
      </w:r>
      <w:bookmarkEnd w:id="6260"/>
    </w:p>
    <w:p w14:paraId="185C9987" w14:textId="77777777" w:rsidR="00D179D6" w:rsidRPr="00462199" w:rsidRDefault="00D179D6" w:rsidP="00202C21">
      <w:pPr>
        <w:pStyle w:val="H3Ashurst"/>
      </w:pPr>
      <w:bookmarkStart w:id="6263" w:name="_Ref144115198"/>
      <w:r w:rsidRPr="00462199">
        <w:t>Anonymised ASP Data; and/or</w:t>
      </w:r>
      <w:bookmarkEnd w:id="6263"/>
    </w:p>
    <w:p w14:paraId="337A8A0A" w14:textId="77777777" w:rsidR="00D179D6" w:rsidRPr="00462199" w:rsidRDefault="00D179D6" w:rsidP="00202C21">
      <w:pPr>
        <w:pStyle w:val="H3Ashurst"/>
      </w:pPr>
      <w:bookmarkStart w:id="6264" w:name="_Ref144115199"/>
      <w:r w:rsidRPr="00462199">
        <w:t>Emissions Data,</w:t>
      </w:r>
      <w:bookmarkEnd w:id="6264"/>
    </w:p>
    <w:p w14:paraId="7F0E6BBC" w14:textId="77777777" w:rsidR="00D179D6" w:rsidRPr="00462199" w:rsidRDefault="00D179D6" w:rsidP="005B3BB9">
      <w:pPr>
        <w:pStyle w:val="B12Ashurst"/>
      </w:pPr>
      <w:r w:rsidRPr="00462199">
        <w:t>in each case, which the LCHA Counterparty may include and update in the LCHA Counterparty's register.</w:t>
      </w:r>
    </w:p>
    <w:p w14:paraId="6747FDC9" w14:textId="77777777" w:rsidR="00D179D6" w:rsidRPr="00462199" w:rsidRDefault="00D179D6" w:rsidP="005B3BB9">
      <w:pPr>
        <w:pStyle w:val="H2Ashurst"/>
      </w:pPr>
      <w:bookmarkStart w:id="6265" w:name="_Ref144115200"/>
      <w:r w:rsidRPr="00462199">
        <w:t>The Producer may make representations to the LCHA Counterparty in respect of any Emissions Data and/or Anonymised ASP Data that the Producer considers (acting reasonably) should be excluded from publication on the basis that such data is commercially sensitive, and the LCHA Counterparty may (but shall not be obliged to) take into consideration any such representations prior to publishing the relevant information.</w:t>
      </w:r>
      <w:bookmarkEnd w:id="6265"/>
    </w:p>
    <w:p w14:paraId="4FDFF6D6" w14:textId="77777777" w:rsidR="00D179D6" w:rsidRPr="00462199" w:rsidRDefault="00D179D6" w:rsidP="005B3BB9">
      <w:pPr>
        <w:pStyle w:val="H1Ashurst"/>
      </w:pPr>
      <w:bookmarkStart w:id="6266" w:name="_Ref144115201"/>
      <w:bookmarkStart w:id="6267" w:name="_Ref144480030"/>
      <w:bookmarkStart w:id="6268" w:name="_Ref144480993"/>
      <w:bookmarkStart w:id="6269" w:name="_Ref144481006"/>
      <w:bookmarkStart w:id="6270" w:name="_Toc149833733"/>
      <w:r w:rsidRPr="00462199">
        <w:t>Freedom of information</w:t>
      </w:r>
      <w:bookmarkEnd w:id="6266"/>
      <w:bookmarkEnd w:id="6267"/>
      <w:bookmarkEnd w:id="6268"/>
      <w:bookmarkEnd w:id="6269"/>
      <w:bookmarkEnd w:id="6270"/>
    </w:p>
    <w:p w14:paraId="5E0D6262" w14:textId="77777777" w:rsidR="00D179D6" w:rsidRPr="00462199" w:rsidRDefault="00D179D6" w:rsidP="005B3BB9">
      <w:pPr>
        <w:pStyle w:val="NormalBoldAshurst"/>
      </w:pPr>
      <w:r w:rsidRPr="00462199">
        <w:rPr>
          <w:i/>
        </w:rPr>
        <w:t>Producer acknowledgements and undertakings</w:t>
      </w:r>
    </w:p>
    <w:p w14:paraId="42841FFE" w14:textId="77777777" w:rsidR="00D179D6" w:rsidRPr="00462199" w:rsidRDefault="00D179D6" w:rsidP="005B3BB9">
      <w:pPr>
        <w:pStyle w:val="H2Ashurst"/>
      </w:pPr>
      <w:bookmarkStart w:id="6271" w:name="_Ref144115202"/>
      <w:r w:rsidRPr="00462199">
        <w:t>The Producer acknowledges and agrees that the LCHA Counterparty:</w:t>
      </w:r>
      <w:bookmarkEnd w:id="6271"/>
    </w:p>
    <w:p w14:paraId="61CC3DAB" w14:textId="77777777" w:rsidR="00D179D6" w:rsidRPr="00462199" w:rsidRDefault="00D179D6" w:rsidP="00202C21">
      <w:pPr>
        <w:pStyle w:val="H3Ashurst"/>
      </w:pPr>
      <w:bookmarkStart w:id="6272" w:name="_Ref144115203"/>
      <w:r w:rsidRPr="00462199">
        <w:t>is subject to the requirements of the FoIA and the EIR;</w:t>
      </w:r>
      <w:bookmarkEnd w:id="6272"/>
    </w:p>
    <w:p w14:paraId="7366C6A0" w14:textId="77777777" w:rsidR="00D179D6" w:rsidRPr="00462199" w:rsidRDefault="00D179D6" w:rsidP="00202C21">
      <w:pPr>
        <w:pStyle w:val="H3Ashurst"/>
      </w:pPr>
      <w:bookmarkStart w:id="6273" w:name="_Ref144115204"/>
      <w:r w:rsidRPr="00462199">
        <w:t>may be obliged under the FoIA or the EIR to disclose Producer Confidential Information:</w:t>
      </w:r>
      <w:bookmarkEnd w:id="6273"/>
    </w:p>
    <w:p w14:paraId="48DECB7B" w14:textId="77777777" w:rsidR="00D179D6" w:rsidRPr="00462199" w:rsidRDefault="00D179D6" w:rsidP="005B3BB9">
      <w:pPr>
        <w:pStyle w:val="H4Ashurst"/>
      </w:pPr>
      <w:bookmarkStart w:id="6274" w:name="_Ref144115205"/>
      <w:r w:rsidRPr="00462199">
        <w:t>in certain circumstances without consulting or obtaining consent from the Producer; or</w:t>
      </w:r>
      <w:bookmarkEnd w:id="6274"/>
    </w:p>
    <w:p w14:paraId="26310221" w14:textId="77777777" w:rsidR="00D179D6" w:rsidRPr="00462199" w:rsidRDefault="00D179D6" w:rsidP="005B3BB9">
      <w:pPr>
        <w:pStyle w:val="H4Ashurst"/>
      </w:pPr>
      <w:bookmarkStart w:id="6275" w:name="_Ref144115206"/>
      <w:r w:rsidRPr="00462199">
        <w:t>following consultation with the Producer and having taken their views into account,</w:t>
      </w:r>
      <w:bookmarkEnd w:id="6275"/>
    </w:p>
    <w:p w14:paraId="412B7AAA" w14:textId="77777777" w:rsidR="00D179D6" w:rsidRPr="00462199" w:rsidRDefault="00D179D6" w:rsidP="00516B52">
      <w:pPr>
        <w:pStyle w:val="B3Ashurst"/>
      </w:pPr>
      <w:r w:rsidRPr="00462199">
        <w:lastRenderedPageBreak/>
        <w:t>provided always that where (i) above applies, the LCHA Counterparty shall draw this to the attention of the Producer prior to any disclosure; and</w:t>
      </w:r>
    </w:p>
    <w:p w14:paraId="3C0D9AF5" w14:textId="77777777" w:rsidR="00D179D6" w:rsidRPr="00462199" w:rsidRDefault="00D179D6" w:rsidP="00202C21">
      <w:pPr>
        <w:pStyle w:val="H3Ashurst"/>
      </w:pPr>
      <w:bookmarkStart w:id="6276" w:name="_Ref144115207"/>
      <w:r w:rsidRPr="00462199">
        <w:t>shall be responsible for determining in its absolute discretion (subject to any decision of the Information Commissioner following an application under section 50 of the FoIA and the outcome of any subsequent appeal to the Tribunal if applicable), whether the FoIA Information it holds (or that is held on its behalf) that is the subject of a Request for Information:</w:t>
      </w:r>
      <w:bookmarkEnd w:id="6276"/>
    </w:p>
    <w:p w14:paraId="70FE829E" w14:textId="77777777" w:rsidR="00D179D6" w:rsidRPr="00462199" w:rsidRDefault="00D179D6" w:rsidP="005B3BB9">
      <w:pPr>
        <w:pStyle w:val="H4Ashurst"/>
      </w:pPr>
      <w:bookmarkStart w:id="6277" w:name="_Ref144115208"/>
      <w:r w:rsidRPr="00462199">
        <w:t>is exempt or excepted from disclosure pursuant to the FoIA or the EIR, as appropriate; or</w:t>
      </w:r>
      <w:bookmarkEnd w:id="6277"/>
    </w:p>
    <w:p w14:paraId="6EE5CA87" w14:textId="77777777" w:rsidR="00D179D6" w:rsidRPr="00462199" w:rsidRDefault="00D179D6" w:rsidP="005B3BB9">
      <w:pPr>
        <w:pStyle w:val="H4Ashurst"/>
      </w:pPr>
      <w:bookmarkStart w:id="6278" w:name="_Ref144115209"/>
      <w:r w:rsidRPr="00462199">
        <w:t>is to be disclosed in response to a Request for Information,</w:t>
      </w:r>
      <w:bookmarkEnd w:id="6278"/>
    </w:p>
    <w:p w14:paraId="009782E0" w14:textId="342FEDE2" w:rsidR="00D179D6" w:rsidRPr="00462199" w:rsidRDefault="00D179D6" w:rsidP="00516B52">
      <w:pPr>
        <w:pStyle w:val="B3Ashurst"/>
      </w:pPr>
      <w:r w:rsidRPr="00462199">
        <w:t xml:space="preserve">and, for the purposes of this </w:t>
      </w:r>
      <w:r w:rsidR="007248B2" w:rsidRPr="007248B2">
        <w:t>Condition</w:t>
      </w:r>
      <w:r w:rsidR="00E744DB">
        <w:t xml:space="preserve"> </w:t>
      </w:r>
      <w:r w:rsidR="00E744DB">
        <w:fldChar w:fldCharType="begin"/>
      </w:r>
      <w:r w:rsidR="00E744DB">
        <w:instrText xml:space="preserve"> REF _Ref144115207 \w \h </w:instrText>
      </w:r>
      <w:r w:rsidR="00E744DB">
        <w:fldChar w:fldCharType="separate"/>
      </w:r>
      <w:del w:id="6279" w:author="Faqir, Sofia (Energy Security)" w:date="2023-11-12T19:47:00Z">
        <w:r w:rsidR="00E473FC">
          <w:delText>75.1(C)</w:delText>
        </w:r>
      </w:del>
      <w:r w:rsidR="00E744DB">
        <w:fldChar w:fldCharType="end"/>
      </w:r>
      <w:r w:rsidRPr="00462199">
        <w:t>, any notification to the LCHA Counterparty which identifies FoIA Information as being Producer Confidential Information is of indicative value only and the LCHA Counterparty may nevertheless be obliged to disclose such FoIA Information in accordance with the requirements of the FoIA and the EIR.</w:t>
      </w:r>
    </w:p>
    <w:p w14:paraId="4F847928" w14:textId="77777777" w:rsidR="00D179D6" w:rsidRPr="00462199" w:rsidRDefault="00D179D6" w:rsidP="005B3BB9">
      <w:pPr>
        <w:pStyle w:val="H2Ashurst"/>
      </w:pPr>
      <w:bookmarkStart w:id="6280" w:name="_Ref144115210"/>
      <w:r w:rsidRPr="00462199">
        <w:t>The Producer:</w:t>
      </w:r>
      <w:bookmarkEnd w:id="6280"/>
    </w:p>
    <w:p w14:paraId="2828CCB3" w14:textId="77777777" w:rsidR="00D179D6" w:rsidRPr="00462199" w:rsidRDefault="00D179D6" w:rsidP="00202C21">
      <w:pPr>
        <w:pStyle w:val="H3Ashurst"/>
      </w:pPr>
      <w:bookmarkStart w:id="6281" w:name="_Ref144115211"/>
      <w:r w:rsidRPr="00462199">
        <w:t>shall not, and shall ensure that its directors, officers and employees do not; and</w:t>
      </w:r>
      <w:bookmarkEnd w:id="6281"/>
    </w:p>
    <w:p w14:paraId="4041B3D0" w14:textId="77777777" w:rsidR="00D179D6" w:rsidRPr="00462199" w:rsidRDefault="00D179D6" w:rsidP="00202C21">
      <w:pPr>
        <w:pStyle w:val="H3Ashurst"/>
      </w:pPr>
      <w:bookmarkStart w:id="6282" w:name="_Ref144115212"/>
      <w:r w:rsidRPr="00462199">
        <w:t>shall use reasonable endeavours to ensure that each of its other current or former Representatives and each member of its Group (and their respective Representatives) do not,</w:t>
      </w:r>
      <w:bookmarkEnd w:id="6282"/>
    </w:p>
    <w:p w14:paraId="339C02A9" w14:textId="77777777" w:rsidR="00D179D6" w:rsidRPr="00462199" w:rsidRDefault="00D179D6" w:rsidP="005B3BB9">
      <w:pPr>
        <w:pStyle w:val="B12Ashurst"/>
      </w:pPr>
      <w:r w:rsidRPr="00462199">
        <w:t>respond directly to a Request for Information unless expressly authorised to do so in writing by the LCHA Counterparty.</w:t>
      </w:r>
    </w:p>
    <w:p w14:paraId="031EEDE8" w14:textId="77777777" w:rsidR="00D179D6" w:rsidRPr="00462199" w:rsidRDefault="00D179D6" w:rsidP="005B3BB9">
      <w:pPr>
        <w:pStyle w:val="H2Ashurst"/>
      </w:pPr>
      <w:bookmarkStart w:id="6283" w:name="_Ref144115213"/>
      <w:r w:rsidRPr="00462199">
        <w:t>The Producer undertakes to assist and co-operate with the LCHA Counterparty, at the Producer's cost, to enable the LCHA Counterparty to comply with its obligations pursuant to the FoIA and the EIR.</w:t>
      </w:r>
      <w:bookmarkEnd w:id="6283"/>
    </w:p>
    <w:p w14:paraId="54998EF5" w14:textId="77777777" w:rsidR="00D179D6" w:rsidRPr="00462199" w:rsidRDefault="00D179D6" w:rsidP="005B3BB9">
      <w:pPr>
        <w:pStyle w:val="NormalBoldAshurst"/>
      </w:pPr>
      <w:r w:rsidRPr="00462199">
        <w:rPr>
          <w:i/>
        </w:rPr>
        <w:t>Requests for Information: procedure</w:t>
      </w:r>
    </w:p>
    <w:p w14:paraId="220E3742" w14:textId="77777777" w:rsidR="00D179D6" w:rsidRPr="00462199" w:rsidRDefault="00D179D6" w:rsidP="005B3BB9">
      <w:pPr>
        <w:pStyle w:val="H2Ashurst"/>
      </w:pPr>
      <w:bookmarkStart w:id="6284" w:name="_Ref144115214"/>
      <w:r w:rsidRPr="00462199">
        <w:t>If the LCHA Counterparty receives a Request for Information in relation to FoIA Information that the Producer is holding on behalf of the LCHA Counterparty and which the LCHA Counterparty does not hold itself, the LCHA Counterparty shall notify the Producer as to the FoIA Information to which the Request for Information relates and the Producer shall:</w:t>
      </w:r>
      <w:bookmarkEnd w:id="6284"/>
    </w:p>
    <w:p w14:paraId="166A98D3" w14:textId="77777777" w:rsidR="00D179D6" w:rsidRPr="00462199" w:rsidRDefault="00D179D6" w:rsidP="00202C21">
      <w:pPr>
        <w:pStyle w:val="H3Ashurst"/>
      </w:pPr>
      <w:bookmarkStart w:id="6285" w:name="_Ref144115215"/>
      <w:r w:rsidRPr="00462199">
        <w:t>as soon as reasonably practicable (and in any event within five (5) Business Days, or such longer period as is specified by the LCHA Counterparty, after the LCHA Counterparty's request) provide the LCHA Counterparty with a copy of all such FoIA Information in the form that the LCHA Counterparty requests; and</w:t>
      </w:r>
      <w:bookmarkEnd w:id="6285"/>
    </w:p>
    <w:p w14:paraId="127592D3" w14:textId="77777777" w:rsidR="00D179D6" w:rsidRPr="00462199" w:rsidRDefault="00D179D6" w:rsidP="00202C21">
      <w:pPr>
        <w:pStyle w:val="H3Ashurst"/>
      </w:pPr>
      <w:bookmarkStart w:id="6286" w:name="_Ref144115216"/>
      <w:r w:rsidRPr="00462199">
        <w:t>provide all assistance reasonably requested by the LCHA Counterparty in respect of any such FoIA Information to enable the LCHA Counterparty to respond to a Request for Information within the time for compliance set out in section 10 of the FoIA or regulation 5 of the EIR.</w:t>
      </w:r>
      <w:bookmarkEnd w:id="6286"/>
    </w:p>
    <w:p w14:paraId="438E56A9" w14:textId="17B42D52" w:rsidR="00D179D6" w:rsidRPr="00462199" w:rsidRDefault="00D179D6" w:rsidP="005B3BB9">
      <w:pPr>
        <w:pStyle w:val="H2Ashurst"/>
      </w:pPr>
      <w:bookmarkStart w:id="6287" w:name="_Ref144115217"/>
      <w:r w:rsidRPr="00462199">
        <w:t xml:space="preserve">Following notification under </w:t>
      </w:r>
      <w:r w:rsidR="007248B2" w:rsidRPr="007248B2">
        <w:t>Condition</w:t>
      </w:r>
      <w:r w:rsidRPr="00462199">
        <w:t xml:space="preserve"> </w:t>
      </w:r>
      <w:r w:rsidR="00927881">
        <w:fldChar w:fldCharType="begin"/>
      </w:r>
      <w:r w:rsidR="00927881">
        <w:instrText xml:space="preserve"> REF _Ref144115214 \w \h </w:instrText>
      </w:r>
      <w:r w:rsidR="00927881">
        <w:fldChar w:fldCharType="separate"/>
      </w:r>
      <w:del w:id="6288" w:author="Faqir, Sofia (Energy Security)" w:date="2023-11-12T19:47:00Z">
        <w:r w:rsidR="00E473FC">
          <w:delText>75.4</w:delText>
        </w:r>
      </w:del>
      <w:r w:rsidR="00927881">
        <w:fldChar w:fldCharType="end"/>
      </w:r>
      <w:r w:rsidRPr="00462199">
        <w:t xml:space="preserve"> and until the Producer has provided the LCHA Counterparty with all the FoIA Information specified in </w:t>
      </w:r>
      <w:r w:rsidR="007248B2" w:rsidRPr="007248B2">
        <w:t>Condition</w:t>
      </w:r>
      <w:r w:rsidRPr="00462199">
        <w:t xml:space="preserve"> </w:t>
      </w:r>
      <w:r w:rsidRPr="00462199">
        <w:fldChar w:fldCharType="begin"/>
      </w:r>
      <w:r w:rsidRPr="00462199">
        <w:instrText xml:space="preserve">  REF _Ref144115215 \r \h \* MERGEFORMAT </w:instrText>
      </w:r>
      <w:r w:rsidRPr="00462199">
        <w:fldChar w:fldCharType="separate"/>
      </w:r>
      <w:del w:id="6289" w:author="Faqir, Sofia (Energy Security)" w:date="2023-11-12T19:47:00Z">
        <w:r w:rsidR="00E473FC" w:rsidRPr="00E473FC">
          <w:rPr>
            <w:color w:val="000000"/>
          </w:rPr>
          <w:delText>75.4(A)</w:delText>
        </w:r>
      </w:del>
      <w:r w:rsidRPr="00462199">
        <w:fldChar w:fldCharType="end"/>
      </w:r>
      <w:r w:rsidRPr="00462199">
        <w:t xml:space="preserve">, the Producer may make representations to the LCHA Counterparty whether or on what basis the FoIA </w:t>
      </w:r>
      <w:r w:rsidRPr="00462199">
        <w:lastRenderedPageBreak/>
        <w:t>Information requested should be disclosed, and whether further Information should reasonably be provided to identify and locate the FoIA Information requested.</w:t>
      </w:r>
      <w:bookmarkEnd w:id="6287"/>
    </w:p>
    <w:p w14:paraId="469F591A" w14:textId="77777777" w:rsidR="00D179D6" w:rsidRPr="00462199" w:rsidRDefault="00D179D6" w:rsidP="005B3BB9">
      <w:pPr>
        <w:pStyle w:val="H2Ashurst"/>
      </w:pPr>
      <w:bookmarkStart w:id="6290" w:name="_Ref144115218"/>
      <w:r w:rsidRPr="00462199">
        <w:t>The Producer shall ensure that all FoIA Information held on behalf of the LCHA Counterparty is retained for disclosure and shall permit the LCHA Counterparty to inspect such FoIA Information as requested from time to time.</w:t>
      </w:r>
      <w:bookmarkEnd w:id="6290"/>
    </w:p>
    <w:p w14:paraId="6A2A0DC3" w14:textId="763B7103" w:rsidR="00D179D6" w:rsidRPr="00462199" w:rsidRDefault="00D179D6" w:rsidP="005B3BB9">
      <w:pPr>
        <w:pStyle w:val="H2Ashurst"/>
      </w:pPr>
      <w:bookmarkStart w:id="6291" w:name="_Ref144115219"/>
      <w:r w:rsidRPr="00462199">
        <w:t xml:space="preserve">If the Producer receives a Request for Information in relation to the LCHA Counterparty or in connection with the LCHA, the Producer shall as soon as reasonably practicable and in any event within two (2) Business Days after receipt forward such Request for Information to the LCHA Counterparty, and this </w:t>
      </w:r>
      <w:r w:rsidR="007248B2" w:rsidRPr="007248B2">
        <w:t>Condition</w:t>
      </w:r>
      <w:r w:rsidRPr="00462199">
        <w:t xml:space="preserve"> </w:t>
      </w:r>
      <w:r w:rsidR="005A6854">
        <w:fldChar w:fldCharType="begin"/>
      </w:r>
      <w:r w:rsidR="005A6854">
        <w:instrText xml:space="preserve"> REF _Ref144480993 \w \h </w:instrText>
      </w:r>
      <w:r w:rsidR="005A6854">
        <w:fldChar w:fldCharType="separate"/>
      </w:r>
      <w:del w:id="6292" w:author="Faqir, Sofia (Energy Security)" w:date="2023-11-12T19:47:00Z">
        <w:r w:rsidR="00E473FC">
          <w:delText>75</w:delText>
        </w:r>
      </w:del>
      <w:r w:rsidR="005A6854">
        <w:fldChar w:fldCharType="end"/>
      </w:r>
      <w:r w:rsidRPr="00462199">
        <w:t xml:space="preserve"> (</w:t>
      </w:r>
      <w:r w:rsidRPr="00462199">
        <w:rPr>
          <w:i/>
        </w:rPr>
        <w:t>Freedom of information</w:t>
      </w:r>
      <w:r w:rsidRPr="00462199">
        <w:t>) shall apply as if the Request for Information had been received by the LCHA Counterparty.</w:t>
      </w:r>
      <w:bookmarkEnd w:id="6291"/>
    </w:p>
    <w:p w14:paraId="6A5EF171" w14:textId="77777777" w:rsidR="00D179D6" w:rsidRPr="00462199" w:rsidRDefault="00D179D6" w:rsidP="005B3BB9">
      <w:pPr>
        <w:pStyle w:val="NormalBoldAshurst"/>
      </w:pPr>
      <w:r w:rsidRPr="00462199">
        <w:rPr>
          <w:i/>
        </w:rPr>
        <w:t>Publication schemes</w:t>
      </w:r>
    </w:p>
    <w:p w14:paraId="576162B4" w14:textId="616B7234" w:rsidR="00D179D6" w:rsidRPr="00462199" w:rsidRDefault="00D179D6" w:rsidP="005B3BB9">
      <w:pPr>
        <w:pStyle w:val="H2Ashurst"/>
      </w:pPr>
      <w:bookmarkStart w:id="6293" w:name="_Ref144115220"/>
      <w:r w:rsidRPr="00462199">
        <w:t xml:space="preserve">Nothing in this </w:t>
      </w:r>
      <w:r w:rsidR="007248B2" w:rsidRPr="007248B2">
        <w:t>Condition</w:t>
      </w:r>
      <w:r w:rsidRPr="00462199">
        <w:t xml:space="preserve"> </w:t>
      </w:r>
      <w:r w:rsidR="005A6854">
        <w:fldChar w:fldCharType="begin"/>
      </w:r>
      <w:r w:rsidR="005A6854">
        <w:instrText xml:space="preserve"> REF _Ref144481006 \w \h </w:instrText>
      </w:r>
      <w:r w:rsidR="005A6854">
        <w:fldChar w:fldCharType="separate"/>
      </w:r>
      <w:del w:id="6294" w:author="Faqir, Sofia (Energy Security)" w:date="2023-11-12T19:47:00Z">
        <w:r w:rsidR="00E473FC">
          <w:delText>75</w:delText>
        </w:r>
      </w:del>
      <w:r w:rsidR="005A6854">
        <w:fldChar w:fldCharType="end"/>
      </w:r>
      <w:r w:rsidRPr="00462199">
        <w:t xml:space="preserve"> (</w:t>
      </w:r>
      <w:r w:rsidRPr="00462199">
        <w:rPr>
          <w:i/>
        </w:rPr>
        <w:t>Freedom of information</w:t>
      </w:r>
      <w:r w:rsidRPr="00462199">
        <w:t>) shall restrict or prevent the publication by the LCHA Counterparty of any FoIA Information in accordance with:</w:t>
      </w:r>
      <w:bookmarkEnd w:id="6293"/>
    </w:p>
    <w:p w14:paraId="4E146762" w14:textId="77777777" w:rsidR="00D179D6" w:rsidRPr="00462199" w:rsidRDefault="00D179D6" w:rsidP="00202C21">
      <w:pPr>
        <w:pStyle w:val="H3Ashurst"/>
      </w:pPr>
      <w:bookmarkStart w:id="6295" w:name="_Ref144115221"/>
      <w:r w:rsidRPr="00462199">
        <w:t>any publication scheme (as defined in the FoIA) adopted and maintained by the LCHA Counterparty in accordance with the FoIA;</w:t>
      </w:r>
      <w:bookmarkEnd w:id="6295"/>
    </w:p>
    <w:p w14:paraId="7FCF0C30" w14:textId="77777777" w:rsidR="00D179D6" w:rsidRPr="00462199" w:rsidRDefault="00D179D6" w:rsidP="00202C21">
      <w:pPr>
        <w:pStyle w:val="H3Ashurst"/>
      </w:pPr>
      <w:bookmarkStart w:id="6296" w:name="_Ref144115222"/>
      <w:r w:rsidRPr="00462199">
        <w:t>any model publication scheme applicable to the LCHA Counterparty as may be approved by the Information Commissioner; or</w:t>
      </w:r>
      <w:bookmarkEnd w:id="6296"/>
    </w:p>
    <w:p w14:paraId="45139BBA" w14:textId="77777777" w:rsidR="00D179D6" w:rsidRPr="00462199" w:rsidRDefault="00D179D6" w:rsidP="00202C21">
      <w:pPr>
        <w:pStyle w:val="H3Ashurst"/>
      </w:pPr>
      <w:bookmarkStart w:id="6297" w:name="_Ref144115223"/>
      <w:r w:rsidRPr="00462199">
        <w:t>the obligation to proactively release information under Regulation 4(1)(a) of the EIR,</w:t>
      </w:r>
      <w:bookmarkEnd w:id="6297"/>
    </w:p>
    <w:p w14:paraId="1C4A0604" w14:textId="77777777" w:rsidR="00D179D6" w:rsidRPr="00462199" w:rsidRDefault="00D179D6" w:rsidP="005B3BB9">
      <w:pPr>
        <w:pStyle w:val="B12Ashurst"/>
      </w:pPr>
      <w:r w:rsidRPr="00462199">
        <w:t>provided that, in deciding whether to publish Producer Confidential Information in accordance with any such publication scheme or model publication scheme, the LCHA Counterparty shall take account of whether such Producer Confidential Information would be exempt from disclosure pursuant to the FoIA or the EIR.</w:t>
      </w:r>
    </w:p>
    <w:p w14:paraId="5ED579F4" w14:textId="77777777" w:rsidR="00D179D6" w:rsidRPr="00462199" w:rsidRDefault="00D179D6" w:rsidP="00986A4F">
      <w:pPr>
        <w:pStyle w:val="NormalAshurst"/>
      </w:pPr>
      <w:r w:rsidRPr="00462199">
        <w:br w:type="page"/>
      </w:r>
    </w:p>
    <w:p w14:paraId="3EB46FD0" w14:textId="77777777" w:rsidR="00D179D6" w:rsidRPr="00462199" w:rsidRDefault="00D179D6" w:rsidP="00D61824">
      <w:pPr>
        <w:pStyle w:val="APPENDIXAshurst"/>
        <w:rPr>
          <w:b/>
          <w:bCs w:val="0"/>
        </w:rPr>
      </w:pPr>
      <w:r w:rsidRPr="00462199">
        <w:lastRenderedPageBreak/>
        <w:br/>
      </w:r>
      <w:bookmarkStart w:id="6298" w:name="_Ref144115224"/>
      <w:bookmarkStart w:id="6299" w:name="_Ref144118024"/>
      <w:bookmarkStart w:id="6300" w:name="_Toc149833734"/>
      <w:r w:rsidRPr="00462199">
        <w:rPr>
          <w:b/>
          <w:bCs w:val="0"/>
        </w:rPr>
        <w:t>Miscellaneous</w:t>
      </w:r>
      <w:bookmarkEnd w:id="6298"/>
      <w:bookmarkEnd w:id="6299"/>
      <w:bookmarkEnd w:id="6300"/>
    </w:p>
    <w:p w14:paraId="2B32672A" w14:textId="77777777" w:rsidR="00D179D6" w:rsidRPr="00462199" w:rsidRDefault="00D179D6" w:rsidP="005B3BB9">
      <w:pPr>
        <w:pStyle w:val="H1Ashurst"/>
      </w:pPr>
      <w:bookmarkStart w:id="6301" w:name="_Ref144115225"/>
      <w:bookmarkStart w:id="6302" w:name="_Toc149833735"/>
      <w:r w:rsidRPr="00462199">
        <w:t>Intellectual Property Rights</w:t>
      </w:r>
      <w:bookmarkEnd w:id="6301"/>
      <w:bookmarkEnd w:id="6302"/>
    </w:p>
    <w:p w14:paraId="47AC7F9D" w14:textId="77777777" w:rsidR="00D179D6" w:rsidRPr="00462199" w:rsidRDefault="00D179D6" w:rsidP="005B3BB9">
      <w:pPr>
        <w:pStyle w:val="NormalBoldAshurst"/>
      </w:pPr>
      <w:r w:rsidRPr="00462199">
        <w:rPr>
          <w:i/>
        </w:rPr>
        <w:t>Retention of Intellectual Property Rights</w:t>
      </w:r>
    </w:p>
    <w:p w14:paraId="3FA87D35" w14:textId="77777777" w:rsidR="00D179D6" w:rsidRPr="00462199" w:rsidRDefault="00D179D6" w:rsidP="005B3BB9">
      <w:pPr>
        <w:pStyle w:val="H2Ashurst"/>
      </w:pPr>
      <w:bookmarkStart w:id="6303" w:name="_Ref144115226"/>
      <w:r w:rsidRPr="00462199">
        <w:t>Nothing in this LCHA shall transfer any ownership of any Intellectual Property Rights acquired or developed by or on behalf of any Party, whether pursuant to or independently from (and whether before or during the term of) this LCHA, any other LCHA Document or (in the case of the LCHA Counterparty) any other UKLCH Programme LCHA.</w:t>
      </w:r>
      <w:bookmarkEnd w:id="6303"/>
    </w:p>
    <w:p w14:paraId="3DD8258F" w14:textId="77777777" w:rsidR="00D179D6" w:rsidRPr="00462199" w:rsidRDefault="00D179D6" w:rsidP="005B3BB9">
      <w:pPr>
        <w:pStyle w:val="NormalBoldAshurst"/>
      </w:pPr>
      <w:r w:rsidRPr="00462199">
        <w:rPr>
          <w:i/>
        </w:rPr>
        <w:t>Licence of Intellectual Property Rights</w:t>
      </w:r>
    </w:p>
    <w:p w14:paraId="2825A77B" w14:textId="7209274E" w:rsidR="00D179D6" w:rsidRPr="00462199" w:rsidRDefault="00D179D6" w:rsidP="005B3BB9">
      <w:pPr>
        <w:pStyle w:val="H2Ashurst"/>
      </w:pPr>
      <w:bookmarkStart w:id="6304" w:name="_Ref144115227"/>
      <w:r w:rsidRPr="00462199">
        <w:t xml:space="preserve">Each Party hereby grants to the other Party with effect from the Agreement Date and subject to </w:t>
      </w:r>
      <w:r w:rsidR="007248B2" w:rsidRPr="007248B2">
        <w:t>Condition</w:t>
      </w:r>
      <w:r w:rsidRPr="00462199">
        <w:t xml:space="preserve"> </w:t>
      </w:r>
      <w:r w:rsidRPr="00462199">
        <w:fldChar w:fldCharType="begin"/>
      </w:r>
      <w:r w:rsidRPr="00462199">
        <w:instrText xml:space="preserve">  REF _Ref144115232 \r \h \* MERGEFORMAT </w:instrText>
      </w:r>
      <w:r w:rsidRPr="00462199">
        <w:fldChar w:fldCharType="separate"/>
      </w:r>
      <w:del w:id="6305" w:author="Faqir, Sofia (Energy Security)" w:date="2023-11-12T19:47:00Z">
        <w:r w:rsidR="00E473FC" w:rsidRPr="00E473FC">
          <w:rPr>
            <w:color w:val="000000"/>
          </w:rPr>
          <w:delText>76.3(B)</w:delText>
        </w:r>
      </w:del>
      <w:r w:rsidRPr="00462199">
        <w:fldChar w:fldCharType="end"/>
      </w:r>
      <w:r w:rsidRPr="00462199">
        <w:t xml:space="preserve"> for the duration of the Term, a licence of any Intellectual Property Rights that are created by it, or on its behalf, pursuant to the terms of the LCHA, any other LCHA Document or (in the case of the LCHA Counterparty) any other UKLCH Programme LCHA that:</w:t>
      </w:r>
      <w:bookmarkEnd w:id="6304"/>
    </w:p>
    <w:p w14:paraId="4796ECEE" w14:textId="77777777" w:rsidR="00D179D6" w:rsidRPr="00462199" w:rsidRDefault="00D179D6" w:rsidP="00202C21">
      <w:pPr>
        <w:pStyle w:val="H3Ashurst"/>
      </w:pPr>
      <w:bookmarkStart w:id="6306" w:name="_Ref144115228"/>
      <w:r w:rsidRPr="00462199">
        <w:t>it owns; or</w:t>
      </w:r>
      <w:bookmarkEnd w:id="6306"/>
    </w:p>
    <w:p w14:paraId="040C38BC" w14:textId="77777777" w:rsidR="00D179D6" w:rsidRPr="00462199" w:rsidRDefault="00D179D6" w:rsidP="00202C21">
      <w:pPr>
        <w:pStyle w:val="H3Ashurst"/>
      </w:pPr>
      <w:bookmarkStart w:id="6307" w:name="_Ref144115229"/>
      <w:r w:rsidRPr="00462199">
        <w:t>is licensed to it (but only to the extent that it has the right to sub-license such Intellectual Property Rights),</w:t>
      </w:r>
      <w:bookmarkEnd w:id="6307"/>
    </w:p>
    <w:p w14:paraId="63E948B4" w14:textId="6435C32F" w:rsidR="00D179D6" w:rsidRPr="00462199" w:rsidRDefault="00D179D6" w:rsidP="005B3BB9">
      <w:pPr>
        <w:pStyle w:val="B12Ashurst"/>
      </w:pPr>
      <w:r w:rsidRPr="00462199">
        <w:t xml:space="preserve">on a non-exclusive, royalty-free, non-transferable basis and (subject to </w:t>
      </w:r>
      <w:r w:rsidR="007248B2" w:rsidRPr="007248B2">
        <w:t>Condition</w:t>
      </w:r>
      <w:r w:rsidRPr="00462199">
        <w:t xml:space="preserve"> </w:t>
      </w:r>
      <w:r w:rsidR="005A6854">
        <w:fldChar w:fldCharType="begin"/>
      </w:r>
      <w:r w:rsidR="005A6854">
        <w:instrText xml:space="preserve"> REF _Ref144115230 \w \h </w:instrText>
      </w:r>
      <w:r w:rsidR="005A6854">
        <w:fldChar w:fldCharType="separate"/>
      </w:r>
      <w:del w:id="6308" w:author="Faqir, Sofia (Energy Security)" w:date="2023-11-12T19:47:00Z">
        <w:r w:rsidR="00E473FC">
          <w:delText>76.3</w:delText>
        </w:r>
      </w:del>
      <w:r w:rsidR="005A6854">
        <w:fldChar w:fldCharType="end"/>
      </w:r>
      <w:r w:rsidRPr="00462199">
        <w:t>) solely for the LCHA Counterparty Restricted Purposes (in the case of the LCHA Counterparty as licensee) or the Producer Permitted Purposes (in the case of the Producer as licensee).</w:t>
      </w:r>
    </w:p>
    <w:p w14:paraId="07971B61" w14:textId="7D8DD8FB" w:rsidR="00D179D6" w:rsidRPr="00462199" w:rsidRDefault="00D179D6" w:rsidP="005B3BB9">
      <w:pPr>
        <w:pStyle w:val="H2Ashurst"/>
      </w:pPr>
      <w:bookmarkStart w:id="6309" w:name="_Ref144115230"/>
      <w:r w:rsidRPr="00462199">
        <w:t xml:space="preserve">The licence granted pursuant to </w:t>
      </w:r>
      <w:r w:rsidR="007248B2" w:rsidRPr="007248B2">
        <w:t>Condition</w:t>
      </w:r>
      <w:r w:rsidRPr="00462199">
        <w:t xml:space="preserve"> </w:t>
      </w:r>
      <w:r w:rsidR="005A6854">
        <w:fldChar w:fldCharType="begin"/>
      </w:r>
      <w:r w:rsidR="005A6854">
        <w:instrText xml:space="preserve"> REF _Ref144115227 \w \h </w:instrText>
      </w:r>
      <w:r w:rsidR="005A6854">
        <w:fldChar w:fldCharType="separate"/>
      </w:r>
      <w:del w:id="6310" w:author="Faqir, Sofia (Energy Security)" w:date="2023-11-12T19:47:00Z">
        <w:r w:rsidR="00E473FC">
          <w:delText>76.2</w:delText>
        </w:r>
      </w:del>
      <w:r w:rsidR="005A6854">
        <w:fldChar w:fldCharType="end"/>
      </w:r>
      <w:r w:rsidRPr="00462199">
        <w:t xml:space="preserve"> shall:</w:t>
      </w:r>
      <w:bookmarkEnd w:id="6309"/>
    </w:p>
    <w:p w14:paraId="4B0200A0" w14:textId="77777777" w:rsidR="00D179D6" w:rsidRPr="00462199" w:rsidRDefault="00D179D6" w:rsidP="00202C21">
      <w:pPr>
        <w:pStyle w:val="H3Ashurst"/>
      </w:pPr>
      <w:bookmarkStart w:id="6311" w:name="_Ref144115231"/>
      <w:r w:rsidRPr="00462199">
        <w:t>permit each Party to sub-license to the extent required for the LCHA Counterparty Restricted Purposes (in the case of the LCHA Counterparty as licensee) or the Producer Permitted Purposes (in the case of the Producer as licensee); and</w:t>
      </w:r>
      <w:bookmarkEnd w:id="6311"/>
    </w:p>
    <w:p w14:paraId="26DED04B" w14:textId="77777777" w:rsidR="00D179D6" w:rsidRPr="00462199" w:rsidRDefault="00D179D6" w:rsidP="00202C21">
      <w:pPr>
        <w:pStyle w:val="H3Ashurst"/>
      </w:pPr>
      <w:bookmarkStart w:id="6312" w:name="_Ref144115232"/>
      <w:r w:rsidRPr="00462199">
        <w:t>permit each Party to use and sub-license the Intellectual Property Rights after expiry or termination of the LCHA, but only for the LCHA Counterparty Restricted Purposes (in the case of the LCHA Counterparty) or the Producer Permitted Purposes (in the case of the Producer).</w:t>
      </w:r>
      <w:bookmarkEnd w:id="6312"/>
    </w:p>
    <w:p w14:paraId="4CE9A2BD" w14:textId="77777777" w:rsidR="00D179D6" w:rsidRPr="00462199" w:rsidRDefault="00D179D6" w:rsidP="005B3BB9">
      <w:pPr>
        <w:pStyle w:val="NormalBoldAshurst"/>
      </w:pPr>
      <w:r w:rsidRPr="00462199">
        <w:rPr>
          <w:i/>
        </w:rPr>
        <w:t>Indemnity for infringement of Intellectual Property Rights</w:t>
      </w:r>
    </w:p>
    <w:p w14:paraId="3A15102A" w14:textId="76275753" w:rsidR="00D179D6" w:rsidRPr="00462199" w:rsidRDefault="00D179D6" w:rsidP="005B3BB9">
      <w:pPr>
        <w:pStyle w:val="H2Ashurst"/>
      </w:pPr>
      <w:bookmarkStart w:id="6313" w:name="_Ref144115233"/>
      <w:r w:rsidRPr="00462199">
        <w:t xml:space="preserve">The Producer shall promptly on demand from time to time indemnify the LCHA Counterparty, and keep the LCHA Counterparty fully and effectively indemnified, against all liabilities, costs, expenses, damages and losses (including legal costs) incurred in respect of any actual infringement of third party Intellectual Property Rights arising from the use by the LCHA Counterparty (or any entity that is sub-licensed in accordance with </w:t>
      </w:r>
      <w:r w:rsidR="007248B2" w:rsidRPr="007248B2">
        <w:t>Condition</w:t>
      </w:r>
      <w:r w:rsidRPr="00462199">
        <w:t xml:space="preserve"> </w:t>
      </w:r>
      <w:r w:rsidR="005A6854">
        <w:fldChar w:fldCharType="begin"/>
      </w:r>
      <w:r w:rsidR="005A6854">
        <w:instrText xml:space="preserve"> REF _Ref144115230 \w \h </w:instrText>
      </w:r>
      <w:r w:rsidR="005A6854">
        <w:fldChar w:fldCharType="separate"/>
      </w:r>
      <w:del w:id="6314" w:author="Faqir, Sofia (Energy Security)" w:date="2023-11-12T19:47:00Z">
        <w:r w:rsidR="00E473FC">
          <w:delText>76.3</w:delText>
        </w:r>
      </w:del>
      <w:r w:rsidR="005A6854">
        <w:fldChar w:fldCharType="end"/>
      </w:r>
      <w:r w:rsidRPr="00462199">
        <w:t xml:space="preserve">) of Intellectual Property Rights licensed to the LCHA Counterparty by the Producer pursuant to </w:t>
      </w:r>
      <w:r w:rsidR="007248B2" w:rsidRPr="007248B2">
        <w:t>Condition</w:t>
      </w:r>
      <w:r w:rsidRPr="00462199">
        <w:t xml:space="preserve"> </w:t>
      </w:r>
      <w:r w:rsidR="005A6854">
        <w:fldChar w:fldCharType="begin"/>
      </w:r>
      <w:r w:rsidR="005A6854">
        <w:instrText xml:space="preserve"> REF _Ref144115227 \w \h </w:instrText>
      </w:r>
      <w:r w:rsidR="005A6854">
        <w:fldChar w:fldCharType="separate"/>
      </w:r>
      <w:del w:id="6315" w:author="Faqir, Sofia (Energy Security)" w:date="2023-11-12T19:47:00Z">
        <w:r w:rsidR="00E473FC">
          <w:delText>76.2</w:delText>
        </w:r>
      </w:del>
      <w:r w:rsidR="005A6854">
        <w:fldChar w:fldCharType="end"/>
      </w:r>
      <w:r w:rsidRPr="00462199">
        <w:t>, provided that such infringement has arisen from the use of such Intellectual Property Rights in accordance with the LCHA Counterparty Restricted Purposes.</w:t>
      </w:r>
      <w:bookmarkEnd w:id="6313"/>
    </w:p>
    <w:p w14:paraId="5519FD7D" w14:textId="72391DD6" w:rsidR="00D179D6" w:rsidRPr="00462199" w:rsidRDefault="00D179D6" w:rsidP="005B3BB9">
      <w:pPr>
        <w:pStyle w:val="H2Ashurst"/>
      </w:pPr>
      <w:bookmarkStart w:id="6316" w:name="_Ref144115234"/>
      <w:r w:rsidRPr="00462199">
        <w:t xml:space="preserve">The LCHA Counterparty shall promptly on demand from time to time indemnify the Producer, and keep the Producer fully and effectively indemnified, against all liabilities, costs, expenses, damages and losses (including legal costs) incurred in respect of any actual infringement of third party Intellectual Property Rights arising from the use by the Producer (or any entity that is sub-licensed in accordance with </w:t>
      </w:r>
      <w:r w:rsidR="007248B2" w:rsidRPr="007248B2">
        <w:t>Condition</w:t>
      </w:r>
      <w:r w:rsidRPr="00462199">
        <w:t xml:space="preserve"> </w:t>
      </w:r>
      <w:r w:rsidRPr="00462199">
        <w:fldChar w:fldCharType="begin"/>
      </w:r>
      <w:r w:rsidRPr="00462199">
        <w:instrText xml:space="preserve">  REF _Ref144115231 \r \h \* MERGEFORMAT </w:instrText>
      </w:r>
      <w:r w:rsidRPr="00462199">
        <w:fldChar w:fldCharType="separate"/>
      </w:r>
      <w:del w:id="6317" w:author="Faqir, Sofia (Energy Security)" w:date="2023-11-12T19:47:00Z">
        <w:r w:rsidR="00E473FC" w:rsidRPr="00E473FC">
          <w:rPr>
            <w:color w:val="000000"/>
          </w:rPr>
          <w:delText>76.3(A)</w:delText>
        </w:r>
      </w:del>
      <w:r w:rsidRPr="00462199">
        <w:fldChar w:fldCharType="end"/>
      </w:r>
      <w:r w:rsidRPr="00462199">
        <w:t xml:space="preserve">) of Intellectual Property Rights licensed to the Producer by the LCHA Counterparty pursuant to </w:t>
      </w:r>
      <w:r w:rsidR="007248B2" w:rsidRPr="007248B2">
        <w:t>Condition</w:t>
      </w:r>
      <w:r w:rsidRPr="00462199">
        <w:t xml:space="preserve"> </w:t>
      </w:r>
      <w:r w:rsidR="005A6854">
        <w:fldChar w:fldCharType="begin"/>
      </w:r>
      <w:r w:rsidR="005A6854">
        <w:instrText xml:space="preserve"> REF _Ref144115227 \w \h </w:instrText>
      </w:r>
      <w:r w:rsidR="005A6854">
        <w:fldChar w:fldCharType="separate"/>
      </w:r>
      <w:del w:id="6318" w:author="Faqir, Sofia (Energy Security)" w:date="2023-11-12T19:47:00Z">
        <w:r w:rsidR="00E473FC">
          <w:delText>76.2</w:delText>
        </w:r>
      </w:del>
      <w:r w:rsidR="005A6854">
        <w:fldChar w:fldCharType="end"/>
      </w:r>
      <w:r w:rsidRPr="00462199">
        <w:t xml:space="preserve">, provided that such </w:t>
      </w:r>
      <w:r w:rsidRPr="00462199">
        <w:lastRenderedPageBreak/>
        <w:t>infringement has arisen from the use of such Intellectual Property Rights in accordance with the Producer Permitted Purposes.</w:t>
      </w:r>
      <w:bookmarkEnd w:id="6316"/>
    </w:p>
    <w:p w14:paraId="611E8345" w14:textId="77777777" w:rsidR="00D179D6" w:rsidRPr="00462199" w:rsidRDefault="00D179D6" w:rsidP="005B3BB9">
      <w:pPr>
        <w:pStyle w:val="H1Ashurst"/>
      </w:pPr>
      <w:bookmarkStart w:id="6319" w:name="_Ref144115235"/>
      <w:bookmarkStart w:id="6320" w:name="_Ref144481394"/>
      <w:bookmarkStart w:id="6321" w:name="_Toc149833736"/>
      <w:r w:rsidRPr="00462199">
        <w:t>Maintenance and Retention of Records</w:t>
      </w:r>
      <w:bookmarkEnd w:id="6319"/>
      <w:bookmarkEnd w:id="6320"/>
      <w:bookmarkEnd w:id="6321"/>
    </w:p>
    <w:p w14:paraId="6A9EC641" w14:textId="77777777" w:rsidR="00D179D6" w:rsidRPr="00462199" w:rsidRDefault="00D179D6" w:rsidP="005B3BB9">
      <w:pPr>
        <w:pStyle w:val="H2Ashurst"/>
      </w:pPr>
      <w:bookmarkStart w:id="6322" w:name="_Ref144115236"/>
      <w:r w:rsidRPr="00462199">
        <w:t>The Producer shall maintain, or procure the maintenance of, detailed records relating to the Project in accordance with the Reasonable and Prudent Standard and any applicable Law.</w:t>
      </w:r>
      <w:bookmarkEnd w:id="6322"/>
    </w:p>
    <w:p w14:paraId="6828A3CC" w14:textId="252C40B3" w:rsidR="00D179D6" w:rsidRPr="00462199" w:rsidRDefault="00D179D6" w:rsidP="005B3BB9">
      <w:pPr>
        <w:pStyle w:val="H2Ashurst"/>
      </w:pPr>
      <w:bookmarkStart w:id="6323" w:name="_Ref144115237"/>
      <w:r w:rsidRPr="00462199">
        <w:t xml:space="preserve">The records referred to in this </w:t>
      </w:r>
      <w:r w:rsidR="007248B2" w:rsidRPr="007248B2">
        <w:t>Condition</w:t>
      </w:r>
      <w:r w:rsidRPr="00462199">
        <w:t xml:space="preserve"> </w:t>
      </w:r>
      <w:r w:rsidR="005A6854">
        <w:fldChar w:fldCharType="begin"/>
      </w:r>
      <w:r w:rsidR="005A6854">
        <w:instrText xml:space="preserve"> REF _Ref144481394 \w \h </w:instrText>
      </w:r>
      <w:r w:rsidR="005A6854">
        <w:fldChar w:fldCharType="separate"/>
      </w:r>
      <w:del w:id="6324" w:author="Faqir, Sofia (Energy Security)" w:date="2023-11-12T19:47:00Z">
        <w:r w:rsidR="00E473FC">
          <w:delText>77</w:delText>
        </w:r>
      </w:del>
      <w:r w:rsidR="005A6854">
        <w:fldChar w:fldCharType="end"/>
      </w:r>
      <w:r w:rsidRPr="00462199">
        <w:t xml:space="preserve"> (</w:t>
      </w:r>
      <w:r w:rsidRPr="00462199">
        <w:rPr>
          <w:i/>
        </w:rPr>
        <w:t>Maintenance and retention of records</w:t>
      </w:r>
      <w:r w:rsidRPr="00462199">
        <w:t xml:space="preserve">) </w:t>
      </w:r>
      <w:r w:rsidR="003B7927">
        <w:t>(other than any records relating to the Meter Measurement Systems which shall be retained in accordance with</w:t>
      </w:r>
      <w:r w:rsidR="003B7927" w:rsidRPr="00462199">
        <w:t xml:space="preserve"> </w:t>
      </w:r>
      <w:r w:rsidR="003B7927">
        <w:fldChar w:fldCharType="begin"/>
      </w:r>
      <w:r w:rsidR="003B7927">
        <w:instrText xml:space="preserve"> REF Annex9PartA \h </w:instrText>
      </w:r>
      <w:r w:rsidR="003B7927">
        <w:fldChar w:fldCharType="separate"/>
      </w:r>
      <w:r w:rsidR="00E473FC" w:rsidRPr="00462199">
        <w:t>Part A</w:t>
      </w:r>
      <w:r w:rsidR="003B7927">
        <w:fldChar w:fldCharType="end"/>
      </w:r>
      <w:r w:rsidR="003B7927">
        <w:t xml:space="preserve"> of </w:t>
      </w:r>
      <w:r w:rsidR="003B7927">
        <w:fldChar w:fldCharType="begin"/>
      </w:r>
      <w:r w:rsidR="003B7927">
        <w:instrText xml:space="preserve"> REF _Ref144118008 \w \h </w:instrText>
      </w:r>
      <w:r w:rsidR="003B7927">
        <w:fldChar w:fldCharType="separate"/>
      </w:r>
      <w:del w:id="6325" w:author="Faqir, Sofia (Energy Security)" w:date="2023-11-12T19:47:00Z">
        <w:r w:rsidR="00E473FC">
          <w:delText>Annex 9</w:delText>
        </w:r>
      </w:del>
      <w:r w:rsidR="003B7927">
        <w:fldChar w:fldCharType="end"/>
      </w:r>
      <w:r w:rsidR="003B7927">
        <w:t xml:space="preserve">) </w:t>
      </w:r>
      <w:r w:rsidRPr="00462199">
        <w:t>shall be retained by the Producer for the Term of the LCHA and for at least ten (10) years following the expiry or termination of the LCHA.</w:t>
      </w:r>
      <w:bookmarkEnd w:id="6323"/>
    </w:p>
    <w:p w14:paraId="7A20B06F" w14:textId="77777777" w:rsidR="00D179D6" w:rsidRPr="00462199" w:rsidRDefault="00D179D6" w:rsidP="005B3BB9">
      <w:pPr>
        <w:pStyle w:val="H1Ashurst"/>
      </w:pPr>
      <w:bookmarkStart w:id="6326" w:name="_Ref144115238"/>
      <w:bookmarkStart w:id="6327" w:name="_Toc149833737"/>
      <w:r w:rsidRPr="00462199">
        <w:t>Producer co-operation: Subsidy Control Rules</w:t>
      </w:r>
      <w:bookmarkEnd w:id="6326"/>
      <w:bookmarkEnd w:id="6327"/>
    </w:p>
    <w:p w14:paraId="531D7EAB" w14:textId="77777777" w:rsidR="00D179D6" w:rsidRPr="00462199" w:rsidRDefault="00D179D6" w:rsidP="005B3BB9">
      <w:pPr>
        <w:pStyle w:val="H2Ashurst"/>
      </w:pPr>
      <w:bookmarkStart w:id="6328" w:name="_Ref144115239"/>
      <w:r w:rsidRPr="00462199">
        <w:t>If the LCHA Counterparty is notified or becomes aware that a Subsidy Control Competent Authority or other Competent Authority has decided that the LCHA Counterparty or other public body must recover any subsidy granted or paid in relation to the LCHA and that decision has not been annulled, the LCHA Counterparty shall, if it is the party to which such order is addressed or if otherwise required by the Secretary of State, give notice as soon as reasonably practicable to the Producer of the sums to be repaid and any other actions necessary to ensure compliance with a Subsidy Control Competent Authority or other Competent Authority's decision and the Producer shall repay or procure the repayment of the relevant sums so notified to the LCHA Counterparty or as the LCHA Counterparty directs and take any other necessary actions so notified without delay.</w:t>
      </w:r>
      <w:bookmarkEnd w:id="6328"/>
    </w:p>
    <w:p w14:paraId="2D915923" w14:textId="77777777" w:rsidR="00D179D6" w:rsidRPr="00462199" w:rsidRDefault="00D179D6" w:rsidP="005B3BB9">
      <w:pPr>
        <w:pStyle w:val="H2Ashurst"/>
      </w:pPr>
      <w:bookmarkStart w:id="6329" w:name="_Ref144115240"/>
      <w:r w:rsidRPr="00462199">
        <w:t>The Producer shall, on reasonable notice and at its own cost:</w:t>
      </w:r>
      <w:bookmarkEnd w:id="6329"/>
    </w:p>
    <w:p w14:paraId="3C156696" w14:textId="77777777" w:rsidR="00D179D6" w:rsidRPr="00462199" w:rsidRDefault="00D179D6" w:rsidP="00202C21">
      <w:pPr>
        <w:pStyle w:val="H3Ashurst"/>
      </w:pPr>
      <w:bookmarkStart w:id="6330" w:name="_Ref144115241"/>
      <w:r w:rsidRPr="00462199">
        <w:t>do or procure the doing of all acts and execute or procure the execution of all documents; and</w:t>
      </w:r>
      <w:bookmarkEnd w:id="6330"/>
    </w:p>
    <w:p w14:paraId="1C0D5E4A" w14:textId="77777777" w:rsidR="00D179D6" w:rsidRPr="00462199" w:rsidRDefault="00D179D6" w:rsidP="00202C21">
      <w:pPr>
        <w:pStyle w:val="H3Ashurst"/>
      </w:pPr>
      <w:bookmarkStart w:id="6331" w:name="_Ref144115242"/>
      <w:r w:rsidRPr="00462199">
        <w:t>provide the LCHA Counterparty with the Information and assurances,</w:t>
      </w:r>
      <w:bookmarkEnd w:id="6331"/>
    </w:p>
    <w:p w14:paraId="47E6EF89" w14:textId="77777777" w:rsidR="00D179D6" w:rsidRPr="00462199" w:rsidRDefault="00D179D6" w:rsidP="005B3BB9">
      <w:pPr>
        <w:pStyle w:val="B12Ashurst"/>
      </w:pPr>
      <w:r w:rsidRPr="00462199">
        <w:t>reasonably necessary for the LCHA Counterparty or other public body to comply with the terms of any decision of a Subsidy Control Competent Authority or other Competent Authority pursuant to the Subsidy Control Rules in relation to the LCHA and any other UKLCH Programme LCHAs.</w:t>
      </w:r>
    </w:p>
    <w:p w14:paraId="01802C85" w14:textId="77777777" w:rsidR="00D179D6" w:rsidRPr="00462199" w:rsidRDefault="00D179D6" w:rsidP="005B3BB9">
      <w:pPr>
        <w:pStyle w:val="H1Ashurst"/>
      </w:pPr>
      <w:bookmarkStart w:id="6332" w:name="_Ref144115243"/>
      <w:bookmarkStart w:id="6333" w:name="_Toc149833738"/>
      <w:r w:rsidRPr="00462199">
        <w:t>Producer acknowledgements: General</w:t>
      </w:r>
      <w:bookmarkEnd w:id="6332"/>
      <w:bookmarkEnd w:id="6333"/>
    </w:p>
    <w:p w14:paraId="2D38A450" w14:textId="77777777" w:rsidR="00D179D6" w:rsidRPr="00462199" w:rsidRDefault="00D179D6" w:rsidP="005B3BB9">
      <w:pPr>
        <w:pStyle w:val="NormalBoldAshurst"/>
      </w:pPr>
      <w:r w:rsidRPr="00462199">
        <w:rPr>
          <w:i/>
        </w:rPr>
        <w:t>Producer responsibility for advice and appraisal</w:t>
      </w:r>
    </w:p>
    <w:p w14:paraId="71045B2A" w14:textId="77777777" w:rsidR="00D179D6" w:rsidRPr="00462199" w:rsidRDefault="00D179D6" w:rsidP="005B3BB9">
      <w:pPr>
        <w:pStyle w:val="H2Ashurst"/>
      </w:pPr>
      <w:bookmarkStart w:id="6334" w:name="_Ref144115244"/>
      <w:r w:rsidRPr="00462199">
        <w:t>The Producer acknowledges and agrees that none of the LCHA Counterparty, the LCHA Settlement Services Provider or the Secretary of State (nor any of their respective Representatives):</w:t>
      </w:r>
      <w:bookmarkEnd w:id="6334"/>
    </w:p>
    <w:p w14:paraId="4F2A5840" w14:textId="77777777" w:rsidR="00D179D6" w:rsidRPr="00462199" w:rsidRDefault="00D179D6" w:rsidP="00202C21">
      <w:pPr>
        <w:pStyle w:val="H3Ashurst"/>
      </w:pPr>
      <w:bookmarkStart w:id="6335" w:name="_Ref144115245"/>
      <w:r w:rsidRPr="00462199">
        <w:t>is:</w:t>
      </w:r>
      <w:bookmarkEnd w:id="6335"/>
    </w:p>
    <w:p w14:paraId="26886665" w14:textId="77777777" w:rsidR="00D179D6" w:rsidRPr="00462199" w:rsidRDefault="00D179D6" w:rsidP="005B3BB9">
      <w:pPr>
        <w:pStyle w:val="H4Ashurst"/>
      </w:pPr>
      <w:bookmarkStart w:id="6336" w:name="_Ref144115246"/>
      <w:r w:rsidRPr="00462199">
        <w:t>acting as a fiduciary of the Producer; or</w:t>
      </w:r>
      <w:bookmarkEnd w:id="6336"/>
    </w:p>
    <w:p w14:paraId="59CCEDAF" w14:textId="77777777" w:rsidR="00D179D6" w:rsidRPr="00462199" w:rsidRDefault="00D179D6" w:rsidP="005B3BB9">
      <w:pPr>
        <w:pStyle w:val="H4Ashurst"/>
      </w:pPr>
      <w:bookmarkStart w:id="6337" w:name="_Ref144115247"/>
      <w:r w:rsidRPr="00462199">
        <w:t>advising the Producer (including as to any financial, legal, tax, investment, accounting or regulatory matters in any jurisdiction); or</w:t>
      </w:r>
      <w:bookmarkEnd w:id="6337"/>
    </w:p>
    <w:p w14:paraId="25C726DF" w14:textId="77777777" w:rsidR="00D179D6" w:rsidRPr="00462199" w:rsidRDefault="00D179D6" w:rsidP="00202C21">
      <w:pPr>
        <w:pStyle w:val="H3Ashurst"/>
      </w:pPr>
      <w:bookmarkStart w:id="6338" w:name="_Ref144115248"/>
      <w:r w:rsidRPr="00462199">
        <w:t>shall have any liability, duty, responsibility or obligation to the Producer with respect thereto.</w:t>
      </w:r>
      <w:bookmarkEnd w:id="6338"/>
    </w:p>
    <w:p w14:paraId="642AF9BF" w14:textId="77777777" w:rsidR="00D179D6" w:rsidRPr="00462199" w:rsidRDefault="00D179D6" w:rsidP="00516B52">
      <w:pPr>
        <w:pStyle w:val="NormalBoldAshurst"/>
        <w:keepNext/>
      </w:pPr>
      <w:r w:rsidRPr="00462199">
        <w:rPr>
          <w:i/>
        </w:rPr>
        <w:lastRenderedPageBreak/>
        <w:t>LCHA Counterparty contracting as principal</w:t>
      </w:r>
    </w:p>
    <w:p w14:paraId="5FBC1231" w14:textId="70D85461" w:rsidR="00D179D6" w:rsidRPr="00462199" w:rsidRDefault="00D179D6" w:rsidP="005B3BB9">
      <w:pPr>
        <w:pStyle w:val="H2Ashurst"/>
      </w:pPr>
      <w:bookmarkStart w:id="6339" w:name="_Ref144115249"/>
      <w:r w:rsidRPr="00462199">
        <w:t>The Producer acknowledges and irrevocably and un</w:t>
      </w:r>
      <w:r w:rsidR="007248B2" w:rsidRPr="007248B2">
        <w:t>condition</w:t>
      </w:r>
      <w:r w:rsidRPr="00462199">
        <w:t>ally agrees that:</w:t>
      </w:r>
      <w:bookmarkEnd w:id="6339"/>
    </w:p>
    <w:p w14:paraId="4D12BAAA" w14:textId="77777777" w:rsidR="00D179D6" w:rsidRPr="00462199" w:rsidRDefault="00D179D6" w:rsidP="00202C21">
      <w:pPr>
        <w:pStyle w:val="H3Ashurst"/>
      </w:pPr>
      <w:bookmarkStart w:id="6340" w:name="_Ref144115250"/>
      <w:r w:rsidRPr="00462199">
        <w:t>the LCHA Counterparty is contracting as principal and not on behalf of or as an agent for the Secretary of State;</w:t>
      </w:r>
      <w:bookmarkEnd w:id="6340"/>
    </w:p>
    <w:p w14:paraId="628FF5EE" w14:textId="77777777" w:rsidR="00D179D6" w:rsidRPr="00462199" w:rsidRDefault="00D179D6" w:rsidP="00202C21">
      <w:pPr>
        <w:pStyle w:val="H3Ashurst"/>
      </w:pPr>
      <w:bookmarkStart w:id="6341" w:name="_Ref144115251"/>
      <w:r w:rsidRPr="00462199">
        <w:t>it shall not have or bring any claim or action against the Secretary of State (or its Representatives), or the Representatives of the LCHA Counterparty, in respect of the LCHA or any other LCHA Document;</w:t>
      </w:r>
      <w:bookmarkEnd w:id="6341"/>
    </w:p>
    <w:p w14:paraId="47DA9410" w14:textId="77777777" w:rsidR="00D179D6" w:rsidRPr="00462199" w:rsidRDefault="00D179D6" w:rsidP="00202C21">
      <w:pPr>
        <w:pStyle w:val="H3Ashurst"/>
      </w:pPr>
      <w:bookmarkStart w:id="6342" w:name="_Ref144115252"/>
      <w:r w:rsidRPr="00462199">
        <w:t>nothing in the LCHA or any other LCHA Document shall impute or impose any liability, duty, responsibility or obligation upon the LCHA Counterparty (other than pursuant to and in accordance with the express terms of the LCHA or any other LCHA Document); and</w:t>
      </w:r>
      <w:bookmarkEnd w:id="6342"/>
    </w:p>
    <w:p w14:paraId="276EF32B" w14:textId="77777777" w:rsidR="00D179D6" w:rsidRPr="00462199" w:rsidRDefault="00D179D6" w:rsidP="00202C21">
      <w:pPr>
        <w:pStyle w:val="H3Ashurst"/>
      </w:pPr>
      <w:bookmarkStart w:id="6343" w:name="_Ref144115253"/>
      <w:r w:rsidRPr="00462199">
        <w:t>it shall not hold itself out as having any authority to act for or represent the LCHA Counterparty in any way, nor act in any way which confers on the Producer any express, implied or apparent authority to incur any obligation or liability on behalf of the LCHA Counterparty.</w:t>
      </w:r>
      <w:bookmarkEnd w:id="6343"/>
    </w:p>
    <w:p w14:paraId="66738BCA" w14:textId="77777777" w:rsidR="00D179D6" w:rsidRPr="00462199" w:rsidRDefault="00D179D6" w:rsidP="005B3BB9">
      <w:pPr>
        <w:pStyle w:val="NormalBoldAshurst"/>
      </w:pPr>
      <w:r w:rsidRPr="00462199">
        <w:rPr>
          <w:i/>
        </w:rPr>
        <w:t>Producer's relationship with the LCHA Settlement Services Provider</w:t>
      </w:r>
    </w:p>
    <w:p w14:paraId="79C6B60C" w14:textId="77777777" w:rsidR="00D179D6" w:rsidRPr="00462199" w:rsidRDefault="00D179D6" w:rsidP="005B3BB9">
      <w:pPr>
        <w:pStyle w:val="H2Ashurst"/>
      </w:pPr>
      <w:bookmarkStart w:id="6344" w:name="_Ref144115254"/>
      <w:r w:rsidRPr="00462199">
        <w:t>The Producer acknowledges and agrees that it shall not have or bring any claim or action against the LCHA Settlement Services Provider in respect of any breach of the LCHA (or any other LCHA Document) or any loss, damage, cost or expense suffered or incurred thereunder and that its sole recourse for any breach of the LCHA (or any other LCHA Document) or any loss, damage, cost or expense suffered or incurred thereunder shall be against the LCHA Counterparty.</w:t>
      </w:r>
      <w:bookmarkEnd w:id="6344"/>
    </w:p>
    <w:p w14:paraId="5742D941" w14:textId="77777777" w:rsidR="00D179D6" w:rsidRPr="00462199" w:rsidRDefault="00D179D6" w:rsidP="005B3BB9">
      <w:pPr>
        <w:pStyle w:val="H1Ashurst"/>
      </w:pPr>
      <w:bookmarkStart w:id="6345" w:name="_Ref144115255"/>
      <w:bookmarkStart w:id="6346" w:name="_Toc149833739"/>
      <w:r w:rsidRPr="00462199">
        <w:t>No partnership</w:t>
      </w:r>
      <w:bookmarkEnd w:id="6345"/>
      <w:bookmarkEnd w:id="6346"/>
    </w:p>
    <w:p w14:paraId="3A9565DC" w14:textId="77777777" w:rsidR="00D179D6" w:rsidRPr="00462199" w:rsidRDefault="00D179D6" w:rsidP="005B3BB9">
      <w:pPr>
        <w:pStyle w:val="B12Ashurst"/>
      </w:pPr>
      <w:r w:rsidRPr="00462199">
        <w:t>Nothing in the LCHA or any other LCHA Document and no action taken by the Parties pursuant to the LCHA or any other LCHA Document shall constitute a partnership, joint venture or agency relationship between the Parties.</w:t>
      </w:r>
    </w:p>
    <w:p w14:paraId="10717B32" w14:textId="77777777" w:rsidR="00D179D6" w:rsidRPr="00462199" w:rsidRDefault="00D179D6" w:rsidP="005B3BB9">
      <w:pPr>
        <w:pStyle w:val="H1Ashurst"/>
      </w:pPr>
      <w:bookmarkStart w:id="6347" w:name="_Ref144115256"/>
      <w:bookmarkStart w:id="6348" w:name="_Ref144457647"/>
      <w:bookmarkStart w:id="6349" w:name="_Ref144481417"/>
      <w:bookmarkStart w:id="6350" w:name="_Ref144483446"/>
      <w:bookmarkStart w:id="6351" w:name="_Toc149833740"/>
      <w:r w:rsidRPr="00462199">
        <w:t>Transfers</w:t>
      </w:r>
      <w:bookmarkEnd w:id="6347"/>
      <w:bookmarkEnd w:id="6348"/>
      <w:bookmarkEnd w:id="6349"/>
      <w:bookmarkEnd w:id="6350"/>
      <w:bookmarkEnd w:id="6351"/>
    </w:p>
    <w:p w14:paraId="6C8FF192" w14:textId="77777777" w:rsidR="00D179D6" w:rsidRPr="00462199" w:rsidRDefault="00D179D6" w:rsidP="005B3BB9">
      <w:pPr>
        <w:pStyle w:val="NormalBoldAshurst"/>
      </w:pPr>
      <w:r w:rsidRPr="00462199">
        <w:rPr>
          <w:i/>
        </w:rPr>
        <w:t>Restriction on Transfers</w:t>
      </w:r>
    </w:p>
    <w:p w14:paraId="69336805" w14:textId="2DBAC9BA" w:rsidR="00D179D6" w:rsidRPr="00462199" w:rsidRDefault="00D179D6" w:rsidP="005B3BB9">
      <w:pPr>
        <w:pStyle w:val="H2Ashurst"/>
      </w:pPr>
      <w:bookmarkStart w:id="6352" w:name="_Ref144115257"/>
      <w:r w:rsidRPr="00462199">
        <w:t xml:space="preserve">Save as expressly permitted by this </w:t>
      </w:r>
      <w:r w:rsidR="007248B2" w:rsidRPr="007248B2">
        <w:t>Condition</w:t>
      </w:r>
      <w:r w:rsidRPr="00462199">
        <w:t xml:space="preserve"> </w:t>
      </w:r>
      <w:r w:rsidR="005A6854">
        <w:fldChar w:fldCharType="begin"/>
      </w:r>
      <w:r w:rsidR="005A6854">
        <w:instrText xml:space="preserve"> REF _Ref144481417 \w \h </w:instrText>
      </w:r>
      <w:r w:rsidR="005A6854">
        <w:fldChar w:fldCharType="separate"/>
      </w:r>
      <w:del w:id="6353" w:author="Faqir, Sofia (Energy Security)" w:date="2023-11-12T19:47:00Z">
        <w:r w:rsidR="00E473FC">
          <w:delText>81</w:delText>
        </w:r>
      </w:del>
      <w:r w:rsidR="005A6854">
        <w:fldChar w:fldCharType="end"/>
      </w:r>
      <w:r w:rsidRPr="00462199">
        <w:t xml:space="preserve"> (</w:t>
      </w:r>
      <w:r w:rsidRPr="00462199">
        <w:rPr>
          <w:i/>
        </w:rPr>
        <w:t>Transfers</w:t>
      </w:r>
      <w:r w:rsidRPr="00462199">
        <w:t>), neither Party may:</w:t>
      </w:r>
      <w:bookmarkEnd w:id="6352"/>
    </w:p>
    <w:p w14:paraId="742A7CED" w14:textId="77777777" w:rsidR="00D179D6" w:rsidRPr="00462199" w:rsidRDefault="00D179D6" w:rsidP="00202C21">
      <w:pPr>
        <w:pStyle w:val="H3Ashurst"/>
      </w:pPr>
      <w:bookmarkStart w:id="6354" w:name="_Ref144115258"/>
      <w:r w:rsidRPr="00462199">
        <w:t>assign to any person all or any of its rights or benefits under the LCHA or any other LCHA Document;</w:t>
      </w:r>
      <w:bookmarkEnd w:id="6354"/>
    </w:p>
    <w:p w14:paraId="1D078CA2" w14:textId="77777777" w:rsidR="00D179D6" w:rsidRPr="00462199" w:rsidRDefault="00D179D6" w:rsidP="00202C21">
      <w:pPr>
        <w:pStyle w:val="H3Ashurst"/>
      </w:pPr>
      <w:bookmarkStart w:id="6355" w:name="_Ref144115259"/>
      <w:r w:rsidRPr="00462199">
        <w:t>make a declaration of trust in respect of or enter into any arrangement whereby it agrees to hold in trust for any person all or any of its rights or benefits under the LCHA or any other LCHA Document; or</w:t>
      </w:r>
      <w:bookmarkEnd w:id="6355"/>
    </w:p>
    <w:p w14:paraId="45AAD222" w14:textId="77777777" w:rsidR="00D179D6" w:rsidRPr="00462199" w:rsidRDefault="00D179D6" w:rsidP="00202C21">
      <w:pPr>
        <w:pStyle w:val="H3Ashurst"/>
      </w:pPr>
      <w:bookmarkStart w:id="6356" w:name="_Ref144115260"/>
      <w:r w:rsidRPr="00462199">
        <w:t>transfer (whether by way of novation, sub-contract, delegation or otherwise) to any person, or enter into an arrangement whereby any person is to perform, any or all of its obligations under the LCHA or any other LCHA Document,</w:t>
      </w:r>
      <w:bookmarkEnd w:id="6356"/>
    </w:p>
    <w:p w14:paraId="454C2D6E" w14:textId="77777777" w:rsidR="00D179D6" w:rsidRPr="00462199" w:rsidRDefault="00D179D6" w:rsidP="005B3BB9">
      <w:pPr>
        <w:pStyle w:val="B12Ashurst"/>
      </w:pPr>
      <w:r w:rsidRPr="00462199">
        <w:t xml:space="preserve">(each, a </w:t>
      </w:r>
      <w:r w:rsidRPr="00462199">
        <w:rPr>
          <w:b/>
        </w:rPr>
        <w:t>"Transfer"</w:t>
      </w:r>
      <w:r w:rsidRPr="00462199">
        <w:t xml:space="preserve">, and </w:t>
      </w:r>
      <w:r w:rsidRPr="00462199">
        <w:rPr>
          <w:b/>
        </w:rPr>
        <w:t>"Transferee"</w:t>
      </w:r>
      <w:r w:rsidRPr="00462199">
        <w:t>), without the prior written consent of the other Party.</w:t>
      </w:r>
    </w:p>
    <w:p w14:paraId="1677AEF4" w14:textId="77777777" w:rsidR="00D179D6" w:rsidRPr="00462199" w:rsidRDefault="00D179D6" w:rsidP="00516B52">
      <w:pPr>
        <w:pStyle w:val="NormalBoldAshurst"/>
        <w:keepNext/>
      </w:pPr>
      <w:r w:rsidRPr="00462199">
        <w:rPr>
          <w:i/>
        </w:rPr>
        <w:lastRenderedPageBreak/>
        <w:t>Permitted Transfers by the LCHA Counterparty</w:t>
      </w:r>
    </w:p>
    <w:p w14:paraId="087F7FE4" w14:textId="71D9AEF9" w:rsidR="00D179D6" w:rsidRPr="00462199" w:rsidRDefault="00D179D6" w:rsidP="005B3BB9">
      <w:pPr>
        <w:pStyle w:val="H2Ashurst"/>
      </w:pPr>
      <w:bookmarkStart w:id="6357" w:name="_Ref144115261"/>
      <w:r w:rsidRPr="00462199">
        <w:t xml:space="preserve">Notwithstanding </w:t>
      </w:r>
      <w:r w:rsidR="007248B2" w:rsidRPr="007248B2">
        <w:t>Condition</w:t>
      </w:r>
      <w:r w:rsidRPr="00462199">
        <w:t xml:space="preserve"> </w:t>
      </w:r>
      <w:r w:rsidR="005A6854">
        <w:fldChar w:fldCharType="begin"/>
      </w:r>
      <w:r w:rsidR="005A6854">
        <w:instrText xml:space="preserve"> REF _Ref144115257 \w \h </w:instrText>
      </w:r>
      <w:r w:rsidR="005A6854">
        <w:fldChar w:fldCharType="separate"/>
      </w:r>
      <w:del w:id="6358" w:author="Faqir, Sofia (Energy Security)" w:date="2023-11-12T19:47:00Z">
        <w:r w:rsidR="00E473FC">
          <w:delText>81.1</w:delText>
        </w:r>
      </w:del>
      <w:r w:rsidR="005A6854">
        <w:fldChar w:fldCharType="end"/>
      </w:r>
      <w:r w:rsidRPr="00462199">
        <w:t xml:space="preserve"> (</w:t>
      </w:r>
      <w:r w:rsidRPr="00462199">
        <w:rPr>
          <w:i/>
        </w:rPr>
        <w:t>Restriction on Transfer</w:t>
      </w:r>
      <w:r w:rsidRPr="00462199">
        <w:t>), a Transfer of the LCHA Counterparty's rights or obligations may be effected (whether by virtue of any Law or any scheme pursuant to any Law or otherwise), without the consent of the Producer, to any:</w:t>
      </w:r>
      <w:bookmarkEnd w:id="6357"/>
    </w:p>
    <w:p w14:paraId="1E59F89D" w14:textId="77777777" w:rsidR="00D179D6" w:rsidRPr="00462199" w:rsidRDefault="00D179D6" w:rsidP="00202C21">
      <w:pPr>
        <w:pStyle w:val="H3Ashurst"/>
      </w:pPr>
      <w:bookmarkStart w:id="6359" w:name="_Ref144115262"/>
      <w:r w:rsidRPr="00462199">
        <w:t>company formed and registered under the Companies Act 2006;</w:t>
      </w:r>
      <w:bookmarkEnd w:id="6359"/>
    </w:p>
    <w:p w14:paraId="7CA36E02" w14:textId="77777777" w:rsidR="00D179D6" w:rsidRPr="00462199" w:rsidRDefault="00D179D6" w:rsidP="00202C21">
      <w:pPr>
        <w:pStyle w:val="H3Ashurst"/>
      </w:pPr>
      <w:bookmarkStart w:id="6360" w:name="_Ref144115263"/>
      <w:r w:rsidRPr="00462199">
        <w:t>entity directly wholly owned or controlled by a Minister of the Crown; or</w:t>
      </w:r>
      <w:bookmarkEnd w:id="6360"/>
    </w:p>
    <w:p w14:paraId="24C02DCD" w14:textId="77777777" w:rsidR="00D179D6" w:rsidRPr="00462199" w:rsidRDefault="00D179D6" w:rsidP="00202C21">
      <w:pPr>
        <w:pStyle w:val="H3Ashurst"/>
      </w:pPr>
      <w:bookmarkStart w:id="6361" w:name="_Ref144115264"/>
      <w:r w:rsidRPr="00462199">
        <w:t>public authority, including any person any of whose functions are of a public nature,</w:t>
      </w:r>
      <w:bookmarkEnd w:id="6361"/>
    </w:p>
    <w:p w14:paraId="7BA9DAAD" w14:textId="77777777" w:rsidR="00D179D6" w:rsidRPr="00462199" w:rsidRDefault="00D179D6" w:rsidP="005B3BB9">
      <w:pPr>
        <w:pStyle w:val="B12Ashurst"/>
      </w:pPr>
      <w:r w:rsidRPr="00462199">
        <w:t>in each case where such company, entity or public authority:</w:t>
      </w:r>
    </w:p>
    <w:p w14:paraId="3E370A72" w14:textId="77777777" w:rsidR="00D179D6" w:rsidRPr="00462199" w:rsidRDefault="00D179D6" w:rsidP="005B3BB9">
      <w:pPr>
        <w:pStyle w:val="H4Ashurst"/>
      </w:pPr>
      <w:bookmarkStart w:id="6362" w:name="_Ref144115265"/>
      <w:r w:rsidRPr="00462199">
        <w:t>acquires the whole of the LCHA;</w:t>
      </w:r>
      <w:bookmarkEnd w:id="6362"/>
    </w:p>
    <w:p w14:paraId="60988AF5" w14:textId="77777777" w:rsidR="00D179D6" w:rsidRPr="00462199" w:rsidRDefault="00D179D6" w:rsidP="005B3BB9">
      <w:pPr>
        <w:pStyle w:val="H4Ashurst"/>
      </w:pPr>
      <w:bookmarkStart w:id="6363" w:name="_Ref144115266"/>
      <w:r w:rsidRPr="00462199">
        <w:t>has the legal capacity, power and authority to become a party to, and to perform the obligations and exercise the discretions of the LCHA Counterparty under, the LCHA;</w:t>
      </w:r>
      <w:bookmarkEnd w:id="6363"/>
    </w:p>
    <w:p w14:paraId="5717C726" w14:textId="77777777" w:rsidR="00D179D6" w:rsidRPr="00462199" w:rsidRDefault="00D179D6" w:rsidP="005B3BB9">
      <w:pPr>
        <w:pStyle w:val="H4Ashurst"/>
      </w:pPr>
      <w:bookmarkStart w:id="6364" w:name="_Ref144115267"/>
      <w:r w:rsidRPr="00462199">
        <w:t>has sufficient financial standing or access to sufficient financial resources to perform the payment obligations of the LCHA Counterparty under the LCHA; and</w:t>
      </w:r>
      <w:bookmarkEnd w:id="6364"/>
    </w:p>
    <w:p w14:paraId="463FD718" w14:textId="77777777" w:rsidR="00D179D6" w:rsidRPr="00462199" w:rsidRDefault="00D179D6" w:rsidP="005B3BB9">
      <w:pPr>
        <w:pStyle w:val="H4Ashurst"/>
      </w:pPr>
      <w:bookmarkStart w:id="6365" w:name="_Ref144115268"/>
      <w:r w:rsidRPr="00462199">
        <w:t>has or has access to sufficient non-financial resources and expertise to perform the obligations and exercise the discretions of the LCHA Counterparty under the LCHA.</w:t>
      </w:r>
      <w:bookmarkEnd w:id="6365"/>
    </w:p>
    <w:p w14:paraId="1A2B88D7" w14:textId="77777777" w:rsidR="00D179D6" w:rsidRPr="00462199" w:rsidRDefault="00D179D6" w:rsidP="005B3BB9">
      <w:pPr>
        <w:pStyle w:val="NormalBoldAshurst"/>
      </w:pPr>
      <w:r w:rsidRPr="00462199">
        <w:rPr>
          <w:i/>
        </w:rPr>
        <w:t>Other permitted assignments by the LCHA Counterparty</w:t>
      </w:r>
    </w:p>
    <w:p w14:paraId="132D60C6" w14:textId="471A6E75" w:rsidR="00D179D6" w:rsidRPr="00462199" w:rsidRDefault="00D179D6" w:rsidP="005B3BB9">
      <w:pPr>
        <w:pStyle w:val="H2Ashurst"/>
      </w:pPr>
      <w:bookmarkStart w:id="6366" w:name="_Ref144115269"/>
      <w:r w:rsidRPr="00462199">
        <w:t xml:space="preserve">Notwithstanding </w:t>
      </w:r>
      <w:r w:rsidR="007248B2" w:rsidRPr="007248B2">
        <w:t>Condition</w:t>
      </w:r>
      <w:r w:rsidRPr="00462199">
        <w:t xml:space="preserve"> </w:t>
      </w:r>
      <w:r w:rsidR="005A6854">
        <w:fldChar w:fldCharType="begin"/>
      </w:r>
      <w:r w:rsidR="005A6854">
        <w:instrText xml:space="preserve"> REF _Ref144115257 \w \h </w:instrText>
      </w:r>
      <w:r w:rsidR="005A6854">
        <w:fldChar w:fldCharType="separate"/>
      </w:r>
      <w:del w:id="6367" w:author="Faqir, Sofia (Energy Security)" w:date="2023-11-12T19:47:00Z">
        <w:r w:rsidR="00E473FC">
          <w:delText>81.1</w:delText>
        </w:r>
      </w:del>
      <w:r w:rsidR="005A6854">
        <w:fldChar w:fldCharType="end"/>
      </w:r>
      <w:r w:rsidRPr="00462199">
        <w:t xml:space="preserve"> (</w:t>
      </w:r>
      <w:r w:rsidRPr="00462199">
        <w:rPr>
          <w:i/>
        </w:rPr>
        <w:t>Restriction on Transfers</w:t>
      </w:r>
      <w:r w:rsidRPr="00462199">
        <w:t>), the LCHA Counterparty shall be entitled, without the consent of the Producer, to assign to any person all or any of its rights or benefits under the LCHA and any other LCHA Document on such terms as the LCHA Counterparty considers appropriate.</w:t>
      </w:r>
      <w:bookmarkEnd w:id="6366"/>
    </w:p>
    <w:p w14:paraId="4EE6360A" w14:textId="77777777" w:rsidR="00D179D6" w:rsidRPr="00462199" w:rsidRDefault="00D179D6" w:rsidP="005B3BB9">
      <w:pPr>
        <w:pStyle w:val="NormalBoldAshurst"/>
      </w:pPr>
      <w:r w:rsidRPr="00462199">
        <w:rPr>
          <w:i/>
        </w:rPr>
        <w:t>Permitted delegation by the LCHA Counterparty</w:t>
      </w:r>
    </w:p>
    <w:p w14:paraId="70B3FA9E" w14:textId="5C0C5CD6" w:rsidR="00D179D6" w:rsidRPr="00462199" w:rsidRDefault="00D179D6" w:rsidP="005B3BB9">
      <w:pPr>
        <w:pStyle w:val="H2Ashurst"/>
      </w:pPr>
      <w:bookmarkStart w:id="6368" w:name="_Ref144115270"/>
      <w:r w:rsidRPr="00462199">
        <w:t xml:space="preserve">Notwithstanding </w:t>
      </w:r>
      <w:r w:rsidR="007248B2" w:rsidRPr="007248B2">
        <w:t>Condition</w:t>
      </w:r>
      <w:r w:rsidRPr="00462199">
        <w:t xml:space="preserve"> </w:t>
      </w:r>
      <w:r w:rsidR="005A6854">
        <w:fldChar w:fldCharType="begin"/>
      </w:r>
      <w:r w:rsidR="005A6854">
        <w:instrText xml:space="preserve"> REF _Ref144115257 \w \h </w:instrText>
      </w:r>
      <w:r w:rsidR="005A6854">
        <w:fldChar w:fldCharType="separate"/>
      </w:r>
      <w:del w:id="6369" w:author="Faqir, Sofia (Energy Security)" w:date="2023-11-12T19:47:00Z">
        <w:r w:rsidR="00E473FC">
          <w:delText>81.1</w:delText>
        </w:r>
      </w:del>
      <w:r w:rsidR="005A6854">
        <w:fldChar w:fldCharType="end"/>
      </w:r>
      <w:r w:rsidRPr="00462199">
        <w:t xml:space="preserve"> (</w:t>
      </w:r>
      <w:r w:rsidRPr="00462199">
        <w:rPr>
          <w:i/>
        </w:rPr>
        <w:t>Restriction on Transfers</w:t>
      </w:r>
      <w:r w:rsidRPr="00462199">
        <w:t>), the LCHA Counterparty shall be entitled, without the consent of the Producer, to sub-contract or delegate to any person, or enter into an arrangement whereby any person is to perform, any or all of its obligations under the LCHA and any other LCHA Document on such terms as the LCHA Counterparty considers appropriate, provided that the LCHA Counterparty shall not be relieved of any of its obligations under the LCHA and any other LCHA Document and shall be liable for the acts and omissions of any person to whom it sub-contracts or delegates or with whom it enters into an arrangement to perform any or all of its obligations under the LCHA and any other LCHA Document.</w:t>
      </w:r>
      <w:bookmarkEnd w:id="6368"/>
    </w:p>
    <w:p w14:paraId="43A26933" w14:textId="77777777" w:rsidR="00D179D6" w:rsidRPr="00462199" w:rsidRDefault="00D179D6" w:rsidP="005B3BB9">
      <w:pPr>
        <w:pStyle w:val="NormalBoldAshurst"/>
      </w:pPr>
      <w:r w:rsidRPr="00462199">
        <w:rPr>
          <w:i/>
        </w:rPr>
        <w:t>General provisions relating to permitted transfers</w:t>
      </w:r>
    </w:p>
    <w:p w14:paraId="48AA8F49" w14:textId="77777777" w:rsidR="00D179D6" w:rsidRPr="00462199" w:rsidRDefault="00D179D6" w:rsidP="005B3BB9">
      <w:pPr>
        <w:pStyle w:val="H2Ashurst"/>
      </w:pPr>
      <w:bookmarkStart w:id="6370" w:name="_Ref144115271"/>
    </w:p>
    <w:p w14:paraId="5247C17B" w14:textId="7DDA817B" w:rsidR="00D179D6" w:rsidRPr="00462199" w:rsidRDefault="00D179D6" w:rsidP="00202C21">
      <w:pPr>
        <w:pStyle w:val="H3Ashurst"/>
      </w:pPr>
      <w:bookmarkStart w:id="6371" w:name="_Ref144115272"/>
      <w:bookmarkEnd w:id="6370"/>
      <w:r w:rsidRPr="00462199">
        <w:t xml:space="preserve">If the LCHA Counterparty effects or proposes to effect a Transfer referred to in </w:t>
      </w:r>
      <w:r w:rsidR="007248B2" w:rsidRPr="007248B2">
        <w:t>Condition</w:t>
      </w:r>
      <w:r w:rsidRPr="00462199">
        <w:t xml:space="preserve">s </w:t>
      </w:r>
      <w:r w:rsidR="005A6854">
        <w:fldChar w:fldCharType="begin"/>
      </w:r>
      <w:r w:rsidR="005A6854">
        <w:instrText xml:space="preserve"> REF _Ref144115261 \w \h </w:instrText>
      </w:r>
      <w:r w:rsidR="005A6854">
        <w:fldChar w:fldCharType="separate"/>
      </w:r>
      <w:del w:id="6372" w:author="Faqir, Sofia (Energy Security)" w:date="2023-11-12T19:47:00Z">
        <w:r w:rsidR="00E473FC">
          <w:delText>81.2</w:delText>
        </w:r>
      </w:del>
      <w:r w:rsidR="005A6854">
        <w:fldChar w:fldCharType="end"/>
      </w:r>
      <w:r w:rsidRPr="00462199">
        <w:t xml:space="preserve">, </w:t>
      </w:r>
      <w:r w:rsidR="005A6854">
        <w:fldChar w:fldCharType="begin"/>
      </w:r>
      <w:r w:rsidR="005A6854">
        <w:instrText xml:space="preserve"> REF _Ref144115269 \w \h </w:instrText>
      </w:r>
      <w:r w:rsidR="005A6854">
        <w:fldChar w:fldCharType="separate"/>
      </w:r>
      <w:del w:id="6373" w:author="Faqir, Sofia (Energy Security)" w:date="2023-11-12T19:47:00Z">
        <w:r w:rsidR="00E473FC">
          <w:delText>81.3</w:delText>
        </w:r>
      </w:del>
      <w:r w:rsidR="005A6854">
        <w:fldChar w:fldCharType="end"/>
      </w:r>
      <w:r w:rsidRPr="00462199">
        <w:t xml:space="preserve"> or </w:t>
      </w:r>
      <w:r w:rsidR="005A6854">
        <w:fldChar w:fldCharType="begin"/>
      </w:r>
      <w:r w:rsidR="005A6854">
        <w:instrText xml:space="preserve"> REF _Ref144115270 \w \h </w:instrText>
      </w:r>
      <w:r w:rsidR="005A6854">
        <w:fldChar w:fldCharType="separate"/>
      </w:r>
      <w:del w:id="6374" w:author="Faqir, Sofia (Energy Security)" w:date="2023-11-12T19:47:00Z">
        <w:r w:rsidR="00E473FC">
          <w:delText>81.4</w:delText>
        </w:r>
      </w:del>
      <w:r w:rsidR="005A6854">
        <w:fldChar w:fldCharType="end"/>
      </w:r>
      <w:r w:rsidRPr="00462199">
        <w:t xml:space="preserve">, the Producer shall enter into such further agreements and do all such other things as are necessary to substitute the relevant Transferee for the LCHA Counterparty in respect of the rights, benefits, obligations or liabilities that are, or are to be, the subject of the Transfer (the </w:t>
      </w:r>
      <w:r w:rsidRPr="00462199">
        <w:rPr>
          <w:b/>
        </w:rPr>
        <w:t xml:space="preserve">"Transferring Rights and </w:t>
      </w:r>
      <w:r w:rsidRPr="00462199">
        <w:rPr>
          <w:b/>
        </w:rPr>
        <w:lastRenderedPageBreak/>
        <w:t>Obligations"</w:t>
      </w:r>
      <w:r w:rsidRPr="00462199">
        <w:t>) and to give effect to any consequential amendments to the LCHA (or other relevant LCHA Document) that are necessary to give effect to such transfer.</w:t>
      </w:r>
      <w:bookmarkEnd w:id="6371"/>
    </w:p>
    <w:p w14:paraId="25D65CFC" w14:textId="42A650AE" w:rsidR="00D179D6" w:rsidRPr="00462199" w:rsidRDefault="00D179D6" w:rsidP="00202C21">
      <w:pPr>
        <w:pStyle w:val="H3Ashurst"/>
      </w:pPr>
      <w:bookmarkStart w:id="6375" w:name="_Ref144115273"/>
      <w:r w:rsidRPr="00462199">
        <w:t xml:space="preserve">To the extent practicable, the LCHA Counterparty shall give the Producer not less than ten (10) Business Days' prior written notice specifying the identity of the Transferee and the Transferring Rights and Obligations, provided that no such prior written notice shall be required in respect of any Transfer pursuant to </w:t>
      </w:r>
      <w:r w:rsidR="007248B2" w:rsidRPr="007248B2">
        <w:t>Condition</w:t>
      </w:r>
      <w:r w:rsidRPr="00462199">
        <w:t xml:space="preserve"> </w:t>
      </w:r>
      <w:r w:rsidR="005A6854">
        <w:fldChar w:fldCharType="begin"/>
      </w:r>
      <w:r w:rsidR="005A6854">
        <w:instrText xml:space="preserve"> REF _Ref144115270 \w \h </w:instrText>
      </w:r>
      <w:r w:rsidR="005A6854">
        <w:fldChar w:fldCharType="separate"/>
      </w:r>
      <w:del w:id="6376" w:author="Faqir, Sofia (Energy Security)" w:date="2023-11-12T19:47:00Z">
        <w:r w:rsidR="00E473FC">
          <w:delText>81.4</w:delText>
        </w:r>
      </w:del>
      <w:r w:rsidR="005A6854">
        <w:fldChar w:fldCharType="end"/>
      </w:r>
      <w:r w:rsidRPr="00462199">
        <w:t xml:space="preserve"> (</w:t>
      </w:r>
      <w:r w:rsidRPr="00462199">
        <w:rPr>
          <w:i/>
        </w:rPr>
        <w:t>Permitted delegation by the LCHA Counterparty</w:t>
      </w:r>
      <w:r w:rsidRPr="00462199">
        <w:t>).</w:t>
      </w:r>
      <w:bookmarkEnd w:id="6375"/>
    </w:p>
    <w:p w14:paraId="2BB9E619" w14:textId="77777777" w:rsidR="00D179D6" w:rsidRPr="00462199" w:rsidRDefault="00D179D6" w:rsidP="005B3BB9">
      <w:pPr>
        <w:pStyle w:val="NormalBoldAshurst"/>
      </w:pPr>
      <w:r w:rsidRPr="00462199">
        <w:rPr>
          <w:i/>
        </w:rPr>
        <w:t>Permitted assignment by the Producer</w:t>
      </w:r>
    </w:p>
    <w:p w14:paraId="15BD098D" w14:textId="01720CF0" w:rsidR="00D179D6" w:rsidRPr="00462199" w:rsidRDefault="00D179D6" w:rsidP="005B3BB9">
      <w:pPr>
        <w:pStyle w:val="H2Ashurst"/>
      </w:pPr>
      <w:bookmarkStart w:id="6377" w:name="_Ref144115274"/>
      <w:r w:rsidRPr="00462199">
        <w:t xml:space="preserve">Notwithstanding </w:t>
      </w:r>
      <w:r w:rsidR="007248B2" w:rsidRPr="007248B2">
        <w:t>Condition</w:t>
      </w:r>
      <w:r w:rsidRPr="00462199">
        <w:t xml:space="preserve"> </w:t>
      </w:r>
      <w:r w:rsidR="005A6854">
        <w:fldChar w:fldCharType="begin"/>
      </w:r>
      <w:r w:rsidR="005A6854">
        <w:instrText xml:space="preserve"> REF _Ref144115257 \w \h </w:instrText>
      </w:r>
      <w:r w:rsidR="005A6854">
        <w:fldChar w:fldCharType="separate"/>
      </w:r>
      <w:del w:id="6378" w:author="Faqir, Sofia (Energy Security)" w:date="2023-11-12T19:47:00Z">
        <w:r w:rsidR="00E473FC">
          <w:delText>81.1</w:delText>
        </w:r>
      </w:del>
      <w:r w:rsidR="005A6854">
        <w:fldChar w:fldCharType="end"/>
      </w:r>
      <w:r w:rsidRPr="00462199">
        <w:t xml:space="preserve"> (</w:t>
      </w:r>
      <w:r w:rsidRPr="00462199">
        <w:rPr>
          <w:i/>
        </w:rPr>
        <w:t>Restriction on Transfers</w:t>
      </w:r>
      <w:r w:rsidRPr="00462199">
        <w:t>) the Producer shall be entitled, without the consent of the LCHA Counterparty, to assign all (but not part only) of its rights and benefits under the LCHA and any other LCHA Document by way of security to or in favour of:</w:t>
      </w:r>
      <w:bookmarkEnd w:id="6377"/>
    </w:p>
    <w:p w14:paraId="1024301B" w14:textId="77777777" w:rsidR="00D179D6" w:rsidRPr="00462199" w:rsidRDefault="00D179D6" w:rsidP="00202C21">
      <w:pPr>
        <w:pStyle w:val="H3Ashurst"/>
      </w:pPr>
      <w:bookmarkStart w:id="6379" w:name="_Ref144115275"/>
      <w:r w:rsidRPr="00462199">
        <w:t>a Lender;</w:t>
      </w:r>
      <w:bookmarkEnd w:id="6379"/>
    </w:p>
    <w:p w14:paraId="57563308" w14:textId="77777777" w:rsidR="00D179D6" w:rsidRPr="00462199" w:rsidRDefault="00D179D6" w:rsidP="00202C21">
      <w:pPr>
        <w:pStyle w:val="H3Ashurst"/>
      </w:pPr>
      <w:bookmarkStart w:id="6380" w:name="_Ref144115276"/>
      <w:r w:rsidRPr="00462199">
        <w:t>any Affected Person;</w:t>
      </w:r>
      <w:bookmarkEnd w:id="6380"/>
    </w:p>
    <w:p w14:paraId="20F08EBA" w14:textId="77777777" w:rsidR="00D179D6" w:rsidRPr="00462199" w:rsidRDefault="00D179D6" w:rsidP="00202C21">
      <w:pPr>
        <w:pStyle w:val="H3Ashurst"/>
      </w:pPr>
      <w:bookmarkStart w:id="6381" w:name="_Ref144115277"/>
      <w:r w:rsidRPr="00462199">
        <w:t>any parent undertaking of the Producer which provides funding in relation to the Facility; or</w:t>
      </w:r>
      <w:bookmarkEnd w:id="6381"/>
    </w:p>
    <w:p w14:paraId="47A040B9" w14:textId="77777777" w:rsidR="00D179D6" w:rsidRPr="00462199" w:rsidRDefault="00D179D6" w:rsidP="00202C21">
      <w:pPr>
        <w:pStyle w:val="H3Ashurst"/>
      </w:pPr>
      <w:bookmarkStart w:id="6382" w:name="_Ref144115278"/>
      <w:r w:rsidRPr="00462199">
        <w:t>any agent or security trustee on behalf of any Lender or Affected Person or any parent undertaking of the Producer referred to in (C) above.</w:t>
      </w:r>
      <w:bookmarkEnd w:id="6382"/>
    </w:p>
    <w:p w14:paraId="69DFDA29" w14:textId="0F6711FB" w:rsidR="00D179D6" w:rsidRPr="00462199" w:rsidRDefault="00D179D6" w:rsidP="005B3BB9">
      <w:pPr>
        <w:pStyle w:val="B12Ashurst"/>
      </w:pPr>
      <w:r w:rsidRPr="00462199">
        <w:t xml:space="preserve">The Producer shall give the LCHA Counterparty not less than ten (10) Business Days' written notice prior to effecting an assignment pursuant to this </w:t>
      </w:r>
      <w:r w:rsidR="007248B2" w:rsidRPr="007248B2">
        <w:t>Condition</w:t>
      </w:r>
      <w:r w:rsidRPr="00462199">
        <w:t xml:space="preserve"> </w:t>
      </w:r>
      <w:r w:rsidR="005A6854">
        <w:fldChar w:fldCharType="begin"/>
      </w:r>
      <w:r w:rsidR="005A6854">
        <w:instrText xml:space="preserve"> REF _Ref144115274 \w \h </w:instrText>
      </w:r>
      <w:r w:rsidR="005A6854">
        <w:fldChar w:fldCharType="separate"/>
      </w:r>
      <w:del w:id="6383" w:author="Faqir, Sofia (Energy Security)" w:date="2023-11-12T19:47:00Z">
        <w:r w:rsidR="00E473FC">
          <w:delText>81.6</w:delText>
        </w:r>
      </w:del>
      <w:r w:rsidR="005A6854">
        <w:fldChar w:fldCharType="end"/>
      </w:r>
      <w:r w:rsidRPr="00462199">
        <w:t xml:space="preserve"> and shall specify in such notice the identity of the assignee and provide such details in relation to such assignee as the LCHA Counterparty may reasonably request having received such notification.</w:t>
      </w:r>
    </w:p>
    <w:p w14:paraId="4BC158BF" w14:textId="77777777" w:rsidR="00D179D6" w:rsidRPr="00462199" w:rsidRDefault="00D179D6" w:rsidP="005B3BB9">
      <w:pPr>
        <w:pStyle w:val="NormalBoldAshurst"/>
      </w:pPr>
      <w:r w:rsidRPr="00462199">
        <w:rPr>
          <w:i/>
        </w:rPr>
        <w:t>Direct Agreement</w:t>
      </w:r>
    </w:p>
    <w:p w14:paraId="537668E8" w14:textId="77777777" w:rsidR="00D179D6" w:rsidRPr="00462199" w:rsidRDefault="00D179D6" w:rsidP="005B3BB9">
      <w:pPr>
        <w:pStyle w:val="H2Ashurst"/>
      </w:pPr>
      <w:bookmarkStart w:id="6384" w:name="_Ref144115279"/>
      <w:r w:rsidRPr="00462199">
        <w:t>The LCHA Counterparty shall enter into a Direct Agreement with, and at the request of, any person (or with any agent or security trustee on the relevant person's behalf):</w:t>
      </w:r>
      <w:bookmarkEnd w:id="6384"/>
    </w:p>
    <w:p w14:paraId="0C5E3AD5" w14:textId="77777777" w:rsidR="006E2D53" w:rsidRDefault="006E2D53" w:rsidP="00E744DB">
      <w:pPr>
        <w:pStyle w:val="H3Ashurst"/>
        <w:tabs>
          <w:tab w:val="left" w:pos="782"/>
          <w:tab w:val="left" w:pos="1406"/>
          <w:tab w:val="left" w:pos="2030"/>
          <w:tab w:val="left" w:pos="2653"/>
          <w:tab w:val="left" w:pos="3277"/>
          <w:tab w:val="left" w:pos="3900"/>
          <w:tab w:val="left" w:pos="4524"/>
        </w:tabs>
        <w:ind w:left="2030" w:hanging="1248"/>
      </w:pPr>
      <w:bookmarkStart w:id="6385" w:name="_Ref144115280"/>
    </w:p>
    <w:p w14:paraId="00A37E1A" w14:textId="041CFD15" w:rsidR="00D179D6" w:rsidRPr="00462199" w:rsidRDefault="00D179D6" w:rsidP="006E2D53">
      <w:pPr>
        <w:pStyle w:val="H4Ashurst"/>
      </w:pPr>
      <w:r w:rsidRPr="00462199">
        <w:t>who is a Lender with the benefit of first ranking security over all or substantially all of the assets of the Producer (including its rights in respect of the Facility and under the LCHA); or</w:t>
      </w:r>
      <w:bookmarkEnd w:id="6385"/>
    </w:p>
    <w:p w14:paraId="1B295B8D" w14:textId="77777777" w:rsidR="00D179D6" w:rsidRPr="00462199" w:rsidRDefault="00D179D6" w:rsidP="005B3BB9">
      <w:pPr>
        <w:pStyle w:val="H4Ashurst"/>
      </w:pPr>
      <w:bookmarkStart w:id="6386" w:name="_Ref144115281"/>
      <w:r w:rsidRPr="00462199">
        <w:t>who is an Affected Person (or an agent or security trustee on an Affected Person's behalf) with the benefit of first ranking security over all or substantially all of the assets of the Producer (including its rights in respect of the Facility and under the LCHA); and</w:t>
      </w:r>
      <w:bookmarkEnd w:id="6386"/>
    </w:p>
    <w:p w14:paraId="1CA9FB3B" w14:textId="002985E8" w:rsidR="00D179D6" w:rsidRPr="00462199" w:rsidRDefault="00D179D6" w:rsidP="00202C21">
      <w:pPr>
        <w:pStyle w:val="H3Ashurst"/>
      </w:pPr>
      <w:bookmarkStart w:id="6387" w:name="_Ref144115282"/>
      <w:r w:rsidRPr="00462199">
        <w:t xml:space="preserve">in whose favour the Producer assigns its rights under the LCHA and any other LCHA Document in accordance with </w:t>
      </w:r>
      <w:r w:rsidR="007248B2" w:rsidRPr="007248B2">
        <w:t>Condition</w:t>
      </w:r>
      <w:r w:rsidRPr="00462199">
        <w:t xml:space="preserve"> </w:t>
      </w:r>
      <w:r w:rsidR="005A6854">
        <w:fldChar w:fldCharType="begin"/>
      </w:r>
      <w:r w:rsidR="005A6854">
        <w:instrText xml:space="preserve"> REF _Ref144115274 \w \h </w:instrText>
      </w:r>
      <w:r w:rsidR="005A6854">
        <w:fldChar w:fldCharType="separate"/>
      </w:r>
      <w:del w:id="6388" w:author="Faqir, Sofia (Energy Security)" w:date="2023-11-12T19:47:00Z">
        <w:r w:rsidR="00E473FC">
          <w:delText>81.6</w:delText>
        </w:r>
      </w:del>
      <w:r w:rsidR="005A6854">
        <w:fldChar w:fldCharType="end"/>
      </w:r>
      <w:r w:rsidRPr="00462199">
        <w:t>.</w:t>
      </w:r>
      <w:bookmarkEnd w:id="6387"/>
    </w:p>
    <w:p w14:paraId="4017BE98" w14:textId="77777777" w:rsidR="00D179D6" w:rsidRPr="00462199" w:rsidRDefault="00D179D6" w:rsidP="005B3BB9">
      <w:pPr>
        <w:pStyle w:val="NormalBoldAshurst"/>
      </w:pPr>
      <w:r w:rsidRPr="00462199">
        <w:rPr>
          <w:i/>
        </w:rPr>
        <w:t>Other Transfers by the Producer; Stapling obligation</w:t>
      </w:r>
    </w:p>
    <w:p w14:paraId="69F7993B" w14:textId="5402CB57" w:rsidR="00D179D6" w:rsidRPr="00462199" w:rsidRDefault="00D179D6" w:rsidP="005B3BB9">
      <w:pPr>
        <w:pStyle w:val="H2Ashurst"/>
      </w:pPr>
      <w:bookmarkStart w:id="6389" w:name="_Ref144115283"/>
      <w:r w:rsidRPr="00462199">
        <w:t xml:space="preserve">If the consent of the LCHA Counterparty to the transfer by the Producer of all or substantially all of the Producer's rights, benefits and obligations under the LCHA and any other LCHA Document to a Transferee is required and is given, the Producer shall transfer ownership of the Facility to the same Transferee contemporaneously with the Transfer. Any Transfer </w:t>
      </w:r>
      <w:r w:rsidRPr="00462199">
        <w:lastRenderedPageBreak/>
        <w:t xml:space="preserve">effected, or purported to be effected, in breach of this </w:t>
      </w:r>
      <w:r w:rsidR="007248B2" w:rsidRPr="007248B2">
        <w:t>Condition</w:t>
      </w:r>
      <w:r w:rsidRPr="00462199">
        <w:t xml:space="preserve"> </w:t>
      </w:r>
      <w:r w:rsidR="005A6854">
        <w:fldChar w:fldCharType="begin"/>
      </w:r>
      <w:r w:rsidR="005A6854">
        <w:instrText xml:space="preserve"> REF _Ref144115283 \w \h </w:instrText>
      </w:r>
      <w:r w:rsidR="005A6854">
        <w:fldChar w:fldCharType="separate"/>
      </w:r>
      <w:del w:id="6390" w:author="Faqir, Sofia (Energy Security)" w:date="2023-11-12T19:47:00Z">
        <w:r w:rsidR="00E473FC">
          <w:delText>81.8</w:delText>
        </w:r>
      </w:del>
      <w:r w:rsidR="005A6854">
        <w:fldChar w:fldCharType="end"/>
      </w:r>
      <w:r w:rsidRPr="00462199">
        <w:t xml:space="preserve"> shall be ineffective and void.</w:t>
      </w:r>
      <w:bookmarkEnd w:id="6389"/>
    </w:p>
    <w:p w14:paraId="5ABE6405" w14:textId="77777777" w:rsidR="00D179D6" w:rsidRPr="00462199" w:rsidRDefault="00D179D6" w:rsidP="005B3BB9">
      <w:pPr>
        <w:pStyle w:val="NormalBoldAshurst"/>
      </w:pPr>
      <w:r w:rsidRPr="00462199">
        <w:rPr>
          <w:i/>
        </w:rPr>
        <w:t>Costs</w:t>
      </w:r>
    </w:p>
    <w:p w14:paraId="550FE9C2" w14:textId="0A3FB7B1" w:rsidR="00D179D6" w:rsidRPr="00462199" w:rsidRDefault="00D179D6" w:rsidP="005B3BB9">
      <w:pPr>
        <w:pStyle w:val="H2Ashurst"/>
      </w:pPr>
      <w:bookmarkStart w:id="6391" w:name="_Ref144115284"/>
      <w:r w:rsidRPr="00462199">
        <w:t xml:space="preserve">The LCHA Counterparty shall, promptly on demand from time to time, indemnify the Producer, and keep the Producer fully and effectively indemnified, against any and all out-of-pocket costs properly incurred by the Producer and which would not have been incurred but for a Transfer of the rights and obligations of the LCHA Counterparty pursuant to </w:t>
      </w:r>
      <w:r w:rsidR="007248B2" w:rsidRPr="007248B2">
        <w:t>Condition</w:t>
      </w:r>
      <w:r w:rsidRPr="00462199">
        <w:t xml:space="preserve"> </w:t>
      </w:r>
      <w:r w:rsidR="005A6854">
        <w:fldChar w:fldCharType="begin"/>
      </w:r>
      <w:r w:rsidR="005A6854">
        <w:instrText xml:space="preserve"> REF _Ref144115261 \w \h </w:instrText>
      </w:r>
      <w:r w:rsidR="005A6854">
        <w:fldChar w:fldCharType="separate"/>
      </w:r>
      <w:del w:id="6392" w:author="Faqir, Sofia (Energy Security)" w:date="2023-11-12T19:47:00Z">
        <w:r w:rsidR="00E473FC">
          <w:delText>81.2</w:delText>
        </w:r>
      </w:del>
      <w:r w:rsidR="005A6854">
        <w:fldChar w:fldCharType="end"/>
      </w:r>
      <w:r w:rsidRPr="00462199">
        <w:t xml:space="preserve"> (</w:t>
      </w:r>
      <w:r w:rsidRPr="00462199">
        <w:rPr>
          <w:i/>
        </w:rPr>
        <w:t>Permitted Transfers by the LCHA Counterparty</w:t>
      </w:r>
      <w:r w:rsidRPr="00462199">
        <w:t>).</w:t>
      </w:r>
      <w:bookmarkEnd w:id="6391"/>
    </w:p>
    <w:p w14:paraId="5E879E6D" w14:textId="77777777" w:rsidR="00D179D6" w:rsidRPr="00462199" w:rsidRDefault="00D179D6" w:rsidP="005B3BB9">
      <w:pPr>
        <w:pStyle w:val="NormalBoldAshurst"/>
      </w:pPr>
      <w:r w:rsidRPr="00462199">
        <w:rPr>
          <w:i/>
        </w:rPr>
        <w:t>Restricted Share Transfers</w:t>
      </w:r>
    </w:p>
    <w:p w14:paraId="13D5AB78" w14:textId="77777777" w:rsidR="00D179D6" w:rsidRPr="00462199" w:rsidRDefault="00D179D6" w:rsidP="005B3BB9">
      <w:pPr>
        <w:pStyle w:val="H2Ashurst"/>
      </w:pPr>
      <w:bookmarkStart w:id="6393" w:name="_Ref144115285"/>
      <w:r w:rsidRPr="00462199">
        <w:t>No Restricted Share Transfer may occur without the prior written approval of the LCHA Counterparty.</w:t>
      </w:r>
      <w:bookmarkEnd w:id="6393"/>
    </w:p>
    <w:p w14:paraId="071FD557" w14:textId="77777777" w:rsidR="00D179D6" w:rsidRPr="00462199" w:rsidRDefault="00D179D6" w:rsidP="005B3BB9">
      <w:pPr>
        <w:pStyle w:val="NormalBoldAshurst"/>
      </w:pPr>
      <w:r w:rsidRPr="00462199">
        <w:rPr>
          <w:i/>
        </w:rPr>
        <w:t>KYC Notification</w:t>
      </w:r>
    </w:p>
    <w:p w14:paraId="6B482DAA" w14:textId="77777777" w:rsidR="00D179D6" w:rsidRPr="00462199" w:rsidRDefault="00D179D6" w:rsidP="005B3BB9">
      <w:pPr>
        <w:pStyle w:val="H2Ashurst"/>
      </w:pPr>
      <w:bookmarkStart w:id="6394" w:name="_Ref144115286"/>
      <w:r w:rsidRPr="00462199">
        <w:t>The Producer shall notify the LCHA Counterparty as soon as reasonably practicable of any proposed or actual:</w:t>
      </w:r>
      <w:bookmarkEnd w:id="6394"/>
    </w:p>
    <w:p w14:paraId="4B0CC267" w14:textId="77777777" w:rsidR="00D179D6" w:rsidRPr="00462199" w:rsidRDefault="00D179D6" w:rsidP="00202C21">
      <w:pPr>
        <w:pStyle w:val="H3Ashurst"/>
      </w:pPr>
      <w:bookmarkStart w:id="6395" w:name="_Ref144115287"/>
      <w:r w:rsidRPr="00462199">
        <w:t>change of the Producer's legal name;</w:t>
      </w:r>
      <w:bookmarkEnd w:id="6395"/>
    </w:p>
    <w:p w14:paraId="438AB5C5" w14:textId="77777777" w:rsidR="00D179D6" w:rsidRPr="00462199" w:rsidRDefault="00D179D6" w:rsidP="00202C21">
      <w:pPr>
        <w:pStyle w:val="H3Ashurst"/>
      </w:pPr>
      <w:bookmarkStart w:id="6396" w:name="_Ref144115288"/>
      <w:r w:rsidRPr="00462199">
        <w:t>Change of Ownership;</w:t>
      </w:r>
      <w:bookmarkEnd w:id="6396"/>
    </w:p>
    <w:p w14:paraId="3B6C23ED" w14:textId="0B9DF5A7" w:rsidR="00D179D6" w:rsidRPr="00462199" w:rsidRDefault="00613E44" w:rsidP="00202C21">
      <w:pPr>
        <w:pStyle w:val="H3Ashurst"/>
      </w:pPr>
      <w:r>
        <w:t>T</w:t>
      </w:r>
      <w:r w:rsidR="005A7725">
        <w:t>ransaction</w:t>
      </w:r>
      <w:r>
        <w:t>(</w:t>
      </w:r>
      <w:r w:rsidR="00EB3BF2">
        <w:t>s</w:t>
      </w:r>
      <w:r>
        <w:t>)</w:t>
      </w:r>
      <w:r w:rsidR="005A7725">
        <w:t xml:space="preserve"> that would result in Significant Common Ownership;</w:t>
      </w:r>
    </w:p>
    <w:p w14:paraId="3EAB2160" w14:textId="77777777" w:rsidR="00D179D6" w:rsidRPr="00462199" w:rsidRDefault="00D179D6" w:rsidP="00202C21">
      <w:pPr>
        <w:pStyle w:val="H3Ashurst"/>
      </w:pPr>
      <w:bookmarkStart w:id="6397" w:name="_Ref144115290"/>
      <w:r w:rsidRPr="00462199">
        <w:t>change of Ultimate Investor;</w:t>
      </w:r>
      <w:bookmarkEnd w:id="6397"/>
    </w:p>
    <w:p w14:paraId="462C3764" w14:textId="77777777" w:rsidR="00D179D6" w:rsidRPr="00462199" w:rsidRDefault="00D179D6" w:rsidP="00202C21">
      <w:pPr>
        <w:pStyle w:val="H3Ashurst"/>
      </w:pPr>
      <w:bookmarkStart w:id="6398" w:name="_Ref144115291"/>
      <w:r w:rsidRPr="00462199">
        <w:t>appointment of a director of the Producer; and/or</w:t>
      </w:r>
      <w:bookmarkEnd w:id="6398"/>
    </w:p>
    <w:p w14:paraId="2955D72A" w14:textId="77777777" w:rsidR="00D179D6" w:rsidRPr="00462199" w:rsidRDefault="00D179D6" w:rsidP="00202C21">
      <w:pPr>
        <w:pStyle w:val="H3Ashurst"/>
      </w:pPr>
      <w:bookmarkStart w:id="6399" w:name="_Ref144115292"/>
      <w:r w:rsidRPr="00462199">
        <w:t>change of the Producer's legal jurisdiction,</w:t>
      </w:r>
      <w:bookmarkEnd w:id="6399"/>
    </w:p>
    <w:p w14:paraId="5D2C25F2" w14:textId="77777777" w:rsidR="00D179D6" w:rsidRPr="00462199" w:rsidRDefault="00D179D6" w:rsidP="005B3BB9">
      <w:pPr>
        <w:pStyle w:val="B12Ashurst"/>
      </w:pPr>
      <w:r w:rsidRPr="00462199">
        <w:t>each a (</w:t>
      </w:r>
      <w:r w:rsidRPr="00462199">
        <w:rPr>
          <w:b/>
        </w:rPr>
        <w:t>"KYC Notice"</w:t>
      </w:r>
      <w:r w:rsidRPr="00462199">
        <w:t>).</w:t>
      </w:r>
    </w:p>
    <w:p w14:paraId="01B89DE5" w14:textId="77777777" w:rsidR="00D179D6" w:rsidRPr="00462199" w:rsidRDefault="00D179D6" w:rsidP="005B3BB9">
      <w:pPr>
        <w:pStyle w:val="H2Ashurst"/>
      </w:pPr>
      <w:bookmarkStart w:id="6400" w:name="_Ref144115293"/>
      <w:r w:rsidRPr="00462199">
        <w:t>A KYC Notice shall include, where relevant:</w:t>
      </w:r>
      <w:bookmarkEnd w:id="6400"/>
    </w:p>
    <w:p w14:paraId="228DF9AA" w14:textId="77777777" w:rsidR="00D179D6" w:rsidRPr="00462199" w:rsidRDefault="00D179D6" w:rsidP="00202C21">
      <w:pPr>
        <w:pStyle w:val="H3Ashurst"/>
      </w:pPr>
      <w:bookmarkStart w:id="6401" w:name="_Ref144115294"/>
      <w:r w:rsidRPr="00462199">
        <w:t>details of the Producer's new legal name;</w:t>
      </w:r>
      <w:bookmarkEnd w:id="6401"/>
    </w:p>
    <w:p w14:paraId="3BAFAD53" w14:textId="05192283" w:rsidR="00D179D6" w:rsidRPr="00462199" w:rsidRDefault="00D179D6" w:rsidP="00202C21">
      <w:pPr>
        <w:pStyle w:val="H3Ashurst"/>
      </w:pPr>
      <w:bookmarkStart w:id="6402" w:name="_Ref144115295"/>
      <w:r w:rsidRPr="00462199">
        <w:t xml:space="preserve">details of the new ownership structure (legal and beneficial) that would apply following </w:t>
      </w:r>
      <w:r w:rsidR="00EB3BF2">
        <w:t>any</w:t>
      </w:r>
      <w:r w:rsidR="00EB3BF2" w:rsidRPr="00462199">
        <w:t xml:space="preserve"> </w:t>
      </w:r>
      <w:r w:rsidRPr="00462199">
        <w:t>Change of Ownership</w:t>
      </w:r>
      <w:r w:rsidR="00EB3BF2">
        <w:t xml:space="preserve"> or Significant Common Ownership</w:t>
      </w:r>
      <w:r w:rsidRPr="00462199">
        <w:t>;</w:t>
      </w:r>
      <w:bookmarkEnd w:id="6402"/>
    </w:p>
    <w:p w14:paraId="5D992D54" w14:textId="4055DD1D" w:rsidR="00D179D6" w:rsidRPr="00462199" w:rsidRDefault="00D179D6" w:rsidP="00202C21">
      <w:pPr>
        <w:pStyle w:val="H3Ashurst"/>
      </w:pPr>
      <w:bookmarkStart w:id="6403" w:name="_Ref144115296"/>
      <w:r w:rsidRPr="00462199">
        <w:t xml:space="preserve">details of the new ownership structure (legal and beneficial) that would apply following </w:t>
      </w:r>
      <w:r w:rsidR="005A7725">
        <w:t xml:space="preserve">the occurrence of </w:t>
      </w:r>
      <w:r w:rsidR="00EB3BF2">
        <w:t>any</w:t>
      </w:r>
      <w:r w:rsidRPr="00462199">
        <w:t xml:space="preserve"> </w:t>
      </w:r>
      <w:r w:rsidR="005A7725">
        <w:t xml:space="preserve">Significant Common Ownership </w:t>
      </w:r>
      <w:r w:rsidRPr="00462199">
        <w:t xml:space="preserve">as well as evidence of the date that the relevant Affiliate of the Producer </w:t>
      </w:r>
      <w:r w:rsidR="005A7725">
        <w:t>and/</w:t>
      </w:r>
      <w:r w:rsidRPr="00462199">
        <w:t xml:space="preserve">or the Offtaker first considered the </w:t>
      </w:r>
      <w:r w:rsidR="005A7725">
        <w:t>transaction</w:t>
      </w:r>
      <w:r w:rsidR="00613E44">
        <w:t>(</w:t>
      </w:r>
      <w:r w:rsidR="00EB3BF2">
        <w:t>s</w:t>
      </w:r>
      <w:r w:rsidR="00613E44">
        <w:t>)</w:t>
      </w:r>
      <w:r w:rsidR="005A7725">
        <w:t xml:space="preserve"> that resulted in Significant Common Ownership</w:t>
      </w:r>
      <w:r w:rsidRPr="00462199">
        <w:t>, as evidenced in board minutes or other internal or external communications;</w:t>
      </w:r>
      <w:bookmarkEnd w:id="6403"/>
    </w:p>
    <w:p w14:paraId="586CEA19" w14:textId="77777777" w:rsidR="00D179D6" w:rsidRPr="00462199" w:rsidRDefault="00D179D6" w:rsidP="00202C21">
      <w:pPr>
        <w:pStyle w:val="H3Ashurst"/>
      </w:pPr>
      <w:bookmarkStart w:id="6404" w:name="_Ref144115297"/>
      <w:r w:rsidRPr="00462199">
        <w:t>details of any incoming or outgoing Ultimate Investor;</w:t>
      </w:r>
      <w:bookmarkEnd w:id="6404"/>
    </w:p>
    <w:p w14:paraId="655DA137" w14:textId="77777777" w:rsidR="00D179D6" w:rsidRPr="00462199" w:rsidRDefault="00D179D6" w:rsidP="00202C21">
      <w:pPr>
        <w:pStyle w:val="H3Ashurst"/>
      </w:pPr>
      <w:bookmarkStart w:id="6405" w:name="_Ref144115298"/>
      <w:r w:rsidRPr="00462199">
        <w:t>details of any incoming director of the Producer; and/or</w:t>
      </w:r>
      <w:bookmarkEnd w:id="6405"/>
    </w:p>
    <w:p w14:paraId="53FE968B" w14:textId="77777777" w:rsidR="00D179D6" w:rsidRPr="00462199" w:rsidRDefault="00D179D6" w:rsidP="00202C21">
      <w:pPr>
        <w:pStyle w:val="H3Ashurst"/>
      </w:pPr>
      <w:bookmarkStart w:id="6406" w:name="_Ref144115299"/>
      <w:r w:rsidRPr="00462199">
        <w:t>details of the Producer's new legal jurisdiction.</w:t>
      </w:r>
      <w:bookmarkEnd w:id="6406"/>
    </w:p>
    <w:p w14:paraId="68E22AFC" w14:textId="77777777" w:rsidR="00D179D6" w:rsidRPr="00462199" w:rsidRDefault="00D179D6" w:rsidP="005B3BB9">
      <w:pPr>
        <w:pStyle w:val="H2Ashurst"/>
      </w:pPr>
      <w:bookmarkStart w:id="6407" w:name="_Ref144115300"/>
      <w:r w:rsidRPr="00462199">
        <w:t>Each KYC Notice shall be accompanied by a Directors' Certificate in relation to the information contained in, and enclosed with, the KYC Notice.</w:t>
      </w:r>
      <w:bookmarkEnd w:id="6407"/>
    </w:p>
    <w:p w14:paraId="4797F33E" w14:textId="77777777" w:rsidR="00D179D6" w:rsidRPr="00462199" w:rsidRDefault="00D179D6" w:rsidP="002D4185">
      <w:pPr>
        <w:pStyle w:val="H1Ashurst"/>
      </w:pPr>
      <w:bookmarkStart w:id="6408" w:name="_Ref144115301"/>
      <w:bookmarkStart w:id="6409" w:name="_Ref144481668"/>
      <w:bookmarkStart w:id="6410" w:name="_Ref144483376"/>
      <w:bookmarkStart w:id="6411" w:name="_Toc149833741"/>
      <w:r w:rsidRPr="00462199">
        <w:lastRenderedPageBreak/>
        <w:t>Notices</w:t>
      </w:r>
      <w:bookmarkStart w:id="6412" w:name="_Ref144117942"/>
      <w:r w:rsidRPr="00462199">
        <w:rPr>
          <w:rStyle w:val="FootnoteReference"/>
        </w:rPr>
        <w:footnoteReference w:id="73"/>
      </w:r>
      <w:bookmarkEnd w:id="6408"/>
      <w:bookmarkEnd w:id="6409"/>
      <w:bookmarkEnd w:id="6410"/>
      <w:bookmarkEnd w:id="6411"/>
      <w:bookmarkEnd w:id="6412"/>
    </w:p>
    <w:p w14:paraId="2B5B685E" w14:textId="77777777" w:rsidR="00D179D6" w:rsidRPr="00462199" w:rsidRDefault="00D179D6" w:rsidP="005B3BB9">
      <w:pPr>
        <w:pStyle w:val="NormalBoldAshurst"/>
      </w:pPr>
      <w:r w:rsidRPr="00462199">
        <w:rPr>
          <w:i/>
        </w:rPr>
        <w:t>Form of notices</w:t>
      </w:r>
    </w:p>
    <w:p w14:paraId="6CBFA5A1" w14:textId="77777777" w:rsidR="00D179D6" w:rsidRPr="00462199" w:rsidRDefault="00D179D6" w:rsidP="005B3BB9">
      <w:pPr>
        <w:pStyle w:val="H2Ashurst"/>
      </w:pPr>
      <w:bookmarkStart w:id="6413" w:name="_Ref144115302"/>
      <w:r w:rsidRPr="00462199">
        <w:t>Any notice to be given pursuant to or in connection with the LCHA, or any other LCHA Document, shall be effective only if it is in writing and is in English. Faxes are not permitted and, unless otherwise expressly stated, website publication is not permitted, but email and submission to the LCHA Counterparty's electronic portal are permitted.</w:t>
      </w:r>
      <w:bookmarkEnd w:id="6413"/>
    </w:p>
    <w:p w14:paraId="0F41F645" w14:textId="77777777" w:rsidR="00D179D6" w:rsidRPr="00462199" w:rsidRDefault="00D179D6" w:rsidP="005B3BB9">
      <w:pPr>
        <w:pStyle w:val="NormalBoldAshurst"/>
      </w:pPr>
      <w:r w:rsidRPr="00462199">
        <w:rPr>
          <w:i/>
        </w:rPr>
        <w:t>Pro forma notices</w:t>
      </w:r>
    </w:p>
    <w:p w14:paraId="70917461" w14:textId="6AE7FD9E" w:rsidR="00D179D6" w:rsidRPr="00462199" w:rsidRDefault="00D179D6" w:rsidP="005B3BB9">
      <w:pPr>
        <w:pStyle w:val="H2Ashurst"/>
      </w:pPr>
      <w:bookmarkStart w:id="6414" w:name="_Ref144115303"/>
      <w:r w:rsidRPr="00462199">
        <w:t xml:space="preserve">Where these </w:t>
      </w:r>
      <w:r w:rsidR="007248B2" w:rsidRPr="007248B2">
        <w:t>Condition</w:t>
      </w:r>
      <w:r w:rsidRPr="00462199">
        <w:t xml:space="preserve">s permit, or require, either Party to give a notice to the other Party such notice shall be in substantially the form set out in </w:t>
      </w:r>
      <w:r>
        <w:fldChar w:fldCharType="begin"/>
      </w:r>
      <w:r>
        <w:instrText xml:space="preserve"> REF _Ref144118012 \w \h </w:instrText>
      </w:r>
      <w:r>
        <w:fldChar w:fldCharType="separate"/>
      </w:r>
      <w:del w:id="6415" w:author="Faqir, Sofia (Energy Security)" w:date="2023-11-12T19:47:00Z">
        <w:r w:rsidR="00E473FC">
          <w:delText>Annex 14</w:delText>
        </w:r>
      </w:del>
      <w:r>
        <w:fldChar w:fldCharType="end"/>
      </w:r>
      <w:r w:rsidRPr="00462199">
        <w:t xml:space="preserve"> (</w:t>
      </w:r>
      <w:r w:rsidRPr="00462199">
        <w:rPr>
          <w:i/>
        </w:rPr>
        <w:t>Pro forma notices</w:t>
      </w:r>
      <w:r w:rsidRPr="00462199">
        <w:t xml:space="preserve">) (each such notice, a </w:t>
      </w:r>
      <w:r w:rsidRPr="00462199">
        <w:rPr>
          <w:b/>
        </w:rPr>
        <w:t>"Pro Forma"</w:t>
      </w:r>
      <w:r w:rsidRPr="00462199">
        <w:t xml:space="preserve">). The foregoing: (i) shall be without prejudice to the requirement for the relevant notice to include such content as may be prescribed by the relevant </w:t>
      </w:r>
      <w:r w:rsidR="007248B2" w:rsidRPr="007248B2">
        <w:t>Condition</w:t>
      </w:r>
      <w:r w:rsidRPr="00462199">
        <w:t xml:space="preserve">; and (ii) shall apply only if a Pro Forma in respect of the relevant </w:t>
      </w:r>
      <w:r w:rsidR="007248B2" w:rsidRPr="007248B2">
        <w:t>Condition</w:t>
      </w:r>
      <w:r w:rsidRPr="00462199">
        <w:t xml:space="preserve"> is contained in </w:t>
      </w:r>
      <w:r>
        <w:fldChar w:fldCharType="begin"/>
      </w:r>
      <w:r>
        <w:instrText xml:space="preserve"> REF _Ref144118012 \w \h </w:instrText>
      </w:r>
      <w:r>
        <w:fldChar w:fldCharType="separate"/>
      </w:r>
      <w:del w:id="6416" w:author="Faqir, Sofia (Energy Security)" w:date="2023-11-12T19:47:00Z">
        <w:r w:rsidR="00E473FC">
          <w:delText>Annex 14</w:delText>
        </w:r>
      </w:del>
      <w:r>
        <w:fldChar w:fldCharType="end"/>
      </w:r>
      <w:r w:rsidRPr="00462199">
        <w:t xml:space="preserve"> (</w:t>
      </w:r>
      <w:r w:rsidRPr="00462199">
        <w:rPr>
          <w:i/>
        </w:rPr>
        <w:t>Pro forma notices</w:t>
      </w:r>
      <w:r w:rsidRPr="00462199">
        <w:t>).</w:t>
      </w:r>
      <w:bookmarkEnd w:id="6414"/>
    </w:p>
    <w:p w14:paraId="172A99BD" w14:textId="77777777" w:rsidR="00D179D6" w:rsidRPr="00462199" w:rsidRDefault="00D179D6" w:rsidP="005B3BB9">
      <w:pPr>
        <w:pStyle w:val="NormalBoldAshurst"/>
      </w:pPr>
      <w:r w:rsidRPr="00462199">
        <w:rPr>
          <w:i/>
        </w:rPr>
        <w:t>Notice details</w:t>
      </w:r>
    </w:p>
    <w:p w14:paraId="58589BBC" w14:textId="77777777" w:rsidR="00D179D6" w:rsidRPr="00462199" w:rsidRDefault="00D179D6" w:rsidP="005B3BB9">
      <w:pPr>
        <w:pStyle w:val="H2Ashurst"/>
      </w:pPr>
      <w:bookmarkStart w:id="6417" w:name="_Ref144115304"/>
      <w:r w:rsidRPr="00462199">
        <w:t>The notice details of the Parties as at the Agreement Date are set out in the Agreement.</w:t>
      </w:r>
      <w:bookmarkEnd w:id="6417"/>
    </w:p>
    <w:p w14:paraId="5A5B5E5A" w14:textId="77777777" w:rsidR="00D179D6" w:rsidRPr="00462199" w:rsidRDefault="00D179D6" w:rsidP="005B3BB9">
      <w:pPr>
        <w:pStyle w:val="NormalBoldAshurst"/>
      </w:pPr>
      <w:r w:rsidRPr="00462199">
        <w:rPr>
          <w:i/>
        </w:rPr>
        <w:t>Changes to notice details</w:t>
      </w:r>
    </w:p>
    <w:p w14:paraId="7E3F817A" w14:textId="60F97F5F" w:rsidR="00D179D6" w:rsidRPr="00462199" w:rsidRDefault="00D179D6" w:rsidP="005B3BB9">
      <w:pPr>
        <w:pStyle w:val="H2Ashurst"/>
      </w:pPr>
      <w:bookmarkStart w:id="6418" w:name="_Ref144115305"/>
      <w:r w:rsidRPr="00462199">
        <w:t xml:space="preserve">A Party may change its notice details on giving notice to the other Party in accordance with this </w:t>
      </w:r>
      <w:r w:rsidR="007248B2" w:rsidRPr="007248B2">
        <w:t>Condition</w:t>
      </w:r>
      <w:r w:rsidRPr="00462199">
        <w:t xml:space="preserve"> </w:t>
      </w:r>
      <w:r w:rsidR="001231CB">
        <w:fldChar w:fldCharType="begin"/>
      </w:r>
      <w:r w:rsidR="001231CB">
        <w:instrText xml:space="preserve"> REF _Ref144481668 \w \h </w:instrText>
      </w:r>
      <w:r w:rsidR="001231CB">
        <w:fldChar w:fldCharType="separate"/>
      </w:r>
      <w:del w:id="6419" w:author="Faqir, Sofia (Energy Security)" w:date="2023-11-12T19:47:00Z">
        <w:r w:rsidR="00E473FC">
          <w:delText>82</w:delText>
        </w:r>
      </w:del>
      <w:r w:rsidR="001231CB">
        <w:fldChar w:fldCharType="end"/>
      </w:r>
      <w:r w:rsidR="001231CB" w:rsidRPr="00462199">
        <w:t xml:space="preserve"> </w:t>
      </w:r>
      <w:r w:rsidRPr="00462199">
        <w:t>(</w:t>
      </w:r>
      <w:r w:rsidRPr="00462199">
        <w:rPr>
          <w:i/>
        </w:rPr>
        <w:t>Notices</w:t>
      </w:r>
      <w:r w:rsidRPr="00462199">
        <w:t>). Such notice shall be effective only from:</w:t>
      </w:r>
      <w:bookmarkEnd w:id="6418"/>
    </w:p>
    <w:p w14:paraId="65571CE7" w14:textId="77777777" w:rsidR="00D179D6" w:rsidRPr="00462199" w:rsidRDefault="00D179D6" w:rsidP="00202C21">
      <w:pPr>
        <w:pStyle w:val="H3Ashurst"/>
      </w:pPr>
      <w:bookmarkStart w:id="6420" w:name="_Ref144115306"/>
      <w:r w:rsidRPr="00462199">
        <w:t>the date specified in such notice (being not less than three (3) Business Days after the date of delivery or deemed delivery of such notice); or</w:t>
      </w:r>
      <w:bookmarkEnd w:id="6420"/>
    </w:p>
    <w:p w14:paraId="59FCC639" w14:textId="77777777" w:rsidR="00D179D6" w:rsidRPr="00462199" w:rsidRDefault="00D179D6" w:rsidP="00202C21">
      <w:pPr>
        <w:pStyle w:val="H3Ashurst"/>
      </w:pPr>
      <w:bookmarkStart w:id="6421" w:name="_Ref144115307"/>
      <w:r w:rsidRPr="00462199">
        <w:t>(if no date is specified in such notice or the date specified is fewer than three (3) Business Days after the date of delivery or deemed delivery of such notice) the date falling three (3) Business Days after the notification has been received.</w:t>
      </w:r>
      <w:bookmarkEnd w:id="6421"/>
    </w:p>
    <w:p w14:paraId="514D5FA8" w14:textId="77777777" w:rsidR="00D179D6" w:rsidRPr="00462199" w:rsidRDefault="00D179D6" w:rsidP="005B3BB9">
      <w:pPr>
        <w:pStyle w:val="NormalBoldAshurst"/>
      </w:pPr>
      <w:r w:rsidRPr="00462199">
        <w:rPr>
          <w:i/>
        </w:rPr>
        <w:t>Deemed delivery</w:t>
      </w:r>
    </w:p>
    <w:p w14:paraId="205B9FE7" w14:textId="77777777" w:rsidR="00D179D6" w:rsidRPr="00462199" w:rsidRDefault="00D179D6" w:rsidP="005B3BB9">
      <w:pPr>
        <w:pStyle w:val="H2Ashurst"/>
      </w:pPr>
      <w:bookmarkStart w:id="6422" w:name="_Ref144115308"/>
      <w:r w:rsidRPr="00462199">
        <w:t>Any notice given pursuant to or in connection with the LCHA or any other LCHA Document shall, in the absence of evidence of earlier receipt, be deemed to have been received:</w:t>
      </w:r>
      <w:bookmarkEnd w:id="6422"/>
    </w:p>
    <w:p w14:paraId="76121BA9" w14:textId="77777777" w:rsidR="00D179D6" w:rsidRPr="00462199" w:rsidRDefault="00D179D6" w:rsidP="00202C21">
      <w:pPr>
        <w:pStyle w:val="H3Ashurst"/>
      </w:pPr>
      <w:bookmarkStart w:id="6423" w:name="_Ref144115309"/>
      <w:r w:rsidRPr="00462199">
        <w:t>if delivered by hand, on the Business Day of delivery or, if delivered on a day other than a Business Day, on the next Business Day after the date of delivery;</w:t>
      </w:r>
      <w:bookmarkEnd w:id="6423"/>
    </w:p>
    <w:p w14:paraId="2FBC0BD2" w14:textId="38B8C7DC" w:rsidR="00D179D6" w:rsidRPr="00462199" w:rsidRDefault="00D179D6" w:rsidP="00202C21">
      <w:pPr>
        <w:pStyle w:val="H3Ashurst"/>
      </w:pPr>
      <w:bookmarkStart w:id="6424" w:name="_Ref144115310"/>
      <w:r w:rsidRPr="00462199">
        <w:t>if sent by first class post within the United Kingdom, on the third (</w:t>
      </w:r>
      <w:r w:rsidR="006962D8" w:rsidRPr="00F20FE1">
        <w:t>3</w:t>
      </w:r>
      <w:r w:rsidR="006962D8" w:rsidRPr="00F20FE1">
        <w:rPr>
          <w:vertAlign w:val="superscript"/>
        </w:rPr>
        <w:t>rd</w:t>
      </w:r>
      <w:r w:rsidRPr="00462199">
        <w:t>) Business Day after the day of posting;</w:t>
      </w:r>
      <w:bookmarkEnd w:id="6424"/>
    </w:p>
    <w:p w14:paraId="5C1E40A4" w14:textId="5E7A1C51" w:rsidR="00D179D6" w:rsidRPr="00462199" w:rsidRDefault="00D179D6" w:rsidP="00202C21">
      <w:pPr>
        <w:pStyle w:val="H3Ashurst"/>
      </w:pPr>
      <w:bookmarkStart w:id="6425" w:name="_Ref144115311"/>
      <w:r w:rsidRPr="00462199">
        <w:t>if sent from one country to another, on the fifth (</w:t>
      </w:r>
      <w:r w:rsidR="006962D8" w:rsidRPr="00F20FE1">
        <w:t>5</w:t>
      </w:r>
      <w:r w:rsidR="006962D8" w:rsidRPr="00F20FE1">
        <w:rPr>
          <w:vertAlign w:val="superscript"/>
        </w:rPr>
        <w:t>th</w:t>
      </w:r>
      <w:r w:rsidRPr="00462199">
        <w:t>) Business Day after the day of posting;</w:t>
      </w:r>
      <w:bookmarkEnd w:id="6425"/>
    </w:p>
    <w:p w14:paraId="0FA2CD1D" w14:textId="77777777" w:rsidR="00D179D6" w:rsidRPr="00462199" w:rsidRDefault="00D179D6" w:rsidP="00202C21">
      <w:pPr>
        <w:pStyle w:val="H3Ashurst"/>
      </w:pPr>
      <w:bookmarkStart w:id="6426" w:name="_Ref144115312"/>
      <w:r w:rsidRPr="00462199">
        <w:t>if sent by email, when sent except that an email shall be deemed not to have been sent if the sender receives a delivery failure notification; or</w:t>
      </w:r>
      <w:bookmarkEnd w:id="6426"/>
    </w:p>
    <w:p w14:paraId="73A39CD6" w14:textId="77777777" w:rsidR="00D179D6" w:rsidRPr="00462199" w:rsidRDefault="00D179D6" w:rsidP="00202C21">
      <w:pPr>
        <w:pStyle w:val="H3Ashurst"/>
      </w:pPr>
      <w:bookmarkStart w:id="6427" w:name="_Ref144115313"/>
      <w:r w:rsidRPr="00462199">
        <w:lastRenderedPageBreak/>
        <w:t>if submitted to the LCHA Counterparty's electronic portal, when submitted except that an electronic portal submission shall be deemed not to have been submitted if the Party submitting the electronic portal submission receives an upload failure notification,</w:t>
      </w:r>
      <w:bookmarkEnd w:id="6427"/>
    </w:p>
    <w:p w14:paraId="66C4ACA2" w14:textId="77777777" w:rsidR="00D179D6" w:rsidRPr="00462199" w:rsidRDefault="00D179D6" w:rsidP="005B3BB9">
      <w:pPr>
        <w:pStyle w:val="B12Ashurst"/>
      </w:pPr>
      <w:r w:rsidRPr="00462199">
        <w:t>provided that any notice given outside Working Hours in the place to which it is addressed (or, in the case of a notice sent by email, the location of the person to whom it is addressed) shall be deemed not to have been given until the start of the next period of Working Hours in such place.</w:t>
      </w:r>
    </w:p>
    <w:p w14:paraId="221FBC76" w14:textId="77777777" w:rsidR="00D179D6" w:rsidRPr="00462199" w:rsidRDefault="00D179D6" w:rsidP="005B3BB9">
      <w:pPr>
        <w:pStyle w:val="NormalBoldAshurst"/>
      </w:pPr>
      <w:r w:rsidRPr="00462199">
        <w:rPr>
          <w:i/>
        </w:rPr>
        <w:t>Notice requirements</w:t>
      </w:r>
    </w:p>
    <w:p w14:paraId="368DCD24" w14:textId="77777777" w:rsidR="00D179D6" w:rsidRPr="00462199" w:rsidRDefault="00D179D6" w:rsidP="005B3BB9">
      <w:pPr>
        <w:pStyle w:val="H2Ashurst"/>
      </w:pPr>
      <w:bookmarkStart w:id="6428" w:name="_Ref144115314"/>
      <w:r w:rsidRPr="00462199">
        <w:t xml:space="preserve">Except where expressly stated to the contrary, each notice given by the LCHA Counterparty to the Producer, or by the Producer to the LCHA Counterparty, pursuant to the LCHA or any other LCHA Document must be duly signed (including, in the case of notice by way of email, by Electronic Signature (and </w:t>
      </w:r>
      <w:r w:rsidRPr="00462199">
        <w:rPr>
          <w:b/>
        </w:rPr>
        <w:t>"Electronic Signature"</w:t>
      </w:r>
      <w:r w:rsidRPr="00462199">
        <w:t xml:space="preserve"> shall have the meaning given to that term in the Electronic Communications Act 2000)):</w:t>
      </w:r>
      <w:bookmarkEnd w:id="6428"/>
    </w:p>
    <w:p w14:paraId="7903A27C" w14:textId="77777777" w:rsidR="00D179D6" w:rsidRPr="00462199" w:rsidRDefault="00D179D6" w:rsidP="00202C21">
      <w:pPr>
        <w:pStyle w:val="H3Ashurst"/>
      </w:pPr>
      <w:bookmarkStart w:id="6429" w:name="_Ref144115315"/>
      <w:r w:rsidRPr="00462199">
        <w:t>in the manner, and by the person, specified in the relevant provision of the LCHA or LCHA Document; or</w:t>
      </w:r>
      <w:bookmarkEnd w:id="6429"/>
    </w:p>
    <w:p w14:paraId="1B7D6908" w14:textId="77777777" w:rsidR="00D179D6" w:rsidRPr="00462199" w:rsidRDefault="00D179D6" w:rsidP="00202C21">
      <w:pPr>
        <w:pStyle w:val="H3Ashurst"/>
      </w:pPr>
      <w:bookmarkStart w:id="6430" w:name="_Ref144115316"/>
      <w:r w:rsidRPr="00462199">
        <w:t>(where no such requirement is specified) by an authorised signatory of the relevant Party.</w:t>
      </w:r>
      <w:bookmarkEnd w:id="6430"/>
    </w:p>
    <w:p w14:paraId="353326A8" w14:textId="77777777" w:rsidR="00D179D6" w:rsidRPr="00462199" w:rsidRDefault="00D179D6" w:rsidP="005B3BB9">
      <w:pPr>
        <w:pStyle w:val="NormalBoldAshurst"/>
      </w:pPr>
      <w:r w:rsidRPr="00462199">
        <w:rPr>
          <w:i/>
        </w:rPr>
        <w:t>Disapplication of notice provisions</w:t>
      </w:r>
    </w:p>
    <w:p w14:paraId="065ED134" w14:textId="5E984BC8" w:rsidR="00D179D6" w:rsidRPr="00462199" w:rsidRDefault="00D179D6" w:rsidP="005B3BB9">
      <w:pPr>
        <w:pStyle w:val="H2Ashurst"/>
      </w:pPr>
      <w:bookmarkStart w:id="6431" w:name="_Ref144115317"/>
      <w:r w:rsidRPr="00462199">
        <w:t xml:space="preserve">This </w:t>
      </w:r>
      <w:r w:rsidR="007248B2" w:rsidRPr="007248B2">
        <w:t>Condition</w:t>
      </w:r>
      <w:r w:rsidRPr="00462199">
        <w:t xml:space="preserve"> </w:t>
      </w:r>
      <w:r w:rsidR="005A6854">
        <w:fldChar w:fldCharType="begin"/>
      </w:r>
      <w:r w:rsidR="005A6854">
        <w:instrText xml:space="preserve"> REF _Ref144481668 \w \h </w:instrText>
      </w:r>
      <w:r w:rsidR="005A6854">
        <w:fldChar w:fldCharType="separate"/>
      </w:r>
      <w:del w:id="6432" w:author="Faqir, Sofia (Energy Security)" w:date="2023-11-12T19:47:00Z">
        <w:r w:rsidR="00E473FC">
          <w:delText>82</w:delText>
        </w:r>
      </w:del>
      <w:r w:rsidR="005A6854">
        <w:fldChar w:fldCharType="end"/>
      </w:r>
      <w:r w:rsidRPr="00462199">
        <w:t xml:space="preserve"> (</w:t>
      </w:r>
      <w:r w:rsidRPr="00462199">
        <w:rPr>
          <w:i/>
        </w:rPr>
        <w:t>Notices</w:t>
      </w:r>
      <w:r w:rsidRPr="00462199">
        <w:t>) shall not apply in relation to any document relating to service of process (including in respect of the service of Service Documents).</w:t>
      </w:r>
      <w:bookmarkEnd w:id="6431"/>
    </w:p>
    <w:p w14:paraId="7E8C6704" w14:textId="77777777" w:rsidR="00D179D6" w:rsidRPr="00462199" w:rsidRDefault="00D179D6" w:rsidP="005B3BB9">
      <w:pPr>
        <w:pStyle w:val="H1Ashurst"/>
      </w:pPr>
      <w:bookmarkStart w:id="6433" w:name="_Ref144115318"/>
      <w:bookmarkStart w:id="6434" w:name="_Ref144457455"/>
      <w:bookmarkStart w:id="6435" w:name="_Toc149833742"/>
      <w:r w:rsidRPr="00462199">
        <w:t>Costs</w:t>
      </w:r>
      <w:bookmarkEnd w:id="6433"/>
      <w:bookmarkEnd w:id="6434"/>
      <w:bookmarkEnd w:id="6435"/>
    </w:p>
    <w:p w14:paraId="6B590E52" w14:textId="13A0238E" w:rsidR="00D179D6" w:rsidRPr="00462199" w:rsidRDefault="00D179D6" w:rsidP="005B3BB9">
      <w:pPr>
        <w:pStyle w:val="H2Ashurst"/>
      </w:pPr>
      <w:bookmarkStart w:id="6436" w:name="_Ref144115319"/>
      <w:r w:rsidRPr="00462199">
        <w:t xml:space="preserve">Subject to </w:t>
      </w:r>
      <w:r w:rsidR="007248B2" w:rsidRPr="007248B2">
        <w:t>Condition</w:t>
      </w:r>
      <w:r w:rsidRPr="00462199">
        <w:t xml:space="preserve"> </w:t>
      </w:r>
      <w:r w:rsidR="005A6854">
        <w:fldChar w:fldCharType="begin"/>
      </w:r>
      <w:r w:rsidR="005A6854">
        <w:instrText xml:space="preserve"> REF _Ref144115320 \w \h </w:instrText>
      </w:r>
      <w:r w:rsidR="005A6854">
        <w:fldChar w:fldCharType="separate"/>
      </w:r>
      <w:del w:id="6437" w:author="Faqir, Sofia (Energy Security)" w:date="2023-11-12T19:47:00Z">
        <w:r w:rsidR="00E473FC">
          <w:delText>83.2</w:delText>
        </w:r>
      </w:del>
      <w:r w:rsidR="005A6854">
        <w:fldChar w:fldCharType="end"/>
      </w:r>
      <w:r w:rsidRPr="00462199">
        <w:t>, each Party shall bear all costs and expenses incurred by it in connection with the entry into the LCHA and each other LCHA Document, including all costs and expenses incurred in connection with the negotiation, preparation, execution, performance and carrying into effect of, and compliance with, the LCHA and each other LCHA Document.</w:t>
      </w:r>
      <w:bookmarkEnd w:id="6436"/>
    </w:p>
    <w:p w14:paraId="52874205" w14:textId="4477BC3D" w:rsidR="00D179D6" w:rsidRPr="00462199" w:rsidRDefault="007248B2" w:rsidP="005B3BB9">
      <w:pPr>
        <w:pStyle w:val="H2Ashurst"/>
      </w:pPr>
      <w:bookmarkStart w:id="6438" w:name="_Ref144115320"/>
      <w:r w:rsidRPr="007248B2">
        <w:t>Condition</w:t>
      </w:r>
      <w:r w:rsidR="00D179D6" w:rsidRPr="00462199">
        <w:t xml:space="preserve"> </w:t>
      </w:r>
      <w:r w:rsidR="005A6854">
        <w:fldChar w:fldCharType="begin"/>
      </w:r>
      <w:r w:rsidR="005A6854">
        <w:instrText xml:space="preserve"> REF _Ref144115319 \w \h </w:instrText>
      </w:r>
      <w:r w:rsidR="005A6854">
        <w:fldChar w:fldCharType="separate"/>
      </w:r>
      <w:del w:id="6439" w:author="Faqir, Sofia (Energy Security)" w:date="2023-11-12T19:47:00Z">
        <w:r w:rsidR="00E473FC">
          <w:delText>83.1</w:delText>
        </w:r>
      </w:del>
      <w:r w:rsidR="005A6854">
        <w:fldChar w:fldCharType="end"/>
      </w:r>
      <w:r w:rsidR="00D179D6" w:rsidRPr="00462199">
        <w:t xml:space="preserve"> is subject to any provision of the LCHA or any other LCHA Document which expressly provides for the Producer to bear the costs and expenses of the LCHA Counterparty (or to pay or reimburse or indemnify the LCHA Counterparty in respect of such costs and expenses) in respect of which such costs and expenses shall comprise all out-of-pocket costs and expenses (including all legal and other advisory and consultants' fees) properly incurred by the LCHA Counterparty in relation to the relevant matter. Where such costs and expenses are required to be apportioned between the Producer and one (1) or more other LCHA Producers, the LCHA Counterparty shall apportion such costs between the Producer and such other LCHA Producers (for this purpose ignoring the proviso in the definition of LCHA Producers in </w:t>
      </w:r>
      <w:r w:rsidRPr="007248B2">
        <w:t>Condition</w:t>
      </w:r>
      <w:r w:rsidR="00D179D6" w:rsidRPr="00462199">
        <w:t xml:space="preserve"> </w:t>
      </w:r>
      <w:r w:rsidR="005A6854">
        <w:fldChar w:fldCharType="begin"/>
      </w:r>
      <w:r w:rsidR="005A6854">
        <w:instrText xml:space="preserve"> REF _Ref144111463 \w \h </w:instrText>
      </w:r>
      <w:r w:rsidR="005A6854">
        <w:fldChar w:fldCharType="separate"/>
      </w:r>
      <w:del w:id="6440" w:author="Faqir, Sofia (Energy Security)" w:date="2023-11-12T19:47:00Z">
        <w:r w:rsidR="00E473FC">
          <w:delText>1.1</w:delText>
        </w:r>
      </w:del>
      <w:r w:rsidR="005A6854">
        <w:fldChar w:fldCharType="end"/>
      </w:r>
      <w:r w:rsidR="00D179D6" w:rsidRPr="00462199">
        <w:t>) in such proportion as the LCHA Counterparty (acting reasonably) deems fair and equitable.</w:t>
      </w:r>
      <w:bookmarkEnd w:id="6438"/>
    </w:p>
    <w:p w14:paraId="29FC98C1" w14:textId="77777777" w:rsidR="00D179D6" w:rsidRPr="00462199" w:rsidRDefault="00D179D6" w:rsidP="005B3BB9">
      <w:pPr>
        <w:pStyle w:val="H1Ashurst"/>
      </w:pPr>
      <w:bookmarkStart w:id="6441" w:name="_Ref144115321"/>
      <w:bookmarkStart w:id="6442" w:name="_Ref144481760"/>
      <w:bookmarkStart w:id="6443" w:name="_Toc149833743"/>
      <w:r w:rsidRPr="00462199">
        <w:t>Further assurance</w:t>
      </w:r>
      <w:bookmarkEnd w:id="6441"/>
      <w:bookmarkEnd w:id="6442"/>
      <w:bookmarkEnd w:id="6443"/>
    </w:p>
    <w:p w14:paraId="5A7CDCE8" w14:textId="407D4BF3" w:rsidR="00D179D6" w:rsidRPr="00462199" w:rsidRDefault="00D179D6" w:rsidP="005B3BB9">
      <w:pPr>
        <w:pStyle w:val="B12Ashurst"/>
      </w:pPr>
      <w:r w:rsidRPr="00462199">
        <w:t xml:space="preserve">Each Party shall at its own cost do or procure the doing of all things and execute or procure the execution of all further documents necessary to give full force and effect to and securing to the other Party the full benefit of the rights, powers and benefits conferred upon it under or pursuant to the LCHA and all other LCHA Documents save that the LCHA Counterparty shall not be required pursuant to this </w:t>
      </w:r>
      <w:r w:rsidR="007248B2" w:rsidRPr="007248B2">
        <w:t>Condition</w:t>
      </w:r>
      <w:r w:rsidRPr="00462199">
        <w:t xml:space="preserve"> </w:t>
      </w:r>
      <w:r w:rsidR="005A6854">
        <w:fldChar w:fldCharType="begin"/>
      </w:r>
      <w:r w:rsidR="005A6854">
        <w:instrText xml:space="preserve"> REF _Ref144481760 \w \h </w:instrText>
      </w:r>
      <w:r w:rsidR="005A6854">
        <w:fldChar w:fldCharType="separate"/>
      </w:r>
      <w:del w:id="6444" w:author="Faqir, Sofia (Energy Security)" w:date="2023-11-12T19:47:00Z">
        <w:r w:rsidR="00E473FC">
          <w:delText>84</w:delText>
        </w:r>
      </w:del>
      <w:r w:rsidR="005A6854">
        <w:fldChar w:fldCharType="end"/>
      </w:r>
      <w:r w:rsidRPr="00462199">
        <w:t xml:space="preserve"> (</w:t>
      </w:r>
      <w:r w:rsidRPr="00462199">
        <w:rPr>
          <w:i/>
        </w:rPr>
        <w:t>Further assurance</w:t>
      </w:r>
      <w:r w:rsidRPr="00462199">
        <w:t>) to exercise or perform any statutory power or duty.</w:t>
      </w:r>
    </w:p>
    <w:p w14:paraId="0333A459" w14:textId="77777777" w:rsidR="00D179D6" w:rsidRPr="00462199" w:rsidRDefault="00D179D6" w:rsidP="005B3BB9">
      <w:pPr>
        <w:pStyle w:val="H1Ashurst"/>
      </w:pPr>
      <w:bookmarkStart w:id="6445" w:name="_Ref144115322"/>
      <w:bookmarkStart w:id="6446" w:name="_Ref144481811"/>
      <w:bookmarkStart w:id="6447" w:name="_Ref144481826"/>
      <w:bookmarkStart w:id="6448" w:name="_Toc149833744"/>
      <w:r w:rsidRPr="00462199">
        <w:lastRenderedPageBreak/>
        <w:t>Third party rights</w:t>
      </w:r>
      <w:bookmarkEnd w:id="6445"/>
      <w:bookmarkEnd w:id="6446"/>
      <w:bookmarkEnd w:id="6447"/>
      <w:bookmarkEnd w:id="6448"/>
    </w:p>
    <w:p w14:paraId="6F34ABAB" w14:textId="36451C25" w:rsidR="00D179D6" w:rsidRPr="00462199" w:rsidRDefault="007248B2" w:rsidP="005B3BB9">
      <w:pPr>
        <w:pStyle w:val="H2Ashurst"/>
      </w:pPr>
      <w:bookmarkStart w:id="6449" w:name="_Ref144115323"/>
      <w:r w:rsidRPr="007248B2">
        <w:t>Condition</w:t>
      </w:r>
      <w:r w:rsidR="00D179D6" w:rsidRPr="00462199">
        <w:t xml:space="preserve">s </w:t>
      </w:r>
      <w:r w:rsidR="005A6854">
        <w:fldChar w:fldCharType="begin"/>
      </w:r>
      <w:r w:rsidR="005A6854">
        <w:instrText xml:space="preserve"> REF _Ref144115244 \w \h </w:instrText>
      </w:r>
      <w:r w:rsidR="005A6854">
        <w:fldChar w:fldCharType="separate"/>
      </w:r>
      <w:del w:id="6450" w:author="Faqir, Sofia (Energy Security)" w:date="2023-11-12T19:47:00Z">
        <w:r w:rsidR="00E473FC">
          <w:delText>79.1</w:delText>
        </w:r>
      </w:del>
      <w:r w:rsidR="005A6854">
        <w:fldChar w:fldCharType="end"/>
      </w:r>
      <w:r w:rsidR="00D179D6" w:rsidRPr="00462199">
        <w:t xml:space="preserve">, </w:t>
      </w:r>
      <w:r w:rsidR="005A6854">
        <w:fldChar w:fldCharType="begin"/>
      </w:r>
      <w:r w:rsidR="005A6854">
        <w:instrText xml:space="preserve"> REF _Ref144115249 \w \h </w:instrText>
      </w:r>
      <w:r w:rsidR="005A6854">
        <w:fldChar w:fldCharType="separate"/>
      </w:r>
      <w:del w:id="6451" w:author="Faqir, Sofia (Energy Security)" w:date="2023-11-12T19:47:00Z">
        <w:r w:rsidR="00E473FC">
          <w:delText>79.2</w:delText>
        </w:r>
      </w:del>
      <w:r w:rsidR="005A6854">
        <w:fldChar w:fldCharType="end"/>
      </w:r>
      <w:r w:rsidR="00D179D6" w:rsidRPr="00462199">
        <w:t xml:space="preserve"> and </w:t>
      </w:r>
      <w:r w:rsidR="00D179D6" w:rsidRPr="00462199">
        <w:fldChar w:fldCharType="begin"/>
      </w:r>
      <w:r w:rsidR="00D179D6" w:rsidRPr="00462199">
        <w:instrText xml:space="preserve">  REF _Ref144115254 \r \h \* MERGEFORMAT </w:instrText>
      </w:r>
      <w:r w:rsidR="00D179D6" w:rsidRPr="00462199">
        <w:fldChar w:fldCharType="separate"/>
      </w:r>
      <w:del w:id="6452" w:author="Faqir, Sofia (Energy Security)" w:date="2023-11-12T19:47:00Z">
        <w:r w:rsidR="00E473FC" w:rsidRPr="00E473FC">
          <w:rPr>
            <w:color w:val="000000"/>
          </w:rPr>
          <w:delText>79.3</w:delText>
        </w:r>
      </w:del>
      <w:r w:rsidR="00D179D6" w:rsidRPr="00462199">
        <w:fldChar w:fldCharType="end"/>
      </w:r>
      <w:r w:rsidR="00D179D6" w:rsidRPr="00462199">
        <w:t xml:space="preserve"> confer benefits on the LCHA Settlement Services Provider, the Secretary of State and its respective Representatives (each, a </w:t>
      </w:r>
      <w:r w:rsidR="00D179D6" w:rsidRPr="00462199">
        <w:rPr>
          <w:b/>
        </w:rPr>
        <w:t>"Third Party"</w:t>
      </w:r>
      <w:r w:rsidR="00D179D6" w:rsidRPr="00462199">
        <w:t xml:space="preserve">) (such </w:t>
      </w:r>
      <w:r w:rsidRPr="007248B2">
        <w:t>Condition</w:t>
      </w:r>
      <w:r w:rsidR="00D179D6" w:rsidRPr="00462199">
        <w:t xml:space="preserve">s being </w:t>
      </w:r>
      <w:r w:rsidR="00D179D6" w:rsidRPr="00462199">
        <w:rPr>
          <w:b/>
        </w:rPr>
        <w:t>"Third Party Provisions"</w:t>
      </w:r>
      <w:r w:rsidR="00D179D6" w:rsidRPr="00462199">
        <w:t>).</w:t>
      </w:r>
      <w:bookmarkEnd w:id="6449"/>
    </w:p>
    <w:p w14:paraId="52AAA7F3" w14:textId="14558751" w:rsidR="00D179D6" w:rsidRPr="00462199" w:rsidRDefault="00D179D6" w:rsidP="005B3BB9">
      <w:pPr>
        <w:pStyle w:val="H2Ashurst"/>
      </w:pPr>
      <w:bookmarkStart w:id="6453" w:name="_Ref144115324"/>
      <w:r w:rsidRPr="00462199">
        <w:t xml:space="preserve">Subject to the remaining provisions of this </w:t>
      </w:r>
      <w:r w:rsidR="007248B2" w:rsidRPr="007248B2">
        <w:t>Condition</w:t>
      </w:r>
      <w:r w:rsidRPr="00462199">
        <w:t xml:space="preserve"> </w:t>
      </w:r>
      <w:r w:rsidR="005A6854">
        <w:fldChar w:fldCharType="begin"/>
      </w:r>
      <w:r w:rsidR="005A6854">
        <w:instrText xml:space="preserve"> REF _Ref144481811 \w \h </w:instrText>
      </w:r>
      <w:r w:rsidR="005A6854">
        <w:fldChar w:fldCharType="separate"/>
      </w:r>
      <w:del w:id="6454" w:author="Faqir, Sofia (Energy Security)" w:date="2023-11-12T19:47:00Z">
        <w:r w:rsidR="00E473FC">
          <w:delText>85</w:delText>
        </w:r>
      </w:del>
      <w:r w:rsidR="005A6854">
        <w:fldChar w:fldCharType="end"/>
      </w:r>
      <w:r w:rsidRPr="00462199">
        <w:t xml:space="preserve"> (</w:t>
      </w:r>
      <w:r w:rsidRPr="00462199">
        <w:rPr>
          <w:i/>
        </w:rPr>
        <w:t>Third party rights</w:t>
      </w:r>
      <w:r w:rsidRPr="00462199">
        <w:t>), the Third Party Provisions are intended to be enforceable by the Third Parties by virtue of the C(RTP) Act.</w:t>
      </w:r>
      <w:bookmarkEnd w:id="6453"/>
    </w:p>
    <w:p w14:paraId="77F9E42C" w14:textId="77777777" w:rsidR="00D179D6" w:rsidRPr="00462199" w:rsidRDefault="00D179D6" w:rsidP="005B3BB9">
      <w:pPr>
        <w:pStyle w:val="H2Ashurst"/>
      </w:pPr>
      <w:bookmarkStart w:id="6455" w:name="_Ref144115325"/>
      <w:r w:rsidRPr="00462199">
        <w:t>The Parties do not intend that any term of the LCHA, other than the Third Party Provisions, should be enforceable, by virtue of the C(RTP) Act, by any person who is not a Party.</w:t>
      </w:r>
      <w:bookmarkEnd w:id="6455"/>
    </w:p>
    <w:p w14:paraId="48B37674" w14:textId="3034FA08" w:rsidR="00D179D6" w:rsidRPr="00462199" w:rsidRDefault="00D179D6" w:rsidP="005B3BB9">
      <w:pPr>
        <w:pStyle w:val="H2Ashurst"/>
      </w:pPr>
      <w:bookmarkStart w:id="6456" w:name="_Ref144115326"/>
      <w:r w:rsidRPr="00462199">
        <w:t xml:space="preserve">Notwithstanding this </w:t>
      </w:r>
      <w:r w:rsidR="007248B2" w:rsidRPr="007248B2">
        <w:t>Condition</w:t>
      </w:r>
      <w:r w:rsidRPr="00462199">
        <w:t xml:space="preserve"> </w:t>
      </w:r>
      <w:r w:rsidR="005A6854">
        <w:fldChar w:fldCharType="begin"/>
      </w:r>
      <w:r w:rsidR="005A6854">
        <w:instrText xml:space="preserve"> REF _Ref144481826 \w \h </w:instrText>
      </w:r>
      <w:r w:rsidR="005A6854">
        <w:fldChar w:fldCharType="separate"/>
      </w:r>
      <w:del w:id="6457" w:author="Faqir, Sofia (Energy Security)" w:date="2023-11-12T19:47:00Z">
        <w:r w:rsidR="00E473FC">
          <w:delText>85</w:delText>
        </w:r>
      </w:del>
      <w:r w:rsidR="005A6854">
        <w:fldChar w:fldCharType="end"/>
      </w:r>
      <w:r w:rsidRPr="00462199">
        <w:t xml:space="preserve"> (</w:t>
      </w:r>
      <w:r w:rsidRPr="00462199">
        <w:rPr>
          <w:i/>
        </w:rPr>
        <w:t>Third party rights</w:t>
      </w:r>
      <w:r w:rsidRPr="00462199">
        <w:t>), the LCHA may be varied in any way and at any time by the Parties without the consent of any Third Party.</w:t>
      </w:r>
      <w:bookmarkEnd w:id="6456"/>
    </w:p>
    <w:p w14:paraId="27D40D65" w14:textId="77777777" w:rsidR="00D179D6" w:rsidRPr="00462199" w:rsidRDefault="00D179D6" w:rsidP="005B3BB9">
      <w:pPr>
        <w:pStyle w:val="H1Ashurst"/>
      </w:pPr>
      <w:bookmarkStart w:id="6458" w:name="_Ref144115327"/>
      <w:bookmarkStart w:id="6459" w:name="_Toc149833745"/>
      <w:r w:rsidRPr="00462199">
        <w:t>No variation</w:t>
      </w:r>
      <w:bookmarkEnd w:id="6458"/>
      <w:bookmarkEnd w:id="6459"/>
    </w:p>
    <w:p w14:paraId="0D129996" w14:textId="7B68C2F2" w:rsidR="00D179D6" w:rsidRPr="00462199" w:rsidRDefault="00D179D6" w:rsidP="005B3BB9">
      <w:pPr>
        <w:pStyle w:val="H2Ashurst"/>
      </w:pPr>
      <w:bookmarkStart w:id="6460" w:name="_Ref144115328"/>
      <w:r w:rsidRPr="00462199">
        <w:t xml:space="preserve">Subject to </w:t>
      </w:r>
      <w:r w:rsidR="007248B2" w:rsidRPr="007248B2">
        <w:t>Condition</w:t>
      </w:r>
      <w:r w:rsidRPr="00462199">
        <w:t xml:space="preserve"> </w:t>
      </w:r>
      <w:r w:rsidR="005A6854">
        <w:fldChar w:fldCharType="begin"/>
      </w:r>
      <w:r w:rsidR="005A6854">
        <w:instrText xml:space="preserve"> REF _Ref144115329 \w \h </w:instrText>
      </w:r>
      <w:r w:rsidR="005A6854">
        <w:fldChar w:fldCharType="separate"/>
      </w:r>
      <w:del w:id="6461" w:author="Faqir, Sofia (Energy Security)" w:date="2023-11-12T19:47:00Z">
        <w:r w:rsidR="00E473FC">
          <w:delText>86.2</w:delText>
        </w:r>
      </w:del>
      <w:r w:rsidR="005A6854">
        <w:fldChar w:fldCharType="end"/>
      </w:r>
      <w:r w:rsidRPr="00462199">
        <w:t>, no variation to the provisions of the LCHA shall be valid unless it is in writing and signed by each Party.</w:t>
      </w:r>
      <w:bookmarkEnd w:id="6460"/>
    </w:p>
    <w:p w14:paraId="1D9AC452" w14:textId="7D0BA709" w:rsidR="00D179D6" w:rsidRPr="00462199" w:rsidRDefault="007248B2" w:rsidP="005B3BB9">
      <w:pPr>
        <w:pStyle w:val="H2Ashurst"/>
      </w:pPr>
      <w:bookmarkStart w:id="6462" w:name="_Ref144115329"/>
      <w:r w:rsidRPr="007248B2">
        <w:t>Condition</w:t>
      </w:r>
      <w:r w:rsidR="00D179D6" w:rsidRPr="00462199">
        <w:t xml:space="preserve"> </w:t>
      </w:r>
      <w:r w:rsidR="005A6854">
        <w:fldChar w:fldCharType="begin"/>
      </w:r>
      <w:r w:rsidR="005A6854">
        <w:instrText xml:space="preserve"> REF _Ref144115328 \w \h </w:instrText>
      </w:r>
      <w:r w:rsidR="005A6854">
        <w:fldChar w:fldCharType="separate"/>
      </w:r>
      <w:del w:id="6463" w:author="Faqir, Sofia (Energy Security)" w:date="2023-11-12T19:47:00Z">
        <w:r w:rsidR="00E473FC">
          <w:delText>86.1</w:delText>
        </w:r>
      </w:del>
      <w:r w:rsidR="005A6854">
        <w:fldChar w:fldCharType="end"/>
      </w:r>
      <w:r w:rsidR="00D179D6" w:rsidRPr="00462199">
        <w:t xml:space="preserve"> is subject to the operation of:</w:t>
      </w:r>
      <w:bookmarkEnd w:id="6462"/>
    </w:p>
    <w:p w14:paraId="556A3370" w14:textId="4313FE7A" w:rsidR="00D179D6" w:rsidRPr="00462199" w:rsidRDefault="007248B2" w:rsidP="00202C21">
      <w:pPr>
        <w:pStyle w:val="H3Ashurst"/>
      </w:pPr>
      <w:bookmarkStart w:id="6464" w:name="_Ref144115330"/>
      <w:r w:rsidRPr="007248B2">
        <w:t>Condition</w:t>
      </w:r>
      <w:r w:rsidR="00D179D6" w:rsidRPr="00462199">
        <w:t xml:space="preserve"> </w:t>
      </w:r>
      <w:r w:rsidR="005A6854">
        <w:fldChar w:fldCharType="begin"/>
      </w:r>
      <w:r w:rsidR="005A6854">
        <w:instrText xml:space="preserve"> REF _Ref144481875 \w \h </w:instrText>
      </w:r>
      <w:r w:rsidR="005A6854">
        <w:fldChar w:fldCharType="separate"/>
      </w:r>
      <w:del w:id="6465" w:author="Faqir, Sofia (Energy Security)" w:date="2023-11-12T19:47:00Z">
        <w:r w:rsidR="00E473FC">
          <w:delText>48</w:delText>
        </w:r>
      </w:del>
      <w:r w:rsidR="005A6854">
        <w:fldChar w:fldCharType="end"/>
      </w:r>
      <w:r w:rsidR="00D179D6" w:rsidRPr="00462199">
        <w:t xml:space="preserve"> (</w:t>
      </w:r>
      <w:r w:rsidR="00D179D6" w:rsidRPr="00462199">
        <w:rPr>
          <w:i/>
        </w:rPr>
        <w:t>Change in Applicable Law: Procedure</w:t>
      </w:r>
      <w:r w:rsidR="00D179D6" w:rsidRPr="00462199">
        <w:t>);</w:t>
      </w:r>
      <w:bookmarkEnd w:id="6464"/>
    </w:p>
    <w:bookmarkStart w:id="6466" w:name="_Ref144115331"/>
    <w:p w14:paraId="66442B9F" w14:textId="7116720C" w:rsidR="00D179D6" w:rsidRPr="00462199" w:rsidRDefault="00D179D6" w:rsidP="00202C21">
      <w:pPr>
        <w:pStyle w:val="H3Ashurst"/>
      </w:pPr>
      <w:r>
        <w:fldChar w:fldCharType="begin"/>
      </w:r>
      <w:r>
        <w:instrText xml:space="preserve"> REF _Ref144118001 \w \h </w:instrText>
      </w:r>
      <w:r>
        <w:fldChar w:fldCharType="separate"/>
      </w:r>
      <w:del w:id="6467" w:author="Faqir, Sofia (Energy Security)" w:date="2023-11-12T19:47:00Z">
        <w:r w:rsidR="00E473FC">
          <w:delText>Annex 4</w:delText>
        </w:r>
      </w:del>
      <w:r>
        <w:fldChar w:fldCharType="end"/>
      </w:r>
      <w:r w:rsidRPr="00462199">
        <w:t xml:space="preserve"> (</w:t>
      </w:r>
      <w:r w:rsidRPr="00462199">
        <w:rPr>
          <w:i/>
        </w:rPr>
        <w:t>Change Control Procedure</w:t>
      </w:r>
      <w:r w:rsidRPr="00462199">
        <w:t>);</w:t>
      </w:r>
      <w:bookmarkEnd w:id="6466"/>
    </w:p>
    <w:bookmarkStart w:id="6468" w:name="_Ref144115332"/>
    <w:p w14:paraId="604A6E18" w14:textId="05222D80" w:rsidR="00D179D6" w:rsidRPr="00462199" w:rsidRDefault="00D179D6" w:rsidP="00202C21">
      <w:pPr>
        <w:pStyle w:val="H3Ashurst"/>
      </w:pPr>
      <w:r>
        <w:fldChar w:fldCharType="begin"/>
      </w:r>
      <w:r>
        <w:instrText xml:space="preserve"> REF _Ref144118009 \w \h </w:instrText>
      </w:r>
      <w:r>
        <w:fldChar w:fldCharType="separate"/>
      </w:r>
      <w:del w:id="6469"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 and</w:t>
      </w:r>
      <w:bookmarkEnd w:id="6468"/>
    </w:p>
    <w:bookmarkStart w:id="6470" w:name="_Ref144115333"/>
    <w:p w14:paraId="226E67D0" w14:textId="0B3833C9" w:rsidR="00D179D6" w:rsidRPr="00462199" w:rsidRDefault="00D179D6" w:rsidP="00202C21">
      <w:pPr>
        <w:pStyle w:val="H3Ashurst"/>
      </w:pPr>
      <w:r>
        <w:fldChar w:fldCharType="begin"/>
      </w:r>
      <w:r>
        <w:instrText xml:space="preserve"> REF _Ref144118011 \w \h </w:instrText>
      </w:r>
      <w:r>
        <w:fldChar w:fldCharType="separate"/>
      </w:r>
      <w:del w:id="6471" w:author="Faqir, Sofia (Energy Security)" w:date="2023-11-12T19:47:00Z">
        <w:r w:rsidR="00E473FC">
          <w:delText>Annex 12</w:delText>
        </w:r>
      </w:del>
      <w:r>
        <w:fldChar w:fldCharType="end"/>
      </w:r>
      <w:r w:rsidRPr="00462199">
        <w:t xml:space="preserve"> (</w:t>
      </w:r>
      <w:r w:rsidRPr="00462199">
        <w:rPr>
          <w:i/>
        </w:rPr>
        <w:t>Gas Reference Price Review Process</w:t>
      </w:r>
      <w:r w:rsidRPr="00462199">
        <w:t>).</w:t>
      </w:r>
      <w:bookmarkEnd w:id="6470"/>
    </w:p>
    <w:p w14:paraId="009148EB" w14:textId="77777777" w:rsidR="00D179D6" w:rsidRPr="00462199" w:rsidRDefault="00D179D6" w:rsidP="005B3BB9">
      <w:pPr>
        <w:pStyle w:val="H1Ashurst"/>
      </w:pPr>
      <w:bookmarkStart w:id="6472" w:name="_Ref144115334"/>
      <w:bookmarkStart w:id="6473" w:name="_Toc149833746"/>
      <w:r w:rsidRPr="00462199">
        <w:t>Counterparts</w:t>
      </w:r>
      <w:bookmarkEnd w:id="6472"/>
      <w:bookmarkEnd w:id="6473"/>
    </w:p>
    <w:p w14:paraId="60A7153E" w14:textId="77777777" w:rsidR="00D179D6" w:rsidRPr="00462199" w:rsidRDefault="00D179D6" w:rsidP="005B3BB9">
      <w:pPr>
        <w:pStyle w:val="B12Ashurst"/>
      </w:pPr>
      <w:r w:rsidRPr="00462199">
        <w:t>The LCHA may be executed in any number of counterparts and by the Parties to it on separate counterparts but shall not be effective until each Party has executed at least one (1) counterpart. Each counterpart shall constitute an original but all of the counterparts together shall constitute one and the same instrument.</w:t>
      </w:r>
    </w:p>
    <w:p w14:paraId="04E6DC5F" w14:textId="77777777" w:rsidR="00D179D6" w:rsidRPr="00462199" w:rsidRDefault="00D179D6" w:rsidP="005B3BB9">
      <w:pPr>
        <w:pStyle w:val="H1Ashurst"/>
      </w:pPr>
      <w:bookmarkStart w:id="6474" w:name="_Ref144115335"/>
      <w:bookmarkStart w:id="6475" w:name="_Toc149833747"/>
      <w:r w:rsidRPr="00462199">
        <w:t>Governing law and jurisdiction</w:t>
      </w:r>
      <w:bookmarkEnd w:id="6474"/>
      <w:bookmarkEnd w:id="6475"/>
    </w:p>
    <w:p w14:paraId="27A0D638" w14:textId="77777777" w:rsidR="00D179D6" w:rsidRPr="00462199" w:rsidRDefault="00D179D6" w:rsidP="005B3BB9">
      <w:pPr>
        <w:pStyle w:val="H2Ashurst"/>
      </w:pPr>
      <w:bookmarkStart w:id="6476" w:name="_Ref144115336"/>
      <w:r w:rsidRPr="00462199">
        <w:t>The LCHA, the other LCHA Documents and any matter, claim or dispute arising out of or in connection with any of them (including any Dispute) shall be governed by and construed in accordance with English law.</w:t>
      </w:r>
      <w:bookmarkEnd w:id="6476"/>
    </w:p>
    <w:p w14:paraId="6046F48A" w14:textId="77777777" w:rsidR="00D179D6" w:rsidRPr="00462199" w:rsidRDefault="00D179D6" w:rsidP="005B3BB9">
      <w:pPr>
        <w:pStyle w:val="H2Ashurst"/>
      </w:pPr>
      <w:bookmarkStart w:id="6477" w:name="_Ref144115337"/>
      <w:r w:rsidRPr="00462199">
        <w:t>Any Dispute shall be finally determined or resolved in accordance with the Dispute Resolution Procedure.</w:t>
      </w:r>
      <w:bookmarkEnd w:id="6477"/>
    </w:p>
    <w:p w14:paraId="1D2035F1" w14:textId="77777777" w:rsidR="00D179D6" w:rsidRPr="00462199" w:rsidRDefault="00D179D6" w:rsidP="005B3BB9">
      <w:pPr>
        <w:pStyle w:val="H1Ashurst"/>
      </w:pPr>
      <w:bookmarkStart w:id="6478" w:name="_Ref144115338"/>
      <w:bookmarkStart w:id="6479" w:name="_Ref144427453"/>
      <w:bookmarkStart w:id="6480" w:name="_Ref144481894"/>
      <w:bookmarkStart w:id="6481" w:name="_Ref144481911"/>
      <w:bookmarkStart w:id="6482" w:name="_Toc149833748"/>
      <w:r w:rsidRPr="00462199">
        <w:t>Agent for service of process</w:t>
      </w:r>
      <w:bookmarkEnd w:id="6478"/>
      <w:bookmarkEnd w:id="6479"/>
      <w:bookmarkEnd w:id="6480"/>
      <w:bookmarkEnd w:id="6481"/>
      <w:bookmarkEnd w:id="6482"/>
    </w:p>
    <w:p w14:paraId="77C20FED" w14:textId="77777777" w:rsidR="00D179D6" w:rsidRPr="00462199" w:rsidRDefault="00D179D6" w:rsidP="005B3BB9">
      <w:pPr>
        <w:pStyle w:val="NormalBoldAshurst"/>
      </w:pPr>
      <w:r w:rsidRPr="00462199">
        <w:rPr>
          <w:i/>
        </w:rPr>
        <w:t>Application</w:t>
      </w:r>
    </w:p>
    <w:p w14:paraId="6AE9EBD5" w14:textId="062766E9" w:rsidR="00D179D6" w:rsidRPr="00462199" w:rsidRDefault="00D179D6" w:rsidP="005B3BB9">
      <w:pPr>
        <w:pStyle w:val="H2Ashurst"/>
      </w:pPr>
      <w:bookmarkStart w:id="6483" w:name="_Ref144115339"/>
      <w:r w:rsidRPr="00462199">
        <w:t xml:space="preserve">This </w:t>
      </w:r>
      <w:r w:rsidR="007248B2" w:rsidRPr="007248B2">
        <w:t>Condition</w:t>
      </w:r>
      <w:r w:rsidRPr="00462199">
        <w:t xml:space="preserve"> </w:t>
      </w:r>
      <w:r w:rsidR="005A6854">
        <w:fldChar w:fldCharType="begin"/>
      </w:r>
      <w:r w:rsidR="005A6854">
        <w:instrText xml:space="preserve"> REF _Ref144481894 \w \h </w:instrText>
      </w:r>
      <w:r w:rsidR="005A6854">
        <w:fldChar w:fldCharType="separate"/>
      </w:r>
      <w:del w:id="6484" w:author="Faqir, Sofia (Energy Security)" w:date="2023-11-12T19:47:00Z">
        <w:r w:rsidR="00E473FC">
          <w:delText>89</w:delText>
        </w:r>
      </w:del>
      <w:r w:rsidR="005A6854">
        <w:fldChar w:fldCharType="end"/>
      </w:r>
      <w:r w:rsidRPr="00462199">
        <w:t xml:space="preserve"> (</w:t>
      </w:r>
      <w:r w:rsidRPr="00462199">
        <w:rPr>
          <w:i/>
        </w:rPr>
        <w:t>Agent for service of process</w:t>
      </w:r>
      <w:r w:rsidRPr="00462199">
        <w:t>) shall apply to the LCHA only if it is expressed to apply to the LCHA in the Agreement.</w:t>
      </w:r>
      <w:bookmarkEnd w:id="6483"/>
    </w:p>
    <w:p w14:paraId="2B094A95" w14:textId="77777777" w:rsidR="00D179D6" w:rsidRPr="00462199" w:rsidRDefault="00D179D6" w:rsidP="005B3BB9">
      <w:pPr>
        <w:pStyle w:val="NormalBoldAshurst"/>
      </w:pPr>
      <w:r w:rsidRPr="00462199">
        <w:rPr>
          <w:i/>
        </w:rPr>
        <w:t>Service Agent</w:t>
      </w:r>
    </w:p>
    <w:p w14:paraId="1E7F07E1" w14:textId="77777777" w:rsidR="00D179D6" w:rsidRPr="00462199" w:rsidRDefault="00D179D6" w:rsidP="005B3BB9">
      <w:pPr>
        <w:pStyle w:val="H2Ashurst"/>
      </w:pPr>
      <w:bookmarkStart w:id="6485" w:name="_Ref144115340"/>
      <w:r w:rsidRPr="00462199">
        <w:t xml:space="preserve">The Producer irrevocably appoints the Service Agent to be its agent for the receipt of Service Documents and claim forms, application notices, orders, judgments and any other documents </w:t>
      </w:r>
      <w:r w:rsidRPr="00462199">
        <w:lastRenderedPageBreak/>
        <w:t>relating to any Dispute. It agrees that any Service Document and any claim form, application notice, order, judgment or other document relating to any Dispute may be effectively served on it in England and Wales by service on its Service Agent effected in any manner permitted by the Civil Procedure Rules.</w:t>
      </w:r>
      <w:bookmarkEnd w:id="6485"/>
    </w:p>
    <w:p w14:paraId="0A5DFCBD" w14:textId="77777777" w:rsidR="00D179D6" w:rsidRPr="00462199" w:rsidRDefault="00D179D6" w:rsidP="005B3BB9">
      <w:pPr>
        <w:pStyle w:val="NormalBoldAshurst"/>
      </w:pPr>
      <w:r w:rsidRPr="00462199">
        <w:rPr>
          <w:i/>
        </w:rPr>
        <w:t>Replacement</w:t>
      </w:r>
    </w:p>
    <w:p w14:paraId="52B58266" w14:textId="30A3B7A9" w:rsidR="00D179D6" w:rsidRPr="00462199" w:rsidRDefault="00D179D6" w:rsidP="005B3BB9">
      <w:pPr>
        <w:pStyle w:val="H2Ashurst"/>
      </w:pPr>
      <w:bookmarkStart w:id="6486" w:name="_Ref144115341"/>
      <w:r w:rsidRPr="00462199">
        <w:t xml:space="preserve">If the Service Agent at any time ceases for any reason to act as such, the Producer shall appoint a replacement agent for the receipt of Service Documents and claim forms, application notices, orders, judgments and any other documents relating to any Dispute having an address for service in England or Wales and shall notify the LCHA Counterparty of the name and address of the replacement agent. Failing such appointment and notification, the LCHA Counterparty shall be entitled by notice to the Producer to appoint a replacement agent to act on behalf of the Producer for the receipt of Service Documents and claim forms, application notices, orders, judgments and any other documents relating to any Dispute. The provisions of this </w:t>
      </w:r>
      <w:r w:rsidR="007248B2" w:rsidRPr="007248B2">
        <w:t>Condition</w:t>
      </w:r>
      <w:r w:rsidRPr="00462199">
        <w:t xml:space="preserve"> </w:t>
      </w:r>
      <w:r w:rsidR="005A6854">
        <w:fldChar w:fldCharType="begin"/>
      </w:r>
      <w:r w:rsidR="005A6854">
        <w:instrText xml:space="preserve"> REF _Ref144481911 \w \h </w:instrText>
      </w:r>
      <w:r w:rsidR="005A6854">
        <w:fldChar w:fldCharType="separate"/>
      </w:r>
      <w:del w:id="6487" w:author="Faqir, Sofia (Energy Security)" w:date="2023-11-12T19:47:00Z">
        <w:r w:rsidR="00E473FC">
          <w:delText>89</w:delText>
        </w:r>
      </w:del>
      <w:r w:rsidR="005A6854">
        <w:fldChar w:fldCharType="end"/>
      </w:r>
      <w:r w:rsidRPr="00462199">
        <w:t xml:space="preserve"> (</w:t>
      </w:r>
      <w:r w:rsidRPr="00462199">
        <w:rPr>
          <w:i/>
        </w:rPr>
        <w:t>Agent for service of process</w:t>
      </w:r>
      <w:r w:rsidRPr="00462199">
        <w:t>) applying to service on a Service Agent apply equally to service on a replacement agent.</w:t>
      </w:r>
      <w:bookmarkEnd w:id="6486"/>
    </w:p>
    <w:p w14:paraId="1858758C" w14:textId="77777777" w:rsidR="00D179D6" w:rsidRPr="00462199" w:rsidRDefault="00D179D6" w:rsidP="005B3BB9">
      <w:pPr>
        <w:pStyle w:val="NormalBoldAshurst"/>
      </w:pPr>
      <w:r w:rsidRPr="00462199">
        <w:rPr>
          <w:i/>
        </w:rPr>
        <w:t>Service of process</w:t>
      </w:r>
    </w:p>
    <w:p w14:paraId="14A24451" w14:textId="77777777" w:rsidR="00D179D6" w:rsidRPr="00462199" w:rsidRDefault="00D179D6" w:rsidP="005B3BB9">
      <w:pPr>
        <w:pStyle w:val="H2Ashurst"/>
      </w:pPr>
      <w:bookmarkStart w:id="6488" w:name="_Ref144115342"/>
      <w:r w:rsidRPr="00462199">
        <w:t>A copy of any Service Document or any claim form, application notice, order, judgment or other document relating to any Dispute served on an agent shall be sent by post to the Producer. Failure or delay in so doing shall not prejudice the effectiveness of service of the relevant document.</w:t>
      </w:r>
      <w:bookmarkEnd w:id="6488"/>
    </w:p>
    <w:p w14:paraId="3023A3B4" w14:textId="77777777" w:rsidR="00D179D6" w:rsidRPr="00462199" w:rsidRDefault="00D179D6" w:rsidP="005B3BB9">
      <w:pPr>
        <w:pStyle w:val="H1Ashurst"/>
      </w:pPr>
      <w:bookmarkStart w:id="6489" w:name="_Ref144115343"/>
      <w:bookmarkStart w:id="6490" w:name="_Toc149833749"/>
      <w:r w:rsidRPr="00462199">
        <w:t>Language</w:t>
      </w:r>
      <w:bookmarkEnd w:id="6489"/>
      <w:bookmarkEnd w:id="6490"/>
    </w:p>
    <w:p w14:paraId="624C06C8" w14:textId="77777777" w:rsidR="00D179D6" w:rsidRPr="00462199" w:rsidRDefault="00D179D6" w:rsidP="005B3BB9">
      <w:pPr>
        <w:pStyle w:val="NormalBoldAshurst"/>
      </w:pPr>
      <w:r w:rsidRPr="00462199">
        <w:rPr>
          <w:i/>
        </w:rPr>
        <w:t>English language</w:t>
      </w:r>
    </w:p>
    <w:p w14:paraId="19AD110F" w14:textId="77777777" w:rsidR="00D179D6" w:rsidRPr="00462199" w:rsidRDefault="00D179D6" w:rsidP="005B3BB9">
      <w:pPr>
        <w:pStyle w:val="H2Ashurst"/>
      </w:pPr>
      <w:bookmarkStart w:id="6491" w:name="_Ref144115344"/>
      <w:r w:rsidRPr="00462199">
        <w:t>All Information provided by the Producer to the LCHA Counterparty pursuant to or in connection with the LCHA or any other LCHA Document shall be in English unless otherwise agreed in writing by the LCHA Counterparty.</w:t>
      </w:r>
      <w:bookmarkEnd w:id="6491"/>
    </w:p>
    <w:p w14:paraId="1F741D3B" w14:textId="77777777" w:rsidR="00D179D6" w:rsidRPr="00462199" w:rsidRDefault="00D179D6" w:rsidP="005B3BB9">
      <w:pPr>
        <w:pStyle w:val="NormalBoldAshurst"/>
      </w:pPr>
      <w:r w:rsidRPr="00462199">
        <w:rPr>
          <w:i/>
        </w:rPr>
        <w:t>Translations</w:t>
      </w:r>
    </w:p>
    <w:p w14:paraId="44921D6D" w14:textId="77777777" w:rsidR="00D179D6" w:rsidRPr="00462199" w:rsidRDefault="00D179D6" w:rsidP="005B3BB9">
      <w:pPr>
        <w:pStyle w:val="H2Ashurst"/>
      </w:pPr>
      <w:bookmarkStart w:id="6492" w:name="_Ref144115345"/>
      <w:r w:rsidRPr="00462199">
        <w:t>In the case of any Information which is translated into English, prior to its being delivered to the LCHA Counterparty pursuant to the LCHA or any other LCHA Document, the Producer shall ensure that any such translation is carried out (at the Producer's cost) by a recognised and appropriately qualified and skilled translation agent.</w:t>
      </w:r>
      <w:bookmarkEnd w:id="6492"/>
    </w:p>
    <w:p w14:paraId="347FB2E5" w14:textId="13C99F05" w:rsidR="00D179D6" w:rsidRPr="00462199" w:rsidRDefault="00D179D6" w:rsidP="005B3BB9">
      <w:pPr>
        <w:pStyle w:val="H2Ashurst"/>
      </w:pPr>
      <w:bookmarkStart w:id="6493" w:name="_Ref144115346"/>
      <w:r w:rsidRPr="00462199">
        <w:t xml:space="preserve">The LCHA Counterparty shall be entitled to assume the accuracy of and rely upon the English translation of any Information provided pursuant to </w:t>
      </w:r>
      <w:r w:rsidR="007248B2" w:rsidRPr="007248B2">
        <w:t>Condition</w:t>
      </w:r>
      <w:r w:rsidRPr="00462199">
        <w:t xml:space="preserve"> </w:t>
      </w:r>
      <w:r w:rsidR="005A6854">
        <w:fldChar w:fldCharType="begin"/>
      </w:r>
      <w:r w:rsidR="005A6854">
        <w:instrText xml:space="preserve"> REF _Ref144115345 \w \h </w:instrText>
      </w:r>
      <w:r w:rsidR="005A6854">
        <w:fldChar w:fldCharType="separate"/>
      </w:r>
      <w:del w:id="6494" w:author="Faqir, Sofia (Energy Security)" w:date="2023-11-12T19:47:00Z">
        <w:r w:rsidR="00E473FC">
          <w:delText>90.2</w:delText>
        </w:r>
      </w:del>
      <w:r w:rsidR="005A6854">
        <w:fldChar w:fldCharType="end"/>
      </w:r>
      <w:r w:rsidRPr="00462199">
        <w:t xml:space="preserve"> and the English translation shall prevail.</w:t>
      </w:r>
      <w:bookmarkEnd w:id="6493"/>
    </w:p>
    <w:p w14:paraId="21FEBBEE" w14:textId="77777777" w:rsidR="00D179D6" w:rsidRPr="00462199" w:rsidRDefault="00D179D6" w:rsidP="0033706E">
      <w:pPr>
        <w:pStyle w:val="NormalAshurst"/>
      </w:pPr>
      <w:r w:rsidRPr="00462199">
        <w:br w:type="page"/>
      </w:r>
    </w:p>
    <w:p w14:paraId="447C70E7" w14:textId="5CB0EF21" w:rsidR="00D179D6" w:rsidRPr="00462199" w:rsidRDefault="00D179D6" w:rsidP="0033706E">
      <w:pPr>
        <w:pStyle w:val="SCHEDULEAshurst"/>
      </w:pPr>
      <w:r w:rsidRPr="00462199">
        <w:lastRenderedPageBreak/>
        <w:br/>
      </w:r>
      <w:bookmarkStart w:id="6495" w:name="_Ref144115347"/>
      <w:bookmarkStart w:id="6496" w:name="_Ref144117998"/>
      <w:bookmarkStart w:id="6497" w:name="_Toc149833750"/>
      <w:r w:rsidR="007248B2" w:rsidRPr="007248B2">
        <w:t>Condition</w:t>
      </w:r>
      <w:r w:rsidRPr="00462199">
        <w:t>s Precedent</w:t>
      </w:r>
      <w:bookmarkEnd w:id="6495"/>
      <w:bookmarkEnd w:id="6496"/>
      <w:bookmarkEnd w:id="6497"/>
    </w:p>
    <w:p w14:paraId="750426C8" w14:textId="74B76633" w:rsidR="00D179D6" w:rsidRPr="00462199" w:rsidRDefault="00D179D6" w:rsidP="0033706E">
      <w:pPr>
        <w:pStyle w:val="SchSubAshurst"/>
      </w:pPr>
      <w:r w:rsidRPr="00462199">
        <w:br/>
      </w:r>
      <w:bookmarkStart w:id="6498" w:name="_Ref144115348"/>
      <w:r w:rsidRPr="00462199">
        <w:t xml:space="preserve">Initial </w:t>
      </w:r>
      <w:r w:rsidR="007248B2" w:rsidRPr="007248B2">
        <w:t>Condition</w:t>
      </w:r>
      <w:r w:rsidRPr="00462199">
        <w:t>s Precedent</w:t>
      </w:r>
      <w:bookmarkEnd w:id="6498"/>
    </w:p>
    <w:p w14:paraId="3B50B0D5" w14:textId="77777777" w:rsidR="00D179D6" w:rsidRPr="00462199" w:rsidRDefault="00D179D6" w:rsidP="00A46415">
      <w:pPr>
        <w:pStyle w:val="SH1Ashurst"/>
        <w:numPr>
          <w:ilvl w:val="0"/>
          <w:numId w:val="194"/>
        </w:numPr>
      </w:pPr>
      <w:bookmarkStart w:id="6499" w:name="_Ref144115349"/>
      <w:r w:rsidRPr="00462199">
        <w:t>LEGAL OPINION</w:t>
      </w:r>
      <w:bookmarkEnd w:id="6499"/>
    </w:p>
    <w:p w14:paraId="219C9DB1" w14:textId="77777777" w:rsidR="00D179D6" w:rsidRPr="00462199" w:rsidRDefault="00D179D6" w:rsidP="005B3BB9">
      <w:pPr>
        <w:pStyle w:val="B12Ashurst"/>
      </w:pPr>
      <w:r w:rsidRPr="00462199">
        <w:t>Delivery to the LCHA Counterparty of a legal opinion addressed to the LCHA Counterparty, in form and content satisfactory to the LCHA Counterparty (acting reasonably), from the legal advisers to the Producer confirming that the Producer:</w:t>
      </w:r>
    </w:p>
    <w:p w14:paraId="105A5FA1" w14:textId="77777777" w:rsidR="00D179D6" w:rsidRPr="00462199" w:rsidRDefault="00D179D6" w:rsidP="00516B52">
      <w:pPr>
        <w:pStyle w:val="SH3Ashurst"/>
      </w:pPr>
      <w:bookmarkStart w:id="6500" w:name="_Ref144115350"/>
      <w:r w:rsidRPr="00462199">
        <w:t>is duly formed and validly existing under the laws of the jurisdiction of formation; and</w:t>
      </w:r>
      <w:bookmarkEnd w:id="6500"/>
    </w:p>
    <w:p w14:paraId="76134C2C" w14:textId="77777777" w:rsidR="00D179D6" w:rsidRPr="00462199" w:rsidRDefault="00D179D6" w:rsidP="00516B52">
      <w:pPr>
        <w:pStyle w:val="SH3Ashurst"/>
      </w:pPr>
      <w:bookmarkStart w:id="6501" w:name="_Ref144115351"/>
      <w:r w:rsidRPr="00462199">
        <w:t>has the power to enter into and perform, and has taken all necessary action to authorise its entry into and performance of, the LCHA and the other LCHA Documents.</w:t>
      </w:r>
      <w:bookmarkEnd w:id="6501"/>
    </w:p>
    <w:p w14:paraId="5D5E2606" w14:textId="77777777" w:rsidR="00D179D6" w:rsidRPr="00462199" w:rsidRDefault="00D179D6" w:rsidP="0033706E">
      <w:pPr>
        <w:pStyle w:val="SH1Ashurst"/>
      </w:pPr>
      <w:bookmarkStart w:id="6502" w:name="_Ref144115352"/>
      <w:r w:rsidRPr="00462199">
        <w:t>KYC DOCUMENTATION</w:t>
      </w:r>
      <w:bookmarkEnd w:id="6502"/>
    </w:p>
    <w:p w14:paraId="7FE59FB3" w14:textId="77777777" w:rsidR="00D179D6" w:rsidRPr="00462199" w:rsidRDefault="00D179D6" w:rsidP="005B3BB9">
      <w:pPr>
        <w:pStyle w:val="B12Ashurst"/>
      </w:pPr>
      <w:r w:rsidRPr="00462199">
        <w:t>Delivery to the LCHA Counterparty of evidence, in form and content satisfactory to the LCHA Counterparty, acting reasonably, of compliance by the Producer with "know your customer" or similar identification procedures or checks under all applicable laws and regulations pursuant to the transactions contemplated by the LCHA and the other LCHA Documents.</w:t>
      </w:r>
    </w:p>
    <w:p w14:paraId="272C88F8" w14:textId="77777777" w:rsidR="00D179D6" w:rsidRPr="00462199" w:rsidRDefault="00D179D6" w:rsidP="0033706E">
      <w:pPr>
        <w:pStyle w:val="SH1Ashurst"/>
      </w:pPr>
      <w:bookmarkStart w:id="6503" w:name="_Ref144115353"/>
      <w:r w:rsidRPr="00462199">
        <w:t>THE FACILITY</w:t>
      </w:r>
      <w:bookmarkEnd w:id="6503"/>
    </w:p>
    <w:p w14:paraId="728F5E25" w14:textId="77777777" w:rsidR="00D179D6" w:rsidRPr="00462199" w:rsidRDefault="00D179D6" w:rsidP="005B3BB9">
      <w:pPr>
        <w:pStyle w:val="B12Ashurst"/>
      </w:pPr>
      <w:r w:rsidRPr="00462199">
        <w:t>Delivery to the LCHA Counterparty of the following:</w:t>
      </w:r>
    </w:p>
    <w:p w14:paraId="011B994C" w14:textId="77777777" w:rsidR="00D179D6" w:rsidRPr="00462199" w:rsidRDefault="00D179D6" w:rsidP="00516B52">
      <w:pPr>
        <w:pStyle w:val="SH3Ashurst"/>
      </w:pPr>
      <w:bookmarkStart w:id="6504" w:name="_Ref144115354"/>
      <w:r w:rsidRPr="00462199">
        <w:t>a description of the Hydrogen Production Plant, in form and content satisfactory to the LCHA Counterparty (acting reasonably), including:</w:t>
      </w:r>
      <w:bookmarkEnd w:id="6504"/>
    </w:p>
    <w:p w14:paraId="1AD4A2CC" w14:textId="77777777" w:rsidR="00D179D6" w:rsidRPr="00462199" w:rsidRDefault="00D179D6" w:rsidP="00516B52">
      <w:pPr>
        <w:pStyle w:val="SH4Ashurst"/>
      </w:pPr>
      <w:bookmarkStart w:id="6505" w:name="_Ref144115355"/>
      <w:r w:rsidRPr="00462199">
        <w:t>details of the assets comprising the Hydrogen Production Plant;</w:t>
      </w:r>
      <w:bookmarkEnd w:id="6505"/>
    </w:p>
    <w:p w14:paraId="6A7629B3" w14:textId="77777777" w:rsidR="00D179D6" w:rsidRPr="00462199" w:rsidRDefault="00D179D6" w:rsidP="00516B52">
      <w:pPr>
        <w:pStyle w:val="SH4Ashurst"/>
      </w:pPr>
      <w:bookmarkStart w:id="6506" w:name="_Ref144115356"/>
      <w:r w:rsidRPr="00462199">
        <w:t>an aerial view of the unique geographical location of the Hydrogen Production Plant, whether an extract from the Ordnance Survey map or equivalent; and</w:t>
      </w:r>
      <w:bookmarkEnd w:id="6506"/>
    </w:p>
    <w:p w14:paraId="522AA935" w14:textId="77777777" w:rsidR="00D179D6" w:rsidRPr="00462199" w:rsidRDefault="00D179D6" w:rsidP="00516B52">
      <w:pPr>
        <w:pStyle w:val="SH4Ashurst"/>
      </w:pPr>
      <w:bookmarkStart w:id="6507" w:name="_Ref144115357"/>
      <w:r w:rsidRPr="00462199">
        <w:t>a process flow diagram of the Hydrogen Production Plant; and</w:t>
      </w:r>
      <w:bookmarkEnd w:id="6507"/>
    </w:p>
    <w:p w14:paraId="49AA2B13" w14:textId="77777777" w:rsidR="00D179D6" w:rsidRPr="00462199" w:rsidRDefault="00D179D6" w:rsidP="00516B52">
      <w:pPr>
        <w:pStyle w:val="SH3Ashurst"/>
      </w:pPr>
      <w:bookmarkStart w:id="6508" w:name="_Ref144115358"/>
      <w:r w:rsidRPr="00462199">
        <w:t>for CCUS-Enabled Facilities only, a description of the Capture Plant, in form and content satisfactory to the LCHA Counterparty (acting reasonably), including:</w:t>
      </w:r>
      <w:bookmarkEnd w:id="6508"/>
    </w:p>
    <w:p w14:paraId="2043430F" w14:textId="77777777" w:rsidR="00D179D6" w:rsidRPr="00462199" w:rsidRDefault="00D179D6" w:rsidP="00516B52">
      <w:pPr>
        <w:pStyle w:val="SH4Ashurst"/>
      </w:pPr>
      <w:bookmarkStart w:id="6509" w:name="_Ref144115359"/>
      <w:r w:rsidRPr="00462199">
        <w:t>details of the assets comprising the Capture Plant;</w:t>
      </w:r>
      <w:bookmarkEnd w:id="6509"/>
    </w:p>
    <w:p w14:paraId="4F70510B" w14:textId="77777777" w:rsidR="00D179D6" w:rsidRPr="00462199" w:rsidRDefault="00D179D6" w:rsidP="00516B52">
      <w:pPr>
        <w:pStyle w:val="SH4Ashurst"/>
      </w:pPr>
      <w:bookmarkStart w:id="6510" w:name="_Ref144115360"/>
      <w:r w:rsidRPr="00462199">
        <w:t>an aerial view of the unique geographical location of the Capture Plant whether an extract from the Ordnance Survey map or equivalent, showing the proposed locations of: (a) the Capture Plant; (b) the Outlet CO</w:t>
      </w:r>
      <w:r w:rsidRPr="00462199">
        <w:rPr>
          <w:vertAlign w:val="subscript"/>
        </w:rPr>
        <w:t>2</w:t>
      </w:r>
      <w:r w:rsidRPr="00462199">
        <w:t xml:space="preserve"> Metering Equipment and; (c) the CO</w:t>
      </w:r>
      <w:r w:rsidRPr="00462199">
        <w:rPr>
          <w:vertAlign w:val="subscript"/>
        </w:rPr>
        <w:t>2</w:t>
      </w:r>
      <w:r w:rsidRPr="00462199">
        <w:t xml:space="preserve"> T&amp;S Network Delivery Point(s); and</w:t>
      </w:r>
      <w:bookmarkEnd w:id="6510"/>
    </w:p>
    <w:p w14:paraId="22E1EE7C" w14:textId="77777777" w:rsidR="00D179D6" w:rsidRPr="00462199" w:rsidRDefault="00D179D6" w:rsidP="00516B52">
      <w:pPr>
        <w:pStyle w:val="SH4Ashurst"/>
      </w:pPr>
      <w:bookmarkStart w:id="6511" w:name="_Ref144115361"/>
      <w:r w:rsidRPr="00462199">
        <w:t>a process flow diagram of the Capture Plant, demonstrating that the Capture Plant will comply with the CO</w:t>
      </w:r>
      <w:r w:rsidRPr="00462199">
        <w:rPr>
          <w:vertAlign w:val="subscript"/>
        </w:rPr>
        <w:t>2</w:t>
      </w:r>
      <w:r w:rsidRPr="00462199">
        <w:t xml:space="preserve"> Meter Specification;</w:t>
      </w:r>
      <w:bookmarkEnd w:id="6511"/>
    </w:p>
    <w:p w14:paraId="5086DC91" w14:textId="77777777" w:rsidR="00D179D6" w:rsidRPr="00462199" w:rsidRDefault="00D179D6" w:rsidP="00516B52">
      <w:pPr>
        <w:pStyle w:val="SH3Ashurst"/>
      </w:pPr>
      <w:bookmarkStart w:id="6512" w:name="_Ref144115362"/>
      <w:r w:rsidRPr="00462199">
        <w:t>if applicable, a description of any Hydrogen Storage Infrastructure, in form and content satisfactory to the LCHA Counterparty (acting reasonably); and</w:t>
      </w:r>
      <w:bookmarkEnd w:id="6512"/>
    </w:p>
    <w:p w14:paraId="60C8987D" w14:textId="77777777" w:rsidR="00D179D6" w:rsidRPr="00462199" w:rsidRDefault="00D179D6" w:rsidP="00516B52">
      <w:pPr>
        <w:pStyle w:val="SH3Ashurst"/>
      </w:pPr>
      <w:bookmarkStart w:id="6513" w:name="_Ref144115363"/>
      <w:r w:rsidRPr="00462199">
        <w:t>if applicable, a description of any Hydrogen Transport Infrastructure, in form and content satisfactory to the LCHA Counterparty (acting reasonably).</w:t>
      </w:r>
      <w:bookmarkEnd w:id="6513"/>
    </w:p>
    <w:p w14:paraId="0A8EF03F" w14:textId="77777777" w:rsidR="00D179D6" w:rsidRPr="00462199" w:rsidRDefault="00D179D6" w:rsidP="0033706E">
      <w:pPr>
        <w:pStyle w:val="SH1Ashurst"/>
      </w:pPr>
      <w:bookmarkStart w:id="6514" w:name="_Ref144115364"/>
      <w:r w:rsidRPr="00462199">
        <w:lastRenderedPageBreak/>
        <w:t>The site</w:t>
      </w:r>
      <w:bookmarkEnd w:id="6514"/>
    </w:p>
    <w:p w14:paraId="28A34587" w14:textId="77777777" w:rsidR="00D179D6" w:rsidRPr="00462199" w:rsidRDefault="00D179D6" w:rsidP="005B3BB9">
      <w:pPr>
        <w:pStyle w:val="B12Ashurst"/>
      </w:pPr>
      <w:r w:rsidRPr="00462199">
        <w:t>Delivery to the LCHA Counterparty of the following:</w:t>
      </w:r>
    </w:p>
    <w:p w14:paraId="1AAF1F11" w14:textId="77777777" w:rsidR="00D179D6" w:rsidRPr="00462199" w:rsidRDefault="00D179D6" w:rsidP="00516B52">
      <w:pPr>
        <w:pStyle w:val="SH3Ashurst"/>
      </w:pPr>
      <w:bookmarkStart w:id="6515" w:name="_Ref144115365"/>
      <w:r w:rsidRPr="00462199">
        <w:t>a description of the Site, in form and content satisfactory to the LCHA Counterparty (acting reasonably), including an aerial view of the unique geographical location of the Site, whether an extract from the Ordnance Survey map or equivalent, showing the proposed locations of:</w:t>
      </w:r>
      <w:bookmarkEnd w:id="6515"/>
    </w:p>
    <w:p w14:paraId="4B478C8B" w14:textId="77777777" w:rsidR="00D179D6" w:rsidRPr="00462199" w:rsidRDefault="00D179D6" w:rsidP="00516B52">
      <w:pPr>
        <w:pStyle w:val="SH4Ashurst"/>
      </w:pPr>
      <w:bookmarkStart w:id="6516" w:name="_Ref144115366"/>
      <w:commentRangeStart w:id="6517"/>
      <w:commentRangeStart w:id="6518"/>
      <w:r w:rsidRPr="00462199">
        <w:t>the Meter Measurement Systems; and</w:t>
      </w:r>
      <w:bookmarkEnd w:id="6516"/>
    </w:p>
    <w:p w14:paraId="12E78146" w14:textId="7C708E2A" w:rsidR="00D179D6" w:rsidRPr="00462199" w:rsidRDefault="00D179D6" w:rsidP="00516B52">
      <w:pPr>
        <w:pStyle w:val="SH4Ashurst"/>
      </w:pPr>
      <w:bookmarkStart w:id="6519" w:name="_Ref144115367"/>
      <w:r w:rsidRPr="00462199">
        <w:t>the Measurement Points;</w:t>
      </w:r>
      <w:bookmarkEnd w:id="6519"/>
      <w:commentRangeEnd w:id="6517"/>
      <w:r w:rsidR="005D1397" w:rsidRPr="00462199">
        <w:rPr>
          <w:rStyle w:val="CommentReference"/>
          <w:rFonts w:ascii="Arial" w:hAnsi="Arial"/>
          <w:sz w:val="20"/>
          <w:szCs w:val="20"/>
        </w:rPr>
        <w:commentReference w:id="6517"/>
      </w:r>
      <w:commentRangeEnd w:id="6518"/>
      <w:r w:rsidR="00EC20F0" w:rsidRPr="00462199">
        <w:rPr>
          <w:rStyle w:val="CommentReference"/>
          <w:rFonts w:ascii="Arial" w:hAnsi="Arial"/>
          <w:sz w:val="20"/>
          <w:szCs w:val="20"/>
        </w:rPr>
        <w:commentReference w:id="6518"/>
      </w:r>
    </w:p>
    <w:p w14:paraId="56570690" w14:textId="77777777" w:rsidR="00D179D6" w:rsidRPr="00462199" w:rsidRDefault="00D179D6" w:rsidP="00516B52">
      <w:pPr>
        <w:pStyle w:val="SH3Ashurst"/>
      </w:pPr>
      <w:bookmarkStart w:id="6520" w:name="_Ref144115368"/>
      <w:r w:rsidRPr="00462199">
        <w:t>a description of any On-site Non-UKLCH Storage, in form and content satisfactory to the LCHA Counterparty (acting reasonably); and</w:t>
      </w:r>
      <w:bookmarkEnd w:id="6520"/>
    </w:p>
    <w:p w14:paraId="63A39BA0" w14:textId="77777777" w:rsidR="00D179D6" w:rsidRPr="00462199" w:rsidRDefault="00D179D6" w:rsidP="00516B52">
      <w:pPr>
        <w:pStyle w:val="SH3Ashurst"/>
      </w:pPr>
      <w:bookmarkStart w:id="6521" w:name="_Ref144115369"/>
      <w:r w:rsidRPr="00462199">
        <w:t>a description of any Off-site Non-UKLCH Storage, in form and content satisfactory to the LCHA Counterparty (acting reasonably).</w:t>
      </w:r>
      <w:bookmarkEnd w:id="6521"/>
    </w:p>
    <w:p w14:paraId="169636BF" w14:textId="77777777" w:rsidR="00D179D6" w:rsidRPr="00462199" w:rsidRDefault="00D179D6" w:rsidP="0033706E">
      <w:pPr>
        <w:pStyle w:val="SH1Ashurst"/>
      </w:pPr>
      <w:bookmarkStart w:id="6522" w:name="_Ref144115370"/>
      <w:r w:rsidRPr="00462199">
        <w:t>KEY PROJECT DOCUMENTS</w:t>
      </w:r>
      <w:bookmarkEnd w:id="6522"/>
    </w:p>
    <w:p w14:paraId="1BBF0D43" w14:textId="77777777" w:rsidR="00D179D6" w:rsidRPr="00462199" w:rsidRDefault="00D179D6" w:rsidP="005B3BB9">
      <w:pPr>
        <w:pStyle w:val="B12Ashurst"/>
      </w:pPr>
      <w:r w:rsidRPr="00462199">
        <w:t>Delivery to the LCHA Counterparty of evidence, in form and content satisfactory to the LCHA Counterparty (acting reasonably), that the following documents have been entered into or obtained by the Producer:</w:t>
      </w:r>
    </w:p>
    <w:p w14:paraId="0B6C8EF2" w14:textId="77777777" w:rsidR="00D179D6" w:rsidRPr="00462199" w:rsidRDefault="00D179D6" w:rsidP="00516B52">
      <w:pPr>
        <w:pStyle w:val="SH3Ashurst"/>
      </w:pPr>
      <w:bookmarkStart w:id="6523" w:name="_Ref144115371"/>
      <w:r w:rsidRPr="00462199">
        <w:t>the Applicable Connection Documents;</w:t>
      </w:r>
      <w:bookmarkEnd w:id="6523"/>
    </w:p>
    <w:p w14:paraId="5EB497F4" w14:textId="77777777" w:rsidR="00D179D6" w:rsidRPr="00462199" w:rsidRDefault="00D179D6" w:rsidP="00516B52">
      <w:pPr>
        <w:pStyle w:val="SH3Ashurst"/>
      </w:pPr>
      <w:bookmarkStart w:id="6524" w:name="_Ref144115372"/>
      <w:r w:rsidRPr="00462199">
        <w:t>if applicable, the NZHF Grant Funding Agreement signed by the Secretary of State and the Producer; and</w:t>
      </w:r>
      <w:bookmarkEnd w:id="6524"/>
    </w:p>
    <w:p w14:paraId="513654C4" w14:textId="77777777" w:rsidR="00D179D6" w:rsidRPr="00462199" w:rsidRDefault="00D179D6" w:rsidP="00516B52">
      <w:pPr>
        <w:pStyle w:val="SH3Ashurst"/>
      </w:pPr>
      <w:bookmarkStart w:id="6525" w:name="_Ref144115373"/>
      <w:r w:rsidRPr="00462199">
        <w:t>the Applicable Planning Consents for the Facility and associated infrastructure, with the challenge period having expired with no challenge being brought (or any challenge having been unsuccessful with no further rights of appeal).</w:t>
      </w:r>
      <w:bookmarkEnd w:id="6525"/>
    </w:p>
    <w:p w14:paraId="2C5EB6F9" w14:textId="77777777" w:rsidR="00D179D6" w:rsidRPr="00462199" w:rsidRDefault="00D179D6" w:rsidP="0033706E">
      <w:pPr>
        <w:pStyle w:val="SH1Ashurst"/>
      </w:pPr>
      <w:bookmarkStart w:id="6526" w:name="_Ref144115374"/>
      <w:r w:rsidRPr="00462199">
        <w:t>OTHER</w:t>
      </w:r>
      <w:bookmarkEnd w:id="6526"/>
    </w:p>
    <w:p w14:paraId="489E4B25" w14:textId="77777777" w:rsidR="00D179D6" w:rsidRPr="00462199" w:rsidRDefault="00D179D6" w:rsidP="005B3BB9">
      <w:pPr>
        <w:pStyle w:val="B12Ashurst"/>
      </w:pPr>
      <w:r w:rsidRPr="00462199">
        <w:t>Delivery to the LCHA Counterparty of evidence, in form and content satisfactory to the LCHA Counterparty (acting reasonably), of the following:</w:t>
      </w:r>
    </w:p>
    <w:p w14:paraId="7BB5985D" w14:textId="77777777" w:rsidR="00D179D6" w:rsidRPr="00462199" w:rsidRDefault="00D179D6" w:rsidP="00516B52">
      <w:pPr>
        <w:pStyle w:val="SH3Ashurst"/>
      </w:pPr>
      <w:bookmarkStart w:id="6527" w:name="_Ref144115375"/>
      <w:r w:rsidRPr="00462199">
        <w:t>the Producer's:</w:t>
      </w:r>
      <w:bookmarkEnd w:id="6527"/>
    </w:p>
    <w:p w14:paraId="00A32465" w14:textId="77777777" w:rsidR="00D179D6" w:rsidRPr="00462199" w:rsidRDefault="00D179D6" w:rsidP="00516B52">
      <w:pPr>
        <w:pStyle w:val="SH4Ashurst"/>
      </w:pPr>
      <w:bookmarkStart w:id="6528" w:name="_Ref144115376"/>
      <w:r w:rsidRPr="00462199">
        <w:t>certificate of incorporation (if applicable);</w:t>
      </w:r>
      <w:bookmarkEnd w:id="6528"/>
    </w:p>
    <w:p w14:paraId="0DB7ECDE" w14:textId="77777777" w:rsidR="00D179D6" w:rsidRPr="00462199" w:rsidRDefault="00D179D6" w:rsidP="00516B52">
      <w:pPr>
        <w:pStyle w:val="SH4Ashurst"/>
      </w:pPr>
      <w:bookmarkStart w:id="6529" w:name="_Ref144115377"/>
      <w:r w:rsidRPr="00462199">
        <w:t>most recent annual return (where available); and</w:t>
      </w:r>
      <w:bookmarkEnd w:id="6529"/>
    </w:p>
    <w:p w14:paraId="6406C0A3" w14:textId="77777777" w:rsidR="00D179D6" w:rsidRPr="00462199" w:rsidRDefault="00D179D6" w:rsidP="00516B52">
      <w:pPr>
        <w:pStyle w:val="SH4Ashurst"/>
      </w:pPr>
      <w:bookmarkStart w:id="6530" w:name="_Ref144115378"/>
      <w:r w:rsidRPr="00462199">
        <w:t>VAT certificate of registration;</w:t>
      </w:r>
      <w:bookmarkEnd w:id="6530"/>
    </w:p>
    <w:p w14:paraId="72191733" w14:textId="77777777" w:rsidR="00D179D6" w:rsidRPr="00462199" w:rsidRDefault="00D179D6" w:rsidP="00516B52">
      <w:pPr>
        <w:pStyle w:val="SH3Ashurst"/>
      </w:pPr>
      <w:bookmarkStart w:id="6531" w:name="_Ref144115379"/>
      <w:r w:rsidRPr="00462199">
        <w:t>a copy of the resolution of the Producer's board of directors approving the terms of and the transactions contemplated by the LCHA and resolving that it executes, delivers and performs the LCHA; and</w:t>
      </w:r>
      <w:bookmarkEnd w:id="6531"/>
    </w:p>
    <w:p w14:paraId="479BE9ED" w14:textId="77777777" w:rsidR="00D179D6" w:rsidRPr="00462199" w:rsidRDefault="00D179D6" w:rsidP="00516B52">
      <w:pPr>
        <w:pStyle w:val="SH3Ashurst"/>
      </w:pPr>
      <w:bookmarkStart w:id="6532" w:name="_Ref144115380"/>
      <w:r w:rsidRPr="00462199">
        <w:t>a declaration by the authorised person(s) of the Producer that it is:</w:t>
      </w:r>
      <w:bookmarkEnd w:id="6532"/>
    </w:p>
    <w:p w14:paraId="436A003D" w14:textId="60ACA0C8" w:rsidR="00D179D6" w:rsidRPr="00462199" w:rsidRDefault="00D179D6" w:rsidP="00516B52">
      <w:pPr>
        <w:pStyle w:val="SH4Ashurst"/>
      </w:pPr>
      <w:bookmarkStart w:id="6533" w:name="_Ref144115381"/>
      <w:r w:rsidRPr="00462199">
        <w:t>not in receipt of any other scheme of funding by a Government Entity</w:t>
      </w:r>
      <w:r w:rsidR="00B42FB5">
        <w:t xml:space="preserve"> and/or public authority of a country or territory outside the United Kingdom</w:t>
      </w:r>
      <w:r w:rsidRPr="00462199">
        <w:t>; or</w:t>
      </w:r>
      <w:bookmarkEnd w:id="6533"/>
    </w:p>
    <w:p w14:paraId="54980784" w14:textId="6FE30BD3" w:rsidR="00D179D6" w:rsidRPr="00462199" w:rsidRDefault="00D179D6" w:rsidP="00516B52">
      <w:pPr>
        <w:pStyle w:val="SH4Ashurst"/>
      </w:pPr>
      <w:bookmarkStart w:id="6534" w:name="_Ref144115382"/>
      <w:r w:rsidRPr="00462199">
        <w:lastRenderedPageBreak/>
        <w:t xml:space="preserve">in receipt of another scheme of funding by a Government Entity </w:t>
      </w:r>
      <w:r w:rsidR="00B42FB5">
        <w:t xml:space="preserve">and/or public authority of a country or territory outside the United Kingdom </w:t>
      </w:r>
      <w:r w:rsidRPr="00462199">
        <w:t xml:space="preserve">and/or any other </w:t>
      </w:r>
      <w:commentRangeStart w:id="6535"/>
      <w:commentRangeStart w:id="6536"/>
      <w:r w:rsidRPr="00462199">
        <w:t>Approved Scheme of Funding</w:t>
      </w:r>
      <w:commentRangeEnd w:id="6535"/>
      <w:r w:rsidR="00DD0042" w:rsidRPr="00462199">
        <w:rPr>
          <w:rStyle w:val="CommentReference"/>
          <w:rFonts w:ascii="Arial" w:hAnsi="Arial"/>
          <w:sz w:val="20"/>
          <w:szCs w:val="20"/>
        </w:rPr>
        <w:commentReference w:id="6535"/>
      </w:r>
      <w:commentRangeEnd w:id="6536"/>
      <w:r w:rsidR="00D0175A" w:rsidRPr="00462199">
        <w:rPr>
          <w:rStyle w:val="CommentReference"/>
          <w:rFonts w:ascii="Arial" w:hAnsi="Arial"/>
          <w:sz w:val="20"/>
          <w:szCs w:val="20"/>
        </w:rPr>
        <w:commentReference w:id="6536"/>
      </w:r>
      <w:r w:rsidRPr="00462199">
        <w:t>, together with Supporting Information in relation to such scheme of funding.</w:t>
      </w:r>
      <w:bookmarkEnd w:id="6534"/>
      <w:r w:rsidRPr="00462199">
        <w:br w:type="page"/>
      </w:r>
    </w:p>
    <w:p w14:paraId="6765273F" w14:textId="2A0413DB" w:rsidR="00D179D6" w:rsidRPr="00462199" w:rsidRDefault="00D179D6" w:rsidP="0007022D">
      <w:pPr>
        <w:pStyle w:val="SchSubAshurst"/>
      </w:pPr>
      <w:r w:rsidRPr="00462199">
        <w:lastRenderedPageBreak/>
        <w:br/>
      </w:r>
      <w:bookmarkStart w:id="6537" w:name="_Ref144115383"/>
      <w:r w:rsidRPr="00462199">
        <w:t xml:space="preserve">Operational </w:t>
      </w:r>
      <w:r w:rsidR="007248B2" w:rsidRPr="007248B2">
        <w:t>Condition</w:t>
      </w:r>
      <w:r w:rsidRPr="00462199">
        <w:t>s Precedent</w:t>
      </w:r>
      <w:bookmarkEnd w:id="6537"/>
    </w:p>
    <w:p w14:paraId="2E9F82FD" w14:textId="77777777" w:rsidR="00D179D6" w:rsidRPr="00462199" w:rsidRDefault="00D179D6" w:rsidP="00EF1AC1">
      <w:pPr>
        <w:pStyle w:val="SH1Ashurst"/>
        <w:numPr>
          <w:ilvl w:val="0"/>
          <w:numId w:val="58"/>
        </w:numPr>
      </w:pPr>
      <w:bookmarkStart w:id="6538" w:name="_Ref144115384"/>
      <w:r w:rsidRPr="00462199">
        <w:t>LCHA SETTLEMENT SERVICES PROVIDER</w:t>
      </w:r>
      <w:bookmarkEnd w:id="6538"/>
    </w:p>
    <w:p w14:paraId="3870FB5A" w14:textId="77777777" w:rsidR="00D179D6" w:rsidRPr="00462199" w:rsidRDefault="00D179D6" w:rsidP="005B3BB9">
      <w:pPr>
        <w:pStyle w:val="B12Ashurst"/>
      </w:pPr>
      <w:r w:rsidRPr="00462199">
        <w:t>Delivery to the LCHA Counterparty of written confirmation from the LCHA Settlement Services Provider that:</w:t>
      </w:r>
    </w:p>
    <w:p w14:paraId="6167848F" w14:textId="77777777" w:rsidR="00D179D6" w:rsidRPr="00462199" w:rsidRDefault="00D179D6" w:rsidP="00516B52">
      <w:pPr>
        <w:pStyle w:val="SH3Ashurst"/>
      </w:pPr>
      <w:bookmarkStart w:id="6539" w:name="_Ref144115385"/>
      <w:r w:rsidRPr="00462199">
        <w:t>it has received the LCHA Settlement Required Information which is required from the Producer prior to the Start Date; and</w:t>
      </w:r>
      <w:bookmarkEnd w:id="6539"/>
    </w:p>
    <w:p w14:paraId="5B554C1F" w14:textId="77777777" w:rsidR="00D179D6" w:rsidRPr="00462199" w:rsidRDefault="00D179D6" w:rsidP="00516B52">
      <w:pPr>
        <w:pStyle w:val="SH3Ashurst"/>
      </w:pPr>
      <w:bookmarkStart w:id="6540" w:name="_Ref144115386"/>
      <w:r w:rsidRPr="00462199">
        <w:t>the Producer has in place the systems and processes which are necessary for the continued provision of the LCHA Settlement Required Information.</w:t>
      </w:r>
      <w:bookmarkEnd w:id="6540"/>
    </w:p>
    <w:p w14:paraId="725629DC" w14:textId="77777777" w:rsidR="00D179D6" w:rsidRPr="00462199" w:rsidRDefault="00D179D6" w:rsidP="0033706E">
      <w:pPr>
        <w:pStyle w:val="SH1Ashurst"/>
      </w:pPr>
      <w:bookmarkStart w:id="6541" w:name="_Ref144115387"/>
      <w:r w:rsidRPr="00462199">
        <w:t>Kyc documentation</w:t>
      </w:r>
      <w:bookmarkEnd w:id="6541"/>
    </w:p>
    <w:p w14:paraId="6E90CCA3" w14:textId="77777777" w:rsidR="00D179D6" w:rsidRPr="00462199" w:rsidRDefault="00D179D6" w:rsidP="005B3BB9">
      <w:pPr>
        <w:pStyle w:val="B12Ashurst"/>
      </w:pPr>
      <w:r w:rsidRPr="00462199">
        <w:t>Delivery to the LCHA Counterparty of evidence, in form and content satisfactory to the LCHA Counterparty, acting reasonably, of compliance by the Producer with "know your customer" or similar identification procedures or checks under all applicable laws and regulations pursuant to the transactions contemplated by the LCHA and the other LCHA Documents.</w:t>
      </w:r>
    </w:p>
    <w:p w14:paraId="440782D3" w14:textId="77777777" w:rsidR="00D179D6" w:rsidRPr="00462199" w:rsidRDefault="00D179D6" w:rsidP="0033706E">
      <w:pPr>
        <w:pStyle w:val="SH1Ashurst"/>
      </w:pPr>
      <w:bookmarkStart w:id="6542" w:name="_Ref144115388"/>
      <w:r w:rsidRPr="00462199">
        <w:t>HYDROGEN PRODUCTION</w:t>
      </w:r>
      <w:bookmarkEnd w:id="6542"/>
    </w:p>
    <w:p w14:paraId="6F32AAFF" w14:textId="77777777" w:rsidR="00D179D6" w:rsidRPr="00462199" w:rsidRDefault="00D179D6" w:rsidP="005B3BB9">
      <w:pPr>
        <w:pStyle w:val="B12Ashurst"/>
      </w:pPr>
      <w:r w:rsidRPr="00462199">
        <w:t>Delivery to the LCHA Counterparty of the following:</w:t>
      </w:r>
    </w:p>
    <w:p w14:paraId="05D6EA62" w14:textId="754D0F6E" w:rsidR="00D179D6" w:rsidRPr="00462199" w:rsidRDefault="00D179D6" w:rsidP="00516B52">
      <w:pPr>
        <w:pStyle w:val="SH3Ashurst"/>
      </w:pPr>
      <w:bookmarkStart w:id="6543" w:name="_Ref144115389"/>
      <w:r w:rsidRPr="00462199">
        <w:t xml:space="preserve">evidence, in form and content satisfactory to the LCHA Counterparty, acting reasonably, that an Installed Capacity of not less than eighty per cent. (80%) of the Installed Capacity Estimate has been Commissioned, in accordance with </w:t>
      </w:r>
      <w:r>
        <w:fldChar w:fldCharType="begin"/>
      </w:r>
      <w:r>
        <w:instrText xml:space="preserve"> REF _Ref144117999 \w \h </w:instrText>
      </w:r>
      <w:r>
        <w:fldChar w:fldCharType="separate"/>
      </w:r>
      <w:del w:id="6544"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6543"/>
    </w:p>
    <w:p w14:paraId="20EA5AE4" w14:textId="131E6035" w:rsidR="00D179D6" w:rsidRPr="00462199" w:rsidRDefault="00D179D6" w:rsidP="00516B52">
      <w:pPr>
        <w:pStyle w:val="SH3Ashurst"/>
      </w:pPr>
      <w:bookmarkStart w:id="6545" w:name="_Ref144115390"/>
      <w:r w:rsidRPr="00462199">
        <w:t xml:space="preserve">the Data Collection and Monitoring Procedures including the </w:t>
      </w:r>
      <w:commentRangeStart w:id="6546"/>
      <w:commentRangeStart w:id="6547"/>
      <w:r w:rsidRPr="00462199">
        <w:t xml:space="preserve">Fugitive </w:t>
      </w:r>
      <w:ins w:id="6548" w:author="Deutsch, Richard (Energy Security)" w:date="2023-11-10T15:59:00Z">
        <w:r w:rsidR="00823C0A">
          <w:t xml:space="preserve">Hydrogen </w:t>
        </w:r>
      </w:ins>
      <w:r w:rsidRPr="00462199">
        <w:t xml:space="preserve">Emissions Risk Reduction Plan </w:t>
      </w:r>
      <w:commentRangeEnd w:id="6546"/>
      <w:r w:rsidR="00AC1D5B" w:rsidRPr="00462199">
        <w:rPr>
          <w:rStyle w:val="CommentReference"/>
          <w:rFonts w:ascii="Arial" w:hAnsi="Arial"/>
          <w:sz w:val="20"/>
          <w:szCs w:val="20"/>
        </w:rPr>
        <w:commentReference w:id="6546"/>
      </w:r>
      <w:commentRangeEnd w:id="6547"/>
      <w:r w:rsidR="00EC20F0" w:rsidRPr="00462199">
        <w:rPr>
          <w:rStyle w:val="CommentReference"/>
          <w:rFonts w:ascii="Arial" w:hAnsi="Arial"/>
          <w:sz w:val="20"/>
          <w:szCs w:val="20"/>
        </w:rPr>
        <w:commentReference w:id="6547"/>
      </w:r>
      <w:r w:rsidRPr="00462199">
        <w:t>having been documented by the Producer and agreed with the LCHA Counterparty; and</w:t>
      </w:r>
      <w:bookmarkEnd w:id="6545"/>
    </w:p>
    <w:p w14:paraId="59AD9386" w14:textId="2855DBD5" w:rsidR="00D179D6" w:rsidRPr="00462199" w:rsidRDefault="00D179D6" w:rsidP="00516B52">
      <w:pPr>
        <w:pStyle w:val="SH3Ashurst"/>
      </w:pPr>
      <w:bookmarkStart w:id="6549" w:name="_Ref144115391"/>
      <w:r w:rsidRPr="00462199">
        <w:t xml:space="preserve">evidence in form and content satisfactory to the LCHA Counterparty, acting reasonably, that the Facility can produce Hydrogen that is LCHS Compliant, in accordance with </w:t>
      </w:r>
      <w:r>
        <w:fldChar w:fldCharType="begin"/>
      </w:r>
      <w:r>
        <w:instrText xml:space="preserve"> REF _Ref144117999 \w \h </w:instrText>
      </w:r>
      <w:r>
        <w:fldChar w:fldCharType="separate"/>
      </w:r>
      <w:del w:id="6550" w:author="Faqir, Sofia (Energy Security)" w:date="2023-11-12T19:47:00Z">
        <w:r w:rsidR="00E473FC">
          <w:delText>Annex 2</w:delText>
        </w:r>
      </w:del>
      <w:r>
        <w:fldChar w:fldCharType="end"/>
      </w:r>
      <w:r w:rsidRPr="00462199">
        <w:t xml:space="preserve"> (</w:t>
      </w:r>
      <w:r w:rsidRPr="00462199">
        <w:rPr>
          <w:i/>
        </w:rPr>
        <w:t>Testing Requirements</w:t>
      </w:r>
      <w:r w:rsidRPr="00462199">
        <w:t>).</w:t>
      </w:r>
      <w:bookmarkEnd w:id="6549"/>
    </w:p>
    <w:p w14:paraId="73016C72" w14:textId="77777777" w:rsidR="00D179D6" w:rsidRPr="00462199" w:rsidRDefault="00D179D6" w:rsidP="0033706E">
      <w:pPr>
        <w:pStyle w:val="SH1Ashurst"/>
      </w:pPr>
      <w:bookmarkStart w:id="6551" w:name="_Ref144115392"/>
      <w:r w:rsidRPr="00462199">
        <w:t>Metering Obligations</w:t>
      </w:r>
      <w:bookmarkEnd w:id="6551"/>
    </w:p>
    <w:p w14:paraId="18AA396B" w14:textId="77777777" w:rsidR="00D179D6" w:rsidRPr="00462199" w:rsidRDefault="00D179D6" w:rsidP="005B3BB9">
      <w:pPr>
        <w:pStyle w:val="B12Ashurst"/>
      </w:pPr>
      <w:r w:rsidRPr="00462199">
        <w:t>Delivery to the LCHA Counterparty of evidence, in form and content satisfactory to the LCHA Counterparty, acting reasonably, that the Producer is complying in full with the Metering Obligations and Measurement Data Obligations.</w:t>
      </w:r>
    </w:p>
    <w:p w14:paraId="556975D7" w14:textId="77777777" w:rsidR="00D179D6" w:rsidRPr="00462199" w:rsidRDefault="00D179D6" w:rsidP="0033706E">
      <w:pPr>
        <w:pStyle w:val="SH1Ashurst"/>
      </w:pPr>
      <w:bookmarkStart w:id="6552" w:name="_Ref144115393"/>
      <w:r w:rsidRPr="00462199">
        <w:t>Metering schematics</w:t>
      </w:r>
      <w:bookmarkEnd w:id="6552"/>
    </w:p>
    <w:p w14:paraId="49DAAD3E" w14:textId="77777777" w:rsidR="00D179D6" w:rsidRPr="00462199" w:rsidRDefault="00D179D6" w:rsidP="005B3BB9">
      <w:pPr>
        <w:pStyle w:val="B12Ashurst"/>
      </w:pPr>
      <w:r w:rsidRPr="00462199">
        <w:t>Delivery to the LCHA Counterparty of a date and time stamped copy of the schematic diagram, certified as being correct and up to date by a director or company secretary of the Producer and showing the locations of the relevant Meter Measurement Systems (including the relevant Measurement Points) associated with all assets comprised within the Facility (including details of the type of metering and relevant Meter Measurement System installed in compliance with the Metering Obligations).</w:t>
      </w:r>
    </w:p>
    <w:p w14:paraId="65351231" w14:textId="77777777" w:rsidR="00D179D6" w:rsidRPr="00462199" w:rsidRDefault="00D179D6" w:rsidP="0033706E">
      <w:pPr>
        <w:pStyle w:val="SH1Ashurst"/>
      </w:pPr>
      <w:bookmarkStart w:id="6553" w:name="_Ref144115394"/>
      <w:r w:rsidRPr="00462199">
        <w:lastRenderedPageBreak/>
        <w:t>CO</w:t>
      </w:r>
      <w:r w:rsidRPr="00462199">
        <w:rPr>
          <w:vertAlign w:val="subscript"/>
        </w:rPr>
        <w:t>2</w:t>
      </w:r>
      <w:r w:rsidRPr="00462199">
        <w:t xml:space="preserve"> Capture</w:t>
      </w:r>
      <w:bookmarkEnd w:id="6553"/>
    </w:p>
    <w:p w14:paraId="4007C681" w14:textId="77777777" w:rsidR="00D179D6" w:rsidRPr="00462199" w:rsidRDefault="00D179D6" w:rsidP="005B3BB9">
      <w:pPr>
        <w:pStyle w:val="B12Ashurst"/>
      </w:pPr>
      <w:r w:rsidRPr="00462199">
        <w:t>For CCUS-Enabled Facilities only, delivery to the LCHA Counterparty of evidence, in form and content satisfactory to the LCHA Counterparty (acting reasonably), that the Facility has connected to the CO</w:t>
      </w:r>
      <w:r w:rsidRPr="00462199">
        <w:rPr>
          <w:vertAlign w:val="subscript"/>
        </w:rPr>
        <w:t>2</w:t>
      </w:r>
      <w:r w:rsidRPr="00462199">
        <w:t xml:space="preserve"> T&amp;S Network in accordance with the relevant CO</w:t>
      </w:r>
      <w:r w:rsidRPr="00462199">
        <w:rPr>
          <w:vertAlign w:val="subscript"/>
        </w:rPr>
        <w:t>2</w:t>
      </w:r>
      <w:r w:rsidRPr="00462199">
        <w:t xml:space="preserve"> T&amp;S Operator's compliance requirements (</w:t>
      </w:r>
      <w:r w:rsidRPr="00462199">
        <w:rPr>
          <w:b/>
        </w:rPr>
        <w:t>"CO</w:t>
      </w:r>
      <w:r w:rsidRPr="00462199">
        <w:rPr>
          <w:b/>
          <w:vertAlign w:val="subscript"/>
        </w:rPr>
        <w:t>2</w:t>
      </w:r>
      <w:r w:rsidRPr="00462199">
        <w:rPr>
          <w:b/>
        </w:rPr>
        <w:t xml:space="preserve"> T&amp;S Connection Confirmation CP"</w:t>
      </w:r>
      <w:r w:rsidRPr="00462199">
        <w:t>).</w:t>
      </w:r>
    </w:p>
    <w:p w14:paraId="05572180" w14:textId="0FF9892D" w:rsidR="00D179D6" w:rsidRPr="00462199" w:rsidRDefault="00D179D6" w:rsidP="0033706E">
      <w:pPr>
        <w:pStyle w:val="SH1Ashurst"/>
      </w:pPr>
      <w:bookmarkStart w:id="6554" w:name="_Ref144115395"/>
      <w:r w:rsidRPr="00462199">
        <w:t>Subsidy Control Declaration Operational CP</w:t>
      </w:r>
      <w:bookmarkEnd w:id="6554"/>
    </w:p>
    <w:p w14:paraId="7AACEEC8" w14:textId="77777777" w:rsidR="00D179D6" w:rsidRPr="00462199" w:rsidRDefault="00D179D6" w:rsidP="005B3BB9">
      <w:pPr>
        <w:pStyle w:val="B12Ashurst"/>
      </w:pPr>
      <w:r w:rsidRPr="00462199">
        <w:t>Delivery to the LCHA Counterparty of a written confirmation from the Producer, in form and content satisfactory to the LCHA Counterparty (acting reasonably), that either:</w:t>
      </w:r>
    </w:p>
    <w:p w14:paraId="57517334" w14:textId="17DADEF6" w:rsidR="00D179D6" w:rsidRPr="00462199" w:rsidRDefault="00D179D6" w:rsidP="00516B52">
      <w:pPr>
        <w:pStyle w:val="SH3Ashurst"/>
      </w:pPr>
      <w:bookmarkStart w:id="6555" w:name="_Ref144115396"/>
      <w:r w:rsidRPr="00462199">
        <w:t>no Subsidy, State aid</w:t>
      </w:r>
      <w:r w:rsidR="007C3B29">
        <w:t xml:space="preserve">, </w:t>
      </w:r>
      <w:r w:rsidRPr="00462199">
        <w:t xml:space="preserve">Union Funding </w:t>
      </w:r>
      <w:r w:rsidR="007C3B29">
        <w:t xml:space="preserve">and/or International Funding, </w:t>
      </w:r>
      <w:r w:rsidRPr="00462199">
        <w:t>has been received by the Producer or by any other person in relation to the costs of the Project (excluding the subsidy arising under the LCHA, the NZHF Grant Funding Agreement, the RTFO Scheme, the EII Exemption Regulations and/or any other Approved Scheme of Funding); or</w:t>
      </w:r>
      <w:bookmarkEnd w:id="6555"/>
    </w:p>
    <w:p w14:paraId="6ABD782A" w14:textId="00DF5160" w:rsidR="00D179D6" w:rsidRPr="00462199" w:rsidRDefault="00D179D6" w:rsidP="00516B52">
      <w:pPr>
        <w:pStyle w:val="SH3Ashurst"/>
      </w:pPr>
      <w:bookmarkStart w:id="6556" w:name="_Ref144115397"/>
      <w:r w:rsidRPr="00462199">
        <w:t>Subsidy, State aid</w:t>
      </w:r>
      <w:r w:rsidR="007C3B29">
        <w:t>,</w:t>
      </w:r>
      <w:r w:rsidRPr="00462199">
        <w:t xml:space="preserve"> Union Funding </w:t>
      </w:r>
      <w:r w:rsidR="007C3B29">
        <w:t xml:space="preserve">and/or International Funding, </w:t>
      </w:r>
      <w:r w:rsidRPr="00462199">
        <w:t>has been received by the Producer or by any other person in relation to the costs of the Project (excluding the subsidy arising under the LCHA, the NZHF Grant Funding Agreement, the RTFO Scheme, the EII Exemption Regulations and/or any other Approved Scheme of Funding), and that such Subsidy, State aid</w:t>
      </w:r>
      <w:r w:rsidR="007C3B29">
        <w:t xml:space="preserve">, </w:t>
      </w:r>
      <w:r w:rsidRPr="00462199">
        <w:t>Union Funding</w:t>
      </w:r>
      <w:r w:rsidR="007C3B29">
        <w:t xml:space="preserve"> and/or International Funding</w:t>
      </w:r>
      <w:r w:rsidRPr="00462199">
        <w:t xml:space="preserve"> (as applicable) (adjusted for interest in accordance with </w:t>
      </w:r>
      <w:r w:rsidR="007248B2" w:rsidRPr="007248B2">
        <w:t>Condition</w:t>
      </w:r>
      <w:r w:rsidRPr="00462199">
        <w:t xml:space="preserve"> </w:t>
      </w:r>
      <w:r w:rsidR="005A6854">
        <w:fldChar w:fldCharType="begin"/>
      </w:r>
      <w:r w:rsidR="005A6854">
        <w:instrText xml:space="preserve"> REF _Ref144113993 \w \h </w:instrText>
      </w:r>
      <w:r w:rsidR="005A6854">
        <w:fldChar w:fldCharType="separate"/>
      </w:r>
      <w:del w:id="6557" w:author="Faqir, Sofia (Energy Security)" w:date="2023-11-12T19:47:00Z">
        <w:r w:rsidR="00E473FC">
          <w:delText>33.14</w:delText>
        </w:r>
      </w:del>
      <w:r w:rsidR="005A6854">
        <w:fldChar w:fldCharType="end"/>
      </w:r>
      <w:r w:rsidRPr="00462199">
        <w:t xml:space="preserve"> (</w:t>
      </w:r>
      <w:r w:rsidRPr="00462199">
        <w:rPr>
          <w:i/>
        </w:rPr>
        <w:t>Subsidy Interest</w:t>
      </w:r>
      <w:r w:rsidRPr="00462199">
        <w:t>)) has been repaid to the granter of the subsidy, aid or funding in full,</w:t>
      </w:r>
      <w:bookmarkEnd w:id="6556"/>
    </w:p>
    <w:p w14:paraId="01B7E124" w14:textId="6033EC07" w:rsidR="00D179D6" w:rsidRPr="00462199" w:rsidRDefault="00D179D6" w:rsidP="005B3BB9">
      <w:pPr>
        <w:pStyle w:val="B12Ashurst"/>
      </w:pPr>
      <w:r w:rsidRPr="00462199">
        <w:t xml:space="preserve">in each case confirming the number of Renewable Transport Fuel Certificate(s) that have been issued under the RTFO Scheme in respect of the Hydrogen produced by the Hydrogen Production Plant (if any) and confirming whether the Producer has received any Subsidy under the </w:t>
      </w:r>
      <w:commentRangeStart w:id="6558"/>
      <w:r w:rsidRPr="00462199">
        <w:t>EII Exemption Regulations</w:t>
      </w:r>
      <w:commentRangeEnd w:id="6558"/>
      <w:r w:rsidR="00CB77E1" w:rsidRPr="00462199">
        <w:rPr>
          <w:rStyle w:val="CommentReference"/>
          <w:rFonts w:ascii="Arial" w:hAnsi="Arial"/>
          <w:sz w:val="20"/>
          <w:szCs w:val="20"/>
        </w:rPr>
        <w:commentReference w:id="6558"/>
      </w:r>
      <w:r w:rsidRPr="00462199">
        <w:t>, at the Subsidy Control Declaration Date.</w:t>
      </w:r>
    </w:p>
    <w:p w14:paraId="0644DB8D" w14:textId="77777777" w:rsidR="00D179D6" w:rsidRPr="00462199" w:rsidRDefault="00D179D6" w:rsidP="00986A4F">
      <w:pPr>
        <w:pStyle w:val="NormalAshurst"/>
      </w:pPr>
      <w:r w:rsidRPr="00462199">
        <w:br w:type="page"/>
      </w:r>
    </w:p>
    <w:p w14:paraId="1AA76FEB" w14:textId="77777777" w:rsidR="00D179D6" w:rsidRPr="00462199" w:rsidRDefault="00D179D6" w:rsidP="005B3BB9">
      <w:pPr>
        <w:pStyle w:val="SCHEDULEAshurst"/>
      </w:pPr>
      <w:r w:rsidRPr="00462199">
        <w:lastRenderedPageBreak/>
        <w:br/>
      </w:r>
      <w:bookmarkStart w:id="6559" w:name="_Ref144115398"/>
      <w:bookmarkStart w:id="6560" w:name="_Ref144117999"/>
      <w:bookmarkStart w:id="6561" w:name="_Ref147930260"/>
      <w:bookmarkStart w:id="6562" w:name="_Toc149833751"/>
      <w:r w:rsidRPr="00462199">
        <w:t>Testing Requirements</w:t>
      </w:r>
      <w:bookmarkEnd w:id="6559"/>
      <w:bookmarkEnd w:id="6560"/>
      <w:bookmarkEnd w:id="6561"/>
      <w:bookmarkEnd w:id="6562"/>
    </w:p>
    <w:p w14:paraId="247D3D9D" w14:textId="77777777" w:rsidR="00D179D6" w:rsidRPr="00462199" w:rsidRDefault="00D179D6" w:rsidP="00EF1AC1">
      <w:pPr>
        <w:pStyle w:val="SH1Ashurst"/>
        <w:numPr>
          <w:ilvl w:val="0"/>
          <w:numId w:val="41"/>
        </w:numPr>
      </w:pPr>
      <w:bookmarkStart w:id="6563" w:name="_Ref144115399"/>
      <w:r w:rsidRPr="00462199">
        <w:t>DEFINITIONS</w:t>
      </w:r>
      <w:bookmarkEnd w:id="6563"/>
    </w:p>
    <w:p w14:paraId="73B183EA" w14:textId="75AF4CFF" w:rsidR="00D179D6" w:rsidRPr="00462199" w:rsidRDefault="00D179D6" w:rsidP="00516B52">
      <w:pPr>
        <w:pStyle w:val="SH2Ashurst"/>
      </w:pPr>
      <w:bookmarkStart w:id="6564" w:name="_Ref144115400"/>
      <w:r w:rsidRPr="00462199">
        <w:t xml:space="preserve">In this </w:t>
      </w:r>
      <w:r>
        <w:fldChar w:fldCharType="begin"/>
      </w:r>
      <w:r>
        <w:instrText xml:space="preserve"> REF _Ref144117999 \w \h </w:instrText>
      </w:r>
      <w:r>
        <w:fldChar w:fldCharType="separate"/>
      </w:r>
      <w:del w:id="6565" w:author="Faqir, Sofia (Energy Security)" w:date="2023-11-12T19:47:00Z">
        <w:r w:rsidR="00E473FC">
          <w:delText>Annex 2</w:delText>
        </w:r>
      </w:del>
      <w:r>
        <w:fldChar w:fldCharType="end"/>
      </w:r>
      <w:r w:rsidRPr="00462199">
        <w:t xml:space="preserve"> (</w:t>
      </w:r>
      <w:r w:rsidRPr="00462199">
        <w:rPr>
          <w:i/>
          <w:iCs/>
        </w:rPr>
        <w:t>Testing Requirements</w:t>
      </w:r>
      <w:r w:rsidRPr="00462199">
        <w:t>):</w:t>
      </w:r>
      <w:bookmarkEnd w:id="6564"/>
    </w:p>
    <w:p w14:paraId="7C1EA253" w14:textId="6129C47D" w:rsidR="00D179D6" w:rsidRPr="00462199" w:rsidRDefault="00D179D6" w:rsidP="005B3BB9">
      <w:pPr>
        <w:pStyle w:val="DefinitionsClauseAshurst"/>
      </w:pPr>
      <w:bookmarkStart w:id="6566" w:name="_Ref144115401"/>
      <w:r w:rsidRPr="00462199">
        <w:rPr>
          <w:b/>
        </w:rPr>
        <w:t>"Additional OCP Performance Test Date"</w:t>
      </w:r>
      <w:r w:rsidRPr="00462199">
        <w:t xml:space="preserve"> has the meaning given to that term in paragraph </w:t>
      </w:r>
      <w:r>
        <w:fldChar w:fldCharType="begin"/>
      </w:r>
      <w:r>
        <w:instrText xml:space="preserve"> REF _Ref144115535 \n \h </w:instrText>
      </w:r>
      <w:r>
        <w:fldChar w:fldCharType="separate"/>
      </w:r>
      <w:del w:id="6567" w:author="Faqir, Sofia (Energy Security)" w:date="2023-11-12T19:47:00Z">
        <w:r w:rsidR="00E473FC">
          <w:delText>3.20</w:delText>
        </w:r>
      </w:del>
      <w:r>
        <w:fldChar w:fldCharType="end"/>
      </w:r>
      <w:r w:rsidRPr="00462199">
        <w:t xml:space="preserve"> (</w:t>
      </w:r>
      <w:r w:rsidRPr="00462199">
        <w:rPr>
          <w:i/>
        </w:rPr>
        <w:t>Failing to satisfy the Minimum OCP Commissioning Requirements</w:t>
      </w:r>
      <w:r w:rsidRPr="00462199">
        <w:t>);</w:t>
      </w:r>
      <w:bookmarkEnd w:id="6566"/>
    </w:p>
    <w:p w14:paraId="3E464B8E" w14:textId="1A63DC95" w:rsidR="00D179D6" w:rsidRPr="00462199" w:rsidRDefault="00D179D6" w:rsidP="005B3BB9">
      <w:pPr>
        <w:pStyle w:val="DefinitionsClauseAshurst"/>
      </w:pPr>
      <w:bookmarkStart w:id="6568" w:name="_Ref144115402"/>
      <w:r w:rsidRPr="00462199">
        <w:rPr>
          <w:b/>
        </w:rPr>
        <w:t>"Additional OCP Performance Test Date Notice"</w:t>
      </w:r>
      <w:r w:rsidRPr="00462199">
        <w:t xml:space="preserve"> has the meaning given to that term in paragraph </w:t>
      </w:r>
      <w:r>
        <w:fldChar w:fldCharType="begin"/>
      </w:r>
      <w:r>
        <w:instrText xml:space="preserve"> REF _Ref144115535 \n \h </w:instrText>
      </w:r>
      <w:r>
        <w:fldChar w:fldCharType="separate"/>
      </w:r>
      <w:del w:id="6569" w:author="Faqir, Sofia (Energy Security)" w:date="2023-11-12T19:47:00Z">
        <w:r w:rsidR="00E473FC">
          <w:delText>3.20</w:delText>
        </w:r>
      </w:del>
      <w:r>
        <w:fldChar w:fldCharType="end"/>
      </w:r>
      <w:r w:rsidRPr="00462199">
        <w:t xml:space="preserve"> (</w:t>
      </w:r>
      <w:r w:rsidRPr="00462199">
        <w:rPr>
          <w:i/>
        </w:rPr>
        <w:t>Failing to satisfy the Minimum OCP Commissioning Requirements</w:t>
      </w:r>
      <w:r w:rsidRPr="00462199">
        <w:t>);</w:t>
      </w:r>
      <w:bookmarkEnd w:id="6568"/>
    </w:p>
    <w:p w14:paraId="29CD54BD" w14:textId="04120C8F" w:rsidR="00D179D6" w:rsidRPr="00462199" w:rsidRDefault="00D179D6" w:rsidP="005B3BB9">
      <w:pPr>
        <w:pStyle w:val="DefinitionsClauseAshurst"/>
      </w:pPr>
      <w:bookmarkStart w:id="6570" w:name="_Ref144115403"/>
      <w:r w:rsidRPr="00462199">
        <w:rPr>
          <w:b/>
        </w:rPr>
        <w:t>"Approved Performance Test Procedure"</w:t>
      </w:r>
      <w:r w:rsidRPr="00462199">
        <w:t xml:space="preserve"> has the meaning given to that term in paragraph </w:t>
      </w:r>
      <w:r>
        <w:fldChar w:fldCharType="begin"/>
      </w:r>
      <w:r>
        <w:instrText xml:space="preserve"> REF _Ref144115473 \w \h </w:instrText>
      </w:r>
      <w:r>
        <w:fldChar w:fldCharType="separate"/>
      </w:r>
      <w:del w:id="6571" w:author="Faqir, Sofia (Energy Security)" w:date="2023-11-12T19:47:00Z">
        <w:r w:rsidR="00E473FC">
          <w:delText>2.3(A)</w:delText>
        </w:r>
      </w:del>
      <w:r>
        <w:fldChar w:fldCharType="end"/>
      </w:r>
      <w:r w:rsidRPr="00462199">
        <w:t xml:space="preserve"> (</w:t>
      </w:r>
      <w:r w:rsidRPr="00462199">
        <w:rPr>
          <w:i/>
        </w:rPr>
        <w:t>Performance Test Procedure</w:t>
      </w:r>
      <w:r w:rsidRPr="00462199">
        <w:t>);</w:t>
      </w:r>
      <w:bookmarkEnd w:id="6570"/>
    </w:p>
    <w:p w14:paraId="45389B72" w14:textId="50F46FC7" w:rsidR="00D179D6" w:rsidRPr="00462199" w:rsidRDefault="00D179D6" w:rsidP="005B3BB9">
      <w:pPr>
        <w:pStyle w:val="DefinitionsClauseAshurst"/>
      </w:pPr>
      <w:bookmarkStart w:id="6572" w:name="_Ref144115404"/>
      <w:r w:rsidRPr="00462199">
        <w:rPr>
          <w:b/>
        </w:rPr>
        <w:t xml:space="preserve">"Design Capacity" </w:t>
      </w:r>
      <w:r w:rsidRPr="00462199">
        <w:t xml:space="preserve">means the maximum continuous hydrogen output that an electrolyser module(s) can achieve under normal operating </w:t>
      </w:r>
      <w:r w:rsidR="007248B2" w:rsidRPr="007248B2">
        <w:t>condition</w:t>
      </w:r>
      <w:r w:rsidRPr="00462199">
        <w:t>s as specified by the relevant technology manufacturer;</w:t>
      </w:r>
      <w:bookmarkEnd w:id="6572"/>
    </w:p>
    <w:p w14:paraId="27B03484" w14:textId="77777777" w:rsidR="00D179D6" w:rsidRPr="00462199" w:rsidRDefault="00D179D6" w:rsidP="005B3BB9">
      <w:pPr>
        <w:pStyle w:val="DefinitionsClauseAshurst"/>
      </w:pPr>
      <w:bookmarkStart w:id="6573" w:name="_Ref144115405"/>
      <w:r w:rsidRPr="00462199">
        <w:rPr>
          <w:b/>
        </w:rPr>
        <w:t>"Full Load"</w:t>
      </w:r>
      <w:r w:rsidRPr="00462199">
        <w:t xml:space="preserve"> means the operation of an electrolyser(s) at the Design Capacity to produce Hydrogen;</w:t>
      </w:r>
      <w:bookmarkEnd w:id="6573"/>
    </w:p>
    <w:p w14:paraId="2DDB6619" w14:textId="437887EA" w:rsidR="00D179D6" w:rsidRPr="00462199" w:rsidRDefault="00D179D6" w:rsidP="005B3BB9">
      <w:pPr>
        <w:pStyle w:val="DefinitionsClauseAshurst"/>
      </w:pPr>
      <w:bookmarkStart w:id="6574" w:name="_Ref144115406"/>
      <w:r w:rsidRPr="00462199">
        <w:rPr>
          <w:b/>
        </w:rPr>
        <w:t>"Initial Notified Performance Test Date"</w:t>
      </w:r>
      <w:r w:rsidRPr="00462199">
        <w:t xml:space="preserve"> has the meaning given to that term in paragraph </w:t>
      </w:r>
      <w:r>
        <w:fldChar w:fldCharType="begin"/>
      </w:r>
      <w:r>
        <w:instrText xml:space="preserve"> REF _Ref144115488 \w \h </w:instrText>
      </w:r>
      <w:r>
        <w:fldChar w:fldCharType="separate"/>
      </w:r>
      <w:del w:id="6575" w:author="Faqir, Sofia (Energy Security)" w:date="2023-11-12T19:47:00Z">
        <w:r w:rsidR="00E473FC">
          <w:delText>3.1</w:delText>
        </w:r>
      </w:del>
      <w:r>
        <w:fldChar w:fldCharType="end"/>
      </w:r>
      <w:r w:rsidRPr="00462199">
        <w:t xml:space="preserve"> (</w:t>
      </w:r>
      <w:r w:rsidRPr="00462199">
        <w:rPr>
          <w:i/>
        </w:rPr>
        <w:t>Notification of Performance Test Date</w:t>
      </w:r>
      <w:r w:rsidRPr="00462199">
        <w:t>);</w:t>
      </w:r>
      <w:bookmarkEnd w:id="6574"/>
    </w:p>
    <w:p w14:paraId="54E8A51F" w14:textId="77777777" w:rsidR="00D179D6" w:rsidRPr="00462199" w:rsidRDefault="00D179D6" w:rsidP="005B3BB9">
      <w:pPr>
        <w:pStyle w:val="DefinitionsClauseAshurst"/>
      </w:pPr>
      <w:bookmarkStart w:id="6576" w:name="_Ref144115407"/>
      <w:r w:rsidRPr="00462199">
        <w:rPr>
          <w:b/>
        </w:rPr>
        <w:t>"Islanded Facility"</w:t>
      </w:r>
      <w:r w:rsidRPr="00462199">
        <w:t xml:space="preserve"> means a hydrogen production facility which imports electricity solely from a Private Electricity Network and which does not have a connection to the Total System and is not able to import electricity from the Total System via a Private Electricity Network;</w:t>
      </w:r>
      <w:bookmarkEnd w:id="6576"/>
    </w:p>
    <w:p w14:paraId="7C138082" w14:textId="530E409E" w:rsidR="00D179D6" w:rsidRPr="00462199" w:rsidRDefault="00D179D6" w:rsidP="005B3BB9">
      <w:pPr>
        <w:pStyle w:val="DefinitionsClauseAshurst"/>
      </w:pPr>
      <w:bookmarkStart w:id="6577" w:name="_Ref144115408"/>
      <w:r w:rsidRPr="00462199">
        <w:rPr>
          <w:b/>
        </w:rPr>
        <w:t>"Longstop Date Performance Tests"</w:t>
      </w:r>
      <w:r w:rsidRPr="00462199">
        <w:t xml:space="preserve"> means the Commissioning Tests to be carried out and completed by the Producer (whether </w:t>
      </w:r>
      <w:commentRangeStart w:id="6578"/>
      <w:commentRangeStart w:id="6579"/>
      <w:r w:rsidRPr="00462199">
        <w:t xml:space="preserve">simultaneously </w:t>
      </w:r>
      <w:commentRangeEnd w:id="6578"/>
      <w:r w:rsidR="004337EC" w:rsidRPr="00462199">
        <w:rPr>
          <w:rStyle w:val="CommentReference"/>
          <w:rFonts w:ascii="Arial" w:hAnsi="Arial"/>
          <w:sz w:val="20"/>
          <w:szCs w:val="20"/>
        </w:rPr>
        <w:commentReference w:id="6578"/>
      </w:r>
      <w:commentRangeEnd w:id="6579"/>
      <w:r w:rsidR="004640C4" w:rsidRPr="00462199">
        <w:rPr>
          <w:rStyle w:val="CommentReference"/>
          <w:rFonts w:ascii="Arial" w:hAnsi="Arial"/>
          <w:sz w:val="20"/>
          <w:szCs w:val="20"/>
        </w:rPr>
        <w:commentReference w:id="6579"/>
      </w:r>
      <w:r w:rsidRPr="00462199">
        <w:t>with, or subsequent to, the OCP Performance Tests) in order to demonstrate whether the Producer has satisfied the Minimum Longstop Date Commissioning Requirements;</w:t>
      </w:r>
      <w:bookmarkEnd w:id="6577"/>
    </w:p>
    <w:p w14:paraId="1335EACC" w14:textId="47DD6926" w:rsidR="00D179D6" w:rsidRPr="00462199" w:rsidRDefault="00D179D6" w:rsidP="005B3BB9">
      <w:pPr>
        <w:pStyle w:val="DefinitionsClauseAshurst"/>
      </w:pPr>
      <w:bookmarkStart w:id="6580" w:name="_Ref144115409"/>
      <w:r w:rsidRPr="00462199">
        <w:rPr>
          <w:b/>
        </w:rPr>
        <w:t>"Longstop Performance Test Notice"</w:t>
      </w:r>
      <w:r w:rsidRPr="00462199">
        <w:t xml:space="preserve"> has the meaning given to that term in paragraph </w:t>
      </w:r>
      <w:r>
        <w:fldChar w:fldCharType="begin"/>
      </w:r>
      <w:r>
        <w:instrText xml:space="preserve"> REF _Ref144115484 \w \h </w:instrText>
      </w:r>
      <w:r>
        <w:fldChar w:fldCharType="separate"/>
      </w:r>
      <w:del w:id="6581" w:author="Faqir, Sofia (Energy Security)" w:date="2023-11-12T19:47:00Z">
        <w:r w:rsidR="00E473FC">
          <w:delText>2.10</w:delText>
        </w:r>
      </w:del>
      <w:r>
        <w:fldChar w:fldCharType="end"/>
      </w:r>
      <w:r w:rsidRPr="00462199">
        <w:t xml:space="preserve"> (</w:t>
      </w:r>
      <w:r w:rsidRPr="00462199">
        <w:rPr>
          <w:i/>
        </w:rPr>
        <w:t>Performance Test Procedure</w:t>
      </w:r>
      <w:r w:rsidRPr="00462199">
        <w:t>);</w:t>
      </w:r>
      <w:bookmarkEnd w:id="6580"/>
    </w:p>
    <w:p w14:paraId="167D596C" w14:textId="1417B31F" w:rsidR="00D179D6" w:rsidRPr="00462199" w:rsidRDefault="00D179D6" w:rsidP="005B3BB9">
      <w:pPr>
        <w:pStyle w:val="DefinitionsClauseAshurst"/>
      </w:pPr>
      <w:bookmarkStart w:id="6582" w:name="_Ref144115410"/>
      <w:r w:rsidRPr="00462199">
        <w:rPr>
          <w:b/>
        </w:rPr>
        <w:t>"Longstop Proposed Test Date</w:t>
      </w:r>
      <w:r w:rsidR="00BC430E">
        <w:rPr>
          <w:b/>
        </w:rPr>
        <w:t xml:space="preserve"> Window</w:t>
      </w:r>
      <w:r w:rsidRPr="00462199">
        <w:rPr>
          <w:b/>
        </w:rPr>
        <w:t>"</w:t>
      </w:r>
      <w:r w:rsidRPr="00462199">
        <w:t xml:space="preserve"> has the meaning given to that term in paragraph </w:t>
      </w:r>
      <w:r>
        <w:fldChar w:fldCharType="begin"/>
      </w:r>
      <w:r>
        <w:instrText xml:space="preserve"> REF _Ref144115486 \w \h </w:instrText>
      </w:r>
      <w:r>
        <w:fldChar w:fldCharType="separate"/>
      </w:r>
      <w:del w:id="6583" w:author="Faqir, Sofia (Energy Security)" w:date="2023-11-12T19:47:00Z">
        <w:r w:rsidR="00E473FC">
          <w:delText>2.10(B)</w:delText>
        </w:r>
      </w:del>
      <w:r>
        <w:fldChar w:fldCharType="end"/>
      </w:r>
      <w:r w:rsidRPr="00462199">
        <w:t xml:space="preserve"> (</w:t>
      </w:r>
      <w:r w:rsidRPr="00462199">
        <w:rPr>
          <w:i/>
        </w:rPr>
        <w:t>Performance Test Procedure</w:t>
      </w:r>
      <w:r w:rsidRPr="00462199">
        <w:t>);</w:t>
      </w:r>
      <w:bookmarkEnd w:id="6582"/>
    </w:p>
    <w:p w14:paraId="61DC3862" w14:textId="1C711D65" w:rsidR="00D179D6" w:rsidRPr="00462199" w:rsidRDefault="00D179D6" w:rsidP="005B3BB9">
      <w:pPr>
        <w:pStyle w:val="DefinitionsClauseAshurst"/>
      </w:pPr>
      <w:bookmarkStart w:id="6584" w:name="_Ref144115411"/>
      <w:r w:rsidRPr="00462199">
        <w:rPr>
          <w:b/>
        </w:rPr>
        <w:t>"Maximum Available Capacity"</w:t>
      </w:r>
      <w:r w:rsidRPr="00462199">
        <w:t xml:space="preserve"> means the maximum Hydrogen output than can be produced by the Facility on a reliable basis under normal operating </w:t>
      </w:r>
      <w:r w:rsidR="007248B2" w:rsidRPr="007248B2">
        <w:t>condition</w:t>
      </w:r>
      <w:r w:rsidRPr="00462199">
        <w:t>s;</w:t>
      </w:r>
      <w:bookmarkEnd w:id="6584"/>
    </w:p>
    <w:p w14:paraId="586BF1A0" w14:textId="77777777" w:rsidR="00D179D6" w:rsidRPr="00462199" w:rsidRDefault="00D179D6" w:rsidP="005B3BB9">
      <w:pPr>
        <w:pStyle w:val="DefinitionsClauseAshurst"/>
      </w:pPr>
      <w:bookmarkStart w:id="6585" w:name="_Ref144115412"/>
      <w:r w:rsidRPr="00462199">
        <w:rPr>
          <w:b/>
        </w:rPr>
        <w:t>"Minimum Longstop Date Commissioning Requirements"</w:t>
      </w:r>
      <w:r w:rsidRPr="00462199">
        <w:t xml:space="preserve"> means that:</w:t>
      </w:r>
      <w:bookmarkEnd w:id="6585"/>
    </w:p>
    <w:p w14:paraId="402161CA" w14:textId="77777777" w:rsidR="00D179D6" w:rsidRPr="00462199" w:rsidRDefault="00D179D6" w:rsidP="00516B52">
      <w:pPr>
        <w:pStyle w:val="DefinitionsAshurst"/>
      </w:pPr>
      <w:bookmarkStart w:id="6586" w:name="_Ref144115413"/>
      <w:r w:rsidRPr="00462199">
        <w:t>an Installed Capacity of not less than ninety per cent. (90%) of the Installed Capacity Estimate has been Commissioned. This shall be demonstrated by:</w:t>
      </w:r>
      <w:bookmarkEnd w:id="6586"/>
    </w:p>
    <w:p w14:paraId="5BB153FA" w14:textId="77777777" w:rsidR="00D179D6" w:rsidRPr="00462199" w:rsidRDefault="00D179D6" w:rsidP="00516B52">
      <w:pPr>
        <w:pStyle w:val="DefSubAshurst"/>
      </w:pPr>
      <w:bookmarkStart w:id="6587" w:name="_Ref144115414"/>
      <w:r w:rsidRPr="00462199">
        <w:t>for CCUS-Enabled Facilities, evidence that the total Hydrogen produced by the Facility during the Test Run Period is at least ninety per cent. (90%) of the Installed Capacity Estimate; or</w:t>
      </w:r>
      <w:bookmarkEnd w:id="6587"/>
    </w:p>
    <w:p w14:paraId="3CEF969B" w14:textId="77777777" w:rsidR="00D179D6" w:rsidRPr="00462199" w:rsidRDefault="00D179D6" w:rsidP="00516B52">
      <w:pPr>
        <w:pStyle w:val="DefSubAshurst"/>
      </w:pPr>
      <w:bookmarkStart w:id="6588" w:name="_Ref144115415"/>
      <w:r w:rsidRPr="00462199">
        <w:t xml:space="preserve">for Electrolytic Facilities, evidence that electrolyser module(s) have been installed which collectively have a Design Capacity output of not less than ninety per cent. (90%) of the Installed Capacity Estimate and where the Producer is: </w:t>
      </w:r>
      <w:r w:rsidRPr="00462199">
        <w:lastRenderedPageBreak/>
        <w:t>(a) not an Islanded Facility, evidence that the total Hydrogen produced by the Facility during the Test Run Period is at least ninety per cent. (90%) of the Installed Capacity Estimate; or (b) an Islanded Facility, evidence that the Hydrogen produced by the Facility is at least ninety per cent. (90%) of the Installed Capacity Estimate for at least one (1) hour during the Test Run Period; and</w:t>
      </w:r>
      <w:bookmarkEnd w:id="6588"/>
    </w:p>
    <w:p w14:paraId="4E718AA7" w14:textId="77777777" w:rsidR="00D179D6" w:rsidRPr="00462199" w:rsidRDefault="00D179D6" w:rsidP="00516B52">
      <w:pPr>
        <w:pStyle w:val="DefinitionsAshurst"/>
      </w:pPr>
      <w:bookmarkStart w:id="6589" w:name="_Ref144115416"/>
      <w:r w:rsidRPr="00462199">
        <w:t>the Facility can produce Hydrogen that is LCHS Compliant;</w:t>
      </w:r>
      <w:bookmarkEnd w:id="6589"/>
    </w:p>
    <w:p w14:paraId="74E11A68" w14:textId="77777777" w:rsidR="00D179D6" w:rsidRPr="00462199" w:rsidRDefault="00D179D6" w:rsidP="005B3BB9">
      <w:pPr>
        <w:pStyle w:val="DefinitionsClauseAshurst"/>
      </w:pPr>
      <w:bookmarkStart w:id="6590" w:name="_Ref144115417"/>
      <w:r w:rsidRPr="00462199">
        <w:rPr>
          <w:b/>
        </w:rPr>
        <w:t>"Minimum OCP Commissioning Requirements"</w:t>
      </w:r>
      <w:r w:rsidRPr="00462199">
        <w:t xml:space="preserve"> means that:</w:t>
      </w:r>
      <w:bookmarkEnd w:id="6590"/>
    </w:p>
    <w:p w14:paraId="7ABEFDA4" w14:textId="77777777" w:rsidR="00D179D6" w:rsidRPr="00462199" w:rsidRDefault="00D179D6" w:rsidP="00516B52">
      <w:pPr>
        <w:pStyle w:val="DefinitionsAshurst"/>
      </w:pPr>
      <w:bookmarkStart w:id="6591" w:name="_Ref144115418"/>
      <w:r w:rsidRPr="00462199">
        <w:t>an Installed Capacity of not less than eighty per cent. (80%) of the Installed Capacity Estimate has been Commissioned. This shall be demonstrated by:</w:t>
      </w:r>
      <w:bookmarkEnd w:id="6591"/>
    </w:p>
    <w:p w14:paraId="0C157225" w14:textId="77777777" w:rsidR="00D179D6" w:rsidRPr="00462199" w:rsidRDefault="00D179D6" w:rsidP="00516B52">
      <w:pPr>
        <w:pStyle w:val="DefSubAshurst"/>
      </w:pPr>
      <w:bookmarkStart w:id="6592" w:name="_Ref144115419"/>
      <w:r w:rsidRPr="00462199">
        <w:t>for CCUS-Enabled Facilities, evidence that the total Hydrogen produced by the Facility during the Test Run Period is at least eighty per cent. (80%) of the Installed Capacity Estimate; or</w:t>
      </w:r>
      <w:bookmarkEnd w:id="6592"/>
    </w:p>
    <w:p w14:paraId="2DC8A8C5" w14:textId="72E400B7" w:rsidR="00D179D6" w:rsidRPr="00462199" w:rsidRDefault="00D179D6" w:rsidP="00516B52">
      <w:pPr>
        <w:pStyle w:val="DefSubAshurst"/>
      </w:pPr>
      <w:bookmarkStart w:id="6593" w:name="_Ref144115420"/>
      <w:r w:rsidRPr="00462199">
        <w:t xml:space="preserve">for Electrolytic Facilities, evidence that electrolyser module(s) have been installed which collectively have a Design Capacity output of not less than eighty per cent. (80%) of the Installed Capacity Estimate and where the Producer is: (a) not an Islanded Facility, evidence that the total Hydrogen produced by the Facility during the Test Run Period is at least </w:t>
      </w:r>
      <w:r w:rsidR="00190D86" w:rsidRPr="00462199">
        <w:t>eighty per cent. (80%)</w:t>
      </w:r>
      <w:r w:rsidRPr="00462199">
        <w:t xml:space="preserve"> of the Installed Capacity Estimate; or (b) an Islanded Facility, evidence that the Hydrogen produced by the Facility is at least </w:t>
      </w:r>
      <w:r w:rsidR="00190D86" w:rsidRPr="00462199">
        <w:t>eighty per cent. (80%)</w:t>
      </w:r>
      <w:r w:rsidRPr="00462199">
        <w:t xml:space="preserve"> of the Installed Capacity Estimate for at least one (1) hour during the Test Run Period; and</w:t>
      </w:r>
      <w:bookmarkEnd w:id="6593"/>
    </w:p>
    <w:p w14:paraId="05FF514E" w14:textId="77777777" w:rsidR="00D179D6" w:rsidRPr="00462199" w:rsidRDefault="00D179D6" w:rsidP="00516B52">
      <w:pPr>
        <w:pStyle w:val="DefinitionsAshurst"/>
      </w:pPr>
      <w:bookmarkStart w:id="6594" w:name="_Ref144115421"/>
      <w:r w:rsidRPr="00462199">
        <w:t>the Facility can produce Hydrogen that is LCHS Compliant;</w:t>
      </w:r>
      <w:bookmarkEnd w:id="6594"/>
    </w:p>
    <w:p w14:paraId="2EDED89B" w14:textId="77777777" w:rsidR="00D179D6" w:rsidRPr="00462199" w:rsidRDefault="00D179D6" w:rsidP="005B3BB9">
      <w:pPr>
        <w:pStyle w:val="DefinitionsClauseAshurst"/>
      </w:pPr>
      <w:bookmarkStart w:id="6595" w:name="_Ref144115422"/>
      <w:r w:rsidRPr="00462199">
        <w:rPr>
          <w:b/>
        </w:rPr>
        <w:t>"Notified Performance Test Date"</w:t>
      </w:r>
      <w:r w:rsidRPr="00462199">
        <w:t xml:space="preserve"> means:</w:t>
      </w:r>
      <w:bookmarkEnd w:id="6595"/>
    </w:p>
    <w:p w14:paraId="36287FC9" w14:textId="77777777" w:rsidR="00D179D6" w:rsidRPr="00462199" w:rsidRDefault="00D179D6" w:rsidP="00516B52">
      <w:pPr>
        <w:pStyle w:val="DefinitionsAshurst"/>
      </w:pPr>
      <w:bookmarkStart w:id="6596" w:name="_Ref144115423"/>
      <w:r w:rsidRPr="00462199">
        <w:t>the relevant Initial Notified Performance Test Date;</w:t>
      </w:r>
      <w:bookmarkEnd w:id="6596"/>
    </w:p>
    <w:p w14:paraId="4ABB14D1" w14:textId="6C3F6E59" w:rsidR="00D179D6" w:rsidRPr="00462199" w:rsidRDefault="00D179D6" w:rsidP="00516B52">
      <w:pPr>
        <w:pStyle w:val="DefinitionsAshurst"/>
      </w:pPr>
      <w:bookmarkStart w:id="6597" w:name="_Ref144115424"/>
      <w:r w:rsidRPr="00462199">
        <w:t xml:space="preserve">if paragraph </w:t>
      </w:r>
      <w:r>
        <w:fldChar w:fldCharType="begin"/>
      </w:r>
      <w:r>
        <w:instrText xml:space="preserve"> REF _Ref144115490 \w \h </w:instrText>
      </w:r>
      <w:r>
        <w:fldChar w:fldCharType="separate"/>
      </w:r>
      <w:del w:id="6598" w:author="Faqir, Sofia (Energy Security)" w:date="2023-11-12T19:47:00Z">
        <w:r w:rsidR="00E473FC">
          <w:delText>3.2(A)</w:delText>
        </w:r>
      </w:del>
      <w:r>
        <w:fldChar w:fldCharType="end"/>
      </w:r>
      <w:r w:rsidRPr="00462199">
        <w:t xml:space="preserve"> applies, the relevant Revised Notified Performance Test Date;</w:t>
      </w:r>
      <w:bookmarkEnd w:id="6597"/>
    </w:p>
    <w:p w14:paraId="061A64C1" w14:textId="58792E1D" w:rsidR="00D179D6" w:rsidRPr="00462199" w:rsidRDefault="00D179D6" w:rsidP="00516B52">
      <w:pPr>
        <w:pStyle w:val="DefinitionsAshurst"/>
      </w:pPr>
      <w:bookmarkStart w:id="6599" w:name="_Ref144115425"/>
      <w:r w:rsidRPr="00462199">
        <w:t xml:space="preserve">if paragraph </w:t>
      </w:r>
      <w:r>
        <w:fldChar w:fldCharType="begin"/>
      </w:r>
      <w:r>
        <w:instrText xml:space="preserve"> REF _Ref144115518 \w \h </w:instrText>
      </w:r>
      <w:r>
        <w:fldChar w:fldCharType="separate"/>
      </w:r>
      <w:del w:id="6600" w:author="Faqir, Sofia (Energy Security)" w:date="2023-11-12T19:47:00Z">
        <w:r w:rsidR="00E473FC">
          <w:delText>3.13</w:delText>
        </w:r>
      </w:del>
      <w:r>
        <w:fldChar w:fldCharType="end"/>
      </w:r>
      <w:r w:rsidRPr="00462199">
        <w:t xml:space="preserve"> applies, the relevant Rescheduled Performance Test Date; or</w:t>
      </w:r>
      <w:bookmarkEnd w:id="6599"/>
    </w:p>
    <w:p w14:paraId="3D97F6E3" w14:textId="3BEAEA06" w:rsidR="00D179D6" w:rsidRPr="00462199" w:rsidRDefault="00D179D6" w:rsidP="00516B52">
      <w:pPr>
        <w:pStyle w:val="DefinitionsAshurst"/>
      </w:pPr>
      <w:bookmarkStart w:id="6601" w:name="_Ref144115426"/>
      <w:r w:rsidRPr="00462199">
        <w:t xml:space="preserve">if paragraph </w:t>
      </w:r>
      <w:r>
        <w:fldChar w:fldCharType="begin"/>
      </w:r>
      <w:r>
        <w:instrText xml:space="preserve"> REF _Ref144115535 \w \h </w:instrText>
      </w:r>
      <w:r>
        <w:fldChar w:fldCharType="separate"/>
      </w:r>
      <w:del w:id="6602" w:author="Faqir, Sofia (Energy Security)" w:date="2023-11-12T19:47:00Z">
        <w:r w:rsidR="00E473FC">
          <w:delText>3.20</w:delText>
        </w:r>
      </w:del>
      <w:r>
        <w:fldChar w:fldCharType="end"/>
      </w:r>
      <w:r w:rsidRPr="00462199">
        <w:t xml:space="preserve"> applies, the relevant Additional OCP Performance Test Date;</w:t>
      </w:r>
      <w:bookmarkEnd w:id="6601"/>
    </w:p>
    <w:p w14:paraId="09E733D7" w14:textId="5C6D2730" w:rsidR="00D179D6" w:rsidRPr="00462199" w:rsidRDefault="00D179D6" w:rsidP="005B3BB9">
      <w:pPr>
        <w:pStyle w:val="DefinitionsClauseAshurst"/>
      </w:pPr>
      <w:bookmarkStart w:id="6603" w:name="_Ref144115427"/>
      <w:r w:rsidRPr="00462199">
        <w:rPr>
          <w:b/>
        </w:rPr>
        <w:t>"OCP Performance Test"</w:t>
      </w:r>
      <w:r w:rsidRPr="00462199">
        <w:t xml:space="preserve"> means the Commissioning Tests to be carried out and completed by the Producer pursuant to paragraphs </w:t>
      </w:r>
      <w:r w:rsidRPr="00462199">
        <w:rPr>
          <w:color w:val="000000"/>
          <w:cs/>
        </w:rPr>
        <w:t>‎</w:t>
      </w:r>
      <w:r>
        <w:rPr>
          <w:color w:val="000000"/>
        </w:rPr>
        <w:fldChar w:fldCharType="begin"/>
      </w:r>
      <w:r>
        <w:rPr>
          <w:color w:val="000000"/>
        </w:rPr>
        <w:instrText xml:space="preserve"> REF _Ref144115389 \w \h </w:instrText>
      </w:r>
      <w:r>
        <w:rPr>
          <w:color w:val="000000"/>
        </w:rPr>
      </w:r>
      <w:r>
        <w:rPr>
          <w:color w:val="000000"/>
        </w:rPr>
        <w:fldChar w:fldCharType="separate"/>
      </w:r>
      <w:del w:id="6604" w:author="Faqir, Sofia (Energy Security)" w:date="2023-11-12T19:47:00Z">
        <w:r w:rsidR="00E473FC">
          <w:rPr>
            <w:color w:val="000000"/>
          </w:rPr>
          <w:delText>3(A)</w:delText>
        </w:r>
      </w:del>
      <w:r>
        <w:rPr>
          <w:color w:val="000000"/>
        </w:rPr>
        <w:fldChar w:fldCharType="end"/>
      </w:r>
      <w:r w:rsidRPr="00462199">
        <w:t xml:space="preserve"> and </w:t>
      </w:r>
      <w:r>
        <w:rPr>
          <w:color w:val="000000"/>
          <w:cs/>
        </w:rPr>
        <w:fldChar w:fldCharType="begin"/>
      </w:r>
      <w:r>
        <w:instrText xml:space="preserve"> REF _Ref144115391 \w \h </w:instrText>
      </w:r>
      <w:r>
        <w:rPr>
          <w:color w:val="000000"/>
          <w:cs/>
        </w:rPr>
      </w:r>
      <w:r>
        <w:rPr>
          <w:color w:val="000000"/>
          <w:cs/>
        </w:rPr>
        <w:fldChar w:fldCharType="separate"/>
      </w:r>
      <w:del w:id="6605" w:author="Faqir, Sofia (Energy Security)" w:date="2023-11-12T19:47:00Z">
        <w:r w:rsidR="00E473FC">
          <w:delText>3(C)</w:delText>
        </w:r>
      </w:del>
      <w:r>
        <w:rPr>
          <w:color w:val="000000"/>
          <w:cs/>
        </w:rPr>
        <w:fldChar w:fldCharType="end"/>
      </w:r>
      <w:r w:rsidRPr="00462199">
        <w:t xml:space="preserve"> of </w:t>
      </w:r>
      <w:r>
        <w:fldChar w:fldCharType="begin"/>
      </w:r>
      <w:r>
        <w:instrText xml:space="preserve"> REF _Ref144115383 \n \h </w:instrText>
      </w:r>
      <w:r>
        <w:fldChar w:fldCharType="separate"/>
      </w:r>
      <w:del w:id="6606"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6607" w:author="Faqir, Sofia (Energy Security)" w:date="2023-11-12T19:47:00Z">
        <w:r w:rsidR="00E473FC">
          <w:delText>Annex 1</w:delText>
        </w:r>
      </w:del>
      <w:r w:rsidRPr="00462199">
        <w:fldChar w:fldCharType="end"/>
      </w:r>
      <w:r w:rsidRPr="00462199">
        <w:t xml:space="preserve"> (</w:t>
      </w:r>
      <w:r w:rsidR="007248B2" w:rsidRPr="007248B2">
        <w:rPr>
          <w:i/>
        </w:rPr>
        <w:t>Condition</w:t>
      </w:r>
      <w:r w:rsidRPr="00462199">
        <w:rPr>
          <w:i/>
        </w:rPr>
        <w:t>s Precedent</w:t>
      </w:r>
      <w:r w:rsidRPr="00462199">
        <w:t>) (whether simultaneously with, or prior to, the Longstop Date Performance Tests), in order to demonstrate whether the Producer has satisfied the Minimum OCP Commissioning Requirements;</w:t>
      </w:r>
      <w:bookmarkEnd w:id="6603"/>
    </w:p>
    <w:p w14:paraId="05BC7CA0" w14:textId="628555D2" w:rsidR="00D179D6" w:rsidRPr="00462199" w:rsidRDefault="00D179D6" w:rsidP="005B3BB9">
      <w:pPr>
        <w:pStyle w:val="DefinitionsClauseAshurst"/>
      </w:pPr>
      <w:bookmarkStart w:id="6608" w:name="_Ref144115428"/>
      <w:r w:rsidRPr="00462199">
        <w:rPr>
          <w:b/>
        </w:rPr>
        <w:t>"OCP Proposed Test Date</w:t>
      </w:r>
      <w:r w:rsidR="00BC430E">
        <w:rPr>
          <w:b/>
        </w:rPr>
        <w:t xml:space="preserve"> Window</w:t>
      </w:r>
      <w:r w:rsidRPr="00462199">
        <w:rPr>
          <w:b/>
        </w:rPr>
        <w:t>"</w:t>
      </w:r>
      <w:r w:rsidRPr="00462199">
        <w:t xml:space="preserve"> has the meaning given to that term in paragraph </w:t>
      </w:r>
      <w:r>
        <w:fldChar w:fldCharType="begin"/>
      </w:r>
      <w:r>
        <w:instrText xml:space="preserve"> REF _Ref144115471 \w \h </w:instrText>
      </w:r>
      <w:r>
        <w:fldChar w:fldCharType="separate"/>
      </w:r>
      <w:del w:id="6609" w:author="Faqir, Sofia (Energy Security)" w:date="2023-11-12T19:47:00Z">
        <w:r w:rsidR="00E473FC">
          <w:delText>2.2(C)</w:delText>
        </w:r>
      </w:del>
      <w:r>
        <w:fldChar w:fldCharType="end"/>
      </w:r>
      <w:r w:rsidRPr="00462199">
        <w:t xml:space="preserve"> (</w:t>
      </w:r>
      <w:r w:rsidRPr="00462199">
        <w:rPr>
          <w:i/>
        </w:rPr>
        <w:t>Performance Test Procedure</w:t>
      </w:r>
      <w:r w:rsidRPr="00462199">
        <w:t>);</w:t>
      </w:r>
      <w:bookmarkEnd w:id="6608"/>
    </w:p>
    <w:p w14:paraId="2B05BE79" w14:textId="303A3D05" w:rsidR="00D179D6" w:rsidRPr="00462199" w:rsidRDefault="00D179D6" w:rsidP="005B3BB9">
      <w:pPr>
        <w:pStyle w:val="DefinitionsClauseAshurst"/>
      </w:pPr>
      <w:bookmarkStart w:id="6610" w:name="_Ref144115429"/>
      <w:r w:rsidRPr="00462199">
        <w:rPr>
          <w:b/>
        </w:rPr>
        <w:t>"Performance Tests"</w:t>
      </w:r>
      <w:r w:rsidRPr="00462199">
        <w:t xml:space="preserve"> means the OCP Performance Tests (including any additional OCP Performance Tests pursuant to paragraph </w:t>
      </w:r>
      <w:r>
        <w:fldChar w:fldCharType="begin"/>
      </w:r>
      <w:r>
        <w:instrText xml:space="preserve"> REF _Ref144115535 \w \h </w:instrText>
      </w:r>
      <w:r>
        <w:fldChar w:fldCharType="separate"/>
      </w:r>
      <w:del w:id="6611" w:author="Faqir, Sofia (Energy Security)" w:date="2023-11-12T19:47:00Z">
        <w:r w:rsidR="00E473FC">
          <w:delText>3.20</w:delText>
        </w:r>
      </w:del>
      <w:r>
        <w:fldChar w:fldCharType="end"/>
      </w:r>
      <w:r w:rsidRPr="00462199">
        <w:t>) and/or the Longstop Date Performance Tests (as applicable);</w:t>
      </w:r>
      <w:bookmarkEnd w:id="6610"/>
    </w:p>
    <w:p w14:paraId="1668F237" w14:textId="4543B997" w:rsidR="00D179D6" w:rsidRPr="00462199" w:rsidRDefault="00D179D6" w:rsidP="005B3BB9">
      <w:pPr>
        <w:pStyle w:val="DefinitionsClauseAshurst"/>
      </w:pPr>
      <w:bookmarkStart w:id="6612" w:name="_Ref144115430"/>
      <w:r w:rsidRPr="00462199">
        <w:rPr>
          <w:b/>
        </w:rPr>
        <w:t>"Performance Test Access Notice"</w:t>
      </w:r>
      <w:r w:rsidRPr="00462199">
        <w:t xml:space="preserve"> has the meaning given to that term in paragraph </w:t>
      </w:r>
      <w:r>
        <w:fldChar w:fldCharType="begin"/>
      </w:r>
      <w:r>
        <w:instrText xml:space="preserve"> REF _Ref144115526 \w \h </w:instrText>
      </w:r>
      <w:r>
        <w:fldChar w:fldCharType="separate"/>
      </w:r>
      <w:del w:id="6613" w:author="Faqir, Sofia (Energy Security)" w:date="2023-11-12T19:47:00Z">
        <w:r w:rsidR="00E473FC">
          <w:delText>3.17</w:delText>
        </w:r>
      </w:del>
      <w:r>
        <w:fldChar w:fldCharType="end"/>
      </w:r>
      <w:r w:rsidRPr="00462199">
        <w:t xml:space="preserve"> (</w:t>
      </w:r>
      <w:r w:rsidRPr="00462199">
        <w:rPr>
          <w:i/>
        </w:rPr>
        <w:t>Performance Test Access Right</w:t>
      </w:r>
      <w:r w:rsidRPr="00462199">
        <w:t>);</w:t>
      </w:r>
      <w:bookmarkEnd w:id="6612"/>
    </w:p>
    <w:p w14:paraId="5320DBAE" w14:textId="5233A85A" w:rsidR="00D179D6" w:rsidRPr="00462199" w:rsidRDefault="00D179D6" w:rsidP="005B3BB9">
      <w:pPr>
        <w:pStyle w:val="DefinitionsClauseAshurst"/>
      </w:pPr>
      <w:bookmarkStart w:id="6614" w:name="_Ref144115431"/>
      <w:r w:rsidRPr="00462199">
        <w:rPr>
          <w:b/>
        </w:rPr>
        <w:lastRenderedPageBreak/>
        <w:t>"Performance Test Access Right"</w:t>
      </w:r>
      <w:r w:rsidRPr="00462199">
        <w:t xml:space="preserve"> has the meaning given to that term in paragraph </w:t>
      </w:r>
      <w:r>
        <w:fldChar w:fldCharType="begin"/>
      </w:r>
      <w:r>
        <w:instrText xml:space="preserve"> REF _Ref144115525 \w \h </w:instrText>
      </w:r>
      <w:r>
        <w:fldChar w:fldCharType="separate"/>
      </w:r>
      <w:del w:id="6615" w:author="Faqir, Sofia (Energy Security)" w:date="2023-11-12T19:47:00Z">
        <w:r w:rsidR="00E473FC">
          <w:delText>3.16</w:delText>
        </w:r>
      </w:del>
      <w:r>
        <w:fldChar w:fldCharType="end"/>
      </w:r>
      <w:r w:rsidRPr="00462199">
        <w:t xml:space="preserve"> (</w:t>
      </w:r>
      <w:r w:rsidRPr="00462199">
        <w:rPr>
          <w:i/>
        </w:rPr>
        <w:t>Performance Test Access Right</w:t>
      </w:r>
      <w:r w:rsidRPr="00462199">
        <w:t>);</w:t>
      </w:r>
      <w:bookmarkEnd w:id="6614"/>
    </w:p>
    <w:p w14:paraId="2E9888CA" w14:textId="22CE5E03" w:rsidR="00D179D6" w:rsidRPr="00462199" w:rsidRDefault="00D179D6" w:rsidP="005B3BB9">
      <w:pPr>
        <w:pStyle w:val="DefinitionsClauseAshurst"/>
      </w:pPr>
      <w:bookmarkStart w:id="6616" w:name="_Ref144115432"/>
      <w:r w:rsidRPr="00462199">
        <w:rPr>
          <w:b/>
        </w:rPr>
        <w:t>"Performance Test Date Adjustment Notice"</w:t>
      </w:r>
      <w:r w:rsidRPr="00462199">
        <w:t xml:space="preserve"> has the meaning given to that term in paragraph </w:t>
      </w:r>
      <w:r>
        <w:fldChar w:fldCharType="begin"/>
      </w:r>
      <w:r>
        <w:instrText xml:space="preserve"> REF _Ref144115489 \w \h </w:instrText>
      </w:r>
      <w:r>
        <w:fldChar w:fldCharType="separate"/>
      </w:r>
      <w:del w:id="6617" w:author="Faqir, Sofia (Energy Security)" w:date="2023-11-12T19:47:00Z">
        <w:r w:rsidR="00E473FC">
          <w:delText>3.2</w:delText>
        </w:r>
      </w:del>
      <w:r>
        <w:fldChar w:fldCharType="end"/>
      </w:r>
      <w:r w:rsidRPr="00462199">
        <w:t xml:space="preserve"> (</w:t>
      </w:r>
      <w:r w:rsidRPr="00462199">
        <w:rPr>
          <w:i/>
        </w:rPr>
        <w:t>Notification of Performance Test Date</w:t>
      </w:r>
      <w:r w:rsidRPr="00462199">
        <w:t>);</w:t>
      </w:r>
      <w:bookmarkEnd w:id="6616"/>
    </w:p>
    <w:p w14:paraId="2CC47A69" w14:textId="61F96058" w:rsidR="00D179D6" w:rsidRPr="00462199" w:rsidRDefault="00D179D6" w:rsidP="005B3BB9">
      <w:pPr>
        <w:pStyle w:val="DefinitionsClauseAshurst"/>
      </w:pPr>
      <w:bookmarkStart w:id="6618" w:name="_Ref144115433"/>
      <w:r w:rsidRPr="00462199">
        <w:rPr>
          <w:b/>
        </w:rPr>
        <w:t>"Performance Test Date Notice"</w:t>
      </w:r>
      <w:r w:rsidRPr="00462199">
        <w:t xml:space="preserve"> has the meaning given to that term in paragraph </w:t>
      </w:r>
      <w:r>
        <w:fldChar w:fldCharType="begin"/>
      </w:r>
      <w:r>
        <w:instrText xml:space="preserve"> REF _Ref144115488 \w \h </w:instrText>
      </w:r>
      <w:r>
        <w:fldChar w:fldCharType="separate"/>
      </w:r>
      <w:del w:id="6619" w:author="Faqir, Sofia (Energy Security)" w:date="2023-11-12T19:47:00Z">
        <w:r w:rsidR="00E473FC">
          <w:delText>3.1</w:delText>
        </w:r>
      </w:del>
      <w:r>
        <w:fldChar w:fldCharType="end"/>
      </w:r>
      <w:r w:rsidRPr="00462199">
        <w:t xml:space="preserve"> (</w:t>
      </w:r>
      <w:r w:rsidRPr="00462199">
        <w:rPr>
          <w:i/>
        </w:rPr>
        <w:t>Notification of Performance Test Date</w:t>
      </w:r>
      <w:r w:rsidRPr="00462199">
        <w:t>);</w:t>
      </w:r>
      <w:bookmarkEnd w:id="6618"/>
    </w:p>
    <w:p w14:paraId="0898DD7F" w14:textId="36F20635" w:rsidR="00D179D6" w:rsidRPr="00462199" w:rsidRDefault="00D179D6" w:rsidP="005B3BB9">
      <w:pPr>
        <w:pStyle w:val="DefinitionsClauseAshurst"/>
      </w:pPr>
      <w:bookmarkStart w:id="6620" w:name="_Ref144115434"/>
      <w:r w:rsidRPr="00462199">
        <w:rPr>
          <w:b/>
        </w:rPr>
        <w:t>"Performance Test Outputs"</w:t>
      </w:r>
      <w:r w:rsidRPr="00462199">
        <w:t xml:space="preserve"> has the meaning given to that term in paragraph </w:t>
      </w:r>
      <w:r>
        <w:fldChar w:fldCharType="begin"/>
      </w:r>
      <w:r>
        <w:instrText xml:space="preserve"> REF _Ref144115493 \w \h </w:instrText>
      </w:r>
      <w:r>
        <w:fldChar w:fldCharType="separate"/>
      </w:r>
      <w:del w:id="6621" w:author="Faqir, Sofia (Energy Security)" w:date="2023-11-12T19:47:00Z">
        <w:r w:rsidR="00E473FC">
          <w:delText>3.4</w:delText>
        </w:r>
      </w:del>
      <w:r>
        <w:fldChar w:fldCharType="end"/>
      </w:r>
      <w:r w:rsidRPr="00462199">
        <w:t xml:space="preserve"> (</w:t>
      </w:r>
      <w:r w:rsidRPr="00462199">
        <w:rPr>
          <w:i/>
        </w:rPr>
        <w:t>Purpose of Performance Test</w:t>
      </w:r>
      <w:r w:rsidRPr="00462199">
        <w:t>);</w:t>
      </w:r>
      <w:bookmarkEnd w:id="6620"/>
    </w:p>
    <w:p w14:paraId="6B761252" w14:textId="5212B7F6" w:rsidR="00D179D6" w:rsidRPr="00462199" w:rsidRDefault="00D179D6" w:rsidP="005B3BB9">
      <w:pPr>
        <w:pStyle w:val="DefinitionsClauseAshurst"/>
      </w:pPr>
      <w:bookmarkStart w:id="6622" w:name="_Ref144115435"/>
      <w:r w:rsidRPr="00462199">
        <w:rPr>
          <w:b/>
        </w:rPr>
        <w:t>"Performance Test Procedure"</w:t>
      </w:r>
      <w:r w:rsidRPr="00462199">
        <w:t xml:space="preserve"> means the performance test procedure for each Performance Test which shall be consistent with the Test Performance Standards and notified to, and approved by, the LCHA Counterparty pursuant to paragraphs</w:t>
      </w:r>
      <w:r>
        <w:t xml:space="preserve"> </w:t>
      </w:r>
      <w:r>
        <w:fldChar w:fldCharType="begin"/>
      </w:r>
      <w:r>
        <w:instrText xml:space="preserve"> REF _Ref144115467 \w \h </w:instrText>
      </w:r>
      <w:r>
        <w:fldChar w:fldCharType="separate"/>
      </w:r>
      <w:del w:id="6623" w:author="Faqir, Sofia (Energy Security)" w:date="2023-11-12T19:47:00Z">
        <w:r w:rsidR="00E473FC">
          <w:delText>2.1</w:delText>
        </w:r>
      </w:del>
      <w:r>
        <w:fldChar w:fldCharType="end"/>
      </w:r>
      <w:r w:rsidRPr="00462199">
        <w:t xml:space="preserve"> to </w:t>
      </w:r>
      <w:r>
        <w:fldChar w:fldCharType="begin"/>
      </w:r>
      <w:r>
        <w:instrText xml:space="preserve"> REF _Ref144115483 \w \h </w:instrText>
      </w:r>
      <w:r>
        <w:fldChar w:fldCharType="separate"/>
      </w:r>
      <w:del w:id="6624" w:author="Faqir, Sofia (Energy Security)" w:date="2023-11-12T19:47:00Z">
        <w:r w:rsidR="00E473FC">
          <w:delText>2.9</w:delText>
        </w:r>
      </w:del>
      <w:r>
        <w:fldChar w:fldCharType="end"/>
      </w:r>
      <w:r w:rsidRPr="00462199">
        <w:t xml:space="preserve"> (</w:t>
      </w:r>
      <w:r w:rsidRPr="00462199">
        <w:rPr>
          <w:i/>
        </w:rPr>
        <w:t>Performance Test Procedure</w:t>
      </w:r>
      <w:r w:rsidRPr="00462199">
        <w:t>);</w:t>
      </w:r>
      <w:bookmarkEnd w:id="6622"/>
    </w:p>
    <w:p w14:paraId="2BA9D50B" w14:textId="3328417E" w:rsidR="00D179D6" w:rsidRPr="00462199" w:rsidRDefault="00D179D6" w:rsidP="005B3BB9">
      <w:pPr>
        <w:pStyle w:val="DefinitionsClauseAshurst"/>
      </w:pPr>
      <w:bookmarkStart w:id="6625" w:name="_Ref144115436"/>
      <w:r w:rsidRPr="00462199">
        <w:rPr>
          <w:b/>
        </w:rPr>
        <w:t>"Performance Test Procedure Notice"</w:t>
      </w:r>
      <w:r w:rsidRPr="00462199">
        <w:t xml:space="preserve"> has the meaning given to that term in paragraph </w:t>
      </w:r>
      <w:r>
        <w:fldChar w:fldCharType="begin"/>
      </w:r>
      <w:r>
        <w:instrText xml:space="preserve"> REF _Ref144115468 \w \h </w:instrText>
      </w:r>
      <w:r>
        <w:fldChar w:fldCharType="separate"/>
      </w:r>
      <w:del w:id="6626" w:author="Faqir, Sofia (Energy Security)" w:date="2023-11-12T19:47:00Z">
        <w:r w:rsidR="00E473FC">
          <w:delText>2.2</w:delText>
        </w:r>
      </w:del>
      <w:r>
        <w:fldChar w:fldCharType="end"/>
      </w:r>
      <w:r w:rsidRPr="00462199">
        <w:t xml:space="preserve"> (</w:t>
      </w:r>
      <w:r w:rsidRPr="00462199">
        <w:rPr>
          <w:i/>
        </w:rPr>
        <w:t>Performance Test Procedure</w:t>
      </w:r>
      <w:r w:rsidRPr="00462199">
        <w:t>);</w:t>
      </w:r>
      <w:bookmarkEnd w:id="6625"/>
    </w:p>
    <w:p w14:paraId="2D5EC736" w14:textId="2A65528B" w:rsidR="00D179D6" w:rsidRPr="00462199" w:rsidRDefault="00D179D6" w:rsidP="005B3BB9">
      <w:pPr>
        <w:pStyle w:val="DefinitionsClauseAshurst"/>
      </w:pPr>
      <w:bookmarkStart w:id="6627" w:name="_Ref144115437"/>
      <w:r w:rsidRPr="00462199">
        <w:rPr>
          <w:b/>
        </w:rPr>
        <w:t>"Performance Test Report"</w:t>
      </w:r>
      <w:r w:rsidRPr="00462199">
        <w:t xml:space="preserve"> means a report to be provided to the LCHA Counterparty in accordance with paragraph </w:t>
      </w:r>
      <w:r>
        <w:fldChar w:fldCharType="begin"/>
      </w:r>
      <w:r>
        <w:instrText xml:space="preserve"> REF _Ref144115528 \w \h </w:instrText>
      </w:r>
      <w:r>
        <w:fldChar w:fldCharType="separate"/>
      </w:r>
      <w:del w:id="6628" w:author="Faqir, Sofia (Energy Security)" w:date="2023-11-12T19:47:00Z">
        <w:r w:rsidR="00E473FC">
          <w:delText>3.19</w:delText>
        </w:r>
      </w:del>
      <w:r>
        <w:fldChar w:fldCharType="end"/>
      </w:r>
      <w:r w:rsidRPr="00462199">
        <w:t xml:space="preserve"> (</w:t>
      </w:r>
      <w:r w:rsidRPr="00462199">
        <w:rPr>
          <w:i/>
        </w:rPr>
        <w:t>Performance Test Report</w:t>
      </w:r>
      <w:r w:rsidRPr="00462199">
        <w:t>);</w:t>
      </w:r>
      <w:bookmarkEnd w:id="6627"/>
    </w:p>
    <w:p w14:paraId="280D2FA5" w14:textId="7AF5B0E3" w:rsidR="00D179D6" w:rsidRPr="00462199" w:rsidRDefault="00D179D6" w:rsidP="005B3BB9">
      <w:pPr>
        <w:pStyle w:val="DefinitionsClauseAshurst"/>
      </w:pPr>
      <w:bookmarkStart w:id="6629" w:name="_Ref144115438"/>
      <w:r w:rsidRPr="00462199">
        <w:rPr>
          <w:b/>
        </w:rPr>
        <w:t>"Private Electricity Network"</w:t>
      </w:r>
      <w:r w:rsidRPr="00462199">
        <w:t xml:space="preserve"> means a network for the distribution </w:t>
      </w:r>
      <w:ins w:id="6630" w:author="Deutsch, Richard (Energy Security)" w:date="2023-11-13T09:27:00Z">
        <w:r w:rsidR="00A00FAC">
          <w:t>or transmissio</w:t>
        </w:r>
      </w:ins>
      <w:ins w:id="6631" w:author="Deutsch, Richard (Energy Security)" w:date="2023-11-13T09:28:00Z">
        <w:r w:rsidR="00A00FAC">
          <w:t xml:space="preserve">n </w:t>
        </w:r>
      </w:ins>
      <w:r w:rsidRPr="00462199">
        <w:t xml:space="preserve">of electricity which is not operated by a </w:t>
      </w:r>
      <w:commentRangeStart w:id="6632"/>
      <w:r w:rsidRPr="00462199">
        <w:t>Licensed Electricity Distributor</w:t>
      </w:r>
      <w:ins w:id="6633" w:author="Deutsch, Richard (Energy Security)" w:date="2023-11-13T09:28:00Z">
        <w:r w:rsidR="00A00FAC">
          <w:t xml:space="preserve"> and Electricity Transmission Licensee</w:t>
        </w:r>
      </w:ins>
      <w:commentRangeEnd w:id="6632"/>
      <w:r w:rsidR="005A3D4A" w:rsidRPr="00462199">
        <w:rPr>
          <w:rStyle w:val="CommentReference"/>
          <w:rFonts w:ascii="Arial" w:hAnsi="Arial"/>
          <w:sz w:val="20"/>
          <w:szCs w:val="20"/>
        </w:rPr>
        <w:commentReference w:id="6632"/>
      </w:r>
      <w:r w:rsidRPr="00462199">
        <w:t>;</w:t>
      </w:r>
      <w:bookmarkEnd w:id="6629"/>
    </w:p>
    <w:p w14:paraId="1CE99C4B" w14:textId="1DBA9D2B" w:rsidR="00D179D6" w:rsidRPr="00462199" w:rsidRDefault="00D179D6" w:rsidP="005B3BB9">
      <w:pPr>
        <w:pStyle w:val="DefinitionsClauseAshurst"/>
      </w:pPr>
      <w:bookmarkStart w:id="6634" w:name="_Ref144115439"/>
      <w:r w:rsidRPr="00462199">
        <w:rPr>
          <w:b/>
        </w:rPr>
        <w:t>"Proposed Test Date</w:t>
      </w:r>
      <w:r w:rsidR="00BC430E">
        <w:rPr>
          <w:b/>
        </w:rPr>
        <w:t xml:space="preserve"> Window</w:t>
      </w:r>
      <w:r w:rsidRPr="00462199">
        <w:rPr>
          <w:b/>
        </w:rPr>
        <w:t>"</w:t>
      </w:r>
      <w:r w:rsidRPr="00462199">
        <w:t xml:space="preserve"> means the OCP Proposed Test Date </w:t>
      </w:r>
      <w:r w:rsidR="00BC430E">
        <w:t xml:space="preserve">Window </w:t>
      </w:r>
      <w:r w:rsidRPr="00462199">
        <w:t>and/or Longstop Proposed Test Date</w:t>
      </w:r>
      <w:r w:rsidR="00BC430E">
        <w:t xml:space="preserve"> Window</w:t>
      </w:r>
      <w:r w:rsidRPr="00462199">
        <w:t xml:space="preserve"> (as applicable);</w:t>
      </w:r>
      <w:bookmarkEnd w:id="6634"/>
    </w:p>
    <w:p w14:paraId="12203F37" w14:textId="0C1C7B30" w:rsidR="00D179D6" w:rsidRPr="00462199" w:rsidRDefault="00D179D6" w:rsidP="005B3BB9">
      <w:pPr>
        <w:pStyle w:val="DefinitionsClauseAshurst"/>
      </w:pPr>
      <w:bookmarkStart w:id="6635" w:name="_Ref144115441"/>
      <w:r w:rsidRPr="00462199">
        <w:rPr>
          <w:b/>
        </w:rPr>
        <w:t>"PTP Response Notice"</w:t>
      </w:r>
      <w:r w:rsidRPr="00462199">
        <w:t xml:space="preserve"> has the meaning given to that term in paragraph </w:t>
      </w:r>
      <w:r>
        <w:fldChar w:fldCharType="begin"/>
      </w:r>
      <w:r>
        <w:instrText xml:space="preserve"> REF _Ref144115472 \w \h </w:instrText>
      </w:r>
      <w:r>
        <w:fldChar w:fldCharType="separate"/>
      </w:r>
      <w:del w:id="6636" w:author="Faqir, Sofia (Energy Security)" w:date="2023-11-12T19:47:00Z">
        <w:r w:rsidR="00E473FC">
          <w:delText>2.3</w:delText>
        </w:r>
      </w:del>
      <w:r>
        <w:fldChar w:fldCharType="end"/>
      </w:r>
      <w:r w:rsidRPr="00462199">
        <w:t xml:space="preserve"> (</w:t>
      </w:r>
      <w:r w:rsidRPr="00462199">
        <w:rPr>
          <w:i/>
        </w:rPr>
        <w:t>Performance Test Procedure</w:t>
      </w:r>
      <w:r w:rsidRPr="00462199">
        <w:t>);</w:t>
      </w:r>
      <w:bookmarkEnd w:id="6635"/>
    </w:p>
    <w:p w14:paraId="7A25E11E" w14:textId="3BAE8800" w:rsidR="00D179D6" w:rsidRPr="00462199" w:rsidRDefault="00D179D6" w:rsidP="005B3BB9">
      <w:pPr>
        <w:pStyle w:val="DefinitionsClauseAshurst"/>
      </w:pPr>
      <w:bookmarkStart w:id="6637" w:name="_Ref144115442"/>
      <w:r w:rsidRPr="00462199">
        <w:rPr>
          <w:b/>
        </w:rPr>
        <w:t>"Rescheduled Performance Test Date"</w:t>
      </w:r>
      <w:r w:rsidRPr="00462199">
        <w:t xml:space="preserve"> has the meaning given to that term in paragraph </w:t>
      </w:r>
      <w:r>
        <w:fldChar w:fldCharType="begin"/>
      </w:r>
      <w:r>
        <w:instrText xml:space="preserve"> REF _Ref144115518 \w \h </w:instrText>
      </w:r>
      <w:r>
        <w:fldChar w:fldCharType="separate"/>
      </w:r>
      <w:del w:id="6638" w:author="Faqir, Sofia (Energy Security)" w:date="2023-11-12T19:47:00Z">
        <w:r w:rsidR="00E473FC">
          <w:delText>3.13</w:delText>
        </w:r>
      </w:del>
      <w:r>
        <w:fldChar w:fldCharType="end"/>
      </w:r>
      <w:r w:rsidRPr="00462199">
        <w:t xml:space="preserve"> (</w:t>
      </w:r>
      <w:r w:rsidRPr="00462199">
        <w:rPr>
          <w:i/>
        </w:rPr>
        <w:t>Electricity supply at the date of the Performance Test</w:t>
      </w:r>
      <w:r w:rsidRPr="00462199">
        <w:t>);</w:t>
      </w:r>
      <w:bookmarkEnd w:id="6637"/>
    </w:p>
    <w:p w14:paraId="1A3A2853" w14:textId="31A43E3E" w:rsidR="00D179D6" w:rsidRPr="00462199" w:rsidRDefault="00D179D6" w:rsidP="005B3BB9">
      <w:pPr>
        <w:pStyle w:val="DefinitionsClauseAshurst"/>
      </w:pPr>
      <w:bookmarkStart w:id="6639" w:name="_Ref144115443"/>
      <w:r w:rsidRPr="00462199">
        <w:rPr>
          <w:b/>
        </w:rPr>
        <w:t>"Rescheduled Performance Test Date Notice"</w:t>
      </w:r>
      <w:r w:rsidRPr="00462199">
        <w:t xml:space="preserve"> has the meaning given to that term in paragraph </w:t>
      </w:r>
      <w:r>
        <w:fldChar w:fldCharType="begin"/>
      </w:r>
      <w:r>
        <w:instrText xml:space="preserve"> REF _Ref144115518 \w \h </w:instrText>
      </w:r>
      <w:r>
        <w:fldChar w:fldCharType="separate"/>
      </w:r>
      <w:del w:id="6640" w:author="Faqir, Sofia (Energy Security)" w:date="2023-11-12T19:47:00Z">
        <w:r w:rsidR="00E473FC">
          <w:delText>3.13</w:delText>
        </w:r>
      </w:del>
      <w:r>
        <w:fldChar w:fldCharType="end"/>
      </w:r>
      <w:r w:rsidRPr="00462199">
        <w:t xml:space="preserve"> (</w:t>
      </w:r>
      <w:r w:rsidRPr="00462199">
        <w:rPr>
          <w:i/>
        </w:rPr>
        <w:t>Electricity supply at the date of the Performance Test</w:t>
      </w:r>
      <w:r w:rsidRPr="00462199">
        <w:t>);</w:t>
      </w:r>
      <w:bookmarkEnd w:id="6639"/>
    </w:p>
    <w:p w14:paraId="4429A556" w14:textId="04F4ACFD" w:rsidR="00D179D6" w:rsidRPr="00462199" w:rsidRDefault="00D179D6" w:rsidP="005B3BB9">
      <w:pPr>
        <w:pStyle w:val="DefinitionsClauseAshurst"/>
      </w:pPr>
      <w:bookmarkStart w:id="6641" w:name="_Ref144115444"/>
      <w:r w:rsidRPr="00462199">
        <w:rPr>
          <w:b/>
        </w:rPr>
        <w:t>"Revised Notified Performance Test Date"</w:t>
      </w:r>
      <w:r w:rsidRPr="00462199">
        <w:t xml:space="preserve"> has the meaning given to that term in paragraph </w:t>
      </w:r>
      <w:r>
        <w:fldChar w:fldCharType="begin"/>
      </w:r>
      <w:r>
        <w:instrText xml:space="preserve"> REF _Ref144115490 \w \h </w:instrText>
      </w:r>
      <w:r>
        <w:fldChar w:fldCharType="separate"/>
      </w:r>
      <w:del w:id="6642" w:author="Faqir, Sofia (Energy Security)" w:date="2023-11-12T19:47:00Z">
        <w:r w:rsidR="00E473FC">
          <w:delText>3.2(A)</w:delText>
        </w:r>
      </w:del>
      <w:r>
        <w:fldChar w:fldCharType="end"/>
      </w:r>
      <w:r w:rsidRPr="00462199">
        <w:t xml:space="preserve"> (</w:t>
      </w:r>
      <w:r w:rsidRPr="00462199">
        <w:rPr>
          <w:i/>
        </w:rPr>
        <w:t>Notification of Performance Test Date</w:t>
      </w:r>
      <w:r w:rsidRPr="00462199">
        <w:t>);</w:t>
      </w:r>
      <w:bookmarkEnd w:id="6641"/>
    </w:p>
    <w:p w14:paraId="0CB89C07" w14:textId="77777777" w:rsidR="00D179D6" w:rsidRPr="00462199" w:rsidRDefault="00D179D6" w:rsidP="005B3BB9">
      <w:pPr>
        <w:pStyle w:val="DefinitionsClauseAshurst"/>
      </w:pPr>
      <w:bookmarkStart w:id="6643" w:name="_Ref144115445"/>
      <w:r w:rsidRPr="00462199">
        <w:rPr>
          <w:b/>
        </w:rPr>
        <w:t>"Test Performance Standards"</w:t>
      </w:r>
      <w:r w:rsidRPr="00462199">
        <w:t xml:space="preserve"> means the industry guidelines, practices and standards which:</w:t>
      </w:r>
      <w:bookmarkEnd w:id="6643"/>
    </w:p>
    <w:p w14:paraId="21466C78" w14:textId="77777777" w:rsidR="00D179D6" w:rsidRPr="00462199" w:rsidRDefault="00D179D6" w:rsidP="00516B52">
      <w:pPr>
        <w:pStyle w:val="DefinitionsAshurst"/>
      </w:pPr>
      <w:bookmarkStart w:id="6644" w:name="_Ref144115446"/>
      <w:r w:rsidRPr="00462199">
        <w:t>are relevant or apply to the completion, testing and commissioning of the Facility;</w:t>
      </w:r>
      <w:bookmarkEnd w:id="6644"/>
    </w:p>
    <w:p w14:paraId="25BC0CB7" w14:textId="1BCA52B1" w:rsidR="00D179D6" w:rsidRPr="00462199" w:rsidRDefault="00D179D6" w:rsidP="00516B52">
      <w:pPr>
        <w:pStyle w:val="DefinitionsAshurst"/>
      </w:pPr>
      <w:bookmarkStart w:id="6645" w:name="_Ref144115447"/>
      <w:r w:rsidRPr="00462199">
        <w:t xml:space="preserve">are required to be complied with, followed or passed (as appropriate): </w:t>
      </w:r>
      <w:commentRangeStart w:id="6646"/>
      <w:commentRangeStart w:id="6647"/>
      <w:r w:rsidRPr="00462199">
        <w:t>(i) in order for a hydrogen production facility to produce Hydrogen and make it available for sale; or (ii) to demonstrate that a hydrogen production facility is fit for commercial operation</w:t>
      </w:r>
      <w:commentRangeEnd w:id="6646"/>
      <w:r w:rsidR="006E79D6" w:rsidRPr="00462199">
        <w:rPr>
          <w:rStyle w:val="CommentReference"/>
          <w:rFonts w:ascii="Arial" w:hAnsi="Arial"/>
          <w:sz w:val="20"/>
          <w:szCs w:val="20"/>
        </w:rPr>
        <w:commentReference w:id="6646"/>
      </w:r>
      <w:commentRangeEnd w:id="6647"/>
      <w:r w:rsidR="00A00FAC" w:rsidRPr="00462199">
        <w:rPr>
          <w:rStyle w:val="CommentReference"/>
          <w:rFonts w:ascii="Arial" w:hAnsi="Arial"/>
          <w:sz w:val="20"/>
          <w:szCs w:val="20"/>
        </w:rPr>
        <w:commentReference w:id="6647"/>
      </w:r>
      <w:r w:rsidRPr="00462199">
        <w:t>; and</w:t>
      </w:r>
      <w:bookmarkEnd w:id="6645"/>
    </w:p>
    <w:p w14:paraId="3A408925" w14:textId="77777777" w:rsidR="00D179D6" w:rsidRPr="00462199" w:rsidRDefault="00D179D6" w:rsidP="00516B52">
      <w:pPr>
        <w:pStyle w:val="DefinitionsAshurst"/>
      </w:pPr>
      <w:bookmarkStart w:id="6648" w:name="_Ref144115448"/>
      <w:r w:rsidRPr="00462199">
        <w:t>shall include the following standards for both CCUS-Enabled Facilities and Electrolytic Facilities (as applicable):</w:t>
      </w:r>
      <w:bookmarkEnd w:id="6648"/>
    </w:p>
    <w:p w14:paraId="58DA20EA" w14:textId="77777777" w:rsidR="00D179D6" w:rsidRPr="00462199" w:rsidRDefault="00D179D6" w:rsidP="00516B52">
      <w:pPr>
        <w:pStyle w:val="DefSubAshurst"/>
      </w:pPr>
      <w:bookmarkStart w:id="6649" w:name="_Ref144115449"/>
      <w:r w:rsidRPr="00462199">
        <w:t>ASME B31.12; or</w:t>
      </w:r>
      <w:bookmarkEnd w:id="6649"/>
    </w:p>
    <w:p w14:paraId="432D8DFE" w14:textId="77777777" w:rsidR="00D179D6" w:rsidRPr="00462199" w:rsidRDefault="00D179D6" w:rsidP="00516B52">
      <w:pPr>
        <w:pStyle w:val="DefSubAshurst"/>
      </w:pPr>
      <w:bookmarkStart w:id="6650" w:name="_Ref144115450"/>
      <w:r w:rsidRPr="00462199">
        <w:lastRenderedPageBreak/>
        <w:t>ASME B31.3;</w:t>
      </w:r>
      <w:bookmarkEnd w:id="6650"/>
    </w:p>
    <w:p w14:paraId="45AD3312" w14:textId="5BB87311" w:rsidR="00D179D6" w:rsidRPr="00462199" w:rsidRDefault="00D179D6" w:rsidP="00516B52">
      <w:pPr>
        <w:pStyle w:val="DefinitionsAshurst"/>
      </w:pPr>
      <w:bookmarkStart w:id="6651" w:name="_Ref144115451"/>
      <w:r w:rsidRPr="00462199">
        <w:t xml:space="preserve">in addition to the standards referred to in paragraph </w:t>
      </w:r>
      <w:r>
        <w:fldChar w:fldCharType="begin"/>
      </w:r>
      <w:r>
        <w:instrText xml:space="preserve"> REF _Ref144115448 \w \h </w:instrText>
      </w:r>
      <w:r>
        <w:fldChar w:fldCharType="separate"/>
      </w:r>
      <w:del w:id="6652" w:author="Faqir, Sofia (Energy Security)" w:date="2023-11-12T19:47:00Z">
        <w:r w:rsidR="00E473FC">
          <w:delText>C)</w:delText>
        </w:r>
      </w:del>
      <w:r>
        <w:fldChar w:fldCharType="end"/>
      </w:r>
      <w:r w:rsidRPr="00462199">
        <w:t xml:space="preserve"> above, shall include the following standards for CCUS-Enabled Facilities (as applicable):</w:t>
      </w:r>
      <w:bookmarkEnd w:id="6651"/>
    </w:p>
    <w:p w14:paraId="208D25AA" w14:textId="77777777" w:rsidR="00D179D6" w:rsidRPr="00462199" w:rsidRDefault="00D179D6" w:rsidP="00516B52">
      <w:pPr>
        <w:pStyle w:val="DefSubAshurst"/>
      </w:pPr>
      <w:bookmarkStart w:id="6653" w:name="_Ref144115452"/>
      <w:r w:rsidRPr="00462199">
        <w:t>ISO 27919, or ISO/AWI 27928;</w:t>
      </w:r>
      <w:bookmarkEnd w:id="6653"/>
    </w:p>
    <w:p w14:paraId="61EAA25A" w14:textId="77777777" w:rsidR="00D179D6" w:rsidRPr="00462199" w:rsidRDefault="00D179D6" w:rsidP="00516B52">
      <w:pPr>
        <w:pStyle w:val="DefSubAshurst"/>
      </w:pPr>
      <w:bookmarkStart w:id="6654" w:name="_Ref144115453"/>
      <w:r w:rsidRPr="00462199">
        <w:t>ISO/TR 27912;</w:t>
      </w:r>
      <w:bookmarkEnd w:id="6654"/>
    </w:p>
    <w:p w14:paraId="01634E5C" w14:textId="2CFF1008" w:rsidR="00D179D6" w:rsidRPr="00462199" w:rsidRDefault="00D179D6" w:rsidP="005B3BB9">
      <w:pPr>
        <w:pStyle w:val="DefinitionsClauseAshurst"/>
      </w:pPr>
      <w:bookmarkStart w:id="6655" w:name="_Ref144115454"/>
      <w:r w:rsidRPr="00462199">
        <w:rPr>
          <w:b/>
        </w:rPr>
        <w:t>"Test Report Minimum Technical Requirements"</w:t>
      </w:r>
      <w:r w:rsidRPr="00462199">
        <w:t xml:space="preserve"> means the minimum required technical content of each Test Report: (i) as required by the Data Collection and Monitoring Procedures and </w:t>
      </w:r>
      <w:commentRangeStart w:id="6656"/>
      <w:commentRangeStart w:id="6657"/>
      <w:r w:rsidRPr="00462199">
        <w:t xml:space="preserve">the </w:t>
      </w:r>
      <w:commentRangeEnd w:id="6656"/>
      <w:r w:rsidR="005B5A7C" w:rsidRPr="00462199">
        <w:rPr>
          <w:rStyle w:val="CommentReference"/>
          <w:rFonts w:ascii="Arial" w:hAnsi="Arial"/>
          <w:sz w:val="20"/>
          <w:szCs w:val="20"/>
        </w:rPr>
        <w:commentReference w:id="6656"/>
      </w:r>
      <w:commentRangeEnd w:id="6657"/>
      <w:r w:rsidR="00A00FAC" w:rsidRPr="00462199">
        <w:rPr>
          <w:rStyle w:val="CommentReference"/>
          <w:rFonts w:ascii="Arial" w:hAnsi="Arial"/>
          <w:sz w:val="20"/>
          <w:szCs w:val="20"/>
        </w:rPr>
        <w:commentReference w:id="6657"/>
      </w:r>
      <w:r w:rsidRPr="00462199">
        <w:t>Performance Test Outputs, (ii) as required by the relevant Test Performance Standards and (iii) as required to comply with the Reasonable and Prudent Standard, which shall include, but shall not be limited to, the following:</w:t>
      </w:r>
      <w:bookmarkEnd w:id="6655"/>
    </w:p>
    <w:p w14:paraId="59C1D5F8" w14:textId="77777777" w:rsidR="00D179D6" w:rsidRPr="00462199" w:rsidRDefault="00D179D6" w:rsidP="00516B52">
      <w:pPr>
        <w:pStyle w:val="DefinitionsAshurst"/>
      </w:pPr>
      <w:bookmarkStart w:id="6658" w:name="_Ref144115455"/>
      <w:r w:rsidRPr="00462199">
        <w:t>procedure for testing and calculation;</w:t>
      </w:r>
      <w:bookmarkEnd w:id="6658"/>
    </w:p>
    <w:p w14:paraId="7C3A6DEC" w14:textId="77777777" w:rsidR="00D179D6" w:rsidRPr="00462199" w:rsidRDefault="00D179D6" w:rsidP="00516B52">
      <w:pPr>
        <w:pStyle w:val="DefinitionsAshurst"/>
      </w:pPr>
      <w:bookmarkStart w:id="6659" w:name="_Ref144115456"/>
      <w:r w:rsidRPr="00462199">
        <w:t>details of relevant calculations with definitions of terminology, including showing actual manipulation of test data such as averaging;</w:t>
      </w:r>
      <w:bookmarkEnd w:id="6659"/>
    </w:p>
    <w:p w14:paraId="6897F270" w14:textId="77777777" w:rsidR="00D179D6" w:rsidRPr="00462199" w:rsidRDefault="00D179D6" w:rsidP="00516B52">
      <w:pPr>
        <w:pStyle w:val="DefinitionsAshurst"/>
      </w:pPr>
      <w:bookmarkStart w:id="6660" w:name="_Ref144115457"/>
      <w:r w:rsidRPr="00462199">
        <w:t>details of relevant results;</w:t>
      </w:r>
      <w:bookmarkEnd w:id="6660"/>
    </w:p>
    <w:p w14:paraId="283CAEB2" w14:textId="77777777" w:rsidR="00D179D6" w:rsidRPr="00462199" w:rsidRDefault="00D179D6" w:rsidP="00516B52">
      <w:pPr>
        <w:pStyle w:val="DefinitionsAshurst"/>
      </w:pPr>
      <w:bookmarkStart w:id="6661" w:name="_Ref144115458"/>
      <w:r w:rsidRPr="00462199">
        <w:t>copies of log sheets and raw data in electronic format;</w:t>
      </w:r>
      <w:bookmarkEnd w:id="6661"/>
    </w:p>
    <w:p w14:paraId="3B06ADBE" w14:textId="77777777" w:rsidR="00D179D6" w:rsidRPr="00462199" w:rsidRDefault="00D179D6" w:rsidP="00516B52">
      <w:pPr>
        <w:pStyle w:val="DefinitionsAshurst"/>
      </w:pPr>
      <w:bookmarkStart w:id="6662" w:name="_Ref144115459"/>
      <w:r w:rsidRPr="00462199">
        <w:t>field data sheets;</w:t>
      </w:r>
      <w:bookmarkEnd w:id="6662"/>
    </w:p>
    <w:p w14:paraId="0A442C04" w14:textId="77777777" w:rsidR="00D179D6" w:rsidRPr="00462199" w:rsidRDefault="00D179D6" w:rsidP="00516B52">
      <w:pPr>
        <w:pStyle w:val="DefinitionsAshurst"/>
      </w:pPr>
      <w:bookmarkStart w:id="6663" w:name="_Ref144115460"/>
      <w:r w:rsidRPr="00462199">
        <w:t>analyses of Hydrogen produced by the Hydrogen Production Plant;</w:t>
      </w:r>
      <w:bookmarkEnd w:id="6663"/>
    </w:p>
    <w:p w14:paraId="74594EB2" w14:textId="77777777" w:rsidR="00D179D6" w:rsidRPr="00462199" w:rsidRDefault="00D179D6" w:rsidP="00516B52">
      <w:pPr>
        <w:pStyle w:val="DefinitionsAshurst"/>
      </w:pPr>
      <w:bookmarkStart w:id="6664" w:name="_Ref144115461"/>
      <w:r w:rsidRPr="00462199">
        <w:t>post-test uncertainty analyses;</w:t>
      </w:r>
      <w:bookmarkEnd w:id="6664"/>
    </w:p>
    <w:p w14:paraId="212CFA2D" w14:textId="77777777" w:rsidR="00D179D6" w:rsidRPr="00462199" w:rsidRDefault="00D179D6" w:rsidP="00516B52">
      <w:pPr>
        <w:pStyle w:val="DefinitionsAshurst"/>
      </w:pPr>
      <w:bookmarkStart w:id="6665" w:name="_Ref144115462"/>
      <w:r w:rsidRPr="00462199">
        <w:t>details of calibrations of all relevant instruments and copies of associated calibration certificates;</w:t>
      </w:r>
      <w:bookmarkEnd w:id="6665"/>
    </w:p>
    <w:p w14:paraId="55865F65" w14:textId="5016C2D2" w:rsidR="00D179D6" w:rsidRPr="00462199" w:rsidRDefault="00D179D6" w:rsidP="00516B52">
      <w:pPr>
        <w:pStyle w:val="DefinitionsAshurst"/>
      </w:pPr>
      <w:bookmarkStart w:id="6666" w:name="_Ref144115463"/>
      <w:r w:rsidRPr="00462199">
        <w:t xml:space="preserve">the DCMP Data for the full Test Run Period, which </w:t>
      </w:r>
      <w:commentRangeStart w:id="6667"/>
      <w:commentRangeStart w:id="6668"/>
      <w:r w:rsidRPr="00462199">
        <w:t>includes DCMP Data for</w:t>
      </w:r>
      <w:commentRangeEnd w:id="6667"/>
      <w:r w:rsidR="007943B4" w:rsidRPr="00462199">
        <w:rPr>
          <w:rStyle w:val="CommentReference"/>
          <w:rFonts w:ascii="Arial" w:hAnsi="Arial"/>
          <w:sz w:val="20"/>
          <w:szCs w:val="20"/>
        </w:rPr>
        <w:commentReference w:id="6667"/>
      </w:r>
      <w:commentRangeEnd w:id="6668"/>
      <w:r w:rsidR="00A00FAC" w:rsidRPr="00462199">
        <w:rPr>
          <w:rStyle w:val="CommentReference"/>
          <w:rFonts w:ascii="Arial" w:hAnsi="Arial"/>
          <w:sz w:val="20"/>
          <w:szCs w:val="20"/>
        </w:rPr>
        <w:commentReference w:id="6668"/>
      </w:r>
      <w:r w:rsidRPr="00462199">
        <w:t xml:space="preserve"> at least four (4) consecutive hours of Hydrogen production which is LCHS Compliant;</w:t>
      </w:r>
      <w:bookmarkEnd w:id="6666"/>
    </w:p>
    <w:p w14:paraId="1F0697BC" w14:textId="6F2B1ED3" w:rsidR="00D179D6" w:rsidRPr="00462199" w:rsidRDefault="00D179D6" w:rsidP="005B3BB9">
      <w:pPr>
        <w:pStyle w:val="DefinitionsClauseAshurst"/>
      </w:pPr>
      <w:bookmarkStart w:id="6669" w:name="_Ref144115464"/>
      <w:r w:rsidRPr="00462199">
        <w:rPr>
          <w:b/>
        </w:rPr>
        <w:t>"Test Run Period"</w:t>
      </w:r>
      <w:r w:rsidRPr="00462199">
        <w:t xml:space="preserve"> means the applicable period(s) of time during which each Performance Test is required to be conducted, which shall be the time period set out in paragraph </w:t>
      </w:r>
      <w:r>
        <w:fldChar w:fldCharType="begin"/>
      </w:r>
      <w:r>
        <w:instrText xml:space="preserve"> REF _Ref144115500 \w \h </w:instrText>
      </w:r>
      <w:r>
        <w:fldChar w:fldCharType="separate"/>
      </w:r>
      <w:del w:id="6670" w:author="Faqir, Sofia (Energy Security)" w:date="2023-11-12T19:47:00Z">
        <w:r w:rsidR="00E473FC">
          <w:delText>3.6</w:delText>
        </w:r>
      </w:del>
      <w:r>
        <w:fldChar w:fldCharType="end"/>
      </w:r>
      <w:r w:rsidRPr="00462199">
        <w:t xml:space="preserve"> (</w:t>
      </w:r>
      <w:r w:rsidRPr="00462199">
        <w:rPr>
          <w:i/>
        </w:rPr>
        <w:t>Performance Test Run Period</w:t>
      </w:r>
      <w:r w:rsidRPr="00462199">
        <w:t>); and</w:t>
      </w:r>
      <w:bookmarkEnd w:id="6669"/>
    </w:p>
    <w:p w14:paraId="5AF7CC4E" w14:textId="77777777" w:rsidR="00D179D6" w:rsidRPr="00462199" w:rsidRDefault="00D179D6" w:rsidP="005B3BB9">
      <w:pPr>
        <w:pStyle w:val="DefinitionsClauseAshurst"/>
      </w:pPr>
      <w:bookmarkStart w:id="6671" w:name="_Ref144115465"/>
      <w:r w:rsidRPr="00462199">
        <w:rPr>
          <w:b/>
        </w:rPr>
        <w:t>"Total System"</w:t>
      </w:r>
      <w:r w:rsidRPr="00462199">
        <w:t xml:space="preserve"> means the Electricity Transmission System and each Electricity Distribution System.</w:t>
      </w:r>
      <w:bookmarkEnd w:id="6671"/>
    </w:p>
    <w:p w14:paraId="6F65B156" w14:textId="77777777" w:rsidR="00D179D6" w:rsidRPr="00462199" w:rsidRDefault="00D179D6" w:rsidP="0033706E">
      <w:pPr>
        <w:pStyle w:val="SH1Ashurst"/>
      </w:pPr>
      <w:bookmarkStart w:id="6672" w:name="_Ref144115466"/>
      <w:r w:rsidRPr="00462199">
        <w:t>PERFORMANCE TEST PROCEDURE</w:t>
      </w:r>
      <w:bookmarkEnd w:id="6672"/>
    </w:p>
    <w:p w14:paraId="2B512AC0" w14:textId="77777777" w:rsidR="00D179D6" w:rsidRPr="00462199" w:rsidRDefault="00D179D6" w:rsidP="005B3BB9">
      <w:pPr>
        <w:pStyle w:val="NormalBoldAshurst"/>
      </w:pPr>
      <w:r w:rsidRPr="00462199">
        <w:rPr>
          <w:i/>
        </w:rPr>
        <w:t>Performance Test Procedure</w:t>
      </w:r>
    </w:p>
    <w:p w14:paraId="63E1E0FD" w14:textId="19397E59" w:rsidR="00D179D6" w:rsidRPr="00462199" w:rsidRDefault="00D179D6" w:rsidP="00516B52">
      <w:pPr>
        <w:pStyle w:val="SH2Ashurst"/>
      </w:pPr>
      <w:bookmarkStart w:id="6673" w:name="_Ref144115467"/>
      <w:r w:rsidRPr="00462199">
        <w:t xml:space="preserve">The Producer shall not submit a Performance Test Procedure Notice before the Data Collection and Monitoring Procedures have been agreed between the Producer and the LCHA Counterparty pursuant to paragraph </w:t>
      </w:r>
      <w:r>
        <w:fldChar w:fldCharType="begin"/>
      </w:r>
      <w:r>
        <w:instrText xml:space="preserve"> REF _Ref144115925 \w \h </w:instrText>
      </w:r>
      <w:r>
        <w:fldChar w:fldCharType="separate"/>
      </w:r>
      <w:del w:id="6674" w:author="Faqir, Sofia (Energy Security)" w:date="2023-11-12T19:47:00Z">
        <w:r w:rsidR="00E473FC">
          <w:delText>2</w:delText>
        </w:r>
      </w:del>
      <w:r>
        <w:fldChar w:fldCharType="end"/>
      </w:r>
      <w:r w:rsidRPr="00462199">
        <w:t xml:space="preserve"> (</w:t>
      </w:r>
      <w:r w:rsidRPr="00462199">
        <w:rPr>
          <w:i/>
        </w:rPr>
        <w:t>Agreement of Data Collection and Monitoring Procedures</w:t>
      </w:r>
      <w:r w:rsidRPr="00462199">
        <w:t xml:space="preserve">) of </w:t>
      </w:r>
      <w:r>
        <w:fldChar w:fldCharType="begin"/>
      </w:r>
      <w:r>
        <w:instrText xml:space="preserve"> REF _Ref144118004 \w \h </w:instrText>
      </w:r>
      <w:r>
        <w:fldChar w:fldCharType="separate"/>
      </w:r>
      <w:del w:id="6675"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6673"/>
    </w:p>
    <w:p w14:paraId="6B81308F" w14:textId="77777777" w:rsidR="00D179D6" w:rsidRPr="00462199" w:rsidRDefault="00D179D6" w:rsidP="00516B52">
      <w:pPr>
        <w:pStyle w:val="SH2Ashurst"/>
      </w:pPr>
      <w:bookmarkStart w:id="6676" w:name="_Ref144115468"/>
      <w:commentRangeStart w:id="6677"/>
      <w:commentRangeStart w:id="6678"/>
      <w:r w:rsidRPr="00462199">
        <w:t xml:space="preserve">The Producer shall, at least six (6) Months prior to the date on which it proposes to conduct the OCP Performance Tests, give a notice to the LCHA Counterparty (a </w:t>
      </w:r>
      <w:r w:rsidRPr="00462199">
        <w:rPr>
          <w:b/>
        </w:rPr>
        <w:t>"Performance Test Procedure Notice"</w:t>
      </w:r>
      <w:r w:rsidRPr="00462199">
        <w:t>) with such notice to:</w:t>
      </w:r>
      <w:bookmarkEnd w:id="6676"/>
    </w:p>
    <w:p w14:paraId="5630D84E" w14:textId="77777777" w:rsidR="00D179D6" w:rsidRPr="00462199" w:rsidRDefault="00D179D6" w:rsidP="00516B52">
      <w:pPr>
        <w:pStyle w:val="SH3Ashurst"/>
      </w:pPr>
      <w:bookmarkStart w:id="6679" w:name="_Ref144115469"/>
      <w:r w:rsidRPr="00462199">
        <w:lastRenderedPageBreak/>
        <w:t>include the draft Performance Test Procedure it proposes to be adopted for the purposes of each Performance Test;</w:t>
      </w:r>
      <w:bookmarkEnd w:id="6679"/>
    </w:p>
    <w:p w14:paraId="2AE71A01" w14:textId="77777777" w:rsidR="00D179D6" w:rsidRPr="00462199" w:rsidRDefault="00D179D6" w:rsidP="00516B52">
      <w:pPr>
        <w:pStyle w:val="SH3Ashurst"/>
      </w:pPr>
      <w:bookmarkStart w:id="6680" w:name="_Ref144115470"/>
      <w:r w:rsidRPr="00462199">
        <w:t>include the Facility's pre-test uncertainty calculations for the instrumentation to be used for the performance test measurements (as set out in ASME PTC 19.1 or ISO/IEC Guide 98-3) in each Performance Test; and</w:t>
      </w:r>
      <w:bookmarkEnd w:id="6680"/>
    </w:p>
    <w:p w14:paraId="7EDD60E4" w14:textId="7130623E" w:rsidR="00D179D6" w:rsidRPr="00462199" w:rsidRDefault="00BC430E" w:rsidP="00516B52">
      <w:pPr>
        <w:pStyle w:val="SH3Ashurst"/>
      </w:pPr>
      <w:bookmarkStart w:id="6681" w:name="_Ref144115471"/>
      <w:r>
        <w:t xml:space="preserve">specify a window of twenty (20) Business Days within which it </w:t>
      </w:r>
      <w:r w:rsidR="00D179D6" w:rsidRPr="00462199">
        <w:t xml:space="preserve">proposes to commence the OCP Performance Tests (the </w:t>
      </w:r>
      <w:r w:rsidR="00D179D6" w:rsidRPr="00462199">
        <w:rPr>
          <w:b/>
        </w:rPr>
        <w:t>"OCP Proposed Test Date</w:t>
      </w:r>
      <w:r>
        <w:rPr>
          <w:b/>
        </w:rPr>
        <w:t xml:space="preserve"> Window</w:t>
      </w:r>
      <w:r w:rsidR="00D179D6" w:rsidRPr="00462199">
        <w:rPr>
          <w:b/>
        </w:rPr>
        <w:t>"</w:t>
      </w:r>
      <w:r w:rsidR="00D179D6" w:rsidRPr="00462199">
        <w:t>).</w:t>
      </w:r>
      <w:bookmarkEnd w:id="6681"/>
      <w:commentRangeEnd w:id="6677"/>
      <w:r w:rsidR="00D31362" w:rsidRPr="00462199">
        <w:rPr>
          <w:rStyle w:val="CommentReference"/>
          <w:rFonts w:ascii="Arial" w:hAnsi="Arial"/>
          <w:sz w:val="20"/>
          <w:szCs w:val="20"/>
        </w:rPr>
        <w:commentReference w:id="6677"/>
      </w:r>
      <w:commentRangeEnd w:id="6678"/>
      <w:r w:rsidR="00A16AED" w:rsidRPr="00462199">
        <w:rPr>
          <w:rStyle w:val="CommentReference"/>
          <w:rFonts w:ascii="Arial" w:hAnsi="Arial"/>
          <w:sz w:val="20"/>
          <w:szCs w:val="20"/>
        </w:rPr>
        <w:commentReference w:id="6678"/>
      </w:r>
    </w:p>
    <w:p w14:paraId="0DDB0471" w14:textId="1288B0BA" w:rsidR="00D179D6" w:rsidRPr="00462199" w:rsidRDefault="00D179D6" w:rsidP="00516B52">
      <w:pPr>
        <w:pStyle w:val="SH2Ashurst"/>
      </w:pPr>
      <w:bookmarkStart w:id="6683" w:name="_Ref144115472"/>
      <w:r w:rsidRPr="00462199">
        <w:t xml:space="preserve">The LCHA Counterparty shall, no later than thirty (30) Business Days after receipt of: (i) a Performance Test Procedure Notice; (ii) additional Supporting Information pursuant to paragraph </w:t>
      </w:r>
      <w:r>
        <w:fldChar w:fldCharType="begin"/>
      </w:r>
      <w:r>
        <w:instrText xml:space="preserve"> REF _Ref144115477 \w \h </w:instrText>
      </w:r>
      <w:r>
        <w:fldChar w:fldCharType="separate"/>
      </w:r>
      <w:del w:id="6684" w:author="Faqir, Sofia (Energy Security)" w:date="2023-11-12T19:47:00Z">
        <w:r w:rsidR="00E473FC">
          <w:delText>2.4(A)</w:delText>
        </w:r>
      </w:del>
      <w:r>
        <w:fldChar w:fldCharType="end"/>
      </w:r>
      <w:r w:rsidRPr="00462199">
        <w:t xml:space="preserve">; or (iii) an amended draft Performance Test Procedure pursuant to paragraph </w:t>
      </w:r>
      <w:r>
        <w:fldChar w:fldCharType="begin"/>
      </w:r>
      <w:r>
        <w:instrText xml:space="preserve"> REF _Ref144115478 \w \h </w:instrText>
      </w:r>
      <w:r>
        <w:fldChar w:fldCharType="separate"/>
      </w:r>
      <w:del w:id="6685" w:author="Faqir, Sofia (Energy Security)" w:date="2023-11-12T19:47:00Z">
        <w:r w:rsidR="00E473FC">
          <w:delText>2.4(B)</w:delText>
        </w:r>
      </w:del>
      <w:r>
        <w:fldChar w:fldCharType="end"/>
      </w:r>
      <w:r w:rsidRPr="00462199">
        <w:t xml:space="preserve"> (as applicable), give a notice to the Producer (a </w:t>
      </w:r>
      <w:r w:rsidRPr="00462199">
        <w:rPr>
          <w:b/>
        </w:rPr>
        <w:t>"PTP Response Notice"</w:t>
      </w:r>
      <w:r w:rsidRPr="00462199">
        <w:t>). A PTP Response Notice shall specify whether the LCHA Counterparty:</w:t>
      </w:r>
      <w:bookmarkEnd w:id="6683"/>
    </w:p>
    <w:p w14:paraId="26460F09" w14:textId="77777777" w:rsidR="00D179D6" w:rsidRPr="00462199" w:rsidRDefault="00D179D6" w:rsidP="00516B52">
      <w:pPr>
        <w:pStyle w:val="SH3Ashurst"/>
      </w:pPr>
      <w:bookmarkStart w:id="6686" w:name="_Ref144115473"/>
      <w:r w:rsidRPr="00462199">
        <w:t xml:space="preserve">approves the draft Performance Test Procedure without amendment, following which the draft Performance Test Procedure shall become the </w:t>
      </w:r>
      <w:r w:rsidRPr="00462199">
        <w:rPr>
          <w:b/>
        </w:rPr>
        <w:t>"Approved Performance Test Procedure"</w:t>
      </w:r>
      <w:r w:rsidRPr="00462199">
        <w:t>;</w:t>
      </w:r>
      <w:bookmarkEnd w:id="6686"/>
    </w:p>
    <w:p w14:paraId="68BB97A5" w14:textId="77777777" w:rsidR="00D179D6" w:rsidRPr="00462199" w:rsidRDefault="00D179D6" w:rsidP="00516B52">
      <w:pPr>
        <w:pStyle w:val="SH3Ashurst"/>
      </w:pPr>
      <w:bookmarkStart w:id="6687" w:name="_Ref144115474"/>
      <w:r w:rsidRPr="00462199">
        <w:t>requires the Producer to provide additional Supporting Information in relation to the draft Performance Test Procedure, in order for the LCHA Counterparty to assess whether or not to approve such procedure; or</w:t>
      </w:r>
      <w:bookmarkEnd w:id="6687"/>
    </w:p>
    <w:p w14:paraId="7FB58ACD" w14:textId="77777777" w:rsidR="00D179D6" w:rsidRPr="00462199" w:rsidRDefault="00D179D6" w:rsidP="00516B52">
      <w:pPr>
        <w:pStyle w:val="SH3Ashurst"/>
      </w:pPr>
      <w:bookmarkStart w:id="6688" w:name="_Ref144115475"/>
      <w:r w:rsidRPr="00462199">
        <w:t>requires amendments to the draft Performance Test Procedure, in which case the PTP Response Notice shall provide the Producer with sufficient detail in relation to such required amendments.</w:t>
      </w:r>
      <w:bookmarkEnd w:id="6688"/>
    </w:p>
    <w:p w14:paraId="729ACFF5" w14:textId="77777777" w:rsidR="00D179D6" w:rsidRPr="00462199" w:rsidRDefault="00D179D6" w:rsidP="00516B52">
      <w:pPr>
        <w:pStyle w:val="SH2Ashurst"/>
      </w:pPr>
      <w:bookmarkStart w:id="6689" w:name="_Ref144115476"/>
      <w:r w:rsidRPr="00462199">
        <w:t>The Producer shall, no later than twenty (20) Business Days after receipt of a PTP Response Notice, submit to the LCHA Counterparty:</w:t>
      </w:r>
      <w:bookmarkEnd w:id="6689"/>
    </w:p>
    <w:p w14:paraId="3828E304" w14:textId="20F09D33" w:rsidR="00D179D6" w:rsidRPr="00462199" w:rsidRDefault="00D179D6" w:rsidP="00516B52">
      <w:pPr>
        <w:pStyle w:val="SH3Ashurst"/>
      </w:pPr>
      <w:bookmarkStart w:id="6690" w:name="_Ref144115477"/>
      <w:r w:rsidRPr="00462199">
        <w:t xml:space="preserve">if the PTP Response Notice relates to paragraph </w:t>
      </w:r>
      <w:r>
        <w:fldChar w:fldCharType="begin"/>
      </w:r>
      <w:r>
        <w:instrText xml:space="preserve"> REF _Ref144115474 \w \h </w:instrText>
      </w:r>
      <w:r>
        <w:fldChar w:fldCharType="separate"/>
      </w:r>
      <w:del w:id="6691" w:author="Faqir, Sofia (Energy Security)" w:date="2023-11-12T19:47:00Z">
        <w:r w:rsidR="00E473FC">
          <w:delText>2.3(B)</w:delText>
        </w:r>
      </w:del>
      <w:r>
        <w:fldChar w:fldCharType="end"/>
      </w:r>
      <w:r w:rsidRPr="00462199">
        <w:t>, the relevant additional Supporting Information specified in the PTP Response Notice; or</w:t>
      </w:r>
      <w:bookmarkEnd w:id="6690"/>
    </w:p>
    <w:p w14:paraId="1399D16B" w14:textId="49CB67E5" w:rsidR="00D179D6" w:rsidRPr="00462199" w:rsidRDefault="00D179D6" w:rsidP="00516B52">
      <w:pPr>
        <w:pStyle w:val="SH3Ashurst"/>
      </w:pPr>
      <w:bookmarkStart w:id="6692" w:name="_Ref144115478"/>
      <w:r w:rsidRPr="00462199">
        <w:t xml:space="preserve">if the PTP Response Notice relates to paragraph </w:t>
      </w:r>
      <w:r>
        <w:fldChar w:fldCharType="begin"/>
      </w:r>
      <w:r>
        <w:instrText xml:space="preserve"> REF _Ref144115475 \w \h </w:instrText>
      </w:r>
      <w:r>
        <w:fldChar w:fldCharType="separate"/>
      </w:r>
      <w:del w:id="6693" w:author="Faqir, Sofia (Energy Security)" w:date="2023-11-12T19:47:00Z">
        <w:r w:rsidR="00E473FC">
          <w:delText>2.3(C)</w:delText>
        </w:r>
      </w:del>
      <w:r>
        <w:fldChar w:fldCharType="end"/>
      </w:r>
      <w:r w:rsidRPr="00462199">
        <w:t>, an amended draft Performance Test Procedure which includes the amendments specified in the PTP Response Notice,</w:t>
      </w:r>
      <w:bookmarkEnd w:id="6692"/>
    </w:p>
    <w:p w14:paraId="0F03BBDC" w14:textId="1B5DA924" w:rsidR="00D179D6" w:rsidRPr="00462199" w:rsidRDefault="00D179D6" w:rsidP="005B3BB9">
      <w:pPr>
        <w:pStyle w:val="B12Ashurst"/>
      </w:pPr>
      <w:r w:rsidRPr="00462199">
        <w:t xml:space="preserve">and in either case, paragraph </w:t>
      </w:r>
      <w:r>
        <w:fldChar w:fldCharType="begin"/>
      </w:r>
      <w:r>
        <w:instrText xml:space="preserve"> REF _Ref144115472 \w \h </w:instrText>
      </w:r>
      <w:r>
        <w:fldChar w:fldCharType="separate"/>
      </w:r>
      <w:del w:id="6694" w:author="Faqir, Sofia (Energy Security)" w:date="2023-11-12T19:47:00Z">
        <w:r w:rsidR="00E473FC">
          <w:delText>2.3</w:delText>
        </w:r>
      </w:del>
      <w:r>
        <w:fldChar w:fldCharType="end"/>
      </w:r>
      <w:r w:rsidRPr="00462199">
        <w:t xml:space="preserve"> shall then reapply.</w:t>
      </w:r>
    </w:p>
    <w:p w14:paraId="1D4A8D10" w14:textId="77777777" w:rsidR="00D179D6" w:rsidRPr="00462199" w:rsidRDefault="00D179D6" w:rsidP="00516B52">
      <w:pPr>
        <w:pStyle w:val="SH2Ashurst"/>
      </w:pPr>
      <w:bookmarkStart w:id="6695" w:name="_Ref144115479"/>
      <w:r w:rsidRPr="00462199">
        <w:t>The Producer shall conduct each Performance Test in accordance with the Approved Performance Test Procedure and Test Performance Standards.</w:t>
      </w:r>
      <w:bookmarkEnd w:id="6695"/>
    </w:p>
    <w:p w14:paraId="501263BF" w14:textId="77777777" w:rsidR="00D179D6" w:rsidRPr="00462199" w:rsidRDefault="00D179D6" w:rsidP="00516B52">
      <w:pPr>
        <w:pStyle w:val="SH2Ashurst"/>
      </w:pPr>
      <w:bookmarkStart w:id="6696" w:name="_Ref144115480"/>
      <w:r w:rsidRPr="00462199">
        <w:t>The Producer shall give the LCHA Counterparty a notice promptly upon the Producer becoming aware of any fact, matter or circumstance which will or is reasonably likely to significantly affect the accuracy of the Approved Performance Test Procedure.</w:t>
      </w:r>
      <w:bookmarkEnd w:id="6696"/>
    </w:p>
    <w:p w14:paraId="6C89746B" w14:textId="5A2EBB46" w:rsidR="00D179D6" w:rsidRPr="00462199" w:rsidRDefault="00D179D6" w:rsidP="00516B52">
      <w:pPr>
        <w:pStyle w:val="SH2Ashurst"/>
      </w:pPr>
      <w:bookmarkStart w:id="6697" w:name="_Ref144115481"/>
      <w:r w:rsidRPr="00462199">
        <w:t xml:space="preserve">Nothing in paragraphs </w:t>
      </w:r>
      <w:r>
        <w:fldChar w:fldCharType="begin"/>
      </w:r>
      <w:r>
        <w:instrText xml:space="preserve"> REF _Ref144115468 \w \h </w:instrText>
      </w:r>
      <w:r>
        <w:fldChar w:fldCharType="separate"/>
      </w:r>
      <w:del w:id="6698" w:author="Faqir, Sofia (Energy Security)" w:date="2023-11-12T19:47:00Z">
        <w:r w:rsidR="00E473FC">
          <w:delText>2.2</w:delText>
        </w:r>
      </w:del>
      <w:r>
        <w:fldChar w:fldCharType="end"/>
      </w:r>
      <w:r w:rsidRPr="00462199">
        <w:t xml:space="preserve"> to </w:t>
      </w:r>
      <w:r>
        <w:fldChar w:fldCharType="begin"/>
      </w:r>
      <w:r>
        <w:instrText xml:space="preserve"> REF _Ref144115476 \w \h </w:instrText>
      </w:r>
      <w:r>
        <w:fldChar w:fldCharType="separate"/>
      </w:r>
      <w:del w:id="6699" w:author="Faqir, Sofia (Energy Security)" w:date="2023-11-12T19:47:00Z">
        <w:r w:rsidR="00E473FC">
          <w:delText>2.4</w:delText>
        </w:r>
      </w:del>
      <w:r>
        <w:fldChar w:fldCharType="end"/>
      </w:r>
      <w:r w:rsidRPr="00462199">
        <w:t xml:space="preserve"> shall require the LCHA Counterparty to specify in any PTP Response Notice that the LCHA Counterparty accepts any draft Performance Test Procedure, unless and until the LCHA Counterparty is satisfied of the same.</w:t>
      </w:r>
      <w:bookmarkEnd w:id="6697"/>
    </w:p>
    <w:p w14:paraId="70442B7F" w14:textId="77777777" w:rsidR="00D179D6" w:rsidRPr="00462199" w:rsidRDefault="00D179D6" w:rsidP="00516B52">
      <w:pPr>
        <w:pStyle w:val="SH2Ashurst"/>
      </w:pPr>
      <w:bookmarkStart w:id="6700" w:name="_Ref144115482"/>
      <w:r w:rsidRPr="00462199">
        <w:t>Any Performance Test Procedure Notice shall be irrevocable.</w:t>
      </w:r>
      <w:bookmarkEnd w:id="6700"/>
    </w:p>
    <w:p w14:paraId="0245A672" w14:textId="4DD34D76" w:rsidR="00D179D6" w:rsidRPr="00462199" w:rsidRDefault="00D179D6" w:rsidP="00516B52">
      <w:pPr>
        <w:pStyle w:val="SH2Ashurst"/>
      </w:pPr>
      <w:bookmarkStart w:id="6701" w:name="_Ref144115483"/>
      <w:r w:rsidRPr="00462199">
        <w:t xml:space="preserve">The Producer may give a Performance Test Procedure Notice pursuant to paragraph </w:t>
      </w:r>
      <w:r>
        <w:fldChar w:fldCharType="begin"/>
      </w:r>
      <w:r>
        <w:instrText xml:space="preserve"> REF _Ref144115468 \w \h </w:instrText>
      </w:r>
      <w:r>
        <w:fldChar w:fldCharType="separate"/>
      </w:r>
      <w:del w:id="6702" w:author="Faqir, Sofia (Energy Security)" w:date="2023-11-12T19:47:00Z">
        <w:r w:rsidR="00E473FC">
          <w:delText>2.2</w:delText>
        </w:r>
      </w:del>
      <w:r>
        <w:fldChar w:fldCharType="end"/>
      </w:r>
      <w:r w:rsidRPr="00462199">
        <w:t xml:space="preserve"> on only one (1) occasion.</w:t>
      </w:r>
      <w:bookmarkEnd w:id="6701"/>
    </w:p>
    <w:p w14:paraId="450F07E7" w14:textId="7889E419" w:rsidR="00D179D6" w:rsidRPr="00462199" w:rsidRDefault="00D179D6" w:rsidP="00516B52">
      <w:pPr>
        <w:pStyle w:val="SH2Ashurst"/>
      </w:pPr>
      <w:bookmarkStart w:id="6703" w:name="_Ref144115484"/>
      <w:r w:rsidRPr="00462199">
        <w:lastRenderedPageBreak/>
        <w:t xml:space="preserve">If the Producer intends to conduct the Longstop Date Performance Tests (except where conducted </w:t>
      </w:r>
      <w:commentRangeStart w:id="6704"/>
      <w:commentRangeStart w:id="6705"/>
      <w:r w:rsidRPr="00462199">
        <w:t xml:space="preserve">simultaneously </w:t>
      </w:r>
      <w:commentRangeEnd w:id="6704"/>
      <w:r w:rsidR="00965DFE" w:rsidRPr="00462199">
        <w:rPr>
          <w:rStyle w:val="CommentReference"/>
          <w:rFonts w:ascii="Arial" w:hAnsi="Arial"/>
          <w:sz w:val="20"/>
          <w:szCs w:val="20"/>
        </w:rPr>
        <w:commentReference w:id="6704"/>
      </w:r>
      <w:commentRangeEnd w:id="6705"/>
      <w:r w:rsidR="00A16AED" w:rsidRPr="00462199">
        <w:rPr>
          <w:rStyle w:val="CommentReference"/>
          <w:rFonts w:ascii="Arial" w:hAnsi="Arial"/>
          <w:sz w:val="20"/>
          <w:szCs w:val="20"/>
        </w:rPr>
        <w:commentReference w:id="6705"/>
      </w:r>
      <w:r w:rsidRPr="00462199">
        <w:t xml:space="preserve">with the OCP Performance Tests), the Producer shall, at least three (3) Months prior to the date on which it proposes to conduct such tests, give a notice to the LCHA Counterparty (a </w:t>
      </w:r>
      <w:r w:rsidRPr="00462199">
        <w:rPr>
          <w:b/>
        </w:rPr>
        <w:t>"Longstop Performance Test Notice"</w:t>
      </w:r>
      <w:r w:rsidRPr="00462199">
        <w:t>) with such notice to:</w:t>
      </w:r>
      <w:bookmarkEnd w:id="6703"/>
    </w:p>
    <w:p w14:paraId="6CAF145D" w14:textId="77777777" w:rsidR="00D179D6" w:rsidRPr="00462199" w:rsidRDefault="00D179D6" w:rsidP="00516B52">
      <w:pPr>
        <w:pStyle w:val="SH3Ashurst"/>
      </w:pPr>
      <w:bookmarkStart w:id="6706" w:name="_Ref144115485"/>
      <w:r w:rsidRPr="00462199">
        <w:t>include the Approved Performance Test Procedure; and</w:t>
      </w:r>
      <w:bookmarkEnd w:id="6706"/>
    </w:p>
    <w:p w14:paraId="13AD36C3" w14:textId="47F0049E" w:rsidR="00D179D6" w:rsidRPr="00462199" w:rsidRDefault="00BC430E" w:rsidP="00516B52">
      <w:pPr>
        <w:pStyle w:val="SH3Ashurst"/>
      </w:pPr>
      <w:bookmarkStart w:id="6707" w:name="_Ref144115486"/>
      <w:r>
        <w:t>specify a window of twenty (20) Business Days within which</w:t>
      </w:r>
      <w:r w:rsidR="00D179D6" w:rsidRPr="00462199">
        <w:t xml:space="preserve"> it proposes to conduct the Longstop Performance Tests (the </w:t>
      </w:r>
      <w:r w:rsidR="00D179D6" w:rsidRPr="00462199">
        <w:rPr>
          <w:b/>
        </w:rPr>
        <w:t>"Longstop Proposed Test Date</w:t>
      </w:r>
      <w:r>
        <w:rPr>
          <w:b/>
        </w:rPr>
        <w:t xml:space="preserve"> Window</w:t>
      </w:r>
      <w:r w:rsidR="00D179D6" w:rsidRPr="00462199">
        <w:rPr>
          <w:b/>
        </w:rPr>
        <w:t>"</w:t>
      </w:r>
      <w:r w:rsidR="00D179D6" w:rsidRPr="00462199">
        <w:t>).</w:t>
      </w:r>
      <w:bookmarkEnd w:id="6707"/>
    </w:p>
    <w:p w14:paraId="771A9DCB" w14:textId="77777777" w:rsidR="00D179D6" w:rsidRPr="00462199" w:rsidRDefault="00D179D6" w:rsidP="0033706E">
      <w:pPr>
        <w:pStyle w:val="SH1Ashurst"/>
      </w:pPr>
      <w:bookmarkStart w:id="6708" w:name="_Ref144115487"/>
      <w:r w:rsidRPr="00462199">
        <w:t>PERFORMANCE TEST</w:t>
      </w:r>
      <w:bookmarkEnd w:id="6708"/>
    </w:p>
    <w:p w14:paraId="53247579" w14:textId="77777777" w:rsidR="00D179D6" w:rsidRPr="00462199" w:rsidRDefault="00D179D6" w:rsidP="005B3BB9">
      <w:pPr>
        <w:pStyle w:val="NormalBoldAshurst"/>
      </w:pPr>
      <w:r w:rsidRPr="00462199">
        <w:rPr>
          <w:i/>
        </w:rPr>
        <w:t>Notification of Performance Test Date</w:t>
      </w:r>
    </w:p>
    <w:p w14:paraId="38BB7F32" w14:textId="77777777" w:rsidR="00D179D6" w:rsidRPr="00462199" w:rsidRDefault="00D179D6" w:rsidP="00516B52">
      <w:pPr>
        <w:pStyle w:val="SH2Ashurst"/>
      </w:pPr>
      <w:bookmarkStart w:id="6709" w:name="_Ref144115488"/>
      <w:r w:rsidRPr="00462199">
        <w:t xml:space="preserve">The Producer shall, no later than one (1) Month prior to the start of the relevant Proposed Test Date Window, give a notice (the </w:t>
      </w:r>
      <w:r w:rsidRPr="00462199">
        <w:rPr>
          <w:b/>
        </w:rPr>
        <w:t>"Performance Test Date Notice"</w:t>
      </w:r>
      <w:r w:rsidRPr="00462199">
        <w:t xml:space="preserve">) to the LCHA Counterparty confirming the anticipated date of the relevant Performance Test which must be within the Proposed Test Date Window (an </w:t>
      </w:r>
      <w:r w:rsidRPr="00462199">
        <w:rPr>
          <w:b/>
        </w:rPr>
        <w:t>"Initial Notified Performance Test Date"</w:t>
      </w:r>
      <w:r w:rsidRPr="00462199">
        <w:t>).</w:t>
      </w:r>
      <w:bookmarkEnd w:id="6709"/>
    </w:p>
    <w:p w14:paraId="0C0B6BA5" w14:textId="77777777" w:rsidR="00D179D6" w:rsidRPr="00462199" w:rsidRDefault="00D179D6" w:rsidP="00516B52">
      <w:pPr>
        <w:pStyle w:val="SH2Ashurst"/>
      </w:pPr>
      <w:bookmarkStart w:id="6710" w:name="_Ref144115489"/>
      <w:r w:rsidRPr="00462199">
        <w:t xml:space="preserve">If the Producer proposes to change the date that it anticipates it will conduct the relevant Performance Test from the Initial Notified Performance Test Date, the Producer shall give a notice to the LCHA Counterparty (a </w:t>
      </w:r>
      <w:r w:rsidRPr="00462199">
        <w:rPr>
          <w:b/>
        </w:rPr>
        <w:t>"Performance Test Date Adjustment Notice"</w:t>
      </w:r>
      <w:r w:rsidRPr="00462199">
        <w:t>). The Producer shall give such Performance Test Date Adjustment Notice to the LCHA Counterparty at least three (3) Business Days prior to the proposed date of the relevant Performance Test and the Performance Test Date Adjustment Notice shall:</w:t>
      </w:r>
      <w:bookmarkEnd w:id="6710"/>
    </w:p>
    <w:p w14:paraId="2D2D618C" w14:textId="77777777" w:rsidR="00D179D6" w:rsidRPr="00462199" w:rsidRDefault="00D179D6" w:rsidP="00516B52">
      <w:pPr>
        <w:pStyle w:val="SH3Ashurst"/>
      </w:pPr>
      <w:bookmarkStart w:id="6711" w:name="_Ref144115490"/>
      <w:r w:rsidRPr="00462199">
        <w:t xml:space="preserve">specify the new date within the Proposed Test Date Window on which the Producer proposes to conduct the relevant Performance Test (the </w:t>
      </w:r>
      <w:r w:rsidRPr="00462199">
        <w:rPr>
          <w:b/>
        </w:rPr>
        <w:t>"Revised Notified Performance Test Date"</w:t>
      </w:r>
      <w:r w:rsidRPr="00462199">
        <w:t>); and</w:t>
      </w:r>
      <w:bookmarkEnd w:id="6711"/>
    </w:p>
    <w:p w14:paraId="41041213" w14:textId="77777777" w:rsidR="00D179D6" w:rsidRPr="00462199" w:rsidRDefault="00D179D6" w:rsidP="00516B52">
      <w:pPr>
        <w:pStyle w:val="SH3Ashurst"/>
      </w:pPr>
      <w:bookmarkStart w:id="6712" w:name="_Ref144115491"/>
      <w:r w:rsidRPr="00462199">
        <w:t>include Supporting Information evidencing the reasons for the change from the Initial Notified Performance Test Date to the Revised Notified Performance Test Date.</w:t>
      </w:r>
      <w:bookmarkEnd w:id="6712"/>
    </w:p>
    <w:p w14:paraId="5436310D" w14:textId="77777777" w:rsidR="00D179D6" w:rsidRPr="00462199" w:rsidRDefault="00D179D6" w:rsidP="00516B52">
      <w:pPr>
        <w:pStyle w:val="SH2Ashurst"/>
      </w:pPr>
      <w:bookmarkStart w:id="6713" w:name="_Ref144115492"/>
      <w:r w:rsidRPr="00462199">
        <w:t>The Producer shall conduct the relevant Performance Test on the Notified Performance Test Date.</w:t>
      </w:r>
      <w:bookmarkEnd w:id="6713"/>
    </w:p>
    <w:p w14:paraId="3E04AADF" w14:textId="77777777" w:rsidR="00D179D6" w:rsidRPr="00462199" w:rsidRDefault="00D179D6" w:rsidP="005B3BB9">
      <w:pPr>
        <w:pStyle w:val="NormalBoldAshurst"/>
      </w:pPr>
      <w:r w:rsidRPr="00462199">
        <w:rPr>
          <w:i/>
        </w:rPr>
        <w:t>Purpose of Performance Test</w:t>
      </w:r>
    </w:p>
    <w:p w14:paraId="541BFD1C" w14:textId="77777777" w:rsidR="00D179D6" w:rsidRPr="00462199" w:rsidRDefault="00D179D6" w:rsidP="00516B52">
      <w:pPr>
        <w:pStyle w:val="SH2Ashurst"/>
      </w:pPr>
      <w:bookmarkStart w:id="6714" w:name="_Ref144115493"/>
      <w:r w:rsidRPr="00462199">
        <w:t>The purpose of the Performance Test is to evidence that the Facility meets the Minimum OCP Commissioning Requirements and/or the Minimum Longstop Date Commissioning Requirements. To demonstrate this, the Producer must determine (simultaneously during the Test Run Period):</w:t>
      </w:r>
      <w:bookmarkEnd w:id="6714"/>
    </w:p>
    <w:p w14:paraId="50C9FBAE" w14:textId="5D009382" w:rsidR="00D179D6" w:rsidRPr="00462199" w:rsidRDefault="00D179D6" w:rsidP="00516B52">
      <w:pPr>
        <w:pStyle w:val="SH3Ashurst"/>
      </w:pPr>
      <w:bookmarkStart w:id="6715" w:name="_Ref144115494"/>
      <w:r w:rsidRPr="00462199">
        <w:t>the Installed Capacity (</w:t>
      </w:r>
      <w:r w:rsidRPr="00462199">
        <w:rPr>
          <w:i/>
        </w:rPr>
        <w:t>expressed in MW (</w:t>
      </w:r>
      <w:commentRangeStart w:id="6716"/>
      <w:r w:rsidRPr="00462199">
        <w:rPr>
          <w:i/>
        </w:rPr>
        <w:t>HHV</w:t>
      </w:r>
      <w:commentRangeEnd w:id="6716"/>
      <w:r w:rsidR="00FC47AD" w:rsidRPr="00462199">
        <w:rPr>
          <w:rStyle w:val="CommentReference"/>
          <w:rFonts w:ascii="Arial" w:hAnsi="Arial"/>
          <w:i/>
          <w:sz w:val="20"/>
          <w:szCs w:val="20"/>
        </w:rPr>
        <w:commentReference w:id="6716"/>
      </w:r>
      <w:r w:rsidRPr="00462199">
        <w:rPr>
          <w:i/>
        </w:rPr>
        <w:t>)</w:t>
      </w:r>
      <w:r w:rsidRPr="00462199">
        <w:t>);</w:t>
      </w:r>
      <w:bookmarkEnd w:id="6715"/>
    </w:p>
    <w:p w14:paraId="6FC91A40" w14:textId="2A94222E" w:rsidR="00D179D6" w:rsidRPr="00462199" w:rsidRDefault="00D179D6" w:rsidP="00516B52">
      <w:pPr>
        <w:pStyle w:val="SH3Ashurst"/>
      </w:pPr>
      <w:bookmarkStart w:id="6718" w:name="_Ref144115495"/>
      <w:r w:rsidRPr="00462199">
        <w:t xml:space="preserve">the </w:t>
      </w:r>
      <w:commentRangeStart w:id="6719"/>
      <w:commentRangeStart w:id="6720"/>
      <w:ins w:id="6721" w:author="Deutsch, Richard (Energy Security)" w:date="2023-11-10T16:04:00Z">
        <w:r w:rsidR="000660CD">
          <w:t xml:space="preserve">Measured </w:t>
        </w:r>
      </w:ins>
      <w:r w:rsidRPr="00462199">
        <w:t>Hydrogen</w:t>
      </w:r>
      <w:ins w:id="6722" w:author="Deutsch, Richard (Energy Security)" w:date="2023-11-10T16:04:00Z">
        <w:r w:rsidRPr="00462199">
          <w:t xml:space="preserve"> </w:t>
        </w:r>
        <w:r w:rsidR="000660CD">
          <w:t>Output</w:t>
        </w:r>
      </w:ins>
      <w:r w:rsidRPr="00462199">
        <w:t xml:space="preserve"> </w:t>
      </w:r>
      <w:commentRangeEnd w:id="6719"/>
      <w:r w:rsidR="00903289" w:rsidRPr="00462199">
        <w:rPr>
          <w:rStyle w:val="CommentReference"/>
          <w:rFonts w:ascii="Arial" w:hAnsi="Arial"/>
          <w:sz w:val="20"/>
          <w:szCs w:val="20"/>
        </w:rPr>
        <w:commentReference w:id="6719"/>
      </w:r>
      <w:commentRangeEnd w:id="6720"/>
      <w:r w:rsidR="00EC20F0" w:rsidRPr="00462199">
        <w:rPr>
          <w:rStyle w:val="CommentReference"/>
          <w:rFonts w:ascii="Arial" w:hAnsi="Arial"/>
          <w:sz w:val="20"/>
          <w:szCs w:val="20"/>
        </w:rPr>
        <w:commentReference w:id="6720"/>
      </w:r>
      <w:r w:rsidRPr="00462199">
        <w:t>produced by the Hydrogen Production Plant (</w:t>
      </w:r>
      <w:r w:rsidRPr="00462199">
        <w:rPr>
          <w:i/>
        </w:rPr>
        <w:t>expressed in MWh (HHV)</w:t>
      </w:r>
      <w:r w:rsidRPr="00462199">
        <w:t>); and</w:t>
      </w:r>
      <w:bookmarkEnd w:id="6718"/>
    </w:p>
    <w:p w14:paraId="1100F380" w14:textId="078AA1A3" w:rsidR="00D179D6" w:rsidRPr="00462199" w:rsidRDefault="00D179D6" w:rsidP="00516B52">
      <w:pPr>
        <w:pStyle w:val="SH3Ashurst"/>
      </w:pPr>
      <w:bookmarkStart w:id="6723" w:name="_Ref144115496"/>
      <w:commentRangeStart w:id="6724"/>
      <w:commentRangeStart w:id="6725"/>
      <w:r w:rsidRPr="00462199">
        <w:t xml:space="preserve">all DCMP Data </w:t>
      </w:r>
      <w:commentRangeEnd w:id="6724"/>
      <w:r w:rsidR="008833F5" w:rsidRPr="00462199">
        <w:rPr>
          <w:rStyle w:val="CommentReference"/>
          <w:rFonts w:ascii="Arial" w:hAnsi="Arial"/>
          <w:sz w:val="20"/>
          <w:szCs w:val="20"/>
        </w:rPr>
        <w:commentReference w:id="6724"/>
      </w:r>
      <w:commentRangeEnd w:id="6725"/>
      <w:r w:rsidR="00C24CB4" w:rsidRPr="00462199">
        <w:rPr>
          <w:rStyle w:val="CommentReference"/>
          <w:rFonts w:ascii="Arial" w:hAnsi="Arial"/>
          <w:sz w:val="20"/>
          <w:szCs w:val="20"/>
        </w:rPr>
        <w:commentReference w:id="6725"/>
      </w:r>
      <w:r w:rsidRPr="00462199">
        <w:t>(including Measurement Data) required to demonstrate that the Hydrogen produced by the Hydrogen Production Plant is LCHS Compliant for at least four (4) consecutive hours,</w:t>
      </w:r>
      <w:bookmarkEnd w:id="6723"/>
    </w:p>
    <w:p w14:paraId="6C8A3EDA" w14:textId="77777777" w:rsidR="00D179D6" w:rsidRPr="00462199" w:rsidRDefault="00D179D6" w:rsidP="005B3BB9">
      <w:pPr>
        <w:pStyle w:val="B12Ashurst"/>
      </w:pPr>
      <w:r w:rsidRPr="00462199">
        <w:t xml:space="preserve">(the </w:t>
      </w:r>
      <w:r w:rsidRPr="00462199">
        <w:rPr>
          <w:b/>
        </w:rPr>
        <w:t>"Performance Test Outputs"</w:t>
      </w:r>
      <w:r w:rsidRPr="00462199">
        <w:t>).</w:t>
      </w:r>
    </w:p>
    <w:p w14:paraId="0E9A2ABB" w14:textId="77777777" w:rsidR="00D179D6" w:rsidRPr="00462199" w:rsidRDefault="00D179D6" w:rsidP="00516B52">
      <w:pPr>
        <w:pStyle w:val="SH2Ashurst"/>
      </w:pPr>
      <w:bookmarkStart w:id="6726" w:name="_Ref144115497"/>
      <w:r w:rsidRPr="00462199">
        <w:t>The Performance Test Outputs shall not be adjusted for:</w:t>
      </w:r>
      <w:bookmarkEnd w:id="6726"/>
    </w:p>
    <w:p w14:paraId="4B661363" w14:textId="77777777" w:rsidR="00D179D6" w:rsidRPr="00462199" w:rsidRDefault="00D179D6" w:rsidP="005B4E21">
      <w:pPr>
        <w:pStyle w:val="SH3Ashurst"/>
      </w:pPr>
      <w:bookmarkStart w:id="6727" w:name="_Ref144115498"/>
      <w:r w:rsidRPr="00462199">
        <w:lastRenderedPageBreak/>
        <w:t>degradation; or</w:t>
      </w:r>
      <w:bookmarkEnd w:id="6727"/>
    </w:p>
    <w:p w14:paraId="2602936F" w14:textId="77777777" w:rsidR="00D179D6" w:rsidRPr="00462199" w:rsidRDefault="00D179D6" w:rsidP="005B4E21">
      <w:pPr>
        <w:pStyle w:val="SH3Ashurst"/>
      </w:pPr>
      <w:bookmarkStart w:id="6728" w:name="_Ref144115499"/>
      <w:r w:rsidRPr="00462199">
        <w:t>any tolerances to account for instrument uncertainty.</w:t>
      </w:r>
      <w:bookmarkEnd w:id="6728"/>
    </w:p>
    <w:p w14:paraId="4BDED454" w14:textId="77777777" w:rsidR="00D179D6" w:rsidRPr="00462199" w:rsidRDefault="00D179D6" w:rsidP="005B3BB9">
      <w:pPr>
        <w:pStyle w:val="NormalBoldAshurst"/>
      </w:pPr>
      <w:r w:rsidRPr="00462199">
        <w:rPr>
          <w:i/>
        </w:rPr>
        <w:t>Performance Test Run Period</w:t>
      </w:r>
    </w:p>
    <w:p w14:paraId="3E846D89" w14:textId="77777777" w:rsidR="00D179D6" w:rsidRPr="00462199" w:rsidRDefault="00D179D6" w:rsidP="005B4E21">
      <w:pPr>
        <w:pStyle w:val="SH2Ashurst"/>
      </w:pPr>
      <w:bookmarkStart w:id="6729" w:name="_Ref144115500"/>
      <w:r w:rsidRPr="00462199">
        <w:t xml:space="preserve">Each Performance Test shall comprise one (1) </w:t>
      </w:r>
      <w:r w:rsidRPr="00462199">
        <w:rPr>
          <w:b/>
        </w:rPr>
        <w:t>"Test Run Period"</w:t>
      </w:r>
      <w:r w:rsidRPr="00462199">
        <w:t xml:space="preserve"> which shall be:</w:t>
      </w:r>
      <w:bookmarkEnd w:id="6729"/>
    </w:p>
    <w:p w14:paraId="796B047F" w14:textId="77777777" w:rsidR="00D179D6" w:rsidRPr="00462199" w:rsidRDefault="00D179D6" w:rsidP="005B4E21">
      <w:pPr>
        <w:pStyle w:val="SH3Ashurst"/>
      </w:pPr>
      <w:bookmarkStart w:id="6730" w:name="_Ref144115501"/>
      <w:r w:rsidRPr="00462199">
        <w:t>a twenty-four (24) hour continuous period for CCUS-Enabled Facilities; and</w:t>
      </w:r>
      <w:bookmarkEnd w:id="6730"/>
    </w:p>
    <w:p w14:paraId="19987346" w14:textId="77777777" w:rsidR="00D179D6" w:rsidRPr="00462199" w:rsidRDefault="00D179D6" w:rsidP="005B4E21">
      <w:pPr>
        <w:pStyle w:val="SH3Ashurst"/>
      </w:pPr>
      <w:bookmarkStart w:id="6731" w:name="_Ref144115502"/>
      <w:r w:rsidRPr="00462199">
        <w:t>an eight (8) hour continuous period for Electrolytic Facilities,</w:t>
      </w:r>
      <w:bookmarkEnd w:id="6731"/>
    </w:p>
    <w:p w14:paraId="088B1714" w14:textId="77777777" w:rsidR="00D179D6" w:rsidRPr="00462199" w:rsidRDefault="00D179D6" w:rsidP="005B3BB9">
      <w:pPr>
        <w:pStyle w:val="B12Ashurst"/>
      </w:pPr>
      <w:r w:rsidRPr="00462199">
        <w:t>or such longer period as is required by the Test Performance Standards.</w:t>
      </w:r>
    </w:p>
    <w:p w14:paraId="5B011B27" w14:textId="77777777" w:rsidR="00D179D6" w:rsidRPr="00462199" w:rsidRDefault="00D179D6" w:rsidP="005B3BB9">
      <w:pPr>
        <w:pStyle w:val="NormalBoldAshurst"/>
      </w:pPr>
      <w:r w:rsidRPr="00462199">
        <w:rPr>
          <w:i/>
        </w:rPr>
        <w:t>Performance Test Standards</w:t>
      </w:r>
    </w:p>
    <w:p w14:paraId="547B8C8C" w14:textId="7A27C8F3" w:rsidR="00D179D6" w:rsidRPr="00462199" w:rsidRDefault="00D179D6" w:rsidP="005B4E21">
      <w:pPr>
        <w:pStyle w:val="SH2Ashurst"/>
      </w:pPr>
      <w:bookmarkStart w:id="6732" w:name="_Ref144115503"/>
      <w:r w:rsidRPr="00462199">
        <w:t xml:space="preserve">The Producer shall ensure that the methodology and instrumentation for determining the Hydrogen produced by the Hydrogen Production Plant, the Measurement Data and any other metered inputs and outputs are compliant with the relevant </w:t>
      </w:r>
      <w:commentRangeStart w:id="6733"/>
      <w:r w:rsidRPr="00462199">
        <w:t>Technical Specification</w:t>
      </w:r>
      <w:commentRangeEnd w:id="6733"/>
      <w:r w:rsidR="00D81703" w:rsidRPr="00462199">
        <w:rPr>
          <w:rStyle w:val="CommentReference"/>
          <w:rFonts w:ascii="Arial" w:hAnsi="Arial"/>
          <w:sz w:val="20"/>
          <w:szCs w:val="20"/>
        </w:rPr>
        <w:commentReference w:id="6733"/>
      </w:r>
      <w:r w:rsidRPr="00462199">
        <w:t>(s).</w:t>
      </w:r>
      <w:bookmarkEnd w:id="6732"/>
    </w:p>
    <w:p w14:paraId="22CBA77C" w14:textId="77777777" w:rsidR="00D179D6" w:rsidRPr="00462199" w:rsidRDefault="00D179D6" w:rsidP="005B4E21">
      <w:pPr>
        <w:pStyle w:val="SH2Ashurst"/>
      </w:pPr>
      <w:bookmarkStart w:id="6734" w:name="_Ref144115504"/>
      <w:r w:rsidRPr="00462199">
        <w:t>In the event of conflict between the Test Performance Standards and the Technical Specification(s), the Technical Specification(s) shall take precedence.</w:t>
      </w:r>
      <w:bookmarkEnd w:id="6734"/>
    </w:p>
    <w:p w14:paraId="79E5049A" w14:textId="77777777" w:rsidR="00D179D6" w:rsidRPr="00462199" w:rsidRDefault="00D179D6" w:rsidP="005B3BB9">
      <w:pPr>
        <w:pStyle w:val="NormalBoldAshurst"/>
      </w:pPr>
      <w:r w:rsidRPr="00462199">
        <w:rPr>
          <w:i/>
        </w:rPr>
        <w:t>Facility Mode of Operation</w:t>
      </w:r>
    </w:p>
    <w:p w14:paraId="61EE8FDD" w14:textId="5BA22887" w:rsidR="00D179D6" w:rsidRPr="00462199" w:rsidRDefault="00D179D6" w:rsidP="005B4E21">
      <w:pPr>
        <w:pStyle w:val="SH2Ashurst"/>
      </w:pPr>
      <w:bookmarkStart w:id="6735" w:name="_Ref144115505"/>
      <w:r w:rsidRPr="00462199">
        <w:t xml:space="preserve">A Performance Test shall not commence until the Facility has satisfied the required operating </w:t>
      </w:r>
      <w:r w:rsidR="007248B2" w:rsidRPr="007248B2">
        <w:t>condition</w:t>
      </w:r>
      <w:r w:rsidRPr="00462199">
        <w:t xml:space="preserve">s for steady state operation in accordance with the Test Performance Standards or, where such Test Performance Standards are not applicable to the Facility, the relevant operating </w:t>
      </w:r>
      <w:r w:rsidR="007248B2" w:rsidRPr="007248B2">
        <w:t>condition</w:t>
      </w:r>
      <w:r w:rsidRPr="00462199">
        <w:t>s agreed in the Performance Test Procedure.</w:t>
      </w:r>
      <w:bookmarkEnd w:id="6735"/>
    </w:p>
    <w:p w14:paraId="1811FE4F" w14:textId="7FCDC5E6" w:rsidR="00D179D6" w:rsidRPr="00462199" w:rsidRDefault="00D179D6" w:rsidP="005B4E21">
      <w:pPr>
        <w:pStyle w:val="SH2Ashurst"/>
      </w:pPr>
      <w:bookmarkStart w:id="6736" w:name="_Ref144115506"/>
      <w:r w:rsidRPr="00462199">
        <w:t xml:space="preserve">Subject to paragraphs </w:t>
      </w:r>
      <w:r>
        <w:fldChar w:fldCharType="begin"/>
      </w:r>
      <w:r>
        <w:instrText xml:space="preserve"> REF _Ref144115511 \w \h </w:instrText>
      </w:r>
      <w:r>
        <w:fldChar w:fldCharType="separate"/>
      </w:r>
      <w:del w:id="6737" w:author="Faqir, Sofia (Energy Security)" w:date="2023-11-12T19:47:00Z">
        <w:r w:rsidR="00E473FC">
          <w:delText>3.11</w:delText>
        </w:r>
      </w:del>
      <w:r>
        <w:fldChar w:fldCharType="end"/>
      </w:r>
      <w:r w:rsidRPr="00462199">
        <w:t xml:space="preserve"> and </w:t>
      </w:r>
      <w:r>
        <w:fldChar w:fldCharType="begin"/>
      </w:r>
      <w:r>
        <w:instrText xml:space="preserve"> REF _Ref144115518 \w \h </w:instrText>
      </w:r>
      <w:r>
        <w:fldChar w:fldCharType="separate"/>
      </w:r>
      <w:del w:id="6738" w:author="Faqir, Sofia (Energy Security)" w:date="2023-11-12T19:47:00Z">
        <w:r w:rsidR="00E473FC">
          <w:delText>3.13</w:delText>
        </w:r>
      </w:del>
      <w:r>
        <w:fldChar w:fldCharType="end"/>
      </w:r>
      <w:r w:rsidRPr="00462199">
        <w:t>, during a Performance Test the Producer shall ensure that:</w:t>
      </w:r>
      <w:bookmarkEnd w:id="6736"/>
    </w:p>
    <w:p w14:paraId="0555DB31" w14:textId="77777777" w:rsidR="00D179D6" w:rsidRPr="00462199" w:rsidRDefault="00D179D6" w:rsidP="005B4E21">
      <w:pPr>
        <w:pStyle w:val="SH3Ashurst"/>
      </w:pPr>
      <w:bookmarkStart w:id="6739" w:name="_Ref144115507"/>
      <w:r w:rsidRPr="00462199">
        <w:t>the Facility is operated in a normal mode which is representative of long-term operating configuration with all equipment operating as designed and within specification and with alarm limits consistent with the Reasonable and Prudent Standard;</w:t>
      </w:r>
      <w:bookmarkEnd w:id="6739"/>
    </w:p>
    <w:p w14:paraId="49C6AD02" w14:textId="77777777" w:rsidR="00D179D6" w:rsidRPr="00462199" w:rsidRDefault="00D179D6" w:rsidP="005B4E21">
      <w:pPr>
        <w:pStyle w:val="SH3Ashurst"/>
      </w:pPr>
      <w:bookmarkStart w:id="6740" w:name="_Ref144115508"/>
      <w:r w:rsidRPr="00462199">
        <w:t>no normally operating systems are taken out of service including suppressed alarms unless specifically allowed in the Performance Test Procedure;</w:t>
      </w:r>
      <w:bookmarkEnd w:id="6740"/>
    </w:p>
    <w:p w14:paraId="65E80722" w14:textId="003FB49F" w:rsidR="00D179D6" w:rsidRPr="00462199" w:rsidRDefault="00D179D6" w:rsidP="005B4E21">
      <w:pPr>
        <w:pStyle w:val="SH3Ashurst"/>
      </w:pPr>
      <w:bookmarkStart w:id="6741" w:name="_Ref144115509"/>
      <w:r w:rsidRPr="00462199">
        <w:t xml:space="preserve">variations exceeding steady state </w:t>
      </w:r>
      <w:r w:rsidR="007248B2" w:rsidRPr="007248B2">
        <w:t>condition</w:t>
      </w:r>
      <w:r w:rsidRPr="00462199">
        <w:t>s invalidate the Test Run Period, which shall then be repeated; and</w:t>
      </w:r>
      <w:bookmarkEnd w:id="6741"/>
    </w:p>
    <w:p w14:paraId="1166824A" w14:textId="77777777" w:rsidR="00D179D6" w:rsidRPr="00462199" w:rsidRDefault="00D179D6" w:rsidP="005B4E21">
      <w:pPr>
        <w:pStyle w:val="SH3Ashurst"/>
      </w:pPr>
      <w:bookmarkStart w:id="6742" w:name="_Ref144115510"/>
      <w:r w:rsidRPr="00462199">
        <w:t>the Facility is operated at Maximum Available Capacity.</w:t>
      </w:r>
      <w:bookmarkEnd w:id="6742"/>
    </w:p>
    <w:p w14:paraId="24A109AE" w14:textId="77777777" w:rsidR="00D179D6" w:rsidRPr="00462199" w:rsidRDefault="00D179D6" w:rsidP="005B3BB9">
      <w:pPr>
        <w:pStyle w:val="NormalBoldAshurst"/>
      </w:pPr>
      <w:r w:rsidRPr="00462199">
        <w:rPr>
          <w:i/>
        </w:rPr>
        <w:t>Electricity supply at the date of the Performance Test</w:t>
      </w:r>
    </w:p>
    <w:p w14:paraId="50FD25E9" w14:textId="2D29901A" w:rsidR="00D179D6" w:rsidRPr="00462199" w:rsidRDefault="00D179D6" w:rsidP="005B4E21">
      <w:pPr>
        <w:pStyle w:val="SH2Ashurst"/>
      </w:pPr>
      <w:bookmarkStart w:id="6743" w:name="_Ref144115511"/>
      <w:r w:rsidRPr="00462199">
        <w:t>For Electrolytic Facilities only, if at the date of a Performance Test the Producer</w:t>
      </w:r>
      <w:r w:rsidR="0000700E">
        <w:t xml:space="preserve"> cannot</w:t>
      </w:r>
      <w:r w:rsidRPr="00462199">
        <w:t>, acting in accordance with the Reasonable and Prudent Standard, procure the supply of electricity for the Facility to run at Full Load during the Test Run Period and to demonstrate that the Hydrogen produced by the Hydrogen Production Plant is LCHS Compliant for at least four (4) consecutive hours:</w:t>
      </w:r>
      <w:bookmarkEnd w:id="6743"/>
    </w:p>
    <w:p w14:paraId="1AA44359" w14:textId="6A837A76" w:rsidR="00D179D6" w:rsidRPr="00462199" w:rsidRDefault="00D179D6" w:rsidP="005B4E21">
      <w:pPr>
        <w:pStyle w:val="SH3Ashurst"/>
      </w:pPr>
      <w:bookmarkStart w:id="6744" w:name="_Ref144115512"/>
      <w:r w:rsidRPr="00462199">
        <w:t xml:space="preserve">the electricity supply emissions of the </w:t>
      </w:r>
      <w:commentRangeStart w:id="6745"/>
      <w:commentRangeStart w:id="6746"/>
      <w:r w:rsidRPr="00462199">
        <w:t xml:space="preserve">Facility </w:t>
      </w:r>
      <w:commentRangeEnd w:id="6745"/>
      <w:r w:rsidR="00F42AFA" w:rsidRPr="00462199">
        <w:rPr>
          <w:rStyle w:val="CommentReference"/>
          <w:rFonts w:ascii="Arial" w:hAnsi="Arial"/>
          <w:sz w:val="20"/>
          <w:szCs w:val="20"/>
        </w:rPr>
        <w:commentReference w:id="6745"/>
      </w:r>
      <w:commentRangeEnd w:id="6746"/>
      <w:r w:rsidR="00EC4BB6" w:rsidRPr="00462199">
        <w:rPr>
          <w:rStyle w:val="CommentReference"/>
          <w:rFonts w:ascii="Arial" w:hAnsi="Arial"/>
          <w:sz w:val="20"/>
          <w:szCs w:val="20"/>
        </w:rPr>
        <w:commentReference w:id="6746"/>
      </w:r>
      <w:r w:rsidRPr="00462199">
        <w:t xml:space="preserve">shall be deemed to be zero (0) for LCHS purposes during the Test Run Period, if the Producer has satisfied the following </w:t>
      </w:r>
      <w:r w:rsidR="007248B2" w:rsidRPr="007248B2">
        <w:t>condition</w:t>
      </w:r>
      <w:r w:rsidRPr="00462199">
        <w:t>s:</w:t>
      </w:r>
      <w:bookmarkEnd w:id="6744"/>
    </w:p>
    <w:p w14:paraId="2AB86FCC" w14:textId="77777777" w:rsidR="00D179D6" w:rsidRPr="00462199" w:rsidRDefault="00D179D6" w:rsidP="005B4E21">
      <w:pPr>
        <w:pStyle w:val="SH4Ashurst"/>
      </w:pPr>
      <w:bookmarkStart w:id="6748" w:name="_Ref144115513"/>
      <w:r w:rsidRPr="00462199">
        <w:lastRenderedPageBreak/>
        <w:t>the Producer is able to import electricity from the Total System and conducts a Performance Test at Full Load for the duration of the Test Run Period by importing the required electricity from such system; and</w:t>
      </w:r>
      <w:bookmarkEnd w:id="6748"/>
    </w:p>
    <w:p w14:paraId="00A59D03" w14:textId="77777777" w:rsidR="00D179D6" w:rsidRPr="00462199" w:rsidRDefault="00D179D6" w:rsidP="005B4E21">
      <w:pPr>
        <w:pStyle w:val="SH4Ashurst"/>
      </w:pPr>
      <w:bookmarkStart w:id="6749" w:name="_Ref144115514"/>
      <w:r w:rsidRPr="00462199">
        <w:t>the Producer has provided evidence to the satisfaction of the LCHA Counterparty that the Producer has entered into at least one (1) Eligible PPA; or</w:t>
      </w:r>
      <w:bookmarkEnd w:id="6749"/>
    </w:p>
    <w:p w14:paraId="6C851C88" w14:textId="3F55D0AE" w:rsidR="00D179D6" w:rsidRPr="00462199" w:rsidRDefault="00D179D6" w:rsidP="005B4E21">
      <w:pPr>
        <w:pStyle w:val="SH3Ashurst"/>
      </w:pPr>
      <w:bookmarkStart w:id="6750" w:name="_Ref144115515"/>
      <w:r w:rsidRPr="00462199">
        <w:t xml:space="preserve">if the Producer is an Islanded Facility, the Producer shall conduct the relevant Performance Test importing electricity solely from the relevant Private Electricity Network, and evidence the following </w:t>
      </w:r>
      <w:r w:rsidR="007248B2" w:rsidRPr="007248B2">
        <w:t>condition</w:t>
      </w:r>
      <w:r w:rsidRPr="00462199">
        <w:t>s:</w:t>
      </w:r>
      <w:bookmarkEnd w:id="6750"/>
    </w:p>
    <w:p w14:paraId="49A48033" w14:textId="77777777" w:rsidR="00D179D6" w:rsidRPr="00462199" w:rsidRDefault="00D179D6" w:rsidP="005B4E21">
      <w:pPr>
        <w:pStyle w:val="SH4Ashurst"/>
      </w:pPr>
      <w:bookmarkStart w:id="6751" w:name="_Ref144115516"/>
      <w:r w:rsidRPr="00462199">
        <w:t>the Facility can run at Full Load for a minimum of one (1) hour during the Test Run Period; and</w:t>
      </w:r>
      <w:bookmarkEnd w:id="6751"/>
    </w:p>
    <w:p w14:paraId="46D6EE08" w14:textId="5F69238A" w:rsidR="00D179D6" w:rsidRDefault="00D179D6" w:rsidP="005B4E21">
      <w:pPr>
        <w:pStyle w:val="SH4Ashurst"/>
      </w:pPr>
      <w:bookmarkStart w:id="6752" w:name="_Ref144115517"/>
      <w:r w:rsidRPr="00462199">
        <w:t>the Hydrogen produced by the Hydrogen Production Plant is more than zero (0) (</w:t>
      </w:r>
      <w:r w:rsidRPr="00462199">
        <w:rPr>
          <w:i/>
        </w:rPr>
        <w:t>MWh</w:t>
      </w:r>
      <w:r w:rsidRPr="00462199">
        <w:t xml:space="preserve"> (</w:t>
      </w:r>
      <w:r w:rsidRPr="00462199">
        <w:rPr>
          <w:i/>
        </w:rPr>
        <w:t>HHV</w:t>
      </w:r>
      <w:r w:rsidRPr="00462199">
        <w:t>)) and is LCHS Compliant for a minimum of four (4) consecutive hours which includes at least one (1) hour at Full Load during the Test Run Period</w:t>
      </w:r>
      <w:r w:rsidR="0000700E">
        <w:t>,</w:t>
      </w:r>
      <w:bookmarkEnd w:id="6752"/>
    </w:p>
    <w:p w14:paraId="50C17657" w14:textId="142E03D1" w:rsidR="0000700E" w:rsidRPr="00462199" w:rsidRDefault="0000700E" w:rsidP="0000700E">
      <w:pPr>
        <w:pStyle w:val="SH2Ashurst"/>
      </w:pPr>
      <w:r>
        <w:t xml:space="preserve">If Condition </w:t>
      </w:r>
      <w:r w:rsidR="0000571A">
        <w:fldChar w:fldCharType="begin"/>
      </w:r>
      <w:r w:rsidR="0000571A">
        <w:instrText xml:space="preserve"> REF _Ref144115511 \r \h </w:instrText>
      </w:r>
      <w:r w:rsidR="0000571A">
        <w:fldChar w:fldCharType="separate"/>
      </w:r>
      <w:del w:id="6753" w:author="Faqir, Sofia (Energy Security)" w:date="2023-11-12T19:47:00Z">
        <w:r w:rsidR="00E473FC">
          <w:delText>3.11</w:delText>
        </w:r>
      </w:del>
      <w:r w:rsidR="0000571A">
        <w:fldChar w:fldCharType="end"/>
      </w:r>
      <w:r>
        <w:t xml:space="preserve"> applies, the Producer shall provide the LCHA Counterparty with Supporting Information which the Producer considers to be relevant to evidence the reasons for the failure to procure the required electricity, such Supporting Information to be provided as soon as reasonably practicable, and no later than five (5) Business Days after the Producer become</w:t>
      </w:r>
      <w:r w:rsidR="00EB3BF2">
        <w:t>s</w:t>
      </w:r>
      <w:r>
        <w:t xml:space="preserve"> aware of such </w:t>
      </w:r>
      <w:r w:rsidR="00EB3BF2">
        <w:t>failure</w:t>
      </w:r>
      <w:r>
        <w:t xml:space="preserve">. </w:t>
      </w:r>
    </w:p>
    <w:p w14:paraId="3E768A04" w14:textId="445514C2" w:rsidR="00D179D6" w:rsidRPr="00462199" w:rsidRDefault="00D179D6" w:rsidP="005B4E21">
      <w:pPr>
        <w:pStyle w:val="SH2Ashurst"/>
      </w:pPr>
      <w:bookmarkStart w:id="6754" w:name="_Ref144115518"/>
      <w:r w:rsidRPr="00462199">
        <w:t xml:space="preserve">If the Producer is unable to satisfy the </w:t>
      </w:r>
      <w:r w:rsidR="007248B2" w:rsidRPr="007248B2">
        <w:t>condition</w:t>
      </w:r>
      <w:r w:rsidRPr="00462199">
        <w:t xml:space="preserve">s set out in paragraph </w:t>
      </w:r>
      <w:r>
        <w:fldChar w:fldCharType="begin"/>
      </w:r>
      <w:r>
        <w:instrText xml:space="preserve"> REF _Ref144115515 \w \h </w:instrText>
      </w:r>
      <w:r>
        <w:fldChar w:fldCharType="separate"/>
      </w:r>
      <w:del w:id="6755" w:author="Faqir, Sofia (Energy Security)" w:date="2023-11-12T19:47:00Z">
        <w:r w:rsidR="00E473FC">
          <w:delText>3.11(B)</w:delText>
        </w:r>
      </w:del>
      <w:r>
        <w:fldChar w:fldCharType="end"/>
      </w:r>
      <w:r w:rsidRPr="00462199">
        <w:t xml:space="preserve"> during the applicable Test Run Period, the Producer shall give a notice to the LCHA Counterparty rescheduling the relevant Performance Test (a </w:t>
      </w:r>
      <w:r w:rsidRPr="00462199">
        <w:rPr>
          <w:b/>
        </w:rPr>
        <w:t>"Rescheduled Performance Test Date Notice"</w:t>
      </w:r>
      <w:r w:rsidRPr="00462199">
        <w:t xml:space="preserve">). The Producer shall give such Rescheduled Performance Test Date Notice to the LCHA Counterparty promptly and in any event no later than three (3) Business Days prior to the new date on which the Producer will conduct the relevant Performance Test (the </w:t>
      </w:r>
      <w:r w:rsidRPr="00462199">
        <w:rPr>
          <w:b/>
        </w:rPr>
        <w:t>"Rescheduled Performance Test Date"</w:t>
      </w:r>
      <w:r w:rsidRPr="00462199">
        <w:t>), and the Rescheduled Performance Test Date Notice shall:</w:t>
      </w:r>
      <w:bookmarkEnd w:id="6754"/>
    </w:p>
    <w:p w14:paraId="64997E83" w14:textId="77777777" w:rsidR="00D179D6" w:rsidRPr="00462199" w:rsidRDefault="00D179D6" w:rsidP="005B4E21">
      <w:pPr>
        <w:pStyle w:val="SH3Ashurst"/>
      </w:pPr>
      <w:bookmarkStart w:id="6756" w:name="_Ref144115519"/>
      <w:r w:rsidRPr="00462199">
        <w:t>specify the Rescheduled Performance Test Date; and</w:t>
      </w:r>
      <w:bookmarkEnd w:id="6756"/>
    </w:p>
    <w:p w14:paraId="6F97573B" w14:textId="77777777" w:rsidR="00D179D6" w:rsidRPr="00462199" w:rsidRDefault="00D179D6" w:rsidP="005B4E21">
      <w:pPr>
        <w:pStyle w:val="SH3Ashurst"/>
      </w:pPr>
      <w:bookmarkStart w:id="6757" w:name="_Ref144115520"/>
      <w:r w:rsidRPr="00462199">
        <w:t>include such Supporting Information as the Producer considers to be relevant to evidence the reasons for the change from the Notified Performance Test Date to the Rescheduled Performance Test Date.</w:t>
      </w:r>
      <w:bookmarkEnd w:id="6757"/>
    </w:p>
    <w:p w14:paraId="1BFA6500" w14:textId="77777777" w:rsidR="00D179D6" w:rsidRPr="00462199" w:rsidRDefault="00D179D6" w:rsidP="002D4185">
      <w:pPr>
        <w:pStyle w:val="NormalBoldAshurst"/>
      </w:pPr>
      <w:r w:rsidRPr="00462199">
        <w:t>CO</w:t>
      </w:r>
      <w:r w:rsidRPr="00462199">
        <w:rPr>
          <w:vertAlign w:val="subscript"/>
        </w:rPr>
        <w:t>2</w:t>
      </w:r>
      <w:r w:rsidRPr="00462199">
        <w:rPr>
          <w:i/>
        </w:rPr>
        <w:t xml:space="preserve"> T&amp;S Commissioning Delay Event or </w:t>
      </w:r>
      <w:r w:rsidRPr="00462199">
        <w:t>CO</w:t>
      </w:r>
      <w:r w:rsidRPr="00462199">
        <w:rPr>
          <w:vertAlign w:val="subscript"/>
        </w:rPr>
        <w:t>2</w:t>
      </w:r>
      <w:r w:rsidRPr="00462199">
        <w:rPr>
          <w:i/>
        </w:rPr>
        <w:t xml:space="preserve"> T&amp;S Outage Event</w:t>
      </w:r>
      <w:bookmarkStart w:id="6758" w:name="_Ref144117944"/>
      <w:r w:rsidRPr="00462199">
        <w:rPr>
          <w:rStyle w:val="FootnoteReference"/>
        </w:rPr>
        <w:footnoteReference w:id="74"/>
      </w:r>
      <w:bookmarkEnd w:id="6758"/>
    </w:p>
    <w:p w14:paraId="7001807F" w14:textId="641478D7" w:rsidR="00D179D6" w:rsidRPr="00462199" w:rsidRDefault="00D179D6" w:rsidP="005B4E21">
      <w:pPr>
        <w:pStyle w:val="SH2Ashurst"/>
      </w:pPr>
      <w:bookmarkStart w:id="6759" w:name="_Ref144115521"/>
      <w:r w:rsidRPr="00462199">
        <w:t>For CCUS-Enabled Facilities only, if at any time during a Test Run Period a CO</w:t>
      </w:r>
      <w:r w:rsidRPr="00462199">
        <w:rPr>
          <w:vertAlign w:val="subscript"/>
        </w:rPr>
        <w:t>2</w:t>
      </w:r>
      <w:r w:rsidRPr="00462199">
        <w:t xml:space="preserve"> T&amp;S Commissioning Delay Event or CO</w:t>
      </w:r>
      <w:r w:rsidRPr="00462199">
        <w:rPr>
          <w:vertAlign w:val="subscript"/>
        </w:rPr>
        <w:t>2</w:t>
      </w:r>
      <w:r w:rsidRPr="00462199">
        <w:t xml:space="preserve"> T&amp;S Outage Event is occurring, the Producer shall ensure that any captured CO</w:t>
      </w:r>
      <w:r w:rsidRPr="00462199">
        <w:rPr>
          <w:vertAlign w:val="subscript"/>
        </w:rPr>
        <w:t>2</w:t>
      </w:r>
      <w:r w:rsidRPr="00462199">
        <w:t>:</w:t>
      </w:r>
      <w:bookmarkEnd w:id="6759"/>
    </w:p>
    <w:p w14:paraId="04AB7DA1" w14:textId="1C25F860" w:rsidR="00D179D6" w:rsidRPr="00462199" w:rsidRDefault="00D179D6" w:rsidP="005B4E21">
      <w:pPr>
        <w:pStyle w:val="SH3Ashurst"/>
      </w:pPr>
      <w:bookmarkStart w:id="6760" w:name="_Ref144115522"/>
      <w:r w:rsidRPr="00462199">
        <w:t xml:space="preserve">is safely </w:t>
      </w:r>
      <w:r w:rsidR="00F850CB">
        <w:t>emitted</w:t>
      </w:r>
      <w:r w:rsidR="00F850CB" w:rsidRPr="00462199">
        <w:t xml:space="preserve"> </w:t>
      </w:r>
      <w:r w:rsidRPr="00462199">
        <w:t>in accordance with applicable Required Authorisations; and</w:t>
      </w:r>
      <w:bookmarkEnd w:id="6760"/>
    </w:p>
    <w:p w14:paraId="41FF35C5" w14:textId="77777777" w:rsidR="00D179D6" w:rsidRPr="00462199" w:rsidRDefault="00D179D6" w:rsidP="005B4E21">
      <w:pPr>
        <w:pStyle w:val="SH3Ashurst"/>
      </w:pPr>
      <w:bookmarkStart w:id="6761" w:name="_Ref144115523"/>
      <w:r w:rsidRPr="00462199">
        <w:t>complies with the Delivery CO</w:t>
      </w:r>
      <w:r w:rsidRPr="00462199">
        <w:rPr>
          <w:vertAlign w:val="subscript"/>
        </w:rPr>
        <w:t>2</w:t>
      </w:r>
      <w:r w:rsidRPr="00462199">
        <w:t xml:space="preserve"> Quality Standards.</w:t>
      </w:r>
      <w:bookmarkEnd w:id="6761"/>
    </w:p>
    <w:p w14:paraId="76BEADD1" w14:textId="166AB3E6" w:rsidR="00D179D6" w:rsidRPr="00462199" w:rsidRDefault="00D179D6" w:rsidP="005B4E21">
      <w:pPr>
        <w:pStyle w:val="SH2Ashurst"/>
      </w:pPr>
      <w:bookmarkStart w:id="6762" w:name="_Ref144115524"/>
      <w:r w:rsidRPr="00462199">
        <w:t xml:space="preserve">If </w:t>
      </w:r>
      <w:r w:rsidR="007248B2" w:rsidRPr="007248B2">
        <w:t>condition</w:t>
      </w:r>
      <w:r w:rsidRPr="00462199">
        <w:t xml:space="preserve">s </w:t>
      </w:r>
      <w:r w:rsidR="00085FBE">
        <w:fldChar w:fldCharType="begin"/>
      </w:r>
      <w:r w:rsidR="00085FBE">
        <w:instrText xml:space="preserve"> REF _Ref144115522 \n \h </w:instrText>
      </w:r>
      <w:r w:rsidR="00085FBE">
        <w:fldChar w:fldCharType="separate"/>
      </w:r>
      <w:del w:id="6763" w:author="Faqir, Sofia (Energy Security)" w:date="2023-11-12T19:47:00Z">
        <w:r w:rsidR="00E473FC">
          <w:delText>A)</w:delText>
        </w:r>
      </w:del>
      <w:r w:rsidR="00085FBE">
        <w:fldChar w:fldCharType="end"/>
      </w:r>
      <w:r w:rsidRPr="00462199">
        <w:t xml:space="preserve"> and </w:t>
      </w:r>
      <w:r w:rsidR="00085FBE">
        <w:fldChar w:fldCharType="begin"/>
      </w:r>
      <w:r w:rsidR="00085FBE">
        <w:instrText xml:space="preserve"> REF _Ref144115523 \n \h </w:instrText>
      </w:r>
      <w:r w:rsidR="00085FBE">
        <w:fldChar w:fldCharType="separate"/>
      </w:r>
      <w:del w:id="6764" w:author="Faqir, Sofia (Energy Security)" w:date="2023-11-12T19:47:00Z">
        <w:r w:rsidR="00E473FC">
          <w:delText>B)</w:delText>
        </w:r>
      </w:del>
      <w:r w:rsidR="00085FBE">
        <w:fldChar w:fldCharType="end"/>
      </w:r>
      <w:r w:rsidRPr="00462199">
        <w:t xml:space="preserve"> have been satisfied during the CO</w:t>
      </w:r>
      <w:r w:rsidRPr="00462199">
        <w:rPr>
          <w:vertAlign w:val="subscript"/>
        </w:rPr>
        <w:t>2</w:t>
      </w:r>
      <w:r w:rsidRPr="00462199">
        <w:t xml:space="preserve"> T&amp;S Commissioning Delay Event or CO</w:t>
      </w:r>
      <w:r w:rsidRPr="00462199">
        <w:rPr>
          <w:vertAlign w:val="subscript"/>
        </w:rPr>
        <w:t>2</w:t>
      </w:r>
      <w:r w:rsidRPr="00462199">
        <w:t xml:space="preserve"> T&amp;S Outage Event (as applicable), and the captured CO</w:t>
      </w:r>
      <w:r w:rsidRPr="00462199">
        <w:rPr>
          <w:vertAlign w:val="subscript"/>
        </w:rPr>
        <w:t>2</w:t>
      </w:r>
      <w:r w:rsidRPr="00462199">
        <w:t xml:space="preserve"> is metered in accordance with the CO</w:t>
      </w:r>
      <w:r w:rsidRPr="00462199">
        <w:rPr>
          <w:vertAlign w:val="subscript"/>
        </w:rPr>
        <w:t>2</w:t>
      </w:r>
      <w:r w:rsidRPr="00462199">
        <w:t xml:space="preserve"> Meter Specification, the metered CO</w:t>
      </w:r>
      <w:r w:rsidRPr="00462199">
        <w:rPr>
          <w:vertAlign w:val="subscript"/>
        </w:rPr>
        <w:t>2</w:t>
      </w:r>
      <w:r w:rsidRPr="00462199">
        <w:t xml:space="preserve"> captured by the Facility during the CO</w:t>
      </w:r>
      <w:r w:rsidRPr="00462199">
        <w:rPr>
          <w:vertAlign w:val="subscript"/>
        </w:rPr>
        <w:t>2</w:t>
      </w:r>
      <w:r w:rsidRPr="00462199">
        <w:t xml:space="preserve"> T&amp;S Commissioning Delay Event or CO</w:t>
      </w:r>
      <w:r w:rsidRPr="00462199">
        <w:rPr>
          <w:vertAlign w:val="subscript"/>
        </w:rPr>
        <w:t>2</w:t>
      </w:r>
      <w:r w:rsidRPr="00462199">
        <w:t xml:space="preserve"> T&amp;S Outage Event (as applicable) shall be deemed </w:t>
      </w:r>
      <w:r w:rsidRPr="00462199">
        <w:lastRenderedPageBreak/>
        <w:t>to be the value of E</w:t>
      </w:r>
      <w:r w:rsidRPr="008F4FC3">
        <w:rPr>
          <w:vertAlign w:val="subscript"/>
        </w:rPr>
        <w:t>CO</w:t>
      </w:r>
      <w:r w:rsidRPr="00E744DB">
        <w:rPr>
          <w:vertAlign w:val="subscript"/>
        </w:rPr>
        <w:t>2</w:t>
      </w:r>
      <w:r w:rsidRPr="00462199">
        <w:t xml:space="preserve"> </w:t>
      </w:r>
      <w:r w:rsidRPr="008F4FC3">
        <w:rPr>
          <w:vertAlign w:val="subscript"/>
        </w:rPr>
        <w:t>sequestration</w:t>
      </w:r>
      <w:r w:rsidRPr="00462199">
        <w:t xml:space="preserve"> under the LCHS for the purposes of demonstrating that the Hydrogen produced by the Hydrogen Production Plant is LCHS Compliant.</w:t>
      </w:r>
      <w:bookmarkEnd w:id="6762"/>
    </w:p>
    <w:p w14:paraId="0C1F104F" w14:textId="77777777" w:rsidR="00D179D6" w:rsidRPr="00462199" w:rsidRDefault="00D179D6" w:rsidP="005B4E21">
      <w:pPr>
        <w:pStyle w:val="NormalBoldAshurst"/>
        <w:keepNext/>
      </w:pPr>
      <w:r w:rsidRPr="00462199">
        <w:rPr>
          <w:i/>
        </w:rPr>
        <w:t>Performance Test Access Right</w:t>
      </w:r>
    </w:p>
    <w:p w14:paraId="1EC15109" w14:textId="48EB7B30" w:rsidR="00D179D6" w:rsidRPr="00462199" w:rsidRDefault="00D179D6" w:rsidP="005B4E21">
      <w:pPr>
        <w:pStyle w:val="SH2Ashurst"/>
      </w:pPr>
      <w:bookmarkStart w:id="6765" w:name="_Ref144115525"/>
      <w:r w:rsidRPr="00462199">
        <w:t xml:space="preserve">With effect from the Agreement Date, the Producer shall grant (or, if the Producer is not the </w:t>
      </w:r>
      <w:r w:rsidR="00DB3839" w:rsidRPr="00DB3839">
        <w:t>Meter Measurement System Owner</w:t>
      </w:r>
      <w:r w:rsidRPr="00462199">
        <w:t xml:space="preserve">, shall procure that the </w:t>
      </w:r>
      <w:r w:rsidR="00DB3839" w:rsidRPr="00DB3839">
        <w:t>Meter Measurement System Owner</w:t>
      </w:r>
      <w:r w:rsidRPr="00462199">
        <w:t xml:space="preserve"> grants) the LCHA Counterparty (and any and all persons nominated by the LCHA Counterparty and considered by the LCHA Counterparty to be suitably qualified) access to the Facility, the Meter Measurement System and to such plant, property or assets owned, occupied or controlled by the Producer (or the </w:t>
      </w:r>
      <w:r w:rsidR="00DB3839" w:rsidRPr="00DB3839">
        <w:t>Meter Measurement System Owner</w:t>
      </w:r>
      <w:r w:rsidRPr="00462199">
        <w:t xml:space="preserve"> if the Producer is not the </w:t>
      </w:r>
      <w:r w:rsidR="00DB3839" w:rsidRPr="00DB3839">
        <w:t>Meter Measurement System Owner</w:t>
      </w:r>
      <w:r w:rsidRPr="00462199">
        <w:t xml:space="preserve">) and to which the Producer (or the </w:t>
      </w:r>
      <w:r w:rsidR="00DB3839" w:rsidRPr="00DB3839">
        <w:t>Meter Measurement System Owner</w:t>
      </w:r>
      <w:r w:rsidRPr="00462199">
        <w:t xml:space="preserve"> if the Producer is not the </w:t>
      </w:r>
      <w:r w:rsidR="00DB3839" w:rsidRPr="00DB3839">
        <w:t>Meter Measurement System Owner</w:t>
      </w:r>
      <w:r w:rsidRPr="00462199">
        <w:t xml:space="preserve">) can lawfully grant access as may be reasonably necessary for the LCHA Counterparty to witness a Performance Test (the </w:t>
      </w:r>
      <w:r w:rsidRPr="00462199">
        <w:rPr>
          <w:b/>
        </w:rPr>
        <w:t>"Performance Test Access Right"</w:t>
      </w:r>
      <w:r w:rsidRPr="00462199">
        <w:t>).</w:t>
      </w:r>
      <w:bookmarkEnd w:id="6765"/>
    </w:p>
    <w:p w14:paraId="794E91CB" w14:textId="16844CEF" w:rsidR="00D179D6" w:rsidRPr="00462199" w:rsidRDefault="00D179D6" w:rsidP="005B4E21">
      <w:pPr>
        <w:pStyle w:val="SH2Ashurst"/>
      </w:pPr>
      <w:bookmarkStart w:id="6766" w:name="_Ref144115526"/>
      <w:r w:rsidRPr="00462199">
        <w:t xml:space="preserve">If the LCHA Counterparty intends to exercise the Performance Test Access Right, it shall give a notice to the Producer (a </w:t>
      </w:r>
      <w:r w:rsidRPr="00462199">
        <w:rPr>
          <w:b/>
        </w:rPr>
        <w:t>"Performance Test Access Notice"</w:t>
      </w:r>
      <w:r w:rsidRPr="00462199">
        <w:t xml:space="preserve">). A Performance Test Access Notice shall specify that the LCHA Counterparty (or any suitably qualified persons nominated by it in accordance with paragraph </w:t>
      </w:r>
      <w:r>
        <w:fldChar w:fldCharType="begin"/>
      </w:r>
      <w:r>
        <w:instrText xml:space="preserve"> REF _Ref144115525 \w \h </w:instrText>
      </w:r>
      <w:r>
        <w:fldChar w:fldCharType="separate"/>
      </w:r>
      <w:del w:id="6767" w:author="Faqir, Sofia (Energy Security)" w:date="2023-11-12T19:47:00Z">
        <w:r w:rsidR="00E473FC">
          <w:delText>3.16</w:delText>
        </w:r>
      </w:del>
      <w:r>
        <w:fldChar w:fldCharType="end"/>
      </w:r>
      <w:r w:rsidRPr="00462199">
        <w:t>) intends to exercise the Performance Test Access Right and the date(s) on which it intends to exercise such right.</w:t>
      </w:r>
      <w:bookmarkEnd w:id="6766"/>
    </w:p>
    <w:p w14:paraId="563C1C8B" w14:textId="39BADBF9" w:rsidR="00D179D6" w:rsidRPr="00462199" w:rsidRDefault="00D179D6" w:rsidP="005B4E21">
      <w:pPr>
        <w:pStyle w:val="SH2Ashurst"/>
      </w:pPr>
      <w:bookmarkStart w:id="6768" w:name="_Ref144115527"/>
      <w:r w:rsidRPr="00462199">
        <w:t xml:space="preserve">On receipt of a Performance Test Access Notice, the Producer shall permit (or, if the Producer is not the </w:t>
      </w:r>
      <w:r w:rsidR="00DB3839" w:rsidRPr="00DB3839">
        <w:t>Meter Measurement System Owner</w:t>
      </w:r>
      <w:r w:rsidRPr="00462199">
        <w:t xml:space="preserve">, shall procure that the </w:t>
      </w:r>
      <w:r w:rsidR="00DB3839" w:rsidRPr="00DB3839">
        <w:t>Meter Measurement System Owner</w:t>
      </w:r>
      <w:r w:rsidRPr="00462199">
        <w:t xml:space="preserve"> permits) the LCHA Counterparty to exercise the Performance Test Access Right in accordance with the Performance Test Access Notice provided that the date requested by the LCHA Counterparty to exercise such right is no earlier than one (1) Business Day after receipt of the Performance Test Access Notice.</w:t>
      </w:r>
      <w:bookmarkEnd w:id="6768"/>
    </w:p>
    <w:p w14:paraId="5B1FEDD1" w14:textId="77777777" w:rsidR="00D179D6" w:rsidRPr="00462199" w:rsidRDefault="00D179D6" w:rsidP="005B3BB9">
      <w:pPr>
        <w:pStyle w:val="NormalBoldAshurst"/>
      </w:pPr>
      <w:r w:rsidRPr="00462199">
        <w:rPr>
          <w:i/>
        </w:rPr>
        <w:t>Performance Test Report</w:t>
      </w:r>
    </w:p>
    <w:p w14:paraId="72F34549" w14:textId="77777777" w:rsidR="00D179D6" w:rsidRPr="00462199" w:rsidRDefault="00D179D6" w:rsidP="005B4E21">
      <w:pPr>
        <w:pStyle w:val="SH2Ashurst"/>
      </w:pPr>
      <w:bookmarkStart w:id="6769" w:name="_Ref144115528"/>
      <w:r w:rsidRPr="00462199">
        <w:t xml:space="preserve">The Producer shall, as soon as reasonably practicable after the completion of the Performance Test, submit a test report of such Performance Test to the LCHA Counterparty (the </w:t>
      </w:r>
      <w:r w:rsidRPr="00462199">
        <w:rPr>
          <w:b/>
        </w:rPr>
        <w:t>"Performance Test Report"</w:t>
      </w:r>
      <w:r w:rsidRPr="00462199">
        <w:t>). The Performance Test Report shall include, but shall not be limited to, the following:</w:t>
      </w:r>
      <w:bookmarkEnd w:id="6769"/>
    </w:p>
    <w:p w14:paraId="79B603F7" w14:textId="77777777" w:rsidR="00D179D6" w:rsidRPr="00462199" w:rsidRDefault="00D179D6" w:rsidP="005B4E21">
      <w:pPr>
        <w:pStyle w:val="SH3Ashurst"/>
      </w:pPr>
      <w:bookmarkStart w:id="6770" w:name="_Ref144115529"/>
      <w:r w:rsidRPr="00462199">
        <w:t>a description of the Facility;</w:t>
      </w:r>
      <w:bookmarkEnd w:id="6770"/>
    </w:p>
    <w:p w14:paraId="56C32413" w14:textId="77777777" w:rsidR="00D179D6" w:rsidRPr="00462199" w:rsidRDefault="00D179D6" w:rsidP="005B4E21">
      <w:pPr>
        <w:pStyle w:val="SH3Ashurst"/>
      </w:pPr>
      <w:bookmarkStart w:id="6771" w:name="_Ref144115530"/>
      <w:r w:rsidRPr="00462199">
        <w:t>the Test Report Minimum Technical Requirements; and</w:t>
      </w:r>
      <w:bookmarkEnd w:id="6771"/>
    </w:p>
    <w:p w14:paraId="174BC4CC" w14:textId="77777777" w:rsidR="00D179D6" w:rsidRPr="00462199" w:rsidRDefault="00D179D6" w:rsidP="005B4E21">
      <w:pPr>
        <w:pStyle w:val="SH3Ashurst"/>
      </w:pPr>
      <w:bookmarkStart w:id="6772" w:name="_Ref144115531"/>
      <w:r w:rsidRPr="00462199">
        <w:t>evidence (including any test review reports) from the Producer's engineer and (if applicable) the Lender's engineer:</w:t>
      </w:r>
      <w:bookmarkEnd w:id="6772"/>
    </w:p>
    <w:p w14:paraId="50C97C0F" w14:textId="77777777" w:rsidR="00D179D6" w:rsidRPr="00462199" w:rsidRDefault="00D179D6" w:rsidP="005B4E21">
      <w:pPr>
        <w:pStyle w:val="SH4Ashurst"/>
      </w:pPr>
      <w:bookmarkStart w:id="6773" w:name="_Ref144115532"/>
      <w:r w:rsidRPr="00462199">
        <w:t>of the results of the Performance Test;</w:t>
      </w:r>
      <w:bookmarkEnd w:id="6773"/>
    </w:p>
    <w:p w14:paraId="5CA91CE5" w14:textId="77777777" w:rsidR="00D179D6" w:rsidRPr="00462199" w:rsidRDefault="00D179D6" w:rsidP="005B4E21">
      <w:pPr>
        <w:pStyle w:val="SH4Ashurst"/>
      </w:pPr>
      <w:bookmarkStart w:id="6774" w:name="_Ref144115533"/>
      <w:r w:rsidRPr="00462199">
        <w:t>that the Performance Test Report complies with the Test Report Minimum Technical Requirements; and</w:t>
      </w:r>
      <w:bookmarkEnd w:id="6774"/>
    </w:p>
    <w:p w14:paraId="5EC6680A" w14:textId="77777777" w:rsidR="00D179D6" w:rsidRPr="00462199" w:rsidRDefault="00D179D6" w:rsidP="005B4E21">
      <w:pPr>
        <w:pStyle w:val="SH4Ashurst"/>
      </w:pPr>
      <w:bookmarkStart w:id="6775" w:name="_Ref144115534"/>
      <w:r w:rsidRPr="00462199">
        <w:t>that the Producer has conducted the Performance Test in accordance with the Approved Performance Test Procedure.</w:t>
      </w:r>
      <w:bookmarkEnd w:id="6775"/>
    </w:p>
    <w:p w14:paraId="7C922238" w14:textId="77777777" w:rsidR="00D179D6" w:rsidRPr="00462199" w:rsidRDefault="00D179D6" w:rsidP="005B3BB9">
      <w:pPr>
        <w:pStyle w:val="NormalBoldAshurst"/>
      </w:pPr>
      <w:r w:rsidRPr="00462199">
        <w:rPr>
          <w:i/>
        </w:rPr>
        <w:t>Failing to satisfy the Minimum OCP Commissioning Requirements</w:t>
      </w:r>
    </w:p>
    <w:p w14:paraId="0D37AF57" w14:textId="4A74EE8D" w:rsidR="00D179D6" w:rsidRPr="00462199" w:rsidRDefault="00D179D6" w:rsidP="005B4E21">
      <w:pPr>
        <w:pStyle w:val="SH2Ashurst"/>
      </w:pPr>
      <w:bookmarkStart w:id="6776" w:name="_Ref144115535"/>
      <w:r w:rsidRPr="00462199">
        <w:t xml:space="preserve">If, following an OCP Performance Test, the Producer fails to evidence that the Facility meets the Minimum OCP Commissioning Requirements, the Producer may give a notice to the LCHA Counterparty confirming that it intends to conduct an additional OCP Performance Test (an </w:t>
      </w:r>
      <w:r w:rsidRPr="00462199">
        <w:rPr>
          <w:b/>
        </w:rPr>
        <w:lastRenderedPageBreak/>
        <w:t>"Additional OCP Performance Test Date Notice"</w:t>
      </w:r>
      <w:r w:rsidRPr="00462199">
        <w:t xml:space="preserve">). The Producer shall give such Additional Performance Test Date Notice to the LCHA Counterparty promptly and in any event no later than five (5) Business Days prior to the date on which the Producer will conduct the additional OCP Performance Test (the </w:t>
      </w:r>
      <w:r w:rsidRPr="00462199">
        <w:rPr>
          <w:b/>
        </w:rPr>
        <w:t>"Additional OCP Performance Test Date"</w:t>
      </w:r>
      <w:r w:rsidRPr="00462199">
        <w:t xml:space="preserve">), and the Additional OCP Performance Test Date Notice shall specify the Additional OCP Performance Test Date. This paragraph </w:t>
      </w:r>
      <w:r>
        <w:fldChar w:fldCharType="begin"/>
      </w:r>
      <w:r>
        <w:instrText xml:space="preserve"> REF _Ref144115487 \w \h </w:instrText>
      </w:r>
      <w:r>
        <w:fldChar w:fldCharType="separate"/>
      </w:r>
      <w:del w:id="6777" w:author="Faqir, Sofia (Energy Security)" w:date="2023-11-12T19:47:00Z">
        <w:r w:rsidR="00E473FC">
          <w:delText>3</w:delText>
        </w:r>
      </w:del>
      <w:r>
        <w:fldChar w:fldCharType="end"/>
      </w:r>
      <w:r w:rsidRPr="00462199">
        <w:t xml:space="preserve"> (</w:t>
      </w:r>
      <w:r w:rsidRPr="00462199">
        <w:rPr>
          <w:i/>
        </w:rPr>
        <w:t>Performance Test</w:t>
      </w:r>
      <w:r w:rsidRPr="00462199">
        <w:t xml:space="preserve">) of this Annex, except paragraphs </w:t>
      </w:r>
      <w:r>
        <w:fldChar w:fldCharType="begin"/>
      </w:r>
      <w:r>
        <w:instrText xml:space="preserve"> REF _Ref144115488 \w \h </w:instrText>
      </w:r>
      <w:r>
        <w:fldChar w:fldCharType="separate"/>
      </w:r>
      <w:del w:id="6778" w:author="Faqir, Sofia (Energy Security)" w:date="2023-11-12T19:47:00Z">
        <w:r w:rsidR="00E473FC">
          <w:delText>3.1</w:delText>
        </w:r>
      </w:del>
      <w:r>
        <w:fldChar w:fldCharType="end"/>
      </w:r>
      <w:r w:rsidRPr="00462199">
        <w:t xml:space="preserve"> and </w:t>
      </w:r>
      <w:r>
        <w:fldChar w:fldCharType="begin"/>
      </w:r>
      <w:r>
        <w:instrText xml:space="preserve"> REF _Ref144115489 \w \h </w:instrText>
      </w:r>
      <w:r>
        <w:fldChar w:fldCharType="separate"/>
      </w:r>
      <w:del w:id="6779" w:author="Faqir, Sofia (Energy Security)" w:date="2023-11-12T19:47:00Z">
        <w:r w:rsidR="00E473FC">
          <w:delText>3.2</w:delText>
        </w:r>
      </w:del>
      <w:r>
        <w:fldChar w:fldCharType="end"/>
      </w:r>
      <w:r w:rsidRPr="00462199">
        <w:t xml:space="preserve"> (</w:t>
      </w:r>
      <w:r w:rsidRPr="00462199">
        <w:rPr>
          <w:i/>
        </w:rPr>
        <w:t>Performance Test Procedure</w:t>
      </w:r>
      <w:r w:rsidRPr="00462199">
        <w:t>) shall reapply to an additional OCP Performance Test.</w:t>
      </w:r>
      <w:bookmarkEnd w:id="6776"/>
    </w:p>
    <w:p w14:paraId="2C4E4CC9" w14:textId="02F064B4" w:rsidR="00D179D6" w:rsidRPr="00462199" w:rsidRDefault="00D179D6" w:rsidP="005B4E21">
      <w:pPr>
        <w:pStyle w:val="SH2Ashurst"/>
      </w:pPr>
      <w:bookmarkStart w:id="6780" w:name="_Ref144115536"/>
      <w:r w:rsidRPr="00462199">
        <w:t>The Producer shall reimburse the LCHA Counterparty for all out-of-pocket costs, expenses and fees incurred by the LCHA Counterparty and/or its appointed representative arising out of or in connection with the Producer conducting an additional OCP Performance Test, and if applicable,</w:t>
      </w:r>
      <w:commentRangeStart w:id="6781"/>
      <w:r w:rsidRPr="00462199">
        <w:t xml:space="preserve"> </w:t>
      </w:r>
      <w:commentRangeEnd w:id="6781"/>
      <w:r w:rsidR="0099346F" w:rsidRPr="00462199">
        <w:rPr>
          <w:rStyle w:val="CommentReference"/>
          <w:rFonts w:ascii="Arial" w:hAnsi="Arial"/>
          <w:sz w:val="20"/>
          <w:szCs w:val="20"/>
        </w:rPr>
        <w:commentReference w:id="6781"/>
      </w:r>
      <w:r w:rsidRPr="00462199">
        <w:t xml:space="preserve">exercising its Performance Test Access Right pursuant to paragraph </w:t>
      </w:r>
      <w:r>
        <w:fldChar w:fldCharType="begin"/>
      </w:r>
      <w:r>
        <w:instrText xml:space="preserve"> REF _Ref144115525 \w \h </w:instrText>
      </w:r>
      <w:r>
        <w:fldChar w:fldCharType="separate"/>
      </w:r>
      <w:del w:id="6782" w:author="Faqir, Sofia (Energy Security)" w:date="2023-11-12T19:47:00Z">
        <w:r w:rsidR="00E473FC">
          <w:delText>3.16</w:delText>
        </w:r>
      </w:del>
      <w:r>
        <w:fldChar w:fldCharType="end"/>
      </w:r>
      <w:r w:rsidRPr="00462199">
        <w:t xml:space="preserve"> (</w:t>
      </w:r>
      <w:r w:rsidRPr="00462199">
        <w:rPr>
          <w:i/>
        </w:rPr>
        <w:t>Performance Test Access Right</w:t>
      </w:r>
      <w:r w:rsidRPr="00462199">
        <w:t>).</w:t>
      </w:r>
      <w:bookmarkEnd w:id="6780"/>
      <w:r w:rsidRPr="00462199">
        <w:br w:type="page"/>
      </w:r>
    </w:p>
    <w:p w14:paraId="52E48CFE" w14:textId="77777777" w:rsidR="00D179D6" w:rsidRPr="00462199" w:rsidRDefault="00D179D6" w:rsidP="005B3BB9">
      <w:pPr>
        <w:pStyle w:val="SCHEDULEAshurst"/>
      </w:pPr>
      <w:r w:rsidRPr="00462199">
        <w:lastRenderedPageBreak/>
        <w:br/>
      </w:r>
      <w:bookmarkStart w:id="6783" w:name="_Ref144115537"/>
      <w:bookmarkStart w:id="6784" w:name="_Ref144118000"/>
      <w:bookmarkStart w:id="6785" w:name="_Toc149833752"/>
      <w:r w:rsidRPr="00462199">
        <w:t>Calculation of Default Termination</w:t>
      </w:r>
      <w:bookmarkEnd w:id="6783"/>
      <w:bookmarkEnd w:id="6784"/>
      <w:bookmarkEnd w:id="6785"/>
    </w:p>
    <w:p w14:paraId="2501BB2D" w14:textId="77777777" w:rsidR="00D179D6" w:rsidRPr="00462199" w:rsidRDefault="00D179D6" w:rsidP="005B3BB9">
      <w:pPr>
        <w:pStyle w:val="LBOLDCAPSAshurst"/>
      </w:pPr>
      <w:r w:rsidRPr="00462199">
        <w:t>DEFAULT TERMINATION PAYMENT CALCULATION</w:t>
      </w:r>
    </w:p>
    <w:p w14:paraId="4E766B17" w14:textId="5B53F9D2" w:rsidR="00D179D6" w:rsidRPr="00462199" w:rsidRDefault="00D179D6" w:rsidP="005B4E21">
      <w:pPr>
        <w:pStyle w:val="AltSH2Ashurst"/>
      </w:pPr>
      <w:bookmarkStart w:id="6786" w:name="_Ref144115538"/>
      <w:r w:rsidRPr="00462199">
        <w:t xml:space="preserve">In the event that the LCHA Counterparty exercises its right to terminate the LCHA under </w:t>
      </w:r>
      <w:r w:rsidR="007248B2" w:rsidRPr="007248B2">
        <w:t>Condition</w:t>
      </w:r>
      <w:r w:rsidRPr="00462199">
        <w:t xml:space="preserve"> </w:t>
      </w:r>
      <w:r w:rsidR="00085FBE">
        <w:fldChar w:fldCharType="begin"/>
      </w:r>
      <w:r w:rsidR="00085FBE">
        <w:instrText xml:space="preserve"> REF _Ref144114761 \n \h </w:instrText>
      </w:r>
      <w:r w:rsidR="00085FBE">
        <w:fldChar w:fldCharType="separate"/>
      </w:r>
      <w:del w:id="6787" w:author="Faqir, Sofia (Energy Security)" w:date="2023-11-12T19:47:00Z">
        <w:r w:rsidR="00E473FC">
          <w:delText>52.27</w:delText>
        </w:r>
      </w:del>
      <w:r w:rsidR="00085FBE">
        <w:fldChar w:fldCharType="end"/>
      </w:r>
      <w:r w:rsidRPr="00462199">
        <w:t xml:space="preserve"> (</w:t>
      </w:r>
      <w:r w:rsidRPr="00462199">
        <w:rPr>
          <w:i/>
        </w:rPr>
        <w:t>Default termination</w:t>
      </w:r>
      <w:r w:rsidRPr="00462199">
        <w:t xml:space="preserve">), the </w:t>
      </w:r>
      <w:r w:rsidRPr="00462199">
        <w:rPr>
          <w:b/>
        </w:rPr>
        <w:t>"Default Termination Payment"</w:t>
      </w:r>
      <w:r w:rsidRPr="00462199">
        <w:t xml:space="preserve"> shall be calculated as follows:</w:t>
      </w:r>
      <w:bookmarkEnd w:id="6786"/>
    </w:p>
    <w:p w14:paraId="2FF71E9C" w14:textId="77777777" w:rsidR="00D179D6" w:rsidRPr="00462199" w:rsidRDefault="00D179D6" w:rsidP="005B4E21">
      <w:pPr>
        <w:pStyle w:val="NormalAshurst"/>
      </w:pPr>
      <m:oMathPara>
        <m:oMath>
          <m:r>
            <w:rPr>
              <w:rFonts w:ascii="Cambria Math" w:hAnsi="Cambria Math"/>
            </w:rPr>
            <m:t>Default</m:t>
          </m:r>
          <m:r>
            <m:rPr>
              <m:sty m:val="p"/>
            </m:rPr>
            <w:rPr>
              <w:rFonts w:ascii="Cambria Math" w:hAnsi="Cambria Math"/>
            </w:rPr>
            <m:t xml:space="preserve"> </m:t>
          </m:r>
          <m:r>
            <w:rPr>
              <w:rFonts w:ascii="Cambria Math" w:hAnsi="Cambria Math"/>
            </w:rPr>
            <m:t>Termination</m:t>
          </m:r>
          <m:r>
            <m:rPr>
              <m:sty m:val="p"/>
            </m:rPr>
            <w:rPr>
              <w:rFonts w:ascii="Cambria Math" w:hAnsi="Cambria Math"/>
            </w:rPr>
            <m:t xml:space="preserve"> </m:t>
          </m:r>
          <m:r>
            <w:rPr>
              <w:rFonts w:ascii="Cambria Math" w:hAnsi="Cambria Math"/>
            </w:rPr>
            <m:t>Payment</m:t>
          </m:r>
          <m:r>
            <m:rPr>
              <m:sty m:val="p"/>
            </m:rPr>
            <w:rPr>
              <w:rFonts w:ascii="Cambria Math" w:hAnsi="Cambria Math"/>
            </w:rPr>
            <m:t>=</m:t>
          </m:r>
          <m:d>
            <m:dPr>
              <m:ctrlPr>
                <w:rPr>
                  <w:rFonts w:ascii="Cambria Math" w:hAnsi="Cambria Math" w:cs="Arial"/>
                </w:rPr>
              </m:ctrlPr>
            </m:dPr>
            <m:e>
              <m:r>
                <w:rPr>
                  <w:rFonts w:ascii="Cambria Math" w:hAnsi="Cambria Math"/>
                </w:rPr>
                <m:t>TFR</m:t>
              </m:r>
              <m:r>
                <m:rPr>
                  <m:sty m:val="p"/>
                </m:rPr>
                <w:rPr>
                  <w:rFonts w:ascii="Cambria Math" w:hAnsi="Cambria Math"/>
                </w:rPr>
                <m:t>*</m:t>
              </m:r>
              <m:sSub>
                <m:sSubPr>
                  <m:ctrlPr>
                    <w:rPr>
                      <w:rFonts w:ascii="Cambria Math" w:hAnsi="Cambria Math" w:cs="Arial"/>
                      <w:color w:val="000000" w:themeColor="text1"/>
                    </w:rPr>
                  </m:ctrlPr>
                </m:sSubPr>
                <m:e>
                  <m:r>
                    <m:rPr>
                      <m:sty m:val="p"/>
                    </m:rPr>
                    <w:rPr>
                      <w:rFonts w:ascii="Cambria Math" w:hAnsi="Cambria Math"/>
                      <w:color w:val="000000" w:themeColor="text1"/>
                    </w:rPr>
                    <m:t>Π</m:t>
                  </m:r>
                </m:e>
                <m:sub>
                  <m:r>
                    <m:rPr>
                      <m:sty m:val="p"/>
                    </m:rPr>
                    <w:rPr>
                      <w:rFonts w:ascii="Cambria Math" w:hAnsi="Cambria Math"/>
                      <w:color w:val="000000" w:themeColor="text1"/>
                    </w:rPr>
                    <m:t>i</m:t>
                  </m:r>
                </m:sub>
              </m:sSub>
            </m:e>
          </m:d>
          <m:r>
            <m:rPr>
              <m:sty m:val="p"/>
            </m:rPr>
            <w:rPr>
              <w:rFonts w:ascii="Cambria Math" w:hAnsi="Cambria Math"/>
            </w:rPr>
            <m:t>*365*24*</m:t>
          </m:r>
          <m:r>
            <w:rPr>
              <w:rFonts w:ascii="Cambria Math" w:hAnsi="Cambria Math"/>
            </w:rPr>
            <m:t>IC</m:t>
          </m:r>
          <m:r>
            <m:rPr>
              <m:sty m:val="p"/>
            </m:rPr>
            <w:rPr>
              <w:rFonts w:ascii="Cambria Math" w:hAnsi="Cambria Math"/>
            </w:rPr>
            <m:t>*</m:t>
          </m:r>
          <m:r>
            <w:rPr>
              <w:rFonts w:ascii="Cambria Math" w:hAnsi="Cambria Math"/>
            </w:rPr>
            <m:t>ALF</m:t>
          </m:r>
        </m:oMath>
      </m:oMathPara>
    </w:p>
    <w:p w14:paraId="365E0490" w14:textId="77777777" w:rsidR="00D179D6" w:rsidRPr="00462199" w:rsidRDefault="00D179D6" w:rsidP="005B4E21">
      <w:pPr>
        <w:pStyle w:val="B3Ashurst"/>
      </w:pPr>
      <w:r w:rsidRPr="00462199">
        <w:t>where:</w:t>
      </w:r>
    </w:p>
    <w:tbl>
      <w:tblPr>
        <w:tblW w:w="8029" w:type="dxa"/>
        <w:tblInd w:w="1406" w:type="dxa"/>
        <w:tblLayout w:type="fixed"/>
        <w:tblCellMar>
          <w:left w:w="10" w:type="dxa"/>
          <w:right w:w="10" w:type="dxa"/>
        </w:tblCellMar>
        <w:tblLook w:val="04A0" w:firstRow="1" w:lastRow="0" w:firstColumn="1" w:lastColumn="0" w:noHBand="0" w:noVBand="1"/>
      </w:tblPr>
      <w:tblGrid>
        <w:gridCol w:w="1627"/>
        <w:gridCol w:w="709"/>
        <w:gridCol w:w="5693"/>
      </w:tblGrid>
      <w:tr w:rsidR="00D179D6" w:rsidRPr="00462199" w14:paraId="53C7C203" w14:textId="77777777" w:rsidTr="005B4E21">
        <w:tc>
          <w:tcPr>
            <w:tcW w:w="1627" w:type="dxa"/>
            <w:tcMar>
              <w:left w:w="108" w:type="dxa"/>
              <w:right w:w="108" w:type="dxa"/>
            </w:tcMar>
          </w:tcPr>
          <w:p w14:paraId="4FE1E380" w14:textId="77777777" w:rsidR="00D179D6" w:rsidRPr="00462199" w:rsidRDefault="00D179D6" w:rsidP="005B4E21">
            <w:pPr>
              <w:pStyle w:val="TableAshurst"/>
            </w:pPr>
            <m:oMathPara>
              <m:oMathParaPr>
                <m:jc m:val="left"/>
              </m:oMathParaPr>
              <m:oMath>
                <m:r>
                  <w:rPr>
                    <w:rFonts w:ascii="Cambria Math" w:hAnsi="Cambria Math"/>
                  </w:rPr>
                  <m:t>TFR</m:t>
                </m:r>
              </m:oMath>
            </m:oMathPara>
          </w:p>
        </w:tc>
        <w:tc>
          <w:tcPr>
            <w:tcW w:w="709" w:type="dxa"/>
            <w:tcMar>
              <w:left w:w="108" w:type="dxa"/>
              <w:right w:w="108" w:type="dxa"/>
            </w:tcMar>
          </w:tcPr>
          <w:p w14:paraId="27E18184" w14:textId="77777777" w:rsidR="00D179D6" w:rsidRPr="00462199" w:rsidRDefault="00D179D6" w:rsidP="005B4E21">
            <w:pPr>
              <w:pStyle w:val="TableAshurst"/>
            </w:pPr>
            <w:r w:rsidRPr="00462199">
              <w:t>=</w:t>
            </w:r>
          </w:p>
        </w:tc>
        <w:tc>
          <w:tcPr>
            <w:tcW w:w="5693" w:type="dxa"/>
            <w:tcMar>
              <w:left w:w="108" w:type="dxa"/>
              <w:right w:w="108" w:type="dxa"/>
            </w:tcMar>
          </w:tcPr>
          <w:p w14:paraId="11325A88" w14:textId="5DC16E57" w:rsidR="00D179D6" w:rsidRPr="00462199" w:rsidRDefault="00D179D6" w:rsidP="005B4E21">
            <w:pPr>
              <w:pStyle w:val="TableAshurst"/>
            </w:pPr>
            <w:r w:rsidRPr="00462199">
              <w:t xml:space="preserve">means the </w:t>
            </w:r>
            <w:r w:rsidR="00262FA0">
              <w:t>t</w:t>
            </w:r>
            <w:r w:rsidRPr="00462199">
              <w:t xml:space="preserve">ermination </w:t>
            </w:r>
            <w:r w:rsidR="00262FA0">
              <w:t>f</w:t>
            </w:r>
            <w:r w:rsidRPr="00462199">
              <w:t xml:space="preserve">ee </w:t>
            </w:r>
            <w:r w:rsidR="00262FA0">
              <w:t>r</w:t>
            </w:r>
            <w:r w:rsidRPr="00462199">
              <w:t>ate equal to two pounds (£2.00) (</w:t>
            </w:r>
            <w:r w:rsidRPr="00462199">
              <w:rPr>
                <w:i/>
              </w:rPr>
              <w:t>£/MWh</w:t>
            </w:r>
            <w:r w:rsidRPr="00462199">
              <w:t xml:space="preserve"> (</w:t>
            </w:r>
            <w:r w:rsidRPr="00462199">
              <w:rPr>
                <w:i/>
              </w:rPr>
              <w:t>HHV</w:t>
            </w:r>
            <w:r w:rsidRPr="00462199">
              <w:t>)</w:t>
            </w:r>
          </w:p>
        </w:tc>
      </w:tr>
      <w:tr w:rsidR="00D179D6" w:rsidRPr="00462199" w14:paraId="35DBEC39" w14:textId="77777777" w:rsidTr="005B4E21">
        <w:tc>
          <w:tcPr>
            <w:tcW w:w="1627" w:type="dxa"/>
            <w:tcMar>
              <w:left w:w="108" w:type="dxa"/>
              <w:right w:w="108" w:type="dxa"/>
            </w:tcMar>
          </w:tcPr>
          <w:p w14:paraId="316AC62E" w14:textId="77777777" w:rsidR="00D179D6" w:rsidRPr="00462199" w:rsidRDefault="00F47FCB" w:rsidP="005B4E21">
            <w:pPr>
              <w:pStyle w:val="TableAshurst"/>
              <w:rPr>
                <w:rFonts w:eastAsia="Microsoft JhengHei" w:cs="Noto Naskh Arabic"/>
              </w:rPr>
            </w:pPr>
            <m:oMathPara>
              <m:oMathParaPr>
                <m:jc m:val="left"/>
              </m:oMathParaPr>
              <m:oMath>
                <m:sSub>
                  <m:sSubPr>
                    <m:ctrlPr>
                      <w:rPr>
                        <w:rFonts w:ascii="Cambria Math" w:hAnsi="Cambria Math" w:cs="Arial"/>
                        <w:color w:val="000000" w:themeColor="text1"/>
                      </w:rPr>
                    </m:ctrlPr>
                  </m:sSubPr>
                  <m:e>
                    <m:r>
                      <m:rPr>
                        <m:sty m:val="p"/>
                      </m:rPr>
                      <w:rPr>
                        <w:rFonts w:ascii="Cambria Math" w:hAnsi="Cambria Math"/>
                        <w:color w:val="000000" w:themeColor="text1"/>
                      </w:rPr>
                      <m:t>Π</m:t>
                    </m:r>
                  </m:e>
                  <m:sub>
                    <m:r>
                      <w:rPr>
                        <w:rFonts w:ascii="Cambria Math" w:hAnsi="Cambria Math"/>
                        <w:color w:val="000000" w:themeColor="text1"/>
                      </w:rPr>
                      <m:t>i</m:t>
                    </m:r>
                  </m:sub>
                </m:sSub>
              </m:oMath>
            </m:oMathPara>
          </w:p>
        </w:tc>
        <w:tc>
          <w:tcPr>
            <w:tcW w:w="709" w:type="dxa"/>
            <w:tcMar>
              <w:left w:w="108" w:type="dxa"/>
              <w:right w:w="108" w:type="dxa"/>
            </w:tcMar>
          </w:tcPr>
          <w:p w14:paraId="6841AB6D" w14:textId="77777777" w:rsidR="00D179D6" w:rsidRPr="00462199" w:rsidRDefault="00D179D6" w:rsidP="005B4E21">
            <w:pPr>
              <w:pStyle w:val="TableAshurst"/>
            </w:pPr>
            <w:r w:rsidRPr="00462199">
              <w:t>=</w:t>
            </w:r>
          </w:p>
        </w:tc>
        <w:tc>
          <w:tcPr>
            <w:tcW w:w="5693" w:type="dxa"/>
            <w:tcMar>
              <w:left w:w="108" w:type="dxa"/>
              <w:right w:w="108" w:type="dxa"/>
            </w:tcMar>
          </w:tcPr>
          <w:p w14:paraId="3A5A50D6" w14:textId="77777777" w:rsidR="00D179D6" w:rsidRPr="00462199" w:rsidRDefault="00D179D6" w:rsidP="005B4E21">
            <w:pPr>
              <w:pStyle w:val="TableAshurst"/>
            </w:pPr>
            <w:r w:rsidRPr="00462199">
              <w:t>means the Inflation Factor applicable to the Default Termination Date (</w:t>
            </w:r>
            <w:r w:rsidRPr="00462199">
              <w:rPr>
                <w:i/>
              </w:rPr>
              <w:t>i</w:t>
            </w:r>
            <w:r w:rsidRPr="00462199">
              <w:t>)</w:t>
            </w:r>
          </w:p>
        </w:tc>
      </w:tr>
      <w:tr w:rsidR="00D179D6" w:rsidRPr="00462199" w14:paraId="01792FB4" w14:textId="77777777" w:rsidTr="005B4E21">
        <w:tc>
          <w:tcPr>
            <w:tcW w:w="1627" w:type="dxa"/>
            <w:tcMar>
              <w:left w:w="108" w:type="dxa"/>
              <w:right w:w="108" w:type="dxa"/>
            </w:tcMar>
          </w:tcPr>
          <w:p w14:paraId="51020F50" w14:textId="77777777" w:rsidR="00D179D6" w:rsidRPr="00462199" w:rsidRDefault="00D179D6" w:rsidP="005B4E21">
            <w:pPr>
              <w:pStyle w:val="TableAshurst"/>
            </w:pPr>
            <m:oMathPara>
              <m:oMathParaPr>
                <m:jc m:val="left"/>
              </m:oMathParaPr>
              <m:oMath>
                <m:r>
                  <w:rPr>
                    <w:rFonts w:ascii="Cambria Math" w:hAnsi="Cambria Math"/>
                  </w:rPr>
                  <m:t>IC</m:t>
                </m:r>
              </m:oMath>
            </m:oMathPara>
          </w:p>
        </w:tc>
        <w:tc>
          <w:tcPr>
            <w:tcW w:w="709" w:type="dxa"/>
            <w:tcMar>
              <w:left w:w="108" w:type="dxa"/>
              <w:right w:w="108" w:type="dxa"/>
            </w:tcMar>
          </w:tcPr>
          <w:p w14:paraId="57124A46" w14:textId="77777777" w:rsidR="00D179D6" w:rsidRPr="00462199" w:rsidRDefault="00D179D6" w:rsidP="005B4E21">
            <w:pPr>
              <w:pStyle w:val="TableAshurst"/>
            </w:pPr>
            <w:r w:rsidRPr="00462199">
              <w:t>=</w:t>
            </w:r>
          </w:p>
        </w:tc>
        <w:tc>
          <w:tcPr>
            <w:tcW w:w="5693" w:type="dxa"/>
            <w:tcMar>
              <w:left w:w="108" w:type="dxa"/>
              <w:right w:w="108" w:type="dxa"/>
            </w:tcMar>
          </w:tcPr>
          <w:p w14:paraId="73B853F1" w14:textId="3FA3E27B" w:rsidR="00D179D6" w:rsidRPr="00462199" w:rsidRDefault="00D179D6" w:rsidP="005B4E21">
            <w:pPr>
              <w:pStyle w:val="TableAshurst"/>
            </w:pPr>
            <w:r w:rsidRPr="00462199">
              <w:t>means the Installed Capacity (</w:t>
            </w:r>
            <w:r w:rsidRPr="00462199">
              <w:rPr>
                <w:i/>
              </w:rPr>
              <w:t>MW (HHV)</w:t>
            </w:r>
            <w:r w:rsidRPr="00462199">
              <w:t>)</w:t>
            </w:r>
            <w:r w:rsidRPr="00462199">
              <w:rPr>
                <w:i/>
              </w:rPr>
              <w:t xml:space="preserve"> </w:t>
            </w:r>
            <w:r w:rsidRPr="00462199">
              <w:t xml:space="preserve">as at the Start Date or the Final Installed Capacity which is confirmed pursuant to </w:t>
            </w:r>
            <w:r w:rsidR="007248B2" w:rsidRPr="007248B2">
              <w:t>Condition</w:t>
            </w:r>
            <w:r w:rsidRPr="00462199">
              <w:t xml:space="preserve"> </w:t>
            </w:r>
            <w:r w:rsidR="00085FBE">
              <w:fldChar w:fldCharType="begin"/>
            </w:r>
            <w:r w:rsidR="00085FBE">
              <w:instrText xml:space="preserve"> REF _Ref144482115 \n \h </w:instrText>
            </w:r>
            <w:r w:rsidR="00085FBE">
              <w:fldChar w:fldCharType="separate"/>
            </w:r>
            <w:del w:id="6788" w:author="Faqir, Sofia (Energy Security)" w:date="2023-11-12T19:47:00Z">
              <w:r w:rsidR="00E473FC">
                <w:delText>7</w:delText>
              </w:r>
            </w:del>
            <w:r w:rsidR="00085FBE">
              <w:fldChar w:fldCharType="end"/>
            </w:r>
            <w:r w:rsidRPr="00462199">
              <w:t xml:space="preserve"> (</w:t>
            </w:r>
            <w:r w:rsidRPr="00462199">
              <w:rPr>
                <w:i/>
              </w:rPr>
              <w:t>Final Installed Capacity</w:t>
            </w:r>
            <w:r w:rsidRPr="00462199">
              <w:t>) (whichever is the most recently confirmed figure)</w:t>
            </w:r>
          </w:p>
        </w:tc>
      </w:tr>
      <w:tr w:rsidR="00D179D6" w:rsidRPr="00462199" w14:paraId="71648D21" w14:textId="77777777" w:rsidTr="005B4E21">
        <w:tc>
          <w:tcPr>
            <w:tcW w:w="1627" w:type="dxa"/>
            <w:tcMar>
              <w:left w:w="108" w:type="dxa"/>
              <w:right w:w="108" w:type="dxa"/>
            </w:tcMar>
          </w:tcPr>
          <w:p w14:paraId="2127B647" w14:textId="77777777" w:rsidR="00D179D6" w:rsidRPr="00462199" w:rsidRDefault="00D179D6" w:rsidP="005B4E21">
            <w:pPr>
              <w:pStyle w:val="TableAshurst"/>
              <w:rPr>
                <w:rFonts w:eastAsia="Microsoft JhengHei" w:cs="Noto Naskh Arabic"/>
              </w:rPr>
            </w:pPr>
            <m:oMathPara>
              <m:oMathParaPr>
                <m:jc m:val="left"/>
              </m:oMathParaPr>
              <m:oMath>
                <m:r>
                  <w:rPr>
                    <w:rFonts w:ascii="Cambria Math" w:eastAsia="Microsoft JhengHei" w:hAnsi="Cambria Math" w:cs="Noto Naskh Arabic"/>
                  </w:rPr>
                  <m:t>ALF</m:t>
                </m:r>
              </m:oMath>
            </m:oMathPara>
          </w:p>
        </w:tc>
        <w:tc>
          <w:tcPr>
            <w:tcW w:w="709" w:type="dxa"/>
            <w:tcMar>
              <w:left w:w="108" w:type="dxa"/>
              <w:right w:w="108" w:type="dxa"/>
            </w:tcMar>
          </w:tcPr>
          <w:p w14:paraId="0B8889E1" w14:textId="77777777" w:rsidR="00D179D6" w:rsidRPr="00462199" w:rsidRDefault="00D179D6" w:rsidP="005B4E21">
            <w:pPr>
              <w:pStyle w:val="TableAshurst"/>
            </w:pPr>
            <w:r w:rsidRPr="00462199">
              <w:t>=</w:t>
            </w:r>
          </w:p>
        </w:tc>
        <w:tc>
          <w:tcPr>
            <w:tcW w:w="5693" w:type="dxa"/>
            <w:tcMar>
              <w:left w:w="108" w:type="dxa"/>
              <w:right w:w="108" w:type="dxa"/>
            </w:tcMar>
          </w:tcPr>
          <w:p w14:paraId="101E31AE" w14:textId="77777777" w:rsidR="00D179D6" w:rsidRPr="00462199" w:rsidRDefault="00D179D6" w:rsidP="005B4E21">
            <w:pPr>
              <w:pStyle w:val="TableAshurst"/>
            </w:pPr>
            <w:r w:rsidRPr="00462199">
              <w:t xml:space="preserve">means the Assumed Load Factor </w:t>
            </w:r>
            <w:r w:rsidRPr="005D4468">
              <w:t>(%)</w:t>
            </w:r>
          </w:p>
        </w:tc>
      </w:tr>
    </w:tbl>
    <w:p w14:paraId="398713ED" w14:textId="0D345676" w:rsidR="00D179D6" w:rsidRPr="00462199" w:rsidRDefault="00D179D6" w:rsidP="005B4E21">
      <w:pPr>
        <w:pStyle w:val="AltSH2Ashurst"/>
      </w:pPr>
      <w:bookmarkStart w:id="6789" w:name="_Ref144115539"/>
      <w:r w:rsidRPr="00462199">
        <w:t xml:space="preserve">For the avoidance of doubt, where the LCHA Counterparty exercises its right to terminate the LCHA under </w:t>
      </w:r>
      <w:r w:rsidR="007248B2" w:rsidRPr="007248B2">
        <w:t>Condition</w:t>
      </w:r>
      <w:r w:rsidRPr="00462199">
        <w:t xml:space="preserve"> </w:t>
      </w:r>
      <w:r w:rsidR="00085FBE">
        <w:fldChar w:fldCharType="begin"/>
      </w:r>
      <w:r w:rsidR="00085FBE">
        <w:instrText xml:space="preserve"> REF _Ref144114761 \n \h </w:instrText>
      </w:r>
      <w:r w:rsidR="00085FBE">
        <w:fldChar w:fldCharType="separate"/>
      </w:r>
      <w:del w:id="6790" w:author="Faqir, Sofia (Energy Security)" w:date="2023-11-12T19:47:00Z">
        <w:r w:rsidR="00E473FC">
          <w:delText>52.27</w:delText>
        </w:r>
      </w:del>
      <w:r w:rsidR="00085FBE">
        <w:fldChar w:fldCharType="end"/>
      </w:r>
      <w:r w:rsidRPr="00462199">
        <w:t xml:space="preserve"> (</w:t>
      </w:r>
      <w:r w:rsidRPr="00462199">
        <w:rPr>
          <w:i/>
        </w:rPr>
        <w:t>Default termination</w:t>
      </w:r>
      <w:r w:rsidRPr="00462199">
        <w:t>) on the basis that more than one (1) ground for termination has arisen, the Producer shall not be liable to pay more than one Default Termination Payment to the LCHA Counterparty.</w:t>
      </w:r>
      <w:bookmarkEnd w:id="6789"/>
    </w:p>
    <w:p w14:paraId="0E1440BE" w14:textId="77777777" w:rsidR="00D179D6" w:rsidRPr="00462199" w:rsidRDefault="00D179D6" w:rsidP="00986A4F">
      <w:pPr>
        <w:pStyle w:val="NormalAshurst"/>
      </w:pPr>
      <w:r w:rsidRPr="00462199">
        <w:br w:type="page"/>
      </w:r>
    </w:p>
    <w:p w14:paraId="3A04841A" w14:textId="77777777" w:rsidR="00D179D6" w:rsidRPr="00462199" w:rsidRDefault="00D179D6" w:rsidP="005B3BB9">
      <w:pPr>
        <w:pStyle w:val="SCHEDULEAshurst"/>
      </w:pPr>
      <w:r w:rsidRPr="00462199">
        <w:lastRenderedPageBreak/>
        <w:br/>
      </w:r>
      <w:bookmarkStart w:id="6791" w:name="_Ref144115540"/>
      <w:bookmarkStart w:id="6792" w:name="_Ref144118001"/>
      <w:bookmarkStart w:id="6793" w:name="_Toc149833753"/>
      <w:r w:rsidRPr="00462199">
        <w:t>Change Control Procedure</w:t>
      </w:r>
      <w:bookmarkEnd w:id="6791"/>
      <w:bookmarkEnd w:id="6792"/>
      <w:bookmarkEnd w:id="6793"/>
    </w:p>
    <w:p w14:paraId="5A4CB36F" w14:textId="77777777" w:rsidR="00D179D6" w:rsidRPr="00462199" w:rsidRDefault="00D179D6" w:rsidP="00EF1AC1">
      <w:pPr>
        <w:pStyle w:val="SH1Ashurst"/>
        <w:numPr>
          <w:ilvl w:val="0"/>
          <w:numId w:val="59"/>
        </w:numPr>
      </w:pPr>
      <w:bookmarkStart w:id="6794" w:name="_Ref144115541"/>
      <w:r w:rsidRPr="00462199">
        <w:t>INTERPRETATION: ANNEX 4</w:t>
      </w:r>
      <w:bookmarkEnd w:id="6794"/>
    </w:p>
    <w:p w14:paraId="4B8C88EF" w14:textId="77777777" w:rsidR="00D179D6" w:rsidRPr="00462199" w:rsidRDefault="00D179D6" w:rsidP="005B3BB9">
      <w:pPr>
        <w:pStyle w:val="NormalBoldAshurst"/>
      </w:pPr>
      <w:r w:rsidRPr="00462199">
        <w:rPr>
          <w:i/>
        </w:rPr>
        <w:t>Interpretation</w:t>
      </w:r>
    </w:p>
    <w:p w14:paraId="696E09F8" w14:textId="2BE5B52D" w:rsidR="00D179D6" w:rsidRPr="00462199" w:rsidRDefault="00D179D6" w:rsidP="005B4E21">
      <w:pPr>
        <w:pStyle w:val="SH2Ashurst"/>
      </w:pPr>
      <w:bookmarkStart w:id="6795" w:name="_Ref144115542"/>
      <w:r w:rsidRPr="00462199">
        <w:t xml:space="preserve">In this </w:t>
      </w:r>
      <w:r>
        <w:fldChar w:fldCharType="begin"/>
      </w:r>
      <w:r>
        <w:instrText xml:space="preserve"> REF _Ref144118001 \w \h </w:instrText>
      </w:r>
      <w:r>
        <w:fldChar w:fldCharType="separate"/>
      </w:r>
      <w:del w:id="6796" w:author="Faqir, Sofia (Energy Security)" w:date="2023-11-12T19:47:00Z">
        <w:r w:rsidR="00E473FC">
          <w:delText>Annex 4</w:delText>
        </w:r>
      </w:del>
      <w:r>
        <w:fldChar w:fldCharType="end"/>
      </w:r>
      <w:r w:rsidRPr="00462199">
        <w:t xml:space="preserve"> (</w:t>
      </w:r>
      <w:r w:rsidRPr="00462199">
        <w:rPr>
          <w:i/>
        </w:rPr>
        <w:t>Change Control Procedure</w:t>
      </w:r>
      <w:r w:rsidRPr="00462199">
        <w:t>), any reference to an "amendment" (or grammatical variation thereof or any analogous term) in respect of any Proposed Amendment shall be deemed to include any change, replacement, deletion or supplement to or of any provision of:</w:t>
      </w:r>
      <w:bookmarkEnd w:id="6795"/>
    </w:p>
    <w:p w14:paraId="3D81646F" w14:textId="77777777" w:rsidR="00D179D6" w:rsidRPr="00462199" w:rsidRDefault="00D179D6" w:rsidP="005B4E21">
      <w:pPr>
        <w:pStyle w:val="SH3Ashurst"/>
      </w:pPr>
      <w:bookmarkStart w:id="6797" w:name="_Ref144115543"/>
      <w:r w:rsidRPr="00462199">
        <w:t>the LCHA;</w:t>
      </w:r>
      <w:bookmarkEnd w:id="6797"/>
    </w:p>
    <w:p w14:paraId="27F6BB09" w14:textId="26643DB1" w:rsidR="00D179D6" w:rsidRPr="00462199" w:rsidRDefault="00D179D6" w:rsidP="005B4E21">
      <w:pPr>
        <w:pStyle w:val="SH3Ashurst"/>
      </w:pPr>
      <w:bookmarkStart w:id="6798" w:name="_Ref144115544"/>
      <w:r w:rsidRPr="00462199">
        <w:t xml:space="preserve">UKLCH Programme LCHAs (other than any UKLCH Programme LCHA to which this </w:t>
      </w:r>
      <w:r>
        <w:fldChar w:fldCharType="begin"/>
      </w:r>
      <w:r>
        <w:instrText xml:space="preserve"> REF _Ref144118001 \w \h </w:instrText>
      </w:r>
      <w:r>
        <w:fldChar w:fldCharType="separate"/>
      </w:r>
      <w:del w:id="6799" w:author="Faqir, Sofia (Energy Security)" w:date="2023-11-12T19:47:00Z">
        <w:r w:rsidR="00E473FC">
          <w:delText>Annex 4</w:delText>
        </w:r>
      </w:del>
      <w:r>
        <w:fldChar w:fldCharType="end"/>
      </w:r>
      <w:r w:rsidRPr="00462199">
        <w:t xml:space="preserve"> (</w:t>
      </w:r>
      <w:r w:rsidRPr="00462199">
        <w:rPr>
          <w:i/>
        </w:rPr>
        <w:t>Change Control Procedure</w:t>
      </w:r>
      <w:r w:rsidRPr="00462199">
        <w:t>) is expressed not to apply); or</w:t>
      </w:r>
      <w:bookmarkEnd w:id="6798"/>
    </w:p>
    <w:p w14:paraId="3F721166" w14:textId="6E9F6792" w:rsidR="00D179D6" w:rsidRPr="00462199" w:rsidRDefault="00D179D6" w:rsidP="005B4E21">
      <w:pPr>
        <w:pStyle w:val="SH3Ashurst"/>
      </w:pPr>
      <w:bookmarkStart w:id="6800" w:name="_Ref144115545"/>
      <w:r w:rsidRPr="00462199">
        <w:t xml:space="preserve">UKLCH Programme LCHAs of a particular category (other than any UKLCH Programme LCHA to which this </w:t>
      </w:r>
      <w:r>
        <w:fldChar w:fldCharType="begin"/>
      </w:r>
      <w:r>
        <w:instrText xml:space="preserve"> REF _Ref144118001 \w \h </w:instrText>
      </w:r>
      <w:r>
        <w:fldChar w:fldCharType="separate"/>
      </w:r>
      <w:del w:id="6801" w:author="Faqir, Sofia (Energy Security)" w:date="2023-11-12T19:47:00Z">
        <w:r w:rsidR="00E473FC">
          <w:delText>Annex 4</w:delText>
        </w:r>
      </w:del>
      <w:r>
        <w:fldChar w:fldCharType="end"/>
      </w:r>
      <w:r w:rsidRPr="00462199">
        <w:t xml:space="preserve"> (</w:t>
      </w:r>
      <w:r w:rsidRPr="00462199">
        <w:rPr>
          <w:i/>
        </w:rPr>
        <w:t>Change Control Procedure</w:t>
      </w:r>
      <w:r w:rsidRPr="00462199">
        <w:t>) is expressed not to apply).</w:t>
      </w:r>
      <w:bookmarkEnd w:id="6800"/>
    </w:p>
    <w:p w14:paraId="16125AB0" w14:textId="77777777" w:rsidR="00D179D6" w:rsidRPr="00462199" w:rsidRDefault="00D179D6" w:rsidP="0033706E">
      <w:pPr>
        <w:pStyle w:val="SH1Ashurst"/>
      </w:pPr>
      <w:bookmarkStart w:id="6802" w:name="_Ref144115546"/>
      <w:r w:rsidRPr="00462199">
        <w:t>CHANGE CONTROL PROCEDURE</w:t>
      </w:r>
      <w:bookmarkEnd w:id="6802"/>
    </w:p>
    <w:p w14:paraId="592DC33D" w14:textId="77777777" w:rsidR="00D179D6" w:rsidRPr="00462199" w:rsidRDefault="00D179D6" w:rsidP="005B3BB9">
      <w:pPr>
        <w:pStyle w:val="NormalBoldAshurst"/>
      </w:pPr>
      <w:r w:rsidRPr="00462199">
        <w:rPr>
          <w:i/>
        </w:rPr>
        <w:t>Amendment Notifications</w:t>
      </w:r>
    </w:p>
    <w:p w14:paraId="4BA7E8EE" w14:textId="77777777" w:rsidR="00D179D6" w:rsidRPr="00462199" w:rsidRDefault="00D179D6" w:rsidP="005B4E21">
      <w:pPr>
        <w:pStyle w:val="SH2Ashurst"/>
      </w:pPr>
      <w:bookmarkStart w:id="6803" w:name="_Ref144115547"/>
      <w:r w:rsidRPr="00462199">
        <w:t xml:space="preserve">The LCHA Counterparty may at any time give a notice to the Producer proposing an amendment to the LCHA (an </w:t>
      </w:r>
      <w:r w:rsidRPr="00462199">
        <w:rPr>
          <w:b/>
        </w:rPr>
        <w:t>"Amendment Notification"</w:t>
      </w:r>
      <w:r w:rsidRPr="00462199">
        <w:t>). Each Amendment Notification shall:</w:t>
      </w:r>
      <w:bookmarkEnd w:id="6803"/>
    </w:p>
    <w:p w14:paraId="039FD046" w14:textId="77777777" w:rsidR="00D179D6" w:rsidRPr="00462199" w:rsidRDefault="00D179D6" w:rsidP="005B4E21">
      <w:pPr>
        <w:pStyle w:val="SH3Ashurst"/>
      </w:pPr>
      <w:bookmarkStart w:id="6804" w:name="_Ref144115548"/>
      <w:r w:rsidRPr="00462199">
        <w:t xml:space="preserve">set out the proposed amendment(s) (the </w:t>
      </w:r>
      <w:r w:rsidRPr="00462199">
        <w:rPr>
          <w:b/>
        </w:rPr>
        <w:t>"Proposed Amendment"</w:t>
      </w:r>
      <w:r w:rsidRPr="00462199">
        <w:t>);</w:t>
      </w:r>
      <w:bookmarkEnd w:id="6804"/>
    </w:p>
    <w:p w14:paraId="2505D0CB" w14:textId="77777777" w:rsidR="00D179D6" w:rsidRPr="00462199" w:rsidRDefault="00D179D6" w:rsidP="005B4E21">
      <w:pPr>
        <w:pStyle w:val="SH3Ashurst"/>
      </w:pPr>
      <w:bookmarkStart w:id="6805" w:name="_Ref144115549"/>
      <w:r w:rsidRPr="00462199">
        <w:t xml:space="preserve">specify the date on which the Proposed Amendment is proposed to become effective (the </w:t>
      </w:r>
      <w:r w:rsidRPr="00462199">
        <w:rPr>
          <w:b/>
        </w:rPr>
        <w:t>"Proposed Amendment Effective Date"</w:t>
      </w:r>
      <w:r w:rsidRPr="00462199">
        <w:t>);</w:t>
      </w:r>
      <w:bookmarkEnd w:id="6805"/>
    </w:p>
    <w:p w14:paraId="6B27BA89" w14:textId="77777777" w:rsidR="00D179D6" w:rsidRPr="00462199" w:rsidRDefault="00D179D6" w:rsidP="005B4E21">
      <w:pPr>
        <w:pStyle w:val="SH3Ashurst"/>
      </w:pPr>
      <w:bookmarkStart w:id="6806" w:name="_Ref144115550"/>
      <w:r w:rsidRPr="00462199">
        <w:t>state whether the LCHA Counterparty considers the Proposed Amendment to be a Material Amendment or a Technical Amendment;</w:t>
      </w:r>
      <w:bookmarkEnd w:id="6806"/>
    </w:p>
    <w:p w14:paraId="6E2BFBD9" w14:textId="77777777" w:rsidR="00D179D6" w:rsidRPr="00462199" w:rsidRDefault="00D179D6" w:rsidP="005B4E21">
      <w:pPr>
        <w:pStyle w:val="SH3Ashurst"/>
      </w:pPr>
      <w:bookmarkStart w:id="6807" w:name="_Ref144115551"/>
      <w:r w:rsidRPr="00462199">
        <w:t>if the LCHA Counterparty considers the Proposed Amendment to be a Technical Amendment, state whether the Proposed Amendment is a General Amendment;</w:t>
      </w:r>
      <w:bookmarkEnd w:id="6807"/>
    </w:p>
    <w:p w14:paraId="2869AB32" w14:textId="745535AF" w:rsidR="00D179D6" w:rsidRPr="00462199" w:rsidRDefault="00D179D6" w:rsidP="005B4E21">
      <w:pPr>
        <w:pStyle w:val="SH3Ashurst"/>
      </w:pPr>
      <w:bookmarkStart w:id="6808" w:name="_Ref144115552"/>
      <w:r w:rsidRPr="00462199">
        <w:t xml:space="preserve">if the Proposed Amendment is a General Amendment, state whether it applies to all UKLCH Programme LCHAs or only to those of a specified category or categories (in each case, other than any UKLCH Programme LCHA to which this </w:t>
      </w:r>
      <w:r>
        <w:fldChar w:fldCharType="begin"/>
      </w:r>
      <w:r>
        <w:instrText xml:space="preserve"> REF _Ref144118001 \w \h </w:instrText>
      </w:r>
      <w:r>
        <w:fldChar w:fldCharType="separate"/>
      </w:r>
      <w:del w:id="6809" w:author="Faqir, Sofia (Energy Security)" w:date="2023-11-12T19:47:00Z">
        <w:r w:rsidR="00E473FC">
          <w:delText>Annex 4</w:delText>
        </w:r>
      </w:del>
      <w:r>
        <w:fldChar w:fldCharType="end"/>
      </w:r>
      <w:r w:rsidRPr="00462199">
        <w:t xml:space="preserve"> (</w:t>
      </w:r>
      <w:r w:rsidRPr="00462199">
        <w:rPr>
          <w:i/>
        </w:rPr>
        <w:t>Change Control Procedure</w:t>
      </w:r>
      <w:r w:rsidRPr="00462199">
        <w:t>) is expressed not to apply) and, if the latter, set out those categories; and</w:t>
      </w:r>
      <w:bookmarkEnd w:id="6808"/>
    </w:p>
    <w:p w14:paraId="78D95E46" w14:textId="77777777" w:rsidR="00D179D6" w:rsidRPr="00462199" w:rsidRDefault="00D179D6" w:rsidP="005B4E21">
      <w:pPr>
        <w:pStyle w:val="SH3Ashurst"/>
      </w:pPr>
      <w:bookmarkStart w:id="6810" w:name="_Ref144115553"/>
      <w:r w:rsidRPr="00462199">
        <w:t>contain such Supporting Information as the LCHA Counterparty considers necessary to enable the Producer to evaluate the Proposed Amendment.</w:t>
      </w:r>
      <w:bookmarkEnd w:id="6810"/>
    </w:p>
    <w:p w14:paraId="46029DB6" w14:textId="77777777" w:rsidR="00D179D6" w:rsidRPr="00462199" w:rsidRDefault="00D179D6" w:rsidP="005B3BB9">
      <w:pPr>
        <w:pStyle w:val="NormalBoldAshurst"/>
      </w:pPr>
      <w:r w:rsidRPr="00462199">
        <w:rPr>
          <w:i/>
        </w:rPr>
        <w:t>Material Amendments: process</w:t>
      </w:r>
    </w:p>
    <w:p w14:paraId="6D6939BD" w14:textId="77777777" w:rsidR="00D179D6" w:rsidRPr="00462199" w:rsidRDefault="00D179D6" w:rsidP="005B4E21">
      <w:pPr>
        <w:pStyle w:val="SH2Ashurst"/>
      </w:pPr>
      <w:bookmarkStart w:id="6811" w:name="_Ref144115554"/>
      <w:r w:rsidRPr="00462199">
        <w:t>If an Amendment Notification specifies that the Proposed Amendment is a Material Amendment, the Producer shall, no later than twenty (20) Business Days after the Amendment Notification has been received, either:</w:t>
      </w:r>
      <w:bookmarkEnd w:id="6811"/>
    </w:p>
    <w:p w14:paraId="78D8F3B4" w14:textId="77777777" w:rsidR="00D179D6" w:rsidRPr="00462199" w:rsidRDefault="00D179D6" w:rsidP="005B4E21">
      <w:pPr>
        <w:pStyle w:val="SH3Ashurst"/>
      </w:pPr>
      <w:bookmarkStart w:id="6812" w:name="_Ref144115555"/>
      <w:r w:rsidRPr="00462199">
        <w:t>confirm by notice in writing to the LCHA Counterparty that it agrees with the Proposed Amendment and the Proposed Amendment Effective Date; or</w:t>
      </w:r>
      <w:bookmarkEnd w:id="6812"/>
    </w:p>
    <w:p w14:paraId="360A3DE5" w14:textId="77777777" w:rsidR="00D179D6" w:rsidRPr="00462199" w:rsidRDefault="00D179D6" w:rsidP="005B4E21">
      <w:pPr>
        <w:pStyle w:val="SH3Ashurst"/>
      </w:pPr>
      <w:bookmarkStart w:id="6813" w:name="_Ref144115556"/>
      <w:r w:rsidRPr="00462199">
        <w:lastRenderedPageBreak/>
        <w:t xml:space="preserve">specify, by notice in writing to the LCHA Counterparty (a </w:t>
      </w:r>
      <w:r w:rsidRPr="00462199">
        <w:rPr>
          <w:b/>
        </w:rPr>
        <w:t>"Material Amendment Response Notification"</w:t>
      </w:r>
      <w:r w:rsidRPr="00462199">
        <w:t>), any objections which the Producer has to:</w:t>
      </w:r>
      <w:bookmarkEnd w:id="6813"/>
    </w:p>
    <w:p w14:paraId="41F55D9F" w14:textId="77777777" w:rsidR="00D179D6" w:rsidRPr="00462199" w:rsidRDefault="00D179D6" w:rsidP="005B4E21">
      <w:pPr>
        <w:pStyle w:val="SH4Ashurst"/>
      </w:pPr>
      <w:bookmarkStart w:id="6814" w:name="_Ref144115557"/>
      <w:r w:rsidRPr="00462199">
        <w:t>the Proposed Amendment, any such notification to include details of:</w:t>
      </w:r>
      <w:bookmarkEnd w:id="6814"/>
    </w:p>
    <w:p w14:paraId="7D157805" w14:textId="77777777" w:rsidR="00D179D6" w:rsidRPr="00462199" w:rsidRDefault="00D179D6" w:rsidP="005B4E21">
      <w:pPr>
        <w:pStyle w:val="SH5Ashurst"/>
      </w:pPr>
      <w:bookmarkStart w:id="6815" w:name="_Ref144115558"/>
      <w:r w:rsidRPr="00462199">
        <w:t>any proposal by the Producer to address the matters identified in the Amendment Notification by means of an alternative amendment; and</w:t>
      </w:r>
      <w:bookmarkEnd w:id="6815"/>
    </w:p>
    <w:p w14:paraId="3BAA6129" w14:textId="77777777" w:rsidR="00D179D6" w:rsidRPr="00462199" w:rsidRDefault="00D179D6" w:rsidP="005B4E21">
      <w:pPr>
        <w:pStyle w:val="SH5Ashurst"/>
      </w:pPr>
      <w:bookmarkStart w:id="6816" w:name="_Ref144115559"/>
      <w:r w:rsidRPr="00462199">
        <w:t>any consequential matters arising from the Proposed Amendment which the Producer considers have not been identified in the Amendment Notification; or</w:t>
      </w:r>
      <w:bookmarkEnd w:id="6816"/>
    </w:p>
    <w:p w14:paraId="125E39CA" w14:textId="77777777" w:rsidR="00D179D6" w:rsidRPr="00462199" w:rsidRDefault="00D179D6" w:rsidP="005B4E21">
      <w:pPr>
        <w:pStyle w:val="SH4Ashurst"/>
      </w:pPr>
      <w:bookmarkStart w:id="6817" w:name="_Ref144115560"/>
      <w:r w:rsidRPr="00462199">
        <w:t>the Proposed Amendment Effective Date.</w:t>
      </w:r>
      <w:bookmarkEnd w:id="6817"/>
    </w:p>
    <w:p w14:paraId="43DBB055" w14:textId="77777777" w:rsidR="00D179D6" w:rsidRPr="00462199" w:rsidRDefault="00D179D6" w:rsidP="005B4E21">
      <w:pPr>
        <w:pStyle w:val="SH2Ashurst"/>
      </w:pPr>
      <w:bookmarkStart w:id="6818" w:name="_Ref144115561"/>
      <w:r w:rsidRPr="00462199">
        <w:t>Any Material Amendment Response Notification shall also include such Supporting Information as the Producer considers necessary to enable the LCHA Counterparty to evaluate the matters covered in such notification.</w:t>
      </w:r>
      <w:bookmarkEnd w:id="6818"/>
    </w:p>
    <w:p w14:paraId="5E087E53" w14:textId="77777777" w:rsidR="00D179D6" w:rsidRPr="00462199" w:rsidRDefault="00D179D6" w:rsidP="005B4E21">
      <w:pPr>
        <w:pStyle w:val="SH2Ashurst"/>
      </w:pPr>
      <w:bookmarkStart w:id="6819" w:name="_Ref144115562"/>
      <w:r w:rsidRPr="00462199">
        <w:t>No later than ten (10) Business Days after receipt by the LCHA Counterparty of a Material Amendment Response Notification, the Parties shall meet and negotiate in good faith to agree:</w:t>
      </w:r>
      <w:bookmarkEnd w:id="6819"/>
    </w:p>
    <w:p w14:paraId="06E32101" w14:textId="77777777" w:rsidR="00D179D6" w:rsidRPr="00462199" w:rsidRDefault="00D179D6" w:rsidP="005B4E21">
      <w:pPr>
        <w:pStyle w:val="SH3Ashurst"/>
      </w:pPr>
      <w:bookmarkStart w:id="6820" w:name="_Ref144115563"/>
      <w:r w:rsidRPr="00462199">
        <w:t>whether to effect the Proposed Amendment;</w:t>
      </w:r>
      <w:bookmarkEnd w:id="6820"/>
    </w:p>
    <w:p w14:paraId="5275D796" w14:textId="77777777" w:rsidR="00D179D6" w:rsidRPr="00462199" w:rsidRDefault="00D179D6" w:rsidP="005B4E21">
      <w:pPr>
        <w:pStyle w:val="SH3Ashurst"/>
      </w:pPr>
      <w:bookmarkStart w:id="6821" w:name="_Ref144115564"/>
      <w:r w:rsidRPr="00462199">
        <w:t>the date on which the Proposed Amendment shall become effective (which need not be the Proposed Amendment Effective Date); and</w:t>
      </w:r>
      <w:bookmarkEnd w:id="6821"/>
    </w:p>
    <w:p w14:paraId="0DDC867D" w14:textId="77777777" w:rsidR="00D179D6" w:rsidRPr="00462199" w:rsidRDefault="00D179D6" w:rsidP="005B4E21">
      <w:pPr>
        <w:pStyle w:val="SH3Ashurst"/>
      </w:pPr>
      <w:bookmarkStart w:id="6822" w:name="_Ref144115565"/>
      <w:r w:rsidRPr="00462199">
        <w:t>if effected:</w:t>
      </w:r>
      <w:bookmarkEnd w:id="6822"/>
    </w:p>
    <w:p w14:paraId="60201996" w14:textId="77777777" w:rsidR="00D179D6" w:rsidRPr="00462199" w:rsidRDefault="00D179D6" w:rsidP="005B4E21">
      <w:pPr>
        <w:pStyle w:val="SH4Ashurst"/>
      </w:pPr>
      <w:bookmarkStart w:id="6823" w:name="_Ref144115566"/>
      <w:r w:rsidRPr="00462199">
        <w:t>the terms of the Proposed Amendment; and</w:t>
      </w:r>
      <w:bookmarkEnd w:id="6823"/>
    </w:p>
    <w:p w14:paraId="4A8287D4" w14:textId="77777777" w:rsidR="00D179D6" w:rsidRPr="00462199" w:rsidRDefault="00D179D6" w:rsidP="005B4E21">
      <w:pPr>
        <w:pStyle w:val="SH4Ashurst"/>
      </w:pPr>
      <w:bookmarkStart w:id="6824" w:name="_Ref144115567"/>
      <w:r w:rsidRPr="00462199">
        <w:t>what, if any, consequential amendments need to be made to the LCHA.</w:t>
      </w:r>
      <w:bookmarkEnd w:id="6824"/>
    </w:p>
    <w:p w14:paraId="0CA19EEB" w14:textId="77777777" w:rsidR="00D179D6" w:rsidRPr="00462199" w:rsidRDefault="00D179D6" w:rsidP="005B3BB9">
      <w:pPr>
        <w:pStyle w:val="NormalBoldAshurst"/>
      </w:pPr>
      <w:r w:rsidRPr="00462199">
        <w:rPr>
          <w:i/>
        </w:rPr>
        <w:t>Material Amendments: implementation</w:t>
      </w:r>
    </w:p>
    <w:p w14:paraId="2F5A5B1D" w14:textId="77777777" w:rsidR="00D179D6" w:rsidRPr="00462199" w:rsidRDefault="00D179D6" w:rsidP="005B4E21">
      <w:pPr>
        <w:pStyle w:val="SH2Ashurst"/>
      </w:pPr>
      <w:bookmarkStart w:id="6825" w:name="_Ref144115568"/>
      <w:r w:rsidRPr="00462199">
        <w:t xml:space="preserve">A Material Amendment shall not become effective unless and until documented in writing and signed by each Party (a </w:t>
      </w:r>
      <w:r w:rsidRPr="00462199">
        <w:rPr>
          <w:b/>
        </w:rPr>
        <w:t>"Material Amendment Agreement"</w:t>
      </w:r>
      <w:r w:rsidRPr="00462199">
        <w:t>). Any Material Amendment Agreement shall:</w:t>
      </w:r>
      <w:bookmarkEnd w:id="6825"/>
    </w:p>
    <w:p w14:paraId="386634C9" w14:textId="77777777" w:rsidR="00D179D6" w:rsidRPr="00462199" w:rsidRDefault="00D179D6" w:rsidP="005B4E21">
      <w:pPr>
        <w:pStyle w:val="SH3Ashurst"/>
      </w:pPr>
      <w:bookmarkStart w:id="6826" w:name="_Ref144115569"/>
      <w:r w:rsidRPr="00462199">
        <w:t>set out the amendment which is to be effected;</w:t>
      </w:r>
      <w:bookmarkEnd w:id="6826"/>
    </w:p>
    <w:p w14:paraId="4403E746" w14:textId="77777777" w:rsidR="00D179D6" w:rsidRPr="00462199" w:rsidRDefault="00D179D6" w:rsidP="005B4E21">
      <w:pPr>
        <w:pStyle w:val="SH3Ashurst"/>
      </w:pPr>
      <w:bookmarkStart w:id="6827" w:name="_Ref144115570"/>
      <w:r w:rsidRPr="00462199">
        <w:t>state the effective date of the amendment; and</w:t>
      </w:r>
      <w:bookmarkEnd w:id="6827"/>
    </w:p>
    <w:p w14:paraId="64CC439E" w14:textId="77777777" w:rsidR="00D179D6" w:rsidRPr="00462199" w:rsidRDefault="00D179D6" w:rsidP="005B4E21">
      <w:pPr>
        <w:pStyle w:val="SH3Ashurst"/>
      </w:pPr>
      <w:bookmarkStart w:id="6828" w:name="_Ref144115571"/>
      <w:r w:rsidRPr="00462199">
        <w:t>detail any consequential amendments to be made (whether or not identified in the Amendment Notification).</w:t>
      </w:r>
      <w:bookmarkEnd w:id="6828"/>
    </w:p>
    <w:p w14:paraId="0B4AE06A" w14:textId="77777777" w:rsidR="00D179D6" w:rsidRPr="00462199" w:rsidRDefault="00D179D6" w:rsidP="005B3BB9">
      <w:pPr>
        <w:pStyle w:val="NormalBoldAshurst"/>
      </w:pPr>
      <w:r w:rsidRPr="00462199">
        <w:rPr>
          <w:i/>
        </w:rPr>
        <w:t>Technical Amendments (bilateral Proposed Amendments): process</w:t>
      </w:r>
    </w:p>
    <w:p w14:paraId="528FF815" w14:textId="77777777" w:rsidR="00D179D6" w:rsidRPr="00462199" w:rsidRDefault="00D179D6" w:rsidP="005B4E21">
      <w:pPr>
        <w:pStyle w:val="SH2Ashurst"/>
      </w:pPr>
      <w:bookmarkStart w:id="6829" w:name="_Ref144115572"/>
      <w:r w:rsidRPr="00462199">
        <w:t>If an Amendment Notification:</w:t>
      </w:r>
      <w:bookmarkEnd w:id="6829"/>
    </w:p>
    <w:p w14:paraId="782D1298" w14:textId="77777777" w:rsidR="00D179D6" w:rsidRPr="00462199" w:rsidRDefault="00D179D6" w:rsidP="005B4E21">
      <w:pPr>
        <w:pStyle w:val="SH3Ashurst"/>
      </w:pPr>
      <w:bookmarkStart w:id="6830" w:name="_Ref144115573"/>
      <w:r w:rsidRPr="00462199">
        <w:t>specifies that the Proposed Amendment is a Technical Amendment; and</w:t>
      </w:r>
      <w:bookmarkEnd w:id="6830"/>
    </w:p>
    <w:p w14:paraId="742F50AB" w14:textId="77777777" w:rsidR="00D179D6" w:rsidRPr="00462199" w:rsidRDefault="00D179D6" w:rsidP="005B4E21">
      <w:pPr>
        <w:pStyle w:val="SH3Ashurst"/>
      </w:pPr>
      <w:bookmarkStart w:id="6831" w:name="_Ref144115574"/>
      <w:r w:rsidRPr="00462199">
        <w:t xml:space="preserve">does not specify that it is a General Amendment, the Producer shall, no later than twenty (20) Business Days after receipt of the Amendment Notification (the </w:t>
      </w:r>
      <w:r w:rsidRPr="00462199">
        <w:rPr>
          <w:b/>
        </w:rPr>
        <w:t>"Technical Amendment Response Period"</w:t>
      </w:r>
      <w:r w:rsidRPr="00462199">
        <w:t>), either:</w:t>
      </w:r>
      <w:bookmarkEnd w:id="6831"/>
    </w:p>
    <w:p w14:paraId="5636AF46" w14:textId="77777777" w:rsidR="00D179D6" w:rsidRPr="00462199" w:rsidRDefault="00D179D6" w:rsidP="005B4E21">
      <w:pPr>
        <w:pStyle w:val="SH4Ashurst"/>
      </w:pPr>
      <w:bookmarkStart w:id="6832" w:name="_Ref144115575"/>
      <w:r w:rsidRPr="00462199">
        <w:t>confirm by notice in writing to the LCHA Counterparty that it agrees with the Proposed Amendment and the Proposed Amendment Effective Date; or</w:t>
      </w:r>
      <w:bookmarkEnd w:id="6832"/>
    </w:p>
    <w:p w14:paraId="0AEEF3B7" w14:textId="77777777" w:rsidR="00D179D6" w:rsidRPr="00462199" w:rsidRDefault="00D179D6" w:rsidP="005B4E21">
      <w:pPr>
        <w:pStyle w:val="SH4Ashurst"/>
      </w:pPr>
      <w:bookmarkStart w:id="6833" w:name="_Ref144115576"/>
      <w:r w:rsidRPr="00462199">
        <w:lastRenderedPageBreak/>
        <w:t xml:space="preserve">specify, by notice in writing to the LCHA Counterparty (a </w:t>
      </w:r>
      <w:r w:rsidRPr="00462199">
        <w:rPr>
          <w:b/>
        </w:rPr>
        <w:t>"Technical Amendment Response Notification"</w:t>
      </w:r>
      <w:r w:rsidRPr="00462199">
        <w:t>), any objections which the Producer has to:</w:t>
      </w:r>
      <w:bookmarkEnd w:id="6833"/>
    </w:p>
    <w:p w14:paraId="0C085A72" w14:textId="77777777" w:rsidR="00D179D6" w:rsidRPr="00462199" w:rsidRDefault="00D179D6" w:rsidP="005B4E21">
      <w:pPr>
        <w:pStyle w:val="SH5Ashurst"/>
      </w:pPr>
      <w:bookmarkStart w:id="6834" w:name="_Ref144115577"/>
      <w:r w:rsidRPr="00462199">
        <w:t xml:space="preserve">the classification of the Proposed Amendment as a Technical Amendment (including reasonable details of the Producer's reasons for such objections) (a </w:t>
      </w:r>
      <w:r w:rsidRPr="00462199">
        <w:rPr>
          <w:b/>
        </w:rPr>
        <w:t>"Classification Objection"</w:t>
      </w:r>
      <w:r w:rsidRPr="00462199">
        <w:t>);</w:t>
      </w:r>
      <w:bookmarkEnd w:id="6834"/>
    </w:p>
    <w:p w14:paraId="37828C46" w14:textId="77777777" w:rsidR="00D179D6" w:rsidRPr="00462199" w:rsidRDefault="00D179D6" w:rsidP="005B4E21">
      <w:pPr>
        <w:pStyle w:val="SH5Ashurst"/>
      </w:pPr>
      <w:bookmarkStart w:id="6835" w:name="_Ref144115578"/>
      <w:r w:rsidRPr="00462199">
        <w:t>the Proposed Amendment, any such notification to include details of:</w:t>
      </w:r>
      <w:bookmarkEnd w:id="6835"/>
    </w:p>
    <w:p w14:paraId="264C3080" w14:textId="77777777" w:rsidR="00D179D6" w:rsidRPr="00462199" w:rsidRDefault="00D179D6" w:rsidP="005B4E21">
      <w:pPr>
        <w:pStyle w:val="SH7Ashurst"/>
        <w:tabs>
          <w:tab w:val="left" w:pos="3277"/>
        </w:tabs>
        <w:ind w:left="3277"/>
      </w:pPr>
      <w:bookmarkStart w:id="6836" w:name="_Ref144115579"/>
      <w:r w:rsidRPr="00462199">
        <w:t>any proposal by the Producer to address the matters identified in the Amendment Notification by means of an alternative amendment; and</w:t>
      </w:r>
      <w:bookmarkEnd w:id="6836"/>
    </w:p>
    <w:p w14:paraId="53ED5486" w14:textId="77777777" w:rsidR="00D179D6" w:rsidRPr="00462199" w:rsidRDefault="00D179D6" w:rsidP="005B4E21">
      <w:pPr>
        <w:pStyle w:val="SH7Ashurst"/>
        <w:tabs>
          <w:tab w:val="left" w:pos="3277"/>
        </w:tabs>
        <w:ind w:left="3277"/>
      </w:pPr>
      <w:bookmarkStart w:id="6837" w:name="_Ref144115580"/>
      <w:r w:rsidRPr="00462199">
        <w:t>any consequential matters arising from the Proposed Amendment which the Producer considers have not been identified in the Amendment Notification; or</w:t>
      </w:r>
      <w:bookmarkEnd w:id="6837"/>
    </w:p>
    <w:p w14:paraId="52D07118" w14:textId="77777777" w:rsidR="00D179D6" w:rsidRPr="00462199" w:rsidRDefault="00D179D6" w:rsidP="005B4E21">
      <w:pPr>
        <w:pStyle w:val="SH5Ashurst"/>
      </w:pPr>
      <w:bookmarkStart w:id="6838" w:name="_Ref144115581"/>
      <w:r w:rsidRPr="00462199">
        <w:t>the Proposed Amendment Effective Date.</w:t>
      </w:r>
      <w:bookmarkEnd w:id="6838"/>
    </w:p>
    <w:p w14:paraId="218F8C73" w14:textId="77777777" w:rsidR="00D179D6" w:rsidRPr="00462199" w:rsidRDefault="00D179D6" w:rsidP="005B4E21">
      <w:pPr>
        <w:pStyle w:val="SH2Ashurst"/>
      </w:pPr>
      <w:bookmarkStart w:id="6839" w:name="_Ref144115582"/>
      <w:r w:rsidRPr="00462199">
        <w:t>Any Technical Amendment Response Notification shall also include such Supporting Information as the Producer considers necessary to enable the LCHA Counterparty to evaluate the matters covered in such notification.</w:t>
      </w:r>
      <w:bookmarkEnd w:id="6839"/>
    </w:p>
    <w:p w14:paraId="1B0BCC61" w14:textId="77777777" w:rsidR="00D179D6" w:rsidRPr="00462199" w:rsidRDefault="00D179D6" w:rsidP="005B4E21">
      <w:pPr>
        <w:pStyle w:val="SH2Ashurst"/>
      </w:pPr>
      <w:bookmarkStart w:id="6840" w:name="_Ref144115583"/>
      <w:r w:rsidRPr="00462199">
        <w:t>If the Producer:</w:t>
      </w:r>
      <w:bookmarkEnd w:id="6840"/>
    </w:p>
    <w:p w14:paraId="2EAC6C59" w14:textId="77777777" w:rsidR="00D179D6" w:rsidRPr="00462199" w:rsidRDefault="00D179D6" w:rsidP="005B4E21">
      <w:pPr>
        <w:pStyle w:val="SH3Ashurst"/>
      </w:pPr>
      <w:bookmarkStart w:id="6841" w:name="_Ref144115584"/>
      <w:r w:rsidRPr="00462199">
        <w:t>does not give the LCHA Counterparty a Technical Amendment Response Notification within the Technical Amendment Response Period, the Proposed Amendment shall be binding on the Parties with effect from the Proposed Amendment Effective Date; or</w:t>
      </w:r>
      <w:bookmarkEnd w:id="6841"/>
    </w:p>
    <w:p w14:paraId="27C55445" w14:textId="77777777" w:rsidR="00D179D6" w:rsidRPr="00462199" w:rsidRDefault="00D179D6" w:rsidP="005B4E21">
      <w:pPr>
        <w:pStyle w:val="SH3Ashurst"/>
      </w:pPr>
      <w:bookmarkStart w:id="6842" w:name="_Ref144115585"/>
      <w:r w:rsidRPr="00462199">
        <w:t>gives the LCHA Counterparty a Technical Amendment Response Notification within the Technical Amendment Response Period, then the following provisions shall apply:</w:t>
      </w:r>
      <w:bookmarkEnd w:id="6842"/>
    </w:p>
    <w:p w14:paraId="583EAEE9" w14:textId="77777777" w:rsidR="00D179D6" w:rsidRPr="00462199" w:rsidRDefault="00D179D6" w:rsidP="005B4E21">
      <w:pPr>
        <w:pStyle w:val="SH4Ashurst"/>
      </w:pPr>
      <w:bookmarkStart w:id="6843" w:name="_Ref144115586"/>
      <w:r w:rsidRPr="00462199">
        <w:t>if the Technical Amendment Response Notification included a Classification Objection, then:</w:t>
      </w:r>
      <w:bookmarkEnd w:id="6843"/>
    </w:p>
    <w:p w14:paraId="77C9044C" w14:textId="77777777" w:rsidR="00D179D6" w:rsidRPr="00462199" w:rsidRDefault="00D179D6" w:rsidP="005B4E21">
      <w:pPr>
        <w:pStyle w:val="SH5Ashurst"/>
      </w:pPr>
      <w:bookmarkStart w:id="6844" w:name="_Ref144115587"/>
      <w:r w:rsidRPr="00462199">
        <w:t>the Technical Amendment Response Notification shall constitute a Dispute Notice and the resulting Dispute shall be subject to the Dispute Resolution Procedure; and</w:t>
      </w:r>
      <w:bookmarkEnd w:id="6844"/>
    </w:p>
    <w:p w14:paraId="75B6C7C6" w14:textId="77777777" w:rsidR="00D179D6" w:rsidRPr="00462199" w:rsidRDefault="00D179D6" w:rsidP="005B4E21">
      <w:pPr>
        <w:pStyle w:val="SH5Ashurst"/>
      </w:pPr>
      <w:bookmarkStart w:id="6845" w:name="_Ref144115588"/>
      <w:r w:rsidRPr="00462199">
        <w:t>if, pursuant to the Dispute Resolution Procedure, either of the Parties agrees (whether by means of a Senior Representatives Settlement or otherwise) that the Proposed Amendment is a Material Amendment or it is otherwise determined or resolved pursuant to the Dispute Resolution Procedure that the Proposed Amendment is a Material Amendment, then the Proposed Amendment shall not become effective between the Parties unless and until a Material Amendment Agreement is entered into; and</w:t>
      </w:r>
      <w:bookmarkEnd w:id="6845"/>
    </w:p>
    <w:p w14:paraId="001AF3FD" w14:textId="77777777" w:rsidR="00D179D6" w:rsidRPr="00462199" w:rsidRDefault="00D179D6" w:rsidP="005B4E21">
      <w:pPr>
        <w:pStyle w:val="SH4Ashurst"/>
      </w:pPr>
      <w:bookmarkStart w:id="6846" w:name="_Ref144115589"/>
      <w:r w:rsidRPr="00462199">
        <w:t>if either:</w:t>
      </w:r>
      <w:bookmarkEnd w:id="6846"/>
    </w:p>
    <w:p w14:paraId="250EEA88" w14:textId="77777777" w:rsidR="00D179D6" w:rsidRPr="00462199" w:rsidRDefault="00D179D6" w:rsidP="005B4E21">
      <w:pPr>
        <w:pStyle w:val="SH5Ashurst"/>
      </w:pPr>
      <w:bookmarkStart w:id="6847" w:name="_Ref144115590"/>
      <w:r w:rsidRPr="00462199">
        <w:t>the Technical Amendment Response Notification did not include a Classification Objection; or</w:t>
      </w:r>
      <w:bookmarkEnd w:id="6847"/>
    </w:p>
    <w:p w14:paraId="48483109" w14:textId="77777777" w:rsidR="00D179D6" w:rsidRPr="00462199" w:rsidRDefault="00D179D6" w:rsidP="005B4E21">
      <w:pPr>
        <w:pStyle w:val="SH5Ashurst"/>
      </w:pPr>
      <w:bookmarkStart w:id="6848" w:name="_Ref144115591"/>
      <w:r w:rsidRPr="00462199">
        <w:t xml:space="preserve">(pursuant to the Dispute Resolution Procedure) the Parties agree (whether by means of a Senior Representatives Settlement or otherwise) </w:t>
      </w:r>
      <w:r w:rsidRPr="00462199">
        <w:lastRenderedPageBreak/>
        <w:t>that the Proposed Amendment is a Technical Amendment or it is otherwise determined or resolved pursuant to the Dispute Resolution Procedure that the Proposed Amendment is a Technical Amendment,</w:t>
      </w:r>
      <w:bookmarkEnd w:id="6848"/>
    </w:p>
    <w:p w14:paraId="148DEF07" w14:textId="77777777" w:rsidR="00D179D6" w:rsidRPr="00462199" w:rsidRDefault="00D179D6" w:rsidP="00C7767D">
      <w:pPr>
        <w:pStyle w:val="B4Ashurst"/>
      </w:pPr>
      <w:r w:rsidRPr="00462199">
        <w:t>then:</w:t>
      </w:r>
    </w:p>
    <w:p w14:paraId="2417A155" w14:textId="77777777" w:rsidR="00D179D6" w:rsidRPr="00462199" w:rsidRDefault="00D179D6" w:rsidP="005B4E21">
      <w:pPr>
        <w:pStyle w:val="SH7Ashurst"/>
        <w:tabs>
          <w:tab w:val="left" w:pos="3277"/>
        </w:tabs>
        <w:ind w:left="3277"/>
      </w:pPr>
      <w:bookmarkStart w:id="6849" w:name="_Ref144115592"/>
      <w:r w:rsidRPr="00462199">
        <w:t>the LCHA Counterparty shall consider the objections of the Producer set out in the Technical Amendment Response Notification and may make such amendments to the Proposed Amendment as it deems appropriate having regard to such objections; and</w:t>
      </w:r>
      <w:bookmarkEnd w:id="6849"/>
    </w:p>
    <w:p w14:paraId="3994FFCA" w14:textId="03F97F47" w:rsidR="00D179D6" w:rsidRPr="00462199" w:rsidRDefault="00D179D6" w:rsidP="005B4E21">
      <w:pPr>
        <w:pStyle w:val="SH7Ashurst"/>
        <w:tabs>
          <w:tab w:val="left" w:pos="3277"/>
        </w:tabs>
        <w:ind w:left="3277"/>
      </w:pPr>
      <w:bookmarkStart w:id="6850" w:name="_Ref144115593"/>
      <w:r w:rsidRPr="00462199">
        <w:t xml:space="preserve">the Proposed Amendment (as amended if the LCHA Counterparty elects to so amend pursuant to paragraph </w:t>
      </w:r>
      <w:r>
        <w:fldChar w:fldCharType="begin"/>
      </w:r>
      <w:r>
        <w:instrText xml:space="preserve"> REF _Ref144115592 \w \h </w:instrText>
      </w:r>
      <w:r>
        <w:fldChar w:fldCharType="separate"/>
      </w:r>
      <w:del w:id="6851" w:author="Faqir, Sofia (Energy Security)" w:date="2023-11-12T19:47:00Z">
        <w:r w:rsidR="00E473FC">
          <w:delText>2.8(B)(ii)(b)(1)</w:delText>
        </w:r>
      </w:del>
      <w:r>
        <w:fldChar w:fldCharType="end"/>
      </w:r>
      <w:r w:rsidRPr="00462199">
        <w:t>) shall become binding on the Parties with effect from the Proposed Amendment Effective Date.</w:t>
      </w:r>
      <w:bookmarkEnd w:id="6850"/>
    </w:p>
    <w:p w14:paraId="2425ADEB" w14:textId="77777777" w:rsidR="00D179D6" w:rsidRPr="00462199" w:rsidRDefault="00D179D6" w:rsidP="005B3BB9">
      <w:pPr>
        <w:pStyle w:val="NormalBoldAshurst"/>
      </w:pPr>
      <w:r w:rsidRPr="00462199">
        <w:rPr>
          <w:i/>
        </w:rPr>
        <w:t>Technical Amendments (General Amendments): process</w:t>
      </w:r>
    </w:p>
    <w:p w14:paraId="548DD96D" w14:textId="7A578F6D" w:rsidR="00D179D6" w:rsidRPr="00462199" w:rsidRDefault="00D179D6" w:rsidP="00C7767D">
      <w:pPr>
        <w:pStyle w:val="SH2Ashurst"/>
      </w:pPr>
      <w:bookmarkStart w:id="6852" w:name="_Ref144115594"/>
      <w:r w:rsidRPr="00462199">
        <w:t xml:space="preserve">If an Amendment Notification specifies that the Proposed Amendment is a Technical Amendment and is a General Amendment, then paragraphs </w:t>
      </w:r>
      <w:r>
        <w:fldChar w:fldCharType="begin"/>
      </w:r>
      <w:r>
        <w:instrText xml:space="preserve"> REF _Ref144115572 \w \h </w:instrText>
      </w:r>
      <w:r>
        <w:fldChar w:fldCharType="separate"/>
      </w:r>
      <w:del w:id="6853" w:author="Faqir, Sofia (Energy Security)" w:date="2023-11-12T19:47:00Z">
        <w:r w:rsidR="00E473FC">
          <w:delText>2.6</w:delText>
        </w:r>
      </w:del>
      <w:r>
        <w:fldChar w:fldCharType="end"/>
      </w:r>
      <w:r w:rsidRPr="00462199">
        <w:t xml:space="preserve"> to</w:t>
      </w:r>
      <w:r>
        <w:t xml:space="preserve"> </w:t>
      </w:r>
      <w:r>
        <w:fldChar w:fldCharType="begin"/>
      </w:r>
      <w:r>
        <w:instrText xml:space="preserve"> REF _Ref144115583 \w \h </w:instrText>
      </w:r>
      <w:r>
        <w:fldChar w:fldCharType="separate"/>
      </w:r>
      <w:del w:id="6854" w:author="Faqir, Sofia (Energy Security)" w:date="2023-11-12T19:47:00Z">
        <w:r w:rsidR="00E473FC">
          <w:delText>2.8</w:delText>
        </w:r>
      </w:del>
      <w:r>
        <w:fldChar w:fldCharType="end"/>
      </w:r>
      <w:r w:rsidRPr="00462199">
        <w:t xml:space="preserve"> shall be applied, with the necessary modifications, on the following basis:</w:t>
      </w:r>
      <w:bookmarkEnd w:id="6852"/>
    </w:p>
    <w:p w14:paraId="60DB0842" w14:textId="34C66695" w:rsidR="00D179D6" w:rsidRPr="00462199" w:rsidRDefault="00D179D6" w:rsidP="00C7767D">
      <w:pPr>
        <w:pStyle w:val="SH3Ashurst"/>
      </w:pPr>
      <w:bookmarkStart w:id="6855" w:name="_Ref144115595"/>
      <w:r w:rsidRPr="00462199">
        <w:t xml:space="preserve">the confirmation provided for in paragraph </w:t>
      </w:r>
      <w:r>
        <w:rPr>
          <w:color w:val="000000"/>
          <w:cs/>
        </w:rPr>
        <w:fldChar w:fldCharType="begin"/>
      </w:r>
      <w:r>
        <w:instrText xml:space="preserve"> REF _Ref144115575 \w \h </w:instrText>
      </w:r>
      <w:r>
        <w:rPr>
          <w:color w:val="000000"/>
          <w:cs/>
        </w:rPr>
      </w:r>
      <w:r>
        <w:rPr>
          <w:color w:val="000000"/>
          <w:cs/>
        </w:rPr>
        <w:fldChar w:fldCharType="separate"/>
      </w:r>
      <w:del w:id="6856" w:author="Faqir, Sofia (Energy Security)" w:date="2023-11-12T19:47:00Z">
        <w:r w:rsidR="00E473FC">
          <w:delText>2.6(B)(i)</w:delText>
        </w:r>
      </w:del>
      <w:r>
        <w:rPr>
          <w:color w:val="000000"/>
          <w:cs/>
        </w:rPr>
        <w:fldChar w:fldCharType="end"/>
      </w:r>
      <w:r w:rsidRPr="00462199">
        <w:t xml:space="preserve"> shall be deemed to have been given by the Producer, and the Proposed Amendment shall (subject to paragraph </w:t>
      </w:r>
      <w:r>
        <w:fldChar w:fldCharType="begin"/>
      </w:r>
      <w:r>
        <w:instrText xml:space="preserve"> REF _Ref144115597 \w \h </w:instrText>
      </w:r>
      <w:r>
        <w:fldChar w:fldCharType="separate"/>
      </w:r>
      <w:del w:id="6857" w:author="Faqir, Sofia (Energy Security)" w:date="2023-11-12T19:47:00Z">
        <w:r w:rsidR="00E473FC">
          <w:delText>2.9(C)</w:delText>
        </w:r>
      </w:del>
      <w:r>
        <w:fldChar w:fldCharType="end"/>
      </w:r>
      <w:r w:rsidRPr="00462199">
        <w:t>) be binding on the Producer with effect from the Proposed Amendment Effective Date, unless seventy-five per cent. (75%) or more in number of all CCP Affected Parties give a Technical Amendment Response Notification to the LCHA Counterparty within the Technical Amendment Response Period;</w:t>
      </w:r>
      <w:bookmarkEnd w:id="6855"/>
    </w:p>
    <w:p w14:paraId="4DD8A7C3" w14:textId="3A5A28DD" w:rsidR="00D179D6" w:rsidRPr="00462199" w:rsidRDefault="00D179D6" w:rsidP="00C7767D">
      <w:pPr>
        <w:pStyle w:val="SH3Ashurst"/>
      </w:pPr>
      <w:bookmarkStart w:id="6858" w:name="_Ref144115596"/>
      <w:r w:rsidRPr="00462199">
        <w:t>if seventy-five per cent. (75%) or more in number of the CCP Affected Parties deliver a Technical Amendment Response Notification within the Technical Amendment Response Period then the procedure provided for in paragraph</w:t>
      </w:r>
      <w:r>
        <w:t xml:space="preserve"> </w:t>
      </w:r>
      <w:r>
        <w:fldChar w:fldCharType="begin"/>
      </w:r>
      <w:r>
        <w:instrText xml:space="preserve"> REF _Ref144115585 \w \h </w:instrText>
      </w:r>
      <w:r>
        <w:fldChar w:fldCharType="separate"/>
      </w:r>
      <w:del w:id="6859" w:author="Faqir, Sofia (Energy Security)" w:date="2023-11-12T19:47:00Z">
        <w:r w:rsidR="00E473FC">
          <w:delText>2.8(B)</w:delText>
        </w:r>
      </w:del>
      <w:r>
        <w:fldChar w:fldCharType="end"/>
      </w:r>
      <w:r w:rsidRPr="00462199">
        <w:t xml:space="preserve"> shall be applied; and</w:t>
      </w:r>
      <w:bookmarkEnd w:id="6858"/>
    </w:p>
    <w:p w14:paraId="0BA8D13D" w14:textId="2FDE6BBF" w:rsidR="00D179D6" w:rsidRPr="00462199" w:rsidRDefault="00D179D6" w:rsidP="00C7767D">
      <w:pPr>
        <w:pStyle w:val="SH3Ashurst"/>
      </w:pPr>
      <w:bookmarkStart w:id="6860" w:name="_Ref144115597"/>
      <w:r w:rsidRPr="00462199">
        <w:t>if the Producer gives a Technical Amendment Response Notification within the Technical Amendment Response Period which includes a Classification Objection, then the Proposed Amendment shall become binding on the Producer only in accordance with the provisions of paragraph</w:t>
      </w:r>
      <w:r>
        <w:t xml:space="preserve"> </w:t>
      </w:r>
      <w:r>
        <w:fldChar w:fldCharType="begin"/>
      </w:r>
      <w:r>
        <w:instrText xml:space="preserve"> REF _Ref144115585 \w \h </w:instrText>
      </w:r>
      <w:r>
        <w:fldChar w:fldCharType="separate"/>
      </w:r>
      <w:del w:id="6861" w:author="Faqir, Sofia (Energy Security)" w:date="2023-11-12T19:47:00Z">
        <w:r w:rsidR="00E473FC">
          <w:delText>2.8(B)</w:delText>
        </w:r>
      </w:del>
      <w:r>
        <w:fldChar w:fldCharType="end"/>
      </w:r>
      <w:r w:rsidRPr="00462199">
        <w:t>.</w:t>
      </w:r>
      <w:bookmarkEnd w:id="6860"/>
    </w:p>
    <w:p w14:paraId="666FCC20" w14:textId="77777777" w:rsidR="00D179D6" w:rsidRPr="00462199" w:rsidRDefault="00D179D6" w:rsidP="005B3BB9">
      <w:pPr>
        <w:pStyle w:val="NormalBoldAshurst"/>
      </w:pPr>
      <w:r w:rsidRPr="00462199">
        <w:rPr>
          <w:i/>
        </w:rPr>
        <w:t>Technical Amendments: implementation</w:t>
      </w:r>
    </w:p>
    <w:p w14:paraId="69F6E5F4" w14:textId="77777777" w:rsidR="00D179D6" w:rsidRPr="00462199" w:rsidRDefault="00D179D6" w:rsidP="00C7767D">
      <w:pPr>
        <w:pStyle w:val="SH2Ashurst"/>
      </w:pPr>
      <w:bookmarkStart w:id="6862" w:name="_Ref144115598"/>
      <w:r w:rsidRPr="00462199">
        <w:t xml:space="preserve">Where any Technical Amendment is to take effect in accordance with this Change Control Procedure, the Producer shall, if requested by the LCHA Counterparty, promptly sign an agreement (a </w:t>
      </w:r>
      <w:r w:rsidRPr="00462199">
        <w:rPr>
          <w:b/>
        </w:rPr>
        <w:t>"Technical Amendment Agreement"</w:t>
      </w:r>
      <w:r w:rsidRPr="00462199">
        <w:t>) which:</w:t>
      </w:r>
      <w:bookmarkEnd w:id="6862"/>
    </w:p>
    <w:p w14:paraId="3FE0A4EC" w14:textId="77777777" w:rsidR="00D179D6" w:rsidRPr="00462199" w:rsidRDefault="00D179D6" w:rsidP="00C7767D">
      <w:pPr>
        <w:pStyle w:val="SH3Ashurst"/>
      </w:pPr>
      <w:bookmarkStart w:id="6863" w:name="_Ref144115599"/>
      <w:r w:rsidRPr="00462199">
        <w:t>sets out the amendment which is to be effected;</w:t>
      </w:r>
      <w:bookmarkEnd w:id="6863"/>
    </w:p>
    <w:p w14:paraId="2823BF10" w14:textId="77777777" w:rsidR="00D179D6" w:rsidRPr="00462199" w:rsidRDefault="00D179D6" w:rsidP="00C7767D">
      <w:pPr>
        <w:pStyle w:val="SH3Ashurst"/>
      </w:pPr>
      <w:bookmarkStart w:id="6864" w:name="_Ref144115600"/>
      <w:r w:rsidRPr="00462199">
        <w:t>states the effective date of the amendment; and</w:t>
      </w:r>
      <w:bookmarkEnd w:id="6864"/>
    </w:p>
    <w:p w14:paraId="7E658DAB" w14:textId="77777777" w:rsidR="00D179D6" w:rsidRPr="00462199" w:rsidRDefault="00D179D6" w:rsidP="00C7767D">
      <w:pPr>
        <w:pStyle w:val="SH3Ashurst"/>
      </w:pPr>
      <w:bookmarkStart w:id="6865" w:name="_Ref144115601"/>
      <w:r w:rsidRPr="00462199">
        <w:t>details any consequential amendments to be made (whether or not identified in the Amendment Notification),</w:t>
      </w:r>
      <w:bookmarkEnd w:id="6865"/>
    </w:p>
    <w:p w14:paraId="18F8D68E" w14:textId="3D2E43BD" w:rsidR="00D179D6" w:rsidRPr="00462199" w:rsidRDefault="00D179D6" w:rsidP="005B3BB9">
      <w:pPr>
        <w:pStyle w:val="B12Ashurst"/>
      </w:pPr>
      <w:r w:rsidRPr="00462199">
        <w:t xml:space="preserve">in each case as agreed, determined or resolved in accordance with the relevant provisions of paragraphs </w:t>
      </w:r>
      <w:r>
        <w:fldChar w:fldCharType="begin"/>
      </w:r>
      <w:r>
        <w:instrText xml:space="preserve"> REF _Ref144115572 \w \h </w:instrText>
      </w:r>
      <w:r>
        <w:fldChar w:fldCharType="separate"/>
      </w:r>
      <w:del w:id="6866" w:author="Faqir, Sofia (Energy Security)" w:date="2023-11-12T19:47:00Z">
        <w:r w:rsidR="00E473FC">
          <w:delText>2.6</w:delText>
        </w:r>
      </w:del>
      <w:r>
        <w:fldChar w:fldCharType="end"/>
      </w:r>
      <w:r w:rsidRPr="00462199">
        <w:t xml:space="preserve"> to </w:t>
      </w:r>
      <w:r>
        <w:fldChar w:fldCharType="begin"/>
      </w:r>
      <w:r>
        <w:instrText xml:space="preserve"> REF _Ref144115594 \w \h </w:instrText>
      </w:r>
      <w:r>
        <w:fldChar w:fldCharType="separate"/>
      </w:r>
      <w:del w:id="6867" w:author="Faqir, Sofia (Energy Security)" w:date="2023-11-12T19:47:00Z">
        <w:r w:rsidR="00E473FC">
          <w:delText>2.9</w:delText>
        </w:r>
      </w:del>
      <w:r>
        <w:fldChar w:fldCharType="end"/>
      </w:r>
      <w:r w:rsidRPr="00462199">
        <w:t xml:space="preserve"> (inclusive).</w:t>
      </w:r>
    </w:p>
    <w:p w14:paraId="1D4BBBC3" w14:textId="43A30B76" w:rsidR="00D179D6" w:rsidRPr="00462199" w:rsidRDefault="00D179D6" w:rsidP="00C7767D">
      <w:pPr>
        <w:pStyle w:val="SH2Ashurst"/>
      </w:pPr>
      <w:bookmarkStart w:id="6868" w:name="_Ref144115602"/>
      <w:r w:rsidRPr="00462199">
        <w:lastRenderedPageBreak/>
        <w:t>Any failure or refusal by the Producer to sign a Technical Amendment Agreement shall not operate so as to prevent the relevant Technical Amendment being binding on the Parties with effect from the relevant Proposed Amendment Effective Date in accordance with the provisions of paragraph</w:t>
      </w:r>
      <w:r>
        <w:t xml:space="preserve"> </w:t>
      </w:r>
      <w:r>
        <w:fldChar w:fldCharType="begin"/>
      </w:r>
      <w:r>
        <w:instrText xml:space="preserve"> REF _Ref144115589 \w \h </w:instrText>
      </w:r>
      <w:r>
        <w:fldChar w:fldCharType="separate"/>
      </w:r>
      <w:del w:id="6869" w:author="Faqir, Sofia (Energy Security)" w:date="2023-11-12T19:47:00Z">
        <w:r w:rsidR="00E473FC">
          <w:delText>2.8(B)(ii)</w:delText>
        </w:r>
      </w:del>
      <w:r>
        <w:fldChar w:fldCharType="end"/>
      </w:r>
      <w:r w:rsidRPr="00462199">
        <w:t xml:space="preserve"> or </w:t>
      </w:r>
      <w:r>
        <w:fldChar w:fldCharType="begin"/>
      </w:r>
      <w:r>
        <w:instrText xml:space="preserve"> REF _Ref144115595 \w \h </w:instrText>
      </w:r>
      <w:r>
        <w:fldChar w:fldCharType="separate"/>
      </w:r>
      <w:del w:id="6870" w:author="Faqir, Sofia (Energy Security)" w:date="2023-11-12T19:47:00Z">
        <w:r w:rsidR="00E473FC">
          <w:delText>2.9(A)</w:delText>
        </w:r>
      </w:del>
      <w:r>
        <w:fldChar w:fldCharType="end"/>
      </w:r>
      <w:r w:rsidRPr="00462199">
        <w:t xml:space="preserve"> (as appropriate).</w:t>
      </w:r>
      <w:bookmarkEnd w:id="6868"/>
    </w:p>
    <w:p w14:paraId="7D6EE7D3" w14:textId="77777777" w:rsidR="00D179D6" w:rsidRPr="00462199" w:rsidRDefault="00D179D6" w:rsidP="005B3BB9">
      <w:pPr>
        <w:pStyle w:val="NormalBoldAshurst"/>
      </w:pPr>
      <w:r w:rsidRPr="00462199">
        <w:rPr>
          <w:i/>
        </w:rPr>
        <w:t>Miscellaneous</w:t>
      </w:r>
    </w:p>
    <w:p w14:paraId="22C08E81" w14:textId="60FB745F" w:rsidR="00D179D6" w:rsidRPr="00462199" w:rsidRDefault="00D179D6" w:rsidP="00C7767D">
      <w:pPr>
        <w:pStyle w:val="SH2Ashurst"/>
      </w:pPr>
      <w:bookmarkStart w:id="6871" w:name="_Ref144115603"/>
      <w:r w:rsidRPr="00462199">
        <w:t xml:space="preserve">The categorisation of any Proposed Amendment as a Technical Amendment (irrespective of whether it is a General Amendment) or a Material Amendment shall not operate so as to prevent the provisions of </w:t>
      </w:r>
      <w:r w:rsidR="007248B2" w:rsidRPr="007248B2">
        <w:t>Condition</w:t>
      </w:r>
      <w:r w:rsidRPr="00462199">
        <w:t xml:space="preserve"> </w:t>
      </w:r>
      <w:r w:rsidR="00085FBE">
        <w:fldChar w:fldCharType="begin"/>
      </w:r>
      <w:r w:rsidR="00085FBE">
        <w:instrText xml:space="preserve"> REF _Ref144482179 \n \h </w:instrText>
      </w:r>
      <w:r w:rsidR="00085FBE">
        <w:fldChar w:fldCharType="separate"/>
      </w:r>
      <w:del w:id="6872" w:author="Faqir, Sofia (Energy Security)" w:date="2023-11-12T19:47:00Z">
        <w:r w:rsidR="00E473FC">
          <w:delText>62</w:delText>
        </w:r>
      </w:del>
      <w:r w:rsidR="00085FBE">
        <w:fldChar w:fldCharType="end"/>
      </w:r>
      <w:r w:rsidRPr="00462199">
        <w:t xml:space="preserve"> (</w:t>
      </w:r>
      <w:r w:rsidRPr="00462199">
        <w:rPr>
          <w:i/>
          <w:iCs/>
        </w:rPr>
        <w:t>Consolidation of Connected Disputes</w:t>
      </w:r>
      <w:r w:rsidRPr="00462199">
        <w:t>) applying to any Dispute arising in respect of that Proposed Amendment.</w:t>
      </w:r>
      <w:bookmarkEnd w:id="6871"/>
    </w:p>
    <w:p w14:paraId="5027A049" w14:textId="77777777" w:rsidR="00D179D6" w:rsidRPr="00462199" w:rsidRDefault="00D179D6" w:rsidP="00986A4F">
      <w:pPr>
        <w:pStyle w:val="NormalAshurst"/>
      </w:pPr>
      <w:r w:rsidRPr="00462199">
        <w:br w:type="page"/>
      </w:r>
    </w:p>
    <w:p w14:paraId="1B3CFDEB" w14:textId="77777777" w:rsidR="00D179D6" w:rsidRPr="00462199" w:rsidRDefault="00D179D6" w:rsidP="005B3BB9">
      <w:pPr>
        <w:pStyle w:val="SCHEDULEAshurst"/>
      </w:pPr>
      <w:r w:rsidRPr="00462199">
        <w:lastRenderedPageBreak/>
        <w:br/>
      </w:r>
      <w:bookmarkStart w:id="6873" w:name="_Ref144115604"/>
      <w:bookmarkStart w:id="6874" w:name="_Ref144118002"/>
      <w:bookmarkStart w:id="6875" w:name="_Ref144118003"/>
      <w:bookmarkStart w:id="6876" w:name="_Toc149833754"/>
      <w:r w:rsidRPr="00462199">
        <w:t>Form of Direct Agreement</w:t>
      </w:r>
      <w:bookmarkEnd w:id="6873"/>
      <w:bookmarkEnd w:id="6874"/>
      <w:bookmarkEnd w:id="6875"/>
      <w:bookmarkEnd w:id="6876"/>
    </w:p>
    <w:tbl>
      <w:tblPr>
        <w:tblW w:w="0" w:type="auto"/>
        <w:jc w:val="center"/>
        <w:tblCellMar>
          <w:left w:w="10" w:type="dxa"/>
          <w:right w:w="10" w:type="dxa"/>
        </w:tblCellMar>
        <w:tblLook w:val="04A0" w:firstRow="1" w:lastRow="0" w:firstColumn="1" w:lastColumn="0" w:noHBand="0" w:noVBand="1"/>
      </w:tblPr>
      <w:tblGrid>
        <w:gridCol w:w="9017"/>
      </w:tblGrid>
      <w:tr w:rsidR="00D179D6" w:rsidRPr="00462199" w14:paraId="47A6B2C2" w14:textId="77777777" w:rsidTr="00D61824">
        <w:trPr>
          <w:trHeight w:val="1922"/>
          <w:jc w:val="center"/>
        </w:trPr>
        <w:tc>
          <w:tcPr>
            <w:tcW w:w="9017" w:type="dxa"/>
            <w:tcMar>
              <w:left w:w="108" w:type="dxa"/>
              <w:right w:w="108" w:type="dxa"/>
            </w:tcMar>
          </w:tcPr>
          <w:p w14:paraId="0DE5DB58" w14:textId="77777777" w:rsidR="00D179D6" w:rsidRPr="00462199" w:rsidRDefault="00D179D6" w:rsidP="00D61824">
            <w:pPr>
              <w:pStyle w:val="NormalAshurst"/>
              <w:jc w:val="center"/>
            </w:pPr>
            <w:r w:rsidRPr="00462199">
              <w:rPr>
                <w:b/>
              </w:rPr>
              <w:t>LOW CARBON CONTRACTS COMPANY LTD</w:t>
            </w:r>
            <w:r w:rsidRPr="00462199">
              <w:rPr>
                <w:b/>
              </w:rPr>
              <w:br/>
            </w:r>
            <w:r w:rsidRPr="00462199">
              <w:t>as LCHA</w:t>
            </w:r>
          </w:p>
          <w:p w14:paraId="461C7092" w14:textId="77777777" w:rsidR="00D179D6" w:rsidRPr="00462199" w:rsidRDefault="00D179D6" w:rsidP="00D61824">
            <w:pPr>
              <w:pStyle w:val="NormalAshurst"/>
              <w:jc w:val="center"/>
            </w:pPr>
            <w:r w:rsidRPr="00462199">
              <w:t>Counterparty and</w:t>
            </w:r>
          </w:p>
          <w:p w14:paraId="4C177452" w14:textId="77777777" w:rsidR="00D179D6" w:rsidRPr="00462199" w:rsidRDefault="00D179D6" w:rsidP="00D61824">
            <w:pPr>
              <w:pStyle w:val="NormalAshurst"/>
              <w:jc w:val="center"/>
            </w:pPr>
            <w:r w:rsidRPr="00462199">
              <w:rPr>
                <w:b/>
              </w:rPr>
              <w:t>[</w:t>
            </w:r>
            <w:r w:rsidRPr="00035FBB">
              <w:rPr>
                <w:b/>
              </w:rPr>
              <w:fldChar w:fldCharType="begin"/>
            </w:r>
            <w:r w:rsidRPr="00035FBB">
              <w:rPr>
                <w:b/>
              </w:rPr>
              <w:instrText xml:space="preserve"> SYMBOL 108\f wingdings \s11\h \* MERGEFORMAT </w:instrText>
            </w:r>
            <w:r w:rsidRPr="00035FBB">
              <w:rPr>
                <w:b/>
              </w:rPr>
              <w:fldChar w:fldCharType="end"/>
            </w:r>
            <w:r w:rsidRPr="00462199">
              <w:rPr>
                <w:b/>
              </w:rPr>
              <w:t>]</w:t>
            </w:r>
            <w:r w:rsidRPr="00462199">
              <w:rPr>
                <w:b/>
              </w:rPr>
              <w:br/>
            </w:r>
            <w:r w:rsidRPr="00462199">
              <w:t>as [Lender(s)]/[Security Trustee]</w:t>
            </w:r>
            <w:bookmarkStart w:id="6877" w:name="_Ref144117945"/>
            <w:r w:rsidRPr="00462199">
              <w:rPr>
                <w:rStyle w:val="FootnoteReference"/>
              </w:rPr>
              <w:footnoteReference w:id="75"/>
            </w:r>
            <w:bookmarkEnd w:id="6877"/>
            <w:r w:rsidRPr="00462199">
              <w:t xml:space="preserve"> and</w:t>
            </w:r>
          </w:p>
          <w:p w14:paraId="3AD63B1E" w14:textId="77777777" w:rsidR="00D179D6" w:rsidRPr="00462199" w:rsidRDefault="00D179D6" w:rsidP="00D61824">
            <w:pPr>
              <w:pStyle w:val="NormalAshurst"/>
              <w:jc w:val="center"/>
            </w:pPr>
            <w:r w:rsidRPr="00462199">
              <w:rPr>
                <w:b/>
              </w:rPr>
              <w:t>[</w:t>
            </w:r>
            <w:r w:rsidRPr="00035FBB">
              <w:rPr>
                <w:b/>
              </w:rPr>
              <w:fldChar w:fldCharType="begin"/>
            </w:r>
            <w:r w:rsidRPr="00035FBB">
              <w:rPr>
                <w:b/>
              </w:rPr>
              <w:instrText xml:space="preserve"> SYMBOL 108\f wingdings \s11\h \* MERGEFORMAT </w:instrText>
            </w:r>
            <w:r w:rsidRPr="00035FBB">
              <w:rPr>
                <w:b/>
              </w:rPr>
              <w:fldChar w:fldCharType="end"/>
            </w:r>
            <w:r w:rsidRPr="00462199">
              <w:rPr>
                <w:b/>
              </w:rPr>
              <w:t>]</w:t>
            </w:r>
            <w:r w:rsidRPr="00462199">
              <w:rPr>
                <w:b/>
              </w:rPr>
              <w:br/>
            </w:r>
            <w:r w:rsidRPr="00462199">
              <w:t>as Producer</w:t>
            </w:r>
          </w:p>
        </w:tc>
      </w:tr>
      <w:tr w:rsidR="00D179D6" w:rsidRPr="00462199" w14:paraId="080EDBAF" w14:textId="77777777" w:rsidTr="00D61824">
        <w:trPr>
          <w:trHeight w:val="4082"/>
          <w:jc w:val="center"/>
        </w:trPr>
        <w:tc>
          <w:tcPr>
            <w:tcW w:w="9017" w:type="dxa"/>
            <w:tcMar>
              <w:left w:w="108" w:type="dxa"/>
              <w:right w:w="108" w:type="dxa"/>
            </w:tcMar>
            <w:vAlign w:val="center"/>
          </w:tcPr>
          <w:p w14:paraId="6124938B" w14:textId="77777777" w:rsidR="00D179D6" w:rsidRPr="00462199" w:rsidRDefault="00D179D6" w:rsidP="00D61824">
            <w:pPr>
              <w:pStyle w:val="NormalAshurst"/>
              <w:jc w:val="center"/>
            </w:pPr>
            <w:r w:rsidRPr="00462199">
              <w:t>______________________________________________________</w:t>
            </w:r>
          </w:p>
          <w:p w14:paraId="533D17E2" w14:textId="77777777" w:rsidR="00D179D6" w:rsidRPr="00462199" w:rsidRDefault="00D179D6" w:rsidP="00D61824">
            <w:pPr>
              <w:pStyle w:val="NormalAshurst"/>
              <w:jc w:val="center"/>
            </w:pPr>
            <w:r w:rsidRPr="00462199">
              <w:rPr>
                <w:b/>
              </w:rPr>
              <w:t>DIRECT AGREEMENT</w:t>
            </w:r>
            <w:r w:rsidRPr="00462199">
              <w:rPr>
                <w:b/>
              </w:rPr>
              <w:br/>
            </w:r>
            <w:r w:rsidRPr="00462199">
              <w:t>in relation to a LCHA for [</w:t>
            </w:r>
            <w:r w:rsidRPr="00462199">
              <w:rPr>
                <w:i/>
              </w:rPr>
              <w:t>insert details of facility</w:t>
            </w:r>
            <w:r w:rsidRPr="00462199">
              <w:t>]</w:t>
            </w:r>
          </w:p>
          <w:p w14:paraId="69CA1184" w14:textId="77777777" w:rsidR="00D179D6" w:rsidRPr="00462199" w:rsidRDefault="00D179D6" w:rsidP="00D61824">
            <w:pPr>
              <w:pStyle w:val="NormalAshurst"/>
              <w:jc w:val="center"/>
            </w:pPr>
            <w:r w:rsidRPr="00462199">
              <w:t>______________________________________________________</w:t>
            </w:r>
          </w:p>
        </w:tc>
      </w:tr>
      <w:tr w:rsidR="00D179D6" w:rsidRPr="00462199" w14:paraId="3C9CC071" w14:textId="77777777" w:rsidTr="00D61824">
        <w:trPr>
          <w:trHeight w:val="4082"/>
          <w:jc w:val="center"/>
        </w:trPr>
        <w:tc>
          <w:tcPr>
            <w:tcW w:w="9017" w:type="dxa"/>
            <w:tcMar>
              <w:left w:w="108" w:type="dxa"/>
              <w:right w:w="108" w:type="dxa"/>
            </w:tcMar>
            <w:vAlign w:val="center"/>
          </w:tcPr>
          <w:p w14:paraId="3D0E7D2D" w14:textId="77777777" w:rsidR="00D179D6" w:rsidRPr="00462199" w:rsidRDefault="00D179D6" w:rsidP="00D61824">
            <w:pPr>
              <w:pStyle w:val="NormalBoldAshurst"/>
              <w:jc w:val="center"/>
            </w:pPr>
            <w:r w:rsidRPr="00462199">
              <w:t>DRAFT – Version 1</w:t>
            </w:r>
          </w:p>
          <w:p w14:paraId="6FE4EE74" w14:textId="77777777" w:rsidR="00D179D6" w:rsidRPr="00462199" w:rsidRDefault="00D179D6" w:rsidP="00D61824">
            <w:pPr>
              <w:pStyle w:val="CBOLDCAPSAshurst"/>
            </w:pPr>
            <w:r w:rsidRPr="00462199">
              <w:t>[</w:t>
            </w:r>
            <w:r w:rsidRPr="00035FBB">
              <w:fldChar w:fldCharType="begin"/>
            </w:r>
            <w:r w:rsidRPr="00035FBB">
              <w:instrText xml:space="preserve"> SYMBOL 108\f wingdings \s11\h \* MERGEFORMAT </w:instrText>
            </w:r>
            <w:r w:rsidRPr="00035FBB">
              <w:fldChar w:fldCharType="end"/>
            </w:r>
            <w:r w:rsidRPr="00462199">
              <w:t>] 2023</w:t>
            </w:r>
          </w:p>
        </w:tc>
      </w:tr>
    </w:tbl>
    <w:p w14:paraId="648F82E5" w14:textId="77777777" w:rsidR="00D179D6" w:rsidRPr="00462199" w:rsidRDefault="00D179D6" w:rsidP="00986A4F">
      <w:pPr>
        <w:pStyle w:val="NormalAshurst"/>
      </w:pPr>
      <w:r w:rsidRPr="00462199">
        <w:br w:type="page"/>
      </w:r>
    </w:p>
    <w:p w14:paraId="709D6ED8" w14:textId="77777777" w:rsidR="00D179D6" w:rsidRPr="00462199" w:rsidRDefault="00D179D6" w:rsidP="005B3BB9">
      <w:pPr>
        <w:pStyle w:val="CBOLDCAPSAshurst"/>
      </w:pPr>
      <w:r w:rsidRPr="00462199">
        <w:lastRenderedPageBreak/>
        <w:t>CONTENTS</w:t>
      </w:r>
    </w:p>
    <w:p w14:paraId="62B244A2" w14:textId="77777777" w:rsidR="00D179D6" w:rsidRPr="00462199" w:rsidRDefault="00D179D6" w:rsidP="005B3BB9">
      <w:pPr>
        <w:pStyle w:val="TOCSubHeadingAshurst"/>
      </w:pPr>
      <w:r w:rsidRPr="00462199">
        <w:t>CLAUSE</w:t>
      </w:r>
      <w:r w:rsidRPr="00462199">
        <w:tab/>
        <w:t>PAGE</w:t>
      </w:r>
    </w:p>
    <w:p w14:paraId="2753F8AF" w14:textId="476D2500" w:rsidR="00E473FC" w:rsidRPr="00E473FC" w:rsidRDefault="00D179D6">
      <w:pPr>
        <w:pStyle w:val="TOC2"/>
        <w:rPr>
          <w:rFonts w:asciiTheme="minorHAnsi" w:hAnsiTheme="minorHAnsi"/>
          <w:sz w:val="22"/>
          <w:szCs w:val="22"/>
        </w:rPr>
      </w:pPr>
      <w:r w:rsidRPr="00E473FC">
        <w:rPr>
          <w:noProof w:val="0"/>
        </w:rPr>
        <w:fldChar w:fldCharType="begin"/>
      </w:r>
      <w:r w:rsidR="00E473FC">
        <w:rPr>
          <w:noProof w:val="0"/>
        </w:rPr>
        <w:instrText xml:space="preserve"> TOC \F \B "ANNEX5" \Z \T " SH1ASHURST,2, APPENDIXSUBASHURST,2, " </w:instrText>
      </w:r>
      <w:r w:rsidRPr="00E473FC">
        <w:rPr>
          <w:noProof w:val="0"/>
        </w:rPr>
        <w:fldChar w:fldCharType="separate"/>
      </w:r>
      <w:r w:rsidR="00E473FC" w:rsidRPr="00E473FC">
        <w:t>1.</w:t>
      </w:r>
      <w:r w:rsidR="00E473FC" w:rsidRPr="00E473FC">
        <w:rPr>
          <w:rFonts w:asciiTheme="minorHAnsi" w:hAnsiTheme="minorHAnsi"/>
          <w:sz w:val="22"/>
          <w:szCs w:val="22"/>
        </w:rPr>
        <w:tab/>
      </w:r>
      <w:r w:rsidR="00E473FC" w:rsidRPr="00E473FC">
        <w:t>Definitions and interpretation</w:t>
      </w:r>
      <w:r w:rsidR="00E473FC" w:rsidRPr="00E473FC">
        <w:rPr>
          <w:webHidden/>
        </w:rPr>
        <w:tab/>
      </w:r>
      <w:r w:rsidR="00E473FC" w:rsidRPr="00E473FC">
        <w:rPr>
          <w:webHidden/>
        </w:rPr>
        <w:fldChar w:fldCharType="begin"/>
      </w:r>
      <w:r w:rsidR="00E473FC" w:rsidRPr="00E473FC">
        <w:rPr>
          <w:webHidden/>
        </w:rPr>
        <w:instrText xml:space="preserve"> PAGEREF _Toc149833782 \h </w:instrText>
      </w:r>
      <w:r w:rsidR="00E473FC" w:rsidRPr="00E473FC">
        <w:rPr>
          <w:webHidden/>
        </w:rPr>
      </w:r>
      <w:r w:rsidR="00E473FC" w:rsidRPr="00E473FC">
        <w:rPr>
          <w:webHidden/>
        </w:rPr>
        <w:fldChar w:fldCharType="separate"/>
      </w:r>
      <w:r w:rsidR="00E473FC" w:rsidRPr="00E473FC">
        <w:rPr>
          <w:webHidden/>
        </w:rPr>
        <w:t>331</w:t>
      </w:r>
      <w:r w:rsidR="00E473FC" w:rsidRPr="00E473FC">
        <w:rPr>
          <w:webHidden/>
        </w:rPr>
        <w:fldChar w:fldCharType="end"/>
      </w:r>
    </w:p>
    <w:p w14:paraId="5B782BA3" w14:textId="094BF1AB" w:rsidR="00E473FC" w:rsidRPr="00E473FC" w:rsidRDefault="00E473FC">
      <w:pPr>
        <w:pStyle w:val="TOC2"/>
        <w:rPr>
          <w:rFonts w:asciiTheme="minorHAnsi" w:hAnsiTheme="minorHAnsi"/>
          <w:sz w:val="22"/>
          <w:szCs w:val="22"/>
        </w:rPr>
      </w:pPr>
      <w:r w:rsidRPr="00E473FC">
        <w:t>2.</w:t>
      </w:r>
      <w:r w:rsidRPr="00E473FC">
        <w:rPr>
          <w:rFonts w:asciiTheme="minorHAnsi" w:hAnsiTheme="minorHAnsi"/>
          <w:sz w:val="22"/>
          <w:szCs w:val="22"/>
        </w:rPr>
        <w:tab/>
      </w:r>
      <w:r w:rsidRPr="00E473FC">
        <w:t>Consent to Security and Payment Instructions</w:t>
      </w:r>
      <w:r w:rsidRPr="00E473FC">
        <w:rPr>
          <w:webHidden/>
        </w:rPr>
        <w:tab/>
      </w:r>
      <w:r w:rsidRPr="00E473FC">
        <w:rPr>
          <w:webHidden/>
        </w:rPr>
        <w:fldChar w:fldCharType="begin"/>
      </w:r>
      <w:r w:rsidRPr="00E473FC">
        <w:rPr>
          <w:webHidden/>
        </w:rPr>
        <w:instrText xml:space="preserve"> PAGEREF _Toc149833783 \h </w:instrText>
      </w:r>
      <w:r w:rsidRPr="00E473FC">
        <w:rPr>
          <w:webHidden/>
        </w:rPr>
      </w:r>
      <w:r w:rsidRPr="00E473FC">
        <w:rPr>
          <w:webHidden/>
        </w:rPr>
        <w:fldChar w:fldCharType="separate"/>
      </w:r>
      <w:r w:rsidRPr="00E473FC">
        <w:rPr>
          <w:webHidden/>
        </w:rPr>
        <w:t>337</w:t>
      </w:r>
      <w:r w:rsidRPr="00E473FC">
        <w:rPr>
          <w:webHidden/>
        </w:rPr>
        <w:fldChar w:fldCharType="end"/>
      </w:r>
    </w:p>
    <w:p w14:paraId="2C2EF2CB" w14:textId="7EACDFDA" w:rsidR="00E473FC" w:rsidRPr="00E473FC" w:rsidRDefault="00E473FC">
      <w:pPr>
        <w:pStyle w:val="TOC2"/>
        <w:rPr>
          <w:rFonts w:asciiTheme="minorHAnsi" w:hAnsiTheme="minorHAnsi"/>
          <w:sz w:val="22"/>
          <w:szCs w:val="22"/>
        </w:rPr>
      </w:pPr>
      <w:r w:rsidRPr="00E473FC">
        <w:t>3.</w:t>
      </w:r>
      <w:r w:rsidRPr="00E473FC">
        <w:rPr>
          <w:rFonts w:asciiTheme="minorHAnsi" w:hAnsiTheme="minorHAnsi"/>
          <w:sz w:val="22"/>
          <w:szCs w:val="22"/>
        </w:rPr>
        <w:tab/>
      </w:r>
      <w:r w:rsidRPr="00E473FC">
        <w:t>Notification by LCHA Counterparty</w:t>
      </w:r>
      <w:r w:rsidRPr="00E473FC">
        <w:rPr>
          <w:webHidden/>
        </w:rPr>
        <w:tab/>
      </w:r>
      <w:r w:rsidRPr="00E473FC">
        <w:rPr>
          <w:webHidden/>
        </w:rPr>
        <w:fldChar w:fldCharType="begin"/>
      </w:r>
      <w:r w:rsidRPr="00E473FC">
        <w:rPr>
          <w:webHidden/>
        </w:rPr>
        <w:instrText xml:space="preserve"> PAGEREF _Toc149833784 \h </w:instrText>
      </w:r>
      <w:r w:rsidRPr="00E473FC">
        <w:rPr>
          <w:webHidden/>
        </w:rPr>
      </w:r>
      <w:r w:rsidRPr="00E473FC">
        <w:rPr>
          <w:webHidden/>
        </w:rPr>
        <w:fldChar w:fldCharType="separate"/>
      </w:r>
      <w:r w:rsidRPr="00E473FC">
        <w:rPr>
          <w:webHidden/>
        </w:rPr>
        <w:t>338</w:t>
      </w:r>
      <w:r w:rsidRPr="00E473FC">
        <w:rPr>
          <w:webHidden/>
        </w:rPr>
        <w:fldChar w:fldCharType="end"/>
      </w:r>
    </w:p>
    <w:p w14:paraId="202522C6" w14:textId="1F8B3917" w:rsidR="00E473FC" w:rsidRPr="00E473FC" w:rsidRDefault="00E473FC">
      <w:pPr>
        <w:pStyle w:val="TOC2"/>
        <w:rPr>
          <w:rFonts w:asciiTheme="minorHAnsi" w:hAnsiTheme="minorHAnsi"/>
          <w:sz w:val="22"/>
          <w:szCs w:val="22"/>
        </w:rPr>
      </w:pPr>
      <w:r w:rsidRPr="00E473FC">
        <w:t>4.</w:t>
      </w:r>
      <w:r w:rsidRPr="00E473FC">
        <w:rPr>
          <w:rFonts w:asciiTheme="minorHAnsi" w:hAnsiTheme="minorHAnsi"/>
          <w:sz w:val="22"/>
          <w:szCs w:val="22"/>
        </w:rPr>
        <w:tab/>
      </w:r>
      <w:r w:rsidRPr="00E473FC">
        <w:t>Notification by the [Lender(s)]/[Security Trustee]</w:t>
      </w:r>
      <w:r w:rsidRPr="00E473FC">
        <w:rPr>
          <w:webHidden/>
        </w:rPr>
        <w:tab/>
      </w:r>
      <w:r w:rsidRPr="00E473FC">
        <w:rPr>
          <w:webHidden/>
        </w:rPr>
        <w:fldChar w:fldCharType="begin"/>
      </w:r>
      <w:r w:rsidRPr="00E473FC">
        <w:rPr>
          <w:webHidden/>
        </w:rPr>
        <w:instrText xml:space="preserve"> PAGEREF _Toc149833785 \h </w:instrText>
      </w:r>
      <w:r w:rsidRPr="00E473FC">
        <w:rPr>
          <w:webHidden/>
        </w:rPr>
      </w:r>
      <w:r w:rsidRPr="00E473FC">
        <w:rPr>
          <w:webHidden/>
        </w:rPr>
        <w:fldChar w:fldCharType="separate"/>
      </w:r>
      <w:r w:rsidRPr="00E473FC">
        <w:rPr>
          <w:webHidden/>
        </w:rPr>
        <w:t>341</w:t>
      </w:r>
      <w:r w:rsidRPr="00E473FC">
        <w:rPr>
          <w:webHidden/>
        </w:rPr>
        <w:fldChar w:fldCharType="end"/>
      </w:r>
    </w:p>
    <w:p w14:paraId="4BB3D547" w14:textId="650ECB54" w:rsidR="00E473FC" w:rsidRPr="00E473FC" w:rsidRDefault="00E473FC">
      <w:pPr>
        <w:pStyle w:val="TOC2"/>
        <w:rPr>
          <w:rFonts w:asciiTheme="minorHAnsi" w:hAnsiTheme="minorHAnsi"/>
          <w:sz w:val="22"/>
          <w:szCs w:val="22"/>
        </w:rPr>
      </w:pPr>
      <w:r w:rsidRPr="00E473FC">
        <w:t>5.</w:t>
      </w:r>
      <w:r w:rsidRPr="00E473FC">
        <w:rPr>
          <w:rFonts w:asciiTheme="minorHAnsi" w:hAnsiTheme="minorHAnsi"/>
          <w:sz w:val="22"/>
          <w:szCs w:val="22"/>
        </w:rPr>
        <w:tab/>
      </w:r>
      <w:r w:rsidRPr="00E473FC">
        <w:t>Step-In Decision Period</w:t>
      </w:r>
      <w:r w:rsidRPr="00E473FC">
        <w:rPr>
          <w:webHidden/>
        </w:rPr>
        <w:tab/>
      </w:r>
      <w:r w:rsidRPr="00E473FC">
        <w:rPr>
          <w:webHidden/>
        </w:rPr>
        <w:fldChar w:fldCharType="begin"/>
      </w:r>
      <w:r w:rsidRPr="00E473FC">
        <w:rPr>
          <w:webHidden/>
        </w:rPr>
        <w:instrText xml:space="preserve"> PAGEREF _Toc149833786 \h </w:instrText>
      </w:r>
      <w:r w:rsidRPr="00E473FC">
        <w:rPr>
          <w:webHidden/>
        </w:rPr>
      </w:r>
      <w:r w:rsidRPr="00E473FC">
        <w:rPr>
          <w:webHidden/>
        </w:rPr>
        <w:fldChar w:fldCharType="separate"/>
      </w:r>
      <w:r w:rsidRPr="00E473FC">
        <w:rPr>
          <w:webHidden/>
        </w:rPr>
        <w:t>341</w:t>
      </w:r>
      <w:r w:rsidRPr="00E473FC">
        <w:rPr>
          <w:webHidden/>
        </w:rPr>
        <w:fldChar w:fldCharType="end"/>
      </w:r>
    </w:p>
    <w:p w14:paraId="4D09EC58" w14:textId="51F97262" w:rsidR="00E473FC" w:rsidRPr="00E473FC" w:rsidRDefault="00E473FC">
      <w:pPr>
        <w:pStyle w:val="TOC2"/>
        <w:rPr>
          <w:rFonts w:asciiTheme="minorHAnsi" w:hAnsiTheme="minorHAnsi"/>
          <w:sz w:val="22"/>
          <w:szCs w:val="22"/>
        </w:rPr>
      </w:pPr>
      <w:r w:rsidRPr="00E473FC">
        <w:t>6.</w:t>
      </w:r>
      <w:r w:rsidRPr="00E473FC">
        <w:rPr>
          <w:rFonts w:asciiTheme="minorHAnsi" w:hAnsiTheme="minorHAnsi"/>
          <w:sz w:val="22"/>
          <w:szCs w:val="22"/>
        </w:rPr>
        <w:tab/>
      </w:r>
      <w:r w:rsidRPr="00E473FC">
        <w:t>Step-In</w:t>
      </w:r>
      <w:r w:rsidRPr="00E473FC">
        <w:rPr>
          <w:webHidden/>
        </w:rPr>
        <w:tab/>
      </w:r>
      <w:r w:rsidRPr="00E473FC">
        <w:rPr>
          <w:webHidden/>
        </w:rPr>
        <w:fldChar w:fldCharType="begin"/>
      </w:r>
      <w:r w:rsidRPr="00E473FC">
        <w:rPr>
          <w:webHidden/>
        </w:rPr>
        <w:instrText xml:space="preserve"> PAGEREF _Toc149833787 \h </w:instrText>
      </w:r>
      <w:r w:rsidRPr="00E473FC">
        <w:rPr>
          <w:webHidden/>
        </w:rPr>
      </w:r>
      <w:r w:rsidRPr="00E473FC">
        <w:rPr>
          <w:webHidden/>
        </w:rPr>
        <w:fldChar w:fldCharType="separate"/>
      </w:r>
      <w:r w:rsidRPr="00E473FC">
        <w:rPr>
          <w:webHidden/>
        </w:rPr>
        <w:t>342</w:t>
      </w:r>
      <w:r w:rsidRPr="00E473FC">
        <w:rPr>
          <w:webHidden/>
        </w:rPr>
        <w:fldChar w:fldCharType="end"/>
      </w:r>
    </w:p>
    <w:p w14:paraId="10BCC6DC" w14:textId="184450CA" w:rsidR="00E473FC" w:rsidRPr="00E473FC" w:rsidRDefault="00E473FC">
      <w:pPr>
        <w:pStyle w:val="TOC2"/>
        <w:rPr>
          <w:rFonts w:asciiTheme="minorHAnsi" w:hAnsiTheme="minorHAnsi"/>
          <w:sz w:val="22"/>
          <w:szCs w:val="22"/>
        </w:rPr>
      </w:pPr>
      <w:r w:rsidRPr="00E473FC">
        <w:t>7.</w:t>
      </w:r>
      <w:r w:rsidRPr="00E473FC">
        <w:rPr>
          <w:rFonts w:asciiTheme="minorHAnsi" w:hAnsiTheme="minorHAnsi"/>
          <w:sz w:val="22"/>
          <w:szCs w:val="22"/>
        </w:rPr>
        <w:tab/>
      </w:r>
      <w:r w:rsidRPr="00E473FC">
        <w:t>Step-In Period</w:t>
      </w:r>
      <w:r w:rsidRPr="00E473FC">
        <w:rPr>
          <w:webHidden/>
        </w:rPr>
        <w:tab/>
      </w:r>
      <w:r w:rsidRPr="00E473FC">
        <w:rPr>
          <w:webHidden/>
        </w:rPr>
        <w:fldChar w:fldCharType="begin"/>
      </w:r>
      <w:r w:rsidRPr="00E473FC">
        <w:rPr>
          <w:webHidden/>
        </w:rPr>
        <w:instrText xml:space="preserve"> PAGEREF _Toc149833788 \h </w:instrText>
      </w:r>
      <w:r w:rsidRPr="00E473FC">
        <w:rPr>
          <w:webHidden/>
        </w:rPr>
      </w:r>
      <w:r w:rsidRPr="00E473FC">
        <w:rPr>
          <w:webHidden/>
        </w:rPr>
        <w:fldChar w:fldCharType="separate"/>
      </w:r>
      <w:r w:rsidRPr="00E473FC">
        <w:rPr>
          <w:webHidden/>
        </w:rPr>
        <w:t>342</w:t>
      </w:r>
      <w:r w:rsidRPr="00E473FC">
        <w:rPr>
          <w:webHidden/>
        </w:rPr>
        <w:fldChar w:fldCharType="end"/>
      </w:r>
    </w:p>
    <w:p w14:paraId="3525A610" w14:textId="2426D081" w:rsidR="00E473FC" w:rsidRPr="00E473FC" w:rsidRDefault="00E473FC">
      <w:pPr>
        <w:pStyle w:val="TOC2"/>
        <w:rPr>
          <w:rFonts w:asciiTheme="minorHAnsi" w:hAnsiTheme="minorHAnsi"/>
          <w:sz w:val="22"/>
          <w:szCs w:val="22"/>
        </w:rPr>
      </w:pPr>
      <w:r w:rsidRPr="00E473FC">
        <w:t>8.</w:t>
      </w:r>
      <w:r w:rsidRPr="00E473FC">
        <w:rPr>
          <w:rFonts w:asciiTheme="minorHAnsi" w:hAnsiTheme="minorHAnsi"/>
          <w:sz w:val="22"/>
          <w:szCs w:val="22"/>
        </w:rPr>
        <w:tab/>
      </w:r>
      <w:r w:rsidRPr="00E473FC">
        <w:t>Step-Out</w:t>
      </w:r>
      <w:r w:rsidRPr="00E473FC">
        <w:rPr>
          <w:webHidden/>
        </w:rPr>
        <w:tab/>
      </w:r>
      <w:r w:rsidRPr="00E473FC">
        <w:rPr>
          <w:webHidden/>
        </w:rPr>
        <w:fldChar w:fldCharType="begin"/>
      </w:r>
      <w:r w:rsidRPr="00E473FC">
        <w:rPr>
          <w:webHidden/>
        </w:rPr>
        <w:instrText xml:space="preserve"> PAGEREF _Toc149833789 \h </w:instrText>
      </w:r>
      <w:r w:rsidRPr="00E473FC">
        <w:rPr>
          <w:webHidden/>
        </w:rPr>
      </w:r>
      <w:r w:rsidRPr="00E473FC">
        <w:rPr>
          <w:webHidden/>
        </w:rPr>
        <w:fldChar w:fldCharType="separate"/>
      </w:r>
      <w:r w:rsidRPr="00E473FC">
        <w:rPr>
          <w:webHidden/>
        </w:rPr>
        <w:t>343</w:t>
      </w:r>
      <w:r w:rsidRPr="00E473FC">
        <w:rPr>
          <w:webHidden/>
        </w:rPr>
        <w:fldChar w:fldCharType="end"/>
      </w:r>
    </w:p>
    <w:p w14:paraId="006079E0" w14:textId="6610B598" w:rsidR="00E473FC" w:rsidRPr="00E473FC" w:rsidRDefault="00E473FC">
      <w:pPr>
        <w:pStyle w:val="TOC2"/>
        <w:rPr>
          <w:rFonts w:asciiTheme="minorHAnsi" w:hAnsiTheme="minorHAnsi"/>
          <w:sz w:val="22"/>
          <w:szCs w:val="22"/>
        </w:rPr>
      </w:pPr>
      <w:r w:rsidRPr="00E473FC">
        <w:t>9.</w:t>
      </w:r>
      <w:r w:rsidRPr="00E473FC">
        <w:rPr>
          <w:rFonts w:asciiTheme="minorHAnsi" w:hAnsiTheme="minorHAnsi"/>
          <w:sz w:val="22"/>
          <w:szCs w:val="22"/>
        </w:rPr>
        <w:tab/>
      </w:r>
      <w:r w:rsidRPr="00E473FC">
        <w:t>Novation</w:t>
      </w:r>
      <w:r w:rsidRPr="00E473FC">
        <w:rPr>
          <w:webHidden/>
        </w:rPr>
        <w:tab/>
      </w:r>
      <w:r w:rsidRPr="00E473FC">
        <w:rPr>
          <w:webHidden/>
        </w:rPr>
        <w:fldChar w:fldCharType="begin"/>
      </w:r>
      <w:r w:rsidRPr="00E473FC">
        <w:rPr>
          <w:webHidden/>
        </w:rPr>
        <w:instrText xml:space="preserve"> PAGEREF _Toc149833790 \h </w:instrText>
      </w:r>
      <w:r w:rsidRPr="00E473FC">
        <w:rPr>
          <w:webHidden/>
        </w:rPr>
      </w:r>
      <w:r w:rsidRPr="00E473FC">
        <w:rPr>
          <w:webHidden/>
        </w:rPr>
        <w:fldChar w:fldCharType="separate"/>
      </w:r>
      <w:r w:rsidRPr="00E473FC">
        <w:rPr>
          <w:webHidden/>
        </w:rPr>
        <w:t>344</w:t>
      </w:r>
      <w:r w:rsidRPr="00E473FC">
        <w:rPr>
          <w:webHidden/>
        </w:rPr>
        <w:fldChar w:fldCharType="end"/>
      </w:r>
    </w:p>
    <w:p w14:paraId="1030337C" w14:textId="4B4E01A2" w:rsidR="00E473FC" w:rsidRPr="00E473FC" w:rsidRDefault="00E473FC">
      <w:pPr>
        <w:pStyle w:val="TOC2"/>
        <w:rPr>
          <w:rFonts w:asciiTheme="minorHAnsi" w:hAnsiTheme="minorHAnsi"/>
          <w:sz w:val="22"/>
          <w:szCs w:val="22"/>
        </w:rPr>
      </w:pPr>
      <w:r w:rsidRPr="00E473FC">
        <w:t>10.</w:t>
      </w:r>
      <w:r w:rsidRPr="00E473FC">
        <w:rPr>
          <w:rFonts w:asciiTheme="minorHAnsi" w:hAnsiTheme="minorHAnsi"/>
          <w:sz w:val="22"/>
          <w:szCs w:val="22"/>
        </w:rPr>
        <w:tab/>
      </w:r>
      <w:r w:rsidRPr="00E473FC">
        <w:t>Duration</w:t>
      </w:r>
      <w:r w:rsidRPr="00E473FC">
        <w:rPr>
          <w:webHidden/>
        </w:rPr>
        <w:tab/>
      </w:r>
      <w:r w:rsidRPr="00E473FC">
        <w:rPr>
          <w:webHidden/>
        </w:rPr>
        <w:fldChar w:fldCharType="begin"/>
      </w:r>
      <w:r w:rsidRPr="00E473FC">
        <w:rPr>
          <w:webHidden/>
        </w:rPr>
        <w:instrText xml:space="preserve"> PAGEREF _Toc149833791 \h </w:instrText>
      </w:r>
      <w:r w:rsidRPr="00E473FC">
        <w:rPr>
          <w:webHidden/>
        </w:rPr>
      </w:r>
      <w:r w:rsidRPr="00E473FC">
        <w:rPr>
          <w:webHidden/>
        </w:rPr>
        <w:fldChar w:fldCharType="separate"/>
      </w:r>
      <w:r w:rsidRPr="00E473FC">
        <w:rPr>
          <w:webHidden/>
        </w:rPr>
        <w:t>345</w:t>
      </w:r>
      <w:r w:rsidRPr="00E473FC">
        <w:rPr>
          <w:webHidden/>
        </w:rPr>
        <w:fldChar w:fldCharType="end"/>
      </w:r>
    </w:p>
    <w:p w14:paraId="2433DCDD" w14:textId="04B668A7" w:rsidR="00E473FC" w:rsidRPr="00E473FC" w:rsidRDefault="00E473FC">
      <w:pPr>
        <w:pStyle w:val="TOC2"/>
        <w:rPr>
          <w:rFonts w:asciiTheme="minorHAnsi" w:hAnsiTheme="minorHAnsi"/>
          <w:sz w:val="22"/>
          <w:szCs w:val="22"/>
        </w:rPr>
      </w:pPr>
      <w:r w:rsidRPr="00E473FC">
        <w:t>11.</w:t>
      </w:r>
      <w:r w:rsidRPr="00E473FC">
        <w:rPr>
          <w:rFonts w:asciiTheme="minorHAnsi" w:hAnsiTheme="minorHAnsi"/>
          <w:sz w:val="22"/>
          <w:szCs w:val="22"/>
        </w:rPr>
        <w:tab/>
      </w:r>
      <w:r w:rsidRPr="00E473FC">
        <w:t>Changes to Parties</w:t>
      </w:r>
      <w:r w:rsidRPr="00E473FC">
        <w:rPr>
          <w:webHidden/>
        </w:rPr>
        <w:tab/>
      </w:r>
      <w:r w:rsidRPr="00E473FC">
        <w:rPr>
          <w:webHidden/>
        </w:rPr>
        <w:fldChar w:fldCharType="begin"/>
      </w:r>
      <w:r w:rsidRPr="00E473FC">
        <w:rPr>
          <w:webHidden/>
        </w:rPr>
        <w:instrText xml:space="preserve"> PAGEREF _Toc149833792 \h </w:instrText>
      </w:r>
      <w:r w:rsidRPr="00E473FC">
        <w:rPr>
          <w:webHidden/>
        </w:rPr>
      </w:r>
      <w:r w:rsidRPr="00E473FC">
        <w:rPr>
          <w:webHidden/>
        </w:rPr>
        <w:fldChar w:fldCharType="separate"/>
      </w:r>
      <w:r w:rsidRPr="00E473FC">
        <w:rPr>
          <w:webHidden/>
        </w:rPr>
        <w:t>346</w:t>
      </w:r>
      <w:r w:rsidRPr="00E473FC">
        <w:rPr>
          <w:webHidden/>
        </w:rPr>
        <w:fldChar w:fldCharType="end"/>
      </w:r>
    </w:p>
    <w:p w14:paraId="74ACD0B2" w14:textId="7BFFA1DC" w:rsidR="00E473FC" w:rsidRPr="00E473FC" w:rsidRDefault="00E473FC">
      <w:pPr>
        <w:pStyle w:val="TOC2"/>
        <w:rPr>
          <w:rFonts w:asciiTheme="minorHAnsi" w:hAnsiTheme="minorHAnsi"/>
          <w:sz w:val="22"/>
          <w:szCs w:val="22"/>
        </w:rPr>
      </w:pPr>
      <w:r w:rsidRPr="00E473FC">
        <w:t>12.</w:t>
      </w:r>
      <w:r w:rsidRPr="00E473FC">
        <w:rPr>
          <w:rFonts w:asciiTheme="minorHAnsi" w:hAnsiTheme="minorHAnsi"/>
          <w:sz w:val="22"/>
          <w:szCs w:val="22"/>
        </w:rPr>
        <w:tab/>
      </w:r>
      <w:r w:rsidRPr="00E473FC">
        <w:t>Notices</w:t>
      </w:r>
      <w:r w:rsidRPr="00E473FC">
        <w:rPr>
          <w:webHidden/>
        </w:rPr>
        <w:tab/>
      </w:r>
      <w:r w:rsidRPr="00E473FC">
        <w:rPr>
          <w:webHidden/>
        </w:rPr>
        <w:fldChar w:fldCharType="begin"/>
      </w:r>
      <w:r w:rsidRPr="00E473FC">
        <w:rPr>
          <w:webHidden/>
        </w:rPr>
        <w:instrText xml:space="preserve"> PAGEREF _Toc149833793 \h </w:instrText>
      </w:r>
      <w:r w:rsidRPr="00E473FC">
        <w:rPr>
          <w:webHidden/>
        </w:rPr>
      </w:r>
      <w:r w:rsidRPr="00E473FC">
        <w:rPr>
          <w:webHidden/>
        </w:rPr>
        <w:fldChar w:fldCharType="separate"/>
      </w:r>
      <w:r w:rsidRPr="00E473FC">
        <w:rPr>
          <w:webHidden/>
        </w:rPr>
        <w:t>346</w:t>
      </w:r>
      <w:r w:rsidRPr="00E473FC">
        <w:rPr>
          <w:webHidden/>
        </w:rPr>
        <w:fldChar w:fldCharType="end"/>
      </w:r>
    </w:p>
    <w:p w14:paraId="24CF3AD8" w14:textId="3BA1EEA4" w:rsidR="00E473FC" w:rsidRPr="00E473FC" w:rsidRDefault="00E473FC">
      <w:pPr>
        <w:pStyle w:val="TOC2"/>
        <w:rPr>
          <w:rFonts w:asciiTheme="minorHAnsi" w:hAnsiTheme="minorHAnsi"/>
          <w:sz w:val="22"/>
          <w:szCs w:val="22"/>
        </w:rPr>
      </w:pPr>
      <w:r w:rsidRPr="00E473FC">
        <w:t>13.</w:t>
      </w:r>
      <w:r w:rsidRPr="00E473FC">
        <w:rPr>
          <w:rFonts w:asciiTheme="minorHAnsi" w:hAnsiTheme="minorHAnsi"/>
          <w:sz w:val="22"/>
          <w:szCs w:val="22"/>
        </w:rPr>
        <w:tab/>
      </w:r>
      <w:r w:rsidRPr="00E473FC">
        <w:t>Miscellaneous</w:t>
      </w:r>
      <w:r w:rsidRPr="00E473FC">
        <w:rPr>
          <w:webHidden/>
        </w:rPr>
        <w:tab/>
      </w:r>
      <w:r w:rsidRPr="00E473FC">
        <w:rPr>
          <w:webHidden/>
        </w:rPr>
        <w:fldChar w:fldCharType="begin"/>
      </w:r>
      <w:r w:rsidRPr="00E473FC">
        <w:rPr>
          <w:webHidden/>
        </w:rPr>
        <w:instrText xml:space="preserve"> PAGEREF _Toc149833794 \h </w:instrText>
      </w:r>
      <w:r w:rsidRPr="00E473FC">
        <w:rPr>
          <w:webHidden/>
        </w:rPr>
      </w:r>
      <w:r w:rsidRPr="00E473FC">
        <w:rPr>
          <w:webHidden/>
        </w:rPr>
        <w:fldChar w:fldCharType="separate"/>
      </w:r>
      <w:r w:rsidRPr="00E473FC">
        <w:rPr>
          <w:webHidden/>
        </w:rPr>
        <w:t>347</w:t>
      </w:r>
      <w:r w:rsidRPr="00E473FC">
        <w:rPr>
          <w:webHidden/>
        </w:rPr>
        <w:fldChar w:fldCharType="end"/>
      </w:r>
    </w:p>
    <w:p w14:paraId="3D1145D0" w14:textId="481D7054" w:rsidR="00E473FC" w:rsidRPr="00E473FC" w:rsidRDefault="00E473FC">
      <w:pPr>
        <w:pStyle w:val="TOC2"/>
        <w:rPr>
          <w:rFonts w:asciiTheme="minorHAnsi" w:hAnsiTheme="minorHAnsi"/>
          <w:sz w:val="22"/>
          <w:szCs w:val="22"/>
        </w:rPr>
      </w:pPr>
      <w:r w:rsidRPr="00E473FC">
        <w:t>14.</w:t>
      </w:r>
      <w:r w:rsidRPr="00E473FC">
        <w:rPr>
          <w:rFonts w:asciiTheme="minorHAnsi" w:hAnsiTheme="minorHAnsi"/>
          <w:sz w:val="22"/>
          <w:szCs w:val="22"/>
        </w:rPr>
        <w:tab/>
      </w:r>
      <w:r w:rsidRPr="00E473FC">
        <w:t>Governing Law and Jurisdiction</w:t>
      </w:r>
      <w:r w:rsidRPr="00E473FC">
        <w:rPr>
          <w:webHidden/>
        </w:rPr>
        <w:tab/>
      </w:r>
      <w:r w:rsidRPr="00E473FC">
        <w:rPr>
          <w:webHidden/>
        </w:rPr>
        <w:fldChar w:fldCharType="begin"/>
      </w:r>
      <w:r w:rsidRPr="00E473FC">
        <w:rPr>
          <w:webHidden/>
        </w:rPr>
        <w:instrText xml:space="preserve"> PAGEREF _Toc149833795 \h </w:instrText>
      </w:r>
      <w:r w:rsidRPr="00E473FC">
        <w:rPr>
          <w:webHidden/>
        </w:rPr>
      </w:r>
      <w:r w:rsidRPr="00E473FC">
        <w:rPr>
          <w:webHidden/>
        </w:rPr>
        <w:fldChar w:fldCharType="separate"/>
      </w:r>
      <w:r w:rsidRPr="00E473FC">
        <w:rPr>
          <w:webHidden/>
        </w:rPr>
        <w:t>349</w:t>
      </w:r>
      <w:r w:rsidRPr="00E473FC">
        <w:rPr>
          <w:webHidden/>
        </w:rPr>
        <w:fldChar w:fldCharType="end"/>
      </w:r>
    </w:p>
    <w:p w14:paraId="5AB01221" w14:textId="52D610A5" w:rsidR="00E473FC" w:rsidRPr="00E473FC" w:rsidRDefault="00E473FC">
      <w:pPr>
        <w:pStyle w:val="TOC2"/>
        <w:rPr>
          <w:rFonts w:asciiTheme="minorHAnsi" w:hAnsiTheme="minorHAnsi"/>
          <w:sz w:val="22"/>
          <w:szCs w:val="22"/>
        </w:rPr>
      </w:pPr>
      <w:r w:rsidRPr="00E473FC">
        <w:t>Appendix 1 Form of Step-In Undertaking</w:t>
      </w:r>
      <w:r w:rsidRPr="00E473FC">
        <w:rPr>
          <w:webHidden/>
        </w:rPr>
        <w:tab/>
      </w:r>
      <w:r w:rsidRPr="00E473FC">
        <w:rPr>
          <w:webHidden/>
        </w:rPr>
        <w:fldChar w:fldCharType="begin"/>
      </w:r>
      <w:r w:rsidRPr="00E473FC">
        <w:rPr>
          <w:webHidden/>
        </w:rPr>
        <w:instrText xml:space="preserve"> PAGEREF _Toc149833796 \h </w:instrText>
      </w:r>
      <w:r w:rsidRPr="00E473FC">
        <w:rPr>
          <w:webHidden/>
        </w:rPr>
      </w:r>
      <w:r w:rsidRPr="00E473FC">
        <w:rPr>
          <w:webHidden/>
        </w:rPr>
        <w:fldChar w:fldCharType="separate"/>
      </w:r>
      <w:r w:rsidRPr="00E473FC">
        <w:rPr>
          <w:webHidden/>
        </w:rPr>
        <w:t>352</w:t>
      </w:r>
      <w:r w:rsidRPr="00E473FC">
        <w:rPr>
          <w:webHidden/>
        </w:rPr>
        <w:fldChar w:fldCharType="end"/>
      </w:r>
    </w:p>
    <w:p w14:paraId="2FB46676" w14:textId="429D827F" w:rsidR="00E473FC" w:rsidRPr="00E473FC" w:rsidRDefault="00E473FC">
      <w:pPr>
        <w:pStyle w:val="TOC2"/>
        <w:rPr>
          <w:rFonts w:asciiTheme="minorHAnsi" w:hAnsiTheme="minorHAnsi"/>
          <w:sz w:val="22"/>
          <w:szCs w:val="22"/>
        </w:rPr>
      </w:pPr>
      <w:r w:rsidRPr="00E473FC">
        <w:t>Appendix 2 Form of Novation Agreement</w:t>
      </w:r>
      <w:r w:rsidRPr="00E473FC">
        <w:rPr>
          <w:webHidden/>
        </w:rPr>
        <w:tab/>
      </w:r>
      <w:r w:rsidRPr="00E473FC">
        <w:rPr>
          <w:webHidden/>
        </w:rPr>
        <w:fldChar w:fldCharType="begin"/>
      </w:r>
      <w:r w:rsidRPr="00E473FC">
        <w:rPr>
          <w:webHidden/>
        </w:rPr>
        <w:instrText xml:space="preserve"> PAGEREF _Toc149833797 \h </w:instrText>
      </w:r>
      <w:r w:rsidRPr="00E473FC">
        <w:rPr>
          <w:webHidden/>
        </w:rPr>
      </w:r>
      <w:r w:rsidRPr="00E473FC">
        <w:rPr>
          <w:webHidden/>
        </w:rPr>
        <w:fldChar w:fldCharType="separate"/>
      </w:r>
      <w:r w:rsidRPr="00E473FC">
        <w:rPr>
          <w:webHidden/>
        </w:rPr>
        <w:t>354</w:t>
      </w:r>
      <w:r w:rsidRPr="00E473FC">
        <w:rPr>
          <w:webHidden/>
        </w:rPr>
        <w:fldChar w:fldCharType="end"/>
      </w:r>
    </w:p>
    <w:p w14:paraId="5DE63DDB" w14:textId="36CB9AFA" w:rsidR="00D179D6" w:rsidRPr="00462199" w:rsidRDefault="00D179D6" w:rsidP="00B040B6">
      <w:pPr>
        <w:pStyle w:val="NormalAshurst"/>
      </w:pPr>
      <w:r w:rsidRPr="00E473FC">
        <w:rPr>
          <w:rFonts w:cs="Arial"/>
          <w:bCs/>
        </w:rPr>
        <w:fldChar w:fldCharType="end"/>
      </w:r>
    </w:p>
    <w:p w14:paraId="64DFF54A" w14:textId="77777777" w:rsidR="00D179D6" w:rsidRPr="00462199" w:rsidRDefault="00D179D6" w:rsidP="00B040B6">
      <w:pPr>
        <w:pStyle w:val="NormalAshurst"/>
      </w:pPr>
      <w:r w:rsidRPr="00462199">
        <w:br w:type="page"/>
      </w:r>
    </w:p>
    <w:p w14:paraId="7ED205F3" w14:textId="77777777" w:rsidR="00D179D6" w:rsidRPr="00462199" w:rsidRDefault="00D179D6" w:rsidP="005B3BB9">
      <w:pPr>
        <w:pStyle w:val="NormalAshurst"/>
      </w:pPr>
      <w:bookmarkStart w:id="6878" w:name="Annex5"/>
      <w:r w:rsidRPr="00462199">
        <w:rPr>
          <w:b/>
        </w:rPr>
        <w:lastRenderedPageBreak/>
        <w:t>THIS DIRECT AGREEMENT</w:t>
      </w:r>
      <w:r w:rsidRPr="00462199">
        <w:t xml:space="preserve"> (this </w:t>
      </w:r>
      <w:r w:rsidRPr="00462199">
        <w:rPr>
          <w:b/>
        </w:rPr>
        <w:t>"Deed"</w:t>
      </w:r>
      <w:r w:rsidRPr="00462199">
        <w:t>) is dated [</w:t>
      </w:r>
      <w:r w:rsidRPr="00035FBB">
        <w:fldChar w:fldCharType="begin"/>
      </w:r>
      <w:r w:rsidRPr="00035FBB">
        <w:instrText xml:space="preserve"> SYMBOL 108\f wingdings \s11\h \* MERGEFORMAT </w:instrText>
      </w:r>
      <w:r w:rsidRPr="00035FBB">
        <w:fldChar w:fldCharType="end"/>
      </w:r>
      <w:r w:rsidRPr="00462199">
        <w:t>] and made as a deed</w:t>
      </w:r>
    </w:p>
    <w:p w14:paraId="5A3B34F6" w14:textId="77777777" w:rsidR="00D179D6" w:rsidRPr="00462199" w:rsidRDefault="00D179D6" w:rsidP="005B3BB9">
      <w:pPr>
        <w:pStyle w:val="LBOLDCAPSAshurst"/>
      </w:pPr>
      <w:r w:rsidRPr="00462199">
        <w:t>BETWEEN:</w:t>
      </w:r>
    </w:p>
    <w:p w14:paraId="2C6B9A9C" w14:textId="77777777" w:rsidR="00D179D6" w:rsidRPr="00462199" w:rsidRDefault="00D179D6" w:rsidP="005B3BB9">
      <w:pPr>
        <w:pStyle w:val="PartiesAshurst"/>
      </w:pPr>
      <w:bookmarkStart w:id="6879" w:name="_Ref144115605"/>
      <w:r w:rsidRPr="00462199">
        <w:rPr>
          <w:b/>
        </w:rPr>
        <w:t>LOW CARBON CONTRACTS COMPANY LTD</w:t>
      </w:r>
      <w:r w:rsidRPr="00462199">
        <w:t xml:space="preserve">, a company incorporated under the laws of England and Wales whose registered office is 10 South Colonnade, London, England, E14 4PU and whose company number is 08818711 (the </w:t>
      </w:r>
      <w:r w:rsidRPr="00462199">
        <w:rPr>
          <w:b/>
        </w:rPr>
        <w:t>"LCHA Counterparty"</w:t>
      </w:r>
      <w:r w:rsidRPr="00462199">
        <w:t>);</w:t>
      </w:r>
      <w:bookmarkEnd w:id="6879"/>
    </w:p>
    <w:p w14:paraId="371712F6" w14:textId="77777777" w:rsidR="00D179D6" w:rsidRPr="00462199" w:rsidRDefault="00D179D6" w:rsidP="005B3BB9">
      <w:pPr>
        <w:pStyle w:val="PartiesAshurst"/>
      </w:pPr>
      <w:bookmarkStart w:id="6880" w:name="_Ref144115606"/>
      <w:r w:rsidRPr="00462199">
        <w:t>[[</w:t>
      </w:r>
      <w:r w:rsidRPr="00462199">
        <w:rPr>
          <w:b/>
          <w:i/>
        </w:rPr>
        <w:t>insert name of the lender(s)</w:t>
      </w:r>
      <w:r w:rsidRPr="00462199">
        <w:t>] a company incorporated under the laws of [</w:t>
      </w:r>
      <w:r w:rsidRPr="004D45AF">
        <w:fldChar w:fldCharType="begin"/>
      </w:r>
      <w:r w:rsidRPr="004D45AF">
        <w:instrText xml:space="preserve"> SYMBOL 108\f wingdings \s11\h \* MERGEFORMAT </w:instrText>
      </w:r>
      <w:r w:rsidRPr="004D45AF">
        <w:fldChar w:fldCharType="end"/>
      </w:r>
      <w:r w:rsidRPr="004D45AF">
        <w:t>]</w:t>
      </w:r>
      <w:r w:rsidRPr="00462199">
        <w:t xml:space="preserve"> whose registered office is [</w:t>
      </w:r>
      <w:r w:rsidRPr="00462199">
        <w:fldChar w:fldCharType="begin"/>
      </w:r>
      <w:r w:rsidRPr="00462199">
        <w:instrText xml:space="preserve"> SYMBOL 108\f wingdings \s11\h \* MERGEFORMAT </w:instrText>
      </w:r>
      <w:r w:rsidRPr="00462199">
        <w:fldChar w:fldCharType="end"/>
      </w:r>
      <w:r w:rsidRPr="00462199">
        <w:t>] and whose company number is [</w:t>
      </w:r>
      <w:r w:rsidRPr="00462199">
        <w:fldChar w:fldCharType="begin"/>
      </w:r>
      <w:r w:rsidRPr="00462199">
        <w:instrText xml:space="preserve"> SYMBOL 108\f wingdings \s11\h \* MERGEFORMAT </w:instrText>
      </w:r>
      <w:r w:rsidRPr="00462199">
        <w:fldChar w:fldCharType="end"/>
      </w:r>
      <w:r w:rsidRPr="00462199">
        <w:t xml:space="preserve">] [the </w:t>
      </w:r>
      <w:r w:rsidRPr="00462199">
        <w:rPr>
          <w:b/>
        </w:rPr>
        <w:t>"Lender(s)"</w:t>
      </w:r>
      <w:r w:rsidRPr="00462199">
        <w:t xml:space="preserve">]; /[in its capacity as [agent and] security trustee for and on behalf of the Finance Parties (the </w:t>
      </w:r>
      <w:r w:rsidRPr="00462199">
        <w:rPr>
          <w:b/>
        </w:rPr>
        <w:t>"Security Trustee"</w:t>
      </w:r>
      <w:r w:rsidRPr="00462199">
        <w:t>); and]</w:t>
      </w:r>
      <w:bookmarkEnd w:id="6880"/>
    </w:p>
    <w:p w14:paraId="0B3F3B5E" w14:textId="77777777" w:rsidR="00D179D6" w:rsidRPr="00462199" w:rsidRDefault="00D179D6" w:rsidP="002D4185">
      <w:pPr>
        <w:pStyle w:val="PartiesAshurst"/>
      </w:pPr>
      <w:bookmarkStart w:id="6881" w:name="_Ref144115607"/>
      <w:r w:rsidRPr="00462199">
        <w:t>[</w:t>
      </w:r>
      <w:r w:rsidRPr="00462199">
        <w:rPr>
          <w:b/>
          <w:i/>
        </w:rPr>
        <w:t>insert name of the Producer</w:t>
      </w:r>
      <w:r w:rsidRPr="00462199">
        <w:t>], a company incorporated under the laws of [England and Wales] whose registered office is [</w:t>
      </w:r>
      <w:r w:rsidRPr="00462199">
        <w:fldChar w:fldCharType="begin"/>
      </w:r>
      <w:r w:rsidRPr="00462199">
        <w:instrText xml:space="preserve"> SYMBOL 108\f wingdings \s11\h \* MERGEFORMAT </w:instrText>
      </w:r>
      <w:r w:rsidRPr="00462199">
        <w:fldChar w:fldCharType="end"/>
      </w:r>
      <w:r w:rsidRPr="00462199">
        <w:t>] and whose company number is [</w:t>
      </w:r>
      <w:r w:rsidRPr="00462199">
        <w:fldChar w:fldCharType="begin"/>
      </w:r>
      <w:r w:rsidRPr="00462199">
        <w:instrText xml:space="preserve"> SYMBOL 108\f wingdings \s11\h \* MERGEFORMAT </w:instrText>
      </w:r>
      <w:r w:rsidRPr="00462199">
        <w:fldChar w:fldCharType="end"/>
      </w:r>
      <w:r w:rsidRPr="00462199">
        <w:t xml:space="preserve">] (the </w:t>
      </w:r>
      <w:r w:rsidRPr="00462199">
        <w:rPr>
          <w:b/>
        </w:rPr>
        <w:t>"Producer"</w:t>
      </w:r>
      <w:r w:rsidRPr="00462199">
        <w:t>).</w:t>
      </w:r>
      <w:bookmarkStart w:id="6882" w:name="_Ref144117946"/>
      <w:r w:rsidRPr="00462199">
        <w:rPr>
          <w:rStyle w:val="FootnoteReference"/>
        </w:rPr>
        <w:footnoteReference w:id="76"/>
      </w:r>
      <w:bookmarkEnd w:id="6881"/>
      <w:bookmarkEnd w:id="6882"/>
    </w:p>
    <w:p w14:paraId="13D52A04" w14:textId="77777777" w:rsidR="00D179D6" w:rsidRPr="00462199" w:rsidRDefault="00D179D6" w:rsidP="005B3BB9">
      <w:pPr>
        <w:pStyle w:val="LBOLDCAPSAshurst"/>
      </w:pPr>
      <w:r w:rsidRPr="00462199">
        <w:t>BACKGROUND</w:t>
      </w:r>
    </w:p>
    <w:p w14:paraId="73B99D03" w14:textId="77777777" w:rsidR="00D179D6" w:rsidRPr="00462199" w:rsidRDefault="00D179D6" w:rsidP="005B3BB9">
      <w:pPr>
        <w:pStyle w:val="RecitalsAshurst"/>
      </w:pPr>
      <w:bookmarkStart w:id="6883" w:name="_Ref144115608"/>
      <w:r w:rsidRPr="00462199">
        <w:t>The LCHA Counterparty has entered into the Contract with the Producer.</w:t>
      </w:r>
      <w:bookmarkEnd w:id="6883"/>
    </w:p>
    <w:p w14:paraId="32C979D2" w14:textId="0D4132D9" w:rsidR="00D179D6" w:rsidRPr="00462199" w:rsidRDefault="00D179D6" w:rsidP="005B3BB9">
      <w:pPr>
        <w:pStyle w:val="RecitalsAshurst"/>
      </w:pPr>
      <w:bookmarkStart w:id="6884" w:name="_Ref144115609"/>
      <w:r w:rsidRPr="00462199">
        <w:t xml:space="preserve">It is a </w:t>
      </w:r>
      <w:r w:rsidR="007248B2" w:rsidRPr="007248B2">
        <w:t>condition</w:t>
      </w:r>
      <w:r w:rsidRPr="00462199">
        <w:t xml:space="preserve"> precedent to the availability of funding under the Facilities Agreement that the Parties enter into this Deed.</w:t>
      </w:r>
      <w:bookmarkEnd w:id="6884"/>
    </w:p>
    <w:p w14:paraId="76533F55" w14:textId="77777777" w:rsidR="00D179D6" w:rsidRPr="00462199" w:rsidRDefault="00D179D6" w:rsidP="005B3BB9">
      <w:pPr>
        <w:pStyle w:val="RecitalsAshurst"/>
      </w:pPr>
      <w:bookmarkStart w:id="6885" w:name="_Ref144115610"/>
      <w:r w:rsidRPr="00462199">
        <w:t>The Parties intend this document to take effect as a deed.</w:t>
      </w:r>
      <w:bookmarkEnd w:id="6885"/>
    </w:p>
    <w:p w14:paraId="72B19C1B" w14:textId="77777777" w:rsidR="00D179D6" w:rsidRPr="00462199" w:rsidRDefault="00D179D6" w:rsidP="005B3BB9">
      <w:pPr>
        <w:pStyle w:val="NormalBoldAshurst"/>
      </w:pPr>
      <w:r w:rsidRPr="00462199">
        <w:t>IT IS AGREED as follows:</w:t>
      </w:r>
    </w:p>
    <w:p w14:paraId="22BEBE4F" w14:textId="77777777" w:rsidR="00D179D6" w:rsidRPr="00462199" w:rsidRDefault="00D179D6" w:rsidP="00EF1AC1">
      <w:pPr>
        <w:pStyle w:val="SH1Ashurst"/>
        <w:numPr>
          <w:ilvl w:val="0"/>
          <w:numId w:val="40"/>
        </w:numPr>
      </w:pPr>
      <w:bookmarkStart w:id="6886" w:name="_Ref144115611"/>
      <w:bookmarkStart w:id="6887" w:name="_Toc149833782"/>
      <w:r w:rsidRPr="00462199">
        <w:t>Definitions and interpretation</w:t>
      </w:r>
      <w:bookmarkEnd w:id="6886"/>
      <w:bookmarkEnd w:id="6887"/>
    </w:p>
    <w:p w14:paraId="0A9791FA" w14:textId="77777777" w:rsidR="00D179D6" w:rsidRPr="00462199" w:rsidRDefault="00D179D6" w:rsidP="00FA4EFF">
      <w:pPr>
        <w:pStyle w:val="SH2Ashurst"/>
      </w:pPr>
      <w:bookmarkStart w:id="6888" w:name="_Ref144115612"/>
      <w:r w:rsidRPr="00462199">
        <w:rPr>
          <w:b/>
          <w:bCs/>
        </w:rPr>
        <w:t>Definitions</w:t>
      </w:r>
      <w:bookmarkStart w:id="6889" w:name="_Ref144117947"/>
      <w:r w:rsidRPr="00462199">
        <w:rPr>
          <w:rStyle w:val="FootnoteReference"/>
        </w:rPr>
        <w:footnoteReference w:id="77"/>
      </w:r>
      <w:bookmarkEnd w:id="6888"/>
      <w:bookmarkEnd w:id="6889"/>
    </w:p>
    <w:p w14:paraId="73C7DCEA" w14:textId="77777777" w:rsidR="00D179D6" w:rsidRPr="00462199" w:rsidRDefault="00D179D6" w:rsidP="005B3BB9">
      <w:pPr>
        <w:pStyle w:val="B12Ashurst"/>
      </w:pPr>
      <w:r w:rsidRPr="00462199">
        <w:t>In this Deed, unless otherwise defined herein or the context requires otherwise:</w:t>
      </w:r>
    </w:p>
    <w:p w14:paraId="5572E695" w14:textId="77777777" w:rsidR="00D179D6" w:rsidRPr="00462199" w:rsidRDefault="00D179D6" w:rsidP="005B3BB9">
      <w:pPr>
        <w:pStyle w:val="DefinitionsClauseAshurst"/>
      </w:pPr>
      <w:bookmarkStart w:id="6890" w:name="_Ref144115613"/>
      <w:r w:rsidRPr="00462199">
        <w:rPr>
          <w:b/>
        </w:rPr>
        <w:t>"Affected Person"</w:t>
      </w:r>
      <w:r w:rsidRPr="00462199">
        <w:t xml:space="preserve"> means any direct or indirect shareholder of the Producer who is able to evidence to the satisfaction of the LCHA Counterparty that if it (or an agent or security trustee on its behalf) has or had the benefit of a Direct Agreement, it is or would be:</w:t>
      </w:r>
      <w:bookmarkEnd w:id="6890"/>
    </w:p>
    <w:p w14:paraId="3404B96C" w14:textId="77777777" w:rsidR="00D179D6" w:rsidRPr="00462199" w:rsidRDefault="00D179D6" w:rsidP="00FA4EFF">
      <w:pPr>
        <w:pStyle w:val="DefinitionsAshurst"/>
      </w:pPr>
      <w:bookmarkStart w:id="6891" w:name="_Ref144115614"/>
      <w:r w:rsidRPr="00462199">
        <w:t>contractually obliged to exercise rights under the relevant Direct Agreement in accordance with the instructions of one (1) or more Lenders (or a security trustee on its or their behalf); or</w:t>
      </w:r>
      <w:bookmarkEnd w:id="6891"/>
    </w:p>
    <w:p w14:paraId="344A2F2A" w14:textId="29AC5DCB" w:rsidR="00D179D6" w:rsidRPr="00462199" w:rsidRDefault="00D179D6" w:rsidP="00FA4EFF">
      <w:pPr>
        <w:pStyle w:val="DefinitionsAshurst"/>
      </w:pPr>
      <w:bookmarkStart w:id="6892" w:name="_Ref144115615"/>
      <w:r w:rsidRPr="00462199">
        <w:t xml:space="preserve">party to an agreement regarding the exercise of rights under such Direct Agreement with a person falling within paragraph </w:t>
      </w:r>
      <w:r>
        <w:fldChar w:fldCharType="begin"/>
      </w:r>
      <w:r>
        <w:instrText xml:space="preserve"> REF _Ref144115614 \w \h </w:instrText>
      </w:r>
      <w:r>
        <w:fldChar w:fldCharType="separate"/>
      </w:r>
      <w:del w:id="6893" w:author="Faqir, Sofia (Energy Security)" w:date="2023-11-12T19:47:00Z">
        <w:r w:rsidR="00E473FC">
          <w:delText>A)</w:delText>
        </w:r>
      </w:del>
      <w:r>
        <w:fldChar w:fldCharType="end"/>
      </w:r>
      <w:r w:rsidRPr="00462199">
        <w:t xml:space="preserve"> above;</w:t>
      </w:r>
      <w:bookmarkEnd w:id="6892"/>
    </w:p>
    <w:p w14:paraId="1D002A50" w14:textId="77777777" w:rsidR="00D179D6" w:rsidRPr="00462199" w:rsidRDefault="00D179D6" w:rsidP="005B3BB9">
      <w:pPr>
        <w:pStyle w:val="DefinitionsClauseAshurst"/>
      </w:pPr>
      <w:bookmarkStart w:id="6894" w:name="_Ref144115616"/>
      <w:r w:rsidRPr="00462199">
        <w:rPr>
          <w:b/>
        </w:rPr>
        <w:t>"Affiliate"</w:t>
      </w:r>
      <w:r w:rsidRPr="00462199">
        <w:t xml:space="preserve"> means, in relation to a Party, any holding company or subsidiary company of the relevant Party from time to time or any company which is a subsidiary company of a holding company of that Party from time to time;</w:t>
      </w:r>
      <w:bookmarkEnd w:id="6894"/>
    </w:p>
    <w:p w14:paraId="2A64008D" w14:textId="77777777" w:rsidR="00D179D6" w:rsidRPr="00462199" w:rsidRDefault="00D179D6" w:rsidP="005B3BB9">
      <w:pPr>
        <w:pStyle w:val="DefinitionsClauseAshurst"/>
      </w:pPr>
      <w:bookmarkStart w:id="6895" w:name="_Ref144115617"/>
      <w:r w:rsidRPr="00462199">
        <w:rPr>
          <w:b/>
        </w:rPr>
        <w:t>"Appointed Representative"</w:t>
      </w:r>
      <w:r w:rsidRPr="00462199">
        <w:t xml:space="preserve"> means the Representative identified in the Step-In Notice;</w:t>
      </w:r>
      <w:bookmarkEnd w:id="6895"/>
    </w:p>
    <w:p w14:paraId="5975F19F" w14:textId="77777777" w:rsidR="00D179D6" w:rsidRPr="00462199" w:rsidRDefault="00D179D6" w:rsidP="005B3BB9">
      <w:pPr>
        <w:pStyle w:val="DefinitionsClauseAshurst"/>
      </w:pPr>
      <w:bookmarkStart w:id="6896" w:name="_Ref144115618"/>
      <w:r w:rsidRPr="00462199">
        <w:rPr>
          <w:b/>
        </w:rPr>
        <w:t>"Business Day"</w:t>
      </w:r>
      <w:r w:rsidRPr="00462199">
        <w:t xml:space="preserve"> means a day (other than a Saturday or Sunday) on which banks are open for general business in London;</w:t>
      </w:r>
      <w:bookmarkEnd w:id="6896"/>
    </w:p>
    <w:p w14:paraId="1CC336C8" w14:textId="77777777" w:rsidR="00D179D6" w:rsidRPr="00462199" w:rsidRDefault="00D179D6" w:rsidP="005B3BB9">
      <w:pPr>
        <w:pStyle w:val="DefinitionsClauseAshurst"/>
      </w:pPr>
      <w:bookmarkStart w:id="6897" w:name="_Ref144115619"/>
      <w:r w:rsidRPr="00462199">
        <w:rPr>
          <w:b/>
        </w:rPr>
        <w:lastRenderedPageBreak/>
        <w:t>"Contract"</w:t>
      </w:r>
      <w:r w:rsidRPr="00462199">
        <w:t xml:space="preserve"> means the LCHA dated [</w:t>
      </w:r>
      <w:r w:rsidRPr="00462199">
        <w:fldChar w:fldCharType="begin"/>
      </w:r>
      <w:r w:rsidRPr="00462199">
        <w:instrText xml:space="preserve"> SYMBOL 108\f wingdings \s11\h \* MERGEFORMAT </w:instrText>
      </w:r>
      <w:r w:rsidRPr="00462199">
        <w:fldChar w:fldCharType="end"/>
      </w:r>
      <w:r w:rsidRPr="00462199">
        <w:t>] and made between the LCHA Counterparty and the Producer in relation to the Facility;</w:t>
      </w:r>
      <w:bookmarkEnd w:id="6897"/>
    </w:p>
    <w:p w14:paraId="08195E37" w14:textId="77777777" w:rsidR="00D179D6" w:rsidRPr="00462199" w:rsidRDefault="00D179D6" w:rsidP="005B3BB9">
      <w:pPr>
        <w:pStyle w:val="DefinitionsClauseAshurst"/>
      </w:pPr>
      <w:bookmarkStart w:id="6898" w:name="_Ref144115620"/>
      <w:r w:rsidRPr="00462199">
        <w:rPr>
          <w:b/>
        </w:rPr>
        <w:t>"Contract Default"</w:t>
      </w:r>
      <w:r w:rsidRPr="00462199">
        <w:t xml:space="preserve"> has the meaning given to </w:t>
      </w:r>
      <w:r w:rsidRPr="00462199">
        <w:rPr>
          <w:b/>
        </w:rPr>
        <w:t>"Default"</w:t>
      </w:r>
      <w:r w:rsidRPr="00462199">
        <w:t xml:space="preserve"> in the Contract;</w:t>
      </w:r>
      <w:bookmarkEnd w:id="6898"/>
    </w:p>
    <w:p w14:paraId="5040295D" w14:textId="77777777" w:rsidR="00D179D6" w:rsidRPr="00462199" w:rsidRDefault="00D179D6" w:rsidP="005B3BB9">
      <w:pPr>
        <w:pStyle w:val="DefinitionsClauseAshurst"/>
      </w:pPr>
      <w:bookmarkStart w:id="6899" w:name="_Ref144115621"/>
      <w:r w:rsidRPr="00462199">
        <w:rPr>
          <w:b/>
        </w:rPr>
        <w:t>"Control"</w:t>
      </w:r>
      <w:r w:rsidRPr="00462199">
        <w:t xml:space="preserve"> means, in relation to an entity (the </w:t>
      </w:r>
      <w:r w:rsidRPr="00462199">
        <w:rPr>
          <w:b/>
        </w:rPr>
        <w:t>"controlled entity"</w:t>
      </w:r>
      <w:r w:rsidRPr="00462199">
        <w:t xml:space="preserve">), the ability of another entity (the </w:t>
      </w:r>
      <w:r w:rsidRPr="00462199">
        <w:rPr>
          <w:b/>
        </w:rPr>
        <w:t>"controlling entity"</w:t>
      </w:r>
      <w:r w:rsidRPr="00462199">
        <w:t>) to:</w:t>
      </w:r>
      <w:bookmarkEnd w:id="6899"/>
    </w:p>
    <w:p w14:paraId="487FB644" w14:textId="77777777" w:rsidR="00D179D6" w:rsidRPr="00462199" w:rsidRDefault="00D179D6" w:rsidP="00FA4EFF">
      <w:pPr>
        <w:pStyle w:val="DefinitionsAshurst"/>
      </w:pPr>
      <w:bookmarkStart w:id="6900" w:name="_Ref144115622"/>
      <w:r w:rsidRPr="00462199">
        <w:t>exercise the majority of the voting rights in that entity; or</w:t>
      </w:r>
      <w:bookmarkEnd w:id="6900"/>
    </w:p>
    <w:p w14:paraId="6680349B" w14:textId="77777777" w:rsidR="00D179D6" w:rsidRPr="00462199" w:rsidRDefault="00D179D6" w:rsidP="00FA4EFF">
      <w:pPr>
        <w:pStyle w:val="DefinitionsAshurst"/>
      </w:pPr>
      <w:bookmarkStart w:id="6901" w:name="_Ref144115623"/>
      <w:r w:rsidRPr="00462199">
        <w:t>having become a direct or indirect shareholder, control the majority of the voting rights in that entity, either alone or pursuant to an agreement with other direct or indirect shareholders; or</w:t>
      </w:r>
      <w:bookmarkEnd w:id="6901"/>
    </w:p>
    <w:p w14:paraId="5F6EF958" w14:textId="77777777" w:rsidR="00D179D6" w:rsidRPr="00462199" w:rsidRDefault="00D179D6" w:rsidP="00FA4EFF">
      <w:pPr>
        <w:pStyle w:val="DefinitionsAshurst"/>
      </w:pPr>
      <w:bookmarkStart w:id="6902" w:name="_Ref144115624"/>
      <w:r w:rsidRPr="00462199">
        <w:t>having become a direct or indirect shareholder, appoint or remove a majority of the board of directors in that entity, or</w:t>
      </w:r>
      <w:bookmarkEnd w:id="6902"/>
    </w:p>
    <w:p w14:paraId="3F609968" w14:textId="77777777" w:rsidR="00D179D6" w:rsidRPr="00462199" w:rsidRDefault="00D179D6" w:rsidP="00FA4EFF">
      <w:pPr>
        <w:pStyle w:val="DefinitionsAshurst"/>
      </w:pPr>
      <w:bookmarkStart w:id="6903" w:name="_Ref144115625"/>
      <w:r w:rsidRPr="00462199">
        <w:t>having become a direct or indirect shareholder, exercise dominant influence or control over that entity.</w:t>
      </w:r>
      <w:bookmarkEnd w:id="6903"/>
    </w:p>
    <w:p w14:paraId="77EA0EF5" w14:textId="77777777" w:rsidR="00D179D6" w:rsidRPr="00462199" w:rsidRDefault="00D179D6" w:rsidP="005B3BB9">
      <w:pPr>
        <w:pStyle w:val="B12Ashurst"/>
      </w:pPr>
      <w:r w:rsidRPr="00462199">
        <w:t xml:space="preserve">and </w:t>
      </w:r>
      <w:r w:rsidRPr="00462199">
        <w:rPr>
          <w:b/>
        </w:rPr>
        <w:t>"Controlled"</w:t>
      </w:r>
      <w:r w:rsidRPr="00462199">
        <w:t xml:space="preserve"> shall be construed accordingly;</w:t>
      </w:r>
    </w:p>
    <w:p w14:paraId="694CC796" w14:textId="77777777" w:rsidR="00D179D6" w:rsidRPr="00462199" w:rsidRDefault="00D179D6" w:rsidP="005B3BB9">
      <w:pPr>
        <w:pStyle w:val="DefinitionsClauseAshurst"/>
      </w:pPr>
      <w:bookmarkStart w:id="6904" w:name="_Ref144115626"/>
      <w:r w:rsidRPr="00462199">
        <w:rPr>
          <w:b/>
        </w:rPr>
        <w:t>"Event of Default"</w:t>
      </w:r>
      <w:r w:rsidRPr="00462199">
        <w:t xml:space="preserve"> means any event or circumstance the occurrence of which is treated as an event of default under the Facilities Agreement;</w:t>
      </w:r>
      <w:bookmarkEnd w:id="6904"/>
    </w:p>
    <w:p w14:paraId="4191A5A0" w14:textId="77777777" w:rsidR="00D179D6" w:rsidRPr="00462199" w:rsidRDefault="00D179D6" w:rsidP="002D4185">
      <w:pPr>
        <w:pStyle w:val="DefinitionsClauseAshurst"/>
      </w:pPr>
      <w:bookmarkStart w:id="6905" w:name="_Ref144115627"/>
      <w:r w:rsidRPr="00462199">
        <w:rPr>
          <w:b/>
        </w:rPr>
        <w:t>"Facilities Agreement"</w:t>
      </w:r>
      <w:r w:rsidRPr="00462199">
        <w:t xml:space="preserve"> means the facilities agreement dated [[</w:t>
      </w:r>
      <w:r w:rsidRPr="00462199">
        <w:fldChar w:fldCharType="begin"/>
      </w:r>
      <w:r w:rsidRPr="00462199">
        <w:instrText xml:space="preserve"> SYMBOL 108\f wingdings \s11\h \* MERGEFORMAT </w:instrText>
      </w:r>
      <w:r w:rsidRPr="00462199">
        <w:fldChar w:fldCharType="end"/>
      </w:r>
      <w:r w:rsidRPr="00462199">
        <w:t>]/[on or around the date of this Deed]] between, amongst others, [the lenders named therein,] the [Lender(s)]/[Security Trustee], [the Facility Agent] and the Producer;</w:t>
      </w:r>
      <w:bookmarkStart w:id="6906" w:name="_Ref144117948"/>
      <w:r w:rsidRPr="00462199">
        <w:rPr>
          <w:rStyle w:val="FootnoteReference"/>
        </w:rPr>
        <w:footnoteReference w:id="78"/>
      </w:r>
      <w:bookmarkEnd w:id="6905"/>
      <w:bookmarkEnd w:id="6906"/>
    </w:p>
    <w:p w14:paraId="0B8BC6B1" w14:textId="77777777" w:rsidR="00D179D6" w:rsidRPr="00462199" w:rsidRDefault="00D179D6" w:rsidP="005B3BB9">
      <w:pPr>
        <w:pStyle w:val="DefinitionsClauseAshurst"/>
      </w:pPr>
      <w:bookmarkStart w:id="6907" w:name="_Ref144115628"/>
      <w:r w:rsidRPr="00462199">
        <w:rPr>
          <w:b/>
        </w:rPr>
        <w:t>"Facility"</w:t>
      </w:r>
      <w:r w:rsidRPr="00462199">
        <w:t xml:space="preserve"> has the meaning given to that term in the Contract;</w:t>
      </w:r>
      <w:bookmarkEnd w:id="6907"/>
    </w:p>
    <w:p w14:paraId="0C52266E" w14:textId="77777777" w:rsidR="00D179D6" w:rsidRPr="00462199" w:rsidRDefault="00D179D6" w:rsidP="002D4185">
      <w:pPr>
        <w:pStyle w:val="DefinitionsClauseAshurst"/>
      </w:pPr>
      <w:bookmarkStart w:id="6908" w:name="_Ref144115629"/>
      <w:r w:rsidRPr="00462199">
        <w:rPr>
          <w:b/>
        </w:rPr>
        <w:t>"Facility Agent"</w:t>
      </w:r>
      <w:r w:rsidRPr="00462199">
        <w:t xml:space="preserve"> means the Facility Agent appointed under the Facilities Agreement;</w:t>
      </w:r>
      <w:bookmarkStart w:id="6909" w:name="_Ref144117949"/>
      <w:r w:rsidRPr="00462199">
        <w:rPr>
          <w:rStyle w:val="FootnoteReference"/>
        </w:rPr>
        <w:footnoteReference w:id="79"/>
      </w:r>
      <w:bookmarkEnd w:id="6908"/>
      <w:bookmarkEnd w:id="6909"/>
    </w:p>
    <w:p w14:paraId="4699114B" w14:textId="77777777" w:rsidR="00D179D6" w:rsidRPr="00462199" w:rsidRDefault="00D179D6" w:rsidP="002D4185">
      <w:pPr>
        <w:pStyle w:val="DefinitionsClauseAshurst"/>
      </w:pPr>
      <w:bookmarkStart w:id="6910" w:name="_Ref144115630"/>
      <w:r w:rsidRPr="00462199">
        <w:rPr>
          <w:b/>
        </w:rPr>
        <w:t>"Finance Documents"</w:t>
      </w:r>
      <w:r w:rsidRPr="00462199">
        <w:t xml:space="preserve"> means the Facilities Agreement and the other documents defined as Finance Documents in the Facilities Agreement;</w:t>
      </w:r>
      <w:bookmarkStart w:id="6911" w:name="_Ref144117950"/>
      <w:r w:rsidRPr="00462199">
        <w:rPr>
          <w:rStyle w:val="FootnoteReference"/>
        </w:rPr>
        <w:footnoteReference w:id="80"/>
      </w:r>
      <w:bookmarkEnd w:id="6910"/>
      <w:bookmarkEnd w:id="6911"/>
    </w:p>
    <w:p w14:paraId="79394116" w14:textId="77777777" w:rsidR="00D179D6" w:rsidRPr="00462199" w:rsidRDefault="00D179D6" w:rsidP="002D4185">
      <w:pPr>
        <w:pStyle w:val="DefinitionsClauseAshurst"/>
      </w:pPr>
      <w:bookmarkStart w:id="6912" w:name="_Ref144115631"/>
      <w:r w:rsidRPr="00462199">
        <w:rPr>
          <w:b/>
        </w:rPr>
        <w:t>"Finance Parties"</w:t>
      </w:r>
      <w:r w:rsidRPr="00462199">
        <w:t xml:space="preserve"> means the parties with the benefit of security under the Security Documents and </w:t>
      </w:r>
      <w:r w:rsidRPr="00462199">
        <w:rPr>
          <w:b/>
        </w:rPr>
        <w:t>"Finance Party"</w:t>
      </w:r>
      <w:r w:rsidRPr="00462199">
        <w:t xml:space="preserve"> means any of them;</w:t>
      </w:r>
      <w:bookmarkStart w:id="6913" w:name="_Ref144117951"/>
      <w:r w:rsidRPr="00462199">
        <w:rPr>
          <w:rStyle w:val="FootnoteReference"/>
        </w:rPr>
        <w:footnoteReference w:id="81"/>
      </w:r>
      <w:bookmarkEnd w:id="6912"/>
      <w:bookmarkEnd w:id="6913"/>
    </w:p>
    <w:p w14:paraId="2482D6D7" w14:textId="77777777" w:rsidR="00D179D6" w:rsidRPr="00462199" w:rsidRDefault="00D179D6" w:rsidP="005B3BB9">
      <w:pPr>
        <w:pStyle w:val="DefinitionsClauseAshurst"/>
      </w:pPr>
      <w:bookmarkStart w:id="6914" w:name="_Ref144115632"/>
      <w:r w:rsidRPr="00462199">
        <w:rPr>
          <w:b/>
        </w:rPr>
        <w:t>"Finance Party Discharge Date"</w:t>
      </w:r>
      <w:r w:rsidRPr="00462199">
        <w:t xml:space="preserve"> means the date on which all of the Finance Party Obligations have been fully and irrevocably paid or discharged and no further Finance Party Obligations are capable of becoming outstanding;</w:t>
      </w:r>
      <w:bookmarkEnd w:id="6914"/>
    </w:p>
    <w:p w14:paraId="4A78B4AC" w14:textId="77777777" w:rsidR="00D179D6" w:rsidRPr="00462199" w:rsidRDefault="00D179D6" w:rsidP="005B3BB9">
      <w:pPr>
        <w:pStyle w:val="DefinitionsClauseAshurst"/>
      </w:pPr>
      <w:bookmarkStart w:id="6915" w:name="_Ref144115633"/>
      <w:r w:rsidRPr="00462199">
        <w:rPr>
          <w:b/>
        </w:rPr>
        <w:t>"Finance Party Obligations"</w:t>
      </w:r>
      <w:r w:rsidRPr="00462199">
        <w:t xml:space="preserve"> means any obligations owed to the Finance Parties in connection with the Finance Documents;</w:t>
      </w:r>
      <w:bookmarkEnd w:id="6915"/>
    </w:p>
    <w:p w14:paraId="13B7F7AA" w14:textId="77777777" w:rsidR="00D179D6" w:rsidRPr="00462199" w:rsidRDefault="00D179D6" w:rsidP="002D4185">
      <w:pPr>
        <w:pStyle w:val="DefinitionsClauseAshurst"/>
      </w:pPr>
      <w:bookmarkStart w:id="6916" w:name="_Ref144115634"/>
      <w:r w:rsidRPr="00462199">
        <w:rPr>
          <w:b/>
        </w:rPr>
        <w:t>"LCHA Counterparty Enforcement Action"</w:t>
      </w:r>
      <w:r w:rsidRPr="00462199">
        <w:t xml:space="preserve"> means:</w:t>
      </w:r>
      <w:bookmarkStart w:id="6917" w:name="_Ref144117952"/>
      <w:r w:rsidRPr="00462199">
        <w:rPr>
          <w:rStyle w:val="FootnoteReference"/>
        </w:rPr>
        <w:footnoteReference w:id="82"/>
      </w:r>
      <w:bookmarkEnd w:id="6916"/>
      <w:bookmarkEnd w:id="6917"/>
    </w:p>
    <w:p w14:paraId="13A4EBAF" w14:textId="5A570F7D" w:rsidR="00D179D6" w:rsidRPr="00462199" w:rsidRDefault="00D179D6" w:rsidP="00FA4EFF">
      <w:pPr>
        <w:pStyle w:val="DefinitionsAshurst"/>
      </w:pPr>
      <w:bookmarkStart w:id="6918" w:name="_Ref144115635"/>
      <w:r w:rsidRPr="00462199">
        <w:t xml:space="preserve">the termination or revocation of the Contract by the LCHA Counterparty (including the giving of any notice under or pursuant to </w:t>
      </w:r>
      <w:r w:rsidR="007248B2" w:rsidRPr="007248B2">
        <w:t>Condition</w:t>
      </w:r>
      <w:r w:rsidRPr="00462199">
        <w:t xml:space="preserve"> </w:t>
      </w:r>
      <w:r w:rsidR="00085FBE">
        <w:fldChar w:fldCharType="begin"/>
      </w:r>
      <w:r w:rsidR="00085FBE">
        <w:instrText xml:space="preserve"> REF _Ref144114632 \n \h </w:instrText>
      </w:r>
      <w:r w:rsidR="00085FBE">
        <w:fldChar w:fldCharType="separate"/>
      </w:r>
      <w:del w:id="6919" w:author="Faqir, Sofia (Energy Security)" w:date="2023-11-12T19:47:00Z">
        <w:r w:rsidR="00E473FC">
          <w:delText>52.1</w:delText>
        </w:r>
      </w:del>
      <w:r w:rsidR="00085FBE">
        <w:fldChar w:fldCharType="end"/>
      </w:r>
      <w:r w:rsidRPr="00462199">
        <w:t xml:space="preserve"> (</w:t>
      </w:r>
      <w:r w:rsidRPr="00462199">
        <w:rPr>
          <w:i/>
        </w:rPr>
        <w:t>Pre-Start Date termination</w:t>
      </w:r>
      <w:r w:rsidRPr="00462199">
        <w:t xml:space="preserve">), </w:t>
      </w:r>
      <w:r w:rsidR="00085FBE">
        <w:lastRenderedPageBreak/>
        <w:fldChar w:fldCharType="begin"/>
      </w:r>
      <w:r w:rsidR="00085FBE">
        <w:instrText xml:space="preserve"> REF _Ref144114654 \n \h </w:instrText>
      </w:r>
      <w:r w:rsidR="00085FBE">
        <w:fldChar w:fldCharType="separate"/>
      </w:r>
      <w:del w:id="6920" w:author="Faqir, Sofia (Energy Security)" w:date="2023-11-12T19:47:00Z">
        <w:r w:rsidR="00E473FC">
          <w:delText>52.5</w:delText>
        </w:r>
      </w:del>
      <w:r w:rsidR="00085FBE">
        <w:fldChar w:fldCharType="end"/>
      </w:r>
      <w:r w:rsidRPr="00462199">
        <w:t xml:space="preserve"> (</w:t>
      </w:r>
      <w:r w:rsidRPr="00462199">
        <w:rPr>
          <w:i/>
        </w:rPr>
        <w:t>Termination for Prolonged Force Majeure</w:t>
      </w:r>
      <w:r w:rsidRPr="00462199">
        <w:t xml:space="preserve">), </w:t>
      </w:r>
      <w:r w:rsidR="00085FBE">
        <w:fldChar w:fldCharType="begin"/>
      </w:r>
      <w:r w:rsidR="00085FBE">
        <w:instrText xml:space="preserve"> REF _Ref144114748 \n \h </w:instrText>
      </w:r>
      <w:r w:rsidR="00085FBE">
        <w:fldChar w:fldCharType="separate"/>
      </w:r>
      <w:del w:id="6921" w:author="Faqir, Sofia (Energy Security)" w:date="2023-11-12T19:47:00Z">
        <w:r w:rsidR="00E473FC">
          <w:delText>52.22</w:delText>
        </w:r>
      </w:del>
      <w:r w:rsidR="00085FBE">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 xml:space="preserve">), </w:t>
      </w:r>
      <w:r w:rsidR="00085FBE">
        <w:fldChar w:fldCharType="begin"/>
      </w:r>
      <w:r w:rsidR="00085FBE">
        <w:instrText xml:space="preserve"> REF _Ref144114761 \n \h </w:instrText>
      </w:r>
      <w:r w:rsidR="00085FBE">
        <w:fldChar w:fldCharType="separate"/>
      </w:r>
      <w:del w:id="6922" w:author="Faqir, Sofia (Energy Security)" w:date="2023-11-12T19:47:00Z">
        <w:r w:rsidR="00E473FC">
          <w:delText>52.27</w:delText>
        </w:r>
      </w:del>
      <w:r w:rsidR="00085FBE">
        <w:fldChar w:fldCharType="end"/>
      </w:r>
      <w:r w:rsidRPr="00462199">
        <w:t xml:space="preserve"> (</w:t>
      </w:r>
      <w:r w:rsidRPr="00462199">
        <w:rPr>
          <w:i/>
        </w:rPr>
        <w:t>Default termination</w:t>
      </w:r>
      <w:r w:rsidRPr="00462199">
        <w:t xml:space="preserve">), </w:t>
      </w:r>
      <w:r w:rsidR="00085FBE">
        <w:fldChar w:fldCharType="begin"/>
      </w:r>
      <w:r w:rsidR="00085FBE">
        <w:instrText xml:space="preserve"> REF _Ref144114765 \n \h </w:instrText>
      </w:r>
      <w:r w:rsidR="00085FBE">
        <w:fldChar w:fldCharType="separate"/>
      </w:r>
      <w:del w:id="6923" w:author="Faqir, Sofia (Energy Security)" w:date="2023-11-12T19:47:00Z">
        <w:r w:rsidR="00E473FC">
          <w:delText>52.29</w:delText>
        </w:r>
      </w:del>
      <w:r w:rsidR="00085FBE">
        <w:fldChar w:fldCharType="end"/>
      </w:r>
      <w:r w:rsidRPr="00462199">
        <w:t xml:space="preserve"> (</w:t>
      </w:r>
      <w:r w:rsidRPr="00462199">
        <w:rPr>
          <w:i/>
        </w:rPr>
        <w:t>Termination for failing to satisfy the Minimum Longstop Date Commissioning Requirements</w:t>
      </w:r>
      <w:r w:rsidRPr="00462199">
        <w:t xml:space="preserve">) or </w:t>
      </w:r>
      <w:r w:rsidR="00085FBE">
        <w:fldChar w:fldCharType="begin"/>
      </w:r>
      <w:r w:rsidR="00085FBE">
        <w:instrText xml:space="preserve"> REF _Ref144114770 \n \h </w:instrText>
      </w:r>
      <w:r w:rsidR="00085FBE">
        <w:fldChar w:fldCharType="separate"/>
      </w:r>
      <w:del w:id="6924" w:author="Faqir, Sofia (Energy Security)" w:date="2023-11-12T19:47:00Z">
        <w:r w:rsidR="00E473FC">
          <w:delText>52.30</w:delText>
        </w:r>
      </w:del>
      <w:r w:rsidR="00085FBE">
        <w:fldChar w:fldCharType="end"/>
      </w:r>
      <w:r w:rsidRPr="00462199">
        <w:t xml:space="preserve"> (</w:t>
      </w:r>
      <w:r w:rsidRPr="00462199">
        <w:rPr>
          <w:i/>
        </w:rPr>
        <w:t xml:space="preserve">Termination for failing to satisfy the </w:t>
      </w:r>
      <w:r w:rsidRPr="00462199">
        <w:rPr>
          <w:bCs/>
          <w:i/>
        </w:rPr>
        <w:t>CO</w:t>
      </w:r>
      <w:r w:rsidRPr="00462199">
        <w:rPr>
          <w:bCs/>
          <w:i/>
          <w:vertAlign w:val="subscript"/>
        </w:rPr>
        <w:t>2</w:t>
      </w:r>
      <w:r w:rsidRPr="00462199">
        <w:rPr>
          <w:i/>
        </w:rPr>
        <w:t xml:space="preserve"> T&amp;S Connection Confirmation Requirement</w:t>
      </w:r>
      <w:r w:rsidRPr="00462199">
        <w:t>)</w:t>
      </w:r>
      <w:bookmarkStart w:id="6925" w:name="_Ref144117953"/>
      <w:r w:rsidRPr="00462199">
        <w:rPr>
          <w:rStyle w:val="FootnoteReference"/>
        </w:rPr>
        <w:footnoteReference w:id="83"/>
      </w:r>
      <w:bookmarkEnd w:id="6925"/>
      <w:r w:rsidRPr="00462199">
        <w:t xml:space="preserve"> of the Contract by the LCHA Counterparty to the Producer terminating the Contract, but excluding the giving of any notice under or pursuant to </w:t>
      </w:r>
      <w:r w:rsidR="007248B2" w:rsidRPr="007248B2">
        <w:t>Condition</w:t>
      </w:r>
      <w:r w:rsidRPr="00462199">
        <w:t xml:space="preserve"> </w:t>
      </w:r>
      <w:r w:rsidR="00085FBE">
        <w:fldChar w:fldCharType="begin"/>
      </w:r>
      <w:r w:rsidR="00085FBE">
        <w:instrText xml:space="preserve"> REF _Ref144114748 \n \h </w:instrText>
      </w:r>
      <w:r w:rsidR="00085FBE">
        <w:fldChar w:fldCharType="separate"/>
      </w:r>
      <w:del w:id="6926" w:author="Faqir, Sofia (Energy Security)" w:date="2023-11-12T19:47:00Z">
        <w:r w:rsidR="00E473FC">
          <w:delText>52.22</w:delText>
        </w:r>
      </w:del>
      <w:r w:rsidR="00085FBE">
        <w:fldChar w:fldCharType="end"/>
      </w:r>
      <w:r w:rsidRPr="00462199">
        <w:t xml:space="preserve"> (</w:t>
      </w:r>
      <w:r w:rsidRPr="00462199">
        <w:rPr>
          <w:i/>
        </w:rPr>
        <w:t xml:space="preserve">Termination for failing to remedy a </w:t>
      </w:r>
      <w:r w:rsidRPr="00462199">
        <w:rPr>
          <w:bCs/>
          <w:i/>
        </w:rPr>
        <w:t>CO</w:t>
      </w:r>
      <w:r w:rsidRPr="00462199">
        <w:rPr>
          <w:bCs/>
          <w:i/>
          <w:vertAlign w:val="subscript"/>
        </w:rPr>
        <w:t>2</w:t>
      </w:r>
      <w:r w:rsidRPr="00462199">
        <w:rPr>
          <w:i/>
        </w:rPr>
        <w:t xml:space="preserve"> T&amp;S Prolonged Unavailability Event</w:t>
      </w:r>
      <w:r w:rsidRPr="00462199">
        <w:t>)</w:t>
      </w:r>
      <w:bookmarkStart w:id="6927" w:name="_Ref144117954"/>
      <w:r w:rsidRPr="00462199">
        <w:rPr>
          <w:rStyle w:val="FootnoteReference"/>
        </w:rPr>
        <w:footnoteReference w:id="84"/>
      </w:r>
      <w:bookmarkEnd w:id="6927"/>
      <w:r w:rsidRPr="00462199">
        <w:t xml:space="preserve"> </w:t>
      </w:r>
      <w:r w:rsidR="00085FBE">
        <w:fldChar w:fldCharType="begin"/>
      </w:r>
      <w:r w:rsidR="00085FBE">
        <w:instrText xml:space="preserve"> REF _Ref144114771 \n \h </w:instrText>
      </w:r>
      <w:r w:rsidR="00085FBE">
        <w:fldChar w:fldCharType="separate"/>
      </w:r>
      <w:del w:id="6928" w:author="Faqir, Sofia (Energy Security)" w:date="2023-11-12T19:47:00Z">
        <w:r w:rsidR="00E473FC">
          <w:delText>52.31</w:delText>
        </w:r>
      </w:del>
      <w:r w:rsidR="00085FBE">
        <w:fldChar w:fldCharType="end"/>
      </w:r>
      <w:r w:rsidRPr="00462199">
        <w:t xml:space="preserve"> (</w:t>
      </w:r>
      <w:r w:rsidRPr="00462199">
        <w:rPr>
          <w:i/>
        </w:rPr>
        <w:t>Qualifying Change in Law termination</w:t>
      </w:r>
      <w:r w:rsidRPr="00462199">
        <w:t xml:space="preserve">), or </w:t>
      </w:r>
      <w:r w:rsidR="00085FBE">
        <w:fldChar w:fldCharType="begin"/>
      </w:r>
      <w:r w:rsidR="00085FBE">
        <w:instrText xml:space="preserve"> REF _Ref144114773 \n \h </w:instrText>
      </w:r>
      <w:r w:rsidR="00085FBE">
        <w:fldChar w:fldCharType="separate"/>
      </w:r>
      <w:del w:id="6929" w:author="Faqir, Sofia (Energy Security)" w:date="2023-11-12T19:47:00Z">
        <w:r w:rsidR="00E473FC">
          <w:delText>52.33</w:delText>
        </w:r>
      </w:del>
      <w:r w:rsidR="00085FBE">
        <w:fldChar w:fldCharType="end"/>
      </w:r>
      <w:r w:rsidRPr="00462199">
        <w:t xml:space="preserve"> (</w:t>
      </w:r>
      <w:r w:rsidRPr="00462199">
        <w:rPr>
          <w:i/>
        </w:rPr>
        <w:t>QCiL Compensation termination</w:t>
      </w:r>
      <w:r w:rsidRPr="00462199">
        <w:t xml:space="preserve">) of the Contract by the LCHA Counterparty to the Producer terminating the Contract and the subsequent termination of the Contract under that </w:t>
      </w:r>
      <w:r w:rsidR="007248B2" w:rsidRPr="007248B2">
        <w:t>Condition</w:t>
      </w:r>
      <w:r w:rsidRPr="00462199">
        <w:t>);</w:t>
      </w:r>
      <w:bookmarkEnd w:id="6918"/>
    </w:p>
    <w:p w14:paraId="38F25185" w14:textId="191695FF" w:rsidR="00D179D6" w:rsidRPr="00462199" w:rsidRDefault="00D179D6" w:rsidP="00FA4EFF">
      <w:pPr>
        <w:pStyle w:val="DefinitionsAshurst"/>
      </w:pPr>
      <w:bookmarkStart w:id="6930" w:name="_Ref144115636"/>
      <w:r w:rsidRPr="00462199">
        <w:t xml:space="preserve">the suspension or withholding (as applicable) by the LCHA Counterparty of payments under or pursuant to </w:t>
      </w:r>
      <w:r w:rsidR="007248B2" w:rsidRPr="007248B2">
        <w:t>Condition</w:t>
      </w:r>
      <w:r w:rsidRPr="00462199">
        <w:t xml:space="preserve"> </w:t>
      </w:r>
      <w:r w:rsidRPr="00462199">
        <w:fldChar w:fldCharType="begin"/>
      </w:r>
      <w:r w:rsidRPr="00462199">
        <w:instrText xml:space="preserve">  REF _Ref144113227 \r \h \* MERGEFORMAT </w:instrText>
      </w:r>
      <w:r w:rsidRPr="00462199">
        <w:fldChar w:fldCharType="separate"/>
      </w:r>
      <w:del w:id="6931" w:author="Faqir, Sofia (Energy Security)" w:date="2023-11-12T19:47:00Z">
        <w:r w:rsidR="00E473FC" w:rsidRPr="00E473FC">
          <w:rPr>
            <w:color w:val="000000"/>
          </w:rPr>
          <w:delText>3.75(B)(ii)</w:delText>
        </w:r>
      </w:del>
      <w:r w:rsidRPr="00462199">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Connection Confirmation Requirement: Suspension</w:t>
      </w:r>
      <w:r w:rsidRPr="00462199">
        <w:t xml:space="preserve">), </w:t>
      </w:r>
      <w:r w:rsidR="007248B2" w:rsidRPr="007248B2">
        <w:t>Condition</w:t>
      </w:r>
      <w:r w:rsidRPr="00462199">
        <w:t xml:space="preserve"> </w:t>
      </w:r>
      <w:r w:rsidR="00085FBE">
        <w:fldChar w:fldCharType="begin"/>
      </w:r>
      <w:r w:rsidR="00085FBE">
        <w:instrText xml:space="preserve"> REF _Ref144113812 \n \h </w:instrText>
      </w:r>
      <w:r w:rsidR="00085FBE">
        <w:fldChar w:fldCharType="separate"/>
      </w:r>
      <w:del w:id="6932" w:author="Faqir, Sofia (Energy Security)" w:date="2023-11-12T19:47:00Z">
        <w:r w:rsidR="00E473FC">
          <w:delText>30.2</w:delText>
        </w:r>
      </w:del>
      <w:r w:rsidR="00085FBE">
        <w:fldChar w:fldCharType="end"/>
      </w:r>
      <w:r w:rsidRPr="00462199">
        <w:t xml:space="preserve"> (</w:t>
      </w:r>
      <w:r w:rsidRPr="00462199">
        <w:rPr>
          <w:i/>
        </w:rPr>
        <w:t>Failure to comply with technology undertaking</w:t>
      </w:r>
      <w:r w:rsidRPr="00462199">
        <w:t xml:space="preserve">), </w:t>
      </w:r>
      <w:r w:rsidR="007248B2" w:rsidRPr="007248B2">
        <w:t>Condition</w:t>
      </w:r>
      <w:r w:rsidRPr="00462199">
        <w:t xml:space="preserve"> </w:t>
      </w:r>
      <w:r w:rsidR="00085FBE">
        <w:fldChar w:fldCharType="begin"/>
      </w:r>
      <w:r w:rsidR="00085FBE">
        <w:instrText xml:space="preserve"> REF _Ref144113848 \n \h </w:instrText>
      </w:r>
      <w:r w:rsidR="00085FBE">
        <w:fldChar w:fldCharType="separate"/>
      </w:r>
      <w:del w:id="6933" w:author="Faqir, Sofia (Energy Security)" w:date="2023-11-12T19:47:00Z">
        <w:r w:rsidR="00E473FC">
          <w:delText>31.10</w:delText>
        </w:r>
      </w:del>
      <w:r w:rsidR="00085FBE">
        <w:fldChar w:fldCharType="end"/>
      </w:r>
      <w:r w:rsidRPr="00462199">
        <w:t xml:space="preserve"> (</w:t>
      </w:r>
      <w:r w:rsidRPr="00462199">
        <w:rPr>
          <w:i/>
        </w:rPr>
        <w:t>Failure to comply with Metering Schematic Obligation</w:t>
      </w:r>
      <w:r w:rsidRPr="00462199">
        <w:t xml:space="preserve">), </w:t>
      </w:r>
      <w:r w:rsidR="007248B2" w:rsidRPr="007248B2">
        <w:t>Condition</w:t>
      </w:r>
      <w:r w:rsidRPr="00462199">
        <w:t xml:space="preserve"> </w:t>
      </w:r>
      <w:r w:rsidR="00085FBE">
        <w:fldChar w:fldCharType="begin"/>
      </w:r>
      <w:r w:rsidR="00085FBE">
        <w:instrText xml:space="preserve"> REF _Ref144113860 \n \h </w:instrText>
      </w:r>
      <w:r w:rsidR="00085FBE">
        <w:fldChar w:fldCharType="separate"/>
      </w:r>
      <w:del w:id="6934" w:author="Faqir, Sofia (Energy Security)" w:date="2023-11-12T19:47:00Z">
        <w:r w:rsidR="00E473FC">
          <w:delText>31.16</w:delText>
        </w:r>
      </w:del>
      <w:r w:rsidR="00085FBE">
        <w:fldChar w:fldCharType="end"/>
      </w:r>
      <w:r w:rsidRPr="00462199">
        <w:t xml:space="preserve"> (</w:t>
      </w:r>
      <w:r w:rsidRPr="00462199">
        <w:rPr>
          <w:i/>
        </w:rPr>
        <w:t>Failure to provide Metering Access Right</w:t>
      </w:r>
      <w:r w:rsidRPr="00462199">
        <w:t xml:space="preserve">), </w:t>
      </w:r>
      <w:r w:rsidR="007248B2" w:rsidRPr="007248B2">
        <w:t>Condition</w:t>
      </w:r>
      <w:r w:rsidRPr="00462199">
        <w:t xml:space="preserve"> </w:t>
      </w:r>
      <w:r w:rsidR="00085FBE">
        <w:fldChar w:fldCharType="begin"/>
      </w:r>
      <w:r w:rsidR="00085FBE">
        <w:instrText xml:space="preserve"> REF _Ref144113869 \n \h </w:instrText>
      </w:r>
      <w:r w:rsidR="00085FBE">
        <w:fldChar w:fldCharType="separate"/>
      </w:r>
      <w:del w:id="6935" w:author="Faqir, Sofia (Energy Security)" w:date="2023-11-12T19:47:00Z">
        <w:r w:rsidR="00E473FC">
          <w:delText>31.21</w:delText>
        </w:r>
      </w:del>
      <w:r w:rsidR="00085FBE">
        <w:fldChar w:fldCharType="end"/>
      </w:r>
      <w:r w:rsidRPr="00462199">
        <w:t xml:space="preserve"> (</w:t>
      </w:r>
      <w:r w:rsidRPr="00462199">
        <w:rPr>
          <w:i/>
        </w:rPr>
        <w:t>Failure to comply with Automated Data Systems Obligations</w:t>
      </w:r>
      <w:r w:rsidRPr="00462199">
        <w:t xml:space="preserve">), </w:t>
      </w:r>
      <w:r w:rsidR="007248B2" w:rsidRPr="007248B2">
        <w:t>Condition</w:t>
      </w:r>
      <w:r w:rsidRPr="00462199">
        <w:t xml:space="preserve"> </w:t>
      </w:r>
      <w:r w:rsidR="00085FBE">
        <w:fldChar w:fldCharType="begin"/>
      </w:r>
      <w:r w:rsidR="00085FBE">
        <w:instrText xml:space="preserve"> REF _Ref144113914 \n \h </w:instrText>
      </w:r>
      <w:r w:rsidR="00085FBE">
        <w:fldChar w:fldCharType="separate"/>
      </w:r>
      <w:del w:id="6936" w:author="Faqir, Sofia (Energy Security)" w:date="2023-11-12T19:47:00Z">
        <w:r w:rsidR="00E473FC">
          <w:delText>32.12</w:delText>
        </w:r>
      </w:del>
      <w:r w:rsidR="00085FBE">
        <w:fldChar w:fldCharType="end"/>
      </w:r>
      <w:r w:rsidRPr="00462199">
        <w:t xml:space="preserve"> (</w:t>
      </w:r>
      <w:r w:rsidRPr="00462199">
        <w:rPr>
          <w:i/>
        </w:rPr>
        <w:t>Suspension of Payments (Failure to provide Measurement Data)</w:t>
      </w:r>
      <w:r w:rsidRPr="00462199">
        <w:t xml:space="preserve">), </w:t>
      </w:r>
      <w:r w:rsidR="007248B2" w:rsidRPr="007248B2">
        <w:t>Condition</w:t>
      </w:r>
      <w:r w:rsidRPr="00462199">
        <w:t xml:space="preserve"> </w:t>
      </w:r>
      <w:r w:rsidR="00085FBE">
        <w:fldChar w:fldCharType="begin"/>
      </w:r>
      <w:r w:rsidR="00085FBE">
        <w:instrText xml:space="preserve"> REF _Ref144113964 \n \h </w:instrText>
      </w:r>
      <w:r w:rsidR="00085FBE">
        <w:fldChar w:fldCharType="separate"/>
      </w:r>
      <w:del w:id="6937" w:author="Faqir, Sofia (Energy Security)" w:date="2023-11-12T19:47:00Z">
        <w:r w:rsidR="00E473FC">
          <w:delText>33.5</w:delText>
        </w:r>
      </w:del>
      <w:r w:rsidR="00085FBE">
        <w:fldChar w:fldCharType="end"/>
      </w:r>
      <w:r w:rsidRPr="00462199">
        <w:t xml:space="preserve"> (</w:t>
      </w:r>
      <w:r w:rsidRPr="00462199">
        <w:rPr>
          <w:i/>
        </w:rPr>
        <w:t>Suspension of Payments (Failure to provide KYC Information)</w:t>
      </w:r>
      <w:r w:rsidRPr="00462199">
        <w:t xml:space="preserve">), </w:t>
      </w:r>
      <w:r w:rsidR="007248B2" w:rsidRPr="007248B2">
        <w:t>Condition</w:t>
      </w:r>
      <w:r w:rsidRPr="00462199">
        <w:t xml:space="preserve"> </w:t>
      </w:r>
      <w:r w:rsidR="00085FBE">
        <w:fldChar w:fldCharType="begin"/>
      </w:r>
      <w:r w:rsidR="00085FBE">
        <w:instrText xml:space="preserve"> REF _Ref144113992 \n \h </w:instrText>
      </w:r>
      <w:r w:rsidR="00085FBE">
        <w:fldChar w:fldCharType="separate"/>
      </w:r>
      <w:del w:id="6938" w:author="Faqir, Sofia (Energy Security)" w:date="2023-11-12T19:47:00Z">
        <w:r w:rsidR="00E473FC">
          <w:delText>33.13</w:delText>
        </w:r>
      </w:del>
      <w:r w:rsidR="00085FBE">
        <w:fldChar w:fldCharType="end"/>
      </w:r>
      <w:r w:rsidRPr="00462199">
        <w:t xml:space="preserve"> (</w:t>
      </w:r>
      <w:r w:rsidRPr="00462199">
        <w:rPr>
          <w:i/>
        </w:rPr>
        <w:t>Suspension of Payments (Failure to Provide Information)</w:t>
      </w:r>
      <w:r w:rsidRPr="00462199">
        <w:t xml:space="preserve">), </w:t>
      </w:r>
      <w:r w:rsidR="007248B2" w:rsidRPr="007248B2">
        <w:t>Condition</w:t>
      </w:r>
      <w:r w:rsidRPr="00462199">
        <w:t xml:space="preserve"> </w:t>
      </w:r>
      <w:r w:rsidRPr="00462199">
        <w:fldChar w:fldCharType="begin"/>
      </w:r>
      <w:r w:rsidRPr="00462199">
        <w:instrText xml:space="preserve">  REF _Ref144114008 \r \h \* MERGEFORMAT </w:instrText>
      </w:r>
      <w:r w:rsidRPr="00462199">
        <w:fldChar w:fldCharType="separate"/>
      </w:r>
      <w:del w:id="6939" w:author="Faqir, Sofia (Energy Security)" w:date="2023-11-12T19:47:00Z">
        <w:r w:rsidR="00E473FC" w:rsidRPr="00E473FC">
          <w:rPr>
            <w:color w:val="000000"/>
          </w:rPr>
          <w:delText>33.16(C)</w:delText>
        </w:r>
      </w:del>
      <w:r w:rsidRPr="00462199">
        <w:fldChar w:fldCharType="end"/>
      </w:r>
      <w:r w:rsidRPr="00462199">
        <w:t xml:space="preserve"> (</w:t>
      </w:r>
      <w:r w:rsidRPr="00462199">
        <w:rPr>
          <w:i/>
        </w:rPr>
        <w:t>Waiver of Producer's Obligation to Repay Subsidy, State aid</w:t>
      </w:r>
      <w:r w:rsidR="00801A97">
        <w:rPr>
          <w:i/>
        </w:rPr>
        <w:t xml:space="preserve">, </w:t>
      </w:r>
      <w:r w:rsidRPr="00462199">
        <w:rPr>
          <w:i/>
        </w:rPr>
        <w:t>Union Funding</w:t>
      </w:r>
      <w:r w:rsidR="00801A97">
        <w:rPr>
          <w:i/>
        </w:rPr>
        <w:t xml:space="preserve"> and/or International Funding</w:t>
      </w:r>
      <w:r w:rsidRPr="00462199">
        <w:t xml:space="preserve">), </w:t>
      </w:r>
      <w:r w:rsidR="007248B2" w:rsidRPr="007248B2">
        <w:t>Condition</w:t>
      </w:r>
      <w:r w:rsidRPr="00462199">
        <w:t xml:space="preserve"> </w:t>
      </w:r>
      <w:r w:rsidR="00085FBE">
        <w:fldChar w:fldCharType="begin"/>
      </w:r>
      <w:r w:rsidR="00085FBE">
        <w:instrText xml:space="preserve"> REF _Ref144114136 \n \h </w:instrText>
      </w:r>
      <w:r w:rsidR="00085FBE">
        <w:fldChar w:fldCharType="separate"/>
      </w:r>
      <w:del w:id="6940" w:author="Faqir, Sofia (Energy Security)" w:date="2023-11-12T19:47:00Z">
        <w:r w:rsidR="00E473FC">
          <w:delText>36.14</w:delText>
        </w:r>
      </w:del>
      <w:r w:rsidR="00085FBE">
        <w:fldChar w:fldCharType="end"/>
      </w:r>
      <w:r w:rsidRPr="00462199">
        <w:t xml:space="preserve"> (</w:t>
      </w:r>
      <w:r w:rsidRPr="00462199">
        <w:rPr>
          <w:i/>
        </w:rPr>
        <w:t>Failure to provide an Offtaker Confirmation Request Notice: Suspension</w:t>
      </w:r>
      <w:r w:rsidRPr="00462199">
        <w:t xml:space="preserve">), </w:t>
      </w:r>
      <w:r w:rsidR="007248B2" w:rsidRPr="007248B2">
        <w:t>Condition</w:t>
      </w:r>
      <w:r w:rsidRPr="00462199">
        <w:t xml:space="preserve"> </w:t>
      </w:r>
      <w:r w:rsidR="00085FBE">
        <w:fldChar w:fldCharType="begin"/>
      </w:r>
      <w:r w:rsidR="00085FBE">
        <w:instrText xml:space="preserve"> REF _Ref144114230 \n \h </w:instrText>
      </w:r>
      <w:r w:rsidR="00085FBE">
        <w:fldChar w:fldCharType="separate"/>
      </w:r>
      <w:del w:id="6941" w:author="Faqir, Sofia (Energy Security)" w:date="2023-11-12T19:47:00Z">
        <w:r w:rsidR="00E473FC">
          <w:delText>40.7</w:delText>
        </w:r>
      </w:del>
      <w:r w:rsidR="00085FBE">
        <w:fldChar w:fldCharType="end"/>
      </w:r>
      <w:r w:rsidRPr="00462199">
        <w:t xml:space="preserve"> (</w:t>
      </w:r>
      <w:r w:rsidRPr="00462199">
        <w:rPr>
          <w:i/>
        </w:rPr>
        <w:t>Failure to comply with the</w:t>
      </w:r>
      <w:r w:rsidRPr="00462199">
        <w:rPr>
          <w:b/>
          <w:i/>
        </w:rPr>
        <w:t xml:space="preserve"> </w:t>
      </w:r>
      <w:r w:rsidRPr="00462199">
        <w:rPr>
          <w:i/>
        </w:rPr>
        <w:t>LCHA Counterparty Audit Right</w:t>
      </w:r>
      <w:r w:rsidRPr="00462199">
        <w:t xml:space="preserve">), </w:t>
      </w:r>
      <w:r w:rsidR="007248B2" w:rsidRPr="007248B2">
        <w:t>Condition</w:t>
      </w:r>
      <w:r w:rsidRPr="00462199">
        <w:t xml:space="preserve"> </w:t>
      </w:r>
      <w:r w:rsidR="00085FBE">
        <w:fldChar w:fldCharType="begin"/>
      </w:r>
      <w:r w:rsidR="00085FBE">
        <w:instrText xml:space="preserve"> REF _Ref144114292 \n \h </w:instrText>
      </w:r>
      <w:r w:rsidR="00085FBE">
        <w:fldChar w:fldCharType="separate"/>
      </w:r>
      <w:del w:id="6942" w:author="Faqir, Sofia (Energy Security)" w:date="2023-11-12T19:47:00Z">
        <w:r w:rsidR="00E473FC">
          <w:delText>41.11</w:delText>
        </w:r>
      </w:del>
      <w:r w:rsidR="00085FBE">
        <w:fldChar w:fldCharType="end"/>
      </w:r>
      <w:r w:rsidRPr="00462199">
        <w:t xml:space="preserve"> (</w:t>
      </w:r>
      <w:r w:rsidRPr="00462199">
        <w:rPr>
          <w:i/>
        </w:rPr>
        <w:t>Failure to provide an Annual Compliance Report: Suspension and deemed Non-Qualifying Offtaker</w:t>
      </w:r>
      <w:r w:rsidRPr="00462199">
        <w:t xml:space="preserve">), </w:t>
      </w:r>
      <w:r w:rsidR="007248B2" w:rsidRPr="007248B2">
        <w:t>Condition</w:t>
      </w:r>
      <w:r w:rsidRPr="00462199">
        <w:t xml:space="preserve"> </w:t>
      </w:r>
      <w:r w:rsidR="00085FBE">
        <w:fldChar w:fldCharType="begin"/>
      </w:r>
      <w:r w:rsidR="00085FBE">
        <w:instrText xml:space="preserve"> REF _Ref144114728 \n \h </w:instrText>
      </w:r>
      <w:r w:rsidR="00085FBE">
        <w:fldChar w:fldCharType="separate"/>
      </w:r>
      <w:del w:id="6943" w:author="Faqir, Sofia (Energy Security)" w:date="2023-11-12T19:47:00Z">
        <w:r w:rsidR="00E473FC">
          <w:delText>52.16</w:delText>
        </w:r>
      </w:del>
      <w:r w:rsidR="00085FBE">
        <w:fldChar w:fldCharType="end"/>
      </w:r>
      <w:r w:rsidRPr="00462199">
        <w:t xml:space="preserve"> (</w:t>
      </w:r>
      <w:r w:rsidRPr="00462199">
        <w:rPr>
          <w:i/>
        </w:rPr>
        <w:t xml:space="preserve">Failure to comply with </w:t>
      </w:r>
      <w:r w:rsidRPr="00462199">
        <w:rPr>
          <w:bCs/>
          <w:i/>
        </w:rPr>
        <w:t>CO</w:t>
      </w:r>
      <w:r w:rsidRPr="00462199">
        <w:rPr>
          <w:bCs/>
          <w:i/>
          <w:vertAlign w:val="subscript"/>
        </w:rPr>
        <w:t>2</w:t>
      </w:r>
      <w:r w:rsidRPr="00462199">
        <w:rPr>
          <w:i/>
        </w:rPr>
        <w:t xml:space="preserve"> T&amp;S Prolonged Unavailability Procedure Obligation: Suspension</w:t>
      </w:r>
      <w:r w:rsidRPr="00462199">
        <w:t xml:space="preserve">), paragraph </w:t>
      </w:r>
      <w:r>
        <w:fldChar w:fldCharType="begin"/>
      </w:r>
      <w:r>
        <w:instrText xml:space="preserve"> REF _Ref144116041 \w \h </w:instrText>
      </w:r>
      <w:r>
        <w:fldChar w:fldCharType="separate"/>
      </w:r>
      <w:del w:id="6944" w:author="Faqir, Sofia (Energy Security)" w:date="2023-11-12T19:47:00Z">
        <w:r w:rsidR="00E473FC">
          <w:delText>8.3</w:delText>
        </w:r>
      </w:del>
      <w:r>
        <w:fldChar w:fldCharType="end"/>
      </w:r>
      <w:r w:rsidRPr="00462199">
        <w:t xml:space="preserve"> (</w:t>
      </w:r>
      <w:r w:rsidRPr="00462199">
        <w:rPr>
          <w:i/>
        </w:rPr>
        <w:t>Suspension of Payments (LCHS Non-Compliance</w:t>
      </w:r>
      <w:r w:rsidRPr="00462199">
        <w:t xml:space="preserve">)) of </w:t>
      </w:r>
      <w:r>
        <w:fldChar w:fldCharType="begin"/>
      </w:r>
      <w:r>
        <w:instrText xml:space="preserve"> REF _Ref144118004 \w \h </w:instrText>
      </w:r>
      <w:r>
        <w:fldChar w:fldCharType="separate"/>
      </w:r>
      <w:del w:id="6945"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or [</w:t>
      </w:r>
      <w:r w:rsidRPr="00462199">
        <w:rPr>
          <w:i/>
        </w:rPr>
        <w:t>others to be considered</w:t>
      </w:r>
      <w:r w:rsidRPr="00462199">
        <w:t>]; or</w:t>
      </w:r>
      <w:bookmarkEnd w:id="6930"/>
    </w:p>
    <w:p w14:paraId="432E36F4" w14:textId="77777777" w:rsidR="00D179D6" w:rsidRPr="00462199" w:rsidRDefault="00D179D6" w:rsidP="00FA4EFF">
      <w:pPr>
        <w:pStyle w:val="DefinitionsAshurst"/>
      </w:pPr>
      <w:bookmarkStart w:id="6946" w:name="_Ref144115637"/>
      <w:r w:rsidRPr="00462199">
        <w:t>the commencement by the LCHA Counterparty of any proceedings for, or the petitioning by the LCHA Counterparty for, the winding-up, administration, dissolution or liquidation of the Producer (or the equivalent procedure under the law of the jurisdiction in which the Producer is incorporated, domiciled or resident or carries on business or has assets);</w:t>
      </w:r>
      <w:bookmarkEnd w:id="6946"/>
    </w:p>
    <w:p w14:paraId="5EFF0E19" w14:textId="77777777" w:rsidR="00D179D6" w:rsidRPr="00462199" w:rsidRDefault="00D179D6" w:rsidP="005B3BB9">
      <w:pPr>
        <w:pStyle w:val="DefinitionsClauseAshurst"/>
      </w:pPr>
      <w:bookmarkStart w:id="6947" w:name="_Ref144115638"/>
      <w:r w:rsidRPr="00462199">
        <w:rPr>
          <w:b/>
        </w:rPr>
        <w:t>"LCHA Counterparty Enforcement Notice"</w:t>
      </w:r>
      <w:r w:rsidRPr="00462199">
        <w:t xml:space="preserve"> means a notice given by the LCHA Counterparty to the [Lender(s)]/[Security Trustee] specifying the LCHA Counterparty Enforcement Action which the LCHA Counterparty intends to take and, in reasonable detail, the grounds for such intended action;</w:t>
      </w:r>
      <w:bookmarkEnd w:id="6947"/>
    </w:p>
    <w:p w14:paraId="79CCBEA7" w14:textId="77777777" w:rsidR="00D179D6" w:rsidRPr="00462199" w:rsidRDefault="00D179D6" w:rsidP="005B3BB9">
      <w:pPr>
        <w:pStyle w:val="DefinitionsClauseAshurst"/>
      </w:pPr>
      <w:bookmarkStart w:id="6948" w:name="_Ref144115639"/>
      <w:r w:rsidRPr="00462199">
        <w:rPr>
          <w:b/>
        </w:rPr>
        <w:t>"LCHA Documents"</w:t>
      </w:r>
      <w:r w:rsidRPr="00462199">
        <w:t xml:space="preserve"> has the meaning given to that term in the Contract;</w:t>
      </w:r>
      <w:bookmarkEnd w:id="6948"/>
    </w:p>
    <w:p w14:paraId="3EBB0A40" w14:textId="77777777" w:rsidR="00D179D6" w:rsidRPr="00462199" w:rsidRDefault="00D179D6" w:rsidP="005B3BB9">
      <w:pPr>
        <w:pStyle w:val="DefinitionsClauseAshurst"/>
      </w:pPr>
      <w:bookmarkStart w:id="6949" w:name="_Ref144115640"/>
      <w:r w:rsidRPr="00462199">
        <w:rPr>
          <w:b/>
        </w:rPr>
        <w:t>"LCHA Settlement Required Information"</w:t>
      </w:r>
      <w:r w:rsidRPr="00462199">
        <w:t xml:space="preserve"> has the meaning given to that term in the Contract;</w:t>
      </w:r>
      <w:bookmarkEnd w:id="6949"/>
    </w:p>
    <w:p w14:paraId="2884FD36" w14:textId="77777777" w:rsidR="00D179D6" w:rsidRPr="00462199" w:rsidRDefault="00D179D6" w:rsidP="005B3BB9">
      <w:pPr>
        <w:pStyle w:val="DefinitionsClauseAshurst"/>
      </w:pPr>
      <w:bookmarkStart w:id="6950" w:name="_Ref144115641"/>
      <w:r w:rsidRPr="00462199">
        <w:rPr>
          <w:b/>
        </w:rPr>
        <w:t>"LCHA Settlement Services Provider"</w:t>
      </w:r>
      <w:r w:rsidRPr="00462199">
        <w:t xml:space="preserve"> has the meaning given to that term in the Contract;</w:t>
      </w:r>
      <w:bookmarkEnd w:id="6950"/>
    </w:p>
    <w:p w14:paraId="10F2D0CB" w14:textId="77777777" w:rsidR="00D179D6" w:rsidRPr="00462199" w:rsidRDefault="00D179D6" w:rsidP="005B3BB9">
      <w:pPr>
        <w:pStyle w:val="DefinitionsClauseAshurst"/>
      </w:pPr>
      <w:bookmarkStart w:id="6951" w:name="_Ref144115642"/>
      <w:r w:rsidRPr="00462199">
        <w:rPr>
          <w:b/>
        </w:rPr>
        <w:t>"Lender"</w:t>
      </w:r>
      <w:r w:rsidRPr="00462199">
        <w:t xml:space="preserve"> means any bank or financial institution (excluding any direct or indirect shareholder of the Producer) which provides debt financing or refinancing in relation to the Facility;</w:t>
      </w:r>
      <w:bookmarkEnd w:id="6951"/>
    </w:p>
    <w:p w14:paraId="4E40BCDC" w14:textId="77777777" w:rsidR="00D179D6" w:rsidRPr="00462199" w:rsidRDefault="00D179D6" w:rsidP="005B3BB9">
      <w:pPr>
        <w:pStyle w:val="DefinitionsClauseAshurst"/>
      </w:pPr>
      <w:bookmarkStart w:id="6952" w:name="_Ref144115643"/>
      <w:r w:rsidRPr="00462199">
        <w:rPr>
          <w:b/>
        </w:rPr>
        <w:t>"Non-Qualification Event"</w:t>
      </w:r>
      <w:bookmarkEnd w:id="6952"/>
    </w:p>
    <w:p w14:paraId="249A17D8" w14:textId="77777777" w:rsidR="00D179D6" w:rsidRPr="00462199" w:rsidRDefault="00D179D6" w:rsidP="005B3BB9">
      <w:pPr>
        <w:pStyle w:val="B12Ashurst"/>
      </w:pPr>
      <w:r w:rsidRPr="00462199">
        <w:lastRenderedPageBreak/>
        <w:t>[means the Security Trustee ceasing, in respect of the rights afforded to it under this Deed, to act only on behalf of any person who is:</w:t>
      </w:r>
    </w:p>
    <w:p w14:paraId="46917DBA" w14:textId="12851CB9" w:rsidR="00D179D6" w:rsidRPr="00462199" w:rsidRDefault="00D179D6" w:rsidP="00FA4EFF">
      <w:pPr>
        <w:pStyle w:val="DefinitionsAshurst"/>
      </w:pPr>
      <w:bookmarkStart w:id="6953" w:name="_Ref144115644"/>
      <w:r w:rsidRPr="00462199">
        <w:t xml:space="preserve">[a] Lender(s) having the benefit of first ranking security over all or substantially all of the assets of the Producer (including its rights in respect of the Facility and under the Contract) and in whose favour the Producer has assigned its rights under the Contract and any other LCHA Document in accordance with </w:t>
      </w:r>
      <w:r w:rsidR="007248B2" w:rsidRPr="007248B2">
        <w:t>Condition</w:t>
      </w:r>
      <w:r w:rsidRPr="00462199">
        <w:t xml:space="preserve"> </w:t>
      </w:r>
      <w:r w:rsidR="00E61BC0">
        <w:fldChar w:fldCharType="begin"/>
      </w:r>
      <w:r w:rsidR="00E61BC0">
        <w:instrText xml:space="preserve"> REF _Ref144115274 \n \h </w:instrText>
      </w:r>
      <w:r w:rsidR="00E61BC0">
        <w:fldChar w:fldCharType="separate"/>
      </w:r>
      <w:del w:id="6954" w:author="Faqir, Sofia (Energy Security)" w:date="2023-11-12T19:47:00Z">
        <w:r w:rsidR="00E473FC">
          <w:delText>81.6</w:delText>
        </w:r>
      </w:del>
      <w:r w:rsidR="00E61BC0">
        <w:fldChar w:fldCharType="end"/>
      </w:r>
      <w:r w:rsidRPr="00462199">
        <w:t xml:space="preserve"> (</w:t>
      </w:r>
      <w:r w:rsidRPr="00462199">
        <w:rPr>
          <w:i/>
        </w:rPr>
        <w:t>Permitted assignment by the Producer</w:t>
      </w:r>
      <w:r w:rsidRPr="00462199">
        <w:t>) of the Contract; or</w:t>
      </w:r>
      <w:bookmarkEnd w:id="6953"/>
    </w:p>
    <w:p w14:paraId="5691349E" w14:textId="17ABAAD1" w:rsidR="00D179D6" w:rsidRPr="00462199" w:rsidRDefault="00D179D6" w:rsidP="00FA4EFF">
      <w:pPr>
        <w:pStyle w:val="DefinitionsAshurst"/>
      </w:pPr>
      <w:bookmarkStart w:id="6955" w:name="_Ref144115645"/>
      <w:r w:rsidRPr="00462199">
        <w:t xml:space="preserve">an Affected Person having the benefit of first ranking security over all or substantially all of the assets of the Producer (including its rights in respect of the Facility and under the Contract) and in whose favour the Producer has assigned its rights under the Contract and any other LCHA Document in accordance with </w:t>
      </w:r>
      <w:r w:rsidR="007248B2" w:rsidRPr="007248B2">
        <w:t>Condition</w:t>
      </w:r>
      <w:r w:rsidRPr="00462199">
        <w:t xml:space="preserve"> </w:t>
      </w:r>
      <w:r w:rsidR="00E61BC0">
        <w:fldChar w:fldCharType="begin"/>
      </w:r>
      <w:r w:rsidR="00E61BC0">
        <w:instrText xml:space="preserve"> REF _Ref144115274 \n \h </w:instrText>
      </w:r>
      <w:r w:rsidR="00E61BC0">
        <w:fldChar w:fldCharType="separate"/>
      </w:r>
      <w:del w:id="6956" w:author="Faqir, Sofia (Energy Security)" w:date="2023-11-12T19:47:00Z">
        <w:r w:rsidR="00E473FC">
          <w:delText>81.6</w:delText>
        </w:r>
      </w:del>
      <w:r w:rsidR="00E61BC0">
        <w:fldChar w:fldCharType="end"/>
      </w:r>
      <w:r w:rsidRPr="00462199">
        <w:t xml:space="preserve"> (</w:t>
      </w:r>
      <w:r w:rsidRPr="00462199">
        <w:rPr>
          <w:i/>
        </w:rPr>
        <w:t>Permitted assignment by the Producer</w:t>
      </w:r>
      <w:r w:rsidRPr="00462199">
        <w:t>) of the Contract;</w:t>
      </w:r>
      <w:bookmarkEnd w:id="6955"/>
    </w:p>
    <w:p w14:paraId="1B9C6865" w14:textId="2F69BAD1" w:rsidR="00D179D6" w:rsidRPr="00462199" w:rsidRDefault="00D179D6" w:rsidP="002D4185">
      <w:pPr>
        <w:pStyle w:val="B12Ashurst"/>
      </w:pPr>
      <w:r w:rsidRPr="00462199">
        <w:t xml:space="preserve">PROVIDED that there shall not be a Non-Qualification Event where a person who previously satisfied sub-paragraph </w:t>
      </w:r>
      <w:r>
        <w:fldChar w:fldCharType="begin"/>
      </w:r>
      <w:r>
        <w:instrText xml:space="preserve"> REF _Ref144115644 \w \h </w:instrText>
      </w:r>
      <w:r>
        <w:fldChar w:fldCharType="separate"/>
      </w:r>
      <w:del w:id="6957" w:author="Faqir, Sofia (Energy Security)" w:date="2023-11-12T19:47:00Z">
        <w:r w:rsidR="00E473FC">
          <w:delText>A)</w:delText>
        </w:r>
      </w:del>
      <w:r>
        <w:fldChar w:fldCharType="end"/>
      </w:r>
      <w:r w:rsidRPr="00462199">
        <w:t xml:space="preserve"> above has become a direct or indirect shareholder solely as a result of the creation or enforcement of a security interest held by them (a </w:t>
      </w:r>
      <w:r w:rsidRPr="00462199">
        <w:rPr>
          <w:b/>
        </w:rPr>
        <w:t>"Security Shareholder"</w:t>
      </w:r>
      <w:r w:rsidRPr="00462199">
        <w:t xml:space="preserve">) and who otherwise continues to satisfy sub-paragraph </w:t>
      </w:r>
      <w:r>
        <w:fldChar w:fldCharType="begin"/>
      </w:r>
      <w:r>
        <w:instrText xml:space="preserve"> REF _Ref144115644 \w \h </w:instrText>
      </w:r>
      <w:r>
        <w:fldChar w:fldCharType="separate"/>
      </w:r>
      <w:del w:id="6958" w:author="Faqir, Sofia (Energy Security)" w:date="2023-11-12T19:47:00Z">
        <w:r w:rsidR="00E473FC">
          <w:delText>A)</w:delText>
        </w:r>
      </w:del>
      <w:r>
        <w:fldChar w:fldCharType="end"/>
      </w:r>
      <w:r w:rsidRPr="00462199">
        <w:t xml:space="preserve"> above, unless such Security Shareholder (whether directly or indirectly) has exercised Control over the Producer for a period of twenty (20) Business Days or more prior to the time of any breach, non-compliance or failure which is or may be the subject of a LCHA Counterparty Enforcement Notice or, having the right, ability or power to do so, fails to prevent any breach, non-compliance or failure which is or may be the subject of a LCHA Counterparty Enforcement Notice.]</w:t>
      </w:r>
      <w:bookmarkStart w:id="6959" w:name="_Ref144117955"/>
      <w:r w:rsidRPr="00462199">
        <w:rPr>
          <w:rStyle w:val="FootnoteReference"/>
        </w:rPr>
        <w:footnoteReference w:id="85"/>
      </w:r>
      <w:bookmarkEnd w:id="6959"/>
      <w:r w:rsidRPr="00462199">
        <w:t>/</w:t>
      </w:r>
    </w:p>
    <w:p w14:paraId="5A5D99BF" w14:textId="77777777" w:rsidR="00D179D6" w:rsidRPr="00462199" w:rsidRDefault="00D179D6" w:rsidP="005B3BB9">
      <w:pPr>
        <w:pStyle w:val="B12Ashurst"/>
      </w:pPr>
      <w:r w:rsidRPr="00462199">
        <w:t>[means the Lender(s) ceasing, in respect of the rights afforded to [it]/[them] under this Deed, to be [a person who is/ persons who are]:</w:t>
      </w:r>
    </w:p>
    <w:p w14:paraId="53E010EC" w14:textId="0630C017" w:rsidR="00D179D6" w:rsidRPr="00462199" w:rsidRDefault="00D179D6" w:rsidP="00FA4EFF">
      <w:pPr>
        <w:pStyle w:val="DefinitionsAshurst"/>
      </w:pPr>
      <w:bookmarkStart w:id="6960" w:name="_Ref144115646"/>
      <w:r w:rsidRPr="00462199">
        <w:t xml:space="preserve">Lender(s) having the benefit of first ranking security over all or substantially all of the assets of the Producer (including its rights in respect of the Facility and under the Contract) and in whose favour the Producer has assigned its rights under the Contract and any other LCHA Document in accordance with </w:t>
      </w:r>
      <w:r w:rsidR="007248B2" w:rsidRPr="007248B2">
        <w:t>Condition</w:t>
      </w:r>
      <w:r w:rsidRPr="00462199">
        <w:t xml:space="preserve"> </w:t>
      </w:r>
      <w:r w:rsidR="00E61BC0">
        <w:fldChar w:fldCharType="begin"/>
      </w:r>
      <w:r w:rsidR="00E61BC0">
        <w:instrText xml:space="preserve"> REF _Ref144115274 \n \h </w:instrText>
      </w:r>
      <w:r w:rsidR="00E61BC0">
        <w:fldChar w:fldCharType="separate"/>
      </w:r>
      <w:del w:id="6961" w:author="Faqir, Sofia (Energy Security)" w:date="2023-11-12T19:47:00Z">
        <w:r w:rsidR="00E473FC">
          <w:delText>81.6</w:delText>
        </w:r>
      </w:del>
      <w:r w:rsidR="00E61BC0">
        <w:fldChar w:fldCharType="end"/>
      </w:r>
      <w:r w:rsidRPr="00462199">
        <w:t xml:space="preserve"> of the Contract,</w:t>
      </w:r>
      <w:bookmarkEnd w:id="6960"/>
    </w:p>
    <w:p w14:paraId="55F61416" w14:textId="71F6125F" w:rsidR="00D179D6" w:rsidRPr="00462199" w:rsidRDefault="00D179D6" w:rsidP="002D4185">
      <w:pPr>
        <w:pStyle w:val="B12Ashurst"/>
      </w:pPr>
      <w:r w:rsidRPr="00462199">
        <w:t xml:space="preserve">PROVIDED that there shall not be a Non-Qualification Event where [a person/ the persons] who previously satisfied sub-paragraph </w:t>
      </w:r>
      <w:r>
        <w:fldChar w:fldCharType="begin"/>
      </w:r>
      <w:r>
        <w:instrText xml:space="preserve"> REF _Ref144115644 \w \h </w:instrText>
      </w:r>
      <w:r>
        <w:fldChar w:fldCharType="separate"/>
      </w:r>
      <w:del w:id="6962" w:author="Faqir, Sofia (Energy Security)" w:date="2023-11-12T19:47:00Z">
        <w:r w:rsidR="00E473FC">
          <w:delText>A)</w:delText>
        </w:r>
      </w:del>
      <w:r>
        <w:fldChar w:fldCharType="end"/>
      </w:r>
      <w:r w:rsidRPr="00462199">
        <w:t xml:space="preserve"> above [has/have] become [a] direct or indirect shareholder(s) solely as a result of the creation or enforcement of a security interest held by them (a </w:t>
      </w:r>
      <w:r w:rsidRPr="00462199">
        <w:rPr>
          <w:b/>
        </w:rPr>
        <w:t>"Security Shareholder"</w:t>
      </w:r>
      <w:r w:rsidRPr="00462199">
        <w:t xml:space="preserve">) but who otherwise continues to satisfy sub-paragraph </w:t>
      </w:r>
      <w:r>
        <w:fldChar w:fldCharType="begin"/>
      </w:r>
      <w:r>
        <w:instrText xml:space="preserve"> REF _Ref144115644 \w \h </w:instrText>
      </w:r>
      <w:r>
        <w:fldChar w:fldCharType="separate"/>
      </w:r>
      <w:del w:id="6963" w:author="Faqir, Sofia (Energy Security)" w:date="2023-11-12T19:47:00Z">
        <w:r w:rsidR="00E473FC">
          <w:delText>A)</w:delText>
        </w:r>
      </w:del>
      <w:r>
        <w:fldChar w:fldCharType="end"/>
      </w:r>
      <w:r w:rsidRPr="00462199">
        <w:t xml:space="preserve"> above, unless such Security Shareholder (whether directly or indirectly) has exercised Control over the Producer for a period of twenty (20) Business Days or more prior to the time of any breach, non-compliance or failure which is or may be the subject of a LCHA Counterparty Enforcement Notice or, having the right, ability or power to do so, fails to prevent any breach, non-compliance or failure which is or may be the subject of a LCHA Counterparty Enforcement Notice.]</w:t>
      </w:r>
      <w:bookmarkStart w:id="6964" w:name="_Ref144117956"/>
      <w:r w:rsidRPr="00462199">
        <w:rPr>
          <w:rStyle w:val="FootnoteReference"/>
        </w:rPr>
        <w:footnoteReference w:id="86"/>
      </w:r>
      <w:bookmarkEnd w:id="6964"/>
    </w:p>
    <w:p w14:paraId="5C6D6E7A" w14:textId="082BC6B8" w:rsidR="00D179D6" w:rsidRPr="00462199" w:rsidRDefault="00D179D6" w:rsidP="005B3BB9">
      <w:pPr>
        <w:pStyle w:val="DefinitionsClauseAshurst"/>
      </w:pPr>
      <w:bookmarkStart w:id="6965" w:name="_Ref144115647"/>
      <w:r w:rsidRPr="00462199">
        <w:rPr>
          <w:b/>
        </w:rPr>
        <w:t>"Novation Agreement"</w:t>
      </w:r>
      <w:r w:rsidRPr="00462199">
        <w:t xml:space="preserve"> means a novation agreement entered into pursuant to Clause </w:t>
      </w:r>
      <w:r w:rsidR="001C6C0E">
        <w:fldChar w:fldCharType="begin"/>
      </w:r>
      <w:r w:rsidR="001C6C0E">
        <w:instrText xml:space="preserve"> REF _Ref144115776 \w \h </w:instrText>
      </w:r>
      <w:r w:rsidR="001C6C0E">
        <w:fldChar w:fldCharType="separate"/>
      </w:r>
      <w:del w:id="6966" w:author="Faqir, Sofia (Energy Security)" w:date="2023-11-12T19:47:00Z">
        <w:r w:rsidR="00E473FC">
          <w:delText>9.3</w:delText>
        </w:r>
      </w:del>
      <w:r w:rsidR="001C6C0E">
        <w:fldChar w:fldCharType="end"/>
      </w:r>
      <w:r w:rsidRPr="00462199">
        <w:t xml:space="preserve"> (</w:t>
      </w:r>
      <w:r w:rsidRPr="00462199">
        <w:rPr>
          <w:i/>
        </w:rPr>
        <w:t>Substitution Procedure</w:t>
      </w:r>
      <w:r w:rsidRPr="00462199">
        <w:t xml:space="preserve">) between the LCHA Counterparty, the Producer and the Substitute substantially in the form set out in </w:t>
      </w:r>
      <w:r>
        <w:fldChar w:fldCharType="begin"/>
      </w:r>
      <w:r>
        <w:instrText xml:space="preserve"> REF Appendix2 \h </w:instrText>
      </w:r>
      <w:r>
        <w:fldChar w:fldCharType="separate"/>
      </w:r>
      <w:r w:rsidR="00E473FC" w:rsidRPr="00462199">
        <w:t>Appendix 2</w:t>
      </w:r>
      <w:r>
        <w:fldChar w:fldCharType="end"/>
      </w:r>
      <w:r w:rsidRPr="00462199">
        <w:t xml:space="preserve"> (</w:t>
      </w:r>
      <w:r w:rsidRPr="00462199">
        <w:rPr>
          <w:i/>
        </w:rPr>
        <w:t>Form of Novation Agreement</w:t>
      </w:r>
      <w:r w:rsidRPr="00462199">
        <w:t>);</w:t>
      </w:r>
      <w:bookmarkEnd w:id="6965"/>
    </w:p>
    <w:p w14:paraId="6D341A08" w14:textId="12732C3B" w:rsidR="00D179D6" w:rsidRPr="00462199" w:rsidRDefault="00D179D6" w:rsidP="005B3BB9">
      <w:pPr>
        <w:pStyle w:val="DefinitionsClauseAshurst"/>
      </w:pPr>
      <w:bookmarkStart w:id="6967" w:name="_Ref144115648"/>
      <w:r w:rsidRPr="00462199">
        <w:rPr>
          <w:b/>
        </w:rPr>
        <w:t>"Novation Date"</w:t>
      </w:r>
      <w:r w:rsidRPr="00462199">
        <w:t xml:space="preserve"> has the meaning given to that term in Clause </w:t>
      </w:r>
      <w:r w:rsidRPr="00462199">
        <w:fldChar w:fldCharType="begin"/>
      </w:r>
      <w:r w:rsidRPr="00462199">
        <w:instrText xml:space="preserve">  REF _Ref144115778 \r \h \* MERGEFORMAT </w:instrText>
      </w:r>
      <w:r w:rsidRPr="00462199">
        <w:fldChar w:fldCharType="separate"/>
      </w:r>
      <w:del w:id="6968" w:author="Faqir, Sofia (Energy Security)" w:date="2023-11-12T19:47:00Z">
        <w:r w:rsidR="00E473FC" w:rsidRPr="00E473FC">
          <w:rPr>
            <w:color w:val="000000"/>
          </w:rPr>
          <w:delText>9.3(B)</w:delText>
        </w:r>
      </w:del>
      <w:r w:rsidRPr="00462199">
        <w:fldChar w:fldCharType="end"/>
      </w:r>
      <w:r w:rsidRPr="00462199">
        <w:t xml:space="preserve"> (</w:t>
      </w:r>
      <w:r w:rsidRPr="00462199">
        <w:rPr>
          <w:i/>
        </w:rPr>
        <w:t>Substitution Procedure</w:t>
      </w:r>
      <w:r w:rsidRPr="00462199">
        <w:t>);</w:t>
      </w:r>
      <w:bookmarkEnd w:id="6967"/>
    </w:p>
    <w:p w14:paraId="02D78B56" w14:textId="67748D6D" w:rsidR="00D179D6" w:rsidRPr="00462199" w:rsidRDefault="00D179D6" w:rsidP="005B3BB9">
      <w:pPr>
        <w:pStyle w:val="DefinitionsClauseAshurst"/>
      </w:pPr>
      <w:bookmarkStart w:id="6969" w:name="_Ref144115649"/>
      <w:r w:rsidRPr="00462199">
        <w:rPr>
          <w:b/>
        </w:rPr>
        <w:lastRenderedPageBreak/>
        <w:t>"Novation Notice"</w:t>
      </w:r>
      <w:r w:rsidRPr="00462199">
        <w:t xml:space="preserve"> means a notice given by the [Lender]/[Security Trustee] to the LCHA Counterparty pursuant to Clause </w:t>
      </w:r>
      <w:r w:rsidR="001C6C0E">
        <w:fldChar w:fldCharType="begin"/>
      </w:r>
      <w:r w:rsidR="001C6C0E">
        <w:instrText xml:space="preserve"> REF _Ref144115770 \w \h </w:instrText>
      </w:r>
      <w:r w:rsidR="001C6C0E">
        <w:fldChar w:fldCharType="separate"/>
      </w:r>
      <w:del w:id="6970" w:author="Faqir, Sofia (Energy Security)" w:date="2023-11-12T19:47:00Z">
        <w:r w:rsidR="00E473FC">
          <w:delText>9.1</w:delText>
        </w:r>
      </w:del>
      <w:r w:rsidR="001C6C0E">
        <w:fldChar w:fldCharType="end"/>
      </w:r>
      <w:r w:rsidRPr="00462199">
        <w:t xml:space="preserve"> (</w:t>
      </w:r>
      <w:r w:rsidRPr="00462199">
        <w:rPr>
          <w:i/>
        </w:rPr>
        <w:t>Proposed Substitution</w:t>
      </w:r>
      <w:r w:rsidRPr="00462199">
        <w:t>) specifying:</w:t>
      </w:r>
      <w:bookmarkEnd w:id="6969"/>
    </w:p>
    <w:p w14:paraId="22092169" w14:textId="77777777" w:rsidR="00D179D6" w:rsidRPr="00462199" w:rsidRDefault="00D179D6" w:rsidP="00FA4EFF">
      <w:pPr>
        <w:pStyle w:val="DefinitionsAshurst"/>
      </w:pPr>
      <w:bookmarkStart w:id="6971" w:name="_Ref144115650"/>
      <w:r w:rsidRPr="00462199">
        <w:t>the identity of the proposed Substitute; and</w:t>
      </w:r>
      <w:bookmarkEnd w:id="6971"/>
    </w:p>
    <w:p w14:paraId="53537158" w14:textId="77777777" w:rsidR="00D179D6" w:rsidRPr="00462199" w:rsidRDefault="00D179D6" w:rsidP="00FA4EFF">
      <w:pPr>
        <w:pStyle w:val="DefinitionsAshurst"/>
      </w:pPr>
      <w:bookmarkStart w:id="6972" w:name="_Ref144115651"/>
      <w:r w:rsidRPr="00462199">
        <w:t>the Proposed Novation Date;</w:t>
      </w:r>
      <w:bookmarkEnd w:id="6972"/>
    </w:p>
    <w:p w14:paraId="4330104A" w14:textId="46B17B4E" w:rsidR="00D179D6" w:rsidRPr="00462199" w:rsidRDefault="00D179D6" w:rsidP="005B3BB9">
      <w:pPr>
        <w:pStyle w:val="DefinitionsClauseAshurst"/>
      </w:pPr>
      <w:bookmarkStart w:id="6973" w:name="_Ref144115652"/>
      <w:r w:rsidRPr="00462199">
        <w:rPr>
          <w:b/>
        </w:rPr>
        <w:t>"NQE Termination Trigger Date"</w:t>
      </w:r>
      <w:r w:rsidRPr="00462199">
        <w:t xml:space="preserve"> means (as applicable) the date specified in the notice issued to the [Lender(s)]/[Security Trustee] pursuant to Clause </w:t>
      </w:r>
      <w:r w:rsidRPr="00462199">
        <w:fldChar w:fldCharType="begin"/>
      </w:r>
      <w:r w:rsidRPr="00462199">
        <w:instrText xml:space="preserve">  REF _Ref144115730 \r \h \* MERGEFORMAT </w:instrText>
      </w:r>
      <w:r w:rsidRPr="00462199">
        <w:fldChar w:fldCharType="separate"/>
      </w:r>
      <w:del w:id="6974" w:author="Faqir, Sofia (Energy Security)" w:date="2023-11-12T19:47:00Z">
        <w:r w:rsidR="00E473FC" w:rsidRPr="00E473FC">
          <w:rPr>
            <w:color w:val="000000"/>
          </w:rPr>
          <w:delText>3.4(D)(i)</w:delText>
        </w:r>
      </w:del>
      <w:r w:rsidRPr="00462199">
        <w:fldChar w:fldCharType="end"/>
      </w:r>
      <w:r w:rsidRPr="00462199">
        <w:t xml:space="preserve"> (unless the [Lender(s)]/[Security Trustee] has remedied the failure or non-compliance prior to such date) or the date of a notice delivered to the LCHA Counterparty pursuant to Clause </w:t>
      </w:r>
      <w:r w:rsidRPr="00462199">
        <w:fldChar w:fldCharType="begin"/>
      </w:r>
      <w:r w:rsidRPr="00462199">
        <w:instrText xml:space="preserve">  REF _Ref144115799 \r \h \* MERGEFORMAT </w:instrText>
      </w:r>
      <w:r w:rsidRPr="00462199">
        <w:fldChar w:fldCharType="separate"/>
      </w:r>
      <w:del w:id="6975" w:author="Faqir, Sofia (Energy Security)" w:date="2023-11-12T19:47:00Z">
        <w:r w:rsidR="00E473FC" w:rsidRPr="00E473FC">
          <w:rPr>
            <w:color w:val="000000"/>
          </w:rPr>
          <w:delText>10.3</w:delText>
        </w:r>
      </w:del>
      <w:r w:rsidRPr="00462199">
        <w:fldChar w:fldCharType="end"/>
      </w:r>
      <w:r w:rsidRPr="00462199">
        <w:t>;</w:t>
      </w:r>
      <w:bookmarkEnd w:id="6973"/>
    </w:p>
    <w:p w14:paraId="25EDC020" w14:textId="77777777" w:rsidR="00D179D6" w:rsidRPr="00462199" w:rsidRDefault="00D179D6" w:rsidP="005B3BB9">
      <w:pPr>
        <w:pStyle w:val="DefinitionsClauseAshurst"/>
      </w:pPr>
      <w:bookmarkStart w:id="6976" w:name="_Ref144115653"/>
      <w:r w:rsidRPr="00462199">
        <w:rPr>
          <w:b/>
        </w:rPr>
        <w:t>"Party"</w:t>
      </w:r>
      <w:r w:rsidRPr="00462199">
        <w:t xml:space="preserve"> means a party to this Deed;</w:t>
      </w:r>
      <w:bookmarkEnd w:id="6976"/>
    </w:p>
    <w:p w14:paraId="2CF04BEA" w14:textId="77777777" w:rsidR="00D179D6" w:rsidRPr="00462199" w:rsidRDefault="00D179D6" w:rsidP="005B3BB9">
      <w:pPr>
        <w:pStyle w:val="DefinitionsClauseAshurst"/>
      </w:pPr>
      <w:bookmarkStart w:id="6977" w:name="_Ref144115654"/>
      <w:r w:rsidRPr="00462199">
        <w:rPr>
          <w:b/>
        </w:rPr>
        <w:t>"Producer's Proceeds Account"</w:t>
      </w:r>
      <w:r w:rsidRPr="00462199">
        <w:t xml:space="preserve"> means the account held by the Producer at [</w:t>
      </w:r>
      <w:r w:rsidRPr="00462199">
        <w:fldChar w:fldCharType="begin"/>
      </w:r>
      <w:r w:rsidRPr="00462199">
        <w:instrText xml:space="preserve"> SYMBOL 108\f wingdings \s11\h \* MERGEFORMAT </w:instrText>
      </w:r>
      <w:r w:rsidRPr="00462199">
        <w:fldChar w:fldCharType="end"/>
      </w:r>
      <w:r w:rsidRPr="00462199">
        <w:t>] with the account number [</w:t>
      </w:r>
      <w:r w:rsidRPr="00462199">
        <w:fldChar w:fldCharType="begin"/>
      </w:r>
      <w:r w:rsidRPr="00462199">
        <w:instrText xml:space="preserve"> SYMBOL 108\f wingdings \s11\h \* MERGEFORMAT </w:instrText>
      </w:r>
      <w:r w:rsidRPr="00462199">
        <w:fldChar w:fldCharType="end"/>
      </w:r>
      <w:r w:rsidRPr="00462199">
        <w:t>] and sort code [</w:t>
      </w:r>
      <w:r w:rsidRPr="00462199">
        <w:fldChar w:fldCharType="begin"/>
      </w:r>
      <w:r w:rsidRPr="00462199">
        <w:instrText xml:space="preserve"> SYMBOL 108\f wingdings \s11\h \* MERGEFORMAT </w:instrText>
      </w:r>
      <w:r w:rsidRPr="00462199">
        <w:fldChar w:fldCharType="end"/>
      </w:r>
      <w:r w:rsidRPr="00462199">
        <w:t>] or such other account and bank as the Producer and the [Lender(s)]/[Security Trustee] may notify to the LCHA Counterparty from time to time;</w:t>
      </w:r>
      <w:bookmarkEnd w:id="6977"/>
    </w:p>
    <w:p w14:paraId="199D2401" w14:textId="77777777" w:rsidR="00D179D6" w:rsidRPr="00462199" w:rsidRDefault="00D179D6" w:rsidP="005B3BB9">
      <w:pPr>
        <w:pStyle w:val="DefinitionsClauseAshurst"/>
      </w:pPr>
      <w:bookmarkStart w:id="6978" w:name="_Ref144115655"/>
      <w:r w:rsidRPr="00462199">
        <w:rPr>
          <w:b/>
        </w:rPr>
        <w:t>"Proposed Novation Date"</w:t>
      </w:r>
      <w:r w:rsidRPr="00462199">
        <w:t xml:space="preserve"> means the date proposed by the [Lender(s)]/[Security Trustee] in a Novation Notice for the novation to a Substitute of the Producer's rights and obligations under the Contract;</w:t>
      </w:r>
      <w:bookmarkEnd w:id="6978"/>
    </w:p>
    <w:p w14:paraId="3C7B0598" w14:textId="21D427CB" w:rsidR="00D179D6" w:rsidRPr="00462199" w:rsidRDefault="00D179D6" w:rsidP="005B3BB9">
      <w:pPr>
        <w:pStyle w:val="DefinitionsClauseAshurst"/>
      </w:pPr>
      <w:bookmarkStart w:id="6979" w:name="_Ref144115656"/>
      <w:r w:rsidRPr="00462199">
        <w:rPr>
          <w:b/>
        </w:rPr>
        <w:t>"Proposed Step-In Date"</w:t>
      </w:r>
      <w:r w:rsidRPr="00462199">
        <w:t xml:space="preserve"> means the date proposed by the [Lender(s)]/[Security Trustee] in a Step-In Notice upon which the Appointed Representative shall give a Step-In Undertaking as contemplated by Clause </w:t>
      </w:r>
      <w:r w:rsidR="001C6C0E">
        <w:fldChar w:fldCharType="begin"/>
      </w:r>
      <w:r w:rsidR="001C6C0E">
        <w:instrText xml:space="preserve"> REF _Ref144115751 \w \h </w:instrText>
      </w:r>
      <w:r w:rsidR="001C6C0E">
        <w:fldChar w:fldCharType="separate"/>
      </w:r>
      <w:del w:id="6980" w:author="Faqir, Sofia (Energy Security)" w:date="2023-11-12T19:47:00Z">
        <w:r w:rsidR="00E473FC">
          <w:delText>6.2</w:delText>
        </w:r>
      </w:del>
      <w:r w:rsidR="001C6C0E">
        <w:fldChar w:fldCharType="end"/>
      </w:r>
      <w:r w:rsidRPr="00462199">
        <w:t xml:space="preserve"> (</w:t>
      </w:r>
      <w:r w:rsidRPr="00462199">
        <w:rPr>
          <w:i/>
        </w:rPr>
        <w:t>Step-In Undertaking</w:t>
      </w:r>
      <w:r w:rsidRPr="00462199">
        <w:t>);</w:t>
      </w:r>
      <w:bookmarkEnd w:id="6979"/>
    </w:p>
    <w:p w14:paraId="569259C8" w14:textId="77777777" w:rsidR="00D179D6" w:rsidRPr="00462199" w:rsidRDefault="00D179D6" w:rsidP="005B3BB9">
      <w:pPr>
        <w:pStyle w:val="DefinitionsClauseAshurst"/>
      </w:pPr>
      <w:bookmarkStart w:id="6981" w:name="_Ref144115657"/>
      <w:r w:rsidRPr="00462199">
        <w:rPr>
          <w:b/>
        </w:rPr>
        <w:t>"Representative"</w:t>
      </w:r>
      <w:r w:rsidRPr="00462199">
        <w:t xml:space="preserve"> means:</w:t>
      </w:r>
      <w:bookmarkEnd w:id="6981"/>
    </w:p>
    <w:p w14:paraId="478B2506" w14:textId="77777777" w:rsidR="00D179D6" w:rsidRPr="00462199" w:rsidRDefault="00D179D6" w:rsidP="00FA4EFF">
      <w:pPr>
        <w:pStyle w:val="DefinitionsAshurst"/>
      </w:pPr>
      <w:bookmarkStart w:id="6982" w:name="_Ref144115658"/>
      <w:r w:rsidRPr="00462199">
        <w:t>the [Facility Agent], [the Security Trustee] and any Finance Party and/or any of their Affiliates;</w:t>
      </w:r>
      <w:bookmarkEnd w:id="6982"/>
    </w:p>
    <w:p w14:paraId="40182914" w14:textId="77777777" w:rsidR="00D179D6" w:rsidRPr="00462199" w:rsidRDefault="00D179D6" w:rsidP="00FA4EFF">
      <w:pPr>
        <w:pStyle w:val="DefinitionsAshurst"/>
      </w:pPr>
      <w:bookmarkStart w:id="6983" w:name="_Ref144115659"/>
      <w:r w:rsidRPr="00462199">
        <w:t>an administrator, administrative receiver, receiver, receiver and manager or any other insolvency official of the Producer and/or any or all of its assets appointed in connection with the Finance Documents;</w:t>
      </w:r>
      <w:bookmarkEnd w:id="6983"/>
    </w:p>
    <w:p w14:paraId="79ECAC32" w14:textId="77777777" w:rsidR="00D179D6" w:rsidRPr="00462199" w:rsidRDefault="00D179D6" w:rsidP="00FA4EFF">
      <w:pPr>
        <w:pStyle w:val="DefinitionsAshurst"/>
      </w:pPr>
      <w:bookmarkStart w:id="6984" w:name="_Ref144115660"/>
      <w:r w:rsidRPr="00462199">
        <w:t>a person directly or indirectly owned or Controlled by [the Facility Agent], [the Security Trustee] and/or the Finance Parties or any of them; or</w:t>
      </w:r>
      <w:bookmarkEnd w:id="6984"/>
    </w:p>
    <w:p w14:paraId="0796E265" w14:textId="77777777" w:rsidR="00D179D6" w:rsidRPr="00462199" w:rsidRDefault="00D179D6" w:rsidP="00FA4EFF">
      <w:pPr>
        <w:pStyle w:val="DefinitionsAshurst"/>
      </w:pPr>
      <w:bookmarkStart w:id="6985" w:name="_Ref144115661"/>
      <w:r w:rsidRPr="00462199">
        <w:t>any other person approved by the LCHA Counterparty;</w:t>
      </w:r>
      <w:bookmarkEnd w:id="6985"/>
    </w:p>
    <w:p w14:paraId="4277E348" w14:textId="77777777" w:rsidR="00D179D6" w:rsidRPr="00462199" w:rsidRDefault="00D179D6" w:rsidP="005B3BB9">
      <w:pPr>
        <w:pStyle w:val="DefinitionsClauseAshurst"/>
      </w:pPr>
      <w:bookmarkStart w:id="6986" w:name="_Ref144115662"/>
      <w:r w:rsidRPr="00462199">
        <w:rPr>
          <w:b/>
        </w:rPr>
        <w:t>"Security Documents"</w:t>
      </w:r>
      <w:r w:rsidRPr="00462199">
        <w:t xml:space="preserve"> means any documents creating or evidencing any existing or future security interest granted by the Producer to the [Lender(s)]/[Security Trustee] to secure the payment and discharge of any or all Finance Party Obligations;</w:t>
      </w:r>
      <w:bookmarkEnd w:id="6986"/>
    </w:p>
    <w:p w14:paraId="0C57098A" w14:textId="77777777" w:rsidR="00D179D6" w:rsidRPr="00462199" w:rsidRDefault="00D179D6" w:rsidP="005B3BB9">
      <w:pPr>
        <w:pStyle w:val="DefinitionsClauseAshurst"/>
      </w:pPr>
      <w:bookmarkStart w:id="6987" w:name="_Ref144115663"/>
      <w:r w:rsidRPr="00462199">
        <w:rPr>
          <w:b/>
        </w:rPr>
        <w:t>"Security Shareholder"</w:t>
      </w:r>
      <w:r w:rsidRPr="00462199">
        <w:t xml:space="preserve"> has the meaning given to that term in the definition "Non-Qualification Event";</w:t>
      </w:r>
      <w:bookmarkEnd w:id="6987"/>
    </w:p>
    <w:p w14:paraId="0215B872" w14:textId="63076305" w:rsidR="00D179D6" w:rsidRPr="00462199" w:rsidRDefault="00D179D6" w:rsidP="005B3BB9">
      <w:pPr>
        <w:pStyle w:val="DefinitionsClauseAshurst"/>
      </w:pPr>
      <w:bookmarkStart w:id="6988" w:name="_Ref144115664"/>
      <w:r w:rsidRPr="00462199">
        <w:rPr>
          <w:b/>
        </w:rPr>
        <w:t>"Step-In Date"</w:t>
      </w:r>
      <w:r w:rsidRPr="00462199">
        <w:t xml:space="preserve"> means the date on which the Appointed Representative gives a Step-In Undertaking to the LCHA Counterparty as contemplated by Clause </w:t>
      </w:r>
      <w:r w:rsidR="001C6C0E">
        <w:fldChar w:fldCharType="begin"/>
      </w:r>
      <w:r w:rsidR="001C6C0E">
        <w:instrText xml:space="preserve"> REF _Ref144115751 \w \h </w:instrText>
      </w:r>
      <w:r w:rsidR="001C6C0E">
        <w:fldChar w:fldCharType="separate"/>
      </w:r>
      <w:del w:id="6989" w:author="Faqir, Sofia (Energy Security)" w:date="2023-11-12T19:47:00Z">
        <w:r w:rsidR="00E473FC">
          <w:delText>6.2</w:delText>
        </w:r>
      </w:del>
      <w:r w:rsidR="001C6C0E">
        <w:fldChar w:fldCharType="end"/>
      </w:r>
      <w:r w:rsidRPr="00462199">
        <w:t xml:space="preserve"> (</w:t>
      </w:r>
      <w:r w:rsidRPr="00462199">
        <w:rPr>
          <w:i/>
        </w:rPr>
        <w:t>Step-In Undertaking</w:t>
      </w:r>
      <w:r w:rsidRPr="00462199">
        <w:t>);</w:t>
      </w:r>
      <w:bookmarkEnd w:id="6988"/>
    </w:p>
    <w:p w14:paraId="1651A191" w14:textId="77777777" w:rsidR="00D179D6" w:rsidRPr="00462199" w:rsidRDefault="00D179D6" w:rsidP="005B3BB9">
      <w:pPr>
        <w:pStyle w:val="DefinitionsClauseAshurst"/>
      </w:pPr>
      <w:bookmarkStart w:id="6990" w:name="_Ref144115665"/>
      <w:r w:rsidRPr="00462199">
        <w:rPr>
          <w:b/>
        </w:rPr>
        <w:t>"Step-In Decision Period"</w:t>
      </w:r>
      <w:r w:rsidRPr="00462199">
        <w:t xml:space="preserve"> means a period commencing on the date of receipt by the [Lender(s)]/[Security Trustee] from the LCHA Counterparty of any LCHA Counterparty Enforcement Notice and ending on the first to occur of the Step-In Date, the Novation Date and the date falling one hundred and twenty (120) days after the commencement of the Step-In Decision Period;</w:t>
      </w:r>
      <w:bookmarkEnd w:id="6990"/>
    </w:p>
    <w:p w14:paraId="54AFFB56" w14:textId="2D6EB393" w:rsidR="00D179D6" w:rsidRPr="00462199" w:rsidRDefault="00D179D6" w:rsidP="005B3BB9">
      <w:pPr>
        <w:pStyle w:val="DefinitionsClauseAshurst"/>
      </w:pPr>
      <w:bookmarkStart w:id="6991" w:name="_Ref144115666"/>
      <w:r w:rsidRPr="00462199">
        <w:rPr>
          <w:b/>
        </w:rPr>
        <w:lastRenderedPageBreak/>
        <w:t>"Step-In Notice"</w:t>
      </w:r>
      <w:r w:rsidRPr="00462199">
        <w:t xml:space="preserve"> has the meaning given to that term in Clause </w:t>
      </w:r>
      <w:r w:rsidR="001C6C0E">
        <w:fldChar w:fldCharType="begin"/>
      </w:r>
      <w:r w:rsidR="001C6C0E">
        <w:instrText xml:space="preserve"> REF _Ref144115745 \w \h </w:instrText>
      </w:r>
      <w:r w:rsidR="001C6C0E">
        <w:fldChar w:fldCharType="separate"/>
      </w:r>
      <w:del w:id="6992" w:author="Faqir, Sofia (Energy Security)" w:date="2023-11-12T19:47:00Z">
        <w:r w:rsidR="00E473FC">
          <w:delText>6.1</w:delText>
        </w:r>
      </w:del>
      <w:r w:rsidR="001C6C0E">
        <w:fldChar w:fldCharType="end"/>
      </w:r>
      <w:r w:rsidRPr="00462199">
        <w:t xml:space="preserve"> (</w:t>
      </w:r>
      <w:r w:rsidRPr="00462199">
        <w:rPr>
          <w:i/>
        </w:rPr>
        <w:t>Step-In Notice</w:t>
      </w:r>
      <w:r w:rsidRPr="00462199">
        <w:t>);</w:t>
      </w:r>
      <w:bookmarkEnd w:id="6991"/>
    </w:p>
    <w:p w14:paraId="7E4A03E8" w14:textId="77777777" w:rsidR="00D179D6" w:rsidRPr="00462199" w:rsidRDefault="00D179D6" w:rsidP="005B3BB9">
      <w:pPr>
        <w:pStyle w:val="DefinitionsClauseAshurst"/>
      </w:pPr>
      <w:bookmarkStart w:id="6993" w:name="_Ref144115667"/>
      <w:r w:rsidRPr="00462199">
        <w:rPr>
          <w:b/>
        </w:rPr>
        <w:t>"Step-In Period"</w:t>
      </w:r>
      <w:r w:rsidRPr="00462199">
        <w:t xml:space="preserve"> means the period from the Step-In Date to and including the first to occur of:</w:t>
      </w:r>
      <w:bookmarkEnd w:id="6993"/>
    </w:p>
    <w:p w14:paraId="7884CA2C" w14:textId="0AEBD271" w:rsidR="00D179D6" w:rsidRPr="00462199" w:rsidRDefault="00D179D6" w:rsidP="00FA4EFF">
      <w:pPr>
        <w:pStyle w:val="DefinitionsAshurst"/>
      </w:pPr>
      <w:bookmarkStart w:id="6994" w:name="_Ref144115668"/>
      <w:r w:rsidRPr="00462199">
        <w:t xml:space="preserve">the expiry of the notice period in any notice given under Clause </w:t>
      </w:r>
      <w:r w:rsidR="001C6C0E">
        <w:fldChar w:fldCharType="begin"/>
      </w:r>
      <w:r w:rsidR="001C6C0E">
        <w:instrText xml:space="preserve"> REF _Ref144137868 \w \h </w:instrText>
      </w:r>
      <w:r w:rsidR="001C6C0E">
        <w:fldChar w:fldCharType="separate"/>
      </w:r>
      <w:del w:id="6995" w:author="Faqir, Sofia (Energy Security)" w:date="2023-11-12T19:47:00Z">
        <w:r w:rsidR="00E473FC">
          <w:delText>8</w:delText>
        </w:r>
      </w:del>
      <w:r w:rsidR="001C6C0E">
        <w:fldChar w:fldCharType="end"/>
      </w:r>
      <w:r w:rsidRPr="00462199">
        <w:t xml:space="preserve"> (</w:t>
      </w:r>
      <w:r w:rsidRPr="00462199">
        <w:rPr>
          <w:i/>
        </w:rPr>
        <w:t>Step-Out</w:t>
      </w:r>
      <w:r w:rsidRPr="00462199">
        <w:t>);</w:t>
      </w:r>
      <w:bookmarkEnd w:id="6994"/>
    </w:p>
    <w:p w14:paraId="194CF398" w14:textId="77777777" w:rsidR="00D179D6" w:rsidRPr="00462199" w:rsidRDefault="00D179D6" w:rsidP="00FA4EFF">
      <w:pPr>
        <w:pStyle w:val="DefinitionsAshurst"/>
      </w:pPr>
      <w:bookmarkStart w:id="6996" w:name="_Ref144115669"/>
      <w:r w:rsidRPr="00462199">
        <w:t>the Novation Date;</w:t>
      </w:r>
      <w:bookmarkEnd w:id="6996"/>
    </w:p>
    <w:p w14:paraId="3829E091" w14:textId="77777777" w:rsidR="00D179D6" w:rsidRPr="00462199" w:rsidRDefault="00D179D6" w:rsidP="00FA4EFF">
      <w:pPr>
        <w:pStyle w:val="DefinitionsAshurst"/>
      </w:pPr>
      <w:bookmarkStart w:id="6997" w:name="_Ref144115670"/>
      <w:r w:rsidRPr="00462199">
        <w:t>the Finance Party Discharge Date; and</w:t>
      </w:r>
      <w:bookmarkEnd w:id="6997"/>
    </w:p>
    <w:p w14:paraId="3998E60E" w14:textId="77777777" w:rsidR="00D179D6" w:rsidRPr="00462199" w:rsidRDefault="00D179D6" w:rsidP="00FA4EFF">
      <w:pPr>
        <w:pStyle w:val="DefinitionsAshurst"/>
      </w:pPr>
      <w:bookmarkStart w:id="6998" w:name="_Ref144115671"/>
      <w:r w:rsidRPr="00462199">
        <w:t>the date of any termination or revocation of the Contract by the LCHA Counterparty in accordance with this Deed and the Contract;</w:t>
      </w:r>
      <w:bookmarkEnd w:id="6998"/>
    </w:p>
    <w:p w14:paraId="39BE7696" w14:textId="2B527E02" w:rsidR="00D179D6" w:rsidRPr="00462199" w:rsidRDefault="00D179D6" w:rsidP="005B3BB9">
      <w:pPr>
        <w:pStyle w:val="DefinitionsClauseAshurst"/>
      </w:pPr>
      <w:bookmarkStart w:id="6999" w:name="_Ref144115672"/>
      <w:r w:rsidRPr="00462199">
        <w:rPr>
          <w:b/>
        </w:rPr>
        <w:t>"Step-In Undertaking"</w:t>
      </w:r>
      <w:r w:rsidRPr="00462199">
        <w:t xml:space="preserve"> means an undertaking substantially in the form set out in </w:t>
      </w:r>
      <w:r>
        <w:fldChar w:fldCharType="begin"/>
      </w:r>
      <w:r>
        <w:instrText xml:space="preserve"> REF Appendix1 \h </w:instrText>
      </w:r>
      <w:r>
        <w:fldChar w:fldCharType="separate"/>
      </w:r>
      <w:r w:rsidR="00E473FC" w:rsidRPr="00462199">
        <w:t>Appendix 1</w:t>
      </w:r>
      <w:r>
        <w:fldChar w:fldCharType="end"/>
      </w:r>
      <w:r w:rsidRPr="00462199">
        <w:t xml:space="preserve"> (</w:t>
      </w:r>
      <w:r w:rsidRPr="00462199">
        <w:rPr>
          <w:i/>
        </w:rPr>
        <w:t>Form of Step-In Undertaking</w:t>
      </w:r>
      <w:r w:rsidRPr="00462199">
        <w:t>) given by the Appointed Representative;</w:t>
      </w:r>
      <w:bookmarkEnd w:id="6999"/>
    </w:p>
    <w:p w14:paraId="5AD8279D" w14:textId="77777777" w:rsidR="00D179D6" w:rsidRPr="00462199" w:rsidRDefault="00D179D6" w:rsidP="005B3BB9">
      <w:pPr>
        <w:pStyle w:val="DefinitionsClauseAshurst"/>
      </w:pPr>
      <w:bookmarkStart w:id="7000" w:name="_Ref144115673"/>
      <w:r w:rsidRPr="00462199">
        <w:rPr>
          <w:b/>
        </w:rPr>
        <w:t>"Step-Out Date"</w:t>
      </w:r>
      <w:r w:rsidRPr="00462199">
        <w:t xml:space="preserve"> means the date upon which a Step-In Period ends;</w:t>
      </w:r>
      <w:bookmarkEnd w:id="7000"/>
    </w:p>
    <w:p w14:paraId="3174AB0C" w14:textId="13F4E9D5" w:rsidR="00D179D6" w:rsidRPr="00462199" w:rsidRDefault="00D179D6" w:rsidP="005B3BB9">
      <w:pPr>
        <w:pStyle w:val="DefinitionsClauseAshurst"/>
      </w:pPr>
      <w:bookmarkStart w:id="7001" w:name="_Ref144115674"/>
      <w:r w:rsidRPr="00462199">
        <w:rPr>
          <w:b/>
        </w:rPr>
        <w:t>"Step-Out Notice"</w:t>
      </w:r>
      <w:r w:rsidRPr="00462199">
        <w:t xml:space="preserve"> has the meaning given to that term in Clause </w:t>
      </w:r>
      <w:r w:rsidR="001C6C0E">
        <w:fldChar w:fldCharType="begin"/>
      </w:r>
      <w:r w:rsidR="001C6C0E">
        <w:instrText xml:space="preserve"> REF _Ref144115763 \w \h </w:instrText>
      </w:r>
      <w:r w:rsidR="001C6C0E">
        <w:fldChar w:fldCharType="separate"/>
      </w:r>
      <w:del w:id="7002" w:author="Faqir, Sofia (Energy Security)" w:date="2023-11-12T19:47:00Z">
        <w:r w:rsidR="00E473FC">
          <w:delText>8(A)</w:delText>
        </w:r>
      </w:del>
      <w:r w:rsidR="001C6C0E">
        <w:fldChar w:fldCharType="end"/>
      </w:r>
      <w:r w:rsidRPr="00462199">
        <w:t xml:space="preserve"> (</w:t>
      </w:r>
      <w:r w:rsidRPr="00462199">
        <w:rPr>
          <w:i/>
        </w:rPr>
        <w:t>Step-Out</w:t>
      </w:r>
      <w:r w:rsidRPr="00462199">
        <w:t>);</w:t>
      </w:r>
      <w:bookmarkEnd w:id="7001"/>
    </w:p>
    <w:p w14:paraId="63D2AC3F" w14:textId="6D9409CE" w:rsidR="00D179D6" w:rsidRPr="00462199" w:rsidRDefault="00D179D6" w:rsidP="005B3BB9">
      <w:pPr>
        <w:pStyle w:val="DefinitionsClauseAshurst"/>
      </w:pPr>
      <w:bookmarkStart w:id="7003" w:name="_Ref144115675"/>
      <w:r w:rsidRPr="00462199">
        <w:rPr>
          <w:b/>
        </w:rPr>
        <w:t>"Substitute"</w:t>
      </w:r>
      <w:r w:rsidRPr="00462199">
        <w:t xml:space="preserve"> means a person nominated by the [Lender(s)]/[Security Trustee] pursuant to Clause </w:t>
      </w:r>
      <w:r w:rsidR="001C6C0E">
        <w:fldChar w:fldCharType="begin"/>
      </w:r>
      <w:r w:rsidR="001C6C0E">
        <w:instrText xml:space="preserve"> REF _Ref144115770 \w \h </w:instrText>
      </w:r>
      <w:r w:rsidR="001C6C0E">
        <w:fldChar w:fldCharType="separate"/>
      </w:r>
      <w:del w:id="7004" w:author="Faqir, Sofia (Energy Security)" w:date="2023-11-12T19:47:00Z">
        <w:r w:rsidR="00E473FC">
          <w:delText>9.1</w:delText>
        </w:r>
      </w:del>
      <w:r w:rsidR="001C6C0E">
        <w:fldChar w:fldCharType="end"/>
      </w:r>
      <w:r w:rsidRPr="00462199">
        <w:t xml:space="preserve"> (</w:t>
      </w:r>
      <w:r w:rsidRPr="00462199">
        <w:rPr>
          <w:i/>
        </w:rPr>
        <w:t>Proposed Substitution</w:t>
      </w:r>
      <w:r w:rsidRPr="00462199">
        <w:t xml:space="preserve">) or Clause </w:t>
      </w:r>
      <w:r w:rsidR="001C6C0E">
        <w:fldChar w:fldCharType="begin"/>
      </w:r>
      <w:r w:rsidR="001C6C0E">
        <w:instrText xml:space="preserve"> REF _Ref144115775 \w \h </w:instrText>
      </w:r>
      <w:r w:rsidR="001C6C0E">
        <w:fldChar w:fldCharType="separate"/>
      </w:r>
      <w:del w:id="7005" w:author="Faqir, Sofia (Energy Security)" w:date="2023-11-12T19:47:00Z">
        <w:r w:rsidR="00E473FC">
          <w:delText>9.2</w:delText>
        </w:r>
      </w:del>
      <w:r w:rsidR="001C6C0E">
        <w:fldChar w:fldCharType="end"/>
      </w:r>
      <w:r w:rsidRPr="00462199">
        <w:t xml:space="preserve"> (</w:t>
      </w:r>
      <w:r w:rsidRPr="00462199">
        <w:rPr>
          <w:i/>
        </w:rPr>
        <w:t>Objection to Substitute</w:t>
      </w:r>
      <w:r w:rsidRPr="00462199">
        <w:t>), as the case may be, as the transferee of the Producer's rights and obligations under the Contract; and</w:t>
      </w:r>
      <w:bookmarkEnd w:id="7003"/>
    </w:p>
    <w:p w14:paraId="2426D244" w14:textId="77777777" w:rsidR="00D179D6" w:rsidRPr="00462199" w:rsidRDefault="00D179D6" w:rsidP="005B3BB9">
      <w:pPr>
        <w:pStyle w:val="DefinitionsClauseAshurst"/>
      </w:pPr>
      <w:bookmarkStart w:id="7006" w:name="_Ref144115676"/>
      <w:r w:rsidRPr="00462199">
        <w:rPr>
          <w:b/>
        </w:rPr>
        <w:t>"Working Hours"</w:t>
      </w:r>
      <w:r w:rsidRPr="00462199">
        <w:t xml:space="preserve"> means 09:00 to 17:00 on a Business Day.</w:t>
      </w:r>
      <w:bookmarkEnd w:id="7006"/>
    </w:p>
    <w:p w14:paraId="005D4B55" w14:textId="77777777" w:rsidR="00D179D6" w:rsidRPr="00462199" w:rsidRDefault="00D179D6" w:rsidP="00FA4EFF">
      <w:pPr>
        <w:pStyle w:val="SH2Ashurst"/>
        <w:rPr>
          <w:b/>
          <w:bCs/>
        </w:rPr>
      </w:pPr>
      <w:bookmarkStart w:id="7007" w:name="_Ref144115677"/>
      <w:r w:rsidRPr="00462199">
        <w:rPr>
          <w:b/>
          <w:bCs/>
        </w:rPr>
        <w:t>Interpretation</w:t>
      </w:r>
      <w:bookmarkEnd w:id="7007"/>
    </w:p>
    <w:p w14:paraId="161F9A14" w14:textId="77777777" w:rsidR="00D179D6" w:rsidRPr="00462199" w:rsidRDefault="00D179D6" w:rsidP="00FA4EFF">
      <w:pPr>
        <w:pStyle w:val="SH3Ashurst"/>
      </w:pPr>
      <w:bookmarkStart w:id="7008" w:name="_Ref144115678"/>
      <w:r w:rsidRPr="00462199">
        <w:t>Unless a contrary indication appears, any reference in this Deed to:</w:t>
      </w:r>
      <w:bookmarkEnd w:id="7008"/>
    </w:p>
    <w:p w14:paraId="5566AC76" w14:textId="77777777" w:rsidR="00D179D6" w:rsidRPr="00462199" w:rsidRDefault="00D179D6" w:rsidP="00FA4EFF">
      <w:pPr>
        <w:pStyle w:val="SH4Ashurst"/>
      </w:pPr>
      <w:bookmarkStart w:id="7009" w:name="_Ref144115679"/>
      <w:r w:rsidRPr="00462199">
        <w:t xml:space="preserve">the </w:t>
      </w:r>
      <w:r w:rsidRPr="00462199">
        <w:rPr>
          <w:b/>
        </w:rPr>
        <w:t>"LCHA Counterparty"</w:t>
      </w:r>
      <w:r w:rsidRPr="00462199">
        <w:t xml:space="preserve">, [the </w:t>
      </w:r>
      <w:r w:rsidRPr="00462199">
        <w:rPr>
          <w:b/>
        </w:rPr>
        <w:t>"Facility Agent"</w:t>
      </w:r>
      <w:r w:rsidRPr="00462199">
        <w:t xml:space="preserve">,] [the </w:t>
      </w:r>
      <w:r w:rsidRPr="00462199">
        <w:rPr>
          <w:b/>
        </w:rPr>
        <w:t>"Security Trustee"</w:t>
      </w:r>
      <w:r w:rsidRPr="00462199">
        <w:t xml:space="preserve">], the </w:t>
      </w:r>
      <w:r w:rsidRPr="00462199">
        <w:rPr>
          <w:b/>
        </w:rPr>
        <w:t>"Producer"</w:t>
      </w:r>
      <w:r w:rsidRPr="00462199">
        <w:t xml:space="preserve">, [any </w:t>
      </w:r>
      <w:r w:rsidRPr="00462199">
        <w:rPr>
          <w:b/>
        </w:rPr>
        <w:t>"Lender"</w:t>
      </w:r>
      <w:r w:rsidRPr="00462199">
        <w:t xml:space="preserve">,] [any </w:t>
      </w:r>
      <w:r w:rsidRPr="00462199">
        <w:rPr>
          <w:b/>
        </w:rPr>
        <w:t>"Finance Party"</w:t>
      </w:r>
      <w:r w:rsidRPr="00462199">
        <w:t xml:space="preserve">] or any </w:t>
      </w:r>
      <w:r w:rsidRPr="00462199">
        <w:rPr>
          <w:b/>
        </w:rPr>
        <w:t>"Appointed Representative"</w:t>
      </w:r>
      <w:r w:rsidRPr="00462199">
        <w:t xml:space="preserve"> shall be construed so as to include its successors in title, permitted assigns and permitted transferees;</w:t>
      </w:r>
      <w:bookmarkEnd w:id="7009"/>
    </w:p>
    <w:p w14:paraId="5EF2FFBE" w14:textId="77777777" w:rsidR="00D179D6" w:rsidRPr="00462199" w:rsidRDefault="00D179D6" w:rsidP="00FA4EFF">
      <w:pPr>
        <w:pStyle w:val="SH4Ashurst"/>
      </w:pPr>
      <w:bookmarkStart w:id="7010" w:name="_Ref144115680"/>
      <w:r w:rsidRPr="00462199">
        <w:t>an agreement includes a deed and instrument;</w:t>
      </w:r>
      <w:bookmarkEnd w:id="7010"/>
    </w:p>
    <w:p w14:paraId="2B49F604" w14:textId="77777777" w:rsidR="00D179D6" w:rsidRPr="00462199" w:rsidRDefault="00D179D6" w:rsidP="00FA4EFF">
      <w:pPr>
        <w:pStyle w:val="SH4Ashurst"/>
      </w:pPr>
      <w:bookmarkStart w:id="7011" w:name="_Ref144115681"/>
      <w:r w:rsidRPr="00462199">
        <w:t>an agreement is a reference to it as amended, supplemented, restated, novated or replaced from time to time;</w:t>
      </w:r>
      <w:bookmarkEnd w:id="7011"/>
    </w:p>
    <w:p w14:paraId="4F6FB0B3" w14:textId="77777777" w:rsidR="00D179D6" w:rsidRPr="00462199" w:rsidRDefault="00D179D6" w:rsidP="00FA4EFF">
      <w:pPr>
        <w:pStyle w:val="SH4Ashurst"/>
      </w:pPr>
      <w:bookmarkStart w:id="7012" w:name="_Ref144115682"/>
      <w:r w:rsidRPr="00462199">
        <w:t>a provision of law is a reference to that provision as amended, extended or re-enacted and includes all laws and official requirements made under or deriving validity from it;</w:t>
      </w:r>
      <w:bookmarkEnd w:id="7012"/>
    </w:p>
    <w:p w14:paraId="0ADA942E" w14:textId="77777777" w:rsidR="00D179D6" w:rsidRPr="00462199" w:rsidRDefault="00D179D6" w:rsidP="00FA4EFF">
      <w:pPr>
        <w:pStyle w:val="SH4Ashurst"/>
      </w:pPr>
      <w:bookmarkStart w:id="7013" w:name="_Ref144115683"/>
      <w:r w:rsidRPr="00462199">
        <w:t xml:space="preserve">any </w:t>
      </w:r>
      <w:r w:rsidRPr="00462199">
        <w:rPr>
          <w:b/>
        </w:rPr>
        <w:t>"obligation"</w:t>
      </w:r>
      <w:r w:rsidRPr="00462199">
        <w:t xml:space="preserve"> of any person under this Deed or any other agreement or document shall be construed as a reference to an obligation expressed to be assumed by or imposed on it under this Deed or, as the case may be, that other agreement or document (and </w:t>
      </w:r>
      <w:r w:rsidRPr="00462199">
        <w:rPr>
          <w:b/>
        </w:rPr>
        <w:t>"due"</w:t>
      </w:r>
      <w:r w:rsidRPr="00462199">
        <w:t xml:space="preserve">, </w:t>
      </w:r>
      <w:r w:rsidRPr="00462199">
        <w:rPr>
          <w:b/>
        </w:rPr>
        <w:t>"owing"</w:t>
      </w:r>
      <w:r w:rsidRPr="00462199">
        <w:t xml:space="preserve"> and </w:t>
      </w:r>
      <w:r w:rsidRPr="00462199">
        <w:rPr>
          <w:b/>
        </w:rPr>
        <w:t>"payable"</w:t>
      </w:r>
      <w:r w:rsidRPr="00462199">
        <w:t xml:space="preserve"> shall be similarly construed);</w:t>
      </w:r>
      <w:bookmarkEnd w:id="7013"/>
    </w:p>
    <w:p w14:paraId="7E735152" w14:textId="77777777" w:rsidR="00D179D6" w:rsidRPr="00462199" w:rsidRDefault="00D179D6" w:rsidP="00FA4EFF">
      <w:pPr>
        <w:pStyle w:val="SH4Ashurst"/>
      </w:pPr>
      <w:bookmarkStart w:id="7014" w:name="_Ref144115684"/>
      <w:r w:rsidRPr="00462199">
        <w:t xml:space="preserve">a </w:t>
      </w:r>
      <w:r w:rsidRPr="00462199">
        <w:rPr>
          <w:b/>
        </w:rPr>
        <w:t>"clause"</w:t>
      </w:r>
      <w:r w:rsidRPr="00462199">
        <w:t xml:space="preserve">, </w:t>
      </w:r>
      <w:r w:rsidRPr="00462199">
        <w:rPr>
          <w:b/>
        </w:rPr>
        <w:t>"paragraph"</w:t>
      </w:r>
      <w:r w:rsidRPr="00462199">
        <w:t xml:space="preserve"> or </w:t>
      </w:r>
      <w:r w:rsidRPr="00462199">
        <w:rPr>
          <w:b/>
        </w:rPr>
        <w:t>"annex"</w:t>
      </w:r>
      <w:r w:rsidRPr="00462199">
        <w:t xml:space="preserve"> is a reference to a clause or paragraph of, or an Annex to, this Deed;</w:t>
      </w:r>
      <w:bookmarkEnd w:id="7014"/>
    </w:p>
    <w:p w14:paraId="2903A1DD" w14:textId="77777777" w:rsidR="00D179D6" w:rsidRPr="00462199" w:rsidRDefault="00D179D6" w:rsidP="00FA4EFF">
      <w:pPr>
        <w:pStyle w:val="SH4Ashurst"/>
      </w:pPr>
      <w:bookmarkStart w:id="7015" w:name="_Ref144115685"/>
      <w:r w:rsidRPr="00462199">
        <w:t xml:space="preserve">a </w:t>
      </w:r>
      <w:r w:rsidRPr="00462199">
        <w:rPr>
          <w:b/>
        </w:rPr>
        <w:t>"person"</w:t>
      </w:r>
      <w:r w:rsidRPr="00462199">
        <w:t xml:space="preserve"> includes any individual, firm, company, corporation, unincorporated organisation, government, state or agency of a state or any association, trust or partnership (whether or not having separate legal personality) or any other entity;</w:t>
      </w:r>
      <w:bookmarkEnd w:id="7015"/>
    </w:p>
    <w:p w14:paraId="0B65647E" w14:textId="77777777" w:rsidR="00D179D6" w:rsidRPr="00462199" w:rsidRDefault="00D179D6" w:rsidP="00FA4EFF">
      <w:pPr>
        <w:pStyle w:val="SH4Ashurst"/>
      </w:pPr>
      <w:bookmarkStart w:id="7016" w:name="_Ref144115686"/>
      <w:r w:rsidRPr="00462199">
        <w:lastRenderedPageBreak/>
        <w:t>time is a reference to time in London, England; and</w:t>
      </w:r>
      <w:bookmarkEnd w:id="7016"/>
    </w:p>
    <w:p w14:paraId="4BCCFB02" w14:textId="77777777" w:rsidR="00D179D6" w:rsidRPr="00462199" w:rsidRDefault="00D179D6" w:rsidP="00FA4EFF">
      <w:pPr>
        <w:pStyle w:val="SH4Ashurst"/>
      </w:pPr>
      <w:bookmarkStart w:id="7017" w:name="_Ref144115687"/>
      <w:r w:rsidRPr="00462199">
        <w:t xml:space="preserve">words in the singular shall be interpreted as including the plural, and </w:t>
      </w:r>
      <w:r w:rsidRPr="00462199">
        <w:rPr>
          <w:i/>
        </w:rPr>
        <w:t>vice versa</w:t>
      </w:r>
      <w:r w:rsidRPr="00462199">
        <w:t>.</w:t>
      </w:r>
      <w:bookmarkEnd w:id="7017"/>
    </w:p>
    <w:p w14:paraId="11C64F46" w14:textId="77777777" w:rsidR="00D179D6" w:rsidRPr="00462199" w:rsidRDefault="00D179D6" w:rsidP="00FA4EFF">
      <w:pPr>
        <w:pStyle w:val="SH3Ashurst"/>
      </w:pPr>
      <w:bookmarkStart w:id="7018" w:name="_Ref144115688"/>
      <w:r w:rsidRPr="00462199">
        <w:t xml:space="preserve">The words </w:t>
      </w:r>
      <w:r w:rsidRPr="00462199">
        <w:rPr>
          <w:b/>
        </w:rPr>
        <w:t>"include"</w:t>
      </w:r>
      <w:r w:rsidRPr="00462199">
        <w:t xml:space="preserve"> and </w:t>
      </w:r>
      <w:r w:rsidRPr="00462199">
        <w:rPr>
          <w:b/>
        </w:rPr>
        <w:t>"including"</w:t>
      </w:r>
      <w:r w:rsidRPr="00462199">
        <w:t xml:space="preserve"> shall be construed without limitation to the generality of the preceding words.</w:t>
      </w:r>
      <w:bookmarkEnd w:id="7018"/>
    </w:p>
    <w:p w14:paraId="7FDBF835" w14:textId="77777777" w:rsidR="00D179D6" w:rsidRPr="00462199" w:rsidRDefault="00D179D6" w:rsidP="00FA4EFF">
      <w:pPr>
        <w:pStyle w:val="SH3Ashurst"/>
      </w:pPr>
      <w:bookmarkStart w:id="7019" w:name="_Ref144115689"/>
      <w:r w:rsidRPr="00462199">
        <w:t>Headings are for ease of reference only.</w:t>
      </w:r>
      <w:bookmarkEnd w:id="7019"/>
    </w:p>
    <w:p w14:paraId="34CE09E8" w14:textId="77777777" w:rsidR="00D179D6" w:rsidRPr="00462199" w:rsidRDefault="00D179D6" w:rsidP="00FA4EFF">
      <w:pPr>
        <w:pStyle w:val="SH1Ashurst"/>
      </w:pPr>
      <w:bookmarkStart w:id="7020" w:name="_Ref144115690"/>
      <w:bookmarkStart w:id="7021" w:name="_Toc149833783"/>
      <w:r w:rsidRPr="00462199">
        <w:t>Consent to Security and Payment Instructions</w:t>
      </w:r>
      <w:bookmarkEnd w:id="7020"/>
      <w:bookmarkEnd w:id="7021"/>
    </w:p>
    <w:p w14:paraId="5F5EDE79" w14:textId="77777777" w:rsidR="00D179D6" w:rsidRPr="00462199" w:rsidRDefault="00D179D6" w:rsidP="00FA4EFF">
      <w:pPr>
        <w:pStyle w:val="SH2Ashurst"/>
        <w:rPr>
          <w:b/>
          <w:bCs/>
        </w:rPr>
      </w:pPr>
      <w:bookmarkStart w:id="7022" w:name="_Ref144115691"/>
      <w:r w:rsidRPr="00462199">
        <w:rPr>
          <w:b/>
          <w:bCs/>
        </w:rPr>
        <w:t>Consent to Security</w:t>
      </w:r>
      <w:bookmarkEnd w:id="7022"/>
    </w:p>
    <w:p w14:paraId="5589B5F3" w14:textId="77777777" w:rsidR="00D179D6" w:rsidRPr="00462199" w:rsidRDefault="00D179D6" w:rsidP="00FA4EFF">
      <w:pPr>
        <w:pStyle w:val="SH3Ashurst"/>
      </w:pPr>
      <w:bookmarkStart w:id="7023" w:name="_Ref144115692"/>
      <w:r w:rsidRPr="00462199">
        <w:t>The Producer hereby gives notice to the LCHA Counterparty that, under or pursuant to the Security Documents, the Producer has assigned or charged by way of security to the [Lender(s)]/[Security Trustee] its rights, title and interest in and to the Contract.</w:t>
      </w:r>
      <w:bookmarkEnd w:id="7023"/>
    </w:p>
    <w:p w14:paraId="1F161DFF" w14:textId="63490AEF" w:rsidR="00D179D6" w:rsidRPr="00462199" w:rsidRDefault="00D179D6" w:rsidP="00FA4EFF">
      <w:pPr>
        <w:pStyle w:val="SH3Ashurst"/>
      </w:pPr>
      <w:bookmarkStart w:id="7024" w:name="_Ref144115693"/>
      <w:r w:rsidRPr="00462199">
        <w:t xml:space="preserve">The LCHA Counterparty acknowledges receipt of notice of, and consents to, the grant of the security interests referred to in paragraph </w:t>
      </w:r>
      <w:r>
        <w:fldChar w:fldCharType="begin"/>
      </w:r>
      <w:r>
        <w:instrText xml:space="preserve"> REF _Ref144115692 \n \h </w:instrText>
      </w:r>
      <w:r>
        <w:fldChar w:fldCharType="separate"/>
      </w:r>
      <w:del w:id="7025" w:author="Faqir, Sofia (Energy Security)" w:date="2023-11-12T19:47:00Z">
        <w:r w:rsidR="00E473FC">
          <w:delText>A)</w:delText>
        </w:r>
      </w:del>
      <w:r>
        <w:fldChar w:fldCharType="end"/>
      </w:r>
      <w:r w:rsidRPr="00462199">
        <w:t xml:space="preserve"> above.</w:t>
      </w:r>
      <w:bookmarkEnd w:id="7024"/>
    </w:p>
    <w:p w14:paraId="2E8976A3" w14:textId="6650EC3F" w:rsidR="00D179D6" w:rsidRPr="00462199" w:rsidRDefault="00D179D6" w:rsidP="00FA4EFF">
      <w:pPr>
        <w:pStyle w:val="SH3Ashurst"/>
      </w:pPr>
      <w:bookmarkStart w:id="7026" w:name="_Ref144115694"/>
      <w:r w:rsidRPr="00462199">
        <w:t xml:space="preserve">The LCHA Counterparty acknowledges that neither the [Lender(s)]/[Security Trustee] nor any Finance Party shall have any obligations or liabilities to the LCHA Counterparty (whether in place of the Producer or otherwise) in respect of the Contract as a result of any security interest created under the Security Documents except to the extent that the [Lender(s)]/[Security Trustee] or such Finance Party incur[(s)] such obligations or liabilities pursuant to Clause </w:t>
      </w:r>
      <w:r w:rsidR="001C6C0E">
        <w:fldChar w:fldCharType="begin"/>
      </w:r>
      <w:r w:rsidR="001C6C0E">
        <w:instrText xml:space="preserve"> REF _Ref144137912 \w \h </w:instrText>
      </w:r>
      <w:r w:rsidR="001C6C0E">
        <w:fldChar w:fldCharType="separate"/>
      </w:r>
      <w:del w:id="7027" w:author="Faqir, Sofia (Energy Security)" w:date="2023-11-12T19:47:00Z">
        <w:r w:rsidR="00E473FC">
          <w:delText>6</w:delText>
        </w:r>
      </w:del>
      <w:r w:rsidR="001C6C0E">
        <w:fldChar w:fldCharType="end"/>
      </w:r>
      <w:r w:rsidRPr="00462199">
        <w:t xml:space="preserve"> (</w:t>
      </w:r>
      <w:r w:rsidRPr="00462199">
        <w:rPr>
          <w:i/>
        </w:rPr>
        <w:t>Step-In</w:t>
      </w:r>
      <w:r w:rsidRPr="00462199">
        <w:t xml:space="preserve">), Clause </w:t>
      </w:r>
      <w:r w:rsidR="001C6C0E">
        <w:fldChar w:fldCharType="begin"/>
      </w:r>
      <w:r w:rsidR="001C6C0E">
        <w:instrText xml:space="preserve"> REF _Ref144137920 \w \h </w:instrText>
      </w:r>
      <w:r w:rsidR="001C6C0E">
        <w:fldChar w:fldCharType="separate"/>
      </w:r>
      <w:del w:id="7028" w:author="Faqir, Sofia (Energy Security)" w:date="2023-11-12T19:47:00Z">
        <w:r w:rsidR="00E473FC">
          <w:delText>7</w:delText>
        </w:r>
      </w:del>
      <w:r w:rsidR="001C6C0E">
        <w:fldChar w:fldCharType="end"/>
      </w:r>
      <w:r w:rsidRPr="00462199">
        <w:t xml:space="preserve"> (</w:t>
      </w:r>
      <w:r w:rsidRPr="00462199">
        <w:rPr>
          <w:i/>
        </w:rPr>
        <w:t>Step-In Period</w:t>
      </w:r>
      <w:r w:rsidRPr="00462199">
        <w:t xml:space="preserve">), Clause </w:t>
      </w:r>
      <w:r w:rsidR="001C6C0E">
        <w:fldChar w:fldCharType="begin"/>
      </w:r>
      <w:r w:rsidR="001C6C0E">
        <w:instrText xml:space="preserve"> REF _Ref144137930 \w \h </w:instrText>
      </w:r>
      <w:r w:rsidR="001C6C0E">
        <w:fldChar w:fldCharType="separate"/>
      </w:r>
      <w:del w:id="7029" w:author="Faqir, Sofia (Energy Security)" w:date="2023-11-12T19:47:00Z">
        <w:r w:rsidR="00E473FC">
          <w:delText>8</w:delText>
        </w:r>
      </w:del>
      <w:r w:rsidR="001C6C0E">
        <w:fldChar w:fldCharType="end"/>
      </w:r>
      <w:r w:rsidRPr="00462199">
        <w:t xml:space="preserve"> (</w:t>
      </w:r>
      <w:r w:rsidRPr="00462199">
        <w:rPr>
          <w:i/>
        </w:rPr>
        <w:t>Step-Out</w:t>
      </w:r>
      <w:r w:rsidRPr="00462199">
        <w:t xml:space="preserve">) or Clause </w:t>
      </w:r>
      <w:r w:rsidR="001C6C0E">
        <w:fldChar w:fldCharType="begin"/>
      </w:r>
      <w:r w:rsidR="001C6C0E">
        <w:instrText xml:space="preserve"> REF _Ref144137944 \w \h </w:instrText>
      </w:r>
      <w:r w:rsidR="001C6C0E">
        <w:fldChar w:fldCharType="separate"/>
      </w:r>
      <w:del w:id="7030" w:author="Faqir, Sofia (Energy Security)" w:date="2023-11-12T19:47:00Z">
        <w:r w:rsidR="00E473FC">
          <w:delText>9</w:delText>
        </w:r>
      </w:del>
      <w:r w:rsidR="001C6C0E">
        <w:fldChar w:fldCharType="end"/>
      </w:r>
      <w:r w:rsidRPr="00462199">
        <w:t xml:space="preserve"> (</w:t>
      </w:r>
      <w:r w:rsidRPr="00462199">
        <w:rPr>
          <w:i/>
        </w:rPr>
        <w:t>Novation</w:t>
      </w:r>
      <w:r w:rsidRPr="00462199">
        <w:t>).</w:t>
      </w:r>
      <w:bookmarkEnd w:id="7026"/>
    </w:p>
    <w:p w14:paraId="6A990B20" w14:textId="77777777" w:rsidR="00D179D6" w:rsidRPr="00462199" w:rsidRDefault="00D179D6" w:rsidP="00FA4EFF">
      <w:pPr>
        <w:pStyle w:val="SH2Ashurst"/>
        <w:rPr>
          <w:b/>
          <w:bCs/>
        </w:rPr>
      </w:pPr>
      <w:bookmarkStart w:id="7031" w:name="_Ref144115695"/>
      <w:r w:rsidRPr="00462199">
        <w:rPr>
          <w:b/>
          <w:bCs/>
        </w:rPr>
        <w:t>No other Security Interests</w:t>
      </w:r>
      <w:bookmarkEnd w:id="7031"/>
    </w:p>
    <w:p w14:paraId="0C4CC882" w14:textId="77777777" w:rsidR="00D179D6" w:rsidRPr="00462199" w:rsidRDefault="00D179D6" w:rsidP="005B3BB9">
      <w:pPr>
        <w:pStyle w:val="B12Ashurst"/>
      </w:pPr>
      <w:r w:rsidRPr="00462199">
        <w:t>The LCHA Counterparty confirms that, as at the date of this Deed, it has not received notice of any other security interest granted over the Producer's rights, title and interest in and to the Contract. The LCHA Counterparty agrees to notify the [Lender(s)]/[Security Trustee] as soon as reasonably practicable if it receives any such notice.</w:t>
      </w:r>
    </w:p>
    <w:p w14:paraId="78B4DCB2" w14:textId="77777777" w:rsidR="00D179D6" w:rsidRPr="00462199" w:rsidRDefault="00D179D6" w:rsidP="00FA4EFF">
      <w:pPr>
        <w:pStyle w:val="SH2Ashurst"/>
        <w:rPr>
          <w:b/>
          <w:bCs/>
        </w:rPr>
      </w:pPr>
      <w:bookmarkStart w:id="7032" w:name="_Ref144115696"/>
      <w:r w:rsidRPr="00462199">
        <w:rPr>
          <w:b/>
          <w:bCs/>
        </w:rPr>
        <w:t>Payment of Monies</w:t>
      </w:r>
      <w:bookmarkEnd w:id="7032"/>
    </w:p>
    <w:p w14:paraId="4D837EB7" w14:textId="77777777" w:rsidR="00D179D6" w:rsidRPr="00462199" w:rsidRDefault="00D179D6" w:rsidP="00FA4EFF">
      <w:pPr>
        <w:pStyle w:val="SH3Ashurst"/>
      </w:pPr>
      <w:bookmarkStart w:id="7033" w:name="_Ref144115697"/>
      <w:r w:rsidRPr="00462199">
        <w:t>Each of the Producer and the [Lender(s)]/[Security Trustee] irrevocably authorises and instructs the LCHA Counterparty, and the LCHA Counterparty agrees, to pay the full amount of each sum which it is obliged at any time to pay to the Producer under or in respect of the Contract (whether before or after termination of the Contract) to the Producer's Proceeds Account or [, following the occurrence of an Event of Default and at any time thereafter,] to such other account in the United Kingdom that the [Lender(s)]/[Security Trustee] may direct in writing to the LCHA Counterparty on not less than ten (10) Business Days' notice.</w:t>
      </w:r>
      <w:bookmarkEnd w:id="7033"/>
    </w:p>
    <w:p w14:paraId="48A11B9B" w14:textId="49841C9B" w:rsidR="00D179D6" w:rsidRPr="00462199" w:rsidRDefault="00D179D6" w:rsidP="00FA4EFF">
      <w:pPr>
        <w:pStyle w:val="SH3Ashurst"/>
      </w:pPr>
      <w:bookmarkStart w:id="7034" w:name="_Ref144115698"/>
      <w:r w:rsidRPr="00462199">
        <w:t xml:space="preserve">Each payment made in accordance with paragraph </w:t>
      </w:r>
      <w:r>
        <w:fldChar w:fldCharType="begin"/>
      </w:r>
      <w:r>
        <w:instrText xml:space="preserve"> REF _Ref144115697 \n \h </w:instrText>
      </w:r>
      <w:r>
        <w:fldChar w:fldCharType="separate"/>
      </w:r>
      <w:del w:id="7035" w:author="Faqir, Sofia (Energy Security)" w:date="2023-11-12T19:47:00Z">
        <w:r w:rsidR="00E473FC">
          <w:delText>A)</w:delText>
        </w:r>
      </w:del>
      <w:r>
        <w:fldChar w:fldCharType="end"/>
      </w:r>
      <w:r w:rsidRPr="00462199">
        <w:t xml:space="preserve"> above shall constitute a good discharge </w:t>
      </w:r>
      <w:r w:rsidRPr="00462199">
        <w:rPr>
          <w:i/>
        </w:rPr>
        <w:t xml:space="preserve">pro tanto </w:t>
      </w:r>
      <w:r w:rsidRPr="00462199">
        <w:t>of the obligation of the LCHA Counterparty to make the relevant payment to the Producer.</w:t>
      </w:r>
      <w:bookmarkEnd w:id="7034"/>
    </w:p>
    <w:p w14:paraId="67ACDD14" w14:textId="6C4A397A" w:rsidR="00D179D6" w:rsidRPr="00462199" w:rsidRDefault="00D179D6" w:rsidP="00FA4EFF">
      <w:pPr>
        <w:pStyle w:val="SH3Ashurst"/>
      </w:pPr>
      <w:bookmarkStart w:id="7036" w:name="_Ref144115699"/>
      <w:r w:rsidRPr="00462199">
        <w:t xml:space="preserve">The authority and instructions set out in paragraph </w:t>
      </w:r>
      <w:r>
        <w:fldChar w:fldCharType="begin"/>
      </w:r>
      <w:r>
        <w:instrText xml:space="preserve"> REF _Ref144115697 \n \h </w:instrText>
      </w:r>
      <w:r>
        <w:fldChar w:fldCharType="separate"/>
      </w:r>
      <w:del w:id="7037" w:author="Faqir, Sofia (Energy Security)" w:date="2023-11-12T19:47:00Z">
        <w:r w:rsidR="00E473FC">
          <w:delText>A)</w:delText>
        </w:r>
      </w:del>
      <w:r>
        <w:fldChar w:fldCharType="end"/>
      </w:r>
      <w:r w:rsidRPr="00462199">
        <w:t xml:space="preserve"> above shall not be revoked or varied by the Producer without the prior written consent of the [Lender(s)]/[Security Trustee], copied to the LCHA Counterparty.</w:t>
      </w:r>
      <w:bookmarkEnd w:id="7036"/>
    </w:p>
    <w:p w14:paraId="6DAA24F3" w14:textId="77777777" w:rsidR="00D179D6" w:rsidRPr="00462199" w:rsidRDefault="00D179D6" w:rsidP="00FA4EFF">
      <w:pPr>
        <w:pStyle w:val="SH2Ashurst"/>
        <w:rPr>
          <w:b/>
          <w:bCs/>
        </w:rPr>
      </w:pPr>
      <w:bookmarkStart w:id="7038" w:name="_Ref144115700"/>
      <w:r w:rsidRPr="00462199">
        <w:rPr>
          <w:b/>
          <w:bCs/>
        </w:rPr>
        <w:t>Contract</w:t>
      </w:r>
      <w:bookmarkEnd w:id="7038"/>
    </w:p>
    <w:p w14:paraId="33587291" w14:textId="77777777" w:rsidR="00D179D6" w:rsidRPr="00462199" w:rsidRDefault="00D179D6" w:rsidP="005B3BB9">
      <w:pPr>
        <w:pStyle w:val="B12Ashurst"/>
      </w:pPr>
      <w:r w:rsidRPr="00462199">
        <w:lastRenderedPageBreak/>
        <w:t>The Parties agree and acknowledge that the exercise of the rights of the [Lender(s)]/[Security Trustee] or the Appointed Representative, as the case may be (a) under the Contract during the Step-in Period; and (b) in connection with the security interests granted by the Producer shall not amend, waive or suspend the provisions of the Contract and the rights of the LCHA Counterparty under the Contract, except as expressly set out under this Deed and any Step-In Undertaking.</w:t>
      </w:r>
    </w:p>
    <w:p w14:paraId="632FFAEB" w14:textId="77777777" w:rsidR="00D179D6" w:rsidRPr="00462199" w:rsidRDefault="00D179D6" w:rsidP="00FA4EFF">
      <w:pPr>
        <w:pStyle w:val="SH2Ashurst"/>
        <w:rPr>
          <w:b/>
          <w:bCs/>
        </w:rPr>
      </w:pPr>
      <w:bookmarkStart w:id="7039" w:name="_Ref144115701"/>
      <w:r w:rsidRPr="00462199">
        <w:rPr>
          <w:b/>
          <w:bCs/>
        </w:rPr>
        <w:t>Statement as to Event of Default conclusive</w:t>
      </w:r>
      <w:bookmarkEnd w:id="7039"/>
    </w:p>
    <w:p w14:paraId="42B9E5D5" w14:textId="77777777" w:rsidR="00D179D6" w:rsidRPr="00462199" w:rsidRDefault="00D179D6" w:rsidP="005B3BB9">
      <w:pPr>
        <w:pStyle w:val="B12Ashurst"/>
      </w:pPr>
      <w:r w:rsidRPr="00462199">
        <w:t>The LCHA Counterparty may treat any statement or notice from the [Lender(s)]/[Security Trustee or the lenders under the Facility Agreement] that an Event of Default has occurred as conclusive evidence of the occurrence of the Event of Default.</w:t>
      </w:r>
    </w:p>
    <w:p w14:paraId="70B2FBC3" w14:textId="77777777" w:rsidR="00D179D6" w:rsidRPr="00462199" w:rsidRDefault="00D179D6" w:rsidP="00FA4EFF">
      <w:pPr>
        <w:pStyle w:val="SH1Ashurst"/>
      </w:pPr>
      <w:bookmarkStart w:id="7040" w:name="_Ref144115702"/>
      <w:bookmarkStart w:id="7041" w:name="_Ref144138150"/>
      <w:bookmarkStart w:id="7042" w:name="_Toc149833784"/>
      <w:r w:rsidRPr="00462199">
        <w:t>Notification by LCHA Counterparty</w:t>
      </w:r>
      <w:bookmarkEnd w:id="7040"/>
      <w:bookmarkEnd w:id="7041"/>
      <w:bookmarkEnd w:id="7042"/>
    </w:p>
    <w:p w14:paraId="1D714A73" w14:textId="77777777" w:rsidR="00D179D6" w:rsidRPr="00462199" w:rsidRDefault="00D179D6" w:rsidP="00FA4EFF">
      <w:pPr>
        <w:pStyle w:val="SH2Ashurst"/>
        <w:rPr>
          <w:b/>
          <w:bCs/>
        </w:rPr>
      </w:pPr>
      <w:bookmarkStart w:id="7043" w:name="_Ref144115703"/>
      <w:r w:rsidRPr="00462199">
        <w:rPr>
          <w:b/>
          <w:bCs/>
        </w:rPr>
        <w:t>Notification of Default</w:t>
      </w:r>
      <w:bookmarkEnd w:id="7043"/>
    </w:p>
    <w:p w14:paraId="1E41D2C1" w14:textId="77777777" w:rsidR="00D179D6" w:rsidRPr="00462199" w:rsidRDefault="00D179D6" w:rsidP="00FA4EFF">
      <w:pPr>
        <w:pStyle w:val="SH3Ashurst"/>
      </w:pPr>
      <w:bookmarkStart w:id="7044" w:name="_Ref144115704"/>
      <w:r w:rsidRPr="00462199">
        <w:t>The LCHA Counterparty shall, as soon as reasonably practicable, send to the [Lender(s)]/[Security Trustee] a copy of any notice of default under the Contract served by the LCHA Counterparty on the Producer.</w:t>
      </w:r>
      <w:bookmarkEnd w:id="7044"/>
    </w:p>
    <w:p w14:paraId="5E3EF9B2" w14:textId="77777777" w:rsidR="00D179D6" w:rsidRPr="00462199" w:rsidRDefault="00D179D6" w:rsidP="00FA4EFF">
      <w:pPr>
        <w:pStyle w:val="SH3Ashurst"/>
      </w:pPr>
      <w:bookmarkStart w:id="7045" w:name="_Ref144115705"/>
      <w:r w:rsidRPr="00462199">
        <w:t>The LCHA Counterparty shall have no obligation to notify the [Lender(s)]/[Security Trustee] of a default under the Contract where the LCHA Counterparty has not served a notice of default on the Producer.</w:t>
      </w:r>
      <w:bookmarkEnd w:id="7045"/>
    </w:p>
    <w:p w14:paraId="30FE1BB9" w14:textId="77777777" w:rsidR="00D179D6" w:rsidRPr="00462199" w:rsidRDefault="00D179D6" w:rsidP="00FA4EFF">
      <w:pPr>
        <w:pStyle w:val="SH2Ashurst"/>
        <w:rPr>
          <w:b/>
          <w:bCs/>
        </w:rPr>
      </w:pPr>
      <w:bookmarkStart w:id="7046" w:name="_Ref144115706"/>
      <w:r w:rsidRPr="00462199">
        <w:rPr>
          <w:b/>
          <w:bCs/>
        </w:rPr>
        <w:t>Cure Right</w:t>
      </w:r>
      <w:bookmarkEnd w:id="7046"/>
    </w:p>
    <w:p w14:paraId="1F7A5DED" w14:textId="77777777" w:rsidR="00D179D6" w:rsidRPr="00462199" w:rsidRDefault="00D179D6" w:rsidP="005B3BB9">
      <w:pPr>
        <w:pStyle w:val="B12Ashurst"/>
      </w:pPr>
      <w:r w:rsidRPr="00462199">
        <w:t>The [Lender(s)]/[Security Trustee] may, at any time outside a Step-In Period, take or procure the taking of any action on behalf of the Producer in circumstances where:</w:t>
      </w:r>
    </w:p>
    <w:p w14:paraId="34721F25" w14:textId="77777777" w:rsidR="00D179D6" w:rsidRPr="00462199" w:rsidRDefault="00D179D6" w:rsidP="00FA4EFF">
      <w:pPr>
        <w:pStyle w:val="SH3Ashurst"/>
      </w:pPr>
      <w:bookmarkStart w:id="7047" w:name="_Ref144115707"/>
      <w:r w:rsidRPr="00462199">
        <w:t>the Producer's failure to take such action would be a breach of the Contract or would be or could reasonably be expected to contribute towards the occurrence of a Contract Default; or</w:t>
      </w:r>
      <w:bookmarkEnd w:id="7047"/>
    </w:p>
    <w:p w14:paraId="1921A450" w14:textId="77777777" w:rsidR="00D179D6" w:rsidRPr="00462199" w:rsidRDefault="00D179D6" w:rsidP="00FA4EFF">
      <w:pPr>
        <w:pStyle w:val="SH3Ashurst"/>
      </w:pPr>
      <w:bookmarkStart w:id="7048" w:name="_Ref144115708"/>
      <w:r w:rsidRPr="00462199">
        <w:t>the Producer has breached the Contract or a Contract Default has arisen,</w:t>
      </w:r>
      <w:bookmarkEnd w:id="7048"/>
    </w:p>
    <w:p w14:paraId="3AA94AAF" w14:textId="77777777" w:rsidR="00D179D6" w:rsidRPr="00462199" w:rsidRDefault="00D179D6" w:rsidP="005B3BB9">
      <w:pPr>
        <w:pStyle w:val="B12Ashurst"/>
      </w:pPr>
      <w:r w:rsidRPr="00462199">
        <w:t>and any such action will be deemed to have been taken by the Producer for the purposes of the Contract and any breach or Contract Default will be cured, remedied or will not arise (as appropriate) if such breach or Contract Default would have been cured or remedied or would not have arisen (as appropriate) if the Producer had taken such action itself.</w:t>
      </w:r>
    </w:p>
    <w:p w14:paraId="0BA2E934" w14:textId="77777777" w:rsidR="00D179D6" w:rsidRPr="00462199" w:rsidRDefault="00D179D6" w:rsidP="00FA4EFF">
      <w:pPr>
        <w:pStyle w:val="SH2Ashurst"/>
        <w:rPr>
          <w:b/>
          <w:bCs/>
        </w:rPr>
      </w:pPr>
      <w:bookmarkStart w:id="7049" w:name="_Ref144115709"/>
      <w:r w:rsidRPr="00462199">
        <w:rPr>
          <w:b/>
          <w:bCs/>
        </w:rPr>
        <w:t>LCHA Counterparty Enforcement Action</w:t>
      </w:r>
      <w:bookmarkEnd w:id="7049"/>
    </w:p>
    <w:p w14:paraId="03D92A44" w14:textId="768BEEFC" w:rsidR="00D179D6" w:rsidRPr="00462199" w:rsidRDefault="00D179D6" w:rsidP="005B3BB9">
      <w:pPr>
        <w:pStyle w:val="B12Ashurst"/>
      </w:pPr>
      <w:r w:rsidRPr="00462199">
        <w:t xml:space="preserve">Subject to Clause </w:t>
      </w:r>
      <w:r w:rsidR="001C6C0E">
        <w:fldChar w:fldCharType="begin"/>
      </w:r>
      <w:r w:rsidR="001C6C0E">
        <w:instrText xml:space="preserve"> REF _Ref144115757 \w \h </w:instrText>
      </w:r>
      <w:r w:rsidR="001C6C0E">
        <w:fldChar w:fldCharType="separate"/>
      </w:r>
      <w:del w:id="7050" w:author="Faqir, Sofia (Energy Security)" w:date="2023-11-12T19:47:00Z">
        <w:r w:rsidR="00E473FC">
          <w:delText>7.2</w:delText>
        </w:r>
      </w:del>
      <w:r w:rsidR="001C6C0E">
        <w:fldChar w:fldCharType="end"/>
      </w:r>
      <w:r w:rsidRPr="00462199">
        <w:t xml:space="preserve"> (</w:t>
      </w:r>
      <w:r w:rsidRPr="00462199">
        <w:rPr>
          <w:i/>
        </w:rPr>
        <w:t>LCHA Counterparty Enforcement Action during a Step-In Period</w:t>
      </w:r>
      <w:r w:rsidRPr="00462199">
        <w:t>), the LCHA Counterparty shall not take any LCHA Counterparty Enforcement Action without first giving a LCHA Counterparty Enforcement Notice to the [Lender(s)]/[Security Trustee].</w:t>
      </w:r>
    </w:p>
    <w:p w14:paraId="3D3712EC" w14:textId="77777777" w:rsidR="00D179D6" w:rsidRPr="00462199" w:rsidRDefault="00D179D6" w:rsidP="00AA43D9">
      <w:pPr>
        <w:pStyle w:val="SH2Ashurst"/>
        <w:keepNext/>
        <w:rPr>
          <w:b/>
          <w:bCs/>
        </w:rPr>
      </w:pPr>
      <w:bookmarkStart w:id="7051" w:name="_Ref144115710"/>
      <w:r w:rsidRPr="00462199">
        <w:rPr>
          <w:b/>
          <w:bCs/>
        </w:rPr>
        <w:t>Non-Qualification Event</w:t>
      </w:r>
      <w:bookmarkEnd w:id="7051"/>
    </w:p>
    <w:p w14:paraId="04DDC5A0" w14:textId="77777777" w:rsidR="00D179D6" w:rsidRPr="00462199" w:rsidRDefault="00D179D6" w:rsidP="00FA4EFF">
      <w:pPr>
        <w:pStyle w:val="SH3Ashurst"/>
      </w:pPr>
      <w:bookmarkStart w:id="7052" w:name="_Ref144115711"/>
      <w:r w:rsidRPr="00462199">
        <w:t>The [Lender(s)]/[Security Trustee] shall by the fifteenth (15th) Business Day after delivery to the [Lender(s)]/[Security Trustee] of:</w:t>
      </w:r>
      <w:bookmarkEnd w:id="7052"/>
    </w:p>
    <w:p w14:paraId="4AF32F17" w14:textId="77777777" w:rsidR="00D179D6" w:rsidRPr="00462199" w:rsidRDefault="00D179D6" w:rsidP="00FA4EFF">
      <w:pPr>
        <w:pStyle w:val="SH4Ashurst"/>
      </w:pPr>
      <w:bookmarkStart w:id="7053" w:name="_Ref144115712"/>
      <w:r w:rsidRPr="00462199">
        <w:t>any LCHA Counterparty Enforcement Notice; or</w:t>
      </w:r>
      <w:bookmarkEnd w:id="7053"/>
    </w:p>
    <w:p w14:paraId="6E626663" w14:textId="77777777" w:rsidR="00D179D6" w:rsidRPr="00462199" w:rsidRDefault="00D179D6" w:rsidP="00FA4EFF">
      <w:pPr>
        <w:pStyle w:val="SH4Ashurst"/>
      </w:pPr>
      <w:bookmarkStart w:id="7054" w:name="_Ref144115713"/>
      <w:r w:rsidRPr="00462199">
        <w:t>any notice from the LCHA Counterparty requesting that the [Lender(s)]/[Security Trustee] evidence that a Non-Qualification Event has not taken place,</w:t>
      </w:r>
      <w:bookmarkEnd w:id="7054"/>
    </w:p>
    <w:p w14:paraId="4FFEC66C" w14:textId="77777777" w:rsidR="00D179D6" w:rsidRPr="00462199" w:rsidRDefault="00D179D6" w:rsidP="00FA4EFF">
      <w:pPr>
        <w:pStyle w:val="B3Ashurst"/>
      </w:pPr>
      <w:r w:rsidRPr="00462199">
        <w:lastRenderedPageBreak/>
        <w:t xml:space="preserve">(a </w:t>
      </w:r>
      <w:r w:rsidRPr="00462199">
        <w:rPr>
          <w:b/>
          <w:bCs/>
        </w:rPr>
        <w:t>"Qualification Demonstration Deadline"</w:t>
      </w:r>
      <w:r w:rsidRPr="00462199">
        <w:t>), deliver evidence to the satisfaction of the LCHA Counterparty (acting reasonably) that a Non-Qualification Event has not taken place.</w:t>
      </w:r>
    </w:p>
    <w:p w14:paraId="7C0EEAC8" w14:textId="715C2883" w:rsidR="00D179D6" w:rsidRPr="00462199" w:rsidRDefault="00D179D6" w:rsidP="00FA4EFF">
      <w:pPr>
        <w:pStyle w:val="SH3Ashurst"/>
      </w:pPr>
      <w:bookmarkStart w:id="7055" w:name="_Ref144115714"/>
      <w:r w:rsidRPr="00462199">
        <w:t xml:space="preserve">For the purposes of Clause </w:t>
      </w:r>
      <w:r w:rsidR="001C6C0E">
        <w:fldChar w:fldCharType="begin"/>
      </w:r>
      <w:r w:rsidR="001C6C0E">
        <w:instrText xml:space="preserve"> REF _Ref144115711 \w \h </w:instrText>
      </w:r>
      <w:r w:rsidR="001C6C0E">
        <w:fldChar w:fldCharType="separate"/>
      </w:r>
      <w:del w:id="7056" w:author="Faqir, Sofia (Energy Security)" w:date="2023-11-12T19:47:00Z">
        <w:r w:rsidR="00E473FC">
          <w:delText>3.4(A)</w:delText>
        </w:r>
      </w:del>
      <w:r w:rsidR="001C6C0E">
        <w:fldChar w:fldCharType="end"/>
      </w:r>
      <w:r w:rsidRPr="00462199">
        <w:t xml:space="preserve"> unless otherwise agreed by the LCHA Counterparty, the evidence provided shall be:</w:t>
      </w:r>
      <w:bookmarkEnd w:id="7055"/>
    </w:p>
    <w:p w14:paraId="6351FAC8" w14:textId="77777777" w:rsidR="00D179D6" w:rsidRPr="00462199" w:rsidRDefault="00D179D6" w:rsidP="00FA4EFF">
      <w:pPr>
        <w:pStyle w:val="SH4Ashurst"/>
      </w:pPr>
      <w:bookmarkStart w:id="7057" w:name="_Ref144115715"/>
      <w:r w:rsidRPr="00462199">
        <w:t xml:space="preserve">a clear letter to the LCHA Counterparty from the external legal advisors to the [Lender(s)]/[Security Trustee] (the </w:t>
      </w:r>
      <w:r w:rsidRPr="00462199">
        <w:rPr>
          <w:b/>
        </w:rPr>
        <w:t>"NQE Confirmation"</w:t>
      </w:r>
      <w:r w:rsidRPr="00462199">
        <w:t>):</w:t>
      </w:r>
      <w:bookmarkEnd w:id="7057"/>
    </w:p>
    <w:p w14:paraId="5B0EBBDF" w14:textId="77777777" w:rsidR="00D179D6" w:rsidRPr="00462199" w:rsidRDefault="00D179D6" w:rsidP="00FA4EFF">
      <w:pPr>
        <w:pStyle w:val="SH5Ashurst"/>
      </w:pPr>
      <w:bookmarkStart w:id="7058" w:name="_Ref144115716"/>
      <w:r w:rsidRPr="00462199">
        <w:t>setting out the corporate details of the [Lender(s)]/[Security Trustee] [and all persons for whom the Security Trustee acts in respect of the rights afforded to it under this Deed]</w:t>
      </w:r>
      <w:bookmarkStart w:id="7059" w:name="_Ref144117957"/>
      <w:r w:rsidRPr="00462199">
        <w:rPr>
          <w:rStyle w:val="FootnoteReference"/>
        </w:rPr>
        <w:footnoteReference w:id="87"/>
      </w:r>
      <w:bookmarkEnd w:id="7059"/>
      <w:r w:rsidRPr="00462199">
        <w:t>;</w:t>
      </w:r>
      <w:bookmarkEnd w:id="7058"/>
    </w:p>
    <w:p w14:paraId="5F4A4575" w14:textId="30E061B8" w:rsidR="00D179D6" w:rsidRPr="00462199" w:rsidRDefault="00D179D6" w:rsidP="00FA4EFF">
      <w:pPr>
        <w:pStyle w:val="SH5Ashurst"/>
      </w:pPr>
      <w:bookmarkStart w:id="7060" w:name="_Ref144115717"/>
      <w:r w:rsidRPr="00462199">
        <w:t xml:space="preserve">[confirming that the Security Trustee acts only, in respect of the rights afforded to it under this Deed, on behalf of the person(s) referred to in paragraphs </w:t>
      </w:r>
      <w:r>
        <w:fldChar w:fldCharType="begin"/>
      </w:r>
      <w:r>
        <w:instrText xml:space="preserve"> REF _Ref144115644 \n \h </w:instrText>
      </w:r>
      <w:r>
        <w:fldChar w:fldCharType="separate"/>
      </w:r>
      <w:del w:id="7061" w:author="Faqir, Sofia (Energy Security)" w:date="2023-11-12T19:47:00Z">
        <w:r w:rsidR="00E473FC">
          <w:delText>A)</w:delText>
        </w:r>
      </w:del>
      <w:r>
        <w:fldChar w:fldCharType="end"/>
      </w:r>
      <w:r w:rsidRPr="00462199">
        <w:t xml:space="preserve"> or </w:t>
      </w:r>
      <w:r>
        <w:fldChar w:fldCharType="begin"/>
      </w:r>
      <w:r>
        <w:instrText xml:space="preserve"> REF _Ref144115645 \n \h </w:instrText>
      </w:r>
      <w:r>
        <w:fldChar w:fldCharType="separate"/>
      </w:r>
      <w:del w:id="7062" w:author="Faqir, Sofia (Energy Security)" w:date="2023-11-12T19:47:00Z">
        <w:r w:rsidR="00E473FC">
          <w:delText>B)</w:delText>
        </w:r>
      </w:del>
      <w:r>
        <w:fldChar w:fldCharType="end"/>
      </w:r>
      <w:r w:rsidRPr="00462199">
        <w:t xml:space="preserve"> of the definition of Non-Qualification Event;]</w:t>
      </w:r>
      <w:bookmarkStart w:id="7063" w:name="_Ref144117958"/>
      <w:r w:rsidRPr="00462199">
        <w:rPr>
          <w:rStyle w:val="FootnoteReference"/>
        </w:rPr>
        <w:footnoteReference w:id="88"/>
      </w:r>
      <w:bookmarkEnd w:id="7060"/>
      <w:bookmarkEnd w:id="7063"/>
    </w:p>
    <w:p w14:paraId="3F57857A" w14:textId="2B11978D" w:rsidR="00D179D6" w:rsidRPr="00462199" w:rsidRDefault="00D179D6" w:rsidP="00FA4EFF">
      <w:pPr>
        <w:pStyle w:val="SH5Ashurst"/>
      </w:pPr>
      <w:bookmarkStart w:id="7064" w:name="_Ref144115718"/>
      <w:r w:rsidRPr="00462199">
        <w:t xml:space="preserve">[if the Security Trustee acts on behalf of any person who is a direct or indirect shareholder of the Producer, explaining the basis upon which such person falls within (as applicable) paragraph </w:t>
      </w:r>
      <w:r>
        <w:fldChar w:fldCharType="begin"/>
      </w:r>
      <w:r>
        <w:instrText xml:space="preserve"> REF _Ref144115645 \n \h </w:instrText>
      </w:r>
      <w:r>
        <w:fldChar w:fldCharType="separate"/>
      </w:r>
      <w:del w:id="7065" w:author="Faqir, Sofia (Energy Security)" w:date="2023-11-12T19:47:00Z">
        <w:r w:rsidR="00E473FC">
          <w:delText>B)</w:delText>
        </w:r>
      </w:del>
      <w:r>
        <w:fldChar w:fldCharType="end"/>
      </w:r>
      <w:r w:rsidRPr="00462199">
        <w:t xml:space="preserve"> of the definition of Non-Qualification Event and]</w:t>
      </w:r>
      <w:bookmarkStart w:id="7066" w:name="_Ref144117959"/>
      <w:r w:rsidRPr="00462199">
        <w:rPr>
          <w:rStyle w:val="FootnoteReference"/>
        </w:rPr>
        <w:footnoteReference w:id="89"/>
      </w:r>
      <w:bookmarkEnd w:id="7066"/>
      <w:r w:rsidRPr="00462199">
        <w:t xml:space="preserve"> confirming whether [such person]</w:t>
      </w:r>
      <w:bookmarkStart w:id="7067" w:name="_Ref144117960"/>
      <w:r w:rsidRPr="00462199">
        <w:rPr>
          <w:rStyle w:val="FootnoteReference"/>
        </w:rPr>
        <w:footnoteReference w:id="90"/>
      </w:r>
      <w:bookmarkEnd w:id="7067"/>
      <w:r w:rsidRPr="00462199">
        <w:t>/[the Lender]</w:t>
      </w:r>
      <w:bookmarkStart w:id="7068" w:name="_Ref144117961"/>
      <w:r w:rsidRPr="00462199">
        <w:rPr>
          <w:rStyle w:val="FootnoteReference"/>
        </w:rPr>
        <w:footnoteReference w:id="91"/>
      </w:r>
      <w:bookmarkEnd w:id="7068"/>
      <w:r w:rsidRPr="00462199">
        <w:t xml:space="preserve"> is a Security Shareholder and, if so, when they became a Security Shareholder;</w:t>
      </w:r>
      <w:bookmarkEnd w:id="7064"/>
    </w:p>
    <w:p w14:paraId="1BA86959" w14:textId="77777777" w:rsidR="00D179D6" w:rsidRPr="00462199" w:rsidRDefault="00D179D6" w:rsidP="00FA4EFF">
      <w:pPr>
        <w:pStyle w:val="SH5Ashurst"/>
      </w:pPr>
      <w:bookmarkStart w:id="7069" w:name="_Ref144115719"/>
      <w:r w:rsidRPr="00462199">
        <w:t>confirming that the external legal advisors are not aware of a Non-Qualification Event having occurred; and</w:t>
      </w:r>
      <w:bookmarkEnd w:id="7069"/>
    </w:p>
    <w:p w14:paraId="26DE2E83" w14:textId="5CEFCF8B" w:rsidR="00D179D6" w:rsidRPr="00462199" w:rsidRDefault="00D179D6" w:rsidP="00FA4EFF">
      <w:pPr>
        <w:pStyle w:val="SH5Ashurst"/>
      </w:pPr>
      <w:bookmarkStart w:id="7070" w:name="_Ref144115720"/>
      <w:r w:rsidRPr="00462199">
        <w:t>explaining any changes to the Finance Parties, the Finance Documents, the Security Documents[,]/[and/or] the underlying financial arrangements relating or relevant to this Deed [and/or the persons on behalf of whom the Security Trustee is exercising the rights afforded by this Deed]</w:t>
      </w:r>
      <w:bookmarkStart w:id="7071" w:name="_Ref144117962"/>
      <w:r w:rsidRPr="00462199">
        <w:rPr>
          <w:rStyle w:val="FootnoteReference"/>
        </w:rPr>
        <w:footnoteReference w:id="92"/>
      </w:r>
      <w:bookmarkEnd w:id="7071"/>
      <w:r w:rsidRPr="00462199">
        <w:t xml:space="preserve"> since the last letter provided under this Clause </w:t>
      </w:r>
      <w:r w:rsidR="001C6C0E">
        <w:fldChar w:fldCharType="begin"/>
      </w:r>
      <w:r w:rsidR="001C6C0E">
        <w:instrText xml:space="preserve"> REF _Ref144115714 \w \h </w:instrText>
      </w:r>
      <w:r w:rsidR="001C6C0E">
        <w:fldChar w:fldCharType="separate"/>
      </w:r>
      <w:del w:id="7072" w:author="Faqir, Sofia (Energy Security)" w:date="2023-11-12T19:47:00Z">
        <w:r w:rsidR="00E473FC">
          <w:delText>3.4(B)</w:delText>
        </w:r>
      </w:del>
      <w:r w:rsidR="001C6C0E">
        <w:fldChar w:fldCharType="end"/>
      </w:r>
      <w:r w:rsidRPr="00462199">
        <w:t xml:space="preserve"> (or, if no letter has been provided, the date of this Deed) and confirming that (i) insofar as it is aware having made due and careful enquiry of the [Lender(s)]/[Security Trustee], the Finance Documents and Security Documents are up to date, true, complete and accurate and (ii) the contents of the NQE Confirmation are a true and accurate reflection of the relevant contents of the Finance Documents and the Security Documents; and</w:t>
      </w:r>
      <w:bookmarkEnd w:id="7070"/>
    </w:p>
    <w:p w14:paraId="34AB0D64" w14:textId="77777777" w:rsidR="00D179D6" w:rsidRPr="00462199" w:rsidRDefault="00D179D6" w:rsidP="00FA4EFF">
      <w:pPr>
        <w:pStyle w:val="SH4Ashurst"/>
      </w:pPr>
      <w:bookmarkStart w:id="7073" w:name="_Ref144115721"/>
      <w:r w:rsidRPr="00462199">
        <w:t>a clear letter to the LCHA Counterparty from the [Lender(s)]/[Security Trustee] (</w:t>
      </w:r>
      <w:r w:rsidRPr="00462199">
        <w:rPr>
          <w:b/>
        </w:rPr>
        <w:t>"Further NQE Confirmation"</w:t>
      </w:r>
      <w:r w:rsidRPr="00462199">
        <w:t>) (signed by a duly authorised senior representative and/or in-house legal advisor) certifying that [insofar as it is aware having made all due and careful enquiry]</w:t>
      </w:r>
      <w:bookmarkStart w:id="7074" w:name="_Ref144117963"/>
      <w:r w:rsidRPr="00462199">
        <w:rPr>
          <w:rStyle w:val="FootnoteReference"/>
        </w:rPr>
        <w:footnoteReference w:id="93"/>
      </w:r>
      <w:bookmarkEnd w:id="7074"/>
      <w:r w:rsidRPr="00462199">
        <w:t>:</w:t>
      </w:r>
      <w:bookmarkEnd w:id="7073"/>
    </w:p>
    <w:p w14:paraId="212D78D7" w14:textId="77777777" w:rsidR="00D179D6" w:rsidRPr="00462199" w:rsidRDefault="00D179D6" w:rsidP="00FA4EFF">
      <w:pPr>
        <w:pStyle w:val="SH5Ashurst"/>
      </w:pPr>
      <w:bookmarkStart w:id="7075" w:name="_Ref144115722"/>
      <w:r w:rsidRPr="00462199">
        <w:t>a Non-Qualification Event has not occurred;</w:t>
      </w:r>
      <w:bookmarkEnd w:id="7075"/>
    </w:p>
    <w:p w14:paraId="68819CD4" w14:textId="76F9E0BC" w:rsidR="00D179D6" w:rsidRPr="00462199" w:rsidRDefault="00D179D6" w:rsidP="00FA4EFF">
      <w:pPr>
        <w:pStyle w:val="SH5Ashurst"/>
      </w:pPr>
      <w:bookmarkStart w:id="7076" w:name="_Ref144115723"/>
      <w:r w:rsidRPr="00462199">
        <w:lastRenderedPageBreak/>
        <w:t xml:space="preserve">[if the Security Trustee acts on behalf of any person who is a direct or indirect shareholder of the Producer, whether such person falls within (as applicable) paragraph </w:t>
      </w:r>
      <w:r>
        <w:fldChar w:fldCharType="begin"/>
      </w:r>
      <w:r>
        <w:instrText xml:space="preserve"> REF _Ref144115645 \n \h </w:instrText>
      </w:r>
      <w:r>
        <w:fldChar w:fldCharType="separate"/>
      </w:r>
      <w:del w:id="7077" w:author="Faqir, Sofia (Energy Security)" w:date="2023-11-12T19:47:00Z">
        <w:r w:rsidR="00E473FC">
          <w:delText>B)</w:delText>
        </w:r>
      </w:del>
      <w:r>
        <w:fldChar w:fldCharType="end"/>
      </w:r>
      <w:r w:rsidRPr="00462199">
        <w:t xml:space="preserve"> of the definition of Non-Qualification Event and]</w:t>
      </w:r>
      <w:bookmarkStart w:id="7078" w:name="_Ref144117964"/>
      <w:r w:rsidRPr="00462199">
        <w:rPr>
          <w:rStyle w:val="FootnoteReference"/>
        </w:rPr>
        <w:footnoteReference w:id="94"/>
      </w:r>
      <w:bookmarkEnd w:id="7078"/>
      <w:r w:rsidRPr="00462199">
        <w:t xml:space="preserve"> whether [such person]</w:t>
      </w:r>
      <w:bookmarkStart w:id="7079" w:name="_Ref144117965"/>
      <w:r w:rsidRPr="00462199">
        <w:rPr>
          <w:rStyle w:val="FootnoteReference"/>
        </w:rPr>
        <w:footnoteReference w:id="95"/>
      </w:r>
      <w:bookmarkEnd w:id="7079"/>
      <w:r w:rsidRPr="00462199">
        <w:t>/[the Lender]</w:t>
      </w:r>
      <w:bookmarkStart w:id="7080" w:name="_Ref144117966"/>
      <w:r w:rsidRPr="00462199">
        <w:rPr>
          <w:rStyle w:val="FootnoteReference"/>
        </w:rPr>
        <w:footnoteReference w:id="96"/>
      </w:r>
      <w:bookmarkEnd w:id="7080"/>
      <w:r w:rsidRPr="00462199">
        <w:t xml:space="preserve"> is a Security Shareholder;</w:t>
      </w:r>
      <w:bookmarkEnd w:id="7076"/>
    </w:p>
    <w:p w14:paraId="4F6A7138" w14:textId="77777777" w:rsidR="00D179D6" w:rsidRPr="00462199" w:rsidRDefault="00D179D6" w:rsidP="00FA4EFF">
      <w:pPr>
        <w:pStyle w:val="SH5Ashurst"/>
      </w:pPr>
      <w:bookmarkStart w:id="7081" w:name="_Ref144115724"/>
      <w:r w:rsidRPr="00462199">
        <w:t>if a breach, non-compliance or failure has occurred which is or may be the subject of a LCHA Counterparty Enforcement Notice, such breach, non-compliance or failure did not occur more than twenty (20) Business Days after the [Lender(s)]/[Security Trustee] became a Security Shareholder who has enforced its Security Documents and Controls the Producer. In this case, the [Lender(s)]/[Security Trustee] shall also provide an explanation of the situation and information or evidence to support its certification and explanation;</w:t>
      </w:r>
      <w:bookmarkEnd w:id="7081"/>
    </w:p>
    <w:p w14:paraId="41864304" w14:textId="77777777" w:rsidR="00D179D6" w:rsidRPr="00462199" w:rsidRDefault="00D179D6" w:rsidP="00FA4EFF">
      <w:pPr>
        <w:pStyle w:val="SH5Ashurst"/>
      </w:pPr>
      <w:bookmarkStart w:id="7082" w:name="_Ref144115725"/>
      <w:r w:rsidRPr="00462199">
        <w:t>the Finance Documents and Security Documents are up-to-date, true and complete; and constitute a true, complete, comprehensive and accurate record of the financial arrangements between the parties to them and are not misleading; and</w:t>
      </w:r>
      <w:bookmarkEnd w:id="7082"/>
    </w:p>
    <w:p w14:paraId="56C5C9D7" w14:textId="77777777" w:rsidR="00D179D6" w:rsidRPr="00462199" w:rsidRDefault="00D179D6" w:rsidP="00FA4EFF">
      <w:pPr>
        <w:pStyle w:val="SH5Ashurst"/>
      </w:pPr>
      <w:bookmarkStart w:id="7083" w:name="_Ref144115726"/>
      <w:r w:rsidRPr="00462199">
        <w:t>the [Lender(s)]/[Security Trustee] has provided all the Finance Documents and Security Documents to its external legal advisor for the purpose of such external legal advisor providing the NQE Confirmation; and</w:t>
      </w:r>
      <w:bookmarkEnd w:id="7083"/>
    </w:p>
    <w:p w14:paraId="7CDD31B1" w14:textId="77777777" w:rsidR="00D179D6" w:rsidRPr="00462199" w:rsidRDefault="00D179D6" w:rsidP="00FA4EFF">
      <w:pPr>
        <w:pStyle w:val="SH4Ashurst"/>
      </w:pPr>
      <w:bookmarkStart w:id="7084" w:name="_Ref144115727"/>
      <w:r w:rsidRPr="00462199">
        <w:t>if requested by the LCHA Counterparty, up-to-date, complete and accurate copies of the relevant Finance Documents and Security Documents.</w:t>
      </w:r>
      <w:bookmarkEnd w:id="7084"/>
    </w:p>
    <w:p w14:paraId="4CC8456B" w14:textId="089F107A" w:rsidR="00D179D6" w:rsidRPr="00462199" w:rsidRDefault="00D179D6" w:rsidP="00FA4EFF">
      <w:pPr>
        <w:pStyle w:val="SH3Ashurst"/>
      </w:pPr>
      <w:bookmarkStart w:id="7085" w:name="_Ref144115728"/>
      <w:r w:rsidRPr="00462199">
        <w:t xml:space="preserve">Without limitation of Clause </w:t>
      </w:r>
      <w:r w:rsidR="001C6C0E">
        <w:fldChar w:fldCharType="begin"/>
      </w:r>
      <w:r w:rsidR="001C6C0E">
        <w:instrText xml:space="preserve"> REF _Ref144115714 \w \h </w:instrText>
      </w:r>
      <w:r w:rsidR="001C6C0E">
        <w:fldChar w:fldCharType="separate"/>
      </w:r>
      <w:del w:id="7086" w:author="Faqir, Sofia (Energy Security)" w:date="2023-11-12T19:47:00Z">
        <w:r w:rsidR="00E473FC">
          <w:delText>3.4(B)</w:delText>
        </w:r>
      </w:del>
      <w:r w:rsidR="001C6C0E">
        <w:fldChar w:fldCharType="end"/>
      </w:r>
      <w:r w:rsidRPr="00462199">
        <w:t>, the LCHA Counterparty may, within ten (10) Business Days of receipt of the NQE Confirmation, Further NQE Confirmation and/or the documentation referred to in Clause</w:t>
      </w:r>
      <w:r w:rsidR="001C6C0E">
        <w:t xml:space="preserve"> </w:t>
      </w:r>
      <w:r w:rsidR="001C6C0E">
        <w:fldChar w:fldCharType="begin"/>
      </w:r>
      <w:r w:rsidR="001C6C0E">
        <w:instrText xml:space="preserve"> REF _Ref144115727 \w \h </w:instrText>
      </w:r>
      <w:r w:rsidR="001C6C0E">
        <w:fldChar w:fldCharType="separate"/>
      </w:r>
      <w:del w:id="7087" w:author="Faqir, Sofia (Energy Security)" w:date="2023-11-12T19:47:00Z">
        <w:r w:rsidR="00E473FC">
          <w:delText>3.4(B)(iii)</w:delText>
        </w:r>
      </w:del>
      <w:r w:rsidR="001C6C0E">
        <w:fldChar w:fldCharType="end"/>
      </w:r>
      <w:r w:rsidRPr="00462199">
        <w:t>, request clarification of the contents of the NQE Confirmation, Further NQE Confirmation and/or documentation referred to in Clause</w:t>
      </w:r>
      <w:r w:rsidR="001C6C0E">
        <w:t xml:space="preserve"> </w:t>
      </w:r>
      <w:r w:rsidR="001C6C0E">
        <w:fldChar w:fldCharType="begin"/>
      </w:r>
      <w:r w:rsidR="001C6C0E">
        <w:instrText xml:space="preserve"> REF _Ref144115727 \w \h </w:instrText>
      </w:r>
      <w:r w:rsidR="001C6C0E">
        <w:fldChar w:fldCharType="separate"/>
      </w:r>
      <w:del w:id="7088" w:author="Faqir, Sofia (Energy Security)" w:date="2023-11-12T19:47:00Z">
        <w:r w:rsidR="00E473FC">
          <w:delText>3.4(B)(iii)</w:delText>
        </w:r>
      </w:del>
      <w:r w:rsidR="001C6C0E">
        <w:fldChar w:fldCharType="end"/>
      </w:r>
      <w:r w:rsidRPr="00462199">
        <w:t>. If the [Lender(s)]/[Security Trustee] receives such a request, it shall provide the requested clarification to the LCHA Counterparty within ten (10) Business Days of receipt of the request.</w:t>
      </w:r>
      <w:bookmarkEnd w:id="7085"/>
    </w:p>
    <w:p w14:paraId="3A1BE5ED" w14:textId="77777777" w:rsidR="00D179D6" w:rsidRPr="00462199" w:rsidRDefault="00D179D6" w:rsidP="00FA4EFF">
      <w:pPr>
        <w:pStyle w:val="SH3Ashurst"/>
      </w:pPr>
      <w:bookmarkStart w:id="7089" w:name="_Ref144115729"/>
      <w:r w:rsidRPr="00462199">
        <w:t>Where the [Lender(s)]/[Security Trustee]:</w:t>
      </w:r>
      <w:bookmarkEnd w:id="7089"/>
    </w:p>
    <w:p w14:paraId="5B507695" w14:textId="68E92941" w:rsidR="00D179D6" w:rsidRPr="00462199" w:rsidRDefault="00D179D6" w:rsidP="00FA4EFF">
      <w:pPr>
        <w:pStyle w:val="SH4Ashurst"/>
      </w:pPr>
      <w:bookmarkStart w:id="7090" w:name="_Ref144115730"/>
      <w:r w:rsidRPr="00462199">
        <w:t xml:space="preserve">fails to comply with Clauses </w:t>
      </w:r>
      <w:r w:rsidR="001C6C0E">
        <w:fldChar w:fldCharType="begin"/>
      </w:r>
      <w:r w:rsidR="001C6C0E">
        <w:instrText xml:space="preserve"> REF _Ref144115711 \w \h </w:instrText>
      </w:r>
      <w:r w:rsidR="001C6C0E">
        <w:fldChar w:fldCharType="separate"/>
      </w:r>
      <w:del w:id="7091" w:author="Faqir, Sofia (Energy Security)" w:date="2023-11-12T19:47:00Z">
        <w:r w:rsidR="00E473FC">
          <w:delText>3.4(A)</w:delText>
        </w:r>
      </w:del>
      <w:r w:rsidR="001C6C0E">
        <w:fldChar w:fldCharType="end"/>
      </w:r>
      <w:r w:rsidRPr="00462199">
        <w:t xml:space="preserve">, </w:t>
      </w:r>
      <w:r w:rsidR="001C6C0E">
        <w:fldChar w:fldCharType="begin"/>
      </w:r>
      <w:r w:rsidR="001C6C0E">
        <w:instrText xml:space="preserve"> REF _Ref144115714 \w \h </w:instrText>
      </w:r>
      <w:r w:rsidR="001C6C0E">
        <w:fldChar w:fldCharType="separate"/>
      </w:r>
      <w:del w:id="7092" w:author="Faqir, Sofia (Energy Security)" w:date="2023-11-12T19:47:00Z">
        <w:r w:rsidR="00E473FC">
          <w:delText>3.4(B)</w:delText>
        </w:r>
      </w:del>
      <w:r w:rsidR="001C6C0E">
        <w:fldChar w:fldCharType="end"/>
      </w:r>
      <w:r w:rsidRPr="00462199">
        <w:t xml:space="preserve"> and/or </w:t>
      </w:r>
      <w:r w:rsidR="001C6C0E">
        <w:fldChar w:fldCharType="begin"/>
      </w:r>
      <w:r w:rsidR="001C6C0E">
        <w:instrText xml:space="preserve"> REF _Ref144115728 \w \h </w:instrText>
      </w:r>
      <w:r w:rsidR="001C6C0E">
        <w:fldChar w:fldCharType="separate"/>
      </w:r>
      <w:del w:id="7093" w:author="Faqir, Sofia (Energy Security)" w:date="2023-11-12T19:47:00Z">
        <w:r w:rsidR="00E473FC">
          <w:delText>3.4(C)</w:delText>
        </w:r>
      </w:del>
      <w:r w:rsidR="001C6C0E">
        <w:fldChar w:fldCharType="end"/>
      </w:r>
      <w:r w:rsidRPr="00462199">
        <w:t xml:space="preserve"> and/or if the Finance Documents and/or Security Documents provided under Clause </w:t>
      </w:r>
      <w:r w:rsidR="001C6C0E">
        <w:fldChar w:fldCharType="begin"/>
      </w:r>
      <w:r w:rsidR="001C6C0E">
        <w:instrText xml:space="preserve"> REF _Ref144115728 \w \h </w:instrText>
      </w:r>
      <w:r w:rsidR="001C6C0E">
        <w:fldChar w:fldCharType="separate"/>
      </w:r>
      <w:del w:id="7094" w:author="Faqir, Sofia (Energy Security)" w:date="2023-11-12T19:47:00Z">
        <w:r w:rsidR="00E473FC">
          <w:delText>3.4(C)</w:delText>
        </w:r>
      </w:del>
      <w:r w:rsidR="001C6C0E">
        <w:fldChar w:fldCharType="end"/>
      </w:r>
      <w:r w:rsidRPr="00462199">
        <w:t xml:space="preserve"> do not support and/or are inconsistent with or contradict the NQE Confirmation or Further NQE Confirmation,</w:t>
      </w:r>
      <w:bookmarkEnd w:id="7090"/>
    </w:p>
    <w:p w14:paraId="38E228E4" w14:textId="7C1F8F26" w:rsidR="00D179D6" w:rsidRPr="00462199" w:rsidRDefault="00D179D6" w:rsidP="00FA4EFF">
      <w:pPr>
        <w:pStyle w:val="B3Ashurst"/>
      </w:pPr>
      <w:r w:rsidRPr="00462199">
        <w:t xml:space="preserve">the LCHA Counterparty may give a notice to the [Lender(s)]/[Security Trustee] that this Deed shall terminate on the date specified in which notice (such date being no earlier than the date falling ten (10) Business Days after the date of such notice), and this Deed shall so terminate pursuant to Clause </w:t>
      </w:r>
      <w:r w:rsidR="001C6C0E">
        <w:fldChar w:fldCharType="begin"/>
      </w:r>
      <w:r w:rsidR="001C6C0E">
        <w:instrText xml:space="preserve"> REF _Ref144115793 \w \h </w:instrText>
      </w:r>
      <w:r w:rsidR="001C6C0E">
        <w:fldChar w:fldCharType="separate"/>
      </w:r>
      <w:del w:id="7095" w:author="Faqir, Sofia (Energy Security)" w:date="2023-11-12T19:47:00Z">
        <w:r w:rsidR="00E473FC">
          <w:delText>10.1</w:delText>
        </w:r>
      </w:del>
      <w:r w:rsidR="001C6C0E">
        <w:fldChar w:fldCharType="end"/>
      </w:r>
      <w:r w:rsidRPr="00462199">
        <w:t>, unless, in the case of Clause</w:t>
      </w:r>
      <w:r w:rsidR="00E744DB">
        <w:t xml:space="preserve"> </w:t>
      </w:r>
      <w:r w:rsidR="00E744DB">
        <w:fldChar w:fldCharType="begin"/>
      </w:r>
      <w:r w:rsidR="00E744DB">
        <w:instrText xml:space="preserve"> REF _Ref144115730 \w \h </w:instrText>
      </w:r>
      <w:r w:rsidR="00E744DB">
        <w:fldChar w:fldCharType="separate"/>
      </w:r>
      <w:del w:id="7096" w:author="Faqir, Sofia (Energy Security)" w:date="2023-11-12T19:47:00Z">
        <w:r w:rsidR="00E473FC">
          <w:delText>3.4(D)(i)</w:delText>
        </w:r>
      </w:del>
      <w:r w:rsidR="00E744DB">
        <w:fldChar w:fldCharType="end"/>
      </w:r>
      <w:r w:rsidRPr="00462199">
        <w:t xml:space="preserve">, in the intervening period the [Lender(s)]/[Security Trustee] has remedied (as applicable) its failure or non-compliance with Clause </w:t>
      </w:r>
      <w:r w:rsidR="001C6C0E">
        <w:fldChar w:fldCharType="begin"/>
      </w:r>
      <w:r w:rsidR="001C6C0E">
        <w:instrText xml:space="preserve"> REF _Ref144115711 \w \h </w:instrText>
      </w:r>
      <w:r w:rsidR="001C6C0E">
        <w:fldChar w:fldCharType="separate"/>
      </w:r>
      <w:del w:id="7097" w:author="Faqir, Sofia (Energy Security)" w:date="2023-11-12T19:47:00Z">
        <w:r w:rsidR="00E473FC">
          <w:delText>3.4(A)</w:delText>
        </w:r>
      </w:del>
      <w:r w:rsidR="001C6C0E">
        <w:fldChar w:fldCharType="end"/>
      </w:r>
      <w:r w:rsidR="001C6C0E" w:rsidRPr="00462199">
        <w:t xml:space="preserve">, </w:t>
      </w:r>
      <w:r w:rsidR="001C6C0E">
        <w:fldChar w:fldCharType="begin"/>
      </w:r>
      <w:r w:rsidR="001C6C0E">
        <w:instrText xml:space="preserve"> REF _Ref144115714 \w \h </w:instrText>
      </w:r>
      <w:r w:rsidR="001C6C0E">
        <w:fldChar w:fldCharType="separate"/>
      </w:r>
      <w:del w:id="7098" w:author="Faqir, Sofia (Energy Security)" w:date="2023-11-12T19:47:00Z">
        <w:r w:rsidR="00E473FC">
          <w:delText>3.4(B)</w:delText>
        </w:r>
      </w:del>
      <w:r w:rsidR="001C6C0E">
        <w:fldChar w:fldCharType="end"/>
      </w:r>
      <w:r w:rsidR="001C6C0E" w:rsidRPr="00462199">
        <w:t xml:space="preserve"> and/or</w:t>
      </w:r>
      <w:r w:rsidR="001C6C0E">
        <w:t xml:space="preserve"> Clause</w:t>
      </w:r>
      <w:r w:rsidR="001C6C0E" w:rsidRPr="00462199">
        <w:t xml:space="preserve"> </w:t>
      </w:r>
      <w:r w:rsidR="001C6C0E">
        <w:fldChar w:fldCharType="begin"/>
      </w:r>
      <w:r w:rsidR="001C6C0E">
        <w:instrText xml:space="preserve"> REF _Ref144115728 \w \h </w:instrText>
      </w:r>
      <w:r w:rsidR="001C6C0E">
        <w:fldChar w:fldCharType="separate"/>
      </w:r>
      <w:del w:id="7099" w:author="Faqir, Sofia (Energy Security)" w:date="2023-11-12T19:47:00Z">
        <w:r w:rsidR="00E473FC">
          <w:delText>3.4(C)</w:delText>
        </w:r>
      </w:del>
      <w:r w:rsidR="001C6C0E">
        <w:fldChar w:fldCharType="end"/>
      </w:r>
      <w:r w:rsidRPr="00462199">
        <w:t xml:space="preserve"> and/or the failure of the Finance Documents and/or the Security Documents to support or be consistent with the NQE Confirmation, Further NQE Confirmation and/or any </w:t>
      </w:r>
      <w:r w:rsidRPr="00462199">
        <w:lastRenderedPageBreak/>
        <w:t>contradiction between the Finance Documents and/or Security Documents and the NQE Confirmation and/or Further NQE Confirmation.</w:t>
      </w:r>
    </w:p>
    <w:p w14:paraId="574788D8" w14:textId="61C38C94" w:rsidR="00D179D6" w:rsidRPr="00462199" w:rsidRDefault="00D179D6" w:rsidP="00FA4EFF">
      <w:pPr>
        <w:pStyle w:val="SH3Ashurst"/>
      </w:pPr>
      <w:bookmarkStart w:id="7100" w:name="_Ref144115731"/>
      <w:r w:rsidRPr="00462199">
        <w:t xml:space="preserve">Where the [Lender(s)]/[Security Trustee] complies with Clause </w:t>
      </w:r>
      <w:r w:rsidR="001C6C0E">
        <w:fldChar w:fldCharType="begin"/>
      </w:r>
      <w:r w:rsidR="001C6C0E">
        <w:instrText xml:space="preserve"> REF _Ref144115711 \w \h </w:instrText>
      </w:r>
      <w:r w:rsidR="001C6C0E">
        <w:fldChar w:fldCharType="separate"/>
      </w:r>
      <w:del w:id="7101" w:author="Faqir, Sofia (Energy Security)" w:date="2023-11-12T19:47:00Z">
        <w:r w:rsidR="00E473FC">
          <w:delText>3.4(A)</w:delText>
        </w:r>
      </w:del>
      <w:r w:rsidR="001C6C0E">
        <w:fldChar w:fldCharType="end"/>
      </w:r>
      <w:r w:rsidRPr="00462199">
        <w:t xml:space="preserve"> by the Qualification Demonstration Deadline, the LCHA Counterparty shall provide confirmation of such compliance to the [Lender(s)]/[Security Trustee] as soon as reasonably practicable thereafter.</w:t>
      </w:r>
      <w:bookmarkEnd w:id="7100"/>
    </w:p>
    <w:p w14:paraId="6E59B463" w14:textId="77777777" w:rsidR="00D179D6" w:rsidRPr="00462199" w:rsidRDefault="00D179D6" w:rsidP="00FA4EFF">
      <w:pPr>
        <w:pStyle w:val="SH2Ashurst"/>
        <w:rPr>
          <w:b/>
          <w:bCs/>
        </w:rPr>
      </w:pPr>
      <w:bookmarkStart w:id="7102" w:name="_Ref144115732"/>
      <w:r w:rsidRPr="00462199">
        <w:rPr>
          <w:b/>
          <w:bCs/>
        </w:rPr>
        <w:t>No Waiver</w:t>
      </w:r>
      <w:bookmarkEnd w:id="7102"/>
    </w:p>
    <w:p w14:paraId="026A25B7" w14:textId="25F4F9A3" w:rsidR="00D179D6" w:rsidRPr="00462199" w:rsidRDefault="00D179D6" w:rsidP="005B3BB9">
      <w:pPr>
        <w:pStyle w:val="B12Ashurst"/>
      </w:pPr>
      <w:r w:rsidRPr="00462199">
        <w:t xml:space="preserve">The provisions of this Clause </w:t>
      </w:r>
      <w:r w:rsidR="001C6C0E">
        <w:fldChar w:fldCharType="begin"/>
      </w:r>
      <w:r w:rsidR="001C6C0E">
        <w:instrText xml:space="preserve"> REF _Ref144138150 \w \h </w:instrText>
      </w:r>
      <w:r w:rsidR="001C6C0E">
        <w:fldChar w:fldCharType="separate"/>
      </w:r>
      <w:del w:id="7103" w:author="Faqir, Sofia (Energy Security)" w:date="2023-11-12T19:47:00Z">
        <w:r w:rsidR="00E473FC">
          <w:delText>3</w:delText>
        </w:r>
      </w:del>
      <w:r w:rsidR="001C6C0E">
        <w:fldChar w:fldCharType="end"/>
      </w:r>
      <w:r w:rsidRPr="00462199">
        <w:t xml:space="preserve"> shall not constitute any waiver as against the Producer of the grounds for the intended exercise of the LCHA Counterparty's rights to take any LCHA Counterparty Enforcement Action or any of its other rights regarding such LCHA Counterparty Enforcement Action and the giving of a LCHA Counterparty Enforcement Notice shall not release the Producer from its obligations or liabilities under the Contract.</w:t>
      </w:r>
    </w:p>
    <w:p w14:paraId="3D3598C0" w14:textId="77777777" w:rsidR="00D179D6" w:rsidRPr="00462199" w:rsidRDefault="00D179D6" w:rsidP="0033706E">
      <w:pPr>
        <w:pStyle w:val="SH1Ashurst"/>
      </w:pPr>
      <w:bookmarkStart w:id="7104" w:name="_Ref144115733"/>
      <w:bookmarkStart w:id="7105" w:name="_Toc149833785"/>
      <w:r w:rsidRPr="00462199">
        <w:t>Notification by the [Lender(s)]/[Security Trustee]</w:t>
      </w:r>
      <w:bookmarkEnd w:id="7104"/>
      <w:bookmarkEnd w:id="7105"/>
    </w:p>
    <w:p w14:paraId="4C31CB3A" w14:textId="77777777" w:rsidR="00D179D6" w:rsidRPr="00462199" w:rsidRDefault="00D179D6" w:rsidP="00663CB5">
      <w:pPr>
        <w:pStyle w:val="SH2Ashurst"/>
        <w:rPr>
          <w:b/>
          <w:bCs/>
        </w:rPr>
      </w:pPr>
      <w:bookmarkStart w:id="7106" w:name="_Ref144115734"/>
      <w:r w:rsidRPr="00462199">
        <w:rPr>
          <w:b/>
          <w:bCs/>
        </w:rPr>
        <w:t>Notice of Event of Default</w:t>
      </w:r>
      <w:bookmarkEnd w:id="7106"/>
    </w:p>
    <w:p w14:paraId="2D4E59DF" w14:textId="77777777" w:rsidR="00D179D6" w:rsidRPr="00462199" w:rsidRDefault="00D179D6" w:rsidP="005B3BB9">
      <w:pPr>
        <w:pStyle w:val="B12Ashurst"/>
      </w:pPr>
      <w:r w:rsidRPr="00462199">
        <w:t>The [Lender(s)]/[Security Trustee] shall, as soon as reasonably practicable, send to the LCHA Counterparty a copy of any notice of an Event of Default served by or on behalf of the [Lender(s)]/[Security Trustee or the lenders under the Facility Agreement] on the Producer.</w:t>
      </w:r>
    </w:p>
    <w:p w14:paraId="31DA85C5" w14:textId="77777777" w:rsidR="00D179D6" w:rsidRPr="00462199" w:rsidRDefault="00D179D6" w:rsidP="00663CB5">
      <w:pPr>
        <w:pStyle w:val="SH2Ashurst"/>
        <w:rPr>
          <w:b/>
          <w:bCs/>
        </w:rPr>
      </w:pPr>
      <w:bookmarkStart w:id="7107" w:name="_Ref144115735"/>
      <w:r w:rsidRPr="00462199">
        <w:rPr>
          <w:b/>
          <w:bCs/>
        </w:rPr>
        <w:t>Notices from the [Lender(s)]/[Security Trustee]</w:t>
      </w:r>
      <w:bookmarkEnd w:id="7107"/>
    </w:p>
    <w:p w14:paraId="274AB487" w14:textId="77777777" w:rsidR="00D179D6" w:rsidRPr="00462199" w:rsidRDefault="00D179D6" w:rsidP="005B3BB9">
      <w:pPr>
        <w:pStyle w:val="B12Ashurst"/>
      </w:pPr>
      <w:r w:rsidRPr="00462199">
        <w:t>After receiving notification of an Event of Default from the [Lender(s)]/[Security Trustee], the LCHA Counterparty shall accept as validly given by the Producer any notices or demands pursuant to and in accordance with the Contract given or made by the [Lender(s)]/[Security Trustee] or Appointed Representative, as the case may be, provided, in each case, such notice or demand would have been validly given had it been given by the Producer itself. The Producer consents to the giving of such notices or demands and acknowledges and agrees that the service of such notices or demands by the [Lender(s)]/[Security Trustee] or Appointed Representative, as the case may be, shall not affect the rights and remedies of the LCHA Counterparty under the Contract.</w:t>
      </w:r>
    </w:p>
    <w:p w14:paraId="77FC7056" w14:textId="77777777" w:rsidR="00D179D6" w:rsidRPr="00462199" w:rsidRDefault="00D179D6" w:rsidP="0033706E">
      <w:pPr>
        <w:pStyle w:val="SH1Ashurst"/>
      </w:pPr>
      <w:bookmarkStart w:id="7108" w:name="_Ref144115736"/>
      <w:bookmarkStart w:id="7109" w:name="_Toc149833786"/>
      <w:r w:rsidRPr="00462199">
        <w:t>Step-In Decision Period</w:t>
      </w:r>
      <w:bookmarkEnd w:id="7108"/>
      <w:bookmarkEnd w:id="7109"/>
    </w:p>
    <w:p w14:paraId="2A6E9685" w14:textId="77777777" w:rsidR="00D179D6" w:rsidRPr="00462199" w:rsidRDefault="00D179D6" w:rsidP="00663CB5">
      <w:pPr>
        <w:pStyle w:val="SH2Ashurst"/>
        <w:rPr>
          <w:b/>
          <w:bCs/>
        </w:rPr>
      </w:pPr>
      <w:bookmarkStart w:id="7110" w:name="_Ref144115737"/>
      <w:r w:rsidRPr="00462199">
        <w:rPr>
          <w:b/>
          <w:bCs/>
        </w:rPr>
        <w:t>Suspension of Rights and Remedial Action</w:t>
      </w:r>
      <w:bookmarkEnd w:id="7110"/>
    </w:p>
    <w:p w14:paraId="6F9128C8" w14:textId="42199CF5" w:rsidR="00D179D6" w:rsidRPr="00462199" w:rsidRDefault="00D179D6" w:rsidP="005B3BB9">
      <w:pPr>
        <w:pStyle w:val="B12Ashurst"/>
      </w:pPr>
      <w:r w:rsidRPr="00462199">
        <w:t xml:space="preserve">During a Step-In Decision Period the LCHA Counterparty shall not take any LCHA Counterparty Enforcement Action (other than any LCHA Counterparty Enforcement Action taken pursuant to Clause </w:t>
      </w:r>
      <w:r w:rsidR="001C6C0E">
        <w:fldChar w:fldCharType="begin"/>
      </w:r>
      <w:r w:rsidR="001C6C0E">
        <w:instrText xml:space="preserve"> REF _Ref144115741 \w \h </w:instrText>
      </w:r>
      <w:r w:rsidR="001C6C0E">
        <w:fldChar w:fldCharType="separate"/>
      </w:r>
      <w:del w:id="7111" w:author="Faqir, Sofia (Energy Security)" w:date="2023-11-12T19:47:00Z">
        <w:r w:rsidR="00E473FC">
          <w:delText>5.3</w:delText>
        </w:r>
      </w:del>
      <w:r w:rsidR="001C6C0E">
        <w:fldChar w:fldCharType="end"/>
      </w:r>
      <w:r w:rsidRPr="00462199">
        <w:t xml:space="preserve"> (</w:t>
      </w:r>
      <w:r w:rsidRPr="00462199">
        <w:rPr>
          <w:i/>
        </w:rPr>
        <w:t>Revival of Remedies</w:t>
      </w:r>
      <w:r w:rsidRPr="00462199">
        <w:t>) in relation to any prior Step-In Decision Period).</w:t>
      </w:r>
    </w:p>
    <w:p w14:paraId="2ED670E6" w14:textId="77777777" w:rsidR="00D179D6" w:rsidRPr="00462199" w:rsidRDefault="00D179D6" w:rsidP="00663CB5">
      <w:pPr>
        <w:pStyle w:val="SH2Ashurst"/>
        <w:rPr>
          <w:b/>
          <w:bCs/>
        </w:rPr>
      </w:pPr>
      <w:bookmarkStart w:id="7112" w:name="_Ref144115738"/>
      <w:r w:rsidRPr="00462199">
        <w:rPr>
          <w:b/>
          <w:bCs/>
        </w:rPr>
        <w:t>Statement of Amounts Due</w:t>
      </w:r>
      <w:bookmarkEnd w:id="7112"/>
    </w:p>
    <w:p w14:paraId="73B6054A" w14:textId="77777777" w:rsidR="00D179D6" w:rsidRPr="00462199" w:rsidRDefault="00D179D6" w:rsidP="00663CB5">
      <w:pPr>
        <w:pStyle w:val="SH3Ashurst"/>
      </w:pPr>
      <w:bookmarkStart w:id="7113" w:name="_Ref144115739"/>
      <w:r w:rsidRPr="00462199">
        <w:t>As soon as reasonably practicable, and in any event within thirty (30) days, after the commencement of a Step-In Decision Period, the LCHA Counterparty shall give the [Lender(s)]/[Security Trustee] a statement of any amounts owed by the Producer to the LCHA Counterparty and any outstanding performance obligations of the Producer under the Contract of which the LCHA Counterparty is aware as at the date of the LCHA Counterparty Enforcement Notice.</w:t>
      </w:r>
      <w:bookmarkEnd w:id="7113"/>
    </w:p>
    <w:p w14:paraId="28F5CAA4" w14:textId="77777777" w:rsidR="00D179D6" w:rsidRPr="00462199" w:rsidRDefault="00D179D6" w:rsidP="00663CB5">
      <w:pPr>
        <w:pStyle w:val="SH3Ashurst"/>
      </w:pPr>
      <w:bookmarkStart w:id="7114" w:name="_Ref144115740"/>
      <w:r w:rsidRPr="00462199">
        <w:t xml:space="preserve">For the avoidance of doubt, a failure by the LCHA Counterparty to include in any such statement an amount owed or a performance obligation outstanding under the Contract </w:t>
      </w:r>
      <w:r w:rsidRPr="00462199">
        <w:lastRenderedPageBreak/>
        <w:t>shall not limit in any way the obligations or liabilities of the Producer under the Contract or the obligations or liabilities of the [Lender(s)]/[Security Trustee] or any Appointed Representative or Substitute under or pursuant to this Deed.</w:t>
      </w:r>
      <w:bookmarkEnd w:id="7114"/>
    </w:p>
    <w:p w14:paraId="786BB8A3" w14:textId="77777777" w:rsidR="00D179D6" w:rsidRPr="00462199" w:rsidRDefault="00D179D6" w:rsidP="00663CB5">
      <w:pPr>
        <w:pStyle w:val="SH2Ashurst"/>
        <w:rPr>
          <w:b/>
          <w:bCs/>
        </w:rPr>
      </w:pPr>
      <w:bookmarkStart w:id="7115" w:name="_Ref144115741"/>
      <w:r w:rsidRPr="00462199">
        <w:rPr>
          <w:b/>
          <w:bCs/>
        </w:rPr>
        <w:t>Revival of Remedies</w:t>
      </w:r>
      <w:bookmarkEnd w:id="7115"/>
    </w:p>
    <w:p w14:paraId="579734DB" w14:textId="77777777" w:rsidR="00D179D6" w:rsidRPr="00462199" w:rsidRDefault="00D179D6" w:rsidP="005B3BB9">
      <w:pPr>
        <w:pStyle w:val="B12Ashurst"/>
      </w:pPr>
      <w:r w:rsidRPr="00462199">
        <w:t>If a LCHA Counterparty Enforcement Notice has been given and:</w:t>
      </w:r>
    </w:p>
    <w:p w14:paraId="5ED3A846" w14:textId="77777777" w:rsidR="00D179D6" w:rsidRPr="00462199" w:rsidRDefault="00D179D6" w:rsidP="00663CB5">
      <w:pPr>
        <w:pStyle w:val="SH3Ashurst"/>
      </w:pPr>
      <w:bookmarkStart w:id="7116" w:name="_Ref144115742"/>
      <w:r w:rsidRPr="00462199">
        <w:t>neither the Step-In Date nor the Novation Date has occurred before expiry of the Step-In Decision Period; or</w:t>
      </w:r>
      <w:bookmarkEnd w:id="7116"/>
    </w:p>
    <w:p w14:paraId="78EB62CA" w14:textId="77777777" w:rsidR="00D179D6" w:rsidRPr="00462199" w:rsidRDefault="00D179D6" w:rsidP="00663CB5">
      <w:pPr>
        <w:pStyle w:val="SH3Ashurst"/>
      </w:pPr>
      <w:bookmarkStart w:id="7117" w:name="_Ref144115743"/>
      <w:r w:rsidRPr="00462199">
        <w:t>the Step-In Date has occurred before expiry of the Step-In Decision Period but a Step-Out Date has subsequently occurred without there being a Novation Date,</w:t>
      </w:r>
      <w:bookmarkEnd w:id="7117"/>
    </w:p>
    <w:p w14:paraId="7939C5A8" w14:textId="77777777" w:rsidR="00D179D6" w:rsidRPr="00462199" w:rsidRDefault="00D179D6" w:rsidP="005B3BB9">
      <w:pPr>
        <w:pStyle w:val="B12Ashurst"/>
      </w:pPr>
      <w:r w:rsidRPr="00462199">
        <w:t>the LCHA Counterparty shall be entitled to take LCHA Counterparty Enforcement Action without serving a further LCHA Counterparty Enforcement Notice if the default, event or circumstance in respect of which the LCHA Counterparty gave the LCHA Counterparty Enforcement Notice is subsisting or has not been remedied or cured (whether by the Producer, [Lender(s)]/[Security Trustee] or any other person).</w:t>
      </w:r>
    </w:p>
    <w:p w14:paraId="3860BBFD" w14:textId="77777777" w:rsidR="00D179D6" w:rsidRPr="00462199" w:rsidRDefault="00D179D6" w:rsidP="0033706E">
      <w:pPr>
        <w:pStyle w:val="SH1Ashurst"/>
      </w:pPr>
      <w:bookmarkStart w:id="7118" w:name="_Ref144115744"/>
      <w:bookmarkStart w:id="7119" w:name="_Ref144137912"/>
      <w:bookmarkStart w:id="7120" w:name="_Ref144138273"/>
      <w:bookmarkStart w:id="7121" w:name="_Toc149833787"/>
      <w:r w:rsidRPr="00462199">
        <w:t>Step-In</w:t>
      </w:r>
      <w:bookmarkEnd w:id="7118"/>
      <w:bookmarkEnd w:id="7119"/>
      <w:bookmarkEnd w:id="7120"/>
      <w:bookmarkEnd w:id="7121"/>
    </w:p>
    <w:p w14:paraId="7218996C" w14:textId="77777777" w:rsidR="00D179D6" w:rsidRPr="00462199" w:rsidRDefault="00D179D6" w:rsidP="00663CB5">
      <w:pPr>
        <w:pStyle w:val="SH2Ashurst"/>
        <w:rPr>
          <w:b/>
          <w:bCs/>
        </w:rPr>
      </w:pPr>
      <w:bookmarkStart w:id="7122" w:name="_Ref144115745"/>
      <w:r w:rsidRPr="00462199">
        <w:rPr>
          <w:b/>
          <w:bCs/>
        </w:rPr>
        <w:t>Step-In Notice</w:t>
      </w:r>
      <w:bookmarkEnd w:id="7122"/>
    </w:p>
    <w:p w14:paraId="34C2AD23" w14:textId="77777777" w:rsidR="00D179D6" w:rsidRPr="00462199" w:rsidRDefault="00D179D6" w:rsidP="00663CB5">
      <w:pPr>
        <w:pStyle w:val="SH3Ashurst"/>
      </w:pPr>
      <w:bookmarkStart w:id="7123" w:name="_Ref144115746"/>
      <w:r w:rsidRPr="00462199">
        <w:t xml:space="preserve">At any time during a Step-In Decision Period, the [Lender(s)]/[Security Trustee] may give notice to the LCHA Counterparty (a </w:t>
      </w:r>
      <w:r w:rsidRPr="00462199">
        <w:rPr>
          <w:b/>
        </w:rPr>
        <w:t>"Step-In Notice"</w:t>
      </w:r>
      <w:r w:rsidRPr="00462199">
        <w:t>) specifying:</w:t>
      </w:r>
      <w:bookmarkEnd w:id="7123"/>
    </w:p>
    <w:p w14:paraId="2B78D695" w14:textId="77777777" w:rsidR="00D179D6" w:rsidRPr="00462199" w:rsidRDefault="00D179D6" w:rsidP="00663CB5">
      <w:pPr>
        <w:pStyle w:val="SH4Ashurst"/>
      </w:pPr>
      <w:bookmarkStart w:id="7124" w:name="_Ref144115747"/>
      <w:r w:rsidRPr="00462199">
        <w:t>the Appointed Representative who will give a Step-In Undertaking to the LCHA Counterparty; and</w:t>
      </w:r>
      <w:bookmarkEnd w:id="7124"/>
    </w:p>
    <w:p w14:paraId="55CCD4D0" w14:textId="77777777" w:rsidR="00D179D6" w:rsidRPr="00462199" w:rsidRDefault="00D179D6" w:rsidP="00663CB5">
      <w:pPr>
        <w:pStyle w:val="SH4Ashurst"/>
      </w:pPr>
      <w:bookmarkStart w:id="7125" w:name="_Ref144115748"/>
      <w:r w:rsidRPr="00462199">
        <w:t>the Proposed Step-In Date (which shall be a date no earlier than five (5) Business Days after the date of the Step-In Notice).</w:t>
      </w:r>
      <w:bookmarkEnd w:id="7125"/>
    </w:p>
    <w:p w14:paraId="2E0D22BB" w14:textId="77777777" w:rsidR="00D179D6" w:rsidRPr="00462199" w:rsidRDefault="00D179D6" w:rsidP="00663CB5">
      <w:pPr>
        <w:pStyle w:val="SH3Ashurst"/>
      </w:pPr>
      <w:bookmarkStart w:id="7126" w:name="_Ref144115749"/>
      <w:r w:rsidRPr="00462199">
        <w:t>The Proposed Step-In Date must fall on or prior to the expiry of the Step-In Decision Period.</w:t>
      </w:r>
      <w:bookmarkEnd w:id="7126"/>
    </w:p>
    <w:p w14:paraId="48FA1A61" w14:textId="77777777" w:rsidR="00D179D6" w:rsidRPr="00462199" w:rsidRDefault="00D179D6" w:rsidP="00663CB5">
      <w:pPr>
        <w:pStyle w:val="SH3Ashurst"/>
      </w:pPr>
      <w:bookmarkStart w:id="7127" w:name="_Ref144115750"/>
      <w:r w:rsidRPr="00462199">
        <w:t>The [Lender(s)]/[Security Trustee] may revoke a Step-In Notice at any time prior to the Step-In Date by notice to the LCHA Counterparty, provided that the relevant Step-In Decision Period shall be deemed to have expired on delivery of such notice to the LCHA Counterparty.</w:t>
      </w:r>
      <w:bookmarkEnd w:id="7127"/>
    </w:p>
    <w:p w14:paraId="3DD2C8CA" w14:textId="77777777" w:rsidR="00D179D6" w:rsidRPr="00462199" w:rsidRDefault="00D179D6" w:rsidP="00AA43D9">
      <w:pPr>
        <w:pStyle w:val="SH2Ashurst"/>
        <w:keepNext/>
        <w:rPr>
          <w:b/>
          <w:bCs/>
        </w:rPr>
      </w:pPr>
      <w:bookmarkStart w:id="7128" w:name="_Ref144115751"/>
      <w:r w:rsidRPr="00462199">
        <w:rPr>
          <w:b/>
          <w:bCs/>
        </w:rPr>
        <w:t>Step-In Undertaking</w:t>
      </w:r>
      <w:bookmarkEnd w:id="7128"/>
    </w:p>
    <w:p w14:paraId="5A6DC725" w14:textId="77777777" w:rsidR="00D179D6" w:rsidRPr="00462199" w:rsidRDefault="00D179D6" w:rsidP="005B3BB9">
      <w:pPr>
        <w:pStyle w:val="B12Ashurst"/>
      </w:pPr>
      <w:r w:rsidRPr="00462199">
        <w:t>Unless otherwise agreed by the LCHA Counterparty in its sole and absolute discretion, the [Lender(s)]/[Security Trustee] shall procure that the Appointed Representative gives a Step-In Undertaking to the LCHA Counterparty on the Proposed Step-In Date.</w:t>
      </w:r>
    </w:p>
    <w:p w14:paraId="407DC782" w14:textId="77777777" w:rsidR="00D179D6" w:rsidRPr="00462199" w:rsidRDefault="00D179D6" w:rsidP="0033706E">
      <w:pPr>
        <w:pStyle w:val="SH1Ashurst"/>
      </w:pPr>
      <w:bookmarkStart w:id="7129" w:name="_Ref144115752"/>
      <w:bookmarkStart w:id="7130" w:name="_Ref144137920"/>
      <w:bookmarkStart w:id="7131" w:name="_Toc149833788"/>
      <w:r w:rsidRPr="00462199">
        <w:t>Step-In Period</w:t>
      </w:r>
      <w:bookmarkEnd w:id="7129"/>
      <w:bookmarkEnd w:id="7130"/>
      <w:bookmarkEnd w:id="7131"/>
    </w:p>
    <w:p w14:paraId="345BA3BD" w14:textId="77777777" w:rsidR="00D179D6" w:rsidRPr="00462199" w:rsidRDefault="00D179D6" w:rsidP="00663CB5">
      <w:pPr>
        <w:pStyle w:val="SH2Ashurst"/>
        <w:rPr>
          <w:b/>
          <w:bCs/>
        </w:rPr>
      </w:pPr>
      <w:bookmarkStart w:id="7132" w:name="_Ref144115753"/>
      <w:r w:rsidRPr="00462199">
        <w:rPr>
          <w:b/>
          <w:bCs/>
        </w:rPr>
        <w:t>Step-In Period</w:t>
      </w:r>
      <w:bookmarkEnd w:id="7132"/>
    </w:p>
    <w:p w14:paraId="3AA55783" w14:textId="77777777" w:rsidR="00D179D6" w:rsidRPr="00462199" w:rsidRDefault="00D179D6" w:rsidP="005B3BB9">
      <w:pPr>
        <w:pStyle w:val="B12Ashurst"/>
      </w:pPr>
      <w:r w:rsidRPr="00462199">
        <w:t>During the Step-In Period:</w:t>
      </w:r>
    </w:p>
    <w:p w14:paraId="741B0BDC" w14:textId="77777777" w:rsidR="00D179D6" w:rsidRPr="00462199" w:rsidRDefault="00D179D6" w:rsidP="00663CB5">
      <w:pPr>
        <w:pStyle w:val="SH3Ashurst"/>
      </w:pPr>
      <w:bookmarkStart w:id="7133" w:name="_Ref144115754"/>
      <w:r w:rsidRPr="00462199">
        <w:t xml:space="preserve">the LCHA Counterparty shall deal only with the Appointed Representative and not the Producer and the LCHA Counterparty shall have no liability to the Producer for </w:t>
      </w:r>
      <w:r w:rsidRPr="00462199">
        <w:lastRenderedPageBreak/>
        <w:t>compliance with the instructions of the Appointed Representative or the [Lender(s)]/[Security Trustee] in priority to those of the Producer;</w:t>
      </w:r>
      <w:bookmarkEnd w:id="7133"/>
    </w:p>
    <w:p w14:paraId="4CA2FDDE" w14:textId="77777777" w:rsidR="00D179D6" w:rsidRPr="00462199" w:rsidRDefault="00D179D6" w:rsidP="00663CB5">
      <w:pPr>
        <w:pStyle w:val="SH3Ashurst"/>
      </w:pPr>
      <w:bookmarkStart w:id="7134" w:name="_Ref144115755"/>
      <w:r w:rsidRPr="00462199">
        <w:t xml:space="preserve">the LCHA Counterparty agrees that payment by the Appointed Representative to the LCHA Counterparty of any sums due under the Contract, or performance by the Appointed Representative of any other of the Producer's obligations under the Contract, shall comprise good discharge </w:t>
      </w:r>
      <w:r w:rsidRPr="00462199">
        <w:rPr>
          <w:i/>
        </w:rPr>
        <w:t>pro tanto</w:t>
      </w:r>
      <w:r w:rsidRPr="00462199">
        <w:t xml:space="preserve"> of the Producer's payment and other obligations under the Contract; and</w:t>
      </w:r>
      <w:bookmarkEnd w:id="7134"/>
    </w:p>
    <w:p w14:paraId="23F20CBC" w14:textId="77777777" w:rsidR="00D179D6" w:rsidRPr="00462199" w:rsidRDefault="00D179D6" w:rsidP="00663CB5">
      <w:pPr>
        <w:pStyle w:val="SH3Ashurst"/>
      </w:pPr>
      <w:bookmarkStart w:id="7135" w:name="_Ref144115756"/>
      <w:r w:rsidRPr="00462199">
        <w:t xml:space="preserve">the LCHA Counterparty shall owe its obligations under the Contract to the Producer and the Appointed Representative jointly but performance by the LCHA Counterparty in favour of the Appointed Representative alone shall be a good discharge </w:t>
      </w:r>
      <w:r w:rsidRPr="00462199">
        <w:rPr>
          <w:i/>
        </w:rPr>
        <w:t>pro tanto</w:t>
      </w:r>
      <w:r w:rsidRPr="00462199">
        <w:t xml:space="preserve"> of its obligations under the Contract.</w:t>
      </w:r>
      <w:bookmarkEnd w:id="7135"/>
    </w:p>
    <w:p w14:paraId="17DF4F08" w14:textId="77777777" w:rsidR="00D179D6" w:rsidRPr="00462199" w:rsidRDefault="00D179D6" w:rsidP="00663CB5">
      <w:pPr>
        <w:pStyle w:val="SH2Ashurst"/>
        <w:rPr>
          <w:b/>
          <w:bCs/>
        </w:rPr>
      </w:pPr>
      <w:bookmarkStart w:id="7136" w:name="_Ref144115757"/>
      <w:r w:rsidRPr="00462199">
        <w:rPr>
          <w:b/>
          <w:bCs/>
        </w:rPr>
        <w:t>LCHA Counterparty Enforcement Action during a Step-In Period</w:t>
      </w:r>
      <w:bookmarkEnd w:id="7136"/>
    </w:p>
    <w:p w14:paraId="6CE7AB5D" w14:textId="77777777" w:rsidR="00D179D6" w:rsidRPr="00462199" w:rsidRDefault="00D179D6" w:rsidP="00663CB5">
      <w:pPr>
        <w:pStyle w:val="SH3Ashurst"/>
      </w:pPr>
      <w:bookmarkStart w:id="7137" w:name="_Ref144115758"/>
      <w:r w:rsidRPr="00462199">
        <w:t>During the Step-In Period, the LCHA Counterparty shall be entitled to take LCHA Counterparty Enforcement Action if:</w:t>
      </w:r>
      <w:bookmarkEnd w:id="7137"/>
    </w:p>
    <w:p w14:paraId="0EA5F73D" w14:textId="77777777" w:rsidR="00D179D6" w:rsidRPr="00462199" w:rsidRDefault="00D179D6" w:rsidP="00663CB5">
      <w:pPr>
        <w:pStyle w:val="SH4Ashurst"/>
      </w:pPr>
      <w:bookmarkStart w:id="7138" w:name="_Ref144115759"/>
      <w:r w:rsidRPr="00462199">
        <w:t>the Appointed Representative breaches the terms of the Step-In Undertaking; and</w:t>
      </w:r>
      <w:bookmarkEnd w:id="7138"/>
    </w:p>
    <w:p w14:paraId="100A9ABB" w14:textId="6BA74C6D" w:rsidR="00D179D6" w:rsidRPr="00462199" w:rsidRDefault="00D179D6" w:rsidP="00663CB5">
      <w:pPr>
        <w:pStyle w:val="SH4Ashurst"/>
      </w:pPr>
      <w:bookmarkStart w:id="7139" w:name="_Ref144115760"/>
      <w:r w:rsidRPr="00462199">
        <w:t xml:space="preserve">such breach would, save for the terms of Clause </w:t>
      </w:r>
      <w:r w:rsidR="001C6C0E">
        <w:fldChar w:fldCharType="begin"/>
      </w:r>
      <w:r w:rsidR="001C6C0E">
        <w:instrText xml:space="preserve"> REF _Ref144115737 \w \h </w:instrText>
      </w:r>
      <w:r w:rsidR="001C6C0E">
        <w:fldChar w:fldCharType="separate"/>
      </w:r>
      <w:del w:id="7140" w:author="Faqir, Sofia (Energy Security)" w:date="2023-11-12T19:47:00Z">
        <w:r w:rsidR="00E473FC">
          <w:delText>5.1</w:delText>
        </w:r>
      </w:del>
      <w:r w:rsidR="001C6C0E">
        <w:fldChar w:fldCharType="end"/>
      </w:r>
      <w:r w:rsidRPr="00462199">
        <w:t xml:space="preserve"> (</w:t>
      </w:r>
      <w:r w:rsidRPr="00462199">
        <w:rPr>
          <w:i/>
        </w:rPr>
        <w:t>Suspension of Rights and Remedial Action</w:t>
      </w:r>
      <w:r w:rsidRPr="00462199">
        <w:t>), entitle the LCHA Counterparty to take the relevant LCHA Counterparty Enforcement Action under or in connection with the Contract.</w:t>
      </w:r>
      <w:bookmarkEnd w:id="7139"/>
    </w:p>
    <w:p w14:paraId="01DEBAEC" w14:textId="0A6CD3E1" w:rsidR="00D179D6" w:rsidRPr="00462199" w:rsidRDefault="00D179D6" w:rsidP="00663CB5">
      <w:pPr>
        <w:pStyle w:val="SH3Ashurst"/>
      </w:pPr>
      <w:bookmarkStart w:id="7141" w:name="_Ref144115761"/>
      <w:r w:rsidRPr="00462199">
        <w:t xml:space="preserve">The provisions of Clause </w:t>
      </w:r>
      <w:r w:rsidR="001C6C0E">
        <w:fldChar w:fldCharType="begin"/>
      </w:r>
      <w:r w:rsidR="001C6C0E">
        <w:instrText xml:space="preserve"> REF _Ref144115709 \w \h </w:instrText>
      </w:r>
      <w:r w:rsidR="001C6C0E">
        <w:fldChar w:fldCharType="separate"/>
      </w:r>
      <w:del w:id="7142" w:author="Faqir, Sofia (Energy Security)" w:date="2023-11-12T19:47:00Z">
        <w:r w:rsidR="00E473FC">
          <w:delText>3.3</w:delText>
        </w:r>
      </w:del>
      <w:r w:rsidR="001C6C0E">
        <w:fldChar w:fldCharType="end"/>
      </w:r>
      <w:r w:rsidRPr="00462199">
        <w:t xml:space="preserve"> (</w:t>
      </w:r>
      <w:r w:rsidRPr="00462199">
        <w:rPr>
          <w:i/>
        </w:rPr>
        <w:t>LCHA Counterparty Enforcement Action</w:t>
      </w:r>
      <w:r w:rsidRPr="00462199">
        <w:t xml:space="preserve">) shall not apply to any LCHA Counterparty Enforcement Action taken pursuant to this Clause </w:t>
      </w:r>
      <w:r w:rsidR="001C6C0E">
        <w:fldChar w:fldCharType="begin"/>
      </w:r>
      <w:r w:rsidR="001C6C0E">
        <w:instrText xml:space="preserve"> REF _Ref144115757 \w \h </w:instrText>
      </w:r>
      <w:r w:rsidR="001C6C0E">
        <w:fldChar w:fldCharType="separate"/>
      </w:r>
      <w:del w:id="7143" w:author="Faqir, Sofia (Energy Security)" w:date="2023-11-12T19:47:00Z">
        <w:r w:rsidR="00E473FC">
          <w:delText>7.2</w:delText>
        </w:r>
      </w:del>
      <w:r w:rsidR="001C6C0E">
        <w:fldChar w:fldCharType="end"/>
      </w:r>
      <w:r w:rsidRPr="00462199">
        <w:t>.</w:t>
      </w:r>
      <w:bookmarkEnd w:id="7141"/>
    </w:p>
    <w:p w14:paraId="58B5B20B" w14:textId="77777777" w:rsidR="00D179D6" w:rsidRPr="00462199" w:rsidRDefault="00D179D6" w:rsidP="0033706E">
      <w:pPr>
        <w:pStyle w:val="SH1Ashurst"/>
      </w:pPr>
      <w:bookmarkStart w:id="7144" w:name="_Ref144115762"/>
      <w:bookmarkStart w:id="7145" w:name="_Ref144137868"/>
      <w:bookmarkStart w:id="7146" w:name="_Ref144137930"/>
      <w:bookmarkStart w:id="7147" w:name="_Ref144138282"/>
      <w:bookmarkStart w:id="7148" w:name="_Toc149833789"/>
      <w:r w:rsidRPr="00462199">
        <w:t>Step-Out</w:t>
      </w:r>
      <w:bookmarkEnd w:id="7144"/>
      <w:bookmarkEnd w:id="7145"/>
      <w:bookmarkEnd w:id="7146"/>
      <w:bookmarkEnd w:id="7147"/>
      <w:bookmarkEnd w:id="7148"/>
    </w:p>
    <w:p w14:paraId="4D7C46AF" w14:textId="77777777" w:rsidR="00D179D6" w:rsidRPr="00462199" w:rsidRDefault="00D179D6" w:rsidP="00663CB5">
      <w:pPr>
        <w:pStyle w:val="SH3Ashurst"/>
      </w:pPr>
      <w:bookmarkStart w:id="7149" w:name="_Ref144115763"/>
      <w:r w:rsidRPr="00462199">
        <w:t xml:space="preserve">The Appointed Representative or the [Lender(s)]/[Security Trustee] shall give the LCHA Counterparty at least ten (10) Business Days' prior written notice of the date on which the Appointed Representative will step out (a </w:t>
      </w:r>
      <w:r w:rsidRPr="00462199">
        <w:rPr>
          <w:b/>
        </w:rPr>
        <w:t>"Step-Out Notice"</w:t>
      </w:r>
      <w:r w:rsidRPr="00462199">
        <w:t>).</w:t>
      </w:r>
      <w:bookmarkEnd w:id="7149"/>
    </w:p>
    <w:p w14:paraId="33B08DA1" w14:textId="77777777" w:rsidR="00D179D6" w:rsidRPr="00462199" w:rsidRDefault="00D179D6" w:rsidP="00663CB5">
      <w:pPr>
        <w:pStyle w:val="SH3Ashurst"/>
      </w:pPr>
      <w:bookmarkStart w:id="7150" w:name="_Ref144115764"/>
      <w:r w:rsidRPr="00462199">
        <w:t>Upon the Step-Out Date (howsoever occurring):</w:t>
      </w:r>
      <w:bookmarkEnd w:id="7150"/>
    </w:p>
    <w:p w14:paraId="17361C1A" w14:textId="77777777" w:rsidR="00D179D6" w:rsidRPr="00462199" w:rsidRDefault="00D179D6" w:rsidP="00663CB5">
      <w:pPr>
        <w:pStyle w:val="SH4Ashurst"/>
      </w:pPr>
      <w:bookmarkStart w:id="7151" w:name="_Ref144115765"/>
      <w:r w:rsidRPr="00462199">
        <w:t>all of the Appointed Representative's obligations and liabilities to the LCHA Counterparty under the Step-In Undertaking will be cancelled, other than those for which the Appointed Representative is liable under the Step-In Undertaking and which arose or accrued prior to the Step-Out Date;</w:t>
      </w:r>
      <w:bookmarkEnd w:id="7151"/>
    </w:p>
    <w:p w14:paraId="11E0D748" w14:textId="77777777" w:rsidR="00D179D6" w:rsidRPr="00462199" w:rsidRDefault="00D179D6" w:rsidP="00663CB5">
      <w:pPr>
        <w:pStyle w:val="SH4Ashurst"/>
      </w:pPr>
      <w:bookmarkStart w:id="7152" w:name="_Ref144115766"/>
      <w:r w:rsidRPr="00462199">
        <w:t>all of the Appointed Representative's rights against the LCHA Counterparty under the Step-In Undertaking will be cancelled, other than those which arose or accrued prior to the Step-Out Date; and</w:t>
      </w:r>
      <w:bookmarkEnd w:id="7152"/>
    </w:p>
    <w:p w14:paraId="79AFA3B8" w14:textId="0C0915BD" w:rsidR="00D179D6" w:rsidRPr="00462199" w:rsidRDefault="00D179D6" w:rsidP="00663CB5">
      <w:pPr>
        <w:pStyle w:val="SH4Ashurst"/>
      </w:pPr>
      <w:bookmarkStart w:id="7153" w:name="_Ref144115767"/>
      <w:r w:rsidRPr="00462199">
        <w:t xml:space="preserve">without prejudice to sub-paragraph </w:t>
      </w:r>
      <w:r>
        <w:fldChar w:fldCharType="begin"/>
      </w:r>
      <w:r>
        <w:instrText xml:space="preserve"> REF _Ref144115765 \n \h </w:instrText>
      </w:r>
      <w:r>
        <w:fldChar w:fldCharType="separate"/>
      </w:r>
      <w:del w:id="7154" w:author="Faqir, Sofia (Energy Security)" w:date="2023-11-12T19:47:00Z">
        <w:r w:rsidR="00E473FC">
          <w:delText>i)</w:delText>
        </w:r>
      </w:del>
      <w:r>
        <w:fldChar w:fldCharType="end"/>
      </w:r>
      <w:r w:rsidRPr="00462199">
        <w:t xml:space="preserve"> above, the Appointed Representative will be released from all obligations and liabilities to the LCHA Counterparty under the Contract and this Deed.</w:t>
      </w:r>
      <w:bookmarkEnd w:id="7153"/>
    </w:p>
    <w:p w14:paraId="6228BD62" w14:textId="77777777" w:rsidR="00D179D6" w:rsidRPr="00462199" w:rsidRDefault="00D179D6" w:rsidP="00663CB5">
      <w:pPr>
        <w:pStyle w:val="SH3Ashurst"/>
      </w:pPr>
      <w:bookmarkStart w:id="7155" w:name="_Ref144115768"/>
      <w:r w:rsidRPr="00462199">
        <w:t>The Producer shall continue to be bound by the terms of the Contract notwithstanding the occurrence of the Step-Out Date and the LCHA Counterparty shall continue to be entitled to exercise and enforce all of its rights and remedies under the Contract as against the Producer.</w:t>
      </w:r>
      <w:bookmarkEnd w:id="7155"/>
    </w:p>
    <w:p w14:paraId="4FF63609" w14:textId="77777777" w:rsidR="00D179D6" w:rsidRPr="00462199" w:rsidRDefault="00D179D6" w:rsidP="0033706E">
      <w:pPr>
        <w:pStyle w:val="SH1Ashurst"/>
      </w:pPr>
      <w:bookmarkStart w:id="7156" w:name="_Ref144115769"/>
      <w:bookmarkStart w:id="7157" w:name="_Ref144137944"/>
      <w:bookmarkStart w:id="7158" w:name="_Ref144138226"/>
      <w:bookmarkStart w:id="7159" w:name="_Ref144138249"/>
      <w:bookmarkStart w:id="7160" w:name="_Ref144138303"/>
      <w:bookmarkStart w:id="7161" w:name="_Toc149833790"/>
      <w:r w:rsidRPr="00462199">
        <w:lastRenderedPageBreak/>
        <w:t>Novation</w:t>
      </w:r>
      <w:bookmarkEnd w:id="7156"/>
      <w:bookmarkEnd w:id="7157"/>
      <w:bookmarkEnd w:id="7158"/>
      <w:bookmarkEnd w:id="7159"/>
      <w:bookmarkEnd w:id="7160"/>
      <w:bookmarkEnd w:id="7161"/>
    </w:p>
    <w:p w14:paraId="3383E484" w14:textId="77777777" w:rsidR="00D179D6" w:rsidRPr="00462199" w:rsidRDefault="00D179D6" w:rsidP="00663CB5">
      <w:pPr>
        <w:pStyle w:val="SH2Ashurst"/>
        <w:rPr>
          <w:b/>
          <w:bCs/>
        </w:rPr>
      </w:pPr>
      <w:bookmarkStart w:id="7162" w:name="_Ref144115770"/>
      <w:r w:rsidRPr="00462199">
        <w:rPr>
          <w:b/>
          <w:bCs/>
        </w:rPr>
        <w:t>Proposed Substitution</w:t>
      </w:r>
      <w:bookmarkEnd w:id="7162"/>
    </w:p>
    <w:p w14:paraId="65E26F59" w14:textId="5393B393" w:rsidR="00D179D6" w:rsidRPr="00462199" w:rsidRDefault="00D179D6" w:rsidP="00663CB5">
      <w:pPr>
        <w:pStyle w:val="SH3Ashurst"/>
      </w:pPr>
      <w:bookmarkStart w:id="7163" w:name="_Ref144115771"/>
      <w:r w:rsidRPr="00462199">
        <w:t xml:space="preserve">Subject to paragraph </w:t>
      </w:r>
      <w:r>
        <w:fldChar w:fldCharType="begin"/>
      </w:r>
      <w:r>
        <w:instrText xml:space="preserve"> REF _Ref144115774 \n \h </w:instrText>
      </w:r>
      <w:r>
        <w:fldChar w:fldCharType="separate"/>
      </w:r>
      <w:del w:id="7164" w:author="Faqir, Sofia (Energy Security)" w:date="2023-11-12T19:47:00Z">
        <w:r w:rsidR="00E473FC">
          <w:delText>B)</w:delText>
        </w:r>
      </w:del>
      <w:r>
        <w:fldChar w:fldCharType="end"/>
      </w:r>
      <w:r w:rsidRPr="00462199">
        <w:t xml:space="preserve"> below, at any time:</w:t>
      </w:r>
      <w:bookmarkEnd w:id="7163"/>
    </w:p>
    <w:p w14:paraId="3AD6898A" w14:textId="77777777" w:rsidR="00D179D6" w:rsidRPr="00462199" w:rsidRDefault="00D179D6" w:rsidP="00663CB5">
      <w:pPr>
        <w:pStyle w:val="SH4Ashurst"/>
      </w:pPr>
      <w:bookmarkStart w:id="7165" w:name="_Ref144115772"/>
      <w:r w:rsidRPr="00462199">
        <w:t>during a Step-In Decision Period or a Step-In Period; or</w:t>
      </w:r>
      <w:bookmarkEnd w:id="7165"/>
    </w:p>
    <w:p w14:paraId="536755AA" w14:textId="645CE5EB" w:rsidR="00D179D6" w:rsidRPr="00462199" w:rsidRDefault="00D179D6" w:rsidP="00663CB5">
      <w:pPr>
        <w:pStyle w:val="SH4Ashurst"/>
      </w:pPr>
      <w:bookmarkStart w:id="7166" w:name="_Ref144115773"/>
      <w:r w:rsidRPr="00462199">
        <w:t xml:space="preserve">during which an Event of Default is subsisting (and the LCHA Counterparty may treat as conclusive evidence that an Event of Default is subsisting any notice served by the [Lender(s)]/[Security Trustee] pursuant to this paragraph </w:t>
      </w:r>
      <w:r>
        <w:fldChar w:fldCharType="begin"/>
      </w:r>
      <w:r>
        <w:instrText xml:space="preserve"> REF _Ref144115771 \n \h </w:instrText>
      </w:r>
      <w:r>
        <w:fldChar w:fldCharType="separate"/>
      </w:r>
      <w:del w:id="7167" w:author="Faqir, Sofia (Energy Security)" w:date="2023-11-12T19:47:00Z">
        <w:r w:rsidR="00E473FC">
          <w:delText>A)</w:delText>
        </w:r>
      </w:del>
      <w:r>
        <w:fldChar w:fldCharType="end"/>
      </w:r>
      <w:r w:rsidRPr="00462199">
        <w:t>),</w:t>
      </w:r>
      <w:bookmarkEnd w:id="7166"/>
    </w:p>
    <w:p w14:paraId="3E4E2F21" w14:textId="77777777" w:rsidR="00D179D6" w:rsidRPr="00462199" w:rsidRDefault="00D179D6" w:rsidP="00663CB5">
      <w:pPr>
        <w:pStyle w:val="B3Ashurst"/>
      </w:pPr>
      <w:r w:rsidRPr="00462199">
        <w:t>the [Lender(s)]/[Security Trustee] may give a Novation Notice to the LCHA Counterparty.</w:t>
      </w:r>
    </w:p>
    <w:p w14:paraId="5872CCB2" w14:textId="77777777" w:rsidR="00D179D6" w:rsidRPr="00462199" w:rsidRDefault="00D179D6" w:rsidP="00663CB5">
      <w:pPr>
        <w:pStyle w:val="SH3Ashurst"/>
      </w:pPr>
      <w:bookmarkStart w:id="7168" w:name="_Ref144115774"/>
      <w:r w:rsidRPr="00462199">
        <w:t>The [Lender(s)]/[Security Trustee] shall give the LCHA Counterparty not less than fifteen (15) Business Days' prior notice of the Proposed Novation Date.</w:t>
      </w:r>
      <w:bookmarkEnd w:id="7168"/>
    </w:p>
    <w:p w14:paraId="47239BFC" w14:textId="77777777" w:rsidR="00D179D6" w:rsidRPr="00462199" w:rsidRDefault="00D179D6" w:rsidP="00663CB5">
      <w:pPr>
        <w:pStyle w:val="SH2Ashurst"/>
        <w:rPr>
          <w:b/>
          <w:bCs/>
        </w:rPr>
      </w:pPr>
      <w:bookmarkStart w:id="7169" w:name="_Ref144115775"/>
      <w:r w:rsidRPr="00462199">
        <w:rPr>
          <w:b/>
          <w:bCs/>
        </w:rPr>
        <w:t>Objection to Substitute</w:t>
      </w:r>
      <w:bookmarkEnd w:id="7169"/>
    </w:p>
    <w:p w14:paraId="3C23EBC9" w14:textId="77777777" w:rsidR="00D179D6" w:rsidRPr="00462199" w:rsidRDefault="00D179D6" w:rsidP="005B3BB9">
      <w:pPr>
        <w:pStyle w:val="B12Ashurst"/>
      </w:pPr>
      <w:r w:rsidRPr="00462199">
        <w:t>The LCHA Counterparty may only object to a proposed Substitute if the entry into a Novation Agreement or the Contract with the proposed Substitute would be unenforceable or illegal and the LCHA Counterparty gives notice of its objection to the [Lender(s)]/[Security Trustee] within ten (10) Business Days of receipt by the LCHA Counterparty of the Novation Notice, in which case the [Lender(s)]/[Security Trustee] may propose an alternative Substitute.</w:t>
      </w:r>
    </w:p>
    <w:p w14:paraId="491964AC" w14:textId="77777777" w:rsidR="00D179D6" w:rsidRPr="00462199" w:rsidRDefault="00D179D6" w:rsidP="00663CB5">
      <w:pPr>
        <w:pStyle w:val="SH2Ashurst"/>
        <w:rPr>
          <w:b/>
          <w:bCs/>
        </w:rPr>
      </w:pPr>
      <w:bookmarkStart w:id="7170" w:name="_Ref144115776"/>
      <w:r w:rsidRPr="00462199">
        <w:rPr>
          <w:b/>
          <w:bCs/>
        </w:rPr>
        <w:t>Substitution Procedure</w:t>
      </w:r>
      <w:bookmarkEnd w:id="7170"/>
    </w:p>
    <w:p w14:paraId="6E37EE7A" w14:textId="5AED4834" w:rsidR="00D179D6" w:rsidRPr="00462199" w:rsidRDefault="00D179D6" w:rsidP="00663CB5">
      <w:pPr>
        <w:pStyle w:val="SH3Ashurst"/>
      </w:pPr>
      <w:bookmarkStart w:id="7171" w:name="_Ref144115777"/>
      <w:r w:rsidRPr="00462199">
        <w:t xml:space="preserve">On the Proposed Novation Date or such later date (if any) as the identity of the Substitute is determined pursuant to Clause </w:t>
      </w:r>
      <w:r w:rsidR="001C6C0E">
        <w:fldChar w:fldCharType="begin"/>
      </w:r>
      <w:r w:rsidR="001C6C0E">
        <w:instrText xml:space="preserve"> REF _Ref144115775 \w \h </w:instrText>
      </w:r>
      <w:r w:rsidR="001C6C0E">
        <w:fldChar w:fldCharType="separate"/>
      </w:r>
      <w:del w:id="7172" w:author="Faqir, Sofia (Energy Security)" w:date="2023-11-12T19:47:00Z">
        <w:r w:rsidR="00E473FC">
          <w:delText>9.2</w:delText>
        </w:r>
      </w:del>
      <w:r w:rsidR="001C6C0E">
        <w:fldChar w:fldCharType="end"/>
      </w:r>
      <w:r w:rsidRPr="00462199">
        <w:t xml:space="preserve"> (</w:t>
      </w:r>
      <w:r w:rsidRPr="00462199">
        <w:rPr>
          <w:i/>
        </w:rPr>
        <w:t>Objection to Substitute</w:t>
      </w:r>
      <w:r w:rsidRPr="00462199">
        <w:t>) the LCHA Counterparty and the Producer shall each enter into a Novation Agreement with the Substitute.</w:t>
      </w:r>
      <w:bookmarkEnd w:id="7171"/>
    </w:p>
    <w:p w14:paraId="72C4AFE9" w14:textId="5BF7D8F1" w:rsidR="00D179D6" w:rsidRPr="00462199" w:rsidRDefault="00D179D6" w:rsidP="00663CB5">
      <w:pPr>
        <w:pStyle w:val="SH3Ashurst"/>
      </w:pPr>
      <w:bookmarkStart w:id="7173" w:name="_Ref144115778"/>
      <w:r w:rsidRPr="00462199">
        <w:t>The novation of the Producer's rights and obligations under the Contract pursuant to a Novation Agreement shall be effective from the date (the</w:t>
      </w:r>
      <w:r w:rsidRPr="00462199">
        <w:rPr>
          <w:b/>
        </w:rPr>
        <w:t xml:space="preserve"> "Novation Date"</w:t>
      </w:r>
      <w:r w:rsidRPr="00462199">
        <w:t xml:space="preserve">) which is the latest of the Proposed Novation Date, such later date (if any) as the identity of the Substitute is determined pursuant to Clause </w:t>
      </w:r>
      <w:r w:rsidR="001C6C0E">
        <w:fldChar w:fldCharType="begin"/>
      </w:r>
      <w:r w:rsidR="001C6C0E">
        <w:instrText xml:space="preserve"> REF _Ref144115775 \w \h </w:instrText>
      </w:r>
      <w:r w:rsidR="001C6C0E">
        <w:fldChar w:fldCharType="separate"/>
      </w:r>
      <w:del w:id="7174" w:author="Faqir, Sofia (Energy Security)" w:date="2023-11-12T19:47:00Z">
        <w:r w:rsidR="00E473FC">
          <w:delText>9.2</w:delText>
        </w:r>
      </w:del>
      <w:r w:rsidR="001C6C0E">
        <w:fldChar w:fldCharType="end"/>
      </w:r>
      <w:r w:rsidRPr="00462199">
        <w:t xml:space="preserve"> (</w:t>
      </w:r>
      <w:r w:rsidRPr="00462199">
        <w:rPr>
          <w:i/>
        </w:rPr>
        <w:t>Objection to Substitute</w:t>
      </w:r>
      <w:r w:rsidRPr="00462199">
        <w:t xml:space="preserve">) and the date upon which each of the following </w:t>
      </w:r>
      <w:r w:rsidR="007248B2" w:rsidRPr="007248B2">
        <w:t>condition</w:t>
      </w:r>
      <w:r w:rsidRPr="00462199">
        <w:t>s is satisfied, namely:</w:t>
      </w:r>
      <w:bookmarkEnd w:id="7173"/>
    </w:p>
    <w:p w14:paraId="7E9D6591" w14:textId="77777777" w:rsidR="00D179D6" w:rsidRPr="00462199" w:rsidRDefault="00D179D6" w:rsidP="00663CB5">
      <w:pPr>
        <w:pStyle w:val="SH4Ashurst"/>
      </w:pPr>
      <w:bookmarkStart w:id="7175" w:name="_Ref144115779"/>
      <w:r w:rsidRPr="00462199">
        <w:t>the LCHA Counterparty having received, in form and content satisfactory to the LCHA Counterparty acting reasonably:</w:t>
      </w:r>
      <w:bookmarkEnd w:id="7175"/>
    </w:p>
    <w:p w14:paraId="774E697A" w14:textId="77777777" w:rsidR="00D179D6" w:rsidRPr="00462199" w:rsidRDefault="00D179D6" w:rsidP="00663CB5">
      <w:pPr>
        <w:pStyle w:val="SH5Ashurst"/>
      </w:pPr>
      <w:bookmarkStart w:id="7176" w:name="_Ref144115780"/>
      <w:r w:rsidRPr="00462199">
        <w:t>a certified copy of the constitutional documents and certificate of incorporation and any certificate of incorporation on change of name of the Substitute; and</w:t>
      </w:r>
      <w:bookmarkEnd w:id="7176"/>
    </w:p>
    <w:p w14:paraId="16316CA0" w14:textId="77777777" w:rsidR="00D179D6" w:rsidRPr="00462199" w:rsidRDefault="00D179D6" w:rsidP="00663CB5">
      <w:pPr>
        <w:pStyle w:val="SH5Ashurst"/>
      </w:pPr>
      <w:bookmarkStart w:id="7177" w:name="_Ref144115781"/>
      <w:r w:rsidRPr="00462199">
        <w:t>evidence of compliance by the Substitute with "know your customer" or similar identification procedures or checks under all applicable laws and regulations pursuant to the transactions contemplated by the Novation Agreement, the Contract and the other LCHA Documents;</w:t>
      </w:r>
      <w:bookmarkEnd w:id="7177"/>
    </w:p>
    <w:p w14:paraId="012100FC" w14:textId="77777777" w:rsidR="00D179D6" w:rsidRPr="00462199" w:rsidRDefault="00D179D6" w:rsidP="00663CB5">
      <w:pPr>
        <w:pStyle w:val="SH4Ashurst"/>
      </w:pPr>
      <w:bookmarkStart w:id="7178" w:name="_Ref144115782"/>
      <w:r w:rsidRPr="00462199">
        <w:t>the LCHA Counterparty having received a legal opinion addressed to the LCHA Counterparty, in form and content reasonably satisfactory to the LCHA Counterparty, from the legal advisers to the Substitute confirming that the Substitute:</w:t>
      </w:r>
      <w:bookmarkEnd w:id="7178"/>
    </w:p>
    <w:p w14:paraId="6A2F6244" w14:textId="77777777" w:rsidR="00D179D6" w:rsidRPr="00462199" w:rsidRDefault="00D179D6" w:rsidP="00663CB5">
      <w:pPr>
        <w:pStyle w:val="SH5Ashurst"/>
      </w:pPr>
      <w:bookmarkStart w:id="7179" w:name="_Ref144115783"/>
      <w:r w:rsidRPr="00462199">
        <w:lastRenderedPageBreak/>
        <w:t>is duly formed and validly existing under the laws of the jurisdiction of its formation; and</w:t>
      </w:r>
      <w:bookmarkEnd w:id="7179"/>
    </w:p>
    <w:p w14:paraId="36D9B6AD" w14:textId="77777777" w:rsidR="00D179D6" w:rsidRPr="00462199" w:rsidRDefault="00D179D6" w:rsidP="00663CB5">
      <w:pPr>
        <w:pStyle w:val="SH5Ashurst"/>
      </w:pPr>
      <w:bookmarkStart w:id="7180" w:name="_Ref144115784"/>
      <w:r w:rsidRPr="00462199">
        <w:t>has the power to enter into and perform, and has taken all necessary action to authorise its entry into and performance of, the Contract and the other LCHA Documents;</w:t>
      </w:r>
      <w:bookmarkEnd w:id="7180"/>
    </w:p>
    <w:p w14:paraId="5941E655" w14:textId="77777777" w:rsidR="00D179D6" w:rsidRPr="00462199" w:rsidRDefault="00D179D6" w:rsidP="00663CB5">
      <w:pPr>
        <w:pStyle w:val="SH4Ashurst"/>
      </w:pPr>
      <w:bookmarkStart w:id="7181" w:name="_Ref144115785"/>
      <w:r w:rsidRPr="00462199">
        <w:t>the LCHA Counterparty having received written confirmation from the LCHA Settlement Services Provider that:</w:t>
      </w:r>
      <w:bookmarkEnd w:id="7181"/>
    </w:p>
    <w:p w14:paraId="502E42C3" w14:textId="77777777" w:rsidR="00D179D6" w:rsidRPr="00462199" w:rsidRDefault="00D179D6" w:rsidP="00663CB5">
      <w:pPr>
        <w:pStyle w:val="SH5Ashurst"/>
      </w:pPr>
      <w:bookmarkStart w:id="7182" w:name="_Ref144115786"/>
      <w:r w:rsidRPr="00462199">
        <w:t>it has received the LCHA Settlement Required Information which is required from the Substitute prior to the Proposed Novation Date or such later date, as the case may be; and</w:t>
      </w:r>
      <w:bookmarkEnd w:id="7182"/>
    </w:p>
    <w:p w14:paraId="19C424A9" w14:textId="77777777" w:rsidR="00D179D6" w:rsidRPr="00462199" w:rsidRDefault="00D179D6" w:rsidP="00663CB5">
      <w:pPr>
        <w:pStyle w:val="SH5Ashurst"/>
      </w:pPr>
      <w:bookmarkStart w:id="7183" w:name="_Ref144115787"/>
      <w:r w:rsidRPr="00462199">
        <w:t>the Substitute has in place the systems and processes which are necessary for the continued provision of the LCHA Settlement Required Information;</w:t>
      </w:r>
      <w:bookmarkEnd w:id="7183"/>
    </w:p>
    <w:p w14:paraId="14BF1780" w14:textId="77777777" w:rsidR="00D179D6" w:rsidRPr="00462199" w:rsidRDefault="00D179D6" w:rsidP="00663CB5">
      <w:pPr>
        <w:pStyle w:val="SH4Ashurst"/>
      </w:pPr>
      <w:bookmarkStart w:id="7184" w:name="_Ref144115788"/>
      <w:r w:rsidRPr="00462199">
        <w:t>the Substitute being or having become the legal and beneficial owner of the Facility, subject only to any third party rights arising by reason of any security interest created or subsisting over or in respect of the Facility; and</w:t>
      </w:r>
      <w:bookmarkEnd w:id="7184"/>
    </w:p>
    <w:p w14:paraId="01F55482" w14:textId="1AE4C6E1" w:rsidR="00D179D6" w:rsidRPr="00462199" w:rsidRDefault="00D179D6" w:rsidP="00663CB5">
      <w:pPr>
        <w:pStyle w:val="SH4Ashurst"/>
      </w:pPr>
      <w:bookmarkStart w:id="7185" w:name="_Ref144115789"/>
      <w:r w:rsidRPr="00462199">
        <w:t xml:space="preserve">any collateral required to be in place under </w:t>
      </w:r>
      <w:r w:rsidR="007248B2" w:rsidRPr="007248B2">
        <w:t>Condition</w:t>
      </w:r>
      <w:r w:rsidRPr="00462199">
        <w:t xml:space="preserve"> </w:t>
      </w:r>
      <w:r w:rsidR="00E61BC0">
        <w:fldChar w:fldCharType="begin"/>
      </w:r>
      <w:r w:rsidR="00E61BC0">
        <w:instrText xml:space="preserve"> REF _Ref144482697 \n \h </w:instrText>
      </w:r>
      <w:r w:rsidR="00E61BC0">
        <w:fldChar w:fldCharType="separate"/>
      </w:r>
      <w:del w:id="7186" w:author="Faqir, Sofia (Energy Security)" w:date="2023-11-12T19:47:00Z">
        <w:r w:rsidR="00E473FC">
          <w:delText>56</w:delText>
        </w:r>
      </w:del>
      <w:r w:rsidR="00E61BC0">
        <w:fldChar w:fldCharType="end"/>
      </w:r>
      <w:r w:rsidRPr="00462199">
        <w:t xml:space="preserve"> (</w:t>
      </w:r>
      <w:r w:rsidRPr="00462199">
        <w:rPr>
          <w:i/>
        </w:rPr>
        <w:t>Collateral Requirement</w:t>
      </w:r>
      <w:r w:rsidRPr="00462199">
        <w:t xml:space="preserve">) or </w:t>
      </w:r>
      <w:r w:rsidR="002C29DA">
        <w:fldChar w:fldCharType="begin"/>
      </w:r>
      <w:r w:rsidR="002C29DA">
        <w:instrText xml:space="preserve"> REF _Ref145501743 \r \h </w:instrText>
      </w:r>
      <w:r w:rsidR="002C29DA">
        <w:fldChar w:fldCharType="separate"/>
      </w:r>
      <w:del w:id="7187" w:author="Faqir, Sofia (Energy Security)" w:date="2023-11-12T19:47:00Z">
        <w:r w:rsidR="00E473FC">
          <w:delText>57</w:delText>
        </w:r>
      </w:del>
      <w:r w:rsidR="002C29DA">
        <w:fldChar w:fldCharType="end"/>
      </w:r>
      <w:r w:rsidRPr="00462199">
        <w:t xml:space="preserve"> (</w:t>
      </w:r>
      <w:r w:rsidRPr="00462199">
        <w:rPr>
          <w:i/>
        </w:rPr>
        <w:t>Acceptable Collateral</w:t>
      </w:r>
      <w:r w:rsidRPr="00462199">
        <w:t>) of the Contract having been provided by or on behalf of the Substitute.</w:t>
      </w:r>
      <w:bookmarkEnd w:id="7185"/>
    </w:p>
    <w:p w14:paraId="3BB7ABE2" w14:textId="77777777" w:rsidR="00D179D6" w:rsidRPr="00462199" w:rsidRDefault="00D179D6" w:rsidP="00663CB5">
      <w:pPr>
        <w:pStyle w:val="SH3Ashurst"/>
      </w:pPr>
      <w:bookmarkStart w:id="7188" w:name="_Ref144115790"/>
      <w:r w:rsidRPr="00462199">
        <w:t>The LCHA Counterparty shall notify the [Lender(s)]/[Security Trustee] and the Substitute of the Novation Date as soon as reasonably practicable after it has occurred.</w:t>
      </w:r>
      <w:bookmarkEnd w:id="7188"/>
    </w:p>
    <w:p w14:paraId="1049E0D6" w14:textId="55AE644D" w:rsidR="00D179D6" w:rsidRPr="00462199" w:rsidRDefault="00D179D6" w:rsidP="00663CB5">
      <w:pPr>
        <w:pStyle w:val="SH3Ashurst"/>
      </w:pPr>
      <w:bookmarkStart w:id="7189" w:name="_Ref144115791"/>
      <w:r w:rsidRPr="00462199">
        <w:t xml:space="preserve">At the [Lender(s)]/[Security Trustee]'s cost, the LCHA Counterparty shall, subject to and in accordance with </w:t>
      </w:r>
      <w:r w:rsidR="007248B2" w:rsidRPr="007248B2">
        <w:t>Condition</w:t>
      </w:r>
      <w:r w:rsidRPr="00462199">
        <w:t xml:space="preserve"> </w:t>
      </w:r>
      <w:r w:rsidR="00E61BC0">
        <w:fldChar w:fldCharType="begin"/>
      </w:r>
      <w:r w:rsidR="00E61BC0">
        <w:instrText xml:space="preserve"> REF _Ref144115274 \n \h </w:instrText>
      </w:r>
      <w:r w:rsidR="00E61BC0">
        <w:fldChar w:fldCharType="separate"/>
      </w:r>
      <w:del w:id="7190" w:author="Faqir, Sofia (Energy Security)" w:date="2023-11-12T19:47:00Z">
        <w:r w:rsidR="00E473FC">
          <w:delText>81.6</w:delText>
        </w:r>
      </w:del>
      <w:r w:rsidR="00E61BC0">
        <w:fldChar w:fldCharType="end"/>
      </w:r>
      <w:r w:rsidRPr="00462199">
        <w:t xml:space="preserve"> (</w:t>
      </w:r>
      <w:r w:rsidRPr="00462199">
        <w:rPr>
          <w:i/>
        </w:rPr>
        <w:t>Permitted assignment by the Producer</w:t>
      </w:r>
      <w:r w:rsidRPr="00462199">
        <w:t>) of the Contract, enter into a direct agreement with the [Lender(s)]/[Security Trustee] (or such other representative of the lenders lending to such Substitute) and the Substitute on substantially the same terms as this Deed and effective from the Novation Date.</w:t>
      </w:r>
      <w:bookmarkEnd w:id="7189"/>
    </w:p>
    <w:p w14:paraId="7D433327" w14:textId="77777777" w:rsidR="00D179D6" w:rsidRPr="00462199" w:rsidRDefault="00D179D6" w:rsidP="0033706E">
      <w:pPr>
        <w:pStyle w:val="SH1Ashurst"/>
      </w:pPr>
      <w:bookmarkStart w:id="7191" w:name="_Ref144115792"/>
      <w:bookmarkStart w:id="7192" w:name="_Toc149833791"/>
      <w:r w:rsidRPr="00462199">
        <w:t>Duration</w:t>
      </w:r>
      <w:bookmarkEnd w:id="7191"/>
      <w:bookmarkEnd w:id="7192"/>
    </w:p>
    <w:p w14:paraId="160E4EF7" w14:textId="77777777" w:rsidR="00D179D6" w:rsidRPr="00462199" w:rsidRDefault="00D179D6" w:rsidP="00663CB5">
      <w:pPr>
        <w:pStyle w:val="SH2Ashurst"/>
      </w:pPr>
      <w:bookmarkStart w:id="7193" w:name="_Ref144115793"/>
      <w:r w:rsidRPr="00462199">
        <w:t>This Deed shall commence on the date hereof and shall continue in full force and effect until the first to occur of:</w:t>
      </w:r>
      <w:bookmarkEnd w:id="7193"/>
    </w:p>
    <w:p w14:paraId="3DF80D82" w14:textId="77777777" w:rsidR="00D179D6" w:rsidRPr="00462199" w:rsidRDefault="00D179D6" w:rsidP="00663CB5">
      <w:pPr>
        <w:pStyle w:val="SH3Ashurst"/>
      </w:pPr>
      <w:bookmarkStart w:id="7194" w:name="_Ref144115794"/>
      <w:r w:rsidRPr="00462199">
        <w:t>the Finance Party Discharge Date;</w:t>
      </w:r>
      <w:bookmarkEnd w:id="7194"/>
    </w:p>
    <w:p w14:paraId="702AFB68" w14:textId="77777777" w:rsidR="00D179D6" w:rsidRPr="00462199" w:rsidRDefault="00D179D6" w:rsidP="00663CB5">
      <w:pPr>
        <w:pStyle w:val="SH3Ashurst"/>
      </w:pPr>
      <w:bookmarkStart w:id="7195" w:name="_Ref144115795"/>
      <w:r w:rsidRPr="00462199">
        <w:t>expiry of the term of the Contract;</w:t>
      </w:r>
      <w:bookmarkEnd w:id="7195"/>
    </w:p>
    <w:p w14:paraId="3BFBB40D" w14:textId="77777777" w:rsidR="00D179D6" w:rsidRPr="00462199" w:rsidRDefault="00D179D6" w:rsidP="00663CB5">
      <w:pPr>
        <w:pStyle w:val="SH3Ashurst"/>
      </w:pPr>
      <w:bookmarkStart w:id="7196" w:name="_Ref144115796"/>
      <w:r w:rsidRPr="00462199">
        <w:t>the termination or revocation of the Contract (in accordance with the Contract and this Deed); and</w:t>
      </w:r>
      <w:bookmarkEnd w:id="7196"/>
    </w:p>
    <w:p w14:paraId="42372685" w14:textId="77777777" w:rsidR="00D179D6" w:rsidRPr="00462199" w:rsidRDefault="00D179D6" w:rsidP="00663CB5">
      <w:pPr>
        <w:pStyle w:val="SH3Ashurst"/>
      </w:pPr>
      <w:bookmarkStart w:id="7197" w:name="_Ref144115797"/>
      <w:r w:rsidRPr="00462199">
        <w:t>the NQE Termination Trigger Date,</w:t>
      </w:r>
      <w:bookmarkEnd w:id="7197"/>
    </w:p>
    <w:p w14:paraId="58CDA750" w14:textId="77777777" w:rsidR="00D179D6" w:rsidRPr="00462199" w:rsidRDefault="00D179D6" w:rsidP="005B3BB9">
      <w:pPr>
        <w:pStyle w:val="B12Ashurst"/>
      </w:pPr>
      <w:r w:rsidRPr="00462199">
        <w:t>in each case without prejudice to any accrued rights and obligations arising pursuant to this Deed existing at the date of termination.</w:t>
      </w:r>
    </w:p>
    <w:p w14:paraId="64989096" w14:textId="77777777" w:rsidR="00D179D6" w:rsidRPr="00462199" w:rsidRDefault="00D179D6" w:rsidP="00663CB5">
      <w:pPr>
        <w:pStyle w:val="SH2Ashurst"/>
      </w:pPr>
      <w:bookmarkStart w:id="7198" w:name="_Ref144115798"/>
      <w:r w:rsidRPr="00462199">
        <w:t>The [Lender(s)]/[Security Trustee] shall promptly notify the LCHA Counterparty of the occurrence of the Finance Party Discharge Date.</w:t>
      </w:r>
      <w:bookmarkEnd w:id="7198"/>
    </w:p>
    <w:p w14:paraId="4BEFB33E" w14:textId="77777777" w:rsidR="00D179D6" w:rsidRPr="00462199" w:rsidRDefault="00D179D6" w:rsidP="00663CB5">
      <w:pPr>
        <w:pStyle w:val="SH2Ashurst"/>
      </w:pPr>
      <w:bookmarkStart w:id="7199" w:name="_Ref144115799"/>
      <w:r w:rsidRPr="00462199">
        <w:lastRenderedPageBreak/>
        <w:t>The [Lender(s)]/[Security Trustee] shall promptly notify the LCHA Counterparty upon becoming aware of the occurrence of a Non-Qualification Event.</w:t>
      </w:r>
      <w:bookmarkEnd w:id="7199"/>
    </w:p>
    <w:p w14:paraId="45BC28D1" w14:textId="77777777" w:rsidR="00D179D6" w:rsidRPr="00462199" w:rsidRDefault="00D179D6" w:rsidP="00663CB5">
      <w:pPr>
        <w:pStyle w:val="SH2Ashurst"/>
      </w:pPr>
      <w:bookmarkStart w:id="7200" w:name="_Ref144115800"/>
      <w:r w:rsidRPr="00462199">
        <w:t>The [Lender(s)]/[Security Trustee] shall not exercise any rights under this Deed after becoming aware that a Non-Qualification Event is in operation as at the date when the right to exercise such rights would otherwise have arisen.</w:t>
      </w:r>
      <w:bookmarkEnd w:id="7200"/>
    </w:p>
    <w:p w14:paraId="5E76A4DA" w14:textId="77777777" w:rsidR="00D179D6" w:rsidRPr="00462199" w:rsidRDefault="00D179D6" w:rsidP="00663CB5">
      <w:pPr>
        <w:pStyle w:val="SH1Ashurst"/>
      </w:pPr>
      <w:bookmarkStart w:id="7201" w:name="_Ref144115801"/>
      <w:bookmarkStart w:id="7202" w:name="_Toc149833792"/>
      <w:r w:rsidRPr="00462199">
        <w:t>Changes to Parties</w:t>
      </w:r>
      <w:bookmarkEnd w:id="7201"/>
      <w:bookmarkEnd w:id="7202"/>
    </w:p>
    <w:p w14:paraId="089F319D" w14:textId="77777777" w:rsidR="00D179D6" w:rsidRPr="00462199" w:rsidRDefault="00D179D6" w:rsidP="00663CB5">
      <w:pPr>
        <w:pStyle w:val="SH2Ashurst"/>
        <w:keepNext/>
        <w:rPr>
          <w:b/>
          <w:bCs/>
        </w:rPr>
      </w:pPr>
      <w:bookmarkStart w:id="7203" w:name="_Ref144115802"/>
      <w:r w:rsidRPr="00462199">
        <w:rPr>
          <w:b/>
          <w:bCs/>
        </w:rPr>
        <w:t>Benefit of Deed</w:t>
      </w:r>
      <w:bookmarkEnd w:id="7203"/>
    </w:p>
    <w:p w14:paraId="5E3F1585" w14:textId="77777777" w:rsidR="00D179D6" w:rsidRPr="00462199" w:rsidRDefault="00D179D6" w:rsidP="005B3BB9">
      <w:pPr>
        <w:pStyle w:val="B12Ashurst"/>
      </w:pPr>
      <w:r w:rsidRPr="00462199">
        <w:t>This Deed shall benefit and be binding on the Parties, their respective successors and any permitted assignee or transferee of all or some of a Party's rights and obligations under this Deed.</w:t>
      </w:r>
    </w:p>
    <w:p w14:paraId="35298614" w14:textId="77777777" w:rsidR="00D179D6" w:rsidRPr="00462199" w:rsidRDefault="00D179D6" w:rsidP="00663CB5">
      <w:pPr>
        <w:pStyle w:val="SH2Ashurst"/>
        <w:rPr>
          <w:b/>
          <w:bCs/>
        </w:rPr>
      </w:pPr>
      <w:bookmarkStart w:id="7204" w:name="_Ref144115803"/>
      <w:r w:rsidRPr="00462199">
        <w:rPr>
          <w:b/>
          <w:bCs/>
        </w:rPr>
        <w:t>Assignment</w:t>
      </w:r>
      <w:bookmarkEnd w:id="7204"/>
    </w:p>
    <w:p w14:paraId="15098349" w14:textId="37546BE0" w:rsidR="00D179D6" w:rsidRPr="00462199" w:rsidRDefault="00D179D6" w:rsidP="005B3BB9">
      <w:pPr>
        <w:pStyle w:val="B12Ashurst"/>
      </w:pPr>
      <w:r w:rsidRPr="00462199">
        <w:t xml:space="preserve">Save as provided in Clause </w:t>
      </w:r>
      <w:r w:rsidR="001C6C0E">
        <w:fldChar w:fldCharType="begin"/>
      </w:r>
      <w:r w:rsidR="001C6C0E">
        <w:instrText xml:space="preserve"> REF _Ref144138226 \w \h </w:instrText>
      </w:r>
      <w:r w:rsidR="001C6C0E">
        <w:fldChar w:fldCharType="separate"/>
      </w:r>
      <w:del w:id="7205" w:author="Faqir, Sofia (Energy Security)" w:date="2023-11-12T19:47:00Z">
        <w:r w:rsidR="00E473FC">
          <w:delText>9</w:delText>
        </w:r>
      </w:del>
      <w:r w:rsidR="001C6C0E">
        <w:fldChar w:fldCharType="end"/>
      </w:r>
      <w:r w:rsidRPr="00462199">
        <w:t xml:space="preserve"> (</w:t>
      </w:r>
      <w:r w:rsidRPr="00462199">
        <w:rPr>
          <w:i/>
        </w:rPr>
        <w:t>Novation</w:t>
      </w:r>
      <w:r w:rsidRPr="00462199">
        <w:t xml:space="preserve">) or Clause </w:t>
      </w:r>
      <w:r w:rsidRPr="00462199">
        <w:fldChar w:fldCharType="begin"/>
      </w:r>
      <w:r w:rsidRPr="00462199">
        <w:instrText xml:space="preserve">  REF _Ref144115804 \r \h \* MERGEFORMAT </w:instrText>
      </w:r>
      <w:r w:rsidRPr="00462199">
        <w:fldChar w:fldCharType="separate"/>
      </w:r>
      <w:del w:id="7206" w:author="Faqir, Sofia (Energy Security)" w:date="2023-11-12T19:47:00Z">
        <w:r w:rsidR="00E473FC" w:rsidRPr="00E473FC">
          <w:rPr>
            <w:color w:val="000000"/>
          </w:rPr>
          <w:delText>11.3</w:delText>
        </w:r>
      </w:del>
      <w:r w:rsidRPr="00462199">
        <w:fldChar w:fldCharType="end"/>
      </w:r>
      <w:r w:rsidRPr="00462199">
        <w:t xml:space="preserve"> (</w:t>
      </w:r>
      <w:r w:rsidRPr="00462199">
        <w:rPr>
          <w:i/>
        </w:rPr>
        <w:t>Assignment by the [Lender(s)]/[Security Trustee]</w:t>
      </w:r>
      <w:r w:rsidRPr="00462199">
        <w:t>), neither the [Lender(s)]/[Security Trustee] nor the Producer may assign, transfer, novate or otherwise dispose of all or any of their respective rights, benefits or obligations under this Deed without the prior consent of the other Parties.</w:t>
      </w:r>
    </w:p>
    <w:p w14:paraId="28FE4F14" w14:textId="77777777" w:rsidR="00D179D6" w:rsidRPr="00462199" w:rsidRDefault="00D179D6" w:rsidP="00663CB5">
      <w:pPr>
        <w:pStyle w:val="SH2Ashurst"/>
        <w:rPr>
          <w:b/>
          <w:bCs/>
        </w:rPr>
      </w:pPr>
      <w:bookmarkStart w:id="7207" w:name="_Ref144115804"/>
      <w:r w:rsidRPr="00462199">
        <w:rPr>
          <w:b/>
          <w:bCs/>
        </w:rPr>
        <w:t>Assignment by the [Lender(s)]/[Security Trustee]</w:t>
      </w:r>
      <w:bookmarkEnd w:id="7207"/>
    </w:p>
    <w:p w14:paraId="3F2C77A6" w14:textId="77777777" w:rsidR="00D179D6" w:rsidRPr="00462199" w:rsidRDefault="00D179D6" w:rsidP="005B3BB9">
      <w:pPr>
        <w:pStyle w:val="B12Ashurst"/>
      </w:pPr>
      <w:r w:rsidRPr="00462199">
        <w:t>The [Lender(s)]/[Security Trustee] may assign or transfer [its]/[their respective] rights under this Deed to any successor [Lender(s)]/[Security Trustee] without the consent of the LCHA Counterparty.</w:t>
      </w:r>
    </w:p>
    <w:p w14:paraId="27F6FCCA" w14:textId="77777777" w:rsidR="00D179D6" w:rsidRPr="00462199" w:rsidRDefault="00D179D6" w:rsidP="00663CB5">
      <w:pPr>
        <w:pStyle w:val="SH2Ashurst"/>
        <w:rPr>
          <w:b/>
          <w:bCs/>
        </w:rPr>
      </w:pPr>
      <w:bookmarkStart w:id="7208" w:name="_Ref144115805"/>
      <w:r w:rsidRPr="00462199">
        <w:rPr>
          <w:b/>
          <w:bCs/>
        </w:rPr>
        <w:t>Producer's Acknowledgement</w:t>
      </w:r>
      <w:bookmarkEnd w:id="7208"/>
    </w:p>
    <w:p w14:paraId="494C90EC" w14:textId="77777777" w:rsidR="00D179D6" w:rsidRPr="00462199" w:rsidRDefault="00D179D6" w:rsidP="005B3BB9">
      <w:pPr>
        <w:pStyle w:val="B12Ashurst"/>
      </w:pPr>
      <w:r w:rsidRPr="00462199">
        <w:t>The Producer joins in this Deed to acknowledge and consent to the arrangements set out in it and agrees not knowingly to do or omit to do anything that may prevent either of the other Parties from enforcing its rights under this Deed.</w:t>
      </w:r>
    </w:p>
    <w:p w14:paraId="196088C6" w14:textId="77777777" w:rsidR="00D179D6" w:rsidRPr="00462199" w:rsidRDefault="00D179D6" w:rsidP="0033706E">
      <w:pPr>
        <w:pStyle w:val="SH1Ashurst"/>
      </w:pPr>
      <w:bookmarkStart w:id="7209" w:name="_Ref144115806"/>
      <w:bookmarkStart w:id="7210" w:name="_Ref144138238"/>
      <w:bookmarkStart w:id="7211" w:name="_Toc149833793"/>
      <w:r w:rsidRPr="00462199">
        <w:t>Notices</w:t>
      </w:r>
      <w:bookmarkEnd w:id="7209"/>
      <w:bookmarkEnd w:id="7210"/>
      <w:bookmarkEnd w:id="7211"/>
    </w:p>
    <w:p w14:paraId="276BE202" w14:textId="77777777" w:rsidR="00D179D6" w:rsidRPr="00462199" w:rsidRDefault="00D179D6" w:rsidP="00663CB5">
      <w:pPr>
        <w:pStyle w:val="SH2Ashurst"/>
        <w:rPr>
          <w:b/>
          <w:bCs/>
        </w:rPr>
      </w:pPr>
      <w:bookmarkStart w:id="7212" w:name="_Ref144115807"/>
      <w:r w:rsidRPr="00462199">
        <w:rPr>
          <w:b/>
          <w:bCs/>
        </w:rPr>
        <w:t>Communications in Writing</w:t>
      </w:r>
      <w:bookmarkEnd w:id="7212"/>
    </w:p>
    <w:p w14:paraId="70CA248A" w14:textId="77777777" w:rsidR="00D179D6" w:rsidRPr="00462199" w:rsidRDefault="00D179D6" w:rsidP="005B3BB9">
      <w:pPr>
        <w:pStyle w:val="B12Ashurst"/>
      </w:pPr>
      <w:r w:rsidRPr="00462199">
        <w:t>Any communications to be made pursuant to or in connection with this Deed shall be made in writing and, shall be effective only if they are in writing and in English. Faxes are not permitted but email is permitted.</w:t>
      </w:r>
    </w:p>
    <w:p w14:paraId="15E8BCB8" w14:textId="77777777" w:rsidR="00D179D6" w:rsidRPr="00462199" w:rsidRDefault="00D179D6" w:rsidP="00AA43D9">
      <w:pPr>
        <w:pStyle w:val="SH2Ashurst"/>
        <w:keepNext/>
        <w:rPr>
          <w:b/>
          <w:bCs/>
        </w:rPr>
      </w:pPr>
      <w:bookmarkStart w:id="7213" w:name="_Ref144115808"/>
      <w:r w:rsidRPr="00462199">
        <w:rPr>
          <w:b/>
          <w:bCs/>
        </w:rPr>
        <w:t>Addresses</w:t>
      </w:r>
      <w:bookmarkEnd w:id="7213"/>
    </w:p>
    <w:p w14:paraId="1C9C989E" w14:textId="77777777" w:rsidR="00D179D6" w:rsidRPr="00462199" w:rsidRDefault="00D179D6" w:rsidP="005B3BB9">
      <w:pPr>
        <w:pStyle w:val="B12Ashurst"/>
      </w:pPr>
      <w:r w:rsidRPr="00462199">
        <w:t>The address (and the department or officer, if any, for whose attention the communication is to be made) of each Party for any communication or document to be made or delivered under or in connection with this Deed is as follows:</w:t>
      </w:r>
    </w:p>
    <w:p w14:paraId="3E979A99" w14:textId="77777777" w:rsidR="00D179D6" w:rsidRPr="00462199" w:rsidRDefault="00D179D6" w:rsidP="00663CB5">
      <w:pPr>
        <w:pStyle w:val="SH3Ashurst"/>
        <w:rPr>
          <w:b/>
          <w:bCs/>
        </w:rPr>
      </w:pPr>
      <w:bookmarkStart w:id="7214" w:name="_Ref144115809"/>
      <w:r w:rsidRPr="00462199">
        <w:rPr>
          <w:b/>
          <w:bCs/>
        </w:rPr>
        <w:t>LCHA Counterparty</w:t>
      </w:r>
      <w:bookmarkEnd w:id="7214"/>
    </w:p>
    <w:tbl>
      <w:tblPr>
        <w:tblW w:w="7596" w:type="dxa"/>
        <w:tblInd w:w="1406" w:type="dxa"/>
        <w:tblCellMar>
          <w:left w:w="10" w:type="dxa"/>
          <w:right w:w="10" w:type="dxa"/>
        </w:tblCellMar>
        <w:tblLook w:val="04A0" w:firstRow="1" w:lastRow="0" w:firstColumn="1" w:lastColumn="0" w:noHBand="0" w:noVBand="1"/>
      </w:tblPr>
      <w:tblGrid>
        <w:gridCol w:w="1566"/>
        <w:gridCol w:w="6030"/>
      </w:tblGrid>
      <w:tr w:rsidR="00D179D6" w:rsidRPr="00462199" w14:paraId="4B0D6CA3" w14:textId="77777777" w:rsidTr="00663CB5">
        <w:tc>
          <w:tcPr>
            <w:tcW w:w="1566" w:type="dxa"/>
            <w:tcMar>
              <w:left w:w="108" w:type="dxa"/>
              <w:right w:w="108" w:type="dxa"/>
            </w:tcMar>
          </w:tcPr>
          <w:p w14:paraId="5912B812" w14:textId="77777777" w:rsidR="00D179D6" w:rsidRPr="00462199" w:rsidRDefault="00D179D6" w:rsidP="00AA43D9">
            <w:pPr>
              <w:pStyle w:val="TableAshurst"/>
            </w:pPr>
            <w:r w:rsidRPr="00462199">
              <w:t>Address:</w:t>
            </w:r>
          </w:p>
        </w:tc>
        <w:tc>
          <w:tcPr>
            <w:tcW w:w="6030" w:type="dxa"/>
            <w:tcMar>
              <w:left w:w="108" w:type="dxa"/>
              <w:right w:w="108" w:type="dxa"/>
            </w:tcMar>
          </w:tcPr>
          <w:p w14:paraId="3E2C783C" w14:textId="77777777" w:rsidR="00D179D6" w:rsidRPr="00462199" w:rsidRDefault="00D179D6" w:rsidP="00AA43D9">
            <w:pPr>
              <w:pStyle w:val="TableAshurst"/>
            </w:pPr>
            <w:r w:rsidRPr="00462199">
              <w:t>Low Carbon Contracts Company, 10 South Colonnade, London, England E14 4PU</w:t>
            </w:r>
          </w:p>
        </w:tc>
      </w:tr>
      <w:tr w:rsidR="00D179D6" w:rsidRPr="00462199" w14:paraId="701439AC" w14:textId="77777777" w:rsidTr="00663CB5">
        <w:tc>
          <w:tcPr>
            <w:tcW w:w="1566" w:type="dxa"/>
            <w:tcMar>
              <w:left w:w="108" w:type="dxa"/>
              <w:right w:w="108" w:type="dxa"/>
            </w:tcMar>
          </w:tcPr>
          <w:p w14:paraId="5D0D970F" w14:textId="77777777" w:rsidR="00D179D6" w:rsidRPr="00462199" w:rsidRDefault="00D179D6" w:rsidP="00AA43D9">
            <w:pPr>
              <w:pStyle w:val="TableAshurst"/>
            </w:pPr>
            <w:r w:rsidRPr="00462199">
              <w:t>Attention:</w:t>
            </w:r>
          </w:p>
        </w:tc>
        <w:tc>
          <w:tcPr>
            <w:tcW w:w="6030" w:type="dxa"/>
            <w:tcMar>
              <w:left w:w="108" w:type="dxa"/>
              <w:right w:w="108" w:type="dxa"/>
            </w:tcMar>
          </w:tcPr>
          <w:p w14:paraId="6D68FF3A" w14:textId="77777777" w:rsidR="00D179D6" w:rsidRPr="00462199" w:rsidRDefault="00D179D6" w:rsidP="00AA43D9">
            <w:pPr>
              <w:pStyle w:val="TableAshurst"/>
            </w:pPr>
            <w:r w:rsidRPr="00462199">
              <w:t>Head of Contract Management</w:t>
            </w:r>
          </w:p>
        </w:tc>
      </w:tr>
    </w:tbl>
    <w:p w14:paraId="52F56103" w14:textId="77777777" w:rsidR="00D179D6" w:rsidRPr="00462199" w:rsidRDefault="00D179D6" w:rsidP="005B4E21">
      <w:pPr>
        <w:pStyle w:val="SH3Ashurst"/>
      </w:pPr>
      <w:bookmarkStart w:id="7215" w:name="_Ref144115810"/>
      <w:r w:rsidRPr="00462199">
        <w:rPr>
          <w:b/>
        </w:rPr>
        <w:t>[Lender(s)]/[Security Trustee]</w:t>
      </w:r>
      <w:bookmarkEnd w:id="7215"/>
    </w:p>
    <w:tbl>
      <w:tblPr>
        <w:tblW w:w="0" w:type="auto"/>
        <w:tblInd w:w="1406" w:type="dxa"/>
        <w:tblLayout w:type="fixed"/>
        <w:tblCellMar>
          <w:left w:w="10" w:type="dxa"/>
          <w:right w:w="10" w:type="dxa"/>
        </w:tblCellMar>
        <w:tblLook w:val="04A0" w:firstRow="1" w:lastRow="0" w:firstColumn="1" w:lastColumn="0" w:noHBand="0" w:noVBand="1"/>
      </w:tblPr>
      <w:tblGrid>
        <w:gridCol w:w="1566"/>
        <w:gridCol w:w="6030"/>
      </w:tblGrid>
      <w:tr w:rsidR="00D179D6" w:rsidRPr="00462199" w14:paraId="47D107BE" w14:textId="77777777" w:rsidTr="00663CB5">
        <w:tc>
          <w:tcPr>
            <w:tcW w:w="1566" w:type="dxa"/>
            <w:tcMar>
              <w:left w:w="108" w:type="dxa"/>
              <w:right w:w="108" w:type="dxa"/>
            </w:tcMar>
          </w:tcPr>
          <w:p w14:paraId="2A978EBA" w14:textId="77777777" w:rsidR="00D179D6" w:rsidRPr="00462199" w:rsidRDefault="00D179D6" w:rsidP="00AA43D9">
            <w:pPr>
              <w:pStyle w:val="TableAshurst"/>
            </w:pPr>
            <w:r w:rsidRPr="00462199">
              <w:lastRenderedPageBreak/>
              <w:t>Address:</w:t>
            </w:r>
          </w:p>
        </w:tc>
        <w:tc>
          <w:tcPr>
            <w:tcW w:w="6030" w:type="dxa"/>
            <w:tcMar>
              <w:left w:w="108" w:type="dxa"/>
              <w:right w:w="108" w:type="dxa"/>
            </w:tcMar>
          </w:tcPr>
          <w:p w14:paraId="134B38DC" w14:textId="77777777" w:rsidR="00D179D6" w:rsidRPr="00462199" w:rsidRDefault="00D179D6" w:rsidP="00AA43D9">
            <w:pPr>
              <w:pStyle w:val="TableAshurst"/>
            </w:pPr>
            <w:r w:rsidRPr="00462199">
              <w:t>[</w:t>
            </w:r>
            <w:r w:rsidRPr="00462199">
              <w:fldChar w:fldCharType="begin"/>
            </w:r>
            <w:r w:rsidRPr="00462199">
              <w:instrText xml:space="preserve"> SYMBOL 108\f wingdings \s11\h \* MERGEFORMAT </w:instrText>
            </w:r>
            <w:r w:rsidRPr="00462199">
              <w:fldChar w:fldCharType="end"/>
            </w:r>
            <w:r w:rsidRPr="00462199">
              <w:t>]</w:t>
            </w:r>
          </w:p>
        </w:tc>
      </w:tr>
      <w:tr w:rsidR="00D179D6" w:rsidRPr="00462199" w14:paraId="5C46285A" w14:textId="77777777" w:rsidTr="00663CB5">
        <w:tc>
          <w:tcPr>
            <w:tcW w:w="1566" w:type="dxa"/>
            <w:tcMar>
              <w:left w:w="108" w:type="dxa"/>
              <w:right w:w="108" w:type="dxa"/>
            </w:tcMar>
          </w:tcPr>
          <w:p w14:paraId="3922EA3A" w14:textId="77777777" w:rsidR="00D179D6" w:rsidRPr="00462199" w:rsidRDefault="00D179D6" w:rsidP="00AA43D9">
            <w:pPr>
              <w:pStyle w:val="TableAshurst"/>
            </w:pPr>
            <w:r w:rsidRPr="00462199">
              <w:t>Attention:</w:t>
            </w:r>
          </w:p>
        </w:tc>
        <w:tc>
          <w:tcPr>
            <w:tcW w:w="6030" w:type="dxa"/>
            <w:tcMar>
              <w:left w:w="108" w:type="dxa"/>
              <w:right w:w="108" w:type="dxa"/>
            </w:tcMar>
          </w:tcPr>
          <w:p w14:paraId="0B80839F" w14:textId="77777777" w:rsidR="00D179D6" w:rsidRPr="00462199" w:rsidRDefault="00D179D6" w:rsidP="00AA43D9">
            <w:pPr>
              <w:pStyle w:val="TableAshurst"/>
            </w:pPr>
            <w:r w:rsidRPr="00462199">
              <w:t>[</w:t>
            </w:r>
            <w:r w:rsidRPr="00462199">
              <w:fldChar w:fldCharType="begin"/>
            </w:r>
            <w:r w:rsidRPr="00462199">
              <w:instrText xml:space="preserve"> SYMBOL 108\f wingdings \s11\h \* MERGEFORMAT </w:instrText>
            </w:r>
            <w:r w:rsidRPr="00462199">
              <w:fldChar w:fldCharType="end"/>
            </w:r>
            <w:r w:rsidRPr="00462199">
              <w:t>]</w:t>
            </w:r>
          </w:p>
        </w:tc>
      </w:tr>
    </w:tbl>
    <w:p w14:paraId="0A86EA60" w14:textId="77777777" w:rsidR="00D179D6" w:rsidRPr="00462199" w:rsidRDefault="00D179D6" w:rsidP="005B4E21">
      <w:pPr>
        <w:pStyle w:val="SH3Ashurst"/>
      </w:pPr>
      <w:bookmarkStart w:id="7216" w:name="_Ref144115811"/>
      <w:r w:rsidRPr="00462199">
        <w:rPr>
          <w:b/>
        </w:rPr>
        <w:t>Producer</w:t>
      </w:r>
      <w:bookmarkEnd w:id="7216"/>
    </w:p>
    <w:tbl>
      <w:tblPr>
        <w:tblW w:w="0" w:type="auto"/>
        <w:tblInd w:w="1406" w:type="dxa"/>
        <w:tblLayout w:type="fixed"/>
        <w:tblCellMar>
          <w:left w:w="10" w:type="dxa"/>
          <w:right w:w="10" w:type="dxa"/>
        </w:tblCellMar>
        <w:tblLook w:val="04A0" w:firstRow="1" w:lastRow="0" w:firstColumn="1" w:lastColumn="0" w:noHBand="0" w:noVBand="1"/>
      </w:tblPr>
      <w:tblGrid>
        <w:gridCol w:w="1566"/>
        <w:gridCol w:w="6030"/>
      </w:tblGrid>
      <w:tr w:rsidR="00D179D6" w:rsidRPr="00462199" w14:paraId="48AF1C63" w14:textId="77777777" w:rsidTr="00663CB5">
        <w:tc>
          <w:tcPr>
            <w:tcW w:w="1566" w:type="dxa"/>
            <w:tcMar>
              <w:left w:w="108" w:type="dxa"/>
              <w:right w:w="108" w:type="dxa"/>
            </w:tcMar>
          </w:tcPr>
          <w:p w14:paraId="74DA2B01" w14:textId="77777777" w:rsidR="00D179D6" w:rsidRPr="00462199" w:rsidRDefault="00D179D6" w:rsidP="00AA43D9">
            <w:pPr>
              <w:pStyle w:val="TableAshurst"/>
            </w:pPr>
            <w:r w:rsidRPr="00462199">
              <w:t>Address:</w:t>
            </w:r>
          </w:p>
        </w:tc>
        <w:tc>
          <w:tcPr>
            <w:tcW w:w="6030" w:type="dxa"/>
            <w:tcMar>
              <w:left w:w="108" w:type="dxa"/>
              <w:right w:w="108" w:type="dxa"/>
            </w:tcMar>
          </w:tcPr>
          <w:p w14:paraId="70B0C62A" w14:textId="77777777" w:rsidR="00D179D6" w:rsidRPr="00462199" w:rsidRDefault="00D179D6" w:rsidP="00AA43D9">
            <w:pPr>
              <w:pStyle w:val="TableAshurst"/>
            </w:pPr>
            <w:r w:rsidRPr="00462199">
              <w:t>[</w:t>
            </w:r>
            <w:r w:rsidRPr="00462199">
              <w:fldChar w:fldCharType="begin"/>
            </w:r>
            <w:r w:rsidRPr="00462199">
              <w:instrText xml:space="preserve"> SYMBOL 108\f wingdings \s11\h \* MERGEFORMAT </w:instrText>
            </w:r>
            <w:r w:rsidRPr="00462199">
              <w:fldChar w:fldCharType="end"/>
            </w:r>
            <w:r w:rsidRPr="00462199">
              <w:t>]</w:t>
            </w:r>
          </w:p>
        </w:tc>
      </w:tr>
      <w:tr w:rsidR="00D179D6" w:rsidRPr="00462199" w14:paraId="795C661F" w14:textId="77777777" w:rsidTr="00663CB5">
        <w:tc>
          <w:tcPr>
            <w:tcW w:w="1566" w:type="dxa"/>
            <w:tcMar>
              <w:left w:w="108" w:type="dxa"/>
              <w:right w:w="108" w:type="dxa"/>
            </w:tcMar>
          </w:tcPr>
          <w:p w14:paraId="00E0E7CC" w14:textId="77777777" w:rsidR="00D179D6" w:rsidRPr="00462199" w:rsidRDefault="00D179D6" w:rsidP="00AA43D9">
            <w:pPr>
              <w:pStyle w:val="TableAshurst"/>
            </w:pPr>
            <w:r w:rsidRPr="00462199">
              <w:t>Attention:</w:t>
            </w:r>
          </w:p>
        </w:tc>
        <w:tc>
          <w:tcPr>
            <w:tcW w:w="6030" w:type="dxa"/>
            <w:tcMar>
              <w:left w:w="108" w:type="dxa"/>
              <w:right w:w="108" w:type="dxa"/>
            </w:tcMar>
          </w:tcPr>
          <w:p w14:paraId="4F292AD1" w14:textId="77777777" w:rsidR="00D179D6" w:rsidRPr="00462199" w:rsidRDefault="00D179D6" w:rsidP="00AA43D9">
            <w:pPr>
              <w:pStyle w:val="TableAshurst"/>
            </w:pPr>
            <w:r w:rsidRPr="00462199">
              <w:t>[</w:t>
            </w:r>
            <w:r w:rsidRPr="00462199">
              <w:fldChar w:fldCharType="begin"/>
            </w:r>
            <w:r w:rsidRPr="00462199">
              <w:instrText xml:space="preserve"> SYMBOL 108\f wingdings \s11\h \* MERGEFORMAT </w:instrText>
            </w:r>
            <w:r w:rsidRPr="00462199">
              <w:fldChar w:fldCharType="end"/>
            </w:r>
            <w:r w:rsidRPr="00462199">
              <w:t>]</w:t>
            </w:r>
          </w:p>
        </w:tc>
      </w:tr>
    </w:tbl>
    <w:p w14:paraId="68C6A287" w14:textId="77777777" w:rsidR="00D179D6" w:rsidRPr="00462199" w:rsidRDefault="00D179D6" w:rsidP="00663CB5">
      <w:pPr>
        <w:pStyle w:val="NormalAshurst"/>
        <w:spacing w:after="0"/>
      </w:pPr>
    </w:p>
    <w:p w14:paraId="27560B35" w14:textId="77777777" w:rsidR="00D179D6" w:rsidRPr="00462199" w:rsidRDefault="00D179D6" w:rsidP="00663CB5">
      <w:pPr>
        <w:pStyle w:val="SH2Ashurst"/>
        <w:rPr>
          <w:b/>
          <w:bCs/>
        </w:rPr>
      </w:pPr>
      <w:bookmarkStart w:id="7217" w:name="_Ref144115812"/>
      <w:r w:rsidRPr="00462199">
        <w:rPr>
          <w:b/>
          <w:bCs/>
        </w:rPr>
        <w:t>Changes to Notice Details</w:t>
      </w:r>
      <w:bookmarkEnd w:id="7217"/>
    </w:p>
    <w:p w14:paraId="2AF8B4E4" w14:textId="3CBB4FAF" w:rsidR="00D179D6" w:rsidRPr="00462199" w:rsidRDefault="00D179D6" w:rsidP="005B3BB9">
      <w:pPr>
        <w:pStyle w:val="B12Ashurst"/>
      </w:pPr>
      <w:r w:rsidRPr="00462199">
        <w:t xml:space="preserve">A Party may change its notice details on giving notice to the other Party in accordance with this Clause </w:t>
      </w:r>
      <w:r w:rsidR="001C6C0E">
        <w:fldChar w:fldCharType="begin"/>
      </w:r>
      <w:r w:rsidR="001C6C0E">
        <w:instrText xml:space="preserve"> REF _Ref144138238 \w \h </w:instrText>
      </w:r>
      <w:r w:rsidR="001C6C0E">
        <w:fldChar w:fldCharType="separate"/>
      </w:r>
      <w:del w:id="7218" w:author="Faqir, Sofia (Energy Security)" w:date="2023-11-12T19:47:00Z">
        <w:r w:rsidR="00E473FC">
          <w:delText>12</w:delText>
        </w:r>
      </w:del>
      <w:r w:rsidR="001C6C0E">
        <w:fldChar w:fldCharType="end"/>
      </w:r>
      <w:r w:rsidRPr="00462199">
        <w:t xml:space="preserve"> (</w:t>
      </w:r>
      <w:r w:rsidRPr="00462199">
        <w:rPr>
          <w:i/>
        </w:rPr>
        <w:t>Notices</w:t>
      </w:r>
      <w:r w:rsidRPr="00462199">
        <w:t>). Such notice shall be effective only from:</w:t>
      </w:r>
    </w:p>
    <w:p w14:paraId="224050FE" w14:textId="77777777" w:rsidR="00D179D6" w:rsidRPr="00462199" w:rsidRDefault="00D179D6" w:rsidP="00663CB5">
      <w:pPr>
        <w:pStyle w:val="SH3Ashurst"/>
      </w:pPr>
      <w:bookmarkStart w:id="7219" w:name="_Ref144115813"/>
      <w:r w:rsidRPr="00462199">
        <w:t>the date specified in such notice (being not less than three (3) Business Days after the date of delivery or deemed delivery of such notice); or</w:t>
      </w:r>
      <w:bookmarkEnd w:id="7219"/>
    </w:p>
    <w:p w14:paraId="186FE2AA" w14:textId="77777777" w:rsidR="00D179D6" w:rsidRPr="00462199" w:rsidRDefault="00D179D6" w:rsidP="00663CB5">
      <w:pPr>
        <w:pStyle w:val="SH3Ashurst"/>
      </w:pPr>
      <w:bookmarkStart w:id="7220" w:name="_Ref144115814"/>
      <w:r w:rsidRPr="00462199">
        <w:t>(if no date is specified in such notice or the date specified is fewer than three (3) Business Days after the date of delivery or deemed delivery of such notice) the date falling three (3) Business Days after the notification has been received.</w:t>
      </w:r>
      <w:bookmarkEnd w:id="7220"/>
    </w:p>
    <w:p w14:paraId="175744B0" w14:textId="77777777" w:rsidR="00D179D6" w:rsidRPr="00462199" w:rsidRDefault="00D179D6" w:rsidP="00663CB5">
      <w:pPr>
        <w:pStyle w:val="SH2Ashurst"/>
        <w:rPr>
          <w:b/>
          <w:bCs/>
        </w:rPr>
      </w:pPr>
      <w:bookmarkStart w:id="7221" w:name="_Ref144115815"/>
      <w:r w:rsidRPr="00462199">
        <w:rPr>
          <w:b/>
          <w:bCs/>
        </w:rPr>
        <w:t>Deemed Delivery</w:t>
      </w:r>
      <w:bookmarkEnd w:id="7221"/>
    </w:p>
    <w:p w14:paraId="09F2DEDF" w14:textId="77777777" w:rsidR="00D179D6" w:rsidRPr="00462199" w:rsidRDefault="00D179D6" w:rsidP="005B3BB9">
      <w:pPr>
        <w:pStyle w:val="B12Ashurst"/>
      </w:pPr>
      <w:r w:rsidRPr="00462199">
        <w:t>Any notice given pursuant to or in connection with this Deed shall, in the absence of evidence of earlier receipt, be deemed to have been received:</w:t>
      </w:r>
    </w:p>
    <w:p w14:paraId="455CB6B3" w14:textId="77777777" w:rsidR="00D179D6" w:rsidRPr="00462199" w:rsidRDefault="00D179D6" w:rsidP="00663CB5">
      <w:pPr>
        <w:pStyle w:val="SH3Ashurst"/>
      </w:pPr>
      <w:bookmarkStart w:id="7222" w:name="_Ref144115816"/>
      <w:r w:rsidRPr="00462199">
        <w:t>if delivered by hand, on the Business Day of delivery or, if delivered on a day other than a Business Day, on the next Business Day after the date of delivery;</w:t>
      </w:r>
      <w:bookmarkEnd w:id="7222"/>
    </w:p>
    <w:p w14:paraId="10D9D8E2" w14:textId="77777777" w:rsidR="00D179D6" w:rsidRPr="00462199" w:rsidRDefault="00D179D6" w:rsidP="00663CB5">
      <w:pPr>
        <w:pStyle w:val="SH3Ashurst"/>
      </w:pPr>
      <w:bookmarkStart w:id="7223" w:name="_Ref144115817"/>
      <w:r w:rsidRPr="00462199">
        <w:t>if sent by first class post within the United Kingdom, on the third (3rd) Business Day after the day of posting;</w:t>
      </w:r>
      <w:bookmarkEnd w:id="7223"/>
    </w:p>
    <w:p w14:paraId="10620024" w14:textId="77777777" w:rsidR="00D179D6" w:rsidRPr="00462199" w:rsidRDefault="00D179D6" w:rsidP="00663CB5">
      <w:pPr>
        <w:pStyle w:val="SH3Ashurst"/>
      </w:pPr>
      <w:bookmarkStart w:id="7224" w:name="_Ref144115818"/>
      <w:r w:rsidRPr="00462199">
        <w:t>if sent from one country to another, on the fifth (5th) Business Day after the day of posting; or</w:t>
      </w:r>
      <w:bookmarkEnd w:id="7224"/>
    </w:p>
    <w:p w14:paraId="1AAC14BC" w14:textId="77777777" w:rsidR="00D179D6" w:rsidRPr="00462199" w:rsidRDefault="00D179D6" w:rsidP="00663CB5">
      <w:pPr>
        <w:pStyle w:val="SH3Ashurst"/>
      </w:pPr>
      <w:bookmarkStart w:id="7225" w:name="_Ref144115819"/>
      <w:r w:rsidRPr="00462199">
        <w:t>if sent by email, when sent except that an email shall be deemed not to have been sent if the sender receives a delivery failure notification,</w:t>
      </w:r>
      <w:bookmarkEnd w:id="7225"/>
    </w:p>
    <w:p w14:paraId="56A437DA" w14:textId="77777777" w:rsidR="00D179D6" w:rsidRPr="00462199" w:rsidRDefault="00D179D6" w:rsidP="005B3BB9">
      <w:pPr>
        <w:pStyle w:val="B12Ashurst"/>
      </w:pPr>
      <w:r w:rsidRPr="00462199">
        <w:t>provided that any notice given outside Working Hours in the place to which it is addressed (or, in the case of a notice sent by email, the location of the person to whom it is addressed) shall be deemed not to have been given until the start of the next period of Working Hours in such place.</w:t>
      </w:r>
    </w:p>
    <w:p w14:paraId="74FF91F0" w14:textId="77777777" w:rsidR="00D179D6" w:rsidRPr="00462199" w:rsidRDefault="00D179D6" w:rsidP="0033706E">
      <w:pPr>
        <w:pStyle w:val="SH1Ashurst"/>
      </w:pPr>
      <w:bookmarkStart w:id="7226" w:name="_Ref144115820"/>
      <w:bookmarkStart w:id="7227" w:name="_Toc149833794"/>
      <w:r w:rsidRPr="00462199">
        <w:t>Miscellaneous</w:t>
      </w:r>
      <w:bookmarkEnd w:id="7226"/>
      <w:bookmarkEnd w:id="7227"/>
    </w:p>
    <w:p w14:paraId="0B8EAC09" w14:textId="77777777" w:rsidR="00D179D6" w:rsidRPr="00462199" w:rsidRDefault="00D179D6" w:rsidP="00663CB5">
      <w:pPr>
        <w:pStyle w:val="SH2Ashurst"/>
        <w:rPr>
          <w:b/>
          <w:bCs/>
        </w:rPr>
      </w:pPr>
      <w:bookmarkStart w:id="7228" w:name="_Ref144115821"/>
      <w:r w:rsidRPr="00462199">
        <w:rPr>
          <w:b/>
          <w:bCs/>
        </w:rPr>
        <w:t>Limited Recourse</w:t>
      </w:r>
      <w:bookmarkEnd w:id="7228"/>
    </w:p>
    <w:p w14:paraId="7B6A94E1" w14:textId="77777777" w:rsidR="00D179D6" w:rsidRPr="00462199" w:rsidRDefault="00D179D6" w:rsidP="005B3BB9">
      <w:pPr>
        <w:pStyle w:val="B12Ashurst"/>
      </w:pPr>
      <w:r w:rsidRPr="00462199">
        <w:t>Notwithstanding any other provision of this Deed:</w:t>
      </w:r>
    </w:p>
    <w:p w14:paraId="42DE841C" w14:textId="77777777" w:rsidR="00D179D6" w:rsidRPr="00462199" w:rsidRDefault="00D179D6" w:rsidP="00663CB5">
      <w:pPr>
        <w:pStyle w:val="SH3Ashurst"/>
      </w:pPr>
      <w:bookmarkStart w:id="7229" w:name="_Ref144115822"/>
      <w:r w:rsidRPr="00462199">
        <w:t>the liability of the LCHA Counterparty pursuant to this Deed shall not exceed the aggregate of the amounts from time to time received and held by the LCHA Counterparty, and allocated to the Contract, in accordance with the [Funding Mechanism]; and</w:t>
      </w:r>
      <w:bookmarkEnd w:id="7229"/>
    </w:p>
    <w:p w14:paraId="6D7EF020" w14:textId="78ECC835" w:rsidR="00D179D6" w:rsidRPr="00462199" w:rsidRDefault="00D179D6" w:rsidP="00663CB5">
      <w:pPr>
        <w:pStyle w:val="SH3Ashurst"/>
      </w:pPr>
      <w:bookmarkStart w:id="7230" w:name="_Ref144115823"/>
      <w:r w:rsidRPr="00462199">
        <w:lastRenderedPageBreak/>
        <w:t xml:space="preserve">the LCHA Counterparty shall not be in default pursuant to this Deed in not making any payment that is due and owing if and to the extent that it shall not have received the amounts and other funds referred to in paragraph </w:t>
      </w:r>
      <w:r>
        <w:fldChar w:fldCharType="begin"/>
      </w:r>
      <w:r>
        <w:instrText xml:space="preserve"> REF _Ref144115822 \w \h </w:instrText>
      </w:r>
      <w:r>
        <w:fldChar w:fldCharType="separate"/>
      </w:r>
      <w:del w:id="7231" w:author="Faqir, Sofia (Energy Security)" w:date="2023-11-12T19:47:00Z">
        <w:r w:rsidR="00E473FC">
          <w:delText>13.1(A)</w:delText>
        </w:r>
      </w:del>
      <w:r>
        <w:fldChar w:fldCharType="end"/>
      </w:r>
      <w:r w:rsidRPr="00462199">
        <w:t xml:space="preserve"> above which are necessary to make such payment, but if and to the extent that such payment is not made, the LCHA Counterparty shall continue to owe an amount equal to the amount of the payment due and owing but not paid and shall make such payment promptly (and in any event within two (2) Business Days) after and to the extent of its receipt of such corresponding and allocated amounts and other funds.</w:t>
      </w:r>
      <w:bookmarkEnd w:id="7230"/>
    </w:p>
    <w:p w14:paraId="39CEE02E" w14:textId="77777777" w:rsidR="00D179D6" w:rsidRPr="00462199" w:rsidRDefault="00D179D6" w:rsidP="00663CB5">
      <w:pPr>
        <w:pStyle w:val="SH2Ashurst"/>
        <w:rPr>
          <w:b/>
          <w:bCs/>
        </w:rPr>
      </w:pPr>
      <w:bookmarkStart w:id="7232" w:name="_Ref144115824"/>
      <w:r w:rsidRPr="00462199">
        <w:rPr>
          <w:b/>
          <w:bCs/>
        </w:rPr>
        <w:t>Amendments</w:t>
      </w:r>
      <w:bookmarkEnd w:id="7232"/>
    </w:p>
    <w:p w14:paraId="507B158F" w14:textId="77777777" w:rsidR="00D179D6" w:rsidRPr="00462199" w:rsidRDefault="00D179D6" w:rsidP="005B3BB9">
      <w:pPr>
        <w:pStyle w:val="B12Ashurst"/>
      </w:pPr>
      <w:r w:rsidRPr="00462199">
        <w:t>This Deed may not be amended, waived, supplemented or otherwise varied unless in writing and signed by or on behalf of all of the Parties.</w:t>
      </w:r>
    </w:p>
    <w:p w14:paraId="1CF6E86B" w14:textId="77777777" w:rsidR="00D179D6" w:rsidRPr="00462199" w:rsidRDefault="00D179D6" w:rsidP="00663CB5">
      <w:pPr>
        <w:pStyle w:val="SH2Ashurst"/>
        <w:rPr>
          <w:b/>
          <w:bCs/>
        </w:rPr>
      </w:pPr>
      <w:bookmarkStart w:id="7233" w:name="_Ref144115825"/>
      <w:r w:rsidRPr="00462199">
        <w:rPr>
          <w:b/>
          <w:bCs/>
        </w:rPr>
        <w:t>Remedies and Waivers</w:t>
      </w:r>
      <w:bookmarkEnd w:id="7233"/>
    </w:p>
    <w:p w14:paraId="473EFFB3" w14:textId="77777777" w:rsidR="00D179D6" w:rsidRPr="00462199" w:rsidRDefault="00D179D6" w:rsidP="005B3BB9">
      <w:pPr>
        <w:pStyle w:val="B12Ashurst"/>
      </w:pPr>
      <w:r w:rsidRPr="00462199">
        <w:t>No failure to exercise, nor any delay in exercising, any power, right or remedy under this Deed shall operate as a waiver, nor shall any single or partial exercise of any right or remedy prevent any further or other exercise or the exercise of any other right or remedy. The rights and remedies provided in this Deed are cumulative and not exclusive of any rights or remedies provided by law.</w:t>
      </w:r>
    </w:p>
    <w:p w14:paraId="56E46405" w14:textId="77777777" w:rsidR="00D179D6" w:rsidRPr="00462199" w:rsidRDefault="00D179D6" w:rsidP="00663CB5">
      <w:pPr>
        <w:pStyle w:val="SH2Ashurst"/>
        <w:rPr>
          <w:b/>
          <w:bCs/>
        </w:rPr>
      </w:pPr>
      <w:bookmarkStart w:id="7234" w:name="_Ref144115826"/>
      <w:r w:rsidRPr="00462199">
        <w:rPr>
          <w:b/>
          <w:bCs/>
        </w:rPr>
        <w:t>Partial Invalidity</w:t>
      </w:r>
      <w:bookmarkEnd w:id="7234"/>
    </w:p>
    <w:p w14:paraId="12DE0689" w14:textId="77777777" w:rsidR="00D179D6" w:rsidRPr="00462199" w:rsidRDefault="00D179D6" w:rsidP="005B3BB9">
      <w:pPr>
        <w:pStyle w:val="B12Ashurst"/>
      </w:pPr>
      <w:r w:rsidRPr="00462199">
        <w:t>If, at any time, any provision of this Deed is or becomes illegal, invalid or unenforceable in any respect under any law of any jurisdiction, neither the legality, validity or enforceability of the remaining provisions nor the legality, validity or enforceability of such provision under the law of any other jurisdiction will in any way be affected or impaired.</w:t>
      </w:r>
    </w:p>
    <w:p w14:paraId="6AAD6CC4" w14:textId="77777777" w:rsidR="00D179D6" w:rsidRPr="00462199" w:rsidRDefault="00D179D6" w:rsidP="00663CB5">
      <w:pPr>
        <w:pStyle w:val="SH2Ashurst"/>
        <w:rPr>
          <w:b/>
          <w:bCs/>
        </w:rPr>
      </w:pPr>
      <w:bookmarkStart w:id="7235" w:name="_Ref144115827"/>
      <w:r w:rsidRPr="00462199">
        <w:rPr>
          <w:b/>
          <w:bCs/>
        </w:rPr>
        <w:t>No Partnership</w:t>
      </w:r>
      <w:bookmarkEnd w:id="7235"/>
    </w:p>
    <w:p w14:paraId="1A32817C" w14:textId="77777777" w:rsidR="00D179D6" w:rsidRPr="00462199" w:rsidRDefault="00D179D6" w:rsidP="005B3BB9">
      <w:pPr>
        <w:pStyle w:val="B12Ashurst"/>
      </w:pPr>
      <w:r w:rsidRPr="00462199">
        <w:t>Neither this Deed nor any other agreement or arrangement of which it forms part, nor the performance by the Parties of their respective obligations under any such agreement or arrangement, shall constitute a partnership between the Parties.</w:t>
      </w:r>
    </w:p>
    <w:p w14:paraId="1E9E2334" w14:textId="77777777" w:rsidR="00D179D6" w:rsidRPr="00462199" w:rsidRDefault="00D179D6" w:rsidP="00663CB5">
      <w:pPr>
        <w:pStyle w:val="SH2Ashurst"/>
        <w:rPr>
          <w:b/>
          <w:bCs/>
        </w:rPr>
      </w:pPr>
      <w:bookmarkStart w:id="7236" w:name="_Ref144115828"/>
      <w:r w:rsidRPr="00462199">
        <w:rPr>
          <w:b/>
          <w:bCs/>
        </w:rPr>
        <w:t>Counterparts</w:t>
      </w:r>
      <w:bookmarkEnd w:id="7236"/>
    </w:p>
    <w:p w14:paraId="33B93B5D" w14:textId="77777777" w:rsidR="00D179D6" w:rsidRPr="00462199" w:rsidRDefault="00D179D6" w:rsidP="005B3BB9">
      <w:pPr>
        <w:pStyle w:val="B12Ashurst"/>
      </w:pPr>
      <w:r w:rsidRPr="00462199">
        <w:t>This Deed may be executed in any number of counterparts and this has the same effect as if the signatures on the counterparts were on a single copy of this Deed.</w:t>
      </w:r>
    </w:p>
    <w:p w14:paraId="64271E79" w14:textId="77777777" w:rsidR="00D179D6" w:rsidRPr="00462199" w:rsidRDefault="00D179D6" w:rsidP="00AA43D9">
      <w:pPr>
        <w:pStyle w:val="SH2Ashurst"/>
        <w:keepNext/>
        <w:rPr>
          <w:b/>
          <w:bCs/>
        </w:rPr>
      </w:pPr>
      <w:bookmarkStart w:id="7237" w:name="_Ref144115829"/>
      <w:r w:rsidRPr="00462199">
        <w:rPr>
          <w:b/>
          <w:bCs/>
        </w:rPr>
        <w:t>Third Party Beneficiaries</w:t>
      </w:r>
      <w:bookmarkEnd w:id="7237"/>
    </w:p>
    <w:p w14:paraId="4BC8F0EE" w14:textId="2EC99F14" w:rsidR="00D179D6" w:rsidRPr="00462199" w:rsidRDefault="00D179D6" w:rsidP="00663CB5">
      <w:pPr>
        <w:pStyle w:val="SH3Ashurst"/>
      </w:pPr>
      <w:bookmarkStart w:id="7238" w:name="_Ref144115830"/>
      <w:r w:rsidRPr="00462199">
        <w:t xml:space="preserve">Save as provided in paragraph </w:t>
      </w:r>
      <w:r>
        <w:fldChar w:fldCharType="begin"/>
      </w:r>
      <w:r>
        <w:instrText xml:space="preserve"> REF _Ref144115831 \n \h </w:instrText>
      </w:r>
      <w:r>
        <w:fldChar w:fldCharType="separate"/>
      </w:r>
      <w:del w:id="7239" w:author="Faqir, Sofia (Energy Security)" w:date="2023-11-12T19:47:00Z">
        <w:r w:rsidR="00E473FC">
          <w:delText>B)</w:delText>
        </w:r>
      </w:del>
      <w:r>
        <w:fldChar w:fldCharType="end"/>
      </w:r>
      <w:r w:rsidRPr="00462199">
        <w:t xml:space="preserve"> below, this Deed is intended for the sole and exclusive benefit of the Parties.</w:t>
      </w:r>
      <w:bookmarkEnd w:id="7238"/>
    </w:p>
    <w:p w14:paraId="76CFC6A8" w14:textId="77777777" w:rsidR="00D179D6" w:rsidRPr="00462199" w:rsidRDefault="00D179D6" w:rsidP="00663CB5">
      <w:pPr>
        <w:pStyle w:val="SH3Ashurst"/>
      </w:pPr>
      <w:bookmarkStart w:id="7240" w:name="_Ref144115831"/>
      <w:r w:rsidRPr="00462199">
        <w:t>The Contracts (Rights of Third Parties) Act 1999 is expressly excluded save for:</w:t>
      </w:r>
      <w:bookmarkEnd w:id="7240"/>
    </w:p>
    <w:p w14:paraId="1C04FFF6" w14:textId="77777777" w:rsidR="00D179D6" w:rsidRPr="00462199" w:rsidRDefault="00D179D6" w:rsidP="00663CB5">
      <w:pPr>
        <w:pStyle w:val="SH4Ashurst"/>
      </w:pPr>
      <w:bookmarkStart w:id="7241" w:name="_Ref144115832"/>
      <w:r w:rsidRPr="00462199">
        <w:t>any rights of any Appointed Representative on and after the issue of a Step-In Undertaking by that Appointed Representative; or</w:t>
      </w:r>
      <w:bookmarkEnd w:id="7241"/>
    </w:p>
    <w:p w14:paraId="06DC4D9F" w14:textId="07E885A1" w:rsidR="00D179D6" w:rsidRPr="00462199" w:rsidRDefault="00D179D6" w:rsidP="00663CB5">
      <w:pPr>
        <w:pStyle w:val="SH4Ashurst"/>
      </w:pPr>
      <w:bookmarkStart w:id="7242" w:name="_Ref144115833"/>
      <w:r w:rsidRPr="00462199">
        <w:t xml:space="preserve">any rights of any Substitute on and after any Novation Date under or in connection with Clause </w:t>
      </w:r>
      <w:r w:rsidR="001C6C0E">
        <w:fldChar w:fldCharType="begin"/>
      </w:r>
      <w:r w:rsidR="001C6C0E">
        <w:instrText xml:space="preserve"> REF _Ref144138249 \w \h </w:instrText>
      </w:r>
      <w:r w:rsidR="001C6C0E">
        <w:fldChar w:fldCharType="separate"/>
      </w:r>
      <w:del w:id="7243" w:author="Faqir, Sofia (Energy Security)" w:date="2023-11-12T19:47:00Z">
        <w:r w:rsidR="00E473FC">
          <w:delText>9</w:delText>
        </w:r>
      </w:del>
      <w:r w:rsidR="001C6C0E">
        <w:fldChar w:fldCharType="end"/>
      </w:r>
      <w:r w:rsidRPr="00462199">
        <w:t xml:space="preserve"> (</w:t>
      </w:r>
      <w:r w:rsidRPr="00462199">
        <w:rPr>
          <w:i/>
        </w:rPr>
        <w:t>Novation</w:t>
      </w:r>
      <w:r w:rsidRPr="00462199">
        <w:t>),</w:t>
      </w:r>
      <w:bookmarkEnd w:id="7242"/>
    </w:p>
    <w:p w14:paraId="4C9A8AA7" w14:textId="77777777" w:rsidR="00D179D6" w:rsidRPr="00462199" w:rsidRDefault="00D179D6" w:rsidP="00663CB5">
      <w:pPr>
        <w:pStyle w:val="B3Ashurst"/>
      </w:pPr>
      <w:r w:rsidRPr="00462199">
        <w:t>in each case, as if they were a party to this Deed.</w:t>
      </w:r>
    </w:p>
    <w:p w14:paraId="5FC603DB" w14:textId="77777777" w:rsidR="00D179D6" w:rsidRPr="00462199" w:rsidRDefault="00D179D6" w:rsidP="00663CB5">
      <w:pPr>
        <w:pStyle w:val="SH3Ashurst"/>
      </w:pPr>
      <w:bookmarkStart w:id="7244" w:name="_Ref144115834"/>
      <w:r w:rsidRPr="00462199">
        <w:lastRenderedPageBreak/>
        <w:t>This Deed may be varied in any way and at any time by the Parties without the consent of any third party.</w:t>
      </w:r>
      <w:bookmarkEnd w:id="7244"/>
    </w:p>
    <w:p w14:paraId="4A8EC492" w14:textId="77777777" w:rsidR="00D179D6" w:rsidRPr="00462199" w:rsidRDefault="00D179D6" w:rsidP="00663CB5">
      <w:pPr>
        <w:pStyle w:val="SH2Ashurst"/>
        <w:rPr>
          <w:b/>
          <w:bCs/>
        </w:rPr>
      </w:pPr>
      <w:bookmarkStart w:id="7245" w:name="_Ref144115835"/>
      <w:r w:rsidRPr="00462199">
        <w:rPr>
          <w:b/>
          <w:bCs/>
        </w:rPr>
        <w:t>Entire Agreement</w:t>
      </w:r>
      <w:bookmarkEnd w:id="7245"/>
    </w:p>
    <w:p w14:paraId="6217F0F9" w14:textId="77777777" w:rsidR="00D179D6" w:rsidRPr="00462199" w:rsidRDefault="00D179D6" w:rsidP="005B3BB9">
      <w:pPr>
        <w:pStyle w:val="B12Ashurst"/>
      </w:pPr>
      <w:r w:rsidRPr="00462199">
        <w:t>This Deed and the Contract constitute the entire agreement between the Parties with respect to the subject matter of this Deed.</w:t>
      </w:r>
    </w:p>
    <w:p w14:paraId="4B847BCA" w14:textId="77777777" w:rsidR="00D179D6" w:rsidRPr="00462199" w:rsidRDefault="00D179D6" w:rsidP="00663CB5">
      <w:pPr>
        <w:pStyle w:val="SH2Ashurst"/>
        <w:keepNext/>
        <w:rPr>
          <w:b/>
          <w:bCs/>
        </w:rPr>
      </w:pPr>
      <w:bookmarkStart w:id="7246" w:name="_Ref144115836"/>
      <w:r w:rsidRPr="00462199">
        <w:rPr>
          <w:b/>
          <w:bCs/>
        </w:rPr>
        <w:t>Effect of this Deed</w:t>
      </w:r>
      <w:bookmarkEnd w:id="7246"/>
    </w:p>
    <w:p w14:paraId="348DCD79" w14:textId="49BE682C" w:rsidR="00D179D6" w:rsidRPr="00462199" w:rsidRDefault="00D179D6" w:rsidP="00663CB5">
      <w:pPr>
        <w:pStyle w:val="SH3Ashurst"/>
      </w:pPr>
      <w:bookmarkStart w:id="7247" w:name="_Ref144115837"/>
      <w:r w:rsidRPr="00462199">
        <w:t xml:space="preserve">The Parties acknowledge and agree that the express or implied terms and </w:t>
      </w:r>
      <w:r w:rsidR="007248B2" w:rsidRPr="007248B2">
        <w:t>condition</w:t>
      </w:r>
      <w:r w:rsidRPr="00462199">
        <w:t xml:space="preserve">s of this Deed shall, in the event of any inconsistency or conflict with the express or implied terms and </w:t>
      </w:r>
      <w:r w:rsidR="007248B2" w:rsidRPr="007248B2">
        <w:t>condition</w:t>
      </w:r>
      <w:r w:rsidRPr="00462199">
        <w:t xml:space="preserve">s of the Contract, prevail over the relevant terms and </w:t>
      </w:r>
      <w:r w:rsidR="007248B2" w:rsidRPr="007248B2">
        <w:t>condition</w:t>
      </w:r>
      <w:r w:rsidRPr="00462199">
        <w:t>s of the Contract.</w:t>
      </w:r>
      <w:bookmarkEnd w:id="7247"/>
    </w:p>
    <w:p w14:paraId="3F1073AC" w14:textId="77777777" w:rsidR="00D179D6" w:rsidRPr="00462199" w:rsidRDefault="00D179D6" w:rsidP="00663CB5">
      <w:pPr>
        <w:pStyle w:val="SH3Ashurst"/>
      </w:pPr>
      <w:bookmarkStart w:id="7248" w:name="_Ref144115838"/>
      <w:r w:rsidRPr="00462199">
        <w:t>Nothing in this Deed or the arrangements contemplated hereby shall prejudice the rights of any of the Finance Parties under the Finance Documents or any Security Documents or shall be construed as obliging the [Lender(s)]/[Security Trustee] to exercise any of [its]/[their respective] rights under the Security Documents or under this Deed.</w:t>
      </w:r>
      <w:bookmarkEnd w:id="7248"/>
    </w:p>
    <w:p w14:paraId="753269B8" w14:textId="77777777" w:rsidR="00D179D6" w:rsidRPr="00462199" w:rsidRDefault="00D179D6" w:rsidP="0033706E">
      <w:pPr>
        <w:pStyle w:val="SH1Ashurst"/>
      </w:pPr>
      <w:bookmarkStart w:id="7249" w:name="_Ref144115839"/>
      <w:bookmarkStart w:id="7250" w:name="_Toc149833795"/>
      <w:r w:rsidRPr="00462199">
        <w:t>Governing Law and Jurisdiction</w:t>
      </w:r>
      <w:bookmarkEnd w:id="7249"/>
      <w:bookmarkEnd w:id="7250"/>
    </w:p>
    <w:p w14:paraId="2A0EA8B0" w14:textId="77777777" w:rsidR="00D179D6" w:rsidRPr="00462199" w:rsidRDefault="00D179D6" w:rsidP="00663CB5">
      <w:pPr>
        <w:pStyle w:val="SH3Ashurst"/>
      </w:pPr>
      <w:bookmarkStart w:id="7251" w:name="_Ref144115840"/>
      <w:r w:rsidRPr="00462199">
        <w:t>This Deed and any non-contractual obligations arising out of or in connection with it are governed by and shall be construed in accordance with the laws of England.</w:t>
      </w:r>
      <w:bookmarkEnd w:id="7251"/>
    </w:p>
    <w:p w14:paraId="0F6A30B2" w14:textId="77777777" w:rsidR="00D179D6" w:rsidRPr="00462199" w:rsidRDefault="00D179D6" w:rsidP="00663CB5">
      <w:pPr>
        <w:pStyle w:val="SH3Ashurst"/>
      </w:pPr>
      <w:bookmarkStart w:id="7252" w:name="_Ref144115841"/>
      <w:r w:rsidRPr="00462199">
        <w:t>The Parties irrevocably agree that the courts of England have exclusive jurisdiction to settle any dispute arising out of or in connection with this Deed (including a dispute relating to the existence, validity or termination of this Deed or any non-contractual obligations arising out of or in connection with this Deed).</w:t>
      </w:r>
      <w:bookmarkEnd w:id="7252"/>
    </w:p>
    <w:p w14:paraId="77DADE73" w14:textId="77777777" w:rsidR="00D179D6" w:rsidRPr="00462199" w:rsidRDefault="00D179D6" w:rsidP="005B3BB9">
      <w:pPr>
        <w:pStyle w:val="NormalAshurst"/>
      </w:pPr>
      <w:r w:rsidRPr="00462199">
        <w:rPr>
          <w:b/>
        </w:rPr>
        <w:t xml:space="preserve">IN WITNESS WHEREOF </w:t>
      </w:r>
      <w:r w:rsidRPr="00462199">
        <w:t>this Deed has been duly executed and delivered as a deed on the date stated at the beginning of this Deed.</w:t>
      </w:r>
    </w:p>
    <w:p w14:paraId="2294CE0D" w14:textId="77777777" w:rsidR="00D179D6" w:rsidRPr="00462199" w:rsidRDefault="00D179D6">
      <w:pPr>
        <w:suppressAutoHyphens w:val="0"/>
        <w:spacing w:after="0" w:line="240" w:lineRule="auto"/>
        <w:jc w:val="left"/>
        <w:rPr>
          <w:sz w:val="20"/>
        </w:rPr>
      </w:pPr>
      <w:r w:rsidRPr="00462199">
        <w:br w:type="page"/>
      </w:r>
    </w:p>
    <w:p w14:paraId="41B18E55" w14:textId="77777777" w:rsidR="00D179D6" w:rsidRPr="00462199" w:rsidRDefault="00D179D6" w:rsidP="005B3BB9">
      <w:pPr>
        <w:pStyle w:val="NormalBoldAshurst"/>
      </w:pPr>
      <w:r w:rsidRPr="00462199">
        <w:lastRenderedPageBreak/>
        <w:t>LCHA Counterparty</w:t>
      </w:r>
    </w:p>
    <w:tbl>
      <w:tblPr>
        <w:tblW w:w="0" w:type="auto"/>
        <w:tblCellMar>
          <w:left w:w="10" w:type="dxa"/>
          <w:right w:w="10" w:type="dxa"/>
        </w:tblCellMar>
        <w:tblLook w:val="04A0" w:firstRow="1" w:lastRow="0" w:firstColumn="1" w:lastColumn="0" w:noHBand="0" w:noVBand="1"/>
      </w:tblPr>
      <w:tblGrid>
        <w:gridCol w:w="4531"/>
        <w:gridCol w:w="284"/>
        <w:gridCol w:w="4202"/>
      </w:tblGrid>
      <w:tr w:rsidR="00D179D6" w:rsidRPr="00462199" w14:paraId="04BC1563" w14:textId="77777777" w:rsidTr="00663CB5">
        <w:trPr>
          <w:trHeight w:val="1439"/>
        </w:trPr>
        <w:tc>
          <w:tcPr>
            <w:tcW w:w="4531" w:type="dxa"/>
            <w:tcMar>
              <w:left w:w="108" w:type="dxa"/>
              <w:right w:w="108" w:type="dxa"/>
            </w:tcMar>
          </w:tcPr>
          <w:p w14:paraId="53AE22E7" w14:textId="77777777" w:rsidR="00D179D6" w:rsidRPr="00462199" w:rsidRDefault="00D179D6" w:rsidP="00663CB5">
            <w:pPr>
              <w:pStyle w:val="StandardAshurst"/>
            </w:pPr>
            <w:r w:rsidRPr="00462199">
              <w:rPr>
                <w:b/>
              </w:rPr>
              <w:t>EXECUTED</w:t>
            </w:r>
            <w:r w:rsidRPr="00462199">
              <w:t xml:space="preserve"> and delivered as a </w:t>
            </w:r>
            <w:r w:rsidRPr="00462199">
              <w:rPr>
                <w:b/>
              </w:rPr>
              <w:t>DEED</w:t>
            </w:r>
            <w:r w:rsidRPr="00462199">
              <w:t xml:space="preserve"> by</w:t>
            </w:r>
          </w:p>
          <w:p w14:paraId="5A7DD175" w14:textId="77777777" w:rsidR="00D179D6" w:rsidRPr="00462199" w:rsidRDefault="00D179D6" w:rsidP="00663CB5">
            <w:pPr>
              <w:pStyle w:val="StandardAshurst"/>
              <w:rPr>
                <w:b/>
                <w:bCs/>
              </w:rPr>
            </w:pPr>
            <w:r w:rsidRPr="00462199">
              <w:rPr>
                <w:b/>
                <w:bCs/>
              </w:rPr>
              <w:t>LOW CARBON CONTRACTS COMPANY LTD</w:t>
            </w:r>
          </w:p>
          <w:p w14:paraId="27D951AB" w14:textId="77777777" w:rsidR="00D179D6" w:rsidRPr="00462199" w:rsidRDefault="00D179D6" w:rsidP="00663CB5">
            <w:pPr>
              <w:pStyle w:val="StandardAshurst"/>
            </w:pPr>
            <w:r w:rsidRPr="00462199">
              <w:t>acting by its director/duly appointed attorney</w:t>
            </w:r>
          </w:p>
          <w:p w14:paraId="571ED0A1" w14:textId="77777777" w:rsidR="00D179D6" w:rsidRPr="00462199" w:rsidRDefault="00D179D6" w:rsidP="00663CB5">
            <w:pPr>
              <w:pStyle w:val="StandardAshurst"/>
            </w:pPr>
          </w:p>
        </w:tc>
        <w:tc>
          <w:tcPr>
            <w:tcW w:w="284" w:type="dxa"/>
            <w:tcMar>
              <w:left w:w="108" w:type="dxa"/>
              <w:right w:w="108" w:type="dxa"/>
            </w:tcMar>
          </w:tcPr>
          <w:p w14:paraId="5436A394" w14:textId="77777777" w:rsidR="00D179D6" w:rsidRPr="00462199" w:rsidRDefault="00D179D6" w:rsidP="00663CB5">
            <w:pPr>
              <w:pStyle w:val="StandardAshurst"/>
            </w:pPr>
            <w:r w:rsidRPr="00462199">
              <w:t>)</w:t>
            </w:r>
          </w:p>
          <w:p w14:paraId="4F2E3E9B" w14:textId="77777777" w:rsidR="00D179D6" w:rsidRPr="00462199" w:rsidRDefault="00D179D6" w:rsidP="00663CB5">
            <w:pPr>
              <w:pStyle w:val="StandardAshurst"/>
            </w:pPr>
            <w:r w:rsidRPr="00462199">
              <w:t>)</w:t>
            </w:r>
          </w:p>
          <w:p w14:paraId="3C2491FB" w14:textId="77777777" w:rsidR="00D179D6" w:rsidRPr="00462199" w:rsidRDefault="00D179D6" w:rsidP="00663CB5">
            <w:pPr>
              <w:pStyle w:val="StandardAshurst"/>
            </w:pPr>
            <w:r w:rsidRPr="00462199">
              <w:t>)</w:t>
            </w:r>
          </w:p>
        </w:tc>
        <w:tc>
          <w:tcPr>
            <w:tcW w:w="4202" w:type="dxa"/>
            <w:tcMar>
              <w:left w:w="108" w:type="dxa"/>
              <w:right w:w="108" w:type="dxa"/>
            </w:tcMar>
          </w:tcPr>
          <w:p w14:paraId="62012392" w14:textId="77777777" w:rsidR="00D179D6" w:rsidRPr="00462199" w:rsidRDefault="00D179D6" w:rsidP="00663CB5">
            <w:pPr>
              <w:pStyle w:val="StandardAshurst"/>
            </w:pPr>
          </w:p>
          <w:p w14:paraId="60BE8CA0" w14:textId="77777777" w:rsidR="00D179D6" w:rsidRPr="00462199" w:rsidRDefault="00D179D6" w:rsidP="00663CB5">
            <w:pPr>
              <w:pStyle w:val="StandardAshurst"/>
            </w:pPr>
          </w:p>
          <w:p w14:paraId="0925C83F" w14:textId="77777777" w:rsidR="00D179D6" w:rsidRPr="00462199" w:rsidRDefault="00D179D6" w:rsidP="00663CB5">
            <w:pPr>
              <w:pStyle w:val="StandardAshurst"/>
            </w:pPr>
            <w:r w:rsidRPr="00462199">
              <w:t>…………………………………………………..</w:t>
            </w:r>
          </w:p>
          <w:p w14:paraId="097FBE81" w14:textId="77777777" w:rsidR="00D179D6" w:rsidRPr="00462199" w:rsidRDefault="00D179D6" w:rsidP="00663CB5">
            <w:pPr>
              <w:pStyle w:val="StandardAshurst"/>
            </w:pPr>
            <w:r w:rsidRPr="00462199">
              <w:t>Director/Attorney</w:t>
            </w:r>
          </w:p>
        </w:tc>
      </w:tr>
      <w:tr w:rsidR="00D179D6" w:rsidRPr="00462199" w14:paraId="0F10E257" w14:textId="77777777" w:rsidTr="00663CB5">
        <w:trPr>
          <w:trHeight w:val="1439"/>
        </w:trPr>
        <w:tc>
          <w:tcPr>
            <w:tcW w:w="4531" w:type="dxa"/>
            <w:tcMar>
              <w:left w:w="108" w:type="dxa"/>
              <w:right w:w="108" w:type="dxa"/>
            </w:tcMar>
          </w:tcPr>
          <w:p w14:paraId="3E8D251F" w14:textId="77777777" w:rsidR="00D179D6" w:rsidRPr="00462199" w:rsidRDefault="00D179D6" w:rsidP="00663CB5">
            <w:pPr>
              <w:pStyle w:val="NormalAshurst"/>
            </w:pPr>
            <w:r w:rsidRPr="00462199">
              <w:t>in the presence of</w:t>
            </w:r>
          </w:p>
          <w:p w14:paraId="47D5EBE8" w14:textId="77777777" w:rsidR="00D179D6" w:rsidRPr="00462199" w:rsidRDefault="00D179D6" w:rsidP="00663CB5">
            <w:pPr>
              <w:pStyle w:val="NormalAshurst"/>
            </w:pPr>
            <w:r w:rsidRPr="00462199">
              <w:t>Signature:……………………………………..</w:t>
            </w:r>
          </w:p>
          <w:p w14:paraId="74C7EE5B" w14:textId="77777777" w:rsidR="00D179D6" w:rsidRPr="00462199" w:rsidRDefault="00D179D6" w:rsidP="00663CB5">
            <w:pPr>
              <w:pStyle w:val="NormalAshurst"/>
            </w:pPr>
            <w:r w:rsidRPr="00462199">
              <w:t>Print Name:……………………………………</w:t>
            </w:r>
          </w:p>
          <w:p w14:paraId="35101969" w14:textId="77777777" w:rsidR="00D179D6" w:rsidRPr="00462199" w:rsidRDefault="00D179D6" w:rsidP="00663CB5">
            <w:pPr>
              <w:pStyle w:val="NormalAshurst"/>
            </w:pPr>
            <w:r w:rsidRPr="00462199">
              <w:t>Address:…………………………………….</w:t>
            </w:r>
          </w:p>
          <w:p w14:paraId="45ABB0D4" w14:textId="77777777" w:rsidR="00D179D6" w:rsidRPr="00462199" w:rsidRDefault="00D179D6" w:rsidP="00663CB5">
            <w:pPr>
              <w:pStyle w:val="NormalAshurst"/>
            </w:pPr>
            <w:r w:rsidRPr="00462199">
              <w:t>Occupation:……………………………………</w:t>
            </w:r>
          </w:p>
        </w:tc>
        <w:tc>
          <w:tcPr>
            <w:tcW w:w="284" w:type="dxa"/>
            <w:tcMar>
              <w:left w:w="108" w:type="dxa"/>
              <w:right w:w="108" w:type="dxa"/>
            </w:tcMar>
          </w:tcPr>
          <w:p w14:paraId="66AB8D21" w14:textId="77777777" w:rsidR="00D179D6" w:rsidRPr="00462199" w:rsidRDefault="00D179D6" w:rsidP="00663CB5">
            <w:pPr>
              <w:pStyle w:val="StandardAshurst"/>
            </w:pPr>
          </w:p>
        </w:tc>
        <w:tc>
          <w:tcPr>
            <w:tcW w:w="4202" w:type="dxa"/>
            <w:tcMar>
              <w:left w:w="108" w:type="dxa"/>
              <w:right w:w="108" w:type="dxa"/>
            </w:tcMar>
          </w:tcPr>
          <w:p w14:paraId="5E521C34" w14:textId="77777777" w:rsidR="00D179D6" w:rsidRPr="00462199" w:rsidRDefault="00D179D6" w:rsidP="00663CB5">
            <w:pPr>
              <w:pStyle w:val="StandardAshurst"/>
            </w:pPr>
          </w:p>
        </w:tc>
      </w:tr>
    </w:tbl>
    <w:p w14:paraId="15C7E937" w14:textId="77777777" w:rsidR="00D179D6" w:rsidRPr="00462199" w:rsidRDefault="00D179D6" w:rsidP="00663CB5">
      <w:pPr>
        <w:pStyle w:val="NormalAshurst"/>
      </w:pPr>
    </w:p>
    <w:p w14:paraId="314AB301" w14:textId="77777777" w:rsidR="00D179D6" w:rsidRPr="00462199" w:rsidRDefault="00D179D6" w:rsidP="005B3BB9">
      <w:pPr>
        <w:pStyle w:val="NormalBoldAshurst"/>
      </w:pPr>
      <w:r w:rsidRPr="00462199">
        <w:t>[Lender]/[Security Trustee]</w:t>
      </w:r>
    </w:p>
    <w:tbl>
      <w:tblPr>
        <w:tblW w:w="0" w:type="auto"/>
        <w:tblCellMar>
          <w:left w:w="10" w:type="dxa"/>
          <w:right w:w="10" w:type="dxa"/>
        </w:tblCellMar>
        <w:tblLook w:val="04A0" w:firstRow="1" w:lastRow="0" w:firstColumn="1" w:lastColumn="0" w:noHBand="0" w:noVBand="1"/>
      </w:tblPr>
      <w:tblGrid>
        <w:gridCol w:w="4531"/>
        <w:gridCol w:w="284"/>
        <w:gridCol w:w="4202"/>
      </w:tblGrid>
      <w:tr w:rsidR="00D179D6" w:rsidRPr="00462199" w14:paraId="37882792" w14:textId="77777777" w:rsidTr="00663CB5">
        <w:trPr>
          <w:trHeight w:val="1439"/>
        </w:trPr>
        <w:tc>
          <w:tcPr>
            <w:tcW w:w="4531" w:type="dxa"/>
            <w:tcMar>
              <w:left w:w="108" w:type="dxa"/>
              <w:right w:w="108" w:type="dxa"/>
            </w:tcMar>
          </w:tcPr>
          <w:p w14:paraId="19C206E8" w14:textId="77777777" w:rsidR="00D179D6" w:rsidRPr="00462199" w:rsidRDefault="00D179D6" w:rsidP="00663CB5">
            <w:pPr>
              <w:pStyle w:val="StandardAshurst"/>
            </w:pPr>
            <w:r w:rsidRPr="00462199">
              <w:rPr>
                <w:b/>
              </w:rPr>
              <w:t>EXECUTED</w:t>
            </w:r>
            <w:r w:rsidRPr="00462199">
              <w:t xml:space="preserve"> and delivered as a </w:t>
            </w:r>
            <w:r w:rsidRPr="00462199">
              <w:rPr>
                <w:b/>
              </w:rPr>
              <w:t>DEED</w:t>
            </w:r>
            <w:r w:rsidRPr="00462199">
              <w:t xml:space="preserve"> by</w:t>
            </w:r>
          </w:p>
          <w:p w14:paraId="438FA814" w14:textId="77777777" w:rsidR="00D179D6" w:rsidRPr="00462199" w:rsidRDefault="00D179D6" w:rsidP="00663CB5">
            <w:pPr>
              <w:pStyle w:val="StandardAshurst"/>
            </w:pPr>
            <w:r w:rsidRPr="00462199">
              <w:t>[</w:t>
            </w:r>
            <w:r w:rsidRPr="00462199">
              <w:fldChar w:fldCharType="begin"/>
            </w:r>
            <w:r w:rsidRPr="00462199">
              <w:instrText xml:space="preserve"> SYMBOL 108\f wingdings \s11\h \* MERGEFORMAT </w:instrText>
            </w:r>
            <w:r w:rsidRPr="00462199">
              <w:fldChar w:fldCharType="end"/>
            </w:r>
            <w:r w:rsidRPr="00462199">
              <w:t>]</w:t>
            </w:r>
            <w:r w:rsidRPr="00462199">
              <w:rPr>
                <w:b/>
              </w:rPr>
              <w:t xml:space="preserve">                                           </w:t>
            </w:r>
            <w:r w:rsidRPr="00462199">
              <w:t>acting by its director/duly appointed attorney</w:t>
            </w:r>
          </w:p>
        </w:tc>
        <w:tc>
          <w:tcPr>
            <w:tcW w:w="284" w:type="dxa"/>
            <w:tcMar>
              <w:left w:w="108" w:type="dxa"/>
              <w:right w:w="108" w:type="dxa"/>
            </w:tcMar>
          </w:tcPr>
          <w:p w14:paraId="792FF123" w14:textId="77777777" w:rsidR="00D179D6" w:rsidRPr="00462199" w:rsidRDefault="00D179D6" w:rsidP="00663CB5">
            <w:pPr>
              <w:pStyle w:val="StandardAshurst"/>
            </w:pPr>
            <w:r w:rsidRPr="00462199">
              <w:t>)</w:t>
            </w:r>
          </w:p>
          <w:p w14:paraId="3F42BECE" w14:textId="77777777" w:rsidR="00D179D6" w:rsidRPr="00462199" w:rsidRDefault="00D179D6" w:rsidP="00663CB5">
            <w:pPr>
              <w:pStyle w:val="StandardAshurst"/>
            </w:pPr>
            <w:r w:rsidRPr="00462199">
              <w:t>)</w:t>
            </w:r>
          </w:p>
          <w:p w14:paraId="7E9EBEAC" w14:textId="77777777" w:rsidR="00D179D6" w:rsidRPr="00462199" w:rsidRDefault="00D179D6" w:rsidP="00663CB5">
            <w:pPr>
              <w:pStyle w:val="StandardAshurst"/>
            </w:pPr>
            <w:r w:rsidRPr="00462199">
              <w:t>)</w:t>
            </w:r>
          </w:p>
        </w:tc>
        <w:tc>
          <w:tcPr>
            <w:tcW w:w="4202" w:type="dxa"/>
            <w:tcMar>
              <w:left w:w="108" w:type="dxa"/>
              <w:right w:w="108" w:type="dxa"/>
            </w:tcMar>
          </w:tcPr>
          <w:p w14:paraId="2B05C485" w14:textId="77777777" w:rsidR="00D179D6" w:rsidRPr="00462199" w:rsidRDefault="00D179D6" w:rsidP="00663CB5">
            <w:pPr>
              <w:pStyle w:val="StandardAshurst"/>
            </w:pPr>
          </w:p>
          <w:p w14:paraId="1750FBDC" w14:textId="77777777" w:rsidR="00D179D6" w:rsidRPr="00462199" w:rsidRDefault="00D179D6" w:rsidP="00663CB5">
            <w:pPr>
              <w:pStyle w:val="StandardAshurst"/>
            </w:pPr>
          </w:p>
          <w:p w14:paraId="18DADCB9" w14:textId="77777777" w:rsidR="00D179D6" w:rsidRPr="00462199" w:rsidRDefault="00D179D6" w:rsidP="00663CB5">
            <w:pPr>
              <w:pStyle w:val="StandardAshurst"/>
            </w:pPr>
            <w:r w:rsidRPr="00462199">
              <w:t>…………………………………………………..</w:t>
            </w:r>
          </w:p>
          <w:p w14:paraId="1F5268B8" w14:textId="77777777" w:rsidR="00D179D6" w:rsidRPr="00462199" w:rsidRDefault="00D179D6" w:rsidP="00663CB5">
            <w:pPr>
              <w:pStyle w:val="StandardAshurst"/>
            </w:pPr>
            <w:r w:rsidRPr="00462199">
              <w:t>Director/Attorney</w:t>
            </w:r>
          </w:p>
        </w:tc>
      </w:tr>
      <w:tr w:rsidR="00D179D6" w:rsidRPr="00462199" w14:paraId="3249FDC0" w14:textId="77777777" w:rsidTr="00663CB5">
        <w:trPr>
          <w:trHeight w:val="1439"/>
        </w:trPr>
        <w:tc>
          <w:tcPr>
            <w:tcW w:w="4531" w:type="dxa"/>
            <w:tcMar>
              <w:left w:w="108" w:type="dxa"/>
              <w:right w:w="108" w:type="dxa"/>
            </w:tcMar>
          </w:tcPr>
          <w:p w14:paraId="7D62E5E0" w14:textId="77777777" w:rsidR="00D179D6" w:rsidRPr="00462199" w:rsidRDefault="00D179D6" w:rsidP="00663CB5">
            <w:pPr>
              <w:pStyle w:val="NormalAshurst"/>
            </w:pPr>
            <w:r w:rsidRPr="00462199">
              <w:t>in the presence of</w:t>
            </w:r>
          </w:p>
          <w:p w14:paraId="5619BA69" w14:textId="77777777" w:rsidR="00D179D6" w:rsidRPr="00462199" w:rsidRDefault="00D179D6" w:rsidP="00663CB5">
            <w:pPr>
              <w:pStyle w:val="NormalAshurst"/>
            </w:pPr>
            <w:r w:rsidRPr="00462199">
              <w:t>Signature:……………………………………..</w:t>
            </w:r>
          </w:p>
          <w:p w14:paraId="341127AF" w14:textId="77777777" w:rsidR="00D179D6" w:rsidRPr="00462199" w:rsidRDefault="00D179D6" w:rsidP="00663CB5">
            <w:pPr>
              <w:pStyle w:val="NormalAshurst"/>
            </w:pPr>
            <w:r w:rsidRPr="00462199">
              <w:t>Print Name:……………………………………</w:t>
            </w:r>
          </w:p>
          <w:p w14:paraId="112C40BD" w14:textId="77777777" w:rsidR="00D179D6" w:rsidRPr="00462199" w:rsidRDefault="00D179D6" w:rsidP="00663CB5">
            <w:pPr>
              <w:pStyle w:val="NormalAshurst"/>
            </w:pPr>
            <w:r w:rsidRPr="00462199">
              <w:t>Address:…………………………………….</w:t>
            </w:r>
          </w:p>
          <w:p w14:paraId="69BC562B" w14:textId="77777777" w:rsidR="00D179D6" w:rsidRPr="00462199" w:rsidRDefault="00D179D6" w:rsidP="00663CB5">
            <w:pPr>
              <w:pStyle w:val="NormalAshurst"/>
            </w:pPr>
            <w:r w:rsidRPr="00462199">
              <w:t>Occupation:……………………………………</w:t>
            </w:r>
          </w:p>
        </w:tc>
        <w:tc>
          <w:tcPr>
            <w:tcW w:w="284" w:type="dxa"/>
            <w:tcMar>
              <w:left w:w="108" w:type="dxa"/>
              <w:right w:w="108" w:type="dxa"/>
            </w:tcMar>
          </w:tcPr>
          <w:p w14:paraId="7942A2B5" w14:textId="77777777" w:rsidR="00D179D6" w:rsidRPr="00462199" w:rsidRDefault="00D179D6" w:rsidP="00663CB5">
            <w:pPr>
              <w:pStyle w:val="StandardAshurst"/>
            </w:pPr>
          </w:p>
        </w:tc>
        <w:tc>
          <w:tcPr>
            <w:tcW w:w="4202" w:type="dxa"/>
            <w:tcMar>
              <w:left w:w="108" w:type="dxa"/>
              <w:right w:w="108" w:type="dxa"/>
            </w:tcMar>
          </w:tcPr>
          <w:p w14:paraId="0C68F9F6" w14:textId="77777777" w:rsidR="00D179D6" w:rsidRPr="00462199" w:rsidRDefault="00D179D6" w:rsidP="00663CB5">
            <w:pPr>
              <w:pStyle w:val="StandardAshurst"/>
            </w:pPr>
          </w:p>
        </w:tc>
      </w:tr>
    </w:tbl>
    <w:p w14:paraId="5B988F1B" w14:textId="77777777" w:rsidR="00D179D6" w:rsidRPr="00462199" w:rsidRDefault="00D179D6" w:rsidP="00AA43D9">
      <w:pPr>
        <w:pStyle w:val="NormalAshurst"/>
      </w:pPr>
    </w:p>
    <w:p w14:paraId="06B6EF48" w14:textId="77777777" w:rsidR="00D179D6" w:rsidRPr="00462199" w:rsidRDefault="00D179D6">
      <w:pPr>
        <w:suppressAutoHyphens w:val="0"/>
        <w:spacing w:after="0" w:line="240" w:lineRule="auto"/>
        <w:jc w:val="left"/>
        <w:rPr>
          <w:sz w:val="20"/>
        </w:rPr>
      </w:pPr>
      <w:r w:rsidRPr="00462199">
        <w:br w:type="page"/>
      </w:r>
    </w:p>
    <w:p w14:paraId="330642EC" w14:textId="77777777" w:rsidR="00D179D6" w:rsidRPr="00462199" w:rsidRDefault="00D179D6" w:rsidP="005B3BB9">
      <w:pPr>
        <w:pStyle w:val="NormalBoldAshurst"/>
      </w:pPr>
      <w:r w:rsidRPr="00462199">
        <w:lastRenderedPageBreak/>
        <w:t>Producer</w:t>
      </w:r>
    </w:p>
    <w:tbl>
      <w:tblPr>
        <w:tblW w:w="0" w:type="auto"/>
        <w:tblCellMar>
          <w:left w:w="10" w:type="dxa"/>
          <w:right w:w="10" w:type="dxa"/>
        </w:tblCellMar>
        <w:tblLook w:val="04A0" w:firstRow="1" w:lastRow="0" w:firstColumn="1" w:lastColumn="0" w:noHBand="0" w:noVBand="1"/>
      </w:tblPr>
      <w:tblGrid>
        <w:gridCol w:w="4531"/>
        <w:gridCol w:w="284"/>
        <w:gridCol w:w="4202"/>
      </w:tblGrid>
      <w:tr w:rsidR="00D179D6" w:rsidRPr="00462199" w14:paraId="77D8238F" w14:textId="77777777" w:rsidTr="00AA43D9">
        <w:trPr>
          <w:trHeight w:val="1439"/>
        </w:trPr>
        <w:tc>
          <w:tcPr>
            <w:tcW w:w="4531" w:type="dxa"/>
            <w:tcMar>
              <w:left w:w="108" w:type="dxa"/>
              <w:right w:w="108" w:type="dxa"/>
            </w:tcMar>
          </w:tcPr>
          <w:p w14:paraId="12422031" w14:textId="77777777" w:rsidR="00D179D6" w:rsidRPr="00462199" w:rsidRDefault="00D179D6" w:rsidP="00663CB5">
            <w:pPr>
              <w:pStyle w:val="StandardAshurst"/>
            </w:pPr>
            <w:r w:rsidRPr="00462199">
              <w:rPr>
                <w:b/>
              </w:rPr>
              <w:t>EXECUTED</w:t>
            </w:r>
            <w:r w:rsidRPr="00462199">
              <w:t xml:space="preserve"> and delivered as a </w:t>
            </w:r>
            <w:r w:rsidRPr="00462199">
              <w:rPr>
                <w:b/>
              </w:rPr>
              <w:t>DEED</w:t>
            </w:r>
            <w:r w:rsidRPr="00462199">
              <w:t xml:space="preserve"> by</w:t>
            </w:r>
          </w:p>
          <w:p w14:paraId="0DD9C415" w14:textId="77777777" w:rsidR="00D179D6" w:rsidRPr="00462199" w:rsidRDefault="00D179D6" w:rsidP="00663CB5">
            <w:pPr>
              <w:pStyle w:val="StandardAshurst"/>
            </w:pPr>
            <w:r w:rsidRPr="00462199">
              <w:t>[</w:t>
            </w:r>
            <w:r w:rsidRPr="00462199">
              <w:fldChar w:fldCharType="begin"/>
            </w:r>
            <w:r w:rsidRPr="00462199">
              <w:instrText xml:space="preserve"> SYMBOL 108\f wingdings \s11\h \* MERGEFORMAT </w:instrText>
            </w:r>
            <w:r w:rsidRPr="00462199">
              <w:fldChar w:fldCharType="end"/>
            </w:r>
            <w:r w:rsidRPr="00462199">
              <w:t>]</w:t>
            </w:r>
            <w:r w:rsidRPr="00462199">
              <w:rPr>
                <w:b/>
              </w:rPr>
              <w:t xml:space="preserve">                                           </w:t>
            </w:r>
            <w:r w:rsidRPr="00462199">
              <w:t>acting by its director/duly appointed attorney</w:t>
            </w:r>
          </w:p>
        </w:tc>
        <w:tc>
          <w:tcPr>
            <w:tcW w:w="284" w:type="dxa"/>
            <w:tcMar>
              <w:left w:w="108" w:type="dxa"/>
              <w:right w:w="108" w:type="dxa"/>
            </w:tcMar>
          </w:tcPr>
          <w:p w14:paraId="764409A8" w14:textId="77777777" w:rsidR="00D179D6" w:rsidRPr="00462199" w:rsidRDefault="00D179D6" w:rsidP="00663CB5">
            <w:pPr>
              <w:pStyle w:val="StandardAshurst"/>
            </w:pPr>
            <w:r w:rsidRPr="00462199">
              <w:t>)</w:t>
            </w:r>
          </w:p>
          <w:p w14:paraId="2B335C6E" w14:textId="77777777" w:rsidR="00D179D6" w:rsidRPr="00462199" w:rsidRDefault="00D179D6" w:rsidP="00663CB5">
            <w:pPr>
              <w:pStyle w:val="StandardAshurst"/>
            </w:pPr>
            <w:r w:rsidRPr="00462199">
              <w:t>)</w:t>
            </w:r>
          </w:p>
          <w:p w14:paraId="6C6DBF1A" w14:textId="77777777" w:rsidR="00D179D6" w:rsidRPr="00462199" w:rsidRDefault="00D179D6" w:rsidP="00663CB5">
            <w:pPr>
              <w:pStyle w:val="StandardAshurst"/>
            </w:pPr>
            <w:r w:rsidRPr="00462199">
              <w:t>)</w:t>
            </w:r>
          </w:p>
        </w:tc>
        <w:tc>
          <w:tcPr>
            <w:tcW w:w="4202" w:type="dxa"/>
            <w:tcMar>
              <w:left w:w="108" w:type="dxa"/>
              <w:right w:w="108" w:type="dxa"/>
            </w:tcMar>
          </w:tcPr>
          <w:p w14:paraId="49492BCD" w14:textId="77777777" w:rsidR="00D179D6" w:rsidRPr="00462199" w:rsidRDefault="00D179D6" w:rsidP="00663CB5">
            <w:pPr>
              <w:pStyle w:val="StandardAshurst"/>
            </w:pPr>
          </w:p>
          <w:p w14:paraId="17222BEB" w14:textId="77777777" w:rsidR="00D179D6" w:rsidRPr="00462199" w:rsidRDefault="00D179D6" w:rsidP="00663CB5">
            <w:pPr>
              <w:pStyle w:val="StandardAshurst"/>
            </w:pPr>
          </w:p>
          <w:p w14:paraId="14FBA50C" w14:textId="77777777" w:rsidR="00D179D6" w:rsidRPr="00462199" w:rsidRDefault="00D179D6" w:rsidP="00663CB5">
            <w:pPr>
              <w:pStyle w:val="StandardAshurst"/>
            </w:pPr>
            <w:r w:rsidRPr="00462199">
              <w:t>…………………………………………………..</w:t>
            </w:r>
          </w:p>
          <w:p w14:paraId="14F78C90" w14:textId="77777777" w:rsidR="00D179D6" w:rsidRPr="00462199" w:rsidRDefault="00D179D6" w:rsidP="00663CB5">
            <w:pPr>
              <w:pStyle w:val="StandardAshurst"/>
            </w:pPr>
            <w:r w:rsidRPr="00462199">
              <w:t>Director/Attorney</w:t>
            </w:r>
          </w:p>
        </w:tc>
      </w:tr>
      <w:tr w:rsidR="00D179D6" w:rsidRPr="00462199" w14:paraId="47B0156D" w14:textId="77777777" w:rsidTr="00AA43D9">
        <w:trPr>
          <w:trHeight w:val="1439"/>
        </w:trPr>
        <w:tc>
          <w:tcPr>
            <w:tcW w:w="4531" w:type="dxa"/>
            <w:tcMar>
              <w:left w:w="108" w:type="dxa"/>
              <w:right w:w="108" w:type="dxa"/>
            </w:tcMar>
          </w:tcPr>
          <w:p w14:paraId="39D92E71" w14:textId="77777777" w:rsidR="00D179D6" w:rsidRPr="00462199" w:rsidRDefault="00D179D6">
            <w:pPr>
              <w:pStyle w:val="NormalAshurst"/>
            </w:pPr>
            <w:r w:rsidRPr="00462199">
              <w:t>in the presence of</w:t>
            </w:r>
          </w:p>
          <w:p w14:paraId="5BD78AE1" w14:textId="77777777" w:rsidR="00D179D6" w:rsidRPr="00462199" w:rsidRDefault="00D179D6">
            <w:pPr>
              <w:pStyle w:val="NormalAshurst"/>
            </w:pPr>
            <w:r w:rsidRPr="00462199">
              <w:t>Signature:……………………………………..</w:t>
            </w:r>
          </w:p>
          <w:p w14:paraId="76F7ADCE" w14:textId="77777777" w:rsidR="00D179D6" w:rsidRPr="00462199" w:rsidRDefault="00D179D6">
            <w:pPr>
              <w:pStyle w:val="NormalAshurst"/>
            </w:pPr>
            <w:r w:rsidRPr="00462199">
              <w:t>Print Name:……………………………………</w:t>
            </w:r>
          </w:p>
          <w:p w14:paraId="16D3B066" w14:textId="77777777" w:rsidR="00D179D6" w:rsidRPr="00462199" w:rsidRDefault="00D179D6">
            <w:pPr>
              <w:pStyle w:val="NormalAshurst"/>
            </w:pPr>
            <w:r w:rsidRPr="00462199">
              <w:t>Address:…………………………………….</w:t>
            </w:r>
          </w:p>
          <w:p w14:paraId="5222F692" w14:textId="77777777" w:rsidR="00D179D6" w:rsidRPr="00462199" w:rsidRDefault="00D179D6">
            <w:pPr>
              <w:pStyle w:val="NormalAshurst"/>
            </w:pPr>
            <w:r w:rsidRPr="00462199">
              <w:t>Occupation:……………………………………</w:t>
            </w:r>
          </w:p>
        </w:tc>
        <w:tc>
          <w:tcPr>
            <w:tcW w:w="284" w:type="dxa"/>
            <w:tcMar>
              <w:left w:w="108" w:type="dxa"/>
              <w:right w:w="108" w:type="dxa"/>
            </w:tcMar>
          </w:tcPr>
          <w:p w14:paraId="225A1DC0" w14:textId="77777777" w:rsidR="00D179D6" w:rsidRPr="00462199" w:rsidRDefault="00D179D6"/>
        </w:tc>
        <w:tc>
          <w:tcPr>
            <w:tcW w:w="4202" w:type="dxa"/>
            <w:tcMar>
              <w:left w:w="108" w:type="dxa"/>
              <w:right w:w="108" w:type="dxa"/>
            </w:tcMar>
          </w:tcPr>
          <w:p w14:paraId="76341900" w14:textId="77777777" w:rsidR="00D179D6" w:rsidRPr="00462199" w:rsidRDefault="00D179D6"/>
        </w:tc>
      </w:tr>
    </w:tbl>
    <w:p w14:paraId="4932DD53" w14:textId="77777777" w:rsidR="00D179D6" w:rsidRPr="00462199" w:rsidRDefault="00D179D6" w:rsidP="00986A4F">
      <w:pPr>
        <w:pStyle w:val="NormalAshurst"/>
      </w:pPr>
      <w:r w:rsidRPr="00462199">
        <w:br w:type="page"/>
      </w:r>
    </w:p>
    <w:p w14:paraId="3F61941E" w14:textId="77777777" w:rsidR="00D179D6" w:rsidRPr="00462199" w:rsidRDefault="00D179D6" w:rsidP="0033706E">
      <w:pPr>
        <w:pStyle w:val="AppendixSubAshurst"/>
      </w:pPr>
      <w:bookmarkStart w:id="7253" w:name="Appendix1"/>
      <w:bookmarkStart w:id="7254" w:name="_Toc149833796"/>
      <w:r w:rsidRPr="00462199">
        <w:lastRenderedPageBreak/>
        <w:t>Appendix 1</w:t>
      </w:r>
      <w:bookmarkEnd w:id="7253"/>
      <w:r w:rsidRPr="00462199">
        <w:br/>
        <w:t>Form of Step-In Undertaking</w:t>
      </w:r>
      <w:bookmarkEnd w:id="7254"/>
    </w:p>
    <w:p w14:paraId="1D7C0A02" w14:textId="77777777" w:rsidR="00D179D6" w:rsidRPr="00462199" w:rsidRDefault="00D179D6" w:rsidP="00663CB5">
      <w:pPr>
        <w:pStyle w:val="NormalAshurst"/>
        <w:jc w:val="center"/>
      </w:pPr>
      <w:r w:rsidRPr="00462199">
        <w:t>[</w:t>
      </w:r>
      <w:r w:rsidRPr="00462199">
        <w:rPr>
          <w:i/>
        </w:rPr>
        <w:t>From the Appointed Representative</w:t>
      </w:r>
      <w:r w:rsidRPr="00462199">
        <w:t>]</w:t>
      </w:r>
    </w:p>
    <w:tbl>
      <w:tblPr>
        <w:tblW w:w="0" w:type="auto"/>
        <w:tblCellMar>
          <w:left w:w="10" w:type="dxa"/>
          <w:right w:w="10" w:type="dxa"/>
        </w:tblCellMar>
        <w:tblLook w:val="04A0" w:firstRow="1" w:lastRow="0" w:firstColumn="1" w:lastColumn="0" w:noHBand="0" w:noVBand="1"/>
      </w:tblPr>
      <w:tblGrid>
        <w:gridCol w:w="1271"/>
        <w:gridCol w:w="7746"/>
      </w:tblGrid>
      <w:tr w:rsidR="00D179D6" w:rsidRPr="00462199" w14:paraId="334E209A" w14:textId="77777777" w:rsidTr="00663CB5">
        <w:tc>
          <w:tcPr>
            <w:tcW w:w="1271" w:type="dxa"/>
            <w:tcMar>
              <w:left w:w="108" w:type="dxa"/>
              <w:right w:w="108" w:type="dxa"/>
            </w:tcMar>
          </w:tcPr>
          <w:p w14:paraId="3A98B0AA" w14:textId="77777777" w:rsidR="00D179D6" w:rsidRPr="00462199" w:rsidRDefault="00D179D6">
            <w:pPr>
              <w:pStyle w:val="NormalAshurst"/>
            </w:pPr>
            <w:r w:rsidRPr="00462199">
              <w:t>From:</w:t>
            </w:r>
          </w:p>
        </w:tc>
        <w:tc>
          <w:tcPr>
            <w:tcW w:w="7746" w:type="dxa"/>
            <w:tcMar>
              <w:left w:w="108" w:type="dxa"/>
              <w:right w:w="108" w:type="dxa"/>
            </w:tcMar>
          </w:tcPr>
          <w:p w14:paraId="0EBE3D9B" w14:textId="77777777" w:rsidR="00D179D6" w:rsidRPr="00462199" w:rsidRDefault="00D179D6">
            <w:pPr>
              <w:pStyle w:val="NormalAshurst"/>
            </w:pPr>
            <w:r w:rsidRPr="00462199">
              <w:t>[Appointed Representative]</w:t>
            </w:r>
          </w:p>
        </w:tc>
      </w:tr>
      <w:tr w:rsidR="00D179D6" w:rsidRPr="00462199" w14:paraId="3C38C017" w14:textId="77777777" w:rsidTr="00663CB5">
        <w:tc>
          <w:tcPr>
            <w:tcW w:w="1271" w:type="dxa"/>
            <w:tcMar>
              <w:left w:w="108" w:type="dxa"/>
              <w:right w:w="108" w:type="dxa"/>
            </w:tcMar>
          </w:tcPr>
          <w:p w14:paraId="57457DC0" w14:textId="77777777" w:rsidR="00D179D6" w:rsidRPr="00462199" w:rsidRDefault="00D179D6">
            <w:pPr>
              <w:pStyle w:val="NormalAshurst"/>
            </w:pPr>
            <w:r w:rsidRPr="00462199">
              <w:t>To:</w:t>
            </w:r>
          </w:p>
        </w:tc>
        <w:tc>
          <w:tcPr>
            <w:tcW w:w="7746" w:type="dxa"/>
            <w:tcMar>
              <w:left w:w="108" w:type="dxa"/>
              <w:right w:w="108" w:type="dxa"/>
            </w:tcMar>
          </w:tcPr>
          <w:p w14:paraId="1FF6055F" w14:textId="77777777" w:rsidR="00D179D6" w:rsidRPr="00462199" w:rsidRDefault="00D179D6">
            <w:pPr>
              <w:pStyle w:val="NormalAshurst"/>
            </w:pPr>
            <w:r w:rsidRPr="00462199">
              <w:t>Low Carbon Contracts Company Ltd [</w:t>
            </w:r>
            <w:r w:rsidRPr="00462199">
              <w:rPr>
                <w:i/>
              </w:rPr>
              <w:t>insert address</w:t>
            </w:r>
            <w:r w:rsidRPr="00462199">
              <w:t>]</w:t>
            </w:r>
          </w:p>
        </w:tc>
      </w:tr>
      <w:tr w:rsidR="00D179D6" w:rsidRPr="00462199" w14:paraId="1F01E61C" w14:textId="77777777" w:rsidTr="00663CB5">
        <w:tc>
          <w:tcPr>
            <w:tcW w:w="1271" w:type="dxa"/>
            <w:tcMar>
              <w:left w:w="108" w:type="dxa"/>
              <w:right w:w="108" w:type="dxa"/>
            </w:tcMar>
          </w:tcPr>
          <w:p w14:paraId="682DFD22" w14:textId="77777777" w:rsidR="00D179D6" w:rsidRPr="00462199" w:rsidRDefault="00D179D6"/>
        </w:tc>
        <w:tc>
          <w:tcPr>
            <w:tcW w:w="7746" w:type="dxa"/>
            <w:tcMar>
              <w:left w:w="108" w:type="dxa"/>
              <w:right w:w="108" w:type="dxa"/>
            </w:tcMar>
          </w:tcPr>
          <w:p w14:paraId="4754E5D5" w14:textId="77777777" w:rsidR="00D179D6" w:rsidRPr="00462199" w:rsidRDefault="00D179D6">
            <w:pPr>
              <w:pStyle w:val="NormalAshurst"/>
            </w:pPr>
            <w:r w:rsidRPr="00462199">
              <w:t>For the attention of: Head of Commercial</w:t>
            </w:r>
          </w:p>
        </w:tc>
      </w:tr>
    </w:tbl>
    <w:p w14:paraId="26E58FD3" w14:textId="77777777" w:rsidR="00D179D6" w:rsidRPr="00462199" w:rsidRDefault="00D179D6" w:rsidP="00DD238A">
      <w:pPr>
        <w:pStyle w:val="NormalAshurst"/>
        <w:spacing w:after="0"/>
      </w:pPr>
    </w:p>
    <w:tbl>
      <w:tblPr>
        <w:tblW w:w="0" w:type="auto"/>
        <w:tblCellMar>
          <w:left w:w="10" w:type="dxa"/>
          <w:right w:w="10" w:type="dxa"/>
        </w:tblCellMar>
        <w:tblLook w:val="04A0" w:firstRow="1" w:lastRow="0" w:firstColumn="1" w:lastColumn="0" w:noHBand="0" w:noVBand="1"/>
      </w:tblPr>
      <w:tblGrid>
        <w:gridCol w:w="1271"/>
        <w:gridCol w:w="7746"/>
      </w:tblGrid>
      <w:tr w:rsidR="00D179D6" w:rsidRPr="00462199" w14:paraId="4CE9FA15" w14:textId="77777777" w:rsidTr="00663CB5">
        <w:tc>
          <w:tcPr>
            <w:tcW w:w="1271" w:type="dxa"/>
            <w:tcMar>
              <w:left w:w="108" w:type="dxa"/>
              <w:right w:w="108" w:type="dxa"/>
            </w:tcMar>
          </w:tcPr>
          <w:p w14:paraId="4FCB4859" w14:textId="77777777" w:rsidR="00D179D6" w:rsidRPr="00462199" w:rsidRDefault="00D179D6">
            <w:pPr>
              <w:pStyle w:val="NormalAshurst"/>
            </w:pPr>
            <w:r w:rsidRPr="00462199">
              <w:t>Date:</w:t>
            </w:r>
          </w:p>
        </w:tc>
        <w:tc>
          <w:tcPr>
            <w:tcW w:w="7746" w:type="dxa"/>
            <w:tcMar>
              <w:left w:w="108" w:type="dxa"/>
              <w:right w:w="108" w:type="dxa"/>
            </w:tcMar>
          </w:tcPr>
          <w:p w14:paraId="44A36F19" w14:textId="77777777" w:rsidR="00D179D6" w:rsidRPr="00462199" w:rsidRDefault="00D179D6">
            <w:pPr>
              <w:pStyle w:val="NormalAshurst"/>
            </w:pPr>
            <w:r w:rsidRPr="00462199">
              <w:t>[</w:t>
            </w:r>
            <w:r w:rsidRPr="00462199">
              <w:rPr>
                <w:i/>
              </w:rPr>
              <w:t>insert date</w:t>
            </w:r>
            <w:r w:rsidRPr="00462199">
              <w:t>]</w:t>
            </w:r>
          </w:p>
        </w:tc>
      </w:tr>
    </w:tbl>
    <w:p w14:paraId="472BD5F7" w14:textId="77777777" w:rsidR="00D179D6" w:rsidRPr="00462199" w:rsidRDefault="00D179D6" w:rsidP="005B3BB9">
      <w:pPr>
        <w:pStyle w:val="NormalAshurst"/>
      </w:pPr>
      <w:r w:rsidRPr="00462199">
        <w:t>Dear Sir/Madam,</w:t>
      </w:r>
    </w:p>
    <w:p w14:paraId="77BC3281" w14:textId="77777777" w:rsidR="00D179D6" w:rsidRPr="00462199" w:rsidRDefault="00D179D6" w:rsidP="005B3BB9">
      <w:pPr>
        <w:pStyle w:val="NormalBoldAshurst"/>
      </w:pPr>
      <w:r w:rsidRPr="00462199">
        <w:t>DIRECT AGREEMENT (the "Agreement")</w:t>
      </w:r>
    </w:p>
    <w:p w14:paraId="09EA6D89" w14:textId="7E5B3046" w:rsidR="00D179D6" w:rsidRPr="00462199" w:rsidRDefault="00D179D6" w:rsidP="00EF1AC1">
      <w:pPr>
        <w:pStyle w:val="AltSH1Ashurst"/>
        <w:numPr>
          <w:ilvl w:val="0"/>
          <w:numId w:val="61"/>
        </w:numPr>
      </w:pPr>
      <w:bookmarkStart w:id="7255" w:name="_Ref144115842"/>
      <w:r w:rsidRPr="00462199">
        <w:t xml:space="preserve">In accordance with clause </w:t>
      </w:r>
      <w:r w:rsidR="001C6C0E">
        <w:fldChar w:fldCharType="begin"/>
      </w:r>
      <w:r w:rsidR="001C6C0E">
        <w:instrText xml:space="preserve"> REF _Ref144138273 \w \h </w:instrText>
      </w:r>
      <w:r w:rsidR="001C6C0E">
        <w:fldChar w:fldCharType="separate"/>
      </w:r>
      <w:del w:id="7256" w:author="Faqir, Sofia (Energy Security)" w:date="2023-11-12T19:47:00Z">
        <w:r w:rsidR="00E473FC">
          <w:delText>6</w:delText>
        </w:r>
      </w:del>
      <w:r w:rsidR="001C6C0E">
        <w:fldChar w:fldCharType="end"/>
      </w:r>
      <w:r w:rsidRPr="00462199">
        <w:t xml:space="preserve"> (</w:t>
      </w:r>
      <w:r w:rsidRPr="00462199">
        <w:rPr>
          <w:i/>
        </w:rPr>
        <w:t>Step-In</w:t>
      </w:r>
      <w:r w:rsidRPr="00462199">
        <w:t>) of the Agreement, we undertake to you that we will:</w:t>
      </w:r>
      <w:bookmarkEnd w:id="7255"/>
    </w:p>
    <w:p w14:paraId="0178DF30" w14:textId="77777777" w:rsidR="00D179D6" w:rsidRPr="00462199" w:rsidRDefault="00D179D6" w:rsidP="00AA43D9">
      <w:pPr>
        <w:pStyle w:val="AltSH3Ashurst"/>
      </w:pPr>
      <w:bookmarkStart w:id="7257" w:name="_Ref144115843"/>
      <w:r w:rsidRPr="00462199">
        <w:t>pay, or procure payment, to you within three (3) Business Days of the date hereof any sum that is due and payable to you by the Producer but unpaid as of the date hereof;</w:t>
      </w:r>
      <w:bookmarkEnd w:id="7257"/>
    </w:p>
    <w:p w14:paraId="1516F3AE" w14:textId="77777777" w:rsidR="00D179D6" w:rsidRPr="00462199" w:rsidRDefault="00D179D6" w:rsidP="00844D2A">
      <w:pPr>
        <w:pStyle w:val="AltSH3Ashurst"/>
      </w:pPr>
      <w:bookmarkStart w:id="7258" w:name="_Ref144115844"/>
      <w:r w:rsidRPr="00462199">
        <w:t>pay, or procure payment, to you any sum which becomes due and payable by the Producer to you pursuant to the terms of the Contract during the Step-In Period which is not paid by the Producer on the due date;</w:t>
      </w:r>
      <w:bookmarkEnd w:id="7258"/>
    </w:p>
    <w:p w14:paraId="2C8F1961" w14:textId="77777777" w:rsidR="00D179D6" w:rsidRPr="00462199" w:rsidRDefault="00D179D6" w:rsidP="00844D2A">
      <w:pPr>
        <w:pStyle w:val="AltSH3Ashurst"/>
      </w:pPr>
      <w:bookmarkStart w:id="7259" w:name="_Ref144115845"/>
      <w:r w:rsidRPr="00462199">
        <w:t>perform or discharge, or procure the performance or discharge of, all outstanding performance obligations of the Producer which have arisen or fallen due prior to the date hereof:</w:t>
      </w:r>
      <w:bookmarkEnd w:id="7259"/>
    </w:p>
    <w:p w14:paraId="08CD61F1" w14:textId="77777777" w:rsidR="00D179D6" w:rsidRPr="00462199" w:rsidRDefault="00D179D6" w:rsidP="00844D2A">
      <w:pPr>
        <w:pStyle w:val="AltSH4Ashurst"/>
      </w:pPr>
      <w:bookmarkStart w:id="7260" w:name="_Ref144115846"/>
      <w:r w:rsidRPr="00462199">
        <w:t>within ten (10) Business Days of the date hereof; or</w:t>
      </w:r>
      <w:bookmarkEnd w:id="7260"/>
    </w:p>
    <w:p w14:paraId="4A32FF27" w14:textId="77777777" w:rsidR="00D179D6" w:rsidRPr="00462199" w:rsidRDefault="00D179D6" w:rsidP="00844D2A">
      <w:pPr>
        <w:pStyle w:val="AltSH4Ashurst"/>
      </w:pPr>
      <w:bookmarkStart w:id="7261" w:name="_Ref144115847"/>
      <w:r w:rsidRPr="00462199">
        <w:t>if the performance or discharge of any obligation is being disputed pursuant to the provisions of the Contract, within ten (10) Business Days of the same being agreed or finally determined; and</w:t>
      </w:r>
      <w:bookmarkEnd w:id="7261"/>
    </w:p>
    <w:p w14:paraId="21735DE3" w14:textId="77777777" w:rsidR="00D179D6" w:rsidRPr="00462199" w:rsidRDefault="00D179D6" w:rsidP="00844D2A">
      <w:pPr>
        <w:pStyle w:val="AltSH3Ashurst"/>
      </w:pPr>
      <w:bookmarkStart w:id="7262" w:name="_Ref144115848"/>
      <w:r w:rsidRPr="00462199">
        <w:t>perform or discharge, or procure the performance or discharge of, any performance obligations of the Producer under the Contract which arise during the Step-In Period,</w:t>
      </w:r>
      <w:bookmarkEnd w:id="7262"/>
    </w:p>
    <w:p w14:paraId="61E5A009" w14:textId="77777777" w:rsidR="00D179D6" w:rsidRPr="00462199" w:rsidRDefault="00D179D6" w:rsidP="005B3BB9">
      <w:pPr>
        <w:pStyle w:val="B12Ashurst"/>
      </w:pPr>
      <w:r w:rsidRPr="00462199">
        <w:t>in each case in accordance with and subject to the terms of the Contract as if we were a party to the Contract in place of the Producer.</w:t>
      </w:r>
    </w:p>
    <w:p w14:paraId="4139598D" w14:textId="4880635F" w:rsidR="00D179D6" w:rsidRPr="00462199" w:rsidRDefault="00D179D6" w:rsidP="00844D2A">
      <w:pPr>
        <w:pStyle w:val="AltSH1Ashurst"/>
      </w:pPr>
      <w:bookmarkStart w:id="7263" w:name="_Ref144115849"/>
      <w:r w:rsidRPr="00462199">
        <w:t xml:space="preserve">This Step-In Undertaking may be terminated by the giving of a Step-Out Notice to you in accordance with clause </w:t>
      </w:r>
      <w:r w:rsidR="001C6C0E">
        <w:fldChar w:fldCharType="begin"/>
      </w:r>
      <w:r w:rsidR="001C6C0E">
        <w:instrText xml:space="preserve"> REF _Ref144138282 \w \h </w:instrText>
      </w:r>
      <w:r w:rsidR="001C6C0E">
        <w:fldChar w:fldCharType="separate"/>
      </w:r>
      <w:del w:id="7264" w:author="Faqir, Sofia (Energy Security)" w:date="2023-11-12T19:47:00Z">
        <w:r w:rsidR="00E473FC">
          <w:delText>8</w:delText>
        </w:r>
      </w:del>
      <w:r w:rsidR="001C6C0E">
        <w:fldChar w:fldCharType="end"/>
      </w:r>
      <w:r w:rsidRPr="00462199">
        <w:t xml:space="preserve"> (</w:t>
      </w:r>
      <w:r w:rsidRPr="00462199">
        <w:rPr>
          <w:i/>
        </w:rPr>
        <w:t>Step-Out</w:t>
      </w:r>
      <w:r w:rsidRPr="00462199">
        <w:t xml:space="preserve">) of the Agreement and shall automatically terminate upon the Step-Out Date, save that we shall continue to be liable to you for outstanding obligations and liabilities arising prior to termination in accordance with clause </w:t>
      </w:r>
      <w:r w:rsidR="001C6C0E">
        <w:fldChar w:fldCharType="begin"/>
      </w:r>
      <w:r w:rsidR="001C6C0E">
        <w:instrText xml:space="preserve"> REF _Ref144115764 \w \h </w:instrText>
      </w:r>
      <w:r w:rsidR="001C6C0E">
        <w:fldChar w:fldCharType="separate"/>
      </w:r>
      <w:del w:id="7265" w:author="Faqir, Sofia (Energy Security)" w:date="2023-11-12T19:47:00Z">
        <w:r w:rsidR="00E473FC">
          <w:delText>8(B)</w:delText>
        </w:r>
      </w:del>
      <w:r w:rsidR="001C6C0E">
        <w:fldChar w:fldCharType="end"/>
      </w:r>
      <w:r w:rsidRPr="00462199">
        <w:t xml:space="preserve"> (</w:t>
      </w:r>
      <w:r w:rsidRPr="00462199">
        <w:rPr>
          <w:i/>
        </w:rPr>
        <w:t>Step-Out</w:t>
      </w:r>
      <w:r w:rsidRPr="00462199">
        <w:t>) of the Agreement.</w:t>
      </w:r>
      <w:bookmarkEnd w:id="7263"/>
    </w:p>
    <w:p w14:paraId="502D5FB9" w14:textId="77777777" w:rsidR="00D179D6" w:rsidRPr="00462199" w:rsidRDefault="00D179D6" w:rsidP="00844D2A">
      <w:pPr>
        <w:pStyle w:val="AltSH1Ashurst"/>
      </w:pPr>
      <w:bookmarkStart w:id="7266" w:name="_Ref144115850"/>
      <w:r w:rsidRPr="00462199">
        <w:t>All capitalised terms used in this letter shall have the meanings given them in the Agreement.</w:t>
      </w:r>
      <w:bookmarkEnd w:id="7266"/>
    </w:p>
    <w:p w14:paraId="77BE0C74" w14:textId="77777777" w:rsidR="00D179D6" w:rsidRPr="00462199" w:rsidRDefault="00D179D6" w:rsidP="00844D2A">
      <w:pPr>
        <w:pStyle w:val="AltSH1Ashurst"/>
      </w:pPr>
      <w:bookmarkStart w:id="7267" w:name="_Ref144115851"/>
      <w:r w:rsidRPr="00462199">
        <w:t>This Step-In Undertaking and any non-contractual obligations arising out or in connection with it are governed by and shall be construed in accordance with the laws of England and the courts of England shall have exclusive jurisdiction to settle any dispute arising out of or in connection with it.</w:t>
      </w:r>
      <w:bookmarkEnd w:id="7267"/>
    </w:p>
    <w:p w14:paraId="50F0AC96" w14:textId="77777777" w:rsidR="00D179D6" w:rsidRPr="00462199" w:rsidRDefault="00D179D6" w:rsidP="005B3BB9">
      <w:pPr>
        <w:pStyle w:val="NormalAshurst"/>
      </w:pPr>
      <w:r w:rsidRPr="00462199">
        <w:t>Yours faithfully,</w:t>
      </w:r>
    </w:p>
    <w:p w14:paraId="3C19C671" w14:textId="77777777" w:rsidR="00D179D6" w:rsidRPr="00462199" w:rsidRDefault="00D179D6" w:rsidP="005B3BB9">
      <w:pPr>
        <w:pStyle w:val="NormalAshurst"/>
      </w:pPr>
      <w:r w:rsidRPr="00462199">
        <w:lastRenderedPageBreak/>
        <w:t>………………………………………..</w:t>
      </w:r>
    </w:p>
    <w:p w14:paraId="43DEAF9F" w14:textId="77777777" w:rsidR="00D179D6" w:rsidRPr="00462199" w:rsidRDefault="00D179D6" w:rsidP="00DD238A">
      <w:pPr>
        <w:pStyle w:val="NormalAshurst"/>
        <w:spacing w:after="0"/>
      </w:pPr>
      <w:r w:rsidRPr="00462199">
        <w:t>For and on behalf of</w:t>
      </w:r>
    </w:p>
    <w:p w14:paraId="5104470B" w14:textId="77777777" w:rsidR="00D179D6" w:rsidRPr="00462199" w:rsidRDefault="00D179D6" w:rsidP="005B3BB9">
      <w:pPr>
        <w:pStyle w:val="NormalAshurst"/>
      </w:pPr>
      <w:r w:rsidRPr="00462199">
        <w:t>[Appointed Representative]</w:t>
      </w:r>
    </w:p>
    <w:p w14:paraId="2C265A7F" w14:textId="77777777" w:rsidR="00D179D6" w:rsidRPr="00462199" w:rsidRDefault="00D179D6" w:rsidP="00B040B6">
      <w:pPr>
        <w:pStyle w:val="NormalAshurst"/>
      </w:pPr>
      <w:r w:rsidRPr="00462199">
        <w:br w:type="page"/>
      </w:r>
    </w:p>
    <w:p w14:paraId="566A8A62" w14:textId="77777777" w:rsidR="00D179D6" w:rsidRPr="00462199" w:rsidRDefault="00D179D6" w:rsidP="0033706E">
      <w:pPr>
        <w:pStyle w:val="AppendixSubAshurst"/>
      </w:pPr>
      <w:bookmarkStart w:id="7268" w:name="Appendix2"/>
      <w:bookmarkStart w:id="7269" w:name="_Toc149833797"/>
      <w:r w:rsidRPr="00462199">
        <w:lastRenderedPageBreak/>
        <w:t>Appendix 2</w:t>
      </w:r>
      <w:bookmarkEnd w:id="7268"/>
      <w:r w:rsidRPr="00462199">
        <w:br/>
        <w:t>Form of Novation Agreement</w:t>
      </w:r>
      <w:bookmarkEnd w:id="7269"/>
    </w:p>
    <w:p w14:paraId="504BC00C" w14:textId="77777777" w:rsidR="00D179D6" w:rsidRPr="00462199" w:rsidRDefault="00D179D6" w:rsidP="005B3BB9">
      <w:pPr>
        <w:pStyle w:val="NormalBoldAshurst"/>
      </w:pPr>
      <w:r w:rsidRPr="00462199">
        <w:t>THIS NOVATION AGREEMENT is dated [</w:t>
      </w:r>
      <w:r w:rsidRPr="00462199">
        <w:fldChar w:fldCharType="begin"/>
      </w:r>
      <w:r w:rsidRPr="00462199">
        <w:instrText xml:space="preserve"> SYMBOL 108\f wingdings \s11\h \* MERGEFORMAT </w:instrText>
      </w:r>
      <w:r w:rsidRPr="00462199">
        <w:fldChar w:fldCharType="end"/>
      </w:r>
      <w:r w:rsidRPr="00462199">
        <w:t>] and made as a deed BETWEEN:</w:t>
      </w:r>
    </w:p>
    <w:p w14:paraId="05135C29" w14:textId="77777777" w:rsidR="00D179D6" w:rsidRPr="00462199" w:rsidRDefault="00D179D6" w:rsidP="00E76EB6">
      <w:pPr>
        <w:pStyle w:val="AltPartiesAshurst"/>
      </w:pPr>
      <w:bookmarkStart w:id="7270" w:name="_Ref144115852"/>
      <w:r w:rsidRPr="00462199">
        <w:rPr>
          <w:b/>
          <w:bCs/>
        </w:rPr>
        <w:t>LOW CARBON CONTRACTS COMPANY LTD</w:t>
      </w:r>
      <w:r w:rsidRPr="00462199">
        <w:t xml:space="preserve">, a company incorporated under the laws of England and Wales whose registered office is 10 South Colonnade, London, England, E14 4PU and whose company number is 08818711 (the </w:t>
      </w:r>
      <w:r w:rsidRPr="00462199">
        <w:rPr>
          <w:b/>
          <w:bCs/>
        </w:rPr>
        <w:t>"LCHA Counterparty"</w:t>
      </w:r>
      <w:r w:rsidRPr="00462199">
        <w:t>);</w:t>
      </w:r>
      <w:bookmarkEnd w:id="7270"/>
    </w:p>
    <w:p w14:paraId="52C35587" w14:textId="77777777" w:rsidR="00D179D6" w:rsidRPr="00462199" w:rsidRDefault="00D179D6" w:rsidP="00E76EB6">
      <w:pPr>
        <w:pStyle w:val="AltPartiesAshurst"/>
      </w:pPr>
      <w:bookmarkStart w:id="7271" w:name="_Ref144115853"/>
      <w:r w:rsidRPr="00462199">
        <w:t>[</w:t>
      </w:r>
      <w:r w:rsidRPr="00462199">
        <w:rPr>
          <w:b/>
          <w:bCs/>
        </w:rPr>
        <w:t>insert name and details of the Producer</w:t>
      </w:r>
      <w:r w:rsidRPr="00462199">
        <w:t>], a company incorporated under the laws of [England and Wales] whose registered office is [</w:t>
      </w:r>
      <w:r w:rsidRPr="00462199">
        <w:fldChar w:fldCharType="begin"/>
      </w:r>
      <w:r w:rsidRPr="00462199">
        <w:instrText xml:space="preserve"> SYMBOL 108\f wingdings \s11\h \* MERGEFORMAT </w:instrText>
      </w:r>
      <w:r w:rsidRPr="00462199">
        <w:fldChar w:fldCharType="end"/>
      </w:r>
      <w:r w:rsidRPr="00462199">
        <w:t>] and whose company number is [</w:t>
      </w:r>
      <w:r w:rsidRPr="00462199">
        <w:fldChar w:fldCharType="begin"/>
      </w:r>
      <w:r w:rsidRPr="00462199">
        <w:instrText xml:space="preserve"> SYMBOL 108\f wingdings \s11\h \* MERGEFORMAT </w:instrText>
      </w:r>
      <w:r w:rsidRPr="00462199">
        <w:fldChar w:fldCharType="end"/>
      </w:r>
      <w:r w:rsidRPr="00462199">
        <w:t xml:space="preserve">] (the </w:t>
      </w:r>
      <w:r w:rsidRPr="00462199">
        <w:rPr>
          <w:b/>
          <w:bCs/>
        </w:rPr>
        <w:t>"Producer"</w:t>
      </w:r>
      <w:r w:rsidRPr="00462199">
        <w:t>); and</w:t>
      </w:r>
      <w:bookmarkEnd w:id="7271"/>
    </w:p>
    <w:p w14:paraId="2AB50492" w14:textId="77777777" w:rsidR="00D179D6" w:rsidRPr="00462199" w:rsidRDefault="00D179D6" w:rsidP="00E76EB6">
      <w:pPr>
        <w:pStyle w:val="AltPartiesAshurst"/>
      </w:pPr>
      <w:bookmarkStart w:id="7272" w:name="_Ref144115854"/>
      <w:r w:rsidRPr="00462199">
        <w:t>[</w:t>
      </w:r>
      <w:r w:rsidRPr="00462199">
        <w:rPr>
          <w:b/>
          <w:bCs/>
        </w:rPr>
        <w:t>insert name and details of the substitute</w:t>
      </w:r>
      <w:r w:rsidRPr="00462199">
        <w:t>], a company incorporated under the laws of [England and Wales] whose registered office is [</w:t>
      </w:r>
      <w:r w:rsidRPr="00462199">
        <w:fldChar w:fldCharType="begin"/>
      </w:r>
      <w:r w:rsidRPr="00462199">
        <w:instrText xml:space="preserve"> SYMBOL 108\f wingdings \s11\h \* MERGEFORMAT </w:instrText>
      </w:r>
      <w:r w:rsidRPr="00462199">
        <w:fldChar w:fldCharType="end"/>
      </w:r>
      <w:r w:rsidRPr="00462199">
        <w:t>] and whose company number is [</w:t>
      </w:r>
      <w:r w:rsidRPr="00462199">
        <w:fldChar w:fldCharType="begin"/>
      </w:r>
      <w:r w:rsidRPr="00462199">
        <w:instrText xml:space="preserve"> SYMBOL 108\f wingdings \s11\h \* MERGEFORMAT </w:instrText>
      </w:r>
      <w:r w:rsidRPr="00462199">
        <w:fldChar w:fldCharType="end"/>
      </w:r>
      <w:r w:rsidRPr="00462199">
        <w:t xml:space="preserve">] (the </w:t>
      </w:r>
      <w:r w:rsidRPr="00462199">
        <w:rPr>
          <w:b/>
          <w:bCs/>
        </w:rPr>
        <w:t>"Substitute"</w:t>
      </w:r>
      <w:r w:rsidRPr="00462199">
        <w:t>)</w:t>
      </w:r>
      <w:bookmarkEnd w:id="7272"/>
    </w:p>
    <w:p w14:paraId="7D7D176C" w14:textId="77777777" w:rsidR="00D179D6" w:rsidRPr="00462199" w:rsidRDefault="00D179D6" w:rsidP="005B3BB9">
      <w:pPr>
        <w:pStyle w:val="NormalAshurst"/>
      </w:pPr>
      <w:r w:rsidRPr="00462199">
        <w:t>(together referred to as the</w:t>
      </w:r>
      <w:r w:rsidRPr="00462199">
        <w:rPr>
          <w:b/>
        </w:rPr>
        <w:t xml:space="preserve"> "Parties"</w:t>
      </w:r>
      <w:r w:rsidRPr="00462199">
        <w:t>).</w:t>
      </w:r>
    </w:p>
    <w:p w14:paraId="42F887E4" w14:textId="77777777" w:rsidR="00D179D6" w:rsidRPr="00462199" w:rsidRDefault="00D179D6" w:rsidP="005B3BB9">
      <w:pPr>
        <w:pStyle w:val="LBOLDCAPSAshurst"/>
      </w:pPr>
      <w:r w:rsidRPr="00462199">
        <w:t>BACKGROUND</w:t>
      </w:r>
    </w:p>
    <w:p w14:paraId="538200D5" w14:textId="77777777" w:rsidR="00D179D6" w:rsidRPr="00462199" w:rsidRDefault="00D179D6" w:rsidP="00E76EB6">
      <w:pPr>
        <w:pStyle w:val="Alt2RecitalsAshurst"/>
      </w:pPr>
      <w:bookmarkStart w:id="7273" w:name="_Ref144115855"/>
      <w:r w:rsidRPr="00462199">
        <w:t>The Producer, the LCHA Counterparty and the [Lender(s)]/[Security Trustee] have entered into an agreement (the</w:t>
      </w:r>
      <w:r w:rsidRPr="00462199">
        <w:rPr>
          <w:b/>
        </w:rPr>
        <w:t xml:space="preserve"> "Direct Agreement"</w:t>
      </w:r>
      <w:r w:rsidRPr="00462199">
        <w:t>) dated [</w:t>
      </w:r>
      <w:r w:rsidRPr="00462199">
        <w:fldChar w:fldCharType="begin"/>
      </w:r>
      <w:r w:rsidRPr="00462199">
        <w:instrText xml:space="preserve"> SYMBOL 108\f wingdings \s11\h \* MERGEFORMAT </w:instrText>
      </w:r>
      <w:r w:rsidRPr="00462199">
        <w:fldChar w:fldCharType="end"/>
      </w:r>
      <w:r w:rsidRPr="00462199">
        <w:t>] pursuant to which the [Lender(s)]/[Security Trustee] [has]/[have] the right to require the rights and obligations of the Producer under the Contract to be novated to a Substitute.</w:t>
      </w:r>
      <w:bookmarkEnd w:id="7273"/>
    </w:p>
    <w:p w14:paraId="3D66BE66" w14:textId="00711AEB" w:rsidR="00D179D6" w:rsidRPr="00462199" w:rsidRDefault="00D179D6" w:rsidP="00E76EB6">
      <w:pPr>
        <w:pStyle w:val="Alt2RecitalsAshurst"/>
      </w:pPr>
      <w:bookmarkStart w:id="7274" w:name="_Ref144115856"/>
      <w:r w:rsidRPr="00462199">
        <w:t xml:space="preserve">The Substitute has been identified as the Substitute for the purposes of clause </w:t>
      </w:r>
      <w:r w:rsidR="001C6C0E">
        <w:fldChar w:fldCharType="begin"/>
      </w:r>
      <w:r w:rsidR="001C6C0E">
        <w:instrText xml:space="preserve"> REF _Ref144138303 \w \h </w:instrText>
      </w:r>
      <w:r w:rsidR="001C6C0E">
        <w:fldChar w:fldCharType="separate"/>
      </w:r>
      <w:del w:id="7275" w:author="Faqir, Sofia (Energy Security)" w:date="2023-11-12T19:47:00Z">
        <w:r w:rsidR="00E473FC">
          <w:delText>9</w:delText>
        </w:r>
      </w:del>
      <w:r w:rsidR="001C6C0E">
        <w:fldChar w:fldCharType="end"/>
      </w:r>
      <w:r w:rsidRPr="00462199">
        <w:t xml:space="preserve"> (</w:t>
      </w:r>
      <w:r w:rsidRPr="00462199">
        <w:rPr>
          <w:i/>
        </w:rPr>
        <w:t>Novation</w:t>
      </w:r>
      <w:r w:rsidRPr="00462199">
        <w:t>) of the Direct Agreement.</w:t>
      </w:r>
      <w:bookmarkEnd w:id="7274"/>
    </w:p>
    <w:p w14:paraId="29A332C9" w14:textId="0E224FF6" w:rsidR="00D179D6" w:rsidRPr="00462199" w:rsidRDefault="00D179D6" w:rsidP="00E76EB6">
      <w:pPr>
        <w:pStyle w:val="Alt2RecitalsAshurst"/>
      </w:pPr>
      <w:bookmarkStart w:id="7276" w:name="_Ref144115857"/>
      <w:r w:rsidRPr="00462199">
        <w:t xml:space="preserve">This is the Novation Agreement referred to in clause </w:t>
      </w:r>
      <w:r w:rsidR="001C6C0E">
        <w:fldChar w:fldCharType="begin"/>
      </w:r>
      <w:r w:rsidR="001C6C0E">
        <w:instrText xml:space="preserve"> REF _Ref144115776 \w \h </w:instrText>
      </w:r>
      <w:r w:rsidR="001C6C0E">
        <w:fldChar w:fldCharType="separate"/>
      </w:r>
      <w:del w:id="7277" w:author="Faqir, Sofia (Energy Security)" w:date="2023-11-12T19:47:00Z">
        <w:r w:rsidR="00E473FC">
          <w:delText>9.3</w:delText>
        </w:r>
      </w:del>
      <w:r w:rsidR="001C6C0E">
        <w:fldChar w:fldCharType="end"/>
      </w:r>
      <w:r w:rsidRPr="00462199">
        <w:t xml:space="preserve"> (</w:t>
      </w:r>
      <w:r w:rsidRPr="00462199">
        <w:rPr>
          <w:i/>
        </w:rPr>
        <w:t>Substitution Procedure</w:t>
      </w:r>
      <w:r w:rsidRPr="00462199">
        <w:t>) of the Direct Agreement.</w:t>
      </w:r>
      <w:bookmarkEnd w:id="7276"/>
    </w:p>
    <w:p w14:paraId="74E019CA" w14:textId="77777777" w:rsidR="00D179D6" w:rsidRPr="00462199" w:rsidRDefault="00D179D6" w:rsidP="005B3BB9">
      <w:pPr>
        <w:pStyle w:val="NormalBoldAshurst"/>
      </w:pPr>
      <w:r w:rsidRPr="00462199">
        <w:t>IT IS AGREED as follows:</w:t>
      </w:r>
    </w:p>
    <w:p w14:paraId="544A533E" w14:textId="77777777" w:rsidR="00D179D6" w:rsidRPr="00462199" w:rsidRDefault="00D179D6" w:rsidP="00EF1AC1">
      <w:pPr>
        <w:pStyle w:val="AltSH1Ashurst"/>
        <w:numPr>
          <w:ilvl w:val="0"/>
          <w:numId w:val="36"/>
        </w:numPr>
        <w:rPr>
          <w:b/>
          <w:bCs/>
        </w:rPr>
      </w:pPr>
      <w:bookmarkStart w:id="7278" w:name="_Ref144115858"/>
      <w:r w:rsidRPr="00462199">
        <w:rPr>
          <w:b/>
          <w:bCs/>
        </w:rPr>
        <w:t>Definitions and Interpretation</w:t>
      </w:r>
      <w:bookmarkEnd w:id="7278"/>
    </w:p>
    <w:p w14:paraId="42684AEA" w14:textId="77777777" w:rsidR="00D179D6" w:rsidRPr="00462199" w:rsidRDefault="00D179D6" w:rsidP="005B3BB9">
      <w:pPr>
        <w:pStyle w:val="B12Ashurst"/>
      </w:pPr>
      <w:r w:rsidRPr="00462199">
        <w:t>Unless a contrary indication appears, words and expressions defined, or defined by reference, in the Direct Agreement have the same meanings in this Agreement.</w:t>
      </w:r>
    </w:p>
    <w:p w14:paraId="360EC13C" w14:textId="77777777" w:rsidR="00D179D6" w:rsidRPr="00462199" w:rsidRDefault="00D179D6" w:rsidP="00EF1AC1">
      <w:pPr>
        <w:pStyle w:val="AltSH1Ashurst"/>
        <w:numPr>
          <w:ilvl w:val="0"/>
          <w:numId w:val="36"/>
        </w:numPr>
        <w:rPr>
          <w:b/>
          <w:bCs/>
        </w:rPr>
      </w:pPr>
      <w:bookmarkStart w:id="7279" w:name="_Ref144115859"/>
      <w:r w:rsidRPr="00462199">
        <w:rPr>
          <w:b/>
          <w:bCs/>
        </w:rPr>
        <w:t>LCHA Counterparty Release and Discharge</w:t>
      </w:r>
      <w:bookmarkEnd w:id="7279"/>
    </w:p>
    <w:p w14:paraId="6F17E68C" w14:textId="556258C0" w:rsidR="00D179D6" w:rsidRPr="00462199" w:rsidRDefault="00D179D6" w:rsidP="005B3BB9">
      <w:pPr>
        <w:pStyle w:val="B12Ashurst"/>
      </w:pPr>
      <w:r w:rsidRPr="00462199">
        <w:t xml:space="preserve">With effect from the Novation Date, the LCHA Counterparty releases and discharges the Producer from all liabilities, duties and obligations of every description, whether deriving from contract, common law, statute or otherwise, whether present or future, actual or contingent, ascertained or disputed, owing to the LCHA Counterparty and arising out of or in respect of the Contract, save for the Producer's obligations under </w:t>
      </w:r>
      <w:r w:rsidR="007248B2" w:rsidRPr="007248B2">
        <w:t>Condition</w:t>
      </w:r>
      <w:r w:rsidRPr="00462199">
        <w:t xml:space="preserve"> </w:t>
      </w:r>
      <w:r w:rsidR="00372984">
        <w:fldChar w:fldCharType="begin"/>
      </w:r>
      <w:r w:rsidR="00372984">
        <w:instrText xml:space="preserve"> REF _Ref144483259 \n \h </w:instrText>
      </w:r>
      <w:r w:rsidR="00372984">
        <w:fldChar w:fldCharType="separate"/>
      </w:r>
      <w:del w:id="7280" w:author="Faqir, Sofia (Energy Security)" w:date="2023-11-12T19:47:00Z">
        <w:r w:rsidR="00E473FC">
          <w:delText>73</w:delText>
        </w:r>
      </w:del>
      <w:r w:rsidR="00372984">
        <w:fldChar w:fldCharType="end"/>
      </w:r>
      <w:r w:rsidRPr="00462199">
        <w:t xml:space="preserve"> (</w:t>
      </w:r>
      <w:r w:rsidRPr="00462199">
        <w:rPr>
          <w:i/>
        </w:rPr>
        <w:t>Confidentiality</w:t>
      </w:r>
      <w:r w:rsidRPr="00462199">
        <w:t>) of the Contract.</w:t>
      </w:r>
    </w:p>
    <w:p w14:paraId="02F47B34" w14:textId="77777777" w:rsidR="00D179D6" w:rsidRPr="00462199" w:rsidRDefault="00D179D6" w:rsidP="00EF1AC1">
      <w:pPr>
        <w:pStyle w:val="AltSH1Ashurst"/>
        <w:numPr>
          <w:ilvl w:val="0"/>
          <w:numId w:val="36"/>
        </w:numPr>
        <w:rPr>
          <w:b/>
          <w:bCs/>
        </w:rPr>
      </w:pPr>
      <w:bookmarkStart w:id="7281" w:name="_Ref144115860"/>
      <w:r w:rsidRPr="00462199">
        <w:rPr>
          <w:b/>
          <w:bCs/>
        </w:rPr>
        <w:t>Producer Release and Discharge</w:t>
      </w:r>
      <w:bookmarkEnd w:id="7281"/>
    </w:p>
    <w:p w14:paraId="7827348E" w14:textId="77777777" w:rsidR="00D179D6" w:rsidRPr="00462199" w:rsidRDefault="00D179D6" w:rsidP="005B3BB9">
      <w:pPr>
        <w:pStyle w:val="B12Ashurst"/>
      </w:pPr>
      <w:r w:rsidRPr="00462199">
        <w:t>With effect from the Novation Date, the Producer releases and discharges the LCHA Counterparty from all liabilities, duties and obligations of every description, whether deriving from contract, common law, statute or otherwise, whether present or future, actual or contingent, ascertained or disputed, owing to the Producer and arising out of or in respect of the Contract.</w:t>
      </w:r>
    </w:p>
    <w:p w14:paraId="13183469" w14:textId="77777777" w:rsidR="00D179D6" w:rsidRPr="00462199" w:rsidRDefault="00D179D6" w:rsidP="00EF1AC1">
      <w:pPr>
        <w:pStyle w:val="AltSH1Ashurst"/>
        <w:numPr>
          <w:ilvl w:val="0"/>
          <w:numId w:val="36"/>
        </w:numPr>
        <w:rPr>
          <w:b/>
          <w:bCs/>
        </w:rPr>
      </w:pPr>
      <w:bookmarkStart w:id="7282" w:name="_Ref144115861"/>
      <w:r w:rsidRPr="00462199">
        <w:rPr>
          <w:b/>
          <w:bCs/>
        </w:rPr>
        <w:lastRenderedPageBreak/>
        <w:t>Substitute Assumption of Liabilities</w:t>
      </w:r>
      <w:bookmarkEnd w:id="7282"/>
    </w:p>
    <w:p w14:paraId="229F5E43" w14:textId="760062E5" w:rsidR="00D179D6" w:rsidRPr="00462199" w:rsidRDefault="00D179D6" w:rsidP="005B3BB9">
      <w:pPr>
        <w:pStyle w:val="B12Ashurst"/>
      </w:pPr>
      <w:r w:rsidRPr="00462199">
        <w:t xml:space="preserve">The Substitute undertakes to assume all the liabilities, duties and obligations of the Producer of every description contained in the Contract, whether deriving from contract, common law, statute or otherwise, whether present or future, actual or contingent, ascertained or unascertained or disputed, and agrees to perform all the duties and to discharge all the liabilities and obligations of the Producer under the Contract and to be bound by their terms and </w:t>
      </w:r>
      <w:r w:rsidR="007248B2" w:rsidRPr="007248B2">
        <w:t>condition</w:t>
      </w:r>
      <w:r w:rsidRPr="00462199">
        <w:t>s in every way as if the Substitute were named in the Contract as a party in place of the Producer from the date of the Contract.</w:t>
      </w:r>
    </w:p>
    <w:p w14:paraId="56EFFA11" w14:textId="77777777" w:rsidR="00D179D6" w:rsidRPr="00462199" w:rsidRDefault="00D179D6" w:rsidP="00EF1AC1">
      <w:pPr>
        <w:pStyle w:val="AltSH1Ashurst"/>
        <w:numPr>
          <w:ilvl w:val="0"/>
          <w:numId w:val="36"/>
        </w:numPr>
        <w:rPr>
          <w:b/>
          <w:bCs/>
        </w:rPr>
      </w:pPr>
      <w:bookmarkStart w:id="7283" w:name="_Ref144115862"/>
      <w:r w:rsidRPr="00462199">
        <w:rPr>
          <w:b/>
          <w:bCs/>
        </w:rPr>
        <w:t>LCHA Counterparty Agreement to Perform</w:t>
      </w:r>
      <w:bookmarkEnd w:id="7283"/>
    </w:p>
    <w:p w14:paraId="4F595430" w14:textId="0ADD1757" w:rsidR="00D179D6" w:rsidRPr="00462199" w:rsidRDefault="00D179D6" w:rsidP="005B3BB9">
      <w:pPr>
        <w:pStyle w:val="B12Ashurst"/>
      </w:pPr>
      <w:r w:rsidRPr="00462199">
        <w:t xml:space="preserve">The LCHA Counterparty agrees to perform all its duties and to discharge all its obligations under the Contract and to be bound by all the terms and </w:t>
      </w:r>
      <w:r w:rsidR="007248B2" w:rsidRPr="007248B2">
        <w:t>condition</w:t>
      </w:r>
      <w:r w:rsidRPr="00462199">
        <w:t>s of the Contract in every way as if the Substitute were named in the Contract as a party in place of the Producer from the date of the Contract.</w:t>
      </w:r>
    </w:p>
    <w:p w14:paraId="30FF9280" w14:textId="77777777" w:rsidR="00D179D6" w:rsidRPr="00462199" w:rsidRDefault="00D179D6" w:rsidP="00EF1AC1">
      <w:pPr>
        <w:pStyle w:val="AltSH1Ashurst"/>
        <w:numPr>
          <w:ilvl w:val="0"/>
          <w:numId w:val="36"/>
        </w:numPr>
        <w:rPr>
          <w:b/>
          <w:bCs/>
        </w:rPr>
      </w:pPr>
      <w:bookmarkStart w:id="7284" w:name="_Ref144115863"/>
      <w:r w:rsidRPr="00462199">
        <w:rPr>
          <w:b/>
          <w:bCs/>
        </w:rPr>
        <w:t>Replacement of Producer by Substitute</w:t>
      </w:r>
      <w:bookmarkEnd w:id="7284"/>
    </w:p>
    <w:p w14:paraId="57A402E7" w14:textId="77777777" w:rsidR="00D179D6" w:rsidRPr="00462199" w:rsidRDefault="00D179D6" w:rsidP="005B3BB9">
      <w:pPr>
        <w:pStyle w:val="B12Ashurst"/>
      </w:pPr>
      <w:r w:rsidRPr="00462199">
        <w:t>As from the Novation Date, reference to the Producer (by whatsoever name known) in the Contract shall be deleted and replaced by reference to the Substitute.</w:t>
      </w:r>
    </w:p>
    <w:p w14:paraId="4A103FEB" w14:textId="77777777" w:rsidR="00D179D6" w:rsidRPr="00462199" w:rsidRDefault="00D179D6" w:rsidP="00EF1AC1">
      <w:pPr>
        <w:pStyle w:val="AltSH1Ashurst"/>
        <w:numPr>
          <w:ilvl w:val="0"/>
          <w:numId w:val="36"/>
        </w:numPr>
        <w:rPr>
          <w:b/>
          <w:bCs/>
        </w:rPr>
      </w:pPr>
      <w:bookmarkStart w:id="7285" w:name="_Ref144115864"/>
      <w:r w:rsidRPr="00462199">
        <w:rPr>
          <w:b/>
          <w:bCs/>
        </w:rPr>
        <w:t>Outstanding LCHA Counterparty Claims</w:t>
      </w:r>
      <w:bookmarkEnd w:id="7285"/>
    </w:p>
    <w:p w14:paraId="6C70F8B4" w14:textId="77777777" w:rsidR="00D179D6" w:rsidRPr="00462199" w:rsidRDefault="00D179D6" w:rsidP="005B3BB9">
      <w:pPr>
        <w:pStyle w:val="B12Ashurst"/>
      </w:pPr>
      <w:r w:rsidRPr="00462199">
        <w:t>The LCHA Counterparty shall not take any LCHA Counterparty Enforcement Action by reason of any event notified in a LCHA Counterparty Enforcement Notice or any act or omission by the [Lender(s)]/[Security Trustee], any Appointed Representative and/or the Producer occurring prior to the Novation Date provided that the foregoing shall be without prejudice to the LCHA Counterparty's remedies (including without limitation the right to take LCHA Counterparty Enforcement Action) in respect of:</w:t>
      </w:r>
    </w:p>
    <w:p w14:paraId="45020588" w14:textId="77777777" w:rsidR="00D179D6" w:rsidRPr="00462199" w:rsidRDefault="00D179D6" w:rsidP="00E76EB6">
      <w:pPr>
        <w:pStyle w:val="AltSH5Ashurst"/>
        <w:tabs>
          <w:tab w:val="clear" w:pos="2653"/>
          <w:tab w:val="left" w:pos="1406"/>
        </w:tabs>
        <w:ind w:left="1406" w:hanging="624"/>
      </w:pPr>
      <w:bookmarkStart w:id="7286" w:name="_Ref144115865"/>
      <w:r w:rsidRPr="00462199">
        <w:t>outstanding amounts properly due and payable to the LCHA Counterparty on the Novation Date and which remain unpaid on the expiry of three (3) Business Days' notice from the LCHA Counterparty to the Substitute that such amounts are due and payable; and</w:t>
      </w:r>
      <w:bookmarkEnd w:id="7286"/>
    </w:p>
    <w:p w14:paraId="799AFADC" w14:textId="38F38E90" w:rsidR="00D179D6" w:rsidRPr="00462199" w:rsidRDefault="00D179D6" w:rsidP="00E76EB6">
      <w:pPr>
        <w:pStyle w:val="AltSH5Ashurst"/>
        <w:tabs>
          <w:tab w:val="clear" w:pos="2653"/>
          <w:tab w:val="left" w:pos="1406"/>
        </w:tabs>
        <w:ind w:left="1406" w:hanging="624"/>
      </w:pPr>
      <w:bookmarkStart w:id="7287" w:name="_Ref144115866"/>
      <w:r w:rsidRPr="00462199">
        <w:t xml:space="preserve">to the extent not covered by paragraph </w:t>
      </w:r>
      <w:r>
        <w:fldChar w:fldCharType="begin"/>
      </w:r>
      <w:r>
        <w:instrText xml:space="preserve"> REF _Ref144115865 \n \h </w:instrText>
      </w:r>
      <w:r>
        <w:fldChar w:fldCharType="separate"/>
      </w:r>
      <w:del w:id="7288" w:author="Faqir, Sofia (Energy Security)" w:date="2023-11-12T19:47:00Z">
        <w:r w:rsidR="00E473FC">
          <w:delText>A)</w:delText>
        </w:r>
      </w:del>
      <w:r>
        <w:fldChar w:fldCharType="end"/>
      </w:r>
      <w:r w:rsidRPr="00462199">
        <w:t xml:space="preserve"> above, any breach of a Step-In Undertaking or the Contract by an Appointed Representative, the Producer or the [Lender(s)]/[Security Trustee] occurring prior to the Novation Date which has not been remedied upon the expiry of ten (10) Business Days' notice from the LCHA Counterparty to the Substitute that such breach has not been remedied.</w:t>
      </w:r>
      <w:bookmarkEnd w:id="7287"/>
    </w:p>
    <w:p w14:paraId="4996BC90" w14:textId="77777777" w:rsidR="00D179D6" w:rsidRPr="00462199" w:rsidRDefault="00D179D6" w:rsidP="00EF1AC1">
      <w:pPr>
        <w:pStyle w:val="AltSH1Ashurst"/>
        <w:numPr>
          <w:ilvl w:val="0"/>
          <w:numId w:val="36"/>
        </w:numPr>
        <w:rPr>
          <w:b/>
          <w:bCs/>
        </w:rPr>
      </w:pPr>
      <w:bookmarkStart w:id="7289" w:name="_Ref144115867"/>
      <w:r w:rsidRPr="00462199">
        <w:rPr>
          <w:b/>
          <w:bCs/>
        </w:rPr>
        <w:t>Continuance of the Contract</w:t>
      </w:r>
      <w:bookmarkEnd w:id="7289"/>
    </w:p>
    <w:p w14:paraId="36CCB6DB" w14:textId="30A7C830" w:rsidR="00D179D6" w:rsidRPr="00462199" w:rsidRDefault="00D179D6" w:rsidP="005B3BB9">
      <w:pPr>
        <w:pStyle w:val="B12Ashurst"/>
      </w:pPr>
      <w:r w:rsidRPr="00462199">
        <w:t xml:space="preserve">It is hereby agreed and declared that the Contract shall continue in full force and effect and that, as from the Novation Date, the terms and </w:t>
      </w:r>
      <w:r w:rsidR="007248B2" w:rsidRPr="007248B2">
        <w:t>condition</w:t>
      </w:r>
      <w:r w:rsidRPr="00462199">
        <w:t>s of the Contract have only changed to the extent set out in this Agreement.</w:t>
      </w:r>
    </w:p>
    <w:p w14:paraId="668FC187" w14:textId="77777777" w:rsidR="00D179D6" w:rsidRPr="00462199" w:rsidRDefault="00D179D6" w:rsidP="00EF1AC1">
      <w:pPr>
        <w:pStyle w:val="AltSH1Ashurst"/>
        <w:numPr>
          <w:ilvl w:val="0"/>
          <w:numId w:val="36"/>
        </w:numPr>
        <w:rPr>
          <w:b/>
          <w:bCs/>
        </w:rPr>
      </w:pPr>
      <w:bookmarkStart w:id="7290" w:name="_Ref144115868"/>
      <w:r w:rsidRPr="00462199">
        <w:rPr>
          <w:b/>
          <w:bCs/>
        </w:rPr>
        <w:t>Further Assurance</w:t>
      </w:r>
      <w:bookmarkEnd w:id="7290"/>
    </w:p>
    <w:p w14:paraId="34004D4F" w14:textId="77777777" w:rsidR="00D179D6" w:rsidRPr="00462199" w:rsidRDefault="00D179D6" w:rsidP="005B3BB9">
      <w:pPr>
        <w:pStyle w:val="B12Ashurst"/>
      </w:pPr>
      <w:r w:rsidRPr="00462199">
        <w:t>The Parties shall perform such further acts and execute and deliver such further documents as may be required by law or reasonably requested by each other to implement the purposes of and to perfect this Agreement.</w:t>
      </w:r>
    </w:p>
    <w:p w14:paraId="0AA28D72" w14:textId="77777777" w:rsidR="00D179D6" w:rsidRPr="00462199" w:rsidRDefault="00D179D6" w:rsidP="00EF1AC1">
      <w:pPr>
        <w:pStyle w:val="AltSH1Ashurst"/>
        <w:keepNext/>
        <w:numPr>
          <w:ilvl w:val="0"/>
          <w:numId w:val="36"/>
        </w:numPr>
        <w:rPr>
          <w:b/>
          <w:bCs/>
        </w:rPr>
      </w:pPr>
      <w:bookmarkStart w:id="7291" w:name="_Ref144115869"/>
      <w:r w:rsidRPr="00462199">
        <w:rPr>
          <w:b/>
          <w:bCs/>
        </w:rPr>
        <w:lastRenderedPageBreak/>
        <w:t>Contract (Rights of Third Parties) Act 1999</w:t>
      </w:r>
      <w:bookmarkEnd w:id="7291"/>
    </w:p>
    <w:p w14:paraId="1918F54E" w14:textId="77777777" w:rsidR="00D179D6" w:rsidRPr="00462199" w:rsidRDefault="00D179D6" w:rsidP="005B3BB9">
      <w:pPr>
        <w:pStyle w:val="B12Ashurst"/>
      </w:pPr>
      <w:r w:rsidRPr="00462199">
        <w:t>This Agreement does not create any rights under the Contract (Rights of Third Parties) Act 1999 enforceable by any person who is not a party to it.</w:t>
      </w:r>
    </w:p>
    <w:p w14:paraId="6D876F39" w14:textId="77777777" w:rsidR="00D179D6" w:rsidRPr="00462199" w:rsidRDefault="00D179D6" w:rsidP="00EF1AC1">
      <w:pPr>
        <w:pStyle w:val="AltSH1Ashurst"/>
        <w:numPr>
          <w:ilvl w:val="0"/>
          <w:numId w:val="36"/>
        </w:numPr>
        <w:rPr>
          <w:b/>
          <w:bCs/>
        </w:rPr>
      </w:pPr>
      <w:bookmarkStart w:id="7292" w:name="_Ref144115870"/>
      <w:r w:rsidRPr="00462199">
        <w:rPr>
          <w:b/>
          <w:bCs/>
        </w:rPr>
        <w:t>Variations</w:t>
      </w:r>
      <w:bookmarkEnd w:id="7292"/>
    </w:p>
    <w:p w14:paraId="7FC2DF41" w14:textId="77777777" w:rsidR="00D179D6" w:rsidRPr="00462199" w:rsidRDefault="00D179D6" w:rsidP="005B3BB9">
      <w:pPr>
        <w:pStyle w:val="B12Ashurst"/>
      </w:pPr>
      <w:r w:rsidRPr="00462199">
        <w:t>No variation of this Agreement shall be effective unless it is in writing and is signed by or on behalf of each of the parties to this Agreement.</w:t>
      </w:r>
    </w:p>
    <w:p w14:paraId="71FBC310" w14:textId="77777777" w:rsidR="00D179D6" w:rsidRPr="00462199" w:rsidRDefault="00D179D6" w:rsidP="00EF1AC1">
      <w:pPr>
        <w:pStyle w:val="AltSH1Ashurst"/>
        <w:numPr>
          <w:ilvl w:val="0"/>
          <w:numId w:val="36"/>
        </w:numPr>
        <w:rPr>
          <w:b/>
          <w:bCs/>
        </w:rPr>
      </w:pPr>
      <w:bookmarkStart w:id="7293" w:name="_Ref144115871"/>
      <w:r w:rsidRPr="00462199">
        <w:rPr>
          <w:b/>
          <w:bCs/>
        </w:rPr>
        <w:t>Notices</w:t>
      </w:r>
      <w:bookmarkEnd w:id="7293"/>
    </w:p>
    <w:p w14:paraId="62771FCA" w14:textId="72B0ED25" w:rsidR="00D179D6" w:rsidRPr="00462199" w:rsidRDefault="00D179D6" w:rsidP="005B3BB9">
      <w:pPr>
        <w:pStyle w:val="B12Ashurst"/>
      </w:pPr>
      <w:r w:rsidRPr="00462199">
        <w:t xml:space="preserve">Any notices to be served on the Substitute pursuant to the Contract shall be served in accordance with </w:t>
      </w:r>
      <w:r w:rsidR="007248B2" w:rsidRPr="007248B2">
        <w:t>Condition</w:t>
      </w:r>
      <w:r w:rsidRPr="00462199">
        <w:t xml:space="preserve"> </w:t>
      </w:r>
      <w:r w:rsidR="00372984">
        <w:fldChar w:fldCharType="begin"/>
      </w:r>
      <w:r w:rsidR="00372984">
        <w:instrText xml:space="preserve"> REF _Ref144483376 \n \h </w:instrText>
      </w:r>
      <w:r w:rsidR="00372984">
        <w:fldChar w:fldCharType="separate"/>
      </w:r>
      <w:del w:id="7294" w:author="Faqir, Sofia (Energy Security)" w:date="2023-11-12T19:47:00Z">
        <w:r w:rsidR="00E473FC">
          <w:delText>82</w:delText>
        </w:r>
      </w:del>
      <w:r w:rsidR="00372984">
        <w:fldChar w:fldCharType="end"/>
      </w:r>
      <w:r w:rsidRPr="00462199">
        <w:t xml:space="preserve"> (</w:t>
      </w:r>
      <w:r w:rsidRPr="00462199">
        <w:rPr>
          <w:i/>
        </w:rPr>
        <w:t>Notices</w:t>
      </w:r>
      <w:r w:rsidRPr="00462199">
        <w:t>) of the Contract and to:</w:t>
      </w:r>
    </w:p>
    <w:p w14:paraId="0F0B86A4" w14:textId="77777777" w:rsidR="00D179D6" w:rsidRPr="00462199" w:rsidRDefault="00D179D6" w:rsidP="005B3BB9">
      <w:pPr>
        <w:pStyle w:val="B12Ashurst"/>
      </w:pPr>
      <w:r w:rsidRPr="00462199">
        <w:t>[</w:t>
      </w:r>
      <w:r w:rsidRPr="00462199">
        <w:rPr>
          <w:i/>
        </w:rPr>
        <w:t>insert Substitute contact details</w:t>
      </w:r>
      <w:r w:rsidRPr="00462199">
        <w:t>]</w:t>
      </w:r>
    </w:p>
    <w:p w14:paraId="4838F787" w14:textId="77777777" w:rsidR="00D179D6" w:rsidRPr="00462199" w:rsidRDefault="00D179D6" w:rsidP="00EF1AC1">
      <w:pPr>
        <w:pStyle w:val="AltSH1Ashurst"/>
        <w:numPr>
          <w:ilvl w:val="0"/>
          <w:numId w:val="36"/>
        </w:numPr>
        <w:rPr>
          <w:b/>
          <w:bCs/>
        </w:rPr>
      </w:pPr>
      <w:bookmarkStart w:id="7295" w:name="_Ref144115872"/>
      <w:r w:rsidRPr="00462199">
        <w:rPr>
          <w:b/>
          <w:bCs/>
        </w:rPr>
        <w:t>Counterparts</w:t>
      </w:r>
      <w:bookmarkEnd w:id="7295"/>
    </w:p>
    <w:p w14:paraId="4C7CC77D" w14:textId="77777777" w:rsidR="00D179D6" w:rsidRPr="00462199" w:rsidRDefault="00D179D6" w:rsidP="005B3BB9">
      <w:pPr>
        <w:pStyle w:val="B12Ashurst"/>
      </w:pPr>
      <w:r w:rsidRPr="00462199">
        <w:t>This Agreement may be executed in any number of counterparts, each of which when executed and delivered shall be an original but all the counterparts together shall constitute one and the same instrument.</w:t>
      </w:r>
    </w:p>
    <w:p w14:paraId="69FDF141" w14:textId="77777777" w:rsidR="00D179D6" w:rsidRPr="00462199" w:rsidRDefault="00D179D6" w:rsidP="00EF1AC1">
      <w:pPr>
        <w:pStyle w:val="AltSH1Ashurst"/>
        <w:numPr>
          <w:ilvl w:val="0"/>
          <w:numId w:val="36"/>
        </w:numPr>
        <w:rPr>
          <w:b/>
          <w:bCs/>
        </w:rPr>
      </w:pPr>
      <w:bookmarkStart w:id="7296" w:name="_Ref144115873"/>
      <w:r w:rsidRPr="00462199">
        <w:rPr>
          <w:b/>
          <w:bCs/>
        </w:rPr>
        <w:t>Governing Law and Jurisdiction</w:t>
      </w:r>
      <w:bookmarkEnd w:id="7296"/>
    </w:p>
    <w:p w14:paraId="4E1D4B90" w14:textId="77777777" w:rsidR="00D179D6" w:rsidRPr="00462199" w:rsidRDefault="00D179D6" w:rsidP="005B3BB9">
      <w:pPr>
        <w:pStyle w:val="B12Ashurst"/>
      </w:pPr>
      <w:r w:rsidRPr="00462199">
        <w:t>This Agreement and any non-contractual obligations arising out of or in connection with it are governed by and shall be construed in accordance with the laws of England and the Parties hereby submit to the exclusive jurisdiction of the courts of England.</w:t>
      </w:r>
    </w:p>
    <w:p w14:paraId="54E8C44E" w14:textId="77777777" w:rsidR="00D179D6" w:rsidRPr="00462199" w:rsidRDefault="00D179D6" w:rsidP="002D4185">
      <w:pPr>
        <w:pStyle w:val="NormalAshurst"/>
      </w:pPr>
      <w:r w:rsidRPr="00462199">
        <w:rPr>
          <w:b/>
        </w:rPr>
        <w:t xml:space="preserve">IN WITNESS WHEREOF </w:t>
      </w:r>
      <w:r w:rsidRPr="00462199">
        <w:t>this Agreement has been executed and delivered as a deed on the date first stated above.</w:t>
      </w:r>
      <w:bookmarkStart w:id="7297" w:name="_Ref144117967"/>
      <w:r w:rsidRPr="00462199">
        <w:rPr>
          <w:rStyle w:val="FootnoteReference"/>
        </w:rPr>
        <w:footnoteReference w:id="97"/>
      </w:r>
      <w:bookmarkEnd w:id="7297"/>
    </w:p>
    <w:p w14:paraId="00BFBAE2" w14:textId="77777777" w:rsidR="00D179D6" w:rsidRPr="00462199" w:rsidRDefault="00D179D6" w:rsidP="00986A4F">
      <w:pPr>
        <w:pStyle w:val="NormalAshurst"/>
      </w:pPr>
      <w:r w:rsidRPr="00462199">
        <w:br w:type="page"/>
      </w:r>
    </w:p>
    <w:p w14:paraId="56711BB5" w14:textId="77777777" w:rsidR="00D179D6" w:rsidRPr="00462199" w:rsidRDefault="00D179D6" w:rsidP="005B3BB9">
      <w:pPr>
        <w:pStyle w:val="NormalBoldAshurst"/>
      </w:pPr>
      <w:r w:rsidRPr="00462199">
        <w:lastRenderedPageBreak/>
        <w:t>LCHA Counterparty</w:t>
      </w:r>
    </w:p>
    <w:tbl>
      <w:tblPr>
        <w:tblW w:w="0" w:type="auto"/>
        <w:tblCellMar>
          <w:left w:w="10" w:type="dxa"/>
          <w:right w:w="10" w:type="dxa"/>
        </w:tblCellMar>
        <w:tblLook w:val="04A0" w:firstRow="1" w:lastRow="0" w:firstColumn="1" w:lastColumn="0" w:noHBand="0" w:noVBand="1"/>
      </w:tblPr>
      <w:tblGrid>
        <w:gridCol w:w="4531"/>
        <w:gridCol w:w="284"/>
        <w:gridCol w:w="4202"/>
      </w:tblGrid>
      <w:tr w:rsidR="00D179D6" w:rsidRPr="00462199" w14:paraId="1D2633F7" w14:textId="77777777" w:rsidTr="00B040B6">
        <w:trPr>
          <w:trHeight w:val="1439"/>
        </w:trPr>
        <w:tc>
          <w:tcPr>
            <w:tcW w:w="4531" w:type="dxa"/>
            <w:tcMar>
              <w:left w:w="108" w:type="dxa"/>
              <w:right w:w="108" w:type="dxa"/>
            </w:tcMar>
          </w:tcPr>
          <w:p w14:paraId="4C40E404" w14:textId="77777777" w:rsidR="00D179D6" w:rsidRPr="00462199" w:rsidRDefault="00D179D6" w:rsidP="00B040B6">
            <w:pPr>
              <w:pStyle w:val="StandardAshurst"/>
            </w:pPr>
            <w:r w:rsidRPr="00462199">
              <w:rPr>
                <w:b/>
              </w:rPr>
              <w:t>EXECUTED</w:t>
            </w:r>
            <w:r w:rsidRPr="00462199">
              <w:t xml:space="preserve"> and delivered as a </w:t>
            </w:r>
            <w:r w:rsidRPr="00462199">
              <w:rPr>
                <w:b/>
              </w:rPr>
              <w:t>DEED</w:t>
            </w:r>
            <w:r w:rsidRPr="00462199">
              <w:t xml:space="preserve"> by</w:t>
            </w:r>
          </w:p>
          <w:p w14:paraId="70785D05" w14:textId="77777777" w:rsidR="00D179D6" w:rsidRPr="00462199" w:rsidRDefault="00D179D6" w:rsidP="00B040B6">
            <w:pPr>
              <w:pStyle w:val="StandardAshurst"/>
            </w:pPr>
            <w:r w:rsidRPr="00462199">
              <w:rPr>
                <w:b/>
              </w:rPr>
              <w:t xml:space="preserve">LOW CARBON CONTRACTS COMPANY LTD </w:t>
            </w:r>
            <w:r w:rsidRPr="00462199">
              <w:t>acting by its director/duly appointed attorney</w:t>
            </w:r>
          </w:p>
        </w:tc>
        <w:tc>
          <w:tcPr>
            <w:tcW w:w="284" w:type="dxa"/>
            <w:tcMar>
              <w:left w:w="108" w:type="dxa"/>
              <w:right w:w="108" w:type="dxa"/>
            </w:tcMar>
          </w:tcPr>
          <w:p w14:paraId="5495746A" w14:textId="77777777" w:rsidR="00D179D6" w:rsidRPr="00462199" w:rsidRDefault="00D179D6" w:rsidP="00B040B6">
            <w:pPr>
              <w:pStyle w:val="StandardAshurst"/>
            </w:pPr>
            <w:r w:rsidRPr="00462199">
              <w:t>)</w:t>
            </w:r>
          </w:p>
          <w:p w14:paraId="049FDA0F" w14:textId="77777777" w:rsidR="00D179D6" w:rsidRPr="00462199" w:rsidRDefault="00D179D6" w:rsidP="00B040B6">
            <w:pPr>
              <w:pStyle w:val="StandardAshurst"/>
            </w:pPr>
            <w:r w:rsidRPr="00462199">
              <w:t>)</w:t>
            </w:r>
          </w:p>
          <w:p w14:paraId="037D12DF" w14:textId="77777777" w:rsidR="00D179D6" w:rsidRPr="00462199" w:rsidRDefault="00D179D6" w:rsidP="00B040B6">
            <w:pPr>
              <w:pStyle w:val="StandardAshurst"/>
            </w:pPr>
            <w:r w:rsidRPr="00462199">
              <w:t>)</w:t>
            </w:r>
          </w:p>
        </w:tc>
        <w:tc>
          <w:tcPr>
            <w:tcW w:w="4202" w:type="dxa"/>
            <w:tcMar>
              <w:left w:w="108" w:type="dxa"/>
              <w:right w:w="108" w:type="dxa"/>
            </w:tcMar>
          </w:tcPr>
          <w:p w14:paraId="7049A8EF" w14:textId="77777777" w:rsidR="00D179D6" w:rsidRPr="00462199" w:rsidRDefault="00D179D6" w:rsidP="00B040B6">
            <w:pPr>
              <w:pStyle w:val="StandardAshurst"/>
            </w:pPr>
          </w:p>
          <w:p w14:paraId="54E2D44E" w14:textId="77777777" w:rsidR="00D179D6" w:rsidRPr="00462199" w:rsidRDefault="00D179D6" w:rsidP="00B040B6">
            <w:pPr>
              <w:pStyle w:val="StandardAshurst"/>
            </w:pPr>
          </w:p>
          <w:p w14:paraId="1CF79B5D" w14:textId="77777777" w:rsidR="00D179D6" w:rsidRPr="00462199" w:rsidRDefault="00D179D6" w:rsidP="00B040B6">
            <w:pPr>
              <w:pStyle w:val="StandardAshurst"/>
            </w:pPr>
            <w:r w:rsidRPr="00462199">
              <w:t>…………………………………………………..</w:t>
            </w:r>
          </w:p>
          <w:p w14:paraId="62100F42" w14:textId="77777777" w:rsidR="00D179D6" w:rsidRPr="00462199" w:rsidRDefault="00D179D6" w:rsidP="00B040B6">
            <w:pPr>
              <w:pStyle w:val="StandardAshurst"/>
            </w:pPr>
            <w:r w:rsidRPr="00462199">
              <w:t>Director/Attorney</w:t>
            </w:r>
          </w:p>
        </w:tc>
      </w:tr>
      <w:tr w:rsidR="00D179D6" w:rsidRPr="00462199" w14:paraId="43268360" w14:textId="77777777" w:rsidTr="00B040B6">
        <w:trPr>
          <w:trHeight w:val="1439"/>
        </w:trPr>
        <w:tc>
          <w:tcPr>
            <w:tcW w:w="4531" w:type="dxa"/>
            <w:tcMar>
              <w:left w:w="108" w:type="dxa"/>
              <w:right w:w="108" w:type="dxa"/>
            </w:tcMar>
          </w:tcPr>
          <w:p w14:paraId="5DA44E2A" w14:textId="77777777" w:rsidR="00D179D6" w:rsidRPr="00462199" w:rsidRDefault="00D179D6">
            <w:pPr>
              <w:pStyle w:val="NormalAshurst"/>
            </w:pPr>
            <w:r w:rsidRPr="00462199">
              <w:t>in the presence of</w:t>
            </w:r>
          </w:p>
          <w:p w14:paraId="03578D62" w14:textId="77777777" w:rsidR="00D179D6" w:rsidRPr="00462199" w:rsidRDefault="00D179D6" w:rsidP="00B040B6">
            <w:pPr>
              <w:pStyle w:val="NormalAshurst"/>
              <w:tabs>
                <w:tab w:val="right" w:leader="dot" w:pos="4382"/>
              </w:tabs>
            </w:pPr>
            <w:r w:rsidRPr="00462199">
              <w:t>Signature:</w:t>
            </w:r>
            <w:r w:rsidRPr="00462199">
              <w:tab/>
            </w:r>
          </w:p>
          <w:p w14:paraId="50D7A033" w14:textId="77777777" w:rsidR="00D179D6" w:rsidRPr="00462199" w:rsidRDefault="00D179D6" w:rsidP="00B040B6">
            <w:pPr>
              <w:pStyle w:val="NormalAshurst"/>
              <w:tabs>
                <w:tab w:val="right" w:leader="dot" w:pos="4382"/>
              </w:tabs>
            </w:pPr>
            <w:r w:rsidRPr="00462199">
              <w:t>Print Name:</w:t>
            </w:r>
            <w:r w:rsidRPr="00462199">
              <w:tab/>
            </w:r>
          </w:p>
          <w:p w14:paraId="7B2995D2" w14:textId="77777777" w:rsidR="00D179D6" w:rsidRPr="00462199" w:rsidRDefault="00D179D6" w:rsidP="00B040B6">
            <w:pPr>
              <w:pStyle w:val="NormalAshurst"/>
              <w:tabs>
                <w:tab w:val="right" w:leader="dot" w:pos="4382"/>
              </w:tabs>
            </w:pPr>
            <w:r w:rsidRPr="00462199">
              <w:t>Address:</w:t>
            </w:r>
            <w:r w:rsidRPr="00462199">
              <w:tab/>
            </w:r>
          </w:p>
          <w:p w14:paraId="05659C91" w14:textId="77777777" w:rsidR="00D179D6" w:rsidRPr="00462199" w:rsidRDefault="00D179D6" w:rsidP="00B040B6">
            <w:pPr>
              <w:pStyle w:val="NormalAshurst"/>
              <w:tabs>
                <w:tab w:val="right" w:leader="dot" w:pos="4382"/>
              </w:tabs>
            </w:pPr>
            <w:r w:rsidRPr="00462199">
              <w:t>Occupation:</w:t>
            </w:r>
            <w:r w:rsidRPr="00462199">
              <w:tab/>
            </w:r>
          </w:p>
        </w:tc>
        <w:tc>
          <w:tcPr>
            <w:tcW w:w="284" w:type="dxa"/>
            <w:tcMar>
              <w:left w:w="108" w:type="dxa"/>
              <w:right w:w="108" w:type="dxa"/>
            </w:tcMar>
          </w:tcPr>
          <w:p w14:paraId="26342325" w14:textId="77777777" w:rsidR="00D179D6" w:rsidRPr="00462199" w:rsidRDefault="00D179D6"/>
        </w:tc>
        <w:tc>
          <w:tcPr>
            <w:tcW w:w="4202" w:type="dxa"/>
            <w:tcMar>
              <w:left w:w="108" w:type="dxa"/>
              <w:right w:w="108" w:type="dxa"/>
            </w:tcMar>
          </w:tcPr>
          <w:p w14:paraId="39350C52" w14:textId="77777777" w:rsidR="00D179D6" w:rsidRPr="00462199" w:rsidRDefault="00D179D6"/>
        </w:tc>
      </w:tr>
    </w:tbl>
    <w:p w14:paraId="378ACEB2" w14:textId="77777777" w:rsidR="00D179D6" w:rsidRPr="00462199" w:rsidRDefault="00D179D6" w:rsidP="00B040B6">
      <w:pPr>
        <w:spacing w:after="0"/>
      </w:pPr>
    </w:p>
    <w:p w14:paraId="63284DD1" w14:textId="77777777" w:rsidR="00D179D6" w:rsidRPr="00462199" w:rsidRDefault="00D179D6" w:rsidP="005B3BB9">
      <w:pPr>
        <w:pStyle w:val="NormalBoldAshurst"/>
      </w:pPr>
      <w:r w:rsidRPr="00462199">
        <w:t>Producer</w:t>
      </w:r>
    </w:p>
    <w:tbl>
      <w:tblPr>
        <w:tblW w:w="0" w:type="auto"/>
        <w:tblCellMar>
          <w:left w:w="10" w:type="dxa"/>
          <w:right w:w="10" w:type="dxa"/>
        </w:tblCellMar>
        <w:tblLook w:val="04A0" w:firstRow="1" w:lastRow="0" w:firstColumn="1" w:lastColumn="0" w:noHBand="0" w:noVBand="1"/>
      </w:tblPr>
      <w:tblGrid>
        <w:gridCol w:w="4531"/>
        <w:gridCol w:w="284"/>
        <w:gridCol w:w="4202"/>
      </w:tblGrid>
      <w:tr w:rsidR="00D179D6" w:rsidRPr="00462199" w14:paraId="5E56D1A4" w14:textId="77777777" w:rsidTr="00B040B6">
        <w:trPr>
          <w:trHeight w:val="1439"/>
        </w:trPr>
        <w:tc>
          <w:tcPr>
            <w:tcW w:w="4531" w:type="dxa"/>
            <w:tcMar>
              <w:left w:w="108" w:type="dxa"/>
              <w:right w:w="108" w:type="dxa"/>
            </w:tcMar>
          </w:tcPr>
          <w:p w14:paraId="1C3E2BE3" w14:textId="77777777" w:rsidR="00D179D6" w:rsidRPr="00462199" w:rsidRDefault="00D179D6" w:rsidP="00B040B6">
            <w:pPr>
              <w:pStyle w:val="StandardAshurst"/>
            </w:pPr>
            <w:r w:rsidRPr="00462199">
              <w:rPr>
                <w:b/>
              </w:rPr>
              <w:t>EXECUTED</w:t>
            </w:r>
            <w:r w:rsidRPr="00462199">
              <w:t xml:space="preserve"> and delivered as a </w:t>
            </w:r>
            <w:r w:rsidRPr="00462199">
              <w:rPr>
                <w:b/>
              </w:rPr>
              <w:t>DEED</w:t>
            </w:r>
            <w:r w:rsidRPr="00462199">
              <w:t xml:space="preserve"> by</w:t>
            </w:r>
          </w:p>
          <w:p w14:paraId="18265897" w14:textId="77777777" w:rsidR="00D179D6" w:rsidRPr="00462199" w:rsidRDefault="00D179D6" w:rsidP="00B040B6">
            <w:pPr>
              <w:pStyle w:val="StandardAshurst"/>
            </w:pPr>
            <w:r w:rsidRPr="00462199">
              <w:t>[</w:t>
            </w:r>
            <w:r w:rsidRPr="00462199">
              <w:fldChar w:fldCharType="begin"/>
            </w:r>
            <w:r w:rsidRPr="00462199">
              <w:instrText xml:space="preserve"> SYMBOL 108\f wingdings \s11\h \* MERGEFORMAT </w:instrText>
            </w:r>
            <w:r w:rsidRPr="00462199">
              <w:fldChar w:fldCharType="end"/>
            </w:r>
            <w:r w:rsidRPr="00462199">
              <w:t>]</w:t>
            </w:r>
            <w:r w:rsidRPr="00462199">
              <w:rPr>
                <w:b/>
              </w:rPr>
              <w:t xml:space="preserve">                                           </w:t>
            </w:r>
            <w:r w:rsidRPr="00462199">
              <w:t>acting by its director/duly appointed attorney</w:t>
            </w:r>
          </w:p>
        </w:tc>
        <w:tc>
          <w:tcPr>
            <w:tcW w:w="284" w:type="dxa"/>
            <w:tcMar>
              <w:left w:w="108" w:type="dxa"/>
              <w:right w:w="108" w:type="dxa"/>
            </w:tcMar>
          </w:tcPr>
          <w:p w14:paraId="12216A61" w14:textId="77777777" w:rsidR="00D179D6" w:rsidRPr="00462199" w:rsidRDefault="00D179D6" w:rsidP="00B040B6">
            <w:pPr>
              <w:pStyle w:val="StandardAshurst"/>
            </w:pPr>
            <w:r w:rsidRPr="00462199">
              <w:t>)</w:t>
            </w:r>
          </w:p>
          <w:p w14:paraId="26FAD6B1" w14:textId="77777777" w:rsidR="00D179D6" w:rsidRPr="00462199" w:rsidRDefault="00D179D6" w:rsidP="00B040B6">
            <w:pPr>
              <w:pStyle w:val="StandardAshurst"/>
            </w:pPr>
            <w:r w:rsidRPr="00462199">
              <w:t>)</w:t>
            </w:r>
          </w:p>
          <w:p w14:paraId="000B1AC6" w14:textId="77777777" w:rsidR="00D179D6" w:rsidRPr="00462199" w:rsidRDefault="00D179D6" w:rsidP="00B040B6">
            <w:pPr>
              <w:pStyle w:val="StandardAshurst"/>
            </w:pPr>
            <w:r w:rsidRPr="00462199">
              <w:t>)</w:t>
            </w:r>
          </w:p>
        </w:tc>
        <w:tc>
          <w:tcPr>
            <w:tcW w:w="4202" w:type="dxa"/>
            <w:tcMar>
              <w:left w:w="108" w:type="dxa"/>
              <w:right w:w="108" w:type="dxa"/>
            </w:tcMar>
          </w:tcPr>
          <w:p w14:paraId="450EC292" w14:textId="77777777" w:rsidR="00D179D6" w:rsidRPr="00462199" w:rsidRDefault="00D179D6" w:rsidP="00B040B6">
            <w:pPr>
              <w:pStyle w:val="StandardAshurst"/>
            </w:pPr>
          </w:p>
          <w:p w14:paraId="624B2E0F" w14:textId="77777777" w:rsidR="00D179D6" w:rsidRPr="00462199" w:rsidRDefault="00D179D6" w:rsidP="00B040B6">
            <w:pPr>
              <w:pStyle w:val="StandardAshurst"/>
            </w:pPr>
          </w:p>
          <w:p w14:paraId="7932E6D0" w14:textId="77777777" w:rsidR="00D179D6" w:rsidRPr="00462199" w:rsidRDefault="00D179D6" w:rsidP="00B040B6">
            <w:pPr>
              <w:pStyle w:val="StandardAshurst"/>
            </w:pPr>
            <w:r w:rsidRPr="00462199">
              <w:t>…………………………………………………..</w:t>
            </w:r>
          </w:p>
          <w:p w14:paraId="30CDB2F3" w14:textId="77777777" w:rsidR="00D179D6" w:rsidRPr="00462199" w:rsidRDefault="00D179D6" w:rsidP="00B040B6">
            <w:pPr>
              <w:pStyle w:val="StandardAshurst"/>
            </w:pPr>
            <w:r w:rsidRPr="00462199">
              <w:t>Director/Attorney</w:t>
            </w:r>
          </w:p>
        </w:tc>
      </w:tr>
      <w:tr w:rsidR="00D179D6" w:rsidRPr="00462199" w14:paraId="38B58E0C" w14:textId="77777777" w:rsidTr="00B040B6">
        <w:trPr>
          <w:trHeight w:val="1439"/>
        </w:trPr>
        <w:tc>
          <w:tcPr>
            <w:tcW w:w="4531" w:type="dxa"/>
            <w:tcMar>
              <w:left w:w="108" w:type="dxa"/>
              <w:right w:w="108" w:type="dxa"/>
            </w:tcMar>
          </w:tcPr>
          <w:p w14:paraId="43B577B7" w14:textId="77777777" w:rsidR="00D179D6" w:rsidRPr="00462199" w:rsidRDefault="00D179D6">
            <w:pPr>
              <w:pStyle w:val="NormalAshurst"/>
            </w:pPr>
            <w:r w:rsidRPr="00462199">
              <w:t>in the presence of</w:t>
            </w:r>
          </w:p>
          <w:p w14:paraId="23BE79FB" w14:textId="77777777" w:rsidR="00D179D6" w:rsidRPr="00462199" w:rsidRDefault="00D179D6" w:rsidP="00B040B6">
            <w:pPr>
              <w:pStyle w:val="NormalAshurst"/>
              <w:tabs>
                <w:tab w:val="right" w:leader="dot" w:pos="4382"/>
              </w:tabs>
            </w:pPr>
            <w:r w:rsidRPr="00462199">
              <w:t>Signature:</w:t>
            </w:r>
            <w:r w:rsidRPr="00462199">
              <w:tab/>
            </w:r>
          </w:p>
          <w:p w14:paraId="5D5A4522" w14:textId="77777777" w:rsidR="00D179D6" w:rsidRPr="00462199" w:rsidRDefault="00D179D6" w:rsidP="00B040B6">
            <w:pPr>
              <w:pStyle w:val="NormalAshurst"/>
              <w:tabs>
                <w:tab w:val="right" w:leader="dot" w:pos="4382"/>
              </w:tabs>
            </w:pPr>
            <w:r w:rsidRPr="00462199">
              <w:t>Print Name:</w:t>
            </w:r>
            <w:r w:rsidRPr="00462199">
              <w:tab/>
            </w:r>
          </w:p>
          <w:p w14:paraId="6B1B16F8" w14:textId="77777777" w:rsidR="00D179D6" w:rsidRPr="00462199" w:rsidRDefault="00D179D6" w:rsidP="00B040B6">
            <w:pPr>
              <w:pStyle w:val="NormalAshurst"/>
              <w:tabs>
                <w:tab w:val="right" w:leader="dot" w:pos="4382"/>
              </w:tabs>
            </w:pPr>
            <w:r w:rsidRPr="00462199">
              <w:t>Address:</w:t>
            </w:r>
            <w:r w:rsidRPr="00462199">
              <w:tab/>
            </w:r>
          </w:p>
          <w:p w14:paraId="094D1E56" w14:textId="77777777" w:rsidR="00D179D6" w:rsidRPr="00462199" w:rsidRDefault="00D179D6" w:rsidP="00B040B6">
            <w:pPr>
              <w:pStyle w:val="NormalAshurst"/>
              <w:tabs>
                <w:tab w:val="right" w:leader="dot" w:pos="4382"/>
              </w:tabs>
            </w:pPr>
            <w:r w:rsidRPr="00462199">
              <w:t>Occupation:</w:t>
            </w:r>
            <w:r w:rsidRPr="00462199">
              <w:tab/>
            </w:r>
          </w:p>
        </w:tc>
        <w:tc>
          <w:tcPr>
            <w:tcW w:w="284" w:type="dxa"/>
            <w:tcMar>
              <w:left w:w="108" w:type="dxa"/>
              <w:right w:w="108" w:type="dxa"/>
            </w:tcMar>
          </w:tcPr>
          <w:p w14:paraId="6E916EA1" w14:textId="77777777" w:rsidR="00D179D6" w:rsidRPr="00462199" w:rsidRDefault="00D179D6"/>
        </w:tc>
        <w:tc>
          <w:tcPr>
            <w:tcW w:w="4202" w:type="dxa"/>
            <w:tcMar>
              <w:left w:w="108" w:type="dxa"/>
              <w:right w:w="108" w:type="dxa"/>
            </w:tcMar>
          </w:tcPr>
          <w:p w14:paraId="5C4E08D4" w14:textId="77777777" w:rsidR="00D179D6" w:rsidRPr="00462199" w:rsidRDefault="00D179D6"/>
        </w:tc>
      </w:tr>
    </w:tbl>
    <w:p w14:paraId="281744D1" w14:textId="77777777" w:rsidR="00D179D6" w:rsidRPr="00462199" w:rsidRDefault="00D179D6" w:rsidP="00B040B6">
      <w:pPr>
        <w:spacing w:after="0"/>
      </w:pPr>
    </w:p>
    <w:p w14:paraId="1FB7D354" w14:textId="77777777" w:rsidR="00D179D6" w:rsidRPr="00462199" w:rsidRDefault="00D179D6" w:rsidP="005B3BB9">
      <w:pPr>
        <w:pStyle w:val="NormalBoldAshurst"/>
      </w:pPr>
      <w:r w:rsidRPr="00462199">
        <w:t>Substitute</w:t>
      </w:r>
    </w:p>
    <w:tbl>
      <w:tblPr>
        <w:tblW w:w="0" w:type="auto"/>
        <w:tblCellMar>
          <w:left w:w="10" w:type="dxa"/>
          <w:right w:w="10" w:type="dxa"/>
        </w:tblCellMar>
        <w:tblLook w:val="04A0" w:firstRow="1" w:lastRow="0" w:firstColumn="1" w:lastColumn="0" w:noHBand="0" w:noVBand="1"/>
      </w:tblPr>
      <w:tblGrid>
        <w:gridCol w:w="4531"/>
        <w:gridCol w:w="284"/>
        <w:gridCol w:w="4202"/>
      </w:tblGrid>
      <w:tr w:rsidR="00D179D6" w:rsidRPr="00462199" w14:paraId="75896734" w14:textId="77777777" w:rsidTr="00B040B6">
        <w:trPr>
          <w:trHeight w:val="1439"/>
        </w:trPr>
        <w:tc>
          <w:tcPr>
            <w:tcW w:w="4531" w:type="dxa"/>
            <w:tcMar>
              <w:left w:w="108" w:type="dxa"/>
              <w:right w:w="108" w:type="dxa"/>
            </w:tcMar>
          </w:tcPr>
          <w:p w14:paraId="6A330957" w14:textId="77777777" w:rsidR="00D179D6" w:rsidRPr="00462199" w:rsidRDefault="00D179D6" w:rsidP="00B040B6">
            <w:pPr>
              <w:pStyle w:val="StandardAshurst"/>
            </w:pPr>
            <w:r w:rsidRPr="00462199">
              <w:rPr>
                <w:b/>
              </w:rPr>
              <w:t>EXECUTED</w:t>
            </w:r>
            <w:r w:rsidRPr="00462199">
              <w:t xml:space="preserve"> and delivered as a </w:t>
            </w:r>
            <w:r w:rsidRPr="00462199">
              <w:rPr>
                <w:b/>
              </w:rPr>
              <w:t>DEED</w:t>
            </w:r>
            <w:r w:rsidRPr="00462199">
              <w:t xml:space="preserve"> by</w:t>
            </w:r>
          </w:p>
          <w:p w14:paraId="42FA47EA" w14:textId="77777777" w:rsidR="00D179D6" w:rsidRPr="00462199" w:rsidRDefault="00D179D6" w:rsidP="00B040B6">
            <w:pPr>
              <w:pStyle w:val="StandardAshurst"/>
            </w:pPr>
            <w:r w:rsidRPr="00462199">
              <w:t>[</w:t>
            </w:r>
            <w:r w:rsidRPr="00462199">
              <w:fldChar w:fldCharType="begin"/>
            </w:r>
            <w:r w:rsidRPr="00462199">
              <w:instrText xml:space="preserve"> SYMBOL 108\f wingdings \s11\h \* MERGEFORMAT </w:instrText>
            </w:r>
            <w:r w:rsidRPr="00462199">
              <w:fldChar w:fldCharType="end"/>
            </w:r>
            <w:r w:rsidRPr="00462199">
              <w:t>]</w:t>
            </w:r>
            <w:r w:rsidRPr="00462199">
              <w:rPr>
                <w:b/>
              </w:rPr>
              <w:t xml:space="preserve">                                           </w:t>
            </w:r>
            <w:r w:rsidRPr="00462199">
              <w:t>acting by its director/duly appointed attorney</w:t>
            </w:r>
          </w:p>
        </w:tc>
        <w:tc>
          <w:tcPr>
            <w:tcW w:w="284" w:type="dxa"/>
            <w:tcMar>
              <w:left w:w="108" w:type="dxa"/>
              <w:right w:w="108" w:type="dxa"/>
            </w:tcMar>
          </w:tcPr>
          <w:p w14:paraId="16A5B8C6" w14:textId="77777777" w:rsidR="00D179D6" w:rsidRPr="00462199" w:rsidRDefault="00D179D6" w:rsidP="00B040B6">
            <w:pPr>
              <w:pStyle w:val="StandardAshurst"/>
            </w:pPr>
            <w:r w:rsidRPr="00462199">
              <w:t>)</w:t>
            </w:r>
          </w:p>
          <w:p w14:paraId="6EAE3275" w14:textId="77777777" w:rsidR="00D179D6" w:rsidRPr="00462199" w:rsidRDefault="00D179D6" w:rsidP="00B040B6">
            <w:pPr>
              <w:pStyle w:val="StandardAshurst"/>
            </w:pPr>
            <w:r w:rsidRPr="00462199">
              <w:t>)</w:t>
            </w:r>
          </w:p>
          <w:p w14:paraId="2BD2AAFD" w14:textId="77777777" w:rsidR="00D179D6" w:rsidRPr="00462199" w:rsidRDefault="00D179D6" w:rsidP="00B040B6">
            <w:pPr>
              <w:pStyle w:val="StandardAshurst"/>
            </w:pPr>
            <w:r w:rsidRPr="00462199">
              <w:t>)</w:t>
            </w:r>
          </w:p>
        </w:tc>
        <w:tc>
          <w:tcPr>
            <w:tcW w:w="4202" w:type="dxa"/>
            <w:tcMar>
              <w:left w:w="108" w:type="dxa"/>
              <w:right w:w="108" w:type="dxa"/>
            </w:tcMar>
          </w:tcPr>
          <w:p w14:paraId="4BF688BF" w14:textId="77777777" w:rsidR="00D179D6" w:rsidRPr="00462199" w:rsidRDefault="00D179D6" w:rsidP="00B040B6">
            <w:pPr>
              <w:pStyle w:val="StandardAshurst"/>
            </w:pPr>
          </w:p>
          <w:p w14:paraId="4BE8E340" w14:textId="77777777" w:rsidR="00D179D6" w:rsidRPr="00462199" w:rsidRDefault="00D179D6" w:rsidP="00B040B6">
            <w:pPr>
              <w:pStyle w:val="StandardAshurst"/>
            </w:pPr>
          </w:p>
          <w:p w14:paraId="4062DC40" w14:textId="77777777" w:rsidR="00D179D6" w:rsidRPr="00462199" w:rsidRDefault="00D179D6" w:rsidP="00B040B6">
            <w:pPr>
              <w:pStyle w:val="StandardAshurst"/>
            </w:pPr>
            <w:r w:rsidRPr="00462199">
              <w:t>…………………………………………………..</w:t>
            </w:r>
          </w:p>
          <w:p w14:paraId="2BA86076" w14:textId="77777777" w:rsidR="00D179D6" w:rsidRPr="00462199" w:rsidRDefault="00D179D6" w:rsidP="00B040B6">
            <w:pPr>
              <w:pStyle w:val="StandardAshurst"/>
            </w:pPr>
            <w:r w:rsidRPr="00462199">
              <w:t>Director/Attorney</w:t>
            </w:r>
          </w:p>
        </w:tc>
      </w:tr>
      <w:tr w:rsidR="00D179D6" w:rsidRPr="00462199" w14:paraId="6913DF0A" w14:textId="77777777" w:rsidTr="00B040B6">
        <w:trPr>
          <w:trHeight w:val="1439"/>
        </w:trPr>
        <w:tc>
          <w:tcPr>
            <w:tcW w:w="4531" w:type="dxa"/>
            <w:tcMar>
              <w:left w:w="108" w:type="dxa"/>
              <w:right w:w="108" w:type="dxa"/>
            </w:tcMar>
          </w:tcPr>
          <w:p w14:paraId="33493C03" w14:textId="77777777" w:rsidR="00D179D6" w:rsidRPr="00462199" w:rsidRDefault="00D179D6">
            <w:pPr>
              <w:pStyle w:val="NormalAshurst"/>
            </w:pPr>
            <w:r w:rsidRPr="00462199">
              <w:t>in the presence of</w:t>
            </w:r>
          </w:p>
          <w:p w14:paraId="1B901E54" w14:textId="77777777" w:rsidR="00D179D6" w:rsidRPr="00462199" w:rsidRDefault="00D179D6" w:rsidP="00B040B6">
            <w:pPr>
              <w:pStyle w:val="NormalAshurst"/>
              <w:tabs>
                <w:tab w:val="right" w:leader="dot" w:pos="4382"/>
              </w:tabs>
            </w:pPr>
            <w:r w:rsidRPr="00462199">
              <w:t>Signature:</w:t>
            </w:r>
            <w:r w:rsidRPr="00462199">
              <w:tab/>
            </w:r>
          </w:p>
          <w:p w14:paraId="02E82AD3" w14:textId="77777777" w:rsidR="00D179D6" w:rsidRPr="00462199" w:rsidRDefault="00D179D6" w:rsidP="00B040B6">
            <w:pPr>
              <w:pStyle w:val="NormalAshurst"/>
              <w:tabs>
                <w:tab w:val="right" w:leader="dot" w:pos="4382"/>
              </w:tabs>
            </w:pPr>
            <w:r w:rsidRPr="00462199">
              <w:t>Print Name:</w:t>
            </w:r>
            <w:r w:rsidRPr="00462199">
              <w:tab/>
            </w:r>
          </w:p>
          <w:p w14:paraId="1FBF9DDF" w14:textId="77777777" w:rsidR="00D179D6" w:rsidRPr="00462199" w:rsidRDefault="00D179D6" w:rsidP="00B040B6">
            <w:pPr>
              <w:pStyle w:val="NormalAshurst"/>
              <w:tabs>
                <w:tab w:val="right" w:leader="dot" w:pos="4382"/>
              </w:tabs>
            </w:pPr>
            <w:r w:rsidRPr="00462199">
              <w:t>Address:</w:t>
            </w:r>
            <w:r w:rsidRPr="00462199">
              <w:tab/>
            </w:r>
          </w:p>
          <w:p w14:paraId="151836DA" w14:textId="77777777" w:rsidR="00D179D6" w:rsidRPr="00462199" w:rsidRDefault="00D179D6" w:rsidP="00B040B6">
            <w:pPr>
              <w:pStyle w:val="NormalAshurst"/>
              <w:tabs>
                <w:tab w:val="right" w:leader="dot" w:pos="4382"/>
              </w:tabs>
            </w:pPr>
            <w:r w:rsidRPr="00462199">
              <w:t>Occupation:</w:t>
            </w:r>
            <w:r w:rsidRPr="00462199">
              <w:tab/>
            </w:r>
          </w:p>
        </w:tc>
        <w:tc>
          <w:tcPr>
            <w:tcW w:w="284" w:type="dxa"/>
            <w:tcMar>
              <w:left w:w="108" w:type="dxa"/>
              <w:right w:w="108" w:type="dxa"/>
            </w:tcMar>
          </w:tcPr>
          <w:p w14:paraId="5CFD1492" w14:textId="77777777" w:rsidR="00D179D6" w:rsidRPr="00462199" w:rsidRDefault="00D179D6"/>
        </w:tc>
        <w:tc>
          <w:tcPr>
            <w:tcW w:w="4202" w:type="dxa"/>
            <w:tcMar>
              <w:left w:w="108" w:type="dxa"/>
              <w:right w:w="108" w:type="dxa"/>
            </w:tcMar>
          </w:tcPr>
          <w:p w14:paraId="740B1AE6" w14:textId="77777777" w:rsidR="00D179D6" w:rsidRPr="00462199" w:rsidRDefault="00D179D6"/>
        </w:tc>
      </w:tr>
    </w:tbl>
    <w:p w14:paraId="3A607BA5" w14:textId="77777777" w:rsidR="00D179D6" w:rsidRPr="00462199" w:rsidRDefault="00D179D6" w:rsidP="00844D2A">
      <w:pPr>
        <w:pStyle w:val="NormalAshurst"/>
        <w:sectPr w:rsidR="00D179D6" w:rsidRPr="00462199" w:rsidSect="00757324">
          <w:headerReference w:type="default" r:id="rId28"/>
          <w:pgSz w:w="11907" w:h="16840" w:code="9"/>
          <w:pgMar w:top="1440" w:right="1440" w:bottom="1440" w:left="1440" w:header="720" w:footer="720" w:gutter="0"/>
          <w:paperSrc w:first="15" w:other="15"/>
          <w:pgNumType w:start="1"/>
          <w:cols w:space="720"/>
          <w:docGrid w:linePitch="245"/>
        </w:sectPr>
      </w:pPr>
    </w:p>
    <w:bookmarkEnd w:id="6878"/>
    <w:p w14:paraId="227429D5" w14:textId="66FF1814" w:rsidR="00D179D6" w:rsidRPr="00462199" w:rsidRDefault="00EC20F0" w:rsidP="002D4185">
      <w:pPr>
        <w:pStyle w:val="SCHEDULEAshurst"/>
      </w:pPr>
      <w:commentRangeStart w:id="7298"/>
      <w:commentRangeEnd w:id="7298"/>
      <w:r w:rsidRPr="00462199">
        <w:rPr>
          <w:rStyle w:val="CommentReference"/>
          <w:rFonts w:ascii="Arial Bold" w:hAnsi="Arial Bold"/>
          <w:sz w:val="20"/>
          <w:szCs w:val="20"/>
        </w:rPr>
        <w:lastRenderedPageBreak/>
        <w:commentReference w:id="7298"/>
      </w:r>
      <w:r w:rsidR="00D179D6" w:rsidRPr="00462199">
        <w:br/>
      </w:r>
      <w:bookmarkStart w:id="7299" w:name="_Ref144115874"/>
      <w:bookmarkStart w:id="7300" w:name="_Ref144118004"/>
      <w:bookmarkStart w:id="7301" w:name="_Ref147930448"/>
      <w:bookmarkStart w:id="7302" w:name="_Ref148972662"/>
      <w:bookmarkStart w:id="7303" w:name="_Ref149475851"/>
      <w:bookmarkStart w:id="7304" w:name="_Ref149475878"/>
      <w:bookmarkStart w:id="7305" w:name="_Ref149475902"/>
      <w:bookmarkStart w:id="7306" w:name="_Ref149476254"/>
      <w:bookmarkStart w:id="7307" w:name="_Ref149476533"/>
      <w:bookmarkStart w:id="7308" w:name="_Ref149477732"/>
      <w:bookmarkStart w:id="7309" w:name="_Toc149833755"/>
      <w:r w:rsidR="00D179D6" w:rsidRPr="00462199">
        <w:t>Data Collection and Monitoring Compliance with the LCHS</w:t>
      </w:r>
      <w:bookmarkStart w:id="7310" w:name="_Ref144117968"/>
      <w:r w:rsidR="00D179D6" w:rsidRPr="00462199">
        <w:rPr>
          <w:rStyle w:val="FootnoteReference"/>
        </w:rPr>
        <w:footnoteReference w:id="98"/>
      </w:r>
      <w:bookmarkEnd w:id="7299"/>
      <w:bookmarkEnd w:id="7300"/>
      <w:bookmarkEnd w:id="7301"/>
      <w:bookmarkEnd w:id="7302"/>
      <w:bookmarkEnd w:id="7303"/>
      <w:bookmarkEnd w:id="7304"/>
      <w:bookmarkEnd w:id="7305"/>
      <w:bookmarkEnd w:id="7306"/>
      <w:bookmarkEnd w:id="7307"/>
      <w:bookmarkEnd w:id="7308"/>
      <w:bookmarkEnd w:id="7309"/>
      <w:bookmarkEnd w:id="7310"/>
    </w:p>
    <w:p w14:paraId="5D758F64" w14:textId="77777777" w:rsidR="00D179D6" w:rsidRPr="00462199" w:rsidRDefault="00D179D6" w:rsidP="00EF1AC1">
      <w:pPr>
        <w:pStyle w:val="SH1Ashurst"/>
        <w:numPr>
          <w:ilvl w:val="0"/>
          <w:numId w:val="62"/>
        </w:numPr>
      </w:pPr>
      <w:bookmarkStart w:id="7311" w:name="_Ref144115875"/>
      <w:r w:rsidRPr="00462199">
        <w:t>Definitions and Interpretation</w:t>
      </w:r>
      <w:bookmarkEnd w:id="7311"/>
    </w:p>
    <w:p w14:paraId="020AE651" w14:textId="30899E23" w:rsidR="00D179D6" w:rsidRPr="00462199" w:rsidRDefault="00D179D6" w:rsidP="005B4E21">
      <w:pPr>
        <w:pStyle w:val="SH2Ashurst"/>
      </w:pPr>
      <w:bookmarkStart w:id="7312" w:name="_Ref144115876"/>
      <w:r w:rsidRPr="00462199">
        <w:t xml:space="preserve">In this </w:t>
      </w:r>
      <w:r>
        <w:fldChar w:fldCharType="begin"/>
      </w:r>
      <w:r>
        <w:instrText xml:space="preserve"> REF _Ref144118004 \w \h </w:instrText>
      </w:r>
      <w:r>
        <w:fldChar w:fldCharType="separate"/>
      </w:r>
      <w:del w:id="731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7312"/>
    </w:p>
    <w:p w14:paraId="773275FB" w14:textId="77777777" w:rsidR="00D179D6" w:rsidRPr="00462199" w:rsidRDefault="00D179D6" w:rsidP="005B3BB9">
      <w:pPr>
        <w:pStyle w:val="DefinitionsClauseAshurst"/>
      </w:pPr>
      <w:bookmarkStart w:id="7314" w:name="_Ref144115877"/>
      <w:r w:rsidRPr="00462199">
        <w:rPr>
          <w:b/>
        </w:rPr>
        <w:t>"Accepted Bid"</w:t>
      </w:r>
      <w:r w:rsidRPr="00462199">
        <w:t xml:space="preserve"> has the meaning given to that term in the LCHS;</w:t>
      </w:r>
      <w:bookmarkEnd w:id="7314"/>
    </w:p>
    <w:p w14:paraId="65E5261B" w14:textId="2A8479FC" w:rsidR="00D179D6" w:rsidRPr="00462199" w:rsidRDefault="00D179D6" w:rsidP="005B3BB9">
      <w:pPr>
        <w:pStyle w:val="DefinitionsClauseAshurst"/>
      </w:pPr>
      <w:bookmarkStart w:id="7315" w:name="_Ref144115878"/>
      <w:r w:rsidRPr="00462199">
        <w:rPr>
          <w:b/>
        </w:rPr>
        <w:t>"Ancillary Reporting Obligations"</w:t>
      </w:r>
      <w:r w:rsidRPr="00462199">
        <w:t xml:space="preserve"> has the meaning given to that term in paragraph </w:t>
      </w:r>
      <w:r>
        <w:fldChar w:fldCharType="begin"/>
      </w:r>
      <w:r>
        <w:instrText xml:space="preserve"> REF _Ref144116013 \n \h </w:instrText>
      </w:r>
      <w:r>
        <w:fldChar w:fldCharType="separate"/>
      </w:r>
      <w:del w:id="7316" w:author="Faqir, Sofia (Energy Security)" w:date="2023-11-12T19:47:00Z">
        <w:r w:rsidR="00E473FC">
          <w:delText>6.1</w:delText>
        </w:r>
      </w:del>
      <w:r>
        <w:fldChar w:fldCharType="end"/>
      </w:r>
      <w:r w:rsidRPr="00462199">
        <w:t xml:space="preserve"> (</w:t>
      </w:r>
      <w:r w:rsidRPr="00462199">
        <w:rPr>
          <w:i/>
        </w:rPr>
        <w:t>Ancillary Reporting Obligations</w:t>
      </w:r>
      <w:r w:rsidRPr="00462199">
        <w:t>);</w:t>
      </w:r>
      <w:bookmarkEnd w:id="7315"/>
    </w:p>
    <w:p w14:paraId="22F3B765" w14:textId="7003E1E7" w:rsidR="00D179D6" w:rsidRPr="00462199" w:rsidRDefault="00D179D6" w:rsidP="005B3BB9">
      <w:pPr>
        <w:pStyle w:val="DefinitionsClauseAshurst"/>
      </w:pPr>
      <w:bookmarkStart w:id="7317" w:name="_Ref144115879"/>
      <w:commentRangeStart w:id="7318"/>
      <w:commentRangeStart w:id="7319"/>
      <w:commentRangeStart w:id="7320"/>
      <w:commentRangeStart w:id="7321"/>
      <w:r w:rsidRPr="00462199">
        <w:rPr>
          <w:b/>
        </w:rPr>
        <w:t>"Balancing Mechanism"</w:t>
      </w:r>
      <w:r w:rsidRPr="00462199">
        <w:t xml:space="preserve"> </w:t>
      </w:r>
      <w:commentRangeEnd w:id="7318"/>
      <w:r w:rsidR="00795A0F" w:rsidRPr="00462199">
        <w:rPr>
          <w:rStyle w:val="CommentReference"/>
          <w:rFonts w:ascii="Arial" w:hAnsi="Arial"/>
          <w:sz w:val="20"/>
          <w:szCs w:val="20"/>
        </w:rPr>
        <w:commentReference w:id="7318"/>
      </w:r>
      <w:commentRangeEnd w:id="7319"/>
      <w:r w:rsidR="00FC5347" w:rsidRPr="00462199">
        <w:rPr>
          <w:rStyle w:val="CommentReference"/>
          <w:rFonts w:ascii="Arial" w:hAnsi="Arial"/>
          <w:sz w:val="20"/>
          <w:szCs w:val="20"/>
        </w:rPr>
        <w:commentReference w:id="7319"/>
      </w:r>
      <w:commentRangeEnd w:id="7320"/>
      <w:r w:rsidR="009D00EF" w:rsidRPr="00462199">
        <w:rPr>
          <w:rStyle w:val="CommentReference"/>
          <w:rFonts w:ascii="Arial" w:hAnsi="Arial"/>
          <w:sz w:val="20"/>
          <w:szCs w:val="20"/>
        </w:rPr>
        <w:commentReference w:id="7320"/>
      </w:r>
      <w:commentRangeEnd w:id="7321"/>
      <w:r w:rsidR="00D8422B" w:rsidRPr="00462199">
        <w:rPr>
          <w:rStyle w:val="CommentReference"/>
          <w:rFonts w:ascii="Arial" w:hAnsi="Arial"/>
          <w:sz w:val="20"/>
          <w:szCs w:val="20"/>
        </w:rPr>
        <w:commentReference w:id="7321"/>
      </w:r>
      <w:r w:rsidRPr="00462199">
        <w:t>means the balancing mechanism operated at the Agreement Date by the Electricity Transmission System Operator and designed to balance the supply and demand for electricity in real time on the national Electricity Transmission System, and shall include any substitute or equivalent mechanism or arrangements;</w:t>
      </w:r>
      <w:bookmarkEnd w:id="7317"/>
    </w:p>
    <w:p w14:paraId="0368D6BF" w14:textId="77777777" w:rsidR="00D179D6" w:rsidRPr="00462199" w:rsidRDefault="00D179D6" w:rsidP="005B3BB9">
      <w:pPr>
        <w:pStyle w:val="DefinitionsClauseAshurst"/>
      </w:pPr>
      <w:bookmarkStart w:id="7323" w:name="_Ref144115881"/>
      <w:r w:rsidRPr="00462199">
        <w:rPr>
          <w:b/>
        </w:rPr>
        <w:t>"Data Collection and Monitoring Procedures"</w:t>
      </w:r>
      <w:r w:rsidRPr="00462199">
        <w:t xml:space="preserve"> or </w:t>
      </w:r>
      <w:r w:rsidRPr="00462199">
        <w:rPr>
          <w:b/>
        </w:rPr>
        <w:t>"DCMP"</w:t>
      </w:r>
      <w:r w:rsidRPr="00462199">
        <w:t xml:space="preserve"> means the collection, monitoring and documentation procedures required to fulfil the DCMP Purposes, which shall contain:</w:t>
      </w:r>
      <w:bookmarkEnd w:id="7323"/>
    </w:p>
    <w:p w14:paraId="346724BB" w14:textId="38D13543" w:rsidR="009E4B68" w:rsidRDefault="00D179D6" w:rsidP="00E76EB6">
      <w:pPr>
        <w:pStyle w:val="DefinitionsAshurst"/>
      </w:pPr>
      <w:bookmarkStart w:id="7324" w:name="_Ref144115882"/>
      <w:r w:rsidRPr="00462199">
        <w:t>monitoring methodologies to collect data</w:t>
      </w:r>
      <w:ins w:id="7325" w:author="Julie Finkler" w:date="2023-11-09T15:50:00Z">
        <w:r w:rsidR="00BA7864">
          <w:t>,</w:t>
        </w:r>
      </w:ins>
      <w:del w:id="7326" w:author="Julie Finkler" w:date="2023-11-09T15:50:00Z">
        <w:r w:rsidRPr="00462199" w:rsidDel="00BA7864">
          <w:delText xml:space="preserve"> and </w:delText>
        </w:r>
      </w:del>
      <w:ins w:id="7327" w:author="Julie Finkler" w:date="2023-11-09T15:52:00Z">
        <w:r w:rsidR="00E164E1">
          <w:t xml:space="preserve"> </w:t>
        </w:r>
      </w:ins>
      <w:r w:rsidRPr="00462199">
        <w:t>calculate emissions</w:t>
      </w:r>
      <w:ins w:id="7328" w:author="Julie Finkler" w:date="2023-11-09T15:51:00Z">
        <w:r w:rsidR="001029FA">
          <w:t>, assess compliance with Non-GHG</w:t>
        </w:r>
      </w:ins>
      <w:ins w:id="7329" w:author="Julie Finkler" w:date="2023-11-09T15:52:00Z">
        <w:r w:rsidR="00E164E1">
          <w:t xml:space="preserve"> Requirements</w:t>
        </w:r>
      </w:ins>
      <w:r w:rsidRPr="00462199">
        <w:t xml:space="preserve"> in accordance with the LCHS, including</w:t>
      </w:r>
      <w:r w:rsidR="009E4B68">
        <w:t>:</w:t>
      </w:r>
    </w:p>
    <w:p w14:paraId="6803180E" w14:textId="28CFBA13" w:rsidR="00D179D6" w:rsidRDefault="00D179D6" w:rsidP="009E4B68">
      <w:pPr>
        <w:pStyle w:val="DefSubAshurst"/>
      </w:pPr>
      <w:r w:rsidRPr="00462199">
        <w:t>the scope of the data to be provided to the LCHA Counterparty via the Automated Data System;</w:t>
      </w:r>
      <w:bookmarkEnd w:id="7324"/>
      <w:r w:rsidR="009E4B68">
        <w:t xml:space="preserve"> and</w:t>
      </w:r>
    </w:p>
    <w:p w14:paraId="7A3D2384" w14:textId="7D47D078" w:rsidR="009E4B68" w:rsidRPr="00462199" w:rsidRDefault="009E4B68" w:rsidP="009E4B68">
      <w:pPr>
        <w:pStyle w:val="DefSubAshurst"/>
      </w:pPr>
      <w:r>
        <w:t xml:space="preserve">the form and content such data will take, </w:t>
      </w:r>
      <w:commentRangeStart w:id="7330"/>
      <w:commentRangeStart w:id="7331"/>
      <w:r>
        <w:t xml:space="preserve">including in what circumstances estimated </w:t>
      </w:r>
      <w:del w:id="7332" w:author="Julie Finkler" w:date="2023-11-09T15:48:00Z">
        <w:r w:rsidDel="00EA4EC1">
          <w:delText xml:space="preserve">and actual data will </w:delText>
        </w:r>
      </w:del>
      <w:ins w:id="7333" w:author="Julie Finkler" w:date="2023-11-09T15:48:00Z">
        <w:r w:rsidR="00EA4EC1">
          <w:t xml:space="preserve">may </w:t>
        </w:r>
      </w:ins>
      <w:r>
        <w:t>be required</w:t>
      </w:r>
      <w:commentRangeEnd w:id="7330"/>
      <w:r w:rsidR="00985F84">
        <w:rPr>
          <w:rStyle w:val="CommentReference"/>
          <w:rFonts w:ascii="Arial" w:hAnsi="Arial"/>
          <w:sz w:val="20"/>
          <w:szCs w:val="20"/>
        </w:rPr>
        <w:commentReference w:id="7330"/>
      </w:r>
      <w:commentRangeEnd w:id="7331"/>
      <w:r w:rsidR="009D00EF">
        <w:rPr>
          <w:rStyle w:val="CommentReference"/>
          <w:rFonts w:ascii="Arial" w:hAnsi="Arial"/>
          <w:sz w:val="20"/>
          <w:szCs w:val="20"/>
        </w:rPr>
        <w:commentReference w:id="7331"/>
      </w:r>
      <w:r>
        <w:t>;</w:t>
      </w:r>
    </w:p>
    <w:p w14:paraId="59BEB38A" w14:textId="632EF7FA" w:rsidR="00D179D6" w:rsidRPr="00462199" w:rsidRDefault="00D179D6" w:rsidP="00E76EB6">
      <w:pPr>
        <w:pStyle w:val="DefinitionsAshurst"/>
      </w:pPr>
      <w:bookmarkStart w:id="7334" w:name="_Ref144115883"/>
      <w:commentRangeStart w:id="7335"/>
      <w:commentRangeStart w:id="7336"/>
      <w:r w:rsidRPr="00462199">
        <w:t xml:space="preserve">the Fugitive </w:t>
      </w:r>
      <w:ins w:id="7337" w:author="Julie Finkler" w:date="2023-11-09T15:48:00Z">
        <w:r w:rsidR="00EA4EC1">
          <w:t xml:space="preserve">Hydrogen </w:t>
        </w:r>
      </w:ins>
      <w:r w:rsidRPr="00462199">
        <w:t>Emissions Risk Reduction Plan;</w:t>
      </w:r>
      <w:bookmarkEnd w:id="7334"/>
      <w:commentRangeEnd w:id="7335"/>
      <w:r w:rsidR="00B95700" w:rsidRPr="00462199">
        <w:rPr>
          <w:rStyle w:val="CommentReference"/>
          <w:rFonts w:ascii="Arial" w:hAnsi="Arial"/>
          <w:sz w:val="20"/>
          <w:szCs w:val="20"/>
        </w:rPr>
        <w:commentReference w:id="7335"/>
      </w:r>
      <w:commentRangeEnd w:id="7336"/>
      <w:r w:rsidR="00EA4EC1" w:rsidRPr="00462199">
        <w:rPr>
          <w:rStyle w:val="CommentReference"/>
          <w:rFonts w:ascii="Arial" w:hAnsi="Arial"/>
          <w:sz w:val="20"/>
          <w:szCs w:val="20"/>
        </w:rPr>
        <w:commentReference w:id="7336"/>
      </w:r>
    </w:p>
    <w:p w14:paraId="03FAA8E7" w14:textId="77777777" w:rsidR="00D179D6" w:rsidRPr="00462199" w:rsidRDefault="00D179D6" w:rsidP="00E76EB6">
      <w:pPr>
        <w:pStyle w:val="DefinitionsAshurst"/>
      </w:pPr>
      <w:bookmarkStart w:id="7338" w:name="_Ref144115884"/>
      <w:r w:rsidRPr="00462199">
        <w:t>the DCMP Data that the Producer shall provide and confirm how that DCMP Data shall be retained;</w:t>
      </w:r>
      <w:bookmarkEnd w:id="7338"/>
    </w:p>
    <w:p w14:paraId="422E4B62" w14:textId="2B49015F" w:rsidR="00D179D6" w:rsidRPr="00462199" w:rsidRDefault="00D179D6" w:rsidP="00E76EB6">
      <w:pPr>
        <w:pStyle w:val="DefinitionsAshurst"/>
      </w:pPr>
      <w:bookmarkStart w:id="7339" w:name="_Ref144115885"/>
      <w:commentRangeStart w:id="7340"/>
      <w:commentRangeStart w:id="7341"/>
      <w:r w:rsidRPr="00462199">
        <w:t xml:space="preserve">where applicable, a list of </w:t>
      </w:r>
      <w:ins w:id="7342" w:author="Julie Finkler" w:date="2023-11-09T15:48:00Z">
        <w:r w:rsidR="00EA4EC1">
          <w:t>Immaterial E</w:t>
        </w:r>
      </w:ins>
      <w:del w:id="7343" w:author="Julie Finkler" w:date="2023-11-09T15:48:00Z">
        <w:r w:rsidRPr="00462199" w:rsidDel="00EA4EC1">
          <w:delText>e</w:delText>
        </w:r>
      </w:del>
      <w:r w:rsidRPr="00462199">
        <w:t xml:space="preserve">mission </w:t>
      </w:r>
      <w:ins w:id="7344" w:author="Julie Finkler" w:date="2023-11-09T15:48:00Z">
        <w:r w:rsidR="00EA4EC1">
          <w:t>S</w:t>
        </w:r>
      </w:ins>
      <w:del w:id="7345" w:author="Julie Finkler" w:date="2023-11-09T15:48:00Z">
        <w:r w:rsidRPr="00462199" w:rsidDel="00EA4EC1">
          <w:delText>s</w:delText>
        </w:r>
      </w:del>
      <w:r w:rsidRPr="00462199">
        <w:t>ources which fall below the Materiality Threshold; and</w:t>
      </w:r>
      <w:bookmarkEnd w:id="7339"/>
      <w:commentRangeEnd w:id="7340"/>
      <w:r w:rsidR="00AA4F74" w:rsidRPr="00462199">
        <w:rPr>
          <w:rStyle w:val="CommentReference"/>
          <w:rFonts w:ascii="Arial" w:hAnsi="Arial"/>
          <w:sz w:val="20"/>
          <w:szCs w:val="20"/>
        </w:rPr>
        <w:commentReference w:id="7340"/>
      </w:r>
      <w:commentRangeEnd w:id="7341"/>
      <w:r w:rsidR="009D00EF" w:rsidRPr="00462199">
        <w:rPr>
          <w:rStyle w:val="CommentReference"/>
          <w:rFonts w:ascii="Arial" w:hAnsi="Arial"/>
          <w:sz w:val="20"/>
          <w:szCs w:val="20"/>
        </w:rPr>
        <w:commentReference w:id="7341"/>
      </w:r>
    </w:p>
    <w:p w14:paraId="050EC18D" w14:textId="5C583883" w:rsidR="00D179D6" w:rsidRPr="00462199" w:rsidDel="0042022E" w:rsidRDefault="00D179D6" w:rsidP="00E76EB6">
      <w:pPr>
        <w:pStyle w:val="DefinitionsAshurst"/>
        <w:rPr>
          <w:del w:id="7346" w:author="Julie Finkler" w:date="2023-11-09T15:53:00Z"/>
        </w:rPr>
      </w:pPr>
      <w:bookmarkStart w:id="7347" w:name="_Ref144115886"/>
      <w:del w:id="7348" w:author="Julie Finkler" w:date="2023-11-09T15:53:00Z">
        <w:r w:rsidRPr="00462199" w:rsidDel="0042022E">
          <w:delText xml:space="preserve">monitoring methodologies to estimate indirect land use change emissions where </w:delText>
        </w:r>
        <w:r w:rsidRPr="00017566" w:rsidDel="0042022E">
          <w:rPr>
            <w:highlight w:val="cyan"/>
          </w:rPr>
          <w:delText xml:space="preserve">electricity is sourced from a generator using </w:delText>
        </w:r>
        <w:commentRangeStart w:id="7349"/>
        <w:commentRangeStart w:id="7350"/>
        <w:commentRangeStart w:id="7351"/>
        <w:r w:rsidRPr="00017566" w:rsidDel="0042022E">
          <w:rPr>
            <w:highlight w:val="cyan"/>
          </w:rPr>
          <w:delText xml:space="preserve">biogenic </w:delText>
        </w:r>
        <w:commentRangeEnd w:id="7349"/>
        <w:r w:rsidR="00017566" w:rsidRPr="00017566" w:rsidDel="0042022E">
          <w:rPr>
            <w:rStyle w:val="CommentReference"/>
            <w:rFonts w:ascii="Arial" w:hAnsi="Arial"/>
            <w:sz w:val="20"/>
            <w:szCs w:val="20"/>
            <w:highlight w:val="cyan"/>
          </w:rPr>
          <w:commentReference w:id="7349"/>
        </w:r>
        <w:commentRangeEnd w:id="7350"/>
        <w:r w:rsidR="00D6388A" w:rsidRPr="00017566" w:rsidDel="0042022E">
          <w:rPr>
            <w:rStyle w:val="CommentReference"/>
            <w:rFonts w:ascii="Arial" w:hAnsi="Arial"/>
            <w:sz w:val="20"/>
            <w:szCs w:val="20"/>
            <w:highlight w:val="cyan"/>
          </w:rPr>
          <w:commentReference w:id="7350"/>
        </w:r>
      </w:del>
      <w:commentRangeEnd w:id="7351"/>
      <w:r w:rsidR="00367E13" w:rsidRPr="00017566">
        <w:rPr>
          <w:rStyle w:val="CommentReference"/>
          <w:rFonts w:ascii="Arial" w:hAnsi="Arial"/>
          <w:sz w:val="20"/>
          <w:szCs w:val="20"/>
          <w:highlight w:val="cyan"/>
        </w:rPr>
        <w:commentReference w:id="7351"/>
      </w:r>
      <w:del w:id="7353" w:author="Julie Finkler" w:date="2023-11-09T15:53:00Z">
        <w:r w:rsidRPr="00017566" w:rsidDel="0042022E">
          <w:rPr>
            <w:highlight w:val="cyan"/>
          </w:rPr>
          <w:delText>feedstock</w:delText>
        </w:r>
        <w:r w:rsidRPr="00462199" w:rsidDel="0042022E">
          <w:delText>,</w:delText>
        </w:r>
        <w:bookmarkEnd w:id="7347"/>
      </w:del>
    </w:p>
    <w:p w14:paraId="2223F49F" w14:textId="74758508" w:rsidR="00D179D6" w:rsidRPr="00462199" w:rsidRDefault="00D179D6" w:rsidP="005B3BB9">
      <w:pPr>
        <w:pStyle w:val="B12Ashurst"/>
      </w:pPr>
      <w:r w:rsidRPr="00462199">
        <w:t xml:space="preserve">the form and content of which is to be documented and agreed between the LCHA Counterparty and the Producer pursuant to paragraph </w:t>
      </w:r>
      <w:r>
        <w:fldChar w:fldCharType="begin"/>
      </w:r>
      <w:r>
        <w:instrText xml:space="preserve"> REF _Ref144115925 \n \h </w:instrText>
      </w:r>
      <w:r>
        <w:fldChar w:fldCharType="separate"/>
      </w:r>
      <w:del w:id="7354" w:author="Faqir, Sofia (Energy Security)" w:date="2023-11-12T19:47:00Z">
        <w:r w:rsidR="00E473FC">
          <w:delText>2</w:delText>
        </w:r>
      </w:del>
      <w:r>
        <w:fldChar w:fldCharType="end"/>
      </w:r>
      <w:r w:rsidRPr="00462199">
        <w:t xml:space="preserve"> (</w:t>
      </w:r>
      <w:r w:rsidRPr="00462199">
        <w:rPr>
          <w:i/>
        </w:rPr>
        <w:t>Agreement of Data Collection and Monitoring Procedures</w:t>
      </w:r>
      <w:r w:rsidRPr="00462199">
        <w:t>), as such collection, monitoring and documentation procedures may be amended, supplemented, restated or replaced from time to time by agreement between the Producer and the LCHA Counterparty;</w:t>
      </w:r>
    </w:p>
    <w:p w14:paraId="586C4CA8" w14:textId="729AC3DE" w:rsidR="00D179D6" w:rsidRPr="00462199" w:rsidRDefault="00D179D6" w:rsidP="005B3BB9">
      <w:pPr>
        <w:pStyle w:val="DefinitionsClauseAshurst"/>
      </w:pPr>
      <w:bookmarkStart w:id="7355" w:name="_Ref144115887"/>
      <w:r w:rsidRPr="00462199">
        <w:rPr>
          <w:b/>
        </w:rPr>
        <w:t>"DCMP Data"</w:t>
      </w:r>
      <w:r w:rsidRPr="00462199">
        <w:t xml:space="preserve"> means all Supporting Information delivered and required to be delivered to the LCHA Counterparty pursuant to the Data Collection and Monitoring Procedures to enable and assist the LCHA Counterparty to assess whether the Data Collection and Monitoring Procedures are being carried out and implemented, with such Supporting Information to </w:t>
      </w:r>
      <w:r w:rsidRPr="00462199">
        <w:lastRenderedPageBreak/>
        <w:t xml:space="preserve">include the provision of all Measurement Data and other data required to </w:t>
      </w:r>
      <w:commentRangeStart w:id="7356"/>
      <w:commentRangeStart w:id="7357"/>
      <w:r w:rsidRPr="00462199">
        <w:t xml:space="preserve">verify </w:t>
      </w:r>
      <w:del w:id="7358" w:author="Julie Finkler" w:date="2023-11-09T15:56:00Z">
        <w:r w:rsidRPr="00462199" w:rsidDel="004F2667">
          <w:delText xml:space="preserve">emissions </w:delText>
        </w:r>
        <w:commentRangeEnd w:id="7356"/>
        <w:r w:rsidR="00D6388A" w:rsidRPr="00462199" w:rsidDel="004F2667">
          <w:rPr>
            <w:rStyle w:val="CommentReference"/>
            <w:rFonts w:ascii="Arial" w:hAnsi="Arial"/>
            <w:sz w:val="20"/>
            <w:szCs w:val="20"/>
          </w:rPr>
          <w:commentReference w:id="7356"/>
        </w:r>
      </w:del>
      <w:commentRangeEnd w:id="7357"/>
      <w:r w:rsidR="00B26FD3" w:rsidRPr="00462199">
        <w:rPr>
          <w:rStyle w:val="CommentReference"/>
          <w:rFonts w:ascii="Arial" w:hAnsi="Arial"/>
          <w:sz w:val="20"/>
          <w:szCs w:val="20"/>
        </w:rPr>
        <w:commentReference w:id="7357"/>
      </w:r>
      <w:del w:id="7359" w:author="Julie Finkler" w:date="2023-11-09T15:56:00Z">
        <w:r w:rsidRPr="00462199" w:rsidDel="004F2667">
          <w:delText xml:space="preserve">required to be reported pursuant to the </w:delText>
        </w:r>
      </w:del>
      <w:r w:rsidRPr="00462199">
        <w:t>LCHS</w:t>
      </w:r>
      <w:ins w:id="7360" w:author="Julie Finkler" w:date="2023-11-09T15:56:00Z">
        <w:r w:rsidR="004F2667">
          <w:t xml:space="preserve"> Compliance</w:t>
        </w:r>
      </w:ins>
      <w:r w:rsidRPr="00462199">
        <w:t>;</w:t>
      </w:r>
      <w:bookmarkEnd w:id="7355"/>
      <w:ins w:id="7361" w:author="Julie Finkler" w:date="2023-11-09T15:56:00Z">
        <w:r w:rsidR="004F2667">
          <w:t xml:space="preserve"> </w:t>
        </w:r>
      </w:ins>
    </w:p>
    <w:p w14:paraId="4DC59B27" w14:textId="5B7D8801" w:rsidR="00D179D6" w:rsidRPr="00462199" w:rsidRDefault="00D179D6" w:rsidP="005B3BB9">
      <w:pPr>
        <w:pStyle w:val="DefinitionsClauseAshurst"/>
      </w:pPr>
      <w:bookmarkStart w:id="7362" w:name="_Ref144115888"/>
      <w:r w:rsidRPr="00462199">
        <w:rPr>
          <w:b/>
        </w:rPr>
        <w:t>"DCMP Proposal Notice"</w:t>
      </w:r>
      <w:r w:rsidRPr="00462199">
        <w:t xml:space="preserve"> has the meaning given to that term in paragraph </w:t>
      </w:r>
      <w:r>
        <w:fldChar w:fldCharType="begin"/>
      </w:r>
      <w:r>
        <w:instrText xml:space="preserve"> REF _Ref144115926 \n \h </w:instrText>
      </w:r>
      <w:r>
        <w:fldChar w:fldCharType="separate"/>
      </w:r>
      <w:del w:id="7363" w:author="Faqir, Sofia (Energy Security)" w:date="2023-11-12T19:47:00Z">
        <w:r w:rsidR="00E473FC">
          <w:delText>2.1</w:delText>
        </w:r>
      </w:del>
      <w:r>
        <w:fldChar w:fldCharType="end"/>
      </w:r>
      <w:r w:rsidRPr="00462199">
        <w:t xml:space="preserve"> (</w:t>
      </w:r>
      <w:r w:rsidRPr="00462199">
        <w:rPr>
          <w:i/>
        </w:rPr>
        <w:t>DCMP Proposal Notice</w:t>
      </w:r>
      <w:r w:rsidRPr="00462199">
        <w:t>);</w:t>
      </w:r>
      <w:bookmarkEnd w:id="7362"/>
    </w:p>
    <w:p w14:paraId="30DE0401" w14:textId="79D77131" w:rsidR="00D179D6" w:rsidRPr="00462199" w:rsidRDefault="00D179D6" w:rsidP="005B3BB9">
      <w:pPr>
        <w:pStyle w:val="DefinitionsClauseAshurst"/>
      </w:pPr>
      <w:bookmarkStart w:id="7364" w:name="_Ref144115889"/>
      <w:r w:rsidRPr="00462199">
        <w:rPr>
          <w:b/>
        </w:rPr>
        <w:t>"DCMP Proposal Response Notice"</w:t>
      </w:r>
      <w:r w:rsidRPr="00462199">
        <w:t xml:space="preserve"> has the meaning given to that term in paragraph </w:t>
      </w:r>
      <w:r>
        <w:fldChar w:fldCharType="begin"/>
      </w:r>
      <w:r>
        <w:instrText xml:space="preserve"> REF _Ref144115927 \n \h </w:instrText>
      </w:r>
      <w:r>
        <w:fldChar w:fldCharType="separate"/>
      </w:r>
      <w:del w:id="7365" w:author="Faqir, Sofia (Energy Security)" w:date="2023-11-12T19:47:00Z">
        <w:r w:rsidR="00E473FC">
          <w:delText>2.2</w:delText>
        </w:r>
      </w:del>
      <w:r>
        <w:fldChar w:fldCharType="end"/>
      </w:r>
      <w:r w:rsidRPr="00462199">
        <w:t xml:space="preserve"> (</w:t>
      </w:r>
      <w:r w:rsidRPr="00462199">
        <w:rPr>
          <w:i/>
        </w:rPr>
        <w:t>DCMP Proposal Response Notice</w:t>
      </w:r>
      <w:r w:rsidRPr="00462199">
        <w:t>);</w:t>
      </w:r>
      <w:bookmarkEnd w:id="7364"/>
    </w:p>
    <w:p w14:paraId="504C763A" w14:textId="591E550B" w:rsidR="00D179D6" w:rsidRPr="00462199" w:rsidRDefault="00D179D6" w:rsidP="005B3BB9">
      <w:pPr>
        <w:pStyle w:val="DefinitionsClauseAshurst"/>
      </w:pPr>
      <w:bookmarkStart w:id="7366" w:name="_Ref144115890"/>
      <w:r w:rsidRPr="00462199">
        <w:rPr>
          <w:b/>
        </w:rPr>
        <w:t>"DCMP Proposal Supporting Information"</w:t>
      </w:r>
      <w:r w:rsidRPr="00462199">
        <w:t xml:space="preserve"> has the meaning given to that term in paragraph </w:t>
      </w:r>
      <w:r>
        <w:fldChar w:fldCharType="begin"/>
      </w:r>
      <w:r>
        <w:instrText xml:space="preserve"> REF _Ref144115930 \w \h </w:instrText>
      </w:r>
      <w:r>
        <w:fldChar w:fldCharType="separate"/>
      </w:r>
      <w:del w:id="7367" w:author="Faqir, Sofia (Energy Security)" w:date="2023-11-12T19:47:00Z">
        <w:r w:rsidR="00E473FC">
          <w:delText>2.2(C)</w:delText>
        </w:r>
      </w:del>
      <w:r>
        <w:fldChar w:fldCharType="end"/>
      </w:r>
      <w:r w:rsidRPr="00462199">
        <w:t xml:space="preserve"> (</w:t>
      </w:r>
      <w:r w:rsidRPr="00462199">
        <w:rPr>
          <w:i/>
        </w:rPr>
        <w:t>DCMP Proposal Response Notice</w:t>
      </w:r>
      <w:r w:rsidRPr="00462199">
        <w:t>);</w:t>
      </w:r>
      <w:bookmarkEnd w:id="7366"/>
    </w:p>
    <w:p w14:paraId="20605D13" w14:textId="77777777" w:rsidR="00D179D6" w:rsidRPr="00462199" w:rsidRDefault="00D179D6" w:rsidP="005B3BB9">
      <w:pPr>
        <w:pStyle w:val="DefinitionsClauseAshurst"/>
      </w:pPr>
      <w:bookmarkStart w:id="7368" w:name="_Ref144115891"/>
      <w:r w:rsidRPr="00462199">
        <w:rPr>
          <w:b/>
        </w:rPr>
        <w:t>"DCMP Purposes"</w:t>
      </w:r>
      <w:r w:rsidRPr="00462199">
        <w:t xml:space="preserve"> means enabling and assisting the LCHA Counterparty (including by way of audit, check, examination, inspection or stocktake) to:</w:t>
      </w:r>
      <w:bookmarkEnd w:id="7368"/>
    </w:p>
    <w:p w14:paraId="2BDF58C0" w14:textId="77777777" w:rsidR="00D179D6" w:rsidRPr="00462199" w:rsidRDefault="00D179D6" w:rsidP="00E76EB6">
      <w:pPr>
        <w:pStyle w:val="DefinitionsAshurst"/>
      </w:pPr>
      <w:bookmarkStart w:id="7369" w:name="_Ref144115892"/>
      <w:r w:rsidRPr="00462199">
        <w:t>assess all emissions arising from or in connection with the Facility as required by the LCHS;</w:t>
      </w:r>
      <w:bookmarkEnd w:id="7369"/>
    </w:p>
    <w:p w14:paraId="325C9617" w14:textId="77777777" w:rsidR="00D179D6" w:rsidRPr="00462199" w:rsidRDefault="00D179D6" w:rsidP="00E76EB6">
      <w:pPr>
        <w:pStyle w:val="DefinitionsAshurst"/>
      </w:pPr>
      <w:bookmarkStart w:id="7370" w:name="_Ref144115893"/>
      <w:r w:rsidRPr="00462199">
        <w:t>assess:</w:t>
      </w:r>
      <w:bookmarkEnd w:id="7370"/>
    </w:p>
    <w:p w14:paraId="24F6D01E" w14:textId="7BB164BA" w:rsidR="00D179D6" w:rsidRPr="00462199" w:rsidRDefault="00D179D6" w:rsidP="00E76EB6">
      <w:pPr>
        <w:pStyle w:val="DefSubAshurst"/>
      </w:pPr>
      <w:bookmarkStart w:id="7371" w:name="_Ref144115894"/>
      <w:r w:rsidRPr="00462199">
        <w:t xml:space="preserve">compliance by the Producer and the Facility with this </w:t>
      </w:r>
      <w:r>
        <w:fldChar w:fldCharType="begin"/>
      </w:r>
      <w:r>
        <w:instrText xml:space="preserve"> REF _Ref144118004 \w \h </w:instrText>
      </w:r>
      <w:r>
        <w:fldChar w:fldCharType="separate"/>
      </w:r>
      <w:del w:id="7372"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and</w:t>
      </w:r>
      <w:bookmarkEnd w:id="7371"/>
    </w:p>
    <w:p w14:paraId="2B9AC79F" w14:textId="6329C288" w:rsidR="00D179D6" w:rsidRPr="00462199" w:rsidRDefault="00D179D6" w:rsidP="00E76EB6">
      <w:pPr>
        <w:pStyle w:val="DefSubAshurst"/>
      </w:pPr>
      <w:bookmarkStart w:id="7373" w:name="_Ref144115895"/>
      <w:commentRangeStart w:id="7374"/>
      <w:commentRangeStart w:id="7375"/>
      <w:r w:rsidRPr="00462199">
        <w:t xml:space="preserve">LCHS Compliance </w:t>
      </w:r>
      <w:commentRangeEnd w:id="7374"/>
      <w:r w:rsidR="00480C31" w:rsidRPr="00462199">
        <w:rPr>
          <w:rStyle w:val="CommentReference"/>
          <w:rFonts w:ascii="Arial" w:hAnsi="Arial"/>
          <w:sz w:val="20"/>
          <w:szCs w:val="20"/>
        </w:rPr>
        <w:commentReference w:id="7374"/>
      </w:r>
      <w:commentRangeEnd w:id="7375"/>
      <w:r w:rsidR="00F16E4B" w:rsidRPr="00462199">
        <w:rPr>
          <w:rStyle w:val="CommentReference"/>
          <w:rFonts w:ascii="Arial" w:hAnsi="Arial"/>
          <w:sz w:val="20"/>
          <w:szCs w:val="20"/>
        </w:rPr>
        <w:commentReference w:id="7375"/>
      </w:r>
      <w:r w:rsidRPr="00462199">
        <w:t xml:space="preserve">in respect of each Discrete Consignment </w:t>
      </w:r>
      <w:ins w:id="7376" w:author="Julie Finkler" w:date="2023-11-09T16:04:00Z">
        <w:r w:rsidR="00BC4B8F">
          <w:t>and</w:t>
        </w:r>
        <w:r w:rsidR="002112FF">
          <w:t xml:space="preserve"> </w:t>
        </w:r>
      </w:ins>
      <w:del w:id="7377" w:author="Julie Finkler" w:date="2023-11-09T16:04:00Z">
        <w:r w:rsidRPr="00462199" w:rsidDel="00BC4B8F">
          <w:delText xml:space="preserve">(including any </w:delText>
        </w:r>
      </w:del>
      <w:r w:rsidRPr="00462199">
        <w:t>Weighted Average Consignments</w:t>
      </w:r>
      <w:del w:id="7378" w:author="Julie Finkler" w:date="2023-11-09T16:04:00Z">
        <w:r w:rsidRPr="00462199" w:rsidDel="00BC4B8F">
          <w:delText>)</w:delText>
        </w:r>
      </w:del>
      <w:r w:rsidRPr="00462199">
        <w:t>;</w:t>
      </w:r>
      <w:bookmarkEnd w:id="7373"/>
    </w:p>
    <w:p w14:paraId="6BE8E57E" w14:textId="77777777" w:rsidR="00D179D6" w:rsidRPr="00462199" w:rsidRDefault="00D179D6" w:rsidP="00E76EB6">
      <w:pPr>
        <w:pStyle w:val="DefinitionsAshurst"/>
      </w:pPr>
      <w:bookmarkStart w:id="7379" w:name="_Ref144115896"/>
      <w:r w:rsidRPr="00462199">
        <w:t>assess and quantify the Total Invoiced Volumes in a Billing Period which are Qualifying Volumes;</w:t>
      </w:r>
      <w:bookmarkEnd w:id="7379"/>
    </w:p>
    <w:p w14:paraId="60B8FE98" w14:textId="77777777" w:rsidR="00D179D6" w:rsidRPr="00462199" w:rsidRDefault="00D179D6" w:rsidP="00E76EB6">
      <w:pPr>
        <w:pStyle w:val="DefinitionsAshurst"/>
      </w:pPr>
      <w:bookmarkStart w:id="7380" w:name="_Ref144115897"/>
      <w:r w:rsidRPr="00462199">
        <w:t>quantify the Metered CO</w:t>
      </w:r>
      <w:r w:rsidRPr="00462199">
        <w:rPr>
          <w:vertAlign w:val="subscript"/>
        </w:rPr>
        <w:t>2</w:t>
      </w:r>
      <w:r w:rsidRPr="00462199">
        <w:t xml:space="preserve"> Rich Stream Output to CO</w:t>
      </w:r>
      <w:r w:rsidRPr="00462199">
        <w:rPr>
          <w:vertAlign w:val="subscript"/>
        </w:rPr>
        <w:t>2</w:t>
      </w:r>
      <w:r w:rsidRPr="00462199">
        <w:t xml:space="preserve"> T&amp;S delivered to the CO</w:t>
      </w:r>
      <w:r w:rsidRPr="00462199">
        <w:rPr>
          <w:vertAlign w:val="subscript"/>
        </w:rPr>
        <w:t>2</w:t>
      </w:r>
      <w:r w:rsidRPr="00462199">
        <w:t xml:space="preserve"> T&amp;S Network Delivery Point(s) (if relevant); and</w:t>
      </w:r>
      <w:bookmarkEnd w:id="7380"/>
    </w:p>
    <w:p w14:paraId="340BF5BF" w14:textId="74AD0646" w:rsidR="00D179D6" w:rsidRPr="00462199" w:rsidRDefault="00D179D6" w:rsidP="00E76EB6">
      <w:pPr>
        <w:pStyle w:val="DefinitionsAshurst"/>
      </w:pPr>
      <w:bookmarkStart w:id="7381" w:name="_Ref144115898"/>
      <w:r w:rsidRPr="00462199">
        <w:t xml:space="preserve">assess </w:t>
      </w:r>
      <w:del w:id="7382" w:author="Julie Finkler" w:date="2023-11-09T16:08:00Z">
        <w:r w:rsidRPr="00462199" w:rsidDel="008C055C">
          <w:delText xml:space="preserve">fugitive hydrogen emissions from the Facility and </w:delText>
        </w:r>
        <w:r w:rsidRPr="00462199" w:rsidDel="00F44640">
          <w:delText xml:space="preserve">assess compliance by the Producer with </w:delText>
        </w:r>
      </w:del>
      <w:r w:rsidRPr="00462199">
        <w:t xml:space="preserve">the </w:t>
      </w:r>
      <w:commentRangeStart w:id="7383"/>
      <w:commentRangeStart w:id="7384"/>
      <w:commentRangeStart w:id="7385"/>
      <w:r w:rsidRPr="00462199">
        <w:t xml:space="preserve">Fugitive </w:t>
      </w:r>
      <w:ins w:id="7386" w:author="Finkler, Julie (Energy Security)" w:date="2023-11-07T18:22:00Z">
        <w:r w:rsidR="002A3C53">
          <w:t xml:space="preserve">Hydrogen </w:t>
        </w:r>
      </w:ins>
      <w:r w:rsidRPr="00462199">
        <w:t>Emissions Risk Reduction Plan</w:t>
      </w:r>
      <w:commentRangeEnd w:id="7385"/>
      <w:r w:rsidR="002A3C53" w:rsidRPr="00462199">
        <w:rPr>
          <w:rStyle w:val="CommentReference"/>
          <w:rFonts w:ascii="Arial" w:hAnsi="Arial"/>
          <w:sz w:val="20"/>
          <w:szCs w:val="20"/>
        </w:rPr>
        <w:commentReference w:id="7385"/>
      </w:r>
      <w:r w:rsidRPr="00462199">
        <w:t>;</w:t>
      </w:r>
      <w:bookmarkEnd w:id="7381"/>
      <w:commentRangeEnd w:id="7383"/>
      <w:r w:rsidR="0032746A" w:rsidRPr="00462199">
        <w:rPr>
          <w:rStyle w:val="CommentReference"/>
          <w:rFonts w:ascii="Arial" w:hAnsi="Arial"/>
          <w:sz w:val="20"/>
          <w:szCs w:val="20"/>
        </w:rPr>
        <w:commentReference w:id="7383"/>
      </w:r>
      <w:commentRangeEnd w:id="7384"/>
      <w:r w:rsidR="00665EC3" w:rsidRPr="00462199">
        <w:rPr>
          <w:rStyle w:val="CommentReference"/>
          <w:rFonts w:ascii="Arial" w:hAnsi="Arial"/>
          <w:sz w:val="20"/>
          <w:szCs w:val="20"/>
        </w:rPr>
        <w:commentReference w:id="7384"/>
      </w:r>
    </w:p>
    <w:p w14:paraId="49DF62C6" w14:textId="77777777" w:rsidR="00D179D6" w:rsidRPr="00462199" w:rsidRDefault="00D179D6" w:rsidP="005B3BB9">
      <w:pPr>
        <w:pStyle w:val="DefinitionsClauseAshurst"/>
      </w:pPr>
      <w:bookmarkStart w:id="7387" w:name="_Ref144115899"/>
      <w:r w:rsidRPr="00462199">
        <w:rPr>
          <w:b/>
        </w:rPr>
        <w:t>"Discrete Consignment"</w:t>
      </w:r>
      <w:r w:rsidRPr="00462199">
        <w:t xml:space="preserve"> has the meaning given to that term in the LCHS;</w:t>
      </w:r>
      <w:bookmarkEnd w:id="7387"/>
    </w:p>
    <w:p w14:paraId="19DD1D39" w14:textId="77777777" w:rsidR="00D179D6" w:rsidRPr="00462199" w:rsidRDefault="00D179D6" w:rsidP="005B3BB9">
      <w:pPr>
        <w:pStyle w:val="DefinitionsClauseAshurst"/>
      </w:pPr>
      <w:bookmarkStart w:id="7388" w:name="_Ref144115900"/>
      <w:r w:rsidRPr="00462199">
        <w:rPr>
          <w:b/>
        </w:rPr>
        <w:t>"Eligible PPA"</w:t>
      </w:r>
      <w:r w:rsidRPr="00462199">
        <w:t xml:space="preserve"> has the meaning given to that term in the LCHS;</w:t>
      </w:r>
      <w:bookmarkEnd w:id="7388"/>
    </w:p>
    <w:p w14:paraId="52B6DEA2" w14:textId="15A23AAC" w:rsidR="00D179D6" w:rsidRPr="00462199" w:rsidRDefault="00D179D6" w:rsidP="005B3BB9">
      <w:pPr>
        <w:pStyle w:val="DefinitionsClauseAshurst"/>
      </w:pPr>
      <w:bookmarkStart w:id="7389" w:name="_Ref144115901"/>
      <w:r w:rsidRPr="00462199">
        <w:rPr>
          <w:b/>
        </w:rPr>
        <w:t>"Emission Category"</w:t>
      </w:r>
      <w:r w:rsidRPr="00462199">
        <w:t xml:space="preserve"> has the meaning given to that term in the LCHS;</w:t>
      </w:r>
      <w:bookmarkEnd w:id="7389"/>
    </w:p>
    <w:p w14:paraId="4C87DF44" w14:textId="4E8EA4B7" w:rsidR="00D179D6" w:rsidRDefault="00D179D6" w:rsidP="005B3BB9">
      <w:pPr>
        <w:pStyle w:val="DefinitionsClauseAshurst"/>
      </w:pPr>
      <w:bookmarkStart w:id="7390" w:name="_Ref144115902"/>
      <w:r w:rsidRPr="00462199">
        <w:rPr>
          <w:b/>
        </w:rPr>
        <w:t>"</w:t>
      </w:r>
      <w:commentRangeStart w:id="7391"/>
      <w:commentRangeStart w:id="7392"/>
      <w:commentRangeStart w:id="7393"/>
      <w:r w:rsidRPr="00462199">
        <w:rPr>
          <w:b/>
        </w:rPr>
        <w:t>GHG Emission Intensity</w:t>
      </w:r>
      <w:del w:id="7394" w:author="Julie Finkler" w:date="2023-11-08T12:18:00Z">
        <w:r w:rsidRPr="00462199" w:rsidDel="009335C8">
          <w:rPr>
            <w:b/>
          </w:rPr>
          <w:delText xml:space="preserve"> Factor</w:delText>
        </w:r>
        <w:commentRangeEnd w:id="7391"/>
        <w:r w:rsidR="00163F1A" w:rsidRPr="00462199" w:rsidDel="009335C8">
          <w:rPr>
            <w:rStyle w:val="CommentReference"/>
            <w:rFonts w:ascii="Arial" w:hAnsi="Arial"/>
            <w:b/>
            <w:sz w:val="20"/>
            <w:szCs w:val="20"/>
          </w:rPr>
          <w:commentReference w:id="7391"/>
        </w:r>
      </w:del>
      <w:commentRangeEnd w:id="7392"/>
      <w:r w:rsidR="003B5DC8" w:rsidRPr="00462199">
        <w:rPr>
          <w:rStyle w:val="CommentReference"/>
          <w:rFonts w:ascii="Arial" w:hAnsi="Arial"/>
          <w:b/>
          <w:sz w:val="20"/>
          <w:szCs w:val="20"/>
        </w:rPr>
        <w:commentReference w:id="7392"/>
      </w:r>
      <w:commentRangeEnd w:id="7393"/>
      <w:r w:rsidR="003F3CF1" w:rsidRPr="00462199">
        <w:rPr>
          <w:rStyle w:val="CommentReference"/>
          <w:rFonts w:ascii="Arial" w:hAnsi="Arial"/>
          <w:b/>
          <w:sz w:val="20"/>
          <w:szCs w:val="20"/>
        </w:rPr>
        <w:commentReference w:id="7393"/>
      </w:r>
      <w:r w:rsidRPr="00462199">
        <w:rPr>
          <w:b/>
        </w:rPr>
        <w:t xml:space="preserve">" </w:t>
      </w:r>
      <w:r w:rsidRPr="00462199">
        <w:t>has the meaning given to that term in the LCHS;</w:t>
      </w:r>
      <w:bookmarkEnd w:id="7390"/>
    </w:p>
    <w:p w14:paraId="0229B550" w14:textId="6ADE9FE2" w:rsidR="0044213B" w:rsidRDefault="0044213B" w:rsidP="005B3BB9">
      <w:pPr>
        <w:pStyle w:val="DefinitionsClauseAshurst"/>
      </w:pPr>
      <w:r>
        <w:t>"</w:t>
      </w:r>
      <w:r>
        <w:rPr>
          <w:b/>
          <w:bCs/>
        </w:rPr>
        <w:t xml:space="preserve">LCHS Auditor" </w:t>
      </w:r>
      <w:r>
        <w:t xml:space="preserve">means an auditor who: </w:t>
      </w:r>
    </w:p>
    <w:p w14:paraId="20250BC4" w14:textId="699630E5" w:rsidR="0044213B" w:rsidRPr="0044213B" w:rsidRDefault="005D0D84" w:rsidP="0044213B">
      <w:pPr>
        <w:pStyle w:val="DefinitionsAshurst"/>
      </w:pPr>
      <w:r>
        <w:t>i</w:t>
      </w:r>
      <w:r w:rsidR="0044213B">
        <w:t>s a firm of [independent and internationally reputable auditor</w:t>
      </w:r>
      <w:r w:rsidR="00EB3BF2">
        <w:t>s</w:t>
      </w:r>
      <w:r w:rsidR="0044213B">
        <w:t xml:space="preserve"> of good standing]; </w:t>
      </w:r>
      <w:commentRangeStart w:id="7396"/>
      <w:commentRangeStart w:id="7397"/>
      <w:commentRangeStart w:id="7398"/>
      <w:commentRangeStart w:id="7399"/>
      <w:r w:rsidR="0044213B" w:rsidRPr="00885D75">
        <w:t>[</w:t>
      </w:r>
      <w:r w:rsidR="0044213B" w:rsidRPr="00885D75">
        <w:rPr>
          <w:b/>
          <w:bCs/>
          <w:i/>
          <w:iCs/>
          <w:highlight w:val="yellow"/>
        </w:rPr>
        <w:t>Note: DESNZ/EY to confirm if the "LCHS Auditor" should also be a "[independ</w:t>
      </w:r>
      <w:r w:rsidR="0044213B" w:rsidRPr="0044213B">
        <w:rPr>
          <w:b/>
          <w:bCs/>
          <w:i/>
          <w:iCs/>
          <w:highlight w:val="yellow"/>
        </w:rPr>
        <w:t>ent and internationally reputable auditors of good standing]" as with the definition of "Auditor" in Part 1 above.</w:t>
      </w:r>
      <w:r w:rsidR="0044213B" w:rsidRPr="0044213B">
        <w:t>]</w:t>
      </w:r>
      <w:commentRangeEnd w:id="7396"/>
      <w:r w:rsidR="005757B4" w:rsidRPr="0044213B">
        <w:rPr>
          <w:rStyle w:val="CommentReference"/>
          <w:rFonts w:ascii="Arial" w:hAnsi="Arial"/>
          <w:sz w:val="20"/>
          <w:szCs w:val="20"/>
        </w:rPr>
        <w:commentReference w:id="7396"/>
      </w:r>
      <w:commentRangeEnd w:id="7397"/>
      <w:r w:rsidR="003B5D13" w:rsidRPr="0044213B">
        <w:rPr>
          <w:rStyle w:val="CommentReference"/>
          <w:rFonts w:ascii="Arial" w:hAnsi="Arial"/>
          <w:sz w:val="20"/>
          <w:szCs w:val="20"/>
        </w:rPr>
        <w:commentReference w:id="7397"/>
      </w:r>
      <w:commentRangeEnd w:id="7398"/>
      <w:r w:rsidR="00E73788" w:rsidRPr="0044213B">
        <w:rPr>
          <w:rStyle w:val="CommentReference"/>
          <w:rFonts w:ascii="Arial" w:hAnsi="Arial"/>
          <w:sz w:val="20"/>
          <w:szCs w:val="20"/>
        </w:rPr>
        <w:commentReference w:id="7398"/>
      </w:r>
      <w:commentRangeEnd w:id="7399"/>
      <w:r w:rsidR="00860E92" w:rsidRPr="0044213B">
        <w:rPr>
          <w:rStyle w:val="CommentReference"/>
          <w:rFonts w:ascii="Arial" w:hAnsi="Arial"/>
          <w:sz w:val="20"/>
          <w:szCs w:val="20"/>
        </w:rPr>
        <w:commentReference w:id="7399"/>
      </w:r>
    </w:p>
    <w:p w14:paraId="729F0D98" w14:textId="484110A1" w:rsidR="0044213B" w:rsidRDefault="0044213B" w:rsidP="0044213B">
      <w:pPr>
        <w:pStyle w:val="DefinitionsAshurst"/>
      </w:pPr>
      <w:r>
        <w:t>is not the Producer (or any of its connected persons where, for this purpose, "connected person" shall be construed in accordance with sections 1122 and 1123 of the Corporation Tax Act 2010);</w:t>
      </w:r>
    </w:p>
    <w:p w14:paraId="66859A99" w14:textId="77777777" w:rsidR="005D0D84" w:rsidRDefault="005D0D84" w:rsidP="0044213B">
      <w:pPr>
        <w:pStyle w:val="DefinitionsAshurst"/>
      </w:pPr>
      <w:r>
        <w:t xml:space="preserve"> </w:t>
      </w:r>
    </w:p>
    <w:p w14:paraId="050A342A" w14:textId="3333701C" w:rsidR="005D0D84" w:rsidRDefault="005D0D84" w:rsidP="005D0D84">
      <w:pPr>
        <w:pStyle w:val="DefSubAshurst"/>
      </w:pPr>
      <w:r>
        <w:lastRenderedPageBreak/>
        <w:t xml:space="preserve">from the Start Date until such time as a LCHS Auditor Accreditation Body has been designated, complies with the requirements of the LCHS </w:t>
      </w:r>
      <w:del w:id="7402" w:author="Finkler, Julie (Energy Security)" w:date="2023-11-10T14:01:00Z">
        <w:r w:rsidDel="007E5330">
          <w:delText xml:space="preserve">Auditor </w:delText>
        </w:r>
      </w:del>
      <w:ins w:id="7403" w:author="Julie Finkler" w:date="2023-11-10T14:57:00Z">
        <w:r w:rsidR="006E57D5">
          <w:t xml:space="preserve">Verification and </w:t>
        </w:r>
      </w:ins>
      <w:ins w:id="7404" w:author="Finkler, Julie (Energy Security)" w:date="2023-11-10T14:01:00Z">
        <w:r w:rsidR="007E5330">
          <w:t xml:space="preserve">Validation </w:t>
        </w:r>
        <w:del w:id="7405" w:author="Julie Finkler" w:date="2023-11-10T14:57:00Z">
          <w:r w:rsidR="007E5330" w:rsidDel="006E57D5">
            <w:delText xml:space="preserve">and Verification </w:delText>
          </w:r>
        </w:del>
      </w:ins>
      <w:r>
        <w:t xml:space="preserve">Standard; or </w:t>
      </w:r>
      <w:commentRangeStart w:id="7406"/>
      <w:commentRangeStart w:id="7407"/>
      <w:commentRangeStart w:id="7408"/>
      <w:r>
        <w:t>[</w:t>
      </w:r>
      <w:r w:rsidRPr="005D0D84">
        <w:rPr>
          <w:b/>
          <w:bCs/>
          <w:i/>
          <w:iCs/>
          <w:highlight w:val="yellow"/>
        </w:rPr>
        <w:t>Note to DESNZ: We assume until such time as UKAS is appointed the accreditation body, accreditation to the LCHS Auditor Standard is not possible and the LCHS Auditor is required to comply with the LCHS Auditor Standard.</w:t>
      </w:r>
      <w:r>
        <w:t xml:space="preserve">] </w:t>
      </w:r>
      <w:commentRangeEnd w:id="7406"/>
      <w:r w:rsidR="005757B4">
        <w:rPr>
          <w:rStyle w:val="CommentReference"/>
          <w:rFonts w:ascii="Arial" w:hAnsi="Arial"/>
          <w:sz w:val="20"/>
          <w:szCs w:val="20"/>
        </w:rPr>
        <w:commentReference w:id="7406"/>
      </w:r>
      <w:commentRangeEnd w:id="7407"/>
      <w:r w:rsidR="001B0698">
        <w:rPr>
          <w:rStyle w:val="CommentReference"/>
          <w:rFonts w:ascii="Arial" w:hAnsi="Arial"/>
          <w:sz w:val="20"/>
          <w:szCs w:val="20"/>
        </w:rPr>
        <w:commentReference w:id="7407"/>
      </w:r>
      <w:commentRangeEnd w:id="7408"/>
      <w:r w:rsidR="00860E92">
        <w:rPr>
          <w:rStyle w:val="CommentReference"/>
          <w:rFonts w:ascii="Arial" w:hAnsi="Arial"/>
          <w:sz w:val="20"/>
          <w:szCs w:val="20"/>
        </w:rPr>
        <w:commentReference w:id="7408"/>
      </w:r>
    </w:p>
    <w:p w14:paraId="5AD97CAC" w14:textId="436A9306" w:rsidR="0044213B" w:rsidRDefault="007E5330" w:rsidP="005D0D84">
      <w:pPr>
        <w:pStyle w:val="DefSubAshurst"/>
      </w:pPr>
      <w:commentRangeStart w:id="7410"/>
      <w:commentRangeStart w:id="7411"/>
      <w:ins w:id="7412" w:author="Finkler, Julie (Energy Security)" w:date="2023-11-10T14:00:00Z">
        <w:r w:rsidRPr="007E5330">
          <w:t xml:space="preserve">once </w:t>
        </w:r>
      </w:ins>
      <w:commentRangeEnd w:id="7410"/>
      <w:r w:rsidR="00F70B3F">
        <w:rPr>
          <w:rStyle w:val="CommentReference"/>
          <w:rFonts w:ascii="Arial" w:hAnsi="Arial"/>
          <w:sz w:val="20"/>
          <w:szCs w:val="20"/>
        </w:rPr>
        <w:commentReference w:id="7410"/>
      </w:r>
      <w:commentRangeEnd w:id="7411"/>
      <w:r w:rsidR="00860E92">
        <w:rPr>
          <w:rStyle w:val="CommentReference"/>
          <w:rFonts w:ascii="Arial" w:hAnsi="Arial"/>
          <w:sz w:val="20"/>
          <w:szCs w:val="20"/>
        </w:rPr>
        <w:commentReference w:id="7411"/>
      </w:r>
      <w:ins w:id="7413" w:author="Julie Finkler" w:date="2023-11-10T14:06:00Z">
        <w:r w:rsidR="009E6C67">
          <w:t>a</w:t>
        </w:r>
      </w:ins>
      <w:ins w:id="7414" w:author="Finkler, Julie (Energy Security)" w:date="2023-11-10T14:00:00Z">
        <w:r w:rsidRPr="007E5330">
          <w:t xml:space="preserve"> LCHS Auditor Accreditation Body has been designated, </w:t>
        </w:r>
      </w:ins>
      <w:ins w:id="7415" w:author="Finkler, Julie (Energy Security)" w:date="2023-11-07T18:33:00Z">
        <w:r w:rsidR="006370E5" w:rsidRPr="006370E5">
          <w:t xml:space="preserve">is accredited by the LCHS Auditor Accreditation Body to </w:t>
        </w:r>
      </w:ins>
      <w:ins w:id="7416" w:author="Julie Finkler" w:date="2023-11-10T14:49:00Z">
        <w:r w:rsidR="00974470">
          <w:t xml:space="preserve">verify and </w:t>
        </w:r>
      </w:ins>
      <w:ins w:id="7417" w:author="Finkler, Julie (Energy Security)" w:date="2023-11-07T18:33:00Z">
        <w:r w:rsidR="006370E5" w:rsidRPr="006370E5">
          <w:t xml:space="preserve">validate LCHS </w:t>
        </w:r>
      </w:ins>
      <w:ins w:id="7418" w:author="Finkler, Julie (Energy Security)" w:date="2023-11-09T10:10:00Z">
        <w:r w:rsidR="00432D19">
          <w:t>C</w:t>
        </w:r>
      </w:ins>
      <w:ins w:id="7419" w:author="Finkler, Julie (Energy Security)" w:date="2023-11-07T18:33:00Z">
        <w:r w:rsidR="006370E5" w:rsidRPr="006370E5">
          <w:t>ompliance</w:t>
        </w:r>
      </w:ins>
      <w:ins w:id="7420" w:author="Julie Finkler" w:date="2023-11-10T14:48:00Z">
        <w:r w:rsidR="00B7016B">
          <w:t xml:space="preserve"> and </w:t>
        </w:r>
        <w:r w:rsidR="00B7016B" w:rsidRPr="00B7016B">
          <w:t xml:space="preserve">[compliance with the </w:t>
        </w:r>
        <w:commentRangeStart w:id="7421"/>
        <w:commentRangeStart w:id="7422"/>
        <w:r w:rsidR="00B7016B" w:rsidRPr="00B7016B">
          <w:t>requirements of Annex 6 and Annex 13</w:t>
        </w:r>
      </w:ins>
      <w:commentRangeEnd w:id="7421"/>
      <w:ins w:id="7423" w:author="Julie Finkler" w:date="2023-11-10T14:54:00Z">
        <w:r w:rsidR="0030371E" w:rsidRPr="00B7016B">
          <w:rPr>
            <w:rStyle w:val="CommentReference"/>
            <w:rFonts w:ascii="Arial" w:hAnsi="Arial"/>
            <w:sz w:val="20"/>
            <w:szCs w:val="20"/>
          </w:rPr>
          <w:commentReference w:id="7421"/>
        </w:r>
      </w:ins>
      <w:commentRangeEnd w:id="7422"/>
      <w:r w:rsidR="00860E92" w:rsidRPr="00B7016B">
        <w:rPr>
          <w:rStyle w:val="CommentReference"/>
          <w:rFonts w:ascii="Arial" w:hAnsi="Arial"/>
          <w:sz w:val="20"/>
          <w:szCs w:val="20"/>
        </w:rPr>
        <w:commentReference w:id="7422"/>
      </w:r>
      <w:ins w:id="7424" w:author="Julie Finkler" w:date="2023-11-10T14:48:00Z">
        <w:r w:rsidR="00B7016B" w:rsidRPr="00B7016B">
          <w:t>]</w:t>
        </w:r>
        <w:r w:rsidR="00B7016B" w:rsidRPr="00B7016B" w:rsidDel="006370E5">
          <w:t xml:space="preserve"> </w:t>
        </w:r>
      </w:ins>
      <w:del w:id="7425" w:author="Finkler, Julie (Energy Security)" w:date="2023-11-07T18:33:00Z">
        <w:r w:rsidR="005D0D84" w:rsidDel="006370E5">
          <w:delText>is accredited by the LCHS Auditor Accreditation Body to the LCHS Auditor Standard</w:delText>
        </w:r>
      </w:del>
      <w:r w:rsidR="005D0D84">
        <w:t xml:space="preserve">; </w:t>
      </w:r>
      <w:r w:rsidR="0044213B">
        <w:t>and</w:t>
      </w:r>
    </w:p>
    <w:p w14:paraId="6490C772" w14:textId="45262120" w:rsidR="0044213B" w:rsidRDefault="0044213B" w:rsidP="0044213B">
      <w:pPr>
        <w:pStyle w:val="DefinitionsAshurst"/>
      </w:pPr>
      <w:commentRangeStart w:id="7426"/>
      <w:r>
        <w:t xml:space="preserve">complies </w:t>
      </w:r>
      <w:commentRangeEnd w:id="7426"/>
      <w:r w:rsidR="00293F0D">
        <w:rPr>
          <w:rStyle w:val="CommentReference"/>
          <w:rFonts w:ascii="Arial" w:hAnsi="Arial"/>
          <w:sz w:val="20"/>
          <w:szCs w:val="20"/>
        </w:rPr>
        <w:commentReference w:id="7426"/>
      </w:r>
      <w:r>
        <w:t>with any other requirements that the LCHA Counterparty specifies (acting reasonably); and</w:t>
      </w:r>
    </w:p>
    <w:p w14:paraId="6865993B" w14:textId="555179D6" w:rsidR="005D0D84" w:rsidRPr="005D0D84" w:rsidRDefault="005D0D84" w:rsidP="005D0D84">
      <w:pPr>
        <w:pStyle w:val="DefinitionsClauseAshurst"/>
        <w:rPr>
          <w:b/>
        </w:rPr>
      </w:pPr>
      <w:bookmarkStart w:id="7427" w:name="_Ref144115903"/>
      <w:r w:rsidRPr="005D0D84">
        <w:rPr>
          <w:b/>
        </w:rPr>
        <w:t xml:space="preserve">"LCHS Auditor Accreditation Body" </w:t>
      </w:r>
      <w:r w:rsidRPr="005D0D84">
        <w:rPr>
          <w:bCs/>
        </w:rPr>
        <w:t xml:space="preserve">means the </w:t>
      </w:r>
      <w:del w:id="7428" w:author="Julie Finkler" w:date="2023-11-10T14:11:00Z">
        <w:r w:rsidRPr="005D0D84" w:rsidDel="001678F9">
          <w:rPr>
            <w:bCs/>
          </w:rPr>
          <w:delText xml:space="preserve">person </w:delText>
        </w:r>
      </w:del>
      <w:commentRangeStart w:id="7429"/>
      <w:ins w:id="7430" w:author="Julie Finkler" w:date="2023-11-10T14:11:00Z">
        <w:r w:rsidR="001678F9" w:rsidRPr="001678F9">
          <w:rPr>
            <w:bCs/>
          </w:rPr>
          <w:t>body</w:t>
        </w:r>
        <w:r w:rsidR="001678F9" w:rsidRPr="005D0D84">
          <w:rPr>
            <w:bCs/>
          </w:rPr>
          <w:t xml:space="preserve"> </w:t>
        </w:r>
        <w:commentRangeEnd w:id="7429"/>
        <w:r w:rsidR="001678F9" w:rsidRPr="005D0D84">
          <w:rPr>
            <w:rStyle w:val="CommentReference"/>
            <w:rFonts w:ascii="Arial" w:hAnsi="Arial"/>
            <w:bCs/>
            <w:sz w:val="20"/>
            <w:szCs w:val="20"/>
          </w:rPr>
          <w:commentReference w:id="7429"/>
        </w:r>
      </w:ins>
      <w:r w:rsidRPr="005D0D84">
        <w:rPr>
          <w:bCs/>
        </w:rPr>
        <w:t>designated by the LCHA Counterparty</w:t>
      </w:r>
      <w:commentRangeStart w:id="7431"/>
      <w:commentRangeStart w:id="7432"/>
      <w:r w:rsidRPr="005D0D84">
        <w:rPr>
          <w:bCs/>
        </w:rPr>
        <w:t xml:space="preserve">, from time to time, </w:t>
      </w:r>
      <w:commentRangeEnd w:id="7431"/>
      <w:r w:rsidR="001C604A" w:rsidRPr="005D0D84">
        <w:rPr>
          <w:rStyle w:val="CommentReference"/>
          <w:rFonts w:ascii="Arial" w:hAnsi="Arial"/>
          <w:bCs/>
          <w:sz w:val="20"/>
          <w:szCs w:val="20"/>
        </w:rPr>
        <w:commentReference w:id="7431"/>
      </w:r>
      <w:commentRangeEnd w:id="7432"/>
      <w:r w:rsidR="00D732A7" w:rsidRPr="005D0D84">
        <w:rPr>
          <w:rStyle w:val="CommentReference"/>
          <w:rFonts w:ascii="Arial" w:hAnsi="Arial"/>
          <w:bCs/>
          <w:sz w:val="20"/>
          <w:szCs w:val="20"/>
        </w:rPr>
        <w:commentReference w:id="7432"/>
      </w:r>
      <w:r w:rsidRPr="005D0D84">
        <w:rPr>
          <w:bCs/>
        </w:rPr>
        <w:t xml:space="preserve">to accredit the </w:t>
      </w:r>
      <w:commentRangeStart w:id="7433"/>
      <w:commentRangeStart w:id="7434"/>
      <w:r w:rsidRPr="005D0D84">
        <w:rPr>
          <w:bCs/>
        </w:rPr>
        <w:t xml:space="preserve">LCHS Auditor </w:t>
      </w:r>
      <w:commentRangeEnd w:id="7433"/>
      <w:r w:rsidR="00D8725E" w:rsidRPr="0099186D">
        <w:rPr>
          <w:rStyle w:val="CommentReference"/>
          <w:rFonts w:ascii="Arial" w:hAnsi="Arial"/>
          <w:bCs/>
          <w:sz w:val="20"/>
          <w:szCs w:val="20"/>
        </w:rPr>
        <w:commentReference w:id="7433"/>
      </w:r>
      <w:commentRangeEnd w:id="7434"/>
      <w:r w:rsidR="004F0DA2" w:rsidRPr="0099186D">
        <w:rPr>
          <w:rStyle w:val="CommentReference"/>
          <w:rFonts w:ascii="Arial" w:hAnsi="Arial"/>
          <w:bCs/>
          <w:sz w:val="20"/>
          <w:szCs w:val="20"/>
        </w:rPr>
        <w:commentReference w:id="7434"/>
      </w:r>
      <w:ins w:id="7435" w:author="Finkler, Julie (Energy Security)" w:date="2023-11-07T18:33:00Z">
        <w:r w:rsidR="0099186D" w:rsidRPr="0099186D">
          <w:rPr>
            <w:bCs/>
          </w:rPr>
          <w:t xml:space="preserve">to validate LCHS </w:t>
        </w:r>
      </w:ins>
      <w:ins w:id="7436" w:author="Finkler, Julie (Energy Security)" w:date="2023-11-07T18:34:00Z">
        <w:r w:rsidR="00D64F2C">
          <w:rPr>
            <w:bCs/>
          </w:rPr>
          <w:t>C</w:t>
        </w:r>
      </w:ins>
      <w:ins w:id="7437" w:author="Finkler, Julie (Energy Security)" w:date="2023-11-07T18:33:00Z">
        <w:r w:rsidR="0099186D" w:rsidRPr="0099186D">
          <w:rPr>
            <w:bCs/>
          </w:rPr>
          <w:t xml:space="preserve">ompliance </w:t>
        </w:r>
      </w:ins>
      <w:del w:id="7438" w:author="Julie Finkler" w:date="2023-11-10T14:31:00Z">
        <w:r w:rsidRPr="005D0D84" w:rsidDel="002E716D">
          <w:rPr>
            <w:bCs/>
          </w:rPr>
          <w:delText>to</w:delText>
        </w:r>
      </w:del>
      <w:ins w:id="7439" w:author="Julie Finkler" w:date="2023-11-10T14:31:00Z">
        <w:r w:rsidR="002E716D">
          <w:rPr>
            <w:bCs/>
          </w:rPr>
          <w:t xml:space="preserve">[and compliance with the requirements </w:t>
        </w:r>
        <w:bookmarkStart w:id="7440" w:name="_Hlk150519143"/>
        <w:r w:rsidR="002E716D">
          <w:rPr>
            <w:bCs/>
          </w:rPr>
          <w:t xml:space="preserve">of Annex </w:t>
        </w:r>
        <w:r w:rsidR="00AC4D09">
          <w:rPr>
            <w:bCs/>
          </w:rPr>
          <w:t>6 and Annex 13</w:t>
        </w:r>
      </w:ins>
      <w:bookmarkEnd w:id="7440"/>
      <w:ins w:id="7441" w:author="Julie Finkler" w:date="2023-11-10T14:32:00Z">
        <w:r w:rsidR="00AC4D09">
          <w:rPr>
            <w:bCs/>
          </w:rPr>
          <w:t>]</w:t>
        </w:r>
      </w:ins>
      <w:ins w:id="7442" w:author="Julie Finkler" w:date="2023-11-10T14:31:00Z">
        <w:r w:rsidR="00AC4D09">
          <w:rPr>
            <w:bCs/>
          </w:rPr>
          <w:t xml:space="preserve"> </w:t>
        </w:r>
      </w:ins>
      <w:del w:id="7443" w:author="Finkler, Julie (Energy Security)" w:date="2023-11-07T18:33:00Z">
        <w:r w:rsidRPr="005D0D84" w:rsidDel="0099186D">
          <w:rPr>
            <w:bCs/>
          </w:rPr>
          <w:delText xml:space="preserve"> the LCHS Auditor Standard</w:delText>
        </w:r>
      </w:del>
      <w:r w:rsidRPr="005D0D84">
        <w:rPr>
          <w:bCs/>
        </w:rPr>
        <w:t xml:space="preserve">; </w:t>
      </w:r>
    </w:p>
    <w:p w14:paraId="5BF72466" w14:textId="7A253D7E" w:rsidR="005D0D84" w:rsidRPr="005D0D84" w:rsidRDefault="005D0D84" w:rsidP="005D0D84">
      <w:pPr>
        <w:pStyle w:val="DefinitionsClauseAshurst"/>
      </w:pPr>
      <w:r w:rsidRPr="005D0D84">
        <w:rPr>
          <w:b/>
        </w:rPr>
        <w:t xml:space="preserve">"LCHS </w:t>
      </w:r>
      <w:ins w:id="7444" w:author="Julie Finkler" w:date="2023-11-10T14:57:00Z">
        <w:r w:rsidR="00E329FD" w:rsidRPr="008038A4">
          <w:rPr>
            <w:b/>
          </w:rPr>
          <w:t xml:space="preserve">Verification and </w:t>
        </w:r>
      </w:ins>
      <w:ins w:id="7445" w:author="Julie Finkler" w:date="2023-11-10T14:36:00Z">
        <w:r w:rsidR="008038A4" w:rsidRPr="008038A4">
          <w:rPr>
            <w:b/>
          </w:rPr>
          <w:t xml:space="preserve">Validation </w:t>
        </w:r>
      </w:ins>
      <w:del w:id="7446" w:author="Julie Finkler" w:date="2023-11-10T14:36:00Z">
        <w:r w:rsidRPr="005D0D84" w:rsidDel="008038A4">
          <w:rPr>
            <w:b/>
          </w:rPr>
          <w:delText xml:space="preserve">Auditor </w:delText>
        </w:r>
      </w:del>
      <w:r w:rsidRPr="005D0D84">
        <w:rPr>
          <w:b/>
        </w:rPr>
        <w:t xml:space="preserve">Standard" </w:t>
      </w:r>
      <w:r w:rsidRPr="005D0D84">
        <w:rPr>
          <w:bCs/>
        </w:rPr>
        <w:t xml:space="preserve">means </w:t>
      </w:r>
      <w:commentRangeStart w:id="7447"/>
      <w:del w:id="7448" w:author="Julie Finkler" w:date="2023-11-10T14:11:00Z">
        <w:r w:rsidRPr="005D0D84" w:rsidDel="001678F9">
          <w:rPr>
            <w:bCs/>
          </w:rPr>
          <w:delText xml:space="preserve">ISO 17029:2019 with the scope of </w:delText>
        </w:r>
      </w:del>
      <w:commentRangeEnd w:id="7447"/>
      <w:r w:rsidR="001678F9" w:rsidRPr="005D0D84">
        <w:rPr>
          <w:rStyle w:val="CommentReference"/>
          <w:rFonts w:ascii="Arial" w:hAnsi="Arial"/>
          <w:bCs/>
          <w:sz w:val="20"/>
          <w:szCs w:val="20"/>
        </w:rPr>
        <w:commentReference w:id="7447"/>
      </w:r>
      <w:r w:rsidRPr="005D0D84">
        <w:rPr>
          <w:bCs/>
        </w:rPr>
        <w:t>ISO 14065:2020;</w:t>
      </w:r>
    </w:p>
    <w:p w14:paraId="3CCF28BD" w14:textId="5F723CB0" w:rsidR="008D36BC" w:rsidRPr="008D36BC" w:rsidRDefault="00D179D6" w:rsidP="005D0D84">
      <w:pPr>
        <w:pStyle w:val="DefinitionsClauseAshurst"/>
      </w:pPr>
      <w:r w:rsidRPr="00462199">
        <w:rPr>
          <w:b/>
        </w:rPr>
        <w:t>"LCHS Audit Notice"</w:t>
      </w:r>
      <w:r w:rsidRPr="00462199">
        <w:t xml:space="preserve"> has the meaning given to that term in paragraph </w:t>
      </w:r>
      <w:r>
        <w:fldChar w:fldCharType="begin"/>
      </w:r>
      <w:r>
        <w:instrText xml:space="preserve"> REF _Ref144116025 \w \h </w:instrText>
      </w:r>
      <w:r>
        <w:fldChar w:fldCharType="separate"/>
      </w:r>
      <w:del w:id="7449" w:author="Faqir, Sofia (Energy Security)" w:date="2023-11-12T19:47:00Z">
        <w:r w:rsidR="00E473FC">
          <w:delText>7.2</w:delText>
        </w:r>
      </w:del>
      <w:r>
        <w:fldChar w:fldCharType="end"/>
      </w:r>
      <w:r w:rsidRPr="00462199">
        <w:t xml:space="preserve"> (</w:t>
      </w:r>
      <w:r w:rsidRPr="00462199">
        <w:rPr>
          <w:i/>
        </w:rPr>
        <w:t>Scope of access in respect of the LCHS Audit Right</w:t>
      </w:r>
      <w:r w:rsidRPr="00462199">
        <w:t>);</w:t>
      </w:r>
      <w:bookmarkEnd w:id="7427"/>
      <w:r w:rsidR="008D36BC" w:rsidRPr="008D36BC">
        <w:rPr>
          <w:b/>
          <w:bCs/>
        </w:rPr>
        <w:t xml:space="preserve"> </w:t>
      </w:r>
    </w:p>
    <w:p w14:paraId="138D1B8F" w14:textId="58335A10" w:rsidR="00D179D6" w:rsidRPr="00462199" w:rsidRDefault="008D36BC" w:rsidP="005B3BB9">
      <w:pPr>
        <w:pStyle w:val="DefinitionsClauseAshurst"/>
      </w:pPr>
      <w:r w:rsidRPr="0044213B">
        <w:rPr>
          <w:b/>
          <w:bCs/>
        </w:rPr>
        <w:t>"LCHS Audit Report"</w:t>
      </w:r>
      <w:r w:rsidRPr="0044213B">
        <w:t xml:space="preserve"> means an audit report prepared in accordance with paragraph </w:t>
      </w:r>
      <w:r w:rsidR="004B07F2">
        <w:fldChar w:fldCharType="begin"/>
      </w:r>
      <w:r w:rsidR="004B07F2">
        <w:instrText xml:space="preserve"> REF _Ref149728756 \r \h </w:instrText>
      </w:r>
      <w:r w:rsidR="004B07F2">
        <w:fldChar w:fldCharType="separate"/>
      </w:r>
      <w:del w:id="7450" w:author="Faqir, Sofia (Energy Security)" w:date="2023-11-12T19:47:00Z">
        <w:r w:rsidR="00E473FC">
          <w:delText>5.1</w:delText>
        </w:r>
      </w:del>
      <w:r w:rsidR="004B07F2">
        <w:fldChar w:fldCharType="end"/>
      </w:r>
      <w:r w:rsidR="004B07F2">
        <w:t xml:space="preserve"> </w:t>
      </w:r>
      <w:r w:rsidRPr="0044213B">
        <w:t>(</w:t>
      </w:r>
      <w:r w:rsidRPr="009B75DB">
        <w:rPr>
          <w:i/>
          <w:iCs/>
        </w:rPr>
        <w:t>LCHS Audit Report</w:t>
      </w:r>
      <w:r w:rsidRPr="0044213B">
        <w:t xml:space="preserve">) and </w:t>
      </w:r>
      <w:r w:rsidR="00463CAA">
        <w:fldChar w:fldCharType="begin"/>
      </w:r>
      <w:r w:rsidR="00463CAA">
        <w:instrText xml:space="preserve"> REF _Ref149581867 \r \h </w:instrText>
      </w:r>
      <w:r w:rsidR="00463CAA">
        <w:fldChar w:fldCharType="separate"/>
      </w:r>
      <w:del w:id="7451" w:author="Faqir, Sofia (Energy Security)" w:date="2023-11-12T19:47:00Z">
        <w:r w:rsidR="00E473FC">
          <w:delText>Annex 13</w:delText>
        </w:r>
      </w:del>
      <w:r w:rsidR="00463CAA">
        <w:fldChar w:fldCharType="end"/>
      </w:r>
      <w:r w:rsidR="00463CAA">
        <w:t xml:space="preserve"> </w:t>
      </w:r>
      <w:r w:rsidRPr="0044213B">
        <w:t>(</w:t>
      </w:r>
      <w:r w:rsidRPr="008D36BC">
        <w:rPr>
          <w:i/>
          <w:iCs/>
        </w:rPr>
        <w:t>Annual Audit Reports</w:t>
      </w:r>
      <w:r>
        <w:t>)</w:t>
      </w:r>
      <w:r w:rsidRPr="0044213B">
        <w:t>;</w:t>
      </w:r>
    </w:p>
    <w:p w14:paraId="31B82791" w14:textId="45130A61" w:rsidR="00D179D6" w:rsidRPr="00462199" w:rsidRDefault="00D179D6" w:rsidP="005B3BB9">
      <w:pPr>
        <w:pStyle w:val="DefinitionsClauseAshurst"/>
      </w:pPr>
      <w:bookmarkStart w:id="7452" w:name="_Ref144115905"/>
      <w:r w:rsidRPr="00462199">
        <w:rPr>
          <w:b/>
        </w:rPr>
        <w:t>"LCHS Audit Right"</w:t>
      </w:r>
      <w:r w:rsidRPr="00462199">
        <w:t xml:space="preserve"> has the meaning given to that term in paragraph </w:t>
      </w:r>
      <w:r>
        <w:fldChar w:fldCharType="begin"/>
      </w:r>
      <w:r>
        <w:instrText xml:space="preserve"> REF _Ref144116021 \w \h </w:instrText>
      </w:r>
      <w:r>
        <w:fldChar w:fldCharType="separate"/>
      </w:r>
      <w:del w:id="7453" w:author="Faqir, Sofia (Energy Security)" w:date="2023-11-12T19:47:00Z">
        <w:r w:rsidR="00E473FC">
          <w:delText>7.1</w:delText>
        </w:r>
      </w:del>
      <w:r>
        <w:fldChar w:fldCharType="end"/>
      </w:r>
      <w:r w:rsidRPr="00462199">
        <w:t xml:space="preserve"> (</w:t>
      </w:r>
      <w:r w:rsidRPr="00462199">
        <w:rPr>
          <w:i/>
        </w:rPr>
        <w:t>Scope of access in respect of the LCHS Audit Right</w:t>
      </w:r>
      <w:r w:rsidRPr="00462199">
        <w:t>);</w:t>
      </w:r>
      <w:bookmarkEnd w:id="7452"/>
    </w:p>
    <w:p w14:paraId="00D2AD3D" w14:textId="0681FAAB" w:rsidR="00D179D6" w:rsidRPr="00462199" w:rsidRDefault="00D179D6" w:rsidP="005B3BB9">
      <w:pPr>
        <w:pStyle w:val="DefinitionsClauseAshurst"/>
      </w:pPr>
      <w:bookmarkStart w:id="7454" w:name="_Ref144115906"/>
      <w:r w:rsidRPr="00462199">
        <w:rPr>
          <w:b/>
        </w:rPr>
        <w:t>"LCHS Audit Termination Event"</w:t>
      </w:r>
      <w:r w:rsidRPr="00462199">
        <w:t xml:space="preserve"> has the meaning given in paragraphs</w:t>
      </w:r>
      <w:r>
        <w:t xml:space="preserve"> </w:t>
      </w:r>
      <w:r>
        <w:fldChar w:fldCharType="begin"/>
      </w:r>
      <w:r>
        <w:instrText xml:space="preserve"> REF _Ref144116042 \w \h </w:instrText>
      </w:r>
      <w:r>
        <w:fldChar w:fldCharType="separate"/>
      </w:r>
      <w:del w:id="7455" w:author="Faqir, Sofia (Energy Security)" w:date="2023-11-12T19:47:00Z">
        <w:r w:rsidR="00E473FC">
          <w:delText>8.4</w:delText>
        </w:r>
      </w:del>
      <w:r>
        <w:fldChar w:fldCharType="end"/>
      </w:r>
      <w:r w:rsidRPr="00462199">
        <w:t xml:space="preserve"> (</w:t>
      </w:r>
      <w:r w:rsidRPr="00462199">
        <w:rPr>
          <w:i/>
        </w:rPr>
        <w:t>Failure to be LCHS Compliant Audit Right</w:t>
      </w:r>
      <w:r w:rsidRPr="00462199">
        <w:t>);</w:t>
      </w:r>
      <w:bookmarkEnd w:id="7454"/>
    </w:p>
    <w:p w14:paraId="32965B31" w14:textId="752F26B5" w:rsidR="00D179D6" w:rsidRPr="00462199" w:rsidRDefault="00D179D6" w:rsidP="005B3BB9">
      <w:pPr>
        <w:pStyle w:val="DefinitionsClauseAshurst"/>
      </w:pPr>
      <w:bookmarkStart w:id="7456" w:name="_Ref144115911"/>
      <w:r w:rsidRPr="00462199">
        <w:rPr>
          <w:b/>
        </w:rPr>
        <w:t>"</w:t>
      </w:r>
      <w:commentRangeStart w:id="7457"/>
      <w:r w:rsidRPr="00462199">
        <w:rPr>
          <w:b/>
        </w:rPr>
        <w:t>LCHS Compliance</w:t>
      </w:r>
      <w:commentRangeEnd w:id="7457"/>
      <w:r w:rsidR="008507DA" w:rsidRPr="00462199">
        <w:rPr>
          <w:rStyle w:val="CommentReference"/>
          <w:rFonts w:ascii="Arial" w:hAnsi="Arial"/>
          <w:b/>
          <w:sz w:val="20"/>
          <w:szCs w:val="20"/>
        </w:rPr>
        <w:commentReference w:id="7457"/>
      </w:r>
      <w:r w:rsidRPr="00462199">
        <w:rPr>
          <w:b/>
        </w:rPr>
        <w:t>"</w:t>
      </w:r>
      <w:r w:rsidRPr="00462199">
        <w:t xml:space="preserve"> has the meaning give</w:t>
      </w:r>
      <w:ins w:id="7458" w:author="Julie Finkler" w:date="2023-11-09T16:12:00Z">
        <w:r w:rsidR="0090030F">
          <w:t>n</w:t>
        </w:r>
      </w:ins>
      <w:r w:rsidRPr="00462199">
        <w:t xml:space="preserve"> to th</w:t>
      </w:r>
      <w:r w:rsidR="00773D26">
        <w:t>e</w:t>
      </w:r>
      <w:r w:rsidRPr="00462199">
        <w:t xml:space="preserve"> term</w:t>
      </w:r>
      <w:r w:rsidR="00773D26">
        <w:t xml:space="preserve"> "Standard Compliance"</w:t>
      </w:r>
      <w:r w:rsidRPr="00462199">
        <w:t xml:space="preserve"> in the LCHS;</w:t>
      </w:r>
      <w:bookmarkEnd w:id="7456"/>
    </w:p>
    <w:p w14:paraId="4D352285" w14:textId="437A13EA" w:rsidR="00D179D6" w:rsidRPr="00462199" w:rsidRDefault="00D179D6" w:rsidP="005B3BB9">
      <w:pPr>
        <w:pStyle w:val="DefinitionsClauseAshurst"/>
      </w:pPr>
      <w:bookmarkStart w:id="7459" w:name="_Ref144115912"/>
      <w:bookmarkStart w:id="7460" w:name="_Hlk146812759"/>
      <w:r w:rsidRPr="00462199">
        <w:rPr>
          <w:b/>
        </w:rPr>
        <w:t>"LCHS Information Failure"</w:t>
      </w:r>
      <w:r w:rsidRPr="00462199">
        <w:t xml:space="preserve"> means a failure by the Producer to make all due and careful enquiries when providing any LCHS Reported Data which has led to the provision of misleading information, except where the Producer has, within five (5) Business Days from the date it provides such information to the LCHA Counterparty, provided revised information pursuant to </w:t>
      </w:r>
      <w:r>
        <w:fldChar w:fldCharType="begin"/>
      </w:r>
      <w:r>
        <w:instrText xml:space="preserve"> REF _Ref144118004 \w \h </w:instrText>
      </w:r>
      <w:r>
        <w:fldChar w:fldCharType="separate"/>
      </w:r>
      <w:del w:id="7461"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7459"/>
    </w:p>
    <w:p w14:paraId="0A7A193E" w14:textId="3D5ACEC6" w:rsidR="00D179D6" w:rsidRPr="00462199" w:rsidRDefault="00D179D6" w:rsidP="005B3BB9">
      <w:pPr>
        <w:pStyle w:val="DefinitionsClauseAshurst"/>
      </w:pPr>
      <w:bookmarkStart w:id="7462" w:name="_Ref144115913"/>
      <w:bookmarkEnd w:id="7460"/>
      <w:r w:rsidRPr="00462199">
        <w:rPr>
          <w:b/>
        </w:rPr>
        <w:t>"LCHS Reported Data"</w:t>
      </w:r>
      <w:r w:rsidRPr="00462199">
        <w:t xml:space="preserve"> has the meaning given to that term in paragraph</w:t>
      </w:r>
      <w:r>
        <w:t xml:space="preserve"> </w:t>
      </w:r>
      <w:r>
        <w:fldChar w:fldCharType="begin"/>
      </w:r>
      <w:r>
        <w:instrText xml:space="preserve"> REF _Ref144116045 \w \h </w:instrText>
      </w:r>
      <w:r>
        <w:fldChar w:fldCharType="separate"/>
      </w:r>
      <w:del w:id="7463" w:author="Faqir, Sofia (Energy Security)" w:date="2023-11-12T19:47:00Z">
        <w:r w:rsidR="00E473FC">
          <w:delText>8.5</w:delText>
        </w:r>
      </w:del>
      <w:r>
        <w:fldChar w:fldCharType="end"/>
      </w:r>
      <w:r w:rsidRPr="00462199">
        <w:t xml:space="preserve"> (</w:t>
      </w:r>
      <w:r w:rsidRPr="00462199">
        <w:rPr>
          <w:i/>
        </w:rPr>
        <w:t>Misleading LCHS Reported Data</w:t>
      </w:r>
      <w:r w:rsidRPr="00462199">
        <w:t>);</w:t>
      </w:r>
      <w:bookmarkEnd w:id="7462"/>
    </w:p>
    <w:p w14:paraId="09271999" w14:textId="77777777" w:rsidR="00D179D6" w:rsidRPr="00462199" w:rsidRDefault="00D179D6" w:rsidP="005B3BB9">
      <w:pPr>
        <w:pStyle w:val="DefinitionsClauseAshurst"/>
      </w:pPr>
      <w:bookmarkStart w:id="7464" w:name="_Ref144115914"/>
      <w:r w:rsidRPr="00462199">
        <w:rPr>
          <w:b/>
        </w:rPr>
        <w:t xml:space="preserve">"Materiality Threshold" </w:t>
      </w:r>
      <w:r w:rsidRPr="00462199">
        <w:t>has the meaning given to that term in the LCHS;</w:t>
      </w:r>
      <w:bookmarkEnd w:id="7464"/>
    </w:p>
    <w:p w14:paraId="3C0DAD4B" w14:textId="5FBB68CE" w:rsidR="00D179D6" w:rsidRPr="00462199" w:rsidRDefault="00D179D6" w:rsidP="005B3BB9">
      <w:pPr>
        <w:pStyle w:val="DefinitionsClauseAshurst"/>
      </w:pPr>
      <w:bookmarkStart w:id="7465" w:name="_Ref144115915"/>
      <w:r w:rsidRPr="00462199">
        <w:rPr>
          <w:b/>
        </w:rPr>
        <w:t>"</w:t>
      </w:r>
      <w:commentRangeStart w:id="7466"/>
      <w:commentRangeStart w:id="7467"/>
      <w:r w:rsidRPr="00462199">
        <w:rPr>
          <w:b/>
        </w:rPr>
        <w:t xml:space="preserve">Measured Electricity </w:t>
      </w:r>
      <w:r w:rsidR="00773D26">
        <w:rPr>
          <w:b/>
        </w:rPr>
        <w:t xml:space="preserve">Storage System </w:t>
      </w:r>
      <w:r w:rsidRPr="00462199">
        <w:rPr>
          <w:b/>
        </w:rPr>
        <w:t>Charging Input</w:t>
      </w:r>
      <w:commentRangeEnd w:id="7466"/>
      <w:r w:rsidR="00FF5260" w:rsidRPr="00462199">
        <w:rPr>
          <w:rStyle w:val="CommentReference"/>
          <w:rFonts w:ascii="Arial" w:hAnsi="Arial"/>
          <w:b/>
          <w:sz w:val="20"/>
          <w:szCs w:val="20"/>
        </w:rPr>
        <w:commentReference w:id="7466"/>
      </w:r>
      <w:commentRangeEnd w:id="7467"/>
      <w:r w:rsidR="001950FE" w:rsidRPr="00462199">
        <w:rPr>
          <w:rStyle w:val="CommentReference"/>
          <w:rFonts w:ascii="Arial" w:hAnsi="Arial"/>
          <w:b/>
          <w:sz w:val="20"/>
          <w:szCs w:val="20"/>
        </w:rPr>
        <w:commentReference w:id="7467"/>
      </w:r>
      <w:r w:rsidRPr="00462199">
        <w:rPr>
          <w:b/>
        </w:rPr>
        <w:t>"</w:t>
      </w:r>
      <w:r w:rsidRPr="00462199">
        <w:t xml:space="preserve"> means the amount of electricity (</w:t>
      </w:r>
      <w:r w:rsidRPr="00462199">
        <w:rPr>
          <w:i/>
        </w:rPr>
        <w:t>expressed in kWh</w:t>
      </w:r>
      <w:r w:rsidRPr="00462199">
        <w:t>) inputted into the</w:t>
      </w:r>
      <w:r w:rsidR="00773D26">
        <w:t xml:space="preserve"> Electricity Storage System</w:t>
      </w:r>
      <w:r w:rsidRPr="00462199">
        <w:t xml:space="preserve"> on the connection to the </w:t>
      </w:r>
      <w:r w:rsidR="00773D26">
        <w:t>Electricity Storage System</w:t>
      </w:r>
      <w:r w:rsidRPr="00462199">
        <w:t xml:space="preserve"> </w:t>
      </w:r>
      <w:commentRangeStart w:id="7469"/>
      <w:commentRangeStart w:id="7470"/>
      <w:commentRangeStart w:id="7471"/>
      <w:r w:rsidRPr="00462199">
        <w:t>immediately upstream of the point of charging</w:t>
      </w:r>
      <w:commentRangeEnd w:id="7469"/>
      <w:r w:rsidR="003B5194" w:rsidRPr="00462199">
        <w:rPr>
          <w:rStyle w:val="CommentReference"/>
          <w:rFonts w:ascii="Arial" w:hAnsi="Arial"/>
          <w:sz w:val="20"/>
          <w:szCs w:val="20"/>
        </w:rPr>
        <w:commentReference w:id="7469"/>
      </w:r>
      <w:commentRangeEnd w:id="7470"/>
      <w:r w:rsidR="00C70A08" w:rsidRPr="00462199">
        <w:rPr>
          <w:rStyle w:val="CommentReference"/>
          <w:rFonts w:ascii="Arial" w:hAnsi="Arial"/>
          <w:sz w:val="20"/>
          <w:szCs w:val="20"/>
        </w:rPr>
        <w:commentReference w:id="7470"/>
      </w:r>
      <w:commentRangeEnd w:id="7471"/>
      <w:r w:rsidR="004F0CCB" w:rsidRPr="00462199">
        <w:rPr>
          <w:rStyle w:val="CommentReference"/>
          <w:rFonts w:ascii="Arial" w:hAnsi="Arial"/>
          <w:sz w:val="20"/>
          <w:szCs w:val="20"/>
        </w:rPr>
        <w:commentReference w:id="7471"/>
      </w:r>
      <w:r w:rsidRPr="00462199">
        <w:t xml:space="preserve"> in each Reporting Unit, as measured in accordance with the Electricity Meter Specification, and which shall account for any transmission and distribution losses to the </w:t>
      </w:r>
      <w:r w:rsidR="00773D26">
        <w:t xml:space="preserve">Electricity Storage System </w:t>
      </w:r>
      <w:r w:rsidRPr="00462199">
        <w:t xml:space="preserve">(if applicable) in accordance with the LCHS. For the purposes of this definition, "Electricity Meter Specification" shall be construed in accordance with paragraph </w:t>
      </w:r>
      <w:commentRangeStart w:id="7473"/>
      <w:commentRangeStart w:id="7474"/>
      <w:r>
        <w:fldChar w:fldCharType="begin"/>
      </w:r>
      <w:r>
        <w:instrText xml:space="preserve"> REF _Ref144115957 \w \h </w:instrText>
      </w:r>
      <w:r>
        <w:fldChar w:fldCharType="separate"/>
      </w:r>
      <w:del w:id="7475" w:author="Faqir, Sofia (Energy Security)" w:date="2023-11-12T19:47:00Z">
        <w:r w:rsidR="00E473FC">
          <w:delText>3.7(A)(i)</w:delText>
        </w:r>
      </w:del>
      <w:r>
        <w:fldChar w:fldCharType="end"/>
      </w:r>
      <w:r w:rsidRPr="00462199">
        <w:t>;</w:t>
      </w:r>
      <w:bookmarkEnd w:id="7465"/>
      <w:commentRangeEnd w:id="7473"/>
      <w:r w:rsidR="0051496A" w:rsidRPr="00462199">
        <w:rPr>
          <w:rStyle w:val="CommentReference"/>
          <w:rFonts w:ascii="Arial" w:hAnsi="Arial"/>
          <w:sz w:val="20"/>
          <w:szCs w:val="20"/>
        </w:rPr>
        <w:commentReference w:id="7473"/>
      </w:r>
      <w:commentRangeEnd w:id="7474"/>
      <w:r w:rsidR="00C70A08" w:rsidRPr="00462199">
        <w:rPr>
          <w:rStyle w:val="CommentReference"/>
          <w:rFonts w:ascii="Arial" w:hAnsi="Arial"/>
          <w:sz w:val="20"/>
          <w:szCs w:val="20"/>
        </w:rPr>
        <w:commentReference w:id="7474"/>
      </w:r>
    </w:p>
    <w:p w14:paraId="73BDDE40" w14:textId="33B08FBD" w:rsidR="00D179D6" w:rsidRPr="00462199" w:rsidRDefault="00D179D6" w:rsidP="005B3BB9">
      <w:pPr>
        <w:pStyle w:val="DefinitionsClauseAshurst"/>
      </w:pPr>
      <w:bookmarkStart w:id="7477" w:name="_Ref144115916"/>
      <w:r w:rsidRPr="00462199">
        <w:rPr>
          <w:b/>
        </w:rPr>
        <w:lastRenderedPageBreak/>
        <w:t xml:space="preserve">"Measured </w:t>
      </w:r>
      <w:r w:rsidR="00773D26">
        <w:rPr>
          <w:b/>
        </w:rPr>
        <w:t>Electricity Stor</w:t>
      </w:r>
      <w:r w:rsidR="00865256">
        <w:rPr>
          <w:b/>
        </w:rPr>
        <w:t>a</w:t>
      </w:r>
      <w:r w:rsidR="00773D26">
        <w:rPr>
          <w:b/>
        </w:rPr>
        <w:t>ge System</w:t>
      </w:r>
      <w:r w:rsidRPr="00462199">
        <w:rPr>
          <w:b/>
        </w:rPr>
        <w:t xml:space="preserve"> Discharge Output"</w:t>
      </w:r>
      <w:r w:rsidRPr="00462199">
        <w:t xml:space="preserve"> means the amount of electricity (</w:t>
      </w:r>
      <w:r w:rsidRPr="00462199">
        <w:rPr>
          <w:i/>
        </w:rPr>
        <w:t>expressed in kWh</w:t>
      </w:r>
      <w:r w:rsidRPr="00462199">
        <w:t xml:space="preserve">) leaving the </w:t>
      </w:r>
      <w:r w:rsidR="00773D26">
        <w:t>Electricity Storage System</w:t>
      </w:r>
      <w:r w:rsidRPr="00462199">
        <w:t xml:space="preserve"> on the connection from the </w:t>
      </w:r>
      <w:r w:rsidR="00773D26">
        <w:t xml:space="preserve">Electricity Storage System </w:t>
      </w:r>
      <w:r w:rsidRPr="00462199">
        <w:t xml:space="preserve">immediately downstream of the point of discharging in each Reporting Unit, as measured in accordance with the Electricity Meter Specification, and which shall account for any transmission and distribution losses to the Site (if applicable) in accordance with the LCHS. For the purposes of this definition, "Electricity Meter Specification" shall be construed in accordance with paragraph </w:t>
      </w:r>
      <w:r>
        <w:fldChar w:fldCharType="begin"/>
      </w:r>
      <w:r>
        <w:instrText xml:space="preserve"> REF _Ref144115957 \w \h </w:instrText>
      </w:r>
      <w:r>
        <w:fldChar w:fldCharType="separate"/>
      </w:r>
      <w:del w:id="7478" w:author="Faqir, Sofia (Energy Security)" w:date="2023-11-12T19:47:00Z">
        <w:r w:rsidR="00E473FC">
          <w:delText>3.7(A)(i)</w:delText>
        </w:r>
      </w:del>
      <w:r>
        <w:fldChar w:fldCharType="end"/>
      </w:r>
      <w:r w:rsidR="000019BA">
        <w:t xml:space="preserve"> (</w:t>
      </w:r>
      <w:r w:rsidR="000019BA" w:rsidRPr="000019BA">
        <w:rPr>
          <w:i/>
          <w:iCs/>
        </w:rPr>
        <w:t>Obligations in relation to Eligible PPAs</w:t>
      </w:r>
      <w:r w:rsidR="000019BA">
        <w:t>)</w:t>
      </w:r>
      <w:r w:rsidRPr="00462199">
        <w:t>;</w:t>
      </w:r>
      <w:bookmarkEnd w:id="7477"/>
    </w:p>
    <w:p w14:paraId="56042C71" w14:textId="17870487" w:rsidR="00D179D6" w:rsidRPr="00462199" w:rsidRDefault="00D179D6" w:rsidP="005B3BB9">
      <w:pPr>
        <w:pStyle w:val="DefinitionsClauseAshurst"/>
      </w:pPr>
      <w:bookmarkStart w:id="7479" w:name="_Ref144115917"/>
      <w:r w:rsidRPr="00462199">
        <w:rPr>
          <w:b/>
        </w:rPr>
        <w:t>"Measured Electricity Generator Output"</w:t>
      </w:r>
      <w:r w:rsidRPr="00462199">
        <w:t xml:space="preserve"> means the amount of electricity (</w:t>
      </w:r>
      <w:r w:rsidRPr="00462199">
        <w:rPr>
          <w:i/>
        </w:rPr>
        <w:t>expressed in kWh</w:t>
      </w:r>
      <w:r w:rsidRPr="00462199">
        <w:t xml:space="preserve">) leaving the electricity generation facility at the Electricity Meter Measurement Point in each Reporting Unit, as measured in accordance with the Electricity Meter Specification, and which shall account for any transmission and distribution losses to the Site in accordance with the LCHS. For the purposes of this definition, "Electricity Meter Measurement Point" and "Electricity Meter Specification" shall be construed in accordance with paragraph </w:t>
      </w:r>
      <w:r>
        <w:fldChar w:fldCharType="begin"/>
      </w:r>
      <w:r>
        <w:instrText xml:space="preserve"> REF _Ref144115957 \w \h </w:instrText>
      </w:r>
      <w:r>
        <w:fldChar w:fldCharType="separate"/>
      </w:r>
      <w:del w:id="7480" w:author="Faqir, Sofia (Energy Security)" w:date="2023-11-12T19:47:00Z">
        <w:r w:rsidR="00E473FC">
          <w:delText>3.7(A)(i)</w:delText>
        </w:r>
      </w:del>
      <w:r>
        <w:fldChar w:fldCharType="end"/>
      </w:r>
      <w:r w:rsidR="000019BA">
        <w:t xml:space="preserve"> (</w:t>
      </w:r>
      <w:r w:rsidR="000019BA" w:rsidRPr="000019BA">
        <w:rPr>
          <w:i/>
          <w:iCs/>
        </w:rPr>
        <w:t>Obligations in relation to Eligible PPAs</w:t>
      </w:r>
      <w:r w:rsidR="000019BA">
        <w:t>)</w:t>
      </w:r>
      <w:r w:rsidRPr="00462199">
        <w:t>;</w:t>
      </w:r>
      <w:bookmarkEnd w:id="7479"/>
    </w:p>
    <w:p w14:paraId="7929DA2B" w14:textId="31C571BB" w:rsidR="00D179D6" w:rsidRPr="00462199" w:rsidRDefault="00D179D6" w:rsidP="005B3BB9">
      <w:pPr>
        <w:pStyle w:val="DefinitionsClauseAshurst"/>
      </w:pPr>
      <w:bookmarkStart w:id="7481" w:name="_Ref144115918"/>
      <w:r w:rsidRPr="00462199">
        <w:rPr>
          <w:b/>
        </w:rPr>
        <w:t>"Misleading LCHS Reported Data Termination Event"</w:t>
      </w:r>
      <w:r w:rsidRPr="00462199">
        <w:t xml:space="preserve"> has the meaning given to that term in paragraph</w:t>
      </w:r>
      <w:r>
        <w:t xml:space="preserve"> </w:t>
      </w:r>
      <w:r>
        <w:fldChar w:fldCharType="begin"/>
      </w:r>
      <w:r>
        <w:instrText xml:space="preserve"> REF _Ref144116045 \w \h </w:instrText>
      </w:r>
      <w:r>
        <w:fldChar w:fldCharType="separate"/>
      </w:r>
      <w:del w:id="7482" w:author="Faqir, Sofia (Energy Security)" w:date="2023-11-12T19:47:00Z">
        <w:r w:rsidR="00E473FC">
          <w:delText>8.5</w:delText>
        </w:r>
      </w:del>
      <w:r>
        <w:fldChar w:fldCharType="end"/>
      </w:r>
      <w:r w:rsidRPr="00462199">
        <w:t xml:space="preserve"> (</w:t>
      </w:r>
      <w:r w:rsidRPr="00462199">
        <w:rPr>
          <w:i/>
        </w:rPr>
        <w:t>Misleading LCHS Reported Data</w:t>
      </w:r>
      <w:r w:rsidRPr="00462199">
        <w:t>);</w:t>
      </w:r>
      <w:bookmarkEnd w:id="7481"/>
    </w:p>
    <w:p w14:paraId="55A38BC5" w14:textId="2F9C101B" w:rsidR="00D179D6" w:rsidRDefault="00D179D6" w:rsidP="005B3BB9">
      <w:pPr>
        <w:pStyle w:val="DefinitionsClauseAshurst"/>
      </w:pPr>
      <w:bookmarkStart w:id="7483" w:name="_Ref144115919"/>
      <w:r w:rsidRPr="00462199">
        <w:rPr>
          <w:b/>
        </w:rPr>
        <w:t>"Monthly LCHS Report"</w:t>
      </w:r>
      <w:r w:rsidRPr="00462199">
        <w:t xml:space="preserve"> means the report to be supplied to the LCHA Counterparty on a Billing Period basis pursuant to paragraph </w:t>
      </w:r>
      <w:r>
        <w:fldChar w:fldCharType="begin"/>
      </w:r>
      <w:r>
        <w:instrText xml:space="preserve"> REF _Ref144115964 \w \h </w:instrText>
      </w:r>
      <w:r>
        <w:fldChar w:fldCharType="separate"/>
      </w:r>
      <w:del w:id="7484" w:author="Faqir, Sofia (Energy Security)" w:date="2023-11-12T19:47:00Z">
        <w:r w:rsidR="00E473FC">
          <w:delText>4</w:delText>
        </w:r>
      </w:del>
      <w:r>
        <w:fldChar w:fldCharType="end"/>
      </w:r>
      <w:r w:rsidRPr="00462199">
        <w:t xml:space="preserve"> (</w:t>
      </w:r>
      <w:r w:rsidRPr="00462199">
        <w:rPr>
          <w:i/>
        </w:rPr>
        <w:t>Provision of Monthly LCHS Report</w:t>
      </w:r>
      <w:r w:rsidRPr="00462199">
        <w:t>) in form and content satisfactory to the LCHA Counterparty (acting reasonably)</w:t>
      </w:r>
      <w:r w:rsidR="009E4B68">
        <w:t xml:space="preserve">, including any updates to such report pursuant to paragraph </w:t>
      </w:r>
      <w:r w:rsidR="009E4B68">
        <w:fldChar w:fldCharType="begin"/>
      </w:r>
      <w:r w:rsidR="009E4B68">
        <w:instrText xml:space="preserve"> REF _Ref148971416 \r \h </w:instrText>
      </w:r>
      <w:r w:rsidR="009E4B68">
        <w:fldChar w:fldCharType="separate"/>
      </w:r>
      <w:del w:id="7485" w:author="Faqir, Sofia (Energy Security)" w:date="2023-11-12T19:47:00Z">
        <w:r w:rsidR="00E473FC">
          <w:delText>4.5</w:delText>
        </w:r>
      </w:del>
      <w:r w:rsidR="009E4B68">
        <w:fldChar w:fldCharType="end"/>
      </w:r>
      <w:r w:rsidR="000019BA">
        <w:t xml:space="preserve"> (</w:t>
      </w:r>
      <w:r w:rsidR="000019BA">
        <w:rPr>
          <w:i/>
          <w:iCs/>
        </w:rPr>
        <w:t>Content Requirements</w:t>
      </w:r>
      <w:r w:rsidR="000019BA">
        <w:t>)</w:t>
      </w:r>
      <w:r w:rsidRPr="00462199">
        <w:t>;</w:t>
      </w:r>
      <w:bookmarkEnd w:id="7483"/>
    </w:p>
    <w:p w14:paraId="091EB5CA" w14:textId="1122A95D" w:rsidR="004B07F2" w:rsidRPr="00462199" w:rsidRDefault="004B07F2" w:rsidP="005B3BB9">
      <w:pPr>
        <w:pStyle w:val="DefinitionsClauseAshurst"/>
      </w:pPr>
      <w:r>
        <w:t>"</w:t>
      </w:r>
      <w:r>
        <w:rPr>
          <w:b/>
          <w:bCs/>
        </w:rPr>
        <w:t>Monthly LCHS Report Update Event"</w:t>
      </w:r>
      <w:r>
        <w:t xml:space="preserve"> has the meaning given to that term in paragraph </w:t>
      </w:r>
      <w:r w:rsidR="00630F1D">
        <w:fldChar w:fldCharType="begin"/>
      </w:r>
      <w:r w:rsidR="00630F1D">
        <w:instrText xml:space="preserve"> REF _Ref148971416 \r \h </w:instrText>
      </w:r>
      <w:r w:rsidR="00630F1D">
        <w:fldChar w:fldCharType="separate"/>
      </w:r>
      <w:del w:id="7486" w:author="Faqir, Sofia (Energy Security)" w:date="2023-11-12T19:47:00Z">
        <w:r w:rsidR="00E473FC">
          <w:delText>4.5</w:delText>
        </w:r>
      </w:del>
      <w:r w:rsidR="00630F1D">
        <w:fldChar w:fldCharType="end"/>
      </w:r>
      <w:r w:rsidR="000019BA">
        <w:t xml:space="preserve"> (</w:t>
      </w:r>
      <w:r w:rsidR="000019BA">
        <w:rPr>
          <w:i/>
          <w:iCs/>
        </w:rPr>
        <w:t>Content Requirements</w:t>
      </w:r>
      <w:r w:rsidR="000019BA">
        <w:t>)</w:t>
      </w:r>
      <w:r w:rsidR="00630F1D">
        <w:t xml:space="preserve">; </w:t>
      </w:r>
    </w:p>
    <w:p w14:paraId="7E35F0FC" w14:textId="79C8082F" w:rsidR="00D179D6" w:rsidRPr="00462199" w:rsidRDefault="00D179D6" w:rsidP="005B3BB9">
      <w:pPr>
        <w:pStyle w:val="DefinitionsClauseAshurst"/>
      </w:pPr>
      <w:bookmarkStart w:id="7487" w:name="_Ref144115920"/>
      <w:r w:rsidRPr="00462199">
        <w:rPr>
          <w:b/>
        </w:rPr>
        <w:t>"Producer DCMP Proposal"</w:t>
      </w:r>
      <w:r w:rsidRPr="00462199">
        <w:t xml:space="preserve"> has the meaning given to that term in paragraph </w:t>
      </w:r>
      <w:r>
        <w:fldChar w:fldCharType="begin"/>
      </w:r>
      <w:r>
        <w:instrText xml:space="preserve"> REF _Ref144115926 \w \h </w:instrText>
      </w:r>
      <w:r>
        <w:fldChar w:fldCharType="separate"/>
      </w:r>
      <w:del w:id="7488" w:author="Faqir, Sofia (Energy Security)" w:date="2023-11-12T19:47:00Z">
        <w:r w:rsidR="00E473FC">
          <w:delText>2.1</w:delText>
        </w:r>
      </w:del>
      <w:r>
        <w:fldChar w:fldCharType="end"/>
      </w:r>
      <w:r w:rsidRPr="00462199">
        <w:t xml:space="preserve"> (</w:t>
      </w:r>
      <w:r w:rsidRPr="00462199">
        <w:rPr>
          <w:i/>
        </w:rPr>
        <w:t>DCMP Proposal Notice</w:t>
      </w:r>
      <w:r w:rsidRPr="00462199">
        <w:t>);</w:t>
      </w:r>
      <w:bookmarkEnd w:id="7487"/>
    </w:p>
    <w:p w14:paraId="766AED61" w14:textId="09EEE425" w:rsidR="00D179D6" w:rsidRPr="00462199" w:rsidRDefault="00D179D6" w:rsidP="005B3BB9">
      <w:pPr>
        <w:pStyle w:val="DefinitionsClauseAshurst"/>
      </w:pPr>
      <w:bookmarkStart w:id="7489" w:name="_Ref144115921"/>
      <w:r w:rsidRPr="00462199">
        <w:rPr>
          <w:b/>
        </w:rPr>
        <w:t>"Producer LCHS Non-Compliance Event"</w:t>
      </w:r>
      <w:r w:rsidRPr="00462199">
        <w:t xml:space="preserve"> has the meaning given to that term in paragraph </w:t>
      </w:r>
      <w:r>
        <w:fldChar w:fldCharType="begin"/>
      </w:r>
      <w:r>
        <w:instrText xml:space="preserve"> REF _Ref144116030 \w \h </w:instrText>
      </w:r>
      <w:r>
        <w:fldChar w:fldCharType="separate"/>
      </w:r>
      <w:del w:id="7490" w:author="Faqir, Sofia (Energy Security)" w:date="2023-11-12T19:47:00Z">
        <w:r w:rsidR="00E473FC">
          <w:delText>8.1</w:delText>
        </w:r>
      </w:del>
      <w:r>
        <w:fldChar w:fldCharType="end"/>
      </w:r>
      <w:r w:rsidRPr="00462199">
        <w:t xml:space="preserve"> (</w:t>
      </w:r>
      <w:r w:rsidRPr="00462199">
        <w:rPr>
          <w:i/>
        </w:rPr>
        <w:t>Producer LCHS Non-Compliance</w:t>
      </w:r>
      <w:r w:rsidRPr="00462199">
        <w:t>);</w:t>
      </w:r>
      <w:bookmarkEnd w:id="7489"/>
    </w:p>
    <w:p w14:paraId="7F218990" w14:textId="07E7A90C" w:rsidR="00D179D6" w:rsidRDefault="00D179D6" w:rsidP="005B3BB9">
      <w:pPr>
        <w:pStyle w:val="DefinitionsClauseAshurst"/>
      </w:pPr>
      <w:bookmarkStart w:id="7491" w:name="_Ref144115922"/>
      <w:commentRangeStart w:id="7492"/>
      <w:commentRangeStart w:id="7493"/>
      <w:commentRangeStart w:id="7494"/>
      <w:r w:rsidRPr="00462199">
        <w:rPr>
          <w:b/>
        </w:rPr>
        <w:t>"REGO Certificate"</w:t>
      </w:r>
      <w:r w:rsidRPr="00462199">
        <w:t xml:space="preserve"> </w:t>
      </w:r>
      <w:commentRangeEnd w:id="7492"/>
      <w:r w:rsidR="0078023D" w:rsidRPr="00462199">
        <w:rPr>
          <w:rStyle w:val="CommentReference"/>
          <w:rFonts w:ascii="Arial" w:hAnsi="Arial"/>
          <w:sz w:val="20"/>
          <w:szCs w:val="20"/>
        </w:rPr>
        <w:commentReference w:id="7492"/>
      </w:r>
      <w:commentRangeEnd w:id="7493"/>
      <w:r w:rsidR="00B310B3" w:rsidRPr="00462199">
        <w:rPr>
          <w:rStyle w:val="CommentReference"/>
          <w:rFonts w:ascii="Arial" w:hAnsi="Arial"/>
          <w:sz w:val="20"/>
          <w:szCs w:val="20"/>
        </w:rPr>
        <w:commentReference w:id="7493"/>
      </w:r>
      <w:commentRangeEnd w:id="7494"/>
      <w:r w:rsidR="00C625A0" w:rsidRPr="00462199">
        <w:rPr>
          <w:rStyle w:val="CommentReference"/>
          <w:rFonts w:ascii="Arial" w:hAnsi="Arial"/>
          <w:sz w:val="20"/>
          <w:szCs w:val="20"/>
        </w:rPr>
        <w:commentReference w:id="7494"/>
      </w:r>
      <w:r w:rsidRPr="00462199">
        <w:t>means a certificate issued under the Electricity (Guarantees of Origin of Electricity Produced from Renewable Energy Sources) Regulations 2003 (as amended);</w:t>
      </w:r>
      <w:bookmarkEnd w:id="7491"/>
    </w:p>
    <w:p w14:paraId="06F5A6F9" w14:textId="77777777" w:rsidR="00B46CB3" w:rsidRPr="00462199" w:rsidRDefault="00B46CB3" w:rsidP="00B46CB3">
      <w:pPr>
        <w:pStyle w:val="DefinitionsClauseAshurst"/>
      </w:pPr>
      <w:r w:rsidRPr="00462199">
        <w:rPr>
          <w:b/>
        </w:rPr>
        <w:t>"</w:t>
      </w:r>
      <w:r>
        <w:rPr>
          <w:b/>
        </w:rPr>
        <w:t>Stored GHG Emission Intensity Tracker</w:t>
      </w:r>
      <w:r w:rsidRPr="00462199">
        <w:rPr>
          <w:b/>
        </w:rPr>
        <w:t>"</w:t>
      </w:r>
      <w:r w:rsidRPr="00462199">
        <w:t xml:space="preserve"> has the meaning given to that term in the LCHS;</w:t>
      </w:r>
    </w:p>
    <w:p w14:paraId="44A745BC" w14:textId="1534A83B" w:rsidR="00D179D6" w:rsidRPr="00462199" w:rsidRDefault="00D179D6" w:rsidP="005B3BB9">
      <w:pPr>
        <w:pStyle w:val="DefinitionsClauseAshurst"/>
      </w:pPr>
      <w:bookmarkStart w:id="7496" w:name="_Ref144115923"/>
      <w:r w:rsidRPr="00462199">
        <w:rPr>
          <w:b/>
        </w:rPr>
        <w:t>"Third Party DCMP Contractor"</w:t>
      </w:r>
      <w:r w:rsidRPr="00462199">
        <w:t xml:space="preserve"> means a third party contractor engaged by the Producer in accordance with this Annex for the purposes of implementing the Data Collection and Monitoring Procedures and/or producing the Monthly LCHS Report; and</w:t>
      </w:r>
      <w:bookmarkEnd w:id="7496"/>
    </w:p>
    <w:p w14:paraId="602B10D7" w14:textId="77777777" w:rsidR="00D179D6" w:rsidRPr="00462199" w:rsidRDefault="00D179D6" w:rsidP="005B3BB9">
      <w:pPr>
        <w:pStyle w:val="DefinitionsClauseAshurst"/>
      </w:pPr>
      <w:bookmarkStart w:id="7497" w:name="_Ref144115924"/>
      <w:r w:rsidRPr="00462199">
        <w:rPr>
          <w:b/>
        </w:rPr>
        <w:t xml:space="preserve">"Weighted Average Consignment" </w:t>
      </w:r>
      <w:r w:rsidRPr="00462199">
        <w:t>has the meaning given to that term in the LCHS.</w:t>
      </w:r>
      <w:bookmarkEnd w:id="7497"/>
    </w:p>
    <w:p w14:paraId="6F31F63F" w14:textId="77777777" w:rsidR="00D179D6" w:rsidRPr="00462199" w:rsidRDefault="00D179D6" w:rsidP="00844D2A">
      <w:pPr>
        <w:pStyle w:val="SH1Ashurst"/>
      </w:pPr>
      <w:bookmarkStart w:id="7498" w:name="_Ref144115925"/>
      <w:r w:rsidRPr="00462199">
        <w:t xml:space="preserve">AGREEMENT OF </w:t>
      </w:r>
      <w:commentRangeStart w:id="7499"/>
      <w:r w:rsidRPr="00462199">
        <w:t>DATA COLLECTION AND MONITORING PROCEDURES</w:t>
      </w:r>
      <w:bookmarkEnd w:id="7498"/>
      <w:commentRangeEnd w:id="7499"/>
      <w:r w:rsidR="006B68FA" w:rsidRPr="00462199">
        <w:rPr>
          <w:rStyle w:val="CommentReference"/>
          <w:rFonts w:ascii="Arial" w:hAnsi="Arial"/>
          <w:sz w:val="20"/>
          <w:szCs w:val="20"/>
        </w:rPr>
        <w:commentReference w:id="7499"/>
      </w:r>
    </w:p>
    <w:p w14:paraId="6AC0CF89" w14:textId="77777777" w:rsidR="00D179D6" w:rsidRPr="00462199" w:rsidRDefault="00D179D6" w:rsidP="005B3BB9">
      <w:pPr>
        <w:pStyle w:val="NormalBoldAshurst"/>
      </w:pPr>
      <w:r w:rsidRPr="00462199">
        <w:rPr>
          <w:i/>
        </w:rPr>
        <w:t>DCMP Proposal Notice</w:t>
      </w:r>
    </w:p>
    <w:p w14:paraId="01E6B655" w14:textId="77777777" w:rsidR="00D179D6" w:rsidRPr="00462199" w:rsidRDefault="00D179D6" w:rsidP="005B4E21">
      <w:pPr>
        <w:pStyle w:val="SH2Ashurst"/>
      </w:pPr>
      <w:bookmarkStart w:id="7500" w:name="_Ref144115926"/>
      <w:r w:rsidRPr="00462199">
        <w:t xml:space="preserve">As soon as reasonably practicable following the Agreement Date, the Producer shall give a notice to the LCHA Counterparty (a </w:t>
      </w:r>
      <w:r w:rsidRPr="00462199">
        <w:rPr>
          <w:b/>
        </w:rPr>
        <w:t>"DCMP Proposal Notice"</w:t>
      </w:r>
      <w:r w:rsidRPr="00462199">
        <w:t xml:space="preserve">) setting out the Data Collection and Monitoring Procedures which it proposes are adopted for the purposes of the LCHA (the </w:t>
      </w:r>
      <w:r w:rsidRPr="00462199">
        <w:rPr>
          <w:b/>
        </w:rPr>
        <w:t>"Producer DCMP Proposal"</w:t>
      </w:r>
      <w:r w:rsidRPr="00462199">
        <w:t>).</w:t>
      </w:r>
      <w:bookmarkEnd w:id="7500"/>
    </w:p>
    <w:p w14:paraId="0AED7C27" w14:textId="77777777" w:rsidR="00D179D6" w:rsidRPr="00462199" w:rsidRDefault="00D179D6" w:rsidP="005B3BB9">
      <w:pPr>
        <w:pStyle w:val="NormalBoldAshurst"/>
      </w:pPr>
      <w:r w:rsidRPr="00462199">
        <w:rPr>
          <w:i/>
        </w:rPr>
        <w:t>DCMP Proposal Response Notice</w:t>
      </w:r>
    </w:p>
    <w:p w14:paraId="53C08A28" w14:textId="77777777" w:rsidR="00D179D6" w:rsidRPr="00462199" w:rsidRDefault="00D179D6" w:rsidP="005B4E21">
      <w:pPr>
        <w:pStyle w:val="SH2Ashurst"/>
      </w:pPr>
      <w:bookmarkStart w:id="7501" w:name="_Ref144115927"/>
      <w:r w:rsidRPr="00462199">
        <w:lastRenderedPageBreak/>
        <w:t xml:space="preserve">The LCHA Counterparty shall, no later than twenty (20) Business Days after receipt of the DCMP Proposal Notice, give a notice to the Producer (a </w:t>
      </w:r>
      <w:r w:rsidRPr="00462199">
        <w:rPr>
          <w:b/>
        </w:rPr>
        <w:t>"DCMP Proposal Response Notice"</w:t>
      </w:r>
      <w:r w:rsidRPr="00462199">
        <w:t>). A DCMP Proposal Response Notice shall specify whether the LCHA Counterparty:</w:t>
      </w:r>
      <w:bookmarkEnd w:id="7501"/>
    </w:p>
    <w:p w14:paraId="1C8114E3" w14:textId="77777777" w:rsidR="00D179D6" w:rsidRPr="00462199" w:rsidRDefault="00D179D6" w:rsidP="005B4E21">
      <w:pPr>
        <w:pStyle w:val="SH3Ashurst"/>
      </w:pPr>
      <w:bookmarkStart w:id="7502" w:name="_Ref144115928"/>
      <w:r w:rsidRPr="00462199">
        <w:t>consents to the Producer DCMP Proposal;</w:t>
      </w:r>
      <w:bookmarkEnd w:id="7502"/>
    </w:p>
    <w:p w14:paraId="1F0B1665" w14:textId="77777777" w:rsidR="00D179D6" w:rsidRPr="00462199" w:rsidRDefault="00D179D6" w:rsidP="005B4E21">
      <w:pPr>
        <w:pStyle w:val="SH3Ashurst"/>
      </w:pPr>
      <w:bookmarkStart w:id="7503" w:name="_Ref144115929"/>
      <w:r w:rsidRPr="00462199">
        <w:t>does not consent to the Producer DCMP Proposal, in which case the LCHA Counterparty shall summarise its reasons for not consenting to the Producer DCMP Proposal; or</w:t>
      </w:r>
      <w:bookmarkEnd w:id="7503"/>
    </w:p>
    <w:p w14:paraId="0766D093" w14:textId="77777777" w:rsidR="00D179D6" w:rsidRPr="00462199" w:rsidRDefault="00D179D6" w:rsidP="005B4E21">
      <w:pPr>
        <w:pStyle w:val="SH3Ashurst"/>
      </w:pPr>
      <w:bookmarkStart w:id="7504" w:name="_Ref144115930"/>
      <w:r w:rsidRPr="00462199">
        <w:t xml:space="preserve">considers that it has not been provided with sufficient Supporting Information to determine whether to consent to the Producer DCMP Proposal (and, in such circumstances, the LCHA Counterparty may request further Supporting Information from the Producer in connection with: (i) the Producer, the Facility and/or the Producer DCMP Proposal; and (ii) any potential amendments, modifications, supplements or replacements the LCHA Counterparty may require to be made to the Data Collection and Monitoring Procedures contained within the Producer DCMP Proposal) (the </w:t>
      </w:r>
      <w:r w:rsidRPr="00462199">
        <w:rPr>
          <w:b/>
        </w:rPr>
        <w:t>"DCMP Proposal Supporting Information"</w:t>
      </w:r>
      <w:r w:rsidRPr="00462199">
        <w:t>).</w:t>
      </w:r>
      <w:bookmarkEnd w:id="7504"/>
    </w:p>
    <w:p w14:paraId="0E5C4D81" w14:textId="77777777" w:rsidR="00D179D6" w:rsidRPr="00462199" w:rsidRDefault="00D179D6" w:rsidP="005B3BB9">
      <w:pPr>
        <w:pStyle w:val="NormalBoldAshurst"/>
      </w:pPr>
      <w:r w:rsidRPr="00462199">
        <w:rPr>
          <w:i/>
        </w:rPr>
        <w:t>Agreement between the Parties in respect of Producer DCMP Proposal</w:t>
      </w:r>
    </w:p>
    <w:p w14:paraId="061606E3" w14:textId="77777777" w:rsidR="00D179D6" w:rsidRPr="00462199" w:rsidRDefault="00D179D6" w:rsidP="005B4E21">
      <w:pPr>
        <w:pStyle w:val="SH2Ashurst"/>
      </w:pPr>
      <w:bookmarkStart w:id="7505" w:name="_Ref144115931"/>
      <w:r w:rsidRPr="00462199">
        <w:t>If the LCHA Counterparty states in the DCMP Proposal Response Notice that it consents to the Producer DCMP Proposal:</w:t>
      </w:r>
      <w:bookmarkEnd w:id="7505"/>
    </w:p>
    <w:p w14:paraId="1612EEB6" w14:textId="77777777" w:rsidR="00D179D6" w:rsidRPr="00462199" w:rsidRDefault="00D179D6" w:rsidP="005B4E21">
      <w:pPr>
        <w:pStyle w:val="SH3Ashurst"/>
      </w:pPr>
      <w:bookmarkStart w:id="7506" w:name="_Ref144115932"/>
      <w:r w:rsidRPr="00462199">
        <w:t>such proposal shall be adopted for the purposes of the LCHA as the Data Collection and Monitoring Procedures; and</w:t>
      </w:r>
      <w:bookmarkEnd w:id="7506"/>
    </w:p>
    <w:p w14:paraId="6F5C7117" w14:textId="51703DDF" w:rsidR="00D179D6" w:rsidRPr="00462199" w:rsidRDefault="00D179D6" w:rsidP="005B4E21">
      <w:pPr>
        <w:pStyle w:val="SH3Ashurst"/>
      </w:pPr>
      <w:bookmarkStart w:id="7507" w:name="_Ref144115933"/>
      <w:r w:rsidRPr="00462199">
        <w:t xml:space="preserve">the Operational </w:t>
      </w:r>
      <w:r w:rsidR="007248B2" w:rsidRPr="007248B2">
        <w:t>Condition</w:t>
      </w:r>
      <w:r w:rsidRPr="00462199">
        <w:t xml:space="preserve"> Precedent set out in paragraph</w:t>
      </w:r>
      <w:r>
        <w:t xml:space="preserve"> </w:t>
      </w:r>
      <w:r>
        <w:fldChar w:fldCharType="begin"/>
      </w:r>
      <w:r>
        <w:instrText xml:space="preserve"> REF _Ref144115390 \w \h </w:instrText>
      </w:r>
      <w:r>
        <w:fldChar w:fldCharType="separate"/>
      </w:r>
      <w:del w:id="7508" w:author="Faqir, Sofia (Energy Security)" w:date="2023-11-12T19:47:00Z">
        <w:r w:rsidR="00E473FC">
          <w:delText>3(B)</w:delText>
        </w:r>
      </w:del>
      <w:r>
        <w:fldChar w:fldCharType="end"/>
      </w:r>
      <w:r w:rsidRPr="00462199">
        <w:t xml:space="preserve"> of </w:t>
      </w:r>
      <w:r>
        <w:fldChar w:fldCharType="begin"/>
      </w:r>
      <w:r>
        <w:instrText xml:space="preserve"> REF _Ref144115383 \n \h </w:instrText>
      </w:r>
      <w:r>
        <w:fldChar w:fldCharType="separate"/>
      </w:r>
      <w:del w:id="7509"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7510" w:author="Faqir, Sofia (Energy Security)" w:date="2023-11-12T19:47:00Z">
        <w:r w:rsidR="00E473FC">
          <w:delText>Annex 1</w:delText>
        </w:r>
      </w:del>
      <w:r w:rsidRPr="00462199">
        <w:fldChar w:fldCharType="end"/>
      </w:r>
      <w:r w:rsidRPr="00462199">
        <w:t xml:space="preserve"> (</w:t>
      </w:r>
      <w:r w:rsidRPr="00462199">
        <w:rPr>
          <w:i/>
        </w:rPr>
        <w:t xml:space="preserve">Operational </w:t>
      </w:r>
      <w:r w:rsidR="007248B2" w:rsidRPr="007248B2">
        <w:rPr>
          <w:i/>
        </w:rPr>
        <w:t>Condition</w:t>
      </w:r>
      <w:r w:rsidRPr="00462199">
        <w:rPr>
          <w:i/>
        </w:rPr>
        <w:t>s Precedent</w:t>
      </w:r>
      <w:r w:rsidRPr="00462199">
        <w:t xml:space="preserve">) shall be deemed to have been fulfilled as at the date such consent was provided (and, as such, </w:t>
      </w:r>
      <w:r w:rsidR="007248B2" w:rsidRPr="007248B2">
        <w:t>Condition</w:t>
      </w:r>
      <w:r w:rsidRPr="00462199">
        <w:t xml:space="preserve">s </w:t>
      </w:r>
      <w:r w:rsidR="00372984">
        <w:fldChar w:fldCharType="begin"/>
      </w:r>
      <w:r w:rsidR="00372984">
        <w:instrText xml:space="preserve"> REF _Ref144112996 \n \h </w:instrText>
      </w:r>
      <w:r w:rsidR="00372984">
        <w:fldChar w:fldCharType="separate"/>
      </w:r>
      <w:del w:id="7511" w:author="Faqir, Sofia (Energy Security)" w:date="2023-11-12T19:47:00Z">
        <w:r w:rsidR="00E473FC">
          <w:delText>3.7</w:delText>
        </w:r>
      </w:del>
      <w:r w:rsidR="00372984">
        <w:fldChar w:fldCharType="end"/>
      </w:r>
      <w:r w:rsidRPr="00462199">
        <w:t xml:space="preserve"> to </w:t>
      </w:r>
      <w:r w:rsidR="00372984">
        <w:fldChar w:fldCharType="begin"/>
      </w:r>
      <w:r w:rsidR="00372984">
        <w:instrText xml:space="preserve"> REF _Ref144113021 \n \h </w:instrText>
      </w:r>
      <w:r w:rsidR="00372984">
        <w:fldChar w:fldCharType="separate"/>
      </w:r>
      <w:del w:id="7512" w:author="Faqir, Sofia (Energy Security)" w:date="2023-11-12T19:47:00Z">
        <w:r w:rsidR="00E473FC">
          <w:delText>3.13</w:delText>
        </w:r>
      </w:del>
      <w:r w:rsidR="00372984">
        <w:fldChar w:fldCharType="end"/>
      </w:r>
      <w:r w:rsidRPr="00462199">
        <w:t xml:space="preserve"> (inclusive) (</w:t>
      </w:r>
      <w:r w:rsidRPr="00462199">
        <w:rPr>
          <w:i/>
        </w:rPr>
        <w:t xml:space="preserve">Operational </w:t>
      </w:r>
      <w:r w:rsidR="007248B2" w:rsidRPr="007248B2">
        <w:rPr>
          <w:i/>
        </w:rPr>
        <w:t>Condition</w:t>
      </w:r>
      <w:r w:rsidRPr="00462199">
        <w:rPr>
          <w:i/>
        </w:rPr>
        <w:t>s Precedent: General Reporting Obligations</w:t>
      </w:r>
      <w:r w:rsidRPr="00462199">
        <w:t>) shall not apply in respect thereto).</w:t>
      </w:r>
      <w:bookmarkEnd w:id="7507"/>
    </w:p>
    <w:p w14:paraId="486B694E" w14:textId="77777777" w:rsidR="00D179D6" w:rsidRPr="00462199" w:rsidRDefault="00D179D6" w:rsidP="005B4E21">
      <w:pPr>
        <w:pStyle w:val="SH2Ashurst"/>
      </w:pPr>
      <w:bookmarkStart w:id="7513" w:name="_Ref144115934"/>
      <w:r w:rsidRPr="00462199">
        <w:t>If the LCHA Counterparty states in the DCMP Proposal Response Notice that: (i) it does not consent to the Producer DCMP Proposal; or (ii) it requires the Producer to provide DCMP Proposal Supporting Information to enable it to assess whether to consent to the Producer DCMP Proposal, the Parties shall, as soon as reasonably practicable, and in any event no later than fifteen (15) Business Days after:</w:t>
      </w:r>
      <w:bookmarkEnd w:id="7513"/>
    </w:p>
    <w:p w14:paraId="5BB3A92E" w14:textId="77777777" w:rsidR="00D179D6" w:rsidRPr="00462199" w:rsidRDefault="00D179D6" w:rsidP="005B4E21">
      <w:pPr>
        <w:pStyle w:val="SH3Ashurst"/>
      </w:pPr>
      <w:bookmarkStart w:id="7514" w:name="_Ref144115935"/>
      <w:r w:rsidRPr="00462199">
        <w:t>the LCHA Counterparty giving a DCMP Proposal Response Notice to the Producer; or</w:t>
      </w:r>
      <w:bookmarkEnd w:id="7514"/>
    </w:p>
    <w:p w14:paraId="166E2D5E" w14:textId="77777777" w:rsidR="00D179D6" w:rsidRPr="00462199" w:rsidRDefault="00D179D6" w:rsidP="005B4E21">
      <w:pPr>
        <w:pStyle w:val="SH3Ashurst"/>
      </w:pPr>
      <w:bookmarkStart w:id="7515" w:name="_Ref144115936"/>
      <w:r w:rsidRPr="00462199">
        <w:t>(if the LCHA Counterparty has requested the Producer to provide DCMP Proposal Supporting Information to the LCHA Counterparty in its DCMP Proposal Response Notice) the Producer having provided such DCMP Proposal Supporting Information to the LCHA Counterparty,</w:t>
      </w:r>
      <w:bookmarkEnd w:id="7515"/>
    </w:p>
    <w:p w14:paraId="1BCF38F5" w14:textId="77777777" w:rsidR="00D179D6" w:rsidRPr="00462199" w:rsidRDefault="00D179D6" w:rsidP="005B3BB9">
      <w:pPr>
        <w:pStyle w:val="B12Ashurst"/>
      </w:pPr>
      <w:r w:rsidRPr="00462199">
        <w:t>meet and, in good faith, seek to agree upon the Data Collection and Monitoring Procedures which the LCHA Counterparty is willing to consent to and to be adopted for the purposes of the LCHA as the Data Collection and Monitoring Procedures.</w:t>
      </w:r>
    </w:p>
    <w:p w14:paraId="77C8BF41" w14:textId="5A0287C6" w:rsidR="00D179D6" w:rsidRPr="00462199" w:rsidRDefault="00D179D6" w:rsidP="005B4E21">
      <w:pPr>
        <w:pStyle w:val="SH2Ashurst"/>
      </w:pPr>
      <w:bookmarkStart w:id="7516" w:name="_Ref144115937"/>
      <w:r w:rsidRPr="00462199">
        <w:t xml:space="preserve">Nothing in this paragraph </w:t>
      </w:r>
      <w:r>
        <w:fldChar w:fldCharType="begin"/>
      </w:r>
      <w:r>
        <w:instrText xml:space="preserve"> REF _Ref144115925 \w \h </w:instrText>
      </w:r>
      <w:r>
        <w:fldChar w:fldCharType="separate"/>
      </w:r>
      <w:del w:id="7517" w:author="Faqir, Sofia (Energy Security)" w:date="2023-11-12T19:47:00Z">
        <w:r w:rsidR="00E473FC">
          <w:delText>2</w:delText>
        </w:r>
      </w:del>
      <w:r>
        <w:fldChar w:fldCharType="end"/>
      </w:r>
      <w:r w:rsidRPr="00462199">
        <w:t xml:space="preserve"> (</w:t>
      </w:r>
      <w:r w:rsidRPr="00462199">
        <w:rPr>
          <w:i/>
        </w:rPr>
        <w:t>Agreement between the Parties in respect of Data Collection and Monitoring Procedures</w:t>
      </w:r>
      <w:r w:rsidRPr="00462199">
        <w:t xml:space="preserve">) shall require the LCHA Counterparty to consent to the adoption of any Producer DCMP Proposal (or any amended, modified, supplemented or replaced proposals) as the Data Collection </w:t>
      </w:r>
      <w:r w:rsidR="00BB0136">
        <w:t xml:space="preserve">and </w:t>
      </w:r>
      <w:r w:rsidRPr="00462199">
        <w:t>Monitoring Procedures for the purposes of the LCHA unless and until the LCHA Counterparty determines that any such proposals are appropriate to fulfil the DCMP Purposes.</w:t>
      </w:r>
      <w:bookmarkEnd w:id="7516"/>
    </w:p>
    <w:p w14:paraId="6B5E1FEA" w14:textId="77777777" w:rsidR="00D179D6" w:rsidRPr="00462199" w:rsidRDefault="00D179D6" w:rsidP="00844D2A">
      <w:pPr>
        <w:pStyle w:val="SH1Ashurst"/>
      </w:pPr>
      <w:bookmarkStart w:id="7518" w:name="_Ref144115938"/>
      <w:r w:rsidRPr="00462199">
        <w:lastRenderedPageBreak/>
        <w:t>PRODUCER'S DCMP AND ELIGIBLE PPA OBLIGATIONS</w:t>
      </w:r>
      <w:bookmarkEnd w:id="7518"/>
    </w:p>
    <w:p w14:paraId="14FB453A" w14:textId="77777777" w:rsidR="00D179D6" w:rsidRPr="00462199" w:rsidRDefault="00D179D6" w:rsidP="005B3BB9">
      <w:pPr>
        <w:pStyle w:val="NormalBoldAshurst"/>
      </w:pPr>
      <w:r w:rsidRPr="00462199">
        <w:rPr>
          <w:i/>
        </w:rPr>
        <w:t>Conduct of the Data Collection and Monitoring Procedures</w:t>
      </w:r>
    </w:p>
    <w:p w14:paraId="069B873C" w14:textId="77777777" w:rsidR="00D179D6" w:rsidRPr="00462199" w:rsidRDefault="00D179D6" w:rsidP="005B4E21">
      <w:pPr>
        <w:pStyle w:val="SH2Ashurst"/>
      </w:pPr>
      <w:bookmarkStart w:id="7519" w:name="_Ref144115939"/>
      <w:r w:rsidRPr="00462199">
        <w:t>The Producer shall, with effect on and from the Start Date, carry out and implement the Data Collection and Monitoring Procedures. The Producer shall regularly check whether the procedures and processes in the Data Collection and Monitoring Procedures can be improved and shall conduct an annual review of the Fugitive Emissions Risk Reduction Plan as required by the LCHS.</w:t>
      </w:r>
      <w:bookmarkEnd w:id="7519"/>
    </w:p>
    <w:p w14:paraId="179FAF03" w14:textId="77777777" w:rsidR="00D179D6" w:rsidRPr="00462199" w:rsidRDefault="00D179D6" w:rsidP="005B4E21">
      <w:pPr>
        <w:pStyle w:val="SH2Ashurst"/>
      </w:pPr>
      <w:bookmarkStart w:id="7520" w:name="_Ref144115940"/>
      <w:r w:rsidRPr="00462199">
        <w:t>If, at any time, the Producer fails to carry out or implement all or any part of the Data Collection and Monitoring Procedures, it shall promptly notify the LCHA Counterparty of the same and remedy such non-compliance as soon as reasonably practicable.</w:t>
      </w:r>
      <w:bookmarkEnd w:id="7520"/>
    </w:p>
    <w:p w14:paraId="6409D1FE" w14:textId="2E1FA91F" w:rsidR="00D179D6" w:rsidRPr="00462199" w:rsidRDefault="00D179D6" w:rsidP="005B4E21">
      <w:pPr>
        <w:pStyle w:val="SH2Ashurst"/>
      </w:pPr>
      <w:bookmarkStart w:id="7521" w:name="_Ref144115941"/>
      <w:r w:rsidRPr="00462199">
        <w:t xml:space="preserve">Without prejudice to the generality of </w:t>
      </w:r>
      <w:r w:rsidR="007248B2" w:rsidRPr="007248B2">
        <w:t>Condition</w:t>
      </w:r>
      <w:r w:rsidRPr="00462199">
        <w:t xml:space="preserve"> </w:t>
      </w:r>
      <w:r w:rsidR="00372984">
        <w:fldChar w:fldCharType="begin"/>
      </w:r>
      <w:r w:rsidR="00372984">
        <w:instrText xml:space="preserve"> REF _Ref144483446 \n \h </w:instrText>
      </w:r>
      <w:r w:rsidR="00372984">
        <w:fldChar w:fldCharType="separate"/>
      </w:r>
      <w:del w:id="7522" w:author="Faqir, Sofia (Energy Security)" w:date="2023-11-12T19:47:00Z">
        <w:r w:rsidR="00E473FC">
          <w:delText>81</w:delText>
        </w:r>
      </w:del>
      <w:r w:rsidR="00372984">
        <w:fldChar w:fldCharType="end"/>
      </w:r>
      <w:r w:rsidRPr="00462199">
        <w:t xml:space="preserve"> (</w:t>
      </w:r>
      <w:r w:rsidRPr="00462199">
        <w:rPr>
          <w:i/>
        </w:rPr>
        <w:t>Transfers</w:t>
      </w:r>
      <w:r w:rsidRPr="00462199">
        <w:t>), the Producer may not sub-contract or delegate any of its obligations to carry out and implement the Data Collection and Monitoring Procedures or the production of the Monthly LCHS Report to a Third Party DCMP Contractor without the prior written consent of the LCHA Counterparty (such consent not to be unreasonably withheld or delayed). Any such sub-contracting or delegation to a Third Party DCMP Contractor (whether by way of novation, sub-contract, delegation or otherwise) shall not relieve the Producer of its obligations in relation to the Data Collection and Monitoring Procedures or the Monthly LCHS Report.</w:t>
      </w:r>
      <w:bookmarkEnd w:id="7521"/>
    </w:p>
    <w:p w14:paraId="67C9D72F" w14:textId="0FA7DD36" w:rsidR="00D179D6" w:rsidRPr="00462199" w:rsidRDefault="00D179D6" w:rsidP="005B4E21">
      <w:pPr>
        <w:pStyle w:val="SH2Ashurst"/>
      </w:pPr>
      <w:bookmarkStart w:id="7523" w:name="_Ref144115942"/>
      <w:r w:rsidRPr="00462199">
        <w:t xml:space="preserve">If at any time following the Start Date, the Producer wishes to make any changes to the Data Collection and Monitoring Procedures, it must notify the LCHA Counterparty and follow the process set out in paragraph </w:t>
      </w:r>
      <w:r>
        <w:fldChar w:fldCharType="begin"/>
      </w:r>
      <w:r>
        <w:instrText xml:space="preserve"> REF _Ref144115925 \w \h </w:instrText>
      </w:r>
      <w:r>
        <w:fldChar w:fldCharType="separate"/>
      </w:r>
      <w:del w:id="7524" w:author="Faqir, Sofia (Energy Security)" w:date="2023-11-12T19:47:00Z">
        <w:r w:rsidR="00E473FC">
          <w:delText>2</w:delText>
        </w:r>
      </w:del>
      <w:r>
        <w:fldChar w:fldCharType="end"/>
      </w:r>
      <w:r w:rsidRPr="00462199">
        <w:t xml:space="preserve"> as though it is implementing and adopting a new Data Collection and Monitoring Procedure.</w:t>
      </w:r>
      <w:bookmarkEnd w:id="7523"/>
    </w:p>
    <w:p w14:paraId="45512514" w14:textId="35DE1704" w:rsidR="00D179D6" w:rsidRPr="00462199" w:rsidRDefault="00D179D6" w:rsidP="005B4E21">
      <w:pPr>
        <w:pStyle w:val="SH2Ashurst"/>
      </w:pPr>
      <w:bookmarkStart w:id="7525" w:name="_Ref144115943"/>
      <w:r w:rsidRPr="00462199">
        <w:t xml:space="preserve">Notwithstanding paragraph </w:t>
      </w:r>
      <w:r>
        <w:fldChar w:fldCharType="begin"/>
      </w:r>
      <w:r>
        <w:instrText xml:space="preserve"> REF _Ref144115942 \w \h </w:instrText>
      </w:r>
      <w:r>
        <w:fldChar w:fldCharType="separate"/>
      </w:r>
      <w:del w:id="7526" w:author="Faqir, Sofia (Energy Security)" w:date="2023-11-12T19:47:00Z">
        <w:r w:rsidR="00E473FC">
          <w:delText>3.4</w:delText>
        </w:r>
      </w:del>
      <w:r>
        <w:fldChar w:fldCharType="end"/>
      </w:r>
      <w:r w:rsidRPr="00462199">
        <w:t>, until revised Data Collection and Monitoring Procedures are agreed between the LCHA Counterparty and the Producer, the Data Collection and Monitoring Procedures in place at the time of notifying any proposed changes to the LCHA Counterparty shall apply and the Producer shall continue to comply with such Data Collection and Monitoring Procedures.</w:t>
      </w:r>
      <w:bookmarkEnd w:id="7525"/>
    </w:p>
    <w:p w14:paraId="55084588" w14:textId="2425C959" w:rsidR="00D179D6" w:rsidRPr="00462199" w:rsidRDefault="00D179D6" w:rsidP="005B4E21">
      <w:pPr>
        <w:pStyle w:val="SH2Ashurst"/>
      </w:pPr>
      <w:bookmarkStart w:id="7527" w:name="_Ref144115944"/>
      <w:r w:rsidRPr="00462199">
        <w:t xml:space="preserve">The Producer must notify the LCHA Counterparty and propose appropriate changes to the agreed Data Collection and Monitoring Procedures, including the Fugitive Emissions Risk Reduction Plan, in accordance with paragraph </w:t>
      </w:r>
      <w:r>
        <w:fldChar w:fldCharType="begin"/>
      </w:r>
      <w:r>
        <w:instrText xml:space="preserve"> REF _Ref144115942 \w \h </w:instrText>
      </w:r>
      <w:r>
        <w:fldChar w:fldCharType="separate"/>
      </w:r>
      <w:del w:id="7528" w:author="Faqir, Sofia (Energy Security)" w:date="2023-11-12T19:47:00Z">
        <w:r w:rsidR="00E473FC">
          <w:delText>3.4</w:delText>
        </w:r>
      </w:del>
      <w:r>
        <w:fldChar w:fldCharType="end"/>
      </w:r>
      <w:r w:rsidRPr="00462199">
        <w:t xml:space="preserve"> if (as applicable):</w:t>
      </w:r>
      <w:bookmarkEnd w:id="7527"/>
    </w:p>
    <w:p w14:paraId="3960675F" w14:textId="77777777" w:rsidR="00D179D6" w:rsidRPr="00462199" w:rsidRDefault="00D179D6" w:rsidP="005B4E21">
      <w:pPr>
        <w:pStyle w:val="SH3Ashurst"/>
      </w:pPr>
      <w:bookmarkStart w:id="7529" w:name="_Ref144115945"/>
      <w:r w:rsidRPr="00462199">
        <w:t>there is a change to the Facility or a Meter Material Change occurs;</w:t>
      </w:r>
      <w:bookmarkEnd w:id="7529"/>
    </w:p>
    <w:p w14:paraId="426A6FBE" w14:textId="77777777" w:rsidR="00D179D6" w:rsidRPr="00462199" w:rsidRDefault="00D179D6" w:rsidP="005B4E21">
      <w:pPr>
        <w:pStyle w:val="SH3Ashurst"/>
      </w:pPr>
      <w:bookmarkStart w:id="7530" w:name="_Ref144115946"/>
      <w:r w:rsidRPr="00462199">
        <w:t>there is a change to the manner in which sampling or analysis is carried out and this has an impact on the accuracy of emissions calculations;</w:t>
      </w:r>
      <w:bookmarkEnd w:id="7530"/>
    </w:p>
    <w:p w14:paraId="084DA9C3" w14:textId="4CD37ECC" w:rsidR="00D179D6" w:rsidRPr="00462199" w:rsidRDefault="00D179D6" w:rsidP="005B4E21">
      <w:pPr>
        <w:pStyle w:val="SH3Ashurst"/>
      </w:pPr>
      <w:bookmarkStart w:id="7531" w:name="_Ref144115947"/>
      <w:r w:rsidRPr="00462199">
        <w:t xml:space="preserve">there is a change to the manner in which the Producer assesses the </w:t>
      </w:r>
      <w:commentRangeStart w:id="7532"/>
      <w:commentRangeStart w:id="7533"/>
      <w:commentRangeStart w:id="7534"/>
      <w:del w:id="7535" w:author="Julie Finkler" w:date="2023-11-08T12:19:00Z">
        <w:r w:rsidRPr="00462199" w:rsidDel="00151AA3">
          <w:delText>m</w:delText>
        </w:r>
      </w:del>
      <w:ins w:id="7536" w:author="Julie Finkler" w:date="2023-11-08T12:19:00Z">
        <w:r w:rsidR="00151AA3">
          <w:t>M</w:t>
        </w:r>
      </w:ins>
      <w:r w:rsidRPr="00462199">
        <w:t xml:space="preserve">ateriality </w:t>
      </w:r>
      <w:commentRangeEnd w:id="7532"/>
      <w:r w:rsidR="002B4B91" w:rsidRPr="00462199">
        <w:rPr>
          <w:rStyle w:val="CommentReference"/>
          <w:rFonts w:ascii="Arial" w:hAnsi="Arial"/>
          <w:sz w:val="20"/>
          <w:szCs w:val="20"/>
        </w:rPr>
        <w:commentReference w:id="7532"/>
      </w:r>
      <w:commentRangeEnd w:id="7533"/>
      <w:r w:rsidR="00CC5F44" w:rsidRPr="00462199">
        <w:rPr>
          <w:rStyle w:val="CommentReference"/>
          <w:rFonts w:ascii="Arial" w:hAnsi="Arial"/>
          <w:sz w:val="20"/>
          <w:szCs w:val="20"/>
        </w:rPr>
        <w:commentReference w:id="7533"/>
      </w:r>
      <w:commentRangeEnd w:id="7534"/>
      <w:r w:rsidR="00C625A0" w:rsidRPr="00462199">
        <w:rPr>
          <w:rStyle w:val="CommentReference"/>
          <w:rFonts w:ascii="Arial" w:hAnsi="Arial"/>
          <w:sz w:val="20"/>
          <w:szCs w:val="20"/>
        </w:rPr>
        <w:commentReference w:id="7534"/>
      </w:r>
      <w:r w:rsidRPr="00462199">
        <w:t xml:space="preserve">of emission sources for LCHS Compliance purposes and/or any emission sources that were previously claimed to be </w:t>
      </w:r>
      <w:del w:id="7538" w:author="Julie Finkler" w:date="2023-11-09T16:20:00Z">
        <w:r w:rsidRPr="00462199" w:rsidDel="009F62B4">
          <w:delText xml:space="preserve">below the </w:delText>
        </w:r>
        <w:commentRangeStart w:id="7539"/>
        <w:commentRangeStart w:id="7540"/>
        <w:r w:rsidRPr="00462199" w:rsidDel="009F62B4">
          <w:delText>Materiality Threshold</w:delText>
        </w:r>
      </w:del>
      <w:ins w:id="7541" w:author="Julie Finkler" w:date="2023-11-09T16:20:00Z">
        <w:r w:rsidR="009F62B4">
          <w:t>Immaterial Emission Sources</w:t>
        </w:r>
      </w:ins>
      <w:r w:rsidRPr="00462199">
        <w:t xml:space="preserve"> </w:t>
      </w:r>
      <w:commentRangeEnd w:id="7539"/>
      <w:r w:rsidR="00F2402D" w:rsidRPr="00462199">
        <w:rPr>
          <w:rStyle w:val="CommentReference"/>
          <w:rFonts w:ascii="Arial" w:hAnsi="Arial"/>
          <w:sz w:val="20"/>
          <w:szCs w:val="20"/>
        </w:rPr>
        <w:commentReference w:id="7539"/>
      </w:r>
      <w:commentRangeEnd w:id="7540"/>
      <w:r w:rsidR="00352148" w:rsidRPr="00462199">
        <w:rPr>
          <w:rStyle w:val="CommentReference"/>
          <w:rFonts w:ascii="Arial" w:hAnsi="Arial"/>
          <w:sz w:val="20"/>
          <w:szCs w:val="20"/>
        </w:rPr>
        <w:commentReference w:id="7540"/>
      </w:r>
      <w:r w:rsidRPr="00462199">
        <w:t xml:space="preserve">now exceed </w:t>
      </w:r>
      <w:del w:id="7542" w:author="Julie Finkler" w:date="2023-11-09T16:21:00Z">
        <w:r w:rsidRPr="00462199" w:rsidDel="00384360">
          <w:delText xml:space="preserve">such </w:delText>
        </w:r>
      </w:del>
      <w:ins w:id="7543" w:author="Julie Finkler" w:date="2023-11-09T16:21:00Z">
        <w:r w:rsidR="00384360">
          <w:t>the Materiality T</w:t>
        </w:r>
      </w:ins>
      <w:del w:id="7544" w:author="Julie Finkler" w:date="2023-11-09T16:21:00Z">
        <w:r w:rsidRPr="00462199" w:rsidDel="00384360">
          <w:delText>t</w:delText>
        </w:r>
      </w:del>
      <w:r w:rsidRPr="00462199">
        <w:t>hreshold;</w:t>
      </w:r>
      <w:bookmarkEnd w:id="7531"/>
    </w:p>
    <w:p w14:paraId="26765A3C" w14:textId="51FA2AAD" w:rsidR="00D179D6" w:rsidRPr="00462199" w:rsidRDefault="00D179D6" w:rsidP="005B4E21">
      <w:pPr>
        <w:pStyle w:val="SH3Ashurst"/>
      </w:pPr>
      <w:bookmarkStart w:id="7545" w:name="_Ref144115948"/>
      <w:r w:rsidRPr="00462199">
        <w:t>there is a change to an emission source and/or a new emission source</w:t>
      </w:r>
      <w:del w:id="7546" w:author="Julie Finkler" w:date="2023-11-09T16:22:00Z">
        <w:r w:rsidRPr="00462199" w:rsidDel="00ED51E6">
          <w:delText xml:space="preserve"> </w:delText>
        </w:r>
        <w:commentRangeStart w:id="7547"/>
        <w:commentRangeStart w:id="7548"/>
        <w:r w:rsidRPr="00462199" w:rsidDel="00ED51E6">
          <w:delText>is introduced</w:delText>
        </w:r>
        <w:commentRangeEnd w:id="7547"/>
        <w:r w:rsidR="00123093" w:rsidRPr="00462199" w:rsidDel="00ED51E6">
          <w:rPr>
            <w:rStyle w:val="CommentReference"/>
            <w:rFonts w:ascii="Arial" w:hAnsi="Arial"/>
            <w:sz w:val="20"/>
            <w:szCs w:val="20"/>
          </w:rPr>
          <w:commentReference w:id="7547"/>
        </w:r>
      </w:del>
      <w:commentRangeEnd w:id="7548"/>
      <w:r w:rsidR="00BC7BF5" w:rsidRPr="00462199">
        <w:rPr>
          <w:rStyle w:val="CommentReference"/>
          <w:rFonts w:ascii="Arial" w:hAnsi="Arial"/>
          <w:sz w:val="20"/>
          <w:szCs w:val="20"/>
        </w:rPr>
        <w:commentReference w:id="7548"/>
      </w:r>
      <w:r w:rsidRPr="00462199">
        <w:t>, which requires the Producer to agree with the LCHA Counterparty changes to and/or new monitoring methodologies for calculating emissions;</w:t>
      </w:r>
      <w:bookmarkEnd w:id="7545"/>
    </w:p>
    <w:p w14:paraId="257072B6" w14:textId="58AA2D74" w:rsidR="00D179D6" w:rsidRPr="00462199" w:rsidRDefault="00D179D6" w:rsidP="005B4E21">
      <w:pPr>
        <w:pStyle w:val="SH3Ashurst"/>
      </w:pPr>
      <w:bookmarkStart w:id="7549" w:name="_Ref144115949"/>
      <w:r w:rsidRPr="00462199">
        <w:t xml:space="preserve">there is a change to any emissions calculation that has not already been agreed by the Producer and the LCHA Counterparty pursuant to this </w:t>
      </w:r>
      <w:r>
        <w:fldChar w:fldCharType="begin"/>
      </w:r>
      <w:r>
        <w:instrText xml:space="preserve"> REF _Ref144118004 \w \h </w:instrText>
      </w:r>
      <w:r>
        <w:fldChar w:fldCharType="separate"/>
      </w:r>
      <w:del w:id="7550"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7549"/>
    </w:p>
    <w:p w14:paraId="65ED6B75" w14:textId="57E26FDD" w:rsidR="00D179D6" w:rsidRPr="00462199" w:rsidRDefault="00D179D6" w:rsidP="005B4E21">
      <w:pPr>
        <w:pStyle w:val="SH3Ashurst"/>
      </w:pPr>
      <w:bookmarkStart w:id="7551" w:name="_Ref144115950"/>
      <w:commentRangeStart w:id="7552"/>
      <w:commentRangeStart w:id="7553"/>
      <w:commentRangeStart w:id="7554"/>
      <w:r w:rsidRPr="00462199">
        <w:lastRenderedPageBreak/>
        <w:t>there is a change to the LCHS Data Annex that is not already accounted for in the agreed Data Collection and Monitoring Procedures;</w:t>
      </w:r>
      <w:bookmarkEnd w:id="7551"/>
      <w:commentRangeEnd w:id="7552"/>
      <w:r w:rsidR="00320392" w:rsidRPr="00462199">
        <w:rPr>
          <w:rStyle w:val="CommentReference"/>
          <w:rFonts w:ascii="Arial" w:hAnsi="Arial"/>
          <w:sz w:val="20"/>
          <w:szCs w:val="20"/>
        </w:rPr>
        <w:commentReference w:id="7552"/>
      </w:r>
      <w:commentRangeEnd w:id="7553"/>
      <w:r w:rsidR="00DE1732" w:rsidRPr="00462199">
        <w:rPr>
          <w:rStyle w:val="CommentReference"/>
          <w:rFonts w:ascii="Arial" w:hAnsi="Arial"/>
          <w:sz w:val="20"/>
          <w:szCs w:val="20"/>
        </w:rPr>
        <w:commentReference w:id="7553"/>
      </w:r>
      <w:commentRangeEnd w:id="7554"/>
      <w:r w:rsidR="00BC7BF5" w:rsidRPr="00462199">
        <w:rPr>
          <w:rStyle w:val="CommentReference"/>
          <w:rFonts w:ascii="Arial" w:hAnsi="Arial"/>
          <w:sz w:val="20"/>
          <w:szCs w:val="20"/>
        </w:rPr>
        <w:commentReference w:id="7554"/>
      </w:r>
    </w:p>
    <w:p w14:paraId="6040624F" w14:textId="4866FFB5" w:rsidR="00D179D6" w:rsidRPr="00462199" w:rsidRDefault="00D179D6" w:rsidP="005B4E21">
      <w:pPr>
        <w:pStyle w:val="SH3Ashurst"/>
      </w:pPr>
      <w:bookmarkStart w:id="7555" w:name="_Ref144115951"/>
      <w:commentRangeStart w:id="7556"/>
      <w:commentRangeStart w:id="7557"/>
      <w:commentRangeStart w:id="7558"/>
      <w:del w:id="7559" w:author="Julie Finkler" w:date="2023-11-09T16:44:00Z">
        <w:r w:rsidRPr="00462199" w:rsidDel="00035F84">
          <w:delText xml:space="preserve">data resulting from </w:delText>
        </w:r>
      </w:del>
      <w:r w:rsidRPr="00462199">
        <w:t xml:space="preserve">the monitoring methodologies agreed in the DCMP previously has been found to </w:t>
      </w:r>
      <w:del w:id="7560" w:author="Julie Finkler" w:date="2023-11-09T16:45:00Z">
        <w:r w:rsidRPr="00462199" w:rsidDel="00035F84">
          <w:delText xml:space="preserve">be </w:delText>
        </w:r>
      </w:del>
      <w:ins w:id="7561" w:author="Julie Finkler" w:date="2023-11-09T16:45:00Z">
        <w:r w:rsidR="00035F84">
          <w:t>produce</w:t>
        </w:r>
        <w:r w:rsidR="00035F84" w:rsidRPr="00462199">
          <w:t xml:space="preserve"> </w:t>
        </w:r>
      </w:ins>
      <w:r w:rsidRPr="00462199">
        <w:t>incorrect</w:t>
      </w:r>
      <w:commentRangeEnd w:id="7556"/>
      <w:r w:rsidR="0085789E">
        <w:rPr>
          <w:rStyle w:val="CommentReference"/>
          <w:rFonts w:ascii="Arial" w:hAnsi="Arial"/>
          <w:sz w:val="20"/>
          <w:szCs w:val="20"/>
        </w:rPr>
        <w:commentReference w:id="7556"/>
      </w:r>
      <w:commentRangeEnd w:id="7557"/>
      <w:r w:rsidR="00DD1D7C">
        <w:rPr>
          <w:rStyle w:val="CommentReference"/>
          <w:rFonts w:ascii="Arial" w:hAnsi="Arial"/>
          <w:sz w:val="20"/>
          <w:szCs w:val="20"/>
        </w:rPr>
        <w:commentReference w:id="7557"/>
      </w:r>
      <w:commentRangeEnd w:id="7558"/>
      <w:r w:rsidR="00035F84">
        <w:rPr>
          <w:rStyle w:val="CommentReference"/>
          <w:rFonts w:ascii="Arial" w:hAnsi="Arial"/>
          <w:sz w:val="20"/>
          <w:szCs w:val="20"/>
        </w:rPr>
        <w:commentReference w:id="7558"/>
      </w:r>
      <w:ins w:id="7562" w:author="Julie Finkler" w:date="2023-11-09T16:44:00Z">
        <w:r w:rsidR="00B564ED">
          <w:t xml:space="preserve"> </w:t>
        </w:r>
      </w:ins>
      <w:ins w:id="7563" w:author="Julie Finkler" w:date="2023-11-09T16:45:00Z">
        <w:r w:rsidR="00035F84">
          <w:t>data</w:t>
        </w:r>
      </w:ins>
      <w:r w:rsidRPr="00462199">
        <w:t>; and/or</w:t>
      </w:r>
      <w:bookmarkEnd w:id="7555"/>
    </w:p>
    <w:p w14:paraId="210865BD" w14:textId="189BBF93" w:rsidR="00D179D6" w:rsidRPr="00462199" w:rsidRDefault="00D179D6" w:rsidP="005B4E21">
      <w:pPr>
        <w:pStyle w:val="SH3Ashurst"/>
      </w:pPr>
      <w:bookmarkStart w:id="7564" w:name="_Ref144115952"/>
      <w:r w:rsidRPr="00462199">
        <w:t>in relation to the Fugitive</w:t>
      </w:r>
      <w:ins w:id="7565" w:author="Julie Finkler" w:date="2023-11-07T19:14:00Z">
        <w:r w:rsidR="0085789E">
          <w:t xml:space="preserve"> Hydrogen</w:t>
        </w:r>
      </w:ins>
      <w:r w:rsidRPr="00462199">
        <w:t xml:space="preserve"> Emissions Risk Reduction Plan:</w:t>
      </w:r>
      <w:bookmarkEnd w:id="7564"/>
    </w:p>
    <w:p w14:paraId="5A33D2DC" w14:textId="77777777" w:rsidR="00D179D6" w:rsidRPr="00462199" w:rsidRDefault="00D179D6" w:rsidP="005B4E21">
      <w:pPr>
        <w:pStyle w:val="SH4Ashurst"/>
      </w:pPr>
      <w:bookmarkStart w:id="7566" w:name="_Ref144115953"/>
      <w:r w:rsidRPr="00462199">
        <w:t>following an annual review of the Fugitive Emissions Risk Reduction Plan, any change is required to reflect evolving best practices; and</w:t>
      </w:r>
      <w:bookmarkEnd w:id="7566"/>
    </w:p>
    <w:p w14:paraId="112D1B8A" w14:textId="4C46CD86" w:rsidR="00D179D6" w:rsidRPr="00462199" w:rsidRDefault="00D179D6" w:rsidP="005B4E21">
      <w:pPr>
        <w:pStyle w:val="SH4Ashurst"/>
      </w:pPr>
      <w:bookmarkStart w:id="7567" w:name="_Ref144115954"/>
      <w:r w:rsidRPr="00462199">
        <w:t xml:space="preserve">there is any change to any of the assumptions referred to in </w:t>
      </w:r>
      <w:commentRangeStart w:id="7568"/>
      <w:commentRangeStart w:id="7569"/>
      <w:commentRangeStart w:id="7570"/>
      <w:r w:rsidRPr="00462199">
        <w:t xml:space="preserve">paragraph D </w:t>
      </w:r>
      <w:commentRangeEnd w:id="7568"/>
      <w:r w:rsidR="00C8732B" w:rsidRPr="00462199">
        <w:rPr>
          <w:rStyle w:val="CommentReference"/>
          <w:rFonts w:ascii="Arial" w:hAnsi="Arial"/>
          <w:sz w:val="20"/>
          <w:szCs w:val="20"/>
        </w:rPr>
        <w:commentReference w:id="7568"/>
      </w:r>
      <w:commentRangeEnd w:id="7569"/>
      <w:r w:rsidR="005C0354" w:rsidRPr="00462199">
        <w:rPr>
          <w:rStyle w:val="CommentReference"/>
          <w:rFonts w:ascii="Arial" w:hAnsi="Arial"/>
          <w:sz w:val="20"/>
          <w:szCs w:val="20"/>
        </w:rPr>
        <w:commentReference w:id="7569"/>
      </w:r>
      <w:commentRangeEnd w:id="7570"/>
      <w:r w:rsidR="001B548A" w:rsidRPr="00462199">
        <w:rPr>
          <w:rStyle w:val="CommentReference"/>
          <w:rFonts w:ascii="Arial" w:hAnsi="Arial"/>
          <w:sz w:val="20"/>
          <w:szCs w:val="20"/>
        </w:rPr>
        <w:commentReference w:id="7570"/>
      </w:r>
      <w:r w:rsidRPr="00462199">
        <w:t>of the definition of Fugitive Emissions Risk Reduction Plan.</w:t>
      </w:r>
      <w:bookmarkEnd w:id="7567"/>
    </w:p>
    <w:p w14:paraId="0A8639E7" w14:textId="534775C1" w:rsidR="00D179D6" w:rsidRPr="00462199" w:rsidRDefault="00D179D6" w:rsidP="005B3BB9">
      <w:pPr>
        <w:pStyle w:val="NormalBoldAshurst"/>
      </w:pPr>
      <w:commentRangeStart w:id="7571"/>
      <w:commentRangeStart w:id="7572"/>
      <w:commentRangeStart w:id="7573"/>
      <w:commentRangeStart w:id="7574"/>
      <w:commentRangeStart w:id="7575"/>
      <w:r w:rsidRPr="00462199">
        <w:rPr>
          <w:i/>
        </w:rPr>
        <w:t xml:space="preserve">Obligations </w:t>
      </w:r>
      <w:commentRangeEnd w:id="7573"/>
      <w:r w:rsidR="00914C17" w:rsidRPr="00462199">
        <w:rPr>
          <w:rStyle w:val="CommentReference"/>
          <w:rFonts w:ascii="Arial" w:hAnsi="Arial"/>
          <w:i/>
          <w:sz w:val="20"/>
          <w:szCs w:val="20"/>
        </w:rPr>
        <w:commentReference w:id="7573"/>
      </w:r>
      <w:commentRangeEnd w:id="7574"/>
      <w:r w:rsidR="005045A4" w:rsidRPr="00462199">
        <w:rPr>
          <w:rStyle w:val="CommentReference"/>
          <w:rFonts w:ascii="Arial" w:hAnsi="Arial"/>
          <w:i/>
          <w:sz w:val="20"/>
          <w:szCs w:val="20"/>
        </w:rPr>
        <w:commentReference w:id="7574"/>
      </w:r>
      <w:commentRangeEnd w:id="7575"/>
      <w:r w:rsidR="001B548A" w:rsidRPr="00462199">
        <w:rPr>
          <w:rStyle w:val="CommentReference"/>
          <w:rFonts w:ascii="Arial" w:hAnsi="Arial"/>
          <w:i/>
          <w:sz w:val="20"/>
          <w:szCs w:val="20"/>
        </w:rPr>
        <w:commentReference w:id="7575"/>
      </w:r>
      <w:r w:rsidRPr="00462199">
        <w:rPr>
          <w:i/>
        </w:rPr>
        <w:t>in relation to Eligible PPAs</w:t>
      </w:r>
      <w:commentRangeEnd w:id="7571"/>
      <w:r w:rsidR="00A67721" w:rsidRPr="00462199">
        <w:rPr>
          <w:rStyle w:val="CommentReference"/>
          <w:rFonts w:ascii="Arial" w:hAnsi="Arial"/>
          <w:sz w:val="20"/>
          <w:szCs w:val="20"/>
        </w:rPr>
        <w:commentReference w:id="7571"/>
      </w:r>
      <w:commentRangeEnd w:id="7572"/>
      <w:r w:rsidR="00BF1CB3" w:rsidRPr="00462199">
        <w:rPr>
          <w:rStyle w:val="CommentReference"/>
          <w:rFonts w:ascii="Arial" w:hAnsi="Arial"/>
          <w:sz w:val="20"/>
          <w:szCs w:val="20"/>
        </w:rPr>
        <w:commentReference w:id="7572"/>
      </w:r>
    </w:p>
    <w:p w14:paraId="5A68124E" w14:textId="77777777" w:rsidR="00D179D6" w:rsidRPr="00462199" w:rsidRDefault="00D179D6" w:rsidP="005B4E21">
      <w:pPr>
        <w:pStyle w:val="SH2Ashurst"/>
      </w:pPr>
      <w:bookmarkStart w:id="7578" w:name="_Ref144115955"/>
      <w:r w:rsidRPr="00462199">
        <w:t>The Producer must ensure that each Eligible PPA that it enters into:</w:t>
      </w:r>
      <w:bookmarkEnd w:id="7578"/>
    </w:p>
    <w:p w14:paraId="65932DCC" w14:textId="77777777" w:rsidR="00D179D6" w:rsidRPr="00462199" w:rsidRDefault="00D179D6" w:rsidP="005B4E21">
      <w:pPr>
        <w:pStyle w:val="SH3Ashurst"/>
      </w:pPr>
      <w:bookmarkStart w:id="7579" w:name="_Ref144115956"/>
      <w:r w:rsidRPr="00462199">
        <w:t>provides that:</w:t>
      </w:r>
      <w:bookmarkEnd w:id="7579"/>
    </w:p>
    <w:p w14:paraId="5A50E7CA" w14:textId="46392DAF" w:rsidR="00D179D6" w:rsidRPr="00462199" w:rsidRDefault="00D179D6" w:rsidP="005B4E21">
      <w:pPr>
        <w:pStyle w:val="SH4Ashurst"/>
      </w:pPr>
      <w:bookmarkStart w:id="7580" w:name="_Ref144115957"/>
      <w:r w:rsidRPr="00462199">
        <w:t>where the Eligible PPA provides for the sale, purchase and transfer of title of electricity from an electricity generation facility (excluding a</w:t>
      </w:r>
      <w:r w:rsidR="00773D26">
        <w:t>n Electricity Storage System</w:t>
      </w:r>
      <w:r w:rsidRPr="00462199">
        <w:t xml:space="preserve">), the electricity generation facility installs, configures, maintains and operates a meter measurement system that measures the Measured Electricity Generator Output and meets the requirements of </w:t>
      </w:r>
      <w:r>
        <w:fldChar w:fldCharType="begin"/>
      </w:r>
      <w:r>
        <w:instrText xml:space="preserve"> REF Section2 \h </w:instrText>
      </w:r>
      <w:r>
        <w:fldChar w:fldCharType="separate"/>
      </w:r>
      <w:r w:rsidR="00E473FC" w:rsidRPr="00462199">
        <w:t>Section 2</w:t>
      </w:r>
      <w:r>
        <w:fldChar w:fldCharType="end"/>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_Ref144118008 \w \h </w:instrText>
      </w:r>
      <w:r>
        <w:fldChar w:fldCharType="separate"/>
      </w:r>
      <w:del w:id="7581"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 (other than any requirement in that Section relating to the physical location of the relevant meter(s) and such that references in that Section to (i) "electrical input" (or equivalent) are to "electrical output" (or equivalent) and (ii) "Producer" (or equivalent) are to "generator" (or equivalent));</w:t>
      </w:r>
      <w:bookmarkEnd w:id="7580"/>
    </w:p>
    <w:p w14:paraId="6CD913CF" w14:textId="1A9A6094" w:rsidR="00D179D6" w:rsidRPr="00462199" w:rsidRDefault="00D179D6" w:rsidP="005B4E21">
      <w:pPr>
        <w:pStyle w:val="SH4Ashurst"/>
      </w:pPr>
      <w:bookmarkStart w:id="7582" w:name="_Ref144115958"/>
      <w:r w:rsidRPr="00462199">
        <w:t xml:space="preserve">where the Eligible PPA provides for the sale, purchase and transfer of title of electricity from </w:t>
      </w:r>
      <w:r w:rsidR="00865256" w:rsidRPr="00462199">
        <w:t>a</w:t>
      </w:r>
      <w:r w:rsidR="00865256">
        <w:t>n Electricity Storage System</w:t>
      </w:r>
      <w:r w:rsidRPr="00462199">
        <w:t xml:space="preserve"> or of electricity which has transited through </w:t>
      </w:r>
      <w:r w:rsidR="00865256" w:rsidRPr="00462199">
        <w:t>a</w:t>
      </w:r>
      <w:r w:rsidR="00865256">
        <w:t>n Electricity Storage System</w:t>
      </w:r>
      <w:r w:rsidRPr="00462199">
        <w:t xml:space="preserve">, the </w:t>
      </w:r>
      <w:r w:rsidR="00865256">
        <w:t>Electricity Storage System</w:t>
      </w:r>
      <w:r w:rsidR="00865256" w:rsidRPr="00462199" w:rsidDel="00865256">
        <w:t xml:space="preserve"> </w:t>
      </w:r>
      <w:r w:rsidRPr="00462199">
        <w:t xml:space="preserve">installs, configures, maintains and operates meter measurement systems that measures the Measured Electricity </w:t>
      </w:r>
      <w:r w:rsidR="00865256">
        <w:t xml:space="preserve">Storage System </w:t>
      </w:r>
      <w:r w:rsidRPr="00462199">
        <w:t xml:space="preserve">Charging Input and Measured Electricity </w:t>
      </w:r>
      <w:r w:rsidR="00865256">
        <w:t xml:space="preserve">Storage System </w:t>
      </w:r>
      <w:r w:rsidRPr="00462199">
        <w:t xml:space="preserve">Discharge Output, and that meets the requirements of </w:t>
      </w:r>
      <w:r>
        <w:fldChar w:fldCharType="begin"/>
      </w:r>
      <w:r>
        <w:instrText xml:space="preserve"> REF Section2 \h </w:instrText>
      </w:r>
      <w:r>
        <w:fldChar w:fldCharType="separate"/>
      </w:r>
      <w:r w:rsidR="00E473FC" w:rsidRPr="00462199">
        <w:t>Section 2</w:t>
      </w:r>
      <w:r>
        <w:fldChar w:fldCharType="end"/>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_Ref144118008 \w \h </w:instrText>
      </w:r>
      <w:r>
        <w:fldChar w:fldCharType="separate"/>
      </w:r>
      <w:del w:id="7583"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 xml:space="preserve">) (other than any requirement in that Section as to the physical location of the relevant meter(s) and such that references in that Section to: (i) "electrical input" (or equivalent) are to "electrical output" (or equivalent) (in circumstances where electrical output from discharging the </w:t>
      </w:r>
      <w:r w:rsidR="00865256">
        <w:t>Electricity Storage System</w:t>
      </w:r>
      <w:r w:rsidRPr="00462199">
        <w:t xml:space="preserve"> is measured); and (i) "Producer" (or equivalent) are to "</w:t>
      </w:r>
      <w:r w:rsidR="00865256">
        <w:t>Electricity Storage System</w:t>
      </w:r>
      <w:r w:rsidR="00865256" w:rsidRPr="00462199" w:rsidDel="00865256">
        <w:t xml:space="preserve"> </w:t>
      </w:r>
      <w:r w:rsidRPr="00462199">
        <w:t>" (or equivalent));</w:t>
      </w:r>
      <w:bookmarkEnd w:id="7582"/>
    </w:p>
    <w:p w14:paraId="5ED9EDD3" w14:textId="3CFFA9C5" w:rsidR="00D179D6" w:rsidRPr="00462199" w:rsidRDefault="00D179D6" w:rsidP="005B4E21">
      <w:pPr>
        <w:pStyle w:val="SH3Ashurst"/>
      </w:pPr>
      <w:bookmarkStart w:id="7584" w:name="_Ref144115959"/>
      <w:r w:rsidRPr="00462199">
        <w:t>allows the Producer to report to the LCHA Counterparty the emissions associated with the electricity supplied</w:t>
      </w:r>
      <w:ins w:id="7585" w:author="Julie Finkler" w:date="2023-11-09T16:51:00Z">
        <w:r w:rsidR="00143D0F">
          <w:t xml:space="preserve"> </w:t>
        </w:r>
        <w:r w:rsidR="00143D0F" w:rsidRPr="00F06011">
          <w:rPr>
            <w:highlight w:val="yellow"/>
          </w:rPr>
          <w:t xml:space="preserve">and </w:t>
        </w:r>
      </w:ins>
      <w:ins w:id="7586" w:author="Julie Finkler" w:date="2023-11-09T16:52:00Z">
        <w:r w:rsidR="00485BBF">
          <w:rPr>
            <w:highlight w:val="yellow"/>
          </w:rPr>
          <w:t xml:space="preserve">(where applicable) </w:t>
        </w:r>
      </w:ins>
      <w:ins w:id="7587" w:author="Julie Finkler" w:date="2023-11-09T16:51:00Z">
        <w:r w:rsidR="00F06011" w:rsidRPr="00F06011">
          <w:rPr>
            <w:highlight w:val="yellow"/>
          </w:rPr>
          <w:t>compliance with Non-GHG Requirements</w:t>
        </w:r>
      </w:ins>
      <w:r w:rsidRPr="00462199">
        <w:t xml:space="preserve"> in respect of each Discrete </w:t>
      </w:r>
      <w:commentRangeStart w:id="7588"/>
      <w:commentRangeStart w:id="7589"/>
      <w:commentRangeStart w:id="7590"/>
      <w:r w:rsidRPr="00462199">
        <w:t>Consignment</w:t>
      </w:r>
      <w:commentRangeEnd w:id="7588"/>
      <w:r w:rsidR="00547A39" w:rsidRPr="00462199">
        <w:rPr>
          <w:rStyle w:val="CommentReference"/>
          <w:rFonts w:ascii="Arial" w:hAnsi="Arial"/>
          <w:sz w:val="20"/>
          <w:szCs w:val="20"/>
        </w:rPr>
        <w:commentReference w:id="7588"/>
      </w:r>
      <w:commentRangeEnd w:id="7589"/>
      <w:r w:rsidR="004D66DB" w:rsidRPr="00462199">
        <w:rPr>
          <w:rStyle w:val="CommentReference"/>
          <w:rFonts w:ascii="Arial" w:hAnsi="Arial"/>
          <w:sz w:val="20"/>
          <w:szCs w:val="20"/>
        </w:rPr>
        <w:commentReference w:id="7589"/>
      </w:r>
      <w:commentRangeEnd w:id="7590"/>
      <w:r w:rsidR="000F0BFA" w:rsidRPr="00462199">
        <w:rPr>
          <w:rStyle w:val="CommentReference"/>
          <w:rFonts w:ascii="Arial" w:hAnsi="Arial"/>
          <w:sz w:val="20"/>
          <w:szCs w:val="20"/>
        </w:rPr>
        <w:commentReference w:id="7590"/>
      </w:r>
      <w:r w:rsidRPr="00462199">
        <w:t>;</w:t>
      </w:r>
      <w:bookmarkEnd w:id="7584"/>
    </w:p>
    <w:p w14:paraId="69859AC8" w14:textId="20BE9361" w:rsidR="00D179D6" w:rsidRPr="00462199" w:rsidRDefault="00D179D6" w:rsidP="005B4E21">
      <w:pPr>
        <w:pStyle w:val="SH3Ashurst"/>
      </w:pPr>
      <w:bookmarkStart w:id="7593" w:name="_Ref144115960"/>
      <w:r w:rsidRPr="00462199">
        <w:t xml:space="preserve">allows the Producer to comply with its obligations under paragraph </w:t>
      </w:r>
      <w:r w:rsidR="003548E5">
        <w:fldChar w:fldCharType="begin"/>
      </w:r>
      <w:r w:rsidR="003548E5">
        <w:instrText xml:space="preserve"> REF _Ref149642105 \r \h </w:instrText>
      </w:r>
      <w:r w:rsidR="003548E5">
        <w:fldChar w:fldCharType="separate"/>
      </w:r>
      <w:del w:id="7594" w:author="Faqir, Sofia (Energy Security)" w:date="2023-11-12T19:47:00Z">
        <w:r w:rsidR="00E473FC">
          <w:delText>2.1(C)</w:delText>
        </w:r>
      </w:del>
      <w:r w:rsidR="003548E5">
        <w:fldChar w:fldCharType="end"/>
      </w:r>
      <w:r w:rsidR="003548E5">
        <w:t xml:space="preserve"> </w:t>
      </w:r>
      <w:r w:rsidR="0087494E">
        <w:t>of Part A (</w:t>
      </w:r>
      <w:r w:rsidR="0087494E">
        <w:rPr>
          <w:i/>
          <w:iCs/>
        </w:rPr>
        <w:t>General</w:t>
      </w:r>
      <w:r w:rsidR="0087494E">
        <w:t xml:space="preserve">) of </w:t>
      </w:r>
      <w:r w:rsidR="0087494E">
        <w:fldChar w:fldCharType="begin"/>
      </w:r>
      <w:r w:rsidR="0087494E">
        <w:instrText xml:space="preserve"> REF _Ref149757158 \r \h </w:instrText>
      </w:r>
      <w:r w:rsidR="0087494E">
        <w:fldChar w:fldCharType="separate"/>
      </w:r>
      <w:del w:id="7595" w:author="Faqir, Sofia (Energy Security)" w:date="2023-11-12T19:47:00Z">
        <w:r w:rsidR="00E473FC">
          <w:delText>Annex 13</w:delText>
        </w:r>
      </w:del>
      <w:r w:rsidR="0087494E">
        <w:fldChar w:fldCharType="end"/>
      </w:r>
      <w:r w:rsidR="0087494E">
        <w:t xml:space="preserve"> </w:t>
      </w:r>
      <w:r w:rsidRPr="00462199">
        <w:t>(</w:t>
      </w:r>
      <w:r w:rsidR="0087494E">
        <w:rPr>
          <w:i/>
        </w:rPr>
        <w:t>Annual Audit Reports</w:t>
      </w:r>
      <w:r w:rsidRPr="00462199">
        <w:t>)</w:t>
      </w:r>
      <w:del w:id="7596" w:author="Julie Finkler" w:date="2023-11-09T16:59:00Z">
        <w:r w:rsidRPr="00462199" w:rsidDel="000E4AE6">
          <w:delText xml:space="preserve"> in relation to: (i) a </w:delText>
        </w:r>
        <w:commentRangeStart w:id="7597"/>
        <w:commentRangeStart w:id="7598"/>
        <w:commentRangeStart w:id="7599"/>
        <w:r w:rsidRPr="00462199" w:rsidDel="000E4AE6">
          <w:delText>generator; (ii) an electricity generation facility</w:delText>
        </w:r>
        <w:commentRangeEnd w:id="7597"/>
        <w:r w:rsidR="00071DAB" w:rsidRPr="00462199" w:rsidDel="000E4AE6">
          <w:rPr>
            <w:rStyle w:val="CommentReference"/>
            <w:rFonts w:ascii="Arial" w:hAnsi="Arial"/>
            <w:sz w:val="20"/>
            <w:szCs w:val="20"/>
          </w:rPr>
          <w:commentReference w:id="7597"/>
        </w:r>
        <w:commentRangeEnd w:id="7598"/>
        <w:r w:rsidR="008D29A1" w:rsidRPr="00462199" w:rsidDel="000E4AE6">
          <w:rPr>
            <w:rStyle w:val="CommentReference"/>
            <w:rFonts w:ascii="Arial" w:hAnsi="Arial"/>
            <w:sz w:val="20"/>
            <w:szCs w:val="20"/>
          </w:rPr>
          <w:commentReference w:id="7598"/>
        </w:r>
      </w:del>
      <w:commentRangeEnd w:id="7599"/>
      <w:r w:rsidR="000E4AE6" w:rsidRPr="00462199">
        <w:rPr>
          <w:rStyle w:val="CommentReference"/>
          <w:rFonts w:ascii="Arial" w:hAnsi="Arial"/>
          <w:sz w:val="20"/>
          <w:szCs w:val="20"/>
        </w:rPr>
        <w:commentReference w:id="7599"/>
      </w:r>
      <w:del w:id="7600" w:author="Julie Finkler" w:date="2023-11-09T16:59:00Z">
        <w:r w:rsidRPr="00462199" w:rsidDel="000E4AE6">
          <w:delText xml:space="preserve"> (excluding</w:delText>
        </w:r>
        <w:r w:rsidR="00865256" w:rsidDel="000E4AE6">
          <w:delText xml:space="preserve"> </w:delText>
        </w:r>
        <w:r w:rsidR="00865256" w:rsidRPr="00462199" w:rsidDel="000E4AE6">
          <w:delText>a</w:delText>
        </w:r>
        <w:r w:rsidR="00865256" w:rsidDel="000E4AE6">
          <w:delText>n Electricity Storage System</w:delText>
        </w:r>
        <w:r w:rsidRPr="00462199" w:rsidDel="000E4AE6">
          <w:delText xml:space="preserve">); (iii) a supplier of electricity from </w:delText>
        </w:r>
        <w:r w:rsidR="00B9417E" w:rsidRPr="00462199" w:rsidDel="000E4AE6">
          <w:delText>a</w:delText>
        </w:r>
        <w:r w:rsidR="00B9417E" w:rsidDel="000E4AE6">
          <w:delText>n Electricity Storage System</w:delText>
        </w:r>
        <w:r w:rsidRPr="00462199" w:rsidDel="000E4AE6">
          <w:delText xml:space="preserve"> or of electricity which has transited through </w:delText>
        </w:r>
        <w:r w:rsidR="00B9417E" w:rsidRPr="00462199" w:rsidDel="000E4AE6">
          <w:delText>a</w:delText>
        </w:r>
        <w:r w:rsidR="00B9417E" w:rsidDel="000E4AE6">
          <w:delText>n Electricity Storage System</w:delText>
        </w:r>
        <w:r w:rsidRPr="00462199" w:rsidDel="000E4AE6">
          <w:delText xml:space="preserve">; and/or (iv) </w:delText>
        </w:r>
        <w:r w:rsidR="00B9417E" w:rsidRPr="00462199" w:rsidDel="000E4AE6">
          <w:delText>a</w:delText>
        </w:r>
        <w:r w:rsidR="00B9417E" w:rsidDel="000E4AE6">
          <w:delText>n Electricity Storage System</w:delText>
        </w:r>
      </w:del>
      <w:r w:rsidRPr="00462199">
        <w:t>;</w:t>
      </w:r>
      <w:bookmarkEnd w:id="7593"/>
    </w:p>
    <w:p w14:paraId="458FD069" w14:textId="3DD8556D" w:rsidR="00D179D6" w:rsidRPr="00462199" w:rsidRDefault="00D179D6" w:rsidP="005B4E21">
      <w:pPr>
        <w:pStyle w:val="SH3Ashurst"/>
      </w:pPr>
      <w:bookmarkStart w:id="7601" w:name="_Ref144115961"/>
      <w:r w:rsidRPr="00462199">
        <w:lastRenderedPageBreak/>
        <w:t xml:space="preserve">provides for the Producer to be notified of any changes in the emissions associated with the electricity supplied and any changes to the generation facility and/or </w:t>
      </w:r>
      <w:r w:rsidR="00865256" w:rsidRPr="00462199">
        <w:t>a</w:t>
      </w:r>
      <w:r w:rsidR="00B9417E">
        <w:t>n</w:t>
      </w:r>
      <w:r w:rsidR="00865256">
        <w:t xml:space="preserve"> Electricity Storage System</w:t>
      </w:r>
      <w:r w:rsidR="00865256" w:rsidRPr="00462199" w:rsidDel="00865256">
        <w:t xml:space="preserve"> </w:t>
      </w:r>
      <w:r w:rsidRPr="00462199">
        <w:t xml:space="preserve">that may affect the emissions associated with the electricity </w:t>
      </w:r>
      <w:commentRangeStart w:id="7602"/>
      <w:commentRangeStart w:id="7603"/>
      <w:commentRangeStart w:id="7604"/>
      <w:r w:rsidRPr="00462199">
        <w:t>supplied</w:t>
      </w:r>
      <w:commentRangeEnd w:id="7602"/>
      <w:r w:rsidR="00547A39">
        <w:rPr>
          <w:rStyle w:val="CommentReference"/>
          <w:rFonts w:ascii="Arial" w:hAnsi="Arial"/>
          <w:sz w:val="20"/>
          <w:szCs w:val="20"/>
        </w:rPr>
        <w:commentReference w:id="7602"/>
      </w:r>
      <w:commentRangeEnd w:id="7603"/>
      <w:r w:rsidR="00761FDA">
        <w:rPr>
          <w:rStyle w:val="CommentReference"/>
          <w:rFonts w:ascii="Arial" w:hAnsi="Arial"/>
          <w:sz w:val="20"/>
          <w:szCs w:val="20"/>
        </w:rPr>
        <w:commentReference w:id="7603"/>
      </w:r>
      <w:commentRangeEnd w:id="7604"/>
      <w:r w:rsidR="00903311">
        <w:rPr>
          <w:rStyle w:val="CommentReference"/>
          <w:rFonts w:ascii="Arial" w:hAnsi="Arial"/>
          <w:sz w:val="20"/>
          <w:szCs w:val="20"/>
        </w:rPr>
        <w:commentReference w:id="7604"/>
      </w:r>
      <w:ins w:id="7607" w:author="Julie Finkler" w:date="2023-11-09T16:57:00Z">
        <w:r w:rsidR="000E5181">
          <w:t xml:space="preserve"> </w:t>
        </w:r>
      </w:ins>
      <w:ins w:id="7608" w:author="Julie Finkler" w:date="2023-11-09T16:58:00Z">
        <w:r w:rsidR="00674F50">
          <w:t xml:space="preserve">or </w:t>
        </w:r>
        <w:r w:rsidR="00937C29">
          <w:t xml:space="preserve">its </w:t>
        </w:r>
        <w:r w:rsidR="00674F50">
          <w:t>(where relevant) com</w:t>
        </w:r>
        <w:r w:rsidR="00937C29">
          <w:t>pliance with Non-GHG Requirements</w:t>
        </w:r>
      </w:ins>
      <w:r w:rsidRPr="00462199">
        <w:t>;</w:t>
      </w:r>
      <w:bookmarkEnd w:id="7601"/>
    </w:p>
    <w:p w14:paraId="393B193F" w14:textId="77777777" w:rsidR="00D179D6" w:rsidRPr="00462199" w:rsidRDefault="00D179D6" w:rsidP="005B4E21">
      <w:pPr>
        <w:pStyle w:val="SH3Ashurst"/>
      </w:pPr>
      <w:bookmarkStart w:id="7609" w:name="_Ref144115962"/>
      <w:r w:rsidRPr="00462199">
        <w:t>provides that the specific electricity sold and supplied to the Producer is not sold or supplied to any other party; and</w:t>
      </w:r>
      <w:bookmarkEnd w:id="7609"/>
    </w:p>
    <w:p w14:paraId="2B445C35" w14:textId="77777777" w:rsidR="00D179D6" w:rsidRPr="00462199" w:rsidRDefault="00D179D6" w:rsidP="005B4E21">
      <w:pPr>
        <w:pStyle w:val="SH3Ashurst"/>
      </w:pPr>
      <w:bookmarkStart w:id="7610" w:name="_Ref144115963"/>
      <w:r w:rsidRPr="00462199">
        <w:t>provides for the supply of electricity generated in the United Kingdom.</w:t>
      </w:r>
      <w:bookmarkEnd w:id="7610"/>
    </w:p>
    <w:p w14:paraId="78921A51" w14:textId="77777777" w:rsidR="00D179D6" w:rsidRPr="00462199" w:rsidRDefault="00D179D6" w:rsidP="00844D2A">
      <w:pPr>
        <w:pStyle w:val="SH1Ashurst"/>
      </w:pPr>
      <w:bookmarkStart w:id="7611" w:name="_Ref144115964"/>
      <w:r w:rsidRPr="00462199">
        <w:t>PROVISION OF MONTHLY LCHS REPORT</w:t>
      </w:r>
      <w:bookmarkEnd w:id="7611"/>
    </w:p>
    <w:p w14:paraId="1808970E" w14:textId="77777777" w:rsidR="00D179D6" w:rsidRPr="00462199" w:rsidRDefault="00D179D6" w:rsidP="005B3BB9">
      <w:pPr>
        <w:pStyle w:val="NormalBoldAshurst"/>
      </w:pPr>
      <w:r w:rsidRPr="00462199">
        <w:rPr>
          <w:i/>
        </w:rPr>
        <w:t>Procedure</w:t>
      </w:r>
    </w:p>
    <w:p w14:paraId="1C97B0DB" w14:textId="77777777" w:rsidR="00D179D6" w:rsidRPr="00462199" w:rsidRDefault="00D179D6" w:rsidP="005B4E21">
      <w:pPr>
        <w:pStyle w:val="SH2Ashurst"/>
      </w:pPr>
      <w:bookmarkStart w:id="7612" w:name="_Ref144115965"/>
      <w:r w:rsidRPr="00462199">
        <w:t>The Producer shall, with effect on and from the Start Date, submit a Monthly LCHS Report to the LCHA Counterparty in respect of each Billing Period within five (5) Business Days following the end of such Billing Period.</w:t>
      </w:r>
      <w:bookmarkEnd w:id="7612"/>
    </w:p>
    <w:p w14:paraId="026880F4" w14:textId="77777777" w:rsidR="00D179D6" w:rsidRPr="00462199" w:rsidRDefault="00D179D6" w:rsidP="005B3BB9">
      <w:pPr>
        <w:pStyle w:val="NormalBoldAshurst"/>
      </w:pPr>
      <w:r w:rsidRPr="00462199">
        <w:rPr>
          <w:i/>
        </w:rPr>
        <w:t>Content requirements</w:t>
      </w:r>
    </w:p>
    <w:p w14:paraId="7E27B760" w14:textId="15008AF0" w:rsidR="00D179D6" w:rsidRPr="00462199" w:rsidRDefault="00D179D6" w:rsidP="005B4E21">
      <w:pPr>
        <w:pStyle w:val="SH2Ashurst"/>
      </w:pPr>
      <w:bookmarkStart w:id="7613" w:name="_Ref144115966"/>
      <w:r w:rsidRPr="00462199">
        <w:t xml:space="preserve">Subject to paragraph </w:t>
      </w:r>
      <w:r>
        <w:fldChar w:fldCharType="begin"/>
      </w:r>
      <w:r>
        <w:instrText xml:space="preserve"> REF _Ref144116017 \w \h </w:instrText>
      </w:r>
      <w:r>
        <w:fldChar w:fldCharType="separate"/>
      </w:r>
      <w:del w:id="7614" w:author="Faqir, Sofia (Energy Security)" w:date="2023-11-12T19:47:00Z">
        <w:r w:rsidR="00E473FC">
          <w:delText>6.3</w:delText>
        </w:r>
      </w:del>
      <w:r>
        <w:fldChar w:fldCharType="end"/>
      </w:r>
      <w:r w:rsidRPr="00462199">
        <w:t xml:space="preserve">, each submission of the Monthly LCHS Report shall include the information set out in </w:t>
      </w:r>
      <w:r>
        <w:fldChar w:fldCharType="begin"/>
      </w:r>
      <w:r>
        <w:instrText xml:space="preserve"> REF Appendix1Annex6 \h </w:instrText>
      </w:r>
      <w:r>
        <w:fldChar w:fldCharType="separate"/>
      </w:r>
      <w:r w:rsidR="00E473FC" w:rsidRPr="00462199">
        <w:t>Appendix 1</w:t>
      </w:r>
      <w:r>
        <w:fldChar w:fldCharType="end"/>
      </w:r>
      <w:r w:rsidRPr="00462199">
        <w:t xml:space="preserve"> to this </w:t>
      </w:r>
      <w:r>
        <w:fldChar w:fldCharType="begin"/>
      </w:r>
      <w:r>
        <w:instrText xml:space="preserve"> REF _Ref144118004 \w \h </w:instrText>
      </w:r>
      <w:r>
        <w:fldChar w:fldCharType="separate"/>
      </w:r>
      <w:del w:id="7615"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together with any further information that the LCHA Counterparty requires, in respect of the relevant Billing Period.</w:t>
      </w:r>
      <w:bookmarkEnd w:id="7613"/>
    </w:p>
    <w:p w14:paraId="54B2DA8F" w14:textId="11412632" w:rsidR="00D179D6" w:rsidRPr="00462199" w:rsidRDefault="00D179D6" w:rsidP="005B4E21">
      <w:pPr>
        <w:pStyle w:val="SH2Ashurst"/>
      </w:pPr>
      <w:bookmarkStart w:id="7616" w:name="_Ref144115967"/>
      <w:r w:rsidRPr="00462199">
        <w:t xml:space="preserve">Subject to paragraph </w:t>
      </w:r>
      <w:r>
        <w:fldChar w:fldCharType="begin"/>
      </w:r>
      <w:r>
        <w:instrText xml:space="preserve"> REF _Ref144116017 \w \h </w:instrText>
      </w:r>
      <w:r>
        <w:fldChar w:fldCharType="separate"/>
      </w:r>
      <w:del w:id="7617" w:author="Faqir, Sofia (Energy Security)" w:date="2023-11-12T19:47:00Z">
        <w:r w:rsidR="00E473FC">
          <w:delText>6.3</w:delText>
        </w:r>
      </w:del>
      <w:r>
        <w:fldChar w:fldCharType="end"/>
      </w:r>
      <w:r w:rsidRPr="00462199">
        <w:t xml:space="preserve">, each Monthly LCHS Report in respect of the last Billing Period in a </w:t>
      </w:r>
      <w:r w:rsidR="002F3FE3">
        <w:t>Fiscal Year</w:t>
      </w:r>
      <w:r w:rsidRPr="00462199">
        <w:t xml:space="preserve"> shall also include the information set out in </w:t>
      </w:r>
      <w:r>
        <w:fldChar w:fldCharType="begin"/>
      </w:r>
      <w:r>
        <w:instrText xml:space="preserve"> REF Appendix2Annex6 \h </w:instrText>
      </w:r>
      <w:r>
        <w:fldChar w:fldCharType="separate"/>
      </w:r>
      <w:r w:rsidR="00E473FC" w:rsidRPr="00462199">
        <w:t>Appendix 2</w:t>
      </w:r>
      <w:r>
        <w:fldChar w:fldCharType="end"/>
      </w:r>
      <w:r w:rsidRPr="00462199">
        <w:t xml:space="preserve"> to this </w:t>
      </w:r>
      <w:r>
        <w:fldChar w:fldCharType="begin"/>
      </w:r>
      <w:r>
        <w:instrText xml:space="preserve"> REF _Ref144118004 \w \h </w:instrText>
      </w:r>
      <w:r>
        <w:fldChar w:fldCharType="separate"/>
      </w:r>
      <w:del w:id="7618"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xml:space="preserve">), together with any further information that the LCHA Counterparty requires, in respect of the relevant </w:t>
      </w:r>
      <w:r w:rsidR="002F3FE3">
        <w:t>Fiscal Year</w:t>
      </w:r>
      <w:r w:rsidRPr="00462199">
        <w:t>.</w:t>
      </w:r>
      <w:bookmarkEnd w:id="7616"/>
    </w:p>
    <w:p w14:paraId="6C777417" w14:textId="3DF1FAA1" w:rsidR="00D179D6" w:rsidRDefault="00D179D6" w:rsidP="005B4E21">
      <w:pPr>
        <w:pStyle w:val="SH2Ashurst"/>
      </w:pPr>
      <w:bookmarkStart w:id="7619" w:name="_Ref144115968"/>
      <w:r w:rsidRPr="00462199">
        <w:t>Each submission of the Monthly LCHS Report shall be accompanied by a Directors' Certificate in relation to such Monthly LCHS Report.</w:t>
      </w:r>
      <w:bookmarkEnd w:id="7619"/>
    </w:p>
    <w:p w14:paraId="2E84A5D7" w14:textId="67A75900" w:rsidR="009E4B68" w:rsidRDefault="009E4B68" w:rsidP="009E4B68">
      <w:pPr>
        <w:pStyle w:val="SH2Ashurst"/>
      </w:pPr>
      <w:bookmarkStart w:id="7620" w:name="_Ref148971416"/>
      <w:r>
        <w:t>In the event that:</w:t>
      </w:r>
      <w:bookmarkEnd w:id="7620"/>
      <w:r>
        <w:t xml:space="preserve"> </w:t>
      </w:r>
    </w:p>
    <w:p w14:paraId="19F0DE6A" w14:textId="044A06C0" w:rsidR="009E4B68" w:rsidRDefault="00B42215" w:rsidP="009E4B68">
      <w:pPr>
        <w:pStyle w:val="SH3Ashurst"/>
      </w:pPr>
      <w:r>
        <w:t>t</w:t>
      </w:r>
      <w:r w:rsidR="004502EF">
        <w:t xml:space="preserve">he Producer receives </w:t>
      </w:r>
      <w:r w:rsidR="009E4B68">
        <w:t xml:space="preserve">an LCHS Audit Report </w:t>
      </w:r>
      <w:r w:rsidR="004502EF">
        <w:t xml:space="preserve">that </w:t>
      </w:r>
      <w:r w:rsidR="009E4B68">
        <w:t>identifies any misstatements, omissions or errors in a Monthly LCHS Report;</w:t>
      </w:r>
    </w:p>
    <w:p w14:paraId="44A029F9" w14:textId="4C4A0151" w:rsidR="009E4B68" w:rsidRDefault="009E4B68" w:rsidP="009E4B68">
      <w:pPr>
        <w:pStyle w:val="SH3Ashurst"/>
      </w:pPr>
      <w:r>
        <w:t>the Producer informs the LCHA Counterparty pursuant to</w:t>
      </w:r>
      <w:r w:rsidR="003B7927">
        <w:t xml:space="preserve"> (i)</w:t>
      </w:r>
      <w:r>
        <w:t xml:space="preserve"> paragraph </w:t>
      </w:r>
      <w:r w:rsidR="006F5ED4">
        <w:fldChar w:fldCharType="begin"/>
      </w:r>
      <w:r w:rsidR="006F5ED4">
        <w:instrText xml:space="preserve"> REF _Ref144116015 \r \h </w:instrText>
      </w:r>
      <w:r w:rsidR="006F5ED4">
        <w:fldChar w:fldCharType="separate"/>
      </w:r>
      <w:del w:id="7621" w:author="Faqir, Sofia (Energy Security)" w:date="2023-11-12T19:47:00Z">
        <w:r w:rsidR="00E473FC">
          <w:delText>6.1(B)</w:delText>
        </w:r>
      </w:del>
      <w:r w:rsidR="006F5ED4">
        <w:fldChar w:fldCharType="end"/>
      </w:r>
      <w:r>
        <w:t xml:space="preserve"> that it has </w:t>
      </w:r>
      <w:commentRangeStart w:id="7622"/>
      <w:r w:rsidR="00EE6AE8">
        <w:t xml:space="preserve">failed to comply with the DCMP </w:t>
      </w:r>
      <w:commentRangeEnd w:id="7622"/>
      <w:r w:rsidR="00F56722">
        <w:rPr>
          <w:rStyle w:val="CommentReference"/>
          <w:rFonts w:ascii="Arial" w:hAnsi="Arial"/>
          <w:sz w:val="20"/>
          <w:szCs w:val="20"/>
        </w:rPr>
        <w:commentReference w:id="7622"/>
      </w:r>
      <w:r w:rsidR="00EE6AE8">
        <w:t xml:space="preserve">and/or </w:t>
      </w:r>
      <w:r>
        <w:t>submitted information in a Monthly LCHS report which is not true, complete or accurate in all material respects or is misleading</w:t>
      </w:r>
      <w:r w:rsidR="003B7927">
        <w:t xml:space="preserve"> or (ii) paragraph </w:t>
      </w:r>
      <w:r w:rsidR="003B7927">
        <w:fldChar w:fldCharType="begin"/>
      </w:r>
      <w:r w:rsidR="003B7927">
        <w:instrText xml:space="preserve"> REF _Ref144116324 \r \h </w:instrText>
      </w:r>
      <w:r w:rsidR="003B7927">
        <w:fldChar w:fldCharType="separate"/>
      </w:r>
      <w:del w:id="7623" w:author="Faqir, Sofia (Energy Security)" w:date="2023-11-12T19:47:00Z">
        <w:r w:rsidR="00E473FC">
          <w:delText>3.13</w:delText>
        </w:r>
      </w:del>
      <w:r w:rsidR="003B7927">
        <w:fldChar w:fldCharType="end"/>
      </w:r>
      <w:r w:rsidR="003B7927">
        <w:t xml:space="preserve"> of </w:t>
      </w:r>
      <w:r w:rsidR="003B7927">
        <w:fldChar w:fldCharType="begin"/>
      </w:r>
      <w:r w:rsidR="003B7927">
        <w:instrText xml:space="preserve"> REF Annex9PartA \h </w:instrText>
      </w:r>
      <w:r w:rsidR="003B7927">
        <w:fldChar w:fldCharType="separate"/>
      </w:r>
      <w:r w:rsidR="00E473FC" w:rsidRPr="00462199">
        <w:t>Part A</w:t>
      </w:r>
      <w:r w:rsidR="003B7927">
        <w:fldChar w:fldCharType="end"/>
      </w:r>
      <w:r w:rsidR="003B7927">
        <w:t xml:space="preserve"> of </w:t>
      </w:r>
      <w:r w:rsidR="003B7927">
        <w:fldChar w:fldCharType="begin"/>
      </w:r>
      <w:r w:rsidR="003B7927">
        <w:instrText xml:space="preserve"> REF _Ref144118008 \w \h </w:instrText>
      </w:r>
      <w:r w:rsidR="003B7927">
        <w:fldChar w:fldCharType="separate"/>
      </w:r>
      <w:del w:id="7624" w:author="Faqir, Sofia (Energy Security)" w:date="2023-11-12T19:47:00Z">
        <w:r w:rsidR="00E473FC">
          <w:delText>Annex 9</w:delText>
        </w:r>
      </w:del>
      <w:r w:rsidR="003B7927">
        <w:fldChar w:fldCharType="end"/>
      </w:r>
      <w:r w:rsidR="003B7927">
        <w:t xml:space="preserve"> that a Meter Measurement System is recording Inaccurate Measurement Data</w:t>
      </w:r>
      <w:r>
        <w:t>;</w:t>
      </w:r>
    </w:p>
    <w:p w14:paraId="3D6C9D47" w14:textId="5BA035F1" w:rsidR="009E4B68" w:rsidRDefault="004502EF" w:rsidP="009E4B68">
      <w:pPr>
        <w:pStyle w:val="SH3Ashurst"/>
      </w:pPr>
      <w:r>
        <w:t xml:space="preserve">the Parties agree that </w:t>
      </w:r>
      <w:commentRangeStart w:id="7625"/>
      <w:commentRangeStart w:id="7626"/>
      <w:del w:id="7627" w:author="Julie Finkler" w:date="2023-11-09T17:06:00Z">
        <w:r w:rsidR="009E4B68" w:rsidDel="000A2A6E">
          <w:delText xml:space="preserve">actual data is available to replace </w:delText>
        </w:r>
      </w:del>
      <w:r w:rsidR="009E4B68">
        <w:t xml:space="preserve">estimated data </w:t>
      </w:r>
      <w:commentRangeEnd w:id="7625"/>
      <w:r w:rsidR="00CD0644">
        <w:rPr>
          <w:rStyle w:val="CommentReference"/>
          <w:rFonts w:ascii="Arial" w:hAnsi="Arial"/>
          <w:sz w:val="20"/>
          <w:szCs w:val="20"/>
        </w:rPr>
        <w:commentReference w:id="7625"/>
      </w:r>
      <w:commentRangeEnd w:id="7626"/>
      <w:r w:rsidR="00355202">
        <w:rPr>
          <w:rStyle w:val="CommentReference"/>
          <w:rFonts w:ascii="Arial" w:hAnsi="Arial"/>
          <w:sz w:val="20"/>
          <w:szCs w:val="20"/>
        </w:rPr>
        <w:commentReference w:id="7626"/>
      </w:r>
      <w:r>
        <w:t xml:space="preserve">contained in a Monthly LCHS Report </w:t>
      </w:r>
      <w:del w:id="7628" w:author="Julie Finkler" w:date="2023-11-09T17:06:00Z">
        <w:r w:rsidDel="000A2A6E">
          <w:delText xml:space="preserve">in </w:delText>
        </w:r>
        <w:r w:rsidR="009E4B68" w:rsidDel="000A2A6E">
          <w:delText xml:space="preserve">circumstances where the DCMP provides that </w:delText>
        </w:r>
        <w:r w:rsidDel="000A2A6E">
          <w:delText xml:space="preserve">such </w:delText>
        </w:r>
        <w:r w:rsidR="009E4B68" w:rsidDel="000A2A6E">
          <w:delText xml:space="preserve">estimated data </w:delText>
        </w:r>
      </w:del>
      <w:r w:rsidR="009E4B68">
        <w:t>shall be replaced</w:t>
      </w:r>
      <w:del w:id="7629" w:author="Julie Finkler" w:date="2023-11-09T17:06:00Z">
        <w:r w:rsidR="009E4B68" w:rsidDel="000A2A6E">
          <w:delText xml:space="preserve"> once actual data is available</w:delText>
        </w:r>
      </w:del>
      <w:r w:rsidR="009E4B68">
        <w:t xml:space="preserve">; </w:t>
      </w:r>
      <w:r>
        <w:t>and/</w:t>
      </w:r>
      <w:r w:rsidR="009E4B68">
        <w:t>or</w:t>
      </w:r>
    </w:p>
    <w:p w14:paraId="0DC56BEF" w14:textId="77777777" w:rsidR="006C24C0" w:rsidRDefault="009E4B68" w:rsidP="009E4B68">
      <w:pPr>
        <w:pStyle w:val="SH3Ashurst"/>
      </w:pPr>
      <w:r>
        <w:t xml:space="preserve">the Parties otherwise agree that an update to a Monthly LCHS Report is required, </w:t>
      </w:r>
    </w:p>
    <w:p w14:paraId="0ED09E65" w14:textId="2C47C17F" w:rsidR="009E4B68" w:rsidRPr="00462199" w:rsidRDefault="004502EF" w:rsidP="006C24C0">
      <w:pPr>
        <w:pStyle w:val="SH3Ashurst"/>
        <w:numPr>
          <w:ilvl w:val="0"/>
          <w:numId w:val="0"/>
        </w:numPr>
        <w:ind w:left="782"/>
      </w:pPr>
      <w:r>
        <w:t>each a "</w:t>
      </w:r>
      <w:r>
        <w:rPr>
          <w:b/>
          <w:bCs/>
        </w:rPr>
        <w:t xml:space="preserve">Monthly LCHS Report Update Event", </w:t>
      </w:r>
      <w:r w:rsidR="009E4B68">
        <w:t>the Producer shall, as soon as reasonably practicable</w:t>
      </w:r>
      <w:r w:rsidR="006C24C0">
        <w:t xml:space="preserve"> and in any event within ten (10) Business Days </w:t>
      </w:r>
      <w:r>
        <w:t>of the relevant Monthly LCHS Report Update Event, submit an updated relevant Monthly LCHS Report</w:t>
      </w:r>
      <w:r w:rsidR="009E4B68">
        <w:t xml:space="preserve"> to the LCHA Counterparty which rectifies the relevant misstatement, omission, error or otherwise updates the relevant data</w:t>
      </w:r>
      <w:r w:rsidR="003B7927">
        <w:t xml:space="preserve">, </w:t>
      </w:r>
      <w:commentRangeStart w:id="7630"/>
      <w:r w:rsidR="003B7927">
        <w:t xml:space="preserve">provided that it is technically feasible to </w:t>
      </w:r>
      <w:r w:rsidR="00EE6AE8">
        <w:t>do so</w:t>
      </w:r>
      <w:commentRangeEnd w:id="7630"/>
      <w:r w:rsidR="002576E2">
        <w:rPr>
          <w:rStyle w:val="CommentReference"/>
          <w:rFonts w:ascii="Arial" w:hAnsi="Arial"/>
          <w:sz w:val="20"/>
          <w:szCs w:val="20"/>
        </w:rPr>
        <w:commentReference w:id="7630"/>
      </w:r>
      <w:r w:rsidR="009E4B68">
        <w:t xml:space="preserve">. </w:t>
      </w:r>
    </w:p>
    <w:p w14:paraId="3DAD95E2" w14:textId="77777777" w:rsidR="00D179D6" w:rsidRPr="00462199" w:rsidRDefault="00D179D6" w:rsidP="00844D2A">
      <w:pPr>
        <w:pStyle w:val="SH1Ashurst"/>
      </w:pPr>
      <w:bookmarkStart w:id="7631" w:name="_Ref144115969"/>
      <w:r w:rsidRPr="00462199">
        <w:lastRenderedPageBreak/>
        <w:t>LCHS AUDIT REPORT</w:t>
      </w:r>
      <w:bookmarkEnd w:id="7631"/>
    </w:p>
    <w:p w14:paraId="2577B0A3" w14:textId="30E30172" w:rsidR="00D179D6" w:rsidRDefault="0044213B" w:rsidP="005B4E21">
      <w:pPr>
        <w:pStyle w:val="SH2Ashurst"/>
      </w:pPr>
      <w:bookmarkStart w:id="7632" w:name="_Ref144115970"/>
      <w:bookmarkStart w:id="7633" w:name="_Ref149728756"/>
      <w:r>
        <w:t>With effect from the Start Date,</w:t>
      </w:r>
      <w:bookmarkStart w:id="7634" w:name="_Ref144115975"/>
      <w:bookmarkEnd w:id="7632"/>
      <w:r>
        <w:t xml:space="preserve"> t</w:t>
      </w:r>
      <w:r w:rsidR="00D179D6" w:rsidRPr="00462199">
        <w:t>he Producer shall</w:t>
      </w:r>
      <w:r>
        <w:t xml:space="preserve"> procure</w:t>
      </w:r>
      <w:r w:rsidR="00D179D6" w:rsidRPr="00462199">
        <w:t>:</w:t>
      </w:r>
      <w:bookmarkEnd w:id="7633"/>
      <w:bookmarkEnd w:id="7634"/>
    </w:p>
    <w:p w14:paraId="4D2B9165" w14:textId="4E217158" w:rsidR="0044213B" w:rsidRDefault="0044213B" w:rsidP="0044213B">
      <w:pPr>
        <w:pStyle w:val="SH3Ashurst"/>
      </w:pPr>
      <w:r>
        <w:t xml:space="preserve">that an LCHS Auditor prepares a LCHS Audit Report in respect of each </w:t>
      </w:r>
      <w:r w:rsidR="00912360">
        <w:t xml:space="preserve">Fiscal </w:t>
      </w:r>
      <w:r>
        <w:t>Year in accordance with Part A (</w:t>
      </w:r>
      <w:r w:rsidRPr="009B75DB">
        <w:rPr>
          <w:i/>
          <w:iCs/>
        </w:rPr>
        <w:t>General</w:t>
      </w:r>
      <w:r>
        <w:t xml:space="preserve">) and Part </w:t>
      </w:r>
      <w:r w:rsidR="008735A5">
        <w:t>C</w:t>
      </w:r>
      <w:r>
        <w:t xml:space="preserve"> (</w:t>
      </w:r>
      <w:r w:rsidRPr="009B75DB">
        <w:rPr>
          <w:i/>
          <w:iCs/>
        </w:rPr>
        <w:t>LCHS Audit Report</w:t>
      </w:r>
      <w:r>
        <w:t xml:space="preserve">) of </w:t>
      </w:r>
      <w:r w:rsidR="00463CAA">
        <w:fldChar w:fldCharType="begin"/>
      </w:r>
      <w:r w:rsidR="00463CAA">
        <w:instrText xml:space="preserve"> REF _Ref149581901 \r \h </w:instrText>
      </w:r>
      <w:r w:rsidR="00463CAA">
        <w:fldChar w:fldCharType="separate"/>
      </w:r>
      <w:del w:id="7635" w:author="Faqir, Sofia (Energy Security)" w:date="2023-11-12T19:47:00Z">
        <w:r w:rsidR="00E473FC">
          <w:delText>Annex 13</w:delText>
        </w:r>
      </w:del>
      <w:r w:rsidR="00463CAA">
        <w:fldChar w:fldCharType="end"/>
      </w:r>
      <w:r w:rsidR="009B75DB">
        <w:t xml:space="preserve"> </w:t>
      </w:r>
      <w:r>
        <w:t>(</w:t>
      </w:r>
      <w:r w:rsidRPr="002F1FBC">
        <w:rPr>
          <w:i/>
          <w:iCs/>
        </w:rPr>
        <w:t>Annual Audit Reports</w:t>
      </w:r>
      <w:r>
        <w:t xml:space="preserve">); and </w:t>
      </w:r>
    </w:p>
    <w:p w14:paraId="3BA29067" w14:textId="74060C8A" w:rsidR="0044213B" w:rsidRPr="00462199" w:rsidRDefault="0044213B" w:rsidP="0044213B">
      <w:pPr>
        <w:pStyle w:val="SH3Ashurst"/>
      </w:pPr>
      <w:r>
        <w:t xml:space="preserve">that a copy of such LCHS Audit Report is delivered to the LCHA Counterparty in accordance with Condition </w:t>
      </w:r>
      <w:r w:rsidR="005E7287">
        <w:fldChar w:fldCharType="begin"/>
      </w:r>
      <w:r w:rsidR="005E7287">
        <w:instrText xml:space="preserve"> REF _Ref149593015 \r \h </w:instrText>
      </w:r>
      <w:r w:rsidR="005E7287">
        <w:fldChar w:fldCharType="separate"/>
      </w:r>
      <w:del w:id="7636" w:author="Faqir, Sofia (Energy Security)" w:date="2023-11-12T19:47:00Z">
        <w:r w:rsidR="00E473FC">
          <w:delText>41.2(B)(ii)</w:delText>
        </w:r>
      </w:del>
      <w:r w:rsidR="005E7287">
        <w:fldChar w:fldCharType="end"/>
      </w:r>
      <w:r>
        <w:t xml:space="preserve"> (</w:t>
      </w:r>
      <w:r w:rsidRPr="00885D75">
        <w:rPr>
          <w:i/>
          <w:iCs/>
        </w:rPr>
        <w:t>Annual Compliance Report and Audit</w:t>
      </w:r>
      <w:r>
        <w:t>).</w:t>
      </w:r>
    </w:p>
    <w:p w14:paraId="02EBEA8C" w14:textId="77777777" w:rsidR="00D179D6" w:rsidRPr="00462199" w:rsidRDefault="00D179D6" w:rsidP="00844D2A">
      <w:pPr>
        <w:pStyle w:val="SH1Ashurst"/>
      </w:pPr>
      <w:bookmarkStart w:id="7637" w:name="_Ref144116012"/>
      <w:r w:rsidRPr="00462199">
        <w:t>ANCILLARY REPORTING OBLIGATIONS</w:t>
      </w:r>
      <w:bookmarkEnd w:id="7637"/>
    </w:p>
    <w:p w14:paraId="2F91A4CC" w14:textId="77777777" w:rsidR="00D179D6" w:rsidRPr="00462199" w:rsidRDefault="00D179D6" w:rsidP="005B4E21">
      <w:pPr>
        <w:pStyle w:val="SH2Ashurst"/>
      </w:pPr>
      <w:bookmarkStart w:id="7638" w:name="_Ref144116013"/>
      <w:r w:rsidRPr="00462199">
        <w:t>The Producer shall, with effect on and from the Start Date:</w:t>
      </w:r>
      <w:bookmarkEnd w:id="7638"/>
    </w:p>
    <w:p w14:paraId="016BF8D6" w14:textId="77777777" w:rsidR="00D179D6" w:rsidRPr="00462199" w:rsidRDefault="00D179D6" w:rsidP="005B4E21">
      <w:pPr>
        <w:pStyle w:val="SH3Ashurst"/>
      </w:pPr>
      <w:bookmarkStart w:id="7639" w:name="_Ref144116014"/>
      <w:r w:rsidRPr="00462199">
        <w:t>provide the LCHA Counterparty with all information requested by the LCHA Counterparty for the DCMP Purposes, such information to be provided as soon as reasonably practicable and no later than five (5) Business Days, or such longer period as is specified by the LCHA Counterparty, after the information is requested; and</w:t>
      </w:r>
      <w:bookmarkEnd w:id="7639"/>
    </w:p>
    <w:p w14:paraId="2635E23D" w14:textId="77777777" w:rsidR="00D179D6" w:rsidRPr="00462199" w:rsidRDefault="00D179D6" w:rsidP="005B4E21">
      <w:pPr>
        <w:pStyle w:val="SH3Ashurst"/>
      </w:pPr>
      <w:bookmarkStart w:id="7640" w:name="_Ref144116015"/>
      <w:r w:rsidRPr="00462199">
        <w:t>inform the LCHA Counterparty as soon as reasonably practicable if it becomes aware that it (or any Third Party DCMP Contractor) has: (i) failed to comply with the Data Collection and Monitoring Procedures; or (ii) submitted any information pursuant to the Data Collection and Monitoring Procedures that is not true, complete or accurate in all material respects or is misleading, and provide details of the nature of such non-compliance and any remedial action that the Producer is taking or proposes to take,</w:t>
      </w:r>
      <w:bookmarkEnd w:id="7640"/>
    </w:p>
    <w:p w14:paraId="7C351659" w14:textId="77777777" w:rsidR="00D179D6" w:rsidRPr="00462199" w:rsidRDefault="00D179D6" w:rsidP="005B3BB9">
      <w:pPr>
        <w:pStyle w:val="B12Ashurst"/>
      </w:pPr>
      <w:r w:rsidRPr="00462199">
        <w:t xml:space="preserve">(together, the </w:t>
      </w:r>
      <w:r w:rsidRPr="00462199">
        <w:rPr>
          <w:b/>
        </w:rPr>
        <w:t>"Ancillary Reporting Obligations"</w:t>
      </w:r>
      <w:r w:rsidRPr="00462199">
        <w:t>).</w:t>
      </w:r>
    </w:p>
    <w:p w14:paraId="1BA75805" w14:textId="79359D74" w:rsidR="00D179D6" w:rsidRPr="00462199" w:rsidRDefault="00D179D6" w:rsidP="005B4E21">
      <w:pPr>
        <w:pStyle w:val="SH2Ashurst"/>
      </w:pPr>
      <w:bookmarkStart w:id="7641" w:name="_Ref144116016"/>
      <w:r w:rsidRPr="00462199">
        <w:t xml:space="preserve">Subject to paragraph </w:t>
      </w:r>
      <w:r>
        <w:fldChar w:fldCharType="begin"/>
      </w:r>
      <w:r>
        <w:instrText xml:space="preserve"> REF _Ref144116017 \w \h </w:instrText>
      </w:r>
      <w:r>
        <w:fldChar w:fldCharType="separate"/>
      </w:r>
      <w:del w:id="7642" w:author="Faqir, Sofia (Energy Security)" w:date="2023-11-12T19:47:00Z">
        <w:r w:rsidR="00E473FC">
          <w:delText>6.3</w:delText>
        </w:r>
      </w:del>
      <w:r>
        <w:fldChar w:fldCharType="end"/>
      </w:r>
      <w:r w:rsidRPr="00462199">
        <w:t xml:space="preserve">, the Producer shall ensure that all information provided to the LCHA Counterparty pursuant to paragraph </w:t>
      </w:r>
      <w:r>
        <w:fldChar w:fldCharType="begin"/>
      </w:r>
      <w:r>
        <w:instrText xml:space="preserve"> REF _Ref144116013 \w \h </w:instrText>
      </w:r>
      <w:r>
        <w:fldChar w:fldCharType="separate"/>
      </w:r>
      <w:del w:id="7643" w:author="Faqir, Sofia (Energy Security)" w:date="2023-11-12T19:47:00Z">
        <w:r w:rsidR="00E473FC">
          <w:delText>6.1</w:delText>
        </w:r>
      </w:del>
      <w:r>
        <w:fldChar w:fldCharType="end"/>
      </w:r>
      <w:r w:rsidRPr="00462199">
        <w:t>, each Monthly LCHS Report and all DCMP Data submitted to the LCHA Counterparty, is true, complete and accurate in all material respects and is not misleading.</w:t>
      </w:r>
      <w:bookmarkEnd w:id="7641"/>
    </w:p>
    <w:p w14:paraId="7DE88776" w14:textId="580D5F08" w:rsidR="00D179D6" w:rsidRPr="00462199" w:rsidRDefault="00D179D6" w:rsidP="005B4E21">
      <w:pPr>
        <w:pStyle w:val="SH2Ashurst"/>
      </w:pPr>
      <w:bookmarkStart w:id="7644" w:name="_Ref144116017"/>
      <w:r w:rsidRPr="00462199">
        <w:t xml:space="preserve">Without prejudice to paragraph </w:t>
      </w:r>
      <w:r>
        <w:fldChar w:fldCharType="begin"/>
      </w:r>
      <w:r>
        <w:instrText xml:space="preserve"> REF _Ref144116016 \w \h </w:instrText>
      </w:r>
      <w:r>
        <w:fldChar w:fldCharType="separate"/>
      </w:r>
      <w:del w:id="7645" w:author="Faqir, Sofia (Energy Security)" w:date="2023-11-12T19:47:00Z">
        <w:r w:rsidR="00E473FC">
          <w:delText>6.2</w:delText>
        </w:r>
      </w:del>
      <w:r>
        <w:fldChar w:fldCharType="end"/>
      </w:r>
      <w:r w:rsidRPr="00462199">
        <w:t xml:space="preserve">, the Producer shall be entitled to include in the information provided to the LCHA Counterparty pursuant to paragraph </w:t>
      </w:r>
      <w:r>
        <w:fldChar w:fldCharType="begin"/>
      </w:r>
      <w:r>
        <w:instrText xml:space="preserve"> REF _Ref144116016 \w \h </w:instrText>
      </w:r>
      <w:r>
        <w:fldChar w:fldCharType="separate"/>
      </w:r>
      <w:del w:id="7646" w:author="Faqir, Sofia (Energy Security)" w:date="2023-11-12T19:47:00Z">
        <w:r w:rsidR="00E473FC">
          <w:delText>6.2</w:delText>
        </w:r>
      </w:del>
      <w:r>
        <w:fldChar w:fldCharType="end"/>
      </w:r>
      <w:r w:rsidRPr="00462199">
        <w:t xml:space="preserve"> the Producer's good faith estimate in respect of certain aspects of such Information, provided that it has obtained the prior written consent of the LCHA Counterparty to:</w:t>
      </w:r>
      <w:bookmarkEnd w:id="7644"/>
    </w:p>
    <w:p w14:paraId="5CA1BD4A" w14:textId="77777777" w:rsidR="00D179D6" w:rsidRPr="00462199" w:rsidRDefault="00D179D6" w:rsidP="005B4E21">
      <w:pPr>
        <w:pStyle w:val="SH3Ashurst"/>
      </w:pPr>
      <w:bookmarkStart w:id="7647" w:name="_Ref144116018"/>
      <w:r w:rsidRPr="00462199">
        <w:t>such estimates being provided; and</w:t>
      </w:r>
      <w:bookmarkEnd w:id="7647"/>
    </w:p>
    <w:p w14:paraId="43E7B0CD" w14:textId="77777777" w:rsidR="00D179D6" w:rsidRPr="00462199" w:rsidRDefault="00D179D6" w:rsidP="005B4E21">
      <w:pPr>
        <w:pStyle w:val="SH3Ashurst"/>
      </w:pPr>
      <w:bookmarkStart w:id="7648" w:name="_Ref144116019"/>
      <w:r w:rsidRPr="00462199">
        <w:t>the way in which such estimates are to be calculated or produced.</w:t>
      </w:r>
      <w:bookmarkEnd w:id="7648"/>
    </w:p>
    <w:p w14:paraId="2A76780C" w14:textId="77777777" w:rsidR="00D179D6" w:rsidRPr="00462199" w:rsidRDefault="00D179D6" w:rsidP="00844D2A">
      <w:pPr>
        <w:pStyle w:val="SH1Ashurst"/>
      </w:pPr>
      <w:bookmarkStart w:id="7649" w:name="_Ref144116020"/>
      <w:r w:rsidRPr="00462199">
        <w:t>ACCESS RIGHTS</w:t>
      </w:r>
      <w:bookmarkEnd w:id="7649"/>
    </w:p>
    <w:p w14:paraId="1DE83A74" w14:textId="77777777" w:rsidR="00D179D6" w:rsidRPr="00462199" w:rsidRDefault="00D179D6" w:rsidP="005B3BB9">
      <w:pPr>
        <w:pStyle w:val="NormalBoldAshurst"/>
      </w:pPr>
      <w:r w:rsidRPr="00462199">
        <w:rPr>
          <w:i/>
        </w:rPr>
        <w:t>Scope of access in respect of the LCHS Audit Right</w:t>
      </w:r>
    </w:p>
    <w:p w14:paraId="711742AA" w14:textId="77777777" w:rsidR="00D179D6" w:rsidRPr="00462199" w:rsidRDefault="00D179D6" w:rsidP="005B4E21">
      <w:pPr>
        <w:pStyle w:val="SH2Ashurst"/>
      </w:pPr>
      <w:bookmarkStart w:id="7650" w:name="_Ref144116021"/>
      <w:r w:rsidRPr="00462199">
        <w:t>The Producer shall grant the LCHA Counterparty (and any and all persons nominated by the LCHA Counterparty and considered by the LCHA Counterparty to be suitably qualified) access to:</w:t>
      </w:r>
      <w:bookmarkEnd w:id="7650"/>
    </w:p>
    <w:p w14:paraId="24655B63" w14:textId="3C694C0A" w:rsidR="00D179D6" w:rsidRPr="00462199" w:rsidRDefault="00D179D6" w:rsidP="005B4E21">
      <w:pPr>
        <w:pStyle w:val="SH3Ashurst"/>
      </w:pPr>
      <w:bookmarkStart w:id="7651" w:name="_Ref144116022"/>
      <w:r w:rsidRPr="00462199">
        <w:t xml:space="preserve">(i) the Facility; (ii) any plant, machinery, processing or storage facility associated with the Facility; and (iii) any location at which </w:t>
      </w:r>
      <w:r w:rsidR="00C97D09">
        <w:t>Feedstock</w:t>
      </w:r>
      <w:r w:rsidR="00585399">
        <w:t xml:space="preserve"> Gas</w:t>
      </w:r>
      <w:r w:rsidRPr="00462199">
        <w:t>, energy supply or any other input material is used or is to be used at the Facility, in each case owned, occupied or controlled by the Producer and to which the Producer can lawfully grant access;</w:t>
      </w:r>
      <w:bookmarkEnd w:id="7651"/>
    </w:p>
    <w:p w14:paraId="5F6FA088" w14:textId="7F5C60E8" w:rsidR="00D179D6" w:rsidRPr="00462199" w:rsidRDefault="00D179D6" w:rsidP="005B4E21">
      <w:pPr>
        <w:pStyle w:val="SH3Ashurst"/>
      </w:pPr>
      <w:bookmarkStart w:id="7652" w:name="_Ref144116023"/>
      <w:r w:rsidRPr="00462199">
        <w:lastRenderedPageBreak/>
        <w:t>the book</w:t>
      </w:r>
      <w:r w:rsidR="0044213B">
        <w:t xml:space="preserve">s, </w:t>
      </w:r>
      <w:r w:rsidRPr="00462199">
        <w:t xml:space="preserve">records </w:t>
      </w:r>
      <w:r w:rsidR="0044213B">
        <w:t xml:space="preserve">and any other information </w:t>
      </w:r>
      <w:r w:rsidRPr="00462199">
        <w:t>of the Producer, insofar as they relate to matters pertinent to the DCMP Purposes; and</w:t>
      </w:r>
      <w:bookmarkEnd w:id="7652"/>
    </w:p>
    <w:p w14:paraId="586E6AC1" w14:textId="140398AA" w:rsidR="00D179D6" w:rsidRPr="00462199" w:rsidRDefault="00D179D6" w:rsidP="005B4E21">
      <w:pPr>
        <w:pStyle w:val="SH3Ashurst"/>
      </w:pPr>
      <w:bookmarkStart w:id="7653" w:name="_Ref144116024"/>
      <w:r w:rsidRPr="00462199">
        <w:t xml:space="preserve">the directors, officers and employees of the Producer or the Third Party DCMP Contractor (who </w:t>
      </w:r>
      <w:commentRangeStart w:id="7654"/>
      <w:commentRangeStart w:id="7655"/>
      <w:del w:id="7656" w:author="Julie Finkler" w:date="2023-11-09T17:23:00Z">
        <w:r w:rsidRPr="00462199" w:rsidDel="00302A37">
          <w:delText xml:space="preserve">will </w:delText>
        </w:r>
      </w:del>
      <w:ins w:id="7657" w:author="Julie Finkler" w:date="2023-11-09T17:23:00Z">
        <w:r w:rsidR="00302A37">
          <w:t>shall</w:t>
        </w:r>
        <w:r w:rsidR="00302A37" w:rsidRPr="00462199">
          <w:t xml:space="preserve"> </w:t>
        </w:r>
      </w:ins>
      <w:commentRangeEnd w:id="7654"/>
      <w:r w:rsidR="00DE0A16" w:rsidRPr="00462199">
        <w:rPr>
          <w:rStyle w:val="CommentReference"/>
          <w:rFonts w:ascii="Arial" w:hAnsi="Arial"/>
          <w:sz w:val="20"/>
          <w:szCs w:val="20"/>
        </w:rPr>
        <w:commentReference w:id="7654"/>
      </w:r>
      <w:commentRangeEnd w:id="7655"/>
      <w:r w:rsidR="005D3E78" w:rsidRPr="00462199">
        <w:rPr>
          <w:rStyle w:val="CommentReference"/>
          <w:rFonts w:ascii="Arial" w:hAnsi="Arial"/>
          <w:sz w:val="20"/>
          <w:szCs w:val="20"/>
        </w:rPr>
        <w:commentReference w:id="7655"/>
      </w:r>
      <w:r w:rsidRPr="00462199">
        <w:t xml:space="preserve">be instructed to give as soon as reasonably practicable all Supporting Information reasonably requested by the LCHA Counterparty (and any persons nominated by it in accordance with this paragraph </w:t>
      </w:r>
      <w:r>
        <w:fldChar w:fldCharType="begin"/>
      </w:r>
      <w:r>
        <w:instrText xml:space="preserve"> REF _Ref144116021 \w \h </w:instrText>
      </w:r>
      <w:r>
        <w:fldChar w:fldCharType="separate"/>
      </w:r>
      <w:del w:id="7658" w:author="Faqir, Sofia (Energy Security)" w:date="2023-11-12T19:47:00Z">
        <w:r w:rsidR="00E473FC">
          <w:delText>7.1</w:delText>
        </w:r>
      </w:del>
      <w:r>
        <w:fldChar w:fldCharType="end"/>
      </w:r>
      <w:r w:rsidRPr="00462199">
        <w:t>)),</w:t>
      </w:r>
      <w:bookmarkEnd w:id="7653"/>
    </w:p>
    <w:p w14:paraId="1F0256CA" w14:textId="77777777" w:rsidR="00D179D6" w:rsidRPr="00462199" w:rsidRDefault="00D179D6" w:rsidP="005B3BB9">
      <w:pPr>
        <w:pStyle w:val="B12Ashurst"/>
      </w:pPr>
      <w:r w:rsidRPr="00462199">
        <w:t xml:space="preserve">in each case as the LCHA Counterparty considers to be reasonably necessary for the LCHA Counterparty to assess compliance or non-compliance with the DCMP Purposes (the </w:t>
      </w:r>
      <w:r w:rsidRPr="00462199">
        <w:rPr>
          <w:b/>
        </w:rPr>
        <w:t>"LCHS Audit Right"</w:t>
      </w:r>
      <w:r w:rsidRPr="00462199">
        <w:t>).</w:t>
      </w:r>
    </w:p>
    <w:p w14:paraId="37C853B5" w14:textId="77777777" w:rsidR="00D179D6" w:rsidRPr="00462199" w:rsidRDefault="00D179D6" w:rsidP="005B4E21">
      <w:pPr>
        <w:pStyle w:val="SH2Ashurst"/>
      </w:pPr>
      <w:bookmarkStart w:id="7659" w:name="_Ref144116025"/>
      <w:r w:rsidRPr="00462199">
        <w:t xml:space="preserve">If the LCHA Counterparty intends to exercise the LCHS Audit Right it shall give a notice to the Producer (a </w:t>
      </w:r>
      <w:r w:rsidRPr="00462199">
        <w:rPr>
          <w:b/>
        </w:rPr>
        <w:t>"LCHS Audit Notice"</w:t>
      </w:r>
      <w:r w:rsidRPr="00462199">
        <w:t>). A LCHS Audit Notice shall:</w:t>
      </w:r>
      <w:bookmarkEnd w:id="7659"/>
    </w:p>
    <w:p w14:paraId="1B4015CE" w14:textId="77777777" w:rsidR="00D179D6" w:rsidRPr="00462199" w:rsidRDefault="00D179D6" w:rsidP="005B4E21">
      <w:pPr>
        <w:pStyle w:val="SH3Ashurst"/>
      </w:pPr>
      <w:bookmarkStart w:id="7660" w:name="_Ref144116026"/>
      <w:r w:rsidRPr="00462199">
        <w:t>specify that the LCHA Counterparty or any persons nominated by the LCHA Counterparty and considered by it to be suitably qualified intends to exercise the LCHS Audit Right; and</w:t>
      </w:r>
      <w:bookmarkEnd w:id="7660"/>
    </w:p>
    <w:p w14:paraId="04914B84" w14:textId="690474AB" w:rsidR="00D179D6" w:rsidRPr="00462199" w:rsidRDefault="00D179D6" w:rsidP="005B4E21">
      <w:pPr>
        <w:pStyle w:val="SH3Ashurst"/>
      </w:pPr>
      <w:bookmarkStart w:id="7661" w:name="_Ref144116027"/>
      <w:r w:rsidRPr="00462199">
        <w:t xml:space="preserve">specify the date by which the Producer must, in accordance with paragraph </w:t>
      </w:r>
      <w:r>
        <w:fldChar w:fldCharType="begin"/>
      </w:r>
      <w:r>
        <w:instrText xml:space="preserve"> REF _Ref144116028 \w \h </w:instrText>
      </w:r>
      <w:r>
        <w:fldChar w:fldCharType="separate"/>
      </w:r>
      <w:del w:id="7662" w:author="Faqir, Sofia (Energy Security)" w:date="2023-11-12T19:47:00Z">
        <w:r w:rsidR="00E473FC">
          <w:delText>7.3</w:delText>
        </w:r>
      </w:del>
      <w:r>
        <w:fldChar w:fldCharType="end"/>
      </w:r>
      <w:r w:rsidRPr="00462199">
        <w:t>, permit the exercise of the LCHS Audit Right.</w:t>
      </w:r>
      <w:bookmarkEnd w:id="7661"/>
    </w:p>
    <w:p w14:paraId="550ACBF6" w14:textId="77777777" w:rsidR="00D179D6" w:rsidRPr="00462199" w:rsidRDefault="00D179D6" w:rsidP="005B4E21">
      <w:pPr>
        <w:pStyle w:val="SH2Ashurst"/>
      </w:pPr>
      <w:bookmarkStart w:id="7663" w:name="_Ref144116028"/>
      <w:r w:rsidRPr="00462199">
        <w:t>On receipt of a LCHS Audit Notice, the Producer shall permit the LCHA Counterparty to exercise the LCHS Audit Right at such time as the LCHA Counterparty may nominate, provided that it is no earlier than one (1) Business Day after the receipt of the LCHS Audit Notice.</w:t>
      </w:r>
      <w:bookmarkEnd w:id="7663"/>
    </w:p>
    <w:p w14:paraId="1A3F8160" w14:textId="65B43D9C" w:rsidR="00D179D6" w:rsidRPr="00462199" w:rsidRDefault="00D179D6" w:rsidP="00844D2A">
      <w:pPr>
        <w:pStyle w:val="SH1Ashurst"/>
      </w:pPr>
      <w:bookmarkStart w:id="7664" w:name="_Ref144116029"/>
      <w:r w:rsidRPr="00462199">
        <w:t xml:space="preserve">PRODUCER </w:t>
      </w:r>
      <w:del w:id="7665" w:author="Julie Finkler" w:date="2023-11-09T17:35:00Z">
        <w:r w:rsidRPr="00462199" w:rsidDel="00AB0681">
          <w:delText xml:space="preserve">LCHS </w:delText>
        </w:r>
      </w:del>
      <w:commentRangeStart w:id="7666"/>
      <w:ins w:id="7667" w:author="Julie Finkler" w:date="2023-11-09T17:35:00Z">
        <w:r w:rsidR="00AB0681">
          <w:t>DC</w:t>
        </w:r>
      </w:ins>
      <w:ins w:id="7668" w:author="Julie Finkler" w:date="2023-11-09T17:40:00Z">
        <w:r w:rsidR="00B749D8">
          <w:t>M</w:t>
        </w:r>
      </w:ins>
      <w:ins w:id="7669" w:author="Julie Finkler" w:date="2023-11-09T17:35:00Z">
        <w:r w:rsidR="00AB0681">
          <w:t>P</w:t>
        </w:r>
        <w:r w:rsidR="00AB0681" w:rsidRPr="00462199">
          <w:t xml:space="preserve"> </w:t>
        </w:r>
      </w:ins>
      <w:commentRangeEnd w:id="7666"/>
      <w:ins w:id="7670" w:author="Julie Finkler" w:date="2023-11-09T17:36:00Z">
        <w:r w:rsidR="00AB0681" w:rsidRPr="00462199">
          <w:rPr>
            <w:rStyle w:val="CommentReference"/>
            <w:rFonts w:ascii="Arial" w:hAnsi="Arial"/>
            <w:sz w:val="20"/>
            <w:szCs w:val="20"/>
          </w:rPr>
          <w:commentReference w:id="7666"/>
        </w:r>
      </w:ins>
      <w:r w:rsidRPr="00462199">
        <w:t>NON-COMPLIANCE</w:t>
      </w:r>
      <w:bookmarkEnd w:id="7664"/>
    </w:p>
    <w:p w14:paraId="1152EDA9" w14:textId="77777777" w:rsidR="00D179D6" w:rsidRPr="00462199" w:rsidRDefault="00D179D6" w:rsidP="005B4E21">
      <w:pPr>
        <w:pStyle w:val="SH2Ashurst"/>
      </w:pPr>
      <w:bookmarkStart w:id="7671" w:name="_Ref144116030"/>
      <w:r w:rsidRPr="00462199">
        <w:t>If the LCHA Counterparty determines that the Producer and/or the Facility (as relevant):</w:t>
      </w:r>
      <w:bookmarkEnd w:id="7671"/>
    </w:p>
    <w:p w14:paraId="35741F32" w14:textId="6AFCA5D3" w:rsidR="00D179D6" w:rsidRPr="00462199" w:rsidRDefault="00D179D6" w:rsidP="005B4E21">
      <w:pPr>
        <w:pStyle w:val="SH3Ashurst"/>
      </w:pPr>
      <w:bookmarkStart w:id="7672" w:name="_Ref144116031"/>
      <w:r w:rsidRPr="00462199">
        <w:t xml:space="preserve">has failed to comply with its obligations under paragraph </w:t>
      </w:r>
      <w:r>
        <w:fldChar w:fldCharType="begin"/>
      </w:r>
      <w:r>
        <w:instrText xml:space="preserve"> REF _Ref144116028 \w \h </w:instrText>
      </w:r>
      <w:r>
        <w:fldChar w:fldCharType="separate"/>
      </w:r>
      <w:del w:id="7673" w:author="Faqir, Sofia (Energy Security)" w:date="2023-11-12T19:47:00Z">
        <w:r w:rsidR="00E473FC">
          <w:delText>7.3</w:delText>
        </w:r>
      </w:del>
      <w:r>
        <w:fldChar w:fldCharType="end"/>
      </w:r>
      <w:r w:rsidRPr="00462199">
        <w:t xml:space="preserve"> (</w:t>
      </w:r>
      <w:r w:rsidRPr="00462199">
        <w:rPr>
          <w:i/>
        </w:rPr>
        <w:t>Scope of access in respect of the LCHS Audit Right</w:t>
      </w:r>
      <w:r w:rsidRPr="00462199">
        <w:t>) to permit the LCHA Counterparty to exercise the LCHS Audit Right;</w:t>
      </w:r>
      <w:bookmarkEnd w:id="7672"/>
    </w:p>
    <w:p w14:paraId="42DDA0D9" w14:textId="6E2E4C83" w:rsidR="00D179D6" w:rsidRPr="00462199" w:rsidRDefault="00D179D6" w:rsidP="005B4E21">
      <w:pPr>
        <w:pStyle w:val="SH3Ashurst"/>
      </w:pPr>
      <w:bookmarkStart w:id="7674" w:name="_Ref144116032"/>
      <w:commentRangeStart w:id="7675"/>
      <w:commentRangeStart w:id="7676"/>
      <w:r w:rsidRPr="00462199">
        <w:t>is not satisfactorily carrying out or implementing all or any part of the Data Collection and Monitoring Procedures</w:t>
      </w:r>
      <w:del w:id="7677" w:author="Julie Finkler" w:date="2023-11-09T17:25:00Z">
        <w:r w:rsidRPr="00462199" w:rsidDel="00BC33E8">
          <w:delText xml:space="preserve"> </w:delText>
        </w:r>
        <w:commentRangeStart w:id="7678"/>
        <w:commentRangeStart w:id="7679"/>
        <w:r w:rsidRPr="00462199" w:rsidDel="00BC33E8">
          <w:delText>at any time during which the LCHA Counterparty is relying on the Data Collection and Monitoring Procedures to assess LCHS Compliance</w:delText>
        </w:r>
        <w:commentRangeEnd w:id="7678"/>
        <w:r w:rsidR="00222D57" w:rsidRPr="00462199" w:rsidDel="00BC33E8">
          <w:rPr>
            <w:rStyle w:val="CommentReference"/>
            <w:rFonts w:ascii="Arial" w:hAnsi="Arial"/>
            <w:sz w:val="20"/>
            <w:szCs w:val="20"/>
          </w:rPr>
          <w:commentReference w:id="7678"/>
        </w:r>
      </w:del>
      <w:commentRangeEnd w:id="7679"/>
      <w:r w:rsidR="00BC33E8" w:rsidRPr="00462199">
        <w:rPr>
          <w:rStyle w:val="CommentReference"/>
          <w:rFonts w:ascii="Arial" w:hAnsi="Arial"/>
          <w:sz w:val="20"/>
          <w:szCs w:val="20"/>
        </w:rPr>
        <w:commentReference w:id="7679"/>
      </w:r>
      <w:r w:rsidRPr="00462199">
        <w:t>;</w:t>
      </w:r>
      <w:bookmarkEnd w:id="7674"/>
      <w:commentRangeEnd w:id="7675"/>
      <w:r w:rsidR="00FF3F8E" w:rsidRPr="00462199">
        <w:rPr>
          <w:rStyle w:val="CommentReference"/>
          <w:rFonts w:ascii="Arial" w:hAnsi="Arial"/>
          <w:sz w:val="20"/>
          <w:szCs w:val="20"/>
        </w:rPr>
        <w:commentReference w:id="7675"/>
      </w:r>
      <w:commentRangeEnd w:id="7676"/>
      <w:r w:rsidR="005D3E78" w:rsidRPr="00462199">
        <w:rPr>
          <w:rStyle w:val="CommentReference"/>
          <w:rFonts w:ascii="Arial" w:hAnsi="Arial"/>
          <w:sz w:val="20"/>
          <w:szCs w:val="20"/>
        </w:rPr>
        <w:commentReference w:id="7676"/>
      </w:r>
    </w:p>
    <w:p w14:paraId="4B707CF3" w14:textId="79728A75" w:rsidR="00D179D6" w:rsidRDefault="00D179D6" w:rsidP="005B4E21">
      <w:pPr>
        <w:pStyle w:val="SH3Ashurst"/>
      </w:pPr>
      <w:bookmarkStart w:id="7680" w:name="_Ref144116033"/>
      <w:r w:rsidRPr="00462199">
        <w:t xml:space="preserve">has failed to comply with its obligations in relation to </w:t>
      </w:r>
      <w:commentRangeStart w:id="7681"/>
      <w:commentRangeStart w:id="7682"/>
      <w:r w:rsidRPr="00462199">
        <w:t xml:space="preserve">Eligible PPAs </w:t>
      </w:r>
      <w:commentRangeEnd w:id="7681"/>
      <w:r w:rsidR="0015732C" w:rsidRPr="00462199">
        <w:rPr>
          <w:rStyle w:val="CommentReference"/>
          <w:rFonts w:ascii="Arial" w:hAnsi="Arial"/>
          <w:sz w:val="20"/>
          <w:szCs w:val="20"/>
        </w:rPr>
        <w:commentReference w:id="7681"/>
      </w:r>
      <w:commentRangeEnd w:id="7682"/>
      <w:r w:rsidR="005D3E78" w:rsidRPr="00462199">
        <w:rPr>
          <w:rStyle w:val="CommentReference"/>
          <w:rFonts w:ascii="Arial" w:hAnsi="Arial"/>
          <w:sz w:val="20"/>
          <w:szCs w:val="20"/>
        </w:rPr>
        <w:commentReference w:id="7682"/>
      </w:r>
      <w:r w:rsidRPr="00462199">
        <w:t xml:space="preserve">under paragraph </w:t>
      </w:r>
      <w:r>
        <w:fldChar w:fldCharType="begin"/>
      </w:r>
      <w:r>
        <w:instrText xml:space="preserve"> REF _Ref144115955 \w \h </w:instrText>
      </w:r>
      <w:r>
        <w:fldChar w:fldCharType="separate"/>
      </w:r>
      <w:del w:id="7683" w:author="Faqir, Sofia (Energy Security)" w:date="2023-11-12T19:47:00Z">
        <w:r w:rsidR="00E473FC">
          <w:delText>3.7</w:delText>
        </w:r>
      </w:del>
      <w:r>
        <w:fldChar w:fldCharType="end"/>
      </w:r>
      <w:r w:rsidRPr="00462199">
        <w:t xml:space="preserve"> (</w:t>
      </w:r>
      <w:r w:rsidRPr="00462199">
        <w:rPr>
          <w:i/>
        </w:rPr>
        <w:t>Obligations in relation to Eligible PPAs</w:t>
      </w:r>
      <w:r w:rsidRPr="00462199">
        <w:t>);</w:t>
      </w:r>
      <w:bookmarkEnd w:id="7680"/>
    </w:p>
    <w:p w14:paraId="35239051" w14:textId="7A643181" w:rsidR="00912360" w:rsidRPr="00462199" w:rsidDel="00B749D8" w:rsidRDefault="00912360" w:rsidP="005B4E21">
      <w:pPr>
        <w:pStyle w:val="SH3Ashurst"/>
        <w:rPr>
          <w:del w:id="7684" w:author="Julie Finkler" w:date="2023-11-09T17:40:00Z"/>
        </w:rPr>
      </w:pPr>
      <w:del w:id="7685" w:author="Julie Finkler" w:date="2023-11-09T17:40:00Z">
        <w:r w:rsidRPr="00912360" w:rsidDel="00B749D8">
          <w:delText xml:space="preserve">has, if applicable, failed to comply with its obligation to </w:delText>
        </w:r>
        <w:commentRangeStart w:id="7686"/>
        <w:commentRangeStart w:id="7687"/>
        <w:commentRangeStart w:id="7688"/>
        <w:r w:rsidRPr="00912360" w:rsidDel="00B749D8">
          <w:delText>register and cancel a number of REGO Certificates</w:delText>
        </w:r>
        <w:commentRangeEnd w:id="7686"/>
        <w:r w:rsidR="00726C54" w:rsidRPr="00912360" w:rsidDel="00B749D8">
          <w:rPr>
            <w:rStyle w:val="CommentReference"/>
            <w:rFonts w:ascii="Arial" w:hAnsi="Arial"/>
            <w:sz w:val="20"/>
            <w:szCs w:val="20"/>
          </w:rPr>
          <w:commentReference w:id="7686"/>
        </w:r>
        <w:commentRangeEnd w:id="7687"/>
        <w:r w:rsidR="001945B1" w:rsidRPr="00912360" w:rsidDel="00B749D8">
          <w:rPr>
            <w:rStyle w:val="CommentReference"/>
            <w:rFonts w:ascii="Arial" w:hAnsi="Arial"/>
            <w:sz w:val="20"/>
            <w:szCs w:val="20"/>
          </w:rPr>
          <w:commentReference w:id="7687"/>
        </w:r>
        <w:commentRangeEnd w:id="7688"/>
        <w:r w:rsidR="00B749D8" w:rsidRPr="00912360" w:rsidDel="00B749D8">
          <w:rPr>
            <w:rStyle w:val="CommentReference"/>
            <w:rFonts w:ascii="Arial" w:hAnsi="Arial"/>
            <w:sz w:val="20"/>
            <w:szCs w:val="20"/>
          </w:rPr>
          <w:commentReference w:id="7688"/>
        </w:r>
        <w:r w:rsidRPr="00912360" w:rsidDel="00B749D8">
          <w:delText xml:space="preserve"> that corresponds with the volume of renewable electricity consumed by the Facility in the relevant Fiscal Year, in accordance with the requirements of the LCHS;</w:delText>
        </w:r>
      </w:del>
    </w:p>
    <w:p w14:paraId="14AD7A70" w14:textId="3A369F9E" w:rsidR="00D179D6" w:rsidRPr="00462199" w:rsidRDefault="00D179D6" w:rsidP="005B4E21">
      <w:pPr>
        <w:pStyle w:val="SH3Ashurst"/>
      </w:pPr>
      <w:bookmarkStart w:id="7690" w:name="_Ref144116035"/>
      <w:r w:rsidRPr="00462199">
        <w:t xml:space="preserve">has failed to submit a Monthly LCHS Report in accordance with the requirements of paragraph </w:t>
      </w:r>
      <w:r>
        <w:fldChar w:fldCharType="begin"/>
      </w:r>
      <w:r>
        <w:instrText xml:space="preserve"> REF _Ref144115964 \w \h </w:instrText>
      </w:r>
      <w:r>
        <w:fldChar w:fldCharType="separate"/>
      </w:r>
      <w:del w:id="7691" w:author="Faqir, Sofia (Energy Security)" w:date="2023-11-12T19:47:00Z">
        <w:r w:rsidR="00E473FC">
          <w:delText>4</w:delText>
        </w:r>
      </w:del>
      <w:r>
        <w:fldChar w:fldCharType="end"/>
      </w:r>
      <w:r w:rsidRPr="00462199">
        <w:t xml:space="preserve"> (</w:t>
      </w:r>
      <w:r w:rsidRPr="00462199">
        <w:rPr>
          <w:i/>
        </w:rPr>
        <w:t>Provision of Monthly LCHA Report</w:t>
      </w:r>
      <w:r w:rsidRPr="00462199">
        <w:t>); or</w:t>
      </w:r>
      <w:bookmarkEnd w:id="7690"/>
    </w:p>
    <w:p w14:paraId="064E1297" w14:textId="4B913C65" w:rsidR="00D73E24" w:rsidRDefault="00D73E24" w:rsidP="00797C03">
      <w:pPr>
        <w:pStyle w:val="SH3Ashurst"/>
        <w:numPr>
          <w:ilvl w:val="0"/>
          <w:numId w:val="0"/>
        </w:numPr>
        <w:ind w:left="1406"/>
      </w:pPr>
      <w:bookmarkStart w:id="7692" w:name="_Ref144116036"/>
      <w:commentRangeStart w:id="7693"/>
      <w:commentRangeStart w:id="7694"/>
      <w:r>
        <w:t>[</w:t>
      </w:r>
      <w:r w:rsidRPr="00D73E24">
        <w:rPr>
          <w:b/>
          <w:bCs/>
          <w:i/>
          <w:iCs/>
          <w:highlight w:val="yellow"/>
        </w:rPr>
        <w:t>Note to DESNZ: we have removed th</w:t>
      </w:r>
      <w:r w:rsidR="00D331CD">
        <w:rPr>
          <w:b/>
          <w:bCs/>
          <w:i/>
          <w:iCs/>
          <w:highlight w:val="yellow"/>
        </w:rPr>
        <w:t>e final</w:t>
      </w:r>
      <w:r w:rsidRPr="00D73E24">
        <w:rPr>
          <w:b/>
          <w:bCs/>
          <w:i/>
          <w:iCs/>
          <w:highlight w:val="yellow"/>
        </w:rPr>
        <w:t xml:space="preserve"> limb </w:t>
      </w:r>
      <w:r w:rsidR="00D331CD">
        <w:rPr>
          <w:b/>
          <w:bCs/>
          <w:i/>
          <w:iCs/>
          <w:highlight w:val="yellow"/>
        </w:rPr>
        <w:t xml:space="preserve">of this paragraph </w:t>
      </w:r>
      <w:r w:rsidRPr="00D73E24">
        <w:rPr>
          <w:b/>
          <w:bCs/>
          <w:i/>
          <w:iCs/>
          <w:highlight w:val="yellow"/>
        </w:rPr>
        <w:t>as any failure to procure the carrying out of the LCHS Audit Report in accordance</w:t>
      </w:r>
      <w:r w:rsidR="00B42215">
        <w:rPr>
          <w:b/>
          <w:bCs/>
          <w:i/>
          <w:iCs/>
          <w:highlight w:val="yellow"/>
        </w:rPr>
        <w:t xml:space="preserve"> </w:t>
      </w:r>
      <w:r w:rsidRPr="00D73E24">
        <w:rPr>
          <w:b/>
          <w:bCs/>
          <w:i/>
          <w:iCs/>
          <w:highlight w:val="yellow"/>
        </w:rPr>
        <w:t xml:space="preserve">with the requirements of paragraph 5 (LCHS Audit Report), </w:t>
      </w:r>
      <w:r w:rsidR="00D331CD">
        <w:rPr>
          <w:b/>
          <w:bCs/>
          <w:i/>
          <w:iCs/>
          <w:highlight w:val="yellow"/>
        </w:rPr>
        <w:t xml:space="preserve">will now be dealt with </w:t>
      </w:r>
      <w:r w:rsidRPr="00D73E24">
        <w:rPr>
          <w:b/>
          <w:bCs/>
          <w:i/>
          <w:iCs/>
          <w:highlight w:val="yellow"/>
        </w:rPr>
        <w:t>under the regime in Condition 41, which will catch any failure to provide the Annual Auditor's Certificate and/or the reports contained therein.</w:t>
      </w:r>
      <w:r w:rsidRPr="00D73E24">
        <w:rPr>
          <w:highlight w:val="yellow"/>
        </w:rPr>
        <w:t>]</w:t>
      </w:r>
      <w:commentRangeEnd w:id="7693"/>
      <w:r w:rsidR="005757B4">
        <w:rPr>
          <w:rStyle w:val="CommentReference"/>
          <w:rFonts w:ascii="Arial" w:hAnsi="Arial"/>
          <w:sz w:val="20"/>
          <w:szCs w:val="20"/>
        </w:rPr>
        <w:commentReference w:id="7693"/>
      </w:r>
      <w:commentRangeEnd w:id="7694"/>
      <w:r w:rsidR="00C05305">
        <w:rPr>
          <w:rStyle w:val="CommentReference"/>
          <w:rFonts w:ascii="Arial" w:hAnsi="Arial"/>
          <w:sz w:val="20"/>
          <w:szCs w:val="20"/>
        </w:rPr>
        <w:commentReference w:id="7694"/>
      </w:r>
    </w:p>
    <w:bookmarkEnd w:id="7692"/>
    <w:p w14:paraId="2D2F93A2" w14:textId="77777777" w:rsidR="00D179D6" w:rsidRPr="00462199" w:rsidRDefault="00D179D6" w:rsidP="005B3BB9">
      <w:pPr>
        <w:pStyle w:val="B12Ashurst"/>
      </w:pPr>
      <w:r w:rsidRPr="00462199">
        <w:lastRenderedPageBreak/>
        <w:t xml:space="preserve">(each a </w:t>
      </w:r>
      <w:r w:rsidRPr="00462199">
        <w:rPr>
          <w:b/>
        </w:rPr>
        <w:t>"Producer LCHS Non-Compliance Event"</w:t>
      </w:r>
      <w:r w:rsidRPr="00462199">
        <w:t>), the LCHA Counterparty may give a notice to the Producer which shall:</w:t>
      </w:r>
    </w:p>
    <w:p w14:paraId="153F8765" w14:textId="77777777" w:rsidR="00D179D6" w:rsidRPr="00462199" w:rsidRDefault="00D179D6" w:rsidP="005B4E21">
      <w:pPr>
        <w:pStyle w:val="SH3Ashurst"/>
      </w:pPr>
      <w:bookmarkStart w:id="7697" w:name="_Ref144116037"/>
      <w:r w:rsidRPr="00462199">
        <w:t>contain a statement specifying which Producer Non-Compliance Event has occurred;</w:t>
      </w:r>
      <w:bookmarkEnd w:id="7697"/>
    </w:p>
    <w:p w14:paraId="4139E37D" w14:textId="77777777" w:rsidR="00D179D6" w:rsidRPr="00462199" w:rsidRDefault="00D179D6" w:rsidP="005B4E21">
      <w:pPr>
        <w:pStyle w:val="SH3Ashurst"/>
      </w:pPr>
      <w:bookmarkStart w:id="7698" w:name="_Ref144116038"/>
      <w:r w:rsidRPr="00462199">
        <w:t>summarise the LCHA Counterparty's reasons for concluding that the relevant Producer LCHS Non-Compliance Event has occurred; and</w:t>
      </w:r>
      <w:bookmarkEnd w:id="7698"/>
    </w:p>
    <w:p w14:paraId="64D91C48" w14:textId="77777777" w:rsidR="00D179D6" w:rsidRPr="00462199" w:rsidRDefault="00D179D6" w:rsidP="005B4E21">
      <w:pPr>
        <w:pStyle w:val="SH3Ashurst"/>
      </w:pPr>
      <w:bookmarkStart w:id="7699" w:name="_Ref144116039"/>
      <w:r w:rsidRPr="00462199">
        <w:t>specify the date from which the LCHA Counterparty has determined that the relevant Producer LCHS Non-Compliance Event has occurred.</w:t>
      </w:r>
      <w:bookmarkEnd w:id="7699"/>
    </w:p>
    <w:p w14:paraId="781EE93E" w14:textId="77777777" w:rsidR="00D179D6" w:rsidRPr="00462199" w:rsidRDefault="00D179D6" w:rsidP="005B3BB9">
      <w:pPr>
        <w:pStyle w:val="NormalBoldAshurst"/>
      </w:pPr>
      <w:r w:rsidRPr="00462199">
        <w:rPr>
          <w:i/>
        </w:rPr>
        <w:t>Suspension of Payments (LCHS Non-Compliance)</w:t>
      </w:r>
    </w:p>
    <w:p w14:paraId="54E6EFBA" w14:textId="5C9646A4" w:rsidR="00D179D6" w:rsidRPr="00462199" w:rsidRDefault="00D179D6" w:rsidP="005B4E21">
      <w:pPr>
        <w:pStyle w:val="SH2Ashurst"/>
      </w:pPr>
      <w:bookmarkStart w:id="7700" w:name="_Ref144116040"/>
      <w:r w:rsidRPr="00462199">
        <w:t>Following the issuance of a notice pursuant to paragraph</w:t>
      </w:r>
      <w:r>
        <w:t xml:space="preserve"> </w:t>
      </w:r>
      <w:r>
        <w:fldChar w:fldCharType="begin"/>
      </w:r>
      <w:r>
        <w:instrText xml:space="preserve"> REF _Ref144116030 \w \h </w:instrText>
      </w:r>
      <w:r>
        <w:fldChar w:fldCharType="separate"/>
      </w:r>
      <w:del w:id="7701" w:author="Faqir, Sofia (Energy Security)" w:date="2023-11-12T19:47:00Z">
        <w:r w:rsidR="00E473FC">
          <w:delText>8.1</w:delText>
        </w:r>
      </w:del>
      <w:r>
        <w:fldChar w:fldCharType="end"/>
      </w:r>
      <w:r w:rsidRPr="00462199">
        <w:t>, the LCHA Counterparty may elect to suspend payment of any amounts which would otherwise be payable by the LCHA Counterparty to the Producer in any period during which the relevant Producer LCHS Non-Compliance Event subsists, provided that, prior to effecting any such suspension, the LCHA Counterparty shall notify the Producer of: (i) its intention to suspend payment of any amount which would otherwise be payable by the LCHA Counterparty to the Producer in any period during which the Producer is in breach of such obligation; and (ii) the date from which it proposes to effect such suspension.</w:t>
      </w:r>
      <w:bookmarkEnd w:id="7700"/>
    </w:p>
    <w:p w14:paraId="3A878451" w14:textId="7D144D0E" w:rsidR="00D179D6" w:rsidRPr="00462199" w:rsidRDefault="00D179D6" w:rsidP="005B4E21">
      <w:pPr>
        <w:pStyle w:val="SH2Ashurst"/>
      </w:pPr>
      <w:bookmarkStart w:id="7702" w:name="_Ref144116041"/>
      <w:r w:rsidRPr="00462199">
        <w:t>If the Producer and/or the Facility subsequently complies with the relevant obligations which are the subject of the relevant notice pursuant to paragraph</w:t>
      </w:r>
      <w:r>
        <w:t xml:space="preserve"> </w:t>
      </w:r>
      <w:r>
        <w:fldChar w:fldCharType="begin"/>
      </w:r>
      <w:r>
        <w:instrText xml:space="preserve"> REF _Ref144116030 \w \h </w:instrText>
      </w:r>
      <w:r>
        <w:fldChar w:fldCharType="separate"/>
      </w:r>
      <w:del w:id="7703" w:author="Faqir, Sofia (Energy Security)" w:date="2023-11-12T19:47:00Z">
        <w:r w:rsidR="00E473FC">
          <w:delText>8.1</w:delText>
        </w:r>
      </w:del>
      <w:r>
        <w:fldChar w:fldCharType="end"/>
      </w:r>
      <w:r w:rsidRPr="00462199">
        <w:t>, then the LCHA Counterparty shall pay any amounts to the Producer which would have been payable but for the operation of paragraph</w:t>
      </w:r>
      <w:r>
        <w:t xml:space="preserve"> </w:t>
      </w:r>
      <w:r>
        <w:fldChar w:fldCharType="begin"/>
      </w:r>
      <w:r>
        <w:instrText xml:space="preserve"> REF _Ref144116040 \w \h </w:instrText>
      </w:r>
      <w:r>
        <w:fldChar w:fldCharType="separate"/>
      </w:r>
      <w:del w:id="7704" w:author="Faqir, Sofia (Energy Security)" w:date="2023-11-12T19:47:00Z">
        <w:r w:rsidR="00E473FC">
          <w:delText>8.2</w:delText>
        </w:r>
      </w:del>
      <w:r>
        <w:fldChar w:fldCharType="end"/>
      </w:r>
      <w:r w:rsidRPr="00462199">
        <w:t>. No Compensatory Interest or Default Interest shall be payable in respect of any amount payable pursuant to this paragraph</w:t>
      </w:r>
      <w:r>
        <w:t xml:space="preserve"> </w:t>
      </w:r>
      <w:r>
        <w:fldChar w:fldCharType="begin"/>
      </w:r>
      <w:r>
        <w:instrText xml:space="preserve"> REF _Ref144116041 \w \h </w:instrText>
      </w:r>
      <w:r>
        <w:fldChar w:fldCharType="separate"/>
      </w:r>
      <w:del w:id="7705" w:author="Faqir, Sofia (Energy Security)" w:date="2023-11-12T19:47:00Z">
        <w:r w:rsidR="00E473FC">
          <w:delText>8.3</w:delText>
        </w:r>
      </w:del>
      <w:r>
        <w:fldChar w:fldCharType="end"/>
      </w:r>
      <w:r w:rsidRPr="00462199">
        <w:t>.</w:t>
      </w:r>
      <w:bookmarkEnd w:id="7702"/>
    </w:p>
    <w:p w14:paraId="7BEBF7C8" w14:textId="2554E7B1" w:rsidR="00D179D6" w:rsidRPr="00462199" w:rsidRDefault="00D179D6" w:rsidP="005B3BB9">
      <w:pPr>
        <w:pStyle w:val="NormalBoldAshurst"/>
      </w:pPr>
      <w:r w:rsidRPr="00462199">
        <w:rPr>
          <w:i/>
        </w:rPr>
        <w:t xml:space="preserve">Failure to comply with the </w:t>
      </w:r>
      <w:r w:rsidR="001F5B42">
        <w:rPr>
          <w:i/>
        </w:rPr>
        <w:t>LCHS</w:t>
      </w:r>
      <w:r w:rsidR="001F5B42" w:rsidRPr="00462199">
        <w:rPr>
          <w:i/>
        </w:rPr>
        <w:t xml:space="preserve"> </w:t>
      </w:r>
      <w:r w:rsidRPr="00462199">
        <w:rPr>
          <w:i/>
        </w:rPr>
        <w:t>Audit Right</w:t>
      </w:r>
    </w:p>
    <w:p w14:paraId="268DA420" w14:textId="77777777" w:rsidR="00D179D6" w:rsidRPr="00462199" w:rsidRDefault="00D179D6" w:rsidP="005B4E21">
      <w:pPr>
        <w:pStyle w:val="SH2Ashurst"/>
      </w:pPr>
      <w:bookmarkStart w:id="7706" w:name="_Ref144116042"/>
      <w:r w:rsidRPr="00462199">
        <w:t>If the Producer:</w:t>
      </w:r>
      <w:bookmarkEnd w:id="7706"/>
    </w:p>
    <w:p w14:paraId="22DE2BD4" w14:textId="0EDD13CA" w:rsidR="00D179D6" w:rsidRPr="00462199" w:rsidRDefault="00D179D6" w:rsidP="005B4E21">
      <w:pPr>
        <w:pStyle w:val="SH3Ashurst"/>
      </w:pPr>
      <w:bookmarkStart w:id="7707" w:name="_Ref144116043"/>
      <w:r w:rsidRPr="00462199">
        <w:t xml:space="preserve">fails to comply with its obligations under paragraph </w:t>
      </w:r>
      <w:r>
        <w:fldChar w:fldCharType="begin"/>
      </w:r>
      <w:r>
        <w:instrText xml:space="preserve"> REF _Ref144116028 \w \h </w:instrText>
      </w:r>
      <w:r>
        <w:fldChar w:fldCharType="separate"/>
      </w:r>
      <w:del w:id="7708" w:author="Faqir, Sofia (Energy Security)" w:date="2023-11-12T19:47:00Z">
        <w:r w:rsidR="00E473FC">
          <w:delText>7.3</w:delText>
        </w:r>
      </w:del>
      <w:r>
        <w:fldChar w:fldCharType="end"/>
      </w:r>
      <w:r w:rsidRPr="00462199">
        <w:t xml:space="preserve"> (</w:t>
      </w:r>
      <w:r w:rsidRPr="00462199">
        <w:rPr>
          <w:i/>
        </w:rPr>
        <w:t>Scope of access in respect of the LCHS Audit Right</w:t>
      </w:r>
      <w:r w:rsidRPr="00462199">
        <w:t>) to permit the LCHA Counterparty to exercise the LCHS Audit Right; and</w:t>
      </w:r>
      <w:bookmarkEnd w:id="7707"/>
    </w:p>
    <w:p w14:paraId="40443371" w14:textId="524CF00B" w:rsidR="00D179D6" w:rsidRPr="00462199" w:rsidRDefault="00D179D6" w:rsidP="005B4E21">
      <w:pPr>
        <w:pStyle w:val="SH3Ashurst"/>
      </w:pPr>
      <w:bookmarkStart w:id="7709" w:name="_Ref144116044"/>
      <w:r w:rsidRPr="00462199">
        <w:t xml:space="preserve">has not permitted the LCHA Counterparty to exercise the LCHS Audit Right within four (4) Business Days of the date on which the LCHA Counterparty or its appointed representative first sought to exercise the LCHS Audit Right in accordance with paragraph </w:t>
      </w:r>
      <w:r>
        <w:fldChar w:fldCharType="begin"/>
      </w:r>
      <w:r>
        <w:instrText xml:space="preserve"> REF _Ref144116028 \w \h </w:instrText>
      </w:r>
      <w:r>
        <w:fldChar w:fldCharType="separate"/>
      </w:r>
      <w:del w:id="7710" w:author="Faqir, Sofia (Energy Security)" w:date="2023-11-12T19:47:00Z">
        <w:r w:rsidR="00E473FC">
          <w:delText>7.3</w:delText>
        </w:r>
      </w:del>
      <w:r>
        <w:fldChar w:fldCharType="end"/>
      </w:r>
      <w:r w:rsidRPr="00462199">
        <w:t xml:space="preserve"> (</w:t>
      </w:r>
      <w:r w:rsidRPr="00462199">
        <w:rPr>
          <w:i/>
        </w:rPr>
        <w:t>Scope of access in respect of the LCHS Audit Right</w:t>
      </w:r>
      <w:r w:rsidRPr="00462199">
        <w:t>),</w:t>
      </w:r>
      <w:bookmarkEnd w:id="7709"/>
    </w:p>
    <w:p w14:paraId="13763E36" w14:textId="77777777" w:rsidR="00D179D6" w:rsidRPr="00462199" w:rsidRDefault="00D179D6" w:rsidP="005B3BB9">
      <w:pPr>
        <w:pStyle w:val="B12Ashurst"/>
      </w:pPr>
      <w:r w:rsidRPr="00462199">
        <w:t xml:space="preserve">then a </w:t>
      </w:r>
      <w:r w:rsidRPr="00462199">
        <w:rPr>
          <w:b/>
        </w:rPr>
        <w:t>"LCHS Audit Termination Event"</w:t>
      </w:r>
      <w:r w:rsidRPr="00462199">
        <w:t xml:space="preserve"> will be deemed to have occurred.</w:t>
      </w:r>
    </w:p>
    <w:p w14:paraId="3A3D4E06" w14:textId="77777777" w:rsidR="00D179D6" w:rsidRPr="00462199" w:rsidRDefault="00D179D6" w:rsidP="005B3BB9">
      <w:pPr>
        <w:pStyle w:val="NormalBoldAshurst"/>
      </w:pPr>
      <w:r w:rsidRPr="00462199">
        <w:rPr>
          <w:i/>
        </w:rPr>
        <w:t>Misleading LCHS Reported Data</w:t>
      </w:r>
    </w:p>
    <w:p w14:paraId="5CE6FCB1" w14:textId="6CA1B0A8" w:rsidR="00D179D6" w:rsidRPr="00462199" w:rsidRDefault="00D179D6" w:rsidP="005B4E21">
      <w:pPr>
        <w:pStyle w:val="SH2Ashurst"/>
      </w:pPr>
      <w:bookmarkStart w:id="7711" w:name="_Ref144116045"/>
      <w:bookmarkStart w:id="7712" w:name="_Hlk146811945"/>
      <w:r w:rsidRPr="00462199">
        <w:t xml:space="preserve">If any information required in accordance with this </w:t>
      </w:r>
      <w:r>
        <w:fldChar w:fldCharType="begin"/>
      </w:r>
      <w:r>
        <w:instrText xml:space="preserve"> REF _Ref144118004 \w \h </w:instrText>
      </w:r>
      <w:r>
        <w:fldChar w:fldCharType="separate"/>
      </w:r>
      <w:del w:id="771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 xml:space="preserve">) (the </w:t>
      </w:r>
      <w:r w:rsidRPr="00462199">
        <w:rPr>
          <w:b/>
        </w:rPr>
        <w:t>"LCHS Reported Data"</w:t>
      </w:r>
      <w:r w:rsidRPr="00462199">
        <w:t>) is misleading in any respect, then provided that:</w:t>
      </w:r>
      <w:bookmarkEnd w:id="7711"/>
    </w:p>
    <w:p w14:paraId="2478FB34" w14:textId="77777777" w:rsidR="00D179D6" w:rsidRPr="00462199" w:rsidRDefault="00D179D6" w:rsidP="005B4E21">
      <w:pPr>
        <w:pStyle w:val="SH3Ashurst"/>
      </w:pPr>
      <w:bookmarkStart w:id="7714" w:name="_Ref144116046"/>
      <w:r w:rsidRPr="00462199">
        <w:t>the Producer knew that such LCHS Reported Data was, or such failure to provide such LCHS Reported Data would be, misleading;</w:t>
      </w:r>
      <w:bookmarkEnd w:id="7714"/>
    </w:p>
    <w:p w14:paraId="5049B8C1" w14:textId="77777777" w:rsidR="00D179D6" w:rsidRPr="00462199" w:rsidRDefault="00D179D6" w:rsidP="005B4E21">
      <w:pPr>
        <w:pStyle w:val="SH3Ashurst"/>
      </w:pPr>
      <w:bookmarkStart w:id="7715" w:name="_Ref144116047"/>
      <w:r w:rsidRPr="00462199">
        <w:t>the Producer acted recklessly in providing or failing to provide such LCHS Reported Data; or</w:t>
      </w:r>
      <w:bookmarkEnd w:id="7715"/>
    </w:p>
    <w:p w14:paraId="3741AD2A" w14:textId="281FCB76" w:rsidR="00D179D6" w:rsidRPr="00462199" w:rsidRDefault="00D179D6" w:rsidP="005B4E21">
      <w:pPr>
        <w:pStyle w:val="SH3Ashurst"/>
      </w:pPr>
      <w:bookmarkStart w:id="7716" w:name="_Ref144116048"/>
      <w:r w:rsidRPr="00462199">
        <w:lastRenderedPageBreak/>
        <w:t>there have been three (3) or more LCHS Information Failures</w:t>
      </w:r>
      <w:r w:rsidR="00FF1A9B">
        <w:t xml:space="preserve"> in any </w:t>
      </w:r>
      <w:r w:rsidR="00A534D5">
        <w:t>rolling</w:t>
      </w:r>
      <w:r w:rsidR="00FF1A9B">
        <w:t xml:space="preserve"> </w:t>
      </w:r>
      <w:r w:rsidR="00A534D5">
        <w:t xml:space="preserve">three </w:t>
      </w:r>
      <w:r w:rsidR="00FF1A9B">
        <w:t>(3) year period</w:t>
      </w:r>
      <w:r w:rsidRPr="00462199">
        <w:t>,</w:t>
      </w:r>
      <w:bookmarkEnd w:id="7716"/>
    </w:p>
    <w:p w14:paraId="6D9CF10F" w14:textId="77777777" w:rsidR="00D179D6" w:rsidRPr="00462199" w:rsidRDefault="00D179D6" w:rsidP="005B3BB9">
      <w:pPr>
        <w:pStyle w:val="B12Ashurst"/>
      </w:pPr>
      <w:r w:rsidRPr="00462199">
        <w:t xml:space="preserve">a </w:t>
      </w:r>
      <w:r w:rsidRPr="00462199">
        <w:rPr>
          <w:b/>
        </w:rPr>
        <w:t>"Misleading LCHS Reported Data Termination Event"</w:t>
      </w:r>
      <w:r w:rsidRPr="00462199">
        <w:t xml:space="preserve"> will be deemed to have occurred.</w:t>
      </w:r>
    </w:p>
    <w:bookmarkEnd w:id="7712"/>
    <w:p w14:paraId="38D8AD42" w14:textId="77777777" w:rsidR="00D179D6" w:rsidRPr="00462199" w:rsidRDefault="00D179D6" w:rsidP="00986A4F">
      <w:pPr>
        <w:pStyle w:val="NormalAshurst"/>
      </w:pPr>
      <w:r w:rsidRPr="00462199">
        <w:br w:type="page"/>
      </w:r>
    </w:p>
    <w:p w14:paraId="6B7B8A86" w14:textId="77777777" w:rsidR="00D179D6" w:rsidRPr="00462199" w:rsidRDefault="00D179D6" w:rsidP="00844D2A">
      <w:pPr>
        <w:pStyle w:val="AppendixSubAshurst"/>
      </w:pPr>
      <w:bookmarkStart w:id="7717" w:name="Appendix1Annex6"/>
      <w:commentRangeStart w:id="7718"/>
      <w:r w:rsidRPr="00462199">
        <w:lastRenderedPageBreak/>
        <w:t>Appendix 1</w:t>
      </w:r>
      <w:bookmarkEnd w:id="7717"/>
      <w:commentRangeEnd w:id="7718"/>
      <w:r w:rsidR="005158DC" w:rsidRPr="00462199">
        <w:rPr>
          <w:rStyle w:val="CommentReference"/>
          <w:rFonts w:ascii="Arial" w:hAnsi="Arial"/>
          <w:sz w:val="20"/>
          <w:szCs w:val="20"/>
        </w:rPr>
        <w:commentReference w:id="7718"/>
      </w:r>
    </w:p>
    <w:p w14:paraId="7D7E36CE" w14:textId="77777777" w:rsidR="00D179D6" w:rsidRPr="00462199" w:rsidRDefault="00D179D6" w:rsidP="00844D2A">
      <w:pPr>
        <w:pStyle w:val="AppendixSubAshurst"/>
      </w:pPr>
      <w:r w:rsidRPr="00462199">
        <w:t>Monthly LCHS Report – Information Requirements (each Billing Period)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8171"/>
      </w:tblGrid>
      <w:tr w:rsidR="00D179D6" w:rsidRPr="00462199" w14:paraId="120E418B" w14:textId="77777777" w:rsidTr="000D76C6">
        <w:tc>
          <w:tcPr>
            <w:tcW w:w="846" w:type="dxa"/>
            <w:tcMar>
              <w:left w:w="108" w:type="dxa"/>
              <w:right w:w="108" w:type="dxa"/>
            </w:tcMar>
          </w:tcPr>
          <w:p w14:paraId="6E096E0D" w14:textId="77777777" w:rsidR="00D179D6" w:rsidRPr="00462199" w:rsidRDefault="00D179D6" w:rsidP="00844D2A">
            <w:pPr>
              <w:pStyle w:val="TableAshurst"/>
              <w:rPr>
                <w:b/>
                <w:bCs/>
              </w:rPr>
            </w:pPr>
            <w:r w:rsidRPr="00462199">
              <w:rPr>
                <w:b/>
                <w:bCs/>
              </w:rPr>
              <w:t>No.</w:t>
            </w:r>
          </w:p>
        </w:tc>
        <w:tc>
          <w:tcPr>
            <w:tcW w:w="8171" w:type="dxa"/>
            <w:tcMar>
              <w:left w:w="108" w:type="dxa"/>
              <w:right w:w="108" w:type="dxa"/>
            </w:tcMar>
          </w:tcPr>
          <w:p w14:paraId="7ACFD43E" w14:textId="77777777" w:rsidR="00D179D6" w:rsidRPr="00462199" w:rsidRDefault="00D179D6" w:rsidP="00844D2A">
            <w:pPr>
              <w:pStyle w:val="TableAshurst"/>
              <w:jc w:val="center"/>
              <w:rPr>
                <w:b/>
                <w:bCs/>
              </w:rPr>
            </w:pPr>
            <w:r w:rsidRPr="00462199">
              <w:rPr>
                <w:b/>
                <w:bCs/>
              </w:rPr>
              <w:t>Information Requirement</w:t>
            </w:r>
          </w:p>
        </w:tc>
      </w:tr>
      <w:tr w:rsidR="00D179D6" w:rsidRPr="00462199" w14:paraId="23135B70" w14:textId="77777777" w:rsidTr="000D76C6">
        <w:tc>
          <w:tcPr>
            <w:tcW w:w="846" w:type="dxa"/>
            <w:tcMar>
              <w:left w:w="108" w:type="dxa"/>
              <w:right w:w="108" w:type="dxa"/>
            </w:tcMar>
          </w:tcPr>
          <w:p w14:paraId="47F51E14" w14:textId="77777777" w:rsidR="00D179D6" w:rsidRPr="00462199" w:rsidRDefault="00D179D6" w:rsidP="00844D2A">
            <w:pPr>
              <w:pStyle w:val="TableNum1Ashurst"/>
            </w:pPr>
            <w:bookmarkStart w:id="7721" w:name="_Ref144116049"/>
          </w:p>
        </w:tc>
        <w:bookmarkEnd w:id="7721"/>
        <w:tc>
          <w:tcPr>
            <w:tcW w:w="8171" w:type="dxa"/>
            <w:tcMar>
              <w:left w:w="108" w:type="dxa"/>
              <w:right w:w="108" w:type="dxa"/>
            </w:tcMar>
          </w:tcPr>
          <w:p w14:paraId="218FC207" w14:textId="1E903074" w:rsidR="00D179D6" w:rsidRPr="00462199" w:rsidRDefault="00D179D6" w:rsidP="00844D2A">
            <w:pPr>
              <w:pStyle w:val="TableAshurst"/>
            </w:pPr>
            <w:r w:rsidRPr="00462199">
              <w:t xml:space="preserve">A confirmation that all emissions from the Facility have been assessed in the relevant Billing </w:t>
            </w:r>
            <w:commentRangeStart w:id="7722"/>
            <w:commentRangeStart w:id="7723"/>
            <w:r w:rsidRPr="00462199">
              <w:t>Period</w:t>
            </w:r>
            <w:commentRangeEnd w:id="7722"/>
            <w:r w:rsidR="00B059CA" w:rsidRPr="00462199">
              <w:rPr>
                <w:rStyle w:val="CommentReference"/>
                <w:rFonts w:ascii="Arial" w:hAnsi="Arial"/>
                <w:sz w:val="20"/>
                <w:szCs w:val="20"/>
              </w:rPr>
              <w:commentReference w:id="7722"/>
            </w:r>
            <w:commentRangeEnd w:id="7723"/>
            <w:r w:rsidR="00F255C1" w:rsidRPr="00462199">
              <w:rPr>
                <w:rStyle w:val="CommentReference"/>
                <w:rFonts w:ascii="Arial" w:hAnsi="Arial"/>
                <w:sz w:val="20"/>
                <w:szCs w:val="20"/>
              </w:rPr>
              <w:commentReference w:id="7723"/>
            </w:r>
            <w:r w:rsidRPr="00462199">
              <w:t>.</w:t>
            </w:r>
          </w:p>
        </w:tc>
      </w:tr>
      <w:tr w:rsidR="00D179D6" w:rsidRPr="00462199" w14:paraId="57F40021" w14:textId="77777777" w:rsidTr="000D76C6">
        <w:tc>
          <w:tcPr>
            <w:tcW w:w="846" w:type="dxa"/>
            <w:tcMar>
              <w:left w:w="108" w:type="dxa"/>
              <w:right w:w="108" w:type="dxa"/>
            </w:tcMar>
          </w:tcPr>
          <w:p w14:paraId="38A7A9CF" w14:textId="77777777" w:rsidR="00D179D6" w:rsidRPr="00462199" w:rsidRDefault="00D179D6" w:rsidP="00844D2A">
            <w:pPr>
              <w:pStyle w:val="TableNum1Ashurst"/>
            </w:pPr>
            <w:bookmarkStart w:id="7724" w:name="_Ref144116050"/>
          </w:p>
        </w:tc>
        <w:bookmarkEnd w:id="7724"/>
        <w:tc>
          <w:tcPr>
            <w:tcW w:w="8171" w:type="dxa"/>
            <w:tcMar>
              <w:left w:w="108" w:type="dxa"/>
              <w:right w:w="108" w:type="dxa"/>
            </w:tcMar>
          </w:tcPr>
          <w:p w14:paraId="132A470A" w14:textId="77777777" w:rsidR="00D179D6" w:rsidRPr="00462199" w:rsidRDefault="00D179D6" w:rsidP="00844D2A">
            <w:pPr>
              <w:pStyle w:val="TableAshurst"/>
            </w:pPr>
            <w:r w:rsidRPr="00462199">
              <w:t>Emissions for each Discrete Consignment produced during the relevant Billing Period.</w:t>
            </w:r>
          </w:p>
        </w:tc>
      </w:tr>
      <w:tr w:rsidR="00D179D6" w:rsidRPr="00462199" w14:paraId="4697879F" w14:textId="77777777" w:rsidTr="000D76C6">
        <w:tc>
          <w:tcPr>
            <w:tcW w:w="846" w:type="dxa"/>
            <w:tcMar>
              <w:left w:w="108" w:type="dxa"/>
              <w:right w:w="108" w:type="dxa"/>
            </w:tcMar>
          </w:tcPr>
          <w:p w14:paraId="46B5E65A" w14:textId="77777777" w:rsidR="00D179D6" w:rsidRPr="00462199" w:rsidRDefault="00D179D6" w:rsidP="00844D2A">
            <w:pPr>
              <w:pStyle w:val="TableNum1Ashurst"/>
            </w:pPr>
            <w:bookmarkStart w:id="7725" w:name="_Ref144116051"/>
          </w:p>
        </w:tc>
        <w:bookmarkEnd w:id="7725"/>
        <w:tc>
          <w:tcPr>
            <w:tcW w:w="8171" w:type="dxa"/>
            <w:tcMar>
              <w:left w:w="108" w:type="dxa"/>
              <w:right w:w="108" w:type="dxa"/>
            </w:tcMar>
          </w:tcPr>
          <w:p w14:paraId="4B52E7E8" w14:textId="4F295BDF" w:rsidR="00D179D6" w:rsidRPr="00462199" w:rsidRDefault="00D179D6" w:rsidP="00844D2A">
            <w:pPr>
              <w:pStyle w:val="TableAshurst"/>
            </w:pPr>
            <w:r w:rsidRPr="00462199">
              <w:t>Breakdown of emissions per Emission Category for each Discrete Consignment produced during the relevant Billing Period.</w:t>
            </w:r>
          </w:p>
        </w:tc>
      </w:tr>
      <w:tr w:rsidR="00D179D6" w:rsidRPr="00462199" w14:paraId="50D9DD26" w14:textId="77777777" w:rsidTr="000D76C6">
        <w:tc>
          <w:tcPr>
            <w:tcW w:w="846" w:type="dxa"/>
            <w:tcMar>
              <w:left w:w="108" w:type="dxa"/>
              <w:right w:w="108" w:type="dxa"/>
            </w:tcMar>
          </w:tcPr>
          <w:p w14:paraId="3E3ABE85" w14:textId="77777777" w:rsidR="00D179D6" w:rsidRPr="00462199" w:rsidRDefault="00D179D6" w:rsidP="00844D2A">
            <w:pPr>
              <w:pStyle w:val="TableNum1Ashurst"/>
            </w:pPr>
            <w:bookmarkStart w:id="7726" w:name="_Ref144116052"/>
          </w:p>
        </w:tc>
        <w:bookmarkEnd w:id="7726"/>
        <w:tc>
          <w:tcPr>
            <w:tcW w:w="8171" w:type="dxa"/>
            <w:tcMar>
              <w:left w:w="108" w:type="dxa"/>
              <w:right w:w="108" w:type="dxa"/>
            </w:tcMar>
          </w:tcPr>
          <w:p w14:paraId="6EABD366" w14:textId="1C9F9B59" w:rsidR="00D179D6" w:rsidRPr="00462199" w:rsidRDefault="00D179D6" w:rsidP="00844D2A">
            <w:pPr>
              <w:pStyle w:val="TableAshurst"/>
            </w:pPr>
            <w:r w:rsidRPr="00462199">
              <w:t>Emissions for each Weighted Average Consignment submitted in the relevant Billing Period. The Producer shall exclude Discrete Consignments associated with RTFO Volumes from the calculation of any Weighted Average Consignment.</w:t>
            </w:r>
            <w:bookmarkStart w:id="7727" w:name="_Ref144117970"/>
            <w:commentRangeStart w:id="7728"/>
            <w:commentRangeStart w:id="7729"/>
            <w:commentRangeStart w:id="7730"/>
            <w:r w:rsidRPr="00462199">
              <w:rPr>
                <w:rStyle w:val="FootnoteReference"/>
              </w:rPr>
              <w:footnoteReference w:id="99"/>
            </w:r>
            <w:bookmarkEnd w:id="7727"/>
            <w:commentRangeEnd w:id="7728"/>
            <w:r w:rsidR="00951B78" w:rsidRPr="00462199">
              <w:rPr>
                <w:rStyle w:val="CommentReference"/>
                <w:rFonts w:ascii="Arial" w:hAnsi="Arial"/>
                <w:sz w:val="20"/>
                <w:szCs w:val="20"/>
              </w:rPr>
              <w:commentReference w:id="7728"/>
            </w:r>
            <w:commentRangeEnd w:id="7729"/>
            <w:r w:rsidR="00E010B1" w:rsidRPr="00462199">
              <w:rPr>
                <w:rStyle w:val="CommentReference"/>
                <w:rFonts w:ascii="Arial" w:hAnsi="Arial"/>
                <w:sz w:val="20"/>
                <w:szCs w:val="20"/>
              </w:rPr>
              <w:commentReference w:id="7729"/>
            </w:r>
            <w:commentRangeEnd w:id="7730"/>
            <w:r w:rsidR="00F255C1" w:rsidRPr="00462199">
              <w:rPr>
                <w:rStyle w:val="CommentReference"/>
                <w:rFonts w:ascii="Arial" w:hAnsi="Arial"/>
                <w:sz w:val="20"/>
                <w:szCs w:val="20"/>
              </w:rPr>
              <w:commentReference w:id="7730"/>
            </w:r>
          </w:p>
        </w:tc>
      </w:tr>
      <w:tr w:rsidR="00D179D6" w:rsidRPr="00462199" w14:paraId="03849930" w14:textId="77777777" w:rsidTr="000D76C6">
        <w:tc>
          <w:tcPr>
            <w:tcW w:w="846" w:type="dxa"/>
            <w:tcMar>
              <w:left w:w="108" w:type="dxa"/>
              <w:right w:w="108" w:type="dxa"/>
            </w:tcMar>
          </w:tcPr>
          <w:p w14:paraId="5105E6A0" w14:textId="77777777" w:rsidR="00D179D6" w:rsidRPr="00462199" w:rsidRDefault="00D179D6" w:rsidP="00844D2A">
            <w:pPr>
              <w:pStyle w:val="TableNum1Ashurst"/>
            </w:pPr>
            <w:bookmarkStart w:id="7732" w:name="_Ref144116053"/>
          </w:p>
        </w:tc>
        <w:bookmarkEnd w:id="7732"/>
        <w:tc>
          <w:tcPr>
            <w:tcW w:w="8171" w:type="dxa"/>
            <w:tcMar>
              <w:left w:w="108" w:type="dxa"/>
              <w:right w:w="108" w:type="dxa"/>
            </w:tcMar>
          </w:tcPr>
          <w:p w14:paraId="6A6D7093" w14:textId="77777777" w:rsidR="00D179D6" w:rsidRPr="00462199" w:rsidRDefault="00D179D6" w:rsidP="00844D2A">
            <w:pPr>
              <w:pStyle w:val="TableAshurst"/>
            </w:pPr>
            <w:r w:rsidRPr="00462199">
              <w:t>The overall weighted average emissions of all Discrete Consignments produced in the relevant Billing Period.</w:t>
            </w:r>
          </w:p>
        </w:tc>
      </w:tr>
      <w:tr w:rsidR="00D179D6" w:rsidRPr="00462199" w14:paraId="1C663D3C" w14:textId="77777777" w:rsidTr="000D76C6">
        <w:tc>
          <w:tcPr>
            <w:tcW w:w="846" w:type="dxa"/>
            <w:tcMar>
              <w:left w:w="108" w:type="dxa"/>
              <w:right w:w="108" w:type="dxa"/>
            </w:tcMar>
          </w:tcPr>
          <w:p w14:paraId="10F57B7D" w14:textId="77777777" w:rsidR="00D179D6" w:rsidRPr="00462199" w:rsidRDefault="00D179D6" w:rsidP="00844D2A">
            <w:pPr>
              <w:pStyle w:val="TableNum1Ashurst"/>
            </w:pPr>
            <w:bookmarkStart w:id="7733" w:name="_Ref144116054"/>
          </w:p>
        </w:tc>
        <w:bookmarkEnd w:id="7733"/>
        <w:tc>
          <w:tcPr>
            <w:tcW w:w="8171" w:type="dxa"/>
            <w:tcMar>
              <w:left w:w="108" w:type="dxa"/>
              <w:right w:w="108" w:type="dxa"/>
            </w:tcMar>
          </w:tcPr>
          <w:p w14:paraId="348F34F7" w14:textId="77777777" w:rsidR="00D179D6" w:rsidRPr="00462199" w:rsidRDefault="00D179D6" w:rsidP="00844D2A">
            <w:pPr>
              <w:pStyle w:val="TableAshurst"/>
            </w:pPr>
            <w:r w:rsidRPr="00462199">
              <w:t>Breakdown of the Discrete Consignments and Weighted Average Consignments produced in the relevant Billing Period which:</w:t>
            </w:r>
          </w:p>
          <w:p w14:paraId="74EFB74D" w14:textId="06FDB4CD" w:rsidR="00D179D6" w:rsidRPr="00462199" w:rsidRDefault="00D179D6" w:rsidP="00844D2A">
            <w:pPr>
              <w:pStyle w:val="TableNum3Ashurst"/>
              <w:ind w:left="567" w:hanging="567"/>
            </w:pPr>
            <w:r w:rsidRPr="00462199">
              <w:tab/>
            </w:r>
            <w:bookmarkStart w:id="7734" w:name="_Ref144116055"/>
            <w:r w:rsidRPr="00462199">
              <w:t xml:space="preserve">are </w:t>
            </w:r>
            <w:commentRangeStart w:id="7735"/>
            <w:r w:rsidRPr="00462199">
              <w:t>LCHS Compliant</w:t>
            </w:r>
            <w:commentRangeEnd w:id="7735"/>
            <w:r w:rsidR="002D3ECC" w:rsidRPr="00462199">
              <w:rPr>
                <w:rStyle w:val="CommentReference"/>
                <w:rFonts w:ascii="Arial" w:hAnsi="Arial"/>
                <w:sz w:val="20"/>
                <w:szCs w:val="20"/>
              </w:rPr>
              <w:commentReference w:id="7735"/>
            </w:r>
            <w:r w:rsidRPr="00462199">
              <w:t>; or</w:t>
            </w:r>
            <w:bookmarkEnd w:id="7734"/>
          </w:p>
          <w:p w14:paraId="2B58016E" w14:textId="1CE25774" w:rsidR="00D179D6" w:rsidRPr="00462199" w:rsidRDefault="00D179D6" w:rsidP="00844D2A">
            <w:pPr>
              <w:pStyle w:val="TableNum3Ashurst"/>
              <w:ind w:left="567" w:hanging="567"/>
            </w:pPr>
            <w:r w:rsidRPr="00462199">
              <w:tab/>
            </w:r>
            <w:bookmarkStart w:id="7736" w:name="_Ref144116056"/>
            <w:r w:rsidRPr="00462199">
              <w:t xml:space="preserve">are not LCHS Compliant, including in relation to any Discrete Consignment, whether such Discrete Consignment is not LCHS Compliant as </w:t>
            </w:r>
            <w:commentRangeStart w:id="7737"/>
            <w:commentRangeStart w:id="7738"/>
            <w:commentRangeStart w:id="7739"/>
            <w:r w:rsidRPr="00462199">
              <w:t>a result of an Invalid Reporting Unit</w:t>
            </w:r>
            <w:commentRangeEnd w:id="7737"/>
            <w:r w:rsidR="001835C3" w:rsidRPr="00462199">
              <w:rPr>
                <w:rStyle w:val="CommentReference"/>
                <w:rFonts w:ascii="Arial" w:hAnsi="Arial"/>
                <w:sz w:val="20"/>
                <w:szCs w:val="20"/>
              </w:rPr>
              <w:commentReference w:id="7737"/>
            </w:r>
            <w:commentRangeEnd w:id="7738"/>
            <w:r w:rsidR="008B6D6D" w:rsidRPr="00462199">
              <w:rPr>
                <w:rStyle w:val="CommentReference"/>
                <w:rFonts w:ascii="Arial" w:hAnsi="Arial"/>
                <w:sz w:val="20"/>
                <w:szCs w:val="20"/>
              </w:rPr>
              <w:commentReference w:id="7738"/>
            </w:r>
            <w:commentRangeEnd w:id="7739"/>
            <w:r w:rsidR="00BF1CB3" w:rsidRPr="00462199">
              <w:rPr>
                <w:rStyle w:val="CommentReference"/>
                <w:rFonts w:ascii="Arial" w:hAnsi="Arial"/>
                <w:sz w:val="20"/>
                <w:szCs w:val="20"/>
              </w:rPr>
              <w:commentReference w:id="7739"/>
            </w:r>
            <w:r w:rsidRPr="00462199">
              <w:t>,</w:t>
            </w:r>
            <w:bookmarkEnd w:id="7736"/>
          </w:p>
          <w:p w14:paraId="6A3BA78F" w14:textId="77777777" w:rsidR="00D179D6" w:rsidRPr="00462199" w:rsidRDefault="00D179D6" w:rsidP="00844D2A">
            <w:pPr>
              <w:pStyle w:val="TableAshurst"/>
            </w:pPr>
            <w:r w:rsidRPr="00462199">
              <w:t>but excluding RTFO Volumes.</w:t>
            </w:r>
          </w:p>
          <w:p w14:paraId="0D98078C" w14:textId="77777777" w:rsidR="00D179D6" w:rsidRPr="00462199" w:rsidRDefault="00D179D6" w:rsidP="00844D2A">
            <w:pPr>
              <w:pStyle w:val="TableAshurst"/>
            </w:pPr>
            <w:r w:rsidRPr="00462199">
              <w:t>A statement confirming which Discrete Consignments (if any) have been included in a Weighted Average Consignment in the relevant Billing Period.</w:t>
            </w:r>
          </w:p>
        </w:tc>
      </w:tr>
      <w:tr w:rsidR="00D179D6" w:rsidRPr="00462199" w14:paraId="3659D4D3" w14:textId="77777777" w:rsidTr="000D76C6">
        <w:tc>
          <w:tcPr>
            <w:tcW w:w="846" w:type="dxa"/>
            <w:tcMar>
              <w:left w:w="108" w:type="dxa"/>
              <w:right w:w="108" w:type="dxa"/>
            </w:tcMar>
          </w:tcPr>
          <w:p w14:paraId="1947E331" w14:textId="77777777" w:rsidR="00D179D6" w:rsidRPr="00462199" w:rsidRDefault="00D179D6" w:rsidP="00844D2A">
            <w:pPr>
              <w:pStyle w:val="TableNum1Ashurst"/>
            </w:pPr>
            <w:bookmarkStart w:id="7743" w:name="_Ref144116057"/>
          </w:p>
        </w:tc>
        <w:bookmarkEnd w:id="7743"/>
        <w:tc>
          <w:tcPr>
            <w:tcW w:w="8171" w:type="dxa"/>
            <w:tcMar>
              <w:left w:w="108" w:type="dxa"/>
              <w:right w:w="108" w:type="dxa"/>
            </w:tcMar>
          </w:tcPr>
          <w:p w14:paraId="75E391B5" w14:textId="77777777" w:rsidR="00D179D6" w:rsidRPr="00462199" w:rsidRDefault="00D179D6" w:rsidP="00844D2A">
            <w:pPr>
              <w:pStyle w:val="TableAshurst"/>
            </w:pPr>
            <w:r w:rsidRPr="00462199">
              <w:t>A statement confirming that emission sources assessed as falling below the Materiality Threshold in the previous Billing Period remain below the Materiality Threshold or, if not, providing the reasons for any change together with confirmation whether any emission sources assessed as being above the Materiality Threshold in the previous Billing Period are now below the Materiality Threshold.</w:t>
            </w:r>
          </w:p>
        </w:tc>
      </w:tr>
      <w:tr w:rsidR="00D179D6" w:rsidRPr="00462199" w14:paraId="067B856F" w14:textId="77777777" w:rsidTr="000D76C6">
        <w:tc>
          <w:tcPr>
            <w:tcW w:w="846" w:type="dxa"/>
            <w:tcMar>
              <w:left w:w="108" w:type="dxa"/>
              <w:right w:w="108" w:type="dxa"/>
            </w:tcMar>
          </w:tcPr>
          <w:p w14:paraId="2F467719" w14:textId="77777777" w:rsidR="00D179D6" w:rsidRPr="00462199" w:rsidRDefault="00D179D6" w:rsidP="00844D2A">
            <w:pPr>
              <w:pStyle w:val="TableNum1Ashurst"/>
            </w:pPr>
            <w:bookmarkStart w:id="7744" w:name="_Ref144116058"/>
          </w:p>
        </w:tc>
        <w:bookmarkEnd w:id="7744"/>
        <w:tc>
          <w:tcPr>
            <w:tcW w:w="8171" w:type="dxa"/>
            <w:tcMar>
              <w:left w:w="108" w:type="dxa"/>
              <w:right w:w="108" w:type="dxa"/>
            </w:tcMar>
          </w:tcPr>
          <w:p w14:paraId="3D53C8C2" w14:textId="3DC0E17E" w:rsidR="00D179D6" w:rsidRPr="00462199" w:rsidDel="00E13C86" w:rsidRDefault="00D179D6" w:rsidP="00844D2A">
            <w:pPr>
              <w:pStyle w:val="TableAshurst"/>
              <w:rPr>
                <w:del w:id="7745" w:author="Julie Finkler" w:date="2023-11-09T18:01:00Z"/>
              </w:rPr>
            </w:pPr>
            <w:del w:id="7746" w:author="Julie Finkler" w:date="2023-11-09T18:00:00Z">
              <w:r w:rsidRPr="00462199" w:rsidDel="00E13C86">
                <w:delText>Where</w:delText>
              </w:r>
            </w:del>
            <w:ins w:id="7747" w:author="Julie Finkler" w:date="2023-11-09T18:00:00Z">
              <w:r w:rsidR="00E13C86">
                <w:t>In each case where a</w:t>
              </w:r>
            </w:ins>
            <w:ins w:id="7748" w:author="Julie Finkler" w:date="2023-11-09T17:59:00Z">
              <w:r w:rsidR="008621AF">
                <w:t xml:space="preserve"> </w:t>
              </w:r>
            </w:ins>
            <w:ins w:id="7749" w:author="Julie Finkler" w:date="2023-11-09T17:54:00Z">
              <w:r w:rsidR="00C639F8">
                <w:t>Material Emission Source</w:t>
              </w:r>
            </w:ins>
            <w:ins w:id="7750" w:author="Julie Finkler" w:date="2023-11-09T17:59:00Z">
              <w:r w:rsidR="008621AF">
                <w:t xml:space="preserve"> is </w:t>
              </w:r>
            </w:ins>
            <w:ins w:id="7751" w:author="Julie Finkler" w:date="2023-11-09T17:57:00Z">
              <w:r w:rsidR="00721BD0">
                <w:t>calculated using</w:t>
              </w:r>
            </w:ins>
            <w:ins w:id="7752" w:author="Julie Finkler" w:date="2023-11-09T17:56:00Z">
              <w:r w:rsidR="00447AFD">
                <w:t xml:space="preserve"> </w:t>
              </w:r>
              <w:r w:rsidR="00090BC4">
                <w:t xml:space="preserve">a </w:t>
              </w:r>
              <w:r w:rsidR="00447AFD" w:rsidRPr="00462199">
                <w:t>GHG Emission Intensity</w:t>
              </w:r>
              <w:r w:rsidR="00447AFD">
                <w:t xml:space="preserve"> which </w:t>
              </w:r>
              <w:r w:rsidR="00090BC4">
                <w:t>i</w:t>
              </w:r>
            </w:ins>
            <w:ins w:id="7753" w:author="Julie Finkler" w:date="2023-11-09T17:58:00Z">
              <w:r w:rsidR="00B805C3">
                <w:t>s not defined in the LCHS Data Annex</w:t>
              </w:r>
            </w:ins>
            <w:ins w:id="7754" w:author="Julie Finkler" w:date="2023-11-09T17:54:00Z">
              <w:r w:rsidR="00916012">
                <w:t xml:space="preserve">, </w:t>
              </w:r>
            </w:ins>
            <w:r w:rsidRPr="00462199">
              <w:t xml:space="preserve"> </w:t>
            </w:r>
            <w:del w:id="7755" w:author="Julie Finkler" w:date="2023-11-09T17:56:00Z">
              <w:r w:rsidR="001949B4" w:rsidDel="00090BC4">
                <w:delText>[</w:delText>
              </w:r>
              <w:commentRangeStart w:id="7756"/>
              <w:r w:rsidRPr="00462199" w:rsidDel="00090BC4">
                <w:delText>GHG Emission Intensity</w:delText>
              </w:r>
            </w:del>
            <w:del w:id="7757" w:author="Julie Finkler" w:date="2023-11-09T17:50:00Z">
              <w:r w:rsidRPr="00462199" w:rsidDel="00B51C90">
                <w:delText xml:space="preserve"> Factors</w:delText>
              </w:r>
              <w:commentRangeEnd w:id="7756"/>
              <w:r w:rsidR="006A2A61" w:rsidDel="00B51C90">
                <w:rPr>
                  <w:rStyle w:val="CommentReference"/>
                  <w:rFonts w:ascii="Arial" w:hAnsi="Arial"/>
                  <w:sz w:val="20"/>
                  <w:szCs w:val="20"/>
                </w:rPr>
                <w:commentReference w:id="7756"/>
              </w:r>
            </w:del>
            <w:del w:id="7759" w:author="Julie Finkler" w:date="2023-11-09T17:56:00Z">
              <w:r w:rsidR="001949B4" w:rsidDel="00090BC4">
                <w:delText>]</w:delText>
              </w:r>
              <w:r w:rsidRPr="00462199" w:rsidDel="00090BC4">
                <w:delText xml:space="preserve"> </w:delText>
              </w:r>
            </w:del>
            <w:del w:id="7760" w:author="Julie Finkler" w:date="2023-11-09T17:50:00Z">
              <w:r w:rsidRPr="00462199" w:rsidDel="00B51C90">
                <w:delText xml:space="preserve">are </w:delText>
              </w:r>
            </w:del>
            <w:del w:id="7761" w:author="Julie Finkler" w:date="2023-11-09T17:56:00Z">
              <w:r w:rsidRPr="00462199" w:rsidDel="00090BC4">
                <w:delText xml:space="preserve">variable and emission sources have been assessed to be above the Materiality Threshold, </w:delText>
              </w:r>
            </w:del>
            <w:r w:rsidRPr="00462199">
              <w:t xml:space="preserve">the Producer shall submit </w:t>
            </w:r>
            <w:ins w:id="7762" w:author="Julie Finkler" w:date="2023-11-09T17:57:00Z">
              <w:r w:rsidR="00721BD0">
                <w:t xml:space="preserve">a </w:t>
              </w:r>
            </w:ins>
            <w:r w:rsidRPr="00462199">
              <w:t xml:space="preserve">GHG Emission Intensity </w:t>
            </w:r>
            <w:del w:id="7763" w:author="Julie Finkler" w:date="2023-11-09T17:56:00Z">
              <w:r w:rsidRPr="00462199" w:rsidDel="00721BD0">
                <w:delText xml:space="preserve">Factors </w:delText>
              </w:r>
            </w:del>
            <w:ins w:id="7764" w:author="Julie Finkler" w:date="2023-11-09T17:56:00Z">
              <w:r w:rsidR="00721BD0">
                <w:t>value</w:t>
              </w:r>
              <w:r w:rsidR="00721BD0" w:rsidRPr="00462199">
                <w:t xml:space="preserve"> </w:t>
              </w:r>
            </w:ins>
            <w:r w:rsidRPr="00462199">
              <w:t xml:space="preserve">for </w:t>
            </w:r>
            <w:del w:id="7765" w:author="Julie Finkler" w:date="2023-11-09T18:00:00Z">
              <w:r w:rsidRPr="00462199" w:rsidDel="00874FF2">
                <w:delText xml:space="preserve">each </w:delText>
              </w:r>
            </w:del>
            <w:ins w:id="7766" w:author="Julie Finkler" w:date="2023-11-09T18:00:00Z">
              <w:r w:rsidR="00E13C86">
                <w:t>each</w:t>
              </w:r>
              <w:r w:rsidR="00874FF2" w:rsidRPr="00462199">
                <w:t xml:space="preserve"> </w:t>
              </w:r>
              <w:r w:rsidR="00E13C86">
                <w:t xml:space="preserve">Material Emission Source </w:t>
              </w:r>
            </w:ins>
            <w:del w:id="7767" w:author="Julie Finkler" w:date="2023-11-09T18:00:00Z">
              <w:r w:rsidRPr="00462199" w:rsidDel="00E13C86">
                <w:delText>source</w:delText>
              </w:r>
              <w:r w:rsidRPr="00462199" w:rsidDel="00874FF2">
                <w:delText xml:space="preserve"> of</w:delText>
              </w:r>
            </w:del>
            <w:ins w:id="7768" w:author="Julie Finkler" w:date="2023-11-09T18:00:00Z">
              <w:r w:rsidR="00E13C86">
                <w:t>.</w:t>
              </w:r>
            </w:ins>
            <w:del w:id="7769" w:author="Julie Finkler" w:date="2023-11-09T18:00:00Z">
              <w:r w:rsidRPr="00462199" w:rsidDel="00E13C86">
                <w:delText>:</w:delText>
              </w:r>
            </w:del>
          </w:p>
          <w:p w14:paraId="524989AD" w14:textId="533C8198" w:rsidR="00D179D6" w:rsidRPr="00462199" w:rsidDel="00E13C86" w:rsidRDefault="00D179D6" w:rsidP="00E13C86">
            <w:pPr>
              <w:pStyle w:val="TableAshurst"/>
              <w:rPr>
                <w:del w:id="7770" w:author="Julie Finkler" w:date="2023-11-09T18:01:00Z"/>
              </w:rPr>
            </w:pPr>
            <w:del w:id="7771" w:author="Julie Finkler" w:date="2023-11-09T18:01:00Z">
              <w:r w:rsidRPr="00462199" w:rsidDel="00E13C86">
                <w:tab/>
              </w:r>
              <w:bookmarkStart w:id="7772" w:name="_Ref144116059"/>
              <w:commentRangeStart w:id="7773"/>
              <w:commentRangeStart w:id="7774"/>
              <w:r w:rsidRPr="00462199" w:rsidDel="00E13C86">
                <w:delText>feedstock</w:delText>
              </w:r>
              <w:commentRangeEnd w:id="7773"/>
              <w:r w:rsidR="00626FB6" w:rsidRPr="00462199" w:rsidDel="00E13C86">
                <w:rPr>
                  <w:rStyle w:val="CommentReference"/>
                  <w:rFonts w:ascii="Arial" w:hAnsi="Arial"/>
                  <w:sz w:val="20"/>
                  <w:szCs w:val="20"/>
                </w:rPr>
                <w:commentReference w:id="7773"/>
              </w:r>
            </w:del>
            <w:commentRangeEnd w:id="7774"/>
            <w:r w:rsidR="00E13C86" w:rsidRPr="00462199">
              <w:rPr>
                <w:rStyle w:val="CommentReference"/>
                <w:rFonts w:ascii="Arial" w:hAnsi="Arial"/>
                <w:sz w:val="20"/>
                <w:szCs w:val="20"/>
              </w:rPr>
              <w:commentReference w:id="7774"/>
            </w:r>
            <w:del w:id="7775" w:author="Julie Finkler" w:date="2023-11-09T18:01:00Z">
              <w:r w:rsidRPr="00462199" w:rsidDel="00E13C86">
                <w:delText>;</w:delText>
              </w:r>
              <w:bookmarkEnd w:id="7772"/>
            </w:del>
          </w:p>
          <w:p w14:paraId="6A338B76" w14:textId="53449210" w:rsidR="00D179D6" w:rsidRPr="00462199" w:rsidRDefault="00D179D6" w:rsidP="00E13C86">
            <w:pPr>
              <w:pStyle w:val="TableNum3Ashurst"/>
              <w:ind w:left="567" w:hanging="567"/>
            </w:pPr>
            <w:del w:id="7776" w:author="Julie Finkler" w:date="2023-11-09T18:01:00Z">
              <w:r w:rsidRPr="00462199" w:rsidDel="00E13C86">
                <w:tab/>
              </w:r>
              <w:bookmarkStart w:id="7777" w:name="_Ref144116060"/>
              <w:r w:rsidRPr="00462199" w:rsidDel="00E13C86">
                <w:delText>energy supply;</w:delText>
              </w:r>
            </w:del>
            <w:bookmarkEnd w:id="7777"/>
          </w:p>
          <w:p w14:paraId="567A10FF" w14:textId="2982ECD3" w:rsidR="00D179D6" w:rsidRPr="00462199" w:rsidDel="00E13C86" w:rsidRDefault="00D179D6" w:rsidP="00E13C86">
            <w:pPr>
              <w:pStyle w:val="TableNum3Ashurst"/>
              <w:ind w:left="567" w:hanging="567"/>
              <w:rPr>
                <w:del w:id="7778" w:author="Julie Finkler" w:date="2023-11-09T18:01:00Z"/>
              </w:rPr>
            </w:pPr>
            <w:r w:rsidRPr="00462199">
              <w:lastRenderedPageBreak/>
              <w:tab/>
            </w:r>
            <w:bookmarkStart w:id="7779" w:name="_Ref144116061"/>
            <w:del w:id="7780" w:author="Julie Finkler" w:date="2023-11-09T18:01:00Z">
              <w:r w:rsidRPr="00462199" w:rsidDel="00E13C86">
                <w:delText>input materials; and</w:delText>
              </w:r>
              <w:bookmarkEnd w:id="7779"/>
            </w:del>
          </w:p>
          <w:p w14:paraId="23EAEC64" w14:textId="7E4302B6" w:rsidR="00D179D6" w:rsidRPr="00462199" w:rsidRDefault="00D179D6" w:rsidP="00E13C86">
            <w:pPr>
              <w:pStyle w:val="TableNum3Ashurst"/>
              <w:ind w:left="567" w:hanging="567"/>
            </w:pPr>
            <w:del w:id="7781" w:author="Julie Finkler" w:date="2023-11-09T18:01:00Z">
              <w:r w:rsidRPr="00462199" w:rsidDel="00E13C86">
                <w:tab/>
              </w:r>
              <w:bookmarkStart w:id="7782" w:name="_Ref144116062"/>
              <w:r w:rsidRPr="00462199" w:rsidDel="00E13C86">
                <w:delText>a statement of emissions linked to CO</w:delText>
              </w:r>
              <w:r w:rsidRPr="00462199" w:rsidDel="00E13C86">
                <w:rPr>
                  <w:vertAlign w:val="subscript"/>
                </w:rPr>
                <w:delText>2</w:delText>
              </w:r>
              <w:r w:rsidRPr="00462199" w:rsidDel="00E13C86">
                <w:delText xml:space="preserve"> compression and transport prior to CO</w:delText>
              </w:r>
              <w:r w:rsidRPr="00462199" w:rsidDel="00E13C86">
                <w:rPr>
                  <w:vertAlign w:val="subscript"/>
                </w:rPr>
                <w:delText>2</w:delText>
              </w:r>
              <w:r w:rsidRPr="00462199" w:rsidDel="00E13C86">
                <w:delText xml:space="preserve"> T&amp;S network entry, where such emissions are not already evidenced through the above categories.</w:delText>
              </w:r>
            </w:del>
            <w:bookmarkEnd w:id="7782"/>
          </w:p>
        </w:tc>
      </w:tr>
      <w:tr w:rsidR="00D179D6" w:rsidRPr="00462199" w14:paraId="32DD552D" w14:textId="77777777" w:rsidTr="000D76C6">
        <w:tc>
          <w:tcPr>
            <w:tcW w:w="846" w:type="dxa"/>
            <w:tcMar>
              <w:left w:w="108" w:type="dxa"/>
              <w:right w:w="108" w:type="dxa"/>
            </w:tcMar>
          </w:tcPr>
          <w:p w14:paraId="4BBAA347" w14:textId="77777777" w:rsidR="00D179D6" w:rsidRPr="00462199" w:rsidRDefault="00D179D6" w:rsidP="00844D2A">
            <w:pPr>
              <w:pStyle w:val="TableNum1Ashurst"/>
            </w:pPr>
            <w:bookmarkStart w:id="7783" w:name="_Ref144116063"/>
          </w:p>
        </w:tc>
        <w:bookmarkEnd w:id="7783"/>
        <w:tc>
          <w:tcPr>
            <w:tcW w:w="8171" w:type="dxa"/>
            <w:tcMar>
              <w:left w:w="108" w:type="dxa"/>
              <w:right w:w="108" w:type="dxa"/>
            </w:tcMar>
          </w:tcPr>
          <w:p w14:paraId="5216BE39" w14:textId="77777777" w:rsidR="00D179D6" w:rsidRPr="00462199" w:rsidRDefault="00D179D6" w:rsidP="00844D2A">
            <w:pPr>
              <w:pStyle w:val="TableAshurst"/>
            </w:pPr>
            <w:r w:rsidRPr="00462199">
              <w:t>Monthly Meter Data</w:t>
            </w:r>
          </w:p>
          <w:p w14:paraId="4D8C6BF8" w14:textId="77777777" w:rsidR="00D179D6" w:rsidRPr="00462199" w:rsidRDefault="00D179D6" w:rsidP="00E76EB6">
            <w:pPr>
              <w:pStyle w:val="TableNum3Ashurst"/>
              <w:ind w:left="782" w:hanging="782"/>
            </w:pPr>
            <w:r w:rsidRPr="00462199">
              <w:tab/>
            </w:r>
            <w:bookmarkStart w:id="7784" w:name="_Ref144116064"/>
            <w:r w:rsidRPr="00462199">
              <w:t>For all Producers:</w:t>
            </w:r>
            <w:bookmarkEnd w:id="7784"/>
          </w:p>
          <w:p w14:paraId="1F16EC14" w14:textId="77777777" w:rsidR="00D179D6" w:rsidRPr="00462199" w:rsidRDefault="00D179D6" w:rsidP="00E76EB6">
            <w:pPr>
              <w:pStyle w:val="TableNum4Ashurst"/>
              <w:tabs>
                <w:tab w:val="left" w:pos="1406"/>
              </w:tabs>
              <w:ind w:left="1406" w:hanging="624"/>
            </w:pPr>
            <w:r w:rsidRPr="00462199">
              <w:tab/>
            </w:r>
            <w:bookmarkStart w:id="7785" w:name="_Ref144116065"/>
            <w:r w:rsidRPr="00462199">
              <w:t>Hydrogen Equivalent Energy Flow, in MJ LHV per Reporting Unit;</w:t>
            </w:r>
            <w:bookmarkEnd w:id="7785"/>
          </w:p>
          <w:p w14:paraId="4D6B6CB8" w14:textId="77777777" w:rsidR="00D179D6" w:rsidRPr="00462199" w:rsidRDefault="00D179D6" w:rsidP="00E76EB6">
            <w:pPr>
              <w:pStyle w:val="TableNum4Ashurst"/>
              <w:tabs>
                <w:tab w:val="left" w:pos="1406"/>
              </w:tabs>
              <w:ind w:left="1406" w:hanging="624"/>
            </w:pPr>
            <w:r w:rsidRPr="00462199">
              <w:tab/>
            </w:r>
            <w:bookmarkStart w:id="7786" w:name="_Ref144116066"/>
            <w:r w:rsidRPr="00462199">
              <w:t>Measured Electricity Input, in kWh per Reporting Unit, from each Electricity Meter Measurement System;</w:t>
            </w:r>
            <w:bookmarkEnd w:id="7786"/>
          </w:p>
          <w:p w14:paraId="2D36A430" w14:textId="32176A91" w:rsidR="00D179D6" w:rsidRPr="00462199" w:rsidRDefault="00D179D6" w:rsidP="00E76EB6">
            <w:pPr>
              <w:pStyle w:val="TableNum4Ashurst"/>
              <w:tabs>
                <w:tab w:val="left" w:pos="1406"/>
              </w:tabs>
              <w:ind w:left="1406" w:hanging="624"/>
            </w:pPr>
            <w:commentRangeStart w:id="7787"/>
            <w:commentRangeStart w:id="7788"/>
            <w:r w:rsidRPr="00462199">
              <w:tab/>
            </w:r>
            <w:bookmarkStart w:id="7789" w:name="_Ref144116067"/>
            <w:r w:rsidRPr="00462199">
              <w:t>Measured Electricity Generator Output (if applicable), in kWh per Reporting Unit;</w:t>
            </w:r>
            <w:bookmarkEnd w:id="7789"/>
            <w:commentRangeEnd w:id="7787"/>
            <w:r w:rsidR="00B93255" w:rsidRPr="00462199">
              <w:rPr>
                <w:rStyle w:val="CommentReference"/>
                <w:rFonts w:ascii="Arial" w:hAnsi="Arial"/>
                <w:sz w:val="20"/>
                <w:szCs w:val="20"/>
              </w:rPr>
              <w:commentReference w:id="7787"/>
            </w:r>
            <w:commentRangeEnd w:id="7788"/>
            <w:r w:rsidR="00BF1CB3" w:rsidRPr="00462199">
              <w:rPr>
                <w:rStyle w:val="CommentReference"/>
                <w:rFonts w:ascii="Arial" w:hAnsi="Arial"/>
                <w:sz w:val="20"/>
                <w:szCs w:val="20"/>
              </w:rPr>
              <w:commentReference w:id="7788"/>
            </w:r>
          </w:p>
          <w:p w14:paraId="24459B02" w14:textId="00B64DC9" w:rsidR="00D179D6" w:rsidRPr="00462199" w:rsidRDefault="00D179D6" w:rsidP="00E76EB6">
            <w:pPr>
              <w:pStyle w:val="TableNum4Ashurst"/>
              <w:tabs>
                <w:tab w:val="left" w:pos="1406"/>
              </w:tabs>
              <w:ind w:left="1406" w:hanging="624"/>
            </w:pPr>
            <w:r w:rsidRPr="00462199">
              <w:tab/>
            </w:r>
            <w:bookmarkStart w:id="7790" w:name="_Ref144116068"/>
            <w:r w:rsidRPr="00462199">
              <w:t xml:space="preserve">Measured Electricity </w:t>
            </w:r>
            <w:r w:rsidR="00865256">
              <w:t xml:space="preserve">Storage System </w:t>
            </w:r>
            <w:r w:rsidRPr="00462199">
              <w:t>Charging Input (if applicable) in kWh per Reporting Unit;</w:t>
            </w:r>
            <w:bookmarkEnd w:id="7790"/>
          </w:p>
          <w:p w14:paraId="1D585FD7" w14:textId="1C58625A" w:rsidR="00D179D6" w:rsidRPr="00462199" w:rsidRDefault="00D179D6" w:rsidP="00E76EB6">
            <w:pPr>
              <w:pStyle w:val="TableNum4Ashurst"/>
              <w:tabs>
                <w:tab w:val="left" w:pos="1406"/>
              </w:tabs>
              <w:ind w:left="1406" w:hanging="624"/>
            </w:pPr>
            <w:r w:rsidRPr="00462199">
              <w:tab/>
            </w:r>
            <w:bookmarkStart w:id="7791" w:name="_Ref144116069"/>
            <w:r w:rsidRPr="00462199">
              <w:t xml:space="preserve">Measured Electricity </w:t>
            </w:r>
            <w:r w:rsidR="00865256">
              <w:t xml:space="preserve">Storage System </w:t>
            </w:r>
            <w:r w:rsidRPr="00462199">
              <w:t>Discharge Output (if applicable) in kWh per Reporting Unit;</w:t>
            </w:r>
            <w:bookmarkEnd w:id="7791"/>
          </w:p>
          <w:p w14:paraId="626172DA" w14:textId="134E8D2D" w:rsidR="00D179D6" w:rsidRPr="00462199" w:rsidRDefault="00D179D6" w:rsidP="00E76EB6">
            <w:pPr>
              <w:pStyle w:val="TableNum4Ashurst"/>
              <w:tabs>
                <w:tab w:val="left" w:pos="1406"/>
              </w:tabs>
              <w:ind w:left="1406" w:hanging="624"/>
            </w:pPr>
            <w:r w:rsidRPr="00462199">
              <w:tab/>
            </w:r>
            <w:bookmarkStart w:id="7792" w:name="_Ref144116070"/>
            <w:r w:rsidRPr="00462199">
              <w:t xml:space="preserve">Measured Water Input, in </w:t>
            </w:r>
            <w:r w:rsidR="00E31DD3" w:rsidRPr="00462199">
              <w:t>m</w:t>
            </w:r>
            <w:r w:rsidR="00E31DD3" w:rsidRPr="00462199">
              <w:rPr>
                <w:vertAlign w:val="superscript"/>
              </w:rPr>
              <w:t>3</w:t>
            </w:r>
            <w:r w:rsidR="00E31DD3" w:rsidRPr="00462199">
              <w:t xml:space="preserve"> </w:t>
            </w:r>
            <w:r w:rsidRPr="00462199">
              <w:t>per Reporting Unit; and</w:t>
            </w:r>
            <w:bookmarkEnd w:id="7792"/>
          </w:p>
          <w:p w14:paraId="4F7FF46E" w14:textId="77777777" w:rsidR="00D179D6" w:rsidRPr="00462199" w:rsidRDefault="00D179D6" w:rsidP="00E76EB6">
            <w:pPr>
              <w:pStyle w:val="TableNum4Ashurst"/>
              <w:tabs>
                <w:tab w:val="left" w:pos="1406"/>
              </w:tabs>
              <w:ind w:left="1406" w:hanging="624"/>
            </w:pPr>
            <w:r w:rsidRPr="00462199">
              <w:tab/>
            </w:r>
            <w:bookmarkStart w:id="7793" w:name="_Ref144116071"/>
            <w:r w:rsidRPr="00462199">
              <w:t>a list of all Invalid Reporting Units within the relevant Billing Period.</w:t>
            </w:r>
            <w:bookmarkEnd w:id="7793"/>
          </w:p>
          <w:p w14:paraId="7AD0F4A0" w14:textId="77777777" w:rsidR="00D179D6" w:rsidRPr="00462199" w:rsidRDefault="00D179D6" w:rsidP="00E76EB6">
            <w:pPr>
              <w:pStyle w:val="TableNum3Ashurst"/>
              <w:ind w:left="782" w:hanging="782"/>
            </w:pPr>
            <w:r w:rsidRPr="00462199">
              <w:tab/>
            </w:r>
            <w:bookmarkStart w:id="7794" w:name="_Ref144116072"/>
            <w:r w:rsidRPr="00462199">
              <w:t>For CCUS-Enabled Facilities only:</w:t>
            </w:r>
            <w:bookmarkEnd w:id="7794"/>
          </w:p>
          <w:p w14:paraId="3D45A812" w14:textId="5B360300" w:rsidR="00D179D6" w:rsidRPr="00462199" w:rsidRDefault="00D179D6" w:rsidP="00EF1AC1">
            <w:pPr>
              <w:pStyle w:val="TableNum4Ashurst"/>
              <w:tabs>
                <w:tab w:val="left" w:pos="1406"/>
              </w:tabs>
              <w:ind w:left="1406" w:hanging="624"/>
            </w:pPr>
            <w:r w:rsidRPr="00462199">
              <w:tab/>
            </w:r>
            <w:bookmarkStart w:id="7795" w:name="_Ref144116073"/>
            <w:r w:rsidRPr="00462199">
              <w:t xml:space="preserve">Measured </w:t>
            </w:r>
            <w:r w:rsidR="00C97D09">
              <w:t>Feedstock</w:t>
            </w:r>
            <w:r w:rsidR="00585399">
              <w:t xml:space="preserve"> Gas</w:t>
            </w:r>
            <w:r w:rsidRPr="00462199">
              <w:t xml:space="preserve"> Carbon Content, measured once per Reporting Unit;</w:t>
            </w:r>
            <w:bookmarkEnd w:id="7795"/>
          </w:p>
          <w:p w14:paraId="344D7D73" w14:textId="4262A73C" w:rsidR="00D179D6" w:rsidRPr="00462199" w:rsidRDefault="00D179D6" w:rsidP="00E76EB6">
            <w:pPr>
              <w:pStyle w:val="TableNum4Ashurst"/>
              <w:tabs>
                <w:tab w:val="left" w:pos="1406"/>
              </w:tabs>
              <w:ind w:left="1406" w:hanging="624"/>
            </w:pPr>
            <w:r w:rsidRPr="00462199">
              <w:tab/>
            </w:r>
            <w:bookmarkStart w:id="7796" w:name="_Ref144116074"/>
            <w:r w:rsidRPr="00462199">
              <w:t xml:space="preserve">Measured </w:t>
            </w:r>
            <w:r w:rsidR="00C97D09">
              <w:t>Feedstock</w:t>
            </w:r>
            <w:r w:rsidR="00C97D09" w:rsidRPr="00462199">
              <w:t xml:space="preserve"> </w:t>
            </w:r>
            <w:r w:rsidRPr="00462199">
              <w:t>Gas Mass Input, in tonnes per Reporting Unit;</w:t>
            </w:r>
            <w:bookmarkEnd w:id="7796"/>
          </w:p>
          <w:p w14:paraId="1BD2867D" w14:textId="6015B01A" w:rsidR="00D179D6" w:rsidRPr="00462199" w:rsidRDefault="00D179D6" w:rsidP="00E76EB6">
            <w:pPr>
              <w:pStyle w:val="TableNum4Ashurst"/>
              <w:tabs>
                <w:tab w:val="left" w:pos="1406"/>
              </w:tabs>
              <w:ind w:left="1406" w:hanging="624"/>
            </w:pPr>
            <w:r w:rsidRPr="00462199">
              <w:tab/>
            </w:r>
            <w:bookmarkStart w:id="7797" w:name="_Ref144116075"/>
            <w:r w:rsidRPr="00462199">
              <w:t xml:space="preserve">Measured </w:t>
            </w:r>
            <w:r w:rsidR="00C97D09">
              <w:t>Feedstock</w:t>
            </w:r>
            <w:r w:rsidR="00C97D09" w:rsidRPr="00462199">
              <w:t xml:space="preserve"> </w:t>
            </w:r>
            <w:r w:rsidRPr="00462199">
              <w:t>Gas Energy Input, in MJ LHV per Reporting Unit;</w:t>
            </w:r>
            <w:bookmarkEnd w:id="7797"/>
          </w:p>
          <w:p w14:paraId="767E177D" w14:textId="77777777" w:rsidR="00D179D6" w:rsidRPr="00462199" w:rsidRDefault="00D179D6" w:rsidP="00E76EB6">
            <w:pPr>
              <w:pStyle w:val="TableNum4Ashurst"/>
              <w:tabs>
                <w:tab w:val="left" w:pos="1406"/>
              </w:tabs>
              <w:ind w:left="1406" w:hanging="624"/>
            </w:pPr>
            <w:r w:rsidRPr="00462199">
              <w:tab/>
            </w:r>
            <w:bookmarkStart w:id="7798" w:name="_Ref144116076"/>
            <w:r w:rsidRPr="00462199">
              <w:t>Metered CO</w:t>
            </w:r>
            <w:r w:rsidRPr="00462199">
              <w:rPr>
                <w:vertAlign w:val="subscript"/>
              </w:rPr>
              <w:t>2</w:t>
            </w:r>
            <w:r w:rsidRPr="00462199">
              <w:t xml:space="preserve"> Output to CO</w:t>
            </w:r>
            <w:r w:rsidRPr="00462199">
              <w:rPr>
                <w:vertAlign w:val="subscript"/>
              </w:rPr>
              <w:t>2</w:t>
            </w:r>
            <w:r w:rsidRPr="00462199">
              <w:t xml:space="preserve"> T&amp;S in tonnes CO</w:t>
            </w:r>
            <w:r w:rsidRPr="00462199">
              <w:rPr>
                <w:vertAlign w:val="subscript"/>
              </w:rPr>
              <w:t>2</w:t>
            </w:r>
            <w:r w:rsidRPr="00462199">
              <w:t xml:space="preserve"> per Reporting Unit;</w:t>
            </w:r>
            <w:bookmarkEnd w:id="7798"/>
          </w:p>
          <w:p w14:paraId="5E580B72" w14:textId="77777777" w:rsidR="00D179D6" w:rsidRPr="00462199" w:rsidRDefault="00D179D6" w:rsidP="00E76EB6">
            <w:pPr>
              <w:pStyle w:val="TableNum4Ashurst"/>
              <w:tabs>
                <w:tab w:val="left" w:pos="1406"/>
              </w:tabs>
              <w:ind w:left="1406" w:hanging="624"/>
            </w:pPr>
            <w:r w:rsidRPr="00462199">
              <w:tab/>
            </w:r>
            <w:bookmarkStart w:id="7799" w:name="_Ref144116077"/>
            <w:r w:rsidRPr="00462199">
              <w:t>Metered CO</w:t>
            </w:r>
            <w:r w:rsidRPr="00462199">
              <w:rPr>
                <w:vertAlign w:val="subscript"/>
              </w:rPr>
              <w:t>2</w:t>
            </w:r>
            <w:r w:rsidRPr="00462199">
              <w:t xml:space="preserve"> Rich Stream Output to CO</w:t>
            </w:r>
            <w:r w:rsidRPr="00462199">
              <w:rPr>
                <w:vertAlign w:val="subscript"/>
              </w:rPr>
              <w:t xml:space="preserve">2 </w:t>
            </w:r>
            <w:r w:rsidRPr="00462199">
              <w:t>T&amp;S in tonnes of CO</w:t>
            </w:r>
            <w:r w:rsidRPr="00462199">
              <w:rPr>
                <w:vertAlign w:val="subscript"/>
              </w:rPr>
              <w:t>2</w:t>
            </w:r>
            <w:r w:rsidRPr="00462199">
              <w:t xml:space="preserve"> Rich Stream per Reporting Unit; and</w:t>
            </w:r>
            <w:bookmarkEnd w:id="7799"/>
          </w:p>
          <w:p w14:paraId="72BC0A20" w14:textId="77777777" w:rsidR="00D179D6" w:rsidRPr="00462199" w:rsidRDefault="00D179D6" w:rsidP="00E76EB6">
            <w:pPr>
              <w:pStyle w:val="TableNum4Ashurst"/>
              <w:tabs>
                <w:tab w:val="left" w:pos="1406"/>
              </w:tabs>
              <w:ind w:left="1406" w:hanging="624"/>
            </w:pPr>
            <w:r w:rsidRPr="00462199">
              <w:tab/>
            </w:r>
            <w:bookmarkStart w:id="7800" w:name="_Ref144116078"/>
            <w:r w:rsidRPr="00462199">
              <w:t>Measured Oxygen Input (if applicable), in m</w:t>
            </w:r>
            <w:r w:rsidRPr="00462199">
              <w:rPr>
                <w:vertAlign w:val="superscript"/>
              </w:rPr>
              <w:t>3</w:t>
            </w:r>
            <w:r w:rsidRPr="00462199">
              <w:t xml:space="preserve"> or kg per Reporting Unit.</w:t>
            </w:r>
            <w:bookmarkEnd w:id="7800"/>
          </w:p>
        </w:tc>
      </w:tr>
      <w:tr w:rsidR="00D179D6" w:rsidRPr="00462199" w14:paraId="70DFFB29" w14:textId="77777777" w:rsidTr="000D76C6">
        <w:tc>
          <w:tcPr>
            <w:tcW w:w="846" w:type="dxa"/>
            <w:tcMar>
              <w:left w:w="108" w:type="dxa"/>
              <w:right w:w="108" w:type="dxa"/>
            </w:tcMar>
          </w:tcPr>
          <w:p w14:paraId="70197A62" w14:textId="77777777" w:rsidR="00D179D6" w:rsidRPr="00462199" w:rsidRDefault="00D179D6" w:rsidP="00844D2A">
            <w:pPr>
              <w:pStyle w:val="TableNum1Ashurst"/>
            </w:pPr>
            <w:bookmarkStart w:id="7801" w:name="_Ref144116079"/>
          </w:p>
        </w:tc>
        <w:bookmarkEnd w:id="7801"/>
        <w:tc>
          <w:tcPr>
            <w:tcW w:w="8171" w:type="dxa"/>
            <w:tcMar>
              <w:left w:w="108" w:type="dxa"/>
              <w:right w:w="108" w:type="dxa"/>
            </w:tcMar>
          </w:tcPr>
          <w:p w14:paraId="1C78F60B" w14:textId="3D11E5B7" w:rsidR="00D179D6" w:rsidRPr="00462199" w:rsidRDefault="00D179D6" w:rsidP="00844D2A">
            <w:pPr>
              <w:pStyle w:val="TableAshurst"/>
            </w:pPr>
            <w:commentRangeStart w:id="7802"/>
            <w:commentRangeStart w:id="7803"/>
            <w:commentRangeStart w:id="7804"/>
            <w:r w:rsidRPr="00462199">
              <w:t>Requirements for electricity inputs in respect of the relevant Billing Period:</w:t>
            </w:r>
            <w:bookmarkStart w:id="7805" w:name="_Ref144117971"/>
            <w:r w:rsidRPr="00462199">
              <w:rPr>
                <w:rStyle w:val="FootnoteReference"/>
              </w:rPr>
              <w:footnoteReference w:id="100"/>
            </w:r>
            <w:bookmarkEnd w:id="7805"/>
            <w:commentRangeEnd w:id="7802"/>
            <w:r w:rsidR="00CA3B64" w:rsidRPr="00462199">
              <w:rPr>
                <w:rStyle w:val="CommentReference"/>
                <w:rFonts w:ascii="Arial" w:hAnsi="Arial"/>
                <w:sz w:val="20"/>
                <w:szCs w:val="20"/>
              </w:rPr>
              <w:commentReference w:id="7802"/>
            </w:r>
            <w:commentRangeEnd w:id="7803"/>
            <w:r w:rsidR="00D471B8" w:rsidRPr="00462199">
              <w:rPr>
                <w:rStyle w:val="CommentReference"/>
                <w:rFonts w:ascii="Arial" w:hAnsi="Arial"/>
                <w:sz w:val="20"/>
                <w:szCs w:val="20"/>
              </w:rPr>
              <w:commentReference w:id="7803"/>
            </w:r>
            <w:commentRangeEnd w:id="7804"/>
            <w:r w:rsidR="00F12453" w:rsidRPr="00462199">
              <w:rPr>
                <w:rStyle w:val="CommentReference"/>
                <w:rFonts w:ascii="Arial" w:hAnsi="Arial"/>
                <w:sz w:val="20"/>
                <w:szCs w:val="20"/>
              </w:rPr>
              <w:commentReference w:id="7804"/>
            </w:r>
          </w:p>
          <w:p w14:paraId="6783C1F6" w14:textId="77777777" w:rsidR="00D179D6" w:rsidRPr="00462199" w:rsidRDefault="00D179D6" w:rsidP="00E76EB6">
            <w:pPr>
              <w:pStyle w:val="TableNum3Ashurst"/>
              <w:ind w:left="782" w:hanging="782"/>
            </w:pPr>
            <w:r w:rsidRPr="00462199">
              <w:tab/>
            </w:r>
            <w:bookmarkStart w:id="7807" w:name="_Ref144116080"/>
            <w:r w:rsidRPr="00462199">
              <w:t>breakdown of electricity supplied in MWh and per Reporting Unit:</w:t>
            </w:r>
            <w:bookmarkEnd w:id="7807"/>
          </w:p>
          <w:p w14:paraId="44B4DC86" w14:textId="746D5FED" w:rsidR="00D179D6" w:rsidRPr="00462199" w:rsidRDefault="00D179D6" w:rsidP="00E76EB6">
            <w:pPr>
              <w:pStyle w:val="TableNum4Ashurst"/>
              <w:tabs>
                <w:tab w:val="left" w:pos="1406"/>
              </w:tabs>
              <w:ind w:left="1406" w:hanging="624"/>
            </w:pPr>
            <w:r w:rsidRPr="00462199">
              <w:tab/>
            </w:r>
            <w:bookmarkStart w:id="7808" w:name="_Ref144116081"/>
            <w:commentRangeStart w:id="7809"/>
            <w:commentRangeStart w:id="7810"/>
            <w:commentRangeStart w:id="7811"/>
            <w:r w:rsidRPr="00462199">
              <w:t xml:space="preserve">from the Total System and/or any Private Electricity Network pursuant to </w:t>
            </w:r>
            <w:commentRangeStart w:id="7812"/>
            <w:commentRangeStart w:id="7813"/>
            <w:r w:rsidRPr="00462199">
              <w:t xml:space="preserve">an Eligible PPA </w:t>
            </w:r>
            <w:commentRangeEnd w:id="7812"/>
            <w:r w:rsidR="008C0E34" w:rsidRPr="00462199">
              <w:rPr>
                <w:rStyle w:val="CommentReference"/>
                <w:rFonts w:ascii="Arial" w:hAnsi="Arial"/>
                <w:sz w:val="20"/>
                <w:szCs w:val="20"/>
              </w:rPr>
              <w:commentReference w:id="7812"/>
            </w:r>
            <w:commentRangeEnd w:id="7813"/>
            <w:r w:rsidR="00F12453" w:rsidRPr="00462199">
              <w:rPr>
                <w:rStyle w:val="CommentReference"/>
                <w:rFonts w:ascii="Arial" w:hAnsi="Arial"/>
                <w:sz w:val="20"/>
                <w:szCs w:val="20"/>
              </w:rPr>
              <w:commentReference w:id="7813"/>
            </w:r>
            <w:r w:rsidRPr="00462199">
              <w:t xml:space="preserve">including information confirming the PPA contract identification and the name of each generator and/or </w:t>
            </w:r>
            <w:r w:rsidR="00595B70">
              <w:t>Electricity Storage System</w:t>
            </w:r>
            <w:r w:rsidRPr="00462199">
              <w:t xml:space="preserve"> supplying the Producer; and</w:t>
            </w:r>
            <w:bookmarkEnd w:id="7808"/>
          </w:p>
          <w:p w14:paraId="697CD892" w14:textId="798A19E6" w:rsidR="00D179D6" w:rsidRPr="00462199" w:rsidRDefault="00D179D6" w:rsidP="00E76EB6">
            <w:pPr>
              <w:pStyle w:val="TableNum4Ashurst"/>
              <w:tabs>
                <w:tab w:val="left" w:pos="1406"/>
              </w:tabs>
              <w:ind w:left="1406" w:hanging="624"/>
            </w:pPr>
            <w:r w:rsidRPr="00462199">
              <w:lastRenderedPageBreak/>
              <w:tab/>
            </w:r>
            <w:bookmarkStart w:id="7814" w:name="_Ref144116082"/>
            <w:r w:rsidRPr="00462199">
              <w:t xml:space="preserve">from the Total System and/or any Private Electricity Network that is not an Eligible PPA including (where applicable) the name of each generator and/or </w:t>
            </w:r>
            <w:r w:rsidR="00595B70">
              <w:t>Electricity Storage System</w:t>
            </w:r>
            <w:r w:rsidRPr="00462199">
              <w:t xml:space="preserve"> supplying the Producer.</w:t>
            </w:r>
            <w:bookmarkEnd w:id="7814"/>
          </w:p>
          <w:p w14:paraId="758D3559" w14:textId="72A661F6" w:rsidR="00D179D6" w:rsidRPr="00462199" w:rsidRDefault="00D179D6" w:rsidP="00E76EB6">
            <w:pPr>
              <w:pStyle w:val="TableNum3Ashurst"/>
              <w:ind w:left="782" w:hanging="782"/>
            </w:pPr>
            <w:r w:rsidRPr="00462199">
              <w:tab/>
            </w:r>
            <w:bookmarkStart w:id="7815" w:name="_Ref144116083"/>
            <w:r w:rsidRPr="00462199">
              <w:t>electricity consumed in MWh which are covered by an Accepted Bid to consume electricity via the Balancing Mechanism</w:t>
            </w:r>
            <w:commentRangeEnd w:id="7809"/>
            <w:r w:rsidR="00CC43B1" w:rsidRPr="00462199">
              <w:rPr>
                <w:rStyle w:val="CommentReference"/>
                <w:rFonts w:ascii="Arial" w:hAnsi="Arial"/>
                <w:sz w:val="20"/>
                <w:szCs w:val="20"/>
              </w:rPr>
              <w:commentReference w:id="7809"/>
            </w:r>
            <w:commentRangeEnd w:id="7810"/>
            <w:r w:rsidR="00D471B8" w:rsidRPr="00462199">
              <w:rPr>
                <w:rStyle w:val="CommentReference"/>
                <w:rFonts w:ascii="Arial" w:hAnsi="Arial"/>
                <w:sz w:val="20"/>
                <w:szCs w:val="20"/>
              </w:rPr>
              <w:commentReference w:id="7810"/>
            </w:r>
            <w:commentRangeEnd w:id="7811"/>
            <w:r w:rsidR="00F12453" w:rsidRPr="00462199">
              <w:rPr>
                <w:rStyle w:val="CommentReference"/>
                <w:rFonts w:ascii="Arial" w:hAnsi="Arial"/>
                <w:sz w:val="20"/>
                <w:szCs w:val="20"/>
              </w:rPr>
              <w:commentReference w:id="7811"/>
            </w:r>
            <w:r w:rsidRPr="00462199">
              <w:t>;</w:t>
            </w:r>
            <w:bookmarkEnd w:id="7815"/>
          </w:p>
          <w:p w14:paraId="45448F24" w14:textId="75DB6767" w:rsidR="00D179D6" w:rsidRPr="00462199" w:rsidRDefault="00D179D6" w:rsidP="00E76EB6">
            <w:pPr>
              <w:pStyle w:val="TableNum3Ashurst"/>
              <w:ind w:left="782" w:hanging="782"/>
            </w:pPr>
            <w:r w:rsidRPr="00462199">
              <w:tab/>
            </w:r>
            <w:bookmarkStart w:id="7817" w:name="_Ref144116084"/>
            <w:r w:rsidRPr="00462199">
              <w:t xml:space="preserve">report on whether any PPAs have been </w:t>
            </w:r>
            <w:commentRangeStart w:id="7818"/>
            <w:r w:rsidRPr="00462199">
              <w:t>entered</w:t>
            </w:r>
            <w:ins w:id="7819" w:author="Julie Finkler" w:date="2023-11-08T19:31:00Z">
              <w:r w:rsidR="001E387A">
                <w:t xml:space="preserve">, </w:t>
              </w:r>
              <w:r w:rsidR="009B7A16">
                <w:t>ter</w:t>
              </w:r>
              <w:r w:rsidR="001E387A">
                <w:t>minated or novated</w:t>
              </w:r>
            </w:ins>
            <w:r w:rsidRPr="00462199">
              <w:t xml:space="preserve"> </w:t>
            </w:r>
            <w:commentRangeEnd w:id="7818"/>
            <w:r w:rsidR="001E387A" w:rsidRPr="00462199">
              <w:rPr>
                <w:rStyle w:val="CommentReference"/>
                <w:rFonts w:ascii="Arial" w:hAnsi="Arial"/>
                <w:sz w:val="20"/>
                <w:szCs w:val="20"/>
              </w:rPr>
              <w:commentReference w:id="7818"/>
            </w:r>
            <w:r w:rsidRPr="00462199">
              <w:t>into in the previous Billing Period;</w:t>
            </w:r>
            <w:bookmarkEnd w:id="7817"/>
          </w:p>
          <w:p w14:paraId="72344300" w14:textId="601CA211" w:rsidR="00D179D6" w:rsidRPr="00462199" w:rsidRDefault="00D179D6" w:rsidP="00E76EB6">
            <w:pPr>
              <w:pStyle w:val="TableNum3Ashurst"/>
              <w:ind w:left="782" w:hanging="782"/>
            </w:pPr>
            <w:r w:rsidRPr="00462199">
              <w:tab/>
            </w:r>
            <w:bookmarkStart w:id="7820" w:name="_Ref144116085"/>
            <w:r w:rsidRPr="00462199">
              <w:t xml:space="preserve">electricity supply and/or PPA settlement </w:t>
            </w:r>
            <w:commentRangeStart w:id="7821"/>
            <w:commentRangeStart w:id="7822"/>
            <w:r w:rsidRPr="00462199">
              <w:t>invoices</w:t>
            </w:r>
            <w:ins w:id="7823" w:author="Julie Finkler" w:date="2023-11-07T20:17:00Z">
              <w:r w:rsidR="00EE7988">
                <w:t xml:space="preserve"> or statements</w:t>
              </w:r>
            </w:ins>
            <w:r w:rsidRPr="00462199">
              <w:t xml:space="preserve"> </w:t>
            </w:r>
            <w:commentRangeEnd w:id="7821"/>
            <w:r w:rsidR="00AA66A2" w:rsidRPr="00462199">
              <w:rPr>
                <w:rStyle w:val="CommentReference"/>
                <w:rFonts w:ascii="Arial" w:hAnsi="Arial"/>
                <w:sz w:val="20"/>
                <w:szCs w:val="20"/>
              </w:rPr>
              <w:commentReference w:id="7821"/>
            </w:r>
            <w:commentRangeEnd w:id="7822"/>
            <w:r w:rsidR="009665E8" w:rsidRPr="00462199">
              <w:rPr>
                <w:rStyle w:val="CommentReference"/>
                <w:rFonts w:ascii="Arial" w:hAnsi="Arial"/>
                <w:sz w:val="20"/>
                <w:szCs w:val="20"/>
              </w:rPr>
              <w:commentReference w:id="7822"/>
            </w:r>
            <w:r w:rsidRPr="00462199">
              <w:t>broken down per Reporting Unit</w:t>
            </w:r>
            <w:ins w:id="7825" w:author="Julie Finkler" w:date="2023-11-07T20:21:00Z">
              <w:r w:rsidR="006C7405">
                <w:t xml:space="preserve">, and </w:t>
              </w:r>
            </w:ins>
            <w:ins w:id="7826" w:author="Julie Finkler" w:date="2023-11-07T20:22:00Z">
              <w:r w:rsidR="00074C8D">
                <w:t xml:space="preserve">(where applicable) </w:t>
              </w:r>
            </w:ins>
            <w:ins w:id="7827" w:author="Julie Finkler" w:date="2023-11-07T20:21:00Z">
              <w:r w:rsidR="006C7405">
                <w:rPr>
                  <w:rFonts w:eastAsia="Times New Roman"/>
                  <w14:ligatures w14:val="standardContextual"/>
                </w:rPr>
                <w:t>evidencing supply from individual generators</w:t>
              </w:r>
            </w:ins>
            <w:ins w:id="7828" w:author="Julie Finkler" w:date="2023-11-07T20:22:00Z">
              <w:r w:rsidR="00074C8D">
                <w:rPr>
                  <w:rFonts w:eastAsia="Times New Roman"/>
                  <w14:ligatures w14:val="standardContextual"/>
                </w:rPr>
                <w:t xml:space="preserve"> </w:t>
              </w:r>
              <w:r w:rsidR="00074C8D" w:rsidRPr="00074C8D">
                <w:rPr>
                  <w:rFonts w:eastAsia="Times New Roman"/>
                  <w14:ligatures w14:val="standardContextual"/>
                </w:rPr>
                <w:t xml:space="preserve">pursuant to </w:t>
              </w:r>
              <w:r w:rsidR="00074C8D">
                <w:rPr>
                  <w:rFonts w:eastAsia="Times New Roman"/>
                  <w14:ligatures w14:val="standardContextual"/>
                </w:rPr>
                <w:t>one or more</w:t>
              </w:r>
              <w:r w:rsidR="00074C8D" w:rsidRPr="00074C8D">
                <w:rPr>
                  <w:rFonts w:eastAsia="Times New Roman"/>
                  <w14:ligatures w14:val="standardContextual"/>
                </w:rPr>
                <w:t xml:space="preserve"> Eligible PPA</w:t>
              </w:r>
              <w:r w:rsidR="00074C8D">
                <w:rPr>
                  <w:rFonts w:eastAsia="Times New Roman"/>
                  <w14:ligatures w14:val="standardContextual"/>
                </w:rPr>
                <w:t>s</w:t>
              </w:r>
              <w:r w:rsidR="00206ADD">
                <w:rPr>
                  <w:rFonts w:eastAsia="Times New Roman"/>
                  <w14:ligatures w14:val="standardContextual"/>
                </w:rPr>
                <w:t xml:space="preserve"> per Reporting </w:t>
              </w:r>
            </w:ins>
            <w:ins w:id="7829" w:author="Julie Finkler" w:date="2023-11-07T20:23:00Z">
              <w:r w:rsidR="00206ADD">
                <w:rPr>
                  <w:rFonts w:eastAsia="Times New Roman"/>
                  <w14:ligatures w14:val="standardContextual"/>
                </w:rPr>
                <w:t>Unit</w:t>
              </w:r>
            </w:ins>
            <w:r w:rsidRPr="00462199">
              <w:t>;</w:t>
            </w:r>
            <w:bookmarkEnd w:id="7820"/>
          </w:p>
          <w:p w14:paraId="59FB388E" w14:textId="758B1663" w:rsidR="00D179D6" w:rsidRPr="00462199" w:rsidRDefault="00D179D6" w:rsidP="00E76EB6">
            <w:pPr>
              <w:pStyle w:val="TableNum3Ashurst"/>
              <w:ind w:left="782" w:hanging="782"/>
            </w:pPr>
            <w:r w:rsidRPr="00462199">
              <w:tab/>
            </w:r>
            <w:bookmarkStart w:id="7830" w:name="_Ref144116086"/>
            <w:r w:rsidRPr="00462199">
              <w:t>where electricity is sourced from a</w:t>
            </w:r>
            <w:r w:rsidR="001949B4">
              <w:t>n Electricity Storage System</w:t>
            </w:r>
            <w:r w:rsidRPr="00462199">
              <w:t xml:space="preserve"> pursuant to an Eligible PPA, the </w:t>
            </w:r>
            <w:r w:rsidR="00B46CB3">
              <w:t>Stored</w:t>
            </w:r>
            <w:r w:rsidRPr="00462199">
              <w:t xml:space="preserve"> GHG </w:t>
            </w:r>
            <w:r w:rsidR="00B46CB3">
              <w:t xml:space="preserve">Emission </w:t>
            </w:r>
            <w:r w:rsidRPr="00462199">
              <w:t xml:space="preserve">Intensity Tracker for </w:t>
            </w:r>
            <w:r w:rsidR="001949B4">
              <w:t>an Electricity Storage System</w:t>
            </w:r>
            <w:r w:rsidRPr="00462199">
              <w:t>; and</w:t>
            </w:r>
            <w:bookmarkEnd w:id="7830"/>
          </w:p>
          <w:p w14:paraId="15B58C9C" w14:textId="72A26E62" w:rsidR="00D179D6" w:rsidRPr="00462199" w:rsidRDefault="00D179D6" w:rsidP="00E76EB6">
            <w:pPr>
              <w:pStyle w:val="TableNum3Ashurst"/>
              <w:ind w:left="782" w:hanging="782"/>
            </w:pPr>
            <w:r w:rsidRPr="00462199">
              <w:tab/>
            </w:r>
            <w:bookmarkStart w:id="7831" w:name="_Ref144116087"/>
            <w:r w:rsidRPr="00462199">
              <w:t xml:space="preserve">where electricity is sourced from an electricity generator using biogenic feedstock, confirmation that consignments comply with or are exempt from the </w:t>
            </w:r>
            <w:ins w:id="7832" w:author="Julie Finkler" w:date="2023-11-09T18:06:00Z">
              <w:r w:rsidR="000908B1">
                <w:t>N</w:t>
              </w:r>
            </w:ins>
            <w:commentRangeStart w:id="7833"/>
            <w:commentRangeStart w:id="7834"/>
            <w:del w:id="7835" w:author="Julie Finkler" w:date="2023-11-09T18:06:00Z">
              <w:r w:rsidRPr="00462199" w:rsidDel="000908B1">
                <w:delText>n</w:delText>
              </w:r>
            </w:del>
            <w:r w:rsidRPr="00462199">
              <w:t xml:space="preserve">on-GHG </w:t>
            </w:r>
            <w:ins w:id="7836" w:author="Julie Finkler" w:date="2023-11-09T18:06:00Z">
              <w:r w:rsidR="000908B1">
                <w:t>Requirements</w:t>
              </w:r>
            </w:ins>
            <w:del w:id="7837" w:author="Julie Finkler" w:date="2023-11-09T18:06:00Z">
              <w:r w:rsidRPr="00462199" w:rsidDel="000908B1">
                <w:delText>criteria</w:delText>
              </w:r>
            </w:del>
            <w:commentRangeEnd w:id="7833"/>
            <w:r w:rsidR="00E76F61" w:rsidRPr="00462199">
              <w:rPr>
                <w:rStyle w:val="CommentReference"/>
                <w:rFonts w:ascii="Arial" w:hAnsi="Arial"/>
                <w:sz w:val="20"/>
                <w:szCs w:val="20"/>
              </w:rPr>
              <w:commentReference w:id="7833"/>
            </w:r>
            <w:commentRangeEnd w:id="7834"/>
            <w:r w:rsidR="000908B1" w:rsidRPr="00462199">
              <w:rPr>
                <w:rStyle w:val="CommentReference"/>
                <w:rFonts w:ascii="Arial" w:hAnsi="Arial"/>
                <w:sz w:val="20"/>
                <w:szCs w:val="20"/>
              </w:rPr>
              <w:commentReference w:id="7834"/>
            </w:r>
            <w:r w:rsidRPr="00462199">
              <w:t xml:space="preserve"> set out in the LCHS.</w:t>
            </w:r>
            <w:bookmarkEnd w:id="7831"/>
          </w:p>
        </w:tc>
      </w:tr>
      <w:tr w:rsidR="00D179D6" w:rsidRPr="00462199" w14:paraId="1A518A06" w14:textId="77777777" w:rsidTr="000D76C6">
        <w:tc>
          <w:tcPr>
            <w:tcW w:w="846" w:type="dxa"/>
            <w:tcMar>
              <w:left w:w="108" w:type="dxa"/>
              <w:right w:w="108" w:type="dxa"/>
            </w:tcMar>
          </w:tcPr>
          <w:p w14:paraId="5BB34077" w14:textId="77777777" w:rsidR="00D179D6" w:rsidRPr="00462199" w:rsidRDefault="00D179D6" w:rsidP="00844D2A">
            <w:pPr>
              <w:pStyle w:val="TableNum1Ashurst"/>
            </w:pPr>
            <w:bookmarkStart w:id="7839" w:name="_Ref144116088"/>
          </w:p>
        </w:tc>
        <w:bookmarkEnd w:id="7839"/>
        <w:tc>
          <w:tcPr>
            <w:tcW w:w="8171" w:type="dxa"/>
            <w:tcMar>
              <w:left w:w="108" w:type="dxa"/>
              <w:right w:w="108" w:type="dxa"/>
            </w:tcMar>
          </w:tcPr>
          <w:p w14:paraId="06BCF6B7" w14:textId="77777777" w:rsidR="00D179D6" w:rsidRPr="00462199" w:rsidRDefault="00D179D6" w:rsidP="00844D2A">
            <w:pPr>
              <w:pStyle w:val="TableAshurst"/>
            </w:pPr>
            <w:r w:rsidRPr="00462199">
              <w:t>Invoices recording the quantity of Alternative Fuels, chemicals or catalysts used at the Facility during the relevant Billing Period, where emissions associated with these emission sources have been assessed to be above the Materiality Threshold.</w:t>
            </w:r>
          </w:p>
        </w:tc>
      </w:tr>
      <w:tr w:rsidR="00D179D6" w:rsidRPr="00462199" w14:paraId="64198A07" w14:textId="77777777" w:rsidTr="000D76C6">
        <w:tc>
          <w:tcPr>
            <w:tcW w:w="846" w:type="dxa"/>
            <w:tcMar>
              <w:left w:w="108" w:type="dxa"/>
              <w:right w:w="108" w:type="dxa"/>
            </w:tcMar>
          </w:tcPr>
          <w:p w14:paraId="4528BCDB" w14:textId="77777777" w:rsidR="00D179D6" w:rsidRPr="00462199" w:rsidRDefault="00D179D6" w:rsidP="00844D2A">
            <w:pPr>
              <w:pStyle w:val="TableNum1Ashurst"/>
            </w:pPr>
            <w:bookmarkStart w:id="7840" w:name="_Ref144116089"/>
          </w:p>
        </w:tc>
        <w:bookmarkEnd w:id="7840"/>
        <w:tc>
          <w:tcPr>
            <w:tcW w:w="8171" w:type="dxa"/>
            <w:tcMar>
              <w:left w:w="108" w:type="dxa"/>
              <w:right w:w="108" w:type="dxa"/>
            </w:tcMar>
          </w:tcPr>
          <w:p w14:paraId="46E1EBA2" w14:textId="77777777" w:rsidR="00D179D6" w:rsidRPr="00462199" w:rsidRDefault="00D179D6" w:rsidP="00844D2A">
            <w:pPr>
              <w:pStyle w:val="TableAshurst"/>
            </w:pPr>
            <w:r w:rsidRPr="00462199">
              <w:t>Any other DCMP Data as agreed with the LCHA Counterparty as part of the DCMP.</w:t>
            </w:r>
          </w:p>
        </w:tc>
      </w:tr>
      <w:tr w:rsidR="00D179D6" w:rsidRPr="00462199" w14:paraId="08753E0B" w14:textId="77777777" w:rsidTr="000D76C6">
        <w:tc>
          <w:tcPr>
            <w:tcW w:w="846" w:type="dxa"/>
            <w:tcMar>
              <w:left w:w="108" w:type="dxa"/>
              <w:right w:w="108" w:type="dxa"/>
            </w:tcMar>
          </w:tcPr>
          <w:p w14:paraId="42D12920" w14:textId="77777777" w:rsidR="00D179D6" w:rsidRPr="00462199" w:rsidRDefault="00D179D6" w:rsidP="00844D2A">
            <w:pPr>
              <w:pStyle w:val="TableNum1Ashurst"/>
            </w:pPr>
            <w:bookmarkStart w:id="7841" w:name="_Ref144116090"/>
          </w:p>
        </w:tc>
        <w:bookmarkEnd w:id="7841"/>
        <w:tc>
          <w:tcPr>
            <w:tcW w:w="8171" w:type="dxa"/>
            <w:tcMar>
              <w:left w:w="108" w:type="dxa"/>
              <w:right w:w="108" w:type="dxa"/>
            </w:tcMar>
          </w:tcPr>
          <w:p w14:paraId="6D2390C1" w14:textId="2A4A78E5" w:rsidR="00D179D6" w:rsidRPr="00462199" w:rsidRDefault="001949B4" w:rsidP="00844D2A">
            <w:pPr>
              <w:pStyle w:val="TableAshurst"/>
            </w:pPr>
            <w:commentRangeStart w:id="7842"/>
            <w:commentRangeStart w:id="7843"/>
            <w:r>
              <w:t>[</w:t>
            </w:r>
            <w:r w:rsidR="00D179D6" w:rsidRPr="00462199">
              <w:t>A confirmation as to whether any Refinery Off-Gas used should be classified as a co-product or residue in accordance with the LCHS requirements.</w:t>
            </w:r>
            <w:r>
              <w:t>]</w:t>
            </w:r>
            <w:commentRangeEnd w:id="7842"/>
            <w:r w:rsidR="00A73D74" w:rsidRPr="00462199">
              <w:rPr>
                <w:rStyle w:val="CommentReference"/>
                <w:rFonts w:ascii="Arial" w:hAnsi="Arial"/>
                <w:sz w:val="20"/>
                <w:szCs w:val="20"/>
              </w:rPr>
              <w:commentReference w:id="7842"/>
            </w:r>
            <w:commentRangeEnd w:id="7843"/>
            <w:r w:rsidR="003B39DE" w:rsidRPr="00462199">
              <w:rPr>
                <w:rStyle w:val="CommentReference"/>
                <w:rFonts w:ascii="Arial" w:hAnsi="Arial"/>
                <w:sz w:val="20"/>
                <w:szCs w:val="20"/>
              </w:rPr>
              <w:commentReference w:id="7843"/>
            </w:r>
          </w:p>
        </w:tc>
      </w:tr>
    </w:tbl>
    <w:p w14:paraId="14D9DE47" w14:textId="77777777" w:rsidR="00D179D6" w:rsidRPr="00462199" w:rsidRDefault="00D179D6" w:rsidP="00986A4F">
      <w:pPr>
        <w:pStyle w:val="NormalAshurst"/>
      </w:pPr>
      <w:r w:rsidRPr="00462199">
        <w:rPr>
          <w:b/>
        </w:rPr>
        <w:br w:type="page"/>
      </w:r>
    </w:p>
    <w:p w14:paraId="0530F8B4" w14:textId="47601038" w:rsidR="00D179D6" w:rsidRPr="00462199" w:rsidRDefault="00D179D6" w:rsidP="000D76C6">
      <w:pPr>
        <w:pStyle w:val="AppendixSubAshurst"/>
      </w:pPr>
      <w:bookmarkStart w:id="7845" w:name="Appendix2Annex6"/>
      <w:commentRangeStart w:id="7846"/>
      <w:commentRangeStart w:id="7847"/>
      <w:r w:rsidRPr="00462199">
        <w:lastRenderedPageBreak/>
        <w:t>Appendix 2</w:t>
      </w:r>
      <w:bookmarkEnd w:id="7845"/>
      <w:commentRangeEnd w:id="7846"/>
      <w:r w:rsidR="00CC7414" w:rsidRPr="00462199">
        <w:rPr>
          <w:rStyle w:val="CommentReference"/>
          <w:rFonts w:ascii="Arial" w:hAnsi="Arial"/>
          <w:sz w:val="20"/>
          <w:szCs w:val="20"/>
        </w:rPr>
        <w:commentReference w:id="7846"/>
      </w:r>
      <w:commentRangeEnd w:id="7847"/>
      <w:r w:rsidR="00FC203E" w:rsidRPr="00462199">
        <w:rPr>
          <w:rStyle w:val="CommentReference"/>
          <w:rFonts w:ascii="Arial" w:hAnsi="Arial"/>
          <w:sz w:val="20"/>
          <w:szCs w:val="20"/>
        </w:rPr>
        <w:commentReference w:id="7847"/>
      </w:r>
    </w:p>
    <w:p w14:paraId="42C1B9A1" w14:textId="72A3E367" w:rsidR="00D179D6" w:rsidRPr="00462199" w:rsidRDefault="00D179D6" w:rsidP="000D76C6">
      <w:pPr>
        <w:pStyle w:val="AppendixSubAshurst"/>
      </w:pPr>
      <w:r w:rsidRPr="00462199">
        <w:t xml:space="preserve">Monthly LCHS Report – Information Requirements (last Billing Period each </w:t>
      </w:r>
      <w:r w:rsidR="002F3FE3">
        <w:t>Fiscal Year</w:t>
      </w:r>
      <w:r w:rsidRPr="00462199">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8171"/>
      </w:tblGrid>
      <w:tr w:rsidR="00D179D6" w:rsidRPr="00462199" w14:paraId="42068585" w14:textId="77777777" w:rsidTr="000D76C6">
        <w:tc>
          <w:tcPr>
            <w:tcW w:w="846" w:type="dxa"/>
            <w:tcMar>
              <w:left w:w="108" w:type="dxa"/>
              <w:right w:w="108" w:type="dxa"/>
            </w:tcMar>
          </w:tcPr>
          <w:p w14:paraId="1CFB1DB9" w14:textId="77777777" w:rsidR="00D179D6" w:rsidRPr="00462199" w:rsidRDefault="00D179D6" w:rsidP="000D76C6">
            <w:pPr>
              <w:pStyle w:val="TableAshurst"/>
              <w:rPr>
                <w:b/>
                <w:bCs/>
              </w:rPr>
            </w:pPr>
            <w:r w:rsidRPr="00462199">
              <w:rPr>
                <w:b/>
                <w:bCs/>
              </w:rPr>
              <w:t>No.</w:t>
            </w:r>
          </w:p>
        </w:tc>
        <w:tc>
          <w:tcPr>
            <w:tcW w:w="8171" w:type="dxa"/>
            <w:tcMar>
              <w:left w:w="108" w:type="dxa"/>
              <w:right w:w="108" w:type="dxa"/>
            </w:tcMar>
          </w:tcPr>
          <w:p w14:paraId="68AFF994" w14:textId="77777777" w:rsidR="00D179D6" w:rsidRPr="00462199" w:rsidRDefault="00D179D6" w:rsidP="000D76C6">
            <w:pPr>
              <w:pStyle w:val="TableAshurst"/>
              <w:jc w:val="center"/>
              <w:rPr>
                <w:b/>
                <w:bCs/>
              </w:rPr>
            </w:pPr>
            <w:r w:rsidRPr="00462199">
              <w:rPr>
                <w:b/>
                <w:bCs/>
              </w:rPr>
              <w:t>Information Requirement</w:t>
            </w:r>
          </w:p>
        </w:tc>
      </w:tr>
      <w:tr w:rsidR="00D179D6" w:rsidRPr="00462199" w14:paraId="31E10AC2" w14:textId="77777777" w:rsidTr="000D76C6">
        <w:tc>
          <w:tcPr>
            <w:tcW w:w="846" w:type="dxa"/>
            <w:tcMar>
              <w:left w:w="108" w:type="dxa"/>
              <w:right w:w="108" w:type="dxa"/>
            </w:tcMar>
          </w:tcPr>
          <w:p w14:paraId="0F3D2898" w14:textId="290324DD" w:rsidR="00D179D6" w:rsidRPr="00462199" w:rsidRDefault="00D179D6" w:rsidP="00EF1AC1">
            <w:pPr>
              <w:pStyle w:val="TableNum1Ashurst"/>
              <w:numPr>
                <w:ilvl w:val="0"/>
                <w:numId w:val="37"/>
              </w:numPr>
            </w:pPr>
            <w:bookmarkStart w:id="7848" w:name="_Ref144116091"/>
          </w:p>
        </w:tc>
        <w:bookmarkEnd w:id="7848"/>
        <w:tc>
          <w:tcPr>
            <w:tcW w:w="8171" w:type="dxa"/>
            <w:tcMar>
              <w:left w:w="108" w:type="dxa"/>
              <w:right w:w="108" w:type="dxa"/>
            </w:tcMar>
          </w:tcPr>
          <w:p w14:paraId="384B0A90" w14:textId="27BA7EDB" w:rsidR="00D179D6" w:rsidRPr="00462199" w:rsidRDefault="00D179D6" w:rsidP="000D76C6">
            <w:pPr>
              <w:pStyle w:val="TableAshurst"/>
            </w:pPr>
            <w:r w:rsidRPr="00462199">
              <w:t xml:space="preserve">A report on actions to mitigate fugitive emissions as set out in the DCMP and the Fugitive </w:t>
            </w:r>
            <w:ins w:id="7849" w:author="Julie Finkler" w:date="2023-11-07T20:14:00Z">
              <w:r w:rsidR="00283936">
                <w:t>H</w:t>
              </w:r>
            </w:ins>
            <w:ins w:id="7850" w:author="Julie Finkler" w:date="2023-11-07T20:15:00Z">
              <w:r w:rsidR="00283936">
                <w:t xml:space="preserve">ydrogen </w:t>
              </w:r>
            </w:ins>
            <w:r w:rsidRPr="00462199">
              <w:t>Emissions Risk Reduction Plan.</w:t>
            </w:r>
          </w:p>
        </w:tc>
      </w:tr>
      <w:tr w:rsidR="00D179D6" w:rsidRPr="00462199" w14:paraId="5ADF75C3" w14:textId="77777777" w:rsidTr="000D76C6">
        <w:tc>
          <w:tcPr>
            <w:tcW w:w="846" w:type="dxa"/>
            <w:tcMar>
              <w:left w:w="108" w:type="dxa"/>
              <w:right w:w="108" w:type="dxa"/>
            </w:tcMar>
          </w:tcPr>
          <w:p w14:paraId="21668327" w14:textId="77777777" w:rsidR="00D179D6" w:rsidRPr="00462199" w:rsidRDefault="00D179D6" w:rsidP="000D76C6">
            <w:pPr>
              <w:pStyle w:val="TableNum1Ashurst"/>
            </w:pPr>
            <w:bookmarkStart w:id="7851" w:name="_Ref144116092"/>
          </w:p>
        </w:tc>
        <w:bookmarkEnd w:id="7851"/>
        <w:tc>
          <w:tcPr>
            <w:tcW w:w="8171" w:type="dxa"/>
            <w:tcMar>
              <w:left w:w="108" w:type="dxa"/>
              <w:right w:w="108" w:type="dxa"/>
            </w:tcMar>
          </w:tcPr>
          <w:p w14:paraId="74C23E5D" w14:textId="77777777" w:rsidR="00D179D6" w:rsidRPr="00462199" w:rsidRDefault="00D179D6" w:rsidP="000D76C6">
            <w:pPr>
              <w:pStyle w:val="TableAshurst"/>
            </w:pPr>
            <w:r w:rsidRPr="00462199">
              <w:t>Where electricity is sourced from an electricity generator using biogenic feedstock, a report on estimated indirect land use change emissions.</w:t>
            </w:r>
          </w:p>
        </w:tc>
      </w:tr>
    </w:tbl>
    <w:p w14:paraId="49B59CF8" w14:textId="77777777" w:rsidR="00D179D6" w:rsidRPr="00462199" w:rsidRDefault="00D179D6" w:rsidP="005B3BB9"/>
    <w:p w14:paraId="5753BBD8" w14:textId="77777777" w:rsidR="00D179D6" w:rsidRPr="00462199" w:rsidRDefault="00D179D6" w:rsidP="00986A4F">
      <w:pPr>
        <w:pStyle w:val="NormalAshurst"/>
      </w:pPr>
      <w:r w:rsidRPr="00462199">
        <w:br w:type="page"/>
      </w:r>
    </w:p>
    <w:p w14:paraId="425A40EF" w14:textId="77777777" w:rsidR="00D179D6" w:rsidRPr="00462199" w:rsidRDefault="00D179D6" w:rsidP="00F33621">
      <w:pPr>
        <w:pStyle w:val="SCHEDULEAshurst"/>
      </w:pPr>
      <w:r w:rsidRPr="00462199">
        <w:lastRenderedPageBreak/>
        <w:br/>
      </w:r>
      <w:bookmarkStart w:id="7852" w:name="_Ref144116093"/>
      <w:bookmarkStart w:id="7853" w:name="_Ref144118005"/>
      <w:bookmarkStart w:id="7854" w:name="_Ref147930427"/>
      <w:bookmarkStart w:id="7855" w:name="_Ref147931867"/>
      <w:bookmarkStart w:id="7856" w:name="_Toc149833756"/>
      <w:r w:rsidRPr="00462199">
        <w:t>Form of Supply Chain Report</w:t>
      </w:r>
      <w:bookmarkEnd w:id="7852"/>
      <w:bookmarkEnd w:id="7853"/>
      <w:bookmarkEnd w:id="7854"/>
      <w:bookmarkEnd w:id="7855"/>
      <w:bookmarkEnd w:id="7856"/>
    </w:p>
    <w:p w14:paraId="1B79E725" w14:textId="77777777" w:rsidR="00D179D6" w:rsidRPr="00462199" w:rsidRDefault="00D179D6" w:rsidP="00CE76F7">
      <w:pPr>
        <w:pStyle w:val="SchSubAshurst"/>
      </w:pPr>
      <w:bookmarkStart w:id="7857" w:name="_Ref144116094"/>
    </w:p>
    <w:p w14:paraId="2EA53382" w14:textId="77777777" w:rsidR="00D179D6" w:rsidRPr="00462199" w:rsidRDefault="00D179D6" w:rsidP="00EF1AC1">
      <w:pPr>
        <w:pStyle w:val="SH1Ashurst"/>
        <w:numPr>
          <w:ilvl w:val="0"/>
          <w:numId w:val="42"/>
        </w:numPr>
      </w:pPr>
      <w:bookmarkStart w:id="7858" w:name="_Ref144116095"/>
      <w:bookmarkEnd w:id="7857"/>
      <w:r w:rsidRPr="00462199">
        <w:t>HOW TO COMPLETE THIS FORM</w:t>
      </w:r>
      <w:bookmarkEnd w:id="7858"/>
    </w:p>
    <w:p w14:paraId="12B5DD7E" w14:textId="5B895505" w:rsidR="00D179D6" w:rsidRPr="00462199" w:rsidRDefault="00D179D6" w:rsidP="00E76EB6">
      <w:pPr>
        <w:pStyle w:val="SH2Ashurst"/>
      </w:pPr>
      <w:bookmarkStart w:id="7859" w:name="_Ref144116096"/>
      <w:r w:rsidRPr="00462199">
        <w:t>Please use the text boxes in this template (</w:t>
      </w:r>
      <w:r>
        <w:fldChar w:fldCharType="begin"/>
      </w:r>
      <w:r>
        <w:instrText xml:space="preserve"> REF _Ref144116094 \n \h </w:instrText>
      </w:r>
      <w:r>
        <w:fldChar w:fldCharType="separate"/>
      </w:r>
      <w:del w:id="7860" w:author="Faqir, Sofia (Energy Security)" w:date="2023-11-12T19:47:00Z">
        <w:r w:rsidR="00E473FC">
          <w:delText>Part A</w:delText>
        </w:r>
      </w:del>
      <w:r>
        <w:fldChar w:fldCharType="end"/>
      </w:r>
      <w:r w:rsidRPr="00462199">
        <w:t>) and the tables in the accompanying spreadsheet (</w:t>
      </w:r>
      <w:r>
        <w:fldChar w:fldCharType="begin"/>
      </w:r>
      <w:r>
        <w:instrText xml:space="preserve"> REF _Ref144116140 \n \h </w:instrText>
      </w:r>
      <w:r>
        <w:fldChar w:fldCharType="separate"/>
      </w:r>
      <w:del w:id="7861" w:author="Faqir, Sofia (Energy Security)" w:date="2023-11-12T19:47:00Z">
        <w:r w:rsidR="00E473FC">
          <w:delText>Part B</w:delText>
        </w:r>
      </w:del>
      <w:r>
        <w:fldChar w:fldCharType="end"/>
      </w:r>
      <w:r w:rsidRPr="00462199">
        <w:t xml:space="preserve">) to report on the economic benefits and UKLCH Programme supply chains associated with the development of the Project. The purpose of this reporting is to provide the LCHA Counterparty and the Secretary of State with the key economic, technical, and commercial data around the supply chain and the value drivers that underpin it. For the avoidance of doubt, submission of each Supply Chain Report relates to the Producer's supply chain reporting obligations pursuant to </w:t>
      </w:r>
      <w:r w:rsidR="007248B2" w:rsidRPr="007248B2">
        <w:t>Condition</w:t>
      </w:r>
      <w:r w:rsidRPr="00462199">
        <w:t xml:space="preserve"> </w:t>
      </w:r>
      <w:r w:rsidR="00372984">
        <w:fldChar w:fldCharType="begin"/>
      </w:r>
      <w:r w:rsidR="00372984">
        <w:instrText xml:space="preserve"> REF _Ref144483486 \n \h </w:instrText>
      </w:r>
      <w:r w:rsidR="00372984">
        <w:fldChar w:fldCharType="separate"/>
      </w:r>
      <w:del w:id="7862" w:author="Faqir, Sofia (Energy Security)" w:date="2023-11-12T19:47:00Z">
        <w:r w:rsidR="00E473FC">
          <w:delText>35</w:delText>
        </w:r>
      </w:del>
      <w:r w:rsidR="00372984">
        <w:fldChar w:fldCharType="end"/>
      </w:r>
      <w:r w:rsidRPr="00462199">
        <w:t xml:space="preserve"> of the LCHA only.</w:t>
      </w:r>
      <w:bookmarkEnd w:id="7859"/>
    </w:p>
    <w:p w14:paraId="65FEE763" w14:textId="6F15257E" w:rsidR="00D179D6" w:rsidRPr="00462199" w:rsidRDefault="00D179D6" w:rsidP="00E76EB6">
      <w:pPr>
        <w:pStyle w:val="SH2Ashurst"/>
      </w:pPr>
      <w:bookmarkStart w:id="7863" w:name="_Ref144116097"/>
      <w:r w:rsidRPr="00462199">
        <w:t xml:space="preserve">Please ensure that each submission is complete and includes all required evidence and Supporting Information. At the point of publication of the </w:t>
      </w:r>
      <w:r w:rsidR="007248B2" w:rsidRPr="007248B2">
        <w:t>Condition</w:t>
      </w:r>
      <w:r w:rsidRPr="00462199">
        <w:t>s, this template is indicative only and the Secretary of State reserves the right to review and amend the requirement for Producers to report on economic benefits and supply chains in relation to their Project. As such, the template may be updated with final amendments during the negotiation phase of the UKLCH Programme process.</w:t>
      </w:r>
      <w:bookmarkEnd w:id="7863"/>
    </w:p>
    <w:p w14:paraId="7EFFBF24" w14:textId="77777777" w:rsidR="00D179D6" w:rsidRPr="00462199" w:rsidRDefault="00D179D6" w:rsidP="000D76C6">
      <w:pPr>
        <w:pStyle w:val="SH1Ashurst"/>
      </w:pPr>
      <w:bookmarkStart w:id="7864" w:name="_Ref144116098"/>
      <w:r w:rsidRPr="00462199">
        <w:t>MINIMUM REQUIREMENTS</w:t>
      </w:r>
      <w:bookmarkEnd w:id="7864"/>
    </w:p>
    <w:p w14:paraId="3454C3C9" w14:textId="77777777" w:rsidR="00D179D6" w:rsidRPr="00462199" w:rsidRDefault="00D179D6" w:rsidP="00E76EB6">
      <w:pPr>
        <w:pStyle w:val="SH2Ashurst"/>
      </w:pPr>
      <w:bookmarkStart w:id="7865" w:name="_Ref144116099"/>
      <w:r w:rsidRPr="00462199">
        <w:t>Each Supply Chain Report must:</w:t>
      </w:r>
      <w:bookmarkEnd w:id="7865"/>
    </w:p>
    <w:p w14:paraId="32E7CBAA" w14:textId="77777777" w:rsidR="00D179D6" w:rsidRPr="00462199" w:rsidRDefault="00D179D6" w:rsidP="00E76EB6">
      <w:pPr>
        <w:pStyle w:val="SH3Ashurst"/>
      </w:pPr>
      <w:bookmarkStart w:id="7866" w:name="_Ref144116100"/>
      <w:r w:rsidRPr="00462199">
        <w:t>be submitted by the relevant Supply Chain Report Deadline;</w:t>
      </w:r>
      <w:bookmarkEnd w:id="7866"/>
    </w:p>
    <w:p w14:paraId="017D03D7" w14:textId="77777777" w:rsidR="00D179D6" w:rsidRPr="00462199" w:rsidRDefault="00D179D6" w:rsidP="00E76EB6">
      <w:pPr>
        <w:pStyle w:val="SH3Ashurst"/>
      </w:pPr>
      <w:bookmarkStart w:id="7867" w:name="_Ref144116101"/>
      <w:r w:rsidRPr="00462199">
        <w:t>be accompanied by a Directors' Certificate;</w:t>
      </w:r>
      <w:bookmarkEnd w:id="7867"/>
    </w:p>
    <w:p w14:paraId="340902BB" w14:textId="77777777" w:rsidR="00D179D6" w:rsidRPr="00462199" w:rsidRDefault="00D179D6" w:rsidP="00E76EB6">
      <w:pPr>
        <w:pStyle w:val="SH3Ashurst"/>
      </w:pPr>
      <w:bookmarkStart w:id="7868" w:name="_Ref144116102"/>
      <w:r w:rsidRPr="00462199">
        <w:t>be completed in full, ensuring fields are not left blank;</w:t>
      </w:r>
      <w:bookmarkEnd w:id="7868"/>
    </w:p>
    <w:p w14:paraId="58BA9F8B" w14:textId="77777777" w:rsidR="00D179D6" w:rsidRPr="00462199" w:rsidRDefault="00D179D6" w:rsidP="00E76EB6">
      <w:pPr>
        <w:pStyle w:val="SH3Ashurst"/>
      </w:pPr>
      <w:bookmarkStart w:id="7869" w:name="_Ref144116103"/>
      <w:r w:rsidRPr="00462199">
        <w:t>be completed with information that is relevant to the question asked; and</w:t>
      </w:r>
      <w:bookmarkEnd w:id="7869"/>
    </w:p>
    <w:p w14:paraId="0A877426" w14:textId="23ABB653" w:rsidR="00D179D6" w:rsidRPr="00462199" w:rsidRDefault="00D179D6" w:rsidP="00E76EB6">
      <w:pPr>
        <w:pStyle w:val="SH3Ashurst"/>
      </w:pPr>
      <w:bookmarkStart w:id="7870" w:name="_Ref144116104"/>
      <w:r w:rsidRPr="00462199">
        <w:t>comply with the restrictions on the type of data that can be entered into the accompanying spreadsheet (</w:t>
      </w:r>
      <w:r>
        <w:fldChar w:fldCharType="begin"/>
      </w:r>
      <w:r>
        <w:instrText xml:space="preserve"> REF _Ref144116140 \n \h </w:instrText>
      </w:r>
      <w:r>
        <w:fldChar w:fldCharType="separate"/>
      </w:r>
      <w:del w:id="7871" w:author="Faqir, Sofia (Energy Security)" w:date="2023-11-12T19:47:00Z">
        <w:r w:rsidR="00E473FC">
          <w:delText>Part B</w:delText>
        </w:r>
      </w:del>
      <w:r>
        <w:fldChar w:fldCharType="end"/>
      </w:r>
      <w:r w:rsidRPr="00462199">
        <w:t>) and the word count limits specified for the text boxes of this form (</w:t>
      </w:r>
      <w:r>
        <w:fldChar w:fldCharType="begin"/>
      </w:r>
      <w:r>
        <w:instrText xml:space="preserve"> REF _Ref144116094 \n \h </w:instrText>
      </w:r>
      <w:r>
        <w:fldChar w:fldCharType="separate"/>
      </w:r>
      <w:del w:id="7872" w:author="Faqir, Sofia (Energy Security)" w:date="2023-11-12T19:47:00Z">
        <w:r w:rsidR="00E473FC">
          <w:delText>Part A</w:delText>
        </w:r>
      </w:del>
      <w:r>
        <w:fldChar w:fldCharType="end"/>
      </w:r>
      <w:r w:rsidRPr="00462199">
        <w:t>).</w:t>
      </w:r>
      <w:bookmarkEnd w:id="7870"/>
    </w:p>
    <w:p w14:paraId="097F8D1B" w14:textId="77777777" w:rsidR="00D179D6" w:rsidRPr="00462199" w:rsidRDefault="00D179D6" w:rsidP="00E76EB6">
      <w:pPr>
        <w:pStyle w:val="SH2Ashurst"/>
      </w:pPr>
      <w:bookmarkStart w:id="7873" w:name="_Ref144116105"/>
      <w:r w:rsidRPr="00462199">
        <w:t>If the LCHA Counterparty has issued a Supply Chain Report Response Notice which states that the relevant Supply Chain Report does not comply with the requirements set out in this Annex, the Producer will be required to pay the Supply Chain Report Fees in respect of the Producer's failure to provide the LCHA Counterparty with the relevant Supply Chain Report.</w:t>
      </w:r>
      <w:bookmarkEnd w:id="7873"/>
    </w:p>
    <w:p w14:paraId="7D54FA3B" w14:textId="77777777" w:rsidR="00D179D6" w:rsidRPr="00462199" w:rsidRDefault="00D179D6" w:rsidP="000D76C6">
      <w:pPr>
        <w:pStyle w:val="SH1Ashurst"/>
      </w:pPr>
      <w:bookmarkStart w:id="7874" w:name="_Ref144116106"/>
      <w:r w:rsidRPr="00462199">
        <w:t>CONTACT AND PROJECT DETAILS</w:t>
      </w:r>
      <w:bookmarkEnd w:id="7874"/>
    </w:p>
    <w:tbl>
      <w:tblPr>
        <w:tblW w:w="0" w:type="auto"/>
        <w:tblInd w:w="782" w:type="dxa"/>
        <w:tblCellMar>
          <w:left w:w="10" w:type="dxa"/>
          <w:right w:w="10" w:type="dxa"/>
        </w:tblCellMar>
        <w:tblLook w:val="04A0" w:firstRow="1" w:lastRow="0" w:firstColumn="1" w:lastColumn="0" w:noHBand="0" w:noVBand="1"/>
      </w:tblPr>
      <w:tblGrid>
        <w:gridCol w:w="2058"/>
        <w:gridCol w:w="2059"/>
        <w:gridCol w:w="2059"/>
        <w:gridCol w:w="2059"/>
      </w:tblGrid>
      <w:tr w:rsidR="00D179D6" w:rsidRPr="00462199" w14:paraId="705C3827" w14:textId="77777777" w:rsidTr="00E76EB6">
        <w:tc>
          <w:tcPr>
            <w:tcW w:w="2058" w:type="dxa"/>
            <w:tcMar>
              <w:left w:w="108" w:type="dxa"/>
              <w:right w:w="108" w:type="dxa"/>
            </w:tcMar>
          </w:tcPr>
          <w:p w14:paraId="401096D4" w14:textId="77777777" w:rsidR="00D179D6" w:rsidRPr="00462199" w:rsidRDefault="00D179D6" w:rsidP="00E76EB6">
            <w:pPr>
              <w:pStyle w:val="TableAshurst"/>
            </w:pPr>
            <w:r w:rsidRPr="00462199">
              <w:t>Company name and project name</w:t>
            </w:r>
          </w:p>
        </w:tc>
        <w:tc>
          <w:tcPr>
            <w:tcW w:w="2059" w:type="dxa"/>
            <w:tcMar>
              <w:left w:w="108" w:type="dxa"/>
              <w:right w:w="108" w:type="dxa"/>
            </w:tcMar>
          </w:tcPr>
          <w:p w14:paraId="57772459" w14:textId="77777777" w:rsidR="00D179D6" w:rsidRPr="00462199" w:rsidRDefault="00D179D6" w:rsidP="00E76EB6">
            <w:pPr>
              <w:pStyle w:val="TableAshurst"/>
            </w:pPr>
          </w:p>
        </w:tc>
        <w:tc>
          <w:tcPr>
            <w:tcW w:w="2059" w:type="dxa"/>
            <w:tcMar>
              <w:left w:w="108" w:type="dxa"/>
              <w:right w:w="108" w:type="dxa"/>
            </w:tcMar>
          </w:tcPr>
          <w:p w14:paraId="10BA424D" w14:textId="77777777" w:rsidR="00D179D6" w:rsidRPr="00462199" w:rsidRDefault="00D179D6" w:rsidP="00E76EB6">
            <w:pPr>
              <w:pStyle w:val="TableAshurst"/>
            </w:pPr>
            <w:r w:rsidRPr="00462199">
              <w:t>Authorised representative(s)</w:t>
            </w:r>
          </w:p>
        </w:tc>
        <w:tc>
          <w:tcPr>
            <w:tcW w:w="2059" w:type="dxa"/>
            <w:tcMar>
              <w:left w:w="108" w:type="dxa"/>
              <w:right w:w="108" w:type="dxa"/>
            </w:tcMar>
          </w:tcPr>
          <w:p w14:paraId="548E40E3" w14:textId="77777777" w:rsidR="00D179D6" w:rsidRPr="00462199" w:rsidRDefault="00D179D6" w:rsidP="00E76EB6">
            <w:pPr>
              <w:pStyle w:val="TableAshurst"/>
            </w:pPr>
          </w:p>
        </w:tc>
      </w:tr>
      <w:tr w:rsidR="00D179D6" w:rsidRPr="00462199" w14:paraId="0505C625" w14:textId="77777777" w:rsidTr="00E76EB6">
        <w:tc>
          <w:tcPr>
            <w:tcW w:w="2058" w:type="dxa"/>
            <w:tcMar>
              <w:left w:w="108" w:type="dxa"/>
              <w:right w:w="108" w:type="dxa"/>
            </w:tcMar>
          </w:tcPr>
          <w:p w14:paraId="1CE31B65" w14:textId="77777777" w:rsidR="00D179D6" w:rsidRPr="00462199" w:rsidRDefault="00D179D6" w:rsidP="00E76EB6">
            <w:pPr>
              <w:pStyle w:val="TableAshurst"/>
            </w:pPr>
            <w:r w:rsidRPr="00462199">
              <w:t>Company address</w:t>
            </w:r>
          </w:p>
        </w:tc>
        <w:tc>
          <w:tcPr>
            <w:tcW w:w="2059" w:type="dxa"/>
            <w:tcMar>
              <w:left w:w="108" w:type="dxa"/>
              <w:right w:w="108" w:type="dxa"/>
            </w:tcMar>
          </w:tcPr>
          <w:p w14:paraId="4F9EA278" w14:textId="77777777" w:rsidR="00D179D6" w:rsidRPr="00462199" w:rsidRDefault="00D179D6" w:rsidP="00E76EB6">
            <w:pPr>
              <w:pStyle w:val="TableAshurst"/>
            </w:pPr>
          </w:p>
        </w:tc>
        <w:tc>
          <w:tcPr>
            <w:tcW w:w="2059" w:type="dxa"/>
            <w:tcMar>
              <w:left w:w="108" w:type="dxa"/>
              <w:right w:w="108" w:type="dxa"/>
            </w:tcMar>
          </w:tcPr>
          <w:p w14:paraId="13CBB8F4" w14:textId="77777777" w:rsidR="00D179D6" w:rsidRPr="00462199" w:rsidRDefault="00D179D6" w:rsidP="00E76EB6">
            <w:pPr>
              <w:pStyle w:val="TableAshurst"/>
            </w:pPr>
            <w:r w:rsidRPr="00462199">
              <w:t>Preferred contact number(s)</w:t>
            </w:r>
          </w:p>
        </w:tc>
        <w:tc>
          <w:tcPr>
            <w:tcW w:w="2059" w:type="dxa"/>
            <w:tcMar>
              <w:left w:w="108" w:type="dxa"/>
              <w:right w:w="108" w:type="dxa"/>
            </w:tcMar>
          </w:tcPr>
          <w:p w14:paraId="09831693" w14:textId="77777777" w:rsidR="00D179D6" w:rsidRPr="00462199" w:rsidRDefault="00D179D6" w:rsidP="00E76EB6">
            <w:pPr>
              <w:pStyle w:val="TableAshurst"/>
            </w:pPr>
          </w:p>
        </w:tc>
      </w:tr>
      <w:tr w:rsidR="00D179D6" w:rsidRPr="00462199" w14:paraId="100F9BC0" w14:textId="77777777" w:rsidTr="00E76EB6">
        <w:tc>
          <w:tcPr>
            <w:tcW w:w="2058" w:type="dxa"/>
            <w:tcMar>
              <w:left w:w="108" w:type="dxa"/>
              <w:right w:w="108" w:type="dxa"/>
            </w:tcMar>
          </w:tcPr>
          <w:p w14:paraId="498F2A85" w14:textId="77777777" w:rsidR="00D179D6" w:rsidRPr="00462199" w:rsidRDefault="00D179D6" w:rsidP="00E76EB6">
            <w:pPr>
              <w:pStyle w:val="TableAshurst"/>
            </w:pPr>
            <w:r w:rsidRPr="00462199">
              <w:t>Preferred email(s)</w:t>
            </w:r>
          </w:p>
        </w:tc>
        <w:tc>
          <w:tcPr>
            <w:tcW w:w="2059" w:type="dxa"/>
            <w:tcMar>
              <w:left w:w="108" w:type="dxa"/>
              <w:right w:w="108" w:type="dxa"/>
            </w:tcMar>
          </w:tcPr>
          <w:p w14:paraId="145F092F" w14:textId="77777777" w:rsidR="00D179D6" w:rsidRPr="00462199" w:rsidRDefault="00D179D6" w:rsidP="00E76EB6">
            <w:pPr>
              <w:pStyle w:val="TableAshurst"/>
            </w:pPr>
          </w:p>
        </w:tc>
        <w:tc>
          <w:tcPr>
            <w:tcW w:w="2059" w:type="dxa"/>
            <w:tcMar>
              <w:left w:w="108" w:type="dxa"/>
              <w:right w:w="108" w:type="dxa"/>
            </w:tcMar>
          </w:tcPr>
          <w:p w14:paraId="1CF013E3" w14:textId="77777777" w:rsidR="00D179D6" w:rsidRPr="00462199" w:rsidRDefault="00D179D6" w:rsidP="00E76EB6">
            <w:pPr>
              <w:pStyle w:val="TableAshurst"/>
            </w:pPr>
            <w:r w:rsidRPr="00462199">
              <w:t>Preferred contact person</w:t>
            </w:r>
          </w:p>
        </w:tc>
        <w:tc>
          <w:tcPr>
            <w:tcW w:w="2059" w:type="dxa"/>
            <w:tcMar>
              <w:left w:w="108" w:type="dxa"/>
              <w:right w:w="108" w:type="dxa"/>
            </w:tcMar>
          </w:tcPr>
          <w:p w14:paraId="4137ADB4" w14:textId="77777777" w:rsidR="00D179D6" w:rsidRPr="00462199" w:rsidRDefault="00D179D6" w:rsidP="00E76EB6">
            <w:pPr>
              <w:pStyle w:val="TableAshurst"/>
            </w:pPr>
          </w:p>
        </w:tc>
      </w:tr>
    </w:tbl>
    <w:p w14:paraId="41D6C18F" w14:textId="77777777" w:rsidR="00D179D6" w:rsidRPr="00462199" w:rsidRDefault="00D179D6" w:rsidP="005B3BB9"/>
    <w:p w14:paraId="66CC5640" w14:textId="77777777" w:rsidR="00D179D6" w:rsidRPr="00462199" w:rsidRDefault="00D179D6" w:rsidP="000D76C6">
      <w:pPr>
        <w:pStyle w:val="SH1Ashurst"/>
      </w:pPr>
      <w:bookmarkStart w:id="7875" w:name="_Ref144116107"/>
      <w:r w:rsidRPr="00462199">
        <w:lastRenderedPageBreak/>
        <w:t>REPORT SUBMISSION DECLARATION</w:t>
      </w:r>
      <w:bookmarkEnd w:id="7875"/>
    </w:p>
    <w:tbl>
      <w:tblPr>
        <w:tblW w:w="8285" w:type="dxa"/>
        <w:tblInd w:w="782" w:type="dxa"/>
        <w:tblLayout w:type="fixed"/>
        <w:tblCellMar>
          <w:left w:w="10" w:type="dxa"/>
          <w:right w:w="10" w:type="dxa"/>
        </w:tblCellMar>
        <w:tblLook w:val="04A0" w:firstRow="1" w:lastRow="0" w:firstColumn="1" w:lastColumn="0" w:noHBand="0" w:noVBand="1"/>
      </w:tblPr>
      <w:tblGrid>
        <w:gridCol w:w="4033"/>
        <w:gridCol w:w="4252"/>
      </w:tblGrid>
      <w:tr w:rsidR="00D179D6" w:rsidRPr="00462199" w14:paraId="1066E82B" w14:textId="77777777" w:rsidTr="00E76EB6">
        <w:tc>
          <w:tcPr>
            <w:tcW w:w="4033" w:type="dxa"/>
            <w:tcMar>
              <w:left w:w="108" w:type="dxa"/>
              <w:right w:w="108" w:type="dxa"/>
            </w:tcMar>
          </w:tcPr>
          <w:p w14:paraId="4815C425" w14:textId="77777777" w:rsidR="00D179D6" w:rsidRPr="00462199" w:rsidRDefault="00D179D6" w:rsidP="00E76EB6">
            <w:pPr>
              <w:pStyle w:val="TableAshurst"/>
            </w:pPr>
            <w:r w:rsidRPr="00462199">
              <w:t>To the best of your knowledge, is the information provided in this report accurate, complete, and compliant with the requirements set out in the guidance above? Please provide details on how the information and data have been quality assured.</w:t>
            </w:r>
          </w:p>
        </w:tc>
        <w:tc>
          <w:tcPr>
            <w:tcW w:w="4252" w:type="dxa"/>
            <w:tcMar>
              <w:left w:w="108" w:type="dxa"/>
              <w:right w:w="108" w:type="dxa"/>
            </w:tcMar>
          </w:tcPr>
          <w:p w14:paraId="061292B1" w14:textId="77777777" w:rsidR="00D179D6" w:rsidRPr="00462199" w:rsidRDefault="00D179D6" w:rsidP="00E76EB6">
            <w:pPr>
              <w:pStyle w:val="TableAshurst"/>
            </w:pPr>
            <w:r w:rsidRPr="00462199">
              <w:t>Yes/No (delete as appropriate)</w:t>
            </w:r>
          </w:p>
          <w:p w14:paraId="11923C36" w14:textId="77777777" w:rsidR="00D179D6" w:rsidRPr="00462199" w:rsidRDefault="00D179D6" w:rsidP="00E76EB6">
            <w:pPr>
              <w:pStyle w:val="TableAshurst"/>
            </w:pPr>
          </w:p>
          <w:p w14:paraId="321CA807" w14:textId="77777777" w:rsidR="00D179D6" w:rsidRPr="00462199" w:rsidRDefault="00D179D6" w:rsidP="00E76EB6">
            <w:pPr>
              <w:pStyle w:val="TableAshurst"/>
            </w:pPr>
            <w:r w:rsidRPr="00462199">
              <w:t>Details:</w:t>
            </w:r>
          </w:p>
        </w:tc>
      </w:tr>
      <w:tr w:rsidR="00D179D6" w:rsidRPr="00462199" w14:paraId="137472B0" w14:textId="77777777" w:rsidTr="00E76EB6">
        <w:tc>
          <w:tcPr>
            <w:tcW w:w="4033" w:type="dxa"/>
            <w:tcMar>
              <w:left w:w="108" w:type="dxa"/>
              <w:right w:w="108" w:type="dxa"/>
            </w:tcMar>
          </w:tcPr>
          <w:p w14:paraId="56E56202" w14:textId="77777777" w:rsidR="00D179D6" w:rsidRPr="00462199" w:rsidRDefault="00D179D6" w:rsidP="00E76EB6">
            <w:pPr>
              <w:pStyle w:val="TableAshurst"/>
            </w:pPr>
            <w:r w:rsidRPr="00462199">
              <w:t>Has the submission of this report been accompanied with a Directors' Certificate?</w:t>
            </w:r>
          </w:p>
        </w:tc>
        <w:tc>
          <w:tcPr>
            <w:tcW w:w="4252" w:type="dxa"/>
            <w:tcMar>
              <w:left w:w="108" w:type="dxa"/>
              <w:right w:w="108" w:type="dxa"/>
            </w:tcMar>
          </w:tcPr>
          <w:p w14:paraId="38EDBCE5" w14:textId="77777777" w:rsidR="00D179D6" w:rsidRPr="00462199" w:rsidRDefault="00D179D6" w:rsidP="00E76EB6">
            <w:pPr>
              <w:pStyle w:val="TableAshurst"/>
            </w:pPr>
            <w:r w:rsidRPr="00462199">
              <w:t>Yes/No (delete as appropriate)</w:t>
            </w:r>
          </w:p>
        </w:tc>
      </w:tr>
      <w:tr w:rsidR="00D179D6" w:rsidRPr="00462199" w14:paraId="70BFA311" w14:textId="77777777" w:rsidTr="00E76EB6">
        <w:tc>
          <w:tcPr>
            <w:tcW w:w="4033" w:type="dxa"/>
            <w:tcMar>
              <w:left w:w="108" w:type="dxa"/>
              <w:right w:w="108" w:type="dxa"/>
            </w:tcMar>
          </w:tcPr>
          <w:p w14:paraId="75608713" w14:textId="77777777" w:rsidR="00D179D6" w:rsidRPr="00462199" w:rsidRDefault="00D179D6" w:rsidP="00E76EB6">
            <w:pPr>
              <w:pStyle w:val="TableAshurst"/>
            </w:pPr>
            <w:r w:rsidRPr="00462199">
              <w:t>Report milestone (1, 2, or 3) and version number. Please provide further details if this is not the first version submitted for a report milestone, including whether a non-compliance notice had been issued.</w:t>
            </w:r>
          </w:p>
        </w:tc>
        <w:tc>
          <w:tcPr>
            <w:tcW w:w="4252" w:type="dxa"/>
            <w:tcMar>
              <w:left w:w="108" w:type="dxa"/>
              <w:right w:w="108" w:type="dxa"/>
            </w:tcMar>
          </w:tcPr>
          <w:p w14:paraId="132AEC80" w14:textId="77777777" w:rsidR="00D179D6" w:rsidRPr="00462199" w:rsidRDefault="00D179D6" w:rsidP="00E76EB6">
            <w:pPr>
              <w:pStyle w:val="TableAshurst"/>
            </w:pPr>
            <w:r w:rsidRPr="00462199">
              <w:t>(e.g. Report 1, Version 1)</w:t>
            </w:r>
          </w:p>
        </w:tc>
      </w:tr>
      <w:tr w:rsidR="00D179D6" w:rsidRPr="00462199" w14:paraId="0AAFAF05" w14:textId="77777777" w:rsidTr="00E76EB6">
        <w:tc>
          <w:tcPr>
            <w:tcW w:w="4033" w:type="dxa"/>
            <w:tcMar>
              <w:left w:w="108" w:type="dxa"/>
              <w:right w:w="108" w:type="dxa"/>
            </w:tcMar>
          </w:tcPr>
          <w:p w14:paraId="02DFC8B4" w14:textId="77777777" w:rsidR="00D179D6" w:rsidRPr="00462199" w:rsidRDefault="00D179D6" w:rsidP="00E76EB6">
            <w:pPr>
              <w:pStyle w:val="TableAshurst"/>
            </w:pPr>
            <w:r w:rsidRPr="00462199">
              <w:t>Has this report been submitted within the deadline? Please provide further details if necessary.</w:t>
            </w:r>
          </w:p>
        </w:tc>
        <w:tc>
          <w:tcPr>
            <w:tcW w:w="4252" w:type="dxa"/>
            <w:tcMar>
              <w:left w:w="108" w:type="dxa"/>
              <w:right w:w="108" w:type="dxa"/>
            </w:tcMar>
          </w:tcPr>
          <w:p w14:paraId="5E2348E0" w14:textId="77777777" w:rsidR="00D179D6" w:rsidRPr="00462199" w:rsidRDefault="00D179D6" w:rsidP="00E76EB6">
            <w:pPr>
              <w:pStyle w:val="TableAshurst"/>
            </w:pPr>
            <w:r w:rsidRPr="00462199">
              <w:t>Yes/No (delete as appropriate)</w:t>
            </w:r>
          </w:p>
        </w:tc>
      </w:tr>
      <w:tr w:rsidR="00D179D6" w:rsidRPr="00462199" w14:paraId="26FC4B56" w14:textId="77777777" w:rsidTr="00E76EB6">
        <w:tc>
          <w:tcPr>
            <w:tcW w:w="4033" w:type="dxa"/>
            <w:tcMar>
              <w:left w:w="108" w:type="dxa"/>
              <w:right w:w="108" w:type="dxa"/>
            </w:tcMar>
          </w:tcPr>
          <w:p w14:paraId="10D9FDAE" w14:textId="77777777" w:rsidR="00D179D6" w:rsidRPr="00462199" w:rsidRDefault="00D179D6" w:rsidP="00E76EB6">
            <w:pPr>
              <w:pStyle w:val="TableAshurst"/>
            </w:pPr>
            <w:r w:rsidRPr="00462199">
              <w:t>Report Submission Date</w:t>
            </w:r>
          </w:p>
        </w:tc>
        <w:tc>
          <w:tcPr>
            <w:tcW w:w="4252" w:type="dxa"/>
            <w:tcMar>
              <w:left w:w="108" w:type="dxa"/>
              <w:right w:w="108" w:type="dxa"/>
            </w:tcMar>
          </w:tcPr>
          <w:p w14:paraId="15E5ABCB" w14:textId="77777777" w:rsidR="00D179D6" w:rsidRPr="00462199" w:rsidRDefault="00D179D6" w:rsidP="00E76EB6">
            <w:pPr>
              <w:pStyle w:val="TableAshurst"/>
            </w:pPr>
            <w:r w:rsidRPr="00462199">
              <w:t>[DD/MM/YYYY]</w:t>
            </w:r>
          </w:p>
        </w:tc>
      </w:tr>
    </w:tbl>
    <w:p w14:paraId="37E2EBBF" w14:textId="77777777" w:rsidR="00D179D6" w:rsidRPr="00462199" w:rsidRDefault="00D179D6" w:rsidP="005B3BB9"/>
    <w:p w14:paraId="177ADF7F" w14:textId="77777777" w:rsidR="00D179D6" w:rsidRPr="00462199" w:rsidRDefault="00D179D6" w:rsidP="000D76C6">
      <w:pPr>
        <w:pStyle w:val="SH1Ashurst"/>
      </w:pPr>
      <w:bookmarkStart w:id="7876" w:name="_Ref144116108"/>
      <w:r w:rsidRPr="00462199">
        <w:t>DISCLOSURE OF INFORMATION</w:t>
      </w:r>
      <w:bookmarkEnd w:id="7876"/>
    </w:p>
    <w:p w14:paraId="5FDCCE32" w14:textId="0D7E447B" w:rsidR="00D179D6" w:rsidRPr="00462199" w:rsidRDefault="00D179D6" w:rsidP="00E76EB6">
      <w:pPr>
        <w:pStyle w:val="SH2Ashurst"/>
      </w:pPr>
      <w:bookmarkStart w:id="7877" w:name="_Ref144116109"/>
      <w:r w:rsidRPr="00462199">
        <w:t xml:space="preserve">The LCHA Counterparty will pass the Information provided in each Supply Chain Report, including information provided in supporting documents, to the Secretary of State, pursuant to </w:t>
      </w:r>
      <w:r w:rsidR="007248B2" w:rsidRPr="007248B2">
        <w:t>Condition</w:t>
      </w:r>
      <w:r w:rsidRPr="00462199">
        <w:t xml:space="preserve"> </w:t>
      </w:r>
      <w:r w:rsidRPr="00462199">
        <w:fldChar w:fldCharType="begin"/>
      </w:r>
      <w:r w:rsidRPr="00462199">
        <w:instrText xml:space="preserve">  REF _Ref144115149 \r \h \* MERGEFORMAT </w:instrText>
      </w:r>
      <w:r w:rsidRPr="00462199">
        <w:fldChar w:fldCharType="separate"/>
      </w:r>
      <w:del w:id="7878" w:author="Faqir, Sofia (Energy Security)" w:date="2023-11-12T19:47:00Z">
        <w:r w:rsidR="00E473FC" w:rsidRPr="00E473FC">
          <w:rPr>
            <w:color w:val="000000"/>
          </w:rPr>
          <w:delText>73.3(K)</w:delText>
        </w:r>
      </w:del>
      <w:r w:rsidRPr="00462199">
        <w:fldChar w:fldCharType="end"/>
      </w:r>
      <w:r w:rsidRPr="00462199">
        <w:t>. The Secretary of State may look to publish extracts from these reports in order to share information with wider industry, to support the implementation of a UKLCH Programme supply chain and to support the development of the UKLCH Programme.</w:t>
      </w:r>
      <w:bookmarkEnd w:id="7877"/>
    </w:p>
    <w:p w14:paraId="34DF43CF" w14:textId="77777777" w:rsidR="00D179D6" w:rsidRPr="00462199" w:rsidRDefault="00D179D6" w:rsidP="00E76EB6">
      <w:pPr>
        <w:pStyle w:val="SH2Ashurst"/>
      </w:pPr>
      <w:bookmarkStart w:id="7879" w:name="_Ref144116110"/>
      <w:r w:rsidRPr="00462199">
        <w:t>The Secretary of State may be required to disclose any information provided by Producers in accordance with the Secretary of State's legal obligations (including, but not limited to, under the Freedom of Information Act 2000 (FOIA), the Data Protection Act 2018, UK General Data Protection Regulation (UK GDPR) and the Environmental Information Regulations 2004 (EIR)). More information on the FOIA, Data Protection Act 2018, GDPR and EIR (including information on exemptions) can be found at: https://ico.org.uk/for-organisations/.</w:t>
      </w:r>
      <w:bookmarkEnd w:id="7879"/>
    </w:p>
    <w:p w14:paraId="74392866" w14:textId="77777777" w:rsidR="00D179D6" w:rsidRPr="00462199" w:rsidRDefault="00D179D6" w:rsidP="00E76EB6">
      <w:pPr>
        <w:pStyle w:val="SH2Ashurst"/>
      </w:pPr>
      <w:bookmarkStart w:id="7880" w:name="_Ref144116111"/>
      <w:r w:rsidRPr="00462199">
        <w:t>To help the Secretary of State deal with information requests and without prejudice to the paragraph above, in the box below, please set out the reasons why you consider any specific information should not be disclosed, including (if possible) by reference to the specific exemption contained in the relevant legislation (for example, because disclosure of the information would prejudice your commercial interests under section 43 of the FOIA), explaining why this is the case. Where appropriate, please also state whether you consider your reasons for non-disclosure only apply for a particular time period.</w:t>
      </w:r>
      <w:bookmarkEnd w:id="7880"/>
    </w:p>
    <w:tbl>
      <w:tblPr>
        <w:tblW w:w="0" w:type="auto"/>
        <w:tblInd w:w="782" w:type="dxa"/>
        <w:tblCellMar>
          <w:left w:w="10" w:type="dxa"/>
          <w:right w:w="10" w:type="dxa"/>
        </w:tblCellMar>
        <w:tblLook w:val="04A0" w:firstRow="1" w:lastRow="0" w:firstColumn="1" w:lastColumn="0" w:noHBand="0" w:noVBand="1"/>
      </w:tblPr>
      <w:tblGrid>
        <w:gridCol w:w="4175"/>
        <w:gridCol w:w="4070"/>
      </w:tblGrid>
      <w:tr w:rsidR="00D179D6" w:rsidRPr="00462199" w14:paraId="778014E4" w14:textId="77777777" w:rsidTr="00E76EB6">
        <w:tc>
          <w:tcPr>
            <w:tcW w:w="4508" w:type="dxa"/>
            <w:tcMar>
              <w:left w:w="108" w:type="dxa"/>
              <w:right w:w="108" w:type="dxa"/>
            </w:tcMar>
          </w:tcPr>
          <w:p w14:paraId="4FCFC6D7" w14:textId="77777777" w:rsidR="00D179D6" w:rsidRPr="00462199" w:rsidRDefault="00D179D6" w:rsidP="00E76EB6">
            <w:pPr>
              <w:pStyle w:val="TableAshurst"/>
            </w:pPr>
            <w:r w:rsidRPr="00462199">
              <w:t xml:space="preserve">Please detail what specific information, if any, within this report submission should not be disclosed and the reasons why. Please include (if possible) reference to the specific </w:t>
            </w:r>
            <w:r w:rsidRPr="00462199">
              <w:lastRenderedPageBreak/>
              <w:t>exemption contained in the relevant legislation.</w:t>
            </w:r>
          </w:p>
        </w:tc>
        <w:tc>
          <w:tcPr>
            <w:tcW w:w="4509" w:type="dxa"/>
            <w:tcMar>
              <w:left w:w="108" w:type="dxa"/>
              <w:right w:w="108" w:type="dxa"/>
            </w:tcMar>
          </w:tcPr>
          <w:p w14:paraId="710C149F" w14:textId="77777777" w:rsidR="00D179D6" w:rsidRPr="00462199" w:rsidRDefault="00D179D6" w:rsidP="00E76EB6">
            <w:pPr>
              <w:pStyle w:val="TableAshurst"/>
            </w:pPr>
          </w:p>
        </w:tc>
      </w:tr>
    </w:tbl>
    <w:p w14:paraId="07AE55DC" w14:textId="77777777" w:rsidR="00D179D6" w:rsidRPr="00462199" w:rsidRDefault="00D179D6" w:rsidP="005B3BB9"/>
    <w:p w14:paraId="4620831B" w14:textId="77777777" w:rsidR="00D179D6" w:rsidRPr="00462199" w:rsidRDefault="00D179D6" w:rsidP="000D76C6">
      <w:pPr>
        <w:pStyle w:val="SH1Ashurst"/>
      </w:pPr>
      <w:bookmarkStart w:id="7881" w:name="_Ref144116112"/>
      <w:r w:rsidRPr="00462199">
        <w:t>SUPPLY CHAIN SUMMARY</w:t>
      </w:r>
      <w:bookmarkEnd w:id="7881"/>
    </w:p>
    <w:p w14:paraId="685286C3" w14:textId="4015CA3F" w:rsidR="00D179D6" w:rsidRPr="00462199" w:rsidRDefault="00D179D6" w:rsidP="00E76EB6">
      <w:pPr>
        <w:pStyle w:val="SH2Ashurst"/>
      </w:pPr>
      <w:bookmarkStart w:id="7882" w:name="_Ref144116113"/>
      <w:r w:rsidRPr="00462199">
        <w:t xml:space="preserve">For this section and Section </w:t>
      </w:r>
      <w:r w:rsidR="0009092C">
        <w:fldChar w:fldCharType="begin"/>
      </w:r>
      <w:r w:rsidR="0009092C">
        <w:instrText xml:space="preserve"> REF _Ref144116128 \r \h </w:instrText>
      </w:r>
      <w:r w:rsidR="0009092C">
        <w:fldChar w:fldCharType="separate"/>
      </w:r>
      <w:del w:id="7883" w:author="Faqir, Sofia (Energy Security)" w:date="2023-11-12T19:47:00Z">
        <w:r w:rsidR="00E473FC">
          <w:delText>7</w:delText>
        </w:r>
      </w:del>
      <w:r w:rsidR="0009092C">
        <w:fldChar w:fldCharType="end"/>
      </w:r>
      <w:r w:rsidRPr="00462199">
        <w:t xml:space="preserve"> below, it would be useful to make references to activities that have either already taken place, are ongoing or planned. Where activities have already been completed or are ongoing, Producers should provide evidence of what has taken place and progress towards delivery (</w:t>
      </w:r>
      <w:r w:rsidRPr="00462199">
        <w:rPr>
          <w:i/>
        </w:rPr>
        <w:t>expressed as a % if relevant</w:t>
      </w:r>
      <w:r w:rsidRPr="00462199">
        <w:t>), the metric used to measure the intended outcomes, and evidence of the outcome of the activity where known. Where there is reference to activities that are planned, Producers should explain how these will be implemented, including sources of funding and engagement with key stakeholders.</w:t>
      </w:r>
      <w:bookmarkEnd w:id="7882"/>
    </w:p>
    <w:p w14:paraId="4108CC85" w14:textId="77777777" w:rsidR="00D179D6" w:rsidRPr="00462199" w:rsidRDefault="00D179D6" w:rsidP="00E76EB6">
      <w:pPr>
        <w:pStyle w:val="SH2Ashurst"/>
      </w:pPr>
      <w:bookmarkStart w:id="7884" w:name="_Ref144116114"/>
      <w:r w:rsidRPr="00462199">
        <w:t>Include in your responses metrics and KPIs to measure outcomes, who is responsible, milestones, date of achieving expected outcome and how you will monitor progress in delivery of the activity and outcomes. Please specify in responses to the below sections the main risks to achieving the intended outcomes, including those arising from interdependencies and how they will be mitigated. Examples of success and lessons learnt can also be referenced.</w:t>
      </w:r>
      <w:bookmarkEnd w:id="7884"/>
    </w:p>
    <w:p w14:paraId="099AD074" w14:textId="77777777" w:rsidR="00D179D6" w:rsidRPr="00462199" w:rsidRDefault="00D179D6" w:rsidP="00E76EB6">
      <w:pPr>
        <w:pStyle w:val="SH2Ashurst"/>
      </w:pPr>
      <w:bookmarkStart w:id="7885" w:name="_Ref144116115"/>
      <w:r w:rsidRPr="00462199">
        <w:t>It is also important to explain any deviations from the supply chain activities or plans proposed in the Project's UKLCH Programme submission and progress towards making any improvements that have been suggested to Producers following the assessment of the submission.</w:t>
      </w:r>
      <w:bookmarkEnd w:id="7885"/>
    </w:p>
    <w:p w14:paraId="133BA638" w14:textId="5DF13373" w:rsidR="00D179D6" w:rsidRPr="00462199" w:rsidRDefault="00D179D6" w:rsidP="00E76EB6">
      <w:pPr>
        <w:pStyle w:val="SH2Ashurst"/>
      </w:pPr>
      <w:bookmarkStart w:id="7886" w:name="_Ref144116116"/>
      <w:r w:rsidRPr="00462199">
        <w:t xml:space="preserve">Where relevant within this </w:t>
      </w:r>
      <w:r>
        <w:fldChar w:fldCharType="begin"/>
      </w:r>
      <w:r>
        <w:instrText xml:space="preserve"> REF _Ref144116094 \n \h </w:instrText>
      </w:r>
      <w:r>
        <w:fldChar w:fldCharType="separate"/>
      </w:r>
      <w:del w:id="7887" w:author="Faqir, Sofia (Energy Security)" w:date="2023-11-12T19:47:00Z">
        <w:r w:rsidR="00E473FC">
          <w:delText>Part A</w:delText>
        </w:r>
      </w:del>
      <w:r>
        <w:fldChar w:fldCharType="end"/>
      </w:r>
      <w:r w:rsidRPr="00462199">
        <w:t xml:space="preserve"> and </w:t>
      </w:r>
      <w:r>
        <w:fldChar w:fldCharType="begin"/>
      </w:r>
      <w:r>
        <w:instrText xml:space="preserve"> REF _Ref144116140 \n \h </w:instrText>
      </w:r>
      <w:r>
        <w:fldChar w:fldCharType="separate"/>
      </w:r>
      <w:del w:id="7888" w:author="Faqir, Sofia (Energy Security)" w:date="2023-11-12T19:47:00Z">
        <w:r w:rsidR="00E473FC">
          <w:delText>Part B</w:delText>
        </w:r>
      </w:del>
      <w:r>
        <w:fldChar w:fldCharType="end"/>
      </w:r>
      <w:r w:rsidRPr="00462199">
        <w:t xml:space="preserve"> of the Form of Supply Chain Report and supporting documentation, please describe data sources, underlying evidence and assumptions that have been used to estimate the data, and methods for quality assuring estimates. Please specify the time periods over which data forecasts and estimates are provided, providing a breakdown between data relevant to the contract term length and data forecasts or estimates provided for time periods beyond the contract term length (if applicable).</w:t>
      </w:r>
      <w:bookmarkEnd w:id="7886"/>
    </w:p>
    <w:p w14:paraId="72646F08" w14:textId="3C33C6D7" w:rsidR="00D179D6" w:rsidRPr="00462199" w:rsidRDefault="00D179D6" w:rsidP="00E76EB6">
      <w:pPr>
        <w:pStyle w:val="SH2Ashurst"/>
      </w:pPr>
      <w:bookmarkStart w:id="7889" w:name="_Ref144116117"/>
      <w:r w:rsidRPr="00462199">
        <w:t xml:space="preserve">Producers should provide sufficient information and evidence to support their answers within this </w:t>
      </w:r>
      <w:r>
        <w:fldChar w:fldCharType="begin"/>
      </w:r>
      <w:r>
        <w:instrText xml:space="preserve"> REF _Ref144116094 \n \h </w:instrText>
      </w:r>
      <w:r>
        <w:fldChar w:fldCharType="separate"/>
      </w:r>
      <w:del w:id="7890" w:author="Faqir, Sofia (Energy Security)" w:date="2023-11-12T19:47:00Z">
        <w:r w:rsidR="00E473FC">
          <w:delText>Part A</w:delText>
        </w:r>
      </w:del>
      <w:r>
        <w:fldChar w:fldCharType="end"/>
      </w:r>
      <w:r w:rsidRPr="00462199">
        <w:t xml:space="preserve"> and </w:t>
      </w:r>
      <w:r>
        <w:fldChar w:fldCharType="begin"/>
      </w:r>
      <w:r>
        <w:instrText xml:space="preserve"> REF _Ref144116140 \n \h </w:instrText>
      </w:r>
      <w:r>
        <w:fldChar w:fldCharType="separate"/>
      </w:r>
      <w:del w:id="7891" w:author="Faqir, Sofia (Energy Security)" w:date="2023-11-12T19:47:00Z">
        <w:r w:rsidR="00E473FC">
          <w:delText>Part B</w:delText>
        </w:r>
      </w:del>
      <w:r>
        <w:fldChar w:fldCharType="end"/>
      </w:r>
      <w:r w:rsidRPr="00462199">
        <w:t xml:space="preserve"> of the Form of Supply Chain Report, but should note that there is not a target length for information that should be provided for this reporting requirement. Producers should, however, not exceed the maximum word limit (which is specified for each section below and excludes information provided in </w:t>
      </w:r>
      <w:r>
        <w:fldChar w:fldCharType="begin"/>
      </w:r>
      <w:r>
        <w:instrText xml:space="preserve"> REF _Ref144116140 \n \h </w:instrText>
      </w:r>
      <w:r>
        <w:fldChar w:fldCharType="separate"/>
      </w:r>
      <w:del w:id="7892" w:author="Faqir, Sofia (Energy Security)" w:date="2023-11-12T19:47:00Z">
        <w:r w:rsidR="00E473FC">
          <w:delText>Part B</w:delText>
        </w:r>
      </w:del>
      <w:r>
        <w:fldChar w:fldCharType="end"/>
      </w:r>
      <w:r w:rsidRPr="00462199">
        <w:t xml:space="preserve"> and supporting documentation).</w:t>
      </w:r>
      <w:bookmarkEnd w:id="7889"/>
    </w:p>
    <w:p w14:paraId="12048B0F" w14:textId="77777777" w:rsidR="00D179D6" w:rsidRPr="00462199" w:rsidRDefault="00D179D6" w:rsidP="005B3BB9">
      <w:pPr>
        <w:pStyle w:val="NormalBoldAshurst"/>
      </w:pPr>
      <w:r w:rsidRPr="00462199">
        <w:rPr>
          <w:i/>
        </w:rPr>
        <w:t>Supply chain planning and risks (1000 words)</w:t>
      </w:r>
    </w:p>
    <w:p w14:paraId="53576962" w14:textId="5F94FEFE" w:rsidR="00D179D6" w:rsidRPr="00462199" w:rsidRDefault="00D179D6" w:rsidP="00E76EB6">
      <w:pPr>
        <w:pStyle w:val="SH2Ashurst"/>
      </w:pPr>
      <w:bookmarkStart w:id="7893" w:name="_Ref144116118"/>
      <w:r w:rsidRPr="00462199">
        <w:t xml:space="preserve">Please complete sections </w:t>
      </w:r>
      <w:r w:rsidR="0009092C">
        <w:fldChar w:fldCharType="begin"/>
      </w:r>
      <w:r w:rsidR="0009092C">
        <w:instrText xml:space="preserve"> REF _Ref144116118 \r \h </w:instrText>
      </w:r>
      <w:r w:rsidR="0009092C">
        <w:fldChar w:fldCharType="separate"/>
      </w:r>
      <w:del w:id="7894" w:author="Faqir, Sofia (Energy Security)" w:date="2023-11-12T19:47:00Z">
        <w:r w:rsidR="00E473FC">
          <w:delText>6.6</w:delText>
        </w:r>
      </w:del>
      <w:r w:rsidR="0009092C">
        <w:fldChar w:fldCharType="end"/>
      </w:r>
      <w:r w:rsidRPr="00462199">
        <w:t xml:space="preserve"> and </w:t>
      </w:r>
      <w:r w:rsidRPr="00462199">
        <w:fldChar w:fldCharType="begin"/>
      </w:r>
      <w:r w:rsidRPr="00462199">
        <w:instrText xml:space="preserve">  REF _Ref144116123 \r \h \* MERGEFORMAT </w:instrText>
      </w:r>
      <w:r w:rsidRPr="00462199">
        <w:fldChar w:fldCharType="separate"/>
      </w:r>
      <w:del w:id="7895" w:author="Faqir, Sofia (Energy Security)" w:date="2023-11-12T19:47:00Z">
        <w:r w:rsidR="00E473FC" w:rsidRPr="00E473FC">
          <w:rPr>
            <w:color w:val="000000"/>
          </w:rPr>
          <w:delText>6.7</w:delText>
        </w:r>
      </w:del>
      <w:r w:rsidRPr="00462199">
        <w:fldChar w:fldCharType="end"/>
      </w:r>
      <w:r w:rsidRPr="00462199">
        <w:t xml:space="preserve"> for the first report only. Projects should provide a concise explanation of the assessment of the supply chain, labour and skills needed to support the proposed delivery timescales for the project and any identified gaps. This should include:</w:t>
      </w:r>
      <w:bookmarkEnd w:id="7893"/>
    </w:p>
    <w:p w14:paraId="5B72B183" w14:textId="77777777" w:rsidR="00D179D6" w:rsidRPr="00462199" w:rsidRDefault="00D179D6" w:rsidP="00E76EB6">
      <w:pPr>
        <w:pStyle w:val="SH3Ashurst"/>
      </w:pPr>
      <w:bookmarkStart w:id="7896" w:name="_Ref144116119"/>
      <w:r w:rsidRPr="00462199">
        <w:t>a description of the key uncertainties linked to the supply chain, the consequential uncertainty in project costs and timelines, and when the uncertainty is expected to be resolved;</w:t>
      </w:r>
      <w:bookmarkEnd w:id="7896"/>
    </w:p>
    <w:p w14:paraId="5A10D16B" w14:textId="77777777" w:rsidR="00D179D6" w:rsidRPr="00462199" w:rsidRDefault="00D179D6" w:rsidP="00E76EB6">
      <w:pPr>
        <w:pStyle w:val="SH3Ashurst"/>
      </w:pPr>
      <w:bookmarkStart w:id="7897" w:name="_Ref144116120"/>
      <w:r w:rsidRPr="00462199">
        <w:t>a description of the key risks and challenges linked to the supply chain and potential mitigations or solutions. This could also include any key supply chain risks arising from interactions with the CO</w:t>
      </w:r>
      <w:r w:rsidRPr="00462199">
        <w:rPr>
          <w:vertAlign w:val="subscript"/>
        </w:rPr>
        <w:t>2</w:t>
      </w:r>
      <w:r w:rsidRPr="00462199">
        <w:t xml:space="preserve"> T&amp;S Network;</w:t>
      </w:r>
      <w:bookmarkEnd w:id="7897"/>
    </w:p>
    <w:p w14:paraId="523EE61D" w14:textId="77777777" w:rsidR="00D179D6" w:rsidRPr="00462199" w:rsidRDefault="00D179D6" w:rsidP="00E76EB6">
      <w:pPr>
        <w:pStyle w:val="SH3Ashurst"/>
      </w:pPr>
      <w:bookmarkStart w:id="7898" w:name="_Ref144116121"/>
      <w:r w:rsidRPr="00462199">
        <w:t>a description of the supply chain capacity and capability to support the project; and</w:t>
      </w:r>
      <w:bookmarkEnd w:id="7898"/>
    </w:p>
    <w:p w14:paraId="520EC41F" w14:textId="77777777" w:rsidR="00D179D6" w:rsidRPr="00462199" w:rsidRDefault="00D179D6" w:rsidP="00E76EB6">
      <w:pPr>
        <w:pStyle w:val="SH3Ashurst"/>
      </w:pPr>
      <w:bookmarkStart w:id="7899" w:name="_Ref144116122"/>
      <w:r w:rsidRPr="00462199">
        <w:lastRenderedPageBreak/>
        <w:t>any uncertainties, risks, or issues with the supply chain that government or industry could help to resolve.</w:t>
      </w:r>
      <w:bookmarkEnd w:id="7899"/>
    </w:p>
    <w:p w14:paraId="1B86AE15" w14:textId="77777777" w:rsidR="00D179D6" w:rsidRPr="00462199" w:rsidRDefault="00D179D6" w:rsidP="005B3BB9">
      <w:pPr>
        <w:pStyle w:val="B12Ashurst"/>
      </w:pPr>
      <w:r w:rsidRPr="00462199">
        <w:t>Reference to specific related activities in the project programme would be helpful.</w:t>
      </w:r>
    </w:p>
    <w:p w14:paraId="18D126C9" w14:textId="77777777" w:rsidR="00D179D6" w:rsidRPr="00462199" w:rsidRDefault="00D179D6" w:rsidP="00E76EB6">
      <w:pPr>
        <w:pStyle w:val="SH2Ashurst"/>
      </w:pPr>
      <w:bookmarkStart w:id="7900" w:name="_Ref144116123"/>
      <w:r w:rsidRPr="00462199">
        <w:t>Please also confirm the project developers will and/or are following best practice in sourcing of labour and materials.</w:t>
      </w:r>
      <w:bookmarkEnd w:id="7900"/>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5"/>
      </w:tblGrid>
      <w:tr w:rsidR="00D179D6" w:rsidRPr="00462199" w14:paraId="15300D87" w14:textId="77777777" w:rsidTr="00E76EB6">
        <w:trPr>
          <w:trHeight w:val="5358"/>
        </w:trPr>
        <w:tc>
          <w:tcPr>
            <w:tcW w:w="9017" w:type="dxa"/>
            <w:tcMar>
              <w:left w:w="108" w:type="dxa"/>
              <w:right w:w="108" w:type="dxa"/>
            </w:tcMar>
          </w:tcPr>
          <w:p w14:paraId="2AC9A79D" w14:textId="77777777" w:rsidR="00D179D6" w:rsidRPr="00462199" w:rsidRDefault="00D179D6"/>
        </w:tc>
      </w:tr>
    </w:tbl>
    <w:p w14:paraId="6F839F33" w14:textId="77777777" w:rsidR="00D179D6" w:rsidRPr="00462199" w:rsidRDefault="00D179D6" w:rsidP="005B3BB9"/>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4048"/>
      </w:tblGrid>
      <w:tr w:rsidR="00D179D6" w:rsidRPr="00462199" w14:paraId="3F2A8290" w14:textId="77777777" w:rsidTr="00E76EB6">
        <w:tc>
          <w:tcPr>
            <w:tcW w:w="4508" w:type="dxa"/>
            <w:tcMar>
              <w:left w:w="108" w:type="dxa"/>
              <w:right w:w="108" w:type="dxa"/>
            </w:tcMar>
          </w:tcPr>
          <w:p w14:paraId="277F5958" w14:textId="7207525A" w:rsidR="00D179D6" w:rsidRPr="00462199" w:rsidRDefault="00D179D6" w:rsidP="00E76EB6">
            <w:pPr>
              <w:pStyle w:val="TableAshurst"/>
            </w:pPr>
            <w:r w:rsidRPr="00462199">
              <w:t xml:space="preserve">References to supporting documentation for Section </w:t>
            </w:r>
            <w:r w:rsidR="0009092C">
              <w:fldChar w:fldCharType="begin"/>
            </w:r>
            <w:r w:rsidR="0009092C">
              <w:instrText xml:space="preserve"> REF _Ref144116123 \r \h </w:instrText>
            </w:r>
            <w:r w:rsidR="0009092C">
              <w:fldChar w:fldCharType="separate"/>
            </w:r>
            <w:del w:id="7901" w:author="Faqir, Sofia (Energy Security)" w:date="2023-11-12T19:47:00Z">
              <w:r w:rsidR="00E473FC">
                <w:delText>6.7</w:delText>
              </w:r>
            </w:del>
            <w:r w:rsidR="0009092C">
              <w:fldChar w:fldCharType="end"/>
            </w:r>
          </w:p>
        </w:tc>
        <w:tc>
          <w:tcPr>
            <w:tcW w:w="4509" w:type="dxa"/>
            <w:tcMar>
              <w:left w:w="108" w:type="dxa"/>
              <w:right w:w="108" w:type="dxa"/>
            </w:tcMar>
          </w:tcPr>
          <w:p w14:paraId="5B935B82" w14:textId="77777777" w:rsidR="00D179D6" w:rsidRPr="00462199" w:rsidRDefault="00D179D6" w:rsidP="00E76EB6">
            <w:pPr>
              <w:pStyle w:val="TableAshurst"/>
            </w:pPr>
          </w:p>
        </w:tc>
      </w:tr>
    </w:tbl>
    <w:p w14:paraId="5CDF9D36" w14:textId="77777777" w:rsidR="00D179D6" w:rsidRPr="00462199" w:rsidRDefault="00D179D6" w:rsidP="005B3BB9"/>
    <w:p w14:paraId="099F04BA" w14:textId="7E54C4BF" w:rsidR="00D179D6" w:rsidRPr="00462199" w:rsidRDefault="00D179D6" w:rsidP="005B3BB9">
      <w:pPr>
        <w:pStyle w:val="NormalBoldAshurst"/>
      </w:pPr>
      <w:r w:rsidRPr="00462199">
        <w:rPr>
          <w:i/>
        </w:rPr>
        <w:t xml:space="preserve">Supply chain engagement (750 words in </w:t>
      </w:r>
      <w:r>
        <w:rPr>
          <w:i/>
        </w:rPr>
        <w:fldChar w:fldCharType="begin"/>
      </w:r>
      <w:r>
        <w:rPr>
          <w:i/>
        </w:rPr>
        <w:instrText xml:space="preserve"> REF _Ref144116094 \n \h </w:instrText>
      </w:r>
      <w:r>
        <w:rPr>
          <w:i/>
        </w:rPr>
      </w:r>
      <w:r>
        <w:rPr>
          <w:i/>
        </w:rPr>
        <w:fldChar w:fldCharType="separate"/>
      </w:r>
      <w:del w:id="7902" w:author="Faqir, Sofia (Energy Security)" w:date="2023-11-12T19:47:00Z">
        <w:r w:rsidR="00E473FC">
          <w:rPr>
            <w:i/>
          </w:rPr>
          <w:delText>Part A</w:delText>
        </w:r>
      </w:del>
      <w:r>
        <w:rPr>
          <w:i/>
        </w:rPr>
        <w:fldChar w:fldCharType="end"/>
      </w:r>
      <w:r w:rsidRPr="00462199">
        <w:rPr>
          <w:i/>
        </w:rPr>
        <w:t xml:space="preserve"> and Table 1 in </w:t>
      </w:r>
      <w:r>
        <w:rPr>
          <w:i/>
        </w:rPr>
        <w:fldChar w:fldCharType="begin"/>
      </w:r>
      <w:r>
        <w:rPr>
          <w:i/>
        </w:rPr>
        <w:instrText xml:space="preserve"> REF _Ref144116140 \n \h </w:instrText>
      </w:r>
      <w:r>
        <w:rPr>
          <w:i/>
        </w:rPr>
      </w:r>
      <w:r>
        <w:rPr>
          <w:i/>
        </w:rPr>
        <w:fldChar w:fldCharType="separate"/>
      </w:r>
      <w:del w:id="7903" w:author="Faqir, Sofia (Energy Security)" w:date="2023-11-12T19:47:00Z">
        <w:r w:rsidR="00E473FC">
          <w:rPr>
            <w:i/>
          </w:rPr>
          <w:delText>Part B</w:delText>
        </w:r>
      </w:del>
      <w:r>
        <w:rPr>
          <w:i/>
        </w:rPr>
        <w:fldChar w:fldCharType="end"/>
      </w:r>
      <w:r w:rsidRPr="00462199">
        <w:rPr>
          <w:i/>
        </w:rPr>
        <w:t>)</w:t>
      </w:r>
    </w:p>
    <w:p w14:paraId="3484FA76" w14:textId="150CE0B4" w:rsidR="00D179D6" w:rsidRPr="00462199" w:rsidRDefault="00D179D6" w:rsidP="00E76EB6">
      <w:pPr>
        <w:pStyle w:val="SH2Ashurst"/>
      </w:pPr>
      <w:bookmarkStart w:id="7904" w:name="_Ref144116124"/>
      <w:r w:rsidRPr="00462199">
        <w:t xml:space="preserve">Please complete this section </w:t>
      </w:r>
      <w:r w:rsidR="0009092C">
        <w:fldChar w:fldCharType="begin"/>
      </w:r>
      <w:r w:rsidR="0009092C">
        <w:instrText xml:space="preserve"> REF _Ref144116124 \r \h </w:instrText>
      </w:r>
      <w:r w:rsidR="0009092C">
        <w:fldChar w:fldCharType="separate"/>
      </w:r>
      <w:del w:id="7905" w:author="Faqir, Sofia (Energy Security)" w:date="2023-11-12T19:47:00Z">
        <w:r w:rsidR="00E473FC">
          <w:delText>6.8</w:delText>
        </w:r>
      </w:del>
      <w:r w:rsidR="0009092C">
        <w:fldChar w:fldCharType="end"/>
      </w:r>
      <w:r w:rsidRPr="00462199">
        <w:t xml:space="preserve"> for the first Supply Chain Report only, providing a concise explanation of the extent of the supply chain engagement, including which parts of the supply chain have been engaged with and where there are key contracts in place. Please include a description of:</w:t>
      </w:r>
      <w:bookmarkEnd w:id="7904"/>
    </w:p>
    <w:p w14:paraId="6C893EC1" w14:textId="77777777" w:rsidR="00D179D6" w:rsidRPr="00462199" w:rsidRDefault="00D179D6" w:rsidP="00E76EB6">
      <w:pPr>
        <w:pStyle w:val="SH3Ashurst"/>
      </w:pPr>
      <w:bookmarkStart w:id="7906" w:name="_Ref144116125"/>
      <w:r w:rsidRPr="00462199">
        <w:t>the current view of capability and capacity and how any associated challenges are being addressed;</w:t>
      </w:r>
      <w:bookmarkEnd w:id="7906"/>
    </w:p>
    <w:p w14:paraId="683973AA" w14:textId="77777777" w:rsidR="00D179D6" w:rsidRPr="00462199" w:rsidRDefault="00D179D6" w:rsidP="00E76EB6">
      <w:pPr>
        <w:pStyle w:val="SH3Ashurst"/>
      </w:pPr>
      <w:bookmarkStart w:id="7907" w:name="_Ref144116126"/>
      <w:r w:rsidRPr="00462199">
        <w:t>agreements which have been entered into with third parties and their scope; and</w:t>
      </w:r>
      <w:bookmarkEnd w:id="7907"/>
    </w:p>
    <w:p w14:paraId="7F171CD7" w14:textId="77777777" w:rsidR="00D179D6" w:rsidRPr="00462199" w:rsidRDefault="00D179D6" w:rsidP="00E76EB6">
      <w:pPr>
        <w:pStyle w:val="SH3Ashurst"/>
      </w:pPr>
      <w:bookmarkStart w:id="7908" w:name="_Ref144116127"/>
      <w:r w:rsidRPr="00462199">
        <w:t>the effectiveness of engagement with the supply chain.</w:t>
      </w:r>
      <w:bookmarkEnd w:id="7908"/>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5"/>
      </w:tblGrid>
      <w:tr w:rsidR="00D179D6" w:rsidRPr="00462199" w14:paraId="6F02CCB8" w14:textId="77777777" w:rsidTr="00E76EB6">
        <w:trPr>
          <w:trHeight w:val="5358"/>
        </w:trPr>
        <w:tc>
          <w:tcPr>
            <w:tcW w:w="9017" w:type="dxa"/>
            <w:tcMar>
              <w:left w:w="108" w:type="dxa"/>
              <w:right w:w="108" w:type="dxa"/>
            </w:tcMar>
          </w:tcPr>
          <w:p w14:paraId="34BA6D60" w14:textId="77777777" w:rsidR="00D179D6" w:rsidRPr="00462199" w:rsidRDefault="00D179D6" w:rsidP="00E76EB6">
            <w:pPr>
              <w:pStyle w:val="TableAshurst"/>
            </w:pPr>
          </w:p>
        </w:tc>
      </w:tr>
    </w:tbl>
    <w:p w14:paraId="5974AEAC" w14:textId="77777777" w:rsidR="00D179D6" w:rsidRPr="00462199" w:rsidRDefault="00D179D6" w:rsidP="005B3BB9"/>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4048"/>
      </w:tblGrid>
      <w:tr w:rsidR="00D179D6" w:rsidRPr="00462199" w14:paraId="612949C0" w14:textId="77777777" w:rsidTr="00793A6D">
        <w:tc>
          <w:tcPr>
            <w:tcW w:w="4508" w:type="dxa"/>
            <w:tcMar>
              <w:left w:w="108" w:type="dxa"/>
              <w:right w:w="108" w:type="dxa"/>
            </w:tcMar>
          </w:tcPr>
          <w:p w14:paraId="6C5DD1D3" w14:textId="2A15230C" w:rsidR="00D179D6" w:rsidRPr="00462199" w:rsidRDefault="00D179D6" w:rsidP="00793A6D">
            <w:pPr>
              <w:pStyle w:val="TableAshurst"/>
            </w:pPr>
            <w:r w:rsidRPr="00462199">
              <w:t xml:space="preserve">References to supporting documentation for Section </w:t>
            </w:r>
            <w:r w:rsidR="0009092C">
              <w:fldChar w:fldCharType="begin"/>
            </w:r>
            <w:r w:rsidR="0009092C">
              <w:instrText xml:space="preserve"> REF _Ref144116124 \r \h </w:instrText>
            </w:r>
            <w:r w:rsidR="0009092C">
              <w:fldChar w:fldCharType="separate"/>
            </w:r>
            <w:del w:id="7909" w:author="Faqir, Sofia (Energy Security)" w:date="2023-11-12T19:47:00Z">
              <w:r w:rsidR="00E473FC">
                <w:delText>6.8</w:delText>
              </w:r>
            </w:del>
            <w:r w:rsidR="0009092C">
              <w:fldChar w:fldCharType="end"/>
            </w:r>
          </w:p>
        </w:tc>
        <w:tc>
          <w:tcPr>
            <w:tcW w:w="4509" w:type="dxa"/>
            <w:tcMar>
              <w:left w:w="108" w:type="dxa"/>
              <w:right w:w="108" w:type="dxa"/>
            </w:tcMar>
          </w:tcPr>
          <w:p w14:paraId="66478795" w14:textId="77777777" w:rsidR="00D179D6" w:rsidRPr="00462199" w:rsidRDefault="00D179D6" w:rsidP="00793A6D">
            <w:pPr>
              <w:pStyle w:val="TableAshurst"/>
            </w:pPr>
          </w:p>
        </w:tc>
      </w:tr>
    </w:tbl>
    <w:p w14:paraId="07FF36CD" w14:textId="77777777" w:rsidR="00D179D6" w:rsidRPr="00462199" w:rsidRDefault="00D179D6" w:rsidP="005B3BB9"/>
    <w:p w14:paraId="64E60719" w14:textId="77777777" w:rsidR="00D179D6" w:rsidRPr="00462199" w:rsidRDefault="00D179D6" w:rsidP="000D76C6">
      <w:pPr>
        <w:pStyle w:val="SH1Ashurst"/>
      </w:pPr>
      <w:bookmarkStart w:id="7910" w:name="_Ref144116128"/>
      <w:r w:rsidRPr="00462199">
        <w:t>ECONOMIC BENEFITS</w:t>
      </w:r>
      <w:bookmarkEnd w:id="7910"/>
    </w:p>
    <w:p w14:paraId="67AB45DD" w14:textId="07EE4C0B" w:rsidR="00D179D6" w:rsidRPr="00462199" w:rsidRDefault="00D179D6" w:rsidP="00793A6D">
      <w:pPr>
        <w:pStyle w:val="SH2Ashurst"/>
      </w:pPr>
      <w:bookmarkStart w:id="7911" w:name="_Ref144116129"/>
      <w:r w:rsidRPr="00462199">
        <w:t>Information provided in this section can help to demonstrate the contribution that the Project is making or can make to the UK economy and the UK government's levelling up agenda, in addition to the UK government's objective of supporting clean, resilient and sustainable economic growth. Information should be provided in the text boxes below and through supporting documentation, and in the accompanying spreadsheet (</w:t>
      </w:r>
      <w:r>
        <w:fldChar w:fldCharType="begin"/>
      </w:r>
      <w:r>
        <w:instrText xml:space="preserve"> REF _Ref144116140 \n \h </w:instrText>
      </w:r>
      <w:r>
        <w:fldChar w:fldCharType="separate"/>
      </w:r>
      <w:del w:id="7912" w:author="Faqir, Sofia (Energy Security)" w:date="2023-11-12T19:47:00Z">
        <w:r w:rsidR="00E473FC">
          <w:delText>Part B</w:delText>
        </w:r>
      </w:del>
      <w:r>
        <w:fldChar w:fldCharType="end"/>
      </w:r>
      <w:r w:rsidRPr="00462199">
        <w:t>).</w:t>
      </w:r>
      <w:bookmarkEnd w:id="7911"/>
    </w:p>
    <w:p w14:paraId="30A40BD3" w14:textId="6DDAA7F4" w:rsidR="00D179D6" w:rsidRPr="00462199" w:rsidRDefault="00D179D6" w:rsidP="005B3BB9">
      <w:pPr>
        <w:pStyle w:val="NormalBoldAshurst"/>
      </w:pPr>
      <w:r w:rsidRPr="00462199">
        <w:rPr>
          <w:i/>
        </w:rPr>
        <w:t xml:space="preserve">Number and quality of jobs (500 words in </w:t>
      </w:r>
      <w:r>
        <w:rPr>
          <w:i/>
        </w:rPr>
        <w:fldChar w:fldCharType="begin"/>
      </w:r>
      <w:r>
        <w:rPr>
          <w:i/>
        </w:rPr>
        <w:instrText xml:space="preserve"> REF _Ref144116094 \n \h </w:instrText>
      </w:r>
      <w:r>
        <w:rPr>
          <w:i/>
        </w:rPr>
      </w:r>
      <w:r>
        <w:rPr>
          <w:i/>
        </w:rPr>
        <w:fldChar w:fldCharType="separate"/>
      </w:r>
      <w:del w:id="7913" w:author="Faqir, Sofia (Energy Security)" w:date="2023-11-12T19:47:00Z">
        <w:r w:rsidR="00E473FC">
          <w:rPr>
            <w:i/>
          </w:rPr>
          <w:delText>Part A</w:delText>
        </w:r>
      </w:del>
      <w:r>
        <w:rPr>
          <w:i/>
        </w:rPr>
        <w:fldChar w:fldCharType="end"/>
      </w:r>
      <w:r w:rsidRPr="00462199">
        <w:rPr>
          <w:i/>
        </w:rPr>
        <w:t xml:space="preserve"> and Table 2 in </w:t>
      </w:r>
      <w:r>
        <w:rPr>
          <w:i/>
        </w:rPr>
        <w:fldChar w:fldCharType="begin"/>
      </w:r>
      <w:r>
        <w:rPr>
          <w:i/>
        </w:rPr>
        <w:instrText xml:space="preserve"> REF _Ref144116140 \n \h </w:instrText>
      </w:r>
      <w:r>
        <w:rPr>
          <w:i/>
        </w:rPr>
      </w:r>
      <w:r>
        <w:rPr>
          <w:i/>
        </w:rPr>
        <w:fldChar w:fldCharType="separate"/>
      </w:r>
      <w:del w:id="7914" w:author="Faqir, Sofia (Energy Security)" w:date="2023-11-12T19:47:00Z">
        <w:r w:rsidR="00E473FC">
          <w:rPr>
            <w:i/>
          </w:rPr>
          <w:delText>Part B</w:delText>
        </w:r>
      </w:del>
      <w:r>
        <w:rPr>
          <w:i/>
        </w:rPr>
        <w:fldChar w:fldCharType="end"/>
      </w:r>
      <w:r w:rsidRPr="00462199">
        <w:rPr>
          <w:i/>
        </w:rPr>
        <w:t>)</w:t>
      </w:r>
    </w:p>
    <w:p w14:paraId="20665DA5" w14:textId="77777777" w:rsidR="00D179D6" w:rsidRPr="00462199" w:rsidRDefault="00D179D6" w:rsidP="00793A6D">
      <w:pPr>
        <w:pStyle w:val="SH2Ashurst"/>
      </w:pPr>
      <w:bookmarkStart w:id="7915" w:name="_Ref144116130"/>
      <w:r w:rsidRPr="00462199">
        <w:t>The Producer should indicate plans, initiatives, or metrics relating to the quality of jobs in relation to the Project (e.g. employee salary measured against national/local salary, financial security, social protection offered by employers, openness of employer for employees to participate in trade unions etc.).</w:t>
      </w:r>
      <w:bookmarkEnd w:id="7915"/>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5"/>
      </w:tblGrid>
      <w:tr w:rsidR="00D179D6" w:rsidRPr="00462199" w14:paraId="6C9DB086" w14:textId="77777777" w:rsidTr="00793A6D">
        <w:trPr>
          <w:trHeight w:val="5358"/>
        </w:trPr>
        <w:tc>
          <w:tcPr>
            <w:tcW w:w="9017" w:type="dxa"/>
            <w:tcMar>
              <w:left w:w="108" w:type="dxa"/>
              <w:right w:w="108" w:type="dxa"/>
            </w:tcMar>
          </w:tcPr>
          <w:p w14:paraId="12233B11" w14:textId="77777777" w:rsidR="00D179D6" w:rsidRPr="00462199" w:rsidRDefault="00D179D6" w:rsidP="00793A6D">
            <w:pPr>
              <w:pStyle w:val="TableAshurst"/>
            </w:pPr>
          </w:p>
        </w:tc>
      </w:tr>
    </w:tbl>
    <w:p w14:paraId="7889EB1B" w14:textId="77777777" w:rsidR="00D179D6" w:rsidRPr="00462199" w:rsidRDefault="00D179D6" w:rsidP="005B3BB9"/>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4048"/>
      </w:tblGrid>
      <w:tr w:rsidR="00D179D6" w:rsidRPr="00462199" w14:paraId="22B36807" w14:textId="77777777" w:rsidTr="00793A6D">
        <w:tc>
          <w:tcPr>
            <w:tcW w:w="4508" w:type="dxa"/>
            <w:tcMar>
              <w:left w:w="108" w:type="dxa"/>
              <w:right w:w="108" w:type="dxa"/>
            </w:tcMar>
          </w:tcPr>
          <w:p w14:paraId="5E0D5056" w14:textId="786A2729" w:rsidR="00D179D6" w:rsidRPr="00462199" w:rsidRDefault="00D179D6" w:rsidP="00793A6D">
            <w:pPr>
              <w:pStyle w:val="TableAshurst"/>
            </w:pPr>
            <w:r w:rsidRPr="00462199">
              <w:t xml:space="preserve">References to supporting documentation for Section </w:t>
            </w:r>
            <w:r w:rsidR="0009092C">
              <w:fldChar w:fldCharType="begin"/>
            </w:r>
            <w:r w:rsidR="0009092C">
              <w:instrText xml:space="preserve"> REF _Ref144116130 \r \h </w:instrText>
            </w:r>
            <w:r w:rsidR="0009092C">
              <w:fldChar w:fldCharType="separate"/>
            </w:r>
            <w:del w:id="7916" w:author="Faqir, Sofia (Energy Security)" w:date="2023-11-12T19:47:00Z">
              <w:r w:rsidR="00E473FC">
                <w:delText>7.2</w:delText>
              </w:r>
            </w:del>
            <w:r w:rsidR="0009092C">
              <w:fldChar w:fldCharType="end"/>
            </w:r>
          </w:p>
        </w:tc>
        <w:tc>
          <w:tcPr>
            <w:tcW w:w="4509" w:type="dxa"/>
            <w:tcMar>
              <w:left w:w="108" w:type="dxa"/>
              <w:right w:w="108" w:type="dxa"/>
            </w:tcMar>
          </w:tcPr>
          <w:p w14:paraId="3FCFD1E1" w14:textId="77777777" w:rsidR="00D179D6" w:rsidRPr="00462199" w:rsidRDefault="00D179D6" w:rsidP="00793A6D">
            <w:pPr>
              <w:pStyle w:val="TableAshurst"/>
            </w:pPr>
          </w:p>
        </w:tc>
      </w:tr>
    </w:tbl>
    <w:p w14:paraId="57AA8C5D" w14:textId="77777777" w:rsidR="00D179D6" w:rsidRPr="00462199" w:rsidRDefault="00D179D6" w:rsidP="005B3BB9"/>
    <w:p w14:paraId="44D7B1FD" w14:textId="77777777" w:rsidR="00D179D6" w:rsidRPr="00462199" w:rsidRDefault="00D179D6" w:rsidP="005B3BB9">
      <w:pPr>
        <w:pStyle w:val="NormalBoldAshurst"/>
      </w:pPr>
      <w:r w:rsidRPr="00462199">
        <w:rPr>
          <w:i/>
        </w:rPr>
        <w:t>Transparency of supply chain procurement processes (750 words)</w:t>
      </w:r>
    </w:p>
    <w:p w14:paraId="21D40776" w14:textId="77777777" w:rsidR="00D179D6" w:rsidRPr="00462199" w:rsidRDefault="00D179D6" w:rsidP="00793A6D">
      <w:pPr>
        <w:pStyle w:val="SH2Ashurst"/>
      </w:pPr>
      <w:bookmarkStart w:id="7917" w:name="_Ref144116131"/>
      <w:r w:rsidRPr="00462199">
        <w:t>Please provide information on how you are making or have made the Project procurement strategies as transparent as possible. For example, identifying and implementing supply chain opportunities, advertising them as early as possible and improving the visibility of them to suppliers, and undertaking meaningful engagement with UKLCH Programme supply chain companies including SMEs. It would be useful to describe the effectiveness of early engagement with the supply chain and of transparent supply chain processes more generally. Producers should explain any challenges they have identified in implementing their procurement process and how they are working to overcome these.</w:t>
      </w:r>
      <w:bookmarkEnd w:id="7917"/>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5"/>
      </w:tblGrid>
      <w:tr w:rsidR="00D179D6" w:rsidRPr="00462199" w14:paraId="4AD8292E" w14:textId="77777777" w:rsidTr="00793A6D">
        <w:trPr>
          <w:trHeight w:val="5358"/>
        </w:trPr>
        <w:tc>
          <w:tcPr>
            <w:tcW w:w="9017" w:type="dxa"/>
            <w:tcMar>
              <w:left w:w="108" w:type="dxa"/>
              <w:right w:w="108" w:type="dxa"/>
            </w:tcMar>
          </w:tcPr>
          <w:p w14:paraId="5E2EF775" w14:textId="77777777" w:rsidR="00D179D6" w:rsidRPr="00462199" w:rsidRDefault="00D179D6" w:rsidP="00793A6D">
            <w:pPr>
              <w:pStyle w:val="TableAshurst"/>
            </w:pPr>
          </w:p>
        </w:tc>
      </w:tr>
    </w:tbl>
    <w:p w14:paraId="61B0B635" w14:textId="77777777" w:rsidR="00D179D6" w:rsidRPr="00462199" w:rsidRDefault="00D179D6" w:rsidP="005B3BB9"/>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4048"/>
      </w:tblGrid>
      <w:tr w:rsidR="00D179D6" w:rsidRPr="00462199" w14:paraId="5CD797D7" w14:textId="77777777" w:rsidTr="00793A6D">
        <w:tc>
          <w:tcPr>
            <w:tcW w:w="4508" w:type="dxa"/>
            <w:tcMar>
              <w:left w:w="108" w:type="dxa"/>
              <w:right w:w="108" w:type="dxa"/>
            </w:tcMar>
          </w:tcPr>
          <w:p w14:paraId="534AE9B1" w14:textId="1B6D42E9" w:rsidR="00D179D6" w:rsidRPr="00462199" w:rsidRDefault="00D179D6" w:rsidP="00793A6D">
            <w:pPr>
              <w:pStyle w:val="TableAshurst"/>
            </w:pPr>
            <w:r w:rsidRPr="00462199">
              <w:t xml:space="preserve">References to supporting documentation for Section </w:t>
            </w:r>
            <w:r w:rsidR="0009092C">
              <w:fldChar w:fldCharType="begin"/>
            </w:r>
            <w:r w:rsidR="0009092C">
              <w:instrText xml:space="preserve"> REF _Ref144116131 \r \h </w:instrText>
            </w:r>
            <w:r w:rsidR="0009092C">
              <w:fldChar w:fldCharType="separate"/>
            </w:r>
            <w:del w:id="7918" w:author="Faqir, Sofia (Energy Security)" w:date="2023-11-12T19:47:00Z">
              <w:r w:rsidR="00E473FC">
                <w:delText>7.3</w:delText>
              </w:r>
            </w:del>
            <w:r w:rsidR="0009092C">
              <w:fldChar w:fldCharType="end"/>
            </w:r>
          </w:p>
        </w:tc>
        <w:tc>
          <w:tcPr>
            <w:tcW w:w="4509" w:type="dxa"/>
            <w:tcMar>
              <w:left w:w="108" w:type="dxa"/>
              <w:right w:w="108" w:type="dxa"/>
            </w:tcMar>
          </w:tcPr>
          <w:p w14:paraId="7BF40E5A" w14:textId="77777777" w:rsidR="00D179D6" w:rsidRPr="00462199" w:rsidRDefault="00D179D6" w:rsidP="00793A6D">
            <w:pPr>
              <w:pStyle w:val="TableAshurst"/>
            </w:pPr>
          </w:p>
        </w:tc>
      </w:tr>
    </w:tbl>
    <w:p w14:paraId="55E90AC4" w14:textId="77777777" w:rsidR="00D179D6" w:rsidRPr="00462199" w:rsidRDefault="00D179D6" w:rsidP="005B3BB9"/>
    <w:p w14:paraId="684EDE1D" w14:textId="020BF89F" w:rsidR="00D179D6" w:rsidRPr="00462199" w:rsidRDefault="00D179D6" w:rsidP="005B3BB9">
      <w:pPr>
        <w:pStyle w:val="NormalBoldAshurst"/>
      </w:pPr>
      <w:r w:rsidRPr="00462199">
        <w:rPr>
          <w:i/>
        </w:rPr>
        <w:t xml:space="preserve">Investment in UKLCH Programme related skills (750 words in </w:t>
      </w:r>
      <w:r>
        <w:rPr>
          <w:i/>
        </w:rPr>
        <w:fldChar w:fldCharType="begin"/>
      </w:r>
      <w:r>
        <w:rPr>
          <w:i/>
        </w:rPr>
        <w:instrText xml:space="preserve"> REF _Ref144116094 \n \h </w:instrText>
      </w:r>
      <w:r>
        <w:rPr>
          <w:i/>
        </w:rPr>
      </w:r>
      <w:r>
        <w:rPr>
          <w:i/>
        </w:rPr>
        <w:fldChar w:fldCharType="separate"/>
      </w:r>
      <w:del w:id="7919" w:author="Faqir, Sofia (Energy Security)" w:date="2023-11-12T19:47:00Z">
        <w:r w:rsidR="00E473FC">
          <w:rPr>
            <w:i/>
          </w:rPr>
          <w:delText>Part A</w:delText>
        </w:r>
      </w:del>
      <w:r>
        <w:rPr>
          <w:i/>
        </w:rPr>
        <w:fldChar w:fldCharType="end"/>
      </w:r>
      <w:r w:rsidRPr="00462199">
        <w:rPr>
          <w:i/>
        </w:rPr>
        <w:t xml:space="preserve"> and Table 3 in </w:t>
      </w:r>
      <w:r>
        <w:rPr>
          <w:i/>
        </w:rPr>
        <w:fldChar w:fldCharType="begin"/>
      </w:r>
      <w:r>
        <w:rPr>
          <w:i/>
        </w:rPr>
        <w:instrText xml:space="preserve"> REF _Ref144116140 \n \h </w:instrText>
      </w:r>
      <w:r>
        <w:rPr>
          <w:i/>
        </w:rPr>
      </w:r>
      <w:r>
        <w:rPr>
          <w:i/>
        </w:rPr>
        <w:fldChar w:fldCharType="separate"/>
      </w:r>
      <w:del w:id="7920" w:author="Faqir, Sofia (Energy Security)" w:date="2023-11-12T19:47:00Z">
        <w:r w:rsidR="00E473FC">
          <w:rPr>
            <w:i/>
          </w:rPr>
          <w:delText>Part B</w:delText>
        </w:r>
      </w:del>
      <w:r>
        <w:rPr>
          <w:i/>
        </w:rPr>
        <w:fldChar w:fldCharType="end"/>
      </w:r>
      <w:r w:rsidRPr="00462199">
        <w:rPr>
          <w:i/>
        </w:rPr>
        <w:t>)</w:t>
      </w:r>
    </w:p>
    <w:p w14:paraId="34ABE15E" w14:textId="77777777" w:rsidR="00D179D6" w:rsidRPr="00462199" w:rsidRDefault="00D179D6" w:rsidP="00793A6D">
      <w:pPr>
        <w:pStyle w:val="SH2Ashurst"/>
      </w:pPr>
      <w:bookmarkStart w:id="7921" w:name="_Ref144116132"/>
      <w:r w:rsidRPr="00462199">
        <w:t>Please provide details on the types of initiatives to upskill/reskill employees and building capability. This can include any formal training that has been (or is being) offered and the impact of this on the NVQ level of employees and whether non-formal training is being or has been considered such as vocational courses or digital training. It would be useful to describe whether training has been (or is being) internally and/or externally led. Any collaboration with educational institutions should be mentioned.</w:t>
      </w:r>
      <w:bookmarkEnd w:id="7921"/>
    </w:p>
    <w:p w14:paraId="40F19D07" w14:textId="77777777" w:rsidR="00D179D6" w:rsidRPr="00462199" w:rsidRDefault="00D179D6" w:rsidP="00793A6D">
      <w:pPr>
        <w:pStyle w:val="SH2Ashurst"/>
      </w:pPr>
      <w:bookmarkStart w:id="7922" w:name="_Ref144116133"/>
      <w:r w:rsidRPr="00462199">
        <w:t>Please also provide evidence that demonstrates where consortium partners have (or are) individually or collectively investing in training programmes to develop UKLCH Programme related skills, for example in apprenticeships and retraining programmes. We ask that projects provide detail on time and duration of these programmes and specifically how they have (or are) supporting retraining workforces transitioning from other sectors – locally, regionally and nationally.</w:t>
      </w:r>
      <w:bookmarkEnd w:id="7922"/>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5"/>
      </w:tblGrid>
      <w:tr w:rsidR="00D179D6" w:rsidRPr="00462199" w14:paraId="01790DD0" w14:textId="77777777" w:rsidTr="00793A6D">
        <w:trPr>
          <w:trHeight w:val="5358"/>
        </w:trPr>
        <w:tc>
          <w:tcPr>
            <w:tcW w:w="9017" w:type="dxa"/>
            <w:tcMar>
              <w:left w:w="108" w:type="dxa"/>
              <w:right w:w="108" w:type="dxa"/>
            </w:tcMar>
          </w:tcPr>
          <w:p w14:paraId="1021F322" w14:textId="77777777" w:rsidR="00D179D6" w:rsidRPr="00462199" w:rsidRDefault="00D179D6" w:rsidP="00793A6D">
            <w:pPr>
              <w:pStyle w:val="TableAshurst"/>
            </w:pPr>
          </w:p>
        </w:tc>
      </w:tr>
    </w:tbl>
    <w:p w14:paraId="1C13895B" w14:textId="77777777" w:rsidR="00D179D6" w:rsidRPr="00462199" w:rsidRDefault="00D179D6" w:rsidP="00793A6D">
      <w:pPr>
        <w:pStyle w:val="NormalAshurst"/>
      </w:pPr>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4048"/>
      </w:tblGrid>
      <w:tr w:rsidR="00D179D6" w:rsidRPr="00462199" w14:paraId="74E0D833" w14:textId="77777777" w:rsidTr="00793A6D">
        <w:tc>
          <w:tcPr>
            <w:tcW w:w="4508" w:type="dxa"/>
            <w:tcMar>
              <w:left w:w="108" w:type="dxa"/>
              <w:right w:w="108" w:type="dxa"/>
            </w:tcMar>
          </w:tcPr>
          <w:p w14:paraId="348922A8" w14:textId="5C25015E" w:rsidR="00D179D6" w:rsidRPr="00462199" w:rsidRDefault="00D179D6" w:rsidP="00793A6D">
            <w:pPr>
              <w:pStyle w:val="TableAshurst"/>
            </w:pPr>
            <w:r w:rsidRPr="00462199">
              <w:t xml:space="preserve">References to supporting documentation for Sections </w:t>
            </w:r>
            <w:r w:rsidR="0009092C">
              <w:fldChar w:fldCharType="begin"/>
            </w:r>
            <w:r w:rsidR="0009092C">
              <w:instrText xml:space="preserve"> REF _Ref144116132 \r \h </w:instrText>
            </w:r>
            <w:r w:rsidR="0009092C">
              <w:fldChar w:fldCharType="separate"/>
            </w:r>
            <w:del w:id="7923" w:author="Faqir, Sofia (Energy Security)" w:date="2023-11-12T19:47:00Z">
              <w:r w:rsidR="00E473FC">
                <w:delText>7.4</w:delText>
              </w:r>
            </w:del>
            <w:r w:rsidR="0009092C">
              <w:fldChar w:fldCharType="end"/>
            </w:r>
            <w:r w:rsidRPr="00462199">
              <w:t xml:space="preserve"> and </w:t>
            </w:r>
            <w:r w:rsidR="0009092C">
              <w:fldChar w:fldCharType="begin"/>
            </w:r>
            <w:r w:rsidR="0009092C">
              <w:instrText xml:space="preserve"> REF _Ref144116133 \r \h </w:instrText>
            </w:r>
            <w:r w:rsidR="0009092C">
              <w:fldChar w:fldCharType="separate"/>
            </w:r>
            <w:del w:id="7924" w:author="Faqir, Sofia (Energy Security)" w:date="2023-11-12T19:47:00Z">
              <w:r w:rsidR="00E473FC">
                <w:delText>7.5</w:delText>
              </w:r>
            </w:del>
            <w:r w:rsidR="0009092C">
              <w:fldChar w:fldCharType="end"/>
            </w:r>
            <w:r w:rsidRPr="00462199">
              <w:t>.</w:t>
            </w:r>
          </w:p>
        </w:tc>
        <w:tc>
          <w:tcPr>
            <w:tcW w:w="4509" w:type="dxa"/>
            <w:tcMar>
              <w:left w:w="108" w:type="dxa"/>
              <w:right w:w="108" w:type="dxa"/>
            </w:tcMar>
          </w:tcPr>
          <w:p w14:paraId="0C0347A9" w14:textId="77777777" w:rsidR="00D179D6" w:rsidRPr="00462199" w:rsidRDefault="00D179D6" w:rsidP="00793A6D">
            <w:pPr>
              <w:pStyle w:val="TableAshurst"/>
            </w:pPr>
          </w:p>
        </w:tc>
      </w:tr>
    </w:tbl>
    <w:p w14:paraId="70D30EC1" w14:textId="77777777" w:rsidR="00D179D6" w:rsidRPr="00462199" w:rsidRDefault="00D179D6" w:rsidP="00793A6D">
      <w:pPr>
        <w:pStyle w:val="NormalAshurst"/>
      </w:pPr>
    </w:p>
    <w:p w14:paraId="6BE9EBD6" w14:textId="6125CAB4" w:rsidR="00D179D6" w:rsidRPr="00462199" w:rsidRDefault="00D179D6" w:rsidP="005B3BB9">
      <w:pPr>
        <w:pStyle w:val="NormalBoldAshurst"/>
      </w:pPr>
      <w:r w:rsidRPr="00462199">
        <w:rPr>
          <w:i/>
        </w:rPr>
        <w:t xml:space="preserve">Wider economic benefits (750 words in </w:t>
      </w:r>
      <w:r>
        <w:rPr>
          <w:i/>
        </w:rPr>
        <w:fldChar w:fldCharType="begin"/>
      </w:r>
      <w:r>
        <w:rPr>
          <w:i/>
        </w:rPr>
        <w:instrText xml:space="preserve"> REF _Ref144116094 \n \h </w:instrText>
      </w:r>
      <w:r>
        <w:rPr>
          <w:i/>
        </w:rPr>
      </w:r>
      <w:r>
        <w:rPr>
          <w:i/>
        </w:rPr>
        <w:fldChar w:fldCharType="separate"/>
      </w:r>
      <w:del w:id="7925" w:author="Faqir, Sofia (Energy Security)" w:date="2023-11-12T19:47:00Z">
        <w:r w:rsidR="00E473FC">
          <w:rPr>
            <w:i/>
          </w:rPr>
          <w:delText>Part A</w:delText>
        </w:r>
      </w:del>
      <w:r>
        <w:rPr>
          <w:i/>
        </w:rPr>
        <w:fldChar w:fldCharType="end"/>
      </w:r>
      <w:r w:rsidRPr="00462199">
        <w:rPr>
          <w:i/>
        </w:rPr>
        <w:t xml:space="preserve"> and Table 4 in </w:t>
      </w:r>
      <w:r>
        <w:rPr>
          <w:i/>
        </w:rPr>
        <w:fldChar w:fldCharType="begin"/>
      </w:r>
      <w:r>
        <w:rPr>
          <w:i/>
        </w:rPr>
        <w:instrText xml:space="preserve"> REF _Ref144116140 \n \h </w:instrText>
      </w:r>
      <w:r>
        <w:rPr>
          <w:i/>
        </w:rPr>
      </w:r>
      <w:r>
        <w:rPr>
          <w:i/>
        </w:rPr>
        <w:fldChar w:fldCharType="separate"/>
      </w:r>
      <w:del w:id="7926" w:author="Faqir, Sofia (Energy Security)" w:date="2023-11-12T19:47:00Z">
        <w:r w:rsidR="00E473FC">
          <w:rPr>
            <w:i/>
          </w:rPr>
          <w:delText>Part B</w:delText>
        </w:r>
      </w:del>
      <w:r>
        <w:rPr>
          <w:i/>
        </w:rPr>
        <w:fldChar w:fldCharType="end"/>
      </w:r>
      <w:r w:rsidRPr="00462199">
        <w:rPr>
          <w:i/>
        </w:rPr>
        <w:t>)</w:t>
      </w:r>
    </w:p>
    <w:p w14:paraId="080955F9" w14:textId="77777777" w:rsidR="00D179D6" w:rsidRPr="00462199" w:rsidRDefault="00D179D6" w:rsidP="00793A6D">
      <w:pPr>
        <w:pStyle w:val="SH2Ashurst"/>
      </w:pPr>
      <w:bookmarkStart w:id="7927" w:name="_Ref144116134"/>
      <w:r w:rsidRPr="00462199">
        <w:t>Noting the commitments made in the UKLCH Programme supply chains roadmap, which set out the UK government's objective to drive local and regional growth to level up across the UK, please set out how the Project has contributed or is contributing to economic growth within the local area in line with the following strategic priorities:</w:t>
      </w:r>
      <w:bookmarkEnd w:id="7927"/>
    </w:p>
    <w:p w14:paraId="6933F437" w14:textId="77777777" w:rsidR="00D179D6" w:rsidRPr="00462199" w:rsidRDefault="00D179D6" w:rsidP="00793A6D">
      <w:pPr>
        <w:pStyle w:val="SH3Ashurst"/>
      </w:pPr>
      <w:bookmarkStart w:id="7928" w:name="_Ref144116135"/>
      <w:r w:rsidRPr="00462199">
        <w:t>synergies with other decarbonisation programmes and potential to be a 'SuperPlace' (as defined in the UK government's Ten Point Plan). This could be demonstrated through, for example, the mapping of a broader decarbonisation pathway for the region, identifying the economic benefits and opportunities of decarbonisation, as well as the development of skills required to realise these benefits;</w:t>
      </w:r>
      <w:bookmarkEnd w:id="7928"/>
    </w:p>
    <w:p w14:paraId="092CDC1E" w14:textId="77777777" w:rsidR="00D179D6" w:rsidRPr="00462199" w:rsidRDefault="00D179D6" w:rsidP="00793A6D">
      <w:pPr>
        <w:pStyle w:val="SH3Ashurst"/>
      </w:pPr>
      <w:bookmarkStart w:id="7929" w:name="_Ref144116136"/>
      <w:r w:rsidRPr="00462199">
        <w:t>regeneration and community renewal: Producers should consider how the Project has contributed or is contributing to improving and widening the economic benefits associated with their development and impact on local communities. This could include but is not limited to, impacts on air quality, increased attractiveness to other businesses, local transport links or land value. Producers should provide evidence of any wider economic benefits that they deem to be relevant. Producers should reference any engagement with local communities or institutions that has taken place, or will take place, and the outcome of any such engagement; and</w:t>
      </w:r>
      <w:bookmarkEnd w:id="7929"/>
    </w:p>
    <w:p w14:paraId="19052139" w14:textId="77777777" w:rsidR="00D179D6" w:rsidRPr="00462199" w:rsidRDefault="00D179D6" w:rsidP="00793A6D">
      <w:pPr>
        <w:pStyle w:val="SH3Ashurst"/>
      </w:pPr>
      <w:bookmarkStart w:id="7930" w:name="_Ref144116137"/>
      <w:r w:rsidRPr="00462199">
        <w:t xml:space="preserve">equality, diversity and inclusion: Producers should demonstrate how they are continuing to ensure the diversity and inclusivity of their workforce, as well as how they are or plan to incorporate hiring practices which do not disadvantage those with protected characteristics. Producers should describe how their recruitment process </w:t>
      </w:r>
      <w:r w:rsidRPr="00462199">
        <w:lastRenderedPageBreak/>
        <w:t>removes barriers to recruitment of suitably qualified and skilled workers and provides equal and fair consideration of applicants.</w:t>
      </w:r>
      <w:bookmarkEnd w:id="7930"/>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5"/>
      </w:tblGrid>
      <w:tr w:rsidR="00D179D6" w:rsidRPr="00462199" w14:paraId="2A59FE18" w14:textId="77777777" w:rsidTr="00793A6D">
        <w:trPr>
          <w:trHeight w:val="5358"/>
        </w:trPr>
        <w:tc>
          <w:tcPr>
            <w:tcW w:w="9017" w:type="dxa"/>
            <w:tcMar>
              <w:left w:w="108" w:type="dxa"/>
              <w:right w:w="108" w:type="dxa"/>
            </w:tcMar>
          </w:tcPr>
          <w:p w14:paraId="74D855A1" w14:textId="77777777" w:rsidR="00D179D6" w:rsidRPr="00462199" w:rsidRDefault="00D179D6" w:rsidP="00793A6D">
            <w:pPr>
              <w:pStyle w:val="TableAshurst"/>
            </w:pPr>
          </w:p>
        </w:tc>
      </w:tr>
    </w:tbl>
    <w:p w14:paraId="5975BB41" w14:textId="77777777" w:rsidR="00D179D6" w:rsidRPr="00462199" w:rsidRDefault="00D179D6" w:rsidP="005B3BB9"/>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4048"/>
      </w:tblGrid>
      <w:tr w:rsidR="00D179D6" w:rsidRPr="00462199" w14:paraId="5641D5B1" w14:textId="77777777" w:rsidTr="00793A6D">
        <w:tc>
          <w:tcPr>
            <w:tcW w:w="4508" w:type="dxa"/>
            <w:tcMar>
              <w:left w:w="108" w:type="dxa"/>
              <w:right w:w="108" w:type="dxa"/>
            </w:tcMar>
          </w:tcPr>
          <w:p w14:paraId="149D92F8" w14:textId="01DE5095" w:rsidR="00D179D6" w:rsidRPr="00462199" w:rsidRDefault="00D179D6" w:rsidP="00793A6D">
            <w:pPr>
              <w:pStyle w:val="TableAshurst"/>
            </w:pPr>
            <w:r w:rsidRPr="00462199">
              <w:t xml:space="preserve">References to supporting documentation for Section </w:t>
            </w:r>
            <w:r w:rsidR="0009092C">
              <w:fldChar w:fldCharType="begin"/>
            </w:r>
            <w:r w:rsidR="0009092C">
              <w:instrText xml:space="preserve"> REF _Ref144116134 \r \h </w:instrText>
            </w:r>
            <w:r w:rsidR="0009092C">
              <w:fldChar w:fldCharType="separate"/>
            </w:r>
            <w:del w:id="7931" w:author="Faqir, Sofia (Energy Security)" w:date="2023-11-12T19:47:00Z">
              <w:r w:rsidR="00E473FC">
                <w:delText>7.6</w:delText>
              </w:r>
            </w:del>
            <w:r w:rsidR="0009092C">
              <w:fldChar w:fldCharType="end"/>
            </w:r>
          </w:p>
        </w:tc>
        <w:tc>
          <w:tcPr>
            <w:tcW w:w="4509" w:type="dxa"/>
            <w:tcMar>
              <w:left w:w="108" w:type="dxa"/>
              <w:right w:w="108" w:type="dxa"/>
            </w:tcMar>
          </w:tcPr>
          <w:p w14:paraId="7C1BEC36" w14:textId="77777777" w:rsidR="00D179D6" w:rsidRPr="00462199" w:rsidRDefault="00D179D6" w:rsidP="00793A6D">
            <w:pPr>
              <w:pStyle w:val="TableAshurst"/>
            </w:pPr>
          </w:p>
        </w:tc>
      </w:tr>
    </w:tbl>
    <w:p w14:paraId="36AFCDBB" w14:textId="77777777" w:rsidR="00D179D6" w:rsidRPr="00462199" w:rsidRDefault="00D179D6" w:rsidP="005B3BB9"/>
    <w:p w14:paraId="11743E07" w14:textId="77777777" w:rsidR="00D179D6" w:rsidRPr="00462199" w:rsidRDefault="00D179D6" w:rsidP="005B3BB9">
      <w:pPr>
        <w:pStyle w:val="NormalBoldAshurst"/>
      </w:pPr>
      <w:r w:rsidRPr="00462199">
        <w:rPr>
          <w:i/>
        </w:rPr>
        <w:t>Tables to be completed in Excel spreadsheet</w:t>
      </w:r>
    </w:p>
    <w:p w14:paraId="337C43C6" w14:textId="7302E14A" w:rsidR="00D179D6" w:rsidRPr="00462199" w:rsidRDefault="00D179D6" w:rsidP="00793A6D">
      <w:pPr>
        <w:pStyle w:val="SH2Ashurst"/>
      </w:pPr>
      <w:bookmarkStart w:id="7932" w:name="_Ref144116138"/>
      <w:r w:rsidRPr="00462199">
        <w:t xml:space="preserve">In addition to the text boxes within this </w:t>
      </w:r>
      <w:r>
        <w:fldChar w:fldCharType="begin"/>
      </w:r>
      <w:r>
        <w:instrText xml:space="preserve"> REF _Ref144116094 \n \h </w:instrText>
      </w:r>
      <w:r>
        <w:fldChar w:fldCharType="separate"/>
      </w:r>
      <w:del w:id="7933" w:author="Faqir, Sofia (Energy Security)" w:date="2023-11-12T19:47:00Z">
        <w:r w:rsidR="00E473FC">
          <w:delText>Part A</w:delText>
        </w:r>
      </w:del>
      <w:r>
        <w:fldChar w:fldCharType="end"/>
      </w:r>
      <w:r w:rsidRPr="00462199">
        <w:t xml:space="preserve"> of the Form of Supply Chain Report, please also complete the tables in the accompanying spreadsheet (</w:t>
      </w:r>
      <w:r>
        <w:fldChar w:fldCharType="begin"/>
      </w:r>
      <w:r>
        <w:instrText xml:space="preserve"> REF _Ref144116140 \n \h </w:instrText>
      </w:r>
      <w:r>
        <w:fldChar w:fldCharType="separate"/>
      </w:r>
      <w:del w:id="7934" w:author="Faqir, Sofia (Energy Security)" w:date="2023-11-12T19:47:00Z">
        <w:r w:rsidR="00E473FC">
          <w:delText>Part B</w:delText>
        </w:r>
      </w:del>
      <w:r>
        <w:fldChar w:fldCharType="end"/>
      </w:r>
      <w:r w:rsidRPr="00462199">
        <w:t>), which can be found on the following page: [</w:t>
      </w:r>
      <w:r w:rsidRPr="00462199">
        <w:fldChar w:fldCharType="begin"/>
      </w:r>
      <w:r w:rsidRPr="00462199">
        <w:instrText xml:space="preserve"> SYMBOL 108\f wingdings \s11\h \* MERGEFORMAT </w:instrText>
      </w:r>
      <w:r w:rsidRPr="00462199">
        <w:fldChar w:fldCharType="end"/>
      </w:r>
      <w:r w:rsidRPr="00462199">
        <w:t>]. For ease, these tables are listed below.</w:t>
      </w:r>
      <w:bookmarkEnd w:id="7932"/>
    </w:p>
    <w:tbl>
      <w:tblPr>
        <w:tblW w:w="0" w:type="auto"/>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2745"/>
        <w:gridCol w:w="2745"/>
      </w:tblGrid>
      <w:tr w:rsidR="00D179D6" w:rsidRPr="00462199" w14:paraId="1D3C3EDD" w14:textId="77777777" w:rsidTr="00793A6D">
        <w:tc>
          <w:tcPr>
            <w:tcW w:w="2745" w:type="dxa"/>
            <w:tcMar>
              <w:left w:w="108" w:type="dxa"/>
              <w:right w:w="108" w:type="dxa"/>
            </w:tcMar>
          </w:tcPr>
          <w:p w14:paraId="4140C35E" w14:textId="77777777" w:rsidR="00D179D6" w:rsidRPr="00462199" w:rsidRDefault="00D179D6" w:rsidP="00793A6D">
            <w:pPr>
              <w:pStyle w:val="TableAshurst"/>
            </w:pPr>
            <w:r w:rsidRPr="00462199">
              <w:t>Table 1</w:t>
            </w:r>
          </w:p>
        </w:tc>
        <w:tc>
          <w:tcPr>
            <w:tcW w:w="2745" w:type="dxa"/>
            <w:tcMar>
              <w:left w:w="108" w:type="dxa"/>
              <w:right w:w="108" w:type="dxa"/>
            </w:tcMar>
          </w:tcPr>
          <w:p w14:paraId="6C93CF14" w14:textId="77777777" w:rsidR="00D179D6" w:rsidRPr="00462199" w:rsidRDefault="00D179D6" w:rsidP="00793A6D">
            <w:pPr>
              <w:pStyle w:val="TableAshurst"/>
            </w:pPr>
            <w:r w:rsidRPr="00462199">
              <w:t>List of suppliers</w:t>
            </w:r>
          </w:p>
        </w:tc>
        <w:tc>
          <w:tcPr>
            <w:tcW w:w="2745" w:type="dxa"/>
            <w:tcMar>
              <w:left w:w="108" w:type="dxa"/>
              <w:right w:w="108" w:type="dxa"/>
            </w:tcMar>
          </w:tcPr>
          <w:p w14:paraId="7D7C1B9D" w14:textId="77777777" w:rsidR="00D179D6" w:rsidRPr="00462199" w:rsidRDefault="00D179D6" w:rsidP="00793A6D">
            <w:pPr>
              <w:pStyle w:val="TableAshurst"/>
            </w:pPr>
            <w:r w:rsidRPr="00462199">
              <w:t>To be completed</w:t>
            </w:r>
          </w:p>
        </w:tc>
      </w:tr>
      <w:tr w:rsidR="00D179D6" w:rsidRPr="00462199" w14:paraId="52AF16A6" w14:textId="77777777" w:rsidTr="00793A6D">
        <w:tc>
          <w:tcPr>
            <w:tcW w:w="2745" w:type="dxa"/>
            <w:tcMar>
              <w:left w:w="108" w:type="dxa"/>
              <w:right w:w="108" w:type="dxa"/>
            </w:tcMar>
          </w:tcPr>
          <w:p w14:paraId="2B445C42" w14:textId="77777777" w:rsidR="00D179D6" w:rsidRPr="00462199" w:rsidRDefault="00D179D6" w:rsidP="00793A6D">
            <w:pPr>
              <w:pStyle w:val="TableAshurst"/>
            </w:pPr>
            <w:r w:rsidRPr="00462199">
              <w:t>Table 2</w:t>
            </w:r>
          </w:p>
        </w:tc>
        <w:tc>
          <w:tcPr>
            <w:tcW w:w="2745" w:type="dxa"/>
            <w:tcMar>
              <w:left w:w="108" w:type="dxa"/>
              <w:right w:w="108" w:type="dxa"/>
            </w:tcMar>
          </w:tcPr>
          <w:p w14:paraId="78941DC0" w14:textId="77777777" w:rsidR="00D179D6" w:rsidRPr="00462199" w:rsidRDefault="00D179D6" w:rsidP="00793A6D">
            <w:pPr>
              <w:pStyle w:val="TableAshurst"/>
            </w:pPr>
            <w:r w:rsidRPr="00462199">
              <w:t>Jobs</w:t>
            </w:r>
          </w:p>
        </w:tc>
        <w:tc>
          <w:tcPr>
            <w:tcW w:w="2745" w:type="dxa"/>
            <w:tcMar>
              <w:left w:w="108" w:type="dxa"/>
              <w:right w:w="108" w:type="dxa"/>
            </w:tcMar>
          </w:tcPr>
          <w:p w14:paraId="65463D6B" w14:textId="77777777" w:rsidR="00D179D6" w:rsidRPr="00462199" w:rsidRDefault="00D179D6" w:rsidP="00793A6D">
            <w:pPr>
              <w:pStyle w:val="TableAshurst"/>
            </w:pPr>
            <w:r w:rsidRPr="00462199">
              <w:t>To be completed</w:t>
            </w:r>
          </w:p>
        </w:tc>
      </w:tr>
      <w:tr w:rsidR="00D179D6" w:rsidRPr="00462199" w14:paraId="386DEC28" w14:textId="77777777" w:rsidTr="00793A6D">
        <w:tc>
          <w:tcPr>
            <w:tcW w:w="2745" w:type="dxa"/>
            <w:tcMar>
              <w:left w:w="108" w:type="dxa"/>
              <w:right w:w="108" w:type="dxa"/>
            </w:tcMar>
          </w:tcPr>
          <w:p w14:paraId="2204C3E9" w14:textId="77777777" w:rsidR="00D179D6" w:rsidRPr="00462199" w:rsidRDefault="00D179D6" w:rsidP="00793A6D">
            <w:pPr>
              <w:pStyle w:val="TableAshurst"/>
            </w:pPr>
            <w:r w:rsidRPr="00462199">
              <w:t>Table 3</w:t>
            </w:r>
          </w:p>
        </w:tc>
        <w:tc>
          <w:tcPr>
            <w:tcW w:w="2745" w:type="dxa"/>
            <w:tcMar>
              <w:left w:w="108" w:type="dxa"/>
              <w:right w:w="108" w:type="dxa"/>
            </w:tcMar>
          </w:tcPr>
          <w:p w14:paraId="2BDC80D0" w14:textId="77777777" w:rsidR="00D179D6" w:rsidRPr="00462199" w:rsidRDefault="00D179D6" w:rsidP="00793A6D">
            <w:pPr>
              <w:pStyle w:val="TableAshurst"/>
            </w:pPr>
            <w:r w:rsidRPr="00462199">
              <w:t>Skills and training</w:t>
            </w:r>
          </w:p>
        </w:tc>
        <w:tc>
          <w:tcPr>
            <w:tcW w:w="2745" w:type="dxa"/>
            <w:tcMar>
              <w:left w:w="108" w:type="dxa"/>
              <w:right w:w="108" w:type="dxa"/>
            </w:tcMar>
          </w:tcPr>
          <w:p w14:paraId="454663C2" w14:textId="77777777" w:rsidR="00D179D6" w:rsidRPr="00462199" w:rsidRDefault="00D179D6" w:rsidP="00793A6D">
            <w:pPr>
              <w:pStyle w:val="TableAshurst"/>
            </w:pPr>
            <w:r w:rsidRPr="00462199">
              <w:t>To be completed</w:t>
            </w:r>
          </w:p>
        </w:tc>
      </w:tr>
      <w:tr w:rsidR="00D179D6" w:rsidRPr="00462199" w14:paraId="2146A03E" w14:textId="77777777" w:rsidTr="00793A6D">
        <w:tc>
          <w:tcPr>
            <w:tcW w:w="2745" w:type="dxa"/>
            <w:tcMar>
              <w:left w:w="108" w:type="dxa"/>
              <w:right w:w="108" w:type="dxa"/>
            </w:tcMar>
          </w:tcPr>
          <w:p w14:paraId="6C099CD6" w14:textId="77777777" w:rsidR="00D179D6" w:rsidRPr="00462199" w:rsidRDefault="00D179D6" w:rsidP="00793A6D">
            <w:pPr>
              <w:pStyle w:val="TableAshurst"/>
            </w:pPr>
            <w:r w:rsidRPr="00462199">
              <w:t>Table 4</w:t>
            </w:r>
          </w:p>
        </w:tc>
        <w:tc>
          <w:tcPr>
            <w:tcW w:w="2745" w:type="dxa"/>
            <w:tcMar>
              <w:left w:w="108" w:type="dxa"/>
              <w:right w:w="108" w:type="dxa"/>
            </w:tcMar>
          </w:tcPr>
          <w:p w14:paraId="47D2A392" w14:textId="77777777" w:rsidR="00D179D6" w:rsidRPr="00462199" w:rsidRDefault="00D179D6" w:rsidP="00793A6D">
            <w:pPr>
              <w:pStyle w:val="TableAshurst"/>
            </w:pPr>
            <w:r w:rsidRPr="00462199">
              <w:t>Wider economic benefits</w:t>
            </w:r>
          </w:p>
        </w:tc>
        <w:tc>
          <w:tcPr>
            <w:tcW w:w="2745" w:type="dxa"/>
            <w:tcMar>
              <w:left w:w="108" w:type="dxa"/>
              <w:right w:w="108" w:type="dxa"/>
            </w:tcMar>
          </w:tcPr>
          <w:p w14:paraId="76D9EC2E" w14:textId="77777777" w:rsidR="00D179D6" w:rsidRPr="00462199" w:rsidRDefault="00D179D6" w:rsidP="00793A6D">
            <w:pPr>
              <w:pStyle w:val="TableAshurst"/>
            </w:pPr>
            <w:r w:rsidRPr="00462199">
              <w:t>To be completed</w:t>
            </w:r>
          </w:p>
        </w:tc>
      </w:tr>
    </w:tbl>
    <w:p w14:paraId="2D7E23FF" w14:textId="77777777" w:rsidR="00D179D6" w:rsidRPr="00462199" w:rsidRDefault="00D179D6" w:rsidP="005B3BB9"/>
    <w:p w14:paraId="5B37AD53" w14:textId="58AAE5CC" w:rsidR="00D179D6" w:rsidRPr="00462199" w:rsidRDefault="00D179D6" w:rsidP="00793A6D">
      <w:pPr>
        <w:pStyle w:val="SH2Ashurst"/>
      </w:pPr>
      <w:bookmarkStart w:id="7935" w:name="_Ref144116139"/>
      <w:commentRangeStart w:id="7936"/>
      <w:commentRangeStart w:id="7937"/>
      <w:commentRangeStart w:id="7938"/>
      <w:commentRangeStart w:id="7939"/>
      <w:r w:rsidRPr="00462199">
        <w:t>For any enquiries regarding the content of the Form of Supply Chain Report, Projects should contact the following email: [</w:t>
      </w:r>
      <w:r w:rsidRPr="00462199">
        <w:fldChar w:fldCharType="begin"/>
      </w:r>
      <w:r w:rsidRPr="00462199">
        <w:instrText xml:space="preserve"> SYMBOL 108\f wingdings \s11\h \* MERGEFORMAT </w:instrText>
      </w:r>
      <w:r w:rsidRPr="00462199">
        <w:fldChar w:fldCharType="end"/>
      </w:r>
      <w:r w:rsidRPr="00462199">
        <w:t>]</w:t>
      </w:r>
      <w:bookmarkEnd w:id="7935"/>
      <w:r w:rsidR="00397791">
        <w:t xml:space="preserve"> [</w:t>
      </w:r>
      <w:r w:rsidR="00397791" w:rsidRPr="00397791">
        <w:rPr>
          <w:b/>
          <w:bCs/>
          <w:i/>
          <w:iCs/>
          <w:highlight w:val="yellow"/>
        </w:rPr>
        <w:t>Note: DESNZ to confirm email address.</w:t>
      </w:r>
      <w:r w:rsidR="00397791">
        <w:t>]</w:t>
      </w:r>
    </w:p>
    <w:p w14:paraId="02013222" w14:textId="77777777" w:rsidR="00D179D6" w:rsidRPr="00462199" w:rsidRDefault="00D179D6" w:rsidP="00986A4F">
      <w:pPr>
        <w:pStyle w:val="NormalAshurst"/>
      </w:pPr>
      <w:r w:rsidRPr="00462199">
        <w:br w:type="page"/>
      </w:r>
    </w:p>
    <w:p w14:paraId="02ECE1D3" w14:textId="77777777" w:rsidR="00D179D6" w:rsidRPr="00462199" w:rsidRDefault="00D179D6" w:rsidP="00F33621">
      <w:pPr>
        <w:pStyle w:val="SchSubAshurst"/>
      </w:pPr>
      <w:bookmarkStart w:id="7940" w:name="_Ref144116140"/>
    </w:p>
    <w:bookmarkEnd w:id="7940"/>
    <w:p w14:paraId="54A01A38" w14:textId="2021E687" w:rsidR="00D179D6" w:rsidRPr="00462199" w:rsidRDefault="00D179D6" w:rsidP="005B3BB9">
      <w:pPr>
        <w:pStyle w:val="NormalAshurst"/>
      </w:pPr>
      <w:r w:rsidRPr="00462199">
        <w:t>[</w:t>
      </w:r>
      <w:r w:rsidRPr="00462199">
        <w:rPr>
          <w:i/>
        </w:rPr>
        <w:t>LCHA Form of Supply Chain Report: Part B (Spreadsheet), available at:</w:t>
      </w:r>
      <w:r w:rsidRPr="00462199">
        <w:t xml:space="preserve"> [</w:t>
      </w:r>
      <w:r w:rsidRPr="00462199">
        <w:fldChar w:fldCharType="begin"/>
      </w:r>
      <w:r w:rsidRPr="00462199">
        <w:instrText xml:space="preserve"> SYMBOL 108\f wingdings \s11\h \* MERGEFORMAT </w:instrText>
      </w:r>
      <w:r w:rsidRPr="00462199">
        <w:fldChar w:fldCharType="end"/>
      </w:r>
      <w:r w:rsidRPr="00462199">
        <w:t>]]</w:t>
      </w:r>
      <w:r w:rsidR="00397791">
        <w:t xml:space="preserve"> [</w:t>
      </w:r>
      <w:r w:rsidR="00397791" w:rsidRPr="00397791">
        <w:rPr>
          <w:b/>
          <w:bCs/>
          <w:i/>
          <w:iCs/>
          <w:highlight w:val="yellow"/>
        </w:rPr>
        <w:t>Note: DESNZ to confirm.</w:t>
      </w:r>
      <w:r w:rsidR="00397791">
        <w:t>]</w:t>
      </w:r>
      <w:commentRangeEnd w:id="7936"/>
      <w:r w:rsidR="009C6FCB" w:rsidRPr="00462199">
        <w:rPr>
          <w:rStyle w:val="CommentReference"/>
          <w:rFonts w:ascii="Arial" w:hAnsi="Arial"/>
          <w:sz w:val="20"/>
          <w:szCs w:val="20"/>
        </w:rPr>
        <w:commentReference w:id="7936"/>
      </w:r>
      <w:commentRangeEnd w:id="7937"/>
      <w:r w:rsidR="00CF15B1" w:rsidRPr="00462199">
        <w:rPr>
          <w:rStyle w:val="CommentReference"/>
          <w:rFonts w:ascii="Arial" w:hAnsi="Arial"/>
          <w:sz w:val="20"/>
          <w:szCs w:val="20"/>
        </w:rPr>
        <w:commentReference w:id="7937"/>
      </w:r>
      <w:commentRangeEnd w:id="7938"/>
      <w:r w:rsidR="007048AD" w:rsidRPr="00462199">
        <w:rPr>
          <w:rStyle w:val="CommentReference"/>
          <w:rFonts w:ascii="Arial" w:hAnsi="Arial"/>
          <w:sz w:val="20"/>
          <w:szCs w:val="20"/>
        </w:rPr>
        <w:commentReference w:id="7938"/>
      </w:r>
      <w:commentRangeEnd w:id="7939"/>
      <w:r w:rsidR="00F12453" w:rsidRPr="00462199">
        <w:rPr>
          <w:rStyle w:val="CommentReference"/>
          <w:rFonts w:ascii="Arial" w:hAnsi="Arial"/>
          <w:sz w:val="20"/>
          <w:szCs w:val="20"/>
        </w:rPr>
        <w:commentReference w:id="7939"/>
      </w:r>
    </w:p>
    <w:p w14:paraId="1D1ABA85" w14:textId="77777777" w:rsidR="00D179D6" w:rsidRPr="00462199" w:rsidRDefault="00D179D6" w:rsidP="00986A4F">
      <w:pPr>
        <w:pStyle w:val="NormalAshurst"/>
      </w:pPr>
      <w:r w:rsidRPr="00462199">
        <w:br w:type="page"/>
      </w:r>
    </w:p>
    <w:p w14:paraId="25724CE5" w14:textId="77777777" w:rsidR="00D179D6" w:rsidRPr="00462199" w:rsidRDefault="00D179D6" w:rsidP="005B3BB9">
      <w:pPr>
        <w:pStyle w:val="SCHEDULEAshurst"/>
      </w:pPr>
      <w:r w:rsidRPr="00462199">
        <w:lastRenderedPageBreak/>
        <w:br/>
      </w:r>
      <w:bookmarkStart w:id="7944" w:name="_Ref144116141"/>
      <w:bookmarkStart w:id="7945" w:name="_Ref144118006"/>
      <w:bookmarkStart w:id="7946" w:name="_Ref144118007"/>
      <w:bookmarkStart w:id="7947" w:name="_Ref147930415"/>
      <w:bookmarkStart w:id="7948" w:name="_Toc149833757"/>
      <w:r w:rsidRPr="00462199">
        <w:t>Form of Invoice</w:t>
      </w:r>
      <w:bookmarkEnd w:id="7944"/>
      <w:bookmarkEnd w:id="7945"/>
      <w:bookmarkEnd w:id="7946"/>
      <w:bookmarkEnd w:id="7947"/>
      <w:bookmarkEnd w:id="7948"/>
    </w:p>
    <w:p w14:paraId="2CFCB918" w14:textId="77777777" w:rsidR="00D179D6" w:rsidRPr="00462199" w:rsidRDefault="00D179D6" w:rsidP="00F33621">
      <w:pPr>
        <w:pStyle w:val="NormalBoldAshurst"/>
        <w:jc w:val="center"/>
      </w:pPr>
      <w:r w:rsidRPr="00462199">
        <w:t>Producer's Company Letterhead</w:t>
      </w:r>
    </w:p>
    <w:tbl>
      <w:tblPr>
        <w:tblW w:w="0" w:type="auto"/>
        <w:jc w:val="right"/>
        <w:tblCellMar>
          <w:left w:w="10" w:type="dxa"/>
          <w:right w:w="10" w:type="dxa"/>
        </w:tblCellMar>
        <w:tblLook w:val="04A0" w:firstRow="1" w:lastRow="0" w:firstColumn="1" w:lastColumn="0" w:noHBand="0" w:noVBand="1"/>
      </w:tblPr>
      <w:tblGrid>
        <w:gridCol w:w="4508"/>
        <w:gridCol w:w="4509"/>
      </w:tblGrid>
      <w:tr w:rsidR="00D179D6" w:rsidRPr="00462199" w14:paraId="38C1191E" w14:textId="77777777" w:rsidTr="00793A6D">
        <w:trPr>
          <w:trHeight w:val="1042"/>
          <w:jc w:val="right"/>
        </w:trPr>
        <w:tc>
          <w:tcPr>
            <w:tcW w:w="4508" w:type="dxa"/>
            <w:tcMar>
              <w:left w:w="108" w:type="dxa"/>
              <w:right w:w="108" w:type="dxa"/>
            </w:tcMar>
          </w:tcPr>
          <w:p w14:paraId="7655A7A1" w14:textId="77777777" w:rsidR="00D179D6" w:rsidRPr="00462199" w:rsidRDefault="00D179D6" w:rsidP="00793A6D">
            <w:pPr>
              <w:pStyle w:val="TableAshurst"/>
            </w:pPr>
          </w:p>
        </w:tc>
        <w:tc>
          <w:tcPr>
            <w:tcW w:w="4509" w:type="dxa"/>
            <w:tcMar>
              <w:left w:w="108" w:type="dxa"/>
              <w:right w:w="108" w:type="dxa"/>
            </w:tcMar>
          </w:tcPr>
          <w:p w14:paraId="4F0CCA7E" w14:textId="77777777" w:rsidR="00D179D6" w:rsidRPr="00462199" w:rsidRDefault="00D179D6" w:rsidP="00793A6D">
            <w:pPr>
              <w:pStyle w:val="TableAshurst"/>
            </w:pPr>
            <w:r w:rsidRPr="00462199">
              <w:t>Registered address/contact details of Producer:</w:t>
            </w:r>
          </w:p>
        </w:tc>
      </w:tr>
      <w:tr w:rsidR="00D179D6" w:rsidRPr="00462199" w14:paraId="4F99AB80" w14:textId="77777777" w:rsidTr="00793A6D">
        <w:trPr>
          <w:trHeight w:val="999"/>
          <w:jc w:val="right"/>
        </w:trPr>
        <w:tc>
          <w:tcPr>
            <w:tcW w:w="4508" w:type="dxa"/>
            <w:tcMar>
              <w:left w:w="108" w:type="dxa"/>
              <w:right w:w="108" w:type="dxa"/>
            </w:tcMar>
          </w:tcPr>
          <w:p w14:paraId="62ED6977" w14:textId="77777777" w:rsidR="00D179D6" w:rsidRPr="00462199" w:rsidRDefault="00D179D6" w:rsidP="00793A6D">
            <w:pPr>
              <w:pStyle w:val="TableAshurst"/>
            </w:pPr>
            <w:r w:rsidRPr="00462199">
              <w:t>Registered address/contact details of Offtaker:</w:t>
            </w:r>
          </w:p>
        </w:tc>
        <w:tc>
          <w:tcPr>
            <w:tcW w:w="4509" w:type="dxa"/>
            <w:tcMar>
              <w:left w:w="108" w:type="dxa"/>
              <w:right w:w="108" w:type="dxa"/>
            </w:tcMar>
          </w:tcPr>
          <w:p w14:paraId="48F3E4B4" w14:textId="77777777" w:rsidR="00D179D6" w:rsidRPr="00462199" w:rsidRDefault="00D179D6" w:rsidP="00793A6D">
            <w:pPr>
              <w:pStyle w:val="TableAshurst"/>
            </w:pPr>
          </w:p>
        </w:tc>
      </w:tr>
    </w:tbl>
    <w:p w14:paraId="55552CBC" w14:textId="77777777" w:rsidR="00D179D6" w:rsidRPr="00462199" w:rsidRDefault="00D179D6" w:rsidP="005B3BB9"/>
    <w:p w14:paraId="3FA1FCF7" w14:textId="77777777" w:rsidR="00D179D6" w:rsidRPr="00462199" w:rsidRDefault="00D179D6" w:rsidP="005B3BB9">
      <w:pPr>
        <w:pStyle w:val="CBOLDCAPSAshurst"/>
      </w:pPr>
      <w:r w:rsidRPr="00462199">
        <w:t>OFFTAKER INVOICE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967"/>
        <w:gridCol w:w="1968"/>
        <w:gridCol w:w="1968"/>
      </w:tblGrid>
      <w:tr w:rsidR="00D179D6" w:rsidRPr="00462199" w14:paraId="75BE86E5" w14:textId="77777777" w:rsidTr="00793A6D">
        <w:tc>
          <w:tcPr>
            <w:tcW w:w="9017" w:type="dxa"/>
            <w:gridSpan w:val="4"/>
            <w:tcMar>
              <w:left w:w="108" w:type="dxa"/>
              <w:right w:w="108" w:type="dxa"/>
            </w:tcMar>
          </w:tcPr>
          <w:p w14:paraId="4472734F" w14:textId="77777777" w:rsidR="00D179D6" w:rsidRPr="00462199" w:rsidRDefault="00D179D6">
            <w:pPr>
              <w:pStyle w:val="NormalBoldAshurst"/>
            </w:pPr>
            <w:r w:rsidRPr="00462199">
              <w:t>Offtake Agreement ID: 100001</w:t>
            </w:r>
          </w:p>
        </w:tc>
      </w:tr>
      <w:tr w:rsidR="00D179D6" w:rsidRPr="00462199" w14:paraId="16FA15E4" w14:textId="77777777" w:rsidTr="00793A6D">
        <w:tc>
          <w:tcPr>
            <w:tcW w:w="9017" w:type="dxa"/>
            <w:gridSpan w:val="4"/>
            <w:tcMar>
              <w:left w:w="108" w:type="dxa"/>
              <w:right w:w="108" w:type="dxa"/>
            </w:tcMar>
          </w:tcPr>
          <w:p w14:paraId="294A004B" w14:textId="77777777" w:rsidR="00D179D6" w:rsidRPr="00462199" w:rsidRDefault="00D179D6">
            <w:pPr>
              <w:pStyle w:val="NormalAshurst"/>
            </w:pPr>
            <w:r w:rsidRPr="00462199">
              <w:t>Invoice No.: OFFTK1</w:t>
            </w:r>
          </w:p>
        </w:tc>
      </w:tr>
      <w:tr w:rsidR="00D179D6" w:rsidRPr="00462199" w14:paraId="463F4CE6" w14:textId="77777777" w:rsidTr="00793A6D">
        <w:tc>
          <w:tcPr>
            <w:tcW w:w="9017" w:type="dxa"/>
            <w:gridSpan w:val="4"/>
            <w:tcMar>
              <w:left w:w="108" w:type="dxa"/>
              <w:right w:w="108" w:type="dxa"/>
            </w:tcMar>
          </w:tcPr>
          <w:p w14:paraId="13267ABC" w14:textId="77777777" w:rsidR="00D179D6" w:rsidRPr="00462199" w:rsidRDefault="00D179D6">
            <w:pPr>
              <w:pStyle w:val="NormalAshurst"/>
            </w:pPr>
            <w:r w:rsidRPr="00462199">
              <w:t>Invoice Date:</w:t>
            </w:r>
          </w:p>
        </w:tc>
      </w:tr>
      <w:tr w:rsidR="00D179D6" w:rsidRPr="00462199" w14:paraId="157D8BC2" w14:textId="77777777" w:rsidTr="00793A6D">
        <w:tc>
          <w:tcPr>
            <w:tcW w:w="9017" w:type="dxa"/>
            <w:gridSpan w:val="4"/>
            <w:tcMar>
              <w:left w:w="108" w:type="dxa"/>
              <w:right w:w="108" w:type="dxa"/>
            </w:tcMar>
          </w:tcPr>
          <w:p w14:paraId="0575DBCA" w14:textId="77777777" w:rsidR="00D179D6" w:rsidRPr="00462199" w:rsidRDefault="00D179D6">
            <w:pPr>
              <w:pStyle w:val="NormalAshurst"/>
            </w:pPr>
            <w:r w:rsidRPr="00462199">
              <w:t>Due Date:</w:t>
            </w:r>
          </w:p>
        </w:tc>
      </w:tr>
      <w:tr w:rsidR="00D179D6" w:rsidRPr="00462199" w14:paraId="722326EC" w14:textId="77777777" w:rsidTr="00793A6D">
        <w:tc>
          <w:tcPr>
            <w:tcW w:w="9017" w:type="dxa"/>
            <w:gridSpan w:val="4"/>
            <w:tcMar>
              <w:left w:w="108" w:type="dxa"/>
              <w:right w:w="108" w:type="dxa"/>
            </w:tcMar>
          </w:tcPr>
          <w:p w14:paraId="0C674DDF" w14:textId="77777777" w:rsidR="00D179D6" w:rsidRPr="00462199" w:rsidRDefault="00D179D6">
            <w:pPr>
              <w:pStyle w:val="NormalAshurst"/>
            </w:pPr>
            <w:r w:rsidRPr="00462199">
              <w:t>Billing Period:</w:t>
            </w:r>
          </w:p>
        </w:tc>
      </w:tr>
      <w:tr w:rsidR="00D179D6" w:rsidRPr="00462199" w14:paraId="0FA57C80" w14:textId="77777777" w:rsidTr="00793A6D">
        <w:tc>
          <w:tcPr>
            <w:tcW w:w="9017" w:type="dxa"/>
            <w:gridSpan w:val="4"/>
            <w:shd w:val="clear" w:color="auto" w:fill="D9D9D9" w:themeFill="background1" w:themeFillShade="D9"/>
            <w:tcMar>
              <w:left w:w="108" w:type="dxa"/>
              <w:right w:w="108" w:type="dxa"/>
            </w:tcMar>
          </w:tcPr>
          <w:p w14:paraId="49990D71" w14:textId="77777777" w:rsidR="00D179D6" w:rsidRPr="00462199" w:rsidRDefault="00D179D6">
            <w:pPr>
              <w:pStyle w:val="NormalBoldAshurst"/>
            </w:pPr>
            <w:r w:rsidRPr="00462199">
              <w:t>Invoice Segment 1: Fuel</w:t>
            </w:r>
          </w:p>
        </w:tc>
      </w:tr>
      <w:tr w:rsidR="00D179D6" w:rsidRPr="00462199" w14:paraId="28FB14C3" w14:textId="77777777" w:rsidTr="00793A6D">
        <w:tc>
          <w:tcPr>
            <w:tcW w:w="9017" w:type="dxa"/>
            <w:gridSpan w:val="4"/>
            <w:tcMar>
              <w:left w:w="108" w:type="dxa"/>
              <w:right w:w="108" w:type="dxa"/>
            </w:tcMar>
          </w:tcPr>
          <w:p w14:paraId="5AA5E2CF" w14:textId="77777777" w:rsidR="00D179D6" w:rsidRPr="00462199" w:rsidRDefault="00D179D6">
            <w:pPr>
              <w:pStyle w:val="NormalAshurst"/>
            </w:pPr>
            <w:r w:rsidRPr="00462199">
              <w:t>Offtaker ID: 100001a</w:t>
            </w:r>
          </w:p>
        </w:tc>
      </w:tr>
      <w:tr w:rsidR="00D179D6" w:rsidRPr="00462199" w14:paraId="0F308EA6" w14:textId="77777777" w:rsidTr="00793A6D">
        <w:tc>
          <w:tcPr>
            <w:tcW w:w="3114" w:type="dxa"/>
            <w:tcMar>
              <w:left w:w="108" w:type="dxa"/>
              <w:right w:w="108" w:type="dxa"/>
            </w:tcMar>
          </w:tcPr>
          <w:p w14:paraId="43585674" w14:textId="77777777" w:rsidR="00D179D6" w:rsidRPr="00462199" w:rsidRDefault="00D179D6">
            <w:pPr>
              <w:pStyle w:val="NormalAshurst"/>
            </w:pPr>
            <w:r w:rsidRPr="00462199">
              <w:t>Service Rendered</w:t>
            </w:r>
          </w:p>
        </w:tc>
        <w:tc>
          <w:tcPr>
            <w:tcW w:w="1967" w:type="dxa"/>
            <w:tcMar>
              <w:left w:w="108" w:type="dxa"/>
              <w:right w:w="108" w:type="dxa"/>
            </w:tcMar>
          </w:tcPr>
          <w:p w14:paraId="2EF98346" w14:textId="77777777" w:rsidR="00D179D6" w:rsidRPr="00462199" w:rsidRDefault="00D179D6">
            <w:pPr>
              <w:pStyle w:val="NormalAshurst"/>
            </w:pPr>
            <w:r w:rsidRPr="00462199">
              <w:t>Unit Cost (</w:t>
            </w:r>
            <w:r w:rsidRPr="00462199">
              <w:rPr>
                <w:i/>
              </w:rPr>
              <w:t>£/MWh</w:t>
            </w:r>
            <w:r w:rsidRPr="00462199">
              <w:t xml:space="preserve"> (</w:t>
            </w:r>
            <w:r w:rsidRPr="00462199">
              <w:rPr>
                <w:i/>
              </w:rPr>
              <w:t>HHV</w:t>
            </w:r>
            <w:r w:rsidRPr="00462199">
              <w:t>))</w:t>
            </w:r>
          </w:p>
        </w:tc>
        <w:tc>
          <w:tcPr>
            <w:tcW w:w="1968" w:type="dxa"/>
            <w:tcMar>
              <w:left w:w="108" w:type="dxa"/>
              <w:right w:w="108" w:type="dxa"/>
            </w:tcMar>
          </w:tcPr>
          <w:p w14:paraId="352DD3D2" w14:textId="77777777" w:rsidR="00D179D6" w:rsidRPr="00462199" w:rsidRDefault="00D179D6">
            <w:pPr>
              <w:pStyle w:val="NormalAshurst"/>
            </w:pPr>
            <w:r w:rsidRPr="00462199">
              <w:t>No. Units/Volumes</w:t>
            </w:r>
          </w:p>
        </w:tc>
        <w:tc>
          <w:tcPr>
            <w:tcW w:w="1968" w:type="dxa"/>
            <w:tcMar>
              <w:left w:w="108" w:type="dxa"/>
              <w:right w:w="108" w:type="dxa"/>
            </w:tcMar>
          </w:tcPr>
          <w:p w14:paraId="3A23EC64" w14:textId="77777777" w:rsidR="00D179D6" w:rsidRPr="00462199" w:rsidRDefault="00D179D6">
            <w:pPr>
              <w:pStyle w:val="NormalAshurst"/>
            </w:pPr>
            <w:r w:rsidRPr="00462199">
              <w:t>Total (</w:t>
            </w:r>
            <w:r w:rsidRPr="00462199">
              <w:rPr>
                <w:i/>
              </w:rPr>
              <w:t>£</w:t>
            </w:r>
            <w:r w:rsidRPr="00462199">
              <w:t>)</w:t>
            </w:r>
          </w:p>
        </w:tc>
      </w:tr>
      <w:tr w:rsidR="00D179D6" w:rsidRPr="00462199" w14:paraId="121E9237" w14:textId="77777777" w:rsidTr="00793A6D">
        <w:tc>
          <w:tcPr>
            <w:tcW w:w="3114" w:type="dxa"/>
            <w:tcMar>
              <w:left w:w="108" w:type="dxa"/>
              <w:right w:w="108" w:type="dxa"/>
            </w:tcMar>
          </w:tcPr>
          <w:p w14:paraId="54DD335F" w14:textId="77777777" w:rsidR="00D179D6" w:rsidRPr="00462199" w:rsidRDefault="00D179D6">
            <w:pPr>
              <w:pStyle w:val="NormalAshurst"/>
            </w:pPr>
            <w:r w:rsidRPr="00462199">
              <w:t>Take-or-Pay Volumes</w:t>
            </w:r>
          </w:p>
        </w:tc>
        <w:tc>
          <w:tcPr>
            <w:tcW w:w="1967" w:type="dxa"/>
            <w:tcMar>
              <w:left w:w="108" w:type="dxa"/>
              <w:right w:w="108" w:type="dxa"/>
            </w:tcMar>
          </w:tcPr>
          <w:p w14:paraId="45089EC6" w14:textId="77777777" w:rsidR="00D179D6" w:rsidRPr="00462199" w:rsidRDefault="00D179D6" w:rsidP="00793A6D">
            <w:pPr>
              <w:pStyle w:val="NormalAshurst"/>
            </w:pPr>
          </w:p>
        </w:tc>
        <w:tc>
          <w:tcPr>
            <w:tcW w:w="1968" w:type="dxa"/>
            <w:tcMar>
              <w:left w:w="108" w:type="dxa"/>
              <w:right w:w="108" w:type="dxa"/>
            </w:tcMar>
          </w:tcPr>
          <w:p w14:paraId="76BFF4E8" w14:textId="77777777" w:rsidR="00D179D6" w:rsidRPr="00462199" w:rsidRDefault="00D179D6" w:rsidP="00793A6D">
            <w:pPr>
              <w:pStyle w:val="NormalAshurst"/>
            </w:pPr>
          </w:p>
        </w:tc>
        <w:tc>
          <w:tcPr>
            <w:tcW w:w="1968" w:type="dxa"/>
            <w:tcMar>
              <w:left w:w="108" w:type="dxa"/>
              <w:right w:w="108" w:type="dxa"/>
            </w:tcMar>
          </w:tcPr>
          <w:p w14:paraId="3D236676" w14:textId="77777777" w:rsidR="00D179D6" w:rsidRPr="00462199" w:rsidRDefault="00D179D6">
            <w:pPr>
              <w:pStyle w:val="NormalAshurst"/>
            </w:pPr>
            <w:r w:rsidRPr="00462199">
              <w:t>[</w:t>
            </w:r>
            <w:r w:rsidRPr="00462199">
              <w:rPr>
                <w:b/>
                <w:i/>
              </w:rPr>
              <w:t>Note: this will not be included in the Total Invoiced Amount</w:t>
            </w:r>
            <w:r w:rsidRPr="00462199">
              <w:t>]</w:t>
            </w:r>
          </w:p>
        </w:tc>
      </w:tr>
      <w:tr w:rsidR="00D179D6" w:rsidRPr="00462199" w14:paraId="46A6B08C" w14:textId="77777777" w:rsidTr="00793A6D">
        <w:tc>
          <w:tcPr>
            <w:tcW w:w="9017" w:type="dxa"/>
            <w:gridSpan w:val="4"/>
            <w:tcMar>
              <w:left w:w="108" w:type="dxa"/>
              <w:right w:w="108" w:type="dxa"/>
            </w:tcMar>
          </w:tcPr>
          <w:p w14:paraId="39DBF730" w14:textId="77777777" w:rsidR="00D179D6" w:rsidRPr="00462199" w:rsidRDefault="00D179D6" w:rsidP="00793A6D">
            <w:pPr>
              <w:pStyle w:val="NormalBoldAshurst"/>
              <w:jc w:val="center"/>
            </w:pPr>
            <w:r w:rsidRPr="00462199">
              <w:t>Segment 1A – Fuel QV</w:t>
            </w:r>
          </w:p>
        </w:tc>
      </w:tr>
      <w:tr w:rsidR="00D179D6" w:rsidRPr="00462199" w14:paraId="06C7DDDF" w14:textId="77777777" w:rsidTr="00793A6D">
        <w:tc>
          <w:tcPr>
            <w:tcW w:w="3114" w:type="dxa"/>
            <w:tcMar>
              <w:left w:w="108" w:type="dxa"/>
              <w:right w:w="108" w:type="dxa"/>
            </w:tcMar>
          </w:tcPr>
          <w:p w14:paraId="03CFC8F9" w14:textId="77777777" w:rsidR="00D179D6" w:rsidRPr="00462199" w:rsidRDefault="00D179D6">
            <w:pPr>
              <w:pStyle w:val="NormalAshurst"/>
            </w:pPr>
            <w:r w:rsidRPr="00462199">
              <w:t>Service Rendered</w:t>
            </w:r>
          </w:p>
        </w:tc>
        <w:tc>
          <w:tcPr>
            <w:tcW w:w="1967" w:type="dxa"/>
            <w:tcMar>
              <w:left w:w="108" w:type="dxa"/>
              <w:right w:w="108" w:type="dxa"/>
            </w:tcMar>
          </w:tcPr>
          <w:p w14:paraId="555DB154" w14:textId="77777777" w:rsidR="00D179D6" w:rsidRPr="00462199" w:rsidRDefault="00D179D6">
            <w:pPr>
              <w:pStyle w:val="NormalAshurst"/>
            </w:pPr>
            <w:r w:rsidRPr="00462199">
              <w:t>Unit Cost (</w:t>
            </w:r>
            <w:r w:rsidRPr="00462199">
              <w:rPr>
                <w:i/>
              </w:rPr>
              <w:t>£/MWh</w:t>
            </w:r>
            <w:r w:rsidRPr="00462199">
              <w:t xml:space="preserve"> (</w:t>
            </w:r>
            <w:r w:rsidRPr="00462199">
              <w:rPr>
                <w:i/>
              </w:rPr>
              <w:t>HHV</w:t>
            </w:r>
            <w:r w:rsidRPr="00462199">
              <w:t>))</w:t>
            </w:r>
          </w:p>
        </w:tc>
        <w:tc>
          <w:tcPr>
            <w:tcW w:w="1968" w:type="dxa"/>
            <w:tcMar>
              <w:left w:w="108" w:type="dxa"/>
              <w:right w:w="108" w:type="dxa"/>
            </w:tcMar>
          </w:tcPr>
          <w:p w14:paraId="0668B830" w14:textId="77777777" w:rsidR="00D179D6" w:rsidRPr="00462199" w:rsidRDefault="00D179D6">
            <w:pPr>
              <w:pStyle w:val="NormalAshurst"/>
            </w:pPr>
            <w:r w:rsidRPr="00462199">
              <w:t>No. Units/Volumes</w:t>
            </w:r>
          </w:p>
        </w:tc>
        <w:tc>
          <w:tcPr>
            <w:tcW w:w="1968" w:type="dxa"/>
            <w:tcMar>
              <w:left w:w="108" w:type="dxa"/>
              <w:right w:w="108" w:type="dxa"/>
            </w:tcMar>
          </w:tcPr>
          <w:p w14:paraId="7A6EC6A7" w14:textId="77777777" w:rsidR="00D179D6" w:rsidRPr="00462199" w:rsidRDefault="00D179D6">
            <w:pPr>
              <w:pStyle w:val="NormalAshurst"/>
            </w:pPr>
            <w:r w:rsidRPr="00462199">
              <w:t>Total (</w:t>
            </w:r>
            <w:r w:rsidRPr="00462199">
              <w:rPr>
                <w:i/>
              </w:rPr>
              <w:t>£</w:t>
            </w:r>
            <w:r w:rsidRPr="00462199">
              <w:t>)</w:t>
            </w:r>
          </w:p>
        </w:tc>
      </w:tr>
      <w:tr w:rsidR="00D179D6" w:rsidRPr="00462199" w14:paraId="383D2F2E" w14:textId="77777777" w:rsidTr="00793A6D">
        <w:tc>
          <w:tcPr>
            <w:tcW w:w="3114" w:type="dxa"/>
            <w:tcMar>
              <w:left w:w="108" w:type="dxa"/>
              <w:right w:w="108" w:type="dxa"/>
            </w:tcMar>
          </w:tcPr>
          <w:p w14:paraId="3C976863" w14:textId="77777777" w:rsidR="00D179D6" w:rsidRPr="00462199" w:rsidRDefault="00D179D6">
            <w:pPr>
              <w:pStyle w:val="NormalAshurst"/>
            </w:pPr>
            <w:r w:rsidRPr="00462199">
              <w:t>Provision of Hydrogen (commodity)</w:t>
            </w:r>
          </w:p>
        </w:tc>
        <w:tc>
          <w:tcPr>
            <w:tcW w:w="1967" w:type="dxa"/>
            <w:tcMar>
              <w:left w:w="108" w:type="dxa"/>
              <w:right w:w="108" w:type="dxa"/>
            </w:tcMar>
          </w:tcPr>
          <w:p w14:paraId="178C7688" w14:textId="77777777" w:rsidR="00D179D6" w:rsidRPr="00462199" w:rsidRDefault="00D179D6" w:rsidP="00793A6D">
            <w:pPr>
              <w:pStyle w:val="NormalAshurst"/>
            </w:pPr>
          </w:p>
        </w:tc>
        <w:tc>
          <w:tcPr>
            <w:tcW w:w="1968" w:type="dxa"/>
            <w:tcMar>
              <w:left w:w="108" w:type="dxa"/>
              <w:right w:w="108" w:type="dxa"/>
            </w:tcMar>
          </w:tcPr>
          <w:p w14:paraId="02AC0DB6" w14:textId="77777777" w:rsidR="00D179D6" w:rsidRPr="00462199" w:rsidRDefault="00D179D6" w:rsidP="00793A6D">
            <w:pPr>
              <w:pStyle w:val="NormalAshurst"/>
            </w:pPr>
          </w:p>
        </w:tc>
        <w:tc>
          <w:tcPr>
            <w:tcW w:w="1968" w:type="dxa"/>
            <w:tcMar>
              <w:left w:w="108" w:type="dxa"/>
              <w:right w:w="108" w:type="dxa"/>
            </w:tcMar>
          </w:tcPr>
          <w:p w14:paraId="1D96AB7A" w14:textId="77777777" w:rsidR="00D179D6" w:rsidRPr="00462199" w:rsidRDefault="00D179D6">
            <w:pPr>
              <w:pStyle w:val="NormalAshurst"/>
            </w:pPr>
            <w:r w:rsidRPr="00462199">
              <w:t>[</w:t>
            </w:r>
            <w:r w:rsidRPr="00462199">
              <w:rPr>
                <w:b/>
                <w:i/>
              </w:rPr>
              <w:t>Note: this will be included in the Relevant Invoiced Amount for the Relevant Offtaker in respect of Qualifying Volumes</w:t>
            </w:r>
            <w:r w:rsidRPr="00462199">
              <w:t>]</w:t>
            </w:r>
          </w:p>
        </w:tc>
      </w:tr>
      <w:tr w:rsidR="00D179D6" w:rsidRPr="00462199" w14:paraId="2FCCF0B3" w14:textId="77777777" w:rsidTr="00793A6D">
        <w:tc>
          <w:tcPr>
            <w:tcW w:w="3114" w:type="dxa"/>
            <w:tcMar>
              <w:left w:w="108" w:type="dxa"/>
              <w:right w:w="108" w:type="dxa"/>
            </w:tcMar>
          </w:tcPr>
          <w:p w14:paraId="1E47C99C" w14:textId="77777777" w:rsidR="00D179D6" w:rsidRPr="00462199" w:rsidRDefault="00D179D6">
            <w:pPr>
              <w:pStyle w:val="NormalAshurst"/>
            </w:pPr>
            <w:r w:rsidRPr="00462199">
              <w:t>Additional purification [</w:t>
            </w:r>
            <w:r w:rsidRPr="00462199">
              <w:rPr>
                <w:b/>
                <w:i/>
              </w:rPr>
              <w:t>Note: this is a Strike Price Exclusion</w:t>
            </w:r>
            <w:r w:rsidRPr="00462199">
              <w:t>]</w:t>
            </w:r>
          </w:p>
        </w:tc>
        <w:tc>
          <w:tcPr>
            <w:tcW w:w="1967" w:type="dxa"/>
            <w:tcMar>
              <w:left w:w="108" w:type="dxa"/>
              <w:right w:w="108" w:type="dxa"/>
            </w:tcMar>
          </w:tcPr>
          <w:p w14:paraId="430E2D9A" w14:textId="77777777" w:rsidR="00D179D6" w:rsidRPr="00462199" w:rsidRDefault="00D179D6" w:rsidP="00793A6D">
            <w:pPr>
              <w:pStyle w:val="NormalAshurst"/>
            </w:pPr>
          </w:p>
        </w:tc>
        <w:tc>
          <w:tcPr>
            <w:tcW w:w="1968" w:type="dxa"/>
            <w:tcMar>
              <w:left w:w="108" w:type="dxa"/>
              <w:right w:w="108" w:type="dxa"/>
            </w:tcMar>
          </w:tcPr>
          <w:p w14:paraId="11F8552C" w14:textId="77777777" w:rsidR="00D179D6" w:rsidRPr="00462199" w:rsidRDefault="00D179D6" w:rsidP="00793A6D">
            <w:pPr>
              <w:pStyle w:val="NormalAshurst"/>
            </w:pPr>
          </w:p>
        </w:tc>
        <w:tc>
          <w:tcPr>
            <w:tcW w:w="1968" w:type="dxa"/>
            <w:tcMar>
              <w:left w:w="108" w:type="dxa"/>
              <w:right w:w="108" w:type="dxa"/>
            </w:tcMar>
          </w:tcPr>
          <w:p w14:paraId="7EE845DB" w14:textId="77777777" w:rsidR="00D179D6" w:rsidRPr="00462199" w:rsidRDefault="00D179D6">
            <w:pPr>
              <w:pStyle w:val="NormalAshurst"/>
            </w:pPr>
            <w:r w:rsidRPr="00462199">
              <w:t>[</w:t>
            </w:r>
            <w:r w:rsidRPr="00462199">
              <w:rPr>
                <w:b/>
                <w:i/>
              </w:rPr>
              <w:t xml:space="preserve">Note: this is a Strike Price </w:t>
            </w:r>
            <w:r w:rsidRPr="00462199">
              <w:rPr>
                <w:b/>
                <w:i/>
              </w:rPr>
              <w:lastRenderedPageBreak/>
              <w:t>Exclusion Amount</w:t>
            </w:r>
            <w:r w:rsidRPr="00462199">
              <w:t>]</w:t>
            </w:r>
          </w:p>
        </w:tc>
      </w:tr>
      <w:tr w:rsidR="00D179D6" w:rsidRPr="00462199" w14:paraId="59088B7F" w14:textId="77777777" w:rsidTr="00793A6D">
        <w:tc>
          <w:tcPr>
            <w:tcW w:w="3114" w:type="dxa"/>
            <w:tcMar>
              <w:left w:w="108" w:type="dxa"/>
              <w:right w:w="108" w:type="dxa"/>
            </w:tcMar>
          </w:tcPr>
          <w:p w14:paraId="643ACC88" w14:textId="77777777" w:rsidR="00D179D6" w:rsidRPr="00462199" w:rsidRDefault="00D179D6">
            <w:pPr>
              <w:pStyle w:val="NormalAshurst"/>
            </w:pPr>
            <w:r w:rsidRPr="00462199">
              <w:lastRenderedPageBreak/>
              <w:t>Additional compression [</w:t>
            </w:r>
            <w:r w:rsidRPr="00462199">
              <w:rPr>
                <w:b/>
                <w:i/>
              </w:rPr>
              <w:t>Note: this is a Strike Price Exclusion</w:t>
            </w:r>
            <w:r w:rsidRPr="00462199">
              <w:t>]</w:t>
            </w:r>
          </w:p>
        </w:tc>
        <w:tc>
          <w:tcPr>
            <w:tcW w:w="1967" w:type="dxa"/>
            <w:tcMar>
              <w:left w:w="108" w:type="dxa"/>
              <w:right w:w="108" w:type="dxa"/>
            </w:tcMar>
          </w:tcPr>
          <w:p w14:paraId="3EC55E84" w14:textId="77777777" w:rsidR="00D179D6" w:rsidRPr="00462199" w:rsidRDefault="00D179D6" w:rsidP="00793A6D">
            <w:pPr>
              <w:pStyle w:val="NormalAshurst"/>
            </w:pPr>
          </w:p>
        </w:tc>
        <w:tc>
          <w:tcPr>
            <w:tcW w:w="1968" w:type="dxa"/>
            <w:tcMar>
              <w:left w:w="108" w:type="dxa"/>
              <w:right w:w="108" w:type="dxa"/>
            </w:tcMar>
          </w:tcPr>
          <w:p w14:paraId="34C7B104" w14:textId="77777777" w:rsidR="00D179D6" w:rsidRPr="00462199" w:rsidRDefault="00D179D6" w:rsidP="00793A6D">
            <w:pPr>
              <w:pStyle w:val="NormalAshurst"/>
            </w:pPr>
          </w:p>
        </w:tc>
        <w:tc>
          <w:tcPr>
            <w:tcW w:w="1968" w:type="dxa"/>
            <w:tcMar>
              <w:left w:w="108" w:type="dxa"/>
              <w:right w:w="108" w:type="dxa"/>
            </w:tcMar>
          </w:tcPr>
          <w:p w14:paraId="6BDEAFBB"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217EB4CE" w14:textId="77777777" w:rsidTr="00793A6D">
        <w:tc>
          <w:tcPr>
            <w:tcW w:w="3114" w:type="dxa"/>
            <w:tcMar>
              <w:left w:w="108" w:type="dxa"/>
              <w:right w:w="108" w:type="dxa"/>
            </w:tcMar>
          </w:tcPr>
          <w:p w14:paraId="37DC7D00" w14:textId="77777777" w:rsidR="00D179D6" w:rsidRPr="00462199" w:rsidRDefault="00D179D6">
            <w:pPr>
              <w:pStyle w:val="NormalAshurst"/>
            </w:pPr>
            <w:r w:rsidRPr="00462199">
              <w:t>Flexible delivery charge [</w:t>
            </w:r>
            <w:r w:rsidRPr="00462199">
              <w:rPr>
                <w:b/>
                <w:i/>
              </w:rPr>
              <w:t>Note: this is a Strike Price Exclusion</w:t>
            </w:r>
            <w:r w:rsidRPr="00462199">
              <w:t>]</w:t>
            </w:r>
          </w:p>
        </w:tc>
        <w:tc>
          <w:tcPr>
            <w:tcW w:w="1967" w:type="dxa"/>
            <w:tcMar>
              <w:left w:w="108" w:type="dxa"/>
              <w:right w:w="108" w:type="dxa"/>
            </w:tcMar>
          </w:tcPr>
          <w:p w14:paraId="20B43820" w14:textId="77777777" w:rsidR="00D179D6" w:rsidRPr="00462199" w:rsidRDefault="00D179D6" w:rsidP="00793A6D">
            <w:pPr>
              <w:pStyle w:val="NormalAshurst"/>
            </w:pPr>
          </w:p>
        </w:tc>
        <w:tc>
          <w:tcPr>
            <w:tcW w:w="1968" w:type="dxa"/>
            <w:tcMar>
              <w:left w:w="108" w:type="dxa"/>
              <w:right w:w="108" w:type="dxa"/>
            </w:tcMar>
          </w:tcPr>
          <w:p w14:paraId="3CD9F645" w14:textId="77777777" w:rsidR="00D179D6" w:rsidRPr="00462199" w:rsidRDefault="00D179D6" w:rsidP="00793A6D">
            <w:pPr>
              <w:pStyle w:val="NormalAshurst"/>
            </w:pPr>
          </w:p>
        </w:tc>
        <w:tc>
          <w:tcPr>
            <w:tcW w:w="1968" w:type="dxa"/>
            <w:tcMar>
              <w:left w:w="108" w:type="dxa"/>
              <w:right w:w="108" w:type="dxa"/>
            </w:tcMar>
          </w:tcPr>
          <w:p w14:paraId="10C99C52"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41A8D88D" w14:textId="77777777" w:rsidTr="00793A6D">
        <w:tc>
          <w:tcPr>
            <w:tcW w:w="3114" w:type="dxa"/>
            <w:tcMar>
              <w:left w:w="108" w:type="dxa"/>
              <w:right w:w="108" w:type="dxa"/>
            </w:tcMar>
          </w:tcPr>
          <w:p w14:paraId="14EB1376" w14:textId="77777777" w:rsidR="00D179D6" w:rsidRPr="00462199" w:rsidRDefault="00D179D6">
            <w:pPr>
              <w:pStyle w:val="NormalAshurst"/>
            </w:pPr>
            <w:r w:rsidRPr="00462199">
              <w:t>H</w:t>
            </w:r>
            <w:r w:rsidRPr="00366711">
              <w:rPr>
                <w:vertAlign w:val="subscript"/>
              </w:rPr>
              <w:t>2</w:t>
            </w:r>
            <w:r w:rsidRPr="00462199">
              <w:t xml:space="preserve"> transport [</w:t>
            </w:r>
            <w:r w:rsidRPr="00462199">
              <w:rPr>
                <w:b/>
                <w:i/>
              </w:rPr>
              <w:t>Note: this may be a Strike Price Exclusion</w:t>
            </w:r>
            <w:r w:rsidRPr="00462199">
              <w:t>]</w:t>
            </w:r>
          </w:p>
        </w:tc>
        <w:tc>
          <w:tcPr>
            <w:tcW w:w="1967" w:type="dxa"/>
            <w:tcMar>
              <w:left w:w="108" w:type="dxa"/>
              <w:right w:w="108" w:type="dxa"/>
            </w:tcMar>
          </w:tcPr>
          <w:p w14:paraId="19565A6E" w14:textId="77777777" w:rsidR="00D179D6" w:rsidRPr="00462199" w:rsidRDefault="00D179D6" w:rsidP="00793A6D">
            <w:pPr>
              <w:pStyle w:val="NormalAshurst"/>
            </w:pPr>
          </w:p>
        </w:tc>
        <w:tc>
          <w:tcPr>
            <w:tcW w:w="1968" w:type="dxa"/>
            <w:tcMar>
              <w:left w:w="108" w:type="dxa"/>
              <w:right w:w="108" w:type="dxa"/>
            </w:tcMar>
          </w:tcPr>
          <w:p w14:paraId="20D7E928" w14:textId="77777777" w:rsidR="00D179D6" w:rsidRPr="00462199" w:rsidRDefault="00D179D6" w:rsidP="00793A6D">
            <w:pPr>
              <w:pStyle w:val="NormalAshurst"/>
            </w:pPr>
          </w:p>
        </w:tc>
        <w:tc>
          <w:tcPr>
            <w:tcW w:w="1968" w:type="dxa"/>
            <w:tcMar>
              <w:left w:w="108" w:type="dxa"/>
              <w:right w:w="108" w:type="dxa"/>
            </w:tcMar>
          </w:tcPr>
          <w:p w14:paraId="16186A0B"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(QV)</w:t>
            </w:r>
            <w:r w:rsidRPr="00462199">
              <w:t>]</w:t>
            </w:r>
          </w:p>
        </w:tc>
      </w:tr>
      <w:tr w:rsidR="00D179D6" w:rsidRPr="00462199" w14:paraId="0585CEAD" w14:textId="77777777" w:rsidTr="00793A6D">
        <w:tc>
          <w:tcPr>
            <w:tcW w:w="3114" w:type="dxa"/>
            <w:tcMar>
              <w:left w:w="108" w:type="dxa"/>
              <w:right w:w="108" w:type="dxa"/>
            </w:tcMar>
          </w:tcPr>
          <w:p w14:paraId="058867AD" w14:textId="77777777" w:rsidR="00D179D6" w:rsidRPr="00462199" w:rsidRDefault="00D179D6">
            <w:pPr>
              <w:pStyle w:val="NormalAshurst"/>
            </w:pPr>
            <w:r w:rsidRPr="00462199">
              <w:t>H</w:t>
            </w:r>
            <w:r w:rsidRPr="00366711">
              <w:rPr>
                <w:vertAlign w:val="subscript"/>
              </w:rPr>
              <w:t>2</w:t>
            </w:r>
            <w:r w:rsidRPr="00462199">
              <w:t xml:space="preserve"> storage [</w:t>
            </w:r>
            <w:r w:rsidRPr="00462199">
              <w:rPr>
                <w:b/>
                <w:i/>
              </w:rPr>
              <w:t>Note: this may be a Strike Price Exclusion</w:t>
            </w:r>
            <w:r w:rsidRPr="00462199">
              <w:t>]</w:t>
            </w:r>
          </w:p>
        </w:tc>
        <w:tc>
          <w:tcPr>
            <w:tcW w:w="1967" w:type="dxa"/>
            <w:tcMar>
              <w:left w:w="108" w:type="dxa"/>
              <w:right w:w="108" w:type="dxa"/>
            </w:tcMar>
          </w:tcPr>
          <w:p w14:paraId="5CFE1224" w14:textId="77777777" w:rsidR="00D179D6" w:rsidRPr="00462199" w:rsidRDefault="00D179D6" w:rsidP="00793A6D">
            <w:pPr>
              <w:pStyle w:val="NormalAshurst"/>
            </w:pPr>
          </w:p>
        </w:tc>
        <w:tc>
          <w:tcPr>
            <w:tcW w:w="1968" w:type="dxa"/>
            <w:tcMar>
              <w:left w:w="108" w:type="dxa"/>
              <w:right w:w="108" w:type="dxa"/>
            </w:tcMar>
          </w:tcPr>
          <w:p w14:paraId="1A0AD50F" w14:textId="77777777" w:rsidR="00D179D6" w:rsidRPr="00462199" w:rsidRDefault="00D179D6" w:rsidP="00793A6D">
            <w:pPr>
              <w:pStyle w:val="NormalAshurst"/>
            </w:pPr>
          </w:p>
        </w:tc>
        <w:tc>
          <w:tcPr>
            <w:tcW w:w="1968" w:type="dxa"/>
            <w:tcMar>
              <w:left w:w="108" w:type="dxa"/>
              <w:right w:w="108" w:type="dxa"/>
            </w:tcMar>
          </w:tcPr>
          <w:p w14:paraId="2C9C5C18"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(QV)</w:t>
            </w:r>
            <w:r w:rsidRPr="00462199">
              <w:t>]</w:t>
            </w:r>
          </w:p>
        </w:tc>
      </w:tr>
      <w:tr w:rsidR="00D179D6" w:rsidRPr="00462199" w14:paraId="5785051E" w14:textId="77777777" w:rsidTr="00793A6D">
        <w:tc>
          <w:tcPr>
            <w:tcW w:w="3114" w:type="dxa"/>
            <w:tcMar>
              <w:left w:w="108" w:type="dxa"/>
              <w:right w:w="108" w:type="dxa"/>
            </w:tcMar>
          </w:tcPr>
          <w:p w14:paraId="79568109" w14:textId="77777777" w:rsidR="00D179D6" w:rsidRPr="00462199" w:rsidRDefault="00D179D6">
            <w:pPr>
              <w:pStyle w:val="NormalAshurst"/>
            </w:pPr>
            <w:r w:rsidRPr="00462199">
              <w:t>Applicable taxes, levies, and duties [</w:t>
            </w:r>
            <w:r w:rsidRPr="00462199">
              <w:rPr>
                <w:b/>
                <w:i/>
              </w:rPr>
              <w:t>Note: this is a Strike Price Exclusion</w:t>
            </w:r>
            <w:r w:rsidRPr="00462199">
              <w:t>]</w:t>
            </w:r>
          </w:p>
        </w:tc>
        <w:tc>
          <w:tcPr>
            <w:tcW w:w="1967" w:type="dxa"/>
            <w:tcMar>
              <w:left w:w="108" w:type="dxa"/>
              <w:right w:w="108" w:type="dxa"/>
            </w:tcMar>
          </w:tcPr>
          <w:p w14:paraId="06A12D56" w14:textId="77777777" w:rsidR="00D179D6" w:rsidRPr="00462199" w:rsidRDefault="00D179D6" w:rsidP="00793A6D">
            <w:pPr>
              <w:pStyle w:val="NormalAshurst"/>
            </w:pPr>
          </w:p>
        </w:tc>
        <w:tc>
          <w:tcPr>
            <w:tcW w:w="1968" w:type="dxa"/>
            <w:tcMar>
              <w:left w:w="108" w:type="dxa"/>
              <w:right w:w="108" w:type="dxa"/>
            </w:tcMar>
          </w:tcPr>
          <w:p w14:paraId="7054E17B" w14:textId="77777777" w:rsidR="00D179D6" w:rsidRPr="00462199" w:rsidRDefault="00D179D6" w:rsidP="00793A6D">
            <w:pPr>
              <w:pStyle w:val="NormalAshurst"/>
            </w:pPr>
          </w:p>
        </w:tc>
        <w:tc>
          <w:tcPr>
            <w:tcW w:w="1968" w:type="dxa"/>
            <w:tcMar>
              <w:left w:w="108" w:type="dxa"/>
              <w:right w:w="108" w:type="dxa"/>
            </w:tcMar>
          </w:tcPr>
          <w:p w14:paraId="035B1017"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653F481C" w14:textId="77777777" w:rsidTr="00793A6D">
        <w:tc>
          <w:tcPr>
            <w:tcW w:w="3114" w:type="dxa"/>
            <w:tcMar>
              <w:left w:w="108" w:type="dxa"/>
              <w:right w:w="108" w:type="dxa"/>
            </w:tcMar>
          </w:tcPr>
          <w:p w14:paraId="252223AC" w14:textId="77777777" w:rsidR="00D179D6" w:rsidRPr="00462199" w:rsidRDefault="00D179D6">
            <w:pPr>
              <w:pStyle w:val="NormalBoldAshurst"/>
            </w:pPr>
            <w:r w:rsidRPr="00462199">
              <w:t>QV Fuel: sum of Strike Price Exclusion Amounts for all Strike Price Exclusions in respect of Qualifying Volumes</w:t>
            </w:r>
          </w:p>
        </w:tc>
        <w:tc>
          <w:tcPr>
            <w:tcW w:w="1967" w:type="dxa"/>
            <w:tcMar>
              <w:left w:w="108" w:type="dxa"/>
              <w:right w:w="108" w:type="dxa"/>
            </w:tcMar>
          </w:tcPr>
          <w:p w14:paraId="29BF33CF" w14:textId="77777777" w:rsidR="00D179D6" w:rsidRPr="00462199" w:rsidRDefault="00D179D6" w:rsidP="00793A6D">
            <w:pPr>
              <w:pStyle w:val="NormalAshurst"/>
            </w:pPr>
            <w:r w:rsidRPr="00462199">
              <w:t>-</w:t>
            </w:r>
          </w:p>
        </w:tc>
        <w:tc>
          <w:tcPr>
            <w:tcW w:w="1968" w:type="dxa"/>
            <w:tcMar>
              <w:left w:w="108" w:type="dxa"/>
              <w:right w:w="108" w:type="dxa"/>
            </w:tcMar>
          </w:tcPr>
          <w:p w14:paraId="27335A20" w14:textId="77777777" w:rsidR="00D179D6" w:rsidRPr="00462199" w:rsidRDefault="00D179D6" w:rsidP="00793A6D">
            <w:pPr>
              <w:pStyle w:val="NormalAshurst"/>
            </w:pPr>
            <w:r w:rsidRPr="00462199">
              <w:t>-</w:t>
            </w:r>
          </w:p>
        </w:tc>
        <w:tc>
          <w:tcPr>
            <w:tcW w:w="1968" w:type="dxa"/>
            <w:tcMar>
              <w:left w:w="108" w:type="dxa"/>
              <w:right w:w="108" w:type="dxa"/>
            </w:tcMar>
          </w:tcPr>
          <w:p w14:paraId="781553DD" w14:textId="77777777" w:rsidR="00D179D6" w:rsidRPr="00462199" w:rsidRDefault="00D179D6">
            <w:pPr>
              <w:pStyle w:val="NormalAshurst"/>
            </w:pPr>
            <w:r w:rsidRPr="00462199">
              <w:t>[</w:t>
            </w:r>
            <w:r w:rsidRPr="00462199">
              <w:rPr>
                <w:b/>
                <w:i/>
              </w:rPr>
              <w:t>Note: this will be the sum of the Strike Price Exclusion Amounts set out in this column in the preceding rows for all of the Strike Price Exclusions set out in the first column in the preceding rows</w:t>
            </w:r>
            <w:r w:rsidRPr="00462199">
              <w:t>]</w:t>
            </w:r>
          </w:p>
        </w:tc>
      </w:tr>
      <w:tr w:rsidR="00D179D6" w:rsidRPr="00462199" w14:paraId="7B29EA30" w14:textId="77777777" w:rsidTr="00793A6D">
        <w:tc>
          <w:tcPr>
            <w:tcW w:w="3114" w:type="dxa"/>
            <w:tcMar>
              <w:left w:w="108" w:type="dxa"/>
              <w:right w:w="108" w:type="dxa"/>
            </w:tcMar>
          </w:tcPr>
          <w:p w14:paraId="47BE39B5" w14:textId="77777777" w:rsidR="00D179D6" w:rsidRPr="00462199" w:rsidRDefault="00D179D6">
            <w:pPr>
              <w:pStyle w:val="NormalBoldAshurst"/>
            </w:pPr>
            <w:r w:rsidRPr="00462199">
              <w:t>QV Fuel: Total Invoiced Amount</w:t>
            </w:r>
          </w:p>
        </w:tc>
        <w:tc>
          <w:tcPr>
            <w:tcW w:w="1967" w:type="dxa"/>
            <w:tcMar>
              <w:left w:w="108" w:type="dxa"/>
              <w:right w:w="108" w:type="dxa"/>
            </w:tcMar>
          </w:tcPr>
          <w:p w14:paraId="67B89EEE" w14:textId="77777777" w:rsidR="00D179D6" w:rsidRPr="00462199" w:rsidRDefault="00D179D6" w:rsidP="00793A6D">
            <w:pPr>
              <w:pStyle w:val="NormalAshurst"/>
            </w:pPr>
            <w:r w:rsidRPr="00462199">
              <w:t>-</w:t>
            </w:r>
          </w:p>
        </w:tc>
        <w:tc>
          <w:tcPr>
            <w:tcW w:w="1968" w:type="dxa"/>
            <w:tcMar>
              <w:left w:w="108" w:type="dxa"/>
              <w:right w:w="108" w:type="dxa"/>
            </w:tcMar>
          </w:tcPr>
          <w:p w14:paraId="30B609EC" w14:textId="77777777" w:rsidR="00D179D6" w:rsidRPr="00462199" w:rsidRDefault="00D179D6" w:rsidP="00793A6D">
            <w:pPr>
              <w:pStyle w:val="NormalAshurst"/>
            </w:pPr>
            <w:r w:rsidRPr="00462199">
              <w:t>-</w:t>
            </w:r>
          </w:p>
        </w:tc>
        <w:tc>
          <w:tcPr>
            <w:tcW w:w="1968" w:type="dxa"/>
            <w:tcMar>
              <w:left w:w="108" w:type="dxa"/>
              <w:right w:w="108" w:type="dxa"/>
            </w:tcMar>
          </w:tcPr>
          <w:p w14:paraId="52A76711" w14:textId="77777777" w:rsidR="00D179D6" w:rsidRPr="00462199" w:rsidRDefault="00D179D6">
            <w:pPr>
              <w:pStyle w:val="NormalAshurst"/>
            </w:pPr>
            <w:r w:rsidRPr="00462199">
              <w:t>[</w:t>
            </w:r>
            <w:r w:rsidRPr="00462199">
              <w:rPr>
                <w:b/>
                <w:i/>
              </w:rPr>
              <w:t xml:space="preserve">Note: this will be the Total Invoiced Amount for the Relevant Offtaker in respect of </w:t>
            </w:r>
            <w:r w:rsidRPr="00462199">
              <w:rPr>
                <w:b/>
                <w:i/>
              </w:rPr>
              <w:lastRenderedPageBreak/>
              <w:t>Qualifying Volumes</w:t>
            </w:r>
            <w:r w:rsidRPr="00462199">
              <w:t>]</w:t>
            </w:r>
          </w:p>
        </w:tc>
      </w:tr>
      <w:tr w:rsidR="00D179D6" w:rsidRPr="00462199" w14:paraId="3A19D6AE" w14:textId="77777777" w:rsidTr="00793A6D">
        <w:tc>
          <w:tcPr>
            <w:tcW w:w="3114" w:type="dxa"/>
            <w:tcMar>
              <w:left w:w="108" w:type="dxa"/>
              <w:right w:w="108" w:type="dxa"/>
            </w:tcMar>
          </w:tcPr>
          <w:p w14:paraId="120A2CAD" w14:textId="77777777" w:rsidR="00D179D6" w:rsidRPr="00462199" w:rsidRDefault="00D179D6">
            <w:pPr>
              <w:pStyle w:val="NormalBoldAshurst"/>
            </w:pPr>
            <w:r w:rsidRPr="00462199">
              <w:lastRenderedPageBreak/>
              <w:t>QV Fuel: Invoiced Volumes to Relevant Offtaker which are Qualifying Volumes which correspond to the Relevant Invoiced Amount</w:t>
            </w:r>
          </w:p>
        </w:tc>
        <w:tc>
          <w:tcPr>
            <w:tcW w:w="1967" w:type="dxa"/>
            <w:tcMar>
              <w:left w:w="108" w:type="dxa"/>
              <w:right w:w="108" w:type="dxa"/>
            </w:tcMar>
          </w:tcPr>
          <w:p w14:paraId="2B60986E" w14:textId="77777777" w:rsidR="00D179D6" w:rsidRPr="00462199" w:rsidRDefault="00D179D6" w:rsidP="00793A6D">
            <w:pPr>
              <w:pStyle w:val="NormalAshurst"/>
            </w:pPr>
            <w:r w:rsidRPr="00462199">
              <w:t>-</w:t>
            </w:r>
          </w:p>
        </w:tc>
        <w:tc>
          <w:tcPr>
            <w:tcW w:w="1968" w:type="dxa"/>
            <w:tcMar>
              <w:left w:w="108" w:type="dxa"/>
              <w:right w:w="108" w:type="dxa"/>
            </w:tcMar>
          </w:tcPr>
          <w:p w14:paraId="33C4748D" w14:textId="77777777" w:rsidR="00D179D6" w:rsidRPr="00462199" w:rsidRDefault="00D179D6">
            <w:pPr>
              <w:pStyle w:val="NormalAshurst"/>
            </w:pPr>
            <w:r w:rsidRPr="00462199">
              <w:t>[</w:t>
            </w:r>
            <w:r w:rsidRPr="00462199">
              <w:rPr>
                <w:b/>
                <w:i/>
              </w:rPr>
              <w:t>Note: this will be the total of the volumes set out in this column which correspond to the Relevant Invoiced Amount (as identified in the preceding rows)</w:t>
            </w:r>
            <w:r w:rsidRPr="00462199">
              <w:t>]</w:t>
            </w:r>
          </w:p>
        </w:tc>
        <w:tc>
          <w:tcPr>
            <w:tcW w:w="1968" w:type="dxa"/>
            <w:tcMar>
              <w:left w:w="108" w:type="dxa"/>
              <w:right w:w="108" w:type="dxa"/>
            </w:tcMar>
          </w:tcPr>
          <w:p w14:paraId="12B80EBB" w14:textId="77777777" w:rsidR="00D179D6" w:rsidRPr="00462199" w:rsidRDefault="00D179D6">
            <w:pPr>
              <w:pStyle w:val="NormalAshurst"/>
            </w:pPr>
            <w:r w:rsidRPr="00462199">
              <w:t>-</w:t>
            </w:r>
          </w:p>
        </w:tc>
      </w:tr>
      <w:tr w:rsidR="00D179D6" w:rsidRPr="00462199" w14:paraId="173E0AB6" w14:textId="77777777" w:rsidTr="00793A6D">
        <w:tc>
          <w:tcPr>
            <w:tcW w:w="9017" w:type="dxa"/>
            <w:gridSpan w:val="4"/>
            <w:tcMar>
              <w:left w:w="108" w:type="dxa"/>
              <w:right w:w="108" w:type="dxa"/>
            </w:tcMar>
          </w:tcPr>
          <w:p w14:paraId="0C4D9446" w14:textId="77777777" w:rsidR="00D179D6" w:rsidRPr="00462199" w:rsidRDefault="00D179D6" w:rsidP="00793A6D">
            <w:pPr>
              <w:pStyle w:val="NormalBoldAshurst"/>
              <w:jc w:val="center"/>
            </w:pPr>
            <w:r w:rsidRPr="00462199">
              <w:t>Segment 1B – Fuel NQV</w:t>
            </w:r>
          </w:p>
        </w:tc>
      </w:tr>
      <w:tr w:rsidR="00D179D6" w:rsidRPr="00462199" w14:paraId="0B82FD6F" w14:textId="77777777" w:rsidTr="00793A6D">
        <w:tc>
          <w:tcPr>
            <w:tcW w:w="3114" w:type="dxa"/>
            <w:tcMar>
              <w:left w:w="108" w:type="dxa"/>
              <w:right w:w="108" w:type="dxa"/>
            </w:tcMar>
          </w:tcPr>
          <w:p w14:paraId="422DB452" w14:textId="77777777" w:rsidR="00D179D6" w:rsidRPr="00462199" w:rsidRDefault="00D179D6">
            <w:pPr>
              <w:pStyle w:val="NormalAshurst"/>
            </w:pPr>
            <w:r w:rsidRPr="00462199">
              <w:t>Service Rendered</w:t>
            </w:r>
          </w:p>
        </w:tc>
        <w:tc>
          <w:tcPr>
            <w:tcW w:w="1967" w:type="dxa"/>
            <w:tcMar>
              <w:left w:w="108" w:type="dxa"/>
              <w:right w:w="108" w:type="dxa"/>
            </w:tcMar>
          </w:tcPr>
          <w:p w14:paraId="6E6B7D36" w14:textId="77777777" w:rsidR="00D179D6" w:rsidRPr="00462199" w:rsidRDefault="00D179D6">
            <w:pPr>
              <w:pStyle w:val="NormalAshurst"/>
            </w:pPr>
            <w:r w:rsidRPr="00462199">
              <w:t>Unit Cost (</w:t>
            </w:r>
            <w:r w:rsidRPr="00462199">
              <w:rPr>
                <w:i/>
              </w:rPr>
              <w:t>£/MWh (HHV)</w:t>
            </w:r>
            <w:r w:rsidRPr="00462199">
              <w:t>)</w:t>
            </w:r>
          </w:p>
        </w:tc>
        <w:tc>
          <w:tcPr>
            <w:tcW w:w="1968" w:type="dxa"/>
            <w:tcMar>
              <w:left w:w="108" w:type="dxa"/>
              <w:right w:w="108" w:type="dxa"/>
            </w:tcMar>
          </w:tcPr>
          <w:p w14:paraId="2CAF6F23" w14:textId="77777777" w:rsidR="00D179D6" w:rsidRPr="00462199" w:rsidRDefault="00D179D6">
            <w:pPr>
              <w:pStyle w:val="NormalAshurst"/>
            </w:pPr>
            <w:r w:rsidRPr="00462199">
              <w:t>No. Units/Volumes</w:t>
            </w:r>
          </w:p>
        </w:tc>
        <w:tc>
          <w:tcPr>
            <w:tcW w:w="1968" w:type="dxa"/>
            <w:tcMar>
              <w:left w:w="108" w:type="dxa"/>
              <w:right w:w="108" w:type="dxa"/>
            </w:tcMar>
          </w:tcPr>
          <w:p w14:paraId="6147688E" w14:textId="77777777" w:rsidR="00D179D6" w:rsidRPr="00462199" w:rsidRDefault="00D179D6">
            <w:pPr>
              <w:pStyle w:val="NormalAshurst"/>
            </w:pPr>
            <w:r w:rsidRPr="00462199">
              <w:t>Total (</w:t>
            </w:r>
            <w:r w:rsidRPr="00462199">
              <w:rPr>
                <w:i/>
              </w:rPr>
              <w:t>£</w:t>
            </w:r>
            <w:r w:rsidRPr="00462199">
              <w:t>)</w:t>
            </w:r>
          </w:p>
        </w:tc>
      </w:tr>
      <w:tr w:rsidR="00D179D6" w:rsidRPr="00462199" w14:paraId="00B7E2F0" w14:textId="77777777" w:rsidTr="00793A6D">
        <w:tc>
          <w:tcPr>
            <w:tcW w:w="3114" w:type="dxa"/>
            <w:tcMar>
              <w:left w:w="108" w:type="dxa"/>
              <w:right w:w="108" w:type="dxa"/>
            </w:tcMar>
          </w:tcPr>
          <w:p w14:paraId="3B4149BD" w14:textId="77777777" w:rsidR="00D179D6" w:rsidRPr="00462199" w:rsidRDefault="00D179D6">
            <w:pPr>
              <w:pStyle w:val="NormalAshurst"/>
            </w:pPr>
            <w:r w:rsidRPr="00462199">
              <w:t>Provision of Hydrogen (commodity)</w:t>
            </w:r>
          </w:p>
        </w:tc>
        <w:tc>
          <w:tcPr>
            <w:tcW w:w="1967" w:type="dxa"/>
            <w:tcMar>
              <w:left w:w="108" w:type="dxa"/>
              <w:right w:w="108" w:type="dxa"/>
            </w:tcMar>
          </w:tcPr>
          <w:p w14:paraId="52B6BD43" w14:textId="77777777" w:rsidR="00D179D6" w:rsidRPr="00462199" w:rsidRDefault="00D179D6" w:rsidP="00793A6D">
            <w:pPr>
              <w:pStyle w:val="NormalAshurst"/>
            </w:pPr>
          </w:p>
        </w:tc>
        <w:tc>
          <w:tcPr>
            <w:tcW w:w="1968" w:type="dxa"/>
            <w:tcMar>
              <w:left w:w="108" w:type="dxa"/>
              <w:right w:w="108" w:type="dxa"/>
            </w:tcMar>
          </w:tcPr>
          <w:p w14:paraId="478798DE" w14:textId="77777777" w:rsidR="00D179D6" w:rsidRPr="00462199" w:rsidRDefault="00D179D6" w:rsidP="00793A6D">
            <w:pPr>
              <w:pStyle w:val="NormalAshurst"/>
            </w:pPr>
          </w:p>
        </w:tc>
        <w:tc>
          <w:tcPr>
            <w:tcW w:w="1968" w:type="dxa"/>
            <w:tcMar>
              <w:left w:w="108" w:type="dxa"/>
              <w:right w:w="108" w:type="dxa"/>
            </w:tcMar>
          </w:tcPr>
          <w:p w14:paraId="38005B35" w14:textId="77777777" w:rsidR="00D179D6" w:rsidRPr="00462199" w:rsidRDefault="00D179D6">
            <w:pPr>
              <w:pStyle w:val="NormalAshurst"/>
            </w:pPr>
            <w:r w:rsidRPr="00462199">
              <w:t>[</w:t>
            </w:r>
            <w:r w:rsidRPr="00462199">
              <w:rPr>
                <w:b/>
                <w:i/>
              </w:rPr>
              <w:t>Note: this will be included in the Relevant Invoiced Amount for the Relevant Offtaker in respect of Non-Qualifying Volumes</w:t>
            </w:r>
            <w:r w:rsidRPr="00462199">
              <w:t>]</w:t>
            </w:r>
          </w:p>
        </w:tc>
      </w:tr>
      <w:tr w:rsidR="00D179D6" w:rsidRPr="00462199" w14:paraId="5E65D270" w14:textId="77777777" w:rsidTr="00793A6D">
        <w:tc>
          <w:tcPr>
            <w:tcW w:w="3114" w:type="dxa"/>
            <w:tcMar>
              <w:left w:w="108" w:type="dxa"/>
              <w:right w:w="108" w:type="dxa"/>
            </w:tcMar>
          </w:tcPr>
          <w:p w14:paraId="2989CD22" w14:textId="77777777" w:rsidR="00D179D6" w:rsidRPr="00462199" w:rsidRDefault="00D179D6">
            <w:pPr>
              <w:pStyle w:val="NormalAshurst"/>
            </w:pPr>
            <w:r w:rsidRPr="00462199">
              <w:t>Additional purification [</w:t>
            </w:r>
            <w:r w:rsidRPr="00462199">
              <w:rPr>
                <w:b/>
                <w:i/>
              </w:rPr>
              <w:t>Note: this is a Strike Price Exclusion</w:t>
            </w:r>
            <w:r w:rsidRPr="00462199">
              <w:t>]</w:t>
            </w:r>
          </w:p>
        </w:tc>
        <w:tc>
          <w:tcPr>
            <w:tcW w:w="1967" w:type="dxa"/>
            <w:tcMar>
              <w:left w:w="108" w:type="dxa"/>
              <w:right w:w="108" w:type="dxa"/>
            </w:tcMar>
          </w:tcPr>
          <w:p w14:paraId="268F50D2" w14:textId="77777777" w:rsidR="00D179D6" w:rsidRPr="00462199" w:rsidRDefault="00D179D6" w:rsidP="00793A6D">
            <w:pPr>
              <w:pStyle w:val="NormalAshurst"/>
            </w:pPr>
          </w:p>
        </w:tc>
        <w:tc>
          <w:tcPr>
            <w:tcW w:w="1968" w:type="dxa"/>
            <w:tcMar>
              <w:left w:w="108" w:type="dxa"/>
              <w:right w:w="108" w:type="dxa"/>
            </w:tcMar>
          </w:tcPr>
          <w:p w14:paraId="631C417F" w14:textId="77777777" w:rsidR="00D179D6" w:rsidRPr="00462199" w:rsidRDefault="00D179D6" w:rsidP="00793A6D">
            <w:pPr>
              <w:pStyle w:val="NormalAshurst"/>
            </w:pPr>
          </w:p>
        </w:tc>
        <w:tc>
          <w:tcPr>
            <w:tcW w:w="1968" w:type="dxa"/>
            <w:tcMar>
              <w:left w:w="108" w:type="dxa"/>
              <w:right w:w="108" w:type="dxa"/>
            </w:tcMar>
          </w:tcPr>
          <w:p w14:paraId="4E0985FB"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4D8756DA" w14:textId="77777777" w:rsidTr="00793A6D">
        <w:tc>
          <w:tcPr>
            <w:tcW w:w="3114" w:type="dxa"/>
            <w:tcMar>
              <w:left w:w="108" w:type="dxa"/>
              <w:right w:w="108" w:type="dxa"/>
            </w:tcMar>
          </w:tcPr>
          <w:p w14:paraId="0346EDE1" w14:textId="77777777" w:rsidR="00D179D6" w:rsidRPr="00462199" w:rsidRDefault="00D179D6">
            <w:pPr>
              <w:pStyle w:val="NormalAshurst"/>
            </w:pPr>
            <w:r w:rsidRPr="00462199">
              <w:t>Additional compression [</w:t>
            </w:r>
            <w:r w:rsidRPr="00462199">
              <w:rPr>
                <w:b/>
                <w:i/>
              </w:rPr>
              <w:t>Note: this is a Strike Price Exclusion</w:t>
            </w:r>
            <w:r w:rsidRPr="00462199">
              <w:t>]</w:t>
            </w:r>
          </w:p>
        </w:tc>
        <w:tc>
          <w:tcPr>
            <w:tcW w:w="1967" w:type="dxa"/>
            <w:tcMar>
              <w:left w:w="108" w:type="dxa"/>
              <w:right w:w="108" w:type="dxa"/>
            </w:tcMar>
          </w:tcPr>
          <w:p w14:paraId="53208663" w14:textId="77777777" w:rsidR="00D179D6" w:rsidRPr="00462199" w:rsidRDefault="00D179D6" w:rsidP="00793A6D">
            <w:pPr>
              <w:pStyle w:val="NormalAshurst"/>
            </w:pPr>
          </w:p>
        </w:tc>
        <w:tc>
          <w:tcPr>
            <w:tcW w:w="1968" w:type="dxa"/>
            <w:tcMar>
              <w:left w:w="108" w:type="dxa"/>
              <w:right w:w="108" w:type="dxa"/>
            </w:tcMar>
          </w:tcPr>
          <w:p w14:paraId="21D05FE8" w14:textId="77777777" w:rsidR="00D179D6" w:rsidRPr="00462199" w:rsidRDefault="00D179D6" w:rsidP="00793A6D">
            <w:pPr>
              <w:pStyle w:val="NormalAshurst"/>
            </w:pPr>
          </w:p>
        </w:tc>
        <w:tc>
          <w:tcPr>
            <w:tcW w:w="1968" w:type="dxa"/>
            <w:tcMar>
              <w:left w:w="108" w:type="dxa"/>
              <w:right w:w="108" w:type="dxa"/>
            </w:tcMar>
          </w:tcPr>
          <w:p w14:paraId="51FC0CE4"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2193CA92" w14:textId="77777777" w:rsidTr="00793A6D">
        <w:tc>
          <w:tcPr>
            <w:tcW w:w="3114" w:type="dxa"/>
            <w:tcMar>
              <w:left w:w="108" w:type="dxa"/>
              <w:right w:w="108" w:type="dxa"/>
            </w:tcMar>
          </w:tcPr>
          <w:p w14:paraId="5C1BC2BC" w14:textId="77777777" w:rsidR="00D179D6" w:rsidRPr="00462199" w:rsidRDefault="00D179D6">
            <w:pPr>
              <w:pStyle w:val="NormalAshurst"/>
            </w:pPr>
            <w:r w:rsidRPr="00462199">
              <w:t>Flexible delivery charge [</w:t>
            </w:r>
            <w:r w:rsidRPr="00462199">
              <w:rPr>
                <w:b/>
                <w:i/>
              </w:rPr>
              <w:t>Note: this is a Strike Price Exclusion</w:t>
            </w:r>
            <w:r w:rsidRPr="00462199">
              <w:t>]</w:t>
            </w:r>
          </w:p>
        </w:tc>
        <w:tc>
          <w:tcPr>
            <w:tcW w:w="1967" w:type="dxa"/>
            <w:tcMar>
              <w:left w:w="108" w:type="dxa"/>
              <w:right w:w="108" w:type="dxa"/>
            </w:tcMar>
          </w:tcPr>
          <w:p w14:paraId="300A8276" w14:textId="77777777" w:rsidR="00D179D6" w:rsidRPr="00462199" w:rsidRDefault="00D179D6" w:rsidP="00793A6D">
            <w:pPr>
              <w:pStyle w:val="NormalAshurst"/>
            </w:pPr>
          </w:p>
        </w:tc>
        <w:tc>
          <w:tcPr>
            <w:tcW w:w="1968" w:type="dxa"/>
            <w:tcMar>
              <w:left w:w="108" w:type="dxa"/>
              <w:right w:w="108" w:type="dxa"/>
            </w:tcMar>
          </w:tcPr>
          <w:p w14:paraId="1E3BAC61" w14:textId="77777777" w:rsidR="00D179D6" w:rsidRPr="00462199" w:rsidRDefault="00D179D6" w:rsidP="00793A6D">
            <w:pPr>
              <w:pStyle w:val="NormalAshurst"/>
            </w:pPr>
          </w:p>
        </w:tc>
        <w:tc>
          <w:tcPr>
            <w:tcW w:w="1968" w:type="dxa"/>
            <w:tcMar>
              <w:left w:w="108" w:type="dxa"/>
              <w:right w:w="108" w:type="dxa"/>
            </w:tcMar>
          </w:tcPr>
          <w:p w14:paraId="7250D1F6"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43CE8D8A" w14:textId="77777777" w:rsidTr="00793A6D">
        <w:tc>
          <w:tcPr>
            <w:tcW w:w="3114" w:type="dxa"/>
            <w:tcMar>
              <w:left w:w="108" w:type="dxa"/>
              <w:right w:w="108" w:type="dxa"/>
            </w:tcMar>
          </w:tcPr>
          <w:p w14:paraId="3DCF14C9" w14:textId="77777777" w:rsidR="00D179D6" w:rsidRPr="00462199" w:rsidRDefault="00D179D6">
            <w:pPr>
              <w:pStyle w:val="NormalAshurst"/>
            </w:pPr>
            <w:r w:rsidRPr="00462199">
              <w:t>H</w:t>
            </w:r>
            <w:r w:rsidRPr="00366711">
              <w:rPr>
                <w:vertAlign w:val="subscript"/>
              </w:rPr>
              <w:t>2</w:t>
            </w:r>
            <w:r w:rsidRPr="00462199">
              <w:t xml:space="preserve"> transport [</w:t>
            </w:r>
            <w:r w:rsidRPr="00462199">
              <w:rPr>
                <w:b/>
                <w:i/>
              </w:rPr>
              <w:t>Note: this may be a Strike Price Exclusion</w:t>
            </w:r>
            <w:r w:rsidRPr="00462199">
              <w:t>]</w:t>
            </w:r>
          </w:p>
        </w:tc>
        <w:tc>
          <w:tcPr>
            <w:tcW w:w="1967" w:type="dxa"/>
            <w:tcMar>
              <w:left w:w="108" w:type="dxa"/>
              <w:right w:w="108" w:type="dxa"/>
            </w:tcMar>
          </w:tcPr>
          <w:p w14:paraId="4C5D4360" w14:textId="77777777" w:rsidR="00D179D6" w:rsidRPr="00462199" w:rsidRDefault="00D179D6" w:rsidP="00793A6D">
            <w:pPr>
              <w:pStyle w:val="NormalAshurst"/>
            </w:pPr>
          </w:p>
        </w:tc>
        <w:tc>
          <w:tcPr>
            <w:tcW w:w="1968" w:type="dxa"/>
            <w:tcMar>
              <w:left w:w="108" w:type="dxa"/>
              <w:right w:w="108" w:type="dxa"/>
            </w:tcMar>
          </w:tcPr>
          <w:p w14:paraId="30EEAA58" w14:textId="77777777" w:rsidR="00D179D6" w:rsidRPr="00462199" w:rsidRDefault="00D179D6" w:rsidP="00793A6D">
            <w:pPr>
              <w:pStyle w:val="NormalAshurst"/>
            </w:pPr>
          </w:p>
        </w:tc>
        <w:tc>
          <w:tcPr>
            <w:tcW w:w="1968" w:type="dxa"/>
            <w:tcMar>
              <w:left w:w="108" w:type="dxa"/>
              <w:right w:w="108" w:type="dxa"/>
            </w:tcMar>
          </w:tcPr>
          <w:p w14:paraId="4F09BE18"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(NQV)</w:t>
            </w:r>
            <w:r w:rsidRPr="00462199">
              <w:t>]</w:t>
            </w:r>
          </w:p>
        </w:tc>
      </w:tr>
      <w:tr w:rsidR="00D179D6" w:rsidRPr="00462199" w14:paraId="3415C332" w14:textId="77777777" w:rsidTr="00793A6D">
        <w:tc>
          <w:tcPr>
            <w:tcW w:w="3114" w:type="dxa"/>
            <w:tcMar>
              <w:left w:w="108" w:type="dxa"/>
              <w:right w:w="108" w:type="dxa"/>
            </w:tcMar>
          </w:tcPr>
          <w:p w14:paraId="6618B368" w14:textId="77777777" w:rsidR="00D179D6" w:rsidRPr="00462199" w:rsidRDefault="00D179D6">
            <w:pPr>
              <w:pStyle w:val="NormalAshurst"/>
            </w:pPr>
            <w:r w:rsidRPr="00462199">
              <w:t>H</w:t>
            </w:r>
            <w:r w:rsidRPr="00366711">
              <w:rPr>
                <w:vertAlign w:val="subscript"/>
              </w:rPr>
              <w:t>2</w:t>
            </w:r>
            <w:r w:rsidRPr="00462199">
              <w:t xml:space="preserve"> storage [</w:t>
            </w:r>
            <w:r w:rsidRPr="00462199">
              <w:rPr>
                <w:b/>
                <w:i/>
              </w:rPr>
              <w:t>Note: this may be a Strike Price Exclusion</w:t>
            </w:r>
            <w:r w:rsidRPr="00462199">
              <w:t>]</w:t>
            </w:r>
          </w:p>
        </w:tc>
        <w:tc>
          <w:tcPr>
            <w:tcW w:w="1967" w:type="dxa"/>
            <w:tcMar>
              <w:left w:w="108" w:type="dxa"/>
              <w:right w:w="108" w:type="dxa"/>
            </w:tcMar>
          </w:tcPr>
          <w:p w14:paraId="5CA79989" w14:textId="77777777" w:rsidR="00D179D6" w:rsidRPr="00462199" w:rsidRDefault="00D179D6" w:rsidP="00793A6D">
            <w:pPr>
              <w:pStyle w:val="NormalAshurst"/>
            </w:pPr>
          </w:p>
        </w:tc>
        <w:tc>
          <w:tcPr>
            <w:tcW w:w="1968" w:type="dxa"/>
            <w:tcMar>
              <w:left w:w="108" w:type="dxa"/>
              <w:right w:w="108" w:type="dxa"/>
            </w:tcMar>
          </w:tcPr>
          <w:p w14:paraId="24BA072B" w14:textId="77777777" w:rsidR="00D179D6" w:rsidRPr="00462199" w:rsidRDefault="00D179D6" w:rsidP="00793A6D">
            <w:pPr>
              <w:pStyle w:val="NormalAshurst"/>
            </w:pPr>
          </w:p>
        </w:tc>
        <w:tc>
          <w:tcPr>
            <w:tcW w:w="1968" w:type="dxa"/>
            <w:tcMar>
              <w:left w:w="108" w:type="dxa"/>
              <w:right w:w="108" w:type="dxa"/>
            </w:tcMar>
          </w:tcPr>
          <w:p w14:paraId="0FB1D3C4" w14:textId="77777777" w:rsidR="00D179D6" w:rsidRPr="00462199" w:rsidRDefault="00D179D6">
            <w:pPr>
              <w:pStyle w:val="NormalAshurst"/>
            </w:pPr>
            <w:r w:rsidRPr="00462199">
              <w:t>[</w:t>
            </w:r>
            <w:r w:rsidRPr="00462199">
              <w:rPr>
                <w:b/>
                <w:i/>
              </w:rPr>
              <w:t xml:space="preserve">Note: this may be a Strike Price Exclusion Amount but, if not, it will included in the </w:t>
            </w:r>
            <w:r w:rsidRPr="00462199">
              <w:rPr>
                <w:b/>
                <w:i/>
              </w:rPr>
              <w:lastRenderedPageBreak/>
              <w:t>Relevant Invoiced Amount (NQV)</w:t>
            </w:r>
            <w:r w:rsidRPr="00462199">
              <w:t>]</w:t>
            </w:r>
          </w:p>
        </w:tc>
      </w:tr>
      <w:tr w:rsidR="00D179D6" w:rsidRPr="00462199" w14:paraId="56D3D435" w14:textId="77777777" w:rsidTr="00793A6D">
        <w:tc>
          <w:tcPr>
            <w:tcW w:w="3114" w:type="dxa"/>
            <w:tcMar>
              <w:left w:w="108" w:type="dxa"/>
              <w:right w:w="108" w:type="dxa"/>
            </w:tcMar>
          </w:tcPr>
          <w:p w14:paraId="41EE2975" w14:textId="77777777" w:rsidR="00D179D6" w:rsidRPr="00462199" w:rsidRDefault="00D179D6">
            <w:pPr>
              <w:pStyle w:val="NormalAshurst"/>
            </w:pPr>
            <w:r w:rsidRPr="00462199">
              <w:lastRenderedPageBreak/>
              <w:t>Applicable taxes, levies, and duties [</w:t>
            </w:r>
            <w:r w:rsidRPr="00462199">
              <w:rPr>
                <w:b/>
                <w:i/>
              </w:rPr>
              <w:t>Note: this is a Strike Price Exclusion</w:t>
            </w:r>
            <w:r w:rsidRPr="00462199">
              <w:t>]</w:t>
            </w:r>
          </w:p>
        </w:tc>
        <w:tc>
          <w:tcPr>
            <w:tcW w:w="1967" w:type="dxa"/>
            <w:tcMar>
              <w:left w:w="108" w:type="dxa"/>
              <w:right w:w="108" w:type="dxa"/>
            </w:tcMar>
          </w:tcPr>
          <w:p w14:paraId="68B9549A" w14:textId="77777777" w:rsidR="00D179D6" w:rsidRPr="00462199" w:rsidRDefault="00D179D6" w:rsidP="00793A6D">
            <w:pPr>
              <w:pStyle w:val="NormalAshurst"/>
            </w:pPr>
          </w:p>
        </w:tc>
        <w:tc>
          <w:tcPr>
            <w:tcW w:w="1968" w:type="dxa"/>
            <w:tcMar>
              <w:left w:w="108" w:type="dxa"/>
              <w:right w:w="108" w:type="dxa"/>
            </w:tcMar>
          </w:tcPr>
          <w:p w14:paraId="28EF95C0" w14:textId="77777777" w:rsidR="00D179D6" w:rsidRPr="00462199" w:rsidRDefault="00D179D6" w:rsidP="00793A6D">
            <w:pPr>
              <w:pStyle w:val="NormalAshurst"/>
            </w:pPr>
          </w:p>
        </w:tc>
        <w:tc>
          <w:tcPr>
            <w:tcW w:w="1968" w:type="dxa"/>
            <w:tcMar>
              <w:left w:w="108" w:type="dxa"/>
              <w:right w:w="108" w:type="dxa"/>
            </w:tcMar>
          </w:tcPr>
          <w:p w14:paraId="0A50BF9E"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6C95C4FB" w14:textId="77777777" w:rsidTr="00793A6D">
        <w:tc>
          <w:tcPr>
            <w:tcW w:w="3114" w:type="dxa"/>
            <w:tcMar>
              <w:left w:w="108" w:type="dxa"/>
              <w:right w:w="108" w:type="dxa"/>
            </w:tcMar>
          </w:tcPr>
          <w:p w14:paraId="1780DDDB" w14:textId="77777777" w:rsidR="00D179D6" w:rsidRPr="00462199" w:rsidRDefault="00D179D6">
            <w:pPr>
              <w:pStyle w:val="NormalBoldAshurst"/>
            </w:pPr>
            <w:r w:rsidRPr="00462199">
              <w:t>NQV Fuel: sum of Strike Price Exclusion Amounts for all Strike Price Exclusions in respect of Non-Qualifying Volumes</w:t>
            </w:r>
          </w:p>
        </w:tc>
        <w:tc>
          <w:tcPr>
            <w:tcW w:w="1967" w:type="dxa"/>
            <w:tcMar>
              <w:left w:w="108" w:type="dxa"/>
              <w:right w:w="108" w:type="dxa"/>
            </w:tcMar>
          </w:tcPr>
          <w:p w14:paraId="45CBE3EA" w14:textId="77777777" w:rsidR="00D179D6" w:rsidRPr="00462199" w:rsidRDefault="00D179D6" w:rsidP="00793A6D">
            <w:pPr>
              <w:pStyle w:val="NormalAshurst"/>
            </w:pPr>
            <w:r w:rsidRPr="00462199">
              <w:t>-</w:t>
            </w:r>
          </w:p>
        </w:tc>
        <w:tc>
          <w:tcPr>
            <w:tcW w:w="1968" w:type="dxa"/>
            <w:tcMar>
              <w:left w:w="108" w:type="dxa"/>
              <w:right w:w="108" w:type="dxa"/>
            </w:tcMar>
          </w:tcPr>
          <w:p w14:paraId="39F35B2E" w14:textId="77777777" w:rsidR="00D179D6" w:rsidRPr="00462199" w:rsidRDefault="00D179D6" w:rsidP="00793A6D">
            <w:pPr>
              <w:pStyle w:val="NormalAshurst"/>
            </w:pPr>
            <w:r w:rsidRPr="00462199">
              <w:t>-</w:t>
            </w:r>
          </w:p>
        </w:tc>
        <w:tc>
          <w:tcPr>
            <w:tcW w:w="1968" w:type="dxa"/>
            <w:tcMar>
              <w:left w:w="108" w:type="dxa"/>
              <w:right w:w="108" w:type="dxa"/>
            </w:tcMar>
          </w:tcPr>
          <w:p w14:paraId="47FDBF04" w14:textId="77777777" w:rsidR="00D179D6" w:rsidRPr="00462199" w:rsidRDefault="00D179D6">
            <w:pPr>
              <w:pStyle w:val="NormalAshurst"/>
            </w:pPr>
            <w:r w:rsidRPr="00462199">
              <w:t>[</w:t>
            </w:r>
            <w:r w:rsidRPr="00462199">
              <w:rPr>
                <w:b/>
                <w:i/>
              </w:rPr>
              <w:t>Note: this will be the sum of the Strike Price Exclusion Amounts set out in this column in the preceding rows for all of the Strike Price Exclusions set out in the first column in the preceding rows</w:t>
            </w:r>
            <w:r w:rsidRPr="00462199">
              <w:t>]</w:t>
            </w:r>
          </w:p>
        </w:tc>
      </w:tr>
      <w:tr w:rsidR="00D179D6" w:rsidRPr="00462199" w14:paraId="4E725D41" w14:textId="77777777" w:rsidTr="00793A6D">
        <w:tc>
          <w:tcPr>
            <w:tcW w:w="3114" w:type="dxa"/>
            <w:tcMar>
              <w:left w:w="108" w:type="dxa"/>
              <w:right w:w="108" w:type="dxa"/>
            </w:tcMar>
          </w:tcPr>
          <w:p w14:paraId="48B2CACB" w14:textId="77777777" w:rsidR="00D179D6" w:rsidRPr="00462199" w:rsidRDefault="00D179D6">
            <w:pPr>
              <w:pStyle w:val="NormalBoldAshurst"/>
            </w:pPr>
            <w:r w:rsidRPr="00462199">
              <w:t>NQV Fuel: Total Invoiced Amount</w:t>
            </w:r>
          </w:p>
        </w:tc>
        <w:tc>
          <w:tcPr>
            <w:tcW w:w="1967" w:type="dxa"/>
            <w:tcMar>
              <w:left w:w="108" w:type="dxa"/>
              <w:right w:w="108" w:type="dxa"/>
            </w:tcMar>
          </w:tcPr>
          <w:p w14:paraId="0E1AA018" w14:textId="77777777" w:rsidR="00D179D6" w:rsidRPr="00462199" w:rsidRDefault="00D179D6" w:rsidP="00793A6D">
            <w:pPr>
              <w:pStyle w:val="NormalAshurst"/>
            </w:pPr>
            <w:r w:rsidRPr="00462199">
              <w:t>-</w:t>
            </w:r>
          </w:p>
        </w:tc>
        <w:tc>
          <w:tcPr>
            <w:tcW w:w="1968" w:type="dxa"/>
            <w:tcMar>
              <w:left w:w="108" w:type="dxa"/>
              <w:right w:w="108" w:type="dxa"/>
            </w:tcMar>
          </w:tcPr>
          <w:p w14:paraId="2E7C8419" w14:textId="77777777" w:rsidR="00D179D6" w:rsidRPr="00462199" w:rsidRDefault="00D179D6" w:rsidP="00793A6D">
            <w:pPr>
              <w:pStyle w:val="NormalAshurst"/>
            </w:pPr>
            <w:r w:rsidRPr="00462199">
              <w:t>-</w:t>
            </w:r>
          </w:p>
        </w:tc>
        <w:tc>
          <w:tcPr>
            <w:tcW w:w="1968" w:type="dxa"/>
            <w:tcMar>
              <w:left w:w="108" w:type="dxa"/>
              <w:right w:w="108" w:type="dxa"/>
            </w:tcMar>
          </w:tcPr>
          <w:p w14:paraId="79E48294" w14:textId="77777777" w:rsidR="00D179D6" w:rsidRPr="00462199" w:rsidRDefault="00D179D6">
            <w:pPr>
              <w:pStyle w:val="NormalAshurst"/>
            </w:pPr>
            <w:r w:rsidRPr="00462199">
              <w:t>[</w:t>
            </w:r>
            <w:r w:rsidRPr="00462199">
              <w:rPr>
                <w:b/>
                <w:i/>
              </w:rPr>
              <w:t>Note: this will be the Total Invoiced Amount for the Relevant Offtaker in respect of Non-Qualifying Volumes</w:t>
            </w:r>
            <w:r w:rsidRPr="00462199">
              <w:t>]</w:t>
            </w:r>
          </w:p>
        </w:tc>
      </w:tr>
      <w:tr w:rsidR="00D179D6" w:rsidRPr="00462199" w14:paraId="3310F5FA" w14:textId="77777777" w:rsidTr="00793A6D">
        <w:tc>
          <w:tcPr>
            <w:tcW w:w="3114" w:type="dxa"/>
            <w:tcMar>
              <w:left w:w="108" w:type="dxa"/>
              <w:right w:w="108" w:type="dxa"/>
            </w:tcMar>
          </w:tcPr>
          <w:p w14:paraId="14705943" w14:textId="77777777" w:rsidR="00D179D6" w:rsidRPr="00462199" w:rsidRDefault="00D179D6">
            <w:pPr>
              <w:pStyle w:val="NormalBoldAshurst"/>
            </w:pPr>
            <w:r w:rsidRPr="00462199">
              <w:t>NQV Fuel: Invoiced Volumes to Relevant Offtaker which are Non-Qualifying Volumes which correspond to the Relevant Invoiced Amount</w:t>
            </w:r>
          </w:p>
        </w:tc>
        <w:tc>
          <w:tcPr>
            <w:tcW w:w="1967" w:type="dxa"/>
            <w:tcMar>
              <w:left w:w="108" w:type="dxa"/>
              <w:right w:w="108" w:type="dxa"/>
            </w:tcMar>
          </w:tcPr>
          <w:p w14:paraId="351D203B" w14:textId="77777777" w:rsidR="00D179D6" w:rsidRPr="00462199" w:rsidRDefault="00D179D6" w:rsidP="00793A6D">
            <w:pPr>
              <w:pStyle w:val="NormalAshurst"/>
            </w:pPr>
            <w:r w:rsidRPr="00462199">
              <w:t>-</w:t>
            </w:r>
          </w:p>
        </w:tc>
        <w:tc>
          <w:tcPr>
            <w:tcW w:w="1968" w:type="dxa"/>
            <w:tcMar>
              <w:left w:w="108" w:type="dxa"/>
              <w:right w:w="108" w:type="dxa"/>
            </w:tcMar>
          </w:tcPr>
          <w:p w14:paraId="396A3673" w14:textId="77777777" w:rsidR="00D179D6" w:rsidRPr="00462199" w:rsidRDefault="00D179D6">
            <w:pPr>
              <w:pStyle w:val="NormalAshurst"/>
            </w:pPr>
            <w:r w:rsidRPr="00462199">
              <w:t>[</w:t>
            </w:r>
            <w:r w:rsidRPr="00462199">
              <w:rPr>
                <w:b/>
                <w:i/>
              </w:rPr>
              <w:t>Note: this will be the total of the volumes set out in this column which correspond to the Relevant Invoiced Amount (as identified in the preceding rows)</w:t>
            </w:r>
            <w:r w:rsidRPr="00462199">
              <w:t>]</w:t>
            </w:r>
          </w:p>
        </w:tc>
        <w:tc>
          <w:tcPr>
            <w:tcW w:w="1968" w:type="dxa"/>
            <w:tcMar>
              <w:left w:w="108" w:type="dxa"/>
              <w:right w:w="108" w:type="dxa"/>
            </w:tcMar>
          </w:tcPr>
          <w:p w14:paraId="3AB7AA67" w14:textId="77777777" w:rsidR="00D179D6" w:rsidRPr="00462199" w:rsidRDefault="00D179D6">
            <w:pPr>
              <w:pStyle w:val="NormalAshurst"/>
            </w:pPr>
            <w:r w:rsidRPr="00462199">
              <w:t>-</w:t>
            </w:r>
          </w:p>
        </w:tc>
      </w:tr>
      <w:tr w:rsidR="00D179D6" w:rsidRPr="00462199" w14:paraId="5DA6A4BF" w14:textId="77777777" w:rsidTr="00793A6D">
        <w:tc>
          <w:tcPr>
            <w:tcW w:w="9017" w:type="dxa"/>
            <w:gridSpan w:val="4"/>
            <w:shd w:val="clear" w:color="auto" w:fill="D9D9D9" w:themeFill="background1" w:themeFillShade="D9"/>
            <w:tcMar>
              <w:left w:w="108" w:type="dxa"/>
              <w:right w:w="108" w:type="dxa"/>
            </w:tcMar>
          </w:tcPr>
          <w:p w14:paraId="2CB95961" w14:textId="77777777" w:rsidR="00D179D6" w:rsidRPr="00462199" w:rsidRDefault="00D179D6">
            <w:pPr>
              <w:pStyle w:val="NormalBoldAshurst"/>
            </w:pPr>
            <w:r w:rsidRPr="00462199">
              <w:t>Invoice Segment 2: Feedstock</w:t>
            </w:r>
          </w:p>
        </w:tc>
      </w:tr>
      <w:tr w:rsidR="00D179D6" w:rsidRPr="00462199" w14:paraId="0B9720CA" w14:textId="77777777" w:rsidTr="00793A6D">
        <w:tc>
          <w:tcPr>
            <w:tcW w:w="9017" w:type="dxa"/>
            <w:gridSpan w:val="4"/>
            <w:tcMar>
              <w:left w:w="108" w:type="dxa"/>
              <w:right w:w="108" w:type="dxa"/>
            </w:tcMar>
          </w:tcPr>
          <w:p w14:paraId="5D0B0A4D" w14:textId="77777777" w:rsidR="00D179D6" w:rsidRPr="00462199" w:rsidRDefault="00D179D6">
            <w:pPr>
              <w:pStyle w:val="NormalAshurst"/>
            </w:pPr>
            <w:r w:rsidRPr="00462199">
              <w:t>Offtaker ID: 100001b</w:t>
            </w:r>
          </w:p>
        </w:tc>
      </w:tr>
      <w:tr w:rsidR="00D179D6" w:rsidRPr="00462199" w14:paraId="139F2CE4" w14:textId="77777777" w:rsidTr="00793A6D">
        <w:tc>
          <w:tcPr>
            <w:tcW w:w="3114" w:type="dxa"/>
            <w:tcMar>
              <w:left w:w="108" w:type="dxa"/>
              <w:right w:w="108" w:type="dxa"/>
            </w:tcMar>
          </w:tcPr>
          <w:p w14:paraId="3FD19FAD" w14:textId="77777777" w:rsidR="00D179D6" w:rsidRPr="00462199" w:rsidRDefault="00D179D6">
            <w:pPr>
              <w:pStyle w:val="NormalAshurst"/>
            </w:pPr>
            <w:r w:rsidRPr="00462199">
              <w:t>Service Rendered</w:t>
            </w:r>
          </w:p>
        </w:tc>
        <w:tc>
          <w:tcPr>
            <w:tcW w:w="1967" w:type="dxa"/>
            <w:tcMar>
              <w:left w:w="108" w:type="dxa"/>
              <w:right w:w="108" w:type="dxa"/>
            </w:tcMar>
          </w:tcPr>
          <w:p w14:paraId="67E795D3" w14:textId="77777777" w:rsidR="00D179D6" w:rsidRPr="00462199" w:rsidRDefault="00D179D6">
            <w:pPr>
              <w:pStyle w:val="NormalAshurst"/>
            </w:pPr>
            <w:r w:rsidRPr="00462199">
              <w:t>Unit Cost (</w:t>
            </w:r>
            <w:r w:rsidRPr="00462199">
              <w:rPr>
                <w:i/>
              </w:rPr>
              <w:t>£/MWh (HHV</w:t>
            </w:r>
            <w:r w:rsidRPr="00462199">
              <w:t>))</w:t>
            </w:r>
          </w:p>
        </w:tc>
        <w:tc>
          <w:tcPr>
            <w:tcW w:w="1968" w:type="dxa"/>
            <w:tcMar>
              <w:left w:w="108" w:type="dxa"/>
              <w:right w:w="108" w:type="dxa"/>
            </w:tcMar>
          </w:tcPr>
          <w:p w14:paraId="3A6BA1A9" w14:textId="77777777" w:rsidR="00D179D6" w:rsidRPr="00462199" w:rsidRDefault="00D179D6">
            <w:pPr>
              <w:pStyle w:val="NormalAshurst"/>
            </w:pPr>
            <w:r w:rsidRPr="00462199">
              <w:t>No. Units/Volumes</w:t>
            </w:r>
          </w:p>
        </w:tc>
        <w:tc>
          <w:tcPr>
            <w:tcW w:w="1968" w:type="dxa"/>
            <w:tcMar>
              <w:left w:w="108" w:type="dxa"/>
              <w:right w:w="108" w:type="dxa"/>
            </w:tcMar>
          </w:tcPr>
          <w:p w14:paraId="4E259A59" w14:textId="77777777" w:rsidR="00D179D6" w:rsidRPr="00462199" w:rsidRDefault="00D179D6">
            <w:pPr>
              <w:pStyle w:val="NormalAshurst"/>
            </w:pPr>
            <w:r w:rsidRPr="00462199">
              <w:t>Total (</w:t>
            </w:r>
            <w:r w:rsidRPr="00462199">
              <w:rPr>
                <w:i/>
              </w:rPr>
              <w:t>£</w:t>
            </w:r>
            <w:r w:rsidRPr="00462199">
              <w:t>)</w:t>
            </w:r>
          </w:p>
        </w:tc>
      </w:tr>
      <w:tr w:rsidR="00D179D6" w:rsidRPr="00462199" w14:paraId="3BCE475C" w14:textId="77777777" w:rsidTr="00793A6D">
        <w:tc>
          <w:tcPr>
            <w:tcW w:w="3114" w:type="dxa"/>
            <w:tcMar>
              <w:left w:w="108" w:type="dxa"/>
              <w:right w:w="108" w:type="dxa"/>
            </w:tcMar>
          </w:tcPr>
          <w:p w14:paraId="5C89D129" w14:textId="77777777" w:rsidR="00D179D6" w:rsidRPr="00462199" w:rsidRDefault="00D179D6">
            <w:pPr>
              <w:pStyle w:val="NormalAshurst"/>
            </w:pPr>
            <w:r w:rsidRPr="00462199">
              <w:t>Take-or-Pay Volumes</w:t>
            </w:r>
          </w:p>
        </w:tc>
        <w:tc>
          <w:tcPr>
            <w:tcW w:w="1967" w:type="dxa"/>
            <w:tcMar>
              <w:left w:w="108" w:type="dxa"/>
              <w:right w:w="108" w:type="dxa"/>
            </w:tcMar>
          </w:tcPr>
          <w:p w14:paraId="2E2A03C9" w14:textId="77777777" w:rsidR="00D179D6" w:rsidRPr="00462199" w:rsidRDefault="00D179D6" w:rsidP="00793A6D">
            <w:pPr>
              <w:pStyle w:val="NormalAshurst"/>
            </w:pPr>
          </w:p>
        </w:tc>
        <w:tc>
          <w:tcPr>
            <w:tcW w:w="1968" w:type="dxa"/>
            <w:tcMar>
              <w:left w:w="108" w:type="dxa"/>
              <w:right w:w="108" w:type="dxa"/>
            </w:tcMar>
          </w:tcPr>
          <w:p w14:paraId="1CE01375" w14:textId="77777777" w:rsidR="00D179D6" w:rsidRPr="00462199" w:rsidRDefault="00D179D6" w:rsidP="00793A6D">
            <w:pPr>
              <w:pStyle w:val="NormalAshurst"/>
            </w:pPr>
          </w:p>
        </w:tc>
        <w:tc>
          <w:tcPr>
            <w:tcW w:w="1968" w:type="dxa"/>
            <w:tcMar>
              <w:left w:w="108" w:type="dxa"/>
              <w:right w:w="108" w:type="dxa"/>
            </w:tcMar>
          </w:tcPr>
          <w:p w14:paraId="5B573662" w14:textId="77777777" w:rsidR="00D179D6" w:rsidRPr="00462199" w:rsidRDefault="00D179D6">
            <w:pPr>
              <w:pStyle w:val="NormalAshurst"/>
            </w:pPr>
            <w:r w:rsidRPr="00462199">
              <w:t>[</w:t>
            </w:r>
            <w:r w:rsidRPr="00462199">
              <w:rPr>
                <w:b/>
                <w:i/>
              </w:rPr>
              <w:t>Note: this will not be included in the Total Invoiced Amount</w:t>
            </w:r>
            <w:r w:rsidRPr="00462199">
              <w:t>]</w:t>
            </w:r>
          </w:p>
        </w:tc>
      </w:tr>
      <w:tr w:rsidR="00D179D6" w:rsidRPr="00462199" w14:paraId="214B2705" w14:textId="77777777" w:rsidTr="00793A6D">
        <w:tc>
          <w:tcPr>
            <w:tcW w:w="9017" w:type="dxa"/>
            <w:gridSpan w:val="4"/>
            <w:tcMar>
              <w:left w:w="108" w:type="dxa"/>
              <w:right w:w="108" w:type="dxa"/>
            </w:tcMar>
          </w:tcPr>
          <w:p w14:paraId="739474A1" w14:textId="77777777" w:rsidR="00D179D6" w:rsidRPr="00462199" w:rsidRDefault="00D179D6" w:rsidP="00793A6D">
            <w:pPr>
              <w:pStyle w:val="NormalBoldAshurst"/>
              <w:keepNext/>
              <w:jc w:val="center"/>
            </w:pPr>
            <w:r w:rsidRPr="00462199">
              <w:lastRenderedPageBreak/>
              <w:t>Segment 2A: Feedstock QV</w:t>
            </w:r>
          </w:p>
        </w:tc>
      </w:tr>
      <w:tr w:rsidR="00D179D6" w:rsidRPr="00462199" w14:paraId="203BE14A" w14:textId="77777777" w:rsidTr="00793A6D">
        <w:tc>
          <w:tcPr>
            <w:tcW w:w="3114" w:type="dxa"/>
            <w:tcMar>
              <w:left w:w="108" w:type="dxa"/>
              <w:right w:w="108" w:type="dxa"/>
            </w:tcMar>
          </w:tcPr>
          <w:p w14:paraId="5B24BF42" w14:textId="77777777" w:rsidR="00D179D6" w:rsidRPr="00462199" w:rsidRDefault="00D179D6">
            <w:pPr>
              <w:pStyle w:val="NormalAshurst"/>
            </w:pPr>
            <w:r w:rsidRPr="00462199">
              <w:t>Service Rendered</w:t>
            </w:r>
          </w:p>
        </w:tc>
        <w:tc>
          <w:tcPr>
            <w:tcW w:w="1967" w:type="dxa"/>
            <w:tcMar>
              <w:left w:w="108" w:type="dxa"/>
              <w:right w:w="108" w:type="dxa"/>
            </w:tcMar>
          </w:tcPr>
          <w:p w14:paraId="2BCA3C04" w14:textId="77777777" w:rsidR="00D179D6" w:rsidRPr="00462199" w:rsidRDefault="00D179D6">
            <w:pPr>
              <w:pStyle w:val="NormalAshurst"/>
            </w:pPr>
            <w:r w:rsidRPr="00462199">
              <w:t>Unit Cost (</w:t>
            </w:r>
            <w:r w:rsidRPr="00462199">
              <w:rPr>
                <w:i/>
              </w:rPr>
              <w:t>£/MWh (HHV)</w:t>
            </w:r>
            <w:r w:rsidRPr="00462199">
              <w:t>)</w:t>
            </w:r>
          </w:p>
        </w:tc>
        <w:tc>
          <w:tcPr>
            <w:tcW w:w="1968" w:type="dxa"/>
            <w:tcMar>
              <w:left w:w="108" w:type="dxa"/>
              <w:right w:w="108" w:type="dxa"/>
            </w:tcMar>
          </w:tcPr>
          <w:p w14:paraId="086D34A8" w14:textId="77777777" w:rsidR="00D179D6" w:rsidRPr="00462199" w:rsidRDefault="00D179D6">
            <w:pPr>
              <w:pStyle w:val="NormalAshurst"/>
            </w:pPr>
            <w:r w:rsidRPr="00462199">
              <w:t>No. Units/Volumes</w:t>
            </w:r>
          </w:p>
        </w:tc>
        <w:tc>
          <w:tcPr>
            <w:tcW w:w="1968" w:type="dxa"/>
            <w:tcMar>
              <w:left w:w="108" w:type="dxa"/>
              <w:right w:w="108" w:type="dxa"/>
            </w:tcMar>
          </w:tcPr>
          <w:p w14:paraId="6089C448" w14:textId="77777777" w:rsidR="00D179D6" w:rsidRPr="00462199" w:rsidRDefault="00D179D6">
            <w:pPr>
              <w:pStyle w:val="NormalAshurst"/>
            </w:pPr>
            <w:r w:rsidRPr="00462199">
              <w:t>Total (</w:t>
            </w:r>
            <w:r w:rsidRPr="00462199">
              <w:rPr>
                <w:i/>
              </w:rPr>
              <w:t>£</w:t>
            </w:r>
            <w:r w:rsidRPr="00462199">
              <w:t>)</w:t>
            </w:r>
          </w:p>
        </w:tc>
      </w:tr>
      <w:tr w:rsidR="00D179D6" w:rsidRPr="00462199" w14:paraId="473C987A" w14:textId="77777777" w:rsidTr="00793A6D">
        <w:tc>
          <w:tcPr>
            <w:tcW w:w="3114" w:type="dxa"/>
            <w:tcMar>
              <w:left w:w="108" w:type="dxa"/>
              <w:right w:w="108" w:type="dxa"/>
            </w:tcMar>
          </w:tcPr>
          <w:p w14:paraId="343E9346" w14:textId="77777777" w:rsidR="00D179D6" w:rsidRPr="00462199" w:rsidRDefault="00D179D6">
            <w:pPr>
              <w:pStyle w:val="NormalAshurst"/>
            </w:pPr>
            <w:r w:rsidRPr="00462199">
              <w:t>Provision of Hydrogen (commodity)</w:t>
            </w:r>
          </w:p>
        </w:tc>
        <w:tc>
          <w:tcPr>
            <w:tcW w:w="1967" w:type="dxa"/>
            <w:tcMar>
              <w:left w:w="108" w:type="dxa"/>
              <w:right w:w="108" w:type="dxa"/>
            </w:tcMar>
          </w:tcPr>
          <w:p w14:paraId="5FA4B187" w14:textId="77777777" w:rsidR="00D179D6" w:rsidRPr="00462199" w:rsidRDefault="00D179D6" w:rsidP="00793A6D">
            <w:pPr>
              <w:pStyle w:val="NormalAshurst"/>
            </w:pPr>
          </w:p>
        </w:tc>
        <w:tc>
          <w:tcPr>
            <w:tcW w:w="1968" w:type="dxa"/>
            <w:tcMar>
              <w:left w:w="108" w:type="dxa"/>
              <w:right w:w="108" w:type="dxa"/>
            </w:tcMar>
          </w:tcPr>
          <w:p w14:paraId="4C3B84B9" w14:textId="77777777" w:rsidR="00D179D6" w:rsidRPr="00462199" w:rsidRDefault="00D179D6" w:rsidP="00793A6D">
            <w:pPr>
              <w:pStyle w:val="NormalAshurst"/>
            </w:pPr>
          </w:p>
        </w:tc>
        <w:tc>
          <w:tcPr>
            <w:tcW w:w="1968" w:type="dxa"/>
            <w:tcMar>
              <w:left w:w="108" w:type="dxa"/>
              <w:right w:w="108" w:type="dxa"/>
            </w:tcMar>
          </w:tcPr>
          <w:p w14:paraId="225F90A4" w14:textId="77777777" w:rsidR="00D179D6" w:rsidRPr="00462199" w:rsidRDefault="00D179D6">
            <w:pPr>
              <w:pStyle w:val="NormalAshurst"/>
            </w:pPr>
            <w:r w:rsidRPr="00462199">
              <w:t>[</w:t>
            </w:r>
            <w:r w:rsidRPr="00462199">
              <w:rPr>
                <w:b/>
                <w:i/>
              </w:rPr>
              <w:t>Note: this will be included in the Relevant Invoiced Amount for the Relevant Offtaker in respect of Qualifying Volumes</w:t>
            </w:r>
            <w:r w:rsidRPr="00462199">
              <w:t>]</w:t>
            </w:r>
          </w:p>
        </w:tc>
      </w:tr>
      <w:tr w:rsidR="00D179D6" w:rsidRPr="00462199" w14:paraId="687D0C56" w14:textId="77777777" w:rsidTr="00793A6D">
        <w:tc>
          <w:tcPr>
            <w:tcW w:w="3114" w:type="dxa"/>
            <w:tcMar>
              <w:left w:w="108" w:type="dxa"/>
              <w:right w:w="108" w:type="dxa"/>
            </w:tcMar>
          </w:tcPr>
          <w:p w14:paraId="7AB2634C" w14:textId="77777777" w:rsidR="00D179D6" w:rsidRPr="00462199" w:rsidRDefault="00D179D6">
            <w:pPr>
              <w:pStyle w:val="NormalAshurst"/>
            </w:pPr>
            <w:r w:rsidRPr="00462199">
              <w:t>Additional purification [</w:t>
            </w:r>
            <w:r w:rsidRPr="00462199">
              <w:rPr>
                <w:b/>
                <w:i/>
              </w:rPr>
              <w:t>Note: this is a Strike Price Exclusion</w:t>
            </w:r>
            <w:r w:rsidRPr="00462199">
              <w:t>]</w:t>
            </w:r>
          </w:p>
        </w:tc>
        <w:tc>
          <w:tcPr>
            <w:tcW w:w="1967" w:type="dxa"/>
            <w:tcMar>
              <w:left w:w="108" w:type="dxa"/>
              <w:right w:w="108" w:type="dxa"/>
            </w:tcMar>
          </w:tcPr>
          <w:p w14:paraId="289858CA" w14:textId="77777777" w:rsidR="00D179D6" w:rsidRPr="00462199" w:rsidRDefault="00D179D6" w:rsidP="00793A6D">
            <w:pPr>
              <w:pStyle w:val="NormalAshurst"/>
            </w:pPr>
          </w:p>
        </w:tc>
        <w:tc>
          <w:tcPr>
            <w:tcW w:w="1968" w:type="dxa"/>
            <w:tcMar>
              <w:left w:w="108" w:type="dxa"/>
              <w:right w:w="108" w:type="dxa"/>
            </w:tcMar>
          </w:tcPr>
          <w:p w14:paraId="779312B9" w14:textId="77777777" w:rsidR="00D179D6" w:rsidRPr="00462199" w:rsidRDefault="00D179D6" w:rsidP="00793A6D">
            <w:pPr>
              <w:pStyle w:val="NormalAshurst"/>
            </w:pPr>
          </w:p>
        </w:tc>
        <w:tc>
          <w:tcPr>
            <w:tcW w:w="1968" w:type="dxa"/>
            <w:tcMar>
              <w:left w:w="108" w:type="dxa"/>
              <w:right w:w="108" w:type="dxa"/>
            </w:tcMar>
          </w:tcPr>
          <w:p w14:paraId="60423F23"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43CBAA82" w14:textId="77777777" w:rsidTr="00793A6D">
        <w:tc>
          <w:tcPr>
            <w:tcW w:w="3114" w:type="dxa"/>
            <w:tcMar>
              <w:left w:w="108" w:type="dxa"/>
              <w:right w:w="108" w:type="dxa"/>
            </w:tcMar>
          </w:tcPr>
          <w:p w14:paraId="204F2B4B" w14:textId="77777777" w:rsidR="00D179D6" w:rsidRPr="00462199" w:rsidRDefault="00D179D6">
            <w:pPr>
              <w:pStyle w:val="NormalAshurst"/>
            </w:pPr>
            <w:r w:rsidRPr="00462199">
              <w:t>Additional compression [</w:t>
            </w:r>
            <w:r w:rsidRPr="00462199">
              <w:rPr>
                <w:b/>
                <w:i/>
              </w:rPr>
              <w:t>Note: this is a Strike Price Exclusion</w:t>
            </w:r>
            <w:r w:rsidRPr="00462199">
              <w:t>]</w:t>
            </w:r>
          </w:p>
        </w:tc>
        <w:tc>
          <w:tcPr>
            <w:tcW w:w="1967" w:type="dxa"/>
            <w:tcMar>
              <w:left w:w="108" w:type="dxa"/>
              <w:right w:w="108" w:type="dxa"/>
            </w:tcMar>
          </w:tcPr>
          <w:p w14:paraId="183C8CE1" w14:textId="77777777" w:rsidR="00D179D6" w:rsidRPr="00462199" w:rsidRDefault="00D179D6" w:rsidP="00793A6D">
            <w:pPr>
              <w:pStyle w:val="NormalAshurst"/>
            </w:pPr>
          </w:p>
        </w:tc>
        <w:tc>
          <w:tcPr>
            <w:tcW w:w="1968" w:type="dxa"/>
            <w:tcMar>
              <w:left w:w="108" w:type="dxa"/>
              <w:right w:w="108" w:type="dxa"/>
            </w:tcMar>
          </w:tcPr>
          <w:p w14:paraId="65F542CB" w14:textId="77777777" w:rsidR="00D179D6" w:rsidRPr="00462199" w:rsidRDefault="00D179D6" w:rsidP="00793A6D">
            <w:pPr>
              <w:pStyle w:val="NormalAshurst"/>
            </w:pPr>
          </w:p>
        </w:tc>
        <w:tc>
          <w:tcPr>
            <w:tcW w:w="1968" w:type="dxa"/>
            <w:tcMar>
              <w:left w:w="108" w:type="dxa"/>
              <w:right w:w="108" w:type="dxa"/>
            </w:tcMar>
          </w:tcPr>
          <w:p w14:paraId="0D104249"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05EC2375" w14:textId="77777777" w:rsidTr="00793A6D">
        <w:tc>
          <w:tcPr>
            <w:tcW w:w="3114" w:type="dxa"/>
            <w:tcMar>
              <w:left w:w="108" w:type="dxa"/>
              <w:right w:w="108" w:type="dxa"/>
            </w:tcMar>
          </w:tcPr>
          <w:p w14:paraId="77591BB5" w14:textId="77777777" w:rsidR="00D179D6" w:rsidRPr="00462199" w:rsidRDefault="00D179D6">
            <w:pPr>
              <w:pStyle w:val="NormalAshurst"/>
            </w:pPr>
            <w:r w:rsidRPr="00462199">
              <w:t>Flexible delivery charge [</w:t>
            </w:r>
            <w:r w:rsidRPr="00462199">
              <w:rPr>
                <w:b/>
                <w:i/>
              </w:rPr>
              <w:t>Note: this is a Strike Price Exclusion</w:t>
            </w:r>
            <w:r w:rsidRPr="00462199">
              <w:t>]</w:t>
            </w:r>
          </w:p>
        </w:tc>
        <w:tc>
          <w:tcPr>
            <w:tcW w:w="1967" w:type="dxa"/>
            <w:tcMar>
              <w:left w:w="108" w:type="dxa"/>
              <w:right w:w="108" w:type="dxa"/>
            </w:tcMar>
          </w:tcPr>
          <w:p w14:paraId="3088F0D5" w14:textId="77777777" w:rsidR="00D179D6" w:rsidRPr="00462199" w:rsidRDefault="00D179D6" w:rsidP="00793A6D">
            <w:pPr>
              <w:pStyle w:val="NormalAshurst"/>
            </w:pPr>
          </w:p>
        </w:tc>
        <w:tc>
          <w:tcPr>
            <w:tcW w:w="1968" w:type="dxa"/>
            <w:tcMar>
              <w:left w:w="108" w:type="dxa"/>
              <w:right w:w="108" w:type="dxa"/>
            </w:tcMar>
          </w:tcPr>
          <w:p w14:paraId="108BDB72" w14:textId="77777777" w:rsidR="00D179D6" w:rsidRPr="00462199" w:rsidRDefault="00D179D6" w:rsidP="00793A6D">
            <w:pPr>
              <w:pStyle w:val="NormalAshurst"/>
            </w:pPr>
          </w:p>
        </w:tc>
        <w:tc>
          <w:tcPr>
            <w:tcW w:w="1968" w:type="dxa"/>
            <w:tcMar>
              <w:left w:w="108" w:type="dxa"/>
              <w:right w:w="108" w:type="dxa"/>
            </w:tcMar>
          </w:tcPr>
          <w:p w14:paraId="606E6381"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1D073574" w14:textId="77777777" w:rsidTr="00793A6D">
        <w:tc>
          <w:tcPr>
            <w:tcW w:w="3114" w:type="dxa"/>
            <w:tcMar>
              <w:left w:w="108" w:type="dxa"/>
              <w:right w:w="108" w:type="dxa"/>
            </w:tcMar>
          </w:tcPr>
          <w:p w14:paraId="4F18FFF1" w14:textId="77777777" w:rsidR="00D179D6" w:rsidRPr="00462199" w:rsidRDefault="00D179D6">
            <w:pPr>
              <w:pStyle w:val="NormalAshurst"/>
            </w:pPr>
            <w:r w:rsidRPr="00462199">
              <w:t>H</w:t>
            </w:r>
            <w:r w:rsidRPr="00366711">
              <w:rPr>
                <w:vertAlign w:val="subscript"/>
              </w:rPr>
              <w:t>2</w:t>
            </w:r>
            <w:r w:rsidRPr="00462199">
              <w:t xml:space="preserve"> transport [</w:t>
            </w:r>
            <w:r w:rsidRPr="00462199">
              <w:rPr>
                <w:b/>
                <w:i/>
              </w:rPr>
              <w:t>Note: this may be a Strike Price Exclusion</w:t>
            </w:r>
            <w:r w:rsidRPr="00462199">
              <w:t>]</w:t>
            </w:r>
          </w:p>
        </w:tc>
        <w:tc>
          <w:tcPr>
            <w:tcW w:w="1967" w:type="dxa"/>
            <w:tcMar>
              <w:left w:w="108" w:type="dxa"/>
              <w:right w:w="108" w:type="dxa"/>
            </w:tcMar>
          </w:tcPr>
          <w:p w14:paraId="0D1FA27C" w14:textId="77777777" w:rsidR="00D179D6" w:rsidRPr="00462199" w:rsidRDefault="00D179D6" w:rsidP="00793A6D">
            <w:pPr>
              <w:pStyle w:val="NormalAshurst"/>
            </w:pPr>
          </w:p>
        </w:tc>
        <w:tc>
          <w:tcPr>
            <w:tcW w:w="1968" w:type="dxa"/>
            <w:tcMar>
              <w:left w:w="108" w:type="dxa"/>
              <w:right w:w="108" w:type="dxa"/>
            </w:tcMar>
          </w:tcPr>
          <w:p w14:paraId="11A93209" w14:textId="77777777" w:rsidR="00D179D6" w:rsidRPr="00462199" w:rsidRDefault="00D179D6" w:rsidP="00793A6D">
            <w:pPr>
              <w:pStyle w:val="NormalAshurst"/>
            </w:pPr>
          </w:p>
        </w:tc>
        <w:tc>
          <w:tcPr>
            <w:tcW w:w="1968" w:type="dxa"/>
            <w:tcMar>
              <w:left w:w="108" w:type="dxa"/>
              <w:right w:w="108" w:type="dxa"/>
            </w:tcMar>
          </w:tcPr>
          <w:p w14:paraId="22F14595"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(QV)</w:t>
            </w:r>
            <w:r w:rsidRPr="00462199">
              <w:t>]</w:t>
            </w:r>
          </w:p>
        </w:tc>
      </w:tr>
      <w:tr w:rsidR="00D179D6" w:rsidRPr="00462199" w14:paraId="69242F7A" w14:textId="77777777" w:rsidTr="00793A6D">
        <w:tc>
          <w:tcPr>
            <w:tcW w:w="3114" w:type="dxa"/>
            <w:tcMar>
              <w:left w:w="108" w:type="dxa"/>
              <w:right w:w="108" w:type="dxa"/>
            </w:tcMar>
          </w:tcPr>
          <w:p w14:paraId="389A7231" w14:textId="77777777" w:rsidR="00D179D6" w:rsidRPr="00462199" w:rsidRDefault="00D179D6">
            <w:pPr>
              <w:pStyle w:val="NormalAshurst"/>
            </w:pPr>
            <w:r w:rsidRPr="00462199">
              <w:t>H</w:t>
            </w:r>
            <w:r w:rsidRPr="00366711">
              <w:rPr>
                <w:vertAlign w:val="subscript"/>
              </w:rPr>
              <w:t>2</w:t>
            </w:r>
            <w:r w:rsidRPr="00462199">
              <w:t xml:space="preserve"> storage [</w:t>
            </w:r>
            <w:r w:rsidRPr="00462199">
              <w:rPr>
                <w:b/>
                <w:i/>
              </w:rPr>
              <w:t>Note: this may be a Strike Price Exclusion</w:t>
            </w:r>
            <w:r w:rsidRPr="00462199">
              <w:t>]</w:t>
            </w:r>
          </w:p>
        </w:tc>
        <w:tc>
          <w:tcPr>
            <w:tcW w:w="1967" w:type="dxa"/>
            <w:tcMar>
              <w:left w:w="108" w:type="dxa"/>
              <w:right w:w="108" w:type="dxa"/>
            </w:tcMar>
          </w:tcPr>
          <w:p w14:paraId="181B8D7B" w14:textId="77777777" w:rsidR="00D179D6" w:rsidRPr="00462199" w:rsidRDefault="00D179D6" w:rsidP="00793A6D">
            <w:pPr>
              <w:pStyle w:val="NormalAshurst"/>
            </w:pPr>
          </w:p>
        </w:tc>
        <w:tc>
          <w:tcPr>
            <w:tcW w:w="1968" w:type="dxa"/>
            <w:tcMar>
              <w:left w:w="108" w:type="dxa"/>
              <w:right w:w="108" w:type="dxa"/>
            </w:tcMar>
          </w:tcPr>
          <w:p w14:paraId="740F6CB1" w14:textId="77777777" w:rsidR="00D179D6" w:rsidRPr="00462199" w:rsidRDefault="00D179D6" w:rsidP="00793A6D">
            <w:pPr>
              <w:pStyle w:val="NormalAshurst"/>
            </w:pPr>
          </w:p>
        </w:tc>
        <w:tc>
          <w:tcPr>
            <w:tcW w:w="1968" w:type="dxa"/>
            <w:tcMar>
              <w:left w:w="108" w:type="dxa"/>
              <w:right w:w="108" w:type="dxa"/>
            </w:tcMar>
          </w:tcPr>
          <w:p w14:paraId="0EC9A74F"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(QV)</w:t>
            </w:r>
            <w:r w:rsidRPr="00462199">
              <w:t>]</w:t>
            </w:r>
          </w:p>
        </w:tc>
      </w:tr>
      <w:tr w:rsidR="00D179D6" w:rsidRPr="00462199" w14:paraId="5E285EC6" w14:textId="77777777" w:rsidTr="00793A6D">
        <w:tc>
          <w:tcPr>
            <w:tcW w:w="3114" w:type="dxa"/>
            <w:tcMar>
              <w:left w:w="108" w:type="dxa"/>
              <w:right w:w="108" w:type="dxa"/>
            </w:tcMar>
          </w:tcPr>
          <w:p w14:paraId="2C3E5ADA" w14:textId="77777777" w:rsidR="00D179D6" w:rsidRPr="00462199" w:rsidRDefault="00D179D6">
            <w:pPr>
              <w:pStyle w:val="NormalAshurst"/>
            </w:pPr>
            <w:r w:rsidRPr="00462199">
              <w:t>Applicable taxes, levies, and duties [</w:t>
            </w:r>
            <w:r w:rsidRPr="00462199">
              <w:rPr>
                <w:b/>
                <w:i/>
              </w:rPr>
              <w:t>Note: this is a Strike Price Exclusion</w:t>
            </w:r>
            <w:r w:rsidRPr="00462199">
              <w:t>]</w:t>
            </w:r>
          </w:p>
        </w:tc>
        <w:tc>
          <w:tcPr>
            <w:tcW w:w="1967" w:type="dxa"/>
            <w:tcMar>
              <w:left w:w="108" w:type="dxa"/>
              <w:right w:w="108" w:type="dxa"/>
            </w:tcMar>
          </w:tcPr>
          <w:p w14:paraId="6F301683" w14:textId="77777777" w:rsidR="00D179D6" w:rsidRPr="00462199" w:rsidRDefault="00D179D6" w:rsidP="00793A6D">
            <w:pPr>
              <w:pStyle w:val="NormalAshurst"/>
            </w:pPr>
          </w:p>
        </w:tc>
        <w:tc>
          <w:tcPr>
            <w:tcW w:w="1968" w:type="dxa"/>
            <w:tcMar>
              <w:left w:w="108" w:type="dxa"/>
              <w:right w:w="108" w:type="dxa"/>
            </w:tcMar>
          </w:tcPr>
          <w:p w14:paraId="22DC9E12" w14:textId="77777777" w:rsidR="00D179D6" w:rsidRPr="00462199" w:rsidRDefault="00D179D6" w:rsidP="00793A6D">
            <w:pPr>
              <w:pStyle w:val="NormalAshurst"/>
            </w:pPr>
          </w:p>
        </w:tc>
        <w:tc>
          <w:tcPr>
            <w:tcW w:w="1968" w:type="dxa"/>
            <w:tcMar>
              <w:left w:w="108" w:type="dxa"/>
              <w:right w:w="108" w:type="dxa"/>
            </w:tcMar>
          </w:tcPr>
          <w:p w14:paraId="04A8E365"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757064D3" w14:textId="77777777" w:rsidTr="00793A6D">
        <w:tc>
          <w:tcPr>
            <w:tcW w:w="3114" w:type="dxa"/>
            <w:tcMar>
              <w:left w:w="108" w:type="dxa"/>
              <w:right w:w="108" w:type="dxa"/>
            </w:tcMar>
          </w:tcPr>
          <w:p w14:paraId="4DC8BDE7" w14:textId="77777777" w:rsidR="00D179D6" w:rsidRPr="00462199" w:rsidRDefault="00D179D6">
            <w:pPr>
              <w:pStyle w:val="NormalBoldAshurst"/>
            </w:pPr>
            <w:r w:rsidRPr="00462199">
              <w:t>QV Feedstock: sum of Strike Price Exclusion Amounts for all Strike Price Exclusions in respect of Qualifying Volumes</w:t>
            </w:r>
          </w:p>
        </w:tc>
        <w:tc>
          <w:tcPr>
            <w:tcW w:w="1967" w:type="dxa"/>
            <w:tcMar>
              <w:left w:w="108" w:type="dxa"/>
              <w:right w:w="108" w:type="dxa"/>
            </w:tcMar>
          </w:tcPr>
          <w:p w14:paraId="292A16F1" w14:textId="77777777" w:rsidR="00D179D6" w:rsidRPr="00462199" w:rsidRDefault="00D179D6" w:rsidP="00793A6D">
            <w:pPr>
              <w:pStyle w:val="NormalAshurst"/>
            </w:pPr>
            <w:r w:rsidRPr="00462199">
              <w:t>-</w:t>
            </w:r>
          </w:p>
        </w:tc>
        <w:tc>
          <w:tcPr>
            <w:tcW w:w="1968" w:type="dxa"/>
            <w:tcMar>
              <w:left w:w="108" w:type="dxa"/>
              <w:right w:w="108" w:type="dxa"/>
            </w:tcMar>
          </w:tcPr>
          <w:p w14:paraId="4EBEF517" w14:textId="77777777" w:rsidR="00D179D6" w:rsidRPr="00462199" w:rsidRDefault="00D179D6" w:rsidP="00793A6D">
            <w:pPr>
              <w:pStyle w:val="NormalAshurst"/>
            </w:pPr>
            <w:r w:rsidRPr="00462199">
              <w:t>-</w:t>
            </w:r>
          </w:p>
        </w:tc>
        <w:tc>
          <w:tcPr>
            <w:tcW w:w="1968" w:type="dxa"/>
            <w:tcMar>
              <w:left w:w="108" w:type="dxa"/>
              <w:right w:w="108" w:type="dxa"/>
            </w:tcMar>
          </w:tcPr>
          <w:p w14:paraId="0ECD4F85" w14:textId="77777777" w:rsidR="00D179D6" w:rsidRPr="00462199" w:rsidRDefault="00D179D6">
            <w:pPr>
              <w:pStyle w:val="NormalAshurst"/>
            </w:pPr>
            <w:r w:rsidRPr="00462199">
              <w:t>[</w:t>
            </w:r>
            <w:r w:rsidRPr="00462199">
              <w:rPr>
                <w:b/>
                <w:i/>
              </w:rPr>
              <w:t xml:space="preserve">Note: this will be the sum of the Strike Price Exclusion Amounts set out </w:t>
            </w:r>
            <w:r w:rsidRPr="00462199">
              <w:rPr>
                <w:b/>
                <w:i/>
              </w:rPr>
              <w:lastRenderedPageBreak/>
              <w:t>in this column in the preceding rows for all of the Strike Price Exclusions set out in the first column in the preceding rows</w:t>
            </w:r>
            <w:r w:rsidRPr="00462199">
              <w:t>]</w:t>
            </w:r>
          </w:p>
        </w:tc>
      </w:tr>
      <w:tr w:rsidR="00D179D6" w:rsidRPr="00462199" w14:paraId="355BE0CF" w14:textId="77777777" w:rsidTr="00793A6D">
        <w:tc>
          <w:tcPr>
            <w:tcW w:w="3114" w:type="dxa"/>
            <w:tcMar>
              <w:left w:w="108" w:type="dxa"/>
              <w:right w:w="108" w:type="dxa"/>
            </w:tcMar>
          </w:tcPr>
          <w:p w14:paraId="73D8E5BD" w14:textId="77777777" w:rsidR="00D179D6" w:rsidRPr="00462199" w:rsidRDefault="00D179D6">
            <w:pPr>
              <w:pStyle w:val="NormalBoldAshurst"/>
            </w:pPr>
            <w:r w:rsidRPr="00462199">
              <w:lastRenderedPageBreak/>
              <w:t>QV Feedstock: Total Invoiced Amount</w:t>
            </w:r>
          </w:p>
        </w:tc>
        <w:tc>
          <w:tcPr>
            <w:tcW w:w="1967" w:type="dxa"/>
            <w:tcMar>
              <w:left w:w="108" w:type="dxa"/>
              <w:right w:w="108" w:type="dxa"/>
            </w:tcMar>
          </w:tcPr>
          <w:p w14:paraId="62F283DC" w14:textId="77777777" w:rsidR="00D179D6" w:rsidRPr="00462199" w:rsidRDefault="00D179D6" w:rsidP="00793A6D">
            <w:pPr>
              <w:pStyle w:val="NormalAshurst"/>
            </w:pPr>
            <w:r w:rsidRPr="00462199">
              <w:t>-</w:t>
            </w:r>
          </w:p>
        </w:tc>
        <w:tc>
          <w:tcPr>
            <w:tcW w:w="1968" w:type="dxa"/>
            <w:tcMar>
              <w:left w:w="108" w:type="dxa"/>
              <w:right w:w="108" w:type="dxa"/>
            </w:tcMar>
          </w:tcPr>
          <w:p w14:paraId="0CB98709" w14:textId="77777777" w:rsidR="00D179D6" w:rsidRPr="00462199" w:rsidRDefault="00D179D6" w:rsidP="00793A6D">
            <w:pPr>
              <w:pStyle w:val="NormalAshurst"/>
            </w:pPr>
            <w:r w:rsidRPr="00462199">
              <w:t>-</w:t>
            </w:r>
          </w:p>
        </w:tc>
        <w:tc>
          <w:tcPr>
            <w:tcW w:w="1968" w:type="dxa"/>
            <w:tcMar>
              <w:left w:w="108" w:type="dxa"/>
              <w:right w:w="108" w:type="dxa"/>
            </w:tcMar>
          </w:tcPr>
          <w:p w14:paraId="447E1E44" w14:textId="77777777" w:rsidR="00D179D6" w:rsidRPr="00462199" w:rsidRDefault="00D179D6">
            <w:pPr>
              <w:pStyle w:val="NormalAshurst"/>
            </w:pPr>
            <w:r w:rsidRPr="00462199">
              <w:t>[</w:t>
            </w:r>
            <w:r w:rsidRPr="00462199">
              <w:rPr>
                <w:b/>
                <w:i/>
              </w:rPr>
              <w:t>Note: this will be the Total Invoiced Amount for the Relevant Offtaker in respect of Qualifying Volumes</w:t>
            </w:r>
            <w:r w:rsidRPr="00462199">
              <w:t>]</w:t>
            </w:r>
          </w:p>
        </w:tc>
      </w:tr>
      <w:tr w:rsidR="00D179D6" w:rsidRPr="00462199" w14:paraId="2DB6D756" w14:textId="77777777" w:rsidTr="00793A6D">
        <w:tc>
          <w:tcPr>
            <w:tcW w:w="3114" w:type="dxa"/>
            <w:tcMar>
              <w:left w:w="108" w:type="dxa"/>
              <w:right w:w="108" w:type="dxa"/>
            </w:tcMar>
          </w:tcPr>
          <w:p w14:paraId="20CC3154" w14:textId="77777777" w:rsidR="00D179D6" w:rsidRPr="00462199" w:rsidRDefault="00D179D6">
            <w:pPr>
              <w:pStyle w:val="NormalBoldAshurst"/>
            </w:pPr>
            <w:r w:rsidRPr="00462199">
              <w:t>QV Feedstock: Invoiced Volumes to Relevant Offtaker which are Qualifying Volumes which correspond to the Relevant Invoiced Amount</w:t>
            </w:r>
          </w:p>
        </w:tc>
        <w:tc>
          <w:tcPr>
            <w:tcW w:w="1967" w:type="dxa"/>
            <w:tcMar>
              <w:left w:w="108" w:type="dxa"/>
              <w:right w:w="108" w:type="dxa"/>
            </w:tcMar>
          </w:tcPr>
          <w:p w14:paraId="548D2BF8" w14:textId="77777777" w:rsidR="00D179D6" w:rsidRPr="00462199" w:rsidRDefault="00D179D6" w:rsidP="00793A6D">
            <w:pPr>
              <w:pStyle w:val="NormalAshurst"/>
            </w:pPr>
            <w:r w:rsidRPr="00462199">
              <w:t>-</w:t>
            </w:r>
          </w:p>
        </w:tc>
        <w:tc>
          <w:tcPr>
            <w:tcW w:w="1968" w:type="dxa"/>
            <w:tcMar>
              <w:left w:w="108" w:type="dxa"/>
              <w:right w:w="108" w:type="dxa"/>
            </w:tcMar>
          </w:tcPr>
          <w:p w14:paraId="46DCBBBC" w14:textId="77777777" w:rsidR="00D179D6" w:rsidRPr="00462199" w:rsidRDefault="00D179D6">
            <w:pPr>
              <w:pStyle w:val="NormalAshurst"/>
            </w:pPr>
            <w:r w:rsidRPr="00462199">
              <w:t>[</w:t>
            </w:r>
            <w:r w:rsidRPr="00462199">
              <w:rPr>
                <w:b/>
                <w:i/>
              </w:rPr>
              <w:t>Note: this will be the total of the volumes set out in this column which correspond to the Relevant Invoiced Amount (as identified in the preceding rows)</w:t>
            </w:r>
            <w:r w:rsidRPr="00462199">
              <w:t>]</w:t>
            </w:r>
          </w:p>
        </w:tc>
        <w:tc>
          <w:tcPr>
            <w:tcW w:w="1968" w:type="dxa"/>
            <w:tcMar>
              <w:left w:w="108" w:type="dxa"/>
              <w:right w:w="108" w:type="dxa"/>
            </w:tcMar>
          </w:tcPr>
          <w:p w14:paraId="1D1AF1B1" w14:textId="77777777" w:rsidR="00D179D6" w:rsidRPr="00462199" w:rsidRDefault="00D179D6">
            <w:pPr>
              <w:pStyle w:val="NormalAshurst"/>
            </w:pPr>
            <w:r w:rsidRPr="00462199">
              <w:t>-</w:t>
            </w:r>
          </w:p>
        </w:tc>
      </w:tr>
      <w:tr w:rsidR="00D179D6" w:rsidRPr="00462199" w14:paraId="0F59F3F6" w14:textId="77777777" w:rsidTr="00793A6D">
        <w:tc>
          <w:tcPr>
            <w:tcW w:w="9017" w:type="dxa"/>
            <w:gridSpan w:val="4"/>
            <w:tcMar>
              <w:left w:w="108" w:type="dxa"/>
              <w:right w:w="108" w:type="dxa"/>
            </w:tcMar>
          </w:tcPr>
          <w:p w14:paraId="5A6FD562" w14:textId="77777777" w:rsidR="00D179D6" w:rsidRPr="00462199" w:rsidRDefault="00D179D6" w:rsidP="00793A6D">
            <w:pPr>
              <w:pStyle w:val="NormalBoldAshurst"/>
              <w:jc w:val="center"/>
            </w:pPr>
            <w:r w:rsidRPr="00462199">
              <w:t>Segment 2B: Feedstock NQV</w:t>
            </w:r>
          </w:p>
        </w:tc>
      </w:tr>
      <w:tr w:rsidR="00D179D6" w:rsidRPr="00462199" w14:paraId="104E2CBD" w14:textId="77777777" w:rsidTr="00793A6D">
        <w:tc>
          <w:tcPr>
            <w:tcW w:w="3114" w:type="dxa"/>
            <w:tcMar>
              <w:left w:w="108" w:type="dxa"/>
              <w:right w:w="108" w:type="dxa"/>
            </w:tcMar>
          </w:tcPr>
          <w:p w14:paraId="08F0D24D" w14:textId="77777777" w:rsidR="00D179D6" w:rsidRPr="00462199" w:rsidRDefault="00D179D6">
            <w:pPr>
              <w:pStyle w:val="NormalAshurst"/>
            </w:pPr>
            <w:r w:rsidRPr="00462199">
              <w:t>Service Rendered</w:t>
            </w:r>
          </w:p>
        </w:tc>
        <w:tc>
          <w:tcPr>
            <w:tcW w:w="1967" w:type="dxa"/>
            <w:tcMar>
              <w:left w:w="108" w:type="dxa"/>
              <w:right w:w="108" w:type="dxa"/>
            </w:tcMar>
          </w:tcPr>
          <w:p w14:paraId="19C094B7" w14:textId="77777777" w:rsidR="00D179D6" w:rsidRPr="00462199" w:rsidRDefault="00D179D6">
            <w:pPr>
              <w:pStyle w:val="NormalAshurst"/>
            </w:pPr>
            <w:r w:rsidRPr="00462199">
              <w:t>Unit Cost (</w:t>
            </w:r>
            <w:r w:rsidRPr="00462199">
              <w:rPr>
                <w:i/>
              </w:rPr>
              <w:t>£/MWh (HHV)</w:t>
            </w:r>
            <w:r w:rsidRPr="00462199">
              <w:t>)</w:t>
            </w:r>
          </w:p>
        </w:tc>
        <w:tc>
          <w:tcPr>
            <w:tcW w:w="1968" w:type="dxa"/>
            <w:tcMar>
              <w:left w:w="108" w:type="dxa"/>
              <w:right w:w="108" w:type="dxa"/>
            </w:tcMar>
          </w:tcPr>
          <w:p w14:paraId="0C15E190" w14:textId="77777777" w:rsidR="00D179D6" w:rsidRPr="00462199" w:rsidRDefault="00D179D6">
            <w:pPr>
              <w:pStyle w:val="NormalAshurst"/>
            </w:pPr>
            <w:r w:rsidRPr="00462199">
              <w:t>No. Units/Volumes</w:t>
            </w:r>
          </w:p>
        </w:tc>
        <w:tc>
          <w:tcPr>
            <w:tcW w:w="1968" w:type="dxa"/>
            <w:tcMar>
              <w:left w:w="108" w:type="dxa"/>
              <w:right w:w="108" w:type="dxa"/>
            </w:tcMar>
          </w:tcPr>
          <w:p w14:paraId="3E7B03D1" w14:textId="77777777" w:rsidR="00D179D6" w:rsidRPr="00462199" w:rsidRDefault="00D179D6">
            <w:pPr>
              <w:pStyle w:val="NormalAshurst"/>
            </w:pPr>
            <w:r w:rsidRPr="00462199">
              <w:t>Total (</w:t>
            </w:r>
            <w:r w:rsidRPr="00462199">
              <w:rPr>
                <w:i/>
              </w:rPr>
              <w:t>£</w:t>
            </w:r>
            <w:r w:rsidRPr="00462199">
              <w:t>)</w:t>
            </w:r>
          </w:p>
        </w:tc>
      </w:tr>
      <w:tr w:rsidR="00D179D6" w:rsidRPr="00462199" w14:paraId="6E9EDDF6" w14:textId="77777777" w:rsidTr="00793A6D">
        <w:tc>
          <w:tcPr>
            <w:tcW w:w="3114" w:type="dxa"/>
            <w:tcMar>
              <w:left w:w="108" w:type="dxa"/>
              <w:right w:w="108" w:type="dxa"/>
            </w:tcMar>
          </w:tcPr>
          <w:p w14:paraId="221710E6" w14:textId="77777777" w:rsidR="00D179D6" w:rsidRPr="00462199" w:rsidRDefault="00D179D6">
            <w:pPr>
              <w:pStyle w:val="NormalAshurst"/>
            </w:pPr>
            <w:r w:rsidRPr="00462199">
              <w:t>Provision of Hydrogen (commodity)</w:t>
            </w:r>
          </w:p>
        </w:tc>
        <w:tc>
          <w:tcPr>
            <w:tcW w:w="1967" w:type="dxa"/>
            <w:tcMar>
              <w:left w:w="108" w:type="dxa"/>
              <w:right w:w="108" w:type="dxa"/>
            </w:tcMar>
          </w:tcPr>
          <w:p w14:paraId="69F010E8" w14:textId="77777777" w:rsidR="00D179D6" w:rsidRPr="00462199" w:rsidRDefault="00D179D6" w:rsidP="00793A6D">
            <w:pPr>
              <w:pStyle w:val="NormalAshurst"/>
            </w:pPr>
          </w:p>
        </w:tc>
        <w:tc>
          <w:tcPr>
            <w:tcW w:w="1968" w:type="dxa"/>
            <w:tcMar>
              <w:left w:w="108" w:type="dxa"/>
              <w:right w:w="108" w:type="dxa"/>
            </w:tcMar>
          </w:tcPr>
          <w:p w14:paraId="39C58DD1" w14:textId="77777777" w:rsidR="00D179D6" w:rsidRPr="00462199" w:rsidRDefault="00D179D6" w:rsidP="00793A6D">
            <w:pPr>
              <w:pStyle w:val="NormalAshurst"/>
            </w:pPr>
          </w:p>
        </w:tc>
        <w:tc>
          <w:tcPr>
            <w:tcW w:w="1968" w:type="dxa"/>
            <w:tcMar>
              <w:left w:w="108" w:type="dxa"/>
              <w:right w:w="108" w:type="dxa"/>
            </w:tcMar>
          </w:tcPr>
          <w:p w14:paraId="6ADE563A" w14:textId="77777777" w:rsidR="00D179D6" w:rsidRPr="00462199" w:rsidRDefault="00D179D6">
            <w:pPr>
              <w:pStyle w:val="NormalAshurst"/>
            </w:pPr>
            <w:r w:rsidRPr="00462199">
              <w:t>[</w:t>
            </w:r>
            <w:r w:rsidRPr="00462199">
              <w:rPr>
                <w:b/>
                <w:i/>
              </w:rPr>
              <w:t>Note: this will be included in the Relevant Invoiced Amount for the Relevant Offtaker in respect of Non-Qualifying Volumes</w:t>
            </w:r>
            <w:r w:rsidRPr="00462199">
              <w:t>]</w:t>
            </w:r>
          </w:p>
        </w:tc>
      </w:tr>
      <w:tr w:rsidR="00D179D6" w:rsidRPr="00462199" w14:paraId="14D0D1A1" w14:textId="77777777" w:rsidTr="00793A6D">
        <w:tc>
          <w:tcPr>
            <w:tcW w:w="3114" w:type="dxa"/>
            <w:tcMar>
              <w:left w:w="108" w:type="dxa"/>
              <w:right w:w="108" w:type="dxa"/>
            </w:tcMar>
          </w:tcPr>
          <w:p w14:paraId="5FB61FF9" w14:textId="77777777" w:rsidR="00D179D6" w:rsidRPr="00462199" w:rsidRDefault="00D179D6">
            <w:pPr>
              <w:pStyle w:val="NormalAshurst"/>
            </w:pPr>
            <w:r w:rsidRPr="00462199">
              <w:t>Additional purification [</w:t>
            </w:r>
            <w:r w:rsidRPr="00462199">
              <w:rPr>
                <w:b/>
                <w:i/>
              </w:rPr>
              <w:t>Note: this is a Strike Price Exclusion</w:t>
            </w:r>
            <w:r w:rsidRPr="00462199">
              <w:t>]</w:t>
            </w:r>
          </w:p>
        </w:tc>
        <w:tc>
          <w:tcPr>
            <w:tcW w:w="1967" w:type="dxa"/>
            <w:tcMar>
              <w:left w:w="108" w:type="dxa"/>
              <w:right w:w="108" w:type="dxa"/>
            </w:tcMar>
          </w:tcPr>
          <w:p w14:paraId="68F58C2A" w14:textId="77777777" w:rsidR="00D179D6" w:rsidRPr="00462199" w:rsidRDefault="00D179D6" w:rsidP="00793A6D">
            <w:pPr>
              <w:pStyle w:val="NormalAshurst"/>
            </w:pPr>
          </w:p>
        </w:tc>
        <w:tc>
          <w:tcPr>
            <w:tcW w:w="1968" w:type="dxa"/>
            <w:tcMar>
              <w:left w:w="108" w:type="dxa"/>
              <w:right w:w="108" w:type="dxa"/>
            </w:tcMar>
          </w:tcPr>
          <w:p w14:paraId="2F0F1900" w14:textId="77777777" w:rsidR="00D179D6" w:rsidRPr="00462199" w:rsidRDefault="00D179D6" w:rsidP="00793A6D">
            <w:pPr>
              <w:pStyle w:val="NormalAshurst"/>
            </w:pPr>
          </w:p>
        </w:tc>
        <w:tc>
          <w:tcPr>
            <w:tcW w:w="1968" w:type="dxa"/>
            <w:tcMar>
              <w:left w:w="108" w:type="dxa"/>
              <w:right w:w="108" w:type="dxa"/>
            </w:tcMar>
          </w:tcPr>
          <w:p w14:paraId="713EE47F"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6D8A75ED" w14:textId="77777777" w:rsidTr="00793A6D">
        <w:tc>
          <w:tcPr>
            <w:tcW w:w="3114" w:type="dxa"/>
            <w:tcMar>
              <w:left w:w="108" w:type="dxa"/>
              <w:right w:w="108" w:type="dxa"/>
            </w:tcMar>
          </w:tcPr>
          <w:p w14:paraId="2A06B9C6" w14:textId="77777777" w:rsidR="00D179D6" w:rsidRPr="00462199" w:rsidRDefault="00D179D6">
            <w:pPr>
              <w:pStyle w:val="NormalAshurst"/>
            </w:pPr>
            <w:r w:rsidRPr="00462199">
              <w:t>Additional compression [</w:t>
            </w:r>
            <w:r w:rsidRPr="00462199">
              <w:rPr>
                <w:b/>
                <w:i/>
              </w:rPr>
              <w:t>Note: this is a Strike Price Exclusion</w:t>
            </w:r>
            <w:r w:rsidRPr="00462199">
              <w:t>]</w:t>
            </w:r>
          </w:p>
        </w:tc>
        <w:tc>
          <w:tcPr>
            <w:tcW w:w="1967" w:type="dxa"/>
            <w:tcMar>
              <w:left w:w="108" w:type="dxa"/>
              <w:right w:w="108" w:type="dxa"/>
            </w:tcMar>
          </w:tcPr>
          <w:p w14:paraId="5F11A1D1" w14:textId="77777777" w:rsidR="00D179D6" w:rsidRPr="00462199" w:rsidRDefault="00D179D6" w:rsidP="00793A6D">
            <w:pPr>
              <w:pStyle w:val="NormalAshurst"/>
            </w:pPr>
          </w:p>
        </w:tc>
        <w:tc>
          <w:tcPr>
            <w:tcW w:w="1968" w:type="dxa"/>
            <w:tcMar>
              <w:left w:w="108" w:type="dxa"/>
              <w:right w:w="108" w:type="dxa"/>
            </w:tcMar>
          </w:tcPr>
          <w:p w14:paraId="4279B44E" w14:textId="77777777" w:rsidR="00D179D6" w:rsidRPr="00462199" w:rsidRDefault="00D179D6" w:rsidP="00793A6D">
            <w:pPr>
              <w:pStyle w:val="NormalAshurst"/>
            </w:pPr>
          </w:p>
        </w:tc>
        <w:tc>
          <w:tcPr>
            <w:tcW w:w="1968" w:type="dxa"/>
            <w:tcMar>
              <w:left w:w="108" w:type="dxa"/>
              <w:right w:w="108" w:type="dxa"/>
            </w:tcMar>
          </w:tcPr>
          <w:p w14:paraId="5206E4F5"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3B4C91F0" w14:textId="77777777" w:rsidTr="00793A6D">
        <w:tc>
          <w:tcPr>
            <w:tcW w:w="3114" w:type="dxa"/>
            <w:tcMar>
              <w:left w:w="108" w:type="dxa"/>
              <w:right w:w="108" w:type="dxa"/>
            </w:tcMar>
          </w:tcPr>
          <w:p w14:paraId="73DAE6A7" w14:textId="77777777" w:rsidR="00D179D6" w:rsidRPr="00462199" w:rsidRDefault="00D179D6">
            <w:pPr>
              <w:pStyle w:val="NormalAshurst"/>
            </w:pPr>
            <w:r w:rsidRPr="00462199">
              <w:t>Flexible delivery charge [</w:t>
            </w:r>
            <w:r w:rsidRPr="00462199">
              <w:rPr>
                <w:b/>
                <w:i/>
              </w:rPr>
              <w:t>Note: this is a Strike Price Exclusion</w:t>
            </w:r>
            <w:r w:rsidRPr="00462199">
              <w:t>]</w:t>
            </w:r>
          </w:p>
        </w:tc>
        <w:tc>
          <w:tcPr>
            <w:tcW w:w="1967" w:type="dxa"/>
            <w:tcMar>
              <w:left w:w="108" w:type="dxa"/>
              <w:right w:w="108" w:type="dxa"/>
            </w:tcMar>
          </w:tcPr>
          <w:p w14:paraId="2FCF81B1" w14:textId="77777777" w:rsidR="00D179D6" w:rsidRPr="00462199" w:rsidRDefault="00D179D6" w:rsidP="00793A6D">
            <w:pPr>
              <w:pStyle w:val="NormalAshurst"/>
            </w:pPr>
          </w:p>
        </w:tc>
        <w:tc>
          <w:tcPr>
            <w:tcW w:w="1968" w:type="dxa"/>
            <w:tcMar>
              <w:left w:w="108" w:type="dxa"/>
              <w:right w:w="108" w:type="dxa"/>
            </w:tcMar>
          </w:tcPr>
          <w:p w14:paraId="46AF21DE" w14:textId="77777777" w:rsidR="00D179D6" w:rsidRPr="00462199" w:rsidRDefault="00D179D6" w:rsidP="00793A6D">
            <w:pPr>
              <w:pStyle w:val="NormalAshurst"/>
            </w:pPr>
          </w:p>
        </w:tc>
        <w:tc>
          <w:tcPr>
            <w:tcW w:w="1968" w:type="dxa"/>
            <w:tcMar>
              <w:left w:w="108" w:type="dxa"/>
              <w:right w:w="108" w:type="dxa"/>
            </w:tcMar>
          </w:tcPr>
          <w:p w14:paraId="47B30ED3" w14:textId="77777777" w:rsidR="00D179D6" w:rsidRPr="00462199" w:rsidRDefault="00D179D6">
            <w:pPr>
              <w:pStyle w:val="NormalAshurst"/>
            </w:pPr>
            <w:r w:rsidRPr="00462199">
              <w:t>[</w:t>
            </w:r>
            <w:r w:rsidRPr="00462199">
              <w:rPr>
                <w:b/>
                <w:i/>
              </w:rPr>
              <w:t xml:space="preserve">Note: this is a Strike Price </w:t>
            </w:r>
            <w:r w:rsidRPr="00462199">
              <w:rPr>
                <w:b/>
                <w:i/>
              </w:rPr>
              <w:lastRenderedPageBreak/>
              <w:t>Exclusion Amount</w:t>
            </w:r>
            <w:r w:rsidRPr="00462199">
              <w:t>]</w:t>
            </w:r>
          </w:p>
        </w:tc>
      </w:tr>
      <w:tr w:rsidR="00D179D6" w:rsidRPr="00462199" w14:paraId="55E478D0" w14:textId="77777777" w:rsidTr="00793A6D">
        <w:tc>
          <w:tcPr>
            <w:tcW w:w="3114" w:type="dxa"/>
            <w:tcMar>
              <w:left w:w="108" w:type="dxa"/>
              <w:right w:w="108" w:type="dxa"/>
            </w:tcMar>
          </w:tcPr>
          <w:p w14:paraId="03878380" w14:textId="77777777" w:rsidR="00D179D6" w:rsidRPr="00462199" w:rsidRDefault="00D179D6">
            <w:pPr>
              <w:pStyle w:val="NormalAshurst"/>
            </w:pPr>
            <w:r w:rsidRPr="00462199">
              <w:lastRenderedPageBreak/>
              <w:t>H</w:t>
            </w:r>
            <w:r w:rsidRPr="00366711">
              <w:rPr>
                <w:vertAlign w:val="subscript"/>
              </w:rPr>
              <w:t>2</w:t>
            </w:r>
            <w:r w:rsidRPr="00462199">
              <w:t xml:space="preserve"> transport [</w:t>
            </w:r>
            <w:r w:rsidRPr="00462199">
              <w:rPr>
                <w:b/>
                <w:i/>
              </w:rPr>
              <w:t>Note: this may be a Strike Price Exclusion</w:t>
            </w:r>
            <w:r w:rsidRPr="00462199">
              <w:t>]</w:t>
            </w:r>
          </w:p>
        </w:tc>
        <w:tc>
          <w:tcPr>
            <w:tcW w:w="1967" w:type="dxa"/>
            <w:tcMar>
              <w:left w:w="108" w:type="dxa"/>
              <w:right w:w="108" w:type="dxa"/>
            </w:tcMar>
          </w:tcPr>
          <w:p w14:paraId="00CC7AC7" w14:textId="77777777" w:rsidR="00D179D6" w:rsidRPr="00462199" w:rsidRDefault="00D179D6" w:rsidP="00793A6D">
            <w:pPr>
              <w:pStyle w:val="NormalAshurst"/>
            </w:pPr>
          </w:p>
        </w:tc>
        <w:tc>
          <w:tcPr>
            <w:tcW w:w="1968" w:type="dxa"/>
            <w:tcMar>
              <w:left w:w="108" w:type="dxa"/>
              <w:right w:w="108" w:type="dxa"/>
            </w:tcMar>
          </w:tcPr>
          <w:p w14:paraId="3F8EDD64" w14:textId="77777777" w:rsidR="00D179D6" w:rsidRPr="00462199" w:rsidRDefault="00D179D6" w:rsidP="00793A6D">
            <w:pPr>
              <w:pStyle w:val="NormalAshurst"/>
            </w:pPr>
          </w:p>
        </w:tc>
        <w:tc>
          <w:tcPr>
            <w:tcW w:w="1968" w:type="dxa"/>
            <w:tcMar>
              <w:left w:w="108" w:type="dxa"/>
              <w:right w:w="108" w:type="dxa"/>
            </w:tcMar>
          </w:tcPr>
          <w:p w14:paraId="66D0088A"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(NQV)</w:t>
            </w:r>
            <w:r w:rsidRPr="00462199">
              <w:t>]</w:t>
            </w:r>
          </w:p>
        </w:tc>
      </w:tr>
      <w:tr w:rsidR="00D179D6" w:rsidRPr="00462199" w14:paraId="5773518F" w14:textId="77777777" w:rsidTr="00793A6D">
        <w:tc>
          <w:tcPr>
            <w:tcW w:w="3114" w:type="dxa"/>
            <w:tcMar>
              <w:left w:w="108" w:type="dxa"/>
              <w:right w:w="108" w:type="dxa"/>
            </w:tcMar>
          </w:tcPr>
          <w:p w14:paraId="38FBA5DF" w14:textId="77777777" w:rsidR="00D179D6" w:rsidRPr="00462199" w:rsidRDefault="00D179D6">
            <w:pPr>
              <w:pStyle w:val="NormalAshurst"/>
            </w:pPr>
            <w:r w:rsidRPr="00462199">
              <w:t>H</w:t>
            </w:r>
            <w:r w:rsidRPr="00366711">
              <w:rPr>
                <w:vertAlign w:val="subscript"/>
              </w:rPr>
              <w:t>2</w:t>
            </w:r>
            <w:r w:rsidRPr="00462199">
              <w:t xml:space="preserve"> storage [</w:t>
            </w:r>
            <w:r w:rsidRPr="00462199">
              <w:rPr>
                <w:b/>
                <w:i/>
              </w:rPr>
              <w:t>Note: this may be a Strike Price Exclusion</w:t>
            </w:r>
            <w:r w:rsidRPr="00462199">
              <w:t>]</w:t>
            </w:r>
          </w:p>
        </w:tc>
        <w:tc>
          <w:tcPr>
            <w:tcW w:w="1967" w:type="dxa"/>
            <w:tcMar>
              <w:left w:w="108" w:type="dxa"/>
              <w:right w:w="108" w:type="dxa"/>
            </w:tcMar>
          </w:tcPr>
          <w:p w14:paraId="29171B7A" w14:textId="77777777" w:rsidR="00D179D6" w:rsidRPr="00462199" w:rsidRDefault="00D179D6" w:rsidP="00793A6D">
            <w:pPr>
              <w:pStyle w:val="NormalAshurst"/>
            </w:pPr>
          </w:p>
        </w:tc>
        <w:tc>
          <w:tcPr>
            <w:tcW w:w="1968" w:type="dxa"/>
            <w:tcMar>
              <w:left w:w="108" w:type="dxa"/>
              <w:right w:w="108" w:type="dxa"/>
            </w:tcMar>
          </w:tcPr>
          <w:p w14:paraId="7685EB63" w14:textId="77777777" w:rsidR="00D179D6" w:rsidRPr="00462199" w:rsidRDefault="00D179D6" w:rsidP="00793A6D">
            <w:pPr>
              <w:pStyle w:val="NormalAshurst"/>
            </w:pPr>
          </w:p>
        </w:tc>
        <w:tc>
          <w:tcPr>
            <w:tcW w:w="1968" w:type="dxa"/>
            <w:tcMar>
              <w:left w:w="108" w:type="dxa"/>
              <w:right w:w="108" w:type="dxa"/>
            </w:tcMar>
          </w:tcPr>
          <w:p w14:paraId="0AA42D87" w14:textId="77777777" w:rsidR="00D179D6" w:rsidRPr="00462199" w:rsidRDefault="00D179D6">
            <w:pPr>
              <w:pStyle w:val="NormalAshurst"/>
            </w:pPr>
            <w:r w:rsidRPr="00462199">
              <w:t>[</w:t>
            </w:r>
            <w:r w:rsidRPr="00462199">
              <w:rPr>
                <w:b/>
                <w:i/>
              </w:rPr>
              <w:t>Note: this may be a Strike Price Exclusion Amount but, if not, it will included in the Relevant Invoiced Amount (NQV)</w:t>
            </w:r>
            <w:r w:rsidRPr="00462199">
              <w:t>]</w:t>
            </w:r>
          </w:p>
        </w:tc>
      </w:tr>
      <w:tr w:rsidR="00D179D6" w:rsidRPr="00462199" w14:paraId="30CE467D" w14:textId="77777777" w:rsidTr="00793A6D">
        <w:tc>
          <w:tcPr>
            <w:tcW w:w="3114" w:type="dxa"/>
            <w:tcMar>
              <w:left w:w="108" w:type="dxa"/>
              <w:right w:w="108" w:type="dxa"/>
            </w:tcMar>
          </w:tcPr>
          <w:p w14:paraId="7E0CB9A8" w14:textId="77777777" w:rsidR="00D179D6" w:rsidRPr="00462199" w:rsidRDefault="00D179D6">
            <w:pPr>
              <w:pStyle w:val="NormalAshurst"/>
            </w:pPr>
            <w:r w:rsidRPr="00462199">
              <w:t>Applicable taxes, levies, and duties [</w:t>
            </w:r>
            <w:r w:rsidRPr="00462199">
              <w:rPr>
                <w:b/>
                <w:i/>
              </w:rPr>
              <w:t>Note: this is a Strike Price Exclusion</w:t>
            </w:r>
            <w:r w:rsidRPr="00462199">
              <w:t>]</w:t>
            </w:r>
          </w:p>
        </w:tc>
        <w:tc>
          <w:tcPr>
            <w:tcW w:w="1967" w:type="dxa"/>
            <w:tcMar>
              <w:left w:w="108" w:type="dxa"/>
              <w:right w:w="108" w:type="dxa"/>
            </w:tcMar>
          </w:tcPr>
          <w:p w14:paraId="493B52A6" w14:textId="77777777" w:rsidR="00D179D6" w:rsidRPr="00462199" w:rsidRDefault="00D179D6" w:rsidP="00793A6D">
            <w:pPr>
              <w:pStyle w:val="NormalAshurst"/>
            </w:pPr>
          </w:p>
        </w:tc>
        <w:tc>
          <w:tcPr>
            <w:tcW w:w="1968" w:type="dxa"/>
            <w:tcMar>
              <w:left w:w="108" w:type="dxa"/>
              <w:right w:w="108" w:type="dxa"/>
            </w:tcMar>
          </w:tcPr>
          <w:p w14:paraId="03DE8473" w14:textId="77777777" w:rsidR="00D179D6" w:rsidRPr="00462199" w:rsidRDefault="00D179D6" w:rsidP="00793A6D">
            <w:pPr>
              <w:pStyle w:val="NormalAshurst"/>
            </w:pPr>
          </w:p>
        </w:tc>
        <w:tc>
          <w:tcPr>
            <w:tcW w:w="1968" w:type="dxa"/>
            <w:tcMar>
              <w:left w:w="108" w:type="dxa"/>
              <w:right w:w="108" w:type="dxa"/>
            </w:tcMar>
          </w:tcPr>
          <w:p w14:paraId="0A8BD099" w14:textId="77777777" w:rsidR="00D179D6" w:rsidRPr="00462199" w:rsidRDefault="00D179D6">
            <w:pPr>
              <w:pStyle w:val="NormalAshurst"/>
            </w:pPr>
            <w:r w:rsidRPr="00462199">
              <w:t>[</w:t>
            </w:r>
            <w:r w:rsidRPr="00462199">
              <w:rPr>
                <w:b/>
                <w:i/>
              </w:rPr>
              <w:t>Note: this is a Strike Price Exclusion Amount</w:t>
            </w:r>
            <w:r w:rsidRPr="00462199">
              <w:t>]</w:t>
            </w:r>
          </w:p>
        </w:tc>
      </w:tr>
      <w:tr w:rsidR="00D179D6" w:rsidRPr="00462199" w14:paraId="70006CE4" w14:textId="77777777" w:rsidTr="00793A6D">
        <w:tc>
          <w:tcPr>
            <w:tcW w:w="3114" w:type="dxa"/>
            <w:tcMar>
              <w:left w:w="108" w:type="dxa"/>
              <w:right w:w="108" w:type="dxa"/>
            </w:tcMar>
          </w:tcPr>
          <w:p w14:paraId="7472F922" w14:textId="77777777" w:rsidR="00D179D6" w:rsidRPr="00462199" w:rsidRDefault="00D179D6">
            <w:pPr>
              <w:pStyle w:val="NormalBoldAshurst"/>
            </w:pPr>
            <w:r w:rsidRPr="00462199">
              <w:t>NQV Feedstock: sum of Strike Price Exclusion Amounts for all Strike Price Exclusions in respect of Non-Qualifying Volumes</w:t>
            </w:r>
          </w:p>
        </w:tc>
        <w:tc>
          <w:tcPr>
            <w:tcW w:w="1967" w:type="dxa"/>
            <w:tcMar>
              <w:left w:w="108" w:type="dxa"/>
              <w:right w:w="108" w:type="dxa"/>
            </w:tcMar>
          </w:tcPr>
          <w:p w14:paraId="79CC7161" w14:textId="77777777" w:rsidR="00D179D6" w:rsidRPr="00462199" w:rsidRDefault="00D179D6" w:rsidP="00793A6D">
            <w:pPr>
              <w:pStyle w:val="NormalAshurst"/>
            </w:pPr>
            <w:r w:rsidRPr="00462199">
              <w:t>-</w:t>
            </w:r>
          </w:p>
        </w:tc>
        <w:tc>
          <w:tcPr>
            <w:tcW w:w="1968" w:type="dxa"/>
            <w:tcMar>
              <w:left w:w="108" w:type="dxa"/>
              <w:right w:w="108" w:type="dxa"/>
            </w:tcMar>
          </w:tcPr>
          <w:p w14:paraId="332682F6" w14:textId="77777777" w:rsidR="00D179D6" w:rsidRPr="00462199" w:rsidRDefault="00D179D6" w:rsidP="00793A6D">
            <w:pPr>
              <w:pStyle w:val="NormalAshurst"/>
            </w:pPr>
            <w:r w:rsidRPr="00462199">
              <w:t>-</w:t>
            </w:r>
          </w:p>
        </w:tc>
        <w:tc>
          <w:tcPr>
            <w:tcW w:w="1968" w:type="dxa"/>
            <w:tcMar>
              <w:left w:w="108" w:type="dxa"/>
              <w:right w:w="108" w:type="dxa"/>
            </w:tcMar>
          </w:tcPr>
          <w:p w14:paraId="677AE06C" w14:textId="77777777" w:rsidR="00D179D6" w:rsidRPr="00462199" w:rsidRDefault="00D179D6">
            <w:pPr>
              <w:pStyle w:val="NormalAshurst"/>
            </w:pPr>
            <w:r w:rsidRPr="00462199">
              <w:t>[</w:t>
            </w:r>
            <w:r w:rsidRPr="00462199">
              <w:rPr>
                <w:b/>
                <w:i/>
              </w:rPr>
              <w:t>Note: this will be the sum of the Strike Price Exclusion Amounts set out in this column in the preceding rows for all of the Strike Price Exclusions set out in the first column in the preceding rows</w:t>
            </w:r>
            <w:r w:rsidRPr="00462199">
              <w:t>]</w:t>
            </w:r>
          </w:p>
        </w:tc>
      </w:tr>
      <w:tr w:rsidR="00D179D6" w:rsidRPr="00462199" w14:paraId="087CD41B" w14:textId="77777777" w:rsidTr="00793A6D">
        <w:tc>
          <w:tcPr>
            <w:tcW w:w="3114" w:type="dxa"/>
            <w:tcMar>
              <w:left w:w="108" w:type="dxa"/>
              <w:right w:w="108" w:type="dxa"/>
            </w:tcMar>
          </w:tcPr>
          <w:p w14:paraId="5B5E68FA" w14:textId="77777777" w:rsidR="00D179D6" w:rsidRPr="00462199" w:rsidRDefault="00D179D6">
            <w:pPr>
              <w:pStyle w:val="NormalBoldAshurst"/>
            </w:pPr>
            <w:r w:rsidRPr="00462199">
              <w:t>NQV Feedstock: Total Invoiced Amount</w:t>
            </w:r>
          </w:p>
        </w:tc>
        <w:tc>
          <w:tcPr>
            <w:tcW w:w="1967" w:type="dxa"/>
            <w:tcMar>
              <w:left w:w="108" w:type="dxa"/>
              <w:right w:w="108" w:type="dxa"/>
            </w:tcMar>
          </w:tcPr>
          <w:p w14:paraId="4FEE2C4A" w14:textId="77777777" w:rsidR="00D179D6" w:rsidRPr="00462199" w:rsidRDefault="00D179D6" w:rsidP="00793A6D">
            <w:pPr>
              <w:pStyle w:val="NormalAshurst"/>
            </w:pPr>
            <w:r w:rsidRPr="00462199">
              <w:t>-</w:t>
            </w:r>
          </w:p>
        </w:tc>
        <w:tc>
          <w:tcPr>
            <w:tcW w:w="1968" w:type="dxa"/>
            <w:tcMar>
              <w:left w:w="108" w:type="dxa"/>
              <w:right w:w="108" w:type="dxa"/>
            </w:tcMar>
          </w:tcPr>
          <w:p w14:paraId="7F25FB2E" w14:textId="77777777" w:rsidR="00D179D6" w:rsidRPr="00462199" w:rsidRDefault="00D179D6" w:rsidP="00793A6D">
            <w:pPr>
              <w:pStyle w:val="NormalAshurst"/>
            </w:pPr>
            <w:r w:rsidRPr="00462199">
              <w:t>-</w:t>
            </w:r>
          </w:p>
        </w:tc>
        <w:tc>
          <w:tcPr>
            <w:tcW w:w="1968" w:type="dxa"/>
            <w:tcMar>
              <w:left w:w="108" w:type="dxa"/>
              <w:right w:w="108" w:type="dxa"/>
            </w:tcMar>
          </w:tcPr>
          <w:p w14:paraId="6F220DEB" w14:textId="77777777" w:rsidR="00D179D6" w:rsidRPr="00462199" w:rsidRDefault="00D179D6">
            <w:pPr>
              <w:pStyle w:val="NormalAshurst"/>
            </w:pPr>
            <w:r w:rsidRPr="00462199">
              <w:t>[</w:t>
            </w:r>
            <w:r w:rsidRPr="00462199">
              <w:rPr>
                <w:b/>
                <w:i/>
              </w:rPr>
              <w:t>Note: this will be the Total Invoiced Amount for the Relevant Offtaker in respect of Non-Qualifying Volumes</w:t>
            </w:r>
            <w:r w:rsidRPr="00462199">
              <w:t>]</w:t>
            </w:r>
          </w:p>
        </w:tc>
      </w:tr>
      <w:tr w:rsidR="00D179D6" w:rsidRPr="00462199" w14:paraId="5F722804" w14:textId="77777777" w:rsidTr="00793A6D">
        <w:tc>
          <w:tcPr>
            <w:tcW w:w="3114" w:type="dxa"/>
            <w:tcMar>
              <w:left w:w="108" w:type="dxa"/>
              <w:right w:w="108" w:type="dxa"/>
            </w:tcMar>
          </w:tcPr>
          <w:p w14:paraId="37E1BA4B" w14:textId="77777777" w:rsidR="00D179D6" w:rsidRPr="00462199" w:rsidRDefault="00D179D6">
            <w:pPr>
              <w:pStyle w:val="NormalBoldAshurst"/>
            </w:pPr>
            <w:r w:rsidRPr="00462199">
              <w:t>NQV Feedstock: Invoiced Volumes to Relevant Offtaker which are Non-Qualifying Volumes which correspond to the Relevant Invoiced Amount</w:t>
            </w:r>
          </w:p>
        </w:tc>
        <w:tc>
          <w:tcPr>
            <w:tcW w:w="1967" w:type="dxa"/>
            <w:tcMar>
              <w:left w:w="108" w:type="dxa"/>
              <w:right w:w="108" w:type="dxa"/>
            </w:tcMar>
          </w:tcPr>
          <w:p w14:paraId="69B4A8B5" w14:textId="77777777" w:rsidR="00D179D6" w:rsidRPr="00462199" w:rsidRDefault="00D179D6" w:rsidP="00793A6D">
            <w:pPr>
              <w:pStyle w:val="NormalAshurst"/>
            </w:pPr>
            <w:r w:rsidRPr="00462199">
              <w:t>-</w:t>
            </w:r>
          </w:p>
        </w:tc>
        <w:tc>
          <w:tcPr>
            <w:tcW w:w="1968" w:type="dxa"/>
            <w:tcMar>
              <w:left w:w="108" w:type="dxa"/>
              <w:right w:w="108" w:type="dxa"/>
            </w:tcMar>
          </w:tcPr>
          <w:p w14:paraId="52B9234F" w14:textId="77777777" w:rsidR="00D179D6" w:rsidRPr="00462199" w:rsidRDefault="00D179D6">
            <w:pPr>
              <w:pStyle w:val="NormalAshurst"/>
            </w:pPr>
            <w:r w:rsidRPr="00462199">
              <w:t>[</w:t>
            </w:r>
            <w:r w:rsidRPr="00462199">
              <w:rPr>
                <w:b/>
                <w:i/>
              </w:rPr>
              <w:t xml:space="preserve">Note: this will be the total of the volumes set out in this column which correspond to the Relevant Invoiced Amount (as </w:t>
            </w:r>
            <w:r w:rsidRPr="00462199">
              <w:rPr>
                <w:b/>
                <w:i/>
              </w:rPr>
              <w:lastRenderedPageBreak/>
              <w:t>identified in the preceding rows)</w:t>
            </w:r>
            <w:r w:rsidRPr="00462199">
              <w:t>]</w:t>
            </w:r>
          </w:p>
        </w:tc>
        <w:tc>
          <w:tcPr>
            <w:tcW w:w="1968" w:type="dxa"/>
            <w:tcMar>
              <w:left w:w="108" w:type="dxa"/>
              <w:right w:w="108" w:type="dxa"/>
            </w:tcMar>
          </w:tcPr>
          <w:p w14:paraId="238C7BB2" w14:textId="77777777" w:rsidR="00D179D6" w:rsidRPr="00462199" w:rsidRDefault="00D179D6">
            <w:pPr>
              <w:pStyle w:val="NormalAshurst"/>
            </w:pPr>
            <w:r w:rsidRPr="00462199">
              <w:lastRenderedPageBreak/>
              <w:t>-</w:t>
            </w:r>
          </w:p>
        </w:tc>
      </w:tr>
    </w:tbl>
    <w:p w14:paraId="3975FED1" w14:textId="77777777" w:rsidR="00D179D6" w:rsidRPr="00462199" w:rsidRDefault="00D179D6" w:rsidP="005B3BB9"/>
    <w:tbl>
      <w:tblPr>
        <w:tblW w:w="0" w:type="auto"/>
        <w:tblCellMar>
          <w:left w:w="10" w:type="dxa"/>
          <w:right w:w="10" w:type="dxa"/>
        </w:tblCellMar>
        <w:tblLook w:val="04A0" w:firstRow="1" w:lastRow="0" w:firstColumn="1" w:lastColumn="0" w:noHBand="0" w:noVBand="1"/>
      </w:tblPr>
      <w:tblGrid>
        <w:gridCol w:w="3402"/>
        <w:gridCol w:w="5615"/>
      </w:tblGrid>
      <w:tr w:rsidR="00D179D6" w:rsidRPr="00462199" w14:paraId="5FA17598" w14:textId="77777777" w:rsidTr="00793A6D">
        <w:tc>
          <w:tcPr>
            <w:tcW w:w="3402" w:type="dxa"/>
            <w:tcMar>
              <w:left w:w="108" w:type="dxa"/>
              <w:right w:w="108" w:type="dxa"/>
            </w:tcMar>
          </w:tcPr>
          <w:p w14:paraId="7EBD57D6" w14:textId="77777777" w:rsidR="00D179D6" w:rsidRPr="00462199" w:rsidRDefault="00D179D6">
            <w:pPr>
              <w:pStyle w:val="NormalAshurst"/>
            </w:pPr>
            <w:r w:rsidRPr="00462199">
              <w:t>VAT No.</w:t>
            </w:r>
          </w:p>
        </w:tc>
        <w:tc>
          <w:tcPr>
            <w:tcW w:w="5615" w:type="dxa"/>
            <w:tcMar>
              <w:left w:w="108" w:type="dxa"/>
              <w:right w:w="108" w:type="dxa"/>
            </w:tcMar>
          </w:tcPr>
          <w:p w14:paraId="40DFAA9F" w14:textId="77777777" w:rsidR="00D179D6" w:rsidRPr="00462199" w:rsidRDefault="00D179D6">
            <w:pPr>
              <w:pStyle w:val="NormalAshurst"/>
            </w:pPr>
            <w:r w:rsidRPr="00462199">
              <w:t>xxxxxxxx</w:t>
            </w:r>
          </w:p>
        </w:tc>
      </w:tr>
      <w:tr w:rsidR="00D179D6" w:rsidRPr="00462199" w14:paraId="0F4BC9D5" w14:textId="77777777" w:rsidTr="00793A6D">
        <w:tc>
          <w:tcPr>
            <w:tcW w:w="3402" w:type="dxa"/>
            <w:tcMar>
              <w:left w:w="108" w:type="dxa"/>
              <w:right w:w="108" w:type="dxa"/>
            </w:tcMar>
          </w:tcPr>
          <w:p w14:paraId="50292E45" w14:textId="77777777" w:rsidR="00D179D6" w:rsidRPr="00462199" w:rsidRDefault="00D179D6">
            <w:pPr>
              <w:pStyle w:val="NormalAshurst"/>
            </w:pPr>
            <w:r w:rsidRPr="00462199">
              <w:t>Producer's Bank Account Details:</w:t>
            </w:r>
          </w:p>
        </w:tc>
        <w:tc>
          <w:tcPr>
            <w:tcW w:w="5615" w:type="dxa"/>
            <w:tcMar>
              <w:left w:w="108" w:type="dxa"/>
              <w:right w:w="108" w:type="dxa"/>
            </w:tcMar>
          </w:tcPr>
          <w:p w14:paraId="56E0F60A" w14:textId="77777777" w:rsidR="00D179D6" w:rsidRPr="00462199" w:rsidRDefault="00D179D6"/>
        </w:tc>
      </w:tr>
    </w:tbl>
    <w:p w14:paraId="698AAEF1" w14:textId="77777777" w:rsidR="00D179D6" w:rsidRPr="00462199" w:rsidRDefault="00D179D6" w:rsidP="005B3BB9"/>
    <w:p w14:paraId="08664718" w14:textId="77777777" w:rsidR="00D179D6" w:rsidRPr="00462199" w:rsidRDefault="00D179D6" w:rsidP="005B3BB9"/>
    <w:p w14:paraId="56C21AA4" w14:textId="77777777" w:rsidR="00D179D6" w:rsidRPr="00462199" w:rsidRDefault="00D179D6" w:rsidP="005B3BB9">
      <w:pPr>
        <w:pStyle w:val="NormalAshurst"/>
        <w:rPr>
          <w:i/>
        </w:rPr>
      </w:pPr>
      <w:r w:rsidRPr="00462199">
        <w:rPr>
          <w:i/>
        </w:rPr>
        <w:t>Note: This invoice is an Offtaker Invoice for the purpose of the LCHA.</w:t>
      </w:r>
    </w:p>
    <w:p w14:paraId="6F84E4E2" w14:textId="77777777" w:rsidR="00D179D6" w:rsidRPr="00462199" w:rsidRDefault="00D179D6" w:rsidP="00986A4F">
      <w:pPr>
        <w:pStyle w:val="NormalAshurst"/>
      </w:pPr>
      <w:r w:rsidRPr="00462199">
        <w:br w:type="page"/>
      </w:r>
    </w:p>
    <w:p w14:paraId="584DB41A" w14:textId="77777777" w:rsidR="00D179D6" w:rsidRPr="00462199" w:rsidRDefault="00D179D6" w:rsidP="005B3BB9">
      <w:pPr>
        <w:pStyle w:val="SCHEDULEAshurst"/>
      </w:pPr>
      <w:r w:rsidRPr="00462199">
        <w:lastRenderedPageBreak/>
        <w:br/>
      </w:r>
      <w:bookmarkStart w:id="7949" w:name="_Ref144116142"/>
      <w:bookmarkStart w:id="7950" w:name="_Ref144118008"/>
      <w:bookmarkStart w:id="7951" w:name="_Ref147930410"/>
      <w:bookmarkStart w:id="7952" w:name="_Ref149475819"/>
      <w:bookmarkStart w:id="7953" w:name="_Ref149476278"/>
      <w:bookmarkStart w:id="7954" w:name="_Ref149476298"/>
      <w:bookmarkStart w:id="7955" w:name="_Ref149476657"/>
      <w:bookmarkStart w:id="7956" w:name="_Ref149476738"/>
      <w:bookmarkStart w:id="7957" w:name="_Ref149476814"/>
      <w:bookmarkStart w:id="7958" w:name="_Ref149476834"/>
      <w:bookmarkStart w:id="7959" w:name="_Ref149476851"/>
      <w:bookmarkStart w:id="7960" w:name="_Ref149476869"/>
      <w:bookmarkStart w:id="7961" w:name="_Ref149476900"/>
      <w:bookmarkStart w:id="7962" w:name="_Ref149476998"/>
      <w:bookmarkStart w:id="7963" w:name="_Toc149833758"/>
      <w:r w:rsidRPr="00462199">
        <w:t>Metering Operational Framework and Technical Specifications</w:t>
      </w:r>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p>
    <w:p w14:paraId="380328FB" w14:textId="77777777" w:rsidR="00D179D6" w:rsidRPr="00462199" w:rsidRDefault="00D179D6" w:rsidP="00EF1AC1">
      <w:pPr>
        <w:pStyle w:val="SH1Ashurst"/>
        <w:numPr>
          <w:ilvl w:val="0"/>
          <w:numId w:val="43"/>
        </w:numPr>
      </w:pPr>
      <w:bookmarkStart w:id="7964" w:name="_Ref144116143"/>
      <w:r w:rsidRPr="00462199">
        <w:t>DEFINITIONS</w:t>
      </w:r>
      <w:bookmarkStart w:id="7965" w:name="_Ref144117972"/>
      <w:r w:rsidRPr="00462199">
        <w:rPr>
          <w:rStyle w:val="FootnoteReference"/>
        </w:rPr>
        <w:footnoteReference w:id="101"/>
      </w:r>
      <w:bookmarkEnd w:id="7964"/>
      <w:bookmarkEnd w:id="7965"/>
    </w:p>
    <w:p w14:paraId="6C47EF5C" w14:textId="5089CEC4" w:rsidR="00D179D6" w:rsidRPr="00462199" w:rsidRDefault="00D179D6" w:rsidP="005B3BB9">
      <w:pPr>
        <w:pStyle w:val="B12Ashurst"/>
      </w:pPr>
      <w:r w:rsidRPr="00462199">
        <w:t xml:space="preserve">In this </w:t>
      </w:r>
      <w:r>
        <w:fldChar w:fldCharType="begin"/>
      </w:r>
      <w:r>
        <w:instrText xml:space="preserve"> REF _Ref144118008 \w \h </w:instrText>
      </w:r>
      <w:r>
        <w:fldChar w:fldCharType="separate"/>
      </w:r>
      <w:del w:id="7966"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p>
    <w:p w14:paraId="1EB695E2" w14:textId="51CE0AD8" w:rsidR="00D179D6" w:rsidRPr="00462199" w:rsidRDefault="00D179D6" w:rsidP="005B3BB9">
      <w:pPr>
        <w:pStyle w:val="DefinitionsClauseAshurst"/>
      </w:pPr>
      <w:bookmarkStart w:id="7967" w:name="_Ref144116144"/>
      <w:r w:rsidRPr="00462199">
        <w:rPr>
          <w:b/>
        </w:rPr>
        <w:t xml:space="preserve">"Additional Meters" </w:t>
      </w:r>
      <w:r w:rsidRPr="00462199">
        <w:t xml:space="preserve">has the meaning given to that term in paragraph </w:t>
      </w:r>
      <w:r>
        <w:fldChar w:fldCharType="begin"/>
      </w:r>
      <w:r>
        <w:instrText xml:space="preserve"> REF _Ref144116401 \w \h </w:instrText>
      </w:r>
      <w:r>
        <w:fldChar w:fldCharType="separate"/>
      </w:r>
      <w:del w:id="7968" w:author="Faqir, Sofia (Energy Security)" w:date="2023-11-12T19:47:00Z">
        <w:r w:rsidR="00E473FC">
          <w:delText>6.1</w:delText>
        </w:r>
      </w:del>
      <w:r>
        <w:fldChar w:fldCharType="end"/>
      </w:r>
      <w:r w:rsidRPr="00462199">
        <w:t xml:space="preserve"> (</w:t>
      </w:r>
      <w:r w:rsidRPr="00462199">
        <w:rPr>
          <w:i/>
        </w:rPr>
        <w:t>Additional Metering</w:t>
      </w:r>
      <w:r w:rsidRPr="00462199">
        <w:t xml:space="preserve">) of </w:t>
      </w:r>
      <w:r>
        <w:fldChar w:fldCharType="begin"/>
      </w:r>
      <w:r>
        <w:instrText xml:space="preserve"> REF Annex9PartA \h </w:instrText>
      </w:r>
      <w:r>
        <w:fldChar w:fldCharType="separate"/>
      </w:r>
      <w:r w:rsidR="00E473FC" w:rsidRPr="00462199">
        <w:t>Part A</w:t>
      </w:r>
      <w:r>
        <w:fldChar w:fldCharType="end"/>
      </w:r>
      <w:r w:rsidRPr="00462199">
        <w:t xml:space="preserve"> </w:t>
      </w:r>
      <w:r w:rsidRPr="00462199">
        <w:rPr>
          <w:i/>
        </w:rPr>
        <w:t>(Meter Measurement System – General)</w:t>
      </w:r>
      <w:r w:rsidRPr="00462199">
        <w:t>;</w:t>
      </w:r>
      <w:bookmarkEnd w:id="7967"/>
    </w:p>
    <w:p w14:paraId="5DA0C382" w14:textId="77777777" w:rsidR="00D179D6" w:rsidRPr="00462199" w:rsidRDefault="00D179D6" w:rsidP="005B3BB9">
      <w:pPr>
        <w:pStyle w:val="DefinitionsClauseAshurst"/>
      </w:pPr>
      <w:bookmarkStart w:id="7969" w:name="_Ref144116145"/>
      <w:r w:rsidRPr="00462199">
        <w:rPr>
          <w:b/>
        </w:rPr>
        <w:t>"BPCS"</w:t>
      </w:r>
      <w:r w:rsidRPr="00462199">
        <w:t xml:space="preserve"> means a Basic Process Control System;</w:t>
      </w:r>
      <w:bookmarkEnd w:id="7969"/>
    </w:p>
    <w:p w14:paraId="7B794C35" w14:textId="00ACACF5" w:rsidR="00D179D6" w:rsidRPr="00462199" w:rsidRDefault="00D179D6" w:rsidP="005B3BB9">
      <w:pPr>
        <w:pStyle w:val="DefinitionsClauseAshurst"/>
      </w:pPr>
      <w:bookmarkStart w:id="7970" w:name="_Ref144116146"/>
      <w:r w:rsidRPr="00462199">
        <w:rPr>
          <w:b/>
        </w:rPr>
        <w:t>"BSC Company"</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0"/>
    </w:p>
    <w:p w14:paraId="776D825D" w14:textId="0895B2C6" w:rsidR="00D179D6" w:rsidRPr="00462199" w:rsidRDefault="00D179D6" w:rsidP="005B3BB9">
      <w:pPr>
        <w:pStyle w:val="DefinitionsClauseAshurst"/>
      </w:pPr>
      <w:bookmarkStart w:id="7971" w:name="_Ref144116147"/>
      <w:r w:rsidRPr="00462199">
        <w:rPr>
          <w:b/>
        </w:rPr>
        <w:t>"Code of Practice"</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1"/>
    </w:p>
    <w:p w14:paraId="3F2F2664" w14:textId="50A73DB6" w:rsidR="00D179D6" w:rsidRPr="00462199" w:rsidRDefault="00D179D6" w:rsidP="005B3BB9">
      <w:pPr>
        <w:pStyle w:val="DefinitionsClauseAshurst"/>
      </w:pPr>
      <w:bookmarkStart w:id="7972" w:name="_Ref144116148"/>
      <w:r w:rsidRPr="00462199">
        <w:rPr>
          <w:b/>
        </w:rPr>
        <w:t>"CT"</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2"/>
    </w:p>
    <w:p w14:paraId="0EE0A6DE" w14:textId="16DE9DBC" w:rsidR="00D179D6" w:rsidRPr="00462199" w:rsidRDefault="00D179D6" w:rsidP="005B3BB9">
      <w:pPr>
        <w:pStyle w:val="DefinitionsClauseAshurst"/>
      </w:pPr>
      <w:bookmarkStart w:id="7973" w:name="_Ref144116149"/>
      <w:r w:rsidRPr="00462199">
        <w:rPr>
          <w:b/>
        </w:rPr>
        <w:t>"Deemed Invalid Reporting Unit Output"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3"/>
    </w:p>
    <w:p w14:paraId="5B6E52A3" w14:textId="52857F78" w:rsidR="00D179D6" w:rsidRPr="00462199" w:rsidRDefault="00D179D6" w:rsidP="005B3BB9">
      <w:pPr>
        <w:pStyle w:val="DefinitionsClauseAshurst"/>
      </w:pPr>
      <w:bookmarkStart w:id="7974" w:name="_Ref144116150"/>
      <w:r w:rsidRPr="00462199">
        <w:rPr>
          <w:b/>
        </w:rPr>
        <w:t>"Documented Open Protocol"</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4"/>
    </w:p>
    <w:p w14:paraId="326515B3" w14:textId="64AE3648" w:rsidR="00D179D6" w:rsidRPr="00462199" w:rsidRDefault="00D179D6" w:rsidP="005B3BB9">
      <w:pPr>
        <w:pStyle w:val="DefinitionsClauseAshurst"/>
      </w:pPr>
      <w:bookmarkStart w:id="7975" w:name="_Ref144116151"/>
      <w:r w:rsidRPr="00462199">
        <w:rPr>
          <w:b/>
        </w:rPr>
        <w:t>"Electricity Invalid Reporting Unit"</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w:t>
      </w:r>
      <w:bookmarkEnd w:id="7975"/>
    </w:p>
    <w:p w14:paraId="6AFE4FBD" w14:textId="3644F08A" w:rsidR="00D179D6" w:rsidRPr="00462199" w:rsidRDefault="00D179D6" w:rsidP="005B3BB9">
      <w:pPr>
        <w:pStyle w:val="DefinitionsClauseAshurst"/>
      </w:pPr>
      <w:bookmarkStart w:id="7976" w:name="_Ref144116152"/>
      <w:r w:rsidRPr="00462199">
        <w:rPr>
          <w:b/>
        </w:rPr>
        <w:t>"Electricity Measurement Data"</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6"/>
    </w:p>
    <w:p w14:paraId="3945EC16" w14:textId="3AB4AFA6" w:rsidR="00D179D6" w:rsidRPr="00462199" w:rsidRDefault="00D179D6" w:rsidP="005B3BB9">
      <w:pPr>
        <w:pStyle w:val="DefinitionsClauseAshurst"/>
      </w:pPr>
      <w:bookmarkStart w:id="7977" w:name="_Ref144116153"/>
      <w:r w:rsidRPr="00462199">
        <w:rPr>
          <w:b/>
        </w:rPr>
        <w:t>"Electricity Meter"</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7"/>
    </w:p>
    <w:p w14:paraId="4A7EED85" w14:textId="6489F167" w:rsidR="00D179D6" w:rsidRPr="00462199" w:rsidRDefault="00D179D6" w:rsidP="005B3BB9">
      <w:pPr>
        <w:pStyle w:val="DefinitionsClauseAshurst"/>
      </w:pPr>
      <w:bookmarkStart w:id="7978" w:name="_Ref144116154"/>
      <w:r w:rsidRPr="00462199">
        <w:rPr>
          <w:b/>
        </w:rPr>
        <w:t>"Electricity Meter Measurement Point(s)"</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8"/>
    </w:p>
    <w:p w14:paraId="026AE5E1" w14:textId="2D3C18B4" w:rsidR="00D179D6" w:rsidRPr="00462199" w:rsidRDefault="00D179D6" w:rsidP="005B3BB9">
      <w:pPr>
        <w:pStyle w:val="DefinitionsClauseAshurst"/>
      </w:pPr>
      <w:bookmarkStart w:id="7979" w:name="_Ref144116155"/>
      <w:r w:rsidRPr="00462199">
        <w:rPr>
          <w:b/>
        </w:rPr>
        <w:t>"Electricity Meter Measurement System"</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79"/>
    </w:p>
    <w:p w14:paraId="5A01A50E" w14:textId="60B0F199" w:rsidR="00D179D6" w:rsidRPr="00462199" w:rsidRDefault="00D179D6" w:rsidP="005B3BB9">
      <w:pPr>
        <w:pStyle w:val="DefinitionsClauseAshurst"/>
      </w:pPr>
      <w:bookmarkStart w:id="7980" w:name="_Ref144116156"/>
      <w:r w:rsidRPr="00462199">
        <w:rPr>
          <w:b/>
        </w:rPr>
        <w:lastRenderedPageBreak/>
        <w:t>"Electricity Meter Specification"</w:t>
      </w:r>
      <w:r w:rsidRPr="00462199">
        <w:t xml:space="preserve"> means the specification set out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0"/>
    </w:p>
    <w:p w14:paraId="0C25EC66" w14:textId="23A0FE58" w:rsidR="00D179D6" w:rsidRPr="00462199" w:rsidRDefault="00D179D6" w:rsidP="005B3BB9">
      <w:pPr>
        <w:pStyle w:val="DefinitionsClauseAshurst"/>
      </w:pPr>
      <w:bookmarkStart w:id="7981" w:name="_Ref144116157"/>
      <w:r w:rsidRPr="00462199">
        <w:rPr>
          <w:b/>
        </w:rPr>
        <w:t>"Electricity Overall Measurement Uncertainty Requirement"</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w:t>
      </w:r>
      <w:r w:rsidRPr="00462199">
        <w:t xml:space="preserve"> </w:t>
      </w:r>
      <w:r w:rsidRPr="00462199">
        <w:rPr>
          <w:i/>
        </w:rPr>
        <w:t>Measurement Systems - Technical Specifications</w:t>
      </w:r>
      <w:r w:rsidRPr="00462199">
        <w:t>);</w:t>
      </w:r>
      <w:bookmarkEnd w:id="7981"/>
    </w:p>
    <w:p w14:paraId="25EAB529" w14:textId="1CFCCDE7" w:rsidR="00D179D6" w:rsidRPr="00462199" w:rsidRDefault="00D179D6" w:rsidP="005B3BB9">
      <w:pPr>
        <w:pStyle w:val="DefinitionsClauseAshurst"/>
      </w:pPr>
      <w:bookmarkStart w:id="7982" w:name="_Ref144116158"/>
      <w:r w:rsidRPr="00462199">
        <w:rPr>
          <w:b/>
        </w:rPr>
        <w:t>"Electricity Primary Data"</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w:t>
      </w:r>
      <w:r w:rsidRPr="00462199">
        <w:t xml:space="preserve"> </w:t>
      </w:r>
      <w:r w:rsidRPr="00462199">
        <w:rPr>
          <w:i/>
        </w:rPr>
        <w:t>Measurement Systems - Technical Specifications</w:t>
      </w:r>
      <w:r w:rsidRPr="00462199">
        <w:t>);</w:t>
      </w:r>
      <w:bookmarkEnd w:id="7982"/>
    </w:p>
    <w:p w14:paraId="3834B0E6" w14:textId="1779B79D" w:rsidR="00D179D6" w:rsidRDefault="00D179D6" w:rsidP="005B3BB9">
      <w:pPr>
        <w:pStyle w:val="DefinitionsClauseAshurst"/>
      </w:pPr>
      <w:bookmarkStart w:id="7983" w:name="_Ref144116159"/>
      <w:r w:rsidRPr="00462199">
        <w:rPr>
          <w:b/>
        </w:rPr>
        <w:t>"Electricity Secondary Data"</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3"/>
    </w:p>
    <w:p w14:paraId="54907D9C" w14:textId="20147685" w:rsidR="00875B8A" w:rsidRDefault="00875B8A" w:rsidP="00875B8A">
      <w:pPr>
        <w:pStyle w:val="DefinitionsClauseAshurst"/>
      </w:pPr>
      <w:r w:rsidRPr="00875B8A">
        <w:rPr>
          <w:b/>
          <w:bCs/>
        </w:rPr>
        <w:t>"Electricity Storage System"</w:t>
      </w:r>
      <w:r>
        <w:t xml:space="preserve">  means a system that:</w:t>
      </w:r>
    </w:p>
    <w:p w14:paraId="462FB81E" w14:textId="29A3BB5D" w:rsidR="00875B8A" w:rsidRDefault="00875B8A" w:rsidP="00875B8A">
      <w:pPr>
        <w:pStyle w:val="DefinitionsAshurst"/>
      </w:pPr>
      <w:r>
        <w:t xml:space="preserve">uses an electrical input into the system to store the energy associated with such electrical input; and </w:t>
      </w:r>
    </w:p>
    <w:p w14:paraId="6647ADFA" w14:textId="27194213" w:rsidR="00875B8A" w:rsidRPr="00462199" w:rsidRDefault="00875B8A" w:rsidP="00875B8A">
      <w:pPr>
        <w:pStyle w:val="DefinitionsAshurst"/>
      </w:pPr>
      <w:r>
        <w:t>converts such stored energy into an electrical output from the system;</w:t>
      </w:r>
    </w:p>
    <w:p w14:paraId="58733A93" w14:textId="7EE2FD2E" w:rsidR="00D179D6" w:rsidRPr="00462199" w:rsidRDefault="00D179D6" w:rsidP="005B3BB9">
      <w:pPr>
        <w:pStyle w:val="DefinitionsClauseAshurst"/>
      </w:pPr>
      <w:bookmarkStart w:id="7984" w:name="_Ref144116160"/>
      <w:r w:rsidRPr="00462199">
        <w:rPr>
          <w:b/>
        </w:rPr>
        <w:t>"Equation of State"</w:t>
      </w:r>
      <w:r w:rsidRPr="00462199">
        <w:t xml:space="preserve"> means a thermodynamic equation relating to the state of variables, which describes the state of matter under a given set of physical </w:t>
      </w:r>
      <w:r w:rsidR="007248B2" w:rsidRPr="007248B2">
        <w:t>condition</w:t>
      </w:r>
      <w:r w:rsidRPr="00462199">
        <w:t>s, such as pressure, volume and temperature or internal energy;</w:t>
      </w:r>
      <w:bookmarkEnd w:id="7984"/>
    </w:p>
    <w:p w14:paraId="579AFD21" w14:textId="036C4803" w:rsidR="00D179D6" w:rsidRPr="00462199" w:rsidRDefault="00D179D6" w:rsidP="005B3BB9">
      <w:pPr>
        <w:pStyle w:val="DefinitionsClauseAshurst"/>
      </w:pPr>
      <w:bookmarkStart w:id="7985" w:name="_Ref144116161"/>
      <w:r w:rsidRPr="00462199">
        <w:rPr>
          <w:b/>
        </w:rPr>
        <w:t>"</w:t>
      </w:r>
      <w:r w:rsidR="00052D92">
        <w:rPr>
          <w:b/>
        </w:rPr>
        <w:t>Feedstock</w:t>
      </w:r>
      <w:r w:rsidR="00585399">
        <w:rPr>
          <w:b/>
        </w:rPr>
        <w:t xml:space="preserve"> Gas</w:t>
      </w:r>
      <w:r w:rsidRPr="00462199">
        <w:rPr>
          <w:b/>
        </w:rPr>
        <w: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052D92">
        <w:rPr>
          <w:i/>
        </w:rPr>
        <w:t>Feedstock</w:t>
      </w:r>
      <w:r w:rsidR="00585399">
        <w:rPr>
          <w:i/>
        </w:rPr>
        <w:t xml:space="preserve">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5"/>
    </w:p>
    <w:p w14:paraId="6FEDD21F" w14:textId="13B9A1F5" w:rsidR="00D179D6" w:rsidRPr="00462199" w:rsidRDefault="00D179D6" w:rsidP="005B3BB9">
      <w:pPr>
        <w:pStyle w:val="DefinitionsClauseAshurst"/>
      </w:pPr>
      <w:bookmarkStart w:id="7986" w:name="_Ref144116162"/>
      <w:r w:rsidRPr="00462199">
        <w:rPr>
          <w:b/>
        </w:rPr>
        <w:t>"</w:t>
      </w:r>
      <w:r w:rsidR="00C97D09">
        <w:rPr>
          <w:b/>
        </w:rPr>
        <w:t>Feedstock</w:t>
      </w:r>
      <w:r w:rsidR="00C97D09" w:rsidRPr="00462199">
        <w:rPr>
          <w:b/>
        </w:rPr>
        <w:t xml:space="preserve"> </w:t>
      </w:r>
      <w:r w:rsidRPr="00462199">
        <w:rPr>
          <w:b/>
        </w:rPr>
        <w:t>Gas Analysis Equipment"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C97D09">
        <w:rPr>
          <w:i/>
        </w:rPr>
        <w:t>Feedstock</w:t>
      </w:r>
      <w:r w:rsidR="00C97D09" w:rsidRPr="00462199">
        <w:rPr>
          <w:i/>
        </w:rPr>
        <w:t xml:space="preserve"> </w:t>
      </w:r>
      <w:r w:rsidRPr="00462199">
        <w:rPr>
          <w:i/>
        </w:rPr>
        <w:t>Gas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6"/>
    </w:p>
    <w:p w14:paraId="11A2E820" w14:textId="0703FBCB" w:rsidR="00D179D6" w:rsidRPr="00462199" w:rsidRDefault="00D179D6" w:rsidP="005B3BB9">
      <w:pPr>
        <w:pStyle w:val="DefinitionsClauseAshurst"/>
      </w:pPr>
      <w:bookmarkStart w:id="7987" w:name="_Ref144116163"/>
      <w:r w:rsidRPr="00462199">
        <w:rPr>
          <w:b/>
        </w:rPr>
        <w:t>"</w:t>
      </w:r>
      <w:r w:rsidR="00C97D09">
        <w:rPr>
          <w:b/>
        </w:rPr>
        <w:t>Feedstock</w:t>
      </w:r>
      <w:r w:rsidR="00C97D09" w:rsidRPr="00462199">
        <w:rPr>
          <w:b/>
        </w:rPr>
        <w:t xml:space="preserve"> </w:t>
      </w:r>
      <w:r w:rsidRPr="00462199">
        <w:rPr>
          <w:b/>
        </w:rPr>
        <w:t>Gas Analysis Equipment Uncertainty Requirement"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C97D09">
        <w:rPr>
          <w:i/>
        </w:rPr>
        <w:t>Fee</w:t>
      </w:r>
      <w:r w:rsidR="00023C1E">
        <w:rPr>
          <w:i/>
        </w:rPr>
        <w:t>d</w:t>
      </w:r>
      <w:r w:rsidR="00C97D09">
        <w:rPr>
          <w:i/>
        </w:rPr>
        <w:t>stock</w:t>
      </w:r>
      <w:r w:rsidR="00C97D09" w:rsidRPr="00462199">
        <w:rPr>
          <w:i/>
        </w:rPr>
        <w:t xml:space="preserve"> </w:t>
      </w:r>
      <w:r w:rsidRPr="00462199">
        <w:rPr>
          <w:i/>
        </w:rPr>
        <w:t>Gas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7"/>
    </w:p>
    <w:p w14:paraId="31AFC6A7" w14:textId="30D037B3" w:rsidR="00D179D6" w:rsidRPr="00462199" w:rsidRDefault="00D179D6" w:rsidP="005B3BB9">
      <w:pPr>
        <w:pStyle w:val="DefinitionsClauseAshurst"/>
      </w:pPr>
      <w:bookmarkStart w:id="7988" w:name="_Ref144116164"/>
      <w:r w:rsidRPr="00462199">
        <w:rPr>
          <w:b/>
        </w:rPr>
        <w:t>"</w:t>
      </w:r>
      <w:r w:rsidR="00585399">
        <w:rPr>
          <w:b/>
        </w:rPr>
        <w:t>Feedstock Gas</w:t>
      </w:r>
      <w:r w:rsidRPr="00462199">
        <w:rPr>
          <w:b/>
        </w:rPr>
        <w:t xml:space="preserve"> Flow Meter(s)"</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C97D09">
        <w:rPr>
          <w:i/>
          <w:iCs/>
        </w:rPr>
        <w:t>Feedstock</w:t>
      </w:r>
      <w:r w:rsidR="00585399">
        <w:rPr>
          <w:i/>
        </w:rPr>
        <w:t xml:space="preserve">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8"/>
    </w:p>
    <w:p w14:paraId="3F64C2E5" w14:textId="271C6D74" w:rsidR="00D179D6" w:rsidRPr="00462199" w:rsidRDefault="00D179D6" w:rsidP="005B3BB9">
      <w:pPr>
        <w:pStyle w:val="DefinitionsClauseAshurst"/>
      </w:pPr>
      <w:bookmarkStart w:id="7989" w:name="_Ref144116165"/>
      <w:r w:rsidRPr="00462199">
        <w:rPr>
          <w:b/>
        </w:rPr>
        <w:t>"</w:t>
      </w:r>
      <w:r w:rsidR="00585399">
        <w:rPr>
          <w:b/>
        </w:rPr>
        <w:t>Feedstock Gas</w:t>
      </w:r>
      <w:r w:rsidRPr="00462199">
        <w:rPr>
          <w:b/>
        </w:rPr>
        <w:t xml:space="preserve"> Invalid Reporting Unit"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89"/>
    </w:p>
    <w:p w14:paraId="179596F2" w14:textId="427A52FF" w:rsidR="00D179D6" w:rsidRPr="00462199" w:rsidRDefault="00D179D6" w:rsidP="005B3BB9">
      <w:pPr>
        <w:pStyle w:val="DefinitionsClauseAshurst"/>
      </w:pPr>
      <w:bookmarkStart w:id="7990" w:name="_Ref144116166"/>
      <w:r w:rsidRPr="00462199">
        <w:rPr>
          <w:b/>
        </w:rPr>
        <w:t>"</w:t>
      </w:r>
      <w:r w:rsidR="00585399">
        <w:rPr>
          <w:b/>
        </w:rPr>
        <w:t>Feedstock Gas</w:t>
      </w:r>
      <w:r w:rsidRPr="00462199">
        <w:rPr>
          <w:b/>
        </w:rPr>
        <w:t xml:space="preserve"> Measurement Data"</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0"/>
    </w:p>
    <w:p w14:paraId="60CC8DE4" w14:textId="33DBEC81" w:rsidR="00D179D6" w:rsidRPr="00462199" w:rsidRDefault="00D179D6" w:rsidP="005B3BB9">
      <w:pPr>
        <w:pStyle w:val="DefinitionsClauseAshurst"/>
      </w:pPr>
      <w:bookmarkStart w:id="7991" w:name="_Ref144116167"/>
      <w:r w:rsidRPr="00462199">
        <w:rPr>
          <w:b/>
        </w:rPr>
        <w:t>"</w:t>
      </w:r>
      <w:r w:rsidR="00585399">
        <w:rPr>
          <w:b/>
        </w:rPr>
        <w:t>Feedstock Gas</w:t>
      </w:r>
      <w:r w:rsidRPr="00462199">
        <w:rPr>
          <w:b/>
        </w:rPr>
        <w:t xml:space="preserve"> Measurement Equipment"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1"/>
    </w:p>
    <w:p w14:paraId="226C44B6" w14:textId="39C5EFB6" w:rsidR="00D179D6" w:rsidRPr="00462199" w:rsidRDefault="00D179D6" w:rsidP="005B3BB9">
      <w:pPr>
        <w:pStyle w:val="DefinitionsClauseAshurst"/>
      </w:pPr>
      <w:bookmarkStart w:id="7992" w:name="_Ref144116168"/>
      <w:r w:rsidRPr="00462199">
        <w:rPr>
          <w:b/>
        </w:rPr>
        <w:t>"</w:t>
      </w:r>
      <w:r w:rsidR="00585399">
        <w:rPr>
          <w:b/>
        </w:rPr>
        <w:t>Feedstock Gas</w:t>
      </w:r>
      <w:r w:rsidRPr="00462199">
        <w:rPr>
          <w:b/>
        </w:rPr>
        <w:t xml:space="preserve"> Meter Measurement Point(s)"</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2"/>
    </w:p>
    <w:p w14:paraId="2E94CEA3" w14:textId="0362E3B5" w:rsidR="00D179D6" w:rsidRPr="00462199" w:rsidRDefault="00D179D6" w:rsidP="005B3BB9">
      <w:pPr>
        <w:pStyle w:val="DefinitionsClauseAshurst"/>
      </w:pPr>
      <w:bookmarkStart w:id="7993" w:name="_Ref144116169"/>
      <w:r w:rsidRPr="00462199">
        <w:rPr>
          <w:b/>
        </w:rPr>
        <w:lastRenderedPageBreak/>
        <w:t>"</w:t>
      </w:r>
      <w:r w:rsidR="00585399">
        <w:rPr>
          <w:b/>
        </w:rPr>
        <w:t>Feedstock Gas</w:t>
      </w:r>
      <w:r w:rsidRPr="00462199">
        <w:rPr>
          <w:b/>
        </w:rPr>
        <w:t xml:space="preserve"> Meter Measurement System"</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3"/>
    </w:p>
    <w:p w14:paraId="1DC818DC" w14:textId="15396D05" w:rsidR="00D179D6" w:rsidRPr="00462199" w:rsidRDefault="00D179D6" w:rsidP="005B3BB9">
      <w:pPr>
        <w:pStyle w:val="DefinitionsClauseAshurst"/>
      </w:pPr>
      <w:bookmarkStart w:id="7994" w:name="_Ref144116170"/>
      <w:r w:rsidRPr="00462199">
        <w:rPr>
          <w:b/>
        </w:rPr>
        <w:t>"</w:t>
      </w:r>
      <w:r w:rsidR="00585399">
        <w:rPr>
          <w:b/>
        </w:rPr>
        <w:t>Feedstock Gas</w:t>
      </w:r>
      <w:r w:rsidRPr="00462199">
        <w:rPr>
          <w:b/>
        </w:rPr>
        <w:t xml:space="preserve"> Meter Specification"</w:t>
      </w:r>
      <w:r w:rsidRPr="00462199">
        <w:t xml:space="preserve"> means the specification set out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4"/>
    </w:p>
    <w:p w14:paraId="206E7B01" w14:textId="128B2075" w:rsidR="00D179D6" w:rsidRPr="00462199" w:rsidRDefault="00D179D6" w:rsidP="005B3BB9">
      <w:pPr>
        <w:pStyle w:val="DefinitionsClauseAshurst"/>
      </w:pPr>
      <w:bookmarkStart w:id="7995" w:name="_Ref144116171"/>
      <w:r w:rsidRPr="00462199">
        <w:rPr>
          <w:b/>
        </w:rPr>
        <w:t>"</w:t>
      </w:r>
      <w:r w:rsidR="00585399">
        <w:rPr>
          <w:b/>
        </w:rPr>
        <w:t>Feedstock Gas</w:t>
      </w:r>
      <w:r w:rsidRPr="00462199">
        <w:rPr>
          <w:b/>
        </w:rPr>
        <w:t xml:space="preserve"> Overall Measurement Uncertainty Requirement"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5"/>
    </w:p>
    <w:p w14:paraId="497188FD" w14:textId="1E6089F7" w:rsidR="00D179D6" w:rsidRPr="00462199" w:rsidRDefault="00D179D6" w:rsidP="005B3BB9">
      <w:pPr>
        <w:pStyle w:val="DefinitionsClauseAshurst"/>
      </w:pPr>
      <w:bookmarkStart w:id="7996" w:name="_Ref144116172"/>
      <w:r w:rsidRPr="00462199">
        <w:rPr>
          <w:b/>
        </w:rPr>
        <w:t>"</w:t>
      </w:r>
      <w:r w:rsidR="00585399">
        <w:rPr>
          <w:b/>
        </w:rPr>
        <w:t>Feedstock Gas</w:t>
      </w:r>
      <w:r w:rsidRPr="00462199">
        <w:rPr>
          <w:b/>
        </w:rPr>
        <w:t xml:space="preserve"> Primary Data"</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6"/>
    </w:p>
    <w:p w14:paraId="23A13185" w14:textId="512863D8" w:rsidR="00D179D6" w:rsidRPr="00462199" w:rsidRDefault="00D179D6" w:rsidP="005B3BB9">
      <w:pPr>
        <w:pStyle w:val="DefinitionsClauseAshurst"/>
      </w:pPr>
      <w:bookmarkStart w:id="7997" w:name="_Ref144116173"/>
      <w:r w:rsidRPr="00462199">
        <w:rPr>
          <w:b/>
        </w:rPr>
        <w:t>"</w:t>
      </w:r>
      <w:r w:rsidR="00585399">
        <w:rPr>
          <w:b/>
        </w:rPr>
        <w:t>Feedstock Gas</w:t>
      </w:r>
      <w:r w:rsidRPr="00462199">
        <w:rPr>
          <w:b/>
        </w:rPr>
        <w:t xml:space="preserve"> Secondary Data"</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7997"/>
    </w:p>
    <w:p w14:paraId="79F58C76" w14:textId="6882F1E8" w:rsidR="00D179D6" w:rsidRPr="00462199" w:rsidRDefault="00D179D6" w:rsidP="005B3BB9">
      <w:pPr>
        <w:pStyle w:val="DefinitionsClauseAshurst"/>
      </w:pPr>
      <w:bookmarkStart w:id="7998" w:name="_Ref144116174"/>
      <w:r w:rsidRPr="00462199">
        <w:rPr>
          <w:b/>
        </w:rPr>
        <w:t>"Further Proving Test Response Notice"</w:t>
      </w:r>
      <w:r w:rsidRPr="00462199">
        <w:t xml:space="preserve"> has the meaning given to that term in paragraph </w:t>
      </w:r>
      <w:r w:rsidRPr="00462199">
        <w:fldChar w:fldCharType="begin"/>
      </w:r>
      <w:r w:rsidRPr="00462199">
        <w:instrText xml:space="preserve">  REF _Ref144116487 \r \h \* MERGEFORMAT </w:instrText>
      </w:r>
      <w:r w:rsidRPr="00462199">
        <w:fldChar w:fldCharType="separate"/>
      </w:r>
      <w:del w:id="7999" w:author="Faqir, Sofia (Energy Security)" w:date="2023-11-12T19:47:00Z">
        <w:r w:rsidR="00E473FC" w:rsidRPr="00E473FC">
          <w:rPr>
            <w:color w:val="000000"/>
          </w:rPr>
          <w:delText>4.12(C)(ii)</w:delText>
        </w:r>
      </w:del>
      <w:r w:rsidRPr="00462199">
        <w:fldChar w:fldCharType="end"/>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 - Operations</w:t>
      </w:r>
      <w:r w:rsidRPr="00462199">
        <w:t>);</w:t>
      </w:r>
      <w:bookmarkEnd w:id="7998"/>
    </w:p>
    <w:p w14:paraId="5C1A8034" w14:textId="3660FD52" w:rsidR="00D179D6" w:rsidRPr="00462199" w:rsidRDefault="00D179D6" w:rsidP="005B3BB9">
      <w:pPr>
        <w:pStyle w:val="DefinitionsClauseAshurst"/>
      </w:pPr>
      <w:bookmarkStart w:id="8000" w:name="_Ref144116175"/>
      <w:r w:rsidRPr="00462199">
        <w:rPr>
          <w:b/>
        </w:rPr>
        <w:t>"HSE"</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0"/>
    </w:p>
    <w:p w14:paraId="7FB5361C" w14:textId="2B9D8252" w:rsidR="00D179D6" w:rsidRPr="00462199" w:rsidRDefault="00D179D6" w:rsidP="005B3BB9">
      <w:pPr>
        <w:pStyle w:val="DefinitionsClauseAshurst"/>
      </w:pPr>
      <w:bookmarkStart w:id="8001" w:name="_Ref144116176"/>
      <w:r w:rsidRPr="00462199">
        <w:t>"</w:t>
      </w:r>
      <w:r w:rsidRPr="00462199">
        <w:rPr>
          <w:b/>
        </w:rPr>
        <w:t>Hydrogen Analysis Equipment"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1"/>
    </w:p>
    <w:p w14:paraId="65E9CD9A" w14:textId="76086F86" w:rsidR="00D179D6" w:rsidRPr="00462199" w:rsidRDefault="00D179D6" w:rsidP="005B3BB9">
      <w:pPr>
        <w:pStyle w:val="DefinitionsClauseAshurst"/>
      </w:pPr>
      <w:bookmarkStart w:id="8002" w:name="_Ref144116177"/>
      <w:r w:rsidRPr="00462199">
        <w:t>"</w:t>
      </w:r>
      <w:r w:rsidRPr="00462199">
        <w:rPr>
          <w:b/>
        </w:rPr>
        <w:t>Hydrogen Analysis Equipment Uncertainty Requirement"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2"/>
    </w:p>
    <w:p w14:paraId="5581697B" w14:textId="7556B879" w:rsidR="00D179D6" w:rsidRPr="00462199" w:rsidRDefault="00D179D6" w:rsidP="005B3BB9">
      <w:pPr>
        <w:pStyle w:val="DefinitionsClauseAshurst"/>
      </w:pPr>
      <w:bookmarkStart w:id="8003" w:name="_Ref144116178"/>
      <w:r w:rsidRPr="00462199">
        <w:t>"</w:t>
      </w:r>
      <w:r w:rsidRPr="00462199">
        <w:rPr>
          <w:b/>
        </w:rPr>
        <w:t>Hydrogen Equivalent Energy Flow"</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3"/>
    </w:p>
    <w:p w14:paraId="60B87A09" w14:textId="1F73D9ED" w:rsidR="00D179D6" w:rsidRPr="00462199" w:rsidRDefault="00D179D6" w:rsidP="005B3BB9">
      <w:pPr>
        <w:pStyle w:val="DefinitionsClauseAshurst"/>
      </w:pPr>
      <w:bookmarkStart w:id="8004" w:name="_Ref144116179"/>
      <w:r w:rsidRPr="00462199">
        <w:rPr>
          <w:b/>
        </w:rPr>
        <w:t>"Hydrogen Equivalent Energy Flow Uncertainty Requirement"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4"/>
    </w:p>
    <w:p w14:paraId="202E89C2" w14:textId="7F30C93D" w:rsidR="00D179D6" w:rsidRPr="00462199" w:rsidRDefault="00D179D6" w:rsidP="005B3BB9">
      <w:pPr>
        <w:pStyle w:val="DefinitionsClauseAshurst"/>
      </w:pPr>
      <w:bookmarkStart w:id="8005" w:name="_Ref144116180"/>
      <w:r w:rsidRPr="00462199">
        <w:rPr>
          <w:b/>
        </w:rPr>
        <w:t>"Hydrogen Flow Meter(s)"</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5"/>
    </w:p>
    <w:p w14:paraId="34678CD4" w14:textId="028751A3" w:rsidR="00D179D6" w:rsidRPr="00462199" w:rsidRDefault="00D179D6" w:rsidP="005B3BB9">
      <w:pPr>
        <w:pStyle w:val="DefinitionsClauseAshurst"/>
      </w:pPr>
      <w:bookmarkStart w:id="8006" w:name="_Ref144116181"/>
      <w:r w:rsidRPr="00462199">
        <w:rPr>
          <w:b/>
        </w:rPr>
        <w:t>"Hydrogen Invalid Reporting Unit"</w:t>
      </w:r>
      <w:r w:rsidRPr="00462199">
        <w:t xml:space="preserve"> has the meaning given to that term in paragraph </w:t>
      </w:r>
      <w:r>
        <w:fldChar w:fldCharType="begin"/>
      </w:r>
      <w:r>
        <w:instrText xml:space="preserve"> REF _Ref144116530 \w \h </w:instrText>
      </w:r>
      <w:r>
        <w:fldChar w:fldCharType="separate"/>
      </w:r>
      <w:del w:id="8007" w:author="Faqir, Sofia (Energy Security)" w:date="2023-11-12T19:47:00Z">
        <w:r w:rsidR="00E473FC">
          <w:delText>3.2</w:delText>
        </w:r>
      </w:del>
      <w:r>
        <w:fldChar w:fldCharType="end"/>
      </w:r>
      <w:r w:rsidRPr="00462199">
        <w:t xml:space="preserve"> of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w:t>
      </w:r>
      <w:bookmarkEnd w:id="8006"/>
    </w:p>
    <w:p w14:paraId="03926115" w14:textId="2175A482" w:rsidR="00D179D6" w:rsidRPr="00462199" w:rsidRDefault="00D179D6" w:rsidP="005B3BB9">
      <w:pPr>
        <w:pStyle w:val="DefinitionsClauseAshurst"/>
      </w:pPr>
      <w:bookmarkStart w:id="8008" w:name="_Ref144116182"/>
      <w:r w:rsidRPr="00462199">
        <w:rPr>
          <w:b/>
        </w:rPr>
        <w:t>"Hydrogen Mass Flow Uncertainty Requirement"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8"/>
    </w:p>
    <w:p w14:paraId="21A321B9" w14:textId="47726C97" w:rsidR="00D179D6" w:rsidRPr="00462199" w:rsidRDefault="00D179D6" w:rsidP="005B3BB9">
      <w:pPr>
        <w:pStyle w:val="DefinitionsClauseAshurst"/>
      </w:pPr>
      <w:bookmarkStart w:id="8009" w:name="_Ref144116183"/>
      <w:r w:rsidRPr="00462199">
        <w:rPr>
          <w:b/>
        </w:rPr>
        <w:t>"Hydrogen Measurement Data"</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09"/>
    </w:p>
    <w:p w14:paraId="0A516770" w14:textId="78719049" w:rsidR="00D179D6" w:rsidRPr="00462199" w:rsidRDefault="00D179D6" w:rsidP="005B3BB9">
      <w:pPr>
        <w:pStyle w:val="DefinitionsClauseAshurst"/>
      </w:pPr>
      <w:bookmarkStart w:id="8010" w:name="_Ref144116184"/>
      <w:r w:rsidRPr="00462199">
        <w:rPr>
          <w:b/>
        </w:rPr>
        <w:lastRenderedPageBreak/>
        <w:t>"Hydrogen Meter Measurement Equipment"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0"/>
    </w:p>
    <w:p w14:paraId="6FF9F420" w14:textId="03A0A20D" w:rsidR="00D179D6" w:rsidRPr="00462199" w:rsidRDefault="00D179D6" w:rsidP="005B3BB9">
      <w:pPr>
        <w:pStyle w:val="DefinitionsClauseAshurst"/>
      </w:pPr>
      <w:bookmarkStart w:id="8011" w:name="_Ref144116185"/>
      <w:r w:rsidRPr="00462199">
        <w:rPr>
          <w:b/>
        </w:rPr>
        <w:t>"Hydrogen Meter Measurement Point(s)"</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1"/>
    </w:p>
    <w:p w14:paraId="6317518E" w14:textId="72D7741F" w:rsidR="00D179D6" w:rsidRPr="00462199" w:rsidRDefault="00D179D6" w:rsidP="005B3BB9">
      <w:pPr>
        <w:pStyle w:val="DefinitionsClauseAshurst"/>
      </w:pPr>
      <w:bookmarkStart w:id="8012" w:name="_Ref144116186"/>
      <w:r w:rsidRPr="00462199">
        <w:rPr>
          <w:b/>
        </w:rPr>
        <w:t>"Hydrogen Meter Measurement System"</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2"/>
    </w:p>
    <w:p w14:paraId="10A09E03" w14:textId="18E4B2B5" w:rsidR="00D179D6" w:rsidRPr="00462199" w:rsidRDefault="00D179D6" w:rsidP="005B3BB9">
      <w:pPr>
        <w:pStyle w:val="DefinitionsClauseAshurst"/>
      </w:pPr>
      <w:bookmarkStart w:id="8013" w:name="_Ref144116187"/>
      <w:r w:rsidRPr="00462199">
        <w:rPr>
          <w:b/>
        </w:rPr>
        <w:t xml:space="preserve">"Hydrogen Meter Specification" </w:t>
      </w:r>
      <w:r w:rsidRPr="00462199">
        <w:t xml:space="preserve">means the specification set out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3"/>
    </w:p>
    <w:p w14:paraId="7CDAA25E" w14:textId="28DB30EB" w:rsidR="00D179D6" w:rsidRPr="00462199" w:rsidRDefault="00D179D6" w:rsidP="005B3BB9">
      <w:pPr>
        <w:pStyle w:val="DefinitionsClauseAshurst"/>
      </w:pPr>
      <w:bookmarkStart w:id="8014" w:name="_Ref144116188"/>
      <w:r w:rsidRPr="00462199">
        <w:rPr>
          <w:b/>
        </w:rPr>
        <w:t>"Hydrogen Overall Measurement Uncertainty Requirement"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Specifications</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4"/>
    </w:p>
    <w:p w14:paraId="6A93E2B6" w14:textId="32689552" w:rsidR="00D179D6" w:rsidRPr="00462199" w:rsidRDefault="00D179D6" w:rsidP="005B3BB9">
      <w:pPr>
        <w:pStyle w:val="DefinitionsClauseAshurst"/>
      </w:pPr>
      <w:bookmarkStart w:id="8015" w:name="_Ref144116189"/>
      <w:r w:rsidRPr="00462199">
        <w:rPr>
          <w:b/>
        </w:rPr>
        <w:t>"Hydrogen Primary Data"</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5"/>
    </w:p>
    <w:p w14:paraId="466D55FB" w14:textId="775A2638" w:rsidR="00D179D6" w:rsidRPr="00462199" w:rsidRDefault="00D179D6" w:rsidP="005B3BB9">
      <w:pPr>
        <w:pStyle w:val="DefinitionsClauseAshurst"/>
      </w:pPr>
      <w:bookmarkStart w:id="8016" w:name="_Ref144116190"/>
      <w:r w:rsidRPr="00462199">
        <w:rPr>
          <w:b/>
        </w:rPr>
        <w:t>"Hydrogen Secondary Data"</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16"/>
    </w:p>
    <w:p w14:paraId="6B884D4E" w14:textId="77777777" w:rsidR="00D179D6" w:rsidRPr="00462199" w:rsidRDefault="00D179D6" w:rsidP="005B3BB9">
      <w:pPr>
        <w:pStyle w:val="DefinitionsClauseAshurst"/>
      </w:pPr>
      <w:bookmarkStart w:id="8017" w:name="_Ref144116191"/>
      <w:r w:rsidRPr="00462199">
        <w:rPr>
          <w:b/>
        </w:rPr>
        <w:t>"Inaccurate Measurement Data"</w:t>
      </w:r>
      <w:r w:rsidRPr="00462199">
        <w:t xml:space="preserve"> means any Measurement Data which is generated in circumstances where:</w:t>
      </w:r>
      <w:bookmarkEnd w:id="8017"/>
    </w:p>
    <w:p w14:paraId="670AA258" w14:textId="77777777" w:rsidR="00D179D6" w:rsidRPr="00462199" w:rsidRDefault="00D179D6" w:rsidP="00EF1691">
      <w:pPr>
        <w:pStyle w:val="DefinitionsAshurst"/>
      </w:pPr>
      <w:bookmarkStart w:id="8018" w:name="_Ref144116192"/>
      <w:r w:rsidRPr="00462199">
        <w:t>the relevant Meter Measurement System recording such Measurement Data does not meet the relevant Overall Measurement Uncertainty Requirement;</w:t>
      </w:r>
      <w:bookmarkEnd w:id="8018"/>
    </w:p>
    <w:p w14:paraId="1E02F14C" w14:textId="77777777" w:rsidR="00D179D6" w:rsidRPr="00462199" w:rsidRDefault="00D179D6" w:rsidP="00EF1691">
      <w:pPr>
        <w:pStyle w:val="DefinitionsAshurst"/>
      </w:pPr>
      <w:bookmarkStart w:id="8019" w:name="_Ref144116193"/>
      <w:r w:rsidRPr="00462199">
        <w:t>the relevant Meter Measurement System recording such Measurement Data drifts beyond the permitted specification as determined by the BPCS technology deployed by such Meter Measurement System which is notified by the Producer to the LCHA Counterparty;</w:t>
      </w:r>
      <w:bookmarkEnd w:id="8019"/>
    </w:p>
    <w:p w14:paraId="71EFB697" w14:textId="77777777" w:rsidR="00D179D6" w:rsidRPr="00462199" w:rsidRDefault="00D179D6" w:rsidP="00EF1691">
      <w:pPr>
        <w:pStyle w:val="DefinitionsAshurst"/>
      </w:pPr>
      <w:bookmarkStart w:id="8020" w:name="_Ref144116194"/>
      <w:r w:rsidRPr="00462199">
        <w:t>there is an error in a correction factor or scaling factor within the BPCS;</w:t>
      </w:r>
      <w:bookmarkEnd w:id="8020"/>
    </w:p>
    <w:p w14:paraId="143CB1B9" w14:textId="77777777" w:rsidR="00D179D6" w:rsidRPr="00462199" w:rsidRDefault="00D179D6" w:rsidP="00EF1691">
      <w:pPr>
        <w:pStyle w:val="DefinitionsAshurst"/>
      </w:pPr>
      <w:bookmarkStart w:id="8021" w:name="_Ref144116195"/>
      <w:r w:rsidRPr="00462199">
        <w:t>there is an error in the transcription from the BPCS to the LCHA Counterparty; and/or</w:t>
      </w:r>
      <w:bookmarkEnd w:id="8021"/>
    </w:p>
    <w:p w14:paraId="777ACB37" w14:textId="77777777" w:rsidR="00D179D6" w:rsidRPr="00462199" w:rsidRDefault="00D179D6" w:rsidP="00EF1691">
      <w:pPr>
        <w:pStyle w:val="DefinitionsAshurst"/>
      </w:pPr>
      <w:bookmarkStart w:id="8022" w:name="_Ref144116196"/>
      <w:r w:rsidRPr="00462199">
        <w:t>the Meter Measurement System is otherwise incorrectly recording data;</w:t>
      </w:r>
      <w:bookmarkEnd w:id="8022"/>
    </w:p>
    <w:p w14:paraId="3CD2E1FC" w14:textId="77777777" w:rsidR="00D179D6" w:rsidRPr="00462199" w:rsidRDefault="00D179D6" w:rsidP="005B3BB9">
      <w:pPr>
        <w:pStyle w:val="DefinitionsClauseAshurst"/>
      </w:pPr>
      <w:bookmarkStart w:id="8023" w:name="_Ref144116197"/>
      <w:r w:rsidRPr="00462199">
        <w:rPr>
          <w:b/>
        </w:rPr>
        <w:t>"Invalid Reporting Unit"</w:t>
      </w:r>
      <w:r w:rsidRPr="00462199">
        <w:t xml:space="preserve"> means each of:</w:t>
      </w:r>
      <w:bookmarkEnd w:id="8023"/>
    </w:p>
    <w:p w14:paraId="013454B2" w14:textId="3B313DA6" w:rsidR="00D179D6" w:rsidRPr="00462199" w:rsidRDefault="00D179D6" w:rsidP="00EF1691">
      <w:pPr>
        <w:pStyle w:val="DefinitionsAshurst"/>
      </w:pPr>
      <w:bookmarkStart w:id="8024" w:name="_Ref144116198"/>
      <w:r w:rsidRPr="00462199">
        <w:t xml:space="preserve">a </w:t>
      </w:r>
      <w:r w:rsidR="00585399">
        <w:t>Feedstock Gas</w:t>
      </w:r>
      <w:r w:rsidRPr="00462199">
        <w:t xml:space="preserve"> Invalid Reporting Unit in the case of a </w:t>
      </w:r>
      <w:r w:rsidR="00585399">
        <w:t>Feedstock Gas</w:t>
      </w:r>
      <w:r w:rsidRPr="00462199">
        <w:t xml:space="preserve"> Meter Measurement System;</w:t>
      </w:r>
      <w:bookmarkEnd w:id="8024"/>
    </w:p>
    <w:p w14:paraId="4FA1E377" w14:textId="77777777" w:rsidR="00D179D6" w:rsidRPr="00462199" w:rsidRDefault="00D179D6" w:rsidP="00EF1691">
      <w:pPr>
        <w:pStyle w:val="DefinitionsAshurst"/>
      </w:pPr>
      <w:bookmarkStart w:id="8025" w:name="_Ref144116199"/>
      <w:r w:rsidRPr="00462199">
        <w:t>a Hydrogen Invalid Reporting Unit in the case of a Hydrogen Meter Measurement System;</w:t>
      </w:r>
      <w:bookmarkEnd w:id="8025"/>
    </w:p>
    <w:p w14:paraId="10A02BEB" w14:textId="77777777" w:rsidR="00D179D6" w:rsidRPr="00462199" w:rsidRDefault="00D179D6" w:rsidP="00EF1691">
      <w:pPr>
        <w:pStyle w:val="DefinitionsAshurst"/>
      </w:pPr>
      <w:bookmarkStart w:id="8026" w:name="_Ref144116200"/>
      <w:r w:rsidRPr="00462199">
        <w:t>a Water Invalid Reporting Unit in the case of a Water Meter Measurement System;</w:t>
      </w:r>
      <w:bookmarkEnd w:id="8026"/>
    </w:p>
    <w:p w14:paraId="6BC19396" w14:textId="77777777" w:rsidR="00D179D6" w:rsidRPr="00462199" w:rsidRDefault="00D179D6" w:rsidP="00EF1691">
      <w:pPr>
        <w:pStyle w:val="DefinitionsAshurst"/>
      </w:pPr>
      <w:bookmarkStart w:id="8027" w:name="_Ref144116201"/>
      <w:r w:rsidRPr="00462199">
        <w:t>an Electricity Invalid Reporting Unit in the case of an Electricity Meter Measurement System; and/or</w:t>
      </w:r>
      <w:bookmarkEnd w:id="8027"/>
    </w:p>
    <w:p w14:paraId="7C47CAB0" w14:textId="77777777" w:rsidR="00D179D6" w:rsidRPr="00462199" w:rsidRDefault="00D179D6" w:rsidP="00EF1691">
      <w:pPr>
        <w:pStyle w:val="DefinitionsAshurst"/>
      </w:pPr>
      <w:bookmarkStart w:id="8028" w:name="_Ref144116202"/>
      <w:r w:rsidRPr="00462199">
        <w:lastRenderedPageBreak/>
        <w:t>an Oxygen Invalid Reporting Unit in the case of an Oxygen Meter Measurement System;</w:t>
      </w:r>
      <w:bookmarkEnd w:id="8028"/>
    </w:p>
    <w:p w14:paraId="6937C309" w14:textId="1C539376" w:rsidR="00D179D6" w:rsidRPr="00462199" w:rsidRDefault="00D179D6" w:rsidP="005B3BB9">
      <w:pPr>
        <w:pStyle w:val="DefinitionsClauseAshurst"/>
      </w:pPr>
      <w:bookmarkStart w:id="8029" w:name="_Ref144116203"/>
      <w:r w:rsidRPr="00462199">
        <w:rPr>
          <w:b/>
        </w:rPr>
        <w:t>"LCHA Meter Audit"</w:t>
      </w:r>
      <w:r w:rsidRPr="00462199">
        <w:t xml:space="preserve"> means an audit, check, examination or inspection conducted by the LCHA Counterparty and/or its appointed representative in accordance with </w:t>
      </w:r>
      <w:r>
        <w:fldChar w:fldCharType="begin"/>
      </w:r>
      <w:r>
        <w:instrText xml:space="preserve"> REF Annex9PartB \h </w:instrText>
      </w:r>
      <w:r>
        <w:fldChar w:fldCharType="separate"/>
      </w:r>
      <w:r w:rsidR="00E473FC" w:rsidRPr="00462199">
        <w:t>Part B</w:t>
      </w:r>
      <w:r>
        <w:fldChar w:fldCharType="end"/>
      </w:r>
      <w:r w:rsidRPr="00462199">
        <w:t xml:space="preserve"> (</w:t>
      </w:r>
      <w:r w:rsidRPr="00462199">
        <w:rPr>
          <w:i/>
        </w:rPr>
        <w:t>Meter Measurement System - Technical Assurance</w:t>
      </w:r>
      <w:r w:rsidRPr="00462199">
        <w:t xml:space="preserve">) with such frequency as is considered necessary by the LCHA Counterparty in accordance with paragraph </w:t>
      </w:r>
      <w:r>
        <w:fldChar w:fldCharType="begin"/>
      </w:r>
      <w:r>
        <w:instrText xml:space="preserve"> REF _Ref144116414 \w \h </w:instrText>
      </w:r>
      <w:r>
        <w:fldChar w:fldCharType="separate"/>
      </w:r>
      <w:del w:id="8030" w:author="Faqir, Sofia (Energy Security)" w:date="2023-11-12T19:47:00Z">
        <w:r w:rsidR="00E473FC">
          <w:delText>4.1</w:delText>
        </w:r>
      </w:del>
      <w:r>
        <w:fldChar w:fldCharType="end"/>
      </w:r>
      <w:r w:rsidRPr="00462199">
        <w:t xml:space="preserve"> of </w:t>
      </w:r>
      <w:r>
        <w:fldChar w:fldCharType="begin"/>
      </w:r>
      <w:r>
        <w:instrText xml:space="preserve"> REF Annex9PartB \h </w:instrText>
      </w:r>
      <w:r>
        <w:fldChar w:fldCharType="separate"/>
      </w:r>
      <w:r w:rsidR="00E473FC" w:rsidRPr="00462199">
        <w:t>Part B</w:t>
      </w:r>
      <w:r>
        <w:fldChar w:fldCharType="end"/>
      </w:r>
      <w:r w:rsidRPr="00462199">
        <w:t xml:space="preserve"> (</w:t>
      </w:r>
      <w:r w:rsidRPr="00462199">
        <w:rPr>
          <w:i/>
        </w:rPr>
        <w:t>Meter Measurement System - Technical Assurance</w:t>
      </w:r>
      <w:r w:rsidRPr="00462199">
        <w:t>), acting reasonably;</w:t>
      </w:r>
      <w:bookmarkEnd w:id="8029"/>
    </w:p>
    <w:p w14:paraId="1B422F47" w14:textId="20805D9C" w:rsidR="00D179D6" w:rsidRPr="00462199" w:rsidRDefault="00D179D6" w:rsidP="005B3BB9">
      <w:pPr>
        <w:pStyle w:val="DefinitionsClauseAshurst"/>
      </w:pPr>
      <w:bookmarkStart w:id="8031" w:name="_Ref144116204"/>
      <w:r w:rsidRPr="00462199">
        <w:rPr>
          <w:b/>
        </w:rPr>
        <w:t>"Measured Electricity Input"</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1"/>
    </w:p>
    <w:p w14:paraId="551C65B2" w14:textId="2E90601E" w:rsidR="00D179D6" w:rsidRPr="00462199" w:rsidRDefault="00D179D6" w:rsidP="005B3BB9">
      <w:pPr>
        <w:pStyle w:val="DefinitionsClauseAshurst"/>
      </w:pPr>
      <w:bookmarkStart w:id="8032" w:name="_Ref144116205"/>
      <w:r w:rsidRPr="00462199">
        <w:rPr>
          <w:b/>
        </w:rPr>
        <w:t xml:space="preserve">"Measured </w:t>
      </w:r>
      <w:r w:rsidR="00585399">
        <w:rPr>
          <w:b/>
        </w:rPr>
        <w:t>Feedstock Gas</w:t>
      </w:r>
      <w:r w:rsidRPr="00462199">
        <w:rPr>
          <w:b/>
        </w:rPr>
        <w:t xml:space="preserve"> Carbon Content"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2"/>
    </w:p>
    <w:p w14:paraId="3D7652A1" w14:textId="52C71086" w:rsidR="00D179D6" w:rsidRPr="00462199" w:rsidRDefault="00D179D6" w:rsidP="005B3BB9">
      <w:pPr>
        <w:pStyle w:val="DefinitionsClauseAshurst"/>
      </w:pPr>
      <w:bookmarkStart w:id="8033" w:name="_Ref144116206"/>
      <w:r w:rsidRPr="00462199">
        <w:rPr>
          <w:b/>
        </w:rPr>
        <w:t xml:space="preserve">"Measured </w:t>
      </w:r>
      <w:r w:rsidR="00585399">
        <w:rPr>
          <w:b/>
        </w:rPr>
        <w:t>Feedstock Gas</w:t>
      </w:r>
      <w:r w:rsidRPr="00462199">
        <w:rPr>
          <w:b/>
        </w:rPr>
        <w:t xml:space="preserve"> Energy Input"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3"/>
    </w:p>
    <w:p w14:paraId="7F4CB2B7" w14:textId="02A92951" w:rsidR="00D179D6" w:rsidRPr="00462199" w:rsidRDefault="00D179D6" w:rsidP="005B3BB9">
      <w:pPr>
        <w:pStyle w:val="DefinitionsClauseAshurst"/>
      </w:pPr>
      <w:bookmarkStart w:id="8034" w:name="_Ref144116207"/>
      <w:r w:rsidRPr="00462199">
        <w:rPr>
          <w:b/>
        </w:rPr>
        <w:t xml:space="preserve">"Measured </w:t>
      </w:r>
      <w:r w:rsidR="00585399">
        <w:rPr>
          <w:b/>
        </w:rPr>
        <w:t>Feedstock Gas</w:t>
      </w:r>
      <w:r w:rsidRPr="00462199">
        <w:rPr>
          <w:b/>
        </w:rPr>
        <w:t xml:space="preserve"> Energy Input Uncertainty Requirement"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4"/>
    </w:p>
    <w:p w14:paraId="3C711A94" w14:textId="255E7A6D" w:rsidR="00D179D6" w:rsidRPr="00462199" w:rsidRDefault="00D179D6" w:rsidP="005B3BB9">
      <w:pPr>
        <w:pStyle w:val="DefinitionsClauseAshurst"/>
      </w:pPr>
      <w:bookmarkStart w:id="8035" w:name="_Ref144116208"/>
      <w:r w:rsidRPr="00462199">
        <w:rPr>
          <w:b/>
        </w:rPr>
        <w:t xml:space="preserve">"Measured </w:t>
      </w:r>
      <w:r w:rsidR="00585399">
        <w:rPr>
          <w:b/>
        </w:rPr>
        <w:t>Feedstock Gas</w:t>
      </w:r>
      <w:r w:rsidRPr="00462199">
        <w:rPr>
          <w:b/>
        </w:rPr>
        <w:t xml:space="preserve"> Mass Input"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5"/>
    </w:p>
    <w:p w14:paraId="5A158298" w14:textId="24097BA9" w:rsidR="00D179D6" w:rsidRPr="00462199" w:rsidRDefault="00D179D6" w:rsidP="005B3BB9">
      <w:pPr>
        <w:pStyle w:val="DefinitionsClauseAshurst"/>
      </w:pPr>
      <w:bookmarkStart w:id="8036" w:name="_Ref144116209"/>
      <w:r w:rsidRPr="00462199">
        <w:rPr>
          <w:b/>
        </w:rPr>
        <w:t xml:space="preserve">"Measured </w:t>
      </w:r>
      <w:r w:rsidR="00585399">
        <w:rPr>
          <w:b/>
        </w:rPr>
        <w:t>Feedstock Gas</w:t>
      </w:r>
      <w:r w:rsidRPr="00462199">
        <w:rPr>
          <w:b/>
        </w:rPr>
        <w:t xml:space="preserve"> Mass Input Uncertainty Requirement"</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6"/>
    </w:p>
    <w:p w14:paraId="063FF177" w14:textId="299656A2" w:rsidR="00D179D6" w:rsidRPr="00462199" w:rsidRDefault="00D179D6" w:rsidP="005B3BB9">
      <w:pPr>
        <w:pStyle w:val="DefinitionsClauseAshurst"/>
      </w:pPr>
      <w:bookmarkStart w:id="8037" w:name="_Ref144116210"/>
      <w:r w:rsidRPr="00462199">
        <w:rPr>
          <w:b/>
        </w:rPr>
        <w:t>"Measured Hydrogen Output"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7"/>
    </w:p>
    <w:p w14:paraId="5E1F1973" w14:textId="363078EB" w:rsidR="00D179D6" w:rsidRPr="00462199" w:rsidRDefault="00D179D6" w:rsidP="005B3BB9">
      <w:pPr>
        <w:pStyle w:val="DefinitionsClauseAshurst"/>
      </w:pPr>
      <w:bookmarkStart w:id="8038" w:name="_Ref144116211"/>
      <w:r w:rsidRPr="00462199">
        <w:rPr>
          <w:b/>
        </w:rPr>
        <w:t>"Measured Hydrogen Output Uncertainty Requirement"</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8"/>
    </w:p>
    <w:p w14:paraId="6A204BF5" w14:textId="43204B4F" w:rsidR="00D179D6" w:rsidRPr="00462199" w:rsidRDefault="00D179D6" w:rsidP="005B3BB9">
      <w:pPr>
        <w:pStyle w:val="DefinitionsClauseAshurst"/>
      </w:pPr>
      <w:bookmarkStart w:id="8039" w:name="_Ref144116212"/>
      <w:r w:rsidRPr="00462199">
        <w:rPr>
          <w:b/>
        </w:rPr>
        <w:t>"Measured Oxygen Input"</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39"/>
    </w:p>
    <w:p w14:paraId="740EE784" w14:textId="150A89C5" w:rsidR="00D179D6" w:rsidRPr="00462199" w:rsidRDefault="00D179D6" w:rsidP="005B3BB9">
      <w:pPr>
        <w:pStyle w:val="DefinitionsClauseAshurst"/>
      </w:pPr>
      <w:bookmarkStart w:id="8040" w:name="_Ref144116213"/>
      <w:r w:rsidRPr="00462199">
        <w:t>"</w:t>
      </w:r>
      <w:r w:rsidRPr="00462199">
        <w:rPr>
          <w:b/>
        </w:rPr>
        <w:t>Measured Water Input"</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40"/>
    </w:p>
    <w:p w14:paraId="7AD4BA45" w14:textId="77777777" w:rsidR="00D179D6" w:rsidRPr="00462199" w:rsidRDefault="00D179D6" w:rsidP="005B3BB9">
      <w:pPr>
        <w:pStyle w:val="DefinitionsClauseAshurst"/>
      </w:pPr>
      <w:bookmarkStart w:id="8041" w:name="_Ref144116214"/>
      <w:r w:rsidRPr="00462199">
        <w:rPr>
          <w:b/>
        </w:rPr>
        <w:t>"Measurement Data"</w:t>
      </w:r>
      <w:r w:rsidRPr="00462199">
        <w:t xml:space="preserve"> means each of, as applicable, the:</w:t>
      </w:r>
      <w:bookmarkEnd w:id="8041"/>
    </w:p>
    <w:p w14:paraId="4DFAEB11" w14:textId="77777777" w:rsidR="00D179D6" w:rsidRPr="00462199" w:rsidRDefault="00D179D6" w:rsidP="00EF1691">
      <w:pPr>
        <w:pStyle w:val="DefinitionsAshurst"/>
      </w:pPr>
      <w:bookmarkStart w:id="8042" w:name="_Ref144116215"/>
      <w:r w:rsidRPr="00462199">
        <w:t>Hydrogen Measurement Data;</w:t>
      </w:r>
      <w:bookmarkEnd w:id="8042"/>
    </w:p>
    <w:p w14:paraId="2E18CAB6" w14:textId="77777777" w:rsidR="00D179D6" w:rsidRPr="00462199" w:rsidRDefault="00D179D6" w:rsidP="00EF1691">
      <w:pPr>
        <w:pStyle w:val="DefinitionsAshurst"/>
      </w:pPr>
      <w:bookmarkStart w:id="8043" w:name="_Ref144116216"/>
      <w:r w:rsidRPr="00462199">
        <w:t>Electricity Measurement Data</w:t>
      </w:r>
      <w:bookmarkEnd w:id="8043"/>
    </w:p>
    <w:p w14:paraId="0825724D" w14:textId="77777777" w:rsidR="00D179D6" w:rsidRPr="00462199" w:rsidRDefault="00D179D6" w:rsidP="00EF1691">
      <w:pPr>
        <w:pStyle w:val="DefinitionsAshurst"/>
      </w:pPr>
      <w:bookmarkStart w:id="8044" w:name="_Ref144116217"/>
      <w:r w:rsidRPr="00462199">
        <w:t>Water Measurement Data;</w:t>
      </w:r>
      <w:bookmarkEnd w:id="8044"/>
    </w:p>
    <w:p w14:paraId="1F9EA0B5" w14:textId="65189E7F" w:rsidR="00D179D6" w:rsidRPr="00462199" w:rsidRDefault="00585399" w:rsidP="00EF1691">
      <w:pPr>
        <w:pStyle w:val="DefinitionsAshurst"/>
      </w:pPr>
      <w:bookmarkStart w:id="8045" w:name="_Ref144116218"/>
      <w:r>
        <w:t>Feedstock Gas</w:t>
      </w:r>
      <w:r w:rsidR="00D179D6" w:rsidRPr="00462199">
        <w:t xml:space="preserve"> Measurement Data; and</w:t>
      </w:r>
      <w:bookmarkEnd w:id="8045"/>
    </w:p>
    <w:p w14:paraId="23880417" w14:textId="77777777" w:rsidR="00D179D6" w:rsidRPr="00462199" w:rsidRDefault="00D179D6" w:rsidP="00EF1691">
      <w:pPr>
        <w:pStyle w:val="DefinitionsAshurst"/>
      </w:pPr>
      <w:bookmarkStart w:id="8046" w:name="_Ref144116219"/>
      <w:r w:rsidRPr="00462199">
        <w:lastRenderedPageBreak/>
        <w:t>Oxygen Measurement Data;</w:t>
      </w:r>
      <w:bookmarkEnd w:id="8046"/>
    </w:p>
    <w:p w14:paraId="3411B302" w14:textId="77777777" w:rsidR="00D179D6" w:rsidRPr="00462199" w:rsidRDefault="00D179D6" w:rsidP="005B3BB9">
      <w:pPr>
        <w:pStyle w:val="DefinitionsClauseAshurst"/>
      </w:pPr>
      <w:bookmarkStart w:id="8047" w:name="_Ref144116220"/>
      <w:r w:rsidRPr="00462199">
        <w:rPr>
          <w:b/>
        </w:rPr>
        <w:t>"Measurement Point(s)"</w:t>
      </w:r>
      <w:r w:rsidRPr="00462199">
        <w:t xml:space="preserve"> means each of, as applicable, the:</w:t>
      </w:r>
      <w:bookmarkEnd w:id="8047"/>
    </w:p>
    <w:p w14:paraId="260D2699" w14:textId="77777777" w:rsidR="00D179D6" w:rsidRPr="00462199" w:rsidRDefault="00D179D6" w:rsidP="00EF1691">
      <w:pPr>
        <w:pStyle w:val="DefinitionsAshurst"/>
      </w:pPr>
      <w:bookmarkStart w:id="8048" w:name="_Ref144116221"/>
      <w:r w:rsidRPr="00462199">
        <w:t>Hydrogen Meter Measurement Point(s);</w:t>
      </w:r>
      <w:bookmarkEnd w:id="8048"/>
    </w:p>
    <w:p w14:paraId="618E9160" w14:textId="77777777" w:rsidR="00D179D6" w:rsidRPr="00462199" w:rsidRDefault="00D179D6" w:rsidP="00EF1691">
      <w:pPr>
        <w:pStyle w:val="DefinitionsAshurst"/>
      </w:pPr>
      <w:bookmarkStart w:id="8049" w:name="_Ref144116222"/>
      <w:r w:rsidRPr="00462199">
        <w:t>Electricity Meter Measurement Point(s);</w:t>
      </w:r>
      <w:bookmarkEnd w:id="8049"/>
    </w:p>
    <w:p w14:paraId="356BE8E4" w14:textId="77777777" w:rsidR="00D179D6" w:rsidRPr="00462199" w:rsidRDefault="00D179D6" w:rsidP="00EF1691">
      <w:pPr>
        <w:pStyle w:val="DefinitionsAshurst"/>
      </w:pPr>
      <w:bookmarkStart w:id="8050" w:name="_Ref144116223"/>
      <w:r w:rsidRPr="00462199">
        <w:t>Water Meter Measurement Point(s);</w:t>
      </w:r>
      <w:bookmarkEnd w:id="8050"/>
    </w:p>
    <w:p w14:paraId="07D24494" w14:textId="0D9016FB" w:rsidR="00D179D6" w:rsidRPr="00462199" w:rsidRDefault="00585399" w:rsidP="00EF1691">
      <w:pPr>
        <w:pStyle w:val="DefinitionsAshurst"/>
      </w:pPr>
      <w:bookmarkStart w:id="8051" w:name="_Ref144116224"/>
      <w:r>
        <w:t>Feedstock Gas</w:t>
      </w:r>
      <w:r w:rsidR="00D179D6" w:rsidRPr="00462199">
        <w:t xml:space="preserve"> Meter Measurement Point(s); and</w:t>
      </w:r>
      <w:bookmarkEnd w:id="8051"/>
    </w:p>
    <w:p w14:paraId="289D9BC3" w14:textId="77777777" w:rsidR="00D179D6" w:rsidRPr="00462199" w:rsidRDefault="00D179D6" w:rsidP="00EF1691">
      <w:pPr>
        <w:pStyle w:val="DefinitionsAshurst"/>
      </w:pPr>
      <w:bookmarkStart w:id="8052" w:name="_Ref144116225"/>
      <w:r w:rsidRPr="00462199">
        <w:t>Oxygen Meter Measurement Point(s);</w:t>
      </w:r>
      <w:bookmarkEnd w:id="8052"/>
    </w:p>
    <w:p w14:paraId="416D51F2" w14:textId="1A476A6F" w:rsidR="00D179D6" w:rsidRPr="00462199" w:rsidRDefault="00D179D6" w:rsidP="005B3BB9">
      <w:pPr>
        <w:pStyle w:val="DefinitionsClauseAshurst"/>
      </w:pPr>
      <w:bookmarkStart w:id="8053" w:name="_Ref144116226"/>
      <w:r w:rsidRPr="00462199">
        <w:rPr>
          <w:b/>
        </w:rPr>
        <w:t>"Measurement Uncertainty Assessment"</w:t>
      </w:r>
      <w:r w:rsidRPr="00462199">
        <w:t xml:space="preserve"> has the meaning given to that term in paragraph </w:t>
      </w:r>
      <w:r>
        <w:fldChar w:fldCharType="begin"/>
      </w:r>
      <w:r>
        <w:instrText xml:space="preserve"> REF _Ref144116330 \w \h </w:instrText>
      </w:r>
      <w:r>
        <w:fldChar w:fldCharType="separate"/>
      </w:r>
      <w:del w:id="8054" w:author="Faqir, Sofia (Energy Security)" w:date="2023-11-12T19:47:00Z">
        <w:r w:rsidR="00E473FC">
          <w:delText>3.17</w:delText>
        </w:r>
      </w:del>
      <w:r>
        <w:fldChar w:fldCharType="end"/>
      </w:r>
      <w:r w:rsidRPr="00462199">
        <w:t xml:space="preserve"> (</w:t>
      </w:r>
      <w:r w:rsidRPr="00462199">
        <w:rPr>
          <w:i/>
        </w:rPr>
        <w:t>Measurement uncertainty requirement</w:t>
      </w:r>
      <w:r w:rsidRPr="00462199">
        <w:t xml:space="preserve">) of </w:t>
      </w:r>
      <w:commentRangeStart w:id="8055"/>
      <w:r>
        <w:fldChar w:fldCharType="begin"/>
      </w:r>
      <w:r>
        <w:instrText xml:space="preserve"> REF Annex9PartB \h </w:instrText>
      </w:r>
      <w:r>
        <w:fldChar w:fldCharType="separate"/>
      </w:r>
      <w:del w:id="8056" w:author="Faqir, Sofia (Energy Security)" w:date="2023-11-12T19:47:00Z">
        <w:r w:rsidR="00E473FC" w:rsidRPr="00462199">
          <w:delText xml:space="preserve">Part </w:delText>
        </w:r>
      </w:del>
      <w:ins w:id="8057" w:author="Deutsch, Richard (Energy Security)" w:date="2023-11-07T15:32:00Z">
        <w:del w:id="8058" w:author="Faqir, Sofia (Energy Security)" w:date="2023-11-12T19:47:00Z">
          <w:r w:rsidR="00A13E7C">
            <w:delText>A</w:delText>
          </w:r>
        </w:del>
      </w:ins>
      <w:del w:id="8059" w:author="Faqir, Sofia (Energy Security)" w:date="2023-11-12T19:47:00Z">
        <w:r w:rsidR="00E473FC" w:rsidRPr="00462199" w:rsidDel="00A13E7C">
          <w:delText>B</w:delText>
        </w:r>
      </w:del>
      <w:r>
        <w:fldChar w:fldCharType="end"/>
      </w:r>
      <w:commentRangeEnd w:id="8055"/>
      <w:r w:rsidR="00680992" w:rsidRPr="00462199">
        <w:rPr>
          <w:rStyle w:val="CommentReference"/>
          <w:rFonts w:ascii="Arial" w:hAnsi="Arial"/>
          <w:sz w:val="20"/>
          <w:szCs w:val="20"/>
        </w:rPr>
        <w:commentReference w:id="8055"/>
      </w:r>
      <w:r w:rsidRPr="00462199">
        <w:t xml:space="preserve"> (</w:t>
      </w:r>
      <w:r w:rsidRPr="00462199">
        <w:rPr>
          <w:i/>
        </w:rPr>
        <w:t xml:space="preserve">Meter Measurement System – </w:t>
      </w:r>
      <w:r w:rsidR="00171B46">
        <w:rPr>
          <w:i/>
        </w:rPr>
        <w:t>General</w:t>
      </w:r>
      <w:r w:rsidRPr="00462199">
        <w:t>);</w:t>
      </w:r>
      <w:bookmarkEnd w:id="8053"/>
    </w:p>
    <w:p w14:paraId="19ED7D0B" w14:textId="4025C9E1" w:rsidR="00D179D6" w:rsidRPr="00462199" w:rsidRDefault="00D179D6" w:rsidP="005B3BB9">
      <w:pPr>
        <w:pStyle w:val="DefinitionsClauseAshurst"/>
      </w:pPr>
      <w:bookmarkStart w:id="8060" w:name="_Ref144116227"/>
      <w:r w:rsidRPr="00462199">
        <w:rPr>
          <w:b/>
        </w:rPr>
        <w:t>"Meter(s)"</w:t>
      </w:r>
      <w:r w:rsidRPr="00462199">
        <w:t xml:space="preserve"> means any Hydrogen Flow Meter, Electricity Meter, Water Flow Meter, </w:t>
      </w:r>
      <w:r w:rsidR="00585399">
        <w:t>Feedstock Gas</w:t>
      </w:r>
      <w:r w:rsidRPr="00462199">
        <w:t xml:space="preserve"> Flow Meter or Oxygen Flow Meter;</w:t>
      </w:r>
      <w:bookmarkEnd w:id="8060"/>
    </w:p>
    <w:p w14:paraId="46E2D774" w14:textId="77777777" w:rsidR="00D179D6" w:rsidRPr="00462199" w:rsidRDefault="00D179D6" w:rsidP="005B3BB9">
      <w:pPr>
        <w:pStyle w:val="DefinitionsClauseAshurst"/>
      </w:pPr>
      <w:bookmarkStart w:id="8061" w:name="_Ref144116228"/>
      <w:r w:rsidRPr="00462199">
        <w:rPr>
          <w:b/>
        </w:rPr>
        <w:t>"Meter Measurement System(s)"</w:t>
      </w:r>
      <w:r w:rsidRPr="00462199">
        <w:t xml:space="preserve"> means each of, as applicable, the:</w:t>
      </w:r>
      <w:bookmarkEnd w:id="8061"/>
    </w:p>
    <w:p w14:paraId="0770496C" w14:textId="77777777" w:rsidR="00D179D6" w:rsidRPr="00462199" w:rsidRDefault="00D179D6" w:rsidP="00EF1691">
      <w:pPr>
        <w:pStyle w:val="DefinitionsAshurst"/>
      </w:pPr>
      <w:bookmarkStart w:id="8062" w:name="_Ref144116229"/>
      <w:r w:rsidRPr="00462199">
        <w:t>Hydrogen Meter Measurement System;</w:t>
      </w:r>
      <w:bookmarkEnd w:id="8062"/>
    </w:p>
    <w:p w14:paraId="79BD6443" w14:textId="77777777" w:rsidR="00D179D6" w:rsidRPr="00462199" w:rsidRDefault="00D179D6" w:rsidP="00EF1691">
      <w:pPr>
        <w:pStyle w:val="DefinitionsAshurst"/>
      </w:pPr>
      <w:bookmarkStart w:id="8063" w:name="_Ref144116230"/>
      <w:r w:rsidRPr="00462199">
        <w:t>Electricity Meter Measurement System;</w:t>
      </w:r>
      <w:bookmarkEnd w:id="8063"/>
    </w:p>
    <w:p w14:paraId="71BC48BC" w14:textId="77777777" w:rsidR="00D179D6" w:rsidRPr="00462199" w:rsidRDefault="00D179D6" w:rsidP="00EF1691">
      <w:pPr>
        <w:pStyle w:val="DefinitionsAshurst"/>
      </w:pPr>
      <w:bookmarkStart w:id="8064" w:name="_Ref144116231"/>
      <w:r w:rsidRPr="00462199">
        <w:t>Water Meter Measurement System;</w:t>
      </w:r>
      <w:bookmarkEnd w:id="8064"/>
    </w:p>
    <w:p w14:paraId="5F3F51CD" w14:textId="3E61CB79" w:rsidR="00D179D6" w:rsidRPr="00462199" w:rsidRDefault="00585399" w:rsidP="00EF1691">
      <w:pPr>
        <w:pStyle w:val="DefinitionsAshurst"/>
      </w:pPr>
      <w:bookmarkStart w:id="8065" w:name="_Ref144116232"/>
      <w:r>
        <w:t>Feedstock Gas</w:t>
      </w:r>
      <w:r w:rsidR="00D179D6" w:rsidRPr="00462199">
        <w:t xml:space="preserve"> Meter Measurement System; and</w:t>
      </w:r>
      <w:bookmarkEnd w:id="8065"/>
    </w:p>
    <w:p w14:paraId="1B3208E8" w14:textId="77777777" w:rsidR="00D179D6" w:rsidRPr="00462199" w:rsidRDefault="00D179D6" w:rsidP="00EF1691">
      <w:pPr>
        <w:pStyle w:val="DefinitionsAshurst"/>
      </w:pPr>
      <w:bookmarkStart w:id="8066" w:name="_Ref144116233"/>
      <w:r w:rsidRPr="00462199">
        <w:t>Oxygen Meter Measurement System;</w:t>
      </w:r>
      <w:bookmarkEnd w:id="8066"/>
    </w:p>
    <w:p w14:paraId="698C612E" w14:textId="40CADFF8" w:rsidR="00D179D6" w:rsidRDefault="00D179D6" w:rsidP="005B3BB9">
      <w:pPr>
        <w:pStyle w:val="DefinitionsClauseAshurst"/>
      </w:pPr>
      <w:bookmarkStart w:id="8067" w:name="_Ref144116234"/>
      <w:r w:rsidRPr="00462199">
        <w:rPr>
          <w:b/>
        </w:rPr>
        <w:t xml:space="preserve">"Meter Measurement System Fault" </w:t>
      </w:r>
      <w:r w:rsidRPr="00462199">
        <w:t xml:space="preserve">has the meaning given to that term in paragraph </w:t>
      </w:r>
      <w:r>
        <w:fldChar w:fldCharType="begin"/>
      </w:r>
      <w:r>
        <w:instrText xml:space="preserve"> REF _Ref144116443 \w \h </w:instrText>
      </w:r>
      <w:r>
        <w:fldChar w:fldCharType="separate"/>
      </w:r>
      <w:del w:id="8068" w:author="Faqir, Sofia (Energy Security)" w:date="2023-11-12T19:47:00Z">
        <w:r w:rsidR="00E473FC">
          <w:delText>2.5(A)</w:delText>
        </w:r>
      </w:del>
      <w:r>
        <w:fldChar w:fldCharType="end"/>
      </w:r>
      <w:r w:rsidRPr="00462199">
        <w:t xml:space="preserve"> (</w:t>
      </w:r>
      <w:r w:rsidRPr="00462199">
        <w:rPr>
          <w:i/>
        </w:rPr>
        <w:t>Identification and Reporting of Meter Measurement System Faults</w:t>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Systems - Operations</w:t>
      </w:r>
      <w:r w:rsidRPr="00462199">
        <w:t>);</w:t>
      </w:r>
      <w:bookmarkEnd w:id="8067"/>
    </w:p>
    <w:p w14:paraId="7FA877CA" w14:textId="0BA467F2" w:rsidR="00A84B5E" w:rsidRPr="00A84B5E" w:rsidRDefault="00A84B5E" w:rsidP="005B3BB9">
      <w:pPr>
        <w:pStyle w:val="DefinitionsClauseAshurst"/>
        <w:rPr>
          <w:b/>
          <w:bCs/>
        </w:rPr>
      </w:pPr>
      <w:r>
        <w:rPr>
          <w:b/>
          <w:bCs/>
        </w:rPr>
        <w:t>"</w:t>
      </w:r>
      <w:r w:rsidRPr="00A84B5E">
        <w:rPr>
          <w:b/>
          <w:bCs/>
        </w:rPr>
        <w:t>Meter Measurement System Owner</w:t>
      </w:r>
      <w:r>
        <w:rPr>
          <w:b/>
          <w:bCs/>
        </w:rPr>
        <w:t xml:space="preserve">" </w:t>
      </w:r>
      <w:r>
        <w:t>means any person who owns, operates, or controls a Meter Measurement System and that can lawfully grant access to such Meter Measurement System;</w:t>
      </w:r>
    </w:p>
    <w:p w14:paraId="497904B1" w14:textId="05348D38" w:rsidR="00D179D6" w:rsidRPr="00462199" w:rsidRDefault="00D179D6" w:rsidP="005B3BB9">
      <w:pPr>
        <w:pStyle w:val="DefinitionsClauseAshurst"/>
      </w:pPr>
      <w:bookmarkStart w:id="8069" w:name="_Ref144116235"/>
      <w:r w:rsidRPr="00462199">
        <w:rPr>
          <w:b/>
        </w:rPr>
        <w:t>"Meter Measurement System Technical Details"</w:t>
      </w:r>
      <w:r w:rsidRPr="00462199">
        <w:t xml:space="preserve"> means all of the technical details relating to the relevant Meter Measurement System that are required to enable metered data to be collected and correctly interpreted from that Meter Measurement System as referred to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Operational Framework and Technical Specifications</w:t>
      </w:r>
      <w:r w:rsidRPr="00462199">
        <w:t>);</w:t>
      </w:r>
      <w:bookmarkEnd w:id="8069"/>
    </w:p>
    <w:p w14:paraId="42B5D21E" w14:textId="0F0E56CA" w:rsidR="00D179D6" w:rsidRPr="00462199" w:rsidRDefault="00D179D6" w:rsidP="005B3BB9">
      <w:pPr>
        <w:pStyle w:val="DefinitionsClauseAshurst"/>
      </w:pPr>
      <w:bookmarkStart w:id="8070" w:name="_Ref144116236"/>
      <w:r w:rsidRPr="00462199">
        <w:rPr>
          <w:b/>
        </w:rPr>
        <w:t>"Metered Product"</w:t>
      </w:r>
      <w:r w:rsidRPr="00462199">
        <w:t xml:space="preserve"> means, as applicable, Hydrogen, electricity, water, </w:t>
      </w:r>
      <w:r w:rsidR="00585399">
        <w:t>Feedstock Gas</w:t>
      </w:r>
      <w:r w:rsidRPr="00462199">
        <w:t xml:space="preserve"> or oxygen;</w:t>
      </w:r>
      <w:bookmarkEnd w:id="8070"/>
    </w:p>
    <w:p w14:paraId="544A9E3E" w14:textId="77777777" w:rsidR="00D179D6" w:rsidRPr="00462199" w:rsidRDefault="00D179D6" w:rsidP="005B3BB9">
      <w:pPr>
        <w:pStyle w:val="DefinitionsClauseAshurst"/>
      </w:pPr>
      <w:bookmarkStart w:id="8071" w:name="_Ref144116237"/>
      <w:r w:rsidRPr="00462199">
        <w:rPr>
          <w:b/>
        </w:rPr>
        <w:t>"Metered Value"</w:t>
      </w:r>
      <w:r w:rsidRPr="00462199">
        <w:t xml:space="preserve"> means, as applicable:</w:t>
      </w:r>
      <w:bookmarkEnd w:id="8071"/>
    </w:p>
    <w:p w14:paraId="4DA58617" w14:textId="77777777" w:rsidR="00D179D6" w:rsidRPr="00462199" w:rsidRDefault="00D179D6" w:rsidP="00EF1691">
      <w:pPr>
        <w:pStyle w:val="DefinitionsAshurst"/>
      </w:pPr>
      <w:bookmarkStart w:id="8072" w:name="_Ref144116238"/>
      <w:r w:rsidRPr="00462199">
        <w:t>in relation to a Hydrogen Meter Measurement System, the Measured Hydrogen Output and the Hydrogen Equivalent Energy Flow;</w:t>
      </w:r>
      <w:bookmarkEnd w:id="8072"/>
    </w:p>
    <w:p w14:paraId="62160AD4" w14:textId="370CDEE4" w:rsidR="00D179D6" w:rsidRPr="00462199" w:rsidRDefault="00D179D6" w:rsidP="00EF1691">
      <w:pPr>
        <w:pStyle w:val="DefinitionsAshurst"/>
      </w:pPr>
      <w:bookmarkStart w:id="8073" w:name="_Ref144116239"/>
      <w:r w:rsidRPr="00462199">
        <w:t xml:space="preserve">in relation to an Electricity Meter Measurement System, the Measured Electricity Input, the Measured Electricity Generator Output, the Measured Electricity </w:t>
      </w:r>
      <w:r w:rsidR="00865256">
        <w:t xml:space="preserve">Storage System </w:t>
      </w:r>
      <w:r w:rsidRPr="00462199">
        <w:t xml:space="preserve">Charging Input and the Measured Electricity </w:t>
      </w:r>
      <w:r w:rsidR="00865256">
        <w:t xml:space="preserve">Storage System </w:t>
      </w:r>
      <w:r w:rsidRPr="00462199">
        <w:t>Discharge Output;</w:t>
      </w:r>
      <w:bookmarkEnd w:id="8073"/>
    </w:p>
    <w:p w14:paraId="02AA4521" w14:textId="77777777" w:rsidR="00D179D6" w:rsidRPr="00462199" w:rsidRDefault="00D179D6" w:rsidP="00EF1691">
      <w:pPr>
        <w:pStyle w:val="DefinitionsAshurst"/>
      </w:pPr>
      <w:bookmarkStart w:id="8074" w:name="_Ref144116240"/>
      <w:r w:rsidRPr="00462199">
        <w:lastRenderedPageBreak/>
        <w:t>in relation to a Water Meter Measurement System, the Measured Water Input;</w:t>
      </w:r>
      <w:bookmarkEnd w:id="8074"/>
    </w:p>
    <w:p w14:paraId="592ABBDC" w14:textId="449137D5" w:rsidR="00D179D6" w:rsidRPr="00462199" w:rsidRDefault="00D179D6" w:rsidP="00EF1691">
      <w:pPr>
        <w:pStyle w:val="DefinitionsAshurst"/>
      </w:pPr>
      <w:bookmarkStart w:id="8075" w:name="_Ref144116241"/>
      <w:r w:rsidRPr="00462199">
        <w:t xml:space="preserve">in relation to a </w:t>
      </w:r>
      <w:r w:rsidR="00585399">
        <w:t>Feedstock Gas</w:t>
      </w:r>
      <w:r w:rsidRPr="00462199">
        <w:t xml:space="preserve"> Meter Measurement System, the Measured </w:t>
      </w:r>
      <w:r w:rsidR="00585399">
        <w:t>Feedstock Gas</w:t>
      </w:r>
      <w:r w:rsidRPr="00462199">
        <w:t xml:space="preserve"> Energy Input, the Measured </w:t>
      </w:r>
      <w:r w:rsidR="00585399">
        <w:t>Feedstock Gas</w:t>
      </w:r>
      <w:r w:rsidRPr="00462199">
        <w:t xml:space="preserve"> Mass Input and the Measured </w:t>
      </w:r>
      <w:r w:rsidR="00585399">
        <w:t>Feedstock Gas</w:t>
      </w:r>
      <w:r w:rsidRPr="00462199">
        <w:t xml:space="preserve"> Carbon Content; or</w:t>
      </w:r>
      <w:bookmarkEnd w:id="8075"/>
    </w:p>
    <w:p w14:paraId="5775BB98" w14:textId="77777777" w:rsidR="00D179D6" w:rsidRPr="00462199" w:rsidRDefault="00D179D6" w:rsidP="00EF1691">
      <w:pPr>
        <w:pStyle w:val="DefinitionsAshurst"/>
      </w:pPr>
      <w:bookmarkStart w:id="8076" w:name="_Ref144116242"/>
      <w:r w:rsidRPr="00462199">
        <w:t>in relation to an Oxygen Meter Measurement System, the Measured Oxygen Input;</w:t>
      </w:r>
      <w:bookmarkEnd w:id="8076"/>
    </w:p>
    <w:p w14:paraId="5AAA8A70" w14:textId="2BD5B055" w:rsidR="00D179D6" w:rsidRPr="00462199" w:rsidRDefault="00D179D6" w:rsidP="005B3BB9">
      <w:pPr>
        <w:pStyle w:val="DefinitionsClauseAshurst"/>
      </w:pPr>
      <w:bookmarkStart w:id="8077" w:name="_Ref144116243"/>
      <w:r w:rsidRPr="00462199">
        <w:rPr>
          <w:b/>
        </w:rPr>
        <w:t>"MID"</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77"/>
    </w:p>
    <w:p w14:paraId="5B8DCAD2" w14:textId="397469E0" w:rsidR="00D179D6" w:rsidRPr="00462199" w:rsidRDefault="00D179D6" w:rsidP="005B3BB9">
      <w:pPr>
        <w:pStyle w:val="DefinitionsClauseAshurst"/>
      </w:pPr>
      <w:bookmarkStart w:id="8078" w:name="_Ref144116244"/>
      <w:r w:rsidRPr="00462199">
        <w:rPr>
          <w:b/>
        </w:rPr>
        <w:t>"On-site Transfer of Hydrogen"</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78"/>
    </w:p>
    <w:p w14:paraId="69AAB5D9" w14:textId="31667AEA" w:rsidR="00D179D6" w:rsidRPr="00462199" w:rsidRDefault="00D179D6" w:rsidP="005B3BB9">
      <w:pPr>
        <w:pStyle w:val="DefinitionsClauseAshurst"/>
      </w:pPr>
      <w:bookmarkStart w:id="8079" w:name="_Ref144116245"/>
      <w:r w:rsidRPr="00462199">
        <w:rPr>
          <w:b/>
        </w:rPr>
        <w:t>"On-site Hydrogen Transfer Meter"</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79"/>
    </w:p>
    <w:p w14:paraId="550F44AF" w14:textId="77777777" w:rsidR="00D179D6" w:rsidRPr="00462199" w:rsidRDefault="00D179D6" w:rsidP="005B3BB9">
      <w:pPr>
        <w:pStyle w:val="DefinitionsClauseAshurst"/>
      </w:pPr>
      <w:bookmarkStart w:id="8080" w:name="_Ref144116246"/>
      <w:r w:rsidRPr="00462199">
        <w:rPr>
          <w:b/>
        </w:rPr>
        <w:t>"Overall Measurement Uncertainty Requirement"</w:t>
      </w:r>
      <w:r w:rsidRPr="00462199">
        <w:t xml:space="preserve"> means each of, as applicable:</w:t>
      </w:r>
      <w:bookmarkEnd w:id="8080"/>
    </w:p>
    <w:p w14:paraId="45CADB45" w14:textId="77777777" w:rsidR="00D179D6" w:rsidRPr="00462199" w:rsidRDefault="00D179D6" w:rsidP="00EF1691">
      <w:pPr>
        <w:pStyle w:val="DefinitionsAshurst"/>
      </w:pPr>
      <w:bookmarkStart w:id="8081" w:name="_Ref144116247"/>
      <w:r w:rsidRPr="00462199">
        <w:t>the Hydrogen Overall Measurement Uncertainty Requirement in the case of a Hydrogen Meter Measurement System;</w:t>
      </w:r>
      <w:bookmarkEnd w:id="8081"/>
    </w:p>
    <w:p w14:paraId="124ABCE9" w14:textId="77777777" w:rsidR="00D179D6" w:rsidRPr="00462199" w:rsidRDefault="00D179D6" w:rsidP="00EF1691">
      <w:pPr>
        <w:pStyle w:val="DefinitionsAshurst"/>
      </w:pPr>
      <w:bookmarkStart w:id="8082" w:name="_Ref144116248"/>
      <w:r w:rsidRPr="00462199">
        <w:t>the Electricity Overall Measurement Uncertainty Requirement in the case of an Electricity Meter Measurement System;</w:t>
      </w:r>
      <w:bookmarkEnd w:id="8082"/>
    </w:p>
    <w:p w14:paraId="583DFE20" w14:textId="77777777" w:rsidR="00D179D6" w:rsidRPr="00462199" w:rsidRDefault="00D179D6" w:rsidP="00EF1691">
      <w:pPr>
        <w:pStyle w:val="DefinitionsAshurst"/>
      </w:pPr>
      <w:bookmarkStart w:id="8083" w:name="_Ref144116249"/>
      <w:r w:rsidRPr="00462199">
        <w:t>the Water Overall Measurement Uncertainty Requirement in the case of a Water Meter Measurement System;</w:t>
      </w:r>
      <w:bookmarkEnd w:id="8083"/>
    </w:p>
    <w:p w14:paraId="5D4AF667" w14:textId="03CBBB8F" w:rsidR="00D179D6" w:rsidRPr="00462199" w:rsidRDefault="00D179D6" w:rsidP="00EF1691">
      <w:pPr>
        <w:pStyle w:val="DefinitionsAshurst"/>
      </w:pPr>
      <w:bookmarkStart w:id="8084" w:name="_Ref144116250"/>
      <w:r w:rsidRPr="00462199">
        <w:t xml:space="preserve">the </w:t>
      </w:r>
      <w:r w:rsidR="00585399">
        <w:t>Feedstock Gas</w:t>
      </w:r>
      <w:r w:rsidRPr="00462199">
        <w:t xml:space="preserve"> Overall Measurement Uncertainty Requirement in the case of a </w:t>
      </w:r>
      <w:r w:rsidR="00585399">
        <w:t>Feedstock Gas</w:t>
      </w:r>
      <w:r w:rsidRPr="00462199">
        <w:t xml:space="preserve"> Meter Measurement System; and</w:t>
      </w:r>
      <w:bookmarkEnd w:id="8084"/>
    </w:p>
    <w:p w14:paraId="1FDBB306" w14:textId="77777777" w:rsidR="00D179D6" w:rsidRPr="00462199" w:rsidRDefault="00D179D6" w:rsidP="00EF1691">
      <w:pPr>
        <w:pStyle w:val="DefinitionsAshurst"/>
      </w:pPr>
      <w:bookmarkStart w:id="8085" w:name="_Ref144116251"/>
      <w:r w:rsidRPr="00462199">
        <w:t>the Oxygen Overall Measurement Uncertainty Requirement in the case of an Oxygen Meter Measurement System;</w:t>
      </w:r>
      <w:bookmarkEnd w:id="8085"/>
    </w:p>
    <w:p w14:paraId="4A6FAC58" w14:textId="04563867" w:rsidR="00D179D6" w:rsidRPr="00462199" w:rsidRDefault="00D179D6" w:rsidP="005B3BB9">
      <w:pPr>
        <w:pStyle w:val="DefinitionsClauseAshurst"/>
      </w:pPr>
      <w:bookmarkStart w:id="8086" w:name="_Ref144116252"/>
      <w:r w:rsidRPr="00462199">
        <w:rPr>
          <w:b/>
        </w:rPr>
        <w:t>"Oxygen Flow Meter(s)"</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86"/>
    </w:p>
    <w:p w14:paraId="39338A87" w14:textId="58109705" w:rsidR="00D179D6" w:rsidRPr="00462199" w:rsidRDefault="00D179D6" w:rsidP="005B3BB9">
      <w:pPr>
        <w:pStyle w:val="DefinitionsClauseAshurst"/>
      </w:pPr>
      <w:bookmarkStart w:id="8087" w:name="_Ref144116253"/>
      <w:r w:rsidRPr="00462199">
        <w:rPr>
          <w:b/>
        </w:rPr>
        <w:t>"Oxygen Invalid Reporting Unit"</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w:t>
      </w:r>
      <w:bookmarkEnd w:id="8087"/>
    </w:p>
    <w:p w14:paraId="09563FBA" w14:textId="22709FE7" w:rsidR="00D179D6" w:rsidRPr="00462199" w:rsidRDefault="00D179D6" w:rsidP="005B3BB9">
      <w:pPr>
        <w:pStyle w:val="DefinitionsClauseAshurst"/>
      </w:pPr>
      <w:bookmarkStart w:id="8088" w:name="_Ref144116254"/>
      <w:r w:rsidRPr="00462199">
        <w:rPr>
          <w:b/>
        </w:rPr>
        <w:t>"Oxygen Measurement Data"</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88"/>
    </w:p>
    <w:p w14:paraId="4CD77E83" w14:textId="4EA08863" w:rsidR="00D179D6" w:rsidRPr="00462199" w:rsidRDefault="00D179D6" w:rsidP="005B3BB9">
      <w:pPr>
        <w:pStyle w:val="DefinitionsClauseAshurst"/>
      </w:pPr>
      <w:bookmarkStart w:id="8089" w:name="_Ref144116255"/>
      <w:r w:rsidRPr="00462199">
        <w:rPr>
          <w:b/>
        </w:rPr>
        <w:t>"Oxygen Meter Measurement Equipment"</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89"/>
    </w:p>
    <w:p w14:paraId="021D4D6C" w14:textId="4C07283A" w:rsidR="00D179D6" w:rsidRPr="00462199" w:rsidRDefault="00D179D6" w:rsidP="005B3BB9">
      <w:pPr>
        <w:pStyle w:val="DefinitionsClauseAshurst"/>
      </w:pPr>
      <w:bookmarkStart w:id="8090" w:name="_Ref144116256"/>
      <w:r w:rsidRPr="00462199">
        <w:rPr>
          <w:b/>
        </w:rPr>
        <w:t>"Oxygen Meter Measurement Point(s)"</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0"/>
    </w:p>
    <w:p w14:paraId="392FD5F1" w14:textId="1EAF9F23" w:rsidR="00D179D6" w:rsidRPr="00462199" w:rsidRDefault="00D179D6" w:rsidP="005B3BB9">
      <w:pPr>
        <w:pStyle w:val="DefinitionsClauseAshurst"/>
      </w:pPr>
      <w:bookmarkStart w:id="8091" w:name="_Ref144116257"/>
      <w:r w:rsidRPr="00462199">
        <w:rPr>
          <w:b/>
        </w:rPr>
        <w:lastRenderedPageBreak/>
        <w:t>"Oxygen Meter Measurement System"</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1"/>
    </w:p>
    <w:p w14:paraId="7B2F50BF" w14:textId="7105C7A4" w:rsidR="00D179D6" w:rsidRPr="00462199" w:rsidRDefault="00D179D6" w:rsidP="005B3BB9">
      <w:pPr>
        <w:pStyle w:val="DefinitionsClauseAshurst"/>
      </w:pPr>
      <w:bookmarkStart w:id="8092" w:name="_Ref144116258"/>
      <w:r w:rsidRPr="00462199">
        <w:rPr>
          <w:b/>
        </w:rPr>
        <w:t>"Oxygen Meter Specification"</w:t>
      </w:r>
      <w:r w:rsidRPr="00462199">
        <w:t xml:space="preserve"> means the specification set out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2"/>
    </w:p>
    <w:p w14:paraId="6139AA31" w14:textId="16D6F54B" w:rsidR="00D179D6" w:rsidRPr="00462199" w:rsidRDefault="00D179D6" w:rsidP="005B3BB9">
      <w:pPr>
        <w:pStyle w:val="DefinitionsClauseAshurst"/>
      </w:pPr>
      <w:bookmarkStart w:id="8093" w:name="_Ref144116259"/>
      <w:r w:rsidRPr="00462199">
        <w:rPr>
          <w:b/>
        </w:rPr>
        <w:t>"Oxygen Overall Measurement Uncertainty Requirement"</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3"/>
    </w:p>
    <w:p w14:paraId="7C430EE9" w14:textId="737E14B2" w:rsidR="00D179D6" w:rsidRPr="00462199" w:rsidRDefault="00D179D6" w:rsidP="005B3BB9">
      <w:pPr>
        <w:pStyle w:val="DefinitionsClauseAshurst"/>
      </w:pPr>
      <w:bookmarkStart w:id="8094" w:name="_Ref144116260"/>
      <w:r w:rsidRPr="00462199">
        <w:rPr>
          <w:b/>
        </w:rPr>
        <w:t>"Oxygen Primary Data"</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4"/>
    </w:p>
    <w:p w14:paraId="339FFD2D" w14:textId="768A6014" w:rsidR="00D179D6" w:rsidRPr="00462199" w:rsidRDefault="00D179D6" w:rsidP="005B3BB9">
      <w:pPr>
        <w:pStyle w:val="DefinitionsClauseAshurst"/>
      </w:pPr>
      <w:bookmarkStart w:id="8095" w:name="_Ref144116261"/>
      <w:r w:rsidRPr="00462199">
        <w:rPr>
          <w:b/>
        </w:rPr>
        <w:t>"Oxygen Secondary Data"</w:t>
      </w:r>
      <w:r w:rsidRPr="00462199">
        <w:t xml:space="preserve"> has the meaning given to that term in </w:t>
      </w:r>
      <w:r>
        <w:fldChar w:fldCharType="begin"/>
      </w:r>
      <w:r>
        <w:instrText xml:space="preserve"> REF Section6 \h </w:instrText>
      </w:r>
      <w:r>
        <w:fldChar w:fldCharType="separate"/>
      </w:r>
      <w:r w:rsidR="00E473FC" w:rsidRPr="00462199">
        <w:t>Section 6</w:t>
      </w:r>
      <w:r>
        <w:fldChar w:fldCharType="end"/>
      </w:r>
      <w:r w:rsidRPr="00462199">
        <w:t xml:space="preserve"> (</w:t>
      </w:r>
      <w:r w:rsidRPr="00462199">
        <w:rPr>
          <w:i/>
        </w:rPr>
        <w:t>Oxygen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5"/>
    </w:p>
    <w:p w14:paraId="1BC07CFE" w14:textId="09594753" w:rsidR="00D179D6" w:rsidRPr="00462199" w:rsidRDefault="00D179D6" w:rsidP="005B3BB9">
      <w:pPr>
        <w:pStyle w:val="DefinitionsClauseAshurst"/>
      </w:pPr>
      <w:bookmarkStart w:id="8096" w:name="_Ref144116262"/>
      <w:r w:rsidRPr="00462199">
        <w:rPr>
          <w:b/>
        </w:rPr>
        <w:t>"Primary Data"</w:t>
      </w:r>
      <w:r w:rsidRPr="00462199">
        <w:t xml:space="preserve"> means the Hydrogen Primary Data, the Electricity Primary Data, the Water Primary Data, the </w:t>
      </w:r>
      <w:r w:rsidR="00585399">
        <w:t>Feedstock Gas</w:t>
      </w:r>
      <w:r w:rsidRPr="00462199">
        <w:t xml:space="preserve"> Primary Data and the Oxygen Primary Data;</w:t>
      </w:r>
      <w:bookmarkEnd w:id="8096"/>
    </w:p>
    <w:p w14:paraId="4287E75A" w14:textId="66422933" w:rsidR="00D179D6" w:rsidRPr="00462199" w:rsidRDefault="00D179D6" w:rsidP="005B3BB9">
      <w:pPr>
        <w:pStyle w:val="DefinitionsClauseAshurst"/>
      </w:pPr>
      <w:bookmarkStart w:id="8097" w:name="_Ref144116263"/>
      <w:r w:rsidRPr="00462199">
        <w:rPr>
          <w:b/>
        </w:rPr>
        <w:t>"Production Meter"</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097"/>
    </w:p>
    <w:p w14:paraId="72C341AE" w14:textId="6D586BE9" w:rsidR="00D179D6" w:rsidRPr="00462199" w:rsidRDefault="00D179D6" w:rsidP="005B3BB9">
      <w:pPr>
        <w:pStyle w:val="DefinitionsClauseAshurst"/>
      </w:pPr>
      <w:bookmarkStart w:id="8098" w:name="_Ref144116264"/>
      <w:r w:rsidRPr="00462199">
        <w:rPr>
          <w:b/>
        </w:rPr>
        <w:t>"Proving Test"</w:t>
      </w:r>
      <w:r w:rsidRPr="00462199">
        <w:t xml:space="preserve"> means the test described in paragraph </w:t>
      </w:r>
      <w:r>
        <w:fldChar w:fldCharType="begin"/>
      </w:r>
      <w:r>
        <w:instrText xml:space="preserve"> REF _Ref144116467 \w \h </w:instrText>
      </w:r>
      <w:r>
        <w:fldChar w:fldCharType="separate"/>
      </w:r>
      <w:del w:id="8099" w:author="Faqir, Sofia (Energy Security)" w:date="2023-11-12T19:47:00Z">
        <w:r w:rsidR="00E473FC">
          <w:delText>4.8</w:delText>
        </w:r>
      </w:del>
      <w:r>
        <w:fldChar w:fldCharType="end"/>
      </w:r>
      <w:r w:rsidRPr="00462199">
        <w:t xml:space="preserve"> (</w:t>
      </w:r>
      <w:r w:rsidRPr="00462199">
        <w:rPr>
          <w:i/>
        </w:rPr>
        <w:t>Proving of a Meter Measurement System</w:t>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 – Operations</w:t>
      </w:r>
      <w:r w:rsidRPr="00462199">
        <w:t xml:space="preserve">), or as otherwise agreed in accordance with paragraph </w:t>
      </w:r>
      <w:r>
        <w:fldChar w:fldCharType="begin"/>
      </w:r>
      <w:r>
        <w:instrText xml:space="preserve"> REF _Ref144116467 \w \h </w:instrText>
      </w:r>
      <w:r>
        <w:fldChar w:fldCharType="separate"/>
      </w:r>
      <w:del w:id="8100" w:author="Faqir, Sofia (Energy Security)" w:date="2023-11-12T19:47:00Z">
        <w:r w:rsidR="00E473FC">
          <w:delText>4.8</w:delText>
        </w:r>
      </w:del>
      <w:r>
        <w:fldChar w:fldCharType="end"/>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Systems – Operations</w:t>
      </w:r>
      <w:r w:rsidRPr="00462199">
        <w:t>);</w:t>
      </w:r>
      <w:bookmarkEnd w:id="8098"/>
    </w:p>
    <w:p w14:paraId="47BBB62F" w14:textId="7430C0B4" w:rsidR="00D179D6" w:rsidRPr="00462199" w:rsidRDefault="00D179D6" w:rsidP="005B3BB9">
      <w:pPr>
        <w:pStyle w:val="DefinitionsClauseAshurst"/>
      </w:pPr>
      <w:bookmarkStart w:id="8101" w:name="_Ref144116265"/>
      <w:r w:rsidRPr="00462199">
        <w:rPr>
          <w:b/>
        </w:rPr>
        <w:t>"Proving Test Notice"</w:t>
      </w:r>
      <w:r w:rsidRPr="00462199">
        <w:t xml:space="preserve"> has the meaning given to that term in paragraph </w:t>
      </w:r>
      <w:r>
        <w:fldChar w:fldCharType="begin"/>
      </w:r>
      <w:r>
        <w:instrText xml:space="preserve"> REF _Ref144116472 \w \h </w:instrText>
      </w:r>
      <w:r>
        <w:fldChar w:fldCharType="separate"/>
      </w:r>
      <w:del w:id="8102" w:author="Faqir, Sofia (Energy Security)" w:date="2023-11-12T19:47:00Z">
        <w:r w:rsidR="00E473FC">
          <w:delText>4.9</w:delText>
        </w:r>
      </w:del>
      <w:r>
        <w:fldChar w:fldCharType="end"/>
      </w:r>
      <w:r w:rsidRPr="00462199">
        <w:t xml:space="preserve"> (</w:t>
      </w:r>
      <w:r w:rsidRPr="00462199">
        <w:rPr>
          <w:i/>
        </w:rPr>
        <w:t>Proving of a Meter Measurement System</w:t>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Systems – Operations</w:t>
      </w:r>
      <w:r w:rsidRPr="00462199">
        <w:t>);</w:t>
      </w:r>
      <w:bookmarkEnd w:id="8101"/>
    </w:p>
    <w:p w14:paraId="0748FA3A" w14:textId="0D5DAB5C" w:rsidR="00D179D6" w:rsidRPr="00462199" w:rsidRDefault="00D179D6" w:rsidP="005B3BB9">
      <w:pPr>
        <w:pStyle w:val="DefinitionsClauseAshurst"/>
      </w:pPr>
      <w:bookmarkStart w:id="8103" w:name="_Ref144116266"/>
      <w:r w:rsidRPr="00462199">
        <w:rPr>
          <w:b/>
        </w:rPr>
        <w:t>"Proving Test Response Notice"</w:t>
      </w:r>
      <w:r w:rsidRPr="00462199">
        <w:t xml:space="preserve"> has the meaning given to that term in paragraph </w:t>
      </w:r>
      <w:r>
        <w:fldChar w:fldCharType="begin"/>
      </w:r>
      <w:r>
        <w:instrText xml:space="preserve"> REF _Ref144116476 \w \h </w:instrText>
      </w:r>
      <w:r>
        <w:fldChar w:fldCharType="separate"/>
      </w:r>
      <w:del w:id="8104" w:author="Faqir, Sofia (Energy Security)" w:date="2023-11-12T19:47:00Z">
        <w:r w:rsidR="00E473FC">
          <w:delText>4.11</w:delText>
        </w:r>
      </w:del>
      <w:r>
        <w:fldChar w:fldCharType="end"/>
      </w:r>
      <w:r w:rsidRPr="00462199">
        <w:t xml:space="preserve"> (</w:t>
      </w:r>
      <w:r w:rsidRPr="00462199">
        <w:rPr>
          <w:i/>
        </w:rPr>
        <w:t>Proving of a Meter Measurement System</w:t>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 – Operations</w:t>
      </w:r>
      <w:r w:rsidRPr="00462199">
        <w:t>);</w:t>
      </w:r>
      <w:bookmarkEnd w:id="8103"/>
    </w:p>
    <w:p w14:paraId="15B42BAF" w14:textId="5D83A689" w:rsidR="00D179D6" w:rsidRPr="00462199" w:rsidRDefault="00D179D6" w:rsidP="005B3BB9">
      <w:pPr>
        <w:pStyle w:val="DefinitionsClauseAshurst"/>
      </w:pPr>
      <w:bookmarkStart w:id="8105" w:name="_Ref144116267"/>
      <w:r w:rsidRPr="00462199">
        <w:rPr>
          <w:b/>
        </w:rPr>
        <w:t>"Proving Test Supporting Information"</w:t>
      </w:r>
      <w:r w:rsidRPr="00462199">
        <w:t xml:space="preserve"> has the meaning given to that term in paragraph </w:t>
      </w:r>
      <w:r>
        <w:fldChar w:fldCharType="begin"/>
      </w:r>
      <w:r>
        <w:instrText xml:space="preserve"> REF _Ref144116479 \w \h </w:instrText>
      </w:r>
      <w:r>
        <w:fldChar w:fldCharType="separate"/>
      </w:r>
      <w:del w:id="8106" w:author="Faqir, Sofia (Energy Security)" w:date="2023-11-12T19:47:00Z">
        <w:r w:rsidR="00E473FC">
          <w:delText>4.11(C)</w:delText>
        </w:r>
      </w:del>
      <w:r>
        <w:fldChar w:fldCharType="end"/>
      </w:r>
      <w:r w:rsidRPr="00462199">
        <w:t xml:space="preserve"> (</w:t>
      </w:r>
      <w:r w:rsidRPr="00462199">
        <w:rPr>
          <w:i/>
        </w:rPr>
        <w:t>Proving of a Meter Measurement System</w:t>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 – Operations</w:t>
      </w:r>
      <w:r w:rsidRPr="00462199">
        <w:t>);</w:t>
      </w:r>
      <w:bookmarkEnd w:id="8105"/>
    </w:p>
    <w:p w14:paraId="3BFC9D49" w14:textId="3877E846" w:rsidR="00D179D6" w:rsidRPr="00462199" w:rsidRDefault="00D179D6" w:rsidP="005B3BB9">
      <w:pPr>
        <w:pStyle w:val="DefinitionsClauseAshurst"/>
      </w:pPr>
      <w:bookmarkStart w:id="8107" w:name="_Ref144116268"/>
      <w:r w:rsidRPr="00462199">
        <w:rPr>
          <w:b/>
        </w:rPr>
        <w:t>"Refinery Off-Gas"</w:t>
      </w:r>
      <w:r w:rsidRPr="00462199">
        <w:t xml:space="preserve"> has the meaning given to that term in </w:t>
      </w:r>
      <w:r>
        <w:fldChar w:fldCharType="begin"/>
      </w:r>
      <w:r>
        <w:instrText xml:space="preserve"> REF Section4 \h </w:instrText>
      </w:r>
      <w:r>
        <w:fldChar w:fldCharType="separate"/>
      </w:r>
      <w:r w:rsidR="00E473FC" w:rsidRPr="00462199">
        <w:t>Section 4</w:t>
      </w:r>
      <w:r>
        <w:fldChar w:fldCharType="end"/>
      </w:r>
      <w:r w:rsidRPr="00462199">
        <w:t xml:space="preserve"> (</w:t>
      </w:r>
      <w:r w:rsidR="00585399">
        <w:rPr>
          <w:i/>
        </w:rPr>
        <w:t>Feedstock Gas</w:t>
      </w:r>
      <w:r w:rsidRPr="00462199">
        <w:rPr>
          <w:i/>
        </w:rPr>
        <w:t xml:space="preserve">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07"/>
    </w:p>
    <w:p w14:paraId="652AC2A6" w14:textId="555C91AE" w:rsidR="00D179D6" w:rsidRPr="00462199" w:rsidRDefault="00D179D6" w:rsidP="005B3BB9">
      <w:pPr>
        <w:pStyle w:val="DefinitionsClauseAshurst"/>
      </w:pPr>
      <w:bookmarkStart w:id="8108" w:name="_Ref144116269"/>
      <w:r w:rsidRPr="00462199">
        <w:rPr>
          <w:b/>
        </w:rPr>
        <w:t>"Site Boundary Meter"</w:t>
      </w:r>
      <w:r w:rsidRPr="00462199">
        <w:t xml:space="preserve"> has the meaning given to that term in </w:t>
      </w:r>
      <w:r>
        <w:fldChar w:fldCharType="begin"/>
      </w:r>
      <w:r>
        <w:instrText xml:space="preserve"> REF Section1 \h </w:instrText>
      </w:r>
      <w:r>
        <w:fldChar w:fldCharType="separate"/>
      </w:r>
      <w:r w:rsidR="00E473FC" w:rsidRPr="00462199">
        <w:t>Section 1</w:t>
      </w:r>
      <w:r>
        <w:fldChar w:fldCharType="end"/>
      </w:r>
      <w:r w:rsidRPr="00462199">
        <w:t xml:space="preserve"> (</w:t>
      </w:r>
      <w:r w:rsidRPr="00462199">
        <w:rPr>
          <w:i/>
        </w:rPr>
        <w:t>Hydrogen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08"/>
    </w:p>
    <w:p w14:paraId="347A3EEF" w14:textId="1E98C5DD" w:rsidR="00D179D6" w:rsidRPr="00462199" w:rsidRDefault="00D179D6" w:rsidP="005B3BB9">
      <w:pPr>
        <w:pStyle w:val="DefinitionsClauseAshurst"/>
      </w:pPr>
      <w:bookmarkStart w:id="8109" w:name="_Ref144116270"/>
      <w:r w:rsidRPr="00462199">
        <w:rPr>
          <w:b/>
        </w:rPr>
        <w:t>"Technical Assurance"</w:t>
      </w:r>
      <w:r w:rsidRPr="00462199">
        <w:t xml:space="preserve"> means compliance by the Producer with the requirements of this </w:t>
      </w:r>
      <w:r>
        <w:fldChar w:fldCharType="begin"/>
      </w:r>
      <w:r>
        <w:instrText xml:space="preserve"> REF _Ref144118008 \w \h </w:instrText>
      </w:r>
      <w:r>
        <w:fldChar w:fldCharType="separate"/>
      </w:r>
      <w:del w:id="8110" w:author="Faqir, Sofia (Energy Security)" w:date="2023-11-12T19:47:00Z">
        <w:r w:rsidR="00E473FC">
          <w:delText>Annex 9</w:delText>
        </w:r>
      </w:del>
      <w:r>
        <w:fldChar w:fldCharType="end"/>
      </w:r>
      <w:r w:rsidRPr="00462199">
        <w:t xml:space="preserve"> (</w:t>
      </w:r>
      <w:r w:rsidRPr="00462199">
        <w:rPr>
          <w:i/>
        </w:rPr>
        <w:t>Meter Operational Framework and Technical Specification</w:t>
      </w:r>
      <w:r w:rsidRPr="00462199">
        <w:t>) in relation to the Meter Measurement Systems;</w:t>
      </w:r>
      <w:bookmarkEnd w:id="8109"/>
    </w:p>
    <w:p w14:paraId="50CD2E7D" w14:textId="77777777" w:rsidR="00D179D6" w:rsidRPr="00462199" w:rsidRDefault="00D179D6" w:rsidP="005B3BB9">
      <w:pPr>
        <w:pStyle w:val="DefinitionsClauseAshurst"/>
      </w:pPr>
      <w:bookmarkStart w:id="8111" w:name="_Ref144116271"/>
      <w:r w:rsidRPr="00462199">
        <w:rPr>
          <w:b/>
        </w:rPr>
        <w:t>"Technical Assurance Agent"</w:t>
      </w:r>
      <w:r w:rsidRPr="00462199">
        <w:t xml:space="preserve"> means a third party agent or representative appointed by the LCHA Counterparty to be responsible for monitoring Technical Assurance;</w:t>
      </w:r>
      <w:bookmarkEnd w:id="8111"/>
    </w:p>
    <w:p w14:paraId="6A7D5F2E" w14:textId="77777777" w:rsidR="00D179D6" w:rsidRPr="00462199" w:rsidRDefault="00D179D6" w:rsidP="005B3BB9">
      <w:pPr>
        <w:pStyle w:val="DefinitionsClauseAshurst"/>
      </w:pPr>
      <w:bookmarkStart w:id="8112" w:name="_Ref144116272"/>
      <w:r w:rsidRPr="00462199">
        <w:rPr>
          <w:b/>
        </w:rPr>
        <w:t>"Technical Specifications"</w:t>
      </w:r>
      <w:r w:rsidRPr="00462199">
        <w:t xml:space="preserve"> means each of, as applicable, the following specifications:</w:t>
      </w:r>
      <w:bookmarkEnd w:id="8112"/>
    </w:p>
    <w:p w14:paraId="66B94585" w14:textId="77777777" w:rsidR="00D179D6" w:rsidRPr="00462199" w:rsidRDefault="00D179D6" w:rsidP="00EF1691">
      <w:pPr>
        <w:pStyle w:val="DefinitionsAshurst"/>
      </w:pPr>
      <w:bookmarkStart w:id="8113" w:name="_Ref144116273"/>
      <w:r w:rsidRPr="00462199">
        <w:t>the Hydrogen Meter Specification;</w:t>
      </w:r>
      <w:bookmarkEnd w:id="8113"/>
    </w:p>
    <w:p w14:paraId="6CACE90A" w14:textId="77777777" w:rsidR="00D179D6" w:rsidRPr="00462199" w:rsidRDefault="00D179D6" w:rsidP="00EF1691">
      <w:pPr>
        <w:pStyle w:val="DefinitionsAshurst"/>
      </w:pPr>
      <w:bookmarkStart w:id="8114" w:name="_Ref144116274"/>
      <w:r w:rsidRPr="00462199">
        <w:t>the Electricity Meter Specification;</w:t>
      </w:r>
      <w:bookmarkEnd w:id="8114"/>
    </w:p>
    <w:p w14:paraId="407509C9" w14:textId="77777777" w:rsidR="00D179D6" w:rsidRPr="00462199" w:rsidRDefault="00D179D6" w:rsidP="00EF1691">
      <w:pPr>
        <w:pStyle w:val="DefinitionsAshurst"/>
      </w:pPr>
      <w:bookmarkStart w:id="8115" w:name="_Ref144116275"/>
      <w:r w:rsidRPr="00462199">
        <w:lastRenderedPageBreak/>
        <w:t>the Water Meter Specification;</w:t>
      </w:r>
      <w:bookmarkEnd w:id="8115"/>
    </w:p>
    <w:p w14:paraId="65054640" w14:textId="69278C43" w:rsidR="00D179D6" w:rsidRPr="00462199" w:rsidRDefault="00D179D6" w:rsidP="00EF1691">
      <w:pPr>
        <w:pStyle w:val="DefinitionsAshurst"/>
      </w:pPr>
      <w:bookmarkStart w:id="8116" w:name="_Ref144116276"/>
      <w:r w:rsidRPr="00462199">
        <w:t xml:space="preserve">the </w:t>
      </w:r>
      <w:r w:rsidR="00585399">
        <w:t>Feedstock Gas</w:t>
      </w:r>
      <w:r w:rsidRPr="00462199">
        <w:t xml:space="preserve"> Meter Specification; and</w:t>
      </w:r>
      <w:bookmarkEnd w:id="8116"/>
    </w:p>
    <w:p w14:paraId="1664E41D" w14:textId="77777777" w:rsidR="00D179D6" w:rsidRPr="00462199" w:rsidRDefault="00D179D6" w:rsidP="00EF1691">
      <w:pPr>
        <w:pStyle w:val="DefinitionsAshurst"/>
      </w:pPr>
      <w:bookmarkStart w:id="8117" w:name="_Ref144116277"/>
      <w:r w:rsidRPr="00462199">
        <w:t>the Oxygen Meter Specification;</w:t>
      </w:r>
      <w:bookmarkEnd w:id="8117"/>
    </w:p>
    <w:p w14:paraId="378FDE5D" w14:textId="77777777" w:rsidR="00D179D6" w:rsidRPr="00462199" w:rsidRDefault="00D179D6" w:rsidP="005B3BB9">
      <w:pPr>
        <w:pStyle w:val="DefinitionsClauseAshurst"/>
      </w:pPr>
      <w:bookmarkStart w:id="8118" w:name="_Ref144116278"/>
      <w:r w:rsidRPr="00462199">
        <w:rPr>
          <w:b/>
        </w:rPr>
        <w:t xml:space="preserve">"UKEX Regulations" </w:t>
      </w:r>
      <w:r w:rsidRPr="00462199">
        <w:t>means the Equipment and Protective Systems Intended for Use in Potentially Explosive Atmospheres Regulations 2016;</w:t>
      </w:r>
      <w:bookmarkEnd w:id="8118"/>
    </w:p>
    <w:p w14:paraId="2552679C" w14:textId="3E294354" w:rsidR="00D179D6" w:rsidRPr="00462199" w:rsidRDefault="00D179D6" w:rsidP="005B3BB9">
      <w:pPr>
        <w:pStyle w:val="DefinitionsClauseAshurst"/>
      </w:pPr>
      <w:bookmarkStart w:id="8119" w:name="_Ref144116279"/>
      <w:r w:rsidRPr="00462199">
        <w:rPr>
          <w:b/>
        </w:rPr>
        <w:t>"VT"</w:t>
      </w:r>
      <w:r w:rsidRPr="00462199">
        <w:t xml:space="preserve"> has the meaning given to that term in </w:t>
      </w:r>
      <w:r>
        <w:fldChar w:fldCharType="begin"/>
      </w:r>
      <w:r>
        <w:instrText xml:space="preserve"> REF Section2 \h </w:instrText>
      </w:r>
      <w:r>
        <w:fldChar w:fldCharType="separate"/>
      </w:r>
      <w:r w:rsidR="00E473FC" w:rsidRPr="00462199">
        <w:t>Section 2</w:t>
      </w:r>
      <w:r>
        <w:fldChar w:fldCharType="end"/>
      </w:r>
      <w:r w:rsidRPr="00462199">
        <w:t xml:space="preserve"> (</w:t>
      </w:r>
      <w:r w:rsidRPr="00462199">
        <w:rPr>
          <w:i/>
        </w:rPr>
        <w:t>Electricity Meter Technical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19"/>
    </w:p>
    <w:p w14:paraId="655D8CA2" w14:textId="477DEF90" w:rsidR="00D179D6" w:rsidRPr="00462199" w:rsidRDefault="00D179D6" w:rsidP="005B3BB9">
      <w:pPr>
        <w:pStyle w:val="DefinitionsClauseAshurst"/>
      </w:pPr>
      <w:bookmarkStart w:id="8120" w:name="_Ref144116280"/>
      <w:r w:rsidRPr="00462199">
        <w:rPr>
          <w:b/>
        </w:rPr>
        <w:t>"Water Flow Meter(s)"</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0"/>
    </w:p>
    <w:p w14:paraId="50E90F32" w14:textId="101F5B61" w:rsidR="00D179D6" w:rsidRPr="00462199" w:rsidRDefault="00D179D6" w:rsidP="005B3BB9">
      <w:pPr>
        <w:pStyle w:val="DefinitionsClauseAshurst"/>
      </w:pPr>
      <w:bookmarkStart w:id="8121" w:name="_Ref144116281"/>
      <w:r w:rsidRPr="00462199">
        <w:rPr>
          <w:b/>
        </w:rPr>
        <w:t xml:space="preserve">"Water Invalid Reporting Unit" </w:t>
      </w:r>
      <w:r w:rsidRPr="00462199">
        <w:t xml:space="preserve">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1"/>
    </w:p>
    <w:p w14:paraId="17F8E408" w14:textId="6A611292" w:rsidR="00D179D6" w:rsidRPr="00462199" w:rsidRDefault="00D179D6" w:rsidP="005B3BB9">
      <w:pPr>
        <w:pStyle w:val="DefinitionsClauseAshurst"/>
      </w:pPr>
      <w:bookmarkStart w:id="8122" w:name="_Ref144116282"/>
      <w:r w:rsidRPr="00462199">
        <w:rPr>
          <w:b/>
        </w:rPr>
        <w:t>"Water Measurement Data"</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2"/>
    </w:p>
    <w:p w14:paraId="4250CBD7" w14:textId="02EE5162" w:rsidR="00D179D6" w:rsidRPr="00462199" w:rsidRDefault="00D179D6" w:rsidP="005B3BB9">
      <w:pPr>
        <w:pStyle w:val="DefinitionsClauseAshurst"/>
      </w:pPr>
      <w:bookmarkStart w:id="8123" w:name="_Ref144116283"/>
      <w:r w:rsidRPr="00462199">
        <w:rPr>
          <w:b/>
        </w:rPr>
        <w:t>"Water Meter Measurement Equipment"</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3"/>
    </w:p>
    <w:p w14:paraId="30A8D524" w14:textId="65F2276B" w:rsidR="00D179D6" w:rsidRPr="00462199" w:rsidRDefault="00D179D6" w:rsidP="005B3BB9">
      <w:pPr>
        <w:pStyle w:val="DefinitionsClauseAshurst"/>
      </w:pPr>
      <w:bookmarkStart w:id="8124" w:name="_Ref144116284"/>
      <w:r w:rsidRPr="00462199">
        <w:rPr>
          <w:b/>
        </w:rPr>
        <w:t>"Water Meter Measurement Point(s)"</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4"/>
    </w:p>
    <w:p w14:paraId="58059E58" w14:textId="3860D4A8" w:rsidR="00D179D6" w:rsidRPr="00462199" w:rsidRDefault="00D179D6" w:rsidP="005B3BB9">
      <w:pPr>
        <w:pStyle w:val="DefinitionsClauseAshurst"/>
      </w:pPr>
      <w:bookmarkStart w:id="8125" w:name="_Ref144116285"/>
      <w:r w:rsidRPr="00462199">
        <w:rPr>
          <w:b/>
        </w:rPr>
        <w:t xml:space="preserve">"Water Meter Measurement System" </w:t>
      </w:r>
      <w:r w:rsidRPr="00462199">
        <w:t xml:space="preserve">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5"/>
    </w:p>
    <w:p w14:paraId="6A986EC2" w14:textId="2E1F379F" w:rsidR="00D179D6" w:rsidRPr="00462199" w:rsidRDefault="00D179D6" w:rsidP="005B3BB9">
      <w:pPr>
        <w:pStyle w:val="DefinitionsClauseAshurst"/>
      </w:pPr>
      <w:bookmarkStart w:id="8126" w:name="_Ref144116286"/>
      <w:r w:rsidRPr="00462199">
        <w:rPr>
          <w:b/>
        </w:rPr>
        <w:t xml:space="preserve">"Water Meter Specification" </w:t>
      </w:r>
      <w:r w:rsidRPr="00462199">
        <w:t xml:space="preserve">means the specification set out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6"/>
    </w:p>
    <w:p w14:paraId="74DDEBAE" w14:textId="0E50E4D4" w:rsidR="00D179D6" w:rsidRPr="00462199" w:rsidRDefault="00D179D6" w:rsidP="005B3BB9">
      <w:pPr>
        <w:pStyle w:val="DefinitionsClauseAshurst"/>
      </w:pPr>
      <w:bookmarkStart w:id="8127" w:name="_Ref144116287"/>
      <w:r w:rsidRPr="00462199">
        <w:rPr>
          <w:b/>
        </w:rPr>
        <w:t>"Water Overall Measurement Uncertainty Requirement"</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 xml:space="preserve">Water Meter Specification) </w:t>
      </w:r>
      <w:r w:rsidRPr="00462199">
        <w:t xml:space="preserve">of </w:t>
      </w:r>
      <w:r>
        <w:fldChar w:fldCharType="begin"/>
      </w:r>
      <w:r>
        <w:instrText xml:space="preserve"> REF Annex9PartD \h </w:instrText>
      </w:r>
      <w:r>
        <w:fldChar w:fldCharType="separate"/>
      </w:r>
      <w:r w:rsidR="00E473FC" w:rsidRPr="00462199">
        <w:t>Part D</w:t>
      </w:r>
      <w:r>
        <w:fldChar w:fldCharType="end"/>
      </w:r>
      <w:r w:rsidRPr="00462199">
        <w:rPr>
          <w:i/>
        </w:rPr>
        <w:t xml:space="preserve"> (Meter Measurement Systems - Technical Specifications</w:t>
      </w:r>
      <w:r w:rsidRPr="00462199">
        <w:t>);</w:t>
      </w:r>
      <w:bookmarkEnd w:id="8127"/>
    </w:p>
    <w:p w14:paraId="00A75EF0" w14:textId="114B98B3" w:rsidR="00D179D6" w:rsidRPr="00462199" w:rsidRDefault="00D179D6" w:rsidP="005B3BB9">
      <w:pPr>
        <w:pStyle w:val="DefinitionsClauseAshurst"/>
      </w:pPr>
      <w:bookmarkStart w:id="8128" w:name="_Ref144116288"/>
      <w:r w:rsidRPr="00462199">
        <w:rPr>
          <w:b/>
        </w:rPr>
        <w:t>"Water Primary Data"</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and</w:t>
      </w:r>
      <w:bookmarkEnd w:id="8128"/>
    </w:p>
    <w:p w14:paraId="2FF1BFE1" w14:textId="50922CFD" w:rsidR="00D179D6" w:rsidRPr="00462199" w:rsidRDefault="00D179D6" w:rsidP="005B3BB9">
      <w:pPr>
        <w:pStyle w:val="DefinitionsClauseAshurst"/>
      </w:pPr>
      <w:bookmarkStart w:id="8129" w:name="_Ref144116289"/>
      <w:r w:rsidRPr="00462199">
        <w:rPr>
          <w:b/>
        </w:rPr>
        <w:t>"Water Secondary Data"</w:t>
      </w:r>
      <w:r w:rsidRPr="00462199">
        <w:t xml:space="preserve"> has the meaning given to that term in </w:t>
      </w:r>
      <w:r>
        <w:fldChar w:fldCharType="begin"/>
      </w:r>
      <w:r>
        <w:instrText xml:space="preserve"> REF Section3 \h </w:instrText>
      </w:r>
      <w:r>
        <w:fldChar w:fldCharType="separate"/>
      </w:r>
      <w:r w:rsidR="00E473FC" w:rsidRPr="00462199">
        <w:t>Section 3</w:t>
      </w:r>
      <w:r>
        <w:fldChar w:fldCharType="end"/>
      </w:r>
      <w:r w:rsidRPr="00462199">
        <w:t xml:space="preserve"> (</w:t>
      </w:r>
      <w:r w:rsidRPr="00462199">
        <w:rPr>
          <w:i/>
        </w:rPr>
        <w:t>Water Meter Specification</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129"/>
    </w:p>
    <w:p w14:paraId="685AF866" w14:textId="77777777" w:rsidR="00D179D6" w:rsidRPr="00462199" w:rsidRDefault="00D179D6" w:rsidP="000D76C6">
      <w:pPr>
        <w:pStyle w:val="SH1Ashurst"/>
      </w:pPr>
      <w:bookmarkStart w:id="8130" w:name="_Ref144116290"/>
      <w:r w:rsidRPr="00462199">
        <w:t>INTERPRETATION</w:t>
      </w:r>
      <w:bookmarkEnd w:id="8130"/>
    </w:p>
    <w:p w14:paraId="04F84859" w14:textId="65EB7EEF" w:rsidR="00D179D6" w:rsidRPr="00462199" w:rsidRDefault="00D179D6" w:rsidP="005B3BB9">
      <w:pPr>
        <w:pStyle w:val="NormalAshurst"/>
      </w:pPr>
      <w:r w:rsidRPr="00462199">
        <w:t xml:space="preserve">In this </w:t>
      </w:r>
      <w:r>
        <w:fldChar w:fldCharType="begin"/>
      </w:r>
      <w:r>
        <w:instrText xml:space="preserve"> REF _Ref144118008 \w \h </w:instrText>
      </w:r>
      <w:r>
        <w:fldChar w:fldCharType="separate"/>
      </w:r>
      <w:del w:id="8131"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w:t>
      </w:r>
    </w:p>
    <w:p w14:paraId="43FC2DB0" w14:textId="77777777" w:rsidR="00D179D6" w:rsidRPr="00462199" w:rsidRDefault="00D179D6" w:rsidP="00793A6D">
      <w:pPr>
        <w:pStyle w:val="SH2Ashurst"/>
      </w:pPr>
      <w:bookmarkStart w:id="8132" w:name="_Ref144116291"/>
      <w:r w:rsidRPr="00462199">
        <w:t>in relation to a Meter Measurement System, references to requirements under the relevant Technical Specification shall be construed as requirements in relation to all of the Meters and associated equipment comprised or required to be comprised in that Meter Measurement System;</w:t>
      </w:r>
      <w:bookmarkEnd w:id="8132"/>
    </w:p>
    <w:p w14:paraId="3C718AFC" w14:textId="77777777" w:rsidR="00D179D6" w:rsidRPr="00462199" w:rsidRDefault="00D179D6" w:rsidP="00793A6D">
      <w:pPr>
        <w:pStyle w:val="SH2Ashurst"/>
      </w:pPr>
      <w:bookmarkStart w:id="8133" w:name="_Ref144116292"/>
      <w:r w:rsidRPr="00462199">
        <w:t>references to a relevant Meter Measurement System includes the Meter Measurement System comprising one (1) or more Meter(s) which a third party is or will be required to install;</w:t>
      </w:r>
      <w:bookmarkEnd w:id="8133"/>
    </w:p>
    <w:p w14:paraId="6AEDBB6A" w14:textId="77777777" w:rsidR="00D179D6" w:rsidRPr="00462199" w:rsidRDefault="00D179D6" w:rsidP="00793A6D">
      <w:pPr>
        <w:pStyle w:val="SH2Ashurst"/>
      </w:pPr>
      <w:bookmarkStart w:id="8134" w:name="_Ref144116293"/>
      <w:r w:rsidRPr="00462199">
        <w:lastRenderedPageBreak/>
        <w:t>references to a Meter Measurement System shall be construed as references to all of the Meters and associated equipment which are or will be comprised in that Meter Measurement System; and</w:t>
      </w:r>
      <w:bookmarkEnd w:id="8134"/>
    </w:p>
    <w:p w14:paraId="3D3BB17E" w14:textId="197795DF" w:rsidR="00D179D6" w:rsidRPr="00462199" w:rsidRDefault="00D179D6" w:rsidP="00793A6D">
      <w:pPr>
        <w:pStyle w:val="SH2Ashurst"/>
      </w:pPr>
      <w:bookmarkStart w:id="8135" w:name="_Ref144116294"/>
      <w:r w:rsidRPr="00462199">
        <w:rPr>
          <w:b/>
        </w:rPr>
        <w:t>"commission"</w:t>
      </w:r>
      <w:r w:rsidRPr="00462199">
        <w:t xml:space="preserve"> means to commission in accordance with the requirements of paragraph </w:t>
      </w:r>
      <w:r>
        <w:fldChar w:fldCharType="begin"/>
      </w:r>
      <w:r>
        <w:instrText xml:space="preserve"> REF _Ref144116456 \w \h </w:instrText>
      </w:r>
      <w:r>
        <w:fldChar w:fldCharType="separate"/>
      </w:r>
      <w:del w:id="8136" w:author="Faqir, Sofia (Energy Security)" w:date="2023-11-12T19:47:00Z">
        <w:r w:rsidR="00E473FC">
          <w:delText>4</w:delText>
        </w:r>
      </w:del>
      <w:r>
        <w:fldChar w:fldCharType="end"/>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for the purposes of the LCHA Settlement Activities in accordance with this </w:t>
      </w:r>
      <w:r>
        <w:fldChar w:fldCharType="begin"/>
      </w:r>
      <w:r>
        <w:instrText xml:space="preserve"> REF _Ref144118008 \w \h </w:instrText>
      </w:r>
      <w:r>
        <w:fldChar w:fldCharType="separate"/>
      </w:r>
      <w:del w:id="8137"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 and "commissioned" and other derivative terms shall be construed accordingly.</w:t>
      </w:r>
      <w:bookmarkEnd w:id="8135"/>
    </w:p>
    <w:p w14:paraId="3614FC7A" w14:textId="77777777" w:rsidR="00D179D6" w:rsidRPr="00462199" w:rsidRDefault="00D179D6" w:rsidP="00986A4F">
      <w:pPr>
        <w:pStyle w:val="NormalAshurst"/>
      </w:pPr>
      <w:r w:rsidRPr="00462199">
        <w:br w:type="page"/>
      </w:r>
    </w:p>
    <w:p w14:paraId="5E2695A8" w14:textId="77777777" w:rsidR="00D179D6" w:rsidRPr="00462199" w:rsidRDefault="00D179D6" w:rsidP="00EF1691">
      <w:pPr>
        <w:pStyle w:val="AppendixSubAshurst"/>
      </w:pPr>
      <w:bookmarkStart w:id="8138" w:name="Annex9PartA"/>
      <w:r w:rsidRPr="00462199">
        <w:lastRenderedPageBreak/>
        <w:t>Part A</w:t>
      </w:r>
      <w:bookmarkEnd w:id="8138"/>
      <w:r w:rsidRPr="00462199">
        <w:br/>
        <w:t>Meter Measurement Systems – General</w:t>
      </w:r>
    </w:p>
    <w:p w14:paraId="094836DC" w14:textId="77777777" w:rsidR="00D179D6" w:rsidRPr="00462199" w:rsidRDefault="00D179D6" w:rsidP="00EF1AC1">
      <w:pPr>
        <w:pStyle w:val="SH1Ashurst"/>
        <w:numPr>
          <w:ilvl w:val="0"/>
          <w:numId w:val="44"/>
        </w:numPr>
      </w:pPr>
      <w:bookmarkStart w:id="8139" w:name="_Ref144116295"/>
      <w:r w:rsidRPr="00462199">
        <w:t>INTRODUCTION</w:t>
      </w:r>
      <w:bookmarkEnd w:id="8139"/>
    </w:p>
    <w:p w14:paraId="326D4DD2" w14:textId="77777777" w:rsidR="00D179D6" w:rsidRPr="00462199" w:rsidRDefault="00D179D6" w:rsidP="00793A6D">
      <w:pPr>
        <w:pStyle w:val="SH2Ashurst"/>
      </w:pPr>
      <w:bookmarkStart w:id="8140" w:name="_Ref144116296"/>
      <w:r w:rsidRPr="00462199">
        <w:t>This Part sets out:</w:t>
      </w:r>
      <w:bookmarkEnd w:id="8140"/>
    </w:p>
    <w:p w14:paraId="264F3819" w14:textId="494078F8" w:rsidR="00D179D6" w:rsidRDefault="00D179D6" w:rsidP="00793A6D">
      <w:pPr>
        <w:pStyle w:val="SH3Ashurst"/>
      </w:pPr>
      <w:bookmarkStart w:id="8141" w:name="_Ref144116297"/>
      <w:r w:rsidRPr="00462199">
        <w:t xml:space="preserve">the general requirements for the installation, commissioning, operation and maintenance of the Meter Measurement Systems; </w:t>
      </w:r>
      <w:bookmarkEnd w:id="8141"/>
    </w:p>
    <w:p w14:paraId="53BCE194" w14:textId="54428339" w:rsidR="008D3B77" w:rsidRPr="00462199" w:rsidRDefault="008D3B77" w:rsidP="00793A6D">
      <w:pPr>
        <w:pStyle w:val="SH3Ashurst"/>
      </w:pPr>
      <w:r>
        <w:t>the Producer's responsibilities</w:t>
      </w:r>
      <w:r w:rsidR="00B42215">
        <w:t xml:space="preserve"> in relation to</w:t>
      </w:r>
      <w:r>
        <w:t xml:space="preserve"> the ownership and use of data and the access to the Meter Measurement Systems; and</w:t>
      </w:r>
    </w:p>
    <w:p w14:paraId="4827E382" w14:textId="77777777" w:rsidR="00D179D6" w:rsidRPr="00462199" w:rsidRDefault="00D179D6" w:rsidP="00793A6D">
      <w:pPr>
        <w:pStyle w:val="SH3Ashurst"/>
      </w:pPr>
      <w:bookmarkStart w:id="8142" w:name="_Ref144116298"/>
      <w:r w:rsidRPr="00462199">
        <w:t>the functions of any agents or representatives appointed by the LCHA Counterparty in connection with such Meter Measurement Systems.</w:t>
      </w:r>
      <w:bookmarkEnd w:id="8142"/>
    </w:p>
    <w:p w14:paraId="3D4FD68E" w14:textId="1BBD4DA7" w:rsidR="00D179D6" w:rsidRPr="00462199" w:rsidRDefault="00D179D6" w:rsidP="00793A6D">
      <w:pPr>
        <w:pStyle w:val="SH2Ashurst"/>
      </w:pPr>
      <w:bookmarkStart w:id="8143" w:name="_Ref144116299"/>
      <w:r w:rsidRPr="00462199">
        <w:t xml:space="preserve">For the purposes of this </w:t>
      </w:r>
      <w:r>
        <w:fldChar w:fldCharType="begin"/>
      </w:r>
      <w:r>
        <w:instrText xml:space="preserve"> REF _Ref144118008 \w \h </w:instrText>
      </w:r>
      <w:r>
        <w:fldChar w:fldCharType="separate"/>
      </w:r>
      <w:del w:id="8144"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 xml:space="preserve">), the relevant quantities of Metered Product shall be measured and recorded through the relevant Meter Measurement System installed, commissioned, operated and maintained and otherwise provided for as set out in this </w:t>
      </w:r>
      <w:r>
        <w:fldChar w:fldCharType="begin"/>
      </w:r>
      <w:r>
        <w:instrText xml:space="preserve"> REF Annex9PartA \h </w:instrText>
      </w:r>
      <w:r>
        <w:fldChar w:fldCharType="separate"/>
      </w:r>
      <w:r w:rsidR="00E473FC" w:rsidRPr="00462199">
        <w:t>Part A</w:t>
      </w:r>
      <w:r>
        <w:fldChar w:fldCharType="end"/>
      </w:r>
      <w:r w:rsidRPr="00462199">
        <w:t xml:space="preserve"> (</w:t>
      </w:r>
      <w:r w:rsidRPr="00462199">
        <w:rPr>
          <w:i/>
        </w:rPr>
        <w:t>Meter Measurement System – General</w:t>
      </w:r>
      <w:r w:rsidRPr="00462199">
        <w:t>).</w:t>
      </w:r>
      <w:bookmarkEnd w:id="8143"/>
    </w:p>
    <w:p w14:paraId="3AE6E7BE" w14:textId="77777777" w:rsidR="00D179D6" w:rsidRPr="00462199" w:rsidRDefault="00D179D6" w:rsidP="000D76C6">
      <w:pPr>
        <w:pStyle w:val="SH1Ashurst"/>
      </w:pPr>
      <w:bookmarkStart w:id="8145" w:name="_Ref144116300"/>
      <w:r w:rsidRPr="00462199">
        <w:t>PRODUCER RESPONSIBILITY FOR METER MEASUREMENT SYSTEMS</w:t>
      </w:r>
      <w:bookmarkEnd w:id="8145"/>
    </w:p>
    <w:p w14:paraId="47553BEA" w14:textId="77777777" w:rsidR="00D179D6" w:rsidRPr="00462199" w:rsidRDefault="00D179D6" w:rsidP="00793A6D">
      <w:pPr>
        <w:pStyle w:val="SH2Ashurst"/>
      </w:pPr>
      <w:bookmarkStart w:id="8146" w:name="_Ref144116301"/>
      <w:r w:rsidRPr="00462199">
        <w:t>The principal functions and responsibilities of the Producer (or any agent or representative appointed on its behalf) shall be to install, commission, operate, test, maintain, rectify faults in and provide a sealing service in respect of the Meter Measurement Systems in accordance with the relevant Technical Specification.</w:t>
      </w:r>
      <w:bookmarkEnd w:id="8146"/>
    </w:p>
    <w:p w14:paraId="2BE85C52" w14:textId="4858B7A4" w:rsidR="00D179D6" w:rsidRPr="00462199" w:rsidRDefault="00D179D6" w:rsidP="00793A6D">
      <w:pPr>
        <w:pStyle w:val="SH2Ashurst"/>
      </w:pPr>
      <w:bookmarkStart w:id="8147" w:name="_Ref144116302"/>
      <w:r w:rsidRPr="00462199">
        <w:t xml:space="preserve">The Producer shall comply with or (as appropriate) procure that any appointed agent or representative complies with the requirements of this </w:t>
      </w:r>
      <w:r>
        <w:fldChar w:fldCharType="begin"/>
      </w:r>
      <w:r>
        <w:instrText xml:space="preserve"> REF _Ref144118008 \w \h </w:instrText>
      </w:r>
      <w:r>
        <w:fldChar w:fldCharType="separate"/>
      </w:r>
      <w:del w:id="8148"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w:t>
      </w:r>
      <w:bookmarkEnd w:id="8147"/>
    </w:p>
    <w:p w14:paraId="0C2A873D" w14:textId="77777777" w:rsidR="00D179D6" w:rsidRPr="00462199" w:rsidRDefault="00D179D6" w:rsidP="000D76C6">
      <w:pPr>
        <w:pStyle w:val="SH1Ashurst"/>
      </w:pPr>
      <w:bookmarkStart w:id="8149" w:name="_Ref144116303"/>
      <w:r w:rsidRPr="00462199">
        <w:t>METER MEASUREMENT SYSTEM – BASIC REQUIREMENTS</w:t>
      </w:r>
      <w:bookmarkEnd w:id="8149"/>
    </w:p>
    <w:p w14:paraId="5692F3A5" w14:textId="77777777" w:rsidR="00D179D6" w:rsidRPr="00462199" w:rsidRDefault="00D179D6" w:rsidP="005B3BB9">
      <w:pPr>
        <w:pStyle w:val="NormalBoldAshurst"/>
      </w:pPr>
      <w:r w:rsidRPr="00462199">
        <w:rPr>
          <w:i/>
        </w:rPr>
        <w:t>Producer Responsibilities</w:t>
      </w:r>
    </w:p>
    <w:p w14:paraId="5E99DB87" w14:textId="77777777" w:rsidR="00D179D6" w:rsidRPr="00462199" w:rsidRDefault="00D179D6" w:rsidP="00793A6D">
      <w:pPr>
        <w:pStyle w:val="SH2Ashurst"/>
      </w:pPr>
      <w:bookmarkStart w:id="8150" w:name="_Ref144116304"/>
      <w:r w:rsidRPr="00462199">
        <w:t>The Producer shall ensure that each Meter Measurement System is:</w:t>
      </w:r>
      <w:bookmarkEnd w:id="8150"/>
    </w:p>
    <w:p w14:paraId="4F87BB09" w14:textId="77777777" w:rsidR="00D179D6" w:rsidRPr="00462199" w:rsidRDefault="00D179D6" w:rsidP="00793A6D">
      <w:pPr>
        <w:pStyle w:val="SH3Ashurst"/>
      </w:pPr>
      <w:bookmarkStart w:id="8151" w:name="_Ref144116305"/>
      <w:r w:rsidRPr="00462199">
        <w:t>calibrated, tested, installed and commissioned; and</w:t>
      </w:r>
      <w:bookmarkEnd w:id="8151"/>
    </w:p>
    <w:p w14:paraId="251F1ED0" w14:textId="77777777" w:rsidR="00D179D6" w:rsidRPr="00462199" w:rsidRDefault="00D179D6" w:rsidP="00793A6D">
      <w:pPr>
        <w:pStyle w:val="SH3Ashurst"/>
      </w:pPr>
      <w:bookmarkStart w:id="8152" w:name="_Ref144116306"/>
      <w:r w:rsidRPr="00462199">
        <w:t>operated and maintained,</w:t>
      </w:r>
      <w:bookmarkEnd w:id="8152"/>
    </w:p>
    <w:p w14:paraId="35EDE389" w14:textId="0E89DC5B" w:rsidR="00D179D6" w:rsidRPr="00462199" w:rsidRDefault="00D179D6" w:rsidP="005B3BB9">
      <w:pPr>
        <w:pStyle w:val="B12Ashurst"/>
      </w:pPr>
      <w:r w:rsidRPr="00462199">
        <w:t xml:space="preserve">for the purposes described in paragraph </w:t>
      </w:r>
      <w:r>
        <w:fldChar w:fldCharType="begin"/>
      </w:r>
      <w:r>
        <w:instrText xml:space="preserve"> REF _Ref144116299 \w \h </w:instrText>
      </w:r>
      <w:r>
        <w:fldChar w:fldCharType="separate"/>
      </w:r>
      <w:del w:id="8153" w:author="Faqir, Sofia (Energy Security)" w:date="2023-11-12T19:47:00Z">
        <w:r w:rsidR="00E473FC">
          <w:delText>1.2</w:delText>
        </w:r>
      </w:del>
      <w:r>
        <w:fldChar w:fldCharType="end"/>
      </w:r>
      <w:r w:rsidRPr="00462199">
        <w:t xml:space="preserve"> in accordance with and subject to the provisions of this </w:t>
      </w:r>
      <w:r>
        <w:fldChar w:fldCharType="begin"/>
      </w:r>
      <w:r>
        <w:instrText xml:space="preserve"> REF Annex9PartA \h </w:instrText>
      </w:r>
      <w:r>
        <w:fldChar w:fldCharType="separate"/>
      </w:r>
      <w:r w:rsidR="00E473FC" w:rsidRPr="00462199">
        <w:t>Part A</w:t>
      </w:r>
      <w:r>
        <w:fldChar w:fldCharType="end"/>
      </w:r>
      <w:r w:rsidRPr="00462199">
        <w:t xml:space="preserve"> (</w:t>
      </w:r>
      <w:r w:rsidRPr="00462199">
        <w:rPr>
          <w:i/>
        </w:rPr>
        <w:t>Meter Measurement Systems – General</w:t>
      </w:r>
      <w:r w:rsidRPr="00462199">
        <w:t xml:space="preserve">) and in accordance with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p>
    <w:p w14:paraId="023ECDAC" w14:textId="77777777" w:rsidR="00D179D6" w:rsidRPr="00462199" w:rsidRDefault="00D179D6" w:rsidP="005B3BB9">
      <w:pPr>
        <w:pStyle w:val="NormalBoldAshurst"/>
      </w:pPr>
      <w:r w:rsidRPr="00462199">
        <w:rPr>
          <w:i/>
        </w:rPr>
        <w:t>Meter Measurement System Technical Details</w:t>
      </w:r>
    </w:p>
    <w:p w14:paraId="3E64FD3A" w14:textId="59D7575D" w:rsidR="00D179D6" w:rsidRPr="00462199" w:rsidRDefault="00D179D6" w:rsidP="00793A6D">
      <w:pPr>
        <w:pStyle w:val="SH2Ashurst"/>
      </w:pPr>
      <w:bookmarkStart w:id="8154" w:name="_Ref144116307"/>
      <w:r w:rsidRPr="00462199">
        <w:t xml:space="preserve">The Producer shall, in accordance with this </w:t>
      </w:r>
      <w:r>
        <w:fldChar w:fldCharType="begin"/>
      </w:r>
      <w:r>
        <w:instrText xml:space="preserve"> REF _Ref144118008 \w \h </w:instrText>
      </w:r>
      <w:r>
        <w:fldChar w:fldCharType="separate"/>
      </w:r>
      <w:del w:id="8155" w:author="Faqir, Sofia (Energy Security)" w:date="2023-11-12T19:47:00Z">
        <w:r w:rsidR="00E473FC">
          <w:delText>Annex 9</w:delText>
        </w:r>
      </w:del>
      <w:r>
        <w:fldChar w:fldCharType="end"/>
      </w:r>
      <w:r w:rsidRPr="00462199">
        <w:t xml:space="preserve"> (</w:t>
      </w:r>
      <w:r w:rsidRPr="00EB33BA">
        <w:rPr>
          <w:i/>
          <w:iCs/>
        </w:rPr>
        <w:t>Meter Operational Framework and Technical Specifications</w:t>
      </w:r>
      <w:r w:rsidRPr="00462199">
        <w:t>):</w:t>
      </w:r>
      <w:bookmarkEnd w:id="8154"/>
    </w:p>
    <w:p w14:paraId="43536753" w14:textId="77777777" w:rsidR="00D179D6" w:rsidRPr="00462199" w:rsidRDefault="00D179D6" w:rsidP="00793A6D">
      <w:pPr>
        <w:pStyle w:val="SH3Ashurst"/>
      </w:pPr>
      <w:bookmarkStart w:id="8156" w:name="_Ref144116308"/>
      <w:r w:rsidRPr="00462199">
        <w:t>establish and maintain the Meter Measurement System Technical Details in respect of each Meter Measurement System; and</w:t>
      </w:r>
      <w:bookmarkEnd w:id="8156"/>
    </w:p>
    <w:p w14:paraId="71AFB00B" w14:textId="77777777" w:rsidR="00D179D6" w:rsidRPr="00462199" w:rsidRDefault="00D179D6" w:rsidP="00793A6D">
      <w:pPr>
        <w:pStyle w:val="SH3Ashurst"/>
      </w:pPr>
      <w:bookmarkStart w:id="8157" w:name="_Ref144116309"/>
      <w:r w:rsidRPr="00462199">
        <w:t>ensure that such Meter Measurement System Technical Details are true, complete and accurate.</w:t>
      </w:r>
      <w:bookmarkEnd w:id="8157"/>
    </w:p>
    <w:p w14:paraId="7C018E7A" w14:textId="77777777" w:rsidR="00D179D6" w:rsidRPr="00462199" w:rsidRDefault="00D179D6" w:rsidP="00793A6D">
      <w:pPr>
        <w:pStyle w:val="NormalBoldAshurst"/>
        <w:keepNext/>
      </w:pPr>
      <w:r w:rsidRPr="00462199">
        <w:rPr>
          <w:i/>
        </w:rPr>
        <w:lastRenderedPageBreak/>
        <w:t>Compliance with the Technical Specification</w:t>
      </w:r>
    </w:p>
    <w:p w14:paraId="62C3E185" w14:textId="77777777" w:rsidR="00D179D6" w:rsidRPr="00462199" w:rsidRDefault="00D179D6" w:rsidP="00793A6D">
      <w:pPr>
        <w:pStyle w:val="SH2Ashurst"/>
      </w:pPr>
      <w:bookmarkStart w:id="8158" w:name="_Ref144116310"/>
      <w:r w:rsidRPr="00462199">
        <w:t>All components of each Meter Measurement System shall comply with or exceed the requirements referred to or set out in the relevant Technical Specification.</w:t>
      </w:r>
      <w:bookmarkEnd w:id="8158"/>
    </w:p>
    <w:p w14:paraId="0FAF8742" w14:textId="77777777" w:rsidR="00D179D6" w:rsidRPr="00462199" w:rsidRDefault="00D179D6" w:rsidP="00793A6D">
      <w:pPr>
        <w:pStyle w:val="SH2Ashurst"/>
      </w:pPr>
      <w:bookmarkStart w:id="8159" w:name="_Ref144116311"/>
      <w:r w:rsidRPr="00462199">
        <w:t>The Producer shall provide such evidence as the LCHA Counterparty may require to confirm that, once it has been commissioned, the relevant Meter Measurement System meets the requirements of the relevant Technical Specification. This evidence shall be traceable and dated.</w:t>
      </w:r>
      <w:bookmarkEnd w:id="8159"/>
    </w:p>
    <w:p w14:paraId="5BE49D95" w14:textId="5DA4ED0B" w:rsidR="00D179D6" w:rsidRPr="00462199" w:rsidRDefault="00D179D6" w:rsidP="00793A6D">
      <w:pPr>
        <w:pStyle w:val="SH2Ashurst"/>
      </w:pPr>
      <w:bookmarkStart w:id="8160" w:name="_Ref144116312"/>
      <w:r w:rsidRPr="00462199">
        <w:t xml:space="preserve">Subject to paragraphs </w:t>
      </w:r>
      <w:r>
        <w:fldChar w:fldCharType="begin"/>
      </w:r>
      <w:r>
        <w:instrText xml:space="preserve"> REF _Ref144116313 \w \h </w:instrText>
      </w:r>
      <w:r>
        <w:fldChar w:fldCharType="separate"/>
      </w:r>
      <w:del w:id="8161" w:author="Faqir, Sofia (Energy Security)" w:date="2023-11-12T19:47:00Z">
        <w:r w:rsidR="00E473FC">
          <w:delText>3.6</w:delText>
        </w:r>
      </w:del>
      <w:r>
        <w:fldChar w:fldCharType="end"/>
      </w:r>
      <w:r w:rsidRPr="00462199">
        <w:t xml:space="preserve"> and </w:t>
      </w:r>
      <w:r>
        <w:fldChar w:fldCharType="begin"/>
      </w:r>
      <w:r>
        <w:instrText xml:space="preserve"> REF _Ref144116318 \w \h </w:instrText>
      </w:r>
      <w:r>
        <w:fldChar w:fldCharType="separate"/>
      </w:r>
      <w:del w:id="8162" w:author="Faqir, Sofia (Energy Security)" w:date="2023-11-12T19:47:00Z">
        <w:r w:rsidR="00E473FC">
          <w:delText>3.9</w:delText>
        </w:r>
      </w:del>
      <w:r>
        <w:fldChar w:fldCharType="end"/>
      </w:r>
      <w:r w:rsidRPr="00462199">
        <w:t xml:space="preserve">, each component of the relevant Meter Measurement System shall be required to comply with the applicable standards specified in the Technical Specification </w:t>
      </w:r>
      <w:r w:rsidR="008D3B77">
        <w:t xml:space="preserve">which is </w:t>
      </w:r>
      <w:r w:rsidRPr="00462199">
        <w:t>current at the Agreement Date.</w:t>
      </w:r>
      <w:bookmarkEnd w:id="8160"/>
    </w:p>
    <w:p w14:paraId="6C7E3637" w14:textId="237E2C04" w:rsidR="00D179D6" w:rsidRPr="00462199" w:rsidRDefault="00D179D6" w:rsidP="00793A6D">
      <w:pPr>
        <w:pStyle w:val="SH2Ashurst"/>
      </w:pPr>
      <w:bookmarkStart w:id="8163" w:name="_Ref144116313"/>
      <w:r w:rsidRPr="00462199">
        <w:t>If, following the Agreement Date, any component of the Meter Measurement System is calibrated, tested, installed or commissioned, such component shall be required to comply with the latest version of the standards specified in the Technical Specification</w:t>
      </w:r>
      <w:r w:rsidR="0094118F">
        <w:t xml:space="preserve"> prevailing</w:t>
      </w:r>
      <w:r w:rsidRPr="00462199">
        <w:t xml:space="preserve"> at the time of such calibration, testing, installation or commissioning.</w:t>
      </w:r>
      <w:bookmarkEnd w:id="8163"/>
    </w:p>
    <w:p w14:paraId="40F2DB0F" w14:textId="77777777" w:rsidR="00D179D6" w:rsidRPr="00462199" w:rsidRDefault="00D179D6" w:rsidP="005B3BB9">
      <w:pPr>
        <w:pStyle w:val="NormalBoldAshurst"/>
      </w:pPr>
      <w:r w:rsidRPr="00462199">
        <w:rPr>
          <w:i/>
        </w:rPr>
        <w:t>Meter Material Change</w:t>
      </w:r>
    </w:p>
    <w:p w14:paraId="3FCAAAB0" w14:textId="3520A021" w:rsidR="00D179D6" w:rsidRPr="00462199" w:rsidRDefault="00D179D6" w:rsidP="00793A6D">
      <w:pPr>
        <w:pStyle w:val="SH2Ashurst"/>
      </w:pPr>
      <w:bookmarkStart w:id="8164" w:name="_Ref144116314"/>
      <w:r w:rsidRPr="00462199">
        <w:t xml:space="preserve">Notwithstanding paragraphs </w:t>
      </w:r>
      <w:r>
        <w:fldChar w:fldCharType="begin"/>
      </w:r>
      <w:r>
        <w:instrText xml:space="preserve"> REF _Ref144116310 \w \h </w:instrText>
      </w:r>
      <w:r>
        <w:fldChar w:fldCharType="separate"/>
      </w:r>
      <w:del w:id="8165" w:author="Faqir, Sofia (Energy Security)" w:date="2023-11-12T19:47:00Z">
        <w:r w:rsidR="00E473FC">
          <w:delText>3.3</w:delText>
        </w:r>
      </w:del>
      <w:r>
        <w:fldChar w:fldCharType="end"/>
      </w:r>
      <w:r w:rsidRPr="00462199">
        <w:t xml:space="preserve"> to </w:t>
      </w:r>
      <w:r>
        <w:fldChar w:fldCharType="begin"/>
      </w:r>
      <w:r>
        <w:instrText xml:space="preserve"> REF _Ref144116313 \w \h </w:instrText>
      </w:r>
      <w:r>
        <w:fldChar w:fldCharType="separate"/>
      </w:r>
      <w:del w:id="8166" w:author="Faqir, Sofia (Energy Security)" w:date="2023-11-12T19:47:00Z">
        <w:r w:rsidR="00E473FC">
          <w:delText>3.6</w:delText>
        </w:r>
      </w:del>
      <w:r>
        <w:fldChar w:fldCharType="end"/>
      </w:r>
      <w:r w:rsidRPr="00462199">
        <w:t>, where any Meter Material Change occurs:</w:t>
      </w:r>
      <w:bookmarkEnd w:id="8164"/>
    </w:p>
    <w:p w14:paraId="5D02EC6A" w14:textId="77777777" w:rsidR="00D179D6" w:rsidRPr="00462199" w:rsidRDefault="00D179D6" w:rsidP="00793A6D">
      <w:pPr>
        <w:pStyle w:val="SH3Ashurst"/>
      </w:pPr>
      <w:bookmarkStart w:id="8167" w:name="_Ref144116315"/>
      <w:r w:rsidRPr="00462199">
        <w:t>the Producer shall promptly notify the LCHA Counterparty following such Meter Material Change; and</w:t>
      </w:r>
      <w:bookmarkEnd w:id="8167"/>
    </w:p>
    <w:p w14:paraId="54348D7A" w14:textId="77777777" w:rsidR="00D179D6" w:rsidRPr="00462199" w:rsidRDefault="00D179D6" w:rsidP="00793A6D">
      <w:pPr>
        <w:pStyle w:val="SH3Ashurst"/>
      </w:pPr>
      <w:bookmarkStart w:id="8168" w:name="_Ref144116316"/>
      <w:r w:rsidRPr="00462199">
        <w:t>the latest version of the standards specified in the Technical Specification shall apply to the components which are the subject of such Meter Material Change.</w:t>
      </w:r>
      <w:bookmarkEnd w:id="8168"/>
    </w:p>
    <w:p w14:paraId="7F245B88" w14:textId="77777777" w:rsidR="00D179D6" w:rsidRPr="00462199" w:rsidRDefault="00D179D6" w:rsidP="005B3BB9">
      <w:pPr>
        <w:pStyle w:val="NormalBoldAshurst"/>
      </w:pPr>
      <w:r w:rsidRPr="00462199">
        <w:rPr>
          <w:i/>
        </w:rPr>
        <w:t>Maintenance of the Meter Measurement Systems</w:t>
      </w:r>
    </w:p>
    <w:p w14:paraId="30D864EC" w14:textId="3C41CE6D" w:rsidR="00D179D6" w:rsidRPr="00462199" w:rsidRDefault="00D179D6" w:rsidP="00793A6D">
      <w:pPr>
        <w:pStyle w:val="SH2Ashurst"/>
      </w:pPr>
      <w:bookmarkStart w:id="8169" w:name="_Ref144116317"/>
      <w:r w:rsidRPr="00462199">
        <w:t xml:space="preserve">The Producer shall, at its own cost and expense, ensure that each Meter Measurement System is kept in good working order, repair and </w:t>
      </w:r>
      <w:r w:rsidR="007248B2" w:rsidRPr="007248B2">
        <w:t>condition</w:t>
      </w:r>
      <w:r w:rsidRPr="00462199">
        <w:t xml:space="preserve"> in accordance with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to the extent necessary to allow the correct registration, recording and transmission of the relevant Measurement Data by the relevant component of the Meter Measurement System.</w:t>
      </w:r>
      <w:bookmarkEnd w:id="8169"/>
    </w:p>
    <w:p w14:paraId="78A47697" w14:textId="3D9D8290" w:rsidR="00D179D6" w:rsidRPr="00462199" w:rsidRDefault="00D179D6" w:rsidP="00793A6D">
      <w:pPr>
        <w:pStyle w:val="SH2Ashurst"/>
      </w:pPr>
      <w:bookmarkStart w:id="8170" w:name="_Ref144116318"/>
      <w:r w:rsidRPr="00462199">
        <w:t>If any component of the Meter Measurement System is removed, replaced or otherwise changed, then its commissioning and maintenance record shall be retained by the Producer in accordance with</w:t>
      </w:r>
      <w:r w:rsidR="00DD2634">
        <w:t xml:space="preserve"> Conditions </w:t>
      </w:r>
      <w:r w:rsidR="00DD2634">
        <w:fldChar w:fldCharType="begin"/>
      </w:r>
      <w:r w:rsidR="00DD2634">
        <w:instrText xml:space="preserve"> REF _Ref144116351 \r \h </w:instrText>
      </w:r>
      <w:r w:rsidR="00DD2634">
        <w:fldChar w:fldCharType="separate"/>
      </w:r>
      <w:del w:id="8171" w:author="Faqir, Sofia (Energy Security)" w:date="2023-11-12T19:47:00Z">
        <w:r w:rsidR="00E473FC">
          <w:delText>3.30</w:delText>
        </w:r>
      </w:del>
      <w:r w:rsidR="00DD2634">
        <w:fldChar w:fldCharType="end"/>
      </w:r>
      <w:r w:rsidR="002F0D34">
        <w:t xml:space="preserve"> to </w:t>
      </w:r>
      <w:r w:rsidR="00DD2634">
        <w:fldChar w:fldCharType="begin"/>
      </w:r>
      <w:r w:rsidR="00DD2634">
        <w:instrText xml:space="preserve"> REF _Ref144116371 \r \h </w:instrText>
      </w:r>
      <w:r w:rsidR="00DD2634">
        <w:fldChar w:fldCharType="separate"/>
      </w:r>
      <w:del w:id="8172" w:author="Faqir, Sofia (Energy Security)" w:date="2023-11-12T19:47:00Z">
        <w:r w:rsidR="00E473FC">
          <w:delText>3.33</w:delText>
        </w:r>
      </w:del>
      <w:r w:rsidR="00DD2634">
        <w:fldChar w:fldCharType="end"/>
      </w:r>
      <w:r w:rsidR="00DD2634">
        <w:t xml:space="preserve"> of this </w:t>
      </w:r>
      <w:r w:rsidR="00DD2634">
        <w:fldChar w:fldCharType="begin"/>
      </w:r>
      <w:r w:rsidR="00DD2634">
        <w:instrText xml:space="preserve"> REF Annex9PartA \h </w:instrText>
      </w:r>
      <w:r w:rsidR="00DD2634">
        <w:fldChar w:fldCharType="separate"/>
      </w:r>
      <w:r w:rsidR="00E473FC" w:rsidRPr="00462199">
        <w:t>Part A</w:t>
      </w:r>
      <w:r w:rsidR="00DD2634">
        <w:fldChar w:fldCharType="end"/>
      </w:r>
      <w:r w:rsidR="00DD2634" w:rsidRPr="00462199">
        <w:t xml:space="preserve"> (</w:t>
      </w:r>
      <w:r w:rsidR="00DD2634" w:rsidRPr="00462199">
        <w:rPr>
          <w:i/>
        </w:rPr>
        <w:t>Meter Measurement System – General</w:t>
      </w:r>
      <w:r w:rsidR="00DD2634" w:rsidRPr="00462199">
        <w:t>)</w:t>
      </w:r>
      <w:r w:rsidRPr="00462199">
        <w:t xml:space="preserve"> and shall be provided to the LCHA Counterparty upon request.</w:t>
      </w:r>
      <w:bookmarkEnd w:id="8170"/>
    </w:p>
    <w:p w14:paraId="58667C49" w14:textId="77777777" w:rsidR="00D179D6" w:rsidRPr="00462199" w:rsidRDefault="00D179D6" w:rsidP="005B3BB9">
      <w:pPr>
        <w:pStyle w:val="NormalBoldAshurst"/>
      </w:pPr>
      <w:r w:rsidRPr="00462199">
        <w:rPr>
          <w:i/>
        </w:rPr>
        <w:t>Testing and inspection</w:t>
      </w:r>
    </w:p>
    <w:p w14:paraId="6EBAD90E" w14:textId="5EA6B244" w:rsidR="00D179D6" w:rsidRPr="00462199" w:rsidRDefault="00D179D6" w:rsidP="00793A6D">
      <w:pPr>
        <w:pStyle w:val="SH2Ashurst"/>
      </w:pPr>
      <w:bookmarkStart w:id="8173" w:name="_Ref144116319"/>
      <w:r w:rsidRPr="00462199">
        <w:t xml:space="preserve">The Producer shall ensure that routine audits, tests and checks, including but not limited to any audits, tests and checks required pursuant to this paragraph </w:t>
      </w:r>
      <w:r>
        <w:fldChar w:fldCharType="begin"/>
      </w:r>
      <w:r>
        <w:instrText xml:space="preserve"> REF _Ref144116303 \w \h </w:instrText>
      </w:r>
      <w:r>
        <w:fldChar w:fldCharType="separate"/>
      </w:r>
      <w:del w:id="8174" w:author="Faqir, Sofia (Energy Security)" w:date="2023-11-12T19:47:00Z">
        <w:r w:rsidR="00E473FC">
          <w:delText>3</w:delText>
        </w:r>
      </w:del>
      <w:r>
        <w:fldChar w:fldCharType="end"/>
      </w:r>
      <w:r w:rsidRPr="00462199">
        <w:t xml:space="preserve"> and pursuant to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are carried out to confirm the measurement uncertainty of each Meter Measurement System, in addition to the LCHA Meter Audits carried out by the LCHA Counterparty (or any agent or representative appointed on its behalf). The Producer shall ensure that a physical check of each Meter Measurement System is carried out at least annually to confirm that such Meter Measurement System is in good working order.</w:t>
      </w:r>
      <w:bookmarkEnd w:id="8173"/>
    </w:p>
    <w:p w14:paraId="1125D471" w14:textId="3C11C062" w:rsidR="00D179D6" w:rsidRPr="00462199" w:rsidRDefault="00D179D6" w:rsidP="00793A6D">
      <w:pPr>
        <w:pStyle w:val="SH2Ashurst"/>
      </w:pPr>
      <w:bookmarkStart w:id="8175" w:name="_Ref144116320"/>
      <w:r w:rsidRPr="00462199">
        <w:t xml:space="preserve">The Producer shall give the LCHA Counterparty reasonable prior written notice of the date, time, place and nature of every audit, test and/or check carried out pursuant to paragraph </w:t>
      </w:r>
      <w:r>
        <w:fldChar w:fldCharType="begin"/>
      </w:r>
      <w:r>
        <w:instrText xml:space="preserve"> REF _Ref144116319 \w \h </w:instrText>
      </w:r>
      <w:r>
        <w:fldChar w:fldCharType="separate"/>
      </w:r>
      <w:del w:id="8176" w:author="Faqir, Sofia (Energy Security)" w:date="2023-11-12T19:47:00Z">
        <w:r w:rsidR="00E473FC">
          <w:delText>3.10</w:delText>
        </w:r>
      </w:del>
      <w:r>
        <w:fldChar w:fldCharType="end"/>
      </w:r>
      <w:r w:rsidRPr="00462199">
        <w:t xml:space="preserve"> </w:t>
      </w:r>
      <w:r w:rsidRPr="00462199">
        <w:lastRenderedPageBreak/>
        <w:t>and the LCHA Counterparty (including the Technical Assurance Agent) shall have the right to attend such audit test(s) and/or check(s).</w:t>
      </w:r>
      <w:bookmarkEnd w:id="8175"/>
    </w:p>
    <w:p w14:paraId="7353AB52" w14:textId="359CA2F4" w:rsidR="00D179D6" w:rsidRPr="00462199" w:rsidRDefault="00D179D6" w:rsidP="00793A6D">
      <w:pPr>
        <w:pStyle w:val="SH2Ashurst"/>
      </w:pPr>
      <w:bookmarkStart w:id="8177" w:name="_Ref144116321"/>
      <w:r w:rsidRPr="00462199">
        <w:t xml:space="preserve">If the Producer (or any agent or representative appointed on its behalf) has reason to believe that a Meter Measurement System does not comply with the requirements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or otherwise for any reason is recording Inaccurate Measurement Data, the Producer or such other third party (as procured by the Producer) shall so notify:</w:t>
      </w:r>
      <w:bookmarkEnd w:id="8177"/>
    </w:p>
    <w:p w14:paraId="6BE05270" w14:textId="77777777" w:rsidR="00D179D6" w:rsidRPr="00462199" w:rsidRDefault="00D179D6" w:rsidP="00793A6D">
      <w:pPr>
        <w:pStyle w:val="SH3Ashurst"/>
      </w:pPr>
      <w:bookmarkStart w:id="8178" w:name="_Ref144116322"/>
      <w:r w:rsidRPr="00462199">
        <w:t>the LCHA Counterparty; and</w:t>
      </w:r>
      <w:bookmarkEnd w:id="8178"/>
    </w:p>
    <w:p w14:paraId="17C77106" w14:textId="77777777" w:rsidR="00D179D6" w:rsidRPr="00462199" w:rsidRDefault="00D179D6" w:rsidP="00793A6D">
      <w:pPr>
        <w:pStyle w:val="SH3Ashurst"/>
      </w:pPr>
      <w:bookmarkStart w:id="8179" w:name="_Ref144116323"/>
      <w:r w:rsidRPr="00462199">
        <w:t>the Producer (if relevant), as soon as reasonably practicable and in any event,</w:t>
      </w:r>
      <w:bookmarkEnd w:id="8179"/>
    </w:p>
    <w:p w14:paraId="5947C107" w14:textId="77777777" w:rsidR="00D179D6" w:rsidRPr="00462199" w:rsidRDefault="00D179D6" w:rsidP="005B3BB9">
      <w:pPr>
        <w:pStyle w:val="B12Ashurst"/>
      </w:pPr>
      <w:r w:rsidRPr="00462199">
        <w:t>within forty-eight (48) hours of the date on which the Producer or such other third party becomes aware of the same.</w:t>
      </w:r>
    </w:p>
    <w:p w14:paraId="30C51F2E" w14:textId="40918D7B" w:rsidR="00D179D6" w:rsidRPr="00462199" w:rsidRDefault="00D179D6" w:rsidP="00793A6D">
      <w:pPr>
        <w:pStyle w:val="SH2Ashurst"/>
      </w:pPr>
      <w:bookmarkStart w:id="8180" w:name="_Ref144116324"/>
      <w:r w:rsidRPr="00462199">
        <w:t xml:space="preserve">The LCHA Counterparty may appoint a Technical Assurance Agent to conduct an inspection of any Meter Measurement System as part of a LCHA Meter Audit. The timing and frequency of such an inspection shall be independent of any inspection carried out or otherwise attended by the LCHA Counterparty under paragraphs </w:t>
      </w:r>
      <w:r>
        <w:fldChar w:fldCharType="begin"/>
      </w:r>
      <w:r>
        <w:instrText xml:space="preserve"> REF _Ref144116320 \w \h </w:instrText>
      </w:r>
      <w:r>
        <w:fldChar w:fldCharType="separate"/>
      </w:r>
      <w:del w:id="8181" w:author="Faqir, Sofia (Energy Security)" w:date="2023-11-12T19:47:00Z">
        <w:r w:rsidR="00E473FC">
          <w:delText>3.11</w:delText>
        </w:r>
      </w:del>
      <w:r>
        <w:fldChar w:fldCharType="end"/>
      </w:r>
      <w:r w:rsidRPr="00462199">
        <w:t xml:space="preserve"> or </w:t>
      </w:r>
      <w:commentRangeStart w:id="8182"/>
      <w:r>
        <w:fldChar w:fldCharType="begin"/>
      </w:r>
      <w:r>
        <w:instrText xml:space="preserve"> REF _Ref144116325 \w \h </w:instrText>
      </w:r>
      <w:r>
        <w:fldChar w:fldCharType="separate"/>
      </w:r>
      <w:del w:id="8183" w:author="Faqir, Sofia (Energy Security)" w:date="2023-11-12T19:47:00Z">
        <w:r w:rsidR="00E473FC">
          <w:delText>3.14</w:delText>
        </w:r>
      </w:del>
      <w:r>
        <w:fldChar w:fldCharType="end"/>
      </w:r>
      <w:r w:rsidR="00DA0518">
        <w:fldChar w:fldCharType="begin"/>
      </w:r>
      <w:r w:rsidR="00DA0518">
        <w:instrText xml:space="preserve"> REF _Ref144116326 \r \h </w:instrText>
      </w:r>
      <w:r w:rsidR="00DA0518">
        <w:fldChar w:fldCharType="separate"/>
      </w:r>
      <w:del w:id="8184" w:author="Faqir, Sofia (Energy Security)" w:date="2023-11-12T19:47:00Z">
        <w:r w:rsidR="00E473FC">
          <w:delText>3.14(A)</w:delText>
        </w:r>
      </w:del>
      <w:r w:rsidR="00DA0518">
        <w:fldChar w:fldCharType="end"/>
      </w:r>
      <w:commentRangeEnd w:id="8182"/>
      <w:r w:rsidR="00E64A36" w:rsidRPr="00462199">
        <w:rPr>
          <w:rStyle w:val="CommentReference"/>
          <w:rFonts w:ascii="Arial" w:hAnsi="Arial"/>
          <w:sz w:val="20"/>
          <w:szCs w:val="20"/>
        </w:rPr>
        <w:commentReference w:id="8182"/>
      </w:r>
      <w:r w:rsidRPr="00462199">
        <w:t xml:space="preserve">. Subject to paragraph </w:t>
      </w:r>
      <w:r>
        <w:fldChar w:fldCharType="begin"/>
      </w:r>
      <w:r>
        <w:instrText xml:space="preserve"> REF _Ref144116327 \w \h </w:instrText>
      </w:r>
      <w:r>
        <w:fldChar w:fldCharType="separate"/>
      </w:r>
      <w:del w:id="8185" w:author="Faqir, Sofia (Energy Security)" w:date="2023-11-12T19:47:00Z">
        <w:r w:rsidR="00E473FC">
          <w:delText>3.14(B)</w:delText>
        </w:r>
      </w:del>
      <w:r>
        <w:fldChar w:fldCharType="end"/>
      </w:r>
      <w:r w:rsidRPr="00462199">
        <w:t>, the LCHA Counterparty shall give the Producer notice of its intention to carry out such an inspection, setting out the date on which it proposes to do so, which shall be no sooner than ten (10) Business Days after the date of the notice.</w:t>
      </w:r>
      <w:bookmarkEnd w:id="8180"/>
    </w:p>
    <w:p w14:paraId="154A084C" w14:textId="2AED78E8" w:rsidR="00D179D6" w:rsidRPr="00462199" w:rsidRDefault="00D179D6" w:rsidP="00793A6D">
      <w:pPr>
        <w:pStyle w:val="SH2Ashurst"/>
      </w:pPr>
      <w:bookmarkStart w:id="8186" w:name="_Ref144116325"/>
      <w:r w:rsidRPr="00462199">
        <w:t xml:space="preserve">If the LCHA Counterparty is notified (under paragraph </w:t>
      </w:r>
      <w:r>
        <w:fldChar w:fldCharType="begin"/>
      </w:r>
      <w:r>
        <w:instrText xml:space="preserve"> REF _Ref144116322 \w \h </w:instrText>
      </w:r>
      <w:r>
        <w:fldChar w:fldCharType="separate"/>
      </w:r>
      <w:del w:id="8187" w:author="Faqir, Sofia (Energy Security)" w:date="2023-11-12T19:47:00Z">
        <w:r w:rsidR="00E473FC">
          <w:delText>3.12(A)</w:delText>
        </w:r>
      </w:del>
      <w:r>
        <w:fldChar w:fldCharType="end"/>
      </w:r>
      <w:r w:rsidRPr="00462199">
        <w:t xml:space="preserve">) or otherwise has reason to believe that any component of any Meter Measurement System does not comply with the relevant requirements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or the relevant Meter Measurement System is otherwise for any reason recording Inaccurate Measurement Data:</w:t>
      </w:r>
      <w:bookmarkEnd w:id="8186"/>
    </w:p>
    <w:p w14:paraId="542D0441" w14:textId="1A479BA9" w:rsidR="00D179D6" w:rsidRPr="00462199" w:rsidRDefault="00D179D6" w:rsidP="00793A6D">
      <w:pPr>
        <w:pStyle w:val="SH3Ashurst"/>
      </w:pPr>
      <w:bookmarkStart w:id="8188" w:name="_Ref144116326"/>
      <w:r w:rsidRPr="00462199">
        <w:t xml:space="preserve">the LCHA Counterparty may require the Producer to inspect and then test the relevant Meter Measurement System as soon as reasonably practicable, and in any event no later than ten (10) Business Days after the LCHA Counterparty gives notice of such requirement pursuant to this paragraph </w:t>
      </w:r>
      <w:r>
        <w:fldChar w:fldCharType="begin"/>
      </w:r>
      <w:r>
        <w:instrText xml:space="preserve"> REF _Ref144116326 \w \h </w:instrText>
      </w:r>
      <w:r>
        <w:fldChar w:fldCharType="separate"/>
      </w:r>
      <w:del w:id="8189" w:author="Faqir, Sofia (Energy Security)" w:date="2023-11-12T19:47:00Z">
        <w:r w:rsidR="00E473FC">
          <w:delText>3.14(A)</w:delText>
        </w:r>
      </w:del>
      <w:r>
        <w:fldChar w:fldCharType="end"/>
      </w:r>
      <w:r w:rsidRPr="00462199">
        <w:t xml:space="preserve">, where upon the Producer shall carry out such test in the presence of a representative of the LCHA Counterparty (including the Technical Assurance Agent), provided that in respect of Inaccurate Measurement Data, paragraph </w:t>
      </w:r>
      <w:r>
        <w:fldChar w:fldCharType="begin"/>
      </w:r>
      <w:r>
        <w:instrText xml:space="preserve"> REF _Ref144116384 \w \h </w:instrText>
      </w:r>
      <w:r>
        <w:fldChar w:fldCharType="separate"/>
      </w:r>
      <w:del w:id="8190" w:author="Faqir, Sofia (Energy Security)" w:date="2023-11-12T19:47:00Z">
        <w:r w:rsidR="00E473FC">
          <w:delText>4.6</w:delText>
        </w:r>
      </w:del>
      <w:r>
        <w:fldChar w:fldCharType="end"/>
      </w:r>
      <w:r w:rsidRPr="00462199">
        <w:t xml:space="preserve"> shall apply; or</w:t>
      </w:r>
      <w:bookmarkEnd w:id="8188"/>
    </w:p>
    <w:p w14:paraId="5E0917BD" w14:textId="77777777" w:rsidR="00D179D6" w:rsidRPr="00462199" w:rsidRDefault="00D179D6" w:rsidP="00793A6D">
      <w:pPr>
        <w:pStyle w:val="SH3Ashurst"/>
      </w:pPr>
      <w:bookmarkStart w:id="8191" w:name="_Ref144116327"/>
      <w:r w:rsidRPr="00462199">
        <w:t>the LCHA Counterparty may, as part of a LCHA Meter Audit and without giving notice to the Producer, arrange for the inspection of any Meter Measurement System by a Technical Assurance Agent, and for such agent to carry out such tests as such agent shall deem necessary to determine the measurement uncertainty of the relevant Meter Measurement System, and the Producer shall co-operate with such agent in carrying out such tests. A Technical Assurance Agent shall be entitled to assume that all required consents have been obtained for the relevant inspection until such time as it is notified to the contrary.</w:t>
      </w:r>
      <w:bookmarkEnd w:id="8191"/>
    </w:p>
    <w:p w14:paraId="1DE09D9B" w14:textId="44DCF767" w:rsidR="00D179D6" w:rsidRPr="00462199" w:rsidRDefault="00D179D6" w:rsidP="00793A6D">
      <w:pPr>
        <w:pStyle w:val="SH2Ashurst"/>
      </w:pPr>
      <w:bookmarkStart w:id="8192" w:name="_Ref144116328"/>
      <w:bookmarkStart w:id="8193" w:name="_Hlk148442106"/>
      <w:r w:rsidRPr="00462199">
        <w:t>All reasonable costs incurred in undertaking a LCHA Meter Audit, including the reasonable costs incurred by the LCHA Counterparty and/or its appointed representative in attending the relevant Meter Measurement System and the reasonable costs of any tests which form part of that LCHA Meter Audit, shall be payable by the Producer and included in the next Billing Statement (but without prejudice to the LCHA Counterparty's right to charge any other person for such service pursuant to another agreement or arrangement). However (unless such LCHA Meter Audit has been requested by the Producer in accordance with paragraph</w:t>
      </w:r>
      <w:r>
        <w:t xml:space="preserve"> </w:t>
      </w:r>
      <w:r>
        <w:fldChar w:fldCharType="begin"/>
      </w:r>
      <w:r>
        <w:instrText xml:space="preserve"> REF _Ref144116420 \w \h </w:instrText>
      </w:r>
      <w:r>
        <w:fldChar w:fldCharType="separate"/>
      </w:r>
      <w:del w:id="8194" w:author="Faqir, Sofia (Energy Security)" w:date="2023-11-12T19:47:00Z">
        <w:r w:rsidR="00E473FC">
          <w:delText>4.1(F)</w:delText>
        </w:r>
      </w:del>
      <w:r>
        <w:fldChar w:fldCharType="end"/>
      </w:r>
      <w:r w:rsidRPr="00462199">
        <w:t xml:space="preserve"> (</w:t>
      </w:r>
      <w:r w:rsidRPr="00462199">
        <w:rPr>
          <w:i/>
        </w:rPr>
        <w:t>Reasons for requesting a LCHA Audit</w:t>
      </w:r>
      <w:r w:rsidRPr="00462199">
        <w:t xml:space="preserve">) of </w:t>
      </w:r>
      <w:r>
        <w:fldChar w:fldCharType="begin"/>
      </w:r>
      <w:r>
        <w:instrText xml:space="preserve"> REF Annex9PartB \h </w:instrText>
      </w:r>
      <w:r>
        <w:fldChar w:fldCharType="separate"/>
      </w:r>
      <w:r w:rsidR="00E473FC" w:rsidRPr="00462199">
        <w:t>Part B</w:t>
      </w:r>
      <w:r>
        <w:fldChar w:fldCharType="end"/>
      </w:r>
      <w:r w:rsidRPr="00462199">
        <w:t xml:space="preserve"> (</w:t>
      </w:r>
      <w:r w:rsidRPr="00462199">
        <w:rPr>
          <w:i/>
        </w:rPr>
        <w:t xml:space="preserve">Meter Measurement System - Technical </w:t>
      </w:r>
      <w:r w:rsidRPr="00462199">
        <w:rPr>
          <w:i/>
        </w:rPr>
        <w:lastRenderedPageBreak/>
        <w:t>Assurance</w:t>
      </w:r>
      <w:r w:rsidRPr="00462199">
        <w:t xml:space="preserve">)), where the Producer is found not to be in material breach of any requirement of this </w:t>
      </w:r>
      <w:r>
        <w:fldChar w:fldCharType="begin"/>
      </w:r>
      <w:r>
        <w:instrText xml:space="preserve"> REF _Ref144118008 \w \h </w:instrText>
      </w:r>
      <w:r>
        <w:fldChar w:fldCharType="separate"/>
      </w:r>
      <w:del w:id="8195"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 xml:space="preserve">), any reasonable costs reasonably incurred by the Producer in carrying out any inspections and tests required by the LCHA Counterparty as part of a LCHA Meter Audit (but excluding any costs associated with the attendance by the Producer and/or its appointed representative(s) at such inspections and tests), shall be payable by the LCHA Counterparty and included in the next Billing Statement. For the purposes of this paragraph, </w:t>
      </w:r>
      <w:r w:rsidRPr="00462199">
        <w:rPr>
          <w:b/>
        </w:rPr>
        <w:t>"material breach"</w:t>
      </w:r>
      <w:r w:rsidRPr="00462199">
        <w:t xml:space="preserve"> shall mean a breach that has a material impact on the relevant Measurement Data provided for the purposes of the LCHA Settlement Activities.</w:t>
      </w:r>
      <w:bookmarkEnd w:id="8192"/>
    </w:p>
    <w:p w14:paraId="4D0B0505" w14:textId="335994C3" w:rsidR="00D179D6" w:rsidRPr="00462199" w:rsidRDefault="00D179D6" w:rsidP="00793A6D">
      <w:pPr>
        <w:pStyle w:val="SH2Ashurst"/>
      </w:pPr>
      <w:bookmarkStart w:id="8196" w:name="_Ref144116329"/>
      <w:bookmarkEnd w:id="8193"/>
      <w:r w:rsidRPr="00462199">
        <w:t xml:space="preserve">Any test carried out pursuant to paragraphs </w:t>
      </w:r>
      <w:r>
        <w:fldChar w:fldCharType="begin"/>
      </w:r>
      <w:r>
        <w:instrText xml:space="preserve"> REF _Ref144116319 \w \h </w:instrText>
      </w:r>
      <w:r>
        <w:fldChar w:fldCharType="separate"/>
      </w:r>
      <w:del w:id="8197" w:author="Faqir, Sofia (Energy Security)" w:date="2023-11-12T19:47:00Z">
        <w:r w:rsidR="00E473FC">
          <w:delText>3.10</w:delText>
        </w:r>
      </w:del>
      <w:r>
        <w:fldChar w:fldCharType="end"/>
      </w:r>
      <w:r w:rsidRPr="00462199">
        <w:t xml:space="preserve"> to </w:t>
      </w:r>
      <w:commentRangeStart w:id="8198"/>
      <w:r>
        <w:fldChar w:fldCharType="begin"/>
      </w:r>
      <w:r>
        <w:instrText xml:space="preserve"> REF _Ref144116328 \w \h </w:instrText>
      </w:r>
      <w:r>
        <w:fldChar w:fldCharType="separate"/>
      </w:r>
      <w:del w:id="8199" w:author="Faqir, Sofia (Energy Security)" w:date="2023-11-12T19:47:00Z">
        <w:r w:rsidR="00E473FC">
          <w:delText>3.15</w:delText>
        </w:r>
      </w:del>
      <w:r>
        <w:fldChar w:fldCharType="end"/>
      </w:r>
      <w:r w:rsidR="00DA0518">
        <w:fldChar w:fldCharType="begin"/>
      </w:r>
      <w:r w:rsidR="00DA0518">
        <w:instrText xml:space="preserve"> REF _Ref144116325 \r \h </w:instrText>
      </w:r>
      <w:r w:rsidR="00DA0518">
        <w:fldChar w:fldCharType="separate"/>
      </w:r>
      <w:del w:id="8200" w:author="Faqir, Sofia (Energy Security)" w:date="2023-11-12T19:47:00Z">
        <w:r w:rsidR="00E473FC">
          <w:delText>3.14</w:delText>
        </w:r>
      </w:del>
      <w:r w:rsidR="00DA0518">
        <w:fldChar w:fldCharType="end"/>
      </w:r>
      <w:commentRangeEnd w:id="8198"/>
      <w:r w:rsidR="008B4E7A" w:rsidRPr="00462199">
        <w:rPr>
          <w:rStyle w:val="CommentReference"/>
          <w:rFonts w:ascii="Arial" w:hAnsi="Arial"/>
          <w:sz w:val="20"/>
          <w:szCs w:val="20"/>
        </w:rPr>
        <w:commentReference w:id="8198"/>
      </w:r>
      <w:r w:rsidRPr="00462199">
        <w:t xml:space="preserve"> shall comply with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of </w:t>
      </w:r>
      <w:r>
        <w:fldChar w:fldCharType="begin"/>
      </w:r>
      <w:r>
        <w:instrText xml:space="preserve"> REF _Ref144118008 \w \h </w:instrText>
      </w:r>
      <w:r>
        <w:fldChar w:fldCharType="separate"/>
      </w:r>
      <w:del w:id="8201" w:author="Faqir, Sofia (Energy Security)" w:date="2023-11-12T19:47:00Z">
        <w:r w:rsidR="00E473FC">
          <w:delText>Annex 9</w:delText>
        </w:r>
      </w:del>
      <w:r>
        <w:fldChar w:fldCharType="end"/>
      </w:r>
      <w:r w:rsidRPr="00462199">
        <w:t xml:space="preserve"> (</w:t>
      </w:r>
      <w:r w:rsidRPr="00462199">
        <w:rPr>
          <w:i/>
        </w:rPr>
        <w:t>Meter Measurement Systems – Technical Specifications</w:t>
      </w:r>
      <w:r w:rsidRPr="00462199">
        <w:t>).</w:t>
      </w:r>
      <w:bookmarkEnd w:id="8196"/>
    </w:p>
    <w:p w14:paraId="3ACC761F" w14:textId="77777777" w:rsidR="00D179D6" w:rsidRPr="00462199" w:rsidRDefault="00D179D6" w:rsidP="005B3BB9">
      <w:pPr>
        <w:pStyle w:val="NormalBoldAshurst"/>
      </w:pPr>
      <w:r w:rsidRPr="00462199">
        <w:rPr>
          <w:i/>
        </w:rPr>
        <w:t>Measurement uncertainty requirement</w:t>
      </w:r>
    </w:p>
    <w:p w14:paraId="50DC4CEA" w14:textId="77777777" w:rsidR="00D179D6" w:rsidRPr="00462199" w:rsidRDefault="00D179D6" w:rsidP="00793A6D">
      <w:pPr>
        <w:pStyle w:val="SH2Ashurst"/>
      </w:pPr>
      <w:bookmarkStart w:id="8202" w:name="_Ref144116330"/>
      <w:r w:rsidRPr="00462199">
        <w:t xml:space="preserve">The Producer shall, as a minimum, carry out a measurement uncertainty assessment in order to determine the overall measurement uncertainty of the relevant Metered Value (a </w:t>
      </w:r>
      <w:r w:rsidRPr="00462199">
        <w:rPr>
          <w:b/>
        </w:rPr>
        <w:t>"Measurement Uncertainty Assessment"</w:t>
      </w:r>
      <w:r w:rsidRPr="00462199">
        <w:t>):</w:t>
      </w:r>
      <w:bookmarkEnd w:id="8202"/>
    </w:p>
    <w:p w14:paraId="2E7F9C0E" w14:textId="086F0A11" w:rsidR="00D179D6" w:rsidRPr="00462199" w:rsidRDefault="00D179D6" w:rsidP="00793A6D">
      <w:pPr>
        <w:pStyle w:val="SH3Ashurst"/>
      </w:pPr>
      <w:bookmarkStart w:id="8203" w:name="_Ref144116331"/>
      <w:r w:rsidRPr="00462199">
        <w:t xml:space="preserve">at least once every </w:t>
      </w:r>
      <w:r w:rsidR="00010744">
        <w:t>Fiscal</w:t>
      </w:r>
      <w:r w:rsidRPr="00462199">
        <w:t xml:space="preserve"> Year; and</w:t>
      </w:r>
      <w:bookmarkEnd w:id="8203"/>
    </w:p>
    <w:p w14:paraId="70927FE7" w14:textId="77777777" w:rsidR="00D179D6" w:rsidRPr="00462199" w:rsidRDefault="00D179D6" w:rsidP="00793A6D">
      <w:pPr>
        <w:pStyle w:val="SH3Ashurst"/>
      </w:pPr>
      <w:bookmarkStart w:id="8204" w:name="_Ref144116332"/>
      <w:r w:rsidRPr="00462199">
        <w:t>following a Meter Material Change,</w:t>
      </w:r>
      <w:bookmarkEnd w:id="8204"/>
    </w:p>
    <w:p w14:paraId="3F41B150" w14:textId="77777777" w:rsidR="00D179D6" w:rsidRPr="00462199" w:rsidRDefault="00D179D6" w:rsidP="005B3BB9">
      <w:pPr>
        <w:pStyle w:val="B12Ashurst"/>
      </w:pPr>
      <w:r w:rsidRPr="00462199">
        <w:t>to ensure that the relevant Metered Value is complying with the relevant Overall Measurement Uncertainty Requirement. The Producer shall give the LCHA Counterparty reasonable prior written notice of the date, time, place and nature of every Measurement Uncertainty Assessment and the LCHA Counterparty (including the Technical Assurance Agent) shall have the right to attend.</w:t>
      </w:r>
    </w:p>
    <w:p w14:paraId="563C0F38" w14:textId="77777777" w:rsidR="00D179D6" w:rsidRPr="00462199" w:rsidRDefault="00D179D6" w:rsidP="00793A6D">
      <w:pPr>
        <w:pStyle w:val="SH2Ashurst"/>
      </w:pPr>
      <w:bookmarkStart w:id="8205" w:name="_Ref144116333"/>
      <w:r w:rsidRPr="00462199">
        <w:t>The Producer shall retain the results of each Measurement Uncertainty Assessment, which shall include a list of all relevant components that form part of the Meter Measurement System that was subject to the Measurement Uncertainty Assessment, and shall provide a copy of such results, on request, to the LCHA Counterparty within five (5) Business Days of receipt of the request.</w:t>
      </w:r>
      <w:bookmarkEnd w:id="8205"/>
    </w:p>
    <w:p w14:paraId="5920CA48" w14:textId="77777777" w:rsidR="00D179D6" w:rsidRPr="00462199" w:rsidRDefault="00D179D6" w:rsidP="00793A6D">
      <w:pPr>
        <w:pStyle w:val="SH2Ashurst"/>
      </w:pPr>
      <w:bookmarkStart w:id="8206" w:name="_Ref144116334"/>
      <w:r w:rsidRPr="00462199">
        <w:t>To ensure that the relevant Meter Measurement System complies with the relevant Overall Measurement Uncertainty Requirement the Producer shall ensure that:</w:t>
      </w:r>
      <w:bookmarkEnd w:id="8206"/>
    </w:p>
    <w:p w14:paraId="59FD1E6C" w14:textId="77777777" w:rsidR="00D179D6" w:rsidRPr="00462199" w:rsidRDefault="00D179D6" w:rsidP="00793A6D">
      <w:pPr>
        <w:pStyle w:val="SH3Ashurst"/>
      </w:pPr>
      <w:bookmarkStart w:id="8207" w:name="_Ref144116335"/>
      <w:r w:rsidRPr="00462199">
        <w:t>all of the components which form part of a Meter Measurement System are calibrated and traceable to ISO/IEC 17025 and validated routinely at least once every twelve (12) Months;</w:t>
      </w:r>
      <w:bookmarkEnd w:id="8207"/>
    </w:p>
    <w:p w14:paraId="5E84EF26" w14:textId="77777777" w:rsidR="00D179D6" w:rsidRPr="00462199" w:rsidRDefault="00D179D6" w:rsidP="00793A6D">
      <w:pPr>
        <w:pStyle w:val="SH3Ashurst"/>
      </w:pPr>
      <w:bookmarkStart w:id="8208" w:name="_Ref144116336"/>
      <w:r w:rsidRPr="00462199">
        <w:t>all of the components of the Meter Measurement System are checked to ensure they are operating within their calibration range; and</w:t>
      </w:r>
      <w:bookmarkEnd w:id="8208"/>
    </w:p>
    <w:p w14:paraId="2CD75D72" w14:textId="77777777" w:rsidR="00D179D6" w:rsidRPr="00462199" w:rsidRDefault="00D179D6" w:rsidP="00793A6D">
      <w:pPr>
        <w:pStyle w:val="SH3Ashurst"/>
      </w:pPr>
      <w:bookmarkStart w:id="8209" w:name="_Ref144116337"/>
      <w:r w:rsidRPr="00462199">
        <w:t>regular functional and quality assurance checks of all of the components of the Meter Measurement System are performed including parallel measurements against standard reference methods.</w:t>
      </w:r>
      <w:bookmarkEnd w:id="8209"/>
    </w:p>
    <w:p w14:paraId="5D28B3AE" w14:textId="77777777" w:rsidR="00D179D6" w:rsidRPr="00462199" w:rsidRDefault="00D179D6" w:rsidP="00793A6D">
      <w:pPr>
        <w:pStyle w:val="SH2Ashurst"/>
      </w:pPr>
      <w:bookmarkStart w:id="8210" w:name="_Ref144116338"/>
      <w:r w:rsidRPr="00462199">
        <w:t>The Producer shall ensure that any third party audit reports related to the operation of the Meter Measurement Systems are provided to the LCHA Counterparty as soon as reasonably practicable after such report has been issued to the Producer.</w:t>
      </w:r>
      <w:bookmarkEnd w:id="8210"/>
    </w:p>
    <w:p w14:paraId="7D820F2C" w14:textId="77777777" w:rsidR="00D179D6" w:rsidRPr="00462199" w:rsidRDefault="00D179D6" w:rsidP="00793A6D">
      <w:pPr>
        <w:pStyle w:val="SH2Ashurst"/>
      </w:pPr>
      <w:bookmarkStart w:id="8211" w:name="_Ref144116339"/>
      <w:r w:rsidRPr="00462199">
        <w:t xml:space="preserve">The Producer shall ensure that any test laboratories and personnel carrying out measurements, calibrations and assessments including Meter Measurement System calibrations and related </w:t>
      </w:r>
      <w:r w:rsidRPr="00462199">
        <w:lastRenderedPageBreak/>
        <w:t>assessments are accredited in accordance with EN ISO/IEC 17025 for the relevant calibration and assessment activities.</w:t>
      </w:r>
      <w:bookmarkEnd w:id="8211"/>
    </w:p>
    <w:p w14:paraId="018CF995" w14:textId="77777777" w:rsidR="00D179D6" w:rsidRPr="00462199" w:rsidRDefault="00D179D6" w:rsidP="005B3BB9">
      <w:pPr>
        <w:pStyle w:val="NormalBoldAshurst"/>
      </w:pPr>
      <w:r w:rsidRPr="00462199">
        <w:rPr>
          <w:i/>
        </w:rPr>
        <w:t>Sealing and security</w:t>
      </w:r>
    </w:p>
    <w:p w14:paraId="184F8081" w14:textId="77777777" w:rsidR="00D179D6" w:rsidRPr="00462199" w:rsidRDefault="00D179D6" w:rsidP="00793A6D">
      <w:pPr>
        <w:pStyle w:val="SH2Ashurst"/>
      </w:pPr>
      <w:bookmarkStart w:id="8212" w:name="_Ref144116340"/>
      <w:r w:rsidRPr="00462199">
        <w:t>The Producer shall:</w:t>
      </w:r>
      <w:bookmarkEnd w:id="8212"/>
    </w:p>
    <w:p w14:paraId="3D019142" w14:textId="77777777" w:rsidR="00D179D6" w:rsidRPr="00462199" w:rsidRDefault="00D179D6" w:rsidP="00793A6D">
      <w:pPr>
        <w:pStyle w:val="SH3Ashurst"/>
      </w:pPr>
      <w:bookmarkStart w:id="8213" w:name="_Ref144116341"/>
      <w:r w:rsidRPr="00462199">
        <w:t>procure that each component of the Meter Measurement Systems is appropriately sealed so as to provide assurance that the Reasonable and Prudent Standard of anti-tamper protection are met;</w:t>
      </w:r>
      <w:bookmarkEnd w:id="8213"/>
    </w:p>
    <w:p w14:paraId="002E5F65" w14:textId="77777777" w:rsidR="00D179D6" w:rsidRPr="00462199" w:rsidRDefault="00D179D6" w:rsidP="00793A6D">
      <w:pPr>
        <w:pStyle w:val="SH3Ashurst"/>
      </w:pPr>
      <w:bookmarkStart w:id="8214" w:name="_Ref144116342"/>
      <w:r w:rsidRPr="00462199">
        <w:t>procure that each Meter Measurement System is as secure as possible in all circumstances; and</w:t>
      </w:r>
      <w:bookmarkEnd w:id="8214"/>
    </w:p>
    <w:p w14:paraId="0E0E495C" w14:textId="77777777" w:rsidR="00D179D6" w:rsidRPr="00462199" w:rsidRDefault="00D179D6" w:rsidP="00793A6D">
      <w:pPr>
        <w:pStyle w:val="SH3Ashurst"/>
      </w:pPr>
      <w:bookmarkStart w:id="8215" w:name="_Ref144116343"/>
      <w:r w:rsidRPr="00462199">
        <w:t>notify the LCHA Counterparty if any of the Meter Measurement System's seals are broken or damaged.</w:t>
      </w:r>
      <w:bookmarkEnd w:id="8215"/>
    </w:p>
    <w:p w14:paraId="55211395" w14:textId="77777777" w:rsidR="00D179D6" w:rsidRPr="00462199" w:rsidRDefault="00D179D6" w:rsidP="005B3BB9">
      <w:pPr>
        <w:pStyle w:val="NormalBoldAshurst"/>
      </w:pPr>
      <w:r w:rsidRPr="00462199">
        <w:rPr>
          <w:i/>
        </w:rPr>
        <w:t>Time keeping</w:t>
      </w:r>
    </w:p>
    <w:p w14:paraId="70F91612" w14:textId="77777777" w:rsidR="00D179D6" w:rsidRPr="00462199" w:rsidRDefault="00D179D6" w:rsidP="00793A6D">
      <w:pPr>
        <w:pStyle w:val="SH2Ashurst"/>
      </w:pPr>
      <w:bookmarkStart w:id="8216" w:name="_Ref144116344"/>
      <w:r w:rsidRPr="00462199">
        <w:t>Each Meter shall record the current time in Co-ordinated Universal Time Clock (UTC) expressed as hh:mm:ss. No switching between UTC and British Summer Time (BST) shall occur.</w:t>
      </w:r>
      <w:bookmarkEnd w:id="8216"/>
    </w:p>
    <w:p w14:paraId="1ED0A5E1" w14:textId="77777777" w:rsidR="00D179D6" w:rsidRPr="00462199" w:rsidRDefault="00D179D6" w:rsidP="005B3BB9">
      <w:pPr>
        <w:pStyle w:val="NormalBoldAshurst"/>
      </w:pPr>
      <w:r w:rsidRPr="00462199">
        <w:rPr>
          <w:i/>
        </w:rPr>
        <w:t>Monitoring facilities</w:t>
      </w:r>
    </w:p>
    <w:p w14:paraId="45786D99" w14:textId="41B2373A" w:rsidR="00D179D6" w:rsidRPr="00462199" w:rsidRDefault="00D179D6" w:rsidP="00793A6D">
      <w:pPr>
        <w:pStyle w:val="SH2Ashurst"/>
      </w:pPr>
      <w:bookmarkStart w:id="8217" w:name="_Ref144116345"/>
      <w:r w:rsidRPr="00462199">
        <w:t xml:space="preserve">The Producer shall provide monitoring facilities in respect of the Primary Data, with associated alarm </w:t>
      </w:r>
      <w:r w:rsidR="007248B2" w:rsidRPr="007248B2">
        <w:t>condition</w:t>
      </w:r>
      <w:r w:rsidRPr="00462199">
        <w:t>s when an error in the data source is detected.</w:t>
      </w:r>
      <w:bookmarkEnd w:id="8217"/>
    </w:p>
    <w:p w14:paraId="38115DA6" w14:textId="77777777" w:rsidR="00D179D6" w:rsidRPr="00462199" w:rsidRDefault="00D179D6" w:rsidP="00793A6D">
      <w:pPr>
        <w:pStyle w:val="SH2Ashurst"/>
      </w:pPr>
      <w:bookmarkStart w:id="8218" w:name="_Ref144116346"/>
      <w:r w:rsidRPr="00462199">
        <w:t>The Producer shall ensure that any error(s) in the functionality of the Meter Measurement Systems are recorded as an event alarm which includes the date and time of such error(s).</w:t>
      </w:r>
      <w:bookmarkEnd w:id="8218"/>
    </w:p>
    <w:p w14:paraId="0D4285B2" w14:textId="77777777" w:rsidR="00D179D6" w:rsidRPr="00462199" w:rsidRDefault="00D179D6" w:rsidP="005B3BB9">
      <w:pPr>
        <w:pStyle w:val="NormalBoldAshurst"/>
      </w:pPr>
      <w:r w:rsidRPr="00462199">
        <w:rPr>
          <w:i/>
        </w:rPr>
        <w:t>Communications</w:t>
      </w:r>
    </w:p>
    <w:p w14:paraId="4C0FAFB7" w14:textId="77777777" w:rsidR="00D179D6" w:rsidRPr="00462199" w:rsidRDefault="00D179D6" w:rsidP="00793A6D">
      <w:pPr>
        <w:pStyle w:val="SH2Ashurst"/>
      </w:pPr>
      <w:bookmarkStart w:id="8219" w:name="_Ref144116347"/>
      <w:r w:rsidRPr="00462199">
        <w:t>The Producer shall provide both local and remote interrogation facilities for the Meter Measurement Systems.</w:t>
      </w:r>
      <w:bookmarkEnd w:id="8219"/>
    </w:p>
    <w:p w14:paraId="10D4E636" w14:textId="77777777" w:rsidR="00D179D6" w:rsidRPr="00462199" w:rsidRDefault="00D179D6" w:rsidP="00793A6D">
      <w:pPr>
        <w:pStyle w:val="SH2Ashurst"/>
      </w:pPr>
      <w:bookmarkStart w:id="8220" w:name="_Ref144116348"/>
      <w:r w:rsidRPr="00462199">
        <w:t>The Producer shall ensure that unauthorised access to the Primary Data in the Meter Measurement Systems is prevented.</w:t>
      </w:r>
      <w:bookmarkEnd w:id="8220"/>
    </w:p>
    <w:p w14:paraId="52905A37" w14:textId="77777777" w:rsidR="00D179D6" w:rsidRPr="00462199" w:rsidRDefault="00D179D6" w:rsidP="00793A6D">
      <w:pPr>
        <w:pStyle w:val="SH2Ashurst"/>
      </w:pPr>
      <w:bookmarkStart w:id="8221" w:name="_Ref144116349"/>
      <w:r w:rsidRPr="00462199">
        <w:t>The Measurement Data shall be in a format approved by the LCHA Counterparty.</w:t>
      </w:r>
      <w:bookmarkEnd w:id="8221"/>
    </w:p>
    <w:p w14:paraId="06E1DD74" w14:textId="77777777" w:rsidR="00D179D6" w:rsidRPr="00462199" w:rsidRDefault="00D179D6" w:rsidP="005B3BB9">
      <w:pPr>
        <w:pStyle w:val="NormalBoldAshurst"/>
      </w:pPr>
      <w:r w:rsidRPr="00462199">
        <w:rPr>
          <w:i/>
        </w:rPr>
        <w:t>Associated installations</w:t>
      </w:r>
    </w:p>
    <w:p w14:paraId="21F96D14" w14:textId="77777777" w:rsidR="00D179D6" w:rsidRPr="00462199" w:rsidRDefault="00D179D6" w:rsidP="00793A6D">
      <w:pPr>
        <w:pStyle w:val="SH2Ashurst"/>
      </w:pPr>
      <w:bookmarkStart w:id="8222" w:name="_Ref144116350"/>
      <w:r w:rsidRPr="00462199">
        <w:t>The Producer may install additional features within or associated with the Meter Measurement Systems provided such additional features do not interfere with the operation of the Meter Measurement Systems, including data flow and storage.</w:t>
      </w:r>
      <w:bookmarkEnd w:id="8222"/>
    </w:p>
    <w:p w14:paraId="78DA6C1B" w14:textId="77777777" w:rsidR="00D179D6" w:rsidRPr="00462199" w:rsidRDefault="00D179D6" w:rsidP="005B3BB9">
      <w:pPr>
        <w:pStyle w:val="NormalBoldAshurst"/>
      </w:pPr>
      <w:r w:rsidRPr="00462199">
        <w:rPr>
          <w:i/>
        </w:rPr>
        <w:t>Information and Records</w:t>
      </w:r>
    </w:p>
    <w:p w14:paraId="6E7251D3" w14:textId="77777777" w:rsidR="00D179D6" w:rsidRPr="00462199" w:rsidRDefault="00D179D6" w:rsidP="00793A6D">
      <w:pPr>
        <w:pStyle w:val="SH2Ashurst"/>
      </w:pPr>
      <w:bookmarkStart w:id="8223" w:name="_Ref144116351"/>
      <w:r w:rsidRPr="00462199">
        <w:t>The Producer shall:</w:t>
      </w:r>
      <w:bookmarkEnd w:id="8223"/>
    </w:p>
    <w:p w14:paraId="32B9FBF9" w14:textId="77777777" w:rsidR="00D179D6" w:rsidRPr="00462199" w:rsidRDefault="00D179D6" w:rsidP="00793A6D">
      <w:pPr>
        <w:pStyle w:val="SH3Ashurst"/>
      </w:pPr>
      <w:bookmarkStart w:id="8224" w:name="_Ref144116352"/>
      <w:r w:rsidRPr="00462199">
        <w:t>comply with the requirements of the LCHA to provide the LCHA Counterparty with information relating to each Meter Measurement System, including the Meter Measurement System Technical Details;</w:t>
      </w:r>
      <w:bookmarkEnd w:id="8224"/>
    </w:p>
    <w:p w14:paraId="24043DB9" w14:textId="77777777" w:rsidR="00D179D6" w:rsidRPr="00462199" w:rsidRDefault="00D179D6" w:rsidP="00793A6D">
      <w:pPr>
        <w:pStyle w:val="SH3Ashurst"/>
      </w:pPr>
      <w:bookmarkStart w:id="8225" w:name="_Ref144116353"/>
      <w:r w:rsidRPr="00462199">
        <w:t>provide such Meter Measurement System Technical Details to the LCHA Counterparty if requested; and</w:t>
      </w:r>
      <w:bookmarkEnd w:id="8225"/>
    </w:p>
    <w:p w14:paraId="51C0B9DF" w14:textId="77777777" w:rsidR="00D179D6" w:rsidRPr="00462199" w:rsidRDefault="00D179D6" w:rsidP="00793A6D">
      <w:pPr>
        <w:pStyle w:val="SH3Ashurst"/>
      </w:pPr>
      <w:bookmarkStart w:id="8226" w:name="_Ref144116354"/>
      <w:r w:rsidRPr="00462199">
        <w:lastRenderedPageBreak/>
        <w:t>provide the LCHA Counterparty with all such information regarding the relevant Meter Measurement System as the LCHA Counterparty reasonably requires for the purposes of carrying out a LCHA Meter Audit.</w:t>
      </w:r>
      <w:bookmarkEnd w:id="8226"/>
    </w:p>
    <w:p w14:paraId="69A78DC8" w14:textId="0EACC8BF" w:rsidR="00D179D6" w:rsidRPr="00462199" w:rsidRDefault="00D179D6" w:rsidP="00793A6D">
      <w:pPr>
        <w:pStyle w:val="SH2Ashurst"/>
      </w:pPr>
      <w:bookmarkStart w:id="8227" w:name="_Ref144116355"/>
      <w:r w:rsidRPr="00462199">
        <w:t xml:space="preserve">The information to be provided under paragraph </w:t>
      </w:r>
      <w:r>
        <w:fldChar w:fldCharType="begin"/>
      </w:r>
      <w:r>
        <w:instrText xml:space="preserve"> REF _Ref144116351 \w \h </w:instrText>
      </w:r>
      <w:r>
        <w:fldChar w:fldCharType="separate"/>
      </w:r>
      <w:del w:id="8228" w:author="Faqir, Sofia (Energy Security)" w:date="2023-11-12T19:47:00Z">
        <w:r w:rsidR="00E473FC">
          <w:delText>3.30</w:delText>
        </w:r>
      </w:del>
      <w:r>
        <w:fldChar w:fldCharType="end"/>
      </w:r>
      <w:r w:rsidRPr="00462199">
        <w:t xml:space="preserve"> includes information regarding the dates and time periods for the installation of new Meters and the dates and time periods when such Meters are out of service.</w:t>
      </w:r>
      <w:bookmarkEnd w:id="8227"/>
    </w:p>
    <w:p w14:paraId="5BF70F77" w14:textId="159DFAF1" w:rsidR="00D179D6" w:rsidRPr="00462199" w:rsidRDefault="00D179D6" w:rsidP="00793A6D">
      <w:pPr>
        <w:pStyle w:val="SH2Ashurst"/>
      </w:pPr>
      <w:bookmarkStart w:id="8229" w:name="_Ref144116356"/>
      <w:r w:rsidRPr="00462199">
        <w:t xml:space="preserve">Records required to be kept by the Producer and provided to the LCHA Counterparty under this </w:t>
      </w:r>
      <w:r>
        <w:fldChar w:fldCharType="begin"/>
      </w:r>
      <w:r>
        <w:instrText xml:space="preserve"> REF _Ref144118008 \w \h </w:instrText>
      </w:r>
      <w:r>
        <w:fldChar w:fldCharType="separate"/>
      </w:r>
      <w:del w:id="8230" w:author="Faqir, Sofia (Energy Security)" w:date="2023-11-12T19:47:00Z">
        <w:r w:rsidR="00E473FC">
          <w:delText>Annex 9</w:delText>
        </w:r>
      </w:del>
      <w:r>
        <w:fldChar w:fldCharType="end"/>
      </w:r>
      <w:r w:rsidRPr="00462199">
        <w:t xml:space="preserve"> (</w:t>
      </w:r>
      <w:r w:rsidRPr="00462199">
        <w:rPr>
          <w:i/>
        </w:rPr>
        <w:t>Metering Operational Framework and Technical Specification</w:t>
      </w:r>
      <w:r w:rsidRPr="00462199">
        <w:t>) shall include, as a minimum and where applicable, the following information:</w:t>
      </w:r>
      <w:bookmarkEnd w:id="8229"/>
    </w:p>
    <w:p w14:paraId="301931F5" w14:textId="77777777" w:rsidR="00D179D6" w:rsidRPr="00462199" w:rsidRDefault="00D179D6" w:rsidP="00793A6D">
      <w:pPr>
        <w:pStyle w:val="SH3Ashurst"/>
      </w:pPr>
      <w:bookmarkStart w:id="8231" w:name="_Ref144116357"/>
      <w:r w:rsidRPr="00462199">
        <w:t>Producer name;</w:t>
      </w:r>
      <w:bookmarkEnd w:id="8231"/>
    </w:p>
    <w:p w14:paraId="519E42CB" w14:textId="77777777" w:rsidR="00D179D6" w:rsidRPr="00462199" w:rsidRDefault="00D179D6" w:rsidP="00793A6D">
      <w:pPr>
        <w:pStyle w:val="SH3Ashurst"/>
      </w:pPr>
      <w:bookmarkStart w:id="8232" w:name="_Ref144116358"/>
      <w:r w:rsidRPr="00462199">
        <w:t>Facility name;</w:t>
      </w:r>
      <w:bookmarkEnd w:id="8232"/>
    </w:p>
    <w:p w14:paraId="3F7547D4" w14:textId="77777777" w:rsidR="00D179D6" w:rsidRPr="00462199" w:rsidRDefault="00D179D6" w:rsidP="00793A6D">
      <w:pPr>
        <w:pStyle w:val="SH3Ashurst"/>
      </w:pPr>
      <w:bookmarkStart w:id="8233" w:name="_Ref144116359"/>
      <w:r w:rsidRPr="00462199">
        <w:t>Facility address;</w:t>
      </w:r>
      <w:bookmarkEnd w:id="8233"/>
    </w:p>
    <w:p w14:paraId="115160F1" w14:textId="77777777" w:rsidR="00D179D6" w:rsidRPr="00462199" w:rsidRDefault="00D179D6" w:rsidP="00793A6D">
      <w:pPr>
        <w:pStyle w:val="SH3Ashurst"/>
      </w:pPr>
      <w:bookmarkStart w:id="8234" w:name="_Ref144116360"/>
      <w:r w:rsidRPr="00462199">
        <w:t>Site name;</w:t>
      </w:r>
      <w:bookmarkEnd w:id="8234"/>
    </w:p>
    <w:p w14:paraId="7A00B79E" w14:textId="77777777" w:rsidR="00D179D6" w:rsidRPr="00462199" w:rsidRDefault="00D179D6" w:rsidP="00793A6D">
      <w:pPr>
        <w:pStyle w:val="SH3Ashurst"/>
      </w:pPr>
      <w:bookmarkStart w:id="8235" w:name="_Ref144116361"/>
      <w:r w:rsidRPr="00462199">
        <w:t>Site address;</w:t>
      </w:r>
      <w:bookmarkEnd w:id="8235"/>
    </w:p>
    <w:p w14:paraId="08911FD6" w14:textId="77777777" w:rsidR="00D179D6" w:rsidRPr="00462199" w:rsidRDefault="00D179D6" w:rsidP="00793A6D">
      <w:pPr>
        <w:pStyle w:val="SH3Ashurst"/>
      </w:pPr>
      <w:bookmarkStart w:id="8236" w:name="_Ref144116362"/>
      <w:r w:rsidRPr="00462199">
        <w:t>instrument manufacturer;</w:t>
      </w:r>
      <w:bookmarkEnd w:id="8236"/>
    </w:p>
    <w:p w14:paraId="427F1CE6" w14:textId="77777777" w:rsidR="00D179D6" w:rsidRPr="00462199" w:rsidRDefault="00D179D6" w:rsidP="00793A6D">
      <w:pPr>
        <w:pStyle w:val="SH3Ashurst"/>
      </w:pPr>
      <w:bookmarkStart w:id="8237" w:name="_Ref144116363"/>
      <w:r w:rsidRPr="00462199">
        <w:t>instrument model;</w:t>
      </w:r>
      <w:bookmarkEnd w:id="8237"/>
    </w:p>
    <w:p w14:paraId="21847A53" w14:textId="77777777" w:rsidR="00D179D6" w:rsidRPr="00462199" w:rsidRDefault="00D179D6" w:rsidP="00793A6D">
      <w:pPr>
        <w:pStyle w:val="SH3Ashurst"/>
      </w:pPr>
      <w:bookmarkStart w:id="8238" w:name="_Ref144116364"/>
      <w:r w:rsidRPr="00462199">
        <w:t>instrument serial number;</w:t>
      </w:r>
      <w:bookmarkEnd w:id="8238"/>
    </w:p>
    <w:p w14:paraId="725582AA" w14:textId="77777777" w:rsidR="00D179D6" w:rsidRPr="00462199" w:rsidRDefault="00D179D6" w:rsidP="00793A6D">
      <w:pPr>
        <w:pStyle w:val="SH3Ashurst"/>
      </w:pPr>
      <w:bookmarkStart w:id="8239" w:name="_Ref144116365"/>
      <w:r w:rsidRPr="00462199">
        <w:t>instrument operating principle;</w:t>
      </w:r>
      <w:bookmarkEnd w:id="8239"/>
    </w:p>
    <w:p w14:paraId="55829CA8" w14:textId="77777777" w:rsidR="00D179D6" w:rsidRPr="00462199" w:rsidRDefault="00D179D6" w:rsidP="00793A6D">
      <w:pPr>
        <w:pStyle w:val="SH3Ashurst"/>
      </w:pPr>
      <w:bookmarkStart w:id="8240" w:name="_Ref144116366"/>
      <w:r w:rsidRPr="00462199">
        <w:t>instrument operating range;</w:t>
      </w:r>
      <w:bookmarkEnd w:id="8240"/>
    </w:p>
    <w:p w14:paraId="0EC0BE43" w14:textId="77777777" w:rsidR="00D179D6" w:rsidRPr="00462199" w:rsidRDefault="00D179D6" w:rsidP="00793A6D">
      <w:pPr>
        <w:pStyle w:val="SH3Ashurst"/>
      </w:pPr>
      <w:bookmarkStart w:id="8241" w:name="_Ref144116367"/>
      <w:r w:rsidRPr="00462199">
        <w:t>instrument compliance (calibration certificate(s) number);</w:t>
      </w:r>
      <w:bookmarkEnd w:id="8241"/>
    </w:p>
    <w:p w14:paraId="134FD307" w14:textId="77777777" w:rsidR="00D179D6" w:rsidRPr="00462199" w:rsidRDefault="00D179D6" w:rsidP="00793A6D">
      <w:pPr>
        <w:pStyle w:val="SH3Ashurst"/>
      </w:pPr>
      <w:bookmarkStart w:id="8242" w:name="_Ref144116368"/>
      <w:r w:rsidRPr="00462199">
        <w:t>name and accreditation number of instrument calibration laboratory;</w:t>
      </w:r>
      <w:bookmarkEnd w:id="8242"/>
    </w:p>
    <w:p w14:paraId="785F8057" w14:textId="77777777" w:rsidR="00D179D6" w:rsidRPr="00462199" w:rsidRDefault="00D179D6" w:rsidP="00793A6D">
      <w:pPr>
        <w:pStyle w:val="SH3Ashurst"/>
      </w:pPr>
      <w:bookmarkStart w:id="8243" w:name="_Ref144116369"/>
      <w:r w:rsidRPr="00462199">
        <w:t>all Primary Data; and</w:t>
      </w:r>
      <w:bookmarkEnd w:id="8243"/>
    </w:p>
    <w:p w14:paraId="02CB90C8" w14:textId="77777777" w:rsidR="00D179D6" w:rsidRPr="00462199" w:rsidRDefault="00D179D6" w:rsidP="00793A6D">
      <w:pPr>
        <w:pStyle w:val="SH3Ashurst"/>
      </w:pPr>
      <w:bookmarkStart w:id="8244" w:name="_Ref144116370"/>
      <w:r w:rsidRPr="00462199">
        <w:t>all reports related to the commissioning of the Meter Measurement Systems.</w:t>
      </w:r>
      <w:bookmarkEnd w:id="8244"/>
    </w:p>
    <w:p w14:paraId="567DEFD8" w14:textId="77777777" w:rsidR="00D179D6" w:rsidRPr="00462199" w:rsidRDefault="00D179D6" w:rsidP="00793A6D">
      <w:pPr>
        <w:pStyle w:val="SH2Ashurst"/>
      </w:pPr>
      <w:bookmarkStart w:id="8245" w:name="_Ref144116371"/>
      <w:r w:rsidRPr="00462199">
        <w:t>The Producer shall prepare and maintain complete and accurate records relating to the Meter Measurement Systems for the Term of the LCHA and for at least two (2) years following the expiry or termination of the LCHA and shall provide a copy of such records to the LCHA Counterparty upon request.</w:t>
      </w:r>
      <w:bookmarkEnd w:id="8245"/>
    </w:p>
    <w:p w14:paraId="38670B3C" w14:textId="77777777" w:rsidR="00D179D6" w:rsidRPr="00462199" w:rsidRDefault="00D179D6" w:rsidP="005B3BB9">
      <w:pPr>
        <w:pStyle w:val="NormalBoldAshurst"/>
      </w:pPr>
      <w:r w:rsidRPr="00462199">
        <w:rPr>
          <w:i/>
        </w:rPr>
        <w:t>Displays and facilities for Producer information</w:t>
      </w:r>
    </w:p>
    <w:p w14:paraId="6426DE80" w14:textId="77777777" w:rsidR="00D179D6" w:rsidRPr="00462199" w:rsidRDefault="00D179D6" w:rsidP="00793A6D">
      <w:pPr>
        <w:pStyle w:val="SH2Ashurst"/>
      </w:pPr>
      <w:bookmarkStart w:id="8246" w:name="_Ref144116372"/>
      <w:r w:rsidRPr="00462199">
        <w:t>Each Meter Measurement System shall display the following information on the Producer's BPCS:</w:t>
      </w:r>
      <w:bookmarkEnd w:id="8246"/>
    </w:p>
    <w:p w14:paraId="4232CF4F" w14:textId="77777777" w:rsidR="00D179D6" w:rsidRPr="00462199" w:rsidRDefault="00D179D6" w:rsidP="00793A6D">
      <w:pPr>
        <w:pStyle w:val="SH3Ashurst"/>
      </w:pPr>
      <w:bookmarkStart w:id="8247" w:name="_Ref144116373"/>
      <w:r w:rsidRPr="00462199">
        <w:t>the Primary Data;</w:t>
      </w:r>
      <w:bookmarkEnd w:id="8247"/>
    </w:p>
    <w:p w14:paraId="3247D860" w14:textId="77777777" w:rsidR="00D179D6" w:rsidRPr="00462199" w:rsidRDefault="00D179D6" w:rsidP="00793A6D">
      <w:pPr>
        <w:pStyle w:val="SH3Ashurst"/>
      </w:pPr>
      <w:bookmarkStart w:id="8248" w:name="_Ref144116374"/>
      <w:r w:rsidRPr="00462199">
        <w:t>the date (</w:t>
      </w:r>
      <w:r w:rsidRPr="00462199">
        <w:rPr>
          <w:i/>
        </w:rPr>
        <w:t>expressed in day/month/year</w:t>
      </w:r>
      <w:r w:rsidRPr="00462199">
        <w:t>); and</w:t>
      </w:r>
      <w:bookmarkEnd w:id="8248"/>
    </w:p>
    <w:p w14:paraId="0944AA14" w14:textId="77777777" w:rsidR="00D179D6" w:rsidRPr="00462199" w:rsidRDefault="00D179D6" w:rsidP="00793A6D">
      <w:pPr>
        <w:pStyle w:val="SH3Ashurst"/>
      </w:pPr>
      <w:bookmarkStart w:id="8249" w:name="_Ref144116375"/>
      <w:r w:rsidRPr="00462199">
        <w:t>the time (</w:t>
      </w:r>
      <w:r w:rsidRPr="00462199">
        <w:rPr>
          <w:i/>
        </w:rPr>
        <w:t>expressed in a 24 hour clock</w:t>
      </w:r>
      <w:r w:rsidRPr="00462199">
        <w:t>).</w:t>
      </w:r>
      <w:bookmarkEnd w:id="8249"/>
    </w:p>
    <w:p w14:paraId="2A3D7485" w14:textId="77777777" w:rsidR="00D179D6" w:rsidRPr="00462199" w:rsidRDefault="00D179D6" w:rsidP="000D76C6">
      <w:pPr>
        <w:pStyle w:val="SH1Ashurst"/>
      </w:pPr>
      <w:bookmarkStart w:id="8250" w:name="_Ref144116376"/>
      <w:r w:rsidRPr="00462199">
        <w:lastRenderedPageBreak/>
        <w:t>DATA</w:t>
      </w:r>
      <w:bookmarkEnd w:id="8250"/>
    </w:p>
    <w:p w14:paraId="12ABCF16" w14:textId="77777777" w:rsidR="00D179D6" w:rsidRPr="00462199" w:rsidRDefault="00D179D6" w:rsidP="005B3BB9">
      <w:pPr>
        <w:pStyle w:val="NormalBoldAshurst"/>
      </w:pPr>
      <w:r w:rsidRPr="00462199">
        <w:rPr>
          <w:i/>
        </w:rPr>
        <w:t>Ownership of data</w:t>
      </w:r>
    </w:p>
    <w:p w14:paraId="64343E61" w14:textId="68B0A1D3" w:rsidR="00D179D6" w:rsidRPr="00462199" w:rsidRDefault="00D179D6" w:rsidP="00793A6D">
      <w:pPr>
        <w:pStyle w:val="SH2Ashurst"/>
      </w:pPr>
      <w:bookmarkStart w:id="8251" w:name="_Ref144116377"/>
      <w:r w:rsidRPr="00462199">
        <w:t xml:space="preserve">Subject to paragraph </w:t>
      </w:r>
      <w:r>
        <w:fldChar w:fldCharType="begin"/>
      </w:r>
      <w:r>
        <w:instrText xml:space="preserve"> REF _Ref144116378 \w \h </w:instrText>
      </w:r>
      <w:r>
        <w:fldChar w:fldCharType="separate"/>
      </w:r>
      <w:del w:id="8252" w:author="Faqir, Sofia (Energy Security)" w:date="2023-11-12T19:47:00Z">
        <w:r w:rsidR="00E473FC">
          <w:delText>4.2</w:delText>
        </w:r>
      </w:del>
      <w:r>
        <w:fldChar w:fldCharType="end"/>
      </w:r>
      <w:r w:rsidRPr="00462199">
        <w:t>, the Producer shall own the Measurement Data and may provide any person with access to and use of such Measurement Data.</w:t>
      </w:r>
      <w:bookmarkEnd w:id="8251"/>
    </w:p>
    <w:p w14:paraId="434A02B4" w14:textId="5B3D1748" w:rsidR="00D179D6" w:rsidRPr="00462199" w:rsidRDefault="00D179D6" w:rsidP="00793A6D">
      <w:pPr>
        <w:pStyle w:val="SH2Ashurst"/>
      </w:pPr>
      <w:bookmarkStart w:id="8253" w:name="_Ref144116378"/>
      <w:r w:rsidRPr="00462199">
        <w:t xml:space="preserve">The Producer shall not exercise any rights in relation to, or provide any person with any use of or access to, the Measurement Data in a manner which would interfere with the LCHA Settlement Activities or which otherwise would be inconsistent with giving effect to the LCHA or this </w:t>
      </w:r>
      <w:r>
        <w:fldChar w:fldCharType="begin"/>
      </w:r>
      <w:r>
        <w:instrText xml:space="preserve"> REF _Ref144118008 \w \h </w:instrText>
      </w:r>
      <w:r>
        <w:fldChar w:fldCharType="separate"/>
      </w:r>
      <w:del w:id="8254"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 (including the exercise of the LCHA Counterparty's rights hereunder).</w:t>
      </w:r>
      <w:bookmarkEnd w:id="8253"/>
    </w:p>
    <w:p w14:paraId="095689B6" w14:textId="77777777" w:rsidR="00D179D6" w:rsidRPr="00462199" w:rsidRDefault="00D179D6" w:rsidP="005B3BB9">
      <w:pPr>
        <w:pStyle w:val="NormalBoldAshurst"/>
      </w:pPr>
      <w:r w:rsidRPr="00462199">
        <w:rPr>
          <w:i/>
        </w:rPr>
        <w:t>Access to and use of data</w:t>
      </w:r>
    </w:p>
    <w:p w14:paraId="57EDC82F" w14:textId="51B31A1E" w:rsidR="00D179D6" w:rsidRPr="00462199" w:rsidRDefault="00D179D6" w:rsidP="00793A6D">
      <w:pPr>
        <w:pStyle w:val="SH2Ashurst"/>
      </w:pPr>
      <w:bookmarkStart w:id="8255" w:name="_Ref144116379"/>
      <w:r w:rsidRPr="00462199">
        <w:t xml:space="preserve">The Producer shall provide access to, and hereby authorises the use of, the Measurement Data, to and by the LCHA Counterparty (for the purposes of this paragraph </w:t>
      </w:r>
      <w:r>
        <w:fldChar w:fldCharType="begin"/>
      </w:r>
      <w:r>
        <w:instrText xml:space="preserve"> REF _Ref144116379 \w \h </w:instrText>
      </w:r>
      <w:r>
        <w:fldChar w:fldCharType="separate"/>
      </w:r>
      <w:del w:id="8256" w:author="Faqir, Sofia (Energy Security)" w:date="2023-11-12T19:47:00Z">
        <w:r w:rsidR="00E473FC">
          <w:delText>4.3</w:delText>
        </w:r>
      </w:del>
      <w:r>
        <w:fldChar w:fldCharType="end"/>
      </w:r>
      <w:r w:rsidRPr="00462199">
        <w:t>, the "data recipient", which term shall include any officer, official, director, employee, agent, representative, consultant or adviser of the same), without charge, for all purposes for which each such data recipient requires such access and use pursuant to or in order to give effect to the LCHA, but not for any other purpose.</w:t>
      </w:r>
      <w:bookmarkEnd w:id="8255"/>
    </w:p>
    <w:p w14:paraId="58258E56" w14:textId="77777777" w:rsidR="00D179D6" w:rsidRPr="00462199" w:rsidRDefault="00D179D6" w:rsidP="00793A6D">
      <w:pPr>
        <w:pStyle w:val="SH2Ashurst"/>
      </w:pPr>
      <w:bookmarkStart w:id="8257" w:name="_Ref144116380"/>
      <w:r w:rsidRPr="00462199">
        <w:t>The Producer shall provide the Measurement Data to:</w:t>
      </w:r>
      <w:bookmarkEnd w:id="8257"/>
    </w:p>
    <w:p w14:paraId="33D25C39" w14:textId="77777777" w:rsidR="00D179D6" w:rsidRPr="00462199" w:rsidRDefault="00D179D6" w:rsidP="00793A6D">
      <w:pPr>
        <w:pStyle w:val="SH3Ashurst"/>
      </w:pPr>
      <w:bookmarkStart w:id="8258" w:name="_Ref144116381"/>
      <w:r w:rsidRPr="00462199">
        <w:t>each Third Party; and</w:t>
      </w:r>
      <w:bookmarkEnd w:id="8258"/>
    </w:p>
    <w:p w14:paraId="2828CE86" w14:textId="77777777" w:rsidR="00D179D6" w:rsidRPr="00462199" w:rsidRDefault="00D179D6" w:rsidP="00793A6D">
      <w:pPr>
        <w:pStyle w:val="SH3Ashurst"/>
      </w:pPr>
      <w:bookmarkStart w:id="8259" w:name="_Ref144116382"/>
      <w:r w:rsidRPr="00462199">
        <w:t>any other person,</w:t>
      </w:r>
      <w:bookmarkEnd w:id="8259"/>
    </w:p>
    <w:p w14:paraId="4087C006" w14:textId="5EFDDF7E" w:rsidR="00D179D6" w:rsidRPr="00462199" w:rsidRDefault="00D179D6" w:rsidP="005B3BB9">
      <w:pPr>
        <w:pStyle w:val="B12Ashurst"/>
      </w:pPr>
      <w:r w:rsidRPr="00462199">
        <w:t xml:space="preserve">who (in either case) is entitled to receive such Measurement Data in accordance with the LCHA or this </w:t>
      </w:r>
      <w:r>
        <w:fldChar w:fldCharType="begin"/>
      </w:r>
      <w:r>
        <w:instrText xml:space="preserve"> REF _Ref144118008 \w \h </w:instrText>
      </w:r>
      <w:r>
        <w:fldChar w:fldCharType="separate"/>
      </w:r>
      <w:del w:id="8260"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w:t>
      </w:r>
    </w:p>
    <w:p w14:paraId="32DE7BC0" w14:textId="79CEDD35" w:rsidR="00D179D6" w:rsidRPr="007D0C3C" w:rsidRDefault="00D179D6" w:rsidP="005B3BB9">
      <w:pPr>
        <w:pStyle w:val="NormalBoldAshurst"/>
        <w:rPr>
          <w:i/>
        </w:rPr>
      </w:pPr>
      <w:r w:rsidRPr="00462199">
        <w:rPr>
          <w:i/>
        </w:rPr>
        <w:t>Missing and Inaccurate Measurement Data</w:t>
      </w:r>
    </w:p>
    <w:p w14:paraId="1C3E38DD" w14:textId="5D964B08" w:rsidR="00D179D6" w:rsidRDefault="00D179D6" w:rsidP="00793A6D">
      <w:pPr>
        <w:pStyle w:val="SH2Ashurst"/>
      </w:pPr>
      <w:bookmarkStart w:id="8261" w:name="_Ref144116383"/>
      <w:r w:rsidRPr="00462199">
        <w:t>If any Reporting Unit is an Invalid Reporting Unit, the</w:t>
      </w:r>
      <w:r w:rsidR="007E1E29">
        <w:t xml:space="preserve"> following </w:t>
      </w:r>
      <w:r w:rsidRPr="00462199">
        <w:t xml:space="preserve">provisions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 shall apply</w:t>
      </w:r>
      <w:r w:rsidR="007E1E29">
        <w:t xml:space="preserve"> (as applicable):</w:t>
      </w:r>
      <w:bookmarkEnd w:id="8261"/>
    </w:p>
    <w:p w14:paraId="0BD62785" w14:textId="0FF9D7FC" w:rsidR="007E1E29" w:rsidRDefault="007E1E29" w:rsidP="00FD254C">
      <w:pPr>
        <w:pStyle w:val="SH3Ashurst"/>
      </w:pPr>
      <w:r>
        <w:t>paragraph</w:t>
      </w:r>
      <w:r w:rsidR="00FD254C">
        <w:t>s</w:t>
      </w:r>
      <w:r>
        <w:t xml:space="preserve"> </w:t>
      </w:r>
      <w:r w:rsidR="00FD254C">
        <w:fldChar w:fldCharType="begin"/>
      </w:r>
      <w:r w:rsidR="00FD254C">
        <w:instrText xml:space="preserve"> REF _Ref144116530 \r \h </w:instrText>
      </w:r>
      <w:r w:rsidR="00FD254C">
        <w:fldChar w:fldCharType="separate"/>
      </w:r>
      <w:del w:id="8262" w:author="Faqir, Sofia (Energy Security)" w:date="2023-11-12T19:47:00Z">
        <w:r w:rsidR="00E473FC">
          <w:delText>3.2</w:delText>
        </w:r>
      </w:del>
      <w:r w:rsidR="00FD254C">
        <w:fldChar w:fldCharType="end"/>
      </w:r>
      <w:r>
        <w:t xml:space="preserve"> </w:t>
      </w:r>
      <w:r w:rsidR="00FD254C">
        <w:t xml:space="preserve">and </w:t>
      </w:r>
      <w:r w:rsidR="00B60DD7">
        <w:fldChar w:fldCharType="begin"/>
      </w:r>
      <w:r w:rsidR="00B60DD7">
        <w:instrText xml:space="preserve"> REF _Ref144116533 \r \h </w:instrText>
      </w:r>
      <w:r w:rsidR="00B60DD7">
        <w:fldChar w:fldCharType="separate"/>
      </w:r>
      <w:del w:id="8263" w:author="Faqir, Sofia (Energy Security)" w:date="2023-11-12T19:47:00Z">
        <w:r w:rsidR="00E473FC">
          <w:delText>3.3</w:delText>
        </w:r>
      </w:del>
      <w:r w:rsidR="00B60DD7">
        <w:fldChar w:fldCharType="end"/>
      </w:r>
      <w:r w:rsidR="00B60DD7">
        <w:t xml:space="preserve"> </w:t>
      </w:r>
      <w:r>
        <w:t>(</w:t>
      </w:r>
      <w:r>
        <w:rPr>
          <w:i/>
          <w:iCs/>
        </w:rPr>
        <w:t>Invalid Reporting Units</w:t>
      </w:r>
      <w:r>
        <w:t xml:space="preserve">) of </w:t>
      </w:r>
      <w:r w:rsidR="00067E7C">
        <w:fldChar w:fldCharType="begin"/>
      </w:r>
      <w:r w:rsidR="00067E7C">
        <w:instrText xml:space="preserve"> REF Section1 \h </w:instrText>
      </w:r>
      <w:r w:rsidR="00067E7C">
        <w:fldChar w:fldCharType="separate"/>
      </w:r>
      <w:r w:rsidR="00E473FC" w:rsidRPr="00462199">
        <w:t>Section 1</w:t>
      </w:r>
      <w:r w:rsidR="00067E7C">
        <w:fldChar w:fldCharType="end"/>
      </w:r>
      <w:r>
        <w:t xml:space="preserve"> (</w:t>
      </w:r>
      <w:r>
        <w:rPr>
          <w:i/>
          <w:iCs/>
        </w:rPr>
        <w:t>Hydrogen Meter Technical Specification</w:t>
      </w:r>
      <w:r>
        <w:t>);</w:t>
      </w:r>
    </w:p>
    <w:p w14:paraId="7DC7A465" w14:textId="6441E735" w:rsidR="007E1E29" w:rsidRDefault="007E1E29" w:rsidP="007E1E29">
      <w:pPr>
        <w:pStyle w:val="SH3Ashurst"/>
      </w:pPr>
      <w:r>
        <w:t>paragraph</w:t>
      </w:r>
      <w:r w:rsidR="00831FBD">
        <w:t>s</w:t>
      </w:r>
      <w:r w:rsidR="00B60DD7">
        <w:t xml:space="preserve"> </w:t>
      </w:r>
      <w:r w:rsidR="00B60DD7">
        <w:fldChar w:fldCharType="begin"/>
      </w:r>
      <w:r w:rsidR="00B60DD7">
        <w:instrText xml:space="preserve"> REF _Ref144116601 \r \h </w:instrText>
      </w:r>
      <w:r w:rsidR="00B60DD7">
        <w:fldChar w:fldCharType="separate"/>
      </w:r>
      <w:del w:id="8264" w:author="Faqir, Sofia (Energy Security)" w:date="2023-11-12T19:47:00Z">
        <w:r w:rsidR="00E473FC">
          <w:delText>3.2</w:delText>
        </w:r>
      </w:del>
      <w:r w:rsidR="00B60DD7">
        <w:fldChar w:fldCharType="end"/>
      </w:r>
      <w:r w:rsidR="00B60DD7">
        <w:t xml:space="preserve"> and</w:t>
      </w:r>
      <w:r>
        <w:t xml:space="preserve"> </w:t>
      </w:r>
      <w:r w:rsidR="00B60DD7">
        <w:fldChar w:fldCharType="begin"/>
      </w:r>
      <w:r w:rsidR="00B60DD7">
        <w:instrText xml:space="preserve"> REF _Ref144116604 \r \h </w:instrText>
      </w:r>
      <w:r w:rsidR="00B60DD7">
        <w:fldChar w:fldCharType="separate"/>
      </w:r>
      <w:del w:id="8265" w:author="Faqir, Sofia (Energy Security)" w:date="2023-11-12T19:47:00Z">
        <w:r w:rsidR="00E473FC">
          <w:delText>3.3</w:delText>
        </w:r>
      </w:del>
      <w:r w:rsidR="00B60DD7">
        <w:fldChar w:fldCharType="end"/>
      </w:r>
      <w:r w:rsidR="00B60DD7">
        <w:t xml:space="preserve"> </w:t>
      </w:r>
      <w:r>
        <w:t>(</w:t>
      </w:r>
      <w:r>
        <w:rPr>
          <w:i/>
          <w:iCs/>
        </w:rPr>
        <w:t>Invalid Reporting Units</w:t>
      </w:r>
      <w:r>
        <w:t xml:space="preserve">) of </w:t>
      </w:r>
      <w:r w:rsidR="00067E7C">
        <w:fldChar w:fldCharType="begin"/>
      </w:r>
      <w:r w:rsidR="00067E7C">
        <w:instrText xml:space="preserve"> REF Section2 \h </w:instrText>
      </w:r>
      <w:r w:rsidR="00067E7C">
        <w:fldChar w:fldCharType="separate"/>
      </w:r>
      <w:r w:rsidR="00E473FC" w:rsidRPr="00462199">
        <w:t>Section 2</w:t>
      </w:r>
      <w:r w:rsidR="00067E7C">
        <w:fldChar w:fldCharType="end"/>
      </w:r>
      <w:r>
        <w:t xml:space="preserve"> (</w:t>
      </w:r>
      <w:r>
        <w:rPr>
          <w:i/>
          <w:iCs/>
        </w:rPr>
        <w:t>Electricity Meter Technical Specifications</w:t>
      </w:r>
      <w:r>
        <w:t>);</w:t>
      </w:r>
    </w:p>
    <w:p w14:paraId="6B8A17FF" w14:textId="51C83D9C" w:rsidR="007E1E29" w:rsidRDefault="007E1E29" w:rsidP="007E1E29">
      <w:pPr>
        <w:pStyle w:val="SH3Ashurst"/>
      </w:pPr>
      <w:r>
        <w:t>paragraph</w:t>
      </w:r>
      <w:r w:rsidR="00831FBD">
        <w:t>s</w:t>
      </w:r>
      <w:r>
        <w:t xml:space="preserve"> </w:t>
      </w:r>
      <w:commentRangeStart w:id="8266"/>
      <w:r w:rsidR="00B60DD7">
        <w:fldChar w:fldCharType="begin"/>
      </w:r>
      <w:r w:rsidR="00B60DD7">
        <w:instrText xml:space="preserve"> REF _Ref144116651 \r \h </w:instrText>
      </w:r>
      <w:r w:rsidR="00B60DD7">
        <w:fldChar w:fldCharType="separate"/>
      </w:r>
      <w:del w:id="8267" w:author="Faqir, Sofia (Energy Security)" w:date="2023-11-12T19:47:00Z">
        <w:r w:rsidR="00E473FC">
          <w:delText>3.2</w:delText>
        </w:r>
      </w:del>
      <w:r w:rsidR="00B60DD7">
        <w:fldChar w:fldCharType="end"/>
      </w:r>
      <w:r w:rsidR="00B60DD7">
        <w:fldChar w:fldCharType="begin"/>
      </w:r>
      <w:r w:rsidR="00B60DD7">
        <w:instrText xml:space="preserve"> REF _Ref144116654 \r \h </w:instrText>
      </w:r>
      <w:r w:rsidR="00B60DD7">
        <w:fldChar w:fldCharType="separate"/>
      </w:r>
      <w:del w:id="8268" w:author="Faqir, Sofia (Energy Security)" w:date="2023-11-12T19:47:00Z">
        <w:r w:rsidR="00E473FC">
          <w:delText>3.3</w:delText>
        </w:r>
      </w:del>
      <w:r w:rsidR="00B60DD7">
        <w:fldChar w:fldCharType="end"/>
      </w:r>
      <w:commentRangeEnd w:id="8266"/>
      <w:r w:rsidR="00E065B0">
        <w:rPr>
          <w:rStyle w:val="CommentReference"/>
          <w:rFonts w:ascii="Arial" w:hAnsi="Arial"/>
          <w:sz w:val="20"/>
          <w:szCs w:val="20"/>
        </w:rPr>
        <w:commentReference w:id="8266"/>
      </w:r>
      <w:r w:rsidR="00B60DD7">
        <w:t xml:space="preserve"> and </w:t>
      </w:r>
      <w:r w:rsidR="00B60DD7">
        <w:fldChar w:fldCharType="begin"/>
      </w:r>
      <w:r w:rsidR="00B60DD7">
        <w:instrText xml:space="preserve"> REF _Ref144116654 \r \h </w:instrText>
      </w:r>
      <w:r w:rsidR="00B60DD7">
        <w:fldChar w:fldCharType="separate"/>
      </w:r>
      <w:del w:id="8269" w:author="Faqir, Sofia (Energy Security)" w:date="2023-11-12T19:47:00Z">
        <w:r w:rsidR="00E473FC">
          <w:delText>3.3</w:delText>
        </w:r>
      </w:del>
      <w:r w:rsidR="00B60DD7">
        <w:fldChar w:fldCharType="end"/>
      </w:r>
      <w:r>
        <w:t>(</w:t>
      </w:r>
      <w:r>
        <w:rPr>
          <w:i/>
          <w:iCs/>
        </w:rPr>
        <w:t>Invalid Reporting Units</w:t>
      </w:r>
      <w:r>
        <w:t xml:space="preserve">) of </w:t>
      </w:r>
      <w:r>
        <w:fldChar w:fldCharType="begin"/>
      </w:r>
      <w:r>
        <w:instrText xml:space="preserve"> REF Section3 \h </w:instrText>
      </w:r>
      <w:r>
        <w:fldChar w:fldCharType="separate"/>
      </w:r>
      <w:r w:rsidR="00E473FC" w:rsidRPr="00462199">
        <w:t>Section 3</w:t>
      </w:r>
      <w:r>
        <w:fldChar w:fldCharType="end"/>
      </w:r>
      <w:r>
        <w:t xml:space="preserve"> (</w:t>
      </w:r>
      <w:r>
        <w:rPr>
          <w:i/>
          <w:iCs/>
        </w:rPr>
        <w:t>Water Meter Technical Specification</w:t>
      </w:r>
      <w:r>
        <w:t>);</w:t>
      </w:r>
    </w:p>
    <w:p w14:paraId="7C9A3750" w14:textId="661DCAA6" w:rsidR="007E1E29" w:rsidRPr="007E1E29" w:rsidRDefault="007E1E29" w:rsidP="007E1E29">
      <w:pPr>
        <w:pStyle w:val="SH3Ashurst"/>
      </w:pPr>
      <w:r w:rsidRPr="007E1E29">
        <w:t>paragraph</w:t>
      </w:r>
      <w:r w:rsidR="00831FBD">
        <w:t>s</w:t>
      </w:r>
      <w:r w:rsidRPr="007E1E29">
        <w:t xml:space="preserve"> </w:t>
      </w:r>
      <w:r w:rsidR="00FD254C">
        <w:fldChar w:fldCharType="begin"/>
      </w:r>
      <w:r w:rsidR="00FD254C">
        <w:instrText xml:space="preserve"> REF _Ref144116715 \r \h </w:instrText>
      </w:r>
      <w:r w:rsidR="00FD254C">
        <w:fldChar w:fldCharType="separate"/>
      </w:r>
      <w:del w:id="8270" w:author="Faqir, Sofia (Energy Security)" w:date="2023-11-12T19:47:00Z">
        <w:r w:rsidR="00E473FC">
          <w:delText>3.2</w:delText>
        </w:r>
      </w:del>
      <w:r w:rsidR="00FD254C">
        <w:fldChar w:fldCharType="end"/>
      </w:r>
      <w:r w:rsidRPr="007E1E29">
        <w:t xml:space="preserve"> </w:t>
      </w:r>
      <w:r w:rsidR="00B60DD7">
        <w:t xml:space="preserve">and </w:t>
      </w:r>
      <w:r w:rsidR="00B60DD7">
        <w:fldChar w:fldCharType="begin"/>
      </w:r>
      <w:r w:rsidR="00B60DD7">
        <w:instrText xml:space="preserve"> REF _Ref144116718 \r \h </w:instrText>
      </w:r>
      <w:r w:rsidR="00B60DD7">
        <w:fldChar w:fldCharType="separate"/>
      </w:r>
      <w:del w:id="8271" w:author="Faqir, Sofia (Energy Security)" w:date="2023-11-12T19:47:00Z">
        <w:r w:rsidR="00E473FC">
          <w:delText>3.3</w:delText>
        </w:r>
      </w:del>
      <w:r w:rsidR="00B60DD7">
        <w:fldChar w:fldCharType="end"/>
      </w:r>
      <w:r w:rsidR="00B60DD7">
        <w:t xml:space="preserve"> </w:t>
      </w:r>
      <w:r w:rsidRPr="007E1E29">
        <w:t>(</w:t>
      </w:r>
      <w:r w:rsidRPr="007E1E29">
        <w:rPr>
          <w:i/>
          <w:iCs/>
        </w:rPr>
        <w:t>Invalid Reporting Units</w:t>
      </w:r>
      <w:r w:rsidRPr="007E1E29">
        <w:t xml:space="preserve">) of </w:t>
      </w:r>
      <w:r>
        <w:fldChar w:fldCharType="begin"/>
      </w:r>
      <w:r>
        <w:instrText xml:space="preserve"> REF Section4 \h </w:instrText>
      </w:r>
      <w:r>
        <w:fldChar w:fldCharType="separate"/>
      </w:r>
      <w:r w:rsidR="00E473FC" w:rsidRPr="00462199">
        <w:t>Section 4</w:t>
      </w:r>
      <w:r>
        <w:fldChar w:fldCharType="end"/>
      </w:r>
      <w:r w:rsidRPr="007E1E29">
        <w:t xml:space="preserve"> (</w:t>
      </w:r>
      <w:r w:rsidRPr="007E1E29">
        <w:rPr>
          <w:i/>
          <w:iCs/>
        </w:rPr>
        <w:t>Feedstock Gas Meter Technical Specification</w:t>
      </w:r>
      <w:r w:rsidRPr="007E1E29">
        <w:t>);</w:t>
      </w:r>
      <w:r w:rsidR="00831FBD">
        <w:t xml:space="preserve"> or</w:t>
      </w:r>
    </w:p>
    <w:p w14:paraId="680A6455" w14:textId="74B1948C" w:rsidR="007E1E29" w:rsidRPr="00462199" w:rsidRDefault="007E1E29" w:rsidP="007E1E29">
      <w:pPr>
        <w:pStyle w:val="SH3Ashurst"/>
      </w:pPr>
      <w:r w:rsidRPr="007E1E29">
        <w:t>paragraph</w:t>
      </w:r>
      <w:r w:rsidR="00831FBD">
        <w:t>s</w:t>
      </w:r>
      <w:r w:rsidRPr="007E1E29">
        <w:t xml:space="preserve"> </w:t>
      </w:r>
      <w:r w:rsidR="00FD254C">
        <w:fldChar w:fldCharType="begin"/>
      </w:r>
      <w:r w:rsidR="00FD254C">
        <w:instrText xml:space="preserve"> REF _Ref144116766 \r \h </w:instrText>
      </w:r>
      <w:r w:rsidR="00FD254C">
        <w:fldChar w:fldCharType="separate"/>
      </w:r>
      <w:del w:id="8272" w:author="Faqir, Sofia (Energy Security)" w:date="2023-11-12T19:47:00Z">
        <w:r w:rsidR="00E473FC">
          <w:delText>3.2</w:delText>
        </w:r>
      </w:del>
      <w:r w:rsidR="00FD254C">
        <w:fldChar w:fldCharType="end"/>
      </w:r>
      <w:r w:rsidRPr="007E1E29">
        <w:t xml:space="preserve"> </w:t>
      </w:r>
      <w:r w:rsidR="00B60DD7">
        <w:t xml:space="preserve">and </w:t>
      </w:r>
      <w:r w:rsidR="00B60DD7">
        <w:fldChar w:fldCharType="begin"/>
      </w:r>
      <w:r w:rsidR="00B60DD7">
        <w:instrText xml:space="preserve"> REF _Ref144116769 \r \h </w:instrText>
      </w:r>
      <w:r w:rsidR="00B60DD7">
        <w:fldChar w:fldCharType="separate"/>
      </w:r>
      <w:del w:id="8273" w:author="Faqir, Sofia (Energy Security)" w:date="2023-11-12T19:47:00Z">
        <w:r w:rsidR="00E473FC">
          <w:delText>3.3</w:delText>
        </w:r>
      </w:del>
      <w:r w:rsidR="00B60DD7">
        <w:fldChar w:fldCharType="end"/>
      </w:r>
      <w:r w:rsidR="00B60DD7">
        <w:t xml:space="preserve"> </w:t>
      </w:r>
      <w:r w:rsidRPr="007E1E29">
        <w:t>(</w:t>
      </w:r>
      <w:r w:rsidRPr="007E1E29">
        <w:rPr>
          <w:i/>
          <w:iCs/>
        </w:rPr>
        <w:t>Invalid Reporting Units</w:t>
      </w:r>
      <w:r w:rsidRPr="007E1E29">
        <w:t xml:space="preserve">) of </w:t>
      </w:r>
      <w:r>
        <w:fldChar w:fldCharType="begin"/>
      </w:r>
      <w:r>
        <w:instrText xml:space="preserve"> REF Section6 \h </w:instrText>
      </w:r>
      <w:r>
        <w:fldChar w:fldCharType="separate"/>
      </w:r>
      <w:r w:rsidR="00E473FC" w:rsidRPr="00462199">
        <w:t>Section 6</w:t>
      </w:r>
      <w:r>
        <w:fldChar w:fldCharType="end"/>
      </w:r>
      <w:r w:rsidRPr="007E1E29">
        <w:t xml:space="preserve"> (</w:t>
      </w:r>
      <w:r w:rsidRPr="007E1E29">
        <w:rPr>
          <w:i/>
          <w:iCs/>
        </w:rPr>
        <w:t>Oxygen Meter Technical Specification</w:t>
      </w:r>
      <w:r w:rsidRPr="007E1E29">
        <w:t>)</w:t>
      </w:r>
      <w:r w:rsidR="00831FBD">
        <w:t>.</w:t>
      </w:r>
    </w:p>
    <w:p w14:paraId="1A182E09" w14:textId="77777777" w:rsidR="00D179D6" w:rsidRPr="00462199" w:rsidRDefault="00D179D6" w:rsidP="00793A6D">
      <w:pPr>
        <w:pStyle w:val="SH2Ashurst"/>
      </w:pPr>
      <w:bookmarkStart w:id="8274" w:name="_Ref144116384"/>
      <w:r w:rsidRPr="00462199">
        <w:t>If the Producer becomes aware at any time that any Measurement Data measured by the Meter Measurement System is Inaccurate Measurement Data:</w:t>
      </w:r>
      <w:bookmarkEnd w:id="8274"/>
    </w:p>
    <w:p w14:paraId="2CAAC824" w14:textId="77777777" w:rsidR="00D179D6" w:rsidRPr="00462199" w:rsidRDefault="00D179D6" w:rsidP="00793A6D">
      <w:pPr>
        <w:pStyle w:val="SH3Ashurst"/>
      </w:pPr>
      <w:bookmarkStart w:id="8275" w:name="_Ref144116385"/>
      <w:r w:rsidRPr="00462199">
        <w:t>if it is technically feasible to correct such Inaccurate Measurement Data such that such Measurement Data is not Inaccurate Measurement Data, the Producer shall:</w:t>
      </w:r>
      <w:bookmarkEnd w:id="8275"/>
    </w:p>
    <w:p w14:paraId="2ECCE1C0" w14:textId="26D38091" w:rsidR="00D179D6" w:rsidRPr="00462199" w:rsidRDefault="00D179D6" w:rsidP="00793A6D">
      <w:pPr>
        <w:pStyle w:val="SH4Ashurst"/>
      </w:pPr>
      <w:bookmarkStart w:id="8276" w:name="_Ref144116386"/>
      <w:r w:rsidRPr="00462199">
        <w:lastRenderedPageBreak/>
        <w:t xml:space="preserve">correct such Measurement Data as soon as possible </w:t>
      </w:r>
      <w:commentRangeStart w:id="8277"/>
      <w:commentRangeStart w:id="8278"/>
      <w:r w:rsidRPr="00462199">
        <w:t xml:space="preserve">and in any event </w:t>
      </w:r>
      <w:commentRangeEnd w:id="8277"/>
      <w:r w:rsidR="008C5F2D">
        <w:rPr>
          <w:rStyle w:val="CommentReference"/>
          <w:rFonts w:ascii="Arial" w:hAnsi="Arial"/>
          <w:sz w:val="20"/>
          <w:szCs w:val="20"/>
        </w:rPr>
        <w:commentReference w:id="8277"/>
      </w:r>
      <w:commentRangeEnd w:id="8278"/>
      <w:r w:rsidR="00F12453">
        <w:rPr>
          <w:rStyle w:val="CommentReference"/>
          <w:rFonts w:ascii="Arial" w:hAnsi="Arial"/>
          <w:sz w:val="20"/>
          <w:szCs w:val="20"/>
        </w:rPr>
        <w:commentReference w:id="8278"/>
      </w:r>
      <w:commentRangeStart w:id="8279"/>
      <w:r w:rsidR="003B7927">
        <w:t xml:space="preserve">in order to comply with the requirements of paragraph </w:t>
      </w:r>
      <w:r w:rsidR="003B7927">
        <w:fldChar w:fldCharType="begin"/>
      </w:r>
      <w:r w:rsidR="003B7927">
        <w:instrText xml:space="preserve"> REF _Ref148971416 \r \h </w:instrText>
      </w:r>
      <w:r w:rsidR="003B7927">
        <w:fldChar w:fldCharType="separate"/>
      </w:r>
      <w:del w:id="8280" w:author="Faqir, Sofia (Energy Security)" w:date="2023-11-12T19:47:00Z">
        <w:r w:rsidR="00E473FC">
          <w:delText>4.5</w:delText>
        </w:r>
      </w:del>
      <w:r w:rsidR="003B7927">
        <w:fldChar w:fldCharType="end"/>
      </w:r>
      <w:r w:rsidR="003B7927">
        <w:t xml:space="preserve"> </w:t>
      </w:r>
      <w:r w:rsidR="00546284">
        <w:t xml:space="preserve">of </w:t>
      </w:r>
      <w:r w:rsidR="00546284">
        <w:fldChar w:fldCharType="begin"/>
      </w:r>
      <w:r w:rsidR="00546284">
        <w:instrText xml:space="preserve"> REF _Ref144115874 \r \h </w:instrText>
      </w:r>
      <w:r w:rsidR="00546284">
        <w:fldChar w:fldCharType="separate"/>
      </w:r>
      <w:del w:id="8281" w:author="Faqir, Sofia (Energy Security)" w:date="2023-11-12T19:47:00Z">
        <w:r w:rsidR="00E473FC">
          <w:delText>Annex 6</w:delText>
        </w:r>
      </w:del>
      <w:r w:rsidR="00546284">
        <w:fldChar w:fldCharType="end"/>
      </w:r>
      <w:r w:rsidR="00630F1D">
        <w:t xml:space="preserve"> (</w:t>
      </w:r>
      <w:r w:rsidR="00630F1D">
        <w:rPr>
          <w:i/>
          <w:iCs/>
        </w:rPr>
        <w:t>Data Collection and Monitoring Compliance with the LCHS</w:t>
      </w:r>
      <w:r w:rsidR="00630F1D">
        <w:t>)</w:t>
      </w:r>
      <w:r w:rsidRPr="00462199">
        <w:t>;</w:t>
      </w:r>
      <w:bookmarkEnd w:id="8276"/>
      <w:commentRangeEnd w:id="8279"/>
      <w:r w:rsidR="000B0355" w:rsidRPr="00462199">
        <w:rPr>
          <w:rStyle w:val="CommentReference"/>
          <w:rFonts w:ascii="Arial" w:hAnsi="Arial"/>
          <w:sz w:val="20"/>
          <w:szCs w:val="20"/>
        </w:rPr>
        <w:commentReference w:id="8279"/>
      </w:r>
    </w:p>
    <w:p w14:paraId="04FD3FF8" w14:textId="77777777" w:rsidR="00D179D6" w:rsidRPr="00462199" w:rsidRDefault="00D179D6" w:rsidP="00793A6D">
      <w:pPr>
        <w:pStyle w:val="SH4Ashurst"/>
      </w:pPr>
      <w:bookmarkStart w:id="8282" w:name="_Ref144116387"/>
      <w:r w:rsidRPr="00462199">
        <w:t>notify the LCHA Counterparty of such corrected Measurement Data within two (2) Business Days of such Measurement Data being corrected; and</w:t>
      </w:r>
      <w:bookmarkEnd w:id="8282"/>
    </w:p>
    <w:p w14:paraId="028BCFEF" w14:textId="77777777" w:rsidR="00D179D6" w:rsidRPr="00462199" w:rsidRDefault="00D179D6" w:rsidP="00793A6D">
      <w:pPr>
        <w:pStyle w:val="SH4Ashurst"/>
      </w:pPr>
      <w:bookmarkStart w:id="8283" w:name="_Ref144116388"/>
      <w:r w:rsidRPr="00462199">
        <w:t>the Inaccurate Measurement Data shall be replaced with such corrected Measurement Data for the purposes of the LCHA; or</w:t>
      </w:r>
      <w:bookmarkEnd w:id="8283"/>
    </w:p>
    <w:p w14:paraId="48B4B833" w14:textId="77777777" w:rsidR="00D179D6" w:rsidRPr="00462199" w:rsidRDefault="00D179D6" w:rsidP="00793A6D">
      <w:pPr>
        <w:pStyle w:val="SH3Ashurst"/>
      </w:pPr>
      <w:bookmarkStart w:id="8284" w:name="_Ref144116389"/>
      <w:r w:rsidRPr="00462199">
        <w:t>if it is not technically feasible to correct such Inaccurate Measurement Data such that such Measurement Data is not Inaccurate Measurement Data, then such Inaccurate Measurement Data shall not be included in the calculation of any Metered Value, unless otherwise determined by the LCHA Counterparty in its absolute discretion.</w:t>
      </w:r>
      <w:bookmarkEnd w:id="8284"/>
    </w:p>
    <w:p w14:paraId="580B5518" w14:textId="77777777" w:rsidR="00D179D6" w:rsidRPr="00462199" w:rsidRDefault="00D179D6" w:rsidP="005B3BB9">
      <w:pPr>
        <w:pStyle w:val="NormalBoldAshurst"/>
      </w:pPr>
      <w:r w:rsidRPr="00462199">
        <w:rPr>
          <w:i/>
        </w:rPr>
        <w:t>Data Flow and Storage</w:t>
      </w:r>
    </w:p>
    <w:p w14:paraId="45CC5F06" w14:textId="77777777" w:rsidR="00D179D6" w:rsidRPr="00462199" w:rsidRDefault="00D179D6" w:rsidP="00793A6D">
      <w:pPr>
        <w:pStyle w:val="SH2Ashurst"/>
      </w:pPr>
      <w:bookmarkStart w:id="8285" w:name="_Ref144116390"/>
      <w:r w:rsidRPr="00462199">
        <w:t>The Producer shall establish, document, implement and maintain written procedures for data flow activities relating to each Meter Measurement System.</w:t>
      </w:r>
      <w:bookmarkEnd w:id="8285"/>
    </w:p>
    <w:p w14:paraId="4C6632D5" w14:textId="77777777" w:rsidR="00D179D6" w:rsidRPr="00462199" w:rsidRDefault="00D179D6" w:rsidP="00793A6D">
      <w:pPr>
        <w:pStyle w:val="SH2Ashurst"/>
      </w:pPr>
      <w:bookmarkStart w:id="8286" w:name="_Ref144116391"/>
      <w:r w:rsidRPr="00462199">
        <w:t>Such written procedures shall include the following as a minimum:</w:t>
      </w:r>
      <w:bookmarkEnd w:id="8286"/>
    </w:p>
    <w:p w14:paraId="07B9046D" w14:textId="77777777" w:rsidR="00D179D6" w:rsidRPr="00462199" w:rsidRDefault="00D179D6" w:rsidP="00793A6D">
      <w:pPr>
        <w:pStyle w:val="SH3Ashurst"/>
      </w:pPr>
      <w:bookmarkStart w:id="8287" w:name="_Ref144116392"/>
      <w:r w:rsidRPr="00462199">
        <w:t>a simple diagram providing an overview of the sequence of data collection and processing steps;</w:t>
      </w:r>
      <w:bookmarkEnd w:id="8287"/>
    </w:p>
    <w:p w14:paraId="5FEB846A" w14:textId="77777777" w:rsidR="00D179D6" w:rsidRPr="00462199" w:rsidRDefault="00D179D6" w:rsidP="00793A6D">
      <w:pPr>
        <w:pStyle w:val="SH3Ashurst"/>
      </w:pPr>
      <w:bookmarkStart w:id="8288" w:name="_Ref144116393"/>
      <w:r w:rsidRPr="00462199">
        <w:t>identification of the source of the Primary Data;</w:t>
      </w:r>
      <w:bookmarkEnd w:id="8288"/>
    </w:p>
    <w:p w14:paraId="6943C6E6" w14:textId="77777777" w:rsidR="00D179D6" w:rsidRPr="00462199" w:rsidRDefault="00D179D6" w:rsidP="00793A6D">
      <w:pPr>
        <w:pStyle w:val="SH3Ashurst"/>
      </w:pPr>
      <w:bookmarkStart w:id="8289" w:name="_Ref144116394"/>
      <w:r w:rsidRPr="00462199">
        <w:t>a summary of each step from the Primary Data to the Metered Value, including any formulas and coefficients used in the calculations;</w:t>
      </w:r>
      <w:bookmarkEnd w:id="8289"/>
    </w:p>
    <w:p w14:paraId="68325113" w14:textId="77777777" w:rsidR="00D179D6" w:rsidRPr="00462199" w:rsidRDefault="00D179D6" w:rsidP="00793A6D">
      <w:pPr>
        <w:pStyle w:val="SH3Ashurst"/>
      </w:pPr>
      <w:bookmarkStart w:id="8290" w:name="_Ref144116395"/>
      <w:r w:rsidRPr="00462199">
        <w:t>a summary of any relevant electronic data processing and storage systems used and the interaction between such systems and other inputs, including manual inputs; and</w:t>
      </w:r>
      <w:bookmarkEnd w:id="8290"/>
    </w:p>
    <w:p w14:paraId="6D5D38D7" w14:textId="77777777" w:rsidR="00D179D6" w:rsidRPr="00462199" w:rsidRDefault="00D179D6" w:rsidP="00793A6D">
      <w:pPr>
        <w:pStyle w:val="SH3Ashurst"/>
      </w:pPr>
      <w:bookmarkStart w:id="8291" w:name="_Ref144116396"/>
      <w:r w:rsidRPr="00462199">
        <w:t>the way the measured quantities of data are recorded and stored.</w:t>
      </w:r>
      <w:bookmarkEnd w:id="8291"/>
    </w:p>
    <w:p w14:paraId="2C5A825F" w14:textId="77777777" w:rsidR="00D179D6" w:rsidRPr="00462199" w:rsidRDefault="00D179D6" w:rsidP="00793A6D">
      <w:pPr>
        <w:pStyle w:val="SH2Ashurst"/>
      </w:pPr>
      <w:bookmarkStart w:id="8292" w:name="_Ref144116397"/>
      <w:r w:rsidRPr="00462199">
        <w:t>The Producer shall put in place appropriate control measures for mitigating the risk of omission, misrepresentation or error in such data flows.</w:t>
      </w:r>
      <w:bookmarkEnd w:id="8292"/>
    </w:p>
    <w:p w14:paraId="27485081" w14:textId="77777777" w:rsidR="00D179D6" w:rsidRPr="00462199" w:rsidRDefault="00D179D6" w:rsidP="00793A6D">
      <w:pPr>
        <w:pStyle w:val="SH2Ashurst"/>
      </w:pPr>
      <w:bookmarkStart w:id="8293" w:name="_Ref144116398"/>
      <w:r w:rsidRPr="00462199">
        <w:t>All data shall be identifiable to its respective date and time.</w:t>
      </w:r>
      <w:bookmarkEnd w:id="8293"/>
    </w:p>
    <w:p w14:paraId="1C451E1C" w14:textId="77777777" w:rsidR="00D179D6" w:rsidRPr="00462199" w:rsidRDefault="00D179D6" w:rsidP="000D76C6">
      <w:pPr>
        <w:pStyle w:val="SH1Ashurst"/>
      </w:pPr>
      <w:bookmarkStart w:id="8294" w:name="_Ref144116399"/>
      <w:r w:rsidRPr="00462199">
        <w:t>ACCESS TO PROPERTY</w:t>
      </w:r>
      <w:bookmarkEnd w:id="8294"/>
    </w:p>
    <w:p w14:paraId="22A0E952" w14:textId="1AF7EF94" w:rsidR="00D179D6" w:rsidRPr="00462199" w:rsidRDefault="00D179D6" w:rsidP="005B3BB9">
      <w:pPr>
        <w:pStyle w:val="B12Ashurst"/>
      </w:pPr>
      <w:r w:rsidRPr="00462199">
        <w:t xml:space="preserve">The Producer shall comply with its obligation to provide the Metering Access Rights in accordance with </w:t>
      </w:r>
      <w:r w:rsidR="007248B2" w:rsidRPr="007248B2">
        <w:t>Condition</w:t>
      </w:r>
      <w:r w:rsidRPr="00462199">
        <w:t xml:space="preserve"> </w:t>
      </w:r>
      <w:r w:rsidR="00372984">
        <w:fldChar w:fldCharType="begin"/>
      </w:r>
      <w:r w:rsidR="00372984">
        <w:instrText xml:space="preserve"> REF _Ref144113853 \n \h </w:instrText>
      </w:r>
      <w:r w:rsidR="00372984">
        <w:fldChar w:fldCharType="separate"/>
      </w:r>
      <w:del w:id="8295" w:author="Faqir, Sofia (Energy Security)" w:date="2023-11-12T19:47:00Z">
        <w:r w:rsidR="00E473FC">
          <w:delText>31.13</w:delText>
        </w:r>
      </w:del>
      <w:r w:rsidR="00372984">
        <w:fldChar w:fldCharType="end"/>
      </w:r>
      <w:r w:rsidRPr="00462199">
        <w:t xml:space="preserve"> of the LCHA.</w:t>
      </w:r>
    </w:p>
    <w:p w14:paraId="1223BDC4" w14:textId="77777777" w:rsidR="00D179D6" w:rsidRPr="00462199" w:rsidRDefault="00D179D6" w:rsidP="000D76C6">
      <w:pPr>
        <w:pStyle w:val="SH1Ashurst"/>
      </w:pPr>
      <w:bookmarkStart w:id="8296" w:name="_Ref144116400"/>
      <w:r w:rsidRPr="00462199">
        <w:t>ADDITIONAL METERING</w:t>
      </w:r>
      <w:bookmarkEnd w:id="8296"/>
    </w:p>
    <w:p w14:paraId="0033CCEB" w14:textId="2EA4306B" w:rsidR="00D179D6" w:rsidRPr="00462199" w:rsidRDefault="00D179D6" w:rsidP="00793A6D">
      <w:pPr>
        <w:pStyle w:val="SH2Ashurst"/>
      </w:pPr>
      <w:bookmarkStart w:id="8297" w:name="_Ref144116401"/>
      <w:r w:rsidRPr="00462199">
        <w:t xml:space="preserve">The Producer acknowledges and agrees that if any materials and/or energy flows, beyond those already specified in this </w:t>
      </w:r>
      <w:r>
        <w:fldChar w:fldCharType="begin"/>
      </w:r>
      <w:r>
        <w:instrText xml:space="preserve"> REF _Ref144118008 \w \h </w:instrText>
      </w:r>
      <w:r>
        <w:fldChar w:fldCharType="separate"/>
      </w:r>
      <w:del w:id="8298" w:author="Faqir, Sofia (Energy Security)" w:date="2023-11-12T19:47:00Z">
        <w:r w:rsidR="00E473FC">
          <w:delText>Annex 9</w:delText>
        </w:r>
      </w:del>
      <w:r>
        <w:fldChar w:fldCharType="end"/>
      </w:r>
      <w:r w:rsidRPr="00462199">
        <w:t xml:space="preserve">, are required to be transported from Off-site into the Hydrogen Production Plant and require a connection to the Hydrogen Production Plant and such materials and/or energy flows have an impact on LCHS Compliance then that method of sourcing such materials and/or energy flows shall be permitted provided that the Producer and the LCHA Counterparty agree in advance (each acting reasonably) appropriate amendments to the LCHA (including this </w:t>
      </w:r>
      <w:r>
        <w:fldChar w:fldCharType="begin"/>
      </w:r>
      <w:r>
        <w:instrText xml:space="preserve"> REF _Ref144118008 \w \h </w:instrText>
      </w:r>
      <w:r>
        <w:fldChar w:fldCharType="separate"/>
      </w:r>
      <w:del w:id="8299"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 xml:space="preserve">) on the basis that the relevant Meter(s) and associated equipment for such </w:t>
      </w:r>
      <w:r w:rsidRPr="00462199">
        <w:lastRenderedPageBreak/>
        <w:t>additional input(s)</w:t>
      </w:r>
      <w:r w:rsidRPr="00462199" w:rsidDel="008D148B">
        <w:t xml:space="preserve"> </w:t>
      </w:r>
      <w:r w:rsidRPr="00462199">
        <w:t xml:space="preserve">(the </w:t>
      </w:r>
      <w:r w:rsidRPr="00462199">
        <w:rPr>
          <w:b/>
        </w:rPr>
        <w:t>"Additional Meters"</w:t>
      </w:r>
      <w:r w:rsidRPr="00462199">
        <w:t>) shall be treated in a comparable way to the Meters to take into account such Additional Meters and any associated emissions therefrom.</w:t>
      </w:r>
      <w:bookmarkEnd w:id="8297"/>
    </w:p>
    <w:p w14:paraId="5E48F623" w14:textId="77777777" w:rsidR="00D179D6" w:rsidRPr="00462199" w:rsidRDefault="00D179D6" w:rsidP="00793A6D">
      <w:pPr>
        <w:pStyle w:val="SH2Ashurst"/>
      </w:pPr>
      <w:bookmarkStart w:id="8300" w:name="_Ref144116402"/>
      <w:r w:rsidRPr="00462199">
        <w:t>The Producer acknowledges and agrees that the LCHA Counterparty shall be entitled to require the Producer to:</w:t>
      </w:r>
      <w:bookmarkEnd w:id="8300"/>
    </w:p>
    <w:p w14:paraId="30178159" w14:textId="6BE24E36" w:rsidR="00D179D6" w:rsidRPr="00462199" w:rsidRDefault="00D179D6" w:rsidP="00793A6D">
      <w:pPr>
        <w:pStyle w:val="SH3Ashurst"/>
      </w:pPr>
      <w:bookmarkStart w:id="8301" w:name="_Ref144116403"/>
      <w:r w:rsidRPr="00462199">
        <w:t xml:space="preserve">deliver to the LCHA Counterparty evidence, in form and content satisfactory to the LCHA Counterparty, acting reasonably, that the Producer is complying in full with the Metering Obligations at </w:t>
      </w:r>
      <w:r w:rsidR="007248B2" w:rsidRPr="007248B2">
        <w:t>Condition</w:t>
      </w:r>
      <w:r w:rsidRPr="00462199">
        <w:t xml:space="preserve"> </w:t>
      </w:r>
      <w:r w:rsidR="00372984">
        <w:fldChar w:fldCharType="begin"/>
      </w:r>
      <w:r w:rsidR="00372984">
        <w:instrText xml:space="preserve"> REF _Ref144113816 \n \h </w:instrText>
      </w:r>
      <w:r w:rsidR="00372984">
        <w:fldChar w:fldCharType="separate"/>
      </w:r>
      <w:del w:id="8302" w:author="Faqir, Sofia (Energy Security)" w:date="2023-11-12T19:47:00Z">
        <w:r w:rsidR="00E473FC">
          <w:delText>31.1</w:delText>
        </w:r>
      </w:del>
      <w:r w:rsidR="00372984">
        <w:fldChar w:fldCharType="end"/>
      </w:r>
      <w:r w:rsidRPr="00462199">
        <w:t xml:space="preserve"> (</w:t>
      </w:r>
      <w:r w:rsidRPr="00462199">
        <w:rPr>
          <w:i/>
        </w:rPr>
        <w:t>Undertakings: Metering Obligation</w:t>
      </w:r>
      <w:r w:rsidRPr="00462199">
        <w:t>) in respect of such Additional Meters; and</w:t>
      </w:r>
      <w:bookmarkEnd w:id="8301"/>
    </w:p>
    <w:p w14:paraId="10C9F306" w14:textId="77777777" w:rsidR="00D179D6" w:rsidRPr="00462199" w:rsidRDefault="00D179D6" w:rsidP="00793A6D">
      <w:pPr>
        <w:pStyle w:val="SH3Ashurst"/>
      </w:pPr>
      <w:bookmarkStart w:id="8303" w:name="_Ref144116404"/>
      <w:r w:rsidRPr="00462199">
        <w:t>provide the LCHA Counterparty with a date and time stamped copy of the relevant schematic diagram, certified as being correct and up to date by a director or company secretary of the Producer and showing the locations of the Additional Meters associated with all assets comprised within the Facility (including details of the type of metering and equipment installed in compliance with the Metering Obligations).</w:t>
      </w:r>
      <w:bookmarkEnd w:id="8303"/>
      <w:r w:rsidRPr="00462199">
        <w:br w:type="page"/>
      </w:r>
    </w:p>
    <w:p w14:paraId="2E7CEFCB" w14:textId="77777777" w:rsidR="00D179D6" w:rsidRPr="00462199" w:rsidRDefault="00D179D6" w:rsidP="00EF1691">
      <w:pPr>
        <w:pStyle w:val="AppendixSubAshurst"/>
      </w:pPr>
      <w:bookmarkStart w:id="8304" w:name="Annex9PartB"/>
      <w:r w:rsidRPr="00462199">
        <w:lastRenderedPageBreak/>
        <w:t>Part B</w:t>
      </w:r>
      <w:bookmarkEnd w:id="8304"/>
      <w:r w:rsidRPr="00462199">
        <w:br/>
        <w:t>Meter Measurement System – Technical Assurance</w:t>
      </w:r>
    </w:p>
    <w:p w14:paraId="33C169FF" w14:textId="77777777" w:rsidR="0094118F" w:rsidRDefault="0094118F" w:rsidP="0094118F">
      <w:pPr>
        <w:pStyle w:val="SH1Ashurst"/>
        <w:numPr>
          <w:ilvl w:val="0"/>
          <w:numId w:val="63"/>
        </w:numPr>
      </w:pPr>
      <w:bookmarkStart w:id="8305" w:name="_Ref144116405"/>
      <w:r>
        <w:t>INTRODUCTION</w:t>
      </w:r>
    </w:p>
    <w:p w14:paraId="1E0C3361" w14:textId="77777777" w:rsidR="0094118F" w:rsidRDefault="0094118F" w:rsidP="0094118F">
      <w:pPr>
        <w:pStyle w:val="SH2Ashurst"/>
      </w:pPr>
      <w:r>
        <w:t xml:space="preserve">This Part sets out: </w:t>
      </w:r>
    </w:p>
    <w:p w14:paraId="1BE72FB3" w14:textId="082FBCAA" w:rsidR="0094118F" w:rsidRDefault="0094118F" w:rsidP="0094118F">
      <w:pPr>
        <w:pStyle w:val="SH3Ashurst"/>
      </w:pPr>
      <w:r>
        <w:t>the requirements in relation to the appointment of a Technical Assurance Agent;</w:t>
      </w:r>
    </w:p>
    <w:p w14:paraId="6AAB0544" w14:textId="7D07B943" w:rsidR="0094118F" w:rsidRDefault="0094118F" w:rsidP="0094118F">
      <w:pPr>
        <w:pStyle w:val="SH3Ashurst"/>
      </w:pPr>
      <w:r>
        <w:t>the responsibilities of the Technical Assurance Agent; and</w:t>
      </w:r>
    </w:p>
    <w:p w14:paraId="5DFC7449" w14:textId="412335A9" w:rsidR="0094118F" w:rsidRDefault="0094118F" w:rsidP="0094118F">
      <w:pPr>
        <w:pStyle w:val="SH3Ashurst"/>
      </w:pPr>
      <w:r>
        <w:t xml:space="preserve">the tests and checks forming part of a LCHA Meter Audit, the timing of LCHA Meter Audits and the grounds to request a </w:t>
      </w:r>
      <w:r w:rsidR="00AF5118">
        <w:t>LCHA Meter Audit</w:t>
      </w:r>
      <w:r>
        <w:t xml:space="preserve">. </w:t>
      </w:r>
    </w:p>
    <w:p w14:paraId="0A080495" w14:textId="281F90A3" w:rsidR="00D179D6" w:rsidRPr="00462199" w:rsidRDefault="00D179D6" w:rsidP="0094118F">
      <w:pPr>
        <w:pStyle w:val="SH1Ashurst"/>
      </w:pPr>
      <w:r w:rsidRPr="00462199">
        <w:t>TECHNICAL ASSURANCE</w:t>
      </w:r>
      <w:bookmarkEnd w:id="8305"/>
    </w:p>
    <w:p w14:paraId="70A486B1" w14:textId="63DF698C" w:rsidR="00D179D6" w:rsidRPr="00462199" w:rsidRDefault="00D179D6" w:rsidP="00EF1AC1">
      <w:pPr>
        <w:pStyle w:val="SH2Ashurst"/>
      </w:pPr>
      <w:bookmarkStart w:id="8306" w:name="_Ref144116406"/>
      <w:r w:rsidRPr="00462199">
        <w:t xml:space="preserve">The LCHA Counterparty shall appoint a Technical Assurance Agent to carry out inspections and/or audits of each Meter Measurement System as it sees fit. For the avoidance of doubt, for the purposes of this </w:t>
      </w:r>
      <w:r>
        <w:fldChar w:fldCharType="begin"/>
      </w:r>
      <w:r>
        <w:instrText xml:space="preserve"> REF _Ref144118008 \w \h </w:instrText>
      </w:r>
      <w:r>
        <w:fldChar w:fldCharType="separate"/>
      </w:r>
      <w:del w:id="8307"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 and as the context requires, the Technical Assurance Agent shall be an agent of the LCHA Counterparty.</w:t>
      </w:r>
      <w:bookmarkEnd w:id="8306"/>
    </w:p>
    <w:p w14:paraId="72D027D6" w14:textId="77777777" w:rsidR="00D179D6" w:rsidRPr="00462199" w:rsidRDefault="00D179D6" w:rsidP="00EF1AC1">
      <w:pPr>
        <w:pStyle w:val="SH2Ashurst"/>
      </w:pPr>
      <w:bookmarkStart w:id="8308" w:name="_Ref144116407"/>
      <w:r w:rsidRPr="00462199">
        <w:t>The Technical Assurance Agent shall monitor Technical Assurance and identify cases where there is any Technical Assurance failure (</w:t>
      </w:r>
      <w:r w:rsidRPr="00462199">
        <w:rPr>
          <w:b/>
        </w:rPr>
        <w:t>"non-compliance"</w:t>
      </w:r>
      <w:r w:rsidRPr="00462199">
        <w:t>).</w:t>
      </w:r>
      <w:bookmarkEnd w:id="8308"/>
    </w:p>
    <w:p w14:paraId="3695408B" w14:textId="77777777" w:rsidR="00D179D6" w:rsidRPr="00462199" w:rsidRDefault="00D179D6" w:rsidP="00EF1AC1">
      <w:pPr>
        <w:pStyle w:val="SH2Ashurst"/>
      </w:pPr>
      <w:bookmarkStart w:id="8309" w:name="_Ref144116408"/>
      <w:r w:rsidRPr="00462199">
        <w:t>The Technical Assurance Agent shall possess an appropriate level of knowledge of metering and technical systems.</w:t>
      </w:r>
      <w:bookmarkEnd w:id="8309"/>
    </w:p>
    <w:p w14:paraId="16D9DB75" w14:textId="77777777" w:rsidR="00D179D6" w:rsidRPr="00462199" w:rsidRDefault="00D179D6" w:rsidP="000D76C6">
      <w:pPr>
        <w:pStyle w:val="SH1Ashurst"/>
      </w:pPr>
      <w:bookmarkStart w:id="8310" w:name="_Ref144116409"/>
      <w:r w:rsidRPr="00462199">
        <w:t>NON-COMPLIANCE</w:t>
      </w:r>
      <w:bookmarkEnd w:id="8310"/>
    </w:p>
    <w:p w14:paraId="3EC4CB81" w14:textId="0CE10A7C" w:rsidR="00D179D6" w:rsidRPr="00462199" w:rsidRDefault="00D179D6" w:rsidP="00EF1AC1">
      <w:pPr>
        <w:pStyle w:val="SH2Ashurst"/>
      </w:pPr>
      <w:bookmarkStart w:id="8311" w:name="_Ref144116410"/>
      <w:r w:rsidRPr="00462199">
        <w:t xml:space="preserve">The Technical Assurance Agent shall determine, in respect of those matters or things (including those associated with or connected to each Meter Measurement System) which it has been requested to inspect and/or audit, whether that such matter or thing is non-compliant, if the requirements of this </w:t>
      </w:r>
      <w:r>
        <w:fldChar w:fldCharType="begin"/>
      </w:r>
      <w:r>
        <w:instrText xml:space="preserve"> REF _Ref144118008 \w \h </w:instrText>
      </w:r>
      <w:r>
        <w:fldChar w:fldCharType="separate"/>
      </w:r>
      <w:del w:id="8312"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 are not being adhered to and/or if configurable meter parameters are not consistent with the relevant Meter Measurement System Technical Details supplied by the Producer.</w:t>
      </w:r>
      <w:bookmarkEnd w:id="8311"/>
    </w:p>
    <w:p w14:paraId="1EBFEFF4" w14:textId="305BFCBB" w:rsidR="00D179D6" w:rsidRPr="00462199" w:rsidRDefault="00D179D6" w:rsidP="00EF1AC1">
      <w:pPr>
        <w:pStyle w:val="SH2Ashurst"/>
      </w:pPr>
      <w:bookmarkStart w:id="8313" w:name="_Ref144116411"/>
      <w:r w:rsidRPr="00462199">
        <w:t xml:space="preserve">Where any non-compliance has been determined in accordance with paragraph </w:t>
      </w:r>
      <w:r>
        <w:fldChar w:fldCharType="begin"/>
      </w:r>
      <w:r>
        <w:instrText xml:space="preserve"> REF _Ref144116410 \w \h </w:instrText>
      </w:r>
      <w:r>
        <w:fldChar w:fldCharType="separate"/>
      </w:r>
      <w:del w:id="8314" w:author="Faqir, Sofia (Energy Security)" w:date="2023-11-12T19:47:00Z">
        <w:r w:rsidR="00E473FC">
          <w:delText>3.1</w:delText>
        </w:r>
      </w:del>
      <w:r>
        <w:fldChar w:fldCharType="end"/>
      </w:r>
      <w:r w:rsidRPr="00462199">
        <w:t>, the Producer shall ensure that the non-compliance is rectified as soon as reasonably practicable.</w:t>
      </w:r>
      <w:bookmarkEnd w:id="8313"/>
    </w:p>
    <w:p w14:paraId="4465202F" w14:textId="53FB68ED" w:rsidR="00D179D6" w:rsidRPr="00462199" w:rsidRDefault="00D179D6" w:rsidP="00EF1AC1">
      <w:pPr>
        <w:pStyle w:val="SH2Ashurst"/>
      </w:pPr>
      <w:bookmarkStart w:id="8315" w:name="_Ref144116412"/>
      <w:r w:rsidRPr="00462199">
        <w:t xml:space="preserve">Following the rectification of any material non-compliance (as determined by the Technical Assurance Agent in accordance with paragraph </w:t>
      </w:r>
      <w:r>
        <w:fldChar w:fldCharType="begin"/>
      </w:r>
      <w:r>
        <w:instrText xml:space="preserve"> REF _Ref144116410 \w \h </w:instrText>
      </w:r>
      <w:r>
        <w:fldChar w:fldCharType="separate"/>
      </w:r>
      <w:del w:id="8316" w:author="Faqir, Sofia (Energy Security)" w:date="2023-11-12T19:47:00Z">
        <w:r w:rsidR="00E473FC">
          <w:delText>3.1</w:delText>
        </w:r>
      </w:del>
      <w:r>
        <w:fldChar w:fldCharType="end"/>
      </w:r>
      <w:r w:rsidRPr="00462199">
        <w:t>) the LCHA Counterparty shall, where in its discretion it considers it appropriate to do so having regard to the nature of such rectification, require the Producer to carry out a Proving Test, and the LCHA Counterparty and/or the Technical Assurance Agent may attend and/or request details if any such Proving Test is carried out.</w:t>
      </w:r>
      <w:bookmarkEnd w:id="8315"/>
    </w:p>
    <w:p w14:paraId="76907BEB" w14:textId="77777777" w:rsidR="00D179D6" w:rsidRPr="00462199" w:rsidRDefault="00D179D6" w:rsidP="000D76C6">
      <w:pPr>
        <w:pStyle w:val="SH1Ashurst"/>
      </w:pPr>
      <w:bookmarkStart w:id="8317" w:name="_Ref144116413"/>
      <w:r w:rsidRPr="00462199">
        <w:t>AUDIT</w:t>
      </w:r>
      <w:bookmarkEnd w:id="8317"/>
    </w:p>
    <w:p w14:paraId="1FEEE633" w14:textId="77777777" w:rsidR="00D179D6" w:rsidRPr="00462199" w:rsidRDefault="00D179D6" w:rsidP="005B3BB9">
      <w:pPr>
        <w:pStyle w:val="NormalBoldAshurst"/>
      </w:pPr>
      <w:r w:rsidRPr="00462199">
        <w:rPr>
          <w:i/>
        </w:rPr>
        <w:t>Reasons for requesting a LCHA Meter Audit</w:t>
      </w:r>
    </w:p>
    <w:p w14:paraId="2B0207DF" w14:textId="77777777" w:rsidR="00D179D6" w:rsidRPr="00462199" w:rsidRDefault="00D179D6" w:rsidP="00EF1AC1">
      <w:pPr>
        <w:pStyle w:val="SH2Ashurst"/>
      </w:pPr>
      <w:bookmarkStart w:id="8318" w:name="_Ref144116414"/>
      <w:r w:rsidRPr="00462199">
        <w:t>The LCHA Counterparty and/or its agent or representative appointed on its behalf (including the Technical Assurance Agent) may conduct a LCHA Meter Audit for the following reasons:</w:t>
      </w:r>
      <w:bookmarkEnd w:id="8318"/>
    </w:p>
    <w:p w14:paraId="07F4CB95" w14:textId="77777777" w:rsidR="00D179D6" w:rsidRPr="00462199" w:rsidRDefault="00D179D6" w:rsidP="00EF1AC1">
      <w:pPr>
        <w:pStyle w:val="SH3Ashurst"/>
      </w:pPr>
      <w:bookmarkStart w:id="8319" w:name="_Ref144116415"/>
      <w:r w:rsidRPr="00462199">
        <w:t>the LCHA Counterparty has reason to suspect invalid Meter Measurement System Technical Details;</w:t>
      </w:r>
      <w:bookmarkEnd w:id="8319"/>
    </w:p>
    <w:p w14:paraId="5532D73D" w14:textId="77777777" w:rsidR="00D179D6" w:rsidRPr="00462199" w:rsidRDefault="00D179D6" w:rsidP="00EF1AC1">
      <w:pPr>
        <w:pStyle w:val="SH3Ashurst"/>
      </w:pPr>
      <w:bookmarkStart w:id="8320" w:name="_Ref144116416"/>
      <w:r w:rsidRPr="00462199">
        <w:lastRenderedPageBreak/>
        <w:t>the LCHA Counterparty has reason to suspect that any Measurement Data recorded by a Meter Measurement System is Inaccurate Measurement Data;</w:t>
      </w:r>
      <w:bookmarkEnd w:id="8320"/>
    </w:p>
    <w:p w14:paraId="1A781D46" w14:textId="77777777" w:rsidR="00D179D6" w:rsidRPr="00462199" w:rsidRDefault="00D179D6" w:rsidP="00EF1AC1">
      <w:pPr>
        <w:pStyle w:val="SH3Ashurst"/>
      </w:pPr>
      <w:bookmarkStart w:id="8321" w:name="_Ref144116417"/>
      <w:r w:rsidRPr="00462199">
        <w:t>Measurement Data recorded by a Meter Measurement System has failed validation;</w:t>
      </w:r>
      <w:bookmarkEnd w:id="8321"/>
    </w:p>
    <w:p w14:paraId="0D07BF4E" w14:textId="77777777" w:rsidR="00D179D6" w:rsidRPr="00462199" w:rsidRDefault="00D179D6" w:rsidP="00EF1AC1">
      <w:pPr>
        <w:pStyle w:val="SH3Ashurst"/>
      </w:pPr>
      <w:bookmarkStart w:id="8322" w:name="_Ref144116418"/>
      <w:r w:rsidRPr="00462199">
        <w:t>the LCHA Counterparty has not been provided with or is unable to access the Measurement Data from a Meter Measurement System;</w:t>
      </w:r>
      <w:bookmarkEnd w:id="8322"/>
    </w:p>
    <w:p w14:paraId="7D42C1A3" w14:textId="77777777" w:rsidR="00D179D6" w:rsidRPr="00462199" w:rsidRDefault="00D179D6" w:rsidP="00EF1AC1">
      <w:pPr>
        <w:pStyle w:val="SH3Ashurst"/>
      </w:pPr>
      <w:bookmarkStart w:id="8323" w:name="_Ref144116419"/>
      <w:r w:rsidRPr="00462199">
        <w:t>Measurement Data required for a Proving Test cannot be obtained;</w:t>
      </w:r>
      <w:bookmarkEnd w:id="8323"/>
    </w:p>
    <w:p w14:paraId="050B9429" w14:textId="77777777" w:rsidR="00D179D6" w:rsidRPr="00462199" w:rsidRDefault="00D179D6" w:rsidP="00EF1AC1">
      <w:pPr>
        <w:pStyle w:val="SH3Ashurst"/>
      </w:pPr>
      <w:bookmarkStart w:id="8324" w:name="_Ref144116420"/>
      <w:r w:rsidRPr="00462199">
        <w:t>the Producer requires such a LCHA Meter Audit; and/or</w:t>
      </w:r>
      <w:bookmarkEnd w:id="8324"/>
    </w:p>
    <w:p w14:paraId="283FABCF" w14:textId="4D13A17D" w:rsidR="00D179D6" w:rsidRPr="00462199" w:rsidRDefault="00D179D6" w:rsidP="00EF1AC1">
      <w:pPr>
        <w:pStyle w:val="SH3Ashurst"/>
      </w:pPr>
      <w:bookmarkStart w:id="8325" w:name="_Ref144116421"/>
      <w:r w:rsidRPr="00462199">
        <w:t xml:space="preserve">any reason analogous to the reasons set out above at paragraphs </w:t>
      </w:r>
      <w:r>
        <w:fldChar w:fldCharType="begin"/>
      </w:r>
      <w:r>
        <w:instrText xml:space="preserve"> REF _Ref144116415 \n \h </w:instrText>
      </w:r>
      <w:r>
        <w:fldChar w:fldCharType="separate"/>
      </w:r>
      <w:del w:id="8326" w:author="Faqir, Sofia (Energy Security)" w:date="2023-11-12T19:47:00Z">
        <w:r w:rsidR="00E473FC">
          <w:delText>A)</w:delText>
        </w:r>
      </w:del>
      <w:r>
        <w:fldChar w:fldCharType="end"/>
      </w:r>
      <w:r w:rsidRPr="00462199">
        <w:t xml:space="preserve"> to </w:t>
      </w:r>
      <w:r>
        <w:fldChar w:fldCharType="begin"/>
      </w:r>
      <w:r>
        <w:instrText xml:space="preserve"> REF _Ref144116419 \n \h </w:instrText>
      </w:r>
      <w:r>
        <w:fldChar w:fldCharType="separate"/>
      </w:r>
      <w:del w:id="8327" w:author="Faqir, Sofia (Energy Security)" w:date="2023-11-12T19:47:00Z">
        <w:r w:rsidR="00E473FC">
          <w:delText>E)</w:delText>
        </w:r>
      </w:del>
      <w:r>
        <w:fldChar w:fldCharType="end"/>
      </w:r>
      <w:r w:rsidRPr="00462199">
        <w:t xml:space="preserve"> (inclusive).</w:t>
      </w:r>
      <w:bookmarkEnd w:id="8325"/>
    </w:p>
    <w:p w14:paraId="2DAEDF8B" w14:textId="77777777" w:rsidR="00D179D6" w:rsidRPr="00462199" w:rsidRDefault="00D179D6" w:rsidP="005B3BB9">
      <w:pPr>
        <w:pStyle w:val="NormalBoldAshurst"/>
      </w:pPr>
      <w:r w:rsidRPr="00462199">
        <w:rPr>
          <w:i/>
        </w:rPr>
        <w:t>Description of tests and checks forming part of LCHA Meter Audit</w:t>
      </w:r>
    </w:p>
    <w:p w14:paraId="28C2ABF1" w14:textId="77777777" w:rsidR="00D179D6" w:rsidRPr="00462199" w:rsidRDefault="00D179D6" w:rsidP="00EF1AC1">
      <w:pPr>
        <w:pStyle w:val="SH2Ashurst"/>
      </w:pPr>
      <w:bookmarkStart w:id="8328" w:name="_Ref144116422"/>
      <w:r w:rsidRPr="00462199">
        <w:t>The LCHA Counterparty and/or its appointed representative (including the Technical Assurance Agent) may carry out tests and checks as part of any LCHA Meter Audit including, but not limited to, the following:</w:t>
      </w:r>
      <w:bookmarkEnd w:id="8328"/>
    </w:p>
    <w:p w14:paraId="4F4B0B3A" w14:textId="77777777" w:rsidR="00D179D6" w:rsidRPr="00462199" w:rsidRDefault="00D179D6" w:rsidP="00EF1AC1">
      <w:pPr>
        <w:pStyle w:val="SH3Ashurst"/>
      </w:pPr>
      <w:bookmarkStart w:id="8329" w:name="_Ref144116423"/>
      <w:r w:rsidRPr="00462199">
        <w:t>Meter Measurement System Technical Details</w:t>
      </w:r>
      <w:bookmarkEnd w:id="8329"/>
    </w:p>
    <w:p w14:paraId="0CFA7F46" w14:textId="77777777" w:rsidR="00D179D6" w:rsidRPr="00462199" w:rsidRDefault="00D179D6" w:rsidP="00EF1AC1">
      <w:pPr>
        <w:pStyle w:val="B3Ashurst"/>
      </w:pPr>
      <w:r w:rsidRPr="00462199">
        <w:t>The Meter Measurement System Technical Details may be checked to ensure that they conform with those recorded in LCHA Settlement Activities systems using information provided by the Producer, including any commissioning details.</w:t>
      </w:r>
    </w:p>
    <w:p w14:paraId="00F153AF" w14:textId="77777777" w:rsidR="00D179D6" w:rsidRPr="00462199" w:rsidRDefault="00D179D6" w:rsidP="00EF1AC1">
      <w:pPr>
        <w:pStyle w:val="SH3Ashurst"/>
      </w:pPr>
      <w:bookmarkStart w:id="8330" w:name="_Ref144116424"/>
      <w:r w:rsidRPr="00462199">
        <w:t>Measurement uncertainty</w:t>
      </w:r>
      <w:bookmarkEnd w:id="8330"/>
    </w:p>
    <w:p w14:paraId="45241D57" w14:textId="28F165BD" w:rsidR="00D179D6" w:rsidRPr="00462199" w:rsidRDefault="00D179D6" w:rsidP="00EF1AC1">
      <w:pPr>
        <w:pStyle w:val="B3Ashurst"/>
      </w:pPr>
      <w:r w:rsidRPr="00462199">
        <w:t xml:space="preserve">The overall measurement uncertainty of a Meter Measurement System may be checked by the LCHA Counterparty, the Technical Assurance Agent or any other appointed agent in accordance with the applicable requirements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iCs/>
        </w:rPr>
        <w:t>Meter Measurement System – Technical Specifications</w:t>
      </w:r>
      <w:r w:rsidRPr="00462199">
        <w:t>).</w:t>
      </w:r>
    </w:p>
    <w:p w14:paraId="1586785D" w14:textId="77777777" w:rsidR="00D179D6" w:rsidRPr="00462199" w:rsidRDefault="00D179D6" w:rsidP="00EF1AC1">
      <w:pPr>
        <w:pStyle w:val="SH3Ashurst"/>
      </w:pPr>
      <w:bookmarkStart w:id="8331" w:name="_Ref144116425"/>
      <w:r w:rsidRPr="00462199">
        <w:t>Compliance with Technical Specification</w:t>
      </w:r>
      <w:bookmarkEnd w:id="8331"/>
    </w:p>
    <w:p w14:paraId="62C439FC" w14:textId="3C5875E7" w:rsidR="00D179D6" w:rsidRPr="00462199" w:rsidRDefault="00D179D6" w:rsidP="00EF1AC1">
      <w:pPr>
        <w:pStyle w:val="B3Ashurst"/>
      </w:pPr>
      <w:r w:rsidRPr="00462199">
        <w:t xml:space="preserve">Checks may also be carried out to ensure that a Meter Measurement System meets the standards required by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iCs/>
        </w:rPr>
        <w:t>Meter Measurement System – Technical Specifications</w:t>
      </w:r>
      <w:r w:rsidRPr="00462199">
        <w:t>).</w:t>
      </w:r>
    </w:p>
    <w:p w14:paraId="1CF16D36" w14:textId="77777777" w:rsidR="00D179D6" w:rsidRPr="00462199" w:rsidRDefault="00D179D6" w:rsidP="00EF1AC1">
      <w:pPr>
        <w:pStyle w:val="SH3Ashurst"/>
      </w:pPr>
      <w:bookmarkStart w:id="8332" w:name="_Ref144116426"/>
      <w:r w:rsidRPr="00462199">
        <w:t>Quality of Installation</w:t>
      </w:r>
      <w:bookmarkEnd w:id="8332"/>
    </w:p>
    <w:p w14:paraId="74F78356" w14:textId="77777777" w:rsidR="00D179D6" w:rsidRPr="00462199" w:rsidRDefault="00D179D6" w:rsidP="00EF1AC1">
      <w:pPr>
        <w:pStyle w:val="B3Ashurst"/>
      </w:pPr>
      <w:r w:rsidRPr="00462199">
        <w:t>All points may be checked as specified by the Technical Specification, including, but not limited to, the:</w:t>
      </w:r>
    </w:p>
    <w:p w14:paraId="56766876" w14:textId="77777777" w:rsidR="00D179D6" w:rsidRPr="00462199" w:rsidRDefault="00D179D6" w:rsidP="00EF1AC1">
      <w:pPr>
        <w:pStyle w:val="SH4Ashurst"/>
      </w:pPr>
      <w:bookmarkStart w:id="8333" w:name="_Ref144116427"/>
      <w:r w:rsidRPr="00462199">
        <w:t>labelling of equipment; and</w:t>
      </w:r>
      <w:bookmarkEnd w:id="8333"/>
    </w:p>
    <w:p w14:paraId="17925834" w14:textId="77777777" w:rsidR="00D179D6" w:rsidRPr="00462199" w:rsidRDefault="00D179D6" w:rsidP="00EF1AC1">
      <w:pPr>
        <w:pStyle w:val="SH4Ashurst"/>
      </w:pPr>
      <w:bookmarkStart w:id="8334" w:name="_Ref144116428"/>
      <w:r w:rsidRPr="00462199">
        <w:t>general standard of installation, being the good working practice standard.</w:t>
      </w:r>
      <w:bookmarkEnd w:id="8334"/>
    </w:p>
    <w:p w14:paraId="644E747E" w14:textId="77777777" w:rsidR="00D179D6" w:rsidRPr="00462199" w:rsidRDefault="00D179D6" w:rsidP="005B3BB9">
      <w:pPr>
        <w:pStyle w:val="NormalBoldAshurst"/>
      </w:pPr>
      <w:r w:rsidRPr="00462199">
        <w:rPr>
          <w:i/>
        </w:rPr>
        <w:t>Queries and appeals</w:t>
      </w:r>
    </w:p>
    <w:p w14:paraId="30D7E90E" w14:textId="05271ED7" w:rsidR="00D179D6" w:rsidRPr="00462199" w:rsidRDefault="00D179D6" w:rsidP="00EF1AC1">
      <w:pPr>
        <w:pStyle w:val="SH2Ashurst"/>
      </w:pPr>
      <w:bookmarkStart w:id="8335" w:name="_Ref144116429"/>
      <w:r w:rsidRPr="00462199">
        <w:t xml:space="preserve">If the Producer wishes to dispute any determination made pursuant to the LCHA Audit process, it can do so in accordance with </w:t>
      </w:r>
      <w:r w:rsidR="007248B2" w:rsidRPr="007248B2">
        <w:t>Condition</w:t>
      </w:r>
      <w:r w:rsidRPr="00462199">
        <w:t xml:space="preserve"> </w:t>
      </w:r>
      <w:r w:rsidR="00372984">
        <w:fldChar w:fldCharType="begin"/>
      </w:r>
      <w:r w:rsidR="00372984">
        <w:instrText xml:space="preserve"> REF _Ref144113741 \n \h </w:instrText>
      </w:r>
      <w:r w:rsidR="00372984">
        <w:fldChar w:fldCharType="separate"/>
      </w:r>
      <w:del w:id="8336" w:author="Faqir, Sofia (Energy Security)" w:date="2023-11-12T19:47:00Z">
        <w:r w:rsidR="00E473FC">
          <w:delText>23.5</w:delText>
        </w:r>
      </w:del>
      <w:r w:rsidR="00372984">
        <w:fldChar w:fldCharType="end"/>
      </w:r>
      <w:r w:rsidRPr="00462199">
        <w:t xml:space="preserve"> (</w:t>
      </w:r>
      <w:r w:rsidRPr="00462199">
        <w:rPr>
          <w:i/>
        </w:rPr>
        <w:t>LCHA Technical Disputes</w:t>
      </w:r>
      <w:r w:rsidRPr="00462199">
        <w:t>).</w:t>
      </w:r>
      <w:bookmarkEnd w:id="8335"/>
    </w:p>
    <w:p w14:paraId="66148B69" w14:textId="77777777" w:rsidR="00D179D6" w:rsidRPr="00462199" w:rsidRDefault="00D179D6" w:rsidP="005B3BB9">
      <w:pPr>
        <w:pStyle w:val="NormalBoldAshurst"/>
      </w:pPr>
      <w:r w:rsidRPr="00462199">
        <w:rPr>
          <w:i/>
        </w:rPr>
        <w:t>Investigation of Invalid Reporting Units</w:t>
      </w:r>
    </w:p>
    <w:p w14:paraId="3D35265E" w14:textId="77777777" w:rsidR="00D179D6" w:rsidRPr="00462199" w:rsidRDefault="00D179D6" w:rsidP="00EF1AC1">
      <w:pPr>
        <w:pStyle w:val="SH2Ashurst"/>
      </w:pPr>
      <w:bookmarkStart w:id="8337" w:name="_Ref144116430"/>
      <w:r w:rsidRPr="00462199">
        <w:t>If:</w:t>
      </w:r>
      <w:bookmarkEnd w:id="8337"/>
    </w:p>
    <w:p w14:paraId="3B0DBB37" w14:textId="77777777" w:rsidR="00D179D6" w:rsidRPr="00462199" w:rsidRDefault="00D179D6" w:rsidP="00EF1AC1">
      <w:pPr>
        <w:pStyle w:val="SH3Ashurst"/>
      </w:pPr>
      <w:bookmarkStart w:id="8338" w:name="_Ref144116431"/>
      <w:r w:rsidRPr="00462199">
        <w:lastRenderedPageBreak/>
        <w:t>there are greater than two hundred and forty (240) Invalid Reporting Units in a Billing Period; and/or</w:t>
      </w:r>
      <w:bookmarkEnd w:id="8338"/>
    </w:p>
    <w:p w14:paraId="18D4095F" w14:textId="77777777" w:rsidR="00D179D6" w:rsidRPr="00462199" w:rsidRDefault="00D179D6" w:rsidP="00EF1AC1">
      <w:pPr>
        <w:pStyle w:val="SH3Ashurst"/>
      </w:pPr>
      <w:bookmarkStart w:id="8339" w:name="_Ref144116432"/>
      <w:r w:rsidRPr="00462199">
        <w:t>there are greater than nine hundred and sixty (960) Invalid Reporting Units within any twelve (12) consecutive Billing Periods,</w:t>
      </w:r>
      <w:bookmarkEnd w:id="8339"/>
    </w:p>
    <w:p w14:paraId="19783391" w14:textId="77777777" w:rsidR="00D179D6" w:rsidRPr="00462199" w:rsidRDefault="00D179D6" w:rsidP="005B3BB9">
      <w:pPr>
        <w:pStyle w:val="B12Ashurst"/>
      </w:pPr>
      <w:r w:rsidRPr="00462199">
        <w:t>then the LCHA Counterparty and/or its agent or representative appointed on its behalf may undertake a full investigation of the relevant Meter Measurement System and all reasonable costs incurred in undertaking such investigation, including the reasonable costs incurred by the LCHA Counterparty and/or its agent or representative appointed on its behalf in attending the relevant Meter Measurement System and the reasonable costs of any tests which form part of such investigation shall be payable by the Producer and included in the next Billing Statement (but without prejudice to the LCHA Counterparty's right to charge any other person for such service pursuant to another agreement or arrangement).</w:t>
      </w:r>
    </w:p>
    <w:p w14:paraId="335F020A" w14:textId="77777777" w:rsidR="00D179D6" w:rsidRPr="00462199" w:rsidRDefault="00D179D6" w:rsidP="005B3BB9">
      <w:pPr>
        <w:pStyle w:val="NormalBoldAshurst"/>
      </w:pPr>
      <w:r w:rsidRPr="00462199">
        <w:rPr>
          <w:i/>
        </w:rPr>
        <w:t>Meter audits to form part of the LCHS Audit Report</w:t>
      </w:r>
    </w:p>
    <w:p w14:paraId="6ABE1895" w14:textId="75F09EC1" w:rsidR="00F90402" w:rsidRDefault="00D179D6" w:rsidP="00F90402">
      <w:pPr>
        <w:pStyle w:val="SH2Ashurst"/>
      </w:pPr>
      <w:bookmarkStart w:id="8340" w:name="_Ref144116433"/>
      <w:r w:rsidRPr="00462199">
        <w:t xml:space="preserve">The Parties acknowledge and agree that the inspection and audit of the Meter Measurement Systems shall form part of the </w:t>
      </w:r>
      <w:commentRangeStart w:id="8341"/>
      <w:r w:rsidRPr="00462199">
        <w:t xml:space="preserve">scope of the LCHS Audit Report pursuant to the terms of paragraph </w:t>
      </w:r>
      <w:r>
        <w:fldChar w:fldCharType="begin"/>
      </w:r>
      <w:r>
        <w:instrText xml:space="preserve"> REF _Ref144115969 \n \h </w:instrText>
      </w:r>
      <w:r>
        <w:fldChar w:fldCharType="separate"/>
      </w:r>
      <w:del w:id="8342" w:author="Faqir, Sofia (Energy Security)" w:date="2023-11-12T19:47:00Z">
        <w:r w:rsidR="00E473FC">
          <w:delText>5</w:delText>
        </w:r>
      </w:del>
      <w:r>
        <w:fldChar w:fldCharType="end"/>
      </w:r>
      <w:r w:rsidRPr="00462199">
        <w:t xml:space="preserve"> of </w:t>
      </w:r>
      <w:r>
        <w:fldChar w:fldCharType="begin"/>
      </w:r>
      <w:r>
        <w:instrText xml:space="preserve"> REF _Ref144118004 \w \h </w:instrText>
      </w:r>
      <w:r>
        <w:fldChar w:fldCharType="separate"/>
      </w:r>
      <w:del w:id="8343" w:author="Faqir, Sofia (Energy Security)" w:date="2023-11-12T19:47:00Z">
        <w:r w:rsidR="00E473FC">
          <w:delText>Annex 6</w:delText>
        </w:r>
      </w:del>
      <w:r>
        <w:fldChar w:fldCharType="end"/>
      </w:r>
      <w:r w:rsidRPr="00462199">
        <w:t xml:space="preserve"> (</w:t>
      </w:r>
      <w:r w:rsidRPr="00462199">
        <w:rPr>
          <w:i/>
        </w:rPr>
        <w:t>Data Collection and Monitoring Compliance with the LCHS</w:t>
      </w:r>
      <w:r w:rsidRPr="00462199">
        <w:t>).</w:t>
      </w:r>
      <w:bookmarkEnd w:id="8340"/>
      <w:commentRangeEnd w:id="8341"/>
      <w:r w:rsidR="00DB40C3">
        <w:rPr>
          <w:rStyle w:val="CommentReference"/>
          <w:rFonts w:ascii="Arial" w:hAnsi="Arial"/>
          <w:sz w:val="20"/>
          <w:szCs w:val="20"/>
        </w:rPr>
        <w:commentReference w:id="8341"/>
      </w:r>
    </w:p>
    <w:p w14:paraId="57B6D52C" w14:textId="711B069D" w:rsidR="00F90402" w:rsidRDefault="00F90402" w:rsidP="00F90402">
      <w:pPr>
        <w:pStyle w:val="NormalBoldAshurstLatinItalic"/>
      </w:pPr>
      <w:r w:rsidRPr="00F90402">
        <w:t xml:space="preserve">Costs incurred in undertaking a LCHA Meter Audit </w:t>
      </w:r>
    </w:p>
    <w:p w14:paraId="34D9BA42" w14:textId="2B0738EB" w:rsidR="00F90402" w:rsidRPr="00F90402" w:rsidRDefault="002A69E4" w:rsidP="00F90402">
      <w:pPr>
        <w:pStyle w:val="SH2Ashurst"/>
        <w:rPr>
          <w:b/>
          <w:bCs/>
          <w:i/>
          <w:iCs/>
        </w:rPr>
      </w:pPr>
      <w:r>
        <w:t xml:space="preserve">The relevant costs incurred in relation to undertaking </w:t>
      </w:r>
      <w:r w:rsidR="00C45CBE">
        <w:t>a LCHA Meter Audit sh</w:t>
      </w:r>
      <w:r w:rsidR="00AD0889">
        <w:t>all</w:t>
      </w:r>
      <w:r w:rsidR="00C45CBE">
        <w:t xml:space="preserve"> be </w:t>
      </w:r>
      <w:r>
        <w:t xml:space="preserve">payable </w:t>
      </w:r>
      <w:r w:rsidR="00C45CBE">
        <w:t xml:space="preserve">in accordance with paragraph </w:t>
      </w:r>
      <w:r w:rsidR="00C45CBE">
        <w:fldChar w:fldCharType="begin"/>
      </w:r>
      <w:r w:rsidR="00C45CBE">
        <w:instrText xml:space="preserve"> REF _Ref144116328 \r \h </w:instrText>
      </w:r>
      <w:r w:rsidR="00C45CBE">
        <w:fldChar w:fldCharType="separate"/>
      </w:r>
      <w:del w:id="8344" w:author="Faqir, Sofia (Energy Security)" w:date="2023-11-12T19:47:00Z">
        <w:r w:rsidR="00E473FC">
          <w:delText>3.15</w:delText>
        </w:r>
      </w:del>
      <w:r w:rsidR="00C45CBE">
        <w:fldChar w:fldCharType="end"/>
      </w:r>
      <w:r w:rsidR="00C45CBE">
        <w:t xml:space="preserve"> </w:t>
      </w:r>
      <w:r w:rsidR="00ED4E99">
        <w:t xml:space="preserve">of </w:t>
      </w:r>
      <w:r w:rsidR="00ED4E99">
        <w:fldChar w:fldCharType="begin"/>
      </w:r>
      <w:r w:rsidR="00ED4E99">
        <w:instrText xml:space="preserve"> REF Annex9PartA \h </w:instrText>
      </w:r>
      <w:r w:rsidR="00ED4E99">
        <w:fldChar w:fldCharType="separate"/>
      </w:r>
      <w:r w:rsidR="00E473FC" w:rsidRPr="00462199">
        <w:t>Part A</w:t>
      </w:r>
      <w:r w:rsidR="00ED4E99">
        <w:fldChar w:fldCharType="end"/>
      </w:r>
      <w:r w:rsidR="00C45CBE" w:rsidRPr="00C45CBE">
        <w:t xml:space="preserve"> (</w:t>
      </w:r>
      <w:r w:rsidR="00C45CBE" w:rsidRPr="00C45CBE">
        <w:rPr>
          <w:i/>
          <w:iCs/>
        </w:rPr>
        <w:t>Meter Measurement Systems – Genera</w:t>
      </w:r>
      <w:r w:rsidR="00AD0889">
        <w:rPr>
          <w:i/>
          <w:iCs/>
        </w:rPr>
        <w:t>l</w:t>
      </w:r>
      <w:r w:rsidR="00ED4E99">
        <w:t xml:space="preserve">). </w:t>
      </w:r>
    </w:p>
    <w:p w14:paraId="08C8F8B1" w14:textId="4DA57825" w:rsidR="00D179D6" w:rsidRPr="00462199" w:rsidRDefault="00D179D6" w:rsidP="00E931AB">
      <w:pPr>
        <w:pStyle w:val="NormalAshurst"/>
      </w:pPr>
      <w:bookmarkStart w:id="8345" w:name="_Ref144116434"/>
      <w:r w:rsidRPr="00462199">
        <w:br w:type="page"/>
      </w:r>
      <w:bookmarkEnd w:id="8345"/>
    </w:p>
    <w:p w14:paraId="20F9603D" w14:textId="77777777" w:rsidR="00D179D6" w:rsidRPr="00462199" w:rsidRDefault="00D179D6" w:rsidP="00EF1691">
      <w:pPr>
        <w:pStyle w:val="AppendixSubAshurst"/>
      </w:pPr>
      <w:bookmarkStart w:id="8346" w:name="Annex9PartC"/>
      <w:r w:rsidRPr="00462199">
        <w:lastRenderedPageBreak/>
        <w:t>Part C</w:t>
      </w:r>
      <w:bookmarkEnd w:id="8346"/>
      <w:r w:rsidRPr="00462199">
        <w:br/>
        <w:t>Meter Measurement Systems - Operations</w:t>
      </w:r>
    </w:p>
    <w:p w14:paraId="19EDD802" w14:textId="77777777" w:rsidR="00D179D6" w:rsidRPr="00462199" w:rsidRDefault="00D179D6" w:rsidP="00EF1AC1">
      <w:pPr>
        <w:pStyle w:val="SH1Ashurst"/>
        <w:numPr>
          <w:ilvl w:val="0"/>
          <w:numId w:val="45"/>
        </w:numPr>
      </w:pPr>
      <w:bookmarkStart w:id="8347" w:name="_Ref144116435"/>
      <w:r w:rsidRPr="00462199">
        <w:t>INTRODUCTION</w:t>
      </w:r>
      <w:bookmarkEnd w:id="8347"/>
    </w:p>
    <w:p w14:paraId="54848204" w14:textId="77777777" w:rsidR="00D179D6" w:rsidRPr="00462199" w:rsidRDefault="00D179D6" w:rsidP="005B3BB9">
      <w:pPr>
        <w:pStyle w:val="NormalBoldAshurst"/>
      </w:pPr>
      <w:r w:rsidRPr="00462199">
        <w:rPr>
          <w:i/>
        </w:rPr>
        <w:t>Purpose and scope</w:t>
      </w:r>
    </w:p>
    <w:p w14:paraId="38F74EE2" w14:textId="494A7B21" w:rsidR="008301E1" w:rsidRDefault="00D179D6" w:rsidP="00EF1AC1">
      <w:pPr>
        <w:pStyle w:val="SH2Ashurst"/>
      </w:pPr>
      <w:bookmarkStart w:id="8348" w:name="_Ref144116436"/>
      <w:r w:rsidRPr="00462199">
        <w:t xml:space="preserve">This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Systems - Operations</w:t>
      </w:r>
      <w:r w:rsidRPr="00462199">
        <w:t>) sets out</w:t>
      </w:r>
      <w:r w:rsidR="008301E1">
        <w:t>:</w:t>
      </w:r>
    </w:p>
    <w:p w14:paraId="176444FF" w14:textId="77777777" w:rsidR="008301E1" w:rsidRDefault="008301E1" w:rsidP="008301E1">
      <w:pPr>
        <w:pStyle w:val="SH3Ashurst"/>
      </w:pPr>
      <w:r>
        <w:t xml:space="preserve">the processes that the Producer shall develop and implement to operate the Meter Measurement System; </w:t>
      </w:r>
    </w:p>
    <w:p w14:paraId="2D9BDB35" w14:textId="77777777" w:rsidR="008301E1" w:rsidRDefault="008301E1" w:rsidP="008301E1">
      <w:pPr>
        <w:pStyle w:val="SH3Ashurst"/>
      </w:pPr>
      <w:r>
        <w:t xml:space="preserve">the processes for the identification and reporting of faults; and </w:t>
      </w:r>
    </w:p>
    <w:p w14:paraId="7A7CC39E" w14:textId="1305A89B" w:rsidR="00D179D6" w:rsidRPr="00462199" w:rsidRDefault="008301E1" w:rsidP="008301E1">
      <w:pPr>
        <w:pStyle w:val="SH3Ashurst"/>
      </w:pPr>
      <w:r>
        <w:t>the processes for installing, calibrating and commissioning the Meter Measurement System.</w:t>
      </w:r>
      <w:bookmarkEnd w:id="8348"/>
    </w:p>
    <w:p w14:paraId="1F698162" w14:textId="77777777" w:rsidR="00D179D6" w:rsidRPr="00462199" w:rsidRDefault="00D179D6" w:rsidP="000D76C6">
      <w:pPr>
        <w:pStyle w:val="SH1Ashurst"/>
      </w:pPr>
      <w:bookmarkStart w:id="8349" w:name="_Ref144116437"/>
      <w:r w:rsidRPr="00462199">
        <w:t>METER OPERATION OBLIGATIONS</w:t>
      </w:r>
      <w:bookmarkEnd w:id="8349"/>
    </w:p>
    <w:p w14:paraId="2D953F2E" w14:textId="77777777" w:rsidR="00D179D6" w:rsidRPr="00462199" w:rsidRDefault="00D179D6" w:rsidP="005B3BB9">
      <w:pPr>
        <w:pStyle w:val="NormalBoldAshurst"/>
      </w:pPr>
      <w:r w:rsidRPr="00462199">
        <w:rPr>
          <w:i/>
        </w:rPr>
        <w:t>General Obligations: Systems and Processes</w:t>
      </w:r>
    </w:p>
    <w:p w14:paraId="51A5927D" w14:textId="4768C01E" w:rsidR="00D179D6" w:rsidRPr="00462199" w:rsidRDefault="00D179D6" w:rsidP="00EF1AC1">
      <w:pPr>
        <w:pStyle w:val="SH2Ashurst"/>
      </w:pPr>
      <w:bookmarkStart w:id="8350" w:name="_Ref144116438"/>
      <w:r w:rsidRPr="00462199">
        <w:t xml:space="preserve">The Producer shall develop and implement systems and processes so approved in accordance with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for the operation of each Meter Measurement System.</w:t>
      </w:r>
      <w:bookmarkEnd w:id="8350"/>
    </w:p>
    <w:p w14:paraId="57F1A9E3" w14:textId="4F1F4AF0" w:rsidR="00D179D6" w:rsidRPr="00462199" w:rsidRDefault="00D179D6" w:rsidP="00EF1AC1">
      <w:pPr>
        <w:pStyle w:val="SH2Ashurst"/>
      </w:pPr>
      <w:bookmarkStart w:id="8351" w:name="_Ref144116439"/>
      <w:r w:rsidRPr="00462199">
        <w:t xml:space="preserve">Subject to paragraph </w:t>
      </w:r>
      <w:r>
        <w:fldChar w:fldCharType="begin"/>
      </w:r>
      <w:r>
        <w:instrText xml:space="preserve"> REF _Ref144116302 \n \h </w:instrText>
      </w:r>
      <w:r>
        <w:fldChar w:fldCharType="separate"/>
      </w:r>
      <w:del w:id="8352" w:author="Faqir, Sofia (Energy Security)" w:date="2023-11-12T19:47:00Z">
        <w:r w:rsidR="00E473FC">
          <w:delText>2.2</w:delText>
        </w:r>
      </w:del>
      <w:r>
        <w:fldChar w:fldCharType="end"/>
      </w:r>
      <w:r w:rsidRPr="00462199">
        <w:t xml:space="preserve"> of </w:t>
      </w:r>
      <w:r>
        <w:fldChar w:fldCharType="begin"/>
      </w:r>
      <w:r>
        <w:instrText xml:space="preserve"> REF Annex9PartA \h </w:instrText>
      </w:r>
      <w:r>
        <w:fldChar w:fldCharType="separate"/>
      </w:r>
      <w:r w:rsidR="00E473FC" w:rsidRPr="00462199">
        <w:t>Part A</w:t>
      </w:r>
      <w:r>
        <w:fldChar w:fldCharType="end"/>
      </w:r>
      <w:r w:rsidRPr="00462199">
        <w:t xml:space="preserve"> (</w:t>
      </w:r>
      <w:r w:rsidRPr="00462199">
        <w:rPr>
          <w:i/>
        </w:rPr>
        <w:t>Meter Measurement Systems – General</w:t>
      </w:r>
      <w:r w:rsidRPr="00462199">
        <w:t>), the Producer may appoint a competent third party, agent or representative to operate each relevant Meter Measurement System. If the Producer does appoint such a third party, it shall notify the LCHA Counterparty of the identity of that third party, the scope of its appointment and of any change to the identity of such person from time to time.</w:t>
      </w:r>
      <w:bookmarkEnd w:id="8351"/>
    </w:p>
    <w:p w14:paraId="6D0F598E" w14:textId="7E8AC288" w:rsidR="00D179D6" w:rsidRPr="00462199" w:rsidRDefault="00D179D6" w:rsidP="00EF1AC1">
      <w:pPr>
        <w:pStyle w:val="SH2Ashurst"/>
      </w:pPr>
      <w:bookmarkStart w:id="8353" w:name="_Ref144116440"/>
      <w:r w:rsidRPr="00462199">
        <w:t xml:space="preserve">Where the Producer has appointed a third party to operate a Meter Measurement System in accordance with paragraph </w:t>
      </w:r>
      <w:r>
        <w:fldChar w:fldCharType="begin"/>
      </w:r>
      <w:r>
        <w:instrText xml:space="preserve"> REF _Ref144116302 \n \h </w:instrText>
      </w:r>
      <w:r>
        <w:fldChar w:fldCharType="separate"/>
      </w:r>
      <w:del w:id="8354" w:author="Faqir, Sofia (Energy Security)" w:date="2023-11-12T19:47:00Z">
        <w:r w:rsidR="00E473FC">
          <w:delText>2.2</w:delText>
        </w:r>
      </w:del>
      <w:r>
        <w:fldChar w:fldCharType="end"/>
      </w:r>
      <w:r w:rsidRPr="00462199">
        <w:t xml:space="preserve"> of </w:t>
      </w:r>
      <w:r>
        <w:fldChar w:fldCharType="begin"/>
      </w:r>
      <w:r>
        <w:instrText xml:space="preserve"> REF Annex9PartA \h </w:instrText>
      </w:r>
      <w:r>
        <w:fldChar w:fldCharType="separate"/>
      </w:r>
      <w:r w:rsidR="00E473FC" w:rsidRPr="00462199">
        <w:t>Part A</w:t>
      </w:r>
      <w:r>
        <w:fldChar w:fldCharType="end"/>
      </w:r>
      <w:r w:rsidRPr="00462199">
        <w:t xml:space="preserve"> (</w:t>
      </w:r>
      <w:r w:rsidRPr="00462199">
        <w:rPr>
          <w:i/>
        </w:rPr>
        <w:t>Meter Measurement System - General</w:t>
      </w:r>
      <w:r w:rsidRPr="00462199">
        <w:t>) and that third party ceases to do so at any time and for any reason, the Producer shall resume the responsibility for operating the relevant Meter Measurement System until such a time as a replacement third party is appointed.</w:t>
      </w:r>
      <w:bookmarkEnd w:id="8353"/>
    </w:p>
    <w:p w14:paraId="00EB929A" w14:textId="770FE7CF" w:rsidR="00D179D6" w:rsidRPr="00462199" w:rsidRDefault="00D179D6" w:rsidP="00EF1AC1">
      <w:pPr>
        <w:pStyle w:val="SH2Ashurst"/>
      </w:pPr>
      <w:bookmarkStart w:id="8355" w:name="_Ref144116441"/>
      <w:r w:rsidRPr="00462199">
        <w:t xml:space="preserve">Notwithstanding paragraph </w:t>
      </w:r>
      <w:r>
        <w:fldChar w:fldCharType="begin"/>
      </w:r>
      <w:r>
        <w:instrText xml:space="preserve"> REF _Ref144116439 \n \h </w:instrText>
      </w:r>
      <w:r>
        <w:fldChar w:fldCharType="separate"/>
      </w:r>
      <w:del w:id="8356" w:author="Faqir, Sofia (Energy Security)" w:date="2023-11-12T19:47:00Z">
        <w:r w:rsidR="00E473FC">
          <w:delText>2.2</w:delText>
        </w:r>
      </w:del>
      <w:r>
        <w:fldChar w:fldCharType="end"/>
      </w:r>
      <w:r w:rsidRPr="00462199">
        <w:t xml:space="preserve"> above, the Producer shall remain responsible for any failure by any third party, agent or representative appointed on behalf of the Producer to comply with the requirements of this </w:t>
      </w:r>
      <w:r>
        <w:fldChar w:fldCharType="begin"/>
      </w:r>
      <w:r>
        <w:instrText xml:space="preserve"> REF _Ref144118008 \w \h </w:instrText>
      </w:r>
      <w:r>
        <w:fldChar w:fldCharType="separate"/>
      </w:r>
      <w:del w:id="8357"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w:t>
      </w:r>
      <w:bookmarkEnd w:id="8355"/>
    </w:p>
    <w:p w14:paraId="6863D4B7" w14:textId="77777777" w:rsidR="00D179D6" w:rsidRPr="00462199" w:rsidRDefault="00D179D6" w:rsidP="005B3BB9">
      <w:pPr>
        <w:pStyle w:val="NormalBoldAshurst"/>
      </w:pPr>
      <w:r w:rsidRPr="00462199">
        <w:rPr>
          <w:i/>
        </w:rPr>
        <w:t>Identification and Reporting of Meter Measurement System Faults</w:t>
      </w:r>
    </w:p>
    <w:p w14:paraId="58E46837" w14:textId="77777777" w:rsidR="00D179D6" w:rsidRPr="00462199" w:rsidRDefault="00D179D6" w:rsidP="00EF1AC1">
      <w:pPr>
        <w:pStyle w:val="SH2Ashurst"/>
      </w:pPr>
      <w:bookmarkStart w:id="8358" w:name="_Ref144116442"/>
      <w:r w:rsidRPr="00462199">
        <w:t>Meter Measurement System fault reporting:</w:t>
      </w:r>
      <w:bookmarkEnd w:id="8358"/>
    </w:p>
    <w:p w14:paraId="4D7EF553" w14:textId="6F53668C" w:rsidR="00D179D6" w:rsidRPr="00462199" w:rsidRDefault="00D179D6" w:rsidP="00EF1AC1">
      <w:pPr>
        <w:pStyle w:val="SH3Ashurst"/>
      </w:pPr>
      <w:bookmarkStart w:id="8359" w:name="_Ref144116443"/>
      <w:r w:rsidRPr="00462199">
        <w:t xml:space="preserve">If at any time any component of a Meter Measurement System is destroyed, damaged or otherwise ceases to function, or is found to be </w:t>
      </w:r>
      <w:r w:rsidR="00F70B13">
        <w:t>determining the</w:t>
      </w:r>
      <w:r w:rsidR="00C320D2">
        <w:t xml:space="preserve"> relevant Metered Value from the relevant</w:t>
      </w:r>
      <w:r w:rsidRPr="00462199">
        <w:t xml:space="preserve"> Measurement Data </w:t>
      </w:r>
      <w:r w:rsidR="00C320D2">
        <w:t xml:space="preserve">recorded by the relevant Meter Measurement System </w:t>
      </w:r>
      <w:r w:rsidRPr="00462199">
        <w:t xml:space="preserve">outside the Overall Measurement Uncertainty Requirement (in each case a </w:t>
      </w:r>
      <w:r w:rsidRPr="00462199">
        <w:rPr>
          <w:b/>
        </w:rPr>
        <w:t>"Meter Measurement System Fault"</w:t>
      </w:r>
      <w:r w:rsidRPr="00462199">
        <w:t>), the Producer shall notify the LCHA Counterparty of the nature of such Meter Measurement System Fault within one (1) Business Day of becoming aware of the same. The Producer shall separately identify Meter Measurement System Faults affecting the Measurement Data and those not affecting the Measurement Data.</w:t>
      </w:r>
      <w:bookmarkEnd w:id="8359"/>
    </w:p>
    <w:p w14:paraId="1A9647D9" w14:textId="77777777" w:rsidR="00D179D6" w:rsidRPr="00462199" w:rsidRDefault="00D179D6" w:rsidP="00EF1AC1">
      <w:pPr>
        <w:pStyle w:val="SH3Ashurst"/>
      </w:pPr>
      <w:bookmarkStart w:id="8360" w:name="_Ref144116444"/>
      <w:r w:rsidRPr="00462199">
        <w:lastRenderedPageBreak/>
        <w:t>The Producer shall investigate such Meter Measurement System Fault within two (2) Business Days of becoming aware of the same. If the Producer employs a third party agent or representative to operate the relevant component of the Meter Measurement System, the Producer shall investigate the Meter Measurement System Fault within five (5) Business Days of being notified by such third party of such Meter Measurement System Fault or otherwise becoming aware of the same.</w:t>
      </w:r>
      <w:bookmarkEnd w:id="8360"/>
    </w:p>
    <w:p w14:paraId="124F0961" w14:textId="738042C9" w:rsidR="00D179D6" w:rsidRPr="00462199" w:rsidRDefault="00D179D6" w:rsidP="00EF1AC1">
      <w:pPr>
        <w:pStyle w:val="SH3Ashurst"/>
      </w:pPr>
      <w:bookmarkStart w:id="8361" w:name="_Ref144116445"/>
      <w:r w:rsidRPr="00462199">
        <w:t xml:space="preserve">The Producer shall use all reasonable endeavours to rectify the Meter Measurement System Fault, including by repairing or replacing any defective component so as to ensure that such component is back in service and is operating in accordance with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as soon as reasonably practicable, and in any event with</w:t>
      </w:r>
      <w:r w:rsidR="00872D5B">
        <w:t>in</w:t>
      </w:r>
      <w:r w:rsidRPr="00462199">
        <w:t xml:space="preserve"> ten (10) Business Days of the date on which the Meter Measurement System Fault is discovered by or notified to the Producer.</w:t>
      </w:r>
      <w:bookmarkEnd w:id="8361"/>
    </w:p>
    <w:p w14:paraId="7D2794E4" w14:textId="77777777" w:rsidR="00D179D6" w:rsidRPr="00462199" w:rsidRDefault="00D179D6" w:rsidP="00EF1AC1">
      <w:pPr>
        <w:pStyle w:val="SH3Ashurst"/>
      </w:pPr>
      <w:bookmarkStart w:id="8362" w:name="_Ref144116446"/>
      <w:r w:rsidRPr="00462199">
        <w:t>If the Meter Measurement System Fault has not been rectified within such ten (10) Business Day period, the Producer shall notify the LCHA Counterparty immediately with a proposal setting out how it intends to rectify the Meter Measurement System Fault.</w:t>
      </w:r>
      <w:bookmarkEnd w:id="8362"/>
    </w:p>
    <w:p w14:paraId="7287FA0B" w14:textId="4F6164B8" w:rsidR="00D179D6" w:rsidRPr="00462199" w:rsidRDefault="00D179D6" w:rsidP="00EF1AC1">
      <w:pPr>
        <w:pStyle w:val="SH3Ashurst"/>
      </w:pPr>
      <w:bookmarkStart w:id="8363" w:name="_Ref144116447"/>
      <w:r w:rsidRPr="00462199">
        <w:t>The Producer shall notify the LCHA Counterparty within two (2) Business Days of rectifying the relevant Meter Measurement System Fault. For these purposes, a Meter Measurement System Fault affecting any Measurement Data shall be treated as rectified when the relevant Meter Measurement System recommences recording and supplying Measurement Data to the LCHA Counterparty</w:t>
      </w:r>
      <w:r w:rsidR="00DA0518">
        <w:t xml:space="preserve"> </w:t>
      </w:r>
      <w:r w:rsidR="002A69E4">
        <w:t>and</w:t>
      </w:r>
      <w:r w:rsidR="00DA0518">
        <w:t xml:space="preserve"> any and all persons nominated by the LCHA Counterparty and considered by the LCHA Counterparty to be suitably qualified</w:t>
      </w:r>
      <w:r w:rsidRPr="00462199">
        <w:t xml:space="preserve">, in compliance with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363"/>
    </w:p>
    <w:p w14:paraId="659064B7" w14:textId="77777777" w:rsidR="00D179D6" w:rsidRPr="00462199" w:rsidRDefault="00D179D6" w:rsidP="00EF1AC1">
      <w:pPr>
        <w:pStyle w:val="SH3Ashurst"/>
      </w:pPr>
      <w:bookmarkStart w:id="8364" w:name="_Ref144116448"/>
      <w:r w:rsidRPr="00462199">
        <w:t>The LCHA Counterparty shall be entitled to attend any investigation of a Meter Measurement System Fault without charge.</w:t>
      </w:r>
      <w:bookmarkEnd w:id="8364"/>
    </w:p>
    <w:p w14:paraId="6F74AFE5" w14:textId="77777777" w:rsidR="00D179D6" w:rsidRPr="00462199" w:rsidRDefault="00D179D6" w:rsidP="000D76C6">
      <w:pPr>
        <w:pStyle w:val="SH1Ashurst"/>
      </w:pPr>
      <w:bookmarkStart w:id="8365" w:name="_Ref144116449"/>
      <w:r w:rsidRPr="00462199">
        <w:t>INTERFACE AND TIMETABLE INFORMATION</w:t>
      </w:r>
      <w:bookmarkEnd w:id="8365"/>
    </w:p>
    <w:p w14:paraId="6A8CE836" w14:textId="77777777" w:rsidR="00D179D6" w:rsidRPr="00462199" w:rsidRDefault="00D179D6" w:rsidP="005B3BB9">
      <w:pPr>
        <w:pStyle w:val="NormalBoldAshurst"/>
      </w:pPr>
      <w:r w:rsidRPr="00462199">
        <w:rPr>
          <w:i/>
        </w:rPr>
        <w:t>New Connection</w:t>
      </w:r>
    </w:p>
    <w:p w14:paraId="3AB561EB" w14:textId="77777777" w:rsidR="00D179D6" w:rsidRPr="00462199" w:rsidRDefault="00D179D6" w:rsidP="00EF1AC1">
      <w:pPr>
        <w:pStyle w:val="SH2Ashurst"/>
      </w:pPr>
      <w:bookmarkStart w:id="8366" w:name="_Ref144116450"/>
      <w:r w:rsidRPr="00462199">
        <w:t>In the event that the Producer installs or replaces any component of the Meter Measurement System, it shall:</w:t>
      </w:r>
      <w:bookmarkEnd w:id="8366"/>
    </w:p>
    <w:p w14:paraId="5B7A4957" w14:textId="30519990" w:rsidR="00D179D6" w:rsidRPr="00462199" w:rsidRDefault="00D179D6" w:rsidP="00EF1AC1">
      <w:pPr>
        <w:pStyle w:val="SH3Ashurst"/>
      </w:pPr>
      <w:bookmarkStart w:id="8367" w:name="_Ref144116451"/>
      <w:r w:rsidRPr="00462199">
        <w:t xml:space="preserve">ensure that it does so in compliance with this </w:t>
      </w:r>
      <w:r>
        <w:fldChar w:fldCharType="begin"/>
      </w:r>
      <w:r>
        <w:instrText xml:space="preserve"> REF Annex9PartC \h </w:instrText>
      </w:r>
      <w:r>
        <w:fldChar w:fldCharType="separate"/>
      </w:r>
      <w:r w:rsidR="00E473FC" w:rsidRPr="00462199">
        <w:t>Part C</w:t>
      </w:r>
      <w:r>
        <w:fldChar w:fldCharType="end"/>
      </w:r>
      <w:r w:rsidRPr="00462199">
        <w:t xml:space="preserve"> (</w:t>
      </w:r>
      <w:r w:rsidRPr="00462199">
        <w:rPr>
          <w:i/>
        </w:rPr>
        <w:t>Meter Measurement Systems - Operations</w:t>
      </w:r>
      <w:r w:rsidRPr="00462199">
        <w:t xml:space="preserve">) and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 and</w:t>
      </w:r>
      <w:bookmarkEnd w:id="8367"/>
    </w:p>
    <w:p w14:paraId="7D5C67B1" w14:textId="5BDF6B45" w:rsidR="00D179D6" w:rsidRPr="00462199" w:rsidRDefault="00D179D6" w:rsidP="00EF1AC1">
      <w:pPr>
        <w:pStyle w:val="SH3Ashurst"/>
      </w:pPr>
      <w:bookmarkStart w:id="8368" w:name="_Ref144116452"/>
      <w:r w:rsidRPr="00462199">
        <w:t xml:space="preserve">provide an updated version of the relevant schematic diagram referred to in paragraph </w:t>
      </w:r>
      <w:r>
        <w:fldChar w:fldCharType="begin"/>
      </w:r>
      <w:r>
        <w:instrText xml:space="preserve"> REF _Ref144115393 \n \h </w:instrText>
      </w:r>
      <w:r>
        <w:fldChar w:fldCharType="separate"/>
      </w:r>
      <w:del w:id="8369" w:author="Faqir, Sofia (Energy Security)" w:date="2023-11-12T19:47:00Z">
        <w:r w:rsidR="00E473FC">
          <w:delText>5</w:delText>
        </w:r>
      </w:del>
      <w:r>
        <w:fldChar w:fldCharType="end"/>
      </w:r>
      <w:r w:rsidRPr="00462199">
        <w:t xml:space="preserve"> of </w:t>
      </w:r>
      <w:r>
        <w:fldChar w:fldCharType="begin"/>
      </w:r>
      <w:r>
        <w:instrText xml:space="preserve"> REF _Ref144115383 \n \h </w:instrText>
      </w:r>
      <w:r>
        <w:fldChar w:fldCharType="separate"/>
      </w:r>
      <w:del w:id="8370" w:author="Faqir, Sofia (Energy Security)" w:date="2023-11-12T19:47:00Z">
        <w:r w:rsidR="00E473FC">
          <w:delText>Part B</w:delText>
        </w:r>
      </w:del>
      <w:r>
        <w:fldChar w:fldCharType="end"/>
      </w:r>
      <w:r w:rsidRPr="00462199">
        <w:t xml:space="preserve"> of </w:t>
      </w:r>
      <w:r w:rsidRPr="00462199">
        <w:fldChar w:fldCharType="begin"/>
      </w:r>
      <w:r w:rsidRPr="00462199">
        <w:instrText xml:space="preserve"> REF _Ref144117998 \w \h </w:instrText>
      </w:r>
      <w:r>
        <w:instrText xml:space="preserve"> \* MERGEFORMAT </w:instrText>
      </w:r>
      <w:r w:rsidRPr="00462199">
        <w:fldChar w:fldCharType="separate"/>
      </w:r>
      <w:del w:id="8371" w:author="Faqir, Sofia (Energy Security)" w:date="2023-11-12T19:47:00Z">
        <w:r w:rsidR="00E473FC">
          <w:delText>Annex 1</w:delText>
        </w:r>
      </w:del>
      <w:r w:rsidRPr="00462199">
        <w:fldChar w:fldCharType="end"/>
      </w:r>
      <w:r w:rsidRPr="00462199">
        <w:t xml:space="preserve"> (</w:t>
      </w:r>
      <w:r w:rsidR="007248B2" w:rsidRPr="007248B2">
        <w:rPr>
          <w:i/>
        </w:rPr>
        <w:t>Condition</w:t>
      </w:r>
      <w:r w:rsidRPr="00462199">
        <w:rPr>
          <w:i/>
        </w:rPr>
        <w:t>s Precedent</w:t>
      </w:r>
      <w:r w:rsidRPr="00462199">
        <w:t xml:space="preserve">) to the LCHA Counterparty in accordance with </w:t>
      </w:r>
      <w:r w:rsidR="007248B2" w:rsidRPr="007248B2">
        <w:t>Condition</w:t>
      </w:r>
      <w:r w:rsidRPr="00462199">
        <w:t xml:space="preserve"> </w:t>
      </w:r>
      <w:r w:rsidR="00372984">
        <w:fldChar w:fldCharType="begin"/>
      </w:r>
      <w:r w:rsidR="00372984">
        <w:instrText xml:space="preserve"> REF _Ref144113841 \n \h </w:instrText>
      </w:r>
      <w:r w:rsidR="00372984">
        <w:fldChar w:fldCharType="separate"/>
      </w:r>
      <w:del w:id="8372" w:author="Faqir, Sofia (Energy Security)" w:date="2023-11-12T19:47:00Z">
        <w:r w:rsidR="00E473FC">
          <w:delText>31.7</w:delText>
        </w:r>
      </w:del>
      <w:r w:rsidR="00372984">
        <w:fldChar w:fldCharType="end"/>
      </w:r>
      <w:r w:rsidRPr="00462199">
        <w:t xml:space="preserve"> (</w:t>
      </w:r>
      <w:r w:rsidRPr="00462199">
        <w:rPr>
          <w:i/>
        </w:rPr>
        <w:t>Undertakings: Metering Schematics</w:t>
      </w:r>
      <w:r w:rsidRPr="00462199">
        <w:t>) of the LCHA.</w:t>
      </w:r>
      <w:bookmarkEnd w:id="8368"/>
    </w:p>
    <w:p w14:paraId="5D02F061" w14:textId="77777777" w:rsidR="00D179D6" w:rsidRPr="00462199" w:rsidRDefault="00D179D6" w:rsidP="005B3BB9">
      <w:pPr>
        <w:pStyle w:val="NormalBoldAshurst"/>
      </w:pPr>
      <w:r w:rsidRPr="00462199">
        <w:rPr>
          <w:i/>
        </w:rPr>
        <w:t>Replacement of Meter Measurement System</w:t>
      </w:r>
    </w:p>
    <w:p w14:paraId="54CC9579" w14:textId="77777777" w:rsidR="00D179D6" w:rsidRPr="00462199" w:rsidRDefault="00D179D6" w:rsidP="00EF1AC1">
      <w:pPr>
        <w:pStyle w:val="SH2Ashurst"/>
      </w:pPr>
      <w:bookmarkStart w:id="8373" w:name="_Ref144116453"/>
      <w:r w:rsidRPr="00462199">
        <w:t>If any component of a Meter Measurement System needs to be replaced for any reason, the Producer shall install and commission the relevant component within five (5) Business Days of the removal of the previous component.</w:t>
      </w:r>
      <w:bookmarkEnd w:id="8373"/>
    </w:p>
    <w:p w14:paraId="478F33CD" w14:textId="77777777" w:rsidR="00D179D6" w:rsidRPr="00462199" w:rsidRDefault="00D179D6" w:rsidP="00EF1AC1">
      <w:pPr>
        <w:pStyle w:val="SH2Ashurst"/>
      </w:pPr>
      <w:bookmarkStart w:id="8374" w:name="_Ref144116454"/>
      <w:r w:rsidRPr="00462199">
        <w:t>The Producer shall send to the LCHA Counterparty written confirmation, including any relevant Supporting Information, that it has successfully commissioned the relevant component within two (2) Business Days of completion of the commissioning of such component.</w:t>
      </w:r>
      <w:bookmarkEnd w:id="8374"/>
    </w:p>
    <w:p w14:paraId="5BC30814" w14:textId="77777777" w:rsidR="00D179D6" w:rsidRPr="00462199" w:rsidRDefault="00D179D6" w:rsidP="00EF1AC1">
      <w:pPr>
        <w:pStyle w:val="SH2Ashurst"/>
      </w:pPr>
      <w:bookmarkStart w:id="8375" w:name="_Ref144116455"/>
      <w:r w:rsidRPr="00462199">
        <w:lastRenderedPageBreak/>
        <w:t>If such replaced component has a material impact on the Measurement Data, the Producer shall undertake a Proving Test of the relevant Meter Measurement System within twenty (20) Business Days of completion of the commissioning of such component.</w:t>
      </w:r>
      <w:bookmarkEnd w:id="8375"/>
    </w:p>
    <w:p w14:paraId="6419C17A" w14:textId="77777777" w:rsidR="00D179D6" w:rsidRPr="00462199" w:rsidRDefault="00D179D6" w:rsidP="00EF1AC1">
      <w:pPr>
        <w:pStyle w:val="SH1Ashurst"/>
      </w:pPr>
      <w:bookmarkStart w:id="8376" w:name="_Ref144116456"/>
      <w:r w:rsidRPr="00462199">
        <w:t>INSTALLATION, CALIBRATION AND COMMISSIONING</w:t>
      </w:r>
      <w:bookmarkEnd w:id="8376"/>
    </w:p>
    <w:p w14:paraId="4B2059D5" w14:textId="77777777" w:rsidR="00D179D6" w:rsidRPr="00462199" w:rsidRDefault="00D179D6" w:rsidP="00EF1AC1">
      <w:pPr>
        <w:pStyle w:val="NormalBoldAshurst"/>
        <w:keepNext/>
      </w:pPr>
      <w:r w:rsidRPr="00462199">
        <w:rPr>
          <w:i/>
        </w:rPr>
        <w:t>Initial Installation</w:t>
      </w:r>
    </w:p>
    <w:p w14:paraId="33232B87" w14:textId="25231BF9" w:rsidR="00D179D6" w:rsidRPr="00462199" w:rsidRDefault="00D179D6" w:rsidP="00EF1AC1">
      <w:pPr>
        <w:pStyle w:val="SH2Ashurst"/>
      </w:pPr>
      <w:bookmarkStart w:id="8377" w:name="_Ref144116457"/>
      <w:r w:rsidRPr="00462199">
        <w:t xml:space="preserve">The Producer shall install and commission the initial component(s) of the Meter Measurement System in accordance with this </w:t>
      </w:r>
      <w:r>
        <w:fldChar w:fldCharType="begin"/>
      </w:r>
      <w:r>
        <w:instrText xml:space="preserve"> REF _Ref144118008 \w \h </w:instrText>
      </w:r>
      <w:r>
        <w:fldChar w:fldCharType="separate"/>
      </w:r>
      <w:del w:id="8378" w:author="Faqir, Sofia (Energy Security)" w:date="2023-11-12T19:47:00Z">
        <w:r w:rsidR="00E473FC">
          <w:delText>Annex 9</w:delText>
        </w:r>
      </w:del>
      <w:r>
        <w:fldChar w:fldCharType="end"/>
      </w:r>
      <w:r w:rsidRPr="00462199">
        <w:t xml:space="preserve"> (</w:t>
      </w:r>
      <w:r w:rsidRPr="00462199">
        <w:rPr>
          <w:i/>
        </w:rPr>
        <w:t>Metering Operational Framework and Technical Specifications</w:t>
      </w:r>
      <w:r w:rsidRPr="00462199">
        <w:t>) prior to the commencement of Performance Test(s).</w:t>
      </w:r>
      <w:bookmarkEnd w:id="8377"/>
    </w:p>
    <w:p w14:paraId="6749AA24" w14:textId="77777777" w:rsidR="00D179D6" w:rsidRPr="00462199" w:rsidRDefault="00D179D6" w:rsidP="005B3BB9">
      <w:pPr>
        <w:pStyle w:val="NormalBoldAshurst"/>
      </w:pPr>
      <w:r w:rsidRPr="00462199">
        <w:rPr>
          <w:i/>
        </w:rPr>
        <w:t>In situ calibration of a Meter Measurement System</w:t>
      </w:r>
    </w:p>
    <w:p w14:paraId="10110797" w14:textId="1F673D2F" w:rsidR="00D179D6" w:rsidRPr="00462199" w:rsidRDefault="00D179D6" w:rsidP="00EF1AC1">
      <w:pPr>
        <w:pStyle w:val="SH2Ashurst"/>
      </w:pPr>
      <w:bookmarkStart w:id="8379" w:name="_Ref144116458"/>
      <w:r w:rsidRPr="00462199">
        <w:t xml:space="preserve">All relevant components of each Meter Measurement System shall have appropriate certification and be calibrated in situ in compliance with the relevant standard for such Meter Measurement System as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 xml:space="preserve">) following initial installation to meet the Overall Measurement Uncertainty Requirement stated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 Such calibration shall demonstrate conformity with relevant product standards applicable to the class index of each component of the Meter Measurement System. The Producer shall procure the manufacturers' certificates which include the actual errors of each component of a Meter Measurement System across its operating range. Such certificates shall be retained by the Producer for the life of each component of a Meter Measurement System and shall be made available, on request, to the LCHA Counterparty.</w:t>
      </w:r>
      <w:bookmarkEnd w:id="8379"/>
    </w:p>
    <w:p w14:paraId="785CDD88" w14:textId="77777777" w:rsidR="00D179D6" w:rsidRPr="00462199" w:rsidRDefault="00D179D6" w:rsidP="005B3BB9">
      <w:pPr>
        <w:pStyle w:val="NormalBoldAshurst"/>
      </w:pPr>
      <w:r w:rsidRPr="00462199">
        <w:rPr>
          <w:i/>
        </w:rPr>
        <w:t>Commissioning of a Meter Measurement System</w:t>
      </w:r>
    </w:p>
    <w:p w14:paraId="1DAB94A8" w14:textId="7B3FABDC" w:rsidR="00D179D6" w:rsidRPr="00462199" w:rsidRDefault="00D179D6" w:rsidP="00EF1AC1">
      <w:pPr>
        <w:pStyle w:val="SH2Ashurst"/>
      </w:pPr>
      <w:bookmarkStart w:id="8380" w:name="_Ref144116459"/>
      <w:r w:rsidRPr="00462199">
        <w:t xml:space="preserve">The purpose of commissioning is to ensure that the Measurement Data is recorded by the associated Meter Measurement System in accordance with the requirements specified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Systems – Technical Specifications</w:t>
      </w:r>
      <w:r w:rsidRPr="00462199">
        <w:t>).</w:t>
      </w:r>
      <w:bookmarkEnd w:id="8380"/>
    </w:p>
    <w:p w14:paraId="5A72BA62" w14:textId="309DA7A4" w:rsidR="00D179D6" w:rsidRPr="00462199" w:rsidRDefault="00D179D6" w:rsidP="00EF1AC1">
      <w:pPr>
        <w:pStyle w:val="SH2Ashurst"/>
      </w:pPr>
      <w:bookmarkStart w:id="8381" w:name="_Ref144116460"/>
      <w:r w:rsidRPr="00462199">
        <w:t xml:space="preserve">The Producer shall commission each Meter Measurement System on site to confirm and record, so far as appropriate, that the relevant Meter Measurement System has been installed, certified and commissioned in accordance with the standards for such Meter Measurement System as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 with any calibration activities undertaken by organisations accredited in accordance with EN ISO/IEC 17025 for the relevant commissioning activities.</w:t>
      </w:r>
      <w:bookmarkEnd w:id="8381"/>
    </w:p>
    <w:p w14:paraId="7E653B22" w14:textId="77777777" w:rsidR="00D179D6" w:rsidRPr="00462199" w:rsidRDefault="00D179D6" w:rsidP="005B3BB9">
      <w:pPr>
        <w:pStyle w:val="NormalBoldAshurst"/>
      </w:pPr>
      <w:r w:rsidRPr="00462199">
        <w:rPr>
          <w:i/>
        </w:rPr>
        <w:t>Proving of a Meter Measurement System</w:t>
      </w:r>
    </w:p>
    <w:p w14:paraId="0C9A7905" w14:textId="77777777" w:rsidR="00D179D6" w:rsidRPr="00462199" w:rsidRDefault="00D179D6" w:rsidP="00EF1AC1">
      <w:pPr>
        <w:pStyle w:val="SH2Ashurst"/>
      </w:pPr>
      <w:bookmarkStart w:id="8382" w:name="_Ref144116461"/>
      <w:r w:rsidRPr="00462199">
        <w:t>The Producer shall be required to perform, or procure the performance of, a Proving Test:</w:t>
      </w:r>
      <w:bookmarkEnd w:id="8382"/>
    </w:p>
    <w:p w14:paraId="1D217D6D" w14:textId="77777777" w:rsidR="00D179D6" w:rsidRPr="00462199" w:rsidRDefault="00D179D6" w:rsidP="00EF1AC1">
      <w:pPr>
        <w:pStyle w:val="SH3Ashurst"/>
      </w:pPr>
      <w:bookmarkStart w:id="8383" w:name="_Ref144116462"/>
      <w:r w:rsidRPr="00462199">
        <w:t>following a Meter Material Change; and/or</w:t>
      </w:r>
      <w:bookmarkEnd w:id="8383"/>
    </w:p>
    <w:p w14:paraId="28D57273" w14:textId="77777777" w:rsidR="00D179D6" w:rsidRPr="00462199" w:rsidRDefault="00D179D6" w:rsidP="00EF1AC1">
      <w:pPr>
        <w:pStyle w:val="SH3Ashurst"/>
      </w:pPr>
      <w:bookmarkStart w:id="8384" w:name="_Ref144116463"/>
      <w:r w:rsidRPr="00462199">
        <w:t>if required by any policy, Legislation or Industry Documents; and/or</w:t>
      </w:r>
      <w:bookmarkEnd w:id="8384"/>
    </w:p>
    <w:p w14:paraId="1F9473EE" w14:textId="4EF4D422" w:rsidR="00D179D6" w:rsidRPr="00462199" w:rsidRDefault="00D179D6" w:rsidP="00EF1AC1">
      <w:pPr>
        <w:pStyle w:val="SH3Ashurst"/>
      </w:pPr>
      <w:bookmarkStart w:id="8385" w:name="_Ref144116464"/>
      <w:r w:rsidRPr="00462199">
        <w:t xml:space="preserve">if required by any provision of this </w:t>
      </w:r>
      <w:r>
        <w:fldChar w:fldCharType="begin"/>
      </w:r>
      <w:r>
        <w:instrText xml:space="preserve"> REF _Ref144118008 \w \h </w:instrText>
      </w:r>
      <w:r>
        <w:fldChar w:fldCharType="separate"/>
      </w:r>
      <w:del w:id="8386" w:author="Faqir, Sofia (Energy Security)" w:date="2023-11-12T19:47:00Z">
        <w:r w:rsidR="00E473FC">
          <w:delText>Annex 9</w:delText>
        </w:r>
      </w:del>
      <w:r>
        <w:fldChar w:fldCharType="end"/>
      </w:r>
      <w:r w:rsidRPr="00462199">
        <w:t xml:space="preserve"> (</w:t>
      </w:r>
      <w:r w:rsidRPr="00462199">
        <w:rPr>
          <w:i/>
        </w:rPr>
        <w:t>Meter Operational Framework and Technical Specifications</w:t>
      </w:r>
      <w:r w:rsidRPr="00462199">
        <w:t>).</w:t>
      </w:r>
      <w:bookmarkEnd w:id="8385"/>
    </w:p>
    <w:p w14:paraId="1D30363F" w14:textId="77777777" w:rsidR="00D179D6" w:rsidRPr="00462199" w:rsidRDefault="00D179D6" w:rsidP="00EF1AC1">
      <w:pPr>
        <w:pStyle w:val="SH2Ashurst"/>
      </w:pPr>
      <w:bookmarkStart w:id="8387" w:name="_Ref144116465"/>
      <w:r w:rsidRPr="00462199">
        <w:t>The Producer shall give the LCHA Counterparty a minimum of twenty (20) Business Days' notice prior to the performance of a Proving Test.</w:t>
      </w:r>
      <w:bookmarkEnd w:id="8387"/>
    </w:p>
    <w:p w14:paraId="5D9DDEFC" w14:textId="77777777" w:rsidR="00D179D6" w:rsidRPr="00462199" w:rsidRDefault="00D179D6" w:rsidP="00EF1AC1">
      <w:pPr>
        <w:pStyle w:val="SH2Ashurst"/>
      </w:pPr>
      <w:bookmarkStart w:id="8388" w:name="_Ref144116466"/>
      <w:r w:rsidRPr="00462199">
        <w:t>The LCHA Counterparty may request that a Technical Assurance Agent attends any Proving Test and the Producer shall permit, or procure the permission of, the same.</w:t>
      </w:r>
      <w:bookmarkEnd w:id="8388"/>
    </w:p>
    <w:p w14:paraId="0C804A0F" w14:textId="574D681F" w:rsidR="00D179D6" w:rsidRPr="00462199" w:rsidRDefault="00D179D6" w:rsidP="00EF1AC1">
      <w:pPr>
        <w:pStyle w:val="SH2Ashurst"/>
      </w:pPr>
      <w:bookmarkStart w:id="8389" w:name="_Ref144116467"/>
      <w:r w:rsidRPr="00462199">
        <w:lastRenderedPageBreak/>
        <w:t xml:space="preserve">Each Proving Test for a relevant Meter Measurement System shall be carried out in accordance with the standard for such Meter Measurement System as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 by an organisation accredited in accordance with ISO/IEC 17025. Each Proving Test shall include, but shall not be limited to:</w:t>
      </w:r>
      <w:bookmarkEnd w:id="8389"/>
    </w:p>
    <w:p w14:paraId="30A5D321" w14:textId="0F8FA11A" w:rsidR="00D179D6" w:rsidRPr="00462199" w:rsidRDefault="00D179D6" w:rsidP="00EF1AC1">
      <w:pPr>
        <w:pStyle w:val="SH3Ashurst"/>
      </w:pPr>
      <w:bookmarkStart w:id="8390" w:name="_Ref144116468"/>
      <w:r w:rsidRPr="00462199">
        <w:t xml:space="preserve">confirmation that the Meter Measurement System has been installed and certified in accordance with the standards for such Meter Measurement System as set out in the relevant Section of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w:t>
      </w:r>
      <w:bookmarkEnd w:id="8390"/>
    </w:p>
    <w:p w14:paraId="64A15CDF" w14:textId="77777777" w:rsidR="00D179D6" w:rsidRPr="00462199" w:rsidRDefault="00D179D6" w:rsidP="00EF1AC1">
      <w:pPr>
        <w:pStyle w:val="SH3Ashurst"/>
      </w:pPr>
      <w:bookmarkStart w:id="8391" w:name="_Ref144116469"/>
      <w:r w:rsidRPr="00462199">
        <w:t>confirmation that the Meter Measurement System has been correctly calibrated;</w:t>
      </w:r>
      <w:bookmarkEnd w:id="8391"/>
    </w:p>
    <w:p w14:paraId="1D74C695" w14:textId="6E6B8EE7" w:rsidR="00D179D6" w:rsidRPr="00462199" w:rsidRDefault="00D179D6" w:rsidP="00EF1AC1">
      <w:pPr>
        <w:pStyle w:val="SH3Ashurst"/>
      </w:pPr>
      <w:bookmarkStart w:id="8392" w:name="_Ref144116470"/>
      <w:r w:rsidRPr="00462199">
        <w:t xml:space="preserve">a successful functional test and audit of the Meter Measurement System confirming that the Meter Measurement System is capable of normal operation in accordance with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 – Technical Specifications</w:t>
      </w:r>
      <w:r w:rsidRPr="00462199">
        <w:t>); and</w:t>
      </w:r>
      <w:bookmarkEnd w:id="8392"/>
    </w:p>
    <w:p w14:paraId="23F3075D" w14:textId="77777777" w:rsidR="00D179D6" w:rsidRPr="00462199" w:rsidRDefault="00D179D6" w:rsidP="00EF1AC1">
      <w:pPr>
        <w:pStyle w:val="SH3Ashurst"/>
      </w:pPr>
      <w:bookmarkStart w:id="8393" w:name="_Ref144116471"/>
      <w:r w:rsidRPr="00462199">
        <w:t>confirmation that the BPCS is operating in accordance with the manufacturers' specification.</w:t>
      </w:r>
      <w:bookmarkEnd w:id="8393"/>
    </w:p>
    <w:p w14:paraId="3D6E4E55" w14:textId="77777777" w:rsidR="00D179D6" w:rsidRPr="00462199" w:rsidRDefault="00D179D6" w:rsidP="00EF1AC1">
      <w:pPr>
        <w:pStyle w:val="SH2Ashurst"/>
      </w:pPr>
      <w:bookmarkStart w:id="8394" w:name="_Ref144116472"/>
      <w:r w:rsidRPr="00462199">
        <w:t xml:space="preserve">The Producer shall give a notice to the LCHA Counterparty of the results of each Proving Test within five (5) Business Days of the date such Proving Test is carried out (a </w:t>
      </w:r>
      <w:r w:rsidRPr="00462199">
        <w:rPr>
          <w:b/>
        </w:rPr>
        <w:t>"Proving Test Notice"</w:t>
      </w:r>
      <w:r w:rsidRPr="00462199">
        <w:t>). Each Proving Test Notice shall:</w:t>
      </w:r>
      <w:bookmarkEnd w:id="8394"/>
    </w:p>
    <w:p w14:paraId="4BBFDAA9" w14:textId="77777777" w:rsidR="00D179D6" w:rsidRPr="00462199" w:rsidRDefault="00D179D6" w:rsidP="00EF1AC1">
      <w:pPr>
        <w:pStyle w:val="SH3Ashurst"/>
      </w:pPr>
      <w:bookmarkStart w:id="8395" w:name="_Ref144116473"/>
      <w:r w:rsidRPr="00462199">
        <w:t>specify whether the Meter Measurement System has or has not passed the Proving Test; and</w:t>
      </w:r>
      <w:bookmarkEnd w:id="8395"/>
    </w:p>
    <w:p w14:paraId="1A345FB0" w14:textId="77777777" w:rsidR="00D179D6" w:rsidRPr="00462199" w:rsidRDefault="00D179D6" w:rsidP="00EF1AC1">
      <w:pPr>
        <w:pStyle w:val="SH3Ashurst"/>
      </w:pPr>
      <w:bookmarkStart w:id="8396" w:name="_Ref144116474"/>
      <w:r w:rsidRPr="00462199">
        <w:t>include such Supporting Information as the Producer considers to be relevant to and supportive of the foregoing.</w:t>
      </w:r>
      <w:bookmarkEnd w:id="8396"/>
    </w:p>
    <w:p w14:paraId="664791B1" w14:textId="77777777" w:rsidR="00D179D6" w:rsidRPr="00462199" w:rsidRDefault="00D179D6" w:rsidP="00EF1AC1">
      <w:pPr>
        <w:pStyle w:val="SH2Ashurst"/>
      </w:pPr>
      <w:bookmarkStart w:id="8397" w:name="_Ref144116475"/>
      <w:r w:rsidRPr="00462199">
        <w:t>Each Proving Test Notice shall be accompanied by a Directors' Certificate in relation to the information contained in, and enclosed with, the Proving Test Notice.</w:t>
      </w:r>
      <w:bookmarkEnd w:id="8397"/>
    </w:p>
    <w:p w14:paraId="62AD1A53" w14:textId="77777777" w:rsidR="00D179D6" w:rsidRPr="00462199" w:rsidRDefault="00D179D6" w:rsidP="00EF1AC1">
      <w:pPr>
        <w:pStyle w:val="SH2Ashurst"/>
      </w:pPr>
      <w:bookmarkStart w:id="8398" w:name="_Ref144116476"/>
      <w:r w:rsidRPr="00462199">
        <w:t xml:space="preserve">The LCHA Counterparty shall, no later than ten (10) Business Days after receipt of a Proving Test Notice, give a notice to the Producer (a </w:t>
      </w:r>
      <w:r w:rsidRPr="00462199">
        <w:rPr>
          <w:b/>
        </w:rPr>
        <w:t>"Proving Test Response Notice"</w:t>
      </w:r>
      <w:r w:rsidRPr="00462199">
        <w:t>). A Proving Test Response Notice shall specify whether the LCHA Counterparty:</w:t>
      </w:r>
      <w:bookmarkEnd w:id="8398"/>
    </w:p>
    <w:p w14:paraId="25D7D8FE" w14:textId="217AEA6E" w:rsidR="00D179D6" w:rsidRPr="00462199" w:rsidRDefault="00D179D6" w:rsidP="00EF1AC1">
      <w:pPr>
        <w:pStyle w:val="SH3Ashurst"/>
      </w:pPr>
      <w:bookmarkStart w:id="8399" w:name="_Ref144116477"/>
      <w:r w:rsidRPr="00462199">
        <w:t xml:space="preserve">considers that the Proving Test has or has not been carried out in accordance with paragraph </w:t>
      </w:r>
      <w:r>
        <w:fldChar w:fldCharType="begin"/>
      </w:r>
      <w:r>
        <w:instrText xml:space="preserve"> REF _Ref144116467 \n \h </w:instrText>
      </w:r>
      <w:r>
        <w:fldChar w:fldCharType="separate"/>
      </w:r>
      <w:del w:id="8400" w:author="Faqir, Sofia (Energy Security)" w:date="2023-11-12T19:47:00Z">
        <w:r w:rsidR="00E473FC">
          <w:delText>4.8</w:delText>
        </w:r>
      </w:del>
      <w:r>
        <w:fldChar w:fldCharType="end"/>
      </w:r>
      <w:r w:rsidRPr="00462199">
        <w:t>; and</w:t>
      </w:r>
      <w:bookmarkEnd w:id="8399"/>
    </w:p>
    <w:p w14:paraId="64AC3EE5" w14:textId="77777777" w:rsidR="00D179D6" w:rsidRPr="00462199" w:rsidRDefault="00D179D6" w:rsidP="00EF1AC1">
      <w:pPr>
        <w:pStyle w:val="SH3Ashurst"/>
      </w:pPr>
      <w:bookmarkStart w:id="8401" w:name="_Ref144116478"/>
      <w:r w:rsidRPr="00462199">
        <w:t>agrees or does not agree that the Meter Measurement System has or has not passed the Proving Test; or</w:t>
      </w:r>
      <w:bookmarkEnd w:id="8401"/>
    </w:p>
    <w:p w14:paraId="3EF5C0FE" w14:textId="69821583" w:rsidR="00D179D6" w:rsidRPr="00462199" w:rsidRDefault="00D179D6" w:rsidP="00EF1AC1">
      <w:pPr>
        <w:pStyle w:val="SH3Ashurst"/>
      </w:pPr>
      <w:bookmarkStart w:id="8402" w:name="_Ref144116479"/>
      <w:r w:rsidRPr="00462199">
        <w:t xml:space="preserve">considers that it has not been provided with sufficient Supporting Information to determine whether the Proving Test has been carried out in accordance with paragraph </w:t>
      </w:r>
      <w:r>
        <w:fldChar w:fldCharType="begin"/>
      </w:r>
      <w:r>
        <w:instrText xml:space="preserve"> REF _Ref144116467 \n \h </w:instrText>
      </w:r>
      <w:r>
        <w:fldChar w:fldCharType="separate"/>
      </w:r>
      <w:del w:id="8403" w:author="Faqir, Sofia (Energy Security)" w:date="2023-11-12T19:47:00Z">
        <w:r w:rsidR="00E473FC">
          <w:delText>4.8</w:delText>
        </w:r>
      </w:del>
      <w:r>
        <w:fldChar w:fldCharType="end"/>
      </w:r>
      <w:r w:rsidRPr="00462199">
        <w:t xml:space="preserve"> and/or whether the Meter Measurement System has or has not passed the Proving Test to which the Proving Test Notice relates and, if so, details of the additional Supporting Information which the LCHA Counterparty requires to determine whether the Proving Test has been carried out in accordance with paragraph </w:t>
      </w:r>
      <w:r>
        <w:fldChar w:fldCharType="begin"/>
      </w:r>
      <w:r>
        <w:instrText xml:space="preserve"> REF _Ref144116467 \n \h </w:instrText>
      </w:r>
      <w:r>
        <w:fldChar w:fldCharType="separate"/>
      </w:r>
      <w:del w:id="8404" w:author="Faqir, Sofia (Energy Security)" w:date="2023-11-12T19:47:00Z">
        <w:r w:rsidR="00E473FC">
          <w:delText>4.8</w:delText>
        </w:r>
      </w:del>
      <w:r>
        <w:fldChar w:fldCharType="end"/>
      </w:r>
      <w:r w:rsidRPr="00462199">
        <w:t xml:space="preserve"> and whether the relevant Meter Measurement System has or has not passed the Proving Test (the </w:t>
      </w:r>
      <w:r w:rsidRPr="00462199">
        <w:rPr>
          <w:b/>
        </w:rPr>
        <w:t>"Proving Test Supporting Information"</w:t>
      </w:r>
      <w:r w:rsidRPr="00462199">
        <w:t>).</w:t>
      </w:r>
      <w:bookmarkEnd w:id="8402"/>
    </w:p>
    <w:p w14:paraId="74F99607" w14:textId="77777777" w:rsidR="00D179D6" w:rsidRPr="00462199" w:rsidRDefault="00D179D6" w:rsidP="00EF1AC1">
      <w:pPr>
        <w:pStyle w:val="SH2Ashurst"/>
      </w:pPr>
      <w:bookmarkStart w:id="8405" w:name="_Ref144116480"/>
      <w:r w:rsidRPr="00462199">
        <w:t>If the LCHA Counterparty states in a Proving Test Response Notice that:</w:t>
      </w:r>
      <w:bookmarkEnd w:id="8405"/>
    </w:p>
    <w:p w14:paraId="25FD8EDE" w14:textId="3E8022B9" w:rsidR="00D179D6" w:rsidRPr="00462199" w:rsidRDefault="00D179D6" w:rsidP="00337061">
      <w:pPr>
        <w:pStyle w:val="SH3Ashurst"/>
      </w:pPr>
      <w:bookmarkStart w:id="8406" w:name="_Ref144116481"/>
      <w:r w:rsidRPr="00462199">
        <w:t xml:space="preserve">the Proving Test has been carried out in accordance with paragraph </w:t>
      </w:r>
      <w:r>
        <w:fldChar w:fldCharType="begin"/>
      </w:r>
      <w:r>
        <w:instrText xml:space="preserve"> REF _Ref144116467 \n \h </w:instrText>
      </w:r>
      <w:r>
        <w:fldChar w:fldCharType="separate"/>
      </w:r>
      <w:del w:id="8407" w:author="Faqir, Sofia (Energy Security)" w:date="2023-11-12T19:47:00Z">
        <w:r w:rsidR="00E473FC">
          <w:delText>4.8</w:delText>
        </w:r>
      </w:del>
      <w:r>
        <w:fldChar w:fldCharType="end"/>
      </w:r>
      <w:r w:rsidRPr="00462199">
        <w:t xml:space="preserve"> and the Meter Measurement System has passed the Proving Test, the Meter Measurement System will be deemed to have passed the Proving Test for the purposes of the LCHA;</w:t>
      </w:r>
      <w:bookmarkEnd w:id="8406"/>
    </w:p>
    <w:p w14:paraId="0B5EAC19" w14:textId="77777777" w:rsidR="00D179D6" w:rsidRPr="00462199" w:rsidRDefault="00D179D6" w:rsidP="00337061">
      <w:pPr>
        <w:pStyle w:val="SH3Ashurst"/>
      </w:pPr>
      <w:bookmarkStart w:id="8408" w:name="_Ref144116482"/>
      <w:r w:rsidRPr="00462199">
        <w:lastRenderedPageBreak/>
        <w:t>the Proving Test:</w:t>
      </w:r>
      <w:bookmarkEnd w:id="8408"/>
    </w:p>
    <w:p w14:paraId="49FCFF91" w14:textId="54C0EEC5" w:rsidR="00D179D6" w:rsidRPr="00462199" w:rsidRDefault="00D179D6" w:rsidP="00337061">
      <w:pPr>
        <w:pStyle w:val="SH4Ashurst"/>
      </w:pPr>
      <w:bookmarkStart w:id="8409" w:name="_Ref144116483"/>
      <w:r w:rsidRPr="00462199">
        <w:t xml:space="preserve">has been carried out in accordance with paragraph </w:t>
      </w:r>
      <w:r>
        <w:fldChar w:fldCharType="begin"/>
      </w:r>
      <w:r>
        <w:instrText xml:space="preserve"> REF _Ref144116467 \n \h </w:instrText>
      </w:r>
      <w:r>
        <w:fldChar w:fldCharType="separate"/>
      </w:r>
      <w:del w:id="8410" w:author="Faqir, Sofia (Energy Security)" w:date="2023-11-12T19:47:00Z">
        <w:r w:rsidR="00E473FC">
          <w:delText>4.8</w:delText>
        </w:r>
      </w:del>
      <w:r>
        <w:fldChar w:fldCharType="end"/>
      </w:r>
      <w:r w:rsidRPr="00462199">
        <w:t xml:space="preserve"> but the Meter Measurement System has not passed the Proving Test; or</w:t>
      </w:r>
      <w:bookmarkEnd w:id="8409"/>
    </w:p>
    <w:p w14:paraId="09E53845" w14:textId="0894D40F" w:rsidR="00D179D6" w:rsidRPr="00462199" w:rsidRDefault="00D179D6" w:rsidP="00337061">
      <w:pPr>
        <w:pStyle w:val="SH4Ashurst"/>
      </w:pPr>
      <w:bookmarkStart w:id="8411" w:name="_Ref144116484"/>
      <w:r w:rsidRPr="00462199">
        <w:t xml:space="preserve">has not been carried out in accordance with paragraph </w:t>
      </w:r>
      <w:r>
        <w:fldChar w:fldCharType="begin"/>
      </w:r>
      <w:r>
        <w:instrText xml:space="preserve"> REF _Ref144116467 \n \h </w:instrText>
      </w:r>
      <w:r>
        <w:fldChar w:fldCharType="separate"/>
      </w:r>
      <w:del w:id="8412" w:author="Faqir, Sofia (Energy Security)" w:date="2023-11-12T19:47:00Z">
        <w:r w:rsidR="00E473FC">
          <w:delText>4.8</w:delText>
        </w:r>
      </w:del>
      <w:r>
        <w:fldChar w:fldCharType="end"/>
      </w:r>
      <w:r w:rsidRPr="00462199">
        <w:t>,</w:t>
      </w:r>
      <w:bookmarkEnd w:id="8411"/>
    </w:p>
    <w:p w14:paraId="39AC5355" w14:textId="77777777" w:rsidR="00D179D6" w:rsidRPr="00462199" w:rsidRDefault="00D179D6" w:rsidP="00337061">
      <w:pPr>
        <w:pStyle w:val="B3Ashurst"/>
      </w:pPr>
      <w:r w:rsidRPr="00462199">
        <w:t>the Meter Measurement System will be deemed not to have passed the Proving Test for the purposes of the LCHA and the Producer will be required to carry out, or procure the carrying out of, a further Proving Test within two (2) Business Days of receipt of the Proving Test Response Notice; or</w:t>
      </w:r>
    </w:p>
    <w:p w14:paraId="2305BA6C" w14:textId="50980AC8" w:rsidR="00D179D6" w:rsidRPr="00462199" w:rsidRDefault="00D179D6" w:rsidP="00337061">
      <w:pPr>
        <w:pStyle w:val="SH3Ashurst"/>
      </w:pPr>
      <w:bookmarkStart w:id="8413" w:name="_Ref144116485"/>
      <w:r w:rsidRPr="00462199">
        <w:t xml:space="preserve">the Producer has not provided the LCHA Counterparty with sufficient Supporting Information to determine whether the Proving Test has been carried out in accordance with paragraph </w:t>
      </w:r>
      <w:r>
        <w:fldChar w:fldCharType="begin"/>
      </w:r>
      <w:r>
        <w:instrText xml:space="preserve"> REF _Ref144116467 \n \h </w:instrText>
      </w:r>
      <w:r>
        <w:fldChar w:fldCharType="separate"/>
      </w:r>
      <w:del w:id="8414" w:author="Faqir, Sofia (Energy Security)" w:date="2023-11-12T19:47:00Z">
        <w:r w:rsidR="00E473FC">
          <w:delText>4.8</w:delText>
        </w:r>
      </w:del>
      <w:r>
        <w:fldChar w:fldCharType="end"/>
      </w:r>
      <w:r w:rsidRPr="00462199">
        <w:t xml:space="preserve"> and/or whether the Meter Measurement System has or has not passed the Proving Test to which the Proving Test Notice relates:</w:t>
      </w:r>
      <w:bookmarkEnd w:id="8413"/>
    </w:p>
    <w:p w14:paraId="2DCD9335" w14:textId="77777777" w:rsidR="00D179D6" w:rsidRPr="00462199" w:rsidRDefault="00D179D6" w:rsidP="00337061">
      <w:pPr>
        <w:pStyle w:val="SH4Ashurst"/>
      </w:pPr>
      <w:bookmarkStart w:id="8415" w:name="_Ref144116486"/>
      <w:r w:rsidRPr="00462199">
        <w:t>the Producer shall provide, or procure the provision of, the Proving Test Supporting Information as soon as practicable, and in any event no later than ten (10) Business Days after receipt of the Proving Test Response Notice, or such longer period as is specified by the LCHA Counterparty; and</w:t>
      </w:r>
      <w:bookmarkEnd w:id="8415"/>
    </w:p>
    <w:p w14:paraId="42952727" w14:textId="73E2717F" w:rsidR="00D179D6" w:rsidRPr="00462199" w:rsidRDefault="00D179D6" w:rsidP="00337061">
      <w:pPr>
        <w:pStyle w:val="SH4Ashurst"/>
      </w:pPr>
      <w:bookmarkStart w:id="8416" w:name="_Ref144116487"/>
      <w:r w:rsidRPr="00462199">
        <w:t xml:space="preserve">upon receipt of the Proving Test Supporting Information, the LCHA Counterparty shall as soon as reasonably practicable, and in any event no later than ten (10) Business Days after receipt of such Proving Test Supporting Information, give a further Proving Test Response Notice to the Producer (a </w:t>
      </w:r>
      <w:r w:rsidRPr="00462199">
        <w:rPr>
          <w:b/>
        </w:rPr>
        <w:t>"Further Proving Test Response Notice"</w:t>
      </w:r>
      <w:r w:rsidRPr="00462199">
        <w:t xml:space="preserve">). A Further Proving Test Response Notice shall specify whether the LCHA Counterparty considers that the Proving Test has or has not been carried out in accordance with paragraph </w:t>
      </w:r>
      <w:r>
        <w:fldChar w:fldCharType="begin"/>
      </w:r>
      <w:r>
        <w:instrText xml:space="preserve"> REF _Ref144116467 \n \h </w:instrText>
      </w:r>
      <w:r>
        <w:fldChar w:fldCharType="separate"/>
      </w:r>
      <w:del w:id="8417" w:author="Faqir, Sofia (Energy Security)" w:date="2023-11-12T19:47:00Z">
        <w:r w:rsidR="00E473FC">
          <w:delText>4.8</w:delText>
        </w:r>
      </w:del>
      <w:r>
        <w:fldChar w:fldCharType="end"/>
      </w:r>
      <w:r w:rsidRPr="00462199">
        <w:t xml:space="preserve"> and whether the Meter Measurement System has or has not passed the Proving Test.</w:t>
      </w:r>
      <w:bookmarkEnd w:id="8416"/>
    </w:p>
    <w:p w14:paraId="305EAC99" w14:textId="512902FB" w:rsidR="008301E1" w:rsidRDefault="008301E1" w:rsidP="008301E1">
      <w:pPr>
        <w:pStyle w:val="SH2Ashurst"/>
      </w:pPr>
      <w:bookmarkStart w:id="8418" w:name="_Ref144116488"/>
      <w:r w:rsidRPr="008301E1">
        <w:t xml:space="preserve">Nothing in this paragraph </w:t>
      </w:r>
      <w:r w:rsidR="004F596A">
        <w:fldChar w:fldCharType="begin"/>
      </w:r>
      <w:r w:rsidR="004F596A">
        <w:instrText xml:space="preserve"> REF _Ref144116456 \r \h </w:instrText>
      </w:r>
      <w:r w:rsidR="004F596A">
        <w:fldChar w:fldCharType="separate"/>
      </w:r>
      <w:del w:id="8419" w:author="Faqir, Sofia (Energy Security)" w:date="2023-11-12T19:47:00Z">
        <w:r w:rsidR="00E473FC">
          <w:delText>4</w:delText>
        </w:r>
      </w:del>
      <w:r w:rsidR="004F596A">
        <w:fldChar w:fldCharType="end"/>
      </w:r>
      <w:r w:rsidRPr="008301E1">
        <w:t xml:space="preserve"> (</w:t>
      </w:r>
      <w:r w:rsidRPr="004F596A">
        <w:rPr>
          <w:i/>
          <w:iCs/>
        </w:rPr>
        <w:t>Installation, Calibration and Commissioning</w:t>
      </w:r>
      <w:r w:rsidRPr="008301E1">
        <w:t xml:space="preserve">) shall require the </w:t>
      </w:r>
      <w:r w:rsidR="004F596A">
        <w:t xml:space="preserve">LCHA </w:t>
      </w:r>
      <w:r w:rsidRPr="008301E1">
        <w:t xml:space="preserve">Counterparty to specify in any Proving Test Response Notice or Further Proving Test Response Notice that the </w:t>
      </w:r>
      <w:r w:rsidR="004F596A">
        <w:t>LCHA</w:t>
      </w:r>
      <w:r w:rsidRPr="008301E1">
        <w:t xml:space="preserve"> Counterparty accepts that the Meter Measurement System has passed the Proving Test, unless and until the </w:t>
      </w:r>
      <w:r w:rsidR="004F596A">
        <w:t xml:space="preserve">LCHA </w:t>
      </w:r>
      <w:r w:rsidRPr="008301E1">
        <w:t xml:space="preserve">Counterparty is satisfied of the same. </w:t>
      </w:r>
    </w:p>
    <w:p w14:paraId="6F0BE745" w14:textId="2D643C1D" w:rsidR="00D179D6" w:rsidRPr="00462199" w:rsidRDefault="00D179D6" w:rsidP="00337061">
      <w:pPr>
        <w:pStyle w:val="SH2Ashurst"/>
      </w:pPr>
      <w:r w:rsidRPr="00462199">
        <w:t>The Producer may use an alternative method of proving to that set out in paragraph</w:t>
      </w:r>
      <w:r>
        <w:t xml:space="preserve"> </w:t>
      </w:r>
      <w:r>
        <w:fldChar w:fldCharType="begin"/>
      </w:r>
      <w:r>
        <w:instrText xml:space="preserve"> REF _Ref144116467 \n \h </w:instrText>
      </w:r>
      <w:r>
        <w:fldChar w:fldCharType="separate"/>
      </w:r>
      <w:del w:id="8420" w:author="Faqir, Sofia (Energy Security)" w:date="2023-11-12T19:47:00Z">
        <w:r w:rsidR="00E473FC">
          <w:delText>4.8</w:delText>
        </w:r>
      </w:del>
      <w:r>
        <w:fldChar w:fldCharType="end"/>
      </w:r>
      <w:r w:rsidRPr="00462199">
        <w:t xml:space="preserve"> subject to obtaining the prior written consent of the LCHA Counterparty (such consent not to be unreasonably withheld).</w:t>
      </w:r>
      <w:bookmarkEnd w:id="8418"/>
    </w:p>
    <w:p w14:paraId="36B435AF" w14:textId="77777777" w:rsidR="00D179D6" w:rsidRPr="00462199" w:rsidRDefault="00D179D6" w:rsidP="00986A4F">
      <w:pPr>
        <w:pStyle w:val="NormalAshurst"/>
      </w:pPr>
      <w:r w:rsidRPr="00462199">
        <w:br w:type="page"/>
      </w:r>
    </w:p>
    <w:p w14:paraId="3A7C388A" w14:textId="77777777" w:rsidR="00D179D6" w:rsidRPr="00462199" w:rsidRDefault="00D179D6" w:rsidP="00EF1691">
      <w:pPr>
        <w:pStyle w:val="AppendixSubAshurst"/>
      </w:pPr>
      <w:bookmarkStart w:id="8421" w:name="Annex9PartD"/>
      <w:r w:rsidRPr="00462199">
        <w:lastRenderedPageBreak/>
        <w:t>Part D</w:t>
      </w:r>
      <w:bookmarkEnd w:id="8421"/>
      <w:r w:rsidRPr="00462199">
        <w:br/>
        <w:t>Meter Measurement Systems - Technical Specifications</w:t>
      </w:r>
    </w:p>
    <w:p w14:paraId="4A91E84A" w14:textId="77777777" w:rsidR="00D179D6" w:rsidRPr="00462199" w:rsidRDefault="00D179D6" w:rsidP="00EF1691">
      <w:pPr>
        <w:pStyle w:val="NormalBoldAshurst"/>
        <w:jc w:val="center"/>
      </w:pPr>
      <w:bookmarkStart w:id="8422" w:name="Section1"/>
      <w:r w:rsidRPr="00462199">
        <w:t>Section 1</w:t>
      </w:r>
      <w:bookmarkEnd w:id="8422"/>
      <w:r w:rsidRPr="00462199">
        <w:t xml:space="preserve"> – Hydrogen Meter Technical Specifications</w:t>
      </w:r>
    </w:p>
    <w:p w14:paraId="5A8936C6" w14:textId="77777777" w:rsidR="00D179D6" w:rsidRPr="00462199" w:rsidRDefault="00D179D6" w:rsidP="005B3BB9">
      <w:pPr>
        <w:pStyle w:val="LBOLDCAPSAshurst"/>
      </w:pPr>
      <w:r w:rsidRPr="00462199">
        <w:t>DEFINITIONS</w:t>
      </w:r>
    </w:p>
    <w:p w14:paraId="5D07263D" w14:textId="7962F1B5" w:rsidR="00D179D6" w:rsidRPr="00462199" w:rsidRDefault="00D179D6" w:rsidP="00EF1691">
      <w:pPr>
        <w:pStyle w:val="NormalAshurst"/>
      </w:pPr>
      <w:r w:rsidRPr="00462199">
        <w:rPr>
          <w:b/>
        </w:rPr>
        <w:t>"Deemed Invalid Reporting Unit Output"</w:t>
      </w:r>
      <w:r w:rsidRPr="00462199">
        <w:t xml:space="preserve"> has the meaning given to that term in paragraph </w:t>
      </w:r>
      <w:r>
        <w:fldChar w:fldCharType="begin"/>
      </w:r>
      <w:r>
        <w:instrText xml:space="preserve"> REF _Ref144116530 \n \h </w:instrText>
      </w:r>
      <w:r>
        <w:fldChar w:fldCharType="separate"/>
      </w:r>
      <w:del w:id="8423" w:author="Faqir, Sofia (Energy Security)" w:date="2023-11-12T19:47:00Z">
        <w:r w:rsidR="00E473FC">
          <w:delText>3.2</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B171F">
        <w:t>(</w:t>
      </w:r>
      <w:r w:rsidR="003B171F" w:rsidRPr="003B171F">
        <w:rPr>
          <w:i/>
          <w:iCs/>
        </w:rPr>
        <w:t>Hydrogen Meter Technical Specification</w:t>
      </w:r>
      <w:r w:rsidR="003B171F">
        <w:rPr>
          <w:i/>
          <w:iCs/>
        </w:rPr>
        <w:t>s</w:t>
      </w:r>
      <w:r w:rsidR="003B171F">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Pr="00462199">
        <w:rPr>
          <w:i/>
        </w:rPr>
        <w:t>Meter Measurement System</w:t>
      </w:r>
      <w:r w:rsidR="003B171F">
        <w:rPr>
          <w:i/>
        </w:rPr>
        <w:t>s</w:t>
      </w:r>
      <w:r w:rsidRPr="00462199">
        <w:rPr>
          <w:i/>
        </w:rPr>
        <w:t xml:space="preserve"> – Technical Specification</w:t>
      </w:r>
      <w:r w:rsidR="003B171F">
        <w:rPr>
          <w:i/>
        </w:rPr>
        <w:t>s</w:t>
      </w:r>
      <w:r w:rsidRPr="00462199">
        <w:t>);</w:t>
      </w:r>
    </w:p>
    <w:p w14:paraId="7652E9F8" w14:textId="77777777" w:rsidR="00D179D6" w:rsidRPr="00462199" w:rsidRDefault="00D179D6" w:rsidP="00EF1691">
      <w:pPr>
        <w:pStyle w:val="NormalAshurst"/>
      </w:pPr>
      <w:r w:rsidRPr="00462199">
        <w:rPr>
          <w:b/>
        </w:rPr>
        <w:t>"Hydrogen Analysis Equipment"</w:t>
      </w:r>
      <w:r w:rsidRPr="00462199">
        <w:t xml:space="preserve"> means the measurement equipment for measuring the composition and quality of hydrogen with such equipment comprising but not limited to, gas chromatography equipment, calorimeters, sensors and sampling systems;</w:t>
      </w:r>
    </w:p>
    <w:p w14:paraId="65E6B9F1" w14:textId="63DFB067" w:rsidR="00D179D6" w:rsidRPr="00462199" w:rsidRDefault="00D179D6" w:rsidP="00EF1691">
      <w:pPr>
        <w:pStyle w:val="NormalAshurst"/>
      </w:pPr>
      <w:r w:rsidRPr="00462199">
        <w:rPr>
          <w:b/>
        </w:rPr>
        <w:t>"Hydrogen Analysis Equipment Uncertainty Requirement"</w:t>
      </w:r>
      <w:r w:rsidRPr="00462199">
        <w:t xml:space="preserve"> has the meaning given to that term in paragraph </w:t>
      </w:r>
      <w:r>
        <w:fldChar w:fldCharType="begin"/>
      </w:r>
      <w:r>
        <w:instrText xml:space="preserve"> REF _Ref144116537 \n \h </w:instrText>
      </w:r>
      <w:r>
        <w:fldChar w:fldCharType="separate"/>
      </w:r>
      <w:del w:id="8424" w:author="Faqir, Sofia (Energy Security)" w:date="2023-11-12T19:47:00Z">
        <w:r w:rsidR="00E473FC">
          <w:delText>4.1</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5F782D4A" w14:textId="177F3ECE" w:rsidR="00D179D6" w:rsidRPr="00462199" w:rsidRDefault="00D179D6" w:rsidP="00EF1691">
      <w:pPr>
        <w:pStyle w:val="NormalAshurst"/>
      </w:pPr>
      <w:r w:rsidRPr="00462199">
        <w:rPr>
          <w:b/>
        </w:rPr>
        <w:t>"Hydrogen Equivalent Energy Flow"</w:t>
      </w:r>
      <w:r w:rsidRPr="00462199">
        <w:t xml:space="preserve"> has the meaning given to that term in paragraph </w:t>
      </w:r>
      <w:r w:rsidRPr="00462199">
        <w:fldChar w:fldCharType="begin"/>
      </w:r>
      <w:r w:rsidRPr="00462199">
        <w:instrText xml:space="preserve">  REF _Ref144116525 \r \h \* MERGEFORMAT </w:instrText>
      </w:r>
      <w:r w:rsidRPr="00462199">
        <w:fldChar w:fldCharType="separate"/>
      </w:r>
      <w:del w:id="8425" w:author="Faqir, Sofia (Energy Security)" w:date="2023-11-12T19:47:00Z">
        <w:r w:rsidR="00E473FC" w:rsidRPr="00E473FC">
          <w:rPr>
            <w:color w:val="000000"/>
          </w:rPr>
          <w:delText>3.1(C)(vii)</w:delText>
        </w:r>
      </w:del>
      <w:r w:rsidRPr="00462199">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206E4873" w14:textId="07992115" w:rsidR="00D179D6" w:rsidRPr="00462199" w:rsidRDefault="00D179D6" w:rsidP="00EF1691">
      <w:pPr>
        <w:pStyle w:val="NormalAshurst"/>
      </w:pPr>
      <w:r w:rsidRPr="00462199">
        <w:rPr>
          <w:b/>
        </w:rPr>
        <w:t>"Hydrogen Equivalent Energy Flow Uncertainty Requirement"</w:t>
      </w:r>
      <w:r w:rsidRPr="00462199">
        <w:t xml:space="preserve"> has the meaning given to that term in paragraph </w:t>
      </w:r>
      <w:r>
        <w:fldChar w:fldCharType="begin"/>
      </w:r>
      <w:r>
        <w:instrText xml:space="preserve"> REF _Ref144116539 \n \h </w:instrText>
      </w:r>
      <w:r>
        <w:fldChar w:fldCharType="separate"/>
      </w:r>
      <w:del w:id="8426" w:author="Faqir, Sofia (Energy Security)" w:date="2023-11-12T19:47:00Z">
        <w:r w:rsidR="00E473FC">
          <w:delText>4.3</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41DE3214" w14:textId="77777777" w:rsidR="00D179D6" w:rsidRPr="00462199" w:rsidRDefault="00D179D6" w:rsidP="00EF1691">
      <w:pPr>
        <w:pStyle w:val="NormalAshurst"/>
      </w:pPr>
      <w:r w:rsidRPr="00462199">
        <w:rPr>
          <w:b/>
        </w:rPr>
        <w:t>"Hydrogen Flow Meter(s)"</w:t>
      </w:r>
      <w:r w:rsidRPr="00462199">
        <w:t xml:space="preserve"> means one (1) or more flow metering device(s) including ancillary instrumentation that complies with the relevant requirements of this Section for measuring the hydrogen flow rate;</w:t>
      </w:r>
    </w:p>
    <w:p w14:paraId="0433FBFE" w14:textId="1896D79B" w:rsidR="00D179D6" w:rsidRPr="00462199" w:rsidRDefault="00D179D6" w:rsidP="00EF1691">
      <w:pPr>
        <w:pStyle w:val="NormalAshurst"/>
      </w:pPr>
      <w:r w:rsidRPr="00462199">
        <w:rPr>
          <w:b/>
        </w:rPr>
        <w:t>"Hydrogen Invalid Reporting Unit"</w:t>
      </w:r>
      <w:r w:rsidRPr="00462199">
        <w:t xml:space="preserve"> has the meaning given to that term in paragraph </w:t>
      </w:r>
      <w:r>
        <w:fldChar w:fldCharType="begin"/>
      </w:r>
      <w:r>
        <w:instrText xml:space="preserve"> REF _Ref144116530 \n \h </w:instrText>
      </w:r>
      <w:r>
        <w:fldChar w:fldCharType="separate"/>
      </w:r>
      <w:del w:id="8427" w:author="Faqir, Sofia (Energy Security)" w:date="2023-11-12T19:47:00Z">
        <w:r w:rsidR="00E473FC">
          <w:delText>3.2</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003A70F7">
        <w:t xml:space="preserve"> (</w:t>
      </w:r>
      <w:r w:rsidR="003A70F7" w:rsidRPr="003B171F">
        <w:rPr>
          <w:i/>
          <w:iCs/>
        </w:rPr>
        <w:t>Hydrogen Meter Technical Specification</w:t>
      </w:r>
      <w:r w:rsidR="003A70F7">
        <w:rPr>
          <w:i/>
          <w:iCs/>
        </w:rPr>
        <w:t>s</w:t>
      </w:r>
      <w:r w:rsidR="003A70F7">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5956E0C4" w14:textId="6DDA18E4" w:rsidR="00D179D6" w:rsidRPr="00462199" w:rsidRDefault="00D179D6" w:rsidP="00EF1691">
      <w:pPr>
        <w:pStyle w:val="NormalAshurst"/>
      </w:pPr>
      <w:r w:rsidRPr="00462199">
        <w:rPr>
          <w:b/>
        </w:rPr>
        <w:t>"Hydrogen Mass Flow Uncertainty Requirement"</w:t>
      </w:r>
      <w:r w:rsidRPr="00462199">
        <w:t xml:space="preserve"> has the meaning given to that term in paragraph </w:t>
      </w:r>
      <w:r>
        <w:fldChar w:fldCharType="begin"/>
      </w:r>
      <w:r>
        <w:instrText xml:space="preserve"> REF _Ref144116538 \n \h </w:instrText>
      </w:r>
      <w:r>
        <w:fldChar w:fldCharType="separate"/>
      </w:r>
      <w:del w:id="8428" w:author="Faqir, Sofia (Energy Security)" w:date="2023-11-12T19:47:00Z">
        <w:r w:rsidR="00E473FC">
          <w:delText>4.2</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003A70F7">
        <w:t xml:space="preserve"> (</w:t>
      </w:r>
      <w:r w:rsidR="003A70F7" w:rsidRPr="003B171F">
        <w:rPr>
          <w:i/>
          <w:iCs/>
        </w:rPr>
        <w:t>Hydrogen Meter Technical Specification</w:t>
      </w:r>
      <w:r w:rsidR="003A70F7">
        <w:rPr>
          <w:i/>
          <w:iCs/>
        </w:rPr>
        <w:t>s</w:t>
      </w:r>
      <w:r w:rsidR="003A70F7">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74F9A075" w14:textId="77777777" w:rsidR="00D179D6" w:rsidRPr="00462199" w:rsidRDefault="00D179D6" w:rsidP="00EF1691">
      <w:pPr>
        <w:pStyle w:val="NormalAshurst"/>
      </w:pPr>
      <w:r w:rsidRPr="00462199">
        <w:rPr>
          <w:b/>
        </w:rPr>
        <w:t xml:space="preserve">"Hydrogen Measurement Data" </w:t>
      </w:r>
      <w:r w:rsidRPr="00462199">
        <w:t>means the Hydrogen Primary Data and Hydrogen Secondary Data;</w:t>
      </w:r>
    </w:p>
    <w:p w14:paraId="278D9FDE" w14:textId="62F9DCE2" w:rsidR="00D179D6" w:rsidRPr="00462199" w:rsidRDefault="00D179D6" w:rsidP="00EF1691">
      <w:pPr>
        <w:pStyle w:val="NormalAshurst"/>
      </w:pPr>
      <w:r w:rsidRPr="00462199">
        <w:rPr>
          <w:b/>
        </w:rPr>
        <w:t>"Hydrogen Meter Measurement Equipment"</w:t>
      </w:r>
      <w:r w:rsidRPr="00462199">
        <w:t xml:space="preserve"> has the meaning given to the term in paragraph </w:t>
      </w:r>
      <w:r>
        <w:fldChar w:fldCharType="begin"/>
      </w:r>
      <w:r>
        <w:instrText xml:space="preserve"> REF _Ref144116496 \n \h </w:instrText>
      </w:r>
      <w:r>
        <w:fldChar w:fldCharType="separate"/>
      </w:r>
      <w:del w:id="8429" w:author="Faqir, Sofia (Energy Security)" w:date="2023-11-12T19:47:00Z">
        <w:r w:rsidR="00E473FC">
          <w:delText>2.1</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7F3AC8C2" w14:textId="5DD9A405" w:rsidR="00D179D6" w:rsidRPr="00462199" w:rsidRDefault="00D179D6" w:rsidP="00EF1691">
      <w:pPr>
        <w:pStyle w:val="NormalAshurst"/>
      </w:pPr>
      <w:r w:rsidRPr="00462199">
        <w:rPr>
          <w:b/>
        </w:rPr>
        <w:t>"Hydrogen Meter Measurement Point(s)"</w:t>
      </w:r>
      <w:r w:rsidRPr="00462199">
        <w:t xml:space="preserve"> means the point(s) at which the Measured Hydrogen Output is measured by a Hydrogen Meter Measurement System, as identified on the plan in </w:t>
      </w:r>
      <w:r w:rsidRPr="00462199">
        <w:fldChar w:fldCharType="begin"/>
      </w:r>
      <w:r w:rsidRPr="00462199">
        <w:instrText xml:space="preserve"> REF _Ref144117998 \w \h </w:instrText>
      </w:r>
      <w:r>
        <w:instrText xml:space="preserve"> \* MERGEFORMAT </w:instrText>
      </w:r>
      <w:r w:rsidRPr="00462199">
        <w:fldChar w:fldCharType="separate"/>
      </w:r>
      <w:del w:id="8430"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8431" w:author="Faqir, Sofia (Energy Security)" w:date="2023-11-12T19:47:00Z">
        <w:r w:rsidR="00E473FC">
          <w:delText>Part A</w:delText>
        </w:r>
      </w:del>
      <w:r>
        <w:fldChar w:fldCharType="end"/>
      </w:r>
      <w:r w:rsidRPr="00462199">
        <w:t xml:space="preserve">, paragraph </w:t>
      </w:r>
      <w:r>
        <w:fldChar w:fldCharType="begin"/>
      </w:r>
      <w:r>
        <w:instrText xml:space="preserve"> REF _Ref144115353 \n \h </w:instrText>
      </w:r>
      <w:r>
        <w:fldChar w:fldCharType="separate"/>
      </w:r>
      <w:del w:id="8432" w:author="Faqir, Sofia (Energy Security)" w:date="2023-11-12T19:47:00Z">
        <w:r w:rsidR="00E473FC">
          <w:delText>3</w:delText>
        </w:r>
      </w:del>
      <w:r>
        <w:fldChar w:fldCharType="end"/>
      </w:r>
      <w:r w:rsidRPr="00462199">
        <w:t xml:space="preserve"> (</w:t>
      </w:r>
      <w:r w:rsidRPr="00462199">
        <w:rPr>
          <w:i/>
        </w:rPr>
        <w:t>Description of th</w:t>
      </w:r>
      <w:r w:rsidR="00613E44">
        <w:rPr>
          <w:i/>
        </w:rPr>
        <w:t>e</w:t>
      </w:r>
      <w:r w:rsidRPr="00462199">
        <w:rPr>
          <w:i/>
        </w:rPr>
        <w:t xml:space="preserve"> Facility</w:t>
      </w:r>
      <w:r w:rsidRPr="00462199">
        <w:t>) and which is consistent with the requirements of this Section;</w:t>
      </w:r>
    </w:p>
    <w:p w14:paraId="0D34B4C3" w14:textId="77777777" w:rsidR="00D179D6" w:rsidRPr="00462199" w:rsidRDefault="00D179D6" w:rsidP="00EF1691">
      <w:pPr>
        <w:pStyle w:val="NormalAshurst"/>
      </w:pPr>
      <w:r w:rsidRPr="00462199">
        <w:rPr>
          <w:b/>
        </w:rPr>
        <w:t>"Hydrogen Meter Measurement System"</w:t>
      </w:r>
      <w:r w:rsidRPr="00462199">
        <w:t xml:space="preserve"> means the relevant commissioned Hydrogen Meter Measurement Equipment installed for the purposes of measuring Hydrogen at the Hydrogen Meter Measurement Point(s);</w:t>
      </w:r>
    </w:p>
    <w:p w14:paraId="3A07611A" w14:textId="0176342E" w:rsidR="00D179D6" w:rsidRPr="00462199" w:rsidRDefault="00D179D6" w:rsidP="00EF1691">
      <w:pPr>
        <w:pStyle w:val="NormalAshurst"/>
      </w:pPr>
      <w:r w:rsidRPr="00462199">
        <w:rPr>
          <w:b/>
        </w:rPr>
        <w:t>"Hydrogen Overall Measurement Uncertainty Requirement"</w:t>
      </w:r>
      <w:r w:rsidRPr="00462199">
        <w:t xml:space="preserve"> has the meaning given to that term in paragraph </w:t>
      </w:r>
      <w:r>
        <w:fldChar w:fldCharType="begin"/>
      </w:r>
      <w:r>
        <w:instrText xml:space="preserve"> REF _Ref144116541 \n \h </w:instrText>
      </w:r>
      <w:r>
        <w:fldChar w:fldCharType="separate"/>
      </w:r>
      <w:del w:id="8433" w:author="Faqir, Sofia (Energy Security)" w:date="2023-11-12T19:47:00Z">
        <w:r w:rsidR="00E473FC">
          <w:delText>4.5</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4824E821" w14:textId="2EBC6C74" w:rsidR="00D179D6" w:rsidRPr="00462199" w:rsidRDefault="00D179D6" w:rsidP="00EF1691">
      <w:pPr>
        <w:pStyle w:val="NormalAshurst"/>
      </w:pPr>
      <w:r w:rsidRPr="00462199">
        <w:rPr>
          <w:b/>
        </w:rPr>
        <w:lastRenderedPageBreak/>
        <w:t>"Hydrogen Primary Data"</w:t>
      </w:r>
      <w:r w:rsidRPr="00462199">
        <w:t xml:space="preserve"> has the meaning given to that term in paragraph </w:t>
      </w:r>
      <w:r>
        <w:fldChar w:fldCharType="begin"/>
      </w:r>
      <w:r>
        <w:instrText xml:space="preserve"> REF _Ref144116510 \w \h </w:instrText>
      </w:r>
      <w:r>
        <w:fldChar w:fldCharType="separate"/>
      </w:r>
      <w:del w:id="8434" w:author="Faqir, Sofia (Energy Security)" w:date="2023-11-12T19:47:00Z">
        <w:r w:rsidR="00E473FC">
          <w:delText>3.1(A)</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4AEA10FB" w14:textId="0D996A46" w:rsidR="00D179D6" w:rsidRPr="00462199" w:rsidRDefault="00D179D6" w:rsidP="00EF1691">
      <w:pPr>
        <w:pStyle w:val="NormalAshurst"/>
      </w:pPr>
      <w:r w:rsidRPr="00462199">
        <w:rPr>
          <w:b/>
        </w:rPr>
        <w:t>"Hydrogen Secondary Data"</w:t>
      </w:r>
      <w:r w:rsidRPr="00462199">
        <w:t xml:space="preserve"> has the meaning given to that term in paragraph </w:t>
      </w:r>
      <w:r>
        <w:fldChar w:fldCharType="begin"/>
      </w:r>
      <w:r>
        <w:instrText xml:space="preserve"> REF _Ref144116518 \w \h </w:instrText>
      </w:r>
      <w:r>
        <w:fldChar w:fldCharType="separate"/>
      </w:r>
      <w:del w:id="8435" w:author="Faqir, Sofia (Energy Security)" w:date="2023-11-12T19:47:00Z">
        <w:r w:rsidR="00E473FC">
          <w:delText>3.1(C)</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003A70F7">
        <w:t xml:space="preserve"> (</w:t>
      </w:r>
      <w:r w:rsidR="003A70F7" w:rsidRPr="003B171F">
        <w:rPr>
          <w:i/>
          <w:iCs/>
        </w:rPr>
        <w:t>Hydrogen Meter Technical Specification</w:t>
      </w:r>
      <w:r w:rsidR="003A70F7">
        <w:rPr>
          <w:i/>
          <w:iCs/>
        </w:rPr>
        <w:t>s</w:t>
      </w:r>
      <w:r w:rsidR="003A70F7">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109A429B" w14:textId="77777777" w:rsidR="00D179D6" w:rsidRPr="00462199" w:rsidRDefault="00D179D6" w:rsidP="00EF1691">
      <w:pPr>
        <w:pStyle w:val="NormalAshurst"/>
      </w:pPr>
      <w:r w:rsidRPr="00462199">
        <w:rPr>
          <w:b/>
        </w:rPr>
        <w:t xml:space="preserve">"Measured Hydrogen Output" </w:t>
      </w:r>
      <w:r w:rsidRPr="00462199">
        <w:t>means the quantity of Hydrogen (</w:t>
      </w:r>
      <w:r w:rsidRPr="00462199">
        <w:rPr>
          <w:i/>
        </w:rPr>
        <w:t>expressed in MWh HHV</w:t>
      </w:r>
      <w:r w:rsidRPr="00462199">
        <w:t>) passing through a Hydrogen Meter Measurement Point during the relevant Reporting Unit as measured in accordance with this Hydrogen Meter Specification;</w:t>
      </w:r>
    </w:p>
    <w:p w14:paraId="08F9EA7C" w14:textId="518EAD06" w:rsidR="00D179D6" w:rsidRPr="00462199" w:rsidRDefault="00D179D6" w:rsidP="00EF1691">
      <w:pPr>
        <w:pStyle w:val="NormalAshurst"/>
      </w:pPr>
      <w:r w:rsidRPr="00462199">
        <w:rPr>
          <w:b/>
        </w:rPr>
        <w:t>"Measured Hydrogen Output Uncertainty Requirement"</w:t>
      </w:r>
      <w:r w:rsidRPr="00462199">
        <w:t xml:space="preserve"> has the meaning given to that term in paragraph </w:t>
      </w:r>
      <w:r>
        <w:fldChar w:fldCharType="begin"/>
      </w:r>
      <w:r>
        <w:instrText xml:space="preserve"> REF _Ref144116540 \w \h </w:instrText>
      </w:r>
      <w:r>
        <w:fldChar w:fldCharType="separate"/>
      </w:r>
      <w:del w:id="8436" w:author="Faqir, Sofia (Energy Security)" w:date="2023-11-12T19:47:00Z">
        <w:r w:rsidR="00E473FC">
          <w:delText>4.4</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76A55708" w14:textId="69909A1A" w:rsidR="00D179D6" w:rsidRPr="00462199" w:rsidRDefault="00D179D6" w:rsidP="00EF1691">
      <w:pPr>
        <w:pStyle w:val="NormalAshurst"/>
      </w:pPr>
      <w:r w:rsidRPr="00462199">
        <w:rPr>
          <w:b/>
        </w:rPr>
        <w:t>"On-site Transfer of Hydrogen"</w:t>
      </w:r>
      <w:r w:rsidRPr="00462199">
        <w:t xml:space="preserve"> has the meaning given to that term in paragraph </w:t>
      </w:r>
      <w:r>
        <w:fldChar w:fldCharType="begin"/>
      </w:r>
      <w:r>
        <w:instrText xml:space="preserve"> REF _Ref144116492 \w \h </w:instrText>
      </w:r>
      <w:r>
        <w:fldChar w:fldCharType="separate"/>
      </w:r>
      <w:del w:id="8437" w:author="Faqir, Sofia (Energy Security)" w:date="2023-11-12T19:47:00Z">
        <w:r w:rsidR="00E473FC">
          <w:delText>1.1(B)</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4008D2C1" w14:textId="6B74D493" w:rsidR="00D179D6" w:rsidRPr="00462199" w:rsidRDefault="00D179D6" w:rsidP="00EF1691">
      <w:pPr>
        <w:pStyle w:val="NormalAshurst"/>
      </w:pPr>
      <w:r w:rsidRPr="00462199">
        <w:rPr>
          <w:b/>
        </w:rPr>
        <w:t>"On-site Hydrogen Transfer Meter"</w:t>
      </w:r>
      <w:r w:rsidRPr="00462199">
        <w:t xml:space="preserve"> has the meaning given to that term in paragraph </w:t>
      </w:r>
      <w:r>
        <w:fldChar w:fldCharType="begin"/>
      </w:r>
      <w:r>
        <w:instrText xml:space="preserve"> REF _Ref144116492 \w \h </w:instrText>
      </w:r>
      <w:r>
        <w:fldChar w:fldCharType="separate"/>
      </w:r>
      <w:del w:id="8438" w:author="Faqir, Sofia (Energy Security)" w:date="2023-11-12T19:47:00Z">
        <w:r w:rsidR="00E473FC">
          <w:delText>1.1(B)</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Pr="00462199">
        <w:t xml:space="preserve"> </w:t>
      </w:r>
      <w:r w:rsidR="003A70F7">
        <w:t>(</w:t>
      </w:r>
      <w:r w:rsidR="003A70F7" w:rsidRPr="003B171F">
        <w:rPr>
          <w:i/>
          <w:iCs/>
        </w:rPr>
        <w:t>Hydrogen Meter Technical Specification</w:t>
      </w:r>
      <w:r w:rsidR="003A70F7">
        <w:rPr>
          <w:i/>
          <w:iCs/>
        </w:rPr>
        <w:t>s</w:t>
      </w:r>
      <w:r w:rsidR="003A70F7">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2D8A11E7" w14:textId="7C0BF247" w:rsidR="00D179D6" w:rsidRPr="00462199" w:rsidRDefault="00D179D6" w:rsidP="00EF1691">
      <w:pPr>
        <w:pStyle w:val="NormalAshurst"/>
      </w:pPr>
      <w:r w:rsidRPr="00462199">
        <w:rPr>
          <w:b/>
        </w:rPr>
        <w:t>"Production Meter"</w:t>
      </w:r>
      <w:r w:rsidRPr="00462199">
        <w:t xml:space="preserve"> has the meaning given to that term in paragraph </w:t>
      </w:r>
      <w:r>
        <w:fldChar w:fldCharType="begin"/>
      </w:r>
      <w:r>
        <w:instrText xml:space="preserve"> REF _Ref144116493 \w \h </w:instrText>
      </w:r>
      <w:r>
        <w:fldChar w:fldCharType="separate"/>
      </w:r>
      <w:del w:id="8439" w:author="Faqir, Sofia (Energy Security)" w:date="2023-11-12T19:47:00Z">
        <w:r w:rsidR="00E473FC">
          <w:delText>1.1(C)</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003A70F7">
        <w:t xml:space="preserve"> (</w:t>
      </w:r>
      <w:r w:rsidR="003A70F7" w:rsidRPr="003B171F">
        <w:rPr>
          <w:i/>
          <w:iCs/>
        </w:rPr>
        <w:t>Hydrogen Meter Technical Specification</w:t>
      </w:r>
      <w:r w:rsidR="003A70F7">
        <w:rPr>
          <w:i/>
          <w:iCs/>
        </w:rPr>
        <w:t>s</w:t>
      </w:r>
      <w:r w:rsidR="003A70F7">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 and</w:t>
      </w:r>
    </w:p>
    <w:p w14:paraId="24DD91F4" w14:textId="715A76C4" w:rsidR="00D179D6" w:rsidRPr="00462199" w:rsidRDefault="00D179D6" w:rsidP="00EF1691">
      <w:pPr>
        <w:pStyle w:val="NormalAshurst"/>
      </w:pPr>
      <w:r w:rsidRPr="00462199">
        <w:rPr>
          <w:b/>
        </w:rPr>
        <w:t>"Site Boundary Meter"</w:t>
      </w:r>
      <w:r w:rsidRPr="00462199">
        <w:t xml:space="preserve"> has the meaning given to that term in paragraph </w:t>
      </w:r>
      <w:r>
        <w:fldChar w:fldCharType="begin"/>
      </w:r>
      <w:r>
        <w:instrText xml:space="preserve"> REF _Ref144116491 \w \h </w:instrText>
      </w:r>
      <w:r>
        <w:fldChar w:fldCharType="separate"/>
      </w:r>
      <w:del w:id="8440" w:author="Faqir, Sofia (Energy Security)" w:date="2023-11-12T19:47:00Z">
        <w:r w:rsidR="00E473FC">
          <w:delText>1.1(A)</w:delText>
        </w:r>
      </w:del>
      <w:r>
        <w:fldChar w:fldCharType="end"/>
      </w:r>
      <w:r w:rsidRPr="00462199">
        <w:t xml:space="preserve"> of this </w:t>
      </w:r>
      <w:r>
        <w:fldChar w:fldCharType="begin"/>
      </w:r>
      <w:r>
        <w:instrText xml:space="preserve"> REF Section1 \h </w:instrText>
      </w:r>
      <w:r>
        <w:fldChar w:fldCharType="separate"/>
      </w:r>
      <w:r w:rsidR="00E473FC" w:rsidRPr="00462199">
        <w:t>Section 1</w:t>
      </w:r>
      <w:r>
        <w:fldChar w:fldCharType="end"/>
      </w:r>
      <w:r w:rsidR="003A70F7">
        <w:t xml:space="preserve"> (</w:t>
      </w:r>
      <w:r w:rsidR="003A70F7" w:rsidRPr="003B171F">
        <w:rPr>
          <w:i/>
          <w:iCs/>
        </w:rPr>
        <w:t>Hydrogen Meter Technical Specification</w:t>
      </w:r>
      <w:r w:rsidR="003A70F7">
        <w:rPr>
          <w:i/>
          <w:iCs/>
        </w:rPr>
        <w:t>s</w:t>
      </w:r>
      <w:r w:rsidR="003A70F7">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3A70F7" w:rsidRPr="00462199">
        <w:t>(</w:t>
      </w:r>
      <w:r w:rsidR="003A70F7" w:rsidRPr="00462199">
        <w:rPr>
          <w:i/>
        </w:rPr>
        <w:t>Meter Measurement System</w:t>
      </w:r>
      <w:r w:rsidR="003A70F7">
        <w:rPr>
          <w:i/>
        </w:rPr>
        <w:t>s</w:t>
      </w:r>
      <w:r w:rsidR="003A70F7" w:rsidRPr="00462199">
        <w:rPr>
          <w:i/>
        </w:rPr>
        <w:t xml:space="preserve"> – Technical Specification</w:t>
      </w:r>
      <w:r w:rsidR="003A70F7">
        <w:rPr>
          <w:i/>
        </w:rPr>
        <w:t>s</w:t>
      </w:r>
      <w:r w:rsidR="003A70F7" w:rsidRPr="00462199">
        <w:t>)</w:t>
      </w:r>
      <w:r w:rsidRPr="00462199">
        <w:t>.</w:t>
      </w:r>
    </w:p>
    <w:p w14:paraId="6334F89B" w14:textId="77777777" w:rsidR="00D179D6" w:rsidRPr="00462199" w:rsidRDefault="00D179D6" w:rsidP="00EF1AC1">
      <w:pPr>
        <w:pStyle w:val="SH1Ashurst"/>
        <w:numPr>
          <w:ilvl w:val="0"/>
          <w:numId w:val="46"/>
        </w:numPr>
      </w:pPr>
      <w:bookmarkStart w:id="8441" w:name="_Ref144116489"/>
      <w:r w:rsidRPr="00462199">
        <w:t>METERING POINTS</w:t>
      </w:r>
      <w:bookmarkEnd w:id="8441"/>
    </w:p>
    <w:p w14:paraId="023250A4" w14:textId="77777777" w:rsidR="00D179D6" w:rsidRPr="00462199" w:rsidRDefault="00D179D6" w:rsidP="00337061">
      <w:pPr>
        <w:pStyle w:val="SH2Ashurst"/>
      </w:pPr>
      <w:bookmarkStart w:id="8442" w:name="_Ref144116490"/>
      <w:r w:rsidRPr="00462199">
        <w:t>The Producer shall ensure that a Hydrogen Meter Measurement System is installed:</w:t>
      </w:r>
      <w:bookmarkEnd w:id="8442"/>
    </w:p>
    <w:p w14:paraId="5F4C607E" w14:textId="77777777" w:rsidR="00D179D6" w:rsidRPr="00462199" w:rsidRDefault="00D179D6" w:rsidP="00337061">
      <w:pPr>
        <w:pStyle w:val="SH3Ashurst"/>
      </w:pPr>
      <w:bookmarkStart w:id="8443" w:name="_Ref144116491"/>
      <w:r w:rsidRPr="00462199">
        <w:t xml:space="preserve">on the Site boundary and downstream of any final On-site Hydrogen processing or compression (the </w:t>
      </w:r>
      <w:r w:rsidRPr="00462199">
        <w:rPr>
          <w:b/>
        </w:rPr>
        <w:t>"Site Boundary Meter"</w:t>
      </w:r>
      <w:r w:rsidRPr="00462199">
        <w:t>);</w:t>
      </w:r>
      <w:bookmarkEnd w:id="8443"/>
    </w:p>
    <w:p w14:paraId="101EB578" w14:textId="77777777" w:rsidR="00D179D6" w:rsidRPr="00462199" w:rsidRDefault="00D179D6" w:rsidP="00337061">
      <w:pPr>
        <w:pStyle w:val="SH3Ashurst"/>
      </w:pPr>
      <w:bookmarkStart w:id="8444" w:name="_Ref144116492"/>
      <w:r w:rsidRPr="00462199">
        <w:t xml:space="preserve">if Hydrogen is to be transferred from the Hydrogen Production Plant downstream of any final On-Site Hydrogen processing or compression to non-pipeline transport within the Site boundary (an </w:t>
      </w:r>
      <w:r w:rsidRPr="00462199">
        <w:rPr>
          <w:b/>
        </w:rPr>
        <w:t>"On-site Transfer of Hydrogen"</w:t>
      </w:r>
      <w:r w:rsidRPr="00462199">
        <w:t xml:space="preserve">), at each such transfer point (an </w:t>
      </w:r>
      <w:r w:rsidRPr="00462199">
        <w:rPr>
          <w:b/>
        </w:rPr>
        <w:t>"On-site Hydrogen Transfer Meter"</w:t>
      </w:r>
      <w:r w:rsidRPr="00462199">
        <w:t>); and</w:t>
      </w:r>
      <w:bookmarkEnd w:id="8444"/>
    </w:p>
    <w:p w14:paraId="05247219" w14:textId="77777777" w:rsidR="00D179D6" w:rsidRPr="00462199" w:rsidRDefault="00D179D6" w:rsidP="00337061">
      <w:pPr>
        <w:pStyle w:val="SH3Ashurst"/>
      </w:pPr>
      <w:bookmarkStart w:id="8445" w:name="_Ref144116493"/>
      <w:r w:rsidRPr="00462199">
        <w:t xml:space="preserve">if On-site Hydrogen Storage Infrastructure is used, immediately downstream of any processing or compression at the Hydrogen Production Plant and upstream of the On-site Hydrogen Storage Infrastructure (the </w:t>
      </w:r>
      <w:r w:rsidRPr="00462199">
        <w:rPr>
          <w:b/>
        </w:rPr>
        <w:t>"Production Meter"</w:t>
      </w:r>
      <w:r w:rsidRPr="00462199">
        <w:t>); and/or</w:t>
      </w:r>
      <w:bookmarkEnd w:id="8445"/>
    </w:p>
    <w:p w14:paraId="6239D0B8" w14:textId="77777777" w:rsidR="00D179D6" w:rsidRPr="00462199" w:rsidRDefault="00D179D6" w:rsidP="00337061">
      <w:pPr>
        <w:pStyle w:val="SH3Ashurst"/>
      </w:pPr>
      <w:bookmarkStart w:id="8446" w:name="_Ref144116494"/>
      <w:r w:rsidRPr="00462199">
        <w:t>if Off-site Hydrogen Storage Infrastructure is used, immediately downstream of any processing or compression at the exit of such Off-site Hydrogen Storage Infrastructure.</w:t>
      </w:r>
      <w:bookmarkEnd w:id="8446"/>
    </w:p>
    <w:p w14:paraId="5F09000E" w14:textId="77777777" w:rsidR="00D179D6" w:rsidRPr="00462199" w:rsidRDefault="00D179D6" w:rsidP="000D76C6">
      <w:pPr>
        <w:pStyle w:val="SH1Ashurst"/>
      </w:pPr>
      <w:bookmarkStart w:id="8447" w:name="_Ref144116495"/>
      <w:r w:rsidRPr="00462199">
        <w:t>Hydrogen METER measurement system</w:t>
      </w:r>
      <w:bookmarkEnd w:id="8447"/>
    </w:p>
    <w:p w14:paraId="7753F16C" w14:textId="77777777" w:rsidR="00D179D6" w:rsidRPr="00462199" w:rsidRDefault="00D179D6" w:rsidP="00337061">
      <w:pPr>
        <w:pStyle w:val="SH2Ashurst"/>
      </w:pPr>
      <w:bookmarkStart w:id="8448" w:name="_Ref144116496"/>
      <w:r w:rsidRPr="00462199">
        <w:t>Each Hydrogen Meter Measurement System shall include the following equipment:</w:t>
      </w:r>
      <w:bookmarkEnd w:id="8448"/>
    </w:p>
    <w:p w14:paraId="6A61C25B" w14:textId="77777777" w:rsidR="00D179D6" w:rsidRPr="00462199" w:rsidRDefault="00D179D6" w:rsidP="00337061">
      <w:pPr>
        <w:pStyle w:val="SH3Ashurst"/>
      </w:pPr>
      <w:bookmarkStart w:id="8449" w:name="_Ref144116497"/>
      <w:r w:rsidRPr="00462199">
        <w:t>Hydrogen Flow Meter(s) for the measurement of the hydrogen flow rate;</w:t>
      </w:r>
      <w:bookmarkEnd w:id="8449"/>
    </w:p>
    <w:p w14:paraId="4369FC4B" w14:textId="77777777" w:rsidR="00D179D6" w:rsidRPr="00462199" w:rsidRDefault="00D179D6" w:rsidP="00337061">
      <w:pPr>
        <w:pStyle w:val="SH3Ashurst"/>
      </w:pPr>
      <w:bookmarkStart w:id="8450" w:name="_Ref144116498"/>
      <w:r w:rsidRPr="00462199">
        <w:lastRenderedPageBreak/>
        <w:t>Hydrogen Analysis Equipment for the measurement of the mass fraction of Hydrogen within the gas stream and the net calorific value of the hydrogen stream;</w:t>
      </w:r>
      <w:bookmarkEnd w:id="8450"/>
    </w:p>
    <w:p w14:paraId="54009DEA" w14:textId="77777777" w:rsidR="00D179D6" w:rsidRPr="00462199" w:rsidRDefault="00D179D6" w:rsidP="00337061">
      <w:pPr>
        <w:pStyle w:val="SH3Ashurst"/>
      </w:pPr>
      <w:bookmarkStart w:id="8451" w:name="_Ref144116499"/>
      <w:r w:rsidRPr="00462199">
        <w:t>any other measurement device(s) that is necessary to enable the calculation of the Hydrogen Secondary Data including fluid stream temperature and pressure devices; and</w:t>
      </w:r>
      <w:bookmarkEnd w:id="8451"/>
    </w:p>
    <w:p w14:paraId="36B6FD97" w14:textId="77777777" w:rsidR="00D179D6" w:rsidRPr="00462199" w:rsidRDefault="00D179D6" w:rsidP="00337061">
      <w:pPr>
        <w:pStyle w:val="SH3Ashurst"/>
      </w:pPr>
      <w:bookmarkStart w:id="8452" w:name="_Ref144116500"/>
      <w:r w:rsidRPr="00462199">
        <w:t>a flow computer, which shall be linked to the main site BPCS,</w:t>
      </w:r>
      <w:bookmarkEnd w:id="8452"/>
    </w:p>
    <w:p w14:paraId="252B4CB2" w14:textId="77777777" w:rsidR="00D179D6" w:rsidRPr="00462199" w:rsidRDefault="00D179D6" w:rsidP="005B3BB9">
      <w:pPr>
        <w:pStyle w:val="B12Ashurst"/>
      </w:pPr>
      <w:r w:rsidRPr="00462199">
        <w:t xml:space="preserve">together the </w:t>
      </w:r>
      <w:r w:rsidRPr="00462199">
        <w:rPr>
          <w:b/>
        </w:rPr>
        <w:t>"Hydrogen Meter Measurement Equipment"</w:t>
      </w:r>
      <w:r w:rsidRPr="00462199">
        <w:t>.</w:t>
      </w:r>
    </w:p>
    <w:p w14:paraId="0929FD0B" w14:textId="77777777" w:rsidR="00D179D6" w:rsidRPr="00462199" w:rsidRDefault="00D179D6" w:rsidP="00337061">
      <w:pPr>
        <w:pStyle w:val="SH2Ashurst"/>
      </w:pPr>
      <w:bookmarkStart w:id="8453" w:name="_Ref144116501"/>
      <w:r w:rsidRPr="00462199">
        <w:t>Hydrogen Analysis Equipment shall be installed upstream of the Hydrogen Flow Meter(s) for the purpose of determining the mass fraction of Hydrogen within the gas stream and the net calorific value of the hydrogen routed to the Hydrogen Meter Measurement Point(s). The Hydrogen Analysis Equipment used to obtain the sample of hydrogen for quality measurements shall ensure that no change to the gas composition occurs between the sample point and the analytical instrument.</w:t>
      </w:r>
      <w:bookmarkEnd w:id="8453"/>
    </w:p>
    <w:p w14:paraId="2ADD4133" w14:textId="77777777" w:rsidR="00D179D6" w:rsidRPr="00462199" w:rsidRDefault="00D179D6" w:rsidP="00337061">
      <w:pPr>
        <w:pStyle w:val="SH2Ashurst"/>
      </w:pPr>
      <w:bookmarkStart w:id="8454" w:name="_Ref144116502"/>
      <w:r w:rsidRPr="00462199">
        <w:t>The Hydrogen Flow Meter(s) shall be permitted to have a bypass, provided that any such bypass is locked and has a tamper-proof design.</w:t>
      </w:r>
      <w:bookmarkEnd w:id="8454"/>
    </w:p>
    <w:p w14:paraId="051B0FD5" w14:textId="31C2F5F5" w:rsidR="00D179D6" w:rsidRPr="00462199" w:rsidRDefault="00D179D6" w:rsidP="00337061">
      <w:pPr>
        <w:pStyle w:val="SH2Ashurst"/>
      </w:pPr>
      <w:bookmarkStart w:id="8455" w:name="_Ref144116503"/>
      <w:r w:rsidRPr="00462199">
        <w:t xml:space="preserve">Straight pipe lengths upstream and downstream of a Hydrogen Flow Meter shall be installed in accordance with manufacturers' recommendations to ensure there is minimal impact of such installation on the Hydrogen Flow Meter performance. Alternatively, a flow </w:t>
      </w:r>
      <w:r w:rsidR="007248B2" w:rsidRPr="007248B2">
        <w:t>condition</w:t>
      </w:r>
      <w:r w:rsidRPr="00462199">
        <w:t xml:space="preserve">er may be installed upstream of a Hydrogen Flow Meter. If a flow </w:t>
      </w:r>
      <w:r w:rsidR="007248B2" w:rsidRPr="007248B2">
        <w:t>condition</w:t>
      </w:r>
      <w:r w:rsidRPr="00462199">
        <w:t>er is installed, then the type and location of such meter shall follow national and international standards and, where these are not available, follow industry best practice and as per manufacturers' recommendations.</w:t>
      </w:r>
      <w:bookmarkEnd w:id="8455"/>
    </w:p>
    <w:p w14:paraId="7A3B0ABC" w14:textId="77777777" w:rsidR="00D179D6" w:rsidRPr="00462199" w:rsidRDefault="00D179D6" w:rsidP="00337061">
      <w:pPr>
        <w:pStyle w:val="SH2Ashurst"/>
      </w:pPr>
      <w:bookmarkStart w:id="8456" w:name="_Ref144116504"/>
      <w:r w:rsidRPr="00462199">
        <w:t>Isolation systems for Hydrogen Flow Meters shall, as a minimum, meet industry standard guidance as per HSE guidance, HSG253, The safe isolation of plant and equipment.</w:t>
      </w:r>
      <w:bookmarkEnd w:id="8456"/>
    </w:p>
    <w:p w14:paraId="4617BC84" w14:textId="77777777" w:rsidR="00D179D6" w:rsidRPr="00462199" w:rsidRDefault="00D179D6" w:rsidP="00337061">
      <w:pPr>
        <w:pStyle w:val="SH2Ashurst"/>
      </w:pPr>
      <w:bookmarkStart w:id="8457" w:name="_Ref144116505"/>
      <w:r w:rsidRPr="00462199">
        <w:t>The Producer shall ensure that:</w:t>
      </w:r>
      <w:bookmarkEnd w:id="8457"/>
    </w:p>
    <w:p w14:paraId="17A7F54A" w14:textId="77777777" w:rsidR="00D179D6" w:rsidRPr="00462199" w:rsidRDefault="00D179D6" w:rsidP="00337061">
      <w:pPr>
        <w:pStyle w:val="SH3Ashurst"/>
      </w:pPr>
      <w:bookmarkStart w:id="8458" w:name="_Ref144116506"/>
      <w:r w:rsidRPr="00462199">
        <w:t>each Hydrogen Meter Measurement System shall conform with the UKEX Regulations if any component of the relevant Hydrogen Meter Measurement System is sourced from the UK, or the ATEX 114 "equipment" Directive 2014/34/EU and ATEX 153 "workplace" Directive 1999/92/EC specific to gas group IIC if such component is sourced from the EU; and</w:t>
      </w:r>
      <w:bookmarkEnd w:id="8458"/>
    </w:p>
    <w:p w14:paraId="2179C97D" w14:textId="369CDAB7" w:rsidR="00D179D6" w:rsidRDefault="00D179D6" w:rsidP="00337061">
      <w:pPr>
        <w:pStyle w:val="SH3Ashurst"/>
      </w:pPr>
      <w:bookmarkStart w:id="8459" w:name="_Ref144116507"/>
      <w:r w:rsidRPr="00462199">
        <w:t>the determination of the composition of hydrogen shall conform to ISO 6976:2016.</w:t>
      </w:r>
      <w:bookmarkEnd w:id="8459"/>
    </w:p>
    <w:p w14:paraId="3A7F6B35" w14:textId="690F0056" w:rsidR="0060390E" w:rsidRPr="00462199" w:rsidRDefault="0060390E" w:rsidP="0060390E">
      <w:pPr>
        <w:pStyle w:val="SH2Ashurst"/>
      </w:pPr>
      <w:r>
        <w:t xml:space="preserve">Each Hydrogen Meter Measurement System shall be utilised exclusively to measure </w:t>
      </w:r>
      <w:r w:rsidR="00504DD6">
        <w:t>H</w:t>
      </w:r>
      <w:r>
        <w:t xml:space="preserve">ydrogen produced by the Facility and the Producer shall ensure no hydrogen which is produced external to the Facility is measured by the Hydrogen Meter Measurement System. </w:t>
      </w:r>
    </w:p>
    <w:p w14:paraId="58337D53" w14:textId="77777777" w:rsidR="00D179D6" w:rsidRPr="00462199" w:rsidRDefault="00D179D6" w:rsidP="000D76C6">
      <w:pPr>
        <w:pStyle w:val="SH1Ashurst"/>
      </w:pPr>
      <w:bookmarkStart w:id="8460" w:name="_Ref144116508"/>
      <w:r w:rsidRPr="00462199">
        <w:t>Hydrogen MEASUREMENT DATA</w:t>
      </w:r>
      <w:bookmarkEnd w:id="8460"/>
    </w:p>
    <w:p w14:paraId="4A5BCCD7" w14:textId="77777777" w:rsidR="00D179D6" w:rsidRPr="00462199" w:rsidRDefault="00D179D6" w:rsidP="005B3BB9">
      <w:pPr>
        <w:pStyle w:val="NormalBoldAshurst"/>
      </w:pPr>
      <w:r w:rsidRPr="00462199">
        <w:rPr>
          <w:i/>
        </w:rPr>
        <w:t>Reporting, determining and recording of Hydrogen Measurement Data</w:t>
      </w:r>
    </w:p>
    <w:p w14:paraId="3ECE3F54" w14:textId="77777777" w:rsidR="00D179D6" w:rsidRPr="00462199" w:rsidRDefault="00D179D6" w:rsidP="00337061">
      <w:pPr>
        <w:pStyle w:val="SH2Ashurst"/>
      </w:pPr>
      <w:bookmarkStart w:id="8461" w:name="_Ref144116509"/>
      <w:r w:rsidRPr="00462199">
        <w:t>The Producer shall ensure that:</w:t>
      </w:r>
      <w:bookmarkEnd w:id="8461"/>
    </w:p>
    <w:p w14:paraId="09605096" w14:textId="77777777" w:rsidR="00D179D6" w:rsidRPr="00462199" w:rsidRDefault="00D179D6" w:rsidP="00337061">
      <w:pPr>
        <w:pStyle w:val="SH3Ashurst"/>
      </w:pPr>
      <w:bookmarkStart w:id="8462" w:name="_Ref144116510"/>
      <w:r w:rsidRPr="00462199">
        <w:t>the following measurements are recorded each minute by each Hydrogen Meter Measurement System:</w:t>
      </w:r>
      <w:bookmarkEnd w:id="8462"/>
    </w:p>
    <w:p w14:paraId="4F004084" w14:textId="27D45E49" w:rsidR="00D179D6" w:rsidRPr="00462199" w:rsidRDefault="00D179D6" w:rsidP="00337061">
      <w:pPr>
        <w:pStyle w:val="SH4Ashurst"/>
      </w:pPr>
      <w:bookmarkStart w:id="8463" w:name="_Ref144116511"/>
      <w:r w:rsidRPr="00462199">
        <w:t>the hydrogen flow rate at the relevant Hydrogen Meter Measurement Point (</w:t>
      </w:r>
      <w:r w:rsidRPr="00462199">
        <w:rPr>
          <w:i/>
        </w:rPr>
        <w:t xml:space="preserve">expressed in kg/s or </w:t>
      </w:r>
      <w:r w:rsidR="00E93D9A" w:rsidRPr="00A02A4D">
        <w:rPr>
          <w:i/>
          <w:iCs/>
        </w:rPr>
        <w:t>Am</w:t>
      </w:r>
      <w:r w:rsidR="00E93D9A" w:rsidRPr="00A02A4D">
        <w:rPr>
          <w:i/>
          <w:iCs/>
          <w:vertAlign w:val="superscript"/>
        </w:rPr>
        <w:t>3</w:t>
      </w:r>
      <w:r w:rsidRPr="00462199">
        <w:rPr>
          <w:i/>
        </w:rPr>
        <w:t>/s</w:t>
      </w:r>
      <w:r w:rsidRPr="00462199">
        <w:t>);</w:t>
      </w:r>
      <w:bookmarkEnd w:id="8463"/>
    </w:p>
    <w:p w14:paraId="57B7E05E" w14:textId="77777777" w:rsidR="00D179D6" w:rsidRPr="00462199" w:rsidRDefault="00D179D6" w:rsidP="00337061">
      <w:pPr>
        <w:pStyle w:val="SH4Ashurst"/>
      </w:pPr>
      <w:bookmarkStart w:id="8464" w:name="_Ref144116512"/>
      <w:r w:rsidRPr="00462199">
        <w:lastRenderedPageBreak/>
        <w:t>the pipeline pressure (</w:t>
      </w:r>
      <w:r w:rsidRPr="00462199">
        <w:rPr>
          <w:i/>
        </w:rPr>
        <w:t>expressed in kPa</w:t>
      </w:r>
      <w:r w:rsidRPr="00462199">
        <w:t>);</w:t>
      </w:r>
      <w:bookmarkEnd w:id="8464"/>
    </w:p>
    <w:p w14:paraId="44275CE0" w14:textId="77777777" w:rsidR="00D179D6" w:rsidRPr="00462199" w:rsidRDefault="00D179D6" w:rsidP="00337061">
      <w:pPr>
        <w:pStyle w:val="SH4Ashurst"/>
      </w:pPr>
      <w:bookmarkStart w:id="8465" w:name="_Ref144116513"/>
      <w:r w:rsidRPr="00462199">
        <w:t>the temperature (</w:t>
      </w:r>
      <w:r w:rsidRPr="00462199">
        <w:rPr>
          <w:i/>
        </w:rPr>
        <w:t>expressed in °C</w:t>
      </w:r>
      <w:r w:rsidRPr="00462199">
        <w:t>); and</w:t>
      </w:r>
      <w:bookmarkEnd w:id="8465"/>
    </w:p>
    <w:p w14:paraId="3522D857" w14:textId="4B46FAC3" w:rsidR="00D179D6" w:rsidRPr="00462199" w:rsidRDefault="00D179D6" w:rsidP="00337061">
      <w:pPr>
        <w:pStyle w:val="SH4Ashurst"/>
      </w:pPr>
      <w:bookmarkStart w:id="8466" w:name="_Ref144116514"/>
      <w:r w:rsidRPr="00462199">
        <w:t>density (</w:t>
      </w:r>
      <w:r w:rsidRPr="00462199">
        <w:rPr>
          <w:i/>
        </w:rPr>
        <w:t>expressed in kg/</w:t>
      </w:r>
      <w:r w:rsidR="00E93D9A" w:rsidRPr="00A02A4D">
        <w:rPr>
          <w:i/>
          <w:iCs/>
        </w:rPr>
        <w:t>Am</w:t>
      </w:r>
      <w:r w:rsidR="00E93D9A" w:rsidRPr="00A02A4D">
        <w:rPr>
          <w:i/>
          <w:iCs/>
          <w:vertAlign w:val="superscript"/>
        </w:rPr>
        <w:t>3</w:t>
      </w:r>
      <w:r w:rsidRPr="00462199">
        <w:t>), where volumetric flow meter(s) are used,</w:t>
      </w:r>
      <w:bookmarkEnd w:id="8466"/>
    </w:p>
    <w:p w14:paraId="14D248B7" w14:textId="77777777" w:rsidR="00D179D6" w:rsidRPr="00462199" w:rsidRDefault="00D179D6" w:rsidP="00337061">
      <w:pPr>
        <w:pStyle w:val="B3Ashurst"/>
      </w:pPr>
      <w:r w:rsidRPr="00462199">
        <w:t xml:space="preserve">together the </w:t>
      </w:r>
      <w:r w:rsidRPr="00462199">
        <w:rPr>
          <w:b/>
          <w:bCs/>
        </w:rPr>
        <w:t>"Hydrogen Primary Data"</w:t>
      </w:r>
      <w:r w:rsidRPr="00462199">
        <w:t>;</w:t>
      </w:r>
    </w:p>
    <w:p w14:paraId="623C566A" w14:textId="77777777" w:rsidR="00D179D6" w:rsidRPr="00462199" w:rsidRDefault="00D179D6" w:rsidP="00337061">
      <w:pPr>
        <w:pStyle w:val="SH3Ashurst"/>
      </w:pPr>
      <w:bookmarkStart w:id="8467" w:name="_Ref144116515"/>
      <w:r w:rsidRPr="00462199">
        <w:t>the following values are recorded by each Hydrogen Meter Measurement System:</w:t>
      </w:r>
      <w:bookmarkEnd w:id="8467"/>
    </w:p>
    <w:p w14:paraId="3FCC1AB7" w14:textId="77777777" w:rsidR="00D179D6" w:rsidRPr="00462199" w:rsidRDefault="00D179D6" w:rsidP="00337061">
      <w:pPr>
        <w:pStyle w:val="SH4Ashurst"/>
      </w:pPr>
      <w:bookmarkStart w:id="8468" w:name="_Ref144116516"/>
      <w:r w:rsidRPr="00462199">
        <w:t>the number of seconds of operation of the Hydrogen Meter Measurement System, in each Reporting Unit; and</w:t>
      </w:r>
      <w:bookmarkEnd w:id="8468"/>
    </w:p>
    <w:p w14:paraId="1429C223" w14:textId="77777777" w:rsidR="00D179D6" w:rsidRPr="00462199" w:rsidRDefault="00D179D6" w:rsidP="00337061">
      <w:pPr>
        <w:pStyle w:val="SH4Ashurst"/>
      </w:pPr>
      <w:bookmarkStart w:id="8469" w:name="_Ref144116517"/>
      <w:r w:rsidRPr="00462199">
        <w:t>the date (</w:t>
      </w:r>
      <w:r w:rsidRPr="00462199">
        <w:rPr>
          <w:i/>
        </w:rPr>
        <w:t>expressed in day/month/year</w:t>
      </w:r>
      <w:r w:rsidRPr="00462199">
        <w:t>);</w:t>
      </w:r>
      <w:bookmarkEnd w:id="8469"/>
    </w:p>
    <w:p w14:paraId="21098285" w14:textId="77777777" w:rsidR="00D179D6" w:rsidRPr="00462199" w:rsidRDefault="00D179D6" w:rsidP="00337061">
      <w:pPr>
        <w:pStyle w:val="SH3Ashurst"/>
      </w:pPr>
      <w:bookmarkStart w:id="8470" w:name="_Ref144116518"/>
      <w:r w:rsidRPr="00462199">
        <w:t>the following measurements shall be calculated in respect of each Hydrogen Meter Measurement System and reported to, or collected by, the LCHA Counterparty or a third party data aggregator (and any and all persons nominated by the LCHA Counterparty and considered by the LCHA Counterparty to be suitably qualified);</w:t>
      </w:r>
      <w:bookmarkEnd w:id="8470"/>
    </w:p>
    <w:p w14:paraId="04E0FEF0" w14:textId="42C8F1F5" w:rsidR="00D179D6" w:rsidRPr="00462199" w:rsidRDefault="00D179D6" w:rsidP="00337061">
      <w:pPr>
        <w:pStyle w:val="SH4Ashurst"/>
      </w:pPr>
      <w:bookmarkStart w:id="8471" w:name="_Ref144116519"/>
      <w:r w:rsidRPr="00462199">
        <w:t>the mean hydrogen flow rate (</w:t>
      </w:r>
      <w:r w:rsidRPr="00462199">
        <w:rPr>
          <w:i/>
        </w:rPr>
        <w:t xml:space="preserve">expressed in kg/s or </w:t>
      </w:r>
      <w:r w:rsidR="00E93D9A" w:rsidRPr="00A02A4D">
        <w:rPr>
          <w:i/>
          <w:iCs/>
        </w:rPr>
        <w:t>Am</w:t>
      </w:r>
      <w:r w:rsidR="00E93D9A" w:rsidRPr="00A02A4D">
        <w:rPr>
          <w:i/>
          <w:iCs/>
          <w:vertAlign w:val="superscript"/>
        </w:rPr>
        <w:t>3</w:t>
      </w:r>
      <w:r w:rsidRPr="00462199">
        <w:rPr>
          <w:i/>
        </w:rPr>
        <w:t>/s</w:t>
      </w:r>
      <w:r w:rsidRPr="00462199">
        <w:t>) in each Reporting Unit (</w:t>
      </w:r>
      <w:r w:rsidRPr="00462199">
        <w:rPr>
          <w:i/>
        </w:rPr>
        <w:t>i</w:t>
      </w:r>
      <w:r w:rsidRPr="00462199">
        <w:t>) calculated by dividing the sum of the hydrogen flow rate recorded for each minute in the relevant Reporting Unit by the number of minutes in such Reporting Unit in which data has been recorded;</w:t>
      </w:r>
      <w:bookmarkEnd w:id="8471"/>
    </w:p>
    <w:p w14:paraId="46A0EFC4" w14:textId="4CB69C2C" w:rsidR="00D179D6" w:rsidRPr="00462199" w:rsidRDefault="00D179D6" w:rsidP="00337061">
      <w:pPr>
        <w:pStyle w:val="SH4Ashurst"/>
      </w:pPr>
      <w:bookmarkStart w:id="8472" w:name="_Ref144116520"/>
      <w:r w:rsidRPr="00462199">
        <w:t>the mean hydrogen density (</w:t>
      </w:r>
      <w:r w:rsidRPr="00462199">
        <w:rPr>
          <w:i/>
        </w:rPr>
        <w:t>expressed in Kg/</w:t>
      </w:r>
      <w:r w:rsidR="00E93D9A" w:rsidRPr="00A02A4D">
        <w:rPr>
          <w:i/>
          <w:iCs/>
        </w:rPr>
        <w:t>Am</w:t>
      </w:r>
      <w:r w:rsidR="00E93D9A" w:rsidRPr="00A02A4D">
        <w:rPr>
          <w:i/>
          <w:iCs/>
          <w:vertAlign w:val="superscript"/>
        </w:rPr>
        <w:t>3</w:t>
      </w:r>
      <w:r w:rsidRPr="00462199">
        <w:t>) in each Reporting Unit (</w:t>
      </w:r>
      <w:r w:rsidRPr="00462199">
        <w:rPr>
          <w:i/>
        </w:rPr>
        <w:t>i</w:t>
      </w:r>
      <w:r w:rsidRPr="00462199">
        <w:t>), where volumetric flow meter(s) are used, calculated by dividing the sum of the density recorded for each minute in the relevant Reporting Unit by the number of minutes in such Reporting Unit in which data has been recorded;</w:t>
      </w:r>
      <w:bookmarkEnd w:id="8472"/>
    </w:p>
    <w:p w14:paraId="271AFCFC" w14:textId="77777777" w:rsidR="00D179D6" w:rsidRPr="00462199" w:rsidRDefault="00D179D6" w:rsidP="00337061">
      <w:pPr>
        <w:pStyle w:val="SH4Ashurst"/>
      </w:pPr>
      <w:bookmarkStart w:id="8473" w:name="_Ref144116521"/>
      <w:r w:rsidRPr="00462199">
        <w:t>the total mass of hydrogen (</w:t>
      </w:r>
      <w:r w:rsidRPr="00462199">
        <w:rPr>
          <w:i/>
        </w:rPr>
        <w:t>expressed in tonnes</w:t>
      </w:r>
      <w:r w:rsidRPr="00462199">
        <w:t>) in each Reporting Unit (</w:t>
      </w:r>
      <w:r w:rsidRPr="00462199">
        <w:rPr>
          <w:i/>
        </w:rPr>
        <w:t>i</w:t>
      </w:r>
      <w:r w:rsidRPr="00462199">
        <w:t>):</w:t>
      </w:r>
      <w:bookmarkEnd w:id="8473"/>
    </w:p>
    <w:p w14:paraId="51680DA9" w14:textId="77777777" w:rsidR="00D179D6" w:rsidRPr="00462199" w:rsidRDefault="00D179D6" w:rsidP="00337061">
      <w:pPr>
        <w:pStyle w:val="B4Ashurst"/>
      </w:pPr>
      <w:r w:rsidRPr="00462199">
        <w:t>where using a mass flow meter:</w:t>
      </w:r>
    </w:p>
    <w:p w14:paraId="1FE0FC7D" w14:textId="77777777" w:rsidR="00D179D6" w:rsidRPr="00462199" w:rsidRDefault="00F47FCB" w:rsidP="00337061">
      <w:pPr>
        <w:pStyle w:val="NormalAshurst"/>
      </w:pPr>
      <m:oMathPara>
        <m:oMathParaPr>
          <m:jc m:val="center"/>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r>
            <m:rPr>
              <m:sty m:val="p"/>
            </m:rPr>
            <w:rPr>
              <w:rFonts w:ascii="Cambria Math" w:hAnsi="Cambria Math"/>
            </w:rPr>
            <m:t xml:space="preserve">=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m:rPr>
                  <m:sty m:val="p"/>
                </m:rPr>
                <w:rPr>
                  <w:rFonts w:ascii="Cambria Math" w:hAnsi="Cambria Math"/>
                </w:rPr>
                <m:t>1000</m:t>
              </m:r>
            </m:den>
          </m:f>
        </m:oMath>
      </m:oMathPara>
    </w:p>
    <w:p w14:paraId="15431710" w14:textId="77777777" w:rsidR="00D179D6" w:rsidRPr="00462199" w:rsidRDefault="00D179D6" w:rsidP="00337061">
      <w:pPr>
        <w:pStyle w:val="B4Ashurst"/>
      </w:pPr>
      <w:r w:rsidRPr="00462199">
        <w:t>where:</w:t>
      </w:r>
    </w:p>
    <w:tbl>
      <w:tblPr>
        <w:tblW w:w="7013" w:type="dxa"/>
        <w:tblInd w:w="2030" w:type="dxa"/>
        <w:tblCellMar>
          <w:left w:w="10" w:type="dxa"/>
          <w:right w:w="10" w:type="dxa"/>
        </w:tblCellMar>
        <w:tblLook w:val="04A0" w:firstRow="1" w:lastRow="0" w:firstColumn="1" w:lastColumn="0" w:noHBand="0" w:noVBand="1"/>
      </w:tblPr>
      <w:tblGrid>
        <w:gridCol w:w="1438"/>
        <w:gridCol w:w="629"/>
        <w:gridCol w:w="4946"/>
      </w:tblGrid>
      <w:tr w:rsidR="00D179D6" w:rsidRPr="00462199" w14:paraId="4110C9C4" w14:textId="77777777" w:rsidTr="00337061">
        <w:tc>
          <w:tcPr>
            <w:tcW w:w="1627" w:type="dxa"/>
            <w:tcMar>
              <w:left w:w="108" w:type="dxa"/>
              <w:right w:w="108" w:type="dxa"/>
            </w:tcMar>
          </w:tcPr>
          <w:p w14:paraId="49D87783" w14:textId="77777777" w:rsidR="00D179D6" w:rsidRPr="00462199" w:rsidRDefault="00F47FCB" w:rsidP="00337061">
            <w:pPr>
              <w:pStyle w:val="TableAshurst"/>
            </w:pPr>
            <m:oMathPara>
              <m:oMathParaPr>
                <m:jc m:val="left"/>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oMath>
            </m:oMathPara>
          </w:p>
        </w:tc>
        <w:tc>
          <w:tcPr>
            <w:tcW w:w="709" w:type="dxa"/>
            <w:tcMar>
              <w:left w:w="108" w:type="dxa"/>
              <w:right w:w="108" w:type="dxa"/>
            </w:tcMar>
          </w:tcPr>
          <w:p w14:paraId="106DA6FF" w14:textId="77777777" w:rsidR="00D179D6" w:rsidRPr="00462199" w:rsidRDefault="00D179D6" w:rsidP="00337061">
            <w:pPr>
              <w:pStyle w:val="TableAshurst"/>
            </w:pPr>
            <w:r w:rsidRPr="00462199">
              <w:t>=</w:t>
            </w:r>
          </w:p>
        </w:tc>
        <w:tc>
          <w:tcPr>
            <w:tcW w:w="5897" w:type="dxa"/>
            <w:tcMar>
              <w:left w:w="108" w:type="dxa"/>
              <w:right w:w="108" w:type="dxa"/>
            </w:tcMar>
          </w:tcPr>
          <w:p w14:paraId="59AC4646" w14:textId="77777777" w:rsidR="00D179D6" w:rsidRPr="00462199" w:rsidRDefault="00D179D6" w:rsidP="00337061">
            <w:pPr>
              <w:pStyle w:val="TableAshurst"/>
            </w:pPr>
            <w:r w:rsidRPr="00462199">
              <w:t>means the total mass of hydrogen (</w:t>
            </w:r>
            <w:r w:rsidRPr="00462199">
              <w:rPr>
                <w:i/>
              </w:rPr>
              <w:t>expressed in tonnes</w:t>
            </w:r>
            <w:r w:rsidRPr="00462199">
              <w:t>) in each Reporting Unit (</w:t>
            </w:r>
            <w:r w:rsidRPr="00462199">
              <w:rPr>
                <w:i/>
              </w:rPr>
              <w:t>i</w:t>
            </w:r>
            <w:r w:rsidRPr="00462199">
              <w:t>)</w:t>
            </w:r>
          </w:p>
        </w:tc>
      </w:tr>
      <w:tr w:rsidR="00D179D6" w:rsidRPr="00462199" w14:paraId="4F36992B" w14:textId="77777777" w:rsidTr="00337061">
        <w:tc>
          <w:tcPr>
            <w:tcW w:w="1627" w:type="dxa"/>
            <w:tcMar>
              <w:left w:w="108" w:type="dxa"/>
              <w:right w:w="108" w:type="dxa"/>
            </w:tcMar>
          </w:tcPr>
          <w:p w14:paraId="3C1931FB" w14:textId="77777777" w:rsidR="00D179D6" w:rsidRPr="00462199" w:rsidRDefault="00F47FCB" w:rsidP="00337061">
            <w:pPr>
              <w:pStyle w:val="TableAshurst"/>
            </w:pPr>
            <m:oMathPara>
              <m:oMathParaPr>
                <m:jc m:val="left"/>
              </m:oMathParaPr>
              <m:oMath>
                <m:sSub>
                  <m:sSubPr>
                    <m:ctrlPr>
                      <w:rPr>
                        <w:rFonts w:ascii="Cambria Math" w:hAnsi="Cambria Math" w:cs="Arial"/>
                      </w:rPr>
                    </m:ctrlPr>
                  </m:sSubPr>
                  <m:e>
                    <m:r>
                      <m:rPr>
                        <m:sty m:val="p"/>
                      </m:rPr>
                      <w:rPr>
                        <w:rFonts w:ascii="Cambria Math" w:hAnsi="Cambria Math"/>
                      </w:rPr>
                      <m:t>m̃</m:t>
                    </m:r>
                  </m:e>
                  <m:sub>
                    <m:r>
                      <w:rPr>
                        <w:rFonts w:ascii="Cambria Math" w:hAnsi="Cambria Math"/>
                      </w:rPr>
                      <m:t>i</m:t>
                    </m:r>
                  </m:sub>
                </m:sSub>
              </m:oMath>
            </m:oMathPara>
          </w:p>
        </w:tc>
        <w:tc>
          <w:tcPr>
            <w:tcW w:w="709" w:type="dxa"/>
            <w:tcMar>
              <w:left w:w="108" w:type="dxa"/>
              <w:right w:w="108" w:type="dxa"/>
            </w:tcMar>
          </w:tcPr>
          <w:p w14:paraId="2D9F327E" w14:textId="77777777" w:rsidR="00D179D6" w:rsidRPr="00462199" w:rsidRDefault="00D179D6" w:rsidP="00337061">
            <w:pPr>
              <w:pStyle w:val="TableAshurst"/>
            </w:pPr>
            <w:r w:rsidRPr="00462199">
              <w:t>=</w:t>
            </w:r>
          </w:p>
        </w:tc>
        <w:tc>
          <w:tcPr>
            <w:tcW w:w="5897" w:type="dxa"/>
            <w:tcMar>
              <w:left w:w="108" w:type="dxa"/>
              <w:right w:w="108" w:type="dxa"/>
            </w:tcMar>
          </w:tcPr>
          <w:p w14:paraId="4F60CA1D" w14:textId="77777777" w:rsidR="00D179D6" w:rsidRPr="00462199" w:rsidRDefault="00D179D6" w:rsidP="00337061">
            <w:pPr>
              <w:pStyle w:val="TableAshurst"/>
            </w:pPr>
            <w:r w:rsidRPr="00462199">
              <w:t>means the mean hydrogen flow rate at the Hydrogen Meter Measurement Point measured on a flow rate mass basis (</w:t>
            </w:r>
            <w:r w:rsidRPr="00462199">
              <w:rPr>
                <w:i/>
              </w:rPr>
              <w:t>expressed in kg/s</w:t>
            </w:r>
            <w:r w:rsidRPr="00462199">
              <w:t>) in each Reporting Unit (</w:t>
            </w:r>
            <w:r w:rsidRPr="00462199">
              <w:rPr>
                <w:i/>
              </w:rPr>
              <w:t>i</w:t>
            </w:r>
            <w:r w:rsidRPr="00462199">
              <w:t>)</w:t>
            </w:r>
          </w:p>
        </w:tc>
      </w:tr>
      <w:tr w:rsidR="00D179D6" w:rsidRPr="00462199" w14:paraId="25CEC8A3" w14:textId="77777777" w:rsidTr="00337061">
        <w:tc>
          <w:tcPr>
            <w:tcW w:w="1627" w:type="dxa"/>
            <w:tcMar>
              <w:left w:w="108" w:type="dxa"/>
              <w:right w:w="108" w:type="dxa"/>
            </w:tcMar>
          </w:tcPr>
          <w:p w14:paraId="7C9EF044"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cs="Noto Naskh Arabic"/>
                      </w:rPr>
                      <m:t>t</m:t>
                    </m:r>
                  </m:e>
                  <m:sub>
                    <m:r>
                      <w:rPr>
                        <w:rFonts w:ascii="Cambria Math" w:eastAsia="Microsoft JhengHei" w:hAnsi="Cambria Math" w:cs="Noto Naskh Arabic"/>
                      </w:rPr>
                      <m:t>i</m:t>
                    </m:r>
                  </m:sub>
                </m:sSub>
              </m:oMath>
            </m:oMathPara>
          </w:p>
        </w:tc>
        <w:tc>
          <w:tcPr>
            <w:tcW w:w="709" w:type="dxa"/>
            <w:tcMar>
              <w:left w:w="108" w:type="dxa"/>
              <w:right w:w="108" w:type="dxa"/>
            </w:tcMar>
          </w:tcPr>
          <w:p w14:paraId="78746540" w14:textId="77777777" w:rsidR="00D179D6" w:rsidRPr="00462199" w:rsidRDefault="00D179D6" w:rsidP="00337061">
            <w:pPr>
              <w:pStyle w:val="TableAshurst"/>
            </w:pPr>
            <w:r w:rsidRPr="00462199">
              <w:t>=</w:t>
            </w:r>
          </w:p>
        </w:tc>
        <w:tc>
          <w:tcPr>
            <w:tcW w:w="5897" w:type="dxa"/>
            <w:tcMar>
              <w:left w:w="108" w:type="dxa"/>
              <w:right w:w="108" w:type="dxa"/>
            </w:tcMar>
          </w:tcPr>
          <w:p w14:paraId="245D2E87" w14:textId="77777777" w:rsidR="00D179D6" w:rsidRPr="00462199" w:rsidRDefault="00D179D6" w:rsidP="00337061">
            <w:pPr>
              <w:pStyle w:val="TableAshurst"/>
            </w:pPr>
            <w:r w:rsidRPr="00462199">
              <w:t xml:space="preserve">means the number of seconds in each Reporting Unit </w:t>
            </w:r>
            <w:r w:rsidRPr="00462199">
              <w:rPr>
                <w:i/>
              </w:rPr>
              <w:t>(i)</w:t>
            </w:r>
          </w:p>
        </w:tc>
      </w:tr>
    </w:tbl>
    <w:p w14:paraId="08F3D5A8" w14:textId="77777777" w:rsidR="00D179D6" w:rsidRPr="00462199" w:rsidRDefault="00D179D6" w:rsidP="00337061">
      <w:pPr>
        <w:pStyle w:val="B4Ashurst"/>
      </w:pPr>
      <w:r w:rsidRPr="00462199">
        <w:t>where using a volumetric flow meter:</w:t>
      </w:r>
    </w:p>
    <w:p w14:paraId="0D58499A" w14:textId="77777777" w:rsidR="00D179D6" w:rsidRPr="00462199" w:rsidRDefault="00F47FCB" w:rsidP="00337061">
      <w:pPr>
        <w:pStyle w:val="NormalAshurst"/>
      </w:pPr>
      <m:oMathPara>
        <m:oMathParaPr>
          <m:jc m:val="center"/>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r>
            <m:rPr>
              <m:sty m:val="p"/>
            </m:rPr>
            <w:rPr>
              <w:rFonts w:ascii="Cambria Math" w:hAnsi="Cambria Math"/>
            </w:rPr>
            <m:t xml:space="preserve">=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eastAsia="PMingLiU" w:hAnsi="Cambria Math" w:cs="Times New Roman"/>
                      <w:sz w:val="24"/>
                    </w:rPr>
                  </m:ctrlPr>
                </m:sSubPr>
                <m:e>
                  <m:acc>
                    <m:accPr>
                      <m:chr m:val="̃"/>
                      <m:ctrlPr>
                        <w:rPr>
                          <w:rFonts w:ascii="Cambria Math" w:eastAsia="PMingLiU" w:hAnsi="Cambria Math" w:cs="Times New Roman"/>
                          <w:sz w:val="24"/>
                        </w:rPr>
                      </m:ctrlPr>
                    </m:accPr>
                    <m:e>
                      <m:r>
                        <w:rPr>
                          <w:rFonts w:ascii="Cambria Math" w:eastAsia="PMingLiU" w:hAnsi="Cambria Math" w:cs="Arial"/>
                        </w:rPr>
                        <m:t>p</m:t>
                      </m:r>
                    </m:e>
                  </m:acc>
                </m:e>
                <m:sub>
                  <m:r>
                    <w:rPr>
                      <w:rFonts w:ascii="Cambria Math" w:eastAsia="PMingLiU" w:hAnsi="Cambria Math" w:cs="Arial"/>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m:rPr>
                  <m:sty m:val="p"/>
                </m:rPr>
                <w:rPr>
                  <w:rFonts w:ascii="Cambria Math" w:hAnsi="Cambria Math"/>
                </w:rPr>
                <m:t>1000</m:t>
              </m:r>
            </m:den>
          </m:f>
        </m:oMath>
      </m:oMathPara>
    </w:p>
    <w:p w14:paraId="0F0C5BEF" w14:textId="77777777" w:rsidR="00D179D6" w:rsidRPr="00462199" w:rsidRDefault="00D179D6" w:rsidP="00337061">
      <w:pPr>
        <w:pStyle w:val="B4Ashurst"/>
      </w:pPr>
      <w:r w:rsidRPr="00462199">
        <w:t>where:</w:t>
      </w:r>
    </w:p>
    <w:tbl>
      <w:tblPr>
        <w:tblW w:w="7013" w:type="dxa"/>
        <w:tblInd w:w="2030" w:type="dxa"/>
        <w:tblCellMar>
          <w:left w:w="10" w:type="dxa"/>
          <w:right w:w="10" w:type="dxa"/>
        </w:tblCellMar>
        <w:tblLook w:val="04A0" w:firstRow="1" w:lastRow="0" w:firstColumn="1" w:lastColumn="0" w:noHBand="0" w:noVBand="1"/>
      </w:tblPr>
      <w:tblGrid>
        <w:gridCol w:w="1140"/>
        <w:gridCol w:w="567"/>
        <w:gridCol w:w="5306"/>
      </w:tblGrid>
      <w:tr w:rsidR="00D179D6" w:rsidRPr="00462199" w14:paraId="1BAC4C41" w14:textId="77777777" w:rsidTr="00337061">
        <w:tc>
          <w:tcPr>
            <w:tcW w:w="1140" w:type="dxa"/>
            <w:tcMar>
              <w:left w:w="108" w:type="dxa"/>
              <w:right w:w="108" w:type="dxa"/>
            </w:tcMar>
          </w:tcPr>
          <w:p w14:paraId="682FA222" w14:textId="77777777" w:rsidR="00D179D6" w:rsidRPr="00462199" w:rsidRDefault="00F47FCB" w:rsidP="00337061">
            <w:pPr>
              <w:pStyle w:val="TableAshurst"/>
            </w:pPr>
            <m:oMathPara>
              <m:oMathParaPr>
                <m:jc m:val="left"/>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oMath>
            </m:oMathPara>
          </w:p>
        </w:tc>
        <w:tc>
          <w:tcPr>
            <w:tcW w:w="567" w:type="dxa"/>
            <w:tcMar>
              <w:left w:w="108" w:type="dxa"/>
              <w:right w:w="108" w:type="dxa"/>
            </w:tcMar>
          </w:tcPr>
          <w:p w14:paraId="066BE90B" w14:textId="77777777" w:rsidR="00D179D6" w:rsidRPr="00462199" w:rsidRDefault="00D179D6" w:rsidP="00337061">
            <w:pPr>
              <w:pStyle w:val="TableAshurst"/>
            </w:pPr>
            <w:r w:rsidRPr="00462199">
              <w:t>=</w:t>
            </w:r>
          </w:p>
        </w:tc>
        <w:tc>
          <w:tcPr>
            <w:tcW w:w="5306" w:type="dxa"/>
            <w:tcMar>
              <w:left w:w="108" w:type="dxa"/>
              <w:right w:w="108" w:type="dxa"/>
            </w:tcMar>
          </w:tcPr>
          <w:p w14:paraId="74D7F3AE" w14:textId="77777777" w:rsidR="00D179D6" w:rsidRPr="00462199" w:rsidRDefault="00D179D6" w:rsidP="00337061">
            <w:pPr>
              <w:pStyle w:val="TableAshurst"/>
            </w:pPr>
            <w:r w:rsidRPr="00462199">
              <w:t>means the total mass of hydrogen (</w:t>
            </w:r>
            <w:r w:rsidRPr="00462199">
              <w:rPr>
                <w:i/>
              </w:rPr>
              <w:t>expressed in tonnes</w:t>
            </w:r>
            <w:r w:rsidRPr="00462199">
              <w:t>) in each Reporting Unit (</w:t>
            </w:r>
            <w:r w:rsidRPr="00462199">
              <w:rPr>
                <w:i/>
              </w:rPr>
              <w:t>i</w:t>
            </w:r>
            <w:r w:rsidRPr="00462199">
              <w:t>)</w:t>
            </w:r>
          </w:p>
        </w:tc>
      </w:tr>
      <w:tr w:rsidR="00D179D6" w:rsidRPr="00462199" w14:paraId="248464FB" w14:textId="77777777" w:rsidTr="00337061">
        <w:tc>
          <w:tcPr>
            <w:tcW w:w="1140" w:type="dxa"/>
            <w:tcMar>
              <w:left w:w="108" w:type="dxa"/>
              <w:right w:w="108" w:type="dxa"/>
            </w:tcMar>
          </w:tcPr>
          <w:p w14:paraId="3BF61EC6" w14:textId="77777777" w:rsidR="00D179D6" w:rsidRPr="00462199" w:rsidRDefault="00F47FCB" w:rsidP="00337061">
            <w:pPr>
              <w:pStyle w:val="TableAshurst"/>
            </w:pPr>
            <m:oMathPara>
              <m:oMathParaPr>
                <m:jc m:val="left"/>
              </m:oMathParaPr>
              <m:oMath>
                <m:sSub>
                  <m:sSubPr>
                    <m:ctrlPr>
                      <w:rPr>
                        <w:rFonts w:ascii="Cambria Math" w:hAnsi="Cambria Math" w:cs="Arial"/>
                      </w:rPr>
                    </m:ctrlPr>
                  </m:sSubPr>
                  <m:e>
                    <m:r>
                      <m:rPr>
                        <m:sty m:val="p"/>
                      </m:rPr>
                      <w:rPr>
                        <w:rFonts w:ascii="Cambria Math" w:hAnsi="Cambria Math"/>
                      </w:rPr>
                      <m:t>ṽ</m:t>
                    </m:r>
                  </m:e>
                  <m:sub>
                    <m:r>
                      <w:rPr>
                        <w:rFonts w:ascii="Cambria Math" w:hAnsi="Cambria Math"/>
                      </w:rPr>
                      <m:t>i</m:t>
                    </m:r>
                  </m:sub>
                </m:sSub>
              </m:oMath>
            </m:oMathPara>
          </w:p>
        </w:tc>
        <w:tc>
          <w:tcPr>
            <w:tcW w:w="567" w:type="dxa"/>
            <w:tcMar>
              <w:left w:w="108" w:type="dxa"/>
              <w:right w:w="108" w:type="dxa"/>
            </w:tcMar>
          </w:tcPr>
          <w:p w14:paraId="6C075E81" w14:textId="77777777" w:rsidR="00D179D6" w:rsidRPr="00462199" w:rsidRDefault="00D179D6" w:rsidP="00337061">
            <w:pPr>
              <w:pStyle w:val="TableAshurst"/>
            </w:pPr>
            <w:r w:rsidRPr="00462199">
              <w:t>=</w:t>
            </w:r>
          </w:p>
        </w:tc>
        <w:tc>
          <w:tcPr>
            <w:tcW w:w="5306" w:type="dxa"/>
            <w:tcMar>
              <w:left w:w="108" w:type="dxa"/>
              <w:right w:w="108" w:type="dxa"/>
            </w:tcMar>
          </w:tcPr>
          <w:p w14:paraId="71C16D20" w14:textId="5888CB19" w:rsidR="00D179D6" w:rsidRPr="00462199" w:rsidRDefault="00D179D6" w:rsidP="00337061">
            <w:pPr>
              <w:pStyle w:val="TableAshurst"/>
            </w:pPr>
            <w:r w:rsidRPr="00462199">
              <w:t>means the mean hydrogen flow rate at the Hydrogen Meter Measurement Point measured on a flow rate actual volumetric basis (</w:t>
            </w:r>
            <w:r w:rsidRPr="00462199">
              <w:rPr>
                <w:i/>
              </w:rPr>
              <w:t xml:space="preserve">expressed in </w:t>
            </w:r>
            <w:r w:rsidR="00992C64" w:rsidRPr="00A02A4D">
              <w:rPr>
                <w:i/>
                <w:iCs/>
              </w:rPr>
              <w:t>Am</w:t>
            </w:r>
            <w:r w:rsidR="00992C64" w:rsidRPr="00A02A4D">
              <w:rPr>
                <w:i/>
                <w:iCs/>
                <w:vertAlign w:val="superscript"/>
              </w:rPr>
              <w:t>3</w:t>
            </w:r>
            <w:r w:rsidRPr="00462199">
              <w:rPr>
                <w:i/>
              </w:rPr>
              <w:t>/s</w:t>
            </w:r>
            <w:r w:rsidRPr="00462199">
              <w:t>) in each Reporting Unit (</w:t>
            </w:r>
            <w:r w:rsidRPr="00462199">
              <w:rPr>
                <w:i/>
              </w:rPr>
              <w:t>i</w:t>
            </w:r>
            <w:r w:rsidRPr="00462199">
              <w:t>)</w:t>
            </w:r>
          </w:p>
        </w:tc>
      </w:tr>
      <w:tr w:rsidR="00D179D6" w:rsidRPr="00462199" w14:paraId="2A09EACB" w14:textId="77777777" w:rsidTr="00337061">
        <w:tc>
          <w:tcPr>
            <w:tcW w:w="1140" w:type="dxa"/>
            <w:tcMar>
              <w:left w:w="108" w:type="dxa"/>
              <w:right w:w="108" w:type="dxa"/>
            </w:tcMar>
          </w:tcPr>
          <w:p w14:paraId="0622AA82"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eastAsia="PMingLiU" w:hAnsi="Cambria Math" w:cs="Times New Roman"/>
                        <w:sz w:val="24"/>
                      </w:rPr>
                    </m:ctrlPr>
                  </m:sSubPr>
                  <m:e>
                    <m:acc>
                      <m:accPr>
                        <m:chr m:val="̃"/>
                        <m:ctrlPr>
                          <w:rPr>
                            <w:rFonts w:ascii="Cambria Math" w:eastAsia="PMingLiU" w:hAnsi="Cambria Math" w:cs="Times New Roman"/>
                            <w:sz w:val="24"/>
                          </w:rPr>
                        </m:ctrlPr>
                      </m:accPr>
                      <m:e>
                        <m:r>
                          <w:rPr>
                            <w:rFonts w:ascii="Cambria Math" w:eastAsia="PMingLiU" w:hAnsi="Cambria Math" w:cs="Arial"/>
                          </w:rPr>
                          <m:t>p</m:t>
                        </m:r>
                      </m:e>
                    </m:acc>
                  </m:e>
                  <m:sub>
                    <m:r>
                      <w:rPr>
                        <w:rFonts w:ascii="Cambria Math" w:eastAsia="PMingLiU" w:hAnsi="Cambria Math" w:cs="Arial"/>
                      </w:rPr>
                      <m:t>i</m:t>
                    </m:r>
                  </m:sub>
                </m:sSub>
              </m:oMath>
            </m:oMathPara>
          </w:p>
        </w:tc>
        <w:tc>
          <w:tcPr>
            <w:tcW w:w="567" w:type="dxa"/>
            <w:tcMar>
              <w:left w:w="108" w:type="dxa"/>
              <w:right w:w="108" w:type="dxa"/>
            </w:tcMar>
          </w:tcPr>
          <w:p w14:paraId="7AF3EEFA" w14:textId="77777777" w:rsidR="00D179D6" w:rsidRPr="00462199" w:rsidRDefault="00D179D6" w:rsidP="00337061">
            <w:pPr>
              <w:pStyle w:val="TableAshurst"/>
            </w:pPr>
            <w:r w:rsidRPr="00462199">
              <w:t>=</w:t>
            </w:r>
          </w:p>
        </w:tc>
        <w:tc>
          <w:tcPr>
            <w:tcW w:w="5306" w:type="dxa"/>
            <w:tcMar>
              <w:left w:w="108" w:type="dxa"/>
              <w:right w:w="108" w:type="dxa"/>
            </w:tcMar>
          </w:tcPr>
          <w:p w14:paraId="7B23DE09" w14:textId="093269E1" w:rsidR="00D179D6" w:rsidRPr="00462199" w:rsidRDefault="00D179D6" w:rsidP="00337061">
            <w:pPr>
              <w:pStyle w:val="TableAshurst"/>
            </w:pPr>
            <w:r w:rsidRPr="00462199">
              <w:t>means the mean hydrogen density at line pressure and temperature (</w:t>
            </w:r>
            <w:r w:rsidRPr="00462199">
              <w:rPr>
                <w:i/>
              </w:rPr>
              <w:t>expressed in kg/</w:t>
            </w:r>
            <w:r w:rsidR="00992C64" w:rsidRPr="00A02A4D">
              <w:rPr>
                <w:i/>
                <w:iCs/>
              </w:rPr>
              <w:t>Am</w:t>
            </w:r>
            <w:r w:rsidR="00992C64" w:rsidRPr="00A02A4D">
              <w:rPr>
                <w:i/>
                <w:iCs/>
                <w:vertAlign w:val="superscript"/>
              </w:rPr>
              <w:t>3</w:t>
            </w:r>
            <w:r w:rsidRPr="00462199">
              <w:t>) in each Reporting Unit (</w:t>
            </w:r>
            <w:r w:rsidRPr="00462199">
              <w:rPr>
                <w:i/>
              </w:rPr>
              <w:t>i</w:t>
            </w:r>
            <w:r w:rsidRPr="00462199">
              <w:t>)</w:t>
            </w:r>
          </w:p>
        </w:tc>
      </w:tr>
      <w:tr w:rsidR="00D179D6" w:rsidRPr="00462199" w14:paraId="59CBADD7" w14:textId="77777777" w:rsidTr="00337061">
        <w:tc>
          <w:tcPr>
            <w:tcW w:w="1140" w:type="dxa"/>
            <w:tcMar>
              <w:left w:w="108" w:type="dxa"/>
              <w:right w:w="108" w:type="dxa"/>
            </w:tcMar>
          </w:tcPr>
          <w:p w14:paraId="59813A66"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567" w:type="dxa"/>
            <w:tcMar>
              <w:left w:w="108" w:type="dxa"/>
              <w:right w:w="108" w:type="dxa"/>
            </w:tcMar>
          </w:tcPr>
          <w:p w14:paraId="4DAA2DED" w14:textId="77777777" w:rsidR="00D179D6" w:rsidRPr="00462199" w:rsidRDefault="00D179D6" w:rsidP="00337061">
            <w:pPr>
              <w:pStyle w:val="TableAshurst"/>
            </w:pPr>
            <w:r w:rsidRPr="00462199">
              <w:t>=</w:t>
            </w:r>
          </w:p>
        </w:tc>
        <w:tc>
          <w:tcPr>
            <w:tcW w:w="5306" w:type="dxa"/>
            <w:tcMar>
              <w:left w:w="108" w:type="dxa"/>
              <w:right w:w="108" w:type="dxa"/>
            </w:tcMar>
          </w:tcPr>
          <w:p w14:paraId="14B0B2E5" w14:textId="77777777" w:rsidR="00D179D6" w:rsidRPr="00462199" w:rsidRDefault="00D179D6" w:rsidP="00337061">
            <w:pPr>
              <w:pStyle w:val="TableAshurst"/>
            </w:pPr>
            <w:r w:rsidRPr="00462199">
              <w:t>means the number of seconds in each Reporting Unit (</w:t>
            </w:r>
            <w:r w:rsidRPr="00462199">
              <w:rPr>
                <w:i/>
              </w:rPr>
              <w:t>i</w:t>
            </w:r>
            <w:r w:rsidRPr="00462199">
              <w:t>)</w:t>
            </w:r>
          </w:p>
        </w:tc>
      </w:tr>
    </w:tbl>
    <w:p w14:paraId="75D90936" w14:textId="77777777" w:rsidR="00D179D6" w:rsidRPr="00462199" w:rsidRDefault="00D179D6" w:rsidP="00337061">
      <w:pPr>
        <w:pStyle w:val="B4Ashurst"/>
      </w:pPr>
      <w:r w:rsidRPr="00462199">
        <w:t>in each case at least once per Reporting Unit for CCUS-Enabled Facilities and at least once per Billing Period for Electrolytic Facilities:</w:t>
      </w:r>
    </w:p>
    <w:p w14:paraId="22436357" w14:textId="77777777" w:rsidR="00D179D6" w:rsidRPr="00462199" w:rsidRDefault="00D179D6" w:rsidP="00337061">
      <w:pPr>
        <w:pStyle w:val="SH4Ashurst"/>
      </w:pPr>
      <w:bookmarkStart w:id="8474" w:name="_Ref144116522"/>
      <w:r w:rsidRPr="00462199">
        <w:t>the mass fraction of Hydrogen within the gas, based on the compositional analysis of the hydrogen routed to the Hydrogen Meter Measurement Point obtained from the Hydrogen Analysis Equipment, and calculated as follows:</w:t>
      </w:r>
      <w:bookmarkEnd w:id="8474"/>
    </w:p>
    <w:p w14:paraId="0E46CADD" w14:textId="77777777" w:rsidR="00D179D6" w:rsidRPr="00462199" w:rsidRDefault="00F47FCB" w:rsidP="00337061">
      <w:pPr>
        <w:pStyle w:val="NormalAshurs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H</m:t>
                  </m:r>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Mr</m:t>
                  </m:r>
                </m:e>
                <m:sub>
                  <m:r>
                    <w:rPr>
                      <w:rFonts w:ascii="Cambria Math" w:hAnsi="Cambria Math"/>
                    </w:rPr>
                    <m:t>H</m:t>
                  </m:r>
                  <m:r>
                    <m:rPr>
                      <m:sty m:val="p"/>
                    </m:rPr>
                    <w:rPr>
                      <w:rFonts w:ascii="Cambria Math" w:hAnsi="Cambria Math"/>
                    </w:rPr>
                    <m:t>2</m:t>
                  </m:r>
                </m:sub>
              </m:sSub>
            </m:num>
            <m:den>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species</m:t>
                  </m:r>
                  <m:r>
                    <m:rPr>
                      <m:sty m:val="p"/>
                    </m:rPr>
                    <w:rPr>
                      <w:rFonts w:ascii="Cambria Math" w:hAnsi="Cambria Math"/>
                    </w:rPr>
                    <m:t xml:space="preserve"> </m:t>
                  </m:r>
                  <m:r>
                    <w:rPr>
                      <w:rFonts w:ascii="Cambria Math" w:hAnsi="Cambria Math"/>
                    </w:rPr>
                    <m:t>z</m:t>
                  </m:r>
                </m:sub>
                <m:sup/>
                <m:e>
                  <m:sSub>
                    <m:sSubPr>
                      <m:ctrlPr>
                        <w:rPr>
                          <w:rFonts w:ascii="Cambria Math" w:hAnsi="Cambria Math"/>
                        </w:rPr>
                      </m:ctrlPr>
                    </m:sSubPr>
                    <m:e>
                      <m:r>
                        <m:rPr>
                          <m:sty m:val="p"/>
                        </m:rPr>
                        <w:rPr>
                          <w:rFonts w:ascii="Cambria Math" w:hAnsi="Cambria Math"/>
                        </w:rPr>
                        <m:t>(</m:t>
                      </m:r>
                      <m:r>
                        <w:rPr>
                          <w:rFonts w:ascii="Cambria Math" w:hAnsi="Cambria Math"/>
                        </w:rPr>
                        <m:t>x</m:t>
                      </m:r>
                    </m:e>
                    <m:sub>
                      <m:r>
                        <w:rPr>
                          <w:rFonts w:ascii="Cambria Math" w:hAnsi="Cambria Math"/>
                        </w:rPr>
                        <m:t>z</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Mr</m:t>
                      </m:r>
                    </m:e>
                    <m:sub>
                      <m:r>
                        <w:rPr>
                          <w:rFonts w:ascii="Cambria Math" w:hAnsi="Cambria Math"/>
                        </w:rPr>
                        <m:t>z</m:t>
                      </m:r>
                      <m:r>
                        <m:rPr>
                          <m:sty m:val="p"/>
                        </m:rPr>
                        <w:rPr>
                          <w:rFonts w:ascii="Cambria Math" w:hAnsi="Cambria Math"/>
                        </w:rPr>
                        <m:t xml:space="preserve"> </m:t>
                      </m:r>
                    </m:sub>
                  </m:sSub>
                </m:e>
              </m:nary>
              <m:r>
                <m:rPr>
                  <m:sty m:val="p"/>
                </m:rPr>
                <w:rPr>
                  <w:rFonts w:ascii="Cambria Math" w:hAnsi="Cambria Math"/>
                </w:rPr>
                <m:t>)</m:t>
              </m:r>
            </m:den>
          </m:f>
        </m:oMath>
      </m:oMathPara>
    </w:p>
    <w:p w14:paraId="4CE133FC" w14:textId="77777777" w:rsidR="00D179D6" w:rsidRPr="00462199" w:rsidRDefault="00D179D6" w:rsidP="00337061">
      <w:pPr>
        <w:pStyle w:val="B4Ashurst"/>
      </w:pPr>
      <w:r w:rsidRPr="00462199">
        <w:t>where:</w:t>
      </w:r>
    </w:p>
    <w:tbl>
      <w:tblPr>
        <w:tblW w:w="7013" w:type="dxa"/>
        <w:tblInd w:w="2030" w:type="dxa"/>
        <w:tblCellMar>
          <w:left w:w="10" w:type="dxa"/>
          <w:right w:w="10" w:type="dxa"/>
        </w:tblCellMar>
        <w:tblLook w:val="04A0" w:firstRow="1" w:lastRow="0" w:firstColumn="1" w:lastColumn="0" w:noHBand="0" w:noVBand="1"/>
      </w:tblPr>
      <w:tblGrid>
        <w:gridCol w:w="1140"/>
        <w:gridCol w:w="567"/>
        <w:gridCol w:w="5306"/>
      </w:tblGrid>
      <w:tr w:rsidR="00D179D6" w:rsidRPr="00462199" w14:paraId="35C58C01" w14:textId="77777777" w:rsidTr="00337061">
        <w:tc>
          <w:tcPr>
            <w:tcW w:w="1140" w:type="dxa"/>
            <w:tcMar>
              <w:left w:w="108" w:type="dxa"/>
              <w:right w:w="108" w:type="dxa"/>
            </w:tcMar>
          </w:tcPr>
          <w:p w14:paraId="7694311F" w14:textId="77777777" w:rsidR="00D179D6" w:rsidRPr="00462199" w:rsidRDefault="00F47FCB" w:rsidP="00337061">
            <w:pPr>
              <w:pStyle w:val="TableAshurst"/>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2</m:t>
                    </m:r>
                  </m:sub>
                </m:sSub>
              </m:oMath>
            </m:oMathPara>
          </w:p>
        </w:tc>
        <w:tc>
          <w:tcPr>
            <w:tcW w:w="567" w:type="dxa"/>
            <w:tcMar>
              <w:left w:w="108" w:type="dxa"/>
              <w:right w:w="108" w:type="dxa"/>
            </w:tcMar>
          </w:tcPr>
          <w:p w14:paraId="2E2D65A7" w14:textId="77777777" w:rsidR="00D179D6" w:rsidRPr="00462199" w:rsidRDefault="00D179D6" w:rsidP="00337061">
            <w:pPr>
              <w:pStyle w:val="TableAshurst"/>
            </w:pPr>
            <w:r w:rsidRPr="00462199">
              <w:t>=</w:t>
            </w:r>
          </w:p>
        </w:tc>
        <w:tc>
          <w:tcPr>
            <w:tcW w:w="5306" w:type="dxa"/>
            <w:tcMar>
              <w:left w:w="108" w:type="dxa"/>
              <w:right w:w="108" w:type="dxa"/>
            </w:tcMar>
          </w:tcPr>
          <w:p w14:paraId="1EA18705" w14:textId="77777777" w:rsidR="00D179D6" w:rsidRPr="00462199" w:rsidRDefault="00D179D6" w:rsidP="00337061">
            <w:pPr>
              <w:pStyle w:val="TableAshurst"/>
            </w:pPr>
            <w:r w:rsidRPr="00462199">
              <w:t>means the mass fraction of Hydrogen within the gas stream</w:t>
            </w:r>
          </w:p>
        </w:tc>
      </w:tr>
      <w:tr w:rsidR="00D179D6" w:rsidRPr="00462199" w14:paraId="303A8B75" w14:textId="77777777" w:rsidTr="00337061">
        <w:tc>
          <w:tcPr>
            <w:tcW w:w="1140" w:type="dxa"/>
            <w:tcMar>
              <w:left w:w="108" w:type="dxa"/>
              <w:right w:w="108" w:type="dxa"/>
            </w:tcMar>
          </w:tcPr>
          <w:p w14:paraId="7698DD40" w14:textId="77777777" w:rsidR="00D179D6" w:rsidRPr="00462199" w:rsidRDefault="00F47FCB" w:rsidP="00337061">
            <w:pPr>
              <w:pStyle w:val="TableAshurst"/>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H</m:t>
                    </m:r>
                    <m:r>
                      <m:rPr>
                        <m:sty m:val="p"/>
                      </m:rPr>
                      <w:rPr>
                        <w:rFonts w:ascii="Cambria Math" w:hAnsi="Cambria Math"/>
                      </w:rPr>
                      <m:t>2</m:t>
                    </m:r>
                  </m:sub>
                </m:sSub>
              </m:oMath>
            </m:oMathPara>
          </w:p>
        </w:tc>
        <w:tc>
          <w:tcPr>
            <w:tcW w:w="567" w:type="dxa"/>
            <w:tcMar>
              <w:left w:w="108" w:type="dxa"/>
              <w:right w:w="108" w:type="dxa"/>
            </w:tcMar>
          </w:tcPr>
          <w:p w14:paraId="616CC6C0" w14:textId="77777777" w:rsidR="00D179D6" w:rsidRPr="00462199" w:rsidRDefault="00D179D6" w:rsidP="00337061">
            <w:pPr>
              <w:pStyle w:val="TableAshurst"/>
            </w:pPr>
            <w:r w:rsidRPr="00462199">
              <w:t>=</w:t>
            </w:r>
          </w:p>
        </w:tc>
        <w:tc>
          <w:tcPr>
            <w:tcW w:w="5306" w:type="dxa"/>
            <w:tcMar>
              <w:left w:w="108" w:type="dxa"/>
              <w:right w:w="108" w:type="dxa"/>
            </w:tcMar>
          </w:tcPr>
          <w:p w14:paraId="2511A02C" w14:textId="77777777" w:rsidR="00D179D6" w:rsidRPr="00462199" w:rsidRDefault="00D179D6" w:rsidP="00337061">
            <w:pPr>
              <w:pStyle w:val="TableAshurst"/>
            </w:pPr>
            <w:r w:rsidRPr="00462199">
              <w:t>means the mole fraction of Hydrogen within the gas stream</w:t>
            </w:r>
          </w:p>
        </w:tc>
      </w:tr>
      <w:tr w:rsidR="00D179D6" w:rsidRPr="00462199" w14:paraId="4949BE98" w14:textId="77777777" w:rsidTr="00337061">
        <w:tc>
          <w:tcPr>
            <w:tcW w:w="1140" w:type="dxa"/>
            <w:tcMar>
              <w:left w:w="108" w:type="dxa"/>
              <w:right w:w="108" w:type="dxa"/>
            </w:tcMar>
          </w:tcPr>
          <w:p w14:paraId="5104C851"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Mr</m:t>
                    </m:r>
                  </m:e>
                  <m:sub>
                    <m:r>
                      <w:rPr>
                        <w:rFonts w:ascii="Cambria Math" w:hAnsi="Cambria Math"/>
                      </w:rPr>
                      <m:t>H</m:t>
                    </m:r>
                    <m:r>
                      <m:rPr>
                        <m:sty m:val="p"/>
                      </m:rPr>
                      <w:rPr>
                        <w:rFonts w:ascii="Cambria Math" w:hAnsi="Cambria Math"/>
                      </w:rPr>
                      <m:t>2</m:t>
                    </m:r>
                  </m:sub>
                </m:sSub>
              </m:oMath>
            </m:oMathPara>
          </w:p>
        </w:tc>
        <w:tc>
          <w:tcPr>
            <w:tcW w:w="567" w:type="dxa"/>
            <w:tcMar>
              <w:left w:w="108" w:type="dxa"/>
              <w:right w:w="108" w:type="dxa"/>
            </w:tcMar>
          </w:tcPr>
          <w:p w14:paraId="3F85A9D6" w14:textId="77777777" w:rsidR="00D179D6" w:rsidRPr="00462199" w:rsidRDefault="00D179D6" w:rsidP="00337061">
            <w:pPr>
              <w:pStyle w:val="TableAshurst"/>
            </w:pPr>
            <w:r w:rsidRPr="00462199">
              <w:t>=</w:t>
            </w:r>
          </w:p>
        </w:tc>
        <w:tc>
          <w:tcPr>
            <w:tcW w:w="5306" w:type="dxa"/>
            <w:tcMar>
              <w:left w:w="108" w:type="dxa"/>
              <w:right w:w="108" w:type="dxa"/>
            </w:tcMar>
          </w:tcPr>
          <w:p w14:paraId="05D14B7D" w14:textId="77777777" w:rsidR="00D179D6" w:rsidRPr="00462199" w:rsidRDefault="00D179D6" w:rsidP="00337061">
            <w:pPr>
              <w:pStyle w:val="TableAshurst"/>
            </w:pPr>
            <w:r w:rsidRPr="00462199">
              <w:t>means the molar mass of molecular Hydrogen (</w:t>
            </w:r>
            <w:r w:rsidRPr="00462199">
              <w:rPr>
                <w:i/>
              </w:rPr>
              <w:t>expressed in g/mol</w:t>
            </w:r>
            <w:r w:rsidRPr="00462199">
              <w:t>)</w:t>
            </w:r>
          </w:p>
        </w:tc>
      </w:tr>
      <w:tr w:rsidR="00D179D6" w:rsidRPr="00462199" w14:paraId="566D354F" w14:textId="77777777" w:rsidTr="00337061">
        <w:tc>
          <w:tcPr>
            <w:tcW w:w="1140" w:type="dxa"/>
            <w:tcMar>
              <w:left w:w="108" w:type="dxa"/>
              <w:right w:w="108" w:type="dxa"/>
            </w:tcMar>
          </w:tcPr>
          <w:p w14:paraId="2D21B24C"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z</m:t>
                    </m:r>
                  </m:sub>
                </m:sSub>
              </m:oMath>
            </m:oMathPara>
          </w:p>
        </w:tc>
        <w:tc>
          <w:tcPr>
            <w:tcW w:w="567" w:type="dxa"/>
            <w:tcMar>
              <w:left w:w="108" w:type="dxa"/>
              <w:right w:w="108" w:type="dxa"/>
            </w:tcMar>
          </w:tcPr>
          <w:p w14:paraId="00C1E8BA" w14:textId="77777777" w:rsidR="00D179D6" w:rsidRPr="00462199" w:rsidRDefault="00D179D6" w:rsidP="00337061">
            <w:pPr>
              <w:pStyle w:val="TableAshurst"/>
            </w:pPr>
            <w:r w:rsidRPr="00462199">
              <w:t>=</w:t>
            </w:r>
          </w:p>
        </w:tc>
        <w:tc>
          <w:tcPr>
            <w:tcW w:w="5306" w:type="dxa"/>
            <w:tcMar>
              <w:left w:w="108" w:type="dxa"/>
              <w:right w:w="108" w:type="dxa"/>
            </w:tcMar>
          </w:tcPr>
          <w:p w14:paraId="2A09D641" w14:textId="77777777" w:rsidR="00D179D6" w:rsidRPr="00462199" w:rsidRDefault="00D179D6" w:rsidP="00337061">
            <w:pPr>
              <w:pStyle w:val="TableAshurst"/>
            </w:pPr>
            <w:r w:rsidRPr="00462199">
              <w:t>means the mole fraction of each species z within the gas stream</w:t>
            </w:r>
          </w:p>
        </w:tc>
      </w:tr>
      <w:tr w:rsidR="00D179D6" w:rsidRPr="00462199" w14:paraId="4B55212C" w14:textId="77777777" w:rsidTr="00337061">
        <w:tc>
          <w:tcPr>
            <w:tcW w:w="1140" w:type="dxa"/>
            <w:tcMar>
              <w:left w:w="108" w:type="dxa"/>
              <w:right w:w="108" w:type="dxa"/>
            </w:tcMar>
          </w:tcPr>
          <w:p w14:paraId="36A2F7CC"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Mr</m:t>
                    </m:r>
                  </m:e>
                  <m:sub>
                    <m:r>
                      <w:rPr>
                        <w:rFonts w:ascii="Cambria Math" w:hAnsi="Cambria Math"/>
                      </w:rPr>
                      <m:t>z</m:t>
                    </m:r>
                  </m:sub>
                </m:sSub>
              </m:oMath>
            </m:oMathPara>
          </w:p>
        </w:tc>
        <w:tc>
          <w:tcPr>
            <w:tcW w:w="567" w:type="dxa"/>
            <w:tcMar>
              <w:left w:w="108" w:type="dxa"/>
              <w:right w:w="108" w:type="dxa"/>
            </w:tcMar>
          </w:tcPr>
          <w:p w14:paraId="2509120C" w14:textId="77777777" w:rsidR="00D179D6" w:rsidRPr="00462199" w:rsidRDefault="00D179D6" w:rsidP="00337061">
            <w:pPr>
              <w:pStyle w:val="TableAshurst"/>
            </w:pPr>
            <w:r w:rsidRPr="00462199">
              <w:t>=</w:t>
            </w:r>
          </w:p>
        </w:tc>
        <w:tc>
          <w:tcPr>
            <w:tcW w:w="5306" w:type="dxa"/>
            <w:tcMar>
              <w:left w:w="108" w:type="dxa"/>
              <w:right w:w="108" w:type="dxa"/>
            </w:tcMar>
          </w:tcPr>
          <w:p w14:paraId="68060E07" w14:textId="77777777" w:rsidR="00D179D6" w:rsidRPr="00462199" w:rsidRDefault="00D179D6" w:rsidP="00337061">
            <w:pPr>
              <w:pStyle w:val="TableAshurst"/>
            </w:pPr>
            <w:r w:rsidRPr="00462199">
              <w:t>means the molar mass of species z (</w:t>
            </w:r>
            <w:r w:rsidRPr="00462199">
              <w:rPr>
                <w:i/>
              </w:rPr>
              <w:t>expressed in g/mol</w:t>
            </w:r>
            <w:r w:rsidRPr="00462199">
              <w:t>) within the gas stream and determined by the Hydrogen Analysis Equipment</w:t>
            </w:r>
          </w:p>
        </w:tc>
      </w:tr>
    </w:tbl>
    <w:p w14:paraId="1BE66DC7" w14:textId="77777777" w:rsidR="00D179D6" w:rsidRPr="00462199" w:rsidRDefault="00D179D6" w:rsidP="00337061">
      <w:pPr>
        <w:pStyle w:val="SH4Ashurst"/>
      </w:pPr>
      <w:bookmarkStart w:id="8475" w:name="_Ref144116523"/>
      <w:r w:rsidRPr="00462199">
        <w:t>at least once per Reporting Unit for CCUS-Enabled Facilities and at least once per Billing Period for Electrolytic Facilities, the net calorific value (</w:t>
      </w:r>
      <w:r w:rsidRPr="00462199">
        <w:rPr>
          <w:i/>
        </w:rPr>
        <w:t>expressed in MJ/kg</w:t>
      </w:r>
      <w:r w:rsidRPr="00462199">
        <w:t>) based on the compositional analysis of the hydrogen routed to the Hydrogen Meter Measurement Point obtained from the Hydrogen Analysis Equipment as per ISO 6976:2016;</w:t>
      </w:r>
      <w:bookmarkEnd w:id="8475"/>
    </w:p>
    <w:p w14:paraId="720E2822" w14:textId="77777777" w:rsidR="00D179D6" w:rsidRPr="00462199" w:rsidRDefault="00D179D6" w:rsidP="00337061">
      <w:pPr>
        <w:pStyle w:val="SH4Ashurst"/>
      </w:pPr>
      <w:bookmarkStart w:id="8476" w:name="_Ref144116524"/>
      <w:r w:rsidRPr="00462199">
        <w:t>the Measured Hydrogen Output (</w:t>
      </w:r>
      <w:r w:rsidRPr="00462199">
        <w:rPr>
          <w:i/>
        </w:rPr>
        <w:t>expressed in MWh HHV</w:t>
      </w:r>
      <w:r w:rsidRPr="00462199">
        <w:t>) in each Reporting Unit, calculated as follows:</w:t>
      </w:r>
      <w:bookmarkEnd w:id="8476"/>
    </w:p>
    <w:p w14:paraId="24268D13" w14:textId="77777777" w:rsidR="00D179D6" w:rsidRPr="00462199" w:rsidRDefault="00F47FCB" w:rsidP="00337061">
      <w:pPr>
        <w:pStyle w:val="NormalAshurst"/>
      </w:pPr>
      <m:oMathPara>
        <m:oMath>
          <m:sSub>
            <m:sSubPr>
              <m:ctrlPr>
                <w:rPr>
                  <w:rFonts w:ascii="Cambria Math" w:hAnsi="Cambria Math" w:cs="Arial"/>
                </w:rPr>
              </m:ctrlPr>
            </m:sSubPr>
            <m:e>
              <m:r>
                <w:rPr>
                  <w:rFonts w:ascii="Cambria Math" w:hAnsi="Cambria Math"/>
                </w:rPr>
                <m:t>H</m:t>
              </m:r>
            </m:e>
            <m:sub>
              <m:r>
                <m:rPr>
                  <m:sty m:val="p"/>
                </m:rPr>
                <w:rPr>
                  <w:rFonts w:ascii="Cambria Math" w:hAnsi="Cambria Math"/>
                </w:rPr>
                <m:t>2</m:t>
              </m:r>
            </m:sub>
          </m:sSub>
          <m:sSub>
            <m:sSubPr>
              <m:ctrlPr>
                <w:rPr>
                  <w:rFonts w:ascii="Cambria Math" w:hAnsi="Cambria Math" w:cs="Arial"/>
                </w:rPr>
              </m:ctrlPr>
            </m:sSubPr>
            <m:e>
              <m:r>
                <w:rPr>
                  <w:rFonts w:ascii="Cambria Math" w:hAnsi="Cambria Math"/>
                </w:rPr>
                <m:t>Output</m:t>
              </m:r>
            </m:e>
            <m:sub>
              <m:r>
                <w:rPr>
                  <w:rFonts w:ascii="Cambria Math" w:hAnsi="Cambria Math"/>
                </w:rPr>
                <m:t>i</m:t>
              </m:r>
            </m:sub>
          </m:sSub>
          <m:r>
            <m:rPr>
              <m:sty m:val="p"/>
            </m:rPr>
            <w:rPr>
              <w:rFonts w:ascii="Cambria Math" w:hAnsi="Cambria Math"/>
            </w:rPr>
            <m:t xml:space="preserve">= </m:t>
          </m:r>
          <m:f>
            <m:fPr>
              <m:ctrlPr>
                <w:rPr>
                  <w:rFonts w:ascii="Cambria Math" w:hAnsi="Cambria Math" w:cs="Arial"/>
                </w:rPr>
              </m:ctrlPr>
            </m:fPr>
            <m:num>
              <m:sSub>
                <m:sSubPr>
                  <m:ctrlPr>
                    <w:rPr>
                      <w:rFonts w:ascii="Cambria Math" w:hAnsi="Cambria Math" w:cs="Arial"/>
                    </w:rPr>
                  </m:ctrlPr>
                </m:sSubPr>
                <m:e>
                  <m:r>
                    <w:rPr>
                      <w:rFonts w:ascii="Cambria Math" w:hAnsi="Cambria Math"/>
                    </w:rPr>
                    <m:t>Mass</m:t>
                  </m:r>
                </m:e>
                <m:sub>
                  <m:r>
                    <w:rPr>
                      <w:rFonts w:ascii="Cambria Math" w:hAnsi="Cambria Math"/>
                    </w:rPr>
                    <m:t>i</m:t>
                  </m:r>
                </m:sub>
              </m:sSub>
              <m:r>
                <m:rPr>
                  <m:sty m:val="p"/>
                </m:rPr>
                <w:rPr>
                  <w:rFonts w:ascii="Cambria Math" w:hAnsi="Cambria Math"/>
                </w:rPr>
                <m:t xml:space="preserve">* </m:t>
              </m:r>
              <m:sSub>
                <m:sSubPr>
                  <m:ctrlPr>
                    <w:rPr>
                      <w:rFonts w:ascii="Cambria Math" w:hAnsi="Cambria Math" w:cs="Arial"/>
                    </w:rPr>
                  </m:ctrlPr>
                </m:sSubPr>
                <m:e>
                  <m:r>
                    <w:rPr>
                      <w:rFonts w:ascii="Cambria Math" w:hAnsi="Cambria Math"/>
                    </w:rPr>
                    <m:t>w</m:t>
                  </m:r>
                </m:e>
                <m:sub>
                  <m:r>
                    <w:rPr>
                      <w:rFonts w:ascii="Cambria Math" w:hAnsi="Cambria Math"/>
                    </w:rPr>
                    <m:t>H</m:t>
                  </m:r>
                  <m:r>
                    <m:rPr>
                      <m:sty m:val="p"/>
                    </m:rPr>
                    <w:rPr>
                      <w:rFonts w:ascii="Cambria Math" w:hAnsi="Cambria Math"/>
                    </w:rPr>
                    <m:t>2</m:t>
                  </m:r>
                </m:sub>
              </m:sSub>
              <m:r>
                <m:rPr>
                  <m:sty m:val="p"/>
                </m:rPr>
                <w:rPr>
                  <w:rFonts w:ascii="Cambria Math" w:hAnsi="Cambria Math"/>
                </w:rPr>
                <m:t>*141.7</m:t>
              </m:r>
            </m:num>
            <m:den>
              <m:r>
                <m:rPr>
                  <m:sty m:val="p"/>
                </m:rPr>
                <w:rPr>
                  <w:rFonts w:ascii="Cambria Math" w:hAnsi="Cambria Math"/>
                </w:rPr>
                <m:t>3.6</m:t>
              </m:r>
            </m:den>
          </m:f>
        </m:oMath>
      </m:oMathPara>
    </w:p>
    <w:p w14:paraId="75FEDAF4" w14:textId="77777777" w:rsidR="00D179D6" w:rsidRPr="00462199" w:rsidRDefault="00D179D6" w:rsidP="00337061">
      <w:pPr>
        <w:pStyle w:val="B4Ashurst"/>
      </w:pPr>
      <w:r w:rsidRPr="00462199">
        <w:t>where:</w:t>
      </w:r>
    </w:p>
    <w:tbl>
      <w:tblPr>
        <w:tblW w:w="7013" w:type="dxa"/>
        <w:tblInd w:w="2025" w:type="dxa"/>
        <w:tblCellMar>
          <w:left w:w="10" w:type="dxa"/>
          <w:right w:w="10" w:type="dxa"/>
        </w:tblCellMar>
        <w:tblLook w:val="04A0" w:firstRow="1" w:lastRow="0" w:firstColumn="1" w:lastColumn="0" w:noHBand="0" w:noVBand="1"/>
      </w:tblPr>
      <w:tblGrid>
        <w:gridCol w:w="1385"/>
        <w:gridCol w:w="556"/>
        <w:gridCol w:w="5072"/>
      </w:tblGrid>
      <w:tr w:rsidR="00D179D6" w:rsidRPr="00462199" w14:paraId="3CDC97F1" w14:textId="77777777" w:rsidTr="00337061">
        <w:tc>
          <w:tcPr>
            <w:tcW w:w="1385" w:type="dxa"/>
            <w:tcMar>
              <w:left w:w="108" w:type="dxa"/>
              <w:right w:w="108" w:type="dxa"/>
            </w:tcMar>
          </w:tcPr>
          <w:p w14:paraId="4D22C6AA" w14:textId="77777777" w:rsidR="00D179D6" w:rsidRPr="00462199" w:rsidRDefault="00F47FCB" w:rsidP="00337061">
            <w:pPr>
              <w:pStyle w:val="TableAshurst"/>
            </w:pPr>
            <m:oMathPara>
              <m:oMathParaPr>
                <m:jc m:val="left"/>
              </m:oMathParaPr>
              <m:oMath>
                <m:sSub>
                  <m:sSubPr>
                    <m:ctrlPr>
                      <w:rPr>
                        <w:rFonts w:ascii="Cambria Math" w:hAnsi="Cambria Math" w:cs="Arial"/>
                      </w:rPr>
                    </m:ctrlPr>
                  </m:sSubPr>
                  <m:e>
                    <m:r>
                      <w:rPr>
                        <w:rFonts w:ascii="Cambria Math" w:hAnsi="Cambria Math"/>
                      </w:rPr>
                      <m:t>H</m:t>
                    </m:r>
                  </m:e>
                  <m:sub>
                    <m:r>
                      <m:rPr>
                        <m:sty m:val="p"/>
                      </m:rPr>
                      <w:rPr>
                        <w:rFonts w:ascii="Cambria Math" w:hAnsi="Cambria Math"/>
                      </w:rPr>
                      <m:t>2</m:t>
                    </m:r>
                  </m:sub>
                </m:sSub>
                <m:sSub>
                  <m:sSubPr>
                    <m:ctrlPr>
                      <w:rPr>
                        <w:rFonts w:ascii="Cambria Math" w:hAnsi="Cambria Math" w:cs="Arial"/>
                      </w:rPr>
                    </m:ctrlPr>
                  </m:sSubPr>
                  <m:e>
                    <m:r>
                      <w:rPr>
                        <w:rFonts w:ascii="Cambria Math" w:hAnsi="Cambria Math"/>
                      </w:rPr>
                      <m:t>Output</m:t>
                    </m:r>
                  </m:e>
                  <m:sub>
                    <m:r>
                      <w:rPr>
                        <w:rFonts w:ascii="Cambria Math" w:hAnsi="Cambria Math" w:cs="Arial"/>
                      </w:rPr>
                      <m:t>i</m:t>
                    </m:r>
                  </m:sub>
                </m:sSub>
              </m:oMath>
            </m:oMathPara>
          </w:p>
        </w:tc>
        <w:tc>
          <w:tcPr>
            <w:tcW w:w="556" w:type="dxa"/>
            <w:tcMar>
              <w:left w:w="108" w:type="dxa"/>
              <w:right w:w="108" w:type="dxa"/>
            </w:tcMar>
          </w:tcPr>
          <w:p w14:paraId="4A2C43B2" w14:textId="77777777" w:rsidR="00D179D6" w:rsidRPr="00462199" w:rsidRDefault="00D179D6" w:rsidP="00337061">
            <w:pPr>
              <w:pStyle w:val="TableAshurst"/>
            </w:pPr>
            <w:r w:rsidRPr="00462199">
              <w:t>=</w:t>
            </w:r>
          </w:p>
        </w:tc>
        <w:tc>
          <w:tcPr>
            <w:tcW w:w="5072" w:type="dxa"/>
            <w:tcMar>
              <w:left w:w="108" w:type="dxa"/>
              <w:right w:w="108" w:type="dxa"/>
            </w:tcMar>
          </w:tcPr>
          <w:p w14:paraId="1F2DD8A3" w14:textId="77777777" w:rsidR="00D179D6" w:rsidRPr="00462199" w:rsidRDefault="00D179D6" w:rsidP="00337061">
            <w:pPr>
              <w:pStyle w:val="TableAshurst"/>
            </w:pPr>
            <w:r w:rsidRPr="00462199">
              <w:t>means the Measured Hydrogen Output (</w:t>
            </w:r>
            <w:r w:rsidRPr="00462199">
              <w:rPr>
                <w:i/>
              </w:rPr>
              <w:t>expressed in MWh HHV</w:t>
            </w:r>
            <w:r w:rsidRPr="00462199">
              <w:t xml:space="preserve">) in each Reporting Unit </w:t>
            </w:r>
            <w:r w:rsidRPr="00462199">
              <w:rPr>
                <w:i/>
              </w:rPr>
              <w:t>(i)</w:t>
            </w:r>
          </w:p>
        </w:tc>
      </w:tr>
      <w:tr w:rsidR="00D179D6" w:rsidRPr="00462199" w14:paraId="5636A462" w14:textId="77777777" w:rsidTr="00337061">
        <w:tc>
          <w:tcPr>
            <w:tcW w:w="1385" w:type="dxa"/>
            <w:tcMar>
              <w:left w:w="108" w:type="dxa"/>
              <w:right w:w="108" w:type="dxa"/>
            </w:tcMar>
          </w:tcPr>
          <w:p w14:paraId="75BDD143" w14:textId="77777777" w:rsidR="00D179D6" w:rsidRPr="00462199" w:rsidRDefault="00F47FCB" w:rsidP="00337061">
            <w:pPr>
              <w:pStyle w:val="TableAshurst"/>
            </w:pPr>
            <m:oMathPara>
              <m:oMathParaPr>
                <m:jc m:val="left"/>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oMath>
            </m:oMathPara>
          </w:p>
        </w:tc>
        <w:tc>
          <w:tcPr>
            <w:tcW w:w="556" w:type="dxa"/>
            <w:tcMar>
              <w:left w:w="108" w:type="dxa"/>
              <w:right w:w="108" w:type="dxa"/>
            </w:tcMar>
          </w:tcPr>
          <w:p w14:paraId="0E11F9F1" w14:textId="77777777" w:rsidR="00D179D6" w:rsidRPr="00462199" w:rsidRDefault="00D179D6" w:rsidP="00337061">
            <w:pPr>
              <w:pStyle w:val="TableAshurst"/>
            </w:pPr>
            <w:r w:rsidRPr="00462199">
              <w:t>=</w:t>
            </w:r>
          </w:p>
        </w:tc>
        <w:tc>
          <w:tcPr>
            <w:tcW w:w="5072" w:type="dxa"/>
            <w:tcMar>
              <w:left w:w="108" w:type="dxa"/>
              <w:right w:w="108" w:type="dxa"/>
            </w:tcMar>
          </w:tcPr>
          <w:p w14:paraId="62AE5D1A" w14:textId="77777777" w:rsidR="00D179D6" w:rsidRPr="00462199" w:rsidRDefault="00D179D6" w:rsidP="00337061">
            <w:pPr>
              <w:pStyle w:val="TableAshurst"/>
            </w:pPr>
            <w:r w:rsidRPr="00462199">
              <w:t>means the total mass of hydrogen (</w:t>
            </w:r>
            <w:r w:rsidRPr="00462199">
              <w:rPr>
                <w:i/>
              </w:rPr>
              <w:t>expressed in tonnes</w:t>
            </w:r>
            <w:r w:rsidRPr="00462199">
              <w:t>) in each Reporting Unit (</w:t>
            </w:r>
            <w:r w:rsidRPr="00462199">
              <w:rPr>
                <w:i/>
              </w:rPr>
              <w:t>i</w:t>
            </w:r>
            <w:r w:rsidRPr="00462199">
              <w:t>)</w:t>
            </w:r>
          </w:p>
        </w:tc>
      </w:tr>
      <w:tr w:rsidR="00D179D6" w:rsidRPr="00462199" w14:paraId="2EEA6CBF" w14:textId="77777777" w:rsidTr="00337061">
        <w:tc>
          <w:tcPr>
            <w:tcW w:w="1385" w:type="dxa"/>
            <w:tcMar>
              <w:left w:w="108" w:type="dxa"/>
              <w:right w:w="108" w:type="dxa"/>
            </w:tcMar>
          </w:tcPr>
          <w:p w14:paraId="094D19B3" w14:textId="77777777" w:rsidR="00D179D6" w:rsidRPr="00462199" w:rsidRDefault="00F47FCB" w:rsidP="00337061">
            <w:pPr>
              <w:pStyle w:val="TableAshurst"/>
              <w:rPr>
                <w:rFonts w:eastAsia="Microsoft JhengHei" w:cs="Noto Naskh Arabic"/>
              </w:rPr>
            </w:pPr>
            <m:oMathPara>
              <m:oMathParaPr>
                <m:jc m:val="left"/>
              </m:oMathParaPr>
              <m:oMath>
                <m:sSub>
                  <m:sSubPr>
                    <m:ctrlPr>
                      <w:rPr>
                        <w:rFonts w:ascii="Cambria Math" w:hAnsi="Cambria Math" w:cs="Arial"/>
                      </w:rPr>
                    </m:ctrlPr>
                  </m:sSubPr>
                  <m:e>
                    <m:r>
                      <w:rPr>
                        <w:rFonts w:ascii="Cambria Math" w:hAnsi="Cambria Math"/>
                      </w:rPr>
                      <m:t>w</m:t>
                    </m:r>
                  </m:e>
                  <m:sub>
                    <m:r>
                      <w:rPr>
                        <w:rFonts w:ascii="Cambria Math" w:hAnsi="Cambria Math"/>
                      </w:rPr>
                      <m:t>H</m:t>
                    </m:r>
                    <m:r>
                      <m:rPr>
                        <m:sty m:val="p"/>
                      </m:rPr>
                      <w:rPr>
                        <w:rFonts w:ascii="Cambria Math" w:hAnsi="Cambria Math"/>
                      </w:rPr>
                      <m:t>2</m:t>
                    </m:r>
                  </m:sub>
                </m:sSub>
              </m:oMath>
            </m:oMathPara>
          </w:p>
        </w:tc>
        <w:tc>
          <w:tcPr>
            <w:tcW w:w="556" w:type="dxa"/>
            <w:tcMar>
              <w:left w:w="108" w:type="dxa"/>
              <w:right w:w="108" w:type="dxa"/>
            </w:tcMar>
          </w:tcPr>
          <w:p w14:paraId="6DDF9030" w14:textId="77777777" w:rsidR="00D179D6" w:rsidRPr="00462199" w:rsidRDefault="00D179D6" w:rsidP="00337061">
            <w:pPr>
              <w:pStyle w:val="TableAshurst"/>
            </w:pPr>
            <w:r w:rsidRPr="00462199">
              <w:t>=</w:t>
            </w:r>
          </w:p>
        </w:tc>
        <w:tc>
          <w:tcPr>
            <w:tcW w:w="5072" w:type="dxa"/>
            <w:tcMar>
              <w:left w:w="108" w:type="dxa"/>
              <w:right w:w="108" w:type="dxa"/>
            </w:tcMar>
          </w:tcPr>
          <w:p w14:paraId="34AB6910" w14:textId="77777777" w:rsidR="00D179D6" w:rsidRPr="00462199" w:rsidRDefault="00D179D6" w:rsidP="00337061">
            <w:pPr>
              <w:pStyle w:val="TableAshurst"/>
            </w:pPr>
            <w:r w:rsidRPr="00462199">
              <w:t>means the mass fraction of Hydrogen within the gas stream</w:t>
            </w:r>
          </w:p>
        </w:tc>
      </w:tr>
      <w:tr w:rsidR="00D179D6" w:rsidRPr="00462199" w14:paraId="186D67C3" w14:textId="77777777" w:rsidTr="00337061">
        <w:tc>
          <w:tcPr>
            <w:tcW w:w="1385" w:type="dxa"/>
            <w:tcMar>
              <w:left w:w="108" w:type="dxa"/>
              <w:right w:w="108" w:type="dxa"/>
            </w:tcMar>
          </w:tcPr>
          <w:p w14:paraId="725A9E5F" w14:textId="77777777" w:rsidR="00D179D6" w:rsidRPr="00462199" w:rsidRDefault="00D179D6" w:rsidP="00337061">
            <w:pPr>
              <w:pStyle w:val="TableAshurst"/>
            </w:pPr>
            <w:r w:rsidRPr="00462199">
              <w:t>141.7</w:t>
            </w:r>
          </w:p>
        </w:tc>
        <w:tc>
          <w:tcPr>
            <w:tcW w:w="556" w:type="dxa"/>
            <w:tcMar>
              <w:left w:w="108" w:type="dxa"/>
              <w:right w:w="108" w:type="dxa"/>
            </w:tcMar>
          </w:tcPr>
          <w:p w14:paraId="197A8B30" w14:textId="77777777" w:rsidR="00D179D6" w:rsidRPr="00462199" w:rsidRDefault="00D179D6" w:rsidP="00337061">
            <w:pPr>
              <w:pStyle w:val="TableAshurst"/>
            </w:pPr>
            <w:r w:rsidRPr="00462199">
              <w:t>=</w:t>
            </w:r>
          </w:p>
        </w:tc>
        <w:tc>
          <w:tcPr>
            <w:tcW w:w="5072" w:type="dxa"/>
            <w:tcMar>
              <w:left w:w="108" w:type="dxa"/>
              <w:right w:w="108" w:type="dxa"/>
            </w:tcMar>
          </w:tcPr>
          <w:p w14:paraId="0D3A80D7" w14:textId="77777777" w:rsidR="00D179D6" w:rsidRPr="00462199" w:rsidRDefault="00D179D6" w:rsidP="00337061">
            <w:pPr>
              <w:pStyle w:val="TableAshurst"/>
            </w:pPr>
            <w:r w:rsidRPr="00462199">
              <w:t>is the gross calorific value (higher heating value) of pure Hydrogen (</w:t>
            </w:r>
            <w:r w:rsidRPr="00462199">
              <w:rPr>
                <w:i/>
              </w:rPr>
              <w:t>expressed in MJ/kg</w:t>
            </w:r>
            <w:r w:rsidRPr="00462199">
              <w:t>), which is a constant</w:t>
            </w:r>
          </w:p>
        </w:tc>
      </w:tr>
      <w:tr w:rsidR="00D179D6" w:rsidRPr="00462199" w14:paraId="7B072E85" w14:textId="77777777" w:rsidTr="00337061">
        <w:tc>
          <w:tcPr>
            <w:tcW w:w="1385" w:type="dxa"/>
            <w:tcMar>
              <w:left w:w="108" w:type="dxa"/>
              <w:right w:w="108" w:type="dxa"/>
            </w:tcMar>
          </w:tcPr>
          <w:p w14:paraId="38326B66" w14:textId="77777777" w:rsidR="00D179D6" w:rsidRPr="00462199" w:rsidRDefault="00D179D6" w:rsidP="00337061">
            <w:pPr>
              <w:pStyle w:val="TableAshurst"/>
            </w:pPr>
            <w:r w:rsidRPr="00462199">
              <w:t>3.6</w:t>
            </w:r>
          </w:p>
        </w:tc>
        <w:tc>
          <w:tcPr>
            <w:tcW w:w="556" w:type="dxa"/>
            <w:tcMar>
              <w:left w:w="108" w:type="dxa"/>
              <w:right w:w="108" w:type="dxa"/>
            </w:tcMar>
          </w:tcPr>
          <w:p w14:paraId="014EED71" w14:textId="77777777" w:rsidR="00D179D6" w:rsidRPr="00462199" w:rsidRDefault="00D179D6" w:rsidP="00337061">
            <w:pPr>
              <w:pStyle w:val="TableAshurst"/>
            </w:pPr>
            <w:r w:rsidRPr="00462199">
              <w:t>=</w:t>
            </w:r>
          </w:p>
        </w:tc>
        <w:tc>
          <w:tcPr>
            <w:tcW w:w="5072" w:type="dxa"/>
            <w:tcMar>
              <w:left w:w="108" w:type="dxa"/>
              <w:right w:w="108" w:type="dxa"/>
            </w:tcMar>
          </w:tcPr>
          <w:p w14:paraId="4BF7C32B" w14:textId="77777777" w:rsidR="00D179D6" w:rsidRPr="00462199" w:rsidRDefault="00D179D6" w:rsidP="00337061">
            <w:pPr>
              <w:pStyle w:val="TableAshurst"/>
            </w:pPr>
            <w:r w:rsidRPr="00462199">
              <w:t>is a conversion factor used to convert to units of MWh</w:t>
            </w:r>
          </w:p>
        </w:tc>
      </w:tr>
    </w:tbl>
    <w:p w14:paraId="5D90B12E" w14:textId="77777777" w:rsidR="00D179D6" w:rsidRPr="00462199" w:rsidRDefault="00D179D6" w:rsidP="00337061">
      <w:pPr>
        <w:pStyle w:val="SH4Ashurst"/>
      </w:pPr>
      <w:bookmarkStart w:id="8477" w:name="_Ref144116525"/>
      <w:r w:rsidRPr="00462199">
        <w:t>for:</w:t>
      </w:r>
      <w:bookmarkEnd w:id="8477"/>
    </w:p>
    <w:p w14:paraId="12EA1E23" w14:textId="77777777" w:rsidR="00D179D6" w:rsidRPr="00462199" w:rsidRDefault="00D179D6" w:rsidP="00337061">
      <w:pPr>
        <w:pStyle w:val="SH5Ashurst"/>
      </w:pPr>
      <w:bookmarkStart w:id="8478" w:name="_Ref144116526"/>
      <w:r w:rsidRPr="00462199">
        <w:t>if there is no On-site Transfer of Hydrogen and On-site Hydrogen Storage Infrastructure is not used, the Site Boundary Meter;</w:t>
      </w:r>
      <w:bookmarkEnd w:id="8478"/>
    </w:p>
    <w:p w14:paraId="3A92D1D3" w14:textId="77777777" w:rsidR="00D179D6" w:rsidRPr="00462199" w:rsidRDefault="00D179D6" w:rsidP="00337061">
      <w:pPr>
        <w:pStyle w:val="SH5Ashurst"/>
      </w:pPr>
      <w:bookmarkStart w:id="8479" w:name="_Ref144116527"/>
      <w:r w:rsidRPr="00462199">
        <w:t>if there is On-site Transfer of Hydrogen but On-site Hydrogen Storage Infrastructure is not used, the Site Boundary Meter and the On-site Hydrogen Transfer Meter;</w:t>
      </w:r>
      <w:bookmarkEnd w:id="8479"/>
    </w:p>
    <w:p w14:paraId="2D884C77" w14:textId="77777777" w:rsidR="00D179D6" w:rsidRPr="00462199" w:rsidRDefault="00D179D6" w:rsidP="00337061">
      <w:pPr>
        <w:pStyle w:val="SH5Ashurst"/>
      </w:pPr>
      <w:bookmarkStart w:id="8480" w:name="_Ref144116528"/>
      <w:r w:rsidRPr="00462199">
        <w:t>if there is no On-site Transfer of Hydrogen but On-site Hydrogen Storage Infrastructure is used, the Production Meter; and</w:t>
      </w:r>
      <w:bookmarkEnd w:id="8480"/>
    </w:p>
    <w:p w14:paraId="60EA4FA3" w14:textId="77777777" w:rsidR="00D179D6" w:rsidRPr="00462199" w:rsidRDefault="00D179D6" w:rsidP="00337061">
      <w:pPr>
        <w:pStyle w:val="SH5Ashurst"/>
      </w:pPr>
      <w:bookmarkStart w:id="8481" w:name="_Ref144116529"/>
      <w:r w:rsidRPr="00462199">
        <w:t>if there is On-site Transfer of Hydrogen and On-site Hydrogen Storage Infrastructure is used, the Production Meter and the On-Site Hydrogen Transfer Meter;</w:t>
      </w:r>
      <w:bookmarkEnd w:id="8481"/>
    </w:p>
    <w:p w14:paraId="17FE1B53" w14:textId="77777777" w:rsidR="00D179D6" w:rsidRPr="00462199" w:rsidRDefault="00D179D6" w:rsidP="00337061">
      <w:pPr>
        <w:pStyle w:val="B4Ashurst"/>
      </w:pPr>
      <w:r w:rsidRPr="00462199">
        <w:t>the "</w:t>
      </w:r>
      <w:r w:rsidRPr="00462199">
        <w:rPr>
          <w:b/>
        </w:rPr>
        <w:t>Hydrogen Equivalent Energy Flow"</w:t>
      </w:r>
      <w:r w:rsidRPr="00462199">
        <w:t xml:space="preserve"> (</w:t>
      </w:r>
      <w:r w:rsidRPr="00462199">
        <w:rPr>
          <w:i/>
        </w:rPr>
        <w:t>expressed in MJ</w:t>
      </w:r>
      <w:r w:rsidRPr="00992C64">
        <w:rPr>
          <w:i/>
          <w:vertAlign w:val="subscript"/>
        </w:rPr>
        <w:t>LHV</w:t>
      </w:r>
      <w:r w:rsidRPr="00462199">
        <w:t>) in each Reporting Unit calculated as follows:</w:t>
      </w:r>
    </w:p>
    <w:p w14:paraId="0A6B0357" w14:textId="77777777" w:rsidR="00D179D6" w:rsidRPr="00462199" w:rsidRDefault="00F47FCB" w:rsidP="00337061">
      <w:pPr>
        <w:pStyle w:val="NormalAshurst"/>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2</m:t>
              </m:r>
            </m:sub>
          </m:sSub>
          <m:sSub>
            <m:sSubPr>
              <m:ctrlPr>
                <w:rPr>
                  <w:rFonts w:ascii="Cambria Math" w:hAnsi="Cambria Math"/>
                </w:rPr>
              </m:ctrlPr>
            </m:sSubPr>
            <m:e>
              <m:r>
                <w:rPr>
                  <w:rFonts w:ascii="Cambria Math" w:hAnsi="Cambria Math"/>
                </w:rPr>
                <m:t>EEF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Mass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LHV</m:t>
              </m:r>
            </m:e>
            <m:sub>
              <m:r>
                <w:rPr>
                  <w:rFonts w:ascii="Cambria Math" w:hAnsi="Cambria Math"/>
                </w:rPr>
                <m:t>i</m:t>
              </m:r>
            </m:sub>
          </m:sSub>
          <m:r>
            <m:rPr>
              <m:sty m:val="p"/>
            </m:rPr>
            <w:rPr>
              <w:rFonts w:ascii="Cambria Math" w:hAnsi="Cambria Math"/>
            </w:rPr>
            <m:t>*1000</m:t>
          </m:r>
        </m:oMath>
      </m:oMathPara>
    </w:p>
    <w:p w14:paraId="466BDF52" w14:textId="77777777" w:rsidR="00D179D6" w:rsidRPr="00462199" w:rsidRDefault="00D179D6" w:rsidP="00337061">
      <w:pPr>
        <w:pStyle w:val="B4Ashurst"/>
      </w:pPr>
      <w:r w:rsidRPr="00462199">
        <w:t>where:</w:t>
      </w:r>
    </w:p>
    <w:tbl>
      <w:tblPr>
        <w:tblW w:w="7013" w:type="dxa"/>
        <w:tblInd w:w="2025" w:type="dxa"/>
        <w:tblCellMar>
          <w:left w:w="10" w:type="dxa"/>
          <w:right w:w="10" w:type="dxa"/>
        </w:tblCellMar>
        <w:tblLook w:val="04A0" w:firstRow="1" w:lastRow="0" w:firstColumn="1" w:lastColumn="0" w:noHBand="0" w:noVBand="1"/>
      </w:tblPr>
      <w:tblGrid>
        <w:gridCol w:w="1385"/>
        <w:gridCol w:w="556"/>
        <w:gridCol w:w="5072"/>
      </w:tblGrid>
      <w:tr w:rsidR="00D179D6" w:rsidRPr="00462199" w14:paraId="680F1857" w14:textId="77777777" w:rsidTr="00337061">
        <w:tc>
          <w:tcPr>
            <w:tcW w:w="1385" w:type="dxa"/>
            <w:tcMar>
              <w:left w:w="108" w:type="dxa"/>
              <w:right w:w="108" w:type="dxa"/>
            </w:tcMar>
            <w:hideMark/>
          </w:tcPr>
          <w:p w14:paraId="336327E7" w14:textId="77777777" w:rsidR="00D179D6" w:rsidRPr="001A53D4" w:rsidRDefault="00F47FCB">
            <w:pPr>
              <w:rPr>
                <w:rFonts w:ascii="Verdana" w:hAnsi="Verdana"/>
                <w:sz w:val="20"/>
              </w:rPr>
            </w:pPr>
            <m:oMathPara>
              <m:oMathParaPr>
                <m:jc m:val="left"/>
              </m:oMathParaPr>
              <m:oMath>
                <m:sSub>
                  <m:sSubPr>
                    <m:ctrlPr>
                      <w:rPr>
                        <w:rFonts w:ascii="Cambria Math" w:hAnsi="Cambria Math"/>
                        <w:i/>
                        <w:sz w:val="20"/>
                      </w:rPr>
                    </m:ctrlPr>
                  </m:sSubPr>
                  <m:e>
                    <m:r>
                      <w:rPr>
                        <w:rFonts w:ascii="Cambria Math" w:hAnsi="Cambria Math"/>
                        <w:sz w:val="20"/>
                      </w:rPr>
                      <m:t>H</m:t>
                    </m:r>
                  </m:e>
                  <m:sub>
                    <m:r>
                      <w:rPr>
                        <w:rFonts w:ascii="Cambria Math" w:hAnsi="Cambria Math"/>
                        <w:sz w:val="20"/>
                      </w:rPr>
                      <m:t>2</m:t>
                    </m:r>
                  </m:sub>
                </m:sSub>
                <m:sSub>
                  <m:sSubPr>
                    <m:ctrlPr>
                      <w:rPr>
                        <w:rFonts w:ascii="Cambria Math" w:hAnsi="Cambria Math"/>
                        <w:i/>
                        <w:sz w:val="20"/>
                      </w:rPr>
                    </m:ctrlPr>
                  </m:sSubPr>
                  <m:e>
                    <m:r>
                      <w:rPr>
                        <w:rFonts w:ascii="Cambria Math" w:hAnsi="Cambria Math"/>
                        <w:sz w:val="20"/>
                      </w:rPr>
                      <m:t>EEF</m:t>
                    </m:r>
                  </m:e>
                  <m:sub>
                    <m:r>
                      <w:rPr>
                        <w:rFonts w:ascii="Cambria Math" w:hAnsi="Cambria Math"/>
                        <w:sz w:val="20"/>
                      </w:rPr>
                      <m:t>i</m:t>
                    </m:r>
                  </m:sub>
                </m:sSub>
              </m:oMath>
            </m:oMathPara>
          </w:p>
        </w:tc>
        <w:tc>
          <w:tcPr>
            <w:tcW w:w="556" w:type="dxa"/>
            <w:tcMar>
              <w:left w:w="108" w:type="dxa"/>
              <w:right w:w="108" w:type="dxa"/>
            </w:tcMar>
            <w:hideMark/>
          </w:tcPr>
          <w:p w14:paraId="7DFE9DF5" w14:textId="77777777" w:rsidR="00D179D6" w:rsidRPr="00462199" w:rsidRDefault="00D179D6">
            <w:pPr>
              <w:pStyle w:val="NormalAshurst"/>
            </w:pPr>
            <w:r w:rsidRPr="00462199">
              <w:t>=</w:t>
            </w:r>
          </w:p>
        </w:tc>
        <w:tc>
          <w:tcPr>
            <w:tcW w:w="5072" w:type="dxa"/>
            <w:tcMar>
              <w:left w:w="108" w:type="dxa"/>
              <w:right w:w="108" w:type="dxa"/>
            </w:tcMar>
            <w:hideMark/>
          </w:tcPr>
          <w:p w14:paraId="2BFEC66D" w14:textId="77777777" w:rsidR="00D179D6" w:rsidRPr="00462199" w:rsidRDefault="00D179D6" w:rsidP="00337061">
            <w:pPr>
              <w:pStyle w:val="TableAshurst"/>
            </w:pPr>
            <w:r w:rsidRPr="00462199">
              <w:t>means the Hydrogen Equivalent Energy Flow (</w:t>
            </w:r>
            <w:r w:rsidRPr="00462199">
              <w:rPr>
                <w:i/>
              </w:rPr>
              <w:t>expressed in MJ LHV</w:t>
            </w:r>
            <w:r w:rsidRPr="00462199">
              <w:t>) in each Reporting Unit (</w:t>
            </w:r>
            <w:r w:rsidRPr="00462199">
              <w:rPr>
                <w:i/>
              </w:rPr>
              <w:t>i</w:t>
            </w:r>
            <w:r w:rsidRPr="00462199">
              <w:t>)</w:t>
            </w:r>
          </w:p>
        </w:tc>
      </w:tr>
      <w:tr w:rsidR="00D179D6" w:rsidRPr="00462199" w14:paraId="4CCA320B" w14:textId="77777777" w:rsidTr="00337061">
        <w:tc>
          <w:tcPr>
            <w:tcW w:w="1385" w:type="dxa"/>
            <w:tcMar>
              <w:left w:w="108" w:type="dxa"/>
              <w:right w:w="108" w:type="dxa"/>
            </w:tcMar>
            <w:hideMark/>
          </w:tcPr>
          <w:p w14:paraId="2625AC28" w14:textId="77777777" w:rsidR="00D179D6" w:rsidRPr="001A53D4" w:rsidRDefault="00F47FCB">
            <w:pPr>
              <w:rPr>
                <w:rFonts w:ascii="Verdana" w:eastAsia="Microsoft JhengHei" w:hAnsi="Verdana" w:cs="Noto Naskh Arabic"/>
                <w:sz w:val="20"/>
              </w:rPr>
            </w:pPr>
            <m:oMathPara>
              <m:oMathParaPr>
                <m:jc m:val="left"/>
              </m:oMathParaPr>
              <m:oMath>
                <m:sSub>
                  <m:sSubPr>
                    <m:ctrlPr>
                      <w:rPr>
                        <w:rFonts w:ascii="Cambria Math" w:hAnsi="Cambria Math" w:cs="Arial"/>
                        <w:i/>
                        <w:sz w:val="20"/>
                      </w:rPr>
                    </m:ctrlPr>
                  </m:sSubPr>
                  <m:e>
                    <m:r>
                      <w:rPr>
                        <w:rFonts w:ascii="Cambria Math" w:hAnsi="Cambria Math"/>
                        <w:sz w:val="20"/>
                      </w:rPr>
                      <m:t>Mass</m:t>
                    </m:r>
                  </m:e>
                  <m:sub>
                    <m:r>
                      <w:rPr>
                        <w:rFonts w:ascii="Cambria Math" w:hAnsi="Cambria Math"/>
                        <w:sz w:val="20"/>
                      </w:rPr>
                      <m:t>i</m:t>
                    </m:r>
                  </m:sub>
                </m:sSub>
              </m:oMath>
            </m:oMathPara>
          </w:p>
        </w:tc>
        <w:tc>
          <w:tcPr>
            <w:tcW w:w="556" w:type="dxa"/>
            <w:tcMar>
              <w:left w:w="108" w:type="dxa"/>
              <w:right w:w="108" w:type="dxa"/>
            </w:tcMar>
            <w:hideMark/>
          </w:tcPr>
          <w:p w14:paraId="0E4A3940" w14:textId="77777777" w:rsidR="00D179D6" w:rsidRPr="00462199" w:rsidRDefault="00D179D6">
            <w:pPr>
              <w:pStyle w:val="NormalAshurst"/>
            </w:pPr>
            <w:r w:rsidRPr="00462199">
              <w:t>=</w:t>
            </w:r>
          </w:p>
        </w:tc>
        <w:tc>
          <w:tcPr>
            <w:tcW w:w="5072" w:type="dxa"/>
            <w:tcMar>
              <w:left w:w="108" w:type="dxa"/>
              <w:right w:w="108" w:type="dxa"/>
            </w:tcMar>
            <w:hideMark/>
          </w:tcPr>
          <w:p w14:paraId="50830100" w14:textId="77777777" w:rsidR="00D179D6" w:rsidRPr="00462199" w:rsidRDefault="00D179D6" w:rsidP="00337061">
            <w:pPr>
              <w:pStyle w:val="TableAshurst"/>
            </w:pPr>
            <w:r w:rsidRPr="00462199">
              <w:t>means the total mass of hydrogen (</w:t>
            </w:r>
            <w:r w:rsidRPr="00462199">
              <w:rPr>
                <w:i/>
              </w:rPr>
              <w:t>expressed in tonnes</w:t>
            </w:r>
            <w:r w:rsidRPr="00462199">
              <w:t>) in each Reporting Unit (</w:t>
            </w:r>
            <w:r w:rsidRPr="00462199">
              <w:rPr>
                <w:i/>
              </w:rPr>
              <w:t>i</w:t>
            </w:r>
            <w:r w:rsidRPr="00462199">
              <w:t>)</w:t>
            </w:r>
          </w:p>
        </w:tc>
      </w:tr>
      <w:tr w:rsidR="00D179D6" w:rsidRPr="00462199" w14:paraId="73A5BD9B" w14:textId="77777777" w:rsidTr="00337061">
        <w:tc>
          <w:tcPr>
            <w:tcW w:w="1385" w:type="dxa"/>
            <w:tcMar>
              <w:left w:w="108" w:type="dxa"/>
              <w:right w:w="108" w:type="dxa"/>
            </w:tcMar>
            <w:hideMark/>
          </w:tcPr>
          <w:p w14:paraId="03EEB00F" w14:textId="77777777" w:rsidR="00D179D6" w:rsidRPr="001A53D4" w:rsidRDefault="00F47FCB">
            <w:pPr>
              <w:rPr>
                <w:rFonts w:ascii="Verdana" w:eastAsia="Microsoft JhengHei" w:hAnsi="Verdana" w:cs="Noto Naskh Arabic"/>
                <w:sz w:val="20"/>
              </w:rPr>
            </w:pPr>
            <m:oMathPara>
              <m:oMathParaPr>
                <m:jc m:val="left"/>
              </m:oMathParaPr>
              <m:oMath>
                <m:sSub>
                  <m:sSubPr>
                    <m:ctrlPr>
                      <w:rPr>
                        <w:rFonts w:ascii="Cambria Math" w:eastAsia="PMingLiU" w:hAnsi="Cambria Math" w:cs="Arial"/>
                        <w:i/>
                        <w:sz w:val="20"/>
                      </w:rPr>
                    </m:ctrlPr>
                  </m:sSubPr>
                  <m:e>
                    <m:r>
                      <w:rPr>
                        <w:rFonts w:ascii="Cambria Math" w:eastAsia="PMingLiU" w:hAnsi="Cambria Math" w:cs="Arial"/>
                        <w:sz w:val="20"/>
                      </w:rPr>
                      <m:t>LHV</m:t>
                    </m:r>
                  </m:e>
                  <m:sub>
                    <m:r>
                      <w:rPr>
                        <w:rFonts w:ascii="Cambria Math" w:eastAsia="PMingLiU" w:hAnsi="Cambria Math" w:cs="Arial"/>
                        <w:sz w:val="20"/>
                      </w:rPr>
                      <m:t>i</m:t>
                    </m:r>
                  </m:sub>
                </m:sSub>
              </m:oMath>
            </m:oMathPara>
          </w:p>
        </w:tc>
        <w:tc>
          <w:tcPr>
            <w:tcW w:w="556" w:type="dxa"/>
            <w:tcMar>
              <w:left w:w="108" w:type="dxa"/>
              <w:right w:w="108" w:type="dxa"/>
            </w:tcMar>
            <w:hideMark/>
          </w:tcPr>
          <w:p w14:paraId="76E4DDAD" w14:textId="77777777" w:rsidR="00D179D6" w:rsidRPr="00462199" w:rsidRDefault="00D179D6">
            <w:pPr>
              <w:pStyle w:val="NormalAshurst"/>
            </w:pPr>
            <w:r w:rsidRPr="00462199">
              <w:t>=</w:t>
            </w:r>
          </w:p>
        </w:tc>
        <w:tc>
          <w:tcPr>
            <w:tcW w:w="5072" w:type="dxa"/>
            <w:tcMar>
              <w:left w:w="108" w:type="dxa"/>
              <w:right w:w="108" w:type="dxa"/>
            </w:tcMar>
            <w:hideMark/>
          </w:tcPr>
          <w:p w14:paraId="451938D3" w14:textId="77777777" w:rsidR="00D179D6" w:rsidRPr="00462199" w:rsidRDefault="00D179D6" w:rsidP="00337061">
            <w:pPr>
              <w:pStyle w:val="TableAshurst"/>
            </w:pPr>
            <w:r w:rsidRPr="00462199">
              <w:t>means the net calorific value (low heating value) of the hydrogen stream including impurities (</w:t>
            </w:r>
            <w:r w:rsidRPr="00462199">
              <w:rPr>
                <w:i/>
              </w:rPr>
              <w:t>expressed in MJ/kg</w:t>
            </w:r>
            <w:r w:rsidRPr="00462199">
              <w:t>) in each Reporting Unit (</w:t>
            </w:r>
            <w:r w:rsidRPr="00462199">
              <w:rPr>
                <w:i/>
              </w:rPr>
              <w:t>i</w:t>
            </w:r>
            <w:r w:rsidRPr="00462199">
              <w:t>), as determined according to (C)(v)</w:t>
            </w:r>
          </w:p>
        </w:tc>
      </w:tr>
    </w:tbl>
    <w:p w14:paraId="3867E409" w14:textId="77777777" w:rsidR="00D179D6" w:rsidRPr="00462199" w:rsidRDefault="00D179D6" w:rsidP="005B3BB9">
      <w:pPr>
        <w:pStyle w:val="B12Ashurst"/>
      </w:pPr>
      <w:r w:rsidRPr="00462199">
        <w:t xml:space="preserve">(C)(i) to (vii) are together the </w:t>
      </w:r>
      <w:r w:rsidRPr="00462199">
        <w:rPr>
          <w:b/>
        </w:rPr>
        <w:t>"Hydrogen Secondary Data"</w:t>
      </w:r>
      <w:r w:rsidRPr="00462199">
        <w:t>).</w:t>
      </w:r>
    </w:p>
    <w:p w14:paraId="04A40983" w14:textId="77777777" w:rsidR="00D179D6" w:rsidRPr="00462199" w:rsidRDefault="00D179D6" w:rsidP="005B3BB9">
      <w:pPr>
        <w:pStyle w:val="NormalBoldAshurst"/>
      </w:pPr>
      <w:r w:rsidRPr="00462199">
        <w:rPr>
          <w:i/>
        </w:rPr>
        <w:t>Invalid Reporting Units</w:t>
      </w:r>
    </w:p>
    <w:p w14:paraId="240D8AB5" w14:textId="77777777" w:rsidR="00D179D6" w:rsidRPr="00462199" w:rsidRDefault="00D179D6" w:rsidP="00337061">
      <w:pPr>
        <w:pStyle w:val="SH2Ashurst"/>
      </w:pPr>
      <w:bookmarkStart w:id="8482" w:name="_Ref144116530"/>
      <w:r w:rsidRPr="00462199">
        <w:t>If during a Reporting Unit:</w:t>
      </w:r>
      <w:bookmarkEnd w:id="8482"/>
    </w:p>
    <w:p w14:paraId="368F0A5C" w14:textId="77777777" w:rsidR="00D179D6" w:rsidRPr="00462199" w:rsidRDefault="00D179D6" w:rsidP="00337061">
      <w:pPr>
        <w:pStyle w:val="SH3Ashurst"/>
      </w:pPr>
      <w:bookmarkStart w:id="8483" w:name="_Ref144116531"/>
      <w:r w:rsidRPr="00462199">
        <w:t>there are fewer than twenty nine (29) minutes of Hydrogen Measurement Data; or</w:t>
      </w:r>
      <w:bookmarkEnd w:id="8483"/>
    </w:p>
    <w:p w14:paraId="288D45A3" w14:textId="77777777" w:rsidR="00D179D6" w:rsidRPr="00462199" w:rsidRDefault="00D179D6" w:rsidP="00337061">
      <w:pPr>
        <w:pStyle w:val="SH3Ashurst"/>
      </w:pPr>
      <w:bookmarkStart w:id="8484" w:name="_Ref144116532"/>
      <w:r w:rsidRPr="00462199">
        <w:t>there is greater than one (1) minute of Inaccurate Measurement Data,</w:t>
      </w:r>
      <w:bookmarkEnd w:id="8484"/>
    </w:p>
    <w:p w14:paraId="4EB54C5D" w14:textId="77777777" w:rsidR="00D179D6" w:rsidRPr="00462199" w:rsidRDefault="00D179D6" w:rsidP="005B3BB9">
      <w:pPr>
        <w:pStyle w:val="B12Ashurst"/>
      </w:pPr>
      <w:r w:rsidRPr="00462199">
        <w:lastRenderedPageBreak/>
        <w:t xml:space="preserve">then such Reporting Unit shall be invalid (a </w:t>
      </w:r>
      <w:r w:rsidRPr="00462199">
        <w:rPr>
          <w:b/>
        </w:rPr>
        <w:t>"Hydrogen Invalid Reporting Unit"</w:t>
      </w:r>
      <w:r w:rsidRPr="00462199">
        <w:t xml:space="preserve">) and the Measured Hydrogen Output for such Hydrogen Invalid Reporting Unit shall: (i) not form part of the calculation of any Weighted Average Consignments for LCHS purposes; (ii) be deemed not to be LCHS Compliant; (iii) be deemed to be Non-Qualifying Volumes and; (iv) be deemed to be a </w:t>
      </w:r>
      <w:r w:rsidRPr="00462199">
        <w:rPr>
          <w:b/>
        </w:rPr>
        <w:t>"Deemed Invalid Reporting Unit Output"</w:t>
      </w:r>
      <w:r w:rsidRPr="00462199">
        <w:t>, calculated as follows:</w:t>
      </w:r>
    </w:p>
    <w:p w14:paraId="1C3F76EF" w14:textId="77777777" w:rsidR="00D179D6" w:rsidRPr="00462199" w:rsidRDefault="00F47FCB" w:rsidP="00337061">
      <w:pPr>
        <w:pStyle w:val="NormalAshurst"/>
      </w:pPr>
      <m:oMathPara>
        <m:oMathParaPr>
          <m:jc m:val="center"/>
        </m:oMathParaPr>
        <m:oMath>
          <m:sSub>
            <m:sSubPr>
              <m:ctrlPr>
                <w:rPr>
                  <w:rFonts w:ascii="Cambria Math" w:hAnsi="Cambria Math"/>
                </w:rPr>
              </m:ctrlPr>
            </m:sSubPr>
            <m:e>
              <m:r>
                <w:rPr>
                  <w:rFonts w:ascii="Cambria Math" w:hAnsi="Cambria Math"/>
                </w:rPr>
                <m:t>DIRUO</m:t>
              </m:r>
            </m:e>
            <m:sub>
              <m:r>
                <w:rPr>
                  <w:rFonts w:ascii="Cambria Math" w:hAnsi="Cambria Math"/>
                </w:rPr>
                <m:t>i</m:t>
              </m:r>
            </m:sub>
          </m:sSub>
          <m:r>
            <m:rPr>
              <m:sty m:val="p"/>
            </m:rPr>
            <w:rPr>
              <w:rFonts w:ascii="Cambria Math" w:hAnsi="Cambria Math"/>
            </w:rPr>
            <m:t>=(0.5*</m:t>
          </m:r>
          <m:r>
            <w:rPr>
              <w:rFonts w:ascii="Cambria Math" w:hAnsi="Cambria Math"/>
            </w:rPr>
            <m:t>FIC</m:t>
          </m:r>
          <m:r>
            <m:rPr>
              <m:sty m:val="p"/>
            </m:rPr>
            <w:rPr>
              <w:rFonts w:ascii="Cambria Math" w:hAnsi="Cambria Math"/>
            </w:rPr>
            <m:t>*</m:t>
          </m:r>
          <m:r>
            <w:rPr>
              <w:rFonts w:ascii="Cambria Math" w:hAnsi="Cambria Math"/>
            </w:rPr>
            <m:t>ALF</m:t>
          </m:r>
          <m:r>
            <m:rPr>
              <m:sty m:val="p"/>
            </m:rPr>
            <w:rPr>
              <w:rFonts w:ascii="Cambria Math" w:hAnsi="Cambria Math"/>
            </w:rPr>
            <m:t>)</m:t>
          </m:r>
        </m:oMath>
      </m:oMathPara>
    </w:p>
    <w:p w14:paraId="49C27EEC" w14:textId="77777777" w:rsidR="00D179D6" w:rsidRPr="00462199" w:rsidRDefault="00D179D6" w:rsidP="00337061">
      <w:pPr>
        <w:pStyle w:val="B4Ashurst"/>
      </w:pPr>
      <w:r w:rsidRPr="00462199">
        <w:t>where:</w:t>
      </w:r>
    </w:p>
    <w:tbl>
      <w:tblPr>
        <w:tblW w:w="7013" w:type="dxa"/>
        <w:tblInd w:w="2025" w:type="dxa"/>
        <w:tblCellMar>
          <w:left w:w="10" w:type="dxa"/>
          <w:right w:w="10" w:type="dxa"/>
        </w:tblCellMar>
        <w:tblLook w:val="04A0" w:firstRow="1" w:lastRow="0" w:firstColumn="1" w:lastColumn="0" w:noHBand="0" w:noVBand="1"/>
      </w:tblPr>
      <w:tblGrid>
        <w:gridCol w:w="1385"/>
        <w:gridCol w:w="556"/>
        <w:gridCol w:w="5072"/>
      </w:tblGrid>
      <w:tr w:rsidR="00D179D6" w:rsidRPr="00462199" w14:paraId="19B4E985" w14:textId="77777777" w:rsidTr="00337061">
        <w:tc>
          <w:tcPr>
            <w:tcW w:w="1385" w:type="dxa"/>
            <w:tcMar>
              <w:left w:w="108" w:type="dxa"/>
              <w:right w:w="108" w:type="dxa"/>
            </w:tcMar>
          </w:tcPr>
          <w:p w14:paraId="458C043E" w14:textId="77777777" w:rsidR="00D179D6" w:rsidRPr="00462199" w:rsidRDefault="00F47FCB" w:rsidP="00337061">
            <w:pPr>
              <w:pStyle w:val="TableAshurst"/>
            </w:pPr>
            <m:oMathPara>
              <m:oMathParaPr>
                <m:jc m:val="left"/>
              </m:oMathParaPr>
              <m:oMath>
                <m:sSub>
                  <m:sSubPr>
                    <m:ctrlPr>
                      <w:rPr>
                        <w:rFonts w:ascii="Cambria Math" w:hAnsi="Cambria Math"/>
                      </w:rPr>
                    </m:ctrlPr>
                  </m:sSubPr>
                  <m:e>
                    <m:r>
                      <w:rPr>
                        <w:rFonts w:ascii="Cambria Math" w:hAnsi="Cambria Math"/>
                      </w:rPr>
                      <m:t>DIRUO</m:t>
                    </m:r>
                  </m:e>
                  <m:sub>
                    <m:r>
                      <w:rPr>
                        <w:rFonts w:ascii="Cambria Math" w:hAnsi="Cambria Math"/>
                      </w:rPr>
                      <m:t>i</m:t>
                    </m:r>
                  </m:sub>
                </m:sSub>
              </m:oMath>
            </m:oMathPara>
          </w:p>
        </w:tc>
        <w:tc>
          <w:tcPr>
            <w:tcW w:w="556" w:type="dxa"/>
            <w:tcMar>
              <w:left w:w="108" w:type="dxa"/>
              <w:right w:w="108" w:type="dxa"/>
            </w:tcMar>
          </w:tcPr>
          <w:p w14:paraId="278B9691" w14:textId="77777777" w:rsidR="00D179D6" w:rsidRPr="00462199" w:rsidRDefault="00D179D6" w:rsidP="00337061">
            <w:pPr>
              <w:pStyle w:val="TableAshurst"/>
            </w:pPr>
            <w:r w:rsidRPr="00462199">
              <w:t>=</w:t>
            </w:r>
          </w:p>
        </w:tc>
        <w:tc>
          <w:tcPr>
            <w:tcW w:w="5072" w:type="dxa"/>
            <w:tcMar>
              <w:left w:w="108" w:type="dxa"/>
              <w:right w:w="108" w:type="dxa"/>
            </w:tcMar>
          </w:tcPr>
          <w:p w14:paraId="311BFC90" w14:textId="77777777" w:rsidR="00D179D6" w:rsidRPr="00462199" w:rsidRDefault="00D179D6" w:rsidP="00337061">
            <w:pPr>
              <w:pStyle w:val="TableAshurst"/>
            </w:pPr>
            <w:r w:rsidRPr="00462199">
              <w:t>means the Deemed Invalid Reporting Unit Output (</w:t>
            </w:r>
            <w:r w:rsidRPr="00462199">
              <w:rPr>
                <w:i/>
              </w:rPr>
              <w:t>expressed in MWh HHV</w:t>
            </w:r>
            <w:r w:rsidRPr="00462199">
              <w:t xml:space="preserve">) for the relevant Reporting Unit </w:t>
            </w:r>
            <w:r w:rsidRPr="00462199">
              <w:rPr>
                <w:i/>
              </w:rPr>
              <w:t>(i)</w:t>
            </w:r>
          </w:p>
        </w:tc>
      </w:tr>
      <w:tr w:rsidR="00D179D6" w:rsidRPr="00462199" w14:paraId="2E9F759F" w14:textId="77777777" w:rsidTr="00337061">
        <w:tc>
          <w:tcPr>
            <w:tcW w:w="1385" w:type="dxa"/>
            <w:tcMar>
              <w:left w:w="108" w:type="dxa"/>
              <w:right w:w="108" w:type="dxa"/>
            </w:tcMar>
          </w:tcPr>
          <w:p w14:paraId="4C6F588D" w14:textId="3E8D5F1E" w:rsidR="00D179D6" w:rsidRPr="00462199" w:rsidRDefault="00CB437C" w:rsidP="00337061">
            <w:pPr>
              <w:pStyle w:val="TableAshurst"/>
            </w:pPr>
            <w:r>
              <w:t>0.5</w:t>
            </w:r>
          </w:p>
        </w:tc>
        <w:tc>
          <w:tcPr>
            <w:tcW w:w="556" w:type="dxa"/>
            <w:tcMar>
              <w:left w:w="108" w:type="dxa"/>
              <w:right w:w="108" w:type="dxa"/>
            </w:tcMar>
          </w:tcPr>
          <w:p w14:paraId="66A4ECC4" w14:textId="77777777" w:rsidR="00D179D6" w:rsidRPr="00462199" w:rsidRDefault="00D179D6" w:rsidP="00337061">
            <w:pPr>
              <w:pStyle w:val="TableAshurst"/>
            </w:pPr>
            <w:r w:rsidRPr="00462199">
              <w:t>=</w:t>
            </w:r>
          </w:p>
        </w:tc>
        <w:tc>
          <w:tcPr>
            <w:tcW w:w="5072" w:type="dxa"/>
            <w:tcMar>
              <w:left w:w="108" w:type="dxa"/>
              <w:right w:w="108" w:type="dxa"/>
            </w:tcMar>
          </w:tcPr>
          <w:p w14:paraId="601C0959" w14:textId="77777777" w:rsidR="00D179D6" w:rsidRPr="00462199" w:rsidRDefault="00D179D6" w:rsidP="00337061">
            <w:pPr>
              <w:pStyle w:val="TableAshurst"/>
            </w:pPr>
            <w:r w:rsidRPr="00462199">
              <w:t>is the amount of time in a Reporting Unit (</w:t>
            </w:r>
            <w:r w:rsidRPr="00462199">
              <w:rPr>
                <w:i/>
              </w:rPr>
              <w:t>expressed in hours</w:t>
            </w:r>
            <w:r w:rsidRPr="00462199">
              <w:t>)</w:t>
            </w:r>
          </w:p>
        </w:tc>
      </w:tr>
      <w:tr w:rsidR="00D179D6" w:rsidRPr="00462199" w14:paraId="5BECB7D5" w14:textId="77777777" w:rsidTr="00337061">
        <w:tc>
          <w:tcPr>
            <w:tcW w:w="1385" w:type="dxa"/>
            <w:tcMar>
              <w:left w:w="108" w:type="dxa"/>
              <w:right w:w="108" w:type="dxa"/>
            </w:tcMar>
          </w:tcPr>
          <w:p w14:paraId="367029E2" w14:textId="77777777" w:rsidR="00D179D6" w:rsidRPr="00462199" w:rsidRDefault="00D179D6" w:rsidP="00337061">
            <w:pPr>
              <w:pStyle w:val="TableAshurst"/>
            </w:pPr>
            <m:oMathPara>
              <m:oMathParaPr>
                <m:jc m:val="left"/>
              </m:oMathParaPr>
              <m:oMath>
                <m:r>
                  <w:rPr>
                    <w:rFonts w:ascii="Cambria Math" w:hAnsi="Cambria Math"/>
                  </w:rPr>
                  <m:t>FIC</m:t>
                </m:r>
              </m:oMath>
            </m:oMathPara>
          </w:p>
        </w:tc>
        <w:tc>
          <w:tcPr>
            <w:tcW w:w="556" w:type="dxa"/>
            <w:tcMar>
              <w:left w:w="108" w:type="dxa"/>
              <w:right w:w="108" w:type="dxa"/>
            </w:tcMar>
          </w:tcPr>
          <w:p w14:paraId="080383C5" w14:textId="77777777" w:rsidR="00D179D6" w:rsidRPr="00462199" w:rsidRDefault="00D179D6" w:rsidP="00337061">
            <w:pPr>
              <w:pStyle w:val="TableAshurst"/>
            </w:pPr>
            <w:r w:rsidRPr="00462199">
              <w:t>=</w:t>
            </w:r>
          </w:p>
        </w:tc>
        <w:tc>
          <w:tcPr>
            <w:tcW w:w="5072" w:type="dxa"/>
            <w:tcMar>
              <w:left w:w="108" w:type="dxa"/>
              <w:right w:w="108" w:type="dxa"/>
            </w:tcMar>
          </w:tcPr>
          <w:p w14:paraId="09E2C6AE" w14:textId="77777777" w:rsidR="00D179D6" w:rsidRPr="00462199" w:rsidRDefault="00D179D6" w:rsidP="00337061">
            <w:pPr>
              <w:pStyle w:val="TableAshurst"/>
            </w:pPr>
            <w:r w:rsidRPr="00462199">
              <w:t>means the Final Installed Capacity (</w:t>
            </w:r>
            <w:r w:rsidRPr="00462199">
              <w:rPr>
                <w:i/>
              </w:rPr>
              <w:t>expressed in MW</w:t>
            </w:r>
            <w:r w:rsidRPr="00462199">
              <w:t>)</w:t>
            </w:r>
          </w:p>
        </w:tc>
      </w:tr>
      <w:tr w:rsidR="00D179D6" w:rsidRPr="00462199" w14:paraId="6DA9F7E1" w14:textId="77777777" w:rsidTr="00337061">
        <w:tc>
          <w:tcPr>
            <w:tcW w:w="1385" w:type="dxa"/>
            <w:tcMar>
              <w:left w:w="108" w:type="dxa"/>
              <w:right w:w="108" w:type="dxa"/>
            </w:tcMar>
          </w:tcPr>
          <w:p w14:paraId="2355502E" w14:textId="77777777" w:rsidR="00D179D6" w:rsidRPr="00462199" w:rsidRDefault="00D179D6" w:rsidP="00337061">
            <w:pPr>
              <w:pStyle w:val="TableAshurst"/>
              <w:rPr>
                <w:rFonts w:eastAsia="Microsoft JhengHei" w:cs="Noto Naskh Arabic"/>
              </w:rPr>
            </w:pPr>
            <m:oMathPara>
              <m:oMathParaPr>
                <m:jc m:val="left"/>
              </m:oMathParaPr>
              <m:oMath>
                <m:r>
                  <w:rPr>
                    <w:rFonts w:ascii="Cambria Math" w:hAnsi="Cambria Math"/>
                  </w:rPr>
                  <m:t>ALF</m:t>
                </m:r>
              </m:oMath>
            </m:oMathPara>
          </w:p>
        </w:tc>
        <w:tc>
          <w:tcPr>
            <w:tcW w:w="556" w:type="dxa"/>
            <w:tcMar>
              <w:left w:w="108" w:type="dxa"/>
              <w:right w:w="108" w:type="dxa"/>
            </w:tcMar>
          </w:tcPr>
          <w:p w14:paraId="1AF1BA79" w14:textId="77777777" w:rsidR="00D179D6" w:rsidRPr="00462199" w:rsidRDefault="00D179D6" w:rsidP="00337061">
            <w:pPr>
              <w:pStyle w:val="TableAshurst"/>
            </w:pPr>
            <w:r w:rsidRPr="00462199">
              <w:t>=</w:t>
            </w:r>
          </w:p>
        </w:tc>
        <w:tc>
          <w:tcPr>
            <w:tcW w:w="5072" w:type="dxa"/>
            <w:tcMar>
              <w:left w:w="108" w:type="dxa"/>
              <w:right w:w="108" w:type="dxa"/>
            </w:tcMar>
          </w:tcPr>
          <w:p w14:paraId="468B6B8E" w14:textId="77777777" w:rsidR="00D179D6" w:rsidRPr="00462199" w:rsidRDefault="00D179D6" w:rsidP="00337061">
            <w:pPr>
              <w:pStyle w:val="TableAshurst"/>
            </w:pPr>
            <w:r w:rsidRPr="00462199">
              <w:t>means the Assumed Load Factor (%)</w:t>
            </w:r>
          </w:p>
        </w:tc>
      </w:tr>
    </w:tbl>
    <w:p w14:paraId="2C977604" w14:textId="77777777" w:rsidR="00D179D6" w:rsidRPr="00462199" w:rsidRDefault="00D179D6" w:rsidP="00337061">
      <w:pPr>
        <w:pStyle w:val="SH2Ashurst"/>
      </w:pPr>
      <w:bookmarkStart w:id="8485" w:name="_Ref144116533"/>
      <w:r w:rsidRPr="00462199">
        <w:t>If:</w:t>
      </w:r>
      <w:bookmarkEnd w:id="8485"/>
    </w:p>
    <w:p w14:paraId="499733EC" w14:textId="77777777" w:rsidR="00D179D6" w:rsidRPr="00462199" w:rsidRDefault="00D179D6" w:rsidP="00337061">
      <w:pPr>
        <w:pStyle w:val="SH3Ashurst"/>
      </w:pPr>
      <w:bookmarkStart w:id="8486" w:name="_Ref144116534"/>
      <w:r w:rsidRPr="00462199">
        <w:t>there are greater than two hundred and forty (240) Hydrogen Invalid Reporting Units in a Billing Period; or</w:t>
      </w:r>
      <w:bookmarkEnd w:id="8486"/>
    </w:p>
    <w:p w14:paraId="48AFAE9D" w14:textId="77777777" w:rsidR="00D179D6" w:rsidRPr="00462199" w:rsidRDefault="00D179D6" w:rsidP="00337061">
      <w:pPr>
        <w:pStyle w:val="SH3Ashurst"/>
      </w:pPr>
      <w:bookmarkStart w:id="8487" w:name="_Ref144116535"/>
      <w:r w:rsidRPr="00462199">
        <w:t>there are greater than nine hundred and sixty (960) Hydrogen Invalid Reporting Units within any twelve (12) consecutive Billing Periods,</w:t>
      </w:r>
      <w:bookmarkEnd w:id="8487"/>
    </w:p>
    <w:p w14:paraId="16CA9AA0" w14:textId="368B297A" w:rsidR="00D179D6" w:rsidRPr="00462199" w:rsidRDefault="00D179D6" w:rsidP="005B3BB9">
      <w:pPr>
        <w:pStyle w:val="B12Ashurst"/>
      </w:pPr>
      <w:r w:rsidRPr="00462199">
        <w:t xml:space="preserve">then the Producer shall be deemed to be in breach of a Measurement Data Obligation for the purposes of </w:t>
      </w:r>
      <w:r w:rsidR="007248B2" w:rsidRPr="007248B2">
        <w:t>Condition</w:t>
      </w:r>
      <w:r w:rsidRPr="00462199">
        <w:t xml:space="preserve"> </w:t>
      </w:r>
      <w:r w:rsidR="006E6179">
        <w:fldChar w:fldCharType="begin"/>
      </w:r>
      <w:r w:rsidR="006E6179">
        <w:instrText xml:space="preserve"> REF _Ref144483867 \n \h </w:instrText>
      </w:r>
      <w:r w:rsidR="006E6179">
        <w:fldChar w:fldCharType="separate"/>
      </w:r>
      <w:del w:id="8488" w:author="Faqir, Sofia (Energy Security)" w:date="2023-11-12T19:47:00Z">
        <w:r w:rsidR="00E473FC">
          <w:delText>32</w:delText>
        </w:r>
      </w:del>
      <w:r w:rsidR="006E6179">
        <w:fldChar w:fldCharType="end"/>
      </w:r>
      <w:r w:rsidRPr="00462199">
        <w:t xml:space="preserve"> (</w:t>
      </w:r>
      <w:r w:rsidRPr="00462199">
        <w:rPr>
          <w:i/>
        </w:rPr>
        <w:t>Producer Undertakings: Measurement Data</w:t>
      </w:r>
      <w:r w:rsidRPr="00462199">
        <w:t>).</w:t>
      </w:r>
    </w:p>
    <w:p w14:paraId="759A9A94" w14:textId="38655907" w:rsidR="00D179D6" w:rsidRPr="00462199" w:rsidRDefault="00D179D6" w:rsidP="000D76C6">
      <w:pPr>
        <w:pStyle w:val="SH1Ashurst"/>
      </w:pPr>
      <w:bookmarkStart w:id="8489" w:name="_Ref144116536"/>
      <w:commentRangeStart w:id="8490"/>
      <w:r w:rsidRPr="00462199">
        <w:t>UNCERTAINTY REQUIREMENTS</w:t>
      </w:r>
      <w:bookmarkStart w:id="8491" w:name="_Ref144117973"/>
      <w:r w:rsidRPr="00462199">
        <w:rPr>
          <w:rStyle w:val="FootnoteReference"/>
        </w:rPr>
        <w:footnoteReference w:id="102"/>
      </w:r>
      <w:bookmarkEnd w:id="8489"/>
      <w:bookmarkEnd w:id="8491"/>
      <w:commentRangeEnd w:id="8490"/>
      <w:r w:rsidR="00424DF6" w:rsidRPr="00462199">
        <w:rPr>
          <w:rStyle w:val="CommentReference"/>
          <w:rFonts w:ascii="Arial" w:hAnsi="Arial"/>
          <w:sz w:val="20"/>
          <w:szCs w:val="20"/>
        </w:rPr>
        <w:commentReference w:id="8490"/>
      </w:r>
    </w:p>
    <w:p w14:paraId="47291148" w14:textId="77777777" w:rsidR="00D179D6" w:rsidRPr="00462199" w:rsidRDefault="00D179D6" w:rsidP="005B3BB9">
      <w:pPr>
        <w:pStyle w:val="NormalBoldAshurst"/>
      </w:pPr>
      <w:r w:rsidRPr="00462199">
        <w:rPr>
          <w:i/>
        </w:rPr>
        <w:t>Overall Measurement Uncertainty Requirement</w:t>
      </w:r>
    </w:p>
    <w:p w14:paraId="0D88D831" w14:textId="77777777" w:rsidR="00D179D6" w:rsidRPr="00462199" w:rsidRDefault="00D179D6" w:rsidP="00337061">
      <w:pPr>
        <w:pStyle w:val="SH2Ashurst"/>
      </w:pPr>
      <w:bookmarkStart w:id="8492" w:name="_Ref144116537"/>
      <w:r w:rsidRPr="00462199">
        <w:t xml:space="preserve">The uncertainty of the calculated mass fraction of Hydrogen and net calorific value of the hydrogen stream, determined from the Hydrogen Analysis Equipment, shall at all times be equal to or less than +/-0.1% of the measured value at 95% confidence interval (the </w:t>
      </w:r>
      <w:r w:rsidRPr="00462199">
        <w:rPr>
          <w:b/>
        </w:rPr>
        <w:t>"Hydrogen Analysis Equipment Uncertainty Requirement"</w:t>
      </w:r>
      <w:r w:rsidRPr="00462199">
        <w:t>).</w:t>
      </w:r>
      <w:bookmarkEnd w:id="8492"/>
    </w:p>
    <w:p w14:paraId="55DA8BE4" w14:textId="77777777" w:rsidR="00D179D6" w:rsidRPr="00462199" w:rsidRDefault="00D179D6" w:rsidP="00337061">
      <w:pPr>
        <w:pStyle w:val="SH2Ashurst"/>
      </w:pPr>
      <w:bookmarkStart w:id="8493" w:name="_Ref144116538"/>
      <w:r w:rsidRPr="00462199">
        <w:t xml:space="preserve">The uncertainty of the total mass of hydrogen at the Hydrogen Meter Measurement Point shall always be equal to or less than +/-1.0 % of the measured value at 95% confidence interval (the </w:t>
      </w:r>
      <w:r w:rsidRPr="00462199">
        <w:rPr>
          <w:b/>
        </w:rPr>
        <w:t>"Hydrogen Mass Flow Uncertainty Requirement"</w:t>
      </w:r>
      <w:r w:rsidRPr="00462199">
        <w:t>).</w:t>
      </w:r>
      <w:bookmarkEnd w:id="8493"/>
    </w:p>
    <w:p w14:paraId="3C359D98" w14:textId="77777777" w:rsidR="00D179D6" w:rsidRPr="00462199" w:rsidRDefault="00D179D6" w:rsidP="00337061">
      <w:pPr>
        <w:pStyle w:val="SH2Ashurst"/>
      </w:pPr>
      <w:bookmarkStart w:id="8494" w:name="_Ref144116539"/>
      <w:r w:rsidRPr="00462199">
        <w:t xml:space="preserve">Where applicable, the uncertainty of the Hydrogen Equivalent Energy Flow shall always be equal to or less than +/-1.1% of the calculated value at 95% confidence interval (the </w:t>
      </w:r>
      <w:r w:rsidRPr="00462199">
        <w:rPr>
          <w:b/>
        </w:rPr>
        <w:t>"Hydrogen Equivalent Energy Flow Uncertainty Requirement"</w:t>
      </w:r>
      <w:r w:rsidRPr="00462199">
        <w:t>).</w:t>
      </w:r>
      <w:bookmarkEnd w:id="8494"/>
    </w:p>
    <w:p w14:paraId="6FEB9C0B" w14:textId="77777777" w:rsidR="00D179D6" w:rsidRPr="00462199" w:rsidRDefault="00D179D6" w:rsidP="00337061">
      <w:pPr>
        <w:pStyle w:val="SH2Ashurst"/>
      </w:pPr>
      <w:bookmarkStart w:id="8495" w:name="_Ref144116540"/>
      <w:r w:rsidRPr="00462199">
        <w:t xml:space="preserve">The uncertainty of the Measured Hydrogen Output shall always be equal to or less than +/-1.1% of the calculated value at 95% confidence interval (the </w:t>
      </w:r>
      <w:r w:rsidRPr="00462199">
        <w:rPr>
          <w:b/>
        </w:rPr>
        <w:t>"Measured Hydrogen Output Uncertainty Requirement"</w:t>
      </w:r>
      <w:r w:rsidRPr="00462199">
        <w:t>).</w:t>
      </w:r>
      <w:bookmarkEnd w:id="8495"/>
    </w:p>
    <w:p w14:paraId="3CCE4B4E" w14:textId="77777777" w:rsidR="00D179D6" w:rsidRPr="00462199" w:rsidRDefault="00D179D6" w:rsidP="00337061">
      <w:pPr>
        <w:pStyle w:val="SH2Ashurst"/>
      </w:pPr>
      <w:bookmarkStart w:id="8496" w:name="_Ref144116541"/>
      <w:r w:rsidRPr="00462199">
        <w:lastRenderedPageBreak/>
        <w:t xml:space="preserve">The Hydrogen Analysis Equipment Uncertainty Requirement, the Hydrogen Mass Flow Uncertainty Requirement, the Hydrogen Equivalent Energy Flow Uncertainty Requirement and the Measured Hydrogen Output Uncertainty Requirement (together, the </w:t>
      </w:r>
      <w:r w:rsidRPr="00462199">
        <w:rPr>
          <w:b/>
        </w:rPr>
        <w:t>"Hydrogen Overall Measurement Uncertainty Requirement"</w:t>
      </w:r>
      <w:r w:rsidRPr="00462199">
        <w:t>) shall each be:</w:t>
      </w:r>
      <w:bookmarkEnd w:id="8496"/>
    </w:p>
    <w:p w14:paraId="512BCC2C" w14:textId="77777777" w:rsidR="00D179D6" w:rsidRPr="00462199" w:rsidRDefault="00D179D6" w:rsidP="00337061">
      <w:pPr>
        <w:pStyle w:val="SH3Ashurst"/>
      </w:pPr>
      <w:bookmarkStart w:id="8497" w:name="_Ref144116542"/>
      <w:r w:rsidRPr="00462199">
        <w:t>obtained by combining the measurement uncertainty of the relevant data components of the relevant Hydrogen Meter Measurement System in a measurement uncertainty budget; and</w:t>
      </w:r>
      <w:bookmarkEnd w:id="8497"/>
    </w:p>
    <w:p w14:paraId="18448FD9" w14:textId="77777777" w:rsidR="00D179D6" w:rsidRPr="00462199" w:rsidRDefault="00D179D6" w:rsidP="00337061">
      <w:pPr>
        <w:pStyle w:val="SH3Ashurst"/>
      </w:pPr>
      <w:bookmarkStart w:id="8498" w:name="_Ref144116543"/>
      <w:r w:rsidRPr="00462199">
        <w:t>ascertained in accordance with internationally recognised and accepted standards, including, but not limited to, the guide to the expression of uncertainty in measurement ISO/IEC Guide 98 all parts.</w:t>
      </w:r>
      <w:bookmarkEnd w:id="8498"/>
    </w:p>
    <w:p w14:paraId="194F45D6" w14:textId="77777777" w:rsidR="00D179D6" w:rsidRPr="00462199" w:rsidRDefault="00D179D6" w:rsidP="005B3BB9">
      <w:pPr>
        <w:pStyle w:val="NormalBoldAshurst"/>
      </w:pPr>
      <w:r w:rsidRPr="00462199">
        <w:rPr>
          <w:i/>
        </w:rPr>
        <w:t>Hydrogen Flow Meter(s)</w:t>
      </w:r>
    </w:p>
    <w:p w14:paraId="1136D998" w14:textId="77777777" w:rsidR="00D179D6" w:rsidRPr="00462199" w:rsidRDefault="00D179D6" w:rsidP="00337061">
      <w:pPr>
        <w:pStyle w:val="SH2Ashurst"/>
      </w:pPr>
      <w:bookmarkStart w:id="8499" w:name="_Ref144116544"/>
      <w:r w:rsidRPr="00462199">
        <w:t>The hydrogen flow rate at the Hydrogen Meter Measurement Point shall be measured continuously with Hydrogen Flow Meter(s) with a granularity equal to or less than one (1) minute.</w:t>
      </w:r>
      <w:bookmarkEnd w:id="8499"/>
    </w:p>
    <w:p w14:paraId="00464E33" w14:textId="77777777" w:rsidR="00D179D6" w:rsidRPr="00462199" w:rsidRDefault="00D179D6" w:rsidP="00337061">
      <w:pPr>
        <w:pStyle w:val="SH2Ashurst"/>
      </w:pPr>
      <w:bookmarkStart w:id="8500" w:name="_Ref144116545"/>
      <w:r w:rsidRPr="00462199">
        <w:t>The Hydrogen Flow Meter(s) uncertainty, including associated secondary instrumentation, shall comply with the Hydrogen Mass Flow Uncertainty Requirement.</w:t>
      </w:r>
      <w:bookmarkEnd w:id="8500"/>
    </w:p>
    <w:p w14:paraId="2432B3ED" w14:textId="13C2F2EF" w:rsidR="00D179D6" w:rsidRPr="00462199" w:rsidRDefault="00D179D6" w:rsidP="00337061">
      <w:pPr>
        <w:pStyle w:val="SH2Ashurst"/>
      </w:pPr>
      <w:bookmarkStart w:id="8501" w:name="_Ref144116546"/>
      <w:r w:rsidRPr="00462199">
        <w:t xml:space="preserve">Where the total mass of hydrogen is measured with volumetric Hydrogen Flow Meter(s), the hydrogen fluid density shall be determined with an Equation of State. The fluid density uncertainty shall comply with the Hydrogen Overall Measurement Uncertainty Requirement set out in paragraph </w:t>
      </w:r>
      <w:r>
        <w:fldChar w:fldCharType="begin"/>
      </w:r>
      <w:r>
        <w:instrText xml:space="preserve"> REF _Ref144116541 \w \h </w:instrText>
      </w:r>
      <w:r>
        <w:fldChar w:fldCharType="separate"/>
      </w:r>
      <w:del w:id="8502" w:author="Faqir, Sofia (Energy Security)" w:date="2023-11-12T19:47:00Z">
        <w:r w:rsidR="00E473FC">
          <w:delText>4.5</w:delText>
        </w:r>
      </w:del>
      <w:r>
        <w:fldChar w:fldCharType="end"/>
      </w:r>
      <w:r w:rsidRPr="00462199">
        <w:t xml:space="preserve"> and be accounted for in the Measurement Uncertainty Assessment.</w:t>
      </w:r>
      <w:bookmarkEnd w:id="8501"/>
    </w:p>
    <w:p w14:paraId="482D43D2" w14:textId="77777777" w:rsidR="00D179D6" w:rsidRPr="00462199" w:rsidRDefault="00D179D6" w:rsidP="00337061">
      <w:pPr>
        <w:pStyle w:val="SH2Ashurst"/>
      </w:pPr>
      <w:bookmarkStart w:id="8503" w:name="_Ref144116547"/>
      <w:r w:rsidRPr="00462199">
        <w:t>Where the fluid density is determined with an Equation of State, the most appropriate Equation of State shall be used in accordance with national and international standards and, where these are not available, such Equation of State shall follow industry best practice. Full account shall be taken of the impact of impurities on the Equation of State uncertainty. The fluid density uncertainty shall be assessed when applying the Equation of State, and the assessment shall include the Equation of State uncertainty, the measured fluid stream temperature and pressure uncertainty.</w:t>
      </w:r>
      <w:bookmarkEnd w:id="8503"/>
    </w:p>
    <w:p w14:paraId="0B8FA469" w14:textId="77777777" w:rsidR="00D179D6" w:rsidRPr="00462199" w:rsidRDefault="00D179D6" w:rsidP="00337061">
      <w:pPr>
        <w:pStyle w:val="SH2Ashurst"/>
      </w:pPr>
      <w:bookmarkStart w:id="8504" w:name="_Ref144116548"/>
      <w:r w:rsidRPr="00462199">
        <w:t>The Hydrogen Flow Meter(s), including associated secondary instrumentation, shall be used at all times within its calibrated measurement range as required by the relevant manufacturer requirements.</w:t>
      </w:r>
      <w:bookmarkEnd w:id="8504"/>
    </w:p>
    <w:p w14:paraId="20A310CF" w14:textId="77777777" w:rsidR="00D179D6" w:rsidRPr="00462199" w:rsidRDefault="00D179D6" w:rsidP="00337061">
      <w:pPr>
        <w:pStyle w:val="SH2Ashurst"/>
      </w:pPr>
      <w:bookmarkStart w:id="8505" w:name="_Ref144116549"/>
      <w:r w:rsidRPr="00462199">
        <w:t>The Hydrogen Flow Meter(s) shall be calibrated:</w:t>
      </w:r>
      <w:bookmarkEnd w:id="8505"/>
    </w:p>
    <w:p w14:paraId="2AC8A5AC" w14:textId="4F5D88CE" w:rsidR="00D179D6" w:rsidRPr="00462199" w:rsidRDefault="00D179D6" w:rsidP="00337061">
      <w:pPr>
        <w:pStyle w:val="SH3Ashurst"/>
      </w:pPr>
      <w:bookmarkStart w:id="8506" w:name="_Ref144116550"/>
      <w:r w:rsidRPr="00462199">
        <w:t xml:space="preserve">prior to initial installation, at a test laboratory under flowing </w:t>
      </w:r>
      <w:r w:rsidR="007248B2" w:rsidRPr="007248B2">
        <w:t>condition</w:t>
      </w:r>
      <w:r w:rsidRPr="00462199">
        <w:t>s;</w:t>
      </w:r>
      <w:bookmarkEnd w:id="8506"/>
    </w:p>
    <w:p w14:paraId="6E889478" w14:textId="33AF9421" w:rsidR="00D179D6" w:rsidRPr="00462199" w:rsidRDefault="00D179D6" w:rsidP="00337061">
      <w:pPr>
        <w:pStyle w:val="SH3Ashurst"/>
      </w:pPr>
      <w:bookmarkStart w:id="8507" w:name="_Ref144116551"/>
      <w:r w:rsidRPr="00462199">
        <w:t xml:space="preserve">every five (5) years or more frequently if required by the Hydrogen Flow Meter manufacturer under flowing </w:t>
      </w:r>
      <w:r w:rsidR="007248B2" w:rsidRPr="007248B2">
        <w:t>condition</w:t>
      </w:r>
      <w:r w:rsidRPr="00462199">
        <w:t>s:</w:t>
      </w:r>
      <w:bookmarkEnd w:id="8507"/>
    </w:p>
    <w:p w14:paraId="08B4A965" w14:textId="77777777" w:rsidR="00D179D6" w:rsidRPr="00462199" w:rsidRDefault="00D179D6" w:rsidP="00337061">
      <w:pPr>
        <w:pStyle w:val="SH4Ashurst"/>
      </w:pPr>
      <w:bookmarkStart w:id="8508" w:name="_Ref144116552"/>
      <w:r w:rsidRPr="00462199">
        <w:t>at a test laboratory, or</w:t>
      </w:r>
      <w:bookmarkEnd w:id="8508"/>
    </w:p>
    <w:p w14:paraId="15D34D74" w14:textId="77777777" w:rsidR="00D179D6" w:rsidRPr="00462199" w:rsidRDefault="00D179D6" w:rsidP="00337061">
      <w:pPr>
        <w:pStyle w:val="SH4Ashurst"/>
      </w:pPr>
      <w:bookmarkStart w:id="8509" w:name="_Ref144116553"/>
      <w:r w:rsidRPr="00462199">
        <w:t>in situ against a master meter or a prover.</w:t>
      </w:r>
      <w:bookmarkEnd w:id="8509"/>
    </w:p>
    <w:p w14:paraId="664F12BC" w14:textId="3020250D" w:rsidR="00D179D6" w:rsidRPr="00462199" w:rsidRDefault="00D179D6" w:rsidP="00337061">
      <w:pPr>
        <w:pStyle w:val="SH2Ashurst"/>
      </w:pPr>
      <w:bookmarkStart w:id="8510" w:name="_Ref144116554"/>
      <w:r w:rsidRPr="00462199">
        <w:t>Where any Hydrogen Flow Meter(s) is calibrated with a fluid different from the operational fluid, transferability of the calibration shall be assessed for the employed metering technology and the additional uncertainty from calibration with an alternative fluid shall be accounted for in the Measurement Uncertainty Assessment.</w:t>
      </w:r>
      <w:bookmarkEnd w:id="8510"/>
    </w:p>
    <w:p w14:paraId="028EADF6" w14:textId="55FCC56F" w:rsidR="00D179D6" w:rsidRPr="00462199" w:rsidRDefault="00D179D6" w:rsidP="00337061">
      <w:pPr>
        <w:pStyle w:val="SH2Ashurst"/>
      </w:pPr>
      <w:bookmarkStart w:id="8511" w:name="_Ref144116555"/>
      <w:r w:rsidRPr="00462199">
        <w:lastRenderedPageBreak/>
        <w:t>Where any Hydrogen Flow Meter is calibrated at line pressure and temperature different from the operational ones, the impact of this difference on the performance of the meter shall be assessed for the employed metering technology and corrected for where needed and if feasible. Any additional uncertainty from calibration of the meter at line pressure and temperature different from the operational ones shall be accounted for in the Measurement Uncertainty Assessment.</w:t>
      </w:r>
      <w:bookmarkEnd w:id="8511"/>
    </w:p>
    <w:p w14:paraId="36B46CEA" w14:textId="77777777" w:rsidR="00D179D6" w:rsidRPr="00462199" w:rsidRDefault="00D179D6" w:rsidP="00337061">
      <w:pPr>
        <w:pStyle w:val="SH2Ashurst"/>
      </w:pPr>
      <w:bookmarkStart w:id="8512" w:name="_Ref144116556"/>
      <w:r w:rsidRPr="00462199">
        <w:t>Where the Hydrogen Flow Meter(s) is calibrated in situ against a master meter or a prover, the master meter or prover shall be calibrated at regular intervals and at least annually. The master meter or prover calibration shall be traceable to national or international standards.</w:t>
      </w:r>
      <w:bookmarkEnd w:id="8512"/>
    </w:p>
    <w:p w14:paraId="42C32FD7" w14:textId="77777777" w:rsidR="00D179D6" w:rsidRPr="00462199" w:rsidRDefault="00D179D6" w:rsidP="00337061">
      <w:pPr>
        <w:pStyle w:val="SH2Ashurst"/>
      </w:pPr>
      <w:bookmarkStart w:id="8513" w:name="_Ref144116557"/>
      <w:r w:rsidRPr="00462199">
        <w:t>The secondary instrumentation, including temperature and pressure devices and where applicable differential pressure devices, shall be calibrated prior to initial installation at a test laboratory, and every five (5) years or more frequently if required as per the relevant manufacturers' requirements either at a test laboratory or in situ. Where calibrated in situ, reference test equipment shall be dedicated to the metering service and shall be traceable to accredited EN ISO/IEC 17025 laboratories and shall at least be calibrated on a yearly basis.</w:t>
      </w:r>
      <w:bookmarkEnd w:id="8513"/>
    </w:p>
    <w:p w14:paraId="550F2BFD" w14:textId="77777777" w:rsidR="00D179D6" w:rsidRPr="00462199" w:rsidRDefault="00D179D6" w:rsidP="005B3BB9">
      <w:pPr>
        <w:pStyle w:val="NormalBoldAshurst"/>
      </w:pPr>
      <w:r w:rsidRPr="00462199">
        <w:rPr>
          <w:i/>
        </w:rPr>
        <w:t>General Equipment</w:t>
      </w:r>
    </w:p>
    <w:p w14:paraId="42175D6E" w14:textId="77777777" w:rsidR="00D179D6" w:rsidRPr="00462199" w:rsidRDefault="00D179D6" w:rsidP="00337061">
      <w:pPr>
        <w:pStyle w:val="SH2Ashurst"/>
      </w:pPr>
      <w:bookmarkStart w:id="8514" w:name="_Ref144116558"/>
      <w:r w:rsidRPr="00462199">
        <w:t>The measurement range, resolution and uncertainty of any other measurement device(s) that is necessary to enable the calculation of the Measured Hydrogen Output and/or Hydrogen Equivalent Energy Flow to the Hydrogen Meter Measurement Point shall comply with the Hydrogen Overall Measurement Uncertainty Requirement.</w:t>
      </w:r>
      <w:bookmarkEnd w:id="8514"/>
    </w:p>
    <w:p w14:paraId="15681A9B" w14:textId="77777777" w:rsidR="00D179D6" w:rsidRPr="00462199" w:rsidRDefault="00D179D6" w:rsidP="000D76C6">
      <w:pPr>
        <w:pStyle w:val="SH1Ashurst"/>
      </w:pPr>
      <w:bookmarkStart w:id="8515" w:name="_Ref144116559"/>
      <w:r w:rsidRPr="00462199">
        <w:t>METER Measurement System Criteria</w:t>
      </w:r>
      <w:bookmarkEnd w:id="8515"/>
    </w:p>
    <w:p w14:paraId="55D17763" w14:textId="77777777" w:rsidR="00D179D6" w:rsidRPr="00462199" w:rsidRDefault="00D179D6" w:rsidP="005B3BB9">
      <w:pPr>
        <w:pStyle w:val="NormalBoldAshurst"/>
      </w:pPr>
      <w:r w:rsidRPr="00462199">
        <w:rPr>
          <w:i/>
        </w:rPr>
        <w:t>Hydrogen Meter Measurement System</w:t>
      </w:r>
    </w:p>
    <w:p w14:paraId="5FDDEAF4" w14:textId="77777777" w:rsidR="00D179D6" w:rsidRPr="00462199" w:rsidRDefault="00D179D6" w:rsidP="00337061">
      <w:pPr>
        <w:pStyle w:val="SH2Ashurst"/>
      </w:pPr>
      <w:bookmarkStart w:id="8516" w:name="_Ref144116560"/>
      <w:r w:rsidRPr="00462199">
        <w:t>The Hydrogen Meter Measurement System shall, as a minimum, comply with ISO/TR 15916:2015 Basic considerations for the safety of hydrogen systems and, for Electrolytic Facilities only, ISO 22734:2019 Hydrogen generators using water electrolysis — Industrial, commercial, and residential applications.</w:t>
      </w:r>
      <w:bookmarkEnd w:id="8516"/>
    </w:p>
    <w:p w14:paraId="5F8B723F" w14:textId="77777777" w:rsidR="00D179D6" w:rsidRPr="00462199" w:rsidRDefault="00D179D6" w:rsidP="00EF1691">
      <w:pPr>
        <w:pStyle w:val="NormalBoldAshurst"/>
        <w:jc w:val="center"/>
      </w:pPr>
      <w:r w:rsidRPr="00462199">
        <w:rPr>
          <w:b w:val="0"/>
        </w:rPr>
        <w:br w:type="page"/>
      </w:r>
      <w:bookmarkStart w:id="8517" w:name="Section2"/>
      <w:r w:rsidRPr="00462199">
        <w:lastRenderedPageBreak/>
        <w:t>Section 2</w:t>
      </w:r>
      <w:bookmarkEnd w:id="8517"/>
      <w:r w:rsidRPr="00462199">
        <w:t xml:space="preserve"> – Electricity Meter Technical Specifications</w:t>
      </w:r>
    </w:p>
    <w:p w14:paraId="03AAD267" w14:textId="77777777" w:rsidR="00D179D6" w:rsidRPr="00462199" w:rsidRDefault="00D179D6" w:rsidP="005B3BB9">
      <w:pPr>
        <w:pStyle w:val="LBOLDCAPSAshurst"/>
      </w:pPr>
      <w:r w:rsidRPr="00462199">
        <w:t>DEFINITIONS</w:t>
      </w:r>
    </w:p>
    <w:p w14:paraId="4B566207" w14:textId="77777777" w:rsidR="00D179D6" w:rsidRPr="00462199" w:rsidRDefault="00D179D6" w:rsidP="00EF1691">
      <w:pPr>
        <w:pStyle w:val="NormalAshurst"/>
      </w:pPr>
      <w:r w:rsidRPr="00462199">
        <w:rPr>
          <w:b/>
        </w:rPr>
        <w:t xml:space="preserve">"BSC Company" </w:t>
      </w:r>
      <w:r w:rsidRPr="00462199">
        <w:t>has the meaning given to that term in the Code of Practice;</w:t>
      </w:r>
    </w:p>
    <w:p w14:paraId="4BFB919D" w14:textId="77777777" w:rsidR="00D179D6" w:rsidRPr="00462199" w:rsidRDefault="00D179D6" w:rsidP="00EF1691">
      <w:pPr>
        <w:pStyle w:val="NormalAshurst"/>
      </w:pPr>
      <w:r w:rsidRPr="00462199">
        <w:rPr>
          <w:b/>
        </w:rPr>
        <w:t>"Code of Practice"</w:t>
      </w:r>
      <w:r w:rsidRPr="00462199">
        <w:t xml:space="preserve"> means the Balancing and Settlement Code (BSC) documents published by the BSC Company that detail the technical requirements for Electricity Meter Measurement Equipment;</w:t>
      </w:r>
    </w:p>
    <w:p w14:paraId="0D0E2388" w14:textId="77777777" w:rsidR="00D179D6" w:rsidRPr="00462199" w:rsidRDefault="00D179D6" w:rsidP="00EF1691">
      <w:pPr>
        <w:pStyle w:val="NormalAshurst"/>
      </w:pPr>
      <w:r w:rsidRPr="00462199">
        <w:rPr>
          <w:b/>
        </w:rPr>
        <w:t>"CT"</w:t>
      </w:r>
      <w:r w:rsidRPr="00462199">
        <w:t xml:space="preserve"> means current transformer;</w:t>
      </w:r>
    </w:p>
    <w:p w14:paraId="7275D6AB" w14:textId="77777777" w:rsidR="00D179D6" w:rsidRPr="00462199" w:rsidRDefault="00D179D6" w:rsidP="00EF1691">
      <w:pPr>
        <w:pStyle w:val="NormalAshurst"/>
      </w:pPr>
      <w:r w:rsidRPr="00462199">
        <w:rPr>
          <w:b/>
        </w:rPr>
        <w:t>"Documented Open Protocol"</w:t>
      </w:r>
      <w:r w:rsidRPr="00462199">
        <w:t xml:space="preserve"> means a multi-vendor, non-proprietary, published protocol not using a pulse-output, such as Modbus/RTU, Mbus or DLMS;</w:t>
      </w:r>
    </w:p>
    <w:p w14:paraId="2DB95C27" w14:textId="38EE647C" w:rsidR="00D179D6" w:rsidRPr="00462199" w:rsidRDefault="00D179D6" w:rsidP="00EF1691">
      <w:pPr>
        <w:pStyle w:val="NormalAshurst"/>
      </w:pPr>
      <w:r w:rsidRPr="00462199">
        <w:rPr>
          <w:b/>
        </w:rPr>
        <w:t>"Electricity Invalid Reporting Unit"</w:t>
      </w:r>
      <w:r w:rsidRPr="00462199">
        <w:t xml:space="preserve"> has the meaning given to that term in paragraph </w:t>
      </w:r>
      <w:r>
        <w:fldChar w:fldCharType="begin"/>
      </w:r>
      <w:r>
        <w:instrText xml:space="preserve"> REF _Ref144116601 \w \h </w:instrText>
      </w:r>
      <w:r>
        <w:fldChar w:fldCharType="separate"/>
      </w:r>
      <w:del w:id="8518" w:author="Faqir, Sofia (Energy Security)" w:date="2023-11-12T19:47:00Z">
        <w:r w:rsidR="00E473FC">
          <w:delText>3.2</w:delText>
        </w:r>
      </w:del>
      <w:r>
        <w:fldChar w:fldCharType="end"/>
      </w:r>
      <w:r w:rsidRPr="00462199">
        <w:t xml:space="preserve"> of this </w:t>
      </w:r>
      <w:r>
        <w:fldChar w:fldCharType="begin"/>
      </w:r>
      <w:r>
        <w:instrText xml:space="preserve"> REF Section2 \h </w:instrText>
      </w:r>
      <w:r>
        <w:fldChar w:fldCharType="separate"/>
      </w:r>
      <w:r w:rsidR="00E473FC" w:rsidRPr="00462199">
        <w:t>Section 2</w:t>
      </w:r>
      <w:r>
        <w:fldChar w:fldCharType="end"/>
      </w:r>
      <w:r w:rsidRPr="00462199">
        <w:t xml:space="preserve"> </w:t>
      </w:r>
      <w:r w:rsidR="00AF34F0">
        <w:t>(</w:t>
      </w:r>
      <w:r w:rsidR="00AF34F0" w:rsidRPr="00AF34F0">
        <w:rPr>
          <w:i/>
          <w:iCs/>
        </w:rPr>
        <w:t>Electricity Meter Technical Specifications</w:t>
      </w:r>
      <w:r w:rsidR="00AF34F0">
        <w:t>)</w:t>
      </w:r>
      <w:r w:rsidR="00AF34F0" w:rsidRPr="00AF34F0">
        <w:t xml:space="preserve"> </w:t>
      </w:r>
      <w:r w:rsidRPr="00462199">
        <w:t xml:space="preserve">of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3B110BBA" w14:textId="77777777" w:rsidR="00D179D6" w:rsidRPr="00462199" w:rsidRDefault="00D179D6" w:rsidP="00EF1691">
      <w:pPr>
        <w:pStyle w:val="NormalAshurst"/>
      </w:pPr>
      <w:r w:rsidRPr="00462199">
        <w:rPr>
          <w:b/>
        </w:rPr>
        <w:t>"Electricity Measurement Data"</w:t>
      </w:r>
      <w:r w:rsidRPr="00462199">
        <w:t xml:space="preserve"> means the Electricity Primary Data and the Electricity Secondary Data;</w:t>
      </w:r>
    </w:p>
    <w:p w14:paraId="17FBA3F5" w14:textId="77777777" w:rsidR="00D179D6" w:rsidRPr="00462199" w:rsidRDefault="00D179D6" w:rsidP="00EF1691">
      <w:pPr>
        <w:pStyle w:val="NormalAshurst"/>
      </w:pPr>
      <w:r w:rsidRPr="00462199">
        <w:rPr>
          <w:b/>
        </w:rPr>
        <w:t>"Electricity Meter"</w:t>
      </w:r>
      <w:r w:rsidRPr="00462199">
        <w:t xml:space="preserve"> means the metering equipment located at the Electricity Meter Measurement Point(s) used to measure the Measured Electricity Input to the Site;</w:t>
      </w:r>
    </w:p>
    <w:p w14:paraId="2BCDA920" w14:textId="77777777" w:rsidR="00D179D6" w:rsidRPr="00462199" w:rsidRDefault="00D179D6" w:rsidP="00EF1691">
      <w:pPr>
        <w:pStyle w:val="NormalAshurst"/>
      </w:pPr>
      <w:r w:rsidRPr="00462199">
        <w:rPr>
          <w:b/>
        </w:rPr>
        <w:t>"Electricity Meter Measurement Equipment"</w:t>
      </w:r>
      <w:r w:rsidRPr="00462199">
        <w:t xml:space="preserve"> means all equipment and installations, including the Electricity Meter(s), documented open protocol, and any other necessary ancillary equipment and infrastructure installed for the purpose of measuring the Measured Electricity Input to the Site;</w:t>
      </w:r>
    </w:p>
    <w:p w14:paraId="0BDDF02B" w14:textId="0E6B808C" w:rsidR="00D179D6" w:rsidRPr="00462199" w:rsidRDefault="00D179D6" w:rsidP="00EF1691">
      <w:pPr>
        <w:pStyle w:val="NormalAshurst"/>
      </w:pPr>
      <w:r w:rsidRPr="00462199">
        <w:rPr>
          <w:b/>
        </w:rPr>
        <w:t>"Electricity Meter Measurement Point(s)"</w:t>
      </w:r>
      <w:r w:rsidRPr="00462199">
        <w:t xml:space="preserve"> means the point(s) at which the Measured Electricity Input is measured by an Electricity Meter Measurement System, as identified on the plan in </w:t>
      </w:r>
      <w:r w:rsidRPr="00462199">
        <w:fldChar w:fldCharType="begin"/>
      </w:r>
      <w:r w:rsidRPr="00462199">
        <w:instrText xml:space="preserve"> REF _Ref144117998 \w \h </w:instrText>
      </w:r>
      <w:r>
        <w:instrText xml:space="preserve"> \* MERGEFORMAT </w:instrText>
      </w:r>
      <w:r w:rsidRPr="00462199">
        <w:fldChar w:fldCharType="separate"/>
      </w:r>
      <w:del w:id="8519"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8520" w:author="Faqir, Sofia (Energy Security)" w:date="2023-11-12T19:47:00Z">
        <w:r w:rsidR="00E473FC">
          <w:delText>Part A</w:delText>
        </w:r>
      </w:del>
      <w:r>
        <w:fldChar w:fldCharType="end"/>
      </w:r>
      <w:r w:rsidRPr="00462199">
        <w:t xml:space="preserve">, paragraph </w:t>
      </w:r>
      <w:r>
        <w:fldChar w:fldCharType="begin"/>
      </w:r>
      <w:r>
        <w:instrText xml:space="preserve"> REF _Ref144115353 \w \h </w:instrText>
      </w:r>
      <w:r>
        <w:fldChar w:fldCharType="separate"/>
      </w:r>
      <w:del w:id="8521" w:author="Faqir, Sofia (Energy Security)" w:date="2023-11-12T19:47:00Z">
        <w:r w:rsidR="00E473FC">
          <w:delText>3</w:delText>
        </w:r>
      </w:del>
      <w:r>
        <w:fldChar w:fldCharType="end"/>
      </w:r>
      <w:r w:rsidRPr="00462199">
        <w:t xml:space="preserve"> (</w:t>
      </w:r>
      <w:r w:rsidRPr="00462199">
        <w:rPr>
          <w:i/>
        </w:rPr>
        <w:t>Description of the Facility</w:t>
      </w:r>
      <w:r w:rsidRPr="00462199">
        <w:t>);</w:t>
      </w:r>
    </w:p>
    <w:p w14:paraId="5C53564B" w14:textId="38EA49B2" w:rsidR="00D179D6" w:rsidRPr="00462199" w:rsidRDefault="00D179D6" w:rsidP="00EF1691">
      <w:pPr>
        <w:pStyle w:val="NormalAshurst"/>
      </w:pPr>
      <w:r w:rsidRPr="00462199">
        <w:rPr>
          <w:b/>
        </w:rPr>
        <w:t>"Electricity Meter Measurement System"</w:t>
      </w:r>
      <w:r w:rsidRPr="00462199">
        <w:t xml:space="preserve"> means the relevant commissioned Electricity Meter Measurement Equipment installed for the purposes of measuring </w:t>
      </w:r>
      <w:r w:rsidR="00010744">
        <w:t>e</w:t>
      </w:r>
      <w:r w:rsidRPr="00462199">
        <w:t>lectricity at the Electricity Meter Measurement Point(s);</w:t>
      </w:r>
    </w:p>
    <w:p w14:paraId="04226FB0" w14:textId="4D2F214C" w:rsidR="00D179D6" w:rsidRPr="00462199" w:rsidRDefault="00D179D6" w:rsidP="00EF1691">
      <w:pPr>
        <w:pStyle w:val="NormalAshurst"/>
      </w:pPr>
      <w:r w:rsidRPr="00462199">
        <w:rPr>
          <w:b/>
        </w:rPr>
        <w:t>"Electricity Overall Measurement Uncertainty Requirement"</w:t>
      </w:r>
      <w:r w:rsidRPr="00462199">
        <w:t xml:space="preserve"> has the meaning given to that term in paragraph </w:t>
      </w:r>
      <w:r>
        <w:fldChar w:fldCharType="begin"/>
      </w:r>
      <w:r>
        <w:instrText xml:space="preserve"> REF _Ref144116608 \w \h </w:instrText>
      </w:r>
      <w:r>
        <w:fldChar w:fldCharType="separate"/>
      </w:r>
      <w:del w:id="8522" w:author="Faqir, Sofia (Energy Security)" w:date="2023-11-12T19:47:00Z">
        <w:r w:rsidR="00E473FC">
          <w:delText>4.1</w:delText>
        </w:r>
      </w:del>
      <w:r>
        <w:fldChar w:fldCharType="end"/>
      </w:r>
      <w:r w:rsidRPr="00462199">
        <w:t xml:space="preserve"> of this </w:t>
      </w:r>
      <w:r>
        <w:fldChar w:fldCharType="begin"/>
      </w:r>
      <w:r>
        <w:instrText xml:space="preserve"> REF Section2 \h </w:instrText>
      </w:r>
      <w:r>
        <w:fldChar w:fldCharType="separate"/>
      </w:r>
      <w:r w:rsidR="00E473FC" w:rsidRPr="00462199">
        <w:t>Section 2</w:t>
      </w:r>
      <w:r>
        <w:fldChar w:fldCharType="end"/>
      </w:r>
      <w:r w:rsidR="00AF34F0">
        <w:t xml:space="preserve"> (</w:t>
      </w:r>
      <w:r w:rsidR="00AF34F0" w:rsidRPr="00AF34F0">
        <w:rPr>
          <w:i/>
          <w:iCs/>
        </w:rPr>
        <w:t>Electricity Meter Technical Specifications</w:t>
      </w:r>
      <w:r w:rsidR="00AF34F0">
        <w:t>)</w:t>
      </w:r>
      <w:r w:rsidRPr="00462199">
        <w:t xml:space="preserve"> of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382370C1" w14:textId="241D416B" w:rsidR="00D179D6" w:rsidRPr="00462199" w:rsidRDefault="00D179D6" w:rsidP="00EF1691">
      <w:pPr>
        <w:pStyle w:val="NormalAshurst"/>
      </w:pPr>
      <w:r w:rsidRPr="00462199">
        <w:rPr>
          <w:b/>
        </w:rPr>
        <w:t>"Electricity Primary Data"</w:t>
      </w:r>
      <w:r w:rsidRPr="00462199">
        <w:t xml:space="preserve"> has the meaning given to that term in paragraph </w:t>
      </w:r>
      <w:r>
        <w:fldChar w:fldCharType="begin"/>
      </w:r>
      <w:r>
        <w:instrText xml:space="preserve"> REF _Ref144116586 \w \h </w:instrText>
      </w:r>
      <w:r>
        <w:fldChar w:fldCharType="separate"/>
      </w:r>
      <w:del w:id="8523" w:author="Faqir, Sofia (Energy Security)" w:date="2023-11-12T19:47:00Z">
        <w:r w:rsidR="00E473FC">
          <w:delText>3.1(A)</w:delText>
        </w:r>
      </w:del>
      <w:r>
        <w:fldChar w:fldCharType="end"/>
      </w:r>
      <w:r w:rsidRPr="00462199">
        <w:t xml:space="preserve"> of this </w:t>
      </w:r>
      <w:r>
        <w:fldChar w:fldCharType="begin"/>
      </w:r>
      <w:r>
        <w:instrText xml:space="preserve"> REF Section2 \h </w:instrText>
      </w:r>
      <w:r>
        <w:fldChar w:fldCharType="separate"/>
      </w:r>
      <w:r w:rsidR="00E473FC" w:rsidRPr="00462199">
        <w:t>Section 2</w:t>
      </w:r>
      <w:r>
        <w:fldChar w:fldCharType="end"/>
      </w:r>
      <w:r w:rsidRPr="00462199">
        <w:t xml:space="preserve"> </w:t>
      </w:r>
      <w:r w:rsidR="00AF34F0">
        <w:t>(</w:t>
      </w:r>
      <w:r w:rsidR="00AF34F0" w:rsidRPr="00AF34F0">
        <w:rPr>
          <w:i/>
          <w:iCs/>
        </w:rPr>
        <w:t>Electricity Meter Technical Specifications</w:t>
      </w:r>
      <w:r w:rsidR="00AF34F0">
        <w:t xml:space="preserve">) </w:t>
      </w:r>
      <w:r w:rsidRPr="00462199">
        <w:t xml:space="preserve">of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42A97055" w14:textId="1163736D" w:rsidR="00D179D6" w:rsidRPr="00462199" w:rsidRDefault="00D179D6" w:rsidP="00EF1691">
      <w:pPr>
        <w:pStyle w:val="NormalAshurst"/>
      </w:pPr>
      <w:r w:rsidRPr="00462199">
        <w:rPr>
          <w:b/>
        </w:rPr>
        <w:t>"Electricity Secondary Data"</w:t>
      </w:r>
      <w:r w:rsidRPr="00462199">
        <w:t xml:space="preserve"> has the meaning given to that term in paragraph </w:t>
      </w:r>
      <w:r>
        <w:fldChar w:fldCharType="begin"/>
      </w:r>
      <w:r>
        <w:instrText xml:space="preserve"> REF _Ref144116600 \w \h </w:instrText>
      </w:r>
      <w:r>
        <w:fldChar w:fldCharType="separate"/>
      </w:r>
      <w:del w:id="8524" w:author="Faqir, Sofia (Energy Security)" w:date="2023-11-12T19:47:00Z">
        <w:r w:rsidR="00E473FC">
          <w:delText>3.1(C)</w:delText>
        </w:r>
      </w:del>
      <w:r>
        <w:fldChar w:fldCharType="end"/>
      </w:r>
      <w:r w:rsidRPr="00462199">
        <w:t xml:space="preserve"> of this </w:t>
      </w:r>
      <w:r>
        <w:fldChar w:fldCharType="begin"/>
      </w:r>
      <w:r>
        <w:instrText xml:space="preserve"> REF Section2 \h </w:instrText>
      </w:r>
      <w:r>
        <w:fldChar w:fldCharType="separate"/>
      </w:r>
      <w:r w:rsidR="00E473FC" w:rsidRPr="00462199">
        <w:t>Section 2</w:t>
      </w:r>
      <w:r>
        <w:fldChar w:fldCharType="end"/>
      </w:r>
      <w:r w:rsidRPr="00462199">
        <w:t xml:space="preserve"> </w:t>
      </w:r>
      <w:r w:rsidR="00AF34F0">
        <w:t>(</w:t>
      </w:r>
      <w:r w:rsidR="00AF34F0" w:rsidRPr="00AF34F0">
        <w:rPr>
          <w:i/>
          <w:iCs/>
        </w:rPr>
        <w:t>Electricity Meter Technical Specifications</w:t>
      </w:r>
      <w:r w:rsidR="00AF34F0">
        <w:t xml:space="preserve">) </w:t>
      </w:r>
      <w:r w:rsidRPr="00462199">
        <w:t xml:space="preserve">of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79474D02" w14:textId="77777777" w:rsidR="00D179D6" w:rsidRPr="00462199" w:rsidRDefault="00D179D6" w:rsidP="00EF1691">
      <w:pPr>
        <w:pStyle w:val="NormalAshurst"/>
      </w:pPr>
      <w:r w:rsidRPr="00462199">
        <w:rPr>
          <w:b/>
        </w:rPr>
        <w:t>"Measured Electricity Input"</w:t>
      </w:r>
      <w:r w:rsidRPr="00462199">
        <w:t xml:space="preserve"> means the amount of electricity (</w:t>
      </w:r>
      <w:r w:rsidRPr="00462199">
        <w:rPr>
          <w:i/>
        </w:rPr>
        <w:t>expressed in kWh</w:t>
      </w:r>
      <w:r w:rsidRPr="00462199">
        <w:t>) passing through an Electricity Meter Measurement Point per Reporting Unit as measured in accordance with this Electricity Meter Specification;</w:t>
      </w:r>
    </w:p>
    <w:p w14:paraId="3F6247A7" w14:textId="77777777" w:rsidR="00D179D6" w:rsidRPr="00462199" w:rsidRDefault="00D179D6" w:rsidP="00EF1691">
      <w:pPr>
        <w:pStyle w:val="NormalAshurst"/>
      </w:pPr>
      <w:r w:rsidRPr="00462199">
        <w:rPr>
          <w:b/>
        </w:rPr>
        <w:t>"MID"</w:t>
      </w:r>
      <w:r w:rsidRPr="00462199">
        <w:t xml:space="preserve"> means the Measurement Instrument Directive; and</w:t>
      </w:r>
    </w:p>
    <w:p w14:paraId="3863AA4F" w14:textId="77777777" w:rsidR="00D179D6" w:rsidRPr="00462199" w:rsidRDefault="00D179D6" w:rsidP="00EF1691">
      <w:pPr>
        <w:pStyle w:val="NormalAshurst"/>
      </w:pPr>
      <w:r w:rsidRPr="00462199">
        <w:rPr>
          <w:b/>
        </w:rPr>
        <w:t>"VT"</w:t>
      </w:r>
      <w:r w:rsidRPr="00462199">
        <w:t xml:space="preserve"> means voltage transformer.</w:t>
      </w:r>
    </w:p>
    <w:p w14:paraId="62896DF7" w14:textId="77777777" w:rsidR="00D179D6" w:rsidRPr="00462199" w:rsidRDefault="00D179D6" w:rsidP="00EF1AC1">
      <w:pPr>
        <w:pStyle w:val="SH1Ashurst"/>
        <w:numPr>
          <w:ilvl w:val="0"/>
          <w:numId w:val="47"/>
        </w:numPr>
      </w:pPr>
      <w:bookmarkStart w:id="8525" w:name="_Ref144116561"/>
      <w:r w:rsidRPr="00462199">
        <w:lastRenderedPageBreak/>
        <w:t>METERING POINTS</w:t>
      </w:r>
      <w:bookmarkEnd w:id="8525"/>
    </w:p>
    <w:p w14:paraId="4D4C91B1" w14:textId="77777777" w:rsidR="00D179D6" w:rsidRPr="00462199" w:rsidRDefault="00D179D6" w:rsidP="002F462E">
      <w:pPr>
        <w:pStyle w:val="SH2Ashurst"/>
      </w:pPr>
      <w:bookmarkStart w:id="8526" w:name="_Ref144116562"/>
      <w:r w:rsidRPr="00462199">
        <w:t>The Producer shall ensure that:</w:t>
      </w:r>
      <w:bookmarkEnd w:id="8526"/>
    </w:p>
    <w:p w14:paraId="0D7E21E6" w14:textId="77777777" w:rsidR="00D179D6" w:rsidRPr="00462199" w:rsidRDefault="00D179D6" w:rsidP="002F462E">
      <w:pPr>
        <w:pStyle w:val="SH3Ashurst"/>
      </w:pPr>
      <w:bookmarkStart w:id="8527" w:name="_Ref144116563"/>
      <w:r w:rsidRPr="00462199">
        <w:t>an Electricity Meter Measurement System is installed, where applicable:</w:t>
      </w:r>
      <w:bookmarkEnd w:id="8527"/>
    </w:p>
    <w:p w14:paraId="3AE72BED" w14:textId="77777777" w:rsidR="00D179D6" w:rsidRPr="00462199" w:rsidRDefault="00D179D6" w:rsidP="002F462E">
      <w:pPr>
        <w:pStyle w:val="SH4Ashurst"/>
      </w:pPr>
      <w:bookmarkStart w:id="8528" w:name="_Ref144116564"/>
      <w:r w:rsidRPr="00462199">
        <w:t>on the connection from the Total System to the Facility in respect of any electricity that is for use On-site;</w:t>
      </w:r>
      <w:bookmarkEnd w:id="8528"/>
    </w:p>
    <w:p w14:paraId="518D05DA" w14:textId="77777777" w:rsidR="00D179D6" w:rsidRPr="00462199" w:rsidRDefault="00D179D6" w:rsidP="002F462E">
      <w:pPr>
        <w:pStyle w:val="SH4Ashurst"/>
      </w:pPr>
      <w:bookmarkStart w:id="8529" w:name="_Ref144116565"/>
      <w:r w:rsidRPr="00462199">
        <w:t>on each connection from a Private Electricity Network to the Facility in respect of any electricity that is for use On-site,</w:t>
      </w:r>
      <w:bookmarkEnd w:id="8529"/>
    </w:p>
    <w:p w14:paraId="2A266579" w14:textId="77777777" w:rsidR="00D179D6" w:rsidRPr="00462199" w:rsidRDefault="00D179D6" w:rsidP="00EF1691">
      <w:pPr>
        <w:pStyle w:val="B3Ashurst"/>
      </w:pPr>
      <w:r w:rsidRPr="00462199">
        <w:t>each being located On-site; and</w:t>
      </w:r>
    </w:p>
    <w:p w14:paraId="1E0F8E4D" w14:textId="77080968" w:rsidR="00D179D6" w:rsidRPr="00462199" w:rsidRDefault="00D179D6" w:rsidP="002F462E">
      <w:pPr>
        <w:pStyle w:val="SH4Ashurst"/>
      </w:pPr>
      <w:bookmarkStart w:id="8530" w:name="_Ref144116566"/>
      <w:r w:rsidRPr="00462199">
        <w:t xml:space="preserve">where one (1) or more </w:t>
      </w:r>
      <w:r w:rsidR="00BE5563">
        <w:t>Electricity Storage Systems</w:t>
      </w:r>
      <w:r w:rsidRPr="00462199">
        <w:t xml:space="preserve"> comprise part of the Facility:</w:t>
      </w:r>
      <w:bookmarkEnd w:id="8530"/>
    </w:p>
    <w:p w14:paraId="55D2F46A" w14:textId="2E82A71C" w:rsidR="00D179D6" w:rsidRPr="00462199" w:rsidRDefault="00D179D6" w:rsidP="002F462E">
      <w:pPr>
        <w:pStyle w:val="SH5Ashurst"/>
      </w:pPr>
      <w:bookmarkStart w:id="8531" w:name="_Ref144116567"/>
      <w:r w:rsidRPr="00462199">
        <w:t xml:space="preserve">on the connection to each </w:t>
      </w:r>
      <w:r w:rsidR="00BE5563">
        <w:t>Electricity Storage System</w:t>
      </w:r>
      <w:r w:rsidRPr="00462199">
        <w:t xml:space="preserve"> immediately upstream of the point of charging;</w:t>
      </w:r>
      <w:bookmarkEnd w:id="8531"/>
    </w:p>
    <w:p w14:paraId="18F77B8C" w14:textId="044E3F51" w:rsidR="00D179D6" w:rsidRPr="00462199" w:rsidRDefault="00D179D6" w:rsidP="002F462E">
      <w:pPr>
        <w:pStyle w:val="SH5Ashurst"/>
      </w:pPr>
      <w:bookmarkStart w:id="8532" w:name="_Ref144116568"/>
      <w:r w:rsidRPr="00462199">
        <w:t xml:space="preserve">on the connection from each </w:t>
      </w:r>
      <w:r w:rsidR="00BE5563">
        <w:t>Electricity Storage System</w:t>
      </w:r>
      <w:r w:rsidRPr="00462199">
        <w:t xml:space="preserve"> immediately downstream of the point of discharging; and</w:t>
      </w:r>
      <w:bookmarkEnd w:id="8532"/>
    </w:p>
    <w:p w14:paraId="694B790E" w14:textId="77777777" w:rsidR="00D179D6" w:rsidRPr="00462199" w:rsidRDefault="00D179D6" w:rsidP="002F462E">
      <w:pPr>
        <w:pStyle w:val="SH3Ashurst"/>
      </w:pPr>
      <w:bookmarkStart w:id="8533" w:name="_Ref144116569"/>
      <w:r w:rsidRPr="00462199">
        <w:t>each Electricity Meter shall be installed in compliance with:</w:t>
      </w:r>
      <w:bookmarkEnd w:id="8533"/>
    </w:p>
    <w:p w14:paraId="0F700E11" w14:textId="77777777" w:rsidR="00D179D6" w:rsidRPr="00462199" w:rsidRDefault="00D179D6" w:rsidP="002F462E">
      <w:pPr>
        <w:pStyle w:val="SH4Ashurst"/>
      </w:pPr>
      <w:bookmarkStart w:id="8534" w:name="_Ref144116570"/>
      <w:r w:rsidRPr="00462199">
        <w:t>BS EN 60079, Electrical apparatus for explosive gas atmospheres;</w:t>
      </w:r>
      <w:bookmarkEnd w:id="8534"/>
    </w:p>
    <w:p w14:paraId="58D85EF1" w14:textId="77777777" w:rsidR="00D179D6" w:rsidRPr="00462199" w:rsidRDefault="00D179D6" w:rsidP="002F462E">
      <w:pPr>
        <w:pStyle w:val="SH4Ashurst"/>
      </w:pPr>
      <w:bookmarkStart w:id="8535" w:name="_Ref144116571"/>
      <w:r w:rsidRPr="00462199">
        <w:t>The Electricity at Work Regulations (1989);</w:t>
      </w:r>
      <w:bookmarkEnd w:id="8535"/>
    </w:p>
    <w:p w14:paraId="7FBF294D" w14:textId="77777777" w:rsidR="00D179D6" w:rsidRPr="00462199" w:rsidRDefault="00D179D6" w:rsidP="002F462E">
      <w:pPr>
        <w:pStyle w:val="SH4Ashurst"/>
      </w:pPr>
      <w:bookmarkStart w:id="8536" w:name="_Ref144116572"/>
      <w:r w:rsidRPr="00462199">
        <w:t>BS 7671 (18th Edition The IET Wiring Regulations).</w:t>
      </w:r>
      <w:bookmarkEnd w:id="8536"/>
    </w:p>
    <w:p w14:paraId="63A0626F" w14:textId="77777777" w:rsidR="00D179D6" w:rsidRPr="00462199" w:rsidRDefault="00D179D6" w:rsidP="000D76C6">
      <w:pPr>
        <w:pStyle w:val="SH1Ashurst"/>
      </w:pPr>
      <w:bookmarkStart w:id="8537" w:name="_Ref144116573"/>
      <w:r w:rsidRPr="00462199">
        <w:t>Electricity METER EQUIPMENT</w:t>
      </w:r>
      <w:bookmarkEnd w:id="8537"/>
    </w:p>
    <w:p w14:paraId="1AED3915" w14:textId="77777777" w:rsidR="00D179D6" w:rsidRPr="00462199" w:rsidRDefault="00D179D6" w:rsidP="002F462E">
      <w:pPr>
        <w:pStyle w:val="SH2Ashurst"/>
      </w:pPr>
      <w:bookmarkStart w:id="8538" w:name="_Ref144116574"/>
      <w:r w:rsidRPr="00462199">
        <w:t>The Electricity Meter Measurement Equipment shall include the following equipment:</w:t>
      </w:r>
      <w:bookmarkEnd w:id="8538"/>
    </w:p>
    <w:p w14:paraId="19B39EAB" w14:textId="77777777" w:rsidR="00D179D6" w:rsidRPr="00462199" w:rsidRDefault="00D179D6" w:rsidP="002F462E">
      <w:pPr>
        <w:pStyle w:val="SH3Ashurst"/>
      </w:pPr>
      <w:bookmarkStart w:id="8539" w:name="_Ref144116575"/>
      <w:r w:rsidRPr="00462199">
        <w:t>Electricity Meter for the measurement of the Measured Electricity Input (</w:t>
      </w:r>
      <w:r w:rsidRPr="00462199">
        <w:rPr>
          <w:i/>
        </w:rPr>
        <w:t>expressed in kWh</w:t>
      </w:r>
      <w:r w:rsidRPr="00462199">
        <w:t>); and</w:t>
      </w:r>
      <w:bookmarkEnd w:id="8539"/>
    </w:p>
    <w:p w14:paraId="1ADAB6E7" w14:textId="77777777" w:rsidR="00D179D6" w:rsidRPr="00462199" w:rsidRDefault="00D179D6" w:rsidP="002F462E">
      <w:pPr>
        <w:pStyle w:val="SH3Ashurst"/>
      </w:pPr>
      <w:bookmarkStart w:id="8540" w:name="_Ref144116576"/>
      <w:r w:rsidRPr="00462199">
        <w:t>Documented Open Protocol.</w:t>
      </w:r>
      <w:bookmarkEnd w:id="8540"/>
    </w:p>
    <w:p w14:paraId="53A778E9" w14:textId="77777777" w:rsidR="00D179D6" w:rsidRPr="00462199" w:rsidRDefault="00D179D6" w:rsidP="002F462E">
      <w:pPr>
        <w:pStyle w:val="SH2Ashurst"/>
      </w:pPr>
      <w:bookmarkStart w:id="8541" w:name="_Ref144116577"/>
      <w:r w:rsidRPr="00462199">
        <w:t>Each Electricity Meter shall include:</w:t>
      </w:r>
      <w:bookmarkEnd w:id="8541"/>
    </w:p>
    <w:p w14:paraId="5AD656F0" w14:textId="77777777" w:rsidR="00D179D6" w:rsidRPr="00462199" w:rsidRDefault="00D179D6" w:rsidP="002F462E">
      <w:pPr>
        <w:pStyle w:val="SH3Ashurst"/>
      </w:pPr>
      <w:bookmarkStart w:id="8542" w:name="_Ref144116578"/>
      <w:r w:rsidRPr="00462199">
        <w:t>a digital communication interface; and</w:t>
      </w:r>
      <w:bookmarkEnd w:id="8542"/>
    </w:p>
    <w:p w14:paraId="6BD21C49" w14:textId="77777777" w:rsidR="00D179D6" w:rsidRPr="00462199" w:rsidRDefault="00D179D6" w:rsidP="002F462E">
      <w:pPr>
        <w:pStyle w:val="SH3Ashurst"/>
      </w:pPr>
      <w:bookmarkStart w:id="8543" w:name="_Ref144116579"/>
      <w:r w:rsidRPr="00462199">
        <w:t>a cloud-connected system that allows data to be displayed, calculated, and reviewed by the LCHA Counterparty and third-party auditors.</w:t>
      </w:r>
      <w:bookmarkEnd w:id="8543"/>
    </w:p>
    <w:p w14:paraId="76941A52" w14:textId="77777777" w:rsidR="00D179D6" w:rsidRPr="00462199" w:rsidRDefault="00D179D6" w:rsidP="002F462E">
      <w:pPr>
        <w:pStyle w:val="SH2Ashurst"/>
      </w:pPr>
      <w:bookmarkStart w:id="8544" w:name="_Ref144116580"/>
      <w:r w:rsidRPr="00462199">
        <w:t>The Producer shall ensure that:</w:t>
      </w:r>
      <w:bookmarkEnd w:id="8544"/>
    </w:p>
    <w:p w14:paraId="2AC2BB18" w14:textId="77777777" w:rsidR="00D179D6" w:rsidRPr="00462199" w:rsidRDefault="00D179D6" w:rsidP="002F462E">
      <w:pPr>
        <w:pStyle w:val="SH3Ashurst"/>
      </w:pPr>
      <w:bookmarkStart w:id="8545" w:name="_Ref144116581"/>
      <w:r w:rsidRPr="00462199">
        <w:t>the Electricity Meter Measurement Equipment shall meet the relevant requirements of the applicable Code of Practice;</w:t>
      </w:r>
      <w:bookmarkEnd w:id="8545"/>
    </w:p>
    <w:p w14:paraId="0B905293" w14:textId="77777777" w:rsidR="00D179D6" w:rsidRPr="00462199" w:rsidRDefault="00D179D6" w:rsidP="002F462E">
      <w:pPr>
        <w:pStyle w:val="SH3Ashurst"/>
      </w:pPr>
      <w:bookmarkStart w:id="8546" w:name="_Ref144116582"/>
      <w:r w:rsidRPr="00462199">
        <w:t>all Electricity Meter(s) are MID certified meters; and</w:t>
      </w:r>
      <w:bookmarkEnd w:id="8546"/>
    </w:p>
    <w:p w14:paraId="3ABC967D" w14:textId="77777777" w:rsidR="00D179D6" w:rsidRPr="00462199" w:rsidRDefault="00D179D6" w:rsidP="002F462E">
      <w:pPr>
        <w:pStyle w:val="SH3Ashurst"/>
      </w:pPr>
      <w:bookmarkStart w:id="8547" w:name="_Ref144116583"/>
      <w:r w:rsidRPr="00462199">
        <w:t>all CTs and VTs shall be manufactured to the current IEC standard at the time of installation.</w:t>
      </w:r>
      <w:bookmarkEnd w:id="8547"/>
    </w:p>
    <w:p w14:paraId="6FE5FF04" w14:textId="77777777" w:rsidR="00D179D6" w:rsidRPr="00462199" w:rsidRDefault="00D179D6" w:rsidP="000D76C6">
      <w:pPr>
        <w:pStyle w:val="SH1Ashurst"/>
      </w:pPr>
      <w:bookmarkStart w:id="8548" w:name="_Ref144116584"/>
      <w:r w:rsidRPr="00462199">
        <w:lastRenderedPageBreak/>
        <w:t>Electricity MEASUREMENT DATA</w:t>
      </w:r>
      <w:bookmarkEnd w:id="8548"/>
    </w:p>
    <w:p w14:paraId="657532D6" w14:textId="77777777" w:rsidR="00D179D6" w:rsidRPr="00462199" w:rsidRDefault="00D179D6" w:rsidP="005B3BB9">
      <w:pPr>
        <w:pStyle w:val="NormalBoldAshurst"/>
      </w:pPr>
      <w:r w:rsidRPr="00462199">
        <w:rPr>
          <w:i/>
        </w:rPr>
        <w:t>Reporting, determining and recording of Electricity Measurement Data</w:t>
      </w:r>
    </w:p>
    <w:p w14:paraId="5C2C3BA5" w14:textId="77777777" w:rsidR="00D179D6" w:rsidRPr="00462199" w:rsidRDefault="00D179D6" w:rsidP="002F462E">
      <w:pPr>
        <w:pStyle w:val="SH2Ashurst"/>
      </w:pPr>
      <w:bookmarkStart w:id="8549" w:name="_Ref144116585"/>
      <w:r w:rsidRPr="00462199">
        <w:t>The Producer shall ensure that:</w:t>
      </w:r>
      <w:bookmarkEnd w:id="8549"/>
    </w:p>
    <w:p w14:paraId="27F9051B" w14:textId="77777777" w:rsidR="00D179D6" w:rsidRPr="00462199" w:rsidRDefault="00D179D6" w:rsidP="002F462E">
      <w:pPr>
        <w:pStyle w:val="SH3Ashurst"/>
      </w:pPr>
      <w:bookmarkStart w:id="8550" w:name="_Ref144116586"/>
      <w:r w:rsidRPr="00462199">
        <w:t>each Electricity Meter Measurement System records the electrical input to the Site at the Electricity Meter Measurement Point (</w:t>
      </w:r>
      <w:r w:rsidRPr="00462199">
        <w:rPr>
          <w:i/>
        </w:rPr>
        <w:t>expressed in kWh</w:t>
      </w:r>
      <w:r w:rsidRPr="00462199">
        <w:t xml:space="preserve">) at least every thirty (30) minute period (the </w:t>
      </w:r>
      <w:r w:rsidRPr="00462199">
        <w:rPr>
          <w:b/>
        </w:rPr>
        <w:t>"Electricity Primary Data"</w:t>
      </w:r>
      <w:r w:rsidRPr="00462199">
        <w:t>),</w:t>
      </w:r>
      <w:bookmarkEnd w:id="8550"/>
    </w:p>
    <w:p w14:paraId="1745A052" w14:textId="77777777" w:rsidR="00D179D6" w:rsidRPr="00462199" w:rsidRDefault="00D179D6" w:rsidP="002F462E">
      <w:pPr>
        <w:pStyle w:val="SH3Ashurst"/>
      </w:pPr>
      <w:bookmarkStart w:id="8551" w:name="_Ref144116587"/>
      <w:r w:rsidRPr="00462199">
        <w:t>the following values are recorded by each Electricity Meter, where applicable:</w:t>
      </w:r>
      <w:bookmarkEnd w:id="8551"/>
    </w:p>
    <w:p w14:paraId="65243684" w14:textId="77777777" w:rsidR="00D179D6" w:rsidRPr="00462199" w:rsidRDefault="00D179D6" w:rsidP="002F462E">
      <w:pPr>
        <w:pStyle w:val="SH4Ashurst"/>
      </w:pPr>
      <w:bookmarkStart w:id="8552" w:name="_Ref144116588"/>
      <w:r w:rsidRPr="00462199">
        <w:t>the date (</w:t>
      </w:r>
      <w:r w:rsidRPr="00972D8C">
        <w:rPr>
          <w:i/>
          <w:iCs/>
        </w:rPr>
        <w:t>expressed in day/month/year</w:t>
      </w:r>
      <w:r w:rsidRPr="00462199">
        <w:t>);</w:t>
      </w:r>
      <w:bookmarkEnd w:id="8552"/>
    </w:p>
    <w:p w14:paraId="394C3FCB" w14:textId="77777777" w:rsidR="00D179D6" w:rsidRPr="00462199" w:rsidRDefault="00D179D6" w:rsidP="002F462E">
      <w:pPr>
        <w:pStyle w:val="SH4Ashurst"/>
      </w:pPr>
      <w:bookmarkStart w:id="8553" w:name="_Ref144116589"/>
      <w:r w:rsidRPr="00462199">
        <w:t>voltage (</w:t>
      </w:r>
      <w:r w:rsidRPr="00972D8C">
        <w:rPr>
          <w:i/>
          <w:iCs/>
        </w:rPr>
        <w:t>expressed in V</w:t>
      </w:r>
      <w:r w:rsidRPr="00462199">
        <w:t>);</w:t>
      </w:r>
      <w:bookmarkEnd w:id="8553"/>
    </w:p>
    <w:p w14:paraId="3D38206B" w14:textId="77777777" w:rsidR="00D179D6" w:rsidRPr="00462199" w:rsidRDefault="00D179D6" w:rsidP="002F462E">
      <w:pPr>
        <w:pStyle w:val="SH4Ashurst"/>
      </w:pPr>
      <w:bookmarkStart w:id="8554" w:name="_Ref144116590"/>
      <w:r w:rsidRPr="00462199">
        <w:t>current (</w:t>
      </w:r>
      <w:r w:rsidRPr="00972D8C">
        <w:rPr>
          <w:i/>
          <w:iCs/>
        </w:rPr>
        <w:t>expressed in A</w:t>
      </w:r>
      <w:r w:rsidRPr="00462199">
        <w:t>);</w:t>
      </w:r>
      <w:bookmarkEnd w:id="8554"/>
    </w:p>
    <w:p w14:paraId="2D408243" w14:textId="77777777" w:rsidR="00D179D6" w:rsidRPr="00462199" w:rsidRDefault="00D179D6" w:rsidP="002F462E">
      <w:pPr>
        <w:pStyle w:val="SH4Ashurst"/>
      </w:pPr>
      <w:bookmarkStart w:id="8555" w:name="_Ref144116591"/>
      <w:r w:rsidRPr="00462199">
        <w:t>frequency (</w:t>
      </w:r>
      <w:r w:rsidRPr="00972D8C">
        <w:rPr>
          <w:i/>
          <w:iCs/>
        </w:rPr>
        <w:t>expressed in Hz</w:t>
      </w:r>
      <w:r w:rsidRPr="00462199">
        <w:t>);</w:t>
      </w:r>
      <w:bookmarkEnd w:id="8555"/>
    </w:p>
    <w:p w14:paraId="1ED21291" w14:textId="77777777" w:rsidR="00D179D6" w:rsidRPr="00462199" w:rsidRDefault="00D179D6" w:rsidP="002F462E">
      <w:pPr>
        <w:pStyle w:val="SH4Ashurst"/>
      </w:pPr>
      <w:bookmarkStart w:id="8556" w:name="_Ref144116592"/>
      <w:r w:rsidRPr="00462199">
        <w:t>real power consumption (</w:t>
      </w:r>
      <w:r w:rsidRPr="00972D8C">
        <w:rPr>
          <w:i/>
          <w:iCs/>
        </w:rPr>
        <w:t>expressed in kWh</w:t>
      </w:r>
      <w:r w:rsidRPr="00462199">
        <w:t>);</w:t>
      </w:r>
      <w:bookmarkEnd w:id="8556"/>
    </w:p>
    <w:p w14:paraId="7C1F106D" w14:textId="77777777" w:rsidR="00D179D6" w:rsidRPr="00462199" w:rsidRDefault="00D179D6" w:rsidP="002F462E">
      <w:pPr>
        <w:pStyle w:val="SH4Ashurst"/>
      </w:pPr>
      <w:bookmarkStart w:id="8557" w:name="_Ref144116593"/>
      <w:r w:rsidRPr="00462199">
        <w:t>reactive power consumption (</w:t>
      </w:r>
      <w:r w:rsidRPr="00972D8C">
        <w:rPr>
          <w:i/>
          <w:iCs/>
        </w:rPr>
        <w:t>expressed in kVArh</w:t>
      </w:r>
      <w:r w:rsidRPr="00462199">
        <w:t>);</w:t>
      </w:r>
      <w:bookmarkEnd w:id="8557"/>
    </w:p>
    <w:p w14:paraId="4EC617F0" w14:textId="77777777" w:rsidR="00D179D6" w:rsidRPr="00462199" w:rsidRDefault="00D179D6" w:rsidP="002F462E">
      <w:pPr>
        <w:pStyle w:val="SH4Ashurst"/>
      </w:pPr>
      <w:bookmarkStart w:id="8558" w:name="_Ref144116594"/>
      <w:r w:rsidRPr="00462199">
        <w:t>power factor (</w:t>
      </w:r>
      <w:r w:rsidRPr="00972D8C">
        <w:rPr>
          <w:i/>
          <w:iCs/>
        </w:rPr>
        <w:t>expressed in cos phi</w:t>
      </w:r>
      <w:r w:rsidRPr="00462199">
        <w:t>);</w:t>
      </w:r>
      <w:bookmarkEnd w:id="8558"/>
    </w:p>
    <w:p w14:paraId="20913339" w14:textId="77777777" w:rsidR="00D179D6" w:rsidRPr="00462199" w:rsidRDefault="00D179D6" w:rsidP="002F462E">
      <w:pPr>
        <w:pStyle w:val="SH4Ashurst"/>
      </w:pPr>
      <w:bookmarkStart w:id="8559" w:name="_Ref144116595"/>
      <w:r w:rsidRPr="00462199">
        <w:t>total harmonic current distortion (</w:t>
      </w:r>
      <w:r w:rsidRPr="00972D8C">
        <w:rPr>
          <w:i/>
          <w:iCs/>
        </w:rPr>
        <w:t>expressed in THDi</w:t>
      </w:r>
      <w:r w:rsidRPr="00462199">
        <w:t>);</w:t>
      </w:r>
      <w:bookmarkEnd w:id="8559"/>
    </w:p>
    <w:p w14:paraId="7D66CDCC" w14:textId="77777777" w:rsidR="00D179D6" w:rsidRPr="00462199" w:rsidRDefault="00D179D6" w:rsidP="002F462E">
      <w:pPr>
        <w:pStyle w:val="SH4Ashurst"/>
      </w:pPr>
      <w:bookmarkStart w:id="8560" w:name="_Ref144116596"/>
      <w:r w:rsidRPr="00462199">
        <w:t>real power (</w:t>
      </w:r>
      <w:r w:rsidRPr="00972D8C">
        <w:rPr>
          <w:i/>
          <w:iCs/>
        </w:rPr>
        <w:t>expressed in kW</w:t>
      </w:r>
      <w:r w:rsidRPr="00462199">
        <w:t>);</w:t>
      </w:r>
      <w:bookmarkEnd w:id="8560"/>
    </w:p>
    <w:p w14:paraId="6BF1FEDF" w14:textId="77777777" w:rsidR="00D179D6" w:rsidRPr="00462199" w:rsidRDefault="00D179D6" w:rsidP="002F462E">
      <w:pPr>
        <w:pStyle w:val="SH4Ashurst"/>
      </w:pPr>
      <w:bookmarkStart w:id="8561" w:name="_Ref144116597"/>
      <w:r w:rsidRPr="00462199">
        <w:t>half hour average demand (</w:t>
      </w:r>
      <w:r w:rsidRPr="00972D8C">
        <w:rPr>
          <w:i/>
          <w:iCs/>
        </w:rPr>
        <w:t>expressed in kVA</w:t>
      </w:r>
      <w:r w:rsidRPr="00462199">
        <w:t>);</w:t>
      </w:r>
      <w:bookmarkEnd w:id="8561"/>
    </w:p>
    <w:p w14:paraId="3DCBA347" w14:textId="77777777" w:rsidR="00D179D6" w:rsidRPr="00462199" w:rsidRDefault="00D179D6" w:rsidP="002F462E">
      <w:pPr>
        <w:pStyle w:val="SH4Ashurst"/>
      </w:pPr>
      <w:bookmarkStart w:id="8562" w:name="_Ref144116598"/>
      <w:r w:rsidRPr="00462199">
        <w:t>reactive power (</w:t>
      </w:r>
      <w:r w:rsidRPr="00972D8C">
        <w:rPr>
          <w:i/>
          <w:iCs/>
        </w:rPr>
        <w:t>expressed in kVAr</w:t>
      </w:r>
      <w:r w:rsidRPr="00462199">
        <w:t>); and</w:t>
      </w:r>
      <w:bookmarkEnd w:id="8562"/>
    </w:p>
    <w:p w14:paraId="4843B4C8" w14:textId="77777777" w:rsidR="00D179D6" w:rsidRPr="00462199" w:rsidRDefault="00D179D6" w:rsidP="002F462E">
      <w:pPr>
        <w:pStyle w:val="SH4Ashurst"/>
      </w:pPr>
      <w:bookmarkStart w:id="8563" w:name="_Ref144116599"/>
      <w:r w:rsidRPr="00462199">
        <w:t>apparent power (</w:t>
      </w:r>
      <w:r w:rsidRPr="00972D8C">
        <w:rPr>
          <w:i/>
          <w:iCs/>
        </w:rPr>
        <w:t>expressed in kVA</w:t>
      </w:r>
      <w:r w:rsidRPr="00462199">
        <w:t>); and</w:t>
      </w:r>
      <w:bookmarkEnd w:id="8563"/>
    </w:p>
    <w:p w14:paraId="687B3C43" w14:textId="77777777" w:rsidR="00D179D6" w:rsidRPr="00462199" w:rsidRDefault="00D179D6" w:rsidP="002F462E">
      <w:pPr>
        <w:pStyle w:val="SH3Ashurst"/>
      </w:pPr>
      <w:bookmarkStart w:id="8564" w:name="_Ref144116600"/>
      <w:r w:rsidRPr="00462199">
        <w:t>the Measured Electricity Input (</w:t>
      </w:r>
      <w:r w:rsidRPr="00462199">
        <w:rPr>
          <w:i/>
        </w:rPr>
        <w:t>expressed in kWh</w:t>
      </w:r>
      <w:r w:rsidRPr="00462199">
        <w:t xml:space="preserve">) per Reporting Unit shall be calculated in respect of each Electricity Meter Measurement System and reported to, or collected by, the LCHA Counterparty (and any and all persons nominated by the LCHA Counterparty and considered by the LCHA Counterparty to be suitably qualified) (the </w:t>
      </w:r>
      <w:r w:rsidRPr="00462199">
        <w:rPr>
          <w:b/>
        </w:rPr>
        <w:t>"Electricity Secondary Data"</w:t>
      </w:r>
      <w:r w:rsidRPr="00462199">
        <w:t>).</w:t>
      </w:r>
      <w:bookmarkEnd w:id="8564"/>
    </w:p>
    <w:p w14:paraId="5AC3CDD9" w14:textId="77777777" w:rsidR="00D179D6" w:rsidRPr="00462199" w:rsidRDefault="00D179D6" w:rsidP="005B3BB9">
      <w:pPr>
        <w:pStyle w:val="NormalBoldAshurst"/>
      </w:pPr>
      <w:r w:rsidRPr="00462199">
        <w:rPr>
          <w:i/>
        </w:rPr>
        <w:t>Invalid Reporting Units</w:t>
      </w:r>
    </w:p>
    <w:p w14:paraId="24BCF32C" w14:textId="77777777" w:rsidR="00D179D6" w:rsidRPr="00462199" w:rsidRDefault="00D179D6" w:rsidP="002F462E">
      <w:pPr>
        <w:pStyle w:val="SH2Ashurst"/>
      </w:pPr>
      <w:bookmarkStart w:id="8565" w:name="_Ref144116601"/>
      <w:r w:rsidRPr="00462199">
        <w:t>If:</w:t>
      </w:r>
      <w:bookmarkEnd w:id="8565"/>
    </w:p>
    <w:p w14:paraId="7FC9A3B1" w14:textId="77777777" w:rsidR="00D179D6" w:rsidRPr="00462199" w:rsidRDefault="00D179D6" w:rsidP="002F462E">
      <w:pPr>
        <w:pStyle w:val="SH3Ashurst"/>
      </w:pPr>
      <w:bookmarkStart w:id="8566" w:name="_Ref144116602"/>
      <w:r w:rsidRPr="00462199">
        <w:t>there are fewer than twenty nine (29) minutes of Electricity Measurement Data during a Reporting Unit; or</w:t>
      </w:r>
      <w:bookmarkEnd w:id="8566"/>
    </w:p>
    <w:p w14:paraId="7599ACCB" w14:textId="77777777" w:rsidR="00D179D6" w:rsidRPr="00462199" w:rsidRDefault="00D179D6" w:rsidP="002F462E">
      <w:pPr>
        <w:pStyle w:val="SH3Ashurst"/>
      </w:pPr>
      <w:bookmarkStart w:id="8567" w:name="_Ref144116603"/>
      <w:r w:rsidRPr="00462199">
        <w:t>there is greater than one (1) minute of Inaccurate Measurement Data,</w:t>
      </w:r>
      <w:bookmarkEnd w:id="8567"/>
    </w:p>
    <w:p w14:paraId="2386CC60" w14:textId="77777777" w:rsidR="00D179D6" w:rsidRPr="00462199" w:rsidRDefault="00D179D6" w:rsidP="005B3BB9">
      <w:pPr>
        <w:pStyle w:val="B12Ashurst"/>
      </w:pPr>
      <w:r w:rsidRPr="00462199">
        <w:t xml:space="preserve">then such Reporting Unit shall be invalid (an </w:t>
      </w:r>
      <w:r w:rsidRPr="00462199">
        <w:rPr>
          <w:b/>
        </w:rPr>
        <w:t>"Electricity Invalid Reporting Unit"</w:t>
      </w:r>
      <w:r w:rsidRPr="00462199">
        <w:t>) unless the LCHA Counterparty determines in its absolute discretion that such Reporting Unit shall be treated as valid, in which case it shall no longer be treated as an Electricity Invalid Reporting Unit. The Measured Hydrogen Output during such Electricity Invalid Reporting Unit, shall: (i) be deemed not to be LCHS Compliant; (ii) not form part of the calculation of any Weighted Average Consignments for LCHS purposes; and (iii) be deemed to be Non-Qualifying Volumes.</w:t>
      </w:r>
    </w:p>
    <w:p w14:paraId="055B569F" w14:textId="77777777" w:rsidR="00D179D6" w:rsidRPr="00462199" w:rsidRDefault="00D179D6" w:rsidP="002F462E">
      <w:pPr>
        <w:pStyle w:val="SH2Ashurst"/>
      </w:pPr>
      <w:bookmarkStart w:id="8568" w:name="_Ref144116604"/>
      <w:r w:rsidRPr="00462199">
        <w:lastRenderedPageBreak/>
        <w:t>If:</w:t>
      </w:r>
      <w:bookmarkEnd w:id="8568"/>
    </w:p>
    <w:p w14:paraId="1C16B9C7" w14:textId="77777777" w:rsidR="00D179D6" w:rsidRPr="00462199" w:rsidRDefault="00D179D6" w:rsidP="002F462E">
      <w:pPr>
        <w:pStyle w:val="SH3Ashurst"/>
      </w:pPr>
      <w:bookmarkStart w:id="8569" w:name="_Ref144116605"/>
      <w:r w:rsidRPr="00462199">
        <w:t>there are greater than two hundred and forty (240) Electricity Invalid Reporting Units in a Billing Period; or</w:t>
      </w:r>
      <w:bookmarkEnd w:id="8569"/>
    </w:p>
    <w:p w14:paraId="2EE1BA9F" w14:textId="77777777" w:rsidR="00D179D6" w:rsidRPr="00462199" w:rsidRDefault="00D179D6" w:rsidP="002F462E">
      <w:pPr>
        <w:pStyle w:val="SH3Ashurst"/>
      </w:pPr>
      <w:bookmarkStart w:id="8570" w:name="_Ref144116606"/>
      <w:r w:rsidRPr="00462199">
        <w:t>there are greater than nine hundred and sixty (960) Electricity Invalid Reporting Units within any twelve (12) consecutive Billing Periods,</w:t>
      </w:r>
      <w:bookmarkEnd w:id="8570"/>
    </w:p>
    <w:p w14:paraId="24C12980" w14:textId="2F4FD000" w:rsidR="00D179D6" w:rsidRPr="00462199" w:rsidRDefault="00D179D6" w:rsidP="005B3BB9">
      <w:pPr>
        <w:pStyle w:val="B12Ashurst"/>
      </w:pPr>
      <w:r w:rsidRPr="00462199">
        <w:t xml:space="preserve">then the Producer shall be deemed to be in breach of a Measurement Data Obligation for the purposes of </w:t>
      </w:r>
      <w:r w:rsidR="007248B2" w:rsidRPr="007248B2">
        <w:t>Condition</w:t>
      </w:r>
      <w:r w:rsidRPr="00462199">
        <w:t xml:space="preserve"> </w:t>
      </w:r>
      <w:r w:rsidR="006E6179">
        <w:fldChar w:fldCharType="begin"/>
      </w:r>
      <w:r w:rsidR="006E6179">
        <w:instrText xml:space="preserve"> REF _Ref144483910 \n \h </w:instrText>
      </w:r>
      <w:r w:rsidR="006E6179">
        <w:fldChar w:fldCharType="separate"/>
      </w:r>
      <w:del w:id="8571" w:author="Faqir, Sofia (Energy Security)" w:date="2023-11-12T19:47:00Z">
        <w:r w:rsidR="00E473FC">
          <w:delText>32</w:delText>
        </w:r>
      </w:del>
      <w:r w:rsidR="006E6179">
        <w:fldChar w:fldCharType="end"/>
      </w:r>
      <w:r w:rsidRPr="00462199">
        <w:t xml:space="preserve"> (</w:t>
      </w:r>
      <w:r w:rsidRPr="00462199">
        <w:rPr>
          <w:i/>
        </w:rPr>
        <w:t>Producer Undertakings: Measurement Data</w:t>
      </w:r>
      <w:r w:rsidRPr="00462199">
        <w:t>).</w:t>
      </w:r>
    </w:p>
    <w:p w14:paraId="2161CEC5" w14:textId="77777777" w:rsidR="00D179D6" w:rsidRPr="00462199" w:rsidRDefault="00D179D6" w:rsidP="000D76C6">
      <w:pPr>
        <w:pStyle w:val="SH1Ashurst"/>
      </w:pPr>
      <w:bookmarkStart w:id="8572" w:name="_Ref144116607"/>
      <w:r w:rsidRPr="00462199">
        <w:t>UNCERTAINTY REQUIREMENTS</w:t>
      </w:r>
      <w:bookmarkEnd w:id="8572"/>
    </w:p>
    <w:p w14:paraId="4046290B" w14:textId="77777777" w:rsidR="00D179D6" w:rsidRPr="00462199" w:rsidRDefault="00D179D6" w:rsidP="005B3BB9">
      <w:pPr>
        <w:pStyle w:val="NormalBoldAshurst"/>
      </w:pPr>
      <w:r w:rsidRPr="00462199">
        <w:rPr>
          <w:i/>
        </w:rPr>
        <w:t>Overall Measurement Uncertainty Requirement</w:t>
      </w:r>
    </w:p>
    <w:p w14:paraId="5EA15DCA" w14:textId="77777777" w:rsidR="00D179D6" w:rsidRPr="00462199" w:rsidRDefault="00D179D6" w:rsidP="002F462E">
      <w:pPr>
        <w:pStyle w:val="SH2Ashurst"/>
      </w:pPr>
      <w:bookmarkStart w:id="8573" w:name="_Ref144116608"/>
      <w:r w:rsidRPr="00462199">
        <w:t xml:space="preserve">The overall uncertainty of the Measured Electricity Input to the Facility shall be dependent on the circuit (the </w:t>
      </w:r>
      <w:r w:rsidRPr="00462199">
        <w:rPr>
          <w:b/>
        </w:rPr>
        <w:t>"Electricity Overall Measurement Uncertainty Requirement"</w:t>
      </w:r>
      <w:r w:rsidRPr="00462199">
        <w:t>);</w:t>
      </w:r>
      <w:bookmarkEnd w:id="8573"/>
    </w:p>
    <w:p w14:paraId="6F980391" w14:textId="77777777" w:rsidR="00D179D6" w:rsidRPr="00462199" w:rsidRDefault="00D179D6" w:rsidP="002F462E">
      <w:pPr>
        <w:pStyle w:val="SH3Ashurst"/>
      </w:pPr>
      <w:bookmarkStart w:id="8574" w:name="_Ref144116609"/>
      <w:r w:rsidRPr="00462199">
        <w:t>three (3) metering types dependent on the capacity of the circuit include;</w:t>
      </w:r>
      <w:bookmarkEnd w:id="8574"/>
    </w:p>
    <w:p w14:paraId="35CDD52D" w14:textId="77777777" w:rsidR="00D179D6" w:rsidRPr="00462199" w:rsidRDefault="00D179D6" w:rsidP="002F462E">
      <w:pPr>
        <w:pStyle w:val="SH4Ashurst"/>
      </w:pPr>
      <w:bookmarkStart w:id="8575" w:name="_Ref144116610"/>
      <w:r w:rsidRPr="00462199">
        <w:t>metering type 1 – for circuits rated greater than 100 MVA; or</w:t>
      </w:r>
      <w:bookmarkEnd w:id="8575"/>
    </w:p>
    <w:tbl>
      <w:tblPr>
        <w:tblW w:w="7037" w:type="dxa"/>
        <w:tblInd w:w="2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2346"/>
        <w:gridCol w:w="2346"/>
      </w:tblGrid>
      <w:tr w:rsidR="00D179D6" w:rsidRPr="00462199" w14:paraId="37014FCF" w14:textId="77777777" w:rsidTr="002F462E">
        <w:tc>
          <w:tcPr>
            <w:tcW w:w="2345" w:type="dxa"/>
            <w:tcMar>
              <w:left w:w="108" w:type="dxa"/>
              <w:right w:w="108" w:type="dxa"/>
            </w:tcMar>
          </w:tcPr>
          <w:p w14:paraId="3477F0CC" w14:textId="54EB8AAA" w:rsidR="00D179D6" w:rsidRPr="00462199" w:rsidRDefault="007248B2" w:rsidP="002F462E">
            <w:pPr>
              <w:pStyle w:val="StandardAshurst"/>
            </w:pPr>
            <w:r w:rsidRPr="007248B2">
              <w:t>Condition</w:t>
            </w:r>
          </w:p>
        </w:tc>
        <w:tc>
          <w:tcPr>
            <w:tcW w:w="4692" w:type="dxa"/>
            <w:gridSpan w:val="2"/>
            <w:tcMar>
              <w:left w:w="108" w:type="dxa"/>
              <w:right w:w="108" w:type="dxa"/>
            </w:tcMar>
          </w:tcPr>
          <w:p w14:paraId="785D8697" w14:textId="77777777" w:rsidR="00D179D6" w:rsidRPr="00462199" w:rsidRDefault="00D179D6" w:rsidP="002F462E">
            <w:pPr>
              <w:pStyle w:val="StandardAshurst"/>
            </w:pPr>
            <w:r w:rsidRPr="00462199">
              <w:t>Limits of error at stated power factor</w:t>
            </w:r>
          </w:p>
        </w:tc>
      </w:tr>
      <w:tr w:rsidR="00D179D6" w:rsidRPr="00462199" w14:paraId="26299CD7" w14:textId="77777777" w:rsidTr="002F462E">
        <w:tc>
          <w:tcPr>
            <w:tcW w:w="2345" w:type="dxa"/>
            <w:tcMar>
              <w:left w:w="108" w:type="dxa"/>
              <w:right w:w="108" w:type="dxa"/>
            </w:tcMar>
          </w:tcPr>
          <w:p w14:paraId="485F82E7" w14:textId="77777777" w:rsidR="00D179D6" w:rsidRPr="00462199" w:rsidRDefault="00D179D6" w:rsidP="002F462E">
            <w:pPr>
              <w:pStyle w:val="StandardAshurst"/>
            </w:pPr>
            <w:r w:rsidRPr="00462199">
              <w:t>Current expressed as a percentage of rated measuring current</w:t>
            </w:r>
          </w:p>
        </w:tc>
        <w:tc>
          <w:tcPr>
            <w:tcW w:w="2346" w:type="dxa"/>
            <w:tcMar>
              <w:left w:w="108" w:type="dxa"/>
              <w:right w:w="108" w:type="dxa"/>
            </w:tcMar>
          </w:tcPr>
          <w:p w14:paraId="132DB56E" w14:textId="77777777" w:rsidR="00D179D6" w:rsidRPr="00462199" w:rsidRDefault="00D179D6" w:rsidP="002F462E">
            <w:pPr>
              <w:pStyle w:val="StandardAshurst"/>
            </w:pPr>
            <w:r w:rsidRPr="00462199">
              <w:t>Power factor</w:t>
            </w:r>
          </w:p>
        </w:tc>
        <w:tc>
          <w:tcPr>
            <w:tcW w:w="2346" w:type="dxa"/>
            <w:tcMar>
              <w:left w:w="108" w:type="dxa"/>
              <w:right w:w="108" w:type="dxa"/>
            </w:tcMar>
          </w:tcPr>
          <w:p w14:paraId="5B960ACF" w14:textId="77777777" w:rsidR="00D179D6" w:rsidRPr="00462199" w:rsidRDefault="00D179D6" w:rsidP="002F462E">
            <w:pPr>
              <w:pStyle w:val="StandardAshurst"/>
            </w:pPr>
            <w:r w:rsidRPr="00462199">
              <w:t>Limits of error</w:t>
            </w:r>
          </w:p>
        </w:tc>
      </w:tr>
      <w:tr w:rsidR="00D179D6" w:rsidRPr="00462199" w14:paraId="2697F49F" w14:textId="77777777" w:rsidTr="002F462E">
        <w:tc>
          <w:tcPr>
            <w:tcW w:w="2345" w:type="dxa"/>
            <w:tcMar>
              <w:left w:w="108" w:type="dxa"/>
              <w:right w:w="108" w:type="dxa"/>
            </w:tcMar>
          </w:tcPr>
          <w:p w14:paraId="25729E54" w14:textId="77777777" w:rsidR="00D179D6" w:rsidRPr="00462199" w:rsidRDefault="00D179D6" w:rsidP="002F462E">
            <w:pPr>
              <w:pStyle w:val="StandardAshurst"/>
            </w:pPr>
            <w:r w:rsidRPr="00462199">
              <w:t>120% to 10% inclusive</w:t>
            </w:r>
          </w:p>
          <w:p w14:paraId="3930B52A" w14:textId="77777777" w:rsidR="00D179D6" w:rsidRPr="00462199" w:rsidRDefault="00D179D6" w:rsidP="002F462E">
            <w:pPr>
              <w:pStyle w:val="StandardAshurst"/>
            </w:pPr>
            <w:r w:rsidRPr="00462199">
              <w:t>Below 10% to 5%</w:t>
            </w:r>
          </w:p>
          <w:p w14:paraId="1CA2CC06" w14:textId="77777777" w:rsidR="00D179D6" w:rsidRPr="00462199" w:rsidRDefault="00D179D6" w:rsidP="002F462E">
            <w:pPr>
              <w:pStyle w:val="StandardAshurst"/>
            </w:pPr>
            <w:r w:rsidRPr="00462199">
              <w:t>Below 5% to 1%</w:t>
            </w:r>
          </w:p>
          <w:p w14:paraId="2C79CBC3" w14:textId="77777777" w:rsidR="00D179D6" w:rsidRPr="00462199" w:rsidRDefault="00D179D6" w:rsidP="002F462E">
            <w:pPr>
              <w:pStyle w:val="StandardAshurst"/>
            </w:pPr>
            <w:r w:rsidRPr="00462199">
              <w:t>120% to 10% inclusive</w:t>
            </w:r>
          </w:p>
        </w:tc>
        <w:tc>
          <w:tcPr>
            <w:tcW w:w="2346" w:type="dxa"/>
            <w:tcMar>
              <w:left w:w="108" w:type="dxa"/>
              <w:right w:w="108" w:type="dxa"/>
            </w:tcMar>
          </w:tcPr>
          <w:p w14:paraId="578AB98D" w14:textId="77777777" w:rsidR="00D179D6" w:rsidRPr="00462199" w:rsidRDefault="00D179D6" w:rsidP="002F462E">
            <w:pPr>
              <w:pStyle w:val="StandardAshurst"/>
            </w:pPr>
            <w:r w:rsidRPr="00462199">
              <w:t>1</w:t>
            </w:r>
          </w:p>
          <w:p w14:paraId="7FFD3B86" w14:textId="77777777" w:rsidR="00D179D6" w:rsidRPr="00462199" w:rsidRDefault="00D179D6" w:rsidP="002F462E">
            <w:pPr>
              <w:pStyle w:val="StandardAshurst"/>
            </w:pPr>
            <w:r w:rsidRPr="00462199">
              <w:t>1</w:t>
            </w:r>
          </w:p>
          <w:p w14:paraId="30E173B3" w14:textId="77777777" w:rsidR="00D179D6" w:rsidRPr="00462199" w:rsidRDefault="00D179D6" w:rsidP="002F462E">
            <w:pPr>
              <w:pStyle w:val="StandardAshurst"/>
            </w:pPr>
            <w:r w:rsidRPr="00462199">
              <w:t>1</w:t>
            </w:r>
          </w:p>
          <w:p w14:paraId="542062C8" w14:textId="3F22D604" w:rsidR="00D179D6" w:rsidRPr="00462199" w:rsidRDefault="00CB437C" w:rsidP="002F462E">
            <w:pPr>
              <w:pStyle w:val="StandardAshurst"/>
            </w:pPr>
            <w:r>
              <w:t xml:space="preserve">0.5 </w:t>
            </w:r>
            <w:r w:rsidR="00D179D6" w:rsidRPr="00462199">
              <w:t>lag and 0.8 lead</w:t>
            </w:r>
          </w:p>
        </w:tc>
        <w:tc>
          <w:tcPr>
            <w:tcW w:w="2346" w:type="dxa"/>
            <w:tcMar>
              <w:left w:w="108" w:type="dxa"/>
              <w:right w:w="108" w:type="dxa"/>
            </w:tcMar>
          </w:tcPr>
          <w:p w14:paraId="797A7ACE" w14:textId="36792D2C" w:rsidR="00D179D6" w:rsidRPr="00462199" w:rsidRDefault="00CB437C" w:rsidP="002F462E">
            <w:pPr>
              <w:pStyle w:val="StandardAshurst"/>
            </w:pPr>
            <w:r w:rsidRPr="00CB437C">
              <w:rPr>
                <w:u w:val="single"/>
              </w:rPr>
              <w:t>+</w:t>
            </w:r>
            <w:r w:rsidR="00D179D6" w:rsidRPr="00462199">
              <w:t>0.5%</w:t>
            </w:r>
          </w:p>
          <w:p w14:paraId="6AC61D1B" w14:textId="04798EEB" w:rsidR="00D179D6" w:rsidRPr="00462199" w:rsidRDefault="00CB437C" w:rsidP="002F462E">
            <w:pPr>
              <w:pStyle w:val="StandardAshurst"/>
            </w:pPr>
            <w:r w:rsidRPr="00CB437C">
              <w:rPr>
                <w:u w:val="single"/>
              </w:rPr>
              <w:t>+</w:t>
            </w:r>
            <w:r w:rsidR="00D179D6" w:rsidRPr="00462199">
              <w:t>0.7%</w:t>
            </w:r>
          </w:p>
          <w:p w14:paraId="4D5780C8" w14:textId="466C74A2" w:rsidR="00D179D6" w:rsidRPr="00462199" w:rsidRDefault="00CB437C" w:rsidP="002F462E">
            <w:pPr>
              <w:pStyle w:val="StandardAshurst"/>
            </w:pPr>
            <w:r w:rsidRPr="00CB437C">
              <w:rPr>
                <w:u w:val="single"/>
              </w:rPr>
              <w:t>+</w:t>
            </w:r>
            <w:r w:rsidR="00D179D6" w:rsidRPr="00462199">
              <w:t>1.5%</w:t>
            </w:r>
          </w:p>
          <w:p w14:paraId="30F448C1" w14:textId="49C34B95" w:rsidR="00D179D6" w:rsidRPr="00462199" w:rsidRDefault="00CB437C" w:rsidP="002F462E">
            <w:pPr>
              <w:pStyle w:val="StandardAshurst"/>
            </w:pPr>
            <w:r w:rsidRPr="00CB437C">
              <w:rPr>
                <w:u w:val="single"/>
              </w:rPr>
              <w:t>+</w:t>
            </w:r>
            <w:r w:rsidR="00D179D6" w:rsidRPr="00462199">
              <w:t>1.0%</w:t>
            </w:r>
          </w:p>
        </w:tc>
      </w:tr>
    </w:tbl>
    <w:p w14:paraId="2E904FCE" w14:textId="52CED1E3" w:rsidR="00D179D6" w:rsidRPr="00462199" w:rsidRDefault="00D179D6" w:rsidP="002F462E">
      <w:pPr>
        <w:pStyle w:val="SH4Ashurst"/>
        <w:spacing w:before="120"/>
      </w:pPr>
      <w:bookmarkStart w:id="8576" w:name="_Ref144116611"/>
      <w:r w:rsidRPr="00462199">
        <w:t xml:space="preserve">metering type 2 – for circuits rated up to </w:t>
      </w:r>
      <w:r w:rsidR="00972D8C">
        <w:t>100</w:t>
      </w:r>
      <w:r w:rsidRPr="00462199">
        <w:t xml:space="preserve"> MVA and rated greater than 10 MVA; or</w:t>
      </w:r>
      <w:bookmarkEnd w:id="8576"/>
    </w:p>
    <w:tbl>
      <w:tblPr>
        <w:tblW w:w="7037" w:type="dxa"/>
        <w:tblInd w:w="2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2346"/>
        <w:gridCol w:w="2346"/>
      </w:tblGrid>
      <w:tr w:rsidR="00D179D6" w:rsidRPr="00462199" w14:paraId="29859ED1" w14:textId="77777777" w:rsidTr="002F462E">
        <w:tc>
          <w:tcPr>
            <w:tcW w:w="2345" w:type="dxa"/>
            <w:tcMar>
              <w:left w:w="108" w:type="dxa"/>
              <w:right w:w="108" w:type="dxa"/>
            </w:tcMar>
          </w:tcPr>
          <w:p w14:paraId="715255B8" w14:textId="307B1D06" w:rsidR="00D179D6" w:rsidRPr="00462199" w:rsidRDefault="007248B2" w:rsidP="002F462E">
            <w:pPr>
              <w:pStyle w:val="StandardAshurst"/>
            </w:pPr>
            <w:r w:rsidRPr="007248B2">
              <w:t>Condition</w:t>
            </w:r>
          </w:p>
        </w:tc>
        <w:tc>
          <w:tcPr>
            <w:tcW w:w="4692" w:type="dxa"/>
            <w:gridSpan w:val="2"/>
            <w:tcMar>
              <w:left w:w="108" w:type="dxa"/>
              <w:right w:w="108" w:type="dxa"/>
            </w:tcMar>
          </w:tcPr>
          <w:p w14:paraId="7EAF6369" w14:textId="77777777" w:rsidR="00D179D6" w:rsidRPr="00462199" w:rsidRDefault="00D179D6" w:rsidP="002F462E">
            <w:pPr>
              <w:pStyle w:val="StandardAshurst"/>
            </w:pPr>
            <w:r w:rsidRPr="00462199">
              <w:t>Limits of error at stated power factor</w:t>
            </w:r>
          </w:p>
        </w:tc>
      </w:tr>
      <w:tr w:rsidR="00D179D6" w:rsidRPr="00462199" w14:paraId="2C6A5675" w14:textId="77777777" w:rsidTr="002F462E">
        <w:tc>
          <w:tcPr>
            <w:tcW w:w="2345" w:type="dxa"/>
            <w:tcMar>
              <w:left w:w="108" w:type="dxa"/>
              <w:right w:w="108" w:type="dxa"/>
            </w:tcMar>
          </w:tcPr>
          <w:p w14:paraId="062A9285" w14:textId="77777777" w:rsidR="00D179D6" w:rsidRPr="00462199" w:rsidRDefault="00D179D6" w:rsidP="002F462E">
            <w:pPr>
              <w:pStyle w:val="StandardAshurst"/>
            </w:pPr>
            <w:r w:rsidRPr="00462199">
              <w:t>Current expressed as a percentage of rated measuring current</w:t>
            </w:r>
          </w:p>
        </w:tc>
        <w:tc>
          <w:tcPr>
            <w:tcW w:w="2346" w:type="dxa"/>
            <w:tcMar>
              <w:left w:w="108" w:type="dxa"/>
              <w:right w:w="108" w:type="dxa"/>
            </w:tcMar>
          </w:tcPr>
          <w:p w14:paraId="2A439C95" w14:textId="77777777" w:rsidR="00D179D6" w:rsidRPr="00462199" w:rsidRDefault="00D179D6" w:rsidP="002F462E">
            <w:pPr>
              <w:pStyle w:val="StandardAshurst"/>
            </w:pPr>
            <w:r w:rsidRPr="00462199">
              <w:t>Power factor</w:t>
            </w:r>
          </w:p>
        </w:tc>
        <w:tc>
          <w:tcPr>
            <w:tcW w:w="2346" w:type="dxa"/>
            <w:tcMar>
              <w:left w:w="108" w:type="dxa"/>
              <w:right w:w="108" w:type="dxa"/>
            </w:tcMar>
          </w:tcPr>
          <w:p w14:paraId="7EDAD6AB" w14:textId="77777777" w:rsidR="00D179D6" w:rsidRPr="00462199" w:rsidRDefault="00D179D6" w:rsidP="002F462E">
            <w:pPr>
              <w:pStyle w:val="StandardAshurst"/>
            </w:pPr>
            <w:r w:rsidRPr="00462199">
              <w:t>Limits of error</w:t>
            </w:r>
          </w:p>
        </w:tc>
      </w:tr>
      <w:tr w:rsidR="00D179D6" w:rsidRPr="00462199" w14:paraId="0444A803" w14:textId="77777777" w:rsidTr="002F462E">
        <w:tc>
          <w:tcPr>
            <w:tcW w:w="2345" w:type="dxa"/>
            <w:tcMar>
              <w:left w:w="108" w:type="dxa"/>
              <w:right w:w="108" w:type="dxa"/>
            </w:tcMar>
          </w:tcPr>
          <w:p w14:paraId="0683958F" w14:textId="77777777" w:rsidR="00D179D6" w:rsidRPr="00462199" w:rsidRDefault="00D179D6" w:rsidP="002F462E">
            <w:pPr>
              <w:pStyle w:val="StandardAshurst"/>
            </w:pPr>
            <w:r w:rsidRPr="00462199">
              <w:t>120% to 10% inclusive</w:t>
            </w:r>
          </w:p>
          <w:p w14:paraId="010D3445" w14:textId="77777777" w:rsidR="00D179D6" w:rsidRPr="00462199" w:rsidRDefault="00D179D6" w:rsidP="002F462E">
            <w:pPr>
              <w:pStyle w:val="StandardAshurst"/>
            </w:pPr>
            <w:r w:rsidRPr="00462199">
              <w:t>Below 10% to 5%</w:t>
            </w:r>
          </w:p>
          <w:p w14:paraId="729AD9B6" w14:textId="77777777" w:rsidR="00D179D6" w:rsidRPr="00462199" w:rsidRDefault="00D179D6" w:rsidP="002F462E">
            <w:pPr>
              <w:pStyle w:val="StandardAshurst"/>
            </w:pPr>
            <w:r w:rsidRPr="00462199">
              <w:t>Below 5% to 1%</w:t>
            </w:r>
          </w:p>
          <w:p w14:paraId="399F001F" w14:textId="77777777" w:rsidR="00D179D6" w:rsidRPr="00462199" w:rsidRDefault="00D179D6" w:rsidP="002F462E">
            <w:pPr>
              <w:pStyle w:val="StandardAshurst"/>
            </w:pPr>
            <w:r w:rsidRPr="00462199">
              <w:t>120% to 10% inclusive</w:t>
            </w:r>
          </w:p>
        </w:tc>
        <w:tc>
          <w:tcPr>
            <w:tcW w:w="2346" w:type="dxa"/>
            <w:tcMar>
              <w:left w:w="108" w:type="dxa"/>
              <w:right w:w="108" w:type="dxa"/>
            </w:tcMar>
          </w:tcPr>
          <w:p w14:paraId="23D484F2" w14:textId="77777777" w:rsidR="00D179D6" w:rsidRPr="00462199" w:rsidRDefault="00D179D6" w:rsidP="002F462E">
            <w:pPr>
              <w:pStyle w:val="StandardAshurst"/>
            </w:pPr>
            <w:r w:rsidRPr="00462199">
              <w:t>1</w:t>
            </w:r>
          </w:p>
          <w:p w14:paraId="2AFD1008" w14:textId="77777777" w:rsidR="00D179D6" w:rsidRPr="00462199" w:rsidRDefault="00D179D6" w:rsidP="002F462E">
            <w:pPr>
              <w:pStyle w:val="StandardAshurst"/>
            </w:pPr>
            <w:r w:rsidRPr="00462199">
              <w:t>1</w:t>
            </w:r>
          </w:p>
          <w:p w14:paraId="495CCDC2" w14:textId="77777777" w:rsidR="00D179D6" w:rsidRPr="00462199" w:rsidRDefault="00D179D6" w:rsidP="002F462E">
            <w:pPr>
              <w:pStyle w:val="StandardAshurst"/>
            </w:pPr>
            <w:r w:rsidRPr="00462199">
              <w:t>1</w:t>
            </w:r>
          </w:p>
          <w:p w14:paraId="084E76ED" w14:textId="77777777" w:rsidR="00D179D6" w:rsidRPr="00462199" w:rsidRDefault="00D179D6" w:rsidP="002F462E">
            <w:pPr>
              <w:pStyle w:val="StandardAshurst"/>
            </w:pPr>
            <w:r w:rsidRPr="00462199">
              <w:t>0.5 lag and 0.8 lead</w:t>
            </w:r>
          </w:p>
        </w:tc>
        <w:tc>
          <w:tcPr>
            <w:tcW w:w="2346" w:type="dxa"/>
            <w:tcMar>
              <w:left w:w="108" w:type="dxa"/>
              <w:right w:w="108" w:type="dxa"/>
            </w:tcMar>
          </w:tcPr>
          <w:p w14:paraId="453527B5" w14:textId="64378013" w:rsidR="00D179D6" w:rsidRPr="00462199" w:rsidRDefault="00CB437C" w:rsidP="002F462E">
            <w:pPr>
              <w:pStyle w:val="StandardAshurst"/>
            </w:pPr>
            <w:r w:rsidRPr="00CB437C">
              <w:rPr>
                <w:u w:val="single"/>
              </w:rPr>
              <w:t>+</w:t>
            </w:r>
            <w:r w:rsidR="00D179D6" w:rsidRPr="00462199">
              <w:t>1.0%</w:t>
            </w:r>
          </w:p>
          <w:p w14:paraId="23411AC8" w14:textId="403936CA" w:rsidR="00D179D6" w:rsidRPr="00462199" w:rsidRDefault="00CB437C" w:rsidP="002F462E">
            <w:pPr>
              <w:pStyle w:val="StandardAshurst"/>
            </w:pPr>
            <w:r w:rsidRPr="00CB437C">
              <w:rPr>
                <w:u w:val="single"/>
              </w:rPr>
              <w:t>+</w:t>
            </w:r>
            <w:r w:rsidR="00D179D6" w:rsidRPr="00462199">
              <w:t>1.5%</w:t>
            </w:r>
          </w:p>
          <w:p w14:paraId="13AD1DD6" w14:textId="6DF7ADB6" w:rsidR="00D179D6" w:rsidRPr="00462199" w:rsidRDefault="00CB437C" w:rsidP="002F462E">
            <w:pPr>
              <w:pStyle w:val="StandardAshurst"/>
            </w:pPr>
            <w:r w:rsidRPr="00CB437C">
              <w:rPr>
                <w:u w:val="single"/>
              </w:rPr>
              <w:t>+</w:t>
            </w:r>
            <w:r w:rsidR="00D179D6" w:rsidRPr="00462199">
              <w:t>2.5%</w:t>
            </w:r>
          </w:p>
          <w:p w14:paraId="735E508A" w14:textId="51D00026" w:rsidR="00D179D6" w:rsidRPr="00462199" w:rsidRDefault="00CB437C" w:rsidP="002F462E">
            <w:pPr>
              <w:pStyle w:val="StandardAshurst"/>
            </w:pPr>
            <w:r w:rsidRPr="00CB437C">
              <w:rPr>
                <w:u w:val="single"/>
              </w:rPr>
              <w:t>+</w:t>
            </w:r>
            <w:r w:rsidR="00D179D6" w:rsidRPr="00462199">
              <w:t>2.0%</w:t>
            </w:r>
          </w:p>
        </w:tc>
      </w:tr>
    </w:tbl>
    <w:p w14:paraId="58EE2187" w14:textId="77777777" w:rsidR="00D179D6" w:rsidRPr="00462199" w:rsidRDefault="00D179D6" w:rsidP="002F462E">
      <w:pPr>
        <w:pStyle w:val="SH4Ashurst"/>
        <w:spacing w:before="120"/>
      </w:pPr>
      <w:bookmarkStart w:id="8577" w:name="_Ref144116612"/>
      <w:r w:rsidRPr="00462199">
        <w:t>metering type 3 – for circuits rated up to 10 MVA.</w:t>
      </w:r>
      <w:bookmarkEnd w:id="8577"/>
    </w:p>
    <w:tbl>
      <w:tblPr>
        <w:tblW w:w="7037" w:type="dxa"/>
        <w:tblInd w:w="2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2346"/>
        <w:gridCol w:w="2346"/>
      </w:tblGrid>
      <w:tr w:rsidR="00D179D6" w:rsidRPr="00462199" w14:paraId="16D9E927" w14:textId="77777777" w:rsidTr="002F462E">
        <w:tc>
          <w:tcPr>
            <w:tcW w:w="2345" w:type="dxa"/>
            <w:tcMar>
              <w:left w:w="108" w:type="dxa"/>
              <w:right w:w="108" w:type="dxa"/>
            </w:tcMar>
          </w:tcPr>
          <w:p w14:paraId="428918DA" w14:textId="0D9FC488" w:rsidR="00D179D6" w:rsidRPr="00462199" w:rsidRDefault="007248B2" w:rsidP="002F462E">
            <w:pPr>
              <w:pStyle w:val="StandardAshurst"/>
            </w:pPr>
            <w:r w:rsidRPr="007248B2">
              <w:t>Condition</w:t>
            </w:r>
          </w:p>
        </w:tc>
        <w:tc>
          <w:tcPr>
            <w:tcW w:w="4692" w:type="dxa"/>
            <w:gridSpan w:val="2"/>
            <w:tcMar>
              <w:left w:w="108" w:type="dxa"/>
              <w:right w:w="108" w:type="dxa"/>
            </w:tcMar>
          </w:tcPr>
          <w:p w14:paraId="208B30C0" w14:textId="77777777" w:rsidR="00D179D6" w:rsidRPr="00462199" w:rsidRDefault="00D179D6" w:rsidP="002F462E">
            <w:pPr>
              <w:pStyle w:val="StandardAshurst"/>
            </w:pPr>
            <w:r w:rsidRPr="00462199">
              <w:t>Limits of error at stated power factor</w:t>
            </w:r>
          </w:p>
        </w:tc>
      </w:tr>
      <w:tr w:rsidR="00D179D6" w:rsidRPr="00462199" w14:paraId="22B135AF" w14:textId="77777777" w:rsidTr="002F462E">
        <w:tc>
          <w:tcPr>
            <w:tcW w:w="2345" w:type="dxa"/>
            <w:tcMar>
              <w:left w:w="108" w:type="dxa"/>
              <w:right w:w="108" w:type="dxa"/>
            </w:tcMar>
          </w:tcPr>
          <w:p w14:paraId="40D247DF" w14:textId="77777777" w:rsidR="00D179D6" w:rsidRPr="00462199" w:rsidRDefault="00D179D6" w:rsidP="002F462E">
            <w:pPr>
              <w:pStyle w:val="StandardAshurst"/>
            </w:pPr>
            <w:r w:rsidRPr="00462199">
              <w:t>Current expressed as a percentage of rated measuring current</w:t>
            </w:r>
          </w:p>
        </w:tc>
        <w:tc>
          <w:tcPr>
            <w:tcW w:w="2346" w:type="dxa"/>
            <w:tcMar>
              <w:left w:w="108" w:type="dxa"/>
              <w:right w:w="108" w:type="dxa"/>
            </w:tcMar>
          </w:tcPr>
          <w:p w14:paraId="5E1C1385" w14:textId="77777777" w:rsidR="00D179D6" w:rsidRPr="00462199" w:rsidRDefault="00D179D6" w:rsidP="002F462E">
            <w:pPr>
              <w:pStyle w:val="StandardAshurst"/>
            </w:pPr>
            <w:r w:rsidRPr="00462199">
              <w:t>Power factor</w:t>
            </w:r>
          </w:p>
        </w:tc>
        <w:tc>
          <w:tcPr>
            <w:tcW w:w="2346" w:type="dxa"/>
            <w:tcMar>
              <w:left w:w="108" w:type="dxa"/>
              <w:right w:w="108" w:type="dxa"/>
            </w:tcMar>
          </w:tcPr>
          <w:p w14:paraId="7625C987" w14:textId="77777777" w:rsidR="00D179D6" w:rsidRPr="00462199" w:rsidRDefault="00D179D6" w:rsidP="002F462E">
            <w:pPr>
              <w:pStyle w:val="StandardAshurst"/>
            </w:pPr>
            <w:r w:rsidRPr="00462199">
              <w:t>Limits of error</w:t>
            </w:r>
          </w:p>
        </w:tc>
      </w:tr>
      <w:tr w:rsidR="00D179D6" w:rsidRPr="00462199" w14:paraId="2B090F35" w14:textId="77777777" w:rsidTr="002F462E">
        <w:tc>
          <w:tcPr>
            <w:tcW w:w="2345" w:type="dxa"/>
            <w:tcMar>
              <w:left w:w="108" w:type="dxa"/>
              <w:right w:w="108" w:type="dxa"/>
            </w:tcMar>
          </w:tcPr>
          <w:p w14:paraId="036534F3" w14:textId="77777777" w:rsidR="00D179D6" w:rsidRPr="00462199" w:rsidRDefault="00D179D6" w:rsidP="002F462E">
            <w:pPr>
              <w:pStyle w:val="StandardAshurst"/>
            </w:pPr>
            <w:r w:rsidRPr="00462199">
              <w:t>120% to 10% inclusive</w:t>
            </w:r>
          </w:p>
          <w:p w14:paraId="5CACEE7F" w14:textId="77777777" w:rsidR="00D179D6" w:rsidRPr="00462199" w:rsidRDefault="00D179D6" w:rsidP="002F462E">
            <w:pPr>
              <w:pStyle w:val="StandardAshurst"/>
            </w:pPr>
            <w:r w:rsidRPr="00462199">
              <w:t>Below 10% to 5%</w:t>
            </w:r>
          </w:p>
          <w:p w14:paraId="71465C05" w14:textId="77777777" w:rsidR="00D179D6" w:rsidRPr="00462199" w:rsidRDefault="00D179D6" w:rsidP="002F462E">
            <w:pPr>
              <w:pStyle w:val="StandardAshurst"/>
            </w:pPr>
            <w:r w:rsidRPr="00462199">
              <w:t>120% to 10% inclusive</w:t>
            </w:r>
          </w:p>
        </w:tc>
        <w:tc>
          <w:tcPr>
            <w:tcW w:w="2346" w:type="dxa"/>
            <w:tcMar>
              <w:left w:w="108" w:type="dxa"/>
              <w:right w:w="108" w:type="dxa"/>
            </w:tcMar>
          </w:tcPr>
          <w:p w14:paraId="33451C82" w14:textId="77777777" w:rsidR="00D179D6" w:rsidRPr="00462199" w:rsidRDefault="00D179D6" w:rsidP="002F462E">
            <w:pPr>
              <w:pStyle w:val="StandardAshurst"/>
            </w:pPr>
            <w:r w:rsidRPr="00462199">
              <w:t>1</w:t>
            </w:r>
          </w:p>
          <w:p w14:paraId="7D638841" w14:textId="77777777" w:rsidR="00D179D6" w:rsidRPr="00462199" w:rsidRDefault="00D179D6" w:rsidP="002F462E">
            <w:pPr>
              <w:pStyle w:val="StandardAshurst"/>
            </w:pPr>
            <w:r w:rsidRPr="00462199">
              <w:t>1</w:t>
            </w:r>
          </w:p>
          <w:p w14:paraId="6E6F2E6E" w14:textId="77777777" w:rsidR="00D179D6" w:rsidRPr="00462199" w:rsidRDefault="00D179D6" w:rsidP="002F462E">
            <w:pPr>
              <w:pStyle w:val="StandardAshurst"/>
            </w:pPr>
            <w:r w:rsidRPr="00462199">
              <w:t>0.5 lag and 0.8 lead</w:t>
            </w:r>
          </w:p>
        </w:tc>
        <w:tc>
          <w:tcPr>
            <w:tcW w:w="2346" w:type="dxa"/>
            <w:tcMar>
              <w:left w:w="108" w:type="dxa"/>
              <w:right w:w="108" w:type="dxa"/>
            </w:tcMar>
          </w:tcPr>
          <w:p w14:paraId="3A5525E0" w14:textId="33A29456" w:rsidR="00D179D6" w:rsidRPr="00462199" w:rsidRDefault="00CB437C" w:rsidP="002F462E">
            <w:pPr>
              <w:pStyle w:val="StandardAshurst"/>
            </w:pPr>
            <w:r w:rsidRPr="00CB437C">
              <w:rPr>
                <w:u w:val="single"/>
              </w:rPr>
              <w:t>+</w:t>
            </w:r>
            <w:r w:rsidR="00D179D6" w:rsidRPr="00462199">
              <w:t>1.5%</w:t>
            </w:r>
          </w:p>
          <w:p w14:paraId="6F9ADC36" w14:textId="7F217B9C" w:rsidR="00D179D6" w:rsidRPr="00462199" w:rsidRDefault="00CB437C" w:rsidP="002F462E">
            <w:pPr>
              <w:pStyle w:val="StandardAshurst"/>
            </w:pPr>
            <w:r w:rsidRPr="00CB437C">
              <w:rPr>
                <w:u w:val="single"/>
              </w:rPr>
              <w:t>+</w:t>
            </w:r>
            <w:r w:rsidR="00D179D6" w:rsidRPr="00462199">
              <w:t>2.0%</w:t>
            </w:r>
          </w:p>
          <w:p w14:paraId="22FEFBA8" w14:textId="428FFDBE" w:rsidR="00D179D6" w:rsidRPr="00462199" w:rsidRDefault="00CB437C" w:rsidP="002F462E">
            <w:pPr>
              <w:pStyle w:val="StandardAshurst"/>
            </w:pPr>
            <w:r w:rsidRPr="00CB437C">
              <w:rPr>
                <w:u w:val="single"/>
              </w:rPr>
              <w:t>+</w:t>
            </w:r>
            <w:r w:rsidR="00D179D6" w:rsidRPr="00462199">
              <w:t>2.5%</w:t>
            </w:r>
          </w:p>
        </w:tc>
      </w:tr>
    </w:tbl>
    <w:p w14:paraId="1599406B" w14:textId="77777777" w:rsidR="00D179D6" w:rsidRPr="00462199" w:rsidRDefault="00D179D6" w:rsidP="002F462E">
      <w:pPr>
        <w:pStyle w:val="SH2Ashurst"/>
        <w:keepNext/>
      </w:pPr>
      <w:bookmarkStart w:id="8578" w:name="_Ref144116613"/>
      <w:r w:rsidRPr="00462199">
        <w:lastRenderedPageBreak/>
        <w:t>The accuracy requirements for;</w:t>
      </w:r>
      <w:bookmarkEnd w:id="8578"/>
    </w:p>
    <w:p w14:paraId="33490C62" w14:textId="77777777" w:rsidR="00D179D6" w:rsidRPr="00462199" w:rsidRDefault="00D179D6" w:rsidP="002F462E">
      <w:pPr>
        <w:pStyle w:val="SH3Ashurst"/>
        <w:keepNext/>
      </w:pPr>
      <w:bookmarkStart w:id="8579" w:name="_Ref144116614"/>
      <w:r w:rsidRPr="00462199">
        <w:t>current transformers; and</w:t>
      </w:r>
      <w:bookmarkEnd w:id="8579"/>
    </w:p>
    <w:tbl>
      <w:tblPr>
        <w:tblW w:w="8284"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693"/>
        <w:gridCol w:w="3826"/>
      </w:tblGrid>
      <w:tr w:rsidR="00D179D6" w:rsidRPr="00462199" w14:paraId="76862B52" w14:textId="77777777" w:rsidTr="001C4B97">
        <w:trPr>
          <w:trHeight w:val="283"/>
          <w:tblHeader/>
        </w:trPr>
        <w:tc>
          <w:tcPr>
            <w:tcW w:w="1765" w:type="dxa"/>
            <w:tcMar>
              <w:left w:w="108" w:type="dxa"/>
              <w:right w:w="108" w:type="dxa"/>
            </w:tcMar>
          </w:tcPr>
          <w:p w14:paraId="146CD855" w14:textId="77777777" w:rsidR="00D179D6" w:rsidRPr="00462199" w:rsidRDefault="00D179D6" w:rsidP="002F462E">
            <w:pPr>
              <w:pStyle w:val="StandardAshurst"/>
            </w:pPr>
            <w:r w:rsidRPr="00462199">
              <w:t>meter type</w:t>
            </w:r>
          </w:p>
        </w:tc>
        <w:tc>
          <w:tcPr>
            <w:tcW w:w="2693" w:type="dxa"/>
            <w:tcMar>
              <w:left w:w="108" w:type="dxa"/>
              <w:right w:w="108" w:type="dxa"/>
            </w:tcMar>
          </w:tcPr>
          <w:p w14:paraId="2EB3E85B" w14:textId="77777777" w:rsidR="00D179D6" w:rsidRPr="00462199" w:rsidRDefault="00D179D6" w:rsidP="002F462E">
            <w:pPr>
              <w:pStyle w:val="StandardAshurst"/>
            </w:pPr>
            <w:r w:rsidRPr="00462199">
              <w:t>minimum accuracy class</w:t>
            </w:r>
          </w:p>
        </w:tc>
        <w:tc>
          <w:tcPr>
            <w:tcW w:w="3826" w:type="dxa"/>
            <w:tcMar>
              <w:left w:w="108" w:type="dxa"/>
              <w:right w:w="108" w:type="dxa"/>
            </w:tcMar>
          </w:tcPr>
          <w:p w14:paraId="46E5BCBB" w14:textId="77777777" w:rsidR="00D179D6" w:rsidRPr="00462199" w:rsidRDefault="00D179D6" w:rsidP="002F462E">
            <w:pPr>
              <w:pStyle w:val="StandardAshurst"/>
            </w:pPr>
            <w:r w:rsidRPr="00462199">
              <w:t>configuration requirements</w:t>
            </w:r>
          </w:p>
        </w:tc>
      </w:tr>
      <w:tr w:rsidR="00D179D6" w:rsidRPr="00462199" w14:paraId="2375A922" w14:textId="77777777" w:rsidTr="002F462E">
        <w:trPr>
          <w:trHeight w:val="283"/>
        </w:trPr>
        <w:tc>
          <w:tcPr>
            <w:tcW w:w="1765" w:type="dxa"/>
            <w:tcMar>
              <w:left w:w="108" w:type="dxa"/>
              <w:right w:w="108" w:type="dxa"/>
            </w:tcMar>
          </w:tcPr>
          <w:p w14:paraId="1438DD61" w14:textId="77777777" w:rsidR="00D179D6" w:rsidRPr="00462199" w:rsidRDefault="00D179D6" w:rsidP="002F462E">
            <w:pPr>
              <w:pStyle w:val="StandardAshurst"/>
              <w:jc w:val="center"/>
            </w:pPr>
            <w:r w:rsidRPr="00462199">
              <w:t>1</w:t>
            </w:r>
          </w:p>
        </w:tc>
        <w:tc>
          <w:tcPr>
            <w:tcW w:w="2693" w:type="dxa"/>
            <w:tcMar>
              <w:left w:w="108" w:type="dxa"/>
              <w:right w:w="108" w:type="dxa"/>
            </w:tcMar>
          </w:tcPr>
          <w:p w14:paraId="64919DFD" w14:textId="77777777" w:rsidR="00D179D6" w:rsidRPr="00462199" w:rsidRDefault="00D179D6" w:rsidP="002F462E">
            <w:pPr>
              <w:pStyle w:val="StandardAshurst"/>
              <w:jc w:val="center"/>
            </w:pPr>
            <w:r w:rsidRPr="00462199">
              <w:t>0.2s</w:t>
            </w:r>
          </w:p>
        </w:tc>
        <w:tc>
          <w:tcPr>
            <w:tcW w:w="3826" w:type="dxa"/>
            <w:tcMar>
              <w:left w:w="108" w:type="dxa"/>
              <w:right w:w="108" w:type="dxa"/>
            </w:tcMar>
          </w:tcPr>
          <w:p w14:paraId="4166E540" w14:textId="77777777" w:rsidR="00D179D6" w:rsidRPr="00462199" w:rsidRDefault="00D179D6" w:rsidP="002F462E">
            <w:pPr>
              <w:pStyle w:val="StandardAshurst"/>
            </w:pPr>
            <w:r w:rsidRPr="00462199">
              <w:t>One set of CTs for the main meter and a second set for the check meter (per circuit)</w:t>
            </w:r>
          </w:p>
        </w:tc>
      </w:tr>
      <w:tr w:rsidR="00D179D6" w:rsidRPr="00462199" w14:paraId="4D06D908" w14:textId="77777777" w:rsidTr="002F462E">
        <w:trPr>
          <w:trHeight w:val="283"/>
        </w:trPr>
        <w:tc>
          <w:tcPr>
            <w:tcW w:w="1765" w:type="dxa"/>
            <w:tcMar>
              <w:left w:w="108" w:type="dxa"/>
              <w:right w:w="108" w:type="dxa"/>
            </w:tcMar>
          </w:tcPr>
          <w:p w14:paraId="73E651DE" w14:textId="77777777" w:rsidR="00D179D6" w:rsidRPr="00462199" w:rsidRDefault="00D179D6" w:rsidP="002F462E">
            <w:pPr>
              <w:pStyle w:val="StandardAshurst"/>
              <w:jc w:val="center"/>
            </w:pPr>
            <w:r w:rsidRPr="00462199">
              <w:t>2</w:t>
            </w:r>
          </w:p>
        </w:tc>
        <w:tc>
          <w:tcPr>
            <w:tcW w:w="2693" w:type="dxa"/>
            <w:tcMar>
              <w:left w:w="108" w:type="dxa"/>
              <w:right w:w="108" w:type="dxa"/>
            </w:tcMar>
          </w:tcPr>
          <w:p w14:paraId="65DFADA7" w14:textId="77777777" w:rsidR="00D179D6" w:rsidRPr="00462199" w:rsidRDefault="00D179D6" w:rsidP="002F462E">
            <w:pPr>
              <w:pStyle w:val="StandardAshurst"/>
              <w:jc w:val="center"/>
            </w:pPr>
            <w:r w:rsidRPr="00462199">
              <w:t>0.2s</w:t>
            </w:r>
          </w:p>
        </w:tc>
        <w:tc>
          <w:tcPr>
            <w:tcW w:w="3826" w:type="dxa"/>
            <w:tcMar>
              <w:left w:w="108" w:type="dxa"/>
              <w:right w:w="108" w:type="dxa"/>
            </w:tcMar>
          </w:tcPr>
          <w:p w14:paraId="5115D12F" w14:textId="77777777" w:rsidR="00D179D6" w:rsidRPr="00462199" w:rsidRDefault="00D179D6" w:rsidP="002F462E">
            <w:pPr>
              <w:pStyle w:val="StandardAshurst"/>
            </w:pPr>
            <w:r w:rsidRPr="00462199">
              <w:t>One set of CTs for the main and check meters (per circuit)</w:t>
            </w:r>
          </w:p>
        </w:tc>
      </w:tr>
      <w:tr w:rsidR="00D179D6" w:rsidRPr="00462199" w14:paraId="594AC0DD" w14:textId="77777777" w:rsidTr="002F462E">
        <w:trPr>
          <w:trHeight w:val="283"/>
        </w:trPr>
        <w:tc>
          <w:tcPr>
            <w:tcW w:w="1765" w:type="dxa"/>
            <w:tcMar>
              <w:left w:w="108" w:type="dxa"/>
              <w:right w:w="108" w:type="dxa"/>
            </w:tcMar>
          </w:tcPr>
          <w:p w14:paraId="1AC0E365" w14:textId="77777777" w:rsidR="00D179D6" w:rsidRPr="00462199" w:rsidRDefault="00D179D6" w:rsidP="002F462E">
            <w:pPr>
              <w:pStyle w:val="StandardAshurst"/>
              <w:jc w:val="center"/>
            </w:pPr>
            <w:r w:rsidRPr="00462199">
              <w:t>3</w:t>
            </w:r>
          </w:p>
        </w:tc>
        <w:tc>
          <w:tcPr>
            <w:tcW w:w="2693" w:type="dxa"/>
            <w:tcMar>
              <w:left w:w="108" w:type="dxa"/>
              <w:right w:w="108" w:type="dxa"/>
            </w:tcMar>
          </w:tcPr>
          <w:p w14:paraId="74E06B36" w14:textId="77777777" w:rsidR="00D179D6" w:rsidRPr="00462199" w:rsidRDefault="00D179D6" w:rsidP="002F462E">
            <w:pPr>
              <w:pStyle w:val="StandardAshurst"/>
              <w:jc w:val="center"/>
            </w:pPr>
            <w:r w:rsidRPr="00462199">
              <w:t>0.5s</w:t>
            </w:r>
          </w:p>
        </w:tc>
        <w:tc>
          <w:tcPr>
            <w:tcW w:w="3826" w:type="dxa"/>
            <w:tcMar>
              <w:left w:w="108" w:type="dxa"/>
              <w:right w:w="108" w:type="dxa"/>
            </w:tcMar>
          </w:tcPr>
          <w:p w14:paraId="607DE86E" w14:textId="77777777" w:rsidR="00D179D6" w:rsidRPr="00462199" w:rsidRDefault="00D179D6" w:rsidP="002F462E">
            <w:pPr>
              <w:pStyle w:val="StandardAshurst"/>
            </w:pPr>
            <w:r w:rsidRPr="00462199">
              <w:t>One set of CTs for the main and check meters (per circuit)</w:t>
            </w:r>
          </w:p>
        </w:tc>
      </w:tr>
    </w:tbl>
    <w:p w14:paraId="23D5D69F" w14:textId="77777777" w:rsidR="00D179D6" w:rsidRPr="00462199" w:rsidRDefault="00D179D6" w:rsidP="002F462E">
      <w:pPr>
        <w:pStyle w:val="SH3Ashurst"/>
        <w:spacing w:before="120"/>
      </w:pPr>
      <w:bookmarkStart w:id="8580" w:name="_Ref144116615"/>
      <w:r w:rsidRPr="00462199">
        <w:t>voltage transformers.</w:t>
      </w:r>
      <w:bookmarkEnd w:id="8580"/>
    </w:p>
    <w:tbl>
      <w:tblPr>
        <w:tblW w:w="8284"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2693"/>
        <w:gridCol w:w="3826"/>
      </w:tblGrid>
      <w:tr w:rsidR="00D179D6" w:rsidRPr="00462199" w14:paraId="7C9AE800" w14:textId="77777777" w:rsidTr="002F462E">
        <w:tc>
          <w:tcPr>
            <w:tcW w:w="1765" w:type="dxa"/>
            <w:tcMar>
              <w:left w:w="108" w:type="dxa"/>
              <w:right w:w="108" w:type="dxa"/>
            </w:tcMar>
          </w:tcPr>
          <w:p w14:paraId="5D9760A9" w14:textId="77777777" w:rsidR="00D179D6" w:rsidRPr="00462199" w:rsidRDefault="00D179D6" w:rsidP="002F462E">
            <w:pPr>
              <w:pStyle w:val="StandardAshurst"/>
            </w:pPr>
            <w:r w:rsidRPr="00462199">
              <w:t>meter type</w:t>
            </w:r>
          </w:p>
        </w:tc>
        <w:tc>
          <w:tcPr>
            <w:tcW w:w="2693" w:type="dxa"/>
            <w:tcMar>
              <w:left w:w="108" w:type="dxa"/>
              <w:right w:w="108" w:type="dxa"/>
            </w:tcMar>
          </w:tcPr>
          <w:p w14:paraId="13641780" w14:textId="77777777" w:rsidR="00D179D6" w:rsidRPr="00462199" w:rsidRDefault="00D179D6" w:rsidP="002F462E">
            <w:pPr>
              <w:pStyle w:val="StandardAshurst"/>
            </w:pPr>
            <w:r w:rsidRPr="00462199">
              <w:t>minimum accuracy class</w:t>
            </w:r>
          </w:p>
        </w:tc>
        <w:tc>
          <w:tcPr>
            <w:tcW w:w="3826" w:type="dxa"/>
            <w:tcMar>
              <w:left w:w="108" w:type="dxa"/>
              <w:right w:w="108" w:type="dxa"/>
            </w:tcMar>
          </w:tcPr>
          <w:p w14:paraId="01E656C1" w14:textId="77777777" w:rsidR="00D179D6" w:rsidRPr="00462199" w:rsidRDefault="00D179D6" w:rsidP="002F462E">
            <w:pPr>
              <w:pStyle w:val="StandardAshurst"/>
            </w:pPr>
            <w:r w:rsidRPr="00462199">
              <w:t>configuration requirements</w:t>
            </w:r>
          </w:p>
        </w:tc>
      </w:tr>
      <w:tr w:rsidR="00D179D6" w:rsidRPr="00462199" w14:paraId="2810E4B3" w14:textId="77777777" w:rsidTr="002F462E">
        <w:tc>
          <w:tcPr>
            <w:tcW w:w="1765" w:type="dxa"/>
            <w:tcMar>
              <w:left w:w="108" w:type="dxa"/>
              <w:right w:w="108" w:type="dxa"/>
            </w:tcMar>
          </w:tcPr>
          <w:p w14:paraId="5DC3498D" w14:textId="77777777" w:rsidR="00D179D6" w:rsidRPr="00462199" w:rsidRDefault="00D179D6" w:rsidP="002F462E">
            <w:pPr>
              <w:pStyle w:val="StandardAshurst"/>
              <w:jc w:val="center"/>
            </w:pPr>
            <w:r w:rsidRPr="00462199">
              <w:t>1</w:t>
            </w:r>
          </w:p>
        </w:tc>
        <w:tc>
          <w:tcPr>
            <w:tcW w:w="2693" w:type="dxa"/>
            <w:tcMar>
              <w:left w:w="108" w:type="dxa"/>
              <w:right w:w="108" w:type="dxa"/>
            </w:tcMar>
          </w:tcPr>
          <w:p w14:paraId="27E9993D" w14:textId="77777777" w:rsidR="00D179D6" w:rsidRPr="00462199" w:rsidRDefault="00D179D6" w:rsidP="002F462E">
            <w:pPr>
              <w:pStyle w:val="StandardAshurst"/>
              <w:jc w:val="center"/>
            </w:pPr>
            <w:r w:rsidRPr="00462199">
              <w:t>0.2s</w:t>
            </w:r>
          </w:p>
        </w:tc>
        <w:tc>
          <w:tcPr>
            <w:tcW w:w="3826" w:type="dxa"/>
            <w:tcMar>
              <w:left w:w="108" w:type="dxa"/>
              <w:right w:w="108" w:type="dxa"/>
            </w:tcMar>
          </w:tcPr>
          <w:p w14:paraId="47A88C08" w14:textId="77777777" w:rsidR="00D179D6" w:rsidRPr="00462199" w:rsidRDefault="00D179D6" w:rsidP="002F462E">
            <w:pPr>
              <w:pStyle w:val="StandardAshurst"/>
            </w:pPr>
            <w:r w:rsidRPr="00462199">
              <w:t>One set of VTs, or dedicated secondary winding for the main meter and a second set, or separate secondary winding, for the check meter (per circuit)</w:t>
            </w:r>
          </w:p>
        </w:tc>
      </w:tr>
      <w:tr w:rsidR="00D179D6" w:rsidRPr="00462199" w14:paraId="1D39BDB5" w14:textId="77777777" w:rsidTr="002F462E">
        <w:trPr>
          <w:trHeight w:val="910"/>
        </w:trPr>
        <w:tc>
          <w:tcPr>
            <w:tcW w:w="1765" w:type="dxa"/>
            <w:tcMar>
              <w:left w:w="108" w:type="dxa"/>
              <w:right w:w="108" w:type="dxa"/>
            </w:tcMar>
          </w:tcPr>
          <w:p w14:paraId="2B22800B" w14:textId="77777777" w:rsidR="00D179D6" w:rsidRPr="00462199" w:rsidRDefault="00D179D6" w:rsidP="002F462E">
            <w:pPr>
              <w:pStyle w:val="StandardAshurst"/>
              <w:jc w:val="center"/>
            </w:pPr>
            <w:r w:rsidRPr="00462199">
              <w:t>2</w:t>
            </w:r>
          </w:p>
        </w:tc>
        <w:tc>
          <w:tcPr>
            <w:tcW w:w="2693" w:type="dxa"/>
            <w:tcMar>
              <w:left w:w="108" w:type="dxa"/>
              <w:right w:w="108" w:type="dxa"/>
            </w:tcMar>
          </w:tcPr>
          <w:p w14:paraId="6596F7BE" w14:textId="77777777" w:rsidR="00D179D6" w:rsidRPr="00462199" w:rsidRDefault="00D179D6" w:rsidP="002F462E">
            <w:pPr>
              <w:pStyle w:val="StandardAshurst"/>
              <w:jc w:val="center"/>
            </w:pPr>
            <w:r w:rsidRPr="00462199">
              <w:t>0.5s</w:t>
            </w:r>
          </w:p>
        </w:tc>
        <w:tc>
          <w:tcPr>
            <w:tcW w:w="3826" w:type="dxa"/>
            <w:tcMar>
              <w:left w:w="108" w:type="dxa"/>
              <w:right w:w="108" w:type="dxa"/>
            </w:tcMar>
          </w:tcPr>
          <w:p w14:paraId="6BAB1461" w14:textId="77777777" w:rsidR="00D179D6" w:rsidRPr="00462199" w:rsidRDefault="00D179D6" w:rsidP="002F462E">
            <w:pPr>
              <w:pStyle w:val="StandardAshurst"/>
            </w:pPr>
            <w:r w:rsidRPr="00462199">
              <w:t>One set of VTs, or dedicated secondary winding for the main and check meters (per circuit)</w:t>
            </w:r>
          </w:p>
        </w:tc>
      </w:tr>
      <w:tr w:rsidR="00D179D6" w:rsidRPr="00462199" w14:paraId="502923BD" w14:textId="77777777" w:rsidTr="002F462E">
        <w:tc>
          <w:tcPr>
            <w:tcW w:w="1765" w:type="dxa"/>
            <w:tcMar>
              <w:left w:w="108" w:type="dxa"/>
              <w:right w:w="108" w:type="dxa"/>
            </w:tcMar>
          </w:tcPr>
          <w:p w14:paraId="4B2F94F5" w14:textId="77777777" w:rsidR="00D179D6" w:rsidRPr="00462199" w:rsidRDefault="00D179D6" w:rsidP="002F462E">
            <w:pPr>
              <w:pStyle w:val="StandardAshurst"/>
              <w:jc w:val="center"/>
            </w:pPr>
            <w:r w:rsidRPr="00462199">
              <w:t>3</w:t>
            </w:r>
          </w:p>
        </w:tc>
        <w:tc>
          <w:tcPr>
            <w:tcW w:w="2693" w:type="dxa"/>
            <w:tcMar>
              <w:left w:w="108" w:type="dxa"/>
              <w:right w:w="108" w:type="dxa"/>
            </w:tcMar>
          </w:tcPr>
          <w:p w14:paraId="7B724A6D" w14:textId="77777777" w:rsidR="00D179D6" w:rsidRPr="00462199" w:rsidRDefault="00D179D6" w:rsidP="002F462E">
            <w:pPr>
              <w:pStyle w:val="StandardAshurst"/>
              <w:jc w:val="center"/>
            </w:pPr>
            <w:r w:rsidRPr="00462199">
              <w:t>1.0s</w:t>
            </w:r>
          </w:p>
        </w:tc>
        <w:tc>
          <w:tcPr>
            <w:tcW w:w="3826" w:type="dxa"/>
            <w:tcMar>
              <w:left w:w="108" w:type="dxa"/>
              <w:right w:w="108" w:type="dxa"/>
            </w:tcMar>
          </w:tcPr>
          <w:p w14:paraId="6A9E261D" w14:textId="77777777" w:rsidR="00D179D6" w:rsidRPr="00462199" w:rsidRDefault="00D179D6" w:rsidP="002F462E">
            <w:pPr>
              <w:pStyle w:val="StandardAshurst"/>
            </w:pPr>
            <w:r w:rsidRPr="00462199">
              <w:t>One set of VTs for the main and check meters (per circuit)</w:t>
            </w:r>
          </w:p>
        </w:tc>
      </w:tr>
    </w:tbl>
    <w:p w14:paraId="554CF781" w14:textId="77777777" w:rsidR="00D179D6" w:rsidRPr="00462199" w:rsidRDefault="00D179D6" w:rsidP="002F462E">
      <w:pPr>
        <w:pStyle w:val="SH2Ashurst"/>
        <w:spacing w:before="120"/>
      </w:pPr>
      <w:bookmarkStart w:id="8581" w:name="_Ref144116616"/>
      <w:r w:rsidRPr="00462199">
        <w:t>The Electricity Overall Measurement Uncertainty Requirement shall be:</w:t>
      </w:r>
      <w:bookmarkEnd w:id="8581"/>
    </w:p>
    <w:p w14:paraId="04BFF4A5" w14:textId="77777777" w:rsidR="00D179D6" w:rsidRPr="00462199" w:rsidRDefault="00D179D6" w:rsidP="002F462E">
      <w:pPr>
        <w:pStyle w:val="SH3Ashurst"/>
      </w:pPr>
      <w:bookmarkStart w:id="8582" w:name="_Ref144116617"/>
      <w:r w:rsidRPr="00462199">
        <w:t>obtained by combining the measurement uncertainty of all the quantities necessary to enable the calculation of the Measured Electricity Input; and</w:t>
      </w:r>
      <w:bookmarkEnd w:id="8582"/>
    </w:p>
    <w:p w14:paraId="53191D2E" w14:textId="77777777" w:rsidR="00D179D6" w:rsidRPr="00462199" w:rsidRDefault="00D179D6" w:rsidP="002F462E">
      <w:pPr>
        <w:pStyle w:val="SH3Ashurst"/>
      </w:pPr>
      <w:bookmarkStart w:id="8583" w:name="_Ref144116618"/>
      <w:r w:rsidRPr="00462199">
        <w:t>ascertained in accordance with internationally recognised and accepted standards, including, but not limited to, the guide to the expression of uncertainty in measurement ISO/IEC Guide 98 all parts.</w:t>
      </w:r>
      <w:bookmarkEnd w:id="8583"/>
    </w:p>
    <w:p w14:paraId="0581533E" w14:textId="77777777" w:rsidR="00D179D6" w:rsidRPr="00462199" w:rsidRDefault="00D179D6" w:rsidP="005B3BB9">
      <w:pPr>
        <w:pStyle w:val="NormalBoldAshurst"/>
      </w:pPr>
      <w:r w:rsidRPr="00462199">
        <w:rPr>
          <w:i/>
        </w:rPr>
        <w:t>Electricity Meter(s)</w:t>
      </w:r>
    </w:p>
    <w:p w14:paraId="4D6329B8" w14:textId="77777777" w:rsidR="00D179D6" w:rsidRPr="00462199" w:rsidRDefault="00D179D6" w:rsidP="002F462E">
      <w:pPr>
        <w:pStyle w:val="SH2Ashurst"/>
      </w:pPr>
      <w:bookmarkStart w:id="8584" w:name="_Ref144116619"/>
      <w:r w:rsidRPr="00462199">
        <w:t>The electrical input at the Electricity Meter Measurement Point shall be measured continuously with Electricity Meter(s) with a granularity equal or less than thirty (30) minutes.</w:t>
      </w:r>
      <w:bookmarkEnd w:id="8584"/>
    </w:p>
    <w:p w14:paraId="70445A86" w14:textId="23EB5AB5" w:rsidR="00D179D6" w:rsidRPr="00462199" w:rsidRDefault="00D179D6" w:rsidP="002F462E">
      <w:pPr>
        <w:pStyle w:val="SH2Ashurst"/>
      </w:pPr>
      <w:bookmarkStart w:id="8585" w:name="_Ref144116620"/>
      <w:r w:rsidRPr="00462199">
        <w:t xml:space="preserve">The Electricity Meter(s) uncertainty including associated secondary instrumentation shall comply with the Electricity Overall Measurement Uncertainty Requirement set out in paragraph </w:t>
      </w:r>
      <w:r>
        <w:fldChar w:fldCharType="begin"/>
      </w:r>
      <w:r>
        <w:instrText xml:space="preserve"> REF _Ref144116608 \w \h </w:instrText>
      </w:r>
      <w:r>
        <w:fldChar w:fldCharType="separate"/>
      </w:r>
      <w:del w:id="8586" w:author="Faqir, Sofia (Energy Security)" w:date="2023-11-12T19:47:00Z">
        <w:r w:rsidR="00E473FC">
          <w:delText>4.1</w:delText>
        </w:r>
      </w:del>
      <w:r>
        <w:fldChar w:fldCharType="end"/>
      </w:r>
      <w:r w:rsidRPr="00462199">
        <w:t>.</w:t>
      </w:r>
      <w:bookmarkEnd w:id="8585"/>
    </w:p>
    <w:p w14:paraId="0951A8FD" w14:textId="77777777" w:rsidR="00D179D6" w:rsidRPr="00462199" w:rsidRDefault="00D179D6" w:rsidP="002F462E">
      <w:pPr>
        <w:pStyle w:val="SH2Ashurst"/>
      </w:pPr>
      <w:bookmarkStart w:id="8587" w:name="_Ref144116621"/>
      <w:r w:rsidRPr="00462199">
        <w:t>The Electricity Meter(s), including associated secondary instrumentation, shall be used at all times within its calibrated measurement range.</w:t>
      </w:r>
      <w:bookmarkEnd w:id="8587"/>
    </w:p>
    <w:p w14:paraId="1CCCB160" w14:textId="77777777" w:rsidR="00D179D6" w:rsidRPr="00462199" w:rsidRDefault="00D179D6" w:rsidP="002F462E">
      <w:pPr>
        <w:pStyle w:val="SH2Ashurst"/>
      </w:pPr>
      <w:bookmarkStart w:id="8588" w:name="_Ref144116622"/>
      <w:r w:rsidRPr="00462199">
        <w:t>The Electricity Meter(s) shall be calibrated:</w:t>
      </w:r>
      <w:bookmarkEnd w:id="8588"/>
    </w:p>
    <w:p w14:paraId="73BD83F1" w14:textId="77777777" w:rsidR="00D179D6" w:rsidRPr="00462199" w:rsidRDefault="00D179D6" w:rsidP="002F462E">
      <w:pPr>
        <w:pStyle w:val="SH3Ashurst"/>
      </w:pPr>
      <w:bookmarkStart w:id="8589" w:name="_Ref144116623"/>
      <w:r w:rsidRPr="00462199">
        <w:t>prior to initial installation by the Electricity Meter manufacturer; and</w:t>
      </w:r>
      <w:bookmarkEnd w:id="8589"/>
    </w:p>
    <w:p w14:paraId="487BAD1C" w14:textId="77777777" w:rsidR="00D179D6" w:rsidRPr="00462199" w:rsidRDefault="00D179D6" w:rsidP="002F462E">
      <w:pPr>
        <w:pStyle w:val="SH3Ashurst"/>
      </w:pPr>
      <w:bookmarkStart w:id="8590" w:name="_Ref144116624"/>
      <w:r w:rsidRPr="00462199">
        <w:t>every ten (10) years or more frequently if required by the Electricity Meter manufacturer.</w:t>
      </w:r>
      <w:bookmarkEnd w:id="8590"/>
    </w:p>
    <w:p w14:paraId="4BACEF0D" w14:textId="77777777" w:rsidR="00D179D6" w:rsidRPr="00462199" w:rsidRDefault="00D179D6" w:rsidP="002F462E">
      <w:pPr>
        <w:pStyle w:val="SH2Ashurst"/>
      </w:pPr>
      <w:bookmarkStart w:id="8591" w:name="_Ref144116625"/>
      <w:r w:rsidRPr="00462199">
        <w:t xml:space="preserve">Details of the instrument used to perform the calibration shall be given on the test results and this instrument must have been calibrated. The test instrument calibration record must be </w:t>
      </w:r>
      <w:r w:rsidRPr="00462199">
        <w:lastRenderedPageBreak/>
        <w:t>traceable to an accredited laboratory (UKAS / National Physical Laboratory/ EN ISO/IEC 17025).</w:t>
      </w:r>
      <w:bookmarkEnd w:id="8591"/>
    </w:p>
    <w:p w14:paraId="445BA46F" w14:textId="77777777" w:rsidR="00D179D6" w:rsidRPr="00462199" w:rsidRDefault="00D179D6" w:rsidP="002F462E">
      <w:pPr>
        <w:pStyle w:val="SH2Ashurst"/>
      </w:pPr>
      <w:bookmarkStart w:id="8592" w:name="_Ref144116626"/>
      <w:r w:rsidRPr="00462199">
        <w:t>Calibration must be carried out to the relevant product standard. The relevant product standards are BS EN/IEC 62053-22 (Active static Meters of Classes 0.2S and 0.5S), 62053-11 (Active electromechanical Meters of Classes 0.5, 1 and 2), 62053-21 (Active static Meters of Classes 1 and 2), or 62053-23 (Reactive static Meters of Classes 2 and 3)).</w:t>
      </w:r>
      <w:bookmarkEnd w:id="8592"/>
    </w:p>
    <w:p w14:paraId="0AC00095" w14:textId="77777777" w:rsidR="00D179D6" w:rsidRPr="00462199" w:rsidRDefault="00D179D6" w:rsidP="000D76C6">
      <w:pPr>
        <w:pStyle w:val="SH1Ashurst"/>
      </w:pPr>
      <w:bookmarkStart w:id="8593" w:name="_Ref144116627"/>
      <w:r w:rsidRPr="00462199">
        <w:t>Measurement System Criteria</w:t>
      </w:r>
      <w:bookmarkEnd w:id="8593"/>
    </w:p>
    <w:p w14:paraId="02E307D5" w14:textId="77777777" w:rsidR="00D179D6" w:rsidRPr="00462199" w:rsidRDefault="00D179D6" w:rsidP="005B3BB9">
      <w:pPr>
        <w:pStyle w:val="NormalBoldAshurst"/>
      </w:pPr>
      <w:r w:rsidRPr="00462199">
        <w:rPr>
          <w:i/>
        </w:rPr>
        <w:t>Electricity Measurement System</w:t>
      </w:r>
    </w:p>
    <w:p w14:paraId="5AB03697" w14:textId="77777777" w:rsidR="00D179D6" w:rsidRPr="00462199" w:rsidRDefault="00D179D6" w:rsidP="002F462E">
      <w:pPr>
        <w:pStyle w:val="SH2Ashurst"/>
      </w:pPr>
      <w:bookmarkStart w:id="8594" w:name="_Ref144116628"/>
      <w:r w:rsidRPr="00462199">
        <w:t>The Electricity Meter Measurement System shall, as a minimum, comply with the following standards, where applicable:</w:t>
      </w:r>
      <w:bookmarkEnd w:id="8594"/>
    </w:p>
    <w:p w14:paraId="352B3240" w14:textId="42A8C841" w:rsidR="00D179D6" w:rsidRPr="00462199" w:rsidRDefault="00D179D6" w:rsidP="002F462E">
      <w:pPr>
        <w:pStyle w:val="SH3Ashurst"/>
      </w:pPr>
      <w:bookmarkStart w:id="8595" w:name="_Ref144116629"/>
      <w:r w:rsidRPr="00462199">
        <w:t xml:space="preserve">IEC 62052-11:2020 - Electricity metering equipment - General requirements, tests and test </w:t>
      </w:r>
      <w:r w:rsidR="007248B2" w:rsidRPr="007248B2">
        <w:t>condition</w:t>
      </w:r>
      <w:r w:rsidRPr="00462199">
        <w:t>s - Part 11: Metering equipment;</w:t>
      </w:r>
      <w:bookmarkEnd w:id="8595"/>
    </w:p>
    <w:p w14:paraId="5533813D" w14:textId="77777777" w:rsidR="00D179D6" w:rsidRPr="00462199" w:rsidRDefault="00D179D6" w:rsidP="002F462E">
      <w:pPr>
        <w:pStyle w:val="SH3Ashurst"/>
      </w:pPr>
      <w:bookmarkStart w:id="8596" w:name="_Ref144116630"/>
      <w:r w:rsidRPr="00462199">
        <w:t>IEC 60060 – High voltage test techniques;</w:t>
      </w:r>
      <w:bookmarkEnd w:id="8596"/>
    </w:p>
    <w:p w14:paraId="33F1DFA5" w14:textId="77777777" w:rsidR="00D179D6" w:rsidRPr="00462199" w:rsidRDefault="00D179D6" w:rsidP="002F462E">
      <w:pPr>
        <w:pStyle w:val="SH3Ashurst"/>
      </w:pPr>
      <w:bookmarkStart w:id="8597" w:name="_Ref144116631"/>
      <w:r w:rsidRPr="00462199">
        <w:t>IEC 62053 – Electricity metering equipment – Particular requirements;</w:t>
      </w:r>
      <w:bookmarkEnd w:id="8597"/>
    </w:p>
    <w:p w14:paraId="611D98A7" w14:textId="77777777" w:rsidR="00D179D6" w:rsidRPr="00462199" w:rsidRDefault="00D179D6" w:rsidP="002F462E">
      <w:pPr>
        <w:pStyle w:val="SH3Ashurst"/>
      </w:pPr>
      <w:bookmarkStart w:id="8598" w:name="_Ref144116632"/>
      <w:r w:rsidRPr="00462199">
        <w:t>EN 50470-1:2007 – Electricity metering equipment; and</w:t>
      </w:r>
      <w:bookmarkEnd w:id="8598"/>
    </w:p>
    <w:p w14:paraId="47762518" w14:textId="77777777" w:rsidR="00D179D6" w:rsidRPr="00462199" w:rsidRDefault="00D179D6" w:rsidP="002F462E">
      <w:pPr>
        <w:pStyle w:val="SH3Ashurst"/>
      </w:pPr>
      <w:bookmarkStart w:id="8599" w:name="_Ref144116633"/>
      <w:r w:rsidRPr="00462199">
        <w:t>EN 50470-3 - Electricity metering equipment (a.c.) Part 3: Particular requirements - Static meters for active energy (class indexes A, B and C).</w:t>
      </w:r>
      <w:bookmarkEnd w:id="8599"/>
    </w:p>
    <w:p w14:paraId="1A79EF2D" w14:textId="77777777" w:rsidR="00D179D6" w:rsidRPr="00462199" w:rsidRDefault="00D179D6" w:rsidP="002F462E">
      <w:pPr>
        <w:pStyle w:val="SH2Ashurst"/>
      </w:pPr>
      <w:bookmarkStart w:id="8600" w:name="_Ref144116634"/>
      <w:r w:rsidRPr="00462199">
        <w:t>Any Electricity Meter Measurement Equipment located on the connection between the Total System and the Site shall conform to National Electricity Transmission System Regulations.</w:t>
      </w:r>
      <w:bookmarkEnd w:id="8600"/>
    </w:p>
    <w:p w14:paraId="52D94293" w14:textId="77777777" w:rsidR="00D179D6" w:rsidRPr="00462199" w:rsidRDefault="00D179D6" w:rsidP="002F462E">
      <w:pPr>
        <w:pStyle w:val="SH2Ashurst"/>
      </w:pPr>
      <w:bookmarkStart w:id="8601" w:name="_Ref144116635"/>
      <w:r w:rsidRPr="00462199">
        <w:t>CTs and VTs shall be manufactured to the current IEC standard at the time of installation.</w:t>
      </w:r>
      <w:bookmarkEnd w:id="8601"/>
    </w:p>
    <w:p w14:paraId="73DBE833" w14:textId="77777777" w:rsidR="00D179D6" w:rsidRPr="00462199" w:rsidRDefault="00D179D6" w:rsidP="00EF1691">
      <w:pPr>
        <w:pStyle w:val="NormalAshurst"/>
      </w:pPr>
      <w:r w:rsidRPr="00462199">
        <w:br w:type="page"/>
      </w:r>
    </w:p>
    <w:p w14:paraId="5667F4D2" w14:textId="77777777" w:rsidR="00D179D6" w:rsidRPr="00462199" w:rsidRDefault="00D179D6" w:rsidP="00EF1691">
      <w:pPr>
        <w:pStyle w:val="NormalBoldAshurst"/>
        <w:jc w:val="center"/>
      </w:pPr>
      <w:bookmarkStart w:id="8602" w:name="Section3"/>
      <w:r w:rsidRPr="00462199">
        <w:lastRenderedPageBreak/>
        <w:t>Section 3</w:t>
      </w:r>
      <w:bookmarkEnd w:id="8602"/>
      <w:r w:rsidRPr="00462199">
        <w:t xml:space="preserve"> – Water Meter Specification</w:t>
      </w:r>
    </w:p>
    <w:p w14:paraId="6D2805B6" w14:textId="77777777" w:rsidR="00D179D6" w:rsidRPr="00462199" w:rsidRDefault="00D179D6" w:rsidP="005B3BB9">
      <w:pPr>
        <w:pStyle w:val="LBOLDCAPSAshurst"/>
      </w:pPr>
      <w:r w:rsidRPr="00462199">
        <w:t>DEFINITIONS</w:t>
      </w:r>
    </w:p>
    <w:p w14:paraId="337006C3" w14:textId="67F4FD44" w:rsidR="00D179D6" w:rsidRPr="00462199" w:rsidRDefault="00D179D6" w:rsidP="00EF1691">
      <w:pPr>
        <w:pStyle w:val="NormalAshurst"/>
      </w:pPr>
      <w:r w:rsidRPr="00462199">
        <w:rPr>
          <w:b/>
        </w:rPr>
        <w:t>"Measured Water Input"</w:t>
      </w:r>
      <w:r w:rsidRPr="00462199">
        <w:t xml:space="preserve"> means the quantity of water (</w:t>
      </w:r>
      <w:r w:rsidRPr="00462199">
        <w:rPr>
          <w:i/>
        </w:rPr>
        <w:t xml:space="preserve">expressed in </w:t>
      </w:r>
      <w:r w:rsidR="00972D8C" w:rsidRPr="00A02A4D">
        <w:rPr>
          <w:i/>
          <w:iCs/>
        </w:rPr>
        <w:t>m</w:t>
      </w:r>
      <w:r w:rsidR="00972D8C" w:rsidRPr="00A02A4D">
        <w:rPr>
          <w:i/>
          <w:iCs/>
          <w:vertAlign w:val="superscript"/>
        </w:rPr>
        <w:t>3</w:t>
      </w:r>
      <w:r w:rsidRPr="00462199">
        <w:t>) entering the Site at a Water Meter Measurement Point during the relevant Reporting Unit, as measured in accordance with this Water Meter Specification;</w:t>
      </w:r>
    </w:p>
    <w:p w14:paraId="6BC03330" w14:textId="77777777" w:rsidR="00D179D6" w:rsidRPr="00462199" w:rsidRDefault="00D179D6" w:rsidP="00EF1691">
      <w:pPr>
        <w:pStyle w:val="NormalAshurst"/>
      </w:pPr>
      <w:r w:rsidRPr="00462199">
        <w:rPr>
          <w:b/>
        </w:rPr>
        <w:t>"Water Flow Meter(s)"</w:t>
      </w:r>
      <w:r w:rsidRPr="00462199">
        <w:t xml:space="preserve"> means one (1) or more flow metering device(s) including ancillary instrumentation for measuring the Measured Water Input;</w:t>
      </w:r>
    </w:p>
    <w:p w14:paraId="4778BC29" w14:textId="170388E7" w:rsidR="00D179D6" w:rsidRPr="00462199" w:rsidRDefault="00D179D6" w:rsidP="00EF1691">
      <w:pPr>
        <w:pStyle w:val="NormalAshurst"/>
      </w:pPr>
      <w:r w:rsidRPr="00462199">
        <w:rPr>
          <w:b/>
        </w:rPr>
        <w:t>"Water Invalid Reporting Unit"</w:t>
      </w:r>
      <w:r w:rsidRPr="00462199">
        <w:t xml:space="preserve"> has the meaning given to that term in paragraph </w:t>
      </w:r>
      <w:r>
        <w:fldChar w:fldCharType="begin"/>
      </w:r>
      <w:r>
        <w:instrText xml:space="preserve"> REF _Ref144116651 \w \h </w:instrText>
      </w:r>
      <w:r>
        <w:fldChar w:fldCharType="separate"/>
      </w:r>
      <w:del w:id="8603" w:author="Faqir, Sofia (Energy Security)" w:date="2023-11-12T19:47:00Z">
        <w:r w:rsidR="00E473FC">
          <w:delText>3.2</w:delText>
        </w:r>
      </w:del>
      <w:r>
        <w:fldChar w:fldCharType="end"/>
      </w:r>
      <w:r w:rsidRPr="00462199">
        <w:t xml:space="preserve"> of this </w:t>
      </w:r>
      <w:r>
        <w:fldChar w:fldCharType="begin"/>
      </w:r>
      <w:r>
        <w:instrText xml:space="preserve"> REF Section3 \h </w:instrText>
      </w:r>
      <w:r>
        <w:fldChar w:fldCharType="separate"/>
      </w:r>
      <w:r w:rsidR="00E473FC" w:rsidRPr="00462199">
        <w:t>Section 3</w:t>
      </w:r>
      <w:r>
        <w:fldChar w:fldCharType="end"/>
      </w:r>
      <w:r w:rsidRPr="00462199">
        <w:t xml:space="preserve"> </w:t>
      </w:r>
      <w:r w:rsidR="00AF34F0">
        <w:t>(</w:t>
      </w:r>
      <w:r w:rsidR="00AF34F0" w:rsidRPr="00AF34F0">
        <w:rPr>
          <w:i/>
          <w:iCs/>
        </w:rPr>
        <w:t>Water Meter Specification</w:t>
      </w:r>
      <w:r w:rsidR="00AF34F0">
        <w:t>)</w:t>
      </w:r>
      <w:r w:rsidR="00AF34F0" w:rsidRPr="00AF34F0">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7DD75751" w14:textId="77777777" w:rsidR="00D179D6" w:rsidRPr="00462199" w:rsidRDefault="00D179D6" w:rsidP="00EF1691">
      <w:pPr>
        <w:pStyle w:val="NormalAshurst"/>
      </w:pPr>
      <w:r w:rsidRPr="00462199">
        <w:rPr>
          <w:b/>
        </w:rPr>
        <w:t>"Water Measurement Data"</w:t>
      </w:r>
      <w:r w:rsidRPr="00462199">
        <w:t xml:space="preserve"> means the Water Primary Data and the Water Secondary Data;</w:t>
      </w:r>
    </w:p>
    <w:p w14:paraId="493DCA3E" w14:textId="7DA7D3C4" w:rsidR="00D179D6" w:rsidRPr="00462199" w:rsidRDefault="00D179D6" w:rsidP="00EF1691">
      <w:pPr>
        <w:pStyle w:val="NormalAshurst"/>
      </w:pPr>
      <w:r w:rsidRPr="00462199">
        <w:rPr>
          <w:b/>
        </w:rPr>
        <w:t>"Water Meter Measurement Equipment"</w:t>
      </w:r>
      <w:r w:rsidRPr="00462199">
        <w:t xml:space="preserve"> has the meaning given to the term in paragraph </w:t>
      </w:r>
      <w:r>
        <w:fldChar w:fldCharType="begin"/>
      </w:r>
      <w:r>
        <w:instrText xml:space="preserve"> REF _Ref144116643 \w \h </w:instrText>
      </w:r>
      <w:r>
        <w:fldChar w:fldCharType="separate"/>
      </w:r>
      <w:del w:id="8604" w:author="Faqir, Sofia (Energy Security)" w:date="2023-11-12T19:47:00Z">
        <w:r w:rsidR="00E473FC">
          <w:delText>2.1</w:delText>
        </w:r>
      </w:del>
      <w:r>
        <w:fldChar w:fldCharType="end"/>
      </w:r>
      <w:r w:rsidRPr="00462199">
        <w:t xml:space="preserve"> of this </w:t>
      </w:r>
      <w:r>
        <w:fldChar w:fldCharType="begin"/>
      </w:r>
      <w:r>
        <w:instrText xml:space="preserve"> REF Section3 \h </w:instrText>
      </w:r>
      <w:r>
        <w:fldChar w:fldCharType="separate"/>
      </w:r>
      <w:r w:rsidR="00E473FC" w:rsidRPr="00462199">
        <w:t>Section 3</w:t>
      </w:r>
      <w:r>
        <w:fldChar w:fldCharType="end"/>
      </w:r>
      <w:r w:rsidRPr="00462199">
        <w:t xml:space="preserve"> </w:t>
      </w:r>
      <w:r w:rsidR="00AF34F0">
        <w:t>(</w:t>
      </w:r>
      <w:r w:rsidR="00AF34F0" w:rsidRPr="00AF34F0">
        <w:rPr>
          <w:i/>
          <w:iCs/>
        </w:rPr>
        <w:t>Water Meter Specification</w:t>
      </w:r>
      <w:r w:rsidR="00AF34F0">
        <w:t>)</w:t>
      </w:r>
      <w:r w:rsidR="00AF34F0" w:rsidRPr="00AF34F0">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62848443" w14:textId="667DC9B0" w:rsidR="00D179D6" w:rsidRPr="00462199" w:rsidRDefault="00D179D6" w:rsidP="00EF1691">
      <w:pPr>
        <w:pStyle w:val="NormalAshurst"/>
      </w:pPr>
      <w:r w:rsidRPr="00462199">
        <w:rPr>
          <w:b/>
        </w:rPr>
        <w:t>"Water Meter Measurement Point(s)"</w:t>
      </w:r>
      <w:r w:rsidRPr="00462199">
        <w:t xml:space="preserve"> means the point(s) at which the Measured Water Input is measured by the Water Flow Meter as identified on the plan in </w:t>
      </w:r>
      <w:r w:rsidRPr="00462199">
        <w:fldChar w:fldCharType="begin"/>
      </w:r>
      <w:r w:rsidRPr="00462199">
        <w:instrText xml:space="preserve"> REF _Ref144117998 \w \h </w:instrText>
      </w:r>
      <w:r>
        <w:instrText xml:space="preserve"> \* MERGEFORMAT </w:instrText>
      </w:r>
      <w:r w:rsidRPr="00462199">
        <w:fldChar w:fldCharType="separate"/>
      </w:r>
      <w:del w:id="8605"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8606" w:author="Faqir, Sofia (Energy Security)" w:date="2023-11-12T19:47:00Z">
        <w:r w:rsidR="00E473FC">
          <w:delText>Part A</w:delText>
        </w:r>
      </w:del>
      <w:r>
        <w:fldChar w:fldCharType="end"/>
      </w:r>
      <w:r w:rsidRPr="00462199">
        <w:t xml:space="preserve">, paragraph </w:t>
      </w:r>
      <w:r>
        <w:fldChar w:fldCharType="begin"/>
      </w:r>
      <w:r>
        <w:instrText xml:space="preserve"> REF _Ref144115353 \w \h </w:instrText>
      </w:r>
      <w:r>
        <w:fldChar w:fldCharType="separate"/>
      </w:r>
      <w:del w:id="8607" w:author="Faqir, Sofia (Energy Security)" w:date="2023-11-12T19:47:00Z">
        <w:r w:rsidR="00E473FC">
          <w:delText>3</w:delText>
        </w:r>
      </w:del>
      <w:r>
        <w:fldChar w:fldCharType="end"/>
      </w:r>
      <w:r w:rsidRPr="00462199">
        <w:t xml:space="preserve"> (</w:t>
      </w:r>
      <w:r w:rsidRPr="00462199">
        <w:rPr>
          <w:i/>
        </w:rPr>
        <w:t>Description of the Facility</w:t>
      </w:r>
      <w:r w:rsidRPr="00462199">
        <w:t>) and which is consistent with the requirements of this Section;</w:t>
      </w:r>
    </w:p>
    <w:p w14:paraId="10D2F315" w14:textId="77777777" w:rsidR="00D179D6" w:rsidRPr="00462199" w:rsidRDefault="00D179D6" w:rsidP="00EF1691">
      <w:pPr>
        <w:pStyle w:val="NormalAshurst"/>
      </w:pPr>
      <w:r w:rsidRPr="00462199">
        <w:rPr>
          <w:b/>
        </w:rPr>
        <w:t>"Water Meter Measurement System"</w:t>
      </w:r>
      <w:r w:rsidRPr="00462199">
        <w:t xml:space="preserve"> means the relevant commissioned Water Measurement Equipment installed for the purposes of measuring water at the Water Meter Measurement Point(s);</w:t>
      </w:r>
    </w:p>
    <w:p w14:paraId="07C41FF5" w14:textId="02AF42D4" w:rsidR="00D179D6" w:rsidRPr="00462199" w:rsidRDefault="00D179D6" w:rsidP="00EF1691">
      <w:pPr>
        <w:pStyle w:val="NormalAshurst"/>
      </w:pPr>
      <w:r w:rsidRPr="00462199">
        <w:rPr>
          <w:b/>
        </w:rPr>
        <w:t>"Water Overall Measurement Uncertainty Requirement"</w:t>
      </w:r>
      <w:r w:rsidRPr="00462199">
        <w:t xml:space="preserve"> has the meaning given to that term in paragraph </w:t>
      </w:r>
      <w:r>
        <w:fldChar w:fldCharType="begin"/>
      </w:r>
      <w:r>
        <w:instrText xml:space="preserve"> REF _Ref144116658 \w \h </w:instrText>
      </w:r>
      <w:r>
        <w:fldChar w:fldCharType="separate"/>
      </w:r>
      <w:del w:id="8608" w:author="Faqir, Sofia (Energy Security)" w:date="2023-11-12T19:47:00Z">
        <w:r w:rsidR="00E473FC">
          <w:delText>4.1</w:delText>
        </w:r>
      </w:del>
      <w:r>
        <w:fldChar w:fldCharType="end"/>
      </w:r>
      <w:r w:rsidRPr="00462199">
        <w:t xml:space="preserve"> of this </w:t>
      </w:r>
      <w:r>
        <w:fldChar w:fldCharType="begin"/>
      </w:r>
      <w:r>
        <w:instrText xml:space="preserve"> REF Section3 \h </w:instrText>
      </w:r>
      <w:r>
        <w:fldChar w:fldCharType="separate"/>
      </w:r>
      <w:r w:rsidR="00E473FC" w:rsidRPr="00462199">
        <w:t>Section 3</w:t>
      </w:r>
      <w:r>
        <w:fldChar w:fldCharType="end"/>
      </w:r>
      <w:r w:rsidRPr="00462199">
        <w:t xml:space="preserve"> </w:t>
      </w:r>
      <w:r w:rsidR="0003054D">
        <w:t>(</w:t>
      </w:r>
      <w:r w:rsidR="0003054D" w:rsidRPr="00AF34F0">
        <w:rPr>
          <w:i/>
          <w:iCs/>
        </w:rPr>
        <w:t>Water Meter Specification</w:t>
      </w:r>
      <w:r w:rsidR="0003054D">
        <w:t>)</w:t>
      </w:r>
      <w:r w:rsidR="0003054D" w:rsidRPr="00AF34F0">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0A0ABDBE" w14:textId="18A362FC" w:rsidR="00D179D6" w:rsidRPr="00462199" w:rsidRDefault="00D179D6" w:rsidP="00EF1691">
      <w:pPr>
        <w:pStyle w:val="NormalAshurst"/>
      </w:pPr>
      <w:r w:rsidRPr="00462199">
        <w:rPr>
          <w:b/>
        </w:rPr>
        <w:t>"Water Primary Data"</w:t>
      </w:r>
      <w:r w:rsidRPr="00462199">
        <w:t xml:space="preserve"> has the meaning given to that term in paragraph </w:t>
      </w:r>
      <w:r>
        <w:fldChar w:fldCharType="begin"/>
      </w:r>
      <w:r>
        <w:instrText xml:space="preserve"> REF _Ref144116649 \w \h </w:instrText>
      </w:r>
      <w:r>
        <w:fldChar w:fldCharType="separate"/>
      </w:r>
      <w:del w:id="8609" w:author="Faqir, Sofia (Energy Security)" w:date="2023-11-12T19:47:00Z">
        <w:r w:rsidR="00E473FC">
          <w:delText>3.1(A)</w:delText>
        </w:r>
      </w:del>
      <w:r>
        <w:fldChar w:fldCharType="end"/>
      </w:r>
      <w:r w:rsidRPr="00462199">
        <w:t xml:space="preserve"> of this </w:t>
      </w:r>
      <w:r>
        <w:fldChar w:fldCharType="begin"/>
      </w:r>
      <w:r>
        <w:instrText xml:space="preserve"> REF Section3 \h </w:instrText>
      </w:r>
      <w:r>
        <w:fldChar w:fldCharType="separate"/>
      </w:r>
      <w:r w:rsidR="00E473FC" w:rsidRPr="00462199">
        <w:t>Section 3</w:t>
      </w:r>
      <w:r>
        <w:fldChar w:fldCharType="end"/>
      </w:r>
      <w:r w:rsidRPr="00462199">
        <w:t xml:space="preserve"> </w:t>
      </w:r>
      <w:r w:rsidR="0003054D">
        <w:t>(</w:t>
      </w:r>
      <w:r w:rsidR="0003054D" w:rsidRPr="00AF34F0">
        <w:rPr>
          <w:i/>
          <w:iCs/>
        </w:rPr>
        <w:t>Water Meter Specification</w:t>
      </w:r>
      <w:r w:rsidR="0003054D">
        <w:t>)</w:t>
      </w:r>
      <w:r w:rsidR="0003054D" w:rsidRPr="00AF34F0">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 and</w:t>
      </w:r>
    </w:p>
    <w:p w14:paraId="591DDD4A" w14:textId="4F191838" w:rsidR="00D179D6" w:rsidRPr="00462199" w:rsidRDefault="00D179D6" w:rsidP="00EF1691">
      <w:pPr>
        <w:pStyle w:val="NormalAshurst"/>
      </w:pPr>
      <w:r w:rsidRPr="00462199">
        <w:rPr>
          <w:b/>
        </w:rPr>
        <w:t>"Water Secondary Data"</w:t>
      </w:r>
      <w:r w:rsidRPr="00462199">
        <w:t xml:space="preserve"> has the meaning given to that term in paragraph </w:t>
      </w:r>
      <w:r>
        <w:fldChar w:fldCharType="begin"/>
      </w:r>
      <w:r>
        <w:instrText xml:space="preserve"> REF _Ref144116650 \w \h </w:instrText>
      </w:r>
      <w:r>
        <w:fldChar w:fldCharType="separate"/>
      </w:r>
      <w:del w:id="8610" w:author="Faqir, Sofia (Energy Security)" w:date="2023-11-12T19:47:00Z">
        <w:r w:rsidR="00E473FC">
          <w:delText>3.1(B)</w:delText>
        </w:r>
      </w:del>
      <w:r>
        <w:fldChar w:fldCharType="end"/>
      </w:r>
      <w:r w:rsidRPr="00462199">
        <w:t xml:space="preserve"> of this </w:t>
      </w:r>
      <w:r>
        <w:fldChar w:fldCharType="begin"/>
      </w:r>
      <w:r>
        <w:instrText xml:space="preserve"> REF Section3 \h </w:instrText>
      </w:r>
      <w:r>
        <w:fldChar w:fldCharType="separate"/>
      </w:r>
      <w:r w:rsidR="00E473FC" w:rsidRPr="00462199">
        <w:t>Section 3</w:t>
      </w:r>
      <w:r>
        <w:fldChar w:fldCharType="end"/>
      </w:r>
      <w:r w:rsidRPr="00462199">
        <w:t xml:space="preserve"> </w:t>
      </w:r>
      <w:r w:rsidR="0003054D">
        <w:t>(</w:t>
      </w:r>
      <w:r w:rsidR="0003054D" w:rsidRPr="00AF34F0">
        <w:rPr>
          <w:i/>
          <w:iCs/>
        </w:rPr>
        <w:t>Water Meter Specification</w:t>
      </w:r>
      <w:r w:rsidR="0003054D">
        <w:t>)</w:t>
      </w:r>
      <w:r w:rsidR="0003054D" w:rsidRPr="00AF34F0">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69BF53B8" w14:textId="77777777" w:rsidR="00D179D6" w:rsidRPr="00462199" w:rsidRDefault="00D179D6" w:rsidP="00EF1AC1">
      <w:pPr>
        <w:pStyle w:val="SH1Ashurst"/>
        <w:numPr>
          <w:ilvl w:val="0"/>
          <w:numId w:val="48"/>
        </w:numPr>
      </w:pPr>
      <w:bookmarkStart w:id="8611" w:name="_Ref144116636"/>
      <w:r w:rsidRPr="00462199">
        <w:t>METERING POINTS</w:t>
      </w:r>
      <w:bookmarkEnd w:id="8611"/>
    </w:p>
    <w:p w14:paraId="6BFBB300" w14:textId="77777777" w:rsidR="00D179D6" w:rsidRPr="00462199" w:rsidRDefault="00D179D6" w:rsidP="002F462E">
      <w:pPr>
        <w:pStyle w:val="SH2Ashurst"/>
      </w:pPr>
      <w:bookmarkStart w:id="8612" w:name="_Ref144116637"/>
      <w:r w:rsidRPr="00462199">
        <w:t>The Producer shall ensure that:</w:t>
      </w:r>
      <w:bookmarkEnd w:id="8612"/>
    </w:p>
    <w:p w14:paraId="320EFC30" w14:textId="77777777" w:rsidR="00D179D6" w:rsidRPr="00462199" w:rsidRDefault="00D179D6" w:rsidP="002F462E">
      <w:pPr>
        <w:pStyle w:val="SH3Ashurst"/>
      </w:pPr>
      <w:bookmarkStart w:id="8613" w:name="_Ref144116638"/>
      <w:r w:rsidRPr="00462199">
        <w:t>a Water Meter Measurement System is installed on every stream of water that is routed to the Facility for use On-site; and</w:t>
      </w:r>
      <w:bookmarkEnd w:id="8613"/>
    </w:p>
    <w:p w14:paraId="03ED9A94" w14:textId="77777777" w:rsidR="00D179D6" w:rsidRPr="00462199" w:rsidRDefault="00D179D6" w:rsidP="002F462E">
      <w:pPr>
        <w:pStyle w:val="SH3Ashurst"/>
      </w:pPr>
      <w:bookmarkStart w:id="8614" w:name="_Ref144116639"/>
      <w:r w:rsidRPr="00462199">
        <w:t>each Water Meter Measurement Point shall be:</w:t>
      </w:r>
      <w:bookmarkEnd w:id="8614"/>
    </w:p>
    <w:p w14:paraId="4D4FCAC6" w14:textId="77777777" w:rsidR="00D179D6" w:rsidRPr="00462199" w:rsidRDefault="00D179D6" w:rsidP="002F462E">
      <w:pPr>
        <w:pStyle w:val="SH4Ashurst"/>
      </w:pPr>
      <w:bookmarkStart w:id="8615" w:name="_Ref144116640"/>
      <w:r w:rsidRPr="00462199">
        <w:t>located On-site; and</w:t>
      </w:r>
      <w:bookmarkEnd w:id="8615"/>
    </w:p>
    <w:p w14:paraId="0922F1D0" w14:textId="77777777" w:rsidR="00D179D6" w:rsidRPr="00462199" w:rsidRDefault="00D179D6" w:rsidP="002F462E">
      <w:pPr>
        <w:pStyle w:val="SH4Ashurst"/>
      </w:pPr>
      <w:bookmarkStart w:id="8616" w:name="_Ref144116641"/>
      <w:r w:rsidRPr="00462199">
        <w:t>located immediately upstream of any On-site water treatment or water purification system.</w:t>
      </w:r>
      <w:bookmarkEnd w:id="8616"/>
    </w:p>
    <w:p w14:paraId="1CA370E9" w14:textId="77777777" w:rsidR="00D179D6" w:rsidRPr="00462199" w:rsidRDefault="00D179D6" w:rsidP="000D76C6">
      <w:pPr>
        <w:pStyle w:val="SH1Ashurst"/>
      </w:pPr>
      <w:bookmarkStart w:id="8617" w:name="_Ref144116642"/>
      <w:r w:rsidRPr="00462199">
        <w:t>WATER METER measurement system</w:t>
      </w:r>
      <w:bookmarkEnd w:id="8617"/>
    </w:p>
    <w:p w14:paraId="452F64E6" w14:textId="77777777" w:rsidR="00D179D6" w:rsidRPr="00462199" w:rsidRDefault="00D179D6" w:rsidP="002F462E">
      <w:pPr>
        <w:pStyle w:val="SH2Ashurst"/>
      </w:pPr>
      <w:bookmarkStart w:id="8618" w:name="_Ref144116643"/>
      <w:r w:rsidRPr="00462199">
        <w:t>Each Water Meter Measurement System shall include the following equipment:</w:t>
      </w:r>
      <w:bookmarkEnd w:id="8618"/>
    </w:p>
    <w:p w14:paraId="463EA59E" w14:textId="77777777" w:rsidR="00D179D6" w:rsidRPr="00462199" w:rsidRDefault="00D179D6" w:rsidP="002F462E">
      <w:pPr>
        <w:pStyle w:val="SH3Ashurst"/>
      </w:pPr>
      <w:bookmarkStart w:id="8619" w:name="_Ref144116644"/>
      <w:r w:rsidRPr="00462199">
        <w:t>Water Flow Meter(s) for the measurement of the Measured Water Input;</w:t>
      </w:r>
      <w:bookmarkEnd w:id="8619"/>
    </w:p>
    <w:p w14:paraId="6C6484F9" w14:textId="77777777" w:rsidR="00D179D6" w:rsidRPr="00462199" w:rsidRDefault="00D179D6" w:rsidP="002F462E">
      <w:pPr>
        <w:pStyle w:val="SH3Ashurst"/>
      </w:pPr>
      <w:bookmarkStart w:id="8620" w:name="_Ref144116645"/>
      <w:r w:rsidRPr="00462199">
        <w:lastRenderedPageBreak/>
        <w:t>any other measurement device(s) that is necessary to enable the calculation of the Measured Water Input including fluid stream temperature devices; and</w:t>
      </w:r>
      <w:bookmarkEnd w:id="8620"/>
    </w:p>
    <w:p w14:paraId="674E37D8" w14:textId="77777777" w:rsidR="00D179D6" w:rsidRPr="00462199" w:rsidRDefault="00D179D6" w:rsidP="002F462E">
      <w:pPr>
        <w:pStyle w:val="SH3Ashurst"/>
      </w:pPr>
      <w:bookmarkStart w:id="8621" w:name="_Ref144116646"/>
      <w:r w:rsidRPr="00462199">
        <w:t>a flow computer, which shall be linked to the main site BPCS,</w:t>
      </w:r>
      <w:bookmarkEnd w:id="8621"/>
    </w:p>
    <w:p w14:paraId="3EC14F2E" w14:textId="77777777" w:rsidR="00D179D6" w:rsidRPr="00462199" w:rsidRDefault="00D179D6" w:rsidP="005B3BB9">
      <w:pPr>
        <w:pStyle w:val="B12Ashurst"/>
      </w:pPr>
      <w:r w:rsidRPr="00462199">
        <w:t xml:space="preserve">together the </w:t>
      </w:r>
      <w:r w:rsidRPr="00462199">
        <w:rPr>
          <w:b/>
        </w:rPr>
        <w:t>"Water Meter Measurement Equipment"</w:t>
      </w:r>
      <w:r w:rsidRPr="00462199">
        <w:t>.</w:t>
      </w:r>
    </w:p>
    <w:p w14:paraId="19077F44" w14:textId="77777777" w:rsidR="00D179D6" w:rsidRPr="00462199" w:rsidRDefault="00D179D6" w:rsidP="000D76C6">
      <w:pPr>
        <w:pStyle w:val="SH1Ashurst"/>
      </w:pPr>
      <w:bookmarkStart w:id="8622" w:name="_Ref144116647"/>
      <w:r w:rsidRPr="00462199">
        <w:t>WATER MEASUREMENT DATA</w:t>
      </w:r>
      <w:bookmarkEnd w:id="8622"/>
    </w:p>
    <w:p w14:paraId="4FAA083A" w14:textId="77777777" w:rsidR="00D179D6" w:rsidRPr="00462199" w:rsidRDefault="00D179D6" w:rsidP="005B3BB9">
      <w:pPr>
        <w:pStyle w:val="NormalBoldAshurst"/>
      </w:pPr>
      <w:r w:rsidRPr="00462199">
        <w:rPr>
          <w:i/>
        </w:rPr>
        <w:t>Reporting, determining and recording of Water Measurement Data</w:t>
      </w:r>
    </w:p>
    <w:p w14:paraId="490A7F92" w14:textId="77777777" w:rsidR="00D179D6" w:rsidRPr="00462199" w:rsidRDefault="00D179D6" w:rsidP="002F462E">
      <w:pPr>
        <w:pStyle w:val="SH2Ashurst"/>
      </w:pPr>
      <w:bookmarkStart w:id="8623" w:name="_Ref144116648"/>
      <w:r w:rsidRPr="00462199">
        <w:t>The Producer shall ensure that:</w:t>
      </w:r>
      <w:bookmarkEnd w:id="8623"/>
    </w:p>
    <w:p w14:paraId="32CCF076" w14:textId="70646F77" w:rsidR="00D179D6" w:rsidRPr="00462199" w:rsidRDefault="00D179D6" w:rsidP="002F462E">
      <w:pPr>
        <w:pStyle w:val="SH3Ashurst"/>
      </w:pPr>
      <w:bookmarkStart w:id="8624" w:name="_Ref144116649"/>
      <w:r w:rsidRPr="00462199">
        <w:t>the volumetric flow rate (</w:t>
      </w:r>
      <w:r w:rsidRPr="00462199">
        <w:rPr>
          <w:i/>
        </w:rPr>
        <w:t xml:space="preserve">expressed in </w:t>
      </w:r>
      <w:r w:rsidR="00972D8C" w:rsidRPr="00A02A4D">
        <w:rPr>
          <w:i/>
          <w:iCs/>
        </w:rPr>
        <w:t>m</w:t>
      </w:r>
      <w:r w:rsidR="00972D8C" w:rsidRPr="00A02A4D">
        <w:rPr>
          <w:i/>
          <w:iCs/>
          <w:vertAlign w:val="superscript"/>
        </w:rPr>
        <w:t>3</w:t>
      </w:r>
      <w:r w:rsidRPr="00462199">
        <w:rPr>
          <w:i/>
        </w:rPr>
        <w:t>/h</w:t>
      </w:r>
      <w:r w:rsidRPr="00462199">
        <w:t xml:space="preserve">) is recorded each minute by each Water Meter Measurement System (the </w:t>
      </w:r>
      <w:r w:rsidRPr="00462199">
        <w:rPr>
          <w:b/>
        </w:rPr>
        <w:t>"Water Primary Data"</w:t>
      </w:r>
      <w:r w:rsidRPr="00462199">
        <w:t>); and</w:t>
      </w:r>
      <w:bookmarkEnd w:id="8624"/>
    </w:p>
    <w:p w14:paraId="7B31B256" w14:textId="012F647E" w:rsidR="00D179D6" w:rsidRPr="00462199" w:rsidRDefault="00D179D6" w:rsidP="002F462E">
      <w:pPr>
        <w:pStyle w:val="SH3Ashurst"/>
      </w:pPr>
      <w:bookmarkStart w:id="8625" w:name="_Ref144116650"/>
      <w:r w:rsidRPr="00462199">
        <w:t>the Measured Water Input (</w:t>
      </w:r>
      <w:r w:rsidRPr="00462199">
        <w:rPr>
          <w:i/>
        </w:rPr>
        <w:t xml:space="preserve">expressed in </w:t>
      </w:r>
      <w:r w:rsidR="00972D8C" w:rsidRPr="00A02A4D">
        <w:rPr>
          <w:i/>
          <w:iCs/>
        </w:rPr>
        <w:t>m</w:t>
      </w:r>
      <w:r w:rsidR="00972D8C" w:rsidRPr="00A02A4D">
        <w:rPr>
          <w:i/>
          <w:iCs/>
          <w:vertAlign w:val="superscript"/>
        </w:rPr>
        <w:t>3</w:t>
      </w:r>
      <w:r w:rsidRPr="00462199">
        <w:t xml:space="preserve">) per Reporting Unit is calculated in respect of each Water Meter Measurement System and reported to, or collected by, the LCHA Counterparty (and any and all persons nominated by the LCHA Counterparty and considered by the LCHA Counterparty to be suitably qualified) (the </w:t>
      </w:r>
      <w:r w:rsidRPr="00462199">
        <w:rPr>
          <w:b/>
        </w:rPr>
        <w:t>"Water Secondary Data"</w:t>
      </w:r>
      <w:r w:rsidRPr="00462199">
        <w:t>).</w:t>
      </w:r>
      <w:bookmarkEnd w:id="8625"/>
    </w:p>
    <w:p w14:paraId="3C93746B" w14:textId="77777777" w:rsidR="00D179D6" w:rsidRPr="00462199" w:rsidRDefault="00D179D6" w:rsidP="005B3BB9">
      <w:pPr>
        <w:pStyle w:val="NormalBoldAshurst"/>
      </w:pPr>
      <w:r w:rsidRPr="00462199">
        <w:rPr>
          <w:i/>
        </w:rPr>
        <w:t>Invalid Reporting Units</w:t>
      </w:r>
    </w:p>
    <w:p w14:paraId="7FE60B5A" w14:textId="77777777" w:rsidR="00D179D6" w:rsidRPr="00462199" w:rsidRDefault="00D179D6" w:rsidP="002F462E">
      <w:pPr>
        <w:pStyle w:val="SH2Ashurst"/>
      </w:pPr>
      <w:bookmarkStart w:id="8626" w:name="_Ref144116651"/>
      <w:r w:rsidRPr="00462199">
        <w:t>If during a Reporting Unit:</w:t>
      </w:r>
      <w:bookmarkEnd w:id="8626"/>
    </w:p>
    <w:p w14:paraId="374E7DC6" w14:textId="77777777" w:rsidR="00D179D6" w:rsidRPr="00462199" w:rsidRDefault="00D179D6" w:rsidP="002F462E">
      <w:pPr>
        <w:pStyle w:val="SH3Ashurst"/>
      </w:pPr>
      <w:bookmarkStart w:id="8627" w:name="_Ref144116652"/>
      <w:r w:rsidRPr="00462199">
        <w:t>there are fewer than twenty nine (29) minutes of Water Measurement Data; or</w:t>
      </w:r>
      <w:bookmarkEnd w:id="8627"/>
    </w:p>
    <w:p w14:paraId="593BD4FE" w14:textId="77777777" w:rsidR="00D179D6" w:rsidRPr="00462199" w:rsidRDefault="00D179D6" w:rsidP="002F462E">
      <w:pPr>
        <w:pStyle w:val="SH3Ashurst"/>
      </w:pPr>
      <w:bookmarkStart w:id="8628" w:name="_Ref144116653"/>
      <w:r w:rsidRPr="00462199">
        <w:t>there is greater than one (1) minute of Inaccurate Measurement Data,</w:t>
      </w:r>
      <w:bookmarkEnd w:id="8628"/>
    </w:p>
    <w:p w14:paraId="6766F9B9" w14:textId="77777777" w:rsidR="00D179D6" w:rsidRPr="00462199" w:rsidRDefault="00D179D6" w:rsidP="005B3BB9">
      <w:pPr>
        <w:pStyle w:val="B12Ashurst"/>
      </w:pPr>
      <w:r w:rsidRPr="00462199">
        <w:t xml:space="preserve">then such Reporting Unit shall be invalid (a </w:t>
      </w:r>
      <w:r w:rsidRPr="00462199">
        <w:rPr>
          <w:b/>
        </w:rPr>
        <w:t>"Water Invalid Reporting Unit"</w:t>
      </w:r>
      <w:r w:rsidRPr="00462199">
        <w:t>) unless the LCHA Counterparty determines in its absolute discretion that such Reporting Unit shall be treated as valid, in which case it shall no longer be treated as a Water Invalid Reporting Unit. The Measured Hydrogen Output during such Water Invalid Reporting Unit shall: (i) be deemed not to be LCHS Compliant; (ii) not form part of the calculation of any Weighted Average Consignments for LCHS purposes; and (iii) be deemed to be Non-Qualifying Volumes.</w:t>
      </w:r>
    </w:p>
    <w:p w14:paraId="74872C29" w14:textId="77777777" w:rsidR="00D179D6" w:rsidRPr="00462199" w:rsidRDefault="00D179D6" w:rsidP="002F462E">
      <w:pPr>
        <w:pStyle w:val="SH2Ashurst"/>
      </w:pPr>
      <w:bookmarkStart w:id="8629" w:name="_Ref144116654"/>
      <w:r w:rsidRPr="00462199">
        <w:t>If:</w:t>
      </w:r>
      <w:bookmarkEnd w:id="8629"/>
    </w:p>
    <w:p w14:paraId="00B607B3" w14:textId="77777777" w:rsidR="00D179D6" w:rsidRPr="00462199" w:rsidRDefault="00D179D6" w:rsidP="002F462E">
      <w:pPr>
        <w:pStyle w:val="SH3Ashurst"/>
      </w:pPr>
      <w:bookmarkStart w:id="8630" w:name="_Ref144116655"/>
      <w:r w:rsidRPr="00462199">
        <w:t>there are greater than two hundred and forty (240) Water Invalid Reporting Units in a Billing Period; or</w:t>
      </w:r>
      <w:bookmarkEnd w:id="8630"/>
    </w:p>
    <w:p w14:paraId="62521998" w14:textId="77777777" w:rsidR="00D179D6" w:rsidRPr="00462199" w:rsidRDefault="00D179D6" w:rsidP="002F462E">
      <w:pPr>
        <w:pStyle w:val="SH3Ashurst"/>
      </w:pPr>
      <w:bookmarkStart w:id="8631" w:name="_Ref144116656"/>
      <w:r w:rsidRPr="00462199">
        <w:t>there are greater than nine hundred and sixty (960) Water Invalid Reporting Units within any twelve (12) consecutive Billing Periods,</w:t>
      </w:r>
      <w:bookmarkEnd w:id="8631"/>
    </w:p>
    <w:p w14:paraId="02ACC593" w14:textId="10C2EF71" w:rsidR="00D179D6" w:rsidRPr="00462199" w:rsidRDefault="00D179D6" w:rsidP="005B3BB9">
      <w:pPr>
        <w:pStyle w:val="B12Ashurst"/>
      </w:pPr>
      <w:r w:rsidRPr="00462199">
        <w:t xml:space="preserve">then the Producer shall be deemed to be in breach of a Measurement Data Obligation for the purposes of </w:t>
      </w:r>
      <w:r w:rsidR="007248B2" w:rsidRPr="007248B2">
        <w:t>Condition</w:t>
      </w:r>
      <w:r w:rsidRPr="00462199">
        <w:t xml:space="preserve"> </w:t>
      </w:r>
      <w:r w:rsidR="006E6179">
        <w:fldChar w:fldCharType="begin"/>
      </w:r>
      <w:r w:rsidR="006E6179">
        <w:instrText xml:space="preserve"> REF _Ref144483950 \n \h </w:instrText>
      </w:r>
      <w:r w:rsidR="006E6179">
        <w:fldChar w:fldCharType="separate"/>
      </w:r>
      <w:del w:id="8632" w:author="Faqir, Sofia (Energy Security)" w:date="2023-11-12T19:47:00Z">
        <w:r w:rsidR="00E473FC">
          <w:delText>32</w:delText>
        </w:r>
      </w:del>
      <w:r w:rsidR="006E6179">
        <w:fldChar w:fldCharType="end"/>
      </w:r>
      <w:r w:rsidRPr="00462199">
        <w:t xml:space="preserve"> (</w:t>
      </w:r>
      <w:r w:rsidRPr="00462199">
        <w:rPr>
          <w:i/>
        </w:rPr>
        <w:t>Producer Undertakings Measurement Date</w:t>
      </w:r>
      <w:r w:rsidRPr="00462199">
        <w:t>).</w:t>
      </w:r>
    </w:p>
    <w:p w14:paraId="39243FD1" w14:textId="77777777" w:rsidR="00D179D6" w:rsidRPr="00462199" w:rsidRDefault="00D179D6" w:rsidP="000D76C6">
      <w:pPr>
        <w:pStyle w:val="SH1Ashurst"/>
      </w:pPr>
      <w:bookmarkStart w:id="8633" w:name="_Ref144116657"/>
      <w:r w:rsidRPr="00462199">
        <w:t>UNCERTAINTY REQUIREMENTS</w:t>
      </w:r>
      <w:bookmarkEnd w:id="8633"/>
    </w:p>
    <w:p w14:paraId="3EB0FD3C" w14:textId="77777777" w:rsidR="00D179D6" w:rsidRPr="00462199" w:rsidRDefault="00D179D6" w:rsidP="005B3BB9">
      <w:pPr>
        <w:pStyle w:val="NormalBoldAshurst"/>
      </w:pPr>
      <w:r w:rsidRPr="00462199">
        <w:rPr>
          <w:i/>
        </w:rPr>
        <w:t>Overall Measurement Uncertainty Requirement</w:t>
      </w:r>
    </w:p>
    <w:p w14:paraId="26EFBC24" w14:textId="77777777" w:rsidR="00D179D6" w:rsidRPr="00462199" w:rsidRDefault="00D179D6" w:rsidP="002F462E">
      <w:pPr>
        <w:pStyle w:val="SH2Ashurst"/>
      </w:pPr>
      <w:bookmarkStart w:id="8634" w:name="_Ref144116658"/>
      <w:r w:rsidRPr="00462199">
        <w:t xml:space="preserve">The overall uncertainty of the Measured Water Input to the Hydrogen Production Plant shall at all times be equal to or less than +/-3 % of the measured value at 95% confidence interval (the </w:t>
      </w:r>
      <w:r w:rsidRPr="00462199">
        <w:rPr>
          <w:b/>
        </w:rPr>
        <w:t>"Water Overall Measurement Uncertainty Requirement"</w:t>
      </w:r>
      <w:r w:rsidRPr="00462199">
        <w:t>).</w:t>
      </w:r>
      <w:bookmarkEnd w:id="8634"/>
    </w:p>
    <w:p w14:paraId="561186A5" w14:textId="77777777" w:rsidR="00D179D6" w:rsidRPr="00462199" w:rsidRDefault="00D179D6" w:rsidP="002F462E">
      <w:pPr>
        <w:pStyle w:val="SH2Ashurst"/>
      </w:pPr>
      <w:bookmarkStart w:id="8635" w:name="_Ref144116659"/>
      <w:r w:rsidRPr="00462199">
        <w:t>The Water Overall Measurement Uncertainty Requirement shall be:</w:t>
      </w:r>
      <w:bookmarkEnd w:id="8635"/>
    </w:p>
    <w:p w14:paraId="79675269" w14:textId="77777777" w:rsidR="00D179D6" w:rsidRPr="00462199" w:rsidRDefault="00D179D6" w:rsidP="002F462E">
      <w:pPr>
        <w:pStyle w:val="SH3Ashurst"/>
      </w:pPr>
      <w:bookmarkStart w:id="8636" w:name="_Ref144116660"/>
      <w:r w:rsidRPr="00462199">
        <w:lastRenderedPageBreak/>
        <w:t>obtained by combining the measurement uncertainty of all the quantities necessary to enable the calculation of the Measured Water Input; and</w:t>
      </w:r>
      <w:bookmarkEnd w:id="8636"/>
    </w:p>
    <w:p w14:paraId="0BD18A9F" w14:textId="77777777" w:rsidR="00D179D6" w:rsidRPr="00462199" w:rsidRDefault="00D179D6" w:rsidP="002F462E">
      <w:pPr>
        <w:pStyle w:val="SH3Ashurst"/>
      </w:pPr>
      <w:bookmarkStart w:id="8637" w:name="_Ref144116661"/>
      <w:r w:rsidRPr="00462199">
        <w:t>ascertained in accordance with internationally recognised and accepted standards, including, but not limited to, the guide to the expression of uncertainty in measurement ISO/IEC Guide 98 all parts.</w:t>
      </w:r>
      <w:bookmarkEnd w:id="8637"/>
    </w:p>
    <w:p w14:paraId="00BFAEA3" w14:textId="77777777" w:rsidR="00D179D6" w:rsidRPr="00462199" w:rsidRDefault="00D179D6" w:rsidP="005B3BB9">
      <w:pPr>
        <w:pStyle w:val="NormalBoldAshurst"/>
      </w:pPr>
      <w:r w:rsidRPr="00462199">
        <w:rPr>
          <w:i/>
        </w:rPr>
        <w:t>Water Flow Meter(s)</w:t>
      </w:r>
    </w:p>
    <w:p w14:paraId="549B5185" w14:textId="7D267592" w:rsidR="00D179D6" w:rsidRPr="00462199" w:rsidRDefault="00D179D6" w:rsidP="002F462E">
      <w:pPr>
        <w:pStyle w:val="SH2Ashurst"/>
      </w:pPr>
      <w:bookmarkStart w:id="8638" w:name="_Ref144116662"/>
      <w:r w:rsidRPr="00462199">
        <w:t xml:space="preserve">The Water Flow Meter(s) shall be calibrated as is required by the Water Flow Meter manufacturer under flowing </w:t>
      </w:r>
      <w:r w:rsidR="007248B2" w:rsidRPr="007248B2">
        <w:t>condition</w:t>
      </w:r>
      <w:r w:rsidRPr="00462199">
        <w:t>s:</w:t>
      </w:r>
      <w:bookmarkEnd w:id="8638"/>
    </w:p>
    <w:p w14:paraId="65933EE5" w14:textId="77777777" w:rsidR="00D179D6" w:rsidRPr="00462199" w:rsidRDefault="00D179D6" w:rsidP="002F462E">
      <w:pPr>
        <w:pStyle w:val="SH3Ashurst"/>
      </w:pPr>
      <w:bookmarkStart w:id="8639" w:name="_Ref144116663"/>
      <w:r w:rsidRPr="00462199">
        <w:t>at a test laboratory; or</w:t>
      </w:r>
      <w:bookmarkEnd w:id="8639"/>
    </w:p>
    <w:p w14:paraId="5CE0CBDA" w14:textId="77777777" w:rsidR="00D179D6" w:rsidRPr="00462199" w:rsidRDefault="00D179D6" w:rsidP="002F462E">
      <w:pPr>
        <w:pStyle w:val="SH3Ashurst"/>
      </w:pPr>
      <w:bookmarkStart w:id="8640" w:name="_Ref144116664"/>
      <w:r w:rsidRPr="00462199">
        <w:t>in situ against a master meter or a prover.</w:t>
      </w:r>
      <w:bookmarkEnd w:id="8640"/>
    </w:p>
    <w:p w14:paraId="36F96348" w14:textId="77777777" w:rsidR="00D179D6" w:rsidRPr="00462199" w:rsidRDefault="00D179D6" w:rsidP="000D76C6">
      <w:pPr>
        <w:pStyle w:val="SH1Ashurst"/>
      </w:pPr>
      <w:bookmarkStart w:id="8641" w:name="_Ref144116665"/>
      <w:r w:rsidRPr="00462199">
        <w:t>MEASUREMENT SYSTEM CRITERIA</w:t>
      </w:r>
      <w:bookmarkEnd w:id="8641"/>
    </w:p>
    <w:p w14:paraId="18628904" w14:textId="77777777" w:rsidR="00D179D6" w:rsidRPr="00462199" w:rsidRDefault="00D179D6" w:rsidP="005B3BB9">
      <w:pPr>
        <w:pStyle w:val="NormalBoldAshurst"/>
      </w:pPr>
      <w:r w:rsidRPr="00462199">
        <w:rPr>
          <w:i/>
        </w:rPr>
        <w:t>Water Meter Measurement System</w:t>
      </w:r>
    </w:p>
    <w:p w14:paraId="172F1959" w14:textId="77777777" w:rsidR="00D179D6" w:rsidRPr="00462199" w:rsidRDefault="00D179D6" w:rsidP="002F462E">
      <w:pPr>
        <w:pStyle w:val="SH2Ashurst"/>
      </w:pPr>
      <w:bookmarkStart w:id="8642" w:name="_Ref144116666"/>
      <w:r w:rsidRPr="00462199">
        <w:t>The Water Meter Measurement System shall, as a minimum, comply with the BS EN ISO 4064:2017 standard.</w:t>
      </w:r>
      <w:bookmarkEnd w:id="8642"/>
    </w:p>
    <w:p w14:paraId="04EC3C55" w14:textId="77777777" w:rsidR="00D179D6" w:rsidRPr="00462199" w:rsidRDefault="00D179D6" w:rsidP="00EF1691">
      <w:pPr>
        <w:pStyle w:val="NormalAshurst"/>
      </w:pPr>
      <w:r w:rsidRPr="00462199">
        <w:br w:type="page"/>
      </w:r>
    </w:p>
    <w:p w14:paraId="75D349EA" w14:textId="1D9A98EE" w:rsidR="00D179D6" w:rsidRPr="00462199" w:rsidRDefault="00D179D6" w:rsidP="00EF1691">
      <w:pPr>
        <w:pStyle w:val="NormalBoldAshurst"/>
        <w:jc w:val="center"/>
      </w:pPr>
      <w:bookmarkStart w:id="8643" w:name="Section4"/>
      <w:r w:rsidRPr="00462199">
        <w:lastRenderedPageBreak/>
        <w:t>Section 4</w:t>
      </w:r>
      <w:bookmarkEnd w:id="8643"/>
      <w:r w:rsidRPr="00462199">
        <w:t xml:space="preserve"> – </w:t>
      </w:r>
      <w:r w:rsidR="00585399">
        <w:t>Feedstock Gas</w:t>
      </w:r>
      <w:r w:rsidRPr="00462199">
        <w:t xml:space="preserve"> Meter Technical Specifications (CCUS-Enabled Facilities only)</w:t>
      </w:r>
    </w:p>
    <w:p w14:paraId="45C78953" w14:textId="77777777" w:rsidR="00D179D6" w:rsidRPr="00462199" w:rsidRDefault="00D179D6" w:rsidP="005B3BB9">
      <w:pPr>
        <w:pStyle w:val="LBOLDCAPSAshurst"/>
      </w:pPr>
      <w:r w:rsidRPr="00462199">
        <w:t>DEFINITIONS</w:t>
      </w:r>
    </w:p>
    <w:p w14:paraId="12EBFD9C" w14:textId="21688663" w:rsidR="00D179D6" w:rsidRPr="00462199" w:rsidRDefault="00D179D6" w:rsidP="00EF1691">
      <w:pPr>
        <w:pStyle w:val="NormalAshurst"/>
      </w:pPr>
      <w:r w:rsidRPr="00462199">
        <w:rPr>
          <w:b/>
        </w:rPr>
        <w:t>"CC"</w:t>
      </w:r>
      <w:r w:rsidRPr="00462199">
        <w:t xml:space="preserve"> has the meaning given to the term in paragraph </w:t>
      </w:r>
      <w:r>
        <w:fldChar w:fldCharType="begin"/>
      </w:r>
      <w:r>
        <w:instrText xml:space="preserve"> REF _Ref144116679 \w \h </w:instrText>
      </w:r>
      <w:r>
        <w:fldChar w:fldCharType="separate"/>
      </w:r>
      <w:del w:id="8644" w:author="Faqir, Sofia (Energy Security)" w:date="2023-11-12T19:47:00Z">
        <w:r w:rsidR="00E473FC">
          <w:delText>2.1</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026D15F4" w14:textId="129FE835" w:rsidR="00D179D6" w:rsidRPr="00462199" w:rsidRDefault="00D179D6" w:rsidP="00EF1691">
      <w:pPr>
        <w:pStyle w:val="NormalAshurst"/>
      </w:pPr>
      <w:r w:rsidRPr="00462199">
        <w:rPr>
          <w:b/>
        </w:rPr>
        <w:t>"</w:t>
      </w:r>
      <w:r w:rsidR="00052D92">
        <w:rPr>
          <w:b/>
        </w:rPr>
        <w:t>Feedstock</w:t>
      </w:r>
      <w:r w:rsidR="00585399">
        <w:rPr>
          <w:b/>
        </w:rPr>
        <w:t xml:space="preserve"> Gas</w:t>
      </w:r>
      <w:r w:rsidRPr="00462199">
        <w:rPr>
          <w:b/>
        </w:rPr>
        <w:t>"</w:t>
      </w:r>
      <w:r w:rsidRPr="00462199">
        <w:t xml:space="preserve"> means the gas(es) routed to the Hydrogen Production Plant for the purposes of producing Hydrogen, being:</w:t>
      </w:r>
    </w:p>
    <w:p w14:paraId="2DEFE1AC" w14:textId="77777777" w:rsidR="00D179D6" w:rsidRPr="00462199" w:rsidRDefault="00D179D6" w:rsidP="00EF1691">
      <w:pPr>
        <w:pStyle w:val="SH3Ashurst"/>
        <w:tabs>
          <w:tab w:val="clear" w:pos="1406"/>
          <w:tab w:val="left" w:pos="782"/>
        </w:tabs>
        <w:ind w:left="782" w:hanging="782"/>
      </w:pPr>
      <w:bookmarkStart w:id="8645" w:name="_Ref144116667"/>
      <w:r w:rsidRPr="00462199">
        <w:t>Natural Gas; and/or</w:t>
      </w:r>
      <w:bookmarkEnd w:id="8645"/>
    </w:p>
    <w:p w14:paraId="66B14785" w14:textId="77777777" w:rsidR="00D179D6" w:rsidRPr="00462199" w:rsidRDefault="00D179D6" w:rsidP="00EF1691">
      <w:pPr>
        <w:pStyle w:val="SH3Ashurst"/>
        <w:tabs>
          <w:tab w:val="clear" w:pos="1406"/>
          <w:tab w:val="left" w:pos="782"/>
        </w:tabs>
        <w:ind w:left="782" w:hanging="782"/>
      </w:pPr>
      <w:bookmarkStart w:id="8646" w:name="_Ref144116668"/>
      <w:r w:rsidRPr="00462199">
        <w:t>Refinery Off-Gas,</w:t>
      </w:r>
      <w:bookmarkEnd w:id="8646"/>
    </w:p>
    <w:p w14:paraId="3A11A776" w14:textId="1B9BF713" w:rsidR="00D179D6" w:rsidRPr="00462199" w:rsidRDefault="00585399" w:rsidP="005B3BB9">
      <w:pPr>
        <w:pStyle w:val="NormalAshurst"/>
      </w:pPr>
      <w:r>
        <w:t>such gas(es) to be used as a feedstock to hydrogen production, and/or as a fuel in the process;</w:t>
      </w:r>
    </w:p>
    <w:p w14:paraId="52523428" w14:textId="5A6F2F3C" w:rsidR="00D179D6" w:rsidRPr="00462199" w:rsidRDefault="00D179D6" w:rsidP="00EF1691">
      <w:pPr>
        <w:pStyle w:val="NormalAshurst"/>
      </w:pPr>
      <w:r w:rsidRPr="00462199">
        <w:rPr>
          <w:b/>
        </w:rPr>
        <w:t>"</w:t>
      </w:r>
      <w:r w:rsidR="00585399">
        <w:rPr>
          <w:b/>
        </w:rPr>
        <w:t>Feedstock Gas</w:t>
      </w:r>
      <w:r w:rsidRPr="00462199">
        <w:rPr>
          <w:b/>
        </w:rPr>
        <w:t xml:space="preserve"> Analysis Equipment"</w:t>
      </w:r>
      <w:r w:rsidRPr="00462199">
        <w:t xml:space="preserve"> means the measurement equipment for measuring the composition and quality of </w:t>
      </w:r>
      <w:r w:rsidR="00585399">
        <w:t>Feedstock Gas</w:t>
      </w:r>
      <w:r w:rsidRPr="00462199">
        <w:t>, with such equipment comprising but not limited to, gas chromatography equipment, calorimeters, sensors or sampling systems;</w:t>
      </w:r>
    </w:p>
    <w:p w14:paraId="36A7B7A7" w14:textId="41F8509E" w:rsidR="00D179D6" w:rsidRPr="00462199" w:rsidRDefault="00D179D6" w:rsidP="00EF1691">
      <w:pPr>
        <w:pStyle w:val="NormalAshurst"/>
      </w:pPr>
      <w:r w:rsidRPr="00462199">
        <w:rPr>
          <w:b/>
        </w:rPr>
        <w:t>"</w:t>
      </w:r>
      <w:r w:rsidR="00585399">
        <w:rPr>
          <w:b/>
        </w:rPr>
        <w:t>Feedstock Gas</w:t>
      </w:r>
      <w:r w:rsidRPr="00462199">
        <w:rPr>
          <w:b/>
        </w:rPr>
        <w:t xml:space="preserve"> Analysis Equipment Uncertainty Requirement"</w:t>
      </w:r>
      <w:r w:rsidRPr="00462199">
        <w:t xml:space="preserve"> has the meaning given to the term in paragraph </w:t>
      </w:r>
      <w:r>
        <w:fldChar w:fldCharType="begin"/>
      </w:r>
      <w:r>
        <w:instrText xml:space="preserve"> REF _Ref144116722 \w \h </w:instrText>
      </w:r>
      <w:r>
        <w:fldChar w:fldCharType="separate"/>
      </w:r>
      <w:del w:id="8647" w:author="Faqir, Sofia (Energy Security)" w:date="2023-11-12T19:47:00Z">
        <w:r w:rsidR="00E473FC">
          <w:delText>4.1</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5B3D4254" w14:textId="0F02F677" w:rsidR="00D179D6" w:rsidRPr="00462199" w:rsidRDefault="00D179D6" w:rsidP="00EF1691">
      <w:pPr>
        <w:pStyle w:val="NormalAshurst"/>
      </w:pPr>
      <w:r w:rsidRPr="00462199">
        <w:rPr>
          <w:b/>
        </w:rPr>
        <w:t>"</w:t>
      </w:r>
      <w:r w:rsidR="00585399">
        <w:rPr>
          <w:b/>
        </w:rPr>
        <w:t>Feedstock Gas</w:t>
      </w:r>
      <w:r w:rsidRPr="00462199">
        <w:rPr>
          <w:b/>
        </w:rPr>
        <w:t xml:space="preserve"> Flow Meter(s)"</w:t>
      </w:r>
      <w:r w:rsidRPr="00462199">
        <w:t xml:space="preserve"> means one (1) or more flow metering device(s) including ancillary instrumentation that complies with the relevant requirements of this Section for measuring the </w:t>
      </w:r>
      <w:r w:rsidR="00585399">
        <w:t>Feedstock Gas</w:t>
      </w:r>
      <w:r w:rsidRPr="00462199">
        <w:t xml:space="preserve"> flow rate;</w:t>
      </w:r>
    </w:p>
    <w:p w14:paraId="5826875A" w14:textId="6E399044" w:rsidR="00D179D6" w:rsidRPr="00462199" w:rsidRDefault="00D179D6" w:rsidP="00EF1691">
      <w:pPr>
        <w:pStyle w:val="NormalAshurst"/>
      </w:pPr>
      <w:r w:rsidRPr="00462199">
        <w:rPr>
          <w:b/>
        </w:rPr>
        <w:t>"</w:t>
      </w:r>
      <w:r w:rsidR="00585399">
        <w:rPr>
          <w:b/>
        </w:rPr>
        <w:t>Feedstock Gas</w:t>
      </w:r>
      <w:r w:rsidRPr="00462199">
        <w:rPr>
          <w:b/>
        </w:rPr>
        <w:t xml:space="preserve"> Invalid Reporting Unit"</w:t>
      </w:r>
      <w:r w:rsidRPr="00462199">
        <w:t xml:space="preserve"> has the meaning given to the term in paragraph </w:t>
      </w:r>
      <w:r>
        <w:fldChar w:fldCharType="begin"/>
      </w:r>
      <w:r>
        <w:instrText xml:space="preserve"> REF _Ref144116715 \w \h </w:instrText>
      </w:r>
      <w:r>
        <w:fldChar w:fldCharType="separate"/>
      </w:r>
      <w:del w:id="8648" w:author="Faqir, Sofia (Energy Security)" w:date="2023-11-12T19:47:00Z">
        <w:r w:rsidR="00E473FC">
          <w:delText>3.2</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23C1E">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592364AE" w14:textId="0377D271" w:rsidR="00D179D6" w:rsidRPr="00462199" w:rsidRDefault="00D179D6" w:rsidP="00EF1691">
      <w:pPr>
        <w:pStyle w:val="NormalAshurst"/>
      </w:pPr>
      <w:r w:rsidRPr="00462199">
        <w:rPr>
          <w:b/>
        </w:rPr>
        <w:t>"</w:t>
      </w:r>
      <w:r w:rsidR="00585399">
        <w:rPr>
          <w:b/>
        </w:rPr>
        <w:t>Feedstock Gas</w:t>
      </w:r>
      <w:r w:rsidRPr="00462199">
        <w:rPr>
          <w:b/>
        </w:rPr>
        <w:t xml:space="preserve"> Measurement Data"</w:t>
      </w:r>
      <w:r w:rsidRPr="00462199">
        <w:t xml:space="preserve"> means the </w:t>
      </w:r>
      <w:r w:rsidR="00585399">
        <w:t>Feedstock Gas</w:t>
      </w:r>
      <w:r w:rsidRPr="00462199">
        <w:t xml:space="preserve"> Primary Data and </w:t>
      </w:r>
      <w:r w:rsidR="00585399">
        <w:t>Feedstock Gas</w:t>
      </w:r>
      <w:r w:rsidRPr="00462199">
        <w:t xml:space="preserve"> Secondary Data;</w:t>
      </w:r>
    </w:p>
    <w:p w14:paraId="3DDA5103" w14:textId="31607CDC" w:rsidR="00D179D6" w:rsidRPr="00462199" w:rsidRDefault="00D179D6" w:rsidP="00EF1691">
      <w:pPr>
        <w:pStyle w:val="NormalAshurst"/>
      </w:pPr>
      <w:r w:rsidRPr="00462199">
        <w:rPr>
          <w:b/>
        </w:rPr>
        <w:t>"</w:t>
      </w:r>
      <w:r w:rsidR="00585399">
        <w:rPr>
          <w:b/>
        </w:rPr>
        <w:t>Feedstock Gas</w:t>
      </w:r>
      <w:r w:rsidRPr="00462199">
        <w:rPr>
          <w:b/>
        </w:rPr>
        <w:t xml:space="preserve"> Measurement Equipment"</w:t>
      </w:r>
      <w:r w:rsidRPr="00462199">
        <w:t xml:space="preserve"> has the meaning given to the term in paragraph </w:t>
      </w:r>
      <w:r>
        <w:fldChar w:fldCharType="begin"/>
      </w:r>
      <w:r>
        <w:instrText xml:space="preserve"> REF _Ref144116679 \w \h </w:instrText>
      </w:r>
      <w:r>
        <w:fldChar w:fldCharType="separate"/>
      </w:r>
      <w:del w:id="8649" w:author="Faqir, Sofia (Energy Security)" w:date="2023-11-12T19:47:00Z">
        <w:r w:rsidR="00E473FC">
          <w:delText>2.1</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0003054D">
        <w:t xml:space="preserve"> (</w:t>
      </w:r>
      <w:r w:rsidR="0003054D" w:rsidRPr="0003054D">
        <w:rPr>
          <w:i/>
          <w:iCs/>
        </w:rPr>
        <w:t>Feedstock Gas Meter Technical Specifications</w:t>
      </w:r>
      <w:r w:rsidR="0003054D">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7B62A5D8" w14:textId="0D2A7F13" w:rsidR="00D179D6" w:rsidRPr="00462199" w:rsidRDefault="00D179D6" w:rsidP="00EF1691">
      <w:pPr>
        <w:pStyle w:val="NormalAshurst"/>
      </w:pPr>
      <w:r w:rsidRPr="00462199">
        <w:rPr>
          <w:b/>
        </w:rPr>
        <w:t>"</w:t>
      </w:r>
      <w:r w:rsidR="00585399">
        <w:rPr>
          <w:b/>
        </w:rPr>
        <w:t>Feedstock Gas</w:t>
      </w:r>
      <w:r w:rsidRPr="00462199">
        <w:rPr>
          <w:b/>
        </w:rPr>
        <w:t xml:space="preserve"> Meter Measurement Point(s)"</w:t>
      </w:r>
      <w:r w:rsidRPr="00462199">
        <w:t xml:space="preserve"> means the point(s) at which the Measured </w:t>
      </w:r>
      <w:r w:rsidR="00585399">
        <w:t>Feedstock Gas</w:t>
      </w:r>
      <w:r w:rsidRPr="00462199">
        <w:t xml:space="preserve"> Energy Input is measured by the </w:t>
      </w:r>
      <w:r w:rsidR="00585399">
        <w:t>Feedstock Gas</w:t>
      </w:r>
      <w:r w:rsidRPr="00462199">
        <w:t xml:space="preserve"> Meter Measurement System, as identified on the plan in </w:t>
      </w:r>
      <w:r w:rsidRPr="00462199">
        <w:fldChar w:fldCharType="begin"/>
      </w:r>
      <w:r w:rsidRPr="00462199">
        <w:instrText xml:space="preserve"> REF _Ref144117998 \w \h </w:instrText>
      </w:r>
      <w:r>
        <w:instrText xml:space="preserve"> \* MERGEFORMAT </w:instrText>
      </w:r>
      <w:r w:rsidRPr="00462199">
        <w:fldChar w:fldCharType="separate"/>
      </w:r>
      <w:del w:id="8650"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8651" w:author="Faqir, Sofia (Energy Security)" w:date="2023-11-12T19:47:00Z">
        <w:r w:rsidR="00E473FC">
          <w:delText>Part A</w:delText>
        </w:r>
      </w:del>
      <w:r>
        <w:fldChar w:fldCharType="end"/>
      </w:r>
      <w:r w:rsidRPr="00462199">
        <w:t xml:space="preserve">, paragraph </w:t>
      </w:r>
      <w:r>
        <w:fldChar w:fldCharType="begin"/>
      </w:r>
      <w:r>
        <w:instrText xml:space="preserve"> REF _Ref144115353 \w \h </w:instrText>
      </w:r>
      <w:r>
        <w:fldChar w:fldCharType="separate"/>
      </w:r>
      <w:del w:id="8652" w:author="Faqir, Sofia (Energy Security)" w:date="2023-11-12T19:47:00Z">
        <w:r w:rsidR="00E473FC">
          <w:delText>3</w:delText>
        </w:r>
      </w:del>
      <w:r>
        <w:fldChar w:fldCharType="end"/>
      </w:r>
      <w:r w:rsidRPr="00462199">
        <w:t xml:space="preserve"> (</w:t>
      </w:r>
      <w:r w:rsidRPr="00462199">
        <w:rPr>
          <w:i/>
        </w:rPr>
        <w:t>Description of the Facility</w:t>
      </w:r>
      <w:r w:rsidRPr="00462199">
        <w:t>) and consistent with the requirements of this Section;</w:t>
      </w:r>
    </w:p>
    <w:p w14:paraId="128153CC" w14:textId="0DB828D7" w:rsidR="00D179D6" w:rsidRPr="00462199" w:rsidRDefault="00D179D6" w:rsidP="00EF1691">
      <w:pPr>
        <w:pStyle w:val="NormalAshurst"/>
      </w:pPr>
      <w:r w:rsidRPr="00462199">
        <w:rPr>
          <w:b/>
        </w:rPr>
        <w:t>"</w:t>
      </w:r>
      <w:r w:rsidR="00585399">
        <w:rPr>
          <w:b/>
        </w:rPr>
        <w:t>Feedstock Gas</w:t>
      </w:r>
      <w:r w:rsidRPr="00462199">
        <w:rPr>
          <w:b/>
        </w:rPr>
        <w:t xml:space="preserve"> Meter Measurement System"</w:t>
      </w:r>
      <w:r w:rsidRPr="00462199">
        <w:t xml:space="preserve"> means the relevant commissioned </w:t>
      </w:r>
      <w:r w:rsidR="00585399">
        <w:t>Feedstock Gas</w:t>
      </w:r>
      <w:r w:rsidRPr="00462199">
        <w:t xml:space="preserve"> Measurement Equipment installed for the purposes of measuring </w:t>
      </w:r>
      <w:r w:rsidR="00585399">
        <w:t>Feedstock Gas</w:t>
      </w:r>
      <w:r w:rsidRPr="00462199">
        <w:t xml:space="preserve"> at the </w:t>
      </w:r>
      <w:r w:rsidR="00585399">
        <w:t>Feedstock Gas</w:t>
      </w:r>
      <w:r w:rsidRPr="00462199">
        <w:t xml:space="preserve"> Meter Measurement Point(s);</w:t>
      </w:r>
    </w:p>
    <w:p w14:paraId="06786432" w14:textId="3259C662" w:rsidR="00D179D6" w:rsidRPr="00462199" w:rsidRDefault="00D179D6" w:rsidP="00EF1691">
      <w:pPr>
        <w:pStyle w:val="NormalAshurst"/>
      </w:pPr>
      <w:r w:rsidRPr="00462199">
        <w:rPr>
          <w:b/>
        </w:rPr>
        <w:t>"</w:t>
      </w:r>
      <w:r w:rsidR="00585399">
        <w:rPr>
          <w:b/>
        </w:rPr>
        <w:t>Feedstock Gas</w:t>
      </w:r>
      <w:r w:rsidRPr="00462199">
        <w:rPr>
          <w:b/>
        </w:rPr>
        <w:t xml:space="preserve"> Overall Measurement Uncertainty Requirement"</w:t>
      </w:r>
      <w:r w:rsidRPr="00462199">
        <w:t xml:space="preserve"> has the meaning given to the term in paragraph </w:t>
      </w:r>
      <w:r>
        <w:fldChar w:fldCharType="begin"/>
      </w:r>
      <w:r>
        <w:instrText xml:space="preserve"> REF _Ref144116725 \w \h </w:instrText>
      </w:r>
      <w:r>
        <w:fldChar w:fldCharType="separate"/>
      </w:r>
      <w:del w:id="8653" w:author="Faqir, Sofia (Energy Security)" w:date="2023-11-12T19:47:00Z">
        <w:r w:rsidR="00E473FC">
          <w:delText>4.4</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53A896A6" w14:textId="391C6635" w:rsidR="00D179D6" w:rsidRPr="00462199" w:rsidRDefault="00D179D6" w:rsidP="00EF1691">
      <w:pPr>
        <w:pStyle w:val="NormalAshurst"/>
      </w:pPr>
      <w:r w:rsidRPr="00462199">
        <w:rPr>
          <w:b/>
        </w:rPr>
        <w:t>"</w:t>
      </w:r>
      <w:r w:rsidR="00585399">
        <w:rPr>
          <w:b/>
        </w:rPr>
        <w:t>Feedstock Gas</w:t>
      </w:r>
      <w:r w:rsidRPr="00462199">
        <w:rPr>
          <w:b/>
        </w:rPr>
        <w:t xml:space="preserve"> Primary Data"</w:t>
      </w:r>
      <w:r w:rsidRPr="00462199">
        <w:t xml:space="preserve"> has the meaning given to the term in paragraph </w:t>
      </w:r>
      <w:r>
        <w:fldChar w:fldCharType="begin"/>
      </w:r>
      <w:r>
        <w:instrText xml:space="preserve"> REF _Ref144116697 \w \h </w:instrText>
      </w:r>
      <w:r>
        <w:fldChar w:fldCharType="separate"/>
      </w:r>
      <w:del w:id="8654" w:author="Faqir, Sofia (Energy Security)" w:date="2023-11-12T19:47:00Z">
        <w:r w:rsidR="00E473FC">
          <w:delText>3.1(A)</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05A838E6" w14:textId="1189D979" w:rsidR="00D179D6" w:rsidRPr="00462199" w:rsidRDefault="00D179D6" w:rsidP="00EF1691">
      <w:pPr>
        <w:pStyle w:val="NormalAshurst"/>
      </w:pPr>
      <w:r w:rsidRPr="00462199">
        <w:rPr>
          <w:b/>
        </w:rPr>
        <w:lastRenderedPageBreak/>
        <w:t>"</w:t>
      </w:r>
      <w:r w:rsidR="00585399">
        <w:rPr>
          <w:b/>
        </w:rPr>
        <w:t>Feedstock Gas</w:t>
      </w:r>
      <w:r w:rsidRPr="00462199">
        <w:rPr>
          <w:b/>
        </w:rPr>
        <w:t xml:space="preserve"> Secondary Data"</w:t>
      </w:r>
      <w:r w:rsidRPr="00462199">
        <w:t xml:space="preserve"> has the meaning given to the term in paragraph </w:t>
      </w:r>
      <w:r>
        <w:fldChar w:fldCharType="begin"/>
      </w:r>
      <w:r>
        <w:instrText xml:space="preserve"> REF _Ref144116706 \w \h </w:instrText>
      </w:r>
      <w:r>
        <w:fldChar w:fldCharType="separate"/>
      </w:r>
      <w:del w:id="8655" w:author="Faqir, Sofia (Energy Security)" w:date="2023-11-12T19:47:00Z">
        <w:r w:rsidR="00E473FC">
          <w:delText>3.1(C)</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219B73D2" w14:textId="77777777" w:rsidR="00D179D6" w:rsidRPr="00462199" w:rsidRDefault="00D179D6" w:rsidP="00EF1691">
      <w:pPr>
        <w:pStyle w:val="NormalAshurst"/>
      </w:pPr>
      <w:r w:rsidRPr="00462199">
        <w:rPr>
          <w:b/>
        </w:rPr>
        <w:t>"HSE"</w:t>
      </w:r>
      <w:r w:rsidRPr="00462199">
        <w:t xml:space="preserve"> means the Health and Safety Executive;</w:t>
      </w:r>
    </w:p>
    <w:p w14:paraId="63B715D4" w14:textId="70689EBE" w:rsidR="00D179D6" w:rsidRPr="00462199" w:rsidRDefault="00D179D6" w:rsidP="00EF1691">
      <w:pPr>
        <w:pStyle w:val="NormalAshurst"/>
      </w:pPr>
      <w:r w:rsidRPr="00462199">
        <w:rPr>
          <w:b/>
        </w:rPr>
        <w:t xml:space="preserve">"Measured </w:t>
      </w:r>
      <w:r w:rsidR="00585399">
        <w:rPr>
          <w:b/>
        </w:rPr>
        <w:t>Feedstock Gas</w:t>
      </w:r>
      <w:r w:rsidRPr="00462199">
        <w:rPr>
          <w:b/>
        </w:rPr>
        <w:t xml:space="preserve"> Carbon Content"</w:t>
      </w:r>
      <w:r w:rsidRPr="00462199">
        <w:t xml:space="preserve"> has the meaning given to it in paragraph </w:t>
      </w:r>
      <w:r>
        <w:fldChar w:fldCharType="begin"/>
      </w:r>
      <w:r>
        <w:instrText xml:space="preserve"> REF _Ref144116713 \w \h </w:instrText>
      </w:r>
      <w:r>
        <w:fldChar w:fldCharType="separate"/>
      </w:r>
      <w:del w:id="8656" w:author="Faqir, Sofia (Energy Security)" w:date="2023-11-12T19:47:00Z">
        <w:r w:rsidR="00E473FC">
          <w:delText>3.1(C)(v)</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0003054D">
        <w:t xml:space="preserve"> (</w:t>
      </w:r>
      <w:r w:rsidR="0003054D" w:rsidRPr="0003054D">
        <w:rPr>
          <w:i/>
          <w:iCs/>
        </w:rPr>
        <w:t>Feedstock Gas Meter Technical Specifications</w:t>
      </w:r>
      <w:r w:rsidR="0003054D">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01CD5E5B" w14:textId="4E04FE85" w:rsidR="00D179D6" w:rsidRPr="00462199" w:rsidRDefault="00D179D6" w:rsidP="00EF1691">
      <w:pPr>
        <w:pStyle w:val="NormalAshurst"/>
      </w:pPr>
      <w:r w:rsidRPr="00462199">
        <w:rPr>
          <w:b/>
        </w:rPr>
        <w:t xml:space="preserve">"Measured </w:t>
      </w:r>
      <w:r w:rsidR="00585399">
        <w:rPr>
          <w:b/>
        </w:rPr>
        <w:t>Feedstock Gas</w:t>
      </w:r>
      <w:r w:rsidRPr="00462199">
        <w:rPr>
          <w:b/>
        </w:rPr>
        <w:t xml:space="preserve"> Energy Input"</w:t>
      </w:r>
      <w:r w:rsidRPr="00462199">
        <w:t xml:space="preserve"> means the quantity of </w:t>
      </w:r>
      <w:r w:rsidR="00585399">
        <w:t>Feedstock Gas</w:t>
      </w:r>
      <w:r w:rsidRPr="00462199">
        <w:t xml:space="preserve"> (</w:t>
      </w:r>
      <w:r w:rsidRPr="00462199">
        <w:rPr>
          <w:i/>
        </w:rPr>
        <w:t>expressed in MJ LHV</w:t>
      </w:r>
      <w:r w:rsidRPr="00462199">
        <w:t xml:space="preserve">) entering the Site during the relevant Reporting Unit, as measured in accordance with this </w:t>
      </w:r>
      <w:r w:rsidR="00585399">
        <w:t>Feedstock Gas</w:t>
      </w:r>
      <w:r w:rsidRPr="00462199">
        <w:t xml:space="preserve"> Meter Specification;</w:t>
      </w:r>
    </w:p>
    <w:p w14:paraId="3EA97198" w14:textId="789ECA2B" w:rsidR="00D179D6" w:rsidRPr="00462199" w:rsidRDefault="00D179D6" w:rsidP="00EF1691">
      <w:pPr>
        <w:pStyle w:val="NormalAshurst"/>
      </w:pPr>
      <w:r w:rsidRPr="00462199">
        <w:rPr>
          <w:b/>
        </w:rPr>
        <w:t xml:space="preserve">"Measured </w:t>
      </w:r>
      <w:r w:rsidR="00585399">
        <w:rPr>
          <w:b/>
        </w:rPr>
        <w:t>Feedstock Gas</w:t>
      </w:r>
      <w:r w:rsidRPr="00462199">
        <w:rPr>
          <w:b/>
        </w:rPr>
        <w:t xml:space="preserve"> Energy Input Uncertainty Requirement"</w:t>
      </w:r>
      <w:r w:rsidRPr="00462199">
        <w:t xml:space="preserve"> has the meaning given to the term in paragraph </w:t>
      </w:r>
      <w:r>
        <w:fldChar w:fldCharType="begin"/>
      </w:r>
      <w:r>
        <w:instrText xml:space="preserve"> REF _Ref144116724 \w \h </w:instrText>
      </w:r>
      <w:r>
        <w:fldChar w:fldCharType="separate"/>
      </w:r>
      <w:del w:id="8657" w:author="Faqir, Sofia (Energy Security)" w:date="2023-11-12T19:47:00Z">
        <w:r w:rsidR="00E473FC">
          <w:delText>4.3</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0577B854" w14:textId="7EBECA3B" w:rsidR="00D179D6" w:rsidRPr="00462199" w:rsidRDefault="00D179D6" w:rsidP="00EF1691">
      <w:pPr>
        <w:pStyle w:val="NormalAshurst"/>
      </w:pPr>
      <w:r w:rsidRPr="00462199">
        <w:rPr>
          <w:b/>
        </w:rPr>
        <w:t xml:space="preserve">"Measured </w:t>
      </w:r>
      <w:r w:rsidR="00585399">
        <w:rPr>
          <w:b/>
        </w:rPr>
        <w:t>Feedstock Gas</w:t>
      </w:r>
      <w:r w:rsidRPr="00462199">
        <w:rPr>
          <w:b/>
        </w:rPr>
        <w:t xml:space="preserve"> Mass Input" </w:t>
      </w:r>
      <w:r w:rsidRPr="00462199">
        <w:t xml:space="preserve">has the meaning given to that term in paragraph </w:t>
      </w:r>
      <w:r>
        <w:fldChar w:fldCharType="begin"/>
      </w:r>
      <w:r>
        <w:instrText xml:space="preserve"> REF _Ref144116709 \w \h </w:instrText>
      </w:r>
      <w:r>
        <w:fldChar w:fldCharType="separate"/>
      </w:r>
      <w:del w:id="8658" w:author="Faqir, Sofia (Energy Security)" w:date="2023-11-12T19:47:00Z">
        <w:r w:rsidR="00E473FC">
          <w:delText>3.1(C)(iii)</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5CE72C68" w14:textId="786127F3" w:rsidR="00D179D6" w:rsidRPr="00462199" w:rsidRDefault="00D179D6" w:rsidP="00EF1691">
      <w:pPr>
        <w:pStyle w:val="NormalAshurst"/>
      </w:pPr>
      <w:r w:rsidRPr="00462199">
        <w:rPr>
          <w:b/>
        </w:rPr>
        <w:t xml:space="preserve">"Measured </w:t>
      </w:r>
      <w:r w:rsidR="00585399">
        <w:rPr>
          <w:b/>
        </w:rPr>
        <w:t>Feedstock Gas</w:t>
      </w:r>
      <w:r w:rsidRPr="00462199">
        <w:rPr>
          <w:b/>
        </w:rPr>
        <w:t xml:space="preserve"> Mass Input Uncertainty Requirement"</w:t>
      </w:r>
      <w:r w:rsidRPr="00462199">
        <w:t xml:space="preserve"> has the meaning given to that term in paragraph </w:t>
      </w:r>
      <w:r>
        <w:fldChar w:fldCharType="begin"/>
      </w:r>
      <w:r>
        <w:instrText xml:space="preserve"> REF _Ref144116723 \w \h </w:instrText>
      </w:r>
      <w:r>
        <w:fldChar w:fldCharType="separate"/>
      </w:r>
      <w:del w:id="8659" w:author="Faqir, Sofia (Energy Security)" w:date="2023-11-12T19:47:00Z">
        <w:r w:rsidR="00E473FC">
          <w:delText>4.2</w:delText>
        </w:r>
      </w:del>
      <w:r>
        <w:fldChar w:fldCharType="end"/>
      </w:r>
      <w:r w:rsidRPr="00462199">
        <w:t xml:space="preserve"> of this </w:t>
      </w:r>
      <w:r>
        <w:fldChar w:fldCharType="begin"/>
      </w:r>
      <w:r>
        <w:instrText xml:space="preserve"> REF Section4 \h </w:instrText>
      </w:r>
      <w:r>
        <w:fldChar w:fldCharType="separate"/>
      </w:r>
      <w:r w:rsidR="00E473FC" w:rsidRPr="00462199">
        <w:t>Section 4</w:t>
      </w:r>
      <w:r>
        <w:fldChar w:fldCharType="end"/>
      </w:r>
      <w:r w:rsidRPr="00462199">
        <w:t xml:space="preserve"> </w:t>
      </w:r>
      <w:r w:rsidR="0003054D">
        <w:t>(</w:t>
      </w:r>
      <w:r w:rsidR="0003054D" w:rsidRPr="0003054D">
        <w:rPr>
          <w:i/>
          <w:iCs/>
        </w:rPr>
        <w:t>Feedstock Gas Meter Technical Specifications</w:t>
      </w:r>
      <w:r w:rsidR="0003054D">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00AF34F0">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 and</w:t>
      </w:r>
    </w:p>
    <w:p w14:paraId="2B9F6CF8" w14:textId="77777777" w:rsidR="00D179D6" w:rsidRPr="00462199" w:rsidRDefault="00D179D6" w:rsidP="00EF1691">
      <w:pPr>
        <w:pStyle w:val="NormalAshurst"/>
      </w:pPr>
      <w:r w:rsidRPr="00462199">
        <w:rPr>
          <w:b/>
        </w:rPr>
        <w:t>"Refinery Off-Gas"</w:t>
      </w:r>
      <w:r w:rsidRPr="00462199">
        <w:t xml:space="preserve"> means off-gases that are produced at refineries that contain multiple components, such as diolefins, olefins, CO</w:t>
      </w:r>
      <w:r w:rsidRPr="00462199">
        <w:rPr>
          <w:vertAlign w:val="subscript"/>
        </w:rPr>
        <w:t>2</w:t>
      </w:r>
      <w:r w:rsidRPr="00462199">
        <w:t>, CO, hydrocarbons, H</w:t>
      </w:r>
      <w:r w:rsidRPr="00366711">
        <w:rPr>
          <w:vertAlign w:val="subscript"/>
        </w:rPr>
        <w:t>2</w:t>
      </w:r>
      <w:r w:rsidRPr="00462199">
        <w:t>S and various organic sulphur species.</w:t>
      </w:r>
    </w:p>
    <w:p w14:paraId="1E24421C" w14:textId="77777777" w:rsidR="00D179D6" w:rsidRPr="00462199" w:rsidRDefault="00D179D6" w:rsidP="00EF1AC1">
      <w:pPr>
        <w:pStyle w:val="SH1Ashurst"/>
        <w:numPr>
          <w:ilvl w:val="0"/>
          <w:numId w:val="49"/>
        </w:numPr>
      </w:pPr>
      <w:bookmarkStart w:id="8660" w:name="_Ref144116669"/>
      <w:r w:rsidRPr="00462199">
        <w:t>METERING POINTS</w:t>
      </w:r>
      <w:bookmarkEnd w:id="8660"/>
    </w:p>
    <w:p w14:paraId="7008E1BE" w14:textId="77777777" w:rsidR="00D179D6" w:rsidRPr="00462199" w:rsidRDefault="00D179D6" w:rsidP="002F462E">
      <w:pPr>
        <w:pStyle w:val="SH2Ashurst"/>
      </w:pPr>
      <w:bookmarkStart w:id="8661" w:name="_Ref144116670"/>
      <w:r w:rsidRPr="00462199">
        <w:t>The Producer shall ensure that:</w:t>
      </w:r>
      <w:bookmarkEnd w:id="8661"/>
    </w:p>
    <w:p w14:paraId="1FC9315C" w14:textId="0C49F46C" w:rsidR="00D179D6" w:rsidRPr="00462199" w:rsidRDefault="00D179D6" w:rsidP="002F462E">
      <w:pPr>
        <w:pStyle w:val="SH3Ashurst"/>
      </w:pPr>
      <w:bookmarkStart w:id="8662" w:name="_Ref144116671"/>
      <w:r w:rsidRPr="00462199">
        <w:t xml:space="preserve">a </w:t>
      </w:r>
      <w:r w:rsidR="00585399">
        <w:t>Feedstock Gas</w:t>
      </w:r>
      <w:r w:rsidRPr="00462199">
        <w:t xml:space="preserve"> Meter Measurement System is installed:</w:t>
      </w:r>
      <w:bookmarkEnd w:id="8662"/>
    </w:p>
    <w:p w14:paraId="0477494D" w14:textId="2EB58E24" w:rsidR="00D179D6" w:rsidRPr="00462199" w:rsidRDefault="00D179D6" w:rsidP="002F462E">
      <w:pPr>
        <w:pStyle w:val="SH4Ashurst"/>
      </w:pPr>
      <w:bookmarkStart w:id="8663" w:name="_Ref144116672"/>
      <w:r w:rsidRPr="00462199">
        <w:t xml:space="preserve">on every stream of </w:t>
      </w:r>
      <w:r w:rsidR="00585399">
        <w:t>Feedstock Gas</w:t>
      </w:r>
      <w:r w:rsidRPr="00462199">
        <w:t xml:space="preserve"> that is routed to the Facility for use On-site; and</w:t>
      </w:r>
      <w:bookmarkEnd w:id="8663"/>
    </w:p>
    <w:p w14:paraId="6F43CF42" w14:textId="77777777" w:rsidR="00D179D6" w:rsidRPr="00462199" w:rsidRDefault="00D179D6" w:rsidP="002F462E">
      <w:pPr>
        <w:pStyle w:val="SH4Ashurst"/>
      </w:pPr>
      <w:bookmarkStart w:id="8664" w:name="_Ref144116673"/>
      <w:r w:rsidRPr="00462199">
        <w:t>in compliance with BS EN 1776;</w:t>
      </w:r>
      <w:bookmarkEnd w:id="8664"/>
    </w:p>
    <w:p w14:paraId="17731156" w14:textId="59C6B33A" w:rsidR="00D179D6" w:rsidRPr="00462199" w:rsidRDefault="00D179D6" w:rsidP="002F462E">
      <w:pPr>
        <w:pStyle w:val="SH3Ashurst"/>
      </w:pPr>
      <w:bookmarkStart w:id="8665" w:name="_Ref144116674"/>
      <w:r w:rsidRPr="00462199">
        <w:t xml:space="preserve">each </w:t>
      </w:r>
      <w:r w:rsidR="00585399">
        <w:t>Feedstock Gas</w:t>
      </w:r>
      <w:r w:rsidRPr="00462199">
        <w:t xml:space="preserve"> Meter Measurement Point shall be:</w:t>
      </w:r>
      <w:bookmarkEnd w:id="8665"/>
    </w:p>
    <w:p w14:paraId="346CDB8C" w14:textId="77777777" w:rsidR="00D179D6" w:rsidRPr="00462199" w:rsidRDefault="00D179D6" w:rsidP="002F462E">
      <w:pPr>
        <w:pStyle w:val="SH4Ashurst"/>
      </w:pPr>
      <w:bookmarkStart w:id="8666" w:name="_Ref144116675"/>
      <w:r w:rsidRPr="00462199">
        <w:t>located On-site;</w:t>
      </w:r>
      <w:bookmarkEnd w:id="8666"/>
    </w:p>
    <w:p w14:paraId="4F2F5264" w14:textId="40098F80" w:rsidR="00D179D6" w:rsidRPr="00462199" w:rsidRDefault="00D179D6" w:rsidP="002F462E">
      <w:pPr>
        <w:pStyle w:val="SH4Ashurst"/>
      </w:pPr>
      <w:bookmarkStart w:id="8667" w:name="_Ref144116676"/>
      <w:r w:rsidRPr="00462199">
        <w:t xml:space="preserve">located upstream of any On-site processing or compression of </w:t>
      </w:r>
      <w:r w:rsidR="00585399">
        <w:t>Feedstock Gas</w:t>
      </w:r>
      <w:r w:rsidRPr="00462199">
        <w:t>; and</w:t>
      </w:r>
      <w:bookmarkEnd w:id="8667"/>
    </w:p>
    <w:p w14:paraId="65789992" w14:textId="1AC68579" w:rsidR="00D179D6" w:rsidRPr="00462199" w:rsidRDefault="00D179D6" w:rsidP="002F462E">
      <w:pPr>
        <w:pStyle w:val="SH4Ashurst"/>
      </w:pPr>
      <w:bookmarkStart w:id="8668" w:name="_Ref144116677"/>
      <w:r w:rsidRPr="00462199">
        <w:t xml:space="preserve">located downstream of the </w:t>
      </w:r>
      <w:r w:rsidR="00585399">
        <w:t>Feedstock Gas</w:t>
      </w:r>
      <w:r w:rsidRPr="00462199">
        <w:t xml:space="preserve"> supply battery limit emergency shutdown valve.</w:t>
      </w:r>
      <w:bookmarkEnd w:id="8668"/>
    </w:p>
    <w:p w14:paraId="5EA86EAC" w14:textId="77777777" w:rsidR="00D179D6" w:rsidRPr="00462199" w:rsidRDefault="00D179D6" w:rsidP="00A04868">
      <w:pPr>
        <w:pStyle w:val="SH1Ashurst"/>
      </w:pPr>
      <w:bookmarkStart w:id="8669" w:name="_Ref144116678"/>
      <w:r w:rsidRPr="00462199">
        <w:t>FUEL GAS METER MEASUREMENT SYSTEM</w:t>
      </w:r>
      <w:bookmarkEnd w:id="8669"/>
    </w:p>
    <w:p w14:paraId="7EAAA741" w14:textId="61573DAD" w:rsidR="00D179D6" w:rsidRPr="00462199" w:rsidRDefault="00D179D6" w:rsidP="002F462E">
      <w:pPr>
        <w:pStyle w:val="SH2Ashurst"/>
      </w:pPr>
      <w:bookmarkStart w:id="8670" w:name="_Ref144116679"/>
      <w:r w:rsidRPr="00462199">
        <w:t xml:space="preserve">Each </w:t>
      </w:r>
      <w:r w:rsidR="00585399">
        <w:t>Feedstock Gas</w:t>
      </w:r>
      <w:r w:rsidRPr="00462199">
        <w:t xml:space="preserve"> Meter Measurement System shall include the following equipment:</w:t>
      </w:r>
      <w:bookmarkEnd w:id="8670"/>
    </w:p>
    <w:p w14:paraId="73DF6298" w14:textId="55BC09DE" w:rsidR="00D179D6" w:rsidRPr="00462199" w:rsidRDefault="00585399" w:rsidP="002F462E">
      <w:pPr>
        <w:pStyle w:val="SH3Ashurst"/>
      </w:pPr>
      <w:bookmarkStart w:id="8671" w:name="_Ref144116680"/>
      <w:r>
        <w:t>Feedstock Gas</w:t>
      </w:r>
      <w:r w:rsidR="00D179D6" w:rsidRPr="00462199">
        <w:t xml:space="preserve"> Flow Meter(s) for the measurement of the </w:t>
      </w:r>
      <w:r>
        <w:t>Feedstock Gas</w:t>
      </w:r>
      <w:r w:rsidR="00D179D6" w:rsidRPr="00462199">
        <w:t xml:space="preserve"> flow rate;</w:t>
      </w:r>
      <w:bookmarkEnd w:id="8671"/>
    </w:p>
    <w:p w14:paraId="5BD65655" w14:textId="4246927C" w:rsidR="00D179D6" w:rsidRPr="00462199" w:rsidRDefault="00585399" w:rsidP="002F462E">
      <w:pPr>
        <w:pStyle w:val="SH3Ashurst"/>
      </w:pPr>
      <w:bookmarkStart w:id="8672" w:name="_Ref144116681"/>
      <w:r>
        <w:lastRenderedPageBreak/>
        <w:t>Feedstock Gas</w:t>
      </w:r>
      <w:r w:rsidR="00D179D6" w:rsidRPr="00462199">
        <w:t xml:space="preserve"> Analysis Equipment, for the measurement of the net calorific value and carbon content (</w:t>
      </w:r>
      <w:r w:rsidR="00D179D6" w:rsidRPr="00462199">
        <w:rPr>
          <w:b/>
        </w:rPr>
        <w:t>"CC"</w:t>
      </w:r>
      <w:r w:rsidR="00D179D6" w:rsidRPr="00462199">
        <w:t xml:space="preserve">) of the </w:t>
      </w:r>
      <w:r>
        <w:t>Feedstock Gas</w:t>
      </w:r>
      <w:r w:rsidR="00D179D6" w:rsidRPr="00462199">
        <w:t xml:space="preserve">, if required under paragraph </w:t>
      </w:r>
      <w:r w:rsidR="00D179D6">
        <w:fldChar w:fldCharType="begin"/>
      </w:r>
      <w:r w:rsidR="00D179D6">
        <w:instrText xml:space="preserve"> REF _Ref144116684 \w \h </w:instrText>
      </w:r>
      <w:r w:rsidR="00D179D6">
        <w:fldChar w:fldCharType="separate"/>
      </w:r>
      <w:del w:id="8673" w:author="Faqir, Sofia (Energy Security)" w:date="2023-11-12T19:47:00Z">
        <w:r w:rsidR="00E473FC">
          <w:delText>2.2</w:delText>
        </w:r>
      </w:del>
      <w:r w:rsidR="00D179D6">
        <w:fldChar w:fldCharType="end"/>
      </w:r>
      <w:r w:rsidR="00D179D6" w:rsidRPr="00462199">
        <w:t>;</w:t>
      </w:r>
      <w:bookmarkEnd w:id="8672"/>
    </w:p>
    <w:p w14:paraId="48BAD11F" w14:textId="2BF07D39" w:rsidR="00D179D6" w:rsidRPr="00462199" w:rsidRDefault="00D179D6" w:rsidP="002F462E">
      <w:pPr>
        <w:pStyle w:val="SH3Ashurst"/>
      </w:pPr>
      <w:bookmarkStart w:id="8674" w:name="_Ref144116682"/>
      <w:r w:rsidRPr="00462199">
        <w:t xml:space="preserve">any other measurement device(s) that is necessary to enable the calculation of the </w:t>
      </w:r>
      <w:r w:rsidR="00585399">
        <w:t>Feedstock Gas</w:t>
      </w:r>
      <w:r w:rsidRPr="00462199">
        <w:t xml:space="preserve"> Secondary Data including fluid stream temperature and pressure devices; and</w:t>
      </w:r>
      <w:bookmarkEnd w:id="8674"/>
    </w:p>
    <w:p w14:paraId="41F56EB9" w14:textId="77777777" w:rsidR="00D179D6" w:rsidRPr="00462199" w:rsidRDefault="00D179D6" w:rsidP="002F462E">
      <w:pPr>
        <w:pStyle w:val="SH3Ashurst"/>
      </w:pPr>
      <w:bookmarkStart w:id="8675" w:name="_Ref144116683"/>
      <w:r w:rsidRPr="00462199">
        <w:t>a flow computer, which shall be linked to the main site BPCS,</w:t>
      </w:r>
      <w:bookmarkEnd w:id="8675"/>
    </w:p>
    <w:p w14:paraId="7FA58E96" w14:textId="4DEC98B1" w:rsidR="00D179D6" w:rsidRPr="00462199" w:rsidRDefault="00D179D6" w:rsidP="005B3BB9">
      <w:pPr>
        <w:pStyle w:val="B12Ashurst"/>
      </w:pPr>
      <w:r w:rsidRPr="00462199">
        <w:t xml:space="preserve">together the </w:t>
      </w:r>
      <w:r w:rsidRPr="00462199">
        <w:rPr>
          <w:b/>
        </w:rPr>
        <w:t>"</w:t>
      </w:r>
      <w:r w:rsidR="00585399">
        <w:rPr>
          <w:b/>
        </w:rPr>
        <w:t>Feedstock Gas</w:t>
      </w:r>
      <w:r w:rsidRPr="00462199">
        <w:rPr>
          <w:b/>
        </w:rPr>
        <w:t xml:space="preserve"> Measurement Equipment"</w:t>
      </w:r>
      <w:r w:rsidRPr="00462199">
        <w:t>.</w:t>
      </w:r>
    </w:p>
    <w:p w14:paraId="0D5C1977" w14:textId="286E669B" w:rsidR="00D179D6" w:rsidRPr="00462199" w:rsidRDefault="00585399" w:rsidP="002F462E">
      <w:pPr>
        <w:pStyle w:val="SH2Ashurst"/>
      </w:pPr>
      <w:bookmarkStart w:id="8676" w:name="_Ref144116684"/>
      <w:r>
        <w:t>Feedstock Gas</w:t>
      </w:r>
      <w:r w:rsidR="00D179D6" w:rsidRPr="00462199">
        <w:t xml:space="preserve"> Analysis Equipment shall be installed upstream of the </w:t>
      </w:r>
      <w:r>
        <w:t>Feedstock Gas</w:t>
      </w:r>
      <w:r w:rsidR="00D179D6" w:rsidRPr="00462199">
        <w:t xml:space="preserve"> Flow Meter(s) for the purpose of determining the composition, net calorific value and CC of the </w:t>
      </w:r>
      <w:r>
        <w:t>Feedstock Gas</w:t>
      </w:r>
      <w:r w:rsidR="00D179D6" w:rsidRPr="00462199">
        <w:t xml:space="preserve">, unless the </w:t>
      </w:r>
      <w:r>
        <w:t>Feedstock Gas</w:t>
      </w:r>
      <w:r w:rsidR="00D179D6" w:rsidRPr="00462199">
        <w:t xml:space="preserve"> routed to the Facility is supplied wholly from the Gas Transportation System, in which case the net calorific value and CC of the </w:t>
      </w:r>
      <w:r>
        <w:t>Feedstock Gas</w:t>
      </w:r>
      <w:r w:rsidR="00D179D6" w:rsidRPr="00462199">
        <w:t xml:space="preserve"> shall be determined as outlined in paragraph </w:t>
      </w:r>
      <w:r w:rsidR="00D179D6">
        <w:fldChar w:fldCharType="begin"/>
      </w:r>
      <w:r w:rsidR="00D179D6">
        <w:instrText xml:space="preserve"> REF _Ref144116685 \w \h </w:instrText>
      </w:r>
      <w:r w:rsidR="00D179D6">
        <w:fldChar w:fldCharType="separate"/>
      </w:r>
      <w:del w:id="8677" w:author="Faqir, Sofia (Energy Security)" w:date="2023-11-12T19:47:00Z">
        <w:r w:rsidR="00E473FC">
          <w:delText>2.3</w:delText>
        </w:r>
      </w:del>
      <w:r w:rsidR="00D179D6">
        <w:fldChar w:fldCharType="end"/>
      </w:r>
      <w:r w:rsidR="00D179D6" w:rsidRPr="00462199">
        <w:t xml:space="preserve">. The </w:t>
      </w:r>
      <w:r>
        <w:t>Feedstock Gas</w:t>
      </w:r>
      <w:r w:rsidR="00D179D6" w:rsidRPr="00462199">
        <w:t xml:space="preserve"> Analysis Equipment used to obtain the sample of </w:t>
      </w:r>
      <w:r>
        <w:t>Feedstock Gas</w:t>
      </w:r>
      <w:r w:rsidR="00D179D6" w:rsidRPr="00462199">
        <w:t xml:space="preserve"> for quality measurements shall ensure that no change to the gas composition occurs between the sample point and the analytical instrument.</w:t>
      </w:r>
      <w:bookmarkEnd w:id="8676"/>
    </w:p>
    <w:p w14:paraId="21499F35" w14:textId="6194D2F0" w:rsidR="00D179D6" w:rsidRPr="00462199" w:rsidRDefault="00D179D6" w:rsidP="002F462E">
      <w:pPr>
        <w:pStyle w:val="SH2Ashurst"/>
      </w:pPr>
      <w:bookmarkStart w:id="8678" w:name="_Ref144116685"/>
      <w:r w:rsidRPr="00462199">
        <w:t xml:space="preserve">If the Facility is supplied wholly with </w:t>
      </w:r>
      <w:r w:rsidR="00585399">
        <w:t>Feedstock Gas</w:t>
      </w:r>
      <w:r w:rsidRPr="00462199">
        <w:t xml:space="preserve"> from the Gas Transportation System, the CC of the </w:t>
      </w:r>
      <w:r w:rsidR="00585399">
        <w:t>Feedstock Gas</w:t>
      </w:r>
      <w:r w:rsidRPr="00462199">
        <w:t xml:space="preserve"> and net calorific value reported as part of the Producer's Natural Gas supply agreement (or equivalent approved reference) shall be used for reporting the values of net calorific value and CC of the </w:t>
      </w:r>
      <w:r w:rsidR="00585399">
        <w:t>Feedstock Gas</w:t>
      </w:r>
      <w:r w:rsidRPr="00462199">
        <w:t>.</w:t>
      </w:r>
      <w:bookmarkEnd w:id="8678"/>
    </w:p>
    <w:p w14:paraId="206D77D7" w14:textId="6A840FEA" w:rsidR="00D179D6" w:rsidRPr="00462199" w:rsidRDefault="00D179D6" w:rsidP="002F462E">
      <w:pPr>
        <w:pStyle w:val="SH2Ashurst"/>
      </w:pPr>
      <w:bookmarkStart w:id="8679" w:name="_Ref144116686"/>
      <w:r w:rsidRPr="00462199">
        <w:t xml:space="preserve">The </w:t>
      </w:r>
      <w:r w:rsidR="00585399">
        <w:t>Feedstock Gas</w:t>
      </w:r>
      <w:r w:rsidRPr="00462199">
        <w:t xml:space="preserve"> Flow Meter(s) shall be permitted to have a bypass, provided that any such bypass is locked and has a tamper-proof design.</w:t>
      </w:r>
      <w:bookmarkEnd w:id="8679"/>
    </w:p>
    <w:p w14:paraId="229B46CD" w14:textId="2196BFCD" w:rsidR="00D179D6" w:rsidRPr="00462199" w:rsidRDefault="00D179D6" w:rsidP="002F462E">
      <w:pPr>
        <w:pStyle w:val="SH2Ashurst"/>
      </w:pPr>
      <w:bookmarkStart w:id="8680" w:name="_Ref144116687"/>
      <w:r w:rsidRPr="00462199">
        <w:t xml:space="preserve">The Producer shall ensure that all </w:t>
      </w:r>
      <w:r w:rsidR="00585399">
        <w:t>Feedstock Gas</w:t>
      </w:r>
      <w:r w:rsidRPr="00462199">
        <w:t xml:space="preserve"> Measurement Equipment is tested, certified and installed in compliance with industry guidelines, practices and standards.</w:t>
      </w:r>
      <w:bookmarkEnd w:id="8680"/>
    </w:p>
    <w:p w14:paraId="39F7FC31" w14:textId="77777777" w:rsidR="00D179D6" w:rsidRPr="00462199" w:rsidRDefault="00D179D6" w:rsidP="002F462E">
      <w:pPr>
        <w:pStyle w:val="SH2Ashurst"/>
      </w:pPr>
      <w:bookmarkStart w:id="8681" w:name="_Ref144116688"/>
      <w:r w:rsidRPr="00462199">
        <w:t>All test equipment used in the proving of the installed components shall have a valid calibration certificate issued within the last twelve (12) months of the relevant proving from a laboratory which is accredited with ISO/IEC 17025.</w:t>
      </w:r>
      <w:bookmarkEnd w:id="8681"/>
    </w:p>
    <w:p w14:paraId="7992B5D8" w14:textId="191772C6" w:rsidR="00D179D6" w:rsidRPr="00462199" w:rsidRDefault="00D179D6" w:rsidP="002F462E">
      <w:pPr>
        <w:pStyle w:val="SH2Ashurst"/>
      </w:pPr>
      <w:bookmarkStart w:id="8682" w:name="_Ref144116689"/>
      <w:r w:rsidRPr="00462199">
        <w:t xml:space="preserve">Each </w:t>
      </w:r>
      <w:r w:rsidR="00585399">
        <w:t>Feedstock Gas</w:t>
      </w:r>
      <w:r w:rsidRPr="00462199">
        <w:t xml:space="preserve"> Flow Meter shall be installed and operated by the Producer in compliance with industry guidelines, practices and standards. Appropriate straight pipe lengths upstream and downstream of each </w:t>
      </w:r>
      <w:r w:rsidR="00585399">
        <w:t>Feedstock Gas</w:t>
      </w:r>
      <w:r w:rsidRPr="00462199">
        <w:t xml:space="preserve"> Flow Meter shall be installed to ensure minimum impact of installation effects on the </w:t>
      </w:r>
      <w:r w:rsidR="00585399">
        <w:t>Feedstock Gas</w:t>
      </w:r>
      <w:r w:rsidRPr="00462199">
        <w:t xml:space="preserve"> Flow Meter performance or alternatively a flow </w:t>
      </w:r>
      <w:r w:rsidR="007248B2" w:rsidRPr="007248B2">
        <w:t>condition</w:t>
      </w:r>
      <w:r w:rsidRPr="00462199">
        <w:t xml:space="preserve">er may be installed upstream of each </w:t>
      </w:r>
      <w:r w:rsidR="00585399">
        <w:t>Feedstock Gas</w:t>
      </w:r>
      <w:r w:rsidRPr="00462199">
        <w:t xml:space="preserve"> Flow Meter. If flow </w:t>
      </w:r>
      <w:r w:rsidR="007248B2" w:rsidRPr="007248B2">
        <w:t>condition</w:t>
      </w:r>
      <w:r w:rsidRPr="00462199">
        <w:t>ers are installed, then the type and location of these devices shall follow national and international standards and, where these are not available, follow industry best practice and manufacturers' instructions.</w:t>
      </w:r>
      <w:bookmarkEnd w:id="8682"/>
    </w:p>
    <w:p w14:paraId="0C571BB4" w14:textId="28BAFD1B" w:rsidR="00D179D6" w:rsidRPr="00462199" w:rsidRDefault="00D179D6" w:rsidP="002F462E">
      <w:pPr>
        <w:pStyle w:val="SH2Ashurst"/>
      </w:pPr>
      <w:bookmarkStart w:id="8683" w:name="_Ref144116690"/>
      <w:r w:rsidRPr="00462199">
        <w:t xml:space="preserve">Isolation systems for </w:t>
      </w:r>
      <w:r w:rsidR="00585399">
        <w:t>Feedstock Gas</w:t>
      </w:r>
      <w:r w:rsidRPr="00462199">
        <w:t xml:space="preserve"> Flow Meter(s) shall meet industry standard guidance as per HSE guidance, "The Safe Isolation of Plant and Equipment - HSG 253", and IGEM/UP/1-Strength, testing, tightness and direct purging of industrial and commercial gas installations.</w:t>
      </w:r>
      <w:bookmarkEnd w:id="8683"/>
    </w:p>
    <w:p w14:paraId="04CE822A" w14:textId="77777777" w:rsidR="00D179D6" w:rsidRPr="00462199" w:rsidRDefault="00D179D6" w:rsidP="002F462E">
      <w:pPr>
        <w:pStyle w:val="SH2Ashurst"/>
      </w:pPr>
      <w:bookmarkStart w:id="8684" w:name="_Ref144116691"/>
      <w:r w:rsidRPr="00462199">
        <w:t>The Producer shall ensure that:</w:t>
      </w:r>
      <w:bookmarkEnd w:id="8684"/>
    </w:p>
    <w:p w14:paraId="01643A76" w14:textId="63FFC965" w:rsidR="00D179D6" w:rsidRPr="00462199" w:rsidRDefault="00D179D6" w:rsidP="002F462E">
      <w:pPr>
        <w:pStyle w:val="SH3Ashurst"/>
      </w:pPr>
      <w:bookmarkStart w:id="8685" w:name="_Ref144116692"/>
      <w:r w:rsidRPr="00462199">
        <w:t xml:space="preserve">each </w:t>
      </w:r>
      <w:r w:rsidR="00585399">
        <w:t>Feedstock Gas</w:t>
      </w:r>
      <w:r w:rsidRPr="00462199">
        <w:t xml:space="preserve"> Meter Measurement System shall conform with the UKEX Regulations, if any component of the relevant </w:t>
      </w:r>
      <w:r w:rsidR="00585399">
        <w:t>Feedstock Gas</w:t>
      </w:r>
      <w:r w:rsidRPr="00462199">
        <w:t xml:space="preserve"> Meter Measurement System is sourced from the UK, or the ATEX 114 Equipment Directive 2014/34/EU and ATEX 153 Workplace Directive 1999/92/EC, if such component is sourced from the EU.</w:t>
      </w:r>
      <w:bookmarkEnd w:id="8685"/>
    </w:p>
    <w:p w14:paraId="7D2372FE" w14:textId="043C7260" w:rsidR="00D179D6" w:rsidRPr="00462199" w:rsidRDefault="00D179D6" w:rsidP="002F462E">
      <w:pPr>
        <w:pStyle w:val="SH3Ashurst"/>
      </w:pPr>
      <w:bookmarkStart w:id="8686" w:name="_Ref144116693"/>
      <w:r w:rsidRPr="00462199">
        <w:t xml:space="preserve">each </w:t>
      </w:r>
      <w:r w:rsidR="00585399">
        <w:t>Feedstock Gas</w:t>
      </w:r>
      <w:r w:rsidRPr="00462199">
        <w:t xml:space="preserve"> Flow Meter conforms with BS EN 1776; and</w:t>
      </w:r>
      <w:bookmarkEnd w:id="8686"/>
    </w:p>
    <w:p w14:paraId="53FF67F8" w14:textId="334552BD" w:rsidR="00D179D6" w:rsidRPr="00462199" w:rsidRDefault="00D179D6" w:rsidP="002F462E">
      <w:pPr>
        <w:pStyle w:val="SH3Ashurst"/>
      </w:pPr>
      <w:bookmarkStart w:id="8687" w:name="_Ref144116694"/>
      <w:r w:rsidRPr="00462199">
        <w:lastRenderedPageBreak/>
        <w:t xml:space="preserve">if applicable, any determination of the composition of </w:t>
      </w:r>
      <w:r w:rsidR="00585399">
        <w:t>Feedstock Gas</w:t>
      </w:r>
      <w:r w:rsidRPr="00462199">
        <w:t xml:space="preserve"> shall conform to ISO 6974-4:2000.</w:t>
      </w:r>
      <w:bookmarkEnd w:id="8687"/>
    </w:p>
    <w:p w14:paraId="0844777A" w14:textId="77777777" w:rsidR="00D179D6" w:rsidRPr="00462199" w:rsidRDefault="00D179D6" w:rsidP="000D76C6">
      <w:pPr>
        <w:pStyle w:val="SH1Ashurst"/>
      </w:pPr>
      <w:bookmarkStart w:id="8688" w:name="_Ref144116695"/>
      <w:r w:rsidRPr="00462199">
        <w:t>FUEL GAS MEASUREMENT DATA</w:t>
      </w:r>
      <w:bookmarkEnd w:id="8688"/>
    </w:p>
    <w:p w14:paraId="45A849C1" w14:textId="15423227" w:rsidR="00D179D6" w:rsidRPr="00462199" w:rsidRDefault="00D179D6" w:rsidP="005B3BB9">
      <w:pPr>
        <w:pStyle w:val="NormalBoldAshurst"/>
      </w:pPr>
      <w:r w:rsidRPr="00462199">
        <w:rPr>
          <w:i/>
        </w:rPr>
        <w:t xml:space="preserve">Reporting, determining and recording of </w:t>
      </w:r>
      <w:r w:rsidR="00585399">
        <w:rPr>
          <w:i/>
        </w:rPr>
        <w:t>Feedstock Gas</w:t>
      </w:r>
      <w:r w:rsidRPr="00462199">
        <w:rPr>
          <w:i/>
        </w:rPr>
        <w:t xml:space="preserve"> Measurement Data</w:t>
      </w:r>
    </w:p>
    <w:p w14:paraId="6422410F" w14:textId="77777777" w:rsidR="00D179D6" w:rsidRPr="00462199" w:rsidRDefault="00D179D6" w:rsidP="002F462E">
      <w:pPr>
        <w:pStyle w:val="SH2Ashurst"/>
      </w:pPr>
      <w:bookmarkStart w:id="8689" w:name="_Ref144116696"/>
      <w:r w:rsidRPr="00462199">
        <w:t>The Producer shall ensure that:</w:t>
      </w:r>
      <w:bookmarkEnd w:id="8689"/>
    </w:p>
    <w:p w14:paraId="1126D563" w14:textId="278AC5FB" w:rsidR="00D179D6" w:rsidRPr="00462199" w:rsidRDefault="00D179D6" w:rsidP="002F462E">
      <w:pPr>
        <w:pStyle w:val="SH3Ashurst"/>
      </w:pPr>
      <w:bookmarkStart w:id="8690" w:name="_Ref144116697"/>
      <w:r w:rsidRPr="00462199">
        <w:t xml:space="preserve">the following measurements are recorded each minute by each </w:t>
      </w:r>
      <w:r w:rsidR="00585399">
        <w:t>Feedstock Gas</w:t>
      </w:r>
      <w:r w:rsidRPr="00462199">
        <w:t xml:space="preserve"> Meter Measurement System:</w:t>
      </w:r>
      <w:bookmarkEnd w:id="8690"/>
    </w:p>
    <w:p w14:paraId="19D4F0E3" w14:textId="02C47229" w:rsidR="00D179D6" w:rsidRPr="00462199" w:rsidRDefault="00D179D6" w:rsidP="002F462E">
      <w:pPr>
        <w:pStyle w:val="SH4Ashurst"/>
      </w:pPr>
      <w:bookmarkStart w:id="8691" w:name="_Ref144116698"/>
      <w:r w:rsidRPr="00462199">
        <w:t xml:space="preserve">the </w:t>
      </w:r>
      <w:r w:rsidR="00585399">
        <w:t>Feedstock Gas</w:t>
      </w:r>
      <w:r w:rsidRPr="00462199">
        <w:t xml:space="preserve"> flow rate at the relevant </w:t>
      </w:r>
      <w:r w:rsidR="00585399">
        <w:t>Feedstock Gas</w:t>
      </w:r>
      <w:r w:rsidRPr="00462199">
        <w:t xml:space="preserve"> Meter Measurement Point (</w:t>
      </w:r>
      <w:r w:rsidRPr="00462199">
        <w:rPr>
          <w:i/>
        </w:rPr>
        <w:t xml:space="preserve">expressed in kg/s or </w:t>
      </w:r>
      <w:r w:rsidR="00972D8C">
        <w:rPr>
          <w:i/>
        </w:rPr>
        <w:t>A</w:t>
      </w:r>
      <w:r w:rsidR="00972D8C" w:rsidRPr="00A02A4D">
        <w:rPr>
          <w:i/>
          <w:iCs/>
        </w:rPr>
        <w:t>m</w:t>
      </w:r>
      <w:r w:rsidR="00972D8C" w:rsidRPr="00A02A4D">
        <w:rPr>
          <w:i/>
          <w:iCs/>
          <w:vertAlign w:val="superscript"/>
        </w:rPr>
        <w:t>3</w:t>
      </w:r>
      <w:r w:rsidRPr="00462199">
        <w:rPr>
          <w:i/>
        </w:rPr>
        <w:t>/s</w:t>
      </w:r>
      <w:r w:rsidRPr="00462199">
        <w:t>);</w:t>
      </w:r>
      <w:bookmarkEnd w:id="8691"/>
    </w:p>
    <w:p w14:paraId="1929F79A" w14:textId="77777777" w:rsidR="00D179D6" w:rsidRPr="00462199" w:rsidRDefault="00D179D6" w:rsidP="002F462E">
      <w:pPr>
        <w:pStyle w:val="SH4Ashurst"/>
      </w:pPr>
      <w:bookmarkStart w:id="8692" w:name="_Ref144116699"/>
      <w:r w:rsidRPr="00462199">
        <w:t>the pipeline pressure (</w:t>
      </w:r>
      <w:r w:rsidRPr="00462199">
        <w:rPr>
          <w:i/>
        </w:rPr>
        <w:t>expressed in kPa</w:t>
      </w:r>
      <w:r w:rsidRPr="00462199">
        <w:t>);</w:t>
      </w:r>
      <w:bookmarkEnd w:id="8692"/>
    </w:p>
    <w:p w14:paraId="7A0C9F31" w14:textId="77777777" w:rsidR="00D179D6" w:rsidRPr="00462199" w:rsidRDefault="00D179D6" w:rsidP="002F462E">
      <w:pPr>
        <w:pStyle w:val="SH4Ashurst"/>
      </w:pPr>
      <w:bookmarkStart w:id="8693" w:name="_Ref144116700"/>
      <w:r w:rsidRPr="00462199">
        <w:t>the temperature (</w:t>
      </w:r>
      <w:r w:rsidRPr="00462199">
        <w:rPr>
          <w:i/>
        </w:rPr>
        <w:t>expressed in °C</w:t>
      </w:r>
      <w:r w:rsidRPr="00462199">
        <w:t>); and</w:t>
      </w:r>
      <w:bookmarkEnd w:id="8693"/>
    </w:p>
    <w:p w14:paraId="5144093F" w14:textId="517E0145" w:rsidR="00D179D6" w:rsidRPr="00462199" w:rsidRDefault="00D179D6" w:rsidP="002F462E">
      <w:pPr>
        <w:pStyle w:val="SH4Ashurst"/>
      </w:pPr>
      <w:bookmarkStart w:id="8694" w:name="_Ref144116701"/>
      <w:r w:rsidRPr="00462199">
        <w:t xml:space="preserve">the </w:t>
      </w:r>
      <w:r w:rsidR="00585399">
        <w:t>Feedstock Gas</w:t>
      </w:r>
      <w:r w:rsidRPr="00462199">
        <w:t xml:space="preserve"> density (</w:t>
      </w:r>
      <w:r w:rsidRPr="00462199">
        <w:rPr>
          <w:i/>
        </w:rPr>
        <w:t>expressed in kg/</w:t>
      </w:r>
      <w:r w:rsidR="00972D8C" w:rsidRPr="00A02A4D">
        <w:rPr>
          <w:i/>
          <w:iCs/>
        </w:rPr>
        <w:t>m</w:t>
      </w:r>
      <w:r w:rsidR="00972D8C" w:rsidRPr="00A02A4D">
        <w:rPr>
          <w:i/>
          <w:iCs/>
          <w:vertAlign w:val="superscript"/>
        </w:rPr>
        <w:t>3</w:t>
      </w:r>
      <w:r w:rsidRPr="00462199">
        <w:t>) where volumetric flow meter(s) are used,</w:t>
      </w:r>
      <w:bookmarkEnd w:id="8694"/>
    </w:p>
    <w:p w14:paraId="3A2385D6" w14:textId="79464A23" w:rsidR="00D179D6" w:rsidRPr="00462199" w:rsidRDefault="00CB437C" w:rsidP="00CB437C">
      <w:pPr>
        <w:pStyle w:val="B3Ashurst"/>
      </w:pPr>
      <w:bookmarkStart w:id="8695" w:name="_Ref144116702"/>
      <w:r>
        <w:t xml:space="preserve">(i) </w:t>
      </w:r>
      <w:r w:rsidR="00D179D6" w:rsidRPr="00462199">
        <w:t xml:space="preserve">to (iv) are together the </w:t>
      </w:r>
      <w:r w:rsidR="00D179D6" w:rsidRPr="00462199">
        <w:rPr>
          <w:b/>
        </w:rPr>
        <w:t>"</w:t>
      </w:r>
      <w:r w:rsidR="00585399">
        <w:rPr>
          <w:b/>
        </w:rPr>
        <w:t>Feedstock Gas</w:t>
      </w:r>
      <w:r w:rsidR="00D179D6" w:rsidRPr="00462199">
        <w:rPr>
          <w:b/>
        </w:rPr>
        <w:t xml:space="preserve"> Primary Data"</w:t>
      </w:r>
      <w:r w:rsidR="00D179D6" w:rsidRPr="00462199">
        <w:t>;</w:t>
      </w:r>
      <w:bookmarkEnd w:id="8695"/>
    </w:p>
    <w:p w14:paraId="7FD2354F" w14:textId="3D849708" w:rsidR="00D179D6" w:rsidRPr="00462199" w:rsidRDefault="00D179D6" w:rsidP="002F462E">
      <w:pPr>
        <w:pStyle w:val="SH3Ashurst"/>
      </w:pPr>
      <w:bookmarkStart w:id="8696" w:name="_Ref144116703"/>
      <w:r w:rsidRPr="00462199">
        <w:t xml:space="preserve">the following values are recorded by each </w:t>
      </w:r>
      <w:r w:rsidR="00585399">
        <w:t>Feedstock Gas</w:t>
      </w:r>
      <w:r w:rsidRPr="00462199">
        <w:t xml:space="preserve"> Meter Measurement System:</w:t>
      </w:r>
      <w:bookmarkEnd w:id="8696"/>
    </w:p>
    <w:p w14:paraId="3E541E59" w14:textId="5ACAC54D" w:rsidR="00D179D6" w:rsidRPr="00462199" w:rsidRDefault="00D179D6" w:rsidP="002F462E">
      <w:pPr>
        <w:pStyle w:val="SH4Ashurst"/>
      </w:pPr>
      <w:bookmarkStart w:id="8697" w:name="_Ref144116704"/>
      <w:r w:rsidRPr="00462199">
        <w:t xml:space="preserve">the number of seconds of operation of the </w:t>
      </w:r>
      <w:r w:rsidR="00585399">
        <w:t>Feedstock Gas</w:t>
      </w:r>
      <w:r w:rsidRPr="00462199">
        <w:t xml:space="preserve"> Meter Measurement System in each Reporting Unit; and</w:t>
      </w:r>
      <w:bookmarkEnd w:id="8697"/>
    </w:p>
    <w:p w14:paraId="3C1CFF8B" w14:textId="77777777" w:rsidR="00D179D6" w:rsidRPr="00462199" w:rsidRDefault="00D179D6" w:rsidP="002F462E">
      <w:pPr>
        <w:pStyle w:val="SH4Ashurst"/>
      </w:pPr>
      <w:bookmarkStart w:id="8698" w:name="_Ref144116705"/>
      <w:r w:rsidRPr="00462199">
        <w:t>the date (</w:t>
      </w:r>
      <w:r w:rsidRPr="00462199">
        <w:rPr>
          <w:i/>
        </w:rPr>
        <w:t>expressed in day/month/year</w:t>
      </w:r>
      <w:r w:rsidRPr="00462199">
        <w:t>);</w:t>
      </w:r>
      <w:bookmarkEnd w:id="8698"/>
    </w:p>
    <w:p w14:paraId="3F844EB7" w14:textId="5129ACF5" w:rsidR="00D179D6" w:rsidRPr="00462199" w:rsidRDefault="00D179D6" w:rsidP="002F462E">
      <w:pPr>
        <w:pStyle w:val="SH3Ashurst"/>
      </w:pPr>
      <w:bookmarkStart w:id="8699" w:name="_Ref144116706"/>
      <w:r w:rsidRPr="00462199">
        <w:t xml:space="preserve">the following measurements shall be calculated in respect of each </w:t>
      </w:r>
      <w:r w:rsidR="00585399">
        <w:t>Feedstock Gas</w:t>
      </w:r>
      <w:r w:rsidRPr="00462199">
        <w:t xml:space="preserve"> Meter Measurement System and reported to, or collected by, the LCHA Counterparty (and any and all persons nominated by the LCHA Counterparty and considered by the LCHA Counterparty to be suitably qualified);</w:t>
      </w:r>
      <w:bookmarkEnd w:id="8699"/>
    </w:p>
    <w:p w14:paraId="51CC8671" w14:textId="1D58CA7B" w:rsidR="00D179D6" w:rsidRPr="00462199" w:rsidRDefault="00D179D6" w:rsidP="002F462E">
      <w:pPr>
        <w:pStyle w:val="SH4Ashurst"/>
      </w:pPr>
      <w:bookmarkStart w:id="8700" w:name="_Ref144116707"/>
      <w:r w:rsidRPr="00462199">
        <w:t xml:space="preserve">the mean </w:t>
      </w:r>
      <w:r w:rsidR="00585399">
        <w:t>Feedstock Gas</w:t>
      </w:r>
      <w:r w:rsidRPr="00462199">
        <w:t xml:space="preserve"> flow rate (</w:t>
      </w:r>
      <w:r w:rsidRPr="00462199">
        <w:rPr>
          <w:i/>
        </w:rPr>
        <w:t>expressed in</w:t>
      </w:r>
      <w:r w:rsidRPr="00462199">
        <w:t xml:space="preserve"> </w:t>
      </w:r>
      <w:r w:rsidRPr="00462199">
        <w:rPr>
          <w:i/>
        </w:rPr>
        <w:t xml:space="preserve">kg/s </w:t>
      </w:r>
      <w:r w:rsidRPr="00462199">
        <w:t xml:space="preserve">or </w:t>
      </w:r>
      <w:r w:rsidRPr="00462199">
        <w:rPr>
          <w:i/>
        </w:rPr>
        <w:t>A</w:t>
      </w:r>
      <w:r w:rsidR="00972D8C" w:rsidRPr="00A02A4D">
        <w:rPr>
          <w:i/>
          <w:iCs/>
        </w:rPr>
        <w:t>m</w:t>
      </w:r>
      <w:r w:rsidR="00972D8C" w:rsidRPr="00A02A4D">
        <w:rPr>
          <w:i/>
          <w:iCs/>
          <w:vertAlign w:val="superscript"/>
        </w:rPr>
        <w:t>3</w:t>
      </w:r>
      <w:r w:rsidRPr="00462199">
        <w:rPr>
          <w:i/>
        </w:rPr>
        <w:t>/s)</w:t>
      </w:r>
      <w:r w:rsidRPr="00462199">
        <w:t xml:space="preserve"> in each Reporting Unit </w:t>
      </w:r>
      <w:r w:rsidRPr="00462199">
        <w:rPr>
          <w:i/>
        </w:rPr>
        <w:t>(i)</w:t>
      </w:r>
      <w:r w:rsidRPr="00462199">
        <w:t xml:space="preserve"> calculated by dividing the </w:t>
      </w:r>
      <w:r w:rsidR="00585399">
        <w:t>Feedstock Gas</w:t>
      </w:r>
      <w:r w:rsidRPr="00462199">
        <w:t xml:space="preserve"> flow rate recorded for each minute in the relevant Reporting Unit by the number of minutes in such Reporting Unit in which data has been recorded;</w:t>
      </w:r>
      <w:bookmarkEnd w:id="8700"/>
    </w:p>
    <w:p w14:paraId="2E4E6D3A" w14:textId="0E0D5AB7" w:rsidR="00D179D6" w:rsidRPr="00462199" w:rsidRDefault="00D179D6" w:rsidP="002F462E">
      <w:pPr>
        <w:pStyle w:val="SH4Ashurst"/>
      </w:pPr>
      <w:bookmarkStart w:id="8701" w:name="_Ref144116708"/>
      <w:r w:rsidRPr="00462199">
        <w:t xml:space="preserve">the mean </w:t>
      </w:r>
      <w:r w:rsidR="00585399">
        <w:t>Feedstock Gas</w:t>
      </w:r>
      <w:r w:rsidRPr="00462199">
        <w:t xml:space="preserve"> density (</w:t>
      </w:r>
      <w:r w:rsidRPr="00462199">
        <w:rPr>
          <w:i/>
        </w:rPr>
        <w:t>expressed in kg/A</w:t>
      </w:r>
      <w:r w:rsidR="00972D8C" w:rsidRPr="00A02A4D">
        <w:rPr>
          <w:i/>
          <w:iCs/>
        </w:rPr>
        <w:t>m</w:t>
      </w:r>
      <w:r w:rsidR="00972D8C" w:rsidRPr="00A02A4D">
        <w:rPr>
          <w:i/>
          <w:iCs/>
          <w:vertAlign w:val="superscript"/>
        </w:rPr>
        <w:t>3</w:t>
      </w:r>
      <w:r w:rsidRPr="00462199">
        <w:t>) in each Reporting Unit (</w:t>
      </w:r>
      <w:r w:rsidRPr="00462199">
        <w:rPr>
          <w:i/>
        </w:rPr>
        <w:t>i</w:t>
      </w:r>
      <w:r w:rsidRPr="00462199">
        <w:t>), where volumetric flow meter(s) are used, calculated by dividing the density recorded for each minute in the relevant Reporting Unit by the number of minutes in such Reporting Unit in which data has been recorded;</w:t>
      </w:r>
      <w:bookmarkEnd w:id="8701"/>
    </w:p>
    <w:p w14:paraId="11C10B30" w14:textId="39057B62" w:rsidR="00D179D6" w:rsidRPr="00462199" w:rsidRDefault="00D179D6" w:rsidP="002F462E">
      <w:pPr>
        <w:pStyle w:val="SH4Ashurst"/>
      </w:pPr>
      <w:bookmarkStart w:id="8702" w:name="_Ref144116709"/>
      <w:r w:rsidRPr="00462199">
        <w:t xml:space="preserve">the </w:t>
      </w:r>
      <w:r w:rsidRPr="00462199">
        <w:rPr>
          <w:b/>
        </w:rPr>
        <w:t xml:space="preserve">"Measured </w:t>
      </w:r>
      <w:r w:rsidR="00585399">
        <w:rPr>
          <w:b/>
        </w:rPr>
        <w:t>Feedstock Gas</w:t>
      </w:r>
      <w:r w:rsidRPr="00462199">
        <w:rPr>
          <w:b/>
        </w:rPr>
        <w:t xml:space="preserve"> Mass</w:t>
      </w:r>
      <w:r w:rsidRPr="00462199">
        <w:rPr>
          <w:b/>
          <w:i/>
        </w:rPr>
        <w:t xml:space="preserve"> </w:t>
      </w:r>
      <w:r w:rsidRPr="00462199">
        <w:rPr>
          <w:b/>
        </w:rPr>
        <w:t>Input"</w:t>
      </w:r>
      <w:r w:rsidRPr="00462199">
        <w:t xml:space="preserve"> (</w:t>
      </w:r>
      <w:r w:rsidRPr="00462199">
        <w:rPr>
          <w:i/>
        </w:rPr>
        <w:t>expressed in tonnes</w:t>
      </w:r>
      <w:r w:rsidRPr="00462199">
        <w:t>) in each Reporting Unit (</w:t>
      </w:r>
      <w:r w:rsidRPr="00462199">
        <w:rPr>
          <w:i/>
        </w:rPr>
        <w:t>i</w:t>
      </w:r>
      <w:r w:rsidRPr="00462199">
        <w:t>), calculated as follows:</w:t>
      </w:r>
      <w:bookmarkEnd w:id="8702"/>
    </w:p>
    <w:p w14:paraId="35D6DDFF" w14:textId="77777777" w:rsidR="00D179D6" w:rsidRPr="00462199" w:rsidRDefault="00D179D6" w:rsidP="002F462E">
      <w:pPr>
        <w:pStyle w:val="SH5Ashurst"/>
      </w:pPr>
      <w:bookmarkStart w:id="8703" w:name="_Ref144116710"/>
      <w:r w:rsidRPr="00462199">
        <w:t>where using a mass flow meter:</w:t>
      </w:r>
      <w:bookmarkEnd w:id="8703"/>
    </w:p>
    <w:p w14:paraId="0F0F43E6" w14:textId="77777777" w:rsidR="00D179D6" w:rsidRPr="00462199" w:rsidRDefault="00F47FCB" w:rsidP="00A04868">
      <w:pPr>
        <w:pStyle w:val="NormalAshurst"/>
      </w:pPr>
      <m:oMathPara>
        <m:oMath>
          <m:sSub>
            <m:sSubPr>
              <m:ctrlPr>
                <w:rPr>
                  <w:rFonts w:ascii="Cambria Math" w:hAnsi="Cambria Math" w:cs="Arial"/>
                </w:rPr>
              </m:ctrlPr>
            </m:sSubPr>
            <m:e>
              <m:r>
                <w:rPr>
                  <w:rFonts w:ascii="Cambria Math" w:hAnsi="Cambria Math"/>
                </w:rPr>
                <m:t>Mass</m:t>
              </m:r>
            </m:e>
            <m:sub>
              <m:r>
                <w:rPr>
                  <w:rFonts w:ascii="Cambria Math" w:hAnsi="Cambria Math"/>
                </w:rPr>
                <m:t>i</m:t>
              </m:r>
            </m:sub>
          </m:sSub>
          <m:r>
            <m:rPr>
              <m:sty m:val="p"/>
            </m:rPr>
            <w:rPr>
              <w:rFonts w:ascii="Cambria Math" w:hAnsi="Cambria Math"/>
            </w:rPr>
            <m:t xml:space="preserve">=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m:rPr>
                  <m:sty m:val="p"/>
                </m:rPr>
                <w:rPr>
                  <w:rFonts w:ascii="Cambria Math" w:hAnsi="Cambria Math"/>
                </w:rPr>
                <m:t>1000</m:t>
              </m:r>
            </m:den>
          </m:f>
        </m:oMath>
      </m:oMathPara>
    </w:p>
    <w:p w14:paraId="57AC943D" w14:textId="77777777" w:rsidR="00D179D6" w:rsidRPr="00462199" w:rsidRDefault="00D179D6" w:rsidP="00A04868">
      <w:pPr>
        <w:pStyle w:val="B4Ashurst"/>
      </w:pPr>
      <w:r w:rsidRPr="00462199">
        <w:t>where:</w:t>
      </w:r>
    </w:p>
    <w:tbl>
      <w:tblPr>
        <w:tblW w:w="7013" w:type="dxa"/>
        <w:tblInd w:w="2030" w:type="dxa"/>
        <w:tblCellMar>
          <w:left w:w="10" w:type="dxa"/>
          <w:right w:w="10" w:type="dxa"/>
        </w:tblCellMar>
        <w:tblLook w:val="04A0" w:firstRow="1" w:lastRow="0" w:firstColumn="1" w:lastColumn="0" w:noHBand="0" w:noVBand="1"/>
      </w:tblPr>
      <w:tblGrid>
        <w:gridCol w:w="1438"/>
        <w:gridCol w:w="629"/>
        <w:gridCol w:w="4946"/>
      </w:tblGrid>
      <w:tr w:rsidR="00D179D6" w:rsidRPr="00462199" w14:paraId="6C281DE5" w14:textId="77777777" w:rsidTr="00A04868">
        <w:tc>
          <w:tcPr>
            <w:tcW w:w="1627" w:type="dxa"/>
            <w:tcMar>
              <w:left w:w="108" w:type="dxa"/>
              <w:right w:w="108" w:type="dxa"/>
            </w:tcMar>
          </w:tcPr>
          <w:p w14:paraId="12BFBF28" w14:textId="77777777" w:rsidR="00D179D6" w:rsidRPr="00462199" w:rsidRDefault="00F47FCB" w:rsidP="00A04868">
            <w:pPr>
              <w:pStyle w:val="TableAshurst"/>
            </w:pPr>
            <m:oMathPara>
              <m:oMathParaPr>
                <m:jc m:val="left"/>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oMath>
            </m:oMathPara>
          </w:p>
        </w:tc>
        <w:tc>
          <w:tcPr>
            <w:tcW w:w="709" w:type="dxa"/>
            <w:tcMar>
              <w:left w:w="108" w:type="dxa"/>
              <w:right w:w="108" w:type="dxa"/>
            </w:tcMar>
          </w:tcPr>
          <w:p w14:paraId="61151096" w14:textId="77777777" w:rsidR="00D179D6" w:rsidRPr="00462199" w:rsidRDefault="00D179D6" w:rsidP="00A04868">
            <w:pPr>
              <w:pStyle w:val="TableAshurst"/>
            </w:pPr>
            <w:r w:rsidRPr="00462199">
              <w:t>=</w:t>
            </w:r>
          </w:p>
        </w:tc>
        <w:tc>
          <w:tcPr>
            <w:tcW w:w="5897" w:type="dxa"/>
            <w:tcMar>
              <w:left w:w="108" w:type="dxa"/>
              <w:right w:w="108" w:type="dxa"/>
            </w:tcMar>
          </w:tcPr>
          <w:p w14:paraId="002A2708" w14:textId="2160B755" w:rsidR="00D179D6" w:rsidRPr="00462199" w:rsidRDefault="00D179D6" w:rsidP="00A04868">
            <w:pPr>
              <w:pStyle w:val="TableAshurst"/>
            </w:pPr>
            <w:r w:rsidRPr="00462199">
              <w:t xml:space="preserve">means the Measured </w:t>
            </w:r>
            <w:r w:rsidR="00585399">
              <w:t>Feedstock Gas</w:t>
            </w:r>
            <w:r w:rsidRPr="00462199">
              <w:t xml:space="preserve"> Mass Input (</w:t>
            </w:r>
            <w:r w:rsidRPr="00462199">
              <w:rPr>
                <w:i/>
              </w:rPr>
              <w:t>expressed in tonnes, dry gas</w:t>
            </w:r>
            <w:r w:rsidRPr="00462199">
              <w:t>) in each Reporting Unit (</w:t>
            </w:r>
            <w:r w:rsidRPr="00462199">
              <w:rPr>
                <w:i/>
              </w:rPr>
              <w:t>i</w:t>
            </w:r>
            <w:r w:rsidRPr="00462199">
              <w:t>)</w:t>
            </w:r>
          </w:p>
        </w:tc>
      </w:tr>
      <w:tr w:rsidR="00D179D6" w:rsidRPr="00462199" w14:paraId="0F4B413B" w14:textId="77777777" w:rsidTr="00A04868">
        <w:tc>
          <w:tcPr>
            <w:tcW w:w="1627" w:type="dxa"/>
            <w:tcMar>
              <w:left w:w="108" w:type="dxa"/>
              <w:right w:w="108" w:type="dxa"/>
            </w:tcMar>
          </w:tcPr>
          <w:p w14:paraId="5A0FB8AD" w14:textId="77777777" w:rsidR="00D179D6" w:rsidRPr="00462199" w:rsidRDefault="00F47FCB" w:rsidP="00A04868">
            <w:pPr>
              <w:pStyle w:val="TableAshurst"/>
            </w:pPr>
            <m:oMathPara>
              <m:oMathParaPr>
                <m:jc m:val="left"/>
              </m:oMathParaPr>
              <m:oMath>
                <m:sSub>
                  <m:sSubPr>
                    <m:ctrlPr>
                      <w:rPr>
                        <w:rFonts w:ascii="Cambria Math" w:hAnsi="Cambria Math" w:cs="Arial"/>
                      </w:rPr>
                    </m:ctrlPr>
                  </m:sSubPr>
                  <m:e>
                    <m:r>
                      <m:rPr>
                        <m:sty m:val="p"/>
                      </m:rPr>
                      <w:rPr>
                        <w:rFonts w:ascii="Cambria Math" w:hAnsi="Cambria Math"/>
                      </w:rPr>
                      <m:t>m̃</m:t>
                    </m:r>
                  </m:e>
                  <m:sub>
                    <m:r>
                      <w:rPr>
                        <w:rFonts w:ascii="Cambria Math" w:hAnsi="Cambria Math"/>
                      </w:rPr>
                      <m:t>i</m:t>
                    </m:r>
                  </m:sub>
                </m:sSub>
              </m:oMath>
            </m:oMathPara>
          </w:p>
        </w:tc>
        <w:tc>
          <w:tcPr>
            <w:tcW w:w="709" w:type="dxa"/>
            <w:tcMar>
              <w:left w:w="108" w:type="dxa"/>
              <w:right w:w="108" w:type="dxa"/>
            </w:tcMar>
          </w:tcPr>
          <w:p w14:paraId="282CAF06" w14:textId="77777777" w:rsidR="00D179D6" w:rsidRPr="00462199" w:rsidRDefault="00D179D6" w:rsidP="00A04868">
            <w:pPr>
              <w:pStyle w:val="TableAshurst"/>
            </w:pPr>
            <w:r w:rsidRPr="00462199">
              <w:t>=</w:t>
            </w:r>
          </w:p>
        </w:tc>
        <w:tc>
          <w:tcPr>
            <w:tcW w:w="5897" w:type="dxa"/>
            <w:tcMar>
              <w:left w:w="108" w:type="dxa"/>
              <w:right w:w="108" w:type="dxa"/>
            </w:tcMar>
          </w:tcPr>
          <w:p w14:paraId="55433B6A" w14:textId="62D9E780" w:rsidR="00D179D6" w:rsidRPr="00462199" w:rsidRDefault="00D179D6" w:rsidP="00A04868">
            <w:pPr>
              <w:pStyle w:val="TableAshurst"/>
            </w:pPr>
            <w:r w:rsidRPr="00462199">
              <w:t xml:space="preserve">means the mean </w:t>
            </w:r>
            <w:r w:rsidR="00585399">
              <w:t>Feedstock Gas</w:t>
            </w:r>
            <w:r w:rsidRPr="00462199">
              <w:t xml:space="preserve"> flow rate at the </w:t>
            </w:r>
            <w:r w:rsidR="00585399">
              <w:t>Feedstock Gas</w:t>
            </w:r>
            <w:r w:rsidRPr="00462199">
              <w:t xml:space="preserve"> Meter Measurement Point(s) measured on a flow rate mass basis (</w:t>
            </w:r>
            <w:r w:rsidRPr="00462199">
              <w:rPr>
                <w:i/>
              </w:rPr>
              <w:t>expressed in kg/s, dry gas</w:t>
            </w:r>
            <w:r w:rsidRPr="00462199">
              <w:t>) in each Reporting Unit (</w:t>
            </w:r>
            <w:r w:rsidRPr="00462199">
              <w:rPr>
                <w:i/>
              </w:rPr>
              <w:t>i</w:t>
            </w:r>
            <w:r w:rsidRPr="00462199">
              <w:t>)</w:t>
            </w:r>
          </w:p>
        </w:tc>
      </w:tr>
      <w:tr w:rsidR="00D179D6" w:rsidRPr="00462199" w14:paraId="5A39291A" w14:textId="77777777" w:rsidTr="00A04868">
        <w:tc>
          <w:tcPr>
            <w:tcW w:w="1627" w:type="dxa"/>
            <w:tcMar>
              <w:left w:w="108" w:type="dxa"/>
              <w:right w:w="108" w:type="dxa"/>
            </w:tcMar>
          </w:tcPr>
          <w:p w14:paraId="5512213D" w14:textId="77777777" w:rsidR="00D179D6" w:rsidRPr="00462199" w:rsidRDefault="00F47FCB" w:rsidP="00A04868">
            <w:pPr>
              <w:pStyle w:val="TableAshurst"/>
              <w:rPr>
                <w:rFonts w:eastAsia="Microsoft JhengHei" w:cs="Noto Naskh Arabic"/>
              </w:rPr>
            </w:pPr>
            <m:oMathPara>
              <m:oMathParaPr>
                <m:jc m:val="left"/>
              </m:oMathParaPr>
              <m:oMath>
                <m:sSub>
                  <m:sSubPr>
                    <m:ctrlPr>
                      <w:rPr>
                        <w:rFonts w:ascii="Cambria Math" w:eastAsia="Microsoft JhengHei" w:hAnsi="Cambria Math" w:cs="Arial"/>
                      </w:rPr>
                    </m:ctrlPr>
                  </m:sSubPr>
                  <m:e>
                    <m:r>
                      <w:rPr>
                        <w:rFonts w:ascii="Cambria Math" w:eastAsia="Microsoft JhengHei" w:hAnsi="Cambria Math" w:cs="Noto Naskh Arabic"/>
                      </w:rPr>
                      <m:t>t</m:t>
                    </m:r>
                  </m:e>
                  <m:sub>
                    <m:r>
                      <w:rPr>
                        <w:rFonts w:ascii="Cambria Math" w:eastAsia="Microsoft JhengHei" w:hAnsi="Cambria Math" w:cs="Noto Naskh Arabic"/>
                      </w:rPr>
                      <m:t>i</m:t>
                    </m:r>
                  </m:sub>
                </m:sSub>
              </m:oMath>
            </m:oMathPara>
          </w:p>
        </w:tc>
        <w:tc>
          <w:tcPr>
            <w:tcW w:w="709" w:type="dxa"/>
            <w:tcMar>
              <w:left w:w="108" w:type="dxa"/>
              <w:right w:w="108" w:type="dxa"/>
            </w:tcMar>
          </w:tcPr>
          <w:p w14:paraId="339212D4" w14:textId="77777777" w:rsidR="00D179D6" w:rsidRPr="00462199" w:rsidRDefault="00D179D6" w:rsidP="00A04868">
            <w:pPr>
              <w:pStyle w:val="TableAshurst"/>
            </w:pPr>
            <w:r w:rsidRPr="00462199">
              <w:t>=</w:t>
            </w:r>
          </w:p>
        </w:tc>
        <w:tc>
          <w:tcPr>
            <w:tcW w:w="5897" w:type="dxa"/>
            <w:tcMar>
              <w:left w:w="108" w:type="dxa"/>
              <w:right w:w="108" w:type="dxa"/>
            </w:tcMar>
          </w:tcPr>
          <w:p w14:paraId="05E9178D" w14:textId="77777777" w:rsidR="00D179D6" w:rsidRPr="00462199" w:rsidRDefault="00D179D6" w:rsidP="00A04868">
            <w:pPr>
              <w:pStyle w:val="TableAshurst"/>
            </w:pPr>
            <w:r w:rsidRPr="00462199">
              <w:t xml:space="preserve">means the number of seconds in each Reporting Unit </w:t>
            </w:r>
            <w:r w:rsidRPr="00462199">
              <w:rPr>
                <w:i/>
              </w:rPr>
              <w:t>(i)</w:t>
            </w:r>
          </w:p>
        </w:tc>
      </w:tr>
    </w:tbl>
    <w:p w14:paraId="5DEAC314" w14:textId="77777777" w:rsidR="00D179D6" w:rsidRPr="00462199" w:rsidRDefault="00D179D6" w:rsidP="00A04868">
      <w:pPr>
        <w:pStyle w:val="SH5Ashurst"/>
        <w:spacing w:before="120"/>
      </w:pPr>
      <w:bookmarkStart w:id="8704" w:name="_Ref144116711"/>
      <w:r w:rsidRPr="00462199">
        <w:t>where using a volumetric flow meter:</w:t>
      </w:r>
      <w:bookmarkEnd w:id="8704"/>
    </w:p>
    <w:p w14:paraId="124AC10B" w14:textId="77777777" w:rsidR="00D179D6" w:rsidRPr="00462199" w:rsidRDefault="00F47FCB" w:rsidP="00A04868">
      <w:pPr>
        <w:pStyle w:val="NormalAshurst"/>
      </w:pPr>
      <m:oMathPara>
        <m:oMath>
          <m:sSub>
            <m:sSubPr>
              <m:ctrlPr>
                <w:rPr>
                  <w:rFonts w:ascii="Cambria Math" w:hAnsi="Cambria Math" w:cs="Arial"/>
                </w:rPr>
              </m:ctrlPr>
            </m:sSubPr>
            <m:e>
              <m:r>
                <w:rPr>
                  <w:rFonts w:ascii="Cambria Math" w:hAnsi="Cambria Math"/>
                </w:rPr>
                <m:t>Mass</m:t>
              </m:r>
            </m:e>
            <m:sub>
              <m:r>
                <w:rPr>
                  <w:rFonts w:ascii="Cambria Math" w:hAnsi="Cambria Math"/>
                </w:rPr>
                <m:t>i</m:t>
              </m:r>
            </m:sub>
          </m:sSub>
          <m:r>
            <m:rPr>
              <m:sty m:val="p"/>
            </m:rPr>
            <w:rPr>
              <w:rFonts w:ascii="Cambria Math" w:hAnsi="Cambria Math"/>
            </w:rPr>
            <m:t xml:space="preserve">= </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eastAsia="DengXian" w:hAnsi="Cambria Math" w:cs="Arial"/>
                    </w:rPr>
                  </m:ctrlPr>
                </m:sSubPr>
                <m:e>
                  <m:acc>
                    <m:accPr>
                      <m:chr m:val="̃"/>
                      <m:ctrlPr>
                        <w:rPr>
                          <w:rFonts w:ascii="Cambria Math" w:eastAsia="DengXian" w:hAnsi="Cambria Math" w:cs="Arial"/>
                        </w:rPr>
                      </m:ctrlPr>
                    </m:accPr>
                    <m:e>
                      <m:r>
                        <w:rPr>
                          <w:rFonts w:ascii="Cambria Math" w:eastAsia="DengXian" w:hAnsi="Cambria Math" w:cs="Arial"/>
                        </w:rPr>
                        <m:t>p</m:t>
                      </m:r>
                    </m:e>
                  </m:acc>
                </m:e>
                <m:sub>
                  <m:r>
                    <w:rPr>
                      <w:rFonts w:ascii="Cambria Math" w:eastAsia="DengXian" w:hAnsi="Cambria Math" w:cs="Arial"/>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r>
                <m:rPr>
                  <m:sty m:val="p"/>
                </m:rPr>
                <w:rPr>
                  <w:rFonts w:ascii="Cambria Math" w:hAnsi="Cambria Math"/>
                </w:rPr>
                <m:t>1000</m:t>
              </m:r>
            </m:den>
          </m:f>
        </m:oMath>
      </m:oMathPara>
    </w:p>
    <w:p w14:paraId="58DC7040" w14:textId="77777777" w:rsidR="00D179D6" w:rsidRPr="00462199" w:rsidRDefault="00D179D6" w:rsidP="00A04868">
      <w:pPr>
        <w:pStyle w:val="B4Ashurst"/>
      </w:pPr>
      <w:r w:rsidRPr="00462199">
        <w:t>where:</w:t>
      </w:r>
    </w:p>
    <w:tbl>
      <w:tblPr>
        <w:tblW w:w="7013" w:type="dxa"/>
        <w:tblInd w:w="2030" w:type="dxa"/>
        <w:tblCellMar>
          <w:left w:w="10" w:type="dxa"/>
          <w:right w:w="10" w:type="dxa"/>
        </w:tblCellMar>
        <w:tblLook w:val="04A0" w:firstRow="1" w:lastRow="0" w:firstColumn="1" w:lastColumn="0" w:noHBand="0" w:noVBand="1"/>
      </w:tblPr>
      <w:tblGrid>
        <w:gridCol w:w="1456"/>
        <w:gridCol w:w="616"/>
        <w:gridCol w:w="4941"/>
      </w:tblGrid>
      <w:tr w:rsidR="00D179D6" w:rsidRPr="00462199" w14:paraId="1D75E2DC" w14:textId="77777777" w:rsidTr="00A04868">
        <w:tc>
          <w:tcPr>
            <w:tcW w:w="1456" w:type="dxa"/>
            <w:tcMar>
              <w:left w:w="108" w:type="dxa"/>
              <w:right w:w="108" w:type="dxa"/>
            </w:tcMar>
          </w:tcPr>
          <w:p w14:paraId="1BCB3C5E" w14:textId="77777777" w:rsidR="00D179D6" w:rsidRPr="00462199" w:rsidRDefault="00F47FCB" w:rsidP="00A04868">
            <w:pPr>
              <w:pStyle w:val="TableAshurst"/>
            </w:pPr>
            <m:oMathPara>
              <m:oMathParaPr>
                <m:jc m:val="left"/>
              </m:oMathParaPr>
              <m:oMath>
                <m:sSub>
                  <m:sSubPr>
                    <m:ctrlPr>
                      <w:rPr>
                        <w:rFonts w:ascii="Cambria Math" w:hAnsi="Cambria Math" w:cs="Arial"/>
                      </w:rPr>
                    </m:ctrlPr>
                  </m:sSubPr>
                  <m:e>
                    <m:r>
                      <w:rPr>
                        <w:rFonts w:ascii="Cambria Math" w:hAnsi="Cambria Math"/>
                      </w:rPr>
                      <m:t>Mass</m:t>
                    </m:r>
                  </m:e>
                  <m:sub>
                    <m:r>
                      <w:rPr>
                        <w:rFonts w:ascii="Cambria Math" w:hAnsi="Cambria Math"/>
                      </w:rPr>
                      <m:t>i</m:t>
                    </m:r>
                  </m:sub>
                </m:sSub>
              </m:oMath>
            </m:oMathPara>
          </w:p>
        </w:tc>
        <w:tc>
          <w:tcPr>
            <w:tcW w:w="616" w:type="dxa"/>
            <w:tcMar>
              <w:left w:w="108" w:type="dxa"/>
              <w:right w:w="108" w:type="dxa"/>
            </w:tcMar>
          </w:tcPr>
          <w:p w14:paraId="5ED791F3" w14:textId="77777777" w:rsidR="00D179D6" w:rsidRPr="00462199" w:rsidRDefault="00D179D6" w:rsidP="00A04868">
            <w:pPr>
              <w:pStyle w:val="TableAshurst"/>
            </w:pPr>
            <w:r w:rsidRPr="00462199">
              <w:t>=</w:t>
            </w:r>
          </w:p>
        </w:tc>
        <w:tc>
          <w:tcPr>
            <w:tcW w:w="4941" w:type="dxa"/>
            <w:tcMar>
              <w:left w:w="108" w:type="dxa"/>
              <w:right w:w="108" w:type="dxa"/>
            </w:tcMar>
          </w:tcPr>
          <w:p w14:paraId="0F071323" w14:textId="5C92FCEE" w:rsidR="00D179D6" w:rsidRPr="00462199" w:rsidRDefault="00D179D6" w:rsidP="00A04868">
            <w:pPr>
              <w:pStyle w:val="TableAshurst"/>
            </w:pPr>
            <w:r w:rsidRPr="00462199">
              <w:t xml:space="preserve">means the Measured </w:t>
            </w:r>
            <w:r w:rsidR="00585399">
              <w:t>Feedstock Gas</w:t>
            </w:r>
            <w:r w:rsidRPr="00462199">
              <w:t xml:space="preserve"> Mass Input (</w:t>
            </w:r>
            <w:r w:rsidRPr="00462199">
              <w:rPr>
                <w:i/>
              </w:rPr>
              <w:t>expressed in tonnes, dry gas</w:t>
            </w:r>
            <w:r w:rsidRPr="00462199">
              <w:t>) in each Reporting Unit (</w:t>
            </w:r>
            <w:r w:rsidRPr="00462199">
              <w:rPr>
                <w:i/>
              </w:rPr>
              <w:t>i</w:t>
            </w:r>
            <w:r w:rsidRPr="00462199">
              <w:t>)</w:t>
            </w:r>
          </w:p>
        </w:tc>
      </w:tr>
      <w:tr w:rsidR="00D179D6" w:rsidRPr="00462199" w14:paraId="4599DD4D" w14:textId="77777777" w:rsidTr="00A04868">
        <w:tc>
          <w:tcPr>
            <w:tcW w:w="1456" w:type="dxa"/>
            <w:tcMar>
              <w:left w:w="108" w:type="dxa"/>
              <w:right w:w="108" w:type="dxa"/>
            </w:tcMar>
          </w:tcPr>
          <w:p w14:paraId="4E8CCDCA" w14:textId="77777777" w:rsidR="00D179D6" w:rsidRPr="00462199" w:rsidRDefault="00F47FCB" w:rsidP="00A04868">
            <w:pPr>
              <w:pStyle w:val="TableAshurst"/>
            </w:pPr>
            <m:oMathPara>
              <m:oMathParaPr>
                <m:jc m:val="left"/>
              </m:oMathParaPr>
              <m:oMath>
                <m:sSub>
                  <m:sSubPr>
                    <m:ctrlPr>
                      <w:rPr>
                        <w:rFonts w:ascii="Cambria Math" w:hAnsi="Cambria Math" w:cs="Arial"/>
                      </w:rPr>
                    </m:ctrlPr>
                  </m:sSubPr>
                  <m:e>
                    <m:r>
                      <m:rPr>
                        <m:sty m:val="p"/>
                      </m:rPr>
                      <w:rPr>
                        <w:rFonts w:ascii="Cambria Math" w:hAnsi="Cambria Math"/>
                      </w:rPr>
                      <m:t>ṽ</m:t>
                    </m:r>
                  </m:e>
                  <m:sub>
                    <m:r>
                      <w:rPr>
                        <w:rFonts w:ascii="Cambria Math" w:hAnsi="Cambria Math"/>
                      </w:rPr>
                      <m:t>i</m:t>
                    </m:r>
                  </m:sub>
                </m:sSub>
              </m:oMath>
            </m:oMathPara>
          </w:p>
        </w:tc>
        <w:tc>
          <w:tcPr>
            <w:tcW w:w="616" w:type="dxa"/>
            <w:tcMar>
              <w:left w:w="108" w:type="dxa"/>
              <w:right w:w="108" w:type="dxa"/>
            </w:tcMar>
          </w:tcPr>
          <w:p w14:paraId="0ABF9D3F" w14:textId="77777777" w:rsidR="00D179D6" w:rsidRPr="00462199" w:rsidRDefault="00D179D6" w:rsidP="00A04868">
            <w:pPr>
              <w:pStyle w:val="TableAshurst"/>
            </w:pPr>
            <w:r w:rsidRPr="00462199">
              <w:t>=</w:t>
            </w:r>
          </w:p>
        </w:tc>
        <w:tc>
          <w:tcPr>
            <w:tcW w:w="4941" w:type="dxa"/>
            <w:tcMar>
              <w:left w:w="108" w:type="dxa"/>
              <w:right w:w="108" w:type="dxa"/>
            </w:tcMar>
          </w:tcPr>
          <w:p w14:paraId="74002BB6" w14:textId="66FAC92F" w:rsidR="00D179D6" w:rsidRPr="00462199" w:rsidRDefault="00D179D6" w:rsidP="00A04868">
            <w:pPr>
              <w:pStyle w:val="TableAshurst"/>
            </w:pPr>
            <w:r w:rsidRPr="00462199">
              <w:t xml:space="preserve">means the mean </w:t>
            </w:r>
            <w:r w:rsidR="00585399">
              <w:t>Feedstock Gas</w:t>
            </w:r>
            <w:r w:rsidRPr="00462199">
              <w:t xml:space="preserve"> flow rate at the </w:t>
            </w:r>
            <w:r w:rsidR="00585399">
              <w:t>Feedstock Gas</w:t>
            </w:r>
            <w:r w:rsidRPr="00462199">
              <w:t xml:space="preserve"> Meter Measurement Point measured on a flow rate actual volumetric basis (</w:t>
            </w:r>
            <w:r w:rsidRPr="00462199">
              <w:rPr>
                <w:i/>
              </w:rPr>
              <w:t>expressed in A</w:t>
            </w:r>
            <w:r w:rsidR="00972D8C" w:rsidRPr="00A02A4D">
              <w:rPr>
                <w:i/>
                <w:iCs/>
              </w:rPr>
              <w:t>m</w:t>
            </w:r>
            <w:r w:rsidR="00972D8C" w:rsidRPr="00A02A4D">
              <w:rPr>
                <w:i/>
                <w:iCs/>
                <w:vertAlign w:val="superscript"/>
              </w:rPr>
              <w:t>3</w:t>
            </w:r>
            <w:r w:rsidRPr="00462199">
              <w:rPr>
                <w:i/>
              </w:rPr>
              <w:t>/s, dry gas</w:t>
            </w:r>
            <w:r w:rsidRPr="00462199">
              <w:t xml:space="preserve">) in each Reporting Unit </w:t>
            </w:r>
            <w:r w:rsidRPr="00462199">
              <w:rPr>
                <w:i/>
              </w:rPr>
              <w:t>(i)</w:t>
            </w:r>
          </w:p>
        </w:tc>
      </w:tr>
      <w:tr w:rsidR="00D179D6" w:rsidRPr="00462199" w14:paraId="1C42802A" w14:textId="77777777" w:rsidTr="00A04868">
        <w:tc>
          <w:tcPr>
            <w:tcW w:w="1456" w:type="dxa"/>
            <w:tcMar>
              <w:left w:w="108" w:type="dxa"/>
              <w:right w:w="108" w:type="dxa"/>
            </w:tcMar>
          </w:tcPr>
          <w:p w14:paraId="3ACBBA4D" w14:textId="77777777" w:rsidR="00D179D6" w:rsidRPr="00462199" w:rsidRDefault="00F47FCB" w:rsidP="00A04868">
            <w:pPr>
              <w:pStyle w:val="TableAshurst"/>
              <w:rPr>
                <w:rFonts w:eastAsia="Microsoft JhengHei" w:cs="Noto Naskh Arabic"/>
              </w:rPr>
            </w:pPr>
            <m:oMathPara>
              <m:oMathParaPr>
                <m:jc m:val="left"/>
              </m:oMathParaPr>
              <m:oMath>
                <m:sSub>
                  <m:sSubPr>
                    <m:ctrlPr>
                      <w:rPr>
                        <w:rFonts w:ascii="Cambria Math" w:eastAsia="DengXian" w:hAnsi="Cambria Math" w:cs="Arial"/>
                      </w:rPr>
                    </m:ctrlPr>
                  </m:sSubPr>
                  <m:e>
                    <m:acc>
                      <m:accPr>
                        <m:chr m:val="̃"/>
                        <m:ctrlPr>
                          <w:rPr>
                            <w:rFonts w:ascii="Cambria Math" w:eastAsia="DengXian" w:hAnsi="Cambria Math" w:cs="Arial"/>
                          </w:rPr>
                        </m:ctrlPr>
                      </m:accPr>
                      <m:e>
                        <m:r>
                          <w:rPr>
                            <w:rFonts w:ascii="Cambria Math" w:eastAsia="DengXian" w:hAnsi="Cambria Math" w:cs="Arial"/>
                          </w:rPr>
                          <m:t>p</m:t>
                        </m:r>
                      </m:e>
                    </m:acc>
                  </m:e>
                  <m:sub>
                    <m:r>
                      <w:rPr>
                        <w:rFonts w:ascii="Cambria Math" w:eastAsia="DengXian" w:hAnsi="Cambria Math" w:cs="Arial"/>
                      </w:rPr>
                      <m:t>i</m:t>
                    </m:r>
                  </m:sub>
                </m:sSub>
              </m:oMath>
            </m:oMathPara>
          </w:p>
        </w:tc>
        <w:tc>
          <w:tcPr>
            <w:tcW w:w="616" w:type="dxa"/>
            <w:tcMar>
              <w:left w:w="108" w:type="dxa"/>
              <w:right w:w="108" w:type="dxa"/>
            </w:tcMar>
          </w:tcPr>
          <w:p w14:paraId="34B6E1F5" w14:textId="77777777" w:rsidR="00D179D6" w:rsidRPr="00462199" w:rsidRDefault="00D179D6" w:rsidP="00A04868">
            <w:pPr>
              <w:pStyle w:val="TableAshurst"/>
            </w:pPr>
            <w:r w:rsidRPr="00462199">
              <w:t>=</w:t>
            </w:r>
          </w:p>
        </w:tc>
        <w:tc>
          <w:tcPr>
            <w:tcW w:w="4941" w:type="dxa"/>
            <w:tcMar>
              <w:left w:w="108" w:type="dxa"/>
              <w:right w:w="108" w:type="dxa"/>
            </w:tcMar>
          </w:tcPr>
          <w:p w14:paraId="67074081" w14:textId="3E050E41" w:rsidR="00D179D6" w:rsidRPr="00462199" w:rsidRDefault="00D179D6" w:rsidP="00A04868">
            <w:pPr>
              <w:pStyle w:val="TableAshurst"/>
            </w:pPr>
            <w:r w:rsidRPr="00462199">
              <w:t xml:space="preserve">means the mean </w:t>
            </w:r>
            <w:r w:rsidR="00585399">
              <w:t>Feedstock Gas</w:t>
            </w:r>
            <w:r w:rsidRPr="00462199">
              <w:t xml:space="preserve"> density at line pressure and temperature (</w:t>
            </w:r>
            <w:r w:rsidRPr="00462199">
              <w:rPr>
                <w:i/>
              </w:rPr>
              <w:t>expressed in kg/A</w:t>
            </w:r>
            <w:r w:rsidR="00972D8C" w:rsidRPr="00A02A4D">
              <w:rPr>
                <w:i/>
                <w:iCs/>
              </w:rPr>
              <w:t>m</w:t>
            </w:r>
            <w:r w:rsidR="00972D8C" w:rsidRPr="00A02A4D">
              <w:rPr>
                <w:i/>
                <w:iCs/>
                <w:vertAlign w:val="superscript"/>
              </w:rPr>
              <w:t>3</w:t>
            </w:r>
            <w:r w:rsidRPr="00462199">
              <w:t>) in each Reporting Unit (</w:t>
            </w:r>
            <w:r w:rsidRPr="00462199">
              <w:rPr>
                <w:i/>
              </w:rPr>
              <w:t>i</w:t>
            </w:r>
            <w:r w:rsidRPr="00462199">
              <w:t>)</w:t>
            </w:r>
          </w:p>
        </w:tc>
      </w:tr>
      <w:tr w:rsidR="00D179D6" w:rsidRPr="00462199" w14:paraId="05FF20A1" w14:textId="77777777" w:rsidTr="00A04868">
        <w:tc>
          <w:tcPr>
            <w:tcW w:w="1456" w:type="dxa"/>
            <w:tcMar>
              <w:left w:w="108" w:type="dxa"/>
              <w:right w:w="108" w:type="dxa"/>
            </w:tcMar>
          </w:tcPr>
          <w:p w14:paraId="3E3B82EE" w14:textId="77777777" w:rsidR="00D179D6" w:rsidRPr="00462199" w:rsidRDefault="00F47FCB" w:rsidP="00A04868">
            <w:pPr>
              <w:pStyle w:val="TableAshurst"/>
              <w:rPr>
                <w:rFonts w:eastAsia="Microsoft JhengHei" w:cs="Noto Naskh Arabic"/>
              </w:rPr>
            </w:pPr>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616" w:type="dxa"/>
            <w:tcMar>
              <w:left w:w="108" w:type="dxa"/>
              <w:right w:w="108" w:type="dxa"/>
            </w:tcMar>
          </w:tcPr>
          <w:p w14:paraId="0C1ABCBB" w14:textId="77777777" w:rsidR="00D179D6" w:rsidRPr="00462199" w:rsidRDefault="00D179D6" w:rsidP="00A04868">
            <w:pPr>
              <w:pStyle w:val="TableAshurst"/>
            </w:pPr>
            <w:r w:rsidRPr="00462199">
              <w:t>=</w:t>
            </w:r>
          </w:p>
        </w:tc>
        <w:tc>
          <w:tcPr>
            <w:tcW w:w="4941" w:type="dxa"/>
            <w:tcMar>
              <w:left w:w="108" w:type="dxa"/>
              <w:right w:w="108" w:type="dxa"/>
            </w:tcMar>
          </w:tcPr>
          <w:p w14:paraId="78C7045B" w14:textId="77777777" w:rsidR="00D179D6" w:rsidRPr="00462199" w:rsidRDefault="00D179D6" w:rsidP="00A04868">
            <w:pPr>
              <w:pStyle w:val="TableAshurst"/>
            </w:pPr>
            <w:r w:rsidRPr="00462199">
              <w:t xml:space="preserve">means the number of seconds in each Reporting Unit </w:t>
            </w:r>
            <w:r w:rsidRPr="00462199">
              <w:rPr>
                <w:i/>
              </w:rPr>
              <w:t>(i)</w:t>
            </w:r>
          </w:p>
        </w:tc>
      </w:tr>
    </w:tbl>
    <w:p w14:paraId="279386D9" w14:textId="2E630DB2" w:rsidR="00D179D6" w:rsidRPr="00462199" w:rsidRDefault="00D179D6" w:rsidP="00A04868">
      <w:pPr>
        <w:pStyle w:val="SH4Ashurst"/>
      </w:pPr>
      <w:bookmarkStart w:id="8705" w:name="_Ref144116712"/>
      <w:r w:rsidRPr="00462199">
        <w:t>the net calorific value (</w:t>
      </w:r>
      <w:r w:rsidRPr="00462199">
        <w:rPr>
          <w:i/>
        </w:rPr>
        <w:t>expressed in MJ/kg</w:t>
      </w:r>
      <w:r w:rsidRPr="00462199">
        <w:t xml:space="preserve">) of the </w:t>
      </w:r>
      <w:r w:rsidR="00585399">
        <w:t>Feedstock Gas</w:t>
      </w:r>
      <w:r w:rsidRPr="00462199">
        <w:t>, measured in each</w:t>
      </w:r>
      <w:r w:rsidRPr="00462199">
        <w:rPr>
          <w:b/>
          <w:i/>
        </w:rPr>
        <w:t xml:space="preserve"> </w:t>
      </w:r>
      <w:r w:rsidRPr="00462199">
        <w:t>Reporting Unit</w:t>
      </w:r>
      <w:r w:rsidRPr="00462199">
        <w:rPr>
          <w:b/>
          <w:i/>
        </w:rPr>
        <w:t xml:space="preserve"> </w:t>
      </w:r>
      <w:r w:rsidRPr="00462199">
        <w:t>(</w:t>
      </w:r>
      <w:r w:rsidRPr="00462199">
        <w:rPr>
          <w:i/>
        </w:rPr>
        <w:t>i</w:t>
      </w:r>
      <w:r w:rsidRPr="00462199">
        <w:t xml:space="preserve">) based on the compositional analysis of the </w:t>
      </w:r>
      <w:r w:rsidR="00585399">
        <w:t>Feedstock Gas</w:t>
      </w:r>
      <w:r w:rsidRPr="00462199">
        <w:t xml:space="preserve"> obtained from the </w:t>
      </w:r>
      <w:r w:rsidR="00585399">
        <w:t>Feedstock Gas</w:t>
      </w:r>
      <w:r w:rsidRPr="00462199">
        <w:t xml:space="preserve"> Analysis Equipment as per ISO 6974-4:2000, or otherwise if permitted under paragraph </w:t>
      </w:r>
      <w:r>
        <w:fldChar w:fldCharType="begin"/>
      </w:r>
      <w:r>
        <w:instrText xml:space="preserve"> REF _Ref144116685 \w \h </w:instrText>
      </w:r>
      <w:r>
        <w:fldChar w:fldCharType="separate"/>
      </w:r>
      <w:del w:id="8706" w:author="Faqir, Sofia (Energy Security)" w:date="2023-11-12T19:47:00Z">
        <w:r w:rsidR="00E473FC">
          <w:delText>2.3</w:delText>
        </w:r>
      </w:del>
      <w:r>
        <w:fldChar w:fldCharType="end"/>
      </w:r>
      <w:r w:rsidRPr="00462199">
        <w:t>;</w:t>
      </w:r>
      <w:bookmarkEnd w:id="8705"/>
    </w:p>
    <w:p w14:paraId="61A8FBCF" w14:textId="03051697" w:rsidR="00D179D6" w:rsidRPr="00462199" w:rsidRDefault="00D179D6" w:rsidP="00A04868">
      <w:pPr>
        <w:pStyle w:val="SH4Ashurst"/>
      </w:pPr>
      <w:bookmarkStart w:id="8707" w:name="_Ref144116713"/>
      <w:r w:rsidRPr="00462199">
        <w:t xml:space="preserve">the CC of the </w:t>
      </w:r>
      <w:r w:rsidR="00585399">
        <w:t>Feedstock Gas</w:t>
      </w:r>
      <w:r w:rsidRPr="00462199">
        <w:t xml:space="preserve"> (the </w:t>
      </w:r>
      <w:r w:rsidRPr="00462199">
        <w:rPr>
          <w:b/>
        </w:rPr>
        <w:t xml:space="preserve">"Measured </w:t>
      </w:r>
      <w:r w:rsidR="00585399">
        <w:rPr>
          <w:b/>
        </w:rPr>
        <w:t>Feedstock Gas</w:t>
      </w:r>
      <w:r w:rsidRPr="00462199">
        <w:rPr>
          <w:b/>
        </w:rPr>
        <w:t xml:space="preserve"> Carbon Content"</w:t>
      </w:r>
      <w:r w:rsidRPr="00462199">
        <w:t xml:space="preserve">), measured in each Reporting Unit </w:t>
      </w:r>
      <w:r w:rsidRPr="00462199">
        <w:rPr>
          <w:i/>
        </w:rPr>
        <w:t>(i)</w:t>
      </w:r>
      <w:r w:rsidRPr="00462199">
        <w:t>, calculated as follows:</w:t>
      </w:r>
      <w:bookmarkEnd w:id="8707"/>
    </w:p>
    <w:p w14:paraId="2AD13142" w14:textId="77777777" w:rsidR="00D179D6" w:rsidRPr="00462199" w:rsidRDefault="00F47FCB" w:rsidP="00A04868">
      <w:pPr>
        <w:pStyle w:val="NormalAshurst"/>
      </w:pPr>
      <m:oMathPara>
        <m:oMath>
          <m:sSub>
            <m:sSubPr>
              <m:ctrlPr>
                <w:rPr>
                  <w:rFonts w:ascii="Cambria Math" w:hAnsi="Cambria Math"/>
                </w:rPr>
              </m:ctrlPr>
            </m:sSubPr>
            <m:e>
              <m:r>
                <w:rPr>
                  <w:rFonts w:ascii="Cambria Math" w:hAnsi="Cambria Math"/>
                </w:rPr>
                <m:t>CC</m:t>
              </m:r>
            </m:e>
            <m:sub>
              <m:r>
                <w:rPr>
                  <w:rFonts w:ascii="Cambria Math" w:hAnsi="Cambria Math"/>
                </w:rPr>
                <m:t>i</m:t>
              </m:r>
            </m:sub>
          </m:sSub>
          <m:r>
            <m:rPr>
              <m:sty m:val="p"/>
            </m:rP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species</m:t>
              </m:r>
              <m:r>
                <m:rPr>
                  <m:sty m:val="p"/>
                </m:rPr>
                <w:rPr>
                  <w:rFonts w:ascii="Cambria Math" w:hAnsi="Cambria Math"/>
                </w:rPr>
                <m:t xml:space="preserve"> </m:t>
              </m:r>
              <m:r>
                <w:rPr>
                  <w:rFonts w:ascii="Cambria Math" w:hAnsi="Cambria Math"/>
                </w:rPr>
                <m:t>z</m:t>
              </m:r>
            </m:sub>
            <m:sup/>
            <m:e>
              <m:f>
                <m:fPr>
                  <m:ctrlPr>
                    <w:rPr>
                      <w:rFonts w:ascii="Cambria Math" w:hAnsi="Cambria Math"/>
                    </w:rPr>
                  </m:ctrlPr>
                </m:fPr>
                <m:num>
                  <m:r>
                    <m:rPr>
                      <m:sty m:val="p"/>
                    </m:rPr>
                    <w:rPr>
                      <w:rFonts w:ascii="Cambria Math" w:hAnsi="Cambria Math"/>
                    </w:rPr>
                    <m:t xml:space="preserve">12.011 * </m:t>
                  </m:r>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z</m:t>
                      </m:r>
                    </m:sub>
                  </m:sSub>
                </m:num>
                <m:den>
                  <m:sSub>
                    <m:sSubPr>
                      <m:ctrlPr>
                        <w:rPr>
                          <w:rFonts w:ascii="Cambria Math" w:hAnsi="Cambria Math"/>
                        </w:rPr>
                      </m:ctrlPr>
                    </m:sSubPr>
                    <m:e>
                      <m:r>
                        <w:rPr>
                          <w:rFonts w:ascii="Cambria Math" w:hAnsi="Cambria Math"/>
                        </w:rPr>
                        <m:t>Mr</m:t>
                      </m:r>
                    </m:e>
                    <m:sub>
                      <m:r>
                        <w:rPr>
                          <w:rFonts w:ascii="Cambria Math" w:hAnsi="Cambria Math"/>
                        </w:rPr>
                        <m:t>z</m:t>
                      </m:r>
                    </m:sub>
                  </m:sSub>
                </m:den>
              </m:f>
            </m:e>
          </m:nary>
        </m:oMath>
      </m:oMathPara>
    </w:p>
    <w:p w14:paraId="365B6A86" w14:textId="77777777" w:rsidR="00D179D6" w:rsidRPr="00462199" w:rsidRDefault="00D179D6" w:rsidP="00A04868">
      <w:pPr>
        <w:pStyle w:val="B3Ashurst"/>
      </w:pPr>
      <w:r w:rsidRPr="00462199">
        <w:t>where:</w:t>
      </w:r>
    </w:p>
    <w:tbl>
      <w:tblPr>
        <w:tblW w:w="0" w:type="auto"/>
        <w:tblInd w:w="1271" w:type="dxa"/>
        <w:tblLayout w:type="fixed"/>
        <w:tblCellMar>
          <w:left w:w="10" w:type="dxa"/>
          <w:right w:w="10" w:type="dxa"/>
        </w:tblCellMar>
        <w:tblLook w:val="04A0" w:firstRow="1" w:lastRow="0" w:firstColumn="1" w:lastColumn="0" w:noHBand="0" w:noVBand="1"/>
      </w:tblPr>
      <w:tblGrid>
        <w:gridCol w:w="1627"/>
        <w:gridCol w:w="709"/>
        <w:gridCol w:w="5897"/>
      </w:tblGrid>
      <w:tr w:rsidR="00D179D6" w:rsidRPr="00462199" w14:paraId="07C5E209" w14:textId="77777777" w:rsidTr="00A04868">
        <w:tc>
          <w:tcPr>
            <w:tcW w:w="1627" w:type="dxa"/>
            <w:tcMar>
              <w:left w:w="108" w:type="dxa"/>
              <w:right w:w="108" w:type="dxa"/>
            </w:tcMar>
          </w:tcPr>
          <w:p w14:paraId="6C125D56"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CC</m:t>
                    </m:r>
                  </m:e>
                  <m:sub>
                    <m:r>
                      <w:rPr>
                        <w:rFonts w:ascii="Cambria Math" w:eastAsia="Microsoft JhengHei" w:hAnsi="Cambria Math"/>
                      </w:rPr>
                      <m:t>i</m:t>
                    </m:r>
                  </m:sub>
                </m:sSub>
              </m:oMath>
            </m:oMathPara>
          </w:p>
        </w:tc>
        <w:tc>
          <w:tcPr>
            <w:tcW w:w="709" w:type="dxa"/>
            <w:tcMar>
              <w:left w:w="108" w:type="dxa"/>
              <w:right w:w="108" w:type="dxa"/>
            </w:tcMar>
          </w:tcPr>
          <w:p w14:paraId="17939119" w14:textId="77777777" w:rsidR="00D179D6" w:rsidRPr="00462199" w:rsidRDefault="00D179D6" w:rsidP="00A04868">
            <w:pPr>
              <w:pStyle w:val="TableAshurst"/>
            </w:pPr>
            <w:r w:rsidRPr="00462199">
              <w:t>=</w:t>
            </w:r>
          </w:p>
        </w:tc>
        <w:tc>
          <w:tcPr>
            <w:tcW w:w="5897" w:type="dxa"/>
            <w:tcMar>
              <w:left w:w="108" w:type="dxa"/>
              <w:right w:w="108" w:type="dxa"/>
            </w:tcMar>
          </w:tcPr>
          <w:p w14:paraId="13323271" w14:textId="430C632D" w:rsidR="00D179D6" w:rsidRPr="00462199" w:rsidRDefault="00D179D6" w:rsidP="00A04868">
            <w:pPr>
              <w:pStyle w:val="TableAshurst"/>
            </w:pPr>
            <w:r w:rsidRPr="00462199">
              <w:t xml:space="preserve">means the CC of the </w:t>
            </w:r>
            <w:r w:rsidR="00585399">
              <w:t>Feedstock Gas</w:t>
            </w:r>
            <w:r w:rsidRPr="00462199">
              <w:t xml:space="preserve"> in a Reporting Unit, </w:t>
            </w:r>
            <w:r w:rsidRPr="00462199">
              <w:rPr>
                <w:i/>
              </w:rPr>
              <w:t>i</w:t>
            </w:r>
          </w:p>
        </w:tc>
      </w:tr>
      <w:tr w:rsidR="00D179D6" w:rsidRPr="00462199" w14:paraId="78CC0CD0" w14:textId="77777777" w:rsidTr="00A04868">
        <w:tc>
          <w:tcPr>
            <w:tcW w:w="1627" w:type="dxa"/>
            <w:tcMar>
              <w:left w:w="108" w:type="dxa"/>
              <w:right w:w="108" w:type="dxa"/>
            </w:tcMar>
          </w:tcPr>
          <w:p w14:paraId="4D7D2399" w14:textId="5BD2A463" w:rsidR="00D179D6" w:rsidRPr="00CB437C" w:rsidRDefault="00CB437C" w:rsidP="00A04868">
            <w:pPr>
              <w:pStyle w:val="TableAshurst"/>
            </w:pPr>
            <m:oMathPara>
              <m:oMathParaPr>
                <m:jc m:val="left"/>
              </m:oMathParaPr>
              <m:oMath>
                <m:r>
                  <m:rPr>
                    <m:sty m:val="p"/>
                  </m:rPr>
                  <w:rPr>
                    <w:rFonts w:ascii="Cambria Math" w:hAnsi="Cambria Math"/>
                  </w:rPr>
                  <m:t>12.011</m:t>
                </m:r>
              </m:oMath>
            </m:oMathPara>
          </w:p>
        </w:tc>
        <w:tc>
          <w:tcPr>
            <w:tcW w:w="709" w:type="dxa"/>
            <w:tcMar>
              <w:left w:w="108" w:type="dxa"/>
              <w:right w:w="108" w:type="dxa"/>
            </w:tcMar>
          </w:tcPr>
          <w:p w14:paraId="54CB847D" w14:textId="77777777" w:rsidR="00D179D6" w:rsidRPr="00462199" w:rsidRDefault="00D179D6" w:rsidP="00A04868">
            <w:pPr>
              <w:pStyle w:val="TableAshurst"/>
            </w:pPr>
            <w:r w:rsidRPr="00462199">
              <w:t>=</w:t>
            </w:r>
          </w:p>
        </w:tc>
        <w:tc>
          <w:tcPr>
            <w:tcW w:w="5897" w:type="dxa"/>
            <w:tcMar>
              <w:left w:w="108" w:type="dxa"/>
              <w:right w:w="108" w:type="dxa"/>
            </w:tcMar>
          </w:tcPr>
          <w:p w14:paraId="1EA69C6F" w14:textId="77777777" w:rsidR="00D179D6" w:rsidRPr="00462199" w:rsidRDefault="00D179D6" w:rsidP="00A04868">
            <w:pPr>
              <w:pStyle w:val="TableAshurst"/>
            </w:pPr>
            <w:r w:rsidRPr="00462199">
              <w:t>is the atomic mass of carbon (</w:t>
            </w:r>
            <w:r w:rsidRPr="00462199">
              <w:rPr>
                <w:i/>
              </w:rPr>
              <w:t>expressed in g/mol</w:t>
            </w:r>
            <w:r w:rsidRPr="00462199">
              <w:t>), which is a constant</w:t>
            </w:r>
          </w:p>
        </w:tc>
      </w:tr>
      <w:tr w:rsidR="00D179D6" w:rsidRPr="00462199" w14:paraId="685D5731" w14:textId="77777777" w:rsidTr="00A04868">
        <w:tc>
          <w:tcPr>
            <w:tcW w:w="1627" w:type="dxa"/>
            <w:tcMar>
              <w:left w:w="108" w:type="dxa"/>
              <w:right w:w="108" w:type="dxa"/>
            </w:tcMar>
          </w:tcPr>
          <w:p w14:paraId="47147422"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z</m:t>
                    </m:r>
                  </m:sub>
                </m:sSub>
              </m:oMath>
            </m:oMathPara>
          </w:p>
        </w:tc>
        <w:tc>
          <w:tcPr>
            <w:tcW w:w="709" w:type="dxa"/>
            <w:tcMar>
              <w:left w:w="108" w:type="dxa"/>
              <w:right w:w="108" w:type="dxa"/>
            </w:tcMar>
          </w:tcPr>
          <w:p w14:paraId="76B81DD5" w14:textId="77777777" w:rsidR="00D179D6" w:rsidRPr="00462199" w:rsidRDefault="00D179D6" w:rsidP="00A04868">
            <w:pPr>
              <w:pStyle w:val="TableAshurst"/>
            </w:pPr>
            <w:r w:rsidRPr="00462199">
              <w:t>=</w:t>
            </w:r>
          </w:p>
        </w:tc>
        <w:tc>
          <w:tcPr>
            <w:tcW w:w="5897" w:type="dxa"/>
            <w:tcMar>
              <w:left w:w="108" w:type="dxa"/>
              <w:right w:w="108" w:type="dxa"/>
            </w:tcMar>
          </w:tcPr>
          <w:p w14:paraId="105D5A49" w14:textId="4D458226" w:rsidR="00D179D6" w:rsidRPr="00462199" w:rsidRDefault="00D179D6" w:rsidP="00A04868">
            <w:pPr>
              <w:pStyle w:val="TableAshurst"/>
            </w:pPr>
            <w:r w:rsidRPr="00462199">
              <w:t xml:space="preserve">means the number of carbon atoms in each species </w:t>
            </w:r>
            <w:r w:rsidRPr="00462199">
              <w:rPr>
                <w:i/>
              </w:rPr>
              <w:t>z</w:t>
            </w:r>
            <w:r w:rsidRPr="00462199">
              <w:t xml:space="preserve"> within the </w:t>
            </w:r>
            <w:r w:rsidR="00585399">
              <w:t>Feedstock Gas</w:t>
            </w:r>
          </w:p>
        </w:tc>
      </w:tr>
      <w:tr w:rsidR="00D179D6" w:rsidRPr="00462199" w14:paraId="738E92C8" w14:textId="77777777" w:rsidTr="00A04868">
        <w:tc>
          <w:tcPr>
            <w:tcW w:w="1627" w:type="dxa"/>
            <w:tcMar>
              <w:left w:w="108" w:type="dxa"/>
              <w:right w:w="108" w:type="dxa"/>
            </w:tcMar>
          </w:tcPr>
          <w:p w14:paraId="5FE6E73D"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w</m:t>
                    </m:r>
                  </m:e>
                  <m:sub>
                    <m:r>
                      <w:rPr>
                        <w:rFonts w:ascii="Cambria Math" w:hAnsi="Cambria Math"/>
                      </w:rPr>
                      <m:t>z</m:t>
                    </m:r>
                  </m:sub>
                </m:sSub>
              </m:oMath>
            </m:oMathPara>
          </w:p>
        </w:tc>
        <w:tc>
          <w:tcPr>
            <w:tcW w:w="709" w:type="dxa"/>
            <w:tcMar>
              <w:left w:w="108" w:type="dxa"/>
              <w:right w:w="108" w:type="dxa"/>
            </w:tcMar>
          </w:tcPr>
          <w:p w14:paraId="3841F357" w14:textId="77777777" w:rsidR="00D179D6" w:rsidRPr="00462199" w:rsidRDefault="00D179D6" w:rsidP="00A04868">
            <w:pPr>
              <w:pStyle w:val="TableAshurst"/>
            </w:pPr>
            <w:r w:rsidRPr="00462199">
              <w:t>=</w:t>
            </w:r>
          </w:p>
        </w:tc>
        <w:tc>
          <w:tcPr>
            <w:tcW w:w="5897" w:type="dxa"/>
            <w:tcMar>
              <w:left w:w="108" w:type="dxa"/>
              <w:right w:w="108" w:type="dxa"/>
            </w:tcMar>
          </w:tcPr>
          <w:p w14:paraId="552124D3" w14:textId="291120C9" w:rsidR="00D179D6" w:rsidRPr="00462199" w:rsidRDefault="00D179D6" w:rsidP="00A04868">
            <w:pPr>
              <w:pStyle w:val="TableAshurst"/>
            </w:pPr>
            <w:r w:rsidRPr="00462199">
              <w:t xml:space="preserve">means the mass fraction of each species </w:t>
            </w:r>
            <w:r w:rsidRPr="00462199">
              <w:rPr>
                <w:i/>
              </w:rPr>
              <w:t>z</w:t>
            </w:r>
            <w:r w:rsidRPr="00462199">
              <w:t xml:space="preserve"> within the </w:t>
            </w:r>
            <w:r w:rsidR="00585399">
              <w:t>Feedstock Gas</w:t>
            </w:r>
            <w:r w:rsidRPr="00462199">
              <w:t xml:space="preserve">, determined by compositional analysis of the </w:t>
            </w:r>
            <w:r w:rsidR="00585399">
              <w:t>Feedstock Gas</w:t>
            </w:r>
            <w:r w:rsidRPr="00462199">
              <w:t xml:space="preserve"> using the </w:t>
            </w:r>
            <w:r w:rsidR="00585399">
              <w:t>Feedstock Gas</w:t>
            </w:r>
            <w:r w:rsidRPr="00462199">
              <w:t xml:space="preserve"> Analysis Equipment, or otherwise if permitted under paragraph </w:t>
            </w:r>
            <w:r>
              <w:fldChar w:fldCharType="begin"/>
            </w:r>
            <w:r>
              <w:instrText xml:space="preserve"> REF _Ref144116685 \w \h </w:instrText>
            </w:r>
            <w:r>
              <w:fldChar w:fldCharType="separate"/>
            </w:r>
            <w:del w:id="8708" w:author="Faqir, Sofia (Energy Security)" w:date="2023-11-12T19:47:00Z">
              <w:r w:rsidR="00E473FC">
                <w:delText>2.3</w:delText>
              </w:r>
            </w:del>
            <w:r>
              <w:fldChar w:fldCharType="end"/>
            </w:r>
            <w:r w:rsidRPr="00462199">
              <w:t>.</w:t>
            </w:r>
          </w:p>
        </w:tc>
      </w:tr>
      <w:tr w:rsidR="00D179D6" w:rsidRPr="00462199" w14:paraId="7A4F3257" w14:textId="77777777" w:rsidTr="00A04868">
        <w:tc>
          <w:tcPr>
            <w:tcW w:w="1627" w:type="dxa"/>
            <w:tcMar>
              <w:left w:w="108" w:type="dxa"/>
              <w:right w:w="108" w:type="dxa"/>
            </w:tcMar>
          </w:tcPr>
          <w:p w14:paraId="3FA20495"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Mr</m:t>
                    </m:r>
                  </m:e>
                  <m:sub>
                    <m:r>
                      <w:rPr>
                        <w:rFonts w:ascii="Cambria Math" w:hAnsi="Cambria Math"/>
                      </w:rPr>
                      <m:t>z</m:t>
                    </m:r>
                  </m:sub>
                </m:sSub>
              </m:oMath>
            </m:oMathPara>
          </w:p>
        </w:tc>
        <w:tc>
          <w:tcPr>
            <w:tcW w:w="709" w:type="dxa"/>
            <w:tcMar>
              <w:left w:w="108" w:type="dxa"/>
              <w:right w:w="108" w:type="dxa"/>
            </w:tcMar>
          </w:tcPr>
          <w:p w14:paraId="4596A0C5" w14:textId="77777777" w:rsidR="00D179D6" w:rsidRPr="00462199" w:rsidRDefault="00D179D6" w:rsidP="00A04868">
            <w:pPr>
              <w:pStyle w:val="TableAshurst"/>
            </w:pPr>
            <w:r w:rsidRPr="00462199">
              <w:t>=</w:t>
            </w:r>
          </w:p>
        </w:tc>
        <w:tc>
          <w:tcPr>
            <w:tcW w:w="5897" w:type="dxa"/>
            <w:tcMar>
              <w:left w:w="108" w:type="dxa"/>
              <w:right w:w="108" w:type="dxa"/>
            </w:tcMar>
          </w:tcPr>
          <w:p w14:paraId="3EA27AD6" w14:textId="71CE0B17" w:rsidR="00D179D6" w:rsidRPr="00462199" w:rsidRDefault="00D179D6" w:rsidP="00A04868">
            <w:pPr>
              <w:pStyle w:val="TableAshurst"/>
            </w:pPr>
            <w:r w:rsidRPr="00462199">
              <w:t xml:space="preserve">means the molar mass of each species </w:t>
            </w:r>
            <w:r w:rsidRPr="00462199">
              <w:rPr>
                <w:i/>
              </w:rPr>
              <w:t>z</w:t>
            </w:r>
            <w:r w:rsidRPr="00462199">
              <w:t xml:space="preserve"> (</w:t>
            </w:r>
            <w:r w:rsidRPr="00462199">
              <w:rPr>
                <w:i/>
              </w:rPr>
              <w:t>expressed in g/mol</w:t>
            </w:r>
            <w:r w:rsidRPr="00462199">
              <w:t xml:space="preserve">) within the </w:t>
            </w:r>
            <w:r w:rsidR="00585399">
              <w:t>Feedstock Gas</w:t>
            </w:r>
          </w:p>
        </w:tc>
      </w:tr>
    </w:tbl>
    <w:p w14:paraId="4B4B2233" w14:textId="088C63B3" w:rsidR="00D179D6" w:rsidRPr="00462199" w:rsidRDefault="00D179D6" w:rsidP="00A04868">
      <w:pPr>
        <w:pStyle w:val="SH4Ashurst"/>
      </w:pPr>
      <w:bookmarkStart w:id="8709" w:name="_Ref144116714"/>
      <w:r w:rsidRPr="00462199">
        <w:t xml:space="preserve">the Measured </w:t>
      </w:r>
      <w:r w:rsidR="00585399">
        <w:t>Feedstock Gas</w:t>
      </w:r>
      <w:r w:rsidRPr="00462199">
        <w:t xml:space="preserve"> Energy Input (</w:t>
      </w:r>
      <w:r w:rsidRPr="00462199">
        <w:rPr>
          <w:i/>
        </w:rPr>
        <w:t>expressed in MJ LHV</w:t>
      </w:r>
      <w:r w:rsidRPr="00462199">
        <w:t xml:space="preserve">), in each Reporting Unit </w:t>
      </w:r>
      <w:r w:rsidRPr="00462199">
        <w:rPr>
          <w:i/>
        </w:rPr>
        <w:t>(i)</w:t>
      </w:r>
      <w:r w:rsidRPr="00462199">
        <w:t>, calculated as follows:</w:t>
      </w:r>
      <w:bookmarkEnd w:id="8709"/>
    </w:p>
    <w:p w14:paraId="1C6BDC44" w14:textId="77777777" w:rsidR="00D179D6" w:rsidRPr="00462199" w:rsidRDefault="00F47FCB" w:rsidP="00A04868">
      <w:pPr>
        <w:pStyle w:val="NormalAshurst"/>
      </w:pPr>
      <m:oMathPara>
        <m:oMath>
          <m:sSub>
            <m:sSubPr>
              <m:ctrlPr>
                <w:rPr>
                  <w:rFonts w:ascii="Cambria Math" w:hAnsi="Cambria Math"/>
                </w:rPr>
              </m:ctrlPr>
            </m:sSubPr>
            <m:e>
              <m:r>
                <w:rPr>
                  <w:rFonts w:ascii="Cambria Math" w:hAnsi="Cambria Math"/>
                </w:rPr>
                <m:t>Energy</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NCV</m:t>
              </m:r>
            </m:e>
            <m:sub>
              <m:r>
                <w:rPr>
                  <w:rFonts w:ascii="Cambria Math" w:hAnsi="Cambria Math"/>
                </w:rPr>
                <m:t>i</m:t>
              </m:r>
            </m:sub>
          </m:sSub>
          <m:r>
            <m:rPr>
              <m:sty m:val="p"/>
            </m:rPr>
            <w:rPr>
              <w:rFonts w:ascii="Cambria Math" w:hAnsi="Cambria Math"/>
            </w:rPr>
            <m:t>*1000</m:t>
          </m:r>
        </m:oMath>
      </m:oMathPara>
    </w:p>
    <w:p w14:paraId="70EDD918" w14:textId="77777777" w:rsidR="00D179D6" w:rsidRPr="00462199" w:rsidRDefault="00D179D6" w:rsidP="00A04868">
      <w:pPr>
        <w:pStyle w:val="B3Ashurst"/>
      </w:pPr>
      <w:r w:rsidRPr="00462199">
        <w:t>where:</w:t>
      </w:r>
    </w:p>
    <w:tbl>
      <w:tblPr>
        <w:tblW w:w="0" w:type="auto"/>
        <w:tblInd w:w="1271" w:type="dxa"/>
        <w:tblCellMar>
          <w:left w:w="10" w:type="dxa"/>
          <w:right w:w="10" w:type="dxa"/>
        </w:tblCellMar>
        <w:tblLook w:val="04A0" w:firstRow="1" w:lastRow="0" w:firstColumn="1" w:lastColumn="0" w:noHBand="0" w:noVBand="1"/>
      </w:tblPr>
      <w:tblGrid>
        <w:gridCol w:w="1627"/>
        <w:gridCol w:w="700"/>
        <w:gridCol w:w="5429"/>
      </w:tblGrid>
      <w:tr w:rsidR="00D179D6" w:rsidRPr="00462199" w14:paraId="710B2CEC" w14:textId="77777777" w:rsidTr="00A04868">
        <w:tc>
          <w:tcPr>
            <w:tcW w:w="1627" w:type="dxa"/>
            <w:tcMar>
              <w:left w:w="108" w:type="dxa"/>
              <w:right w:w="108" w:type="dxa"/>
            </w:tcMar>
          </w:tcPr>
          <w:p w14:paraId="6FAE56FE"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Energy</m:t>
                    </m:r>
                  </m:e>
                  <m:sub>
                    <m:r>
                      <w:rPr>
                        <w:rFonts w:ascii="Cambria Math" w:hAnsi="Cambria Math"/>
                      </w:rPr>
                      <m:t>i</m:t>
                    </m:r>
                  </m:sub>
                </m:sSub>
              </m:oMath>
            </m:oMathPara>
          </w:p>
        </w:tc>
        <w:tc>
          <w:tcPr>
            <w:tcW w:w="700" w:type="dxa"/>
            <w:tcMar>
              <w:left w:w="108" w:type="dxa"/>
              <w:right w:w="108" w:type="dxa"/>
            </w:tcMar>
          </w:tcPr>
          <w:p w14:paraId="0E4C300F" w14:textId="77777777" w:rsidR="00D179D6" w:rsidRPr="00462199" w:rsidRDefault="00D179D6" w:rsidP="00A04868">
            <w:pPr>
              <w:pStyle w:val="TableAshurst"/>
            </w:pPr>
            <w:r w:rsidRPr="00462199">
              <w:t>=</w:t>
            </w:r>
          </w:p>
        </w:tc>
        <w:tc>
          <w:tcPr>
            <w:tcW w:w="5429" w:type="dxa"/>
            <w:tcMar>
              <w:left w:w="108" w:type="dxa"/>
              <w:right w:w="108" w:type="dxa"/>
            </w:tcMar>
          </w:tcPr>
          <w:p w14:paraId="1BDC6493" w14:textId="2FC2A15A" w:rsidR="00D179D6" w:rsidRPr="00462199" w:rsidRDefault="00D179D6" w:rsidP="00A04868">
            <w:pPr>
              <w:pStyle w:val="TableAshurst"/>
            </w:pPr>
            <w:r w:rsidRPr="00462199">
              <w:t xml:space="preserve">means the Measured </w:t>
            </w:r>
            <w:r w:rsidR="00585399">
              <w:t>Feedstock Gas</w:t>
            </w:r>
            <w:r w:rsidRPr="00462199">
              <w:t xml:space="preserve"> Energy Input (</w:t>
            </w:r>
            <w:r w:rsidRPr="00462199">
              <w:rPr>
                <w:i/>
              </w:rPr>
              <w:t>expressed in MJ LHV</w:t>
            </w:r>
            <w:r w:rsidRPr="00462199">
              <w:t xml:space="preserve">) in each Reporting Unit </w:t>
            </w:r>
            <w:r w:rsidRPr="00462199">
              <w:rPr>
                <w:i/>
              </w:rPr>
              <w:t>(i)</w:t>
            </w:r>
          </w:p>
        </w:tc>
      </w:tr>
      <w:tr w:rsidR="00D179D6" w:rsidRPr="00462199" w14:paraId="122FC066" w14:textId="77777777" w:rsidTr="00A04868">
        <w:tc>
          <w:tcPr>
            <w:tcW w:w="1627" w:type="dxa"/>
            <w:tcMar>
              <w:left w:w="108" w:type="dxa"/>
              <w:right w:w="108" w:type="dxa"/>
            </w:tcMar>
          </w:tcPr>
          <w:p w14:paraId="54C74B8D"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Mass</m:t>
                    </m:r>
                  </m:e>
                  <m:sub>
                    <m:r>
                      <w:rPr>
                        <w:rFonts w:ascii="Cambria Math" w:hAnsi="Cambria Math"/>
                      </w:rPr>
                      <m:t>i</m:t>
                    </m:r>
                  </m:sub>
                </m:sSub>
              </m:oMath>
            </m:oMathPara>
          </w:p>
        </w:tc>
        <w:tc>
          <w:tcPr>
            <w:tcW w:w="700" w:type="dxa"/>
            <w:tcMar>
              <w:left w:w="108" w:type="dxa"/>
              <w:right w:w="108" w:type="dxa"/>
            </w:tcMar>
          </w:tcPr>
          <w:p w14:paraId="7CAA36C3" w14:textId="77777777" w:rsidR="00D179D6" w:rsidRPr="00462199" w:rsidRDefault="00D179D6" w:rsidP="00A04868">
            <w:pPr>
              <w:pStyle w:val="TableAshurst"/>
            </w:pPr>
            <w:r w:rsidRPr="00462199">
              <w:t>=</w:t>
            </w:r>
          </w:p>
        </w:tc>
        <w:tc>
          <w:tcPr>
            <w:tcW w:w="5429" w:type="dxa"/>
            <w:tcMar>
              <w:left w:w="108" w:type="dxa"/>
              <w:right w:w="108" w:type="dxa"/>
            </w:tcMar>
          </w:tcPr>
          <w:p w14:paraId="2903CF2D" w14:textId="58B4CB71" w:rsidR="00D179D6" w:rsidRPr="00462199" w:rsidRDefault="00D179D6" w:rsidP="00A04868">
            <w:pPr>
              <w:pStyle w:val="TableAshurst"/>
            </w:pPr>
            <w:r w:rsidRPr="00462199">
              <w:t xml:space="preserve">means the Measured </w:t>
            </w:r>
            <w:r w:rsidR="00585399">
              <w:t>Feedstock Gas</w:t>
            </w:r>
            <w:r w:rsidRPr="00462199">
              <w:t xml:space="preserve"> Mass Input (</w:t>
            </w:r>
            <w:r w:rsidRPr="00462199">
              <w:rPr>
                <w:i/>
              </w:rPr>
              <w:t>expressed in tonnes, dry gas</w:t>
            </w:r>
            <w:r w:rsidRPr="00462199">
              <w:t xml:space="preserve">) in each Reporting Unit </w:t>
            </w:r>
            <w:r w:rsidRPr="00462199">
              <w:rPr>
                <w:i/>
              </w:rPr>
              <w:t>(i)</w:t>
            </w:r>
          </w:p>
        </w:tc>
      </w:tr>
      <w:tr w:rsidR="00D179D6" w:rsidRPr="00462199" w14:paraId="77A05BBF" w14:textId="77777777" w:rsidTr="00A04868">
        <w:tc>
          <w:tcPr>
            <w:tcW w:w="1627" w:type="dxa"/>
            <w:tcMar>
              <w:left w:w="108" w:type="dxa"/>
              <w:right w:w="108" w:type="dxa"/>
            </w:tcMar>
          </w:tcPr>
          <w:p w14:paraId="4CF4D4BB" w14:textId="77777777" w:rsidR="00D179D6" w:rsidRPr="00462199" w:rsidRDefault="00F47FCB" w:rsidP="00A04868">
            <w:pPr>
              <w:pStyle w:val="TableAshurst"/>
            </w:pPr>
            <m:oMathPara>
              <m:oMathParaPr>
                <m:jc m:val="left"/>
              </m:oMathParaPr>
              <m:oMath>
                <m:sSub>
                  <m:sSubPr>
                    <m:ctrlPr>
                      <w:rPr>
                        <w:rFonts w:ascii="Cambria Math" w:hAnsi="Cambria Math"/>
                      </w:rPr>
                    </m:ctrlPr>
                  </m:sSubPr>
                  <m:e>
                    <m:r>
                      <w:rPr>
                        <w:rFonts w:ascii="Cambria Math" w:hAnsi="Cambria Math"/>
                      </w:rPr>
                      <m:t>NCV</m:t>
                    </m:r>
                  </m:e>
                  <m:sub>
                    <m:r>
                      <w:rPr>
                        <w:rFonts w:ascii="Cambria Math" w:hAnsi="Cambria Math"/>
                      </w:rPr>
                      <m:t>i</m:t>
                    </m:r>
                  </m:sub>
                </m:sSub>
              </m:oMath>
            </m:oMathPara>
          </w:p>
        </w:tc>
        <w:tc>
          <w:tcPr>
            <w:tcW w:w="700" w:type="dxa"/>
            <w:tcMar>
              <w:left w:w="108" w:type="dxa"/>
              <w:right w:w="108" w:type="dxa"/>
            </w:tcMar>
          </w:tcPr>
          <w:p w14:paraId="6791F54E" w14:textId="77777777" w:rsidR="00D179D6" w:rsidRPr="00462199" w:rsidRDefault="00D179D6" w:rsidP="00A04868">
            <w:pPr>
              <w:pStyle w:val="TableAshurst"/>
            </w:pPr>
            <w:r w:rsidRPr="00462199">
              <w:t>=</w:t>
            </w:r>
          </w:p>
        </w:tc>
        <w:tc>
          <w:tcPr>
            <w:tcW w:w="5429" w:type="dxa"/>
            <w:tcMar>
              <w:left w:w="108" w:type="dxa"/>
              <w:right w:w="108" w:type="dxa"/>
            </w:tcMar>
          </w:tcPr>
          <w:p w14:paraId="657C9656" w14:textId="767D1C3F" w:rsidR="00D179D6" w:rsidRPr="00462199" w:rsidRDefault="00D179D6" w:rsidP="00A04868">
            <w:pPr>
              <w:pStyle w:val="TableAshurst"/>
            </w:pPr>
            <w:r w:rsidRPr="00462199">
              <w:t xml:space="preserve">means the net calorific value (lower heating value) of </w:t>
            </w:r>
            <w:r w:rsidR="00585399">
              <w:t>Feedstock Gas</w:t>
            </w:r>
            <w:r w:rsidRPr="00462199">
              <w:t xml:space="preserve"> (</w:t>
            </w:r>
            <w:r w:rsidRPr="00462199">
              <w:rPr>
                <w:i/>
              </w:rPr>
              <w:t>expressed in MJ/kg</w:t>
            </w:r>
            <w:r w:rsidRPr="00462199">
              <w:t xml:space="preserve">) in each Reporting Unit </w:t>
            </w:r>
            <w:r w:rsidRPr="00462199">
              <w:rPr>
                <w:i/>
              </w:rPr>
              <w:t>(i)</w:t>
            </w:r>
          </w:p>
        </w:tc>
      </w:tr>
    </w:tbl>
    <w:p w14:paraId="5DECADEA" w14:textId="38B18F61" w:rsidR="00D179D6" w:rsidRPr="00462199" w:rsidRDefault="00D179D6" w:rsidP="00A04868">
      <w:pPr>
        <w:pStyle w:val="B3Ashurst"/>
      </w:pPr>
      <w:r w:rsidRPr="00462199">
        <w:t xml:space="preserve">((C)(i) to (vi) are together the </w:t>
      </w:r>
      <w:r w:rsidRPr="00462199">
        <w:rPr>
          <w:b/>
          <w:bCs/>
        </w:rPr>
        <w:t>"</w:t>
      </w:r>
      <w:r w:rsidR="00585399">
        <w:rPr>
          <w:b/>
          <w:bCs/>
        </w:rPr>
        <w:t>Feedstock Gas</w:t>
      </w:r>
      <w:r w:rsidRPr="00462199">
        <w:rPr>
          <w:b/>
          <w:bCs/>
        </w:rPr>
        <w:t xml:space="preserve"> Secondary Data"</w:t>
      </w:r>
      <w:r w:rsidRPr="00462199">
        <w:t>).</w:t>
      </w:r>
    </w:p>
    <w:p w14:paraId="5BD8C9D7" w14:textId="77777777" w:rsidR="00D179D6" w:rsidRPr="00462199" w:rsidRDefault="00D179D6" w:rsidP="005B3BB9">
      <w:pPr>
        <w:pStyle w:val="NormalBoldAshurst"/>
      </w:pPr>
      <w:r w:rsidRPr="00462199">
        <w:rPr>
          <w:i/>
        </w:rPr>
        <w:t>Invalid Reporting Units</w:t>
      </w:r>
    </w:p>
    <w:p w14:paraId="26C42329" w14:textId="77777777" w:rsidR="00D179D6" w:rsidRPr="00462199" w:rsidRDefault="00D179D6" w:rsidP="00A04868">
      <w:pPr>
        <w:pStyle w:val="SH2Ashurst"/>
      </w:pPr>
      <w:bookmarkStart w:id="8710" w:name="_Ref144116715"/>
      <w:r w:rsidRPr="00462199">
        <w:t>If during a Reporting Unit:</w:t>
      </w:r>
      <w:bookmarkEnd w:id="8710"/>
    </w:p>
    <w:p w14:paraId="4D859E81" w14:textId="0ED644B3" w:rsidR="00D179D6" w:rsidRPr="00462199" w:rsidRDefault="00D179D6" w:rsidP="00A04868">
      <w:pPr>
        <w:pStyle w:val="SH3Ashurst"/>
      </w:pPr>
      <w:bookmarkStart w:id="8711" w:name="_Ref144116716"/>
      <w:r w:rsidRPr="00462199">
        <w:t xml:space="preserve">there are fewer than twenty nine (29) minutes of </w:t>
      </w:r>
      <w:r w:rsidR="00585399">
        <w:t>Feedstock Gas</w:t>
      </w:r>
      <w:r w:rsidRPr="00462199">
        <w:t xml:space="preserve"> Measurement Data; or</w:t>
      </w:r>
      <w:bookmarkEnd w:id="8711"/>
    </w:p>
    <w:p w14:paraId="1A1EA710" w14:textId="77777777" w:rsidR="00D179D6" w:rsidRPr="00462199" w:rsidRDefault="00D179D6" w:rsidP="00A04868">
      <w:pPr>
        <w:pStyle w:val="SH3Ashurst"/>
      </w:pPr>
      <w:bookmarkStart w:id="8712" w:name="_Ref144116717"/>
      <w:r w:rsidRPr="00462199">
        <w:t>there is greater than one (1) minute of Inaccurate Measurement Data,</w:t>
      </w:r>
      <w:bookmarkEnd w:id="8712"/>
    </w:p>
    <w:p w14:paraId="24FBCF61" w14:textId="37B20B55" w:rsidR="00D179D6" w:rsidRPr="00462199" w:rsidRDefault="00D179D6" w:rsidP="005B3BB9">
      <w:pPr>
        <w:pStyle w:val="B12Ashurst"/>
      </w:pPr>
      <w:r w:rsidRPr="00462199">
        <w:t xml:space="preserve">then such Reporting Unit shall be invalid (a </w:t>
      </w:r>
      <w:r w:rsidRPr="00462199">
        <w:rPr>
          <w:b/>
        </w:rPr>
        <w:t>"</w:t>
      </w:r>
      <w:r w:rsidR="00585399">
        <w:rPr>
          <w:b/>
        </w:rPr>
        <w:t>Feedstock Gas</w:t>
      </w:r>
      <w:r w:rsidRPr="00462199">
        <w:rPr>
          <w:b/>
        </w:rPr>
        <w:t xml:space="preserve"> Invalid Reporting Unit"</w:t>
      </w:r>
      <w:r w:rsidRPr="00462199">
        <w:t xml:space="preserve">) unless the LCHA Counterparty determines in its absolute discretion that such Reporting Unit shall be treated as valid, in which case it shall no longer be treated as a </w:t>
      </w:r>
      <w:r w:rsidR="00585399">
        <w:t>Feedstock Gas</w:t>
      </w:r>
      <w:r w:rsidRPr="00462199">
        <w:t xml:space="preserve"> Invalid Reporting Unit. The Measured Hydrogen Output during such </w:t>
      </w:r>
      <w:r w:rsidR="00585399">
        <w:t>Feedstock Gas</w:t>
      </w:r>
      <w:r w:rsidRPr="00462199">
        <w:t xml:space="preserve"> Invalid Reporting Unit shall: (i) be deemed not to be LCHS Compliant; (ii) not form part of the calculation of any Weighted Average Consignments for LCHS purposes; and (iii) be deemed to be Non-Qualifying Volumes.</w:t>
      </w:r>
    </w:p>
    <w:p w14:paraId="6B4F8969" w14:textId="77777777" w:rsidR="00D179D6" w:rsidRPr="00462199" w:rsidRDefault="00D179D6" w:rsidP="00A04868">
      <w:pPr>
        <w:pStyle w:val="SH2Ashurst"/>
      </w:pPr>
      <w:bookmarkStart w:id="8713" w:name="_Ref144116718"/>
      <w:r w:rsidRPr="00462199">
        <w:t>If:</w:t>
      </w:r>
      <w:bookmarkEnd w:id="8713"/>
    </w:p>
    <w:p w14:paraId="655784CB" w14:textId="44699D36" w:rsidR="00D179D6" w:rsidRPr="00462199" w:rsidRDefault="00D179D6" w:rsidP="00A04868">
      <w:pPr>
        <w:pStyle w:val="SH3Ashurst"/>
      </w:pPr>
      <w:bookmarkStart w:id="8714" w:name="_Ref144116719"/>
      <w:r w:rsidRPr="00462199">
        <w:t xml:space="preserve">there are greater than two hundred and forty (240) </w:t>
      </w:r>
      <w:r w:rsidR="00585399">
        <w:t>Feedstock Gas</w:t>
      </w:r>
      <w:r w:rsidRPr="00462199">
        <w:t xml:space="preserve"> Invalid Reporting Units in a Billing Period; or</w:t>
      </w:r>
      <w:bookmarkEnd w:id="8714"/>
    </w:p>
    <w:p w14:paraId="698E3F21" w14:textId="1E815334" w:rsidR="00D179D6" w:rsidRPr="00462199" w:rsidRDefault="00D179D6" w:rsidP="00A04868">
      <w:pPr>
        <w:pStyle w:val="SH3Ashurst"/>
      </w:pPr>
      <w:bookmarkStart w:id="8715" w:name="_Ref144116720"/>
      <w:r w:rsidRPr="00462199">
        <w:t xml:space="preserve">there are greater than nine hundred and sixty (960) </w:t>
      </w:r>
      <w:r w:rsidR="00585399">
        <w:t>Feedstock Gas</w:t>
      </w:r>
      <w:r w:rsidRPr="00462199">
        <w:t xml:space="preserve"> Invalid Reporting Units within any twelve (12) consecutive Billing Periods,</w:t>
      </w:r>
      <w:bookmarkEnd w:id="8715"/>
    </w:p>
    <w:p w14:paraId="1118B799" w14:textId="11237E90" w:rsidR="00D179D6" w:rsidRPr="00462199" w:rsidRDefault="00D179D6" w:rsidP="005B3BB9">
      <w:pPr>
        <w:pStyle w:val="B12Ashurst"/>
      </w:pPr>
      <w:r w:rsidRPr="00462199">
        <w:t xml:space="preserve">then the Producer shall be deemed to be in breach of a Measurement Data Obligation for the purposes of </w:t>
      </w:r>
      <w:r w:rsidR="007248B2" w:rsidRPr="007248B2">
        <w:t>Condition</w:t>
      </w:r>
      <w:r w:rsidRPr="00462199">
        <w:t xml:space="preserve"> </w:t>
      </w:r>
      <w:r w:rsidR="006E6179">
        <w:fldChar w:fldCharType="begin"/>
      </w:r>
      <w:r w:rsidR="006E6179">
        <w:instrText xml:space="preserve"> REF _Ref144483978 \n \h </w:instrText>
      </w:r>
      <w:r w:rsidR="006E6179">
        <w:fldChar w:fldCharType="separate"/>
      </w:r>
      <w:del w:id="8716" w:author="Faqir, Sofia (Energy Security)" w:date="2023-11-12T19:47:00Z">
        <w:r w:rsidR="00E473FC">
          <w:delText>32</w:delText>
        </w:r>
      </w:del>
      <w:r w:rsidR="006E6179">
        <w:fldChar w:fldCharType="end"/>
      </w:r>
      <w:r w:rsidRPr="00462199">
        <w:t xml:space="preserve"> (</w:t>
      </w:r>
      <w:r w:rsidRPr="00462199">
        <w:rPr>
          <w:i/>
        </w:rPr>
        <w:t>Producer Undertakings: Measurement Data</w:t>
      </w:r>
      <w:r w:rsidRPr="00462199">
        <w:t>).</w:t>
      </w:r>
    </w:p>
    <w:p w14:paraId="7C481D8E" w14:textId="77777777" w:rsidR="00D179D6" w:rsidRPr="00462199" w:rsidRDefault="00D179D6" w:rsidP="000D76C6">
      <w:pPr>
        <w:pStyle w:val="SH1Ashurst"/>
      </w:pPr>
      <w:bookmarkStart w:id="8717" w:name="_Ref144116721"/>
      <w:r w:rsidRPr="00462199">
        <w:t>UNCERTAINTY REQUIREMENTS</w:t>
      </w:r>
      <w:bookmarkEnd w:id="8717"/>
    </w:p>
    <w:p w14:paraId="75A2BA88" w14:textId="77777777" w:rsidR="00D179D6" w:rsidRPr="00462199" w:rsidRDefault="00D179D6" w:rsidP="005B3BB9">
      <w:pPr>
        <w:pStyle w:val="NormalBoldAshurst"/>
      </w:pPr>
      <w:r w:rsidRPr="00462199">
        <w:rPr>
          <w:i/>
        </w:rPr>
        <w:t>Overall Measurement Uncertainty Requirement</w:t>
      </w:r>
    </w:p>
    <w:p w14:paraId="7EDAED9C" w14:textId="5D206E41" w:rsidR="00D179D6" w:rsidRPr="00462199" w:rsidRDefault="00D179D6" w:rsidP="00A04868">
      <w:pPr>
        <w:pStyle w:val="SH2Ashurst"/>
      </w:pPr>
      <w:bookmarkStart w:id="8718" w:name="_Ref144116722"/>
      <w:r w:rsidRPr="00462199">
        <w:lastRenderedPageBreak/>
        <w:t>The</w:t>
      </w:r>
      <w:r w:rsidRPr="00462199">
        <w:rPr>
          <w:b/>
          <w:i/>
        </w:rPr>
        <w:t xml:space="preserve"> </w:t>
      </w:r>
      <w:r w:rsidRPr="00462199">
        <w:t xml:space="preserve">uncertainty of the calculated net calorific value of the </w:t>
      </w:r>
      <w:r w:rsidR="00585399">
        <w:t>Feedstock Gas</w:t>
      </w:r>
      <w:r w:rsidRPr="00462199">
        <w:t xml:space="preserve"> and Measured </w:t>
      </w:r>
      <w:r w:rsidR="00585399">
        <w:t>Feedstock Gas</w:t>
      </w:r>
      <w:r w:rsidRPr="00462199">
        <w:t xml:space="preserve"> Carbon Content, determined from the </w:t>
      </w:r>
      <w:r w:rsidR="00585399">
        <w:t>Feedstock Gas</w:t>
      </w:r>
      <w:r w:rsidRPr="00462199">
        <w:rPr>
          <w:b/>
          <w:i/>
        </w:rPr>
        <w:t xml:space="preserve"> </w:t>
      </w:r>
      <w:r w:rsidRPr="00462199">
        <w:t>Analysis Equipment, shall at all times be</w:t>
      </w:r>
      <w:r w:rsidRPr="00462199">
        <w:rPr>
          <w:b/>
          <w:i/>
        </w:rPr>
        <w:t xml:space="preserve"> </w:t>
      </w:r>
      <w:r w:rsidRPr="00462199">
        <w:t xml:space="preserve">equal to or less than ±0.1% of the measured value at 95% confidence interval (the </w:t>
      </w:r>
      <w:r w:rsidRPr="00462199">
        <w:rPr>
          <w:b/>
        </w:rPr>
        <w:t>"</w:t>
      </w:r>
      <w:r w:rsidR="00585399">
        <w:rPr>
          <w:b/>
        </w:rPr>
        <w:t>Feedstock Gas</w:t>
      </w:r>
      <w:r w:rsidRPr="00462199">
        <w:rPr>
          <w:b/>
        </w:rPr>
        <w:t xml:space="preserve"> Analysis Equipment Uncertainty Requirement</w:t>
      </w:r>
      <w:r w:rsidRPr="00462199">
        <w:rPr>
          <w:i/>
        </w:rPr>
        <w:t>"</w:t>
      </w:r>
      <w:r w:rsidRPr="00462199">
        <w:t>)</w:t>
      </w:r>
      <w:r w:rsidRPr="00462199">
        <w:rPr>
          <w:b/>
          <w:i/>
        </w:rPr>
        <w:t>.</w:t>
      </w:r>
      <w:bookmarkEnd w:id="8718"/>
    </w:p>
    <w:p w14:paraId="2FDA83C4" w14:textId="1923841F" w:rsidR="00D179D6" w:rsidRPr="00462199" w:rsidRDefault="00D179D6" w:rsidP="00A04868">
      <w:pPr>
        <w:pStyle w:val="SH2Ashurst"/>
      </w:pPr>
      <w:bookmarkStart w:id="8719" w:name="_Ref144116723"/>
      <w:r w:rsidRPr="00462199">
        <w:t xml:space="preserve">The uncertainty of the Measured </w:t>
      </w:r>
      <w:r w:rsidR="00585399">
        <w:t>Feedstock Gas</w:t>
      </w:r>
      <w:r w:rsidRPr="00462199">
        <w:t xml:space="preserve"> Mass Input shall at all times be equal to or less than +/-1.0 % of the measured value at 95% confidence interval (the </w:t>
      </w:r>
      <w:r w:rsidRPr="00462199">
        <w:rPr>
          <w:b/>
        </w:rPr>
        <w:t xml:space="preserve">"Measured </w:t>
      </w:r>
      <w:r w:rsidR="00585399">
        <w:rPr>
          <w:b/>
        </w:rPr>
        <w:t>Feedstock Gas</w:t>
      </w:r>
      <w:r w:rsidRPr="00462199">
        <w:rPr>
          <w:b/>
        </w:rPr>
        <w:t xml:space="preserve"> Mass Input Uncertainty Requirement"</w:t>
      </w:r>
      <w:r w:rsidRPr="00462199">
        <w:t>).</w:t>
      </w:r>
      <w:bookmarkEnd w:id="8719"/>
    </w:p>
    <w:p w14:paraId="6CFDC70C" w14:textId="1E931796" w:rsidR="00D179D6" w:rsidRPr="00462199" w:rsidRDefault="00D179D6" w:rsidP="00A04868">
      <w:pPr>
        <w:pStyle w:val="SH2Ashurst"/>
      </w:pPr>
      <w:bookmarkStart w:id="8720" w:name="_Ref144116724"/>
      <w:r w:rsidRPr="00462199">
        <w:t xml:space="preserve">The uncertainty of the Measured </w:t>
      </w:r>
      <w:r w:rsidR="00585399">
        <w:t>Feedstock Gas</w:t>
      </w:r>
      <w:r w:rsidRPr="00462199">
        <w:t xml:space="preserve"> Energy Input shall at all times be equal to or less than 1.1% of the calculated value at 95% confidence interval (the </w:t>
      </w:r>
      <w:r w:rsidRPr="00462199">
        <w:rPr>
          <w:b/>
        </w:rPr>
        <w:t xml:space="preserve">"Measured </w:t>
      </w:r>
      <w:r w:rsidR="00585399">
        <w:rPr>
          <w:b/>
        </w:rPr>
        <w:t>Feedstock Gas</w:t>
      </w:r>
      <w:r w:rsidRPr="00462199">
        <w:rPr>
          <w:b/>
        </w:rPr>
        <w:t xml:space="preserve"> Energy Input Uncertainty Requirement").</w:t>
      </w:r>
      <w:bookmarkEnd w:id="8720"/>
    </w:p>
    <w:p w14:paraId="5ECA172F" w14:textId="7154958C" w:rsidR="00D179D6" w:rsidRPr="00462199" w:rsidRDefault="00D179D6" w:rsidP="00A04868">
      <w:pPr>
        <w:pStyle w:val="SH2Ashurst"/>
      </w:pPr>
      <w:bookmarkStart w:id="8721" w:name="_Ref144116725"/>
      <w:r w:rsidRPr="00462199">
        <w:t xml:space="preserve">The </w:t>
      </w:r>
      <w:r w:rsidR="00585399">
        <w:t>Feedstock Gas</w:t>
      </w:r>
      <w:r w:rsidRPr="00462199">
        <w:t xml:space="preserve"> Analysis Equipment Uncertainty Requirement, the Measured </w:t>
      </w:r>
      <w:r w:rsidR="00585399">
        <w:t>Feedstock Gas</w:t>
      </w:r>
      <w:r w:rsidRPr="00462199">
        <w:t xml:space="preserve"> Mass Input Uncertainty Requirement and the Measured </w:t>
      </w:r>
      <w:r w:rsidR="00585399">
        <w:t>Feedstock Gas</w:t>
      </w:r>
      <w:r w:rsidRPr="00462199">
        <w:t xml:space="preserve"> Energy Input Uncertainty Requirement (together, the "</w:t>
      </w:r>
      <w:r w:rsidR="00585399">
        <w:rPr>
          <w:b/>
        </w:rPr>
        <w:t>Feedstock Gas</w:t>
      </w:r>
      <w:r w:rsidRPr="00462199">
        <w:rPr>
          <w:b/>
        </w:rPr>
        <w:t xml:space="preserve"> Overall Measurement Uncertainty Requirement"</w:t>
      </w:r>
      <w:r w:rsidRPr="00462199">
        <w:t>) shall each be:</w:t>
      </w:r>
      <w:bookmarkEnd w:id="8721"/>
    </w:p>
    <w:p w14:paraId="09E861C9" w14:textId="321F0F6C" w:rsidR="00D179D6" w:rsidRPr="00462199" w:rsidRDefault="00D179D6" w:rsidP="00A04868">
      <w:pPr>
        <w:pStyle w:val="SH3Ashurst"/>
      </w:pPr>
      <w:bookmarkStart w:id="8722" w:name="_Ref144116726"/>
      <w:r w:rsidRPr="00462199">
        <w:t xml:space="preserve">obtained by combining the measurement uncertainty of the relevant data components of the relevant </w:t>
      </w:r>
      <w:r w:rsidR="00585399">
        <w:t>Feedstock Gas</w:t>
      </w:r>
      <w:r w:rsidRPr="00462199">
        <w:t xml:space="preserve"> Meter Measurement System in a measurement uncertainty budget; and</w:t>
      </w:r>
      <w:bookmarkEnd w:id="8722"/>
    </w:p>
    <w:p w14:paraId="32FC0B3A" w14:textId="77777777" w:rsidR="00D179D6" w:rsidRPr="00462199" w:rsidRDefault="00D179D6" w:rsidP="00A04868">
      <w:pPr>
        <w:pStyle w:val="SH3Ashurst"/>
      </w:pPr>
      <w:bookmarkStart w:id="8723" w:name="_Ref144116727"/>
      <w:r w:rsidRPr="00462199">
        <w:t>ascertained in accordance with internationally recognised and accepted standards, including, but not limited to, the guide to the expression of uncertainty in measurement ISO/IEC Guide 98 all parts.</w:t>
      </w:r>
      <w:bookmarkEnd w:id="8723"/>
    </w:p>
    <w:p w14:paraId="0A47742F" w14:textId="4A8A378F" w:rsidR="00D179D6" w:rsidRPr="00462199" w:rsidRDefault="00585399" w:rsidP="005B3BB9">
      <w:pPr>
        <w:pStyle w:val="NormalBoldAshurst"/>
      </w:pPr>
      <w:r>
        <w:rPr>
          <w:i/>
        </w:rPr>
        <w:t>Feedstock Gas</w:t>
      </w:r>
      <w:r w:rsidR="00D179D6" w:rsidRPr="00462199">
        <w:rPr>
          <w:i/>
        </w:rPr>
        <w:t xml:space="preserve"> Flow Meter(s)</w:t>
      </w:r>
    </w:p>
    <w:p w14:paraId="7240E6D1" w14:textId="277FAE99" w:rsidR="00D179D6" w:rsidRPr="00462199" w:rsidRDefault="00D179D6" w:rsidP="00A04868">
      <w:pPr>
        <w:pStyle w:val="SH2Ashurst"/>
      </w:pPr>
      <w:bookmarkStart w:id="8724" w:name="_Ref144116728"/>
      <w:r w:rsidRPr="00462199">
        <w:t xml:space="preserve">The </w:t>
      </w:r>
      <w:r w:rsidR="00585399">
        <w:t>Feedstock Gas</w:t>
      </w:r>
      <w:r w:rsidRPr="00462199">
        <w:t xml:space="preserve"> flow rate shall be measured continuously with </w:t>
      </w:r>
      <w:r w:rsidR="00585399">
        <w:t>Feedstock Gas</w:t>
      </w:r>
      <w:r w:rsidRPr="00462199">
        <w:t xml:space="preserve"> Flow Meter(s) with a granularity equal or less than one (1) minute.</w:t>
      </w:r>
      <w:bookmarkEnd w:id="8724"/>
    </w:p>
    <w:p w14:paraId="3EE3E586" w14:textId="089C55AB" w:rsidR="00D179D6" w:rsidRPr="00462199" w:rsidRDefault="00D179D6" w:rsidP="00A04868">
      <w:pPr>
        <w:pStyle w:val="SH2Ashurst"/>
      </w:pPr>
      <w:bookmarkStart w:id="8725" w:name="_Ref144116729"/>
      <w:r w:rsidRPr="00462199">
        <w:t xml:space="preserve">The </w:t>
      </w:r>
      <w:r w:rsidR="00585399">
        <w:t>Feedstock Gas</w:t>
      </w:r>
      <w:r w:rsidRPr="00462199">
        <w:t xml:space="preserve"> Flow Meter uncertainty including associated secondary instrumentation shall comply with the Measured </w:t>
      </w:r>
      <w:r w:rsidR="00585399">
        <w:t>Feedstock Gas</w:t>
      </w:r>
      <w:r w:rsidRPr="00462199">
        <w:t xml:space="preserve"> Mass Input Uncertainty Requirement</w:t>
      </w:r>
      <w:bookmarkEnd w:id="8725"/>
    </w:p>
    <w:p w14:paraId="47E91A6C" w14:textId="19BB0EFD" w:rsidR="00D179D6" w:rsidRPr="00462199" w:rsidRDefault="00D179D6" w:rsidP="00A04868">
      <w:pPr>
        <w:pStyle w:val="SH2Ashurst"/>
      </w:pPr>
      <w:bookmarkStart w:id="8726" w:name="_Ref144116730"/>
      <w:r w:rsidRPr="00462199">
        <w:t xml:space="preserve">Where the Measured </w:t>
      </w:r>
      <w:r w:rsidR="00585399">
        <w:t>Feedstock Gas</w:t>
      </w:r>
      <w:r w:rsidRPr="00462199">
        <w:t xml:space="preserve"> Mass Input is measured with volumetric </w:t>
      </w:r>
      <w:r w:rsidR="00585399">
        <w:t>Feedstock Gas</w:t>
      </w:r>
      <w:r w:rsidRPr="00462199">
        <w:t xml:space="preserve"> Flow Meter(s) the </w:t>
      </w:r>
      <w:r w:rsidR="00585399">
        <w:t>Feedstock Gas</w:t>
      </w:r>
      <w:r w:rsidRPr="00462199">
        <w:t xml:space="preserve"> fluid density shall be determined with an Equation of State. The fluid density uncertainty shall comply with the </w:t>
      </w:r>
      <w:r w:rsidR="00585399">
        <w:t>Feedstock Gas</w:t>
      </w:r>
      <w:r w:rsidRPr="00462199">
        <w:t xml:space="preserve"> Overall Measurement Uncertainty Requirement set out in paragraph </w:t>
      </w:r>
      <w:r>
        <w:fldChar w:fldCharType="begin"/>
      </w:r>
      <w:r>
        <w:instrText xml:space="preserve"> REF _Ref144116725 \w \h </w:instrText>
      </w:r>
      <w:r>
        <w:fldChar w:fldCharType="separate"/>
      </w:r>
      <w:del w:id="8727" w:author="Faqir, Sofia (Energy Security)" w:date="2023-11-12T19:47:00Z">
        <w:r w:rsidR="00E473FC">
          <w:delText>4.4</w:delText>
        </w:r>
      </w:del>
      <w:r>
        <w:fldChar w:fldCharType="end"/>
      </w:r>
      <w:r w:rsidRPr="00462199">
        <w:t xml:space="preserve"> and be accounted for in the Measurement Uncertainty Assessment.</w:t>
      </w:r>
      <w:bookmarkEnd w:id="8726"/>
    </w:p>
    <w:p w14:paraId="54A78BC8" w14:textId="77777777" w:rsidR="00D179D6" w:rsidRPr="00462199" w:rsidRDefault="00D179D6" w:rsidP="00A04868">
      <w:pPr>
        <w:pStyle w:val="SH2Ashurst"/>
      </w:pPr>
      <w:bookmarkStart w:id="8728" w:name="_Ref144116731"/>
      <w:r w:rsidRPr="00462199">
        <w:t>Where the fluid density is determined with an Equation of State, the most appropriate Equation of State shall be used in accordance with national and international standards and, where these are not available, such Equation of State shall follow industry best practice. Full account shall be taken of the impact of impurities on the Equation of State uncertainty. The fluid density uncertainty shall be assessed when applying the Equation of State, and the assessment shall include the Equation of State uncertainty, the measured fluid stream temperature and pressure uncertainty.</w:t>
      </w:r>
      <w:bookmarkEnd w:id="8728"/>
    </w:p>
    <w:p w14:paraId="3AAA5CBC" w14:textId="1192212A" w:rsidR="00D179D6" w:rsidRPr="00462199" w:rsidRDefault="00D179D6" w:rsidP="00A04868">
      <w:pPr>
        <w:pStyle w:val="SH2Ashurst"/>
      </w:pPr>
      <w:bookmarkStart w:id="8729" w:name="_Ref144116732"/>
      <w:r w:rsidRPr="00462199">
        <w:t xml:space="preserve">The </w:t>
      </w:r>
      <w:r w:rsidR="00585399">
        <w:t>Feedstock Gas</w:t>
      </w:r>
      <w:r w:rsidRPr="00462199">
        <w:t xml:space="preserve"> Flow Meter(s) including associated secondary instrumentation shall be used at all times within the calibrated measurement range as required by the relevant manufacturer requirements.</w:t>
      </w:r>
      <w:bookmarkEnd w:id="8729"/>
    </w:p>
    <w:p w14:paraId="34B47369" w14:textId="2D08A421" w:rsidR="00D179D6" w:rsidRPr="00462199" w:rsidRDefault="00D179D6" w:rsidP="00A04868">
      <w:pPr>
        <w:pStyle w:val="SH2Ashurst"/>
      </w:pPr>
      <w:bookmarkStart w:id="8730" w:name="_Ref144116733"/>
      <w:r w:rsidRPr="00462199">
        <w:t xml:space="preserve">The </w:t>
      </w:r>
      <w:r w:rsidR="00585399">
        <w:t>Feedstock Gas</w:t>
      </w:r>
      <w:r w:rsidRPr="00462199">
        <w:t xml:space="preserve"> Flow Meter(s) shall be calibrated:</w:t>
      </w:r>
      <w:bookmarkEnd w:id="8730"/>
    </w:p>
    <w:p w14:paraId="09BC5831" w14:textId="701830F8" w:rsidR="00D179D6" w:rsidRPr="00462199" w:rsidRDefault="00D179D6" w:rsidP="00A04868">
      <w:pPr>
        <w:pStyle w:val="SH3Ashurst"/>
      </w:pPr>
      <w:bookmarkStart w:id="8731" w:name="_Ref144116734"/>
      <w:r w:rsidRPr="00462199">
        <w:t xml:space="preserve">prior to initial installation at a test laboratory under flowing </w:t>
      </w:r>
      <w:r w:rsidR="007248B2" w:rsidRPr="007248B2">
        <w:t>condition</w:t>
      </w:r>
      <w:r w:rsidRPr="00462199">
        <w:t>s; and</w:t>
      </w:r>
      <w:bookmarkEnd w:id="8731"/>
    </w:p>
    <w:p w14:paraId="19900980" w14:textId="3A87444D" w:rsidR="00D179D6" w:rsidRPr="00462199" w:rsidRDefault="00D179D6" w:rsidP="00A04868">
      <w:pPr>
        <w:pStyle w:val="SH3Ashurst"/>
      </w:pPr>
      <w:bookmarkStart w:id="8732" w:name="_Ref144116735"/>
      <w:r w:rsidRPr="00462199">
        <w:lastRenderedPageBreak/>
        <w:t xml:space="preserve">every five (5) years or more frequently if required by the </w:t>
      </w:r>
      <w:r w:rsidR="00585399">
        <w:t>Feedstock Gas</w:t>
      </w:r>
      <w:r w:rsidRPr="00462199">
        <w:t xml:space="preserve"> Flow Meter manufacturer under flowing </w:t>
      </w:r>
      <w:r w:rsidR="007248B2" w:rsidRPr="007248B2">
        <w:t>condition</w:t>
      </w:r>
      <w:r w:rsidRPr="00462199">
        <w:t>s:</w:t>
      </w:r>
      <w:bookmarkEnd w:id="8732"/>
    </w:p>
    <w:p w14:paraId="45C921BB" w14:textId="77777777" w:rsidR="00D179D6" w:rsidRPr="00462199" w:rsidRDefault="00D179D6" w:rsidP="00A04868">
      <w:pPr>
        <w:pStyle w:val="SH4Ashurst"/>
      </w:pPr>
      <w:bookmarkStart w:id="8733" w:name="_Ref144116736"/>
      <w:r w:rsidRPr="00462199">
        <w:t>at a test laboratory, or</w:t>
      </w:r>
      <w:bookmarkEnd w:id="8733"/>
    </w:p>
    <w:p w14:paraId="501FDF8B" w14:textId="77777777" w:rsidR="00D179D6" w:rsidRPr="00462199" w:rsidRDefault="00D179D6" w:rsidP="00A04868">
      <w:pPr>
        <w:pStyle w:val="SH4Ashurst"/>
      </w:pPr>
      <w:bookmarkStart w:id="8734" w:name="_Ref144116737"/>
      <w:r w:rsidRPr="00462199">
        <w:t>in situ against a master meter or a prover.</w:t>
      </w:r>
      <w:bookmarkEnd w:id="8734"/>
    </w:p>
    <w:p w14:paraId="71CFC4D0" w14:textId="383ACDFC" w:rsidR="00D179D6" w:rsidRPr="00462199" w:rsidRDefault="00D179D6" w:rsidP="00A04868">
      <w:pPr>
        <w:pStyle w:val="SH2Ashurst"/>
      </w:pPr>
      <w:bookmarkStart w:id="8735" w:name="_Ref144116738"/>
      <w:r w:rsidRPr="00462199">
        <w:t xml:space="preserve">Where any </w:t>
      </w:r>
      <w:r w:rsidR="00585399">
        <w:t>Feedstock Gas</w:t>
      </w:r>
      <w:r w:rsidRPr="00462199">
        <w:t xml:space="preserve"> Flow Meter is calibrated with a fluid different from the operational fluid, transferability of the calibration shall be assessed for the employed metering technology and the additional uncertainty from calibration with an alternative fluid shall be accounted for in the Measurement Uncertainty Assessment set out in paragraph </w:t>
      </w:r>
      <w:r>
        <w:fldChar w:fldCharType="begin"/>
      </w:r>
      <w:r>
        <w:instrText xml:space="preserve"> REF _Ref144116330 \w \h </w:instrText>
      </w:r>
      <w:r>
        <w:fldChar w:fldCharType="separate"/>
      </w:r>
      <w:del w:id="8736" w:author="Faqir, Sofia (Energy Security)" w:date="2023-11-12T19:47:00Z">
        <w:r w:rsidR="00E473FC">
          <w:delText>3.17</w:delText>
        </w:r>
      </w:del>
      <w:r>
        <w:fldChar w:fldCharType="end"/>
      </w:r>
      <w:r w:rsidRPr="00462199">
        <w:t xml:space="preserve"> of </w:t>
      </w:r>
      <w:r>
        <w:fldChar w:fldCharType="begin"/>
      </w:r>
      <w:r>
        <w:instrText xml:space="preserve"> REF Annex9PartA \h </w:instrText>
      </w:r>
      <w:r>
        <w:fldChar w:fldCharType="separate"/>
      </w:r>
      <w:r w:rsidR="00E473FC" w:rsidRPr="00462199">
        <w:t>Part A</w:t>
      </w:r>
      <w:r>
        <w:fldChar w:fldCharType="end"/>
      </w:r>
      <w:r w:rsidRPr="00462199">
        <w:t>.</w:t>
      </w:r>
      <w:bookmarkEnd w:id="8735"/>
    </w:p>
    <w:p w14:paraId="4ABE604A" w14:textId="42FD20BA" w:rsidR="00D179D6" w:rsidRPr="00462199" w:rsidRDefault="00D179D6" w:rsidP="00A04868">
      <w:pPr>
        <w:pStyle w:val="SH2Ashurst"/>
      </w:pPr>
      <w:bookmarkStart w:id="8737" w:name="_Ref144116739"/>
      <w:r w:rsidRPr="00462199">
        <w:t xml:space="preserve">Where any </w:t>
      </w:r>
      <w:r w:rsidR="00585399">
        <w:t>Feedstock Gas</w:t>
      </w:r>
      <w:r w:rsidRPr="00462199">
        <w:t xml:space="preserve"> Flow Meter is calibrated at line pressure and temperature different from the operational ones, the impact of this difference on the performance of the meter shall be assessed for the employed metering technology and corrected for where needed and if feasible. Any additional uncertainty from calibration of the meter at line pressure and temperature different from the operational ones shall be accounted for in the </w:t>
      </w:r>
      <w:bookmarkStart w:id="8738" w:name="_Hlk149324395"/>
      <w:r w:rsidRPr="00462199">
        <w:t>Measurement Uncertainty Assessment</w:t>
      </w:r>
      <w:bookmarkEnd w:id="8738"/>
      <w:r w:rsidRPr="00462199">
        <w:t xml:space="preserve"> set out in paragraph </w:t>
      </w:r>
      <w:r>
        <w:fldChar w:fldCharType="begin"/>
      </w:r>
      <w:r>
        <w:instrText xml:space="preserve"> REF _Ref144116330 \w \h </w:instrText>
      </w:r>
      <w:r>
        <w:fldChar w:fldCharType="separate"/>
      </w:r>
      <w:del w:id="8739" w:author="Faqir, Sofia (Energy Security)" w:date="2023-11-12T19:47:00Z">
        <w:r w:rsidR="00E473FC">
          <w:delText>3.17</w:delText>
        </w:r>
      </w:del>
      <w:r>
        <w:fldChar w:fldCharType="end"/>
      </w:r>
      <w:r w:rsidRPr="00462199">
        <w:t xml:space="preserve"> of </w:t>
      </w:r>
      <w:r>
        <w:fldChar w:fldCharType="begin"/>
      </w:r>
      <w:r>
        <w:instrText xml:space="preserve"> REF Annex9PartA \h </w:instrText>
      </w:r>
      <w:r>
        <w:fldChar w:fldCharType="separate"/>
      </w:r>
      <w:r w:rsidR="00E473FC" w:rsidRPr="00462199">
        <w:t>Part A</w:t>
      </w:r>
      <w:r>
        <w:fldChar w:fldCharType="end"/>
      </w:r>
      <w:r w:rsidRPr="00462199">
        <w:t>.</w:t>
      </w:r>
      <w:bookmarkEnd w:id="8737"/>
    </w:p>
    <w:p w14:paraId="0480D320" w14:textId="22021EEC" w:rsidR="00D179D6" w:rsidRPr="00462199" w:rsidRDefault="00D179D6" w:rsidP="00A04868">
      <w:pPr>
        <w:pStyle w:val="SH2Ashurst"/>
      </w:pPr>
      <w:bookmarkStart w:id="8740" w:name="_Ref144116740"/>
      <w:r w:rsidRPr="00462199">
        <w:t xml:space="preserve">Where the </w:t>
      </w:r>
      <w:r w:rsidR="00585399">
        <w:t>Feedstock Gas</w:t>
      </w:r>
      <w:r w:rsidRPr="00462199">
        <w:t xml:space="preserve"> Flow Meter(s) is calibrated in situ against a master meter or a prover the master meter or prover shall be calibrated at regular intervals and at least annually. The master meter or prover calibration shall be traceable to national or international standards.</w:t>
      </w:r>
      <w:bookmarkEnd w:id="8740"/>
    </w:p>
    <w:p w14:paraId="5D3016BD" w14:textId="77777777" w:rsidR="00D179D6" w:rsidRPr="00462199" w:rsidRDefault="00D179D6" w:rsidP="00A04868">
      <w:pPr>
        <w:pStyle w:val="SH2Ashurst"/>
      </w:pPr>
      <w:bookmarkStart w:id="8741" w:name="_Ref144116741"/>
      <w:r w:rsidRPr="00462199">
        <w:t>The secondary instrumentation, including temperature and pressure devices and where applicable differential pressure devices shall be calibrated prior to initial installation at a test laboratory and at least every five (5) years or more frequently if required by manufacturers' requirements thereafter either at a test laboratory or in situ. Where calibrated in situ, reference test equipment shall be dedicated to the metering service and shall be traceable to accredited EN ISO/IEC 17025 laboratories and shall at least be calibrated on an annual basis.</w:t>
      </w:r>
      <w:bookmarkEnd w:id="8741"/>
    </w:p>
    <w:p w14:paraId="18E53FA2" w14:textId="77777777" w:rsidR="00D179D6" w:rsidRPr="00462199" w:rsidRDefault="00D179D6" w:rsidP="005B3BB9">
      <w:pPr>
        <w:pStyle w:val="NormalBoldAshurst"/>
      </w:pPr>
      <w:r w:rsidRPr="00462199">
        <w:rPr>
          <w:i/>
        </w:rPr>
        <w:t>General Equipment</w:t>
      </w:r>
    </w:p>
    <w:p w14:paraId="2DC6DDB4" w14:textId="03DD53CB" w:rsidR="00D179D6" w:rsidRPr="00462199" w:rsidRDefault="00D179D6" w:rsidP="00A04868">
      <w:pPr>
        <w:pStyle w:val="SH2Ashurst"/>
      </w:pPr>
      <w:bookmarkStart w:id="8742" w:name="_Ref144116742"/>
      <w:r w:rsidRPr="00462199">
        <w:t xml:space="preserve">The measurement range, resolution and uncertainty of any other measurement device(s) that is necessary to enable the calculation of the Measured </w:t>
      </w:r>
      <w:r w:rsidR="00585399">
        <w:t>Feedstock Gas</w:t>
      </w:r>
      <w:r w:rsidRPr="00462199">
        <w:t xml:space="preserve"> Mass Input, Measured </w:t>
      </w:r>
      <w:r w:rsidR="00585399">
        <w:t>Feedstock Gas</w:t>
      </w:r>
      <w:r w:rsidRPr="00462199">
        <w:t xml:space="preserve"> Carbon Content and/or Measured </w:t>
      </w:r>
      <w:r w:rsidR="00585399">
        <w:t>Feedstock Gas</w:t>
      </w:r>
      <w:r w:rsidRPr="00462199">
        <w:t xml:space="preserve"> Energy Input shall comply with the </w:t>
      </w:r>
      <w:r w:rsidR="00585399">
        <w:t>Feedstock Gas</w:t>
      </w:r>
      <w:r w:rsidRPr="00462199">
        <w:t xml:space="preserve"> Overall Measurement Uncertainty Requirement set out in paragraph </w:t>
      </w:r>
      <w:r>
        <w:fldChar w:fldCharType="begin"/>
      </w:r>
      <w:r>
        <w:instrText xml:space="preserve"> REF _Ref144116540 \w \h </w:instrText>
      </w:r>
      <w:r>
        <w:fldChar w:fldCharType="separate"/>
      </w:r>
      <w:del w:id="8743" w:author="Faqir, Sofia (Energy Security)" w:date="2023-11-12T19:47:00Z">
        <w:r w:rsidR="00E473FC">
          <w:delText>4.4</w:delText>
        </w:r>
      </w:del>
      <w:r>
        <w:fldChar w:fldCharType="end"/>
      </w:r>
      <w:r w:rsidRPr="00462199">
        <w:t>.</w:t>
      </w:r>
      <w:bookmarkEnd w:id="8742"/>
    </w:p>
    <w:p w14:paraId="4134108B" w14:textId="77777777" w:rsidR="00D179D6" w:rsidRPr="00462199" w:rsidRDefault="00D179D6" w:rsidP="000D76C6">
      <w:pPr>
        <w:pStyle w:val="SH1Ashurst"/>
      </w:pPr>
      <w:bookmarkStart w:id="8744" w:name="_Ref144116743"/>
      <w:r w:rsidRPr="00462199">
        <w:t>Measurement System Criteria</w:t>
      </w:r>
      <w:bookmarkEnd w:id="8744"/>
    </w:p>
    <w:p w14:paraId="056B6949" w14:textId="7AA6B95D" w:rsidR="00D179D6" w:rsidRPr="00462199" w:rsidRDefault="00585399" w:rsidP="005B3BB9">
      <w:pPr>
        <w:pStyle w:val="NormalBoldAshurst"/>
      </w:pPr>
      <w:r>
        <w:rPr>
          <w:i/>
        </w:rPr>
        <w:t>Feedstock Gas</w:t>
      </w:r>
      <w:r w:rsidR="00D179D6" w:rsidRPr="00462199">
        <w:rPr>
          <w:i/>
        </w:rPr>
        <w:t xml:space="preserve"> Meter Measurement System</w:t>
      </w:r>
    </w:p>
    <w:p w14:paraId="04B2BF42" w14:textId="69222403" w:rsidR="00D179D6" w:rsidRPr="00462199" w:rsidRDefault="00D179D6" w:rsidP="00A04868">
      <w:pPr>
        <w:pStyle w:val="SH2Ashurst"/>
      </w:pPr>
      <w:bookmarkStart w:id="8745" w:name="_Ref144116744"/>
      <w:r w:rsidRPr="00462199">
        <w:t xml:space="preserve">The </w:t>
      </w:r>
      <w:r w:rsidR="00585399">
        <w:t>Feedstock Gas</w:t>
      </w:r>
      <w:r w:rsidRPr="00462199">
        <w:t xml:space="preserve"> Meter Measurement System shall, as a minimum, comply with the following standards:</w:t>
      </w:r>
      <w:bookmarkEnd w:id="8745"/>
    </w:p>
    <w:p w14:paraId="5860011F" w14:textId="77777777" w:rsidR="00D179D6" w:rsidRPr="00462199" w:rsidRDefault="00D179D6" w:rsidP="00A04868">
      <w:pPr>
        <w:pStyle w:val="SH3Ashurst"/>
      </w:pPr>
      <w:bookmarkStart w:id="8746" w:name="_Ref144116745"/>
      <w:r w:rsidRPr="00462199">
        <w:t>ISO 10723; and</w:t>
      </w:r>
      <w:bookmarkEnd w:id="8746"/>
    </w:p>
    <w:p w14:paraId="7617DA4D" w14:textId="77777777" w:rsidR="00D179D6" w:rsidRPr="00462199" w:rsidRDefault="00D179D6" w:rsidP="00A04868">
      <w:pPr>
        <w:pStyle w:val="SH3Ashurst"/>
      </w:pPr>
      <w:bookmarkStart w:id="8747" w:name="_Ref144116746"/>
      <w:r w:rsidRPr="00462199">
        <w:t>IGEM/GM/4 Flow Metering Practices. Inlet Pressure exceeding 38 bar and not exceeding 100 bar.</w:t>
      </w:r>
      <w:bookmarkEnd w:id="8747"/>
    </w:p>
    <w:p w14:paraId="0C1EA639" w14:textId="77777777" w:rsidR="00D179D6" w:rsidRPr="00462199" w:rsidRDefault="00D179D6" w:rsidP="00EF1691">
      <w:pPr>
        <w:pStyle w:val="NormalAshurst"/>
      </w:pPr>
      <w:r w:rsidRPr="00462199">
        <w:br w:type="page"/>
      </w:r>
    </w:p>
    <w:p w14:paraId="0EDBA211" w14:textId="77777777" w:rsidR="00D179D6" w:rsidRPr="00462199" w:rsidRDefault="00D179D6" w:rsidP="00EF1691">
      <w:pPr>
        <w:pStyle w:val="NormalBoldAshurst"/>
        <w:jc w:val="center"/>
      </w:pPr>
      <w:bookmarkStart w:id="8748" w:name="Section5"/>
      <w:r w:rsidRPr="00462199">
        <w:lastRenderedPageBreak/>
        <w:t>Section 5</w:t>
      </w:r>
      <w:bookmarkEnd w:id="8748"/>
      <w:r w:rsidRPr="00462199">
        <w:t xml:space="preserve"> – CO</w:t>
      </w:r>
      <w:r w:rsidRPr="00462199">
        <w:rPr>
          <w:vertAlign w:val="subscript"/>
        </w:rPr>
        <w:t>2</w:t>
      </w:r>
      <w:r w:rsidRPr="00462199">
        <w:t xml:space="preserve"> Meter Technical Specifications</w:t>
      </w:r>
      <w:bookmarkStart w:id="8749" w:name="_Ref144117974"/>
      <w:r w:rsidRPr="00462199">
        <w:rPr>
          <w:rStyle w:val="FootnoteReference"/>
        </w:rPr>
        <w:footnoteReference w:id="103"/>
      </w:r>
      <w:bookmarkEnd w:id="8749"/>
    </w:p>
    <w:p w14:paraId="1AE512FC" w14:textId="77777777" w:rsidR="00D179D6" w:rsidRPr="00462199" w:rsidRDefault="00D179D6" w:rsidP="00EF1691">
      <w:pPr>
        <w:pStyle w:val="NormalAshurst"/>
      </w:pPr>
      <w:r w:rsidRPr="00462199">
        <w:br w:type="page"/>
      </w:r>
    </w:p>
    <w:p w14:paraId="611618D9" w14:textId="77777777" w:rsidR="00D179D6" w:rsidRPr="00462199" w:rsidRDefault="00D179D6" w:rsidP="00EF1691">
      <w:pPr>
        <w:pStyle w:val="NormalBoldAshurst"/>
        <w:jc w:val="center"/>
      </w:pPr>
      <w:bookmarkStart w:id="8750" w:name="Section6"/>
      <w:r w:rsidRPr="00462199">
        <w:lastRenderedPageBreak/>
        <w:t>Section 6</w:t>
      </w:r>
      <w:bookmarkEnd w:id="8750"/>
      <w:r w:rsidRPr="00462199">
        <w:t xml:space="preserve"> - Oxygen Meter Technical Specifications (CCUS-Enabled Facilities only)</w:t>
      </w:r>
    </w:p>
    <w:p w14:paraId="27C42BBA" w14:textId="77777777" w:rsidR="00D179D6" w:rsidRPr="00462199" w:rsidRDefault="00D179D6" w:rsidP="005B3BB9">
      <w:pPr>
        <w:pStyle w:val="LBOLDCAPSAshurst"/>
      </w:pPr>
      <w:r w:rsidRPr="00462199">
        <w:t>DEFINITIONS</w:t>
      </w:r>
    </w:p>
    <w:p w14:paraId="2BCE51D1" w14:textId="3F85F7C3" w:rsidR="00D179D6" w:rsidRPr="00462199" w:rsidRDefault="00D179D6" w:rsidP="00EF1691">
      <w:pPr>
        <w:pStyle w:val="NormalAshurst"/>
      </w:pPr>
      <w:r w:rsidRPr="00462199">
        <w:rPr>
          <w:b/>
        </w:rPr>
        <w:t>"Measured Oxygen Input"</w:t>
      </w:r>
      <w:r w:rsidRPr="00462199">
        <w:t xml:space="preserve"> means the quantity of oxygen (</w:t>
      </w:r>
      <w:r w:rsidRPr="00462199">
        <w:rPr>
          <w:i/>
        </w:rPr>
        <w:t xml:space="preserve">expressed in </w:t>
      </w:r>
      <w:r w:rsidR="00972D8C" w:rsidRPr="00A02A4D">
        <w:rPr>
          <w:i/>
          <w:iCs/>
        </w:rPr>
        <w:t>m</w:t>
      </w:r>
      <w:r w:rsidR="00972D8C" w:rsidRPr="00A02A4D">
        <w:rPr>
          <w:i/>
          <w:iCs/>
          <w:vertAlign w:val="superscript"/>
        </w:rPr>
        <w:t>3</w:t>
      </w:r>
      <w:r w:rsidRPr="00462199">
        <w:t xml:space="preserve"> or </w:t>
      </w:r>
      <w:r w:rsidRPr="00462199">
        <w:rPr>
          <w:i/>
        </w:rPr>
        <w:t>kg</w:t>
      </w:r>
      <w:r w:rsidRPr="00462199">
        <w:t>) entering the Site per Reporting Unit as measured in accordance with this Oxygen Meter Specification;</w:t>
      </w:r>
    </w:p>
    <w:p w14:paraId="25259133" w14:textId="77777777" w:rsidR="00D179D6" w:rsidRPr="00462199" w:rsidRDefault="00D179D6" w:rsidP="00EF1691">
      <w:pPr>
        <w:pStyle w:val="NormalAshurst"/>
      </w:pPr>
      <w:r w:rsidRPr="00462199">
        <w:rPr>
          <w:b/>
        </w:rPr>
        <w:t>"Oxygen Flow Meter(s)"</w:t>
      </w:r>
      <w:r w:rsidRPr="00462199">
        <w:t xml:space="preserve"> means one (1) or more flow metering device(s) including ancillary instrumentation for measuring the oxygen flow rate;</w:t>
      </w:r>
    </w:p>
    <w:p w14:paraId="2D4015F0" w14:textId="5CE44C84" w:rsidR="00D179D6" w:rsidRPr="00462199" w:rsidRDefault="00D179D6" w:rsidP="00EF1691">
      <w:pPr>
        <w:pStyle w:val="NormalAshurst"/>
      </w:pPr>
      <w:r w:rsidRPr="00462199">
        <w:rPr>
          <w:b/>
        </w:rPr>
        <w:t>"Oxygen Invalid Reporting Unit"</w:t>
      </w:r>
      <w:r w:rsidRPr="00462199">
        <w:t xml:space="preserve"> has the meaning given to the term in paragraph </w:t>
      </w:r>
      <w:r>
        <w:fldChar w:fldCharType="begin"/>
      </w:r>
      <w:r>
        <w:instrText xml:space="preserve"> REF _Ref144116766 \w \h </w:instrText>
      </w:r>
      <w:r>
        <w:fldChar w:fldCharType="separate"/>
      </w:r>
      <w:del w:id="8751" w:author="Faqir, Sofia (Energy Security)" w:date="2023-11-12T19:47:00Z">
        <w:r w:rsidR="00E473FC">
          <w:delText>3.2</w:delText>
        </w:r>
      </w:del>
      <w:r>
        <w:fldChar w:fldCharType="end"/>
      </w:r>
      <w:r w:rsidRPr="00462199">
        <w:t xml:space="preserve"> of this </w:t>
      </w:r>
      <w:r>
        <w:fldChar w:fldCharType="begin"/>
      </w:r>
      <w:r>
        <w:instrText xml:space="preserve"> REF Section6 \h </w:instrText>
      </w:r>
      <w:r>
        <w:fldChar w:fldCharType="separate"/>
      </w:r>
      <w:r w:rsidR="00E473FC" w:rsidRPr="00462199">
        <w:t>Section 6</w:t>
      </w:r>
      <w:r>
        <w:fldChar w:fldCharType="end"/>
      </w:r>
      <w:r w:rsidR="0003054D">
        <w:t xml:space="preserve"> (</w:t>
      </w:r>
      <w:r w:rsidR="0003054D">
        <w:rPr>
          <w:i/>
          <w:iCs/>
        </w:rPr>
        <w:t>Oxygen</w:t>
      </w:r>
      <w:r w:rsidR="0003054D" w:rsidRPr="0003054D">
        <w:rPr>
          <w:i/>
          <w:iCs/>
        </w:rPr>
        <w:t xml:space="preserve"> Meter Technical Specifications</w:t>
      </w:r>
      <w:r w:rsidR="0003054D">
        <w:t>)</w:t>
      </w:r>
      <w:r w:rsidRPr="00462199">
        <w:t xml:space="preserve"> 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0E966BD0" w14:textId="77777777" w:rsidR="00D179D6" w:rsidRPr="00462199" w:rsidRDefault="00D179D6" w:rsidP="00EF1691">
      <w:pPr>
        <w:pStyle w:val="NormalAshurst"/>
      </w:pPr>
      <w:r w:rsidRPr="00462199">
        <w:rPr>
          <w:b/>
        </w:rPr>
        <w:t>"Oxygen Measurement Data"</w:t>
      </w:r>
      <w:r w:rsidRPr="00462199">
        <w:t xml:space="preserve"> means the Oxygen Primary Data and the Oxygen Secondary Data;</w:t>
      </w:r>
    </w:p>
    <w:p w14:paraId="3BB2B2F3" w14:textId="3D583F84" w:rsidR="00D179D6" w:rsidRPr="00462199" w:rsidRDefault="00D179D6" w:rsidP="00EF1691">
      <w:pPr>
        <w:pStyle w:val="NormalAshurst"/>
      </w:pPr>
      <w:r w:rsidRPr="00462199">
        <w:rPr>
          <w:b/>
        </w:rPr>
        <w:t>"Oxygen Meter Measurement Equipment"</w:t>
      </w:r>
      <w:r w:rsidRPr="00462199">
        <w:t xml:space="preserve"> has the meaning given to the term in paragraph </w:t>
      </w:r>
      <w:r>
        <w:fldChar w:fldCharType="begin"/>
      </w:r>
      <w:r>
        <w:instrText xml:space="preserve"> REF _Ref144116753 \w \h </w:instrText>
      </w:r>
      <w:r>
        <w:fldChar w:fldCharType="separate"/>
      </w:r>
      <w:del w:id="8752" w:author="Faqir, Sofia (Energy Security)" w:date="2023-11-12T19:47:00Z">
        <w:r w:rsidR="00E473FC">
          <w:delText>2.1</w:delText>
        </w:r>
      </w:del>
      <w:r>
        <w:fldChar w:fldCharType="end"/>
      </w:r>
      <w:r w:rsidRPr="00462199">
        <w:t xml:space="preserve"> of this </w:t>
      </w:r>
      <w:r>
        <w:fldChar w:fldCharType="begin"/>
      </w:r>
      <w:r>
        <w:instrText xml:space="preserve"> REF Section6 \h </w:instrText>
      </w:r>
      <w:r>
        <w:fldChar w:fldCharType="separate"/>
      </w:r>
      <w:r w:rsidR="00E473FC" w:rsidRPr="00462199">
        <w:t>Section 6</w:t>
      </w:r>
      <w:r>
        <w:fldChar w:fldCharType="end"/>
      </w:r>
      <w:r w:rsidRPr="00462199">
        <w:t xml:space="preserve"> </w:t>
      </w:r>
      <w:r w:rsidR="0003054D">
        <w:t>(</w:t>
      </w:r>
      <w:r w:rsidR="0003054D">
        <w:rPr>
          <w:i/>
          <w:iCs/>
        </w:rPr>
        <w:t>Oxygen</w:t>
      </w:r>
      <w:r w:rsidR="0003054D" w:rsidRPr="0003054D">
        <w:rPr>
          <w:i/>
          <w:iCs/>
        </w:rPr>
        <w:t xml:space="preserve"> Meter Technical Specifications)</w:t>
      </w:r>
      <w:r w:rsidR="0003054D">
        <w:t>)</w:t>
      </w:r>
      <w:r w:rsidR="0003054D" w:rsidRPr="00462199">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5187EA72" w14:textId="37593D3B" w:rsidR="00D179D6" w:rsidRPr="00462199" w:rsidRDefault="00D179D6" w:rsidP="00EF1691">
      <w:pPr>
        <w:pStyle w:val="NormalAshurst"/>
      </w:pPr>
      <w:r w:rsidRPr="00462199">
        <w:rPr>
          <w:b/>
        </w:rPr>
        <w:t>"Oxygen Meter Measurement Point(s)"</w:t>
      </w:r>
      <w:r w:rsidRPr="00462199">
        <w:t xml:space="preserve"> means the point(s) at which the Measured Oxygen Input is measured by an Oxygen Meter Measurement System, as identified on the plan in </w:t>
      </w:r>
      <w:r w:rsidRPr="00462199">
        <w:fldChar w:fldCharType="begin"/>
      </w:r>
      <w:r w:rsidRPr="00462199">
        <w:instrText xml:space="preserve"> REF _Ref144117998 \w \h </w:instrText>
      </w:r>
      <w:r>
        <w:instrText xml:space="preserve"> \* MERGEFORMAT </w:instrText>
      </w:r>
      <w:r w:rsidRPr="00462199">
        <w:fldChar w:fldCharType="separate"/>
      </w:r>
      <w:del w:id="8753" w:author="Faqir, Sofia (Energy Security)" w:date="2023-11-12T19:47:00Z">
        <w:r w:rsidR="00E473FC">
          <w:delText>Annex 1</w:delText>
        </w:r>
      </w:del>
      <w:r w:rsidRPr="00462199">
        <w:fldChar w:fldCharType="end"/>
      </w:r>
      <w:r w:rsidRPr="00462199">
        <w:t xml:space="preserve">, </w:t>
      </w:r>
      <w:r>
        <w:fldChar w:fldCharType="begin"/>
      </w:r>
      <w:r>
        <w:instrText xml:space="preserve"> REF _Ref144115348 \n \h </w:instrText>
      </w:r>
      <w:r>
        <w:fldChar w:fldCharType="separate"/>
      </w:r>
      <w:del w:id="8754" w:author="Faqir, Sofia (Energy Security)" w:date="2023-11-12T19:47:00Z">
        <w:r w:rsidR="00E473FC">
          <w:delText>Part A</w:delText>
        </w:r>
      </w:del>
      <w:r>
        <w:fldChar w:fldCharType="end"/>
      </w:r>
      <w:r w:rsidRPr="00462199">
        <w:t xml:space="preserve">, paragraph </w:t>
      </w:r>
      <w:r>
        <w:fldChar w:fldCharType="begin"/>
      </w:r>
      <w:r>
        <w:instrText xml:space="preserve"> REF _Ref144115353 \w \h </w:instrText>
      </w:r>
      <w:r>
        <w:fldChar w:fldCharType="separate"/>
      </w:r>
      <w:del w:id="8755" w:author="Faqir, Sofia (Energy Security)" w:date="2023-11-12T19:47:00Z">
        <w:r w:rsidR="00E473FC">
          <w:delText>3</w:delText>
        </w:r>
      </w:del>
      <w:r>
        <w:fldChar w:fldCharType="end"/>
      </w:r>
      <w:r w:rsidRPr="00462199">
        <w:t xml:space="preserve"> (</w:t>
      </w:r>
      <w:r w:rsidR="00D11BBE">
        <w:rPr>
          <w:i/>
        </w:rPr>
        <w:t>The</w:t>
      </w:r>
      <w:r w:rsidRPr="00462199">
        <w:rPr>
          <w:i/>
        </w:rPr>
        <w:t xml:space="preserve"> Facility</w:t>
      </w:r>
      <w:r w:rsidRPr="00462199">
        <w:t>);</w:t>
      </w:r>
    </w:p>
    <w:p w14:paraId="6639ECE8" w14:textId="77777777" w:rsidR="00D179D6" w:rsidRPr="00462199" w:rsidRDefault="00D179D6" w:rsidP="00EF1691">
      <w:pPr>
        <w:pStyle w:val="NormalAshurst"/>
      </w:pPr>
      <w:r w:rsidRPr="00462199">
        <w:rPr>
          <w:b/>
        </w:rPr>
        <w:t>"Oxygen Meter Measurement System"</w:t>
      </w:r>
      <w:r w:rsidRPr="00462199">
        <w:t xml:space="preserve"> means the relevant commissioned Oxygen Meter Measurement Equipment installed for the purposes of measuring oxygen at the Oxygen Meter Measurement Point(s);</w:t>
      </w:r>
    </w:p>
    <w:p w14:paraId="574263C9" w14:textId="758EC7EA" w:rsidR="00D179D6" w:rsidRPr="00462199" w:rsidRDefault="00D179D6" w:rsidP="00EF1691">
      <w:pPr>
        <w:pStyle w:val="NormalAshurst"/>
      </w:pPr>
      <w:r w:rsidRPr="00462199">
        <w:rPr>
          <w:b/>
        </w:rPr>
        <w:t>"Oxygen Overall Measurement Uncertainty Requirement"</w:t>
      </w:r>
      <w:r w:rsidRPr="00462199">
        <w:t xml:space="preserve"> has the meaning given to the term in paragraph </w:t>
      </w:r>
      <w:r>
        <w:fldChar w:fldCharType="begin"/>
      </w:r>
      <w:r>
        <w:instrText xml:space="preserve"> REF _Ref144116773 \w \h </w:instrText>
      </w:r>
      <w:r>
        <w:fldChar w:fldCharType="separate"/>
      </w:r>
      <w:del w:id="8756" w:author="Faqir, Sofia (Energy Security)" w:date="2023-11-12T19:47:00Z">
        <w:r w:rsidR="00E473FC">
          <w:delText>4.1</w:delText>
        </w:r>
      </w:del>
      <w:r>
        <w:fldChar w:fldCharType="end"/>
      </w:r>
      <w:r w:rsidRPr="00462199">
        <w:t xml:space="preserve"> of this </w:t>
      </w:r>
      <w:r>
        <w:fldChar w:fldCharType="begin"/>
      </w:r>
      <w:r>
        <w:instrText xml:space="preserve"> REF Section6 \h </w:instrText>
      </w:r>
      <w:r>
        <w:fldChar w:fldCharType="separate"/>
      </w:r>
      <w:r w:rsidR="00E473FC" w:rsidRPr="00462199">
        <w:t>Section 6</w:t>
      </w:r>
      <w:r>
        <w:fldChar w:fldCharType="end"/>
      </w:r>
      <w:r w:rsidRPr="00462199">
        <w:t xml:space="preserve"> </w:t>
      </w:r>
      <w:r w:rsidR="0003054D">
        <w:t>(</w:t>
      </w:r>
      <w:r w:rsidR="0003054D">
        <w:rPr>
          <w:i/>
          <w:iCs/>
        </w:rPr>
        <w:t>Oxygen</w:t>
      </w:r>
      <w:r w:rsidR="0003054D" w:rsidRPr="0003054D">
        <w:rPr>
          <w:i/>
          <w:iCs/>
        </w:rPr>
        <w:t xml:space="preserve"> Meter Technical Specifications</w:t>
      </w:r>
      <w:r w:rsidR="0003054D">
        <w:t>)</w:t>
      </w:r>
      <w:r w:rsidR="0003054D" w:rsidRPr="00462199">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28FAF841" w14:textId="019840CA" w:rsidR="00D179D6" w:rsidRPr="00462199" w:rsidRDefault="00D179D6" w:rsidP="00EF1691">
      <w:pPr>
        <w:pStyle w:val="NormalAshurst"/>
      </w:pPr>
      <w:r w:rsidRPr="00462199">
        <w:rPr>
          <w:b/>
        </w:rPr>
        <w:t>"Oxygen Primary Data"</w:t>
      </w:r>
      <w:r w:rsidRPr="00462199">
        <w:t xml:space="preserve"> has the meaning given to that term in paragraph </w:t>
      </w:r>
      <w:r>
        <w:fldChar w:fldCharType="begin"/>
      </w:r>
      <w:r>
        <w:instrText xml:space="preserve"> REF _Ref144116760 \w \h </w:instrText>
      </w:r>
      <w:r>
        <w:fldChar w:fldCharType="separate"/>
      </w:r>
      <w:del w:id="8757" w:author="Faqir, Sofia (Energy Security)" w:date="2023-11-12T19:47:00Z">
        <w:r w:rsidR="00E473FC">
          <w:delText>3.1(A)</w:delText>
        </w:r>
      </w:del>
      <w:r>
        <w:fldChar w:fldCharType="end"/>
      </w:r>
      <w:r w:rsidRPr="00462199">
        <w:t xml:space="preserve"> of this </w:t>
      </w:r>
      <w:r>
        <w:fldChar w:fldCharType="begin"/>
      </w:r>
      <w:r>
        <w:instrText xml:space="preserve"> REF Section6 \h </w:instrText>
      </w:r>
      <w:r>
        <w:fldChar w:fldCharType="separate"/>
      </w:r>
      <w:r w:rsidR="00E473FC" w:rsidRPr="00462199">
        <w:t>Section 6</w:t>
      </w:r>
      <w:r>
        <w:fldChar w:fldCharType="end"/>
      </w:r>
      <w:r w:rsidRPr="00462199">
        <w:t xml:space="preserve"> </w:t>
      </w:r>
      <w:r w:rsidR="0003054D">
        <w:t>(</w:t>
      </w:r>
      <w:r w:rsidR="0003054D">
        <w:rPr>
          <w:i/>
          <w:iCs/>
        </w:rPr>
        <w:t>Oxygen</w:t>
      </w:r>
      <w:r w:rsidR="0003054D" w:rsidRPr="0003054D">
        <w:rPr>
          <w:i/>
          <w:iCs/>
        </w:rPr>
        <w:t xml:space="preserve"> Meter Technical Specifications</w:t>
      </w:r>
      <w:r w:rsidR="0003054D">
        <w:t>)</w:t>
      </w:r>
      <w:r w:rsidR="0003054D" w:rsidRPr="00462199">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 and</w:t>
      </w:r>
    </w:p>
    <w:p w14:paraId="3F128E1C" w14:textId="48FA44B2" w:rsidR="00D179D6" w:rsidRPr="00462199" w:rsidRDefault="00D179D6" w:rsidP="00EF1691">
      <w:pPr>
        <w:pStyle w:val="NormalAshurst"/>
      </w:pPr>
      <w:r w:rsidRPr="00462199">
        <w:rPr>
          <w:b/>
        </w:rPr>
        <w:t xml:space="preserve">"Oxygen Secondary Data" </w:t>
      </w:r>
      <w:r w:rsidRPr="00462199">
        <w:t xml:space="preserve">has the meaning given to that term in paragraph </w:t>
      </w:r>
      <w:r>
        <w:fldChar w:fldCharType="begin"/>
      </w:r>
      <w:r>
        <w:instrText xml:space="preserve"> REF _Ref144116765 \w \h </w:instrText>
      </w:r>
      <w:r>
        <w:fldChar w:fldCharType="separate"/>
      </w:r>
      <w:del w:id="8758" w:author="Faqir, Sofia (Energy Security)" w:date="2023-11-12T19:47:00Z">
        <w:r w:rsidR="00E473FC">
          <w:delText>3.1(B)</w:delText>
        </w:r>
      </w:del>
      <w:r>
        <w:fldChar w:fldCharType="end"/>
      </w:r>
      <w:r w:rsidRPr="00462199">
        <w:t xml:space="preserve"> of this </w:t>
      </w:r>
      <w:r>
        <w:fldChar w:fldCharType="begin"/>
      </w:r>
      <w:r>
        <w:instrText xml:space="preserve"> REF Section6 \h </w:instrText>
      </w:r>
      <w:r>
        <w:fldChar w:fldCharType="separate"/>
      </w:r>
      <w:r w:rsidR="00E473FC" w:rsidRPr="00462199">
        <w:t>Section 6</w:t>
      </w:r>
      <w:r>
        <w:fldChar w:fldCharType="end"/>
      </w:r>
      <w:r w:rsidRPr="00462199">
        <w:t xml:space="preserve"> </w:t>
      </w:r>
      <w:r w:rsidR="0003054D">
        <w:t>(</w:t>
      </w:r>
      <w:r w:rsidR="0003054D">
        <w:rPr>
          <w:i/>
          <w:iCs/>
        </w:rPr>
        <w:t>Oxygen</w:t>
      </w:r>
      <w:r w:rsidR="0003054D" w:rsidRPr="0003054D">
        <w:rPr>
          <w:i/>
          <w:iCs/>
        </w:rPr>
        <w:t xml:space="preserve"> Meter Technical Specifications</w:t>
      </w:r>
      <w:r w:rsidR="0003054D">
        <w:t>)</w:t>
      </w:r>
      <w:r w:rsidR="0003054D" w:rsidRPr="00462199">
        <w:t xml:space="preserve"> </w:t>
      </w:r>
      <w:r w:rsidRPr="00462199">
        <w:t xml:space="preserve">to </w:t>
      </w:r>
      <w:r>
        <w:fldChar w:fldCharType="begin"/>
      </w:r>
      <w:r>
        <w:instrText xml:space="preserve"> REF Annex9PartD \h </w:instrText>
      </w:r>
      <w:r>
        <w:fldChar w:fldCharType="separate"/>
      </w:r>
      <w:r w:rsidR="00E473FC" w:rsidRPr="00462199">
        <w:t>Part D</w:t>
      </w:r>
      <w:r>
        <w:fldChar w:fldCharType="end"/>
      </w:r>
      <w:r w:rsidRPr="00462199">
        <w:t xml:space="preserve"> </w:t>
      </w:r>
      <w:r w:rsidR="00AF34F0" w:rsidRPr="00462199">
        <w:t>(</w:t>
      </w:r>
      <w:r w:rsidR="00AF34F0" w:rsidRPr="00462199">
        <w:rPr>
          <w:i/>
        </w:rPr>
        <w:t>Meter Measurement System</w:t>
      </w:r>
      <w:r w:rsidR="00AF34F0">
        <w:rPr>
          <w:i/>
        </w:rPr>
        <w:t>s</w:t>
      </w:r>
      <w:r w:rsidR="00AF34F0" w:rsidRPr="00462199">
        <w:rPr>
          <w:i/>
        </w:rPr>
        <w:t xml:space="preserve"> – Technical Specification</w:t>
      </w:r>
      <w:r w:rsidR="00AF34F0">
        <w:rPr>
          <w:i/>
        </w:rPr>
        <w:t>s</w:t>
      </w:r>
      <w:r w:rsidR="00AF34F0" w:rsidRPr="00462199">
        <w:t>)</w:t>
      </w:r>
      <w:r w:rsidRPr="00462199">
        <w:t>.</w:t>
      </w:r>
    </w:p>
    <w:p w14:paraId="45E2A05D" w14:textId="77777777" w:rsidR="00D179D6" w:rsidRPr="00462199" w:rsidRDefault="00D179D6" w:rsidP="00EF1AC1">
      <w:pPr>
        <w:pStyle w:val="SH1Ashurst"/>
        <w:numPr>
          <w:ilvl w:val="0"/>
          <w:numId w:val="50"/>
        </w:numPr>
      </w:pPr>
      <w:bookmarkStart w:id="8759" w:name="_Ref144116747"/>
      <w:r w:rsidRPr="00462199">
        <w:t>METERING POINTS</w:t>
      </w:r>
      <w:bookmarkEnd w:id="8759"/>
    </w:p>
    <w:p w14:paraId="222EE19C" w14:textId="77777777" w:rsidR="00D179D6" w:rsidRPr="00462199" w:rsidRDefault="00D179D6" w:rsidP="00A04868">
      <w:pPr>
        <w:pStyle w:val="SH2Ashurst"/>
      </w:pPr>
      <w:bookmarkStart w:id="8760" w:name="_Ref144116748"/>
      <w:r w:rsidRPr="00462199">
        <w:t>The Producer shall ensure that any Oxygen Meter Measurement System shall:</w:t>
      </w:r>
      <w:bookmarkEnd w:id="8760"/>
    </w:p>
    <w:p w14:paraId="7B91DEA2" w14:textId="77777777" w:rsidR="00D179D6" w:rsidRPr="00462199" w:rsidRDefault="00D179D6" w:rsidP="00A04868">
      <w:pPr>
        <w:pStyle w:val="SH3Ashurst"/>
      </w:pPr>
      <w:bookmarkStart w:id="8761" w:name="_Ref144116749"/>
      <w:r w:rsidRPr="00462199">
        <w:t>be installed on any stream of oxygen that is routed across the Site boundary to the Facility for use On-site;</w:t>
      </w:r>
      <w:bookmarkEnd w:id="8761"/>
    </w:p>
    <w:p w14:paraId="2616D933" w14:textId="77777777" w:rsidR="00D179D6" w:rsidRPr="00462199" w:rsidRDefault="00D179D6" w:rsidP="00A04868">
      <w:pPr>
        <w:pStyle w:val="SH3Ashurst"/>
      </w:pPr>
      <w:bookmarkStart w:id="8762" w:name="_Ref144116750"/>
      <w:r w:rsidRPr="00462199">
        <w:t>be located On-site; and</w:t>
      </w:r>
      <w:bookmarkEnd w:id="8762"/>
    </w:p>
    <w:p w14:paraId="5597462E" w14:textId="77777777" w:rsidR="00D179D6" w:rsidRPr="00462199" w:rsidRDefault="00D179D6" w:rsidP="00A04868">
      <w:pPr>
        <w:pStyle w:val="SH3Ashurst"/>
      </w:pPr>
      <w:bookmarkStart w:id="8763" w:name="_Ref144116751"/>
      <w:r w:rsidRPr="00462199">
        <w:t>be located upstream of any oxygen compression system.</w:t>
      </w:r>
      <w:bookmarkEnd w:id="8763"/>
    </w:p>
    <w:p w14:paraId="276C2595" w14:textId="77777777" w:rsidR="00D179D6" w:rsidRPr="00462199" w:rsidRDefault="00D179D6" w:rsidP="000D76C6">
      <w:pPr>
        <w:pStyle w:val="SH1Ashurst"/>
      </w:pPr>
      <w:bookmarkStart w:id="8764" w:name="_Ref144116752"/>
      <w:r w:rsidRPr="00462199">
        <w:t>Oxygen METER measurement system</w:t>
      </w:r>
      <w:bookmarkEnd w:id="8764"/>
    </w:p>
    <w:p w14:paraId="7AEA9AEB" w14:textId="77777777" w:rsidR="00D179D6" w:rsidRPr="00462199" w:rsidRDefault="00D179D6" w:rsidP="00A04868">
      <w:pPr>
        <w:pStyle w:val="SH2Ashurst"/>
      </w:pPr>
      <w:bookmarkStart w:id="8765" w:name="_Ref144116753"/>
      <w:r w:rsidRPr="00462199">
        <w:t>Each Oxygen Meter Measurement System shall include the following equipment:</w:t>
      </w:r>
      <w:bookmarkEnd w:id="8765"/>
    </w:p>
    <w:p w14:paraId="154628C1" w14:textId="77777777" w:rsidR="00D179D6" w:rsidRPr="00462199" w:rsidRDefault="00D179D6" w:rsidP="00A04868">
      <w:pPr>
        <w:pStyle w:val="SH3Ashurst"/>
      </w:pPr>
      <w:bookmarkStart w:id="8766" w:name="_Ref144116754"/>
      <w:r w:rsidRPr="00462199">
        <w:t>Oxygen Flow Meter(s) for the measurement of the oxygen flow rate;</w:t>
      </w:r>
      <w:bookmarkEnd w:id="8766"/>
    </w:p>
    <w:p w14:paraId="3F961F7F" w14:textId="77777777" w:rsidR="00D179D6" w:rsidRPr="00462199" w:rsidRDefault="00D179D6" w:rsidP="00A04868">
      <w:pPr>
        <w:pStyle w:val="SH3Ashurst"/>
      </w:pPr>
      <w:bookmarkStart w:id="8767" w:name="_Ref144116755"/>
      <w:r w:rsidRPr="00462199">
        <w:lastRenderedPageBreak/>
        <w:t>any other measurement device(s) that is necessary to enable the calculation of the Measured Oxygen Input including temperature and pressure devices; and</w:t>
      </w:r>
      <w:bookmarkEnd w:id="8767"/>
    </w:p>
    <w:p w14:paraId="7D432B7E" w14:textId="77777777" w:rsidR="00D179D6" w:rsidRPr="00462199" w:rsidRDefault="00D179D6" w:rsidP="00A04868">
      <w:pPr>
        <w:pStyle w:val="SH3Ashurst"/>
      </w:pPr>
      <w:bookmarkStart w:id="8768" w:name="_Ref144116756"/>
      <w:r w:rsidRPr="00462199">
        <w:t>a flow computer, which shall be linked to the main site BPCS,</w:t>
      </w:r>
      <w:bookmarkEnd w:id="8768"/>
    </w:p>
    <w:p w14:paraId="14E8713E" w14:textId="77777777" w:rsidR="00D179D6" w:rsidRPr="00462199" w:rsidRDefault="00D179D6" w:rsidP="005B3BB9">
      <w:pPr>
        <w:pStyle w:val="B12Ashurst"/>
      </w:pPr>
      <w:r w:rsidRPr="00462199">
        <w:t xml:space="preserve">together the </w:t>
      </w:r>
      <w:r w:rsidRPr="00462199">
        <w:rPr>
          <w:b/>
        </w:rPr>
        <w:t>"Oxygen Meter Measurement Equipment"</w:t>
      </w:r>
      <w:r w:rsidRPr="00462199">
        <w:t>.</w:t>
      </w:r>
    </w:p>
    <w:p w14:paraId="344D23BA" w14:textId="77777777" w:rsidR="00D179D6" w:rsidRPr="00462199" w:rsidRDefault="00D179D6" w:rsidP="00A04868">
      <w:pPr>
        <w:pStyle w:val="SH2Ashurst"/>
      </w:pPr>
      <w:bookmarkStart w:id="8769" w:name="_Ref144116757"/>
      <w:r w:rsidRPr="00462199">
        <w:t>The Producer shall ensure that the Oxygen Meter Measurement System shall conform with UKEX certification, if any component of the relevant Oxygen Meter Measurement System is sourced from the UK, or the ATEX 114 "equipment" Directive 2014/34/EU and ATEX 153 "workplace" Directive 1999/92/EC, if such component is sourced from the EU.</w:t>
      </w:r>
      <w:bookmarkEnd w:id="8769"/>
    </w:p>
    <w:p w14:paraId="0E6065FF" w14:textId="77777777" w:rsidR="00D179D6" w:rsidRPr="00462199" w:rsidRDefault="00D179D6" w:rsidP="000D76C6">
      <w:pPr>
        <w:pStyle w:val="SH1Ashurst"/>
      </w:pPr>
      <w:bookmarkStart w:id="8770" w:name="_Ref144116758"/>
      <w:r w:rsidRPr="00462199">
        <w:t>oxygen MEASUREMENT DATA</w:t>
      </w:r>
      <w:bookmarkEnd w:id="8770"/>
    </w:p>
    <w:p w14:paraId="2335AFCB" w14:textId="77777777" w:rsidR="00D179D6" w:rsidRPr="00462199" w:rsidRDefault="00D179D6" w:rsidP="005B3BB9">
      <w:pPr>
        <w:pStyle w:val="NormalBoldAshurst"/>
      </w:pPr>
      <w:r w:rsidRPr="00462199">
        <w:rPr>
          <w:i/>
        </w:rPr>
        <w:t>Reporting, determining and recording of Oxygen Measurement Data</w:t>
      </w:r>
    </w:p>
    <w:p w14:paraId="5DA5D583" w14:textId="77777777" w:rsidR="00D179D6" w:rsidRPr="00462199" w:rsidRDefault="00D179D6" w:rsidP="00A04868">
      <w:pPr>
        <w:pStyle w:val="SH2Ashurst"/>
      </w:pPr>
      <w:bookmarkStart w:id="8771" w:name="_Ref144116759"/>
      <w:r w:rsidRPr="00462199">
        <w:t>The Producer shall ensure that:</w:t>
      </w:r>
      <w:bookmarkEnd w:id="8771"/>
    </w:p>
    <w:p w14:paraId="3DFCE978" w14:textId="77777777" w:rsidR="00D179D6" w:rsidRPr="00462199" w:rsidRDefault="00D179D6" w:rsidP="00A04868">
      <w:pPr>
        <w:pStyle w:val="SH3Ashurst"/>
      </w:pPr>
      <w:bookmarkStart w:id="8772" w:name="_Ref144116760"/>
      <w:r w:rsidRPr="00462199">
        <w:t>the following measurements are recorded for each minute by each Oxygen Meter Measurement System:</w:t>
      </w:r>
      <w:bookmarkEnd w:id="8772"/>
    </w:p>
    <w:p w14:paraId="2A956322" w14:textId="78F013D0" w:rsidR="00D179D6" w:rsidRPr="00462199" w:rsidRDefault="00D179D6" w:rsidP="00A04868">
      <w:pPr>
        <w:pStyle w:val="SH4Ashurst"/>
      </w:pPr>
      <w:bookmarkStart w:id="8773" w:name="_Ref144116761"/>
      <w:r w:rsidRPr="00462199">
        <w:t>the oxygen flow rate (</w:t>
      </w:r>
      <w:r w:rsidRPr="00462199">
        <w:rPr>
          <w:i/>
        </w:rPr>
        <w:t xml:space="preserve">expressed in kg/s </w:t>
      </w:r>
      <w:r w:rsidRPr="00462199">
        <w:t xml:space="preserve">or </w:t>
      </w:r>
      <w:r w:rsidRPr="00462199">
        <w:rPr>
          <w:i/>
        </w:rPr>
        <w:t>A</w:t>
      </w:r>
      <w:r w:rsidR="00972D8C" w:rsidRPr="00A02A4D">
        <w:rPr>
          <w:i/>
          <w:iCs/>
        </w:rPr>
        <w:t>m</w:t>
      </w:r>
      <w:r w:rsidR="00972D8C" w:rsidRPr="00A02A4D">
        <w:rPr>
          <w:i/>
          <w:iCs/>
          <w:vertAlign w:val="superscript"/>
        </w:rPr>
        <w:t>3</w:t>
      </w:r>
      <w:r w:rsidRPr="00462199">
        <w:rPr>
          <w:i/>
        </w:rPr>
        <w:t>/s</w:t>
      </w:r>
      <w:r w:rsidRPr="00462199">
        <w:t>);</w:t>
      </w:r>
      <w:bookmarkEnd w:id="8773"/>
    </w:p>
    <w:p w14:paraId="4008CE37" w14:textId="77777777" w:rsidR="00D179D6" w:rsidRPr="00462199" w:rsidRDefault="00D179D6" w:rsidP="00A04868">
      <w:pPr>
        <w:pStyle w:val="SH4Ashurst"/>
      </w:pPr>
      <w:bookmarkStart w:id="8774" w:name="_Ref144116762"/>
      <w:r w:rsidRPr="00462199">
        <w:t>the pipeline pressure (</w:t>
      </w:r>
      <w:r w:rsidRPr="00462199">
        <w:rPr>
          <w:i/>
        </w:rPr>
        <w:t>expressed in kPa</w:t>
      </w:r>
      <w:r w:rsidRPr="00462199">
        <w:t>);</w:t>
      </w:r>
      <w:bookmarkEnd w:id="8774"/>
    </w:p>
    <w:p w14:paraId="2CDBFD08" w14:textId="77777777" w:rsidR="00D179D6" w:rsidRPr="00462199" w:rsidRDefault="00D179D6" w:rsidP="00A04868">
      <w:pPr>
        <w:pStyle w:val="SH4Ashurst"/>
      </w:pPr>
      <w:bookmarkStart w:id="8775" w:name="_Ref144116763"/>
      <w:r w:rsidRPr="00462199">
        <w:t>the temperature (</w:t>
      </w:r>
      <w:r w:rsidRPr="00462199">
        <w:rPr>
          <w:i/>
        </w:rPr>
        <w:t>expressed in °C</w:t>
      </w:r>
      <w:r w:rsidRPr="00462199">
        <w:t>); and</w:t>
      </w:r>
      <w:bookmarkEnd w:id="8775"/>
    </w:p>
    <w:p w14:paraId="0E86E8B6" w14:textId="19998796" w:rsidR="00D179D6" w:rsidRPr="00462199" w:rsidRDefault="00D179D6" w:rsidP="00A04868">
      <w:pPr>
        <w:pStyle w:val="SH4Ashurst"/>
      </w:pPr>
      <w:bookmarkStart w:id="8776" w:name="_Ref144116764"/>
      <w:r w:rsidRPr="00462199">
        <w:t>density (</w:t>
      </w:r>
      <w:r w:rsidRPr="00462199">
        <w:rPr>
          <w:i/>
        </w:rPr>
        <w:t>expressed in kg/</w:t>
      </w:r>
      <w:r w:rsidR="00972D8C" w:rsidRPr="00A02A4D">
        <w:rPr>
          <w:i/>
          <w:iCs/>
        </w:rPr>
        <w:t>m</w:t>
      </w:r>
      <w:r w:rsidR="00972D8C" w:rsidRPr="00A02A4D">
        <w:rPr>
          <w:i/>
          <w:iCs/>
          <w:vertAlign w:val="superscript"/>
        </w:rPr>
        <w:t>3</w:t>
      </w:r>
      <w:r w:rsidRPr="00462199">
        <w:t>), where volumetric flow meter(s) are used;</w:t>
      </w:r>
      <w:bookmarkEnd w:id="8776"/>
    </w:p>
    <w:p w14:paraId="689A488F" w14:textId="77777777" w:rsidR="00D179D6" w:rsidRPr="00462199" w:rsidRDefault="00D179D6" w:rsidP="00A04868">
      <w:pPr>
        <w:pStyle w:val="B3Ashurst"/>
      </w:pPr>
      <w:r w:rsidRPr="00462199">
        <w:t xml:space="preserve">((i) to (iv) are together the </w:t>
      </w:r>
      <w:r w:rsidRPr="00462199">
        <w:rPr>
          <w:b/>
          <w:bCs/>
        </w:rPr>
        <w:t>"Oxygen Primary Data"</w:t>
      </w:r>
      <w:r w:rsidRPr="00462199">
        <w:t>); and</w:t>
      </w:r>
    </w:p>
    <w:p w14:paraId="01DE89DE" w14:textId="62CCF238" w:rsidR="00D179D6" w:rsidRPr="00462199" w:rsidRDefault="00D179D6" w:rsidP="00A04868">
      <w:pPr>
        <w:pStyle w:val="SH3Ashurst"/>
      </w:pPr>
      <w:bookmarkStart w:id="8777" w:name="_Ref144116765"/>
      <w:r w:rsidRPr="00462199">
        <w:t>the Measured Oxygen Input (</w:t>
      </w:r>
      <w:r w:rsidRPr="00462199">
        <w:rPr>
          <w:i/>
        </w:rPr>
        <w:t xml:space="preserve">expressed in kg or </w:t>
      </w:r>
      <w:r w:rsidR="000A275D">
        <w:rPr>
          <w:i/>
        </w:rPr>
        <w:t>N</w:t>
      </w:r>
      <w:r w:rsidR="00972D8C" w:rsidRPr="00A02A4D">
        <w:rPr>
          <w:i/>
          <w:iCs/>
        </w:rPr>
        <w:t>m</w:t>
      </w:r>
      <w:r w:rsidR="00972D8C" w:rsidRPr="00A02A4D">
        <w:rPr>
          <w:i/>
          <w:iCs/>
          <w:vertAlign w:val="superscript"/>
        </w:rPr>
        <w:t>3</w:t>
      </w:r>
      <w:r w:rsidRPr="00462199">
        <w:t xml:space="preserve">) per Reporting Unit is calculated in respect of each Oxygen Meter Measurement System and reported to, or collected by, the LCHA Counterparty (and any and all persons nominated by the LCHA Counterparty and considered by the LCHA Counterparty to be suitably qualified) (the </w:t>
      </w:r>
      <w:r w:rsidRPr="00462199">
        <w:rPr>
          <w:b/>
        </w:rPr>
        <w:t>"Oxygen Secondary Data"</w:t>
      </w:r>
      <w:r w:rsidRPr="00462199">
        <w:t>).</w:t>
      </w:r>
      <w:bookmarkEnd w:id="8777"/>
    </w:p>
    <w:p w14:paraId="515BBD0C" w14:textId="77777777" w:rsidR="00D179D6" w:rsidRPr="00462199" w:rsidRDefault="00D179D6" w:rsidP="005B3BB9">
      <w:pPr>
        <w:pStyle w:val="NormalBoldAshurst"/>
      </w:pPr>
      <w:r w:rsidRPr="00462199">
        <w:rPr>
          <w:i/>
        </w:rPr>
        <w:t>Invalid Reporting Units</w:t>
      </w:r>
    </w:p>
    <w:p w14:paraId="4770666E" w14:textId="77777777" w:rsidR="00D179D6" w:rsidRPr="00462199" w:rsidRDefault="00D179D6" w:rsidP="00A04868">
      <w:pPr>
        <w:pStyle w:val="SH2Ashurst"/>
      </w:pPr>
      <w:bookmarkStart w:id="8778" w:name="_Ref144116766"/>
      <w:r w:rsidRPr="00462199">
        <w:t>If during a Reporting Unit:</w:t>
      </w:r>
      <w:bookmarkEnd w:id="8778"/>
    </w:p>
    <w:p w14:paraId="3E16581D" w14:textId="77777777" w:rsidR="00D179D6" w:rsidRPr="00462199" w:rsidRDefault="00D179D6" w:rsidP="00A04868">
      <w:pPr>
        <w:pStyle w:val="SH3Ashurst"/>
      </w:pPr>
      <w:bookmarkStart w:id="8779" w:name="_Ref144116767"/>
      <w:r w:rsidRPr="00462199">
        <w:t>there are fewer than twenty nine (29) minutes of Oxygen Measurement Data; or</w:t>
      </w:r>
      <w:bookmarkEnd w:id="8779"/>
    </w:p>
    <w:p w14:paraId="7A3F1551" w14:textId="77777777" w:rsidR="00D179D6" w:rsidRPr="00462199" w:rsidRDefault="00D179D6" w:rsidP="00A04868">
      <w:pPr>
        <w:pStyle w:val="SH3Ashurst"/>
      </w:pPr>
      <w:bookmarkStart w:id="8780" w:name="_Ref144116768"/>
      <w:r w:rsidRPr="00462199">
        <w:t>there is greater than one (1) minute of Inaccurate Measurement Data,</w:t>
      </w:r>
      <w:bookmarkEnd w:id="8780"/>
    </w:p>
    <w:p w14:paraId="6121BAE3" w14:textId="77777777" w:rsidR="00D179D6" w:rsidRPr="00462199" w:rsidRDefault="00D179D6" w:rsidP="005B3BB9">
      <w:pPr>
        <w:pStyle w:val="B12Ashurst"/>
      </w:pPr>
      <w:r w:rsidRPr="00462199">
        <w:t xml:space="preserve">then such Reporting Unit shall be invalid (an </w:t>
      </w:r>
      <w:r w:rsidRPr="00462199">
        <w:rPr>
          <w:b/>
        </w:rPr>
        <w:t>"Oxygen Invalid Reporting Unit"</w:t>
      </w:r>
      <w:r w:rsidRPr="00462199">
        <w:t>) unless the LCHA Counterparty determines in its absolute discretion that such Reporting Unit shall be treated as valid, in which case it shall no longer be treated as an Oxygen Invalid Reporting Unit. The Measured Hydrogen Output during such Oxygen Invalid Reporting Unit shall: (i) be deemed not to be LCHS Compliant; (ii) not form part of the calculation of any Weighted Average Consignments for LCHS purposes; and (iii) be deemed to be Non-Qualifying Volumes.</w:t>
      </w:r>
    </w:p>
    <w:p w14:paraId="660B770C" w14:textId="77777777" w:rsidR="00D179D6" w:rsidRPr="00462199" w:rsidRDefault="00D179D6" w:rsidP="00A04868">
      <w:pPr>
        <w:pStyle w:val="SH2Ashurst"/>
      </w:pPr>
      <w:bookmarkStart w:id="8781" w:name="_Ref144116769"/>
      <w:r w:rsidRPr="00462199">
        <w:t>If:</w:t>
      </w:r>
      <w:bookmarkEnd w:id="8781"/>
    </w:p>
    <w:p w14:paraId="60E2E65E" w14:textId="77777777" w:rsidR="00D179D6" w:rsidRPr="00462199" w:rsidRDefault="00D179D6" w:rsidP="00A04868">
      <w:pPr>
        <w:pStyle w:val="SH3Ashurst"/>
      </w:pPr>
      <w:bookmarkStart w:id="8782" w:name="_Ref144116770"/>
      <w:r w:rsidRPr="00462199">
        <w:t>there are greater than two hundred and forty (240) Oxygen Invalid Reporting Units in a Billing Period; or</w:t>
      </w:r>
      <w:bookmarkEnd w:id="8782"/>
    </w:p>
    <w:p w14:paraId="7BAC8A46" w14:textId="77777777" w:rsidR="00D179D6" w:rsidRPr="00462199" w:rsidRDefault="00D179D6" w:rsidP="00A04868">
      <w:pPr>
        <w:pStyle w:val="SH3Ashurst"/>
      </w:pPr>
      <w:bookmarkStart w:id="8783" w:name="_Ref144116771"/>
      <w:r w:rsidRPr="00462199">
        <w:lastRenderedPageBreak/>
        <w:t>there are greater than nine hundred and sixty (960) Oxygen Invalid Reporting Units within any twelve (12) consecutive Billing Periods,</w:t>
      </w:r>
      <w:bookmarkEnd w:id="8783"/>
    </w:p>
    <w:p w14:paraId="25418F60" w14:textId="442A4D29" w:rsidR="00D179D6" w:rsidRPr="00462199" w:rsidRDefault="00D179D6" w:rsidP="005B3BB9">
      <w:pPr>
        <w:pStyle w:val="B12Ashurst"/>
      </w:pPr>
      <w:r w:rsidRPr="00462199">
        <w:t xml:space="preserve">then the Producer shall be deemed to be in breach of a Measurement Data Obligation for the purposes of </w:t>
      </w:r>
      <w:r w:rsidR="007248B2" w:rsidRPr="007248B2">
        <w:t>Condition</w:t>
      </w:r>
      <w:r w:rsidRPr="00462199">
        <w:t xml:space="preserve"> </w:t>
      </w:r>
      <w:r w:rsidR="006E6179">
        <w:fldChar w:fldCharType="begin"/>
      </w:r>
      <w:r w:rsidR="006E6179">
        <w:instrText xml:space="preserve"> REF _Ref144484004 \n \h </w:instrText>
      </w:r>
      <w:r w:rsidR="006E6179">
        <w:fldChar w:fldCharType="separate"/>
      </w:r>
      <w:del w:id="8784" w:author="Faqir, Sofia (Energy Security)" w:date="2023-11-12T19:47:00Z">
        <w:r w:rsidR="00E473FC">
          <w:delText>32</w:delText>
        </w:r>
      </w:del>
      <w:r w:rsidR="006E6179">
        <w:fldChar w:fldCharType="end"/>
      </w:r>
      <w:r w:rsidRPr="00462199">
        <w:t xml:space="preserve"> (</w:t>
      </w:r>
      <w:r w:rsidRPr="00462199">
        <w:rPr>
          <w:i/>
        </w:rPr>
        <w:t>Producer Undertakings: Measurement Data</w:t>
      </w:r>
      <w:r w:rsidRPr="00462199">
        <w:t>).</w:t>
      </w:r>
    </w:p>
    <w:p w14:paraId="5F2617BC" w14:textId="77777777" w:rsidR="00D179D6" w:rsidRPr="00462199" w:rsidRDefault="00D179D6" w:rsidP="000D76C6">
      <w:pPr>
        <w:pStyle w:val="SH1Ashurst"/>
      </w:pPr>
      <w:bookmarkStart w:id="8785" w:name="_Ref144116772"/>
      <w:r w:rsidRPr="00462199">
        <w:t>UNCERTAINTY REQUIREMENTS</w:t>
      </w:r>
      <w:bookmarkEnd w:id="8785"/>
    </w:p>
    <w:p w14:paraId="53697A89" w14:textId="77777777" w:rsidR="00D179D6" w:rsidRPr="00462199" w:rsidRDefault="00D179D6" w:rsidP="005B3BB9">
      <w:pPr>
        <w:pStyle w:val="NormalBoldAshurst"/>
      </w:pPr>
      <w:r w:rsidRPr="00462199">
        <w:rPr>
          <w:i/>
        </w:rPr>
        <w:t>Overall Measurement Uncertainty Requirement</w:t>
      </w:r>
    </w:p>
    <w:p w14:paraId="108EC18C" w14:textId="77777777" w:rsidR="00D179D6" w:rsidRPr="00462199" w:rsidRDefault="00D179D6" w:rsidP="00A04868">
      <w:pPr>
        <w:pStyle w:val="SH2Ashurst"/>
      </w:pPr>
      <w:bookmarkStart w:id="8786" w:name="_Ref144116773"/>
      <w:r w:rsidRPr="00462199">
        <w:t xml:space="preserve">The uncertainty of the Measured Oxygen Input to the Hydrogen Production Plant shall at all times be equal to or less than +/-3 % of the measured value at 95% confidence interval (the </w:t>
      </w:r>
      <w:r w:rsidRPr="00462199">
        <w:rPr>
          <w:b/>
        </w:rPr>
        <w:t>"Oxygen Overall Measurement Uncertainty Requirement"</w:t>
      </w:r>
      <w:r w:rsidRPr="00462199">
        <w:t>).</w:t>
      </w:r>
      <w:bookmarkEnd w:id="8786"/>
    </w:p>
    <w:p w14:paraId="4FA3E14A" w14:textId="77777777" w:rsidR="00D179D6" w:rsidRPr="00462199" w:rsidRDefault="00D179D6" w:rsidP="00A04868">
      <w:pPr>
        <w:pStyle w:val="SH2Ashurst"/>
      </w:pPr>
      <w:bookmarkStart w:id="8787" w:name="_Ref144116774"/>
      <w:r w:rsidRPr="00462199">
        <w:t>The Oxygen Overall Measurement Uncertainty Requirement shall be:</w:t>
      </w:r>
      <w:bookmarkEnd w:id="8787"/>
    </w:p>
    <w:p w14:paraId="5D06AE05" w14:textId="77777777" w:rsidR="00D179D6" w:rsidRPr="00462199" w:rsidRDefault="00D179D6" w:rsidP="00A04868">
      <w:pPr>
        <w:pStyle w:val="SH3Ashurst"/>
      </w:pPr>
      <w:bookmarkStart w:id="8788" w:name="_Ref144116775"/>
      <w:r w:rsidRPr="00462199">
        <w:t>obtained by combining the measurement uncertainty of all the quantities necessary to enable the calculation of the Measured Oxygen Input to the Site; and</w:t>
      </w:r>
      <w:bookmarkEnd w:id="8788"/>
    </w:p>
    <w:p w14:paraId="644EE35C" w14:textId="77777777" w:rsidR="00D179D6" w:rsidRPr="00462199" w:rsidRDefault="00D179D6" w:rsidP="00A04868">
      <w:pPr>
        <w:pStyle w:val="SH3Ashurst"/>
      </w:pPr>
      <w:bookmarkStart w:id="8789" w:name="_Ref144116776"/>
      <w:r w:rsidRPr="00462199">
        <w:t>ascertained in accordance with internationally recognised and accepted standards, including, but not limited to, the guide to the expression of uncertainty in measurement ISO/IEC Guide 98 all parts;</w:t>
      </w:r>
      <w:bookmarkEnd w:id="8789"/>
    </w:p>
    <w:p w14:paraId="41752FB1" w14:textId="77777777" w:rsidR="00D179D6" w:rsidRPr="00462199" w:rsidRDefault="00D179D6" w:rsidP="005B3BB9">
      <w:pPr>
        <w:pStyle w:val="NormalBoldAshurst"/>
      </w:pPr>
      <w:r w:rsidRPr="00462199">
        <w:rPr>
          <w:i/>
        </w:rPr>
        <w:t>Oxygen Flow Meter(s)</w:t>
      </w:r>
    </w:p>
    <w:p w14:paraId="47B36906" w14:textId="76DE5C43" w:rsidR="00D179D6" w:rsidRPr="00462199" w:rsidRDefault="00D179D6" w:rsidP="00A04868">
      <w:pPr>
        <w:pStyle w:val="SH2Ashurst"/>
      </w:pPr>
      <w:bookmarkStart w:id="8790" w:name="_Ref144116777"/>
      <w:r w:rsidRPr="00462199">
        <w:t xml:space="preserve">The Oxygen Flow Meter(s) shall be calibrated as is required by the Oxygen Flow Meter manufacturer under flowing </w:t>
      </w:r>
      <w:r w:rsidR="007248B2" w:rsidRPr="007248B2">
        <w:t>condition</w:t>
      </w:r>
      <w:r w:rsidRPr="00462199">
        <w:t>s:</w:t>
      </w:r>
      <w:bookmarkEnd w:id="8790"/>
    </w:p>
    <w:p w14:paraId="48D0EF35" w14:textId="77777777" w:rsidR="00D179D6" w:rsidRPr="00462199" w:rsidRDefault="00D179D6" w:rsidP="00A04868">
      <w:pPr>
        <w:pStyle w:val="SH3Ashurst"/>
      </w:pPr>
      <w:bookmarkStart w:id="8791" w:name="_Ref144116778"/>
      <w:r w:rsidRPr="00462199">
        <w:t>at a test laboratory; or</w:t>
      </w:r>
      <w:bookmarkEnd w:id="8791"/>
    </w:p>
    <w:p w14:paraId="1275B0E7" w14:textId="77777777" w:rsidR="00D179D6" w:rsidRPr="00462199" w:rsidRDefault="00D179D6" w:rsidP="00A04868">
      <w:pPr>
        <w:pStyle w:val="SH3Ashurst"/>
      </w:pPr>
      <w:bookmarkStart w:id="8792" w:name="_Ref144116779"/>
      <w:r w:rsidRPr="00462199">
        <w:t>in situ against a master meter or a prover.</w:t>
      </w:r>
      <w:bookmarkEnd w:id="8792"/>
    </w:p>
    <w:p w14:paraId="13A931EA" w14:textId="77777777" w:rsidR="00D179D6" w:rsidRPr="00462199" w:rsidRDefault="00D179D6" w:rsidP="00A04868">
      <w:pPr>
        <w:pStyle w:val="SH2Ashurst"/>
        <w:sectPr w:rsidR="00D179D6" w:rsidRPr="00462199" w:rsidSect="00757324">
          <w:pgSz w:w="11907" w:h="16840" w:code="9"/>
          <w:pgMar w:top="1440" w:right="1440" w:bottom="1440" w:left="1440" w:header="720" w:footer="720" w:gutter="0"/>
          <w:paperSrc w:first="15" w:other="15"/>
          <w:cols w:space="720"/>
          <w:docGrid w:linePitch="245"/>
        </w:sectPr>
      </w:pPr>
      <w:bookmarkStart w:id="8793" w:name="_Ref144116782"/>
    </w:p>
    <w:bookmarkEnd w:id="8793"/>
    <w:p w14:paraId="5CEC8ABD" w14:textId="77777777" w:rsidR="00D179D6" w:rsidRPr="00462199" w:rsidRDefault="00D179D6" w:rsidP="005B3BB9">
      <w:pPr>
        <w:pStyle w:val="SCHEDULEAshurst"/>
      </w:pPr>
      <w:r w:rsidRPr="00462199">
        <w:lastRenderedPageBreak/>
        <w:br/>
      </w:r>
      <w:bookmarkStart w:id="8794" w:name="_Ref144116783"/>
      <w:bookmarkStart w:id="8795" w:name="_Ref144118009"/>
      <w:bookmarkStart w:id="8796" w:name="_Ref147930349"/>
      <w:bookmarkStart w:id="8797" w:name="_Ref149477547"/>
      <w:bookmarkStart w:id="8798" w:name="_Toc149833759"/>
      <w:r w:rsidRPr="00462199">
        <w:t>Low Carbon Hydrogen Certification</w:t>
      </w:r>
      <w:bookmarkEnd w:id="8794"/>
      <w:bookmarkEnd w:id="8795"/>
      <w:bookmarkEnd w:id="8796"/>
      <w:bookmarkEnd w:id="8797"/>
      <w:bookmarkEnd w:id="8798"/>
    </w:p>
    <w:p w14:paraId="79935F5B" w14:textId="77777777" w:rsidR="00D179D6" w:rsidRPr="00462199" w:rsidRDefault="00D179D6" w:rsidP="00EF1AC1">
      <w:pPr>
        <w:pStyle w:val="SH1Ashurst"/>
        <w:numPr>
          <w:ilvl w:val="0"/>
          <w:numId w:val="51"/>
        </w:numPr>
      </w:pPr>
      <w:bookmarkStart w:id="8799" w:name="_Ref144116784"/>
      <w:r w:rsidRPr="00462199">
        <w:t>DEFINITIONS</w:t>
      </w:r>
      <w:bookmarkEnd w:id="8799"/>
    </w:p>
    <w:p w14:paraId="25BE1913" w14:textId="25DF03CD" w:rsidR="00D179D6" w:rsidRPr="00462199" w:rsidRDefault="00D179D6" w:rsidP="00A04868">
      <w:pPr>
        <w:pStyle w:val="SH2Ashurst"/>
      </w:pPr>
      <w:bookmarkStart w:id="8800" w:name="_Ref144116785"/>
      <w:r w:rsidRPr="00462199">
        <w:t xml:space="preserve">In this </w:t>
      </w:r>
      <w:r>
        <w:fldChar w:fldCharType="begin"/>
      </w:r>
      <w:r>
        <w:instrText xml:space="preserve"> REF _Ref144118009 \w \h </w:instrText>
      </w:r>
      <w:r>
        <w:fldChar w:fldCharType="separate"/>
      </w:r>
      <w:del w:id="8801" w:author="Faqir, Sofia (Energy Security)" w:date="2023-11-12T19:47:00Z">
        <w:r w:rsidR="00E473FC">
          <w:delText>Annex 10</w:delText>
        </w:r>
      </w:del>
      <w:r>
        <w:fldChar w:fldCharType="end"/>
      </w:r>
      <w:r w:rsidRPr="00462199">
        <w:t xml:space="preserve"> (Low Carbon Hydrogen Certification):</w:t>
      </w:r>
      <w:bookmarkEnd w:id="8800"/>
    </w:p>
    <w:p w14:paraId="08D4C0DA" w14:textId="77A18425" w:rsidR="00D179D6" w:rsidRPr="00462199" w:rsidRDefault="00D179D6" w:rsidP="005B3BB9">
      <w:pPr>
        <w:pStyle w:val="DefinitionsClauseAshurst"/>
      </w:pPr>
      <w:bookmarkStart w:id="8802" w:name="_Ref144116786"/>
      <w:r w:rsidRPr="00462199">
        <w:rPr>
          <w:b/>
        </w:rPr>
        <w:t>"Acceptable Certification Scheme"</w:t>
      </w:r>
      <w:r w:rsidRPr="00462199">
        <w:t xml:space="preserve"> has the meaning given to that term in paragraph</w:t>
      </w:r>
      <w:r>
        <w:t xml:space="preserve"> </w:t>
      </w:r>
      <w:r>
        <w:fldChar w:fldCharType="begin"/>
      </w:r>
      <w:r>
        <w:instrText xml:space="preserve"> REF _Ref144116841 \w \h </w:instrText>
      </w:r>
      <w:r>
        <w:fldChar w:fldCharType="separate"/>
      </w:r>
      <w:del w:id="8803" w:author="Faqir, Sofia (Energy Security)" w:date="2023-11-12T19:47:00Z">
        <w:r w:rsidR="00E473FC">
          <w:delText>2.14(A)</w:delText>
        </w:r>
      </w:del>
      <w:r>
        <w:fldChar w:fldCharType="end"/>
      </w:r>
      <w:r w:rsidRPr="00462199">
        <w:t xml:space="preserve"> (</w:t>
      </w:r>
      <w:r w:rsidRPr="00462199">
        <w:rPr>
          <w:i/>
        </w:rPr>
        <w:t>Notification of Acceptable Certification Scheme(s)</w:t>
      </w:r>
      <w:r w:rsidRPr="00462199">
        <w:t>);</w:t>
      </w:r>
      <w:bookmarkEnd w:id="8802"/>
    </w:p>
    <w:p w14:paraId="64F72197" w14:textId="0A5773E2" w:rsidR="00D179D6" w:rsidRPr="00462199" w:rsidRDefault="00D179D6" w:rsidP="005B3BB9">
      <w:pPr>
        <w:pStyle w:val="DefinitionsClauseAshurst"/>
      </w:pPr>
      <w:bookmarkStart w:id="8804" w:name="_Ref144116787"/>
      <w:r w:rsidRPr="00462199">
        <w:rPr>
          <w:b/>
        </w:rPr>
        <w:t>"Acceptable Certification Scheme Notice"</w:t>
      </w:r>
      <w:r w:rsidRPr="00462199">
        <w:t xml:space="preserve"> has the meaning given to that term in paragraph </w:t>
      </w:r>
      <w:r>
        <w:fldChar w:fldCharType="begin"/>
      </w:r>
      <w:r>
        <w:instrText xml:space="preserve"> REF _Ref144116840 \w \h </w:instrText>
      </w:r>
      <w:r>
        <w:fldChar w:fldCharType="separate"/>
      </w:r>
      <w:del w:id="8805" w:author="Faqir, Sofia (Energy Security)" w:date="2023-11-12T19:47:00Z">
        <w:r w:rsidR="00E473FC">
          <w:delText>2.14</w:delText>
        </w:r>
      </w:del>
      <w:r>
        <w:fldChar w:fldCharType="end"/>
      </w:r>
      <w:r w:rsidRPr="00462199">
        <w:t xml:space="preserve"> (</w:t>
      </w:r>
      <w:r w:rsidRPr="00462199">
        <w:rPr>
          <w:i/>
        </w:rPr>
        <w:t>Notification of Acceptable Certification Scheme(s)</w:t>
      </w:r>
      <w:r w:rsidRPr="00462199">
        <w:t>);</w:t>
      </w:r>
      <w:bookmarkEnd w:id="8804"/>
    </w:p>
    <w:p w14:paraId="77D0991C" w14:textId="77777777" w:rsidR="00D179D6" w:rsidRPr="00462199" w:rsidRDefault="00D179D6" w:rsidP="005B3BB9">
      <w:pPr>
        <w:pStyle w:val="DefinitionsClauseAshurst"/>
      </w:pPr>
      <w:bookmarkStart w:id="8806" w:name="_Ref144116788"/>
      <w:r w:rsidRPr="00462199">
        <w:rPr>
          <w:b/>
        </w:rPr>
        <w:t>"Certification Scheme"</w:t>
      </w:r>
      <w:r w:rsidRPr="00462199">
        <w:t xml:space="preserve"> means either the Government Certification Scheme and/or an Other Certification Scheme (as applicable);</w:t>
      </w:r>
      <w:bookmarkEnd w:id="8806"/>
    </w:p>
    <w:p w14:paraId="188EBFA9" w14:textId="58056311" w:rsidR="00D179D6" w:rsidRPr="00462199" w:rsidRDefault="00D179D6" w:rsidP="005B3BB9">
      <w:pPr>
        <w:pStyle w:val="DefinitionsClauseAshurst"/>
      </w:pPr>
      <w:bookmarkStart w:id="8807" w:name="_Ref144116789"/>
      <w:r w:rsidRPr="00462199">
        <w:rPr>
          <w:b/>
        </w:rPr>
        <w:t>"Certification Scheme Amendment Notice"</w:t>
      </w:r>
      <w:r w:rsidRPr="00462199">
        <w:t xml:space="preserve"> has the meaning given to that term in paragraph </w:t>
      </w:r>
      <w:r>
        <w:fldChar w:fldCharType="begin"/>
      </w:r>
      <w:r>
        <w:instrText xml:space="preserve"> REF _Ref144116835 \w \h </w:instrText>
      </w:r>
      <w:r>
        <w:fldChar w:fldCharType="separate"/>
      </w:r>
      <w:del w:id="8808" w:author="Faqir, Sofia (Energy Security)" w:date="2023-11-12T19:47:00Z">
        <w:r w:rsidR="00E473FC">
          <w:delText>2.12</w:delText>
        </w:r>
      </w:del>
      <w:r>
        <w:fldChar w:fldCharType="end"/>
      </w:r>
      <w:r w:rsidRPr="00462199">
        <w:t xml:space="preserve"> (</w:t>
      </w:r>
      <w:r w:rsidRPr="00462199">
        <w:rPr>
          <w:i/>
        </w:rPr>
        <w:t>Notification of amendment to Certification Scheme(s)</w:t>
      </w:r>
      <w:r w:rsidRPr="00462199">
        <w:t>);</w:t>
      </w:r>
      <w:bookmarkEnd w:id="8807"/>
    </w:p>
    <w:p w14:paraId="375B6CDE" w14:textId="61B66555" w:rsidR="00D179D6" w:rsidRPr="00462199" w:rsidRDefault="00D179D6" w:rsidP="005B3BB9">
      <w:pPr>
        <w:pStyle w:val="DefinitionsClauseAshurst"/>
      </w:pPr>
      <w:bookmarkStart w:id="8809" w:name="_Ref144116790"/>
      <w:r w:rsidRPr="00462199">
        <w:rPr>
          <w:b/>
        </w:rPr>
        <w:t>"Certification Scheme Change Notice"</w:t>
      </w:r>
      <w:r w:rsidRPr="00462199">
        <w:t xml:space="preserve"> has the meaning given to that term in paragraph </w:t>
      </w:r>
      <w:r>
        <w:fldChar w:fldCharType="begin"/>
      </w:r>
      <w:r>
        <w:instrText xml:space="preserve"> REF _Ref144116832 \w \h </w:instrText>
      </w:r>
      <w:r>
        <w:fldChar w:fldCharType="separate"/>
      </w:r>
      <w:del w:id="8810" w:author="Faqir, Sofia (Energy Security)" w:date="2023-11-12T19:47:00Z">
        <w:r w:rsidR="00E473FC">
          <w:delText>2.11</w:delText>
        </w:r>
      </w:del>
      <w:r>
        <w:fldChar w:fldCharType="end"/>
      </w:r>
      <w:r w:rsidRPr="00462199">
        <w:t xml:space="preserve"> (</w:t>
      </w:r>
      <w:r w:rsidRPr="00462199">
        <w:rPr>
          <w:i/>
        </w:rPr>
        <w:t>Notification of amendment to Certification Scheme(s)</w:t>
      </w:r>
      <w:r w:rsidRPr="00462199">
        <w:t>);</w:t>
      </w:r>
      <w:bookmarkEnd w:id="8809"/>
    </w:p>
    <w:p w14:paraId="496C5C83" w14:textId="2D5A45C5" w:rsidR="00D179D6" w:rsidRPr="00462199" w:rsidRDefault="00D179D6" w:rsidP="005B3BB9">
      <w:pPr>
        <w:pStyle w:val="DefinitionsClauseAshurst"/>
      </w:pPr>
      <w:bookmarkStart w:id="8811" w:name="_Ref144116791"/>
      <w:r w:rsidRPr="00462199">
        <w:rPr>
          <w:b/>
        </w:rPr>
        <w:t>"Certification Scheme Participation Notice"</w:t>
      </w:r>
      <w:r w:rsidRPr="00462199">
        <w:t xml:space="preserve"> has the meaning given to that term in paragraph </w:t>
      </w:r>
      <w:r>
        <w:fldChar w:fldCharType="begin"/>
      </w:r>
      <w:r>
        <w:instrText xml:space="preserve"> REF _Ref144116805 \w \h </w:instrText>
      </w:r>
      <w:r>
        <w:fldChar w:fldCharType="separate"/>
      </w:r>
      <w:del w:id="8812" w:author="Faqir, Sofia (Energy Security)" w:date="2023-11-12T19:47:00Z">
        <w:r w:rsidR="00E473FC">
          <w:delText>2.3</w:delText>
        </w:r>
      </w:del>
      <w:r>
        <w:fldChar w:fldCharType="end"/>
      </w:r>
      <w:r w:rsidRPr="00462199">
        <w:t xml:space="preserve"> (</w:t>
      </w:r>
      <w:r w:rsidRPr="00462199">
        <w:rPr>
          <w:i/>
        </w:rPr>
        <w:t>Notification of participation in Certification Scheme</w:t>
      </w:r>
      <w:r w:rsidRPr="00462199">
        <w:t>);</w:t>
      </w:r>
      <w:bookmarkEnd w:id="8811"/>
    </w:p>
    <w:p w14:paraId="5D25DB97" w14:textId="77777777" w:rsidR="00D179D6" w:rsidRPr="00462199" w:rsidRDefault="00D179D6" w:rsidP="005B3BB9">
      <w:pPr>
        <w:pStyle w:val="DefinitionsClauseAshurst"/>
      </w:pPr>
      <w:bookmarkStart w:id="8813" w:name="_Ref144116792"/>
      <w:r w:rsidRPr="00462199">
        <w:rPr>
          <w:b/>
        </w:rPr>
        <w:t xml:space="preserve">"Certification Scheme Response Notice" </w:t>
      </w:r>
      <w:r w:rsidRPr="00462199">
        <w:t>means a Government Certification Scheme Response Notice or an Other Certification Scheme Response Notice (as applicable);</w:t>
      </w:r>
      <w:bookmarkEnd w:id="8813"/>
    </w:p>
    <w:p w14:paraId="10660D12" w14:textId="77777777" w:rsidR="00D179D6" w:rsidRPr="00462199" w:rsidRDefault="00D179D6" w:rsidP="005B3BB9">
      <w:pPr>
        <w:pStyle w:val="DefinitionsClauseAshurst"/>
      </w:pPr>
      <w:bookmarkStart w:id="8814" w:name="_Ref144116793"/>
      <w:r w:rsidRPr="00462199">
        <w:rPr>
          <w:b/>
        </w:rPr>
        <w:t>"Certification Scheme Supporting Information"</w:t>
      </w:r>
      <w:r w:rsidRPr="00462199">
        <w:t xml:space="preserve"> means Government Certification Scheme Supporting Information or Other Certification Scheme Supporting Information (as applicable);</w:t>
      </w:r>
      <w:bookmarkEnd w:id="8814"/>
    </w:p>
    <w:p w14:paraId="36101D84" w14:textId="7B3372E0" w:rsidR="00D179D6" w:rsidRPr="00462199" w:rsidRDefault="00D179D6" w:rsidP="005B3BB9">
      <w:pPr>
        <w:pStyle w:val="DefinitionsClauseAshurst"/>
      </w:pPr>
      <w:bookmarkStart w:id="8815" w:name="_Ref144116794"/>
      <w:r w:rsidRPr="00462199">
        <w:rPr>
          <w:b/>
        </w:rPr>
        <w:t>"Further Certification Scheme Response Notice"</w:t>
      </w:r>
      <w:r w:rsidRPr="00462199">
        <w:t xml:space="preserve"> has the meaning given to that term in paragraph </w:t>
      </w:r>
      <w:r>
        <w:fldChar w:fldCharType="begin"/>
      </w:r>
      <w:r>
        <w:instrText xml:space="preserve"> REF _Ref144116824 \w \h </w:instrText>
      </w:r>
      <w:r>
        <w:fldChar w:fldCharType="separate"/>
      </w:r>
      <w:del w:id="8816" w:author="Faqir, Sofia (Energy Security)" w:date="2023-11-12T19:47:00Z">
        <w:r w:rsidR="00E473FC">
          <w:delText>2.9(B)</w:delText>
        </w:r>
      </w:del>
      <w:r>
        <w:fldChar w:fldCharType="end"/>
      </w:r>
      <w:r w:rsidRPr="00462199">
        <w:t xml:space="preserve"> (</w:t>
      </w:r>
      <w:r w:rsidRPr="00462199">
        <w:rPr>
          <w:i/>
        </w:rPr>
        <w:t>Notification of participation in Certification Scheme</w:t>
      </w:r>
      <w:r w:rsidRPr="00462199">
        <w:t>);</w:t>
      </w:r>
      <w:bookmarkEnd w:id="8815"/>
    </w:p>
    <w:p w14:paraId="234930B7" w14:textId="77777777" w:rsidR="00D179D6" w:rsidRPr="00462199" w:rsidRDefault="00D179D6" w:rsidP="005B3BB9">
      <w:pPr>
        <w:pStyle w:val="DefinitionsClauseAshurst"/>
      </w:pPr>
      <w:bookmarkStart w:id="8817" w:name="_Ref144116795"/>
      <w:r w:rsidRPr="00462199">
        <w:rPr>
          <w:b/>
        </w:rPr>
        <w:t>"Government Certification Scheme"</w:t>
      </w:r>
      <w:r w:rsidRPr="00462199">
        <w:t xml:space="preserve"> means the UK low carbon Hydrogen certification scheme effected or endorsed by the Secretary of State or another UK Competent Authority, which issues, grants, allocates or attributes Hydrogen Certificates (as such scheme may be amended, supplemented, restated or replaced from time to time);</w:t>
      </w:r>
      <w:bookmarkEnd w:id="8817"/>
    </w:p>
    <w:p w14:paraId="49DE9533" w14:textId="7FCAF32F" w:rsidR="00D179D6" w:rsidRPr="00462199" w:rsidRDefault="00D179D6" w:rsidP="005B3BB9">
      <w:pPr>
        <w:pStyle w:val="DefinitionsClauseAshurst"/>
      </w:pPr>
      <w:bookmarkStart w:id="8818" w:name="_Ref144116796"/>
      <w:r w:rsidRPr="00462199">
        <w:rPr>
          <w:b/>
        </w:rPr>
        <w:t>"Government Certification Scheme Response Notice"</w:t>
      </w:r>
      <w:r w:rsidRPr="00462199">
        <w:t xml:space="preserve"> has the meaning given to that term in paragraph </w:t>
      </w:r>
      <w:r>
        <w:fldChar w:fldCharType="begin"/>
      </w:r>
      <w:r>
        <w:instrText xml:space="preserve"> REF _Ref144116812 \w \h </w:instrText>
      </w:r>
      <w:r>
        <w:fldChar w:fldCharType="separate"/>
      </w:r>
      <w:del w:id="8819" w:author="Faqir, Sofia (Energy Security)" w:date="2023-11-12T19:47:00Z">
        <w:r w:rsidR="00E473FC">
          <w:delText>2.5</w:delText>
        </w:r>
      </w:del>
      <w:r>
        <w:fldChar w:fldCharType="end"/>
      </w:r>
      <w:r w:rsidRPr="00462199">
        <w:t xml:space="preserve"> (</w:t>
      </w:r>
      <w:r w:rsidRPr="00462199">
        <w:rPr>
          <w:i/>
        </w:rPr>
        <w:t>Notification of participation in Certification Scheme</w:t>
      </w:r>
      <w:r w:rsidRPr="00462199">
        <w:t>);</w:t>
      </w:r>
      <w:bookmarkEnd w:id="8818"/>
    </w:p>
    <w:p w14:paraId="7B0EB29F" w14:textId="27E03D00" w:rsidR="00D179D6" w:rsidRPr="00462199" w:rsidRDefault="00D179D6" w:rsidP="005B3BB9">
      <w:pPr>
        <w:pStyle w:val="DefinitionsClauseAshurst"/>
      </w:pPr>
      <w:bookmarkStart w:id="8820" w:name="_Ref144116797"/>
      <w:r w:rsidRPr="00462199">
        <w:rPr>
          <w:b/>
        </w:rPr>
        <w:t>"Government Certification Scheme Supporting Information"</w:t>
      </w:r>
      <w:r w:rsidRPr="00462199">
        <w:t xml:space="preserve"> has the meaning given to that term in paragraph </w:t>
      </w:r>
      <w:r>
        <w:fldChar w:fldCharType="begin"/>
      </w:r>
      <w:r>
        <w:instrText xml:space="preserve"> REF _Ref144116815 \w \h </w:instrText>
      </w:r>
      <w:r>
        <w:fldChar w:fldCharType="separate"/>
      </w:r>
      <w:del w:id="8821" w:author="Faqir, Sofia (Energy Security)" w:date="2023-11-12T19:47:00Z">
        <w:r w:rsidR="00E473FC">
          <w:delText>2.5(C)</w:delText>
        </w:r>
      </w:del>
      <w:r>
        <w:fldChar w:fldCharType="end"/>
      </w:r>
      <w:r w:rsidRPr="00462199">
        <w:t xml:space="preserve"> (</w:t>
      </w:r>
      <w:r w:rsidRPr="00462199">
        <w:rPr>
          <w:i/>
        </w:rPr>
        <w:t>Notification of participation in Certification Scheme</w:t>
      </w:r>
      <w:r w:rsidRPr="00462199">
        <w:t>);</w:t>
      </w:r>
      <w:bookmarkEnd w:id="8820"/>
    </w:p>
    <w:p w14:paraId="7DE76995" w14:textId="77777777" w:rsidR="00D179D6" w:rsidRPr="00462199" w:rsidRDefault="00D179D6" w:rsidP="002D4185">
      <w:pPr>
        <w:pStyle w:val="DefinitionsClauseAshurst"/>
      </w:pPr>
      <w:bookmarkStart w:id="8822" w:name="_Ref144116798"/>
      <w:r w:rsidRPr="00462199">
        <w:rPr>
          <w:b/>
        </w:rPr>
        <w:t>"Hydrogen Certificate(s)"</w:t>
      </w:r>
      <w:r w:rsidRPr="00462199">
        <w:t xml:space="preserve"> means any certificate, guarantee of origin or other similar instrument issued, granted, allocated or attributed for the predominant purpose of proving, evidencing or providing information in respect of the emissions attributed to the production of low carbon Hydrogen at the Facility;</w:t>
      </w:r>
      <w:bookmarkStart w:id="8823" w:name="_Ref144117975"/>
      <w:r w:rsidRPr="00462199">
        <w:rPr>
          <w:rStyle w:val="FootnoteReference"/>
        </w:rPr>
        <w:footnoteReference w:id="104"/>
      </w:r>
      <w:bookmarkEnd w:id="8822"/>
      <w:bookmarkEnd w:id="8823"/>
    </w:p>
    <w:p w14:paraId="31CA61A8" w14:textId="77777777" w:rsidR="00D179D6" w:rsidRPr="00462199" w:rsidRDefault="00D179D6" w:rsidP="005B3BB9">
      <w:pPr>
        <w:pStyle w:val="DefinitionsClauseAshurst"/>
      </w:pPr>
      <w:bookmarkStart w:id="8824" w:name="_Ref144116799"/>
      <w:r w:rsidRPr="00462199">
        <w:rPr>
          <w:b/>
        </w:rPr>
        <w:lastRenderedPageBreak/>
        <w:t>"Other Certification Scheme"</w:t>
      </w:r>
      <w:r w:rsidRPr="00462199">
        <w:t xml:space="preserve"> means a scheme, organisation or process which issues, grants, allocates or attributes Hydrogen Certificates, other than the Government Certification Scheme;</w:t>
      </w:r>
      <w:bookmarkEnd w:id="8824"/>
    </w:p>
    <w:p w14:paraId="3C112C7E" w14:textId="6090E444" w:rsidR="00D179D6" w:rsidRPr="00462199" w:rsidRDefault="00D179D6" w:rsidP="005B3BB9">
      <w:pPr>
        <w:pStyle w:val="DefinitionsClauseAshurst"/>
      </w:pPr>
      <w:bookmarkStart w:id="8825" w:name="_Ref144116800"/>
      <w:r w:rsidRPr="00462199">
        <w:rPr>
          <w:b/>
        </w:rPr>
        <w:t>"Other Certification Scheme Response Notice"</w:t>
      </w:r>
      <w:r w:rsidRPr="00462199">
        <w:t xml:space="preserve"> has the meaning given to that term in paragraph </w:t>
      </w:r>
      <w:r>
        <w:fldChar w:fldCharType="begin"/>
      </w:r>
      <w:r>
        <w:instrText xml:space="preserve"> REF _Ref144116817 \w \h </w:instrText>
      </w:r>
      <w:r>
        <w:fldChar w:fldCharType="separate"/>
      </w:r>
      <w:del w:id="8826" w:author="Faqir, Sofia (Energy Security)" w:date="2023-11-12T19:47:00Z">
        <w:r w:rsidR="00E473FC">
          <w:delText>2.7</w:delText>
        </w:r>
      </w:del>
      <w:r>
        <w:fldChar w:fldCharType="end"/>
      </w:r>
      <w:r w:rsidRPr="00462199">
        <w:t xml:space="preserve"> (</w:t>
      </w:r>
      <w:r w:rsidRPr="00462199">
        <w:rPr>
          <w:i/>
        </w:rPr>
        <w:t>Notification of participation in Certification Scheme</w:t>
      </w:r>
      <w:r w:rsidRPr="00462199">
        <w:t>); and</w:t>
      </w:r>
      <w:bookmarkEnd w:id="8825"/>
    </w:p>
    <w:p w14:paraId="79E4BC08" w14:textId="3191F88B" w:rsidR="00D179D6" w:rsidRPr="00462199" w:rsidRDefault="00D179D6" w:rsidP="005B3BB9">
      <w:pPr>
        <w:pStyle w:val="DefinitionsClauseAshurst"/>
      </w:pPr>
      <w:bookmarkStart w:id="8827" w:name="_Ref144116801"/>
      <w:r w:rsidRPr="00462199">
        <w:rPr>
          <w:b/>
        </w:rPr>
        <w:t>"Other Certification Scheme Supporting Information"</w:t>
      </w:r>
      <w:r w:rsidRPr="00462199">
        <w:t xml:space="preserve"> has the meaning given to that term in paragraph </w:t>
      </w:r>
      <w:r>
        <w:fldChar w:fldCharType="begin"/>
      </w:r>
      <w:r>
        <w:instrText xml:space="preserve"> REF _Ref144116820 \w \h </w:instrText>
      </w:r>
      <w:r>
        <w:fldChar w:fldCharType="separate"/>
      </w:r>
      <w:del w:id="8828" w:author="Faqir, Sofia (Energy Security)" w:date="2023-11-12T19:47:00Z">
        <w:r w:rsidR="00E473FC">
          <w:delText>2.7(C)</w:delText>
        </w:r>
      </w:del>
      <w:r>
        <w:fldChar w:fldCharType="end"/>
      </w:r>
      <w:r w:rsidRPr="00462199">
        <w:t xml:space="preserve"> (</w:t>
      </w:r>
      <w:r w:rsidRPr="00462199">
        <w:rPr>
          <w:i/>
        </w:rPr>
        <w:t>Notification of participation in Certification Scheme</w:t>
      </w:r>
      <w:r w:rsidRPr="00462199">
        <w:t>).</w:t>
      </w:r>
      <w:bookmarkEnd w:id="8827"/>
    </w:p>
    <w:p w14:paraId="570E6C13" w14:textId="77777777" w:rsidR="00D179D6" w:rsidRPr="00462199" w:rsidRDefault="00D179D6" w:rsidP="000D76C6">
      <w:pPr>
        <w:pStyle w:val="SH1Ashurst"/>
      </w:pPr>
      <w:bookmarkStart w:id="8829" w:name="_Ref144116802"/>
      <w:r w:rsidRPr="00462199">
        <w:t>PARTICIPATION IN CERTIFICATION SCHEMES</w:t>
      </w:r>
      <w:bookmarkEnd w:id="8829"/>
    </w:p>
    <w:p w14:paraId="5F5507C4" w14:textId="77777777" w:rsidR="00D179D6" w:rsidRPr="00462199" w:rsidRDefault="00D179D6" w:rsidP="005B3BB9">
      <w:pPr>
        <w:pStyle w:val="NormalBoldAshurst"/>
      </w:pPr>
      <w:r w:rsidRPr="00462199">
        <w:rPr>
          <w:i/>
        </w:rPr>
        <w:t>Restriction on participation in Certification Scheme(s)</w:t>
      </w:r>
    </w:p>
    <w:p w14:paraId="5C17D580" w14:textId="2CCF6F12" w:rsidR="00D179D6" w:rsidRPr="00462199" w:rsidRDefault="00D179D6" w:rsidP="00A04868">
      <w:pPr>
        <w:pStyle w:val="SH2Ashurst"/>
      </w:pPr>
      <w:bookmarkStart w:id="8830" w:name="_Ref144116803"/>
      <w:r w:rsidRPr="00462199">
        <w:t xml:space="preserve">The Producer shall be entitled to participate in the Government Certification Scheme which relates to Hydrogen Certificate(s), subject to paragraphs </w:t>
      </w:r>
      <w:r>
        <w:fldChar w:fldCharType="begin"/>
      </w:r>
      <w:r>
        <w:instrText xml:space="preserve"> REF _Ref144116805 \w \h </w:instrText>
      </w:r>
      <w:r>
        <w:fldChar w:fldCharType="separate"/>
      </w:r>
      <w:del w:id="8831" w:author="Faqir, Sofia (Energy Security)" w:date="2023-11-12T19:47:00Z">
        <w:r w:rsidR="00E473FC">
          <w:delText>2.3</w:delText>
        </w:r>
      </w:del>
      <w:r>
        <w:fldChar w:fldCharType="end"/>
      </w:r>
      <w:r w:rsidRPr="00462199">
        <w:t xml:space="preserve"> to</w:t>
      </w:r>
      <w:r>
        <w:t xml:space="preserve"> </w:t>
      </w:r>
      <w:r>
        <w:fldChar w:fldCharType="begin"/>
      </w:r>
      <w:r>
        <w:instrText xml:space="preserve"> REF _Ref144116839 \w \h </w:instrText>
      </w:r>
      <w:r>
        <w:fldChar w:fldCharType="separate"/>
      </w:r>
      <w:del w:id="8832" w:author="Faqir, Sofia (Energy Security)" w:date="2023-11-12T19:47:00Z">
        <w:r w:rsidR="00E473FC">
          <w:delText>2.13</w:delText>
        </w:r>
      </w:del>
      <w:r>
        <w:fldChar w:fldCharType="end"/>
      </w:r>
      <w:r w:rsidRPr="00462199">
        <w:t>.</w:t>
      </w:r>
      <w:bookmarkEnd w:id="8830"/>
    </w:p>
    <w:p w14:paraId="19666D8A" w14:textId="63D8D838" w:rsidR="00D179D6" w:rsidRPr="00462199" w:rsidRDefault="00D179D6" w:rsidP="00A04868">
      <w:pPr>
        <w:pStyle w:val="SH2Ashurst"/>
      </w:pPr>
      <w:bookmarkStart w:id="8833" w:name="_Ref144116804"/>
      <w:r w:rsidRPr="00462199">
        <w:t xml:space="preserve">The Producer shall not, and shall procure that each member of its Group and any other third parties shall not register, become registered or accredited for, or otherwise participate in, any aspects of an Other Certification Scheme which relates to Hydrogen Certificate(s) without the prior approval of the LCHA Counterparty in accordance with paragraphs </w:t>
      </w:r>
      <w:r>
        <w:fldChar w:fldCharType="begin"/>
      </w:r>
      <w:r>
        <w:instrText xml:space="preserve"> REF _Ref144116805 \w \h </w:instrText>
      </w:r>
      <w:r>
        <w:fldChar w:fldCharType="separate"/>
      </w:r>
      <w:del w:id="8834" w:author="Faqir, Sofia (Energy Security)" w:date="2023-11-12T19:47:00Z">
        <w:r w:rsidR="00E473FC">
          <w:delText>2.3</w:delText>
        </w:r>
      </w:del>
      <w:r>
        <w:fldChar w:fldCharType="end"/>
      </w:r>
      <w:r w:rsidRPr="00462199">
        <w:t xml:space="preserve"> to </w:t>
      </w:r>
      <w:r>
        <w:fldChar w:fldCharType="begin"/>
      </w:r>
      <w:r>
        <w:instrText xml:space="preserve"> REF _Ref144116825 \w \h </w:instrText>
      </w:r>
      <w:r>
        <w:fldChar w:fldCharType="separate"/>
      </w:r>
      <w:del w:id="8835" w:author="Faqir, Sofia (Energy Security)" w:date="2023-11-12T19:47:00Z">
        <w:r w:rsidR="00E473FC">
          <w:delText>2.10</w:delText>
        </w:r>
      </w:del>
      <w:r>
        <w:fldChar w:fldCharType="end"/>
      </w:r>
      <w:r w:rsidRPr="00462199">
        <w:t>.</w:t>
      </w:r>
      <w:bookmarkEnd w:id="8833"/>
    </w:p>
    <w:p w14:paraId="0984F90A" w14:textId="77777777" w:rsidR="00D179D6" w:rsidRPr="00462199" w:rsidRDefault="00D179D6" w:rsidP="005B3BB9">
      <w:pPr>
        <w:pStyle w:val="NormalBoldAshurst"/>
      </w:pPr>
      <w:r w:rsidRPr="00462199">
        <w:rPr>
          <w:i/>
        </w:rPr>
        <w:t>Notification of participation in Certification Scheme</w:t>
      </w:r>
    </w:p>
    <w:p w14:paraId="4D52A70F" w14:textId="77777777" w:rsidR="00D179D6" w:rsidRPr="00462199" w:rsidRDefault="00D179D6" w:rsidP="00A04868">
      <w:pPr>
        <w:pStyle w:val="SH2Ashurst"/>
      </w:pPr>
      <w:bookmarkStart w:id="8836" w:name="_Ref144116805"/>
      <w:r w:rsidRPr="00462199">
        <w:t xml:space="preserve">If the Producer intends to participate in a Certification Scheme it shall give a notice to the LCHA Counterparty (a </w:t>
      </w:r>
      <w:r w:rsidRPr="00462199">
        <w:rPr>
          <w:b/>
        </w:rPr>
        <w:t>"Certification Scheme Participation Notice"</w:t>
      </w:r>
      <w:r w:rsidRPr="00462199">
        <w:t>). A Certification Scheme Participation Notice shall specify:</w:t>
      </w:r>
      <w:bookmarkEnd w:id="8836"/>
    </w:p>
    <w:p w14:paraId="76DFCDA7" w14:textId="77777777" w:rsidR="00D179D6" w:rsidRPr="00462199" w:rsidRDefault="00D179D6" w:rsidP="00A04868">
      <w:pPr>
        <w:pStyle w:val="SH3Ashurst"/>
      </w:pPr>
      <w:bookmarkStart w:id="8837" w:name="_Ref144116806"/>
      <w:r w:rsidRPr="00462199">
        <w:t>the Certification Scheme that the Producer intends to participate in;</w:t>
      </w:r>
      <w:bookmarkEnd w:id="8837"/>
    </w:p>
    <w:p w14:paraId="02E16C65" w14:textId="77777777" w:rsidR="00D179D6" w:rsidRPr="00462199" w:rsidRDefault="00D179D6" w:rsidP="00A04868">
      <w:pPr>
        <w:pStyle w:val="SH3Ashurst"/>
      </w:pPr>
      <w:bookmarkStart w:id="8838" w:name="_Ref144116807"/>
      <w:r w:rsidRPr="00462199">
        <w:t>the date from which the Producer proposes to participate in the Certification Scheme;</w:t>
      </w:r>
      <w:bookmarkEnd w:id="8838"/>
    </w:p>
    <w:p w14:paraId="1D080163" w14:textId="77777777" w:rsidR="00D179D6" w:rsidRPr="00462199" w:rsidRDefault="00D179D6" w:rsidP="00A04868">
      <w:pPr>
        <w:pStyle w:val="SH3Ashurst"/>
      </w:pPr>
      <w:bookmarkStart w:id="8839" w:name="_Ref144116808"/>
      <w:r w:rsidRPr="00462199">
        <w:t>the Competent Authority that administers the Certification Scheme (including the contact details of such Competent Authority);</w:t>
      </w:r>
      <w:bookmarkEnd w:id="8839"/>
    </w:p>
    <w:p w14:paraId="5729EA43" w14:textId="77777777" w:rsidR="00D179D6" w:rsidRPr="00462199" w:rsidRDefault="00D179D6" w:rsidP="00A04868">
      <w:pPr>
        <w:pStyle w:val="SH3Ashurst"/>
      </w:pPr>
      <w:bookmarkStart w:id="8840" w:name="_Ref144116809"/>
      <w:r w:rsidRPr="00462199">
        <w:t>the chain of custody in respect of any Hydrogen Certificate(s) issued, granted, allocated or attributed by the Certification Scheme; and</w:t>
      </w:r>
      <w:bookmarkEnd w:id="8840"/>
    </w:p>
    <w:p w14:paraId="7E0CFF20" w14:textId="77777777" w:rsidR="00D179D6" w:rsidRPr="00462199" w:rsidRDefault="00D179D6" w:rsidP="00A04868">
      <w:pPr>
        <w:pStyle w:val="SH3Ashurst"/>
      </w:pPr>
      <w:bookmarkStart w:id="8841" w:name="_Ref144116810"/>
      <w:r w:rsidRPr="00462199">
        <w:t>where applicable, details of how the Producer may receive revenue (directly or indirectly) as a result of participating in the Certification Scheme.</w:t>
      </w:r>
      <w:bookmarkEnd w:id="8841"/>
    </w:p>
    <w:p w14:paraId="53A47951" w14:textId="77777777" w:rsidR="00D179D6" w:rsidRPr="00462199" w:rsidRDefault="00D179D6" w:rsidP="00A04868">
      <w:pPr>
        <w:pStyle w:val="SH2Ashurst"/>
      </w:pPr>
      <w:bookmarkStart w:id="8842" w:name="_Ref144116811"/>
      <w:r w:rsidRPr="00462199">
        <w:t>In respect of an Other Certification Scheme, the Producer shall not be entitled to submit a Certification Scheme Participation Notice prior to the date which is six (6) Months after the date of any previous Certification Scheme Participation Notice submitted by the Producer to the LCHA Counterparty in respect of an Other Certification Scheme.</w:t>
      </w:r>
      <w:bookmarkEnd w:id="8842"/>
    </w:p>
    <w:p w14:paraId="67CEFAA8" w14:textId="77777777" w:rsidR="00D179D6" w:rsidRPr="00462199" w:rsidRDefault="00D179D6" w:rsidP="00A04868">
      <w:pPr>
        <w:pStyle w:val="SH2Ashurst"/>
      </w:pPr>
      <w:bookmarkStart w:id="8843" w:name="_Ref144116812"/>
      <w:r w:rsidRPr="00462199">
        <w:t xml:space="preserve">The LCHA Counterparty may, no later than thirty (30) Business Days after receipt of a Certification Scheme Participation Notice that relates to the Government Certification Scheme, give a notice to the Producer (a </w:t>
      </w:r>
      <w:r w:rsidRPr="00462199">
        <w:rPr>
          <w:b/>
        </w:rPr>
        <w:t>"Government Certification Scheme Response Notice"</w:t>
      </w:r>
      <w:r w:rsidRPr="00462199">
        <w:t>). A Government Certification Scheme Response Notice shall set out whether the LCHA Counterparty (acting reasonably):</w:t>
      </w:r>
      <w:bookmarkEnd w:id="8843"/>
    </w:p>
    <w:p w14:paraId="0A72DDE5" w14:textId="10EBC03A" w:rsidR="00D179D6" w:rsidRPr="00462199" w:rsidRDefault="00D179D6" w:rsidP="00A04868">
      <w:pPr>
        <w:pStyle w:val="SH3Ashurst"/>
      </w:pPr>
      <w:bookmarkStart w:id="8844" w:name="_Ref144116813"/>
      <w:r w:rsidRPr="00462199">
        <w:t xml:space="preserve">without prejudice to paragraph </w:t>
      </w:r>
      <w:r>
        <w:fldChar w:fldCharType="begin"/>
      </w:r>
      <w:r>
        <w:instrText xml:space="preserve"> REF _Ref144116821 \w \h </w:instrText>
      </w:r>
      <w:r>
        <w:fldChar w:fldCharType="separate"/>
      </w:r>
      <w:del w:id="8845" w:author="Faqir, Sofia (Energy Security)" w:date="2023-11-12T19:47:00Z">
        <w:r w:rsidR="00E473FC">
          <w:delText>2.8</w:delText>
        </w:r>
      </w:del>
      <w:r>
        <w:fldChar w:fldCharType="end"/>
      </w:r>
      <w:r w:rsidRPr="00462199">
        <w:t>, does not object to the Producer participating in the Government Certification Scheme;</w:t>
      </w:r>
      <w:bookmarkEnd w:id="8844"/>
    </w:p>
    <w:p w14:paraId="73B74C04" w14:textId="77777777" w:rsidR="00D179D6" w:rsidRPr="00462199" w:rsidRDefault="00D179D6" w:rsidP="00A04868">
      <w:pPr>
        <w:pStyle w:val="SH3Ashurst"/>
      </w:pPr>
      <w:bookmarkStart w:id="8846" w:name="_Ref144116814"/>
      <w:r w:rsidRPr="00462199">
        <w:lastRenderedPageBreak/>
        <w:t>objects to the Producer participating in the Government Certification Scheme (providing details of the LCHA Counterparty's grounds for objection); or</w:t>
      </w:r>
      <w:bookmarkEnd w:id="8846"/>
    </w:p>
    <w:p w14:paraId="59EC2DA3" w14:textId="77777777" w:rsidR="00D179D6" w:rsidRPr="00462199" w:rsidRDefault="00D179D6" w:rsidP="00A04868">
      <w:pPr>
        <w:pStyle w:val="SH3Ashurst"/>
      </w:pPr>
      <w:bookmarkStart w:id="8847" w:name="_Ref144116815"/>
      <w:r w:rsidRPr="00462199">
        <w:t xml:space="preserve">requires the Producer to provide additional Supporting Information in order for the LCHA Counterparty to determine whether or not it objects to the Producer's participation in the Government Certification Scheme and, if so, details of the additional Supporting Information which the LCHA Counterparty requires (the </w:t>
      </w:r>
      <w:r w:rsidRPr="00462199">
        <w:rPr>
          <w:b/>
        </w:rPr>
        <w:t>"Government Certification Scheme Supporting Information"</w:t>
      </w:r>
      <w:r w:rsidRPr="00462199">
        <w:t>).</w:t>
      </w:r>
      <w:bookmarkEnd w:id="8847"/>
    </w:p>
    <w:p w14:paraId="549FAD8A" w14:textId="3553B820" w:rsidR="00D179D6" w:rsidRPr="00462199" w:rsidRDefault="00D179D6" w:rsidP="00A04868">
      <w:pPr>
        <w:pStyle w:val="SH2Ashurst"/>
      </w:pPr>
      <w:bookmarkStart w:id="8848" w:name="_Ref144116816"/>
      <w:r w:rsidRPr="00462199">
        <w:t xml:space="preserve">If the LCHA Counterparty does not issue a Government Certification Scheme Response Notice to the Producer within thirty (30) Business Days after receipt of a Certification Scheme Participation Notice, the LCHA Counterparty shall be deemed to have no objection to the Producer participating in the Government Certification Scheme from the date set out in the Producer's Certification Scheme Participation Notice, subject to paragraphs </w:t>
      </w:r>
      <w:r>
        <w:fldChar w:fldCharType="begin"/>
      </w:r>
      <w:r>
        <w:instrText xml:space="preserve"> REF _Ref144116832 \w \h </w:instrText>
      </w:r>
      <w:r>
        <w:fldChar w:fldCharType="separate"/>
      </w:r>
      <w:del w:id="8849" w:author="Faqir, Sofia (Energy Security)" w:date="2023-11-12T19:47:00Z">
        <w:r w:rsidR="00E473FC">
          <w:delText>2.11</w:delText>
        </w:r>
      </w:del>
      <w:r>
        <w:fldChar w:fldCharType="end"/>
      </w:r>
      <w:r w:rsidRPr="00462199">
        <w:t xml:space="preserve"> to </w:t>
      </w:r>
      <w:r>
        <w:fldChar w:fldCharType="begin"/>
      </w:r>
      <w:r>
        <w:instrText xml:space="preserve"> REF _Ref144116839 \w \h </w:instrText>
      </w:r>
      <w:r>
        <w:fldChar w:fldCharType="separate"/>
      </w:r>
      <w:del w:id="8850" w:author="Faqir, Sofia (Energy Security)" w:date="2023-11-12T19:47:00Z">
        <w:r w:rsidR="00E473FC">
          <w:delText>2.13</w:delText>
        </w:r>
      </w:del>
      <w:r>
        <w:fldChar w:fldCharType="end"/>
      </w:r>
      <w:r w:rsidRPr="00462199">
        <w:t xml:space="preserve"> (</w:t>
      </w:r>
      <w:r w:rsidRPr="00462199">
        <w:rPr>
          <w:i/>
        </w:rPr>
        <w:t>Notification of amendment to Certification Scheme(s)</w:t>
      </w:r>
      <w:r w:rsidRPr="00462199">
        <w:t>).</w:t>
      </w:r>
      <w:bookmarkEnd w:id="8848"/>
    </w:p>
    <w:p w14:paraId="0CD1737C" w14:textId="77777777" w:rsidR="00D179D6" w:rsidRPr="00462199" w:rsidRDefault="00D179D6" w:rsidP="00A04868">
      <w:pPr>
        <w:pStyle w:val="SH2Ashurst"/>
      </w:pPr>
      <w:bookmarkStart w:id="8851" w:name="_Ref144116817"/>
      <w:r w:rsidRPr="00462199">
        <w:t xml:space="preserve">The LCHA Counterparty shall, no later than ninety (90) Business Days after receipt of a Certification Scheme Participation Notice that relates to an Other Certification Scheme, give a notice to the Producer (an </w:t>
      </w:r>
      <w:r w:rsidRPr="00462199">
        <w:rPr>
          <w:b/>
        </w:rPr>
        <w:t>"Other Certification Scheme Response Notice"</w:t>
      </w:r>
      <w:r w:rsidRPr="00462199">
        <w:t>). An Other Certification Scheme Response Notice shall set out whether the LCHA Counterparty (acting reasonably):</w:t>
      </w:r>
      <w:bookmarkEnd w:id="8851"/>
    </w:p>
    <w:p w14:paraId="5A48022F" w14:textId="67CB7DB0" w:rsidR="00D179D6" w:rsidRPr="00462199" w:rsidRDefault="00D179D6" w:rsidP="00A04868">
      <w:pPr>
        <w:pStyle w:val="SH3Ashurst"/>
      </w:pPr>
      <w:bookmarkStart w:id="8852" w:name="_Ref144116818"/>
      <w:r w:rsidRPr="00462199">
        <w:t xml:space="preserve">without prejudice to paragraph </w:t>
      </w:r>
      <w:r>
        <w:fldChar w:fldCharType="begin"/>
      </w:r>
      <w:r>
        <w:instrText xml:space="preserve"> REF _Ref144116821 \w \h </w:instrText>
      </w:r>
      <w:r>
        <w:fldChar w:fldCharType="separate"/>
      </w:r>
      <w:del w:id="8853" w:author="Faqir, Sofia (Energy Security)" w:date="2023-11-12T19:47:00Z">
        <w:r w:rsidR="00E473FC">
          <w:delText>2.8</w:delText>
        </w:r>
      </w:del>
      <w:r>
        <w:fldChar w:fldCharType="end"/>
      </w:r>
      <w:r w:rsidRPr="00462199">
        <w:t>, consents to the Producer participating in the Other Certification Scheme;</w:t>
      </w:r>
      <w:bookmarkEnd w:id="8852"/>
    </w:p>
    <w:p w14:paraId="1788B060" w14:textId="77777777" w:rsidR="00D179D6" w:rsidRPr="00462199" w:rsidRDefault="00D179D6" w:rsidP="00A04868">
      <w:pPr>
        <w:pStyle w:val="SH3Ashurst"/>
      </w:pPr>
      <w:bookmarkStart w:id="8854" w:name="_Ref144116819"/>
      <w:r w:rsidRPr="00462199">
        <w:t>does not consent to the Producer participating in the Other Certification Scheme (providing details of the LCHA Counterparty's grounds for withholding consent); or</w:t>
      </w:r>
      <w:bookmarkEnd w:id="8854"/>
    </w:p>
    <w:p w14:paraId="71E30A8B" w14:textId="77777777" w:rsidR="00D179D6" w:rsidRPr="00462199" w:rsidRDefault="00D179D6" w:rsidP="00A04868">
      <w:pPr>
        <w:pStyle w:val="SH3Ashurst"/>
      </w:pPr>
      <w:bookmarkStart w:id="8855" w:name="_Ref144116820"/>
      <w:r w:rsidRPr="00462199">
        <w:t xml:space="preserve">requires the Producer to provide additional Supporting Information in order for the LCHA Counterparty to determine whether or not it consents to the Producer's participation in the Other Certification Scheme and, if so, details of the additional Supporting Information which the LCHA Counterparty requires (the </w:t>
      </w:r>
      <w:r w:rsidRPr="00462199">
        <w:rPr>
          <w:b/>
        </w:rPr>
        <w:t>"Other Certification Scheme Supporting Information"</w:t>
      </w:r>
      <w:r w:rsidRPr="00462199">
        <w:t>).</w:t>
      </w:r>
      <w:bookmarkEnd w:id="8855"/>
    </w:p>
    <w:p w14:paraId="2E187520" w14:textId="49D727FB" w:rsidR="00D179D6" w:rsidRPr="00462199" w:rsidRDefault="00D179D6" w:rsidP="00A04868">
      <w:pPr>
        <w:pStyle w:val="SH2Ashurst"/>
      </w:pPr>
      <w:bookmarkStart w:id="8856" w:name="_Ref144116821"/>
      <w:r w:rsidRPr="00462199">
        <w:t xml:space="preserve">In the case of a Certification Scheme Response Notice which relates to paragraph </w:t>
      </w:r>
      <w:r>
        <w:fldChar w:fldCharType="begin"/>
      </w:r>
      <w:r>
        <w:instrText xml:space="preserve"> REF _Ref144116813 \w \h </w:instrText>
      </w:r>
      <w:r>
        <w:fldChar w:fldCharType="separate"/>
      </w:r>
      <w:del w:id="8857" w:author="Faqir, Sofia (Energy Security)" w:date="2023-11-12T19:47:00Z">
        <w:r w:rsidR="00E473FC">
          <w:delText>2.5(A)</w:delText>
        </w:r>
      </w:del>
      <w:r>
        <w:fldChar w:fldCharType="end"/>
      </w:r>
      <w:r w:rsidRPr="00462199">
        <w:t xml:space="preserve"> or paragraph </w:t>
      </w:r>
      <w:r>
        <w:fldChar w:fldCharType="begin"/>
      </w:r>
      <w:r>
        <w:instrText xml:space="preserve"> REF _Ref144116818 \w \h </w:instrText>
      </w:r>
      <w:r>
        <w:fldChar w:fldCharType="separate"/>
      </w:r>
      <w:del w:id="8858" w:author="Faqir, Sofia (Energy Security)" w:date="2023-11-12T19:47:00Z">
        <w:r w:rsidR="00E473FC">
          <w:delText>2.7(A)</w:delText>
        </w:r>
      </w:del>
      <w:r>
        <w:fldChar w:fldCharType="end"/>
      </w:r>
      <w:r w:rsidRPr="00462199">
        <w:t xml:space="preserve">, the LCHA Counterparty may also (acting reasonably) specify </w:t>
      </w:r>
      <w:r w:rsidR="007248B2" w:rsidRPr="007248B2">
        <w:t>condition</w:t>
      </w:r>
      <w:r w:rsidRPr="00462199">
        <w:t>s that must be complied with by the Producer in order to participate in the relevant Certification Scheme.</w:t>
      </w:r>
      <w:bookmarkEnd w:id="8856"/>
    </w:p>
    <w:p w14:paraId="7B522590" w14:textId="77777777" w:rsidR="00D179D6" w:rsidRPr="00462199" w:rsidRDefault="00D179D6" w:rsidP="00A04868">
      <w:pPr>
        <w:pStyle w:val="SH2Ashurst"/>
      </w:pPr>
      <w:bookmarkStart w:id="8859" w:name="_Ref144116822"/>
      <w:r w:rsidRPr="00462199">
        <w:t>If the LCHA Counterparty states in a Certification Scheme Response Notice that the LCHA Counterparty requires the Producer to provide Certification Scheme Supporting Information:</w:t>
      </w:r>
      <w:bookmarkEnd w:id="8859"/>
    </w:p>
    <w:p w14:paraId="1977F675" w14:textId="77777777" w:rsidR="00D179D6" w:rsidRPr="00462199" w:rsidRDefault="00D179D6" w:rsidP="00A04868">
      <w:pPr>
        <w:pStyle w:val="SH3Ashurst"/>
      </w:pPr>
      <w:bookmarkStart w:id="8860" w:name="_Ref144116823"/>
      <w:r w:rsidRPr="00462199">
        <w:t>the Producer shall provide the Certification Scheme Supporting Information as soon as reasonably practicable, and in any event no later than ninety (90) Business Days after receipt of the Certification Scheme Response Notice, or such longer period as is specified by the LCHA Counterparty; and</w:t>
      </w:r>
      <w:bookmarkEnd w:id="8860"/>
    </w:p>
    <w:p w14:paraId="2A36A4C5" w14:textId="18B43955" w:rsidR="00D179D6" w:rsidRPr="00462199" w:rsidRDefault="00D179D6" w:rsidP="00A04868">
      <w:pPr>
        <w:pStyle w:val="SH3Ashurst"/>
      </w:pPr>
      <w:bookmarkStart w:id="8861" w:name="_Ref144116824"/>
      <w:r w:rsidRPr="00462199">
        <w:t xml:space="preserve">upon receipt of such Certification Scheme Supporting Information, the LCHA Counterparty shall give a further Certification Scheme Response Notice to the Producer (a </w:t>
      </w:r>
      <w:r w:rsidRPr="00462199">
        <w:rPr>
          <w:b/>
        </w:rPr>
        <w:t>"Further Certification Scheme Response Notice"</w:t>
      </w:r>
      <w:r w:rsidRPr="00462199">
        <w:t xml:space="preserve">). A Further Certification Scheme Response Notice shall contain one of the statements set out in paragraphs </w:t>
      </w:r>
      <w:r>
        <w:fldChar w:fldCharType="begin"/>
      </w:r>
      <w:r>
        <w:instrText xml:space="preserve"> REF _Ref144116813 \w \h </w:instrText>
      </w:r>
      <w:r>
        <w:fldChar w:fldCharType="separate"/>
      </w:r>
      <w:del w:id="8862" w:author="Faqir, Sofia (Energy Security)" w:date="2023-11-12T19:47:00Z">
        <w:r w:rsidR="00E473FC">
          <w:delText>2.5(A)</w:delText>
        </w:r>
      </w:del>
      <w:r>
        <w:fldChar w:fldCharType="end"/>
      </w:r>
      <w:r w:rsidRPr="00462199">
        <w:t xml:space="preserve">, </w:t>
      </w:r>
      <w:r>
        <w:fldChar w:fldCharType="begin"/>
      </w:r>
      <w:r>
        <w:instrText xml:space="preserve"> REF _Ref144116814 \w \h </w:instrText>
      </w:r>
      <w:r>
        <w:fldChar w:fldCharType="separate"/>
      </w:r>
      <w:del w:id="8863" w:author="Faqir, Sofia (Energy Security)" w:date="2023-11-12T19:47:00Z">
        <w:r w:rsidR="00E473FC">
          <w:delText>2.5(B)</w:delText>
        </w:r>
      </w:del>
      <w:r>
        <w:fldChar w:fldCharType="end"/>
      </w:r>
      <w:r w:rsidRPr="00462199">
        <w:t xml:space="preserve">, </w:t>
      </w:r>
      <w:r>
        <w:fldChar w:fldCharType="begin"/>
      </w:r>
      <w:r>
        <w:instrText xml:space="preserve"> REF _Ref144116818 \w \h </w:instrText>
      </w:r>
      <w:r>
        <w:fldChar w:fldCharType="separate"/>
      </w:r>
      <w:del w:id="8864" w:author="Faqir, Sofia (Energy Security)" w:date="2023-11-12T19:47:00Z">
        <w:r w:rsidR="00E473FC">
          <w:delText>2.7(A)</w:delText>
        </w:r>
      </w:del>
      <w:r>
        <w:fldChar w:fldCharType="end"/>
      </w:r>
      <w:r w:rsidRPr="00462199">
        <w:t xml:space="preserve"> or </w:t>
      </w:r>
      <w:r>
        <w:fldChar w:fldCharType="begin"/>
      </w:r>
      <w:r>
        <w:instrText xml:space="preserve"> REF _Ref144116819 \w \h </w:instrText>
      </w:r>
      <w:r>
        <w:fldChar w:fldCharType="separate"/>
      </w:r>
      <w:del w:id="8865" w:author="Faqir, Sofia (Energy Security)" w:date="2023-11-12T19:47:00Z">
        <w:r w:rsidR="00E473FC">
          <w:delText>2.7(B)</w:delText>
        </w:r>
      </w:del>
      <w:r>
        <w:fldChar w:fldCharType="end"/>
      </w:r>
      <w:r w:rsidRPr="00462199">
        <w:t xml:space="preserve">. The LCHA Counterparty may also specify in any Further Certification Scheme Response Notice (acting reasonably) </w:t>
      </w:r>
      <w:r w:rsidR="007248B2" w:rsidRPr="007248B2">
        <w:t>condition</w:t>
      </w:r>
      <w:r w:rsidRPr="00462199">
        <w:t>s that must be complied with by the Producer in order to participate in the relevant Certification Scheme.</w:t>
      </w:r>
      <w:bookmarkEnd w:id="8861"/>
    </w:p>
    <w:p w14:paraId="0D5BF13C" w14:textId="77777777" w:rsidR="00D179D6" w:rsidRPr="00462199" w:rsidRDefault="00D179D6" w:rsidP="00A04868">
      <w:pPr>
        <w:pStyle w:val="SH2Ashurst"/>
      </w:pPr>
      <w:bookmarkStart w:id="8866" w:name="_Ref144116825"/>
      <w:r w:rsidRPr="00462199">
        <w:lastRenderedPageBreak/>
        <w:t>If the LCHA Counterparty states in a Certification Scheme Response Notice that:</w:t>
      </w:r>
      <w:bookmarkEnd w:id="8866"/>
    </w:p>
    <w:p w14:paraId="1B425235" w14:textId="77777777" w:rsidR="00D179D6" w:rsidRPr="00462199" w:rsidRDefault="00D179D6" w:rsidP="00A04868">
      <w:pPr>
        <w:pStyle w:val="SH3Ashurst"/>
      </w:pPr>
      <w:bookmarkStart w:id="8867" w:name="_Ref144116826"/>
      <w:r w:rsidRPr="00462199">
        <w:t>the LCHA Counterparty objects to the Producer participating in the Government Certification Scheme or does not consent to the Producer participating in an Other Certification Scheme, then:</w:t>
      </w:r>
      <w:bookmarkEnd w:id="8867"/>
    </w:p>
    <w:p w14:paraId="5A5872B3" w14:textId="3756C5A9" w:rsidR="00D179D6" w:rsidRPr="00462199" w:rsidRDefault="00D179D6" w:rsidP="00A04868">
      <w:pPr>
        <w:pStyle w:val="SH4Ashurst"/>
      </w:pPr>
      <w:bookmarkStart w:id="8868" w:name="_Ref144116827"/>
      <w:r w:rsidRPr="00462199">
        <w:t>the Producer shall not be entitled to participate in such Certification Scheme, subject to paragraphs</w:t>
      </w:r>
      <w:r>
        <w:t xml:space="preserve"> </w:t>
      </w:r>
      <w:r>
        <w:fldChar w:fldCharType="begin"/>
      </w:r>
      <w:r>
        <w:instrText xml:space="preserve"> REF _Ref144116840 \w \h </w:instrText>
      </w:r>
      <w:r>
        <w:fldChar w:fldCharType="separate"/>
      </w:r>
      <w:del w:id="8869" w:author="Faqir, Sofia (Energy Security)" w:date="2023-11-12T19:47:00Z">
        <w:r w:rsidR="00E473FC">
          <w:delText>2.14</w:delText>
        </w:r>
      </w:del>
      <w:r>
        <w:fldChar w:fldCharType="end"/>
      </w:r>
      <w:r w:rsidRPr="00462199">
        <w:t xml:space="preserve"> to </w:t>
      </w:r>
      <w:r>
        <w:fldChar w:fldCharType="begin"/>
      </w:r>
      <w:r>
        <w:instrText xml:space="preserve"> REF _Ref144116844 \w \h </w:instrText>
      </w:r>
      <w:r>
        <w:fldChar w:fldCharType="separate"/>
      </w:r>
      <w:del w:id="8870" w:author="Faqir, Sofia (Energy Security)" w:date="2023-11-12T19:47:00Z">
        <w:r w:rsidR="00E473FC">
          <w:delText>2.16</w:delText>
        </w:r>
      </w:del>
      <w:r>
        <w:fldChar w:fldCharType="end"/>
      </w:r>
      <w:r w:rsidRPr="00462199">
        <w:t xml:space="preserve"> (</w:t>
      </w:r>
      <w:r w:rsidRPr="00462199">
        <w:rPr>
          <w:i/>
        </w:rPr>
        <w:t>Notification of Acceptable Certification Scheme(s)</w:t>
      </w:r>
      <w:r w:rsidRPr="00462199">
        <w:t>);</w:t>
      </w:r>
      <w:bookmarkEnd w:id="8868"/>
    </w:p>
    <w:p w14:paraId="0E3526C1" w14:textId="16E9A536" w:rsidR="00D179D6" w:rsidRPr="00462199" w:rsidRDefault="00D179D6" w:rsidP="00A04868">
      <w:pPr>
        <w:pStyle w:val="SH4Ashurst"/>
      </w:pPr>
      <w:bookmarkStart w:id="8871" w:name="_Ref144116828"/>
      <w:r w:rsidRPr="00462199">
        <w:t xml:space="preserve">in the case of an Other Certification Scheme, paragraph </w:t>
      </w:r>
      <w:r>
        <w:fldChar w:fldCharType="begin"/>
      </w:r>
      <w:r>
        <w:instrText xml:space="preserve"> REF _Ref144116804 \w \h </w:instrText>
      </w:r>
      <w:r>
        <w:fldChar w:fldCharType="separate"/>
      </w:r>
      <w:del w:id="8872" w:author="Faqir, Sofia (Energy Security)" w:date="2023-11-12T19:47:00Z">
        <w:r w:rsidR="00E473FC">
          <w:delText>2.2</w:delText>
        </w:r>
      </w:del>
      <w:r>
        <w:fldChar w:fldCharType="end"/>
      </w:r>
      <w:r w:rsidRPr="00462199">
        <w:t xml:space="preserve"> (</w:t>
      </w:r>
      <w:r w:rsidRPr="00462199">
        <w:rPr>
          <w:i/>
        </w:rPr>
        <w:t>Restriction on participation in Certification Scheme(s)</w:t>
      </w:r>
      <w:r w:rsidRPr="00462199">
        <w:t>) shall continue to apply in respect of such Other Certification Scheme(s); and</w:t>
      </w:r>
      <w:bookmarkEnd w:id="8871"/>
    </w:p>
    <w:p w14:paraId="281C78E8" w14:textId="1C73C0AB" w:rsidR="00D179D6" w:rsidRPr="00462199" w:rsidRDefault="00D179D6" w:rsidP="00A04868">
      <w:pPr>
        <w:pStyle w:val="SH4Ashurst"/>
      </w:pPr>
      <w:bookmarkStart w:id="8873" w:name="_Ref144116829"/>
      <w:r w:rsidRPr="00462199">
        <w:t xml:space="preserve">subject to paragraph </w:t>
      </w:r>
      <w:r>
        <w:fldChar w:fldCharType="begin"/>
      </w:r>
      <w:r>
        <w:instrText xml:space="preserve"> REF _Ref144116811 \w \h </w:instrText>
      </w:r>
      <w:r>
        <w:fldChar w:fldCharType="separate"/>
      </w:r>
      <w:del w:id="8874" w:author="Faqir, Sofia (Energy Security)" w:date="2023-11-12T19:47:00Z">
        <w:r w:rsidR="00E473FC">
          <w:delText>2.4</w:delText>
        </w:r>
      </w:del>
      <w:r>
        <w:fldChar w:fldCharType="end"/>
      </w:r>
      <w:r w:rsidRPr="00462199">
        <w:t xml:space="preserve"> (</w:t>
      </w:r>
      <w:r w:rsidRPr="00462199">
        <w:rPr>
          <w:i/>
        </w:rPr>
        <w:t xml:space="preserve">Notification of participation in Certification Scheme), </w:t>
      </w:r>
      <w:r w:rsidRPr="00462199">
        <w:t>such objection or non-consent shall be without prejudice to the rights of the Producer to serve any further Certification Scheme Participation Notice(s) in the future, including in respect of the same Certification Scheme;</w:t>
      </w:r>
      <w:bookmarkEnd w:id="8873"/>
    </w:p>
    <w:p w14:paraId="675717FF" w14:textId="77777777" w:rsidR="00D179D6" w:rsidRPr="00462199" w:rsidRDefault="00D179D6" w:rsidP="00A04868">
      <w:pPr>
        <w:pStyle w:val="SH3Ashurst"/>
      </w:pPr>
      <w:bookmarkStart w:id="8875" w:name="_Ref144116830"/>
      <w:r w:rsidRPr="00462199">
        <w:t>the LCHA Counterparty does not object to the Producer participating in the Government Certification Scheme or consents to the Producer participating in an Other Certification Scheme, then the Producer shall be entitled to participate in such Certification Scheme; and</w:t>
      </w:r>
      <w:bookmarkEnd w:id="8875"/>
    </w:p>
    <w:p w14:paraId="134088ED" w14:textId="0D8D3AE4" w:rsidR="00D179D6" w:rsidRPr="00462199" w:rsidRDefault="007248B2" w:rsidP="00A04868">
      <w:pPr>
        <w:pStyle w:val="SH3Ashurst"/>
      </w:pPr>
      <w:bookmarkStart w:id="8876" w:name="_Ref144116831"/>
      <w:r w:rsidRPr="007248B2">
        <w:t>condition</w:t>
      </w:r>
      <w:r w:rsidR="00D179D6" w:rsidRPr="00462199">
        <w:t xml:space="preserve">s must be complied with by the Producer to participate in the Government Certification Scheme or an Other Certification Scheme, the Producer shall not participate in the relevant Government Certification Scheme or an Other Certification Scheme until it has provided the LCHA Counterparty with evidence, in form and content satisfactory to the LCHA Counterparty (acting reasonably), that such </w:t>
      </w:r>
      <w:r w:rsidRPr="007248B2">
        <w:t>condition</w:t>
      </w:r>
      <w:r w:rsidR="00D179D6" w:rsidRPr="00462199">
        <w:t>s have been complied with.</w:t>
      </w:r>
      <w:bookmarkEnd w:id="8876"/>
    </w:p>
    <w:p w14:paraId="2DD1A62B" w14:textId="77777777" w:rsidR="00D179D6" w:rsidRPr="00462199" w:rsidRDefault="00D179D6" w:rsidP="005B3BB9">
      <w:pPr>
        <w:pStyle w:val="NormalBoldAshurst"/>
      </w:pPr>
      <w:r w:rsidRPr="00462199">
        <w:rPr>
          <w:i/>
        </w:rPr>
        <w:t>Notification of amendment to Certification Scheme(s)</w:t>
      </w:r>
    </w:p>
    <w:p w14:paraId="5EE090B1" w14:textId="77777777" w:rsidR="00D179D6" w:rsidRPr="00462199" w:rsidRDefault="00D179D6" w:rsidP="00A04868">
      <w:pPr>
        <w:pStyle w:val="SH2Ashurst"/>
      </w:pPr>
      <w:bookmarkStart w:id="8877" w:name="_Ref144116832"/>
      <w:r w:rsidRPr="00462199">
        <w:t>If at any time after:</w:t>
      </w:r>
      <w:bookmarkEnd w:id="8877"/>
    </w:p>
    <w:p w14:paraId="681BC4AB" w14:textId="33402F0D" w:rsidR="00D179D6" w:rsidRPr="00462199" w:rsidRDefault="00D179D6" w:rsidP="00A04868">
      <w:pPr>
        <w:pStyle w:val="SH3Ashurst"/>
      </w:pPr>
      <w:bookmarkStart w:id="8878" w:name="_Ref144116833"/>
      <w:r w:rsidRPr="00462199">
        <w:t xml:space="preserve">the LCHA Counterparty issues a Certification Scheme Response Notice which relates to paragraph </w:t>
      </w:r>
      <w:r>
        <w:fldChar w:fldCharType="begin"/>
      </w:r>
      <w:r>
        <w:instrText xml:space="preserve"> REF _Ref144116813 \w \h </w:instrText>
      </w:r>
      <w:r>
        <w:fldChar w:fldCharType="separate"/>
      </w:r>
      <w:del w:id="8879" w:author="Faqir, Sofia (Energy Security)" w:date="2023-11-12T19:47:00Z">
        <w:r w:rsidR="00E473FC">
          <w:delText>2.5(A)</w:delText>
        </w:r>
      </w:del>
      <w:r>
        <w:fldChar w:fldCharType="end"/>
      </w:r>
      <w:r w:rsidRPr="00462199">
        <w:t xml:space="preserve"> or paragraph </w:t>
      </w:r>
      <w:r>
        <w:fldChar w:fldCharType="begin"/>
      </w:r>
      <w:r>
        <w:instrText xml:space="preserve"> REF _Ref144116818 \w \h </w:instrText>
      </w:r>
      <w:r>
        <w:fldChar w:fldCharType="separate"/>
      </w:r>
      <w:del w:id="8880" w:author="Faqir, Sofia (Energy Security)" w:date="2023-11-12T19:47:00Z">
        <w:r w:rsidR="00E473FC">
          <w:delText>2.7(A)</w:delText>
        </w:r>
      </w:del>
      <w:r>
        <w:fldChar w:fldCharType="end"/>
      </w:r>
      <w:r w:rsidRPr="00462199">
        <w:t>; or</w:t>
      </w:r>
      <w:bookmarkEnd w:id="8878"/>
    </w:p>
    <w:p w14:paraId="0C54C351" w14:textId="4059C470" w:rsidR="00D179D6" w:rsidRPr="00462199" w:rsidRDefault="00D179D6" w:rsidP="00A04868">
      <w:pPr>
        <w:pStyle w:val="SH3Ashurst"/>
      </w:pPr>
      <w:bookmarkStart w:id="8881" w:name="_Ref144116834"/>
      <w:r w:rsidRPr="00462199">
        <w:t xml:space="preserve">the date on which the LCHA Counterparty is deemed to have no objection to the Producer participating in the Government Certification Scheme pursuant to paragraph </w:t>
      </w:r>
      <w:r>
        <w:fldChar w:fldCharType="begin"/>
      </w:r>
      <w:r>
        <w:instrText xml:space="preserve"> REF _Ref144116816 \w \h </w:instrText>
      </w:r>
      <w:r>
        <w:fldChar w:fldCharType="separate"/>
      </w:r>
      <w:del w:id="8882" w:author="Faqir, Sofia (Energy Security)" w:date="2023-11-12T19:47:00Z">
        <w:r w:rsidR="00E473FC">
          <w:delText>2.6</w:delText>
        </w:r>
      </w:del>
      <w:r>
        <w:fldChar w:fldCharType="end"/>
      </w:r>
      <w:r w:rsidRPr="00462199">
        <w:t>,</w:t>
      </w:r>
      <w:bookmarkEnd w:id="8881"/>
    </w:p>
    <w:p w14:paraId="2AD5C32F" w14:textId="6350A884" w:rsidR="00D179D6" w:rsidRPr="00462199" w:rsidRDefault="00D179D6" w:rsidP="005B3BB9">
      <w:pPr>
        <w:pStyle w:val="B12Ashurst"/>
      </w:pPr>
      <w:r w:rsidRPr="00462199">
        <w:t xml:space="preserve">the Producer becomes aware of any fact, matter or circumstance which will or is reasonably likely to affect the accuracy of the information provided to the LCHA Counterparty in respect of a Certification Scheme pursuant to paragraphs </w:t>
      </w:r>
      <w:r>
        <w:fldChar w:fldCharType="begin"/>
      </w:r>
      <w:r>
        <w:instrText xml:space="preserve"> REF _Ref144116808 \w \h </w:instrText>
      </w:r>
      <w:r>
        <w:fldChar w:fldCharType="separate"/>
      </w:r>
      <w:del w:id="8883" w:author="Faqir, Sofia (Energy Security)" w:date="2023-11-12T19:47:00Z">
        <w:r w:rsidR="00E473FC">
          <w:delText>2.3(C)</w:delText>
        </w:r>
      </w:del>
      <w:r>
        <w:fldChar w:fldCharType="end"/>
      </w:r>
      <w:r w:rsidRPr="00462199">
        <w:t xml:space="preserve"> to</w:t>
      </w:r>
      <w:r>
        <w:t xml:space="preserve"> </w:t>
      </w:r>
      <w:r>
        <w:fldChar w:fldCharType="begin"/>
      </w:r>
      <w:r>
        <w:instrText xml:space="preserve"> REF _Ref144116810 \w \h </w:instrText>
      </w:r>
      <w:r>
        <w:fldChar w:fldCharType="separate"/>
      </w:r>
      <w:del w:id="8884" w:author="Faqir, Sofia (Energy Security)" w:date="2023-11-12T19:47:00Z">
        <w:r w:rsidR="00E473FC">
          <w:delText>2.3(E)</w:delText>
        </w:r>
      </w:del>
      <w:r>
        <w:fldChar w:fldCharType="end"/>
      </w:r>
      <w:r w:rsidRPr="00462199">
        <w:t xml:space="preserve"> (inclusive) (</w:t>
      </w:r>
      <w:r w:rsidRPr="00462199">
        <w:rPr>
          <w:i/>
        </w:rPr>
        <w:t>Notification of participation in Certification Scheme</w:t>
      </w:r>
      <w:r w:rsidRPr="00462199">
        <w:t xml:space="preserve">), the Producer shall promptly give a notice to the LCHA Counterparty (a </w:t>
      </w:r>
      <w:r w:rsidRPr="00462199">
        <w:rPr>
          <w:b/>
        </w:rPr>
        <w:t>"Certification Scheme Change Notice"</w:t>
      </w:r>
      <w:r w:rsidRPr="00462199">
        <w:t>) along with such Supporting Information as the Producer considers to be relevant to the content of the Certification Scheme Change Notice.</w:t>
      </w:r>
    </w:p>
    <w:p w14:paraId="65ADA3DC" w14:textId="77777777" w:rsidR="00D179D6" w:rsidRPr="00462199" w:rsidRDefault="00D179D6" w:rsidP="00A04868">
      <w:pPr>
        <w:pStyle w:val="SH2Ashurst"/>
      </w:pPr>
      <w:bookmarkStart w:id="8885" w:name="_Ref144116835"/>
      <w:r w:rsidRPr="00462199">
        <w:t xml:space="preserve">Upon receipt of a Certification Scheme Change Notice and the relevant Supporting Information, the LCHA Counterparty may issue a notice to the Producer (the </w:t>
      </w:r>
      <w:r w:rsidRPr="00462199">
        <w:rPr>
          <w:b/>
        </w:rPr>
        <w:t>"Certification Scheme Amendment Notice"</w:t>
      </w:r>
      <w:r w:rsidRPr="00462199">
        <w:t>). A Certification Scheme Amendment Notice shall specify:</w:t>
      </w:r>
      <w:bookmarkEnd w:id="8885"/>
    </w:p>
    <w:p w14:paraId="51741B31" w14:textId="77777777" w:rsidR="00D179D6" w:rsidRPr="00462199" w:rsidRDefault="00D179D6" w:rsidP="00AE7AFD">
      <w:pPr>
        <w:pStyle w:val="SH3Ashurst"/>
      </w:pPr>
      <w:bookmarkStart w:id="8886" w:name="_Ref144116836"/>
      <w:r w:rsidRPr="00462199">
        <w:t>that the LCHA Counterparty (acting reasonably) no longer consents to the Producer participating in such Certification Scheme; and/or</w:t>
      </w:r>
      <w:bookmarkEnd w:id="8886"/>
    </w:p>
    <w:p w14:paraId="6E4412B2" w14:textId="7C8D6EFF" w:rsidR="00D179D6" w:rsidRPr="00462199" w:rsidRDefault="00D179D6" w:rsidP="00AE7AFD">
      <w:pPr>
        <w:pStyle w:val="SH3Ashurst"/>
      </w:pPr>
      <w:bookmarkStart w:id="8887" w:name="_Ref144116837"/>
      <w:r w:rsidRPr="00462199">
        <w:lastRenderedPageBreak/>
        <w:t xml:space="preserve">that the LCHA Counterparty (acting reasonably) requires that the Producer complies with additional </w:t>
      </w:r>
      <w:r w:rsidR="007248B2" w:rsidRPr="007248B2">
        <w:t>condition</w:t>
      </w:r>
      <w:r w:rsidRPr="00462199">
        <w:t>s in order to continue to participate in the Certification Scheme; and</w:t>
      </w:r>
      <w:bookmarkEnd w:id="8887"/>
    </w:p>
    <w:p w14:paraId="448E2615" w14:textId="285DB003" w:rsidR="00D179D6" w:rsidRPr="00462199" w:rsidRDefault="00D179D6" w:rsidP="00AE7AFD">
      <w:pPr>
        <w:pStyle w:val="SH3Ashurst"/>
      </w:pPr>
      <w:bookmarkStart w:id="8888" w:name="_Ref144116838"/>
      <w:r w:rsidRPr="00462199">
        <w:t xml:space="preserve">the date from which the withdrawal of consent or the additional </w:t>
      </w:r>
      <w:r w:rsidR="007248B2" w:rsidRPr="007248B2">
        <w:t>condition</w:t>
      </w:r>
      <w:r w:rsidRPr="00462199">
        <w:t xml:space="preserve">s that must be complied with are to take effect, such date being no earlier than the date which is six (6) Months after the date on which the LCHA Counterparty issues the relevant Certification Scheme Amendment Notice pursuant to paragraph </w:t>
      </w:r>
      <w:r>
        <w:fldChar w:fldCharType="begin"/>
      </w:r>
      <w:r>
        <w:instrText xml:space="preserve"> REF _Ref144116832 \w \h </w:instrText>
      </w:r>
      <w:r>
        <w:fldChar w:fldCharType="separate"/>
      </w:r>
      <w:del w:id="8889" w:author="Faqir, Sofia (Energy Security)" w:date="2023-11-12T19:47:00Z">
        <w:r w:rsidR="00E473FC">
          <w:delText>2.11</w:delText>
        </w:r>
      </w:del>
      <w:r>
        <w:fldChar w:fldCharType="end"/>
      </w:r>
      <w:r w:rsidRPr="00462199">
        <w:t>.</w:t>
      </w:r>
      <w:bookmarkEnd w:id="8888"/>
    </w:p>
    <w:p w14:paraId="1C57D15E" w14:textId="54B72565" w:rsidR="00D179D6" w:rsidRPr="00462199" w:rsidRDefault="00D179D6" w:rsidP="00AE7AFD">
      <w:pPr>
        <w:pStyle w:val="SH2Ashurst"/>
      </w:pPr>
      <w:bookmarkStart w:id="8890" w:name="_Ref144116839"/>
      <w:r w:rsidRPr="00462199">
        <w:t xml:space="preserve">Paragraph </w:t>
      </w:r>
      <w:r w:rsidR="00A837BC">
        <w:fldChar w:fldCharType="begin"/>
      </w:r>
      <w:r w:rsidR="00A837BC">
        <w:instrText xml:space="preserve"> REF _Ref144116835 \w \h </w:instrText>
      </w:r>
      <w:r w:rsidR="00A837BC">
        <w:fldChar w:fldCharType="separate"/>
      </w:r>
      <w:del w:id="8891" w:author="Faqir, Sofia (Energy Security)" w:date="2023-11-12T19:47:00Z">
        <w:r w:rsidR="00E473FC">
          <w:delText>2.12</w:delText>
        </w:r>
      </w:del>
      <w:r w:rsidR="00A837BC">
        <w:fldChar w:fldCharType="end"/>
      </w:r>
      <w:r w:rsidR="00A837BC" w:rsidRPr="00462199">
        <w:t xml:space="preserve"> </w:t>
      </w:r>
      <w:r w:rsidRPr="00462199">
        <w:t xml:space="preserve">shall be without prejudice to any right of the Producer to hold, sell, trade, transfer, forfeit or surrender any Hydrogen Certificate which relates to such Certification Scheme in accordance with this </w:t>
      </w:r>
      <w:r>
        <w:fldChar w:fldCharType="begin"/>
      </w:r>
      <w:r>
        <w:instrText xml:space="preserve"> REF _Ref144118009 \w \h </w:instrText>
      </w:r>
      <w:r>
        <w:fldChar w:fldCharType="separate"/>
      </w:r>
      <w:del w:id="8892" w:author="Faqir, Sofia (Energy Security)" w:date="2023-11-12T19:47:00Z">
        <w:r w:rsidR="00E473FC">
          <w:delText>Annex 10</w:delText>
        </w:r>
      </w:del>
      <w:r>
        <w:fldChar w:fldCharType="end"/>
      </w:r>
      <w:r w:rsidRPr="00462199">
        <w:t xml:space="preserve"> </w:t>
      </w:r>
      <w:r w:rsidRPr="00462199">
        <w:rPr>
          <w:i/>
        </w:rPr>
        <w:t>(Low Carbon Hydrogen Certification)</w:t>
      </w:r>
      <w:r w:rsidRPr="00462199">
        <w:t>, provided that such Hydrogen Certificate(s) have been issued, granted, allocated or distributed on or prior to the relevant date set out by the LCHA Counterparty in the relevant Certification Scheme Amendment Notice pursuant to paragraph</w:t>
      </w:r>
      <w:r>
        <w:t xml:space="preserve"> </w:t>
      </w:r>
      <w:r>
        <w:fldChar w:fldCharType="begin"/>
      </w:r>
      <w:r>
        <w:instrText xml:space="preserve"> REF _Ref144116838 \w \h </w:instrText>
      </w:r>
      <w:r>
        <w:fldChar w:fldCharType="separate"/>
      </w:r>
      <w:del w:id="8893" w:author="Faqir, Sofia (Energy Security)" w:date="2023-11-12T19:47:00Z">
        <w:r w:rsidR="00E473FC">
          <w:delText>2.12(C)</w:delText>
        </w:r>
      </w:del>
      <w:r>
        <w:fldChar w:fldCharType="end"/>
      </w:r>
      <w:r w:rsidRPr="00462199">
        <w:t>.</w:t>
      </w:r>
      <w:bookmarkEnd w:id="8890"/>
    </w:p>
    <w:p w14:paraId="7007BF8A" w14:textId="77777777" w:rsidR="00D179D6" w:rsidRPr="00462199" w:rsidRDefault="00D179D6" w:rsidP="005B3BB9">
      <w:pPr>
        <w:pStyle w:val="NormalBoldAshurst"/>
      </w:pPr>
      <w:r w:rsidRPr="00462199">
        <w:rPr>
          <w:i/>
        </w:rPr>
        <w:t>Notification of Acceptable Certification Scheme(s)</w:t>
      </w:r>
    </w:p>
    <w:p w14:paraId="744BFA67" w14:textId="77777777" w:rsidR="00D179D6" w:rsidRPr="00462199" w:rsidRDefault="00D179D6" w:rsidP="00AE7AFD">
      <w:pPr>
        <w:pStyle w:val="SH2Ashurst"/>
      </w:pPr>
      <w:bookmarkStart w:id="8894" w:name="_Ref144116840"/>
      <w:r w:rsidRPr="00462199">
        <w:t xml:space="preserve">The LCHA Counterparty may, at any time, issue a notice to the Producer (an </w:t>
      </w:r>
      <w:r w:rsidRPr="00462199">
        <w:rPr>
          <w:b/>
        </w:rPr>
        <w:t>"Acceptable Certification Scheme Notice"</w:t>
      </w:r>
      <w:r w:rsidRPr="00462199">
        <w:t>) which sets out, in the LCHA Counterparty's discretion, details of:</w:t>
      </w:r>
      <w:bookmarkEnd w:id="8894"/>
    </w:p>
    <w:p w14:paraId="21D24991" w14:textId="77777777" w:rsidR="00D179D6" w:rsidRPr="00462199" w:rsidRDefault="00D179D6" w:rsidP="00AE7AFD">
      <w:pPr>
        <w:pStyle w:val="SH3Ashurst"/>
      </w:pPr>
      <w:bookmarkStart w:id="8895" w:name="_Ref144116841"/>
      <w:r w:rsidRPr="00462199">
        <w:t xml:space="preserve">any Certification Scheme in which the Producer shall be entitled to participate (an </w:t>
      </w:r>
      <w:r w:rsidRPr="00462199">
        <w:rPr>
          <w:b/>
        </w:rPr>
        <w:t>"Acceptable Certification Scheme"</w:t>
      </w:r>
      <w:r w:rsidRPr="00462199">
        <w:t>); and</w:t>
      </w:r>
      <w:bookmarkEnd w:id="8895"/>
    </w:p>
    <w:p w14:paraId="1B5CF4CD" w14:textId="2AFB77DB" w:rsidR="00D179D6" w:rsidRPr="00462199" w:rsidRDefault="00D179D6" w:rsidP="00AE7AFD">
      <w:pPr>
        <w:pStyle w:val="SH3Ashurst"/>
      </w:pPr>
      <w:bookmarkStart w:id="8896" w:name="_Ref144116842"/>
      <w:r w:rsidRPr="00462199">
        <w:t xml:space="preserve">any </w:t>
      </w:r>
      <w:r w:rsidR="007248B2" w:rsidRPr="007248B2">
        <w:t>condition</w:t>
      </w:r>
      <w:r w:rsidRPr="00462199">
        <w:t>s (acting reasonably) that must be complied with by the Producer to participate in the Acceptable Certification Scheme.</w:t>
      </w:r>
      <w:bookmarkEnd w:id="8896"/>
    </w:p>
    <w:p w14:paraId="58282DFE" w14:textId="70E4EB2C" w:rsidR="00D179D6" w:rsidRPr="00462199" w:rsidRDefault="00D179D6" w:rsidP="00AE7AFD">
      <w:pPr>
        <w:pStyle w:val="SH2Ashurst"/>
      </w:pPr>
      <w:bookmarkStart w:id="8897" w:name="_Ref144116843"/>
      <w:r w:rsidRPr="00462199">
        <w:t xml:space="preserve">From the date of the Acceptable Certification Scheme Notice, paragraphs </w:t>
      </w:r>
      <w:r>
        <w:fldChar w:fldCharType="begin"/>
      </w:r>
      <w:r>
        <w:instrText xml:space="preserve"> REF _Ref144116804 \w \h </w:instrText>
      </w:r>
      <w:r>
        <w:fldChar w:fldCharType="separate"/>
      </w:r>
      <w:del w:id="8898" w:author="Faqir, Sofia (Energy Security)" w:date="2023-11-12T19:47:00Z">
        <w:r w:rsidR="00E473FC">
          <w:delText>2.2</w:delText>
        </w:r>
      </w:del>
      <w:r>
        <w:fldChar w:fldCharType="end"/>
      </w:r>
      <w:r w:rsidRPr="00462199">
        <w:t xml:space="preserve"> to </w:t>
      </w:r>
      <w:r>
        <w:fldChar w:fldCharType="begin"/>
      </w:r>
      <w:r>
        <w:instrText xml:space="preserve"> REF _Ref144116825 \w \h </w:instrText>
      </w:r>
      <w:r>
        <w:fldChar w:fldCharType="separate"/>
      </w:r>
      <w:del w:id="8899" w:author="Faqir, Sofia (Energy Security)" w:date="2023-11-12T19:47:00Z">
        <w:r w:rsidR="00E473FC">
          <w:delText>2.10</w:delText>
        </w:r>
      </w:del>
      <w:r>
        <w:fldChar w:fldCharType="end"/>
      </w:r>
      <w:r w:rsidRPr="00462199">
        <w:t xml:space="preserve"> (inclusive) shall not apply to the Acceptable Certification Scheme set out in the Acceptable Certification Scheme Notice.</w:t>
      </w:r>
      <w:bookmarkEnd w:id="8897"/>
    </w:p>
    <w:p w14:paraId="18795B18" w14:textId="191ED9E4" w:rsidR="00D179D6" w:rsidRPr="00462199" w:rsidRDefault="00D179D6" w:rsidP="00AE7AFD">
      <w:pPr>
        <w:pStyle w:val="SH2Ashurst"/>
      </w:pPr>
      <w:bookmarkStart w:id="8900" w:name="_Ref144116844"/>
      <w:r w:rsidRPr="00462199">
        <w:t xml:space="preserve">The LCHA Counterparty may issue a Certification Scheme Amendment Notice in respect of an Acceptable Certification Scheme pursuant to clause </w:t>
      </w:r>
      <w:r>
        <w:fldChar w:fldCharType="begin"/>
      </w:r>
      <w:r>
        <w:instrText xml:space="preserve"> REF _Ref144116835 \w \h </w:instrText>
      </w:r>
      <w:r>
        <w:fldChar w:fldCharType="separate"/>
      </w:r>
      <w:del w:id="8901" w:author="Faqir, Sofia (Energy Security)" w:date="2023-11-12T19:47:00Z">
        <w:r w:rsidR="00E473FC">
          <w:delText>2.12</w:delText>
        </w:r>
      </w:del>
      <w:r>
        <w:fldChar w:fldCharType="end"/>
      </w:r>
      <w:r w:rsidRPr="00462199">
        <w:t xml:space="preserve"> at any time, without the requirement for a Certification Scheme Change Notice to have been issued.</w:t>
      </w:r>
      <w:bookmarkEnd w:id="8900"/>
    </w:p>
    <w:p w14:paraId="02A857D4" w14:textId="77777777" w:rsidR="00D179D6" w:rsidRPr="00462199" w:rsidRDefault="00D179D6" w:rsidP="005B3BB9">
      <w:pPr>
        <w:pStyle w:val="NormalBoldAshurst"/>
      </w:pPr>
      <w:r w:rsidRPr="00462199">
        <w:rPr>
          <w:i/>
        </w:rPr>
        <w:t>LCHA Counterparty deemed to be acting reasonably</w:t>
      </w:r>
    </w:p>
    <w:p w14:paraId="0F3E04A9" w14:textId="1AD4075C" w:rsidR="00D179D6" w:rsidRPr="00462199" w:rsidRDefault="00D179D6" w:rsidP="00AE7AFD">
      <w:pPr>
        <w:pStyle w:val="SH2Ashurst"/>
      </w:pPr>
      <w:bookmarkStart w:id="8902" w:name="_Ref144116845"/>
      <w:r w:rsidRPr="00462199">
        <w:t xml:space="preserve">For the purposes of any decision made or </w:t>
      </w:r>
      <w:r w:rsidR="007248B2" w:rsidRPr="007248B2">
        <w:t>condition</w:t>
      </w:r>
      <w:r w:rsidRPr="00462199">
        <w:t xml:space="preserve">s imposed by the LCHA Counterparty pursuant to paragraphs </w:t>
      </w:r>
      <w:r>
        <w:fldChar w:fldCharType="begin"/>
      </w:r>
      <w:r>
        <w:instrText xml:space="preserve"> REF _Ref144116812 \w \h </w:instrText>
      </w:r>
      <w:r>
        <w:fldChar w:fldCharType="separate"/>
      </w:r>
      <w:del w:id="8903" w:author="Faqir, Sofia (Energy Security)" w:date="2023-11-12T19:47:00Z">
        <w:r w:rsidR="00E473FC">
          <w:delText>2.5</w:delText>
        </w:r>
      </w:del>
      <w:r>
        <w:fldChar w:fldCharType="end"/>
      </w:r>
      <w:r w:rsidRPr="00462199">
        <w:t xml:space="preserve">, </w:t>
      </w:r>
      <w:r>
        <w:fldChar w:fldCharType="begin"/>
      </w:r>
      <w:r>
        <w:instrText xml:space="preserve"> REF _Ref144116817 \w \h </w:instrText>
      </w:r>
      <w:r>
        <w:fldChar w:fldCharType="separate"/>
      </w:r>
      <w:del w:id="8904" w:author="Faqir, Sofia (Energy Security)" w:date="2023-11-12T19:47:00Z">
        <w:r w:rsidR="00E473FC">
          <w:delText>2.7</w:delText>
        </w:r>
      </w:del>
      <w:r>
        <w:fldChar w:fldCharType="end"/>
      </w:r>
      <w:r w:rsidRPr="00462199">
        <w:t xml:space="preserve">, </w:t>
      </w:r>
      <w:r>
        <w:fldChar w:fldCharType="begin"/>
      </w:r>
      <w:r>
        <w:instrText xml:space="preserve"> REF _Ref144116821 \w \h </w:instrText>
      </w:r>
      <w:r>
        <w:fldChar w:fldCharType="separate"/>
      </w:r>
      <w:del w:id="8905" w:author="Faqir, Sofia (Energy Security)" w:date="2023-11-12T19:47:00Z">
        <w:r w:rsidR="00E473FC">
          <w:delText>2.8</w:delText>
        </w:r>
      </w:del>
      <w:r>
        <w:fldChar w:fldCharType="end"/>
      </w:r>
      <w:r w:rsidRPr="00462199">
        <w:t xml:space="preserve">, </w:t>
      </w:r>
      <w:r>
        <w:fldChar w:fldCharType="begin"/>
      </w:r>
      <w:r>
        <w:instrText xml:space="preserve"> REF _Ref144116824 \w \h </w:instrText>
      </w:r>
      <w:r>
        <w:fldChar w:fldCharType="separate"/>
      </w:r>
      <w:del w:id="8906" w:author="Faqir, Sofia (Energy Security)" w:date="2023-11-12T19:47:00Z">
        <w:r w:rsidR="00E473FC">
          <w:delText>2.9(B)</w:delText>
        </w:r>
      </w:del>
      <w:r>
        <w:fldChar w:fldCharType="end"/>
      </w:r>
      <w:r w:rsidRPr="00462199">
        <w:t xml:space="preserve">, </w:t>
      </w:r>
      <w:r w:rsidRPr="00462199">
        <w:rPr>
          <w:color w:val="000000"/>
          <w:cs/>
        </w:rPr>
        <w:t>‎</w:t>
      </w:r>
      <w:r>
        <w:rPr>
          <w:color w:val="000000"/>
        </w:rPr>
        <w:fldChar w:fldCharType="begin"/>
      </w:r>
      <w:r>
        <w:rPr>
          <w:color w:val="000000"/>
        </w:rPr>
        <w:instrText xml:space="preserve"> REF _Ref144116836 \w \h </w:instrText>
      </w:r>
      <w:r>
        <w:rPr>
          <w:color w:val="000000"/>
        </w:rPr>
      </w:r>
      <w:r>
        <w:rPr>
          <w:color w:val="000000"/>
        </w:rPr>
        <w:fldChar w:fldCharType="separate"/>
      </w:r>
      <w:del w:id="8907" w:author="Faqir, Sofia (Energy Security)" w:date="2023-11-12T19:47:00Z">
        <w:r w:rsidR="00E473FC">
          <w:rPr>
            <w:color w:val="000000"/>
          </w:rPr>
          <w:delText>2.12(A)</w:delText>
        </w:r>
      </w:del>
      <w:r>
        <w:rPr>
          <w:color w:val="000000"/>
        </w:rPr>
        <w:fldChar w:fldCharType="end"/>
      </w:r>
      <w:r w:rsidRPr="00462199">
        <w:t xml:space="preserve">, </w:t>
      </w:r>
      <w:r w:rsidRPr="00462199">
        <w:rPr>
          <w:color w:val="000000"/>
          <w:cs/>
        </w:rPr>
        <w:t>‎</w:t>
      </w:r>
      <w:r>
        <w:rPr>
          <w:color w:val="000000"/>
        </w:rPr>
        <w:fldChar w:fldCharType="begin"/>
      </w:r>
      <w:r>
        <w:rPr>
          <w:color w:val="000000"/>
        </w:rPr>
        <w:instrText xml:space="preserve"> REF _Ref144116837 \w \h </w:instrText>
      </w:r>
      <w:r>
        <w:rPr>
          <w:color w:val="000000"/>
        </w:rPr>
      </w:r>
      <w:r>
        <w:rPr>
          <w:color w:val="000000"/>
        </w:rPr>
        <w:fldChar w:fldCharType="separate"/>
      </w:r>
      <w:del w:id="8908" w:author="Faqir, Sofia (Energy Security)" w:date="2023-11-12T19:47:00Z">
        <w:r w:rsidR="00E473FC">
          <w:rPr>
            <w:color w:val="000000"/>
          </w:rPr>
          <w:delText>2.12(B)</w:delText>
        </w:r>
      </w:del>
      <w:r>
        <w:rPr>
          <w:color w:val="000000"/>
        </w:rPr>
        <w:fldChar w:fldCharType="end"/>
      </w:r>
      <w:r w:rsidRPr="00462199">
        <w:t xml:space="preserve"> or </w:t>
      </w:r>
      <w:r w:rsidRPr="00462199">
        <w:rPr>
          <w:color w:val="000000"/>
          <w:cs/>
        </w:rPr>
        <w:t>‎</w:t>
      </w:r>
      <w:r>
        <w:rPr>
          <w:color w:val="000000"/>
        </w:rPr>
        <w:fldChar w:fldCharType="begin"/>
      </w:r>
      <w:r>
        <w:rPr>
          <w:color w:val="000000"/>
        </w:rPr>
        <w:instrText xml:space="preserve"> REF _Ref144116842 \w \h </w:instrText>
      </w:r>
      <w:r>
        <w:rPr>
          <w:color w:val="000000"/>
        </w:rPr>
      </w:r>
      <w:r>
        <w:rPr>
          <w:color w:val="000000"/>
        </w:rPr>
        <w:fldChar w:fldCharType="separate"/>
      </w:r>
      <w:del w:id="8909" w:author="Faqir, Sofia (Energy Security)" w:date="2023-11-12T19:47:00Z">
        <w:r w:rsidR="00E473FC">
          <w:rPr>
            <w:color w:val="000000"/>
          </w:rPr>
          <w:delText>2.14(B)</w:delText>
        </w:r>
      </w:del>
      <w:r>
        <w:rPr>
          <w:color w:val="000000"/>
        </w:rPr>
        <w:fldChar w:fldCharType="end"/>
      </w:r>
      <w:r w:rsidRPr="00462199">
        <w:t xml:space="preserve"> and without prejudice to the general discretion of the LCHA Counterparty to make a decision or impose a </w:t>
      </w:r>
      <w:r w:rsidR="007248B2" w:rsidRPr="007248B2">
        <w:t>condition</w:t>
      </w:r>
      <w:r w:rsidRPr="00462199">
        <w:t xml:space="preserve"> under those paragraphs acting reasonably, the LCHA Counterparty shall be deemed to be acting reasonably if such decision or </w:t>
      </w:r>
      <w:r w:rsidR="007248B2" w:rsidRPr="007248B2">
        <w:t>condition</w:t>
      </w:r>
      <w:r w:rsidRPr="00462199">
        <w:t xml:space="preserve"> is made or imposed to:</w:t>
      </w:r>
      <w:bookmarkEnd w:id="8902"/>
    </w:p>
    <w:p w14:paraId="5945740E" w14:textId="77777777" w:rsidR="00D179D6" w:rsidRPr="00462199" w:rsidRDefault="00D179D6" w:rsidP="00AE7AFD">
      <w:pPr>
        <w:pStyle w:val="SH3Ashurst"/>
      </w:pPr>
      <w:bookmarkStart w:id="8910" w:name="_Ref144116846"/>
      <w:r w:rsidRPr="00462199">
        <w:t>avoid over-compensation for the Producer as a result of the Producer being allowed to participate in the relevant Certification Scheme; or</w:t>
      </w:r>
      <w:bookmarkEnd w:id="8910"/>
    </w:p>
    <w:p w14:paraId="58821174" w14:textId="77777777" w:rsidR="00D179D6" w:rsidRPr="00462199" w:rsidRDefault="00D179D6" w:rsidP="00AE7AFD">
      <w:pPr>
        <w:pStyle w:val="SH3Ashurst"/>
      </w:pPr>
      <w:bookmarkStart w:id="8911" w:name="_Ref144116847"/>
      <w:r w:rsidRPr="00462199">
        <w:t>provide sufficient time for the LCHA Counterparty to implement any necessary changes to its systems that may be required due to the Producer's participation in the relevant Certification Scheme.</w:t>
      </w:r>
      <w:bookmarkEnd w:id="8911"/>
    </w:p>
    <w:p w14:paraId="10E47D37" w14:textId="77777777" w:rsidR="00D179D6" w:rsidRPr="00462199" w:rsidRDefault="00D179D6" w:rsidP="005B3BB9">
      <w:pPr>
        <w:pStyle w:val="NormalBoldAshurst"/>
      </w:pPr>
      <w:r w:rsidRPr="00462199">
        <w:rPr>
          <w:i/>
        </w:rPr>
        <w:t>Notification of accreditation and Notification of ceased participation in Certification Scheme</w:t>
      </w:r>
    </w:p>
    <w:p w14:paraId="28A453F0" w14:textId="77777777" w:rsidR="00D179D6" w:rsidRPr="00462199" w:rsidRDefault="00D179D6" w:rsidP="00AE7AFD">
      <w:pPr>
        <w:pStyle w:val="SH2Ashurst"/>
      </w:pPr>
      <w:bookmarkStart w:id="8912" w:name="_Ref144116848"/>
      <w:r w:rsidRPr="00462199">
        <w:t xml:space="preserve">The Producer shall, within twenty (20) Business Days of having become registered or accredited for a Certification Scheme, notify the LCHA Counterparty, with such notice to </w:t>
      </w:r>
      <w:r w:rsidRPr="00462199">
        <w:lastRenderedPageBreak/>
        <w:t>specify the date on which the Producer became registered or accredited for such Certification Scheme.</w:t>
      </w:r>
      <w:bookmarkEnd w:id="8912"/>
    </w:p>
    <w:p w14:paraId="4334F76D" w14:textId="77777777" w:rsidR="00D179D6" w:rsidRDefault="00D179D6" w:rsidP="00AE7AFD">
      <w:pPr>
        <w:pStyle w:val="SH2Ashurst"/>
      </w:pPr>
      <w:bookmarkStart w:id="8913" w:name="_Ref144116849"/>
      <w:r w:rsidRPr="00462199">
        <w:t>The Producer shall, within twenty (20) Business Days of ceasing to be registered or accredited for or ceasing to participate in any Certification Scheme, notify the LCHA Counterparty, with such notice to specify the date on which the Producer ceased to be registered or accredited for or participate in such Certification Scheme.</w:t>
      </w:r>
      <w:bookmarkEnd w:id="8913"/>
    </w:p>
    <w:p w14:paraId="6204F73F" w14:textId="77777777" w:rsidR="00D179D6" w:rsidRPr="00462199" w:rsidRDefault="00D179D6" w:rsidP="00873ABC">
      <w:pPr>
        <w:pStyle w:val="NormalAshurst"/>
      </w:pPr>
    </w:p>
    <w:p w14:paraId="738E263E" w14:textId="77777777" w:rsidR="00D179D6" w:rsidRPr="00462199" w:rsidRDefault="00D179D6" w:rsidP="00873ABC">
      <w:pPr>
        <w:pStyle w:val="NormalAshurst"/>
        <w:sectPr w:rsidR="00D179D6" w:rsidRPr="00462199" w:rsidSect="00757324">
          <w:pgSz w:w="11907" w:h="16840" w:code="9"/>
          <w:pgMar w:top="1440" w:right="1440" w:bottom="1440" w:left="1440" w:header="720" w:footer="720" w:gutter="0"/>
          <w:paperSrc w:first="15" w:other="15"/>
          <w:cols w:space="720"/>
          <w:docGrid w:linePitch="245"/>
        </w:sectPr>
      </w:pPr>
      <w:bookmarkStart w:id="8914" w:name="_Ref144116850"/>
    </w:p>
    <w:bookmarkEnd w:id="8914"/>
    <w:p w14:paraId="3EDDE5EA" w14:textId="5D9D448D" w:rsidR="00023FAD" w:rsidRDefault="00D179D6" w:rsidP="002D4185">
      <w:pPr>
        <w:pStyle w:val="SCHEDULEAshurst"/>
      </w:pPr>
      <w:r w:rsidRPr="00462199">
        <w:lastRenderedPageBreak/>
        <w:br/>
      </w:r>
      <w:bookmarkStart w:id="8915" w:name="_Toc149833760"/>
      <w:bookmarkStart w:id="8916" w:name="_Ref144116851"/>
      <w:bookmarkStart w:id="8917" w:name="_Ref144118010"/>
      <w:bookmarkStart w:id="8918" w:name="_Ref147930333"/>
      <w:r w:rsidR="00023FAD">
        <w:t>Relevant H</w:t>
      </w:r>
      <w:r w:rsidR="00023FAD">
        <w:rPr>
          <w:vertAlign w:val="subscript"/>
        </w:rPr>
        <w:t xml:space="preserve">2 </w:t>
      </w:r>
      <w:r w:rsidR="00023FAD">
        <w:t>Levy Revenue Support Regulations</w:t>
      </w:r>
      <w:bookmarkEnd w:id="8915"/>
      <w:r w:rsidR="00023FAD" w:rsidRPr="00462199">
        <w:t xml:space="preserve"> </w:t>
      </w:r>
    </w:p>
    <w:p w14:paraId="755BCF5A" w14:textId="77777777" w:rsidR="00023FAD" w:rsidRPr="00023FAD" w:rsidRDefault="00023FAD" w:rsidP="00023FAD">
      <w:pPr>
        <w:pStyle w:val="SchSubAshurst"/>
      </w:pPr>
      <w:bookmarkStart w:id="8919" w:name="_Ref149736306"/>
    </w:p>
    <w:p w14:paraId="2F5E0A1E" w14:textId="06E5F468" w:rsidR="00D179D6" w:rsidRPr="00462199" w:rsidRDefault="00D179D6" w:rsidP="00023FAD">
      <w:pPr>
        <w:pStyle w:val="SCHEDULEAshurst"/>
        <w:numPr>
          <w:ilvl w:val="0"/>
          <w:numId w:val="0"/>
        </w:numPr>
      </w:pPr>
      <w:bookmarkStart w:id="8920" w:name="_Toc149833761"/>
      <w:bookmarkEnd w:id="8919"/>
      <w:r w:rsidRPr="00462199">
        <w:t>Relevant H</w:t>
      </w:r>
      <w:r w:rsidRPr="008473C2">
        <w:rPr>
          <w:vertAlign w:val="subscript"/>
        </w:rPr>
        <w:t>2</w:t>
      </w:r>
      <w:r w:rsidRPr="00462199">
        <w:t xml:space="preserve"> Levy Revenue Support Regulations Principles</w:t>
      </w:r>
      <w:bookmarkStart w:id="8921" w:name="_Ref144117976"/>
      <w:r w:rsidRPr="00462199">
        <w:rPr>
          <w:rStyle w:val="FootnoteReference"/>
        </w:rPr>
        <w:footnoteReference w:id="105"/>
      </w:r>
      <w:bookmarkEnd w:id="8916"/>
      <w:bookmarkEnd w:id="8917"/>
      <w:bookmarkEnd w:id="8918"/>
      <w:bookmarkEnd w:id="8920"/>
      <w:bookmarkEnd w:id="8921"/>
    </w:p>
    <w:tbl>
      <w:tblPr>
        <w:tblW w:w="9067" w:type="dxa"/>
        <w:tblInd w:w="-5" w:type="dxa"/>
        <w:tblCellMar>
          <w:left w:w="10" w:type="dxa"/>
          <w:right w:w="10" w:type="dxa"/>
        </w:tblCellMar>
        <w:tblLook w:val="04A0" w:firstRow="1" w:lastRow="0" w:firstColumn="1" w:lastColumn="0" w:noHBand="0" w:noVBand="1"/>
      </w:tblPr>
      <w:tblGrid>
        <w:gridCol w:w="2273"/>
        <w:gridCol w:w="6794"/>
      </w:tblGrid>
      <w:tr w:rsidR="00653EE9" w:rsidRPr="00462199" w14:paraId="5C81EFB1" w14:textId="77777777" w:rsidTr="00AE7AFD">
        <w:trPr>
          <w:tblHeader/>
        </w:trPr>
        <w:tc>
          <w:tcPr>
            <w:tcW w:w="2273" w:type="dxa"/>
            <w:tcBorders>
              <w:top w:val="single" w:sz="8" w:space="0" w:color="auto"/>
              <w:left w:val="single" w:sz="8" w:space="0" w:color="auto"/>
              <w:bottom w:val="single" w:sz="8" w:space="0" w:color="auto"/>
              <w:right w:val="single" w:sz="8" w:space="0" w:color="auto"/>
            </w:tcBorders>
            <w:shd w:val="clear" w:color="auto" w:fill="D9D9D9"/>
            <w:tcMar>
              <w:left w:w="108" w:type="dxa"/>
              <w:right w:w="108" w:type="dxa"/>
            </w:tcMar>
          </w:tcPr>
          <w:p w14:paraId="45B6E276" w14:textId="77777777" w:rsidR="00D179D6" w:rsidRPr="00462199" w:rsidRDefault="00D179D6">
            <w:pPr>
              <w:pStyle w:val="NormalBoldAshurst"/>
            </w:pPr>
            <w:r w:rsidRPr="00462199">
              <w:rPr>
                <w:i/>
              </w:rPr>
              <w:t>Principles</w:t>
            </w:r>
          </w:p>
        </w:tc>
        <w:tc>
          <w:tcPr>
            <w:tcW w:w="6794" w:type="dxa"/>
            <w:tcBorders>
              <w:top w:val="single" w:sz="8" w:space="0" w:color="auto"/>
              <w:left w:val="nil"/>
              <w:bottom w:val="single" w:sz="8" w:space="0" w:color="auto"/>
              <w:right w:val="single" w:sz="8" w:space="0" w:color="auto"/>
            </w:tcBorders>
            <w:shd w:val="clear" w:color="auto" w:fill="D9D9D9"/>
            <w:tcMar>
              <w:left w:w="108" w:type="dxa"/>
              <w:right w:w="108" w:type="dxa"/>
            </w:tcMar>
          </w:tcPr>
          <w:p w14:paraId="141AA03D" w14:textId="77777777" w:rsidR="00D179D6" w:rsidRPr="00462199" w:rsidRDefault="00D179D6">
            <w:pPr>
              <w:pStyle w:val="NormalBoldAshurst"/>
            </w:pPr>
            <w:r w:rsidRPr="00462199">
              <w:rPr>
                <w:i/>
              </w:rPr>
              <w:t>Content of the Relevant H</w:t>
            </w:r>
            <w:r w:rsidRPr="008473C2">
              <w:rPr>
                <w:i/>
                <w:vertAlign w:val="subscript"/>
              </w:rPr>
              <w:t>2</w:t>
            </w:r>
            <w:r w:rsidRPr="00462199">
              <w:rPr>
                <w:i/>
              </w:rPr>
              <w:t xml:space="preserve"> Levy Revenue Support Regulations</w:t>
            </w:r>
          </w:p>
        </w:tc>
      </w:tr>
      <w:tr w:rsidR="00653EE9" w:rsidRPr="00462199" w14:paraId="1B42A0B8" w14:textId="77777777" w:rsidTr="00AE7AFD">
        <w:tc>
          <w:tcPr>
            <w:tcW w:w="2273" w:type="dxa"/>
            <w:tcBorders>
              <w:top w:val="nil"/>
              <w:left w:val="single" w:sz="8" w:space="0" w:color="auto"/>
              <w:bottom w:val="single" w:sz="8" w:space="0" w:color="auto"/>
              <w:right w:val="single" w:sz="8" w:space="0" w:color="auto"/>
            </w:tcBorders>
            <w:tcMar>
              <w:left w:w="108" w:type="dxa"/>
              <w:right w:w="108" w:type="dxa"/>
            </w:tcMar>
          </w:tcPr>
          <w:p w14:paraId="7FD54797" w14:textId="77777777" w:rsidR="00D179D6" w:rsidRPr="00462199" w:rsidRDefault="00D179D6">
            <w:pPr>
              <w:pStyle w:val="NormalBoldAshurst"/>
            </w:pPr>
            <w:r w:rsidRPr="00462199">
              <w:t>Obligations on [Relevant Market Participants] to make payments</w:t>
            </w:r>
          </w:p>
        </w:tc>
        <w:tc>
          <w:tcPr>
            <w:tcW w:w="6794" w:type="dxa"/>
            <w:tcBorders>
              <w:top w:val="nil"/>
              <w:left w:val="nil"/>
              <w:bottom w:val="single" w:sz="8" w:space="0" w:color="auto"/>
              <w:right w:val="single" w:sz="8" w:space="0" w:color="auto"/>
            </w:tcBorders>
            <w:tcMar>
              <w:left w:w="108" w:type="dxa"/>
              <w:right w:w="108" w:type="dxa"/>
            </w:tcMar>
          </w:tcPr>
          <w:p w14:paraId="34287A72" w14:textId="779EA4F8" w:rsidR="00D179D6" w:rsidRPr="00462199" w:rsidRDefault="00D179D6">
            <w:pPr>
              <w:pStyle w:val="NormalAshurst"/>
            </w:pPr>
            <w:r w:rsidRPr="00462199">
              <w:t>The Relevant H</w:t>
            </w:r>
            <w:r w:rsidRPr="008473C2">
              <w:rPr>
                <w:vertAlign w:val="subscript"/>
              </w:rPr>
              <w:t>2</w:t>
            </w:r>
            <w:r w:rsidRPr="00462199">
              <w:t xml:space="preserve"> Levy Revenue Support Regulations make provisions for [Relevant Market Participants] to make payments to a </w:t>
            </w:r>
            <w:r w:rsidR="00C200C9">
              <w:t>H</w:t>
            </w:r>
            <w:r w:rsidRPr="00462199">
              <w:t xml:space="preserve">ydrogen </w:t>
            </w:r>
            <w:r w:rsidR="00C200C9">
              <w:t>L</w:t>
            </w:r>
            <w:r w:rsidRPr="00462199">
              <w:t xml:space="preserve">evy </w:t>
            </w:r>
            <w:r w:rsidR="00C200C9">
              <w:t>A</w:t>
            </w:r>
            <w:r w:rsidRPr="00462199">
              <w:t>dministrator, including for the purpose of enabling:</w:t>
            </w:r>
          </w:p>
          <w:p w14:paraId="0FEE345E" w14:textId="77777777" w:rsidR="00D179D6" w:rsidRPr="00462199" w:rsidRDefault="00D179D6" w:rsidP="00AE7AFD">
            <w:pPr>
              <w:pStyle w:val="BulletAshurst"/>
            </w:pPr>
            <w:r w:rsidRPr="00462199">
              <w:t>the LCHA Counterparty to make payments under UKLCH Programme LCHAs and/or in respect of liabilities incurred in connection with such UKLCH Programme LCHAs;</w:t>
            </w:r>
          </w:p>
          <w:p w14:paraId="405BC288" w14:textId="45C7B4DA" w:rsidR="00D179D6" w:rsidRPr="00462199" w:rsidRDefault="00D179D6" w:rsidP="00AE7AFD">
            <w:pPr>
              <w:pStyle w:val="BulletAshurst"/>
            </w:pPr>
            <w:r w:rsidRPr="00462199">
              <w:t xml:space="preserve">the </w:t>
            </w:r>
            <w:r w:rsidR="00C200C9">
              <w:t>H</w:t>
            </w:r>
            <w:r w:rsidRPr="00462199">
              <w:t xml:space="preserve">ydrogen </w:t>
            </w:r>
            <w:r w:rsidR="00C200C9">
              <w:t>L</w:t>
            </w:r>
            <w:r w:rsidRPr="00462199">
              <w:t xml:space="preserve">evy </w:t>
            </w:r>
            <w:r w:rsidR="00C200C9">
              <w:t>A</w:t>
            </w:r>
            <w:r w:rsidRPr="00462199">
              <w:t>dministrator to hold sums in reserve and/or to cover losses in the case of insolvency or default of a [Relevant Market Participant].</w:t>
            </w:r>
          </w:p>
        </w:tc>
      </w:tr>
      <w:tr w:rsidR="00653EE9" w:rsidRPr="00462199" w14:paraId="4B532646" w14:textId="77777777" w:rsidTr="00AE7AFD">
        <w:tc>
          <w:tcPr>
            <w:tcW w:w="2273" w:type="dxa"/>
            <w:tcBorders>
              <w:top w:val="nil"/>
              <w:left w:val="single" w:sz="8" w:space="0" w:color="auto"/>
              <w:bottom w:val="single" w:sz="8" w:space="0" w:color="auto"/>
              <w:right w:val="single" w:sz="8" w:space="0" w:color="auto"/>
            </w:tcBorders>
            <w:tcMar>
              <w:left w:w="108" w:type="dxa"/>
              <w:right w:w="108" w:type="dxa"/>
            </w:tcMar>
          </w:tcPr>
          <w:p w14:paraId="7567A67A" w14:textId="77777777" w:rsidR="00D179D6" w:rsidRDefault="00D179D6">
            <w:pPr>
              <w:pStyle w:val="NormalBoldAshurst"/>
            </w:pPr>
            <w:r w:rsidRPr="00462199">
              <w:t>Collateral requirements</w:t>
            </w:r>
          </w:p>
          <w:p w14:paraId="661C66FE" w14:textId="5560963B" w:rsidR="002A7A5C" w:rsidRPr="002A7A5C" w:rsidRDefault="002A7A5C" w:rsidP="002A7A5C">
            <w:pPr>
              <w:pStyle w:val="NormalAshurst"/>
            </w:pPr>
          </w:p>
        </w:tc>
        <w:tc>
          <w:tcPr>
            <w:tcW w:w="6794" w:type="dxa"/>
            <w:tcBorders>
              <w:top w:val="nil"/>
              <w:left w:val="nil"/>
              <w:bottom w:val="single" w:sz="8" w:space="0" w:color="auto"/>
              <w:right w:val="single" w:sz="8" w:space="0" w:color="auto"/>
            </w:tcBorders>
            <w:tcMar>
              <w:left w:w="108" w:type="dxa"/>
              <w:right w:w="108" w:type="dxa"/>
            </w:tcMar>
          </w:tcPr>
          <w:p w14:paraId="6AA8084B" w14:textId="2E2C174A" w:rsidR="00D179D6" w:rsidRPr="00462199" w:rsidRDefault="00D179D6">
            <w:pPr>
              <w:pStyle w:val="NormalAshurst"/>
            </w:pPr>
            <w:r w:rsidRPr="00462199">
              <w:t>The Relevant H</w:t>
            </w:r>
            <w:r w:rsidRPr="008473C2">
              <w:rPr>
                <w:vertAlign w:val="subscript"/>
              </w:rPr>
              <w:t>2</w:t>
            </w:r>
            <w:r w:rsidRPr="00462199">
              <w:t xml:space="preserve"> Levy Revenue Support Regulations make provision to require [Relevant Market Participants] to provide financial collateral and/or advance payments to a </w:t>
            </w:r>
            <w:r w:rsidR="00C200C9">
              <w:t>H</w:t>
            </w:r>
            <w:r w:rsidRPr="00462199">
              <w:t xml:space="preserve">ydrogen </w:t>
            </w:r>
            <w:r w:rsidR="00C200C9">
              <w:t>L</w:t>
            </w:r>
            <w:r w:rsidRPr="00462199">
              <w:t xml:space="preserve">evy </w:t>
            </w:r>
            <w:r w:rsidR="00C200C9">
              <w:t>A</w:t>
            </w:r>
            <w:r w:rsidRPr="00462199">
              <w:t>dministrator (whether in cash, securities or any other form).</w:t>
            </w:r>
          </w:p>
        </w:tc>
      </w:tr>
      <w:tr w:rsidR="00653EE9" w:rsidRPr="00462199" w14:paraId="0C1067A6" w14:textId="77777777" w:rsidTr="00AE7AFD">
        <w:tc>
          <w:tcPr>
            <w:tcW w:w="2273" w:type="dxa"/>
            <w:tcBorders>
              <w:top w:val="nil"/>
              <w:left w:val="single" w:sz="8" w:space="0" w:color="auto"/>
              <w:bottom w:val="single" w:sz="8" w:space="0" w:color="auto"/>
              <w:right w:val="single" w:sz="8" w:space="0" w:color="auto"/>
            </w:tcBorders>
            <w:tcMar>
              <w:left w:w="108" w:type="dxa"/>
              <w:right w:w="108" w:type="dxa"/>
            </w:tcMar>
          </w:tcPr>
          <w:p w14:paraId="4FF01D07" w14:textId="77777777" w:rsidR="00D179D6" w:rsidRPr="00462199" w:rsidRDefault="00D179D6">
            <w:pPr>
              <w:pStyle w:val="NormalBoldAshurst"/>
            </w:pPr>
            <w:r w:rsidRPr="00462199">
              <w:t>Collection duty &amp; enforcement rights</w:t>
            </w:r>
          </w:p>
        </w:tc>
        <w:tc>
          <w:tcPr>
            <w:tcW w:w="6794" w:type="dxa"/>
            <w:tcBorders>
              <w:top w:val="nil"/>
              <w:left w:val="nil"/>
              <w:bottom w:val="single" w:sz="8" w:space="0" w:color="auto"/>
              <w:right w:val="single" w:sz="8" w:space="0" w:color="auto"/>
            </w:tcBorders>
            <w:tcMar>
              <w:left w:w="108" w:type="dxa"/>
              <w:right w:w="108" w:type="dxa"/>
            </w:tcMar>
          </w:tcPr>
          <w:p w14:paraId="499667F7" w14:textId="3C54E7DB" w:rsidR="00D179D6" w:rsidRPr="00462199" w:rsidRDefault="00D179D6" w:rsidP="00AE7AFD">
            <w:pPr>
              <w:pStyle w:val="BulletAshurst"/>
            </w:pPr>
            <w:r w:rsidRPr="00462199">
              <w:t>The Relevant H</w:t>
            </w:r>
            <w:r w:rsidRPr="008473C2">
              <w:rPr>
                <w:vertAlign w:val="subscript"/>
              </w:rPr>
              <w:t>2</w:t>
            </w:r>
            <w:r w:rsidRPr="00462199">
              <w:t xml:space="preserve"> Levy Revenue Support Regulations impose a duty on a </w:t>
            </w:r>
            <w:r w:rsidR="00C200C9">
              <w:t>H</w:t>
            </w:r>
            <w:r w:rsidRPr="00462199">
              <w:t xml:space="preserve">ydrogen </w:t>
            </w:r>
            <w:r w:rsidR="00C200C9">
              <w:t>L</w:t>
            </w:r>
            <w:r w:rsidRPr="00462199">
              <w:t xml:space="preserve">evy </w:t>
            </w:r>
            <w:r w:rsidR="00C200C9">
              <w:t>A</w:t>
            </w:r>
            <w:r w:rsidRPr="00462199">
              <w:t>dministrator in relation to the collection of sums due by [Relevant Market Participants] for the purpose of enabling the LCHA Counterparty to make payments under UKLCH Programme LCHAs and/or in respect of liabilities incurred in connection with such UKLCH Programme LCHAs.</w:t>
            </w:r>
          </w:p>
          <w:p w14:paraId="2A1F4114" w14:textId="77777777" w:rsidR="00D179D6" w:rsidRPr="00462199" w:rsidRDefault="00D179D6" w:rsidP="00AE7AFD">
            <w:pPr>
              <w:pStyle w:val="BulletAshurst"/>
              <w:rPr>
                <w:rFonts w:eastAsia="Batang" w:cs="Arial"/>
              </w:rPr>
            </w:pPr>
            <w:r w:rsidRPr="00462199">
              <w:t>The Relevant H</w:t>
            </w:r>
            <w:r w:rsidRPr="008473C2">
              <w:rPr>
                <w:vertAlign w:val="subscript"/>
              </w:rPr>
              <w:t>2</w:t>
            </w:r>
            <w:r w:rsidRPr="00462199">
              <w:t xml:space="preserve"> Levy Revenue Support Regulations make provision for the enforcement of obligations imposed on [Relevant Market Participants] by or under the regulations.</w:t>
            </w:r>
          </w:p>
        </w:tc>
      </w:tr>
    </w:tbl>
    <w:p w14:paraId="7263C2E7" w14:textId="647FD1E1" w:rsidR="00A642DA" w:rsidRDefault="00A642DA">
      <w:pPr>
        <w:suppressAutoHyphens w:val="0"/>
        <w:spacing w:after="0" w:line="240" w:lineRule="auto"/>
        <w:jc w:val="left"/>
        <w:rPr>
          <w:sz w:val="20"/>
        </w:rPr>
      </w:pPr>
      <w:r>
        <w:br w:type="page"/>
      </w:r>
    </w:p>
    <w:p w14:paraId="5C3EDBAD" w14:textId="77777777" w:rsidR="00A642DA" w:rsidRDefault="00A642DA" w:rsidP="00A642DA">
      <w:pPr>
        <w:pStyle w:val="SchSubAshurst"/>
      </w:pPr>
      <w:bookmarkStart w:id="8922" w:name="_Ref149736527"/>
      <w:r w:rsidRPr="00A642DA">
        <w:lastRenderedPageBreak/>
        <w:t xml:space="preserve"> </w:t>
      </w:r>
      <w:bookmarkEnd w:id="8922"/>
    </w:p>
    <w:p w14:paraId="7B82BDAE" w14:textId="40389962" w:rsidR="00A642DA" w:rsidRDefault="00A642DA" w:rsidP="00A642DA">
      <w:pPr>
        <w:pStyle w:val="SCHEDULEAshurst"/>
        <w:numPr>
          <w:ilvl w:val="0"/>
          <w:numId w:val="0"/>
        </w:numPr>
      </w:pPr>
      <w:bookmarkStart w:id="8923" w:name="_Toc149833762"/>
      <w:r w:rsidRPr="00A642DA">
        <w:t xml:space="preserve">Relevant H2 Levy Revenue Support Regulations </w:t>
      </w:r>
      <w:r>
        <w:t>Amendment</w:t>
      </w:r>
      <w:bookmarkEnd w:id="8923"/>
    </w:p>
    <w:p w14:paraId="56611659" w14:textId="49D875E8" w:rsidR="00D56FBC" w:rsidRDefault="00D56FBC" w:rsidP="00D56FBC">
      <w:pPr>
        <w:pStyle w:val="SchSubAshurst"/>
        <w:numPr>
          <w:ilvl w:val="0"/>
          <w:numId w:val="0"/>
        </w:numPr>
        <w:jc w:val="both"/>
      </w:pPr>
      <w:r w:rsidRPr="00D56FBC">
        <w:t>Condition 72 of the Conditions shall be deleted and replaced with the following:</w:t>
      </w:r>
    </w:p>
    <w:p w14:paraId="103028F0" w14:textId="1A568A53" w:rsidR="00D56FBC" w:rsidRDefault="00D56FBC" w:rsidP="00D56FBC">
      <w:pPr>
        <w:pStyle w:val="SH1Ashurst"/>
        <w:numPr>
          <w:ilvl w:val="0"/>
          <w:numId w:val="202"/>
        </w:numPr>
      </w:pPr>
      <w:r w:rsidRPr="00D56FBC">
        <w:t>LIMITED RECOURSE ARRANGEMENTS, UNDERTAKINGS AND ACKNOWLEDGEMENTS</w:t>
      </w:r>
    </w:p>
    <w:p w14:paraId="05054CF0" w14:textId="61B39398" w:rsidR="00D56FBC" w:rsidRPr="00D56FBC" w:rsidRDefault="00D56FBC" w:rsidP="00D56FBC">
      <w:pPr>
        <w:pStyle w:val="NormalBoldAshurstLatinItalic"/>
      </w:pPr>
      <w:r w:rsidRPr="00D56FBC">
        <w:t>LCHA Counterparty payment undertakings</w:t>
      </w:r>
    </w:p>
    <w:p w14:paraId="4B4C7DD1" w14:textId="0B6A066D" w:rsidR="00D56FBC" w:rsidRDefault="00D56FBC" w:rsidP="00D56FBC">
      <w:pPr>
        <w:pStyle w:val="SH2Ashurst"/>
      </w:pPr>
      <w:r>
        <w:t xml:space="preserve">For the purpose of Conditions </w:t>
      </w:r>
      <w:r w:rsidR="00C73976">
        <w:rPr>
          <w:cs/>
        </w:rPr>
        <w:fldChar w:fldCharType="begin"/>
      </w:r>
      <w:r w:rsidR="00C73976">
        <w:instrText xml:space="preserve"> REF _Ref149810899 \r \h </w:instrText>
      </w:r>
      <w:r w:rsidR="00C73976">
        <w:rPr>
          <w:cs/>
        </w:rPr>
      </w:r>
      <w:r w:rsidR="00C73976">
        <w:rPr>
          <w:cs/>
        </w:rPr>
        <w:fldChar w:fldCharType="separate"/>
      </w:r>
      <w:del w:id="8924" w:author="Faqir, Sofia (Energy Security)" w:date="2023-11-12T19:47:00Z">
        <w:r w:rsidR="00E473FC">
          <w:delText>72.2</w:delText>
        </w:r>
      </w:del>
      <w:r w:rsidR="00C73976">
        <w:rPr>
          <w:cs/>
        </w:rPr>
        <w:fldChar w:fldCharType="end"/>
      </w:r>
      <w:r w:rsidR="00C73976">
        <w:rPr>
          <w:rFonts w:hint="cs"/>
          <w:cs/>
        </w:rPr>
        <w:t xml:space="preserve"> </w:t>
      </w:r>
      <w:r>
        <w:t xml:space="preserve">to </w:t>
      </w:r>
      <w:r>
        <w:rPr>
          <w:cs/>
        </w:rPr>
        <w:t>‎</w:t>
      </w:r>
      <w:r w:rsidR="00C73976">
        <w:fldChar w:fldCharType="begin"/>
      </w:r>
      <w:r w:rsidR="00C73976">
        <w:instrText xml:space="preserve"> REF _Ref149810909 \r \h </w:instrText>
      </w:r>
      <w:r w:rsidR="00C73976">
        <w:fldChar w:fldCharType="separate"/>
      </w:r>
      <w:del w:id="8925" w:author="Faqir, Sofia (Energy Security)" w:date="2023-11-12T19:47:00Z">
        <w:r w:rsidR="00E473FC">
          <w:delText>72.8</w:delText>
        </w:r>
      </w:del>
      <w:r w:rsidR="00C73976">
        <w:fldChar w:fldCharType="end"/>
      </w:r>
      <w:r>
        <w:t xml:space="preserve">, references in Conditions </w:t>
      </w:r>
      <w:r>
        <w:rPr>
          <w:cs/>
        </w:rPr>
        <w:t>‎</w:t>
      </w:r>
      <w:r w:rsidR="00C73976">
        <w:fldChar w:fldCharType="begin"/>
      </w:r>
      <w:r w:rsidR="00C73976">
        <w:instrText xml:space="preserve"> REF _Ref149810899 \r \h </w:instrText>
      </w:r>
      <w:r w:rsidR="00C73976">
        <w:fldChar w:fldCharType="separate"/>
      </w:r>
      <w:del w:id="8926" w:author="Faqir, Sofia (Energy Security)" w:date="2023-11-12T19:47:00Z">
        <w:r w:rsidR="00E473FC">
          <w:delText>72.2</w:delText>
        </w:r>
      </w:del>
      <w:r w:rsidR="00C73976">
        <w:fldChar w:fldCharType="end"/>
      </w:r>
      <w:r>
        <w:t xml:space="preserve"> to </w:t>
      </w:r>
      <w:r>
        <w:rPr>
          <w:cs/>
        </w:rPr>
        <w:t>‎</w:t>
      </w:r>
      <w:r w:rsidR="00C73976">
        <w:fldChar w:fldCharType="begin"/>
      </w:r>
      <w:r w:rsidR="00C73976">
        <w:instrText xml:space="preserve"> REF _Ref149810929 \r \h </w:instrText>
      </w:r>
      <w:r w:rsidR="00C73976">
        <w:fldChar w:fldCharType="separate"/>
      </w:r>
      <w:del w:id="8927" w:author="Faqir, Sofia (Energy Security)" w:date="2023-11-12T19:47:00Z">
        <w:r w:rsidR="00E473FC">
          <w:delText>72.5</w:delText>
        </w:r>
      </w:del>
      <w:r w:rsidR="00C73976">
        <w:fldChar w:fldCharType="end"/>
      </w:r>
      <w:r>
        <w:t xml:space="preserve"> to "liabilities" shall be construed as if the limited recourse provisions set out in Condition </w:t>
      </w:r>
      <w:r>
        <w:rPr>
          <w:cs/>
        </w:rPr>
        <w:t>‎</w:t>
      </w:r>
      <w:r w:rsidR="00C73976">
        <w:fldChar w:fldCharType="begin"/>
      </w:r>
      <w:r w:rsidR="00C73976">
        <w:instrText xml:space="preserve"> REF _Ref149810942 \r \h </w:instrText>
      </w:r>
      <w:r w:rsidR="00C73976">
        <w:fldChar w:fldCharType="separate"/>
      </w:r>
      <w:del w:id="8928" w:author="Faqir, Sofia (Energy Security)" w:date="2023-11-12T19:47:00Z">
        <w:r w:rsidR="00E473FC">
          <w:delText>72.7</w:delText>
        </w:r>
      </w:del>
      <w:r w:rsidR="00C73976">
        <w:fldChar w:fldCharType="end"/>
      </w:r>
      <w:r>
        <w:t xml:space="preserve"> do not apply.</w:t>
      </w:r>
    </w:p>
    <w:p w14:paraId="508396DD" w14:textId="38A87EC9" w:rsidR="00D56FBC" w:rsidRDefault="00D56FBC" w:rsidP="00D56FBC">
      <w:pPr>
        <w:pStyle w:val="SH2Ashurst"/>
      </w:pPr>
      <w:bookmarkStart w:id="8929" w:name="_Ref149810899"/>
      <w:r>
        <w:t>The LCHA Counterparty shall make (or, as applicable, shall procure that the Hydrogen Levy Administrator shall make) appropriate requests to the [Relevant Market Participants] on the basis provided for by the H</w:t>
      </w:r>
      <w:r w:rsidR="00532E97">
        <w:rPr>
          <w:vertAlign w:val="subscript"/>
        </w:rPr>
        <w:t>2</w:t>
      </w:r>
      <w:r>
        <w:t xml:space="preserve"> Levy Revenue Support Regulations for the purpose of ensuring that the LCHA Counterparty is in sufficient funds to meet its liabilities in full pursuant to the LCHA.</w:t>
      </w:r>
      <w:bookmarkEnd w:id="8929"/>
    </w:p>
    <w:p w14:paraId="633F7141" w14:textId="5497F4CE" w:rsidR="00D56FBC" w:rsidRDefault="00D56FBC" w:rsidP="00D56FBC">
      <w:pPr>
        <w:pStyle w:val="SH2Ashurst"/>
      </w:pPr>
      <w:bookmarkStart w:id="8930" w:name="_Ref149810972"/>
      <w:r>
        <w:t>The LCHA Counterparty shall (or, as applicable, procure that the Hydrogen Levy Administrator shall), to the extent consistent with the proper exercise of the LCHA Counterparty's or Hydrogen Levy Administrator's (as applicable) functions and duties pursuant to the EA 2023 or any other statutory function or duty, as soon as reasonably practicable:</w:t>
      </w:r>
      <w:bookmarkEnd w:id="8930"/>
    </w:p>
    <w:p w14:paraId="13E8A3B5" w14:textId="71D16652" w:rsidR="00D56FBC" w:rsidRDefault="00D56FBC" w:rsidP="00D56FBC">
      <w:pPr>
        <w:pStyle w:val="SH3Ashurst"/>
      </w:pPr>
      <w:r>
        <w:t>take such steps as are necessary to recover from a [Relevant Market Participant] any sum which the [Relevant Market Participant] is required by virtue of the H</w:t>
      </w:r>
      <w:r w:rsidR="00532E97">
        <w:rPr>
          <w:vertAlign w:val="subscript"/>
        </w:rPr>
        <w:t>2</w:t>
      </w:r>
      <w:r>
        <w:t xml:space="preserve"> Levy Revenue Support Regulations to pay and which has not been paid by the date on which it is required by virtue of the H</w:t>
      </w:r>
      <w:r w:rsidR="00532E97">
        <w:rPr>
          <w:vertAlign w:val="subscript"/>
        </w:rPr>
        <w:t>2</w:t>
      </w:r>
      <w:r>
        <w:t xml:space="preserve"> Levy Revenue Support Regulations to be paid and which is necessary to ensure the LCHA Counterparty can meet its liabilities in full pursuant to the LCHA;</w:t>
      </w:r>
    </w:p>
    <w:p w14:paraId="5EDD091B" w14:textId="0153E10A" w:rsidR="00D56FBC" w:rsidRDefault="00D56FBC" w:rsidP="00D56FBC">
      <w:pPr>
        <w:pStyle w:val="SH3Ashurst"/>
      </w:pPr>
      <w:r>
        <w:t>at the times and otherwise in the manner prescribed by the H</w:t>
      </w:r>
      <w:r w:rsidR="00532E97">
        <w:rPr>
          <w:vertAlign w:val="subscript"/>
        </w:rPr>
        <w:t>2</w:t>
      </w:r>
      <w:r>
        <w:t xml:space="preserve"> Levy Revenue Support Regulations, issue and enforce notices to [Relevant Market Participants] requiring payment </w:t>
      </w:r>
      <w:r w:rsidR="00532E97">
        <w:t>t</w:t>
      </w:r>
      <w:r>
        <w:t>o ensure the LCHA Counterparty can meet its liabilities in full pursuant to the LCHA;</w:t>
      </w:r>
    </w:p>
    <w:p w14:paraId="60B32D0B" w14:textId="35EE9A67" w:rsidR="00D56FBC" w:rsidRDefault="00D56FBC" w:rsidP="00D56FBC">
      <w:pPr>
        <w:pStyle w:val="SH3Ashurst"/>
      </w:pPr>
      <w:r>
        <w:t>take such action (including the taking and prosecution of legal proceedings) against [Relevant Market Participants] as is necessary to ensure that the LCHA Counterparty can meet its liabilities in full pursuant to the LCHA;</w:t>
      </w:r>
    </w:p>
    <w:p w14:paraId="54D3EFD6" w14:textId="7B80EAC9" w:rsidR="00D56FBC" w:rsidRDefault="00D56FBC" w:rsidP="00D56FBC">
      <w:pPr>
        <w:pStyle w:val="SH3Ashurst"/>
      </w:pPr>
      <w:r>
        <w:t>pursue any [Relevant Market Participant] which has defaulted in making payment pursuant to the H</w:t>
      </w:r>
      <w:r w:rsidRPr="00532E97">
        <w:rPr>
          <w:vertAlign w:val="subscript"/>
        </w:rPr>
        <w:t>2</w:t>
      </w:r>
      <w:r>
        <w:t xml:space="preserve"> Levy Revenue Support Regulations as a civil debtor unless, acting reasonably, the LCHA Counterparty considers that there are more appropriate means of pursuing the defaulting [Relevant Market Participant] or securing payment due to the Producer;</w:t>
      </w:r>
    </w:p>
    <w:p w14:paraId="622F0C16" w14:textId="77777777" w:rsidR="00D56FBC" w:rsidRDefault="00D56FBC" w:rsidP="00D56FBC">
      <w:pPr>
        <w:pStyle w:val="SH3Ashurst"/>
      </w:pPr>
      <w:bookmarkStart w:id="8931" w:name="_Ref149811053"/>
      <w:r>
        <w:t>take such action (including the taking and prosecution of legal proceedings) to recover and receive from other sources of funds (if any) available to the LCHA Counterparty or the Hydrogen Levy Administrator (as applicable); and notify the Secretary of State if the LCHA Counterparty has reason to believe that it will have insufficient funds available to make when due the totality of the payments to producers that are required pursuant to UKLCH Programme LCHAs.</w:t>
      </w:r>
      <w:bookmarkEnd w:id="8931"/>
    </w:p>
    <w:p w14:paraId="0776DE3C" w14:textId="77777777" w:rsidR="00D56FBC" w:rsidRDefault="00D56FBC" w:rsidP="00D56FBC">
      <w:pPr>
        <w:pStyle w:val="SH2Ashurst"/>
      </w:pPr>
      <w:bookmarkStart w:id="8932" w:name="_Ref149811027"/>
      <w:r>
        <w:t>The LCHA Counterparty shall notify the Producer if it is of the opinion that it will have insufficient funds to meet its liabilities in full pursuant to the LCHA.</w:t>
      </w:r>
      <w:bookmarkEnd w:id="8932"/>
    </w:p>
    <w:p w14:paraId="76386714" w14:textId="77777777" w:rsidR="00D56FBC" w:rsidRDefault="00D56FBC" w:rsidP="00D56FBC">
      <w:pPr>
        <w:pStyle w:val="SH2Ashurst"/>
      </w:pPr>
      <w:bookmarkStart w:id="8933" w:name="_Ref149810929"/>
      <w:r>
        <w:lastRenderedPageBreak/>
        <w:t>The LCHA Counterparty agrees that in circumstances where the LCHA Counterparty has failed to pay an amount on the due date thereof pursuant to the LCHA:</w:t>
      </w:r>
      <w:bookmarkEnd w:id="8933"/>
    </w:p>
    <w:p w14:paraId="6CD76ED0" w14:textId="7D854442" w:rsidR="00D56FBC" w:rsidRDefault="00D56FBC" w:rsidP="00D56FBC">
      <w:pPr>
        <w:pStyle w:val="SH3Ashurst"/>
      </w:pPr>
      <w:r>
        <w:t xml:space="preserve">damages alone would not be an adequate remedy for any breach by it of its obligations set out in Condition </w:t>
      </w:r>
      <w:r w:rsidR="00C73976">
        <w:fldChar w:fldCharType="begin"/>
      </w:r>
      <w:r w:rsidR="00C73976">
        <w:instrText xml:space="preserve"> REF _Ref149810972 \r \h </w:instrText>
      </w:r>
      <w:r w:rsidR="00C73976">
        <w:fldChar w:fldCharType="separate"/>
      </w:r>
      <w:del w:id="8934" w:author="Faqir, Sofia (Energy Security)" w:date="2023-11-12T19:47:00Z">
        <w:r w:rsidR="00E473FC">
          <w:delText>72.3</w:delText>
        </w:r>
      </w:del>
      <w:r w:rsidR="00C73976">
        <w:fldChar w:fldCharType="end"/>
      </w:r>
      <w:r>
        <w:t>;</w:t>
      </w:r>
    </w:p>
    <w:p w14:paraId="1FC307D8" w14:textId="7C988ECF" w:rsidR="00D56FBC" w:rsidRDefault="00D56FBC" w:rsidP="00D56FBC">
      <w:pPr>
        <w:pStyle w:val="SH3Ashurst"/>
      </w:pPr>
      <w:r>
        <w:t xml:space="preserve">accordingly, the Producer will be entitled to the remedies of injunction, specific performance and other equitable relief for any threatened or actual breach by the LCHA Counterparty of its obligations set out in Condition </w:t>
      </w:r>
      <w:r w:rsidR="00C73976">
        <w:fldChar w:fldCharType="begin"/>
      </w:r>
      <w:r w:rsidR="00C73976">
        <w:instrText xml:space="preserve"> REF _Ref149810972 \r \h </w:instrText>
      </w:r>
      <w:r w:rsidR="00C73976">
        <w:fldChar w:fldCharType="separate"/>
      </w:r>
      <w:del w:id="8935" w:author="Faqir, Sofia (Energy Security)" w:date="2023-11-12T19:47:00Z">
        <w:r w:rsidR="00E473FC">
          <w:delText>72.3</w:delText>
        </w:r>
      </w:del>
      <w:r w:rsidR="00C73976">
        <w:fldChar w:fldCharType="end"/>
      </w:r>
      <w:r>
        <w:t>; and</w:t>
      </w:r>
    </w:p>
    <w:p w14:paraId="18109AB3" w14:textId="77777777" w:rsidR="00D56FBC" w:rsidRDefault="00D56FBC" w:rsidP="00D56FBC">
      <w:pPr>
        <w:pStyle w:val="SH3Ashurst"/>
      </w:pPr>
      <w:r>
        <w:t>it will not raise any objection to an application by the Producer for any such remedies.</w:t>
      </w:r>
    </w:p>
    <w:p w14:paraId="500B8577" w14:textId="1A45F33B" w:rsidR="00D56FBC" w:rsidRDefault="00D56FBC" w:rsidP="00D56FBC">
      <w:pPr>
        <w:pStyle w:val="SH2Ashurst"/>
      </w:pPr>
      <w:bookmarkStart w:id="8936" w:name="_Ref149811039"/>
      <w:r>
        <w:t xml:space="preserve">Without prejudice to Condition </w:t>
      </w:r>
      <w:r w:rsidR="00C73976">
        <w:fldChar w:fldCharType="begin"/>
      </w:r>
      <w:r w:rsidR="00C73976">
        <w:instrText xml:space="preserve"> REF _Ref149810942 \r \h </w:instrText>
      </w:r>
      <w:r w:rsidR="00C73976">
        <w:fldChar w:fldCharType="separate"/>
      </w:r>
      <w:del w:id="8937" w:author="Faqir, Sofia (Energy Security)" w:date="2023-11-12T19:47:00Z">
        <w:r w:rsidR="00E473FC">
          <w:delText>72.7</w:delText>
        </w:r>
      </w:del>
      <w:r w:rsidR="00C73976">
        <w:fldChar w:fldCharType="end"/>
      </w:r>
      <w:r>
        <w:t xml:space="preserve">, the maximum liability of the LCHA Counterparty in respect of breach by it of Condition </w:t>
      </w:r>
      <w:r w:rsidR="00C73976">
        <w:fldChar w:fldCharType="begin"/>
      </w:r>
      <w:r w:rsidR="00C73976">
        <w:instrText xml:space="preserve"> REF _Ref149810899 \r \h </w:instrText>
      </w:r>
      <w:r w:rsidR="00C73976">
        <w:fldChar w:fldCharType="separate"/>
      </w:r>
      <w:del w:id="8938" w:author="Faqir, Sofia (Energy Security)" w:date="2023-11-12T19:47:00Z">
        <w:r w:rsidR="00E473FC">
          <w:delText>72.2</w:delText>
        </w:r>
      </w:del>
      <w:r w:rsidR="00C73976">
        <w:fldChar w:fldCharType="end"/>
      </w:r>
      <w:r>
        <w:t xml:space="preserve">, </w:t>
      </w:r>
      <w:r w:rsidR="00C73976">
        <w:fldChar w:fldCharType="begin"/>
      </w:r>
      <w:r w:rsidR="00C73976">
        <w:instrText xml:space="preserve"> REF _Ref149810972 \r \h </w:instrText>
      </w:r>
      <w:r w:rsidR="00C73976">
        <w:fldChar w:fldCharType="separate"/>
      </w:r>
      <w:del w:id="8939" w:author="Faqir, Sofia (Energy Security)" w:date="2023-11-12T19:47:00Z">
        <w:r w:rsidR="00E473FC">
          <w:delText>72.3</w:delText>
        </w:r>
      </w:del>
      <w:r w:rsidR="00C73976">
        <w:fldChar w:fldCharType="end"/>
      </w:r>
      <w:r>
        <w:t xml:space="preserve"> or </w:t>
      </w:r>
      <w:r w:rsidR="00C73976">
        <w:fldChar w:fldCharType="begin"/>
      </w:r>
      <w:r w:rsidR="00C73976">
        <w:instrText xml:space="preserve"> REF _Ref149811027 \r \h </w:instrText>
      </w:r>
      <w:r w:rsidR="00C73976">
        <w:fldChar w:fldCharType="separate"/>
      </w:r>
      <w:del w:id="8940" w:author="Faqir, Sofia (Energy Security)" w:date="2023-11-12T19:47:00Z">
        <w:r w:rsidR="00E473FC">
          <w:delText>72.4</w:delText>
        </w:r>
      </w:del>
      <w:r w:rsidR="00C73976">
        <w:fldChar w:fldCharType="end"/>
      </w:r>
      <w:r>
        <w:t xml:space="preserve"> shall be limited to an amount equivalent to the Default Interest on the amount which has not been paid by the LCHA Counterparty to the Producer pursuant to the LCHA by reason of the relevant breach for the period from what would have been the date of payment but for such breach to the date of actual payment, provided that the limit of liability in this Condition </w:t>
      </w:r>
      <w:r w:rsidR="00C73976">
        <w:fldChar w:fldCharType="begin"/>
      </w:r>
      <w:r w:rsidR="00C73976">
        <w:instrText xml:space="preserve"> REF _Ref149811039 \r \h </w:instrText>
      </w:r>
      <w:r w:rsidR="00C73976">
        <w:fldChar w:fldCharType="separate"/>
      </w:r>
      <w:del w:id="8941" w:author="Faqir, Sofia (Energy Security)" w:date="2023-11-12T19:47:00Z">
        <w:r w:rsidR="00E473FC">
          <w:delText>72.6</w:delText>
        </w:r>
      </w:del>
      <w:r w:rsidR="00C73976">
        <w:fldChar w:fldCharType="end"/>
      </w:r>
      <w:r>
        <w:t xml:space="preserve"> shall not apply where the breach is caused by the gross negligence or wilful misconduct of the LCHA Counterparty.</w:t>
      </w:r>
      <w:bookmarkEnd w:id="8936"/>
    </w:p>
    <w:p w14:paraId="650C0829" w14:textId="77777777" w:rsidR="00D56FBC" w:rsidRDefault="00D56FBC" w:rsidP="00D56FBC">
      <w:pPr>
        <w:pStyle w:val="NormalBoldAshurstLatinItalic"/>
      </w:pPr>
      <w:r>
        <w:t>Limited recourse</w:t>
      </w:r>
    </w:p>
    <w:p w14:paraId="19A1F63F" w14:textId="77777777" w:rsidR="00D56FBC" w:rsidRDefault="00D56FBC" w:rsidP="00D56FBC">
      <w:pPr>
        <w:pStyle w:val="SH2Ashurst"/>
      </w:pPr>
      <w:bookmarkStart w:id="8942" w:name="_Ref149810942"/>
      <w:r>
        <w:t>Notwithstanding any other provision of the LCHA:</w:t>
      </w:r>
      <w:bookmarkEnd w:id="8942"/>
    </w:p>
    <w:p w14:paraId="75709132" w14:textId="77777777" w:rsidR="00D56FBC" w:rsidRDefault="00D56FBC" w:rsidP="00D56FBC">
      <w:pPr>
        <w:pStyle w:val="SH3Ashurst"/>
      </w:pPr>
      <w:bookmarkStart w:id="8943" w:name="_Ref149811065"/>
      <w:r>
        <w:t>the liability of the LCHA Counterparty pursuant to the LCHA shall not exceed the aggregate of:</w:t>
      </w:r>
      <w:bookmarkEnd w:id="8943"/>
      <w:r>
        <w:t xml:space="preserve"> </w:t>
      </w:r>
    </w:p>
    <w:p w14:paraId="7A7F21D9" w14:textId="7A647AC3" w:rsidR="00D56FBC" w:rsidRDefault="00D56FBC" w:rsidP="00D56FBC">
      <w:pPr>
        <w:pStyle w:val="SH4Ashurst"/>
      </w:pPr>
      <w:r>
        <w:t>the amounts from time to time received and held by the LCHA Counterparty, and allocated to the LCHA, pursuant to the H</w:t>
      </w:r>
      <w:r w:rsidRPr="00532E97">
        <w:rPr>
          <w:vertAlign w:val="subscript"/>
        </w:rPr>
        <w:t>2</w:t>
      </w:r>
      <w:r>
        <w:t xml:space="preserve"> Levy Revenue Support Regulations; and</w:t>
      </w:r>
    </w:p>
    <w:p w14:paraId="7A42773E" w14:textId="0890CE9E" w:rsidR="00D56FBC" w:rsidRDefault="00D56FBC" w:rsidP="00D56FBC">
      <w:pPr>
        <w:pStyle w:val="SH4Ashurst"/>
      </w:pPr>
      <w:r>
        <w:t xml:space="preserve">any other funds of the type referred to in Condition </w:t>
      </w:r>
      <w:r w:rsidR="00C73976">
        <w:fldChar w:fldCharType="begin"/>
      </w:r>
      <w:r w:rsidR="00C73976">
        <w:instrText xml:space="preserve"> REF _Ref149811053 \r \h </w:instrText>
      </w:r>
      <w:r w:rsidR="00C73976">
        <w:fldChar w:fldCharType="separate"/>
      </w:r>
      <w:del w:id="8944" w:author="Faqir, Sofia (Energy Security)" w:date="2023-11-12T19:47:00Z">
        <w:r w:rsidR="00E473FC">
          <w:delText>72.3(E)</w:delText>
        </w:r>
      </w:del>
      <w:r w:rsidR="00C73976">
        <w:fldChar w:fldCharType="end"/>
      </w:r>
      <w:r>
        <w:t xml:space="preserve"> from time to time received and held by the LCHA Counterparty, and allocated to the LCHA, whether pursuant to the H</w:t>
      </w:r>
      <w:r w:rsidRPr="00532E97">
        <w:rPr>
          <w:vertAlign w:val="subscript"/>
        </w:rPr>
        <w:t>2</w:t>
      </w:r>
      <w:r>
        <w:t xml:space="preserve"> Levy Revenue Support Regulations or otherwise; and</w:t>
      </w:r>
    </w:p>
    <w:p w14:paraId="62E577A3" w14:textId="303F2EA1" w:rsidR="00D56FBC" w:rsidRDefault="00D56FBC" w:rsidP="00D56FBC">
      <w:pPr>
        <w:pStyle w:val="SH3Ashurst"/>
      </w:pPr>
      <w:r>
        <w:t xml:space="preserve">the LCHA Counterparty shall not be in default pursuant to the LCHA in not making any payment that is due and owing if and to the extent that it shall not have received the amounts and other funds referred to in Condition </w:t>
      </w:r>
      <w:r w:rsidR="00C73976">
        <w:fldChar w:fldCharType="begin"/>
      </w:r>
      <w:r w:rsidR="00C73976">
        <w:instrText xml:space="preserve"> REF _Ref149810942 \r \h </w:instrText>
      </w:r>
      <w:r w:rsidR="00C73976">
        <w:fldChar w:fldCharType="separate"/>
      </w:r>
      <w:del w:id="8945" w:author="Faqir, Sofia (Energy Security)" w:date="2023-11-12T19:47:00Z">
        <w:r w:rsidR="00E473FC">
          <w:delText>72.7</w:delText>
        </w:r>
      </w:del>
      <w:r w:rsidR="00C73976">
        <w:fldChar w:fldCharType="end"/>
      </w:r>
      <w:r w:rsidR="00C73976">
        <w:fldChar w:fldCharType="begin"/>
      </w:r>
      <w:r w:rsidR="00C73976">
        <w:instrText xml:space="preserve"> REF _Ref149811065 \r \h </w:instrText>
      </w:r>
      <w:r w:rsidR="00C73976">
        <w:fldChar w:fldCharType="separate"/>
      </w:r>
      <w:del w:id="8946" w:author="Faqir, Sofia (Energy Security)" w:date="2023-11-12T19:47:00Z">
        <w:r w:rsidR="00E473FC">
          <w:delText>A)</w:delText>
        </w:r>
      </w:del>
      <w:r w:rsidR="00C73976">
        <w:fldChar w:fldCharType="end"/>
      </w:r>
      <w:r>
        <w:t xml:space="preserve"> which are necessary to make such payment, but if and to the extent that such payment is not made, the LCHA Counterparty shall continue to owe an amount equal to the amount of the payment due and owing but not paid and shall make such payment promptly (and in any event within two (2) Business Days) after and to the extent of its receipt of such corresponding and allocated amounts and other funds.</w:t>
      </w:r>
    </w:p>
    <w:p w14:paraId="182B9AA2" w14:textId="77777777" w:rsidR="00D56FBC" w:rsidRDefault="00D56FBC" w:rsidP="00D56FBC">
      <w:pPr>
        <w:pStyle w:val="NormalBoldAshurstLatinItalic"/>
      </w:pPr>
      <w:r>
        <w:t>Damages for breach</w:t>
      </w:r>
    </w:p>
    <w:p w14:paraId="5BD7FA56" w14:textId="77777777" w:rsidR="00D56FBC" w:rsidRDefault="00D56FBC" w:rsidP="00D56FBC">
      <w:pPr>
        <w:pStyle w:val="SH2Ashurst"/>
      </w:pPr>
      <w:bookmarkStart w:id="8947" w:name="_Ref149810909"/>
      <w:r>
        <w:t>The Parties acknowledge and agree that:</w:t>
      </w:r>
      <w:bookmarkEnd w:id="8947"/>
    </w:p>
    <w:p w14:paraId="07ABAC02" w14:textId="1C6C7A4D" w:rsidR="00D56FBC" w:rsidRDefault="00D56FBC" w:rsidP="00D56FBC">
      <w:pPr>
        <w:pStyle w:val="SH3Ashurst"/>
      </w:pPr>
      <w:r>
        <w:t xml:space="preserve">the LCHA Counterparty shall have full right and liberty to recover from the Producer any loss, damage, cost or expense suffered or incurred by the LCHA Counterparty as a result of a breach by the Producer of the LCHA or any other LCHA Document and for this purpose no regard shall be had to the right or ability (if any) of the LCHA Counterparty to recover such loss, damage, cost or expense from all or any [Relevant Market Participants], the Hydrogen Levy Administrator or any other person pursuant to </w:t>
      </w:r>
      <w:r>
        <w:lastRenderedPageBreak/>
        <w:t>any regulations made pursuant to the EA 2023 (including the H</w:t>
      </w:r>
      <w:r w:rsidRPr="00532E97">
        <w:rPr>
          <w:vertAlign w:val="subscript"/>
        </w:rPr>
        <w:t>2</w:t>
      </w:r>
      <w:r>
        <w:t xml:space="preserve"> Levy Revenue Support Regulations); and</w:t>
      </w:r>
    </w:p>
    <w:p w14:paraId="5FF27861" w14:textId="79C1FA3D" w:rsidR="00D56FBC" w:rsidRDefault="00D56FBC" w:rsidP="00D56FBC">
      <w:pPr>
        <w:pStyle w:val="SH3Ashurst"/>
      </w:pPr>
      <w:r>
        <w:t>to the extent that any such loss, damage, cost or expense is recovered by the LCHA Counterparty from the Producer, it is the intent that the LCHA Counterparty will not keep those amounts but will, pursuant to the regulations made pursuant to the EA 2023 (including the H</w:t>
      </w:r>
      <w:r w:rsidRPr="00532E97">
        <w:rPr>
          <w:vertAlign w:val="subscript"/>
        </w:rPr>
        <w:t>2</w:t>
      </w:r>
      <w:r>
        <w:t xml:space="preserve"> Levy Revenue Support Regulations):</w:t>
      </w:r>
    </w:p>
    <w:p w14:paraId="74010F28" w14:textId="15E2B980" w:rsidR="00D56FBC" w:rsidRDefault="00D56FBC" w:rsidP="00D56FBC">
      <w:pPr>
        <w:pStyle w:val="SH4Ashurst"/>
      </w:pPr>
      <w:r>
        <w:t>use such amounts to make good any loss, damage, cost or expense suffered or incurred by the LCHA Counterparty;</w:t>
      </w:r>
    </w:p>
    <w:p w14:paraId="67AF5D47" w14:textId="77777777" w:rsidR="00D56FBC" w:rsidRDefault="00D56FBC" w:rsidP="00D56FBC">
      <w:pPr>
        <w:pStyle w:val="SH4Ashurst"/>
      </w:pPr>
      <w:r>
        <w:t>pass or return those amounts to the [Relevant Market Participant(s)], the Hydrogen Levy Administrator or other person(s) entitled hereto pursuant to such regulations; and/or</w:t>
      </w:r>
    </w:p>
    <w:p w14:paraId="4D9A4E6D" w14:textId="77777777" w:rsidR="00D56FBC" w:rsidRDefault="00D56FBC" w:rsidP="00D56FBC">
      <w:pPr>
        <w:pStyle w:val="SH4Ashurst"/>
      </w:pPr>
      <w:r>
        <w:t>use such amounts for the benefit of such [Relevant Market Participant(s)], Hydrogen Levy Administrator or other person(s).</w:t>
      </w:r>
    </w:p>
    <w:p w14:paraId="6C64F470" w14:textId="33731D12" w:rsidR="00D179D6" w:rsidRPr="00462199" w:rsidRDefault="00D179D6" w:rsidP="00D56FBC">
      <w:pPr>
        <w:pStyle w:val="SH3Ashurst"/>
      </w:pPr>
      <w:r w:rsidRPr="00462199">
        <w:br w:type="page"/>
      </w:r>
    </w:p>
    <w:p w14:paraId="7802622C" w14:textId="77777777" w:rsidR="00D179D6" w:rsidRPr="00462199" w:rsidRDefault="00D179D6" w:rsidP="005B3BB9">
      <w:pPr>
        <w:pStyle w:val="SCHEDULEAshurst"/>
      </w:pPr>
      <w:r w:rsidRPr="00462199">
        <w:lastRenderedPageBreak/>
        <w:br/>
      </w:r>
      <w:bookmarkStart w:id="8948" w:name="_Ref144116852"/>
      <w:bookmarkStart w:id="8949" w:name="_Ref144118011"/>
      <w:bookmarkStart w:id="8950" w:name="_Ref147930328"/>
      <w:bookmarkStart w:id="8951" w:name="_Ref147944588"/>
      <w:bookmarkStart w:id="8952" w:name="_Toc149833763"/>
      <w:r w:rsidRPr="00462199">
        <w:t>Gas Reference Price Review</w:t>
      </w:r>
      <w:bookmarkEnd w:id="8948"/>
      <w:bookmarkEnd w:id="8949"/>
      <w:bookmarkEnd w:id="8950"/>
      <w:bookmarkEnd w:id="8951"/>
      <w:bookmarkEnd w:id="8952"/>
    </w:p>
    <w:p w14:paraId="0E7D2AFF" w14:textId="77777777" w:rsidR="00D179D6" w:rsidRPr="00462199" w:rsidRDefault="00D179D6" w:rsidP="001E2581">
      <w:pPr>
        <w:pStyle w:val="SchSubAshurst"/>
      </w:pPr>
      <w:r w:rsidRPr="00462199">
        <w:br/>
      </w:r>
      <w:bookmarkStart w:id="8953" w:name="_Ref144116853"/>
      <w:r w:rsidRPr="00462199">
        <w:t>GRP Review Procedures</w:t>
      </w:r>
      <w:bookmarkEnd w:id="8953"/>
    </w:p>
    <w:p w14:paraId="72E73999" w14:textId="77777777" w:rsidR="00D179D6" w:rsidRPr="00462199" w:rsidRDefault="00D179D6" w:rsidP="00EF1AC1">
      <w:pPr>
        <w:pStyle w:val="SH1Ashurst"/>
        <w:numPr>
          <w:ilvl w:val="0"/>
          <w:numId w:val="52"/>
        </w:numPr>
      </w:pPr>
      <w:bookmarkStart w:id="8954" w:name="_Ref144116854"/>
      <w:r w:rsidRPr="00462199">
        <w:t>DEFINITIONS: ANNEX 12</w:t>
      </w:r>
      <w:bookmarkEnd w:id="8954"/>
    </w:p>
    <w:p w14:paraId="2B998EEE" w14:textId="02EC943C" w:rsidR="00D179D6" w:rsidRPr="00462199" w:rsidRDefault="00D179D6" w:rsidP="00AE7AFD">
      <w:pPr>
        <w:pStyle w:val="SH2Ashurst"/>
      </w:pPr>
      <w:bookmarkStart w:id="8955" w:name="_Ref144116855"/>
      <w:r w:rsidRPr="00462199">
        <w:t xml:space="preserve">In this </w:t>
      </w:r>
      <w:r>
        <w:fldChar w:fldCharType="begin"/>
      </w:r>
      <w:r>
        <w:instrText xml:space="preserve"> REF _Ref144118011 \w \h </w:instrText>
      </w:r>
      <w:r>
        <w:fldChar w:fldCharType="separate"/>
      </w:r>
      <w:del w:id="8956" w:author="Faqir, Sofia (Energy Security)" w:date="2023-11-12T19:47:00Z">
        <w:r w:rsidR="00E473FC">
          <w:delText>Annex 12</w:delText>
        </w:r>
      </w:del>
      <w:r>
        <w:fldChar w:fldCharType="end"/>
      </w:r>
      <w:r w:rsidRPr="00462199">
        <w:t xml:space="preserve"> (Gas Reference Price Review):</w:t>
      </w:r>
      <w:bookmarkEnd w:id="8955"/>
    </w:p>
    <w:p w14:paraId="3D0D0D1D" w14:textId="77777777" w:rsidR="00D179D6" w:rsidRPr="00462199" w:rsidRDefault="00D179D6" w:rsidP="005B3BB9">
      <w:pPr>
        <w:pStyle w:val="DefinitionsClauseAshurst"/>
      </w:pPr>
      <w:bookmarkStart w:id="8957" w:name="_Ref144116856"/>
      <w:r w:rsidRPr="00462199">
        <w:rPr>
          <w:b/>
        </w:rPr>
        <w:t>"10-BD Sample Period"</w:t>
      </w:r>
      <w:r w:rsidRPr="00462199">
        <w:t xml:space="preserve"> means a period of ten (10) consecutive Business Days;</w:t>
      </w:r>
      <w:bookmarkEnd w:id="8957"/>
    </w:p>
    <w:p w14:paraId="38BCE468" w14:textId="48FF68AF" w:rsidR="00D179D6" w:rsidRPr="00462199" w:rsidRDefault="00D179D6" w:rsidP="005B3BB9">
      <w:pPr>
        <w:pStyle w:val="DefinitionsClauseAshurst"/>
      </w:pPr>
      <w:bookmarkStart w:id="8958" w:name="_Ref144116857"/>
      <w:r w:rsidRPr="00462199">
        <w:rPr>
          <w:b/>
        </w:rPr>
        <w:t>"Gas Price Source"</w:t>
      </w:r>
      <w:r w:rsidRPr="00462199">
        <w:t xml:space="preserve"> has the meaning given to that term in </w:t>
      </w:r>
      <w:r w:rsidR="007248B2" w:rsidRPr="007248B2">
        <w:t>Condition</w:t>
      </w:r>
      <w:r w:rsidRPr="00462199">
        <w:t xml:space="preserve"> </w:t>
      </w:r>
      <w:r w:rsidR="006E6179">
        <w:fldChar w:fldCharType="begin"/>
      </w:r>
      <w:r w:rsidR="006E6179">
        <w:instrText xml:space="preserve"> REF _Ref144111463 \n \h </w:instrText>
      </w:r>
      <w:r w:rsidR="006E6179">
        <w:fldChar w:fldCharType="separate"/>
      </w:r>
      <w:del w:id="8959" w:author="Faqir, Sofia (Energy Security)" w:date="2023-11-12T19:47:00Z">
        <w:r w:rsidR="00E473FC">
          <w:delText>1.1</w:delText>
        </w:r>
      </w:del>
      <w:r w:rsidR="006E6179">
        <w:fldChar w:fldCharType="end"/>
      </w:r>
      <w:r w:rsidRPr="00462199">
        <w:t xml:space="preserve"> (</w:t>
      </w:r>
      <w:r w:rsidRPr="00462199">
        <w:rPr>
          <w:i/>
        </w:rPr>
        <w:t>Definitions: Part 1</w:t>
      </w:r>
      <w:r w:rsidRPr="00462199">
        <w:t>) of Part 1 (</w:t>
      </w:r>
      <w:r w:rsidRPr="00462199">
        <w:rPr>
          <w:i/>
        </w:rPr>
        <w:t>Introduction</w:t>
      </w:r>
      <w:r w:rsidRPr="00462199">
        <w:t>);</w:t>
      </w:r>
      <w:bookmarkEnd w:id="8958"/>
    </w:p>
    <w:p w14:paraId="41933F93" w14:textId="3F00E835" w:rsidR="00D179D6" w:rsidRPr="00462199" w:rsidRDefault="00D179D6" w:rsidP="005B3BB9">
      <w:pPr>
        <w:pStyle w:val="DefinitionsClauseAshurst"/>
      </w:pPr>
      <w:bookmarkStart w:id="8960" w:name="_Ref144116858"/>
      <w:r w:rsidRPr="00462199">
        <w:rPr>
          <w:b/>
        </w:rPr>
        <w:t>"Gas Settlement Price"</w:t>
      </w:r>
      <w:r w:rsidRPr="00462199">
        <w:t xml:space="preserve"> has the meaning given to that term in </w:t>
      </w:r>
      <w:r w:rsidR="007248B2" w:rsidRPr="007248B2">
        <w:t>Condition</w:t>
      </w:r>
      <w:r w:rsidRPr="00462199">
        <w:t xml:space="preserve"> </w:t>
      </w:r>
      <w:r w:rsidR="006E6179">
        <w:fldChar w:fldCharType="begin"/>
      </w:r>
      <w:r w:rsidR="006E6179">
        <w:instrText xml:space="preserve"> REF _Ref144111463 \n \h </w:instrText>
      </w:r>
      <w:r w:rsidR="006E6179">
        <w:fldChar w:fldCharType="separate"/>
      </w:r>
      <w:del w:id="8961" w:author="Faqir, Sofia (Energy Security)" w:date="2023-11-12T19:47:00Z">
        <w:r w:rsidR="00E473FC">
          <w:delText>1.1</w:delText>
        </w:r>
      </w:del>
      <w:r w:rsidR="006E6179">
        <w:fldChar w:fldCharType="end"/>
      </w:r>
      <w:r w:rsidRPr="00462199">
        <w:t xml:space="preserve"> (</w:t>
      </w:r>
      <w:r w:rsidRPr="00462199">
        <w:rPr>
          <w:i/>
        </w:rPr>
        <w:t>Definitions: Part 1</w:t>
      </w:r>
      <w:r w:rsidRPr="00462199">
        <w:t xml:space="preserve">) of </w:t>
      </w:r>
      <w:r>
        <w:fldChar w:fldCharType="begin"/>
      </w:r>
      <w:r>
        <w:instrText xml:space="preserve"> REF _Ref144118014 \w \h </w:instrText>
      </w:r>
      <w:r>
        <w:fldChar w:fldCharType="separate"/>
      </w:r>
      <w:del w:id="8962" w:author="Faqir, Sofia (Energy Security)" w:date="2023-11-12T19:47:00Z">
        <w:r w:rsidR="00E473FC">
          <w:delText>Part 1</w:delText>
        </w:r>
      </w:del>
      <w:r>
        <w:fldChar w:fldCharType="end"/>
      </w:r>
      <w:r w:rsidRPr="00462199">
        <w:t xml:space="preserve"> (</w:t>
      </w:r>
      <w:r w:rsidRPr="00462199">
        <w:rPr>
          <w:i/>
        </w:rPr>
        <w:t>Introduction</w:t>
      </w:r>
      <w:r w:rsidRPr="00462199">
        <w:t>);</w:t>
      </w:r>
      <w:bookmarkEnd w:id="8960"/>
    </w:p>
    <w:p w14:paraId="48FAC36B" w14:textId="77777777" w:rsidR="00D179D6" w:rsidRPr="00462199" w:rsidRDefault="00D179D6" w:rsidP="005B3BB9">
      <w:pPr>
        <w:pStyle w:val="DefinitionsClauseAshurst"/>
      </w:pPr>
      <w:bookmarkStart w:id="8963" w:name="_Ref144116859"/>
      <w:r w:rsidRPr="00462199">
        <w:rPr>
          <w:b/>
        </w:rPr>
        <w:t>"GRP Dispute"</w:t>
      </w:r>
      <w:r w:rsidRPr="00462199">
        <w:t xml:space="preserve"> means a Dispute in relation to the outcome of a GRP Principles Review;</w:t>
      </w:r>
      <w:bookmarkEnd w:id="8963"/>
    </w:p>
    <w:p w14:paraId="5727B19E" w14:textId="41B5DD4A" w:rsidR="00D179D6" w:rsidRPr="00462199" w:rsidRDefault="00D179D6" w:rsidP="005B3BB9">
      <w:pPr>
        <w:pStyle w:val="DefinitionsClauseAshurst"/>
      </w:pPr>
      <w:bookmarkStart w:id="8964" w:name="_Ref144116860"/>
      <w:r w:rsidRPr="00462199">
        <w:rPr>
          <w:b/>
        </w:rPr>
        <w:t>"GRP Dispute Notice"</w:t>
      </w:r>
      <w:r w:rsidRPr="00462199">
        <w:t xml:space="preserve"> has the meaning given to that term in paragraph </w:t>
      </w:r>
      <w:r>
        <w:fldChar w:fldCharType="begin"/>
      </w:r>
      <w:r>
        <w:instrText xml:space="preserve"> REF _Ref144116937 \w \h </w:instrText>
      </w:r>
      <w:r>
        <w:fldChar w:fldCharType="separate"/>
      </w:r>
      <w:del w:id="8965" w:author="Faqir, Sofia (Energy Security)" w:date="2023-11-12T19:47:00Z">
        <w:r w:rsidR="00E473FC">
          <w:delText>2.1</w:delText>
        </w:r>
      </w:del>
      <w:r>
        <w:fldChar w:fldCharType="end"/>
      </w:r>
      <w:r w:rsidRPr="00462199">
        <w:t xml:space="preserve"> (</w:t>
      </w:r>
      <w:r w:rsidRPr="00462199">
        <w:rPr>
          <w:i/>
        </w:rPr>
        <w:t>Procedure for raising a Dispute</w:t>
      </w:r>
      <w:r w:rsidRPr="00462199">
        <w:t xml:space="preserve">) of </w:t>
      </w:r>
      <w:r>
        <w:fldChar w:fldCharType="begin"/>
      </w:r>
      <w:r>
        <w:instrText xml:space="preserve"> REF _Ref144116892 \n \h </w:instrText>
      </w:r>
      <w:r>
        <w:fldChar w:fldCharType="separate"/>
      </w:r>
      <w:del w:id="8966"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64"/>
    </w:p>
    <w:p w14:paraId="28D5DAC2" w14:textId="3EB0886A" w:rsidR="00D179D6" w:rsidRPr="00462199" w:rsidRDefault="00D179D6" w:rsidP="005B3BB9">
      <w:pPr>
        <w:pStyle w:val="DefinitionsClauseAshurst"/>
      </w:pPr>
      <w:bookmarkStart w:id="8967" w:name="_Ref144116861"/>
      <w:r w:rsidRPr="00462199">
        <w:rPr>
          <w:b/>
        </w:rPr>
        <w:t>"GRP Dispute Producer"</w:t>
      </w:r>
      <w:r w:rsidRPr="00462199">
        <w:t xml:space="preserve"> has the meaning given to that term in paragraph </w:t>
      </w:r>
      <w:r>
        <w:fldChar w:fldCharType="begin"/>
      </w:r>
      <w:r>
        <w:instrText xml:space="preserve"> REF _Ref144116937 \w \h </w:instrText>
      </w:r>
      <w:r>
        <w:fldChar w:fldCharType="separate"/>
      </w:r>
      <w:del w:id="8968" w:author="Faqir, Sofia (Energy Security)" w:date="2023-11-12T19:47:00Z">
        <w:r w:rsidR="00E473FC">
          <w:delText>2.1</w:delText>
        </w:r>
      </w:del>
      <w:r>
        <w:fldChar w:fldCharType="end"/>
      </w:r>
      <w:r w:rsidRPr="00462199">
        <w:t xml:space="preserve"> (</w:t>
      </w:r>
      <w:r w:rsidRPr="00462199">
        <w:rPr>
          <w:i/>
        </w:rPr>
        <w:t>Procedure for raising a Dispute</w:t>
      </w:r>
      <w:r w:rsidRPr="00462199">
        <w:t xml:space="preserve">) of </w:t>
      </w:r>
      <w:r>
        <w:fldChar w:fldCharType="begin"/>
      </w:r>
      <w:r>
        <w:instrText xml:space="preserve"> REF _Ref144116892 \n \h </w:instrText>
      </w:r>
      <w:r>
        <w:fldChar w:fldCharType="separate"/>
      </w:r>
      <w:del w:id="8969"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67"/>
    </w:p>
    <w:p w14:paraId="2F360E95" w14:textId="3DE836D5" w:rsidR="00D179D6" w:rsidRPr="00462199" w:rsidRDefault="00D179D6" w:rsidP="005B3BB9">
      <w:pPr>
        <w:pStyle w:val="DefinitionsClauseAshurst"/>
      </w:pPr>
      <w:bookmarkStart w:id="8970" w:name="_Ref144116862"/>
      <w:r w:rsidRPr="00462199">
        <w:rPr>
          <w:b/>
        </w:rPr>
        <w:t>"GRP Dispute Threshold Criterion"</w:t>
      </w:r>
      <w:r w:rsidRPr="00462199">
        <w:t xml:space="preserve"> has the meaning given to that term in paragraph </w:t>
      </w:r>
      <w:r>
        <w:fldChar w:fldCharType="begin"/>
      </w:r>
      <w:r>
        <w:instrText xml:space="preserve"> REF _Ref144116983 \w \h </w:instrText>
      </w:r>
      <w:r>
        <w:fldChar w:fldCharType="separate"/>
      </w:r>
      <w:del w:id="8971" w:author="Faqir, Sofia (Energy Security)" w:date="2023-11-12T19:47:00Z">
        <w:r w:rsidR="00E473FC">
          <w:delText>2.10</w:delText>
        </w:r>
      </w:del>
      <w:r>
        <w:fldChar w:fldCharType="end"/>
      </w:r>
      <w:r w:rsidRPr="00462199">
        <w:t xml:space="preserve"> (</w:t>
      </w:r>
      <w:r w:rsidRPr="00462199">
        <w:rPr>
          <w:i/>
        </w:rPr>
        <w:t>GRP Dispute Threshold Criterion</w:t>
      </w:r>
      <w:r w:rsidRPr="00462199">
        <w:t xml:space="preserve">) of </w:t>
      </w:r>
      <w:r>
        <w:fldChar w:fldCharType="begin"/>
      </w:r>
      <w:r>
        <w:instrText xml:space="preserve"> REF _Ref144116892 \n \h </w:instrText>
      </w:r>
      <w:r>
        <w:fldChar w:fldCharType="separate"/>
      </w:r>
      <w:del w:id="8972"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70"/>
    </w:p>
    <w:p w14:paraId="47DA3642" w14:textId="73010172" w:rsidR="00D179D6" w:rsidRPr="00462199" w:rsidRDefault="00D179D6" w:rsidP="005B3BB9">
      <w:pPr>
        <w:pStyle w:val="DefinitionsClauseAshurst"/>
      </w:pPr>
      <w:bookmarkStart w:id="8973" w:name="_Ref144116863"/>
      <w:r w:rsidRPr="00462199">
        <w:rPr>
          <w:b/>
        </w:rPr>
        <w:t>"GRP Dispute Validity Notice"</w:t>
      </w:r>
      <w:r w:rsidRPr="00462199">
        <w:t xml:space="preserve"> has the meaning given to that term in paragraph </w:t>
      </w:r>
      <w:r>
        <w:fldChar w:fldCharType="begin"/>
      </w:r>
      <w:r>
        <w:instrText xml:space="preserve"> REF _Ref144116939 \w \h </w:instrText>
      </w:r>
      <w:r>
        <w:fldChar w:fldCharType="separate"/>
      </w:r>
      <w:del w:id="8974" w:author="Faqir, Sofia (Energy Security)" w:date="2023-11-12T19:47:00Z">
        <w:r w:rsidR="00E473FC">
          <w:delText>2.3</w:delText>
        </w:r>
      </w:del>
      <w:r>
        <w:fldChar w:fldCharType="end"/>
      </w:r>
      <w:r w:rsidRPr="00462199">
        <w:t xml:space="preserve"> (</w:t>
      </w:r>
      <w:r w:rsidRPr="00462199">
        <w:rPr>
          <w:i/>
        </w:rPr>
        <w:t>Validity of GRP Dispute Notices</w:t>
      </w:r>
      <w:r w:rsidRPr="00462199">
        <w:t xml:space="preserve">) of </w:t>
      </w:r>
      <w:r>
        <w:fldChar w:fldCharType="begin"/>
      </w:r>
      <w:r>
        <w:instrText xml:space="preserve"> REF _Ref144116892 \n \h </w:instrText>
      </w:r>
      <w:r>
        <w:fldChar w:fldCharType="separate"/>
      </w:r>
      <w:del w:id="8975"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73"/>
    </w:p>
    <w:p w14:paraId="19604A6F" w14:textId="347D6BBC" w:rsidR="00D179D6" w:rsidRPr="00462199" w:rsidRDefault="00D179D6" w:rsidP="005B3BB9">
      <w:pPr>
        <w:pStyle w:val="DefinitionsClauseAshurst"/>
      </w:pPr>
      <w:bookmarkStart w:id="8976" w:name="_Ref144116864"/>
      <w:r w:rsidRPr="00462199">
        <w:rPr>
          <w:b/>
        </w:rPr>
        <w:t>"GRP Expert Appointment Threshold"</w:t>
      </w:r>
      <w:r w:rsidRPr="00462199">
        <w:t xml:space="preserve"> has the meaning given to that term in paragraph </w:t>
      </w:r>
      <w:r>
        <w:fldChar w:fldCharType="begin"/>
      </w:r>
      <w:r>
        <w:instrText xml:space="preserve"> REF _Ref144116976 \w \h </w:instrText>
      </w:r>
      <w:r>
        <w:fldChar w:fldCharType="separate"/>
      </w:r>
      <w:del w:id="8977" w:author="Faqir, Sofia (Energy Security)" w:date="2023-11-12T19:47:00Z">
        <w:r w:rsidR="00E473FC">
          <w:delText>2.7</w:delText>
        </w:r>
      </w:del>
      <w:r>
        <w:fldChar w:fldCharType="end"/>
      </w:r>
      <w:r w:rsidRPr="00462199">
        <w:t xml:space="preserve"> (</w:t>
      </w:r>
      <w:r w:rsidRPr="00462199">
        <w:rPr>
          <w:i/>
        </w:rPr>
        <w:t>GRP Expert Appointment Threshold</w:t>
      </w:r>
      <w:r w:rsidRPr="00462199">
        <w:t xml:space="preserve">) of </w:t>
      </w:r>
      <w:r>
        <w:fldChar w:fldCharType="begin"/>
      </w:r>
      <w:r>
        <w:instrText xml:space="preserve"> REF _Ref144116892 \n \h </w:instrText>
      </w:r>
      <w:r>
        <w:fldChar w:fldCharType="separate"/>
      </w:r>
      <w:del w:id="8978"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76"/>
    </w:p>
    <w:p w14:paraId="1E14509B" w14:textId="2F6A0E86" w:rsidR="00D179D6" w:rsidRPr="00462199" w:rsidRDefault="00D179D6" w:rsidP="005B3BB9">
      <w:pPr>
        <w:pStyle w:val="DefinitionsClauseAshurst"/>
      </w:pPr>
      <w:bookmarkStart w:id="8979" w:name="_Ref144116865"/>
      <w:r w:rsidRPr="00462199">
        <w:rPr>
          <w:b/>
        </w:rPr>
        <w:t>"GRP Mechanism Amendment"</w:t>
      </w:r>
      <w:r w:rsidRPr="00462199">
        <w:t xml:space="preserve"> has the meaning given to that term in paragraph </w:t>
      </w:r>
      <w:r>
        <w:fldChar w:fldCharType="begin"/>
      </w:r>
      <w:r>
        <w:instrText xml:space="preserve"> REF _Ref144116912 \w \h </w:instrText>
      </w:r>
      <w:r>
        <w:fldChar w:fldCharType="separate"/>
      </w:r>
      <w:del w:id="8980" w:author="Faqir, Sofia (Energy Security)" w:date="2023-11-12T19:47:00Z">
        <w:r w:rsidR="00E473FC">
          <w:delText>1.6</w:delText>
        </w:r>
      </w:del>
      <w:r>
        <w:fldChar w:fldCharType="end"/>
      </w:r>
      <w:r w:rsidRPr="00462199">
        <w:t xml:space="preserve"> (</w:t>
      </w:r>
      <w:r w:rsidRPr="00462199">
        <w:rPr>
          <w:i/>
        </w:rPr>
        <w:t>Purpose of Gas Price Principles Review</w:t>
      </w:r>
      <w:r w:rsidRPr="00462199">
        <w:t xml:space="preserve">) of </w:t>
      </w:r>
      <w:r>
        <w:fldChar w:fldCharType="begin"/>
      </w:r>
      <w:r>
        <w:instrText xml:space="preserve"> REF _Ref144116892 \n \h </w:instrText>
      </w:r>
      <w:r>
        <w:fldChar w:fldCharType="separate"/>
      </w:r>
      <w:del w:id="8981"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79"/>
    </w:p>
    <w:p w14:paraId="0C64FA57" w14:textId="4F06B685" w:rsidR="00D179D6" w:rsidRPr="00462199" w:rsidRDefault="00D179D6" w:rsidP="005B3BB9">
      <w:pPr>
        <w:pStyle w:val="DefinitionsClauseAshurst"/>
      </w:pPr>
      <w:bookmarkStart w:id="8982" w:name="_Ref144116866"/>
      <w:r w:rsidRPr="00462199">
        <w:rPr>
          <w:b/>
        </w:rPr>
        <w:t>"GRP Principles"</w:t>
      </w:r>
      <w:r w:rsidRPr="00462199">
        <w:t xml:space="preserve"> means the principles set out in paragraph </w:t>
      </w:r>
      <w:r>
        <w:fldChar w:fldCharType="begin"/>
      </w:r>
      <w:r>
        <w:instrText xml:space="preserve"> REF _Ref144116987 \w \h </w:instrText>
      </w:r>
      <w:r>
        <w:fldChar w:fldCharType="separate"/>
      </w:r>
      <w:del w:id="8983" w:author="Faqir, Sofia (Energy Security)" w:date="2023-11-12T19:47:00Z">
        <w:r w:rsidR="00E473FC">
          <w:delText>1</w:delText>
        </w:r>
      </w:del>
      <w:r>
        <w:fldChar w:fldCharType="end"/>
      </w:r>
      <w:r w:rsidRPr="00462199">
        <w:t xml:space="preserve"> (</w:t>
      </w:r>
      <w:r w:rsidRPr="00462199">
        <w:rPr>
          <w:i/>
        </w:rPr>
        <w:t>GRP Principles</w:t>
      </w:r>
      <w:r w:rsidRPr="00462199">
        <w:t xml:space="preserve">) of </w:t>
      </w:r>
      <w:r>
        <w:fldChar w:fldCharType="begin"/>
      </w:r>
      <w:r>
        <w:instrText xml:space="preserve"> REF _Ref144116986 \n \h </w:instrText>
      </w:r>
      <w:r>
        <w:fldChar w:fldCharType="separate"/>
      </w:r>
      <w:del w:id="8984" w:author="Faqir, Sofia (Energy Security)" w:date="2023-11-12T19:47:00Z">
        <w:r w:rsidR="00E473FC">
          <w:delText>Part C</w:delText>
        </w:r>
      </w:del>
      <w:r>
        <w:fldChar w:fldCharType="end"/>
      </w:r>
      <w:r w:rsidRPr="00462199">
        <w:t xml:space="preserve"> (</w:t>
      </w:r>
      <w:r w:rsidRPr="00462199">
        <w:rPr>
          <w:i/>
        </w:rPr>
        <w:t>GRP Principles</w:t>
      </w:r>
      <w:r w:rsidRPr="00462199">
        <w:t>);</w:t>
      </w:r>
      <w:bookmarkEnd w:id="8982"/>
    </w:p>
    <w:p w14:paraId="18E49FA5" w14:textId="1C689410" w:rsidR="00D179D6" w:rsidRPr="00462199" w:rsidRDefault="00D179D6" w:rsidP="005B3BB9">
      <w:pPr>
        <w:pStyle w:val="DefinitionsClauseAshurst"/>
      </w:pPr>
      <w:bookmarkStart w:id="8985" w:name="_Ref144116867"/>
      <w:r w:rsidRPr="00462199">
        <w:rPr>
          <w:b/>
        </w:rPr>
        <w:t>"GRP Principles Prioritisation"</w:t>
      </w:r>
      <w:r w:rsidRPr="00462199">
        <w:t xml:space="preserve"> means the prioritisation of the GRP Principles described in paragraph </w:t>
      </w:r>
      <w:r>
        <w:fldChar w:fldCharType="begin"/>
      </w:r>
      <w:r>
        <w:instrText xml:space="preserve"> REF _Ref144116996 \w \h </w:instrText>
      </w:r>
      <w:r>
        <w:fldChar w:fldCharType="separate"/>
      </w:r>
      <w:del w:id="8986" w:author="Faqir, Sofia (Energy Security)" w:date="2023-11-12T19:47:00Z">
        <w:r w:rsidR="00E473FC">
          <w:delText>2</w:delText>
        </w:r>
      </w:del>
      <w:r>
        <w:fldChar w:fldCharType="end"/>
      </w:r>
      <w:r w:rsidRPr="00462199">
        <w:t xml:space="preserve"> (</w:t>
      </w:r>
      <w:r w:rsidRPr="00462199">
        <w:rPr>
          <w:i/>
        </w:rPr>
        <w:t>Prioritisation of GRP Principles</w:t>
      </w:r>
      <w:r w:rsidRPr="00462199">
        <w:t xml:space="preserve">) of </w:t>
      </w:r>
      <w:r>
        <w:fldChar w:fldCharType="begin"/>
      </w:r>
      <w:r>
        <w:instrText xml:space="preserve"> REF _Ref144116986 \n \h </w:instrText>
      </w:r>
      <w:r>
        <w:fldChar w:fldCharType="separate"/>
      </w:r>
      <w:del w:id="8987" w:author="Faqir, Sofia (Energy Security)" w:date="2023-11-12T19:47:00Z">
        <w:r w:rsidR="00E473FC">
          <w:delText>Part C</w:delText>
        </w:r>
      </w:del>
      <w:r>
        <w:fldChar w:fldCharType="end"/>
      </w:r>
      <w:r w:rsidRPr="00462199">
        <w:t xml:space="preserve"> (</w:t>
      </w:r>
      <w:r w:rsidRPr="00462199">
        <w:rPr>
          <w:i/>
        </w:rPr>
        <w:t>GRP Principles</w:t>
      </w:r>
      <w:r w:rsidRPr="00462199">
        <w:t>);</w:t>
      </w:r>
      <w:bookmarkEnd w:id="8985"/>
    </w:p>
    <w:p w14:paraId="15CD2DB9" w14:textId="1D7C081E" w:rsidR="00D179D6" w:rsidRPr="00462199" w:rsidRDefault="00D179D6" w:rsidP="005B3BB9">
      <w:pPr>
        <w:pStyle w:val="DefinitionsClauseAshurst"/>
      </w:pPr>
      <w:bookmarkStart w:id="8988" w:name="_Ref144116868"/>
      <w:r w:rsidRPr="00462199">
        <w:rPr>
          <w:b/>
        </w:rPr>
        <w:t>"GRP Principles Request Criterion"</w:t>
      </w:r>
      <w:r w:rsidRPr="00462199">
        <w:t xml:space="preserve"> has the meaning given to that term in paragraph </w:t>
      </w:r>
      <w:r>
        <w:fldChar w:fldCharType="begin"/>
      </w:r>
      <w:r>
        <w:instrText xml:space="preserve"> REF _Ref144116907 \w \h </w:instrText>
      </w:r>
      <w:r>
        <w:fldChar w:fldCharType="separate"/>
      </w:r>
      <w:del w:id="8989" w:author="Faqir, Sofia (Energy Security)" w:date="2023-11-12T19:47:00Z">
        <w:r w:rsidR="00E473FC">
          <w:delText>1.3</w:delText>
        </w:r>
      </w:del>
      <w:r>
        <w:fldChar w:fldCharType="end"/>
      </w:r>
      <w:r w:rsidRPr="00462199">
        <w:t xml:space="preserve"> (</w:t>
      </w:r>
      <w:r w:rsidRPr="00462199">
        <w:rPr>
          <w:i/>
        </w:rPr>
        <w:t>Requirement to undertake GRP Principles Reviews</w:t>
      </w:r>
      <w:r w:rsidRPr="00462199">
        <w:t xml:space="preserve">) of </w:t>
      </w:r>
      <w:r>
        <w:fldChar w:fldCharType="begin"/>
      </w:r>
      <w:r>
        <w:instrText xml:space="preserve"> REF _Ref144116892 \n \h </w:instrText>
      </w:r>
      <w:r>
        <w:fldChar w:fldCharType="separate"/>
      </w:r>
      <w:del w:id="8990"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88"/>
    </w:p>
    <w:p w14:paraId="7B5FCF32" w14:textId="2EEB1CB8" w:rsidR="00D179D6" w:rsidRPr="00462199" w:rsidRDefault="00D179D6" w:rsidP="005B3BB9">
      <w:pPr>
        <w:pStyle w:val="DefinitionsClauseAshurst"/>
      </w:pPr>
      <w:bookmarkStart w:id="8991" w:name="_Ref144116869"/>
      <w:r w:rsidRPr="00462199">
        <w:rPr>
          <w:b/>
        </w:rPr>
        <w:t>"GRP Principles Request Notice"</w:t>
      </w:r>
      <w:r w:rsidRPr="00462199">
        <w:t xml:space="preserve"> has the meaning given to that term in paragraph </w:t>
      </w:r>
      <w:r>
        <w:fldChar w:fldCharType="begin"/>
      </w:r>
      <w:r>
        <w:instrText xml:space="preserve"> REF _Ref144116903 \w \h </w:instrText>
      </w:r>
      <w:r>
        <w:fldChar w:fldCharType="separate"/>
      </w:r>
      <w:del w:id="8992" w:author="Faqir, Sofia (Energy Security)" w:date="2023-11-12T19:47:00Z">
        <w:r w:rsidR="00E473FC">
          <w:delText>1.2</w:delText>
        </w:r>
      </w:del>
      <w:r>
        <w:fldChar w:fldCharType="end"/>
      </w:r>
      <w:r w:rsidRPr="00462199">
        <w:t xml:space="preserve"> (</w:t>
      </w:r>
      <w:r w:rsidRPr="00462199">
        <w:rPr>
          <w:i/>
        </w:rPr>
        <w:t>Requirement to undertake GRP Principles Reviews</w:t>
      </w:r>
      <w:r w:rsidRPr="00462199">
        <w:t xml:space="preserve">) of </w:t>
      </w:r>
      <w:r>
        <w:fldChar w:fldCharType="begin"/>
      </w:r>
      <w:r>
        <w:instrText xml:space="preserve"> REF _Ref144116892 \n \h </w:instrText>
      </w:r>
      <w:r>
        <w:fldChar w:fldCharType="separate"/>
      </w:r>
      <w:del w:id="8993"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91"/>
    </w:p>
    <w:p w14:paraId="259CABD3" w14:textId="46208EE3" w:rsidR="00D179D6" w:rsidRPr="00462199" w:rsidRDefault="00D179D6" w:rsidP="005B3BB9">
      <w:pPr>
        <w:pStyle w:val="DefinitionsClauseAshurst"/>
      </w:pPr>
      <w:bookmarkStart w:id="8994" w:name="_Ref144116870"/>
      <w:r w:rsidRPr="00462199">
        <w:rPr>
          <w:b/>
        </w:rPr>
        <w:t>"GRP Principles Request Validity Notice"</w:t>
      </w:r>
      <w:r w:rsidRPr="00462199">
        <w:t xml:space="preserve"> has the meaning given to that term in paragraph </w:t>
      </w:r>
      <w:r>
        <w:fldChar w:fldCharType="begin"/>
      </w:r>
      <w:r>
        <w:instrText xml:space="preserve"> REF _Ref144116911 \w \h </w:instrText>
      </w:r>
      <w:r>
        <w:fldChar w:fldCharType="separate"/>
      </w:r>
      <w:del w:id="8995" w:author="Faqir, Sofia (Energy Security)" w:date="2023-11-12T19:47:00Z">
        <w:r w:rsidR="00E473FC">
          <w:delText>1.5</w:delText>
        </w:r>
      </w:del>
      <w:r>
        <w:fldChar w:fldCharType="end"/>
      </w:r>
      <w:r w:rsidRPr="00462199">
        <w:t xml:space="preserve"> (</w:t>
      </w:r>
      <w:r w:rsidRPr="00462199">
        <w:rPr>
          <w:i/>
        </w:rPr>
        <w:t>Validity of GRP Principles Request Notices</w:t>
      </w:r>
      <w:r w:rsidRPr="00462199">
        <w:t xml:space="preserve">) of </w:t>
      </w:r>
      <w:r>
        <w:fldChar w:fldCharType="begin"/>
      </w:r>
      <w:r>
        <w:instrText xml:space="preserve"> REF _Ref144116892 \n \h </w:instrText>
      </w:r>
      <w:r>
        <w:fldChar w:fldCharType="separate"/>
      </w:r>
      <w:del w:id="8996"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94"/>
    </w:p>
    <w:p w14:paraId="06787E78" w14:textId="787EBCC4" w:rsidR="00D179D6" w:rsidRPr="00462199" w:rsidRDefault="00D179D6" w:rsidP="005B3BB9">
      <w:pPr>
        <w:pStyle w:val="DefinitionsClauseAshurst"/>
      </w:pPr>
      <w:bookmarkStart w:id="8997" w:name="_Ref144116871"/>
      <w:r w:rsidRPr="00462199">
        <w:rPr>
          <w:b/>
        </w:rPr>
        <w:lastRenderedPageBreak/>
        <w:t>"GRP Principles Review"</w:t>
      </w:r>
      <w:r w:rsidRPr="00462199">
        <w:t xml:space="preserve"> means a review conducted by the LCHA Counterparty pursuant to, and within the parameters specified in, paragraph </w:t>
      </w:r>
      <w:r>
        <w:fldChar w:fldCharType="begin"/>
      </w:r>
      <w:r>
        <w:instrText xml:space="preserve"> REF _Ref144116893 \w \h </w:instrText>
      </w:r>
      <w:r>
        <w:fldChar w:fldCharType="separate"/>
      </w:r>
      <w:del w:id="8998" w:author="Faqir, Sofia (Energy Security)" w:date="2023-11-12T19:47:00Z">
        <w:r w:rsidR="00E473FC">
          <w:delText>1</w:delText>
        </w:r>
      </w:del>
      <w:r>
        <w:fldChar w:fldCharType="end"/>
      </w:r>
      <w:r w:rsidRPr="00462199">
        <w:t xml:space="preserve"> (</w:t>
      </w:r>
      <w:r w:rsidRPr="00462199">
        <w:rPr>
          <w:i/>
        </w:rPr>
        <w:t>GRP Principles Review</w:t>
      </w:r>
      <w:r w:rsidRPr="00462199">
        <w:t xml:space="preserve">) of </w:t>
      </w:r>
      <w:r>
        <w:fldChar w:fldCharType="begin"/>
      </w:r>
      <w:r>
        <w:instrText xml:space="preserve"> REF _Ref144116892 \n \h </w:instrText>
      </w:r>
      <w:r>
        <w:fldChar w:fldCharType="separate"/>
      </w:r>
      <w:del w:id="8999"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8997"/>
    </w:p>
    <w:p w14:paraId="579879A4" w14:textId="334D4D83" w:rsidR="00D179D6" w:rsidRPr="00462199" w:rsidRDefault="00D179D6" w:rsidP="005B3BB9">
      <w:pPr>
        <w:pStyle w:val="DefinitionsClauseAshurst"/>
      </w:pPr>
      <w:bookmarkStart w:id="9000" w:name="_Ref144116872"/>
      <w:r w:rsidRPr="00462199">
        <w:rPr>
          <w:b/>
        </w:rPr>
        <w:t>"GRP Principles Review Implementation Date"</w:t>
      </w:r>
      <w:r w:rsidRPr="00462199">
        <w:t xml:space="preserve"> has the meaning given to that term in paragraph </w:t>
      </w:r>
      <w:r>
        <w:fldChar w:fldCharType="begin"/>
      </w:r>
      <w:r>
        <w:instrText xml:space="preserve"> REF _Ref144116931 \w \h </w:instrText>
      </w:r>
      <w:r>
        <w:fldChar w:fldCharType="separate"/>
      </w:r>
      <w:del w:id="9001" w:author="Faqir, Sofia (Energy Security)" w:date="2023-11-12T19:47:00Z">
        <w:r w:rsidR="00E473FC">
          <w:delText>1.12(B)</w:delText>
        </w:r>
      </w:del>
      <w:r>
        <w:fldChar w:fldCharType="end"/>
      </w:r>
      <w:r w:rsidRPr="00462199">
        <w:t xml:space="preserve"> (</w:t>
      </w:r>
      <w:r w:rsidRPr="00462199">
        <w:rPr>
          <w:i/>
        </w:rPr>
        <w:t>Notification of outcome of GRP Principles Review</w:t>
      </w:r>
      <w:r w:rsidRPr="00462199">
        <w:t xml:space="preserve">) of </w:t>
      </w:r>
      <w:r>
        <w:fldChar w:fldCharType="begin"/>
      </w:r>
      <w:r>
        <w:instrText xml:space="preserve"> REF _Ref144116892 \n \h </w:instrText>
      </w:r>
      <w:r>
        <w:fldChar w:fldCharType="separate"/>
      </w:r>
      <w:del w:id="9002"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00"/>
    </w:p>
    <w:p w14:paraId="0F7F5D53" w14:textId="148B5393" w:rsidR="00D179D6" w:rsidRPr="00462199" w:rsidRDefault="00D179D6" w:rsidP="005B3BB9">
      <w:pPr>
        <w:pStyle w:val="DefinitionsClauseAshurst"/>
      </w:pPr>
      <w:bookmarkStart w:id="9003" w:name="_Ref144116873"/>
      <w:r w:rsidRPr="00462199">
        <w:rPr>
          <w:b/>
        </w:rPr>
        <w:t>"GRP Principles Review Notice"</w:t>
      </w:r>
      <w:r w:rsidRPr="00462199">
        <w:t xml:space="preserve"> has the meaning given to that term in paragraph </w:t>
      </w:r>
      <w:r>
        <w:fldChar w:fldCharType="begin"/>
      </w:r>
      <w:r>
        <w:instrText xml:space="preserve"> REF _Ref144116919 \w \h </w:instrText>
      </w:r>
      <w:r>
        <w:fldChar w:fldCharType="separate"/>
      </w:r>
      <w:del w:id="9004" w:author="Faqir, Sofia (Energy Security)" w:date="2023-11-12T19:47:00Z">
        <w:r w:rsidR="00E473FC">
          <w:delText>1.8</w:delText>
        </w:r>
      </w:del>
      <w:r>
        <w:fldChar w:fldCharType="end"/>
      </w:r>
      <w:r w:rsidRPr="00462199">
        <w:t xml:space="preserve"> (</w:t>
      </w:r>
      <w:r w:rsidRPr="00462199">
        <w:rPr>
          <w:i/>
        </w:rPr>
        <w:t>Notification of GRP Principles Review</w:t>
      </w:r>
      <w:r w:rsidRPr="00462199">
        <w:t xml:space="preserve">) of </w:t>
      </w:r>
      <w:r>
        <w:fldChar w:fldCharType="begin"/>
      </w:r>
      <w:r>
        <w:instrText xml:space="preserve"> REF _Ref144116892 \n \h </w:instrText>
      </w:r>
      <w:r>
        <w:fldChar w:fldCharType="separate"/>
      </w:r>
      <w:del w:id="9005"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03"/>
    </w:p>
    <w:p w14:paraId="242BFD57" w14:textId="0C85BEB6" w:rsidR="00D179D6" w:rsidRPr="00462199" w:rsidRDefault="00D179D6" w:rsidP="005B3BB9">
      <w:pPr>
        <w:pStyle w:val="DefinitionsClauseAshurst"/>
      </w:pPr>
      <w:bookmarkStart w:id="9006" w:name="_Ref144116874"/>
      <w:r w:rsidRPr="00462199">
        <w:rPr>
          <w:b/>
        </w:rPr>
        <w:t>"GRP Principles Review Outcome Notice"</w:t>
      </w:r>
      <w:r w:rsidRPr="00462199">
        <w:t xml:space="preserve"> has the meaning given to that term in paragraph </w:t>
      </w:r>
      <w:r>
        <w:fldChar w:fldCharType="begin"/>
      </w:r>
      <w:r>
        <w:instrText xml:space="preserve"> REF _Ref144116927 \w \h </w:instrText>
      </w:r>
      <w:r>
        <w:fldChar w:fldCharType="separate"/>
      </w:r>
      <w:del w:id="9007" w:author="Faqir, Sofia (Energy Security)" w:date="2023-11-12T19:47:00Z">
        <w:r w:rsidR="00E473FC">
          <w:delText>1.12</w:delText>
        </w:r>
      </w:del>
      <w:r>
        <w:fldChar w:fldCharType="end"/>
      </w:r>
      <w:r w:rsidRPr="00462199">
        <w:t xml:space="preserve"> (</w:t>
      </w:r>
      <w:r w:rsidRPr="00462199">
        <w:rPr>
          <w:i/>
        </w:rPr>
        <w:t>Notification of outcome of GRP Principles Review</w:t>
      </w:r>
      <w:r w:rsidRPr="00462199">
        <w:t xml:space="preserve">) of </w:t>
      </w:r>
      <w:r>
        <w:fldChar w:fldCharType="begin"/>
      </w:r>
      <w:r>
        <w:instrText xml:space="preserve"> REF _Ref144116892 \n \h </w:instrText>
      </w:r>
      <w:r>
        <w:fldChar w:fldCharType="separate"/>
      </w:r>
      <w:del w:id="9008"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06"/>
    </w:p>
    <w:p w14:paraId="46A2B152" w14:textId="3BF59B3F" w:rsidR="00D179D6" w:rsidRPr="00462199" w:rsidRDefault="00D179D6" w:rsidP="005B3BB9">
      <w:pPr>
        <w:pStyle w:val="DefinitionsClauseAshurst"/>
      </w:pPr>
      <w:bookmarkStart w:id="9009" w:name="_Ref144116875"/>
      <w:r w:rsidRPr="00462199">
        <w:rPr>
          <w:b/>
        </w:rPr>
        <w:t>"GRP Principles Review Proposals"</w:t>
      </w:r>
      <w:r w:rsidRPr="00462199">
        <w:t xml:space="preserve"> has the meaning given to that term in paragraph </w:t>
      </w:r>
      <w:r>
        <w:fldChar w:fldCharType="begin"/>
      </w:r>
      <w:r>
        <w:instrText xml:space="preserve"> REF _Ref144116928 \w \h </w:instrText>
      </w:r>
      <w:r>
        <w:fldChar w:fldCharType="separate"/>
      </w:r>
      <w:del w:id="9010" w:author="Faqir, Sofia (Energy Security)" w:date="2023-11-12T19:47:00Z">
        <w:r w:rsidR="00E473FC">
          <w:delText>1.12(A)</w:delText>
        </w:r>
      </w:del>
      <w:r>
        <w:fldChar w:fldCharType="end"/>
      </w:r>
      <w:r w:rsidRPr="00462199">
        <w:t xml:space="preserve"> (</w:t>
      </w:r>
      <w:r w:rsidRPr="00462199">
        <w:rPr>
          <w:i/>
        </w:rPr>
        <w:t>Notification of outcome of GRP Principles Review</w:t>
      </w:r>
      <w:r w:rsidRPr="00462199">
        <w:t xml:space="preserve">) of </w:t>
      </w:r>
      <w:r>
        <w:fldChar w:fldCharType="begin"/>
      </w:r>
      <w:r>
        <w:instrText xml:space="preserve"> REF _Ref144116892 \n \h </w:instrText>
      </w:r>
      <w:r>
        <w:fldChar w:fldCharType="separate"/>
      </w:r>
      <w:del w:id="9011"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09"/>
    </w:p>
    <w:p w14:paraId="6A7971E6" w14:textId="4A5BA196" w:rsidR="00D179D6" w:rsidRPr="00462199" w:rsidRDefault="00D179D6" w:rsidP="005B3BB9">
      <w:pPr>
        <w:pStyle w:val="DefinitionsClauseAshurst"/>
      </w:pPr>
      <w:bookmarkStart w:id="9012" w:name="_Ref144116876"/>
      <w:r w:rsidRPr="00462199">
        <w:rPr>
          <w:b/>
        </w:rPr>
        <w:t>"GRP Principles Review Response Deadline"</w:t>
      </w:r>
      <w:r w:rsidRPr="00462199">
        <w:t xml:space="preserve"> has the meaning given to that term in paragraph </w:t>
      </w:r>
      <w:r>
        <w:rPr>
          <w:color w:val="000000"/>
          <w:cs/>
        </w:rPr>
        <w:fldChar w:fldCharType="begin"/>
      </w:r>
      <w:r>
        <w:instrText xml:space="preserve"> REF _Ref144116921 \w \h </w:instrText>
      </w:r>
      <w:r>
        <w:rPr>
          <w:color w:val="000000"/>
          <w:cs/>
        </w:rPr>
      </w:r>
      <w:r>
        <w:rPr>
          <w:color w:val="000000"/>
          <w:cs/>
        </w:rPr>
        <w:fldChar w:fldCharType="separate"/>
      </w:r>
      <w:del w:id="9013" w:author="Faqir, Sofia (Energy Security)" w:date="2023-11-12T19:47:00Z">
        <w:r w:rsidR="00E473FC">
          <w:delText>1.8(B)</w:delText>
        </w:r>
      </w:del>
      <w:r>
        <w:rPr>
          <w:color w:val="000000"/>
          <w:cs/>
        </w:rPr>
        <w:fldChar w:fldCharType="end"/>
      </w:r>
      <w:r w:rsidRPr="00462199">
        <w:t xml:space="preserve"> (</w:t>
      </w:r>
      <w:r w:rsidRPr="00462199">
        <w:rPr>
          <w:i/>
        </w:rPr>
        <w:t>Notification of GRP Principles Review</w:t>
      </w:r>
      <w:r w:rsidRPr="00462199">
        <w:t xml:space="preserve">) of </w:t>
      </w:r>
      <w:r>
        <w:fldChar w:fldCharType="begin"/>
      </w:r>
      <w:r>
        <w:instrText xml:space="preserve"> REF _Ref144116892 \n \h </w:instrText>
      </w:r>
      <w:r>
        <w:fldChar w:fldCharType="separate"/>
      </w:r>
      <w:del w:id="9014"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12"/>
    </w:p>
    <w:p w14:paraId="50137FF6" w14:textId="5BD97FB0" w:rsidR="00D179D6" w:rsidRPr="00462199" w:rsidRDefault="00D179D6" w:rsidP="005B3BB9">
      <w:pPr>
        <w:pStyle w:val="DefinitionsClauseAshurst"/>
      </w:pPr>
      <w:bookmarkStart w:id="9015" w:name="_Ref144116877"/>
      <w:r w:rsidRPr="00462199">
        <w:rPr>
          <w:b/>
        </w:rPr>
        <w:t>"GRP Principles Review Response Notice"</w:t>
      </w:r>
      <w:r w:rsidRPr="00462199">
        <w:t xml:space="preserve"> has the meaning given to that term in paragraph </w:t>
      </w:r>
      <w:r>
        <w:fldChar w:fldCharType="begin"/>
      </w:r>
      <w:r>
        <w:instrText xml:space="preserve"> REF _Ref144116922 \w \h </w:instrText>
      </w:r>
      <w:r>
        <w:fldChar w:fldCharType="separate"/>
      </w:r>
      <w:del w:id="9016" w:author="Faqir, Sofia (Energy Security)" w:date="2023-11-12T19:47:00Z">
        <w:r w:rsidR="00E473FC">
          <w:delText>1.9</w:delText>
        </w:r>
      </w:del>
      <w:r>
        <w:fldChar w:fldCharType="end"/>
      </w:r>
      <w:r w:rsidRPr="00462199">
        <w:t xml:space="preserve"> (</w:t>
      </w:r>
      <w:r w:rsidRPr="00462199">
        <w:rPr>
          <w:i/>
        </w:rPr>
        <w:t>Notification of GRP Principles Review</w:t>
      </w:r>
      <w:r w:rsidRPr="00462199">
        <w:t xml:space="preserve">) of </w:t>
      </w:r>
      <w:r>
        <w:fldChar w:fldCharType="begin"/>
      </w:r>
      <w:r>
        <w:instrText xml:space="preserve"> REF _Ref144116892 \n \h </w:instrText>
      </w:r>
      <w:r>
        <w:fldChar w:fldCharType="separate"/>
      </w:r>
      <w:del w:id="9017"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15"/>
    </w:p>
    <w:p w14:paraId="1720E06E" w14:textId="3EDAB3C6" w:rsidR="00D179D6" w:rsidRPr="00462199" w:rsidRDefault="00D179D6" w:rsidP="005B3BB9">
      <w:pPr>
        <w:pStyle w:val="DefinitionsClauseAshurst"/>
      </w:pPr>
      <w:bookmarkStart w:id="9018" w:name="_Ref144116878"/>
      <w:r w:rsidRPr="00462199">
        <w:rPr>
          <w:b/>
        </w:rPr>
        <w:t>"GRP Principles Review Trigger"</w:t>
      </w:r>
      <w:r w:rsidRPr="00462199">
        <w:t xml:space="preserve"> has the meaning given to that term in paragraph </w:t>
      </w:r>
      <w:r>
        <w:fldChar w:fldCharType="begin"/>
      </w:r>
      <w:r>
        <w:instrText xml:space="preserve"> REF _Ref144116894 \w \h </w:instrText>
      </w:r>
      <w:r>
        <w:fldChar w:fldCharType="separate"/>
      </w:r>
      <w:del w:id="9019" w:author="Faqir, Sofia (Energy Security)" w:date="2023-11-12T19:47:00Z">
        <w:r w:rsidR="00E473FC">
          <w:delText>1.1</w:delText>
        </w:r>
      </w:del>
      <w:r>
        <w:fldChar w:fldCharType="end"/>
      </w:r>
      <w:r w:rsidRPr="00462199">
        <w:t xml:space="preserve"> (</w:t>
      </w:r>
      <w:r w:rsidRPr="00462199">
        <w:rPr>
          <w:i/>
        </w:rPr>
        <w:t>Requirement to undertake GRP Principles Reviews</w:t>
      </w:r>
      <w:r w:rsidRPr="00462199">
        <w:t xml:space="preserve">) of </w:t>
      </w:r>
      <w:r>
        <w:fldChar w:fldCharType="begin"/>
      </w:r>
      <w:r>
        <w:instrText xml:space="preserve"> REF _Ref144116892 \n \h </w:instrText>
      </w:r>
      <w:r>
        <w:fldChar w:fldCharType="separate"/>
      </w:r>
      <w:del w:id="9020"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18"/>
    </w:p>
    <w:p w14:paraId="634E8A31" w14:textId="77777777" w:rsidR="00D179D6" w:rsidRPr="00462199" w:rsidRDefault="00D179D6" w:rsidP="005B3BB9">
      <w:pPr>
        <w:pStyle w:val="DefinitionsClauseAshurst"/>
      </w:pPr>
      <w:bookmarkStart w:id="9021" w:name="_Ref144116879"/>
      <w:r w:rsidRPr="00462199">
        <w:rPr>
          <w:b/>
        </w:rPr>
        <w:t>"GRP Quality Criteria"</w:t>
      </w:r>
      <w:r w:rsidRPr="00462199">
        <w:t xml:space="preserve"> in respect of a price source, means the LCHA Counterparty having determined that, as at the GRP Principles Review Response Deadline:</w:t>
      </w:r>
      <w:bookmarkEnd w:id="9021"/>
    </w:p>
    <w:p w14:paraId="57185669" w14:textId="77777777" w:rsidR="00D179D6" w:rsidRPr="00462199" w:rsidRDefault="00D179D6" w:rsidP="001E2581">
      <w:pPr>
        <w:pStyle w:val="DefinitionsAshurst"/>
      </w:pPr>
      <w:bookmarkStart w:id="9022" w:name="_Ref144116880"/>
      <w:r w:rsidRPr="00462199">
        <w:t>the underlying data used to compile or prepare such price source:</w:t>
      </w:r>
      <w:bookmarkEnd w:id="9022"/>
    </w:p>
    <w:p w14:paraId="5BB7E777" w14:textId="77777777" w:rsidR="00D179D6" w:rsidRPr="00462199" w:rsidRDefault="00D179D6" w:rsidP="001E2581">
      <w:pPr>
        <w:pStyle w:val="DefSubAshurst"/>
      </w:pPr>
      <w:bookmarkStart w:id="9023" w:name="_Ref144116881"/>
      <w:r w:rsidRPr="00462199">
        <w:t>is subject to reasonable procedures to ensure its accuracy and completeness;</w:t>
      </w:r>
      <w:bookmarkEnd w:id="9023"/>
    </w:p>
    <w:p w14:paraId="39379A98" w14:textId="77777777" w:rsidR="00D179D6" w:rsidRPr="00462199" w:rsidRDefault="00D179D6" w:rsidP="001E2581">
      <w:pPr>
        <w:pStyle w:val="DefSubAshurst"/>
      </w:pPr>
      <w:bookmarkStart w:id="9024" w:name="_Ref144116882"/>
      <w:r w:rsidRPr="00462199">
        <w:t>is subject to reasonable procedures to ensure its retention by the administrator for a period of at least two (2) years such that it is capable of audit; and</w:t>
      </w:r>
      <w:bookmarkEnd w:id="9024"/>
    </w:p>
    <w:p w14:paraId="2532954F" w14:textId="77777777" w:rsidR="00D179D6" w:rsidRPr="00462199" w:rsidRDefault="00D179D6" w:rsidP="001E2581">
      <w:pPr>
        <w:pStyle w:val="DefSubAshurst"/>
      </w:pPr>
      <w:bookmarkStart w:id="9025" w:name="_Ref144116883"/>
      <w:r w:rsidRPr="00462199">
        <w:t>consists only of verifiable transaction data (including confirmed bid and offer prices) and does not include data which is the product of a subjective judgement;</w:t>
      </w:r>
      <w:bookmarkEnd w:id="9025"/>
    </w:p>
    <w:p w14:paraId="2096B43E" w14:textId="77777777" w:rsidR="00D179D6" w:rsidRPr="00462199" w:rsidRDefault="00D179D6" w:rsidP="001E2581">
      <w:pPr>
        <w:pStyle w:val="DefinitionsAshurst"/>
      </w:pPr>
      <w:bookmarkStart w:id="9026" w:name="_Ref144116884"/>
      <w:r w:rsidRPr="00462199">
        <w:t>the methodology used by the administrator to prepare and compile such price source:</w:t>
      </w:r>
      <w:bookmarkEnd w:id="9026"/>
    </w:p>
    <w:p w14:paraId="508D7F5F" w14:textId="77777777" w:rsidR="00D179D6" w:rsidRPr="00462199" w:rsidRDefault="00D179D6" w:rsidP="001E2581">
      <w:pPr>
        <w:pStyle w:val="DefSubAshurst"/>
      </w:pPr>
      <w:bookmarkStart w:id="9027" w:name="_Ref144116885"/>
      <w:r w:rsidRPr="00462199">
        <w:t>is appropriately documented;</w:t>
      </w:r>
      <w:bookmarkEnd w:id="9027"/>
    </w:p>
    <w:p w14:paraId="5F5C38F9" w14:textId="77777777" w:rsidR="00D179D6" w:rsidRPr="00462199" w:rsidRDefault="00D179D6" w:rsidP="001E2581">
      <w:pPr>
        <w:pStyle w:val="DefSubAshurst"/>
      </w:pPr>
      <w:bookmarkStart w:id="9028" w:name="_Ref144116886"/>
      <w:r w:rsidRPr="00462199">
        <w:t>is not subject to subjective judgement; and</w:t>
      </w:r>
      <w:bookmarkEnd w:id="9028"/>
    </w:p>
    <w:p w14:paraId="7002A403" w14:textId="77777777" w:rsidR="00D179D6" w:rsidRPr="00462199" w:rsidRDefault="00D179D6" w:rsidP="001E2581">
      <w:pPr>
        <w:pStyle w:val="DefSubAshurst"/>
      </w:pPr>
      <w:bookmarkStart w:id="9029" w:name="_Ref144116887"/>
      <w:r w:rsidRPr="00462199">
        <w:t>may only be changed in accordance with documented change control procedures which provide adequate protection against conflicts of interest which exist or are reasonably likely to arise in connection with such methodology; and</w:t>
      </w:r>
      <w:bookmarkEnd w:id="9029"/>
    </w:p>
    <w:p w14:paraId="305AF516" w14:textId="77777777" w:rsidR="00D179D6" w:rsidRPr="00462199" w:rsidRDefault="00D179D6" w:rsidP="001E2581">
      <w:pPr>
        <w:pStyle w:val="DefinitionsAshurst"/>
      </w:pPr>
      <w:bookmarkStart w:id="9030" w:name="_Ref144116888"/>
      <w:r w:rsidRPr="00462199">
        <w:t>the administrator of such price source and the submitters to such price source have effective organisational and administrative arrangements in place to identify and manage conflicts of interest and to protect commercial confidentiality,</w:t>
      </w:r>
      <w:bookmarkEnd w:id="9030"/>
    </w:p>
    <w:p w14:paraId="2C791958" w14:textId="77777777" w:rsidR="00D179D6" w:rsidRPr="00462199" w:rsidRDefault="00D179D6" w:rsidP="005B3BB9">
      <w:pPr>
        <w:pStyle w:val="B12Ashurst"/>
      </w:pPr>
      <w:r w:rsidRPr="00462199">
        <w:t xml:space="preserve">and </w:t>
      </w:r>
      <w:r w:rsidRPr="00462199">
        <w:rPr>
          <w:b/>
        </w:rPr>
        <w:t>"GRP Quality Criterion"</w:t>
      </w:r>
      <w:r w:rsidRPr="00462199">
        <w:t xml:space="preserve"> shall be construed accordingly;</w:t>
      </w:r>
    </w:p>
    <w:p w14:paraId="3CCE2254" w14:textId="23BFCFB1" w:rsidR="00D179D6" w:rsidRPr="00462199" w:rsidRDefault="00D179D6" w:rsidP="005B3BB9">
      <w:pPr>
        <w:pStyle w:val="DefinitionsClauseAshurst"/>
      </w:pPr>
      <w:bookmarkStart w:id="9031" w:name="_Ref144116889"/>
      <w:r w:rsidRPr="00462199">
        <w:rPr>
          <w:b/>
        </w:rPr>
        <w:lastRenderedPageBreak/>
        <w:t>"Initial GRP Index"</w:t>
      </w:r>
      <w:r w:rsidRPr="00462199">
        <w:t xml:space="preserve"> has the meaning given to that term in </w:t>
      </w:r>
      <w:r w:rsidR="007248B2" w:rsidRPr="007248B2">
        <w:t>Condition</w:t>
      </w:r>
      <w:r w:rsidRPr="00462199">
        <w:t xml:space="preserve"> </w:t>
      </w:r>
      <w:r w:rsidR="006E6179">
        <w:fldChar w:fldCharType="begin"/>
      </w:r>
      <w:r w:rsidR="006E6179">
        <w:instrText xml:space="preserve"> REF _Ref144111463 \n \h </w:instrText>
      </w:r>
      <w:r w:rsidR="006E6179">
        <w:fldChar w:fldCharType="separate"/>
      </w:r>
      <w:del w:id="9032" w:author="Faqir, Sofia (Energy Security)" w:date="2023-11-12T19:47:00Z">
        <w:r w:rsidR="00E473FC">
          <w:delText>1.1</w:delText>
        </w:r>
      </w:del>
      <w:r w:rsidR="006E6179">
        <w:fldChar w:fldCharType="end"/>
      </w:r>
      <w:r w:rsidRPr="00462199">
        <w:t xml:space="preserve"> (</w:t>
      </w:r>
      <w:r w:rsidRPr="00462199">
        <w:rPr>
          <w:i/>
        </w:rPr>
        <w:t>Definitions: Part 1</w:t>
      </w:r>
      <w:r w:rsidRPr="00462199">
        <w:t xml:space="preserve">) of </w:t>
      </w:r>
      <w:r>
        <w:fldChar w:fldCharType="begin"/>
      </w:r>
      <w:r>
        <w:instrText xml:space="preserve"> REF _Ref144118014 \w \h </w:instrText>
      </w:r>
      <w:r>
        <w:fldChar w:fldCharType="separate"/>
      </w:r>
      <w:del w:id="9033" w:author="Faqir, Sofia (Energy Security)" w:date="2023-11-12T19:47:00Z">
        <w:r w:rsidR="00E473FC">
          <w:delText>Part 1</w:delText>
        </w:r>
      </w:del>
      <w:r>
        <w:fldChar w:fldCharType="end"/>
      </w:r>
      <w:r w:rsidRPr="00462199">
        <w:t xml:space="preserve"> (</w:t>
      </w:r>
      <w:r w:rsidRPr="00462199">
        <w:rPr>
          <w:i/>
        </w:rPr>
        <w:t>Introduction</w:t>
      </w:r>
      <w:r w:rsidRPr="00462199">
        <w:t>);</w:t>
      </w:r>
      <w:bookmarkEnd w:id="9031"/>
    </w:p>
    <w:p w14:paraId="4B07D6CB" w14:textId="6CDEF6D6" w:rsidR="00D179D6" w:rsidRPr="00462199" w:rsidRDefault="00D179D6" w:rsidP="005B3BB9">
      <w:pPr>
        <w:pStyle w:val="DefinitionsClauseAshurst"/>
      </w:pPr>
      <w:bookmarkStart w:id="9034" w:name="_Ref144116890"/>
      <w:r w:rsidRPr="00462199">
        <w:rPr>
          <w:b/>
        </w:rPr>
        <w:t>"Month Ahead Natural Gas Contracts"</w:t>
      </w:r>
      <w:r w:rsidRPr="00462199">
        <w:t xml:space="preserve"> has the meaning given to that term in </w:t>
      </w:r>
      <w:r w:rsidR="007248B2" w:rsidRPr="007248B2">
        <w:t>Condition</w:t>
      </w:r>
      <w:r w:rsidRPr="00462199">
        <w:t> </w:t>
      </w:r>
      <w:r w:rsidR="006E6179">
        <w:fldChar w:fldCharType="begin"/>
      </w:r>
      <w:r w:rsidR="006E6179">
        <w:instrText xml:space="preserve"> REF _Ref144111463 \n \h </w:instrText>
      </w:r>
      <w:r w:rsidR="006E6179">
        <w:fldChar w:fldCharType="separate"/>
      </w:r>
      <w:del w:id="9035" w:author="Faqir, Sofia (Energy Security)" w:date="2023-11-12T19:47:00Z">
        <w:r w:rsidR="00E473FC">
          <w:delText>1.1</w:delText>
        </w:r>
      </w:del>
      <w:r w:rsidR="006E6179">
        <w:fldChar w:fldCharType="end"/>
      </w:r>
      <w:r w:rsidRPr="00462199">
        <w:t xml:space="preserve"> (</w:t>
      </w:r>
      <w:r w:rsidRPr="00462199">
        <w:rPr>
          <w:i/>
        </w:rPr>
        <w:t>Definitions: Part 1</w:t>
      </w:r>
      <w:r w:rsidRPr="00462199">
        <w:t xml:space="preserve">) of </w:t>
      </w:r>
      <w:r>
        <w:fldChar w:fldCharType="begin"/>
      </w:r>
      <w:r>
        <w:instrText xml:space="preserve"> REF _Ref144118014 \w \h </w:instrText>
      </w:r>
      <w:r>
        <w:fldChar w:fldCharType="separate"/>
      </w:r>
      <w:del w:id="9036" w:author="Faqir, Sofia (Energy Security)" w:date="2023-11-12T19:47:00Z">
        <w:r w:rsidR="00E473FC">
          <w:delText>Part 1</w:delText>
        </w:r>
      </w:del>
      <w:r>
        <w:fldChar w:fldCharType="end"/>
      </w:r>
      <w:r w:rsidRPr="00462199">
        <w:t xml:space="preserve"> (</w:t>
      </w:r>
      <w:r w:rsidRPr="00462199">
        <w:rPr>
          <w:i/>
        </w:rPr>
        <w:t>Introduction</w:t>
      </w:r>
      <w:r w:rsidRPr="00462199">
        <w:t>); and</w:t>
      </w:r>
      <w:bookmarkEnd w:id="9034"/>
    </w:p>
    <w:p w14:paraId="06C80144" w14:textId="4AC6740B" w:rsidR="00D179D6" w:rsidRPr="00462199" w:rsidRDefault="00D179D6" w:rsidP="005B3BB9">
      <w:pPr>
        <w:pStyle w:val="DefinitionsClauseAshurst"/>
      </w:pPr>
      <w:bookmarkStart w:id="9037" w:name="_Ref144116891"/>
      <w:r w:rsidRPr="00462199">
        <w:rPr>
          <w:b/>
        </w:rPr>
        <w:t>"Proposed GRP Expert"</w:t>
      </w:r>
      <w:r w:rsidRPr="00462199">
        <w:t xml:space="preserve"> has the meaning given to that term in paragraph </w:t>
      </w:r>
      <w:r>
        <w:fldChar w:fldCharType="begin"/>
      </w:r>
      <w:r>
        <w:instrText xml:space="preserve"> REF _Ref144116940 \w \h </w:instrText>
      </w:r>
      <w:r>
        <w:fldChar w:fldCharType="separate"/>
      </w:r>
      <w:del w:id="9038" w:author="Faqir, Sofia (Energy Security)" w:date="2023-11-12T19:47:00Z">
        <w:r w:rsidR="00E473FC">
          <w:delText>2.3(A)</w:delText>
        </w:r>
      </w:del>
      <w:r>
        <w:fldChar w:fldCharType="end"/>
      </w:r>
      <w:r w:rsidRPr="00462199">
        <w:t xml:space="preserve"> (</w:t>
      </w:r>
      <w:r w:rsidRPr="00462199">
        <w:rPr>
          <w:i/>
        </w:rPr>
        <w:t>Validity of GRP Dispute Notices</w:t>
      </w:r>
      <w:r w:rsidRPr="00462199">
        <w:t xml:space="preserve">) of </w:t>
      </w:r>
      <w:r>
        <w:fldChar w:fldCharType="begin"/>
      </w:r>
      <w:r>
        <w:instrText xml:space="preserve"> REF _Ref144116892 \n \h </w:instrText>
      </w:r>
      <w:r>
        <w:fldChar w:fldCharType="separate"/>
      </w:r>
      <w:del w:id="9039" w:author="Faqir, Sofia (Energy Security)" w:date="2023-11-12T19:47:00Z">
        <w:r w:rsidR="00E473FC">
          <w:delText>Part B</w:delText>
        </w:r>
      </w:del>
      <w:r>
        <w:fldChar w:fldCharType="end"/>
      </w:r>
      <w:r w:rsidRPr="00462199">
        <w:t xml:space="preserve"> (</w:t>
      </w:r>
      <w:r w:rsidRPr="00462199">
        <w:rPr>
          <w:i/>
        </w:rPr>
        <w:t>GRP Review Procedures</w:t>
      </w:r>
      <w:r w:rsidRPr="00462199">
        <w:t>).</w:t>
      </w:r>
      <w:bookmarkEnd w:id="9037"/>
    </w:p>
    <w:p w14:paraId="41E5472C" w14:textId="77777777" w:rsidR="00D179D6" w:rsidRPr="00462199" w:rsidRDefault="00D179D6" w:rsidP="001E2581">
      <w:pPr>
        <w:pStyle w:val="NormalAshurst"/>
      </w:pPr>
      <w:r w:rsidRPr="00462199">
        <w:br w:type="page"/>
      </w:r>
    </w:p>
    <w:p w14:paraId="13E8490A" w14:textId="77777777" w:rsidR="00D179D6" w:rsidRPr="00462199" w:rsidRDefault="00D179D6" w:rsidP="001E2581">
      <w:pPr>
        <w:pStyle w:val="SchSubAshurst"/>
      </w:pPr>
      <w:r w:rsidRPr="00462199">
        <w:lastRenderedPageBreak/>
        <w:br/>
      </w:r>
      <w:bookmarkStart w:id="9040" w:name="_Ref144116892"/>
      <w:r w:rsidRPr="00462199">
        <w:t>GRP Review Procedures</w:t>
      </w:r>
      <w:bookmarkEnd w:id="9040"/>
    </w:p>
    <w:p w14:paraId="5146C73E" w14:textId="77777777" w:rsidR="00D179D6" w:rsidRPr="00462199" w:rsidRDefault="00D179D6" w:rsidP="00EF1AC1">
      <w:pPr>
        <w:pStyle w:val="SH1Ashurst"/>
        <w:numPr>
          <w:ilvl w:val="0"/>
          <w:numId w:val="53"/>
        </w:numPr>
      </w:pPr>
      <w:bookmarkStart w:id="9041" w:name="_Ref144116893"/>
      <w:r w:rsidRPr="00462199">
        <w:t>GRP PRINCIPLES REVIEW</w:t>
      </w:r>
      <w:bookmarkEnd w:id="9041"/>
    </w:p>
    <w:p w14:paraId="235681B9" w14:textId="77777777" w:rsidR="00D179D6" w:rsidRPr="00462199" w:rsidRDefault="00D179D6" w:rsidP="005B3BB9">
      <w:pPr>
        <w:pStyle w:val="NormalBoldAshurst"/>
      </w:pPr>
      <w:r w:rsidRPr="00462199">
        <w:rPr>
          <w:i/>
        </w:rPr>
        <w:t>Requirement to undertake GRP Principles Reviews</w:t>
      </w:r>
    </w:p>
    <w:p w14:paraId="48BB54C6" w14:textId="77777777" w:rsidR="00D179D6" w:rsidRPr="00462199" w:rsidRDefault="00D179D6" w:rsidP="00AE7AFD">
      <w:pPr>
        <w:pStyle w:val="SH2Ashurst"/>
      </w:pPr>
      <w:bookmarkStart w:id="9042" w:name="_Ref144116894"/>
      <w:r w:rsidRPr="00462199">
        <w:t>The LCHA Counterparty:</w:t>
      </w:r>
      <w:bookmarkEnd w:id="9042"/>
    </w:p>
    <w:p w14:paraId="55AFFD1B" w14:textId="77777777" w:rsidR="00D179D6" w:rsidRPr="00462199" w:rsidRDefault="00D179D6" w:rsidP="00AE7AFD">
      <w:pPr>
        <w:pStyle w:val="SH3Ashurst"/>
      </w:pPr>
      <w:bookmarkStart w:id="9043" w:name="_Ref144116895"/>
      <w:r w:rsidRPr="00462199">
        <w:t>shall conduct a GRP Principles Review if:</w:t>
      </w:r>
      <w:bookmarkEnd w:id="9043"/>
    </w:p>
    <w:p w14:paraId="5B8DD218" w14:textId="77777777" w:rsidR="00D179D6" w:rsidRPr="00462199" w:rsidRDefault="00D179D6" w:rsidP="00AE7AFD">
      <w:pPr>
        <w:pStyle w:val="SH4Ashurst"/>
      </w:pPr>
      <w:bookmarkStart w:id="9044" w:name="_Ref144116896"/>
      <w:r w:rsidRPr="00462199">
        <w:t>the Gas Price Source ceases to be available to the LCHA Counterparty;</w:t>
      </w:r>
      <w:bookmarkEnd w:id="9044"/>
    </w:p>
    <w:p w14:paraId="6AC1C206" w14:textId="77777777" w:rsidR="00D179D6" w:rsidRPr="00462199" w:rsidRDefault="00D179D6" w:rsidP="00AE7AFD">
      <w:pPr>
        <w:pStyle w:val="SH4Ashurst"/>
      </w:pPr>
      <w:bookmarkStart w:id="9045" w:name="_Ref144116897"/>
      <w:r w:rsidRPr="00462199">
        <w:t>the Gas Price Source ceases to be available to the LCHA Counterparty on commercially reasonable terms;</w:t>
      </w:r>
      <w:bookmarkEnd w:id="9045"/>
    </w:p>
    <w:p w14:paraId="263D622F" w14:textId="3A5E9560" w:rsidR="00D179D6" w:rsidRPr="00462199" w:rsidRDefault="00D179D6" w:rsidP="00AE7AFD">
      <w:pPr>
        <w:pStyle w:val="SH4Ashurst"/>
      </w:pPr>
      <w:bookmarkStart w:id="9046" w:name="_Ref144116898"/>
      <w:r w:rsidRPr="00462199">
        <w:t xml:space="preserve">no Gas Reference Price is capable of being calculated pursuant to </w:t>
      </w:r>
      <w:r w:rsidR="007248B2" w:rsidRPr="007248B2">
        <w:t>Condition</w:t>
      </w:r>
      <w:r w:rsidRPr="00462199">
        <w:t> </w:t>
      </w:r>
      <w:r w:rsidR="006E6179">
        <w:fldChar w:fldCharType="begin"/>
      </w:r>
      <w:r w:rsidR="006E6179">
        <w:instrText xml:space="preserve"> REF _Ref144113429 \n \h </w:instrText>
      </w:r>
      <w:r w:rsidR="006E6179">
        <w:fldChar w:fldCharType="separate"/>
      </w:r>
      <w:del w:id="9047" w:author="Faqir, Sofia (Energy Security)" w:date="2023-11-12T19:47:00Z">
        <w:r w:rsidR="00E473FC">
          <w:delText>9.12</w:delText>
        </w:r>
      </w:del>
      <w:r w:rsidR="006E6179">
        <w:fldChar w:fldCharType="end"/>
      </w:r>
      <w:r w:rsidRPr="00462199">
        <w:t xml:space="preserve"> (</w:t>
      </w:r>
      <w:r w:rsidRPr="00462199">
        <w:rPr>
          <w:i/>
        </w:rPr>
        <w:t>Floor Price Calculation</w:t>
      </w:r>
      <w:r w:rsidRPr="00462199">
        <w:t>) for a period of ten (10) consecutive Business Days;</w:t>
      </w:r>
      <w:bookmarkEnd w:id="9046"/>
    </w:p>
    <w:p w14:paraId="1BEC5E2C" w14:textId="3030651F" w:rsidR="00D179D6" w:rsidRPr="00462199" w:rsidRDefault="00D179D6" w:rsidP="00AE7AFD">
      <w:pPr>
        <w:pStyle w:val="SH4Ashurst"/>
      </w:pPr>
      <w:bookmarkStart w:id="9048" w:name="_Ref144116899"/>
      <w:r w:rsidRPr="00462199">
        <w:t>the volume (</w:t>
      </w:r>
      <w:r w:rsidRPr="00462199">
        <w:rPr>
          <w:i/>
        </w:rPr>
        <w:t>expressed in MWh</w:t>
      </w:r>
      <w:r w:rsidRPr="00462199">
        <w:t xml:space="preserve">) of Month Ahead </w:t>
      </w:r>
      <w:r w:rsidR="00010744">
        <w:t xml:space="preserve">Natural </w:t>
      </w:r>
      <w:r w:rsidRPr="00462199">
        <w:t>Gas Contracts in respect of gas to be delivered within Great Britain reflected in each Gas Price Source is nil in any 10-BD Sample Period;</w:t>
      </w:r>
      <w:bookmarkEnd w:id="9048"/>
    </w:p>
    <w:p w14:paraId="55E58132" w14:textId="77777777" w:rsidR="00D179D6" w:rsidRPr="00462199" w:rsidRDefault="00D179D6" w:rsidP="00AE7AFD">
      <w:pPr>
        <w:pStyle w:val="SH4Ashurst"/>
      </w:pPr>
      <w:bookmarkStart w:id="9049" w:name="_Ref144116900"/>
      <w:r w:rsidRPr="00462199">
        <w:t>the splitting of the Great Britain gas market has been proposed or effected by the relevant Competent Authority; or</w:t>
      </w:r>
      <w:bookmarkEnd w:id="9049"/>
    </w:p>
    <w:p w14:paraId="609A3261" w14:textId="77777777" w:rsidR="00D179D6" w:rsidRPr="00462199" w:rsidRDefault="00D179D6" w:rsidP="00AE7AFD">
      <w:pPr>
        <w:pStyle w:val="SH4Ashurst"/>
      </w:pPr>
      <w:bookmarkStart w:id="9050" w:name="_Ref144116901"/>
      <w:r w:rsidRPr="00462199">
        <w:t>the GRP Principles Request Criterion is met; and</w:t>
      </w:r>
      <w:bookmarkEnd w:id="9050"/>
    </w:p>
    <w:p w14:paraId="168B9D90" w14:textId="77777777" w:rsidR="00D179D6" w:rsidRPr="00462199" w:rsidRDefault="00D179D6" w:rsidP="00AE7AFD">
      <w:pPr>
        <w:pStyle w:val="SH3Ashurst"/>
      </w:pPr>
      <w:bookmarkStart w:id="9051" w:name="_Ref144116902"/>
      <w:r w:rsidRPr="00462199">
        <w:t>may conduct a GRP Principles Review if it determines that the Gas Reference Price does not reflect the market price for the sale of gas delivered within Great Britain,</w:t>
      </w:r>
      <w:bookmarkEnd w:id="9051"/>
    </w:p>
    <w:p w14:paraId="05286D7D" w14:textId="77777777" w:rsidR="00D179D6" w:rsidRPr="00462199" w:rsidRDefault="00D179D6" w:rsidP="005B3BB9">
      <w:pPr>
        <w:pStyle w:val="B12Ashurst"/>
      </w:pPr>
      <w:r w:rsidRPr="00462199">
        <w:t xml:space="preserve">(each, a </w:t>
      </w:r>
      <w:r w:rsidRPr="00462199">
        <w:rPr>
          <w:b/>
        </w:rPr>
        <w:t>"GRP Principles Review Trigger"</w:t>
      </w:r>
      <w:r w:rsidRPr="00462199">
        <w:t>).</w:t>
      </w:r>
    </w:p>
    <w:p w14:paraId="7AFD1585" w14:textId="77777777" w:rsidR="00D179D6" w:rsidRPr="00462199" w:rsidRDefault="00D179D6" w:rsidP="00AE7AFD">
      <w:pPr>
        <w:pStyle w:val="SH2Ashurst"/>
      </w:pPr>
      <w:bookmarkStart w:id="9052" w:name="_Ref144116903"/>
      <w:r w:rsidRPr="00462199">
        <w:t xml:space="preserve">If the Producer considers that the calculation of the Gas Reference Price does not comply with all of the GRP Principles, the Producer may give a notice to the LCHA Counterparty requesting the LCHA Counterparty to undertake a GRP Principles Review (a </w:t>
      </w:r>
      <w:r w:rsidRPr="00462199">
        <w:rPr>
          <w:b/>
        </w:rPr>
        <w:t>"GRP Principles Request Notice"</w:t>
      </w:r>
      <w:r w:rsidRPr="00462199">
        <w:t>). A GRP Principles Request Notice:</w:t>
      </w:r>
      <w:bookmarkEnd w:id="9052"/>
    </w:p>
    <w:p w14:paraId="5A2F8999" w14:textId="77777777" w:rsidR="00D179D6" w:rsidRPr="00462199" w:rsidRDefault="00D179D6" w:rsidP="00AE7AFD">
      <w:pPr>
        <w:pStyle w:val="SH3Ashurst"/>
      </w:pPr>
      <w:bookmarkStart w:id="9053" w:name="_Ref144116904"/>
      <w:r w:rsidRPr="00462199">
        <w:t>shall specify which of the GRP Principles the Producer believes the calculation of the Gas Reference Price does not comply with;</w:t>
      </w:r>
      <w:bookmarkEnd w:id="9053"/>
    </w:p>
    <w:p w14:paraId="6CBE9D34" w14:textId="77777777" w:rsidR="00D179D6" w:rsidRPr="00462199" w:rsidRDefault="00D179D6" w:rsidP="00AE7AFD">
      <w:pPr>
        <w:pStyle w:val="SH3Ashurst"/>
      </w:pPr>
      <w:bookmarkStart w:id="9054" w:name="_Ref144116905"/>
      <w:r w:rsidRPr="00462199">
        <w:t>may include proposals from the Producer with respect to the manner in which the non-compliance with the GRP Principles should be addressed (including any proposals regarding GRP Mechanism Amendments which the Producer considers should be effected); and</w:t>
      </w:r>
      <w:bookmarkEnd w:id="9054"/>
    </w:p>
    <w:p w14:paraId="67A1BFEF" w14:textId="50AC5900" w:rsidR="00D179D6" w:rsidRPr="00462199" w:rsidRDefault="00D179D6" w:rsidP="00AE7AFD">
      <w:pPr>
        <w:pStyle w:val="SH3Ashurst"/>
      </w:pPr>
      <w:bookmarkStart w:id="9055" w:name="_Ref144116906"/>
      <w:r w:rsidRPr="00462199">
        <w:t xml:space="preserve">shall include Supporting Information, in reasonable detail, which the Producer considers to be relevant to and supportive of the matters in paragraphs </w:t>
      </w:r>
      <w:r>
        <w:fldChar w:fldCharType="begin"/>
      </w:r>
      <w:r>
        <w:instrText xml:space="preserve"> REF _Ref144116904 \n \h </w:instrText>
      </w:r>
      <w:r>
        <w:fldChar w:fldCharType="separate"/>
      </w:r>
      <w:del w:id="9056" w:author="Faqir, Sofia (Energy Security)" w:date="2023-11-12T19:47:00Z">
        <w:r w:rsidR="00E473FC">
          <w:delText>A)</w:delText>
        </w:r>
      </w:del>
      <w:r>
        <w:fldChar w:fldCharType="end"/>
      </w:r>
      <w:r w:rsidRPr="00462199">
        <w:t xml:space="preserve"> and </w:t>
      </w:r>
      <w:r>
        <w:fldChar w:fldCharType="begin"/>
      </w:r>
      <w:r>
        <w:instrText xml:space="preserve"> REF _Ref144116905 \n \h </w:instrText>
      </w:r>
      <w:r>
        <w:fldChar w:fldCharType="separate"/>
      </w:r>
      <w:del w:id="9057" w:author="Faqir, Sofia (Energy Security)" w:date="2023-11-12T19:47:00Z">
        <w:r w:rsidR="00E473FC">
          <w:delText>B)</w:delText>
        </w:r>
      </w:del>
      <w:r>
        <w:fldChar w:fldCharType="end"/>
      </w:r>
      <w:r w:rsidRPr="00462199">
        <w:t>.</w:t>
      </w:r>
      <w:bookmarkEnd w:id="9055"/>
    </w:p>
    <w:p w14:paraId="434D3154" w14:textId="7EDF27A4" w:rsidR="00D179D6" w:rsidRPr="00462199" w:rsidRDefault="00D179D6" w:rsidP="00AE7AFD">
      <w:pPr>
        <w:pStyle w:val="SH2Ashurst"/>
      </w:pPr>
      <w:bookmarkStart w:id="9058" w:name="_Ref144116907"/>
      <w:r w:rsidRPr="00462199">
        <w:t xml:space="preserve">For the purposes of paragraph </w:t>
      </w:r>
      <w:r w:rsidRPr="00462199">
        <w:fldChar w:fldCharType="begin"/>
      </w:r>
      <w:r w:rsidRPr="00462199">
        <w:instrText xml:space="preserve">  REF _Ref144116901 \r \h \* MERGEFORMAT </w:instrText>
      </w:r>
      <w:r w:rsidRPr="00462199">
        <w:fldChar w:fldCharType="separate"/>
      </w:r>
      <w:del w:id="9059" w:author="Faqir, Sofia (Energy Security)" w:date="2023-11-12T19:47:00Z">
        <w:r w:rsidR="00E473FC" w:rsidRPr="00E473FC">
          <w:rPr>
            <w:color w:val="000000"/>
          </w:rPr>
          <w:delText>1.1(A)(vi)</w:delText>
        </w:r>
      </w:del>
      <w:r w:rsidRPr="00462199">
        <w:fldChar w:fldCharType="end"/>
      </w:r>
      <w:r w:rsidRPr="00462199">
        <w:t xml:space="preserve">, the </w:t>
      </w:r>
      <w:r w:rsidRPr="00462199">
        <w:rPr>
          <w:b/>
        </w:rPr>
        <w:t>"GRP Principles Request Criterion"</w:t>
      </w:r>
      <w:r w:rsidRPr="00462199">
        <w:t xml:space="preserve"> is that thirty per cent. (30%) or more of LCHA Producers, by volume or number, have given the LCHA Counterparty a GRP Principles Request Notice in any period of ten (10) consecutive Business Days. For the purposes of determining whether the GRP Principles Request Criterion is met, the LCHA Counterparty shall calculate:</w:t>
      </w:r>
      <w:bookmarkEnd w:id="9058"/>
    </w:p>
    <w:p w14:paraId="036A46E0" w14:textId="77777777" w:rsidR="00D179D6" w:rsidRPr="00462199" w:rsidRDefault="00D179D6" w:rsidP="00AE7AFD">
      <w:pPr>
        <w:pStyle w:val="SH3Ashurst"/>
      </w:pPr>
      <w:bookmarkStart w:id="9060" w:name="_Ref144116908"/>
      <w:r w:rsidRPr="00462199">
        <w:lastRenderedPageBreak/>
        <w:t>the number of LCHA Producers which have given a GRP Principles Request Notice as a percentage of the total number of LCHA Producers; and</w:t>
      </w:r>
      <w:bookmarkEnd w:id="9060"/>
    </w:p>
    <w:p w14:paraId="1F2DAD4F" w14:textId="77777777" w:rsidR="00D179D6" w:rsidRPr="00462199" w:rsidRDefault="00D179D6" w:rsidP="00AE7AFD">
      <w:pPr>
        <w:pStyle w:val="SH3Ashurst"/>
      </w:pPr>
      <w:bookmarkStart w:id="9061" w:name="_Ref144116909"/>
      <w:r w:rsidRPr="00462199">
        <w:t xml:space="preserve">the volume attributable to UKLCH Programme LCHAs to which LCHA Producers which have given a GRP Principles Request Notice are party as a percentage of the total volume attributable to UKLCH Programme LCHAs (and, for this purpose, </w:t>
      </w:r>
      <w:r w:rsidRPr="00462199">
        <w:rPr>
          <w:b/>
        </w:rPr>
        <w:t>"volume"</w:t>
      </w:r>
      <w:r w:rsidRPr="00462199">
        <w:t xml:space="preserve"> shall be calculated by the LCHA Counterparty using the [Initial] LCHA Sales Cap in each relevant UKLCH Programme LCHA).</w:t>
      </w:r>
      <w:bookmarkEnd w:id="9061"/>
    </w:p>
    <w:p w14:paraId="365E7070" w14:textId="77777777" w:rsidR="00D179D6" w:rsidRPr="00462199" w:rsidRDefault="00D179D6" w:rsidP="005B3BB9">
      <w:pPr>
        <w:pStyle w:val="NormalBoldAshurst"/>
      </w:pPr>
      <w:r w:rsidRPr="00462199">
        <w:rPr>
          <w:i/>
        </w:rPr>
        <w:t>Validity of GRP Principles Request Notices</w:t>
      </w:r>
    </w:p>
    <w:p w14:paraId="600C5021" w14:textId="77777777" w:rsidR="00D179D6" w:rsidRPr="00462199" w:rsidRDefault="00D179D6" w:rsidP="00AE7AFD">
      <w:pPr>
        <w:pStyle w:val="SH2Ashurst"/>
      </w:pPr>
      <w:bookmarkStart w:id="9062" w:name="_Ref144116910"/>
      <w:r w:rsidRPr="00462199">
        <w:t>The Producer acknowledges and agrees that all GRP Principles Request Notices shall be invalid and of no effect if the GRP Principles Request Criterion is not met.</w:t>
      </w:r>
      <w:bookmarkEnd w:id="9062"/>
    </w:p>
    <w:p w14:paraId="536ADADA" w14:textId="77777777" w:rsidR="00D179D6" w:rsidRPr="00462199" w:rsidRDefault="00D179D6" w:rsidP="00AE7AFD">
      <w:pPr>
        <w:pStyle w:val="SH2Ashurst"/>
      </w:pPr>
      <w:bookmarkStart w:id="9063" w:name="_Ref144116911"/>
      <w:r w:rsidRPr="00462199">
        <w:t xml:space="preserve">The LCHA Counterparty shall notify the Producer no later than ten (10) Business Days after the GRP Principles Request Criterion has been met (a </w:t>
      </w:r>
      <w:r w:rsidRPr="00462199">
        <w:rPr>
          <w:b/>
        </w:rPr>
        <w:t>"GRP Principles Request Validity Notice"</w:t>
      </w:r>
      <w:r w:rsidRPr="00462199">
        <w:t>).</w:t>
      </w:r>
      <w:bookmarkEnd w:id="9063"/>
    </w:p>
    <w:p w14:paraId="455AC75E" w14:textId="77777777" w:rsidR="00D179D6" w:rsidRPr="00462199" w:rsidRDefault="00D179D6" w:rsidP="005B3BB9">
      <w:pPr>
        <w:pStyle w:val="NormalBoldAshurst"/>
      </w:pPr>
      <w:r w:rsidRPr="00462199">
        <w:rPr>
          <w:i/>
        </w:rPr>
        <w:t>Purpose of Gas Price Principles Review</w:t>
      </w:r>
    </w:p>
    <w:p w14:paraId="469F49C0" w14:textId="5200CC31" w:rsidR="00D179D6" w:rsidRPr="00462199" w:rsidRDefault="00D179D6" w:rsidP="00AE7AFD">
      <w:pPr>
        <w:pStyle w:val="SH2Ashurst"/>
      </w:pPr>
      <w:bookmarkStart w:id="9064" w:name="_Ref144116912"/>
      <w:r w:rsidRPr="00462199">
        <w:t xml:space="preserve">If the LCHA Counterparty is required or elects to undertake a GRP Principles Review pursuant to paragraph </w:t>
      </w:r>
      <w:r>
        <w:fldChar w:fldCharType="begin"/>
      </w:r>
      <w:r>
        <w:instrText xml:space="preserve"> REF _Ref144116894 \n \h </w:instrText>
      </w:r>
      <w:r>
        <w:fldChar w:fldCharType="separate"/>
      </w:r>
      <w:del w:id="9065" w:author="Faqir, Sofia (Energy Security)" w:date="2023-11-12T19:47:00Z">
        <w:r w:rsidR="00E473FC">
          <w:delText>1.1</w:delText>
        </w:r>
      </w:del>
      <w:r>
        <w:fldChar w:fldCharType="end"/>
      </w:r>
      <w:r w:rsidRPr="00462199">
        <w:t>, then the purpose of such GRP Principles Review shall be to assess the extent to which:</w:t>
      </w:r>
      <w:bookmarkEnd w:id="9064"/>
    </w:p>
    <w:p w14:paraId="67DD141A" w14:textId="4EFE1D95" w:rsidR="00D179D6" w:rsidRPr="00462199" w:rsidRDefault="00D179D6" w:rsidP="00AE7AFD">
      <w:pPr>
        <w:pStyle w:val="SH3Ashurst"/>
      </w:pPr>
      <w:bookmarkStart w:id="9066" w:name="_Ref144116913"/>
      <w:r w:rsidRPr="00462199">
        <w:t xml:space="preserve">the calculation of the Gas Reference Price in accordance with </w:t>
      </w:r>
      <w:r w:rsidR="007248B2" w:rsidRPr="007248B2">
        <w:t>Condition</w:t>
      </w:r>
      <w:r w:rsidRPr="00462199">
        <w:t xml:space="preserve"> </w:t>
      </w:r>
      <w:r w:rsidR="006E6179">
        <w:fldChar w:fldCharType="begin"/>
      </w:r>
      <w:r w:rsidR="006E6179">
        <w:instrText xml:space="preserve"> REF _Ref144113428 \n \h </w:instrText>
      </w:r>
      <w:r w:rsidR="006E6179">
        <w:fldChar w:fldCharType="separate"/>
      </w:r>
      <w:del w:id="9067" w:author="Faqir, Sofia (Energy Security)" w:date="2023-11-12T19:47:00Z">
        <w:r w:rsidR="00E473FC">
          <w:delText>9.11</w:delText>
        </w:r>
      </w:del>
      <w:r w:rsidR="006E6179">
        <w:fldChar w:fldCharType="end"/>
      </w:r>
      <w:r w:rsidRPr="00462199">
        <w:t xml:space="preserve"> (</w:t>
      </w:r>
      <w:r w:rsidRPr="00462199">
        <w:rPr>
          <w:i/>
        </w:rPr>
        <w:t>Floor Price calculation</w:t>
      </w:r>
      <w:r w:rsidRPr="00462199">
        <w:t xml:space="preserve">) is compliant with the GRP Principles and, if the calculation of the Gas Reference Price in accordance with </w:t>
      </w:r>
      <w:r w:rsidR="007248B2" w:rsidRPr="007248B2">
        <w:t>Condition</w:t>
      </w:r>
      <w:r w:rsidRPr="00462199">
        <w:t xml:space="preserve"> </w:t>
      </w:r>
      <w:r w:rsidR="006E6179">
        <w:fldChar w:fldCharType="begin"/>
      </w:r>
      <w:r w:rsidR="006E6179">
        <w:instrText xml:space="preserve"> REF _Ref144113428 \n \h </w:instrText>
      </w:r>
      <w:r w:rsidR="006E6179">
        <w:fldChar w:fldCharType="separate"/>
      </w:r>
      <w:del w:id="9068" w:author="Faqir, Sofia (Energy Security)" w:date="2023-11-12T19:47:00Z">
        <w:r w:rsidR="00E473FC">
          <w:delText>9.11</w:delText>
        </w:r>
      </w:del>
      <w:r w:rsidR="006E6179">
        <w:fldChar w:fldCharType="end"/>
      </w:r>
      <w:r w:rsidRPr="00462199">
        <w:t xml:space="preserve"> (</w:t>
      </w:r>
      <w:r w:rsidRPr="00462199">
        <w:rPr>
          <w:i/>
        </w:rPr>
        <w:t>Floor Price calculation</w:t>
      </w:r>
      <w:r w:rsidRPr="00462199">
        <w:t xml:space="preserve">) is not compliant with the GRP Principles, the changes to </w:t>
      </w:r>
      <w:r w:rsidR="007248B2" w:rsidRPr="007248B2">
        <w:t>Condition</w:t>
      </w:r>
      <w:r w:rsidRPr="00462199">
        <w:t xml:space="preserve"> </w:t>
      </w:r>
      <w:r w:rsidR="006E6179">
        <w:fldChar w:fldCharType="begin"/>
      </w:r>
      <w:r w:rsidR="006E6179">
        <w:instrText xml:space="preserve"> REF _Ref144113428 \n \h </w:instrText>
      </w:r>
      <w:r w:rsidR="006E6179">
        <w:fldChar w:fldCharType="separate"/>
      </w:r>
      <w:del w:id="9069" w:author="Faqir, Sofia (Energy Security)" w:date="2023-11-12T19:47:00Z">
        <w:r w:rsidR="00E473FC">
          <w:delText>9.11</w:delText>
        </w:r>
      </w:del>
      <w:r w:rsidR="006E6179">
        <w:fldChar w:fldCharType="end"/>
      </w:r>
      <w:r w:rsidRPr="00462199">
        <w:t xml:space="preserve"> (</w:t>
      </w:r>
      <w:r w:rsidRPr="00462199">
        <w:rPr>
          <w:i/>
        </w:rPr>
        <w:t>Floor Price calculation</w:t>
      </w:r>
      <w:r w:rsidRPr="00462199">
        <w:t>) which the LCHA Counterparty considers to be necessary to ensure compliance with all of the GRP Principles; and</w:t>
      </w:r>
      <w:bookmarkEnd w:id="9066"/>
    </w:p>
    <w:p w14:paraId="275922FB" w14:textId="77777777" w:rsidR="00D179D6" w:rsidRPr="00462199" w:rsidRDefault="00D179D6" w:rsidP="00AE7AFD">
      <w:pPr>
        <w:pStyle w:val="SH3Ashurst"/>
      </w:pPr>
      <w:bookmarkStart w:id="9070" w:name="_Ref144116914"/>
      <w:r w:rsidRPr="00462199">
        <w:t>any of the following would ensure compliance with all of the GRP Principles:</w:t>
      </w:r>
      <w:bookmarkEnd w:id="9070"/>
    </w:p>
    <w:p w14:paraId="219FC27D" w14:textId="77777777" w:rsidR="00D179D6" w:rsidRPr="00462199" w:rsidRDefault="00D179D6" w:rsidP="00AE7AFD">
      <w:pPr>
        <w:pStyle w:val="SH4Ashurst"/>
      </w:pPr>
      <w:bookmarkStart w:id="9071" w:name="_Ref144116915"/>
      <w:r w:rsidRPr="00462199">
        <w:t>an amendment or supplement to, or replacement or removal of, the Gas Price Source;</w:t>
      </w:r>
      <w:bookmarkEnd w:id="9071"/>
    </w:p>
    <w:p w14:paraId="08F4FDF2" w14:textId="77777777" w:rsidR="00D179D6" w:rsidRPr="00462199" w:rsidRDefault="00D179D6" w:rsidP="00AE7AFD">
      <w:pPr>
        <w:pStyle w:val="SH4Ashurst"/>
      </w:pPr>
      <w:bookmarkStart w:id="9072" w:name="_Ref144116916"/>
      <w:r w:rsidRPr="00462199">
        <w:t>the application of any weighting (whether by volume or number of trades) with respect to any price sources used in the calculation of the Gas Reference Price; or</w:t>
      </w:r>
      <w:bookmarkEnd w:id="9072"/>
    </w:p>
    <w:p w14:paraId="39BED9CC" w14:textId="3CF76498" w:rsidR="00D179D6" w:rsidRPr="00462199" w:rsidRDefault="00D179D6" w:rsidP="00AE7AFD">
      <w:pPr>
        <w:pStyle w:val="SH4Ashurst"/>
      </w:pPr>
      <w:bookmarkStart w:id="9073" w:name="_Ref144116917"/>
      <w:r w:rsidRPr="00462199">
        <w:t xml:space="preserve">a change to the </w:t>
      </w:r>
      <w:r w:rsidR="00010744">
        <w:t>m</w:t>
      </w:r>
      <w:r w:rsidRPr="00462199">
        <w:t>onth-ahead methodology for calculating the Gas Reference Price,</w:t>
      </w:r>
      <w:bookmarkEnd w:id="9073"/>
    </w:p>
    <w:p w14:paraId="69B63961" w14:textId="74D9EB26" w:rsidR="00D179D6" w:rsidRPr="00462199" w:rsidRDefault="00D179D6" w:rsidP="00AE7AFD">
      <w:pPr>
        <w:pStyle w:val="B3Ashurst"/>
      </w:pPr>
      <w:r w:rsidRPr="00462199">
        <w:t xml:space="preserve">including any consequential changes to </w:t>
      </w:r>
      <w:r w:rsidR="007248B2" w:rsidRPr="007248B2">
        <w:t>Condition</w:t>
      </w:r>
      <w:r w:rsidRPr="00462199">
        <w:t xml:space="preserve"> </w:t>
      </w:r>
      <w:r w:rsidR="006E6179">
        <w:fldChar w:fldCharType="begin"/>
      </w:r>
      <w:r w:rsidR="006E6179">
        <w:instrText xml:space="preserve"> REF _Ref144484329 \n \h </w:instrText>
      </w:r>
      <w:r w:rsidR="006E6179">
        <w:fldChar w:fldCharType="separate"/>
      </w:r>
      <w:del w:id="9074" w:author="Faqir, Sofia (Energy Security)" w:date="2023-11-12T19:47:00Z">
        <w:r w:rsidR="00E473FC">
          <w:delText>9</w:delText>
        </w:r>
      </w:del>
      <w:r w:rsidR="006E6179">
        <w:fldChar w:fldCharType="end"/>
      </w:r>
      <w:r w:rsidRPr="00462199">
        <w:t xml:space="preserve"> (</w:t>
      </w:r>
      <w:r w:rsidRPr="00462199">
        <w:rPr>
          <w:i/>
          <w:iCs/>
        </w:rPr>
        <w:t>Payment Calculations</w:t>
      </w:r>
      <w:r w:rsidRPr="00462199">
        <w:t xml:space="preserve">) and this </w:t>
      </w:r>
      <w:r>
        <w:fldChar w:fldCharType="begin"/>
      </w:r>
      <w:r>
        <w:instrText xml:space="preserve"> REF _Ref144118011 \w \h </w:instrText>
      </w:r>
      <w:r>
        <w:fldChar w:fldCharType="separate"/>
      </w:r>
      <w:del w:id="9075" w:author="Faqir, Sofia (Energy Security)" w:date="2023-11-12T19:47:00Z">
        <w:r w:rsidR="00E473FC">
          <w:delText>Annex 12</w:delText>
        </w:r>
      </w:del>
      <w:r>
        <w:fldChar w:fldCharType="end"/>
      </w:r>
      <w:r w:rsidRPr="00462199">
        <w:t xml:space="preserve"> (</w:t>
      </w:r>
      <w:r w:rsidRPr="00462199">
        <w:rPr>
          <w:i/>
          <w:iCs/>
        </w:rPr>
        <w:t>Gas Reference Price Review</w:t>
      </w:r>
      <w:r w:rsidRPr="00462199">
        <w:t>) which are necessary to give effect to any of the foregoing,</w:t>
      </w:r>
    </w:p>
    <w:p w14:paraId="0EC42904" w14:textId="77777777" w:rsidR="00D179D6" w:rsidRPr="00462199" w:rsidRDefault="00D179D6" w:rsidP="005B3BB9">
      <w:pPr>
        <w:pStyle w:val="B12Ashurst"/>
      </w:pPr>
      <w:r w:rsidRPr="00462199">
        <w:t xml:space="preserve">(each such change, or any combination of such changes, a </w:t>
      </w:r>
      <w:r w:rsidRPr="00462199">
        <w:rPr>
          <w:b/>
        </w:rPr>
        <w:t>"GRP Mechanism Amendment"</w:t>
      </w:r>
      <w:r w:rsidRPr="00462199">
        <w:t>).</w:t>
      </w:r>
    </w:p>
    <w:p w14:paraId="16662BB6" w14:textId="77777777" w:rsidR="00D179D6" w:rsidRPr="00462199" w:rsidRDefault="00D179D6" w:rsidP="00AE7AFD">
      <w:pPr>
        <w:pStyle w:val="SH2Ashurst"/>
      </w:pPr>
      <w:bookmarkStart w:id="9076" w:name="_Ref144116918"/>
      <w:r w:rsidRPr="00462199">
        <w:t>If the LCHA Counterparty considers that it is not possible to effect any GRP Mechanism Amendment in a manner which will be compliant with all of the GRP Principles, the LCHA Counterparty shall assess which GRP Mechanism Amendment should be effected in order to comply with the greatest number of GRP Principles in accordance with the GRP Principles Prioritisation.</w:t>
      </w:r>
      <w:bookmarkEnd w:id="9076"/>
    </w:p>
    <w:p w14:paraId="68A7B3DD" w14:textId="77777777" w:rsidR="00D179D6" w:rsidRPr="00462199" w:rsidRDefault="00D179D6" w:rsidP="00AE7AFD">
      <w:pPr>
        <w:pStyle w:val="NormalBoldAshurst"/>
        <w:keepNext/>
      </w:pPr>
      <w:r w:rsidRPr="00462199">
        <w:rPr>
          <w:i/>
        </w:rPr>
        <w:lastRenderedPageBreak/>
        <w:t>Notification of GRP Principles Review</w:t>
      </w:r>
    </w:p>
    <w:p w14:paraId="04AC21D2" w14:textId="2CFEF582" w:rsidR="00D179D6" w:rsidRPr="00462199" w:rsidRDefault="00D179D6" w:rsidP="00AE7AFD">
      <w:pPr>
        <w:pStyle w:val="SH2Ashurst"/>
      </w:pPr>
      <w:bookmarkStart w:id="9077" w:name="_Ref144116919"/>
      <w:r w:rsidRPr="00462199">
        <w:t xml:space="preserve">If the LCHA Counterparty is required or elects to undertake a GRP Principles Review pursuant to paragraph </w:t>
      </w:r>
      <w:r>
        <w:fldChar w:fldCharType="begin"/>
      </w:r>
      <w:r>
        <w:instrText xml:space="preserve"> REF _Ref144116894 \n \h </w:instrText>
      </w:r>
      <w:r>
        <w:fldChar w:fldCharType="separate"/>
      </w:r>
      <w:del w:id="9078" w:author="Faqir, Sofia (Energy Security)" w:date="2023-11-12T19:47:00Z">
        <w:r w:rsidR="00E473FC">
          <w:delText>1.1</w:delText>
        </w:r>
      </w:del>
      <w:r>
        <w:fldChar w:fldCharType="end"/>
      </w:r>
      <w:r w:rsidRPr="00462199">
        <w:t xml:space="preserve">, the LCHA Counterparty shall give a notice to the Producer (a </w:t>
      </w:r>
      <w:r w:rsidRPr="00462199">
        <w:rPr>
          <w:b/>
        </w:rPr>
        <w:t>"GRP Principles Review Notice")</w:t>
      </w:r>
      <w:r w:rsidRPr="00462199">
        <w:t xml:space="preserve"> and, if the LCHA Counterparty has been required to undertake a GRP Principles Review pursuant to paragraph </w:t>
      </w:r>
      <w:r>
        <w:fldChar w:fldCharType="begin"/>
      </w:r>
      <w:r>
        <w:instrText xml:space="preserve"> REF _Ref144116898 \w \h </w:instrText>
      </w:r>
      <w:r>
        <w:fldChar w:fldCharType="separate"/>
      </w:r>
      <w:del w:id="9079" w:author="Faqir, Sofia (Energy Security)" w:date="2023-11-12T19:47:00Z">
        <w:r w:rsidR="00E473FC">
          <w:delText>1.1(A)(iii)</w:delText>
        </w:r>
      </w:del>
      <w:r>
        <w:fldChar w:fldCharType="end"/>
      </w:r>
      <w:r w:rsidRPr="00462199">
        <w:t>, the LCHA Counterparty shall give the GRP Principles Review Notice no later than five (5) Business Days after such GRP Principles Review Trigger has occurred. A GRP Principles Review Notice shall:</w:t>
      </w:r>
      <w:bookmarkEnd w:id="9077"/>
    </w:p>
    <w:p w14:paraId="5A9A246B" w14:textId="77777777" w:rsidR="00D179D6" w:rsidRPr="00462199" w:rsidRDefault="00D179D6" w:rsidP="00AE7AFD">
      <w:pPr>
        <w:pStyle w:val="SH3Ashurst"/>
      </w:pPr>
      <w:bookmarkStart w:id="9080" w:name="_Ref144116920"/>
      <w:r w:rsidRPr="00462199">
        <w:t>specify the GRP Principles Review Trigger which has occurred; and</w:t>
      </w:r>
      <w:bookmarkEnd w:id="9080"/>
    </w:p>
    <w:p w14:paraId="66740060" w14:textId="77777777" w:rsidR="00D179D6" w:rsidRPr="00462199" w:rsidRDefault="00D179D6" w:rsidP="00AE7AFD">
      <w:pPr>
        <w:pStyle w:val="SH3Ashurst"/>
      </w:pPr>
      <w:bookmarkStart w:id="9081" w:name="_Ref144116921"/>
      <w:r w:rsidRPr="00462199">
        <w:t xml:space="preserve">specify a deadline by which the Producer may provide a GRP Principles Review Response Notice, such deadline to be no less than ten (10) Business Days after the date on which the GRP Principles Review Notice is received by the Producer (the </w:t>
      </w:r>
      <w:r w:rsidRPr="00462199">
        <w:rPr>
          <w:b/>
        </w:rPr>
        <w:t>"GRP Principles Review Response Deadline"</w:t>
      </w:r>
      <w:r w:rsidRPr="00462199">
        <w:t>).</w:t>
      </w:r>
      <w:bookmarkEnd w:id="9081"/>
    </w:p>
    <w:p w14:paraId="0B3F451C" w14:textId="77777777" w:rsidR="00D179D6" w:rsidRPr="00462199" w:rsidRDefault="00D179D6" w:rsidP="00AE7AFD">
      <w:pPr>
        <w:pStyle w:val="SH2Ashurst"/>
      </w:pPr>
      <w:bookmarkStart w:id="9082" w:name="_Ref144116922"/>
      <w:r w:rsidRPr="00462199">
        <w:t xml:space="preserve">The Producer may, as soon as reasonably practicable and not later than the GRP Principles Review Response Deadline, give a notice to the LCHA Counterparty (the </w:t>
      </w:r>
      <w:r w:rsidRPr="00462199">
        <w:rPr>
          <w:b/>
        </w:rPr>
        <w:t>"GRP Principles Review Response Notice"</w:t>
      </w:r>
      <w:r w:rsidRPr="00462199">
        <w:t>). A GRP Principles Review Response Notice:</w:t>
      </w:r>
      <w:bookmarkEnd w:id="9082"/>
    </w:p>
    <w:p w14:paraId="154AFBAC" w14:textId="77777777" w:rsidR="00D179D6" w:rsidRPr="00462199" w:rsidRDefault="00D179D6" w:rsidP="00AE7AFD">
      <w:pPr>
        <w:pStyle w:val="SH3Ashurst"/>
      </w:pPr>
      <w:bookmarkStart w:id="9083" w:name="_Ref144116923"/>
      <w:r w:rsidRPr="00462199">
        <w:t>shall include all of the Supporting Information which the Producer wishes the LCHA Counterparty to take account of in undertaking the GRP Principles Review; and</w:t>
      </w:r>
      <w:bookmarkEnd w:id="9083"/>
    </w:p>
    <w:p w14:paraId="78A5A74F" w14:textId="77777777" w:rsidR="00D179D6" w:rsidRPr="00462199" w:rsidRDefault="00D179D6" w:rsidP="00AE7AFD">
      <w:pPr>
        <w:pStyle w:val="SH3Ashurst"/>
      </w:pPr>
      <w:bookmarkStart w:id="9084" w:name="_Ref144116924"/>
      <w:r w:rsidRPr="00462199">
        <w:t>may include proposals from the Producer with respect to the manner in which the GRP Principles Review Trigger should be addressed (including any proposals regarding GRP Mechanism Amendments which the Producer considers should be effected).</w:t>
      </w:r>
      <w:bookmarkEnd w:id="9084"/>
    </w:p>
    <w:p w14:paraId="061079E3" w14:textId="77777777" w:rsidR="00D179D6" w:rsidRPr="00462199" w:rsidRDefault="00D179D6" w:rsidP="00AE7AFD">
      <w:pPr>
        <w:pStyle w:val="SH2Ashurst"/>
      </w:pPr>
      <w:bookmarkStart w:id="9085" w:name="_Ref144116925"/>
      <w:r w:rsidRPr="00462199">
        <w:t>The LCHA Counterparty may disregard any GRP Principles Review Response Notice received by the LCHA Counterparty after the GRP Principles Review Response Deadline.</w:t>
      </w:r>
      <w:bookmarkEnd w:id="9085"/>
    </w:p>
    <w:p w14:paraId="4120BA6E" w14:textId="77777777" w:rsidR="00D179D6" w:rsidRPr="00462199" w:rsidRDefault="00D179D6" w:rsidP="005B3BB9">
      <w:pPr>
        <w:pStyle w:val="NormalBoldAshurst"/>
      </w:pPr>
      <w:r w:rsidRPr="00462199">
        <w:rPr>
          <w:i/>
        </w:rPr>
        <w:t>Gas Price Sources during GRP Principles Review</w:t>
      </w:r>
    </w:p>
    <w:p w14:paraId="1F9CD3F2" w14:textId="4C1D479B" w:rsidR="00D179D6" w:rsidRPr="00462199" w:rsidRDefault="00D179D6" w:rsidP="00AE7AFD">
      <w:pPr>
        <w:pStyle w:val="SH2Ashurst"/>
      </w:pPr>
      <w:bookmarkStart w:id="9086" w:name="_Ref144116926"/>
      <w:r w:rsidRPr="00462199">
        <w:t xml:space="preserve">From the date on which the GRP Principles Review Notice is given, subject to </w:t>
      </w:r>
      <w:r w:rsidR="007248B2" w:rsidRPr="007248B2">
        <w:t>Condition</w:t>
      </w:r>
      <w:r w:rsidRPr="00462199">
        <w:t>s </w:t>
      </w:r>
      <w:r w:rsidR="006E6179">
        <w:fldChar w:fldCharType="begin"/>
      </w:r>
      <w:r w:rsidR="006E6179">
        <w:instrText xml:space="preserve"> REF _Ref144113428 \n \h </w:instrText>
      </w:r>
      <w:r w:rsidR="006E6179">
        <w:fldChar w:fldCharType="separate"/>
      </w:r>
      <w:del w:id="9087" w:author="Faqir, Sofia (Energy Security)" w:date="2023-11-12T19:47:00Z">
        <w:r w:rsidR="00E473FC">
          <w:delText>9.11</w:delText>
        </w:r>
      </w:del>
      <w:r w:rsidR="006E6179">
        <w:fldChar w:fldCharType="end"/>
      </w:r>
      <w:r w:rsidRPr="00462199">
        <w:t xml:space="preserve"> to </w:t>
      </w:r>
      <w:r w:rsidRPr="00462199">
        <w:rPr>
          <w:color w:val="000000"/>
          <w:cs/>
        </w:rPr>
        <w:t>‎</w:t>
      </w:r>
      <w:r w:rsidRPr="00462199">
        <w:rPr>
          <w:color w:val="000000"/>
        </w:rPr>
        <w:t>9.15</w:t>
      </w:r>
      <w:r w:rsidRPr="00462199">
        <w:t xml:space="preserve"> (</w:t>
      </w:r>
      <w:r w:rsidRPr="00462199">
        <w:rPr>
          <w:i/>
        </w:rPr>
        <w:t>Floor Price Calculation</w:t>
      </w:r>
      <w:r w:rsidRPr="00462199">
        <w:t>), the Gas Price Source prior to the commencement of the relevant GRP Principles Review shall remain unamended pending the outcome of a GRP Principles Review.</w:t>
      </w:r>
      <w:bookmarkEnd w:id="9086"/>
    </w:p>
    <w:p w14:paraId="5E7BB76A" w14:textId="77777777" w:rsidR="00D179D6" w:rsidRPr="00462199" w:rsidRDefault="00D179D6" w:rsidP="005B3BB9">
      <w:pPr>
        <w:pStyle w:val="NormalBoldAshurst"/>
      </w:pPr>
      <w:r w:rsidRPr="00462199">
        <w:rPr>
          <w:i/>
        </w:rPr>
        <w:t>Notification of outcome of GRP Principles Review</w:t>
      </w:r>
    </w:p>
    <w:p w14:paraId="4B3848CE" w14:textId="77777777" w:rsidR="00D179D6" w:rsidRPr="00462199" w:rsidRDefault="00D179D6" w:rsidP="00AE7AFD">
      <w:pPr>
        <w:pStyle w:val="SH2Ashurst"/>
      </w:pPr>
      <w:bookmarkStart w:id="9088" w:name="_Ref144116927"/>
      <w:r w:rsidRPr="00462199">
        <w:t xml:space="preserve">The LCHA Counterparty shall give a notice to the Producer of the outcome of a GRP Principles Review (a </w:t>
      </w:r>
      <w:r w:rsidRPr="00462199">
        <w:rPr>
          <w:b/>
        </w:rPr>
        <w:t>"GRP Principles Review Outcome Notice"</w:t>
      </w:r>
      <w:r w:rsidRPr="00462199">
        <w:t>) as soon as reasonably practicable following the conclusion of a GRP Principles Review. A GRP Principles Review Outcome Notice shall:</w:t>
      </w:r>
      <w:bookmarkEnd w:id="9088"/>
    </w:p>
    <w:p w14:paraId="494DE4DF" w14:textId="1A50D4CF" w:rsidR="00D179D6" w:rsidRPr="00462199" w:rsidRDefault="00D179D6" w:rsidP="00AE7AFD">
      <w:pPr>
        <w:pStyle w:val="SH3Ashurst"/>
      </w:pPr>
      <w:bookmarkStart w:id="9089" w:name="_Ref144116928"/>
      <w:r w:rsidRPr="00462199">
        <w:t xml:space="preserve">set out the outcome of the GRP Principles Review (including the details of any GRP Mechanism Amendments which the LCHA Counterparty proposes to effect) (the </w:t>
      </w:r>
      <w:r w:rsidRPr="00462199">
        <w:rPr>
          <w:b/>
        </w:rPr>
        <w:t>"GRP Principles Review Proposals"</w:t>
      </w:r>
      <w:r w:rsidRPr="00462199">
        <w:t xml:space="preserve">) and, if paragraph </w:t>
      </w:r>
      <w:r>
        <w:fldChar w:fldCharType="begin"/>
      </w:r>
      <w:r>
        <w:instrText xml:space="preserve"> REF _Ref144116918 \w \h </w:instrText>
      </w:r>
      <w:r>
        <w:fldChar w:fldCharType="separate"/>
      </w:r>
      <w:del w:id="9090" w:author="Faqir, Sofia (Energy Security)" w:date="2023-11-12T19:47:00Z">
        <w:r w:rsidR="00E473FC">
          <w:delText>1.7</w:delText>
        </w:r>
      </w:del>
      <w:r>
        <w:fldChar w:fldCharType="end"/>
      </w:r>
      <w:r w:rsidRPr="00462199">
        <w:t xml:space="preserve"> applies:</w:t>
      </w:r>
      <w:bookmarkEnd w:id="9089"/>
    </w:p>
    <w:p w14:paraId="4C521747" w14:textId="77777777" w:rsidR="00D179D6" w:rsidRPr="00462199" w:rsidRDefault="00D179D6" w:rsidP="00AE7AFD">
      <w:pPr>
        <w:pStyle w:val="SH4Ashurst"/>
      </w:pPr>
      <w:bookmarkStart w:id="9091" w:name="_Ref144116929"/>
      <w:r w:rsidRPr="00462199">
        <w:t>a summary of the reasons for the LCHA Counterparty having determined that it is not possible to effect any GRP Mechanism Amendment in a manner which complies with all of the GRP Principles; and</w:t>
      </w:r>
      <w:bookmarkEnd w:id="9091"/>
    </w:p>
    <w:p w14:paraId="0453D796" w14:textId="77777777" w:rsidR="00D179D6" w:rsidRPr="00462199" w:rsidRDefault="00D179D6" w:rsidP="00AE7AFD">
      <w:pPr>
        <w:pStyle w:val="SH4Ashurst"/>
      </w:pPr>
      <w:bookmarkStart w:id="9092" w:name="_Ref144116930"/>
      <w:r w:rsidRPr="00462199">
        <w:t>the GRP Principles which the LCHA Counterparty considers will be complied with by virtue of the GRP Mechanism Amendments being effected; and</w:t>
      </w:r>
      <w:bookmarkEnd w:id="9092"/>
    </w:p>
    <w:p w14:paraId="1F825256" w14:textId="77777777" w:rsidR="00D179D6" w:rsidRPr="00462199" w:rsidRDefault="00D179D6" w:rsidP="00AE7AFD">
      <w:pPr>
        <w:pStyle w:val="SH3Ashurst"/>
      </w:pPr>
      <w:bookmarkStart w:id="9093" w:name="_Ref144116931"/>
      <w:r w:rsidRPr="00462199">
        <w:lastRenderedPageBreak/>
        <w:t>specify the date from which any GRP Mechanism Amendments are to take effect, such date being:</w:t>
      </w:r>
      <w:bookmarkEnd w:id="9093"/>
    </w:p>
    <w:p w14:paraId="659D7399" w14:textId="77777777" w:rsidR="00D179D6" w:rsidRPr="00462199" w:rsidRDefault="00D179D6" w:rsidP="00AE7AFD">
      <w:pPr>
        <w:pStyle w:val="SH4Ashurst"/>
      </w:pPr>
      <w:bookmarkStart w:id="9094" w:name="_Ref144116932"/>
      <w:r w:rsidRPr="00462199">
        <w:t>no earlier than three (3) Months after the date on which the GRP Principles Review Outcome Notice is given (or such other earlier date as may be agreed by the Parties); and</w:t>
      </w:r>
      <w:bookmarkEnd w:id="9094"/>
    </w:p>
    <w:p w14:paraId="6468A3EC" w14:textId="2A00D853" w:rsidR="00D179D6" w:rsidRPr="00462199" w:rsidRDefault="00D179D6" w:rsidP="00AE7AFD">
      <w:pPr>
        <w:pStyle w:val="SH4Ashurst"/>
      </w:pPr>
      <w:bookmarkStart w:id="9095" w:name="_Ref144116933"/>
      <w:r w:rsidRPr="00462199">
        <w:t xml:space="preserve">in the case of GRP Mechanism Amendments relating to a GRP Principles Review Trigger pursuant to paragraph </w:t>
      </w:r>
      <w:r w:rsidRPr="00462199">
        <w:fldChar w:fldCharType="begin"/>
      </w:r>
      <w:r w:rsidRPr="00462199">
        <w:instrText xml:space="preserve">  REF _Ref144116900 \r \h \* MERGEFORMAT </w:instrText>
      </w:r>
      <w:r w:rsidRPr="00462199">
        <w:fldChar w:fldCharType="separate"/>
      </w:r>
      <w:del w:id="9096" w:author="Faqir, Sofia (Energy Security)" w:date="2023-11-12T19:47:00Z">
        <w:r w:rsidR="00E473FC" w:rsidRPr="00E473FC">
          <w:rPr>
            <w:color w:val="000000"/>
          </w:rPr>
          <w:delText>1.1(A)(v)</w:delText>
        </w:r>
      </w:del>
      <w:r w:rsidRPr="00462199">
        <w:fldChar w:fldCharType="end"/>
      </w:r>
      <w:r w:rsidRPr="00462199">
        <w:t>, not before such splitting of the Great Britain gas market occurs,</w:t>
      </w:r>
      <w:bookmarkEnd w:id="9095"/>
    </w:p>
    <w:p w14:paraId="1D6591CB" w14:textId="77777777" w:rsidR="00D179D6" w:rsidRPr="00462199" w:rsidRDefault="00D179D6" w:rsidP="00AE7AFD">
      <w:pPr>
        <w:pStyle w:val="B3Ashurst"/>
      </w:pPr>
      <w:r w:rsidRPr="00462199">
        <w:t xml:space="preserve">(the </w:t>
      </w:r>
      <w:r w:rsidRPr="00462199">
        <w:rPr>
          <w:b/>
          <w:bCs/>
        </w:rPr>
        <w:t>"GRP Principles Review Implementation Date"</w:t>
      </w:r>
      <w:r w:rsidRPr="00462199">
        <w:t>).</w:t>
      </w:r>
    </w:p>
    <w:p w14:paraId="5C96D24A" w14:textId="77777777" w:rsidR="00D179D6" w:rsidRPr="00462199" w:rsidRDefault="00D179D6" w:rsidP="005B3BB9">
      <w:pPr>
        <w:pStyle w:val="NormalBoldAshurst"/>
      </w:pPr>
      <w:r w:rsidRPr="00462199">
        <w:rPr>
          <w:i/>
        </w:rPr>
        <w:t>GRP Principles Review: Disputes</w:t>
      </w:r>
    </w:p>
    <w:p w14:paraId="210E4DE8" w14:textId="75460B5C" w:rsidR="00D179D6" w:rsidRPr="00462199" w:rsidRDefault="00D179D6" w:rsidP="00AE7AFD">
      <w:pPr>
        <w:pStyle w:val="SH2Ashurst"/>
      </w:pPr>
      <w:bookmarkStart w:id="9097" w:name="_Ref144116934"/>
      <w:r w:rsidRPr="00462199">
        <w:t xml:space="preserve">Paragraph </w:t>
      </w:r>
      <w:r w:rsidR="004C7669">
        <w:fldChar w:fldCharType="begin"/>
      </w:r>
      <w:r w:rsidR="004C7669">
        <w:instrText xml:space="preserve"> REF _Ref144116936 \r \h </w:instrText>
      </w:r>
      <w:r w:rsidR="004C7669">
        <w:fldChar w:fldCharType="separate"/>
      </w:r>
      <w:del w:id="9098" w:author="Faqir, Sofia (Energy Security)" w:date="2023-11-12T19:47:00Z">
        <w:r w:rsidR="00E473FC">
          <w:delText>2</w:delText>
        </w:r>
      </w:del>
      <w:r w:rsidR="004C7669">
        <w:fldChar w:fldCharType="end"/>
      </w:r>
      <w:r w:rsidRPr="00462199">
        <w:t xml:space="preserve"> (</w:t>
      </w:r>
      <w:r w:rsidRPr="00462199">
        <w:rPr>
          <w:i/>
        </w:rPr>
        <w:t>GRP Reviews: Dispute Process</w:t>
      </w:r>
      <w:r w:rsidRPr="00462199">
        <w:t xml:space="preserve">) shall apply to any Dispute relating to this paragraph </w:t>
      </w:r>
      <w:r>
        <w:fldChar w:fldCharType="begin"/>
      </w:r>
      <w:r>
        <w:instrText xml:space="preserve"> REF _Ref144116893 \w \h </w:instrText>
      </w:r>
      <w:r>
        <w:fldChar w:fldCharType="separate"/>
      </w:r>
      <w:del w:id="9099" w:author="Faqir, Sofia (Energy Security)" w:date="2023-11-12T19:47:00Z">
        <w:r w:rsidR="00E473FC">
          <w:delText>1</w:delText>
        </w:r>
      </w:del>
      <w:r>
        <w:fldChar w:fldCharType="end"/>
      </w:r>
      <w:r w:rsidRPr="00462199">
        <w:t xml:space="preserve"> (</w:t>
      </w:r>
      <w:r w:rsidRPr="00462199">
        <w:rPr>
          <w:i/>
        </w:rPr>
        <w:t>GRP Principles Reviews</w:t>
      </w:r>
      <w:r w:rsidRPr="00462199">
        <w:t>).</w:t>
      </w:r>
      <w:bookmarkEnd w:id="9097"/>
    </w:p>
    <w:p w14:paraId="3CCF7BC6" w14:textId="1B2EADF4" w:rsidR="00D179D6" w:rsidRPr="00462199" w:rsidRDefault="00D179D6" w:rsidP="00AE7AFD">
      <w:pPr>
        <w:pStyle w:val="SH2Ashurst"/>
      </w:pPr>
      <w:bookmarkStart w:id="9100" w:name="_Ref144116935"/>
      <w:r w:rsidRPr="00462199">
        <w:t xml:space="preserve">Subject to paragraph </w:t>
      </w:r>
      <w:r>
        <w:fldChar w:fldCharType="begin"/>
      </w:r>
      <w:r>
        <w:instrText xml:space="preserve"> REF _Ref144116980 \w \h </w:instrText>
      </w:r>
      <w:r>
        <w:fldChar w:fldCharType="separate"/>
      </w:r>
      <w:del w:id="9101" w:author="Faqir, Sofia (Energy Security)" w:date="2023-11-12T19:47:00Z">
        <w:r w:rsidR="00E473FC">
          <w:delText>2.9</w:delText>
        </w:r>
      </w:del>
      <w:r>
        <w:fldChar w:fldCharType="end"/>
      </w:r>
      <w:r w:rsidRPr="00462199">
        <w:t xml:space="preserve"> (</w:t>
      </w:r>
      <w:r w:rsidRPr="00462199">
        <w:rPr>
          <w:i/>
        </w:rPr>
        <w:t>Provisions applying pending resolution of a GRP Dispute</w:t>
      </w:r>
      <w:r w:rsidRPr="00462199">
        <w:t>), the GRP Mechanism Amendments set out in the GRP Principles Review Outcome Notice shall take effect on the GRP Principles Review Implementation Date.</w:t>
      </w:r>
      <w:bookmarkEnd w:id="9100"/>
    </w:p>
    <w:p w14:paraId="7ECC2122" w14:textId="77777777" w:rsidR="00D179D6" w:rsidRPr="00462199" w:rsidRDefault="00D179D6" w:rsidP="000D76C6">
      <w:pPr>
        <w:pStyle w:val="SH1Ashurst"/>
      </w:pPr>
      <w:bookmarkStart w:id="9102" w:name="_Ref144116936"/>
      <w:r w:rsidRPr="00462199">
        <w:t>GRP REVIEWS: DISPUTE pROCESS</w:t>
      </w:r>
      <w:bookmarkEnd w:id="9102"/>
    </w:p>
    <w:p w14:paraId="78201D1E" w14:textId="77777777" w:rsidR="00D179D6" w:rsidRPr="00462199" w:rsidRDefault="00D179D6" w:rsidP="005B3BB9">
      <w:pPr>
        <w:pStyle w:val="NormalBoldAshurst"/>
      </w:pPr>
      <w:r w:rsidRPr="00462199">
        <w:rPr>
          <w:i/>
        </w:rPr>
        <w:t>Procedure for raising a Dispute</w:t>
      </w:r>
    </w:p>
    <w:p w14:paraId="030A0D33" w14:textId="68D421E9" w:rsidR="00D179D6" w:rsidRPr="00462199" w:rsidRDefault="00D179D6" w:rsidP="00AE7AFD">
      <w:pPr>
        <w:pStyle w:val="SH2Ashurst"/>
      </w:pPr>
      <w:bookmarkStart w:id="9103" w:name="_Ref144116937"/>
      <w:r w:rsidRPr="00462199">
        <w:t xml:space="preserve">The Producer may, no later than twenty (20) Business Days after receipt of a GRP Principles Review Outcome Notice, give a notice to the LCHA Counterparty that it wishes to raise a Dispute in relation to the outcome of such GRP Principles Review (a </w:t>
      </w:r>
      <w:r w:rsidRPr="00462199">
        <w:rPr>
          <w:b/>
        </w:rPr>
        <w:t>"GRP Dispute Notice"</w:t>
      </w:r>
      <w:r w:rsidRPr="00462199">
        <w:t xml:space="preserve"> and any such Producer, a </w:t>
      </w:r>
      <w:r w:rsidRPr="00462199">
        <w:rPr>
          <w:b/>
        </w:rPr>
        <w:t>"GRP Dispute Producer"</w:t>
      </w:r>
      <w:r w:rsidRPr="00462199">
        <w:t xml:space="preserve">). Each GRP Dispute Notice shall comply with the requirements of a Dispute Notice as specified in </w:t>
      </w:r>
      <w:r w:rsidR="007248B2" w:rsidRPr="007248B2">
        <w:t>Condition</w:t>
      </w:r>
      <w:r w:rsidRPr="00462199">
        <w:t xml:space="preserve"> </w:t>
      </w:r>
      <w:r w:rsidR="006E6179">
        <w:fldChar w:fldCharType="begin"/>
      </w:r>
      <w:r w:rsidR="006E6179">
        <w:instrText xml:space="preserve"> REF _Ref144114904 \n \h </w:instrText>
      </w:r>
      <w:r w:rsidR="006E6179">
        <w:fldChar w:fldCharType="separate"/>
      </w:r>
      <w:del w:id="9104" w:author="Faqir, Sofia (Energy Security)" w:date="2023-11-12T19:47:00Z">
        <w:r w:rsidR="00E473FC">
          <w:delText>58.3</w:delText>
        </w:r>
      </w:del>
      <w:r w:rsidR="006E6179">
        <w:fldChar w:fldCharType="end"/>
      </w:r>
      <w:r w:rsidRPr="00462199">
        <w:t xml:space="preserve"> (</w:t>
      </w:r>
      <w:r w:rsidRPr="00462199">
        <w:rPr>
          <w:i/>
        </w:rPr>
        <w:t>Outline of Dispute Resolution Procedure</w:t>
      </w:r>
      <w:r w:rsidRPr="00462199">
        <w:t>).</w:t>
      </w:r>
      <w:bookmarkEnd w:id="9103"/>
    </w:p>
    <w:p w14:paraId="33A91666" w14:textId="77777777" w:rsidR="00D179D6" w:rsidRPr="00462199" w:rsidRDefault="00D179D6" w:rsidP="005B3BB9">
      <w:pPr>
        <w:pStyle w:val="NormalBoldAshurst"/>
      </w:pPr>
      <w:r w:rsidRPr="00462199">
        <w:rPr>
          <w:i/>
        </w:rPr>
        <w:t>Validity of GRP Dispute Notices</w:t>
      </w:r>
    </w:p>
    <w:p w14:paraId="78CD1BB9" w14:textId="77777777" w:rsidR="00D179D6" w:rsidRPr="00462199" w:rsidRDefault="00D179D6" w:rsidP="00AE7AFD">
      <w:pPr>
        <w:pStyle w:val="SH2Ashurst"/>
      </w:pPr>
      <w:bookmarkStart w:id="9105" w:name="_Ref144116938"/>
      <w:r w:rsidRPr="00462199">
        <w:t>The Producer acknowledges and agrees that all GRP Dispute Notices shall be invalid and of no effect if the GRP Dispute Threshold Criterion in respect of the relevant GRP Dispute is not met.</w:t>
      </w:r>
      <w:bookmarkEnd w:id="9105"/>
    </w:p>
    <w:p w14:paraId="6FAD82CA" w14:textId="77777777" w:rsidR="00D179D6" w:rsidRPr="00462199" w:rsidRDefault="00D179D6" w:rsidP="00AE7AFD">
      <w:pPr>
        <w:pStyle w:val="SH2Ashurst"/>
      </w:pPr>
      <w:bookmarkStart w:id="9106" w:name="_Ref144116939"/>
      <w:r w:rsidRPr="00462199">
        <w:t xml:space="preserve">The LCHA Counterparty shall notify the Producer no later than twenty (20) Business Days after the GRP Dispute Threshold Criterion has been met (irrespective of whether or not the Producer is a GRP Dispute Producer) (a </w:t>
      </w:r>
      <w:r w:rsidRPr="00462199">
        <w:rPr>
          <w:b/>
        </w:rPr>
        <w:t>"GRP Dispute Validity Notice"</w:t>
      </w:r>
      <w:r w:rsidRPr="00462199">
        <w:t>). A GRP Dispute Validity Notice shall:</w:t>
      </w:r>
      <w:bookmarkEnd w:id="9106"/>
    </w:p>
    <w:p w14:paraId="6E7F5F83" w14:textId="2D25D14B" w:rsidR="00D179D6" w:rsidRPr="00462199" w:rsidRDefault="00D179D6" w:rsidP="00AE7AFD">
      <w:pPr>
        <w:pStyle w:val="SH3Ashurst"/>
      </w:pPr>
      <w:bookmarkStart w:id="9107" w:name="_Ref144116940"/>
      <w:r w:rsidRPr="00462199">
        <w:t xml:space="preserve">include a proposal as to the identity, and terms of reference, of an Expert to determine the GRP Dispute (the </w:t>
      </w:r>
      <w:r w:rsidRPr="00462199">
        <w:rPr>
          <w:b/>
        </w:rPr>
        <w:t>"Proposed GRP Expert"</w:t>
      </w:r>
      <w:r w:rsidRPr="00462199">
        <w:t xml:space="preserve">) and details of the relevant expertise that the LCHA Counterparty considers qualifies the Proposed GRP Expert to determine such GRP Dispute (being a person fulfilling the requirements of </w:t>
      </w:r>
      <w:r w:rsidR="007248B2" w:rsidRPr="007248B2">
        <w:t>Condition</w:t>
      </w:r>
      <w:r w:rsidRPr="00462199">
        <w:t xml:space="preserve"> </w:t>
      </w:r>
      <w:r w:rsidR="006E6179">
        <w:fldChar w:fldCharType="begin"/>
      </w:r>
      <w:r w:rsidR="006E6179">
        <w:instrText xml:space="preserve"> REF _Ref144484392 \n \h </w:instrText>
      </w:r>
      <w:r w:rsidR="006E6179">
        <w:fldChar w:fldCharType="separate"/>
      </w:r>
      <w:del w:id="9108" w:author="Faqir, Sofia (Energy Security)" w:date="2023-11-12T19:47:00Z">
        <w:r w:rsidR="00E473FC">
          <w:delText>60</w:delText>
        </w:r>
      </w:del>
      <w:r w:rsidR="006E6179">
        <w:fldChar w:fldCharType="end"/>
      </w:r>
      <w:r w:rsidRPr="00462199">
        <w:t xml:space="preserve"> (</w:t>
      </w:r>
      <w:r w:rsidRPr="00462199">
        <w:rPr>
          <w:i/>
        </w:rPr>
        <w:t>Expert Determination Procedure</w:t>
      </w:r>
      <w:r w:rsidRPr="00462199">
        <w:t>) and having no conflict of interest which prevents the Proposed GRP Expert from determining the GRP Dispute);</w:t>
      </w:r>
      <w:bookmarkEnd w:id="9107"/>
    </w:p>
    <w:p w14:paraId="27802698" w14:textId="1EDB086F" w:rsidR="00D179D6" w:rsidRPr="00462199" w:rsidRDefault="00D179D6" w:rsidP="00AE7AFD">
      <w:pPr>
        <w:pStyle w:val="SH3Ashurst"/>
      </w:pPr>
      <w:bookmarkStart w:id="9109" w:name="_Ref144116941"/>
      <w:r w:rsidRPr="00462199">
        <w:t xml:space="preserve">comply with the requirements of an Expert Determination Notice as specified in </w:t>
      </w:r>
      <w:r w:rsidR="007248B2" w:rsidRPr="007248B2">
        <w:t>Condition</w:t>
      </w:r>
      <w:r w:rsidRPr="00462199">
        <w:t xml:space="preserve"> </w:t>
      </w:r>
      <w:r w:rsidR="006E6179">
        <w:fldChar w:fldCharType="begin"/>
      </w:r>
      <w:r w:rsidR="006E6179">
        <w:instrText xml:space="preserve"> REF _Ref144114939 \n \h </w:instrText>
      </w:r>
      <w:r w:rsidR="006E6179">
        <w:fldChar w:fldCharType="separate"/>
      </w:r>
      <w:del w:id="9110" w:author="Faqir, Sofia (Energy Security)" w:date="2023-11-12T19:47:00Z">
        <w:r w:rsidR="00E473FC">
          <w:delText>60.1</w:delText>
        </w:r>
      </w:del>
      <w:r w:rsidR="006E6179">
        <w:fldChar w:fldCharType="end"/>
      </w:r>
      <w:r w:rsidRPr="00462199">
        <w:t xml:space="preserve"> (</w:t>
      </w:r>
      <w:r w:rsidRPr="00462199">
        <w:rPr>
          <w:i/>
        </w:rPr>
        <w:t>Expert Determination Procedure</w:t>
      </w:r>
      <w:r w:rsidRPr="00462199">
        <w:t>); and</w:t>
      </w:r>
      <w:bookmarkEnd w:id="9109"/>
    </w:p>
    <w:p w14:paraId="7A554E63" w14:textId="53DF4A2A" w:rsidR="00D179D6" w:rsidRPr="00462199" w:rsidRDefault="00D179D6" w:rsidP="00AE7AFD">
      <w:pPr>
        <w:pStyle w:val="SH3Ashurst"/>
      </w:pPr>
      <w:bookmarkStart w:id="9111" w:name="_Ref144116942"/>
      <w:r w:rsidRPr="00462199">
        <w:t xml:space="preserve">comply with the requirements of a Consolidation Request as specified in </w:t>
      </w:r>
      <w:r w:rsidR="007248B2" w:rsidRPr="007248B2">
        <w:t>Condition</w:t>
      </w:r>
      <w:r w:rsidRPr="00462199">
        <w:t> </w:t>
      </w:r>
      <w:r w:rsidR="006E6179">
        <w:fldChar w:fldCharType="begin"/>
      </w:r>
      <w:r w:rsidR="006E6179">
        <w:instrText xml:space="preserve"> REF _Ref144115000 \n \h </w:instrText>
      </w:r>
      <w:r w:rsidR="006E6179">
        <w:fldChar w:fldCharType="separate"/>
      </w:r>
      <w:del w:id="9112" w:author="Faqir, Sofia (Energy Security)" w:date="2023-11-12T19:47:00Z">
        <w:r w:rsidR="00E473FC">
          <w:delText>62.2</w:delText>
        </w:r>
      </w:del>
      <w:r w:rsidR="006E6179">
        <w:fldChar w:fldCharType="end"/>
      </w:r>
      <w:r w:rsidRPr="00462199">
        <w:t xml:space="preserve"> (</w:t>
      </w:r>
      <w:r w:rsidRPr="00462199">
        <w:rPr>
          <w:i/>
        </w:rPr>
        <w:t>Consolidation of Connected Disputes</w:t>
      </w:r>
      <w:r w:rsidRPr="00462199">
        <w:t>).</w:t>
      </w:r>
      <w:bookmarkEnd w:id="9111"/>
    </w:p>
    <w:p w14:paraId="35AD1C82" w14:textId="77777777" w:rsidR="00D179D6" w:rsidRPr="00462199" w:rsidRDefault="00D179D6" w:rsidP="005B3BB9">
      <w:pPr>
        <w:pStyle w:val="NormalBoldAshurst"/>
      </w:pPr>
      <w:r w:rsidRPr="00462199">
        <w:rPr>
          <w:i/>
        </w:rPr>
        <w:lastRenderedPageBreak/>
        <w:t>Permitted bases of Dispute: GRP Principles Review</w:t>
      </w:r>
    </w:p>
    <w:p w14:paraId="4D2B7A79" w14:textId="382CFDCE" w:rsidR="00D179D6" w:rsidRPr="00462199" w:rsidRDefault="00D179D6" w:rsidP="00AE7AFD">
      <w:pPr>
        <w:pStyle w:val="SH2Ashurst"/>
      </w:pPr>
      <w:bookmarkStart w:id="9113" w:name="_Ref144116943"/>
      <w:r w:rsidRPr="00462199">
        <w:t xml:space="preserve">For the purposes of paragraph </w:t>
      </w:r>
      <w:r>
        <w:fldChar w:fldCharType="begin"/>
      </w:r>
      <w:r>
        <w:instrText xml:space="preserve"> REF _Ref144116937 \w \h </w:instrText>
      </w:r>
      <w:r>
        <w:fldChar w:fldCharType="separate"/>
      </w:r>
      <w:del w:id="9114" w:author="Faqir, Sofia (Energy Security)" w:date="2023-11-12T19:47:00Z">
        <w:r w:rsidR="00E473FC">
          <w:delText>2.1</w:delText>
        </w:r>
      </w:del>
      <w:r>
        <w:fldChar w:fldCharType="end"/>
      </w:r>
      <w:r w:rsidRPr="00462199">
        <w:t xml:space="preserve"> (</w:t>
      </w:r>
      <w:r w:rsidRPr="00462199">
        <w:rPr>
          <w:i/>
        </w:rPr>
        <w:t>Procedure for Raising a Dispute</w:t>
      </w:r>
      <w:r w:rsidRPr="00462199">
        <w:t>), the Producer acknowledges and agrees that it may only raise a Dispute with respect to the outcome of any GRP Principles Review if:</w:t>
      </w:r>
      <w:bookmarkEnd w:id="9113"/>
    </w:p>
    <w:p w14:paraId="1806463B" w14:textId="77777777" w:rsidR="00D179D6" w:rsidRPr="00462199" w:rsidRDefault="00D179D6" w:rsidP="00AE7AFD">
      <w:pPr>
        <w:pStyle w:val="SH3Ashurst"/>
      </w:pPr>
      <w:bookmarkStart w:id="9115" w:name="_Ref144116944"/>
      <w:r w:rsidRPr="00462199">
        <w:t>the LCHA Counterparty has acted unreasonably in failing to pay due regard to the Supporting Information which the Producer requested the LCHA Counterparty to take account of in undertaking the GRP Principles Review (as set out in its GRP Principles Review Response Notice);</w:t>
      </w:r>
      <w:bookmarkEnd w:id="9115"/>
    </w:p>
    <w:p w14:paraId="43C109D8" w14:textId="77777777" w:rsidR="00D179D6" w:rsidRPr="00462199" w:rsidRDefault="00D179D6" w:rsidP="00AE7AFD">
      <w:pPr>
        <w:pStyle w:val="SH3Ashurst"/>
      </w:pPr>
      <w:bookmarkStart w:id="9116" w:name="_Ref144116945"/>
      <w:r w:rsidRPr="00462199">
        <w:t>the LCHA Counterparty has proposed to effect a GRP Mechanism Amendment which was stated in the GRP Principles Review Outcome Notice to be compliant with all of the GRP Principles and the Producer considers that such GRP Mechanism Amendment contravenes one (1) or more of the GRP Principles; or</w:t>
      </w:r>
      <w:bookmarkEnd w:id="9116"/>
    </w:p>
    <w:p w14:paraId="5FA37716" w14:textId="3111ABCB" w:rsidR="00D179D6" w:rsidRPr="00462199" w:rsidRDefault="00D179D6" w:rsidP="00AE7AFD">
      <w:pPr>
        <w:pStyle w:val="SH3Ashurst"/>
      </w:pPr>
      <w:bookmarkStart w:id="9117" w:name="_Ref144116946"/>
      <w:r w:rsidRPr="00462199">
        <w:t xml:space="preserve">the LCHA Counterparty has proposed to effect a GRP Mechanism Amendment on the basis contemplated by paragraph </w:t>
      </w:r>
      <w:r>
        <w:fldChar w:fldCharType="begin"/>
      </w:r>
      <w:r>
        <w:instrText xml:space="preserve"> REF _Ref144116918 \w \h </w:instrText>
      </w:r>
      <w:r>
        <w:fldChar w:fldCharType="separate"/>
      </w:r>
      <w:del w:id="9118" w:author="Faqir, Sofia (Energy Security)" w:date="2023-11-12T19:47:00Z">
        <w:r w:rsidR="00E473FC">
          <w:delText>1.7</w:delText>
        </w:r>
      </w:del>
      <w:r>
        <w:fldChar w:fldCharType="end"/>
      </w:r>
      <w:r w:rsidRPr="00462199">
        <w:t xml:space="preserve"> (</w:t>
      </w:r>
      <w:r w:rsidRPr="00462199">
        <w:rPr>
          <w:i/>
        </w:rPr>
        <w:t>Purpose of Gas Price Principles Review</w:t>
      </w:r>
      <w:r w:rsidRPr="00462199">
        <w:t>) and the Producer considers that either:</w:t>
      </w:r>
      <w:bookmarkEnd w:id="9117"/>
    </w:p>
    <w:p w14:paraId="1D1C7C1C" w14:textId="77777777" w:rsidR="00D179D6" w:rsidRPr="00462199" w:rsidRDefault="00D179D6" w:rsidP="00AE7AFD">
      <w:pPr>
        <w:pStyle w:val="SH4Ashurst"/>
      </w:pPr>
      <w:bookmarkStart w:id="9119" w:name="_Ref144116947"/>
      <w:r w:rsidRPr="00462199">
        <w:t>one (1) or more of the proposed GRP Mechanism Amendments contravenes one (1) of the GRP Principles which the LCHA Counterparty considers would be complied with by virtue of such GRP Mechanism Amendment being effected; or</w:t>
      </w:r>
      <w:bookmarkEnd w:id="9119"/>
    </w:p>
    <w:p w14:paraId="68D1EDF9" w14:textId="77777777" w:rsidR="00D179D6" w:rsidRPr="00462199" w:rsidRDefault="00D179D6" w:rsidP="00AE7AFD">
      <w:pPr>
        <w:pStyle w:val="SH4Ashurst"/>
      </w:pPr>
      <w:bookmarkStart w:id="9120" w:name="_Ref144116948"/>
      <w:r w:rsidRPr="00462199">
        <w:t>an alternative GRP Mechanism Amendment complies with a greater number of GRP Principles (in accordance with the GRP Principles Prioritisation) than the GRP Mechanism Amendments contained within the GRP Principles Review Proposals,</w:t>
      </w:r>
      <w:bookmarkEnd w:id="9120"/>
    </w:p>
    <w:p w14:paraId="58A36550" w14:textId="0DF84A10" w:rsidR="00D179D6" w:rsidRPr="00462199" w:rsidRDefault="00D179D6" w:rsidP="005B3BB9">
      <w:pPr>
        <w:pStyle w:val="B12Ashurst"/>
      </w:pPr>
      <w:r w:rsidRPr="00462199">
        <w:t xml:space="preserve">and any GRP Dispute Notice which is based upon grounds other than those specified in this paragraph </w:t>
      </w:r>
      <w:r>
        <w:fldChar w:fldCharType="begin"/>
      </w:r>
      <w:r>
        <w:instrText xml:space="preserve"> REF _Ref144116943 \w \h </w:instrText>
      </w:r>
      <w:r>
        <w:fldChar w:fldCharType="separate"/>
      </w:r>
      <w:del w:id="9121" w:author="Faqir, Sofia (Energy Security)" w:date="2023-11-12T19:47:00Z">
        <w:r w:rsidR="00E473FC">
          <w:delText>2.4</w:delText>
        </w:r>
      </w:del>
      <w:r>
        <w:fldChar w:fldCharType="end"/>
      </w:r>
      <w:r w:rsidRPr="00462199">
        <w:t xml:space="preserve"> shall be invalid and of no effect.</w:t>
      </w:r>
    </w:p>
    <w:p w14:paraId="0F729192" w14:textId="77777777" w:rsidR="00D179D6" w:rsidRPr="00462199" w:rsidRDefault="00D179D6" w:rsidP="005B3BB9">
      <w:pPr>
        <w:pStyle w:val="NormalBoldAshurst"/>
      </w:pPr>
      <w:r w:rsidRPr="00462199">
        <w:rPr>
          <w:i/>
        </w:rPr>
        <w:t>Resolution of valid GRP Disputes</w:t>
      </w:r>
    </w:p>
    <w:p w14:paraId="394749E8" w14:textId="77777777" w:rsidR="00D179D6" w:rsidRPr="00462199" w:rsidRDefault="00D179D6" w:rsidP="00AE7AFD">
      <w:pPr>
        <w:pStyle w:val="SH2Ashurst"/>
      </w:pPr>
      <w:bookmarkStart w:id="9122" w:name="_Ref144116949"/>
      <w:r w:rsidRPr="00462199">
        <w:t>If:</w:t>
      </w:r>
      <w:bookmarkEnd w:id="9122"/>
    </w:p>
    <w:p w14:paraId="7EEB2823" w14:textId="77777777" w:rsidR="00D179D6" w:rsidRPr="00462199" w:rsidRDefault="00D179D6" w:rsidP="00AE7AFD">
      <w:pPr>
        <w:pStyle w:val="SH3Ashurst"/>
      </w:pPr>
      <w:bookmarkStart w:id="9123" w:name="_Ref144116950"/>
      <w:r w:rsidRPr="00462199">
        <w:t>the GRP Dispute Threshold Criterion is met in respect of any GRP Dispute; and</w:t>
      </w:r>
      <w:bookmarkEnd w:id="9123"/>
    </w:p>
    <w:p w14:paraId="1E6FC545" w14:textId="093E0DF3" w:rsidR="00D179D6" w:rsidRPr="00462199" w:rsidRDefault="00D179D6" w:rsidP="00AE7AFD">
      <w:pPr>
        <w:pStyle w:val="SH3Ashurst"/>
      </w:pPr>
      <w:bookmarkStart w:id="9124" w:name="_Ref144116951"/>
      <w:r w:rsidRPr="00462199">
        <w:t xml:space="preserve">the relevant GRP Dispute complies with paragraph </w:t>
      </w:r>
      <w:r>
        <w:fldChar w:fldCharType="begin"/>
      </w:r>
      <w:r>
        <w:instrText xml:space="preserve"> REF _Ref144116943 \w \h </w:instrText>
      </w:r>
      <w:r>
        <w:fldChar w:fldCharType="separate"/>
      </w:r>
      <w:del w:id="9125" w:author="Faqir, Sofia (Energy Security)" w:date="2023-11-12T19:47:00Z">
        <w:r w:rsidR="00E473FC">
          <w:delText>2.4</w:delText>
        </w:r>
      </w:del>
      <w:r>
        <w:fldChar w:fldCharType="end"/>
      </w:r>
      <w:r w:rsidRPr="00462199">
        <w:t xml:space="preserve"> (</w:t>
      </w:r>
      <w:r w:rsidRPr="00462199">
        <w:rPr>
          <w:i/>
        </w:rPr>
        <w:t>Permitted bases of Dispute: GRP Principles Review</w:t>
      </w:r>
      <w:r w:rsidRPr="00462199">
        <w:t>),</w:t>
      </w:r>
      <w:bookmarkEnd w:id="9124"/>
    </w:p>
    <w:p w14:paraId="40EFB9F7" w14:textId="2CA9D75B" w:rsidR="00D179D6" w:rsidRPr="00462199" w:rsidRDefault="00D179D6" w:rsidP="005B3BB9">
      <w:pPr>
        <w:pStyle w:val="B12Ashurst"/>
      </w:pPr>
      <w:r w:rsidRPr="00462199">
        <w:t xml:space="preserve">then such GRP Dispute shall be finally resolved in accordance with paragraph </w:t>
      </w:r>
      <w:r>
        <w:fldChar w:fldCharType="begin"/>
      </w:r>
      <w:r>
        <w:instrText xml:space="preserve"> REF _Ref144116952 \w \h </w:instrText>
      </w:r>
      <w:r>
        <w:fldChar w:fldCharType="separate"/>
      </w:r>
      <w:del w:id="9126" w:author="Faqir, Sofia (Energy Security)" w:date="2023-11-12T19:47:00Z">
        <w:r w:rsidR="00E473FC">
          <w:delText>2.6</w:delText>
        </w:r>
      </w:del>
      <w:r>
        <w:fldChar w:fldCharType="end"/>
      </w:r>
      <w:r w:rsidRPr="00462199">
        <w:t xml:space="preserve"> (</w:t>
      </w:r>
      <w:r w:rsidRPr="00462199">
        <w:rPr>
          <w:i/>
        </w:rPr>
        <w:t>Resolution of valid GRP Disputes</w:t>
      </w:r>
      <w:r w:rsidRPr="00462199">
        <w:t>).</w:t>
      </w:r>
    </w:p>
    <w:p w14:paraId="47BE00A9" w14:textId="0AB77AC1" w:rsidR="00D179D6" w:rsidRPr="00462199" w:rsidRDefault="00D179D6" w:rsidP="00AE7AFD">
      <w:pPr>
        <w:pStyle w:val="SH2Ashurst"/>
      </w:pPr>
      <w:bookmarkStart w:id="9127" w:name="_Ref144116952"/>
      <w:r w:rsidRPr="00462199">
        <w:t xml:space="preserve">If paragraph </w:t>
      </w:r>
      <w:r>
        <w:fldChar w:fldCharType="begin"/>
      </w:r>
      <w:r>
        <w:instrText xml:space="preserve"> REF _Ref144116949 \w \h </w:instrText>
      </w:r>
      <w:r>
        <w:fldChar w:fldCharType="separate"/>
      </w:r>
      <w:del w:id="9128" w:author="Faqir, Sofia (Energy Security)" w:date="2023-11-12T19:47:00Z">
        <w:r w:rsidR="00E473FC">
          <w:delText>2.5</w:delText>
        </w:r>
      </w:del>
      <w:r>
        <w:fldChar w:fldCharType="end"/>
      </w:r>
      <w:r w:rsidRPr="00462199">
        <w:t xml:space="preserve"> applies to any GRP Dispute:</w:t>
      </w:r>
      <w:bookmarkEnd w:id="9127"/>
    </w:p>
    <w:p w14:paraId="5F2C3B9E" w14:textId="3BECF689" w:rsidR="00D179D6" w:rsidRPr="00462199" w:rsidRDefault="007248B2" w:rsidP="00AE7AFD">
      <w:pPr>
        <w:pStyle w:val="SH3Ashurst"/>
      </w:pPr>
      <w:bookmarkStart w:id="9129" w:name="_Ref144116953"/>
      <w:r w:rsidRPr="007248B2">
        <w:t>Condition</w:t>
      </w:r>
      <w:r w:rsidR="00D179D6" w:rsidRPr="00462199">
        <w:t xml:space="preserve"> </w:t>
      </w:r>
      <w:r w:rsidR="006E6179">
        <w:fldChar w:fldCharType="begin"/>
      </w:r>
      <w:r w:rsidR="006E6179">
        <w:instrText xml:space="preserve"> REF _Ref144484492 \n \h </w:instrText>
      </w:r>
      <w:r w:rsidR="006E6179">
        <w:fldChar w:fldCharType="separate"/>
      </w:r>
      <w:del w:id="9130" w:author="Faqir, Sofia (Energy Security)" w:date="2023-11-12T19:47:00Z">
        <w:r w:rsidR="00E473FC">
          <w:delText>59</w:delText>
        </w:r>
      </w:del>
      <w:r w:rsidR="006E6179">
        <w:fldChar w:fldCharType="end"/>
      </w:r>
      <w:r w:rsidR="00D179D6" w:rsidRPr="00462199">
        <w:t xml:space="preserve"> (</w:t>
      </w:r>
      <w:r w:rsidR="00D179D6" w:rsidRPr="00462199">
        <w:rPr>
          <w:i/>
        </w:rPr>
        <w:t>Resolution by Senior Representatives</w:t>
      </w:r>
      <w:r w:rsidR="00D179D6" w:rsidRPr="00462199">
        <w:t>) shall not apply to such GRP Dispute;</w:t>
      </w:r>
      <w:bookmarkEnd w:id="9129"/>
    </w:p>
    <w:p w14:paraId="3EF80FA3" w14:textId="77777777" w:rsidR="00D179D6" w:rsidRPr="00462199" w:rsidRDefault="00D179D6" w:rsidP="00AE7AFD">
      <w:pPr>
        <w:pStyle w:val="SH3Ashurst"/>
      </w:pPr>
      <w:bookmarkStart w:id="9131" w:name="_Ref144116954"/>
      <w:r w:rsidRPr="00462199">
        <w:t>no agreement between the Producer and the LCHA Counterparty to settle the relevant GRP Dispute shall be valid and binding unless such resolution is agreed with all LCHA Producers;</w:t>
      </w:r>
      <w:bookmarkEnd w:id="9131"/>
    </w:p>
    <w:p w14:paraId="4D7CC7FD" w14:textId="77777777" w:rsidR="00D179D6" w:rsidRPr="00462199" w:rsidRDefault="00D179D6" w:rsidP="00AE7AFD">
      <w:pPr>
        <w:pStyle w:val="SH3Ashurst"/>
      </w:pPr>
      <w:bookmarkStart w:id="9132" w:name="_Ref144116955"/>
      <w:r w:rsidRPr="00462199">
        <w:t>the Arbitration Procedure shall not apply to such GRP Dispute;</w:t>
      </w:r>
      <w:bookmarkEnd w:id="9132"/>
    </w:p>
    <w:p w14:paraId="471124B4" w14:textId="0CBAB6FF" w:rsidR="00D179D6" w:rsidRPr="00462199" w:rsidRDefault="00D179D6" w:rsidP="00AE7AFD">
      <w:pPr>
        <w:pStyle w:val="SH3Ashurst"/>
      </w:pPr>
      <w:bookmarkStart w:id="9133" w:name="_Ref144116956"/>
      <w:r w:rsidRPr="00462199">
        <w:lastRenderedPageBreak/>
        <w:t xml:space="preserve">the Producer agrees not to raise any objection to the consolidation of such GRP Dispute in accordance with </w:t>
      </w:r>
      <w:r w:rsidR="007248B2" w:rsidRPr="007248B2">
        <w:t>Condition</w:t>
      </w:r>
      <w:r w:rsidRPr="00462199">
        <w:t xml:space="preserve"> </w:t>
      </w:r>
      <w:r w:rsidR="006E6179">
        <w:fldChar w:fldCharType="begin"/>
      </w:r>
      <w:r w:rsidR="006E6179">
        <w:instrText xml:space="preserve"> REF _Ref144484511 \n \h </w:instrText>
      </w:r>
      <w:r w:rsidR="006E6179">
        <w:fldChar w:fldCharType="separate"/>
      </w:r>
      <w:del w:id="9134" w:author="Faqir, Sofia (Energy Security)" w:date="2023-11-12T19:47:00Z">
        <w:r w:rsidR="00E473FC">
          <w:delText>62</w:delText>
        </w:r>
      </w:del>
      <w:r w:rsidR="006E6179">
        <w:fldChar w:fldCharType="end"/>
      </w:r>
      <w:r w:rsidRPr="00462199">
        <w:t xml:space="preserve"> (</w:t>
      </w:r>
      <w:r w:rsidRPr="00462199">
        <w:rPr>
          <w:i/>
        </w:rPr>
        <w:t>Consolidation of Connected Disputes</w:t>
      </w:r>
      <w:r w:rsidRPr="00462199">
        <w:t>);</w:t>
      </w:r>
      <w:bookmarkEnd w:id="9133"/>
    </w:p>
    <w:p w14:paraId="77B9E787" w14:textId="77777777" w:rsidR="00D179D6" w:rsidRPr="00462199" w:rsidRDefault="00D179D6" w:rsidP="00AE7AFD">
      <w:pPr>
        <w:pStyle w:val="SH3Ashurst"/>
      </w:pPr>
      <w:bookmarkStart w:id="9135" w:name="_Ref144116957"/>
      <w:r w:rsidRPr="00462199">
        <w:t>the Expert Determination Procedure shall apply to such GRP Dispute on the basis that:</w:t>
      </w:r>
      <w:bookmarkEnd w:id="9135"/>
    </w:p>
    <w:p w14:paraId="31F41397" w14:textId="720B0437" w:rsidR="00D179D6" w:rsidRPr="00462199" w:rsidRDefault="00D179D6" w:rsidP="00AE7AFD">
      <w:pPr>
        <w:pStyle w:val="SH4Ashurst"/>
      </w:pPr>
      <w:bookmarkStart w:id="9136" w:name="_Ref144116958"/>
      <w:r w:rsidRPr="00462199">
        <w:t xml:space="preserve">(if the GRP Expert Appointment Threshold is met) the LCHA Counterparty shall be deemed to have satisfied the requirements of, and to have given an Expert Determination Notice pursuant to, </w:t>
      </w:r>
      <w:r w:rsidR="007248B2" w:rsidRPr="007248B2">
        <w:t>Condition</w:t>
      </w:r>
      <w:r w:rsidRPr="00462199">
        <w:t xml:space="preserve"> </w:t>
      </w:r>
      <w:r w:rsidR="00403C4A">
        <w:fldChar w:fldCharType="begin"/>
      </w:r>
      <w:r w:rsidR="00403C4A">
        <w:instrText xml:space="preserve"> REF _Ref144114939 \n \h </w:instrText>
      </w:r>
      <w:r w:rsidR="00403C4A">
        <w:fldChar w:fldCharType="separate"/>
      </w:r>
      <w:del w:id="9137" w:author="Faqir, Sofia (Energy Security)" w:date="2023-11-12T19:47:00Z">
        <w:r w:rsidR="00E473FC">
          <w:delText>60.1</w:delText>
        </w:r>
      </w:del>
      <w:r w:rsidR="00403C4A">
        <w:fldChar w:fldCharType="end"/>
      </w:r>
      <w:r w:rsidRPr="00462199">
        <w:t xml:space="preserve"> (</w:t>
      </w:r>
      <w:r w:rsidRPr="00462199">
        <w:rPr>
          <w:i/>
        </w:rPr>
        <w:t>Expert Determination Procedure</w:t>
      </w:r>
      <w:r w:rsidRPr="00462199">
        <w:t>) and the Parties will be deemed to have agreed to both the identity and the terms of reference of the Proposed GRP Expert;</w:t>
      </w:r>
      <w:bookmarkEnd w:id="9136"/>
    </w:p>
    <w:p w14:paraId="7BA050E8" w14:textId="77777777" w:rsidR="00D179D6" w:rsidRPr="00462199" w:rsidRDefault="00D179D6" w:rsidP="00AE7AFD">
      <w:pPr>
        <w:pStyle w:val="SH4Ashurst"/>
      </w:pPr>
      <w:bookmarkStart w:id="9138" w:name="_Ref144116959"/>
      <w:r w:rsidRPr="00462199">
        <w:t>(if the GRP Expert Appointment Threshold is not met):</w:t>
      </w:r>
      <w:bookmarkEnd w:id="9138"/>
    </w:p>
    <w:p w14:paraId="504CD84E" w14:textId="77777777" w:rsidR="00D179D6" w:rsidRPr="00462199" w:rsidRDefault="00D179D6" w:rsidP="00AE7AFD">
      <w:pPr>
        <w:pStyle w:val="SH5Ashurst"/>
      </w:pPr>
      <w:bookmarkStart w:id="9139" w:name="_Ref144116960"/>
      <w:r w:rsidRPr="00462199">
        <w:t>the LCHA Counterparty may, within ten (10) Business Days, either:</w:t>
      </w:r>
      <w:bookmarkEnd w:id="9139"/>
    </w:p>
    <w:p w14:paraId="2F130446" w14:textId="0F27815E" w:rsidR="00D179D6" w:rsidRPr="00462199" w:rsidRDefault="00D179D6" w:rsidP="00AE7AFD">
      <w:pPr>
        <w:pStyle w:val="SH7Ashurst"/>
        <w:tabs>
          <w:tab w:val="left" w:pos="3277"/>
        </w:tabs>
        <w:ind w:left="3277"/>
      </w:pPr>
      <w:bookmarkStart w:id="9140" w:name="_Ref144116961"/>
      <w:r w:rsidRPr="00462199">
        <w:t xml:space="preserve">make an alternative proposal as to the identity of an Expert to determine the GRP Dispute, in which case paragraphs </w:t>
      </w:r>
      <w:r>
        <w:fldChar w:fldCharType="begin"/>
      </w:r>
      <w:r>
        <w:instrText xml:space="preserve"> REF _Ref144116940 \w \h </w:instrText>
      </w:r>
      <w:r>
        <w:fldChar w:fldCharType="separate"/>
      </w:r>
      <w:del w:id="9141" w:author="Faqir, Sofia (Energy Security)" w:date="2023-11-12T19:47:00Z">
        <w:r w:rsidR="00E473FC">
          <w:delText>2.3(A)</w:delText>
        </w:r>
      </w:del>
      <w:r>
        <w:fldChar w:fldCharType="end"/>
      </w:r>
      <w:r w:rsidRPr="00462199">
        <w:t xml:space="preserve"> and </w:t>
      </w:r>
      <w:r>
        <w:rPr>
          <w:color w:val="000000"/>
          <w:cs/>
        </w:rPr>
        <w:fldChar w:fldCharType="begin"/>
      </w:r>
      <w:r>
        <w:instrText xml:space="preserve"> REF _Ref144116958 \w \h </w:instrText>
      </w:r>
      <w:r>
        <w:rPr>
          <w:color w:val="000000"/>
          <w:cs/>
        </w:rPr>
      </w:r>
      <w:r>
        <w:rPr>
          <w:color w:val="000000"/>
          <w:cs/>
        </w:rPr>
        <w:fldChar w:fldCharType="separate"/>
      </w:r>
      <w:del w:id="9142" w:author="Faqir, Sofia (Energy Security)" w:date="2023-11-12T19:47:00Z">
        <w:r w:rsidR="00E473FC">
          <w:delText>2.6(E)(i)</w:delText>
        </w:r>
      </w:del>
      <w:r>
        <w:rPr>
          <w:color w:val="000000"/>
          <w:cs/>
        </w:rPr>
        <w:fldChar w:fldCharType="end"/>
      </w:r>
      <w:r w:rsidRPr="00462199">
        <w:t xml:space="preserve">, and this paragraph </w:t>
      </w:r>
      <w:r>
        <w:fldChar w:fldCharType="begin"/>
      </w:r>
      <w:r>
        <w:instrText xml:space="preserve"> REF _Ref144116961 \w \h </w:instrText>
      </w:r>
      <w:r>
        <w:fldChar w:fldCharType="separate"/>
      </w:r>
      <w:del w:id="9143" w:author="Faqir, Sofia (Energy Security)" w:date="2023-11-12T19:47:00Z">
        <w:r w:rsidR="00E473FC">
          <w:delText>2.6(E)(ii)(a)(1)</w:delText>
        </w:r>
      </w:del>
      <w:r>
        <w:fldChar w:fldCharType="end"/>
      </w:r>
      <w:r w:rsidRPr="00462199">
        <w:t>, shall apply to such proposed Expert as if that Expert were a Proposed GRP Expert; or</w:t>
      </w:r>
      <w:bookmarkEnd w:id="9140"/>
    </w:p>
    <w:p w14:paraId="0797C667" w14:textId="799AADF7" w:rsidR="00D179D6" w:rsidRPr="00462199" w:rsidRDefault="00D179D6" w:rsidP="00AE7AFD">
      <w:pPr>
        <w:pStyle w:val="SH7Ashurst"/>
        <w:tabs>
          <w:tab w:val="left" w:pos="3277"/>
        </w:tabs>
        <w:ind w:left="3277"/>
      </w:pPr>
      <w:bookmarkStart w:id="9144" w:name="_Ref144116962"/>
      <w:r w:rsidRPr="00462199">
        <w:t xml:space="preserve">request the LCIA to nominate an Expert for the purposes of determining the GRP Dispute in accordance with </w:t>
      </w:r>
      <w:r w:rsidR="007248B2" w:rsidRPr="007248B2">
        <w:t>Condition</w:t>
      </w:r>
      <w:r w:rsidRPr="00462199">
        <w:t xml:space="preserve"> </w:t>
      </w:r>
      <w:r w:rsidR="00403C4A">
        <w:fldChar w:fldCharType="begin"/>
      </w:r>
      <w:r w:rsidR="00403C4A">
        <w:instrText xml:space="preserve"> REF _Ref144114946 \n \h </w:instrText>
      </w:r>
      <w:r w:rsidR="00403C4A">
        <w:fldChar w:fldCharType="separate"/>
      </w:r>
      <w:del w:id="9145" w:author="Faqir, Sofia (Energy Security)" w:date="2023-11-12T19:47:00Z">
        <w:r w:rsidR="00E473FC">
          <w:delText>60.4</w:delText>
        </w:r>
      </w:del>
      <w:r w:rsidR="00403C4A">
        <w:fldChar w:fldCharType="end"/>
      </w:r>
      <w:r w:rsidRPr="00462199">
        <w:t xml:space="preserve"> (</w:t>
      </w:r>
      <w:r w:rsidRPr="00462199">
        <w:rPr>
          <w:i/>
          <w:iCs/>
        </w:rPr>
        <w:t>Expert Determination Procedure</w:t>
      </w:r>
      <w:r w:rsidRPr="00462199">
        <w:t>); and</w:t>
      </w:r>
      <w:bookmarkEnd w:id="9144"/>
    </w:p>
    <w:p w14:paraId="64A31024" w14:textId="3E10CD20" w:rsidR="00D179D6" w:rsidRPr="00462199" w:rsidRDefault="00D179D6" w:rsidP="00AE7AFD">
      <w:pPr>
        <w:pStyle w:val="SH5Ashurst"/>
      </w:pPr>
      <w:bookmarkStart w:id="9146" w:name="_Ref144116963"/>
      <w:r w:rsidRPr="00462199">
        <w:t xml:space="preserve">the terms of reference of the Proposed GRP Expert (or any Expert nominated by the LCIA pursuant to paragraph </w:t>
      </w:r>
      <w:r>
        <w:fldChar w:fldCharType="begin"/>
      </w:r>
      <w:r>
        <w:instrText xml:space="preserve"> REF _Ref144116962 \w \h </w:instrText>
      </w:r>
      <w:r>
        <w:fldChar w:fldCharType="separate"/>
      </w:r>
      <w:del w:id="9147" w:author="Faqir, Sofia (Energy Security)" w:date="2023-11-12T19:47:00Z">
        <w:r w:rsidR="00E473FC">
          <w:delText>2.6(E)(ii)(a)(2)</w:delText>
        </w:r>
      </w:del>
      <w:r>
        <w:fldChar w:fldCharType="end"/>
      </w:r>
      <w:r w:rsidRPr="00462199">
        <w:t>) shall be determined by the LCHA Counterparty in its sole and absolute discretion (having regard to any submissions made to it by any Producer), and shall be binding on the Parties, provided that such terms of reference are sufficiently broad to enable the Expert to determine the GRP Dispute;</w:t>
      </w:r>
      <w:bookmarkEnd w:id="9146"/>
    </w:p>
    <w:p w14:paraId="5EAF3428" w14:textId="6260DD01" w:rsidR="00D179D6" w:rsidRPr="00462199" w:rsidRDefault="00D179D6" w:rsidP="00AE7AFD">
      <w:pPr>
        <w:pStyle w:val="SH4Ashurst"/>
      </w:pPr>
      <w:bookmarkStart w:id="9148" w:name="_Ref144116964"/>
      <w:r w:rsidRPr="00462199">
        <w:t>if the LCHA Counterparty and the LCHA Producers fail to agree on the terms of appointment of the Expert within ten (10) Business Days of the identity of the Expert having been agreed (or deemed to have been agreed) pursuant to paragraph</w:t>
      </w:r>
      <w:r>
        <w:t xml:space="preserve"> </w:t>
      </w:r>
      <w:r>
        <w:fldChar w:fldCharType="begin"/>
      </w:r>
      <w:r>
        <w:instrText xml:space="preserve"> REF _Ref144116958 \w \h </w:instrText>
      </w:r>
      <w:r>
        <w:fldChar w:fldCharType="separate"/>
      </w:r>
      <w:del w:id="9149" w:author="Faqir, Sofia (Energy Security)" w:date="2023-11-12T19:47:00Z">
        <w:r w:rsidR="00E473FC">
          <w:delText>2.6(E)(i)</w:delText>
        </w:r>
      </w:del>
      <w:r>
        <w:fldChar w:fldCharType="end"/>
      </w:r>
      <w:r w:rsidRPr="00462199">
        <w:t xml:space="preserve"> or having been nominated by the LCIA pursuant to paragraph </w:t>
      </w:r>
      <w:r>
        <w:fldChar w:fldCharType="begin"/>
      </w:r>
      <w:r>
        <w:instrText xml:space="preserve"> REF _Ref144116962 \w \h </w:instrText>
      </w:r>
      <w:r>
        <w:fldChar w:fldCharType="separate"/>
      </w:r>
      <w:del w:id="9150" w:author="Faqir, Sofia (Energy Security)" w:date="2023-11-12T19:47:00Z">
        <w:r w:rsidR="00E473FC">
          <w:delText>2.6(E)(ii)(a)(2)</w:delText>
        </w:r>
      </w:del>
      <w:r>
        <w:fldChar w:fldCharType="end"/>
      </w:r>
      <w:r w:rsidRPr="00462199">
        <w:t>, such terms shall be determined by the LCHA Counterparty in its sole and absolute discretion (having regard to any submissions made to it by any LCHA Producer), and shall be binding on the Parties, provided that the terms of appointment comply with the requirements of paragraph</w:t>
      </w:r>
      <w:r>
        <w:t xml:space="preserve"> </w:t>
      </w:r>
      <w:r>
        <w:fldChar w:fldCharType="begin"/>
      </w:r>
      <w:r>
        <w:instrText xml:space="preserve"> REF _Ref144116964 \w \h </w:instrText>
      </w:r>
      <w:r>
        <w:fldChar w:fldCharType="separate"/>
      </w:r>
      <w:del w:id="9151" w:author="Faqir, Sofia (Energy Security)" w:date="2023-11-12T19:47:00Z">
        <w:r w:rsidR="00E473FC">
          <w:delText>2.6(E)(iii)</w:delText>
        </w:r>
      </w:del>
      <w:r>
        <w:fldChar w:fldCharType="end"/>
      </w:r>
      <w:r w:rsidRPr="00462199">
        <w:t xml:space="preserve"> and </w:t>
      </w:r>
      <w:r w:rsidR="007248B2" w:rsidRPr="007248B2">
        <w:t>Condition</w:t>
      </w:r>
      <w:r w:rsidRPr="00462199">
        <w:t xml:space="preserve">s </w:t>
      </w:r>
      <w:r w:rsidR="00403C4A">
        <w:fldChar w:fldCharType="begin"/>
      </w:r>
      <w:r w:rsidR="00403C4A">
        <w:instrText xml:space="preserve"> REF _Ref144114953 \w \h </w:instrText>
      </w:r>
      <w:r w:rsidR="00403C4A">
        <w:fldChar w:fldCharType="separate"/>
      </w:r>
      <w:del w:id="9152" w:author="Faqir, Sofia (Energy Security)" w:date="2023-11-12T19:47:00Z">
        <w:r w:rsidR="00E473FC">
          <w:delText>60.5(A)(ii)(a)</w:delText>
        </w:r>
      </w:del>
      <w:r w:rsidR="00403C4A">
        <w:fldChar w:fldCharType="end"/>
      </w:r>
      <w:r w:rsidRPr="00462199">
        <w:t xml:space="preserve"> and </w:t>
      </w:r>
      <w:r w:rsidR="00403C4A">
        <w:fldChar w:fldCharType="begin"/>
      </w:r>
      <w:r w:rsidR="00403C4A">
        <w:instrText xml:space="preserve"> REF _Ref144114954 \w \h </w:instrText>
      </w:r>
      <w:r w:rsidR="00403C4A">
        <w:fldChar w:fldCharType="separate"/>
      </w:r>
      <w:del w:id="9153" w:author="Faqir, Sofia (Energy Security)" w:date="2023-11-12T19:47:00Z">
        <w:r w:rsidR="00E473FC">
          <w:delText>60.5(A)(ii)(b)</w:delText>
        </w:r>
      </w:del>
      <w:r w:rsidR="00403C4A">
        <w:fldChar w:fldCharType="end"/>
      </w:r>
      <w:r w:rsidRPr="00462199">
        <w:t xml:space="preserve"> (</w:t>
      </w:r>
      <w:r w:rsidRPr="00462199">
        <w:rPr>
          <w:i/>
          <w:iCs/>
        </w:rPr>
        <w:t>Expert Determination Procedure</w:t>
      </w:r>
      <w:r w:rsidRPr="00462199">
        <w:t>);</w:t>
      </w:r>
      <w:bookmarkEnd w:id="9148"/>
    </w:p>
    <w:p w14:paraId="0270BEC6" w14:textId="390B6AFF" w:rsidR="00D179D6" w:rsidRPr="00462199" w:rsidRDefault="007248B2" w:rsidP="00AE7AFD">
      <w:pPr>
        <w:pStyle w:val="SH4Ashurst"/>
      </w:pPr>
      <w:bookmarkStart w:id="9154" w:name="_Ref144116965"/>
      <w:r w:rsidRPr="007248B2">
        <w:t>Condition</w:t>
      </w:r>
      <w:r w:rsidR="00D179D6" w:rsidRPr="00462199">
        <w:t xml:space="preserve"> </w:t>
      </w:r>
      <w:r w:rsidR="00403C4A">
        <w:fldChar w:fldCharType="begin"/>
      </w:r>
      <w:r w:rsidR="00403C4A">
        <w:instrText xml:space="preserve"> REF _Ref144484655 \w \h </w:instrText>
      </w:r>
      <w:r w:rsidR="00403C4A">
        <w:fldChar w:fldCharType="separate"/>
      </w:r>
      <w:del w:id="9155" w:author="Faqir, Sofia (Energy Security)" w:date="2023-11-12T19:47:00Z">
        <w:r w:rsidR="00E473FC">
          <w:delText>60</w:delText>
        </w:r>
      </w:del>
      <w:r w:rsidR="00403C4A">
        <w:fldChar w:fldCharType="end"/>
      </w:r>
      <w:r w:rsidR="00D179D6" w:rsidRPr="00462199">
        <w:t xml:space="preserve"> (</w:t>
      </w:r>
      <w:r w:rsidR="00D179D6" w:rsidRPr="00462199">
        <w:rPr>
          <w:i/>
          <w:iCs/>
        </w:rPr>
        <w:t>Expert Determination Procedure</w:t>
      </w:r>
      <w:r w:rsidR="00D179D6" w:rsidRPr="00462199">
        <w:t>) shall be deemed to have been modified such that the Parties shall use reasonable endeavours to procure that the terms of appointment of the Expert prohibit the Expert from disclosing any Supporting Information disclosed or delivered by:</w:t>
      </w:r>
      <w:bookmarkEnd w:id="9154"/>
    </w:p>
    <w:p w14:paraId="3A53560C" w14:textId="77777777" w:rsidR="00D179D6" w:rsidRPr="00462199" w:rsidRDefault="00D179D6" w:rsidP="00AE7AFD">
      <w:pPr>
        <w:pStyle w:val="SH5Ashurst"/>
      </w:pPr>
      <w:bookmarkStart w:id="9156" w:name="_Ref144116966"/>
      <w:r w:rsidRPr="00462199">
        <w:t>the Producer to the Expert in consequence of, or in respect of, their appointment as the Expert to any other LCHA Producer or the LCHA Counterparty; or</w:t>
      </w:r>
      <w:bookmarkEnd w:id="9156"/>
    </w:p>
    <w:p w14:paraId="2A18D2F8" w14:textId="77777777" w:rsidR="00D179D6" w:rsidRPr="00462199" w:rsidRDefault="00D179D6" w:rsidP="00AE7AFD">
      <w:pPr>
        <w:pStyle w:val="SH5Ashurst"/>
      </w:pPr>
      <w:bookmarkStart w:id="9157" w:name="_Ref144116967"/>
      <w:r w:rsidRPr="00462199">
        <w:t>the LCHA Counterparty in consequence of, or in respect of, their appointment as the Expert to any LCHA Producer (including the Producer);</w:t>
      </w:r>
      <w:bookmarkEnd w:id="9157"/>
    </w:p>
    <w:p w14:paraId="15623EF3" w14:textId="77777777" w:rsidR="00D179D6" w:rsidRPr="00462199" w:rsidRDefault="00D179D6" w:rsidP="00AE7AFD">
      <w:pPr>
        <w:pStyle w:val="SH4Ashurst"/>
      </w:pPr>
      <w:bookmarkStart w:id="9158" w:name="_Ref144116968"/>
      <w:r w:rsidRPr="00462199">
        <w:lastRenderedPageBreak/>
        <w:t>the Expert will be instructed, in establishing or modifying the procedure for the determination of the GRP Dispute, to afford the Producer an opportunity to make submissions in respect of the GRP Dispute irrespective of whether or not the Producer is a GRP Dispute Producer;</w:t>
      </w:r>
      <w:bookmarkEnd w:id="9158"/>
    </w:p>
    <w:p w14:paraId="7515B55C" w14:textId="0ADA6992" w:rsidR="00D179D6" w:rsidRPr="00462199" w:rsidRDefault="00D179D6" w:rsidP="00AE7AFD">
      <w:pPr>
        <w:pStyle w:val="SH4Ashurst"/>
      </w:pPr>
      <w:bookmarkStart w:id="9159" w:name="_Ref144116969"/>
      <w:r w:rsidRPr="00462199">
        <w:t xml:space="preserve">if the circumstances described in </w:t>
      </w:r>
      <w:r w:rsidR="007248B2" w:rsidRPr="007248B2">
        <w:t>Condition</w:t>
      </w:r>
      <w:r w:rsidRPr="00462199">
        <w:t xml:space="preserve"> </w:t>
      </w:r>
      <w:r w:rsidR="00403C4A">
        <w:fldChar w:fldCharType="begin"/>
      </w:r>
      <w:r w:rsidR="00403C4A">
        <w:instrText xml:space="preserve"> REF _Ref144114979 \w \h </w:instrText>
      </w:r>
      <w:r w:rsidR="00403C4A">
        <w:fldChar w:fldCharType="separate"/>
      </w:r>
      <w:del w:id="9160" w:author="Faqir, Sofia (Energy Security)" w:date="2023-11-12T19:47:00Z">
        <w:r w:rsidR="00E473FC">
          <w:delText>60.8</w:delText>
        </w:r>
      </w:del>
      <w:r w:rsidR="00403C4A">
        <w:fldChar w:fldCharType="end"/>
      </w:r>
      <w:r w:rsidRPr="00462199">
        <w:t xml:space="preserve"> (</w:t>
      </w:r>
      <w:r w:rsidRPr="00462199">
        <w:rPr>
          <w:i/>
          <w:iCs/>
        </w:rPr>
        <w:t>Expert Determination Procedure</w:t>
      </w:r>
      <w:r w:rsidRPr="00462199">
        <w:t xml:space="preserve">) arise, paragraphs </w:t>
      </w:r>
      <w:r>
        <w:fldChar w:fldCharType="begin"/>
      </w:r>
      <w:r>
        <w:instrText xml:space="preserve"> REF _Ref144116940 \w \h </w:instrText>
      </w:r>
      <w:r>
        <w:fldChar w:fldCharType="separate"/>
      </w:r>
      <w:del w:id="9161" w:author="Faqir, Sofia (Energy Security)" w:date="2023-11-12T19:47:00Z">
        <w:r w:rsidR="00E473FC">
          <w:delText>2.3(A)</w:delText>
        </w:r>
      </w:del>
      <w:r>
        <w:fldChar w:fldCharType="end"/>
      </w:r>
      <w:r w:rsidRPr="00462199">
        <w:t>,</w:t>
      </w:r>
      <w:r>
        <w:t xml:space="preserve"> </w:t>
      </w:r>
      <w:r>
        <w:fldChar w:fldCharType="begin"/>
      </w:r>
      <w:r>
        <w:instrText xml:space="preserve"> REF _Ref144116958 \w \h </w:instrText>
      </w:r>
      <w:r>
        <w:fldChar w:fldCharType="separate"/>
      </w:r>
      <w:del w:id="9162" w:author="Faqir, Sofia (Energy Security)" w:date="2023-11-12T19:47:00Z">
        <w:r w:rsidR="00E473FC">
          <w:delText>2.6(E)(i)</w:delText>
        </w:r>
      </w:del>
      <w:r>
        <w:fldChar w:fldCharType="end"/>
      </w:r>
      <w:r w:rsidRPr="00462199">
        <w:t xml:space="preserve"> and</w:t>
      </w:r>
      <w:r>
        <w:t xml:space="preserve"> </w:t>
      </w:r>
      <w:r>
        <w:fldChar w:fldCharType="begin"/>
      </w:r>
      <w:r>
        <w:instrText xml:space="preserve"> REF _Ref144116959 \w \h </w:instrText>
      </w:r>
      <w:r>
        <w:fldChar w:fldCharType="separate"/>
      </w:r>
      <w:del w:id="9163" w:author="Faqir, Sofia (Energy Security)" w:date="2023-11-12T19:47:00Z">
        <w:r w:rsidR="00E473FC">
          <w:delText>2.6(E)(ii)</w:delText>
        </w:r>
      </w:del>
      <w:r>
        <w:fldChar w:fldCharType="end"/>
      </w:r>
      <w:r w:rsidRPr="00462199">
        <w:t xml:space="preserve"> shall apply, with the necessary modifications, to the appointment of a replacement Expert;</w:t>
      </w:r>
      <w:bookmarkEnd w:id="9159"/>
    </w:p>
    <w:p w14:paraId="5CDB7664" w14:textId="7810C8F2" w:rsidR="00D179D6" w:rsidRPr="00462199" w:rsidRDefault="00D179D6" w:rsidP="00AE7AFD">
      <w:pPr>
        <w:pStyle w:val="SH4Ashurst"/>
      </w:pPr>
      <w:bookmarkStart w:id="9164" w:name="_Ref144116970"/>
      <w:r w:rsidRPr="00462199">
        <w:t xml:space="preserve">for the purposes of </w:t>
      </w:r>
      <w:r w:rsidR="007248B2" w:rsidRPr="007248B2">
        <w:t>Condition</w:t>
      </w:r>
      <w:r w:rsidRPr="00462199">
        <w:t xml:space="preserve"> </w:t>
      </w:r>
      <w:r w:rsidR="00403C4A">
        <w:fldChar w:fldCharType="begin"/>
      </w:r>
      <w:r w:rsidR="00403C4A">
        <w:instrText xml:space="preserve"> REF _Ref144114983 \w \h </w:instrText>
      </w:r>
      <w:r w:rsidR="00403C4A">
        <w:fldChar w:fldCharType="separate"/>
      </w:r>
      <w:del w:id="9165" w:author="Faqir, Sofia (Energy Security)" w:date="2023-11-12T19:47:00Z">
        <w:r w:rsidR="00E473FC">
          <w:delText>60.12</w:delText>
        </w:r>
      </w:del>
      <w:r w:rsidR="00403C4A">
        <w:fldChar w:fldCharType="end"/>
      </w:r>
      <w:r w:rsidRPr="00462199">
        <w:t xml:space="preserve"> (</w:t>
      </w:r>
      <w:r w:rsidRPr="00462199">
        <w:rPr>
          <w:i/>
          <w:iCs/>
        </w:rPr>
        <w:t>Expert Determination Procedure</w:t>
      </w:r>
      <w:r w:rsidRPr="00462199">
        <w:t>), the Expert shall be: (i) required to include in their determination provision for the allocation of their fees and the costs and expenses of the LCHA Counterparty among each of the GRP Dispute Producers in such manner as the Expert, in their absolute discretion, determines is fair and equitable if the Expert makes a determination against the GRP Dispute Producers; and (ii) permitted to allocate their fees and the costs and expenses of the LCHA Counterparty in such manner as the Expert determines is fair and equitable if the Expert makes a determination in favour of the GRP Dispute Producers; and</w:t>
      </w:r>
      <w:bookmarkEnd w:id="9164"/>
    </w:p>
    <w:p w14:paraId="6A59D0CA" w14:textId="77777777" w:rsidR="00D179D6" w:rsidRPr="00462199" w:rsidRDefault="00D179D6" w:rsidP="00AE7AFD">
      <w:pPr>
        <w:pStyle w:val="SH4Ashurst"/>
      </w:pPr>
      <w:bookmarkStart w:id="9166" w:name="_Ref144116971"/>
      <w:r w:rsidRPr="00462199">
        <w:t>the Expert shall, notwithstanding any other provision of the Expert Determination Procedure, be instructed to reach a determination which is to be applied to all UKLCH Programme LCHAs;</w:t>
      </w:r>
      <w:bookmarkEnd w:id="9166"/>
    </w:p>
    <w:p w14:paraId="12ABB5E5" w14:textId="77777777" w:rsidR="00D179D6" w:rsidRPr="00462199" w:rsidRDefault="00D179D6" w:rsidP="00AE7AFD">
      <w:pPr>
        <w:pStyle w:val="SH3Ashurst"/>
      </w:pPr>
      <w:bookmarkStart w:id="9167" w:name="_Ref144116972"/>
      <w:r w:rsidRPr="00462199">
        <w:t>the Producer acknowledges and agrees that the determination of the Expert in any GRP Dispute shall be applied to all UKLCH Programme LCHAs, irrespective of whether the Producer was a party to the GRP Dispute giving rise to that determination;</w:t>
      </w:r>
      <w:bookmarkEnd w:id="9167"/>
    </w:p>
    <w:p w14:paraId="606DC3DE" w14:textId="7EA484F2" w:rsidR="00D179D6" w:rsidRPr="00462199" w:rsidRDefault="00D179D6" w:rsidP="00AE7AFD">
      <w:pPr>
        <w:pStyle w:val="SH3Ashurst"/>
      </w:pPr>
      <w:bookmarkStart w:id="9168" w:name="_Ref144116973"/>
      <w:r w:rsidRPr="00462199">
        <w:t xml:space="preserve">if the GRP Dispute falls within paragraph </w:t>
      </w:r>
      <w:r>
        <w:fldChar w:fldCharType="begin"/>
      </w:r>
      <w:r>
        <w:instrText xml:space="preserve"> REF _Ref144116944 \w \h </w:instrText>
      </w:r>
      <w:r>
        <w:fldChar w:fldCharType="separate"/>
      </w:r>
      <w:del w:id="9169" w:author="Faqir, Sofia (Energy Security)" w:date="2023-11-12T19:47:00Z">
        <w:r w:rsidR="00E473FC">
          <w:delText>2.4(A)</w:delText>
        </w:r>
      </w:del>
      <w:r>
        <w:fldChar w:fldCharType="end"/>
      </w:r>
      <w:r w:rsidRPr="00462199">
        <w:t xml:space="preserve">, </w:t>
      </w:r>
      <w:r>
        <w:fldChar w:fldCharType="begin"/>
      </w:r>
      <w:r>
        <w:instrText xml:space="preserve"> REF _Ref144116945 \w \h </w:instrText>
      </w:r>
      <w:r>
        <w:fldChar w:fldCharType="separate"/>
      </w:r>
      <w:del w:id="9170" w:author="Faqir, Sofia (Energy Security)" w:date="2023-11-12T19:47:00Z">
        <w:r w:rsidR="00E473FC">
          <w:delText>2.4(B)</w:delText>
        </w:r>
      </w:del>
      <w:r>
        <w:fldChar w:fldCharType="end"/>
      </w:r>
      <w:r w:rsidRPr="00462199">
        <w:t xml:space="preserve"> or </w:t>
      </w:r>
      <w:r>
        <w:fldChar w:fldCharType="begin"/>
      </w:r>
      <w:r>
        <w:instrText xml:space="preserve"> REF _Ref144116947 \w \h </w:instrText>
      </w:r>
      <w:r>
        <w:fldChar w:fldCharType="separate"/>
      </w:r>
      <w:del w:id="9171" w:author="Faqir, Sofia (Energy Security)" w:date="2023-11-12T19:47:00Z">
        <w:r w:rsidR="00E473FC">
          <w:delText>2.4(C)(i)</w:delText>
        </w:r>
      </w:del>
      <w:r>
        <w:fldChar w:fldCharType="end"/>
      </w:r>
      <w:r w:rsidRPr="00462199">
        <w:t xml:space="preserve"> (</w:t>
      </w:r>
      <w:r w:rsidRPr="00462199">
        <w:rPr>
          <w:i/>
          <w:iCs/>
        </w:rPr>
        <w:t>Permitted bases of Dispute: GRP Principles Review</w:t>
      </w:r>
      <w:r w:rsidRPr="00462199">
        <w:t>), the Expert shall be instructed to determine whether the GRP Mechanism Amendments contravene the GRP Principles (or such of the GRP Principles as were specified by the LCHA Counterparty as being complied with by virtue of the proposed implementation of the GRP Mechanism Amendments) and, if the Expert finds in favour of the Producer, to include within their determination: (i) a GRP Mechanism Amendment which will comply with all of the GRP Principles; or (ii) (if the Expert considers that it is not possible to effect any GRP Mechanism Amendment in a manner which will be compliant with all of the GRP Principles) the GRP Mechanism Amendment which will comply with the greatest number of GRP Principles in accordance with the GRP Principles Prioritisation;</w:t>
      </w:r>
      <w:bookmarkEnd w:id="9168"/>
    </w:p>
    <w:p w14:paraId="6E0005E5" w14:textId="088D2D7B" w:rsidR="00D179D6" w:rsidRPr="00462199" w:rsidRDefault="00D179D6" w:rsidP="00AE7AFD">
      <w:pPr>
        <w:pStyle w:val="SH3Ashurst"/>
      </w:pPr>
      <w:bookmarkStart w:id="9172" w:name="_Ref144116974"/>
      <w:r w:rsidRPr="00462199">
        <w:t xml:space="preserve">if the GRP Dispute falls within paragraph </w:t>
      </w:r>
      <w:r>
        <w:fldChar w:fldCharType="begin"/>
      </w:r>
      <w:r>
        <w:instrText xml:space="preserve"> REF _Ref144116948 \w \h </w:instrText>
      </w:r>
      <w:r>
        <w:fldChar w:fldCharType="separate"/>
      </w:r>
      <w:del w:id="9173" w:author="Faqir, Sofia (Energy Security)" w:date="2023-11-12T19:47:00Z">
        <w:r w:rsidR="00E473FC">
          <w:delText>2.4(C)(ii)</w:delText>
        </w:r>
      </w:del>
      <w:r>
        <w:fldChar w:fldCharType="end"/>
      </w:r>
      <w:r w:rsidRPr="00462199">
        <w:t xml:space="preserve"> (</w:t>
      </w:r>
      <w:r w:rsidRPr="00462199">
        <w:rPr>
          <w:i/>
          <w:iCs/>
        </w:rPr>
        <w:t>Permitted bases of Dispute: GRP Principles Review</w:t>
      </w:r>
      <w:r w:rsidRPr="00462199">
        <w:t>), the Expert shall be instructed to determine whether the GRP Mechanism Amendments proposed by the Producer would result in compliance with a greater number of GRP Principles (in accordance with the GRP Principles Prioritisation) than the GRP Mechanism Amendments contained within the GRP Principles Review Proposals and, if the Expert finds in favour of the Producer, to stipulate the GRP Mechanism Amendments which will comply with the greatest number of GRP Principles in accordance with the GRP Principles Prioritisation; and</w:t>
      </w:r>
      <w:bookmarkEnd w:id="9172"/>
    </w:p>
    <w:p w14:paraId="11EF11C3" w14:textId="1879E5D4" w:rsidR="00D179D6" w:rsidRPr="00462199" w:rsidRDefault="00D179D6" w:rsidP="00AE7AFD">
      <w:pPr>
        <w:pStyle w:val="SH3Ashurst"/>
      </w:pPr>
      <w:bookmarkStart w:id="9174" w:name="_Ref144116975"/>
      <w:r w:rsidRPr="00462199">
        <w:t xml:space="preserve">notwithstanding paragraphs </w:t>
      </w:r>
      <w:r>
        <w:fldChar w:fldCharType="begin"/>
      </w:r>
      <w:r>
        <w:instrText xml:space="preserve"> REF _Ref144116972 \n \h </w:instrText>
      </w:r>
      <w:r>
        <w:fldChar w:fldCharType="separate"/>
      </w:r>
      <w:del w:id="9175" w:author="Faqir, Sofia (Energy Security)" w:date="2023-11-12T19:47:00Z">
        <w:r w:rsidR="00E473FC">
          <w:delText>F)</w:delText>
        </w:r>
      </w:del>
      <w:r>
        <w:fldChar w:fldCharType="end"/>
      </w:r>
      <w:r w:rsidRPr="00462199">
        <w:t xml:space="preserve"> and </w:t>
      </w:r>
      <w:r>
        <w:fldChar w:fldCharType="begin"/>
      </w:r>
      <w:r>
        <w:instrText xml:space="preserve"> REF _Ref144116973 \n \h </w:instrText>
      </w:r>
      <w:r>
        <w:fldChar w:fldCharType="separate"/>
      </w:r>
      <w:del w:id="9176" w:author="Faqir, Sofia (Energy Security)" w:date="2023-11-12T19:47:00Z">
        <w:r w:rsidR="00E473FC">
          <w:delText>G)</w:delText>
        </w:r>
      </w:del>
      <w:r>
        <w:fldChar w:fldCharType="end"/>
      </w:r>
      <w:r w:rsidRPr="00462199">
        <w:t xml:space="preserve">, the Expert shall not be permitted to include within their determination any alternative GRP Mechanism Amendments to those contained within the GRP Principles Review Proposals unless such proposals contravene one (1) or more principles and the Expert has determined that there is a GRP Mechanism Amendment which will comply with a greater number of GRP Principles (in accordance with the GRP Principles Prioritisation) than the GRP Principles Review Proposals and, as such, the Expert's role shall not extend to an </w:t>
      </w:r>
      <w:r w:rsidRPr="00462199">
        <w:lastRenderedPageBreak/>
        <w:t>assessment of whether the GRP Principles Review Proposals represent an optimal solution in the context of the parameters contemplated by the GRP Principles.</w:t>
      </w:r>
      <w:bookmarkEnd w:id="9174"/>
    </w:p>
    <w:p w14:paraId="1B892B27" w14:textId="77777777" w:rsidR="00D179D6" w:rsidRPr="00462199" w:rsidRDefault="00D179D6" w:rsidP="005B3BB9">
      <w:pPr>
        <w:pStyle w:val="NormalBoldAshurst"/>
      </w:pPr>
      <w:r w:rsidRPr="00462199">
        <w:rPr>
          <w:i/>
        </w:rPr>
        <w:t>GRP Expert Appointment Threshold</w:t>
      </w:r>
    </w:p>
    <w:p w14:paraId="78492B51" w14:textId="26080AFF" w:rsidR="00D179D6" w:rsidRPr="00462199" w:rsidRDefault="00D179D6" w:rsidP="00AE7AFD">
      <w:pPr>
        <w:pStyle w:val="SH2Ashurst"/>
      </w:pPr>
      <w:bookmarkStart w:id="9177" w:name="_Ref144116976"/>
      <w:r w:rsidRPr="00462199">
        <w:t xml:space="preserve">For the purposes of paragraphs </w:t>
      </w:r>
      <w:r w:rsidRPr="00462199">
        <w:fldChar w:fldCharType="begin"/>
      </w:r>
      <w:r w:rsidRPr="00462199">
        <w:instrText xml:space="preserve">  REF _Ref144116958 \r \h \* MERGEFORMAT </w:instrText>
      </w:r>
      <w:r w:rsidRPr="00462199">
        <w:fldChar w:fldCharType="separate"/>
      </w:r>
      <w:del w:id="9178" w:author="Faqir, Sofia (Energy Security)" w:date="2023-11-12T19:47:00Z">
        <w:r w:rsidR="00E473FC" w:rsidRPr="00E473FC">
          <w:rPr>
            <w:color w:val="000000"/>
          </w:rPr>
          <w:delText>2.6(E)(i)</w:delText>
        </w:r>
      </w:del>
      <w:r w:rsidRPr="00462199">
        <w:fldChar w:fldCharType="end"/>
      </w:r>
      <w:r w:rsidRPr="00462199">
        <w:t xml:space="preserve"> and </w:t>
      </w:r>
      <w:r w:rsidRPr="00462199">
        <w:fldChar w:fldCharType="begin"/>
      </w:r>
      <w:r w:rsidRPr="00462199">
        <w:instrText xml:space="preserve">  REF _Ref144116959 \r \h \* MERGEFORMAT </w:instrText>
      </w:r>
      <w:r w:rsidRPr="00462199">
        <w:fldChar w:fldCharType="separate"/>
      </w:r>
      <w:del w:id="9179" w:author="Faqir, Sofia (Energy Security)" w:date="2023-11-12T19:47:00Z">
        <w:r w:rsidR="00E473FC" w:rsidRPr="00E473FC">
          <w:rPr>
            <w:color w:val="000000"/>
          </w:rPr>
          <w:delText>2.6(E)(ii)</w:delText>
        </w:r>
      </w:del>
      <w:r w:rsidRPr="00462199">
        <w:fldChar w:fldCharType="end"/>
      </w:r>
      <w:r w:rsidRPr="00462199">
        <w:rPr>
          <w:cs/>
        </w:rPr>
        <w:t xml:space="preserve"> </w:t>
      </w:r>
      <w:r w:rsidRPr="00462199">
        <w:rPr>
          <w:rFonts w:cs="Arial"/>
          <w:cs/>
        </w:rPr>
        <w:t>(</w:t>
      </w:r>
      <w:r w:rsidRPr="00462199">
        <w:rPr>
          <w:rFonts w:cs="Arial"/>
          <w:i/>
          <w:iCs/>
        </w:rPr>
        <w:t>Resoluti</w:t>
      </w:r>
      <w:r w:rsidRPr="00462199">
        <w:rPr>
          <w:rFonts w:cs="Calibri"/>
          <w:i/>
          <w:iCs/>
        </w:rPr>
        <w:t>on of valid GRP Disputes</w:t>
      </w:r>
      <w:r w:rsidRPr="00462199">
        <w:rPr>
          <w:rFonts w:cs="Calibri"/>
        </w:rPr>
        <w:t>)</w:t>
      </w:r>
      <w:r w:rsidRPr="00462199">
        <w:t xml:space="preserve">, the </w:t>
      </w:r>
      <w:r w:rsidRPr="00462199">
        <w:rPr>
          <w:b/>
          <w:bCs/>
        </w:rPr>
        <w:t>"GRP Expert Appointment Threshold"</w:t>
      </w:r>
      <w:r w:rsidRPr="00462199">
        <w:t xml:space="preserve"> is that thirty per cent. (30%) or more of LCHA Producers, by volume or number, have consented, or not objected in writing, to both the identity and the terms of reference of the Proposed GRP Expert. For the purposes of determining whether the GRP Expert Appointment Threshold is met, the LCHA Counterparty shall calculate:</w:t>
      </w:r>
      <w:bookmarkEnd w:id="9177"/>
    </w:p>
    <w:p w14:paraId="2A0FAC73" w14:textId="77777777" w:rsidR="00D179D6" w:rsidRPr="00462199" w:rsidRDefault="00D179D6" w:rsidP="00AE7AFD">
      <w:pPr>
        <w:pStyle w:val="SH3Ashurst"/>
      </w:pPr>
      <w:bookmarkStart w:id="9180" w:name="_Ref144116977"/>
      <w:r w:rsidRPr="00462199">
        <w:t>the number of LCHA Producers which have consented or have been deemed to have consented to the Proposed GRP Expert as a percentage of the total number of LCHA Producers; and</w:t>
      </w:r>
      <w:bookmarkEnd w:id="9180"/>
    </w:p>
    <w:p w14:paraId="36579284" w14:textId="77777777" w:rsidR="00D179D6" w:rsidRPr="00462199" w:rsidRDefault="00D179D6" w:rsidP="00AE7AFD">
      <w:pPr>
        <w:pStyle w:val="SH3Ashurst"/>
      </w:pPr>
      <w:bookmarkStart w:id="9181" w:name="_Ref144116978"/>
      <w:r w:rsidRPr="00462199">
        <w:t>the volume attributable to UKLCH Programme LCHAs to which LCHA Producers which have consented or have been deemed to have consented to the Proposed GRP Expert are party as a percentage of the total volume attributable to UKLCH Programme LCHAs (and, for this purpose, "volume" shall be calculated by the LCHA Counterparty using the [Initial] LCHA Sales Cap in each relevant UKLCH Programme LCHA).</w:t>
      </w:r>
      <w:bookmarkEnd w:id="9181"/>
    </w:p>
    <w:p w14:paraId="589CAA84" w14:textId="77777777" w:rsidR="00D179D6" w:rsidRPr="00462199" w:rsidRDefault="00D179D6" w:rsidP="005B3BB9">
      <w:pPr>
        <w:pStyle w:val="NormalBoldAshurst"/>
      </w:pPr>
      <w:r w:rsidRPr="00462199">
        <w:rPr>
          <w:i/>
        </w:rPr>
        <w:t>Provisions applying pending resolution of a GRP Dispute</w:t>
      </w:r>
    </w:p>
    <w:p w14:paraId="0D467E9F" w14:textId="5739DEF1" w:rsidR="00D179D6" w:rsidRPr="00462199" w:rsidRDefault="00D179D6" w:rsidP="00AE7AFD">
      <w:pPr>
        <w:pStyle w:val="SH2Ashurst"/>
      </w:pPr>
      <w:bookmarkStart w:id="9182" w:name="_Ref144116979"/>
      <w:r w:rsidRPr="00462199">
        <w:t xml:space="preserve">If there is a valid GRP Dispute requiring resolution in accordance with the provisions of paragraphs </w:t>
      </w:r>
      <w:r>
        <w:fldChar w:fldCharType="begin"/>
      </w:r>
      <w:r>
        <w:instrText xml:space="preserve"> REF _Ref144116949 \n \h </w:instrText>
      </w:r>
      <w:r>
        <w:fldChar w:fldCharType="separate"/>
      </w:r>
      <w:del w:id="9183" w:author="Faqir, Sofia (Energy Security)" w:date="2023-11-12T19:47:00Z">
        <w:r w:rsidR="00E473FC">
          <w:delText>2.5</w:delText>
        </w:r>
      </w:del>
      <w:r>
        <w:fldChar w:fldCharType="end"/>
      </w:r>
      <w:r w:rsidRPr="00462199">
        <w:t xml:space="preserve"> to </w:t>
      </w:r>
      <w:r>
        <w:fldChar w:fldCharType="begin"/>
      </w:r>
      <w:r>
        <w:instrText xml:space="preserve"> REF _Ref144116976 \n \h </w:instrText>
      </w:r>
      <w:r>
        <w:fldChar w:fldCharType="separate"/>
      </w:r>
      <w:del w:id="9184" w:author="Faqir, Sofia (Energy Security)" w:date="2023-11-12T19:47:00Z">
        <w:r w:rsidR="00E473FC">
          <w:delText>2.7</w:delText>
        </w:r>
      </w:del>
      <w:r>
        <w:fldChar w:fldCharType="end"/>
      </w:r>
      <w:r w:rsidRPr="00462199">
        <w:t xml:space="preserve"> then, pending resolution of such GRP Dispute, paragraph </w:t>
      </w:r>
      <w:r>
        <w:fldChar w:fldCharType="begin"/>
      </w:r>
      <w:r>
        <w:instrText xml:space="preserve"> REF _Ref144116980 \n \h </w:instrText>
      </w:r>
      <w:r>
        <w:fldChar w:fldCharType="separate"/>
      </w:r>
      <w:del w:id="9185" w:author="Faqir, Sofia (Energy Security)" w:date="2023-11-12T19:47:00Z">
        <w:r w:rsidR="00E473FC">
          <w:delText>2.9</w:delText>
        </w:r>
      </w:del>
      <w:r>
        <w:fldChar w:fldCharType="end"/>
      </w:r>
      <w:r w:rsidRPr="00462199">
        <w:t xml:space="preserve"> shall apply.</w:t>
      </w:r>
      <w:bookmarkEnd w:id="9182"/>
    </w:p>
    <w:p w14:paraId="6474461E" w14:textId="77777777" w:rsidR="00D179D6" w:rsidRPr="00462199" w:rsidRDefault="00D179D6" w:rsidP="00AE7AFD">
      <w:pPr>
        <w:pStyle w:val="SH2Ashurst"/>
      </w:pPr>
      <w:bookmarkStart w:id="9186" w:name="_Ref144116980"/>
      <w:r w:rsidRPr="00462199">
        <w:t>If there is a valid GRP Dispute relating to a GRP Principles Review:</w:t>
      </w:r>
      <w:bookmarkEnd w:id="9186"/>
    </w:p>
    <w:p w14:paraId="5BB2DB1E" w14:textId="77777777" w:rsidR="00D179D6" w:rsidRPr="00462199" w:rsidRDefault="00D179D6" w:rsidP="00AE7AFD">
      <w:pPr>
        <w:pStyle w:val="SH3Ashurst"/>
      </w:pPr>
      <w:bookmarkStart w:id="9187" w:name="_Ref144116981"/>
      <w:r w:rsidRPr="00462199">
        <w:t>the relevant GRP Principles Review Outcome Notice shall be deemed to be valid and effective and the GRP Principles Review Proposals shall apply with effect from the GRP Principles Review Implementation Date; and</w:t>
      </w:r>
      <w:bookmarkEnd w:id="9187"/>
    </w:p>
    <w:p w14:paraId="778CEF27" w14:textId="77777777" w:rsidR="00D179D6" w:rsidRPr="00462199" w:rsidRDefault="00D179D6" w:rsidP="00AE7AFD">
      <w:pPr>
        <w:pStyle w:val="SH3Ashurst"/>
      </w:pPr>
      <w:bookmarkStart w:id="9188" w:name="_Ref144116982"/>
      <w:r w:rsidRPr="00462199">
        <w:t>if the Expert finds in favour of the Producer, the GRP Mechanism Amendments provided for in the determination of such Expert shall be implemented on a date falling no earlier than three (3) Months after the date on which the Expert has made their determination.</w:t>
      </w:r>
      <w:bookmarkEnd w:id="9188"/>
    </w:p>
    <w:p w14:paraId="74BFA287" w14:textId="77777777" w:rsidR="00D179D6" w:rsidRPr="00462199" w:rsidRDefault="00D179D6" w:rsidP="005B3BB9">
      <w:pPr>
        <w:pStyle w:val="NormalBoldAshurst"/>
      </w:pPr>
      <w:r w:rsidRPr="00462199">
        <w:rPr>
          <w:i/>
        </w:rPr>
        <w:t>GRP Dispute Threshold Criterion</w:t>
      </w:r>
    </w:p>
    <w:p w14:paraId="76CAFC84" w14:textId="16A0059E" w:rsidR="00D179D6" w:rsidRPr="00462199" w:rsidRDefault="00D179D6" w:rsidP="00AE7AFD">
      <w:pPr>
        <w:pStyle w:val="SH2Ashurst"/>
      </w:pPr>
      <w:bookmarkStart w:id="9189" w:name="_Ref144116983"/>
      <w:r w:rsidRPr="00462199">
        <w:t xml:space="preserve">For the purposes of this paragraph </w:t>
      </w:r>
      <w:r>
        <w:fldChar w:fldCharType="begin"/>
      </w:r>
      <w:r>
        <w:instrText xml:space="preserve"> REF _Ref144116936 \n \h </w:instrText>
      </w:r>
      <w:r>
        <w:fldChar w:fldCharType="separate"/>
      </w:r>
      <w:del w:id="9190" w:author="Faqir, Sofia (Energy Security)" w:date="2023-11-12T19:47:00Z">
        <w:r w:rsidR="00E473FC">
          <w:delText>2</w:delText>
        </w:r>
      </w:del>
      <w:r>
        <w:fldChar w:fldCharType="end"/>
      </w:r>
      <w:r w:rsidRPr="00462199">
        <w:t xml:space="preserve"> (</w:t>
      </w:r>
      <w:r w:rsidRPr="00462199">
        <w:rPr>
          <w:i/>
          <w:iCs/>
        </w:rPr>
        <w:t>GRP Reviews: Dispute Process</w:t>
      </w:r>
      <w:r w:rsidRPr="00462199">
        <w:t xml:space="preserve">), the </w:t>
      </w:r>
      <w:r w:rsidRPr="00462199">
        <w:rPr>
          <w:b/>
          <w:bCs/>
        </w:rPr>
        <w:t>"GRP Dispute Threshold Criterion"</w:t>
      </w:r>
      <w:r w:rsidRPr="00462199">
        <w:t xml:space="preserve"> is that thirty per ce</w:t>
      </w:r>
      <w:r w:rsidRPr="00462199">
        <w:rPr>
          <w:rFonts w:cs="Arial"/>
        </w:rPr>
        <w:t xml:space="preserve">nt. (30%) or more of LCHA Producers, by volume or number, have given the LCHA Counterparty a GRP Dispute Notice in respect of any given GRP Dispute prior to the date specified in paragraph </w:t>
      </w:r>
      <w:r>
        <w:rPr>
          <w:rFonts w:cs="Arial"/>
        </w:rPr>
        <w:fldChar w:fldCharType="begin"/>
      </w:r>
      <w:r>
        <w:rPr>
          <w:rFonts w:cs="Arial"/>
        </w:rPr>
        <w:instrText xml:space="preserve"> REF _Ref144116937 \n \h </w:instrText>
      </w:r>
      <w:r>
        <w:rPr>
          <w:rFonts w:cs="Arial"/>
        </w:rPr>
      </w:r>
      <w:r>
        <w:rPr>
          <w:rFonts w:cs="Arial"/>
        </w:rPr>
        <w:fldChar w:fldCharType="separate"/>
      </w:r>
      <w:del w:id="9191" w:author="Faqir, Sofia (Energy Security)" w:date="2023-11-12T19:47:00Z">
        <w:r w:rsidR="00E473FC">
          <w:rPr>
            <w:rFonts w:cs="Arial"/>
          </w:rPr>
          <w:delText>2.1</w:delText>
        </w:r>
      </w:del>
      <w:r>
        <w:rPr>
          <w:rFonts w:cs="Arial"/>
        </w:rPr>
        <w:fldChar w:fldCharType="end"/>
      </w:r>
      <w:r w:rsidRPr="00462199">
        <w:rPr>
          <w:rFonts w:cs="Arial"/>
          <w:cs/>
        </w:rPr>
        <w:t xml:space="preserve"> (</w:t>
      </w:r>
      <w:r w:rsidRPr="00462199">
        <w:rPr>
          <w:rFonts w:cs="Arial"/>
          <w:i/>
          <w:iCs/>
        </w:rPr>
        <w:t>Procedure for raising a Dispute</w:t>
      </w:r>
      <w:r w:rsidRPr="00462199">
        <w:rPr>
          <w:rFonts w:cs="Arial"/>
        </w:rPr>
        <w:t>). For the purposes of determining whether the GRP Dispute Threshold Criterion is met, the LCHA Counterparty shall calculate:</w:t>
      </w:r>
      <w:bookmarkEnd w:id="9189"/>
    </w:p>
    <w:p w14:paraId="64464E4F" w14:textId="77777777" w:rsidR="00D179D6" w:rsidRPr="00462199" w:rsidRDefault="00D179D6" w:rsidP="00AE7AFD">
      <w:pPr>
        <w:pStyle w:val="SH3Ashurst"/>
      </w:pPr>
      <w:bookmarkStart w:id="9192" w:name="_Ref144116984"/>
      <w:r w:rsidRPr="00462199">
        <w:t>the number of LCHA Producers which have given a GRP Dispute Notice as a percentage of the total number of LCHA Producers; and</w:t>
      </w:r>
      <w:bookmarkEnd w:id="9192"/>
    </w:p>
    <w:p w14:paraId="78371E5D" w14:textId="77777777" w:rsidR="00D179D6" w:rsidRPr="00462199" w:rsidRDefault="00D179D6" w:rsidP="00AE7AFD">
      <w:pPr>
        <w:pStyle w:val="SH3Ashurst"/>
      </w:pPr>
      <w:bookmarkStart w:id="9193" w:name="_Ref144116985"/>
      <w:r w:rsidRPr="00462199">
        <w:t xml:space="preserve">the volume attributable to UKLCH Programme LCHAs to which LCHA Producers which have given a GRP Dispute Notice are party as a percentage of the total volume attributable to UKLCH Programme LCHAs (and, for this purpose, </w:t>
      </w:r>
      <w:r w:rsidRPr="00462199">
        <w:rPr>
          <w:b/>
          <w:bCs/>
        </w:rPr>
        <w:t>"volume"</w:t>
      </w:r>
      <w:r w:rsidRPr="00462199">
        <w:t xml:space="preserve"> shall be calculated by the LCHA Counterparty using the [Initial] LCHA Sales Cap in each relevant UKLCH Programme LCHA).</w:t>
      </w:r>
      <w:bookmarkEnd w:id="9193"/>
    </w:p>
    <w:p w14:paraId="7594C4AD" w14:textId="77777777" w:rsidR="00D179D6" w:rsidRPr="00462199" w:rsidRDefault="00D179D6" w:rsidP="001E2581">
      <w:pPr>
        <w:pStyle w:val="NormalAshurst"/>
      </w:pPr>
      <w:r w:rsidRPr="00462199">
        <w:br w:type="page"/>
      </w:r>
    </w:p>
    <w:p w14:paraId="674A1A74" w14:textId="77777777" w:rsidR="00D179D6" w:rsidRPr="00462199" w:rsidRDefault="00D179D6" w:rsidP="001E2581">
      <w:pPr>
        <w:pStyle w:val="SchSubAshurst"/>
      </w:pPr>
      <w:r w:rsidRPr="00462199">
        <w:lastRenderedPageBreak/>
        <w:br/>
      </w:r>
      <w:bookmarkStart w:id="9194" w:name="_Ref144116986"/>
      <w:r w:rsidRPr="00462199">
        <w:t>GRP Principles</w:t>
      </w:r>
      <w:bookmarkEnd w:id="9194"/>
    </w:p>
    <w:p w14:paraId="20E5CCDA" w14:textId="77777777" w:rsidR="00D179D6" w:rsidRPr="00462199" w:rsidRDefault="00D179D6" w:rsidP="00EF1AC1">
      <w:pPr>
        <w:pStyle w:val="SH1Ashurst"/>
        <w:numPr>
          <w:ilvl w:val="0"/>
          <w:numId w:val="54"/>
        </w:numPr>
      </w:pPr>
      <w:bookmarkStart w:id="9195" w:name="_Ref144116987"/>
      <w:r w:rsidRPr="00462199">
        <w:t>GRP PRINCIPLES</w:t>
      </w:r>
      <w:bookmarkEnd w:id="9195"/>
    </w:p>
    <w:p w14:paraId="2AF09293" w14:textId="77777777" w:rsidR="00D179D6" w:rsidRPr="00462199" w:rsidRDefault="00D179D6" w:rsidP="005B3BB9">
      <w:pPr>
        <w:pStyle w:val="B12Ashurst"/>
      </w:pPr>
      <w:r w:rsidRPr="00462199">
        <w:t xml:space="preserve">The following are the </w:t>
      </w:r>
      <w:r w:rsidRPr="00462199">
        <w:rPr>
          <w:b/>
        </w:rPr>
        <w:t>"GRP Principles"</w:t>
      </w:r>
      <w:r w:rsidRPr="00462199">
        <w:t>:</w:t>
      </w:r>
    </w:p>
    <w:p w14:paraId="6A33E0E6" w14:textId="00B507A5" w:rsidR="00D179D6" w:rsidRPr="00462199" w:rsidRDefault="00D179D6" w:rsidP="00AE7AFD">
      <w:pPr>
        <w:pStyle w:val="SH3Ashurst"/>
      </w:pPr>
      <w:bookmarkStart w:id="9196" w:name="_Ref144116988"/>
      <w:r w:rsidRPr="00462199">
        <w:t>Save in respect of a GRP Principles Review Trigger pursuant to paragraph</w:t>
      </w:r>
      <w:r>
        <w:t xml:space="preserve"> </w:t>
      </w:r>
      <w:r>
        <w:fldChar w:fldCharType="begin"/>
      </w:r>
      <w:r>
        <w:instrText xml:space="preserve"> REF _Ref144116900 \w \h </w:instrText>
      </w:r>
      <w:r>
        <w:fldChar w:fldCharType="separate"/>
      </w:r>
      <w:del w:id="9197" w:author="Faqir, Sofia (Energy Security)" w:date="2023-11-12T19:47:00Z">
        <w:r w:rsidR="00E473FC">
          <w:delText>1.1(A)(v)</w:delText>
        </w:r>
      </w:del>
      <w:r>
        <w:fldChar w:fldCharType="end"/>
      </w:r>
      <w:r w:rsidRPr="00462199">
        <w:t xml:space="preserve"> of </w:t>
      </w:r>
      <w:r>
        <w:fldChar w:fldCharType="begin"/>
      </w:r>
      <w:r>
        <w:instrText xml:space="preserve"> REF _Ref144116892 \n \h </w:instrText>
      </w:r>
      <w:r>
        <w:fldChar w:fldCharType="separate"/>
      </w:r>
      <w:del w:id="9198" w:author="Faqir, Sofia (Energy Security)" w:date="2023-11-12T19:47:00Z">
        <w:r w:rsidR="00E473FC">
          <w:delText>Part B</w:delText>
        </w:r>
      </w:del>
      <w:r>
        <w:fldChar w:fldCharType="end"/>
      </w:r>
      <w:r w:rsidRPr="00462199">
        <w:t>, the calculation of the Gas Reference Price shall be the same for all UKLCH Programme LCHAs.</w:t>
      </w:r>
      <w:bookmarkEnd w:id="9196"/>
    </w:p>
    <w:p w14:paraId="6347CD0A" w14:textId="73399227" w:rsidR="00D179D6" w:rsidRPr="00462199" w:rsidRDefault="00D179D6" w:rsidP="00AE7AFD">
      <w:pPr>
        <w:pStyle w:val="SH3Ashurst"/>
      </w:pPr>
      <w:bookmarkStart w:id="9199" w:name="_Ref144116989"/>
      <w:r w:rsidRPr="00462199">
        <w:t xml:space="preserve">The calculation of the Gas Reference Price shall reflect the market price for the sale of gas within Great Britain or, in the event of a GRP Principles Review Trigger pursuant to paragraph </w:t>
      </w:r>
      <w:r>
        <w:fldChar w:fldCharType="begin"/>
      </w:r>
      <w:r>
        <w:instrText xml:space="preserve"> REF _Ref144116900 \w \h </w:instrText>
      </w:r>
      <w:r>
        <w:fldChar w:fldCharType="separate"/>
      </w:r>
      <w:del w:id="9200" w:author="Faqir, Sofia (Energy Security)" w:date="2023-11-12T19:47:00Z">
        <w:r w:rsidR="00E473FC">
          <w:delText>1.1(A)(v)</w:delText>
        </w:r>
      </w:del>
      <w:r>
        <w:fldChar w:fldCharType="end"/>
      </w:r>
      <w:r w:rsidRPr="00462199">
        <w:t xml:space="preserve"> of </w:t>
      </w:r>
      <w:r>
        <w:fldChar w:fldCharType="begin"/>
      </w:r>
      <w:r>
        <w:instrText xml:space="preserve"> REF _Ref144116892 \n \h </w:instrText>
      </w:r>
      <w:r>
        <w:fldChar w:fldCharType="separate"/>
      </w:r>
      <w:del w:id="9201" w:author="Faqir, Sofia (Energy Security)" w:date="2023-11-12T19:47:00Z">
        <w:r w:rsidR="00E473FC">
          <w:delText>Part B</w:delText>
        </w:r>
      </w:del>
      <w:r>
        <w:fldChar w:fldCharType="end"/>
      </w:r>
      <w:r w:rsidRPr="00462199">
        <w:t>, the relevant part of Great Britain.</w:t>
      </w:r>
      <w:bookmarkEnd w:id="9199"/>
    </w:p>
    <w:p w14:paraId="5491F1A4" w14:textId="77777777" w:rsidR="00D179D6" w:rsidRPr="00462199" w:rsidRDefault="00D179D6" w:rsidP="00AE7AFD">
      <w:pPr>
        <w:pStyle w:val="SH3Ashurst"/>
      </w:pPr>
      <w:bookmarkStart w:id="9202" w:name="_Ref144116990"/>
      <w:r w:rsidRPr="00462199">
        <w:t>The Gas Reference Price shall be calculated so as to reflect a reasonable volume of trades from a reasonable number and diverse range of market participants.</w:t>
      </w:r>
      <w:bookmarkEnd w:id="9202"/>
    </w:p>
    <w:p w14:paraId="7DF007D3" w14:textId="77777777" w:rsidR="00D179D6" w:rsidRPr="00462199" w:rsidRDefault="00D179D6" w:rsidP="00AE7AFD">
      <w:pPr>
        <w:pStyle w:val="SH3Ashurst"/>
      </w:pPr>
      <w:bookmarkStart w:id="9203" w:name="_Ref144116991"/>
      <w:r w:rsidRPr="00462199">
        <w:t>The Gas Reference Price shall be calculated so as not to unduly dampen, dilute, disrupt or otherwise distort components of the gas market in Great Britain that would, absent the existence of UKLCH Programme LCHA, contribute to the operational behaviour of the gas market in Great Britain and the pricing thereof.</w:t>
      </w:r>
      <w:bookmarkEnd w:id="9203"/>
    </w:p>
    <w:p w14:paraId="7C693564" w14:textId="77777777" w:rsidR="00D179D6" w:rsidRPr="00462199" w:rsidRDefault="00D179D6" w:rsidP="00AE7AFD">
      <w:pPr>
        <w:pStyle w:val="SH3Ashurst"/>
      </w:pPr>
      <w:bookmarkStart w:id="9204" w:name="_Ref144116992"/>
      <w:r w:rsidRPr="00462199">
        <w:t>The Gas Reference Price shall be calculated using price sources which are available to the LCHA Counterparty on commercially reasonable terms.</w:t>
      </w:r>
      <w:bookmarkEnd w:id="9204"/>
    </w:p>
    <w:p w14:paraId="6B323463" w14:textId="77777777" w:rsidR="00D179D6" w:rsidRPr="00462199" w:rsidRDefault="00D179D6" w:rsidP="00AE7AFD">
      <w:pPr>
        <w:pStyle w:val="SH3Ashurst"/>
      </w:pPr>
      <w:bookmarkStart w:id="9205" w:name="_Ref144116993"/>
      <w:r w:rsidRPr="00462199">
        <w:t>The Gas Reference Price calculation shall utilise price sources which satisfy the GRP Quality Criteria.</w:t>
      </w:r>
      <w:bookmarkEnd w:id="9205"/>
    </w:p>
    <w:p w14:paraId="0010ABEF" w14:textId="1FA3849E" w:rsidR="00D179D6" w:rsidRPr="00462199" w:rsidRDefault="00D179D6" w:rsidP="00AE7AFD">
      <w:pPr>
        <w:pStyle w:val="SH3Ashurst"/>
      </w:pPr>
      <w:bookmarkStart w:id="9206" w:name="_Ref144116994"/>
      <w:r w:rsidRPr="00462199">
        <w:t xml:space="preserve">The Gas Reference Price shall be calculated using prices in respect of contracts as far in advance of the delivery of gas pursuant to such contracts as possible, provided that, for this purpose, the Gas Reference Price calculation shall not include prices that are quoted further in advance than Month Ahead </w:t>
      </w:r>
      <w:r w:rsidR="00010744">
        <w:t xml:space="preserve">Natural </w:t>
      </w:r>
      <w:r w:rsidRPr="00462199">
        <w:t>Gas Contracts.</w:t>
      </w:r>
      <w:bookmarkEnd w:id="9206"/>
    </w:p>
    <w:p w14:paraId="1AA0ADF1" w14:textId="23CD6A97" w:rsidR="00D179D6" w:rsidRPr="00462199" w:rsidRDefault="00D179D6" w:rsidP="00AE7AFD">
      <w:pPr>
        <w:pStyle w:val="SH3Ashurst"/>
      </w:pPr>
      <w:bookmarkStart w:id="9207" w:name="_Ref144116995"/>
      <w:r w:rsidRPr="00462199">
        <w:t xml:space="preserve">If a GRP Principles Review Trigger falling within paragraph </w:t>
      </w:r>
      <w:r>
        <w:fldChar w:fldCharType="begin"/>
      </w:r>
      <w:r>
        <w:instrText xml:space="preserve"> REF _Ref144116900 \w \h </w:instrText>
      </w:r>
      <w:r>
        <w:fldChar w:fldCharType="separate"/>
      </w:r>
      <w:del w:id="9208" w:author="Faqir, Sofia (Energy Security)" w:date="2023-11-12T19:47:00Z">
        <w:r w:rsidR="00E473FC">
          <w:delText>1.1(A)(v)</w:delText>
        </w:r>
      </w:del>
      <w:r>
        <w:fldChar w:fldCharType="end"/>
      </w:r>
      <w:r w:rsidRPr="00462199">
        <w:t xml:space="preserve"> of </w:t>
      </w:r>
      <w:r>
        <w:fldChar w:fldCharType="begin"/>
      </w:r>
      <w:r>
        <w:instrText xml:space="preserve"> REF _Ref144116892 \n \h </w:instrText>
      </w:r>
      <w:r>
        <w:fldChar w:fldCharType="separate"/>
      </w:r>
      <w:del w:id="9209" w:author="Faqir, Sofia (Energy Security)" w:date="2023-11-12T19:47:00Z">
        <w:r w:rsidR="00E473FC">
          <w:delText>Part B</w:delText>
        </w:r>
      </w:del>
      <w:r>
        <w:fldChar w:fldCharType="end"/>
      </w:r>
      <w:r w:rsidRPr="00462199">
        <w:t xml:space="preserve"> occurs or has occurred, the Gas Reference Price calculation shall pay regard to the physical location of the Facility and the extent to which such physical location and constraints on the delivery of gas into the market thereby imposed may have on the price for the sale of its gas delivered within Great Britain or the relevant part of Great Britain.</w:t>
      </w:r>
      <w:bookmarkEnd w:id="9207"/>
    </w:p>
    <w:p w14:paraId="213DC049" w14:textId="77777777" w:rsidR="00D179D6" w:rsidRPr="00462199" w:rsidRDefault="00D179D6" w:rsidP="000D76C6">
      <w:pPr>
        <w:pStyle w:val="SH1Ashurst"/>
      </w:pPr>
      <w:bookmarkStart w:id="9210" w:name="_Ref144116996"/>
      <w:r w:rsidRPr="00462199">
        <w:t>PRIORITISATION OF GRP PRINCIPLES</w:t>
      </w:r>
      <w:bookmarkEnd w:id="9210"/>
    </w:p>
    <w:p w14:paraId="59066776" w14:textId="77777777" w:rsidR="00D179D6" w:rsidRPr="00462199" w:rsidRDefault="00D179D6" w:rsidP="005B3BB9">
      <w:pPr>
        <w:pStyle w:val="B12Ashurst"/>
      </w:pPr>
      <w:r w:rsidRPr="00462199">
        <w:t>If:</w:t>
      </w:r>
    </w:p>
    <w:p w14:paraId="65BBF14E" w14:textId="77777777" w:rsidR="00D179D6" w:rsidRPr="00462199" w:rsidRDefault="00D179D6" w:rsidP="00AE7AFD">
      <w:pPr>
        <w:pStyle w:val="SH3Ashurst"/>
      </w:pPr>
      <w:bookmarkStart w:id="9211" w:name="_Ref144116997"/>
      <w:r w:rsidRPr="00462199">
        <w:t>the application of any combination of the GRP Principles gives rise to a conflict; or</w:t>
      </w:r>
      <w:bookmarkEnd w:id="9211"/>
    </w:p>
    <w:p w14:paraId="76253C90" w14:textId="77777777" w:rsidR="00D179D6" w:rsidRPr="00462199" w:rsidRDefault="00D179D6" w:rsidP="00AE7AFD">
      <w:pPr>
        <w:pStyle w:val="SH3Ashurst"/>
      </w:pPr>
      <w:bookmarkStart w:id="9212" w:name="_Ref144116998"/>
      <w:r w:rsidRPr="00462199">
        <w:t>it is not possible for a methodology for calculating the Gas Reference Price to satisfy all of the GRP Principles,</w:t>
      </w:r>
      <w:bookmarkEnd w:id="9212"/>
    </w:p>
    <w:p w14:paraId="0D914A7D" w14:textId="1A7EDA4F" w:rsidR="00D179D6" w:rsidRDefault="00D179D6" w:rsidP="005B3BB9">
      <w:pPr>
        <w:pStyle w:val="B12Ashurst"/>
      </w:pPr>
      <w:r w:rsidRPr="00462199">
        <w:t xml:space="preserve">the GRP Principle first appearing in the list in paragraph </w:t>
      </w:r>
      <w:r>
        <w:fldChar w:fldCharType="begin"/>
      </w:r>
      <w:r>
        <w:instrText xml:space="preserve"> REF _Ref144116893 \w \h </w:instrText>
      </w:r>
      <w:r>
        <w:fldChar w:fldCharType="separate"/>
      </w:r>
      <w:del w:id="9213" w:author="Faqir, Sofia (Energy Security)" w:date="2023-11-12T19:47:00Z">
        <w:r w:rsidR="00E473FC">
          <w:delText>1</w:delText>
        </w:r>
      </w:del>
      <w:r>
        <w:fldChar w:fldCharType="end"/>
      </w:r>
      <w:r w:rsidRPr="00462199">
        <w:t xml:space="preserve"> (</w:t>
      </w:r>
      <w:r w:rsidRPr="00462199">
        <w:rPr>
          <w:i/>
        </w:rPr>
        <w:t>GRP Principles</w:t>
      </w:r>
      <w:r w:rsidRPr="00462199">
        <w:t>) shall be afforded priority.</w:t>
      </w:r>
    </w:p>
    <w:p w14:paraId="20A0ED33" w14:textId="6C8DC3D4" w:rsidR="00852520" w:rsidRDefault="00852520" w:rsidP="00852520">
      <w:pPr>
        <w:pStyle w:val="StandardAshurst"/>
      </w:pPr>
      <w:r>
        <w:br w:type="page"/>
      </w:r>
    </w:p>
    <w:p w14:paraId="159E9ED8" w14:textId="754F6A8F" w:rsidR="00852520" w:rsidRDefault="00FC203E" w:rsidP="00852520">
      <w:pPr>
        <w:pStyle w:val="SCHEDULEAshurst"/>
      </w:pPr>
      <w:commentRangeStart w:id="9214"/>
      <w:commentRangeEnd w:id="9214"/>
      <w:r>
        <w:rPr>
          <w:rStyle w:val="CommentReference"/>
          <w:rFonts w:ascii="Arial Bold" w:hAnsi="Arial Bold"/>
          <w:sz w:val="20"/>
          <w:szCs w:val="20"/>
        </w:rPr>
        <w:lastRenderedPageBreak/>
        <w:commentReference w:id="9214"/>
      </w:r>
      <w:r w:rsidR="00852520">
        <w:br/>
      </w:r>
      <w:bookmarkStart w:id="9215" w:name="_Ref149581118"/>
      <w:bookmarkStart w:id="9216" w:name="_Ref149581264"/>
      <w:bookmarkStart w:id="9217" w:name="_Ref149581369"/>
      <w:bookmarkStart w:id="9218" w:name="_Ref149581823"/>
      <w:bookmarkStart w:id="9219" w:name="_Ref149581867"/>
      <w:bookmarkStart w:id="9220" w:name="_Ref149581901"/>
      <w:bookmarkStart w:id="9221" w:name="_Ref149581934"/>
      <w:bookmarkStart w:id="9222" w:name="_Ref149757158"/>
      <w:bookmarkStart w:id="9223" w:name="_Toc149833764"/>
      <w:r w:rsidR="00852520">
        <w:t>Annual Audit R</w:t>
      </w:r>
      <w:r w:rsidR="00852520">
        <w:rPr>
          <w:rFonts w:hint="eastAsia"/>
        </w:rPr>
        <w:t>e</w:t>
      </w:r>
      <w:r w:rsidR="00852520">
        <w:t>ports</w:t>
      </w:r>
      <w:bookmarkEnd w:id="9215"/>
      <w:bookmarkEnd w:id="9216"/>
      <w:bookmarkEnd w:id="9217"/>
      <w:bookmarkEnd w:id="9218"/>
      <w:bookmarkEnd w:id="9219"/>
      <w:bookmarkEnd w:id="9220"/>
      <w:bookmarkEnd w:id="9221"/>
      <w:bookmarkEnd w:id="9222"/>
      <w:bookmarkEnd w:id="9223"/>
    </w:p>
    <w:p w14:paraId="34393FB1" w14:textId="41D7E5AC" w:rsidR="00852520" w:rsidRDefault="00852520" w:rsidP="00852520">
      <w:pPr>
        <w:pStyle w:val="SchSubAshurst"/>
      </w:pPr>
      <w:r>
        <w:br/>
      </w:r>
      <w:bookmarkStart w:id="9224" w:name="_Ref149739490"/>
      <w:r>
        <w:t>General</w:t>
      </w:r>
      <w:bookmarkEnd w:id="9224"/>
    </w:p>
    <w:p w14:paraId="70708F7E" w14:textId="6CEC03E9" w:rsidR="00852520" w:rsidRDefault="00852520" w:rsidP="00A46415">
      <w:pPr>
        <w:pStyle w:val="SH1Ashurst"/>
        <w:numPr>
          <w:ilvl w:val="0"/>
          <w:numId w:val="197"/>
        </w:numPr>
      </w:pPr>
      <w:commentRangeStart w:id="9225"/>
      <w:r>
        <w:t>ANNUAL COMPLIANCE AUDIT REPORT AND LCHS AUDIT REPORT</w:t>
      </w:r>
      <w:commentRangeEnd w:id="9225"/>
      <w:r w:rsidR="00CA0A02">
        <w:rPr>
          <w:rStyle w:val="CommentReference"/>
          <w:rFonts w:ascii="Arial" w:hAnsi="Arial"/>
          <w:sz w:val="20"/>
          <w:szCs w:val="20"/>
        </w:rPr>
        <w:commentReference w:id="9225"/>
      </w:r>
    </w:p>
    <w:p w14:paraId="293DBAE7" w14:textId="0F89BCB4" w:rsidR="00852520" w:rsidRDefault="00852520" w:rsidP="00852520">
      <w:pPr>
        <w:pStyle w:val="SH2Ashurst"/>
      </w:pPr>
      <w:r>
        <w:t xml:space="preserve">The Producer shall, in relation to any </w:t>
      </w:r>
      <w:commentRangeStart w:id="9226"/>
      <w:r>
        <w:t>Annual Compliance Audit Report</w:t>
      </w:r>
      <w:commentRangeEnd w:id="9226"/>
      <w:r w:rsidR="008863AB">
        <w:rPr>
          <w:rStyle w:val="CommentReference"/>
          <w:rFonts w:ascii="Arial" w:hAnsi="Arial"/>
          <w:sz w:val="20"/>
          <w:szCs w:val="20"/>
        </w:rPr>
        <w:commentReference w:id="9226"/>
      </w:r>
      <w:r>
        <w:t xml:space="preserve"> </w:t>
      </w:r>
      <w:commentRangeStart w:id="9227"/>
      <w:r>
        <w:t xml:space="preserve">or </w:t>
      </w:r>
      <w:commentRangeEnd w:id="9227"/>
      <w:r w:rsidR="00317021">
        <w:rPr>
          <w:rStyle w:val="CommentReference"/>
          <w:rFonts w:ascii="Arial" w:hAnsi="Arial"/>
          <w:sz w:val="20"/>
          <w:szCs w:val="20"/>
        </w:rPr>
        <w:commentReference w:id="9227"/>
      </w:r>
      <w:r>
        <w:t xml:space="preserve">LCHS Audit Report prepared in accordance with this </w:t>
      </w:r>
      <w:r w:rsidR="00463CAA">
        <w:fldChar w:fldCharType="begin"/>
      </w:r>
      <w:r w:rsidR="00463CAA">
        <w:instrText xml:space="preserve"> REF _Ref149581934 \r \h </w:instrText>
      </w:r>
      <w:r w:rsidR="00463CAA">
        <w:fldChar w:fldCharType="separate"/>
      </w:r>
      <w:del w:id="9228" w:author="Faqir, Sofia (Energy Security)" w:date="2023-11-12T19:47:00Z">
        <w:r w:rsidR="00E473FC">
          <w:delText>Annex 13</w:delText>
        </w:r>
      </w:del>
      <w:r w:rsidR="00463CAA">
        <w:fldChar w:fldCharType="end"/>
      </w:r>
      <w:r>
        <w:t xml:space="preserve"> (</w:t>
      </w:r>
      <w:r w:rsidRPr="00852520">
        <w:rPr>
          <w:i/>
          <w:iCs/>
        </w:rPr>
        <w:t>Annual Audit Reports</w:t>
      </w:r>
      <w:r>
        <w:t xml:space="preserve">): </w:t>
      </w:r>
    </w:p>
    <w:p w14:paraId="4037F993" w14:textId="3177A253" w:rsidR="00852520" w:rsidRDefault="00852520" w:rsidP="00852520">
      <w:pPr>
        <w:pStyle w:val="SH3Ashurst"/>
      </w:pPr>
      <w:r>
        <w:t xml:space="preserve">at its own cost and expense, appoint an Auditor </w:t>
      </w:r>
      <w:commentRangeStart w:id="9229"/>
      <w:r>
        <w:t xml:space="preserve">or </w:t>
      </w:r>
      <w:commentRangeEnd w:id="9229"/>
      <w:r w:rsidR="00E16321">
        <w:rPr>
          <w:rStyle w:val="CommentReference"/>
          <w:rFonts w:ascii="Arial" w:hAnsi="Arial"/>
          <w:sz w:val="20"/>
          <w:szCs w:val="20"/>
        </w:rPr>
        <w:commentReference w:id="9229"/>
      </w:r>
      <w:r>
        <w:t xml:space="preserve">LCHS Auditor (as applicable) to carry out the </w:t>
      </w:r>
      <w:commentRangeStart w:id="9230"/>
      <w:r>
        <w:t>Annual Audit</w:t>
      </w:r>
      <w:commentRangeEnd w:id="9230"/>
      <w:r w:rsidR="00FB7DD4">
        <w:rPr>
          <w:rStyle w:val="CommentReference"/>
          <w:rFonts w:ascii="Arial" w:hAnsi="Arial"/>
          <w:sz w:val="20"/>
          <w:szCs w:val="20"/>
        </w:rPr>
        <w:commentReference w:id="9230"/>
      </w:r>
      <w:r>
        <w:t xml:space="preserve"> and prepare an Annual Compliance Audit Report </w:t>
      </w:r>
      <w:commentRangeStart w:id="9231"/>
      <w:r>
        <w:t xml:space="preserve">or </w:t>
      </w:r>
      <w:commentRangeEnd w:id="9231"/>
      <w:r w:rsidR="00AD1B0E">
        <w:rPr>
          <w:rStyle w:val="CommentReference"/>
          <w:rFonts w:ascii="Arial" w:hAnsi="Arial"/>
          <w:sz w:val="20"/>
          <w:szCs w:val="20"/>
        </w:rPr>
        <w:commentReference w:id="9231"/>
      </w:r>
      <w:r>
        <w:t>LCHS Audit Report (as applicable);</w:t>
      </w:r>
    </w:p>
    <w:p w14:paraId="3E6E4515" w14:textId="1A6DD5FE" w:rsidR="00852520" w:rsidRDefault="00852520" w:rsidP="00852520">
      <w:pPr>
        <w:pStyle w:val="SH3Ashurst"/>
      </w:pPr>
      <w:r>
        <w:t xml:space="preserve">procure that the Auditor </w:t>
      </w:r>
      <w:commentRangeStart w:id="9232"/>
      <w:r>
        <w:t xml:space="preserve">or LCHS Auditor (as applicable) </w:t>
      </w:r>
      <w:commentRangeEnd w:id="9232"/>
      <w:r w:rsidR="00AD1B0E">
        <w:rPr>
          <w:rStyle w:val="CommentReference"/>
          <w:rFonts w:ascii="Arial" w:hAnsi="Arial"/>
          <w:sz w:val="20"/>
          <w:szCs w:val="20"/>
        </w:rPr>
        <w:commentReference w:id="9232"/>
      </w:r>
      <w:r>
        <w:t>confirms in writing to the Producer that it has no conflict of interest which prevents it from carrying out the Annual Audit or preparing the Annual Compliance Audit Report or LCHS Audit Report (as applicable);</w:t>
      </w:r>
    </w:p>
    <w:p w14:paraId="275D17D0" w14:textId="3DF6D819" w:rsidR="00852520" w:rsidRDefault="00852520" w:rsidP="00852520">
      <w:pPr>
        <w:pStyle w:val="SH3Ashurst"/>
      </w:pPr>
      <w:r>
        <w:t>instruct the Auditor or LCHS Auditor (as applicable) to:</w:t>
      </w:r>
    </w:p>
    <w:p w14:paraId="39675098" w14:textId="02E4EB49" w:rsidR="00852520" w:rsidRDefault="00852520" w:rsidP="00B8599C">
      <w:pPr>
        <w:pStyle w:val="SH4Ashurst"/>
      </w:pPr>
      <w:r>
        <w:t>act fairly and impartially;</w:t>
      </w:r>
    </w:p>
    <w:p w14:paraId="4B8B9C61" w14:textId="20779921" w:rsidR="00852520" w:rsidRDefault="00852520" w:rsidP="00B8599C">
      <w:pPr>
        <w:pStyle w:val="SH4Ashurst"/>
      </w:pPr>
      <w:r>
        <w:t>use its professional judgement, discretion and experience in carrying out the Annual Audit and preparing the Annual Compliance Audit Report or LCHS Audit Report (as applicable);</w:t>
      </w:r>
    </w:p>
    <w:p w14:paraId="45FB01D1" w14:textId="02396A9E" w:rsidR="00852520" w:rsidRDefault="00852520" w:rsidP="00B8599C">
      <w:pPr>
        <w:pStyle w:val="SH4Ashurst"/>
      </w:pPr>
      <w:r>
        <w:t xml:space="preserve">notify the LCHA Counterparty if the Producer or </w:t>
      </w:r>
      <w:commentRangeStart w:id="9233"/>
      <w:commentRangeStart w:id="9234"/>
      <w:r>
        <w:t>any Offtaker</w:t>
      </w:r>
      <w:commentRangeEnd w:id="9233"/>
      <w:r w:rsidR="00AF1DC8">
        <w:rPr>
          <w:rStyle w:val="CommentReference"/>
          <w:rFonts w:ascii="Arial" w:hAnsi="Arial"/>
          <w:sz w:val="20"/>
          <w:szCs w:val="20"/>
        </w:rPr>
        <w:commentReference w:id="9233"/>
      </w:r>
      <w:commentRangeEnd w:id="9234"/>
      <w:r w:rsidR="004E6073">
        <w:rPr>
          <w:rStyle w:val="CommentReference"/>
          <w:rFonts w:ascii="Arial" w:hAnsi="Arial"/>
          <w:sz w:val="20"/>
          <w:szCs w:val="20"/>
        </w:rPr>
        <w:commentReference w:id="9234"/>
      </w:r>
      <w:r>
        <w:t xml:space="preserve"> fails to provide any Supporting Information or assistance that the Auditor or LCHS Auditor (as applicable) reasonably requires to carry out the Annual Audit and prepare the Annual Compliance Audit Report or LCHS Audit Report (as applicable);</w:t>
      </w:r>
    </w:p>
    <w:p w14:paraId="49817AD4" w14:textId="249E203D" w:rsidR="00852520" w:rsidRDefault="00852520" w:rsidP="00B8599C">
      <w:pPr>
        <w:pStyle w:val="SH4Ashurst"/>
      </w:pPr>
      <w:r>
        <w:t xml:space="preserve">ensure the LCHA Counterparty can rely on the Annual Compliance Audit Report or LCHS Audit Report (as </w:t>
      </w:r>
      <w:commentRangeStart w:id="9235"/>
      <w:r>
        <w:t>applicable</w:t>
      </w:r>
      <w:commentRangeEnd w:id="9235"/>
      <w:r w:rsidR="00C63D10">
        <w:rPr>
          <w:rStyle w:val="CommentReference"/>
          <w:rFonts w:ascii="Arial" w:hAnsi="Arial"/>
          <w:sz w:val="20"/>
          <w:szCs w:val="20"/>
        </w:rPr>
        <w:commentReference w:id="9235"/>
      </w:r>
      <w:r>
        <w:t>); and</w:t>
      </w:r>
    </w:p>
    <w:p w14:paraId="0751F0EF" w14:textId="69F0174D" w:rsidR="00852520" w:rsidRDefault="00852520" w:rsidP="00B8599C">
      <w:pPr>
        <w:pStyle w:val="SH3Ashurst"/>
      </w:pPr>
      <w:r>
        <w:t xml:space="preserve">cooperate and provide, and procure that any Representatives (including any </w:t>
      </w:r>
      <w:commentRangeStart w:id="9236"/>
      <w:r>
        <w:t>Offtakers</w:t>
      </w:r>
      <w:commentRangeEnd w:id="9236"/>
      <w:r w:rsidR="003C366F">
        <w:rPr>
          <w:rStyle w:val="CommentReference"/>
          <w:rFonts w:ascii="Arial" w:hAnsi="Arial"/>
          <w:sz w:val="20"/>
          <w:szCs w:val="20"/>
        </w:rPr>
        <w:commentReference w:id="9236"/>
      </w:r>
      <w:r>
        <w:t>) cooperate and provide, all required access, assistance and information to enable the Auditor or LCHS Auditor (as applicable) to carry out the Annual Audit and prepare the Annual Compliance Audit Report or LCHS Audit Report (as applicable).</w:t>
      </w:r>
    </w:p>
    <w:p w14:paraId="6D94B319" w14:textId="316399EA" w:rsidR="00852520" w:rsidRDefault="00852520" w:rsidP="00B8599C">
      <w:pPr>
        <w:pStyle w:val="SH1Ashurst"/>
      </w:pPr>
      <w:r>
        <w:t>[LCHS AUDIT REPORT: METHODOLOGY</w:t>
      </w:r>
    </w:p>
    <w:p w14:paraId="7CA7C1B6" w14:textId="1864C848" w:rsidR="00852520" w:rsidRDefault="00852520" w:rsidP="008C0141">
      <w:pPr>
        <w:pStyle w:val="B12Ashurst"/>
      </w:pPr>
      <w:commentRangeStart w:id="9237"/>
      <w:commentRangeStart w:id="9238"/>
      <w:commentRangeStart w:id="9239"/>
      <w:r>
        <w:t>[</w:t>
      </w:r>
      <w:r w:rsidRPr="008C0141">
        <w:rPr>
          <w:b/>
          <w:bCs/>
          <w:i/>
          <w:iCs/>
          <w:highlight w:val="yellow"/>
        </w:rPr>
        <w:t>Note to DESNZ: the below content requirements primarily relate to the audit methodology used to prepare the LCHS Audit Report as opposed to the scope of the audit tests. In respect of the "main" audit (now called the Annual Compliance Audit Report) it was agreed with DESNZ/LCCC that specific detail in relation to the methodology used by the Auditor would likely be set out in separate guidance. DESNZ to confirm whether (i) the below should be retained in respect of the LCHS Audit only; (ii) the below should also apply (where applicable) to the Annual Compliance Audit Report; or (iii) the below should be removed. In the case of option (iii), we will need technical input as to which of the below methods would be applicable to the tests set out in the Annual Compliance Audit Report.</w:t>
      </w:r>
      <w:r>
        <w:t>]</w:t>
      </w:r>
      <w:commentRangeEnd w:id="9237"/>
      <w:r w:rsidR="002A30AF">
        <w:rPr>
          <w:rStyle w:val="CommentReference"/>
          <w:rFonts w:ascii="Arial" w:hAnsi="Arial"/>
          <w:sz w:val="20"/>
          <w:szCs w:val="20"/>
        </w:rPr>
        <w:commentReference w:id="9237"/>
      </w:r>
      <w:commentRangeEnd w:id="9238"/>
      <w:r w:rsidR="002B1B98">
        <w:rPr>
          <w:rStyle w:val="CommentReference"/>
          <w:rFonts w:ascii="Arial" w:hAnsi="Arial"/>
          <w:sz w:val="20"/>
          <w:szCs w:val="20"/>
        </w:rPr>
        <w:commentReference w:id="9238"/>
      </w:r>
      <w:commentRangeEnd w:id="9239"/>
      <w:r w:rsidR="004E6073">
        <w:rPr>
          <w:rStyle w:val="CommentReference"/>
          <w:rFonts w:ascii="Arial" w:hAnsi="Arial"/>
          <w:sz w:val="20"/>
          <w:szCs w:val="20"/>
        </w:rPr>
        <w:commentReference w:id="9239"/>
      </w:r>
    </w:p>
    <w:p w14:paraId="4ABF583B" w14:textId="7E4D52C4" w:rsidR="00852520" w:rsidRDefault="00852520" w:rsidP="008C0141">
      <w:pPr>
        <w:pStyle w:val="SH2Ashurst"/>
      </w:pPr>
      <w:r>
        <w:t>The Producer shall instruct (and, where relevant, allow) the Auditor to:</w:t>
      </w:r>
    </w:p>
    <w:p w14:paraId="29A8A5AE" w14:textId="014DE0A4" w:rsidR="00852520" w:rsidRDefault="00852520" w:rsidP="008C0141">
      <w:pPr>
        <w:pStyle w:val="SH3Ashurst"/>
      </w:pPr>
      <w:r>
        <w:lastRenderedPageBreak/>
        <w:t>assess whether the verification risk is at an acceptably low level to obtain reasonable assurance, and ensure that sufficient evidence has been gathered to be able to give a verification opinion with reasonable assurance that the report is free from material misstatements;</w:t>
      </w:r>
    </w:p>
    <w:p w14:paraId="45E8BA4F" w14:textId="62DCBD89" w:rsidR="00852520" w:rsidRDefault="00852520" w:rsidP="008C0141">
      <w:pPr>
        <w:pStyle w:val="SH3Ashurst"/>
      </w:pPr>
      <w:r>
        <w:t>verify the data in the Monthly LCHS Reports by applying detailed testing of the data, including by: (i) tracing the data back to all supporting evidence including primary data sources, (ii) cross-checking data with external data sources, (iii) performing reconciliations, (iv) checking compliance with the requirements set out in the LCHS regarding appropriate data and (v) carrying out recalculations;</w:t>
      </w:r>
    </w:p>
    <w:p w14:paraId="0C404816" w14:textId="3CF07133" w:rsidR="00852520" w:rsidRDefault="00852520" w:rsidP="008C0141">
      <w:pPr>
        <w:pStyle w:val="SH3Ashurst"/>
      </w:pPr>
      <w:bookmarkStart w:id="9242" w:name="_Ref149642105"/>
      <w:r>
        <w:t>conduct a Site visit, and conduct visits to any third party sites, to assess the operation of the meter measurement systems, to conduct interviews, to carry out the activities required by this LCHS Audit Report as well as to gather sufficient evidence enabling the Auditor to conclude whether the Monthly LCHS Reports are free from material misstatements and omissions (being any misstatements or omissions that could affect the assessment of LCHS Compliance, including compliance with the Materiality Threshold);</w:t>
      </w:r>
      <w:bookmarkEnd w:id="9242"/>
    </w:p>
    <w:p w14:paraId="191A303D" w14:textId="04422BE0" w:rsidR="00852520" w:rsidRDefault="00852520" w:rsidP="008C0141">
      <w:pPr>
        <w:pStyle w:val="SH3Ashurst"/>
      </w:pPr>
      <w:r>
        <w:t xml:space="preserve">as part of the verification in (B) and taking into account the DCMP, check the boundaries of the Facility, the </w:t>
      </w:r>
      <w:r w:rsidR="00C51D56">
        <w:t xml:space="preserve">consistency of the emissions associated with the </w:t>
      </w:r>
      <w:commentRangeStart w:id="9243"/>
      <w:commentRangeStart w:id="9244"/>
      <w:r w:rsidR="00C51D56">
        <w:t xml:space="preserve">Facility </w:t>
      </w:r>
      <w:commentRangeEnd w:id="9243"/>
      <w:r w:rsidR="00321098">
        <w:rPr>
          <w:rStyle w:val="CommentReference"/>
          <w:rFonts w:ascii="Arial" w:hAnsi="Arial"/>
          <w:sz w:val="20"/>
          <w:szCs w:val="20"/>
        </w:rPr>
        <w:commentReference w:id="9243"/>
      </w:r>
      <w:commentRangeEnd w:id="9244"/>
      <w:r w:rsidR="004E6073">
        <w:rPr>
          <w:rStyle w:val="CommentReference"/>
          <w:rFonts w:ascii="Arial" w:hAnsi="Arial"/>
          <w:sz w:val="20"/>
          <w:szCs w:val="20"/>
        </w:rPr>
        <w:commentReference w:id="9244"/>
      </w:r>
      <w:r w:rsidR="00C51D56">
        <w:t>against the</w:t>
      </w:r>
      <w:r>
        <w:t xml:space="preserve"> emission categories as described in the DCMP, the consistency of the aggregated reported data in the Monthly LCHS Reports with supporting evidence, including primary source data, and the reliability and accuracy of </w:t>
      </w:r>
      <w:r w:rsidR="00C51D56">
        <w:t xml:space="preserve">such </w:t>
      </w:r>
      <w:r>
        <w:t>data</w:t>
      </w:r>
      <w:r w:rsidR="00C51D56">
        <w:t xml:space="preserve"> and Monthly LCHS Reports</w:t>
      </w:r>
      <w:r>
        <w:t>;</w:t>
      </w:r>
    </w:p>
    <w:p w14:paraId="1CB94923" w14:textId="7999D217" w:rsidR="00852520" w:rsidRDefault="00852520" w:rsidP="008C0141">
      <w:pPr>
        <w:pStyle w:val="SH3Ashurst"/>
      </w:pPr>
      <w:r>
        <w:t xml:space="preserve">carry out substantive testing consisting of analytical procedures, data verification and checking the </w:t>
      </w:r>
      <w:r w:rsidR="00C51D56">
        <w:t xml:space="preserve">DCMP </w:t>
      </w:r>
      <w:r>
        <w:t>and assessing the following:</w:t>
      </w:r>
    </w:p>
    <w:p w14:paraId="0B37874E" w14:textId="26232BEC" w:rsidR="00852520" w:rsidRDefault="00852520" w:rsidP="00280975">
      <w:pPr>
        <w:pStyle w:val="SH4Ashurst"/>
      </w:pPr>
      <w:r>
        <w:t>the data flow activities and the systems used in the data flow, including information technology systems;</w:t>
      </w:r>
    </w:p>
    <w:p w14:paraId="6C4E68AA" w14:textId="6641FD86" w:rsidR="00852520" w:rsidRDefault="00852520" w:rsidP="00280975">
      <w:pPr>
        <w:pStyle w:val="SH4Ashurst"/>
      </w:pPr>
      <w:r>
        <w:t>whether the control activities of the Producer are appropriately documented, implemented, maintained and effective to mitigate the risks of material misstatements and omissions; and</w:t>
      </w:r>
    </w:p>
    <w:p w14:paraId="17123DD8" w14:textId="78F93153" w:rsidR="00852520" w:rsidRDefault="00852520" w:rsidP="00280975">
      <w:pPr>
        <w:pStyle w:val="SH4Ashurst"/>
      </w:pPr>
      <w:r>
        <w:t>whether the procedures listed in the DCMP are effective to mitigate the inherent risks and control risks and whether the procedures are implemented, sufficiently documented and properly maintained.</w:t>
      </w:r>
      <w:del w:id="9245" w:author="Finkler, Julie (Energy Security)" w:date="2023-11-08T18:03:00Z">
        <w:r w:rsidDel="002E26CA">
          <w:delText>]</w:delText>
        </w:r>
      </w:del>
    </w:p>
    <w:p w14:paraId="31DB3327" w14:textId="53C74F27" w:rsidR="00280975" w:rsidRDefault="00280975" w:rsidP="00280975">
      <w:pPr>
        <w:pStyle w:val="NormalAshurst"/>
      </w:pPr>
      <w:r>
        <w:br w:type="page"/>
      </w:r>
    </w:p>
    <w:p w14:paraId="41463509" w14:textId="291F7AB4" w:rsidR="00852520" w:rsidRDefault="00280975" w:rsidP="00280975">
      <w:pPr>
        <w:pStyle w:val="SchSubAshurst"/>
      </w:pPr>
      <w:r>
        <w:lastRenderedPageBreak/>
        <w:br/>
      </w:r>
      <w:bookmarkStart w:id="9246" w:name="_Ref149739518"/>
      <w:r>
        <w:t>Annual Compliance Audit Report</w:t>
      </w:r>
      <w:bookmarkEnd w:id="9246"/>
    </w:p>
    <w:p w14:paraId="2BF7DD3E" w14:textId="0A14A8CF" w:rsidR="00852520" w:rsidRDefault="00852520" w:rsidP="00A46415">
      <w:pPr>
        <w:pStyle w:val="SH1Ashurst"/>
        <w:numPr>
          <w:ilvl w:val="0"/>
          <w:numId w:val="198"/>
        </w:numPr>
      </w:pPr>
      <w:r>
        <w:t>ANNUAL COMPLIANCE AUDIT REPORT: CONTENT REQUIREMENTS</w:t>
      </w:r>
    </w:p>
    <w:p w14:paraId="5EEF4DE4" w14:textId="0E0E40FC" w:rsidR="00852520" w:rsidRDefault="00852520" w:rsidP="00280975">
      <w:pPr>
        <w:pStyle w:val="SH2Ashurst"/>
      </w:pPr>
      <w:r>
        <w:t>Each Annual Compliance Audit Report shall:</w:t>
      </w:r>
    </w:p>
    <w:p w14:paraId="1D8C10C7" w14:textId="6C42722B" w:rsidR="00852520" w:rsidRDefault="00852520" w:rsidP="00280975">
      <w:pPr>
        <w:pStyle w:val="SH3Ashurst"/>
      </w:pPr>
      <w:r>
        <w:t>include the LCHA Counterparty as an addressee;</w:t>
      </w:r>
    </w:p>
    <w:p w14:paraId="216C59D1" w14:textId="41A85B73" w:rsidR="00852520" w:rsidRDefault="00852520" w:rsidP="00280975">
      <w:pPr>
        <w:pStyle w:val="SH3Ashurst"/>
      </w:pPr>
      <w:r>
        <w:t xml:space="preserve">contain the following elements: the name of the Producer that was subject to verification, the objectives of the verification, the scope of the verification, the dates on which the site visits were carried out and the verification opinion statement; </w:t>
      </w:r>
    </w:p>
    <w:p w14:paraId="54BE7141" w14:textId="4517C697" w:rsidR="00852520" w:rsidRDefault="00852520" w:rsidP="00280975">
      <w:pPr>
        <w:pStyle w:val="SH3Ashurst"/>
      </w:pPr>
      <w:r>
        <w:t xml:space="preserve">contain a detailed narrative of the information collected during the audit; and </w:t>
      </w:r>
    </w:p>
    <w:p w14:paraId="290BABA6" w14:textId="4D0C9CBC" w:rsidR="00852520" w:rsidRDefault="00852520" w:rsidP="00280975">
      <w:pPr>
        <w:pStyle w:val="SH3Ashurst"/>
      </w:pPr>
      <w:r>
        <w:t>be in form and content satisfactory to the LCHA Counterparty (acting reasonably).</w:t>
      </w:r>
    </w:p>
    <w:p w14:paraId="3FC4BB66" w14:textId="3218FB1E" w:rsidR="00852520" w:rsidRDefault="00852520" w:rsidP="00280975">
      <w:pPr>
        <w:pStyle w:val="B12Ashurst"/>
      </w:pPr>
      <w:commentRangeStart w:id="9247"/>
      <w:commentRangeStart w:id="9248"/>
      <w:r>
        <w:t>[</w:t>
      </w:r>
      <w:r w:rsidRPr="00280975">
        <w:rPr>
          <w:b/>
          <w:bCs/>
          <w:i/>
          <w:iCs/>
          <w:highlight w:val="yellow"/>
        </w:rPr>
        <w:t xml:space="preserve">Note to DESNZ: items (A) – (D) above were originally set out in </w:t>
      </w:r>
      <w:r w:rsidR="0083214C">
        <w:rPr>
          <w:b/>
          <w:bCs/>
          <w:i/>
          <w:iCs/>
          <w:highlight w:val="yellow"/>
        </w:rPr>
        <w:fldChar w:fldCharType="begin"/>
      </w:r>
      <w:r w:rsidR="0083214C">
        <w:rPr>
          <w:b/>
          <w:bCs/>
          <w:i/>
          <w:iCs/>
          <w:highlight w:val="yellow"/>
        </w:rPr>
        <w:instrText xml:space="preserve"> REF _Ref149477732 \w \h </w:instrText>
      </w:r>
      <w:r w:rsidR="0083214C">
        <w:rPr>
          <w:b/>
          <w:bCs/>
          <w:i/>
          <w:iCs/>
          <w:highlight w:val="yellow"/>
        </w:rPr>
      </w:r>
      <w:r w:rsidR="0083214C">
        <w:rPr>
          <w:b/>
          <w:bCs/>
          <w:i/>
          <w:iCs/>
          <w:highlight w:val="yellow"/>
        </w:rPr>
        <w:fldChar w:fldCharType="separate"/>
      </w:r>
      <w:del w:id="9249" w:author="Faqir, Sofia (Energy Security)" w:date="2023-11-12T19:47:00Z">
        <w:r w:rsidR="00E473FC">
          <w:rPr>
            <w:b/>
            <w:bCs/>
            <w:i/>
            <w:iCs/>
            <w:highlight w:val="yellow"/>
          </w:rPr>
          <w:delText>Annex 6</w:delText>
        </w:r>
      </w:del>
      <w:r w:rsidR="0083214C">
        <w:rPr>
          <w:b/>
          <w:bCs/>
          <w:i/>
          <w:iCs/>
          <w:highlight w:val="yellow"/>
        </w:rPr>
        <w:fldChar w:fldCharType="end"/>
      </w:r>
      <w:r w:rsidRPr="00280975">
        <w:rPr>
          <w:b/>
          <w:bCs/>
          <w:i/>
          <w:iCs/>
          <w:highlight w:val="yellow"/>
        </w:rPr>
        <w:t xml:space="preserve"> of the LCHA as requirements that applied in respect of the LCHS Audit Report. We think that it makes sense that these requirements should apply in respect of both audit reports and so have also included these in this Part B. DESNZ/EY to confirm.</w:t>
      </w:r>
      <w:r>
        <w:t>]</w:t>
      </w:r>
      <w:commentRangeEnd w:id="9247"/>
      <w:r w:rsidR="002A30AF">
        <w:rPr>
          <w:rStyle w:val="CommentReference"/>
          <w:rFonts w:ascii="Arial" w:hAnsi="Arial"/>
          <w:sz w:val="20"/>
          <w:szCs w:val="20"/>
        </w:rPr>
        <w:commentReference w:id="9247"/>
      </w:r>
      <w:commentRangeEnd w:id="9248"/>
      <w:r w:rsidR="006130AD">
        <w:rPr>
          <w:rStyle w:val="CommentReference"/>
          <w:rFonts w:ascii="Arial" w:hAnsi="Arial"/>
          <w:sz w:val="20"/>
          <w:szCs w:val="20"/>
        </w:rPr>
        <w:commentReference w:id="9248"/>
      </w:r>
    </w:p>
    <w:p w14:paraId="79560574" w14:textId="72C91028" w:rsidR="00852520" w:rsidRDefault="00852520" w:rsidP="00280975">
      <w:pPr>
        <w:pStyle w:val="SH2Ashurst"/>
      </w:pPr>
      <w:r>
        <w:t xml:space="preserve">Each Annual Compliance Audit Report shall contain a statement from the Auditor confirming whether, in respect of the relevant </w:t>
      </w:r>
      <w:r w:rsidR="00912360">
        <w:t xml:space="preserve">Fiscal </w:t>
      </w:r>
      <w:r>
        <w:t>Year:</w:t>
      </w:r>
    </w:p>
    <w:p w14:paraId="76D100D2" w14:textId="1F2ED4DE" w:rsidR="00852520" w:rsidRDefault="00852520" w:rsidP="00280975">
      <w:pPr>
        <w:pStyle w:val="SH3Ashurst"/>
      </w:pPr>
      <w:r>
        <w:t xml:space="preserve">[in respect of any Start Date Notice, the Producer has accurately specified: </w:t>
      </w:r>
    </w:p>
    <w:p w14:paraId="4B197B7D" w14:textId="7C5FD665" w:rsidR="00852520" w:rsidRDefault="00852520" w:rsidP="00280975">
      <w:pPr>
        <w:pStyle w:val="SH4Ashurst"/>
      </w:pPr>
      <w:r>
        <w:t xml:space="preserve">the number of Renewable Transport Fuel Certificate(s) it has received under the RTFO Scheme during the period between the Agreement Date and the Start Date; </w:t>
      </w:r>
    </w:p>
    <w:p w14:paraId="2BA34659" w14:textId="0C8247C8" w:rsidR="00852520" w:rsidRDefault="00852520" w:rsidP="00280975">
      <w:pPr>
        <w:pStyle w:val="SH4Ashurst"/>
      </w:pPr>
      <w:r>
        <w:t xml:space="preserve">the volumes of Hydrogen produced by the Hydrogen Production Plant which have been claimed under the RTFO Scheme and/or sold to a third party who intends to claim or has claimed such Hydrogen under the RTFO Scheme during the period between the Agreement Date and the Start Date;] </w:t>
      </w:r>
    </w:p>
    <w:p w14:paraId="31CE994D" w14:textId="3261CD24" w:rsidR="00852520" w:rsidRDefault="00852520" w:rsidP="00280975">
      <w:pPr>
        <w:pStyle w:val="B4Ashurst"/>
      </w:pPr>
      <w:commentRangeStart w:id="9252"/>
      <w:commentRangeStart w:id="9253"/>
      <w:commentRangeStart w:id="9254"/>
      <w:commentRangeStart w:id="9255"/>
      <w:r>
        <w:t>[</w:t>
      </w:r>
      <w:r w:rsidRPr="00F36A42">
        <w:rPr>
          <w:b/>
          <w:bCs/>
          <w:i/>
          <w:iCs/>
          <w:highlight w:val="yellow"/>
        </w:rPr>
        <w:t xml:space="preserve">Note to </w:t>
      </w:r>
      <w:r w:rsidR="00F36A42" w:rsidRPr="00F36A42">
        <w:rPr>
          <w:b/>
          <w:bCs/>
          <w:i/>
          <w:iCs/>
          <w:highlight w:val="yellow"/>
        </w:rPr>
        <w:t>DESNZ</w:t>
      </w:r>
      <w:r w:rsidRPr="00F36A42">
        <w:rPr>
          <w:b/>
          <w:bCs/>
          <w:i/>
          <w:iCs/>
          <w:highlight w:val="yellow"/>
        </w:rPr>
        <w:t xml:space="preserve">: </w:t>
      </w:r>
      <w:r w:rsidR="00F36A42" w:rsidRPr="00F36A42">
        <w:rPr>
          <w:b/>
          <w:bCs/>
          <w:i/>
          <w:iCs/>
          <w:highlight w:val="yellow"/>
        </w:rPr>
        <w:t xml:space="preserve">we </w:t>
      </w:r>
      <w:r w:rsidRPr="00F36A42">
        <w:rPr>
          <w:b/>
          <w:bCs/>
          <w:i/>
          <w:iCs/>
          <w:highlight w:val="yellow"/>
        </w:rPr>
        <w:t>query whether this particular test can be removed from the scope of the annual audit</w:t>
      </w:r>
      <w:r w:rsidR="00F36A42" w:rsidRPr="00F36A42">
        <w:rPr>
          <w:b/>
          <w:bCs/>
          <w:i/>
          <w:iCs/>
          <w:highlight w:val="yellow"/>
        </w:rPr>
        <w:t xml:space="preserve"> as it may be better assessed by the LCCC as part of its overall assessment of the Start Date Notice, in the same away that it would </w:t>
      </w:r>
      <w:r w:rsidRPr="00F36A42">
        <w:rPr>
          <w:b/>
          <w:bCs/>
          <w:i/>
          <w:iCs/>
          <w:highlight w:val="yellow"/>
        </w:rPr>
        <w:t>assess whether the Producer Repeating Representations are true, accurate and not misleading etc.</w:t>
      </w:r>
      <w:r w:rsidR="00F36A42" w:rsidRPr="00F36A42">
        <w:rPr>
          <w:b/>
          <w:bCs/>
          <w:i/>
          <w:iCs/>
          <w:highlight w:val="yellow"/>
        </w:rPr>
        <w:t xml:space="preserve"> The same query applies to (B) below</w:t>
      </w:r>
      <w:r>
        <w:t>]</w:t>
      </w:r>
      <w:commentRangeEnd w:id="9252"/>
      <w:r w:rsidR="0034798F">
        <w:rPr>
          <w:rStyle w:val="CommentReference"/>
          <w:rFonts w:ascii="Arial" w:hAnsi="Arial"/>
          <w:sz w:val="20"/>
          <w:szCs w:val="20"/>
        </w:rPr>
        <w:commentReference w:id="9252"/>
      </w:r>
      <w:commentRangeEnd w:id="9253"/>
      <w:r w:rsidR="00BD4B36">
        <w:rPr>
          <w:rStyle w:val="CommentReference"/>
          <w:rFonts w:ascii="Arial" w:hAnsi="Arial"/>
          <w:sz w:val="20"/>
          <w:szCs w:val="20"/>
        </w:rPr>
        <w:commentReference w:id="9253"/>
      </w:r>
      <w:commentRangeEnd w:id="9254"/>
      <w:r w:rsidR="00CB77E1">
        <w:rPr>
          <w:rStyle w:val="CommentReference"/>
          <w:rFonts w:ascii="Arial" w:hAnsi="Arial"/>
          <w:sz w:val="20"/>
          <w:szCs w:val="20"/>
        </w:rPr>
        <w:commentReference w:id="9254"/>
      </w:r>
      <w:commentRangeEnd w:id="9255"/>
      <w:r w:rsidR="00315560">
        <w:rPr>
          <w:rStyle w:val="CommentReference"/>
          <w:rFonts w:ascii="Arial" w:hAnsi="Arial"/>
          <w:sz w:val="20"/>
          <w:szCs w:val="20"/>
        </w:rPr>
        <w:commentReference w:id="9255"/>
      </w:r>
    </w:p>
    <w:p w14:paraId="5DDBF810" w14:textId="03666A72" w:rsidR="00852520" w:rsidRDefault="00852520" w:rsidP="00280975">
      <w:pPr>
        <w:pStyle w:val="SH3Ashurst"/>
      </w:pPr>
      <w:commentRangeStart w:id="9259"/>
      <w:commentRangeStart w:id="9260"/>
      <w:commentRangeStart w:id="9261"/>
      <w:r>
        <w:t xml:space="preserve">[the Producer has provided an accurate Pre-Start Date Subsidy Notice to the LCHA Counterparty, if required, in accordance with Condition </w:t>
      </w:r>
      <w:r w:rsidR="002F1FBC">
        <w:fldChar w:fldCharType="begin"/>
      </w:r>
      <w:r w:rsidR="002F1FBC">
        <w:instrText xml:space="preserve"> REF _Ref144113229 \w \h </w:instrText>
      </w:r>
      <w:r w:rsidR="002F1FBC">
        <w:fldChar w:fldCharType="separate"/>
      </w:r>
      <w:del w:id="9262" w:author="Faqir, Sofia (Energy Security)" w:date="2023-11-12T19:47:00Z">
        <w:r w:rsidR="00E473FC">
          <w:delText>3.77</w:delText>
        </w:r>
      </w:del>
      <w:r w:rsidR="002F1FBC">
        <w:fldChar w:fldCharType="end"/>
      </w:r>
      <w:r>
        <w:t xml:space="preserve"> (</w:t>
      </w:r>
      <w:r w:rsidRPr="001525FC">
        <w:rPr>
          <w:i/>
          <w:iCs/>
        </w:rPr>
        <w:t>Pre-Start Date Subsidy Notice</w:t>
      </w:r>
      <w:r>
        <w:t>);]</w:t>
      </w:r>
      <w:commentRangeEnd w:id="9259"/>
      <w:r w:rsidR="00E45292">
        <w:rPr>
          <w:rStyle w:val="CommentReference"/>
          <w:rFonts w:ascii="Arial" w:hAnsi="Arial"/>
          <w:sz w:val="20"/>
          <w:szCs w:val="20"/>
        </w:rPr>
        <w:commentReference w:id="9259"/>
      </w:r>
      <w:commentRangeEnd w:id="9260"/>
      <w:r w:rsidR="00CB77E1">
        <w:rPr>
          <w:rStyle w:val="CommentReference"/>
          <w:rFonts w:ascii="Arial" w:hAnsi="Arial"/>
          <w:sz w:val="20"/>
          <w:szCs w:val="20"/>
        </w:rPr>
        <w:commentReference w:id="9260"/>
      </w:r>
      <w:commentRangeEnd w:id="9261"/>
      <w:r w:rsidR="00315560">
        <w:rPr>
          <w:rStyle w:val="CommentReference"/>
          <w:rFonts w:ascii="Arial" w:hAnsi="Arial"/>
          <w:sz w:val="20"/>
          <w:szCs w:val="20"/>
        </w:rPr>
        <w:commentReference w:id="9261"/>
      </w:r>
    </w:p>
    <w:p w14:paraId="52AC5547" w14:textId="5FE4D18F" w:rsidR="00852520" w:rsidRDefault="00852520" w:rsidP="00280975">
      <w:pPr>
        <w:pStyle w:val="SH3Ashurst"/>
      </w:pPr>
      <w:r>
        <w:t>the Sliding Scale Top Up Condition been satisfied in the relevant Billing Period in respect of any Sliding Scale Top Up Amounts payable to the Producer;</w:t>
      </w:r>
    </w:p>
    <w:p w14:paraId="385075A3" w14:textId="347A9A37" w:rsidR="00852520" w:rsidRDefault="00852520" w:rsidP="00280975">
      <w:pPr>
        <w:pStyle w:val="SH3Ashurst"/>
      </w:pPr>
      <w:r>
        <w:t xml:space="preserve">the aggregate of: (i) the Total Invoiced Volumes for all Billing Periods in the Fiscal Year, (ii) the PILOHS Volumes for any Billing Period(s) in the Fiscal Year in which the PILOHS Condition has been satisfied and (iii) any QCiL Adjusted Revenues Volumes has exceeded the Permitted Annual Sales </w:t>
      </w:r>
      <w:commentRangeStart w:id="9263"/>
      <w:commentRangeStart w:id="9264"/>
      <w:r>
        <w:t>Cap</w:t>
      </w:r>
      <w:commentRangeEnd w:id="9263"/>
      <w:r w:rsidR="008A169C">
        <w:rPr>
          <w:rStyle w:val="CommentReference"/>
          <w:rFonts w:ascii="Arial" w:hAnsi="Arial"/>
          <w:sz w:val="20"/>
          <w:szCs w:val="20"/>
        </w:rPr>
        <w:commentReference w:id="9263"/>
      </w:r>
      <w:commentRangeEnd w:id="9264"/>
      <w:r w:rsidR="009D7C9F">
        <w:rPr>
          <w:rStyle w:val="CommentReference"/>
          <w:rFonts w:ascii="Arial" w:hAnsi="Arial"/>
          <w:sz w:val="20"/>
          <w:szCs w:val="20"/>
        </w:rPr>
        <w:commentReference w:id="9264"/>
      </w:r>
      <w:r>
        <w:t>;</w:t>
      </w:r>
    </w:p>
    <w:p w14:paraId="661B7080" w14:textId="13296F20" w:rsidR="00852520" w:rsidRDefault="00852520" w:rsidP="00280975">
      <w:pPr>
        <w:pStyle w:val="SH3Ashurst"/>
      </w:pPr>
      <w:r>
        <w:lastRenderedPageBreak/>
        <w:t>for CCUS-Enabled Facilities only, the Carbon Emissions Protection Trigger has occurred in the relevant Billing Period in respect of any Carbon Cost Production Amounts payable to the Producer;</w:t>
      </w:r>
    </w:p>
    <w:p w14:paraId="45B7D304" w14:textId="25C04D66" w:rsidR="00852520" w:rsidRDefault="00852520" w:rsidP="00280975">
      <w:pPr>
        <w:pStyle w:val="SH3Ashurst"/>
      </w:pPr>
      <w:r>
        <w:t xml:space="preserve">for CCUS-Enabled Facilities only, the PILOHS Condition </w:t>
      </w:r>
      <w:r w:rsidR="00F36A42">
        <w:t xml:space="preserve">has </w:t>
      </w:r>
      <w:r>
        <w:t>been satisfied in the relevant Billing Period in respect of any PILOHS Amounts payable to the Producer;</w:t>
      </w:r>
    </w:p>
    <w:p w14:paraId="38271C3E" w14:textId="06721CDD" w:rsidR="00852520" w:rsidRDefault="00852520" w:rsidP="00280975">
      <w:pPr>
        <w:pStyle w:val="SH3Ashurst"/>
      </w:pPr>
      <w:r>
        <w:t>any Total Invoiced Volumes which are Qualifying Volumes have been claimed under the RTFO Scheme;</w:t>
      </w:r>
    </w:p>
    <w:p w14:paraId="4F733D8E" w14:textId="62580372" w:rsidR="00852520" w:rsidRDefault="00852520" w:rsidP="00280975">
      <w:pPr>
        <w:pStyle w:val="SH3Ashurst"/>
      </w:pPr>
      <w:r>
        <w:t>all Discrete Consignments associated with RTFO Volumes have been excluded from the calculation of any Weighted Average Consignment;</w:t>
      </w:r>
    </w:p>
    <w:p w14:paraId="130D51EC" w14:textId="0B0E41E7" w:rsidR="00852520" w:rsidRDefault="00852520" w:rsidP="00280975">
      <w:pPr>
        <w:pStyle w:val="SH3Ashurst"/>
      </w:pPr>
      <w:r>
        <w:t xml:space="preserve">each Payment Information Notice that the Producer has submitted to the LCHA Counterparty pursuant to Condition </w:t>
      </w:r>
      <w:r w:rsidR="00BA01BC">
        <w:fldChar w:fldCharType="begin"/>
      </w:r>
      <w:r w:rsidR="00BA01BC">
        <w:instrText xml:space="preserve"> REF _Ref149475296 \w \h </w:instrText>
      </w:r>
      <w:r w:rsidR="00BA01BC">
        <w:fldChar w:fldCharType="separate"/>
      </w:r>
      <w:del w:id="9265" w:author="Faqir, Sofia (Energy Security)" w:date="2023-11-12T19:47:00Z">
        <w:r w:rsidR="00E473FC">
          <w:delText>21</w:delText>
        </w:r>
      </w:del>
      <w:r w:rsidR="00BA01BC">
        <w:fldChar w:fldCharType="end"/>
      </w:r>
      <w:r>
        <w:t xml:space="preserve"> (</w:t>
      </w:r>
      <w:r w:rsidRPr="001525FC">
        <w:rPr>
          <w:i/>
          <w:iCs/>
        </w:rPr>
        <w:t>Producer Payment Information</w:t>
      </w:r>
      <w:r>
        <w:t xml:space="preserve">) is true, complete and accurate; </w:t>
      </w:r>
    </w:p>
    <w:p w14:paraId="010C7C57" w14:textId="1C7B627F" w:rsidR="00852520" w:rsidRDefault="00F36A42" w:rsidP="00280975">
      <w:pPr>
        <w:pStyle w:val="SH3Ashurst"/>
      </w:pPr>
      <w:r>
        <w:t xml:space="preserve">any </w:t>
      </w:r>
      <w:r w:rsidR="00852520">
        <w:t>Hydrogen Storage Infrastructure is exclusively owned and used by the Producer to store Hydrogen produced by the Hydrogen Production Plant;</w:t>
      </w:r>
    </w:p>
    <w:p w14:paraId="5A14190C" w14:textId="4A991521" w:rsidR="00852520" w:rsidRDefault="00852520" w:rsidP="00280975">
      <w:pPr>
        <w:pStyle w:val="SH3Ashurst"/>
      </w:pPr>
      <w:r>
        <w:t>the Producer has provided an accurate Additional Revenue Report to the LCHA Counterparty which meets the requirements set out in such definition;</w:t>
      </w:r>
    </w:p>
    <w:p w14:paraId="5011D6C5" w14:textId="667F9EE4" w:rsidR="00852520" w:rsidRDefault="00852520" w:rsidP="00280975">
      <w:pPr>
        <w:pStyle w:val="SH3Ashurst"/>
      </w:pPr>
      <w:r>
        <w:t xml:space="preserve">[any UK ETS Free Allowances have been applied for, or received from the UK ETS Registry Administrator, in relation to the Facility (regardless of whether such UK ETS Free Allowances are applied for and/or received by the Producer or by any other person)]; </w:t>
      </w:r>
      <w:commentRangeStart w:id="9266"/>
      <w:commentRangeStart w:id="9267"/>
      <w:r>
        <w:t>[</w:t>
      </w:r>
      <w:r w:rsidRPr="00912360">
        <w:rPr>
          <w:b/>
          <w:bCs/>
          <w:i/>
          <w:iCs/>
          <w:highlight w:val="yellow"/>
        </w:rPr>
        <w:t xml:space="preserve">Note to </w:t>
      </w:r>
      <w:r w:rsidR="00912360" w:rsidRPr="00912360">
        <w:rPr>
          <w:b/>
          <w:bCs/>
          <w:i/>
          <w:iCs/>
          <w:highlight w:val="yellow"/>
        </w:rPr>
        <w:t>DESNZ/LCCC</w:t>
      </w:r>
      <w:r w:rsidRPr="00912360">
        <w:rPr>
          <w:b/>
          <w:bCs/>
          <w:i/>
          <w:iCs/>
          <w:highlight w:val="yellow"/>
        </w:rPr>
        <w:t>: if LCCC will be able to simply request this information from the UK ETS Registry Administrator (which would definitely be a "Government Entity") and/or access the register directly, this test can probably be removed from the scope of the audit. LCCC to confirm</w:t>
      </w:r>
      <w:r w:rsidR="00912360" w:rsidRPr="00912360">
        <w:rPr>
          <w:b/>
          <w:bCs/>
          <w:i/>
          <w:iCs/>
          <w:highlight w:val="yellow"/>
        </w:rPr>
        <w:t xml:space="preserve"> if this is the case</w:t>
      </w:r>
      <w:r w:rsidRPr="00912360">
        <w:rPr>
          <w:b/>
          <w:bCs/>
          <w:i/>
          <w:iCs/>
          <w:highlight w:val="yellow"/>
        </w:rPr>
        <w:t>.</w:t>
      </w:r>
      <w:r>
        <w:t>]</w:t>
      </w:r>
      <w:commentRangeEnd w:id="9266"/>
      <w:r w:rsidR="0034798F">
        <w:rPr>
          <w:rStyle w:val="CommentReference"/>
          <w:rFonts w:ascii="Arial" w:hAnsi="Arial"/>
          <w:sz w:val="20"/>
          <w:szCs w:val="20"/>
        </w:rPr>
        <w:commentReference w:id="9266"/>
      </w:r>
      <w:commentRangeEnd w:id="9267"/>
      <w:r w:rsidR="008A169C">
        <w:rPr>
          <w:rStyle w:val="CommentReference"/>
          <w:rFonts w:ascii="Arial" w:hAnsi="Arial"/>
          <w:sz w:val="20"/>
          <w:szCs w:val="20"/>
        </w:rPr>
        <w:commentReference w:id="9267"/>
      </w:r>
    </w:p>
    <w:p w14:paraId="5769359B" w14:textId="3D02EE05" w:rsidR="00852520" w:rsidRDefault="00852520" w:rsidP="00280975">
      <w:pPr>
        <w:pStyle w:val="SH3Ashurst"/>
      </w:pPr>
      <w:r>
        <w:t xml:space="preserve">the Producer has submitted all relevant Offtake Agreements to the LCHA Counterparty in the relevant Fiscal Year in accordance with Condition </w:t>
      </w:r>
      <w:r w:rsidR="00BA01BC">
        <w:fldChar w:fldCharType="begin"/>
      </w:r>
      <w:r w:rsidR="00BA01BC">
        <w:instrText xml:space="preserve"> REF _Ref144114059 \w \h </w:instrText>
      </w:r>
      <w:r w:rsidR="00BA01BC">
        <w:fldChar w:fldCharType="separate"/>
      </w:r>
      <w:del w:id="9269" w:author="Faqir, Sofia (Energy Security)" w:date="2023-11-12T19:47:00Z">
        <w:r w:rsidR="00E473FC">
          <w:delText>36.1</w:delText>
        </w:r>
      </w:del>
      <w:r w:rsidR="00BA01BC">
        <w:fldChar w:fldCharType="end"/>
      </w:r>
      <w:r>
        <w:t xml:space="preserve"> (</w:t>
      </w:r>
      <w:r w:rsidRPr="001525FC">
        <w:rPr>
          <w:i/>
          <w:iCs/>
        </w:rPr>
        <w:t>Offtaker Confirmation Request Notice</w:t>
      </w:r>
      <w:r>
        <w:t>);</w:t>
      </w:r>
    </w:p>
    <w:p w14:paraId="7A3A66AD" w14:textId="56F86FA9" w:rsidR="00852520" w:rsidRDefault="00852520" w:rsidP="00280975">
      <w:pPr>
        <w:pStyle w:val="SH3Ashurst"/>
      </w:pPr>
      <w:r>
        <w:t>[each Offtake Agreement which is entered into with an Offtaker (including where any such agreement is amended, waived, supplemented or otherwise varied) includes:</w:t>
      </w:r>
    </w:p>
    <w:p w14:paraId="2D820637" w14:textId="133BD77E" w:rsidR="00852520" w:rsidRDefault="00852520" w:rsidP="001525FC">
      <w:pPr>
        <w:pStyle w:val="SH4Ashurst"/>
      </w:pPr>
      <w:r>
        <w:t>the Offtaker Compliance Provisions; and</w:t>
      </w:r>
    </w:p>
    <w:p w14:paraId="5DF8C9B0" w14:textId="77777777" w:rsidR="008A63FA" w:rsidRPr="008A63FA" w:rsidRDefault="008A63FA" w:rsidP="008A63FA">
      <w:pPr>
        <w:pStyle w:val="SH4Ashurst"/>
      </w:pPr>
      <w:r w:rsidRPr="008A63FA">
        <w:t>one (1) or more express contractual right or remedy against the relevant Offtaker for any non-material breach of the Offtaker Compliance Provisions (in addition to any right or remedy under common law, in equity, by statute or otherwise) and the right to terminate the relevant Offtake Agreement for any persistent, material or wilful breach of the Offtaker Compliance Provisions;</w:t>
      </w:r>
    </w:p>
    <w:p w14:paraId="45E9E4CA" w14:textId="222DB328" w:rsidR="00852520" w:rsidRDefault="00852520" w:rsidP="001525FC">
      <w:pPr>
        <w:pStyle w:val="SH3Ashurst"/>
      </w:pPr>
      <w:r>
        <w:t>[the Producer has issued any Offtaker with an Offtaker Invoice in respect of which the Achieved Sales Price has been decreased in a way which is designed to or a main purpose of which is to either increase the Difference Amounts payable by the LCHA Counterparty to the Producer and/or decrease the Difference Amounts payable by the Producer to the LCHA Counterparty, including by:</w:t>
      </w:r>
    </w:p>
    <w:p w14:paraId="38FAF938" w14:textId="62EFDF5C" w:rsidR="00852520" w:rsidRDefault="00852520" w:rsidP="001525FC">
      <w:pPr>
        <w:pStyle w:val="SH4Ashurst"/>
      </w:pPr>
      <w:r>
        <w:t>categorising a Strike Price Inclusion as a Strike Price Exclusion; or</w:t>
      </w:r>
    </w:p>
    <w:p w14:paraId="0F379909" w14:textId="6388AD67" w:rsidR="00852520" w:rsidRDefault="00852520" w:rsidP="001525FC">
      <w:pPr>
        <w:pStyle w:val="SH4Ashurst"/>
      </w:pPr>
      <w:r>
        <w:t>increasing one (1) or more Strike Price Exclusion Amount;]</w:t>
      </w:r>
    </w:p>
    <w:p w14:paraId="3891AFB0" w14:textId="161D39B9" w:rsidR="00912360" w:rsidRDefault="00912360" w:rsidP="001525FC">
      <w:pPr>
        <w:pStyle w:val="SH3Ashurst"/>
      </w:pPr>
      <w:r w:rsidRPr="00944D7E">
        <w:lastRenderedPageBreak/>
        <w:t xml:space="preserve">the Producer has submitted an Offtaker Confirmation Request Notice and/or Own Consumption Confirmation Request Notice to the LCHA Counterparty in respect of any new Offtaker(s) in accordance with Condition </w:t>
      </w:r>
      <w:r w:rsidR="00824149" w:rsidRPr="00944D7E">
        <w:fldChar w:fldCharType="begin"/>
      </w:r>
      <w:r w:rsidR="00824149" w:rsidRPr="00944D7E">
        <w:instrText xml:space="preserve"> REF _Ref144114059 \w \h </w:instrText>
      </w:r>
      <w:r w:rsidR="00944D7E">
        <w:instrText xml:space="preserve"> \* MERGEFORMAT </w:instrText>
      </w:r>
      <w:r w:rsidR="00824149" w:rsidRPr="00944D7E">
        <w:fldChar w:fldCharType="separate"/>
      </w:r>
      <w:del w:id="9270" w:author="Faqir, Sofia (Energy Security)" w:date="2023-11-12T19:47:00Z">
        <w:r w:rsidR="00E473FC" w:rsidRPr="00944D7E">
          <w:delText>36.1</w:delText>
        </w:r>
      </w:del>
      <w:r w:rsidR="00824149" w:rsidRPr="00944D7E">
        <w:fldChar w:fldCharType="end"/>
      </w:r>
      <w:r w:rsidRPr="00944D7E">
        <w:t xml:space="preserve"> (Offtaker Confirmation Request Notice) and </w:t>
      </w:r>
      <w:r w:rsidR="00824149" w:rsidRPr="00944D7E">
        <w:fldChar w:fldCharType="begin"/>
      </w:r>
      <w:r w:rsidR="00824149" w:rsidRPr="00944D7E">
        <w:instrText xml:space="preserve"> REF _Ref144114071 \w \h </w:instrText>
      </w:r>
      <w:r w:rsidR="00944D7E">
        <w:instrText xml:space="preserve"> \* MERGEFORMAT </w:instrText>
      </w:r>
      <w:r w:rsidR="00824149" w:rsidRPr="00944D7E">
        <w:fldChar w:fldCharType="separate"/>
      </w:r>
      <w:del w:id="9271" w:author="Faqir, Sofia (Energy Security)" w:date="2023-11-12T19:47:00Z">
        <w:r w:rsidR="00E473FC" w:rsidRPr="00944D7E">
          <w:delText>36.3</w:delText>
        </w:r>
      </w:del>
      <w:r w:rsidR="00824149" w:rsidRPr="00944D7E">
        <w:fldChar w:fldCharType="end"/>
      </w:r>
      <w:r w:rsidRPr="00944D7E">
        <w:t xml:space="preserve"> (Own Consumption Confirmation</w:t>
      </w:r>
      <w:r w:rsidRPr="00912360">
        <w:t xml:space="preserve"> Request Notice) (as applicable);</w:t>
      </w:r>
    </w:p>
    <w:p w14:paraId="62F6B0E1" w14:textId="739F5D4F" w:rsidR="00852520" w:rsidRDefault="00852520" w:rsidP="00912360">
      <w:pPr>
        <w:pStyle w:val="SH3Ashurst"/>
      </w:pPr>
      <w:r>
        <w:t xml:space="preserve">each Offtaker </w:t>
      </w:r>
      <w:r w:rsidR="00912360" w:rsidRPr="00912360">
        <w:t xml:space="preserve">Confirmation Request Notice and Own Consumption </w:t>
      </w:r>
      <w:r>
        <w:t xml:space="preserve">Confirmation Request Notice that the Producer has submitted to the LCHA Counterparty pursuant to Condition </w:t>
      </w:r>
      <w:r w:rsidR="00BA01BC">
        <w:fldChar w:fldCharType="begin"/>
      </w:r>
      <w:r w:rsidR="00BA01BC">
        <w:instrText xml:space="preserve"> REF _Ref144114059 \w \h </w:instrText>
      </w:r>
      <w:r w:rsidR="00BA01BC">
        <w:fldChar w:fldCharType="separate"/>
      </w:r>
      <w:del w:id="9272" w:author="Faqir, Sofia (Energy Security)" w:date="2023-11-12T19:47:00Z">
        <w:r w:rsidR="00E473FC">
          <w:delText>36.1</w:delText>
        </w:r>
      </w:del>
      <w:r w:rsidR="00BA01BC">
        <w:fldChar w:fldCharType="end"/>
      </w:r>
      <w:r>
        <w:t xml:space="preserve"> (</w:t>
      </w:r>
      <w:r w:rsidRPr="00BA01BC">
        <w:rPr>
          <w:i/>
          <w:iCs/>
        </w:rPr>
        <w:t>Offtaker Confirmation Request Notice)</w:t>
      </w:r>
      <w:r>
        <w:t xml:space="preserve"> </w:t>
      </w:r>
      <w:r w:rsidR="00912360" w:rsidRPr="00912360">
        <w:t xml:space="preserve">and </w:t>
      </w:r>
      <w:r w:rsidR="00824149">
        <w:t xml:space="preserve"> </w:t>
      </w:r>
      <w:r w:rsidR="00824149">
        <w:fldChar w:fldCharType="begin"/>
      </w:r>
      <w:r w:rsidR="00824149">
        <w:instrText xml:space="preserve"> REF _Ref144114071 \w \h </w:instrText>
      </w:r>
      <w:r w:rsidR="00824149">
        <w:fldChar w:fldCharType="separate"/>
      </w:r>
      <w:del w:id="9273" w:author="Faqir, Sofia (Energy Security)" w:date="2023-11-12T19:47:00Z">
        <w:r w:rsidR="00E473FC">
          <w:delText>36.3</w:delText>
        </w:r>
      </w:del>
      <w:r w:rsidR="00824149">
        <w:fldChar w:fldCharType="end"/>
      </w:r>
      <w:r w:rsidR="00912360" w:rsidRPr="00912360">
        <w:t xml:space="preserve"> (</w:t>
      </w:r>
      <w:r w:rsidR="00912360" w:rsidRPr="00912360">
        <w:rPr>
          <w:i/>
          <w:iCs/>
        </w:rPr>
        <w:t>Own Consumption Confirmation Request Notice</w:t>
      </w:r>
      <w:r w:rsidR="00912360" w:rsidRPr="00912360">
        <w:t xml:space="preserve">) in the relevant Fiscal Year is true, complete and accurate; </w:t>
      </w:r>
    </w:p>
    <w:p w14:paraId="2CEC93F0" w14:textId="08CE08BA" w:rsidR="00852520" w:rsidRPr="005012B0" w:rsidRDefault="00852520" w:rsidP="001525FC">
      <w:pPr>
        <w:pStyle w:val="SH3Ashurst"/>
      </w:pPr>
      <w:r>
        <w:t xml:space="preserve">any Offtaker considered to be a Small Offtaker by the Producer in an Offtaker Confirmation Request </w:t>
      </w:r>
      <w:r w:rsidRPr="005012B0">
        <w:t>Notice submitted to the LCHA Counterparty has purchased more than or equal to 750 MWh (HHV) or more of Hydrogen produced by the Hydrogen Production Plant;</w:t>
      </w:r>
    </w:p>
    <w:p w14:paraId="51FFE54A" w14:textId="3ACED1D9" w:rsidR="00852520" w:rsidRPr="005012B0" w:rsidRDefault="00852520" w:rsidP="001525FC">
      <w:pPr>
        <w:pStyle w:val="SH3Ashurst"/>
      </w:pPr>
      <w:commentRangeStart w:id="9274"/>
      <w:commentRangeStart w:id="9275"/>
      <w:r w:rsidRPr="005012B0">
        <w:t>the Producer has accurately notified the LCHA Counterparty where:</w:t>
      </w:r>
      <w:commentRangeEnd w:id="9274"/>
      <w:r w:rsidR="00252098" w:rsidRPr="005012B0">
        <w:rPr>
          <w:rStyle w:val="CommentReference"/>
          <w:rFonts w:ascii="Arial" w:hAnsi="Arial"/>
          <w:sz w:val="20"/>
          <w:szCs w:val="20"/>
        </w:rPr>
        <w:commentReference w:id="9274"/>
      </w:r>
      <w:commentRangeEnd w:id="9275"/>
      <w:r w:rsidR="008A169C" w:rsidRPr="005012B0">
        <w:rPr>
          <w:rStyle w:val="CommentReference"/>
          <w:rFonts w:ascii="Arial" w:hAnsi="Arial"/>
          <w:sz w:val="20"/>
          <w:szCs w:val="20"/>
        </w:rPr>
        <w:commentReference w:id="9275"/>
      </w:r>
    </w:p>
    <w:p w14:paraId="610C252B" w14:textId="195EEFFF" w:rsidR="00852520" w:rsidRPr="005012B0" w:rsidRDefault="00852520" w:rsidP="001525FC">
      <w:pPr>
        <w:pStyle w:val="SH4Ashurst"/>
      </w:pPr>
      <w:r w:rsidRPr="005012B0">
        <w:t xml:space="preserve">the Producer becomes </w:t>
      </w:r>
      <w:commentRangeStart w:id="9276"/>
      <w:del w:id="9277" w:author="Deutsch, Richard (Energy Security)" w:date="2023-11-10T17:53:00Z">
        <w:r w:rsidRPr="005012B0">
          <w:delText xml:space="preserve">that </w:delText>
        </w:r>
        <w:commentRangeEnd w:id="9276"/>
        <w:r w:rsidR="002C013D" w:rsidRPr="005012B0">
          <w:rPr>
            <w:rStyle w:val="CommentReference"/>
            <w:rFonts w:ascii="Arial" w:hAnsi="Arial"/>
            <w:sz w:val="20"/>
            <w:szCs w:val="20"/>
          </w:rPr>
          <w:commentReference w:id="9276"/>
        </w:r>
      </w:del>
      <w:r w:rsidRPr="005012B0">
        <w:t>aware that an Offtaker may be in breach of the Offtaker Compliance Provisions;</w:t>
      </w:r>
    </w:p>
    <w:p w14:paraId="29FAC1EE" w14:textId="1DCA1733" w:rsidR="00852520" w:rsidRPr="005012B0" w:rsidRDefault="00852520" w:rsidP="001525FC">
      <w:pPr>
        <w:pStyle w:val="SH4Ashurst"/>
      </w:pPr>
      <w:r w:rsidRPr="005012B0">
        <w:t>any Offtake Agreement is terminated; and/or</w:t>
      </w:r>
    </w:p>
    <w:p w14:paraId="13EEA31A" w14:textId="46E1717A" w:rsidR="00852520" w:rsidRPr="005012B0" w:rsidRDefault="00852520" w:rsidP="001525FC">
      <w:pPr>
        <w:pStyle w:val="SH4Ashurst"/>
      </w:pPr>
      <w:r w:rsidRPr="005012B0">
        <w:t>the Producer grants a waiver or release in respect of an Offtaker's breach of the Offtaker Compliance Provisions; and</w:t>
      </w:r>
    </w:p>
    <w:p w14:paraId="44F3D58A" w14:textId="56C82E25" w:rsidR="00852520" w:rsidRPr="005012B0" w:rsidRDefault="00852520" w:rsidP="001525FC">
      <w:pPr>
        <w:pStyle w:val="SH3Ashurst"/>
      </w:pPr>
      <w:commentRangeStart w:id="9278"/>
      <w:commentRangeStart w:id="9279"/>
      <w:r w:rsidRPr="005012B0">
        <w:t>where the Producer becomes aware at any time that any Information contained within any: (i) Offtaker Confirmation Request Notice; (ii) Own Consumption Confirmation Request Notice; (iii) Annual Compliance Report; or (iv) Payment Information Notice was not true, complete and accurate in all material respects and/or was misleading as at the date of submission, the Producer has:</w:t>
      </w:r>
      <w:commentRangeEnd w:id="9278"/>
      <w:r w:rsidR="00F554CD" w:rsidRPr="005012B0">
        <w:rPr>
          <w:rStyle w:val="CommentReference"/>
          <w:rFonts w:ascii="Arial" w:hAnsi="Arial"/>
          <w:sz w:val="20"/>
          <w:szCs w:val="20"/>
        </w:rPr>
        <w:commentReference w:id="9278"/>
      </w:r>
      <w:commentRangeEnd w:id="9279"/>
      <w:r w:rsidR="008D3482" w:rsidRPr="005012B0">
        <w:rPr>
          <w:rStyle w:val="CommentReference"/>
          <w:rFonts w:ascii="Arial" w:hAnsi="Arial"/>
          <w:sz w:val="20"/>
          <w:szCs w:val="20"/>
        </w:rPr>
        <w:commentReference w:id="9279"/>
      </w:r>
    </w:p>
    <w:p w14:paraId="5953F8B5" w14:textId="489902A6" w:rsidR="00852520" w:rsidRPr="005012B0" w:rsidRDefault="00852520" w:rsidP="008627AB">
      <w:pPr>
        <w:pStyle w:val="SH4Ashurst"/>
      </w:pPr>
      <w:r w:rsidRPr="005012B0">
        <w:t>notified the LCHA Counterparty of the relevant error(s); and</w:t>
      </w:r>
    </w:p>
    <w:p w14:paraId="05790EF9" w14:textId="764A7E30" w:rsidR="00852520" w:rsidRDefault="00852520" w:rsidP="008627AB">
      <w:pPr>
        <w:pStyle w:val="SH4Ashurst"/>
      </w:pPr>
      <w:r w:rsidRPr="005012B0">
        <w:t>provided the LCHA Counterparty</w:t>
      </w:r>
      <w:r>
        <w:t xml:space="preserve"> with (as applicable) a (i) Revised Offtaker Confirmation Request Notice; (ii) Revised Own Consumption Confirmation Request Notice; (iii) Revised Annual Compliance Report; or (iv) Revised Payment Information Notice;</w:t>
      </w:r>
    </w:p>
    <w:p w14:paraId="10402A6C" w14:textId="79F41332" w:rsidR="00852520" w:rsidRDefault="00852520" w:rsidP="008627AB">
      <w:pPr>
        <w:pStyle w:val="SH3Ashurst"/>
      </w:pPr>
      <w:r>
        <w:t>where the Producer is an Own Consumption Offtaker, the Producer has in respect of Total Invoiced Volumes which are Qualifying Volumes which are used by the Producer:</w:t>
      </w:r>
    </w:p>
    <w:p w14:paraId="08A81B0C" w14:textId="0A028544" w:rsidR="00852520" w:rsidRDefault="00852520" w:rsidP="008627AB">
      <w:pPr>
        <w:pStyle w:val="SH4Ashurst"/>
      </w:pPr>
      <w:r>
        <w:t>acted as a Risk-Taking Intermediary in respect of such volumes;</w:t>
      </w:r>
    </w:p>
    <w:p w14:paraId="34225C79" w14:textId="6B0EDCBB" w:rsidR="00852520" w:rsidRDefault="00852520" w:rsidP="008627AB">
      <w:pPr>
        <w:pStyle w:val="SH4Ashurst"/>
      </w:pPr>
      <w:r>
        <w:t>exported such volumes for use outside of the UK;</w:t>
      </w:r>
    </w:p>
    <w:p w14:paraId="254261E1" w14:textId="7F5F8554" w:rsidR="00852520" w:rsidRDefault="00852520" w:rsidP="008627AB">
      <w:pPr>
        <w:pStyle w:val="SH4Ashurst"/>
      </w:pPr>
      <w:r>
        <w:t>injected such volumes into a Gas Transportation System for blending with Natural Gas; and/or</w:t>
      </w:r>
    </w:p>
    <w:p w14:paraId="7EB1B8FF" w14:textId="7E6B4D33" w:rsidR="00852520" w:rsidRDefault="00852520" w:rsidP="008627AB">
      <w:pPr>
        <w:pStyle w:val="SH4Ashurst"/>
      </w:pPr>
      <w:r>
        <w:t>claimed such volumes under the RTFO Scheme in breach of the RTFO Compliance Obligation;</w:t>
      </w:r>
    </w:p>
    <w:p w14:paraId="0312FAB0" w14:textId="60C36892" w:rsidR="00852520" w:rsidRDefault="00852520" w:rsidP="008627AB">
      <w:pPr>
        <w:pStyle w:val="SH3Ashurst"/>
      </w:pPr>
      <w:r>
        <w:t>any Difference Amounts have been paid to the Producer in respect of Non-Qualifying Volumes and, if so, whether the Producer has repaid or procured the repayment to the LCHA Counterparty of the NQ Volume Clawback Amount;</w:t>
      </w:r>
    </w:p>
    <w:p w14:paraId="0A27E2B8" w14:textId="30A48866" w:rsidR="00852520" w:rsidRDefault="00852520" w:rsidP="008627AB">
      <w:pPr>
        <w:pStyle w:val="SH3Ashurst"/>
      </w:pPr>
      <w:r>
        <w:t>following the occurrence of any Significant Common Ownership, the Producer has:</w:t>
      </w:r>
    </w:p>
    <w:p w14:paraId="373169D7" w14:textId="5A4D01A3" w:rsidR="00852520" w:rsidRDefault="00852520" w:rsidP="008627AB">
      <w:pPr>
        <w:pStyle w:val="SH4Ashurst"/>
      </w:pPr>
      <w:r>
        <w:lastRenderedPageBreak/>
        <w:t>issued an Offtaker Invoice; and/or</w:t>
      </w:r>
    </w:p>
    <w:p w14:paraId="7DB62207" w14:textId="23108EE1" w:rsidR="00852520" w:rsidRDefault="00852520" w:rsidP="008627AB">
      <w:pPr>
        <w:pStyle w:val="SH4Ashurst"/>
      </w:pPr>
      <w:r>
        <w:t>submitted a Payment Information Notice to the LCHA Counterparty,</w:t>
      </w:r>
    </w:p>
    <w:p w14:paraId="4F445BA8" w14:textId="77777777" w:rsidR="00852520" w:rsidRDefault="00852520" w:rsidP="00B00392">
      <w:pPr>
        <w:pStyle w:val="B3Ashurst"/>
      </w:pPr>
      <w:r>
        <w:t>in either case, if the Achieved Sales Price in respect of the relevant Affiliate Offtaker set out in such invoice or notice is lower than the Achieved Sales Price that would have been calculated pursuant to the Existing Offtake Pricing Provisions;</w:t>
      </w:r>
    </w:p>
    <w:p w14:paraId="0C7D1247" w14:textId="62E8F53A" w:rsidR="00852520" w:rsidRDefault="00852520" w:rsidP="00B00392">
      <w:pPr>
        <w:pStyle w:val="SH3Ashurst"/>
      </w:pPr>
      <w:r>
        <w:t xml:space="preserve">[the Producer has provided an Annual Compliance Report to the LCHA Counterparty which complies with the Annual Compliance Report Minimum Requirements;] </w:t>
      </w:r>
      <w:commentRangeStart w:id="9280"/>
      <w:commentRangeStart w:id="9281"/>
      <w:commentRangeStart w:id="9282"/>
      <w:r>
        <w:t>[</w:t>
      </w:r>
      <w:r w:rsidR="00824149" w:rsidRPr="004E7506">
        <w:rPr>
          <w:b/>
          <w:bCs/>
          <w:i/>
          <w:iCs/>
          <w:highlight w:val="yellow"/>
        </w:rPr>
        <w:t xml:space="preserve">Note to </w:t>
      </w:r>
      <w:r w:rsidR="004E7506" w:rsidRPr="004E7506">
        <w:rPr>
          <w:b/>
          <w:bCs/>
          <w:i/>
          <w:iCs/>
          <w:highlight w:val="yellow"/>
        </w:rPr>
        <w:t>DESNZ</w:t>
      </w:r>
      <w:r w:rsidR="00824149" w:rsidRPr="004E7506">
        <w:rPr>
          <w:b/>
          <w:bCs/>
          <w:i/>
          <w:iCs/>
          <w:highlight w:val="yellow"/>
        </w:rPr>
        <w:t>:</w:t>
      </w:r>
      <w:r w:rsidR="004E7506" w:rsidRPr="004E7506">
        <w:rPr>
          <w:b/>
          <w:bCs/>
          <w:i/>
          <w:iCs/>
          <w:highlight w:val="yellow"/>
        </w:rPr>
        <w:t xml:space="preserve"> we</w:t>
      </w:r>
      <w:r w:rsidR="00824149" w:rsidRPr="004E7506">
        <w:rPr>
          <w:b/>
          <w:bCs/>
          <w:i/>
          <w:iCs/>
          <w:highlight w:val="yellow"/>
        </w:rPr>
        <w:t xml:space="preserve"> query whether </w:t>
      </w:r>
      <w:r w:rsidR="004E7506" w:rsidRPr="004E7506">
        <w:rPr>
          <w:b/>
          <w:bCs/>
          <w:i/>
          <w:iCs/>
          <w:highlight w:val="yellow"/>
        </w:rPr>
        <w:t>it</w:t>
      </w:r>
      <w:r w:rsidR="00824149" w:rsidRPr="004E7506">
        <w:rPr>
          <w:b/>
          <w:bCs/>
          <w:i/>
          <w:iCs/>
          <w:highlight w:val="yellow"/>
        </w:rPr>
        <w:t xml:space="preserve"> is possible for the Auditor to confirm given that the report is submitted at the same time as the AAC (i.e. 80 BD after the end of the Fiscal Year). </w:t>
      </w:r>
      <w:r w:rsidR="004E7506" w:rsidRPr="004E7506">
        <w:rPr>
          <w:b/>
          <w:bCs/>
          <w:i/>
          <w:iCs/>
          <w:highlight w:val="yellow"/>
        </w:rPr>
        <w:t>We therefore think we</w:t>
      </w:r>
      <w:r w:rsidR="00824149" w:rsidRPr="004E7506">
        <w:rPr>
          <w:b/>
          <w:bCs/>
          <w:i/>
          <w:iCs/>
          <w:highlight w:val="yellow"/>
        </w:rPr>
        <w:t xml:space="preserve"> can remove this on the basis it is duplicative, given that the individual elements that make up the "Annual Compliance Report Minimum Requirements" are already assessed by the Auditor via separate individual audit tests in this section.</w:t>
      </w:r>
      <w:r w:rsidR="00824149">
        <w:t>]</w:t>
      </w:r>
      <w:commentRangeEnd w:id="9280"/>
      <w:r w:rsidR="0034798F">
        <w:rPr>
          <w:rStyle w:val="CommentReference"/>
          <w:rFonts w:ascii="Arial" w:hAnsi="Arial"/>
          <w:sz w:val="20"/>
          <w:szCs w:val="20"/>
        </w:rPr>
        <w:commentReference w:id="9280"/>
      </w:r>
      <w:commentRangeEnd w:id="9281"/>
      <w:r w:rsidR="008A169C">
        <w:rPr>
          <w:rStyle w:val="CommentReference"/>
          <w:rFonts w:ascii="Arial" w:hAnsi="Arial"/>
          <w:sz w:val="20"/>
          <w:szCs w:val="20"/>
        </w:rPr>
        <w:commentReference w:id="9281"/>
      </w:r>
      <w:commentRangeEnd w:id="9282"/>
      <w:r w:rsidR="008D3482">
        <w:rPr>
          <w:rStyle w:val="CommentReference"/>
          <w:rFonts w:ascii="Arial" w:hAnsi="Arial"/>
          <w:sz w:val="20"/>
          <w:szCs w:val="20"/>
        </w:rPr>
        <w:commentReference w:id="9282"/>
      </w:r>
    </w:p>
    <w:p w14:paraId="3532E3E4" w14:textId="0E3F26F2" w:rsidR="00852520" w:rsidRPr="002B786F" w:rsidRDefault="00852520" w:rsidP="00B00392">
      <w:pPr>
        <w:pStyle w:val="SH3Ashurst"/>
      </w:pPr>
      <w:r>
        <w:t xml:space="preserve">the Producer </w:t>
      </w:r>
      <w:r w:rsidRPr="002B786F">
        <w:t xml:space="preserve">has made all due and careful </w:t>
      </w:r>
      <w:commentRangeStart w:id="9284"/>
      <w:commentRangeStart w:id="9285"/>
      <w:r w:rsidRPr="002B786F">
        <w:t xml:space="preserve">enquiries </w:t>
      </w:r>
      <w:commentRangeEnd w:id="9284"/>
      <w:r w:rsidR="002B786F" w:rsidRPr="002B786F">
        <w:rPr>
          <w:rStyle w:val="CommentReference"/>
          <w:rFonts w:ascii="Arial" w:hAnsi="Arial"/>
          <w:sz w:val="20"/>
          <w:szCs w:val="20"/>
        </w:rPr>
        <w:commentReference w:id="9284"/>
      </w:r>
      <w:commentRangeEnd w:id="9285"/>
      <w:r w:rsidR="008D3482" w:rsidRPr="002B786F">
        <w:rPr>
          <w:rStyle w:val="CommentReference"/>
          <w:rFonts w:ascii="Arial" w:hAnsi="Arial"/>
          <w:sz w:val="20"/>
          <w:szCs w:val="20"/>
        </w:rPr>
        <w:commentReference w:id="9285"/>
      </w:r>
      <w:r w:rsidRPr="002B786F">
        <w:t>to:</w:t>
      </w:r>
    </w:p>
    <w:p w14:paraId="7C5D8135" w14:textId="69F05F47" w:rsidR="00852520" w:rsidRDefault="00852520" w:rsidP="00B00392">
      <w:pPr>
        <w:pStyle w:val="SH4Ashurst"/>
      </w:pPr>
      <w:r w:rsidRPr="002B786F">
        <w:t>confirm that each Offtaker has complied with the Offtaker Compliance Provisions since the Agreemen</w:t>
      </w:r>
      <w:r>
        <w:t>t Date; and</w:t>
      </w:r>
    </w:p>
    <w:p w14:paraId="2A32D739" w14:textId="705A98D3" w:rsidR="00852520" w:rsidRDefault="00852520" w:rsidP="00B00392">
      <w:pPr>
        <w:pStyle w:val="SH4Ashurst"/>
      </w:pPr>
      <w:r>
        <w:t>identify any fact, matter or change of circumstance which could have a material impact on: (i) an Offtaker's ability to comply with the Offtaker Compliance Provisions since the Agreement Date; and/or (ii) the information contained in any Offtaker Confirmation Request Notice that the Producer has provided to the LCHA Counterparty;</w:t>
      </w:r>
    </w:p>
    <w:p w14:paraId="329E6CF2" w14:textId="43CB8620" w:rsidR="00852520" w:rsidRDefault="00852520" w:rsidP="00B00392">
      <w:pPr>
        <w:pStyle w:val="SH3Ashurst"/>
      </w:pPr>
      <w:r>
        <w:t xml:space="preserve">all Hydrogen produced by the Hydrogen Production Plant which the Producer has sold since the Agreement Date has been reported in the Payment Information Notices that the Producer has submitted to the LCHA Counterparty in accordance with Condition </w:t>
      </w:r>
      <w:r w:rsidR="00BA01BC">
        <w:fldChar w:fldCharType="begin"/>
      </w:r>
      <w:r w:rsidR="00BA01BC">
        <w:instrText xml:space="preserve"> REF _Ref144113567 \w \h </w:instrText>
      </w:r>
      <w:r w:rsidR="00BA01BC">
        <w:fldChar w:fldCharType="separate"/>
      </w:r>
      <w:del w:id="9287" w:author="Faqir, Sofia (Energy Security)" w:date="2023-11-12T19:47:00Z">
        <w:r w:rsidR="00E473FC">
          <w:delText>21.1</w:delText>
        </w:r>
      </w:del>
      <w:r w:rsidR="00BA01BC">
        <w:fldChar w:fldCharType="end"/>
      </w:r>
      <w:r>
        <w:t xml:space="preserve"> (</w:t>
      </w:r>
      <w:r w:rsidRPr="00BA01BC">
        <w:rPr>
          <w:i/>
          <w:iCs/>
        </w:rPr>
        <w:t>Producer Payment Information</w:t>
      </w:r>
      <w:r>
        <w:t>);</w:t>
      </w:r>
    </w:p>
    <w:p w14:paraId="542F670A" w14:textId="75CE97BA" w:rsidR="00852520" w:rsidRDefault="00852520" w:rsidP="00B00392">
      <w:pPr>
        <w:pStyle w:val="SH3Ashurst"/>
      </w:pPr>
      <w:r>
        <w:t>for CCUS-Enabled Facilities only, where the Producer has received a Carbon Cost Protection Amount for a calendar year (or part calendar year) during the Payment Period, the Producer has:</w:t>
      </w:r>
    </w:p>
    <w:p w14:paraId="3990DC99" w14:textId="7323333C" w:rsidR="00852520" w:rsidRDefault="00852520" w:rsidP="00B00392">
      <w:pPr>
        <w:pStyle w:val="SH4Ashurst"/>
      </w:pPr>
      <w:r>
        <w:t>in any Billing Period during such calendar year (or part calendar year), issued any Relevant Offtaker with an Offtaker Invoice which include amounts covered by any Carbon Cost Protection Amount(s) under the LCHA; or</w:t>
      </w:r>
    </w:p>
    <w:p w14:paraId="056BBDFD" w14:textId="77219A9A" w:rsidR="00852520" w:rsidRDefault="00852520" w:rsidP="00B00392">
      <w:pPr>
        <w:pStyle w:val="SH4Ashurst"/>
      </w:pPr>
      <w:r>
        <w:t>recovered (or is entitled to recover) the same amount from a third party;</w:t>
      </w:r>
      <w:r w:rsidR="004E7506">
        <w:t xml:space="preserve"> and</w:t>
      </w:r>
    </w:p>
    <w:p w14:paraId="116455AD" w14:textId="71E55F26" w:rsidR="00852520" w:rsidRDefault="00852520" w:rsidP="00B00392">
      <w:pPr>
        <w:pStyle w:val="SH3Ashurst"/>
      </w:pPr>
      <w:r>
        <w:t xml:space="preserve">the Producer has participated in any Certification Schemes that have not been approved by the LCHA Counterparty in accordance with </w:t>
      </w:r>
      <w:r w:rsidR="008C226F">
        <w:fldChar w:fldCharType="begin"/>
      </w:r>
      <w:r w:rsidR="008C226F">
        <w:instrText xml:space="preserve"> REF _Ref149477547 \w \h </w:instrText>
      </w:r>
      <w:r w:rsidR="008C226F">
        <w:fldChar w:fldCharType="separate"/>
      </w:r>
      <w:del w:id="9288" w:author="Faqir, Sofia (Energy Security)" w:date="2023-11-12T19:47:00Z">
        <w:r w:rsidR="00E473FC">
          <w:delText>Annex 10</w:delText>
        </w:r>
      </w:del>
      <w:r w:rsidR="008C226F">
        <w:fldChar w:fldCharType="end"/>
      </w:r>
      <w:r>
        <w:t xml:space="preserve"> (</w:t>
      </w:r>
      <w:r w:rsidRPr="008C226F">
        <w:rPr>
          <w:i/>
          <w:iCs/>
        </w:rPr>
        <w:t>Low Carbon Hydrogen Certification</w:t>
      </w:r>
      <w:r>
        <w:t>)</w:t>
      </w:r>
      <w:r w:rsidR="004E7506">
        <w:t>.</w:t>
      </w:r>
    </w:p>
    <w:p w14:paraId="38962812" w14:textId="77777777" w:rsidR="003913D2" w:rsidRDefault="003913D2" w:rsidP="003913D2">
      <w:pPr>
        <w:pStyle w:val="NormalAshurst"/>
      </w:pPr>
      <w:r>
        <w:br w:type="page"/>
      </w:r>
    </w:p>
    <w:p w14:paraId="398F39CC" w14:textId="20729352" w:rsidR="00852520" w:rsidRDefault="003913D2" w:rsidP="003913D2">
      <w:pPr>
        <w:pStyle w:val="SchSubAshurst"/>
      </w:pPr>
      <w:r>
        <w:lastRenderedPageBreak/>
        <w:br/>
      </w:r>
      <w:bookmarkStart w:id="9289" w:name="_Ref149739680"/>
      <w:r>
        <w:t>LCHS Audit Report</w:t>
      </w:r>
      <w:bookmarkEnd w:id="9289"/>
    </w:p>
    <w:p w14:paraId="61C6776C" w14:textId="7268CF58" w:rsidR="00852520" w:rsidRDefault="00852520" w:rsidP="003913D2">
      <w:pPr>
        <w:pStyle w:val="SH1Ashurst"/>
      </w:pPr>
      <w:r>
        <w:t>LCHS AUDIT REPORT: CONTENT REQUIREMENTS</w:t>
      </w:r>
    </w:p>
    <w:p w14:paraId="15E04CD8" w14:textId="346C2FC9" w:rsidR="00852520" w:rsidRDefault="00852520" w:rsidP="003913D2">
      <w:pPr>
        <w:pStyle w:val="SH2Ashurst"/>
      </w:pPr>
      <w:r>
        <w:t>Each LCHS Audit Report shall:</w:t>
      </w:r>
    </w:p>
    <w:p w14:paraId="58F0AF71" w14:textId="7F9948BB" w:rsidR="00852520" w:rsidRDefault="00852520" w:rsidP="003913D2">
      <w:pPr>
        <w:pStyle w:val="SH3Ashurst"/>
      </w:pPr>
      <w:r>
        <w:t>include the LCHA Counterparty as an addressee;</w:t>
      </w:r>
    </w:p>
    <w:p w14:paraId="24876C00" w14:textId="0F23D4D7" w:rsidR="00852520" w:rsidRDefault="00852520" w:rsidP="003913D2">
      <w:pPr>
        <w:pStyle w:val="SH3Ashurst"/>
      </w:pPr>
      <w:r>
        <w:t>contain the following elements: the name of the Producer that was subject to verification, the objectives of the verification, the scope of the verification, a reference to the Monthly LCHS Reports that have been verified, the criteria used to verify the Monthly LCHS Reports including the DCMP, the dates on which the site visits were carried out and the verification opinion statement;</w:t>
      </w:r>
    </w:p>
    <w:p w14:paraId="7A470FB1" w14:textId="6CA9041C" w:rsidR="00852520" w:rsidRDefault="00852520" w:rsidP="003913D2">
      <w:pPr>
        <w:pStyle w:val="SH3Ashurst"/>
      </w:pPr>
      <w:r>
        <w:t xml:space="preserve">contain a detailed narrative of the information collected during the audit; </w:t>
      </w:r>
    </w:p>
    <w:p w14:paraId="1331F563" w14:textId="4BA91E74" w:rsidR="00852520" w:rsidRDefault="00852520" w:rsidP="003913D2">
      <w:pPr>
        <w:pStyle w:val="SH3Ashurst"/>
      </w:pPr>
      <w:r>
        <w:t xml:space="preserve">be prepared in accordance with the requirements for greenhouse gas emissions validation and verification bodies, as set out in ISO 14064-3:2019; and </w:t>
      </w:r>
    </w:p>
    <w:p w14:paraId="7E9F82A5" w14:textId="36C68D9E" w:rsidR="00852520" w:rsidRDefault="00852520" w:rsidP="003913D2">
      <w:pPr>
        <w:pStyle w:val="SH3Ashurst"/>
      </w:pPr>
      <w:r>
        <w:t>be in form and content satisfactory to the LCHA Counterparty (acting reasonably).</w:t>
      </w:r>
    </w:p>
    <w:p w14:paraId="4863F02C" w14:textId="2B0F955E" w:rsidR="00852520" w:rsidRDefault="00852520" w:rsidP="003913D2">
      <w:pPr>
        <w:pStyle w:val="SH2Ashurst"/>
      </w:pPr>
      <w:r>
        <w:t xml:space="preserve">Each LCHS Audit Report shall contain a statement from the LCHS Auditor confirming whether, in respect of the relevant </w:t>
      </w:r>
      <w:r w:rsidR="00824149">
        <w:t xml:space="preserve">Fiscal </w:t>
      </w:r>
      <w:r>
        <w:t>Year:</w:t>
      </w:r>
    </w:p>
    <w:p w14:paraId="3D01A81E" w14:textId="078039BB" w:rsidR="00852520" w:rsidRDefault="00852520" w:rsidP="003913D2">
      <w:pPr>
        <w:pStyle w:val="SH3Ashurst"/>
      </w:pPr>
      <w:r>
        <w:t xml:space="preserve">each Meter Measurement Systems has been configured, operated and maintained by the Producer in accordance with the relevant requirements of </w:t>
      </w:r>
      <w:r>
        <w:rPr>
          <w:cs/>
        </w:rPr>
        <w:t>‎</w:t>
      </w:r>
      <w:r w:rsidR="002450E5">
        <w:fldChar w:fldCharType="begin"/>
      </w:r>
      <w:r w:rsidR="002450E5">
        <w:instrText xml:space="preserve"> REF _Ref149475819 \w \h </w:instrText>
      </w:r>
      <w:r w:rsidR="002450E5">
        <w:fldChar w:fldCharType="separate"/>
      </w:r>
      <w:del w:id="9290" w:author="Faqir, Sofia (Energy Security)" w:date="2023-11-12T19:47:00Z">
        <w:r w:rsidR="00E473FC">
          <w:delText>Annex 9</w:delText>
        </w:r>
      </w:del>
      <w:r w:rsidR="002450E5">
        <w:fldChar w:fldCharType="end"/>
      </w:r>
      <w:r>
        <w:t xml:space="preserve"> (</w:t>
      </w:r>
      <w:r w:rsidRPr="002450E5">
        <w:rPr>
          <w:i/>
          <w:iCs/>
        </w:rPr>
        <w:t>Metering Operational Framework and Technical Specifications</w:t>
      </w:r>
      <w:r>
        <w:t>);</w:t>
      </w:r>
    </w:p>
    <w:p w14:paraId="039B6277" w14:textId="2C750139" w:rsidR="00852520" w:rsidRDefault="00852520" w:rsidP="003913D2">
      <w:pPr>
        <w:pStyle w:val="SH3Ashurst"/>
      </w:pPr>
      <w:commentRangeStart w:id="9291"/>
      <w:r>
        <w:t xml:space="preserve">the </w:t>
      </w:r>
      <w:commentRangeEnd w:id="9291"/>
      <w:r w:rsidR="00A668C5">
        <w:rPr>
          <w:rStyle w:val="CommentReference"/>
          <w:rFonts w:ascii="Arial" w:hAnsi="Arial"/>
          <w:sz w:val="20"/>
          <w:szCs w:val="20"/>
        </w:rPr>
        <w:commentReference w:id="9291"/>
      </w:r>
      <w:r>
        <w:t xml:space="preserve">Producer has complied with the </w:t>
      </w:r>
      <w:commentRangeStart w:id="9292"/>
      <w:commentRangeStart w:id="9293"/>
      <w:r>
        <w:t xml:space="preserve">correct application and implementation </w:t>
      </w:r>
      <w:commentRangeEnd w:id="9292"/>
      <w:r w:rsidR="00666B2D">
        <w:rPr>
          <w:rStyle w:val="CommentReference"/>
          <w:rFonts w:ascii="Arial" w:hAnsi="Arial"/>
          <w:sz w:val="20"/>
          <w:szCs w:val="20"/>
        </w:rPr>
        <w:commentReference w:id="9292"/>
      </w:r>
      <w:commentRangeEnd w:id="9293"/>
      <w:r w:rsidR="008D3482">
        <w:rPr>
          <w:rStyle w:val="CommentReference"/>
          <w:rFonts w:ascii="Arial" w:hAnsi="Arial"/>
          <w:sz w:val="20"/>
          <w:szCs w:val="20"/>
        </w:rPr>
        <w:commentReference w:id="9293"/>
      </w:r>
      <w:r>
        <w:t xml:space="preserve">of the DCMP as approved by the LCHA Counterparty (including conducting a review of the Fugitive </w:t>
      </w:r>
      <w:ins w:id="9294" w:author="Julie Finkler" w:date="2023-11-08T18:46:00Z">
        <w:r w:rsidR="008C307E">
          <w:t xml:space="preserve">Hydrogen Emissions </w:t>
        </w:r>
      </w:ins>
      <w:r>
        <w:t>Risk Reduction Plan);</w:t>
      </w:r>
    </w:p>
    <w:p w14:paraId="7B1D215B" w14:textId="00D0853F" w:rsidR="00852520" w:rsidRDefault="00852520" w:rsidP="003913D2">
      <w:pPr>
        <w:pStyle w:val="SH3Ashurst"/>
      </w:pPr>
      <w:del w:id="9295" w:author="Julie Finkler" w:date="2023-11-08T18:52:00Z">
        <w:r w:rsidDel="00014080">
          <w:delText xml:space="preserve">in the Producer's assessment of </w:delText>
        </w:r>
      </w:del>
      <w:del w:id="9296" w:author="Julie Finkler" w:date="2023-11-08T18:51:00Z">
        <w:r w:rsidDel="00E86E51">
          <w:delText xml:space="preserve">emissions </w:delText>
        </w:r>
      </w:del>
      <w:ins w:id="9297" w:author="Julie Finkler" w:date="2023-11-08T18:51:00Z">
        <w:r w:rsidR="00E86E51">
          <w:t xml:space="preserve">Immaterial Emission Sources </w:t>
        </w:r>
      </w:ins>
      <w:r>
        <w:t>in the context of the Materiality Threshold</w:t>
      </w:r>
      <w:del w:id="9298" w:author="Julie Finkler" w:date="2023-11-08T18:52:00Z">
        <w:r w:rsidDel="00014080">
          <w:delText>,</w:delText>
        </w:r>
      </w:del>
      <w:r>
        <w:t xml:space="preserve"> </w:t>
      </w:r>
      <w:del w:id="9299" w:author="Julie Finkler" w:date="2023-11-08T19:16:00Z">
        <w:r w:rsidDel="00E07D10">
          <w:delText xml:space="preserve">emissions </w:delText>
        </w:r>
      </w:del>
      <w:r>
        <w:t xml:space="preserve">have been appropriately </w:t>
      </w:r>
      <w:ins w:id="9300" w:author="Julie Finkler" w:date="2023-11-09T13:00:00Z">
        <w:r w:rsidR="00B60FBC">
          <w:t>identified</w:t>
        </w:r>
      </w:ins>
      <w:ins w:id="9301" w:author="Julie Finkler" w:date="2023-11-09T13:01:00Z">
        <w:r w:rsidR="00B60FBC">
          <w:t xml:space="preserve">, </w:t>
        </w:r>
      </w:ins>
      <w:ins w:id="9302" w:author="Julie Finkler" w:date="2023-11-09T13:00:00Z">
        <w:r w:rsidR="00B60FBC">
          <w:t xml:space="preserve">reported, </w:t>
        </w:r>
      </w:ins>
      <w:ins w:id="9303" w:author="Julie Finkler" w:date="2023-11-09T13:01:00Z">
        <w:r w:rsidR="00B60FBC">
          <w:t>and</w:t>
        </w:r>
      </w:ins>
      <w:ins w:id="9304" w:author="Julie Finkler" w:date="2023-11-09T13:00:00Z">
        <w:r w:rsidR="00B60FBC">
          <w:t xml:space="preserve"> </w:t>
        </w:r>
      </w:ins>
      <w:r>
        <w:t>excluded</w:t>
      </w:r>
      <w:ins w:id="9305" w:author="Julie Finkler" w:date="2023-11-08T18:49:00Z">
        <w:r w:rsidR="008C1779">
          <w:t xml:space="preserve"> from </w:t>
        </w:r>
      </w:ins>
      <w:ins w:id="9306" w:author="Julie Finkler" w:date="2023-11-09T13:00:00Z">
        <w:r w:rsidR="00B60FBC">
          <w:t>emissions calculations</w:t>
        </w:r>
      </w:ins>
      <w:ins w:id="9307" w:author="Julie Finkler" w:date="2023-11-08T18:49:00Z">
        <w:r w:rsidR="008C1779">
          <w:t xml:space="preserve">, in accordance with the </w:t>
        </w:r>
      </w:ins>
      <w:ins w:id="9308" w:author="Julie Finkler" w:date="2023-11-08T18:53:00Z">
        <w:r w:rsidR="00FB4004">
          <w:t xml:space="preserve">requirements of the </w:t>
        </w:r>
      </w:ins>
      <w:ins w:id="9309" w:author="Julie Finkler" w:date="2023-11-08T18:49:00Z">
        <w:r w:rsidR="008C1779">
          <w:t>LCHS</w:t>
        </w:r>
      </w:ins>
      <w:r>
        <w:t>;</w:t>
      </w:r>
    </w:p>
    <w:p w14:paraId="27958DC1" w14:textId="0FE1FFE8" w:rsidR="00852520" w:rsidRDefault="00852520" w:rsidP="003913D2">
      <w:pPr>
        <w:pStyle w:val="SH3Ashurst"/>
      </w:pPr>
      <w:r>
        <w:t xml:space="preserve">if applicable, the Producer has registered and cancelled a number of REGO Certificates that corresponds with the volume of renewable electricity consumed by the Facility in the relevant </w:t>
      </w:r>
      <w:r w:rsidR="00824149">
        <w:t xml:space="preserve">Fiscal </w:t>
      </w:r>
      <w:r>
        <w:t>Year, in accordance with the requirements of the LCHS;</w:t>
      </w:r>
    </w:p>
    <w:p w14:paraId="2F6BFBF5" w14:textId="1A78744D" w:rsidR="00852520" w:rsidRDefault="00852520" w:rsidP="003913D2">
      <w:pPr>
        <w:pStyle w:val="SH3Ashurst"/>
      </w:pPr>
      <w:r>
        <w:t xml:space="preserve">all of the </w:t>
      </w:r>
      <w:commentRangeStart w:id="9310"/>
      <w:commentRangeStart w:id="9311"/>
      <w:r>
        <w:t xml:space="preserve">Eligible PPAs </w:t>
      </w:r>
      <w:commentRangeEnd w:id="9310"/>
      <w:r w:rsidR="00422B55">
        <w:rPr>
          <w:rStyle w:val="CommentReference"/>
          <w:rFonts w:ascii="Arial" w:hAnsi="Arial"/>
          <w:sz w:val="20"/>
          <w:szCs w:val="20"/>
        </w:rPr>
        <w:commentReference w:id="9310"/>
      </w:r>
      <w:commentRangeEnd w:id="9311"/>
      <w:r w:rsidR="008D3482">
        <w:rPr>
          <w:rStyle w:val="CommentReference"/>
          <w:rFonts w:ascii="Arial" w:hAnsi="Arial"/>
          <w:sz w:val="20"/>
          <w:szCs w:val="20"/>
        </w:rPr>
        <w:commentReference w:id="9311"/>
      </w:r>
      <w:r>
        <w:t xml:space="preserve">entered into by the Producer comply with the requirements of paragraph </w:t>
      </w:r>
      <w:r w:rsidR="008C226F">
        <w:rPr>
          <w:cs/>
        </w:rPr>
        <w:fldChar w:fldCharType="begin"/>
      </w:r>
      <w:r w:rsidR="008C226F">
        <w:instrText xml:space="preserve"> REF _Ref144115955 \w \h </w:instrText>
      </w:r>
      <w:r w:rsidR="008C226F">
        <w:rPr>
          <w:cs/>
        </w:rPr>
      </w:r>
      <w:r w:rsidR="008C226F">
        <w:rPr>
          <w:cs/>
        </w:rPr>
        <w:fldChar w:fldCharType="separate"/>
      </w:r>
      <w:del w:id="9312" w:author="Faqir, Sofia (Energy Security)" w:date="2023-11-12T19:47:00Z">
        <w:r w:rsidR="00E473FC">
          <w:delText>3.7</w:delText>
        </w:r>
      </w:del>
      <w:r w:rsidR="008C226F">
        <w:rPr>
          <w:cs/>
        </w:rPr>
        <w:fldChar w:fldCharType="end"/>
      </w:r>
      <w:r>
        <w:t xml:space="preserve"> (</w:t>
      </w:r>
      <w:r w:rsidRPr="00732D22">
        <w:rPr>
          <w:i/>
          <w:iCs/>
        </w:rPr>
        <w:t>Obligations in relation to Eligible PPAs</w:t>
      </w:r>
      <w:r>
        <w:t xml:space="preserve">) of </w:t>
      </w:r>
      <w:r w:rsidR="002450E5">
        <w:rPr>
          <w:cs/>
        </w:rPr>
        <w:fldChar w:fldCharType="begin"/>
      </w:r>
      <w:r w:rsidR="002450E5">
        <w:instrText xml:space="preserve"> REF _Ref149475851 \w \h </w:instrText>
      </w:r>
      <w:r w:rsidR="002450E5">
        <w:rPr>
          <w:cs/>
        </w:rPr>
      </w:r>
      <w:r w:rsidR="002450E5">
        <w:rPr>
          <w:cs/>
        </w:rPr>
        <w:fldChar w:fldCharType="separate"/>
      </w:r>
      <w:del w:id="9313" w:author="Faqir, Sofia (Energy Security)" w:date="2023-11-12T19:47:00Z">
        <w:r w:rsidR="00E473FC">
          <w:delText>Annex 6</w:delText>
        </w:r>
      </w:del>
      <w:r w:rsidR="002450E5">
        <w:rPr>
          <w:cs/>
        </w:rPr>
        <w:fldChar w:fldCharType="end"/>
      </w:r>
      <w:r>
        <w:t xml:space="preserve"> (</w:t>
      </w:r>
      <w:r w:rsidRPr="002450E5">
        <w:rPr>
          <w:i/>
          <w:iCs/>
        </w:rPr>
        <w:t xml:space="preserve">Data Collection and Monitoring Compliance with the </w:t>
      </w:r>
      <w:commentRangeStart w:id="9314"/>
      <w:commentRangeStart w:id="9315"/>
      <w:r w:rsidRPr="002450E5">
        <w:rPr>
          <w:i/>
          <w:iCs/>
        </w:rPr>
        <w:t>LCHS</w:t>
      </w:r>
      <w:commentRangeEnd w:id="9314"/>
      <w:r w:rsidR="0039342D">
        <w:rPr>
          <w:rStyle w:val="CommentReference"/>
          <w:rFonts w:ascii="Arial" w:hAnsi="Arial"/>
          <w:sz w:val="20"/>
          <w:szCs w:val="20"/>
        </w:rPr>
        <w:commentReference w:id="9314"/>
      </w:r>
      <w:commentRangeEnd w:id="9315"/>
      <w:r w:rsidR="00E346F3">
        <w:rPr>
          <w:rStyle w:val="CommentReference"/>
          <w:rFonts w:ascii="Arial" w:hAnsi="Arial"/>
          <w:sz w:val="20"/>
          <w:szCs w:val="20"/>
        </w:rPr>
        <w:commentReference w:id="9315"/>
      </w:r>
      <w:r>
        <w:t xml:space="preserve">); </w:t>
      </w:r>
    </w:p>
    <w:p w14:paraId="5CADAD7C" w14:textId="47FD719F" w:rsidR="00852520" w:rsidRDefault="00852520" w:rsidP="003913D2">
      <w:pPr>
        <w:pStyle w:val="SH3Ashurst"/>
      </w:pPr>
      <w:r>
        <w:t>the Monthly LCHS Reports are free from material misstatements and omissions (being any misstatements or omissions that could affect the assessment of LCHS Compliance, including compliance with the Materiality Threshold);</w:t>
      </w:r>
    </w:p>
    <w:p w14:paraId="0DE552D4" w14:textId="32C34594" w:rsidR="00852520" w:rsidRDefault="00852520" w:rsidP="003913D2">
      <w:pPr>
        <w:pStyle w:val="SH3Ashurst"/>
      </w:pPr>
      <w:commentRangeStart w:id="9316"/>
      <w:commentRangeStart w:id="9317"/>
      <w:r>
        <w:t>any minor and material (individually or when aggregated) misstatements or omissions have been identified which arise from:</w:t>
      </w:r>
      <w:commentRangeEnd w:id="9316"/>
      <w:r w:rsidR="0073480D">
        <w:rPr>
          <w:rStyle w:val="CommentReference"/>
          <w:rFonts w:ascii="Arial" w:hAnsi="Arial"/>
          <w:sz w:val="20"/>
          <w:szCs w:val="20"/>
        </w:rPr>
        <w:commentReference w:id="9316"/>
      </w:r>
      <w:commentRangeEnd w:id="9317"/>
      <w:r w:rsidR="00E346F3">
        <w:rPr>
          <w:rStyle w:val="CommentReference"/>
          <w:rFonts w:ascii="Arial" w:hAnsi="Arial"/>
          <w:sz w:val="20"/>
          <w:szCs w:val="20"/>
        </w:rPr>
        <w:commentReference w:id="9317"/>
      </w:r>
    </w:p>
    <w:p w14:paraId="31A74E42" w14:textId="513F1BF8" w:rsidR="00852520" w:rsidRDefault="00852520" w:rsidP="003913D2">
      <w:pPr>
        <w:pStyle w:val="SH4Ashurst"/>
      </w:pPr>
      <w:r>
        <w:t>inaccuracies, errors, misrepresentations, or missing data;</w:t>
      </w:r>
    </w:p>
    <w:p w14:paraId="7A71F923" w14:textId="0B6FA032" w:rsidR="00852520" w:rsidRDefault="00852520" w:rsidP="003913D2">
      <w:pPr>
        <w:pStyle w:val="SH4Ashurst"/>
      </w:pPr>
      <w:r>
        <w:lastRenderedPageBreak/>
        <w:t>non-compliance with the DCMP and with the requirements set out in the LCHS; and/or</w:t>
      </w:r>
    </w:p>
    <w:p w14:paraId="016FB8A4" w14:textId="4EC103FB" w:rsidR="00852520" w:rsidRDefault="00852520" w:rsidP="003913D2">
      <w:pPr>
        <w:pStyle w:val="SH4Ashurst"/>
      </w:pPr>
      <w:r>
        <w:t xml:space="preserve">fraud and/or the submission of misleading information within the scope of paragraph </w:t>
      </w:r>
      <w:r w:rsidR="002450E5">
        <w:rPr>
          <w:cs/>
        </w:rPr>
        <w:fldChar w:fldCharType="begin"/>
      </w:r>
      <w:r w:rsidR="002450E5">
        <w:instrText xml:space="preserve"> REF _Ref144116045 \w \h </w:instrText>
      </w:r>
      <w:r w:rsidR="002450E5">
        <w:rPr>
          <w:cs/>
        </w:rPr>
      </w:r>
      <w:r w:rsidR="002450E5">
        <w:rPr>
          <w:cs/>
        </w:rPr>
        <w:fldChar w:fldCharType="separate"/>
      </w:r>
      <w:del w:id="9318" w:author="Faqir, Sofia (Energy Security)" w:date="2023-11-12T19:47:00Z">
        <w:r w:rsidR="00E473FC">
          <w:delText>8.5</w:delText>
        </w:r>
      </w:del>
      <w:r w:rsidR="002450E5">
        <w:rPr>
          <w:cs/>
        </w:rPr>
        <w:fldChar w:fldCharType="end"/>
      </w:r>
      <w:r>
        <w:t xml:space="preserve"> (</w:t>
      </w:r>
      <w:r w:rsidRPr="002450E5">
        <w:rPr>
          <w:i/>
          <w:iCs/>
        </w:rPr>
        <w:t>Misleading LCHS Reported Data</w:t>
      </w:r>
      <w:r>
        <w:t xml:space="preserve">) of </w:t>
      </w:r>
      <w:r>
        <w:rPr>
          <w:cs/>
        </w:rPr>
        <w:t>‎</w:t>
      </w:r>
      <w:r w:rsidR="002450E5">
        <w:fldChar w:fldCharType="begin"/>
      </w:r>
      <w:r w:rsidR="002450E5">
        <w:instrText xml:space="preserve"> REF _Ref149475878 \w \h </w:instrText>
      </w:r>
      <w:r w:rsidR="002450E5">
        <w:fldChar w:fldCharType="separate"/>
      </w:r>
      <w:del w:id="9319" w:author="Faqir, Sofia (Energy Security)" w:date="2023-11-12T19:47:00Z">
        <w:r w:rsidR="00E473FC">
          <w:delText>Annex 6</w:delText>
        </w:r>
      </w:del>
      <w:r w:rsidR="002450E5">
        <w:fldChar w:fldCharType="end"/>
      </w:r>
      <w:r>
        <w:t xml:space="preserve"> (</w:t>
      </w:r>
      <w:r w:rsidRPr="002450E5">
        <w:rPr>
          <w:i/>
          <w:iCs/>
        </w:rPr>
        <w:t>Data Collection and Monitoring Compliance with the LCHS</w:t>
      </w:r>
      <w:r>
        <w:t>);</w:t>
      </w:r>
    </w:p>
    <w:p w14:paraId="360B280C" w14:textId="315A2DCD" w:rsidR="00852520" w:rsidRDefault="00852520" w:rsidP="003913D2">
      <w:pPr>
        <w:pStyle w:val="SH3Ashurst"/>
      </w:pPr>
      <w:r>
        <w:t>the Producer has complied with the requirements of the LCHS;</w:t>
      </w:r>
    </w:p>
    <w:p w14:paraId="650C1E3D" w14:textId="5DC2A5B3" w:rsidR="00852520" w:rsidRDefault="00852520" w:rsidP="003913D2">
      <w:pPr>
        <w:pStyle w:val="SH3Ashurst"/>
      </w:pPr>
      <w:r>
        <w:t xml:space="preserve">the Producer has complied with the requirements of </w:t>
      </w:r>
      <w:r>
        <w:rPr>
          <w:cs/>
        </w:rPr>
        <w:t>‎</w:t>
      </w:r>
      <w:r w:rsidR="002450E5">
        <w:fldChar w:fldCharType="begin"/>
      </w:r>
      <w:r w:rsidR="002450E5">
        <w:instrText xml:space="preserve"> REF _Ref149476254 \w \h </w:instrText>
      </w:r>
      <w:r w:rsidR="002450E5">
        <w:fldChar w:fldCharType="separate"/>
      </w:r>
      <w:del w:id="9320" w:author="Faqir, Sofia (Energy Security)" w:date="2023-11-12T19:47:00Z">
        <w:r w:rsidR="00E473FC">
          <w:delText>Annex 6</w:delText>
        </w:r>
      </w:del>
      <w:r w:rsidR="002450E5">
        <w:fldChar w:fldCharType="end"/>
      </w:r>
      <w:r>
        <w:t xml:space="preserve"> (</w:t>
      </w:r>
      <w:r w:rsidRPr="002450E5">
        <w:rPr>
          <w:i/>
          <w:iCs/>
        </w:rPr>
        <w:t>Data Collection and Monitoring Compliance with the LCHS</w:t>
      </w:r>
      <w:r>
        <w:t>);</w:t>
      </w:r>
    </w:p>
    <w:p w14:paraId="1CF0F336" w14:textId="0F5BA4FD" w:rsidR="00852520" w:rsidRDefault="00852520" w:rsidP="003913D2">
      <w:pPr>
        <w:pStyle w:val="SH3Ashurst"/>
      </w:pPr>
      <w:commentRangeStart w:id="9321"/>
      <w:commentRangeStart w:id="9322"/>
      <w:commentRangeStart w:id="9323"/>
      <w:r>
        <w:t xml:space="preserve">the Producer has complied with the requirements of the </w:t>
      </w:r>
      <w:r w:rsidR="002450E5">
        <w:rPr>
          <w:cs/>
        </w:rPr>
        <w:fldChar w:fldCharType="begin"/>
      </w:r>
      <w:r w:rsidR="002450E5">
        <w:instrText xml:space="preserve"> REF _Ref149476278 \w \h </w:instrText>
      </w:r>
      <w:r w:rsidR="002450E5">
        <w:rPr>
          <w:cs/>
        </w:rPr>
      </w:r>
      <w:r w:rsidR="002450E5">
        <w:rPr>
          <w:cs/>
        </w:rPr>
        <w:fldChar w:fldCharType="separate"/>
      </w:r>
      <w:del w:id="9324" w:author="Faqir, Sofia (Energy Security)" w:date="2023-11-12T19:47:00Z">
        <w:r w:rsidR="00E473FC">
          <w:delText>Annex 9</w:delText>
        </w:r>
      </w:del>
      <w:r w:rsidR="002450E5">
        <w:rPr>
          <w:cs/>
        </w:rPr>
        <w:fldChar w:fldCharType="end"/>
      </w:r>
      <w:r>
        <w:t xml:space="preserve"> (</w:t>
      </w:r>
      <w:r w:rsidRPr="002450E5">
        <w:rPr>
          <w:i/>
          <w:iCs/>
        </w:rPr>
        <w:t>Metering Operational Framework and Technical Specifications</w:t>
      </w:r>
      <w:r w:rsidRPr="00824149">
        <w:t>)</w:t>
      </w:r>
      <w:r w:rsidR="00824149" w:rsidRPr="00824149">
        <w:t>,</w:t>
      </w:r>
      <w:r w:rsidR="00824149">
        <w:t xml:space="preserve"> including but not limited to</w:t>
      </w:r>
      <w:r w:rsidR="00A03B2B">
        <w:t xml:space="preserve">: </w:t>
      </w:r>
      <w:commentRangeEnd w:id="9321"/>
      <w:r w:rsidR="005D3DF1">
        <w:rPr>
          <w:rStyle w:val="CommentReference"/>
          <w:rFonts w:ascii="Arial" w:hAnsi="Arial"/>
          <w:sz w:val="20"/>
          <w:szCs w:val="20"/>
        </w:rPr>
        <w:commentReference w:id="9321"/>
      </w:r>
      <w:commentRangeEnd w:id="9322"/>
      <w:r w:rsidR="00D33FE3">
        <w:rPr>
          <w:rStyle w:val="CommentReference"/>
          <w:rFonts w:ascii="Arial" w:hAnsi="Arial"/>
          <w:sz w:val="20"/>
          <w:szCs w:val="20"/>
        </w:rPr>
        <w:commentReference w:id="9322"/>
      </w:r>
      <w:commentRangeEnd w:id="9323"/>
      <w:r w:rsidR="00896ECA">
        <w:rPr>
          <w:rStyle w:val="CommentReference"/>
          <w:rFonts w:ascii="Arial" w:hAnsi="Arial"/>
          <w:sz w:val="20"/>
          <w:szCs w:val="20"/>
        </w:rPr>
        <w:commentReference w:id="9323"/>
      </w:r>
    </w:p>
    <w:p w14:paraId="5AC4EC67" w14:textId="6E8CB137" w:rsidR="00852520" w:rsidRDefault="00852520" w:rsidP="00824149">
      <w:pPr>
        <w:pStyle w:val="SH4Ashurst"/>
        <w:rPr>
          <w:ins w:id="9326" w:author="Deutsch, Richard (Energy Security)" w:date="2023-11-10T16:28:00Z"/>
        </w:rPr>
      </w:pPr>
      <w:del w:id="9327" w:author="Deutsch, Richard (Energy Security)" w:date="2023-11-10T16:26:00Z">
        <w:r>
          <w:delText>[</w:delText>
        </w:r>
      </w:del>
      <w:r>
        <w:t xml:space="preserve">the Producer has calibrated, tested, installed and commissioned, operated and maintained each Meter Measurement System in accordance with </w:t>
      </w:r>
      <w:r>
        <w:rPr>
          <w:cs/>
        </w:rPr>
        <w:t>‎</w:t>
      </w:r>
      <w:r w:rsidR="00B82E78">
        <w:fldChar w:fldCharType="begin"/>
      </w:r>
      <w:r w:rsidR="00B82E78">
        <w:instrText xml:space="preserve"> REF _Ref149476738 \w \h </w:instrText>
      </w:r>
      <w:r w:rsidR="00B82E78">
        <w:fldChar w:fldCharType="separate"/>
      </w:r>
      <w:r w:rsidR="00E473FC">
        <w:rPr>
          <w:cs/>
        </w:rPr>
        <w:t>‎</w:t>
      </w:r>
      <w:r w:rsidR="00E473FC">
        <w:t>Annex 9</w:t>
      </w:r>
      <w:r w:rsidR="00B82E78">
        <w:fldChar w:fldCharType="end"/>
      </w:r>
      <w:r>
        <w:t xml:space="preserve"> (</w:t>
      </w:r>
      <w:r w:rsidRPr="00B82E78">
        <w:rPr>
          <w:i/>
          <w:iCs/>
        </w:rPr>
        <w:t>Metering Operational Framework and Technical Specifications</w:t>
      </w:r>
      <w:r>
        <w:t>);</w:t>
      </w:r>
    </w:p>
    <w:p w14:paraId="34019E06" w14:textId="0A148528" w:rsidR="0047132E" w:rsidRDefault="00C5658A" w:rsidP="00824149">
      <w:pPr>
        <w:pStyle w:val="SH4Ashurst"/>
      </w:pPr>
      <w:ins w:id="9328" w:author="Deutsch, Richard (Energy Security)" w:date="2023-11-10T16:31:00Z">
        <w:r>
          <w:t>e</w:t>
        </w:r>
      </w:ins>
      <w:ins w:id="9329" w:author="Deutsch, Richard (Energy Security)" w:date="2023-11-10T16:28:00Z">
        <w:r w:rsidR="0047132E">
          <w:t xml:space="preserve">ach Meter Measurement System </w:t>
        </w:r>
      </w:ins>
      <w:ins w:id="9330" w:author="Deutsch, Richard (Energy Security)" w:date="2023-11-10T16:29:00Z">
        <w:r w:rsidR="0047132E">
          <w:t>complies with or exceeds the requirements referred to or set out in the relevant Technical Specification.</w:t>
        </w:r>
      </w:ins>
    </w:p>
    <w:p w14:paraId="4FAE1A63" w14:textId="6E5646E7" w:rsidR="00852520" w:rsidRDefault="00852520" w:rsidP="00824149">
      <w:pPr>
        <w:pStyle w:val="SH4Ashurst"/>
      </w:pPr>
      <w:r>
        <w:t>the Meter Measurement System Technical Details maintained by the Producer are true, complete and accurate;</w:t>
      </w:r>
    </w:p>
    <w:p w14:paraId="6537222D" w14:textId="564702DB" w:rsidR="00852520" w:rsidRDefault="00852520" w:rsidP="00824149">
      <w:pPr>
        <w:pStyle w:val="SH4Ashurst"/>
      </w:pPr>
      <w:r>
        <w:t>the Producer has accurately reported each Meter Material Change to the LCHA Counterparty;</w:t>
      </w:r>
    </w:p>
    <w:p w14:paraId="0F270CDD" w14:textId="532BFB82" w:rsidR="00852520" w:rsidRDefault="00852520" w:rsidP="00824149">
      <w:pPr>
        <w:pStyle w:val="SH4Ashurst"/>
        <w:rPr>
          <w:del w:id="9331" w:author="Deutsch, Richard (Energy Security)" w:date="2023-11-10T16:23:00Z"/>
        </w:rPr>
      </w:pPr>
      <w:del w:id="9332" w:author="Deutsch, Richard (Energy Security)" w:date="2023-11-10T16:23:00Z">
        <w:r>
          <w:delText xml:space="preserve">routine audits, tests and checks, including but not limited to any audits, tests and checks required pursuant to </w:delText>
        </w:r>
        <w:r>
          <w:rPr>
            <w:cs/>
          </w:rPr>
          <w:delText>‎</w:delText>
        </w:r>
        <w:r w:rsidR="00732D22">
          <w:fldChar w:fldCharType="begin"/>
        </w:r>
        <w:r w:rsidR="00732D22">
          <w:delInstrText xml:space="preserve"> REF _Ref149476814 \w \h </w:delInstrText>
        </w:r>
        <w:r w:rsidR="00732D22">
          <w:fldChar w:fldCharType="separate"/>
        </w:r>
        <w:r w:rsidR="00E473FC">
          <w:rPr>
            <w:cs/>
          </w:rPr>
          <w:delText>‎</w:delText>
        </w:r>
        <w:r w:rsidR="00E473FC">
          <w:delText>Annex 9</w:delText>
        </w:r>
        <w:r w:rsidR="00732D22">
          <w:fldChar w:fldCharType="end"/>
        </w:r>
        <w:r>
          <w:delText xml:space="preserve"> (</w:delText>
        </w:r>
        <w:r w:rsidRPr="00732D22">
          <w:rPr>
            <w:i/>
            <w:iCs/>
          </w:rPr>
          <w:delText>Metering Operational Framework and Technical Specifications</w:delText>
        </w:r>
        <w:r>
          <w:delText>), have been carried out by the Producer to confirm the measurement uncertainty of each Meter Measurement System;</w:delText>
        </w:r>
      </w:del>
    </w:p>
    <w:p w14:paraId="68253F11" w14:textId="33A29197" w:rsidR="00852520" w:rsidRDefault="00852520" w:rsidP="00824149">
      <w:pPr>
        <w:pStyle w:val="SH4Ashurst"/>
      </w:pPr>
      <w:r>
        <w:t>the Producer has carried out a Measurement Uncertainty Assessment in respect of each Meter Measurement System:</w:t>
      </w:r>
    </w:p>
    <w:p w14:paraId="77F165A2" w14:textId="1E3320A3" w:rsidR="00852520" w:rsidRDefault="00852520" w:rsidP="00824149">
      <w:pPr>
        <w:pStyle w:val="SH5Ashurst"/>
      </w:pPr>
      <w:r>
        <w:t xml:space="preserve">at least once during the </w:t>
      </w:r>
      <w:del w:id="9333" w:author="Deutsch, Richard (Energy Security)" w:date="2023-11-10T16:23:00Z">
        <w:r>
          <w:delText xml:space="preserve">every </w:delText>
        </w:r>
      </w:del>
      <w:ins w:id="9334" w:author="Deutsch, Richard (Energy Security)" w:date="2023-11-10T16:23:00Z">
        <w:r w:rsidR="009870DF">
          <w:t xml:space="preserve">relevant </w:t>
        </w:r>
      </w:ins>
      <w:r>
        <w:t xml:space="preserve">Contract Payment Term Year; and </w:t>
      </w:r>
    </w:p>
    <w:p w14:paraId="02D4FEBA" w14:textId="4A339FC8" w:rsidR="00852520" w:rsidRDefault="00852520" w:rsidP="00824149">
      <w:pPr>
        <w:pStyle w:val="SH5Ashurst"/>
      </w:pPr>
      <w:r>
        <w:t>following every Meter Material Change;</w:t>
      </w:r>
    </w:p>
    <w:p w14:paraId="403CD740" w14:textId="4B9ED809" w:rsidR="00852520" w:rsidRDefault="00852520" w:rsidP="00824149">
      <w:pPr>
        <w:pStyle w:val="SH4Ashurst"/>
      </w:pPr>
      <w:r>
        <w:t xml:space="preserve">each Meter Measurement System complies with the </w:t>
      </w:r>
      <w:ins w:id="9335" w:author="Deutsch, Richard (Energy Security)" w:date="2023-11-10T16:22:00Z">
        <w:r w:rsidR="009870DF">
          <w:t xml:space="preserve">relevant </w:t>
        </w:r>
      </w:ins>
      <w:r>
        <w:t>Overall Measurement Uncertainty Requirement;</w:t>
      </w:r>
    </w:p>
    <w:p w14:paraId="791A7622" w14:textId="6054B806" w:rsidR="00852520" w:rsidRDefault="00852520" w:rsidP="00824149">
      <w:pPr>
        <w:pStyle w:val="SH4Ashurst"/>
      </w:pPr>
      <w:r>
        <w:t xml:space="preserve">the Producer has established, documented, implemented and maintained written procedures for data flow activities relating to each Meter Measurement System, which meet the requirements set out in paragraph </w:t>
      </w:r>
      <w:r w:rsidR="00732D22">
        <w:fldChar w:fldCharType="begin"/>
      </w:r>
      <w:r w:rsidR="00732D22">
        <w:instrText xml:space="preserve"> REF _Ref144116390 \w \h </w:instrText>
      </w:r>
      <w:r w:rsidR="00732D22">
        <w:fldChar w:fldCharType="separate"/>
      </w:r>
      <w:del w:id="9336" w:author="Faqir, Sofia (Energy Security)" w:date="2023-11-12T19:47:00Z">
        <w:r w:rsidR="00E473FC">
          <w:delText>4.7</w:delText>
        </w:r>
      </w:del>
      <w:r w:rsidR="00732D22">
        <w:fldChar w:fldCharType="end"/>
      </w:r>
      <w:r>
        <w:t xml:space="preserve"> </w:t>
      </w:r>
      <w:ins w:id="9337" w:author="Deutsch, Richard (Energy Security)" w:date="2023-11-10T16:24:00Z">
        <w:r w:rsidR="00CE51A9">
          <w:t xml:space="preserve">to 4.10 </w:t>
        </w:r>
      </w:ins>
      <w:r>
        <w:t>(</w:t>
      </w:r>
      <w:r w:rsidRPr="00732D22">
        <w:rPr>
          <w:i/>
          <w:iCs/>
        </w:rPr>
        <w:t>Data Flow and Storage</w:t>
      </w:r>
      <w:r>
        <w:t xml:space="preserve">) of </w:t>
      </w:r>
      <w:r>
        <w:rPr>
          <w:cs/>
        </w:rPr>
        <w:t>‎</w:t>
      </w:r>
      <w:r w:rsidR="00732D22">
        <w:fldChar w:fldCharType="begin"/>
      </w:r>
      <w:r w:rsidR="00732D22">
        <w:instrText xml:space="preserve"> REF _Ref149476834 \w \h </w:instrText>
      </w:r>
      <w:r w:rsidR="00732D22">
        <w:fldChar w:fldCharType="separate"/>
      </w:r>
      <w:del w:id="9338" w:author="Faqir, Sofia (Energy Security)" w:date="2023-11-12T19:47:00Z">
        <w:r w:rsidR="00E473FC">
          <w:delText>Annex 9</w:delText>
        </w:r>
      </w:del>
      <w:r w:rsidR="00732D22">
        <w:fldChar w:fldCharType="end"/>
      </w:r>
      <w:r>
        <w:t xml:space="preserve"> (</w:t>
      </w:r>
      <w:r w:rsidRPr="00732D22">
        <w:rPr>
          <w:i/>
          <w:iCs/>
        </w:rPr>
        <w:t>Metering Operational Framework and Technical Specifications</w:t>
      </w:r>
      <w:r>
        <w:t>);</w:t>
      </w:r>
    </w:p>
    <w:p w14:paraId="0732FCED" w14:textId="5B8AA057" w:rsidR="00852520" w:rsidRDefault="00852520" w:rsidP="00824149">
      <w:pPr>
        <w:pStyle w:val="SH4Ashurst"/>
        <w:rPr>
          <w:del w:id="9339" w:author="Deutsch, Richard (Energy Security)" w:date="2023-11-10T16:26:00Z"/>
        </w:rPr>
      </w:pPr>
      <w:del w:id="9340" w:author="Deutsch, Richard (Energy Security)" w:date="2023-11-10T16:26:00Z">
        <w:r>
          <w:delText xml:space="preserve">the Producer has developed and implemented the necessary processes to operate the Meter Measurement Systems in accordance with Part C of </w:delText>
        </w:r>
        <w:r>
          <w:rPr>
            <w:cs/>
          </w:rPr>
          <w:delText>‎</w:delText>
        </w:r>
        <w:r w:rsidR="00732D22">
          <w:fldChar w:fldCharType="begin"/>
        </w:r>
      </w:del>
      <w:r w:rsidR="00732D22">
        <w:instrText xml:space="preserve"> REF _Ref149476851 \w \h </w:instrText>
      </w:r>
      <w:del w:id="9341" w:author="Deutsch, Richard (Energy Security)" w:date="2023-11-10T16:26:00Z">
        <w:r w:rsidR="00732D22">
          <w:fldChar w:fldCharType="separate"/>
        </w:r>
        <w:r w:rsidR="00E473FC">
          <w:rPr>
            <w:cs/>
          </w:rPr>
          <w:delText>‎</w:delText>
        </w:r>
      </w:del>
      <w:del w:id="9342" w:author="Faqir, Sofia (Energy Security)" w:date="2023-11-12T19:47:00Z">
        <w:r w:rsidR="00E473FC">
          <w:delText>Annex 9</w:delText>
        </w:r>
      </w:del>
      <w:del w:id="9343" w:author="Deutsch, Richard (Energy Security)" w:date="2023-11-10T16:26:00Z">
        <w:r w:rsidR="00732D22">
          <w:fldChar w:fldCharType="end"/>
        </w:r>
        <w:r>
          <w:delText xml:space="preserve"> (</w:delText>
        </w:r>
        <w:r w:rsidRPr="00732D22">
          <w:rPr>
            <w:i/>
            <w:iCs/>
          </w:rPr>
          <w:delText>Metering Operational Framework and Technical Specifications</w:delText>
        </w:r>
        <w:r>
          <w:delText>);</w:delText>
        </w:r>
      </w:del>
    </w:p>
    <w:p w14:paraId="4A1DCC44" w14:textId="37E3AC5B" w:rsidR="00852520" w:rsidRDefault="00852520" w:rsidP="00824149">
      <w:pPr>
        <w:pStyle w:val="SH4Ashurst"/>
      </w:pPr>
      <w:r>
        <w:t>the Producer has accurately reported any Meter Measurement System Fault</w:t>
      </w:r>
      <w:ins w:id="9344" w:author="Deutsch, Richard (Energy Security)" w:date="2023-11-10T16:27:00Z">
        <w:r w:rsidR="0012430E">
          <w:t>(s)</w:t>
        </w:r>
      </w:ins>
      <w:r>
        <w:t xml:space="preserve"> to the LCHA Counterparty;</w:t>
      </w:r>
    </w:p>
    <w:p w14:paraId="74322112" w14:textId="62B363A5" w:rsidR="00852520" w:rsidRDefault="00852520" w:rsidP="00824149">
      <w:pPr>
        <w:pStyle w:val="SH4Ashurst"/>
        <w:rPr>
          <w:del w:id="9345" w:author="Deutsch, Richard (Energy Security)" w:date="2023-11-10T16:27:00Z"/>
        </w:rPr>
      </w:pPr>
      <w:del w:id="9346" w:author="Deutsch, Richard (Energy Security)" w:date="2023-11-10T16:27:00Z">
        <w:r>
          <w:lastRenderedPageBreak/>
          <w:delText xml:space="preserve">the Producer has installed and replaced all components of each Meter Measurement System in accordance with Part C of </w:delText>
        </w:r>
        <w:r w:rsidR="00732D22">
          <w:rPr>
            <w:cs/>
          </w:rPr>
          <w:fldChar w:fldCharType="begin"/>
        </w:r>
      </w:del>
      <w:r w:rsidR="00732D22">
        <w:instrText xml:space="preserve"> REF _Ref149476869 \w \h </w:instrText>
      </w:r>
      <w:del w:id="9347" w:author="Deutsch, Richard (Energy Security)" w:date="2023-11-10T16:27:00Z">
        <w:r w:rsidR="00732D22">
          <w:rPr>
            <w:cs/>
          </w:rPr>
        </w:r>
        <w:r w:rsidR="00732D22">
          <w:rPr>
            <w:cs/>
          </w:rPr>
          <w:fldChar w:fldCharType="separate"/>
        </w:r>
        <w:r w:rsidR="00E473FC">
          <w:rPr>
            <w:cs/>
          </w:rPr>
          <w:delText>‎</w:delText>
        </w:r>
      </w:del>
      <w:del w:id="9348" w:author="Faqir, Sofia (Energy Security)" w:date="2023-11-12T19:47:00Z">
        <w:r w:rsidR="00E473FC">
          <w:delText>Annex 9</w:delText>
        </w:r>
      </w:del>
      <w:del w:id="9349" w:author="Deutsch, Richard (Energy Security)" w:date="2023-11-10T16:27:00Z">
        <w:r w:rsidR="00732D22">
          <w:rPr>
            <w:cs/>
          </w:rPr>
          <w:fldChar w:fldCharType="end"/>
        </w:r>
        <w:r>
          <w:delText xml:space="preserve"> (</w:delText>
        </w:r>
        <w:r w:rsidRPr="00732D22">
          <w:rPr>
            <w:i/>
            <w:iCs/>
          </w:rPr>
          <w:delText>Metering Operational Framework and Technical Specifications</w:delText>
        </w:r>
        <w:r>
          <w:delText>);</w:delText>
        </w:r>
      </w:del>
    </w:p>
    <w:p w14:paraId="422B9D9C" w14:textId="5B13C3FA" w:rsidR="00852520" w:rsidRDefault="00852520" w:rsidP="00824149">
      <w:pPr>
        <w:pStyle w:val="SH4Ashurst"/>
        <w:rPr>
          <w:del w:id="9350" w:author="Deutsch, Richard (Energy Security)" w:date="2023-11-10T16:27:00Z"/>
        </w:rPr>
      </w:pPr>
      <w:del w:id="9351" w:author="Deutsch, Richard (Energy Security)" w:date="2023-11-10T16:27:00Z">
        <w:r>
          <w:delText xml:space="preserve">the Producer has commissioned each Meter Measurement System in accordance with Part C of </w:delText>
        </w:r>
        <w:r>
          <w:rPr>
            <w:cs/>
          </w:rPr>
          <w:delText>‎</w:delText>
        </w:r>
        <w:r w:rsidR="00732D22">
          <w:fldChar w:fldCharType="begin"/>
        </w:r>
      </w:del>
      <w:r w:rsidR="00732D22">
        <w:instrText xml:space="preserve"> REF _Ref149476998 \w \h </w:instrText>
      </w:r>
      <w:del w:id="9352" w:author="Deutsch, Richard (Energy Security)" w:date="2023-11-10T16:27:00Z">
        <w:r w:rsidR="00732D22">
          <w:fldChar w:fldCharType="separate"/>
        </w:r>
        <w:r w:rsidR="00E473FC">
          <w:rPr>
            <w:cs/>
          </w:rPr>
          <w:delText>‎</w:delText>
        </w:r>
      </w:del>
      <w:del w:id="9353" w:author="Faqir, Sofia (Energy Security)" w:date="2023-11-12T19:47:00Z">
        <w:r w:rsidR="00E473FC">
          <w:delText>Annex 9</w:delText>
        </w:r>
      </w:del>
      <w:del w:id="9354" w:author="Deutsch, Richard (Energy Security)" w:date="2023-11-10T16:27:00Z">
        <w:r w:rsidR="00732D22">
          <w:fldChar w:fldCharType="end"/>
        </w:r>
        <w:r>
          <w:delText xml:space="preserve"> (</w:delText>
        </w:r>
        <w:r w:rsidRPr="00732D22">
          <w:rPr>
            <w:i/>
            <w:iCs/>
          </w:rPr>
          <w:delText>Metering Operational Framework and Technical Specifications);</w:delText>
        </w:r>
      </w:del>
    </w:p>
    <w:p w14:paraId="1E4A3D12" w14:textId="0D7FF0C6" w:rsidR="00852520" w:rsidRDefault="00852520" w:rsidP="00824149">
      <w:pPr>
        <w:pStyle w:val="SH5Ashurst"/>
        <w:rPr>
          <w:del w:id="9355" w:author="Deutsch, Richard (Energy Security)" w:date="2023-11-10T16:28:00Z"/>
        </w:rPr>
      </w:pPr>
      <w:del w:id="9356" w:author="Deutsch, Richard (Energy Security)" w:date="2023-11-10T16:28:00Z">
        <w:r>
          <w:delText xml:space="preserve">the Producer has performed or procured the performance of a Proving Test (including verifying that the Meter Measurement Systems have been correctly installed, calibrated and operated in accordance with the Technical Specifications) in accordance with Part C of </w:delText>
        </w:r>
        <w:r w:rsidR="00732D22">
          <w:rPr>
            <w:cs/>
          </w:rPr>
          <w:fldChar w:fldCharType="begin"/>
        </w:r>
      </w:del>
      <w:r w:rsidR="00732D22">
        <w:instrText xml:space="preserve"> REF _Ref149476900 \w \h </w:instrText>
      </w:r>
      <w:del w:id="9357" w:author="Deutsch, Richard (Energy Security)" w:date="2023-11-10T16:28:00Z">
        <w:r w:rsidR="00732D22">
          <w:rPr>
            <w:cs/>
          </w:rPr>
        </w:r>
        <w:r w:rsidR="00732D22">
          <w:rPr>
            <w:cs/>
          </w:rPr>
          <w:fldChar w:fldCharType="separate"/>
        </w:r>
        <w:r w:rsidR="00E473FC">
          <w:rPr>
            <w:cs/>
          </w:rPr>
          <w:delText>‎</w:delText>
        </w:r>
      </w:del>
      <w:del w:id="9358" w:author="Faqir, Sofia (Energy Security)" w:date="2023-11-12T19:47:00Z">
        <w:r w:rsidR="00E473FC">
          <w:delText>Annex 9</w:delText>
        </w:r>
      </w:del>
      <w:del w:id="9359" w:author="Deutsch, Richard (Energy Security)" w:date="2023-11-10T16:28:00Z">
        <w:r w:rsidR="00732D22">
          <w:rPr>
            <w:cs/>
          </w:rPr>
          <w:fldChar w:fldCharType="end"/>
        </w:r>
        <w:r>
          <w:delText xml:space="preserve"> (</w:delText>
        </w:r>
        <w:r w:rsidRPr="00732D22">
          <w:rPr>
            <w:i/>
            <w:iCs/>
          </w:rPr>
          <w:delText>Metering Operational Framework and Technical Specifications</w:delText>
        </w:r>
        <w:r>
          <w:delText xml:space="preserve">); </w:delText>
        </w:r>
      </w:del>
    </w:p>
    <w:p w14:paraId="1F8E6F26" w14:textId="6A4EAF6E" w:rsidR="00824149" w:rsidRDefault="00824149" w:rsidP="00824149">
      <w:pPr>
        <w:pStyle w:val="SH3Ashurst"/>
      </w:pPr>
      <w:r>
        <w:t>the calculations performed by the Producer to determine emissions in accordance with the LCHS are accurate;</w:t>
      </w:r>
    </w:p>
    <w:p w14:paraId="364AB5E2" w14:textId="54FD8F96" w:rsidR="00824149" w:rsidRDefault="00824149" w:rsidP="00824149">
      <w:pPr>
        <w:pStyle w:val="SH3Ashurst"/>
      </w:pPr>
      <w:r>
        <w:t xml:space="preserve">each Monthly LCHS Report submitted by the Producer comply with the information requirements set out in the </w:t>
      </w:r>
      <w:r w:rsidR="00E9356E">
        <w:fldChar w:fldCharType="begin"/>
      </w:r>
      <w:r w:rsidR="00E9356E">
        <w:instrText xml:space="preserve"> REF Appendix1Annex6 \h </w:instrText>
      </w:r>
      <w:r w:rsidR="00E9356E">
        <w:fldChar w:fldCharType="separate"/>
      </w:r>
      <w:r w:rsidR="00E473FC" w:rsidRPr="00462199">
        <w:t>Appendix 1</w:t>
      </w:r>
      <w:r w:rsidR="00E9356E">
        <w:fldChar w:fldCharType="end"/>
      </w:r>
      <w:r>
        <w:t xml:space="preserve"> (</w:t>
      </w:r>
      <w:r w:rsidRPr="00824149">
        <w:rPr>
          <w:i/>
          <w:iCs/>
        </w:rPr>
        <w:t>Monthly LCHS Report – Information Requirements (each Billing Period)</w:t>
      </w:r>
      <w:r>
        <w:t xml:space="preserve">) or </w:t>
      </w:r>
      <w:r w:rsidR="00E9356E">
        <w:fldChar w:fldCharType="begin"/>
      </w:r>
      <w:r w:rsidR="00E9356E">
        <w:instrText xml:space="preserve"> REF Appendix2Annex6 \h </w:instrText>
      </w:r>
      <w:r w:rsidR="00E9356E">
        <w:fldChar w:fldCharType="separate"/>
      </w:r>
      <w:r w:rsidR="00E473FC" w:rsidRPr="00462199">
        <w:t>Appendix 2</w:t>
      </w:r>
      <w:r w:rsidR="00E9356E">
        <w:fldChar w:fldCharType="end"/>
      </w:r>
      <w:r>
        <w:t xml:space="preserve"> (</w:t>
      </w:r>
      <w:r w:rsidRPr="00824149">
        <w:rPr>
          <w:i/>
          <w:iCs/>
        </w:rPr>
        <w:t>Monthly LCHS Report – Information Requirements (last Billing Period each Fiscal Year)</w:t>
      </w:r>
      <w:r>
        <w:t>) (as applicable); and</w:t>
      </w:r>
    </w:p>
    <w:p w14:paraId="244B17EC" w14:textId="51087D9C" w:rsidR="00824149" w:rsidRDefault="00824149" w:rsidP="00824149">
      <w:pPr>
        <w:pStyle w:val="SH3Ashurst"/>
      </w:pPr>
      <w:commentRangeStart w:id="9360"/>
      <w:commentRangeStart w:id="9361"/>
      <w:r>
        <w:t>the Producer has complied with the Measurement Data Obligation.</w:t>
      </w:r>
      <w:commentRangeEnd w:id="9360"/>
      <w:r w:rsidR="00F04D10">
        <w:rPr>
          <w:rStyle w:val="CommentReference"/>
          <w:rFonts w:ascii="Arial" w:hAnsi="Arial"/>
          <w:sz w:val="20"/>
          <w:szCs w:val="20"/>
        </w:rPr>
        <w:commentReference w:id="9360"/>
      </w:r>
      <w:commentRangeEnd w:id="9361"/>
      <w:r w:rsidR="00896ECA">
        <w:rPr>
          <w:rStyle w:val="CommentReference"/>
          <w:rFonts w:ascii="Arial" w:hAnsi="Arial"/>
          <w:sz w:val="20"/>
          <w:szCs w:val="20"/>
        </w:rPr>
        <w:commentReference w:id="9361"/>
      </w:r>
    </w:p>
    <w:p w14:paraId="5957A114" w14:textId="77777777" w:rsidR="00852520" w:rsidRPr="00852520" w:rsidRDefault="00852520" w:rsidP="00852520">
      <w:pPr>
        <w:pStyle w:val="NormalAshurst"/>
      </w:pPr>
    </w:p>
    <w:p w14:paraId="19E35FB9" w14:textId="77777777" w:rsidR="00D179D6" w:rsidRPr="00462199" w:rsidRDefault="00D179D6" w:rsidP="0007022D">
      <w:pPr>
        <w:pStyle w:val="NormalAshurst"/>
        <w:sectPr w:rsidR="00D179D6" w:rsidRPr="00462199" w:rsidSect="00757324">
          <w:pgSz w:w="11907" w:h="16840" w:code="9"/>
          <w:pgMar w:top="1440" w:right="1440" w:bottom="1440" w:left="1440" w:header="720" w:footer="720" w:gutter="0"/>
          <w:paperSrc w:first="15" w:other="15"/>
          <w:cols w:space="720"/>
          <w:docGrid w:linePitch="245"/>
        </w:sectPr>
      </w:pPr>
    </w:p>
    <w:p w14:paraId="42DC0C88" w14:textId="77777777" w:rsidR="00D179D6" w:rsidRPr="00462199" w:rsidRDefault="00D179D6" w:rsidP="005B3BB9">
      <w:pPr>
        <w:pStyle w:val="SCHEDULEAshurst"/>
      </w:pPr>
      <w:r w:rsidRPr="00462199">
        <w:lastRenderedPageBreak/>
        <w:br/>
      </w:r>
      <w:bookmarkStart w:id="9362" w:name="_Ref144116999"/>
      <w:bookmarkStart w:id="9363" w:name="_Ref144118012"/>
      <w:bookmarkStart w:id="9364" w:name="_Toc149833765"/>
      <w:r w:rsidRPr="00462199">
        <w:t>Pro Forma Notices</w:t>
      </w:r>
      <w:bookmarkEnd w:id="9362"/>
      <w:bookmarkEnd w:id="9363"/>
      <w:bookmarkEnd w:id="9364"/>
    </w:p>
    <w:p w14:paraId="0ED98C75" w14:textId="77777777" w:rsidR="00D179D6" w:rsidRPr="00462199" w:rsidRDefault="00D179D6" w:rsidP="001E2581">
      <w:pPr>
        <w:pStyle w:val="NormalBoldAshurst"/>
        <w:jc w:val="right"/>
      </w:pPr>
      <w:r w:rsidRPr="00462199">
        <w:t>Page</w:t>
      </w:r>
    </w:p>
    <w:p w14:paraId="38A85C71" w14:textId="49490B69" w:rsidR="00E473FC" w:rsidRPr="00E473FC" w:rsidRDefault="00D179D6">
      <w:pPr>
        <w:pStyle w:val="TOC4"/>
        <w:rPr>
          <w:rFonts w:asciiTheme="minorHAnsi" w:hAnsiTheme="minorHAnsi"/>
          <w:sz w:val="22"/>
          <w:szCs w:val="22"/>
        </w:rPr>
      </w:pPr>
      <w:r w:rsidRPr="00E473FC">
        <w:rPr>
          <w:noProof w:val="0"/>
        </w:rPr>
        <w:fldChar w:fldCharType="begin"/>
      </w:r>
      <w:r w:rsidR="00E473FC">
        <w:rPr>
          <w:noProof w:val="0"/>
        </w:rPr>
        <w:instrText xml:space="preserve"> TOC \F \Z \T " ANNEX13HEADING,4, " </w:instrText>
      </w:r>
      <w:r w:rsidRPr="00E473FC">
        <w:rPr>
          <w:noProof w:val="0"/>
        </w:rPr>
        <w:fldChar w:fldCharType="separate"/>
      </w:r>
      <w:r w:rsidR="00E473FC" w:rsidRPr="00E473FC">
        <w:t>Directors' Certificate</w:t>
      </w:r>
      <w:r w:rsidR="00E473FC" w:rsidRPr="00E473FC">
        <w:rPr>
          <w:webHidden/>
        </w:rPr>
        <w:tab/>
      </w:r>
      <w:r w:rsidR="00E473FC" w:rsidRPr="00E473FC">
        <w:rPr>
          <w:webHidden/>
        </w:rPr>
        <w:fldChar w:fldCharType="begin"/>
      </w:r>
      <w:r w:rsidR="00E473FC" w:rsidRPr="00E473FC">
        <w:rPr>
          <w:webHidden/>
        </w:rPr>
        <w:instrText xml:space="preserve"> PAGEREF _Toc149833935 \h </w:instrText>
      </w:r>
      <w:r w:rsidR="00E473FC" w:rsidRPr="00E473FC">
        <w:rPr>
          <w:webHidden/>
        </w:rPr>
      </w:r>
      <w:r w:rsidR="00E473FC" w:rsidRPr="00E473FC">
        <w:rPr>
          <w:webHidden/>
        </w:rPr>
        <w:fldChar w:fldCharType="separate"/>
      </w:r>
      <w:r w:rsidR="00E473FC" w:rsidRPr="00E473FC">
        <w:rPr>
          <w:webHidden/>
        </w:rPr>
        <w:t>484</w:t>
      </w:r>
      <w:r w:rsidR="00E473FC" w:rsidRPr="00E473FC">
        <w:rPr>
          <w:webHidden/>
        </w:rPr>
        <w:fldChar w:fldCharType="end"/>
      </w:r>
    </w:p>
    <w:p w14:paraId="2DEF34E4" w14:textId="74919B05" w:rsidR="00E473FC" w:rsidRPr="00E473FC" w:rsidRDefault="00E473FC">
      <w:pPr>
        <w:pStyle w:val="TOC4"/>
        <w:rPr>
          <w:rFonts w:asciiTheme="minorHAnsi" w:hAnsiTheme="minorHAnsi"/>
          <w:sz w:val="22"/>
          <w:szCs w:val="22"/>
        </w:rPr>
      </w:pPr>
      <w:r w:rsidRPr="00E473FC">
        <w:t>OCP Notice</w:t>
      </w:r>
      <w:r w:rsidRPr="00E473FC">
        <w:rPr>
          <w:webHidden/>
        </w:rPr>
        <w:tab/>
      </w:r>
      <w:r w:rsidRPr="00E473FC">
        <w:rPr>
          <w:webHidden/>
        </w:rPr>
        <w:fldChar w:fldCharType="begin"/>
      </w:r>
      <w:r w:rsidRPr="00E473FC">
        <w:rPr>
          <w:webHidden/>
        </w:rPr>
        <w:instrText xml:space="preserve"> PAGEREF _Toc149833936 \h </w:instrText>
      </w:r>
      <w:r w:rsidRPr="00E473FC">
        <w:rPr>
          <w:webHidden/>
        </w:rPr>
      </w:r>
      <w:r w:rsidRPr="00E473FC">
        <w:rPr>
          <w:webHidden/>
        </w:rPr>
        <w:fldChar w:fldCharType="separate"/>
      </w:r>
      <w:r w:rsidRPr="00E473FC">
        <w:rPr>
          <w:webHidden/>
        </w:rPr>
        <w:t>486</w:t>
      </w:r>
      <w:r w:rsidRPr="00E473FC">
        <w:rPr>
          <w:webHidden/>
        </w:rPr>
        <w:fldChar w:fldCharType="end"/>
      </w:r>
    </w:p>
    <w:p w14:paraId="4CCCE080" w14:textId="212197F1" w:rsidR="00E473FC" w:rsidRPr="00E473FC" w:rsidRDefault="00E473FC">
      <w:pPr>
        <w:pStyle w:val="TOC4"/>
        <w:rPr>
          <w:rFonts w:asciiTheme="minorHAnsi" w:hAnsiTheme="minorHAnsi"/>
          <w:sz w:val="22"/>
          <w:szCs w:val="22"/>
        </w:rPr>
      </w:pPr>
      <w:r w:rsidRPr="00E473FC">
        <w:t>OCP Response Notice</w:t>
      </w:r>
      <w:r w:rsidRPr="00E473FC">
        <w:rPr>
          <w:webHidden/>
        </w:rPr>
        <w:tab/>
      </w:r>
      <w:r w:rsidRPr="00E473FC">
        <w:rPr>
          <w:webHidden/>
        </w:rPr>
        <w:fldChar w:fldCharType="begin"/>
      </w:r>
      <w:r w:rsidRPr="00E473FC">
        <w:rPr>
          <w:webHidden/>
        </w:rPr>
        <w:instrText xml:space="preserve"> PAGEREF _Toc149833937 \h </w:instrText>
      </w:r>
      <w:r w:rsidRPr="00E473FC">
        <w:rPr>
          <w:webHidden/>
        </w:rPr>
      </w:r>
      <w:r w:rsidRPr="00E473FC">
        <w:rPr>
          <w:webHidden/>
        </w:rPr>
        <w:fldChar w:fldCharType="separate"/>
      </w:r>
      <w:r w:rsidRPr="00E473FC">
        <w:rPr>
          <w:webHidden/>
        </w:rPr>
        <w:t>487</w:t>
      </w:r>
      <w:r w:rsidRPr="00E473FC">
        <w:rPr>
          <w:webHidden/>
        </w:rPr>
        <w:fldChar w:fldCharType="end"/>
      </w:r>
    </w:p>
    <w:p w14:paraId="6ACD67E3" w14:textId="36E24008" w:rsidR="00E473FC" w:rsidRPr="00E473FC" w:rsidRDefault="00E473FC">
      <w:pPr>
        <w:pStyle w:val="TOC4"/>
        <w:rPr>
          <w:rFonts w:asciiTheme="minorHAnsi" w:hAnsiTheme="minorHAnsi"/>
          <w:sz w:val="22"/>
          <w:szCs w:val="22"/>
        </w:rPr>
      </w:pPr>
      <w:r w:rsidRPr="00E473FC">
        <w:t>Further OCP Response Notice</w:t>
      </w:r>
      <w:r w:rsidRPr="00E473FC">
        <w:rPr>
          <w:webHidden/>
        </w:rPr>
        <w:tab/>
      </w:r>
      <w:r w:rsidRPr="00E473FC">
        <w:rPr>
          <w:webHidden/>
        </w:rPr>
        <w:fldChar w:fldCharType="begin"/>
      </w:r>
      <w:r w:rsidRPr="00E473FC">
        <w:rPr>
          <w:webHidden/>
        </w:rPr>
        <w:instrText xml:space="preserve"> PAGEREF _Toc149833938 \h </w:instrText>
      </w:r>
      <w:r w:rsidRPr="00E473FC">
        <w:rPr>
          <w:webHidden/>
        </w:rPr>
      </w:r>
      <w:r w:rsidRPr="00E473FC">
        <w:rPr>
          <w:webHidden/>
        </w:rPr>
        <w:fldChar w:fldCharType="separate"/>
      </w:r>
      <w:r w:rsidRPr="00E473FC">
        <w:rPr>
          <w:webHidden/>
        </w:rPr>
        <w:t>488</w:t>
      </w:r>
      <w:r w:rsidRPr="00E473FC">
        <w:rPr>
          <w:webHidden/>
        </w:rPr>
        <w:fldChar w:fldCharType="end"/>
      </w:r>
    </w:p>
    <w:p w14:paraId="6517640D" w14:textId="37843E12" w:rsidR="00E473FC" w:rsidRPr="00E473FC" w:rsidRDefault="00E473FC">
      <w:pPr>
        <w:pStyle w:val="TOC4"/>
        <w:rPr>
          <w:rFonts w:asciiTheme="minorHAnsi" w:hAnsiTheme="minorHAnsi"/>
          <w:sz w:val="22"/>
          <w:szCs w:val="22"/>
        </w:rPr>
      </w:pPr>
      <w:r w:rsidRPr="00E473FC">
        <w:t>OCP Non-Compliance Notice</w:t>
      </w:r>
      <w:r w:rsidRPr="00E473FC">
        <w:rPr>
          <w:webHidden/>
        </w:rPr>
        <w:tab/>
      </w:r>
      <w:r w:rsidRPr="00E473FC">
        <w:rPr>
          <w:webHidden/>
        </w:rPr>
        <w:fldChar w:fldCharType="begin"/>
      </w:r>
      <w:r w:rsidRPr="00E473FC">
        <w:rPr>
          <w:webHidden/>
        </w:rPr>
        <w:instrText xml:space="preserve"> PAGEREF _Toc149833939 \h </w:instrText>
      </w:r>
      <w:r w:rsidRPr="00E473FC">
        <w:rPr>
          <w:webHidden/>
        </w:rPr>
      </w:r>
      <w:r w:rsidRPr="00E473FC">
        <w:rPr>
          <w:webHidden/>
        </w:rPr>
        <w:fldChar w:fldCharType="separate"/>
      </w:r>
      <w:r w:rsidRPr="00E473FC">
        <w:rPr>
          <w:webHidden/>
        </w:rPr>
        <w:t>489</w:t>
      </w:r>
      <w:r w:rsidRPr="00E473FC">
        <w:rPr>
          <w:webHidden/>
        </w:rPr>
        <w:fldChar w:fldCharType="end"/>
      </w:r>
    </w:p>
    <w:p w14:paraId="4D6638D7" w14:textId="34DF602A" w:rsidR="00E473FC" w:rsidRPr="00E473FC" w:rsidRDefault="00E473FC">
      <w:pPr>
        <w:pStyle w:val="TOC4"/>
        <w:rPr>
          <w:rFonts w:asciiTheme="minorHAnsi" w:hAnsiTheme="minorHAnsi"/>
          <w:sz w:val="22"/>
          <w:szCs w:val="22"/>
        </w:rPr>
      </w:pPr>
      <w:r w:rsidRPr="00E473FC">
        <w:t>Project Delay Notice</w:t>
      </w:r>
      <w:r w:rsidRPr="00E473FC">
        <w:rPr>
          <w:webHidden/>
        </w:rPr>
        <w:tab/>
      </w:r>
      <w:r w:rsidRPr="00E473FC">
        <w:rPr>
          <w:webHidden/>
        </w:rPr>
        <w:fldChar w:fldCharType="begin"/>
      </w:r>
      <w:r w:rsidRPr="00E473FC">
        <w:rPr>
          <w:webHidden/>
        </w:rPr>
        <w:instrText xml:space="preserve"> PAGEREF _Toc149833940 \h </w:instrText>
      </w:r>
      <w:r w:rsidRPr="00E473FC">
        <w:rPr>
          <w:webHidden/>
        </w:rPr>
      </w:r>
      <w:r w:rsidRPr="00E473FC">
        <w:rPr>
          <w:webHidden/>
        </w:rPr>
        <w:fldChar w:fldCharType="separate"/>
      </w:r>
      <w:r w:rsidRPr="00E473FC">
        <w:rPr>
          <w:webHidden/>
        </w:rPr>
        <w:t>490</w:t>
      </w:r>
      <w:r w:rsidRPr="00E473FC">
        <w:rPr>
          <w:webHidden/>
        </w:rPr>
        <w:fldChar w:fldCharType="end"/>
      </w:r>
    </w:p>
    <w:p w14:paraId="659F5C15" w14:textId="51D30625" w:rsidR="00E473FC" w:rsidRPr="00E473FC" w:rsidRDefault="00E473FC">
      <w:pPr>
        <w:pStyle w:val="TOC4"/>
        <w:rPr>
          <w:rFonts w:asciiTheme="minorHAnsi" w:hAnsiTheme="minorHAnsi"/>
          <w:sz w:val="22"/>
          <w:szCs w:val="22"/>
        </w:rPr>
      </w:pPr>
      <w:r w:rsidRPr="00E473FC">
        <w:t>Reporting Obligations Audit Notice</w:t>
      </w:r>
      <w:r w:rsidRPr="00E473FC">
        <w:rPr>
          <w:webHidden/>
        </w:rPr>
        <w:tab/>
      </w:r>
      <w:r w:rsidRPr="00E473FC">
        <w:rPr>
          <w:webHidden/>
        </w:rPr>
        <w:fldChar w:fldCharType="begin"/>
      </w:r>
      <w:r w:rsidRPr="00E473FC">
        <w:rPr>
          <w:webHidden/>
        </w:rPr>
        <w:instrText xml:space="preserve"> PAGEREF _Toc149833941 \h </w:instrText>
      </w:r>
      <w:r w:rsidRPr="00E473FC">
        <w:rPr>
          <w:webHidden/>
        </w:rPr>
      </w:r>
      <w:r w:rsidRPr="00E473FC">
        <w:rPr>
          <w:webHidden/>
        </w:rPr>
        <w:fldChar w:fldCharType="separate"/>
      </w:r>
      <w:r w:rsidRPr="00E473FC">
        <w:rPr>
          <w:webHidden/>
        </w:rPr>
        <w:t>491</w:t>
      </w:r>
      <w:r w:rsidRPr="00E473FC">
        <w:rPr>
          <w:webHidden/>
        </w:rPr>
        <w:fldChar w:fldCharType="end"/>
      </w:r>
    </w:p>
    <w:p w14:paraId="2D9C7283" w14:textId="45CC1D13" w:rsidR="00E473FC" w:rsidRPr="00E473FC" w:rsidRDefault="00E473FC">
      <w:pPr>
        <w:pStyle w:val="TOC4"/>
        <w:rPr>
          <w:rFonts w:asciiTheme="minorHAnsi" w:hAnsiTheme="minorHAnsi"/>
          <w:sz w:val="22"/>
          <w:szCs w:val="22"/>
        </w:rPr>
      </w:pPr>
      <w:r w:rsidRPr="00E473FC">
        <w:t>Start Date Notice</w:t>
      </w:r>
      <w:r w:rsidRPr="00E473FC">
        <w:rPr>
          <w:webHidden/>
        </w:rPr>
        <w:tab/>
      </w:r>
      <w:r w:rsidRPr="00E473FC">
        <w:rPr>
          <w:webHidden/>
        </w:rPr>
        <w:fldChar w:fldCharType="begin"/>
      </w:r>
      <w:r w:rsidRPr="00E473FC">
        <w:rPr>
          <w:webHidden/>
        </w:rPr>
        <w:instrText xml:space="preserve"> PAGEREF _Toc149833942 \h </w:instrText>
      </w:r>
      <w:r w:rsidRPr="00E473FC">
        <w:rPr>
          <w:webHidden/>
        </w:rPr>
      </w:r>
      <w:r w:rsidRPr="00E473FC">
        <w:rPr>
          <w:webHidden/>
        </w:rPr>
        <w:fldChar w:fldCharType="separate"/>
      </w:r>
      <w:r w:rsidRPr="00E473FC">
        <w:rPr>
          <w:webHidden/>
        </w:rPr>
        <w:t>492</w:t>
      </w:r>
      <w:r w:rsidRPr="00E473FC">
        <w:rPr>
          <w:webHidden/>
        </w:rPr>
        <w:fldChar w:fldCharType="end"/>
      </w:r>
    </w:p>
    <w:p w14:paraId="65E1E01B" w14:textId="5ED23D5E"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TCDE Notice</w:t>
      </w:r>
      <w:r w:rsidRPr="00E473FC">
        <w:rPr>
          <w:webHidden/>
        </w:rPr>
        <w:tab/>
      </w:r>
      <w:r w:rsidRPr="00E473FC">
        <w:rPr>
          <w:webHidden/>
        </w:rPr>
        <w:fldChar w:fldCharType="begin"/>
      </w:r>
      <w:r w:rsidRPr="00E473FC">
        <w:rPr>
          <w:webHidden/>
        </w:rPr>
        <w:instrText xml:space="preserve"> PAGEREF _Toc149833943 \h </w:instrText>
      </w:r>
      <w:r w:rsidRPr="00E473FC">
        <w:rPr>
          <w:webHidden/>
        </w:rPr>
      </w:r>
      <w:r w:rsidRPr="00E473FC">
        <w:rPr>
          <w:webHidden/>
        </w:rPr>
        <w:fldChar w:fldCharType="separate"/>
      </w:r>
      <w:r w:rsidRPr="00E473FC">
        <w:rPr>
          <w:webHidden/>
        </w:rPr>
        <w:t>493</w:t>
      </w:r>
      <w:r w:rsidRPr="00E473FC">
        <w:rPr>
          <w:webHidden/>
        </w:rPr>
        <w:fldChar w:fldCharType="end"/>
      </w:r>
    </w:p>
    <w:p w14:paraId="255F67D1" w14:textId="1B90630A"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TCDE Response Notice</w:t>
      </w:r>
      <w:r w:rsidRPr="00E473FC">
        <w:rPr>
          <w:webHidden/>
        </w:rPr>
        <w:tab/>
      </w:r>
      <w:r w:rsidRPr="00E473FC">
        <w:rPr>
          <w:webHidden/>
        </w:rPr>
        <w:fldChar w:fldCharType="begin"/>
      </w:r>
      <w:r w:rsidRPr="00E473FC">
        <w:rPr>
          <w:webHidden/>
        </w:rPr>
        <w:instrText xml:space="preserve"> PAGEREF _Toc149833944 \h </w:instrText>
      </w:r>
      <w:r w:rsidRPr="00E473FC">
        <w:rPr>
          <w:webHidden/>
        </w:rPr>
      </w:r>
      <w:r w:rsidRPr="00E473FC">
        <w:rPr>
          <w:webHidden/>
        </w:rPr>
        <w:fldChar w:fldCharType="separate"/>
      </w:r>
      <w:r w:rsidRPr="00E473FC">
        <w:rPr>
          <w:webHidden/>
        </w:rPr>
        <w:t>494</w:t>
      </w:r>
      <w:r w:rsidRPr="00E473FC">
        <w:rPr>
          <w:webHidden/>
        </w:rPr>
        <w:fldChar w:fldCharType="end"/>
      </w:r>
    </w:p>
    <w:p w14:paraId="581E8801" w14:textId="0F895468" w:rsidR="00E473FC" w:rsidRPr="00E473FC" w:rsidRDefault="00E473FC">
      <w:pPr>
        <w:pStyle w:val="TOC4"/>
        <w:rPr>
          <w:rFonts w:asciiTheme="minorHAnsi" w:hAnsiTheme="minorHAnsi"/>
          <w:sz w:val="22"/>
          <w:szCs w:val="22"/>
        </w:rPr>
      </w:pPr>
      <w:r w:rsidRPr="00E473FC">
        <w:t>Further CO</w:t>
      </w:r>
      <w:r w:rsidRPr="00E473FC">
        <w:rPr>
          <w:vertAlign w:val="subscript"/>
        </w:rPr>
        <w:t>2</w:t>
      </w:r>
      <w:r w:rsidRPr="00E473FC">
        <w:t xml:space="preserve"> TCDE Response Notice</w:t>
      </w:r>
      <w:r w:rsidRPr="00E473FC">
        <w:rPr>
          <w:webHidden/>
        </w:rPr>
        <w:tab/>
      </w:r>
      <w:r w:rsidRPr="00E473FC">
        <w:rPr>
          <w:webHidden/>
        </w:rPr>
        <w:fldChar w:fldCharType="begin"/>
      </w:r>
      <w:r w:rsidRPr="00E473FC">
        <w:rPr>
          <w:webHidden/>
        </w:rPr>
        <w:instrText xml:space="preserve"> PAGEREF _Toc149833945 \h </w:instrText>
      </w:r>
      <w:r w:rsidRPr="00E473FC">
        <w:rPr>
          <w:webHidden/>
        </w:rPr>
      </w:r>
      <w:r w:rsidRPr="00E473FC">
        <w:rPr>
          <w:webHidden/>
        </w:rPr>
        <w:fldChar w:fldCharType="separate"/>
      </w:r>
      <w:r w:rsidRPr="00E473FC">
        <w:rPr>
          <w:webHidden/>
        </w:rPr>
        <w:t>495</w:t>
      </w:r>
      <w:r w:rsidRPr="00E473FC">
        <w:rPr>
          <w:webHidden/>
        </w:rPr>
        <w:fldChar w:fldCharType="end"/>
      </w:r>
    </w:p>
    <w:p w14:paraId="2654685B" w14:textId="4468344F"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Connection Delay Compensation Notice</w:t>
      </w:r>
      <w:r w:rsidRPr="00E473FC">
        <w:rPr>
          <w:webHidden/>
        </w:rPr>
        <w:tab/>
      </w:r>
      <w:r w:rsidRPr="00E473FC">
        <w:rPr>
          <w:webHidden/>
        </w:rPr>
        <w:fldChar w:fldCharType="begin"/>
      </w:r>
      <w:r w:rsidRPr="00E473FC">
        <w:rPr>
          <w:webHidden/>
        </w:rPr>
        <w:instrText xml:space="preserve"> PAGEREF _Toc149833946 \h </w:instrText>
      </w:r>
      <w:r w:rsidRPr="00E473FC">
        <w:rPr>
          <w:webHidden/>
        </w:rPr>
      </w:r>
      <w:r w:rsidRPr="00E473FC">
        <w:rPr>
          <w:webHidden/>
        </w:rPr>
        <w:fldChar w:fldCharType="separate"/>
      </w:r>
      <w:r w:rsidRPr="00E473FC">
        <w:rPr>
          <w:webHidden/>
        </w:rPr>
        <w:t>496</w:t>
      </w:r>
      <w:r w:rsidRPr="00E473FC">
        <w:rPr>
          <w:webHidden/>
        </w:rPr>
        <w:fldChar w:fldCharType="end"/>
      </w:r>
    </w:p>
    <w:p w14:paraId="0F34244F" w14:textId="7D610160" w:rsidR="00E473FC" w:rsidRPr="00E473FC" w:rsidRDefault="00E473FC">
      <w:pPr>
        <w:pStyle w:val="TOC4"/>
        <w:rPr>
          <w:rFonts w:asciiTheme="minorHAnsi" w:hAnsiTheme="minorHAnsi"/>
          <w:sz w:val="22"/>
          <w:szCs w:val="22"/>
        </w:rPr>
      </w:pPr>
      <w:r w:rsidRPr="00E473FC">
        <w:t>Producer CO</w:t>
      </w:r>
      <w:r w:rsidRPr="00E473FC">
        <w:rPr>
          <w:vertAlign w:val="subscript"/>
        </w:rPr>
        <w:t>2</w:t>
      </w:r>
      <w:r w:rsidRPr="00E473FC">
        <w:t xml:space="preserve"> T&amp;S Connection Delay Compensation Notice Information Request</w:t>
      </w:r>
      <w:r w:rsidRPr="00E473FC">
        <w:rPr>
          <w:webHidden/>
        </w:rPr>
        <w:tab/>
      </w:r>
      <w:r w:rsidRPr="00E473FC">
        <w:rPr>
          <w:webHidden/>
        </w:rPr>
        <w:fldChar w:fldCharType="begin"/>
      </w:r>
      <w:r w:rsidRPr="00E473FC">
        <w:rPr>
          <w:webHidden/>
        </w:rPr>
        <w:instrText xml:space="preserve"> PAGEREF _Toc149833947 \h </w:instrText>
      </w:r>
      <w:r w:rsidRPr="00E473FC">
        <w:rPr>
          <w:webHidden/>
        </w:rPr>
      </w:r>
      <w:r w:rsidRPr="00E473FC">
        <w:rPr>
          <w:webHidden/>
        </w:rPr>
        <w:fldChar w:fldCharType="separate"/>
      </w:r>
      <w:r w:rsidRPr="00E473FC">
        <w:rPr>
          <w:webHidden/>
        </w:rPr>
        <w:t>497</w:t>
      </w:r>
      <w:r w:rsidRPr="00E473FC">
        <w:rPr>
          <w:webHidden/>
        </w:rPr>
        <w:fldChar w:fldCharType="end"/>
      </w:r>
    </w:p>
    <w:p w14:paraId="5E61957B" w14:textId="32D5A4EF"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Connection Delay Compensation Payment Notice</w:t>
      </w:r>
      <w:r w:rsidRPr="00E473FC">
        <w:rPr>
          <w:webHidden/>
        </w:rPr>
        <w:tab/>
      </w:r>
      <w:r w:rsidRPr="00E473FC">
        <w:rPr>
          <w:webHidden/>
        </w:rPr>
        <w:fldChar w:fldCharType="begin"/>
      </w:r>
      <w:r w:rsidRPr="00E473FC">
        <w:rPr>
          <w:webHidden/>
        </w:rPr>
        <w:instrText xml:space="preserve"> PAGEREF _Toc149833948 \h </w:instrText>
      </w:r>
      <w:r w:rsidRPr="00E473FC">
        <w:rPr>
          <w:webHidden/>
        </w:rPr>
      </w:r>
      <w:r w:rsidRPr="00E473FC">
        <w:rPr>
          <w:webHidden/>
        </w:rPr>
        <w:fldChar w:fldCharType="separate"/>
      </w:r>
      <w:r w:rsidRPr="00E473FC">
        <w:rPr>
          <w:webHidden/>
        </w:rPr>
        <w:t>498</w:t>
      </w:r>
      <w:r w:rsidRPr="00E473FC">
        <w:rPr>
          <w:webHidden/>
        </w:rPr>
        <w:fldChar w:fldCharType="end"/>
      </w:r>
    </w:p>
    <w:p w14:paraId="60B08505" w14:textId="171FB463" w:rsidR="00E473FC" w:rsidRPr="00E473FC" w:rsidRDefault="00E473FC">
      <w:pPr>
        <w:pStyle w:val="TOC4"/>
        <w:rPr>
          <w:rFonts w:asciiTheme="minorHAnsi" w:hAnsiTheme="minorHAnsi"/>
          <w:sz w:val="22"/>
          <w:szCs w:val="22"/>
        </w:rPr>
      </w:pPr>
      <w:r w:rsidRPr="00E473FC">
        <w:t>LCHA Counterparty CO</w:t>
      </w:r>
      <w:r w:rsidRPr="00E473FC">
        <w:rPr>
          <w:vertAlign w:val="subscript"/>
        </w:rPr>
        <w:t>2</w:t>
      </w:r>
      <w:r w:rsidRPr="00E473FC">
        <w:t xml:space="preserve"> T&amp;S Connection Delay True-Up Notice</w:t>
      </w:r>
      <w:r w:rsidRPr="00E473FC">
        <w:rPr>
          <w:webHidden/>
        </w:rPr>
        <w:tab/>
      </w:r>
      <w:r w:rsidRPr="00E473FC">
        <w:rPr>
          <w:webHidden/>
        </w:rPr>
        <w:fldChar w:fldCharType="begin"/>
      </w:r>
      <w:r w:rsidRPr="00E473FC">
        <w:rPr>
          <w:webHidden/>
        </w:rPr>
        <w:instrText xml:space="preserve"> PAGEREF _Toc149833949 \h </w:instrText>
      </w:r>
      <w:r w:rsidRPr="00E473FC">
        <w:rPr>
          <w:webHidden/>
        </w:rPr>
      </w:r>
      <w:r w:rsidRPr="00E473FC">
        <w:rPr>
          <w:webHidden/>
        </w:rPr>
        <w:fldChar w:fldCharType="separate"/>
      </w:r>
      <w:r w:rsidRPr="00E473FC">
        <w:rPr>
          <w:webHidden/>
        </w:rPr>
        <w:t>499</w:t>
      </w:r>
      <w:r w:rsidRPr="00E473FC">
        <w:rPr>
          <w:webHidden/>
        </w:rPr>
        <w:fldChar w:fldCharType="end"/>
      </w:r>
    </w:p>
    <w:p w14:paraId="6EEBFBE3" w14:textId="479884B4" w:rsidR="00E473FC" w:rsidRPr="00E473FC" w:rsidRDefault="00E473FC">
      <w:pPr>
        <w:pStyle w:val="TOC4"/>
        <w:rPr>
          <w:rFonts w:asciiTheme="minorHAnsi" w:hAnsiTheme="minorHAnsi"/>
          <w:sz w:val="22"/>
          <w:szCs w:val="22"/>
        </w:rPr>
      </w:pPr>
      <w:r w:rsidRPr="00E473FC">
        <w:t>Producer CO</w:t>
      </w:r>
      <w:r w:rsidRPr="00E473FC">
        <w:rPr>
          <w:vertAlign w:val="subscript"/>
        </w:rPr>
        <w:t>2</w:t>
      </w:r>
      <w:r w:rsidRPr="00E473FC">
        <w:t xml:space="preserve"> T&amp;S Connection Delay True-Up Response Notice</w:t>
      </w:r>
      <w:r w:rsidRPr="00E473FC">
        <w:rPr>
          <w:webHidden/>
        </w:rPr>
        <w:tab/>
      </w:r>
      <w:r w:rsidRPr="00E473FC">
        <w:rPr>
          <w:webHidden/>
        </w:rPr>
        <w:fldChar w:fldCharType="begin"/>
      </w:r>
      <w:r w:rsidRPr="00E473FC">
        <w:rPr>
          <w:webHidden/>
        </w:rPr>
        <w:instrText xml:space="preserve"> PAGEREF _Toc149833950 \h </w:instrText>
      </w:r>
      <w:r w:rsidRPr="00E473FC">
        <w:rPr>
          <w:webHidden/>
        </w:rPr>
      </w:r>
      <w:r w:rsidRPr="00E473FC">
        <w:rPr>
          <w:webHidden/>
        </w:rPr>
        <w:fldChar w:fldCharType="separate"/>
      </w:r>
      <w:r w:rsidRPr="00E473FC">
        <w:rPr>
          <w:webHidden/>
        </w:rPr>
        <w:t>500</w:t>
      </w:r>
      <w:r w:rsidRPr="00E473FC">
        <w:rPr>
          <w:webHidden/>
        </w:rPr>
        <w:fldChar w:fldCharType="end"/>
      </w:r>
    </w:p>
    <w:p w14:paraId="6E2B22F5" w14:textId="70F8C5B2" w:rsidR="00E473FC" w:rsidRPr="00E473FC" w:rsidRDefault="00E473FC">
      <w:pPr>
        <w:pStyle w:val="TOC4"/>
        <w:rPr>
          <w:rFonts w:asciiTheme="minorHAnsi" w:hAnsiTheme="minorHAnsi"/>
          <w:sz w:val="22"/>
          <w:szCs w:val="22"/>
        </w:rPr>
      </w:pPr>
      <w:r w:rsidRPr="00E473FC">
        <w:t>Producer CO</w:t>
      </w:r>
      <w:r w:rsidRPr="00E473FC">
        <w:rPr>
          <w:vertAlign w:val="subscript"/>
        </w:rPr>
        <w:t>2</w:t>
      </w:r>
      <w:r w:rsidRPr="00E473FC">
        <w:t xml:space="preserve"> T&amp;S Connection Delay True-Up Response Notice Information Request</w:t>
      </w:r>
      <w:r w:rsidRPr="00E473FC">
        <w:rPr>
          <w:webHidden/>
        </w:rPr>
        <w:tab/>
      </w:r>
      <w:r w:rsidRPr="00E473FC">
        <w:rPr>
          <w:webHidden/>
        </w:rPr>
        <w:fldChar w:fldCharType="begin"/>
      </w:r>
      <w:r w:rsidRPr="00E473FC">
        <w:rPr>
          <w:webHidden/>
        </w:rPr>
        <w:instrText xml:space="preserve"> PAGEREF _Toc149833951 \h </w:instrText>
      </w:r>
      <w:r w:rsidRPr="00E473FC">
        <w:rPr>
          <w:webHidden/>
        </w:rPr>
      </w:r>
      <w:r w:rsidRPr="00E473FC">
        <w:rPr>
          <w:webHidden/>
        </w:rPr>
        <w:fldChar w:fldCharType="separate"/>
      </w:r>
      <w:r w:rsidRPr="00E473FC">
        <w:rPr>
          <w:webHidden/>
        </w:rPr>
        <w:t>501</w:t>
      </w:r>
      <w:r w:rsidRPr="00E473FC">
        <w:rPr>
          <w:webHidden/>
        </w:rPr>
        <w:fldChar w:fldCharType="end"/>
      </w:r>
    </w:p>
    <w:p w14:paraId="07E8F5A3" w14:textId="576117A1" w:rsidR="00E473FC" w:rsidRPr="00E473FC" w:rsidRDefault="00E473FC">
      <w:pPr>
        <w:pStyle w:val="TOC4"/>
        <w:rPr>
          <w:rFonts w:asciiTheme="minorHAnsi" w:hAnsiTheme="minorHAnsi"/>
          <w:sz w:val="22"/>
          <w:szCs w:val="22"/>
        </w:rPr>
      </w:pPr>
      <w:r w:rsidRPr="00E473FC">
        <w:t>Producer CO</w:t>
      </w:r>
      <w:r w:rsidRPr="00E473FC">
        <w:rPr>
          <w:vertAlign w:val="subscript"/>
        </w:rPr>
        <w:t>2</w:t>
      </w:r>
      <w:r w:rsidRPr="00E473FC">
        <w:t xml:space="preserve"> T&amp;S Connection Delay True-Up Notice</w:t>
      </w:r>
      <w:r w:rsidRPr="00E473FC">
        <w:rPr>
          <w:webHidden/>
        </w:rPr>
        <w:tab/>
      </w:r>
      <w:r w:rsidRPr="00E473FC">
        <w:rPr>
          <w:webHidden/>
        </w:rPr>
        <w:fldChar w:fldCharType="begin"/>
      </w:r>
      <w:r w:rsidRPr="00E473FC">
        <w:rPr>
          <w:webHidden/>
        </w:rPr>
        <w:instrText xml:space="preserve"> PAGEREF _Toc149833952 \h </w:instrText>
      </w:r>
      <w:r w:rsidRPr="00E473FC">
        <w:rPr>
          <w:webHidden/>
        </w:rPr>
      </w:r>
      <w:r w:rsidRPr="00E473FC">
        <w:rPr>
          <w:webHidden/>
        </w:rPr>
        <w:fldChar w:fldCharType="separate"/>
      </w:r>
      <w:r w:rsidRPr="00E473FC">
        <w:rPr>
          <w:webHidden/>
        </w:rPr>
        <w:t>502</w:t>
      </w:r>
      <w:r w:rsidRPr="00E473FC">
        <w:rPr>
          <w:webHidden/>
        </w:rPr>
        <w:fldChar w:fldCharType="end"/>
      </w:r>
    </w:p>
    <w:p w14:paraId="0F241F99" w14:textId="6C48920F" w:rsidR="00E473FC" w:rsidRPr="00E473FC" w:rsidRDefault="00E473FC">
      <w:pPr>
        <w:pStyle w:val="TOC4"/>
        <w:rPr>
          <w:rFonts w:asciiTheme="minorHAnsi" w:hAnsiTheme="minorHAnsi"/>
          <w:sz w:val="22"/>
          <w:szCs w:val="22"/>
        </w:rPr>
      </w:pPr>
      <w:r w:rsidRPr="00E473FC">
        <w:t>Producer CO</w:t>
      </w:r>
      <w:r w:rsidRPr="00E473FC">
        <w:rPr>
          <w:vertAlign w:val="subscript"/>
        </w:rPr>
        <w:t>2</w:t>
      </w:r>
      <w:r w:rsidRPr="00E473FC">
        <w:t xml:space="preserve"> T&amp;S Connection Delay True-Up Notice Information Request</w:t>
      </w:r>
      <w:r w:rsidRPr="00E473FC">
        <w:rPr>
          <w:webHidden/>
        </w:rPr>
        <w:tab/>
      </w:r>
      <w:r w:rsidRPr="00E473FC">
        <w:rPr>
          <w:webHidden/>
        </w:rPr>
        <w:fldChar w:fldCharType="begin"/>
      </w:r>
      <w:r w:rsidRPr="00E473FC">
        <w:rPr>
          <w:webHidden/>
        </w:rPr>
        <w:instrText xml:space="preserve"> PAGEREF _Toc149833953 \h </w:instrText>
      </w:r>
      <w:r w:rsidRPr="00E473FC">
        <w:rPr>
          <w:webHidden/>
        </w:rPr>
      </w:r>
      <w:r w:rsidRPr="00E473FC">
        <w:rPr>
          <w:webHidden/>
        </w:rPr>
        <w:fldChar w:fldCharType="separate"/>
      </w:r>
      <w:r w:rsidRPr="00E473FC">
        <w:rPr>
          <w:webHidden/>
        </w:rPr>
        <w:t>503</w:t>
      </w:r>
      <w:r w:rsidRPr="00E473FC">
        <w:rPr>
          <w:webHidden/>
        </w:rPr>
        <w:fldChar w:fldCharType="end"/>
      </w:r>
    </w:p>
    <w:p w14:paraId="77DCD897" w14:textId="7491C3CA"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Network Availability Notice</w:t>
      </w:r>
      <w:r w:rsidRPr="00E473FC">
        <w:rPr>
          <w:webHidden/>
        </w:rPr>
        <w:tab/>
      </w:r>
      <w:r w:rsidRPr="00E473FC">
        <w:rPr>
          <w:webHidden/>
        </w:rPr>
        <w:fldChar w:fldCharType="begin"/>
      </w:r>
      <w:r w:rsidRPr="00E473FC">
        <w:rPr>
          <w:webHidden/>
        </w:rPr>
        <w:instrText xml:space="preserve"> PAGEREF _Toc149833954 \h </w:instrText>
      </w:r>
      <w:r w:rsidRPr="00E473FC">
        <w:rPr>
          <w:webHidden/>
        </w:rPr>
      </w:r>
      <w:r w:rsidRPr="00E473FC">
        <w:rPr>
          <w:webHidden/>
        </w:rPr>
        <w:fldChar w:fldCharType="separate"/>
      </w:r>
      <w:r w:rsidRPr="00E473FC">
        <w:rPr>
          <w:webHidden/>
        </w:rPr>
        <w:t>504</w:t>
      </w:r>
      <w:r w:rsidRPr="00E473FC">
        <w:rPr>
          <w:webHidden/>
        </w:rPr>
        <w:fldChar w:fldCharType="end"/>
      </w:r>
    </w:p>
    <w:p w14:paraId="6E6E18E8" w14:textId="1D702F2C"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Network Availability Response Notice</w:t>
      </w:r>
      <w:r w:rsidRPr="00E473FC">
        <w:rPr>
          <w:webHidden/>
        </w:rPr>
        <w:tab/>
      </w:r>
      <w:r w:rsidRPr="00E473FC">
        <w:rPr>
          <w:webHidden/>
        </w:rPr>
        <w:fldChar w:fldCharType="begin"/>
      </w:r>
      <w:r w:rsidRPr="00E473FC">
        <w:rPr>
          <w:webHidden/>
        </w:rPr>
        <w:instrText xml:space="preserve"> PAGEREF _Toc149833955 \h </w:instrText>
      </w:r>
      <w:r w:rsidRPr="00E473FC">
        <w:rPr>
          <w:webHidden/>
        </w:rPr>
      </w:r>
      <w:r w:rsidRPr="00E473FC">
        <w:rPr>
          <w:webHidden/>
        </w:rPr>
        <w:fldChar w:fldCharType="separate"/>
      </w:r>
      <w:r w:rsidRPr="00E473FC">
        <w:rPr>
          <w:webHidden/>
        </w:rPr>
        <w:t>505</w:t>
      </w:r>
      <w:r w:rsidRPr="00E473FC">
        <w:rPr>
          <w:webHidden/>
        </w:rPr>
        <w:fldChar w:fldCharType="end"/>
      </w:r>
    </w:p>
    <w:p w14:paraId="10BE6675" w14:textId="6E3F65ED" w:rsidR="00E473FC" w:rsidRPr="00E473FC" w:rsidRDefault="00E473FC">
      <w:pPr>
        <w:pStyle w:val="TOC4"/>
        <w:rPr>
          <w:rFonts w:asciiTheme="minorHAnsi" w:hAnsiTheme="minorHAnsi"/>
          <w:sz w:val="22"/>
          <w:szCs w:val="22"/>
        </w:rPr>
      </w:pPr>
      <w:r w:rsidRPr="00E473FC">
        <w:t>Further CO</w:t>
      </w:r>
      <w:r w:rsidRPr="00E473FC">
        <w:rPr>
          <w:vertAlign w:val="subscript"/>
        </w:rPr>
        <w:t>2</w:t>
      </w:r>
      <w:r w:rsidRPr="00E473FC">
        <w:t xml:space="preserve"> T&amp;S Network Availability Response Notice</w:t>
      </w:r>
      <w:r w:rsidRPr="00E473FC">
        <w:rPr>
          <w:webHidden/>
        </w:rPr>
        <w:tab/>
      </w:r>
      <w:r w:rsidRPr="00E473FC">
        <w:rPr>
          <w:webHidden/>
        </w:rPr>
        <w:fldChar w:fldCharType="begin"/>
      </w:r>
      <w:r w:rsidRPr="00E473FC">
        <w:rPr>
          <w:webHidden/>
        </w:rPr>
        <w:instrText xml:space="preserve"> PAGEREF _Toc149833956 \h </w:instrText>
      </w:r>
      <w:r w:rsidRPr="00E473FC">
        <w:rPr>
          <w:webHidden/>
        </w:rPr>
      </w:r>
      <w:r w:rsidRPr="00E473FC">
        <w:rPr>
          <w:webHidden/>
        </w:rPr>
        <w:fldChar w:fldCharType="separate"/>
      </w:r>
      <w:r w:rsidRPr="00E473FC">
        <w:rPr>
          <w:webHidden/>
        </w:rPr>
        <w:t>506</w:t>
      </w:r>
      <w:r w:rsidRPr="00E473FC">
        <w:rPr>
          <w:webHidden/>
        </w:rPr>
        <w:fldChar w:fldCharType="end"/>
      </w:r>
    </w:p>
    <w:p w14:paraId="736D58D0" w14:textId="0B2012ED" w:rsidR="00E473FC" w:rsidRPr="00E473FC" w:rsidRDefault="00E473FC">
      <w:pPr>
        <w:pStyle w:val="TOC4"/>
        <w:rPr>
          <w:rFonts w:asciiTheme="minorHAnsi" w:hAnsiTheme="minorHAnsi"/>
          <w:sz w:val="22"/>
          <w:szCs w:val="22"/>
        </w:rPr>
      </w:pPr>
      <w:r w:rsidRPr="00E473FC">
        <w:t>Pre-Start Date Subsidy Notice</w:t>
      </w:r>
      <w:r w:rsidRPr="00E473FC">
        <w:rPr>
          <w:webHidden/>
        </w:rPr>
        <w:tab/>
      </w:r>
      <w:r w:rsidRPr="00E473FC">
        <w:rPr>
          <w:webHidden/>
        </w:rPr>
        <w:fldChar w:fldCharType="begin"/>
      </w:r>
      <w:r w:rsidRPr="00E473FC">
        <w:rPr>
          <w:webHidden/>
        </w:rPr>
        <w:instrText xml:space="preserve"> PAGEREF _Toc149833957 \h </w:instrText>
      </w:r>
      <w:r w:rsidRPr="00E473FC">
        <w:rPr>
          <w:webHidden/>
        </w:rPr>
      </w:r>
      <w:r w:rsidRPr="00E473FC">
        <w:rPr>
          <w:webHidden/>
        </w:rPr>
        <w:fldChar w:fldCharType="separate"/>
      </w:r>
      <w:r w:rsidRPr="00E473FC">
        <w:rPr>
          <w:webHidden/>
        </w:rPr>
        <w:t>507</w:t>
      </w:r>
      <w:r w:rsidRPr="00E473FC">
        <w:rPr>
          <w:webHidden/>
        </w:rPr>
        <w:fldChar w:fldCharType="end"/>
      </w:r>
    </w:p>
    <w:p w14:paraId="44F51A40" w14:textId="3B3A2E92" w:rsidR="00E473FC" w:rsidRPr="00E473FC" w:rsidRDefault="00E473FC">
      <w:pPr>
        <w:pStyle w:val="TOC4"/>
        <w:rPr>
          <w:rFonts w:asciiTheme="minorHAnsi" w:hAnsiTheme="minorHAnsi"/>
          <w:sz w:val="22"/>
          <w:szCs w:val="22"/>
        </w:rPr>
      </w:pPr>
      <w:r w:rsidRPr="00E473FC">
        <w:t>Milestone Requirement Notice</w:t>
      </w:r>
      <w:r w:rsidRPr="00E473FC">
        <w:rPr>
          <w:webHidden/>
        </w:rPr>
        <w:tab/>
      </w:r>
      <w:r w:rsidRPr="00E473FC">
        <w:rPr>
          <w:webHidden/>
        </w:rPr>
        <w:fldChar w:fldCharType="begin"/>
      </w:r>
      <w:r w:rsidRPr="00E473FC">
        <w:rPr>
          <w:webHidden/>
        </w:rPr>
        <w:instrText xml:space="preserve"> PAGEREF _Toc149833958 \h </w:instrText>
      </w:r>
      <w:r w:rsidRPr="00E473FC">
        <w:rPr>
          <w:webHidden/>
        </w:rPr>
      </w:r>
      <w:r w:rsidRPr="00E473FC">
        <w:rPr>
          <w:webHidden/>
        </w:rPr>
        <w:fldChar w:fldCharType="separate"/>
      </w:r>
      <w:r w:rsidRPr="00E473FC">
        <w:rPr>
          <w:webHidden/>
        </w:rPr>
        <w:t>508</w:t>
      </w:r>
      <w:r w:rsidRPr="00E473FC">
        <w:rPr>
          <w:webHidden/>
        </w:rPr>
        <w:fldChar w:fldCharType="end"/>
      </w:r>
    </w:p>
    <w:p w14:paraId="09FCD84E" w14:textId="6234F6C7" w:rsidR="00E473FC" w:rsidRPr="00E473FC" w:rsidRDefault="00E473FC">
      <w:pPr>
        <w:pStyle w:val="TOC4"/>
        <w:rPr>
          <w:rFonts w:asciiTheme="minorHAnsi" w:hAnsiTheme="minorHAnsi"/>
          <w:sz w:val="22"/>
          <w:szCs w:val="22"/>
        </w:rPr>
      </w:pPr>
      <w:r w:rsidRPr="00E473FC">
        <w:t>Milestone Assessment Response Notice</w:t>
      </w:r>
      <w:r w:rsidRPr="00E473FC">
        <w:rPr>
          <w:webHidden/>
        </w:rPr>
        <w:tab/>
      </w:r>
      <w:r w:rsidRPr="00E473FC">
        <w:rPr>
          <w:webHidden/>
        </w:rPr>
        <w:fldChar w:fldCharType="begin"/>
      </w:r>
      <w:r w:rsidRPr="00E473FC">
        <w:rPr>
          <w:webHidden/>
        </w:rPr>
        <w:instrText xml:space="preserve"> PAGEREF _Toc149833959 \h </w:instrText>
      </w:r>
      <w:r w:rsidRPr="00E473FC">
        <w:rPr>
          <w:webHidden/>
        </w:rPr>
      </w:r>
      <w:r w:rsidRPr="00E473FC">
        <w:rPr>
          <w:webHidden/>
        </w:rPr>
        <w:fldChar w:fldCharType="separate"/>
      </w:r>
      <w:r w:rsidRPr="00E473FC">
        <w:rPr>
          <w:webHidden/>
        </w:rPr>
        <w:t>509</w:t>
      </w:r>
      <w:r w:rsidRPr="00E473FC">
        <w:rPr>
          <w:webHidden/>
        </w:rPr>
        <w:fldChar w:fldCharType="end"/>
      </w:r>
    </w:p>
    <w:p w14:paraId="4402CDA6" w14:textId="6AFF6BC8" w:rsidR="00E473FC" w:rsidRPr="00E473FC" w:rsidRDefault="00E473FC">
      <w:pPr>
        <w:pStyle w:val="TOC4"/>
        <w:rPr>
          <w:rFonts w:asciiTheme="minorHAnsi" w:hAnsiTheme="minorHAnsi"/>
          <w:sz w:val="22"/>
          <w:szCs w:val="22"/>
        </w:rPr>
      </w:pPr>
      <w:r w:rsidRPr="00E473FC">
        <w:t>Further Milestone Assessment Response Notice</w:t>
      </w:r>
      <w:r w:rsidRPr="00E473FC">
        <w:rPr>
          <w:webHidden/>
        </w:rPr>
        <w:tab/>
      </w:r>
      <w:r w:rsidRPr="00E473FC">
        <w:rPr>
          <w:webHidden/>
        </w:rPr>
        <w:fldChar w:fldCharType="begin"/>
      </w:r>
      <w:r w:rsidRPr="00E473FC">
        <w:rPr>
          <w:webHidden/>
        </w:rPr>
        <w:instrText xml:space="preserve"> PAGEREF _Toc149833960 \h </w:instrText>
      </w:r>
      <w:r w:rsidRPr="00E473FC">
        <w:rPr>
          <w:webHidden/>
        </w:rPr>
      </w:r>
      <w:r w:rsidRPr="00E473FC">
        <w:rPr>
          <w:webHidden/>
        </w:rPr>
        <w:fldChar w:fldCharType="separate"/>
      </w:r>
      <w:r w:rsidRPr="00E473FC">
        <w:rPr>
          <w:webHidden/>
        </w:rPr>
        <w:t>510</w:t>
      </w:r>
      <w:r w:rsidRPr="00E473FC">
        <w:rPr>
          <w:webHidden/>
        </w:rPr>
        <w:fldChar w:fldCharType="end"/>
      </w:r>
    </w:p>
    <w:p w14:paraId="3A9844AD" w14:textId="4BDFF071" w:rsidR="00E473FC" w:rsidRPr="00E473FC" w:rsidRDefault="00E473FC">
      <w:pPr>
        <w:pStyle w:val="TOC4"/>
        <w:rPr>
          <w:rFonts w:asciiTheme="minorHAnsi" w:hAnsiTheme="minorHAnsi"/>
          <w:sz w:val="22"/>
          <w:szCs w:val="22"/>
        </w:rPr>
      </w:pPr>
      <w:r w:rsidRPr="00E473FC">
        <w:lastRenderedPageBreak/>
        <w:t>Milestone Delay Notice</w:t>
      </w:r>
      <w:r w:rsidRPr="00E473FC">
        <w:rPr>
          <w:webHidden/>
        </w:rPr>
        <w:tab/>
      </w:r>
      <w:r w:rsidRPr="00E473FC">
        <w:rPr>
          <w:webHidden/>
        </w:rPr>
        <w:fldChar w:fldCharType="begin"/>
      </w:r>
      <w:r w:rsidRPr="00E473FC">
        <w:rPr>
          <w:webHidden/>
        </w:rPr>
        <w:instrText xml:space="preserve"> PAGEREF _Toc149833961 \h </w:instrText>
      </w:r>
      <w:r w:rsidRPr="00E473FC">
        <w:rPr>
          <w:webHidden/>
        </w:rPr>
      </w:r>
      <w:r w:rsidRPr="00E473FC">
        <w:rPr>
          <w:webHidden/>
        </w:rPr>
        <w:fldChar w:fldCharType="separate"/>
      </w:r>
      <w:r w:rsidRPr="00E473FC">
        <w:rPr>
          <w:webHidden/>
        </w:rPr>
        <w:t>511</w:t>
      </w:r>
      <w:r w:rsidRPr="00E473FC">
        <w:rPr>
          <w:webHidden/>
        </w:rPr>
        <w:fldChar w:fldCharType="end"/>
      </w:r>
    </w:p>
    <w:p w14:paraId="7E8F85D9" w14:textId="619E0AB4" w:rsidR="00E473FC" w:rsidRPr="00E473FC" w:rsidRDefault="00E473FC">
      <w:pPr>
        <w:pStyle w:val="TOC4"/>
        <w:rPr>
          <w:rFonts w:asciiTheme="minorHAnsi" w:hAnsiTheme="minorHAnsi"/>
          <w:sz w:val="22"/>
          <w:szCs w:val="22"/>
        </w:rPr>
      </w:pPr>
      <w:r w:rsidRPr="00E473FC">
        <w:t>RCE Notice</w:t>
      </w:r>
      <w:r w:rsidRPr="00E473FC">
        <w:rPr>
          <w:webHidden/>
        </w:rPr>
        <w:tab/>
      </w:r>
      <w:r w:rsidRPr="00E473FC">
        <w:rPr>
          <w:webHidden/>
        </w:rPr>
        <w:fldChar w:fldCharType="begin"/>
      </w:r>
      <w:r w:rsidRPr="00E473FC">
        <w:rPr>
          <w:webHidden/>
        </w:rPr>
        <w:instrText xml:space="preserve"> PAGEREF _Toc149833962 \h </w:instrText>
      </w:r>
      <w:r w:rsidRPr="00E473FC">
        <w:rPr>
          <w:webHidden/>
        </w:rPr>
      </w:r>
      <w:r w:rsidRPr="00E473FC">
        <w:rPr>
          <w:webHidden/>
        </w:rPr>
        <w:fldChar w:fldCharType="separate"/>
      </w:r>
      <w:r w:rsidRPr="00E473FC">
        <w:rPr>
          <w:webHidden/>
        </w:rPr>
        <w:t>512</w:t>
      </w:r>
      <w:r w:rsidRPr="00E473FC">
        <w:rPr>
          <w:webHidden/>
        </w:rPr>
        <w:fldChar w:fldCharType="end"/>
      </w:r>
    </w:p>
    <w:p w14:paraId="630ED057" w14:textId="13DAC43A" w:rsidR="00E473FC" w:rsidRPr="00E473FC" w:rsidRDefault="00E473FC">
      <w:pPr>
        <w:pStyle w:val="TOC4"/>
        <w:rPr>
          <w:rFonts w:asciiTheme="minorHAnsi" w:hAnsiTheme="minorHAnsi"/>
          <w:sz w:val="22"/>
          <w:szCs w:val="22"/>
        </w:rPr>
      </w:pPr>
      <w:r w:rsidRPr="00E473FC">
        <w:t>RCE Response Notice</w:t>
      </w:r>
      <w:r w:rsidRPr="00E473FC">
        <w:rPr>
          <w:webHidden/>
        </w:rPr>
        <w:tab/>
      </w:r>
      <w:r w:rsidRPr="00E473FC">
        <w:rPr>
          <w:webHidden/>
        </w:rPr>
        <w:fldChar w:fldCharType="begin"/>
      </w:r>
      <w:r w:rsidRPr="00E473FC">
        <w:rPr>
          <w:webHidden/>
        </w:rPr>
        <w:instrText xml:space="preserve"> PAGEREF _Toc149833963 \h </w:instrText>
      </w:r>
      <w:r w:rsidRPr="00E473FC">
        <w:rPr>
          <w:webHidden/>
        </w:rPr>
      </w:r>
      <w:r w:rsidRPr="00E473FC">
        <w:rPr>
          <w:webHidden/>
        </w:rPr>
        <w:fldChar w:fldCharType="separate"/>
      </w:r>
      <w:r w:rsidRPr="00E473FC">
        <w:rPr>
          <w:webHidden/>
        </w:rPr>
        <w:t>513</w:t>
      </w:r>
      <w:r w:rsidRPr="00E473FC">
        <w:rPr>
          <w:webHidden/>
        </w:rPr>
        <w:fldChar w:fldCharType="end"/>
      </w:r>
    </w:p>
    <w:p w14:paraId="4A5B72D8" w14:textId="61DE12D5" w:rsidR="00E473FC" w:rsidRPr="00E473FC" w:rsidRDefault="00E473FC">
      <w:pPr>
        <w:pStyle w:val="TOC4"/>
        <w:rPr>
          <w:rFonts w:asciiTheme="minorHAnsi" w:hAnsiTheme="minorHAnsi"/>
          <w:sz w:val="22"/>
          <w:szCs w:val="22"/>
        </w:rPr>
      </w:pPr>
      <w:r w:rsidRPr="00E473FC">
        <w:t>Further RCE Response Notice</w:t>
      </w:r>
      <w:r w:rsidRPr="00E473FC">
        <w:rPr>
          <w:webHidden/>
        </w:rPr>
        <w:tab/>
      </w:r>
      <w:r w:rsidRPr="00E473FC">
        <w:rPr>
          <w:webHidden/>
        </w:rPr>
        <w:fldChar w:fldCharType="begin"/>
      </w:r>
      <w:r w:rsidRPr="00E473FC">
        <w:rPr>
          <w:webHidden/>
        </w:rPr>
        <w:instrText xml:space="preserve"> PAGEREF _Toc149833964 \h </w:instrText>
      </w:r>
      <w:r w:rsidRPr="00E473FC">
        <w:rPr>
          <w:webHidden/>
        </w:rPr>
      </w:r>
      <w:r w:rsidRPr="00E473FC">
        <w:rPr>
          <w:webHidden/>
        </w:rPr>
        <w:fldChar w:fldCharType="separate"/>
      </w:r>
      <w:r w:rsidRPr="00E473FC">
        <w:rPr>
          <w:webHidden/>
        </w:rPr>
        <w:t>514</w:t>
      </w:r>
      <w:r w:rsidRPr="00E473FC">
        <w:rPr>
          <w:webHidden/>
        </w:rPr>
        <w:fldChar w:fldCharType="end"/>
      </w:r>
    </w:p>
    <w:p w14:paraId="3151AF1F" w14:textId="455E90D8" w:rsidR="00E473FC" w:rsidRPr="00E473FC" w:rsidRDefault="00E473FC">
      <w:pPr>
        <w:pStyle w:val="TOC4"/>
        <w:rPr>
          <w:rFonts w:asciiTheme="minorHAnsi" w:hAnsiTheme="minorHAnsi"/>
          <w:sz w:val="22"/>
          <w:szCs w:val="22"/>
        </w:rPr>
      </w:pPr>
      <w:r w:rsidRPr="00E473FC">
        <w:t>ICE Adjustment Notice</w:t>
      </w:r>
      <w:r w:rsidRPr="00E473FC">
        <w:rPr>
          <w:webHidden/>
        </w:rPr>
        <w:tab/>
      </w:r>
      <w:r w:rsidRPr="00E473FC">
        <w:rPr>
          <w:webHidden/>
        </w:rPr>
        <w:fldChar w:fldCharType="begin"/>
      </w:r>
      <w:r w:rsidRPr="00E473FC">
        <w:rPr>
          <w:webHidden/>
        </w:rPr>
        <w:instrText xml:space="preserve"> PAGEREF _Toc149833965 \h </w:instrText>
      </w:r>
      <w:r w:rsidRPr="00E473FC">
        <w:rPr>
          <w:webHidden/>
        </w:rPr>
      </w:r>
      <w:r w:rsidRPr="00E473FC">
        <w:rPr>
          <w:webHidden/>
        </w:rPr>
        <w:fldChar w:fldCharType="separate"/>
      </w:r>
      <w:r w:rsidRPr="00E473FC">
        <w:rPr>
          <w:webHidden/>
        </w:rPr>
        <w:t>515</w:t>
      </w:r>
      <w:r w:rsidRPr="00E473FC">
        <w:rPr>
          <w:webHidden/>
        </w:rPr>
        <w:fldChar w:fldCharType="end"/>
      </w:r>
    </w:p>
    <w:p w14:paraId="25B80C42" w14:textId="1B9425DD" w:rsidR="00E473FC" w:rsidRPr="00E473FC" w:rsidRDefault="00E473FC">
      <w:pPr>
        <w:pStyle w:val="TOC4"/>
        <w:rPr>
          <w:rFonts w:asciiTheme="minorHAnsi" w:hAnsiTheme="minorHAnsi"/>
          <w:sz w:val="22"/>
          <w:szCs w:val="22"/>
        </w:rPr>
      </w:pPr>
      <w:r w:rsidRPr="00E473FC">
        <w:t>Final Installed Capacity Notice</w:t>
      </w:r>
      <w:r w:rsidRPr="00E473FC">
        <w:rPr>
          <w:webHidden/>
        </w:rPr>
        <w:tab/>
      </w:r>
      <w:r w:rsidRPr="00E473FC">
        <w:rPr>
          <w:webHidden/>
        </w:rPr>
        <w:fldChar w:fldCharType="begin"/>
      </w:r>
      <w:r w:rsidRPr="00E473FC">
        <w:rPr>
          <w:webHidden/>
        </w:rPr>
        <w:instrText xml:space="preserve"> PAGEREF _Toc149833966 \h </w:instrText>
      </w:r>
      <w:r w:rsidRPr="00E473FC">
        <w:rPr>
          <w:webHidden/>
        </w:rPr>
      </w:r>
      <w:r w:rsidRPr="00E473FC">
        <w:rPr>
          <w:webHidden/>
        </w:rPr>
        <w:fldChar w:fldCharType="separate"/>
      </w:r>
      <w:r w:rsidRPr="00E473FC">
        <w:rPr>
          <w:webHidden/>
        </w:rPr>
        <w:t>516</w:t>
      </w:r>
      <w:r w:rsidRPr="00E473FC">
        <w:rPr>
          <w:webHidden/>
        </w:rPr>
        <w:fldChar w:fldCharType="end"/>
      </w:r>
    </w:p>
    <w:p w14:paraId="20BB0B35" w14:textId="256A49B5" w:rsidR="00E473FC" w:rsidRPr="00E473FC" w:rsidRDefault="00E473FC">
      <w:pPr>
        <w:pStyle w:val="TOC4"/>
        <w:rPr>
          <w:rFonts w:asciiTheme="minorHAnsi" w:hAnsiTheme="minorHAnsi"/>
          <w:sz w:val="22"/>
          <w:szCs w:val="22"/>
        </w:rPr>
      </w:pPr>
      <w:r w:rsidRPr="00E473FC">
        <w:t>Final Installed Capacity Response Notice</w:t>
      </w:r>
      <w:r w:rsidRPr="00E473FC">
        <w:rPr>
          <w:webHidden/>
        </w:rPr>
        <w:tab/>
      </w:r>
      <w:r w:rsidRPr="00E473FC">
        <w:rPr>
          <w:webHidden/>
        </w:rPr>
        <w:fldChar w:fldCharType="begin"/>
      </w:r>
      <w:r w:rsidRPr="00E473FC">
        <w:rPr>
          <w:webHidden/>
        </w:rPr>
        <w:instrText xml:space="preserve"> PAGEREF _Toc149833967 \h </w:instrText>
      </w:r>
      <w:r w:rsidRPr="00E473FC">
        <w:rPr>
          <w:webHidden/>
        </w:rPr>
      </w:r>
      <w:r w:rsidRPr="00E473FC">
        <w:rPr>
          <w:webHidden/>
        </w:rPr>
        <w:fldChar w:fldCharType="separate"/>
      </w:r>
      <w:r w:rsidRPr="00E473FC">
        <w:rPr>
          <w:webHidden/>
        </w:rPr>
        <w:t>517</w:t>
      </w:r>
      <w:r w:rsidRPr="00E473FC">
        <w:rPr>
          <w:webHidden/>
        </w:rPr>
        <w:fldChar w:fldCharType="end"/>
      </w:r>
    </w:p>
    <w:p w14:paraId="42A9B1D1" w14:textId="2847ACCB"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Outage Relief Event Notice</w:t>
      </w:r>
      <w:r w:rsidRPr="00E473FC">
        <w:rPr>
          <w:webHidden/>
        </w:rPr>
        <w:tab/>
      </w:r>
      <w:r w:rsidRPr="00E473FC">
        <w:rPr>
          <w:webHidden/>
        </w:rPr>
        <w:fldChar w:fldCharType="begin"/>
      </w:r>
      <w:r w:rsidRPr="00E473FC">
        <w:rPr>
          <w:webHidden/>
        </w:rPr>
        <w:instrText xml:space="preserve"> PAGEREF _Toc149833968 \h </w:instrText>
      </w:r>
      <w:r w:rsidRPr="00E473FC">
        <w:rPr>
          <w:webHidden/>
        </w:rPr>
      </w:r>
      <w:r w:rsidRPr="00E473FC">
        <w:rPr>
          <w:webHidden/>
        </w:rPr>
        <w:fldChar w:fldCharType="separate"/>
      </w:r>
      <w:r w:rsidRPr="00E473FC">
        <w:rPr>
          <w:webHidden/>
        </w:rPr>
        <w:t>518</w:t>
      </w:r>
      <w:r w:rsidRPr="00E473FC">
        <w:rPr>
          <w:webHidden/>
        </w:rPr>
        <w:fldChar w:fldCharType="end"/>
      </w:r>
    </w:p>
    <w:p w14:paraId="0317764C" w14:textId="5546006E"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Outage Relief Event Response Notice</w:t>
      </w:r>
      <w:r w:rsidRPr="00E473FC">
        <w:rPr>
          <w:webHidden/>
        </w:rPr>
        <w:tab/>
      </w:r>
      <w:r w:rsidRPr="00E473FC">
        <w:rPr>
          <w:webHidden/>
        </w:rPr>
        <w:fldChar w:fldCharType="begin"/>
      </w:r>
      <w:r w:rsidRPr="00E473FC">
        <w:rPr>
          <w:webHidden/>
        </w:rPr>
        <w:instrText xml:space="preserve"> PAGEREF _Toc149833969 \h </w:instrText>
      </w:r>
      <w:r w:rsidRPr="00E473FC">
        <w:rPr>
          <w:webHidden/>
        </w:rPr>
      </w:r>
      <w:r w:rsidRPr="00E473FC">
        <w:rPr>
          <w:webHidden/>
        </w:rPr>
        <w:fldChar w:fldCharType="separate"/>
      </w:r>
      <w:r w:rsidRPr="00E473FC">
        <w:rPr>
          <w:webHidden/>
        </w:rPr>
        <w:t>520</w:t>
      </w:r>
      <w:r w:rsidRPr="00E473FC">
        <w:rPr>
          <w:webHidden/>
        </w:rPr>
        <w:fldChar w:fldCharType="end"/>
      </w:r>
    </w:p>
    <w:p w14:paraId="3621ED25" w14:textId="3739D8EC" w:rsidR="00E473FC" w:rsidRPr="00E473FC" w:rsidRDefault="00E473FC">
      <w:pPr>
        <w:pStyle w:val="TOC4"/>
        <w:rPr>
          <w:rFonts w:asciiTheme="minorHAnsi" w:hAnsiTheme="minorHAnsi"/>
          <w:sz w:val="22"/>
          <w:szCs w:val="22"/>
        </w:rPr>
      </w:pPr>
      <w:r w:rsidRPr="00E473FC">
        <w:t>Further CO</w:t>
      </w:r>
      <w:r w:rsidRPr="00E473FC">
        <w:rPr>
          <w:vertAlign w:val="subscript"/>
        </w:rPr>
        <w:t>2</w:t>
      </w:r>
      <w:r w:rsidRPr="00E473FC">
        <w:t xml:space="preserve"> T&amp;S Outage Relief Event Response Notice</w:t>
      </w:r>
      <w:r w:rsidRPr="00E473FC">
        <w:rPr>
          <w:webHidden/>
        </w:rPr>
        <w:tab/>
      </w:r>
      <w:r w:rsidRPr="00E473FC">
        <w:rPr>
          <w:webHidden/>
        </w:rPr>
        <w:fldChar w:fldCharType="begin"/>
      </w:r>
      <w:r w:rsidRPr="00E473FC">
        <w:rPr>
          <w:webHidden/>
        </w:rPr>
        <w:instrText xml:space="preserve"> PAGEREF _Toc149833970 \h </w:instrText>
      </w:r>
      <w:r w:rsidRPr="00E473FC">
        <w:rPr>
          <w:webHidden/>
        </w:rPr>
      </w:r>
      <w:r w:rsidRPr="00E473FC">
        <w:rPr>
          <w:webHidden/>
        </w:rPr>
        <w:fldChar w:fldCharType="separate"/>
      </w:r>
      <w:r w:rsidRPr="00E473FC">
        <w:rPr>
          <w:webHidden/>
        </w:rPr>
        <w:t>521</w:t>
      </w:r>
      <w:r w:rsidRPr="00E473FC">
        <w:rPr>
          <w:webHidden/>
        </w:rPr>
        <w:fldChar w:fldCharType="end"/>
      </w:r>
    </w:p>
    <w:p w14:paraId="4E936C60" w14:textId="74C14B77" w:rsidR="00E473FC" w:rsidRPr="00E473FC" w:rsidRDefault="00E473FC">
      <w:pPr>
        <w:pStyle w:val="TOC4"/>
        <w:rPr>
          <w:rFonts w:asciiTheme="minorHAnsi" w:hAnsiTheme="minorHAnsi"/>
          <w:sz w:val="22"/>
          <w:szCs w:val="22"/>
        </w:rPr>
      </w:pPr>
      <w:r w:rsidRPr="00E473FC">
        <w:t>Billing Statement Dispute Notice</w:t>
      </w:r>
      <w:r w:rsidRPr="00E473FC">
        <w:rPr>
          <w:webHidden/>
        </w:rPr>
        <w:tab/>
      </w:r>
      <w:r w:rsidRPr="00E473FC">
        <w:rPr>
          <w:webHidden/>
        </w:rPr>
        <w:fldChar w:fldCharType="begin"/>
      </w:r>
      <w:r w:rsidRPr="00E473FC">
        <w:rPr>
          <w:webHidden/>
        </w:rPr>
        <w:instrText xml:space="preserve"> PAGEREF _Toc149833971 \h </w:instrText>
      </w:r>
      <w:r w:rsidRPr="00E473FC">
        <w:rPr>
          <w:webHidden/>
        </w:rPr>
      </w:r>
      <w:r w:rsidRPr="00E473FC">
        <w:rPr>
          <w:webHidden/>
        </w:rPr>
        <w:fldChar w:fldCharType="separate"/>
      </w:r>
      <w:r w:rsidRPr="00E473FC">
        <w:rPr>
          <w:webHidden/>
        </w:rPr>
        <w:t>522</w:t>
      </w:r>
      <w:r w:rsidRPr="00E473FC">
        <w:rPr>
          <w:webHidden/>
        </w:rPr>
        <w:fldChar w:fldCharType="end"/>
      </w:r>
    </w:p>
    <w:p w14:paraId="08B177BE" w14:textId="7F0E97E7" w:rsidR="00E473FC" w:rsidRPr="00E473FC" w:rsidRDefault="00E473FC">
      <w:pPr>
        <w:pStyle w:val="TOC4"/>
        <w:rPr>
          <w:rFonts w:asciiTheme="minorHAnsi" w:hAnsiTheme="minorHAnsi"/>
          <w:sz w:val="22"/>
          <w:szCs w:val="22"/>
        </w:rPr>
      </w:pPr>
      <w:r w:rsidRPr="00E473FC">
        <w:t>Metering Breach Notice</w:t>
      </w:r>
      <w:r w:rsidRPr="00E473FC">
        <w:rPr>
          <w:webHidden/>
        </w:rPr>
        <w:tab/>
      </w:r>
      <w:r w:rsidRPr="00E473FC">
        <w:rPr>
          <w:webHidden/>
        </w:rPr>
        <w:fldChar w:fldCharType="begin"/>
      </w:r>
      <w:r w:rsidRPr="00E473FC">
        <w:rPr>
          <w:webHidden/>
        </w:rPr>
        <w:instrText xml:space="preserve"> PAGEREF _Toc149833972 \h </w:instrText>
      </w:r>
      <w:r w:rsidRPr="00E473FC">
        <w:rPr>
          <w:webHidden/>
        </w:rPr>
      </w:r>
      <w:r w:rsidRPr="00E473FC">
        <w:rPr>
          <w:webHidden/>
        </w:rPr>
        <w:fldChar w:fldCharType="separate"/>
      </w:r>
      <w:r w:rsidRPr="00E473FC">
        <w:rPr>
          <w:webHidden/>
        </w:rPr>
        <w:t>523</w:t>
      </w:r>
      <w:r w:rsidRPr="00E473FC">
        <w:rPr>
          <w:webHidden/>
        </w:rPr>
        <w:fldChar w:fldCharType="end"/>
      </w:r>
    </w:p>
    <w:p w14:paraId="1B4B77D6" w14:textId="117CE48F" w:rsidR="00E473FC" w:rsidRPr="00E473FC" w:rsidRDefault="00E473FC">
      <w:pPr>
        <w:pStyle w:val="TOC4"/>
        <w:rPr>
          <w:rFonts w:asciiTheme="minorHAnsi" w:hAnsiTheme="minorHAnsi"/>
          <w:sz w:val="22"/>
          <w:szCs w:val="22"/>
        </w:rPr>
      </w:pPr>
      <w:r w:rsidRPr="00E473FC">
        <w:t>Metering Breach Response Notice</w:t>
      </w:r>
      <w:r w:rsidRPr="00E473FC">
        <w:rPr>
          <w:webHidden/>
        </w:rPr>
        <w:tab/>
      </w:r>
      <w:r w:rsidRPr="00E473FC">
        <w:rPr>
          <w:webHidden/>
        </w:rPr>
        <w:fldChar w:fldCharType="begin"/>
      </w:r>
      <w:r w:rsidRPr="00E473FC">
        <w:rPr>
          <w:webHidden/>
        </w:rPr>
        <w:instrText xml:space="preserve"> PAGEREF _Toc149833973 \h </w:instrText>
      </w:r>
      <w:r w:rsidRPr="00E473FC">
        <w:rPr>
          <w:webHidden/>
        </w:rPr>
      </w:r>
      <w:r w:rsidRPr="00E473FC">
        <w:rPr>
          <w:webHidden/>
        </w:rPr>
        <w:fldChar w:fldCharType="separate"/>
      </w:r>
      <w:r w:rsidRPr="00E473FC">
        <w:rPr>
          <w:webHidden/>
        </w:rPr>
        <w:t>524</w:t>
      </w:r>
      <w:r w:rsidRPr="00E473FC">
        <w:rPr>
          <w:webHidden/>
        </w:rPr>
        <w:fldChar w:fldCharType="end"/>
      </w:r>
    </w:p>
    <w:p w14:paraId="39410EFB" w14:textId="13301460" w:rsidR="00E473FC" w:rsidRPr="00E473FC" w:rsidRDefault="00E473FC">
      <w:pPr>
        <w:pStyle w:val="TOC4"/>
        <w:rPr>
          <w:rFonts w:asciiTheme="minorHAnsi" w:hAnsiTheme="minorHAnsi"/>
          <w:sz w:val="22"/>
          <w:szCs w:val="22"/>
        </w:rPr>
      </w:pPr>
      <w:r w:rsidRPr="00E473FC">
        <w:t>Metering Schematic Obligation Notice</w:t>
      </w:r>
      <w:r w:rsidRPr="00E473FC">
        <w:rPr>
          <w:webHidden/>
        </w:rPr>
        <w:tab/>
      </w:r>
      <w:r w:rsidRPr="00E473FC">
        <w:rPr>
          <w:webHidden/>
        </w:rPr>
        <w:fldChar w:fldCharType="begin"/>
      </w:r>
      <w:r w:rsidRPr="00E473FC">
        <w:rPr>
          <w:webHidden/>
        </w:rPr>
        <w:instrText xml:space="preserve"> PAGEREF _Toc149833974 \h </w:instrText>
      </w:r>
      <w:r w:rsidRPr="00E473FC">
        <w:rPr>
          <w:webHidden/>
        </w:rPr>
      </w:r>
      <w:r w:rsidRPr="00E473FC">
        <w:rPr>
          <w:webHidden/>
        </w:rPr>
        <w:fldChar w:fldCharType="separate"/>
      </w:r>
      <w:r w:rsidRPr="00E473FC">
        <w:rPr>
          <w:webHidden/>
        </w:rPr>
        <w:t>525</w:t>
      </w:r>
      <w:r w:rsidRPr="00E473FC">
        <w:rPr>
          <w:webHidden/>
        </w:rPr>
        <w:fldChar w:fldCharType="end"/>
      </w:r>
    </w:p>
    <w:p w14:paraId="0FE87C8B" w14:textId="4ABEBD77" w:rsidR="00E473FC" w:rsidRPr="00E473FC" w:rsidRDefault="00E473FC">
      <w:pPr>
        <w:pStyle w:val="TOC4"/>
        <w:rPr>
          <w:rFonts w:asciiTheme="minorHAnsi" w:hAnsiTheme="minorHAnsi"/>
          <w:sz w:val="22"/>
          <w:szCs w:val="22"/>
        </w:rPr>
      </w:pPr>
      <w:r w:rsidRPr="00E473FC">
        <w:t>Metering Inspection Notice</w:t>
      </w:r>
      <w:r w:rsidRPr="00E473FC">
        <w:rPr>
          <w:webHidden/>
        </w:rPr>
        <w:tab/>
      </w:r>
      <w:r w:rsidRPr="00E473FC">
        <w:rPr>
          <w:webHidden/>
        </w:rPr>
        <w:fldChar w:fldCharType="begin"/>
      </w:r>
      <w:r w:rsidRPr="00E473FC">
        <w:rPr>
          <w:webHidden/>
        </w:rPr>
        <w:instrText xml:space="preserve"> PAGEREF _Toc149833975 \h </w:instrText>
      </w:r>
      <w:r w:rsidRPr="00E473FC">
        <w:rPr>
          <w:webHidden/>
        </w:rPr>
      </w:r>
      <w:r w:rsidRPr="00E473FC">
        <w:rPr>
          <w:webHidden/>
        </w:rPr>
        <w:fldChar w:fldCharType="separate"/>
      </w:r>
      <w:r w:rsidRPr="00E473FC">
        <w:rPr>
          <w:webHidden/>
        </w:rPr>
        <w:t>526</w:t>
      </w:r>
      <w:r w:rsidRPr="00E473FC">
        <w:rPr>
          <w:webHidden/>
        </w:rPr>
        <w:fldChar w:fldCharType="end"/>
      </w:r>
    </w:p>
    <w:p w14:paraId="64FE8D4D" w14:textId="4BB01D92" w:rsidR="00E473FC" w:rsidRPr="00E473FC" w:rsidRDefault="00E473FC">
      <w:pPr>
        <w:pStyle w:val="TOC4"/>
        <w:rPr>
          <w:rFonts w:asciiTheme="minorHAnsi" w:hAnsiTheme="minorHAnsi"/>
          <w:sz w:val="22"/>
          <w:szCs w:val="22"/>
        </w:rPr>
      </w:pPr>
      <w:r w:rsidRPr="00E473FC">
        <w:t>LCHA Counterparty Measurement Data Breach Notice</w:t>
      </w:r>
      <w:r w:rsidRPr="00E473FC">
        <w:rPr>
          <w:webHidden/>
        </w:rPr>
        <w:tab/>
      </w:r>
      <w:r w:rsidRPr="00E473FC">
        <w:rPr>
          <w:webHidden/>
        </w:rPr>
        <w:fldChar w:fldCharType="begin"/>
      </w:r>
      <w:r w:rsidRPr="00E473FC">
        <w:rPr>
          <w:webHidden/>
        </w:rPr>
        <w:instrText xml:space="preserve"> PAGEREF _Toc149833976 \h </w:instrText>
      </w:r>
      <w:r w:rsidRPr="00E473FC">
        <w:rPr>
          <w:webHidden/>
        </w:rPr>
      </w:r>
      <w:r w:rsidRPr="00E473FC">
        <w:rPr>
          <w:webHidden/>
        </w:rPr>
        <w:fldChar w:fldCharType="separate"/>
      </w:r>
      <w:r w:rsidRPr="00E473FC">
        <w:rPr>
          <w:webHidden/>
        </w:rPr>
        <w:t>527</w:t>
      </w:r>
      <w:r w:rsidRPr="00E473FC">
        <w:rPr>
          <w:webHidden/>
        </w:rPr>
        <w:fldChar w:fldCharType="end"/>
      </w:r>
    </w:p>
    <w:p w14:paraId="147FB4A4" w14:textId="43EB7B4F" w:rsidR="00E473FC" w:rsidRPr="00E473FC" w:rsidRDefault="00E473FC">
      <w:pPr>
        <w:pStyle w:val="TOC4"/>
        <w:rPr>
          <w:rFonts w:asciiTheme="minorHAnsi" w:hAnsiTheme="minorHAnsi"/>
          <w:sz w:val="22"/>
          <w:szCs w:val="22"/>
        </w:rPr>
      </w:pPr>
      <w:r w:rsidRPr="00E473FC">
        <w:t>Measurement Data Breach Response Notice</w:t>
      </w:r>
      <w:r w:rsidRPr="00E473FC">
        <w:rPr>
          <w:webHidden/>
        </w:rPr>
        <w:tab/>
      </w:r>
      <w:r w:rsidRPr="00E473FC">
        <w:rPr>
          <w:webHidden/>
        </w:rPr>
        <w:fldChar w:fldCharType="begin"/>
      </w:r>
      <w:r w:rsidRPr="00E473FC">
        <w:rPr>
          <w:webHidden/>
        </w:rPr>
        <w:instrText xml:space="preserve"> PAGEREF _Toc149833977 \h </w:instrText>
      </w:r>
      <w:r w:rsidRPr="00E473FC">
        <w:rPr>
          <w:webHidden/>
        </w:rPr>
      </w:r>
      <w:r w:rsidRPr="00E473FC">
        <w:rPr>
          <w:webHidden/>
        </w:rPr>
        <w:fldChar w:fldCharType="separate"/>
      </w:r>
      <w:r w:rsidRPr="00E473FC">
        <w:rPr>
          <w:webHidden/>
        </w:rPr>
        <w:t>528</w:t>
      </w:r>
      <w:r w:rsidRPr="00E473FC">
        <w:rPr>
          <w:webHidden/>
        </w:rPr>
        <w:fldChar w:fldCharType="end"/>
      </w:r>
    </w:p>
    <w:p w14:paraId="0241C01D" w14:textId="02576200" w:rsidR="00E473FC" w:rsidRPr="00E473FC" w:rsidRDefault="00E473FC">
      <w:pPr>
        <w:pStyle w:val="TOC4"/>
        <w:rPr>
          <w:rFonts w:asciiTheme="minorHAnsi" w:hAnsiTheme="minorHAnsi"/>
          <w:sz w:val="22"/>
          <w:szCs w:val="22"/>
        </w:rPr>
      </w:pPr>
      <w:r w:rsidRPr="00E473FC">
        <w:t>Producer Measurement Data Breach Notice</w:t>
      </w:r>
      <w:r w:rsidRPr="00E473FC">
        <w:rPr>
          <w:webHidden/>
        </w:rPr>
        <w:tab/>
      </w:r>
      <w:r w:rsidRPr="00E473FC">
        <w:rPr>
          <w:webHidden/>
        </w:rPr>
        <w:fldChar w:fldCharType="begin"/>
      </w:r>
      <w:r w:rsidRPr="00E473FC">
        <w:rPr>
          <w:webHidden/>
        </w:rPr>
        <w:instrText xml:space="preserve"> PAGEREF _Toc149833978 \h </w:instrText>
      </w:r>
      <w:r w:rsidRPr="00E473FC">
        <w:rPr>
          <w:webHidden/>
        </w:rPr>
      </w:r>
      <w:r w:rsidRPr="00E473FC">
        <w:rPr>
          <w:webHidden/>
        </w:rPr>
        <w:fldChar w:fldCharType="separate"/>
      </w:r>
      <w:r w:rsidRPr="00E473FC">
        <w:rPr>
          <w:webHidden/>
        </w:rPr>
        <w:t>529</w:t>
      </w:r>
      <w:r w:rsidRPr="00E473FC">
        <w:rPr>
          <w:webHidden/>
        </w:rPr>
        <w:fldChar w:fldCharType="end"/>
      </w:r>
    </w:p>
    <w:p w14:paraId="2F73C56B" w14:textId="24217488" w:rsidR="00E473FC" w:rsidRPr="00E473FC" w:rsidRDefault="00E473FC">
      <w:pPr>
        <w:pStyle w:val="TOC4"/>
        <w:rPr>
          <w:rFonts w:asciiTheme="minorHAnsi" w:hAnsiTheme="minorHAnsi"/>
          <w:sz w:val="22"/>
          <w:szCs w:val="22"/>
        </w:rPr>
      </w:pPr>
      <w:r w:rsidRPr="00E473FC">
        <w:t>LCHA Counterparty Measurement Data Breach Response Notice</w:t>
      </w:r>
      <w:r w:rsidRPr="00E473FC">
        <w:rPr>
          <w:webHidden/>
        </w:rPr>
        <w:tab/>
      </w:r>
      <w:r w:rsidRPr="00E473FC">
        <w:rPr>
          <w:webHidden/>
        </w:rPr>
        <w:fldChar w:fldCharType="begin"/>
      </w:r>
      <w:r w:rsidRPr="00E473FC">
        <w:rPr>
          <w:webHidden/>
        </w:rPr>
        <w:instrText xml:space="preserve"> PAGEREF _Toc149833979 \h </w:instrText>
      </w:r>
      <w:r w:rsidRPr="00E473FC">
        <w:rPr>
          <w:webHidden/>
        </w:rPr>
      </w:r>
      <w:r w:rsidRPr="00E473FC">
        <w:rPr>
          <w:webHidden/>
        </w:rPr>
        <w:fldChar w:fldCharType="separate"/>
      </w:r>
      <w:r w:rsidRPr="00E473FC">
        <w:rPr>
          <w:webHidden/>
        </w:rPr>
        <w:t>530</w:t>
      </w:r>
      <w:r w:rsidRPr="00E473FC">
        <w:rPr>
          <w:webHidden/>
        </w:rPr>
        <w:fldChar w:fldCharType="end"/>
      </w:r>
    </w:p>
    <w:p w14:paraId="07696C26" w14:textId="2FDB77D1" w:rsidR="00E473FC" w:rsidRPr="00E473FC" w:rsidRDefault="00E473FC">
      <w:pPr>
        <w:pStyle w:val="TOC4"/>
        <w:rPr>
          <w:rFonts w:asciiTheme="minorHAnsi" w:hAnsiTheme="minorHAnsi"/>
          <w:sz w:val="22"/>
          <w:szCs w:val="22"/>
        </w:rPr>
      </w:pPr>
      <w:r w:rsidRPr="00E473FC">
        <w:t>Supply Chain Report Response Notice</w:t>
      </w:r>
      <w:r w:rsidRPr="00E473FC">
        <w:rPr>
          <w:webHidden/>
        </w:rPr>
        <w:tab/>
      </w:r>
      <w:r w:rsidRPr="00E473FC">
        <w:rPr>
          <w:webHidden/>
        </w:rPr>
        <w:fldChar w:fldCharType="begin"/>
      </w:r>
      <w:r w:rsidRPr="00E473FC">
        <w:rPr>
          <w:webHidden/>
        </w:rPr>
        <w:instrText xml:space="preserve"> PAGEREF _Toc149833980 \h </w:instrText>
      </w:r>
      <w:r w:rsidRPr="00E473FC">
        <w:rPr>
          <w:webHidden/>
        </w:rPr>
      </w:r>
      <w:r w:rsidRPr="00E473FC">
        <w:rPr>
          <w:webHidden/>
        </w:rPr>
        <w:fldChar w:fldCharType="separate"/>
      </w:r>
      <w:r w:rsidRPr="00E473FC">
        <w:rPr>
          <w:webHidden/>
        </w:rPr>
        <w:t>531</w:t>
      </w:r>
      <w:r w:rsidRPr="00E473FC">
        <w:rPr>
          <w:webHidden/>
        </w:rPr>
        <w:fldChar w:fldCharType="end"/>
      </w:r>
    </w:p>
    <w:p w14:paraId="7266A2DA" w14:textId="3AE58121" w:rsidR="00E473FC" w:rsidRPr="00E473FC" w:rsidRDefault="00E473FC">
      <w:pPr>
        <w:pStyle w:val="TOC4"/>
        <w:rPr>
          <w:rFonts w:asciiTheme="minorHAnsi" w:hAnsiTheme="minorHAnsi"/>
          <w:sz w:val="22"/>
          <w:szCs w:val="22"/>
        </w:rPr>
      </w:pPr>
      <w:r w:rsidRPr="00E473FC">
        <w:t>Offtaker Confirmation Request Notice</w:t>
      </w:r>
      <w:r w:rsidRPr="00E473FC">
        <w:rPr>
          <w:webHidden/>
        </w:rPr>
        <w:tab/>
      </w:r>
      <w:r w:rsidRPr="00E473FC">
        <w:rPr>
          <w:webHidden/>
        </w:rPr>
        <w:fldChar w:fldCharType="begin"/>
      </w:r>
      <w:r w:rsidRPr="00E473FC">
        <w:rPr>
          <w:webHidden/>
        </w:rPr>
        <w:instrText xml:space="preserve"> PAGEREF _Toc149833981 \h </w:instrText>
      </w:r>
      <w:r w:rsidRPr="00E473FC">
        <w:rPr>
          <w:webHidden/>
        </w:rPr>
      </w:r>
      <w:r w:rsidRPr="00E473FC">
        <w:rPr>
          <w:webHidden/>
        </w:rPr>
        <w:fldChar w:fldCharType="separate"/>
      </w:r>
      <w:r w:rsidRPr="00E473FC">
        <w:rPr>
          <w:webHidden/>
        </w:rPr>
        <w:t>532</w:t>
      </w:r>
      <w:r w:rsidRPr="00E473FC">
        <w:rPr>
          <w:webHidden/>
        </w:rPr>
        <w:fldChar w:fldCharType="end"/>
      </w:r>
    </w:p>
    <w:p w14:paraId="6682761C" w14:textId="127DAC28" w:rsidR="00E473FC" w:rsidRPr="00E473FC" w:rsidRDefault="00E473FC">
      <w:pPr>
        <w:pStyle w:val="TOC4"/>
        <w:rPr>
          <w:rFonts w:asciiTheme="minorHAnsi" w:hAnsiTheme="minorHAnsi"/>
          <w:sz w:val="22"/>
          <w:szCs w:val="22"/>
        </w:rPr>
      </w:pPr>
      <w:r w:rsidRPr="00E473FC">
        <w:t>Own Consumption Confirmation Request Notice</w:t>
      </w:r>
      <w:r w:rsidRPr="00E473FC">
        <w:rPr>
          <w:webHidden/>
        </w:rPr>
        <w:tab/>
      </w:r>
      <w:r w:rsidRPr="00E473FC">
        <w:rPr>
          <w:webHidden/>
        </w:rPr>
        <w:fldChar w:fldCharType="begin"/>
      </w:r>
      <w:r w:rsidRPr="00E473FC">
        <w:rPr>
          <w:webHidden/>
        </w:rPr>
        <w:instrText xml:space="preserve"> PAGEREF _Toc149833982 \h </w:instrText>
      </w:r>
      <w:r w:rsidRPr="00E473FC">
        <w:rPr>
          <w:webHidden/>
        </w:rPr>
      </w:r>
      <w:r w:rsidRPr="00E473FC">
        <w:rPr>
          <w:webHidden/>
        </w:rPr>
        <w:fldChar w:fldCharType="separate"/>
      </w:r>
      <w:r w:rsidRPr="00E473FC">
        <w:rPr>
          <w:webHidden/>
        </w:rPr>
        <w:t>534</w:t>
      </w:r>
      <w:r w:rsidRPr="00E473FC">
        <w:rPr>
          <w:webHidden/>
        </w:rPr>
        <w:fldChar w:fldCharType="end"/>
      </w:r>
    </w:p>
    <w:p w14:paraId="35FA062F" w14:textId="1D044DB9" w:rsidR="00E473FC" w:rsidRPr="00E473FC" w:rsidRDefault="00E473FC">
      <w:pPr>
        <w:pStyle w:val="TOC4"/>
        <w:rPr>
          <w:rFonts w:asciiTheme="minorHAnsi" w:hAnsiTheme="minorHAnsi"/>
          <w:sz w:val="22"/>
          <w:szCs w:val="22"/>
        </w:rPr>
      </w:pPr>
      <w:r w:rsidRPr="00E473FC">
        <w:t>LCHA Counterparty Offtaker Confirmation Response Notice</w:t>
      </w:r>
      <w:r w:rsidRPr="00E473FC">
        <w:rPr>
          <w:webHidden/>
        </w:rPr>
        <w:tab/>
      </w:r>
      <w:r w:rsidRPr="00E473FC">
        <w:rPr>
          <w:webHidden/>
        </w:rPr>
        <w:fldChar w:fldCharType="begin"/>
      </w:r>
      <w:r w:rsidRPr="00E473FC">
        <w:rPr>
          <w:webHidden/>
        </w:rPr>
        <w:instrText xml:space="preserve"> PAGEREF _Toc149833983 \h </w:instrText>
      </w:r>
      <w:r w:rsidRPr="00E473FC">
        <w:rPr>
          <w:webHidden/>
        </w:rPr>
      </w:r>
      <w:r w:rsidRPr="00E473FC">
        <w:rPr>
          <w:webHidden/>
        </w:rPr>
        <w:fldChar w:fldCharType="separate"/>
      </w:r>
      <w:r w:rsidRPr="00E473FC">
        <w:rPr>
          <w:webHidden/>
        </w:rPr>
        <w:t>535</w:t>
      </w:r>
      <w:r w:rsidRPr="00E473FC">
        <w:rPr>
          <w:webHidden/>
        </w:rPr>
        <w:fldChar w:fldCharType="end"/>
      </w:r>
    </w:p>
    <w:p w14:paraId="53CC1622" w14:textId="21BD3F03" w:rsidR="00E473FC" w:rsidRPr="00E473FC" w:rsidRDefault="00E473FC">
      <w:pPr>
        <w:pStyle w:val="TOC4"/>
        <w:rPr>
          <w:rFonts w:asciiTheme="minorHAnsi" w:hAnsiTheme="minorHAnsi"/>
          <w:sz w:val="22"/>
          <w:szCs w:val="22"/>
        </w:rPr>
      </w:pPr>
      <w:r w:rsidRPr="00E473FC">
        <w:t>Offtaker Information Request</w:t>
      </w:r>
      <w:r w:rsidRPr="00E473FC">
        <w:rPr>
          <w:webHidden/>
        </w:rPr>
        <w:tab/>
      </w:r>
      <w:r w:rsidRPr="00E473FC">
        <w:rPr>
          <w:webHidden/>
        </w:rPr>
        <w:fldChar w:fldCharType="begin"/>
      </w:r>
      <w:r w:rsidRPr="00E473FC">
        <w:rPr>
          <w:webHidden/>
        </w:rPr>
        <w:instrText xml:space="preserve"> PAGEREF _Toc149833984 \h </w:instrText>
      </w:r>
      <w:r w:rsidRPr="00E473FC">
        <w:rPr>
          <w:webHidden/>
        </w:rPr>
      </w:r>
      <w:r w:rsidRPr="00E473FC">
        <w:rPr>
          <w:webHidden/>
        </w:rPr>
        <w:fldChar w:fldCharType="separate"/>
      </w:r>
      <w:r w:rsidRPr="00E473FC">
        <w:rPr>
          <w:webHidden/>
        </w:rPr>
        <w:t>536</w:t>
      </w:r>
      <w:r w:rsidRPr="00E473FC">
        <w:rPr>
          <w:webHidden/>
        </w:rPr>
        <w:fldChar w:fldCharType="end"/>
      </w:r>
    </w:p>
    <w:p w14:paraId="577A071E" w14:textId="428A1381" w:rsidR="00E473FC" w:rsidRPr="00E473FC" w:rsidRDefault="00E473FC">
      <w:pPr>
        <w:pStyle w:val="TOC4"/>
        <w:rPr>
          <w:rFonts w:asciiTheme="minorHAnsi" w:hAnsiTheme="minorHAnsi"/>
          <w:sz w:val="22"/>
          <w:szCs w:val="22"/>
        </w:rPr>
      </w:pPr>
      <w:r w:rsidRPr="00E473FC">
        <w:t>Offtaker Information Response Notice</w:t>
      </w:r>
      <w:r w:rsidRPr="00E473FC">
        <w:rPr>
          <w:webHidden/>
        </w:rPr>
        <w:tab/>
      </w:r>
      <w:r w:rsidRPr="00E473FC">
        <w:rPr>
          <w:webHidden/>
        </w:rPr>
        <w:fldChar w:fldCharType="begin"/>
      </w:r>
      <w:r w:rsidRPr="00E473FC">
        <w:rPr>
          <w:webHidden/>
        </w:rPr>
        <w:instrText xml:space="preserve"> PAGEREF _Toc149833985 \h </w:instrText>
      </w:r>
      <w:r w:rsidRPr="00E473FC">
        <w:rPr>
          <w:webHidden/>
        </w:rPr>
      </w:r>
      <w:r w:rsidRPr="00E473FC">
        <w:rPr>
          <w:webHidden/>
        </w:rPr>
        <w:fldChar w:fldCharType="separate"/>
      </w:r>
      <w:r w:rsidRPr="00E473FC">
        <w:rPr>
          <w:webHidden/>
        </w:rPr>
        <w:t>537</w:t>
      </w:r>
      <w:r w:rsidRPr="00E473FC">
        <w:rPr>
          <w:webHidden/>
        </w:rPr>
        <w:fldChar w:fldCharType="end"/>
      </w:r>
    </w:p>
    <w:p w14:paraId="7F6FF1E5" w14:textId="05598EF2" w:rsidR="00E473FC" w:rsidRPr="00E473FC" w:rsidRDefault="00E473FC">
      <w:pPr>
        <w:pStyle w:val="TOC4"/>
        <w:rPr>
          <w:rFonts w:asciiTheme="minorHAnsi" w:hAnsiTheme="minorHAnsi"/>
          <w:sz w:val="22"/>
          <w:szCs w:val="22"/>
        </w:rPr>
      </w:pPr>
      <w:r w:rsidRPr="00E473FC">
        <w:t>Offtaker Confirmation Non-Compliance Notice</w:t>
      </w:r>
      <w:r w:rsidRPr="00E473FC">
        <w:rPr>
          <w:webHidden/>
        </w:rPr>
        <w:tab/>
      </w:r>
      <w:r w:rsidRPr="00E473FC">
        <w:rPr>
          <w:webHidden/>
        </w:rPr>
        <w:fldChar w:fldCharType="begin"/>
      </w:r>
      <w:r w:rsidRPr="00E473FC">
        <w:rPr>
          <w:webHidden/>
        </w:rPr>
        <w:instrText xml:space="preserve"> PAGEREF _Toc149833986 \h </w:instrText>
      </w:r>
      <w:r w:rsidRPr="00E473FC">
        <w:rPr>
          <w:webHidden/>
        </w:rPr>
      </w:r>
      <w:r w:rsidRPr="00E473FC">
        <w:rPr>
          <w:webHidden/>
        </w:rPr>
        <w:fldChar w:fldCharType="separate"/>
      </w:r>
      <w:r w:rsidRPr="00E473FC">
        <w:rPr>
          <w:webHidden/>
        </w:rPr>
        <w:t>538</w:t>
      </w:r>
      <w:r w:rsidRPr="00E473FC">
        <w:rPr>
          <w:webHidden/>
        </w:rPr>
        <w:fldChar w:fldCharType="end"/>
      </w:r>
    </w:p>
    <w:p w14:paraId="049FE2E5" w14:textId="576CE205" w:rsidR="00E473FC" w:rsidRPr="00E473FC" w:rsidRDefault="00E473FC">
      <w:pPr>
        <w:pStyle w:val="TOC4"/>
        <w:rPr>
          <w:rFonts w:asciiTheme="minorHAnsi" w:hAnsiTheme="minorHAnsi"/>
          <w:sz w:val="22"/>
          <w:szCs w:val="22"/>
        </w:rPr>
      </w:pPr>
      <w:r w:rsidRPr="00E473FC">
        <w:t>LCHA Counterparty Own Consumption Breach Notice</w:t>
      </w:r>
      <w:r w:rsidRPr="00E473FC">
        <w:rPr>
          <w:webHidden/>
        </w:rPr>
        <w:tab/>
      </w:r>
      <w:r w:rsidRPr="00E473FC">
        <w:rPr>
          <w:webHidden/>
        </w:rPr>
        <w:fldChar w:fldCharType="begin"/>
      </w:r>
      <w:r w:rsidRPr="00E473FC">
        <w:rPr>
          <w:webHidden/>
        </w:rPr>
        <w:instrText xml:space="preserve"> PAGEREF _Toc149833987 \h </w:instrText>
      </w:r>
      <w:r w:rsidRPr="00E473FC">
        <w:rPr>
          <w:webHidden/>
        </w:rPr>
      </w:r>
      <w:r w:rsidRPr="00E473FC">
        <w:rPr>
          <w:webHidden/>
        </w:rPr>
        <w:fldChar w:fldCharType="separate"/>
      </w:r>
      <w:r w:rsidRPr="00E473FC">
        <w:rPr>
          <w:webHidden/>
        </w:rPr>
        <w:t>539</w:t>
      </w:r>
      <w:r w:rsidRPr="00E473FC">
        <w:rPr>
          <w:webHidden/>
        </w:rPr>
        <w:fldChar w:fldCharType="end"/>
      </w:r>
    </w:p>
    <w:p w14:paraId="04D012AF" w14:textId="1B9132DE" w:rsidR="00E473FC" w:rsidRPr="00E473FC" w:rsidRDefault="00E473FC">
      <w:pPr>
        <w:pStyle w:val="TOC4"/>
        <w:rPr>
          <w:rFonts w:asciiTheme="minorHAnsi" w:hAnsiTheme="minorHAnsi"/>
          <w:sz w:val="22"/>
          <w:szCs w:val="22"/>
        </w:rPr>
      </w:pPr>
      <w:r w:rsidRPr="00E473FC">
        <w:t>LCHA Counterparty Audit Notice</w:t>
      </w:r>
      <w:r w:rsidRPr="00E473FC">
        <w:rPr>
          <w:webHidden/>
        </w:rPr>
        <w:tab/>
      </w:r>
      <w:r w:rsidRPr="00E473FC">
        <w:rPr>
          <w:webHidden/>
        </w:rPr>
        <w:fldChar w:fldCharType="begin"/>
      </w:r>
      <w:r w:rsidRPr="00E473FC">
        <w:rPr>
          <w:webHidden/>
        </w:rPr>
        <w:instrText xml:space="preserve"> PAGEREF _Toc149833988 \h </w:instrText>
      </w:r>
      <w:r w:rsidRPr="00E473FC">
        <w:rPr>
          <w:webHidden/>
        </w:rPr>
      </w:r>
      <w:r w:rsidRPr="00E473FC">
        <w:rPr>
          <w:webHidden/>
        </w:rPr>
        <w:fldChar w:fldCharType="separate"/>
      </w:r>
      <w:r w:rsidRPr="00E473FC">
        <w:rPr>
          <w:webHidden/>
        </w:rPr>
        <w:t>540</w:t>
      </w:r>
      <w:r w:rsidRPr="00E473FC">
        <w:rPr>
          <w:webHidden/>
        </w:rPr>
        <w:fldChar w:fldCharType="end"/>
      </w:r>
    </w:p>
    <w:p w14:paraId="3D696C7C" w14:textId="5657DE59" w:rsidR="00E473FC" w:rsidRPr="00E473FC" w:rsidRDefault="00E473FC">
      <w:pPr>
        <w:pStyle w:val="TOC4"/>
        <w:rPr>
          <w:rFonts w:asciiTheme="minorHAnsi" w:hAnsiTheme="minorHAnsi"/>
          <w:sz w:val="22"/>
          <w:szCs w:val="22"/>
        </w:rPr>
      </w:pPr>
      <w:r w:rsidRPr="00E473FC">
        <w:lastRenderedPageBreak/>
        <w:t>Annual Compliance Report Response Notice</w:t>
      </w:r>
      <w:r w:rsidRPr="00E473FC">
        <w:rPr>
          <w:webHidden/>
        </w:rPr>
        <w:tab/>
      </w:r>
      <w:r w:rsidRPr="00E473FC">
        <w:rPr>
          <w:webHidden/>
        </w:rPr>
        <w:fldChar w:fldCharType="begin"/>
      </w:r>
      <w:r w:rsidRPr="00E473FC">
        <w:rPr>
          <w:webHidden/>
        </w:rPr>
        <w:instrText xml:space="preserve"> PAGEREF _Toc149833989 \h </w:instrText>
      </w:r>
      <w:r w:rsidRPr="00E473FC">
        <w:rPr>
          <w:webHidden/>
        </w:rPr>
      </w:r>
      <w:r w:rsidRPr="00E473FC">
        <w:rPr>
          <w:webHidden/>
        </w:rPr>
        <w:fldChar w:fldCharType="separate"/>
      </w:r>
      <w:r w:rsidRPr="00E473FC">
        <w:rPr>
          <w:webHidden/>
        </w:rPr>
        <w:t>541</w:t>
      </w:r>
      <w:r w:rsidRPr="00E473FC">
        <w:rPr>
          <w:webHidden/>
        </w:rPr>
        <w:fldChar w:fldCharType="end"/>
      </w:r>
    </w:p>
    <w:p w14:paraId="1073B1A2" w14:textId="200E35FF" w:rsidR="00E473FC" w:rsidRPr="00E473FC" w:rsidRDefault="00E473FC">
      <w:pPr>
        <w:pStyle w:val="TOC4"/>
        <w:rPr>
          <w:rFonts w:asciiTheme="minorHAnsi" w:hAnsiTheme="minorHAnsi"/>
          <w:sz w:val="22"/>
          <w:szCs w:val="22"/>
        </w:rPr>
      </w:pPr>
      <w:r w:rsidRPr="00E473FC">
        <w:t>Further Annual Compliance Report Response Notice</w:t>
      </w:r>
      <w:r w:rsidRPr="00E473FC">
        <w:rPr>
          <w:webHidden/>
        </w:rPr>
        <w:tab/>
      </w:r>
      <w:r w:rsidRPr="00E473FC">
        <w:rPr>
          <w:webHidden/>
        </w:rPr>
        <w:fldChar w:fldCharType="begin"/>
      </w:r>
      <w:r w:rsidRPr="00E473FC">
        <w:rPr>
          <w:webHidden/>
        </w:rPr>
        <w:instrText xml:space="preserve"> PAGEREF _Toc149833990 \h </w:instrText>
      </w:r>
      <w:r w:rsidRPr="00E473FC">
        <w:rPr>
          <w:webHidden/>
        </w:rPr>
      </w:r>
      <w:r w:rsidRPr="00E473FC">
        <w:rPr>
          <w:webHidden/>
        </w:rPr>
        <w:fldChar w:fldCharType="separate"/>
      </w:r>
      <w:r w:rsidRPr="00E473FC">
        <w:rPr>
          <w:webHidden/>
        </w:rPr>
        <w:t>542</w:t>
      </w:r>
      <w:r w:rsidRPr="00E473FC">
        <w:rPr>
          <w:webHidden/>
        </w:rPr>
        <w:fldChar w:fldCharType="end"/>
      </w:r>
    </w:p>
    <w:p w14:paraId="41724C7F" w14:textId="6444396D" w:rsidR="00E473FC" w:rsidRPr="00E473FC" w:rsidRDefault="00E473FC">
      <w:pPr>
        <w:pStyle w:val="TOC4"/>
        <w:rPr>
          <w:rFonts w:asciiTheme="minorHAnsi" w:hAnsiTheme="minorHAnsi"/>
          <w:sz w:val="22"/>
          <w:szCs w:val="22"/>
        </w:rPr>
      </w:pPr>
      <w:r w:rsidRPr="00E473FC">
        <w:t>Annual Compliance Report Non-Compliance Notice</w:t>
      </w:r>
      <w:r w:rsidRPr="00E473FC">
        <w:rPr>
          <w:webHidden/>
        </w:rPr>
        <w:tab/>
      </w:r>
      <w:r w:rsidRPr="00E473FC">
        <w:rPr>
          <w:webHidden/>
        </w:rPr>
        <w:fldChar w:fldCharType="begin"/>
      </w:r>
      <w:r w:rsidRPr="00E473FC">
        <w:rPr>
          <w:webHidden/>
        </w:rPr>
        <w:instrText xml:space="preserve"> PAGEREF _Toc149833991 \h </w:instrText>
      </w:r>
      <w:r w:rsidRPr="00E473FC">
        <w:rPr>
          <w:webHidden/>
        </w:rPr>
      </w:r>
      <w:r w:rsidRPr="00E473FC">
        <w:rPr>
          <w:webHidden/>
        </w:rPr>
        <w:fldChar w:fldCharType="separate"/>
      </w:r>
      <w:r w:rsidRPr="00E473FC">
        <w:rPr>
          <w:webHidden/>
        </w:rPr>
        <w:t>543</w:t>
      </w:r>
      <w:r w:rsidRPr="00E473FC">
        <w:rPr>
          <w:webHidden/>
        </w:rPr>
        <w:fldChar w:fldCharType="end"/>
      </w:r>
    </w:p>
    <w:p w14:paraId="58ED8A43" w14:textId="59BE6C97" w:rsidR="00E473FC" w:rsidRPr="00E473FC" w:rsidRDefault="00E473FC">
      <w:pPr>
        <w:pStyle w:val="TOC4"/>
        <w:rPr>
          <w:rFonts w:asciiTheme="minorHAnsi" w:hAnsiTheme="minorHAnsi"/>
          <w:sz w:val="22"/>
          <w:szCs w:val="22"/>
        </w:rPr>
      </w:pPr>
      <w:r w:rsidRPr="00E473FC">
        <w:t>LCHA Counterparty QCiL Notice</w:t>
      </w:r>
      <w:r w:rsidRPr="00E473FC">
        <w:rPr>
          <w:webHidden/>
        </w:rPr>
        <w:tab/>
      </w:r>
      <w:r w:rsidRPr="00E473FC">
        <w:rPr>
          <w:webHidden/>
        </w:rPr>
        <w:fldChar w:fldCharType="begin"/>
      </w:r>
      <w:r w:rsidRPr="00E473FC">
        <w:rPr>
          <w:webHidden/>
        </w:rPr>
        <w:instrText xml:space="preserve"> PAGEREF _Toc149833992 \h </w:instrText>
      </w:r>
      <w:r w:rsidRPr="00E473FC">
        <w:rPr>
          <w:webHidden/>
        </w:rPr>
      </w:r>
      <w:r w:rsidRPr="00E473FC">
        <w:rPr>
          <w:webHidden/>
        </w:rPr>
        <w:fldChar w:fldCharType="separate"/>
      </w:r>
      <w:r w:rsidRPr="00E473FC">
        <w:rPr>
          <w:webHidden/>
        </w:rPr>
        <w:t>544</w:t>
      </w:r>
      <w:r w:rsidRPr="00E473FC">
        <w:rPr>
          <w:webHidden/>
        </w:rPr>
        <w:fldChar w:fldCharType="end"/>
      </w:r>
    </w:p>
    <w:p w14:paraId="2BDE1C49" w14:textId="7B1D3694" w:rsidR="00E473FC" w:rsidRPr="00E473FC" w:rsidRDefault="00E473FC">
      <w:pPr>
        <w:pStyle w:val="TOC4"/>
        <w:rPr>
          <w:rFonts w:asciiTheme="minorHAnsi" w:hAnsiTheme="minorHAnsi"/>
          <w:sz w:val="22"/>
          <w:szCs w:val="22"/>
        </w:rPr>
      </w:pPr>
      <w:r w:rsidRPr="00E473FC">
        <w:t>Producer QCiL Response Notice</w:t>
      </w:r>
      <w:r w:rsidRPr="00E473FC">
        <w:rPr>
          <w:webHidden/>
        </w:rPr>
        <w:tab/>
      </w:r>
      <w:r w:rsidRPr="00E473FC">
        <w:rPr>
          <w:webHidden/>
        </w:rPr>
        <w:fldChar w:fldCharType="begin"/>
      </w:r>
      <w:r w:rsidRPr="00E473FC">
        <w:rPr>
          <w:webHidden/>
        </w:rPr>
        <w:instrText xml:space="preserve"> PAGEREF _Toc149833993 \h </w:instrText>
      </w:r>
      <w:r w:rsidRPr="00E473FC">
        <w:rPr>
          <w:webHidden/>
        </w:rPr>
      </w:r>
      <w:r w:rsidRPr="00E473FC">
        <w:rPr>
          <w:webHidden/>
        </w:rPr>
        <w:fldChar w:fldCharType="separate"/>
      </w:r>
      <w:r w:rsidRPr="00E473FC">
        <w:rPr>
          <w:webHidden/>
        </w:rPr>
        <w:t>545</w:t>
      </w:r>
      <w:r w:rsidRPr="00E473FC">
        <w:rPr>
          <w:webHidden/>
        </w:rPr>
        <w:fldChar w:fldCharType="end"/>
      </w:r>
    </w:p>
    <w:p w14:paraId="02EFDE3C" w14:textId="078A0AAA" w:rsidR="00E473FC" w:rsidRPr="00E473FC" w:rsidRDefault="00E473FC">
      <w:pPr>
        <w:pStyle w:val="TOC4"/>
        <w:rPr>
          <w:rFonts w:asciiTheme="minorHAnsi" w:hAnsiTheme="minorHAnsi"/>
          <w:sz w:val="22"/>
          <w:szCs w:val="22"/>
        </w:rPr>
      </w:pPr>
      <w:r w:rsidRPr="00E473FC">
        <w:t>Producer QCiL Response Notice Information Request</w:t>
      </w:r>
      <w:r w:rsidRPr="00E473FC">
        <w:rPr>
          <w:webHidden/>
        </w:rPr>
        <w:tab/>
      </w:r>
      <w:r w:rsidRPr="00E473FC">
        <w:rPr>
          <w:webHidden/>
        </w:rPr>
        <w:fldChar w:fldCharType="begin"/>
      </w:r>
      <w:r w:rsidRPr="00E473FC">
        <w:rPr>
          <w:webHidden/>
        </w:rPr>
        <w:instrText xml:space="preserve"> PAGEREF _Toc149833994 \h </w:instrText>
      </w:r>
      <w:r w:rsidRPr="00E473FC">
        <w:rPr>
          <w:webHidden/>
        </w:rPr>
      </w:r>
      <w:r w:rsidRPr="00E473FC">
        <w:rPr>
          <w:webHidden/>
        </w:rPr>
        <w:fldChar w:fldCharType="separate"/>
      </w:r>
      <w:r w:rsidRPr="00E473FC">
        <w:rPr>
          <w:webHidden/>
        </w:rPr>
        <w:t>547</w:t>
      </w:r>
      <w:r w:rsidRPr="00E473FC">
        <w:rPr>
          <w:webHidden/>
        </w:rPr>
        <w:fldChar w:fldCharType="end"/>
      </w:r>
    </w:p>
    <w:p w14:paraId="472D62BD" w14:textId="13200A55" w:rsidR="00E473FC" w:rsidRPr="00E473FC" w:rsidRDefault="00E473FC">
      <w:pPr>
        <w:pStyle w:val="TOC4"/>
        <w:rPr>
          <w:rFonts w:asciiTheme="minorHAnsi" w:hAnsiTheme="minorHAnsi"/>
          <w:sz w:val="22"/>
          <w:szCs w:val="22"/>
        </w:rPr>
      </w:pPr>
      <w:r w:rsidRPr="00E473FC">
        <w:t>Producer QCiL Notice</w:t>
      </w:r>
      <w:r w:rsidRPr="00E473FC">
        <w:rPr>
          <w:webHidden/>
        </w:rPr>
        <w:tab/>
      </w:r>
      <w:r w:rsidRPr="00E473FC">
        <w:rPr>
          <w:webHidden/>
        </w:rPr>
        <w:fldChar w:fldCharType="begin"/>
      </w:r>
      <w:r w:rsidRPr="00E473FC">
        <w:rPr>
          <w:webHidden/>
        </w:rPr>
        <w:instrText xml:space="preserve"> PAGEREF _Toc149833995 \h </w:instrText>
      </w:r>
      <w:r w:rsidRPr="00E473FC">
        <w:rPr>
          <w:webHidden/>
        </w:rPr>
      </w:r>
      <w:r w:rsidRPr="00E473FC">
        <w:rPr>
          <w:webHidden/>
        </w:rPr>
        <w:fldChar w:fldCharType="separate"/>
      </w:r>
      <w:r w:rsidRPr="00E473FC">
        <w:rPr>
          <w:webHidden/>
        </w:rPr>
        <w:t>548</w:t>
      </w:r>
      <w:r w:rsidRPr="00E473FC">
        <w:rPr>
          <w:webHidden/>
        </w:rPr>
        <w:fldChar w:fldCharType="end"/>
      </w:r>
    </w:p>
    <w:p w14:paraId="3331B651" w14:textId="3AFADAE2" w:rsidR="00E473FC" w:rsidRPr="00E473FC" w:rsidRDefault="00E473FC">
      <w:pPr>
        <w:pStyle w:val="TOC4"/>
        <w:rPr>
          <w:rFonts w:asciiTheme="minorHAnsi" w:hAnsiTheme="minorHAnsi"/>
          <w:sz w:val="22"/>
          <w:szCs w:val="22"/>
        </w:rPr>
      </w:pPr>
      <w:r w:rsidRPr="00E473FC">
        <w:t>Producer QCiL Notice Information Request</w:t>
      </w:r>
      <w:r w:rsidRPr="00E473FC">
        <w:rPr>
          <w:webHidden/>
        </w:rPr>
        <w:tab/>
      </w:r>
      <w:r w:rsidRPr="00E473FC">
        <w:rPr>
          <w:webHidden/>
        </w:rPr>
        <w:fldChar w:fldCharType="begin"/>
      </w:r>
      <w:r w:rsidRPr="00E473FC">
        <w:rPr>
          <w:webHidden/>
        </w:rPr>
        <w:instrText xml:space="preserve"> PAGEREF _Toc149833996 \h </w:instrText>
      </w:r>
      <w:r w:rsidRPr="00E473FC">
        <w:rPr>
          <w:webHidden/>
        </w:rPr>
      </w:r>
      <w:r w:rsidRPr="00E473FC">
        <w:rPr>
          <w:webHidden/>
        </w:rPr>
        <w:fldChar w:fldCharType="separate"/>
      </w:r>
      <w:r w:rsidRPr="00E473FC">
        <w:rPr>
          <w:webHidden/>
        </w:rPr>
        <w:t>550</w:t>
      </w:r>
      <w:r w:rsidRPr="00E473FC">
        <w:rPr>
          <w:webHidden/>
        </w:rPr>
        <w:fldChar w:fldCharType="end"/>
      </w:r>
    </w:p>
    <w:p w14:paraId="152C211D" w14:textId="21FE5EDB" w:rsidR="00E473FC" w:rsidRPr="00E473FC" w:rsidRDefault="00E473FC">
      <w:pPr>
        <w:pStyle w:val="TOC4"/>
        <w:rPr>
          <w:rFonts w:asciiTheme="minorHAnsi" w:hAnsiTheme="minorHAnsi"/>
          <w:sz w:val="22"/>
          <w:szCs w:val="22"/>
        </w:rPr>
      </w:pPr>
      <w:r w:rsidRPr="00E473FC">
        <w:t>LCHA Counterparty QCiL True-Up Notice</w:t>
      </w:r>
      <w:r w:rsidRPr="00E473FC">
        <w:rPr>
          <w:webHidden/>
        </w:rPr>
        <w:tab/>
      </w:r>
      <w:r w:rsidRPr="00E473FC">
        <w:rPr>
          <w:webHidden/>
        </w:rPr>
        <w:fldChar w:fldCharType="begin"/>
      </w:r>
      <w:r w:rsidRPr="00E473FC">
        <w:rPr>
          <w:webHidden/>
        </w:rPr>
        <w:instrText xml:space="preserve"> PAGEREF _Toc149833997 \h </w:instrText>
      </w:r>
      <w:r w:rsidRPr="00E473FC">
        <w:rPr>
          <w:webHidden/>
        </w:rPr>
      </w:r>
      <w:r w:rsidRPr="00E473FC">
        <w:rPr>
          <w:webHidden/>
        </w:rPr>
        <w:fldChar w:fldCharType="separate"/>
      </w:r>
      <w:r w:rsidRPr="00E473FC">
        <w:rPr>
          <w:webHidden/>
        </w:rPr>
        <w:t>551</w:t>
      </w:r>
      <w:r w:rsidRPr="00E473FC">
        <w:rPr>
          <w:webHidden/>
        </w:rPr>
        <w:fldChar w:fldCharType="end"/>
      </w:r>
    </w:p>
    <w:p w14:paraId="58FF0749" w14:textId="020FC8BA" w:rsidR="00E473FC" w:rsidRPr="00E473FC" w:rsidRDefault="00E473FC">
      <w:pPr>
        <w:pStyle w:val="TOC4"/>
        <w:rPr>
          <w:rFonts w:asciiTheme="minorHAnsi" w:hAnsiTheme="minorHAnsi"/>
          <w:sz w:val="22"/>
          <w:szCs w:val="22"/>
        </w:rPr>
      </w:pPr>
      <w:r w:rsidRPr="00E473FC">
        <w:t>Producer QCiL True-Up Response Notice</w:t>
      </w:r>
      <w:r w:rsidRPr="00E473FC">
        <w:rPr>
          <w:webHidden/>
        </w:rPr>
        <w:tab/>
      </w:r>
      <w:r w:rsidRPr="00E473FC">
        <w:rPr>
          <w:webHidden/>
        </w:rPr>
        <w:fldChar w:fldCharType="begin"/>
      </w:r>
      <w:r w:rsidRPr="00E473FC">
        <w:rPr>
          <w:webHidden/>
        </w:rPr>
        <w:instrText xml:space="preserve"> PAGEREF _Toc149833998 \h </w:instrText>
      </w:r>
      <w:r w:rsidRPr="00E473FC">
        <w:rPr>
          <w:webHidden/>
        </w:rPr>
      </w:r>
      <w:r w:rsidRPr="00E473FC">
        <w:rPr>
          <w:webHidden/>
        </w:rPr>
        <w:fldChar w:fldCharType="separate"/>
      </w:r>
      <w:r w:rsidRPr="00E473FC">
        <w:rPr>
          <w:webHidden/>
        </w:rPr>
        <w:t>552</w:t>
      </w:r>
      <w:r w:rsidRPr="00E473FC">
        <w:rPr>
          <w:webHidden/>
        </w:rPr>
        <w:fldChar w:fldCharType="end"/>
      </w:r>
    </w:p>
    <w:p w14:paraId="4AC76CBC" w14:textId="27E53F2B" w:rsidR="00E473FC" w:rsidRPr="00E473FC" w:rsidRDefault="00E473FC">
      <w:pPr>
        <w:pStyle w:val="TOC4"/>
        <w:rPr>
          <w:rFonts w:asciiTheme="minorHAnsi" w:hAnsiTheme="minorHAnsi"/>
          <w:sz w:val="22"/>
          <w:szCs w:val="22"/>
        </w:rPr>
      </w:pPr>
      <w:r w:rsidRPr="00E473FC">
        <w:t>Producer QCiL True-Up Response Notice Information Request</w:t>
      </w:r>
      <w:r w:rsidRPr="00E473FC">
        <w:rPr>
          <w:webHidden/>
        </w:rPr>
        <w:tab/>
      </w:r>
      <w:r w:rsidRPr="00E473FC">
        <w:rPr>
          <w:webHidden/>
        </w:rPr>
        <w:fldChar w:fldCharType="begin"/>
      </w:r>
      <w:r w:rsidRPr="00E473FC">
        <w:rPr>
          <w:webHidden/>
        </w:rPr>
        <w:instrText xml:space="preserve"> PAGEREF _Toc149833999 \h </w:instrText>
      </w:r>
      <w:r w:rsidRPr="00E473FC">
        <w:rPr>
          <w:webHidden/>
        </w:rPr>
      </w:r>
      <w:r w:rsidRPr="00E473FC">
        <w:rPr>
          <w:webHidden/>
        </w:rPr>
        <w:fldChar w:fldCharType="separate"/>
      </w:r>
      <w:r w:rsidRPr="00E473FC">
        <w:rPr>
          <w:webHidden/>
        </w:rPr>
        <w:t>553</w:t>
      </w:r>
      <w:r w:rsidRPr="00E473FC">
        <w:rPr>
          <w:webHidden/>
        </w:rPr>
        <w:fldChar w:fldCharType="end"/>
      </w:r>
    </w:p>
    <w:p w14:paraId="5FA353BE" w14:textId="1ACDC3E2" w:rsidR="00E473FC" w:rsidRPr="00E473FC" w:rsidRDefault="00E473FC">
      <w:pPr>
        <w:pStyle w:val="TOC4"/>
        <w:rPr>
          <w:rFonts w:asciiTheme="minorHAnsi" w:hAnsiTheme="minorHAnsi"/>
          <w:sz w:val="22"/>
          <w:szCs w:val="22"/>
        </w:rPr>
      </w:pPr>
      <w:r w:rsidRPr="00E473FC">
        <w:t>Producer QCiL True-Up Notice</w:t>
      </w:r>
      <w:r w:rsidRPr="00E473FC">
        <w:rPr>
          <w:webHidden/>
        </w:rPr>
        <w:tab/>
      </w:r>
      <w:r w:rsidRPr="00E473FC">
        <w:rPr>
          <w:webHidden/>
        </w:rPr>
        <w:fldChar w:fldCharType="begin"/>
      </w:r>
      <w:r w:rsidRPr="00E473FC">
        <w:rPr>
          <w:webHidden/>
        </w:rPr>
        <w:instrText xml:space="preserve"> PAGEREF _Toc149834000 \h </w:instrText>
      </w:r>
      <w:r w:rsidRPr="00E473FC">
        <w:rPr>
          <w:webHidden/>
        </w:rPr>
      </w:r>
      <w:r w:rsidRPr="00E473FC">
        <w:rPr>
          <w:webHidden/>
        </w:rPr>
        <w:fldChar w:fldCharType="separate"/>
      </w:r>
      <w:r w:rsidRPr="00E473FC">
        <w:rPr>
          <w:webHidden/>
        </w:rPr>
        <w:t>554</w:t>
      </w:r>
      <w:r w:rsidRPr="00E473FC">
        <w:rPr>
          <w:webHidden/>
        </w:rPr>
        <w:fldChar w:fldCharType="end"/>
      </w:r>
    </w:p>
    <w:p w14:paraId="17D08BFF" w14:textId="540BCFEA" w:rsidR="00E473FC" w:rsidRPr="00E473FC" w:rsidRDefault="00E473FC">
      <w:pPr>
        <w:pStyle w:val="TOC4"/>
        <w:rPr>
          <w:rFonts w:asciiTheme="minorHAnsi" w:hAnsiTheme="minorHAnsi"/>
          <w:sz w:val="22"/>
          <w:szCs w:val="22"/>
        </w:rPr>
      </w:pPr>
      <w:r w:rsidRPr="00E473FC">
        <w:t>Producer QCiL True-Up Notice Information Request</w:t>
      </w:r>
      <w:r w:rsidRPr="00E473FC">
        <w:rPr>
          <w:webHidden/>
        </w:rPr>
        <w:tab/>
      </w:r>
      <w:r w:rsidRPr="00E473FC">
        <w:rPr>
          <w:webHidden/>
        </w:rPr>
        <w:fldChar w:fldCharType="begin"/>
      </w:r>
      <w:r w:rsidRPr="00E473FC">
        <w:rPr>
          <w:webHidden/>
        </w:rPr>
        <w:instrText xml:space="preserve"> PAGEREF _Toc149834001 \h </w:instrText>
      </w:r>
      <w:r w:rsidRPr="00E473FC">
        <w:rPr>
          <w:webHidden/>
        </w:rPr>
      </w:r>
      <w:r w:rsidRPr="00E473FC">
        <w:rPr>
          <w:webHidden/>
        </w:rPr>
        <w:fldChar w:fldCharType="separate"/>
      </w:r>
      <w:r w:rsidRPr="00E473FC">
        <w:rPr>
          <w:webHidden/>
        </w:rPr>
        <w:t>555</w:t>
      </w:r>
      <w:r w:rsidRPr="00E473FC">
        <w:rPr>
          <w:webHidden/>
        </w:rPr>
        <w:fldChar w:fldCharType="end"/>
      </w:r>
    </w:p>
    <w:p w14:paraId="369785A9" w14:textId="7659F25A" w:rsidR="00E473FC" w:rsidRPr="00E473FC" w:rsidRDefault="00E473FC">
      <w:pPr>
        <w:pStyle w:val="TOC4"/>
        <w:rPr>
          <w:rFonts w:asciiTheme="minorHAnsi" w:hAnsiTheme="minorHAnsi"/>
          <w:sz w:val="22"/>
          <w:szCs w:val="22"/>
        </w:rPr>
      </w:pPr>
      <w:r w:rsidRPr="00E473FC">
        <w:t>QSE Notice</w:t>
      </w:r>
      <w:r w:rsidRPr="00E473FC">
        <w:rPr>
          <w:webHidden/>
        </w:rPr>
        <w:tab/>
      </w:r>
      <w:r w:rsidRPr="00E473FC">
        <w:rPr>
          <w:webHidden/>
        </w:rPr>
        <w:fldChar w:fldCharType="begin"/>
      </w:r>
      <w:r w:rsidRPr="00E473FC">
        <w:rPr>
          <w:webHidden/>
        </w:rPr>
        <w:instrText xml:space="preserve"> PAGEREF _Toc149834002 \h </w:instrText>
      </w:r>
      <w:r w:rsidRPr="00E473FC">
        <w:rPr>
          <w:webHidden/>
        </w:rPr>
      </w:r>
      <w:r w:rsidRPr="00E473FC">
        <w:rPr>
          <w:webHidden/>
        </w:rPr>
        <w:fldChar w:fldCharType="separate"/>
      </w:r>
      <w:r w:rsidRPr="00E473FC">
        <w:rPr>
          <w:webHidden/>
        </w:rPr>
        <w:t>556</w:t>
      </w:r>
      <w:r w:rsidRPr="00E473FC">
        <w:rPr>
          <w:webHidden/>
        </w:rPr>
        <w:fldChar w:fldCharType="end"/>
      </w:r>
    </w:p>
    <w:p w14:paraId="6DEF7DEE" w14:textId="5C4EFDB3" w:rsidR="00E473FC" w:rsidRPr="00E473FC" w:rsidRDefault="00E473FC">
      <w:pPr>
        <w:pStyle w:val="TOC4"/>
        <w:rPr>
          <w:rFonts w:asciiTheme="minorHAnsi" w:hAnsiTheme="minorHAnsi"/>
          <w:sz w:val="22"/>
          <w:szCs w:val="22"/>
        </w:rPr>
      </w:pPr>
      <w:r w:rsidRPr="00E473FC">
        <w:t>CiAL Request Notice</w:t>
      </w:r>
      <w:r w:rsidRPr="00E473FC">
        <w:rPr>
          <w:webHidden/>
        </w:rPr>
        <w:tab/>
      </w:r>
      <w:r w:rsidRPr="00E473FC">
        <w:rPr>
          <w:webHidden/>
        </w:rPr>
        <w:fldChar w:fldCharType="begin"/>
      </w:r>
      <w:r w:rsidRPr="00E473FC">
        <w:rPr>
          <w:webHidden/>
        </w:rPr>
        <w:instrText xml:space="preserve"> PAGEREF _Toc149834003 \h </w:instrText>
      </w:r>
      <w:r w:rsidRPr="00E473FC">
        <w:rPr>
          <w:webHidden/>
        </w:rPr>
      </w:r>
      <w:r w:rsidRPr="00E473FC">
        <w:rPr>
          <w:webHidden/>
        </w:rPr>
        <w:fldChar w:fldCharType="separate"/>
      </w:r>
      <w:r w:rsidRPr="00E473FC">
        <w:rPr>
          <w:webHidden/>
        </w:rPr>
        <w:t>557</w:t>
      </w:r>
      <w:r w:rsidRPr="00E473FC">
        <w:rPr>
          <w:webHidden/>
        </w:rPr>
        <w:fldChar w:fldCharType="end"/>
      </w:r>
    </w:p>
    <w:p w14:paraId="17BF15FD" w14:textId="0D44731B" w:rsidR="00E473FC" w:rsidRPr="00E473FC" w:rsidRDefault="00E473FC">
      <w:pPr>
        <w:pStyle w:val="TOC4"/>
        <w:rPr>
          <w:rFonts w:asciiTheme="minorHAnsi" w:hAnsiTheme="minorHAnsi"/>
          <w:sz w:val="22"/>
          <w:szCs w:val="22"/>
        </w:rPr>
      </w:pPr>
      <w:r w:rsidRPr="00E473FC">
        <w:t>CiAL Request Validity Notice</w:t>
      </w:r>
      <w:r w:rsidRPr="00E473FC">
        <w:rPr>
          <w:webHidden/>
        </w:rPr>
        <w:tab/>
      </w:r>
      <w:r w:rsidRPr="00E473FC">
        <w:rPr>
          <w:webHidden/>
        </w:rPr>
        <w:fldChar w:fldCharType="begin"/>
      </w:r>
      <w:r w:rsidRPr="00E473FC">
        <w:rPr>
          <w:webHidden/>
        </w:rPr>
        <w:instrText xml:space="preserve"> PAGEREF _Toc149834004 \h </w:instrText>
      </w:r>
      <w:r w:rsidRPr="00E473FC">
        <w:rPr>
          <w:webHidden/>
        </w:rPr>
      </w:r>
      <w:r w:rsidRPr="00E473FC">
        <w:rPr>
          <w:webHidden/>
        </w:rPr>
        <w:fldChar w:fldCharType="separate"/>
      </w:r>
      <w:r w:rsidRPr="00E473FC">
        <w:rPr>
          <w:webHidden/>
        </w:rPr>
        <w:t>558</w:t>
      </w:r>
      <w:r w:rsidRPr="00E473FC">
        <w:rPr>
          <w:webHidden/>
        </w:rPr>
        <w:fldChar w:fldCharType="end"/>
      </w:r>
    </w:p>
    <w:p w14:paraId="18BB4E93" w14:textId="1C5C6CC4" w:rsidR="00E473FC" w:rsidRPr="00E473FC" w:rsidRDefault="00E473FC">
      <w:pPr>
        <w:pStyle w:val="TOC4"/>
        <w:rPr>
          <w:rFonts w:asciiTheme="minorHAnsi" w:hAnsiTheme="minorHAnsi"/>
          <w:sz w:val="22"/>
          <w:szCs w:val="22"/>
        </w:rPr>
      </w:pPr>
      <w:r w:rsidRPr="00E473FC">
        <w:t>CiAL Review Notice</w:t>
      </w:r>
      <w:r w:rsidRPr="00E473FC">
        <w:rPr>
          <w:webHidden/>
        </w:rPr>
        <w:tab/>
      </w:r>
      <w:r w:rsidRPr="00E473FC">
        <w:rPr>
          <w:webHidden/>
        </w:rPr>
        <w:fldChar w:fldCharType="begin"/>
      </w:r>
      <w:r w:rsidRPr="00E473FC">
        <w:rPr>
          <w:webHidden/>
        </w:rPr>
        <w:instrText xml:space="preserve"> PAGEREF _Toc149834005 \h </w:instrText>
      </w:r>
      <w:r w:rsidRPr="00E473FC">
        <w:rPr>
          <w:webHidden/>
        </w:rPr>
      </w:r>
      <w:r w:rsidRPr="00E473FC">
        <w:rPr>
          <w:webHidden/>
        </w:rPr>
        <w:fldChar w:fldCharType="separate"/>
      </w:r>
      <w:r w:rsidRPr="00E473FC">
        <w:rPr>
          <w:webHidden/>
        </w:rPr>
        <w:t>559</w:t>
      </w:r>
      <w:r w:rsidRPr="00E473FC">
        <w:rPr>
          <w:webHidden/>
        </w:rPr>
        <w:fldChar w:fldCharType="end"/>
      </w:r>
    </w:p>
    <w:p w14:paraId="64C211B3" w14:textId="74EFD642" w:rsidR="00E473FC" w:rsidRPr="00E473FC" w:rsidRDefault="00E473FC">
      <w:pPr>
        <w:pStyle w:val="TOC4"/>
        <w:rPr>
          <w:rFonts w:asciiTheme="minorHAnsi" w:hAnsiTheme="minorHAnsi"/>
          <w:sz w:val="22"/>
          <w:szCs w:val="22"/>
        </w:rPr>
      </w:pPr>
      <w:r w:rsidRPr="00E473FC">
        <w:t>CiAL Review Response Notice</w:t>
      </w:r>
      <w:r w:rsidRPr="00E473FC">
        <w:rPr>
          <w:webHidden/>
        </w:rPr>
        <w:tab/>
      </w:r>
      <w:r w:rsidRPr="00E473FC">
        <w:rPr>
          <w:webHidden/>
        </w:rPr>
        <w:fldChar w:fldCharType="begin"/>
      </w:r>
      <w:r w:rsidRPr="00E473FC">
        <w:rPr>
          <w:webHidden/>
        </w:rPr>
        <w:instrText xml:space="preserve"> PAGEREF _Toc149834006 \h </w:instrText>
      </w:r>
      <w:r w:rsidRPr="00E473FC">
        <w:rPr>
          <w:webHidden/>
        </w:rPr>
      </w:r>
      <w:r w:rsidRPr="00E473FC">
        <w:rPr>
          <w:webHidden/>
        </w:rPr>
        <w:fldChar w:fldCharType="separate"/>
      </w:r>
      <w:r w:rsidRPr="00E473FC">
        <w:rPr>
          <w:webHidden/>
        </w:rPr>
        <w:t>560</w:t>
      </w:r>
      <w:r w:rsidRPr="00E473FC">
        <w:rPr>
          <w:webHidden/>
        </w:rPr>
        <w:fldChar w:fldCharType="end"/>
      </w:r>
    </w:p>
    <w:p w14:paraId="042DF7FE" w14:textId="7A6A13A3" w:rsidR="00E473FC" w:rsidRPr="00E473FC" w:rsidRDefault="00E473FC">
      <w:pPr>
        <w:pStyle w:val="TOC4"/>
        <w:rPr>
          <w:rFonts w:asciiTheme="minorHAnsi" w:hAnsiTheme="minorHAnsi"/>
          <w:sz w:val="22"/>
          <w:szCs w:val="22"/>
        </w:rPr>
      </w:pPr>
      <w:r w:rsidRPr="00E473FC">
        <w:t>CiAL Review Outcome Notice</w:t>
      </w:r>
      <w:r w:rsidRPr="00E473FC">
        <w:rPr>
          <w:webHidden/>
        </w:rPr>
        <w:tab/>
      </w:r>
      <w:r w:rsidRPr="00E473FC">
        <w:rPr>
          <w:webHidden/>
        </w:rPr>
        <w:fldChar w:fldCharType="begin"/>
      </w:r>
      <w:r w:rsidRPr="00E473FC">
        <w:rPr>
          <w:webHidden/>
        </w:rPr>
        <w:instrText xml:space="preserve"> PAGEREF _Toc149834007 \h </w:instrText>
      </w:r>
      <w:r w:rsidRPr="00E473FC">
        <w:rPr>
          <w:webHidden/>
        </w:rPr>
      </w:r>
      <w:r w:rsidRPr="00E473FC">
        <w:rPr>
          <w:webHidden/>
        </w:rPr>
        <w:fldChar w:fldCharType="separate"/>
      </w:r>
      <w:r w:rsidRPr="00E473FC">
        <w:rPr>
          <w:webHidden/>
        </w:rPr>
        <w:t>561</w:t>
      </w:r>
      <w:r w:rsidRPr="00E473FC">
        <w:rPr>
          <w:webHidden/>
        </w:rPr>
        <w:fldChar w:fldCharType="end"/>
      </w:r>
    </w:p>
    <w:p w14:paraId="728F7754" w14:textId="7B8E64A1" w:rsidR="00E473FC" w:rsidRPr="00E473FC" w:rsidRDefault="00E473FC">
      <w:pPr>
        <w:pStyle w:val="TOC4"/>
        <w:rPr>
          <w:rFonts w:asciiTheme="minorHAnsi" w:hAnsiTheme="minorHAnsi"/>
          <w:sz w:val="22"/>
          <w:szCs w:val="22"/>
        </w:rPr>
      </w:pPr>
      <w:r w:rsidRPr="00E473FC">
        <w:t>CiAL Dispute Notice</w:t>
      </w:r>
      <w:r w:rsidRPr="00E473FC">
        <w:rPr>
          <w:webHidden/>
        </w:rPr>
        <w:tab/>
      </w:r>
      <w:r w:rsidRPr="00E473FC">
        <w:rPr>
          <w:webHidden/>
        </w:rPr>
        <w:fldChar w:fldCharType="begin"/>
      </w:r>
      <w:r w:rsidRPr="00E473FC">
        <w:rPr>
          <w:webHidden/>
        </w:rPr>
        <w:instrText xml:space="preserve"> PAGEREF _Toc149834008 \h </w:instrText>
      </w:r>
      <w:r w:rsidRPr="00E473FC">
        <w:rPr>
          <w:webHidden/>
        </w:rPr>
      </w:r>
      <w:r w:rsidRPr="00E473FC">
        <w:rPr>
          <w:webHidden/>
        </w:rPr>
        <w:fldChar w:fldCharType="separate"/>
      </w:r>
      <w:r w:rsidRPr="00E473FC">
        <w:rPr>
          <w:webHidden/>
        </w:rPr>
        <w:t>562</w:t>
      </w:r>
      <w:r w:rsidRPr="00E473FC">
        <w:rPr>
          <w:webHidden/>
        </w:rPr>
        <w:fldChar w:fldCharType="end"/>
      </w:r>
    </w:p>
    <w:p w14:paraId="04E1CA3B" w14:textId="4B54500D" w:rsidR="00E473FC" w:rsidRPr="00E473FC" w:rsidRDefault="00E473FC">
      <w:pPr>
        <w:pStyle w:val="TOC4"/>
        <w:rPr>
          <w:rFonts w:asciiTheme="minorHAnsi" w:hAnsiTheme="minorHAnsi"/>
          <w:sz w:val="22"/>
          <w:szCs w:val="22"/>
        </w:rPr>
      </w:pPr>
      <w:r w:rsidRPr="00E473FC">
        <w:t>CiAL Dispute Validity Notice</w:t>
      </w:r>
      <w:r w:rsidRPr="00E473FC">
        <w:rPr>
          <w:webHidden/>
        </w:rPr>
        <w:tab/>
      </w:r>
      <w:r w:rsidRPr="00E473FC">
        <w:rPr>
          <w:webHidden/>
        </w:rPr>
        <w:fldChar w:fldCharType="begin"/>
      </w:r>
      <w:r w:rsidRPr="00E473FC">
        <w:rPr>
          <w:webHidden/>
        </w:rPr>
        <w:instrText xml:space="preserve"> PAGEREF _Toc149834009 \h </w:instrText>
      </w:r>
      <w:r w:rsidRPr="00E473FC">
        <w:rPr>
          <w:webHidden/>
        </w:rPr>
      </w:r>
      <w:r w:rsidRPr="00E473FC">
        <w:rPr>
          <w:webHidden/>
        </w:rPr>
        <w:fldChar w:fldCharType="separate"/>
      </w:r>
      <w:r w:rsidRPr="00E473FC">
        <w:rPr>
          <w:webHidden/>
        </w:rPr>
        <w:t>563</w:t>
      </w:r>
      <w:r w:rsidRPr="00E473FC">
        <w:rPr>
          <w:webHidden/>
        </w:rPr>
        <w:fldChar w:fldCharType="end"/>
      </w:r>
    </w:p>
    <w:p w14:paraId="6517DE85" w14:textId="74F679C6" w:rsidR="00E473FC" w:rsidRPr="00E473FC" w:rsidRDefault="00E473FC">
      <w:pPr>
        <w:pStyle w:val="TOC4"/>
        <w:rPr>
          <w:rFonts w:asciiTheme="minorHAnsi" w:hAnsiTheme="minorHAnsi"/>
          <w:sz w:val="22"/>
          <w:szCs w:val="22"/>
        </w:rPr>
      </w:pPr>
      <w:r w:rsidRPr="00E473FC">
        <w:t>Producer Material LCHS Data Annex Amendment Notice</w:t>
      </w:r>
      <w:r w:rsidRPr="00E473FC">
        <w:rPr>
          <w:webHidden/>
        </w:rPr>
        <w:tab/>
      </w:r>
      <w:r w:rsidRPr="00E473FC">
        <w:rPr>
          <w:webHidden/>
        </w:rPr>
        <w:fldChar w:fldCharType="begin"/>
      </w:r>
      <w:r w:rsidRPr="00E473FC">
        <w:rPr>
          <w:webHidden/>
        </w:rPr>
        <w:instrText xml:space="preserve"> PAGEREF _Toc149834010 \h </w:instrText>
      </w:r>
      <w:r w:rsidRPr="00E473FC">
        <w:rPr>
          <w:webHidden/>
        </w:rPr>
      </w:r>
      <w:r w:rsidRPr="00E473FC">
        <w:rPr>
          <w:webHidden/>
        </w:rPr>
        <w:fldChar w:fldCharType="separate"/>
      </w:r>
      <w:r w:rsidRPr="00E473FC">
        <w:rPr>
          <w:webHidden/>
        </w:rPr>
        <w:t>564</w:t>
      </w:r>
      <w:r w:rsidRPr="00E473FC">
        <w:rPr>
          <w:webHidden/>
        </w:rPr>
        <w:fldChar w:fldCharType="end"/>
      </w:r>
    </w:p>
    <w:p w14:paraId="5FC09125" w14:textId="535F235A" w:rsidR="00E473FC" w:rsidRPr="00E473FC" w:rsidRDefault="00E473FC">
      <w:pPr>
        <w:pStyle w:val="TOC4"/>
        <w:rPr>
          <w:rFonts w:asciiTheme="minorHAnsi" w:hAnsiTheme="minorHAnsi"/>
          <w:sz w:val="22"/>
          <w:szCs w:val="22"/>
        </w:rPr>
      </w:pPr>
      <w:r w:rsidRPr="00E473FC">
        <w:t>Material LCHS Data Annex Amendment Notice Information Request</w:t>
      </w:r>
      <w:r w:rsidRPr="00E473FC">
        <w:rPr>
          <w:webHidden/>
        </w:rPr>
        <w:tab/>
      </w:r>
      <w:r w:rsidRPr="00E473FC">
        <w:rPr>
          <w:webHidden/>
        </w:rPr>
        <w:fldChar w:fldCharType="begin"/>
      </w:r>
      <w:r w:rsidRPr="00E473FC">
        <w:rPr>
          <w:webHidden/>
        </w:rPr>
        <w:instrText xml:space="preserve"> PAGEREF _Toc149834011 \h </w:instrText>
      </w:r>
      <w:r w:rsidRPr="00E473FC">
        <w:rPr>
          <w:webHidden/>
        </w:rPr>
      </w:r>
      <w:r w:rsidRPr="00E473FC">
        <w:rPr>
          <w:webHidden/>
        </w:rPr>
        <w:fldChar w:fldCharType="separate"/>
      </w:r>
      <w:r w:rsidRPr="00E473FC">
        <w:rPr>
          <w:webHidden/>
        </w:rPr>
        <w:t>565</w:t>
      </w:r>
      <w:r w:rsidRPr="00E473FC">
        <w:rPr>
          <w:webHidden/>
        </w:rPr>
        <w:fldChar w:fldCharType="end"/>
      </w:r>
    </w:p>
    <w:p w14:paraId="798D29CE" w14:textId="03AD62AC" w:rsidR="00E473FC" w:rsidRPr="00E473FC" w:rsidRDefault="00E473FC">
      <w:pPr>
        <w:pStyle w:val="TOC4"/>
        <w:rPr>
          <w:rFonts w:asciiTheme="minorHAnsi" w:hAnsiTheme="minorHAnsi"/>
          <w:sz w:val="22"/>
          <w:szCs w:val="22"/>
        </w:rPr>
      </w:pPr>
      <w:r w:rsidRPr="00E473FC">
        <w:t>LCHA Counterparty Material LCHS Data Annex Amendment Notice</w:t>
      </w:r>
      <w:r w:rsidRPr="00E473FC">
        <w:rPr>
          <w:webHidden/>
        </w:rPr>
        <w:tab/>
      </w:r>
      <w:r w:rsidRPr="00E473FC">
        <w:rPr>
          <w:webHidden/>
        </w:rPr>
        <w:fldChar w:fldCharType="begin"/>
      </w:r>
      <w:r w:rsidRPr="00E473FC">
        <w:rPr>
          <w:webHidden/>
        </w:rPr>
        <w:instrText xml:space="preserve"> PAGEREF _Toc149834012 \h </w:instrText>
      </w:r>
      <w:r w:rsidRPr="00E473FC">
        <w:rPr>
          <w:webHidden/>
        </w:rPr>
      </w:r>
      <w:r w:rsidRPr="00E473FC">
        <w:rPr>
          <w:webHidden/>
        </w:rPr>
        <w:fldChar w:fldCharType="separate"/>
      </w:r>
      <w:r w:rsidRPr="00E473FC">
        <w:rPr>
          <w:webHidden/>
        </w:rPr>
        <w:t>566</w:t>
      </w:r>
      <w:r w:rsidRPr="00E473FC">
        <w:rPr>
          <w:webHidden/>
        </w:rPr>
        <w:fldChar w:fldCharType="end"/>
      </w:r>
    </w:p>
    <w:p w14:paraId="3789BD38" w14:textId="5B997B12" w:rsidR="00E473FC" w:rsidRPr="00E473FC" w:rsidRDefault="00E473FC">
      <w:pPr>
        <w:pStyle w:val="TOC4"/>
        <w:rPr>
          <w:rFonts w:asciiTheme="minorHAnsi" w:hAnsiTheme="minorHAnsi"/>
          <w:sz w:val="22"/>
          <w:szCs w:val="22"/>
        </w:rPr>
      </w:pPr>
      <w:r w:rsidRPr="00E473FC">
        <w:t>Pre-Start Date Termination Notice</w:t>
      </w:r>
      <w:r w:rsidRPr="00E473FC">
        <w:rPr>
          <w:webHidden/>
        </w:rPr>
        <w:tab/>
      </w:r>
      <w:r w:rsidRPr="00E473FC">
        <w:rPr>
          <w:webHidden/>
        </w:rPr>
        <w:fldChar w:fldCharType="begin"/>
      </w:r>
      <w:r w:rsidRPr="00E473FC">
        <w:rPr>
          <w:webHidden/>
        </w:rPr>
        <w:instrText xml:space="preserve"> PAGEREF _Toc149834013 \h </w:instrText>
      </w:r>
      <w:r w:rsidRPr="00E473FC">
        <w:rPr>
          <w:webHidden/>
        </w:rPr>
      </w:r>
      <w:r w:rsidRPr="00E473FC">
        <w:rPr>
          <w:webHidden/>
        </w:rPr>
        <w:fldChar w:fldCharType="separate"/>
      </w:r>
      <w:r w:rsidRPr="00E473FC">
        <w:rPr>
          <w:webHidden/>
        </w:rPr>
        <w:t>567</w:t>
      </w:r>
      <w:r w:rsidRPr="00E473FC">
        <w:rPr>
          <w:webHidden/>
        </w:rPr>
        <w:fldChar w:fldCharType="end"/>
      </w:r>
    </w:p>
    <w:p w14:paraId="3A2CF113" w14:textId="7EA7E03B" w:rsidR="00E473FC" w:rsidRPr="00E473FC" w:rsidRDefault="00E473FC">
      <w:pPr>
        <w:pStyle w:val="TOC4"/>
        <w:rPr>
          <w:rFonts w:asciiTheme="minorHAnsi" w:hAnsiTheme="minorHAnsi"/>
          <w:sz w:val="22"/>
          <w:szCs w:val="22"/>
        </w:rPr>
      </w:pPr>
      <w:r w:rsidRPr="00E473FC">
        <w:t>Prolonged FM Event Notice</w:t>
      </w:r>
      <w:r w:rsidRPr="00E473FC">
        <w:rPr>
          <w:webHidden/>
        </w:rPr>
        <w:tab/>
      </w:r>
      <w:r w:rsidRPr="00E473FC">
        <w:rPr>
          <w:webHidden/>
        </w:rPr>
        <w:fldChar w:fldCharType="begin"/>
      </w:r>
      <w:r w:rsidRPr="00E473FC">
        <w:rPr>
          <w:webHidden/>
        </w:rPr>
        <w:instrText xml:space="preserve"> PAGEREF _Toc149834014 \h </w:instrText>
      </w:r>
      <w:r w:rsidRPr="00E473FC">
        <w:rPr>
          <w:webHidden/>
        </w:rPr>
      </w:r>
      <w:r w:rsidRPr="00E473FC">
        <w:rPr>
          <w:webHidden/>
        </w:rPr>
        <w:fldChar w:fldCharType="separate"/>
      </w:r>
      <w:r w:rsidRPr="00E473FC">
        <w:rPr>
          <w:webHidden/>
        </w:rPr>
        <w:t>568</w:t>
      </w:r>
      <w:r w:rsidRPr="00E473FC">
        <w:rPr>
          <w:webHidden/>
        </w:rPr>
        <w:fldChar w:fldCharType="end"/>
      </w:r>
    </w:p>
    <w:p w14:paraId="692936AC" w14:textId="458991BD" w:rsidR="00E473FC" w:rsidRPr="00E473FC" w:rsidRDefault="00E473FC">
      <w:pPr>
        <w:pStyle w:val="TOC4"/>
        <w:rPr>
          <w:rFonts w:asciiTheme="minorHAnsi" w:hAnsiTheme="minorHAnsi"/>
          <w:sz w:val="22"/>
          <w:szCs w:val="22"/>
        </w:rPr>
      </w:pPr>
      <w:r w:rsidRPr="00E473FC">
        <w:t>Prolonged FM Termination Notice</w:t>
      </w:r>
      <w:r w:rsidRPr="00E473FC">
        <w:rPr>
          <w:webHidden/>
        </w:rPr>
        <w:tab/>
      </w:r>
      <w:r w:rsidRPr="00E473FC">
        <w:rPr>
          <w:webHidden/>
        </w:rPr>
        <w:fldChar w:fldCharType="begin"/>
      </w:r>
      <w:r w:rsidRPr="00E473FC">
        <w:rPr>
          <w:webHidden/>
        </w:rPr>
        <w:instrText xml:space="preserve"> PAGEREF _Toc149834015 \h </w:instrText>
      </w:r>
      <w:r w:rsidRPr="00E473FC">
        <w:rPr>
          <w:webHidden/>
        </w:rPr>
      </w:r>
      <w:r w:rsidRPr="00E473FC">
        <w:rPr>
          <w:webHidden/>
        </w:rPr>
        <w:fldChar w:fldCharType="separate"/>
      </w:r>
      <w:r w:rsidRPr="00E473FC">
        <w:rPr>
          <w:webHidden/>
        </w:rPr>
        <w:t>569</w:t>
      </w:r>
      <w:r w:rsidRPr="00E473FC">
        <w:rPr>
          <w:webHidden/>
        </w:rPr>
        <w:fldChar w:fldCharType="end"/>
      </w:r>
    </w:p>
    <w:p w14:paraId="6D235D57" w14:textId="0ED33FC8"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Prolonged Unavailability Event Notice</w:t>
      </w:r>
      <w:r w:rsidRPr="00E473FC">
        <w:rPr>
          <w:webHidden/>
        </w:rPr>
        <w:tab/>
      </w:r>
      <w:r w:rsidRPr="00E473FC">
        <w:rPr>
          <w:webHidden/>
        </w:rPr>
        <w:fldChar w:fldCharType="begin"/>
      </w:r>
      <w:r w:rsidRPr="00E473FC">
        <w:rPr>
          <w:webHidden/>
        </w:rPr>
        <w:instrText xml:space="preserve"> PAGEREF _Toc149834016 \h </w:instrText>
      </w:r>
      <w:r w:rsidRPr="00E473FC">
        <w:rPr>
          <w:webHidden/>
        </w:rPr>
      </w:r>
      <w:r w:rsidRPr="00E473FC">
        <w:rPr>
          <w:webHidden/>
        </w:rPr>
        <w:fldChar w:fldCharType="separate"/>
      </w:r>
      <w:r w:rsidRPr="00E473FC">
        <w:rPr>
          <w:webHidden/>
        </w:rPr>
        <w:t>570</w:t>
      </w:r>
      <w:r w:rsidRPr="00E473FC">
        <w:rPr>
          <w:webHidden/>
        </w:rPr>
        <w:fldChar w:fldCharType="end"/>
      </w:r>
    </w:p>
    <w:p w14:paraId="00C0D24A" w14:textId="7F534070" w:rsidR="00E473FC" w:rsidRPr="00E473FC" w:rsidRDefault="00E473FC">
      <w:pPr>
        <w:pStyle w:val="TOC4"/>
        <w:rPr>
          <w:rFonts w:asciiTheme="minorHAnsi" w:hAnsiTheme="minorHAnsi"/>
          <w:sz w:val="22"/>
          <w:szCs w:val="22"/>
        </w:rPr>
      </w:pPr>
      <w:r w:rsidRPr="00E473FC">
        <w:lastRenderedPageBreak/>
        <w:t>CO</w:t>
      </w:r>
      <w:r w:rsidRPr="00E473FC">
        <w:rPr>
          <w:vertAlign w:val="subscript"/>
        </w:rPr>
        <w:t>2</w:t>
      </w:r>
      <w:r w:rsidRPr="00E473FC">
        <w:t xml:space="preserve"> T&amp;S Prolonged Unavailability Response Notice</w:t>
      </w:r>
      <w:r w:rsidRPr="00E473FC">
        <w:rPr>
          <w:webHidden/>
        </w:rPr>
        <w:tab/>
      </w:r>
      <w:r w:rsidRPr="00E473FC">
        <w:rPr>
          <w:webHidden/>
        </w:rPr>
        <w:fldChar w:fldCharType="begin"/>
      </w:r>
      <w:r w:rsidRPr="00E473FC">
        <w:rPr>
          <w:webHidden/>
        </w:rPr>
        <w:instrText xml:space="preserve"> PAGEREF _Toc149834017 \h </w:instrText>
      </w:r>
      <w:r w:rsidRPr="00E473FC">
        <w:rPr>
          <w:webHidden/>
        </w:rPr>
      </w:r>
      <w:r w:rsidRPr="00E473FC">
        <w:rPr>
          <w:webHidden/>
        </w:rPr>
        <w:fldChar w:fldCharType="separate"/>
      </w:r>
      <w:r w:rsidRPr="00E473FC">
        <w:rPr>
          <w:webHidden/>
        </w:rPr>
        <w:t>571</w:t>
      </w:r>
      <w:r w:rsidRPr="00E473FC">
        <w:rPr>
          <w:webHidden/>
        </w:rPr>
        <w:fldChar w:fldCharType="end"/>
      </w:r>
    </w:p>
    <w:p w14:paraId="005001C8" w14:textId="6F709E37"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Prolonged Unavailability Review Notice</w:t>
      </w:r>
      <w:r w:rsidRPr="00E473FC">
        <w:rPr>
          <w:webHidden/>
        </w:rPr>
        <w:tab/>
      </w:r>
      <w:r w:rsidRPr="00E473FC">
        <w:rPr>
          <w:webHidden/>
        </w:rPr>
        <w:fldChar w:fldCharType="begin"/>
      </w:r>
      <w:r w:rsidRPr="00E473FC">
        <w:rPr>
          <w:webHidden/>
        </w:rPr>
        <w:instrText xml:space="preserve"> PAGEREF _Toc149834018 \h </w:instrText>
      </w:r>
      <w:r w:rsidRPr="00E473FC">
        <w:rPr>
          <w:webHidden/>
        </w:rPr>
      </w:r>
      <w:r w:rsidRPr="00E473FC">
        <w:rPr>
          <w:webHidden/>
        </w:rPr>
        <w:fldChar w:fldCharType="separate"/>
      </w:r>
      <w:r w:rsidRPr="00E473FC">
        <w:rPr>
          <w:webHidden/>
        </w:rPr>
        <w:t>572</w:t>
      </w:r>
      <w:r w:rsidRPr="00E473FC">
        <w:rPr>
          <w:webHidden/>
        </w:rPr>
        <w:fldChar w:fldCharType="end"/>
      </w:r>
    </w:p>
    <w:p w14:paraId="1860FF2C" w14:textId="405FB73C"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Prolonged Unavailability Further Response Notice</w:t>
      </w:r>
      <w:r w:rsidRPr="00E473FC">
        <w:rPr>
          <w:webHidden/>
        </w:rPr>
        <w:tab/>
      </w:r>
      <w:r w:rsidRPr="00E473FC">
        <w:rPr>
          <w:webHidden/>
        </w:rPr>
        <w:fldChar w:fldCharType="begin"/>
      </w:r>
      <w:r w:rsidRPr="00E473FC">
        <w:rPr>
          <w:webHidden/>
        </w:rPr>
        <w:instrText xml:space="preserve"> PAGEREF _Toc149834019 \h </w:instrText>
      </w:r>
      <w:r w:rsidRPr="00E473FC">
        <w:rPr>
          <w:webHidden/>
        </w:rPr>
      </w:r>
      <w:r w:rsidRPr="00E473FC">
        <w:rPr>
          <w:webHidden/>
        </w:rPr>
        <w:fldChar w:fldCharType="separate"/>
      </w:r>
      <w:r w:rsidRPr="00E473FC">
        <w:rPr>
          <w:webHidden/>
        </w:rPr>
        <w:t>573</w:t>
      </w:r>
      <w:r w:rsidRPr="00E473FC">
        <w:rPr>
          <w:webHidden/>
        </w:rPr>
        <w:fldChar w:fldCharType="end"/>
      </w:r>
    </w:p>
    <w:p w14:paraId="5C29EBB9" w14:textId="27BAE1CB" w:rsidR="00E473FC" w:rsidRPr="00E473FC" w:rsidRDefault="00E473FC">
      <w:pPr>
        <w:pStyle w:val="TOC4"/>
        <w:rPr>
          <w:rFonts w:asciiTheme="minorHAnsi" w:hAnsiTheme="minorHAnsi"/>
          <w:sz w:val="22"/>
          <w:szCs w:val="22"/>
        </w:rPr>
      </w:pPr>
      <w:r w:rsidRPr="00E473FC">
        <w:t>Alternative CO</w:t>
      </w:r>
      <w:r w:rsidRPr="00E473FC">
        <w:rPr>
          <w:vertAlign w:val="subscript"/>
        </w:rPr>
        <w:t>2</w:t>
      </w:r>
      <w:r w:rsidRPr="00E473FC">
        <w:t xml:space="preserve"> T&amp;S Network Review Notice</w:t>
      </w:r>
      <w:r w:rsidRPr="00E473FC">
        <w:rPr>
          <w:webHidden/>
        </w:rPr>
        <w:tab/>
      </w:r>
      <w:r w:rsidRPr="00E473FC">
        <w:rPr>
          <w:webHidden/>
        </w:rPr>
        <w:fldChar w:fldCharType="begin"/>
      </w:r>
      <w:r w:rsidRPr="00E473FC">
        <w:rPr>
          <w:webHidden/>
        </w:rPr>
        <w:instrText xml:space="preserve"> PAGEREF _Toc149834020 \h </w:instrText>
      </w:r>
      <w:r w:rsidRPr="00E473FC">
        <w:rPr>
          <w:webHidden/>
        </w:rPr>
      </w:r>
      <w:r w:rsidRPr="00E473FC">
        <w:rPr>
          <w:webHidden/>
        </w:rPr>
        <w:fldChar w:fldCharType="separate"/>
      </w:r>
      <w:r w:rsidRPr="00E473FC">
        <w:rPr>
          <w:webHidden/>
        </w:rPr>
        <w:t>575</w:t>
      </w:r>
      <w:r w:rsidRPr="00E473FC">
        <w:rPr>
          <w:webHidden/>
        </w:rPr>
        <w:fldChar w:fldCharType="end"/>
      </w:r>
    </w:p>
    <w:p w14:paraId="4F44F724" w14:textId="4FA82B2A"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Prolonged Unavailability Remediation Notice</w:t>
      </w:r>
      <w:r w:rsidRPr="00E473FC">
        <w:rPr>
          <w:webHidden/>
        </w:rPr>
        <w:tab/>
      </w:r>
      <w:r w:rsidRPr="00E473FC">
        <w:rPr>
          <w:webHidden/>
        </w:rPr>
        <w:fldChar w:fldCharType="begin"/>
      </w:r>
      <w:r w:rsidRPr="00E473FC">
        <w:rPr>
          <w:webHidden/>
        </w:rPr>
        <w:instrText xml:space="preserve"> PAGEREF _Toc149834021 \h </w:instrText>
      </w:r>
      <w:r w:rsidRPr="00E473FC">
        <w:rPr>
          <w:webHidden/>
        </w:rPr>
      </w:r>
      <w:r w:rsidRPr="00E473FC">
        <w:rPr>
          <w:webHidden/>
        </w:rPr>
        <w:fldChar w:fldCharType="separate"/>
      </w:r>
      <w:r w:rsidRPr="00E473FC">
        <w:rPr>
          <w:webHidden/>
        </w:rPr>
        <w:t>576</w:t>
      </w:r>
      <w:r w:rsidRPr="00E473FC">
        <w:rPr>
          <w:webHidden/>
        </w:rPr>
        <w:fldChar w:fldCharType="end"/>
      </w:r>
    </w:p>
    <w:p w14:paraId="23C9FF3D" w14:textId="4364A103"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Prolonged Unavailability Termination Notice</w:t>
      </w:r>
      <w:r w:rsidRPr="00E473FC">
        <w:rPr>
          <w:webHidden/>
        </w:rPr>
        <w:tab/>
      </w:r>
      <w:r w:rsidRPr="00E473FC">
        <w:rPr>
          <w:webHidden/>
        </w:rPr>
        <w:fldChar w:fldCharType="begin"/>
      </w:r>
      <w:r w:rsidRPr="00E473FC">
        <w:rPr>
          <w:webHidden/>
        </w:rPr>
        <w:instrText xml:space="preserve"> PAGEREF _Toc149834022 \h </w:instrText>
      </w:r>
      <w:r w:rsidRPr="00E473FC">
        <w:rPr>
          <w:webHidden/>
        </w:rPr>
      </w:r>
      <w:r w:rsidRPr="00E473FC">
        <w:rPr>
          <w:webHidden/>
        </w:rPr>
        <w:fldChar w:fldCharType="separate"/>
      </w:r>
      <w:r w:rsidRPr="00E473FC">
        <w:rPr>
          <w:webHidden/>
        </w:rPr>
        <w:t>577</w:t>
      </w:r>
      <w:r w:rsidRPr="00E473FC">
        <w:rPr>
          <w:webHidden/>
        </w:rPr>
        <w:fldChar w:fldCharType="end"/>
      </w:r>
    </w:p>
    <w:p w14:paraId="175194DD" w14:textId="475F7579"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Termination Response Notice</w:t>
      </w:r>
      <w:r w:rsidRPr="00E473FC">
        <w:rPr>
          <w:webHidden/>
        </w:rPr>
        <w:tab/>
      </w:r>
      <w:r w:rsidRPr="00E473FC">
        <w:rPr>
          <w:webHidden/>
        </w:rPr>
        <w:fldChar w:fldCharType="begin"/>
      </w:r>
      <w:r w:rsidRPr="00E473FC">
        <w:rPr>
          <w:webHidden/>
        </w:rPr>
        <w:instrText xml:space="preserve"> PAGEREF _Toc149834023 \h </w:instrText>
      </w:r>
      <w:r w:rsidRPr="00E473FC">
        <w:rPr>
          <w:webHidden/>
        </w:rPr>
      </w:r>
      <w:r w:rsidRPr="00E473FC">
        <w:rPr>
          <w:webHidden/>
        </w:rPr>
        <w:fldChar w:fldCharType="separate"/>
      </w:r>
      <w:r w:rsidRPr="00E473FC">
        <w:rPr>
          <w:webHidden/>
        </w:rPr>
        <w:t>578</w:t>
      </w:r>
      <w:r w:rsidRPr="00E473FC">
        <w:rPr>
          <w:webHidden/>
        </w:rPr>
        <w:fldChar w:fldCharType="end"/>
      </w:r>
    </w:p>
    <w:p w14:paraId="2FC8A3A0" w14:textId="1801F551" w:rsidR="00E473FC" w:rsidRPr="00E473FC" w:rsidRDefault="00E473FC">
      <w:pPr>
        <w:pStyle w:val="TOC4"/>
        <w:rPr>
          <w:rFonts w:asciiTheme="minorHAnsi" w:hAnsiTheme="minorHAnsi"/>
          <w:sz w:val="22"/>
          <w:szCs w:val="22"/>
        </w:rPr>
      </w:pPr>
      <w:r w:rsidRPr="00E473FC">
        <w:t>Default Termination Notice</w:t>
      </w:r>
      <w:r w:rsidRPr="00E473FC">
        <w:rPr>
          <w:webHidden/>
        </w:rPr>
        <w:tab/>
      </w:r>
      <w:r w:rsidRPr="00E473FC">
        <w:rPr>
          <w:webHidden/>
        </w:rPr>
        <w:fldChar w:fldCharType="begin"/>
      </w:r>
      <w:r w:rsidRPr="00E473FC">
        <w:rPr>
          <w:webHidden/>
        </w:rPr>
        <w:instrText xml:space="preserve"> PAGEREF _Toc149834024 \h </w:instrText>
      </w:r>
      <w:r w:rsidRPr="00E473FC">
        <w:rPr>
          <w:webHidden/>
        </w:rPr>
      </w:r>
      <w:r w:rsidRPr="00E473FC">
        <w:rPr>
          <w:webHidden/>
        </w:rPr>
        <w:fldChar w:fldCharType="separate"/>
      </w:r>
      <w:r w:rsidRPr="00E473FC">
        <w:rPr>
          <w:webHidden/>
        </w:rPr>
        <w:t>579</w:t>
      </w:r>
      <w:r w:rsidRPr="00E473FC">
        <w:rPr>
          <w:webHidden/>
        </w:rPr>
        <w:fldChar w:fldCharType="end"/>
      </w:r>
    </w:p>
    <w:p w14:paraId="3F39F396" w14:textId="268C908A" w:rsidR="00E473FC" w:rsidRPr="00E473FC" w:rsidRDefault="00E473FC">
      <w:pPr>
        <w:pStyle w:val="TOC4"/>
        <w:rPr>
          <w:rFonts w:asciiTheme="minorHAnsi" w:hAnsiTheme="minorHAnsi"/>
          <w:sz w:val="22"/>
          <w:szCs w:val="22"/>
        </w:rPr>
      </w:pPr>
      <w:r w:rsidRPr="00E473FC">
        <w:t>Minimum Longstop Date Termination Notice</w:t>
      </w:r>
      <w:r w:rsidRPr="00E473FC">
        <w:rPr>
          <w:webHidden/>
        </w:rPr>
        <w:tab/>
      </w:r>
      <w:r w:rsidRPr="00E473FC">
        <w:rPr>
          <w:webHidden/>
        </w:rPr>
        <w:fldChar w:fldCharType="begin"/>
      </w:r>
      <w:r w:rsidRPr="00E473FC">
        <w:rPr>
          <w:webHidden/>
        </w:rPr>
        <w:instrText xml:space="preserve"> PAGEREF _Toc149834025 \h </w:instrText>
      </w:r>
      <w:r w:rsidRPr="00E473FC">
        <w:rPr>
          <w:webHidden/>
        </w:rPr>
      </w:r>
      <w:r w:rsidRPr="00E473FC">
        <w:rPr>
          <w:webHidden/>
        </w:rPr>
        <w:fldChar w:fldCharType="separate"/>
      </w:r>
      <w:r w:rsidRPr="00E473FC">
        <w:rPr>
          <w:webHidden/>
        </w:rPr>
        <w:t>580</w:t>
      </w:r>
      <w:r w:rsidRPr="00E473FC">
        <w:rPr>
          <w:webHidden/>
        </w:rPr>
        <w:fldChar w:fldCharType="end"/>
      </w:r>
    </w:p>
    <w:p w14:paraId="2D429FC1" w14:textId="254744CE" w:rsidR="00E473FC" w:rsidRPr="00E473FC" w:rsidRDefault="00E473FC">
      <w:pPr>
        <w:pStyle w:val="TOC4"/>
        <w:rPr>
          <w:rFonts w:asciiTheme="minorHAnsi" w:hAnsiTheme="minorHAnsi"/>
          <w:sz w:val="22"/>
          <w:szCs w:val="22"/>
        </w:rPr>
      </w:pPr>
      <w:r w:rsidRPr="00E473FC">
        <w:t>TCDE Termination Notice</w:t>
      </w:r>
      <w:r w:rsidRPr="00E473FC">
        <w:rPr>
          <w:webHidden/>
        </w:rPr>
        <w:tab/>
      </w:r>
      <w:r w:rsidRPr="00E473FC">
        <w:rPr>
          <w:webHidden/>
        </w:rPr>
        <w:fldChar w:fldCharType="begin"/>
      </w:r>
      <w:r w:rsidRPr="00E473FC">
        <w:rPr>
          <w:webHidden/>
        </w:rPr>
        <w:instrText xml:space="preserve"> PAGEREF _Toc149834026 \h </w:instrText>
      </w:r>
      <w:r w:rsidRPr="00E473FC">
        <w:rPr>
          <w:webHidden/>
        </w:rPr>
      </w:r>
      <w:r w:rsidRPr="00E473FC">
        <w:rPr>
          <w:webHidden/>
        </w:rPr>
        <w:fldChar w:fldCharType="separate"/>
      </w:r>
      <w:r w:rsidRPr="00E473FC">
        <w:rPr>
          <w:webHidden/>
        </w:rPr>
        <w:t>581</w:t>
      </w:r>
      <w:r w:rsidRPr="00E473FC">
        <w:rPr>
          <w:webHidden/>
        </w:rPr>
        <w:fldChar w:fldCharType="end"/>
      </w:r>
    </w:p>
    <w:p w14:paraId="6FF775EB" w14:textId="63411646" w:rsidR="00E473FC" w:rsidRPr="00E473FC" w:rsidRDefault="00E473FC">
      <w:pPr>
        <w:pStyle w:val="TOC4"/>
        <w:rPr>
          <w:rFonts w:asciiTheme="minorHAnsi" w:hAnsiTheme="minorHAnsi"/>
          <w:sz w:val="22"/>
          <w:szCs w:val="22"/>
        </w:rPr>
      </w:pPr>
      <w:r w:rsidRPr="00E473FC">
        <w:t>QCiL Termination Notice</w:t>
      </w:r>
      <w:r w:rsidRPr="00E473FC">
        <w:rPr>
          <w:webHidden/>
        </w:rPr>
        <w:tab/>
      </w:r>
      <w:r w:rsidRPr="00E473FC">
        <w:rPr>
          <w:webHidden/>
        </w:rPr>
        <w:fldChar w:fldCharType="begin"/>
      </w:r>
      <w:r w:rsidRPr="00E473FC">
        <w:rPr>
          <w:webHidden/>
        </w:rPr>
        <w:instrText xml:space="preserve"> PAGEREF _Toc149834027 \h </w:instrText>
      </w:r>
      <w:r w:rsidRPr="00E473FC">
        <w:rPr>
          <w:webHidden/>
        </w:rPr>
      </w:r>
      <w:r w:rsidRPr="00E473FC">
        <w:rPr>
          <w:webHidden/>
        </w:rPr>
        <w:fldChar w:fldCharType="separate"/>
      </w:r>
      <w:r w:rsidRPr="00E473FC">
        <w:rPr>
          <w:webHidden/>
        </w:rPr>
        <w:t>582</w:t>
      </w:r>
      <w:r w:rsidRPr="00E473FC">
        <w:rPr>
          <w:webHidden/>
        </w:rPr>
        <w:fldChar w:fldCharType="end"/>
      </w:r>
    </w:p>
    <w:p w14:paraId="0373AB2A" w14:textId="392F1AE7" w:rsidR="00E473FC" w:rsidRPr="00E473FC" w:rsidRDefault="00E473FC">
      <w:pPr>
        <w:pStyle w:val="TOC4"/>
        <w:rPr>
          <w:rFonts w:asciiTheme="minorHAnsi" w:hAnsiTheme="minorHAnsi"/>
          <w:sz w:val="22"/>
          <w:szCs w:val="22"/>
        </w:rPr>
      </w:pPr>
      <w:r w:rsidRPr="00E473FC">
        <w:t>QCiL Compensation Termination Notice</w:t>
      </w:r>
      <w:r w:rsidRPr="00E473FC">
        <w:rPr>
          <w:webHidden/>
        </w:rPr>
        <w:tab/>
      </w:r>
      <w:r w:rsidRPr="00E473FC">
        <w:rPr>
          <w:webHidden/>
        </w:rPr>
        <w:fldChar w:fldCharType="begin"/>
      </w:r>
      <w:r w:rsidRPr="00E473FC">
        <w:rPr>
          <w:webHidden/>
        </w:rPr>
        <w:instrText xml:space="preserve"> PAGEREF _Toc149834028 \h </w:instrText>
      </w:r>
      <w:r w:rsidRPr="00E473FC">
        <w:rPr>
          <w:webHidden/>
        </w:rPr>
      </w:r>
      <w:r w:rsidRPr="00E473FC">
        <w:rPr>
          <w:webHidden/>
        </w:rPr>
        <w:fldChar w:fldCharType="separate"/>
      </w:r>
      <w:r w:rsidRPr="00E473FC">
        <w:rPr>
          <w:webHidden/>
        </w:rPr>
        <w:t>583</w:t>
      </w:r>
      <w:r w:rsidRPr="00E473FC">
        <w:rPr>
          <w:webHidden/>
        </w:rPr>
        <w:fldChar w:fldCharType="end"/>
      </w:r>
    </w:p>
    <w:p w14:paraId="077A283A" w14:textId="5F7EF45A" w:rsidR="00E473FC" w:rsidRPr="00E473FC" w:rsidRDefault="00E473FC">
      <w:pPr>
        <w:pStyle w:val="TOC4"/>
        <w:rPr>
          <w:rFonts w:asciiTheme="minorHAnsi" w:hAnsiTheme="minorHAnsi"/>
          <w:sz w:val="22"/>
          <w:szCs w:val="22"/>
        </w:rPr>
      </w:pPr>
      <w:r w:rsidRPr="00E473FC">
        <w:t>CO</w:t>
      </w:r>
      <w:r w:rsidRPr="00E473FC">
        <w:rPr>
          <w:vertAlign w:val="subscript"/>
        </w:rPr>
        <w:t>2</w:t>
      </w:r>
      <w:r w:rsidRPr="00E473FC">
        <w:t xml:space="preserve"> T&amp;S Termination Payment Notice</w:t>
      </w:r>
      <w:r w:rsidRPr="00E473FC">
        <w:rPr>
          <w:webHidden/>
        </w:rPr>
        <w:tab/>
      </w:r>
      <w:r w:rsidRPr="00E473FC">
        <w:rPr>
          <w:webHidden/>
        </w:rPr>
        <w:fldChar w:fldCharType="begin"/>
      </w:r>
      <w:r w:rsidRPr="00E473FC">
        <w:rPr>
          <w:webHidden/>
        </w:rPr>
        <w:instrText xml:space="preserve"> PAGEREF _Toc149834029 \h </w:instrText>
      </w:r>
      <w:r w:rsidRPr="00E473FC">
        <w:rPr>
          <w:webHidden/>
        </w:rPr>
      </w:r>
      <w:r w:rsidRPr="00E473FC">
        <w:rPr>
          <w:webHidden/>
        </w:rPr>
        <w:fldChar w:fldCharType="separate"/>
      </w:r>
      <w:r w:rsidRPr="00E473FC">
        <w:rPr>
          <w:webHidden/>
        </w:rPr>
        <w:t>584</w:t>
      </w:r>
      <w:r w:rsidRPr="00E473FC">
        <w:rPr>
          <w:webHidden/>
        </w:rPr>
        <w:fldChar w:fldCharType="end"/>
      </w:r>
    </w:p>
    <w:p w14:paraId="7465F4DC" w14:textId="356C9F42" w:rsidR="00E473FC" w:rsidRPr="00E473FC" w:rsidRDefault="00E473FC">
      <w:pPr>
        <w:pStyle w:val="TOC4"/>
        <w:rPr>
          <w:rFonts w:asciiTheme="minorHAnsi" w:hAnsiTheme="minorHAnsi"/>
          <w:sz w:val="22"/>
          <w:szCs w:val="22"/>
        </w:rPr>
      </w:pPr>
      <w:r w:rsidRPr="00E473FC">
        <w:t>Default Termination Payment Notice</w:t>
      </w:r>
      <w:r w:rsidRPr="00E473FC">
        <w:rPr>
          <w:webHidden/>
        </w:rPr>
        <w:tab/>
      </w:r>
      <w:r w:rsidRPr="00E473FC">
        <w:rPr>
          <w:webHidden/>
        </w:rPr>
        <w:fldChar w:fldCharType="begin"/>
      </w:r>
      <w:r w:rsidRPr="00E473FC">
        <w:rPr>
          <w:webHidden/>
        </w:rPr>
        <w:instrText xml:space="preserve"> PAGEREF _Toc149834030 \h </w:instrText>
      </w:r>
      <w:r w:rsidRPr="00E473FC">
        <w:rPr>
          <w:webHidden/>
        </w:rPr>
      </w:r>
      <w:r w:rsidRPr="00E473FC">
        <w:rPr>
          <w:webHidden/>
        </w:rPr>
        <w:fldChar w:fldCharType="separate"/>
      </w:r>
      <w:r w:rsidRPr="00E473FC">
        <w:rPr>
          <w:webHidden/>
        </w:rPr>
        <w:t>585</w:t>
      </w:r>
      <w:r w:rsidRPr="00E473FC">
        <w:rPr>
          <w:webHidden/>
        </w:rPr>
        <w:fldChar w:fldCharType="end"/>
      </w:r>
    </w:p>
    <w:p w14:paraId="066F9A2E" w14:textId="7F2D2FFD" w:rsidR="00E473FC" w:rsidRPr="00E473FC" w:rsidRDefault="00E473FC">
      <w:pPr>
        <w:pStyle w:val="TOC4"/>
        <w:rPr>
          <w:rFonts w:asciiTheme="minorHAnsi" w:hAnsiTheme="minorHAnsi"/>
          <w:sz w:val="22"/>
          <w:szCs w:val="22"/>
        </w:rPr>
      </w:pPr>
      <w:r w:rsidRPr="00E473FC">
        <w:t>Second Payment Failure Notice</w:t>
      </w:r>
      <w:r w:rsidRPr="00E473FC">
        <w:rPr>
          <w:webHidden/>
        </w:rPr>
        <w:tab/>
      </w:r>
      <w:r w:rsidRPr="00E473FC">
        <w:rPr>
          <w:webHidden/>
        </w:rPr>
        <w:fldChar w:fldCharType="begin"/>
      </w:r>
      <w:r w:rsidRPr="00E473FC">
        <w:rPr>
          <w:webHidden/>
        </w:rPr>
        <w:instrText xml:space="preserve"> PAGEREF _Toc149834031 \h </w:instrText>
      </w:r>
      <w:r w:rsidRPr="00E473FC">
        <w:rPr>
          <w:webHidden/>
        </w:rPr>
      </w:r>
      <w:r w:rsidRPr="00E473FC">
        <w:rPr>
          <w:webHidden/>
        </w:rPr>
        <w:fldChar w:fldCharType="separate"/>
      </w:r>
      <w:r w:rsidRPr="00E473FC">
        <w:rPr>
          <w:webHidden/>
        </w:rPr>
        <w:t>586</w:t>
      </w:r>
      <w:r w:rsidRPr="00E473FC">
        <w:rPr>
          <w:webHidden/>
        </w:rPr>
        <w:fldChar w:fldCharType="end"/>
      </w:r>
    </w:p>
    <w:p w14:paraId="027A8CBD" w14:textId="72D4A688" w:rsidR="00E473FC" w:rsidRPr="00E473FC" w:rsidRDefault="00E473FC">
      <w:pPr>
        <w:pStyle w:val="TOC4"/>
        <w:rPr>
          <w:rFonts w:asciiTheme="minorHAnsi" w:hAnsiTheme="minorHAnsi"/>
          <w:sz w:val="22"/>
          <w:szCs w:val="22"/>
        </w:rPr>
      </w:pPr>
      <w:r w:rsidRPr="00E473FC">
        <w:t>Collateral Posting Notice</w:t>
      </w:r>
      <w:r w:rsidRPr="00E473FC">
        <w:rPr>
          <w:webHidden/>
        </w:rPr>
        <w:tab/>
      </w:r>
      <w:r w:rsidRPr="00E473FC">
        <w:rPr>
          <w:webHidden/>
        </w:rPr>
        <w:fldChar w:fldCharType="begin"/>
      </w:r>
      <w:r w:rsidRPr="00E473FC">
        <w:rPr>
          <w:webHidden/>
        </w:rPr>
        <w:instrText xml:space="preserve"> PAGEREF _Toc149834032 \h </w:instrText>
      </w:r>
      <w:r w:rsidRPr="00E473FC">
        <w:rPr>
          <w:webHidden/>
        </w:rPr>
      </w:r>
      <w:r w:rsidRPr="00E473FC">
        <w:rPr>
          <w:webHidden/>
        </w:rPr>
        <w:fldChar w:fldCharType="separate"/>
      </w:r>
      <w:r w:rsidRPr="00E473FC">
        <w:rPr>
          <w:webHidden/>
        </w:rPr>
        <w:t>587</w:t>
      </w:r>
      <w:r w:rsidRPr="00E473FC">
        <w:rPr>
          <w:webHidden/>
        </w:rPr>
        <w:fldChar w:fldCharType="end"/>
      </w:r>
    </w:p>
    <w:p w14:paraId="3275E0B7" w14:textId="16BC5E5A" w:rsidR="00E473FC" w:rsidRPr="00E473FC" w:rsidRDefault="00E473FC">
      <w:pPr>
        <w:pStyle w:val="TOC4"/>
        <w:rPr>
          <w:rFonts w:asciiTheme="minorHAnsi" w:hAnsiTheme="minorHAnsi"/>
          <w:sz w:val="22"/>
          <w:szCs w:val="22"/>
        </w:rPr>
      </w:pPr>
      <w:r w:rsidRPr="00E473FC">
        <w:t>Replacement Collateral Notice</w:t>
      </w:r>
      <w:r w:rsidRPr="00E473FC">
        <w:rPr>
          <w:webHidden/>
        </w:rPr>
        <w:tab/>
      </w:r>
      <w:r w:rsidRPr="00E473FC">
        <w:rPr>
          <w:webHidden/>
        </w:rPr>
        <w:fldChar w:fldCharType="begin"/>
      </w:r>
      <w:r w:rsidRPr="00E473FC">
        <w:rPr>
          <w:webHidden/>
        </w:rPr>
        <w:instrText xml:space="preserve"> PAGEREF _Toc149834033 \h </w:instrText>
      </w:r>
      <w:r w:rsidRPr="00E473FC">
        <w:rPr>
          <w:webHidden/>
        </w:rPr>
      </w:r>
      <w:r w:rsidRPr="00E473FC">
        <w:rPr>
          <w:webHidden/>
        </w:rPr>
        <w:fldChar w:fldCharType="separate"/>
      </w:r>
      <w:r w:rsidRPr="00E473FC">
        <w:rPr>
          <w:webHidden/>
        </w:rPr>
        <w:t>588</w:t>
      </w:r>
      <w:r w:rsidRPr="00E473FC">
        <w:rPr>
          <w:webHidden/>
        </w:rPr>
        <w:fldChar w:fldCharType="end"/>
      </w:r>
    </w:p>
    <w:p w14:paraId="6F3A8CD8" w14:textId="2BBED903" w:rsidR="00E473FC" w:rsidRPr="00E473FC" w:rsidRDefault="00E473FC">
      <w:pPr>
        <w:pStyle w:val="TOC4"/>
        <w:rPr>
          <w:rFonts w:asciiTheme="minorHAnsi" w:hAnsiTheme="minorHAnsi"/>
          <w:sz w:val="22"/>
          <w:szCs w:val="22"/>
        </w:rPr>
      </w:pPr>
      <w:r w:rsidRPr="00E473FC">
        <w:t>Letter of Credit Details Notice</w:t>
      </w:r>
      <w:r w:rsidRPr="00E473FC">
        <w:rPr>
          <w:webHidden/>
        </w:rPr>
        <w:tab/>
      </w:r>
      <w:r w:rsidRPr="00E473FC">
        <w:rPr>
          <w:webHidden/>
        </w:rPr>
        <w:fldChar w:fldCharType="begin"/>
      </w:r>
      <w:r w:rsidRPr="00E473FC">
        <w:rPr>
          <w:webHidden/>
        </w:rPr>
        <w:instrText xml:space="preserve"> PAGEREF _Toc149834034 \h </w:instrText>
      </w:r>
      <w:r w:rsidRPr="00E473FC">
        <w:rPr>
          <w:webHidden/>
        </w:rPr>
      </w:r>
      <w:r w:rsidRPr="00E473FC">
        <w:rPr>
          <w:webHidden/>
        </w:rPr>
        <w:fldChar w:fldCharType="separate"/>
      </w:r>
      <w:r w:rsidRPr="00E473FC">
        <w:rPr>
          <w:webHidden/>
        </w:rPr>
        <w:t>589</w:t>
      </w:r>
      <w:r w:rsidRPr="00E473FC">
        <w:rPr>
          <w:webHidden/>
        </w:rPr>
        <w:fldChar w:fldCharType="end"/>
      </w:r>
    </w:p>
    <w:p w14:paraId="343A2C70" w14:textId="3A5057A8" w:rsidR="00E473FC" w:rsidRPr="00E473FC" w:rsidRDefault="00E473FC">
      <w:pPr>
        <w:pStyle w:val="TOC4"/>
        <w:rPr>
          <w:rFonts w:asciiTheme="minorHAnsi" w:hAnsiTheme="minorHAnsi"/>
          <w:sz w:val="22"/>
          <w:szCs w:val="22"/>
        </w:rPr>
      </w:pPr>
      <w:r w:rsidRPr="00E473FC">
        <w:t>Collateral Correction Notice</w:t>
      </w:r>
      <w:r w:rsidRPr="00E473FC">
        <w:rPr>
          <w:webHidden/>
        </w:rPr>
        <w:tab/>
      </w:r>
      <w:r w:rsidRPr="00E473FC">
        <w:rPr>
          <w:webHidden/>
        </w:rPr>
        <w:fldChar w:fldCharType="begin"/>
      </w:r>
      <w:r w:rsidRPr="00E473FC">
        <w:rPr>
          <w:webHidden/>
        </w:rPr>
        <w:instrText xml:space="preserve"> PAGEREF _Toc149834035 \h </w:instrText>
      </w:r>
      <w:r w:rsidRPr="00E473FC">
        <w:rPr>
          <w:webHidden/>
        </w:rPr>
      </w:r>
      <w:r w:rsidRPr="00E473FC">
        <w:rPr>
          <w:webHidden/>
        </w:rPr>
        <w:fldChar w:fldCharType="separate"/>
      </w:r>
      <w:r w:rsidRPr="00E473FC">
        <w:rPr>
          <w:webHidden/>
        </w:rPr>
        <w:t>590</w:t>
      </w:r>
      <w:r w:rsidRPr="00E473FC">
        <w:rPr>
          <w:webHidden/>
        </w:rPr>
        <w:fldChar w:fldCharType="end"/>
      </w:r>
    </w:p>
    <w:p w14:paraId="36C782CE" w14:textId="0AC6EF88" w:rsidR="00E473FC" w:rsidRPr="00E473FC" w:rsidRDefault="00E473FC">
      <w:pPr>
        <w:pStyle w:val="TOC4"/>
        <w:rPr>
          <w:rFonts w:asciiTheme="minorHAnsi" w:hAnsiTheme="minorHAnsi"/>
          <w:sz w:val="22"/>
          <w:szCs w:val="22"/>
        </w:rPr>
      </w:pPr>
      <w:r w:rsidRPr="00E473FC">
        <w:t>Dispute Notice</w:t>
      </w:r>
      <w:r w:rsidRPr="00E473FC">
        <w:rPr>
          <w:webHidden/>
        </w:rPr>
        <w:tab/>
      </w:r>
      <w:r w:rsidRPr="00E473FC">
        <w:rPr>
          <w:webHidden/>
        </w:rPr>
        <w:fldChar w:fldCharType="begin"/>
      </w:r>
      <w:r w:rsidRPr="00E473FC">
        <w:rPr>
          <w:webHidden/>
        </w:rPr>
        <w:instrText xml:space="preserve"> PAGEREF _Toc149834036 \h </w:instrText>
      </w:r>
      <w:r w:rsidRPr="00E473FC">
        <w:rPr>
          <w:webHidden/>
        </w:rPr>
      </w:r>
      <w:r w:rsidRPr="00E473FC">
        <w:rPr>
          <w:webHidden/>
        </w:rPr>
        <w:fldChar w:fldCharType="separate"/>
      </w:r>
      <w:r w:rsidRPr="00E473FC">
        <w:rPr>
          <w:webHidden/>
        </w:rPr>
        <w:t>591</w:t>
      </w:r>
      <w:r w:rsidRPr="00E473FC">
        <w:rPr>
          <w:webHidden/>
        </w:rPr>
        <w:fldChar w:fldCharType="end"/>
      </w:r>
    </w:p>
    <w:p w14:paraId="1EF1E291" w14:textId="044FA015" w:rsidR="00E473FC" w:rsidRPr="00E473FC" w:rsidRDefault="00E473FC">
      <w:pPr>
        <w:pStyle w:val="TOC4"/>
        <w:rPr>
          <w:rFonts w:asciiTheme="minorHAnsi" w:hAnsiTheme="minorHAnsi"/>
          <w:sz w:val="22"/>
          <w:szCs w:val="22"/>
        </w:rPr>
      </w:pPr>
      <w:r w:rsidRPr="00E473FC">
        <w:t>Expert Determination Notice</w:t>
      </w:r>
      <w:r w:rsidRPr="00E473FC">
        <w:rPr>
          <w:webHidden/>
        </w:rPr>
        <w:tab/>
      </w:r>
      <w:r w:rsidRPr="00E473FC">
        <w:rPr>
          <w:webHidden/>
        </w:rPr>
        <w:fldChar w:fldCharType="begin"/>
      </w:r>
      <w:r w:rsidRPr="00E473FC">
        <w:rPr>
          <w:webHidden/>
        </w:rPr>
        <w:instrText xml:space="preserve"> PAGEREF _Toc149834037 \h </w:instrText>
      </w:r>
      <w:r w:rsidRPr="00E473FC">
        <w:rPr>
          <w:webHidden/>
        </w:rPr>
      </w:r>
      <w:r w:rsidRPr="00E473FC">
        <w:rPr>
          <w:webHidden/>
        </w:rPr>
        <w:fldChar w:fldCharType="separate"/>
      </w:r>
      <w:r w:rsidRPr="00E473FC">
        <w:rPr>
          <w:webHidden/>
        </w:rPr>
        <w:t>592</w:t>
      </w:r>
      <w:r w:rsidRPr="00E473FC">
        <w:rPr>
          <w:webHidden/>
        </w:rPr>
        <w:fldChar w:fldCharType="end"/>
      </w:r>
    </w:p>
    <w:p w14:paraId="408DA453" w14:textId="0A106D3A" w:rsidR="00E473FC" w:rsidRPr="00E473FC" w:rsidRDefault="00E473FC">
      <w:pPr>
        <w:pStyle w:val="TOC4"/>
        <w:rPr>
          <w:rFonts w:asciiTheme="minorHAnsi" w:hAnsiTheme="minorHAnsi"/>
          <w:sz w:val="22"/>
          <w:szCs w:val="22"/>
        </w:rPr>
      </w:pPr>
      <w:r w:rsidRPr="00E473FC">
        <w:t>Expert Determination Response Notice</w:t>
      </w:r>
      <w:r w:rsidRPr="00E473FC">
        <w:rPr>
          <w:webHidden/>
        </w:rPr>
        <w:tab/>
      </w:r>
      <w:r w:rsidRPr="00E473FC">
        <w:rPr>
          <w:webHidden/>
        </w:rPr>
        <w:fldChar w:fldCharType="begin"/>
      </w:r>
      <w:r w:rsidRPr="00E473FC">
        <w:rPr>
          <w:webHidden/>
        </w:rPr>
        <w:instrText xml:space="preserve"> PAGEREF _Toc149834038 \h </w:instrText>
      </w:r>
      <w:r w:rsidRPr="00E473FC">
        <w:rPr>
          <w:webHidden/>
        </w:rPr>
      </w:r>
      <w:r w:rsidRPr="00E473FC">
        <w:rPr>
          <w:webHidden/>
        </w:rPr>
        <w:fldChar w:fldCharType="separate"/>
      </w:r>
      <w:r w:rsidRPr="00E473FC">
        <w:rPr>
          <w:webHidden/>
        </w:rPr>
        <w:t>593</w:t>
      </w:r>
      <w:r w:rsidRPr="00E473FC">
        <w:rPr>
          <w:webHidden/>
        </w:rPr>
        <w:fldChar w:fldCharType="end"/>
      </w:r>
    </w:p>
    <w:p w14:paraId="14E5E137" w14:textId="3934F857" w:rsidR="00E473FC" w:rsidRPr="00E473FC" w:rsidRDefault="00E473FC">
      <w:pPr>
        <w:pStyle w:val="TOC4"/>
        <w:rPr>
          <w:rFonts w:asciiTheme="minorHAnsi" w:hAnsiTheme="minorHAnsi"/>
          <w:sz w:val="22"/>
          <w:szCs w:val="22"/>
        </w:rPr>
      </w:pPr>
      <w:r w:rsidRPr="00E473FC">
        <w:t>Consolidation Request</w:t>
      </w:r>
      <w:r w:rsidRPr="00E473FC">
        <w:rPr>
          <w:webHidden/>
        </w:rPr>
        <w:tab/>
      </w:r>
      <w:r w:rsidRPr="00E473FC">
        <w:rPr>
          <w:webHidden/>
        </w:rPr>
        <w:fldChar w:fldCharType="begin"/>
      </w:r>
      <w:r w:rsidRPr="00E473FC">
        <w:rPr>
          <w:webHidden/>
        </w:rPr>
        <w:instrText xml:space="preserve"> PAGEREF _Toc149834039 \h </w:instrText>
      </w:r>
      <w:r w:rsidRPr="00E473FC">
        <w:rPr>
          <w:webHidden/>
        </w:rPr>
      </w:r>
      <w:r w:rsidRPr="00E473FC">
        <w:rPr>
          <w:webHidden/>
        </w:rPr>
        <w:fldChar w:fldCharType="separate"/>
      </w:r>
      <w:r w:rsidRPr="00E473FC">
        <w:rPr>
          <w:webHidden/>
        </w:rPr>
        <w:t>594</w:t>
      </w:r>
      <w:r w:rsidRPr="00E473FC">
        <w:rPr>
          <w:webHidden/>
        </w:rPr>
        <w:fldChar w:fldCharType="end"/>
      </w:r>
    </w:p>
    <w:p w14:paraId="51FDC562" w14:textId="6132BD0E" w:rsidR="00E473FC" w:rsidRPr="00E473FC" w:rsidRDefault="00E473FC">
      <w:pPr>
        <w:pStyle w:val="TOC4"/>
        <w:rPr>
          <w:rFonts w:asciiTheme="minorHAnsi" w:hAnsiTheme="minorHAnsi"/>
          <w:sz w:val="22"/>
          <w:szCs w:val="22"/>
        </w:rPr>
      </w:pPr>
      <w:r w:rsidRPr="00E473FC">
        <w:t>KYC Notice</w:t>
      </w:r>
      <w:r w:rsidRPr="00E473FC">
        <w:rPr>
          <w:webHidden/>
        </w:rPr>
        <w:tab/>
      </w:r>
      <w:r w:rsidRPr="00E473FC">
        <w:rPr>
          <w:webHidden/>
        </w:rPr>
        <w:fldChar w:fldCharType="begin"/>
      </w:r>
      <w:r w:rsidRPr="00E473FC">
        <w:rPr>
          <w:webHidden/>
        </w:rPr>
        <w:instrText xml:space="preserve"> PAGEREF _Toc149834040 \h </w:instrText>
      </w:r>
      <w:r w:rsidRPr="00E473FC">
        <w:rPr>
          <w:webHidden/>
        </w:rPr>
      </w:r>
      <w:r w:rsidRPr="00E473FC">
        <w:rPr>
          <w:webHidden/>
        </w:rPr>
        <w:fldChar w:fldCharType="separate"/>
      </w:r>
      <w:r w:rsidRPr="00E473FC">
        <w:rPr>
          <w:webHidden/>
        </w:rPr>
        <w:t>595</w:t>
      </w:r>
      <w:r w:rsidRPr="00E473FC">
        <w:rPr>
          <w:webHidden/>
        </w:rPr>
        <w:fldChar w:fldCharType="end"/>
      </w:r>
    </w:p>
    <w:p w14:paraId="0F8A289B" w14:textId="5D7AF66F" w:rsidR="00E473FC" w:rsidRPr="00E473FC" w:rsidRDefault="00E473FC">
      <w:pPr>
        <w:pStyle w:val="TOC4"/>
        <w:rPr>
          <w:rFonts w:asciiTheme="minorHAnsi" w:hAnsiTheme="minorHAnsi"/>
          <w:sz w:val="22"/>
          <w:szCs w:val="22"/>
        </w:rPr>
      </w:pPr>
      <w:r w:rsidRPr="00E473FC">
        <w:t>Performance Test Procedure Notice</w:t>
      </w:r>
      <w:r w:rsidRPr="00E473FC">
        <w:rPr>
          <w:webHidden/>
        </w:rPr>
        <w:tab/>
      </w:r>
      <w:r w:rsidRPr="00E473FC">
        <w:rPr>
          <w:webHidden/>
        </w:rPr>
        <w:fldChar w:fldCharType="begin"/>
      </w:r>
      <w:r w:rsidRPr="00E473FC">
        <w:rPr>
          <w:webHidden/>
        </w:rPr>
        <w:instrText xml:space="preserve"> PAGEREF _Toc149834041 \h </w:instrText>
      </w:r>
      <w:r w:rsidRPr="00E473FC">
        <w:rPr>
          <w:webHidden/>
        </w:rPr>
      </w:r>
      <w:r w:rsidRPr="00E473FC">
        <w:rPr>
          <w:webHidden/>
        </w:rPr>
        <w:fldChar w:fldCharType="separate"/>
      </w:r>
      <w:r w:rsidRPr="00E473FC">
        <w:rPr>
          <w:webHidden/>
        </w:rPr>
        <w:t>596</w:t>
      </w:r>
      <w:r w:rsidRPr="00E473FC">
        <w:rPr>
          <w:webHidden/>
        </w:rPr>
        <w:fldChar w:fldCharType="end"/>
      </w:r>
    </w:p>
    <w:p w14:paraId="42447A48" w14:textId="5DC8577B" w:rsidR="00E473FC" w:rsidRPr="00E473FC" w:rsidRDefault="00E473FC">
      <w:pPr>
        <w:pStyle w:val="TOC4"/>
        <w:rPr>
          <w:rFonts w:asciiTheme="minorHAnsi" w:hAnsiTheme="minorHAnsi"/>
          <w:sz w:val="22"/>
          <w:szCs w:val="22"/>
        </w:rPr>
      </w:pPr>
      <w:r w:rsidRPr="00E473FC">
        <w:t>PTP Response Notice</w:t>
      </w:r>
      <w:r w:rsidRPr="00E473FC">
        <w:rPr>
          <w:webHidden/>
        </w:rPr>
        <w:tab/>
      </w:r>
      <w:r w:rsidRPr="00E473FC">
        <w:rPr>
          <w:webHidden/>
        </w:rPr>
        <w:fldChar w:fldCharType="begin"/>
      </w:r>
      <w:r w:rsidRPr="00E473FC">
        <w:rPr>
          <w:webHidden/>
        </w:rPr>
        <w:instrText xml:space="preserve"> PAGEREF _Toc149834042 \h </w:instrText>
      </w:r>
      <w:r w:rsidRPr="00E473FC">
        <w:rPr>
          <w:webHidden/>
        </w:rPr>
      </w:r>
      <w:r w:rsidRPr="00E473FC">
        <w:rPr>
          <w:webHidden/>
        </w:rPr>
        <w:fldChar w:fldCharType="separate"/>
      </w:r>
      <w:r w:rsidRPr="00E473FC">
        <w:rPr>
          <w:webHidden/>
        </w:rPr>
        <w:t>597</w:t>
      </w:r>
      <w:r w:rsidRPr="00E473FC">
        <w:rPr>
          <w:webHidden/>
        </w:rPr>
        <w:fldChar w:fldCharType="end"/>
      </w:r>
    </w:p>
    <w:p w14:paraId="5813E9EE" w14:textId="0760AE2C" w:rsidR="00E473FC" w:rsidRPr="00E473FC" w:rsidRDefault="00E473FC">
      <w:pPr>
        <w:pStyle w:val="TOC4"/>
        <w:rPr>
          <w:rFonts w:asciiTheme="minorHAnsi" w:hAnsiTheme="minorHAnsi"/>
          <w:sz w:val="22"/>
          <w:szCs w:val="22"/>
        </w:rPr>
      </w:pPr>
      <w:r w:rsidRPr="00E473FC">
        <w:t>Longstop Performance Test Notice</w:t>
      </w:r>
      <w:r w:rsidRPr="00E473FC">
        <w:rPr>
          <w:webHidden/>
        </w:rPr>
        <w:tab/>
      </w:r>
      <w:r w:rsidRPr="00E473FC">
        <w:rPr>
          <w:webHidden/>
        </w:rPr>
        <w:fldChar w:fldCharType="begin"/>
      </w:r>
      <w:r w:rsidRPr="00E473FC">
        <w:rPr>
          <w:webHidden/>
        </w:rPr>
        <w:instrText xml:space="preserve"> PAGEREF _Toc149834043 \h </w:instrText>
      </w:r>
      <w:r w:rsidRPr="00E473FC">
        <w:rPr>
          <w:webHidden/>
        </w:rPr>
      </w:r>
      <w:r w:rsidRPr="00E473FC">
        <w:rPr>
          <w:webHidden/>
        </w:rPr>
        <w:fldChar w:fldCharType="separate"/>
      </w:r>
      <w:r w:rsidRPr="00E473FC">
        <w:rPr>
          <w:webHidden/>
        </w:rPr>
        <w:t>598</w:t>
      </w:r>
      <w:r w:rsidRPr="00E473FC">
        <w:rPr>
          <w:webHidden/>
        </w:rPr>
        <w:fldChar w:fldCharType="end"/>
      </w:r>
    </w:p>
    <w:p w14:paraId="0F023E22" w14:textId="530436DF" w:rsidR="00E473FC" w:rsidRPr="00E473FC" w:rsidRDefault="00E473FC">
      <w:pPr>
        <w:pStyle w:val="TOC4"/>
        <w:rPr>
          <w:rFonts w:asciiTheme="minorHAnsi" w:hAnsiTheme="minorHAnsi"/>
          <w:sz w:val="22"/>
          <w:szCs w:val="22"/>
        </w:rPr>
      </w:pPr>
      <w:r w:rsidRPr="00E473FC">
        <w:t>Performance Test Date Notice</w:t>
      </w:r>
      <w:r w:rsidRPr="00E473FC">
        <w:rPr>
          <w:webHidden/>
        </w:rPr>
        <w:tab/>
      </w:r>
      <w:r w:rsidRPr="00E473FC">
        <w:rPr>
          <w:webHidden/>
        </w:rPr>
        <w:fldChar w:fldCharType="begin"/>
      </w:r>
      <w:r w:rsidRPr="00E473FC">
        <w:rPr>
          <w:webHidden/>
        </w:rPr>
        <w:instrText xml:space="preserve"> PAGEREF _Toc149834044 \h </w:instrText>
      </w:r>
      <w:r w:rsidRPr="00E473FC">
        <w:rPr>
          <w:webHidden/>
        </w:rPr>
      </w:r>
      <w:r w:rsidRPr="00E473FC">
        <w:rPr>
          <w:webHidden/>
        </w:rPr>
        <w:fldChar w:fldCharType="separate"/>
      </w:r>
      <w:r w:rsidRPr="00E473FC">
        <w:rPr>
          <w:webHidden/>
        </w:rPr>
        <w:t>599</w:t>
      </w:r>
      <w:r w:rsidRPr="00E473FC">
        <w:rPr>
          <w:webHidden/>
        </w:rPr>
        <w:fldChar w:fldCharType="end"/>
      </w:r>
    </w:p>
    <w:p w14:paraId="64165CB1" w14:textId="04C036BA" w:rsidR="00E473FC" w:rsidRPr="00E473FC" w:rsidRDefault="00E473FC">
      <w:pPr>
        <w:pStyle w:val="TOC4"/>
        <w:rPr>
          <w:rFonts w:asciiTheme="minorHAnsi" w:hAnsiTheme="minorHAnsi"/>
          <w:sz w:val="22"/>
          <w:szCs w:val="22"/>
        </w:rPr>
      </w:pPr>
      <w:r w:rsidRPr="00E473FC">
        <w:lastRenderedPageBreak/>
        <w:t>Performance Test Date Adjustment Notice</w:t>
      </w:r>
      <w:r w:rsidRPr="00E473FC">
        <w:rPr>
          <w:webHidden/>
        </w:rPr>
        <w:tab/>
      </w:r>
      <w:r w:rsidRPr="00E473FC">
        <w:rPr>
          <w:webHidden/>
        </w:rPr>
        <w:fldChar w:fldCharType="begin"/>
      </w:r>
      <w:r w:rsidRPr="00E473FC">
        <w:rPr>
          <w:webHidden/>
        </w:rPr>
        <w:instrText xml:space="preserve"> PAGEREF _Toc149834045 \h </w:instrText>
      </w:r>
      <w:r w:rsidRPr="00E473FC">
        <w:rPr>
          <w:webHidden/>
        </w:rPr>
      </w:r>
      <w:r w:rsidRPr="00E473FC">
        <w:rPr>
          <w:webHidden/>
        </w:rPr>
        <w:fldChar w:fldCharType="separate"/>
      </w:r>
      <w:r w:rsidRPr="00E473FC">
        <w:rPr>
          <w:webHidden/>
        </w:rPr>
        <w:t>600</w:t>
      </w:r>
      <w:r w:rsidRPr="00E473FC">
        <w:rPr>
          <w:webHidden/>
        </w:rPr>
        <w:fldChar w:fldCharType="end"/>
      </w:r>
    </w:p>
    <w:p w14:paraId="48EED0EF" w14:textId="163D7B9C" w:rsidR="00E473FC" w:rsidRPr="00E473FC" w:rsidRDefault="00E473FC">
      <w:pPr>
        <w:pStyle w:val="TOC4"/>
        <w:rPr>
          <w:rFonts w:asciiTheme="minorHAnsi" w:hAnsiTheme="minorHAnsi"/>
          <w:sz w:val="22"/>
          <w:szCs w:val="22"/>
        </w:rPr>
      </w:pPr>
      <w:r w:rsidRPr="00E473FC">
        <w:t>Rescheduled Performance Test Date Notice</w:t>
      </w:r>
      <w:r w:rsidRPr="00E473FC">
        <w:rPr>
          <w:webHidden/>
        </w:rPr>
        <w:tab/>
      </w:r>
      <w:r w:rsidRPr="00E473FC">
        <w:rPr>
          <w:webHidden/>
        </w:rPr>
        <w:fldChar w:fldCharType="begin"/>
      </w:r>
      <w:r w:rsidRPr="00E473FC">
        <w:rPr>
          <w:webHidden/>
        </w:rPr>
        <w:instrText xml:space="preserve"> PAGEREF _Toc149834046 \h </w:instrText>
      </w:r>
      <w:r w:rsidRPr="00E473FC">
        <w:rPr>
          <w:webHidden/>
        </w:rPr>
      </w:r>
      <w:r w:rsidRPr="00E473FC">
        <w:rPr>
          <w:webHidden/>
        </w:rPr>
        <w:fldChar w:fldCharType="separate"/>
      </w:r>
      <w:r w:rsidRPr="00E473FC">
        <w:rPr>
          <w:webHidden/>
        </w:rPr>
        <w:t>601</w:t>
      </w:r>
      <w:r w:rsidRPr="00E473FC">
        <w:rPr>
          <w:webHidden/>
        </w:rPr>
        <w:fldChar w:fldCharType="end"/>
      </w:r>
    </w:p>
    <w:p w14:paraId="0CD24A7A" w14:textId="7E5A5039" w:rsidR="00E473FC" w:rsidRPr="00E473FC" w:rsidRDefault="00E473FC">
      <w:pPr>
        <w:pStyle w:val="TOC4"/>
        <w:rPr>
          <w:rFonts w:asciiTheme="minorHAnsi" w:hAnsiTheme="minorHAnsi"/>
          <w:sz w:val="22"/>
          <w:szCs w:val="22"/>
        </w:rPr>
      </w:pPr>
      <w:r w:rsidRPr="00E473FC">
        <w:t>Performance Test Access Notice</w:t>
      </w:r>
      <w:r w:rsidRPr="00E473FC">
        <w:rPr>
          <w:webHidden/>
        </w:rPr>
        <w:tab/>
      </w:r>
      <w:r w:rsidRPr="00E473FC">
        <w:rPr>
          <w:webHidden/>
        </w:rPr>
        <w:fldChar w:fldCharType="begin"/>
      </w:r>
      <w:r w:rsidRPr="00E473FC">
        <w:rPr>
          <w:webHidden/>
        </w:rPr>
        <w:instrText xml:space="preserve"> PAGEREF _Toc149834047 \h </w:instrText>
      </w:r>
      <w:r w:rsidRPr="00E473FC">
        <w:rPr>
          <w:webHidden/>
        </w:rPr>
      </w:r>
      <w:r w:rsidRPr="00E473FC">
        <w:rPr>
          <w:webHidden/>
        </w:rPr>
        <w:fldChar w:fldCharType="separate"/>
      </w:r>
      <w:r w:rsidRPr="00E473FC">
        <w:rPr>
          <w:webHidden/>
        </w:rPr>
        <w:t>602</w:t>
      </w:r>
      <w:r w:rsidRPr="00E473FC">
        <w:rPr>
          <w:webHidden/>
        </w:rPr>
        <w:fldChar w:fldCharType="end"/>
      </w:r>
    </w:p>
    <w:p w14:paraId="7A7FE223" w14:textId="36B337FD" w:rsidR="00E473FC" w:rsidRPr="00E473FC" w:rsidRDefault="00E473FC">
      <w:pPr>
        <w:pStyle w:val="TOC4"/>
        <w:rPr>
          <w:rFonts w:asciiTheme="minorHAnsi" w:hAnsiTheme="minorHAnsi"/>
          <w:sz w:val="22"/>
          <w:szCs w:val="22"/>
        </w:rPr>
      </w:pPr>
      <w:r w:rsidRPr="00E473FC">
        <w:t>Additional OCP Performance Test Date Notice</w:t>
      </w:r>
      <w:r w:rsidRPr="00E473FC">
        <w:rPr>
          <w:webHidden/>
        </w:rPr>
        <w:tab/>
      </w:r>
      <w:r w:rsidRPr="00E473FC">
        <w:rPr>
          <w:webHidden/>
        </w:rPr>
        <w:fldChar w:fldCharType="begin"/>
      </w:r>
      <w:r w:rsidRPr="00E473FC">
        <w:rPr>
          <w:webHidden/>
        </w:rPr>
        <w:instrText xml:space="preserve"> PAGEREF _Toc149834048 \h </w:instrText>
      </w:r>
      <w:r w:rsidRPr="00E473FC">
        <w:rPr>
          <w:webHidden/>
        </w:rPr>
      </w:r>
      <w:r w:rsidRPr="00E473FC">
        <w:rPr>
          <w:webHidden/>
        </w:rPr>
        <w:fldChar w:fldCharType="separate"/>
      </w:r>
      <w:r w:rsidRPr="00E473FC">
        <w:rPr>
          <w:webHidden/>
        </w:rPr>
        <w:t>603</w:t>
      </w:r>
      <w:r w:rsidRPr="00E473FC">
        <w:rPr>
          <w:webHidden/>
        </w:rPr>
        <w:fldChar w:fldCharType="end"/>
      </w:r>
    </w:p>
    <w:p w14:paraId="17136548" w14:textId="59134727" w:rsidR="00E473FC" w:rsidRPr="00E473FC" w:rsidRDefault="00E473FC">
      <w:pPr>
        <w:pStyle w:val="TOC4"/>
        <w:rPr>
          <w:rFonts w:asciiTheme="minorHAnsi" w:hAnsiTheme="minorHAnsi"/>
          <w:sz w:val="22"/>
          <w:szCs w:val="22"/>
        </w:rPr>
      </w:pPr>
      <w:r w:rsidRPr="00E473FC">
        <w:t>Amendment Notification</w:t>
      </w:r>
      <w:r w:rsidRPr="00E473FC">
        <w:rPr>
          <w:webHidden/>
        </w:rPr>
        <w:tab/>
      </w:r>
      <w:r w:rsidRPr="00E473FC">
        <w:rPr>
          <w:webHidden/>
        </w:rPr>
        <w:fldChar w:fldCharType="begin"/>
      </w:r>
      <w:r w:rsidRPr="00E473FC">
        <w:rPr>
          <w:webHidden/>
        </w:rPr>
        <w:instrText xml:space="preserve"> PAGEREF _Toc149834049 \h </w:instrText>
      </w:r>
      <w:r w:rsidRPr="00E473FC">
        <w:rPr>
          <w:webHidden/>
        </w:rPr>
      </w:r>
      <w:r w:rsidRPr="00E473FC">
        <w:rPr>
          <w:webHidden/>
        </w:rPr>
        <w:fldChar w:fldCharType="separate"/>
      </w:r>
      <w:r w:rsidRPr="00E473FC">
        <w:rPr>
          <w:webHidden/>
        </w:rPr>
        <w:t>604</w:t>
      </w:r>
      <w:r w:rsidRPr="00E473FC">
        <w:rPr>
          <w:webHidden/>
        </w:rPr>
        <w:fldChar w:fldCharType="end"/>
      </w:r>
    </w:p>
    <w:p w14:paraId="5E214BB4" w14:textId="3134E411" w:rsidR="00E473FC" w:rsidRPr="00E473FC" w:rsidRDefault="00E473FC">
      <w:pPr>
        <w:pStyle w:val="TOC4"/>
        <w:rPr>
          <w:rFonts w:asciiTheme="minorHAnsi" w:hAnsiTheme="minorHAnsi"/>
          <w:sz w:val="22"/>
          <w:szCs w:val="22"/>
        </w:rPr>
      </w:pPr>
      <w:r w:rsidRPr="00E473FC">
        <w:t>Material Amendment Response Notification</w:t>
      </w:r>
      <w:r w:rsidRPr="00E473FC">
        <w:rPr>
          <w:webHidden/>
        </w:rPr>
        <w:tab/>
      </w:r>
      <w:r w:rsidRPr="00E473FC">
        <w:rPr>
          <w:webHidden/>
        </w:rPr>
        <w:fldChar w:fldCharType="begin"/>
      </w:r>
      <w:r w:rsidRPr="00E473FC">
        <w:rPr>
          <w:webHidden/>
        </w:rPr>
        <w:instrText xml:space="preserve"> PAGEREF _Toc149834050 \h </w:instrText>
      </w:r>
      <w:r w:rsidRPr="00E473FC">
        <w:rPr>
          <w:webHidden/>
        </w:rPr>
      </w:r>
      <w:r w:rsidRPr="00E473FC">
        <w:rPr>
          <w:webHidden/>
        </w:rPr>
        <w:fldChar w:fldCharType="separate"/>
      </w:r>
      <w:r w:rsidRPr="00E473FC">
        <w:rPr>
          <w:webHidden/>
        </w:rPr>
        <w:t>605</w:t>
      </w:r>
      <w:r w:rsidRPr="00E473FC">
        <w:rPr>
          <w:webHidden/>
        </w:rPr>
        <w:fldChar w:fldCharType="end"/>
      </w:r>
    </w:p>
    <w:p w14:paraId="3E621C58" w14:textId="11F72A02" w:rsidR="00E473FC" w:rsidRPr="00E473FC" w:rsidRDefault="00E473FC">
      <w:pPr>
        <w:pStyle w:val="TOC4"/>
        <w:rPr>
          <w:rFonts w:asciiTheme="minorHAnsi" w:hAnsiTheme="minorHAnsi"/>
          <w:sz w:val="22"/>
          <w:szCs w:val="22"/>
        </w:rPr>
      </w:pPr>
      <w:r w:rsidRPr="00E473FC">
        <w:t>Technical Amendment Response Notification</w:t>
      </w:r>
      <w:r w:rsidRPr="00E473FC">
        <w:rPr>
          <w:webHidden/>
        </w:rPr>
        <w:tab/>
      </w:r>
      <w:r w:rsidRPr="00E473FC">
        <w:rPr>
          <w:webHidden/>
        </w:rPr>
        <w:fldChar w:fldCharType="begin"/>
      </w:r>
      <w:r w:rsidRPr="00E473FC">
        <w:rPr>
          <w:webHidden/>
        </w:rPr>
        <w:instrText xml:space="preserve"> PAGEREF _Toc149834051 \h </w:instrText>
      </w:r>
      <w:r w:rsidRPr="00E473FC">
        <w:rPr>
          <w:webHidden/>
        </w:rPr>
      </w:r>
      <w:r w:rsidRPr="00E473FC">
        <w:rPr>
          <w:webHidden/>
        </w:rPr>
        <w:fldChar w:fldCharType="separate"/>
      </w:r>
      <w:r w:rsidRPr="00E473FC">
        <w:rPr>
          <w:webHidden/>
        </w:rPr>
        <w:t>606</w:t>
      </w:r>
      <w:r w:rsidRPr="00E473FC">
        <w:rPr>
          <w:webHidden/>
        </w:rPr>
        <w:fldChar w:fldCharType="end"/>
      </w:r>
    </w:p>
    <w:p w14:paraId="54E641A5" w14:textId="6B20EED8" w:rsidR="00E473FC" w:rsidRPr="00E473FC" w:rsidRDefault="00E473FC">
      <w:pPr>
        <w:pStyle w:val="TOC4"/>
        <w:rPr>
          <w:rFonts w:asciiTheme="minorHAnsi" w:hAnsiTheme="minorHAnsi"/>
          <w:sz w:val="22"/>
          <w:szCs w:val="22"/>
        </w:rPr>
      </w:pPr>
      <w:r w:rsidRPr="00E473FC">
        <w:t>DCMP Proposal Notice</w:t>
      </w:r>
      <w:r w:rsidRPr="00E473FC">
        <w:rPr>
          <w:webHidden/>
        </w:rPr>
        <w:tab/>
      </w:r>
      <w:r w:rsidRPr="00E473FC">
        <w:rPr>
          <w:webHidden/>
        </w:rPr>
        <w:fldChar w:fldCharType="begin"/>
      </w:r>
      <w:r w:rsidRPr="00E473FC">
        <w:rPr>
          <w:webHidden/>
        </w:rPr>
        <w:instrText xml:space="preserve"> PAGEREF _Toc149834052 \h </w:instrText>
      </w:r>
      <w:r w:rsidRPr="00E473FC">
        <w:rPr>
          <w:webHidden/>
        </w:rPr>
      </w:r>
      <w:r w:rsidRPr="00E473FC">
        <w:rPr>
          <w:webHidden/>
        </w:rPr>
        <w:fldChar w:fldCharType="separate"/>
      </w:r>
      <w:r w:rsidRPr="00E473FC">
        <w:rPr>
          <w:webHidden/>
        </w:rPr>
        <w:t>607</w:t>
      </w:r>
      <w:r w:rsidRPr="00E473FC">
        <w:rPr>
          <w:webHidden/>
        </w:rPr>
        <w:fldChar w:fldCharType="end"/>
      </w:r>
    </w:p>
    <w:p w14:paraId="20714371" w14:textId="7C98FFCE" w:rsidR="00E473FC" w:rsidRPr="00E473FC" w:rsidRDefault="00E473FC">
      <w:pPr>
        <w:pStyle w:val="TOC4"/>
        <w:rPr>
          <w:rFonts w:asciiTheme="minorHAnsi" w:hAnsiTheme="minorHAnsi"/>
          <w:sz w:val="22"/>
          <w:szCs w:val="22"/>
        </w:rPr>
      </w:pPr>
      <w:r w:rsidRPr="00E473FC">
        <w:t>DCMP Proposal Response Notice</w:t>
      </w:r>
      <w:r w:rsidRPr="00E473FC">
        <w:rPr>
          <w:webHidden/>
        </w:rPr>
        <w:tab/>
      </w:r>
      <w:r w:rsidRPr="00E473FC">
        <w:rPr>
          <w:webHidden/>
        </w:rPr>
        <w:fldChar w:fldCharType="begin"/>
      </w:r>
      <w:r w:rsidRPr="00E473FC">
        <w:rPr>
          <w:webHidden/>
        </w:rPr>
        <w:instrText xml:space="preserve"> PAGEREF _Toc149834053 \h </w:instrText>
      </w:r>
      <w:r w:rsidRPr="00E473FC">
        <w:rPr>
          <w:webHidden/>
        </w:rPr>
      </w:r>
      <w:r w:rsidRPr="00E473FC">
        <w:rPr>
          <w:webHidden/>
        </w:rPr>
        <w:fldChar w:fldCharType="separate"/>
      </w:r>
      <w:r w:rsidRPr="00E473FC">
        <w:rPr>
          <w:webHidden/>
        </w:rPr>
        <w:t>608</w:t>
      </w:r>
      <w:r w:rsidRPr="00E473FC">
        <w:rPr>
          <w:webHidden/>
        </w:rPr>
        <w:fldChar w:fldCharType="end"/>
      </w:r>
    </w:p>
    <w:p w14:paraId="3434FA21" w14:textId="3ED237B9" w:rsidR="00E473FC" w:rsidRPr="00E473FC" w:rsidRDefault="00E473FC">
      <w:pPr>
        <w:pStyle w:val="TOC4"/>
        <w:rPr>
          <w:rFonts w:asciiTheme="minorHAnsi" w:hAnsiTheme="minorHAnsi"/>
          <w:sz w:val="22"/>
          <w:szCs w:val="22"/>
        </w:rPr>
      </w:pPr>
      <w:r w:rsidRPr="00E473FC">
        <w:t>LCHS Audit Notice</w:t>
      </w:r>
      <w:r w:rsidRPr="00E473FC">
        <w:rPr>
          <w:webHidden/>
        </w:rPr>
        <w:tab/>
      </w:r>
      <w:r w:rsidRPr="00E473FC">
        <w:rPr>
          <w:webHidden/>
        </w:rPr>
        <w:fldChar w:fldCharType="begin"/>
      </w:r>
      <w:r w:rsidRPr="00E473FC">
        <w:rPr>
          <w:webHidden/>
        </w:rPr>
        <w:instrText xml:space="preserve"> PAGEREF _Toc149834054 \h </w:instrText>
      </w:r>
      <w:r w:rsidRPr="00E473FC">
        <w:rPr>
          <w:webHidden/>
        </w:rPr>
      </w:r>
      <w:r w:rsidRPr="00E473FC">
        <w:rPr>
          <w:webHidden/>
        </w:rPr>
        <w:fldChar w:fldCharType="separate"/>
      </w:r>
      <w:r w:rsidRPr="00E473FC">
        <w:rPr>
          <w:webHidden/>
        </w:rPr>
        <w:t>609</w:t>
      </w:r>
      <w:r w:rsidRPr="00E473FC">
        <w:rPr>
          <w:webHidden/>
        </w:rPr>
        <w:fldChar w:fldCharType="end"/>
      </w:r>
    </w:p>
    <w:p w14:paraId="6F6C80AD" w14:textId="1E849EE3" w:rsidR="00E473FC" w:rsidRPr="00E473FC" w:rsidRDefault="00E473FC">
      <w:pPr>
        <w:pStyle w:val="TOC4"/>
        <w:rPr>
          <w:rFonts w:asciiTheme="minorHAnsi" w:hAnsiTheme="minorHAnsi"/>
          <w:sz w:val="22"/>
          <w:szCs w:val="22"/>
        </w:rPr>
      </w:pPr>
      <w:r w:rsidRPr="00E473FC">
        <w:t>Proving Test Notice</w:t>
      </w:r>
      <w:r w:rsidRPr="00E473FC">
        <w:rPr>
          <w:webHidden/>
        </w:rPr>
        <w:tab/>
      </w:r>
      <w:r w:rsidRPr="00E473FC">
        <w:rPr>
          <w:webHidden/>
        </w:rPr>
        <w:fldChar w:fldCharType="begin"/>
      </w:r>
      <w:r w:rsidRPr="00E473FC">
        <w:rPr>
          <w:webHidden/>
        </w:rPr>
        <w:instrText xml:space="preserve"> PAGEREF _Toc149834055 \h </w:instrText>
      </w:r>
      <w:r w:rsidRPr="00E473FC">
        <w:rPr>
          <w:webHidden/>
        </w:rPr>
      </w:r>
      <w:r w:rsidRPr="00E473FC">
        <w:rPr>
          <w:webHidden/>
        </w:rPr>
        <w:fldChar w:fldCharType="separate"/>
      </w:r>
      <w:r w:rsidRPr="00E473FC">
        <w:rPr>
          <w:webHidden/>
        </w:rPr>
        <w:t>610</w:t>
      </w:r>
      <w:r w:rsidRPr="00E473FC">
        <w:rPr>
          <w:webHidden/>
        </w:rPr>
        <w:fldChar w:fldCharType="end"/>
      </w:r>
    </w:p>
    <w:p w14:paraId="309171FF" w14:textId="3A5FD805" w:rsidR="00E473FC" w:rsidRPr="00E473FC" w:rsidRDefault="00E473FC">
      <w:pPr>
        <w:pStyle w:val="TOC4"/>
        <w:rPr>
          <w:rFonts w:asciiTheme="minorHAnsi" w:hAnsiTheme="minorHAnsi"/>
          <w:sz w:val="22"/>
          <w:szCs w:val="22"/>
        </w:rPr>
      </w:pPr>
      <w:r w:rsidRPr="00E473FC">
        <w:t>Proving Test Response Notice</w:t>
      </w:r>
      <w:r w:rsidRPr="00E473FC">
        <w:rPr>
          <w:webHidden/>
        </w:rPr>
        <w:tab/>
      </w:r>
      <w:r w:rsidRPr="00E473FC">
        <w:rPr>
          <w:webHidden/>
        </w:rPr>
        <w:fldChar w:fldCharType="begin"/>
      </w:r>
      <w:r w:rsidRPr="00E473FC">
        <w:rPr>
          <w:webHidden/>
        </w:rPr>
        <w:instrText xml:space="preserve"> PAGEREF _Toc149834056 \h </w:instrText>
      </w:r>
      <w:r w:rsidRPr="00E473FC">
        <w:rPr>
          <w:webHidden/>
        </w:rPr>
      </w:r>
      <w:r w:rsidRPr="00E473FC">
        <w:rPr>
          <w:webHidden/>
        </w:rPr>
        <w:fldChar w:fldCharType="separate"/>
      </w:r>
      <w:r w:rsidRPr="00E473FC">
        <w:rPr>
          <w:webHidden/>
        </w:rPr>
        <w:t>611</w:t>
      </w:r>
      <w:r w:rsidRPr="00E473FC">
        <w:rPr>
          <w:webHidden/>
        </w:rPr>
        <w:fldChar w:fldCharType="end"/>
      </w:r>
    </w:p>
    <w:p w14:paraId="56CF14EF" w14:textId="3E69A057" w:rsidR="00E473FC" w:rsidRPr="00E473FC" w:rsidRDefault="00E473FC">
      <w:pPr>
        <w:pStyle w:val="TOC4"/>
        <w:rPr>
          <w:rFonts w:asciiTheme="minorHAnsi" w:hAnsiTheme="minorHAnsi"/>
          <w:sz w:val="22"/>
          <w:szCs w:val="22"/>
        </w:rPr>
      </w:pPr>
      <w:r w:rsidRPr="00E473FC">
        <w:t>Further Proving Test Response Notice</w:t>
      </w:r>
      <w:r w:rsidRPr="00E473FC">
        <w:rPr>
          <w:webHidden/>
        </w:rPr>
        <w:tab/>
      </w:r>
      <w:r w:rsidRPr="00E473FC">
        <w:rPr>
          <w:webHidden/>
        </w:rPr>
        <w:fldChar w:fldCharType="begin"/>
      </w:r>
      <w:r w:rsidRPr="00E473FC">
        <w:rPr>
          <w:webHidden/>
        </w:rPr>
        <w:instrText xml:space="preserve"> PAGEREF _Toc149834057 \h </w:instrText>
      </w:r>
      <w:r w:rsidRPr="00E473FC">
        <w:rPr>
          <w:webHidden/>
        </w:rPr>
      </w:r>
      <w:r w:rsidRPr="00E473FC">
        <w:rPr>
          <w:webHidden/>
        </w:rPr>
        <w:fldChar w:fldCharType="separate"/>
      </w:r>
      <w:r w:rsidRPr="00E473FC">
        <w:rPr>
          <w:webHidden/>
        </w:rPr>
        <w:t>612</w:t>
      </w:r>
      <w:r w:rsidRPr="00E473FC">
        <w:rPr>
          <w:webHidden/>
        </w:rPr>
        <w:fldChar w:fldCharType="end"/>
      </w:r>
    </w:p>
    <w:p w14:paraId="6162F1BC" w14:textId="50DEFF39" w:rsidR="00E473FC" w:rsidRPr="00E473FC" w:rsidRDefault="00E473FC">
      <w:pPr>
        <w:pStyle w:val="TOC4"/>
        <w:rPr>
          <w:rFonts w:asciiTheme="minorHAnsi" w:hAnsiTheme="minorHAnsi"/>
          <w:sz w:val="22"/>
          <w:szCs w:val="22"/>
        </w:rPr>
      </w:pPr>
      <w:r w:rsidRPr="00E473FC">
        <w:t>Certification Scheme Participation Notice</w:t>
      </w:r>
      <w:r w:rsidRPr="00E473FC">
        <w:rPr>
          <w:webHidden/>
        </w:rPr>
        <w:tab/>
      </w:r>
      <w:r w:rsidRPr="00E473FC">
        <w:rPr>
          <w:webHidden/>
        </w:rPr>
        <w:fldChar w:fldCharType="begin"/>
      </w:r>
      <w:r w:rsidRPr="00E473FC">
        <w:rPr>
          <w:webHidden/>
        </w:rPr>
        <w:instrText xml:space="preserve"> PAGEREF _Toc149834058 \h </w:instrText>
      </w:r>
      <w:r w:rsidRPr="00E473FC">
        <w:rPr>
          <w:webHidden/>
        </w:rPr>
      </w:r>
      <w:r w:rsidRPr="00E473FC">
        <w:rPr>
          <w:webHidden/>
        </w:rPr>
        <w:fldChar w:fldCharType="separate"/>
      </w:r>
      <w:r w:rsidRPr="00E473FC">
        <w:rPr>
          <w:webHidden/>
        </w:rPr>
        <w:t>613</w:t>
      </w:r>
      <w:r w:rsidRPr="00E473FC">
        <w:rPr>
          <w:webHidden/>
        </w:rPr>
        <w:fldChar w:fldCharType="end"/>
      </w:r>
    </w:p>
    <w:p w14:paraId="2BE09C21" w14:textId="2D39136A" w:rsidR="00E473FC" w:rsidRPr="00E473FC" w:rsidRDefault="00E473FC">
      <w:pPr>
        <w:pStyle w:val="TOC4"/>
        <w:rPr>
          <w:rFonts w:asciiTheme="minorHAnsi" w:hAnsiTheme="minorHAnsi"/>
          <w:sz w:val="22"/>
          <w:szCs w:val="22"/>
        </w:rPr>
      </w:pPr>
      <w:r w:rsidRPr="00E473FC">
        <w:t>Government Certification Scheme Response Notice</w:t>
      </w:r>
      <w:r w:rsidRPr="00E473FC">
        <w:rPr>
          <w:webHidden/>
        </w:rPr>
        <w:tab/>
      </w:r>
      <w:r w:rsidRPr="00E473FC">
        <w:rPr>
          <w:webHidden/>
        </w:rPr>
        <w:fldChar w:fldCharType="begin"/>
      </w:r>
      <w:r w:rsidRPr="00E473FC">
        <w:rPr>
          <w:webHidden/>
        </w:rPr>
        <w:instrText xml:space="preserve"> PAGEREF _Toc149834059 \h </w:instrText>
      </w:r>
      <w:r w:rsidRPr="00E473FC">
        <w:rPr>
          <w:webHidden/>
        </w:rPr>
      </w:r>
      <w:r w:rsidRPr="00E473FC">
        <w:rPr>
          <w:webHidden/>
        </w:rPr>
        <w:fldChar w:fldCharType="separate"/>
      </w:r>
      <w:r w:rsidRPr="00E473FC">
        <w:rPr>
          <w:webHidden/>
        </w:rPr>
        <w:t>614</w:t>
      </w:r>
      <w:r w:rsidRPr="00E473FC">
        <w:rPr>
          <w:webHidden/>
        </w:rPr>
        <w:fldChar w:fldCharType="end"/>
      </w:r>
    </w:p>
    <w:p w14:paraId="62D267DE" w14:textId="2A3409C1" w:rsidR="00E473FC" w:rsidRPr="00E473FC" w:rsidRDefault="00E473FC">
      <w:pPr>
        <w:pStyle w:val="TOC4"/>
        <w:rPr>
          <w:rFonts w:asciiTheme="minorHAnsi" w:hAnsiTheme="minorHAnsi"/>
          <w:sz w:val="22"/>
          <w:szCs w:val="22"/>
        </w:rPr>
      </w:pPr>
      <w:r w:rsidRPr="00E473FC">
        <w:t>Other Certification Scheme Response Notice</w:t>
      </w:r>
      <w:r w:rsidRPr="00E473FC">
        <w:rPr>
          <w:webHidden/>
        </w:rPr>
        <w:tab/>
      </w:r>
      <w:r w:rsidRPr="00E473FC">
        <w:rPr>
          <w:webHidden/>
        </w:rPr>
        <w:fldChar w:fldCharType="begin"/>
      </w:r>
      <w:r w:rsidRPr="00E473FC">
        <w:rPr>
          <w:webHidden/>
        </w:rPr>
        <w:instrText xml:space="preserve"> PAGEREF _Toc149834060 \h </w:instrText>
      </w:r>
      <w:r w:rsidRPr="00E473FC">
        <w:rPr>
          <w:webHidden/>
        </w:rPr>
      </w:r>
      <w:r w:rsidRPr="00E473FC">
        <w:rPr>
          <w:webHidden/>
        </w:rPr>
        <w:fldChar w:fldCharType="separate"/>
      </w:r>
      <w:r w:rsidRPr="00E473FC">
        <w:rPr>
          <w:webHidden/>
        </w:rPr>
        <w:t>615</w:t>
      </w:r>
      <w:r w:rsidRPr="00E473FC">
        <w:rPr>
          <w:webHidden/>
        </w:rPr>
        <w:fldChar w:fldCharType="end"/>
      </w:r>
    </w:p>
    <w:p w14:paraId="3CE78D3C" w14:textId="6EE05B91" w:rsidR="00E473FC" w:rsidRPr="00E473FC" w:rsidRDefault="00E473FC">
      <w:pPr>
        <w:pStyle w:val="TOC4"/>
        <w:rPr>
          <w:rFonts w:asciiTheme="minorHAnsi" w:hAnsiTheme="minorHAnsi"/>
          <w:sz w:val="22"/>
          <w:szCs w:val="22"/>
        </w:rPr>
      </w:pPr>
      <w:r w:rsidRPr="00E473FC">
        <w:t>Further Certification Scheme Response Notice</w:t>
      </w:r>
      <w:r w:rsidRPr="00E473FC">
        <w:rPr>
          <w:webHidden/>
        </w:rPr>
        <w:tab/>
      </w:r>
      <w:r w:rsidRPr="00E473FC">
        <w:rPr>
          <w:webHidden/>
        </w:rPr>
        <w:fldChar w:fldCharType="begin"/>
      </w:r>
      <w:r w:rsidRPr="00E473FC">
        <w:rPr>
          <w:webHidden/>
        </w:rPr>
        <w:instrText xml:space="preserve"> PAGEREF _Toc149834061 \h </w:instrText>
      </w:r>
      <w:r w:rsidRPr="00E473FC">
        <w:rPr>
          <w:webHidden/>
        </w:rPr>
      </w:r>
      <w:r w:rsidRPr="00E473FC">
        <w:rPr>
          <w:webHidden/>
        </w:rPr>
        <w:fldChar w:fldCharType="separate"/>
      </w:r>
      <w:r w:rsidRPr="00E473FC">
        <w:rPr>
          <w:webHidden/>
        </w:rPr>
        <w:t>616</w:t>
      </w:r>
      <w:r w:rsidRPr="00E473FC">
        <w:rPr>
          <w:webHidden/>
        </w:rPr>
        <w:fldChar w:fldCharType="end"/>
      </w:r>
    </w:p>
    <w:p w14:paraId="1A220B9E" w14:textId="2F75C7FD" w:rsidR="00E473FC" w:rsidRPr="00E473FC" w:rsidRDefault="00E473FC">
      <w:pPr>
        <w:pStyle w:val="TOC4"/>
        <w:rPr>
          <w:rFonts w:asciiTheme="minorHAnsi" w:hAnsiTheme="minorHAnsi"/>
          <w:sz w:val="22"/>
          <w:szCs w:val="22"/>
        </w:rPr>
      </w:pPr>
      <w:r w:rsidRPr="00E473FC">
        <w:t>Certification Scheme Change Notice</w:t>
      </w:r>
      <w:r w:rsidRPr="00E473FC">
        <w:rPr>
          <w:webHidden/>
        </w:rPr>
        <w:tab/>
      </w:r>
      <w:r w:rsidRPr="00E473FC">
        <w:rPr>
          <w:webHidden/>
        </w:rPr>
        <w:fldChar w:fldCharType="begin"/>
      </w:r>
      <w:r w:rsidRPr="00E473FC">
        <w:rPr>
          <w:webHidden/>
        </w:rPr>
        <w:instrText xml:space="preserve"> PAGEREF _Toc149834062 \h </w:instrText>
      </w:r>
      <w:r w:rsidRPr="00E473FC">
        <w:rPr>
          <w:webHidden/>
        </w:rPr>
      </w:r>
      <w:r w:rsidRPr="00E473FC">
        <w:rPr>
          <w:webHidden/>
        </w:rPr>
        <w:fldChar w:fldCharType="separate"/>
      </w:r>
      <w:r w:rsidRPr="00E473FC">
        <w:rPr>
          <w:webHidden/>
        </w:rPr>
        <w:t>617</w:t>
      </w:r>
      <w:r w:rsidRPr="00E473FC">
        <w:rPr>
          <w:webHidden/>
        </w:rPr>
        <w:fldChar w:fldCharType="end"/>
      </w:r>
    </w:p>
    <w:p w14:paraId="2724778E" w14:textId="481E0B8E" w:rsidR="00E473FC" w:rsidRPr="00E473FC" w:rsidRDefault="00E473FC">
      <w:pPr>
        <w:pStyle w:val="TOC4"/>
        <w:rPr>
          <w:rFonts w:asciiTheme="minorHAnsi" w:hAnsiTheme="minorHAnsi"/>
          <w:sz w:val="22"/>
          <w:szCs w:val="22"/>
        </w:rPr>
      </w:pPr>
      <w:r w:rsidRPr="00E473FC">
        <w:t>Certification Scheme Amendment Notice</w:t>
      </w:r>
      <w:r w:rsidRPr="00E473FC">
        <w:rPr>
          <w:webHidden/>
        </w:rPr>
        <w:tab/>
      </w:r>
      <w:r w:rsidRPr="00E473FC">
        <w:rPr>
          <w:webHidden/>
        </w:rPr>
        <w:fldChar w:fldCharType="begin"/>
      </w:r>
      <w:r w:rsidRPr="00E473FC">
        <w:rPr>
          <w:webHidden/>
        </w:rPr>
        <w:instrText xml:space="preserve"> PAGEREF _Toc149834063 \h </w:instrText>
      </w:r>
      <w:r w:rsidRPr="00E473FC">
        <w:rPr>
          <w:webHidden/>
        </w:rPr>
      </w:r>
      <w:r w:rsidRPr="00E473FC">
        <w:rPr>
          <w:webHidden/>
        </w:rPr>
        <w:fldChar w:fldCharType="separate"/>
      </w:r>
      <w:r w:rsidRPr="00E473FC">
        <w:rPr>
          <w:webHidden/>
        </w:rPr>
        <w:t>618</w:t>
      </w:r>
      <w:r w:rsidRPr="00E473FC">
        <w:rPr>
          <w:webHidden/>
        </w:rPr>
        <w:fldChar w:fldCharType="end"/>
      </w:r>
    </w:p>
    <w:p w14:paraId="3D0B3D2E" w14:textId="7549C018" w:rsidR="00E473FC" w:rsidRPr="00E473FC" w:rsidRDefault="00E473FC">
      <w:pPr>
        <w:pStyle w:val="TOC4"/>
        <w:rPr>
          <w:rFonts w:asciiTheme="minorHAnsi" w:hAnsiTheme="minorHAnsi"/>
          <w:sz w:val="22"/>
          <w:szCs w:val="22"/>
        </w:rPr>
      </w:pPr>
      <w:r w:rsidRPr="00E473FC">
        <w:t>Acceptable Certification Scheme Notice</w:t>
      </w:r>
      <w:r w:rsidRPr="00E473FC">
        <w:rPr>
          <w:webHidden/>
        </w:rPr>
        <w:tab/>
      </w:r>
      <w:r w:rsidRPr="00E473FC">
        <w:rPr>
          <w:webHidden/>
        </w:rPr>
        <w:fldChar w:fldCharType="begin"/>
      </w:r>
      <w:r w:rsidRPr="00E473FC">
        <w:rPr>
          <w:webHidden/>
        </w:rPr>
        <w:instrText xml:space="preserve"> PAGEREF _Toc149834064 \h </w:instrText>
      </w:r>
      <w:r w:rsidRPr="00E473FC">
        <w:rPr>
          <w:webHidden/>
        </w:rPr>
      </w:r>
      <w:r w:rsidRPr="00E473FC">
        <w:rPr>
          <w:webHidden/>
        </w:rPr>
        <w:fldChar w:fldCharType="separate"/>
      </w:r>
      <w:r w:rsidRPr="00E473FC">
        <w:rPr>
          <w:webHidden/>
        </w:rPr>
        <w:t>619</w:t>
      </w:r>
      <w:r w:rsidRPr="00E473FC">
        <w:rPr>
          <w:webHidden/>
        </w:rPr>
        <w:fldChar w:fldCharType="end"/>
      </w:r>
    </w:p>
    <w:p w14:paraId="7336E932" w14:textId="780BB433" w:rsidR="00E473FC" w:rsidRPr="00E473FC" w:rsidRDefault="00E473FC">
      <w:pPr>
        <w:pStyle w:val="TOC4"/>
        <w:rPr>
          <w:rFonts w:asciiTheme="minorHAnsi" w:hAnsiTheme="minorHAnsi"/>
          <w:sz w:val="22"/>
          <w:szCs w:val="22"/>
        </w:rPr>
      </w:pPr>
      <w:r w:rsidRPr="00E473FC">
        <w:t>GRP Principles Request Notice</w:t>
      </w:r>
      <w:r w:rsidRPr="00E473FC">
        <w:rPr>
          <w:webHidden/>
        </w:rPr>
        <w:tab/>
      </w:r>
      <w:r w:rsidRPr="00E473FC">
        <w:rPr>
          <w:webHidden/>
        </w:rPr>
        <w:fldChar w:fldCharType="begin"/>
      </w:r>
      <w:r w:rsidRPr="00E473FC">
        <w:rPr>
          <w:webHidden/>
        </w:rPr>
        <w:instrText xml:space="preserve"> PAGEREF _Toc149834065 \h </w:instrText>
      </w:r>
      <w:r w:rsidRPr="00E473FC">
        <w:rPr>
          <w:webHidden/>
        </w:rPr>
      </w:r>
      <w:r w:rsidRPr="00E473FC">
        <w:rPr>
          <w:webHidden/>
        </w:rPr>
        <w:fldChar w:fldCharType="separate"/>
      </w:r>
      <w:r w:rsidRPr="00E473FC">
        <w:rPr>
          <w:webHidden/>
        </w:rPr>
        <w:t>620</w:t>
      </w:r>
      <w:r w:rsidRPr="00E473FC">
        <w:rPr>
          <w:webHidden/>
        </w:rPr>
        <w:fldChar w:fldCharType="end"/>
      </w:r>
    </w:p>
    <w:p w14:paraId="1C9D1B0D" w14:textId="1339D463" w:rsidR="00E473FC" w:rsidRPr="00E473FC" w:rsidRDefault="00E473FC">
      <w:pPr>
        <w:pStyle w:val="TOC4"/>
        <w:rPr>
          <w:rFonts w:asciiTheme="minorHAnsi" w:hAnsiTheme="minorHAnsi"/>
          <w:sz w:val="22"/>
          <w:szCs w:val="22"/>
        </w:rPr>
      </w:pPr>
      <w:r w:rsidRPr="00E473FC">
        <w:t>GRP Principles Request Validity Notice</w:t>
      </w:r>
      <w:r w:rsidRPr="00E473FC">
        <w:rPr>
          <w:webHidden/>
        </w:rPr>
        <w:tab/>
      </w:r>
      <w:r w:rsidRPr="00E473FC">
        <w:rPr>
          <w:webHidden/>
        </w:rPr>
        <w:fldChar w:fldCharType="begin"/>
      </w:r>
      <w:r w:rsidRPr="00E473FC">
        <w:rPr>
          <w:webHidden/>
        </w:rPr>
        <w:instrText xml:space="preserve"> PAGEREF _Toc149834066 \h </w:instrText>
      </w:r>
      <w:r w:rsidRPr="00E473FC">
        <w:rPr>
          <w:webHidden/>
        </w:rPr>
      </w:r>
      <w:r w:rsidRPr="00E473FC">
        <w:rPr>
          <w:webHidden/>
        </w:rPr>
        <w:fldChar w:fldCharType="separate"/>
      </w:r>
      <w:r w:rsidRPr="00E473FC">
        <w:rPr>
          <w:webHidden/>
        </w:rPr>
        <w:t>621</w:t>
      </w:r>
      <w:r w:rsidRPr="00E473FC">
        <w:rPr>
          <w:webHidden/>
        </w:rPr>
        <w:fldChar w:fldCharType="end"/>
      </w:r>
    </w:p>
    <w:p w14:paraId="52238D2D" w14:textId="67366F25" w:rsidR="00E473FC" w:rsidRPr="00E473FC" w:rsidRDefault="00E473FC">
      <w:pPr>
        <w:pStyle w:val="TOC4"/>
        <w:rPr>
          <w:rFonts w:asciiTheme="minorHAnsi" w:hAnsiTheme="minorHAnsi"/>
          <w:sz w:val="22"/>
          <w:szCs w:val="22"/>
        </w:rPr>
      </w:pPr>
      <w:r w:rsidRPr="00E473FC">
        <w:t>GRP Principles Review Notice</w:t>
      </w:r>
      <w:r w:rsidRPr="00E473FC">
        <w:rPr>
          <w:webHidden/>
        </w:rPr>
        <w:tab/>
      </w:r>
      <w:r w:rsidRPr="00E473FC">
        <w:rPr>
          <w:webHidden/>
        </w:rPr>
        <w:fldChar w:fldCharType="begin"/>
      </w:r>
      <w:r w:rsidRPr="00E473FC">
        <w:rPr>
          <w:webHidden/>
        </w:rPr>
        <w:instrText xml:space="preserve"> PAGEREF _Toc149834067 \h </w:instrText>
      </w:r>
      <w:r w:rsidRPr="00E473FC">
        <w:rPr>
          <w:webHidden/>
        </w:rPr>
      </w:r>
      <w:r w:rsidRPr="00E473FC">
        <w:rPr>
          <w:webHidden/>
        </w:rPr>
        <w:fldChar w:fldCharType="separate"/>
      </w:r>
      <w:r w:rsidRPr="00E473FC">
        <w:rPr>
          <w:webHidden/>
        </w:rPr>
        <w:t>622</w:t>
      </w:r>
      <w:r w:rsidRPr="00E473FC">
        <w:rPr>
          <w:webHidden/>
        </w:rPr>
        <w:fldChar w:fldCharType="end"/>
      </w:r>
    </w:p>
    <w:p w14:paraId="38EBCDD1" w14:textId="7CC61A4F" w:rsidR="00E473FC" w:rsidRPr="00E473FC" w:rsidRDefault="00E473FC">
      <w:pPr>
        <w:pStyle w:val="TOC4"/>
        <w:rPr>
          <w:rFonts w:asciiTheme="minorHAnsi" w:hAnsiTheme="minorHAnsi"/>
          <w:sz w:val="22"/>
          <w:szCs w:val="22"/>
        </w:rPr>
      </w:pPr>
      <w:r w:rsidRPr="00E473FC">
        <w:t>GRP Principles Review Response Notice</w:t>
      </w:r>
      <w:r w:rsidRPr="00E473FC">
        <w:rPr>
          <w:webHidden/>
        </w:rPr>
        <w:tab/>
      </w:r>
      <w:r w:rsidRPr="00E473FC">
        <w:rPr>
          <w:webHidden/>
        </w:rPr>
        <w:fldChar w:fldCharType="begin"/>
      </w:r>
      <w:r w:rsidRPr="00E473FC">
        <w:rPr>
          <w:webHidden/>
        </w:rPr>
        <w:instrText xml:space="preserve"> PAGEREF _Toc149834068 \h </w:instrText>
      </w:r>
      <w:r w:rsidRPr="00E473FC">
        <w:rPr>
          <w:webHidden/>
        </w:rPr>
      </w:r>
      <w:r w:rsidRPr="00E473FC">
        <w:rPr>
          <w:webHidden/>
        </w:rPr>
        <w:fldChar w:fldCharType="separate"/>
      </w:r>
      <w:r w:rsidRPr="00E473FC">
        <w:rPr>
          <w:webHidden/>
        </w:rPr>
        <w:t>623</w:t>
      </w:r>
      <w:r w:rsidRPr="00E473FC">
        <w:rPr>
          <w:webHidden/>
        </w:rPr>
        <w:fldChar w:fldCharType="end"/>
      </w:r>
    </w:p>
    <w:p w14:paraId="494395EE" w14:textId="16459DE4" w:rsidR="00E473FC" w:rsidRPr="00E473FC" w:rsidRDefault="00E473FC">
      <w:pPr>
        <w:pStyle w:val="TOC4"/>
        <w:rPr>
          <w:rFonts w:asciiTheme="minorHAnsi" w:hAnsiTheme="minorHAnsi"/>
          <w:sz w:val="22"/>
          <w:szCs w:val="22"/>
        </w:rPr>
      </w:pPr>
      <w:r w:rsidRPr="00E473FC">
        <w:t>GRP Principles Review Outcome Notice</w:t>
      </w:r>
      <w:r w:rsidRPr="00E473FC">
        <w:rPr>
          <w:webHidden/>
        </w:rPr>
        <w:tab/>
      </w:r>
      <w:r w:rsidRPr="00E473FC">
        <w:rPr>
          <w:webHidden/>
        </w:rPr>
        <w:fldChar w:fldCharType="begin"/>
      </w:r>
      <w:r w:rsidRPr="00E473FC">
        <w:rPr>
          <w:webHidden/>
        </w:rPr>
        <w:instrText xml:space="preserve"> PAGEREF _Toc149834069 \h </w:instrText>
      </w:r>
      <w:r w:rsidRPr="00E473FC">
        <w:rPr>
          <w:webHidden/>
        </w:rPr>
      </w:r>
      <w:r w:rsidRPr="00E473FC">
        <w:rPr>
          <w:webHidden/>
        </w:rPr>
        <w:fldChar w:fldCharType="separate"/>
      </w:r>
      <w:r w:rsidRPr="00E473FC">
        <w:rPr>
          <w:webHidden/>
        </w:rPr>
        <w:t>624</w:t>
      </w:r>
      <w:r w:rsidRPr="00E473FC">
        <w:rPr>
          <w:webHidden/>
        </w:rPr>
        <w:fldChar w:fldCharType="end"/>
      </w:r>
    </w:p>
    <w:p w14:paraId="40DB9E7B" w14:textId="5A624601" w:rsidR="00E473FC" w:rsidRPr="00E473FC" w:rsidRDefault="00E473FC">
      <w:pPr>
        <w:pStyle w:val="TOC4"/>
        <w:rPr>
          <w:rFonts w:asciiTheme="minorHAnsi" w:hAnsiTheme="minorHAnsi"/>
          <w:sz w:val="22"/>
          <w:szCs w:val="22"/>
        </w:rPr>
      </w:pPr>
      <w:r w:rsidRPr="00E473FC">
        <w:t>GRP Dispute Notice</w:t>
      </w:r>
      <w:r w:rsidRPr="00E473FC">
        <w:rPr>
          <w:webHidden/>
        </w:rPr>
        <w:tab/>
      </w:r>
      <w:r w:rsidRPr="00E473FC">
        <w:rPr>
          <w:webHidden/>
        </w:rPr>
        <w:fldChar w:fldCharType="begin"/>
      </w:r>
      <w:r w:rsidRPr="00E473FC">
        <w:rPr>
          <w:webHidden/>
        </w:rPr>
        <w:instrText xml:space="preserve"> PAGEREF _Toc149834070 \h </w:instrText>
      </w:r>
      <w:r w:rsidRPr="00E473FC">
        <w:rPr>
          <w:webHidden/>
        </w:rPr>
      </w:r>
      <w:r w:rsidRPr="00E473FC">
        <w:rPr>
          <w:webHidden/>
        </w:rPr>
        <w:fldChar w:fldCharType="separate"/>
      </w:r>
      <w:r w:rsidRPr="00E473FC">
        <w:rPr>
          <w:webHidden/>
        </w:rPr>
        <w:t>625</w:t>
      </w:r>
      <w:r w:rsidRPr="00E473FC">
        <w:rPr>
          <w:webHidden/>
        </w:rPr>
        <w:fldChar w:fldCharType="end"/>
      </w:r>
    </w:p>
    <w:p w14:paraId="445BB86A" w14:textId="6BDA0EED" w:rsidR="00E473FC" w:rsidRPr="00E473FC" w:rsidRDefault="00E473FC">
      <w:pPr>
        <w:pStyle w:val="TOC4"/>
        <w:rPr>
          <w:rFonts w:asciiTheme="minorHAnsi" w:hAnsiTheme="minorHAnsi"/>
          <w:sz w:val="22"/>
          <w:szCs w:val="22"/>
        </w:rPr>
      </w:pPr>
      <w:r w:rsidRPr="00E473FC">
        <w:t>GRP Dispute Validity Notice</w:t>
      </w:r>
      <w:r w:rsidRPr="00E473FC">
        <w:rPr>
          <w:webHidden/>
        </w:rPr>
        <w:tab/>
      </w:r>
      <w:r w:rsidRPr="00E473FC">
        <w:rPr>
          <w:webHidden/>
        </w:rPr>
        <w:fldChar w:fldCharType="begin"/>
      </w:r>
      <w:r w:rsidRPr="00E473FC">
        <w:rPr>
          <w:webHidden/>
        </w:rPr>
        <w:instrText xml:space="preserve"> PAGEREF _Toc149834071 \h </w:instrText>
      </w:r>
      <w:r w:rsidRPr="00E473FC">
        <w:rPr>
          <w:webHidden/>
        </w:rPr>
      </w:r>
      <w:r w:rsidRPr="00E473FC">
        <w:rPr>
          <w:webHidden/>
        </w:rPr>
        <w:fldChar w:fldCharType="separate"/>
      </w:r>
      <w:r w:rsidRPr="00E473FC">
        <w:rPr>
          <w:webHidden/>
        </w:rPr>
        <w:t>626</w:t>
      </w:r>
      <w:r w:rsidRPr="00E473FC">
        <w:rPr>
          <w:webHidden/>
        </w:rPr>
        <w:fldChar w:fldCharType="end"/>
      </w:r>
    </w:p>
    <w:p w14:paraId="30590C95" w14:textId="0DBE8B49" w:rsidR="00D179D6" w:rsidRPr="00462199" w:rsidRDefault="00D179D6" w:rsidP="00565698">
      <w:pPr>
        <w:pStyle w:val="NormalAshurst"/>
        <w:rPr>
          <w:lang w:eastAsia="zh-CN"/>
        </w:rPr>
      </w:pPr>
      <w:r w:rsidRPr="00E473FC">
        <w:rPr>
          <w:rFonts w:cs="Arial"/>
          <w:bCs/>
        </w:rPr>
        <w:fldChar w:fldCharType="end"/>
      </w:r>
      <w:r w:rsidRPr="00462199">
        <w:rPr>
          <w:lang w:eastAsia="zh-CN"/>
        </w:rPr>
        <w:br w:type="page"/>
      </w:r>
    </w:p>
    <w:p w14:paraId="63448313" w14:textId="77777777" w:rsidR="00D179D6" w:rsidRPr="00462199" w:rsidRDefault="00D179D6" w:rsidP="001E2581">
      <w:pPr>
        <w:pStyle w:val="Annex13Heading"/>
      </w:pPr>
      <w:bookmarkStart w:id="9365" w:name="_Toc149833935"/>
      <w:r w:rsidRPr="00462199">
        <w:lastRenderedPageBreak/>
        <w:t>Directors' Certificate</w:t>
      </w:r>
      <w:bookmarkEnd w:id="9365"/>
    </w:p>
    <w:p w14:paraId="56654CAA" w14:textId="77777777" w:rsidR="00D179D6" w:rsidRPr="00462199" w:rsidRDefault="00D179D6" w:rsidP="001E2581">
      <w:pPr>
        <w:pStyle w:val="NormalBoldAshurst"/>
        <w:jc w:val="center"/>
        <w:rPr>
          <w:lang w:eastAsia="zh-CN"/>
        </w:rPr>
      </w:pPr>
      <w:r w:rsidRPr="00462199">
        <w:t>[Company Name]</w:t>
      </w:r>
      <w:r w:rsidRPr="00462199">
        <w:br/>
        <w:t xml:space="preserve">[Unique reference number: </w:t>
      </w:r>
      <w:r w:rsidRPr="00462199">
        <w:rPr>
          <w:i/>
        </w:rPr>
        <w:t>[</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73AEAA8" w14:textId="77777777" w:rsidR="00D179D6" w:rsidRPr="00462199" w:rsidRDefault="00D179D6" w:rsidP="001E2581">
      <w:pPr>
        <w:pStyle w:val="NormalBoldAshurst"/>
        <w:jc w:val="center"/>
        <w:rPr>
          <w:lang w:eastAsia="zh-CN"/>
        </w:rPr>
      </w:pPr>
      <w:r w:rsidRPr="00462199">
        <w:t>(the "Company")</w:t>
      </w:r>
    </w:p>
    <w:p w14:paraId="7A48DAC9" w14:textId="77777777" w:rsidR="00D179D6" w:rsidRPr="00462199" w:rsidRDefault="00D179D6" w:rsidP="001E2581">
      <w:pPr>
        <w:pStyle w:val="CBOLDCAPSAshurst"/>
        <w:rPr>
          <w:lang w:eastAsia="zh-CN"/>
        </w:rPr>
      </w:pPr>
      <w:r w:rsidRPr="00462199">
        <w:t>LCHA – DIRECTORS' CERTIFICATE</w:t>
      </w:r>
    </w:p>
    <w:p w14:paraId="57FE5438" w14:textId="77777777" w:rsidR="00D179D6" w:rsidRPr="00462199" w:rsidRDefault="00D179D6" w:rsidP="005B3BB9">
      <w:pPr>
        <w:pStyle w:val="NormalAshurst"/>
      </w:pPr>
    </w:p>
    <w:p w14:paraId="52F1C448" w14:textId="77777777" w:rsidR="00D179D6" w:rsidRPr="00462199" w:rsidRDefault="00D179D6" w:rsidP="005B3BB9">
      <w:pPr>
        <w:pStyle w:val="NormalAshurst"/>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2003D321" w14:textId="77777777" w:rsidR="00D179D6" w:rsidRPr="00462199" w:rsidRDefault="00D179D6" w:rsidP="005B3BB9">
      <w:pPr>
        <w:pStyle w:val="NormalAshurst"/>
      </w:pPr>
    </w:p>
    <w:p w14:paraId="4DC74BB7" w14:textId="77777777" w:rsidR="00D179D6" w:rsidRPr="00462199" w:rsidRDefault="00D179D6" w:rsidP="005B3BB9">
      <w:pPr>
        <w:pStyle w:val="NormalAshurst"/>
        <w:rPr>
          <w:lang w:eastAsia="zh-CN"/>
        </w:rPr>
      </w:pPr>
      <w:r w:rsidRPr="00462199">
        <w:t xml:space="preserve">I,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being a Director of the Company, refer to the LCHA entered into by the Company and the LCHA Counterparty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defined in or incorporated into the Agreement have the same meanings when used in this Certificate.</w:t>
      </w:r>
    </w:p>
    <w:p w14:paraId="71B08431" w14:textId="77777777" w:rsidR="00D179D6" w:rsidRPr="00462199" w:rsidRDefault="00D179D6" w:rsidP="005B3BB9">
      <w:pPr>
        <w:pStyle w:val="NormalAshurst"/>
        <w:rPr>
          <w:lang w:eastAsia="zh-CN"/>
        </w:rPr>
      </w:pPr>
      <w:r w:rsidRPr="00462199">
        <w:t xml:space="preserve">I hereby certify that, having made all due and careful enquiries, the information contained in and enclosed with </w:t>
      </w:r>
      <w:r w:rsidRPr="00462199">
        <w:rPr>
          <w:b/>
          <w:i/>
        </w:rPr>
        <w:t>[to insert description of matters being certified]</w:t>
      </w:r>
      <w:r w:rsidRPr="00462199">
        <w:t xml:space="preserve"> is in all material respects true, complete and accurate and not misleading, in each case by reference to the facts and circumstances then existing.</w:t>
      </w:r>
    </w:p>
    <w:p w14:paraId="1BCC4E67" w14:textId="77777777" w:rsidR="00D179D6" w:rsidRPr="00462199" w:rsidRDefault="00D179D6" w:rsidP="005B3BB9">
      <w:pPr>
        <w:pStyle w:val="NormalAshurst"/>
      </w:pPr>
      <w:r w:rsidRPr="00462199">
        <w:t>This Certificate is governed by and construed in accordance with English law.</w:t>
      </w:r>
    </w:p>
    <w:p w14:paraId="07E88FFA" w14:textId="77777777" w:rsidR="00D179D6" w:rsidRPr="00462199" w:rsidRDefault="00D179D6" w:rsidP="005B3BB9">
      <w:pPr>
        <w:pStyle w:val="NormalAshurst"/>
        <w:rPr>
          <w:lang w:eastAsia="zh-CN"/>
        </w:rPr>
      </w:pPr>
    </w:p>
    <w:p w14:paraId="7FE81307" w14:textId="77777777" w:rsidR="00D179D6" w:rsidRPr="00462199" w:rsidRDefault="00D179D6" w:rsidP="00EF3F12">
      <w:pPr>
        <w:pStyle w:val="StandardAshurst"/>
        <w:ind w:left="2835"/>
        <w:rPr>
          <w:lang w:eastAsia="zh-CN"/>
        </w:rPr>
      </w:pPr>
      <w:r w:rsidRPr="00462199">
        <w:rPr>
          <w:lang w:eastAsia="zh-CN"/>
        </w:rPr>
        <w:t>…………………………………………</w:t>
      </w:r>
    </w:p>
    <w:p w14:paraId="052EF001" w14:textId="77777777" w:rsidR="00D179D6" w:rsidRPr="00462199" w:rsidRDefault="00D179D6" w:rsidP="00EF3F12">
      <w:pPr>
        <w:pStyle w:val="StandardAshurst"/>
        <w:ind w:left="2835"/>
        <w:rPr>
          <w:lang w:eastAsia="zh-CN"/>
        </w:rPr>
      </w:pPr>
      <w:r w:rsidRPr="00462199">
        <w:rPr>
          <w:lang w:eastAsia="zh-CN"/>
        </w:rPr>
        <w:t xml:space="preserve">Name: </w:t>
      </w:r>
      <w:r w:rsidRPr="00462199">
        <w:rPr>
          <w:b/>
          <w:bCs/>
          <w:i/>
          <w:iCs/>
          <w:lang w:eastAsia="zh-CN"/>
        </w:rPr>
        <w:t>[</w:t>
      </w:r>
      <w:r w:rsidRPr="00462199">
        <w:rPr>
          <w:b/>
          <w:bCs/>
          <w:i/>
          <w:iCs/>
          <w:lang w:eastAsia="zh-CN"/>
        </w:rPr>
        <w:fldChar w:fldCharType="begin"/>
      </w:r>
      <w:r w:rsidRPr="00462199">
        <w:rPr>
          <w:b/>
          <w:bCs/>
          <w:i/>
          <w:iCs/>
          <w:lang w:eastAsia="zh-CN"/>
        </w:rPr>
        <w:instrText xml:space="preserve"> SYMBOL 108\f wingdings \s11\h \* MERGEFORMAT </w:instrText>
      </w:r>
      <w:r w:rsidRPr="00462199">
        <w:rPr>
          <w:b/>
          <w:bCs/>
          <w:i/>
          <w:iCs/>
          <w:lang w:eastAsia="zh-CN"/>
        </w:rPr>
        <w:fldChar w:fldCharType="end"/>
      </w:r>
      <w:r w:rsidRPr="00462199">
        <w:rPr>
          <w:b/>
          <w:bCs/>
          <w:i/>
          <w:iCs/>
          <w:lang w:eastAsia="zh-CN"/>
        </w:rPr>
        <w:t>]</w:t>
      </w:r>
    </w:p>
    <w:p w14:paraId="74B9FE99" w14:textId="77777777" w:rsidR="00D179D6" w:rsidRPr="00462199" w:rsidRDefault="00D179D6" w:rsidP="00EF3F12">
      <w:pPr>
        <w:pStyle w:val="StandardAshurst"/>
        <w:ind w:left="2835"/>
        <w:rPr>
          <w:lang w:eastAsia="zh-CN"/>
        </w:rPr>
      </w:pPr>
      <w:r w:rsidRPr="00462199">
        <w:rPr>
          <w:lang w:eastAsia="zh-CN"/>
        </w:rPr>
        <w:t>Position: Director</w:t>
      </w:r>
    </w:p>
    <w:p w14:paraId="1E69222E" w14:textId="77777777" w:rsidR="00D179D6" w:rsidRPr="008D133B" w:rsidRDefault="00D179D6" w:rsidP="008D133B">
      <w:pPr>
        <w:pStyle w:val="StandardAshurst"/>
        <w:ind w:left="2835"/>
        <w:rPr>
          <w:lang w:eastAsia="zh-CN"/>
        </w:rPr>
      </w:pPr>
      <w:r w:rsidRPr="00462199">
        <w:rPr>
          <w:lang w:eastAsia="zh-CN"/>
        </w:rPr>
        <w:t xml:space="preserve">Dated: </w:t>
      </w:r>
      <w:r w:rsidRPr="008D133B">
        <w:rPr>
          <w:lang w:eastAsia="zh-CN"/>
        </w:rPr>
        <w:t>[</w:t>
      </w:r>
      <w:r w:rsidRPr="008D133B">
        <w:rPr>
          <w:lang w:eastAsia="zh-CN"/>
        </w:rPr>
        <w:fldChar w:fldCharType="begin"/>
      </w:r>
      <w:r w:rsidRPr="008D133B">
        <w:rPr>
          <w:lang w:eastAsia="zh-CN"/>
        </w:rPr>
        <w:instrText xml:space="preserve"> SYMBOL 108\f wingdings \s11\h \* MERGEFORMAT </w:instrText>
      </w:r>
      <w:r w:rsidRPr="008D133B">
        <w:rPr>
          <w:lang w:eastAsia="zh-CN"/>
        </w:rPr>
        <w:fldChar w:fldCharType="end"/>
      </w:r>
      <w:r w:rsidRPr="008D133B">
        <w:rPr>
          <w:lang w:eastAsia="zh-CN"/>
        </w:rPr>
        <w:t>]</w:t>
      </w:r>
    </w:p>
    <w:p w14:paraId="4250F615" w14:textId="77777777" w:rsidR="00D179D6" w:rsidRPr="00462199" w:rsidRDefault="00D179D6" w:rsidP="008D133B">
      <w:pPr>
        <w:pStyle w:val="StandardAshurst"/>
        <w:ind w:left="2835"/>
        <w:rPr>
          <w:lang w:eastAsia="zh-CN"/>
        </w:rPr>
      </w:pPr>
    </w:p>
    <w:p w14:paraId="36FD6663" w14:textId="77777777" w:rsidR="00D179D6" w:rsidRPr="00462199" w:rsidRDefault="00D179D6" w:rsidP="00EF3F12">
      <w:pPr>
        <w:pStyle w:val="StandardAshurst"/>
        <w:ind w:left="2835"/>
        <w:rPr>
          <w:lang w:eastAsia="zh-CN"/>
        </w:rPr>
      </w:pPr>
      <w:r w:rsidRPr="00462199">
        <w:rPr>
          <w:lang w:eastAsia="zh-CN"/>
        </w:rPr>
        <w:t>…………………………………………</w:t>
      </w:r>
    </w:p>
    <w:p w14:paraId="324DA6E1" w14:textId="77777777" w:rsidR="00D179D6" w:rsidRPr="00462199" w:rsidRDefault="00D179D6" w:rsidP="00EF3F12">
      <w:pPr>
        <w:pStyle w:val="StandardAshurst"/>
        <w:ind w:left="2835"/>
        <w:rPr>
          <w:lang w:eastAsia="zh-CN"/>
        </w:rPr>
      </w:pPr>
      <w:r w:rsidRPr="00462199">
        <w:rPr>
          <w:lang w:eastAsia="zh-CN"/>
        </w:rPr>
        <w:t xml:space="preserve">Name: </w:t>
      </w:r>
      <w:r w:rsidRPr="008D133B">
        <w:rPr>
          <w:lang w:eastAsia="zh-CN"/>
        </w:rPr>
        <w:t>[</w:t>
      </w:r>
      <w:r w:rsidRPr="008D133B">
        <w:rPr>
          <w:lang w:eastAsia="zh-CN"/>
        </w:rPr>
        <w:fldChar w:fldCharType="begin"/>
      </w:r>
      <w:r w:rsidRPr="008D133B">
        <w:rPr>
          <w:lang w:eastAsia="zh-CN"/>
        </w:rPr>
        <w:instrText xml:space="preserve"> SYMBOL 108\f wingdings \s11\h \* MERGEFORMAT </w:instrText>
      </w:r>
      <w:r w:rsidRPr="008D133B">
        <w:rPr>
          <w:lang w:eastAsia="zh-CN"/>
        </w:rPr>
        <w:fldChar w:fldCharType="end"/>
      </w:r>
      <w:r w:rsidRPr="008D133B">
        <w:rPr>
          <w:lang w:eastAsia="zh-CN"/>
        </w:rPr>
        <w:t>]</w:t>
      </w:r>
    </w:p>
    <w:p w14:paraId="6807C114" w14:textId="77777777" w:rsidR="00D179D6" w:rsidRPr="00462199" w:rsidRDefault="00D179D6" w:rsidP="00EF3F12">
      <w:pPr>
        <w:pStyle w:val="StandardAshurst"/>
        <w:ind w:left="2835"/>
        <w:rPr>
          <w:lang w:eastAsia="zh-CN"/>
        </w:rPr>
      </w:pPr>
      <w:r w:rsidRPr="00462199">
        <w:rPr>
          <w:lang w:eastAsia="zh-CN"/>
        </w:rPr>
        <w:t>Position: Director</w:t>
      </w:r>
    </w:p>
    <w:p w14:paraId="0C871714" w14:textId="77777777" w:rsidR="00D179D6" w:rsidRPr="00462199" w:rsidRDefault="00D179D6" w:rsidP="008D133B">
      <w:pPr>
        <w:pStyle w:val="StandardAshurst"/>
        <w:ind w:left="2835"/>
        <w:rPr>
          <w:lang w:eastAsia="zh-CN"/>
        </w:rPr>
      </w:pPr>
      <w:r w:rsidRPr="00462199">
        <w:rPr>
          <w:lang w:eastAsia="zh-CN"/>
        </w:rPr>
        <w:t xml:space="preserve">Dated: </w:t>
      </w:r>
      <w:r w:rsidRPr="008D133B">
        <w:rPr>
          <w:lang w:eastAsia="zh-CN"/>
        </w:rPr>
        <w:t>[</w:t>
      </w:r>
      <w:r w:rsidRPr="008D133B">
        <w:rPr>
          <w:lang w:eastAsia="zh-CN"/>
        </w:rPr>
        <w:fldChar w:fldCharType="begin"/>
      </w:r>
      <w:r w:rsidRPr="008D133B">
        <w:rPr>
          <w:lang w:eastAsia="zh-CN"/>
        </w:rPr>
        <w:instrText xml:space="preserve"> SYMBOL 108\f wingdings \s11\h \* MERGEFORMAT </w:instrText>
      </w:r>
      <w:r w:rsidRPr="008D133B">
        <w:rPr>
          <w:lang w:eastAsia="zh-CN"/>
        </w:rPr>
        <w:fldChar w:fldCharType="end"/>
      </w:r>
      <w:r w:rsidRPr="008D133B">
        <w:rPr>
          <w:lang w:eastAsia="zh-CN"/>
        </w:rPr>
        <w:t>]</w:t>
      </w:r>
    </w:p>
    <w:p w14:paraId="358D0294" w14:textId="77777777" w:rsidR="00D179D6" w:rsidRPr="00462199" w:rsidRDefault="00D179D6" w:rsidP="00EF3F12">
      <w:pPr>
        <w:pStyle w:val="NormalAshurst"/>
        <w:ind w:left="2835"/>
      </w:pPr>
    </w:p>
    <w:p w14:paraId="7DA8B6F6" w14:textId="77777777" w:rsidR="00D179D6" w:rsidRPr="00462199" w:rsidRDefault="00D179D6" w:rsidP="00EF3F12">
      <w:pPr>
        <w:pStyle w:val="NormalAshurst"/>
        <w:ind w:left="2835"/>
        <w:rPr>
          <w:b/>
          <w:bCs/>
          <w:i/>
          <w:iCs/>
          <w:lang w:eastAsia="zh-CN"/>
        </w:rPr>
      </w:pPr>
      <w:r w:rsidRPr="00462199">
        <w:rPr>
          <w:b/>
          <w:bCs/>
          <w:i/>
          <w:iCs/>
        </w:rPr>
        <w:t>OR:</w:t>
      </w:r>
    </w:p>
    <w:p w14:paraId="4C7FFB58" w14:textId="77777777" w:rsidR="00D179D6" w:rsidRPr="00462199" w:rsidRDefault="00D179D6" w:rsidP="00986A4F">
      <w:pPr>
        <w:pStyle w:val="NormalAshurst"/>
        <w:rPr>
          <w:lang w:eastAsia="zh-CN"/>
        </w:rPr>
      </w:pPr>
      <w:r w:rsidRPr="00462199">
        <w:rPr>
          <w:lang w:eastAsia="zh-CN"/>
        </w:rPr>
        <w:br w:type="page"/>
      </w:r>
    </w:p>
    <w:p w14:paraId="64DA4219" w14:textId="77777777" w:rsidR="00D179D6" w:rsidRPr="00462199" w:rsidRDefault="00D179D6" w:rsidP="00EF3F12">
      <w:pPr>
        <w:pStyle w:val="NormalAshurst"/>
        <w:rPr>
          <w:lang w:eastAsia="zh-CN"/>
        </w:rPr>
      </w:pPr>
    </w:p>
    <w:p w14:paraId="24269ED6" w14:textId="77777777" w:rsidR="00D179D6" w:rsidRPr="00462199" w:rsidRDefault="00D179D6" w:rsidP="00EF3F12">
      <w:pPr>
        <w:pStyle w:val="StandardAshurst"/>
        <w:ind w:left="2835"/>
        <w:rPr>
          <w:lang w:eastAsia="zh-CN"/>
        </w:rPr>
      </w:pPr>
      <w:r w:rsidRPr="00462199">
        <w:rPr>
          <w:lang w:eastAsia="zh-CN"/>
        </w:rPr>
        <w:t>…………………………………………</w:t>
      </w:r>
    </w:p>
    <w:p w14:paraId="78A844D7" w14:textId="77777777" w:rsidR="00D179D6" w:rsidRPr="00462199" w:rsidRDefault="00D179D6" w:rsidP="00EF3F12">
      <w:pPr>
        <w:pStyle w:val="StandardAshurst"/>
        <w:ind w:left="2835"/>
        <w:rPr>
          <w:lang w:eastAsia="zh-CN"/>
        </w:rPr>
      </w:pPr>
      <w:r w:rsidRPr="00462199">
        <w:rPr>
          <w:lang w:eastAsia="zh-CN"/>
        </w:rPr>
        <w:t>Name:</w:t>
      </w:r>
      <w:r w:rsidRPr="00462199">
        <w:rPr>
          <w:b/>
          <w:bCs/>
          <w:i/>
          <w:iCs/>
          <w:lang w:eastAsia="zh-CN"/>
        </w:rPr>
        <w:t xml:space="preserve"> [</w:t>
      </w:r>
      <w:r w:rsidRPr="00462199">
        <w:rPr>
          <w:b/>
          <w:bCs/>
          <w:i/>
          <w:iCs/>
          <w:lang w:eastAsia="zh-CN"/>
        </w:rPr>
        <w:fldChar w:fldCharType="begin"/>
      </w:r>
      <w:r w:rsidRPr="00462199">
        <w:rPr>
          <w:b/>
          <w:bCs/>
          <w:i/>
          <w:iCs/>
          <w:lang w:eastAsia="zh-CN"/>
        </w:rPr>
        <w:instrText xml:space="preserve"> SYMBOL 108\f wingdings \s11\h \* MERGEFORMAT </w:instrText>
      </w:r>
      <w:r w:rsidRPr="00462199">
        <w:rPr>
          <w:b/>
          <w:bCs/>
          <w:i/>
          <w:iCs/>
          <w:lang w:eastAsia="zh-CN"/>
        </w:rPr>
        <w:fldChar w:fldCharType="end"/>
      </w:r>
      <w:r w:rsidRPr="00462199">
        <w:rPr>
          <w:b/>
          <w:bCs/>
          <w:i/>
          <w:iCs/>
          <w:lang w:eastAsia="zh-CN"/>
        </w:rPr>
        <w:t>]</w:t>
      </w:r>
    </w:p>
    <w:p w14:paraId="6A65E8C9" w14:textId="77777777" w:rsidR="00D179D6" w:rsidRPr="00462199" w:rsidRDefault="00D179D6" w:rsidP="00EF3F12">
      <w:pPr>
        <w:pStyle w:val="StandardAshurst"/>
        <w:ind w:left="2835"/>
        <w:rPr>
          <w:lang w:eastAsia="zh-CN"/>
        </w:rPr>
      </w:pPr>
      <w:r w:rsidRPr="00462199">
        <w:rPr>
          <w:lang w:eastAsia="zh-CN"/>
        </w:rPr>
        <w:t>Position: Director</w:t>
      </w:r>
    </w:p>
    <w:p w14:paraId="62A04A73" w14:textId="77777777" w:rsidR="00D179D6" w:rsidRPr="00462199" w:rsidRDefault="00D179D6" w:rsidP="00EF3F12">
      <w:pPr>
        <w:pStyle w:val="NormalAshurst"/>
        <w:ind w:left="2835"/>
        <w:rPr>
          <w:lang w:eastAsia="zh-CN"/>
        </w:rPr>
      </w:pPr>
      <w:r w:rsidRPr="00462199">
        <w:rPr>
          <w:lang w:eastAsia="zh-CN"/>
        </w:rPr>
        <w:t xml:space="preserve">Dated: </w:t>
      </w:r>
      <w:r w:rsidRPr="00462199">
        <w:rPr>
          <w:b/>
          <w:bCs/>
          <w:i/>
          <w:iCs/>
          <w:lang w:eastAsia="zh-CN"/>
        </w:rPr>
        <w:t>[</w:t>
      </w:r>
      <w:r w:rsidRPr="00462199">
        <w:rPr>
          <w:b/>
          <w:bCs/>
          <w:i/>
          <w:iCs/>
          <w:lang w:eastAsia="zh-CN"/>
        </w:rPr>
        <w:fldChar w:fldCharType="begin"/>
      </w:r>
      <w:r w:rsidRPr="00462199">
        <w:rPr>
          <w:b/>
          <w:bCs/>
          <w:i/>
          <w:iCs/>
          <w:lang w:eastAsia="zh-CN"/>
        </w:rPr>
        <w:instrText xml:space="preserve"> SYMBOL 108\f wingdings \s11\h \* MERGEFORMAT </w:instrText>
      </w:r>
      <w:r w:rsidRPr="00462199">
        <w:rPr>
          <w:b/>
          <w:bCs/>
          <w:i/>
          <w:iCs/>
          <w:lang w:eastAsia="zh-CN"/>
        </w:rPr>
        <w:fldChar w:fldCharType="end"/>
      </w:r>
      <w:r w:rsidRPr="00462199">
        <w:rPr>
          <w:b/>
          <w:bCs/>
          <w:i/>
          <w:iCs/>
          <w:lang w:eastAsia="zh-CN"/>
        </w:rPr>
        <w:t>]</w:t>
      </w:r>
    </w:p>
    <w:p w14:paraId="3A54F90A" w14:textId="77777777" w:rsidR="00D179D6" w:rsidRPr="00462199" w:rsidRDefault="00D179D6" w:rsidP="00EF3F12">
      <w:pPr>
        <w:pStyle w:val="NormalAshurst"/>
        <w:rPr>
          <w:lang w:eastAsia="zh-CN"/>
        </w:rPr>
      </w:pPr>
    </w:p>
    <w:p w14:paraId="68E2D79C" w14:textId="77777777" w:rsidR="00D179D6" w:rsidRPr="00462199" w:rsidRDefault="00D179D6" w:rsidP="00EF3F12">
      <w:pPr>
        <w:pStyle w:val="StandardAshurst"/>
        <w:ind w:left="2835"/>
        <w:rPr>
          <w:lang w:eastAsia="zh-CN"/>
        </w:rPr>
      </w:pPr>
      <w:r w:rsidRPr="00462199">
        <w:rPr>
          <w:lang w:eastAsia="zh-CN"/>
        </w:rPr>
        <w:t>…………………………………………</w:t>
      </w:r>
    </w:p>
    <w:p w14:paraId="617679D9" w14:textId="77777777" w:rsidR="00D179D6" w:rsidRPr="00462199" w:rsidRDefault="00D179D6" w:rsidP="00EF3F12">
      <w:pPr>
        <w:pStyle w:val="StandardAshurst"/>
        <w:ind w:left="2835"/>
        <w:rPr>
          <w:lang w:eastAsia="zh-CN"/>
        </w:rPr>
      </w:pPr>
      <w:r w:rsidRPr="00462199">
        <w:rPr>
          <w:lang w:eastAsia="zh-CN"/>
        </w:rPr>
        <w:t xml:space="preserve">Name: </w:t>
      </w:r>
      <w:r w:rsidRPr="00462199">
        <w:rPr>
          <w:b/>
          <w:bCs/>
          <w:i/>
          <w:iCs/>
          <w:lang w:eastAsia="zh-CN"/>
        </w:rPr>
        <w:t>[</w:t>
      </w:r>
      <w:r w:rsidRPr="00462199">
        <w:rPr>
          <w:b/>
          <w:bCs/>
          <w:i/>
          <w:iCs/>
          <w:lang w:eastAsia="zh-CN"/>
        </w:rPr>
        <w:fldChar w:fldCharType="begin"/>
      </w:r>
      <w:r w:rsidRPr="00462199">
        <w:rPr>
          <w:b/>
          <w:bCs/>
          <w:i/>
          <w:iCs/>
          <w:lang w:eastAsia="zh-CN"/>
        </w:rPr>
        <w:instrText xml:space="preserve"> SYMBOL 108\f wingdings \s11\h \* MERGEFORMAT </w:instrText>
      </w:r>
      <w:r w:rsidRPr="00462199">
        <w:rPr>
          <w:b/>
          <w:bCs/>
          <w:i/>
          <w:iCs/>
          <w:lang w:eastAsia="zh-CN"/>
        </w:rPr>
        <w:fldChar w:fldCharType="end"/>
      </w:r>
      <w:r w:rsidRPr="00462199">
        <w:rPr>
          <w:b/>
          <w:bCs/>
          <w:i/>
          <w:iCs/>
          <w:lang w:eastAsia="zh-CN"/>
        </w:rPr>
        <w:t>]</w:t>
      </w:r>
    </w:p>
    <w:p w14:paraId="192D758B" w14:textId="77777777" w:rsidR="00D179D6" w:rsidRPr="00462199" w:rsidRDefault="00D179D6" w:rsidP="00EF3F12">
      <w:pPr>
        <w:pStyle w:val="StandardAshurst"/>
        <w:ind w:left="2835"/>
        <w:rPr>
          <w:lang w:eastAsia="zh-CN"/>
        </w:rPr>
      </w:pPr>
      <w:r w:rsidRPr="00462199">
        <w:rPr>
          <w:lang w:eastAsia="zh-CN"/>
        </w:rPr>
        <w:t>Position: Director</w:t>
      </w:r>
    </w:p>
    <w:p w14:paraId="000304B5" w14:textId="77777777" w:rsidR="00D179D6" w:rsidRPr="00462199" w:rsidRDefault="00D179D6" w:rsidP="00EF3F12">
      <w:pPr>
        <w:pStyle w:val="NormalAshurst"/>
        <w:ind w:left="2835"/>
        <w:rPr>
          <w:lang w:eastAsia="zh-CN"/>
        </w:rPr>
      </w:pPr>
      <w:r w:rsidRPr="00462199">
        <w:rPr>
          <w:lang w:eastAsia="zh-CN"/>
        </w:rPr>
        <w:t xml:space="preserve">Dated: </w:t>
      </w:r>
      <w:r w:rsidRPr="00462199">
        <w:rPr>
          <w:b/>
          <w:bCs/>
          <w:i/>
          <w:iCs/>
          <w:lang w:eastAsia="zh-CN"/>
        </w:rPr>
        <w:t>[</w:t>
      </w:r>
      <w:r w:rsidRPr="00462199">
        <w:rPr>
          <w:b/>
          <w:bCs/>
          <w:i/>
          <w:iCs/>
          <w:lang w:eastAsia="zh-CN"/>
        </w:rPr>
        <w:fldChar w:fldCharType="begin"/>
      </w:r>
      <w:r w:rsidRPr="00462199">
        <w:rPr>
          <w:b/>
          <w:bCs/>
          <w:i/>
          <w:iCs/>
          <w:lang w:eastAsia="zh-CN"/>
        </w:rPr>
        <w:instrText xml:space="preserve"> SYMBOL 108\f wingdings \s11\h \* MERGEFORMAT </w:instrText>
      </w:r>
      <w:r w:rsidRPr="00462199">
        <w:rPr>
          <w:b/>
          <w:bCs/>
          <w:i/>
          <w:iCs/>
          <w:lang w:eastAsia="zh-CN"/>
        </w:rPr>
        <w:fldChar w:fldCharType="end"/>
      </w:r>
      <w:r w:rsidRPr="00462199">
        <w:rPr>
          <w:b/>
          <w:bCs/>
          <w:i/>
          <w:iCs/>
          <w:lang w:eastAsia="zh-CN"/>
        </w:rPr>
        <w:t>]</w:t>
      </w:r>
    </w:p>
    <w:p w14:paraId="0ED83181" w14:textId="77777777" w:rsidR="00D179D6" w:rsidRPr="00462199" w:rsidRDefault="00D179D6" w:rsidP="00EF3F12">
      <w:pPr>
        <w:pStyle w:val="NormalAshurst"/>
        <w:rPr>
          <w:lang w:eastAsia="zh-CN"/>
        </w:rPr>
      </w:pPr>
      <w:r w:rsidRPr="00462199">
        <w:rPr>
          <w:lang w:eastAsia="zh-CN"/>
        </w:rPr>
        <w:br w:type="page"/>
      </w:r>
    </w:p>
    <w:p w14:paraId="16EFD99D" w14:textId="77777777" w:rsidR="00D179D6" w:rsidRPr="00462199" w:rsidRDefault="00D179D6" w:rsidP="001E2581">
      <w:pPr>
        <w:pStyle w:val="Annex13Heading"/>
        <w:rPr>
          <w:lang w:eastAsia="zh-CN"/>
        </w:rPr>
      </w:pPr>
      <w:bookmarkStart w:id="9366" w:name="_Toc149833936"/>
      <w:r w:rsidRPr="00462199">
        <w:lastRenderedPageBreak/>
        <w:t>OCP Notice</w:t>
      </w:r>
      <w:bookmarkEnd w:id="9366"/>
    </w:p>
    <w:p w14:paraId="0A7C22BC"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574D3517" w14:textId="77777777" w:rsidR="00D179D6" w:rsidRPr="00462199" w:rsidRDefault="00D179D6" w:rsidP="008667CA">
      <w:pPr>
        <w:pStyle w:val="NormalBoldAshurst"/>
        <w:tabs>
          <w:tab w:val="left" w:pos="782"/>
        </w:tabs>
        <w:rPr>
          <w:lang w:eastAsia="zh-CN"/>
        </w:rPr>
      </w:pPr>
      <w:r w:rsidRPr="00462199">
        <w:rPr>
          <w:i/>
        </w:rPr>
        <w:tab/>
        <w:t>[Address]</w:t>
      </w:r>
    </w:p>
    <w:p w14:paraId="47FA8AA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1A73D21"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7E107D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EF759EA" w14:textId="77777777" w:rsidR="00D179D6" w:rsidRPr="00462199" w:rsidRDefault="00D179D6" w:rsidP="005B3BB9">
      <w:pPr>
        <w:pStyle w:val="CBOLDCAPSAshurst"/>
        <w:rPr>
          <w:lang w:eastAsia="zh-CN"/>
        </w:rPr>
      </w:pPr>
      <w:r w:rsidRPr="00462199">
        <w:t>LCHA – OCP NOTICE</w:t>
      </w:r>
    </w:p>
    <w:p w14:paraId="02413B6E" w14:textId="77777777" w:rsidR="00D179D6" w:rsidRPr="00462199" w:rsidRDefault="00D179D6" w:rsidP="005B3BB9">
      <w:pPr>
        <w:pStyle w:val="NormalAshurst"/>
        <w:rPr>
          <w:lang w:eastAsia="zh-CN"/>
        </w:rPr>
      </w:pPr>
      <w:r w:rsidRPr="00462199">
        <w:t>Dear Sir/Madam,</w:t>
      </w:r>
    </w:p>
    <w:p w14:paraId="1B91A123" w14:textId="77777777" w:rsidR="00D179D6" w:rsidRPr="00462199" w:rsidRDefault="00D179D6" w:rsidP="00EF1AC1">
      <w:pPr>
        <w:pStyle w:val="AltSH1Ashurst"/>
        <w:numPr>
          <w:ilvl w:val="0"/>
          <w:numId w:val="38"/>
        </w:numPr>
        <w:rPr>
          <w:lang w:eastAsia="zh-CN"/>
        </w:rPr>
      </w:pPr>
      <w:bookmarkStart w:id="9367" w:name="_Ref144117000"/>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bCs/>
        </w:rPr>
        <w:t>"Agreement"</w:t>
      </w:r>
      <w:r w:rsidRPr="00462199">
        <w:t>). Terms and expressions defined in or incorporated into the Agreement have the same meaning when used in this notice.</w:t>
      </w:r>
      <w:bookmarkEnd w:id="9367"/>
    </w:p>
    <w:p w14:paraId="3CDF7BB5" w14:textId="710935AF" w:rsidR="00D179D6" w:rsidRPr="00462199" w:rsidRDefault="00D179D6" w:rsidP="000D76C6">
      <w:pPr>
        <w:pStyle w:val="AltSH1Ashurst"/>
        <w:rPr>
          <w:lang w:eastAsia="zh-CN"/>
        </w:rPr>
      </w:pPr>
      <w:bookmarkStart w:id="9368" w:name="_Ref144117001"/>
      <w:r w:rsidRPr="00462199">
        <w:t xml:space="preserve">We further refer you to </w:t>
      </w:r>
      <w:r w:rsidR="007248B2" w:rsidRPr="007248B2">
        <w:t>Condition</w:t>
      </w:r>
      <w:r w:rsidRPr="00462199">
        <w:t xml:space="preserve"> </w:t>
      </w:r>
      <w:r w:rsidR="00403C4A">
        <w:fldChar w:fldCharType="begin"/>
      </w:r>
      <w:r w:rsidR="00403C4A">
        <w:instrText xml:space="preserve"> REF _Ref144112998 \w \h </w:instrText>
      </w:r>
      <w:r w:rsidR="00403C4A">
        <w:fldChar w:fldCharType="separate"/>
      </w:r>
      <w:del w:id="9369" w:author="Faqir, Sofia (Energy Security)" w:date="2023-11-12T19:48:00Z">
        <w:r w:rsidR="00E473FC">
          <w:delText>3.7(B)</w:delText>
        </w:r>
      </w:del>
      <w:r w:rsidR="00403C4A">
        <w:fldChar w:fldCharType="end"/>
      </w:r>
      <w:r w:rsidRPr="00462199">
        <w:t>.</w:t>
      </w:r>
      <w:bookmarkEnd w:id="9368"/>
    </w:p>
    <w:p w14:paraId="64999DE0" w14:textId="77777777" w:rsidR="00D179D6" w:rsidRPr="00462199" w:rsidRDefault="00D179D6" w:rsidP="000D76C6">
      <w:pPr>
        <w:pStyle w:val="AltSH1Ashurst"/>
        <w:rPr>
          <w:lang w:eastAsia="zh-CN"/>
        </w:rPr>
      </w:pPr>
      <w:bookmarkStart w:id="9370" w:name="_Ref144117002"/>
      <w:r w:rsidRPr="00462199">
        <w:t>This is an OCP Notice.</w:t>
      </w:r>
      <w:bookmarkEnd w:id="9370"/>
    </w:p>
    <w:p w14:paraId="744A9362" w14:textId="334E48D2" w:rsidR="00D179D6" w:rsidRPr="00462199" w:rsidRDefault="00D179D6" w:rsidP="000D76C6">
      <w:pPr>
        <w:pStyle w:val="AltSH1Ashurst"/>
        <w:rPr>
          <w:lang w:eastAsia="zh-CN"/>
        </w:rPr>
      </w:pPr>
      <w:bookmarkStart w:id="9371" w:name="_Ref144117003"/>
      <w:r w:rsidRPr="00462199">
        <w:t xml:space="preserve">We consider that the following Operational </w:t>
      </w:r>
      <w:r w:rsidR="007248B2" w:rsidRPr="007248B2">
        <w:t>Condition</w:t>
      </w:r>
      <w:r w:rsidRPr="00462199">
        <w:t xml:space="preserve"> Precedent has been fulfilled: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371"/>
    </w:p>
    <w:p w14:paraId="6C04FDDA" w14:textId="010D7B4B" w:rsidR="00D179D6" w:rsidRPr="00462199" w:rsidRDefault="00D179D6" w:rsidP="000D76C6">
      <w:pPr>
        <w:pStyle w:val="AltSH1Ashurst"/>
        <w:rPr>
          <w:lang w:eastAsia="zh-CN"/>
        </w:rPr>
      </w:pPr>
      <w:bookmarkStart w:id="9372" w:name="_Ref144117004"/>
      <w:r w:rsidRPr="00462199">
        <w:t xml:space="preserve">We enclose </w:t>
      </w:r>
      <w:r w:rsidRPr="00462199">
        <w:rPr>
          <w:b/>
          <w:bCs/>
          <w:i/>
        </w:rPr>
        <w:t>[(by way of upload(s) to the LCHA Counterparty</w:t>
      </w:r>
      <w:r w:rsidR="0082684C">
        <w:rPr>
          <w:b/>
          <w:bCs/>
          <w:i/>
        </w:rPr>
        <w:t>'s document transfer application</w:t>
      </w:r>
      <w:r w:rsidR="00C54811">
        <w:rPr>
          <w:b/>
          <w:bCs/>
          <w:i/>
        </w:rPr>
        <w:t xml:space="preserve"> </w:t>
      </w:r>
      <w:r w:rsidRPr="00462199">
        <w:rPr>
          <w:b/>
          <w:bCs/>
          <w:i/>
        </w:rPr>
        <w:t>on the dates set out in Appendix 1 to this notice)]</w:t>
      </w:r>
      <w:r w:rsidRPr="00462199">
        <w:rPr>
          <w:b/>
          <w:bCs/>
        </w:rPr>
        <w:t xml:space="preserve"> </w:t>
      </w:r>
      <w:r w:rsidRPr="00462199">
        <w:t xml:space="preserve">Supporting Information which we consider to be relevant to evidence the fulfilment of the Operational </w:t>
      </w:r>
      <w:r w:rsidR="007248B2" w:rsidRPr="007248B2">
        <w:t>Condition</w:t>
      </w:r>
      <w:r w:rsidRPr="00462199">
        <w:t xml:space="preserve"> Precedent.</w:t>
      </w:r>
      <w:bookmarkEnd w:id="9372"/>
    </w:p>
    <w:p w14:paraId="168B79BA" w14:textId="77777777" w:rsidR="00D179D6" w:rsidRPr="00462199" w:rsidRDefault="00D179D6" w:rsidP="000D76C6">
      <w:pPr>
        <w:pStyle w:val="AltSH1Ashurst"/>
        <w:rPr>
          <w:lang w:eastAsia="zh-CN"/>
        </w:rPr>
      </w:pPr>
      <w:bookmarkStart w:id="9373" w:name="_Ref144117005"/>
      <w:r w:rsidRPr="00462199">
        <w:t>We enclose a Directors' Certificate certifying that the information contained in, and enclosed with, this notice is in all material respects true, complete and accurate and not misleading.</w:t>
      </w:r>
      <w:bookmarkEnd w:id="9373"/>
    </w:p>
    <w:p w14:paraId="7FC98CD7" w14:textId="77777777" w:rsidR="00D179D6" w:rsidRPr="00462199" w:rsidRDefault="00D179D6" w:rsidP="008667CA">
      <w:pPr>
        <w:pStyle w:val="NormalAshurst"/>
        <w:jc w:val="center"/>
      </w:pPr>
      <w:r w:rsidRPr="00462199">
        <w:t>Yours faithfully,</w:t>
      </w:r>
    </w:p>
    <w:p w14:paraId="722CFDC0" w14:textId="77777777" w:rsidR="00D179D6" w:rsidRPr="00462199" w:rsidRDefault="00D179D6" w:rsidP="008667CA">
      <w:pPr>
        <w:pStyle w:val="NormalAshurst"/>
        <w:rPr>
          <w:lang w:eastAsia="zh-CN"/>
        </w:rPr>
      </w:pPr>
    </w:p>
    <w:p w14:paraId="430FB373" w14:textId="77777777" w:rsidR="00D179D6" w:rsidRPr="00462199" w:rsidRDefault="00D179D6" w:rsidP="008667CA">
      <w:pPr>
        <w:pStyle w:val="StandardAshurst"/>
        <w:jc w:val="center"/>
        <w:rPr>
          <w:lang w:eastAsia="zh-CN"/>
        </w:rPr>
      </w:pPr>
      <w:r w:rsidRPr="00462199">
        <w:t>.....................................</w:t>
      </w:r>
    </w:p>
    <w:p w14:paraId="4C6410A1" w14:textId="77777777" w:rsidR="00D179D6" w:rsidRPr="00462199" w:rsidRDefault="00D179D6" w:rsidP="008667CA">
      <w:pPr>
        <w:pStyle w:val="StandardAshurst"/>
        <w:jc w:val="center"/>
        <w:rPr>
          <w:lang w:eastAsia="zh-CN"/>
        </w:rPr>
      </w:pPr>
      <w:r w:rsidRPr="00462199">
        <w:t>For and on behalf of the</w:t>
      </w:r>
    </w:p>
    <w:p w14:paraId="35DEBFC3" w14:textId="77777777" w:rsidR="00D179D6" w:rsidRPr="00462199" w:rsidRDefault="00D179D6" w:rsidP="008667CA">
      <w:pPr>
        <w:pStyle w:val="NormalBoldAshurst"/>
        <w:jc w:val="center"/>
        <w:rPr>
          <w:lang w:eastAsia="zh-CN"/>
        </w:rPr>
      </w:pPr>
      <w:r w:rsidRPr="00462199">
        <w:t>Producer</w:t>
      </w:r>
    </w:p>
    <w:p w14:paraId="3D6F7C6C" w14:textId="77777777" w:rsidR="00D179D6" w:rsidRPr="00462199" w:rsidRDefault="00D179D6" w:rsidP="00986A4F">
      <w:pPr>
        <w:pStyle w:val="NormalAshurst"/>
        <w:rPr>
          <w:lang w:eastAsia="zh-CN"/>
        </w:rPr>
      </w:pPr>
      <w:r w:rsidRPr="00462199">
        <w:rPr>
          <w:lang w:eastAsia="zh-CN"/>
        </w:rPr>
        <w:br w:type="page"/>
      </w:r>
    </w:p>
    <w:p w14:paraId="79051A3E" w14:textId="77777777" w:rsidR="00D179D6" w:rsidRPr="00462199" w:rsidRDefault="00D179D6" w:rsidP="001E2581">
      <w:pPr>
        <w:pStyle w:val="Annex13Heading"/>
      </w:pPr>
      <w:bookmarkStart w:id="9374" w:name="_Toc149833937"/>
      <w:r w:rsidRPr="00462199">
        <w:lastRenderedPageBreak/>
        <w:t>OCP Response Notice</w:t>
      </w:r>
      <w:bookmarkEnd w:id="9374"/>
    </w:p>
    <w:p w14:paraId="53CCA2A6"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C88AA52" w14:textId="77777777" w:rsidR="00D179D6" w:rsidRPr="00462199" w:rsidRDefault="00D179D6" w:rsidP="005B3BB9">
      <w:pPr>
        <w:pStyle w:val="B12Ashurst"/>
        <w:rPr>
          <w:lang w:eastAsia="zh-CN"/>
        </w:rPr>
      </w:pPr>
      <w:r w:rsidRPr="00462199">
        <w:rPr>
          <w:b/>
          <w:i/>
        </w:rPr>
        <w:t>[Unique reference number: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1FAFAD5" w14:textId="77777777" w:rsidR="00D179D6" w:rsidRPr="00462199" w:rsidRDefault="00D179D6" w:rsidP="008667CA">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24759EB6" w14:textId="77777777" w:rsidR="00D179D6" w:rsidRPr="00462199" w:rsidRDefault="00D179D6" w:rsidP="005B3BB9">
      <w:pPr>
        <w:pStyle w:val="B12Ashurst"/>
        <w:rPr>
          <w:lang w:eastAsia="zh-CN"/>
        </w:rPr>
      </w:pPr>
      <w:r w:rsidRPr="00462199">
        <w:rPr>
          <w:b/>
          <w:i/>
        </w:rPr>
        <w:t>[Address]</w:t>
      </w:r>
    </w:p>
    <w:p w14:paraId="4F568415" w14:textId="77777777" w:rsidR="00D179D6" w:rsidRPr="00462199" w:rsidRDefault="00D179D6" w:rsidP="008667CA">
      <w:pPr>
        <w:pStyle w:val="NormalAshurst"/>
        <w:tabs>
          <w:tab w:val="left" w:pos="782"/>
        </w:tabs>
        <w:spacing w:after="0"/>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515FCE9" w14:textId="77777777" w:rsidR="00D179D6" w:rsidRPr="00462199" w:rsidRDefault="00D179D6" w:rsidP="005B3BB9">
      <w:pPr>
        <w:pStyle w:val="CBOLDCAPSAshurst"/>
        <w:rPr>
          <w:lang w:eastAsia="zh-CN"/>
        </w:rPr>
      </w:pPr>
      <w:r w:rsidRPr="00462199">
        <w:t>LCHA –OCP RESPONSE NOTICE</w:t>
      </w:r>
    </w:p>
    <w:p w14:paraId="779443F8" w14:textId="77777777" w:rsidR="00D179D6" w:rsidRPr="00462199" w:rsidRDefault="00D179D6" w:rsidP="005B3BB9">
      <w:pPr>
        <w:pStyle w:val="NormalAshurst"/>
        <w:rPr>
          <w:lang w:eastAsia="zh-CN"/>
        </w:rPr>
      </w:pPr>
      <w:r w:rsidRPr="00462199">
        <w:t>Dear Sir/Madam,</w:t>
      </w:r>
    </w:p>
    <w:p w14:paraId="0E006C52" w14:textId="77777777" w:rsidR="00D179D6" w:rsidRPr="00462199" w:rsidRDefault="00D179D6" w:rsidP="00EF1AC1">
      <w:pPr>
        <w:pStyle w:val="AltSH1Ashurst"/>
        <w:numPr>
          <w:ilvl w:val="0"/>
          <w:numId w:val="39"/>
        </w:numPr>
        <w:rPr>
          <w:lang w:eastAsia="zh-CN"/>
        </w:rPr>
      </w:pPr>
      <w:bookmarkStart w:id="9375" w:name="_Ref14411700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bCs/>
        </w:rPr>
        <w:t>"Agreement"</w:t>
      </w:r>
      <w:r w:rsidRPr="00462199">
        <w:t>). Terms and expressions defined in or incorporated into the Agreement have the same meaning when used in this notice.</w:t>
      </w:r>
      <w:bookmarkEnd w:id="9375"/>
    </w:p>
    <w:p w14:paraId="41483691" w14:textId="095D6BCB" w:rsidR="00D179D6" w:rsidRPr="00462199" w:rsidRDefault="00D179D6" w:rsidP="000D76C6">
      <w:pPr>
        <w:pStyle w:val="AltSH1Ashurst"/>
        <w:rPr>
          <w:lang w:eastAsia="zh-CN"/>
        </w:rPr>
      </w:pPr>
      <w:bookmarkStart w:id="9376" w:name="_Ref144117007"/>
      <w:r w:rsidRPr="00462199">
        <w:t xml:space="preserve">We further refer you to </w:t>
      </w:r>
      <w:r w:rsidR="007248B2" w:rsidRPr="007248B2">
        <w:t>Condition</w:t>
      </w:r>
      <w:r w:rsidRPr="00462199">
        <w:t xml:space="preserve"> </w:t>
      </w:r>
      <w:r w:rsidR="00403C4A">
        <w:fldChar w:fldCharType="begin"/>
      </w:r>
      <w:r w:rsidR="00403C4A">
        <w:instrText xml:space="preserve"> REF _Ref144113002 \w \h </w:instrText>
      </w:r>
      <w:r w:rsidR="00403C4A">
        <w:fldChar w:fldCharType="separate"/>
      </w:r>
      <w:del w:id="9377" w:author="Faqir, Sofia (Energy Security)" w:date="2023-11-12T19:48:00Z">
        <w:r w:rsidR="00E473FC">
          <w:delText>3.9</w:delText>
        </w:r>
      </w:del>
      <w:r w:rsidR="00403C4A">
        <w:fldChar w:fldCharType="end"/>
      </w:r>
      <w:r w:rsidRPr="00462199">
        <w:t>.</w:t>
      </w:r>
      <w:bookmarkEnd w:id="9376"/>
    </w:p>
    <w:p w14:paraId="0A623C09" w14:textId="77777777" w:rsidR="00D179D6" w:rsidRPr="00462199" w:rsidRDefault="00D179D6" w:rsidP="000D76C6">
      <w:pPr>
        <w:pStyle w:val="AltSH1Ashurst"/>
        <w:rPr>
          <w:lang w:eastAsia="zh-CN"/>
        </w:rPr>
      </w:pPr>
      <w:bookmarkStart w:id="9378" w:name="_Ref144117008"/>
      <w:r w:rsidRPr="00462199">
        <w:t>This is an OCP Response Notice in relation to the OCP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378"/>
    </w:p>
    <w:p w14:paraId="75A5D333" w14:textId="58CC4F91" w:rsidR="00D179D6" w:rsidRPr="00462199" w:rsidRDefault="00D179D6" w:rsidP="000D76C6">
      <w:pPr>
        <w:pStyle w:val="AltSH1Ashurst"/>
        <w:rPr>
          <w:b/>
          <w:bCs/>
          <w:lang w:eastAsia="zh-CN"/>
        </w:rPr>
      </w:pPr>
      <w:bookmarkStart w:id="9379" w:name="_Ref144117009"/>
      <w:r w:rsidRPr="00462199">
        <w:rPr>
          <w:b/>
          <w:bCs/>
          <w:i/>
        </w:rPr>
        <w:t xml:space="preserve">[We consider that you have [not] fulfilled the Operational </w:t>
      </w:r>
      <w:r w:rsidR="007248B2" w:rsidRPr="007248B2">
        <w:rPr>
          <w:b/>
          <w:bCs/>
          <w:i/>
        </w:rPr>
        <w:t>Condition</w:t>
      </w:r>
      <w:r w:rsidRPr="00462199">
        <w:rPr>
          <w:b/>
          <w:bCs/>
          <w:i/>
        </w:rPr>
        <w:t xml:space="preserve"> Precedent to which the OCP Notice relates.]/[We consider that we have not been provided with sufficient Supporting Information to determine whether you have fulfilled the Operational </w:t>
      </w:r>
      <w:r w:rsidR="007248B2" w:rsidRPr="007248B2">
        <w:rPr>
          <w:b/>
          <w:bCs/>
          <w:i/>
        </w:rPr>
        <w:t>Condition</w:t>
      </w:r>
      <w:r w:rsidRPr="00462199">
        <w:rPr>
          <w:b/>
          <w:bCs/>
          <w:i/>
        </w:rPr>
        <w:t xml:space="preserve"> Precedent to which the OCP Notice relates. We require the following OCP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379"/>
    </w:p>
    <w:p w14:paraId="75A432A0" w14:textId="77777777" w:rsidR="00D179D6" w:rsidRPr="00462199" w:rsidRDefault="00D179D6" w:rsidP="008667CA">
      <w:pPr>
        <w:pStyle w:val="NormalAshurst"/>
        <w:jc w:val="center"/>
      </w:pPr>
      <w:r w:rsidRPr="00462199">
        <w:t>Yours faithfully,</w:t>
      </w:r>
    </w:p>
    <w:p w14:paraId="373721EE" w14:textId="77777777" w:rsidR="00D179D6" w:rsidRPr="00462199" w:rsidRDefault="00D179D6" w:rsidP="008667CA">
      <w:pPr>
        <w:pStyle w:val="NormalAshurst"/>
        <w:rPr>
          <w:lang w:eastAsia="zh-CN"/>
        </w:rPr>
      </w:pPr>
    </w:p>
    <w:p w14:paraId="591D8066" w14:textId="77777777" w:rsidR="00D179D6" w:rsidRPr="00462199" w:rsidRDefault="00D179D6" w:rsidP="008667CA">
      <w:pPr>
        <w:pStyle w:val="StandardAshurst"/>
        <w:jc w:val="center"/>
        <w:rPr>
          <w:lang w:eastAsia="zh-CN"/>
        </w:rPr>
      </w:pPr>
      <w:r w:rsidRPr="00462199">
        <w:t>.....................................</w:t>
      </w:r>
    </w:p>
    <w:p w14:paraId="5BD3BA32" w14:textId="77777777" w:rsidR="00D179D6" w:rsidRPr="00462199" w:rsidRDefault="00D179D6" w:rsidP="008667CA">
      <w:pPr>
        <w:pStyle w:val="StandardAshurst"/>
        <w:jc w:val="center"/>
        <w:rPr>
          <w:lang w:eastAsia="zh-CN"/>
        </w:rPr>
      </w:pPr>
      <w:r w:rsidRPr="00462199">
        <w:t>For and on behalf of</w:t>
      </w:r>
    </w:p>
    <w:p w14:paraId="649AF4A4" w14:textId="77777777" w:rsidR="00D179D6" w:rsidRPr="00462199" w:rsidRDefault="00D179D6" w:rsidP="008667CA">
      <w:pPr>
        <w:pStyle w:val="NormalAshurst"/>
        <w:jc w:val="center"/>
        <w:rPr>
          <w:lang w:eastAsia="zh-CN"/>
        </w:rPr>
      </w:pPr>
      <w:r w:rsidRPr="00462199">
        <w:t xml:space="preserve">the </w:t>
      </w:r>
      <w:r w:rsidRPr="00462199">
        <w:rPr>
          <w:b/>
        </w:rPr>
        <w:t>LCHA Counterparty</w:t>
      </w:r>
    </w:p>
    <w:p w14:paraId="27A827AC" w14:textId="77777777" w:rsidR="00D179D6" w:rsidRPr="00462199" w:rsidRDefault="00D179D6" w:rsidP="00986A4F">
      <w:pPr>
        <w:pStyle w:val="NormalAshurst"/>
        <w:rPr>
          <w:lang w:eastAsia="zh-CN"/>
        </w:rPr>
      </w:pPr>
      <w:r w:rsidRPr="00462199">
        <w:rPr>
          <w:lang w:eastAsia="zh-CN"/>
        </w:rPr>
        <w:br w:type="page"/>
      </w:r>
    </w:p>
    <w:p w14:paraId="7906C121" w14:textId="77777777" w:rsidR="00D179D6" w:rsidRPr="00462199" w:rsidRDefault="00D179D6" w:rsidP="001E2581">
      <w:pPr>
        <w:pStyle w:val="Annex13Heading"/>
      </w:pPr>
      <w:bookmarkStart w:id="9380" w:name="_Toc149833938"/>
      <w:r w:rsidRPr="00462199">
        <w:lastRenderedPageBreak/>
        <w:t>Further OCP Response Notice</w:t>
      </w:r>
      <w:bookmarkEnd w:id="9380"/>
    </w:p>
    <w:p w14:paraId="132C126A"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CCB3710"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B0C3063"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DA91C0E" w14:textId="77777777" w:rsidR="00D179D6" w:rsidRPr="00462199" w:rsidRDefault="00D179D6" w:rsidP="008667CA">
      <w:pPr>
        <w:pStyle w:val="NormalBoldAshurst"/>
        <w:tabs>
          <w:tab w:val="left" w:pos="782"/>
        </w:tabs>
        <w:rPr>
          <w:lang w:eastAsia="zh-CN"/>
        </w:rPr>
      </w:pPr>
      <w:r w:rsidRPr="00462199">
        <w:rPr>
          <w:i/>
        </w:rPr>
        <w:tab/>
        <w:t>[Address]</w:t>
      </w:r>
    </w:p>
    <w:p w14:paraId="3BA639FA" w14:textId="77777777" w:rsidR="00D179D6" w:rsidRPr="00462199" w:rsidRDefault="00D179D6" w:rsidP="008667CA">
      <w:pPr>
        <w:pStyle w:val="NormalAshurst"/>
        <w:tabs>
          <w:tab w:val="left" w:pos="782"/>
        </w:tabs>
        <w:spacing w:after="0"/>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30AED14" w14:textId="77777777" w:rsidR="00D179D6" w:rsidRPr="00462199" w:rsidRDefault="00D179D6" w:rsidP="005B3BB9">
      <w:pPr>
        <w:pStyle w:val="CBOLDCAPSAshurst"/>
        <w:rPr>
          <w:lang w:eastAsia="zh-CN"/>
        </w:rPr>
      </w:pPr>
      <w:r w:rsidRPr="00462199">
        <w:t>LCHA – FURTHER OCP RESPONSE NOTICE</w:t>
      </w:r>
    </w:p>
    <w:p w14:paraId="0536207D" w14:textId="77777777" w:rsidR="00D179D6" w:rsidRPr="00462199" w:rsidRDefault="00D179D6" w:rsidP="005B3BB9">
      <w:pPr>
        <w:pStyle w:val="NormalAshurst"/>
        <w:rPr>
          <w:lang w:eastAsia="zh-CN"/>
        </w:rPr>
      </w:pPr>
      <w:r w:rsidRPr="00462199">
        <w:t>Dear Sir/Madam,</w:t>
      </w:r>
    </w:p>
    <w:p w14:paraId="08891795" w14:textId="77777777" w:rsidR="00D179D6" w:rsidRPr="00462199" w:rsidRDefault="00D179D6" w:rsidP="00EF1AC1">
      <w:pPr>
        <w:pStyle w:val="AltSH1Ashurst"/>
        <w:numPr>
          <w:ilvl w:val="0"/>
          <w:numId w:val="55"/>
        </w:numPr>
        <w:rPr>
          <w:lang w:eastAsia="zh-CN"/>
        </w:rPr>
      </w:pPr>
      <w:bookmarkStart w:id="9381" w:name="_Ref14411701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bCs/>
        </w:rPr>
        <w:t>"Agreement"</w:t>
      </w:r>
      <w:r w:rsidRPr="00462199">
        <w:t>). Terms and expressions defined in or incorporated into the Agreement have the same meaning when used in this notice.</w:t>
      </w:r>
      <w:bookmarkEnd w:id="9381"/>
    </w:p>
    <w:p w14:paraId="0E5A5D23" w14:textId="5FFD0FE7" w:rsidR="00D179D6" w:rsidRPr="00462199" w:rsidRDefault="00D179D6" w:rsidP="00F24626">
      <w:pPr>
        <w:pStyle w:val="AltSH1Ashurst"/>
        <w:rPr>
          <w:lang w:eastAsia="zh-CN"/>
        </w:rPr>
      </w:pPr>
      <w:bookmarkStart w:id="9382" w:name="_Ref144117011"/>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_Ref144113010 \r \h \* MERGEFORMAT </w:instrText>
      </w:r>
      <w:r w:rsidRPr="00462199">
        <w:fldChar w:fldCharType="separate"/>
      </w:r>
      <w:del w:id="9383" w:author="Faqir, Sofia (Energy Security)" w:date="2023-11-12T19:48:00Z">
        <w:r w:rsidR="00E473FC" w:rsidRPr="00E473FC">
          <w:rPr>
            <w:color w:val="000000"/>
          </w:rPr>
          <w:delText>3.10(C)(ii)</w:delText>
        </w:r>
      </w:del>
      <w:r w:rsidRPr="00462199">
        <w:fldChar w:fldCharType="end"/>
      </w:r>
      <w:r w:rsidRPr="00462199">
        <w:t>.</w:t>
      </w:r>
      <w:bookmarkEnd w:id="9382"/>
    </w:p>
    <w:p w14:paraId="3BB3CF6C" w14:textId="77777777" w:rsidR="00D179D6" w:rsidRPr="00462199" w:rsidRDefault="00D179D6" w:rsidP="00F24626">
      <w:pPr>
        <w:pStyle w:val="AltSH1Ashurst"/>
        <w:rPr>
          <w:lang w:eastAsia="zh-CN"/>
        </w:rPr>
      </w:pPr>
      <w:bookmarkStart w:id="9384" w:name="_Ref144117012"/>
      <w:r w:rsidRPr="00462199">
        <w:t xml:space="preserve">This is a Further OCP Response Notice in relation to the OCP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OCP Response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384"/>
    </w:p>
    <w:p w14:paraId="7C29358D" w14:textId="68D71B1C" w:rsidR="00D179D6" w:rsidRPr="00462199" w:rsidRDefault="00D179D6" w:rsidP="00F24626">
      <w:pPr>
        <w:pStyle w:val="AltSH1Ashurst"/>
        <w:rPr>
          <w:lang w:eastAsia="zh-CN"/>
        </w:rPr>
      </w:pPr>
      <w:bookmarkStart w:id="9385" w:name="_Ref144117013"/>
      <w:r w:rsidRPr="00462199">
        <w:t xml:space="preserve">Following our receipt of the OCP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consider that you have </w:t>
      </w:r>
      <w:r w:rsidRPr="00462199">
        <w:rPr>
          <w:b/>
          <w:bCs/>
          <w:i/>
        </w:rPr>
        <w:t>[not]</w:t>
      </w:r>
      <w:r w:rsidRPr="00462199">
        <w:t xml:space="preserve"> fulfilled the Operational </w:t>
      </w:r>
      <w:r w:rsidR="007248B2" w:rsidRPr="007248B2">
        <w:t>Condition</w:t>
      </w:r>
      <w:r w:rsidRPr="00462199">
        <w:t xml:space="preserve"> Precedent.</w:t>
      </w:r>
      <w:bookmarkEnd w:id="9385"/>
    </w:p>
    <w:p w14:paraId="53F861D3" w14:textId="77777777" w:rsidR="00D179D6" w:rsidRPr="00462199" w:rsidRDefault="00D179D6" w:rsidP="008667CA">
      <w:pPr>
        <w:pStyle w:val="NormalAshurst"/>
        <w:jc w:val="center"/>
      </w:pPr>
      <w:r w:rsidRPr="00462199">
        <w:t>Yours faithfully,</w:t>
      </w:r>
    </w:p>
    <w:p w14:paraId="7ACDC260" w14:textId="77777777" w:rsidR="00D179D6" w:rsidRPr="00462199" w:rsidRDefault="00D179D6" w:rsidP="008667CA">
      <w:pPr>
        <w:pStyle w:val="NormalAshurst"/>
        <w:rPr>
          <w:lang w:eastAsia="zh-CN"/>
        </w:rPr>
      </w:pPr>
    </w:p>
    <w:p w14:paraId="42A6DE34" w14:textId="77777777" w:rsidR="00D179D6" w:rsidRPr="00462199" w:rsidRDefault="00D179D6" w:rsidP="008667CA">
      <w:pPr>
        <w:pStyle w:val="StandardAshurst"/>
        <w:jc w:val="center"/>
        <w:rPr>
          <w:lang w:eastAsia="zh-CN"/>
        </w:rPr>
      </w:pPr>
      <w:r w:rsidRPr="00462199">
        <w:t>.....................................</w:t>
      </w:r>
    </w:p>
    <w:p w14:paraId="16A73826" w14:textId="77777777" w:rsidR="00D179D6" w:rsidRPr="00462199" w:rsidRDefault="00D179D6" w:rsidP="008667CA">
      <w:pPr>
        <w:pStyle w:val="StandardAshurst"/>
        <w:jc w:val="center"/>
        <w:rPr>
          <w:lang w:eastAsia="zh-CN"/>
        </w:rPr>
      </w:pPr>
      <w:r w:rsidRPr="00462199">
        <w:t>For and on behalf of</w:t>
      </w:r>
    </w:p>
    <w:p w14:paraId="2821D9AE" w14:textId="77777777" w:rsidR="00D179D6" w:rsidRPr="00462199" w:rsidRDefault="00D179D6" w:rsidP="008667CA">
      <w:pPr>
        <w:pStyle w:val="NormalAshurst"/>
        <w:jc w:val="center"/>
        <w:rPr>
          <w:lang w:eastAsia="zh-CN"/>
        </w:rPr>
      </w:pPr>
      <w:r w:rsidRPr="00462199">
        <w:t xml:space="preserve">the </w:t>
      </w:r>
      <w:r w:rsidRPr="00462199">
        <w:rPr>
          <w:b/>
        </w:rPr>
        <w:t>LCHA Counterparty</w:t>
      </w:r>
    </w:p>
    <w:p w14:paraId="35A8B3D1" w14:textId="77777777" w:rsidR="00D179D6" w:rsidRPr="00462199" w:rsidRDefault="00D179D6" w:rsidP="00986A4F">
      <w:pPr>
        <w:pStyle w:val="NormalAshurst"/>
        <w:rPr>
          <w:lang w:eastAsia="zh-CN"/>
        </w:rPr>
      </w:pPr>
      <w:r w:rsidRPr="00462199">
        <w:rPr>
          <w:lang w:eastAsia="zh-CN"/>
        </w:rPr>
        <w:br w:type="page"/>
      </w:r>
    </w:p>
    <w:p w14:paraId="240716F8" w14:textId="77777777" w:rsidR="00D179D6" w:rsidRPr="00462199" w:rsidRDefault="00D179D6" w:rsidP="001E2581">
      <w:pPr>
        <w:pStyle w:val="Annex13Heading"/>
      </w:pPr>
      <w:bookmarkStart w:id="9386" w:name="_Toc149833939"/>
      <w:r w:rsidRPr="00462199">
        <w:lastRenderedPageBreak/>
        <w:t>OCP Non-Compliance Notice</w:t>
      </w:r>
      <w:bookmarkEnd w:id="9386"/>
    </w:p>
    <w:p w14:paraId="3F08EADB"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426A754" w14:textId="77777777" w:rsidR="00D179D6" w:rsidRPr="00462199" w:rsidRDefault="00D179D6" w:rsidP="008667CA">
      <w:pPr>
        <w:pStyle w:val="NormalBoldAshurst"/>
        <w:tabs>
          <w:tab w:val="left" w:pos="782"/>
        </w:tabs>
        <w:rPr>
          <w:lang w:eastAsia="zh-CN"/>
        </w:rPr>
      </w:pPr>
      <w:r w:rsidRPr="00462199">
        <w:rPr>
          <w:i/>
        </w:rPr>
        <w:tab/>
        <w:t>[Address]</w:t>
      </w:r>
    </w:p>
    <w:p w14:paraId="69EE1E33"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F097ED0"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A52EE2B" w14:textId="77777777" w:rsidR="00D179D6" w:rsidRPr="00462199" w:rsidRDefault="00D179D6" w:rsidP="462B8839">
      <w:pPr>
        <w:pStyle w:val="NormalAshurst"/>
        <w:tabs>
          <w:tab w:val="left" w:pos="782"/>
        </w:tabs>
        <w:rPr>
          <w:lang w:eastAsia="zh-CN"/>
        </w:rPr>
      </w:pPr>
      <w:r w:rsidRPr="462B8839">
        <w:t xml:space="preserve">Dated: </w:t>
      </w:r>
      <w:r>
        <w:tab/>
      </w:r>
      <w:r w:rsidRPr="462B8839">
        <w:rPr>
          <w:b/>
          <w:bCs/>
          <w:i/>
          <w:iCs/>
        </w:rPr>
        <w:t>[</w:t>
      </w:r>
      <w:r w:rsidRPr="462B8839">
        <w:rPr>
          <w:b/>
          <w:bCs/>
          <w:i/>
          <w:iCs/>
        </w:rPr>
        <w:fldChar w:fldCharType="begin"/>
      </w:r>
      <w:r w:rsidRPr="462B8839">
        <w:rPr>
          <w:b/>
          <w:bCs/>
          <w:i/>
          <w:iCs/>
          <w:lang w:val="it-IT"/>
        </w:rPr>
        <w:instrText xml:space="preserve"> SYMBOL 108\f wingdings \s11\h \* MERGEFORMAT </w:instrText>
      </w:r>
      <w:r w:rsidRPr="462B8839">
        <w:rPr>
          <w:b/>
          <w:bCs/>
          <w:i/>
          <w:iCs/>
        </w:rPr>
        <w:fldChar w:fldCharType="end"/>
      </w:r>
      <w:r w:rsidRPr="462B8839">
        <w:rPr>
          <w:b/>
          <w:bCs/>
          <w:i/>
          <w:iCs/>
        </w:rPr>
        <w:t>]</w:t>
      </w:r>
    </w:p>
    <w:p w14:paraId="3A87C428" w14:textId="77777777" w:rsidR="00D179D6" w:rsidRPr="00462199" w:rsidRDefault="00D179D6" w:rsidP="005B3BB9">
      <w:pPr>
        <w:pStyle w:val="CBOLDCAPSAshurst"/>
        <w:rPr>
          <w:lang w:val="it-IT" w:eastAsia="zh-CN"/>
        </w:rPr>
      </w:pPr>
      <w:r w:rsidRPr="00462199">
        <w:rPr>
          <w:lang w:val="it-IT"/>
        </w:rPr>
        <w:t>LCHA – OCP NON-COMPLIANCE NOTICE</w:t>
      </w:r>
    </w:p>
    <w:p w14:paraId="057D18E3" w14:textId="77777777" w:rsidR="00D179D6" w:rsidRPr="00462199" w:rsidRDefault="00D179D6" w:rsidP="005B3BB9">
      <w:pPr>
        <w:pStyle w:val="NormalAshurst"/>
        <w:rPr>
          <w:lang w:eastAsia="zh-CN"/>
        </w:rPr>
      </w:pPr>
      <w:r w:rsidRPr="00462199">
        <w:t>Dear Sir/Madam,</w:t>
      </w:r>
    </w:p>
    <w:p w14:paraId="2B307496" w14:textId="77777777" w:rsidR="00D179D6" w:rsidRPr="00462199" w:rsidRDefault="00D179D6" w:rsidP="00EF1AC1">
      <w:pPr>
        <w:pStyle w:val="AltSH1Ashurst"/>
        <w:numPr>
          <w:ilvl w:val="0"/>
          <w:numId w:val="56"/>
        </w:numPr>
        <w:rPr>
          <w:lang w:eastAsia="zh-CN"/>
        </w:rPr>
      </w:pPr>
      <w:bookmarkStart w:id="9387" w:name="_Ref14411701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w:t>
      </w:r>
      <w:r w:rsidRPr="00462199">
        <w:rPr>
          <w:b/>
          <w:bCs/>
        </w:rPr>
        <w:t xml:space="preserve"> "Agreement"</w:t>
      </w:r>
      <w:r w:rsidRPr="00462199">
        <w:t>). Terms and expressions defined in or incorporated into the Agreement have the same meaning when used in this notice.</w:t>
      </w:r>
      <w:bookmarkEnd w:id="9387"/>
    </w:p>
    <w:p w14:paraId="7CF57A33" w14:textId="0A5803DD" w:rsidR="00D179D6" w:rsidRPr="00462199" w:rsidRDefault="00D179D6" w:rsidP="00F24626">
      <w:pPr>
        <w:pStyle w:val="AltSH1Ashurst"/>
        <w:rPr>
          <w:lang w:eastAsia="zh-CN"/>
        </w:rPr>
      </w:pPr>
      <w:bookmarkStart w:id="9388" w:name="_Ref144117015"/>
      <w:r w:rsidRPr="00462199">
        <w:t xml:space="preserve">We further refer you to </w:t>
      </w:r>
      <w:r w:rsidR="007248B2" w:rsidRPr="007248B2">
        <w:t>Condition</w:t>
      </w:r>
      <w:r w:rsidRPr="00462199">
        <w:t xml:space="preserve"> </w:t>
      </w:r>
      <w:r w:rsidR="00403C4A">
        <w:fldChar w:fldCharType="begin"/>
      </w:r>
      <w:r w:rsidR="00403C4A">
        <w:instrText xml:space="preserve"> REF _Ref144113011 \w \h </w:instrText>
      </w:r>
      <w:r w:rsidR="00403C4A">
        <w:fldChar w:fldCharType="separate"/>
      </w:r>
      <w:del w:id="9389" w:author="Faqir, Sofia (Energy Security)" w:date="2023-11-12T19:48:00Z">
        <w:r w:rsidR="00E473FC">
          <w:delText>3.11</w:delText>
        </w:r>
      </w:del>
      <w:r w:rsidR="00403C4A">
        <w:fldChar w:fldCharType="end"/>
      </w:r>
      <w:r w:rsidRPr="00462199">
        <w:t>.</w:t>
      </w:r>
      <w:bookmarkEnd w:id="9388"/>
    </w:p>
    <w:p w14:paraId="705E0351" w14:textId="77777777" w:rsidR="00D179D6" w:rsidRPr="00462199" w:rsidRDefault="00D179D6" w:rsidP="00F24626">
      <w:pPr>
        <w:pStyle w:val="AltSH1Ashurst"/>
        <w:rPr>
          <w:lang w:eastAsia="zh-CN"/>
        </w:rPr>
      </w:pPr>
      <w:bookmarkStart w:id="9390" w:name="_Ref144117016"/>
      <w:r w:rsidRPr="00462199">
        <w:t>This is an OCP Non-Compliance Notice.</w:t>
      </w:r>
      <w:bookmarkEnd w:id="9390"/>
    </w:p>
    <w:p w14:paraId="61B21FF4" w14:textId="196AB66E" w:rsidR="00D179D6" w:rsidRPr="00462199" w:rsidRDefault="00D179D6" w:rsidP="00F24626">
      <w:pPr>
        <w:pStyle w:val="AltSH1Ashurst"/>
        <w:rPr>
          <w:lang w:eastAsia="zh-CN"/>
        </w:rPr>
      </w:pPr>
      <w:bookmarkStart w:id="9391" w:name="_Ref144117017"/>
      <w:r w:rsidRPr="00462199">
        <w:t>The Affected O</w:t>
      </w:r>
      <w:r w:rsidR="00C82681">
        <w:t xml:space="preserve">perational </w:t>
      </w:r>
      <w:r w:rsidRPr="00462199">
        <w:t xml:space="preserve">CP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391"/>
    </w:p>
    <w:p w14:paraId="0980B247" w14:textId="6D98DAD2" w:rsidR="00D179D6" w:rsidRPr="00462199" w:rsidRDefault="00D179D6" w:rsidP="00F24626">
      <w:pPr>
        <w:pStyle w:val="AltSH1Ashurst"/>
        <w:rPr>
          <w:lang w:eastAsia="zh-CN"/>
        </w:rPr>
      </w:pPr>
      <w:bookmarkStart w:id="9392" w:name="_Ref144117018"/>
      <w:r w:rsidRPr="00462199">
        <w:t>The Affected O</w:t>
      </w:r>
      <w:r w:rsidR="00C82681">
        <w:t xml:space="preserve">perational </w:t>
      </w:r>
      <w:r w:rsidRPr="00462199">
        <w:t xml:space="preserve">CP </w:t>
      </w:r>
      <w:r w:rsidRPr="00462199">
        <w:rPr>
          <w:b/>
          <w:bCs/>
          <w:i/>
        </w:rPr>
        <w:t>[[will not]/[is not reasonably likely to] be fulfilled by the Longstop Date as a result of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 which we previously notified to you as fulfilled pursuant to </w:t>
      </w:r>
      <w:r w:rsidR="007248B2" w:rsidRPr="007248B2">
        <w:rPr>
          <w:b/>
          <w:bCs/>
          <w:i/>
        </w:rPr>
        <w:t>Condition</w:t>
      </w:r>
      <w:r w:rsidRPr="00462199">
        <w:rPr>
          <w:b/>
          <w:bCs/>
          <w:i/>
        </w:rPr>
        <w:t xml:space="preserve"> </w:t>
      </w:r>
      <w:r w:rsidR="00403C4A">
        <w:rPr>
          <w:b/>
          <w:bCs/>
          <w:i/>
        </w:rPr>
        <w:fldChar w:fldCharType="begin"/>
      </w:r>
      <w:r w:rsidR="00403C4A">
        <w:rPr>
          <w:b/>
          <w:bCs/>
          <w:i/>
        </w:rPr>
        <w:instrText xml:space="preserve"> REF _Ref144112998 \w \h </w:instrText>
      </w:r>
      <w:r w:rsidR="00403C4A">
        <w:rPr>
          <w:b/>
          <w:bCs/>
          <w:i/>
        </w:rPr>
      </w:r>
      <w:r w:rsidR="00403C4A">
        <w:rPr>
          <w:b/>
          <w:bCs/>
          <w:i/>
        </w:rPr>
        <w:fldChar w:fldCharType="separate"/>
      </w:r>
      <w:del w:id="9393" w:author="Faqir, Sofia (Energy Security)" w:date="2023-11-12T19:48:00Z">
        <w:r w:rsidR="00E473FC">
          <w:rPr>
            <w:b/>
            <w:bCs/>
            <w:i/>
          </w:rPr>
          <w:delText>3.7(B)</w:delText>
        </w:r>
      </w:del>
      <w:r w:rsidR="00403C4A">
        <w:rPr>
          <w:b/>
          <w:bCs/>
          <w:i/>
        </w:rPr>
        <w:fldChar w:fldCharType="end"/>
      </w:r>
      <w:r w:rsidRPr="00462199">
        <w:rPr>
          <w:b/>
          <w:bCs/>
          <w:i/>
        </w:rPr>
        <w:t>, is no longer fulfilled.]</w:t>
      </w:r>
      <w:r w:rsidRPr="00462199">
        <w:rPr>
          <w:b/>
          <w:bCs/>
        </w:rPr>
        <w:t xml:space="preserve"> </w:t>
      </w:r>
      <w:r w:rsidRPr="00462199">
        <w:t xml:space="preserve">The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392"/>
    </w:p>
    <w:p w14:paraId="29441115" w14:textId="6D643A4E" w:rsidR="00D179D6" w:rsidRPr="00462199" w:rsidRDefault="00D179D6" w:rsidP="00F24626">
      <w:pPr>
        <w:pStyle w:val="AltSH1Ashurst"/>
        <w:rPr>
          <w:lang w:eastAsia="zh-CN"/>
        </w:rPr>
      </w:pPr>
      <w:bookmarkStart w:id="9394" w:name="_Ref144117019"/>
      <w:r w:rsidRPr="00462199">
        <w:t>We enclose</w:t>
      </w:r>
      <w:r w:rsidRPr="00462199">
        <w:rPr>
          <w:b/>
          <w:bCs/>
          <w:i/>
        </w:rPr>
        <w:t xml:space="preserve"> [(by way of upload(s) to the LCHA Counterparty</w:t>
      </w:r>
      <w:r w:rsidR="0082684C">
        <w:rPr>
          <w:b/>
          <w:bCs/>
          <w:i/>
        </w:rPr>
        <w:t>'s document transfer application</w:t>
      </w:r>
      <w:r w:rsidRPr="00462199">
        <w:rPr>
          <w:b/>
          <w:bCs/>
          <w:i/>
        </w:rPr>
        <w:t xml:space="preserve"> on the dates set out in Appendix 1 to this notice)]</w:t>
      </w:r>
      <w:r w:rsidRPr="00462199">
        <w:t xml:space="preserve"> Supporting Information which we consider to be relevant to the content of this notice.</w:t>
      </w:r>
      <w:bookmarkEnd w:id="9394"/>
    </w:p>
    <w:p w14:paraId="33500A74" w14:textId="77777777" w:rsidR="00D179D6" w:rsidRPr="00462199" w:rsidRDefault="00D179D6" w:rsidP="00F24626">
      <w:pPr>
        <w:pStyle w:val="AltSH1Ashurst"/>
        <w:rPr>
          <w:lang w:eastAsia="zh-CN"/>
        </w:rPr>
      </w:pPr>
      <w:bookmarkStart w:id="9395" w:name="_Ref144117020"/>
      <w:r w:rsidRPr="00462199">
        <w:t xml:space="preserve">We </w:t>
      </w:r>
      <w:r w:rsidRPr="00462199">
        <w:rPr>
          <w:b/>
          <w:bCs/>
          <w:i/>
        </w:rPr>
        <w:t>[have taken]/[are proposing to take]</w:t>
      </w:r>
      <w:r w:rsidRPr="00462199">
        <w:t xml:space="preserve"> the following remedial action: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395"/>
    </w:p>
    <w:p w14:paraId="20ADC3FB" w14:textId="77777777" w:rsidR="00D179D6" w:rsidRPr="00462199" w:rsidRDefault="00D179D6" w:rsidP="00F24626">
      <w:pPr>
        <w:pStyle w:val="AltSH1Ashurst"/>
        <w:rPr>
          <w:lang w:eastAsia="zh-CN"/>
        </w:rPr>
      </w:pPr>
      <w:bookmarkStart w:id="9396" w:name="_Ref144117021"/>
      <w:r w:rsidRPr="00462199">
        <w:t>We enclose a Directors' Certificate certifying that the information contained in, and enclosed with, this notice is true, complete and accurate in all material respects and is not misleading.</w:t>
      </w:r>
      <w:bookmarkEnd w:id="9396"/>
    </w:p>
    <w:p w14:paraId="454444BB" w14:textId="77777777" w:rsidR="00D179D6" w:rsidRPr="00462199" w:rsidRDefault="00D179D6" w:rsidP="00FF4DCF">
      <w:pPr>
        <w:pStyle w:val="NormalAshurst"/>
        <w:jc w:val="center"/>
      </w:pPr>
      <w:r w:rsidRPr="00462199">
        <w:t>Yours faithfully,</w:t>
      </w:r>
    </w:p>
    <w:p w14:paraId="670D9DE3" w14:textId="77777777" w:rsidR="00D179D6" w:rsidRPr="00462199" w:rsidRDefault="00D179D6" w:rsidP="00FF4DCF">
      <w:pPr>
        <w:pStyle w:val="NormalAshurst"/>
        <w:jc w:val="center"/>
        <w:rPr>
          <w:lang w:eastAsia="zh-CN"/>
        </w:rPr>
      </w:pPr>
    </w:p>
    <w:p w14:paraId="106EF325" w14:textId="77777777" w:rsidR="00D179D6" w:rsidRPr="00462199" w:rsidRDefault="00D179D6" w:rsidP="00FF4DCF">
      <w:pPr>
        <w:pStyle w:val="StandardAshurst"/>
        <w:jc w:val="center"/>
        <w:rPr>
          <w:lang w:eastAsia="zh-CN"/>
        </w:rPr>
      </w:pPr>
      <w:r w:rsidRPr="00462199">
        <w:t>.....................................</w:t>
      </w:r>
    </w:p>
    <w:p w14:paraId="0B729894" w14:textId="77777777" w:rsidR="00D179D6" w:rsidRPr="00462199" w:rsidRDefault="00D179D6" w:rsidP="00FF4DCF">
      <w:pPr>
        <w:pStyle w:val="StandardAshurst"/>
        <w:jc w:val="center"/>
        <w:rPr>
          <w:lang w:eastAsia="zh-CN"/>
        </w:rPr>
      </w:pPr>
      <w:r w:rsidRPr="00462199">
        <w:t>For and on behalf of</w:t>
      </w:r>
    </w:p>
    <w:p w14:paraId="465419D7"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2370302A" w14:textId="77777777" w:rsidR="00D179D6" w:rsidRPr="00462199" w:rsidRDefault="00D179D6" w:rsidP="00986A4F">
      <w:pPr>
        <w:pStyle w:val="NormalAshurst"/>
        <w:rPr>
          <w:lang w:eastAsia="zh-CN"/>
        </w:rPr>
      </w:pPr>
      <w:r w:rsidRPr="00462199">
        <w:rPr>
          <w:lang w:eastAsia="zh-CN"/>
        </w:rPr>
        <w:br w:type="page"/>
      </w:r>
    </w:p>
    <w:p w14:paraId="21F473AE" w14:textId="77777777" w:rsidR="00D179D6" w:rsidRPr="00462199" w:rsidRDefault="00D179D6" w:rsidP="001E2581">
      <w:pPr>
        <w:pStyle w:val="Annex13Heading"/>
      </w:pPr>
      <w:bookmarkStart w:id="9397" w:name="_Toc149833940"/>
      <w:r w:rsidRPr="00462199">
        <w:lastRenderedPageBreak/>
        <w:t>Project Delay Notice</w:t>
      </w:r>
      <w:bookmarkEnd w:id="9397"/>
    </w:p>
    <w:p w14:paraId="3A06AB6F"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CEB9745" w14:textId="77777777" w:rsidR="00D179D6" w:rsidRPr="00462199" w:rsidRDefault="00D179D6" w:rsidP="008667CA">
      <w:pPr>
        <w:pStyle w:val="NormalBoldAshurst"/>
        <w:tabs>
          <w:tab w:val="left" w:pos="782"/>
        </w:tabs>
        <w:rPr>
          <w:lang w:eastAsia="zh-CN"/>
        </w:rPr>
      </w:pPr>
      <w:r w:rsidRPr="00462199">
        <w:rPr>
          <w:i/>
        </w:rPr>
        <w:tab/>
        <w:t>[Address]</w:t>
      </w:r>
    </w:p>
    <w:p w14:paraId="6516F2A7"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C67E089"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81DC8E0"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9B022CD" w14:textId="77777777" w:rsidR="00D179D6" w:rsidRPr="00462199" w:rsidRDefault="00D179D6" w:rsidP="005B3BB9">
      <w:pPr>
        <w:pStyle w:val="CBOLDCAPSAshurst"/>
        <w:rPr>
          <w:lang w:eastAsia="zh-CN"/>
        </w:rPr>
      </w:pPr>
      <w:r w:rsidRPr="00462199">
        <w:t>LCHA –PROJECT DELAY NOTICE</w:t>
      </w:r>
    </w:p>
    <w:p w14:paraId="6533DBD3" w14:textId="77777777" w:rsidR="00D179D6" w:rsidRPr="00462199" w:rsidRDefault="00D179D6" w:rsidP="005B3BB9">
      <w:pPr>
        <w:pStyle w:val="NormalAshurst"/>
        <w:rPr>
          <w:lang w:eastAsia="zh-CN"/>
        </w:rPr>
      </w:pPr>
      <w:r w:rsidRPr="00462199">
        <w:t>Dear Sir/Madam,</w:t>
      </w:r>
    </w:p>
    <w:p w14:paraId="11852730" w14:textId="77777777" w:rsidR="00D179D6" w:rsidRPr="00462199" w:rsidRDefault="00D179D6" w:rsidP="00C92053">
      <w:pPr>
        <w:pStyle w:val="AltSH1Ashurst"/>
        <w:numPr>
          <w:ilvl w:val="0"/>
          <w:numId w:val="64"/>
        </w:numPr>
        <w:rPr>
          <w:lang w:eastAsia="zh-CN"/>
        </w:rPr>
      </w:pPr>
      <w:bookmarkStart w:id="9398" w:name="_Ref14411702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bCs/>
        </w:rPr>
        <w:t>"Agreement"</w:t>
      </w:r>
      <w:r w:rsidRPr="00462199">
        <w:t>). Terms and expressions defined in or incorporated into the Agreement have the same meaning when used in this notice.</w:t>
      </w:r>
      <w:bookmarkEnd w:id="9398"/>
    </w:p>
    <w:p w14:paraId="3C3D27BE" w14:textId="1C0FAA92" w:rsidR="00D179D6" w:rsidRPr="00462199" w:rsidRDefault="00D179D6" w:rsidP="009E0DA4">
      <w:pPr>
        <w:pStyle w:val="AltSH1Ashurst"/>
        <w:rPr>
          <w:lang w:eastAsia="zh-CN"/>
        </w:rPr>
      </w:pPr>
      <w:bookmarkStart w:id="9399" w:name="_Ref144117023"/>
      <w:r w:rsidRPr="00462199">
        <w:t xml:space="preserve">We further refer you to </w:t>
      </w:r>
      <w:r w:rsidR="007248B2" w:rsidRPr="007248B2">
        <w:t>Condition</w:t>
      </w:r>
      <w:r w:rsidRPr="00462199">
        <w:t xml:space="preserve"> </w:t>
      </w:r>
      <w:r w:rsidR="00403C4A">
        <w:fldChar w:fldCharType="begin"/>
      </w:r>
      <w:r w:rsidR="00403C4A">
        <w:instrText xml:space="preserve"> REF _Ref144113025 \w \h </w:instrText>
      </w:r>
      <w:r w:rsidR="00403C4A">
        <w:fldChar w:fldCharType="separate"/>
      </w:r>
      <w:del w:id="9400" w:author="Faqir, Sofia (Energy Security)" w:date="2023-11-12T19:48:00Z">
        <w:r w:rsidR="00E473FC">
          <w:delText>3.15</w:delText>
        </w:r>
      </w:del>
      <w:r w:rsidR="00403C4A">
        <w:fldChar w:fldCharType="end"/>
      </w:r>
      <w:r w:rsidRPr="00462199">
        <w:t>.</w:t>
      </w:r>
      <w:bookmarkEnd w:id="9399"/>
    </w:p>
    <w:p w14:paraId="112A6C8F" w14:textId="77777777" w:rsidR="00D179D6" w:rsidRPr="00462199" w:rsidRDefault="00D179D6" w:rsidP="009E0DA4">
      <w:pPr>
        <w:pStyle w:val="AltSH1Ashurst"/>
        <w:rPr>
          <w:lang w:eastAsia="zh-CN"/>
        </w:rPr>
      </w:pPr>
      <w:bookmarkStart w:id="9401" w:name="_Ref144117024"/>
      <w:r w:rsidRPr="00462199">
        <w:t>This is a Project Delay Notice.</w:t>
      </w:r>
      <w:bookmarkEnd w:id="9401"/>
    </w:p>
    <w:p w14:paraId="239356D5" w14:textId="77777777" w:rsidR="00D179D6" w:rsidRPr="00462199" w:rsidRDefault="00D179D6" w:rsidP="009E0DA4">
      <w:pPr>
        <w:pStyle w:val="AltSH1Ashurst"/>
        <w:rPr>
          <w:lang w:eastAsia="zh-CN"/>
        </w:rPr>
      </w:pPr>
      <w:bookmarkStart w:id="9402" w:name="_Ref144117025"/>
      <w:r w:rsidRPr="00462199">
        <w:t xml:space="preserve">We consider there is likely to be a delay to the </w:t>
      </w:r>
      <w:r w:rsidRPr="00462199">
        <w:rPr>
          <w:b/>
          <w:i/>
        </w:rPr>
        <w:t>[design, development, construction, completion, testing and/or commissioning of the Installation]</w:t>
      </w:r>
      <w:r w:rsidRPr="00462199">
        <w:t xml:space="preserve">. The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02"/>
    </w:p>
    <w:p w14:paraId="6676FBA6" w14:textId="77777777" w:rsidR="00D179D6" w:rsidRPr="00462199" w:rsidRDefault="00D179D6" w:rsidP="009E0DA4">
      <w:pPr>
        <w:pStyle w:val="AltSH1Ashurst"/>
        <w:rPr>
          <w:lang w:eastAsia="zh-CN"/>
        </w:rPr>
      </w:pPr>
      <w:bookmarkStart w:id="9403" w:name="_Ref144117026"/>
      <w:r w:rsidRPr="00462199">
        <w:t xml:space="preserve">We </w:t>
      </w:r>
      <w:r w:rsidRPr="00462199">
        <w:rPr>
          <w:b/>
          <w:i/>
        </w:rPr>
        <w:t>[have taken]/[are proposing to take]</w:t>
      </w:r>
      <w:r w:rsidRPr="00462199">
        <w:t xml:space="preserve"> the following remedial action:</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03"/>
    </w:p>
    <w:p w14:paraId="7DA0FA13" w14:textId="0E853714" w:rsidR="00D179D6" w:rsidRPr="00462199" w:rsidRDefault="00D179D6" w:rsidP="009E0DA4">
      <w:pPr>
        <w:pStyle w:val="AltSH1Ashurst"/>
        <w:rPr>
          <w:lang w:eastAsia="zh-CN"/>
        </w:rPr>
      </w:pPr>
      <w:bookmarkStart w:id="9404" w:name="_Ref144117027"/>
      <w:r w:rsidRPr="00462199">
        <w:t xml:space="preserve">We </w:t>
      </w:r>
      <w:r w:rsidRPr="00462199">
        <w:rPr>
          <w:b/>
          <w:i/>
        </w:rPr>
        <w:t>[enclose]/[set out] [(by way of upload(s) to the LCHA Counterparty</w:t>
      </w:r>
      <w:r w:rsidR="00D51FB1">
        <w:rPr>
          <w:b/>
          <w:i/>
        </w:rPr>
        <w:t xml:space="preserve">'s document transfer application </w:t>
      </w:r>
      <w:r w:rsidRPr="00462199">
        <w:rPr>
          <w:b/>
          <w:i/>
        </w:rPr>
        <w:t>on the dates set out in Appendix 1 to this notice)]</w:t>
      </w:r>
      <w:r w:rsidRPr="00462199">
        <w:t xml:space="preserve"> the following:</w:t>
      </w:r>
      <w:bookmarkEnd w:id="9404"/>
    </w:p>
    <w:p w14:paraId="23A6A4E3" w14:textId="77777777" w:rsidR="00D179D6" w:rsidRPr="00462199" w:rsidRDefault="00D179D6" w:rsidP="009E0DA4">
      <w:pPr>
        <w:pStyle w:val="AltSH5Ashurst"/>
        <w:tabs>
          <w:tab w:val="clear" w:pos="2653"/>
          <w:tab w:val="left" w:pos="1406"/>
        </w:tabs>
        <w:ind w:left="1406" w:hanging="624"/>
        <w:rPr>
          <w:lang w:eastAsia="zh-CN"/>
        </w:rPr>
      </w:pPr>
      <w:bookmarkStart w:id="9405" w:name="_Ref144117028"/>
      <w:r w:rsidRPr="00462199">
        <w:t>a revised Project timetable (by reference to the Target Commissioning Date, the Target Commissioning Window and the Longstop Date); and</w:t>
      </w:r>
      <w:bookmarkEnd w:id="9405"/>
    </w:p>
    <w:p w14:paraId="4B106737" w14:textId="77777777" w:rsidR="00D179D6" w:rsidRPr="00462199" w:rsidRDefault="00D179D6" w:rsidP="009E0DA4">
      <w:pPr>
        <w:pStyle w:val="AltSH5Ashurst"/>
        <w:tabs>
          <w:tab w:val="clear" w:pos="2653"/>
          <w:tab w:val="left" w:pos="1406"/>
        </w:tabs>
        <w:ind w:left="1406" w:hanging="624"/>
        <w:rPr>
          <w:lang w:eastAsia="zh-CN"/>
        </w:rPr>
      </w:pPr>
      <w:bookmarkStart w:id="9406" w:name="_Ref144117029"/>
      <w:r w:rsidRPr="00462199">
        <w:t>the estimated additional costs to the Project arising as a result of the delay to the Project.</w:t>
      </w:r>
      <w:bookmarkEnd w:id="9406"/>
    </w:p>
    <w:p w14:paraId="4F547F26" w14:textId="1B1D9EC2" w:rsidR="00D179D6" w:rsidRPr="00462199" w:rsidRDefault="00D179D6" w:rsidP="009E0DA4">
      <w:pPr>
        <w:pStyle w:val="AltSH1Ashurst"/>
        <w:rPr>
          <w:lang w:eastAsia="zh-CN"/>
        </w:rPr>
      </w:pPr>
      <w:bookmarkStart w:id="9407" w:name="_Ref144117030"/>
      <w:r w:rsidRPr="00462199">
        <w:t xml:space="preserve">We enclose </w:t>
      </w:r>
      <w:r w:rsidRPr="00462199">
        <w:rPr>
          <w:b/>
          <w:i/>
        </w:rPr>
        <w:t>[(by way of upload(s) to the LCHA Counterparty</w:t>
      </w:r>
      <w:r w:rsidR="0082684C">
        <w:rPr>
          <w:b/>
          <w:i/>
        </w:rPr>
        <w:t>'s document transfer application</w:t>
      </w:r>
      <w:r w:rsidRPr="00462199">
        <w:rPr>
          <w:b/>
          <w:i/>
        </w:rPr>
        <w:t xml:space="preserve"> on the dates set out in Appendix 1 to this notice)]</w:t>
      </w:r>
      <w:r w:rsidRPr="00462199">
        <w:t xml:space="preserve"> Supporting Information listed in Appendix 1 to this notice which we consider to be relevant to evidence the delay of the </w:t>
      </w:r>
      <w:r w:rsidRPr="00462199">
        <w:rPr>
          <w:b/>
          <w:i/>
        </w:rPr>
        <w:t>[design, development, construction, completion, testing and/or commissioning of the Installation]</w:t>
      </w:r>
      <w:r w:rsidRPr="00462199">
        <w:t>.</w:t>
      </w:r>
      <w:bookmarkEnd w:id="9407"/>
    </w:p>
    <w:p w14:paraId="779EAA4B" w14:textId="77777777" w:rsidR="00D179D6" w:rsidRPr="00462199" w:rsidRDefault="00D179D6" w:rsidP="009E0DA4">
      <w:pPr>
        <w:pStyle w:val="AltSH1Ashurst"/>
        <w:rPr>
          <w:lang w:eastAsia="zh-CN"/>
        </w:rPr>
      </w:pPr>
      <w:bookmarkStart w:id="9408" w:name="_Ref144117031"/>
      <w:r w:rsidRPr="00462199">
        <w:t>We enclose a Directors' Certificate certifying that the information contained in, and enclosed with, this notice is true, complete and accurate in all material respects and is not misleading.</w:t>
      </w:r>
      <w:bookmarkEnd w:id="9408"/>
    </w:p>
    <w:p w14:paraId="1CF8091E" w14:textId="77777777" w:rsidR="00D179D6" w:rsidRPr="00462199" w:rsidRDefault="00D179D6" w:rsidP="00FF4DCF">
      <w:pPr>
        <w:pStyle w:val="NormalAshurst"/>
        <w:jc w:val="center"/>
      </w:pPr>
      <w:r w:rsidRPr="00462199">
        <w:t>Yours faithfully,</w:t>
      </w:r>
    </w:p>
    <w:p w14:paraId="72827FC3" w14:textId="77777777" w:rsidR="00D179D6" w:rsidRPr="00462199" w:rsidRDefault="00D179D6" w:rsidP="00FF4DCF">
      <w:pPr>
        <w:pStyle w:val="NormalAshurst"/>
        <w:jc w:val="center"/>
        <w:rPr>
          <w:lang w:eastAsia="zh-CN"/>
        </w:rPr>
      </w:pPr>
    </w:p>
    <w:p w14:paraId="136C6111" w14:textId="77777777" w:rsidR="00D179D6" w:rsidRPr="00462199" w:rsidRDefault="00D179D6" w:rsidP="00FF4DCF">
      <w:pPr>
        <w:pStyle w:val="StandardAshurst"/>
        <w:jc w:val="center"/>
        <w:rPr>
          <w:lang w:eastAsia="zh-CN"/>
        </w:rPr>
      </w:pPr>
      <w:r w:rsidRPr="00462199">
        <w:t>.....................................</w:t>
      </w:r>
    </w:p>
    <w:p w14:paraId="3FD47B27" w14:textId="77777777" w:rsidR="00D179D6" w:rsidRPr="00462199" w:rsidRDefault="00D179D6" w:rsidP="00FF4DCF">
      <w:pPr>
        <w:pStyle w:val="StandardAshurst"/>
        <w:jc w:val="center"/>
        <w:rPr>
          <w:lang w:eastAsia="zh-CN"/>
        </w:rPr>
      </w:pPr>
      <w:r w:rsidRPr="00462199">
        <w:t>For and on behalf of</w:t>
      </w:r>
    </w:p>
    <w:p w14:paraId="558566ED"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79CA712E" w14:textId="77777777" w:rsidR="00D179D6" w:rsidRPr="00462199" w:rsidRDefault="00D179D6" w:rsidP="00986A4F">
      <w:pPr>
        <w:pStyle w:val="NormalAshurst"/>
        <w:rPr>
          <w:lang w:eastAsia="zh-CN"/>
        </w:rPr>
      </w:pPr>
      <w:r w:rsidRPr="00462199">
        <w:rPr>
          <w:lang w:eastAsia="zh-CN"/>
        </w:rPr>
        <w:br w:type="page"/>
      </w:r>
    </w:p>
    <w:p w14:paraId="6664DECE" w14:textId="77777777" w:rsidR="00D179D6" w:rsidRPr="00462199" w:rsidRDefault="00D179D6" w:rsidP="001E2581">
      <w:pPr>
        <w:pStyle w:val="Annex13Heading"/>
      </w:pPr>
      <w:bookmarkStart w:id="9409" w:name="_Toc149833941"/>
      <w:r w:rsidRPr="00462199">
        <w:lastRenderedPageBreak/>
        <w:t>Reporting Obligations Audit Notice</w:t>
      </w:r>
      <w:bookmarkEnd w:id="9409"/>
    </w:p>
    <w:p w14:paraId="46C470A8"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922C57A"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5FEE17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E1C6DB7" w14:textId="77777777" w:rsidR="00D179D6" w:rsidRPr="00462199" w:rsidRDefault="00D179D6" w:rsidP="009E0DA4">
      <w:pPr>
        <w:pStyle w:val="NormalBoldAshurst"/>
        <w:tabs>
          <w:tab w:val="left" w:pos="782"/>
        </w:tabs>
        <w:rPr>
          <w:lang w:eastAsia="zh-CN"/>
        </w:rPr>
      </w:pPr>
      <w:r w:rsidRPr="00462199">
        <w:rPr>
          <w:i/>
        </w:rPr>
        <w:tab/>
        <w:t>[Address]</w:t>
      </w:r>
    </w:p>
    <w:p w14:paraId="03A9FD5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B69CA9A" w14:textId="77777777" w:rsidR="00D179D6" w:rsidRPr="00462199" w:rsidRDefault="00D179D6" w:rsidP="005B3BB9">
      <w:pPr>
        <w:pStyle w:val="CBOLDCAPSAshurst"/>
        <w:rPr>
          <w:lang w:eastAsia="zh-CN"/>
        </w:rPr>
      </w:pPr>
      <w:r w:rsidRPr="00462199">
        <w:t>LCHA – REPORTING OBLIGATIONS AUDIT NOTICE</w:t>
      </w:r>
    </w:p>
    <w:p w14:paraId="148E4C6A" w14:textId="77777777" w:rsidR="00D179D6" w:rsidRPr="00462199" w:rsidRDefault="00D179D6" w:rsidP="005B3BB9">
      <w:pPr>
        <w:pStyle w:val="NormalAshurst"/>
        <w:rPr>
          <w:lang w:eastAsia="zh-CN"/>
        </w:rPr>
      </w:pPr>
      <w:r w:rsidRPr="00462199">
        <w:t>Dear Sir/Madam,</w:t>
      </w:r>
    </w:p>
    <w:p w14:paraId="32164983" w14:textId="77777777" w:rsidR="00D179D6" w:rsidRPr="00462199" w:rsidRDefault="00D179D6" w:rsidP="00A46415">
      <w:pPr>
        <w:pStyle w:val="AltSH1Ashurst"/>
        <w:numPr>
          <w:ilvl w:val="0"/>
          <w:numId w:val="195"/>
        </w:numPr>
        <w:rPr>
          <w:lang w:eastAsia="zh-CN"/>
        </w:rPr>
      </w:pPr>
      <w:bookmarkStart w:id="9410" w:name="_Ref144117032"/>
      <w:r w:rsidRPr="00462199">
        <w:t xml:space="preserve">We refer to the agreement dated </w:t>
      </w:r>
      <w:r w:rsidRPr="00BD24B0">
        <w:rPr>
          <w:b/>
          <w:i/>
        </w:rPr>
        <w:t>[</w:t>
      </w:r>
      <w:r w:rsidRPr="00BD24B0">
        <w:rPr>
          <w:b/>
          <w:i/>
        </w:rPr>
        <w:fldChar w:fldCharType="begin"/>
      </w:r>
      <w:r w:rsidRPr="00BD24B0">
        <w:rPr>
          <w:b/>
          <w:i/>
        </w:rPr>
        <w:instrText xml:space="preserve"> SYMBOL 108\f wingdings \s11\h \* MERGEFORMAT </w:instrText>
      </w:r>
      <w:r w:rsidRPr="00BD24B0">
        <w:rPr>
          <w:b/>
          <w:i/>
        </w:rPr>
        <w:fldChar w:fldCharType="end"/>
      </w:r>
      <w:r w:rsidRPr="00BD24B0">
        <w:rPr>
          <w:b/>
          <w:i/>
        </w:rPr>
        <w:t>]</w:t>
      </w:r>
      <w:r w:rsidRPr="00462199">
        <w:t xml:space="preserve"> between you as the Producer and us as the LCHA Counterparty in relation to the </w:t>
      </w:r>
      <w:r w:rsidRPr="00BD24B0">
        <w:rPr>
          <w:b/>
          <w:i/>
        </w:rPr>
        <w:t>[</w:t>
      </w:r>
      <w:r w:rsidRPr="00BD24B0">
        <w:rPr>
          <w:b/>
          <w:i/>
        </w:rPr>
        <w:fldChar w:fldCharType="begin"/>
      </w:r>
      <w:r w:rsidRPr="00BD24B0">
        <w:rPr>
          <w:b/>
          <w:i/>
        </w:rPr>
        <w:instrText xml:space="preserve"> SYMBOL 108\f wingdings \s11\h \* MERGEFORMAT </w:instrText>
      </w:r>
      <w:r w:rsidRPr="00BD24B0">
        <w:rPr>
          <w:b/>
          <w:i/>
        </w:rPr>
        <w:fldChar w:fldCharType="end"/>
      </w:r>
      <w:r w:rsidRPr="00BD24B0">
        <w:rPr>
          <w:b/>
          <w:i/>
        </w:rPr>
        <w:t>]</w:t>
      </w:r>
      <w:r w:rsidRPr="00462199">
        <w:t xml:space="preserve"> Project (the </w:t>
      </w:r>
      <w:r w:rsidRPr="00BD24B0">
        <w:rPr>
          <w:b/>
          <w:bCs/>
        </w:rPr>
        <w:t>"Agreement"</w:t>
      </w:r>
      <w:r w:rsidRPr="00462199">
        <w:t>). Terms and expressions defined in or incorporated into the Agreement have the same meaning when used in this notice.</w:t>
      </w:r>
      <w:bookmarkEnd w:id="9410"/>
    </w:p>
    <w:p w14:paraId="1C0EF99D" w14:textId="200F5551" w:rsidR="00D179D6" w:rsidRPr="00462199" w:rsidRDefault="00D179D6" w:rsidP="002D59DB">
      <w:pPr>
        <w:pStyle w:val="AltSH1Ashurst"/>
        <w:rPr>
          <w:lang w:eastAsia="zh-CN"/>
        </w:rPr>
      </w:pPr>
      <w:bookmarkStart w:id="9411" w:name="_Ref144117033"/>
      <w:r w:rsidRPr="00462199">
        <w:t xml:space="preserve">We further refer you to </w:t>
      </w:r>
      <w:r w:rsidR="007248B2" w:rsidRPr="007248B2">
        <w:t>Condition</w:t>
      </w:r>
      <w:r w:rsidRPr="00462199">
        <w:t xml:space="preserve"> </w:t>
      </w:r>
      <w:r w:rsidR="00372485">
        <w:fldChar w:fldCharType="begin"/>
      </w:r>
      <w:r w:rsidR="00372485">
        <w:instrText xml:space="preserve"> REF _Ref144113034 \w \h </w:instrText>
      </w:r>
      <w:r w:rsidR="00372485">
        <w:fldChar w:fldCharType="separate"/>
      </w:r>
      <w:del w:id="9412" w:author="Faqir, Sofia (Energy Security)" w:date="2023-11-12T19:48:00Z">
        <w:r w:rsidR="00E473FC">
          <w:delText>3.18</w:delText>
        </w:r>
      </w:del>
      <w:r w:rsidR="00372485">
        <w:fldChar w:fldCharType="end"/>
      </w:r>
      <w:r w:rsidRPr="00462199">
        <w:t>.</w:t>
      </w:r>
      <w:bookmarkEnd w:id="9411"/>
    </w:p>
    <w:p w14:paraId="058AB968" w14:textId="77777777" w:rsidR="00D179D6" w:rsidRPr="00462199" w:rsidRDefault="00D179D6" w:rsidP="002D59DB">
      <w:pPr>
        <w:pStyle w:val="AltSH1Ashurst"/>
        <w:rPr>
          <w:lang w:eastAsia="zh-CN"/>
        </w:rPr>
      </w:pPr>
      <w:bookmarkStart w:id="9413" w:name="_Ref144117034"/>
      <w:r w:rsidRPr="00462199">
        <w:t>This is a Reporting Obligations Audit Notice.</w:t>
      </w:r>
      <w:bookmarkEnd w:id="9413"/>
    </w:p>
    <w:p w14:paraId="35F77531" w14:textId="77777777" w:rsidR="00D179D6" w:rsidRPr="00462199" w:rsidRDefault="00D179D6" w:rsidP="002D59DB">
      <w:pPr>
        <w:pStyle w:val="AltSH1Ashurst"/>
        <w:rPr>
          <w:lang w:eastAsia="zh-CN"/>
        </w:rPr>
      </w:pPr>
      <w:bookmarkStart w:id="9414" w:name="_Ref144117035"/>
      <w:r w:rsidRPr="00462199">
        <w:t xml:space="preserve">We </w:t>
      </w:r>
      <w:r w:rsidRPr="00462199">
        <w:rPr>
          <w:b/>
          <w:i/>
        </w:rPr>
        <w:t>[intend]/[nominate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to exercise the Reporting Obligations Audit Right.</w:t>
      </w:r>
      <w:bookmarkEnd w:id="9414"/>
    </w:p>
    <w:p w14:paraId="7157AB4B" w14:textId="0748D9B3" w:rsidR="00D179D6" w:rsidRPr="00462199" w:rsidRDefault="00D179D6" w:rsidP="002D59DB">
      <w:pPr>
        <w:pStyle w:val="AltSH1Ashurst"/>
        <w:rPr>
          <w:lang w:eastAsia="zh-CN"/>
        </w:rPr>
      </w:pPr>
      <w:bookmarkStart w:id="9415" w:name="_Ref144117036"/>
      <w:r w:rsidRPr="00462199">
        <w:t xml:space="preserve">The date and time by which you must, in accordance with </w:t>
      </w:r>
      <w:r w:rsidR="007248B2" w:rsidRPr="007248B2">
        <w:t>Condition</w:t>
      </w:r>
      <w:r w:rsidRPr="00462199">
        <w:t xml:space="preserve"> </w:t>
      </w:r>
      <w:r w:rsidR="00372485">
        <w:fldChar w:fldCharType="begin"/>
      </w:r>
      <w:r w:rsidR="00372485">
        <w:instrText xml:space="preserve"> REF _Ref144113037 \w \h </w:instrText>
      </w:r>
      <w:r w:rsidR="00372485">
        <w:fldChar w:fldCharType="separate"/>
      </w:r>
      <w:del w:id="9416" w:author="Faqir, Sofia (Energy Security)" w:date="2023-11-12T19:48:00Z">
        <w:r w:rsidR="00E473FC">
          <w:delText>3.19</w:delText>
        </w:r>
      </w:del>
      <w:r w:rsidR="00372485">
        <w:fldChar w:fldCharType="end"/>
      </w:r>
      <w:r w:rsidRPr="00462199">
        <w:t xml:space="preserve">, permit the exercise of the Reporting Obligations Audit Right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15"/>
    </w:p>
    <w:p w14:paraId="4B535BEC" w14:textId="77777777" w:rsidR="00D179D6" w:rsidRPr="00462199" w:rsidRDefault="00D179D6" w:rsidP="005B3BB9">
      <w:pPr>
        <w:pStyle w:val="NormalAshurst"/>
      </w:pPr>
    </w:p>
    <w:p w14:paraId="57FA5A5A" w14:textId="77777777" w:rsidR="00D179D6" w:rsidRPr="00462199" w:rsidRDefault="00D179D6" w:rsidP="00326791">
      <w:pPr>
        <w:pStyle w:val="NormalAshurst"/>
        <w:jc w:val="center"/>
      </w:pPr>
      <w:r w:rsidRPr="00462199">
        <w:t>Yours faithfully,</w:t>
      </w:r>
    </w:p>
    <w:p w14:paraId="3A6924EF" w14:textId="77777777" w:rsidR="00D179D6" w:rsidRPr="00462199" w:rsidRDefault="00D179D6" w:rsidP="00326791">
      <w:pPr>
        <w:pStyle w:val="NormalAshurst"/>
        <w:rPr>
          <w:lang w:eastAsia="zh-CN"/>
        </w:rPr>
      </w:pPr>
    </w:p>
    <w:p w14:paraId="6EBAB06D" w14:textId="77777777" w:rsidR="00D179D6" w:rsidRPr="00462199" w:rsidRDefault="00D179D6" w:rsidP="00326791">
      <w:pPr>
        <w:pStyle w:val="StandardAshurst"/>
        <w:jc w:val="center"/>
        <w:rPr>
          <w:lang w:eastAsia="zh-CN"/>
        </w:rPr>
      </w:pPr>
      <w:r w:rsidRPr="00462199">
        <w:t>.....................................</w:t>
      </w:r>
    </w:p>
    <w:p w14:paraId="0B0F2A01" w14:textId="77777777" w:rsidR="00D179D6" w:rsidRPr="00462199" w:rsidRDefault="00D179D6" w:rsidP="00326791">
      <w:pPr>
        <w:pStyle w:val="StandardAshurst"/>
        <w:jc w:val="center"/>
        <w:rPr>
          <w:lang w:eastAsia="zh-CN"/>
        </w:rPr>
      </w:pPr>
      <w:r w:rsidRPr="00462199">
        <w:t>For and on behalf of</w:t>
      </w:r>
    </w:p>
    <w:p w14:paraId="5FCB2B1F"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0423E66" w14:textId="77777777" w:rsidR="00D179D6" w:rsidRPr="00462199" w:rsidRDefault="00D179D6" w:rsidP="00986A4F">
      <w:pPr>
        <w:pStyle w:val="NormalAshurst"/>
        <w:rPr>
          <w:lang w:eastAsia="zh-CN"/>
        </w:rPr>
      </w:pPr>
      <w:r w:rsidRPr="00462199">
        <w:rPr>
          <w:lang w:eastAsia="zh-CN"/>
        </w:rPr>
        <w:br w:type="page"/>
      </w:r>
    </w:p>
    <w:p w14:paraId="58608560" w14:textId="77777777" w:rsidR="00D179D6" w:rsidRPr="00462199" w:rsidRDefault="00D179D6" w:rsidP="001E2581">
      <w:pPr>
        <w:pStyle w:val="Annex13Heading"/>
      </w:pPr>
      <w:bookmarkStart w:id="9417" w:name="_Toc149833942"/>
      <w:r w:rsidRPr="00462199">
        <w:lastRenderedPageBreak/>
        <w:t>Start Date Notice</w:t>
      </w:r>
      <w:bookmarkEnd w:id="9417"/>
    </w:p>
    <w:p w14:paraId="09E9A82B"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3E52980" w14:textId="77777777" w:rsidR="00D179D6" w:rsidRPr="00462199" w:rsidRDefault="00D179D6" w:rsidP="008667CA">
      <w:pPr>
        <w:pStyle w:val="NormalBoldAshurst"/>
        <w:tabs>
          <w:tab w:val="left" w:pos="782"/>
        </w:tabs>
        <w:rPr>
          <w:lang w:eastAsia="zh-CN"/>
        </w:rPr>
      </w:pPr>
      <w:r w:rsidRPr="00462199">
        <w:rPr>
          <w:i/>
        </w:rPr>
        <w:tab/>
        <w:t>[Address]</w:t>
      </w:r>
    </w:p>
    <w:p w14:paraId="6975EFF6"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C838FC0"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E2E9B5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D0ACD66" w14:textId="77777777" w:rsidR="00D179D6" w:rsidRPr="00462199" w:rsidRDefault="00D179D6" w:rsidP="005B3BB9">
      <w:pPr>
        <w:pStyle w:val="CBOLDCAPSAshurst"/>
        <w:rPr>
          <w:lang w:eastAsia="zh-CN"/>
        </w:rPr>
      </w:pPr>
      <w:r w:rsidRPr="00462199">
        <w:t>LCHA – START DATE NOTICE</w:t>
      </w:r>
    </w:p>
    <w:p w14:paraId="127685A5" w14:textId="77777777" w:rsidR="00D179D6" w:rsidRPr="00462199" w:rsidRDefault="00D179D6" w:rsidP="005B3BB9">
      <w:pPr>
        <w:pStyle w:val="NormalAshurst"/>
        <w:rPr>
          <w:lang w:eastAsia="zh-CN"/>
        </w:rPr>
      </w:pPr>
      <w:r w:rsidRPr="00462199">
        <w:t>Dear Sir/Madam,</w:t>
      </w:r>
    </w:p>
    <w:p w14:paraId="67F1B845" w14:textId="77777777" w:rsidR="00D179D6" w:rsidRPr="00462199" w:rsidRDefault="00D179D6" w:rsidP="00A46415">
      <w:pPr>
        <w:pStyle w:val="AltSH1Ashurst"/>
        <w:numPr>
          <w:ilvl w:val="0"/>
          <w:numId w:val="196"/>
        </w:numPr>
        <w:rPr>
          <w:lang w:eastAsia="zh-CN"/>
        </w:rPr>
      </w:pPr>
      <w:bookmarkStart w:id="9418" w:name="_Ref144117037"/>
      <w:r w:rsidRPr="00462199">
        <w:t xml:space="preserve">We refer to the agreement dated </w:t>
      </w:r>
      <w:r w:rsidRPr="00BD24B0">
        <w:rPr>
          <w:b/>
          <w:i/>
        </w:rPr>
        <w:t>[</w:t>
      </w:r>
      <w:r w:rsidRPr="00BD24B0">
        <w:rPr>
          <w:b/>
          <w:i/>
        </w:rPr>
        <w:fldChar w:fldCharType="begin"/>
      </w:r>
      <w:r w:rsidRPr="00BD24B0">
        <w:rPr>
          <w:b/>
          <w:i/>
        </w:rPr>
        <w:instrText xml:space="preserve"> SYMBOL 108\f wingdings \s11\h \* MERGEFORMAT </w:instrText>
      </w:r>
      <w:r w:rsidRPr="00BD24B0">
        <w:rPr>
          <w:b/>
          <w:i/>
        </w:rPr>
        <w:fldChar w:fldCharType="end"/>
      </w:r>
      <w:r w:rsidRPr="00BD24B0">
        <w:rPr>
          <w:b/>
          <w:i/>
        </w:rPr>
        <w:t>]</w:t>
      </w:r>
      <w:r w:rsidRPr="00462199">
        <w:t xml:space="preserve"> between you as the LCHA Counterparty and us as the Producer in relation to the </w:t>
      </w:r>
      <w:r w:rsidRPr="00BD24B0">
        <w:rPr>
          <w:b/>
          <w:i/>
        </w:rPr>
        <w:t>[</w:t>
      </w:r>
      <w:r w:rsidRPr="00BD24B0">
        <w:rPr>
          <w:b/>
          <w:i/>
        </w:rPr>
        <w:fldChar w:fldCharType="begin"/>
      </w:r>
      <w:r w:rsidRPr="00BD24B0">
        <w:rPr>
          <w:b/>
          <w:i/>
        </w:rPr>
        <w:instrText xml:space="preserve"> SYMBOL 108\f wingdings \s11\h \* MERGEFORMAT </w:instrText>
      </w:r>
      <w:r w:rsidRPr="00BD24B0">
        <w:rPr>
          <w:b/>
          <w:i/>
        </w:rPr>
        <w:fldChar w:fldCharType="end"/>
      </w:r>
      <w:r w:rsidRPr="00BD24B0">
        <w:rPr>
          <w:b/>
          <w:i/>
        </w:rPr>
        <w:t>]</w:t>
      </w:r>
      <w:r w:rsidRPr="00462199">
        <w:t xml:space="preserve"> Project (the </w:t>
      </w:r>
      <w:r w:rsidRPr="00BD24B0">
        <w:rPr>
          <w:b/>
        </w:rPr>
        <w:t>"Agreement"</w:t>
      </w:r>
      <w:r w:rsidRPr="00462199">
        <w:t>). Terms and expressions defined in or incorporated into the Agreement have the same meaning when used in this notice.</w:t>
      </w:r>
      <w:bookmarkEnd w:id="9418"/>
    </w:p>
    <w:p w14:paraId="3F372B26" w14:textId="3C1808EF" w:rsidR="00D179D6" w:rsidRPr="00462199" w:rsidRDefault="00D179D6" w:rsidP="002D59DB">
      <w:pPr>
        <w:pStyle w:val="AltSH1Ashurst"/>
        <w:rPr>
          <w:lang w:eastAsia="zh-CN"/>
        </w:rPr>
      </w:pPr>
      <w:bookmarkStart w:id="9419" w:name="_Ref144117038"/>
      <w:r w:rsidRPr="00462199">
        <w:t xml:space="preserve">We further refer you to </w:t>
      </w:r>
      <w:r w:rsidR="007248B2" w:rsidRPr="007248B2">
        <w:t>Condition</w:t>
      </w:r>
      <w:r w:rsidRPr="00462199">
        <w:t xml:space="preserve">s </w:t>
      </w:r>
      <w:r w:rsidR="00372485">
        <w:fldChar w:fldCharType="begin"/>
      </w:r>
      <w:r w:rsidR="00372485">
        <w:instrText xml:space="preserve"> REF _Ref144113040 \w \h </w:instrText>
      </w:r>
      <w:r w:rsidR="00372485">
        <w:fldChar w:fldCharType="separate"/>
      </w:r>
      <w:del w:id="9420" w:author="Faqir, Sofia (Energy Security)" w:date="2023-11-12T19:48:00Z">
        <w:r w:rsidR="00E473FC">
          <w:delText>3.22</w:delText>
        </w:r>
      </w:del>
      <w:r w:rsidR="00372485">
        <w:fldChar w:fldCharType="end"/>
      </w:r>
      <w:r w:rsidRPr="00462199">
        <w:t xml:space="preserve"> and </w:t>
      </w:r>
      <w:r w:rsidR="00372485">
        <w:fldChar w:fldCharType="begin"/>
      </w:r>
      <w:r w:rsidR="00372485">
        <w:instrText xml:space="preserve"> REF _Ref144113041 \w \h </w:instrText>
      </w:r>
      <w:r w:rsidR="00372485">
        <w:fldChar w:fldCharType="separate"/>
      </w:r>
      <w:del w:id="9421" w:author="Faqir, Sofia (Energy Security)" w:date="2023-11-12T19:48:00Z">
        <w:r w:rsidR="00E473FC">
          <w:delText>3.23</w:delText>
        </w:r>
      </w:del>
      <w:r w:rsidR="00372485">
        <w:fldChar w:fldCharType="end"/>
      </w:r>
      <w:r w:rsidRPr="00462199">
        <w:t>.</w:t>
      </w:r>
      <w:bookmarkEnd w:id="9419"/>
    </w:p>
    <w:p w14:paraId="427F22DA" w14:textId="77777777" w:rsidR="00D179D6" w:rsidRPr="00462199" w:rsidRDefault="00D179D6" w:rsidP="002D59DB">
      <w:pPr>
        <w:pStyle w:val="AltSH1Ashurst"/>
        <w:rPr>
          <w:lang w:eastAsia="zh-CN"/>
        </w:rPr>
      </w:pPr>
      <w:bookmarkStart w:id="9422" w:name="_Ref144117039"/>
      <w:r w:rsidRPr="00462199">
        <w:t>This is a Start Date Notice.</w:t>
      </w:r>
      <w:bookmarkEnd w:id="9422"/>
    </w:p>
    <w:p w14:paraId="2268DB11" w14:textId="77777777" w:rsidR="00D179D6" w:rsidRPr="00462199" w:rsidRDefault="00D179D6" w:rsidP="002D59DB">
      <w:pPr>
        <w:pStyle w:val="AltSH1Ashurst"/>
        <w:rPr>
          <w:lang w:eastAsia="zh-CN"/>
        </w:rPr>
      </w:pPr>
      <w:bookmarkStart w:id="9423" w:name="_Ref144117040"/>
      <w:r w:rsidRPr="00462199">
        <w:t xml:space="preserve">We propose that the Start Date shall be: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23"/>
    </w:p>
    <w:p w14:paraId="2BA8D4CC" w14:textId="011B9690" w:rsidR="00D179D6" w:rsidRPr="00462199" w:rsidRDefault="00D179D6" w:rsidP="002D59DB">
      <w:pPr>
        <w:pStyle w:val="AltSH1Ashurst"/>
        <w:rPr>
          <w:lang w:eastAsia="zh-CN"/>
        </w:rPr>
      </w:pPr>
      <w:bookmarkStart w:id="9424" w:name="_Ref144117041"/>
      <w:r w:rsidRPr="00462199">
        <w:t xml:space="preserve">We </w:t>
      </w:r>
      <w:r w:rsidRPr="00462199">
        <w:rPr>
          <w:b/>
          <w:bCs/>
          <w:i/>
        </w:rPr>
        <w:t>[enclose]/[will deliver to you on the Start Date]</w:t>
      </w:r>
      <w:r w:rsidRPr="00462199">
        <w:t xml:space="preserve"> a Directors' Certificate certifying that the matters provided for in </w:t>
      </w:r>
      <w:r w:rsidR="007248B2" w:rsidRPr="007248B2">
        <w:t>Condition</w:t>
      </w:r>
      <w:r w:rsidRPr="00462199">
        <w:t xml:space="preserve"> </w:t>
      </w:r>
      <w:r w:rsidRPr="00462199">
        <w:fldChar w:fldCharType="begin"/>
      </w:r>
      <w:r w:rsidRPr="00462199">
        <w:instrText xml:space="preserve">  REF _Ref144113051 \r \h \* MERGEFORMAT </w:instrText>
      </w:r>
      <w:r w:rsidRPr="00462199">
        <w:fldChar w:fldCharType="separate"/>
      </w:r>
      <w:del w:id="9425" w:author="Faqir, Sofia (Energy Security)" w:date="2023-11-12T19:48:00Z">
        <w:r w:rsidR="00E473FC" w:rsidRPr="00E473FC">
          <w:rPr>
            <w:color w:val="000000"/>
          </w:rPr>
          <w:delText>3.26(C)</w:delText>
        </w:r>
      </w:del>
      <w:r w:rsidRPr="00462199">
        <w:fldChar w:fldCharType="end"/>
      </w:r>
      <w:r w:rsidRPr="00462199">
        <w:t xml:space="preserve"> are, as at the date of this notice </w:t>
      </w:r>
      <w:r w:rsidRPr="00462199">
        <w:rPr>
          <w:b/>
          <w:bCs/>
          <w:i/>
        </w:rPr>
        <w:t>[and on the proposed Start Date specified in this notice]</w:t>
      </w:r>
      <w:r w:rsidRPr="00462199">
        <w:t>, true, complete and accurate in all material respects and are not misleading.</w:t>
      </w:r>
      <w:bookmarkEnd w:id="9424"/>
    </w:p>
    <w:p w14:paraId="06F863BD" w14:textId="77777777" w:rsidR="00D179D6" w:rsidRPr="00462199" w:rsidRDefault="00D179D6" w:rsidP="00FF4DCF">
      <w:pPr>
        <w:pStyle w:val="NormalAshurst"/>
        <w:jc w:val="center"/>
      </w:pPr>
      <w:r w:rsidRPr="00462199">
        <w:t>Yours faithfully,</w:t>
      </w:r>
    </w:p>
    <w:p w14:paraId="02170409" w14:textId="77777777" w:rsidR="00D179D6" w:rsidRPr="00462199" w:rsidRDefault="00D179D6" w:rsidP="00FF4DCF">
      <w:pPr>
        <w:pStyle w:val="NormalAshurst"/>
        <w:jc w:val="center"/>
        <w:rPr>
          <w:lang w:eastAsia="zh-CN"/>
        </w:rPr>
      </w:pPr>
    </w:p>
    <w:p w14:paraId="48026D7D" w14:textId="77777777" w:rsidR="00D179D6" w:rsidRPr="00462199" w:rsidRDefault="00D179D6" w:rsidP="00FF4DCF">
      <w:pPr>
        <w:pStyle w:val="StandardAshurst"/>
        <w:jc w:val="center"/>
        <w:rPr>
          <w:lang w:eastAsia="zh-CN"/>
        </w:rPr>
      </w:pPr>
      <w:r w:rsidRPr="00462199">
        <w:t>.....................................</w:t>
      </w:r>
    </w:p>
    <w:p w14:paraId="202F324D" w14:textId="77777777" w:rsidR="00D179D6" w:rsidRPr="00462199" w:rsidRDefault="00D179D6" w:rsidP="00FF4DCF">
      <w:pPr>
        <w:pStyle w:val="StandardAshurst"/>
        <w:jc w:val="center"/>
        <w:rPr>
          <w:lang w:eastAsia="zh-CN"/>
        </w:rPr>
      </w:pPr>
      <w:r w:rsidRPr="00462199">
        <w:t>For and on behalf of</w:t>
      </w:r>
    </w:p>
    <w:p w14:paraId="4DA96EF1"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7811EB83" w14:textId="77777777" w:rsidR="00D179D6" w:rsidRPr="00462199" w:rsidRDefault="00D179D6" w:rsidP="00986A4F">
      <w:pPr>
        <w:pStyle w:val="NormalAshurst"/>
        <w:rPr>
          <w:lang w:eastAsia="zh-CN"/>
        </w:rPr>
      </w:pPr>
      <w:r w:rsidRPr="00462199">
        <w:rPr>
          <w:lang w:eastAsia="zh-CN"/>
        </w:rPr>
        <w:br w:type="page"/>
      </w:r>
    </w:p>
    <w:p w14:paraId="62850A3B" w14:textId="77777777" w:rsidR="00D179D6" w:rsidRPr="00462199" w:rsidRDefault="00D179D6" w:rsidP="001E2581">
      <w:pPr>
        <w:pStyle w:val="Annex13Heading"/>
      </w:pPr>
      <w:bookmarkStart w:id="9426" w:name="_Toc149833943"/>
      <w:r w:rsidRPr="00462199">
        <w:lastRenderedPageBreak/>
        <w:t>CO</w:t>
      </w:r>
      <w:r w:rsidRPr="00CF790D">
        <w:rPr>
          <w:vertAlign w:val="subscript"/>
        </w:rPr>
        <w:t>2</w:t>
      </w:r>
      <w:r w:rsidRPr="00462199">
        <w:t xml:space="preserve"> TCDE Notice</w:t>
      </w:r>
      <w:bookmarkEnd w:id="9426"/>
    </w:p>
    <w:p w14:paraId="24E66D33"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6F8095B" w14:textId="77777777" w:rsidR="00D179D6" w:rsidRPr="00462199" w:rsidRDefault="00D179D6" w:rsidP="008667CA">
      <w:pPr>
        <w:pStyle w:val="NormalBoldAshurst"/>
        <w:tabs>
          <w:tab w:val="left" w:pos="782"/>
        </w:tabs>
        <w:rPr>
          <w:lang w:eastAsia="zh-CN"/>
        </w:rPr>
      </w:pPr>
      <w:r w:rsidRPr="00462199">
        <w:rPr>
          <w:i/>
        </w:rPr>
        <w:tab/>
        <w:t>[Address]</w:t>
      </w:r>
    </w:p>
    <w:p w14:paraId="648BBB01"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F91F21F"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D028A84"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588E270" w14:textId="77777777" w:rsidR="00D179D6" w:rsidRPr="00462199" w:rsidRDefault="00D179D6" w:rsidP="005B3BB9">
      <w:pPr>
        <w:pStyle w:val="CBOLDCAPSAshurst"/>
        <w:rPr>
          <w:lang w:eastAsia="zh-CN"/>
        </w:rPr>
      </w:pPr>
      <w:r w:rsidRPr="00462199">
        <w:t>LCHA CONTRACT – CO</w:t>
      </w:r>
      <w:r w:rsidRPr="00462199">
        <w:rPr>
          <w:vertAlign w:val="subscript"/>
        </w:rPr>
        <w:t>2</w:t>
      </w:r>
      <w:r w:rsidRPr="00462199">
        <w:t xml:space="preserve"> TCDE NOTICE</w:t>
      </w:r>
    </w:p>
    <w:p w14:paraId="4F63BF86" w14:textId="77777777" w:rsidR="00D179D6" w:rsidRPr="00462199" w:rsidRDefault="00D179D6" w:rsidP="005B3BB9">
      <w:pPr>
        <w:pStyle w:val="NormalAshurst"/>
        <w:rPr>
          <w:lang w:eastAsia="zh-CN"/>
        </w:rPr>
      </w:pPr>
      <w:r w:rsidRPr="00462199">
        <w:t>Dear Sir/Madam,</w:t>
      </w:r>
    </w:p>
    <w:p w14:paraId="40B7538B" w14:textId="77777777" w:rsidR="00D179D6" w:rsidRPr="00462199" w:rsidRDefault="00D179D6" w:rsidP="00C92053">
      <w:pPr>
        <w:pStyle w:val="AltSH1Ashurst"/>
        <w:numPr>
          <w:ilvl w:val="0"/>
          <w:numId w:val="65"/>
        </w:numPr>
        <w:rPr>
          <w:lang w:eastAsia="zh-CN"/>
        </w:rPr>
      </w:pPr>
      <w:bookmarkStart w:id="9427" w:name="_Ref14411704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27"/>
    </w:p>
    <w:p w14:paraId="540CC97F" w14:textId="1A6BCEB5" w:rsidR="00D179D6" w:rsidRPr="00462199" w:rsidRDefault="00D179D6" w:rsidP="002D59DB">
      <w:pPr>
        <w:pStyle w:val="AltSH1Ashurst"/>
        <w:rPr>
          <w:lang w:eastAsia="zh-CN"/>
        </w:rPr>
      </w:pPr>
      <w:bookmarkStart w:id="9428" w:name="_Ref144117043"/>
      <w:r w:rsidRPr="00462199">
        <w:t xml:space="preserve">We further refer you to </w:t>
      </w:r>
      <w:r w:rsidR="007248B2" w:rsidRPr="007248B2">
        <w:t>Condition</w:t>
      </w:r>
      <w:r w:rsidRPr="00462199">
        <w:t xml:space="preserve"> </w:t>
      </w:r>
      <w:r w:rsidR="00372485">
        <w:fldChar w:fldCharType="begin"/>
      </w:r>
      <w:r w:rsidR="00372485">
        <w:instrText xml:space="preserve"> REF _Ref144113066 \w \h </w:instrText>
      </w:r>
      <w:r w:rsidR="00372485">
        <w:fldChar w:fldCharType="separate"/>
      </w:r>
      <w:del w:id="9429" w:author="Faqir, Sofia (Energy Security)" w:date="2023-11-12T19:48:00Z">
        <w:r w:rsidR="00E473FC">
          <w:delText>3.32</w:delText>
        </w:r>
      </w:del>
      <w:r w:rsidR="00372485">
        <w:fldChar w:fldCharType="end"/>
      </w:r>
      <w:r w:rsidRPr="00462199">
        <w:t>.</w:t>
      </w:r>
      <w:bookmarkEnd w:id="9428"/>
    </w:p>
    <w:p w14:paraId="099AEA5A" w14:textId="77777777" w:rsidR="00D179D6" w:rsidRPr="00462199" w:rsidRDefault="00D179D6" w:rsidP="002D59DB">
      <w:pPr>
        <w:pStyle w:val="AltSH1Ashurst"/>
        <w:rPr>
          <w:lang w:eastAsia="zh-CN"/>
        </w:rPr>
      </w:pPr>
      <w:bookmarkStart w:id="9430" w:name="_Ref144117044"/>
      <w:r w:rsidRPr="00462199">
        <w:t>This is a CO</w:t>
      </w:r>
      <w:r w:rsidRPr="00462199">
        <w:rPr>
          <w:vertAlign w:val="subscript"/>
        </w:rPr>
        <w:t>2</w:t>
      </w:r>
      <w:r w:rsidRPr="00462199">
        <w:t xml:space="preserve"> TCDE Notice.</w:t>
      </w:r>
      <w:bookmarkEnd w:id="9430"/>
    </w:p>
    <w:p w14:paraId="171D30AD" w14:textId="77777777" w:rsidR="00D179D6" w:rsidRPr="00462199" w:rsidRDefault="00D179D6" w:rsidP="002D59DB">
      <w:pPr>
        <w:pStyle w:val="AltSH1Ashurst"/>
        <w:rPr>
          <w:lang w:eastAsia="zh-CN"/>
        </w:rPr>
      </w:pPr>
      <w:bookmarkStart w:id="9431" w:name="_Ref144117045"/>
      <w:r w:rsidRPr="00462199">
        <w:t>The following CO</w:t>
      </w:r>
      <w:r w:rsidRPr="00462199">
        <w:rPr>
          <w:vertAlign w:val="subscript"/>
        </w:rPr>
        <w:t>2</w:t>
      </w:r>
      <w:r w:rsidRPr="00462199">
        <w:t xml:space="preserve"> T&amp;S Commissioning Delay Event has occurred: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31"/>
    </w:p>
    <w:p w14:paraId="55E1163E" w14:textId="77777777" w:rsidR="00D179D6" w:rsidRPr="00462199" w:rsidRDefault="00D179D6" w:rsidP="002D59DB">
      <w:pPr>
        <w:pStyle w:val="AltSH1Ashurst"/>
        <w:rPr>
          <w:b/>
          <w:bCs/>
          <w:lang w:eastAsia="zh-CN"/>
        </w:rPr>
      </w:pPr>
      <w:bookmarkStart w:id="9432" w:name="_Ref144117046"/>
      <w:r w:rsidRPr="00462199">
        <w:rPr>
          <w:b/>
          <w:bCs/>
          <w:i/>
        </w:rPr>
        <w:t xml:space="preserve">[We hereby request an extension of [the Longstop Date, the Milestone Delivery Date and/or the Target Commissioning Window] as a result of the </w:t>
      </w:r>
      <w:r w:rsidRPr="00462199">
        <w:rPr>
          <w:b/>
          <w:bCs/>
        </w:rPr>
        <w:t>CO</w:t>
      </w:r>
      <w:r w:rsidRPr="00462199">
        <w:rPr>
          <w:b/>
          <w:bCs/>
          <w:vertAlign w:val="subscript"/>
        </w:rPr>
        <w:t>2</w:t>
      </w:r>
      <w:r w:rsidRPr="00462199">
        <w:rPr>
          <w:b/>
          <w:bCs/>
          <w:i/>
        </w:rPr>
        <w:t xml:space="preserve"> T&amp;S Commissioning Delay Event.]/[We hereby request </w:t>
      </w:r>
      <w:r w:rsidRPr="00462199">
        <w:rPr>
          <w:b/>
          <w:bCs/>
        </w:rPr>
        <w:t>CO</w:t>
      </w:r>
      <w:r w:rsidRPr="00462199">
        <w:rPr>
          <w:b/>
          <w:bCs/>
          <w:vertAlign w:val="subscript"/>
        </w:rPr>
        <w:t>2</w:t>
      </w:r>
      <w:r w:rsidRPr="00462199">
        <w:rPr>
          <w:b/>
          <w:bCs/>
          <w:i/>
        </w:rPr>
        <w:t xml:space="preserve"> T&amp;S Connection Delay Compensation as a result of the </w:t>
      </w:r>
      <w:r w:rsidRPr="00462199">
        <w:rPr>
          <w:b/>
          <w:bCs/>
        </w:rPr>
        <w:t>CO</w:t>
      </w:r>
      <w:r w:rsidRPr="00462199">
        <w:rPr>
          <w:b/>
          <w:bCs/>
          <w:vertAlign w:val="subscript"/>
        </w:rPr>
        <w:t>2</w:t>
      </w:r>
      <w:r w:rsidRPr="00462199">
        <w:rPr>
          <w:b/>
          <w:bCs/>
          <w:i/>
        </w:rPr>
        <w:t xml:space="preserve"> T&amp;S Commissioning Delay Event.] [We hereby request that the </w:t>
      </w:r>
      <w:r w:rsidRPr="00462199">
        <w:rPr>
          <w:b/>
          <w:bCs/>
        </w:rPr>
        <w:t>CO</w:t>
      </w:r>
      <w:r w:rsidRPr="00462199">
        <w:rPr>
          <w:b/>
          <w:bCs/>
          <w:vertAlign w:val="subscript"/>
        </w:rPr>
        <w:t>2</w:t>
      </w:r>
      <w:r w:rsidRPr="00462199">
        <w:rPr>
          <w:b/>
          <w:bCs/>
          <w:i/>
        </w:rPr>
        <w:t xml:space="preserve"> T&amp;S Connection Confirmation CP is waived as a result of the </w:t>
      </w:r>
      <w:r w:rsidRPr="00462199">
        <w:rPr>
          <w:b/>
          <w:bCs/>
        </w:rPr>
        <w:t>CO</w:t>
      </w:r>
      <w:r w:rsidRPr="00462199">
        <w:rPr>
          <w:b/>
          <w:bCs/>
          <w:vertAlign w:val="subscript"/>
        </w:rPr>
        <w:t>2</w:t>
      </w:r>
      <w:r w:rsidRPr="00462199">
        <w:rPr>
          <w:b/>
          <w:bCs/>
          <w:i/>
        </w:rPr>
        <w:t xml:space="preserve"> T&amp;S Commissioning Delay Event.]</w:t>
      </w:r>
      <w:bookmarkEnd w:id="9432"/>
    </w:p>
    <w:p w14:paraId="371F279C" w14:textId="2F82D9C2" w:rsidR="00D179D6" w:rsidRPr="00462199" w:rsidRDefault="00D179D6" w:rsidP="002D59DB">
      <w:pPr>
        <w:pStyle w:val="AltSH1Ashurst"/>
        <w:rPr>
          <w:lang w:eastAsia="zh-CN"/>
        </w:rPr>
      </w:pPr>
      <w:bookmarkStart w:id="9433" w:name="_Ref144117047"/>
      <w:r w:rsidRPr="00462199">
        <w:t xml:space="preserve">We enclose </w:t>
      </w:r>
      <w:r w:rsidRPr="00462199">
        <w:rPr>
          <w:b/>
          <w:bCs/>
          <w:i/>
        </w:rPr>
        <w:t>[(by way of upload(s) to the LCHA Counterparty</w:t>
      </w:r>
      <w:r w:rsidR="0082684C">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listed in Appendix 1 to this notice which we consider to be relevant to evidence:</w:t>
      </w:r>
      <w:bookmarkEnd w:id="9433"/>
    </w:p>
    <w:p w14:paraId="413F5268" w14:textId="77777777" w:rsidR="00D179D6" w:rsidRPr="00462199" w:rsidRDefault="00D179D6" w:rsidP="00CE7DB1">
      <w:pPr>
        <w:pStyle w:val="AltSH5Ashurst"/>
        <w:tabs>
          <w:tab w:val="clear" w:pos="2653"/>
          <w:tab w:val="left" w:pos="1406"/>
        </w:tabs>
        <w:ind w:left="1406" w:hanging="624"/>
        <w:rPr>
          <w:lang w:eastAsia="zh-CN"/>
        </w:rPr>
      </w:pPr>
      <w:bookmarkStart w:id="9434" w:name="_Ref144117048"/>
      <w:r w:rsidRPr="00462199">
        <w:t>the CO</w:t>
      </w:r>
      <w:r w:rsidRPr="00462199">
        <w:rPr>
          <w:vertAlign w:val="subscript"/>
        </w:rPr>
        <w:t>2</w:t>
      </w:r>
      <w:r w:rsidRPr="00462199">
        <w:t xml:space="preserve"> T&amp;S Commissioning Delay Event[;]</w:t>
      </w:r>
      <w:bookmarkEnd w:id="9434"/>
    </w:p>
    <w:p w14:paraId="3549253E" w14:textId="3E206D03" w:rsidR="00D179D6" w:rsidRPr="00462199" w:rsidRDefault="00D179D6" w:rsidP="00CE7DB1">
      <w:pPr>
        <w:pStyle w:val="AltSH5Ashurst"/>
        <w:tabs>
          <w:tab w:val="clear" w:pos="2653"/>
          <w:tab w:val="left" w:pos="1406"/>
        </w:tabs>
        <w:ind w:left="1406" w:hanging="624"/>
        <w:rPr>
          <w:lang w:eastAsia="zh-CN"/>
        </w:rPr>
      </w:pPr>
      <w:bookmarkStart w:id="9435" w:name="_Ref144117049"/>
      <w:r w:rsidRPr="00462199">
        <w:rPr>
          <w:b/>
          <w:i/>
        </w:rPr>
        <w:t xml:space="preserve">[that all Operational </w:t>
      </w:r>
      <w:r w:rsidR="007248B2" w:rsidRPr="007248B2">
        <w:rPr>
          <w:b/>
          <w:i/>
        </w:rPr>
        <w:t>Condition</w:t>
      </w:r>
      <w:r w:rsidRPr="00462199">
        <w:rPr>
          <w:b/>
          <w:i/>
        </w:rPr>
        <w:t xml:space="preserve">s Precedent, other than the </w:t>
      </w:r>
      <w:r w:rsidRPr="00462199">
        <w:rPr>
          <w:b/>
        </w:rPr>
        <w:t>CO</w:t>
      </w:r>
      <w:r w:rsidRPr="00462199">
        <w:rPr>
          <w:b/>
          <w:vertAlign w:val="subscript"/>
        </w:rPr>
        <w:t>2</w:t>
      </w:r>
      <w:r w:rsidRPr="00462199">
        <w:rPr>
          <w:b/>
          <w:i/>
        </w:rPr>
        <w:t xml:space="preserve"> T&amp;S Connection Confirmation CP, have been fulfilled or waived; and</w:t>
      </w:r>
      <w:bookmarkEnd w:id="9435"/>
    </w:p>
    <w:p w14:paraId="52267D9C" w14:textId="77777777" w:rsidR="00D179D6" w:rsidRPr="00462199" w:rsidRDefault="00D179D6" w:rsidP="00CE7DB1">
      <w:pPr>
        <w:pStyle w:val="AltSH5Ashurst"/>
        <w:tabs>
          <w:tab w:val="clear" w:pos="2653"/>
          <w:tab w:val="left" w:pos="1406"/>
        </w:tabs>
        <w:ind w:left="1406" w:hanging="624"/>
        <w:rPr>
          <w:lang w:eastAsia="zh-CN"/>
        </w:rPr>
      </w:pPr>
      <w:bookmarkStart w:id="9436" w:name="_Ref144117050"/>
      <w:r w:rsidRPr="00462199">
        <w:rPr>
          <w:b/>
          <w:i/>
        </w:rPr>
        <w:t xml:space="preserve">that we have fully completed the Producer </w:t>
      </w:r>
      <w:r w:rsidRPr="00462199">
        <w:rPr>
          <w:b/>
        </w:rPr>
        <w:t>CO</w:t>
      </w:r>
      <w:r w:rsidRPr="00462199">
        <w:rPr>
          <w:b/>
          <w:vertAlign w:val="subscript"/>
        </w:rPr>
        <w:t>2</w:t>
      </w:r>
      <w:r w:rsidRPr="00462199">
        <w:rPr>
          <w:b/>
          <w:i/>
        </w:rPr>
        <w:t xml:space="preserve"> T&amp;S Connection Works].</w:t>
      </w:r>
      <w:bookmarkEnd w:id="9436"/>
    </w:p>
    <w:p w14:paraId="29ADAB74" w14:textId="77777777" w:rsidR="00D179D6" w:rsidRPr="00462199" w:rsidRDefault="00D179D6" w:rsidP="002D59DB">
      <w:pPr>
        <w:pStyle w:val="AltSH1Ashurst"/>
        <w:rPr>
          <w:lang w:eastAsia="zh-CN"/>
        </w:rPr>
      </w:pPr>
      <w:bookmarkStart w:id="9437" w:name="_Ref144117051"/>
      <w:r w:rsidRPr="00462199">
        <w:t>We enclose a Directors' Certificate certifying that the information contained in, and enclosed with, this notice is true, complete and accurate in all material respects and is not misleading.</w:t>
      </w:r>
      <w:bookmarkEnd w:id="9437"/>
    </w:p>
    <w:p w14:paraId="06975C8F" w14:textId="77777777" w:rsidR="00D179D6" w:rsidRPr="00462199" w:rsidRDefault="00D179D6" w:rsidP="00FF4DCF">
      <w:pPr>
        <w:pStyle w:val="NormalAshurst"/>
        <w:jc w:val="center"/>
      </w:pPr>
      <w:r w:rsidRPr="00462199">
        <w:t>Yours faithfully,</w:t>
      </w:r>
    </w:p>
    <w:p w14:paraId="77C67E23" w14:textId="77777777" w:rsidR="00D179D6" w:rsidRPr="00462199" w:rsidRDefault="00D179D6" w:rsidP="00FF4DCF">
      <w:pPr>
        <w:pStyle w:val="NormalAshurst"/>
        <w:jc w:val="center"/>
        <w:rPr>
          <w:lang w:eastAsia="zh-CN"/>
        </w:rPr>
      </w:pPr>
    </w:p>
    <w:p w14:paraId="14E1FAA8" w14:textId="77777777" w:rsidR="00D179D6" w:rsidRPr="00462199" w:rsidRDefault="00D179D6" w:rsidP="00FF4DCF">
      <w:pPr>
        <w:pStyle w:val="StandardAshurst"/>
        <w:jc w:val="center"/>
        <w:rPr>
          <w:lang w:eastAsia="zh-CN"/>
        </w:rPr>
      </w:pPr>
      <w:r w:rsidRPr="00462199">
        <w:t>.....................................</w:t>
      </w:r>
    </w:p>
    <w:p w14:paraId="3C59AEE9" w14:textId="77777777" w:rsidR="00D179D6" w:rsidRPr="00462199" w:rsidRDefault="00D179D6" w:rsidP="00FF4DCF">
      <w:pPr>
        <w:pStyle w:val="StandardAshurst"/>
        <w:jc w:val="center"/>
        <w:rPr>
          <w:lang w:eastAsia="zh-CN"/>
        </w:rPr>
      </w:pPr>
      <w:r w:rsidRPr="00462199">
        <w:t>For and on behalf of</w:t>
      </w:r>
    </w:p>
    <w:p w14:paraId="5797FD1B"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7CD5D430" w14:textId="77777777" w:rsidR="00D179D6" w:rsidRPr="00462199" w:rsidRDefault="00D179D6" w:rsidP="005B3BB9">
      <w:pPr>
        <w:pStyle w:val="NormalAshurst"/>
        <w:rPr>
          <w:lang w:eastAsia="zh-CN"/>
        </w:rPr>
      </w:pPr>
      <w:r w:rsidRPr="00462199">
        <w:br w:type="page"/>
      </w:r>
    </w:p>
    <w:p w14:paraId="323A3E68" w14:textId="77777777" w:rsidR="00D179D6" w:rsidRPr="00462199" w:rsidRDefault="00D179D6" w:rsidP="001E2581">
      <w:pPr>
        <w:pStyle w:val="Annex13Heading"/>
      </w:pPr>
      <w:bookmarkStart w:id="9438" w:name="_Toc149833944"/>
      <w:r w:rsidRPr="00462199">
        <w:lastRenderedPageBreak/>
        <w:t>CO</w:t>
      </w:r>
      <w:r w:rsidRPr="00CF790D">
        <w:rPr>
          <w:vertAlign w:val="subscript"/>
        </w:rPr>
        <w:t>2</w:t>
      </w:r>
      <w:r w:rsidRPr="00462199">
        <w:t xml:space="preserve"> TCDE Response Notice</w:t>
      </w:r>
      <w:bookmarkEnd w:id="9438"/>
    </w:p>
    <w:p w14:paraId="7F78F71E"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EAD23D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3450FAE"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B774380" w14:textId="77777777" w:rsidR="00D179D6" w:rsidRPr="00462199" w:rsidRDefault="00D179D6" w:rsidP="009E0DA4">
      <w:pPr>
        <w:pStyle w:val="NormalBoldAshurst"/>
        <w:tabs>
          <w:tab w:val="left" w:pos="782"/>
        </w:tabs>
        <w:rPr>
          <w:lang w:eastAsia="zh-CN"/>
        </w:rPr>
      </w:pPr>
      <w:r w:rsidRPr="00462199">
        <w:rPr>
          <w:i/>
        </w:rPr>
        <w:tab/>
        <w:t>[Address]</w:t>
      </w:r>
    </w:p>
    <w:p w14:paraId="296575AB"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45FF7D0"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TCDE RESPONSE NOTICE</w:t>
      </w:r>
    </w:p>
    <w:p w14:paraId="60B2C678" w14:textId="77777777" w:rsidR="00D179D6" w:rsidRPr="00462199" w:rsidRDefault="00D179D6" w:rsidP="005B3BB9">
      <w:pPr>
        <w:pStyle w:val="NormalAshurst"/>
        <w:rPr>
          <w:lang w:eastAsia="zh-CN"/>
        </w:rPr>
      </w:pPr>
      <w:r w:rsidRPr="00462199">
        <w:t>Dear Sir/Madam,</w:t>
      </w:r>
    </w:p>
    <w:p w14:paraId="4574D69D" w14:textId="77777777" w:rsidR="00D179D6" w:rsidRPr="00462199" w:rsidRDefault="00D179D6" w:rsidP="00C92053">
      <w:pPr>
        <w:pStyle w:val="AltSH1Ashurst"/>
        <w:numPr>
          <w:ilvl w:val="0"/>
          <w:numId w:val="70"/>
        </w:numPr>
        <w:rPr>
          <w:lang w:eastAsia="zh-CN"/>
        </w:rPr>
      </w:pPr>
      <w:bookmarkStart w:id="9439" w:name="_Ref14411705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39"/>
    </w:p>
    <w:p w14:paraId="2E5A29E4" w14:textId="34E5B8AB" w:rsidR="00D179D6" w:rsidRPr="00462199" w:rsidRDefault="00D179D6" w:rsidP="002D59DB">
      <w:pPr>
        <w:pStyle w:val="AltSH1Ashurst"/>
        <w:rPr>
          <w:lang w:eastAsia="zh-CN"/>
        </w:rPr>
      </w:pPr>
      <w:bookmarkStart w:id="9440" w:name="_Ref144117053"/>
      <w:r w:rsidRPr="00462199">
        <w:t xml:space="preserve">We further refer you to </w:t>
      </w:r>
      <w:r w:rsidR="007248B2" w:rsidRPr="007248B2">
        <w:t>Condition</w:t>
      </w:r>
      <w:r w:rsidRPr="00462199">
        <w:t xml:space="preserve"> </w:t>
      </w:r>
      <w:r w:rsidR="00372485">
        <w:fldChar w:fldCharType="begin"/>
      </w:r>
      <w:r w:rsidR="00372485">
        <w:instrText xml:space="preserve"> REF _Ref144113080 \w \h </w:instrText>
      </w:r>
      <w:r w:rsidR="00372485">
        <w:fldChar w:fldCharType="separate"/>
      </w:r>
      <w:del w:id="9441" w:author="Faqir, Sofia (Energy Security)" w:date="2023-11-12T19:48:00Z">
        <w:r w:rsidR="00E473FC">
          <w:delText>3.34</w:delText>
        </w:r>
      </w:del>
      <w:r w:rsidR="00372485">
        <w:fldChar w:fldCharType="end"/>
      </w:r>
      <w:r w:rsidRPr="00462199">
        <w:t>.</w:t>
      </w:r>
      <w:bookmarkEnd w:id="9440"/>
    </w:p>
    <w:p w14:paraId="5405D609" w14:textId="77777777" w:rsidR="00D179D6" w:rsidRPr="00462199" w:rsidRDefault="00D179D6" w:rsidP="002D59DB">
      <w:pPr>
        <w:pStyle w:val="AltSH1Ashurst"/>
        <w:rPr>
          <w:lang w:eastAsia="zh-CN"/>
        </w:rPr>
      </w:pPr>
      <w:bookmarkStart w:id="9442" w:name="_Ref144117054"/>
      <w:r w:rsidRPr="00462199">
        <w:t>This is a CO</w:t>
      </w:r>
      <w:r w:rsidRPr="00462199">
        <w:rPr>
          <w:vertAlign w:val="subscript"/>
        </w:rPr>
        <w:t>2</w:t>
      </w:r>
      <w:r w:rsidRPr="00462199">
        <w:t xml:space="preserve"> TCDE Response Notice in relation to the CO</w:t>
      </w:r>
      <w:r w:rsidRPr="00462199">
        <w:rPr>
          <w:vertAlign w:val="subscript"/>
        </w:rPr>
        <w:t>2</w:t>
      </w:r>
      <w:r w:rsidRPr="00462199">
        <w:t xml:space="preserve"> TCDE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42"/>
    </w:p>
    <w:p w14:paraId="7EF0F8AC" w14:textId="1324732E" w:rsidR="00D179D6" w:rsidRPr="00462199" w:rsidRDefault="00D179D6" w:rsidP="002D59DB">
      <w:pPr>
        <w:pStyle w:val="AltSH1Ashurst"/>
        <w:rPr>
          <w:b/>
          <w:bCs/>
          <w:lang w:eastAsia="zh-CN"/>
        </w:rPr>
      </w:pPr>
      <w:bookmarkStart w:id="9443" w:name="_Ref144117055"/>
      <w:r w:rsidRPr="00462199">
        <w:rPr>
          <w:b/>
          <w:bCs/>
          <w:i/>
        </w:rPr>
        <w:t xml:space="preserve">[We consider that a </w:t>
      </w:r>
      <w:r w:rsidRPr="00462199">
        <w:rPr>
          <w:b/>
          <w:bCs/>
        </w:rPr>
        <w:t>CO</w:t>
      </w:r>
      <w:r w:rsidRPr="00462199">
        <w:rPr>
          <w:b/>
          <w:bCs/>
          <w:vertAlign w:val="subscript"/>
        </w:rPr>
        <w:t>2</w:t>
      </w:r>
      <w:r w:rsidRPr="00462199">
        <w:rPr>
          <w:b/>
          <w:bCs/>
          <w:i/>
        </w:rPr>
        <w:t xml:space="preserve"> T&amp;S Commissioning Delay Event as specified in the </w:t>
      </w:r>
      <w:r w:rsidRPr="00462199">
        <w:rPr>
          <w:b/>
          <w:bCs/>
        </w:rPr>
        <w:t>CO</w:t>
      </w:r>
      <w:r w:rsidRPr="00462199">
        <w:rPr>
          <w:b/>
          <w:bCs/>
          <w:vertAlign w:val="subscript"/>
        </w:rPr>
        <w:t>2</w:t>
      </w:r>
      <w:r w:rsidRPr="00462199">
        <w:rPr>
          <w:b/>
          <w:bCs/>
          <w:i/>
        </w:rPr>
        <w:t xml:space="preserve"> TCDE Notice has [not] occurred and is [not] continuing.]/[We consider that you have [not] fully completed the Producer </w:t>
      </w:r>
      <w:r w:rsidRPr="00462199">
        <w:rPr>
          <w:b/>
          <w:bCs/>
        </w:rPr>
        <w:t>CO</w:t>
      </w:r>
      <w:r w:rsidRPr="00462199">
        <w:rPr>
          <w:b/>
          <w:bCs/>
          <w:vertAlign w:val="subscript"/>
        </w:rPr>
        <w:t>2</w:t>
      </w:r>
      <w:r w:rsidRPr="00462199">
        <w:rPr>
          <w:b/>
          <w:bCs/>
          <w:i/>
        </w:rPr>
        <w:t xml:space="preserve"> T&amp;S Connection Works.]/[We consider that we have not been provided with sufficient Supporting Information to determine whether a </w:t>
      </w:r>
      <w:r w:rsidRPr="00462199">
        <w:rPr>
          <w:b/>
          <w:bCs/>
        </w:rPr>
        <w:t>CO</w:t>
      </w:r>
      <w:r w:rsidRPr="00462199">
        <w:rPr>
          <w:b/>
          <w:bCs/>
          <w:vertAlign w:val="subscript"/>
        </w:rPr>
        <w:t>2</w:t>
      </w:r>
      <w:r w:rsidRPr="00462199">
        <w:rPr>
          <w:b/>
          <w:bCs/>
          <w:i/>
        </w:rPr>
        <w:t xml:space="preserve"> T&amp;S Commissioning Delay Event has occurred and is continuing[, whether all Operational </w:t>
      </w:r>
      <w:r w:rsidR="007248B2" w:rsidRPr="007248B2">
        <w:rPr>
          <w:b/>
          <w:bCs/>
          <w:i/>
        </w:rPr>
        <w:t>Condition</w:t>
      </w:r>
      <w:r w:rsidRPr="00462199">
        <w:rPr>
          <w:b/>
          <w:bCs/>
          <w:i/>
        </w:rPr>
        <w:t xml:space="preserve">s Precedent, other than the </w:t>
      </w:r>
      <w:r w:rsidRPr="00462199">
        <w:rPr>
          <w:b/>
          <w:bCs/>
        </w:rPr>
        <w:t>CO</w:t>
      </w:r>
      <w:r w:rsidRPr="00462199">
        <w:rPr>
          <w:b/>
          <w:bCs/>
          <w:vertAlign w:val="subscript"/>
        </w:rPr>
        <w:t>2</w:t>
      </w:r>
      <w:r w:rsidRPr="00462199">
        <w:rPr>
          <w:b/>
          <w:bCs/>
          <w:i/>
        </w:rPr>
        <w:t xml:space="preserve"> T&amp;S Connection Confirmation CP, have been fulfilled or waived and/or whether you have fully completed the Producer </w:t>
      </w:r>
      <w:r w:rsidRPr="00462199">
        <w:rPr>
          <w:b/>
          <w:bCs/>
        </w:rPr>
        <w:t>CO</w:t>
      </w:r>
      <w:r w:rsidRPr="00462199">
        <w:rPr>
          <w:b/>
          <w:bCs/>
          <w:vertAlign w:val="subscript"/>
        </w:rPr>
        <w:t>2</w:t>
      </w:r>
      <w:r w:rsidRPr="00462199">
        <w:rPr>
          <w:b/>
          <w:bCs/>
          <w:i/>
        </w:rPr>
        <w:t xml:space="preserve"> T&amp;S Connection Works.] [We require the following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443"/>
    </w:p>
    <w:p w14:paraId="7D80E3C7" w14:textId="77777777" w:rsidR="00D179D6" w:rsidRPr="00462199" w:rsidRDefault="00D179D6" w:rsidP="005B3BB9">
      <w:pPr>
        <w:pStyle w:val="NormalAshurst"/>
      </w:pPr>
    </w:p>
    <w:p w14:paraId="54AF4EE4" w14:textId="77777777" w:rsidR="00D179D6" w:rsidRPr="00462199" w:rsidRDefault="00D179D6" w:rsidP="00326791">
      <w:pPr>
        <w:pStyle w:val="NormalAshurst"/>
        <w:jc w:val="center"/>
      </w:pPr>
      <w:r w:rsidRPr="00462199">
        <w:t>Yours faithfully,</w:t>
      </w:r>
    </w:p>
    <w:p w14:paraId="64725592" w14:textId="77777777" w:rsidR="00D179D6" w:rsidRPr="00462199" w:rsidRDefault="00D179D6" w:rsidP="00326791">
      <w:pPr>
        <w:pStyle w:val="NormalAshurst"/>
        <w:rPr>
          <w:lang w:eastAsia="zh-CN"/>
        </w:rPr>
      </w:pPr>
    </w:p>
    <w:p w14:paraId="1149AC97" w14:textId="77777777" w:rsidR="00D179D6" w:rsidRPr="00462199" w:rsidRDefault="00D179D6" w:rsidP="00326791">
      <w:pPr>
        <w:pStyle w:val="StandardAshurst"/>
        <w:jc w:val="center"/>
        <w:rPr>
          <w:lang w:eastAsia="zh-CN"/>
        </w:rPr>
      </w:pPr>
      <w:r w:rsidRPr="00462199">
        <w:t>.....................................</w:t>
      </w:r>
    </w:p>
    <w:p w14:paraId="526EDB92" w14:textId="77777777" w:rsidR="00D179D6" w:rsidRPr="00462199" w:rsidRDefault="00D179D6" w:rsidP="00326791">
      <w:pPr>
        <w:pStyle w:val="StandardAshurst"/>
        <w:jc w:val="center"/>
        <w:rPr>
          <w:lang w:eastAsia="zh-CN"/>
        </w:rPr>
      </w:pPr>
      <w:r w:rsidRPr="00462199">
        <w:t>For and on behalf of</w:t>
      </w:r>
    </w:p>
    <w:p w14:paraId="01EA4B2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451EC37" w14:textId="77777777" w:rsidR="00D179D6" w:rsidRPr="00462199" w:rsidRDefault="00D179D6" w:rsidP="00986A4F">
      <w:pPr>
        <w:pStyle w:val="NormalAshurst"/>
        <w:rPr>
          <w:lang w:eastAsia="zh-CN"/>
        </w:rPr>
      </w:pPr>
      <w:r w:rsidRPr="00462199">
        <w:rPr>
          <w:lang w:eastAsia="zh-CN"/>
        </w:rPr>
        <w:br w:type="page"/>
      </w:r>
    </w:p>
    <w:p w14:paraId="25DFB3AE" w14:textId="77777777" w:rsidR="00D179D6" w:rsidRPr="00462199" w:rsidRDefault="00D179D6" w:rsidP="001E2581">
      <w:pPr>
        <w:pStyle w:val="Annex13Heading"/>
      </w:pPr>
      <w:bookmarkStart w:id="9444" w:name="_Toc149833945"/>
      <w:r w:rsidRPr="00462199">
        <w:lastRenderedPageBreak/>
        <w:t>Further CO</w:t>
      </w:r>
      <w:r w:rsidRPr="00CF790D">
        <w:rPr>
          <w:vertAlign w:val="subscript"/>
        </w:rPr>
        <w:t>2</w:t>
      </w:r>
      <w:r w:rsidRPr="00462199">
        <w:t xml:space="preserve"> TCDE Response Notice</w:t>
      </w:r>
      <w:bookmarkEnd w:id="9444"/>
    </w:p>
    <w:p w14:paraId="11FCDF73"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D14EBF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6AD042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6850019" w14:textId="77777777" w:rsidR="00D179D6" w:rsidRPr="00462199" w:rsidRDefault="00D179D6" w:rsidP="009E0DA4">
      <w:pPr>
        <w:pStyle w:val="NormalBoldAshurst"/>
        <w:tabs>
          <w:tab w:val="left" w:pos="782"/>
        </w:tabs>
        <w:rPr>
          <w:lang w:eastAsia="zh-CN"/>
        </w:rPr>
      </w:pPr>
      <w:r w:rsidRPr="00462199">
        <w:rPr>
          <w:i/>
        </w:rPr>
        <w:tab/>
        <w:t>[Address]</w:t>
      </w:r>
    </w:p>
    <w:p w14:paraId="37616DD7"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FBF91C5" w14:textId="77777777" w:rsidR="00D179D6" w:rsidRPr="00462199" w:rsidRDefault="00D179D6" w:rsidP="005B3BB9">
      <w:pPr>
        <w:pStyle w:val="CBOLDCAPSAshurst"/>
        <w:rPr>
          <w:lang w:eastAsia="zh-CN"/>
        </w:rPr>
      </w:pPr>
      <w:r w:rsidRPr="00462199">
        <w:t>LCHA – FURTHER CO</w:t>
      </w:r>
      <w:r w:rsidRPr="00462199">
        <w:rPr>
          <w:vertAlign w:val="subscript"/>
        </w:rPr>
        <w:t>2</w:t>
      </w:r>
      <w:r w:rsidRPr="00462199">
        <w:t xml:space="preserve"> TCDE RESPONSE NOTICE</w:t>
      </w:r>
    </w:p>
    <w:p w14:paraId="6348030A" w14:textId="77777777" w:rsidR="00D179D6" w:rsidRPr="00462199" w:rsidRDefault="00D179D6" w:rsidP="005B3BB9">
      <w:pPr>
        <w:pStyle w:val="NormalAshurst"/>
        <w:rPr>
          <w:lang w:eastAsia="zh-CN"/>
        </w:rPr>
      </w:pPr>
      <w:r w:rsidRPr="00462199">
        <w:t>Dear Sir/Madam,</w:t>
      </w:r>
    </w:p>
    <w:p w14:paraId="5CA9739E" w14:textId="77777777" w:rsidR="00D179D6" w:rsidRPr="00462199" w:rsidRDefault="00D179D6" w:rsidP="00C92053">
      <w:pPr>
        <w:pStyle w:val="AltSH1Ashurst"/>
        <w:numPr>
          <w:ilvl w:val="0"/>
          <w:numId w:val="69"/>
        </w:numPr>
        <w:rPr>
          <w:lang w:eastAsia="zh-CN"/>
        </w:rPr>
      </w:pPr>
      <w:bookmarkStart w:id="9445" w:name="_Ref14411705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45"/>
    </w:p>
    <w:p w14:paraId="6BC55E32" w14:textId="6BEA3EF7" w:rsidR="00D179D6" w:rsidRPr="00462199" w:rsidRDefault="00D179D6" w:rsidP="002D59DB">
      <w:pPr>
        <w:pStyle w:val="AltSH1Ashurst"/>
        <w:rPr>
          <w:lang w:eastAsia="zh-CN"/>
        </w:rPr>
      </w:pPr>
      <w:bookmarkStart w:id="9446" w:name="_Ref144117057"/>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_Ref144113109 \r \h \* MERGEFORMAT </w:instrText>
      </w:r>
      <w:r w:rsidRPr="00462199">
        <w:fldChar w:fldCharType="separate"/>
      </w:r>
      <w:del w:id="9447" w:author="Faqir, Sofia (Energy Security)" w:date="2023-11-12T19:48:00Z">
        <w:r w:rsidR="00E473FC" w:rsidRPr="00E473FC">
          <w:rPr>
            <w:color w:val="000000"/>
          </w:rPr>
          <w:delText>3.35(C)(ii)</w:delText>
        </w:r>
      </w:del>
      <w:r w:rsidRPr="00462199">
        <w:fldChar w:fldCharType="end"/>
      </w:r>
      <w:r w:rsidRPr="00462199">
        <w:t>.</w:t>
      </w:r>
      <w:bookmarkEnd w:id="9446"/>
    </w:p>
    <w:p w14:paraId="0DBB904A" w14:textId="77777777" w:rsidR="00D179D6" w:rsidRPr="00462199" w:rsidRDefault="00D179D6" w:rsidP="002D59DB">
      <w:pPr>
        <w:pStyle w:val="AltSH1Ashurst"/>
        <w:rPr>
          <w:lang w:eastAsia="zh-CN"/>
        </w:rPr>
      </w:pPr>
      <w:bookmarkStart w:id="9448" w:name="_Ref144117058"/>
      <w:r w:rsidRPr="00462199">
        <w:t>This is a Further CO</w:t>
      </w:r>
      <w:r w:rsidRPr="00462199">
        <w:rPr>
          <w:vertAlign w:val="subscript"/>
        </w:rPr>
        <w:t>2</w:t>
      </w:r>
      <w:r w:rsidRPr="00462199">
        <w:t xml:space="preserve"> TCDE Response Notice in relation to the CO</w:t>
      </w:r>
      <w:r w:rsidRPr="00462199">
        <w:rPr>
          <w:vertAlign w:val="subscript"/>
        </w:rPr>
        <w:t>2</w:t>
      </w:r>
      <w:r w:rsidRPr="00462199">
        <w:t xml:space="preserve"> TCDE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and the CO</w:t>
      </w:r>
      <w:r w:rsidRPr="00462199">
        <w:rPr>
          <w:vertAlign w:val="subscript"/>
        </w:rPr>
        <w:t>2</w:t>
      </w:r>
      <w:r w:rsidRPr="00462199">
        <w:t xml:space="preserve"> TCDE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48"/>
    </w:p>
    <w:p w14:paraId="6F9B1E8D" w14:textId="270DF0B1" w:rsidR="00D179D6" w:rsidRPr="00462199" w:rsidRDefault="00D179D6" w:rsidP="002D59DB">
      <w:pPr>
        <w:pStyle w:val="AltSH1Ashurst"/>
        <w:rPr>
          <w:lang w:eastAsia="zh-CN"/>
        </w:rPr>
      </w:pPr>
      <w:bookmarkStart w:id="9449" w:name="_Ref144117059"/>
      <w:r w:rsidRPr="00462199">
        <w:t>Following our receipt of the CO</w:t>
      </w:r>
      <w:r w:rsidRPr="00462199">
        <w:rPr>
          <w:vertAlign w:val="subscript"/>
        </w:rPr>
        <w:t>2</w:t>
      </w:r>
      <w:r w:rsidRPr="00462199">
        <w:t xml:space="preserve"> TCDE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we consider that a CO</w:t>
      </w:r>
      <w:r w:rsidRPr="00462199">
        <w:rPr>
          <w:vertAlign w:val="subscript"/>
        </w:rPr>
        <w:t>2</w:t>
      </w:r>
      <w:r w:rsidRPr="00462199">
        <w:t xml:space="preserve"> T&amp;S Commissioning Delay Event has </w:t>
      </w:r>
      <w:r w:rsidRPr="00462199">
        <w:rPr>
          <w:b/>
          <w:bCs/>
          <w:i/>
        </w:rPr>
        <w:t>[not]</w:t>
      </w:r>
      <w:r w:rsidRPr="00462199">
        <w:t xml:space="preserve"> occurred and is </w:t>
      </w:r>
      <w:r w:rsidRPr="00462199">
        <w:rPr>
          <w:b/>
          <w:bCs/>
          <w:i/>
        </w:rPr>
        <w:t>[not]</w:t>
      </w:r>
      <w:r w:rsidRPr="00462199">
        <w:rPr>
          <w:b/>
          <w:bCs/>
        </w:rPr>
        <w:t xml:space="preserve"> </w:t>
      </w:r>
      <w:r w:rsidRPr="00462199">
        <w:t xml:space="preserve">continuing </w:t>
      </w:r>
      <w:r w:rsidRPr="00462199">
        <w:rPr>
          <w:b/>
          <w:bCs/>
          <w:i/>
        </w:rPr>
        <w:t xml:space="preserve">[and all of the Operational </w:t>
      </w:r>
      <w:r w:rsidR="007248B2" w:rsidRPr="007248B2">
        <w:rPr>
          <w:b/>
          <w:bCs/>
          <w:i/>
        </w:rPr>
        <w:t>Condition</w:t>
      </w:r>
      <w:r w:rsidRPr="00462199">
        <w:rPr>
          <w:b/>
          <w:bCs/>
          <w:i/>
        </w:rPr>
        <w:t xml:space="preserve">s Precedent, other than the </w:t>
      </w:r>
      <w:r w:rsidRPr="00462199">
        <w:rPr>
          <w:b/>
          <w:bCs/>
        </w:rPr>
        <w:t>CO</w:t>
      </w:r>
      <w:r w:rsidRPr="00462199">
        <w:rPr>
          <w:b/>
          <w:bCs/>
          <w:vertAlign w:val="subscript"/>
        </w:rPr>
        <w:t>2</w:t>
      </w:r>
      <w:r w:rsidRPr="00462199">
        <w:rPr>
          <w:b/>
          <w:bCs/>
          <w:i/>
        </w:rPr>
        <w:t xml:space="preserve"> T&amp;S Connection Confirmation CP, have [not] been fulfilled and you have [not] completed the Producer </w:t>
      </w:r>
      <w:r w:rsidRPr="00462199">
        <w:rPr>
          <w:b/>
          <w:bCs/>
        </w:rPr>
        <w:t>CO</w:t>
      </w:r>
      <w:r w:rsidRPr="00462199">
        <w:rPr>
          <w:b/>
          <w:bCs/>
          <w:vertAlign w:val="subscript"/>
        </w:rPr>
        <w:t>2</w:t>
      </w:r>
      <w:r w:rsidRPr="00462199">
        <w:rPr>
          <w:b/>
          <w:bCs/>
          <w:i/>
        </w:rPr>
        <w:t xml:space="preserve"> T&amp;S Connection Works]</w:t>
      </w:r>
      <w:r w:rsidRPr="00462199">
        <w:t>.</w:t>
      </w:r>
      <w:bookmarkEnd w:id="9449"/>
    </w:p>
    <w:p w14:paraId="2CF005DA" w14:textId="77777777" w:rsidR="00D179D6" w:rsidRPr="00462199" w:rsidRDefault="00D179D6" w:rsidP="005B3BB9">
      <w:pPr>
        <w:pStyle w:val="NormalAshurst"/>
      </w:pPr>
    </w:p>
    <w:p w14:paraId="0F1D5523" w14:textId="77777777" w:rsidR="00D179D6" w:rsidRPr="00462199" w:rsidRDefault="00D179D6" w:rsidP="00326791">
      <w:pPr>
        <w:pStyle w:val="NormalAshurst"/>
        <w:jc w:val="center"/>
      </w:pPr>
      <w:r w:rsidRPr="00462199">
        <w:t>Yours faithfully,</w:t>
      </w:r>
    </w:p>
    <w:p w14:paraId="7357EA7E" w14:textId="77777777" w:rsidR="00D179D6" w:rsidRPr="00462199" w:rsidRDefault="00D179D6" w:rsidP="00326791">
      <w:pPr>
        <w:pStyle w:val="NormalAshurst"/>
        <w:rPr>
          <w:lang w:eastAsia="zh-CN"/>
        </w:rPr>
      </w:pPr>
    </w:p>
    <w:p w14:paraId="0ECBC841" w14:textId="77777777" w:rsidR="00D179D6" w:rsidRPr="00462199" w:rsidRDefault="00D179D6" w:rsidP="00326791">
      <w:pPr>
        <w:pStyle w:val="StandardAshurst"/>
        <w:jc w:val="center"/>
        <w:rPr>
          <w:lang w:eastAsia="zh-CN"/>
        </w:rPr>
      </w:pPr>
      <w:r w:rsidRPr="00462199">
        <w:t>.....................................</w:t>
      </w:r>
    </w:p>
    <w:p w14:paraId="3ACE2F6B" w14:textId="77777777" w:rsidR="00D179D6" w:rsidRPr="00462199" w:rsidRDefault="00D179D6" w:rsidP="00326791">
      <w:pPr>
        <w:pStyle w:val="StandardAshurst"/>
        <w:jc w:val="center"/>
        <w:rPr>
          <w:lang w:eastAsia="zh-CN"/>
        </w:rPr>
      </w:pPr>
      <w:r w:rsidRPr="00462199">
        <w:t>For and on behalf of</w:t>
      </w:r>
    </w:p>
    <w:p w14:paraId="12FDF27E"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34C7E5A" w14:textId="77777777" w:rsidR="00D179D6" w:rsidRPr="00462199" w:rsidRDefault="00D179D6" w:rsidP="00986A4F">
      <w:pPr>
        <w:pStyle w:val="NormalAshurst"/>
        <w:rPr>
          <w:lang w:eastAsia="zh-CN"/>
        </w:rPr>
      </w:pPr>
      <w:r w:rsidRPr="00462199">
        <w:rPr>
          <w:lang w:eastAsia="zh-CN"/>
        </w:rPr>
        <w:br w:type="page"/>
      </w:r>
    </w:p>
    <w:p w14:paraId="18980D7A" w14:textId="77777777" w:rsidR="00D179D6" w:rsidRPr="00462199" w:rsidRDefault="00D179D6" w:rsidP="001E2581">
      <w:pPr>
        <w:pStyle w:val="Annex13Heading"/>
      </w:pPr>
      <w:bookmarkStart w:id="9450" w:name="_Toc149833946"/>
      <w:r w:rsidRPr="00462199">
        <w:lastRenderedPageBreak/>
        <w:t>CO</w:t>
      </w:r>
      <w:r w:rsidRPr="00CF790D">
        <w:rPr>
          <w:vertAlign w:val="subscript"/>
        </w:rPr>
        <w:t>2</w:t>
      </w:r>
      <w:r w:rsidRPr="00462199">
        <w:t xml:space="preserve"> T&amp;S Connection Delay Compensation Notice</w:t>
      </w:r>
      <w:bookmarkEnd w:id="9450"/>
    </w:p>
    <w:p w14:paraId="1C49BF70"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441F56B" w14:textId="77777777" w:rsidR="00D179D6" w:rsidRPr="00462199" w:rsidRDefault="00D179D6" w:rsidP="008667CA">
      <w:pPr>
        <w:pStyle w:val="NormalBoldAshurst"/>
        <w:tabs>
          <w:tab w:val="left" w:pos="782"/>
        </w:tabs>
        <w:rPr>
          <w:lang w:eastAsia="zh-CN"/>
        </w:rPr>
      </w:pPr>
      <w:r w:rsidRPr="00462199">
        <w:rPr>
          <w:i/>
        </w:rPr>
        <w:tab/>
        <w:t>[Address]</w:t>
      </w:r>
    </w:p>
    <w:p w14:paraId="0170D986"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155A060"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CF673A5"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5BF4E0C"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CONNECTION DELAY COMPENSATION NOTICE</w:t>
      </w:r>
    </w:p>
    <w:p w14:paraId="1721D251" w14:textId="77777777" w:rsidR="00D179D6" w:rsidRPr="00462199" w:rsidRDefault="00D179D6" w:rsidP="005B3BB9">
      <w:pPr>
        <w:pStyle w:val="NormalAshurst"/>
        <w:rPr>
          <w:lang w:eastAsia="zh-CN"/>
        </w:rPr>
      </w:pPr>
      <w:r w:rsidRPr="00462199">
        <w:t>Dear Sir/Madam,</w:t>
      </w:r>
    </w:p>
    <w:p w14:paraId="078E2A7F" w14:textId="77777777" w:rsidR="00D179D6" w:rsidRPr="00462199" w:rsidRDefault="00D179D6" w:rsidP="00C92053">
      <w:pPr>
        <w:pStyle w:val="AltSH1Ashurst"/>
        <w:numPr>
          <w:ilvl w:val="0"/>
          <w:numId w:val="68"/>
        </w:numPr>
        <w:rPr>
          <w:lang w:eastAsia="zh-CN"/>
        </w:rPr>
      </w:pPr>
      <w:bookmarkStart w:id="9451" w:name="_Ref144117060"/>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51"/>
    </w:p>
    <w:p w14:paraId="7400FF09" w14:textId="147E6CD3" w:rsidR="00D179D6" w:rsidRPr="00462199" w:rsidRDefault="00D179D6" w:rsidP="002D59DB">
      <w:pPr>
        <w:pStyle w:val="AltSH1Ashurst"/>
        <w:rPr>
          <w:lang w:eastAsia="zh-CN"/>
        </w:rPr>
      </w:pPr>
      <w:bookmarkStart w:id="9452" w:name="_Ref144117061"/>
      <w:r w:rsidRPr="00462199">
        <w:t xml:space="preserve">We further refer you to </w:t>
      </w:r>
      <w:r w:rsidR="007248B2" w:rsidRPr="007248B2">
        <w:t>Condition</w:t>
      </w:r>
      <w:r w:rsidRPr="00462199">
        <w:t xml:space="preserve"> </w:t>
      </w:r>
      <w:r w:rsidR="00372485">
        <w:fldChar w:fldCharType="begin"/>
      </w:r>
      <w:r w:rsidR="00372485">
        <w:instrText xml:space="preserve"> REF _Ref144113142 \w \h </w:instrText>
      </w:r>
      <w:r w:rsidR="00372485">
        <w:fldChar w:fldCharType="separate"/>
      </w:r>
      <w:del w:id="9453" w:author="Faqir, Sofia (Energy Security)" w:date="2023-11-12T19:48:00Z">
        <w:r w:rsidR="00E473FC">
          <w:delText>3.44</w:delText>
        </w:r>
      </w:del>
      <w:r w:rsidR="00372485">
        <w:fldChar w:fldCharType="end"/>
      </w:r>
      <w:r w:rsidRPr="00462199">
        <w:t>.</w:t>
      </w:r>
      <w:bookmarkEnd w:id="9452"/>
    </w:p>
    <w:p w14:paraId="6544DF3F" w14:textId="77777777" w:rsidR="00D179D6" w:rsidRPr="00462199" w:rsidRDefault="00D179D6" w:rsidP="002D59DB">
      <w:pPr>
        <w:pStyle w:val="AltSH1Ashurst"/>
        <w:rPr>
          <w:lang w:eastAsia="zh-CN"/>
        </w:rPr>
      </w:pPr>
      <w:bookmarkStart w:id="9454" w:name="_Ref144117062"/>
      <w:r w:rsidRPr="00462199">
        <w:t>This is a CO</w:t>
      </w:r>
      <w:r w:rsidRPr="00462199">
        <w:rPr>
          <w:vertAlign w:val="subscript"/>
        </w:rPr>
        <w:t>2</w:t>
      </w:r>
      <w:r w:rsidRPr="00462199">
        <w:t xml:space="preserve"> T&amp;S Connection Delay Compensation Notice.</w:t>
      </w:r>
      <w:bookmarkEnd w:id="9454"/>
    </w:p>
    <w:p w14:paraId="1E357225" w14:textId="77777777" w:rsidR="00D179D6" w:rsidRPr="00462199" w:rsidRDefault="00D179D6" w:rsidP="002D59DB">
      <w:pPr>
        <w:pStyle w:val="AltSH1Ashurst"/>
        <w:rPr>
          <w:lang w:eastAsia="zh-CN"/>
        </w:rPr>
      </w:pPr>
      <w:bookmarkStart w:id="9455" w:name="_Ref144117063"/>
      <w:r w:rsidRPr="00462199">
        <w:t>Our good faith estimate of the CO</w:t>
      </w:r>
      <w:r w:rsidRPr="00462199">
        <w:rPr>
          <w:vertAlign w:val="subscript"/>
        </w:rPr>
        <w:t>2</w:t>
      </w:r>
      <w:r w:rsidRPr="00462199">
        <w:t xml:space="preserve"> T&amp;S Connection Delay Compensation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55"/>
    </w:p>
    <w:p w14:paraId="0368AB65" w14:textId="1FC3EB25" w:rsidR="00D179D6" w:rsidRPr="00462199" w:rsidRDefault="00D179D6" w:rsidP="002D59DB">
      <w:pPr>
        <w:pStyle w:val="AltSH1Ashurst"/>
        <w:rPr>
          <w:lang w:eastAsia="zh-CN"/>
        </w:rPr>
      </w:pPr>
      <w:bookmarkStart w:id="9456" w:name="_Ref144117064"/>
      <w:r w:rsidRPr="00462199">
        <w:t xml:space="preserve">We enclose </w:t>
      </w:r>
      <w:r w:rsidRPr="00462199">
        <w:rPr>
          <w:b/>
          <w:bCs/>
          <w:i/>
        </w:rPr>
        <w:t>[(by way of upload(s) to the LCHA Counterparty</w:t>
      </w:r>
      <w:r w:rsidR="0082684C">
        <w:rPr>
          <w:b/>
          <w:bCs/>
          <w:i/>
        </w:rPr>
        <w:t>'s document transfer application</w:t>
      </w:r>
      <w:r w:rsidRPr="00462199">
        <w:rPr>
          <w:b/>
          <w:bCs/>
          <w:i/>
        </w:rPr>
        <w:t xml:space="preserve"> on the dates set out in Appendix 1 to this notice)]</w:t>
      </w:r>
      <w:r w:rsidRPr="00462199">
        <w:rPr>
          <w:b/>
          <w:bCs/>
        </w:rPr>
        <w:t xml:space="preserve"> </w:t>
      </w:r>
      <w:r w:rsidRPr="00462199">
        <w:t>Supporting Information listed in Appendix 1 to this notice which we consider to be relevant to enable you to calculate the CO</w:t>
      </w:r>
      <w:r w:rsidRPr="00462199">
        <w:rPr>
          <w:vertAlign w:val="subscript"/>
        </w:rPr>
        <w:t>2</w:t>
      </w:r>
      <w:r w:rsidRPr="00462199">
        <w:t xml:space="preserve"> T&amp;S Connection Delay Compensation.</w:t>
      </w:r>
      <w:bookmarkEnd w:id="9456"/>
    </w:p>
    <w:p w14:paraId="6183ECC6" w14:textId="77777777" w:rsidR="00D179D6" w:rsidRPr="00462199" w:rsidRDefault="00D179D6" w:rsidP="002D59DB">
      <w:pPr>
        <w:pStyle w:val="AltSH1Ashurst"/>
        <w:rPr>
          <w:lang w:eastAsia="zh-CN"/>
        </w:rPr>
      </w:pPr>
      <w:bookmarkStart w:id="9457" w:name="_Ref144117065"/>
      <w:r w:rsidRPr="00462199">
        <w:t>We enclose a Directors' Certificate certifying that the information contained in, and enclosed with, this notice is true, complete and accurate in all material respects and is not misleading.</w:t>
      </w:r>
      <w:bookmarkEnd w:id="9457"/>
    </w:p>
    <w:p w14:paraId="1D1F52C8" w14:textId="77777777" w:rsidR="00D179D6" w:rsidRPr="00462199" w:rsidRDefault="00D179D6" w:rsidP="005B3BB9">
      <w:pPr>
        <w:pStyle w:val="NormalAshurst"/>
      </w:pPr>
    </w:p>
    <w:p w14:paraId="55B776E1" w14:textId="77777777" w:rsidR="00D179D6" w:rsidRPr="00462199" w:rsidRDefault="00D179D6" w:rsidP="00FF4DCF">
      <w:pPr>
        <w:pStyle w:val="NormalAshurst"/>
        <w:jc w:val="center"/>
      </w:pPr>
      <w:r w:rsidRPr="00462199">
        <w:t>Yours faithfully,</w:t>
      </w:r>
    </w:p>
    <w:p w14:paraId="7A5886BA" w14:textId="77777777" w:rsidR="00D179D6" w:rsidRPr="00462199" w:rsidRDefault="00D179D6" w:rsidP="00FF4DCF">
      <w:pPr>
        <w:pStyle w:val="NormalAshurst"/>
        <w:jc w:val="center"/>
        <w:rPr>
          <w:lang w:eastAsia="zh-CN"/>
        </w:rPr>
      </w:pPr>
    </w:p>
    <w:p w14:paraId="31358A7A" w14:textId="77777777" w:rsidR="00D179D6" w:rsidRPr="00462199" w:rsidRDefault="00D179D6" w:rsidP="00FF4DCF">
      <w:pPr>
        <w:pStyle w:val="StandardAshurst"/>
        <w:jc w:val="center"/>
        <w:rPr>
          <w:lang w:eastAsia="zh-CN"/>
        </w:rPr>
      </w:pPr>
      <w:r w:rsidRPr="00462199">
        <w:t>.....................................</w:t>
      </w:r>
    </w:p>
    <w:p w14:paraId="6E0E3C5D" w14:textId="77777777" w:rsidR="00D179D6" w:rsidRPr="00462199" w:rsidRDefault="00D179D6" w:rsidP="00FF4DCF">
      <w:pPr>
        <w:pStyle w:val="StandardAshurst"/>
        <w:jc w:val="center"/>
        <w:rPr>
          <w:lang w:eastAsia="zh-CN"/>
        </w:rPr>
      </w:pPr>
      <w:r w:rsidRPr="00462199">
        <w:t>For and on behalf of</w:t>
      </w:r>
    </w:p>
    <w:p w14:paraId="332EB804"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22565197" w14:textId="77777777" w:rsidR="00D179D6" w:rsidRPr="00462199" w:rsidRDefault="00D179D6" w:rsidP="00986A4F">
      <w:pPr>
        <w:pStyle w:val="NormalAshurst"/>
        <w:rPr>
          <w:lang w:eastAsia="zh-CN"/>
        </w:rPr>
      </w:pPr>
      <w:r w:rsidRPr="00462199">
        <w:rPr>
          <w:lang w:eastAsia="zh-CN"/>
        </w:rPr>
        <w:br w:type="page"/>
      </w:r>
    </w:p>
    <w:p w14:paraId="6484C30D" w14:textId="77777777" w:rsidR="00D179D6" w:rsidRPr="00462199" w:rsidRDefault="00D179D6" w:rsidP="001E2581">
      <w:pPr>
        <w:pStyle w:val="Annex13Heading"/>
      </w:pPr>
      <w:bookmarkStart w:id="9458" w:name="_Toc149833947"/>
      <w:r w:rsidRPr="00462199">
        <w:lastRenderedPageBreak/>
        <w:t>Producer CO</w:t>
      </w:r>
      <w:r w:rsidRPr="00CF790D">
        <w:rPr>
          <w:vertAlign w:val="subscript"/>
        </w:rPr>
        <w:t>2</w:t>
      </w:r>
      <w:r w:rsidRPr="00462199">
        <w:t xml:space="preserve"> T&amp;S Connection Delay Compensation Notice Information Request</w:t>
      </w:r>
      <w:bookmarkEnd w:id="9458"/>
    </w:p>
    <w:p w14:paraId="543BC893"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48A9D1A"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4B99EE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012B195" w14:textId="77777777" w:rsidR="00D179D6" w:rsidRPr="00462199" w:rsidRDefault="00D179D6" w:rsidP="009E0DA4">
      <w:pPr>
        <w:pStyle w:val="NormalBoldAshurst"/>
        <w:tabs>
          <w:tab w:val="left" w:pos="782"/>
        </w:tabs>
        <w:rPr>
          <w:lang w:eastAsia="zh-CN"/>
        </w:rPr>
      </w:pPr>
      <w:r w:rsidRPr="00462199">
        <w:rPr>
          <w:i/>
        </w:rPr>
        <w:tab/>
        <w:t>[Address]</w:t>
      </w:r>
    </w:p>
    <w:p w14:paraId="68335F8B"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5E53D1A" w14:textId="77777777" w:rsidR="00D179D6" w:rsidRPr="00462199" w:rsidRDefault="00D179D6" w:rsidP="005B3BB9">
      <w:pPr>
        <w:pStyle w:val="CBOLDCAPSAshurst"/>
        <w:rPr>
          <w:lang w:eastAsia="zh-CN"/>
        </w:rPr>
      </w:pPr>
      <w:r w:rsidRPr="00462199">
        <w:t>LCHA– PRODUCER CO</w:t>
      </w:r>
      <w:r w:rsidRPr="00462199">
        <w:rPr>
          <w:vertAlign w:val="subscript"/>
        </w:rPr>
        <w:t>2</w:t>
      </w:r>
      <w:r w:rsidRPr="00462199">
        <w:t xml:space="preserve"> T&amp;S CONNECTION DELAY COMPENSATION NOTICE INFORMATION REQUEST</w:t>
      </w:r>
    </w:p>
    <w:p w14:paraId="1665DB40" w14:textId="77777777" w:rsidR="00D179D6" w:rsidRPr="00462199" w:rsidRDefault="00D179D6" w:rsidP="005B3BB9">
      <w:pPr>
        <w:pStyle w:val="NormalAshurst"/>
        <w:rPr>
          <w:lang w:eastAsia="zh-CN"/>
        </w:rPr>
      </w:pPr>
      <w:r w:rsidRPr="00462199">
        <w:t>Dear Sir/Madam,</w:t>
      </w:r>
    </w:p>
    <w:p w14:paraId="5C98E0B1" w14:textId="77777777" w:rsidR="00D179D6" w:rsidRPr="00462199" w:rsidRDefault="00D179D6" w:rsidP="00C92053">
      <w:pPr>
        <w:pStyle w:val="AltSH1Ashurst"/>
        <w:numPr>
          <w:ilvl w:val="0"/>
          <w:numId w:val="67"/>
        </w:numPr>
        <w:rPr>
          <w:lang w:eastAsia="zh-CN"/>
        </w:rPr>
      </w:pPr>
      <w:bookmarkStart w:id="9459" w:name="_Ref14411706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459"/>
    </w:p>
    <w:p w14:paraId="6FF0DA36" w14:textId="5121A9DA" w:rsidR="00D179D6" w:rsidRPr="00462199" w:rsidRDefault="00D179D6" w:rsidP="002D59DB">
      <w:pPr>
        <w:pStyle w:val="AltSH1Ashurst"/>
        <w:rPr>
          <w:lang w:eastAsia="zh-CN"/>
        </w:rPr>
      </w:pPr>
      <w:bookmarkStart w:id="9460" w:name="_Ref144117067"/>
      <w:r w:rsidRPr="00462199">
        <w:t xml:space="preserve">We further refer you to </w:t>
      </w:r>
      <w:r w:rsidR="007248B2" w:rsidRPr="007248B2">
        <w:t>Condition</w:t>
      </w:r>
      <w:r w:rsidRPr="00462199">
        <w:t xml:space="preserve"> </w:t>
      </w:r>
      <w:r w:rsidR="00372485">
        <w:fldChar w:fldCharType="begin"/>
      </w:r>
      <w:r w:rsidR="00372485">
        <w:instrText xml:space="preserve"> REF _Ref144113146 \w \h </w:instrText>
      </w:r>
      <w:r w:rsidR="00372485">
        <w:fldChar w:fldCharType="separate"/>
      </w:r>
      <w:del w:id="9461" w:author="Faqir, Sofia (Energy Security)" w:date="2023-11-12T19:48:00Z">
        <w:r w:rsidR="00E473FC">
          <w:delText>3.46</w:delText>
        </w:r>
      </w:del>
      <w:r w:rsidR="00372485">
        <w:fldChar w:fldCharType="end"/>
      </w:r>
      <w:r w:rsidRPr="00462199">
        <w:t>.</w:t>
      </w:r>
      <w:bookmarkEnd w:id="9460"/>
    </w:p>
    <w:p w14:paraId="05F049C0" w14:textId="77777777" w:rsidR="00D179D6" w:rsidRPr="00462199" w:rsidRDefault="00D179D6" w:rsidP="002D59DB">
      <w:pPr>
        <w:pStyle w:val="AltSH1Ashurst"/>
        <w:rPr>
          <w:lang w:eastAsia="zh-CN"/>
        </w:rPr>
      </w:pPr>
      <w:bookmarkStart w:id="9462" w:name="_Ref144117068"/>
      <w:r w:rsidRPr="00462199">
        <w:t>This is a Producer CO</w:t>
      </w:r>
      <w:r w:rsidRPr="00462199">
        <w:rPr>
          <w:vertAlign w:val="subscript"/>
        </w:rPr>
        <w:t>2</w:t>
      </w:r>
      <w:r w:rsidRPr="00462199">
        <w:t xml:space="preserve"> T&amp;S Connection Delay Compensation Notice Information Request.</w:t>
      </w:r>
      <w:bookmarkEnd w:id="9462"/>
    </w:p>
    <w:p w14:paraId="6E49EF3D" w14:textId="77777777" w:rsidR="00D179D6" w:rsidRPr="00462199" w:rsidRDefault="00D179D6" w:rsidP="002D59DB">
      <w:pPr>
        <w:pStyle w:val="AltSH1Ashurst"/>
        <w:rPr>
          <w:lang w:eastAsia="zh-CN"/>
        </w:rPr>
      </w:pPr>
      <w:bookmarkStart w:id="9463" w:name="_Ref144117069"/>
      <w:r w:rsidRPr="00462199">
        <w:t>We require the following Supporting Information in relation to the CO</w:t>
      </w:r>
      <w:r w:rsidRPr="00462199">
        <w:rPr>
          <w:vertAlign w:val="subscript"/>
        </w:rPr>
        <w:t>2</w:t>
      </w:r>
      <w:r w:rsidRPr="00462199">
        <w:t xml:space="preserve"> T&amp;S Connection Delay Compensation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63"/>
    </w:p>
    <w:p w14:paraId="256BE29C" w14:textId="77777777" w:rsidR="00D179D6" w:rsidRPr="00462199" w:rsidRDefault="00D179D6" w:rsidP="005B3BB9">
      <w:pPr>
        <w:pStyle w:val="NormalAshurst"/>
      </w:pPr>
    </w:p>
    <w:p w14:paraId="36E1406E" w14:textId="77777777" w:rsidR="00D179D6" w:rsidRPr="00462199" w:rsidRDefault="00D179D6" w:rsidP="00326791">
      <w:pPr>
        <w:pStyle w:val="NormalAshurst"/>
        <w:jc w:val="center"/>
      </w:pPr>
      <w:r w:rsidRPr="00462199">
        <w:t>Yours faithfully,</w:t>
      </w:r>
    </w:p>
    <w:p w14:paraId="7A7199EB" w14:textId="77777777" w:rsidR="00D179D6" w:rsidRPr="00462199" w:rsidRDefault="00D179D6" w:rsidP="00326791">
      <w:pPr>
        <w:pStyle w:val="NormalAshurst"/>
        <w:rPr>
          <w:lang w:eastAsia="zh-CN"/>
        </w:rPr>
      </w:pPr>
    </w:p>
    <w:p w14:paraId="732AC407" w14:textId="77777777" w:rsidR="00D179D6" w:rsidRPr="00462199" w:rsidRDefault="00D179D6" w:rsidP="00326791">
      <w:pPr>
        <w:pStyle w:val="StandardAshurst"/>
        <w:jc w:val="center"/>
        <w:rPr>
          <w:lang w:eastAsia="zh-CN"/>
        </w:rPr>
      </w:pPr>
      <w:r w:rsidRPr="00462199">
        <w:t>.....................................</w:t>
      </w:r>
    </w:p>
    <w:p w14:paraId="4AAF43E4" w14:textId="77777777" w:rsidR="00D179D6" w:rsidRPr="00462199" w:rsidRDefault="00D179D6" w:rsidP="00326791">
      <w:pPr>
        <w:pStyle w:val="StandardAshurst"/>
        <w:jc w:val="center"/>
        <w:rPr>
          <w:lang w:eastAsia="zh-CN"/>
        </w:rPr>
      </w:pPr>
      <w:r w:rsidRPr="00462199">
        <w:t>For and on behalf of</w:t>
      </w:r>
    </w:p>
    <w:p w14:paraId="40CC6BB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7D4CA51D" w14:textId="77777777" w:rsidR="00D179D6" w:rsidRPr="00462199" w:rsidRDefault="00D179D6" w:rsidP="00986A4F">
      <w:pPr>
        <w:pStyle w:val="NormalAshurst"/>
        <w:rPr>
          <w:lang w:eastAsia="zh-CN"/>
        </w:rPr>
      </w:pPr>
      <w:r w:rsidRPr="00462199">
        <w:rPr>
          <w:lang w:eastAsia="zh-CN"/>
        </w:rPr>
        <w:br w:type="page"/>
      </w:r>
    </w:p>
    <w:p w14:paraId="006749BE" w14:textId="77777777" w:rsidR="00D179D6" w:rsidRPr="00462199" w:rsidRDefault="00D179D6" w:rsidP="001E2581">
      <w:pPr>
        <w:pStyle w:val="Annex13Heading"/>
      </w:pPr>
      <w:bookmarkStart w:id="9464" w:name="_Toc149833948"/>
      <w:r w:rsidRPr="00462199">
        <w:lastRenderedPageBreak/>
        <w:t>CO</w:t>
      </w:r>
      <w:r w:rsidRPr="003F70B5">
        <w:rPr>
          <w:vertAlign w:val="subscript"/>
        </w:rPr>
        <w:t>2</w:t>
      </w:r>
      <w:r w:rsidRPr="00462199">
        <w:t xml:space="preserve"> T&amp;S Connection Delay Compensation Payment Notice</w:t>
      </w:r>
      <w:bookmarkEnd w:id="9464"/>
    </w:p>
    <w:p w14:paraId="1584A969"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D63DB25"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ADACC8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6E60C6C" w14:textId="77777777" w:rsidR="00D179D6" w:rsidRPr="00462199" w:rsidRDefault="00D179D6" w:rsidP="009E0DA4">
      <w:pPr>
        <w:pStyle w:val="NormalBoldAshurst"/>
        <w:tabs>
          <w:tab w:val="left" w:pos="782"/>
        </w:tabs>
        <w:rPr>
          <w:lang w:eastAsia="zh-CN"/>
        </w:rPr>
      </w:pPr>
      <w:r w:rsidRPr="00462199">
        <w:rPr>
          <w:i/>
        </w:rPr>
        <w:tab/>
        <w:t>[Address]</w:t>
      </w:r>
    </w:p>
    <w:p w14:paraId="527764D9"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964BBF6"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CONNECTION DELAY COMPENSATION PAYMENT NOTICE</w:t>
      </w:r>
    </w:p>
    <w:p w14:paraId="388BB21F" w14:textId="77777777" w:rsidR="00D179D6" w:rsidRPr="00462199" w:rsidRDefault="00D179D6" w:rsidP="005B3BB9">
      <w:pPr>
        <w:pStyle w:val="NormalAshurst"/>
        <w:rPr>
          <w:lang w:eastAsia="zh-CN"/>
        </w:rPr>
      </w:pPr>
      <w:r w:rsidRPr="00462199">
        <w:t>Dear Sir/Madam,</w:t>
      </w:r>
    </w:p>
    <w:p w14:paraId="623D1C5C" w14:textId="77777777" w:rsidR="00D179D6" w:rsidRPr="00462199" w:rsidRDefault="00D179D6" w:rsidP="00C92053">
      <w:pPr>
        <w:pStyle w:val="AltSH1Ashurst"/>
        <w:numPr>
          <w:ilvl w:val="0"/>
          <w:numId w:val="66"/>
        </w:numPr>
        <w:rPr>
          <w:lang w:eastAsia="zh-CN"/>
        </w:rPr>
      </w:pPr>
      <w:bookmarkStart w:id="9465" w:name="_Ref14411707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65"/>
    </w:p>
    <w:p w14:paraId="5D75F21A" w14:textId="137DE9D0" w:rsidR="00D179D6" w:rsidRPr="00462199" w:rsidRDefault="00D179D6" w:rsidP="002D59DB">
      <w:pPr>
        <w:pStyle w:val="AltSH1Ashurst"/>
        <w:rPr>
          <w:lang w:eastAsia="zh-CN"/>
        </w:rPr>
      </w:pPr>
      <w:bookmarkStart w:id="9466" w:name="_Ref144117071"/>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_Ref144113150 \r \h \* MERGEFORMAT </w:instrText>
      </w:r>
      <w:r w:rsidRPr="00462199">
        <w:fldChar w:fldCharType="separate"/>
      </w:r>
      <w:del w:id="9467" w:author="Faqir, Sofia (Energy Security)" w:date="2023-11-12T19:48:00Z">
        <w:r w:rsidR="00E473FC" w:rsidRPr="00E473FC">
          <w:rPr>
            <w:color w:val="000000"/>
          </w:rPr>
          <w:delText>3.48(B)</w:delText>
        </w:r>
      </w:del>
      <w:r w:rsidRPr="00462199">
        <w:fldChar w:fldCharType="end"/>
      </w:r>
      <w:r w:rsidRPr="00462199">
        <w:t>.</w:t>
      </w:r>
      <w:bookmarkEnd w:id="9466"/>
    </w:p>
    <w:p w14:paraId="10D5B2E1" w14:textId="77777777" w:rsidR="00D179D6" w:rsidRPr="00462199" w:rsidRDefault="00D179D6" w:rsidP="002D59DB">
      <w:pPr>
        <w:pStyle w:val="AltSH1Ashurst"/>
        <w:rPr>
          <w:lang w:eastAsia="zh-CN"/>
        </w:rPr>
      </w:pPr>
      <w:bookmarkStart w:id="9468" w:name="_Ref144117072"/>
      <w:r w:rsidRPr="00462199">
        <w:t>This is a CO</w:t>
      </w:r>
      <w:r w:rsidRPr="00462199">
        <w:rPr>
          <w:vertAlign w:val="subscript"/>
        </w:rPr>
        <w:t>2</w:t>
      </w:r>
      <w:r w:rsidRPr="00462199">
        <w:t xml:space="preserve"> T&amp;S Connection Delay Compensation Payment Notice.</w:t>
      </w:r>
      <w:bookmarkEnd w:id="9468"/>
    </w:p>
    <w:p w14:paraId="713C16A3" w14:textId="77777777" w:rsidR="00D179D6" w:rsidRPr="00462199" w:rsidRDefault="00D179D6" w:rsidP="002D59DB">
      <w:pPr>
        <w:pStyle w:val="AltSH1Ashurst"/>
        <w:rPr>
          <w:lang w:eastAsia="zh-CN"/>
        </w:rPr>
      </w:pPr>
      <w:bookmarkStart w:id="9469" w:name="_Ref144117073"/>
      <w:r w:rsidRPr="00462199">
        <w:t>The amount of CO</w:t>
      </w:r>
      <w:r w:rsidRPr="00462199">
        <w:rPr>
          <w:vertAlign w:val="subscript"/>
        </w:rPr>
        <w:t>2</w:t>
      </w:r>
      <w:r w:rsidRPr="00462199">
        <w:t xml:space="preserve"> T&amp;S Connection Delay Compensation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69"/>
    </w:p>
    <w:p w14:paraId="293D4E32" w14:textId="77777777" w:rsidR="00D179D6" w:rsidRPr="00462199" w:rsidRDefault="00D179D6" w:rsidP="002D59DB">
      <w:pPr>
        <w:pStyle w:val="AltSH1Ashurst"/>
        <w:rPr>
          <w:lang w:eastAsia="zh-CN"/>
        </w:rPr>
      </w:pPr>
      <w:bookmarkStart w:id="9470" w:name="_Ref144117074"/>
      <w:r w:rsidRPr="00462199">
        <w:t>The principal inputs we have used to calculate the CO</w:t>
      </w:r>
      <w:r w:rsidRPr="00462199">
        <w:rPr>
          <w:vertAlign w:val="subscript"/>
        </w:rPr>
        <w:t>2</w:t>
      </w:r>
      <w:r w:rsidRPr="00462199">
        <w:t xml:space="preserve"> T&amp;S Connection Delay Compensation are:</w:t>
      </w:r>
      <w:bookmarkEnd w:id="9470"/>
    </w:p>
    <w:p w14:paraId="2FEDAC0E" w14:textId="77777777" w:rsidR="00D179D6" w:rsidRPr="00462199" w:rsidRDefault="00D179D6" w:rsidP="009F4C55">
      <w:pPr>
        <w:pStyle w:val="AltSH5Ashurst"/>
        <w:tabs>
          <w:tab w:val="clear" w:pos="2653"/>
          <w:tab w:val="left" w:pos="1406"/>
        </w:tabs>
        <w:ind w:left="1406" w:hanging="624"/>
        <w:rPr>
          <w:b/>
          <w:bCs/>
          <w:i/>
          <w:iCs/>
          <w:lang w:eastAsia="zh-CN"/>
        </w:rPr>
      </w:pPr>
      <w:bookmarkStart w:id="9471" w:name="_Ref144117075"/>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 and</w:t>
      </w:r>
      <w:bookmarkEnd w:id="9471"/>
    </w:p>
    <w:p w14:paraId="4BEE7166" w14:textId="77777777" w:rsidR="00D179D6" w:rsidRPr="00462199" w:rsidRDefault="00D179D6" w:rsidP="009F4C55">
      <w:pPr>
        <w:pStyle w:val="AltSH5Ashurst"/>
        <w:tabs>
          <w:tab w:val="clear" w:pos="2653"/>
          <w:tab w:val="left" w:pos="1406"/>
        </w:tabs>
        <w:ind w:left="1406" w:hanging="624"/>
        <w:rPr>
          <w:b/>
          <w:bCs/>
          <w:i/>
          <w:iCs/>
          <w:lang w:eastAsia="zh-CN"/>
        </w:rPr>
      </w:pPr>
      <w:bookmarkStart w:id="9472" w:name="_Ref144117076"/>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bookmarkEnd w:id="9472"/>
    </w:p>
    <w:p w14:paraId="15812781" w14:textId="77777777" w:rsidR="00D179D6" w:rsidRPr="00462199" w:rsidRDefault="00D179D6" w:rsidP="002D59DB">
      <w:pPr>
        <w:pStyle w:val="AltSH1Ashurst"/>
        <w:rPr>
          <w:lang w:eastAsia="zh-CN"/>
        </w:rPr>
      </w:pPr>
      <w:bookmarkStart w:id="9473" w:name="_Ref144117077"/>
      <w:r w:rsidRPr="00462199">
        <w:t>The CO</w:t>
      </w:r>
      <w:r w:rsidRPr="00462199">
        <w:rPr>
          <w:vertAlign w:val="subscript"/>
        </w:rPr>
        <w:t>2</w:t>
      </w:r>
      <w:r w:rsidRPr="00462199">
        <w:t xml:space="preserve"> T&amp;S Connection Delay Compensation shall be effected as </w:t>
      </w:r>
      <w:r w:rsidRPr="00462199">
        <w:rPr>
          <w:b/>
          <w:bCs/>
          <w:i/>
        </w:rPr>
        <w:t>[a lump sum payment/staged payments]</w:t>
      </w:r>
      <w:r w:rsidRPr="00462199">
        <w:t>.</w:t>
      </w:r>
      <w:bookmarkEnd w:id="9473"/>
    </w:p>
    <w:p w14:paraId="16D5445A" w14:textId="77777777" w:rsidR="00D179D6" w:rsidRPr="00462199" w:rsidRDefault="00D179D6" w:rsidP="005B3BB9">
      <w:pPr>
        <w:pStyle w:val="NormalAshurst"/>
      </w:pPr>
    </w:p>
    <w:p w14:paraId="0EABE4EC" w14:textId="77777777" w:rsidR="00D179D6" w:rsidRPr="00462199" w:rsidRDefault="00D179D6" w:rsidP="00326791">
      <w:pPr>
        <w:pStyle w:val="NormalAshurst"/>
        <w:jc w:val="center"/>
      </w:pPr>
      <w:r w:rsidRPr="00462199">
        <w:t>Yours faithfully,</w:t>
      </w:r>
    </w:p>
    <w:p w14:paraId="7379FC5C" w14:textId="77777777" w:rsidR="00D179D6" w:rsidRPr="00462199" w:rsidRDefault="00D179D6" w:rsidP="00326791">
      <w:pPr>
        <w:pStyle w:val="NormalAshurst"/>
        <w:rPr>
          <w:lang w:eastAsia="zh-CN"/>
        </w:rPr>
      </w:pPr>
    </w:p>
    <w:p w14:paraId="29D35254" w14:textId="77777777" w:rsidR="00D179D6" w:rsidRPr="00462199" w:rsidRDefault="00D179D6" w:rsidP="00326791">
      <w:pPr>
        <w:pStyle w:val="StandardAshurst"/>
        <w:jc w:val="center"/>
        <w:rPr>
          <w:lang w:eastAsia="zh-CN"/>
        </w:rPr>
      </w:pPr>
      <w:r w:rsidRPr="00462199">
        <w:t>.....................................</w:t>
      </w:r>
    </w:p>
    <w:p w14:paraId="2B0A3290" w14:textId="77777777" w:rsidR="00D179D6" w:rsidRPr="00462199" w:rsidRDefault="00D179D6" w:rsidP="00326791">
      <w:pPr>
        <w:pStyle w:val="StandardAshurst"/>
        <w:jc w:val="center"/>
        <w:rPr>
          <w:lang w:eastAsia="zh-CN"/>
        </w:rPr>
      </w:pPr>
      <w:r w:rsidRPr="00462199">
        <w:t>For and on behalf of</w:t>
      </w:r>
    </w:p>
    <w:p w14:paraId="4142942E"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23B88B2" w14:textId="77777777" w:rsidR="00D179D6" w:rsidRPr="00462199" w:rsidRDefault="00D179D6" w:rsidP="00986A4F">
      <w:pPr>
        <w:pStyle w:val="NormalAshurst"/>
        <w:rPr>
          <w:lang w:eastAsia="zh-CN"/>
        </w:rPr>
      </w:pPr>
      <w:r w:rsidRPr="00462199">
        <w:rPr>
          <w:lang w:eastAsia="zh-CN"/>
        </w:rPr>
        <w:br w:type="page"/>
      </w:r>
    </w:p>
    <w:p w14:paraId="30F7E24B" w14:textId="77777777" w:rsidR="00D179D6" w:rsidRPr="00462199" w:rsidRDefault="00D179D6" w:rsidP="001E2581">
      <w:pPr>
        <w:pStyle w:val="Annex13Heading"/>
      </w:pPr>
      <w:bookmarkStart w:id="9474" w:name="_Toc149833949"/>
      <w:r w:rsidRPr="00462199">
        <w:lastRenderedPageBreak/>
        <w:t>LCHA Counterparty CO</w:t>
      </w:r>
      <w:r w:rsidRPr="003F70B5">
        <w:rPr>
          <w:vertAlign w:val="subscript"/>
        </w:rPr>
        <w:t>2</w:t>
      </w:r>
      <w:r w:rsidRPr="00462199">
        <w:t xml:space="preserve"> T&amp;S Connection Delay True-Up Notice</w:t>
      </w:r>
      <w:bookmarkEnd w:id="9474"/>
    </w:p>
    <w:p w14:paraId="30B1119E"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3FDA0FC"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4159B13"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BEACBDE" w14:textId="77777777" w:rsidR="00D179D6" w:rsidRPr="00462199" w:rsidRDefault="00D179D6" w:rsidP="009E0DA4">
      <w:pPr>
        <w:pStyle w:val="NormalBoldAshurst"/>
        <w:tabs>
          <w:tab w:val="left" w:pos="782"/>
        </w:tabs>
        <w:rPr>
          <w:lang w:eastAsia="zh-CN"/>
        </w:rPr>
      </w:pPr>
      <w:r w:rsidRPr="00462199">
        <w:rPr>
          <w:i/>
        </w:rPr>
        <w:tab/>
        <w:t>[Address]</w:t>
      </w:r>
    </w:p>
    <w:p w14:paraId="099BE4A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CA0C9AB" w14:textId="77777777" w:rsidR="00D179D6" w:rsidRPr="00462199" w:rsidRDefault="00D179D6" w:rsidP="005B3BB9">
      <w:pPr>
        <w:pStyle w:val="CBOLDCAPSAshurst"/>
        <w:rPr>
          <w:lang w:eastAsia="zh-CN"/>
        </w:rPr>
      </w:pPr>
      <w:r w:rsidRPr="00462199">
        <w:t>LCHA – LCHA COUNTERPARTY CO</w:t>
      </w:r>
      <w:r w:rsidRPr="00462199">
        <w:rPr>
          <w:vertAlign w:val="subscript"/>
        </w:rPr>
        <w:t>2</w:t>
      </w:r>
      <w:r w:rsidRPr="00462199">
        <w:t xml:space="preserve"> T&amp;S CONNECTION DELAY TRUE-UP NOTICE</w:t>
      </w:r>
    </w:p>
    <w:p w14:paraId="7F657285" w14:textId="77777777" w:rsidR="00D179D6" w:rsidRPr="00462199" w:rsidRDefault="00D179D6" w:rsidP="005B3BB9">
      <w:pPr>
        <w:pStyle w:val="NormalAshurst"/>
        <w:rPr>
          <w:lang w:eastAsia="zh-CN"/>
        </w:rPr>
      </w:pPr>
      <w:r w:rsidRPr="00462199">
        <w:t>Dear Sir/Madam,</w:t>
      </w:r>
    </w:p>
    <w:p w14:paraId="71E74A81" w14:textId="77777777" w:rsidR="00D179D6" w:rsidRPr="00462199" w:rsidRDefault="00D179D6" w:rsidP="00C92053">
      <w:pPr>
        <w:pStyle w:val="AltSH1Ashurst"/>
        <w:numPr>
          <w:ilvl w:val="0"/>
          <w:numId w:val="71"/>
        </w:numPr>
        <w:rPr>
          <w:lang w:eastAsia="zh-CN"/>
        </w:rPr>
      </w:pPr>
      <w:bookmarkStart w:id="9475" w:name="_Ref14411707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75"/>
    </w:p>
    <w:p w14:paraId="5122302C" w14:textId="607F8D54" w:rsidR="00D179D6" w:rsidRPr="00462199" w:rsidRDefault="00D179D6" w:rsidP="002D59DB">
      <w:pPr>
        <w:pStyle w:val="AltSH1Ashurst"/>
        <w:rPr>
          <w:lang w:eastAsia="zh-CN"/>
        </w:rPr>
      </w:pPr>
      <w:bookmarkStart w:id="9476" w:name="_Ref144117079"/>
      <w:r w:rsidRPr="00462199">
        <w:t xml:space="preserve">We further refer you to </w:t>
      </w:r>
      <w:r w:rsidR="007248B2" w:rsidRPr="007248B2">
        <w:t>Condition</w:t>
      </w:r>
      <w:r w:rsidRPr="00462199">
        <w:t xml:space="preserve"> </w:t>
      </w:r>
      <w:r w:rsidR="00372485">
        <w:fldChar w:fldCharType="begin"/>
      </w:r>
      <w:r w:rsidR="00372485">
        <w:instrText xml:space="preserve"> REF _Ref144113161 \w \h </w:instrText>
      </w:r>
      <w:r w:rsidR="00372485">
        <w:fldChar w:fldCharType="separate"/>
      </w:r>
      <w:del w:id="9477" w:author="Faqir, Sofia (Energy Security)" w:date="2023-11-12T19:48:00Z">
        <w:r w:rsidR="00E473FC">
          <w:delText>3.50</w:delText>
        </w:r>
      </w:del>
      <w:r w:rsidR="00372485">
        <w:fldChar w:fldCharType="end"/>
      </w:r>
      <w:r w:rsidRPr="00462199">
        <w:t>.</w:t>
      </w:r>
      <w:bookmarkEnd w:id="9476"/>
    </w:p>
    <w:p w14:paraId="279EE4D3" w14:textId="77777777" w:rsidR="00D179D6" w:rsidRPr="00462199" w:rsidRDefault="00D179D6" w:rsidP="002D59DB">
      <w:pPr>
        <w:pStyle w:val="AltSH1Ashurst"/>
        <w:rPr>
          <w:lang w:eastAsia="zh-CN"/>
        </w:rPr>
      </w:pPr>
      <w:bookmarkStart w:id="9478" w:name="_Ref144117080"/>
      <w:r w:rsidRPr="00462199">
        <w:t>This is a LCHA Counterparty CO</w:t>
      </w:r>
      <w:r w:rsidRPr="00462199">
        <w:rPr>
          <w:vertAlign w:val="subscript"/>
        </w:rPr>
        <w:t>2</w:t>
      </w:r>
      <w:r w:rsidRPr="00462199">
        <w:t xml:space="preserve"> T&amp;S Connection Delay True-Up Notice in relation to </w:t>
      </w:r>
      <w:r w:rsidRPr="00462199">
        <w:rPr>
          <w:b/>
          <w:bCs/>
          <w:i/>
        </w:rPr>
        <w:t xml:space="preserve">[identify </w:t>
      </w:r>
      <w:r w:rsidRPr="00462199">
        <w:rPr>
          <w:b/>
          <w:bCs/>
        </w:rPr>
        <w:t>CO</w:t>
      </w:r>
      <w:r w:rsidRPr="00462199">
        <w:rPr>
          <w:b/>
          <w:bCs/>
          <w:vertAlign w:val="subscript"/>
        </w:rPr>
        <w:t>2</w:t>
      </w:r>
      <w:r w:rsidRPr="00462199">
        <w:rPr>
          <w:b/>
          <w:bCs/>
          <w:i/>
        </w:rPr>
        <w:t xml:space="preserve"> T&amp;S Commissioning Delay Event]</w:t>
      </w:r>
      <w:r w:rsidRPr="00462199">
        <w:t>.</w:t>
      </w:r>
      <w:bookmarkEnd w:id="9478"/>
    </w:p>
    <w:p w14:paraId="15BD2827" w14:textId="77777777" w:rsidR="00D179D6" w:rsidRPr="00462199" w:rsidRDefault="00D179D6" w:rsidP="002D59DB">
      <w:pPr>
        <w:pStyle w:val="AltSH1Ashurst"/>
        <w:rPr>
          <w:lang w:eastAsia="zh-CN"/>
        </w:rPr>
      </w:pPr>
      <w:bookmarkStart w:id="9479" w:name="_Ref144117081"/>
      <w:r w:rsidRPr="00462199">
        <w:t>We hereby require you to provide the CO</w:t>
      </w:r>
      <w:r w:rsidRPr="00462199">
        <w:rPr>
          <w:vertAlign w:val="subscript"/>
        </w:rPr>
        <w:t>2</w:t>
      </w:r>
      <w:r w:rsidRPr="00462199">
        <w:t xml:space="preserve"> T&amp;S Connection Delay True-Up Information.</w:t>
      </w:r>
      <w:bookmarkEnd w:id="9479"/>
    </w:p>
    <w:p w14:paraId="14BA2E2C" w14:textId="77777777" w:rsidR="00D179D6" w:rsidRPr="00462199" w:rsidRDefault="00D179D6" w:rsidP="005B3BB9">
      <w:pPr>
        <w:pStyle w:val="NormalAshurst"/>
      </w:pPr>
    </w:p>
    <w:p w14:paraId="458A04D5" w14:textId="77777777" w:rsidR="00D179D6" w:rsidRPr="00462199" w:rsidRDefault="00D179D6" w:rsidP="00326791">
      <w:pPr>
        <w:pStyle w:val="NormalAshurst"/>
        <w:jc w:val="center"/>
      </w:pPr>
      <w:r w:rsidRPr="00462199">
        <w:t>Yours faithfully,</w:t>
      </w:r>
    </w:p>
    <w:p w14:paraId="5AE837B8" w14:textId="77777777" w:rsidR="00D179D6" w:rsidRPr="00462199" w:rsidRDefault="00D179D6" w:rsidP="00326791">
      <w:pPr>
        <w:pStyle w:val="NormalAshurst"/>
        <w:rPr>
          <w:lang w:eastAsia="zh-CN"/>
        </w:rPr>
      </w:pPr>
    </w:p>
    <w:p w14:paraId="19AE6D9B" w14:textId="77777777" w:rsidR="00D179D6" w:rsidRPr="00462199" w:rsidRDefault="00D179D6" w:rsidP="00326791">
      <w:pPr>
        <w:pStyle w:val="StandardAshurst"/>
        <w:jc w:val="center"/>
        <w:rPr>
          <w:lang w:eastAsia="zh-CN"/>
        </w:rPr>
      </w:pPr>
      <w:r w:rsidRPr="00462199">
        <w:t>.....................................</w:t>
      </w:r>
    </w:p>
    <w:p w14:paraId="53AF8C07" w14:textId="77777777" w:rsidR="00D179D6" w:rsidRPr="00462199" w:rsidRDefault="00D179D6" w:rsidP="00326791">
      <w:pPr>
        <w:pStyle w:val="StandardAshurst"/>
        <w:jc w:val="center"/>
        <w:rPr>
          <w:lang w:eastAsia="zh-CN"/>
        </w:rPr>
      </w:pPr>
      <w:r w:rsidRPr="00462199">
        <w:t>For and on behalf of</w:t>
      </w:r>
    </w:p>
    <w:p w14:paraId="109BD5A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55FBA09" w14:textId="77777777" w:rsidR="00D179D6" w:rsidRPr="00462199" w:rsidRDefault="00D179D6" w:rsidP="00986A4F">
      <w:pPr>
        <w:pStyle w:val="NormalAshurst"/>
        <w:rPr>
          <w:lang w:eastAsia="zh-CN"/>
        </w:rPr>
      </w:pPr>
      <w:r w:rsidRPr="00462199">
        <w:rPr>
          <w:lang w:eastAsia="zh-CN"/>
        </w:rPr>
        <w:br w:type="page"/>
      </w:r>
    </w:p>
    <w:p w14:paraId="0470D3B9" w14:textId="77777777" w:rsidR="00D179D6" w:rsidRPr="00462199" w:rsidRDefault="00D179D6" w:rsidP="001E2581">
      <w:pPr>
        <w:pStyle w:val="Annex13Heading"/>
      </w:pPr>
      <w:bookmarkStart w:id="9480" w:name="_Toc149833950"/>
      <w:r w:rsidRPr="00462199">
        <w:lastRenderedPageBreak/>
        <w:t>Producer CO</w:t>
      </w:r>
      <w:r w:rsidRPr="003F70B5">
        <w:rPr>
          <w:vertAlign w:val="subscript"/>
        </w:rPr>
        <w:t>2</w:t>
      </w:r>
      <w:r w:rsidRPr="00462199">
        <w:t xml:space="preserve"> T&amp;S Connection Delay True-Up Response Notice</w:t>
      </w:r>
      <w:bookmarkEnd w:id="9480"/>
    </w:p>
    <w:p w14:paraId="77771B9F"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F6BA48A" w14:textId="77777777" w:rsidR="00D179D6" w:rsidRPr="00462199" w:rsidRDefault="00D179D6" w:rsidP="008667CA">
      <w:pPr>
        <w:pStyle w:val="NormalBoldAshurst"/>
        <w:tabs>
          <w:tab w:val="left" w:pos="782"/>
        </w:tabs>
        <w:rPr>
          <w:lang w:eastAsia="zh-CN"/>
        </w:rPr>
      </w:pPr>
      <w:r w:rsidRPr="00462199">
        <w:rPr>
          <w:i/>
        </w:rPr>
        <w:tab/>
        <w:t>[Address]</w:t>
      </w:r>
    </w:p>
    <w:p w14:paraId="4F940CB0"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7DB78B82"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56FF6B0"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357662D" w14:textId="77777777" w:rsidR="00D179D6" w:rsidRPr="00462199" w:rsidRDefault="00D179D6" w:rsidP="005B3BB9">
      <w:pPr>
        <w:pStyle w:val="CBOLDCAPSAshurst"/>
        <w:rPr>
          <w:lang w:eastAsia="zh-CN"/>
        </w:rPr>
      </w:pPr>
      <w:r w:rsidRPr="00462199">
        <w:t>LCHA – PRODUCER CO</w:t>
      </w:r>
      <w:r w:rsidRPr="00462199">
        <w:rPr>
          <w:vertAlign w:val="subscript"/>
        </w:rPr>
        <w:t>2</w:t>
      </w:r>
      <w:r w:rsidRPr="00462199">
        <w:t xml:space="preserve"> T&amp;S CONNECTION DELAY TRUE-UP RESPONSE NOTICE</w:t>
      </w:r>
    </w:p>
    <w:p w14:paraId="3AF79494" w14:textId="77777777" w:rsidR="00D179D6" w:rsidRPr="00462199" w:rsidRDefault="00D179D6" w:rsidP="005B3BB9">
      <w:pPr>
        <w:pStyle w:val="NormalAshurst"/>
        <w:rPr>
          <w:lang w:eastAsia="zh-CN"/>
        </w:rPr>
      </w:pPr>
      <w:r w:rsidRPr="00462199">
        <w:t>Dear Sir/Madam,</w:t>
      </w:r>
    </w:p>
    <w:p w14:paraId="470BCF80" w14:textId="77777777" w:rsidR="00D179D6" w:rsidRPr="00462199" w:rsidRDefault="00D179D6" w:rsidP="00C92053">
      <w:pPr>
        <w:pStyle w:val="AltSH1Ashurst"/>
        <w:numPr>
          <w:ilvl w:val="0"/>
          <w:numId w:val="72"/>
        </w:numPr>
        <w:rPr>
          <w:lang w:eastAsia="zh-CN"/>
        </w:rPr>
      </w:pPr>
      <w:bookmarkStart w:id="9481" w:name="_Ref14411708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81"/>
    </w:p>
    <w:p w14:paraId="2B244442" w14:textId="185DB545" w:rsidR="00D179D6" w:rsidRPr="00462199" w:rsidRDefault="00D179D6" w:rsidP="002D59DB">
      <w:pPr>
        <w:pStyle w:val="AltSH1Ashurst"/>
        <w:rPr>
          <w:lang w:eastAsia="zh-CN"/>
        </w:rPr>
      </w:pPr>
      <w:bookmarkStart w:id="9482" w:name="_Ref144117083"/>
      <w:r w:rsidRPr="00462199">
        <w:t xml:space="preserve">We further refer you to </w:t>
      </w:r>
      <w:r w:rsidR="007248B2" w:rsidRPr="007248B2">
        <w:t>Condition</w:t>
      </w:r>
      <w:r w:rsidRPr="00462199">
        <w:t xml:space="preserve"> </w:t>
      </w:r>
      <w:r w:rsidR="00372485">
        <w:fldChar w:fldCharType="begin"/>
      </w:r>
      <w:r w:rsidR="00372485">
        <w:instrText xml:space="preserve"> REF _Ref144113165 \w \h </w:instrText>
      </w:r>
      <w:r w:rsidR="00372485">
        <w:fldChar w:fldCharType="separate"/>
      </w:r>
      <w:del w:id="9483" w:author="Faqir, Sofia (Energy Security)" w:date="2023-11-12T19:48:00Z">
        <w:r w:rsidR="00E473FC">
          <w:delText>3.51</w:delText>
        </w:r>
      </w:del>
      <w:r w:rsidR="00372485">
        <w:fldChar w:fldCharType="end"/>
      </w:r>
      <w:r w:rsidRPr="00462199">
        <w:t>.</w:t>
      </w:r>
      <w:bookmarkEnd w:id="9482"/>
    </w:p>
    <w:p w14:paraId="295B5AE4" w14:textId="77777777" w:rsidR="00D179D6" w:rsidRPr="00462199" w:rsidRDefault="00D179D6" w:rsidP="002D59DB">
      <w:pPr>
        <w:pStyle w:val="AltSH1Ashurst"/>
        <w:rPr>
          <w:lang w:eastAsia="zh-CN"/>
        </w:rPr>
      </w:pPr>
      <w:bookmarkStart w:id="9484" w:name="_Ref144117084"/>
      <w:r w:rsidRPr="00462199">
        <w:t>This is a Producer CO</w:t>
      </w:r>
      <w:r w:rsidRPr="00462199">
        <w:rPr>
          <w:vertAlign w:val="subscript"/>
        </w:rPr>
        <w:t>2</w:t>
      </w:r>
      <w:r w:rsidRPr="00462199">
        <w:t xml:space="preserve"> T&amp;S Connection Delay True-Up Response Notice in relation to the LCHA Counterparty CO</w:t>
      </w:r>
      <w:r w:rsidRPr="00462199">
        <w:rPr>
          <w:vertAlign w:val="subscript"/>
        </w:rPr>
        <w:t>2</w:t>
      </w:r>
      <w:r w:rsidRPr="00462199">
        <w:t xml:space="preserve"> T&amp;S Connection Delay True-Up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484"/>
    </w:p>
    <w:p w14:paraId="30BA982C" w14:textId="77777777" w:rsidR="00D179D6" w:rsidRPr="00462199" w:rsidRDefault="00D179D6" w:rsidP="002D59DB">
      <w:pPr>
        <w:pStyle w:val="AltSH1Ashurst"/>
        <w:rPr>
          <w:lang w:eastAsia="zh-CN"/>
        </w:rPr>
      </w:pPr>
      <w:bookmarkStart w:id="9485" w:name="_Ref144117085"/>
      <w:r w:rsidRPr="00462199">
        <w:t>We enclose the CO</w:t>
      </w:r>
      <w:r w:rsidRPr="00462199">
        <w:rPr>
          <w:vertAlign w:val="subscript"/>
        </w:rPr>
        <w:t>2</w:t>
      </w:r>
      <w:r w:rsidRPr="00462199">
        <w:t xml:space="preserve"> T&amp;S Connection Delay True-Up Information.</w:t>
      </w:r>
      <w:bookmarkEnd w:id="9485"/>
    </w:p>
    <w:p w14:paraId="016CA46F" w14:textId="14AAC550" w:rsidR="00D179D6" w:rsidRPr="00462199" w:rsidRDefault="00D179D6" w:rsidP="002D59DB">
      <w:pPr>
        <w:pStyle w:val="AltSH1Ashurst"/>
        <w:rPr>
          <w:lang w:eastAsia="zh-CN"/>
        </w:rPr>
      </w:pPr>
      <w:bookmarkStart w:id="9486" w:name="_Ref144117086"/>
      <w:r w:rsidRPr="00462199">
        <w:t xml:space="preserve">We enclose </w:t>
      </w:r>
      <w:r w:rsidRPr="00462199">
        <w:rPr>
          <w:b/>
          <w:bCs/>
          <w:i/>
        </w:rPr>
        <w:t>[(by way of upload(s) to the LCHA Counterparty</w:t>
      </w:r>
      <w:r w:rsidR="0082684C">
        <w:rPr>
          <w:b/>
          <w:bCs/>
          <w:i/>
        </w:rPr>
        <w:t>'s document transfer application</w:t>
      </w:r>
      <w:r w:rsidRPr="00462199">
        <w:rPr>
          <w:b/>
          <w:bCs/>
          <w:i/>
        </w:rPr>
        <w:t xml:space="preserve"> on the dates set out in Appendix 1 to this notice)]</w:t>
      </w:r>
      <w:r w:rsidRPr="00462199">
        <w:t xml:space="preserve"> Supporting Information, in reasonable detail, which we consider to be relevant to and supportive of the information contained in or enclosed with this notice.</w:t>
      </w:r>
      <w:bookmarkEnd w:id="9486"/>
    </w:p>
    <w:p w14:paraId="3FECDEA3" w14:textId="77777777" w:rsidR="00D179D6" w:rsidRPr="00462199" w:rsidRDefault="00D179D6" w:rsidP="002D59DB">
      <w:pPr>
        <w:pStyle w:val="AltSH1Ashurst"/>
        <w:rPr>
          <w:lang w:eastAsia="zh-CN"/>
        </w:rPr>
      </w:pPr>
      <w:bookmarkStart w:id="9487" w:name="_Ref144117087"/>
      <w:r w:rsidRPr="00462199">
        <w:t>We enclose a Directors' Certificate certifying that the information contained in, and enclosed with, this notice is true, complete and accurate in all material respects and is not misleading.</w:t>
      </w:r>
      <w:bookmarkEnd w:id="9487"/>
    </w:p>
    <w:p w14:paraId="7D25E269" w14:textId="77777777" w:rsidR="00D179D6" w:rsidRPr="00462199" w:rsidRDefault="00D179D6" w:rsidP="005B3BB9">
      <w:pPr>
        <w:pStyle w:val="NormalAshurst"/>
      </w:pPr>
    </w:p>
    <w:p w14:paraId="316BE196" w14:textId="77777777" w:rsidR="00D179D6" w:rsidRPr="00462199" w:rsidRDefault="00D179D6" w:rsidP="00FF4DCF">
      <w:pPr>
        <w:pStyle w:val="NormalAshurst"/>
        <w:jc w:val="center"/>
      </w:pPr>
      <w:r w:rsidRPr="00462199">
        <w:t>Yours faithfully,</w:t>
      </w:r>
    </w:p>
    <w:p w14:paraId="12BA12AF" w14:textId="77777777" w:rsidR="00D179D6" w:rsidRPr="00462199" w:rsidRDefault="00D179D6" w:rsidP="00FF4DCF">
      <w:pPr>
        <w:pStyle w:val="NormalAshurst"/>
        <w:jc w:val="center"/>
        <w:rPr>
          <w:lang w:eastAsia="zh-CN"/>
        </w:rPr>
      </w:pPr>
    </w:p>
    <w:p w14:paraId="076B793A" w14:textId="77777777" w:rsidR="00D179D6" w:rsidRPr="00462199" w:rsidRDefault="00D179D6" w:rsidP="00FF4DCF">
      <w:pPr>
        <w:pStyle w:val="StandardAshurst"/>
        <w:jc w:val="center"/>
        <w:rPr>
          <w:lang w:eastAsia="zh-CN"/>
        </w:rPr>
      </w:pPr>
      <w:r w:rsidRPr="00462199">
        <w:t>.....................................</w:t>
      </w:r>
    </w:p>
    <w:p w14:paraId="41165BA5" w14:textId="77777777" w:rsidR="00D179D6" w:rsidRPr="00462199" w:rsidRDefault="00D179D6" w:rsidP="00FF4DCF">
      <w:pPr>
        <w:pStyle w:val="StandardAshurst"/>
        <w:jc w:val="center"/>
        <w:rPr>
          <w:lang w:eastAsia="zh-CN"/>
        </w:rPr>
      </w:pPr>
      <w:r w:rsidRPr="00462199">
        <w:t>For and on behalf of</w:t>
      </w:r>
    </w:p>
    <w:p w14:paraId="11C69DEA"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0BA4CCBD" w14:textId="77777777" w:rsidR="00D179D6" w:rsidRPr="00462199" w:rsidRDefault="00D179D6" w:rsidP="00986A4F">
      <w:pPr>
        <w:pStyle w:val="NormalAshurst"/>
        <w:rPr>
          <w:lang w:eastAsia="zh-CN"/>
        </w:rPr>
      </w:pPr>
      <w:r w:rsidRPr="00462199">
        <w:rPr>
          <w:lang w:eastAsia="zh-CN"/>
        </w:rPr>
        <w:br w:type="page"/>
      </w:r>
    </w:p>
    <w:p w14:paraId="4C4F2103" w14:textId="77777777" w:rsidR="00D179D6" w:rsidRPr="00462199" w:rsidRDefault="00D179D6" w:rsidP="001E2581">
      <w:pPr>
        <w:pStyle w:val="Annex13Heading"/>
      </w:pPr>
      <w:bookmarkStart w:id="9488" w:name="_Toc149833951"/>
      <w:r w:rsidRPr="00462199">
        <w:lastRenderedPageBreak/>
        <w:t>Producer CO</w:t>
      </w:r>
      <w:r w:rsidRPr="003F70B5">
        <w:rPr>
          <w:vertAlign w:val="subscript"/>
        </w:rPr>
        <w:t>2</w:t>
      </w:r>
      <w:r w:rsidRPr="00462199">
        <w:t xml:space="preserve"> T&amp;S Connection Delay True-Up Response Notice Information Request</w:t>
      </w:r>
      <w:bookmarkEnd w:id="9488"/>
    </w:p>
    <w:p w14:paraId="12B24C54"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D26FCF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BC48B3E"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E1EA3BC" w14:textId="77777777" w:rsidR="00D179D6" w:rsidRPr="00462199" w:rsidRDefault="00D179D6" w:rsidP="009E0DA4">
      <w:pPr>
        <w:pStyle w:val="NormalBoldAshurst"/>
        <w:tabs>
          <w:tab w:val="left" w:pos="782"/>
        </w:tabs>
        <w:rPr>
          <w:lang w:eastAsia="zh-CN"/>
        </w:rPr>
      </w:pPr>
      <w:r w:rsidRPr="00462199">
        <w:rPr>
          <w:i/>
        </w:rPr>
        <w:tab/>
        <w:t>[Address]</w:t>
      </w:r>
    </w:p>
    <w:p w14:paraId="787C57C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5418B6C" w14:textId="77777777" w:rsidR="00D179D6" w:rsidRPr="00462199" w:rsidRDefault="00D179D6" w:rsidP="005B3BB9">
      <w:pPr>
        <w:pStyle w:val="CBOLDCAPSAshurst"/>
        <w:rPr>
          <w:lang w:eastAsia="zh-CN"/>
        </w:rPr>
      </w:pPr>
      <w:r w:rsidRPr="00462199">
        <w:t>LCHA – PRODUCER CO</w:t>
      </w:r>
      <w:r w:rsidRPr="00462199">
        <w:rPr>
          <w:vertAlign w:val="subscript"/>
        </w:rPr>
        <w:t>2</w:t>
      </w:r>
      <w:r w:rsidRPr="00462199">
        <w:t xml:space="preserve"> T&amp;S CONNECTION DELAY TRUE-UP RESPONSE NOTICE INFORMATION REQUEST</w:t>
      </w:r>
    </w:p>
    <w:p w14:paraId="4E8E8560" w14:textId="77777777" w:rsidR="00D179D6" w:rsidRPr="00462199" w:rsidRDefault="00D179D6" w:rsidP="005B3BB9">
      <w:pPr>
        <w:pStyle w:val="NormalAshurst"/>
        <w:rPr>
          <w:lang w:eastAsia="zh-CN"/>
        </w:rPr>
      </w:pPr>
      <w:r w:rsidRPr="00462199">
        <w:t>Dear Sir/Madam,</w:t>
      </w:r>
    </w:p>
    <w:p w14:paraId="4C9F973B" w14:textId="77777777" w:rsidR="00D179D6" w:rsidRPr="00462199" w:rsidRDefault="00D179D6" w:rsidP="00C92053">
      <w:pPr>
        <w:pStyle w:val="AltSH1Ashurst"/>
        <w:numPr>
          <w:ilvl w:val="0"/>
          <w:numId w:val="73"/>
        </w:numPr>
        <w:rPr>
          <w:lang w:eastAsia="zh-CN"/>
        </w:rPr>
      </w:pPr>
      <w:bookmarkStart w:id="9489" w:name="_Ref14411708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89"/>
    </w:p>
    <w:p w14:paraId="217986BB" w14:textId="5DFFE52B" w:rsidR="00D179D6" w:rsidRPr="00462199" w:rsidRDefault="00D179D6" w:rsidP="002D59DB">
      <w:pPr>
        <w:pStyle w:val="AltSH1Ashurst"/>
        <w:rPr>
          <w:lang w:eastAsia="zh-CN"/>
        </w:rPr>
      </w:pPr>
      <w:bookmarkStart w:id="9490" w:name="_Ref144117089"/>
      <w:r w:rsidRPr="00462199">
        <w:t xml:space="preserve">We further refer you to </w:t>
      </w:r>
      <w:r w:rsidR="007248B2" w:rsidRPr="007248B2">
        <w:t>Condition</w:t>
      </w:r>
      <w:r w:rsidRPr="00462199">
        <w:t xml:space="preserve"> </w:t>
      </w:r>
      <w:r w:rsidR="00372485">
        <w:fldChar w:fldCharType="begin"/>
      </w:r>
      <w:r w:rsidR="00372485">
        <w:instrText xml:space="preserve"> REF _Ref144113172 \w \h </w:instrText>
      </w:r>
      <w:r w:rsidR="00372485">
        <w:fldChar w:fldCharType="separate"/>
      </w:r>
      <w:del w:id="9491" w:author="Faqir, Sofia (Energy Security)" w:date="2023-11-12T19:48:00Z">
        <w:r w:rsidR="00E473FC">
          <w:delText>3.54</w:delText>
        </w:r>
      </w:del>
      <w:r w:rsidR="00372485">
        <w:fldChar w:fldCharType="end"/>
      </w:r>
      <w:r w:rsidRPr="00462199">
        <w:t>.</w:t>
      </w:r>
      <w:bookmarkEnd w:id="9490"/>
    </w:p>
    <w:p w14:paraId="4E3274AC" w14:textId="77777777" w:rsidR="00D179D6" w:rsidRPr="00462199" w:rsidRDefault="00D179D6" w:rsidP="002D59DB">
      <w:pPr>
        <w:pStyle w:val="AltSH1Ashurst"/>
        <w:rPr>
          <w:lang w:eastAsia="zh-CN"/>
        </w:rPr>
      </w:pPr>
      <w:bookmarkStart w:id="9492" w:name="_Ref144117090"/>
      <w:r w:rsidRPr="00462199">
        <w:t>This is a Producer CO</w:t>
      </w:r>
      <w:r w:rsidRPr="00462199">
        <w:rPr>
          <w:vertAlign w:val="subscript"/>
        </w:rPr>
        <w:t>2</w:t>
      </w:r>
      <w:r w:rsidRPr="00462199">
        <w:t xml:space="preserve"> T&amp;S Connection Delay True-Up Response Notice Information Request.</w:t>
      </w:r>
      <w:bookmarkEnd w:id="9492"/>
    </w:p>
    <w:p w14:paraId="00B2C1EE" w14:textId="77777777" w:rsidR="00D179D6" w:rsidRPr="00462199" w:rsidRDefault="00D179D6" w:rsidP="002D59DB">
      <w:pPr>
        <w:pStyle w:val="AltSH1Ashurst"/>
        <w:rPr>
          <w:lang w:eastAsia="zh-CN"/>
        </w:rPr>
      </w:pPr>
      <w:bookmarkStart w:id="9493" w:name="_Ref144117091"/>
      <w:r w:rsidRPr="00462199">
        <w:t xml:space="preserve">We require the following Supporting Information in relation to the </w:t>
      </w:r>
      <w:r w:rsidRPr="00462199">
        <w:rPr>
          <w:b/>
          <w:bCs/>
          <w:i/>
        </w:rPr>
        <w:t xml:space="preserve">[Producer </w:t>
      </w:r>
      <w:r w:rsidRPr="00462199">
        <w:rPr>
          <w:b/>
          <w:bCs/>
        </w:rPr>
        <w:t>CO</w:t>
      </w:r>
      <w:r w:rsidRPr="00462199">
        <w:rPr>
          <w:b/>
          <w:bCs/>
          <w:vertAlign w:val="subscript"/>
        </w:rPr>
        <w:t>2</w:t>
      </w:r>
      <w:r w:rsidRPr="00462199">
        <w:rPr>
          <w:b/>
          <w:bCs/>
          <w:i/>
        </w:rPr>
        <w:t xml:space="preserve"> T&amp;S Connection Delay True-Up Response Notice dated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]]/[Revised Producer </w:t>
      </w:r>
      <w:r w:rsidRPr="00462199">
        <w:rPr>
          <w:b/>
          <w:bCs/>
        </w:rPr>
        <w:t>CO</w:t>
      </w:r>
      <w:r w:rsidRPr="00462199">
        <w:rPr>
          <w:b/>
          <w:bCs/>
          <w:vertAlign w:val="subscript"/>
        </w:rPr>
        <w:t>2</w:t>
      </w:r>
      <w:r w:rsidRPr="00462199">
        <w:rPr>
          <w:b/>
          <w:bCs/>
          <w:i/>
        </w:rPr>
        <w:t xml:space="preserve"> T&amp;S Connection Delay True-Up Response Information received from you 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i/>
        </w:rPr>
        <w:t>]</w:t>
      </w:r>
      <w:r w:rsidRPr="00462199">
        <w:t>.</w:t>
      </w:r>
      <w:bookmarkEnd w:id="9493"/>
    </w:p>
    <w:p w14:paraId="64C679F6" w14:textId="77777777" w:rsidR="00D179D6" w:rsidRPr="00462199" w:rsidRDefault="00D179D6" w:rsidP="005B3BB9">
      <w:pPr>
        <w:pStyle w:val="NormalAshurst"/>
      </w:pPr>
    </w:p>
    <w:p w14:paraId="2D41BC8B" w14:textId="77777777" w:rsidR="00D179D6" w:rsidRPr="00462199" w:rsidRDefault="00D179D6" w:rsidP="00326791">
      <w:pPr>
        <w:pStyle w:val="NormalAshurst"/>
        <w:jc w:val="center"/>
      </w:pPr>
      <w:r w:rsidRPr="00462199">
        <w:t>Yours faithfully,</w:t>
      </w:r>
    </w:p>
    <w:p w14:paraId="4DEAEE32" w14:textId="77777777" w:rsidR="00D179D6" w:rsidRPr="00462199" w:rsidRDefault="00D179D6" w:rsidP="00326791">
      <w:pPr>
        <w:pStyle w:val="NormalAshurst"/>
        <w:rPr>
          <w:lang w:eastAsia="zh-CN"/>
        </w:rPr>
      </w:pPr>
    </w:p>
    <w:p w14:paraId="48C0DBDD" w14:textId="77777777" w:rsidR="00D179D6" w:rsidRPr="00462199" w:rsidRDefault="00D179D6" w:rsidP="00326791">
      <w:pPr>
        <w:pStyle w:val="StandardAshurst"/>
        <w:jc w:val="center"/>
        <w:rPr>
          <w:lang w:eastAsia="zh-CN"/>
        </w:rPr>
      </w:pPr>
      <w:r w:rsidRPr="00462199">
        <w:t>.....................................</w:t>
      </w:r>
    </w:p>
    <w:p w14:paraId="29BF961D" w14:textId="77777777" w:rsidR="00D179D6" w:rsidRPr="00462199" w:rsidRDefault="00D179D6" w:rsidP="00326791">
      <w:pPr>
        <w:pStyle w:val="StandardAshurst"/>
        <w:jc w:val="center"/>
        <w:rPr>
          <w:lang w:eastAsia="zh-CN"/>
        </w:rPr>
      </w:pPr>
      <w:r w:rsidRPr="00462199">
        <w:t>For and on behalf of</w:t>
      </w:r>
    </w:p>
    <w:p w14:paraId="35EE8E6F"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BDAFF22" w14:textId="77777777" w:rsidR="00D179D6" w:rsidRPr="00462199" w:rsidRDefault="00D179D6" w:rsidP="00986A4F">
      <w:pPr>
        <w:pStyle w:val="NormalAshurst"/>
        <w:rPr>
          <w:lang w:eastAsia="zh-CN"/>
        </w:rPr>
      </w:pPr>
      <w:r w:rsidRPr="00462199">
        <w:rPr>
          <w:lang w:eastAsia="zh-CN"/>
        </w:rPr>
        <w:br w:type="page"/>
      </w:r>
    </w:p>
    <w:p w14:paraId="3B7A87C7" w14:textId="77777777" w:rsidR="00D179D6" w:rsidRPr="00462199" w:rsidRDefault="00D179D6" w:rsidP="001E2581">
      <w:pPr>
        <w:pStyle w:val="Annex13Heading"/>
      </w:pPr>
      <w:bookmarkStart w:id="9494" w:name="_Toc149833952"/>
      <w:r w:rsidRPr="00462199">
        <w:lastRenderedPageBreak/>
        <w:t>Producer CO</w:t>
      </w:r>
      <w:r w:rsidRPr="003F70B5">
        <w:rPr>
          <w:vertAlign w:val="subscript"/>
        </w:rPr>
        <w:t>2</w:t>
      </w:r>
      <w:r w:rsidRPr="00462199">
        <w:t xml:space="preserve"> T&amp;S Connection Delay True-Up Notice</w:t>
      </w:r>
      <w:bookmarkEnd w:id="9494"/>
    </w:p>
    <w:p w14:paraId="66B7C19F"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28BD2EB" w14:textId="77777777" w:rsidR="00D179D6" w:rsidRPr="00462199" w:rsidRDefault="00D179D6" w:rsidP="008667CA">
      <w:pPr>
        <w:pStyle w:val="NormalBoldAshurst"/>
        <w:tabs>
          <w:tab w:val="left" w:pos="782"/>
        </w:tabs>
        <w:rPr>
          <w:lang w:eastAsia="zh-CN"/>
        </w:rPr>
      </w:pPr>
      <w:r w:rsidRPr="00462199">
        <w:rPr>
          <w:i/>
        </w:rPr>
        <w:tab/>
        <w:t>[Address]</w:t>
      </w:r>
    </w:p>
    <w:p w14:paraId="39275943"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5983BA7"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C35471E"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2F60E63" w14:textId="77777777" w:rsidR="00D179D6" w:rsidRPr="00462199" w:rsidRDefault="00D179D6" w:rsidP="005B3BB9">
      <w:pPr>
        <w:pStyle w:val="CBOLDCAPSAshurst"/>
        <w:rPr>
          <w:lang w:eastAsia="zh-CN"/>
        </w:rPr>
      </w:pPr>
      <w:r w:rsidRPr="00462199">
        <w:t>LCHA – PRODUCER CO</w:t>
      </w:r>
      <w:r w:rsidRPr="00462199">
        <w:rPr>
          <w:vertAlign w:val="subscript"/>
        </w:rPr>
        <w:t>2</w:t>
      </w:r>
      <w:r w:rsidRPr="00462199">
        <w:t xml:space="preserve"> T&amp;S CONNECTION DELAY TRUE-UP NOTICE</w:t>
      </w:r>
    </w:p>
    <w:p w14:paraId="0492A032" w14:textId="77777777" w:rsidR="00D179D6" w:rsidRPr="00462199" w:rsidRDefault="00D179D6" w:rsidP="005B3BB9">
      <w:pPr>
        <w:pStyle w:val="NormalAshurst"/>
        <w:rPr>
          <w:lang w:eastAsia="zh-CN"/>
        </w:rPr>
      </w:pPr>
      <w:r w:rsidRPr="00462199">
        <w:t>Dear Sir/Madam,</w:t>
      </w:r>
    </w:p>
    <w:p w14:paraId="0818426F" w14:textId="77777777" w:rsidR="00D179D6" w:rsidRPr="00462199" w:rsidRDefault="00D179D6" w:rsidP="00C92053">
      <w:pPr>
        <w:pStyle w:val="AltSH1Ashurst"/>
        <w:numPr>
          <w:ilvl w:val="0"/>
          <w:numId w:val="74"/>
        </w:numPr>
        <w:rPr>
          <w:lang w:eastAsia="zh-CN"/>
        </w:rPr>
      </w:pPr>
      <w:bookmarkStart w:id="9495" w:name="_Ref14411709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495"/>
    </w:p>
    <w:p w14:paraId="25B94C81" w14:textId="3D0778F0" w:rsidR="00D179D6" w:rsidRPr="00462199" w:rsidRDefault="00D179D6" w:rsidP="002D59DB">
      <w:pPr>
        <w:pStyle w:val="AltSH1Ashurst"/>
        <w:rPr>
          <w:lang w:eastAsia="zh-CN"/>
        </w:rPr>
      </w:pPr>
      <w:bookmarkStart w:id="9496" w:name="_Ref144117093"/>
      <w:r w:rsidRPr="00462199">
        <w:t xml:space="preserve">We further refer you to </w:t>
      </w:r>
      <w:r w:rsidR="007248B2" w:rsidRPr="007248B2">
        <w:t>Condition</w:t>
      </w:r>
      <w:r w:rsidRPr="00462199">
        <w:t xml:space="preserve"> </w:t>
      </w:r>
      <w:r w:rsidR="00372485">
        <w:fldChar w:fldCharType="begin"/>
      </w:r>
      <w:r w:rsidR="00372485">
        <w:instrText xml:space="preserve"> REF _Ref144113174 \w \h </w:instrText>
      </w:r>
      <w:r w:rsidR="00372485">
        <w:fldChar w:fldCharType="separate"/>
      </w:r>
      <w:del w:id="9497" w:author="Faqir, Sofia (Energy Security)" w:date="2023-11-12T19:48:00Z">
        <w:r w:rsidR="00E473FC">
          <w:delText>3.56</w:delText>
        </w:r>
      </w:del>
      <w:r w:rsidR="00372485">
        <w:fldChar w:fldCharType="end"/>
      </w:r>
      <w:r w:rsidRPr="00462199">
        <w:t>.</w:t>
      </w:r>
      <w:bookmarkEnd w:id="9496"/>
    </w:p>
    <w:p w14:paraId="50B8C2D6" w14:textId="77777777" w:rsidR="00D179D6" w:rsidRPr="00462199" w:rsidRDefault="00D179D6" w:rsidP="002D59DB">
      <w:pPr>
        <w:pStyle w:val="AltSH1Ashurst"/>
        <w:rPr>
          <w:lang w:eastAsia="zh-CN"/>
        </w:rPr>
      </w:pPr>
      <w:bookmarkStart w:id="9498" w:name="_Ref144117094"/>
      <w:r w:rsidRPr="00462199">
        <w:t>This is a Producer CO</w:t>
      </w:r>
      <w:r w:rsidRPr="00462199">
        <w:rPr>
          <w:vertAlign w:val="subscript"/>
        </w:rPr>
        <w:t>2</w:t>
      </w:r>
      <w:r w:rsidRPr="00462199">
        <w:t xml:space="preserve"> T&amp;S Connection Delay True-Up Notice in relation to </w:t>
      </w:r>
      <w:r w:rsidRPr="00462199">
        <w:rPr>
          <w:b/>
          <w:bCs/>
          <w:i/>
        </w:rPr>
        <w:t xml:space="preserve">[identify </w:t>
      </w:r>
      <w:r w:rsidRPr="00462199">
        <w:rPr>
          <w:b/>
          <w:bCs/>
        </w:rPr>
        <w:t>CO</w:t>
      </w:r>
      <w:r w:rsidRPr="00462199">
        <w:rPr>
          <w:b/>
          <w:bCs/>
          <w:vertAlign w:val="subscript"/>
        </w:rPr>
        <w:t>2</w:t>
      </w:r>
      <w:r w:rsidRPr="00462199">
        <w:rPr>
          <w:b/>
          <w:bCs/>
          <w:i/>
        </w:rPr>
        <w:t xml:space="preserve"> T&amp;S Commissioning Delay Event]</w:t>
      </w:r>
      <w:r w:rsidRPr="00462199">
        <w:t>.</w:t>
      </w:r>
      <w:bookmarkEnd w:id="9498"/>
    </w:p>
    <w:p w14:paraId="5B175AA4" w14:textId="77777777" w:rsidR="00D179D6" w:rsidRPr="00462199" w:rsidRDefault="00D179D6" w:rsidP="002D59DB">
      <w:pPr>
        <w:pStyle w:val="AltSH1Ashurst"/>
        <w:rPr>
          <w:lang w:eastAsia="zh-CN"/>
        </w:rPr>
      </w:pPr>
      <w:bookmarkStart w:id="9499" w:name="_Ref144117095"/>
      <w:r w:rsidRPr="00462199">
        <w:t>We confirm:</w:t>
      </w:r>
      <w:bookmarkEnd w:id="9499"/>
    </w:p>
    <w:p w14:paraId="29FD29AF" w14:textId="77777777" w:rsidR="00D179D6" w:rsidRPr="00462199" w:rsidRDefault="00D179D6" w:rsidP="00A80892">
      <w:pPr>
        <w:pStyle w:val="AltSH5Ashurst"/>
        <w:tabs>
          <w:tab w:val="clear" w:pos="2653"/>
          <w:tab w:val="left" w:pos="1406"/>
        </w:tabs>
        <w:ind w:left="1406" w:hanging="624"/>
        <w:rPr>
          <w:lang w:eastAsia="zh-CN"/>
        </w:rPr>
      </w:pPr>
      <w:bookmarkStart w:id="9500" w:name="_Ref144117096"/>
      <w:r w:rsidRPr="00462199">
        <w:t>the impact of the CO</w:t>
      </w:r>
      <w:r w:rsidRPr="00462199">
        <w:rPr>
          <w:vertAlign w:val="subscript"/>
        </w:rPr>
        <w:t>2</w:t>
      </w:r>
      <w:r w:rsidRPr="00462199">
        <w:t xml:space="preserve"> T&amp;S Commissioning Delay Event is: </w:t>
      </w:r>
      <w:r w:rsidRPr="00462199">
        <w:rPr>
          <w:b/>
        </w:rPr>
        <w:t>[</w:t>
      </w:r>
      <w:r w:rsidRPr="00462199">
        <w:rPr>
          <w:b/>
        </w:rPr>
        <w:fldChar w:fldCharType="begin"/>
      </w:r>
      <w:r w:rsidRPr="00462199">
        <w:rPr>
          <w:b/>
        </w:rPr>
        <w:instrText xml:space="preserve"> SYMBOL 108\f wingdings \s11\h \* MERGEFORMAT </w:instrText>
      </w:r>
      <w:r w:rsidRPr="00462199">
        <w:rPr>
          <w:b/>
        </w:rPr>
        <w:fldChar w:fldCharType="end"/>
      </w:r>
      <w:r w:rsidRPr="00462199">
        <w:rPr>
          <w:b/>
        </w:rPr>
        <w:t>]</w:t>
      </w:r>
      <w:r w:rsidRPr="00462199">
        <w:t>;</w:t>
      </w:r>
      <w:bookmarkEnd w:id="9500"/>
    </w:p>
    <w:p w14:paraId="7034EBD3" w14:textId="18BCDAB2" w:rsidR="00D179D6" w:rsidRPr="00462199" w:rsidRDefault="00D179D6" w:rsidP="00A80892">
      <w:pPr>
        <w:pStyle w:val="AltSH5Ashurst"/>
        <w:tabs>
          <w:tab w:val="clear" w:pos="2653"/>
          <w:tab w:val="left" w:pos="1406"/>
        </w:tabs>
        <w:ind w:left="1406" w:hanging="624"/>
        <w:rPr>
          <w:lang w:eastAsia="zh-CN"/>
        </w:rPr>
      </w:pPr>
      <w:bookmarkStart w:id="9501" w:name="_Ref144117097"/>
      <w:r w:rsidRPr="00462199">
        <w:t xml:space="preserve">that </w:t>
      </w:r>
      <w:r w:rsidRPr="00462199">
        <w:rPr>
          <w:b/>
          <w:i/>
        </w:rPr>
        <w:t xml:space="preserve">[we have not recovered (and are not entitled to recover) any amount pursuant to </w:t>
      </w:r>
      <w:r w:rsidR="007248B2" w:rsidRPr="007248B2">
        <w:rPr>
          <w:b/>
          <w:i/>
        </w:rPr>
        <w:t>Condition</w:t>
      </w:r>
      <w:r w:rsidRPr="00462199">
        <w:rPr>
          <w:b/>
          <w:i/>
        </w:rPr>
        <w:t xml:space="preserve">s </w:t>
      </w:r>
      <w:r w:rsidR="00372485">
        <w:rPr>
          <w:b/>
          <w:i/>
        </w:rPr>
        <w:fldChar w:fldCharType="begin"/>
      </w:r>
      <w:r w:rsidR="00372485">
        <w:rPr>
          <w:b/>
          <w:i/>
        </w:rPr>
        <w:instrText xml:space="preserve"> REF _Ref144115032 \w \h </w:instrText>
      </w:r>
      <w:r w:rsidR="00372485">
        <w:rPr>
          <w:b/>
          <w:i/>
        </w:rPr>
      </w:r>
      <w:r w:rsidR="00372485">
        <w:rPr>
          <w:b/>
          <w:i/>
        </w:rPr>
        <w:fldChar w:fldCharType="separate"/>
      </w:r>
      <w:del w:id="9502" w:author="Faqir, Sofia (Energy Security)" w:date="2023-11-12T19:48:00Z">
        <w:r w:rsidR="00E473FC">
          <w:rPr>
            <w:b/>
            <w:i/>
          </w:rPr>
          <w:delText>65.5</w:delText>
        </w:r>
      </w:del>
      <w:r w:rsidR="00372485">
        <w:rPr>
          <w:b/>
          <w:i/>
        </w:rPr>
        <w:fldChar w:fldCharType="end"/>
      </w:r>
      <w:r w:rsidRPr="00462199">
        <w:rPr>
          <w:b/>
          <w:i/>
        </w:rPr>
        <w:t xml:space="preserve"> and </w:t>
      </w:r>
      <w:r w:rsidR="00372485">
        <w:rPr>
          <w:b/>
          <w:i/>
        </w:rPr>
        <w:fldChar w:fldCharType="begin"/>
      </w:r>
      <w:r w:rsidR="00372485">
        <w:rPr>
          <w:b/>
          <w:i/>
        </w:rPr>
        <w:instrText xml:space="preserve"> REF _Ref144115034 \w \h </w:instrText>
      </w:r>
      <w:r w:rsidR="00372485">
        <w:rPr>
          <w:b/>
          <w:i/>
        </w:rPr>
      </w:r>
      <w:r w:rsidR="00372485">
        <w:rPr>
          <w:b/>
          <w:i/>
        </w:rPr>
        <w:fldChar w:fldCharType="separate"/>
      </w:r>
      <w:del w:id="9503" w:author="Faqir, Sofia (Energy Security)" w:date="2023-11-12T19:48:00Z">
        <w:r w:rsidR="00E473FC">
          <w:rPr>
            <w:b/>
            <w:i/>
          </w:rPr>
          <w:delText>65.7</w:delText>
        </w:r>
      </w:del>
      <w:r w:rsidR="00372485">
        <w:rPr>
          <w:b/>
          <w:i/>
        </w:rPr>
        <w:fldChar w:fldCharType="end"/>
      </w:r>
      <w:r w:rsidRPr="00462199">
        <w:rPr>
          <w:b/>
          <w:i/>
        </w:rPr>
        <w:t>]/[we have recovered the amount of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pursuant to </w:t>
      </w:r>
      <w:r w:rsidR="007248B2" w:rsidRPr="007248B2">
        <w:rPr>
          <w:b/>
          <w:i/>
        </w:rPr>
        <w:t>Condition</w:t>
      </w:r>
      <w:r w:rsidRPr="00462199">
        <w:rPr>
          <w:b/>
          <w:i/>
        </w:rPr>
        <w:t xml:space="preserve">s </w:t>
      </w:r>
      <w:r w:rsidR="00372485">
        <w:rPr>
          <w:b/>
          <w:i/>
        </w:rPr>
        <w:fldChar w:fldCharType="begin"/>
      </w:r>
      <w:r w:rsidR="00372485">
        <w:rPr>
          <w:b/>
          <w:i/>
        </w:rPr>
        <w:instrText xml:space="preserve"> REF _Ref144115032 \w \h </w:instrText>
      </w:r>
      <w:r w:rsidR="00372485">
        <w:rPr>
          <w:b/>
          <w:i/>
        </w:rPr>
      </w:r>
      <w:r w:rsidR="00372485">
        <w:rPr>
          <w:b/>
          <w:i/>
        </w:rPr>
        <w:fldChar w:fldCharType="separate"/>
      </w:r>
      <w:del w:id="9504" w:author="Faqir, Sofia (Energy Security)" w:date="2023-11-12T19:48:00Z">
        <w:r w:rsidR="00E473FC">
          <w:rPr>
            <w:b/>
            <w:i/>
          </w:rPr>
          <w:delText>65.5</w:delText>
        </w:r>
      </w:del>
      <w:r w:rsidR="00372485">
        <w:rPr>
          <w:b/>
          <w:i/>
        </w:rPr>
        <w:fldChar w:fldCharType="end"/>
      </w:r>
      <w:r w:rsidRPr="00462199">
        <w:rPr>
          <w:b/>
          <w:i/>
        </w:rPr>
        <w:t xml:space="preserve"> and </w:t>
      </w:r>
      <w:r w:rsidR="00372485">
        <w:rPr>
          <w:b/>
          <w:i/>
        </w:rPr>
        <w:fldChar w:fldCharType="begin"/>
      </w:r>
      <w:r w:rsidR="00372485">
        <w:rPr>
          <w:b/>
          <w:i/>
        </w:rPr>
        <w:instrText xml:space="preserve"> REF _Ref144115034 \w \h </w:instrText>
      </w:r>
      <w:r w:rsidR="00372485">
        <w:rPr>
          <w:b/>
          <w:i/>
        </w:rPr>
      </w:r>
      <w:r w:rsidR="00372485">
        <w:rPr>
          <w:b/>
          <w:i/>
        </w:rPr>
        <w:fldChar w:fldCharType="separate"/>
      </w:r>
      <w:del w:id="9505" w:author="Faqir, Sofia (Energy Security)" w:date="2023-11-12T19:48:00Z">
        <w:r w:rsidR="00E473FC">
          <w:rPr>
            <w:b/>
            <w:i/>
          </w:rPr>
          <w:delText>65.7</w:delText>
        </w:r>
      </w:del>
      <w:r w:rsidR="00372485">
        <w:rPr>
          <w:b/>
          <w:i/>
        </w:rPr>
        <w:fldChar w:fldCharType="end"/>
      </w:r>
      <w:r w:rsidRPr="00462199">
        <w:rPr>
          <w:b/>
          <w:i/>
        </w:rPr>
        <w:t>]</w:t>
      </w:r>
      <w:r w:rsidRPr="00462199">
        <w:t>; and</w:t>
      </w:r>
      <w:bookmarkEnd w:id="9501"/>
    </w:p>
    <w:p w14:paraId="3947E1E8" w14:textId="77777777" w:rsidR="00D179D6" w:rsidRPr="00462199" w:rsidRDefault="00D179D6" w:rsidP="00A80892">
      <w:pPr>
        <w:pStyle w:val="AltSH5Ashurst"/>
        <w:tabs>
          <w:tab w:val="clear" w:pos="2653"/>
          <w:tab w:val="left" w:pos="1406"/>
        </w:tabs>
        <w:ind w:left="1406" w:hanging="624"/>
        <w:rPr>
          <w:lang w:eastAsia="zh-CN"/>
        </w:rPr>
      </w:pPr>
      <w:bookmarkStart w:id="9506" w:name="_Ref144117098"/>
      <w:r w:rsidRPr="00462199">
        <w:t>we have taken the following steps to mitigate the effects of the CO</w:t>
      </w:r>
      <w:r w:rsidRPr="00462199">
        <w:rPr>
          <w:vertAlign w:val="subscript"/>
        </w:rPr>
        <w:t>2</w:t>
      </w:r>
      <w:r w:rsidRPr="00462199">
        <w:t xml:space="preserve"> T&amp;S Commissioning Delay Event:</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06"/>
    </w:p>
    <w:p w14:paraId="15B25C9F" w14:textId="396C53CB" w:rsidR="00D179D6" w:rsidRPr="00462199" w:rsidRDefault="00D179D6" w:rsidP="002D59DB">
      <w:pPr>
        <w:pStyle w:val="AltSH1Ashurst"/>
        <w:rPr>
          <w:lang w:eastAsia="zh-CN"/>
        </w:rPr>
      </w:pPr>
      <w:bookmarkStart w:id="9507" w:name="_Ref144117099"/>
      <w:r w:rsidRPr="00462199">
        <w:t>We enclose</w:t>
      </w:r>
      <w:r w:rsidRPr="00462199">
        <w:rPr>
          <w:i/>
        </w:rPr>
        <w:t xml:space="preserve"> </w:t>
      </w:r>
      <w:r w:rsidRPr="00462199">
        <w:rPr>
          <w:b/>
          <w:bCs/>
          <w:i/>
        </w:rPr>
        <w:t>[(by way of upload(s) to the LCHA Counterparty</w:t>
      </w:r>
      <w:r w:rsidR="00D10824">
        <w:rPr>
          <w:b/>
          <w:bCs/>
          <w:i/>
        </w:rPr>
        <w:t>'s document transfer application</w:t>
      </w:r>
      <w:r w:rsidRPr="00462199">
        <w:rPr>
          <w:b/>
          <w:bCs/>
          <w:i/>
        </w:rPr>
        <w:t xml:space="preserve"> on the dates set out in Appendix 1 to this notice)]</w:t>
      </w:r>
      <w:r w:rsidRPr="00462199">
        <w:rPr>
          <w:b/>
          <w:bCs/>
        </w:rPr>
        <w:t xml:space="preserve"> </w:t>
      </w:r>
      <w:r w:rsidRPr="00462199">
        <w:t>Supporting Information, in reasonable detail, which we consider to be relevant to and supportive of the foregoing.</w:t>
      </w:r>
      <w:bookmarkEnd w:id="9507"/>
    </w:p>
    <w:p w14:paraId="76980358" w14:textId="77777777" w:rsidR="00D179D6" w:rsidRPr="00462199" w:rsidRDefault="00D179D6" w:rsidP="002D59DB">
      <w:pPr>
        <w:pStyle w:val="AltSH1Ashurst"/>
        <w:rPr>
          <w:lang w:eastAsia="zh-CN"/>
        </w:rPr>
      </w:pPr>
      <w:bookmarkStart w:id="9508" w:name="_Ref144117100"/>
      <w:r w:rsidRPr="00462199">
        <w:t>We enclose a Directors' Certificate certifying that the information contained in, and enclosed with, this notice is true, complete and accurate in all material respects and is not misleading.</w:t>
      </w:r>
      <w:bookmarkEnd w:id="9508"/>
    </w:p>
    <w:p w14:paraId="40C54107" w14:textId="77777777" w:rsidR="00D179D6" w:rsidRPr="00462199" w:rsidRDefault="00D179D6" w:rsidP="00FF4DCF">
      <w:pPr>
        <w:pStyle w:val="NormalAshurst"/>
        <w:jc w:val="center"/>
      </w:pPr>
      <w:r w:rsidRPr="00462199">
        <w:t>Yours faithfully,</w:t>
      </w:r>
    </w:p>
    <w:p w14:paraId="6A5C7F55" w14:textId="77777777" w:rsidR="00D179D6" w:rsidRPr="00462199" w:rsidRDefault="00D179D6" w:rsidP="00FF4DCF">
      <w:pPr>
        <w:pStyle w:val="NormalAshurst"/>
        <w:jc w:val="center"/>
        <w:rPr>
          <w:lang w:eastAsia="zh-CN"/>
        </w:rPr>
      </w:pPr>
    </w:p>
    <w:p w14:paraId="798DDF41" w14:textId="77777777" w:rsidR="00D179D6" w:rsidRPr="00462199" w:rsidRDefault="00D179D6" w:rsidP="00FF4DCF">
      <w:pPr>
        <w:pStyle w:val="StandardAshurst"/>
        <w:jc w:val="center"/>
        <w:rPr>
          <w:lang w:eastAsia="zh-CN"/>
        </w:rPr>
      </w:pPr>
      <w:r w:rsidRPr="00462199">
        <w:t>.....................................</w:t>
      </w:r>
    </w:p>
    <w:p w14:paraId="52BAB8B9" w14:textId="77777777" w:rsidR="00D179D6" w:rsidRPr="00462199" w:rsidRDefault="00D179D6" w:rsidP="00FF4DCF">
      <w:pPr>
        <w:pStyle w:val="StandardAshurst"/>
        <w:jc w:val="center"/>
        <w:rPr>
          <w:lang w:eastAsia="zh-CN"/>
        </w:rPr>
      </w:pPr>
      <w:r w:rsidRPr="00462199">
        <w:t>For and on behalf of</w:t>
      </w:r>
    </w:p>
    <w:p w14:paraId="604D71A3"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160D71A7" w14:textId="77777777" w:rsidR="00D179D6" w:rsidRPr="00462199" w:rsidRDefault="00D179D6" w:rsidP="00986A4F">
      <w:pPr>
        <w:pStyle w:val="NormalAshurst"/>
        <w:rPr>
          <w:lang w:eastAsia="zh-CN"/>
        </w:rPr>
      </w:pPr>
      <w:r w:rsidRPr="00462199">
        <w:rPr>
          <w:lang w:eastAsia="zh-CN"/>
        </w:rPr>
        <w:br w:type="page"/>
      </w:r>
    </w:p>
    <w:p w14:paraId="1CCDDBAD" w14:textId="77777777" w:rsidR="00D179D6" w:rsidRPr="00462199" w:rsidRDefault="00D179D6" w:rsidP="001E2581">
      <w:pPr>
        <w:pStyle w:val="Annex13Heading"/>
      </w:pPr>
      <w:bookmarkStart w:id="9509" w:name="_Toc149833953"/>
      <w:r w:rsidRPr="00462199">
        <w:lastRenderedPageBreak/>
        <w:t>Producer CO</w:t>
      </w:r>
      <w:r w:rsidRPr="003F70B5">
        <w:rPr>
          <w:vertAlign w:val="subscript"/>
        </w:rPr>
        <w:t>2</w:t>
      </w:r>
      <w:r w:rsidRPr="00462199">
        <w:t xml:space="preserve"> T&amp;S Connection Delay True-Up Notice Information Request</w:t>
      </w:r>
      <w:bookmarkEnd w:id="9509"/>
    </w:p>
    <w:p w14:paraId="207144AE"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34648FF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0F3DEE2"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6BA4A02" w14:textId="77777777" w:rsidR="00D179D6" w:rsidRPr="00462199" w:rsidRDefault="00D179D6" w:rsidP="009E0DA4">
      <w:pPr>
        <w:pStyle w:val="NormalBoldAshurst"/>
        <w:tabs>
          <w:tab w:val="left" w:pos="782"/>
        </w:tabs>
        <w:rPr>
          <w:lang w:eastAsia="zh-CN"/>
        </w:rPr>
      </w:pPr>
      <w:r w:rsidRPr="00462199">
        <w:rPr>
          <w:i/>
        </w:rPr>
        <w:tab/>
        <w:t>[Address]</w:t>
      </w:r>
    </w:p>
    <w:p w14:paraId="63B61A9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C28352E" w14:textId="77777777" w:rsidR="00D179D6" w:rsidRPr="00462199" w:rsidRDefault="00D179D6" w:rsidP="005B3BB9">
      <w:pPr>
        <w:pStyle w:val="CBOLDCAPSAshurst"/>
        <w:rPr>
          <w:lang w:eastAsia="zh-CN"/>
        </w:rPr>
      </w:pPr>
      <w:r w:rsidRPr="00462199">
        <w:t>LCHA – PRODUCER CO</w:t>
      </w:r>
      <w:r w:rsidRPr="00462199">
        <w:rPr>
          <w:vertAlign w:val="subscript"/>
        </w:rPr>
        <w:t>2</w:t>
      </w:r>
      <w:r w:rsidRPr="00462199">
        <w:t xml:space="preserve"> T&amp;S CONNECTION DELAY TRUE-UP NOTICE INFORMATION REQUEST</w:t>
      </w:r>
    </w:p>
    <w:p w14:paraId="0D8D0360" w14:textId="77777777" w:rsidR="00D179D6" w:rsidRPr="00462199" w:rsidRDefault="00D179D6" w:rsidP="005B3BB9">
      <w:pPr>
        <w:pStyle w:val="NormalAshurst"/>
        <w:rPr>
          <w:lang w:eastAsia="zh-CN"/>
        </w:rPr>
      </w:pPr>
      <w:r w:rsidRPr="00462199">
        <w:t>Dear Sir/Madam,</w:t>
      </w:r>
    </w:p>
    <w:p w14:paraId="75C72F4C" w14:textId="77777777" w:rsidR="00D179D6" w:rsidRPr="00462199" w:rsidRDefault="00D179D6" w:rsidP="00C92053">
      <w:pPr>
        <w:pStyle w:val="AltSH1Ashurst"/>
        <w:numPr>
          <w:ilvl w:val="0"/>
          <w:numId w:val="75"/>
        </w:numPr>
        <w:rPr>
          <w:lang w:eastAsia="zh-CN"/>
        </w:rPr>
      </w:pPr>
      <w:bookmarkStart w:id="9510" w:name="_Ref14411710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510"/>
    </w:p>
    <w:p w14:paraId="756E6400" w14:textId="201E8DA5" w:rsidR="00D179D6" w:rsidRPr="00462199" w:rsidRDefault="00D179D6" w:rsidP="002D59DB">
      <w:pPr>
        <w:pStyle w:val="AltSH1Ashurst"/>
        <w:rPr>
          <w:lang w:eastAsia="zh-CN"/>
        </w:rPr>
      </w:pPr>
      <w:bookmarkStart w:id="9511" w:name="_Ref144117102"/>
      <w:r w:rsidRPr="00462199">
        <w:t xml:space="preserve">We further refer you to </w:t>
      </w:r>
      <w:r w:rsidR="007248B2" w:rsidRPr="007248B2">
        <w:t>Condition</w:t>
      </w:r>
      <w:r w:rsidRPr="00462199">
        <w:t xml:space="preserve"> </w:t>
      </w:r>
      <w:r w:rsidR="00372485">
        <w:fldChar w:fldCharType="begin"/>
      </w:r>
      <w:r w:rsidR="00372485">
        <w:instrText xml:space="preserve"> REF _Ref144113181 \w \h </w:instrText>
      </w:r>
      <w:r w:rsidR="00372485">
        <w:fldChar w:fldCharType="separate"/>
      </w:r>
      <w:del w:id="9512" w:author="Faqir, Sofia (Energy Security)" w:date="2023-11-12T19:48:00Z">
        <w:r w:rsidR="00E473FC">
          <w:delText>3.59</w:delText>
        </w:r>
      </w:del>
      <w:r w:rsidR="00372485">
        <w:fldChar w:fldCharType="end"/>
      </w:r>
      <w:r w:rsidRPr="00462199">
        <w:t>.</w:t>
      </w:r>
      <w:bookmarkEnd w:id="9511"/>
    </w:p>
    <w:p w14:paraId="26FF5BB2" w14:textId="77777777" w:rsidR="00D179D6" w:rsidRPr="00462199" w:rsidRDefault="00D179D6" w:rsidP="002D59DB">
      <w:pPr>
        <w:pStyle w:val="AltSH1Ashurst"/>
        <w:rPr>
          <w:lang w:eastAsia="zh-CN"/>
        </w:rPr>
      </w:pPr>
      <w:bookmarkStart w:id="9513" w:name="_Ref144117103"/>
      <w:r w:rsidRPr="00462199">
        <w:t>This is a Producer CO</w:t>
      </w:r>
      <w:r w:rsidRPr="00462199">
        <w:rPr>
          <w:vertAlign w:val="subscript"/>
        </w:rPr>
        <w:t>2</w:t>
      </w:r>
      <w:r w:rsidRPr="00462199">
        <w:t xml:space="preserve"> T&amp;S Connection Delay True-Up Notice Information Request.</w:t>
      </w:r>
      <w:bookmarkEnd w:id="9513"/>
    </w:p>
    <w:p w14:paraId="2D6D93B5" w14:textId="77777777" w:rsidR="00D179D6" w:rsidRPr="00462199" w:rsidRDefault="00D179D6" w:rsidP="002D59DB">
      <w:pPr>
        <w:pStyle w:val="AltSH1Ashurst"/>
        <w:rPr>
          <w:lang w:eastAsia="zh-CN"/>
        </w:rPr>
      </w:pPr>
      <w:bookmarkStart w:id="9514" w:name="_Ref144117104"/>
      <w:r w:rsidRPr="00462199">
        <w:t xml:space="preserve">We require the following Supporting Information in relation to the </w:t>
      </w:r>
      <w:r w:rsidRPr="00462199">
        <w:rPr>
          <w:b/>
          <w:bCs/>
          <w:i/>
        </w:rPr>
        <w:t xml:space="preserve">[Producer </w:t>
      </w:r>
      <w:r w:rsidRPr="00462199">
        <w:rPr>
          <w:b/>
          <w:bCs/>
        </w:rPr>
        <w:t>CO</w:t>
      </w:r>
      <w:r w:rsidRPr="00462199">
        <w:rPr>
          <w:b/>
          <w:bCs/>
          <w:vertAlign w:val="subscript"/>
        </w:rPr>
        <w:t>2</w:t>
      </w:r>
      <w:r w:rsidRPr="00462199">
        <w:rPr>
          <w:b/>
          <w:bCs/>
          <w:i/>
        </w:rPr>
        <w:t xml:space="preserve"> T&amp;S Connection Delay True-Up Notice dated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]]/[Revised Producer </w:t>
      </w:r>
      <w:r w:rsidRPr="00462199">
        <w:rPr>
          <w:b/>
          <w:bCs/>
        </w:rPr>
        <w:t>CO</w:t>
      </w:r>
      <w:r w:rsidRPr="00462199">
        <w:rPr>
          <w:b/>
          <w:bCs/>
          <w:vertAlign w:val="subscript"/>
        </w:rPr>
        <w:t>2</w:t>
      </w:r>
      <w:r w:rsidRPr="00462199">
        <w:rPr>
          <w:b/>
          <w:bCs/>
          <w:i/>
        </w:rPr>
        <w:t xml:space="preserve"> T&amp;S Connection Delay True-Up Information received from you 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r w:rsidRPr="00462199">
        <w:t>.</w:t>
      </w:r>
      <w:bookmarkEnd w:id="9514"/>
    </w:p>
    <w:p w14:paraId="5FC84AA3" w14:textId="77777777" w:rsidR="00D179D6" w:rsidRPr="00462199" w:rsidRDefault="00D179D6" w:rsidP="00326791">
      <w:pPr>
        <w:pStyle w:val="NormalAshurst"/>
        <w:jc w:val="center"/>
      </w:pPr>
      <w:r w:rsidRPr="00462199">
        <w:t>Yours faithfully,</w:t>
      </w:r>
    </w:p>
    <w:p w14:paraId="21E43EC9" w14:textId="77777777" w:rsidR="00D179D6" w:rsidRPr="00462199" w:rsidRDefault="00D179D6" w:rsidP="00326791">
      <w:pPr>
        <w:pStyle w:val="NormalAshurst"/>
        <w:rPr>
          <w:lang w:eastAsia="zh-CN"/>
        </w:rPr>
      </w:pPr>
    </w:p>
    <w:p w14:paraId="4C496A41" w14:textId="77777777" w:rsidR="00D179D6" w:rsidRPr="00462199" w:rsidRDefault="00D179D6" w:rsidP="00326791">
      <w:pPr>
        <w:pStyle w:val="StandardAshurst"/>
        <w:jc w:val="center"/>
        <w:rPr>
          <w:lang w:eastAsia="zh-CN"/>
        </w:rPr>
      </w:pPr>
      <w:r w:rsidRPr="00462199">
        <w:t>.....................................</w:t>
      </w:r>
    </w:p>
    <w:p w14:paraId="377E1329" w14:textId="77777777" w:rsidR="00D179D6" w:rsidRPr="00462199" w:rsidRDefault="00D179D6" w:rsidP="00326791">
      <w:pPr>
        <w:pStyle w:val="StandardAshurst"/>
        <w:jc w:val="center"/>
        <w:rPr>
          <w:lang w:eastAsia="zh-CN"/>
        </w:rPr>
      </w:pPr>
      <w:r w:rsidRPr="00462199">
        <w:t>For and on behalf of</w:t>
      </w:r>
    </w:p>
    <w:p w14:paraId="7AB1D3AC"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3126E24" w14:textId="77777777" w:rsidR="00D179D6" w:rsidRPr="00462199" w:rsidRDefault="00D179D6" w:rsidP="00986A4F">
      <w:pPr>
        <w:pStyle w:val="NormalAshurst"/>
        <w:rPr>
          <w:lang w:eastAsia="zh-CN"/>
        </w:rPr>
      </w:pPr>
      <w:r w:rsidRPr="00462199">
        <w:rPr>
          <w:lang w:eastAsia="zh-CN"/>
        </w:rPr>
        <w:br w:type="page"/>
      </w:r>
    </w:p>
    <w:p w14:paraId="451809E9" w14:textId="77777777" w:rsidR="00D179D6" w:rsidRPr="00462199" w:rsidRDefault="00D179D6" w:rsidP="001E2581">
      <w:pPr>
        <w:pStyle w:val="Annex13Heading"/>
      </w:pPr>
      <w:bookmarkStart w:id="9515" w:name="_Toc149833954"/>
      <w:r w:rsidRPr="00462199">
        <w:lastRenderedPageBreak/>
        <w:t>CO</w:t>
      </w:r>
      <w:r w:rsidRPr="003F70B5">
        <w:rPr>
          <w:vertAlign w:val="subscript"/>
        </w:rPr>
        <w:t>2</w:t>
      </w:r>
      <w:r w:rsidRPr="00462199">
        <w:t xml:space="preserve"> T&amp;S Network Availability Notice</w:t>
      </w:r>
      <w:bookmarkEnd w:id="9515"/>
    </w:p>
    <w:p w14:paraId="4640F747" w14:textId="77777777" w:rsidR="00D179D6" w:rsidRPr="00462199" w:rsidRDefault="00D179D6" w:rsidP="00A80892">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55B2B25" w14:textId="77777777" w:rsidR="00D179D6" w:rsidRPr="00462199" w:rsidRDefault="00D179D6" w:rsidP="00A80892">
      <w:pPr>
        <w:pStyle w:val="NormalAshurst"/>
        <w:tabs>
          <w:tab w:val="left" w:pos="782"/>
        </w:tabs>
        <w:spacing w:after="0"/>
        <w:rPr>
          <w:lang w:eastAsia="zh-CN"/>
        </w:rPr>
      </w:pPr>
      <w:r w:rsidRPr="00462199">
        <w:rPr>
          <w:b/>
          <w:i/>
        </w:rPr>
        <w:tab/>
        <w:t>[Address]/[</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59307CD" w14:textId="77777777" w:rsidR="00D179D6" w:rsidRPr="00462199" w:rsidRDefault="00D179D6" w:rsidP="00A80892">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49F29C1" w14:textId="77777777" w:rsidR="00D179D6" w:rsidRPr="00462199" w:rsidRDefault="00D179D6" w:rsidP="00A80892">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9118244" w14:textId="77777777" w:rsidR="00D179D6" w:rsidRPr="00462199" w:rsidRDefault="00D179D6" w:rsidP="00A80892">
      <w:pPr>
        <w:pStyle w:val="NormalAshurst"/>
        <w:tabs>
          <w:tab w:val="left" w:pos="782"/>
        </w:tabs>
        <w:spacing w:after="0"/>
        <w:rPr>
          <w:lang w:eastAsia="zh-CN"/>
        </w:rPr>
      </w:pPr>
      <w:r w:rsidRPr="00462199">
        <w:rPr>
          <w:b/>
          <w:i/>
        </w:rPr>
        <w:tab/>
        <w:t>[Unique reference number: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5FBF4A89" w14:textId="77777777" w:rsidR="00D179D6" w:rsidRPr="00462199" w:rsidRDefault="00D179D6" w:rsidP="00A80892">
      <w:pPr>
        <w:pStyle w:val="NormalAshurst"/>
        <w:tabs>
          <w:tab w:val="left" w:pos="782"/>
        </w:tabs>
        <w:rPr>
          <w:lang w:eastAsia="zh-CN"/>
        </w:rPr>
      </w:pPr>
      <w:r w:rsidRPr="00462199">
        <w:rPr>
          <w:i/>
        </w:rPr>
        <w:tab/>
        <w:t>[</w:t>
      </w:r>
      <w:r w:rsidRPr="00462199">
        <w:rPr>
          <w:b/>
          <w:i/>
        </w:rPr>
        <w:t>Address</w:t>
      </w:r>
      <w:r w:rsidRPr="00462199">
        <w:rPr>
          <w:i/>
        </w:rPr>
        <w:t>]]</w:t>
      </w:r>
    </w:p>
    <w:p w14:paraId="489B4FD2" w14:textId="77777777" w:rsidR="00D179D6" w:rsidRPr="00462199" w:rsidRDefault="00D179D6" w:rsidP="00A80892">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9521444"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NETWORK AVAILABILITY NOTICE</w:t>
      </w:r>
    </w:p>
    <w:p w14:paraId="2CE03A8A" w14:textId="77777777" w:rsidR="00D179D6" w:rsidRPr="00462199" w:rsidRDefault="00D179D6" w:rsidP="005B3BB9">
      <w:pPr>
        <w:pStyle w:val="NormalAshurst"/>
        <w:rPr>
          <w:lang w:eastAsia="zh-CN"/>
        </w:rPr>
      </w:pPr>
      <w:r w:rsidRPr="00462199">
        <w:t>Dear Sir/Madam,</w:t>
      </w:r>
    </w:p>
    <w:p w14:paraId="31327EB3" w14:textId="77777777" w:rsidR="00D179D6" w:rsidRPr="00462199" w:rsidRDefault="00D179D6" w:rsidP="00C92053">
      <w:pPr>
        <w:pStyle w:val="AltSH1Ashurst"/>
        <w:numPr>
          <w:ilvl w:val="0"/>
          <w:numId w:val="76"/>
        </w:numPr>
        <w:rPr>
          <w:lang w:eastAsia="zh-CN"/>
        </w:rPr>
      </w:pPr>
      <w:bookmarkStart w:id="9516" w:name="_Ref144117105"/>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w:t>
      </w:r>
      <w:r w:rsidRPr="00462199">
        <w:rPr>
          <w:b/>
          <w:bCs/>
          <w:i/>
        </w:rPr>
        <w:t>[Producer/LCHA Counterparty]</w:t>
      </w:r>
      <w:r w:rsidRPr="00462199">
        <w:t xml:space="preserve"> and us as the </w:t>
      </w:r>
      <w:r w:rsidRPr="00462199">
        <w:rPr>
          <w:b/>
          <w:bCs/>
          <w:i/>
        </w:rPr>
        <w:t>[Producer/LCHA Counterparty]</w:t>
      </w:r>
      <w:r w:rsidRPr="00462199">
        <w:t xml:space="preserve">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16"/>
    </w:p>
    <w:p w14:paraId="79336633" w14:textId="4F2CC882" w:rsidR="00D179D6" w:rsidRPr="00462199" w:rsidRDefault="00D179D6" w:rsidP="002D59DB">
      <w:pPr>
        <w:pStyle w:val="AltSH1Ashurst"/>
        <w:rPr>
          <w:lang w:eastAsia="zh-CN"/>
        </w:rPr>
      </w:pPr>
      <w:bookmarkStart w:id="9517" w:name="_Ref144117106"/>
      <w:r w:rsidRPr="00462199">
        <w:t xml:space="preserve">We further refer you to </w:t>
      </w:r>
      <w:r w:rsidR="007248B2" w:rsidRPr="007248B2">
        <w:t>Condition</w:t>
      </w:r>
      <w:r w:rsidRPr="00462199">
        <w:t xml:space="preserve"> </w:t>
      </w:r>
      <w:r w:rsidR="00372485">
        <w:fldChar w:fldCharType="begin"/>
      </w:r>
      <w:r w:rsidR="00372485">
        <w:instrText xml:space="preserve"> REF _Ref144113204 \w \h </w:instrText>
      </w:r>
      <w:r w:rsidR="00372485">
        <w:fldChar w:fldCharType="separate"/>
      </w:r>
      <w:del w:id="9518" w:author="Faqir, Sofia (Energy Security)" w:date="2023-11-12T19:48:00Z">
        <w:r w:rsidR="00E473FC">
          <w:delText>3.69</w:delText>
        </w:r>
      </w:del>
      <w:r w:rsidR="00372485">
        <w:fldChar w:fldCharType="end"/>
      </w:r>
      <w:r w:rsidRPr="00462199">
        <w:t>.</w:t>
      </w:r>
      <w:bookmarkEnd w:id="9517"/>
    </w:p>
    <w:p w14:paraId="43E4B62D" w14:textId="77777777" w:rsidR="00D179D6" w:rsidRPr="00462199" w:rsidRDefault="00D179D6" w:rsidP="002D59DB">
      <w:pPr>
        <w:pStyle w:val="AltSH1Ashurst"/>
        <w:rPr>
          <w:lang w:eastAsia="zh-CN"/>
        </w:rPr>
      </w:pPr>
      <w:bookmarkStart w:id="9519" w:name="_Ref144117107"/>
      <w:r w:rsidRPr="00462199">
        <w:t>This is a CO</w:t>
      </w:r>
      <w:r w:rsidRPr="00462199">
        <w:rPr>
          <w:vertAlign w:val="subscript"/>
        </w:rPr>
        <w:t>2</w:t>
      </w:r>
      <w:r w:rsidRPr="00462199">
        <w:t xml:space="preserve"> T&amp;S Network Availability Notice.</w:t>
      </w:r>
      <w:bookmarkEnd w:id="9519"/>
    </w:p>
    <w:p w14:paraId="382DBBBB" w14:textId="77777777" w:rsidR="00D179D6" w:rsidRPr="00462199" w:rsidRDefault="00D179D6" w:rsidP="002D59DB">
      <w:pPr>
        <w:pStyle w:val="AltSH1Ashurst"/>
        <w:rPr>
          <w:lang w:eastAsia="zh-CN"/>
        </w:rPr>
      </w:pPr>
      <w:bookmarkStart w:id="9520" w:name="_Ref144117108"/>
      <w:r w:rsidRPr="00462199">
        <w:t>The CO</w:t>
      </w:r>
      <w:r w:rsidRPr="00462199">
        <w:rPr>
          <w:vertAlign w:val="subscript"/>
        </w:rPr>
        <w:t>2</w:t>
      </w:r>
      <w:r w:rsidRPr="00462199">
        <w:t xml:space="preserve"> T&amp;S Network Availability Date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20"/>
    </w:p>
    <w:p w14:paraId="4D87D78A" w14:textId="4CF66535" w:rsidR="00D179D6" w:rsidRPr="00462199" w:rsidRDefault="00D179D6" w:rsidP="002D59DB">
      <w:pPr>
        <w:pStyle w:val="AltSH1Ashurst"/>
        <w:rPr>
          <w:lang w:eastAsia="zh-CN"/>
        </w:rPr>
      </w:pPr>
      <w:bookmarkStart w:id="9521" w:name="_Ref144117109"/>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listed in Appendix 1 to this notice which we consider to be relevant to and supportive of the foregoing.</w:t>
      </w:r>
      <w:bookmarkEnd w:id="9521"/>
    </w:p>
    <w:p w14:paraId="6F64A478" w14:textId="77777777" w:rsidR="00D179D6" w:rsidRPr="00462199" w:rsidRDefault="00D179D6" w:rsidP="002D59DB">
      <w:pPr>
        <w:pStyle w:val="AltSH1Ashurst"/>
        <w:rPr>
          <w:b/>
          <w:bCs/>
          <w:lang w:eastAsia="zh-CN"/>
        </w:rPr>
      </w:pPr>
      <w:bookmarkStart w:id="9522" w:name="_Ref144117110"/>
      <w:r w:rsidRPr="00462199">
        <w:rPr>
          <w:b/>
          <w:bCs/>
          <w:i/>
        </w:rPr>
        <w:t>[We enclose a Directors' Certificate certifying that the information contained in, and enclosed with, this notice is true, complete and accurate in all material respects and is not misleading.]</w:t>
      </w:r>
      <w:bookmarkEnd w:id="9522"/>
    </w:p>
    <w:p w14:paraId="0306798C" w14:textId="77777777" w:rsidR="00D179D6" w:rsidRPr="00462199" w:rsidRDefault="00D179D6" w:rsidP="00A80892">
      <w:pPr>
        <w:pStyle w:val="NormalAshurst"/>
        <w:jc w:val="center"/>
      </w:pPr>
      <w:r w:rsidRPr="00462199">
        <w:t>Yours faithfully,</w:t>
      </w:r>
    </w:p>
    <w:p w14:paraId="2A719D58" w14:textId="77777777" w:rsidR="00D179D6" w:rsidRPr="00462199" w:rsidRDefault="00D179D6" w:rsidP="00A80892">
      <w:pPr>
        <w:pStyle w:val="NormalAshurst"/>
        <w:jc w:val="center"/>
        <w:rPr>
          <w:lang w:eastAsia="zh-CN"/>
        </w:rPr>
      </w:pPr>
    </w:p>
    <w:p w14:paraId="63ADF643" w14:textId="77777777" w:rsidR="00D179D6" w:rsidRPr="00462199" w:rsidRDefault="00D179D6" w:rsidP="00A80892">
      <w:pPr>
        <w:pStyle w:val="StandardAshurst"/>
        <w:jc w:val="center"/>
        <w:rPr>
          <w:lang w:eastAsia="zh-CN"/>
        </w:rPr>
      </w:pPr>
      <w:r w:rsidRPr="00462199">
        <w:t>.....................................</w:t>
      </w:r>
    </w:p>
    <w:p w14:paraId="23CD4926" w14:textId="77777777" w:rsidR="00D179D6" w:rsidRPr="00462199" w:rsidRDefault="00D179D6" w:rsidP="00A80892">
      <w:pPr>
        <w:pStyle w:val="StandardAshurst"/>
        <w:jc w:val="center"/>
        <w:rPr>
          <w:lang w:eastAsia="zh-CN"/>
        </w:rPr>
      </w:pPr>
      <w:r w:rsidRPr="00462199">
        <w:t>For and on behalf of</w:t>
      </w:r>
    </w:p>
    <w:p w14:paraId="157C045C" w14:textId="77777777" w:rsidR="00D179D6" w:rsidRPr="00462199" w:rsidRDefault="00D179D6" w:rsidP="00A80892">
      <w:pPr>
        <w:pStyle w:val="NormalAshurst"/>
        <w:jc w:val="center"/>
        <w:rPr>
          <w:lang w:eastAsia="zh-CN"/>
        </w:rPr>
      </w:pPr>
      <w:r w:rsidRPr="00462199">
        <w:t>the [</w:t>
      </w:r>
      <w:r w:rsidRPr="00462199">
        <w:rPr>
          <w:b/>
          <w:i/>
        </w:rPr>
        <w:t>Producer/LCHA Counterparty</w:t>
      </w:r>
      <w:r w:rsidRPr="00462199">
        <w:t>]</w:t>
      </w:r>
    </w:p>
    <w:p w14:paraId="51BFF0D2" w14:textId="77777777" w:rsidR="00D179D6" w:rsidRPr="00462199" w:rsidRDefault="00D179D6" w:rsidP="00986A4F">
      <w:pPr>
        <w:pStyle w:val="NormalAshurst"/>
        <w:rPr>
          <w:lang w:eastAsia="zh-CN"/>
        </w:rPr>
      </w:pPr>
      <w:r w:rsidRPr="00462199">
        <w:rPr>
          <w:lang w:eastAsia="zh-CN"/>
        </w:rPr>
        <w:br w:type="page"/>
      </w:r>
    </w:p>
    <w:p w14:paraId="4B86995B" w14:textId="77777777" w:rsidR="00D179D6" w:rsidRPr="00462199" w:rsidRDefault="00D179D6" w:rsidP="001E2581">
      <w:pPr>
        <w:pStyle w:val="Annex13Heading"/>
      </w:pPr>
      <w:bookmarkStart w:id="9523" w:name="_Toc149833955"/>
      <w:r w:rsidRPr="00462199">
        <w:lastRenderedPageBreak/>
        <w:t>CO</w:t>
      </w:r>
      <w:r w:rsidRPr="003F70B5">
        <w:rPr>
          <w:vertAlign w:val="subscript"/>
        </w:rPr>
        <w:t>2</w:t>
      </w:r>
      <w:r w:rsidRPr="00462199">
        <w:t xml:space="preserve"> T&amp;S Network Availability Response Notice</w:t>
      </w:r>
      <w:bookmarkEnd w:id="9523"/>
    </w:p>
    <w:p w14:paraId="05B61593" w14:textId="77777777" w:rsidR="00D179D6" w:rsidRPr="00462199" w:rsidRDefault="00D179D6" w:rsidP="00A80892">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5664FE4" w14:textId="77777777" w:rsidR="00D179D6" w:rsidRPr="00462199" w:rsidRDefault="00D179D6" w:rsidP="00A80892">
      <w:pPr>
        <w:pStyle w:val="NormalAshurst"/>
        <w:tabs>
          <w:tab w:val="left" w:pos="782"/>
        </w:tabs>
        <w:spacing w:after="0"/>
        <w:rPr>
          <w:lang w:eastAsia="zh-CN"/>
        </w:rPr>
      </w:pPr>
      <w:r w:rsidRPr="00462199">
        <w:rPr>
          <w:b/>
          <w:i/>
        </w:rPr>
        <w:tab/>
        <w:t>[Address]/[</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113AD1A" w14:textId="77777777" w:rsidR="00D179D6" w:rsidRPr="00462199" w:rsidRDefault="00D179D6" w:rsidP="00A80892">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AE49F07" w14:textId="77777777" w:rsidR="00D179D6" w:rsidRPr="00462199" w:rsidRDefault="00D179D6" w:rsidP="00A80892">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0FB5AE8E" w14:textId="77777777" w:rsidR="00D179D6" w:rsidRPr="00462199" w:rsidRDefault="00D179D6" w:rsidP="00A80892">
      <w:pPr>
        <w:pStyle w:val="NormalAshurst"/>
        <w:tabs>
          <w:tab w:val="left" w:pos="782"/>
        </w:tabs>
        <w:spacing w:after="0"/>
        <w:rPr>
          <w:lang w:eastAsia="zh-CN"/>
        </w:rPr>
      </w:pPr>
      <w:r w:rsidRPr="00462199">
        <w:rPr>
          <w:b/>
          <w:i/>
        </w:rPr>
        <w:tab/>
        <w:t>[Unique reference number: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47F63D5A" w14:textId="77777777" w:rsidR="00D179D6" w:rsidRPr="00462199" w:rsidRDefault="00D179D6" w:rsidP="00A80892">
      <w:pPr>
        <w:pStyle w:val="NormalBoldAshurst"/>
        <w:tabs>
          <w:tab w:val="left" w:pos="782"/>
        </w:tabs>
        <w:rPr>
          <w:lang w:eastAsia="zh-CN"/>
        </w:rPr>
      </w:pPr>
      <w:r w:rsidRPr="00462199">
        <w:rPr>
          <w:i/>
        </w:rPr>
        <w:tab/>
        <w:t>[Address]]</w:t>
      </w:r>
    </w:p>
    <w:p w14:paraId="4C9C6F46" w14:textId="77777777" w:rsidR="00D179D6" w:rsidRPr="00462199" w:rsidRDefault="00D179D6" w:rsidP="00A80892">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865B882"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NETWORK AVAILABILITY RESPONSE NOTICE</w:t>
      </w:r>
    </w:p>
    <w:p w14:paraId="6164122A" w14:textId="77777777" w:rsidR="00D179D6" w:rsidRPr="00462199" w:rsidRDefault="00D179D6" w:rsidP="005B3BB9">
      <w:pPr>
        <w:pStyle w:val="NormalAshurst"/>
        <w:rPr>
          <w:lang w:eastAsia="zh-CN"/>
        </w:rPr>
      </w:pPr>
      <w:r w:rsidRPr="00462199">
        <w:t>Dear Sir/Madam,</w:t>
      </w:r>
    </w:p>
    <w:p w14:paraId="5719C546" w14:textId="77777777" w:rsidR="00D179D6" w:rsidRPr="00462199" w:rsidRDefault="00D179D6" w:rsidP="00C92053">
      <w:pPr>
        <w:pStyle w:val="AltSH1Ashurst"/>
        <w:numPr>
          <w:ilvl w:val="0"/>
          <w:numId w:val="77"/>
        </w:numPr>
        <w:rPr>
          <w:lang w:eastAsia="zh-CN"/>
        </w:rPr>
      </w:pPr>
      <w:bookmarkStart w:id="9524" w:name="_Ref14411711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w:t>
      </w:r>
      <w:r w:rsidRPr="00462199">
        <w:rPr>
          <w:b/>
          <w:bCs/>
          <w:i/>
        </w:rPr>
        <w:t xml:space="preserve">[Producer/LCHA Counterparty] </w:t>
      </w:r>
      <w:r w:rsidRPr="00462199">
        <w:rPr>
          <w:b/>
          <w:bCs/>
        </w:rPr>
        <w:t xml:space="preserve">and us as the </w:t>
      </w:r>
      <w:r w:rsidRPr="00462199">
        <w:rPr>
          <w:b/>
          <w:bCs/>
          <w:i/>
        </w:rPr>
        <w:t>[Producer/LCHA Counterparty]</w:t>
      </w:r>
      <w:r w:rsidRPr="00462199">
        <w:t xml:space="preserve">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524"/>
    </w:p>
    <w:p w14:paraId="12B1FD7A" w14:textId="04150DB4" w:rsidR="00D179D6" w:rsidRPr="00462199" w:rsidRDefault="00D179D6" w:rsidP="002D59DB">
      <w:pPr>
        <w:pStyle w:val="AltSH1Ashurst"/>
        <w:rPr>
          <w:lang w:eastAsia="zh-CN"/>
        </w:rPr>
      </w:pPr>
      <w:bookmarkStart w:id="9525" w:name="_Ref144117112"/>
      <w:r w:rsidRPr="00462199">
        <w:t xml:space="preserve">We further refer you to </w:t>
      </w:r>
      <w:r w:rsidR="007248B2" w:rsidRPr="007248B2">
        <w:t>Condition</w:t>
      </w:r>
      <w:r w:rsidRPr="00462199">
        <w:t xml:space="preserve"> </w:t>
      </w:r>
      <w:r w:rsidR="00372485">
        <w:fldChar w:fldCharType="begin"/>
      </w:r>
      <w:r w:rsidR="00372485">
        <w:instrText xml:space="preserve"> REF _Ref144113209 \w \h </w:instrText>
      </w:r>
      <w:r w:rsidR="00372485">
        <w:fldChar w:fldCharType="separate"/>
      </w:r>
      <w:del w:id="9526" w:author="Faqir, Sofia (Energy Security)" w:date="2023-11-12T19:48:00Z">
        <w:r w:rsidR="00E473FC">
          <w:delText>3.70</w:delText>
        </w:r>
      </w:del>
      <w:r w:rsidR="00372485">
        <w:fldChar w:fldCharType="end"/>
      </w:r>
      <w:r w:rsidRPr="00462199">
        <w:t>.</w:t>
      </w:r>
      <w:bookmarkEnd w:id="9525"/>
    </w:p>
    <w:p w14:paraId="5155EC23" w14:textId="77777777" w:rsidR="00D179D6" w:rsidRPr="00462199" w:rsidRDefault="00D179D6" w:rsidP="002D59DB">
      <w:pPr>
        <w:pStyle w:val="AltSH1Ashurst"/>
        <w:rPr>
          <w:lang w:eastAsia="zh-CN"/>
        </w:rPr>
      </w:pPr>
      <w:bookmarkStart w:id="9527" w:name="_Ref144117113"/>
      <w:r w:rsidRPr="00462199">
        <w:t>This is a CO</w:t>
      </w:r>
      <w:r w:rsidRPr="00462199">
        <w:rPr>
          <w:vertAlign w:val="subscript"/>
        </w:rPr>
        <w:t>2</w:t>
      </w:r>
      <w:r w:rsidRPr="00462199">
        <w:t xml:space="preserve"> T&amp;S Network Availability Response Notice.</w:t>
      </w:r>
      <w:bookmarkEnd w:id="9527"/>
    </w:p>
    <w:p w14:paraId="6850EB1B" w14:textId="77777777" w:rsidR="00D179D6" w:rsidRPr="00462199" w:rsidRDefault="00D179D6" w:rsidP="002D59DB">
      <w:pPr>
        <w:pStyle w:val="AltSH1Ashurst"/>
        <w:rPr>
          <w:b/>
          <w:bCs/>
          <w:lang w:eastAsia="zh-CN"/>
        </w:rPr>
      </w:pPr>
      <w:bookmarkStart w:id="9528" w:name="_Ref144117114"/>
      <w:r w:rsidRPr="00462199">
        <w:rPr>
          <w:b/>
          <w:bCs/>
          <w:i/>
        </w:rPr>
        <w:t xml:space="preserve">[We consider that the </w:t>
      </w:r>
      <w:r w:rsidRPr="00462199">
        <w:rPr>
          <w:b/>
          <w:bCs/>
        </w:rPr>
        <w:t>CO</w:t>
      </w:r>
      <w:r w:rsidRPr="00462199">
        <w:rPr>
          <w:b/>
          <w:bCs/>
          <w:vertAlign w:val="subscript"/>
        </w:rPr>
        <w:t>2</w:t>
      </w:r>
      <w:r w:rsidRPr="00462199">
        <w:rPr>
          <w:b/>
          <w:bCs/>
          <w:i/>
        </w:rPr>
        <w:t xml:space="preserve"> T&amp;S Network is [not] available to enable the Capture Plant to export captured </w:t>
      </w:r>
      <w:r w:rsidRPr="00462199">
        <w:rPr>
          <w:b/>
          <w:bCs/>
        </w:rPr>
        <w:t>CO</w:t>
      </w:r>
      <w:r w:rsidRPr="00462199">
        <w:rPr>
          <w:b/>
          <w:bCs/>
          <w:vertAlign w:val="subscript"/>
        </w:rPr>
        <w:t>2</w:t>
      </w:r>
      <w:r w:rsidRPr="00462199">
        <w:rPr>
          <w:b/>
          <w:bCs/>
          <w:i/>
        </w:rPr>
        <w:t xml:space="preserve"> Rich Stream to the </w:t>
      </w:r>
      <w:r w:rsidRPr="00462199">
        <w:rPr>
          <w:b/>
          <w:bCs/>
        </w:rPr>
        <w:t>CO</w:t>
      </w:r>
      <w:r w:rsidRPr="00462199">
        <w:rPr>
          <w:b/>
          <w:bCs/>
          <w:vertAlign w:val="subscript"/>
        </w:rPr>
        <w:t>2</w:t>
      </w:r>
      <w:r w:rsidRPr="00462199">
        <w:rPr>
          <w:b/>
          <w:bCs/>
          <w:i/>
        </w:rPr>
        <w:t xml:space="preserve"> T&amp;S Network to enable [us/you] to fulfil or procure the fulfilment of the </w:t>
      </w:r>
      <w:r w:rsidRPr="00462199">
        <w:rPr>
          <w:b/>
          <w:bCs/>
        </w:rPr>
        <w:t>CO</w:t>
      </w:r>
      <w:r w:rsidRPr="00462199">
        <w:rPr>
          <w:b/>
          <w:bCs/>
          <w:vertAlign w:val="subscript"/>
        </w:rPr>
        <w:t>2</w:t>
      </w:r>
      <w:r w:rsidRPr="00462199">
        <w:rPr>
          <w:b/>
          <w:bCs/>
          <w:i/>
        </w:rPr>
        <w:t xml:space="preserve"> T&amp;S Connection Confirmation CP.]/[We consider that we have not been provided with sufficient Supporting Information to determine whether the </w:t>
      </w:r>
      <w:r w:rsidRPr="00462199">
        <w:rPr>
          <w:b/>
          <w:bCs/>
        </w:rPr>
        <w:t>CO</w:t>
      </w:r>
      <w:r w:rsidRPr="00462199">
        <w:rPr>
          <w:b/>
          <w:bCs/>
          <w:vertAlign w:val="subscript"/>
        </w:rPr>
        <w:t>2</w:t>
      </w:r>
      <w:r w:rsidRPr="00462199">
        <w:rPr>
          <w:b/>
          <w:bCs/>
          <w:i/>
        </w:rPr>
        <w:t xml:space="preserve"> T&amp;S Network is available to enable the Capture Plant to export captured </w:t>
      </w:r>
      <w:r w:rsidRPr="00462199">
        <w:rPr>
          <w:b/>
          <w:bCs/>
        </w:rPr>
        <w:t>CO</w:t>
      </w:r>
      <w:r w:rsidRPr="00462199">
        <w:rPr>
          <w:b/>
          <w:bCs/>
          <w:vertAlign w:val="subscript"/>
        </w:rPr>
        <w:t>2</w:t>
      </w:r>
      <w:r w:rsidRPr="00462199">
        <w:rPr>
          <w:b/>
          <w:bCs/>
          <w:i/>
        </w:rPr>
        <w:t xml:space="preserve"> Rich Stream to the </w:t>
      </w:r>
      <w:r w:rsidRPr="00462199">
        <w:rPr>
          <w:b/>
          <w:bCs/>
        </w:rPr>
        <w:t>CO</w:t>
      </w:r>
      <w:r w:rsidRPr="00462199">
        <w:rPr>
          <w:b/>
          <w:bCs/>
          <w:vertAlign w:val="subscript"/>
        </w:rPr>
        <w:t>2</w:t>
      </w:r>
      <w:r w:rsidRPr="00462199">
        <w:rPr>
          <w:b/>
          <w:bCs/>
          <w:i/>
        </w:rPr>
        <w:t xml:space="preserve"> T&amp;S Network to enable [us/you] to fulfil or procure the fulfilment of the </w:t>
      </w:r>
      <w:r w:rsidRPr="00462199">
        <w:rPr>
          <w:b/>
          <w:bCs/>
        </w:rPr>
        <w:t>CO</w:t>
      </w:r>
      <w:r w:rsidRPr="00462199">
        <w:rPr>
          <w:b/>
          <w:bCs/>
          <w:vertAlign w:val="subscript"/>
        </w:rPr>
        <w:t>2</w:t>
      </w:r>
      <w:r w:rsidRPr="00462199">
        <w:rPr>
          <w:b/>
          <w:bCs/>
          <w:i/>
        </w:rPr>
        <w:t xml:space="preserve"> T&amp;S Connection Confirmation CP. We require the following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28"/>
    </w:p>
    <w:p w14:paraId="03585656" w14:textId="77777777" w:rsidR="00D179D6" w:rsidRPr="00462199" w:rsidRDefault="00D179D6" w:rsidP="002D59DB">
      <w:pPr>
        <w:pStyle w:val="AltSH1Ashurst"/>
        <w:rPr>
          <w:b/>
          <w:bCs/>
          <w:lang w:eastAsia="zh-CN"/>
        </w:rPr>
      </w:pPr>
      <w:bookmarkStart w:id="9529" w:name="_Ref144117115"/>
      <w:r w:rsidRPr="00462199">
        <w:rPr>
          <w:b/>
          <w:bCs/>
          <w:i/>
        </w:rPr>
        <w:t>[We enclose a Directors' Certificate certifying that the information contained in, and enclosed with, this notice is true, complete and accurate in all material respects and is not misleading.]</w:t>
      </w:r>
      <w:bookmarkEnd w:id="9529"/>
    </w:p>
    <w:p w14:paraId="6EF4C774" w14:textId="77777777" w:rsidR="00D179D6" w:rsidRPr="00462199" w:rsidRDefault="00D179D6" w:rsidP="00A80892">
      <w:pPr>
        <w:pStyle w:val="NormalAshurst"/>
        <w:jc w:val="center"/>
      </w:pPr>
      <w:r w:rsidRPr="00462199">
        <w:t>Yours faithfully,</w:t>
      </w:r>
    </w:p>
    <w:p w14:paraId="3F949F68" w14:textId="77777777" w:rsidR="00D179D6" w:rsidRPr="00462199" w:rsidRDefault="00D179D6" w:rsidP="00A80892">
      <w:pPr>
        <w:pStyle w:val="NormalAshurst"/>
        <w:jc w:val="center"/>
        <w:rPr>
          <w:lang w:eastAsia="zh-CN"/>
        </w:rPr>
      </w:pPr>
    </w:p>
    <w:p w14:paraId="43B432C5" w14:textId="77777777" w:rsidR="00D179D6" w:rsidRPr="00462199" w:rsidRDefault="00D179D6" w:rsidP="00A80892">
      <w:pPr>
        <w:pStyle w:val="StandardAshurst"/>
        <w:jc w:val="center"/>
        <w:rPr>
          <w:lang w:eastAsia="zh-CN"/>
        </w:rPr>
      </w:pPr>
      <w:r w:rsidRPr="00462199">
        <w:t>.....................................</w:t>
      </w:r>
    </w:p>
    <w:p w14:paraId="730C8F2C" w14:textId="77777777" w:rsidR="00D179D6" w:rsidRPr="00462199" w:rsidRDefault="00D179D6" w:rsidP="00A80892">
      <w:pPr>
        <w:pStyle w:val="StandardAshurst"/>
        <w:jc w:val="center"/>
        <w:rPr>
          <w:lang w:eastAsia="zh-CN"/>
        </w:rPr>
      </w:pPr>
      <w:r w:rsidRPr="00462199">
        <w:t>For and on behalf of</w:t>
      </w:r>
    </w:p>
    <w:p w14:paraId="43DD827F" w14:textId="77777777" w:rsidR="00D179D6" w:rsidRPr="00462199" w:rsidRDefault="00D179D6" w:rsidP="00A80892">
      <w:pPr>
        <w:pStyle w:val="NormalAshurst"/>
        <w:jc w:val="center"/>
        <w:rPr>
          <w:lang w:eastAsia="zh-CN"/>
        </w:rPr>
      </w:pPr>
      <w:r w:rsidRPr="00462199">
        <w:t xml:space="preserve">the </w:t>
      </w:r>
      <w:r w:rsidRPr="00462199">
        <w:rPr>
          <w:b/>
          <w:i/>
        </w:rPr>
        <w:t>[Producer/LCHA Counterparty]</w:t>
      </w:r>
    </w:p>
    <w:p w14:paraId="23E41130" w14:textId="77777777" w:rsidR="00D179D6" w:rsidRPr="00462199" w:rsidRDefault="00D179D6" w:rsidP="00986A4F">
      <w:pPr>
        <w:pStyle w:val="NormalAshurst"/>
        <w:rPr>
          <w:lang w:eastAsia="zh-CN"/>
        </w:rPr>
      </w:pPr>
      <w:r w:rsidRPr="00462199">
        <w:rPr>
          <w:lang w:eastAsia="zh-CN"/>
        </w:rPr>
        <w:br w:type="page"/>
      </w:r>
    </w:p>
    <w:p w14:paraId="7F742A1D" w14:textId="77777777" w:rsidR="00D179D6" w:rsidRPr="00462199" w:rsidRDefault="00D179D6" w:rsidP="001E2581">
      <w:pPr>
        <w:pStyle w:val="Annex13Heading"/>
      </w:pPr>
      <w:bookmarkStart w:id="9530" w:name="_Toc149833956"/>
      <w:r w:rsidRPr="00462199">
        <w:lastRenderedPageBreak/>
        <w:t>Further CO</w:t>
      </w:r>
      <w:r w:rsidRPr="003F70B5">
        <w:rPr>
          <w:vertAlign w:val="subscript"/>
        </w:rPr>
        <w:t>2</w:t>
      </w:r>
      <w:r w:rsidRPr="00462199">
        <w:t xml:space="preserve"> T&amp;S Network Availability Response Notice</w:t>
      </w:r>
      <w:bookmarkEnd w:id="9530"/>
    </w:p>
    <w:p w14:paraId="268085E9" w14:textId="77777777" w:rsidR="00D179D6" w:rsidRPr="00462199" w:rsidRDefault="00D179D6" w:rsidP="00A80892">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B9DFA5C" w14:textId="77777777" w:rsidR="00D179D6" w:rsidRPr="00462199" w:rsidRDefault="00D179D6" w:rsidP="00A80892">
      <w:pPr>
        <w:pStyle w:val="NormalAshurst"/>
        <w:tabs>
          <w:tab w:val="left" w:pos="782"/>
        </w:tabs>
        <w:spacing w:after="0"/>
        <w:rPr>
          <w:lang w:eastAsia="zh-CN"/>
        </w:rPr>
      </w:pPr>
      <w:r w:rsidRPr="00462199">
        <w:rPr>
          <w:b/>
          <w:i/>
        </w:rPr>
        <w:tab/>
        <w:t>[Address]/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69A7688" w14:textId="77777777" w:rsidR="00D179D6" w:rsidRPr="00462199" w:rsidRDefault="00D179D6" w:rsidP="00A80892">
      <w:pPr>
        <w:pStyle w:val="NormalAshurst"/>
        <w:tabs>
          <w:tab w:val="left" w:pos="782"/>
        </w:tabs>
        <w:rPr>
          <w:lang w:eastAsia="zh-CN"/>
        </w:rPr>
      </w:pPr>
      <w:r w:rsidRPr="00462199">
        <w:rPr>
          <w:i/>
        </w:rPr>
        <w:tab/>
        <w:t>[</w:t>
      </w:r>
      <w:r w:rsidRPr="00462199">
        <w:rPr>
          <w:b/>
          <w:i/>
        </w:rPr>
        <w:t>Unique reference number</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EC23AD0" w14:textId="77777777" w:rsidR="00D179D6" w:rsidRPr="00462199" w:rsidRDefault="00D179D6" w:rsidP="00A80892">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C571DA0" w14:textId="77777777" w:rsidR="00D179D6" w:rsidRPr="00462199" w:rsidRDefault="00D179D6" w:rsidP="00A80892">
      <w:pPr>
        <w:pStyle w:val="NormalAshurst"/>
        <w:tabs>
          <w:tab w:val="left" w:pos="782"/>
        </w:tabs>
        <w:spacing w:after="0"/>
        <w:rPr>
          <w:lang w:eastAsia="zh-CN"/>
        </w:rPr>
      </w:pPr>
      <w:r w:rsidRPr="00462199">
        <w:rPr>
          <w:b/>
          <w:i/>
        </w:rPr>
        <w:tab/>
        <w:t>[Unique reference number: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0518315C" w14:textId="77777777" w:rsidR="00D179D6" w:rsidRPr="00462199" w:rsidRDefault="00D179D6" w:rsidP="00A80892">
      <w:pPr>
        <w:pStyle w:val="NormalBoldAshurst"/>
        <w:tabs>
          <w:tab w:val="left" w:pos="782"/>
        </w:tabs>
        <w:rPr>
          <w:lang w:eastAsia="zh-CN"/>
        </w:rPr>
      </w:pPr>
      <w:r w:rsidRPr="00462199">
        <w:rPr>
          <w:i/>
        </w:rPr>
        <w:tab/>
        <w:t>[Address]]</w:t>
      </w:r>
    </w:p>
    <w:p w14:paraId="0C2A4CAC" w14:textId="77777777" w:rsidR="00D179D6" w:rsidRPr="00462199" w:rsidRDefault="00D179D6" w:rsidP="00A80892">
      <w:pPr>
        <w:pStyle w:val="NormalAshurst"/>
        <w:tabs>
          <w:tab w:val="left" w:pos="782"/>
        </w:tabs>
        <w:rPr>
          <w:lang w:eastAsia="zh-CN"/>
        </w:rPr>
      </w:pPr>
      <w:r w:rsidRPr="00462199">
        <w:t>Dated:</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DCC2971" w14:textId="77777777" w:rsidR="00D179D6" w:rsidRPr="00462199" w:rsidRDefault="00D179D6" w:rsidP="005B3BB9">
      <w:pPr>
        <w:pStyle w:val="CBOLDCAPSAshurst"/>
        <w:rPr>
          <w:lang w:eastAsia="zh-CN"/>
        </w:rPr>
      </w:pPr>
      <w:r w:rsidRPr="00462199">
        <w:t>LCHA – FURTHER CO</w:t>
      </w:r>
      <w:r w:rsidRPr="00462199">
        <w:rPr>
          <w:vertAlign w:val="subscript"/>
        </w:rPr>
        <w:t>2</w:t>
      </w:r>
      <w:r w:rsidRPr="00462199">
        <w:t xml:space="preserve"> T&amp;S NETWORK AVAILABILITY RESPONSE NOTICE</w:t>
      </w:r>
    </w:p>
    <w:p w14:paraId="2C5EAE6A" w14:textId="77777777" w:rsidR="00D179D6" w:rsidRPr="00462199" w:rsidRDefault="00D179D6" w:rsidP="005B3BB9">
      <w:pPr>
        <w:pStyle w:val="NormalAshurst"/>
        <w:rPr>
          <w:lang w:eastAsia="zh-CN"/>
        </w:rPr>
      </w:pPr>
      <w:r w:rsidRPr="00462199">
        <w:t>Dear Sir/Madam,</w:t>
      </w:r>
    </w:p>
    <w:p w14:paraId="4755F498" w14:textId="77777777" w:rsidR="00D179D6" w:rsidRPr="00462199" w:rsidRDefault="00D179D6" w:rsidP="00C92053">
      <w:pPr>
        <w:pStyle w:val="AltSH1Ashurst"/>
        <w:numPr>
          <w:ilvl w:val="0"/>
          <w:numId w:val="78"/>
        </w:numPr>
        <w:rPr>
          <w:lang w:eastAsia="zh-CN"/>
        </w:rPr>
      </w:pPr>
      <w:bookmarkStart w:id="9531" w:name="_Ref144117116"/>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w:t>
      </w:r>
      <w:r w:rsidRPr="00462199">
        <w:rPr>
          <w:b/>
          <w:bCs/>
          <w:i/>
        </w:rPr>
        <w:t>[Producer/LCHA Counterparty]</w:t>
      </w:r>
      <w:r w:rsidRPr="00462199">
        <w:rPr>
          <w:b/>
          <w:bCs/>
        </w:rPr>
        <w:t xml:space="preserve"> </w:t>
      </w:r>
      <w:r w:rsidRPr="00462199">
        <w:t xml:space="preserve">and us as the </w:t>
      </w:r>
      <w:r w:rsidRPr="00462199">
        <w:rPr>
          <w:b/>
          <w:bCs/>
          <w:i/>
        </w:rPr>
        <w:t>[Producer/LCHA Counterparty]</w:t>
      </w:r>
      <w:r w:rsidRPr="00462199">
        <w:rPr>
          <w:b/>
          <w:bCs/>
        </w:rPr>
        <w:t xml:space="preserve"> </w:t>
      </w:r>
      <w:r w:rsidRPr="00462199">
        <w:t xml:space="preserve">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31"/>
    </w:p>
    <w:p w14:paraId="47954E20" w14:textId="36BB6A23" w:rsidR="00D179D6" w:rsidRPr="00462199" w:rsidRDefault="00D179D6" w:rsidP="002D59DB">
      <w:pPr>
        <w:pStyle w:val="AltSH1Ashurst"/>
        <w:rPr>
          <w:lang w:eastAsia="zh-CN"/>
        </w:rPr>
      </w:pPr>
      <w:bookmarkStart w:id="9532" w:name="_Ref144117117"/>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_Ref144113215 \r \h \* MERGEFORMAT </w:instrText>
      </w:r>
      <w:r w:rsidRPr="00462199">
        <w:fldChar w:fldCharType="separate"/>
      </w:r>
      <w:del w:id="9533" w:author="Faqir, Sofia (Energy Security)" w:date="2023-11-12T19:48:00Z">
        <w:r w:rsidR="00E473FC" w:rsidRPr="00E473FC">
          <w:rPr>
            <w:color w:val="000000"/>
          </w:rPr>
          <w:delText>3.71(C)(ii)</w:delText>
        </w:r>
      </w:del>
      <w:r w:rsidRPr="00462199">
        <w:fldChar w:fldCharType="end"/>
      </w:r>
      <w:r w:rsidRPr="00462199">
        <w:t>.</w:t>
      </w:r>
      <w:bookmarkEnd w:id="9532"/>
    </w:p>
    <w:p w14:paraId="45E2F279" w14:textId="77777777" w:rsidR="00D179D6" w:rsidRPr="00462199" w:rsidRDefault="00D179D6" w:rsidP="002D59DB">
      <w:pPr>
        <w:pStyle w:val="AltSH1Ashurst"/>
        <w:rPr>
          <w:lang w:eastAsia="zh-CN"/>
        </w:rPr>
      </w:pPr>
      <w:bookmarkStart w:id="9534" w:name="_Ref144117118"/>
      <w:r w:rsidRPr="00462199">
        <w:t>This is a Further CO</w:t>
      </w:r>
      <w:r w:rsidRPr="00462199">
        <w:rPr>
          <w:vertAlign w:val="subscript"/>
        </w:rPr>
        <w:t>2</w:t>
      </w:r>
      <w:r w:rsidRPr="00462199">
        <w:t xml:space="preserve"> T&amp;S Network Availability Response Notice in relation to the CO</w:t>
      </w:r>
      <w:r w:rsidRPr="00462199">
        <w:rPr>
          <w:vertAlign w:val="subscript"/>
        </w:rPr>
        <w:t>2</w:t>
      </w:r>
      <w:r w:rsidRPr="00462199">
        <w:t xml:space="preserve"> T&amp;S Network Availability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CO</w:t>
      </w:r>
      <w:r w:rsidRPr="00462199">
        <w:rPr>
          <w:vertAlign w:val="subscript"/>
        </w:rPr>
        <w:t>2</w:t>
      </w:r>
      <w:r w:rsidRPr="00462199">
        <w:t xml:space="preserve"> T&amp;S Network Availability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34"/>
    </w:p>
    <w:p w14:paraId="2E7CE56C" w14:textId="77777777" w:rsidR="00D179D6" w:rsidRPr="00462199" w:rsidRDefault="00D179D6" w:rsidP="002D59DB">
      <w:pPr>
        <w:pStyle w:val="AltSH1Ashurst"/>
        <w:rPr>
          <w:lang w:eastAsia="zh-CN"/>
        </w:rPr>
      </w:pPr>
      <w:bookmarkStart w:id="9535" w:name="_Ref144117119"/>
      <w:r w:rsidRPr="00462199">
        <w:t>We consider that the CO</w:t>
      </w:r>
      <w:r w:rsidRPr="00462199">
        <w:rPr>
          <w:vertAlign w:val="subscript"/>
        </w:rPr>
        <w:t>2</w:t>
      </w:r>
      <w:r w:rsidRPr="00462199">
        <w:t xml:space="preserve"> T&amp;S Network is </w:t>
      </w:r>
      <w:r w:rsidRPr="00462199">
        <w:rPr>
          <w:b/>
          <w:bCs/>
          <w:i/>
        </w:rPr>
        <w:t>[not]</w:t>
      </w:r>
      <w:r w:rsidRPr="00462199">
        <w:rPr>
          <w:b/>
          <w:bCs/>
        </w:rPr>
        <w:t xml:space="preserve"> </w:t>
      </w:r>
      <w:r w:rsidRPr="00462199">
        <w:t>available to enable the Capture Plant to export captured CO</w:t>
      </w:r>
      <w:r w:rsidRPr="00462199">
        <w:rPr>
          <w:vertAlign w:val="subscript"/>
        </w:rPr>
        <w:t>2</w:t>
      </w:r>
      <w:r w:rsidRPr="00462199">
        <w:t xml:space="preserve"> Rich Stream to the CO</w:t>
      </w:r>
      <w:r w:rsidRPr="00462199">
        <w:rPr>
          <w:vertAlign w:val="subscript"/>
        </w:rPr>
        <w:t>2</w:t>
      </w:r>
      <w:r w:rsidRPr="00462199">
        <w:t xml:space="preserve"> T&amp;S Network to enable </w:t>
      </w:r>
      <w:r w:rsidRPr="00462199">
        <w:rPr>
          <w:b/>
          <w:bCs/>
          <w:i/>
        </w:rPr>
        <w:t>[us/you]</w:t>
      </w:r>
      <w:r w:rsidRPr="00462199">
        <w:t xml:space="preserve"> to fulfil or procure the fulfilment of the CO</w:t>
      </w:r>
      <w:r w:rsidRPr="00462199">
        <w:rPr>
          <w:vertAlign w:val="subscript"/>
        </w:rPr>
        <w:t>2</w:t>
      </w:r>
      <w:r w:rsidRPr="00462199">
        <w:t xml:space="preserve"> T&amp;S Connection Confirmation CP.</w:t>
      </w:r>
      <w:bookmarkEnd w:id="9535"/>
    </w:p>
    <w:p w14:paraId="087A356E" w14:textId="77777777" w:rsidR="00D179D6" w:rsidRPr="00462199" w:rsidRDefault="00D179D6" w:rsidP="002D59DB">
      <w:pPr>
        <w:pStyle w:val="AltSH1Ashurst"/>
        <w:rPr>
          <w:b/>
          <w:bCs/>
          <w:lang w:eastAsia="zh-CN"/>
        </w:rPr>
      </w:pPr>
      <w:bookmarkStart w:id="9536" w:name="_Ref144117120"/>
      <w:r w:rsidRPr="00462199">
        <w:rPr>
          <w:b/>
          <w:bCs/>
          <w:i/>
        </w:rPr>
        <w:t>[We enclose a Directors' Certificate certifying that the information contained in, and enclosed with, this notice is true, complete and accurate in all material respects and is not misleading.]</w:t>
      </w:r>
      <w:bookmarkEnd w:id="9536"/>
    </w:p>
    <w:p w14:paraId="53608497" w14:textId="77777777" w:rsidR="00D179D6" w:rsidRPr="00462199" w:rsidRDefault="00D179D6" w:rsidP="00A80892">
      <w:pPr>
        <w:pStyle w:val="NormalAshurst"/>
        <w:jc w:val="center"/>
      </w:pPr>
      <w:r w:rsidRPr="00462199">
        <w:t>Yours faithfully,</w:t>
      </w:r>
    </w:p>
    <w:p w14:paraId="38CB8792" w14:textId="77777777" w:rsidR="00D179D6" w:rsidRPr="00462199" w:rsidRDefault="00D179D6" w:rsidP="00A80892">
      <w:pPr>
        <w:pStyle w:val="NormalAshurst"/>
        <w:jc w:val="center"/>
        <w:rPr>
          <w:lang w:eastAsia="zh-CN"/>
        </w:rPr>
      </w:pPr>
    </w:p>
    <w:p w14:paraId="731CC966" w14:textId="77777777" w:rsidR="00D179D6" w:rsidRPr="00462199" w:rsidRDefault="00D179D6" w:rsidP="00A80892">
      <w:pPr>
        <w:pStyle w:val="StandardAshurst"/>
        <w:jc w:val="center"/>
        <w:rPr>
          <w:lang w:eastAsia="zh-CN"/>
        </w:rPr>
      </w:pPr>
      <w:r w:rsidRPr="00462199">
        <w:t>.....................................</w:t>
      </w:r>
    </w:p>
    <w:p w14:paraId="32673455" w14:textId="77777777" w:rsidR="00D179D6" w:rsidRPr="00462199" w:rsidRDefault="00D179D6" w:rsidP="00A80892">
      <w:pPr>
        <w:pStyle w:val="StandardAshurst"/>
        <w:jc w:val="center"/>
        <w:rPr>
          <w:lang w:eastAsia="zh-CN"/>
        </w:rPr>
      </w:pPr>
      <w:r w:rsidRPr="00462199">
        <w:t>For and on behalf of</w:t>
      </w:r>
    </w:p>
    <w:p w14:paraId="3C4F7878" w14:textId="77777777" w:rsidR="00D179D6" w:rsidRPr="00462199" w:rsidRDefault="00D179D6" w:rsidP="00A80892">
      <w:pPr>
        <w:pStyle w:val="NormalAshurst"/>
        <w:jc w:val="center"/>
        <w:rPr>
          <w:lang w:eastAsia="zh-CN"/>
        </w:rPr>
      </w:pPr>
      <w:r w:rsidRPr="00462199">
        <w:t xml:space="preserve">the </w:t>
      </w:r>
      <w:r w:rsidRPr="00462199">
        <w:rPr>
          <w:b/>
          <w:i/>
        </w:rPr>
        <w:t>[Producer/LCHA Counterparty]</w:t>
      </w:r>
    </w:p>
    <w:p w14:paraId="4FCD7A65" w14:textId="77777777" w:rsidR="00D179D6" w:rsidRPr="00462199" w:rsidRDefault="00D179D6" w:rsidP="001E2581">
      <w:pPr>
        <w:pStyle w:val="Annex13Heading"/>
      </w:pPr>
      <w:r w:rsidRPr="00462199">
        <w:br w:type="page"/>
      </w:r>
      <w:bookmarkStart w:id="9537" w:name="_Toc149833957"/>
      <w:r w:rsidRPr="00462199">
        <w:lastRenderedPageBreak/>
        <w:t>Pre-Start Date Subsidy Notice</w:t>
      </w:r>
      <w:bookmarkEnd w:id="9537"/>
    </w:p>
    <w:p w14:paraId="18DD56A0"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E50FB1B" w14:textId="77777777" w:rsidR="00D179D6" w:rsidRPr="00462199" w:rsidRDefault="00D179D6" w:rsidP="008667CA">
      <w:pPr>
        <w:pStyle w:val="NormalBoldAshurst"/>
        <w:tabs>
          <w:tab w:val="left" w:pos="782"/>
        </w:tabs>
        <w:rPr>
          <w:lang w:eastAsia="zh-CN"/>
        </w:rPr>
      </w:pPr>
      <w:r w:rsidRPr="00462199">
        <w:rPr>
          <w:i/>
        </w:rPr>
        <w:tab/>
        <w:t>[Address]</w:t>
      </w:r>
    </w:p>
    <w:p w14:paraId="03BE49DA"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623DA3B"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877DF74"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9C42CB2" w14:textId="77777777" w:rsidR="00D179D6" w:rsidRPr="00462199" w:rsidRDefault="00D179D6" w:rsidP="005B3BB9">
      <w:pPr>
        <w:pStyle w:val="CBOLDCAPSAshurst"/>
        <w:rPr>
          <w:lang w:eastAsia="zh-CN"/>
        </w:rPr>
      </w:pPr>
      <w:r w:rsidRPr="00462199">
        <w:t>LCHA – PRE-START DATE SUBSIDY NOTICE</w:t>
      </w:r>
    </w:p>
    <w:p w14:paraId="05F3946A" w14:textId="77777777" w:rsidR="00D179D6" w:rsidRPr="00462199" w:rsidRDefault="00D179D6" w:rsidP="005B3BB9">
      <w:pPr>
        <w:pStyle w:val="NormalAshurst"/>
        <w:rPr>
          <w:lang w:eastAsia="zh-CN"/>
        </w:rPr>
      </w:pPr>
      <w:r w:rsidRPr="00462199">
        <w:t>Dear Sir/Madam,</w:t>
      </w:r>
    </w:p>
    <w:p w14:paraId="6C9161A0" w14:textId="77777777" w:rsidR="00D179D6" w:rsidRPr="00462199" w:rsidRDefault="00D179D6" w:rsidP="00C92053">
      <w:pPr>
        <w:pStyle w:val="AltSH1Ashurst"/>
        <w:numPr>
          <w:ilvl w:val="0"/>
          <w:numId w:val="79"/>
        </w:numPr>
        <w:rPr>
          <w:lang w:eastAsia="zh-CN"/>
        </w:rPr>
      </w:pPr>
      <w:bookmarkStart w:id="9538" w:name="_Ref14411712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38"/>
    </w:p>
    <w:p w14:paraId="205B1D08" w14:textId="4EE39FF3" w:rsidR="00D179D6" w:rsidRPr="00462199" w:rsidRDefault="00D179D6" w:rsidP="002D59DB">
      <w:pPr>
        <w:pStyle w:val="AltSH1Ashurst"/>
        <w:rPr>
          <w:lang w:eastAsia="zh-CN"/>
        </w:rPr>
      </w:pPr>
      <w:bookmarkStart w:id="9539" w:name="_Ref144117122"/>
      <w:r w:rsidRPr="00462199">
        <w:t xml:space="preserve">We further refer you to </w:t>
      </w:r>
      <w:r w:rsidR="007248B2" w:rsidRPr="007248B2">
        <w:t>Condition</w:t>
      </w:r>
      <w:r w:rsidRPr="00462199">
        <w:t xml:space="preserve"> </w:t>
      </w:r>
      <w:r w:rsidR="00372485">
        <w:fldChar w:fldCharType="begin"/>
      </w:r>
      <w:r w:rsidR="00372485">
        <w:instrText xml:space="preserve"> REF _Ref144113229 \w \h </w:instrText>
      </w:r>
      <w:r w:rsidR="00372485">
        <w:fldChar w:fldCharType="separate"/>
      </w:r>
      <w:del w:id="9540" w:author="Faqir, Sofia (Energy Security)" w:date="2023-11-12T19:48:00Z">
        <w:r w:rsidR="00E473FC">
          <w:delText>3.77</w:delText>
        </w:r>
      </w:del>
      <w:r w:rsidR="00372485">
        <w:fldChar w:fldCharType="end"/>
      </w:r>
      <w:r w:rsidRPr="00462199">
        <w:t>.</w:t>
      </w:r>
      <w:bookmarkEnd w:id="9539"/>
    </w:p>
    <w:p w14:paraId="62757094" w14:textId="77777777" w:rsidR="00D179D6" w:rsidRPr="00462199" w:rsidRDefault="00D179D6" w:rsidP="002D59DB">
      <w:pPr>
        <w:pStyle w:val="AltSH1Ashurst"/>
        <w:rPr>
          <w:lang w:eastAsia="zh-CN"/>
        </w:rPr>
      </w:pPr>
      <w:bookmarkStart w:id="9541" w:name="_Ref144117123"/>
      <w:r w:rsidRPr="00462199">
        <w:t>This is a Pre-Start Date Subsidy Notice.</w:t>
      </w:r>
      <w:bookmarkEnd w:id="9541"/>
    </w:p>
    <w:p w14:paraId="4E6CD234" w14:textId="77777777" w:rsidR="00D179D6" w:rsidRPr="00462199" w:rsidRDefault="00D179D6" w:rsidP="002D59DB">
      <w:pPr>
        <w:pStyle w:val="AltSH1Ashurst"/>
        <w:rPr>
          <w:lang w:eastAsia="zh-CN"/>
        </w:rPr>
      </w:pPr>
      <w:bookmarkStart w:id="9542" w:name="_Ref144117124"/>
      <w:r w:rsidRPr="00462199">
        <w:t xml:space="preserve">The number of Renewable Transport Fuel Certificates we expect to be issued under the RTFO Scheme: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542"/>
    </w:p>
    <w:p w14:paraId="3FC8F912" w14:textId="77777777" w:rsidR="00D179D6" w:rsidRPr="00462199" w:rsidRDefault="00D179D6" w:rsidP="002D59DB">
      <w:pPr>
        <w:pStyle w:val="AltSH1Ashurst"/>
        <w:rPr>
          <w:b/>
          <w:bCs/>
          <w:lang w:eastAsia="zh-CN"/>
        </w:rPr>
      </w:pPr>
      <w:bookmarkStart w:id="9543" w:name="_Ref144117125"/>
      <w:r w:rsidRPr="00462199">
        <w:rPr>
          <w:b/>
          <w:bCs/>
          <w:i/>
        </w:rPr>
        <w:t>[Our good faith estimate of the expected volumes of Hydrogen produced by the Hydrogen Production Plant to be claimed under the RTFO Scheme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].]/[Our good faith estimate of the expected volumes of Hydrogen produced by the Hydrogen Production Plant sold to a third party who intends to claim such Hydrogen under the RTFO Scheme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43"/>
    </w:p>
    <w:p w14:paraId="1C07FBC3" w14:textId="53364F91" w:rsidR="00D179D6" w:rsidRPr="00462199" w:rsidRDefault="00D179D6" w:rsidP="002D59DB">
      <w:pPr>
        <w:pStyle w:val="AltSH1Ashurst"/>
        <w:rPr>
          <w:b/>
          <w:bCs/>
          <w:lang w:eastAsia="zh-CN"/>
        </w:rPr>
      </w:pPr>
      <w:bookmarkStart w:id="9544" w:name="_Ref144117126"/>
      <w:r w:rsidRPr="00462199">
        <w:rPr>
          <w:b/>
          <w:bCs/>
          <w:i/>
        </w:rPr>
        <w:t xml:space="preserve">[The date on which we expect that </w:t>
      </w:r>
      <w:commentRangeStart w:id="9545"/>
      <w:commentRangeStart w:id="9546"/>
      <w:r w:rsidRPr="00462199">
        <w:rPr>
          <w:b/>
          <w:bCs/>
          <w:i/>
        </w:rPr>
        <w:t xml:space="preserve">the </w:t>
      </w:r>
      <w:commentRangeEnd w:id="9545"/>
      <w:r w:rsidR="00C96A93" w:rsidRPr="00462199">
        <w:rPr>
          <w:rStyle w:val="CommentReference"/>
          <w:rFonts w:ascii="Arial" w:hAnsi="Arial"/>
          <w:b/>
          <w:bCs/>
          <w:i/>
          <w:sz w:val="20"/>
          <w:szCs w:val="20"/>
        </w:rPr>
        <w:commentReference w:id="9545"/>
      </w:r>
      <w:commentRangeEnd w:id="9546"/>
      <w:r w:rsidR="009D7C9F" w:rsidRPr="00462199">
        <w:rPr>
          <w:rStyle w:val="CommentReference"/>
          <w:rFonts w:ascii="Arial" w:hAnsi="Arial"/>
          <w:b/>
          <w:bCs/>
          <w:i/>
          <w:sz w:val="20"/>
          <w:szCs w:val="20"/>
        </w:rPr>
        <w:commentReference w:id="9546"/>
      </w:r>
      <w:r w:rsidRPr="00462199">
        <w:rPr>
          <w:b/>
          <w:bCs/>
          <w:i/>
        </w:rPr>
        <w:t>Renewable Transport Fuel Certificates will be issued under the RTFO Scheme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44"/>
    </w:p>
    <w:p w14:paraId="7952219B" w14:textId="4B9F13A3" w:rsidR="00D179D6" w:rsidRPr="00462199" w:rsidRDefault="00D179D6" w:rsidP="002D59DB">
      <w:pPr>
        <w:pStyle w:val="AltSH1Ashurst"/>
        <w:rPr>
          <w:lang w:eastAsia="zh-CN"/>
        </w:rPr>
      </w:pPr>
      <w:bookmarkStart w:id="9547" w:name="_Ref144117127"/>
      <w:r w:rsidRPr="00462199">
        <w:t>We enclose</w:t>
      </w:r>
      <w:r w:rsidRPr="00462199">
        <w:rPr>
          <w:b/>
          <w:bCs/>
        </w:rPr>
        <w:t xml:space="preserve"> </w:t>
      </w:r>
      <w:r w:rsidRPr="00462199">
        <w:rPr>
          <w:b/>
          <w:bCs/>
          <w:i/>
        </w:rPr>
        <w:t>[(by way of upload(s) to the LCHA Counterparty</w:t>
      </w:r>
      <w:r w:rsidR="00D10824">
        <w:rPr>
          <w:b/>
          <w:bCs/>
          <w:i/>
        </w:rPr>
        <w:t>'s document transfer application</w:t>
      </w:r>
      <w:r w:rsidRPr="00462199">
        <w:rPr>
          <w:b/>
          <w:bCs/>
          <w:i/>
        </w:rPr>
        <w:t xml:space="preserve"> on the dates set out in Appendix 1 to this notice)]</w:t>
      </w:r>
      <w:r w:rsidRPr="00462199">
        <w:rPr>
          <w:b/>
          <w:bCs/>
        </w:rPr>
        <w:t xml:space="preserve"> </w:t>
      </w:r>
      <w:r w:rsidRPr="00462199">
        <w:t>Supporting Information listed in Appendix 1 to this notice which we consider to be relevant to evidence to and supportive of the foregoing.]</w:t>
      </w:r>
      <w:bookmarkEnd w:id="9547"/>
    </w:p>
    <w:p w14:paraId="5EE0393C" w14:textId="77777777" w:rsidR="00D179D6" w:rsidRPr="00462199" w:rsidRDefault="00D179D6" w:rsidP="002D59DB">
      <w:pPr>
        <w:pStyle w:val="AltSH1Ashurst"/>
        <w:rPr>
          <w:lang w:eastAsia="zh-CN"/>
        </w:rPr>
      </w:pPr>
      <w:bookmarkStart w:id="9548" w:name="_Ref144117128"/>
      <w:r w:rsidRPr="00462199">
        <w:t>We enclose a Directors' Certificate certifying that the information contained in, and enclosed with, this notice is true, complete and accurate in all material respects and is not misleading.</w:t>
      </w:r>
      <w:bookmarkEnd w:id="9548"/>
    </w:p>
    <w:p w14:paraId="5B008B70" w14:textId="77777777" w:rsidR="00D179D6" w:rsidRPr="00462199" w:rsidRDefault="00D179D6" w:rsidP="00FF4DCF">
      <w:pPr>
        <w:pStyle w:val="NormalAshurst"/>
        <w:jc w:val="center"/>
      </w:pPr>
      <w:r w:rsidRPr="00462199">
        <w:t>Yours faithfully,</w:t>
      </w:r>
    </w:p>
    <w:p w14:paraId="3EF21CF5" w14:textId="77777777" w:rsidR="00D179D6" w:rsidRPr="00462199" w:rsidRDefault="00D179D6" w:rsidP="00FF4DCF">
      <w:pPr>
        <w:pStyle w:val="NormalAshurst"/>
        <w:jc w:val="center"/>
        <w:rPr>
          <w:lang w:eastAsia="zh-CN"/>
        </w:rPr>
      </w:pPr>
    </w:p>
    <w:p w14:paraId="694DB19A" w14:textId="77777777" w:rsidR="00D179D6" w:rsidRPr="00462199" w:rsidRDefault="00D179D6" w:rsidP="00FF4DCF">
      <w:pPr>
        <w:pStyle w:val="StandardAshurst"/>
        <w:jc w:val="center"/>
        <w:rPr>
          <w:lang w:eastAsia="zh-CN"/>
        </w:rPr>
      </w:pPr>
      <w:r w:rsidRPr="00462199">
        <w:t>.....................................</w:t>
      </w:r>
    </w:p>
    <w:p w14:paraId="64A34F8A" w14:textId="77777777" w:rsidR="00D179D6" w:rsidRPr="00462199" w:rsidRDefault="00D179D6" w:rsidP="00FF4DCF">
      <w:pPr>
        <w:pStyle w:val="StandardAshurst"/>
        <w:jc w:val="center"/>
        <w:rPr>
          <w:lang w:eastAsia="zh-CN"/>
        </w:rPr>
      </w:pPr>
      <w:r w:rsidRPr="00462199">
        <w:t>For and on behalf of</w:t>
      </w:r>
    </w:p>
    <w:p w14:paraId="682F3EDE"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778BAD67" w14:textId="77777777" w:rsidR="00D179D6" w:rsidRPr="00462199" w:rsidRDefault="00D179D6" w:rsidP="005B3BB9">
      <w:pPr>
        <w:pStyle w:val="NormalAshurst"/>
        <w:rPr>
          <w:lang w:eastAsia="zh-CN"/>
        </w:rPr>
      </w:pPr>
      <w:r w:rsidRPr="00462199">
        <w:br w:type="page"/>
      </w:r>
    </w:p>
    <w:p w14:paraId="448831B1" w14:textId="77777777" w:rsidR="00D179D6" w:rsidRPr="00462199" w:rsidRDefault="00D179D6" w:rsidP="001E2581">
      <w:pPr>
        <w:pStyle w:val="Annex13Heading"/>
      </w:pPr>
      <w:bookmarkStart w:id="9549" w:name="_Toc149833958"/>
      <w:r w:rsidRPr="00462199">
        <w:lastRenderedPageBreak/>
        <w:t>Milestone Requirement Notice</w:t>
      </w:r>
      <w:bookmarkEnd w:id="9549"/>
    </w:p>
    <w:p w14:paraId="37E73515"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BEC420B" w14:textId="77777777" w:rsidR="00D179D6" w:rsidRPr="00462199" w:rsidRDefault="00D179D6" w:rsidP="008667CA">
      <w:pPr>
        <w:pStyle w:val="NormalBoldAshurst"/>
        <w:tabs>
          <w:tab w:val="left" w:pos="782"/>
        </w:tabs>
        <w:rPr>
          <w:lang w:eastAsia="zh-CN"/>
        </w:rPr>
      </w:pPr>
      <w:r w:rsidRPr="00462199">
        <w:rPr>
          <w:i/>
        </w:rPr>
        <w:tab/>
        <w:t>[Address]</w:t>
      </w:r>
    </w:p>
    <w:p w14:paraId="71AE6A8C"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4B3A72CC"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C52D25B"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05CA328" w14:textId="77777777" w:rsidR="00D179D6" w:rsidRPr="00462199" w:rsidRDefault="00D179D6" w:rsidP="005B3BB9">
      <w:pPr>
        <w:pStyle w:val="CBOLDCAPSAshurst"/>
        <w:rPr>
          <w:lang w:eastAsia="zh-CN"/>
        </w:rPr>
      </w:pPr>
      <w:r w:rsidRPr="00462199">
        <w:t>LCHA – MILESTONE REQUIREMENT NOTICE</w:t>
      </w:r>
    </w:p>
    <w:p w14:paraId="6CEC14EA" w14:textId="77777777" w:rsidR="00D179D6" w:rsidRPr="00462199" w:rsidRDefault="00D179D6" w:rsidP="005B3BB9">
      <w:pPr>
        <w:pStyle w:val="NormalAshurst"/>
        <w:rPr>
          <w:lang w:eastAsia="zh-CN"/>
        </w:rPr>
      </w:pPr>
      <w:r w:rsidRPr="00462199">
        <w:t>Dear Sir/Madam,</w:t>
      </w:r>
    </w:p>
    <w:p w14:paraId="37EB379D" w14:textId="77777777" w:rsidR="00D179D6" w:rsidRPr="00462199" w:rsidRDefault="00D179D6" w:rsidP="00C92053">
      <w:pPr>
        <w:pStyle w:val="AltSH1Ashurst"/>
        <w:numPr>
          <w:ilvl w:val="0"/>
          <w:numId w:val="80"/>
        </w:numPr>
        <w:rPr>
          <w:lang w:eastAsia="zh-CN"/>
        </w:rPr>
      </w:pPr>
      <w:bookmarkStart w:id="9550" w:name="_Ref144117129"/>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50"/>
    </w:p>
    <w:p w14:paraId="55C15D5F" w14:textId="6963847E" w:rsidR="00D179D6" w:rsidRPr="00462199" w:rsidRDefault="00D179D6" w:rsidP="002D59DB">
      <w:pPr>
        <w:pStyle w:val="AltSH1Ashurst"/>
        <w:rPr>
          <w:lang w:eastAsia="zh-CN"/>
        </w:rPr>
      </w:pPr>
      <w:bookmarkStart w:id="9551" w:name="_Ref144117130"/>
      <w:r w:rsidRPr="00462199">
        <w:t xml:space="preserve">We further refer you to </w:t>
      </w:r>
      <w:r w:rsidR="007248B2" w:rsidRPr="007248B2">
        <w:t>Condition</w:t>
      </w:r>
      <w:r w:rsidRPr="00462199">
        <w:t xml:space="preserve"> </w:t>
      </w:r>
      <w:r w:rsidR="00372485">
        <w:fldChar w:fldCharType="begin"/>
      </w:r>
      <w:r w:rsidR="00372485">
        <w:instrText xml:space="preserve"> REF _Ref144113260 \w \h </w:instrText>
      </w:r>
      <w:r w:rsidR="00372485">
        <w:fldChar w:fldCharType="separate"/>
      </w:r>
      <w:del w:id="9552" w:author="Faqir, Sofia (Energy Security)" w:date="2023-11-12T19:48:00Z">
        <w:r w:rsidR="00E473FC">
          <w:delText>4.1</w:delText>
        </w:r>
      </w:del>
      <w:r w:rsidR="00372485">
        <w:fldChar w:fldCharType="end"/>
      </w:r>
      <w:r w:rsidRPr="00462199">
        <w:t>.</w:t>
      </w:r>
      <w:bookmarkEnd w:id="9551"/>
    </w:p>
    <w:p w14:paraId="7627EF75" w14:textId="77777777" w:rsidR="00D179D6" w:rsidRPr="00462199" w:rsidRDefault="00D179D6" w:rsidP="002D59DB">
      <w:pPr>
        <w:pStyle w:val="AltSH1Ashurst"/>
        <w:rPr>
          <w:lang w:eastAsia="zh-CN"/>
        </w:rPr>
      </w:pPr>
      <w:bookmarkStart w:id="9553" w:name="_Ref144117131"/>
      <w:r w:rsidRPr="00462199">
        <w:t>This is a Milestone Requirement Notice.</w:t>
      </w:r>
      <w:bookmarkEnd w:id="9553"/>
    </w:p>
    <w:p w14:paraId="751A558F" w14:textId="1B3B68A1" w:rsidR="00D179D6" w:rsidRPr="00462199" w:rsidRDefault="00D179D6" w:rsidP="002D59DB">
      <w:pPr>
        <w:pStyle w:val="AltSH1Ashurst"/>
        <w:rPr>
          <w:b/>
          <w:bCs/>
          <w:lang w:eastAsia="zh-CN"/>
        </w:rPr>
      </w:pPr>
      <w:bookmarkStart w:id="9554" w:name="_Ref144117132"/>
      <w:r w:rsidRPr="00462199">
        <w:rPr>
          <w:b/>
          <w:bCs/>
          <w:i/>
        </w:rPr>
        <w:t>[We enclose [(by way of upload(s) to the LCHA Counterparty</w:t>
      </w:r>
      <w:r w:rsidR="00D10824">
        <w:rPr>
          <w:b/>
          <w:bCs/>
          <w:i/>
        </w:rPr>
        <w:t>'s document transfer application</w:t>
      </w:r>
      <w:r w:rsidRPr="00462199">
        <w:rPr>
          <w:b/>
          <w:bCs/>
          <w:i/>
        </w:rPr>
        <w:t xml:space="preserve"> on the dates set out in Appendix 1 to this notice)] invoices, payment receipts and other Supporting Information with respect to the Project [which are listed in Appendix 1 to this notice] which we consider to be relevant to evidence expenditure by us and our direct shareholders of ten per cent. (10%) or more of the Total Project Pre-Commissioning Costs, being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enclose [(by way of upload(s) to the LCHA Counterparty</w:t>
      </w:r>
      <w:r w:rsidR="00D51FB1">
        <w:rPr>
          <w:b/>
          <w:bCs/>
          <w:i/>
        </w:rPr>
        <w:t xml:space="preserve">'s document transfer application </w:t>
      </w:r>
      <w:r w:rsidRPr="00462199">
        <w:rPr>
          <w:b/>
          <w:bCs/>
          <w:i/>
        </w:rPr>
        <w:t>on the dates set out in Appendix 1 to this notice)] information as is specified, identified or listed as the Project Commitments and the following Supporting Information [which are listed in Appendix 1 to this notice] which we consider to be relevant to evidence compliance or fulfilment of the Project Commitments: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54"/>
    </w:p>
    <w:p w14:paraId="0E514B1C" w14:textId="77777777" w:rsidR="00D179D6" w:rsidRPr="00462199" w:rsidRDefault="00D179D6" w:rsidP="002D59DB">
      <w:pPr>
        <w:pStyle w:val="AltSH1Ashurst"/>
        <w:rPr>
          <w:lang w:eastAsia="zh-CN"/>
        </w:rPr>
      </w:pPr>
      <w:bookmarkStart w:id="9555" w:name="_Ref144117133"/>
      <w:r w:rsidRPr="00462199">
        <w:t>We enclose a Directors' Certificate certifying that the information contained in, and enclosed with, this notice is true, complete and accurate in all material respects and is not misleading.</w:t>
      </w:r>
      <w:bookmarkEnd w:id="9555"/>
    </w:p>
    <w:p w14:paraId="5FBB23E6" w14:textId="77777777" w:rsidR="00D179D6" w:rsidRPr="00462199" w:rsidRDefault="00D179D6" w:rsidP="00FF4DCF">
      <w:pPr>
        <w:pStyle w:val="NormalAshurst"/>
        <w:jc w:val="center"/>
      </w:pPr>
      <w:r w:rsidRPr="00462199">
        <w:t>Yours faithfully,</w:t>
      </w:r>
    </w:p>
    <w:p w14:paraId="295D0746" w14:textId="77777777" w:rsidR="00D179D6" w:rsidRPr="00462199" w:rsidRDefault="00D179D6" w:rsidP="00FF4DCF">
      <w:pPr>
        <w:pStyle w:val="NormalAshurst"/>
        <w:jc w:val="center"/>
        <w:rPr>
          <w:lang w:eastAsia="zh-CN"/>
        </w:rPr>
      </w:pPr>
    </w:p>
    <w:p w14:paraId="70ECBE4D" w14:textId="77777777" w:rsidR="00D179D6" w:rsidRPr="00462199" w:rsidRDefault="00D179D6" w:rsidP="00FF4DCF">
      <w:pPr>
        <w:pStyle w:val="StandardAshurst"/>
        <w:jc w:val="center"/>
        <w:rPr>
          <w:lang w:eastAsia="zh-CN"/>
        </w:rPr>
      </w:pPr>
      <w:r w:rsidRPr="00462199">
        <w:t>.....................................</w:t>
      </w:r>
    </w:p>
    <w:p w14:paraId="454D80D1" w14:textId="77777777" w:rsidR="00D179D6" w:rsidRPr="00462199" w:rsidRDefault="00D179D6" w:rsidP="00FF4DCF">
      <w:pPr>
        <w:pStyle w:val="StandardAshurst"/>
        <w:jc w:val="center"/>
        <w:rPr>
          <w:lang w:eastAsia="zh-CN"/>
        </w:rPr>
      </w:pPr>
      <w:r w:rsidRPr="00462199">
        <w:t>For and on behalf of</w:t>
      </w:r>
    </w:p>
    <w:p w14:paraId="49539AAE"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2761ED5D" w14:textId="77777777" w:rsidR="00D179D6" w:rsidRPr="00462199" w:rsidRDefault="00D179D6" w:rsidP="00986A4F">
      <w:pPr>
        <w:pStyle w:val="NormalAshurst"/>
        <w:rPr>
          <w:lang w:eastAsia="zh-CN"/>
        </w:rPr>
      </w:pPr>
      <w:r w:rsidRPr="00462199">
        <w:rPr>
          <w:lang w:eastAsia="zh-CN"/>
        </w:rPr>
        <w:br w:type="page"/>
      </w:r>
    </w:p>
    <w:p w14:paraId="72DBCEB1" w14:textId="77777777" w:rsidR="00D179D6" w:rsidRPr="00462199" w:rsidRDefault="00D179D6" w:rsidP="001E2581">
      <w:pPr>
        <w:pStyle w:val="Annex13Heading"/>
      </w:pPr>
      <w:bookmarkStart w:id="9556" w:name="_Toc149833959"/>
      <w:r w:rsidRPr="00462199">
        <w:lastRenderedPageBreak/>
        <w:t>Milestone Assessment Response Notice</w:t>
      </w:r>
      <w:bookmarkEnd w:id="9556"/>
    </w:p>
    <w:p w14:paraId="75954832"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AFF9594"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A1A52D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EE9CB1E" w14:textId="77777777" w:rsidR="00D179D6" w:rsidRPr="00462199" w:rsidRDefault="00D179D6" w:rsidP="009E0DA4">
      <w:pPr>
        <w:pStyle w:val="NormalBoldAshurst"/>
        <w:tabs>
          <w:tab w:val="left" w:pos="782"/>
        </w:tabs>
        <w:rPr>
          <w:lang w:eastAsia="zh-CN"/>
        </w:rPr>
      </w:pPr>
      <w:r w:rsidRPr="00462199">
        <w:rPr>
          <w:i/>
        </w:rPr>
        <w:tab/>
        <w:t>[Address]</w:t>
      </w:r>
    </w:p>
    <w:p w14:paraId="0A2207C8"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6913AE1" w14:textId="77777777" w:rsidR="00D179D6" w:rsidRPr="00462199" w:rsidRDefault="00D179D6" w:rsidP="005B3BB9">
      <w:pPr>
        <w:pStyle w:val="CBOLDCAPSAshurst"/>
        <w:rPr>
          <w:lang w:eastAsia="zh-CN"/>
        </w:rPr>
      </w:pPr>
      <w:r w:rsidRPr="00462199">
        <w:t>LCHA – MILESTONE ASSESSMENT RESPONSE NOTICE</w:t>
      </w:r>
    </w:p>
    <w:p w14:paraId="1C8C9E8F" w14:textId="77777777" w:rsidR="00D179D6" w:rsidRPr="00462199" w:rsidRDefault="00D179D6" w:rsidP="005B3BB9">
      <w:pPr>
        <w:pStyle w:val="NormalAshurst"/>
        <w:rPr>
          <w:lang w:eastAsia="zh-CN"/>
        </w:rPr>
      </w:pPr>
      <w:r w:rsidRPr="00462199">
        <w:t>Dear Sir/Madam,</w:t>
      </w:r>
    </w:p>
    <w:p w14:paraId="59AB9F1A" w14:textId="77777777" w:rsidR="00D179D6" w:rsidRPr="00462199" w:rsidRDefault="00D179D6" w:rsidP="00C92053">
      <w:pPr>
        <w:pStyle w:val="AltSH1Ashurst"/>
        <w:numPr>
          <w:ilvl w:val="0"/>
          <w:numId w:val="81"/>
        </w:numPr>
        <w:rPr>
          <w:lang w:eastAsia="zh-CN"/>
        </w:rPr>
      </w:pPr>
      <w:bookmarkStart w:id="9557" w:name="_Ref14411713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557"/>
    </w:p>
    <w:p w14:paraId="28038968" w14:textId="29DEBEF9" w:rsidR="00D179D6" w:rsidRPr="00462199" w:rsidRDefault="00D179D6" w:rsidP="002D59DB">
      <w:pPr>
        <w:pStyle w:val="AltSH1Ashurst"/>
        <w:rPr>
          <w:lang w:eastAsia="zh-CN"/>
        </w:rPr>
      </w:pPr>
      <w:bookmarkStart w:id="9558" w:name="_Ref144117135"/>
      <w:r w:rsidRPr="00462199">
        <w:t xml:space="preserve">We further refer you to </w:t>
      </w:r>
      <w:r w:rsidR="007248B2" w:rsidRPr="007248B2">
        <w:t>Condition</w:t>
      </w:r>
      <w:r w:rsidRPr="00462199">
        <w:t xml:space="preserve"> </w:t>
      </w:r>
      <w:r w:rsidR="00372485">
        <w:fldChar w:fldCharType="begin"/>
      </w:r>
      <w:r w:rsidR="00372485">
        <w:instrText xml:space="preserve"> REF _Ref144113266 \w \h </w:instrText>
      </w:r>
      <w:r w:rsidR="00372485">
        <w:fldChar w:fldCharType="separate"/>
      </w:r>
      <w:del w:id="9559" w:author="Faqir, Sofia (Energy Security)" w:date="2023-11-12T19:48:00Z">
        <w:r w:rsidR="00E473FC">
          <w:delText>4.3</w:delText>
        </w:r>
      </w:del>
      <w:r w:rsidR="00372485">
        <w:fldChar w:fldCharType="end"/>
      </w:r>
      <w:r w:rsidRPr="00462199">
        <w:t>.</w:t>
      </w:r>
      <w:bookmarkEnd w:id="9558"/>
    </w:p>
    <w:p w14:paraId="2ABB0FE8" w14:textId="77777777" w:rsidR="00D179D6" w:rsidRPr="00462199" w:rsidRDefault="00D179D6" w:rsidP="002D59DB">
      <w:pPr>
        <w:pStyle w:val="AltSH1Ashurst"/>
        <w:rPr>
          <w:lang w:eastAsia="zh-CN"/>
        </w:rPr>
      </w:pPr>
      <w:bookmarkStart w:id="9560" w:name="_Ref144117136"/>
      <w:r w:rsidRPr="00462199">
        <w:t>This is a Milestone Assessment Response Notice in relation to the Milestone Requirement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560"/>
    </w:p>
    <w:p w14:paraId="655E08CD" w14:textId="77777777" w:rsidR="00D179D6" w:rsidRPr="00462199" w:rsidRDefault="00D179D6" w:rsidP="002D59DB">
      <w:pPr>
        <w:pStyle w:val="AltSH1Ashurst"/>
        <w:rPr>
          <w:b/>
          <w:bCs/>
          <w:lang w:eastAsia="zh-CN"/>
        </w:rPr>
      </w:pPr>
      <w:bookmarkStart w:id="9561" w:name="_Ref144117137"/>
      <w:r w:rsidRPr="00462199">
        <w:rPr>
          <w:b/>
          <w:bCs/>
          <w:i/>
        </w:rPr>
        <w:t>[We consider that you have [not] complied with and fulfilled a Milestone Requirement [and the Milestone Satisfaction Date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consider that we have not been provided with sufficient Supporting Information to determine whether you have complied with and fulfilled a Milestone Requirement. We require the following Requested Milestone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61"/>
    </w:p>
    <w:p w14:paraId="63849249" w14:textId="77777777" w:rsidR="00D179D6" w:rsidRPr="00462199" w:rsidRDefault="00D179D6" w:rsidP="00326791">
      <w:pPr>
        <w:pStyle w:val="NormalAshurst"/>
        <w:jc w:val="center"/>
      </w:pPr>
      <w:r w:rsidRPr="00462199">
        <w:t>Yours faithfully,</w:t>
      </w:r>
    </w:p>
    <w:p w14:paraId="6FECF759" w14:textId="77777777" w:rsidR="00D179D6" w:rsidRPr="00462199" w:rsidRDefault="00D179D6" w:rsidP="00326791">
      <w:pPr>
        <w:pStyle w:val="NormalAshurst"/>
        <w:rPr>
          <w:lang w:eastAsia="zh-CN"/>
        </w:rPr>
      </w:pPr>
    </w:p>
    <w:p w14:paraId="70DA02B2" w14:textId="77777777" w:rsidR="00D179D6" w:rsidRPr="00462199" w:rsidRDefault="00D179D6" w:rsidP="00326791">
      <w:pPr>
        <w:pStyle w:val="StandardAshurst"/>
        <w:jc w:val="center"/>
        <w:rPr>
          <w:lang w:eastAsia="zh-CN"/>
        </w:rPr>
      </w:pPr>
      <w:r w:rsidRPr="00462199">
        <w:t>.....................................</w:t>
      </w:r>
    </w:p>
    <w:p w14:paraId="76A6601F" w14:textId="77777777" w:rsidR="00D179D6" w:rsidRPr="00462199" w:rsidRDefault="00D179D6" w:rsidP="00326791">
      <w:pPr>
        <w:pStyle w:val="StandardAshurst"/>
        <w:jc w:val="center"/>
        <w:rPr>
          <w:lang w:eastAsia="zh-CN"/>
        </w:rPr>
      </w:pPr>
      <w:r w:rsidRPr="00462199">
        <w:t>For and on behalf of</w:t>
      </w:r>
    </w:p>
    <w:p w14:paraId="67C2700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950DCF7" w14:textId="77777777" w:rsidR="00D179D6" w:rsidRPr="00462199" w:rsidRDefault="00D179D6" w:rsidP="00986A4F">
      <w:pPr>
        <w:pStyle w:val="NormalAshurst"/>
        <w:rPr>
          <w:lang w:eastAsia="zh-CN"/>
        </w:rPr>
      </w:pPr>
      <w:r w:rsidRPr="00462199">
        <w:rPr>
          <w:lang w:eastAsia="zh-CN"/>
        </w:rPr>
        <w:br w:type="page"/>
      </w:r>
    </w:p>
    <w:p w14:paraId="1E39C573" w14:textId="77777777" w:rsidR="00D179D6" w:rsidRPr="00462199" w:rsidRDefault="00D179D6" w:rsidP="001E2581">
      <w:pPr>
        <w:pStyle w:val="Annex13Heading"/>
      </w:pPr>
      <w:bookmarkStart w:id="9562" w:name="_Toc149833960"/>
      <w:r w:rsidRPr="00462199">
        <w:lastRenderedPageBreak/>
        <w:t>Further Milestone Assessment Response Notice</w:t>
      </w:r>
      <w:bookmarkEnd w:id="9562"/>
    </w:p>
    <w:p w14:paraId="29589ED3"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7D1DA85"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8B9004C"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C4D5799" w14:textId="77777777" w:rsidR="00D179D6" w:rsidRPr="00462199" w:rsidRDefault="00D179D6" w:rsidP="009E0DA4">
      <w:pPr>
        <w:pStyle w:val="NormalBoldAshurst"/>
        <w:tabs>
          <w:tab w:val="left" w:pos="782"/>
        </w:tabs>
        <w:rPr>
          <w:lang w:eastAsia="zh-CN"/>
        </w:rPr>
      </w:pPr>
      <w:r w:rsidRPr="00462199">
        <w:rPr>
          <w:i/>
        </w:rPr>
        <w:tab/>
        <w:t>[Address]</w:t>
      </w:r>
    </w:p>
    <w:p w14:paraId="4E26695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2A30F02" w14:textId="77777777" w:rsidR="00D179D6" w:rsidRPr="00462199" w:rsidRDefault="00D179D6" w:rsidP="005B3BB9">
      <w:pPr>
        <w:pStyle w:val="CBOLDCAPSAshurst"/>
        <w:rPr>
          <w:lang w:eastAsia="zh-CN"/>
        </w:rPr>
      </w:pPr>
      <w:r w:rsidRPr="00462199">
        <w:t>LCHA – FURTHER MILESTONE ASSESSMENT RESPONSE NOTICE</w:t>
      </w:r>
    </w:p>
    <w:p w14:paraId="34839D9D" w14:textId="77777777" w:rsidR="00D179D6" w:rsidRPr="00462199" w:rsidRDefault="00D179D6" w:rsidP="005B3BB9">
      <w:pPr>
        <w:pStyle w:val="NormalAshurst"/>
        <w:rPr>
          <w:lang w:eastAsia="zh-CN"/>
        </w:rPr>
      </w:pPr>
      <w:r w:rsidRPr="00462199">
        <w:t>Dear Sir/Madam,</w:t>
      </w:r>
    </w:p>
    <w:p w14:paraId="38425A5D" w14:textId="77777777" w:rsidR="00D179D6" w:rsidRPr="00462199" w:rsidRDefault="00D179D6" w:rsidP="00C92053">
      <w:pPr>
        <w:pStyle w:val="AltSH1Ashurst"/>
        <w:numPr>
          <w:ilvl w:val="0"/>
          <w:numId w:val="82"/>
        </w:numPr>
        <w:rPr>
          <w:lang w:eastAsia="zh-CN"/>
        </w:rPr>
      </w:pPr>
      <w:bookmarkStart w:id="9563" w:name="_Ref14411713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63"/>
    </w:p>
    <w:p w14:paraId="649182D1" w14:textId="61513132" w:rsidR="00D179D6" w:rsidRPr="00462199" w:rsidRDefault="00D179D6" w:rsidP="002D59DB">
      <w:pPr>
        <w:pStyle w:val="AltSH1Ashurst"/>
        <w:rPr>
          <w:lang w:eastAsia="zh-CN"/>
        </w:rPr>
      </w:pPr>
      <w:bookmarkStart w:id="9564" w:name="_Ref144117139"/>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_Ref144113274 \r \h \* MERGEFORMAT </w:instrText>
      </w:r>
      <w:r w:rsidRPr="00462199">
        <w:fldChar w:fldCharType="separate"/>
      </w:r>
      <w:del w:id="9565" w:author="Faqir, Sofia (Energy Security)" w:date="2023-11-12T19:48:00Z">
        <w:r w:rsidR="00E473FC" w:rsidRPr="00E473FC">
          <w:rPr>
            <w:color w:val="000000"/>
          </w:rPr>
          <w:delText>4.4(C)(ii)</w:delText>
        </w:r>
      </w:del>
      <w:r w:rsidRPr="00462199">
        <w:fldChar w:fldCharType="end"/>
      </w:r>
      <w:r w:rsidRPr="00462199">
        <w:t>.</w:t>
      </w:r>
      <w:bookmarkEnd w:id="9564"/>
    </w:p>
    <w:p w14:paraId="3D546E62" w14:textId="77777777" w:rsidR="00D179D6" w:rsidRPr="00462199" w:rsidRDefault="00D179D6" w:rsidP="002D59DB">
      <w:pPr>
        <w:pStyle w:val="AltSH1Ashurst"/>
        <w:rPr>
          <w:lang w:eastAsia="zh-CN"/>
        </w:rPr>
      </w:pPr>
      <w:bookmarkStart w:id="9566" w:name="_Ref144117140"/>
      <w:r w:rsidRPr="00462199">
        <w:t xml:space="preserve">This is a Further Milestone Assessment Response Notice in relation to the Milestone Requirement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and the Milestone Assessment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66"/>
    </w:p>
    <w:p w14:paraId="6B1B7300" w14:textId="77777777" w:rsidR="00D179D6" w:rsidRPr="00462199" w:rsidRDefault="00D179D6" w:rsidP="002D59DB">
      <w:pPr>
        <w:pStyle w:val="AltSH1Ashurst"/>
        <w:rPr>
          <w:lang w:eastAsia="zh-CN"/>
        </w:rPr>
      </w:pPr>
      <w:bookmarkStart w:id="9567" w:name="_Ref144117141"/>
      <w:r w:rsidRPr="00462199">
        <w:t xml:space="preserve">Following our receipt of the Requested Milestone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consider that you have </w:t>
      </w:r>
      <w:r w:rsidRPr="00462199">
        <w:rPr>
          <w:b/>
          <w:bCs/>
          <w:i/>
        </w:rPr>
        <w:t>[not]</w:t>
      </w:r>
      <w:r w:rsidRPr="00462199">
        <w:t xml:space="preserve"> complied with and fulfilled a Milestone Requirement </w:t>
      </w:r>
      <w:r w:rsidRPr="00462199">
        <w:rPr>
          <w:b/>
          <w:bCs/>
          <w:i/>
        </w:rPr>
        <w:t>[and the Milestone Satisfaction Date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67"/>
    </w:p>
    <w:p w14:paraId="1717B932" w14:textId="77777777" w:rsidR="00D179D6" w:rsidRPr="00462199" w:rsidRDefault="00D179D6" w:rsidP="00326791">
      <w:pPr>
        <w:pStyle w:val="NormalAshurst"/>
        <w:jc w:val="center"/>
      </w:pPr>
      <w:r w:rsidRPr="00462199">
        <w:t>Yours faithfully,</w:t>
      </w:r>
    </w:p>
    <w:p w14:paraId="04285FC0" w14:textId="77777777" w:rsidR="00D179D6" w:rsidRPr="00462199" w:rsidRDefault="00D179D6" w:rsidP="00326791">
      <w:pPr>
        <w:pStyle w:val="NormalAshurst"/>
        <w:rPr>
          <w:lang w:eastAsia="zh-CN"/>
        </w:rPr>
      </w:pPr>
    </w:p>
    <w:p w14:paraId="1BEDFF27" w14:textId="77777777" w:rsidR="00D179D6" w:rsidRPr="00462199" w:rsidRDefault="00D179D6" w:rsidP="00326791">
      <w:pPr>
        <w:pStyle w:val="StandardAshurst"/>
        <w:jc w:val="center"/>
        <w:rPr>
          <w:lang w:eastAsia="zh-CN"/>
        </w:rPr>
      </w:pPr>
      <w:r w:rsidRPr="00462199">
        <w:t>.....................................</w:t>
      </w:r>
    </w:p>
    <w:p w14:paraId="146229B4" w14:textId="77777777" w:rsidR="00D179D6" w:rsidRPr="00462199" w:rsidRDefault="00D179D6" w:rsidP="00326791">
      <w:pPr>
        <w:pStyle w:val="StandardAshurst"/>
        <w:jc w:val="center"/>
        <w:rPr>
          <w:lang w:eastAsia="zh-CN"/>
        </w:rPr>
      </w:pPr>
      <w:r w:rsidRPr="00462199">
        <w:t>For and on behalf of</w:t>
      </w:r>
    </w:p>
    <w:p w14:paraId="14E68A27"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B4EB0A3" w14:textId="77777777" w:rsidR="00D179D6" w:rsidRPr="00462199" w:rsidRDefault="00D179D6" w:rsidP="00986A4F">
      <w:pPr>
        <w:pStyle w:val="NormalAshurst"/>
        <w:rPr>
          <w:lang w:eastAsia="zh-CN"/>
        </w:rPr>
      </w:pPr>
      <w:r w:rsidRPr="00462199">
        <w:rPr>
          <w:lang w:eastAsia="zh-CN"/>
        </w:rPr>
        <w:br w:type="page"/>
      </w:r>
    </w:p>
    <w:p w14:paraId="44DB5F71" w14:textId="77777777" w:rsidR="00D179D6" w:rsidRPr="00462199" w:rsidRDefault="00D179D6" w:rsidP="001E2581">
      <w:pPr>
        <w:pStyle w:val="Annex13Heading"/>
      </w:pPr>
      <w:bookmarkStart w:id="9568" w:name="_Toc149833961"/>
      <w:r w:rsidRPr="00462199">
        <w:lastRenderedPageBreak/>
        <w:t>Milestone Delay Notice</w:t>
      </w:r>
      <w:bookmarkEnd w:id="9568"/>
    </w:p>
    <w:p w14:paraId="2EE94034"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550CFAD" w14:textId="77777777" w:rsidR="00D179D6" w:rsidRPr="00462199" w:rsidRDefault="00D179D6" w:rsidP="008667CA">
      <w:pPr>
        <w:pStyle w:val="NormalBoldAshurst"/>
        <w:tabs>
          <w:tab w:val="left" w:pos="782"/>
        </w:tabs>
        <w:rPr>
          <w:lang w:eastAsia="zh-CN"/>
        </w:rPr>
      </w:pPr>
      <w:r w:rsidRPr="00462199">
        <w:rPr>
          <w:i/>
        </w:rPr>
        <w:tab/>
        <w:t>[Address]</w:t>
      </w:r>
    </w:p>
    <w:p w14:paraId="483BEFF2"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E70F76C"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ED0C247"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9B9E1AD" w14:textId="77777777" w:rsidR="00D179D6" w:rsidRPr="00462199" w:rsidRDefault="00D179D6" w:rsidP="005B3BB9">
      <w:pPr>
        <w:pStyle w:val="CBOLDCAPSAshurst"/>
        <w:rPr>
          <w:lang w:eastAsia="zh-CN"/>
        </w:rPr>
      </w:pPr>
      <w:r w:rsidRPr="00462199">
        <w:t>LCHA – MILESTONE DELAY NOTICE</w:t>
      </w:r>
    </w:p>
    <w:p w14:paraId="6B13996A" w14:textId="77777777" w:rsidR="00D179D6" w:rsidRPr="00462199" w:rsidRDefault="00D179D6" w:rsidP="005B3BB9">
      <w:pPr>
        <w:pStyle w:val="NormalAshurst"/>
        <w:rPr>
          <w:lang w:eastAsia="zh-CN"/>
        </w:rPr>
      </w:pPr>
      <w:r w:rsidRPr="00462199">
        <w:t>Dear Sir/Madam,</w:t>
      </w:r>
    </w:p>
    <w:p w14:paraId="69F1632D" w14:textId="77777777" w:rsidR="00D179D6" w:rsidRPr="00462199" w:rsidRDefault="00D179D6" w:rsidP="00C92053">
      <w:pPr>
        <w:pStyle w:val="AltSH1Ashurst"/>
        <w:numPr>
          <w:ilvl w:val="0"/>
          <w:numId w:val="83"/>
        </w:numPr>
        <w:rPr>
          <w:lang w:eastAsia="zh-CN"/>
        </w:rPr>
      </w:pPr>
      <w:bookmarkStart w:id="9569" w:name="_Ref14411714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69"/>
    </w:p>
    <w:p w14:paraId="6C76B64C" w14:textId="02D923BC" w:rsidR="00D179D6" w:rsidRPr="00462199" w:rsidRDefault="00D179D6" w:rsidP="002D59DB">
      <w:pPr>
        <w:pStyle w:val="AltSH1Ashurst"/>
        <w:rPr>
          <w:lang w:eastAsia="zh-CN"/>
        </w:rPr>
      </w:pPr>
      <w:bookmarkStart w:id="9570" w:name="_Ref144117143"/>
      <w:r w:rsidRPr="00462199">
        <w:t xml:space="preserve">We further refer you to </w:t>
      </w:r>
      <w:r w:rsidR="007248B2" w:rsidRPr="007248B2">
        <w:t>Condition</w:t>
      </w:r>
      <w:r w:rsidRPr="00462199">
        <w:t xml:space="preserve"> </w:t>
      </w:r>
      <w:r w:rsidR="00372485">
        <w:fldChar w:fldCharType="begin"/>
      </w:r>
      <w:r w:rsidR="00372485">
        <w:instrText xml:space="preserve"> REF _Ref144113278 \w \h </w:instrText>
      </w:r>
      <w:r w:rsidR="00372485">
        <w:fldChar w:fldCharType="separate"/>
      </w:r>
      <w:del w:id="9571" w:author="Faqir, Sofia (Energy Security)" w:date="2023-11-12T19:48:00Z">
        <w:r w:rsidR="00E473FC">
          <w:delText>4.8</w:delText>
        </w:r>
      </w:del>
      <w:r w:rsidR="00372485">
        <w:fldChar w:fldCharType="end"/>
      </w:r>
      <w:r w:rsidRPr="00462199">
        <w:t>.</w:t>
      </w:r>
      <w:bookmarkEnd w:id="9570"/>
    </w:p>
    <w:p w14:paraId="213C729A" w14:textId="77777777" w:rsidR="00D179D6" w:rsidRPr="00462199" w:rsidRDefault="00D179D6" w:rsidP="002D59DB">
      <w:pPr>
        <w:pStyle w:val="AltSH1Ashurst"/>
        <w:rPr>
          <w:lang w:eastAsia="zh-CN"/>
        </w:rPr>
      </w:pPr>
      <w:bookmarkStart w:id="9572" w:name="_Ref144117144"/>
      <w:r w:rsidRPr="00462199">
        <w:t>This is a Milestone Delay Notice.</w:t>
      </w:r>
      <w:bookmarkEnd w:id="9572"/>
    </w:p>
    <w:p w14:paraId="2705547D" w14:textId="77777777" w:rsidR="00D179D6" w:rsidRPr="00462199" w:rsidRDefault="00D179D6" w:rsidP="002D59DB">
      <w:pPr>
        <w:pStyle w:val="AltSH1Ashurst"/>
        <w:rPr>
          <w:lang w:eastAsia="zh-CN"/>
        </w:rPr>
      </w:pPr>
      <w:bookmarkStart w:id="9573" w:name="_Ref144117145"/>
      <w:r w:rsidRPr="00462199">
        <w:t xml:space="preserve">We consider there is likely to be a delay to the fulfilment of the Milestone Requirement and the Milestone Requirement will not be met by the Milestone Delivery Date. The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73"/>
    </w:p>
    <w:p w14:paraId="12871163" w14:textId="7030534D" w:rsidR="00D179D6" w:rsidRPr="00462199" w:rsidRDefault="00D179D6" w:rsidP="002D59DB">
      <w:pPr>
        <w:pStyle w:val="AltSH1Ashurst"/>
        <w:rPr>
          <w:lang w:eastAsia="zh-CN"/>
        </w:rPr>
      </w:pPr>
      <w:bookmarkStart w:id="9574" w:name="_Ref144117146"/>
      <w:r w:rsidRPr="00462199">
        <w:t xml:space="preserve">We enclose </w:t>
      </w:r>
      <w:r w:rsidRPr="00462199">
        <w:rPr>
          <w:b/>
          <w:bCs/>
          <w:i/>
        </w:rPr>
        <w:t>[(by way of upload(s) to the LCHA Counterparty</w:t>
      </w:r>
      <w:r w:rsidR="00D10824">
        <w:rPr>
          <w:b/>
          <w:bCs/>
          <w:i/>
        </w:rPr>
        <w:t>'s document transfer application</w:t>
      </w:r>
      <w:r w:rsidRPr="00462199">
        <w:rPr>
          <w:b/>
          <w:bCs/>
          <w:i/>
        </w:rPr>
        <w:t xml:space="preserve"> on the dates set out in Appendix 1 to this notice)]</w:t>
      </w:r>
      <w:r w:rsidRPr="00462199">
        <w:rPr>
          <w:b/>
          <w:bCs/>
        </w:rPr>
        <w:t xml:space="preserve"> </w:t>
      </w:r>
      <w:r w:rsidRPr="00462199">
        <w:t>Supporting Information listed in Appendix 1 to this notice which we consider to be relevant to evidence the delay of the Milestone Requirement.</w:t>
      </w:r>
      <w:bookmarkEnd w:id="9574"/>
    </w:p>
    <w:p w14:paraId="62B2AB80" w14:textId="77777777" w:rsidR="00D179D6" w:rsidRPr="00462199" w:rsidRDefault="00D179D6" w:rsidP="002D59DB">
      <w:pPr>
        <w:pStyle w:val="AltSH1Ashurst"/>
        <w:rPr>
          <w:lang w:eastAsia="zh-CN"/>
        </w:rPr>
      </w:pPr>
      <w:bookmarkStart w:id="9575" w:name="_Ref144117147"/>
      <w:r w:rsidRPr="00462199">
        <w:t>We enclose a Directors' Certificate certifying that the information contained in, and enclosed with, this notice is true, complete and accurate in all material respects and is not misleading.</w:t>
      </w:r>
      <w:bookmarkEnd w:id="9575"/>
    </w:p>
    <w:p w14:paraId="7B6A319A" w14:textId="77777777" w:rsidR="00D179D6" w:rsidRPr="00462199" w:rsidRDefault="00D179D6" w:rsidP="00FF4DCF">
      <w:pPr>
        <w:pStyle w:val="NormalAshurst"/>
        <w:jc w:val="center"/>
      </w:pPr>
      <w:r w:rsidRPr="00462199">
        <w:t>Yours faithfully,</w:t>
      </w:r>
    </w:p>
    <w:p w14:paraId="33FDD490" w14:textId="77777777" w:rsidR="00D179D6" w:rsidRPr="00462199" w:rsidRDefault="00D179D6" w:rsidP="00FF4DCF">
      <w:pPr>
        <w:pStyle w:val="NormalAshurst"/>
        <w:jc w:val="center"/>
        <w:rPr>
          <w:lang w:eastAsia="zh-CN"/>
        </w:rPr>
      </w:pPr>
    </w:p>
    <w:p w14:paraId="2BD05648" w14:textId="77777777" w:rsidR="00D179D6" w:rsidRPr="00462199" w:rsidRDefault="00D179D6" w:rsidP="00FF4DCF">
      <w:pPr>
        <w:pStyle w:val="StandardAshurst"/>
        <w:jc w:val="center"/>
        <w:rPr>
          <w:lang w:eastAsia="zh-CN"/>
        </w:rPr>
      </w:pPr>
      <w:r w:rsidRPr="00462199">
        <w:t>.....................................</w:t>
      </w:r>
    </w:p>
    <w:p w14:paraId="728AC3F2" w14:textId="77777777" w:rsidR="00D179D6" w:rsidRPr="00462199" w:rsidRDefault="00D179D6" w:rsidP="00FF4DCF">
      <w:pPr>
        <w:pStyle w:val="StandardAshurst"/>
        <w:jc w:val="center"/>
        <w:rPr>
          <w:lang w:eastAsia="zh-CN"/>
        </w:rPr>
      </w:pPr>
      <w:r w:rsidRPr="00462199">
        <w:t>For and on behalf of</w:t>
      </w:r>
    </w:p>
    <w:p w14:paraId="508C192B"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29AE6302" w14:textId="77777777" w:rsidR="00D179D6" w:rsidRPr="00462199" w:rsidRDefault="00D179D6" w:rsidP="00986A4F">
      <w:pPr>
        <w:pStyle w:val="NormalAshurst"/>
        <w:rPr>
          <w:lang w:eastAsia="zh-CN"/>
        </w:rPr>
      </w:pPr>
      <w:r w:rsidRPr="00462199">
        <w:rPr>
          <w:lang w:eastAsia="zh-CN"/>
        </w:rPr>
        <w:br w:type="page"/>
      </w:r>
    </w:p>
    <w:p w14:paraId="22191C25" w14:textId="77777777" w:rsidR="00D179D6" w:rsidRPr="00462199" w:rsidRDefault="00D179D6" w:rsidP="001E2581">
      <w:pPr>
        <w:pStyle w:val="Annex13Heading"/>
      </w:pPr>
      <w:bookmarkStart w:id="9576" w:name="_Toc149833962"/>
      <w:r w:rsidRPr="00462199">
        <w:lastRenderedPageBreak/>
        <w:t>RCE Notice</w:t>
      </w:r>
      <w:bookmarkEnd w:id="9576"/>
    </w:p>
    <w:p w14:paraId="385977CE"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B55F4CC" w14:textId="77777777" w:rsidR="00D179D6" w:rsidRPr="00462199" w:rsidRDefault="00D179D6" w:rsidP="008667CA">
      <w:pPr>
        <w:pStyle w:val="NormalBoldAshurst"/>
        <w:tabs>
          <w:tab w:val="left" w:pos="782"/>
        </w:tabs>
        <w:rPr>
          <w:lang w:eastAsia="zh-CN"/>
        </w:rPr>
      </w:pPr>
      <w:r w:rsidRPr="00462199">
        <w:rPr>
          <w:i/>
        </w:rPr>
        <w:tab/>
        <w:t>[Address]</w:t>
      </w:r>
    </w:p>
    <w:p w14:paraId="0B9D2395"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266ACD11"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A49D905"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E177879" w14:textId="77777777" w:rsidR="00D179D6" w:rsidRPr="00462199" w:rsidRDefault="00D179D6" w:rsidP="005B3BB9">
      <w:pPr>
        <w:pStyle w:val="CBOLDCAPSAshurst"/>
        <w:rPr>
          <w:lang w:eastAsia="zh-CN"/>
        </w:rPr>
      </w:pPr>
      <w:r w:rsidRPr="00462199">
        <w:t>LCHA – RCE NOTICE</w:t>
      </w:r>
    </w:p>
    <w:p w14:paraId="557583C3" w14:textId="77777777" w:rsidR="00D179D6" w:rsidRPr="00462199" w:rsidRDefault="00D179D6" w:rsidP="005B3BB9">
      <w:pPr>
        <w:pStyle w:val="NormalAshurst"/>
        <w:rPr>
          <w:lang w:eastAsia="zh-CN"/>
        </w:rPr>
      </w:pPr>
      <w:r w:rsidRPr="00462199">
        <w:t>Dear Sir/Madam,</w:t>
      </w:r>
    </w:p>
    <w:p w14:paraId="184CA676" w14:textId="77777777" w:rsidR="00D179D6" w:rsidRPr="00462199" w:rsidRDefault="00D179D6" w:rsidP="00C92053">
      <w:pPr>
        <w:pStyle w:val="AltSH1Ashurst"/>
        <w:numPr>
          <w:ilvl w:val="0"/>
          <w:numId w:val="84"/>
        </w:numPr>
        <w:rPr>
          <w:lang w:eastAsia="zh-CN"/>
        </w:rPr>
      </w:pPr>
      <w:bookmarkStart w:id="9577" w:name="_Ref14411714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77"/>
    </w:p>
    <w:p w14:paraId="4F9AAF71" w14:textId="5F3C8B3B" w:rsidR="00D179D6" w:rsidRPr="00462199" w:rsidRDefault="00D179D6" w:rsidP="002D59DB">
      <w:pPr>
        <w:pStyle w:val="AltSH1Ashurst"/>
        <w:rPr>
          <w:lang w:eastAsia="zh-CN"/>
        </w:rPr>
      </w:pPr>
      <w:bookmarkStart w:id="9578" w:name="_Ref144117149"/>
      <w:r w:rsidRPr="00462199">
        <w:t xml:space="preserve">We further refer you to </w:t>
      </w:r>
      <w:r w:rsidR="007248B2" w:rsidRPr="007248B2">
        <w:t>Condition</w:t>
      </w:r>
      <w:r w:rsidRPr="00462199">
        <w:t xml:space="preserve"> </w:t>
      </w:r>
      <w:r w:rsidR="00372485">
        <w:fldChar w:fldCharType="begin"/>
      </w:r>
      <w:r w:rsidR="00372485">
        <w:instrText xml:space="preserve"> REF _Ref144113287 \w \h </w:instrText>
      </w:r>
      <w:r w:rsidR="00372485">
        <w:fldChar w:fldCharType="separate"/>
      </w:r>
      <w:del w:id="9579" w:author="Faqir, Sofia (Energy Security)" w:date="2023-11-12T19:48:00Z">
        <w:r w:rsidR="00E473FC">
          <w:delText>5.1</w:delText>
        </w:r>
      </w:del>
      <w:r w:rsidR="00372485">
        <w:fldChar w:fldCharType="end"/>
      </w:r>
      <w:r w:rsidRPr="00462199">
        <w:t>.</w:t>
      </w:r>
      <w:bookmarkEnd w:id="9578"/>
    </w:p>
    <w:p w14:paraId="7C497330" w14:textId="77777777" w:rsidR="00D179D6" w:rsidRPr="00462199" w:rsidRDefault="00D179D6" w:rsidP="002D59DB">
      <w:pPr>
        <w:pStyle w:val="AltSH1Ashurst"/>
        <w:rPr>
          <w:lang w:eastAsia="zh-CN"/>
        </w:rPr>
      </w:pPr>
      <w:bookmarkStart w:id="9580" w:name="_Ref144117150"/>
      <w:r w:rsidRPr="00462199">
        <w:t>This is an RCE Notice.</w:t>
      </w:r>
      <w:bookmarkEnd w:id="9580"/>
    </w:p>
    <w:p w14:paraId="28D50348" w14:textId="77777777" w:rsidR="00D179D6" w:rsidRPr="00462199" w:rsidRDefault="00D179D6" w:rsidP="002D59DB">
      <w:pPr>
        <w:pStyle w:val="AltSH1Ashurst"/>
        <w:rPr>
          <w:lang w:eastAsia="zh-CN"/>
        </w:rPr>
      </w:pPr>
      <w:bookmarkStart w:id="9581" w:name="_Ref144117151"/>
      <w:r w:rsidRPr="00462199">
        <w:t xml:space="preserve">The amount by which the Installed Capacity Estimate should be reduced to take into account the Relevant Construction Event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MW and the RCE-Adjusted Installed Capacity Estimate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MW.</w:t>
      </w:r>
      <w:bookmarkEnd w:id="9581"/>
    </w:p>
    <w:p w14:paraId="0EEBAAF7" w14:textId="77777777" w:rsidR="00D179D6" w:rsidRPr="00462199" w:rsidRDefault="00D179D6" w:rsidP="002D59DB">
      <w:pPr>
        <w:pStyle w:val="AltSH1Ashurst"/>
        <w:rPr>
          <w:lang w:eastAsia="zh-CN"/>
        </w:rPr>
      </w:pPr>
      <w:bookmarkStart w:id="9582" w:name="_Ref144117152"/>
      <w:r w:rsidRPr="00462199">
        <w:t xml:space="preserve">The following change to the assets comprising the Facility will result from the proposed reduction to the Installed Capacity Estimate: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82"/>
    </w:p>
    <w:p w14:paraId="020A75FD" w14:textId="55612C45" w:rsidR="00D179D6" w:rsidRPr="00462199" w:rsidRDefault="00D179D6" w:rsidP="002D59DB">
      <w:pPr>
        <w:pStyle w:val="AltSH1Ashurst"/>
        <w:rPr>
          <w:lang w:eastAsia="zh-CN"/>
        </w:rPr>
      </w:pPr>
      <w:bookmarkStart w:id="9583" w:name="_Ref144117153"/>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t xml:space="preserve"> the following Supporting Information which we consider to be relevant to evidence:</w:t>
      </w:r>
      <w:bookmarkEnd w:id="9583"/>
    </w:p>
    <w:p w14:paraId="665D1D7C" w14:textId="77777777" w:rsidR="00D179D6" w:rsidRPr="00462199" w:rsidRDefault="00D179D6" w:rsidP="00A80892">
      <w:pPr>
        <w:pStyle w:val="AltSH5Ashurst"/>
        <w:tabs>
          <w:tab w:val="clear" w:pos="2653"/>
          <w:tab w:val="left" w:pos="1406"/>
        </w:tabs>
        <w:ind w:left="1406" w:hanging="624"/>
        <w:rPr>
          <w:lang w:eastAsia="zh-CN"/>
        </w:rPr>
      </w:pPr>
      <w:bookmarkStart w:id="9584" w:name="_Ref144117154"/>
      <w:r w:rsidRPr="00462199">
        <w:t>the existence or occurrence of the Construction Event and our basis for concluding that the Construction Event constitutes a Relevant Construction Event; [and]</w:t>
      </w:r>
      <w:bookmarkEnd w:id="9584"/>
    </w:p>
    <w:p w14:paraId="1D410F32" w14:textId="77777777" w:rsidR="00D179D6" w:rsidRPr="00462199" w:rsidRDefault="00D179D6" w:rsidP="00A80892">
      <w:pPr>
        <w:pStyle w:val="AltSH5Ashurst"/>
        <w:tabs>
          <w:tab w:val="clear" w:pos="2653"/>
          <w:tab w:val="left" w:pos="1406"/>
        </w:tabs>
        <w:ind w:left="1406" w:hanging="624"/>
        <w:rPr>
          <w:lang w:eastAsia="zh-CN"/>
        </w:rPr>
      </w:pPr>
      <w:bookmarkStart w:id="9585" w:name="_Ref144117155"/>
      <w:r w:rsidRPr="00462199">
        <w:t>our basis for concluding that, as a result of the existence or occurrence of the Relevant Construction Event, the Installed Capacity Estimate is required to be reduced to the RCE-Adjusted Installed Capacity Estimate; and</w:t>
      </w:r>
      <w:bookmarkEnd w:id="9585"/>
    </w:p>
    <w:p w14:paraId="63F09FEB" w14:textId="77777777" w:rsidR="00D179D6" w:rsidRPr="00462199" w:rsidRDefault="00D179D6" w:rsidP="00A80892">
      <w:pPr>
        <w:pStyle w:val="AltSH5Ashurst"/>
        <w:tabs>
          <w:tab w:val="clear" w:pos="2653"/>
          <w:tab w:val="left" w:pos="1406"/>
        </w:tabs>
        <w:ind w:left="1406" w:hanging="624"/>
        <w:rPr>
          <w:lang w:eastAsia="zh-CN"/>
        </w:rPr>
      </w:pPr>
      <w:bookmarkStart w:id="9586" w:name="_Ref144117156"/>
      <w:r w:rsidRPr="00462199">
        <w:t>the change in the assets comprising the Facility which will result from the proposed reduction to the Installed Capacity Estimate.</w:t>
      </w:r>
      <w:bookmarkEnd w:id="9586"/>
    </w:p>
    <w:p w14:paraId="2133E166" w14:textId="77777777" w:rsidR="00D179D6" w:rsidRPr="00462199" w:rsidRDefault="00D179D6" w:rsidP="002D59DB">
      <w:pPr>
        <w:pStyle w:val="AltSH1Ashurst"/>
        <w:rPr>
          <w:lang w:eastAsia="zh-CN"/>
        </w:rPr>
      </w:pPr>
      <w:bookmarkStart w:id="9587" w:name="_Ref144117157"/>
      <w:r w:rsidRPr="00462199">
        <w:t>We enclose a Directors' Certificate certifying that the information contained in, and enclosed with, this notice is true, complete and accurate in all material respects and is not misleading.</w:t>
      </w:r>
      <w:bookmarkEnd w:id="9587"/>
    </w:p>
    <w:p w14:paraId="5E5AD687" w14:textId="77777777" w:rsidR="00D179D6" w:rsidRPr="00462199" w:rsidRDefault="00D179D6" w:rsidP="00FF4DCF">
      <w:pPr>
        <w:pStyle w:val="NormalAshurst"/>
        <w:jc w:val="center"/>
      </w:pPr>
      <w:r w:rsidRPr="00462199">
        <w:t>Yours faithfully,</w:t>
      </w:r>
    </w:p>
    <w:p w14:paraId="5DE4D607" w14:textId="77777777" w:rsidR="00D179D6" w:rsidRPr="00462199" w:rsidRDefault="00D179D6" w:rsidP="00FF4DCF">
      <w:pPr>
        <w:pStyle w:val="NormalAshurst"/>
        <w:jc w:val="center"/>
        <w:rPr>
          <w:lang w:eastAsia="zh-CN"/>
        </w:rPr>
      </w:pPr>
    </w:p>
    <w:p w14:paraId="2EF3B458" w14:textId="77777777" w:rsidR="00D179D6" w:rsidRPr="00462199" w:rsidRDefault="00D179D6" w:rsidP="00FF4DCF">
      <w:pPr>
        <w:pStyle w:val="StandardAshurst"/>
        <w:jc w:val="center"/>
        <w:rPr>
          <w:lang w:eastAsia="zh-CN"/>
        </w:rPr>
      </w:pPr>
      <w:r w:rsidRPr="00462199">
        <w:t>.....................................</w:t>
      </w:r>
    </w:p>
    <w:p w14:paraId="565A59BA" w14:textId="77777777" w:rsidR="00D179D6" w:rsidRPr="00462199" w:rsidRDefault="00D179D6" w:rsidP="00FF4DCF">
      <w:pPr>
        <w:pStyle w:val="StandardAshurst"/>
        <w:jc w:val="center"/>
        <w:rPr>
          <w:lang w:eastAsia="zh-CN"/>
        </w:rPr>
      </w:pPr>
      <w:r w:rsidRPr="00462199">
        <w:t>For and on behalf of</w:t>
      </w:r>
    </w:p>
    <w:p w14:paraId="63311287"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6CA0BCB3" w14:textId="77777777" w:rsidR="00D179D6" w:rsidRPr="00462199" w:rsidRDefault="00D179D6" w:rsidP="005B3BB9">
      <w:pPr>
        <w:pStyle w:val="NormalAshurst"/>
        <w:rPr>
          <w:lang w:eastAsia="zh-CN"/>
        </w:rPr>
      </w:pPr>
      <w:r w:rsidRPr="00462199">
        <w:rPr>
          <w:b/>
        </w:rPr>
        <w:br w:type="page"/>
      </w:r>
    </w:p>
    <w:p w14:paraId="6D74224D" w14:textId="77777777" w:rsidR="00D179D6" w:rsidRPr="00462199" w:rsidRDefault="00D179D6" w:rsidP="001E2581">
      <w:pPr>
        <w:pStyle w:val="Annex13Heading"/>
      </w:pPr>
      <w:bookmarkStart w:id="9588" w:name="_Toc149833963"/>
      <w:r w:rsidRPr="00462199">
        <w:lastRenderedPageBreak/>
        <w:t>RCE Response Notice</w:t>
      </w:r>
      <w:bookmarkEnd w:id="9588"/>
    </w:p>
    <w:p w14:paraId="1B54C6CE"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E5B96CB"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AB4A7F0"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F9B72E3" w14:textId="77777777" w:rsidR="00D179D6" w:rsidRPr="00462199" w:rsidRDefault="00D179D6" w:rsidP="009E0DA4">
      <w:pPr>
        <w:pStyle w:val="NormalBoldAshurst"/>
        <w:tabs>
          <w:tab w:val="left" w:pos="782"/>
        </w:tabs>
        <w:rPr>
          <w:lang w:eastAsia="zh-CN"/>
        </w:rPr>
      </w:pPr>
      <w:r w:rsidRPr="00462199">
        <w:rPr>
          <w:i/>
        </w:rPr>
        <w:tab/>
        <w:t>[Address]</w:t>
      </w:r>
    </w:p>
    <w:p w14:paraId="499339F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024A2B6" w14:textId="77777777" w:rsidR="00D179D6" w:rsidRPr="00462199" w:rsidRDefault="00D179D6" w:rsidP="005B3BB9">
      <w:pPr>
        <w:pStyle w:val="CBOLDCAPSAshurst"/>
        <w:rPr>
          <w:lang w:eastAsia="zh-CN"/>
        </w:rPr>
      </w:pPr>
      <w:r w:rsidRPr="00462199">
        <w:t>LCHA – RCE RESPONSE NOTICE</w:t>
      </w:r>
    </w:p>
    <w:p w14:paraId="0882E701" w14:textId="77777777" w:rsidR="00D179D6" w:rsidRPr="00462199" w:rsidRDefault="00D179D6" w:rsidP="005B3BB9">
      <w:pPr>
        <w:pStyle w:val="NormalAshurst"/>
        <w:rPr>
          <w:lang w:eastAsia="zh-CN"/>
        </w:rPr>
      </w:pPr>
      <w:r w:rsidRPr="00462199">
        <w:t>Dear Sir/Madam,</w:t>
      </w:r>
    </w:p>
    <w:p w14:paraId="20E4BE66" w14:textId="77777777" w:rsidR="00D179D6" w:rsidRPr="00462199" w:rsidRDefault="00D179D6" w:rsidP="00C92053">
      <w:pPr>
        <w:pStyle w:val="AltSH1Ashurst"/>
        <w:numPr>
          <w:ilvl w:val="0"/>
          <w:numId w:val="85"/>
        </w:numPr>
        <w:rPr>
          <w:lang w:eastAsia="zh-CN"/>
        </w:rPr>
      </w:pPr>
      <w:bookmarkStart w:id="9589" w:name="_Ref14411715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89"/>
    </w:p>
    <w:p w14:paraId="026908E7" w14:textId="30B64F85" w:rsidR="00D179D6" w:rsidRPr="00462199" w:rsidRDefault="00D179D6" w:rsidP="002D59DB">
      <w:pPr>
        <w:pStyle w:val="AltSH1Ashurst"/>
        <w:rPr>
          <w:lang w:eastAsia="zh-CN"/>
        </w:rPr>
      </w:pPr>
      <w:bookmarkStart w:id="9590" w:name="_Ref144117159"/>
      <w:r w:rsidRPr="00462199">
        <w:t xml:space="preserve">We further refer you to </w:t>
      </w:r>
      <w:r w:rsidR="007248B2" w:rsidRPr="007248B2">
        <w:t>Condition</w:t>
      </w:r>
      <w:r w:rsidRPr="00462199">
        <w:t xml:space="preserve"> </w:t>
      </w:r>
      <w:r w:rsidR="00372485">
        <w:fldChar w:fldCharType="begin"/>
      </w:r>
      <w:r w:rsidR="00372485">
        <w:instrText xml:space="preserve"> REF _Ref144113298 \w \h </w:instrText>
      </w:r>
      <w:r w:rsidR="00372485">
        <w:fldChar w:fldCharType="separate"/>
      </w:r>
      <w:del w:id="9591" w:author="Faqir, Sofia (Energy Security)" w:date="2023-11-12T19:48:00Z">
        <w:r w:rsidR="00E473FC">
          <w:delText>5.4</w:delText>
        </w:r>
      </w:del>
      <w:r w:rsidR="00372485">
        <w:fldChar w:fldCharType="end"/>
      </w:r>
      <w:r w:rsidRPr="00462199">
        <w:t>.</w:t>
      </w:r>
      <w:bookmarkEnd w:id="9590"/>
    </w:p>
    <w:p w14:paraId="12874217" w14:textId="77777777" w:rsidR="00D179D6" w:rsidRPr="00462199" w:rsidRDefault="00D179D6" w:rsidP="002D59DB">
      <w:pPr>
        <w:pStyle w:val="AltSH1Ashurst"/>
        <w:rPr>
          <w:lang w:eastAsia="zh-CN"/>
        </w:rPr>
      </w:pPr>
      <w:bookmarkStart w:id="9592" w:name="_Ref144117160"/>
      <w:r w:rsidRPr="00462199">
        <w:t xml:space="preserve">This is an RCE Response Notice in relation to the RCE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92"/>
    </w:p>
    <w:p w14:paraId="69FF1A5D" w14:textId="77777777" w:rsidR="00D179D6" w:rsidRPr="00462199" w:rsidRDefault="00D179D6" w:rsidP="002D59DB">
      <w:pPr>
        <w:pStyle w:val="AltSH1Ashurst"/>
        <w:rPr>
          <w:b/>
          <w:bCs/>
          <w:lang w:eastAsia="zh-CN"/>
        </w:rPr>
      </w:pPr>
      <w:bookmarkStart w:id="9593" w:name="_Ref144117161"/>
      <w:r w:rsidRPr="00462199">
        <w:rPr>
          <w:b/>
          <w:bCs/>
          <w:i/>
        </w:rPr>
        <w:t>[We consider that a Relevant Construction Event has [not] occurred. We [do not] accept the RCE-Adjusted Installed Capacity Estimate specified in the RCE Notice.] [We consider that we have not been provided with sufficient Supporting Information to determine [whether a Relevant Construction Event has occurred]/[whether to accept the RCE-Adjusted Installed Capacity Estimate]/[the change to the assets comprising the Facility which will result from the proposed reduction to the Installed Capacity Estimate]. We require the following RCE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593"/>
    </w:p>
    <w:p w14:paraId="7AA3407E" w14:textId="77777777" w:rsidR="00D179D6" w:rsidRPr="00462199" w:rsidRDefault="00D179D6" w:rsidP="00326791">
      <w:pPr>
        <w:pStyle w:val="NormalAshurst"/>
        <w:jc w:val="center"/>
      </w:pPr>
      <w:r w:rsidRPr="00462199">
        <w:t>Yours faithfully,</w:t>
      </w:r>
    </w:p>
    <w:p w14:paraId="63EE1264" w14:textId="77777777" w:rsidR="00D179D6" w:rsidRPr="00462199" w:rsidRDefault="00D179D6" w:rsidP="00326791">
      <w:pPr>
        <w:pStyle w:val="NormalAshurst"/>
        <w:rPr>
          <w:lang w:eastAsia="zh-CN"/>
        </w:rPr>
      </w:pPr>
    </w:p>
    <w:p w14:paraId="3F446078" w14:textId="77777777" w:rsidR="00D179D6" w:rsidRPr="00462199" w:rsidRDefault="00D179D6" w:rsidP="00326791">
      <w:pPr>
        <w:pStyle w:val="StandardAshurst"/>
        <w:jc w:val="center"/>
        <w:rPr>
          <w:lang w:eastAsia="zh-CN"/>
        </w:rPr>
      </w:pPr>
      <w:r w:rsidRPr="00462199">
        <w:t>.....................................</w:t>
      </w:r>
    </w:p>
    <w:p w14:paraId="3D35A2C7" w14:textId="77777777" w:rsidR="00D179D6" w:rsidRPr="00462199" w:rsidRDefault="00D179D6" w:rsidP="00326791">
      <w:pPr>
        <w:pStyle w:val="StandardAshurst"/>
        <w:jc w:val="center"/>
        <w:rPr>
          <w:lang w:eastAsia="zh-CN"/>
        </w:rPr>
      </w:pPr>
      <w:r w:rsidRPr="00462199">
        <w:t>For and on behalf of</w:t>
      </w:r>
    </w:p>
    <w:p w14:paraId="4DB27533"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246F540" w14:textId="77777777" w:rsidR="00D179D6" w:rsidRPr="00462199" w:rsidRDefault="00D179D6" w:rsidP="00986A4F">
      <w:pPr>
        <w:pStyle w:val="NormalAshurst"/>
        <w:rPr>
          <w:lang w:eastAsia="zh-CN"/>
        </w:rPr>
      </w:pPr>
      <w:r w:rsidRPr="00462199">
        <w:rPr>
          <w:lang w:eastAsia="zh-CN"/>
        </w:rPr>
        <w:br w:type="page"/>
      </w:r>
    </w:p>
    <w:p w14:paraId="073B7C48" w14:textId="77777777" w:rsidR="00D179D6" w:rsidRPr="00462199" w:rsidRDefault="00D179D6" w:rsidP="001E2581">
      <w:pPr>
        <w:pStyle w:val="Annex13Heading"/>
      </w:pPr>
      <w:bookmarkStart w:id="9594" w:name="_Toc149833964"/>
      <w:r w:rsidRPr="00462199">
        <w:lastRenderedPageBreak/>
        <w:t>Further RCE Response Notice</w:t>
      </w:r>
      <w:bookmarkEnd w:id="9594"/>
    </w:p>
    <w:p w14:paraId="101B9C71"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E4D5D11"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8F809A0"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E961EA8" w14:textId="77777777" w:rsidR="00D179D6" w:rsidRPr="00462199" w:rsidRDefault="00D179D6" w:rsidP="009E0DA4">
      <w:pPr>
        <w:pStyle w:val="NormalBoldAshurst"/>
        <w:tabs>
          <w:tab w:val="left" w:pos="782"/>
        </w:tabs>
        <w:rPr>
          <w:lang w:eastAsia="zh-CN"/>
        </w:rPr>
      </w:pPr>
      <w:r w:rsidRPr="00462199">
        <w:rPr>
          <w:i/>
        </w:rPr>
        <w:tab/>
        <w:t>[Address]</w:t>
      </w:r>
    </w:p>
    <w:p w14:paraId="10230394"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A4CF1A6" w14:textId="77777777" w:rsidR="00D179D6" w:rsidRPr="00462199" w:rsidRDefault="00D179D6" w:rsidP="005B3BB9">
      <w:pPr>
        <w:pStyle w:val="CBOLDCAPSAshurst"/>
        <w:rPr>
          <w:lang w:eastAsia="zh-CN"/>
        </w:rPr>
      </w:pPr>
      <w:r w:rsidRPr="00462199">
        <w:t>LCHA – FURTHER RCE RESPONSE NOTICE</w:t>
      </w:r>
    </w:p>
    <w:p w14:paraId="64DF3F93" w14:textId="77777777" w:rsidR="00D179D6" w:rsidRPr="00462199" w:rsidRDefault="00D179D6" w:rsidP="005B3BB9">
      <w:pPr>
        <w:pStyle w:val="NormalAshurst"/>
        <w:rPr>
          <w:lang w:eastAsia="zh-CN"/>
        </w:rPr>
      </w:pPr>
      <w:r w:rsidRPr="00462199">
        <w:t>Dear Sir/Madam,</w:t>
      </w:r>
    </w:p>
    <w:p w14:paraId="6396D52C" w14:textId="77777777" w:rsidR="00D179D6" w:rsidRPr="00462199" w:rsidRDefault="00D179D6" w:rsidP="00C92053">
      <w:pPr>
        <w:pStyle w:val="AltSH1Ashurst"/>
        <w:numPr>
          <w:ilvl w:val="0"/>
          <w:numId w:val="86"/>
        </w:numPr>
        <w:rPr>
          <w:lang w:eastAsia="zh-CN"/>
        </w:rPr>
      </w:pPr>
      <w:bookmarkStart w:id="9595" w:name="_Ref14411716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595"/>
    </w:p>
    <w:p w14:paraId="2C7CF2F8" w14:textId="5D15802D" w:rsidR="00D179D6" w:rsidRPr="00462199" w:rsidRDefault="00D179D6" w:rsidP="002D59DB">
      <w:pPr>
        <w:pStyle w:val="AltSH1Ashurst"/>
        <w:rPr>
          <w:lang w:eastAsia="zh-CN"/>
        </w:rPr>
      </w:pPr>
      <w:bookmarkStart w:id="9596" w:name="_Ref144117163"/>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_Ref144113313 \r \h \* MERGEFORMAT </w:instrText>
      </w:r>
      <w:r w:rsidRPr="00462199">
        <w:fldChar w:fldCharType="separate"/>
      </w:r>
      <w:del w:id="9597" w:author="Faqir, Sofia (Energy Security)" w:date="2023-11-12T19:48:00Z">
        <w:r w:rsidR="00E473FC" w:rsidRPr="00E473FC">
          <w:rPr>
            <w:color w:val="000000"/>
          </w:rPr>
          <w:delText>5.5(C)(ii)</w:delText>
        </w:r>
      </w:del>
      <w:r w:rsidRPr="00462199">
        <w:fldChar w:fldCharType="end"/>
      </w:r>
      <w:r w:rsidRPr="00462199">
        <w:t>.</w:t>
      </w:r>
      <w:bookmarkEnd w:id="9596"/>
    </w:p>
    <w:p w14:paraId="5081E2D8" w14:textId="77777777" w:rsidR="00D179D6" w:rsidRPr="00462199" w:rsidRDefault="00D179D6" w:rsidP="002D59DB">
      <w:pPr>
        <w:pStyle w:val="AltSH1Ashurst"/>
        <w:rPr>
          <w:lang w:eastAsia="zh-CN"/>
        </w:rPr>
      </w:pPr>
      <w:bookmarkStart w:id="9598" w:name="_Ref144117164"/>
      <w:r w:rsidRPr="00462199">
        <w:t xml:space="preserve">This is a Further RCE Response Notice in relation to the RCE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RCE Response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598"/>
    </w:p>
    <w:p w14:paraId="21E84EA3" w14:textId="77777777" w:rsidR="00D179D6" w:rsidRPr="00462199" w:rsidRDefault="00D179D6" w:rsidP="002D59DB">
      <w:pPr>
        <w:pStyle w:val="AltSH1Ashurst"/>
        <w:rPr>
          <w:lang w:eastAsia="zh-CN"/>
        </w:rPr>
      </w:pPr>
      <w:bookmarkStart w:id="9599" w:name="_Ref144117165"/>
      <w:r w:rsidRPr="00462199">
        <w:t xml:space="preserve">Following our receipt of the RCE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consider that a Relevant Construction Event has </w:t>
      </w:r>
      <w:r w:rsidRPr="00462199">
        <w:rPr>
          <w:b/>
          <w:bCs/>
          <w:i/>
        </w:rPr>
        <w:t>[not]</w:t>
      </w:r>
      <w:r w:rsidRPr="00462199">
        <w:t xml:space="preserve"> occurred and we </w:t>
      </w:r>
      <w:r w:rsidRPr="00462199">
        <w:rPr>
          <w:b/>
          <w:bCs/>
          <w:i/>
        </w:rPr>
        <w:t>[do not]</w:t>
      </w:r>
      <w:r w:rsidRPr="00462199">
        <w:t xml:space="preserve"> accept the RCE-Adjusted Installed Capacity Estimate specified in the RCE Notice.</w:t>
      </w:r>
      <w:bookmarkEnd w:id="9599"/>
    </w:p>
    <w:p w14:paraId="681D98B5" w14:textId="77777777" w:rsidR="00D179D6" w:rsidRPr="00462199" w:rsidRDefault="00D179D6" w:rsidP="00326791">
      <w:pPr>
        <w:pStyle w:val="NormalAshurst"/>
        <w:jc w:val="center"/>
      </w:pPr>
      <w:r w:rsidRPr="00462199">
        <w:t>Yours faithfully,</w:t>
      </w:r>
    </w:p>
    <w:p w14:paraId="52783B42" w14:textId="77777777" w:rsidR="00D179D6" w:rsidRPr="00462199" w:rsidRDefault="00D179D6" w:rsidP="00326791">
      <w:pPr>
        <w:pStyle w:val="NormalAshurst"/>
        <w:rPr>
          <w:lang w:eastAsia="zh-CN"/>
        </w:rPr>
      </w:pPr>
    </w:p>
    <w:p w14:paraId="69863535" w14:textId="77777777" w:rsidR="00D179D6" w:rsidRPr="00462199" w:rsidRDefault="00D179D6" w:rsidP="00326791">
      <w:pPr>
        <w:pStyle w:val="StandardAshurst"/>
        <w:jc w:val="center"/>
        <w:rPr>
          <w:lang w:eastAsia="zh-CN"/>
        </w:rPr>
      </w:pPr>
      <w:r w:rsidRPr="00462199">
        <w:t>.....................................</w:t>
      </w:r>
    </w:p>
    <w:p w14:paraId="5CB4111D" w14:textId="77777777" w:rsidR="00D179D6" w:rsidRPr="00462199" w:rsidRDefault="00D179D6" w:rsidP="00326791">
      <w:pPr>
        <w:pStyle w:val="StandardAshurst"/>
        <w:jc w:val="center"/>
        <w:rPr>
          <w:lang w:eastAsia="zh-CN"/>
        </w:rPr>
      </w:pPr>
      <w:r w:rsidRPr="00462199">
        <w:t>For and on behalf of</w:t>
      </w:r>
    </w:p>
    <w:p w14:paraId="03015DB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6757A64" w14:textId="77777777" w:rsidR="00D179D6" w:rsidRPr="00462199" w:rsidRDefault="00D179D6" w:rsidP="00986A4F">
      <w:pPr>
        <w:pStyle w:val="NormalAshurst"/>
        <w:rPr>
          <w:lang w:eastAsia="zh-CN"/>
        </w:rPr>
      </w:pPr>
      <w:r w:rsidRPr="00462199">
        <w:rPr>
          <w:lang w:eastAsia="zh-CN"/>
        </w:rPr>
        <w:br w:type="page"/>
      </w:r>
    </w:p>
    <w:p w14:paraId="43E535A8" w14:textId="77777777" w:rsidR="00D179D6" w:rsidRPr="00462199" w:rsidRDefault="00D179D6" w:rsidP="001E2581">
      <w:pPr>
        <w:pStyle w:val="Annex13Heading"/>
      </w:pPr>
      <w:bookmarkStart w:id="9600" w:name="_Toc149833965"/>
      <w:r w:rsidRPr="00462199">
        <w:lastRenderedPageBreak/>
        <w:t>ICE Adjustment Notice</w:t>
      </w:r>
      <w:bookmarkEnd w:id="9600"/>
    </w:p>
    <w:p w14:paraId="4B484B04"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F72C241" w14:textId="77777777" w:rsidR="00D179D6" w:rsidRPr="00462199" w:rsidRDefault="00D179D6" w:rsidP="008667CA">
      <w:pPr>
        <w:pStyle w:val="NormalBoldAshurst"/>
        <w:tabs>
          <w:tab w:val="left" w:pos="782"/>
        </w:tabs>
        <w:rPr>
          <w:lang w:eastAsia="zh-CN"/>
        </w:rPr>
      </w:pPr>
      <w:r w:rsidRPr="00462199">
        <w:rPr>
          <w:i/>
        </w:rPr>
        <w:tab/>
        <w:t>[Address]</w:t>
      </w:r>
    </w:p>
    <w:p w14:paraId="6092FD5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020F037A"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5050A42"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D673C86" w14:textId="77777777" w:rsidR="00D179D6" w:rsidRPr="00462199" w:rsidRDefault="00D179D6" w:rsidP="005B3BB9">
      <w:pPr>
        <w:pStyle w:val="CBOLDCAPSAshurst"/>
        <w:rPr>
          <w:lang w:eastAsia="zh-CN"/>
        </w:rPr>
      </w:pPr>
      <w:r w:rsidRPr="00462199">
        <w:t>LCHA – ICE ADJUSTMENT NOTICE</w:t>
      </w:r>
    </w:p>
    <w:p w14:paraId="7C89DA82" w14:textId="77777777" w:rsidR="00D179D6" w:rsidRPr="00462199" w:rsidRDefault="00D179D6" w:rsidP="005B3BB9">
      <w:pPr>
        <w:pStyle w:val="NormalAshurst"/>
        <w:rPr>
          <w:lang w:eastAsia="zh-CN"/>
        </w:rPr>
      </w:pPr>
      <w:r w:rsidRPr="00462199">
        <w:t>Dear Sir/Madam,</w:t>
      </w:r>
    </w:p>
    <w:p w14:paraId="4F90BAEA" w14:textId="77777777" w:rsidR="00D179D6" w:rsidRPr="00462199" w:rsidRDefault="00D179D6" w:rsidP="00C92053">
      <w:pPr>
        <w:pStyle w:val="AltSH1Ashurst"/>
        <w:numPr>
          <w:ilvl w:val="0"/>
          <w:numId w:val="87"/>
        </w:numPr>
        <w:rPr>
          <w:lang w:eastAsia="zh-CN"/>
        </w:rPr>
      </w:pPr>
      <w:bookmarkStart w:id="9601" w:name="_Ref14411716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01"/>
    </w:p>
    <w:p w14:paraId="7E5F8F6D" w14:textId="1CE3168A" w:rsidR="00D179D6" w:rsidRPr="00462199" w:rsidRDefault="00D179D6" w:rsidP="002D59DB">
      <w:pPr>
        <w:pStyle w:val="AltSH1Ashurst"/>
        <w:rPr>
          <w:lang w:eastAsia="zh-CN"/>
        </w:rPr>
      </w:pPr>
      <w:bookmarkStart w:id="9602" w:name="_Ref144117167"/>
      <w:r w:rsidRPr="00462199">
        <w:t xml:space="preserve">We further refer you to </w:t>
      </w:r>
      <w:r w:rsidR="007248B2" w:rsidRPr="007248B2">
        <w:t>Condition</w:t>
      </w:r>
      <w:r w:rsidRPr="00462199">
        <w:t xml:space="preserve"> </w:t>
      </w:r>
      <w:r w:rsidR="00372485">
        <w:fldChar w:fldCharType="begin"/>
      </w:r>
      <w:r w:rsidR="00372485">
        <w:instrText xml:space="preserve"> REF _Ref144113322 \w \h </w:instrText>
      </w:r>
      <w:r w:rsidR="00372485">
        <w:fldChar w:fldCharType="separate"/>
      </w:r>
      <w:del w:id="9603" w:author="Faqir, Sofia (Energy Security)" w:date="2023-11-12T19:48:00Z">
        <w:r w:rsidR="00E473FC">
          <w:delText>6.1</w:delText>
        </w:r>
      </w:del>
      <w:r w:rsidR="00372485">
        <w:fldChar w:fldCharType="end"/>
      </w:r>
      <w:r w:rsidRPr="00462199">
        <w:t>.</w:t>
      </w:r>
      <w:bookmarkEnd w:id="9602"/>
    </w:p>
    <w:p w14:paraId="330E426F" w14:textId="77777777" w:rsidR="00D179D6" w:rsidRPr="00462199" w:rsidRDefault="00D179D6" w:rsidP="002D59DB">
      <w:pPr>
        <w:pStyle w:val="AltSH1Ashurst"/>
        <w:rPr>
          <w:lang w:eastAsia="zh-CN"/>
        </w:rPr>
      </w:pPr>
      <w:bookmarkStart w:id="9604" w:name="_Ref144117168"/>
      <w:r w:rsidRPr="00462199">
        <w:t>This is an ICE Adjustment Notice.</w:t>
      </w:r>
      <w:bookmarkEnd w:id="9604"/>
    </w:p>
    <w:p w14:paraId="45175D49" w14:textId="77777777" w:rsidR="00D179D6" w:rsidRPr="00462199" w:rsidRDefault="00D179D6" w:rsidP="002D59DB">
      <w:pPr>
        <w:pStyle w:val="AltSH1Ashurst"/>
        <w:rPr>
          <w:lang w:eastAsia="zh-CN"/>
        </w:rPr>
      </w:pPr>
      <w:bookmarkStart w:id="9605" w:name="_Ref144117169"/>
      <w:r w:rsidRPr="00462199">
        <w:t xml:space="preserve">The Installed Capacity will be lower than the Installed Capacity Estimate by: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MW.</w:t>
      </w:r>
      <w:bookmarkEnd w:id="9605"/>
    </w:p>
    <w:p w14:paraId="2C62A5DE" w14:textId="77777777" w:rsidR="00D179D6" w:rsidRPr="00462199" w:rsidRDefault="00D179D6" w:rsidP="002D59DB">
      <w:pPr>
        <w:pStyle w:val="AltSH1Ashurst"/>
        <w:rPr>
          <w:lang w:eastAsia="zh-CN"/>
        </w:rPr>
      </w:pPr>
      <w:bookmarkStart w:id="9606" w:name="_Ref144117170"/>
      <w:r w:rsidRPr="00462199">
        <w:t xml:space="preserve">The Revised ICE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MW.</w:t>
      </w:r>
      <w:bookmarkEnd w:id="9606"/>
    </w:p>
    <w:p w14:paraId="5F820226" w14:textId="77777777" w:rsidR="00D179D6" w:rsidRPr="00462199" w:rsidRDefault="00D179D6" w:rsidP="002D59DB">
      <w:pPr>
        <w:pStyle w:val="AltSH1Ashurst"/>
        <w:rPr>
          <w:lang w:eastAsia="zh-CN"/>
        </w:rPr>
      </w:pPr>
      <w:bookmarkStart w:id="9607" w:name="_Ref144117171"/>
      <w:r w:rsidRPr="00462199">
        <w:t>The following change to the assets comprising the Facility will result from the reduction to the Installed Capacity Estimate: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07"/>
    </w:p>
    <w:p w14:paraId="1999571B" w14:textId="4A6EF05E" w:rsidR="00D179D6" w:rsidRPr="00462199" w:rsidRDefault="00D179D6" w:rsidP="002D59DB">
      <w:pPr>
        <w:pStyle w:val="AltSH1Ashurst"/>
        <w:rPr>
          <w:lang w:eastAsia="zh-CN"/>
        </w:rPr>
      </w:pPr>
      <w:bookmarkStart w:id="9608" w:name="_Ref144117172"/>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which we consider to be relevant to evidence of the change to the assets comprising the Facility which will result from the reduction to the Installed Capacity Estimate.</w:t>
      </w:r>
      <w:bookmarkEnd w:id="9608"/>
    </w:p>
    <w:p w14:paraId="2AAF5E7B" w14:textId="77777777" w:rsidR="00D179D6" w:rsidRPr="00462199" w:rsidRDefault="00D179D6" w:rsidP="00FF4DCF">
      <w:pPr>
        <w:pStyle w:val="NormalAshurst"/>
        <w:jc w:val="center"/>
      </w:pPr>
      <w:r w:rsidRPr="00462199">
        <w:t>Yours faithfully,</w:t>
      </w:r>
    </w:p>
    <w:p w14:paraId="24C86CF3" w14:textId="77777777" w:rsidR="00D179D6" w:rsidRPr="00462199" w:rsidRDefault="00D179D6" w:rsidP="00FF4DCF">
      <w:pPr>
        <w:pStyle w:val="NormalAshurst"/>
        <w:jc w:val="center"/>
        <w:rPr>
          <w:lang w:eastAsia="zh-CN"/>
        </w:rPr>
      </w:pPr>
    </w:p>
    <w:p w14:paraId="38087F11" w14:textId="77777777" w:rsidR="00D179D6" w:rsidRPr="00462199" w:rsidRDefault="00D179D6" w:rsidP="00FF4DCF">
      <w:pPr>
        <w:pStyle w:val="StandardAshurst"/>
        <w:jc w:val="center"/>
        <w:rPr>
          <w:lang w:eastAsia="zh-CN"/>
        </w:rPr>
      </w:pPr>
      <w:r w:rsidRPr="00462199">
        <w:t>.....................................</w:t>
      </w:r>
    </w:p>
    <w:p w14:paraId="38FF9262" w14:textId="77777777" w:rsidR="00D179D6" w:rsidRPr="00462199" w:rsidRDefault="00D179D6" w:rsidP="00FF4DCF">
      <w:pPr>
        <w:pStyle w:val="StandardAshurst"/>
        <w:jc w:val="center"/>
        <w:rPr>
          <w:lang w:eastAsia="zh-CN"/>
        </w:rPr>
      </w:pPr>
      <w:r w:rsidRPr="00462199">
        <w:t>For and on behalf of</w:t>
      </w:r>
    </w:p>
    <w:p w14:paraId="3F9F7FF6"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64FCC958" w14:textId="77777777" w:rsidR="00D179D6" w:rsidRPr="00462199" w:rsidRDefault="00D179D6" w:rsidP="00986A4F">
      <w:pPr>
        <w:pStyle w:val="NormalAshurst"/>
        <w:rPr>
          <w:lang w:eastAsia="zh-CN"/>
        </w:rPr>
      </w:pPr>
      <w:r w:rsidRPr="00462199">
        <w:rPr>
          <w:lang w:eastAsia="zh-CN"/>
        </w:rPr>
        <w:br w:type="page"/>
      </w:r>
    </w:p>
    <w:p w14:paraId="50C53206" w14:textId="77777777" w:rsidR="00D179D6" w:rsidRPr="00462199" w:rsidRDefault="00D179D6" w:rsidP="001E2581">
      <w:pPr>
        <w:pStyle w:val="Annex13Heading"/>
      </w:pPr>
      <w:bookmarkStart w:id="9609" w:name="_Toc149833966"/>
      <w:r w:rsidRPr="00462199">
        <w:lastRenderedPageBreak/>
        <w:t>Final Installed Capacity Notice</w:t>
      </w:r>
      <w:bookmarkEnd w:id="9609"/>
    </w:p>
    <w:p w14:paraId="381CF017" w14:textId="77777777" w:rsidR="00D179D6" w:rsidRPr="00462199" w:rsidRDefault="00D179D6" w:rsidP="005E3F9F">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9336903" w14:textId="77777777" w:rsidR="00D179D6" w:rsidRPr="00462199" w:rsidRDefault="00D179D6" w:rsidP="005E3F9F">
      <w:pPr>
        <w:pStyle w:val="NormalBoldAshurst"/>
        <w:tabs>
          <w:tab w:val="left" w:pos="782"/>
        </w:tabs>
        <w:rPr>
          <w:lang w:eastAsia="zh-CN"/>
        </w:rPr>
      </w:pPr>
      <w:r w:rsidRPr="00462199">
        <w:rPr>
          <w:i/>
        </w:rPr>
        <w:tab/>
        <w:t>[Address]</w:t>
      </w:r>
    </w:p>
    <w:p w14:paraId="54507CF1" w14:textId="77777777" w:rsidR="00D179D6" w:rsidRPr="00462199" w:rsidRDefault="00D179D6" w:rsidP="005E3F9F">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ED61620" w14:textId="77777777" w:rsidR="00D179D6" w:rsidRPr="00462199" w:rsidRDefault="00D179D6" w:rsidP="005E3F9F">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61B84AB" w14:textId="77777777" w:rsidR="00D179D6" w:rsidRPr="00462199" w:rsidRDefault="00D179D6" w:rsidP="005E3F9F">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8BD730E" w14:textId="77777777" w:rsidR="00D179D6" w:rsidRPr="00462199" w:rsidRDefault="00D179D6" w:rsidP="005B3BB9">
      <w:pPr>
        <w:pStyle w:val="CBOLDCAPSAshurst"/>
        <w:rPr>
          <w:lang w:eastAsia="zh-CN"/>
        </w:rPr>
      </w:pPr>
      <w:r w:rsidRPr="00462199">
        <w:t>LCHA – FINAL INSTALLED CAPACITY NOTICE</w:t>
      </w:r>
    </w:p>
    <w:p w14:paraId="26F3BF3F" w14:textId="77777777" w:rsidR="00D179D6" w:rsidRPr="00462199" w:rsidRDefault="00D179D6" w:rsidP="005B3BB9">
      <w:pPr>
        <w:pStyle w:val="NormalAshurst"/>
        <w:rPr>
          <w:lang w:eastAsia="zh-CN"/>
        </w:rPr>
      </w:pPr>
      <w:r w:rsidRPr="00462199">
        <w:t>Dear Sir/Madam,</w:t>
      </w:r>
    </w:p>
    <w:p w14:paraId="6FFCA196" w14:textId="77777777" w:rsidR="00D179D6" w:rsidRPr="00462199" w:rsidRDefault="00D179D6" w:rsidP="00C92053">
      <w:pPr>
        <w:pStyle w:val="AltSH1Ashurst"/>
        <w:numPr>
          <w:ilvl w:val="0"/>
          <w:numId w:val="88"/>
        </w:numPr>
        <w:rPr>
          <w:lang w:eastAsia="zh-CN"/>
        </w:rPr>
      </w:pPr>
      <w:bookmarkStart w:id="9610" w:name="_Ref14411717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10"/>
    </w:p>
    <w:p w14:paraId="49CFDF31" w14:textId="4EE47DF4" w:rsidR="00D179D6" w:rsidRPr="00462199" w:rsidRDefault="00D179D6" w:rsidP="002D59DB">
      <w:pPr>
        <w:pStyle w:val="AltSH1Ashurst"/>
        <w:rPr>
          <w:lang w:eastAsia="zh-CN"/>
        </w:rPr>
      </w:pPr>
      <w:bookmarkStart w:id="9611" w:name="_Ref144117174"/>
      <w:r w:rsidRPr="00462199">
        <w:t xml:space="preserve">We further refer you to </w:t>
      </w:r>
      <w:r w:rsidR="007248B2" w:rsidRPr="007248B2">
        <w:t>Condition</w:t>
      </w:r>
      <w:r w:rsidRPr="00462199">
        <w:t xml:space="preserve"> </w:t>
      </w:r>
      <w:r w:rsidR="00372485">
        <w:fldChar w:fldCharType="begin"/>
      </w:r>
      <w:r w:rsidR="00372485">
        <w:instrText xml:space="preserve"> REF _Ref144113334 \w \h </w:instrText>
      </w:r>
      <w:r w:rsidR="00372485">
        <w:fldChar w:fldCharType="separate"/>
      </w:r>
      <w:del w:id="9612" w:author="Faqir, Sofia (Energy Security)" w:date="2023-11-12T19:48:00Z">
        <w:r w:rsidR="00E473FC">
          <w:delText>7.1</w:delText>
        </w:r>
      </w:del>
      <w:r w:rsidR="00372485">
        <w:fldChar w:fldCharType="end"/>
      </w:r>
      <w:r w:rsidRPr="00462199">
        <w:t>.</w:t>
      </w:r>
      <w:bookmarkEnd w:id="9611"/>
    </w:p>
    <w:p w14:paraId="46B243A0" w14:textId="77777777" w:rsidR="00D179D6" w:rsidRPr="00462199" w:rsidRDefault="00D179D6" w:rsidP="002D59DB">
      <w:pPr>
        <w:pStyle w:val="AltSH1Ashurst"/>
        <w:rPr>
          <w:lang w:eastAsia="zh-CN"/>
        </w:rPr>
      </w:pPr>
      <w:bookmarkStart w:id="9613" w:name="_Ref144117175"/>
      <w:r w:rsidRPr="00462199">
        <w:t>This is a Final Installed Capacity Notice.</w:t>
      </w:r>
      <w:bookmarkEnd w:id="9613"/>
    </w:p>
    <w:p w14:paraId="3FD92F63" w14:textId="77777777" w:rsidR="00D179D6" w:rsidRPr="00462199" w:rsidRDefault="00D179D6" w:rsidP="002D59DB">
      <w:pPr>
        <w:pStyle w:val="AltSH1Ashurst"/>
        <w:rPr>
          <w:lang w:eastAsia="zh-CN"/>
        </w:rPr>
      </w:pPr>
      <w:bookmarkStart w:id="9614" w:name="_Ref144117176"/>
      <w:r w:rsidRPr="00462199">
        <w:t>The Final Installed Capacity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MW.</w:t>
      </w:r>
      <w:bookmarkEnd w:id="9614"/>
    </w:p>
    <w:p w14:paraId="09FBAFC7" w14:textId="2EC0E0F8" w:rsidR="00D179D6" w:rsidRPr="00462199" w:rsidRDefault="00D179D6" w:rsidP="002D59DB">
      <w:pPr>
        <w:pStyle w:val="AltSH1Ashurst"/>
        <w:rPr>
          <w:lang w:eastAsia="zh-CN"/>
        </w:rPr>
      </w:pPr>
      <w:bookmarkStart w:id="9615" w:name="_Ref144117177"/>
      <w:r w:rsidRPr="00462199">
        <w:t xml:space="preserve">We enclose </w:t>
      </w:r>
      <w:r w:rsidRPr="00462199">
        <w:rPr>
          <w:b/>
          <w:bCs/>
          <w:i/>
        </w:rPr>
        <w:t>[(by way of upload(s) to the LCHA Counterparty</w:t>
      </w:r>
      <w:r w:rsidR="00D10824">
        <w:rPr>
          <w:b/>
          <w:bCs/>
          <w:i/>
        </w:rPr>
        <w:t>'s document transfer application</w:t>
      </w:r>
      <w:r w:rsidRPr="00462199">
        <w:rPr>
          <w:b/>
          <w:bCs/>
          <w:i/>
        </w:rPr>
        <w:t xml:space="preserve"> on the dates set out in Appendix 1 to this notice)]</w:t>
      </w:r>
      <w:r w:rsidRPr="00462199">
        <w:rPr>
          <w:b/>
          <w:bCs/>
        </w:rPr>
        <w:t xml:space="preserve"> </w:t>
      </w:r>
      <w:r w:rsidRPr="00462199">
        <w:t xml:space="preserve">Supporting Information, in reasonable detail, which we consider to be relevant to and supportive of the Final Installed Capacity, including a description of the Facility at the date of this notice and other any evidence as required in accordance with </w:t>
      </w:r>
      <w:r>
        <w:fldChar w:fldCharType="begin"/>
      </w:r>
      <w:r>
        <w:instrText xml:space="preserve"> REF _Ref144117999 \w \h </w:instrText>
      </w:r>
      <w:r>
        <w:fldChar w:fldCharType="separate"/>
      </w:r>
      <w:del w:id="9616"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9615"/>
    </w:p>
    <w:p w14:paraId="17930B5C" w14:textId="77777777" w:rsidR="00D179D6" w:rsidRPr="00462199" w:rsidRDefault="00D179D6" w:rsidP="002D59DB">
      <w:pPr>
        <w:pStyle w:val="AltSH1Ashurst"/>
        <w:rPr>
          <w:lang w:eastAsia="zh-CN"/>
        </w:rPr>
      </w:pPr>
      <w:bookmarkStart w:id="9617" w:name="_Ref144117178"/>
      <w:r w:rsidRPr="00462199">
        <w:t>We enclose a Directors' Certificate certifying that the information contained in, and enclosed with, this notice is true, complete and accurate in all material respects and is not misleading.</w:t>
      </w:r>
      <w:bookmarkEnd w:id="9617"/>
    </w:p>
    <w:p w14:paraId="7F278662" w14:textId="77777777" w:rsidR="00D179D6" w:rsidRPr="00462199" w:rsidRDefault="00D179D6" w:rsidP="00FF4DCF">
      <w:pPr>
        <w:pStyle w:val="NormalAshurst"/>
        <w:jc w:val="center"/>
      </w:pPr>
      <w:r w:rsidRPr="00462199">
        <w:t>Yours faithfully,</w:t>
      </w:r>
    </w:p>
    <w:p w14:paraId="2A5B661F" w14:textId="77777777" w:rsidR="00D179D6" w:rsidRPr="00462199" w:rsidRDefault="00D179D6" w:rsidP="00FF4DCF">
      <w:pPr>
        <w:pStyle w:val="NormalAshurst"/>
        <w:jc w:val="center"/>
        <w:rPr>
          <w:lang w:eastAsia="zh-CN"/>
        </w:rPr>
      </w:pPr>
    </w:p>
    <w:p w14:paraId="0F698B4E" w14:textId="77777777" w:rsidR="00D179D6" w:rsidRPr="00462199" w:rsidRDefault="00D179D6" w:rsidP="00FF4DCF">
      <w:pPr>
        <w:pStyle w:val="StandardAshurst"/>
        <w:jc w:val="center"/>
        <w:rPr>
          <w:lang w:eastAsia="zh-CN"/>
        </w:rPr>
      </w:pPr>
      <w:r w:rsidRPr="00462199">
        <w:t>.....................................</w:t>
      </w:r>
    </w:p>
    <w:p w14:paraId="5F11F338" w14:textId="77777777" w:rsidR="00D179D6" w:rsidRPr="00462199" w:rsidRDefault="00D179D6" w:rsidP="00FF4DCF">
      <w:pPr>
        <w:pStyle w:val="StandardAshurst"/>
        <w:jc w:val="center"/>
        <w:rPr>
          <w:lang w:eastAsia="zh-CN"/>
        </w:rPr>
      </w:pPr>
      <w:r w:rsidRPr="00462199">
        <w:t>For and on behalf of</w:t>
      </w:r>
    </w:p>
    <w:p w14:paraId="4EAC9AE9"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4EBFC83E" w14:textId="77777777" w:rsidR="00D179D6" w:rsidRPr="00462199" w:rsidRDefault="00D179D6" w:rsidP="00986A4F">
      <w:pPr>
        <w:pStyle w:val="NormalAshurst"/>
        <w:rPr>
          <w:lang w:eastAsia="zh-CN"/>
        </w:rPr>
      </w:pPr>
      <w:r w:rsidRPr="00462199">
        <w:rPr>
          <w:lang w:eastAsia="zh-CN"/>
        </w:rPr>
        <w:br w:type="page"/>
      </w:r>
    </w:p>
    <w:p w14:paraId="2E71C612" w14:textId="77777777" w:rsidR="00D179D6" w:rsidRPr="00462199" w:rsidRDefault="00D179D6" w:rsidP="001E2581">
      <w:pPr>
        <w:pStyle w:val="Annex13Heading"/>
      </w:pPr>
      <w:bookmarkStart w:id="9618" w:name="_Toc149833967"/>
      <w:r w:rsidRPr="00462199">
        <w:lastRenderedPageBreak/>
        <w:t>Final Installed Capacity Response Notice</w:t>
      </w:r>
      <w:bookmarkEnd w:id="9618"/>
    </w:p>
    <w:p w14:paraId="5DC86852"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C56EC13"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DAB9062"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9CEE6A1" w14:textId="77777777" w:rsidR="00D179D6" w:rsidRPr="00462199" w:rsidRDefault="00D179D6" w:rsidP="009E0DA4">
      <w:pPr>
        <w:pStyle w:val="NormalBoldAshurst"/>
        <w:tabs>
          <w:tab w:val="left" w:pos="782"/>
        </w:tabs>
        <w:rPr>
          <w:lang w:eastAsia="zh-CN"/>
        </w:rPr>
      </w:pPr>
      <w:r w:rsidRPr="00462199">
        <w:rPr>
          <w:i/>
        </w:rPr>
        <w:tab/>
        <w:t>[Address]</w:t>
      </w:r>
    </w:p>
    <w:p w14:paraId="31727EF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07D805B" w14:textId="77777777" w:rsidR="00D179D6" w:rsidRPr="00462199" w:rsidRDefault="00D179D6" w:rsidP="005B3BB9">
      <w:pPr>
        <w:pStyle w:val="CBOLDCAPSAshurst"/>
        <w:rPr>
          <w:lang w:eastAsia="zh-CN"/>
        </w:rPr>
      </w:pPr>
      <w:r w:rsidRPr="00462199">
        <w:t>LCHA – FINAL INSTALLED CAPACITY RESPONSE NOTICE</w:t>
      </w:r>
    </w:p>
    <w:p w14:paraId="39B1E67F" w14:textId="77777777" w:rsidR="00D179D6" w:rsidRPr="00462199" w:rsidRDefault="00D179D6" w:rsidP="005B3BB9">
      <w:pPr>
        <w:pStyle w:val="NormalAshurst"/>
        <w:rPr>
          <w:lang w:eastAsia="zh-CN"/>
        </w:rPr>
      </w:pPr>
      <w:r w:rsidRPr="00462199">
        <w:t>Dear Sir/Madam,</w:t>
      </w:r>
    </w:p>
    <w:p w14:paraId="78E45BE4" w14:textId="77777777" w:rsidR="00D179D6" w:rsidRPr="00462199" w:rsidRDefault="00D179D6" w:rsidP="00C92053">
      <w:pPr>
        <w:pStyle w:val="AltSH1Ashurst"/>
        <w:numPr>
          <w:ilvl w:val="0"/>
          <w:numId w:val="89"/>
        </w:numPr>
        <w:rPr>
          <w:lang w:eastAsia="zh-CN"/>
        </w:rPr>
      </w:pPr>
      <w:bookmarkStart w:id="9619" w:name="_Ref144117179"/>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19"/>
    </w:p>
    <w:p w14:paraId="6BA63E26" w14:textId="38835014" w:rsidR="00D179D6" w:rsidRPr="00462199" w:rsidRDefault="00D179D6" w:rsidP="002D59DB">
      <w:pPr>
        <w:pStyle w:val="AltSH1Ashurst"/>
        <w:rPr>
          <w:lang w:eastAsia="zh-CN"/>
        </w:rPr>
      </w:pPr>
      <w:bookmarkStart w:id="9620" w:name="_Ref144117180"/>
      <w:r w:rsidRPr="00462199">
        <w:t xml:space="preserve">We further refer you to </w:t>
      </w:r>
      <w:r w:rsidR="007248B2" w:rsidRPr="007248B2">
        <w:t>Condition</w:t>
      </w:r>
      <w:r w:rsidRPr="00462199">
        <w:t xml:space="preserve"> </w:t>
      </w:r>
      <w:r w:rsidR="00372485">
        <w:fldChar w:fldCharType="begin"/>
      </w:r>
      <w:r w:rsidR="00372485">
        <w:instrText xml:space="preserve"> REF _Ref144113341 \w \h </w:instrText>
      </w:r>
      <w:r w:rsidR="00372485">
        <w:fldChar w:fldCharType="separate"/>
      </w:r>
      <w:del w:id="9621" w:author="Faqir, Sofia (Energy Security)" w:date="2023-11-12T19:48:00Z">
        <w:r w:rsidR="00E473FC">
          <w:delText>7.4</w:delText>
        </w:r>
      </w:del>
      <w:r w:rsidR="00372485">
        <w:fldChar w:fldCharType="end"/>
      </w:r>
      <w:r w:rsidRPr="00462199">
        <w:t>.</w:t>
      </w:r>
      <w:bookmarkEnd w:id="9620"/>
    </w:p>
    <w:p w14:paraId="63AB2F9D" w14:textId="77777777" w:rsidR="00D179D6" w:rsidRPr="00462199" w:rsidRDefault="00D179D6" w:rsidP="002D59DB">
      <w:pPr>
        <w:pStyle w:val="AltSH1Ashurst"/>
        <w:rPr>
          <w:lang w:eastAsia="zh-CN"/>
        </w:rPr>
      </w:pPr>
      <w:bookmarkStart w:id="9622" w:name="_Ref144117181"/>
      <w:r w:rsidRPr="00462199">
        <w:t xml:space="preserve">This is a Final Installed Capacity Response Notice in relation to the Final Installed Capacity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22"/>
    </w:p>
    <w:p w14:paraId="394E84F5" w14:textId="77777777" w:rsidR="00D179D6" w:rsidRPr="00462199" w:rsidRDefault="00D179D6" w:rsidP="002D59DB">
      <w:pPr>
        <w:pStyle w:val="AltSH1Ashurst"/>
        <w:rPr>
          <w:b/>
          <w:bCs/>
          <w:lang w:eastAsia="zh-CN"/>
        </w:rPr>
      </w:pPr>
      <w:bookmarkStart w:id="9623" w:name="_Ref144117182"/>
      <w:r w:rsidRPr="00462199">
        <w:rPr>
          <w:b/>
          <w:bCs/>
          <w:i/>
        </w:rPr>
        <w:t>[We agree with the Final Installed Capacity as specified in the Final Installed Capacity Notice.]/[We consider that we have not been provided with sufficient Supporting Information to determine [the Final Installed Capacity]/[the assets comprising the Facility as at the date of the Final Installed Capacity Notice]. We require the following Final Installed Capacity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623"/>
    </w:p>
    <w:p w14:paraId="144F8C90" w14:textId="77777777" w:rsidR="00D179D6" w:rsidRPr="00462199" w:rsidRDefault="00D179D6" w:rsidP="00326791">
      <w:pPr>
        <w:pStyle w:val="NormalAshurst"/>
        <w:jc w:val="center"/>
      </w:pPr>
      <w:r w:rsidRPr="00462199">
        <w:t>Yours faithfully,</w:t>
      </w:r>
    </w:p>
    <w:p w14:paraId="4AD036D2" w14:textId="77777777" w:rsidR="00D179D6" w:rsidRPr="00462199" w:rsidRDefault="00D179D6" w:rsidP="00326791">
      <w:pPr>
        <w:pStyle w:val="NormalAshurst"/>
        <w:rPr>
          <w:lang w:eastAsia="zh-CN"/>
        </w:rPr>
      </w:pPr>
    </w:p>
    <w:p w14:paraId="30D3ED35" w14:textId="77777777" w:rsidR="00D179D6" w:rsidRPr="00462199" w:rsidRDefault="00D179D6" w:rsidP="00326791">
      <w:pPr>
        <w:pStyle w:val="StandardAshurst"/>
        <w:jc w:val="center"/>
        <w:rPr>
          <w:lang w:eastAsia="zh-CN"/>
        </w:rPr>
      </w:pPr>
      <w:r w:rsidRPr="00462199">
        <w:t>.....................................</w:t>
      </w:r>
    </w:p>
    <w:p w14:paraId="4D3FD8B4" w14:textId="77777777" w:rsidR="00D179D6" w:rsidRPr="00462199" w:rsidRDefault="00D179D6" w:rsidP="00326791">
      <w:pPr>
        <w:pStyle w:val="StandardAshurst"/>
        <w:jc w:val="center"/>
        <w:rPr>
          <w:lang w:eastAsia="zh-CN"/>
        </w:rPr>
      </w:pPr>
      <w:r w:rsidRPr="00462199">
        <w:t>For and on behalf of</w:t>
      </w:r>
    </w:p>
    <w:p w14:paraId="2569520D"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47D7C56" w14:textId="77777777" w:rsidR="00D179D6" w:rsidRPr="00462199" w:rsidRDefault="00D179D6" w:rsidP="00986A4F">
      <w:pPr>
        <w:pStyle w:val="NormalAshurst"/>
        <w:rPr>
          <w:lang w:eastAsia="zh-CN"/>
        </w:rPr>
      </w:pPr>
      <w:r w:rsidRPr="00462199">
        <w:rPr>
          <w:lang w:eastAsia="zh-CN"/>
        </w:rPr>
        <w:br w:type="page"/>
      </w:r>
    </w:p>
    <w:p w14:paraId="6D17D13F" w14:textId="77777777" w:rsidR="00D179D6" w:rsidRPr="00462199" w:rsidRDefault="00D179D6" w:rsidP="001E2581">
      <w:pPr>
        <w:pStyle w:val="Annex13Heading"/>
      </w:pPr>
      <w:bookmarkStart w:id="9624" w:name="_Toc149833968"/>
      <w:r w:rsidRPr="00462199">
        <w:lastRenderedPageBreak/>
        <w:t>CO</w:t>
      </w:r>
      <w:r w:rsidRPr="003F70B5">
        <w:rPr>
          <w:vertAlign w:val="subscript"/>
        </w:rPr>
        <w:t>2</w:t>
      </w:r>
      <w:r w:rsidRPr="00462199">
        <w:t xml:space="preserve"> T&amp;S Outage Relief Event Notice</w:t>
      </w:r>
      <w:bookmarkEnd w:id="9624"/>
    </w:p>
    <w:p w14:paraId="45C34E34"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09C0584" w14:textId="77777777" w:rsidR="00D179D6" w:rsidRPr="00462199" w:rsidRDefault="00D179D6" w:rsidP="008667CA">
      <w:pPr>
        <w:pStyle w:val="NormalBoldAshurst"/>
        <w:tabs>
          <w:tab w:val="left" w:pos="782"/>
        </w:tabs>
        <w:rPr>
          <w:lang w:eastAsia="zh-CN"/>
        </w:rPr>
      </w:pPr>
      <w:r w:rsidRPr="00462199">
        <w:rPr>
          <w:i/>
        </w:rPr>
        <w:tab/>
        <w:t>[Address]</w:t>
      </w:r>
    </w:p>
    <w:p w14:paraId="2C8C96FC"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2889091B"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C2F1632"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5733749" w14:textId="77777777" w:rsidR="00D179D6" w:rsidRPr="00462199" w:rsidRDefault="00D179D6" w:rsidP="005B3BB9">
      <w:pPr>
        <w:pStyle w:val="CBOLDCAPSAshurst"/>
      </w:pPr>
      <w:r w:rsidRPr="00462199">
        <w:t>LCHA – CO</w:t>
      </w:r>
      <w:r w:rsidRPr="00462199">
        <w:rPr>
          <w:vertAlign w:val="subscript"/>
        </w:rPr>
        <w:t>2</w:t>
      </w:r>
      <w:r w:rsidRPr="00462199">
        <w:t xml:space="preserve"> T&amp;S OUTAGE RELIEF EVENT NOTICE</w:t>
      </w:r>
    </w:p>
    <w:p w14:paraId="501CAB0F" w14:textId="77777777" w:rsidR="00D179D6" w:rsidRPr="00462199" w:rsidRDefault="00D179D6" w:rsidP="005B3BB9">
      <w:pPr>
        <w:pStyle w:val="NormalAshurst"/>
      </w:pPr>
      <w:r w:rsidRPr="00462199">
        <w:t>Dear Sir/Madam,</w:t>
      </w:r>
    </w:p>
    <w:p w14:paraId="76DB397C" w14:textId="77777777" w:rsidR="00D179D6" w:rsidRPr="00462199" w:rsidRDefault="00D179D6" w:rsidP="00C92053">
      <w:pPr>
        <w:pStyle w:val="AltSH1Ashurst"/>
        <w:numPr>
          <w:ilvl w:val="0"/>
          <w:numId w:val="90"/>
        </w:numPr>
        <w:rPr>
          <w:lang w:eastAsia="zh-CN"/>
        </w:rPr>
      </w:pPr>
      <w:bookmarkStart w:id="9625" w:name="_Ref14411718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25"/>
    </w:p>
    <w:p w14:paraId="53393E7C" w14:textId="20A3DBC5" w:rsidR="00D179D6" w:rsidRPr="00462199" w:rsidRDefault="00D179D6" w:rsidP="002D59DB">
      <w:pPr>
        <w:pStyle w:val="AltSH1Ashurst"/>
        <w:rPr>
          <w:lang w:eastAsia="zh-CN"/>
        </w:rPr>
      </w:pPr>
      <w:bookmarkStart w:id="9626" w:name="_Ref144117184"/>
      <w:r w:rsidRPr="00462199">
        <w:t xml:space="preserve">We further refer you to </w:t>
      </w:r>
      <w:r w:rsidR="007248B2" w:rsidRPr="007248B2">
        <w:t>Condition</w:t>
      </w:r>
      <w:r w:rsidRPr="00462199">
        <w:t xml:space="preserve"> </w:t>
      </w:r>
      <w:r w:rsidR="00372485">
        <w:fldChar w:fldCharType="begin"/>
      </w:r>
      <w:r w:rsidR="00372485">
        <w:instrText xml:space="preserve"> REF _Ref144113504 \w \h </w:instrText>
      </w:r>
      <w:r w:rsidR="00372485">
        <w:fldChar w:fldCharType="separate"/>
      </w:r>
      <w:del w:id="9627" w:author="Faqir, Sofia (Energy Security)" w:date="2023-11-12T19:48:00Z">
        <w:r w:rsidR="00E473FC">
          <w:delText>17.1</w:delText>
        </w:r>
      </w:del>
      <w:r w:rsidR="00372485">
        <w:fldChar w:fldCharType="end"/>
      </w:r>
      <w:r w:rsidRPr="00462199">
        <w:t>.</w:t>
      </w:r>
      <w:bookmarkEnd w:id="9626"/>
    </w:p>
    <w:p w14:paraId="561EFF60" w14:textId="77777777" w:rsidR="00D179D6" w:rsidRPr="00462199" w:rsidRDefault="00D179D6" w:rsidP="002D59DB">
      <w:pPr>
        <w:pStyle w:val="AltSH1Ashurst"/>
        <w:rPr>
          <w:lang w:eastAsia="zh-CN"/>
        </w:rPr>
      </w:pPr>
      <w:bookmarkStart w:id="9628" w:name="_Ref144117185"/>
      <w:r w:rsidRPr="00462199">
        <w:t>This is a CO</w:t>
      </w:r>
      <w:r w:rsidRPr="00462199">
        <w:rPr>
          <w:vertAlign w:val="subscript"/>
        </w:rPr>
        <w:t>2</w:t>
      </w:r>
      <w:r w:rsidRPr="00462199">
        <w:t xml:space="preserve"> T&amp;S Outage Relief Event Notice.</w:t>
      </w:r>
      <w:bookmarkEnd w:id="9628"/>
    </w:p>
    <w:p w14:paraId="7E37E807" w14:textId="77777777" w:rsidR="00D179D6" w:rsidRPr="00462199" w:rsidRDefault="00D179D6" w:rsidP="002D59DB">
      <w:pPr>
        <w:pStyle w:val="AltSH1Ashurst"/>
        <w:rPr>
          <w:lang w:eastAsia="zh-CN"/>
        </w:rPr>
      </w:pPr>
      <w:bookmarkStart w:id="9629" w:name="_Ref144117186"/>
      <w:r w:rsidRPr="00462199">
        <w:t>We consider that the following CO</w:t>
      </w:r>
      <w:r w:rsidRPr="00462199">
        <w:rPr>
          <w:vertAlign w:val="subscript"/>
        </w:rPr>
        <w:t>2</w:t>
      </w:r>
      <w:r w:rsidRPr="00462199">
        <w:t xml:space="preserve"> T&amp;S Outage Relief Event</w:t>
      </w:r>
      <w:r w:rsidRPr="00462199">
        <w:rPr>
          <w:b/>
          <w:bCs/>
          <w:i/>
        </w:rPr>
        <w:t>[s]</w:t>
      </w:r>
      <w:r w:rsidRPr="00462199">
        <w:rPr>
          <w:b/>
          <w:bCs/>
        </w:rPr>
        <w:t xml:space="preserve"> </w:t>
      </w:r>
      <w:r w:rsidRPr="00462199">
        <w:rPr>
          <w:b/>
          <w:bCs/>
          <w:i/>
        </w:rPr>
        <w:t>[</w:t>
      </w:r>
      <w:r w:rsidRPr="00462199">
        <w:rPr>
          <w:b/>
          <w:bCs/>
        </w:rPr>
        <w:t>has</w:t>
      </w:r>
      <w:r w:rsidRPr="00462199">
        <w:rPr>
          <w:b/>
          <w:bCs/>
          <w:i/>
        </w:rPr>
        <w:t>]/[have]</w:t>
      </w:r>
      <w:r w:rsidRPr="00462199">
        <w:t xml:space="preserve"> occurred: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29"/>
    </w:p>
    <w:p w14:paraId="41CD52CC" w14:textId="77777777" w:rsidR="00D179D6" w:rsidRPr="00462199" w:rsidRDefault="00D179D6" w:rsidP="002D59DB">
      <w:pPr>
        <w:pStyle w:val="AltSH1Ashurst"/>
        <w:rPr>
          <w:lang w:eastAsia="zh-CN"/>
        </w:rPr>
      </w:pPr>
      <w:bookmarkStart w:id="9630" w:name="_Ref144117187"/>
      <w:r w:rsidRPr="00462199">
        <w:t xml:space="preserve">The relevant details of </w:t>
      </w:r>
      <w:r w:rsidRPr="00462199">
        <w:rPr>
          <w:b/>
          <w:bCs/>
          <w:i/>
        </w:rPr>
        <w:t>[the]/[each]</w:t>
      </w:r>
      <w:r w:rsidRPr="00462199">
        <w:t xml:space="preserve"> CO</w:t>
      </w:r>
      <w:r w:rsidRPr="00462199">
        <w:rPr>
          <w:vertAlign w:val="subscript"/>
        </w:rPr>
        <w:t>2</w:t>
      </w:r>
      <w:r w:rsidRPr="00462199">
        <w:t xml:space="preserve"> T&amp;S Outage Relief Event </w:t>
      </w:r>
      <w:r w:rsidRPr="00462199">
        <w:rPr>
          <w:b/>
          <w:bCs/>
          <w:i/>
        </w:rPr>
        <w:t>[is]/[are]</w:t>
      </w:r>
      <w:r w:rsidRPr="00462199">
        <w:rPr>
          <w:i/>
        </w:rPr>
        <w:t>:</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30"/>
    </w:p>
    <w:p w14:paraId="7CEE387E" w14:textId="77777777" w:rsidR="00D179D6" w:rsidRPr="00462199" w:rsidRDefault="00D179D6" w:rsidP="002D59DB">
      <w:pPr>
        <w:pStyle w:val="AltSH1Ashurst"/>
        <w:rPr>
          <w:lang w:eastAsia="zh-CN"/>
        </w:rPr>
      </w:pPr>
      <w:bookmarkStart w:id="9631" w:name="_Ref144117188"/>
      <w:r w:rsidRPr="00462199">
        <w:t>The start time of the CO</w:t>
      </w:r>
      <w:r w:rsidRPr="00462199">
        <w:rPr>
          <w:vertAlign w:val="subscript"/>
        </w:rPr>
        <w:t>2</w:t>
      </w:r>
      <w:r w:rsidRPr="00462199">
        <w:t xml:space="preserve"> T&amp;S Outage Relief Event</w:t>
      </w:r>
      <w:r w:rsidRPr="00462199">
        <w:rPr>
          <w:b/>
          <w:bCs/>
          <w:i/>
        </w:rPr>
        <w:t>[s]</w:t>
      </w:r>
      <w:r w:rsidRPr="00462199">
        <w:rPr>
          <w:i/>
        </w:rPr>
        <w:t xml:space="preserve"> </w:t>
      </w:r>
      <w:r w:rsidRPr="00462199">
        <w:t xml:space="preserve">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31"/>
    </w:p>
    <w:p w14:paraId="59FA388D" w14:textId="77777777" w:rsidR="00D179D6" w:rsidRPr="00462199" w:rsidRDefault="00D179D6" w:rsidP="002D59DB">
      <w:pPr>
        <w:pStyle w:val="AltSH1Ashurst"/>
        <w:rPr>
          <w:lang w:eastAsia="zh-CN"/>
        </w:rPr>
      </w:pPr>
      <w:bookmarkStart w:id="9632" w:name="_Ref144117189"/>
      <w:r w:rsidRPr="00462199">
        <w:t>The end time of the CO</w:t>
      </w:r>
      <w:r w:rsidRPr="00462199">
        <w:rPr>
          <w:vertAlign w:val="subscript"/>
        </w:rPr>
        <w:t>2</w:t>
      </w:r>
      <w:r w:rsidRPr="00462199">
        <w:t xml:space="preserve"> T&amp;S Outage Relief Event</w:t>
      </w:r>
      <w:r w:rsidRPr="00462199">
        <w:rPr>
          <w:b/>
          <w:bCs/>
          <w:i/>
        </w:rPr>
        <w:t>[s]</w:t>
      </w:r>
      <w:r w:rsidRPr="00462199">
        <w:rPr>
          <w:i/>
        </w:rPr>
        <w:t xml:space="preserve"> </w:t>
      </w:r>
      <w:r w:rsidRPr="00462199">
        <w:t xml:space="preserve">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32"/>
    </w:p>
    <w:p w14:paraId="6F585FF2" w14:textId="77777777" w:rsidR="00D179D6" w:rsidRPr="00462199" w:rsidRDefault="00D179D6" w:rsidP="002D59DB">
      <w:pPr>
        <w:pStyle w:val="AltSH1Ashurst"/>
        <w:rPr>
          <w:lang w:eastAsia="zh-CN"/>
        </w:rPr>
      </w:pPr>
      <w:bookmarkStart w:id="9633" w:name="_Ref144117190"/>
      <w:r w:rsidRPr="00462199">
        <w:t>The total duration of the CO</w:t>
      </w:r>
      <w:r w:rsidRPr="00462199">
        <w:rPr>
          <w:vertAlign w:val="subscript"/>
        </w:rPr>
        <w:t>2</w:t>
      </w:r>
      <w:r w:rsidRPr="00462199">
        <w:t xml:space="preserve"> T&amp;S Outage Relief Event</w:t>
      </w:r>
      <w:r w:rsidRPr="00462199">
        <w:rPr>
          <w:b/>
          <w:bCs/>
          <w:i/>
        </w:rPr>
        <w:t>[s]</w:t>
      </w:r>
      <w:r w:rsidRPr="00462199">
        <w:rPr>
          <w:i/>
        </w:rPr>
        <w:t xml:space="preserve"> </w:t>
      </w:r>
      <w:r w:rsidRPr="00462199">
        <w:t xml:space="preserve">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33"/>
    </w:p>
    <w:p w14:paraId="2C65C83E" w14:textId="77777777" w:rsidR="00D179D6" w:rsidRPr="00462199" w:rsidRDefault="00D179D6" w:rsidP="002D59DB">
      <w:pPr>
        <w:pStyle w:val="AltSH1Ashurst"/>
        <w:rPr>
          <w:lang w:eastAsia="zh-CN"/>
        </w:rPr>
      </w:pPr>
      <w:bookmarkStart w:id="9634" w:name="_Ref144117191"/>
      <w:r w:rsidRPr="00462199">
        <w:t>The CO</w:t>
      </w:r>
      <w:r w:rsidRPr="00462199">
        <w:rPr>
          <w:vertAlign w:val="subscript"/>
        </w:rPr>
        <w:t>2</w:t>
      </w:r>
      <w:r w:rsidRPr="00462199">
        <w:t xml:space="preserve"> T&amp;S Outage Relief Event Period</w:t>
      </w:r>
      <w:r w:rsidRPr="00462199">
        <w:rPr>
          <w:b/>
          <w:bCs/>
          <w:i/>
        </w:rPr>
        <w:t>[(s)]</w:t>
      </w:r>
      <w:r w:rsidRPr="00462199">
        <w:rPr>
          <w:i/>
        </w:rPr>
        <w:t xml:space="preserve"> </w:t>
      </w:r>
      <w:r w:rsidRPr="00462199">
        <w:t>relating to</w:t>
      </w:r>
      <w:r w:rsidRPr="00462199">
        <w:rPr>
          <w:i/>
        </w:rPr>
        <w:t xml:space="preserve"> </w:t>
      </w:r>
      <w:r w:rsidRPr="00462199">
        <w:rPr>
          <w:b/>
          <w:bCs/>
          <w:i/>
        </w:rPr>
        <w:t>[the]/[each]</w:t>
      </w:r>
      <w:r w:rsidRPr="00462199">
        <w:t xml:space="preserve"> CO</w:t>
      </w:r>
      <w:r w:rsidRPr="00462199">
        <w:rPr>
          <w:vertAlign w:val="subscript"/>
        </w:rPr>
        <w:t>2</w:t>
      </w:r>
      <w:r w:rsidRPr="00462199">
        <w:t xml:space="preserve"> T&amp;S Outage Relief Event </w:t>
      </w:r>
      <w:r w:rsidRPr="00462199">
        <w:rPr>
          <w:b/>
          <w:bCs/>
          <w:i/>
        </w:rPr>
        <w:t>[is]/[are]</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34"/>
    </w:p>
    <w:p w14:paraId="57BFB9C7" w14:textId="77777777" w:rsidR="00D179D6" w:rsidRPr="00462199" w:rsidRDefault="00D179D6" w:rsidP="002D59DB">
      <w:pPr>
        <w:pStyle w:val="AltSH1Ashurst"/>
        <w:rPr>
          <w:lang w:eastAsia="zh-CN"/>
        </w:rPr>
      </w:pPr>
      <w:bookmarkStart w:id="9635" w:name="_Ref144117192"/>
      <w:r w:rsidRPr="00462199">
        <w:t>The CO</w:t>
      </w:r>
      <w:r w:rsidRPr="00462199">
        <w:rPr>
          <w:vertAlign w:val="subscript"/>
        </w:rPr>
        <w:t>2</w:t>
      </w:r>
      <w:r w:rsidRPr="00462199">
        <w:t xml:space="preserve"> T&amp;S Outage Relief Event Billing Period</w:t>
      </w:r>
      <w:r w:rsidRPr="00462199">
        <w:rPr>
          <w:b/>
          <w:bCs/>
          <w:i/>
        </w:rPr>
        <w:t>[(s)]</w:t>
      </w:r>
      <w:r w:rsidRPr="00462199">
        <w:t xml:space="preserve"> relating to</w:t>
      </w:r>
      <w:r w:rsidRPr="00462199">
        <w:rPr>
          <w:i/>
        </w:rPr>
        <w:t xml:space="preserve"> </w:t>
      </w:r>
      <w:r w:rsidRPr="00462199">
        <w:rPr>
          <w:b/>
          <w:bCs/>
          <w:i/>
        </w:rPr>
        <w:t>[the]/[each]</w:t>
      </w:r>
      <w:r w:rsidRPr="00462199">
        <w:rPr>
          <w:b/>
          <w:bCs/>
        </w:rPr>
        <w:t xml:space="preserve"> </w:t>
      </w:r>
      <w:r w:rsidRPr="00462199">
        <w:t>CO</w:t>
      </w:r>
      <w:r w:rsidRPr="00462199">
        <w:rPr>
          <w:vertAlign w:val="subscript"/>
        </w:rPr>
        <w:t>2</w:t>
      </w:r>
      <w:r w:rsidRPr="00462199">
        <w:t xml:space="preserve"> T&amp;S Outage Relief Event</w:t>
      </w:r>
      <w:r w:rsidRPr="00462199">
        <w:rPr>
          <w:i/>
        </w:rPr>
        <w:t xml:space="preserve"> </w:t>
      </w:r>
      <w:r w:rsidRPr="00462199">
        <w:rPr>
          <w:b/>
          <w:bCs/>
          <w:i/>
        </w:rPr>
        <w:t>[is]/[are]</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35"/>
    </w:p>
    <w:p w14:paraId="7146FD87" w14:textId="67A59BEE" w:rsidR="00D179D6" w:rsidRPr="00462199" w:rsidRDefault="00D179D6" w:rsidP="002D59DB">
      <w:pPr>
        <w:pStyle w:val="AltSH1Ashurst"/>
        <w:rPr>
          <w:b/>
          <w:bCs/>
          <w:lang w:eastAsia="zh-CN"/>
        </w:rPr>
      </w:pPr>
      <w:bookmarkStart w:id="9636" w:name="_Ref144117193"/>
      <w:r w:rsidRPr="00462199">
        <w:rPr>
          <w:b/>
          <w:bCs/>
          <w:i/>
        </w:rPr>
        <w:t xml:space="preserve">[[The]/[Each] </w:t>
      </w:r>
      <w:r w:rsidRPr="00462199">
        <w:rPr>
          <w:b/>
          <w:bCs/>
        </w:rPr>
        <w:t>CO</w:t>
      </w:r>
      <w:r w:rsidRPr="00462199">
        <w:rPr>
          <w:b/>
          <w:bCs/>
          <w:vertAlign w:val="subscript"/>
        </w:rPr>
        <w:t>2</w:t>
      </w:r>
      <w:r w:rsidRPr="00462199">
        <w:rPr>
          <w:b/>
          <w:bCs/>
          <w:i/>
        </w:rPr>
        <w:t xml:space="preserve"> T&amp;S Outage Relief Event has had the following impact on our ability to produce Hydrogen at the Facility which is LCHS Compliant: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].]/[We anticipate that [the]/[each] </w:t>
      </w:r>
      <w:r w:rsidRPr="00462199">
        <w:rPr>
          <w:b/>
          <w:bCs/>
        </w:rPr>
        <w:t>CO</w:t>
      </w:r>
      <w:r w:rsidRPr="00462199">
        <w:rPr>
          <w:b/>
          <w:bCs/>
          <w:vertAlign w:val="subscript"/>
        </w:rPr>
        <w:t>2</w:t>
      </w:r>
      <w:r w:rsidRPr="00462199">
        <w:rPr>
          <w:b/>
          <w:bCs/>
          <w:i/>
        </w:rPr>
        <w:t xml:space="preserve"> T&amp;S Outage Relief Event will have the following impact on our ability to produce Hydrogen at the Facility which is LCHS Compliant: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636"/>
    </w:p>
    <w:p w14:paraId="4B791602" w14:textId="0381C517" w:rsidR="00D179D6" w:rsidRPr="00462199" w:rsidRDefault="00D179D6" w:rsidP="002D59DB">
      <w:pPr>
        <w:pStyle w:val="AltSH1Ashurst"/>
        <w:rPr>
          <w:lang w:eastAsia="zh-CN"/>
        </w:rPr>
      </w:pPr>
      <w:bookmarkStart w:id="9637" w:name="_Ref144117194"/>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t xml:space="preserve"> evidence relating to the CO</w:t>
      </w:r>
      <w:r w:rsidRPr="00462199">
        <w:rPr>
          <w:vertAlign w:val="subscript"/>
        </w:rPr>
        <w:t>2</w:t>
      </w:r>
      <w:r w:rsidRPr="00462199">
        <w:t xml:space="preserve"> T&amp;S Outage Relief Event</w:t>
      </w:r>
      <w:r w:rsidRPr="00462199">
        <w:rPr>
          <w:i/>
        </w:rPr>
        <w:t>[s]</w:t>
      </w:r>
      <w:r w:rsidRPr="00462199">
        <w:t xml:space="preserve"> from the relevant CO</w:t>
      </w:r>
      <w:r w:rsidRPr="00462199">
        <w:rPr>
          <w:vertAlign w:val="subscript"/>
        </w:rPr>
        <w:t>2</w:t>
      </w:r>
      <w:r w:rsidRPr="00462199">
        <w:t xml:space="preserve"> T&amp;S Operator.</w:t>
      </w:r>
      <w:bookmarkEnd w:id="9637"/>
    </w:p>
    <w:p w14:paraId="7F4E2F34" w14:textId="6BF1920E" w:rsidR="00D179D6" w:rsidRPr="00462199" w:rsidRDefault="00D179D6" w:rsidP="002D59DB">
      <w:pPr>
        <w:pStyle w:val="AltSH1Ashurst"/>
        <w:rPr>
          <w:lang w:eastAsia="zh-CN"/>
        </w:rPr>
      </w:pPr>
      <w:bookmarkStart w:id="9638" w:name="_Ref144117195"/>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t xml:space="preserve"> Supporting Information listed in Appendix 1 to this notice which we consider to be relevant to the foregoing.</w:t>
      </w:r>
      <w:bookmarkEnd w:id="9638"/>
    </w:p>
    <w:p w14:paraId="7575CDFB" w14:textId="4932D980" w:rsidR="00D179D6" w:rsidRPr="00462199" w:rsidRDefault="00D179D6" w:rsidP="002D59DB">
      <w:pPr>
        <w:pStyle w:val="AltSH1Ashurst"/>
        <w:rPr>
          <w:lang w:eastAsia="zh-CN"/>
        </w:rPr>
      </w:pPr>
      <w:bookmarkStart w:id="9639" w:name="_Ref144117196"/>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 xml:space="preserve">Supporting Information evidencing, in reasonable detail, the steps that we </w:t>
      </w:r>
      <w:r w:rsidRPr="00462199">
        <w:rPr>
          <w:b/>
          <w:bCs/>
          <w:i/>
        </w:rPr>
        <w:t>[have taken]/[propose to take]</w:t>
      </w:r>
      <w:r w:rsidRPr="00462199">
        <w:t xml:space="preserve"> to comply with </w:t>
      </w:r>
      <w:r w:rsidR="007248B2" w:rsidRPr="007248B2">
        <w:t>Condition</w:t>
      </w:r>
      <w:r w:rsidRPr="00462199">
        <w:t xml:space="preserve"> </w:t>
      </w:r>
      <w:r w:rsidR="00372485">
        <w:fldChar w:fldCharType="begin"/>
      </w:r>
      <w:r w:rsidR="00372485">
        <w:instrText xml:space="preserve"> REF _Ref144115030 \w \h </w:instrText>
      </w:r>
      <w:r w:rsidR="00372485">
        <w:fldChar w:fldCharType="separate"/>
      </w:r>
      <w:del w:id="9640" w:author="Faqir, Sofia (Energy Security)" w:date="2023-11-12T19:48:00Z">
        <w:r w:rsidR="00E473FC">
          <w:delText>65.3</w:delText>
        </w:r>
      </w:del>
      <w:r w:rsidR="00372485">
        <w:fldChar w:fldCharType="end"/>
      </w:r>
      <w:r w:rsidRPr="00462199">
        <w:t xml:space="preserve"> (</w:t>
      </w:r>
      <w:r w:rsidRPr="00462199">
        <w:rPr>
          <w:i/>
        </w:rPr>
        <w:t>Mitigation</w:t>
      </w:r>
      <w:r w:rsidRPr="00462199">
        <w:t>) and the Reasonable and Prudent Standard.</w:t>
      </w:r>
      <w:bookmarkEnd w:id="9639"/>
    </w:p>
    <w:p w14:paraId="436C0C32" w14:textId="77777777" w:rsidR="00D179D6" w:rsidRPr="00462199" w:rsidRDefault="00D179D6" w:rsidP="002D59DB">
      <w:pPr>
        <w:pStyle w:val="AltSH1Ashurst"/>
        <w:rPr>
          <w:lang w:eastAsia="zh-CN"/>
        </w:rPr>
      </w:pPr>
      <w:bookmarkStart w:id="9641" w:name="_Ref144117197"/>
      <w:r w:rsidRPr="00462199">
        <w:lastRenderedPageBreak/>
        <w:t>We enclose a Directors' Certificate certifying that the information contained in, and enclosed with, this notice is true, complete and accurate in all material respects and is not misleading.</w:t>
      </w:r>
      <w:bookmarkEnd w:id="9641"/>
    </w:p>
    <w:p w14:paraId="231CB74D" w14:textId="77777777" w:rsidR="00D179D6" w:rsidRPr="00462199" w:rsidRDefault="00D179D6" w:rsidP="00FF4DCF">
      <w:pPr>
        <w:pStyle w:val="NormalAshurst"/>
        <w:jc w:val="center"/>
      </w:pPr>
      <w:r w:rsidRPr="00462199">
        <w:t>Yours faithfully,</w:t>
      </w:r>
    </w:p>
    <w:p w14:paraId="1FB0D659" w14:textId="77777777" w:rsidR="00D179D6" w:rsidRPr="00462199" w:rsidRDefault="00D179D6" w:rsidP="00FF4DCF">
      <w:pPr>
        <w:pStyle w:val="NormalAshurst"/>
        <w:jc w:val="center"/>
        <w:rPr>
          <w:lang w:eastAsia="zh-CN"/>
        </w:rPr>
      </w:pPr>
    </w:p>
    <w:p w14:paraId="5E1BD1D9" w14:textId="77777777" w:rsidR="00D179D6" w:rsidRPr="00462199" w:rsidRDefault="00D179D6" w:rsidP="00FF4DCF">
      <w:pPr>
        <w:pStyle w:val="StandardAshurst"/>
        <w:jc w:val="center"/>
        <w:rPr>
          <w:lang w:eastAsia="zh-CN"/>
        </w:rPr>
      </w:pPr>
      <w:r w:rsidRPr="00462199">
        <w:t>.....................................</w:t>
      </w:r>
    </w:p>
    <w:p w14:paraId="6C4E508A" w14:textId="77777777" w:rsidR="00D179D6" w:rsidRPr="00462199" w:rsidRDefault="00D179D6" w:rsidP="00FF4DCF">
      <w:pPr>
        <w:pStyle w:val="StandardAshurst"/>
        <w:jc w:val="center"/>
        <w:rPr>
          <w:lang w:eastAsia="zh-CN"/>
        </w:rPr>
      </w:pPr>
      <w:r w:rsidRPr="00462199">
        <w:t>For and on behalf of</w:t>
      </w:r>
    </w:p>
    <w:p w14:paraId="1374AEC1" w14:textId="77777777" w:rsidR="00D179D6" w:rsidRPr="00462199" w:rsidRDefault="00D179D6" w:rsidP="00FF4DCF">
      <w:pPr>
        <w:pStyle w:val="NormalAshurst"/>
        <w:jc w:val="center"/>
        <w:rPr>
          <w:b/>
        </w:rPr>
      </w:pPr>
      <w:r w:rsidRPr="00462199">
        <w:t xml:space="preserve">the </w:t>
      </w:r>
      <w:r w:rsidRPr="00462199">
        <w:rPr>
          <w:b/>
        </w:rPr>
        <w:t>Producer</w:t>
      </w:r>
    </w:p>
    <w:p w14:paraId="7E60D5E3" w14:textId="77777777" w:rsidR="00D179D6" w:rsidRPr="00462199" w:rsidRDefault="00D179D6" w:rsidP="004433D8">
      <w:pPr>
        <w:pStyle w:val="NormalAshurst"/>
        <w:rPr>
          <w:lang w:eastAsia="zh-CN"/>
        </w:rPr>
      </w:pPr>
      <w:r w:rsidRPr="00462199">
        <w:rPr>
          <w:lang w:eastAsia="zh-CN"/>
        </w:rPr>
        <w:br w:type="page"/>
      </w:r>
    </w:p>
    <w:p w14:paraId="63FA5302" w14:textId="77777777" w:rsidR="00D179D6" w:rsidRPr="00462199" w:rsidRDefault="00D179D6" w:rsidP="004433D8">
      <w:pPr>
        <w:pStyle w:val="Annex13Heading"/>
      </w:pPr>
      <w:bookmarkStart w:id="9642" w:name="_Toc149833969"/>
      <w:r w:rsidRPr="00462199">
        <w:lastRenderedPageBreak/>
        <w:t>CO</w:t>
      </w:r>
      <w:r w:rsidRPr="003F70B5">
        <w:rPr>
          <w:vertAlign w:val="subscript"/>
        </w:rPr>
        <w:t>2</w:t>
      </w:r>
      <w:r w:rsidRPr="00462199">
        <w:t xml:space="preserve"> T&amp;S Outage Relief Event Response Notice</w:t>
      </w:r>
      <w:bookmarkEnd w:id="9642"/>
    </w:p>
    <w:p w14:paraId="154F6326"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19B601B"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0C2A13B"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5B041D5" w14:textId="77777777" w:rsidR="00D179D6" w:rsidRPr="00462199" w:rsidRDefault="00D179D6" w:rsidP="009E0DA4">
      <w:pPr>
        <w:pStyle w:val="NormalBoldAshurst"/>
        <w:tabs>
          <w:tab w:val="left" w:pos="782"/>
        </w:tabs>
        <w:rPr>
          <w:lang w:eastAsia="zh-CN"/>
        </w:rPr>
      </w:pPr>
      <w:r w:rsidRPr="00462199">
        <w:rPr>
          <w:i/>
        </w:rPr>
        <w:tab/>
        <w:t>[Address]</w:t>
      </w:r>
    </w:p>
    <w:p w14:paraId="75DA4358"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156854C" w14:textId="77777777" w:rsidR="00D179D6" w:rsidRPr="00462199" w:rsidRDefault="00D179D6" w:rsidP="005B3BB9">
      <w:pPr>
        <w:pStyle w:val="CBOLDCAPSAshurst"/>
      </w:pPr>
      <w:r w:rsidRPr="00462199">
        <w:t>LCHA – CO</w:t>
      </w:r>
      <w:r w:rsidRPr="00462199">
        <w:rPr>
          <w:vertAlign w:val="subscript"/>
        </w:rPr>
        <w:t>2</w:t>
      </w:r>
      <w:r w:rsidRPr="00462199">
        <w:t xml:space="preserve"> T&amp;S OUTAGE RELIEF EVENT RESPONSE NOTICE</w:t>
      </w:r>
    </w:p>
    <w:p w14:paraId="7F449809" w14:textId="77777777" w:rsidR="00D179D6" w:rsidRPr="00462199" w:rsidRDefault="00D179D6" w:rsidP="005B3BB9">
      <w:pPr>
        <w:pStyle w:val="NormalAshurst"/>
      </w:pPr>
      <w:r w:rsidRPr="00462199">
        <w:t>Dear Sir/Madam,</w:t>
      </w:r>
    </w:p>
    <w:p w14:paraId="058992E6" w14:textId="77777777" w:rsidR="00D179D6" w:rsidRPr="00462199" w:rsidRDefault="00D179D6" w:rsidP="00C92053">
      <w:pPr>
        <w:pStyle w:val="AltSH1Ashurst"/>
        <w:numPr>
          <w:ilvl w:val="0"/>
          <w:numId w:val="91"/>
        </w:numPr>
        <w:rPr>
          <w:lang w:eastAsia="zh-CN"/>
        </w:rPr>
      </w:pPr>
      <w:bookmarkStart w:id="9643" w:name="_Ref14411719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43"/>
    </w:p>
    <w:p w14:paraId="09D53E53" w14:textId="3ECEE189" w:rsidR="00D179D6" w:rsidRPr="00462199" w:rsidRDefault="00D179D6" w:rsidP="002D59DB">
      <w:pPr>
        <w:pStyle w:val="AltSH1Ashurst"/>
        <w:rPr>
          <w:lang w:eastAsia="zh-CN"/>
        </w:rPr>
      </w:pPr>
      <w:bookmarkStart w:id="9644" w:name="_Ref144117199"/>
      <w:r w:rsidRPr="00462199">
        <w:t xml:space="preserve">We further refer you to </w:t>
      </w:r>
      <w:r w:rsidR="007248B2" w:rsidRPr="007248B2">
        <w:t>Condition</w:t>
      </w:r>
      <w:r w:rsidRPr="00462199">
        <w:t xml:space="preserve"> </w:t>
      </w:r>
      <w:r w:rsidR="00372485">
        <w:fldChar w:fldCharType="begin"/>
      </w:r>
      <w:r w:rsidR="00372485">
        <w:instrText xml:space="preserve"> REF _Ref144113512 \w \h </w:instrText>
      </w:r>
      <w:r w:rsidR="00372485">
        <w:fldChar w:fldCharType="separate"/>
      </w:r>
      <w:del w:id="9645" w:author="Faqir, Sofia (Energy Security)" w:date="2023-11-12T19:48:00Z">
        <w:r w:rsidR="00E473FC">
          <w:delText>17.3</w:delText>
        </w:r>
      </w:del>
      <w:r w:rsidR="00372485">
        <w:fldChar w:fldCharType="end"/>
      </w:r>
      <w:r w:rsidRPr="00462199">
        <w:t>.</w:t>
      </w:r>
      <w:bookmarkEnd w:id="9644"/>
    </w:p>
    <w:p w14:paraId="54C4B58A" w14:textId="77777777" w:rsidR="00D179D6" w:rsidRPr="00462199" w:rsidRDefault="00D179D6" w:rsidP="002D59DB">
      <w:pPr>
        <w:pStyle w:val="AltSH1Ashurst"/>
        <w:rPr>
          <w:lang w:eastAsia="zh-CN"/>
        </w:rPr>
      </w:pPr>
      <w:bookmarkStart w:id="9646" w:name="_Ref144117200"/>
      <w:r w:rsidRPr="00462199">
        <w:t>This is a CO</w:t>
      </w:r>
      <w:r w:rsidRPr="00462199">
        <w:rPr>
          <w:vertAlign w:val="subscript"/>
        </w:rPr>
        <w:t>2</w:t>
      </w:r>
      <w:r w:rsidRPr="00462199">
        <w:t xml:space="preserve"> T&amp;S Outage Relief Event Response Notice in relation to the CO</w:t>
      </w:r>
      <w:r w:rsidRPr="00462199">
        <w:rPr>
          <w:vertAlign w:val="subscript"/>
        </w:rPr>
        <w:t>2</w:t>
      </w:r>
      <w:r w:rsidRPr="00462199">
        <w:t xml:space="preserve"> T&amp;S Outage Relief Event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46"/>
    </w:p>
    <w:p w14:paraId="1975629A" w14:textId="77777777" w:rsidR="00D179D6" w:rsidRPr="00462199" w:rsidRDefault="00D179D6" w:rsidP="002D59DB">
      <w:pPr>
        <w:pStyle w:val="AltSH1Ashurst"/>
        <w:rPr>
          <w:b/>
          <w:bCs/>
          <w:lang w:eastAsia="zh-CN"/>
        </w:rPr>
      </w:pPr>
      <w:bookmarkStart w:id="9647" w:name="_Ref144117201"/>
      <w:r w:rsidRPr="00462199">
        <w:rPr>
          <w:b/>
          <w:bCs/>
          <w:i/>
        </w:rPr>
        <w:t xml:space="preserve">[We consider that the </w:t>
      </w:r>
      <w:r w:rsidRPr="00462199">
        <w:rPr>
          <w:b/>
          <w:bCs/>
        </w:rPr>
        <w:t>CO</w:t>
      </w:r>
      <w:r w:rsidRPr="00462199">
        <w:rPr>
          <w:b/>
          <w:bCs/>
          <w:vertAlign w:val="subscript"/>
        </w:rPr>
        <w:t>2</w:t>
      </w:r>
      <w:r w:rsidRPr="00462199">
        <w:rPr>
          <w:b/>
          <w:bCs/>
          <w:i/>
        </w:rPr>
        <w:t xml:space="preserve"> T&amp;S Outage Relief Event as specified in the </w:t>
      </w:r>
      <w:r w:rsidRPr="00462199">
        <w:rPr>
          <w:b/>
          <w:bCs/>
        </w:rPr>
        <w:t>CO</w:t>
      </w:r>
      <w:r w:rsidRPr="00462199">
        <w:rPr>
          <w:b/>
          <w:bCs/>
          <w:vertAlign w:val="subscript"/>
        </w:rPr>
        <w:t>2</w:t>
      </w:r>
      <w:r w:rsidRPr="00462199">
        <w:rPr>
          <w:b/>
          <w:bCs/>
        </w:rPr>
        <w:t xml:space="preserve"> T&amp;S Outage Relief Event Notice</w:t>
      </w:r>
      <w:r w:rsidRPr="00462199">
        <w:rPr>
          <w:b/>
          <w:bCs/>
          <w:i/>
        </w:rPr>
        <w:t xml:space="preserve"> has [not] occurred]/[We consider that we have not been provided with sufficient Supporting Information to determine whether a </w:t>
      </w:r>
      <w:r w:rsidRPr="00462199">
        <w:rPr>
          <w:b/>
          <w:bCs/>
        </w:rPr>
        <w:t>CO</w:t>
      </w:r>
      <w:r w:rsidRPr="00462199">
        <w:rPr>
          <w:b/>
          <w:bCs/>
          <w:vertAlign w:val="subscript"/>
        </w:rPr>
        <w:t>2</w:t>
      </w:r>
      <w:r w:rsidRPr="00462199">
        <w:rPr>
          <w:b/>
          <w:bCs/>
          <w:i/>
        </w:rPr>
        <w:t xml:space="preserve"> T&amp;S Outage Relief Event has occurred. We require the following </w:t>
      </w:r>
      <w:r w:rsidRPr="00462199">
        <w:rPr>
          <w:b/>
          <w:bCs/>
        </w:rPr>
        <w:t>CO</w:t>
      </w:r>
      <w:r w:rsidRPr="00462199">
        <w:rPr>
          <w:b/>
          <w:bCs/>
          <w:vertAlign w:val="subscript"/>
        </w:rPr>
        <w:t>2</w:t>
      </w:r>
      <w:r w:rsidRPr="00462199">
        <w:rPr>
          <w:b/>
          <w:bCs/>
          <w:i/>
        </w:rPr>
        <w:t xml:space="preserve"> T&amp;S Outage Relief Event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647"/>
    </w:p>
    <w:p w14:paraId="47545DE6" w14:textId="77777777" w:rsidR="00D179D6" w:rsidRPr="00462199" w:rsidRDefault="00D179D6" w:rsidP="00326791">
      <w:pPr>
        <w:pStyle w:val="NormalAshurst"/>
        <w:jc w:val="center"/>
      </w:pPr>
      <w:r w:rsidRPr="00462199">
        <w:t>Yours faithfully,</w:t>
      </w:r>
    </w:p>
    <w:p w14:paraId="0AA323FD" w14:textId="77777777" w:rsidR="00D179D6" w:rsidRPr="00462199" w:rsidRDefault="00D179D6" w:rsidP="00326791">
      <w:pPr>
        <w:pStyle w:val="NormalAshurst"/>
        <w:rPr>
          <w:lang w:eastAsia="zh-CN"/>
        </w:rPr>
      </w:pPr>
    </w:p>
    <w:p w14:paraId="2FA855D0" w14:textId="77777777" w:rsidR="00D179D6" w:rsidRPr="00462199" w:rsidRDefault="00D179D6" w:rsidP="00326791">
      <w:pPr>
        <w:pStyle w:val="StandardAshurst"/>
        <w:jc w:val="center"/>
        <w:rPr>
          <w:lang w:eastAsia="zh-CN"/>
        </w:rPr>
      </w:pPr>
      <w:r w:rsidRPr="00462199">
        <w:t>.....................................</w:t>
      </w:r>
    </w:p>
    <w:p w14:paraId="67F0C92D" w14:textId="77777777" w:rsidR="00D179D6" w:rsidRPr="00462199" w:rsidRDefault="00D179D6" w:rsidP="00326791">
      <w:pPr>
        <w:pStyle w:val="StandardAshurst"/>
        <w:jc w:val="center"/>
        <w:rPr>
          <w:lang w:eastAsia="zh-CN"/>
        </w:rPr>
      </w:pPr>
      <w:r w:rsidRPr="00462199">
        <w:t>For and on behalf of</w:t>
      </w:r>
    </w:p>
    <w:p w14:paraId="1B62C18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6A72D63" w14:textId="77777777" w:rsidR="00D179D6" w:rsidRPr="00462199" w:rsidRDefault="00D179D6" w:rsidP="00986A4F">
      <w:pPr>
        <w:pStyle w:val="NormalAshurst"/>
      </w:pPr>
      <w:r w:rsidRPr="00462199">
        <w:br w:type="page"/>
      </w:r>
    </w:p>
    <w:p w14:paraId="46850488" w14:textId="77777777" w:rsidR="00D179D6" w:rsidRPr="00462199" w:rsidRDefault="00D179D6" w:rsidP="001E2581">
      <w:pPr>
        <w:pStyle w:val="Annex13Heading"/>
      </w:pPr>
      <w:bookmarkStart w:id="9648" w:name="_Toc149833970"/>
      <w:r w:rsidRPr="00462199">
        <w:lastRenderedPageBreak/>
        <w:t>Further CO</w:t>
      </w:r>
      <w:r w:rsidRPr="003F70B5">
        <w:rPr>
          <w:vertAlign w:val="subscript"/>
        </w:rPr>
        <w:t>2</w:t>
      </w:r>
      <w:r w:rsidRPr="00462199">
        <w:t xml:space="preserve"> T&amp;S Outage Relief Event Response Notice</w:t>
      </w:r>
      <w:bookmarkEnd w:id="9648"/>
    </w:p>
    <w:p w14:paraId="780BBFE0"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5CCF8D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3737C11"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06B6CEC" w14:textId="77777777" w:rsidR="00D179D6" w:rsidRPr="00462199" w:rsidRDefault="00D179D6" w:rsidP="009E0DA4">
      <w:pPr>
        <w:pStyle w:val="NormalBoldAshurst"/>
        <w:tabs>
          <w:tab w:val="left" w:pos="782"/>
        </w:tabs>
        <w:rPr>
          <w:lang w:eastAsia="zh-CN"/>
        </w:rPr>
      </w:pPr>
      <w:r w:rsidRPr="00462199">
        <w:rPr>
          <w:i/>
        </w:rPr>
        <w:tab/>
        <w:t>[Address]</w:t>
      </w:r>
    </w:p>
    <w:p w14:paraId="043E5DEC"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7A5E572" w14:textId="77777777" w:rsidR="00D179D6" w:rsidRPr="00462199" w:rsidRDefault="00D179D6" w:rsidP="005B3BB9">
      <w:pPr>
        <w:pStyle w:val="CBOLDCAPSAshurst"/>
      </w:pPr>
      <w:r w:rsidRPr="00462199">
        <w:t>LCHA – FURTHER CO</w:t>
      </w:r>
      <w:r w:rsidRPr="00462199">
        <w:rPr>
          <w:vertAlign w:val="subscript"/>
        </w:rPr>
        <w:t>2</w:t>
      </w:r>
      <w:r w:rsidRPr="00462199">
        <w:t xml:space="preserve"> T&amp;S OUTAGE RELIEF EVENT RESPONSE NOTICE</w:t>
      </w:r>
    </w:p>
    <w:p w14:paraId="626047E3" w14:textId="77777777" w:rsidR="00D179D6" w:rsidRPr="00462199" w:rsidRDefault="00D179D6" w:rsidP="005B3BB9">
      <w:pPr>
        <w:pStyle w:val="NormalAshurst"/>
      </w:pPr>
      <w:r w:rsidRPr="00462199">
        <w:t>Dear Sir/Madam,</w:t>
      </w:r>
    </w:p>
    <w:p w14:paraId="22B2CAE0" w14:textId="77777777" w:rsidR="00D179D6" w:rsidRPr="00462199" w:rsidRDefault="00D179D6" w:rsidP="00C92053">
      <w:pPr>
        <w:pStyle w:val="AltSH1Ashurst"/>
        <w:numPr>
          <w:ilvl w:val="0"/>
          <w:numId w:val="92"/>
        </w:numPr>
        <w:rPr>
          <w:lang w:eastAsia="zh-CN"/>
        </w:rPr>
      </w:pPr>
      <w:bookmarkStart w:id="9649" w:name="_Ref14411720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49"/>
    </w:p>
    <w:p w14:paraId="401DAD12" w14:textId="21AF1D0A" w:rsidR="00D179D6" w:rsidRPr="00462199" w:rsidRDefault="00D179D6" w:rsidP="002D59DB">
      <w:pPr>
        <w:pStyle w:val="AltSH1Ashurst"/>
        <w:rPr>
          <w:lang w:eastAsia="zh-CN"/>
        </w:rPr>
      </w:pPr>
      <w:bookmarkStart w:id="9650" w:name="_Ref144117203"/>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_Ref144113520 \r \h \* MERGEFORMAT </w:instrText>
      </w:r>
      <w:r w:rsidRPr="00462199">
        <w:fldChar w:fldCharType="separate"/>
      </w:r>
      <w:del w:id="9651" w:author="Faqir, Sofia (Energy Security)" w:date="2023-11-12T19:48:00Z">
        <w:r w:rsidR="00E473FC" w:rsidRPr="00E473FC">
          <w:rPr>
            <w:color w:val="000000"/>
          </w:rPr>
          <w:delText>17.4(C)(ii)</w:delText>
        </w:r>
      </w:del>
      <w:r w:rsidRPr="00462199">
        <w:fldChar w:fldCharType="end"/>
      </w:r>
      <w:r w:rsidRPr="00462199">
        <w:t>.</w:t>
      </w:r>
      <w:bookmarkEnd w:id="9650"/>
    </w:p>
    <w:p w14:paraId="4D856022" w14:textId="77777777" w:rsidR="00D179D6" w:rsidRPr="00462199" w:rsidRDefault="00D179D6" w:rsidP="002D59DB">
      <w:pPr>
        <w:pStyle w:val="AltSH1Ashurst"/>
        <w:rPr>
          <w:lang w:eastAsia="zh-CN"/>
        </w:rPr>
      </w:pPr>
      <w:bookmarkStart w:id="9652" w:name="_Ref144117204"/>
      <w:r w:rsidRPr="00462199">
        <w:t>This is a Further CO</w:t>
      </w:r>
      <w:r w:rsidRPr="00462199">
        <w:rPr>
          <w:vertAlign w:val="subscript"/>
        </w:rPr>
        <w:t>2</w:t>
      </w:r>
      <w:r w:rsidRPr="00462199">
        <w:t xml:space="preserve"> T&amp;S Outage Relief Event Response Notice in relation to the CO</w:t>
      </w:r>
      <w:r w:rsidRPr="00462199">
        <w:rPr>
          <w:vertAlign w:val="subscript"/>
        </w:rPr>
        <w:t>2</w:t>
      </w:r>
      <w:r w:rsidRPr="00462199">
        <w:t xml:space="preserve"> T&amp;S Outage Relief Event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CO</w:t>
      </w:r>
      <w:r w:rsidRPr="00462199">
        <w:rPr>
          <w:vertAlign w:val="subscript"/>
        </w:rPr>
        <w:t>2</w:t>
      </w:r>
      <w:r w:rsidRPr="00462199">
        <w:t xml:space="preserve"> T&amp;S Outage Relief Event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52"/>
    </w:p>
    <w:p w14:paraId="10C5D4F7" w14:textId="77777777" w:rsidR="00D179D6" w:rsidRPr="00462199" w:rsidRDefault="00D179D6" w:rsidP="002D59DB">
      <w:pPr>
        <w:pStyle w:val="AltSH1Ashurst"/>
        <w:rPr>
          <w:lang w:eastAsia="zh-CN"/>
        </w:rPr>
      </w:pPr>
      <w:bookmarkStart w:id="9653" w:name="_Ref144117205"/>
      <w:r w:rsidRPr="00462199">
        <w:t>Following our receipt of the CO</w:t>
      </w:r>
      <w:r w:rsidRPr="00462199">
        <w:rPr>
          <w:vertAlign w:val="subscript"/>
        </w:rPr>
        <w:t>2</w:t>
      </w:r>
      <w:r w:rsidRPr="00462199">
        <w:t xml:space="preserve"> T&amp;S Outage Relief Event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bCs/>
          <w:i/>
        </w:rPr>
        <w:t xml:space="preserve">[We consider that the </w:t>
      </w:r>
      <w:r w:rsidRPr="00462199">
        <w:rPr>
          <w:b/>
          <w:bCs/>
        </w:rPr>
        <w:t>CO</w:t>
      </w:r>
      <w:r w:rsidRPr="00462199">
        <w:rPr>
          <w:b/>
          <w:bCs/>
          <w:vertAlign w:val="subscript"/>
        </w:rPr>
        <w:t>2</w:t>
      </w:r>
      <w:r w:rsidRPr="00462199">
        <w:rPr>
          <w:b/>
          <w:bCs/>
          <w:i/>
        </w:rPr>
        <w:t xml:space="preserve"> T&amp;S Outage Relief Event as specified in the </w:t>
      </w:r>
      <w:r w:rsidRPr="00462199">
        <w:rPr>
          <w:b/>
          <w:bCs/>
        </w:rPr>
        <w:t>CO</w:t>
      </w:r>
      <w:r w:rsidRPr="00462199">
        <w:rPr>
          <w:b/>
          <w:bCs/>
          <w:vertAlign w:val="subscript"/>
        </w:rPr>
        <w:t>2</w:t>
      </w:r>
      <w:r w:rsidRPr="00462199">
        <w:rPr>
          <w:b/>
          <w:bCs/>
          <w:i/>
        </w:rPr>
        <w:t xml:space="preserve"> T&amp;S Outage Relief Event Notice has [not] occurred]</w:t>
      </w:r>
      <w:r w:rsidRPr="00462199">
        <w:rPr>
          <w:b/>
          <w:bCs/>
        </w:rPr>
        <w:t>.</w:t>
      </w:r>
      <w:bookmarkEnd w:id="9653"/>
    </w:p>
    <w:p w14:paraId="1087CEB1" w14:textId="77777777" w:rsidR="00D179D6" w:rsidRPr="00462199" w:rsidRDefault="00D179D6" w:rsidP="00326791">
      <w:pPr>
        <w:pStyle w:val="NormalAshurst"/>
        <w:jc w:val="center"/>
      </w:pPr>
      <w:r w:rsidRPr="00462199">
        <w:t>Yours faithfully,</w:t>
      </w:r>
    </w:p>
    <w:p w14:paraId="4511104D" w14:textId="77777777" w:rsidR="00D179D6" w:rsidRPr="00462199" w:rsidRDefault="00D179D6" w:rsidP="00326791">
      <w:pPr>
        <w:pStyle w:val="NormalAshurst"/>
        <w:rPr>
          <w:lang w:eastAsia="zh-CN"/>
        </w:rPr>
      </w:pPr>
    </w:p>
    <w:p w14:paraId="3AAB360F" w14:textId="77777777" w:rsidR="00D179D6" w:rsidRPr="00462199" w:rsidRDefault="00D179D6" w:rsidP="00326791">
      <w:pPr>
        <w:pStyle w:val="StandardAshurst"/>
        <w:jc w:val="center"/>
        <w:rPr>
          <w:lang w:eastAsia="zh-CN"/>
        </w:rPr>
      </w:pPr>
      <w:r w:rsidRPr="00462199">
        <w:t>.....................................</w:t>
      </w:r>
    </w:p>
    <w:p w14:paraId="5545C05B" w14:textId="77777777" w:rsidR="00D179D6" w:rsidRPr="00462199" w:rsidRDefault="00D179D6" w:rsidP="00326791">
      <w:pPr>
        <w:pStyle w:val="StandardAshurst"/>
        <w:jc w:val="center"/>
        <w:rPr>
          <w:lang w:eastAsia="zh-CN"/>
        </w:rPr>
      </w:pPr>
      <w:r w:rsidRPr="00462199">
        <w:t>For and on behalf of</w:t>
      </w:r>
    </w:p>
    <w:p w14:paraId="6FF133E7"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36124C0" w14:textId="77777777" w:rsidR="00D179D6" w:rsidRPr="00462199" w:rsidRDefault="00D179D6" w:rsidP="00986A4F">
      <w:pPr>
        <w:pStyle w:val="NormalAshurst"/>
      </w:pPr>
      <w:r w:rsidRPr="00462199">
        <w:rPr>
          <w:b/>
          <w:bCs/>
        </w:rPr>
        <w:br w:type="page"/>
      </w:r>
    </w:p>
    <w:p w14:paraId="10CB88BC" w14:textId="77777777" w:rsidR="00D179D6" w:rsidRPr="00462199" w:rsidRDefault="00D179D6" w:rsidP="001E2581">
      <w:pPr>
        <w:pStyle w:val="Annex13Heading"/>
      </w:pPr>
      <w:bookmarkStart w:id="9654" w:name="_Toc149833971"/>
      <w:r w:rsidRPr="00462199">
        <w:lastRenderedPageBreak/>
        <w:t>Billing Statement Dispute Notice</w:t>
      </w:r>
      <w:bookmarkEnd w:id="9654"/>
    </w:p>
    <w:p w14:paraId="6B494380" w14:textId="77777777" w:rsidR="00D179D6" w:rsidRPr="00462199" w:rsidRDefault="00D179D6" w:rsidP="004433D8">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74AF6FF8" w14:textId="77777777" w:rsidR="00D179D6" w:rsidRPr="00462199" w:rsidRDefault="00D179D6" w:rsidP="004433D8">
      <w:pPr>
        <w:pStyle w:val="NormalAshurst"/>
        <w:tabs>
          <w:tab w:val="left" w:pos="782"/>
        </w:tabs>
        <w:spacing w:after="0"/>
        <w:rPr>
          <w:lang w:eastAsia="zh-CN"/>
        </w:rPr>
      </w:pPr>
      <w:r w:rsidRPr="00462199">
        <w:tab/>
        <w:t>[</w:t>
      </w:r>
      <w:r w:rsidRPr="00462199">
        <w:rPr>
          <w:b/>
          <w:i/>
        </w:rPr>
        <w:t>Address</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96781A5" w14:textId="77777777" w:rsidR="00D179D6" w:rsidRPr="00462199" w:rsidRDefault="00D179D6" w:rsidP="004433D8">
      <w:pPr>
        <w:pStyle w:val="NormalAshurst"/>
        <w:tabs>
          <w:tab w:val="left" w:pos="782"/>
        </w:tabs>
        <w:rPr>
          <w:lang w:eastAsia="zh-CN"/>
        </w:rPr>
      </w:pPr>
      <w:r w:rsidRPr="00462199">
        <w:tab/>
        <w:t>[</w:t>
      </w:r>
      <w:r w:rsidRPr="00462199">
        <w:rPr>
          <w:b/>
          <w:i/>
        </w:rPr>
        <w:t>Unique reference number</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2E556DA" w14:textId="77777777" w:rsidR="00D179D6" w:rsidRPr="00462199" w:rsidRDefault="00D179D6" w:rsidP="004433D8">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341E714" w14:textId="77777777" w:rsidR="00D179D6" w:rsidRPr="00462199" w:rsidRDefault="00D179D6" w:rsidP="004433D8">
      <w:pPr>
        <w:pStyle w:val="NormalAshurst"/>
        <w:tabs>
          <w:tab w:val="left" w:pos="782"/>
        </w:tabs>
        <w:spacing w:after="0"/>
        <w:rPr>
          <w:lang w:eastAsia="zh-CN"/>
        </w:rPr>
      </w:pPr>
      <w:r w:rsidRPr="00462199">
        <w:tab/>
        <w:t>[</w:t>
      </w:r>
      <w:r w:rsidRPr="00462199">
        <w:rPr>
          <w:b/>
          <w:i/>
        </w:rPr>
        <w:t>Unique reference number</w:t>
      </w:r>
      <w:r w:rsidRPr="00462199">
        <w:t>:</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"LCHA Counterparty"</w:t>
      </w:r>
      <w:r w:rsidRPr="00462199">
        <w:t>)</w:t>
      </w:r>
    </w:p>
    <w:p w14:paraId="624AA3BC" w14:textId="77777777" w:rsidR="00D179D6" w:rsidRPr="00462199" w:rsidRDefault="00D179D6" w:rsidP="004433D8">
      <w:pPr>
        <w:pStyle w:val="NormalAshurst"/>
        <w:tabs>
          <w:tab w:val="left" w:pos="782"/>
        </w:tabs>
        <w:rPr>
          <w:lang w:eastAsia="zh-CN"/>
        </w:rPr>
      </w:pPr>
      <w:r w:rsidRPr="00462199">
        <w:tab/>
        <w:t>[</w:t>
      </w:r>
      <w:r w:rsidRPr="00462199">
        <w:rPr>
          <w:b/>
          <w:i/>
        </w:rPr>
        <w:t>Address</w:t>
      </w:r>
      <w:r w:rsidRPr="00462199">
        <w:t>]]</w:t>
      </w:r>
    </w:p>
    <w:p w14:paraId="64784959" w14:textId="77777777" w:rsidR="00D179D6" w:rsidRPr="00462199" w:rsidRDefault="00D179D6" w:rsidP="004433D8">
      <w:pPr>
        <w:pStyle w:val="NormalAshurst"/>
        <w:tabs>
          <w:tab w:val="left" w:pos="782"/>
        </w:tabs>
        <w:rPr>
          <w:lang w:eastAsia="zh-CN"/>
        </w:rPr>
      </w:pPr>
      <w:r w:rsidRPr="00462199">
        <w:t>Dated:</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5A2C44E" w14:textId="77777777" w:rsidR="00D179D6" w:rsidRPr="00462199" w:rsidRDefault="00D179D6" w:rsidP="005B3BB9">
      <w:pPr>
        <w:pStyle w:val="CBOLDCAPSAshurst"/>
        <w:rPr>
          <w:lang w:eastAsia="zh-CN"/>
        </w:rPr>
      </w:pPr>
      <w:r w:rsidRPr="00462199">
        <w:t>LCHA – BILLING STATEMENT DISPUTE NOTICE</w:t>
      </w:r>
    </w:p>
    <w:p w14:paraId="0051D089" w14:textId="77777777" w:rsidR="00D179D6" w:rsidRPr="00462199" w:rsidRDefault="00D179D6" w:rsidP="005B3BB9">
      <w:pPr>
        <w:pStyle w:val="NormalAshurst"/>
        <w:rPr>
          <w:lang w:eastAsia="zh-CN"/>
        </w:rPr>
      </w:pPr>
      <w:r w:rsidRPr="00462199">
        <w:t>Dear Sir/Madam,</w:t>
      </w:r>
    </w:p>
    <w:p w14:paraId="5DB9D655" w14:textId="77777777" w:rsidR="00D179D6" w:rsidRPr="00462199" w:rsidRDefault="00D179D6" w:rsidP="00C92053">
      <w:pPr>
        <w:pStyle w:val="AltSH1Ashurst"/>
        <w:numPr>
          <w:ilvl w:val="0"/>
          <w:numId w:val="93"/>
        </w:numPr>
        <w:rPr>
          <w:lang w:eastAsia="zh-CN"/>
        </w:rPr>
      </w:pPr>
      <w:bookmarkStart w:id="9655" w:name="_Ref14411720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w:t>
      </w:r>
      <w:r w:rsidRPr="00462199">
        <w:rPr>
          <w:b/>
          <w:bCs/>
          <w:i/>
        </w:rPr>
        <w:t>[LCHA Counterparty]/[Producer]</w:t>
      </w:r>
      <w:r w:rsidRPr="00462199">
        <w:rPr>
          <w:i/>
        </w:rPr>
        <w:t xml:space="preserve"> </w:t>
      </w:r>
      <w:r w:rsidRPr="00462199">
        <w:t xml:space="preserve">and us as the </w:t>
      </w:r>
      <w:r w:rsidRPr="00462199">
        <w:rPr>
          <w:b/>
          <w:bCs/>
          <w:i/>
        </w:rPr>
        <w:t>[LCHA Counterparty]/[Producer]</w:t>
      </w:r>
      <w:r w:rsidRPr="00462199">
        <w:t xml:space="preserve">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55"/>
    </w:p>
    <w:p w14:paraId="3D606E6C" w14:textId="55F9BB0F" w:rsidR="00D179D6" w:rsidRPr="00462199" w:rsidRDefault="00D179D6" w:rsidP="002D59DB">
      <w:pPr>
        <w:pStyle w:val="AltSH1Ashurst"/>
        <w:rPr>
          <w:lang w:eastAsia="zh-CN"/>
        </w:rPr>
      </w:pPr>
      <w:bookmarkStart w:id="9656" w:name="_Ref144117207"/>
      <w:r w:rsidRPr="00462199">
        <w:t xml:space="preserve">We further refer you to </w:t>
      </w:r>
      <w:r w:rsidR="007248B2" w:rsidRPr="007248B2">
        <w:t>Condition</w:t>
      </w:r>
      <w:r w:rsidRPr="00462199">
        <w:t xml:space="preserve"> </w:t>
      </w:r>
      <w:r w:rsidR="00372485">
        <w:fldChar w:fldCharType="begin"/>
      </w:r>
      <w:r w:rsidR="00372485">
        <w:instrText xml:space="preserve"> REF _Ref144113731 \w \h </w:instrText>
      </w:r>
      <w:r w:rsidR="00372485">
        <w:fldChar w:fldCharType="separate"/>
      </w:r>
      <w:del w:id="9657" w:author="Faqir, Sofia (Energy Security)" w:date="2023-11-12T19:48:00Z">
        <w:r w:rsidR="00E473FC">
          <w:delText>23.3</w:delText>
        </w:r>
      </w:del>
      <w:r w:rsidR="00372485">
        <w:fldChar w:fldCharType="end"/>
      </w:r>
      <w:r w:rsidRPr="00462199">
        <w:t>.</w:t>
      </w:r>
      <w:bookmarkEnd w:id="9656"/>
    </w:p>
    <w:p w14:paraId="3778EA8B" w14:textId="77777777" w:rsidR="00D179D6" w:rsidRPr="00462199" w:rsidRDefault="00D179D6" w:rsidP="002D59DB">
      <w:pPr>
        <w:pStyle w:val="AltSH1Ashurst"/>
        <w:rPr>
          <w:lang w:eastAsia="zh-CN"/>
        </w:rPr>
      </w:pPr>
      <w:bookmarkStart w:id="9658" w:name="_Ref144117208"/>
      <w:r w:rsidRPr="00462199">
        <w:t>This is a Billing Statement Dispute Notice. The Billing Statement</w:t>
      </w:r>
      <w:r w:rsidRPr="00462199">
        <w:rPr>
          <w:b/>
          <w:bCs/>
        </w:rPr>
        <w:t>[</w:t>
      </w:r>
      <w:r w:rsidRPr="00462199">
        <w:rPr>
          <w:b/>
          <w:bCs/>
          <w:i/>
        </w:rPr>
        <w:t>s</w:t>
      </w:r>
      <w:r w:rsidRPr="00462199">
        <w:rPr>
          <w:b/>
          <w:bCs/>
        </w:rPr>
        <w:t>]</w:t>
      </w:r>
      <w:r w:rsidRPr="00462199">
        <w:t xml:space="preserve"> to which the dispute relates </w:t>
      </w:r>
      <w:r w:rsidRPr="00462199">
        <w:rPr>
          <w:b/>
          <w:bCs/>
          <w:i/>
        </w:rPr>
        <w:t>[is]/[are]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658"/>
    </w:p>
    <w:p w14:paraId="34CAB103" w14:textId="77777777" w:rsidR="00D179D6" w:rsidRPr="00462199" w:rsidRDefault="00D179D6" w:rsidP="002D59DB">
      <w:pPr>
        <w:pStyle w:val="AltSH1Ashurst"/>
        <w:rPr>
          <w:lang w:eastAsia="zh-CN"/>
        </w:rPr>
      </w:pPr>
      <w:bookmarkStart w:id="9659" w:name="_Ref144117209"/>
      <w:r w:rsidRPr="00462199">
        <w:rPr>
          <w:b/>
          <w:bCs/>
          <w:i/>
        </w:rPr>
        <w:t>[Our]/[The Producer's] [name]/[unique identifier]</w:t>
      </w:r>
      <w:r w:rsidRPr="00462199">
        <w:t xml:space="preser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59"/>
    </w:p>
    <w:p w14:paraId="5EF583C0" w14:textId="77777777" w:rsidR="00D179D6" w:rsidRPr="00462199" w:rsidRDefault="00D179D6" w:rsidP="002D59DB">
      <w:pPr>
        <w:pStyle w:val="AltSH1Ashurst"/>
        <w:rPr>
          <w:lang w:eastAsia="zh-CN"/>
        </w:rPr>
      </w:pPr>
      <w:bookmarkStart w:id="9660" w:name="_Ref144117210"/>
      <w:r w:rsidRPr="00462199">
        <w:t xml:space="preserve">The </w:t>
      </w:r>
      <w:r w:rsidRPr="00462199">
        <w:rPr>
          <w:b/>
          <w:bCs/>
          <w:i/>
        </w:rPr>
        <w:t>[name]/[unique identifier]</w:t>
      </w:r>
      <w:r w:rsidRPr="00462199">
        <w:t xml:space="preserve"> of the Facility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60"/>
    </w:p>
    <w:p w14:paraId="0BCC376B" w14:textId="77777777" w:rsidR="00D179D6" w:rsidRPr="00462199" w:rsidRDefault="00D179D6" w:rsidP="002D59DB">
      <w:pPr>
        <w:pStyle w:val="AltSH1Ashurst"/>
        <w:rPr>
          <w:lang w:eastAsia="zh-CN"/>
        </w:rPr>
      </w:pPr>
      <w:bookmarkStart w:id="9661" w:name="_Ref144117211"/>
      <w:r w:rsidRPr="00462199">
        <w:t>The Billing Statement items to which the dispute relates are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61"/>
    </w:p>
    <w:p w14:paraId="3476AF1B" w14:textId="77777777" w:rsidR="00D179D6" w:rsidRPr="00462199" w:rsidRDefault="00D179D6" w:rsidP="002D59DB">
      <w:pPr>
        <w:pStyle w:val="AltSH1Ashurst"/>
        <w:rPr>
          <w:lang w:eastAsia="zh-CN"/>
        </w:rPr>
      </w:pPr>
      <w:bookmarkStart w:id="9662" w:name="_Ref144117212"/>
      <w:r w:rsidRPr="00462199">
        <w:t xml:space="preserve">The amount in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The apportionment of this amount in relation to the relevant Billing Statement items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62"/>
    </w:p>
    <w:p w14:paraId="4828713B" w14:textId="77777777" w:rsidR="00D179D6" w:rsidRPr="00462199" w:rsidRDefault="00D179D6" w:rsidP="002D59DB">
      <w:pPr>
        <w:pStyle w:val="AltSH1Ashurst"/>
        <w:rPr>
          <w:b/>
          <w:bCs/>
          <w:lang w:eastAsia="zh-CN"/>
        </w:rPr>
      </w:pPr>
      <w:bookmarkStart w:id="9663" w:name="_Ref144117213"/>
      <w:r w:rsidRPr="00462199">
        <w:rPr>
          <w:b/>
          <w:bCs/>
          <w:i/>
        </w:rPr>
        <w:t>[We consider that the following Billing Statement dispute should be [consolidated with]/[joined to] this dispute: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663"/>
    </w:p>
    <w:p w14:paraId="528CB6C7" w14:textId="77777777" w:rsidR="00D179D6" w:rsidRPr="00462199" w:rsidRDefault="00D179D6" w:rsidP="002D59DB">
      <w:pPr>
        <w:pStyle w:val="AltSH1Ashurst"/>
        <w:rPr>
          <w:lang w:eastAsia="zh-CN"/>
        </w:rPr>
      </w:pPr>
      <w:bookmarkStart w:id="9664" w:name="_Ref144117214"/>
      <w:r w:rsidRPr="00462199">
        <w:t xml:space="preserve">We consider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64"/>
    </w:p>
    <w:p w14:paraId="7B4CE208" w14:textId="77777777" w:rsidR="00D179D6" w:rsidRPr="00462199" w:rsidRDefault="00D179D6" w:rsidP="002D59DB">
      <w:pPr>
        <w:pStyle w:val="AltSH1Ashurst"/>
        <w:rPr>
          <w:lang w:eastAsia="zh-CN"/>
        </w:rPr>
      </w:pPr>
      <w:bookmarkStart w:id="9665" w:name="_Ref144117215"/>
      <w:r w:rsidRPr="00462199">
        <w:t xml:space="preserve">We intend to rely on the following Supporting Information, copies of which are enclosed: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65"/>
    </w:p>
    <w:p w14:paraId="4F8842C5" w14:textId="77777777" w:rsidR="00D179D6" w:rsidRPr="00462199" w:rsidRDefault="00D179D6" w:rsidP="002D59DB">
      <w:pPr>
        <w:pStyle w:val="AltSH1Ashurst"/>
        <w:rPr>
          <w:lang w:eastAsia="zh-CN"/>
        </w:rPr>
      </w:pPr>
      <w:bookmarkStart w:id="9666" w:name="_Ref144117216"/>
      <w:r w:rsidRPr="00462199">
        <w:t xml:space="preserve">We enclose the following additional Information which we consider relevant in relation to the dispute: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666"/>
    </w:p>
    <w:p w14:paraId="39764EC4" w14:textId="77777777" w:rsidR="00D179D6" w:rsidRPr="00462199" w:rsidRDefault="00D179D6" w:rsidP="004433D8">
      <w:pPr>
        <w:pStyle w:val="NormalAshurst"/>
        <w:jc w:val="center"/>
      </w:pPr>
      <w:r w:rsidRPr="00462199">
        <w:t>Yours faithfully,</w:t>
      </w:r>
    </w:p>
    <w:p w14:paraId="0AB88ED2" w14:textId="77777777" w:rsidR="00D179D6" w:rsidRPr="00462199" w:rsidRDefault="00D179D6" w:rsidP="004433D8">
      <w:pPr>
        <w:pStyle w:val="NormalAshurst"/>
        <w:jc w:val="center"/>
        <w:rPr>
          <w:lang w:eastAsia="zh-CN"/>
        </w:rPr>
      </w:pPr>
    </w:p>
    <w:p w14:paraId="654BCB0E" w14:textId="77777777" w:rsidR="00D179D6" w:rsidRPr="00462199" w:rsidRDefault="00D179D6" w:rsidP="004433D8">
      <w:pPr>
        <w:pStyle w:val="StandardAshurst"/>
        <w:jc w:val="center"/>
        <w:rPr>
          <w:lang w:eastAsia="zh-CN"/>
        </w:rPr>
      </w:pPr>
      <w:r w:rsidRPr="00462199">
        <w:t>.....................................</w:t>
      </w:r>
    </w:p>
    <w:p w14:paraId="27B9BDD7" w14:textId="77777777" w:rsidR="00D179D6" w:rsidRPr="00462199" w:rsidRDefault="00D179D6" w:rsidP="004433D8">
      <w:pPr>
        <w:pStyle w:val="StandardAshurst"/>
        <w:jc w:val="center"/>
        <w:rPr>
          <w:lang w:eastAsia="zh-CN"/>
        </w:rPr>
      </w:pPr>
      <w:r w:rsidRPr="00462199">
        <w:t>For and on behalf of</w:t>
      </w:r>
    </w:p>
    <w:p w14:paraId="1BB4AE36" w14:textId="77777777" w:rsidR="00D179D6" w:rsidRPr="00462199" w:rsidRDefault="00D179D6" w:rsidP="004433D8">
      <w:pPr>
        <w:pStyle w:val="NormalAshurst"/>
        <w:jc w:val="center"/>
        <w:rPr>
          <w:lang w:eastAsia="zh-CN"/>
        </w:rPr>
      </w:pPr>
      <w:r w:rsidRPr="00462199">
        <w:t>the [</w:t>
      </w:r>
      <w:r w:rsidRPr="00462199">
        <w:rPr>
          <w:b/>
          <w:i/>
        </w:rPr>
        <w:t>Producer/LCHA Counterparty</w:t>
      </w:r>
      <w:r w:rsidRPr="00462199">
        <w:t>]</w:t>
      </w:r>
      <w:r w:rsidRPr="00462199">
        <w:br w:type="page"/>
      </w:r>
    </w:p>
    <w:p w14:paraId="7D8BFD91" w14:textId="77777777" w:rsidR="00D179D6" w:rsidRPr="00462199" w:rsidRDefault="00D179D6" w:rsidP="009B55C1">
      <w:pPr>
        <w:pStyle w:val="Annex13Heading"/>
      </w:pPr>
      <w:bookmarkStart w:id="9667" w:name="_Toc149833972"/>
      <w:r w:rsidRPr="00462199">
        <w:lastRenderedPageBreak/>
        <w:t>Metering Breach Notice</w:t>
      </w:r>
      <w:bookmarkEnd w:id="9667"/>
    </w:p>
    <w:p w14:paraId="7E8BAD77"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F8AAFE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68C277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9D39AB6" w14:textId="77777777" w:rsidR="00D179D6" w:rsidRPr="00462199" w:rsidRDefault="00D179D6" w:rsidP="009E0DA4">
      <w:pPr>
        <w:pStyle w:val="NormalBoldAshurst"/>
        <w:tabs>
          <w:tab w:val="left" w:pos="782"/>
        </w:tabs>
        <w:rPr>
          <w:lang w:eastAsia="zh-CN"/>
        </w:rPr>
      </w:pPr>
      <w:r w:rsidRPr="00462199">
        <w:rPr>
          <w:i/>
        </w:rPr>
        <w:tab/>
        <w:t>[Address]</w:t>
      </w:r>
    </w:p>
    <w:p w14:paraId="65E309B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1F883E7" w14:textId="77777777" w:rsidR="00D179D6" w:rsidRPr="00462199" w:rsidRDefault="00D179D6" w:rsidP="005B3BB9">
      <w:pPr>
        <w:pStyle w:val="CBOLDCAPSAshurst"/>
        <w:rPr>
          <w:lang w:eastAsia="zh-CN"/>
        </w:rPr>
      </w:pPr>
      <w:r w:rsidRPr="00462199">
        <w:t>LCHA – METERING BREACH NOTICE</w:t>
      </w:r>
    </w:p>
    <w:p w14:paraId="45E90744" w14:textId="77777777" w:rsidR="00D179D6" w:rsidRPr="00462199" w:rsidRDefault="00D179D6" w:rsidP="005B3BB9">
      <w:pPr>
        <w:pStyle w:val="NormalAshurst"/>
        <w:rPr>
          <w:lang w:eastAsia="zh-CN"/>
        </w:rPr>
      </w:pPr>
      <w:r w:rsidRPr="00462199">
        <w:t>Dear Sir/Madam,</w:t>
      </w:r>
    </w:p>
    <w:p w14:paraId="17C88715" w14:textId="77777777" w:rsidR="00D179D6" w:rsidRPr="00462199" w:rsidRDefault="00D179D6" w:rsidP="00C92053">
      <w:pPr>
        <w:pStyle w:val="AltSH1Ashurst"/>
        <w:numPr>
          <w:ilvl w:val="0"/>
          <w:numId w:val="94"/>
        </w:numPr>
        <w:rPr>
          <w:lang w:eastAsia="zh-CN"/>
        </w:rPr>
      </w:pPr>
      <w:bookmarkStart w:id="9668" w:name="_Ref144117217"/>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68"/>
    </w:p>
    <w:p w14:paraId="02F30022" w14:textId="688A11A7" w:rsidR="00D179D6" w:rsidRPr="00462199" w:rsidRDefault="00D179D6" w:rsidP="002D59DB">
      <w:pPr>
        <w:pStyle w:val="AltSH1Ashurst"/>
        <w:rPr>
          <w:lang w:eastAsia="zh-CN"/>
        </w:rPr>
      </w:pPr>
      <w:bookmarkStart w:id="9669" w:name="_Ref144117218"/>
      <w:r w:rsidRPr="00462199">
        <w:t xml:space="preserve">We further refer you to </w:t>
      </w:r>
      <w:r w:rsidR="007248B2" w:rsidRPr="007248B2">
        <w:t>Condition</w:t>
      </w:r>
      <w:r w:rsidRPr="00462199">
        <w:t xml:space="preserve"> </w:t>
      </w:r>
      <w:r w:rsidR="00372485">
        <w:fldChar w:fldCharType="begin"/>
      </w:r>
      <w:r w:rsidR="00372485">
        <w:instrText xml:space="preserve"> REF _Ref144113824 \w \h </w:instrText>
      </w:r>
      <w:r w:rsidR="00372485">
        <w:fldChar w:fldCharType="separate"/>
      </w:r>
      <w:del w:id="9670" w:author="Faqir, Sofia (Energy Security)" w:date="2023-11-12T19:48:00Z">
        <w:r w:rsidR="00E473FC">
          <w:delText>31.2</w:delText>
        </w:r>
      </w:del>
      <w:r w:rsidR="00372485">
        <w:fldChar w:fldCharType="end"/>
      </w:r>
      <w:r w:rsidRPr="00462199">
        <w:t>.</w:t>
      </w:r>
      <w:bookmarkEnd w:id="9669"/>
    </w:p>
    <w:p w14:paraId="3F58C11D" w14:textId="77777777" w:rsidR="00D179D6" w:rsidRPr="00462199" w:rsidRDefault="00D179D6" w:rsidP="002D59DB">
      <w:pPr>
        <w:pStyle w:val="AltSH1Ashurst"/>
        <w:rPr>
          <w:lang w:eastAsia="zh-CN"/>
        </w:rPr>
      </w:pPr>
      <w:bookmarkStart w:id="9671" w:name="_Ref144117219"/>
      <w:r w:rsidRPr="00462199">
        <w:t>This is a Metering Breach Notice.</w:t>
      </w:r>
      <w:bookmarkEnd w:id="9671"/>
    </w:p>
    <w:p w14:paraId="4AF5482F" w14:textId="780CAB83" w:rsidR="00D179D6" w:rsidRPr="00462199" w:rsidRDefault="00D179D6" w:rsidP="002D59DB">
      <w:pPr>
        <w:pStyle w:val="AltSH1Ashurst"/>
        <w:rPr>
          <w:lang w:eastAsia="zh-CN"/>
        </w:rPr>
      </w:pPr>
      <w:bookmarkStart w:id="9672" w:name="_Ref144117220"/>
      <w:r w:rsidRPr="00462199">
        <w:t>We enclose</w:t>
      </w:r>
      <w:r w:rsidRPr="00462199">
        <w:rPr>
          <w:b/>
          <w:bCs/>
        </w:rPr>
        <w:t xml:space="preserv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listed in Appendix 1 to this notice which we consider to be relevant to evidence the breach of the Metering Obligation.</w:t>
      </w:r>
      <w:bookmarkEnd w:id="9672"/>
    </w:p>
    <w:p w14:paraId="3EDF0AF7" w14:textId="77777777" w:rsidR="00D179D6" w:rsidRPr="00462199" w:rsidRDefault="00D179D6" w:rsidP="00326791">
      <w:pPr>
        <w:pStyle w:val="NormalAshurst"/>
        <w:jc w:val="center"/>
      </w:pPr>
      <w:r w:rsidRPr="00462199">
        <w:t>Yours faithfully,</w:t>
      </w:r>
    </w:p>
    <w:p w14:paraId="0DB4820C" w14:textId="77777777" w:rsidR="00D179D6" w:rsidRPr="00462199" w:rsidRDefault="00D179D6" w:rsidP="00326791">
      <w:pPr>
        <w:pStyle w:val="NormalAshurst"/>
        <w:rPr>
          <w:lang w:eastAsia="zh-CN"/>
        </w:rPr>
      </w:pPr>
    </w:p>
    <w:p w14:paraId="60EDB171" w14:textId="77777777" w:rsidR="00D179D6" w:rsidRPr="00462199" w:rsidRDefault="00D179D6" w:rsidP="00326791">
      <w:pPr>
        <w:pStyle w:val="StandardAshurst"/>
        <w:jc w:val="center"/>
        <w:rPr>
          <w:lang w:eastAsia="zh-CN"/>
        </w:rPr>
      </w:pPr>
      <w:r w:rsidRPr="00462199">
        <w:t>.....................................</w:t>
      </w:r>
    </w:p>
    <w:p w14:paraId="19BD26E7" w14:textId="77777777" w:rsidR="00D179D6" w:rsidRPr="00462199" w:rsidRDefault="00D179D6" w:rsidP="00326791">
      <w:pPr>
        <w:pStyle w:val="StandardAshurst"/>
        <w:jc w:val="center"/>
        <w:rPr>
          <w:lang w:eastAsia="zh-CN"/>
        </w:rPr>
      </w:pPr>
      <w:r w:rsidRPr="00462199">
        <w:t>For and on behalf of</w:t>
      </w:r>
    </w:p>
    <w:p w14:paraId="088A2026"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5FFF612" w14:textId="77777777" w:rsidR="00D179D6" w:rsidRPr="00462199" w:rsidRDefault="00D179D6" w:rsidP="00986A4F">
      <w:pPr>
        <w:pStyle w:val="NormalAshurst"/>
        <w:rPr>
          <w:lang w:eastAsia="zh-CN"/>
        </w:rPr>
      </w:pPr>
      <w:r w:rsidRPr="00462199">
        <w:rPr>
          <w:lang w:eastAsia="zh-CN"/>
        </w:rPr>
        <w:br w:type="page"/>
      </w:r>
    </w:p>
    <w:p w14:paraId="378FE715" w14:textId="77777777" w:rsidR="00D179D6" w:rsidRPr="00462199" w:rsidRDefault="00D179D6" w:rsidP="009B55C1">
      <w:pPr>
        <w:pStyle w:val="Annex13Heading"/>
      </w:pPr>
      <w:bookmarkStart w:id="9673" w:name="_Toc149833973"/>
      <w:r w:rsidRPr="00462199">
        <w:lastRenderedPageBreak/>
        <w:t>Metering Breach Response Notice</w:t>
      </w:r>
      <w:bookmarkEnd w:id="9673"/>
    </w:p>
    <w:p w14:paraId="26A0E29A"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521FCD9" w14:textId="77777777" w:rsidR="00D179D6" w:rsidRPr="00462199" w:rsidRDefault="00D179D6" w:rsidP="008667CA">
      <w:pPr>
        <w:pStyle w:val="NormalBoldAshurst"/>
        <w:tabs>
          <w:tab w:val="left" w:pos="782"/>
        </w:tabs>
        <w:rPr>
          <w:lang w:eastAsia="zh-CN"/>
        </w:rPr>
      </w:pPr>
      <w:r w:rsidRPr="00462199">
        <w:rPr>
          <w:i/>
        </w:rPr>
        <w:tab/>
        <w:t>[Address]</w:t>
      </w:r>
    </w:p>
    <w:p w14:paraId="03EDCE94"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51AAAA7"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B11ACEB"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023B4EB" w14:textId="77777777" w:rsidR="00D179D6" w:rsidRPr="00462199" w:rsidRDefault="00D179D6" w:rsidP="005B3BB9">
      <w:pPr>
        <w:pStyle w:val="CBOLDCAPSAshurst"/>
        <w:rPr>
          <w:lang w:eastAsia="zh-CN"/>
        </w:rPr>
      </w:pPr>
      <w:r w:rsidRPr="00462199">
        <w:t>LCHA – METERING BREACH RESPONSE NOTICE</w:t>
      </w:r>
    </w:p>
    <w:p w14:paraId="24E09DD3" w14:textId="77777777" w:rsidR="00D179D6" w:rsidRPr="00462199" w:rsidRDefault="00D179D6" w:rsidP="005B3BB9">
      <w:pPr>
        <w:pStyle w:val="NormalAshurst"/>
        <w:rPr>
          <w:lang w:eastAsia="zh-CN"/>
        </w:rPr>
      </w:pPr>
      <w:r w:rsidRPr="00462199">
        <w:t>Dear Sir/Madam,</w:t>
      </w:r>
    </w:p>
    <w:p w14:paraId="58136445" w14:textId="77777777" w:rsidR="00D179D6" w:rsidRPr="00462199" w:rsidRDefault="00D179D6" w:rsidP="00C92053">
      <w:pPr>
        <w:pStyle w:val="AltSH1Ashurst"/>
        <w:numPr>
          <w:ilvl w:val="0"/>
          <w:numId w:val="95"/>
        </w:numPr>
        <w:rPr>
          <w:lang w:eastAsia="zh-CN"/>
        </w:rPr>
      </w:pPr>
      <w:bookmarkStart w:id="9674" w:name="_Ref14411722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74"/>
    </w:p>
    <w:p w14:paraId="7AFA82E1" w14:textId="13D42064" w:rsidR="00D179D6" w:rsidRPr="00462199" w:rsidRDefault="00D179D6" w:rsidP="002D59DB">
      <w:pPr>
        <w:pStyle w:val="AltSH1Ashurst"/>
        <w:rPr>
          <w:lang w:eastAsia="zh-CN"/>
        </w:rPr>
      </w:pPr>
      <w:bookmarkStart w:id="9675" w:name="_Ref144117222"/>
      <w:r w:rsidRPr="00462199">
        <w:t xml:space="preserve">We further refer you to </w:t>
      </w:r>
      <w:r w:rsidR="007248B2" w:rsidRPr="007248B2">
        <w:t>Condition</w:t>
      </w:r>
      <w:r w:rsidRPr="00462199">
        <w:t xml:space="preserve"> </w:t>
      </w:r>
      <w:r w:rsidR="00372485">
        <w:fldChar w:fldCharType="begin"/>
      </w:r>
      <w:r w:rsidR="00372485">
        <w:instrText xml:space="preserve"> REF _Ref144113827 \w \h </w:instrText>
      </w:r>
      <w:r w:rsidR="00372485">
        <w:fldChar w:fldCharType="separate"/>
      </w:r>
      <w:del w:id="9676" w:author="Faqir, Sofia (Energy Security)" w:date="2023-11-12T19:48:00Z">
        <w:r w:rsidR="00E473FC">
          <w:delText>31.3</w:delText>
        </w:r>
      </w:del>
      <w:r w:rsidR="00372485">
        <w:fldChar w:fldCharType="end"/>
      </w:r>
      <w:r w:rsidRPr="00462199">
        <w:t>.</w:t>
      </w:r>
      <w:bookmarkEnd w:id="9675"/>
    </w:p>
    <w:p w14:paraId="777BED71" w14:textId="77777777" w:rsidR="00D179D6" w:rsidRPr="00462199" w:rsidRDefault="00D179D6" w:rsidP="002D59DB">
      <w:pPr>
        <w:pStyle w:val="AltSH1Ashurst"/>
        <w:rPr>
          <w:lang w:eastAsia="zh-CN"/>
        </w:rPr>
      </w:pPr>
      <w:bookmarkStart w:id="9677" w:name="_Ref144117223"/>
      <w:r w:rsidRPr="00462199">
        <w:t xml:space="preserve">This is a Metering Breach Response Notice in relation to the Metering Breach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677"/>
    </w:p>
    <w:p w14:paraId="6851040E" w14:textId="77777777" w:rsidR="00D179D6" w:rsidRPr="00462199" w:rsidRDefault="00D179D6" w:rsidP="002D59DB">
      <w:pPr>
        <w:pStyle w:val="AltSH1Ashurst"/>
        <w:rPr>
          <w:lang w:eastAsia="zh-CN"/>
        </w:rPr>
      </w:pPr>
      <w:bookmarkStart w:id="9678" w:name="_Ref144117224"/>
      <w:r w:rsidRPr="00462199">
        <w:t xml:space="preserve">We </w:t>
      </w:r>
      <w:r w:rsidRPr="00462199">
        <w:rPr>
          <w:b/>
          <w:bCs/>
          <w:i/>
        </w:rPr>
        <w:t>[do not]</w:t>
      </w:r>
      <w:r w:rsidRPr="00462199">
        <w:rPr>
          <w:b/>
          <w:bCs/>
        </w:rPr>
        <w:t xml:space="preserve"> </w:t>
      </w:r>
      <w:r w:rsidRPr="00462199">
        <w:t>accept that there has been a breach of the Metering Obligation as specified in the Metering Breach Notice.</w:t>
      </w:r>
      <w:bookmarkEnd w:id="9678"/>
    </w:p>
    <w:p w14:paraId="07157E9B" w14:textId="77777777" w:rsidR="00D179D6" w:rsidRPr="00462199" w:rsidRDefault="00D179D6" w:rsidP="002D59DB">
      <w:pPr>
        <w:pStyle w:val="AltSH1Ashurst"/>
        <w:rPr>
          <w:b/>
          <w:bCs/>
          <w:lang w:eastAsia="zh-CN"/>
        </w:rPr>
      </w:pPr>
      <w:bookmarkStart w:id="9679" w:name="_Ref144117225"/>
      <w:r w:rsidRPr="00462199">
        <w:rPr>
          <w:b/>
          <w:bCs/>
          <w:i/>
        </w:rPr>
        <w:t>[We confirm that the date from which there has been a breach of the Metering Compliance Obligation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679"/>
    </w:p>
    <w:p w14:paraId="5EA6BAE7" w14:textId="0873C63F" w:rsidR="00D179D6" w:rsidRPr="00462199" w:rsidRDefault="00D179D6" w:rsidP="002D59DB">
      <w:pPr>
        <w:pStyle w:val="AltSH1Ashurst"/>
        <w:rPr>
          <w:lang w:eastAsia="zh-CN"/>
        </w:rPr>
      </w:pPr>
      <w:bookmarkStart w:id="9680" w:name="_Ref144117226"/>
      <w:r w:rsidRPr="00462199">
        <w:t>We enclose</w:t>
      </w:r>
      <w:r w:rsidRPr="00462199">
        <w:rPr>
          <w:b/>
          <w:bCs/>
          <w:i/>
        </w:rPr>
        <w:t xml:space="preserve"> [(by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listed in Appendix 1 to this notice which we consider to be relevant to and supportive of the foregoing.</w:t>
      </w:r>
      <w:bookmarkEnd w:id="9680"/>
    </w:p>
    <w:p w14:paraId="3D5D0B68" w14:textId="77777777" w:rsidR="00D179D6" w:rsidRPr="00462199" w:rsidRDefault="00D179D6" w:rsidP="00FF4DCF">
      <w:pPr>
        <w:pStyle w:val="NormalAshurst"/>
        <w:jc w:val="center"/>
      </w:pPr>
      <w:r w:rsidRPr="00462199">
        <w:t>Yours faithfully,</w:t>
      </w:r>
    </w:p>
    <w:p w14:paraId="358B664E" w14:textId="77777777" w:rsidR="00D179D6" w:rsidRPr="00462199" w:rsidRDefault="00D179D6" w:rsidP="00FF4DCF">
      <w:pPr>
        <w:pStyle w:val="NormalAshurst"/>
        <w:jc w:val="center"/>
        <w:rPr>
          <w:lang w:eastAsia="zh-CN"/>
        </w:rPr>
      </w:pPr>
    </w:p>
    <w:p w14:paraId="3FE089CA" w14:textId="77777777" w:rsidR="00D179D6" w:rsidRPr="00462199" w:rsidRDefault="00D179D6" w:rsidP="00FF4DCF">
      <w:pPr>
        <w:pStyle w:val="StandardAshurst"/>
        <w:jc w:val="center"/>
        <w:rPr>
          <w:lang w:eastAsia="zh-CN"/>
        </w:rPr>
      </w:pPr>
      <w:r w:rsidRPr="00462199">
        <w:t>.....................................</w:t>
      </w:r>
    </w:p>
    <w:p w14:paraId="2412E0DA" w14:textId="77777777" w:rsidR="00D179D6" w:rsidRPr="00462199" w:rsidRDefault="00D179D6" w:rsidP="00FF4DCF">
      <w:pPr>
        <w:pStyle w:val="StandardAshurst"/>
        <w:jc w:val="center"/>
        <w:rPr>
          <w:lang w:eastAsia="zh-CN"/>
        </w:rPr>
      </w:pPr>
      <w:r w:rsidRPr="00462199">
        <w:t>For and on behalf of</w:t>
      </w:r>
    </w:p>
    <w:p w14:paraId="0348D634"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1C4E358D" w14:textId="77777777" w:rsidR="00D179D6" w:rsidRPr="00462199" w:rsidRDefault="00D179D6" w:rsidP="00986A4F">
      <w:pPr>
        <w:pStyle w:val="NormalAshurst"/>
        <w:rPr>
          <w:lang w:eastAsia="zh-CN"/>
        </w:rPr>
      </w:pPr>
      <w:r w:rsidRPr="00462199">
        <w:rPr>
          <w:lang w:eastAsia="zh-CN"/>
        </w:rPr>
        <w:br w:type="page"/>
      </w:r>
    </w:p>
    <w:p w14:paraId="7F691F96" w14:textId="77777777" w:rsidR="00D179D6" w:rsidRPr="00462199" w:rsidRDefault="00D179D6" w:rsidP="009B55C1">
      <w:pPr>
        <w:pStyle w:val="Annex13Heading"/>
      </w:pPr>
      <w:bookmarkStart w:id="9681" w:name="_Toc149833974"/>
      <w:r w:rsidRPr="00462199">
        <w:lastRenderedPageBreak/>
        <w:t>Metering Schematic Obligation Notice</w:t>
      </w:r>
      <w:bookmarkEnd w:id="9681"/>
    </w:p>
    <w:p w14:paraId="7EEDCBA1"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3A9CF5C" w14:textId="77777777" w:rsidR="00D179D6" w:rsidRPr="00462199" w:rsidRDefault="00D179D6" w:rsidP="008667CA">
      <w:pPr>
        <w:pStyle w:val="NormalBoldAshurst"/>
        <w:tabs>
          <w:tab w:val="left" w:pos="782"/>
        </w:tabs>
        <w:rPr>
          <w:lang w:eastAsia="zh-CN"/>
        </w:rPr>
      </w:pPr>
      <w:r w:rsidRPr="00462199">
        <w:rPr>
          <w:i/>
        </w:rPr>
        <w:tab/>
        <w:t>[Address]</w:t>
      </w:r>
    </w:p>
    <w:p w14:paraId="2484B73E"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12768F8E"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96DFFBE"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BF90EF7" w14:textId="77777777" w:rsidR="00D179D6" w:rsidRPr="00462199" w:rsidRDefault="00D179D6" w:rsidP="005B3BB9">
      <w:pPr>
        <w:pStyle w:val="CBOLDCAPSAshurst"/>
        <w:rPr>
          <w:lang w:eastAsia="zh-CN"/>
        </w:rPr>
      </w:pPr>
      <w:r w:rsidRPr="00462199">
        <w:t>LCHA – METERING SCHEMATIC OBLIGATION NOTICE</w:t>
      </w:r>
    </w:p>
    <w:p w14:paraId="5CBFE5A2" w14:textId="77777777" w:rsidR="00D179D6" w:rsidRPr="00462199" w:rsidRDefault="00D179D6" w:rsidP="005B3BB9">
      <w:pPr>
        <w:pStyle w:val="NormalAshurst"/>
        <w:rPr>
          <w:lang w:eastAsia="zh-CN"/>
        </w:rPr>
      </w:pPr>
      <w:r w:rsidRPr="00462199">
        <w:t>Dear Sir/Madam,</w:t>
      </w:r>
    </w:p>
    <w:p w14:paraId="48D951C4" w14:textId="77777777" w:rsidR="00D179D6" w:rsidRPr="00462199" w:rsidRDefault="00D179D6" w:rsidP="00C92053">
      <w:pPr>
        <w:pStyle w:val="AltSH1Ashurst"/>
        <w:numPr>
          <w:ilvl w:val="0"/>
          <w:numId w:val="96"/>
        </w:numPr>
        <w:rPr>
          <w:lang w:eastAsia="zh-CN"/>
        </w:rPr>
      </w:pPr>
      <w:bookmarkStart w:id="9682" w:name="_Ref14411722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82"/>
    </w:p>
    <w:p w14:paraId="5422A4D8" w14:textId="4BEB654F" w:rsidR="00D179D6" w:rsidRPr="00462199" w:rsidRDefault="00D179D6" w:rsidP="00500CE7">
      <w:pPr>
        <w:pStyle w:val="AltSH1Ashurst"/>
        <w:rPr>
          <w:lang w:eastAsia="zh-CN"/>
        </w:rPr>
      </w:pPr>
      <w:bookmarkStart w:id="9683" w:name="_Ref144117228"/>
      <w:r w:rsidRPr="00462199">
        <w:t xml:space="preserve">We further refer you to </w:t>
      </w:r>
      <w:r w:rsidR="007248B2" w:rsidRPr="007248B2">
        <w:t>Condition</w:t>
      </w:r>
      <w:r w:rsidRPr="00462199">
        <w:t xml:space="preserve"> </w:t>
      </w:r>
      <w:r w:rsidRPr="00462199">
        <w:fldChar w:fldCharType="begin"/>
      </w:r>
      <w:r w:rsidRPr="00462199">
        <w:instrText xml:space="preserve">  REF _Ref144113842 \r \h \* MERGEFORMAT </w:instrText>
      </w:r>
      <w:r w:rsidRPr="00462199">
        <w:fldChar w:fldCharType="separate"/>
      </w:r>
      <w:del w:id="9684" w:author="Faqir, Sofia (Energy Security)" w:date="2023-11-12T19:48:00Z">
        <w:r w:rsidR="00E473FC" w:rsidRPr="00E473FC">
          <w:rPr>
            <w:color w:val="000000"/>
          </w:rPr>
          <w:delText>31.7(A)</w:delText>
        </w:r>
      </w:del>
      <w:r w:rsidRPr="00462199">
        <w:fldChar w:fldCharType="end"/>
      </w:r>
      <w:r w:rsidRPr="00462199">
        <w:t>.</w:t>
      </w:r>
      <w:bookmarkEnd w:id="9683"/>
    </w:p>
    <w:p w14:paraId="501AC7BD" w14:textId="77777777" w:rsidR="00D179D6" w:rsidRPr="00462199" w:rsidRDefault="00D179D6" w:rsidP="00500CE7">
      <w:pPr>
        <w:pStyle w:val="AltSH1Ashurst"/>
        <w:rPr>
          <w:lang w:eastAsia="zh-CN"/>
        </w:rPr>
      </w:pPr>
      <w:bookmarkStart w:id="9685" w:name="_Ref144117229"/>
      <w:r w:rsidRPr="00462199">
        <w:t>This is a Metering Schematic Obligation Notice.</w:t>
      </w:r>
      <w:bookmarkEnd w:id="9685"/>
    </w:p>
    <w:p w14:paraId="2E6D6C43" w14:textId="77777777" w:rsidR="00D179D6" w:rsidRPr="00462199" w:rsidRDefault="00D179D6" w:rsidP="00500CE7">
      <w:pPr>
        <w:pStyle w:val="AltSH1Ashurst"/>
        <w:rPr>
          <w:lang w:eastAsia="zh-CN"/>
        </w:rPr>
      </w:pPr>
      <w:bookmarkStart w:id="9686" w:name="_Ref144117230"/>
      <w:r w:rsidRPr="00462199">
        <w:t xml:space="preserve">We have identified a Meter Material Change: </w:t>
      </w:r>
      <w:r w:rsidRPr="00462199">
        <w:rPr>
          <w:b/>
          <w:bCs/>
          <w:i/>
        </w:rPr>
        <w:t>[insert reasons for and details of the Meter Material Change]</w:t>
      </w:r>
      <w:r w:rsidRPr="00462199">
        <w:t>.</w:t>
      </w:r>
      <w:bookmarkEnd w:id="9686"/>
    </w:p>
    <w:p w14:paraId="36DF0E92" w14:textId="77777777" w:rsidR="00D179D6" w:rsidRPr="00462199" w:rsidRDefault="00D179D6" w:rsidP="00500CE7">
      <w:pPr>
        <w:pStyle w:val="AltSH1Ashurst"/>
        <w:rPr>
          <w:lang w:eastAsia="zh-CN"/>
        </w:rPr>
      </w:pPr>
      <w:bookmarkStart w:id="9687" w:name="_Ref144117231"/>
      <w:r w:rsidRPr="00462199">
        <w:t xml:space="preserve">This Meter Material Change occurred on </w:t>
      </w:r>
      <w:r w:rsidRPr="00462199">
        <w:rPr>
          <w:b/>
          <w:bCs/>
          <w:i/>
        </w:rPr>
        <w:t>[insert date Meter Material Change occurred]</w:t>
      </w:r>
      <w:r w:rsidRPr="00462199">
        <w:t>.</w:t>
      </w:r>
      <w:bookmarkEnd w:id="9687"/>
    </w:p>
    <w:p w14:paraId="263ED4C7" w14:textId="4976A4D1" w:rsidR="00D179D6" w:rsidRPr="00462199" w:rsidRDefault="00D179D6" w:rsidP="00500CE7">
      <w:pPr>
        <w:pStyle w:val="AltSH1Ashurst"/>
        <w:rPr>
          <w:b/>
          <w:bCs/>
          <w:lang w:eastAsia="zh-CN"/>
        </w:rPr>
      </w:pPr>
      <w:bookmarkStart w:id="9688" w:name="_Ref144117232"/>
      <w:r w:rsidRPr="00462199">
        <w:rPr>
          <w:b/>
          <w:bCs/>
          <w:i/>
        </w:rPr>
        <w:t>[We enclose an updated version of the relevant schematic diagram referred to in paragraph [</w:t>
      </w:r>
      <w:r>
        <w:rPr>
          <w:b/>
          <w:bCs/>
          <w:i/>
        </w:rPr>
        <w:fldChar w:fldCharType="begin"/>
      </w:r>
      <w:r>
        <w:rPr>
          <w:b/>
          <w:bCs/>
          <w:i/>
        </w:rPr>
        <w:instrText xml:space="preserve"> REF _Ref144115393 \w \h </w:instrText>
      </w:r>
      <w:r>
        <w:rPr>
          <w:b/>
          <w:bCs/>
          <w:i/>
        </w:rPr>
      </w:r>
      <w:r>
        <w:rPr>
          <w:b/>
          <w:bCs/>
          <w:i/>
        </w:rPr>
        <w:fldChar w:fldCharType="separate"/>
      </w:r>
      <w:del w:id="9689" w:author="Faqir, Sofia (Energy Security)" w:date="2023-11-12T19:48:00Z">
        <w:r w:rsidR="00E473FC">
          <w:rPr>
            <w:b/>
            <w:bCs/>
            <w:i/>
          </w:rPr>
          <w:delText>5</w:delText>
        </w:r>
      </w:del>
      <w:r>
        <w:rPr>
          <w:b/>
          <w:bCs/>
          <w:i/>
        </w:rPr>
        <w:fldChar w:fldCharType="end"/>
      </w:r>
      <w:r w:rsidRPr="00462199">
        <w:rPr>
          <w:b/>
          <w:bCs/>
          <w:i/>
        </w:rPr>
        <w:t xml:space="preserve">] of </w:t>
      </w:r>
      <w:r>
        <w:rPr>
          <w:b/>
          <w:bCs/>
          <w:i/>
        </w:rPr>
        <w:fldChar w:fldCharType="begin"/>
      </w:r>
      <w:r>
        <w:rPr>
          <w:b/>
          <w:bCs/>
          <w:i/>
        </w:rPr>
        <w:instrText xml:space="preserve"> REF _Ref144115383 \n \h </w:instrText>
      </w:r>
      <w:r>
        <w:rPr>
          <w:b/>
          <w:bCs/>
          <w:i/>
        </w:rPr>
      </w:r>
      <w:r>
        <w:rPr>
          <w:b/>
          <w:bCs/>
          <w:i/>
        </w:rPr>
        <w:fldChar w:fldCharType="separate"/>
      </w:r>
      <w:del w:id="9690" w:author="Faqir, Sofia (Energy Security)" w:date="2023-11-12T19:48:00Z">
        <w:r w:rsidR="00E473FC">
          <w:rPr>
            <w:b/>
            <w:bCs/>
            <w:i/>
          </w:rPr>
          <w:delText>Part B</w:delText>
        </w:r>
      </w:del>
      <w:r>
        <w:rPr>
          <w:b/>
          <w:bCs/>
          <w:i/>
        </w:rPr>
        <w:fldChar w:fldCharType="end"/>
      </w:r>
      <w:r w:rsidRPr="00462199">
        <w:rPr>
          <w:b/>
          <w:bCs/>
          <w:i/>
        </w:rPr>
        <w:t xml:space="preserve"> of </w:t>
      </w:r>
      <w:r w:rsidRPr="00462199">
        <w:rPr>
          <w:b/>
          <w:bCs/>
          <w:i/>
          <w:iCs/>
        </w:rPr>
        <w:fldChar w:fldCharType="begin"/>
      </w:r>
      <w:r w:rsidRPr="00462199">
        <w:rPr>
          <w:b/>
          <w:bCs/>
          <w:i/>
          <w:iCs/>
        </w:rPr>
        <w:instrText xml:space="preserve"> REF _Ref144117998 \w \h  \* MERGEFORMAT </w:instrText>
      </w:r>
      <w:r w:rsidRPr="00462199">
        <w:rPr>
          <w:b/>
          <w:bCs/>
          <w:i/>
          <w:iCs/>
        </w:rPr>
      </w:r>
      <w:r w:rsidRPr="00462199">
        <w:rPr>
          <w:b/>
          <w:bCs/>
          <w:i/>
          <w:iCs/>
        </w:rPr>
        <w:fldChar w:fldCharType="separate"/>
      </w:r>
      <w:del w:id="9691" w:author="Faqir, Sofia (Energy Security)" w:date="2023-11-12T19:48:00Z">
        <w:r w:rsidR="00E473FC">
          <w:rPr>
            <w:b/>
            <w:bCs/>
            <w:i/>
            <w:iCs/>
          </w:rPr>
          <w:delText>Annex 1</w:delText>
        </w:r>
      </w:del>
      <w:r w:rsidRPr="00462199">
        <w:rPr>
          <w:b/>
          <w:bCs/>
          <w:i/>
          <w:iCs/>
        </w:rPr>
        <w:fldChar w:fldCharType="end"/>
      </w:r>
      <w:r w:rsidRPr="00462199">
        <w:rPr>
          <w:b/>
          <w:bCs/>
          <w:i/>
        </w:rPr>
        <w:t xml:space="preserve"> (</w:t>
      </w:r>
      <w:r w:rsidR="007248B2" w:rsidRPr="007248B2">
        <w:rPr>
          <w:b/>
          <w:bCs/>
          <w:i/>
        </w:rPr>
        <w:t>Condition</w:t>
      </w:r>
      <w:r w:rsidRPr="00462199">
        <w:rPr>
          <w:b/>
          <w:bCs/>
          <w:i/>
        </w:rPr>
        <w:t>s Precedent) and Supporting Information.]</w:t>
      </w:r>
      <w:bookmarkEnd w:id="9688"/>
    </w:p>
    <w:p w14:paraId="537592AF" w14:textId="77777777" w:rsidR="00D179D6" w:rsidRPr="00462199" w:rsidRDefault="00D179D6" w:rsidP="00500CE7">
      <w:pPr>
        <w:pStyle w:val="AltSH1Ashurst"/>
        <w:rPr>
          <w:lang w:eastAsia="zh-CN"/>
        </w:rPr>
      </w:pPr>
      <w:bookmarkStart w:id="9692" w:name="_Ref144117233"/>
      <w:r w:rsidRPr="00462199">
        <w:t>We enclose a Directors' Certificate certifying that the information contained in, and enclosed with, this notice is true, complete and accurate in all material respects and is not misleading.</w:t>
      </w:r>
      <w:bookmarkEnd w:id="9692"/>
    </w:p>
    <w:p w14:paraId="60892CD9" w14:textId="77777777" w:rsidR="00D179D6" w:rsidRPr="00462199" w:rsidRDefault="00D179D6" w:rsidP="00FF4DCF">
      <w:pPr>
        <w:pStyle w:val="NormalAshurst"/>
        <w:jc w:val="center"/>
      </w:pPr>
      <w:r w:rsidRPr="00462199">
        <w:t>Yours faithfully,</w:t>
      </w:r>
    </w:p>
    <w:p w14:paraId="098A628B" w14:textId="77777777" w:rsidR="00D179D6" w:rsidRPr="00462199" w:rsidRDefault="00D179D6" w:rsidP="00FF4DCF">
      <w:pPr>
        <w:pStyle w:val="NormalAshurst"/>
        <w:jc w:val="center"/>
        <w:rPr>
          <w:lang w:eastAsia="zh-CN"/>
        </w:rPr>
      </w:pPr>
    </w:p>
    <w:p w14:paraId="1CF31C94" w14:textId="77777777" w:rsidR="00D179D6" w:rsidRPr="00462199" w:rsidRDefault="00D179D6" w:rsidP="00FF4DCF">
      <w:pPr>
        <w:pStyle w:val="StandardAshurst"/>
        <w:jc w:val="center"/>
        <w:rPr>
          <w:lang w:eastAsia="zh-CN"/>
        </w:rPr>
      </w:pPr>
      <w:r w:rsidRPr="00462199">
        <w:t>.....................................</w:t>
      </w:r>
    </w:p>
    <w:p w14:paraId="359C2871" w14:textId="77777777" w:rsidR="00D179D6" w:rsidRPr="00462199" w:rsidRDefault="00D179D6" w:rsidP="00FF4DCF">
      <w:pPr>
        <w:pStyle w:val="StandardAshurst"/>
        <w:jc w:val="center"/>
        <w:rPr>
          <w:lang w:eastAsia="zh-CN"/>
        </w:rPr>
      </w:pPr>
      <w:r w:rsidRPr="00462199">
        <w:t>For and on behalf of</w:t>
      </w:r>
    </w:p>
    <w:p w14:paraId="42C84640"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183BDEDE" w14:textId="77777777" w:rsidR="00D179D6" w:rsidRPr="00462199" w:rsidRDefault="00D179D6" w:rsidP="00986A4F">
      <w:pPr>
        <w:pStyle w:val="NormalAshurst"/>
        <w:rPr>
          <w:lang w:eastAsia="zh-CN"/>
        </w:rPr>
      </w:pPr>
      <w:r w:rsidRPr="00462199">
        <w:rPr>
          <w:lang w:eastAsia="zh-CN"/>
        </w:rPr>
        <w:br w:type="page"/>
      </w:r>
    </w:p>
    <w:p w14:paraId="4BE1A76A" w14:textId="77777777" w:rsidR="00D179D6" w:rsidRPr="00462199" w:rsidRDefault="00D179D6" w:rsidP="009B55C1">
      <w:pPr>
        <w:pStyle w:val="Annex13Heading"/>
      </w:pPr>
      <w:bookmarkStart w:id="9693" w:name="_Toc149833975"/>
      <w:r w:rsidRPr="00462199">
        <w:lastRenderedPageBreak/>
        <w:t>Metering Inspection Notice</w:t>
      </w:r>
      <w:bookmarkEnd w:id="9693"/>
    </w:p>
    <w:p w14:paraId="2AE07343"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FB29E70"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2752B5F"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40D9894" w14:textId="77777777" w:rsidR="00D179D6" w:rsidRPr="00462199" w:rsidRDefault="00D179D6" w:rsidP="009E0DA4">
      <w:pPr>
        <w:pStyle w:val="NormalBoldAshurst"/>
        <w:tabs>
          <w:tab w:val="left" w:pos="782"/>
        </w:tabs>
        <w:rPr>
          <w:lang w:eastAsia="zh-CN"/>
        </w:rPr>
      </w:pPr>
      <w:r w:rsidRPr="00462199">
        <w:rPr>
          <w:i/>
        </w:rPr>
        <w:tab/>
        <w:t>[Address]</w:t>
      </w:r>
    </w:p>
    <w:p w14:paraId="78A34107"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A02A387" w14:textId="77777777" w:rsidR="00D179D6" w:rsidRPr="00462199" w:rsidRDefault="00D179D6" w:rsidP="005B3BB9">
      <w:pPr>
        <w:pStyle w:val="CBOLDCAPSAshurst"/>
        <w:rPr>
          <w:lang w:eastAsia="zh-CN"/>
        </w:rPr>
      </w:pPr>
      <w:r w:rsidRPr="00462199">
        <w:t>LCHA – METERING INSPECTION NOTICE</w:t>
      </w:r>
    </w:p>
    <w:p w14:paraId="424840CB" w14:textId="77777777" w:rsidR="00D179D6" w:rsidRPr="00462199" w:rsidRDefault="00D179D6" w:rsidP="005B3BB9">
      <w:pPr>
        <w:pStyle w:val="NormalAshurst"/>
        <w:rPr>
          <w:lang w:eastAsia="zh-CN"/>
        </w:rPr>
      </w:pPr>
      <w:r w:rsidRPr="00462199">
        <w:t>Dear Sir/Madam,</w:t>
      </w:r>
    </w:p>
    <w:p w14:paraId="68EA81E9" w14:textId="77777777" w:rsidR="00D179D6" w:rsidRPr="00462199" w:rsidRDefault="00D179D6" w:rsidP="00C92053">
      <w:pPr>
        <w:pStyle w:val="AltSH1Ashurst"/>
        <w:numPr>
          <w:ilvl w:val="0"/>
          <w:numId w:val="97"/>
        </w:numPr>
        <w:rPr>
          <w:lang w:eastAsia="zh-CN"/>
        </w:rPr>
      </w:pPr>
      <w:bookmarkStart w:id="9694" w:name="_Ref14411723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694"/>
    </w:p>
    <w:p w14:paraId="0786C381" w14:textId="679DCAC7" w:rsidR="00D179D6" w:rsidRPr="00462199" w:rsidRDefault="00D179D6" w:rsidP="00500CE7">
      <w:pPr>
        <w:pStyle w:val="AltSH1Ashurst"/>
        <w:rPr>
          <w:lang w:eastAsia="zh-CN"/>
        </w:rPr>
      </w:pPr>
      <w:bookmarkStart w:id="9695" w:name="_Ref144117235"/>
      <w:r w:rsidRPr="00462199">
        <w:t xml:space="preserve">We further refer you to </w:t>
      </w:r>
      <w:r w:rsidR="007248B2" w:rsidRPr="007248B2">
        <w:t>Condition</w:t>
      </w:r>
      <w:r w:rsidRPr="00462199">
        <w:t xml:space="preserve"> </w:t>
      </w:r>
      <w:r w:rsidR="004D5F8F">
        <w:fldChar w:fldCharType="begin"/>
      </w:r>
      <w:r w:rsidR="004D5F8F">
        <w:instrText xml:space="preserve"> REF _Ref144113850 \w \h </w:instrText>
      </w:r>
      <w:r w:rsidR="004D5F8F">
        <w:fldChar w:fldCharType="separate"/>
      </w:r>
      <w:del w:id="9696" w:author="Faqir, Sofia (Energy Security)" w:date="2023-11-12T19:48:00Z">
        <w:r w:rsidR="00E473FC">
          <w:delText>31.12</w:delText>
        </w:r>
      </w:del>
      <w:r w:rsidR="004D5F8F">
        <w:fldChar w:fldCharType="end"/>
      </w:r>
      <w:r w:rsidRPr="00462199">
        <w:t>.</w:t>
      </w:r>
      <w:bookmarkEnd w:id="9695"/>
    </w:p>
    <w:p w14:paraId="5806E901" w14:textId="77777777" w:rsidR="00D179D6" w:rsidRPr="00462199" w:rsidRDefault="00D179D6" w:rsidP="00500CE7">
      <w:pPr>
        <w:pStyle w:val="AltSH1Ashurst"/>
        <w:rPr>
          <w:lang w:eastAsia="zh-CN"/>
        </w:rPr>
      </w:pPr>
      <w:bookmarkStart w:id="9697" w:name="_Ref144117236"/>
      <w:r w:rsidRPr="00462199">
        <w:t>This is a Metering Inspection Notice.</w:t>
      </w:r>
      <w:bookmarkEnd w:id="9697"/>
    </w:p>
    <w:p w14:paraId="1C25AD99" w14:textId="2B7920DE" w:rsidR="00D179D6" w:rsidRPr="00462199" w:rsidRDefault="00D179D6" w:rsidP="00500CE7">
      <w:pPr>
        <w:pStyle w:val="AltSH1Ashurst"/>
        <w:rPr>
          <w:lang w:eastAsia="zh-CN"/>
        </w:rPr>
      </w:pPr>
      <w:bookmarkStart w:id="9698" w:name="_Ref144117237"/>
      <w:r w:rsidRPr="00462199">
        <w:rPr>
          <w:b/>
          <w:bCs/>
          <w:i/>
        </w:rPr>
        <w:t>[We]/[[</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 nominated by us in accordance with </w:t>
      </w:r>
      <w:r w:rsidR="007248B2" w:rsidRPr="007248B2">
        <w:rPr>
          <w:b/>
          <w:bCs/>
          <w:i/>
        </w:rPr>
        <w:t>Condition</w:t>
      </w:r>
      <w:r w:rsidRPr="00462199">
        <w:rPr>
          <w:b/>
          <w:bCs/>
          <w:i/>
        </w:rPr>
        <w:t xml:space="preserve"> </w:t>
      </w:r>
      <w:r w:rsidR="004D5F8F">
        <w:rPr>
          <w:b/>
          <w:bCs/>
          <w:i/>
        </w:rPr>
        <w:fldChar w:fldCharType="begin"/>
      </w:r>
      <w:r w:rsidR="004D5F8F">
        <w:rPr>
          <w:b/>
          <w:bCs/>
          <w:i/>
        </w:rPr>
        <w:instrText xml:space="preserve"> REF _Ref144113849 \w \h </w:instrText>
      </w:r>
      <w:r w:rsidR="004D5F8F">
        <w:rPr>
          <w:b/>
          <w:bCs/>
          <w:i/>
        </w:rPr>
      </w:r>
      <w:r w:rsidR="004D5F8F">
        <w:rPr>
          <w:b/>
          <w:bCs/>
          <w:i/>
        </w:rPr>
        <w:fldChar w:fldCharType="separate"/>
      </w:r>
      <w:del w:id="9699" w:author="Faqir, Sofia (Energy Security)" w:date="2023-11-12T19:48:00Z">
        <w:r w:rsidR="00E473FC">
          <w:rPr>
            <w:b/>
            <w:bCs/>
            <w:i/>
          </w:rPr>
          <w:delText>31.11</w:delText>
        </w:r>
      </w:del>
      <w:r w:rsidR="004D5F8F">
        <w:rPr>
          <w:b/>
          <w:bCs/>
          <w:i/>
        </w:rPr>
        <w:fldChar w:fldCharType="end"/>
      </w:r>
      <w:r w:rsidRPr="00462199">
        <w:rPr>
          <w:b/>
          <w:bCs/>
          <w:i/>
        </w:rPr>
        <w:t>]</w:t>
      </w:r>
      <w:r w:rsidRPr="00462199">
        <w:t xml:space="preserve"> intend(s) to exercise the Metering Access Right.</w:t>
      </w:r>
      <w:bookmarkEnd w:id="9698"/>
    </w:p>
    <w:p w14:paraId="6C817F13" w14:textId="60EE9FB1" w:rsidR="00D179D6" w:rsidRPr="00462199" w:rsidRDefault="00D179D6" w:rsidP="00500CE7">
      <w:pPr>
        <w:pStyle w:val="AltSH1Ashurst"/>
        <w:rPr>
          <w:lang w:eastAsia="zh-CN"/>
        </w:rPr>
      </w:pPr>
      <w:bookmarkStart w:id="9700" w:name="_Ref144117238"/>
      <w:r w:rsidRPr="00462199">
        <w:t xml:space="preserve">The date by which you must, in accordance with </w:t>
      </w:r>
      <w:r w:rsidR="007248B2" w:rsidRPr="007248B2">
        <w:t>Condition</w:t>
      </w:r>
      <w:r w:rsidRPr="00462199">
        <w:t xml:space="preserve"> </w:t>
      </w:r>
      <w:r w:rsidR="004D5F8F">
        <w:fldChar w:fldCharType="begin"/>
      </w:r>
      <w:r w:rsidR="004D5F8F">
        <w:instrText xml:space="preserve"> REF _Ref144113853 \w \h </w:instrText>
      </w:r>
      <w:r w:rsidR="004D5F8F">
        <w:fldChar w:fldCharType="separate"/>
      </w:r>
      <w:del w:id="9701" w:author="Faqir, Sofia (Energy Security)" w:date="2023-11-12T19:48:00Z">
        <w:r w:rsidR="00E473FC">
          <w:delText>31.13</w:delText>
        </w:r>
      </w:del>
      <w:r w:rsidR="004D5F8F">
        <w:fldChar w:fldCharType="end"/>
      </w:r>
      <w:r w:rsidRPr="00462199">
        <w:t xml:space="preserve">, permit the exercise of the Metering Access Right,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700"/>
    </w:p>
    <w:p w14:paraId="3EF4FA75" w14:textId="77777777" w:rsidR="00D179D6" w:rsidRPr="00462199" w:rsidRDefault="00D179D6" w:rsidP="00326791">
      <w:pPr>
        <w:pStyle w:val="NormalAshurst"/>
        <w:jc w:val="center"/>
      </w:pPr>
      <w:r w:rsidRPr="00462199">
        <w:t>Yours faithfully,</w:t>
      </w:r>
    </w:p>
    <w:p w14:paraId="57392C66" w14:textId="77777777" w:rsidR="00D179D6" w:rsidRPr="00462199" w:rsidRDefault="00D179D6" w:rsidP="00326791">
      <w:pPr>
        <w:pStyle w:val="NormalAshurst"/>
        <w:rPr>
          <w:lang w:eastAsia="zh-CN"/>
        </w:rPr>
      </w:pPr>
    </w:p>
    <w:p w14:paraId="47693359" w14:textId="77777777" w:rsidR="00D179D6" w:rsidRPr="00462199" w:rsidRDefault="00D179D6" w:rsidP="00326791">
      <w:pPr>
        <w:pStyle w:val="StandardAshurst"/>
        <w:jc w:val="center"/>
        <w:rPr>
          <w:lang w:eastAsia="zh-CN"/>
        </w:rPr>
      </w:pPr>
      <w:r w:rsidRPr="00462199">
        <w:t>.....................................</w:t>
      </w:r>
    </w:p>
    <w:p w14:paraId="29E3C58F" w14:textId="77777777" w:rsidR="00D179D6" w:rsidRPr="00462199" w:rsidRDefault="00D179D6" w:rsidP="00326791">
      <w:pPr>
        <w:pStyle w:val="StandardAshurst"/>
        <w:jc w:val="center"/>
        <w:rPr>
          <w:lang w:eastAsia="zh-CN"/>
        </w:rPr>
      </w:pPr>
      <w:r w:rsidRPr="00462199">
        <w:t>For and on behalf of</w:t>
      </w:r>
    </w:p>
    <w:p w14:paraId="221ECBD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27E456E" w14:textId="77777777" w:rsidR="00D179D6" w:rsidRPr="00462199" w:rsidRDefault="00D179D6" w:rsidP="00986A4F">
      <w:pPr>
        <w:pStyle w:val="NormalAshurst"/>
        <w:rPr>
          <w:lang w:eastAsia="zh-CN"/>
        </w:rPr>
      </w:pPr>
      <w:r w:rsidRPr="00462199">
        <w:rPr>
          <w:lang w:eastAsia="zh-CN"/>
        </w:rPr>
        <w:br w:type="page"/>
      </w:r>
    </w:p>
    <w:p w14:paraId="113A5665" w14:textId="77777777" w:rsidR="00D179D6" w:rsidRPr="00462199" w:rsidRDefault="00D179D6" w:rsidP="009B55C1">
      <w:pPr>
        <w:pStyle w:val="Annex13Heading"/>
      </w:pPr>
      <w:bookmarkStart w:id="9702" w:name="_Toc149833976"/>
      <w:r w:rsidRPr="00462199">
        <w:lastRenderedPageBreak/>
        <w:t>LCHA Counterparty Measurement Data Breach Notice</w:t>
      </w:r>
      <w:bookmarkEnd w:id="9702"/>
    </w:p>
    <w:p w14:paraId="06111479"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84B06C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14FC933"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CE6793F" w14:textId="77777777" w:rsidR="00D179D6" w:rsidRPr="00462199" w:rsidRDefault="00D179D6" w:rsidP="009E0DA4">
      <w:pPr>
        <w:pStyle w:val="NormalBoldAshurst"/>
        <w:tabs>
          <w:tab w:val="left" w:pos="782"/>
        </w:tabs>
        <w:rPr>
          <w:lang w:eastAsia="zh-CN"/>
        </w:rPr>
      </w:pPr>
      <w:r w:rsidRPr="00462199">
        <w:rPr>
          <w:i/>
        </w:rPr>
        <w:tab/>
        <w:t>[Address]</w:t>
      </w:r>
    </w:p>
    <w:p w14:paraId="30C67048"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7CE4084" w14:textId="77777777" w:rsidR="00D179D6" w:rsidRPr="00462199" w:rsidRDefault="00D179D6" w:rsidP="005B3BB9">
      <w:pPr>
        <w:pStyle w:val="CBOLDCAPSAshurst"/>
        <w:rPr>
          <w:lang w:eastAsia="zh-CN"/>
        </w:rPr>
      </w:pPr>
      <w:r w:rsidRPr="00462199">
        <w:t>LCHA – LCHA COUNTERPARTY MEASUREMENT DATA BREACH NOTICE</w:t>
      </w:r>
    </w:p>
    <w:p w14:paraId="4E8DD0EF" w14:textId="77777777" w:rsidR="00D179D6" w:rsidRPr="00462199" w:rsidRDefault="00D179D6" w:rsidP="005B3BB9">
      <w:pPr>
        <w:pStyle w:val="NormalAshurst"/>
        <w:rPr>
          <w:lang w:eastAsia="zh-CN"/>
        </w:rPr>
      </w:pPr>
      <w:r w:rsidRPr="00462199">
        <w:t>Dear Sir/Madam,</w:t>
      </w:r>
    </w:p>
    <w:p w14:paraId="31953784" w14:textId="77777777" w:rsidR="00D179D6" w:rsidRPr="00462199" w:rsidRDefault="00D179D6" w:rsidP="00C92053">
      <w:pPr>
        <w:pStyle w:val="AltSH1Ashurst"/>
        <w:numPr>
          <w:ilvl w:val="0"/>
          <w:numId w:val="98"/>
        </w:numPr>
        <w:rPr>
          <w:lang w:eastAsia="zh-CN"/>
        </w:rPr>
      </w:pPr>
      <w:bookmarkStart w:id="9703" w:name="_Ref144117239"/>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03"/>
    </w:p>
    <w:p w14:paraId="447FA2DD" w14:textId="3D71283C" w:rsidR="00D179D6" w:rsidRPr="00462199" w:rsidRDefault="00D179D6" w:rsidP="00500CE7">
      <w:pPr>
        <w:pStyle w:val="AltSH1Ashurst"/>
        <w:rPr>
          <w:lang w:eastAsia="zh-CN"/>
        </w:rPr>
      </w:pPr>
      <w:bookmarkStart w:id="9704" w:name="_Ref144117240"/>
      <w:r w:rsidRPr="00462199">
        <w:t xml:space="preserve">We further refer you to </w:t>
      </w:r>
      <w:r w:rsidR="007248B2" w:rsidRPr="007248B2">
        <w:t>Condition</w:t>
      </w:r>
      <w:r w:rsidRPr="00462199">
        <w:t xml:space="preserve"> </w:t>
      </w:r>
      <w:r w:rsidR="004D5F8F">
        <w:fldChar w:fldCharType="begin"/>
      </w:r>
      <w:r w:rsidR="004D5F8F">
        <w:instrText xml:space="preserve"> REF _Ref144113877 \w \h </w:instrText>
      </w:r>
      <w:r w:rsidR="004D5F8F">
        <w:fldChar w:fldCharType="separate"/>
      </w:r>
      <w:del w:id="9705" w:author="Faqir, Sofia (Energy Security)" w:date="2023-11-12T19:48:00Z">
        <w:r w:rsidR="00E473FC">
          <w:delText>32.3</w:delText>
        </w:r>
      </w:del>
      <w:r w:rsidR="004D5F8F">
        <w:fldChar w:fldCharType="end"/>
      </w:r>
      <w:r w:rsidRPr="00462199">
        <w:t>.</w:t>
      </w:r>
      <w:bookmarkEnd w:id="9704"/>
    </w:p>
    <w:p w14:paraId="6F97BEF1" w14:textId="77777777" w:rsidR="00D179D6" w:rsidRPr="00462199" w:rsidRDefault="00D179D6" w:rsidP="00500CE7">
      <w:pPr>
        <w:pStyle w:val="AltSH1Ashurst"/>
        <w:rPr>
          <w:lang w:eastAsia="zh-CN"/>
        </w:rPr>
      </w:pPr>
      <w:bookmarkStart w:id="9706" w:name="_Ref144117241"/>
      <w:r w:rsidRPr="00462199">
        <w:t>This is a LCHA Counterparty Measurement Data Breach Notice.</w:t>
      </w:r>
      <w:bookmarkEnd w:id="9706"/>
    </w:p>
    <w:p w14:paraId="2B850868" w14:textId="77777777" w:rsidR="00D179D6" w:rsidRPr="00462199" w:rsidRDefault="00D179D6" w:rsidP="00500CE7">
      <w:pPr>
        <w:pStyle w:val="AltSH1Ashurst"/>
        <w:rPr>
          <w:lang w:eastAsia="zh-CN"/>
        </w:rPr>
      </w:pPr>
      <w:bookmarkStart w:id="9707" w:name="_Ref144117242"/>
      <w:r w:rsidRPr="00462199">
        <w:t xml:space="preserve">We consider that you are in breach of the following Measurement Data Obligation: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707"/>
    </w:p>
    <w:p w14:paraId="29A04424" w14:textId="77777777" w:rsidR="00D179D6" w:rsidRPr="00462199" w:rsidRDefault="00D179D6" w:rsidP="00500CE7">
      <w:pPr>
        <w:pStyle w:val="AltSH1Ashurst"/>
        <w:rPr>
          <w:lang w:eastAsia="zh-CN"/>
        </w:rPr>
      </w:pPr>
      <w:bookmarkStart w:id="9708" w:name="_Ref144117243"/>
      <w:r w:rsidRPr="00462199">
        <w:t xml:space="preserve">We </w:t>
      </w:r>
      <w:r w:rsidRPr="00462199">
        <w:rPr>
          <w:b/>
          <w:bCs/>
          <w:i/>
        </w:rPr>
        <w:t>[do not]</w:t>
      </w:r>
      <w:r w:rsidRPr="00462199">
        <w:t xml:space="preserve"> consider the breach relating to the relevant Measurement Data to constitute a Producer System Failure.</w:t>
      </w:r>
      <w:bookmarkEnd w:id="9708"/>
    </w:p>
    <w:p w14:paraId="0462E210" w14:textId="222403CB" w:rsidR="00D179D6" w:rsidRPr="00462199" w:rsidRDefault="00D179D6" w:rsidP="00500CE7">
      <w:pPr>
        <w:pStyle w:val="AltSH1Ashurst"/>
        <w:rPr>
          <w:lang w:eastAsia="zh-CN"/>
        </w:rPr>
      </w:pPr>
      <w:bookmarkStart w:id="9709" w:name="_Ref144117244"/>
      <w:r w:rsidRPr="00462199">
        <w:t xml:space="preserve">We enclose </w:t>
      </w:r>
      <w:r w:rsidRPr="00462199">
        <w:rPr>
          <w:b/>
          <w:bCs/>
          <w:i/>
        </w:rPr>
        <w:t>[(by way of upload(s) to the LCHA Counterparty</w:t>
      </w:r>
      <w:r w:rsidR="00D10824">
        <w:rPr>
          <w:b/>
          <w:bCs/>
          <w:i/>
        </w:rPr>
        <w:t>'s document transfer application</w:t>
      </w:r>
      <w:r w:rsidRPr="00462199">
        <w:rPr>
          <w:b/>
          <w:bCs/>
          <w:i/>
        </w:rPr>
        <w:t xml:space="preserve"> on the dates set out in Appendix 1 to this notice)]</w:t>
      </w:r>
      <w:r w:rsidRPr="00462199">
        <w:rPr>
          <w:b/>
          <w:bCs/>
        </w:rPr>
        <w:t xml:space="preserve"> </w:t>
      </w:r>
      <w:r w:rsidRPr="00462199">
        <w:t>Supporting Information listed in Appendix 1 to this notice which we consider to be relevant to evidence the breach of the Measurement Data Obligation.</w:t>
      </w:r>
      <w:bookmarkEnd w:id="9709"/>
    </w:p>
    <w:p w14:paraId="60873024" w14:textId="77777777" w:rsidR="00D179D6" w:rsidRPr="00462199" w:rsidRDefault="00D179D6" w:rsidP="00326791">
      <w:pPr>
        <w:pStyle w:val="NormalAshurst"/>
        <w:jc w:val="center"/>
      </w:pPr>
      <w:r w:rsidRPr="00462199">
        <w:t>Yours faithfully,</w:t>
      </w:r>
    </w:p>
    <w:p w14:paraId="3D4EB4FD" w14:textId="77777777" w:rsidR="00D179D6" w:rsidRPr="00462199" w:rsidRDefault="00D179D6" w:rsidP="00326791">
      <w:pPr>
        <w:pStyle w:val="NormalAshurst"/>
        <w:rPr>
          <w:lang w:eastAsia="zh-CN"/>
        </w:rPr>
      </w:pPr>
    </w:p>
    <w:p w14:paraId="0F821492" w14:textId="77777777" w:rsidR="00D179D6" w:rsidRPr="00462199" w:rsidRDefault="00D179D6" w:rsidP="00326791">
      <w:pPr>
        <w:pStyle w:val="StandardAshurst"/>
        <w:jc w:val="center"/>
        <w:rPr>
          <w:lang w:eastAsia="zh-CN"/>
        </w:rPr>
      </w:pPr>
      <w:r w:rsidRPr="00462199">
        <w:t>.....................................</w:t>
      </w:r>
    </w:p>
    <w:p w14:paraId="0C5BE388" w14:textId="77777777" w:rsidR="00D179D6" w:rsidRPr="00462199" w:rsidRDefault="00D179D6" w:rsidP="00326791">
      <w:pPr>
        <w:pStyle w:val="StandardAshurst"/>
        <w:jc w:val="center"/>
        <w:rPr>
          <w:lang w:eastAsia="zh-CN"/>
        </w:rPr>
      </w:pPr>
      <w:r w:rsidRPr="00462199">
        <w:t>For and on behalf of</w:t>
      </w:r>
    </w:p>
    <w:p w14:paraId="3C349E9D"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9B5CE71" w14:textId="77777777" w:rsidR="00D179D6" w:rsidRPr="00462199" w:rsidRDefault="00D179D6">
      <w:pPr>
        <w:suppressAutoHyphens w:val="0"/>
        <w:spacing w:after="0" w:line="240" w:lineRule="auto"/>
        <w:jc w:val="left"/>
        <w:rPr>
          <w:sz w:val="20"/>
          <w:lang w:eastAsia="zh-CN"/>
        </w:rPr>
      </w:pPr>
      <w:r w:rsidRPr="00462199">
        <w:rPr>
          <w:lang w:eastAsia="zh-CN"/>
        </w:rPr>
        <w:br w:type="page"/>
      </w:r>
    </w:p>
    <w:p w14:paraId="5EBDA3FC" w14:textId="77777777" w:rsidR="00D179D6" w:rsidRPr="00462199" w:rsidRDefault="00D179D6" w:rsidP="008667CA">
      <w:pPr>
        <w:pStyle w:val="Annex13Heading"/>
        <w:rPr>
          <w:lang w:eastAsia="zh-CN"/>
        </w:rPr>
      </w:pPr>
      <w:bookmarkStart w:id="9710" w:name="_Toc149833977"/>
      <w:r w:rsidRPr="00462199">
        <w:lastRenderedPageBreak/>
        <w:t>Measurement Data Breach Response Notice</w:t>
      </w:r>
      <w:bookmarkEnd w:id="9710"/>
    </w:p>
    <w:p w14:paraId="2C48D9B5"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1D4C275" w14:textId="77777777" w:rsidR="00D179D6" w:rsidRPr="00462199" w:rsidRDefault="00D179D6" w:rsidP="008667CA">
      <w:pPr>
        <w:pStyle w:val="NormalBoldAshurst"/>
        <w:tabs>
          <w:tab w:val="left" w:pos="782"/>
        </w:tabs>
        <w:rPr>
          <w:lang w:eastAsia="zh-CN"/>
        </w:rPr>
      </w:pPr>
      <w:r w:rsidRPr="00462199">
        <w:rPr>
          <w:i/>
        </w:rPr>
        <w:tab/>
        <w:t>[Address]</w:t>
      </w:r>
    </w:p>
    <w:p w14:paraId="5A34C3D7"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549F7EF"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1B95AB9"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EDA4F4F" w14:textId="77777777" w:rsidR="00D179D6" w:rsidRPr="00462199" w:rsidRDefault="00D179D6" w:rsidP="005B3BB9">
      <w:pPr>
        <w:pStyle w:val="CBOLDCAPSAshurst"/>
        <w:rPr>
          <w:lang w:eastAsia="zh-CN"/>
        </w:rPr>
      </w:pPr>
      <w:r w:rsidRPr="00462199">
        <w:t>LCHA – MEASUREMENT DATA BREACH RESPONSE NOTICE</w:t>
      </w:r>
    </w:p>
    <w:p w14:paraId="48217D50" w14:textId="77777777" w:rsidR="00D179D6" w:rsidRPr="00462199" w:rsidRDefault="00D179D6" w:rsidP="005B3BB9">
      <w:pPr>
        <w:pStyle w:val="NormalAshurst"/>
        <w:rPr>
          <w:lang w:eastAsia="zh-CN"/>
        </w:rPr>
      </w:pPr>
      <w:r w:rsidRPr="00462199">
        <w:t>Dear Sir/Madam,</w:t>
      </w:r>
    </w:p>
    <w:p w14:paraId="47D14A64" w14:textId="77777777" w:rsidR="00D179D6" w:rsidRPr="00462199" w:rsidRDefault="00D179D6" w:rsidP="00C92053">
      <w:pPr>
        <w:pStyle w:val="AltSH1Ashurst"/>
        <w:numPr>
          <w:ilvl w:val="0"/>
          <w:numId w:val="99"/>
        </w:numPr>
        <w:rPr>
          <w:lang w:eastAsia="zh-CN"/>
        </w:rPr>
      </w:pPr>
      <w:bookmarkStart w:id="9711" w:name="_Ref144117245"/>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11"/>
    </w:p>
    <w:p w14:paraId="431FC07C" w14:textId="392164F5" w:rsidR="00D179D6" w:rsidRPr="00462199" w:rsidRDefault="00D179D6" w:rsidP="00500CE7">
      <w:pPr>
        <w:pStyle w:val="AltSH1Ashurst"/>
        <w:rPr>
          <w:lang w:eastAsia="zh-CN"/>
        </w:rPr>
      </w:pPr>
      <w:bookmarkStart w:id="9712" w:name="_Ref144117246"/>
      <w:r w:rsidRPr="00462199">
        <w:t xml:space="preserve">We further refer you to </w:t>
      </w:r>
      <w:r w:rsidR="007248B2" w:rsidRPr="007248B2">
        <w:t>Condition</w:t>
      </w:r>
      <w:r w:rsidRPr="00462199">
        <w:t xml:space="preserve"> </w:t>
      </w:r>
      <w:r w:rsidR="004D5F8F">
        <w:fldChar w:fldCharType="begin"/>
      </w:r>
      <w:r w:rsidR="004D5F8F">
        <w:instrText xml:space="preserve"> REF _Ref144113881 \w \h </w:instrText>
      </w:r>
      <w:r w:rsidR="004D5F8F">
        <w:fldChar w:fldCharType="separate"/>
      </w:r>
      <w:del w:id="9713" w:author="Faqir, Sofia (Energy Security)" w:date="2023-11-12T19:48:00Z">
        <w:r w:rsidR="00E473FC">
          <w:delText>32.4</w:delText>
        </w:r>
      </w:del>
      <w:r w:rsidR="004D5F8F">
        <w:fldChar w:fldCharType="end"/>
      </w:r>
      <w:r w:rsidRPr="00462199">
        <w:t>.</w:t>
      </w:r>
      <w:bookmarkEnd w:id="9712"/>
    </w:p>
    <w:p w14:paraId="34282CF0" w14:textId="77777777" w:rsidR="00D179D6" w:rsidRPr="00462199" w:rsidRDefault="00D179D6" w:rsidP="00500CE7">
      <w:pPr>
        <w:pStyle w:val="AltSH1Ashurst"/>
        <w:rPr>
          <w:lang w:eastAsia="zh-CN"/>
        </w:rPr>
      </w:pPr>
      <w:bookmarkStart w:id="9714" w:name="_Ref144117247"/>
      <w:r w:rsidRPr="00462199">
        <w:t>This is a Measurement Data Breach Response Notice.</w:t>
      </w:r>
      <w:bookmarkEnd w:id="9714"/>
    </w:p>
    <w:p w14:paraId="0450CF81" w14:textId="77777777" w:rsidR="00D179D6" w:rsidRPr="00462199" w:rsidRDefault="00D179D6" w:rsidP="00500CE7">
      <w:pPr>
        <w:pStyle w:val="AltSH1Ashurst"/>
        <w:rPr>
          <w:b/>
          <w:bCs/>
          <w:lang w:eastAsia="zh-CN"/>
        </w:rPr>
      </w:pPr>
      <w:bookmarkStart w:id="9715" w:name="_Ref144117248"/>
      <w:r w:rsidRPr="00462199">
        <w:rPr>
          <w:b/>
          <w:bCs/>
          <w:i/>
        </w:rPr>
        <w:t>[We [do not] accept that there has been a breach of the Measurement Data Obligation as specified in the LCHA Counterparty Measurement Data Breach Notice dated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We consider that it is [not] technically feasible to correct such error(s).]</w:t>
      </w:r>
      <w:bookmarkEnd w:id="9715"/>
    </w:p>
    <w:p w14:paraId="2B3532F3" w14:textId="77777777" w:rsidR="00D179D6" w:rsidRPr="00462199" w:rsidRDefault="00D179D6" w:rsidP="00FF4DCF">
      <w:pPr>
        <w:pStyle w:val="NormalAshurst"/>
        <w:jc w:val="center"/>
      </w:pPr>
      <w:r w:rsidRPr="00462199">
        <w:t>Yours faithfully,</w:t>
      </w:r>
    </w:p>
    <w:p w14:paraId="32F058C3" w14:textId="77777777" w:rsidR="00D179D6" w:rsidRPr="00462199" w:rsidRDefault="00D179D6" w:rsidP="00FF4DCF">
      <w:pPr>
        <w:pStyle w:val="NormalAshurst"/>
        <w:jc w:val="center"/>
        <w:rPr>
          <w:lang w:eastAsia="zh-CN"/>
        </w:rPr>
      </w:pPr>
    </w:p>
    <w:p w14:paraId="498A0B6E" w14:textId="77777777" w:rsidR="00D179D6" w:rsidRPr="00462199" w:rsidRDefault="00D179D6" w:rsidP="00FF4DCF">
      <w:pPr>
        <w:pStyle w:val="StandardAshurst"/>
        <w:jc w:val="center"/>
        <w:rPr>
          <w:lang w:eastAsia="zh-CN"/>
        </w:rPr>
      </w:pPr>
      <w:r w:rsidRPr="00462199">
        <w:t>.....................................</w:t>
      </w:r>
    </w:p>
    <w:p w14:paraId="4FE54597" w14:textId="77777777" w:rsidR="00D179D6" w:rsidRPr="00462199" w:rsidRDefault="00D179D6" w:rsidP="00FF4DCF">
      <w:pPr>
        <w:pStyle w:val="StandardAshurst"/>
        <w:jc w:val="center"/>
        <w:rPr>
          <w:lang w:eastAsia="zh-CN"/>
        </w:rPr>
      </w:pPr>
      <w:r w:rsidRPr="00462199">
        <w:t>For and on behalf of</w:t>
      </w:r>
    </w:p>
    <w:p w14:paraId="29AB8866"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349C8307" w14:textId="77777777" w:rsidR="00D179D6" w:rsidRPr="00462199" w:rsidRDefault="00D179D6">
      <w:pPr>
        <w:suppressAutoHyphens w:val="0"/>
        <w:spacing w:after="0" w:line="240" w:lineRule="auto"/>
        <w:jc w:val="left"/>
        <w:rPr>
          <w:b/>
          <w:sz w:val="20"/>
        </w:rPr>
      </w:pPr>
      <w:r w:rsidRPr="00462199">
        <w:rPr>
          <w:b/>
        </w:rPr>
        <w:br w:type="page"/>
      </w:r>
    </w:p>
    <w:p w14:paraId="735B7271" w14:textId="77777777" w:rsidR="00D179D6" w:rsidRPr="00462199" w:rsidRDefault="00D179D6" w:rsidP="008667CA">
      <w:pPr>
        <w:pStyle w:val="Annex13Heading"/>
        <w:rPr>
          <w:lang w:eastAsia="zh-CN"/>
        </w:rPr>
      </w:pPr>
      <w:bookmarkStart w:id="9716" w:name="_Toc149833978"/>
      <w:r w:rsidRPr="00462199">
        <w:lastRenderedPageBreak/>
        <w:t>Producer Measurement Data Breach Notice</w:t>
      </w:r>
      <w:bookmarkEnd w:id="9716"/>
    </w:p>
    <w:p w14:paraId="16423D28"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630F4C9" w14:textId="77777777" w:rsidR="00D179D6" w:rsidRPr="00462199" w:rsidRDefault="00D179D6" w:rsidP="008667CA">
      <w:pPr>
        <w:pStyle w:val="NormalBoldAshurst"/>
        <w:tabs>
          <w:tab w:val="left" w:pos="782"/>
        </w:tabs>
        <w:rPr>
          <w:lang w:eastAsia="zh-CN"/>
        </w:rPr>
      </w:pPr>
      <w:r w:rsidRPr="00462199">
        <w:rPr>
          <w:i/>
        </w:rPr>
        <w:tab/>
        <w:t>[Address]</w:t>
      </w:r>
    </w:p>
    <w:p w14:paraId="1F2B80EA"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2FD45D5"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96CD864"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FB65044" w14:textId="77777777" w:rsidR="00D179D6" w:rsidRPr="00462199" w:rsidRDefault="00D179D6" w:rsidP="005B3BB9">
      <w:pPr>
        <w:pStyle w:val="CBOLDCAPSAshurst"/>
        <w:rPr>
          <w:lang w:eastAsia="zh-CN"/>
        </w:rPr>
      </w:pPr>
      <w:r w:rsidRPr="00462199">
        <w:t>LCHA – PRODUCER MEASUREMENT DATA BREACH NOTICE</w:t>
      </w:r>
    </w:p>
    <w:p w14:paraId="203215AD" w14:textId="77777777" w:rsidR="00D179D6" w:rsidRPr="00462199" w:rsidRDefault="00D179D6" w:rsidP="005B3BB9">
      <w:pPr>
        <w:pStyle w:val="NormalAshurst"/>
        <w:rPr>
          <w:lang w:eastAsia="zh-CN"/>
        </w:rPr>
      </w:pPr>
      <w:r w:rsidRPr="00462199">
        <w:t>Dear Sir/Madam,</w:t>
      </w:r>
    </w:p>
    <w:p w14:paraId="3C764093" w14:textId="77777777" w:rsidR="00D179D6" w:rsidRPr="00462199" w:rsidRDefault="00D179D6" w:rsidP="00C92053">
      <w:pPr>
        <w:pStyle w:val="AltSH1Ashurst"/>
        <w:numPr>
          <w:ilvl w:val="0"/>
          <w:numId w:val="100"/>
        </w:numPr>
        <w:rPr>
          <w:lang w:eastAsia="zh-CN"/>
        </w:rPr>
      </w:pPr>
      <w:bookmarkStart w:id="9717" w:name="_Ref144117249"/>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17"/>
    </w:p>
    <w:p w14:paraId="1F98201F" w14:textId="512AD8B4" w:rsidR="00D179D6" w:rsidRPr="00462199" w:rsidRDefault="00D179D6" w:rsidP="00500CE7">
      <w:pPr>
        <w:pStyle w:val="AltSH1Ashurst"/>
        <w:rPr>
          <w:lang w:eastAsia="zh-CN"/>
        </w:rPr>
      </w:pPr>
      <w:bookmarkStart w:id="9718" w:name="_Ref144117250"/>
      <w:r w:rsidRPr="00462199">
        <w:t xml:space="preserve">We further refer you to </w:t>
      </w:r>
      <w:r w:rsidR="007248B2" w:rsidRPr="007248B2">
        <w:t>Condition</w:t>
      </w:r>
      <w:r w:rsidRPr="00462199">
        <w:t xml:space="preserve"> </w:t>
      </w:r>
      <w:r w:rsidR="004D5F8F">
        <w:fldChar w:fldCharType="begin"/>
      </w:r>
      <w:r w:rsidR="004D5F8F">
        <w:instrText xml:space="preserve"> REF _Ref144113893 \w \h </w:instrText>
      </w:r>
      <w:r w:rsidR="004D5F8F">
        <w:fldChar w:fldCharType="separate"/>
      </w:r>
      <w:del w:id="9719" w:author="Faqir, Sofia (Energy Security)" w:date="2023-11-12T19:48:00Z">
        <w:r w:rsidR="00E473FC">
          <w:delText>32.6</w:delText>
        </w:r>
      </w:del>
      <w:r w:rsidR="004D5F8F">
        <w:fldChar w:fldCharType="end"/>
      </w:r>
      <w:r w:rsidRPr="00462199">
        <w:t>.</w:t>
      </w:r>
      <w:bookmarkEnd w:id="9718"/>
    </w:p>
    <w:p w14:paraId="2A14FB23" w14:textId="77777777" w:rsidR="00D179D6" w:rsidRPr="00462199" w:rsidRDefault="00D179D6" w:rsidP="00500CE7">
      <w:pPr>
        <w:pStyle w:val="AltSH1Ashurst"/>
        <w:rPr>
          <w:lang w:eastAsia="zh-CN"/>
        </w:rPr>
      </w:pPr>
      <w:bookmarkStart w:id="9720" w:name="_Ref144117251"/>
      <w:r w:rsidRPr="00462199">
        <w:t>This is a Producer Measurement Data Breach Notice.</w:t>
      </w:r>
      <w:bookmarkEnd w:id="9720"/>
    </w:p>
    <w:p w14:paraId="01F33833" w14:textId="77777777" w:rsidR="00D179D6" w:rsidRPr="00462199" w:rsidRDefault="00D179D6" w:rsidP="00500CE7">
      <w:pPr>
        <w:pStyle w:val="AltSH1Ashurst"/>
        <w:rPr>
          <w:lang w:eastAsia="zh-CN"/>
        </w:rPr>
      </w:pPr>
      <w:bookmarkStart w:id="9721" w:name="_Ref144117252"/>
      <w:r w:rsidRPr="00462199">
        <w:t xml:space="preserve">We consider ourselves to be in breach of the following Measurement Data Obligation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We consider that it is</w:t>
      </w:r>
      <w:r w:rsidRPr="00462199">
        <w:rPr>
          <w:b/>
          <w:bCs/>
        </w:rPr>
        <w:t xml:space="preserve"> </w:t>
      </w:r>
      <w:r w:rsidRPr="00462199">
        <w:rPr>
          <w:b/>
          <w:bCs/>
          <w:i/>
        </w:rPr>
        <w:t>[not]</w:t>
      </w:r>
      <w:r w:rsidRPr="00462199">
        <w:rPr>
          <w:b/>
          <w:bCs/>
        </w:rPr>
        <w:t xml:space="preserve"> </w:t>
      </w:r>
      <w:r w:rsidRPr="00462199">
        <w:t>technically feasible to correct such error(s).</w:t>
      </w:r>
      <w:bookmarkEnd w:id="9721"/>
    </w:p>
    <w:p w14:paraId="6ABF9EC4" w14:textId="77777777" w:rsidR="00D179D6" w:rsidRPr="00462199" w:rsidRDefault="00D179D6" w:rsidP="00500CE7">
      <w:pPr>
        <w:pStyle w:val="AltSH1Ashurst"/>
        <w:rPr>
          <w:lang w:eastAsia="zh-CN"/>
        </w:rPr>
      </w:pPr>
      <w:bookmarkStart w:id="9722" w:name="_Ref144117253"/>
      <w:r w:rsidRPr="00462199">
        <w:t xml:space="preserve">We </w:t>
      </w:r>
      <w:r w:rsidRPr="00462199">
        <w:rPr>
          <w:b/>
          <w:bCs/>
          <w:i/>
        </w:rPr>
        <w:t>[do not]</w:t>
      </w:r>
      <w:r w:rsidRPr="00462199">
        <w:t xml:space="preserve"> consider the breach relating to the relevant Measurement Data to constitute a Producer System Failure.</w:t>
      </w:r>
      <w:bookmarkEnd w:id="9722"/>
    </w:p>
    <w:p w14:paraId="543AC5C8" w14:textId="55DF1088" w:rsidR="00D179D6" w:rsidRPr="00462199" w:rsidRDefault="00D179D6" w:rsidP="00500CE7">
      <w:pPr>
        <w:pStyle w:val="AltSH1Ashurst"/>
        <w:rPr>
          <w:lang w:eastAsia="zh-CN"/>
        </w:rPr>
      </w:pPr>
      <w:bookmarkStart w:id="9723" w:name="_Ref144117254"/>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which we consider to be relevant to evidence the breach of the Measurement Data Obligation.</w:t>
      </w:r>
      <w:bookmarkEnd w:id="9723"/>
    </w:p>
    <w:p w14:paraId="6DC26ECF" w14:textId="77777777" w:rsidR="00D179D6" w:rsidRPr="00462199" w:rsidRDefault="00D179D6" w:rsidP="00500CE7">
      <w:pPr>
        <w:pStyle w:val="AltSH1Ashurst"/>
        <w:rPr>
          <w:lang w:eastAsia="zh-CN"/>
        </w:rPr>
      </w:pPr>
      <w:bookmarkStart w:id="9724" w:name="_Ref144117255"/>
      <w:r w:rsidRPr="00462199">
        <w:t>We enclose a Directors' Certificate certifying that the information contained in, and enclosed with, this notice is true, complete and accurate in all material respects and is not misleading.</w:t>
      </w:r>
      <w:bookmarkEnd w:id="9724"/>
    </w:p>
    <w:p w14:paraId="5721DD47" w14:textId="77777777" w:rsidR="00D179D6" w:rsidRPr="00462199" w:rsidRDefault="00D179D6" w:rsidP="00FF4DCF">
      <w:pPr>
        <w:pStyle w:val="NormalAshurst"/>
        <w:jc w:val="center"/>
      </w:pPr>
      <w:r w:rsidRPr="00462199">
        <w:t>Yours faithfully,</w:t>
      </w:r>
    </w:p>
    <w:p w14:paraId="4932E427" w14:textId="77777777" w:rsidR="00D179D6" w:rsidRPr="00462199" w:rsidRDefault="00D179D6" w:rsidP="00FF4DCF">
      <w:pPr>
        <w:pStyle w:val="NormalAshurst"/>
        <w:jc w:val="center"/>
        <w:rPr>
          <w:lang w:eastAsia="zh-CN"/>
        </w:rPr>
      </w:pPr>
    </w:p>
    <w:p w14:paraId="40679392" w14:textId="77777777" w:rsidR="00D179D6" w:rsidRPr="00462199" w:rsidRDefault="00D179D6" w:rsidP="00FF4DCF">
      <w:pPr>
        <w:pStyle w:val="StandardAshurst"/>
        <w:jc w:val="center"/>
        <w:rPr>
          <w:lang w:eastAsia="zh-CN"/>
        </w:rPr>
      </w:pPr>
      <w:r w:rsidRPr="00462199">
        <w:t>.....................................</w:t>
      </w:r>
    </w:p>
    <w:p w14:paraId="609514FD" w14:textId="77777777" w:rsidR="00D179D6" w:rsidRPr="00462199" w:rsidRDefault="00D179D6" w:rsidP="00FF4DCF">
      <w:pPr>
        <w:pStyle w:val="StandardAshurst"/>
        <w:jc w:val="center"/>
        <w:rPr>
          <w:lang w:eastAsia="zh-CN"/>
        </w:rPr>
      </w:pPr>
      <w:r w:rsidRPr="00462199">
        <w:t>For and on behalf of</w:t>
      </w:r>
    </w:p>
    <w:p w14:paraId="52531CA7"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597F1E57" w14:textId="77777777" w:rsidR="00D179D6" w:rsidRPr="00462199" w:rsidRDefault="00D179D6">
      <w:pPr>
        <w:suppressAutoHyphens w:val="0"/>
        <w:spacing w:after="0" w:line="240" w:lineRule="auto"/>
        <w:jc w:val="left"/>
        <w:rPr>
          <w:b/>
          <w:sz w:val="20"/>
        </w:rPr>
      </w:pPr>
      <w:r w:rsidRPr="00462199">
        <w:rPr>
          <w:b/>
        </w:rPr>
        <w:br w:type="page"/>
      </w:r>
    </w:p>
    <w:p w14:paraId="7CBBCA1E" w14:textId="77777777" w:rsidR="00D179D6" w:rsidRPr="00462199" w:rsidRDefault="00D179D6" w:rsidP="008667CA">
      <w:pPr>
        <w:pStyle w:val="Annex13Heading"/>
        <w:rPr>
          <w:lang w:eastAsia="zh-CN"/>
        </w:rPr>
      </w:pPr>
      <w:bookmarkStart w:id="9725" w:name="_Toc149833979"/>
      <w:r w:rsidRPr="00462199">
        <w:lastRenderedPageBreak/>
        <w:t>LCHA Counterparty Measurement Data Breach Response Notice</w:t>
      </w:r>
      <w:bookmarkEnd w:id="9725"/>
    </w:p>
    <w:p w14:paraId="4B45CAE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F869A79"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9E0EC8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4DE9EFB" w14:textId="77777777" w:rsidR="00D179D6" w:rsidRPr="00462199" w:rsidRDefault="00D179D6" w:rsidP="009E0DA4">
      <w:pPr>
        <w:pStyle w:val="NormalBoldAshurst"/>
        <w:tabs>
          <w:tab w:val="left" w:pos="782"/>
        </w:tabs>
        <w:rPr>
          <w:lang w:eastAsia="zh-CN"/>
        </w:rPr>
      </w:pPr>
      <w:r w:rsidRPr="00462199">
        <w:rPr>
          <w:i/>
        </w:rPr>
        <w:tab/>
        <w:t>[Address]</w:t>
      </w:r>
    </w:p>
    <w:p w14:paraId="2B85D5FB"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86ECD02" w14:textId="77777777" w:rsidR="00D179D6" w:rsidRPr="00462199" w:rsidRDefault="00D179D6" w:rsidP="005B3BB9">
      <w:pPr>
        <w:pStyle w:val="CBOLDCAPSAshurst"/>
        <w:rPr>
          <w:lang w:eastAsia="zh-CN"/>
        </w:rPr>
      </w:pPr>
      <w:r w:rsidRPr="00462199">
        <w:t>LCHA – LCHA COUNTERPARTY MEASUREMENT DATA BREACH RESPONSE NOTICE</w:t>
      </w:r>
    </w:p>
    <w:p w14:paraId="5DBBA2DC" w14:textId="77777777" w:rsidR="00D179D6" w:rsidRPr="00462199" w:rsidRDefault="00D179D6" w:rsidP="005B3BB9">
      <w:pPr>
        <w:pStyle w:val="NormalAshurst"/>
        <w:rPr>
          <w:lang w:eastAsia="zh-CN"/>
        </w:rPr>
      </w:pPr>
      <w:r w:rsidRPr="00462199">
        <w:t>Dear Sir/Madam,</w:t>
      </w:r>
    </w:p>
    <w:p w14:paraId="0263C9A9" w14:textId="77777777" w:rsidR="00D179D6" w:rsidRPr="00462199" w:rsidRDefault="00D179D6" w:rsidP="00C92053">
      <w:pPr>
        <w:pStyle w:val="AltSH1Ashurst"/>
        <w:numPr>
          <w:ilvl w:val="0"/>
          <w:numId w:val="101"/>
        </w:numPr>
        <w:rPr>
          <w:lang w:eastAsia="zh-CN"/>
        </w:rPr>
      </w:pPr>
      <w:bookmarkStart w:id="9726" w:name="_Ref14411725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26"/>
    </w:p>
    <w:p w14:paraId="493C15E9" w14:textId="73C85917" w:rsidR="00D179D6" w:rsidRPr="00462199" w:rsidRDefault="00D179D6" w:rsidP="00500CE7">
      <w:pPr>
        <w:pStyle w:val="AltSH1Ashurst"/>
        <w:rPr>
          <w:lang w:eastAsia="zh-CN"/>
        </w:rPr>
      </w:pPr>
      <w:bookmarkStart w:id="9727" w:name="_Ref144117257"/>
      <w:r w:rsidRPr="00462199">
        <w:t xml:space="preserve">We further refer you to </w:t>
      </w:r>
      <w:r w:rsidR="007248B2" w:rsidRPr="007248B2">
        <w:t>Condition</w:t>
      </w:r>
      <w:r w:rsidRPr="00462199">
        <w:t xml:space="preserve"> </w:t>
      </w:r>
      <w:r w:rsidR="004D5F8F">
        <w:fldChar w:fldCharType="begin"/>
      </w:r>
      <w:r w:rsidR="004D5F8F">
        <w:instrText xml:space="preserve"> REF _Ref144113900 \w \h </w:instrText>
      </w:r>
      <w:r w:rsidR="004D5F8F">
        <w:fldChar w:fldCharType="separate"/>
      </w:r>
      <w:del w:id="9728" w:author="Faqir, Sofia (Energy Security)" w:date="2023-11-12T19:48:00Z">
        <w:r w:rsidR="00E473FC">
          <w:delText>32.8</w:delText>
        </w:r>
      </w:del>
      <w:r w:rsidR="004D5F8F">
        <w:fldChar w:fldCharType="end"/>
      </w:r>
      <w:r w:rsidRPr="00462199">
        <w:t>.</w:t>
      </w:r>
      <w:bookmarkEnd w:id="9727"/>
    </w:p>
    <w:p w14:paraId="21216A5C" w14:textId="77777777" w:rsidR="00D179D6" w:rsidRPr="00462199" w:rsidRDefault="00D179D6" w:rsidP="00500CE7">
      <w:pPr>
        <w:pStyle w:val="AltSH1Ashurst"/>
        <w:rPr>
          <w:lang w:eastAsia="zh-CN"/>
        </w:rPr>
      </w:pPr>
      <w:bookmarkStart w:id="9729" w:name="_Ref144117258"/>
      <w:r w:rsidRPr="00462199">
        <w:t>This is a LCHA Counterparty Measurement Data Breach Response Notice.</w:t>
      </w:r>
      <w:bookmarkEnd w:id="9729"/>
    </w:p>
    <w:p w14:paraId="19FA0651" w14:textId="77777777" w:rsidR="00D179D6" w:rsidRPr="00462199" w:rsidRDefault="00D179D6" w:rsidP="00500CE7">
      <w:pPr>
        <w:pStyle w:val="AltSH1Ashurst"/>
        <w:rPr>
          <w:lang w:eastAsia="zh-CN"/>
        </w:rPr>
      </w:pPr>
      <w:bookmarkStart w:id="9730" w:name="_Ref144117259"/>
      <w:r w:rsidRPr="00462199">
        <w:rPr>
          <w:b/>
          <w:bCs/>
          <w:i/>
        </w:rPr>
        <w:t>[We agree that there has been a breach of the Measurement Data Obligation specified in the Producer Measurement Data Breach Notice dated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We consider that it is [not] technically feasible to correct such error(s).] / [We consider that there has not been a breach of the Measurement Data Obligation specified in the Producer Measurement Data Breach Notice dated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r w:rsidRPr="00462199">
        <w:rPr>
          <w:i/>
        </w:rPr>
        <w:t>.</w:t>
      </w:r>
      <w:bookmarkEnd w:id="9730"/>
    </w:p>
    <w:p w14:paraId="27D1226D" w14:textId="77777777" w:rsidR="00D179D6" w:rsidRPr="00462199" w:rsidRDefault="00D179D6" w:rsidP="00326791">
      <w:pPr>
        <w:pStyle w:val="NormalAshurst"/>
        <w:jc w:val="center"/>
      </w:pPr>
      <w:r w:rsidRPr="00462199">
        <w:t>Yours faithfully,</w:t>
      </w:r>
    </w:p>
    <w:p w14:paraId="1D2270A3" w14:textId="77777777" w:rsidR="00D179D6" w:rsidRPr="00462199" w:rsidRDefault="00D179D6" w:rsidP="00326791">
      <w:pPr>
        <w:pStyle w:val="NormalAshurst"/>
        <w:rPr>
          <w:lang w:eastAsia="zh-CN"/>
        </w:rPr>
      </w:pPr>
    </w:p>
    <w:p w14:paraId="4D47EA2A" w14:textId="77777777" w:rsidR="00D179D6" w:rsidRPr="00462199" w:rsidRDefault="00D179D6" w:rsidP="00326791">
      <w:pPr>
        <w:pStyle w:val="StandardAshurst"/>
        <w:jc w:val="center"/>
        <w:rPr>
          <w:lang w:eastAsia="zh-CN"/>
        </w:rPr>
      </w:pPr>
      <w:r w:rsidRPr="00462199">
        <w:t>.....................................</w:t>
      </w:r>
    </w:p>
    <w:p w14:paraId="5AEF3C00" w14:textId="77777777" w:rsidR="00D179D6" w:rsidRPr="00462199" w:rsidRDefault="00D179D6" w:rsidP="00326791">
      <w:pPr>
        <w:pStyle w:val="StandardAshurst"/>
        <w:jc w:val="center"/>
        <w:rPr>
          <w:lang w:eastAsia="zh-CN"/>
        </w:rPr>
      </w:pPr>
      <w:r w:rsidRPr="00462199">
        <w:t>For and on behalf of</w:t>
      </w:r>
    </w:p>
    <w:p w14:paraId="26DDB7AC"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2DC1C00" w14:textId="77777777" w:rsidR="00D179D6" w:rsidRPr="00462199" w:rsidRDefault="00D179D6">
      <w:pPr>
        <w:suppressAutoHyphens w:val="0"/>
        <w:spacing w:after="0" w:line="240" w:lineRule="auto"/>
        <w:jc w:val="left"/>
        <w:rPr>
          <w:sz w:val="20"/>
          <w:lang w:eastAsia="zh-CN"/>
        </w:rPr>
      </w:pPr>
      <w:r w:rsidRPr="00462199">
        <w:rPr>
          <w:lang w:eastAsia="zh-CN"/>
        </w:rPr>
        <w:br w:type="page"/>
      </w:r>
    </w:p>
    <w:p w14:paraId="712AEFA8" w14:textId="77777777" w:rsidR="00D179D6" w:rsidRPr="00462199" w:rsidRDefault="00D179D6" w:rsidP="008667CA">
      <w:pPr>
        <w:pStyle w:val="Annex13Heading"/>
        <w:rPr>
          <w:lang w:eastAsia="zh-CN"/>
        </w:rPr>
      </w:pPr>
      <w:bookmarkStart w:id="9731" w:name="_Toc149833980"/>
      <w:r w:rsidRPr="00462199">
        <w:lastRenderedPageBreak/>
        <w:t>Supply Chain Report Response Notice</w:t>
      </w:r>
      <w:bookmarkEnd w:id="9731"/>
    </w:p>
    <w:p w14:paraId="17390110"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0EA6E33"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C925486"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4C162C9" w14:textId="77777777" w:rsidR="00D179D6" w:rsidRPr="00462199" w:rsidRDefault="00D179D6" w:rsidP="009E0DA4">
      <w:pPr>
        <w:pStyle w:val="NormalBoldAshurst"/>
        <w:tabs>
          <w:tab w:val="left" w:pos="782"/>
        </w:tabs>
        <w:rPr>
          <w:lang w:eastAsia="zh-CN"/>
        </w:rPr>
      </w:pPr>
      <w:r w:rsidRPr="00462199">
        <w:rPr>
          <w:i/>
        </w:rPr>
        <w:tab/>
        <w:t>[Address]</w:t>
      </w:r>
    </w:p>
    <w:p w14:paraId="19F7909D"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9739779" w14:textId="77777777" w:rsidR="00D179D6" w:rsidRPr="00462199" w:rsidRDefault="00D179D6" w:rsidP="005B3BB9">
      <w:pPr>
        <w:pStyle w:val="CBOLDCAPSAshurst"/>
        <w:rPr>
          <w:lang w:eastAsia="zh-CN"/>
        </w:rPr>
      </w:pPr>
      <w:r w:rsidRPr="00462199">
        <w:t>LCHA – SUPPLY CHAIN REPORT RESPONSE NOTICE</w:t>
      </w:r>
    </w:p>
    <w:p w14:paraId="7286DEE3" w14:textId="77777777" w:rsidR="00D179D6" w:rsidRPr="00462199" w:rsidRDefault="00D179D6" w:rsidP="005B3BB9">
      <w:pPr>
        <w:pStyle w:val="NormalAshurst"/>
        <w:rPr>
          <w:lang w:eastAsia="zh-CN"/>
        </w:rPr>
      </w:pPr>
      <w:r w:rsidRPr="00462199">
        <w:t>Dear Sir/Madam,</w:t>
      </w:r>
    </w:p>
    <w:p w14:paraId="3B2193D1" w14:textId="77777777" w:rsidR="00D179D6" w:rsidRPr="00462199" w:rsidRDefault="00D179D6" w:rsidP="00C92053">
      <w:pPr>
        <w:pStyle w:val="AltSH1Ashurst"/>
        <w:numPr>
          <w:ilvl w:val="0"/>
          <w:numId w:val="102"/>
        </w:numPr>
        <w:rPr>
          <w:lang w:eastAsia="zh-CN"/>
        </w:rPr>
      </w:pPr>
      <w:bookmarkStart w:id="9732" w:name="_Ref14411726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32"/>
    </w:p>
    <w:p w14:paraId="12307B64" w14:textId="680EB02E" w:rsidR="00D179D6" w:rsidRPr="00462199" w:rsidRDefault="00D179D6" w:rsidP="00500CE7">
      <w:pPr>
        <w:pStyle w:val="AltSH1Ashurst"/>
        <w:rPr>
          <w:lang w:eastAsia="zh-CN"/>
        </w:rPr>
      </w:pPr>
      <w:bookmarkStart w:id="9733" w:name="_Ref144117261"/>
      <w:r w:rsidRPr="00462199">
        <w:t xml:space="preserve">We further refer you to </w:t>
      </w:r>
      <w:r w:rsidR="007248B2" w:rsidRPr="007248B2">
        <w:t>Condition</w:t>
      </w:r>
      <w:r w:rsidRPr="00462199">
        <w:t xml:space="preserve"> </w:t>
      </w:r>
      <w:r w:rsidR="004D5F8F">
        <w:fldChar w:fldCharType="begin"/>
      </w:r>
      <w:r w:rsidR="004D5F8F">
        <w:instrText xml:space="preserve"> REF _Ref144114045 \w \h </w:instrText>
      </w:r>
      <w:r w:rsidR="004D5F8F">
        <w:fldChar w:fldCharType="separate"/>
      </w:r>
      <w:del w:id="9734" w:author="Faqir, Sofia (Energy Security)" w:date="2023-11-12T19:48:00Z">
        <w:r w:rsidR="00E473FC">
          <w:delText>35.4</w:delText>
        </w:r>
      </w:del>
      <w:r w:rsidR="004D5F8F">
        <w:fldChar w:fldCharType="end"/>
      </w:r>
      <w:r w:rsidRPr="00462199">
        <w:t>.</w:t>
      </w:r>
      <w:bookmarkEnd w:id="9733"/>
    </w:p>
    <w:p w14:paraId="68FA6339" w14:textId="77777777" w:rsidR="00D179D6" w:rsidRPr="00462199" w:rsidRDefault="00D179D6" w:rsidP="00500CE7">
      <w:pPr>
        <w:pStyle w:val="AltSH1Ashurst"/>
        <w:rPr>
          <w:b/>
          <w:bCs/>
          <w:lang w:eastAsia="zh-CN"/>
        </w:rPr>
      </w:pPr>
      <w:bookmarkStart w:id="9735" w:name="_Ref144117262"/>
      <w:r w:rsidRPr="00462199">
        <w:rPr>
          <w:b/>
          <w:bCs/>
          <w:i/>
        </w:rPr>
        <w:t>[This is a Supply Chain Report Response Notice in relation to the Supply Chain Report dated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consider that you have failed to submit a Supply Chain Report by the Supply Chain Report Deadline.]</w:t>
      </w:r>
      <w:bookmarkEnd w:id="9735"/>
    </w:p>
    <w:p w14:paraId="68BD6EE0" w14:textId="1689B30C" w:rsidR="00D179D6" w:rsidRPr="00462199" w:rsidRDefault="00D179D6" w:rsidP="00500CE7">
      <w:pPr>
        <w:pStyle w:val="AltSH1Ashurst"/>
        <w:rPr>
          <w:b/>
          <w:bCs/>
          <w:lang w:eastAsia="zh-CN"/>
        </w:rPr>
      </w:pPr>
      <w:bookmarkStart w:id="9736" w:name="_Ref144117263"/>
      <w:r w:rsidRPr="00462199">
        <w:rPr>
          <w:b/>
          <w:bCs/>
          <w:i/>
        </w:rPr>
        <w:t xml:space="preserve">[We consider that the Supply Chain Report does [not] comply with the requirements of </w:t>
      </w:r>
      <w:r w:rsidRPr="00DE78E5">
        <w:rPr>
          <w:b/>
          <w:bCs/>
          <w:i/>
          <w:iCs/>
        </w:rPr>
        <w:fldChar w:fldCharType="begin"/>
      </w:r>
      <w:r w:rsidRPr="00DE78E5">
        <w:rPr>
          <w:b/>
          <w:bCs/>
          <w:i/>
          <w:iCs/>
        </w:rPr>
        <w:instrText xml:space="preserve"> REF _Ref144118005 \w \h  \* MERGEFORMAT </w:instrText>
      </w:r>
      <w:r w:rsidRPr="00DE78E5">
        <w:rPr>
          <w:b/>
          <w:bCs/>
          <w:i/>
          <w:iCs/>
        </w:rPr>
      </w:r>
      <w:r w:rsidRPr="00DE78E5">
        <w:rPr>
          <w:b/>
          <w:bCs/>
          <w:i/>
          <w:iCs/>
        </w:rPr>
        <w:fldChar w:fldCharType="separate"/>
      </w:r>
      <w:del w:id="9737" w:author="Faqir, Sofia (Energy Security)" w:date="2023-11-12T19:48:00Z">
        <w:r w:rsidR="00E473FC">
          <w:rPr>
            <w:b/>
            <w:bCs/>
            <w:i/>
            <w:iCs/>
          </w:rPr>
          <w:delText>Annex 7</w:delText>
        </w:r>
      </w:del>
      <w:r w:rsidRPr="00DE78E5">
        <w:rPr>
          <w:b/>
          <w:bCs/>
          <w:i/>
          <w:iCs/>
        </w:rPr>
        <w:fldChar w:fldCharType="end"/>
      </w:r>
      <w:r w:rsidRPr="00462199">
        <w:rPr>
          <w:b/>
          <w:bCs/>
          <w:i/>
        </w:rPr>
        <w:t xml:space="preserve"> (Form of Supply Chain Report).]</w:t>
      </w:r>
      <w:bookmarkEnd w:id="9736"/>
    </w:p>
    <w:p w14:paraId="46537A2A" w14:textId="77777777" w:rsidR="00D179D6" w:rsidRPr="00462199" w:rsidRDefault="00D179D6" w:rsidP="00326791">
      <w:pPr>
        <w:pStyle w:val="NormalAshurst"/>
        <w:jc w:val="center"/>
      </w:pPr>
      <w:r w:rsidRPr="00462199">
        <w:t>Yours faithfully,</w:t>
      </w:r>
    </w:p>
    <w:p w14:paraId="0B828197" w14:textId="77777777" w:rsidR="00D179D6" w:rsidRPr="00462199" w:rsidRDefault="00D179D6" w:rsidP="00326791">
      <w:pPr>
        <w:pStyle w:val="NormalAshurst"/>
        <w:rPr>
          <w:lang w:eastAsia="zh-CN"/>
        </w:rPr>
      </w:pPr>
    </w:p>
    <w:p w14:paraId="28B239A6" w14:textId="77777777" w:rsidR="00D179D6" w:rsidRPr="00462199" w:rsidRDefault="00D179D6" w:rsidP="00326791">
      <w:pPr>
        <w:pStyle w:val="StandardAshurst"/>
        <w:jc w:val="center"/>
        <w:rPr>
          <w:lang w:eastAsia="zh-CN"/>
        </w:rPr>
      </w:pPr>
      <w:r w:rsidRPr="00462199">
        <w:t>.....................................</w:t>
      </w:r>
    </w:p>
    <w:p w14:paraId="585A6D32" w14:textId="77777777" w:rsidR="00D179D6" w:rsidRPr="00462199" w:rsidRDefault="00D179D6" w:rsidP="00326791">
      <w:pPr>
        <w:pStyle w:val="StandardAshurst"/>
        <w:jc w:val="center"/>
        <w:rPr>
          <w:lang w:eastAsia="zh-CN"/>
        </w:rPr>
      </w:pPr>
      <w:r w:rsidRPr="00462199">
        <w:t>For and on behalf of</w:t>
      </w:r>
    </w:p>
    <w:p w14:paraId="201BF37A"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B5860C4" w14:textId="77777777" w:rsidR="00D179D6" w:rsidRPr="00462199" w:rsidRDefault="00D179D6" w:rsidP="00986A4F">
      <w:pPr>
        <w:pStyle w:val="NormalAshurst"/>
        <w:rPr>
          <w:lang w:eastAsia="zh-CN"/>
        </w:rPr>
      </w:pPr>
      <w:r w:rsidRPr="00462199">
        <w:rPr>
          <w:lang w:eastAsia="zh-CN"/>
        </w:rPr>
        <w:br w:type="page"/>
      </w:r>
    </w:p>
    <w:p w14:paraId="38852A0D" w14:textId="77777777" w:rsidR="00D179D6" w:rsidRPr="00462199" w:rsidRDefault="00D179D6" w:rsidP="009B55C1">
      <w:pPr>
        <w:pStyle w:val="Annex13Heading"/>
      </w:pPr>
      <w:bookmarkStart w:id="9738" w:name="_Toc149833981"/>
      <w:r w:rsidRPr="00462199">
        <w:lastRenderedPageBreak/>
        <w:t>Offtaker Confirmation Request Notice</w:t>
      </w:r>
      <w:bookmarkEnd w:id="9738"/>
    </w:p>
    <w:p w14:paraId="67AB0F75"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87CFA6F" w14:textId="77777777" w:rsidR="00D179D6" w:rsidRPr="00462199" w:rsidRDefault="00D179D6" w:rsidP="008667CA">
      <w:pPr>
        <w:pStyle w:val="NormalBoldAshurst"/>
        <w:tabs>
          <w:tab w:val="left" w:pos="782"/>
        </w:tabs>
        <w:rPr>
          <w:lang w:eastAsia="zh-CN"/>
        </w:rPr>
      </w:pPr>
      <w:r w:rsidRPr="00462199">
        <w:rPr>
          <w:i/>
        </w:rPr>
        <w:tab/>
        <w:t>[Address]</w:t>
      </w:r>
    </w:p>
    <w:p w14:paraId="5DA0429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828C6D8"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F613AAF"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0155332" w14:textId="77777777" w:rsidR="00D179D6" w:rsidRPr="00462199" w:rsidRDefault="00D179D6" w:rsidP="005B3BB9">
      <w:pPr>
        <w:pStyle w:val="CBOLDCAPSAshurst"/>
        <w:rPr>
          <w:lang w:eastAsia="zh-CN"/>
        </w:rPr>
      </w:pPr>
      <w:r w:rsidRPr="00462199">
        <w:t>LCHA – OFFTAKER CONFIRMATION REQUEST NOTICE</w:t>
      </w:r>
    </w:p>
    <w:p w14:paraId="5D25764F" w14:textId="77777777" w:rsidR="00D179D6" w:rsidRPr="00462199" w:rsidRDefault="00D179D6" w:rsidP="005B3BB9">
      <w:pPr>
        <w:pStyle w:val="NormalAshurst"/>
        <w:rPr>
          <w:lang w:eastAsia="zh-CN"/>
        </w:rPr>
      </w:pPr>
      <w:r w:rsidRPr="00462199">
        <w:t>Dear Sir/Madam,</w:t>
      </w:r>
    </w:p>
    <w:p w14:paraId="0138AA0B" w14:textId="77777777" w:rsidR="00D179D6" w:rsidRPr="00462199" w:rsidRDefault="00D179D6" w:rsidP="00C92053">
      <w:pPr>
        <w:pStyle w:val="AltSH1Ashurst"/>
        <w:numPr>
          <w:ilvl w:val="0"/>
          <w:numId w:val="103"/>
        </w:numPr>
        <w:rPr>
          <w:lang w:eastAsia="zh-CN"/>
        </w:rPr>
      </w:pPr>
      <w:bookmarkStart w:id="9739" w:name="_Ref14411726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39"/>
    </w:p>
    <w:p w14:paraId="75E00657" w14:textId="3BA6A123" w:rsidR="00D179D6" w:rsidRPr="00462199" w:rsidRDefault="00D179D6" w:rsidP="00500CE7">
      <w:pPr>
        <w:pStyle w:val="AltSH1Ashurst"/>
        <w:rPr>
          <w:lang w:eastAsia="zh-CN"/>
        </w:rPr>
      </w:pPr>
      <w:bookmarkStart w:id="9740" w:name="_Ref144117265"/>
      <w:r w:rsidRPr="00462199">
        <w:t xml:space="preserve">We further refer you to </w:t>
      </w:r>
      <w:r w:rsidR="007248B2" w:rsidRPr="007248B2">
        <w:t>Condition</w:t>
      </w:r>
      <w:r w:rsidRPr="00462199">
        <w:t xml:space="preserve"> </w:t>
      </w:r>
      <w:r w:rsidR="004D5F8F">
        <w:fldChar w:fldCharType="begin"/>
      </w:r>
      <w:r w:rsidR="004D5F8F">
        <w:instrText xml:space="preserve"> REF _Ref144114059 \w \h </w:instrText>
      </w:r>
      <w:r w:rsidR="004D5F8F">
        <w:fldChar w:fldCharType="separate"/>
      </w:r>
      <w:del w:id="9741" w:author="Faqir, Sofia (Energy Security)" w:date="2023-11-12T19:48:00Z">
        <w:r w:rsidR="00E473FC">
          <w:delText>36.1</w:delText>
        </w:r>
      </w:del>
      <w:r w:rsidR="004D5F8F">
        <w:fldChar w:fldCharType="end"/>
      </w:r>
      <w:r w:rsidRPr="00462199">
        <w:t>.</w:t>
      </w:r>
      <w:bookmarkEnd w:id="9740"/>
    </w:p>
    <w:p w14:paraId="2E60271A" w14:textId="77777777" w:rsidR="00D179D6" w:rsidRPr="00462199" w:rsidRDefault="00D179D6" w:rsidP="00500CE7">
      <w:pPr>
        <w:pStyle w:val="AltSH1Ashurst"/>
        <w:rPr>
          <w:lang w:eastAsia="zh-CN"/>
        </w:rPr>
      </w:pPr>
      <w:bookmarkStart w:id="9742" w:name="_Ref144117266"/>
      <w:r w:rsidRPr="00462199">
        <w:t>This is an Offtaker Confirmation Request Notice.</w:t>
      </w:r>
      <w:bookmarkEnd w:id="9742"/>
    </w:p>
    <w:p w14:paraId="39C8DA40" w14:textId="77777777" w:rsidR="00D179D6" w:rsidRPr="00462199" w:rsidRDefault="00D179D6" w:rsidP="00500CE7">
      <w:pPr>
        <w:pStyle w:val="AltSH1Ashurst"/>
      </w:pPr>
      <w:bookmarkStart w:id="9743" w:name="_Ref144117267"/>
      <w:r w:rsidRPr="00462199">
        <w:t xml:space="preserve">We consider that the relevant Offtaker is a </w:t>
      </w:r>
      <w:r w:rsidRPr="00462199">
        <w:rPr>
          <w:b/>
          <w:bCs/>
          <w:i/>
        </w:rPr>
        <w:t>[Small Offtaker]/[Large Offtaker]</w:t>
      </w:r>
      <w:r w:rsidRPr="00462199">
        <w:t>.</w:t>
      </w:r>
      <w:bookmarkEnd w:id="9743"/>
    </w:p>
    <w:p w14:paraId="69699FDD" w14:textId="77777777" w:rsidR="00D179D6" w:rsidRPr="00462199" w:rsidRDefault="00D179D6" w:rsidP="00500CE7">
      <w:pPr>
        <w:pStyle w:val="AltSH1Ashurst"/>
      </w:pPr>
      <w:bookmarkStart w:id="9744" w:name="_Ref144117268"/>
      <w:r w:rsidRPr="00462199">
        <w:t>We confirm the relevant Offtaker information below:</w:t>
      </w:r>
      <w:bookmarkEnd w:id="9744"/>
    </w:p>
    <w:p w14:paraId="1426E097" w14:textId="77777777" w:rsidR="00D179D6" w:rsidRPr="00462199" w:rsidRDefault="00D179D6" w:rsidP="004433D8">
      <w:pPr>
        <w:pStyle w:val="AltSH5Ashurst"/>
        <w:tabs>
          <w:tab w:val="clear" w:pos="2653"/>
          <w:tab w:val="left" w:pos="1406"/>
        </w:tabs>
        <w:ind w:left="1406" w:hanging="624"/>
      </w:pPr>
      <w:bookmarkStart w:id="9745" w:name="_Ref144117269"/>
      <w:r w:rsidRPr="00462199">
        <w:t xml:space="preserve">the Offtaker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nature of their business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intended end-use of the Hydrogen produced by the Hydrogen Production Plant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745"/>
    </w:p>
    <w:p w14:paraId="3282CBA3" w14:textId="77777777" w:rsidR="00D179D6" w:rsidRPr="00462199" w:rsidRDefault="00D179D6" w:rsidP="004433D8">
      <w:pPr>
        <w:pStyle w:val="AltSH5Ashurst"/>
        <w:tabs>
          <w:tab w:val="clear" w:pos="2653"/>
          <w:tab w:val="left" w:pos="1406"/>
        </w:tabs>
        <w:ind w:left="1406" w:hanging="624"/>
      </w:pPr>
      <w:bookmarkStart w:id="9746" w:name="_Ref144117270"/>
      <w:r w:rsidRPr="00462199">
        <w:t xml:space="preserve">the Offtaker's UK Emissions Trading Scheme permit ID number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746"/>
    </w:p>
    <w:p w14:paraId="5ECAEA54" w14:textId="77777777" w:rsidR="00D179D6" w:rsidRPr="00462199" w:rsidRDefault="00D179D6" w:rsidP="004433D8">
      <w:pPr>
        <w:pStyle w:val="AltSH5Ashurst"/>
        <w:tabs>
          <w:tab w:val="clear" w:pos="2653"/>
          <w:tab w:val="left" w:pos="1406"/>
        </w:tabs>
        <w:ind w:left="1406" w:hanging="624"/>
      </w:pPr>
      <w:bookmarkStart w:id="9747" w:name="_Ref144117271"/>
      <w:r w:rsidRPr="00462199">
        <w:t xml:space="preserve">the Offtaker is </w:t>
      </w:r>
      <w:r w:rsidRPr="00462199">
        <w:rPr>
          <w:b/>
          <w:i/>
        </w:rPr>
        <w:t>[not]</w:t>
      </w:r>
      <w:r w:rsidRPr="00462199">
        <w:t xml:space="preserve"> our Affiliate.</w:t>
      </w:r>
      <w:bookmarkEnd w:id="9747"/>
    </w:p>
    <w:p w14:paraId="298C889C" w14:textId="77777777" w:rsidR="00D179D6" w:rsidRPr="00462199" w:rsidRDefault="00D179D6" w:rsidP="00500CE7">
      <w:pPr>
        <w:pStyle w:val="AltSH1Ashurst"/>
      </w:pPr>
      <w:bookmarkStart w:id="9748" w:name="_Ref144117272"/>
      <w:r w:rsidRPr="00462199">
        <w:t xml:space="preserve">We consider that the Offtaker is a </w:t>
      </w:r>
      <w:r w:rsidRPr="00462199">
        <w:rPr>
          <w:b/>
          <w:bCs/>
          <w:i/>
        </w:rPr>
        <w:t>[Non-]</w:t>
      </w:r>
      <w:r w:rsidRPr="00462199">
        <w:t>Qualifying Offtaker.</w:t>
      </w:r>
      <w:bookmarkEnd w:id="9748"/>
    </w:p>
    <w:p w14:paraId="0F619853" w14:textId="7EBE21D6" w:rsidR="00D179D6" w:rsidRPr="00462199" w:rsidRDefault="00D179D6" w:rsidP="00500CE7">
      <w:pPr>
        <w:pStyle w:val="AltSH1Ashurst"/>
      </w:pPr>
      <w:bookmarkStart w:id="9749" w:name="_Ref144117273"/>
      <w:r w:rsidRPr="00462199">
        <w:t>We intend to supply the Offtaker with Hydrogen produced by the Hydrogen Production Plant which is not LCHS Compliant.</w:t>
      </w:r>
      <w:bookmarkEnd w:id="9749"/>
    </w:p>
    <w:p w14:paraId="2E1D5EDA" w14:textId="77777777" w:rsidR="00D179D6" w:rsidRPr="00462199" w:rsidRDefault="00D179D6" w:rsidP="00500CE7">
      <w:pPr>
        <w:pStyle w:val="AltSH1Ashurst"/>
      </w:pPr>
      <w:bookmarkStart w:id="9750" w:name="_Ref144117274"/>
      <w:r w:rsidRPr="00462199">
        <w:t xml:space="preserve">The Offtaker does </w:t>
      </w:r>
      <w:r w:rsidRPr="00462199">
        <w:rPr>
          <w:b/>
          <w:bCs/>
          <w:i/>
        </w:rPr>
        <w:t>[not]</w:t>
      </w:r>
      <w:r w:rsidRPr="00462199">
        <w:t xml:space="preserve"> intend to use the Hydrogen produced by the Hydrogen Production Plant for </w:t>
      </w:r>
      <w:r w:rsidRPr="00462199">
        <w:rPr>
          <w:b/>
          <w:bCs/>
          <w:i/>
        </w:rPr>
        <w:t>[Feedstock Purposes] [and]/[or] [Fuel Purposes]</w:t>
      </w:r>
      <w:r w:rsidRPr="00462199">
        <w:t>.</w:t>
      </w:r>
      <w:bookmarkEnd w:id="9750"/>
    </w:p>
    <w:p w14:paraId="37CC9B9A" w14:textId="77777777" w:rsidR="00D179D6" w:rsidRPr="00462199" w:rsidRDefault="00D179D6" w:rsidP="00500CE7">
      <w:pPr>
        <w:pStyle w:val="AltSH1Ashurst"/>
      </w:pPr>
      <w:bookmarkStart w:id="9751" w:name="_Ref144117275"/>
      <w:r w:rsidRPr="00462199">
        <w:t xml:space="preserve">The Offtaker does </w:t>
      </w:r>
      <w:r w:rsidRPr="00462199">
        <w:rPr>
          <w:b/>
          <w:bCs/>
          <w:i/>
        </w:rPr>
        <w:t>[not]</w:t>
      </w:r>
      <w:r w:rsidRPr="00462199">
        <w:t xml:space="preserve"> intend to inject Hydrogen produced by the Hydrogen Production Plant into a Gas Transportation System for blending with Natural Gas.</w:t>
      </w:r>
      <w:bookmarkEnd w:id="9751"/>
    </w:p>
    <w:p w14:paraId="3F7A2495" w14:textId="77777777" w:rsidR="00D179D6" w:rsidRPr="00462199" w:rsidRDefault="00D179D6" w:rsidP="00500CE7">
      <w:pPr>
        <w:pStyle w:val="AltSH1Ashurst"/>
      </w:pPr>
      <w:bookmarkStart w:id="9752" w:name="_Ref144117276"/>
      <w:r w:rsidRPr="00462199">
        <w:t xml:space="preserve">The Offtaker does </w:t>
      </w:r>
      <w:r w:rsidRPr="00462199">
        <w:rPr>
          <w:b/>
          <w:bCs/>
          <w:i/>
        </w:rPr>
        <w:t>[not]</w:t>
      </w:r>
      <w:r w:rsidRPr="00462199">
        <w:rPr>
          <w:b/>
          <w:bCs/>
        </w:rPr>
        <w:t xml:space="preserve"> </w:t>
      </w:r>
      <w:r w:rsidRPr="00462199">
        <w:t>intend to export Hydrogen produced by the Hydrogen Production Plant for use outside of the UK.</w:t>
      </w:r>
      <w:bookmarkEnd w:id="9752"/>
    </w:p>
    <w:p w14:paraId="4BDA4677" w14:textId="77777777" w:rsidR="00D179D6" w:rsidRPr="00462199" w:rsidRDefault="00D179D6" w:rsidP="00500CE7">
      <w:pPr>
        <w:pStyle w:val="AltSH1Ashurst"/>
      </w:pPr>
      <w:bookmarkStart w:id="9753" w:name="_Ref144117277"/>
      <w:r w:rsidRPr="00462199">
        <w:t xml:space="preserve">The Offtaker does </w:t>
      </w:r>
      <w:r w:rsidRPr="00462199">
        <w:rPr>
          <w:b/>
          <w:bCs/>
          <w:i/>
        </w:rPr>
        <w:t>[not]</w:t>
      </w:r>
      <w:r w:rsidRPr="00462199">
        <w:rPr>
          <w:b/>
          <w:bCs/>
        </w:rPr>
        <w:t xml:space="preserve"> </w:t>
      </w:r>
      <w:r w:rsidRPr="00462199">
        <w:t>intend to claim Hydrogen produced by the Hydrogen Production Plant under the RTFO Scheme.</w:t>
      </w:r>
      <w:bookmarkEnd w:id="9753"/>
    </w:p>
    <w:p w14:paraId="0FCE1102" w14:textId="77777777" w:rsidR="00D179D6" w:rsidRPr="00462199" w:rsidRDefault="00D179D6" w:rsidP="00500CE7">
      <w:pPr>
        <w:pStyle w:val="AltSH1Ashurst"/>
      </w:pPr>
      <w:bookmarkStart w:id="9754" w:name="_Ref144117278"/>
      <w:r w:rsidRPr="00462199">
        <w:t xml:space="preserve">The Offtaker does </w:t>
      </w:r>
      <w:r w:rsidRPr="00462199">
        <w:rPr>
          <w:b/>
          <w:bCs/>
          <w:i/>
        </w:rPr>
        <w:t>[not]</w:t>
      </w:r>
      <w:r w:rsidRPr="00462199">
        <w:t xml:space="preserve"> intend to sell Hydrogen produced by the Hydrogen Production Plant to a third party who intends to claim such Hydrogen under the RTFO Scheme.</w:t>
      </w:r>
      <w:bookmarkEnd w:id="9754"/>
    </w:p>
    <w:p w14:paraId="6F6F4208" w14:textId="77777777" w:rsidR="00D179D6" w:rsidRPr="00462199" w:rsidRDefault="00D179D6" w:rsidP="00500CE7">
      <w:pPr>
        <w:pStyle w:val="AltSH1Ashurst"/>
      </w:pPr>
      <w:bookmarkStart w:id="9755" w:name="_Ref144117279"/>
      <w:r w:rsidRPr="00462199">
        <w:t>We confirm that:</w:t>
      </w:r>
      <w:bookmarkEnd w:id="9755"/>
    </w:p>
    <w:p w14:paraId="1A45119D" w14:textId="77777777" w:rsidR="00D179D6" w:rsidRPr="00462199" w:rsidRDefault="00D179D6" w:rsidP="00116CC4">
      <w:pPr>
        <w:pStyle w:val="AltSH5Ashurst"/>
        <w:tabs>
          <w:tab w:val="clear" w:pos="2653"/>
          <w:tab w:val="left" w:pos="1406"/>
        </w:tabs>
        <w:ind w:left="1406" w:hanging="624"/>
      </w:pPr>
      <w:bookmarkStart w:id="9756" w:name="_Ref144117280"/>
      <w:r w:rsidRPr="00462199">
        <w:t>the Offtake Agreement includes the Offtaker Compliance Provisions;</w:t>
      </w:r>
      <w:bookmarkEnd w:id="9756"/>
    </w:p>
    <w:p w14:paraId="66C16C4E" w14:textId="77777777" w:rsidR="00D179D6" w:rsidRPr="00462199" w:rsidRDefault="00D179D6" w:rsidP="00116CC4">
      <w:pPr>
        <w:pStyle w:val="AltSH5Ashurst"/>
        <w:tabs>
          <w:tab w:val="clear" w:pos="2653"/>
          <w:tab w:val="left" w:pos="1406"/>
        </w:tabs>
        <w:ind w:left="1406" w:hanging="624"/>
      </w:pPr>
      <w:bookmarkStart w:id="9757" w:name="_Ref144117281"/>
      <w:r w:rsidRPr="00462199">
        <w:lastRenderedPageBreak/>
        <w:t>the Offtake Agreement includes suitable rights and remedies for us in respect of any Offtaker breach of the Offtaker Compliance Provisions; and</w:t>
      </w:r>
      <w:bookmarkEnd w:id="9757"/>
    </w:p>
    <w:p w14:paraId="2564D5FD" w14:textId="77777777" w:rsidR="00D179D6" w:rsidRPr="00462199" w:rsidRDefault="00D179D6" w:rsidP="00116CC4">
      <w:pPr>
        <w:pStyle w:val="AltSH5Ashurst"/>
        <w:tabs>
          <w:tab w:val="clear" w:pos="2653"/>
          <w:tab w:val="left" w:pos="1406"/>
        </w:tabs>
        <w:ind w:left="1406" w:hanging="624"/>
      </w:pPr>
      <w:bookmarkStart w:id="9758" w:name="_Ref144117282"/>
      <w:r w:rsidRPr="00462199">
        <w:t>the Achieved Sales Price under the Offtake Agreement has not been decreased in a way which is designed to or a main purpose of which is to either increase the Difference Amounts payable by you to us and/or decrease the Difference Amounts payable by us to you.</w:t>
      </w:r>
      <w:bookmarkEnd w:id="9758"/>
    </w:p>
    <w:p w14:paraId="287202BC" w14:textId="77777777" w:rsidR="00D179D6" w:rsidRPr="00462199" w:rsidRDefault="00D179D6" w:rsidP="00500CE7">
      <w:pPr>
        <w:pStyle w:val="AltSH1Ashurst"/>
        <w:rPr>
          <w:b/>
          <w:bCs/>
        </w:rPr>
      </w:pPr>
      <w:bookmarkStart w:id="9759" w:name="_Ref144117283"/>
      <w:r w:rsidRPr="00462199">
        <w:rPr>
          <w:b/>
          <w:bCs/>
          <w:i/>
        </w:rPr>
        <w:t>[We confirm the additional Large Offtaker Information below:</w:t>
      </w:r>
      <w:bookmarkEnd w:id="9759"/>
    </w:p>
    <w:p w14:paraId="38DFA623" w14:textId="77777777" w:rsidR="00D179D6" w:rsidRPr="00462199" w:rsidRDefault="00D179D6" w:rsidP="00116CC4">
      <w:pPr>
        <w:pStyle w:val="AltSH5Ashurst"/>
        <w:tabs>
          <w:tab w:val="clear" w:pos="2653"/>
          <w:tab w:val="left" w:pos="1406"/>
        </w:tabs>
        <w:ind w:left="1406" w:hanging="624"/>
        <w:rPr>
          <w:b/>
          <w:bCs/>
          <w:i/>
          <w:iCs/>
        </w:rPr>
      </w:pPr>
      <w:bookmarkStart w:id="9760" w:name="_Ref144117284"/>
      <w:r w:rsidRPr="00462199">
        <w:rPr>
          <w:b/>
          <w:bCs/>
          <w:i/>
          <w:iCs/>
        </w:rPr>
        <w:t>the Offtaker Investor(s) [is]/[are]: [</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bookmarkEnd w:id="9760"/>
    </w:p>
    <w:p w14:paraId="76F55D42" w14:textId="77777777" w:rsidR="00D179D6" w:rsidRPr="00462199" w:rsidRDefault="00D179D6" w:rsidP="00116CC4">
      <w:pPr>
        <w:pStyle w:val="AltSH5Ashurst"/>
        <w:tabs>
          <w:tab w:val="clear" w:pos="2653"/>
          <w:tab w:val="left" w:pos="1406"/>
        </w:tabs>
        <w:ind w:left="1406" w:hanging="624"/>
        <w:rPr>
          <w:b/>
          <w:bCs/>
          <w:i/>
          <w:iCs/>
        </w:rPr>
      </w:pPr>
      <w:bookmarkStart w:id="9761" w:name="_Ref144117285"/>
      <w:r w:rsidRPr="00462199">
        <w:rPr>
          <w:b/>
          <w:bCs/>
          <w:i/>
          <w:iCs/>
        </w:rPr>
        <w:t>the Offtaker Ultimate Investor(s) [is]/[are]: [</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 and</w:t>
      </w:r>
      <w:bookmarkEnd w:id="9761"/>
    </w:p>
    <w:p w14:paraId="3E07B74B" w14:textId="62C9C833" w:rsidR="00D179D6" w:rsidRPr="00462199" w:rsidRDefault="00D179D6" w:rsidP="00500CE7">
      <w:pPr>
        <w:pStyle w:val="AltSH1Ashurst"/>
        <w:rPr>
          <w:b/>
          <w:bCs/>
          <w:iCs/>
        </w:rPr>
      </w:pPr>
      <w:bookmarkStart w:id="9762" w:name="_Ref144117286"/>
      <w:r w:rsidRPr="00462199">
        <w:rPr>
          <w:b/>
          <w:bCs/>
          <w:iCs/>
        </w:rPr>
        <w:t>We enclose [(by way of upload(s) to the LCHA Counterparty</w:t>
      </w:r>
      <w:r w:rsidR="00D10824">
        <w:rPr>
          <w:b/>
          <w:bCs/>
          <w:iCs/>
        </w:rPr>
        <w:t xml:space="preserve">'s document transfer application </w:t>
      </w:r>
      <w:r w:rsidRPr="00462199">
        <w:rPr>
          <w:b/>
          <w:bCs/>
          <w:iCs/>
        </w:rPr>
        <w:t>on the dates set out in Appendix 1 to this notice)] a description of the Offtaker's facility at which the Hydrogen produced by the Hydrogen Production Plant will be used, including:</w:t>
      </w:r>
      <w:bookmarkEnd w:id="9762"/>
    </w:p>
    <w:p w14:paraId="490F9E13" w14:textId="77777777" w:rsidR="00D179D6" w:rsidRPr="00462199" w:rsidRDefault="00D179D6" w:rsidP="00116CC4">
      <w:pPr>
        <w:pStyle w:val="AltSH5Ashurst"/>
        <w:tabs>
          <w:tab w:val="clear" w:pos="2653"/>
          <w:tab w:val="left" w:pos="1406"/>
        </w:tabs>
        <w:ind w:left="1406" w:hanging="624"/>
        <w:rPr>
          <w:b/>
          <w:bCs/>
          <w:i/>
          <w:iCs/>
        </w:rPr>
      </w:pPr>
      <w:bookmarkStart w:id="9763" w:name="_Ref144117287"/>
      <w:r w:rsidRPr="00462199">
        <w:rPr>
          <w:b/>
          <w:bCs/>
          <w:i/>
          <w:iCs/>
        </w:rPr>
        <w:t>an aerial view of the unique geographical location of: (i) the Offtaker's facility; (ii) the hydrogen delivery points; and (iii) the Offtaker metering equipment; and</w:t>
      </w:r>
      <w:bookmarkEnd w:id="9763"/>
    </w:p>
    <w:p w14:paraId="773012F8" w14:textId="77777777" w:rsidR="00D179D6" w:rsidRPr="00462199" w:rsidRDefault="00D179D6" w:rsidP="00116CC4">
      <w:pPr>
        <w:pStyle w:val="AltSH5Ashurst"/>
        <w:tabs>
          <w:tab w:val="clear" w:pos="2653"/>
          <w:tab w:val="left" w:pos="1406"/>
        </w:tabs>
        <w:ind w:left="1406" w:hanging="624"/>
        <w:rPr>
          <w:b/>
          <w:bCs/>
          <w:i/>
          <w:iCs/>
        </w:rPr>
      </w:pPr>
      <w:bookmarkStart w:id="9764" w:name="_Ref144117288"/>
      <w:r w:rsidRPr="00462199">
        <w:rPr>
          <w:b/>
          <w:bCs/>
          <w:i/>
          <w:iCs/>
        </w:rPr>
        <w:t>a process flow diagram of the Offtaker's facility.</w:t>
      </w:r>
      <w:bookmarkEnd w:id="9764"/>
    </w:p>
    <w:p w14:paraId="0A54ACA8" w14:textId="77777777" w:rsidR="00D179D6" w:rsidRPr="00462199" w:rsidRDefault="00D179D6" w:rsidP="00500CE7">
      <w:pPr>
        <w:pStyle w:val="AltSH1Ashurst"/>
        <w:rPr>
          <w:b/>
          <w:bCs/>
          <w:i/>
        </w:rPr>
      </w:pPr>
      <w:bookmarkStart w:id="9765" w:name="_Ref144117289"/>
      <w:r w:rsidRPr="00462199">
        <w:rPr>
          <w:b/>
          <w:bCs/>
          <w:i/>
        </w:rPr>
        <w:t>The Offtake Agreement does [not] include a take-or-pay, guaranteed minimum purchase volume or similar obligation.</w:t>
      </w:r>
      <w:bookmarkEnd w:id="9765"/>
    </w:p>
    <w:p w14:paraId="6D70668C" w14:textId="77777777" w:rsidR="00D179D6" w:rsidRPr="00462199" w:rsidRDefault="00D179D6" w:rsidP="00500CE7">
      <w:pPr>
        <w:pStyle w:val="AltSH1Ashurst"/>
        <w:rPr>
          <w:b/>
          <w:bCs/>
          <w:i/>
        </w:rPr>
      </w:pPr>
      <w:bookmarkStart w:id="9766" w:name="_Ref144117290"/>
      <w:r w:rsidRPr="00462199">
        <w:rPr>
          <w:b/>
          <w:bCs/>
          <w:i/>
        </w:rPr>
        <w:t>The Offtaker Forecast Data is: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766"/>
    </w:p>
    <w:p w14:paraId="0C1AE792" w14:textId="77777777" w:rsidR="00D179D6" w:rsidRPr="00462199" w:rsidRDefault="00D179D6" w:rsidP="00500CE7">
      <w:pPr>
        <w:pStyle w:val="AltSH1Ashurst"/>
        <w:rPr>
          <w:b/>
          <w:bCs/>
          <w:i/>
          <w:lang w:eastAsia="zh-CN"/>
        </w:rPr>
      </w:pPr>
      <w:bookmarkStart w:id="9767" w:name="_Ref144117291"/>
      <w:r w:rsidRPr="00462199">
        <w:rPr>
          <w:b/>
          <w:bCs/>
          <w:i/>
        </w:rPr>
        <w:t>We enclose a Directors' Certificate certifying that the information contained in, and enclosed with, this notice is in all material respects true, complete and accurate and not misleading.]</w:t>
      </w:r>
      <w:bookmarkEnd w:id="9767"/>
    </w:p>
    <w:p w14:paraId="7F32964A" w14:textId="12B60789" w:rsidR="00D179D6" w:rsidRPr="00462199" w:rsidRDefault="00D179D6" w:rsidP="00500CE7">
      <w:pPr>
        <w:pStyle w:val="AltSH1Ashurst"/>
      </w:pPr>
      <w:bookmarkStart w:id="9768" w:name="_Ref144117292"/>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iCs/>
        </w:rPr>
        <w:t xml:space="preserve"> </w:t>
      </w:r>
      <w:r w:rsidRPr="00462199">
        <w:t>a copy of the relevant Offtake Agreement.</w:t>
      </w:r>
      <w:bookmarkEnd w:id="9768"/>
    </w:p>
    <w:p w14:paraId="52BC954F" w14:textId="57B43025" w:rsidR="00D179D6" w:rsidRPr="00462199" w:rsidRDefault="00D179D6" w:rsidP="00500CE7">
      <w:pPr>
        <w:pStyle w:val="AltSH1Ashurst"/>
      </w:pPr>
      <w:bookmarkStart w:id="9769" w:name="_Ref144117293"/>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i/>
        </w:rPr>
        <w:t xml:space="preserve"> </w:t>
      </w:r>
      <w:r w:rsidRPr="00462199">
        <w:t>Supporting Information listed in Appendix 1 to this notice which we consider to be supportive of the foregoing.</w:t>
      </w:r>
      <w:bookmarkEnd w:id="9769"/>
    </w:p>
    <w:p w14:paraId="27B8DE6D" w14:textId="77777777" w:rsidR="00D179D6" w:rsidRPr="00462199" w:rsidRDefault="00D179D6" w:rsidP="00FF4DCF">
      <w:pPr>
        <w:pStyle w:val="NormalAshurst"/>
        <w:jc w:val="center"/>
      </w:pPr>
      <w:r w:rsidRPr="00462199">
        <w:t>Yours faithfully,</w:t>
      </w:r>
    </w:p>
    <w:p w14:paraId="7A39D68F" w14:textId="77777777" w:rsidR="00D179D6" w:rsidRPr="00462199" w:rsidRDefault="00D179D6" w:rsidP="00FF4DCF">
      <w:pPr>
        <w:pStyle w:val="NormalAshurst"/>
        <w:jc w:val="center"/>
        <w:rPr>
          <w:lang w:eastAsia="zh-CN"/>
        </w:rPr>
      </w:pPr>
    </w:p>
    <w:p w14:paraId="17E9196C" w14:textId="77777777" w:rsidR="00D179D6" w:rsidRPr="00462199" w:rsidRDefault="00D179D6" w:rsidP="00FF4DCF">
      <w:pPr>
        <w:pStyle w:val="StandardAshurst"/>
        <w:jc w:val="center"/>
        <w:rPr>
          <w:lang w:eastAsia="zh-CN"/>
        </w:rPr>
      </w:pPr>
      <w:r w:rsidRPr="00462199">
        <w:t>.....................................</w:t>
      </w:r>
    </w:p>
    <w:p w14:paraId="6481063F" w14:textId="77777777" w:rsidR="00D179D6" w:rsidRPr="00462199" w:rsidRDefault="00D179D6" w:rsidP="00FF4DCF">
      <w:pPr>
        <w:pStyle w:val="StandardAshurst"/>
        <w:jc w:val="center"/>
        <w:rPr>
          <w:lang w:eastAsia="zh-CN"/>
        </w:rPr>
      </w:pPr>
      <w:r w:rsidRPr="00462199">
        <w:t>For and on behalf of</w:t>
      </w:r>
    </w:p>
    <w:p w14:paraId="44D979B3"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661EA78F" w14:textId="77777777" w:rsidR="00D179D6" w:rsidRPr="00462199" w:rsidRDefault="00D179D6" w:rsidP="009B55C1">
      <w:pPr>
        <w:pStyle w:val="Annex13Heading"/>
      </w:pPr>
      <w:r w:rsidRPr="00462199">
        <w:br w:type="page"/>
      </w:r>
      <w:bookmarkStart w:id="9770" w:name="_Toc149833982"/>
      <w:r w:rsidRPr="00462199">
        <w:lastRenderedPageBreak/>
        <w:t>Own Consumption Confirmation Request Notice</w:t>
      </w:r>
      <w:bookmarkEnd w:id="9770"/>
    </w:p>
    <w:p w14:paraId="410F097E"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8EBF9DE" w14:textId="77777777" w:rsidR="00D179D6" w:rsidRPr="00462199" w:rsidRDefault="00D179D6" w:rsidP="008667CA">
      <w:pPr>
        <w:pStyle w:val="NormalBoldAshurst"/>
        <w:tabs>
          <w:tab w:val="left" w:pos="782"/>
        </w:tabs>
        <w:rPr>
          <w:lang w:eastAsia="zh-CN"/>
        </w:rPr>
      </w:pPr>
      <w:r w:rsidRPr="00462199">
        <w:rPr>
          <w:i/>
        </w:rPr>
        <w:tab/>
        <w:t>[Address]</w:t>
      </w:r>
    </w:p>
    <w:p w14:paraId="0FDDA459"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44F6B6FC"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7D6B46B"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2D442AB" w14:textId="77777777" w:rsidR="00D179D6" w:rsidRPr="00462199" w:rsidRDefault="00D179D6" w:rsidP="005B3BB9">
      <w:pPr>
        <w:pStyle w:val="CBOLDCAPSAshurst"/>
        <w:rPr>
          <w:lang w:eastAsia="zh-CN"/>
        </w:rPr>
      </w:pPr>
      <w:r w:rsidRPr="00462199">
        <w:t>LCHA – OWN CONSUMPTION CONFIRMATION REQUEST NOTICE</w:t>
      </w:r>
    </w:p>
    <w:p w14:paraId="740E4CC5" w14:textId="77777777" w:rsidR="00D179D6" w:rsidRPr="00462199" w:rsidRDefault="00D179D6" w:rsidP="005B3BB9">
      <w:pPr>
        <w:pStyle w:val="NormalAshurst"/>
        <w:rPr>
          <w:lang w:eastAsia="zh-CN"/>
        </w:rPr>
      </w:pPr>
      <w:r w:rsidRPr="00462199">
        <w:t>Dear Sir/Madam,</w:t>
      </w:r>
    </w:p>
    <w:p w14:paraId="63A419AD" w14:textId="77777777" w:rsidR="00D179D6" w:rsidRPr="00462199" w:rsidRDefault="00D179D6" w:rsidP="00C92053">
      <w:pPr>
        <w:pStyle w:val="AltSH1Ashurst"/>
        <w:numPr>
          <w:ilvl w:val="0"/>
          <w:numId w:val="104"/>
        </w:numPr>
        <w:rPr>
          <w:lang w:eastAsia="zh-CN"/>
        </w:rPr>
      </w:pPr>
      <w:bookmarkStart w:id="9771" w:name="_Ref14411729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71"/>
    </w:p>
    <w:p w14:paraId="2979E248" w14:textId="02808406" w:rsidR="00D179D6" w:rsidRPr="00462199" w:rsidRDefault="00D179D6" w:rsidP="00500CE7">
      <w:pPr>
        <w:pStyle w:val="AltSH1Ashurst"/>
        <w:rPr>
          <w:lang w:eastAsia="zh-CN"/>
        </w:rPr>
      </w:pPr>
      <w:bookmarkStart w:id="9772" w:name="_Ref144117295"/>
      <w:r w:rsidRPr="00462199">
        <w:t xml:space="preserve">We further refer you to </w:t>
      </w:r>
      <w:r w:rsidR="007248B2" w:rsidRPr="007248B2">
        <w:t>Condition</w:t>
      </w:r>
      <w:r w:rsidRPr="00462199">
        <w:t xml:space="preserve"> </w:t>
      </w:r>
      <w:r w:rsidR="004D5F8F">
        <w:fldChar w:fldCharType="begin"/>
      </w:r>
      <w:r w:rsidR="004D5F8F">
        <w:instrText xml:space="preserve"> REF _Ref144114071 \w \h </w:instrText>
      </w:r>
      <w:r w:rsidR="004D5F8F">
        <w:fldChar w:fldCharType="separate"/>
      </w:r>
      <w:del w:id="9773" w:author="Faqir, Sofia (Energy Security)" w:date="2023-11-12T19:48:00Z">
        <w:r w:rsidR="00E473FC">
          <w:delText>36.3</w:delText>
        </w:r>
      </w:del>
      <w:r w:rsidR="004D5F8F">
        <w:fldChar w:fldCharType="end"/>
      </w:r>
      <w:r w:rsidRPr="00462199">
        <w:t>.</w:t>
      </w:r>
      <w:bookmarkEnd w:id="9772"/>
    </w:p>
    <w:p w14:paraId="43EAB53B" w14:textId="77777777" w:rsidR="00D179D6" w:rsidRPr="00462199" w:rsidRDefault="00D179D6" w:rsidP="00500CE7">
      <w:pPr>
        <w:pStyle w:val="AltSH1Ashurst"/>
        <w:rPr>
          <w:lang w:eastAsia="zh-CN"/>
        </w:rPr>
      </w:pPr>
      <w:bookmarkStart w:id="9774" w:name="_Ref144117296"/>
      <w:r w:rsidRPr="00462199">
        <w:t>This is an Own Consumption Confirmation Request Notice.</w:t>
      </w:r>
      <w:bookmarkEnd w:id="9774"/>
    </w:p>
    <w:p w14:paraId="1E376071" w14:textId="77777777" w:rsidR="00D179D6" w:rsidRPr="00462199" w:rsidRDefault="00D179D6" w:rsidP="00500CE7">
      <w:pPr>
        <w:pStyle w:val="AltSH1Ashurst"/>
        <w:rPr>
          <w:lang w:eastAsia="zh-CN"/>
        </w:rPr>
      </w:pPr>
      <w:bookmarkStart w:id="9775" w:name="_Ref144117297"/>
      <w:r w:rsidRPr="00462199">
        <w:t xml:space="preserve">Our intended end-use of the Hydrogen produced by the Hydrogen Production Plant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775"/>
    </w:p>
    <w:p w14:paraId="4D7B97E1" w14:textId="77777777" w:rsidR="00D179D6" w:rsidRPr="00462199" w:rsidRDefault="00D179D6" w:rsidP="00500CE7">
      <w:pPr>
        <w:pStyle w:val="AltSH1Ashurst"/>
        <w:rPr>
          <w:lang w:eastAsia="zh-CN"/>
        </w:rPr>
      </w:pPr>
      <w:bookmarkStart w:id="9776" w:name="_Ref144117298"/>
      <w:r w:rsidRPr="00462199">
        <w:t>We consider that we are a</w:t>
      </w:r>
      <w:r w:rsidRPr="00462199">
        <w:rPr>
          <w:i/>
        </w:rPr>
        <w:t xml:space="preserve"> </w:t>
      </w:r>
      <w:r w:rsidRPr="00462199">
        <w:t>Qualifying Offtaker.</w:t>
      </w:r>
      <w:bookmarkEnd w:id="9776"/>
    </w:p>
    <w:p w14:paraId="197E81DC" w14:textId="77777777" w:rsidR="00D179D6" w:rsidRPr="00462199" w:rsidRDefault="00D179D6" w:rsidP="00500CE7">
      <w:pPr>
        <w:pStyle w:val="AltSH1Ashurst"/>
        <w:rPr>
          <w:lang w:eastAsia="zh-CN"/>
        </w:rPr>
      </w:pPr>
      <w:bookmarkStart w:id="9777" w:name="_Ref144117299"/>
      <w:r w:rsidRPr="00462199">
        <w:t xml:space="preserve">We intend to use Hydrogen produced by the Hydrogen Production Plant which is </w:t>
      </w:r>
      <w:r w:rsidRPr="00462199">
        <w:rPr>
          <w:b/>
          <w:bCs/>
          <w:i/>
        </w:rPr>
        <w:t>[not]</w:t>
      </w:r>
      <w:r w:rsidRPr="00462199">
        <w:t xml:space="preserve"> LCHS Compliant.</w:t>
      </w:r>
      <w:bookmarkEnd w:id="9777"/>
    </w:p>
    <w:p w14:paraId="254896B6" w14:textId="77777777" w:rsidR="00D179D6" w:rsidRPr="00462199" w:rsidRDefault="00D179D6" w:rsidP="00500CE7">
      <w:pPr>
        <w:pStyle w:val="AltSH1Ashurst"/>
        <w:rPr>
          <w:lang w:eastAsia="zh-CN"/>
        </w:rPr>
      </w:pPr>
      <w:bookmarkStart w:id="9778" w:name="_Ref144117300"/>
      <w:r w:rsidRPr="00462199">
        <w:t xml:space="preserve">We do </w:t>
      </w:r>
      <w:r w:rsidRPr="00462199">
        <w:rPr>
          <w:b/>
          <w:bCs/>
          <w:i/>
        </w:rPr>
        <w:t>[not]</w:t>
      </w:r>
      <w:r w:rsidRPr="00462199">
        <w:rPr>
          <w:i/>
        </w:rPr>
        <w:t xml:space="preserve"> </w:t>
      </w:r>
      <w:r w:rsidRPr="00462199">
        <w:t xml:space="preserve">intend to use Hydrogen produced by the Hydrogen Production Plant for </w:t>
      </w:r>
      <w:r w:rsidRPr="00462199">
        <w:rPr>
          <w:b/>
          <w:bCs/>
          <w:i/>
        </w:rPr>
        <w:t>[Feedstock Purposes]</w:t>
      </w:r>
      <w:r w:rsidRPr="00462199">
        <w:rPr>
          <w:b/>
          <w:bCs/>
        </w:rPr>
        <w:t xml:space="preserve"> </w:t>
      </w:r>
      <w:r w:rsidRPr="00462199">
        <w:rPr>
          <w:b/>
          <w:bCs/>
          <w:i/>
        </w:rPr>
        <w:t>[and]/[or] [Fuel Purposes]</w:t>
      </w:r>
      <w:r w:rsidRPr="00462199">
        <w:t>.</w:t>
      </w:r>
      <w:bookmarkEnd w:id="9778"/>
    </w:p>
    <w:p w14:paraId="6CCA8A06" w14:textId="77777777" w:rsidR="00D179D6" w:rsidRPr="00462199" w:rsidRDefault="00D179D6" w:rsidP="00500CE7">
      <w:pPr>
        <w:pStyle w:val="AltSH1Ashurst"/>
        <w:rPr>
          <w:lang w:eastAsia="zh-CN"/>
        </w:rPr>
      </w:pPr>
      <w:bookmarkStart w:id="9779" w:name="_Ref144117301"/>
      <w:r w:rsidRPr="00462199">
        <w:t xml:space="preserve">We do </w:t>
      </w:r>
      <w:r w:rsidRPr="00462199">
        <w:rPr>
          <w:b/>
          <w:bCs/>
          <w:i/>
        </w:rPr>
        <w:t>[not]</w:t>
      </w:r>
      <w:r w:rsidRPr="00462199">
        <w:rPr>
          <w:i/>
        </w:rPr>
        <w:t xml:space="preserve"> </w:t>
      </w:r>
      <w:r w:rsidRPr="00462199">
        <w:t>intend to inject Hydrogen produced by the Hydrogen Production Plant into a Gas Transportation System for blending with Natural Gas;</w:t>
      </w:r>
      <w:bookmarkEnd w:id="9779"/>
    </w:p>
    <w:p w14:paraId="311DF414" w14:textId="77777777" w:rsidR="00D179D6" w:rsidRPr="00462199" w:rsidRDefault="00D179D6" w:rsidP="00500CE7">
      <w:pPr>
        <w:pStyle w:val="AltSH1Ashurst"/>
        <w:rPr>
          <w:lang w:eastAsia="zh-CN"/>
        </w:rPr>
      </w:pPr>
      <w:bookmarkStart w:id="9780" w:name="_Ref144117302"/>
      <w:r w:rsidRPr="00462199">
        <w:t xml:space="preserve">We do </w:t>
      </w:r>
      <w:r w:rsidRPr="00462199">
        <w:rPr>
          <w:b/>
          <w:bCs/>
          <w:i/>
        </w:rPr>
        <w:t>[not]</w:t>
      </w:r>
      <w:r w:rsidRPr="00462199">
        <w:rPr>
          <w:i/>
        </w:rPr>
        <w:t xml:space="preserve"> </w:t>
      </w:r>
      <w:r w:rsidRPr="00462199">
        <w:t>intend to export Hydrogen produced by the Hydrogen Production Plant for use outside of the UK; and</w:t>
      </w:r>
      <w:bookmarkEnd w:id="9780"/>
    </w:p>
    <w:p w14:paraId="65296C52" w14:textId="77777777" w:rsidR="00D179D6" w:rsidRPr="00462199" w:rsidRDefault="00D179D6" w:rsidP="00500CE7">
      <w:pPr>
        <w:pStyle w:val="AltSH1Ashurst"/>
        <w:rPr>
          <w:lang w:eastAsia="zh-CN"/>
        </w:rPr>
      </w:pPr>
      <w:bookmarkStart w:id="9781" w:name="_Ref144117303"/>
      <w:r w:rsidRPr="00462199">
        <w:t xml:space="preserve">We do </w:t>
      </w:r>
      <w:r w:rsidRPr="00462199">
        <w:rPr>
          <w:b/>
          <w:bCs/>
          <w:i/>
        </w:rPr>
        <w:t>[not]</w:t>
      </w:r>
      <w:r w:rsidRPr="00462199">
        <w:rPr>
          <w:i/>
        </w:rPr>
        <w:t xml:space="preserve"> </w:t>
      </w:r>
      <w:r w:rsidRPr="00462199">
        <w:t>intend to claim Hydrogen produced by the Hydrogen Production Plant under the RTFO Scheme.</w:t>
      </w:r>
      <w:bookmarkEnd w:id="9781"/>
    </w:p>
    <w:p w14:paraId="012D6374" w14:textId="77777777" w:rsidR="00D179D6" w:rsidRPr="00462199" w:rsidRDefault="00D179D6" w:rsidP="00500CE7">
      <w:pPr>
        <w:pStyle w:val="AltSH1Ashurst"/>
      </w:pPr>
      <w:bookmarkStart w:id="9782" w:name="_Ref144117304"/>
      <w:r w:rsidRPr="00462199">
        <w:t>The relevant Offtaker Forecast Data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782"/>
    </w:p>
    <w:p w14:paraId="454D0E91" w14:textId="56295F95" w:rsidR="00D179D6" w:rsidRPr="00462199" w:rsidRDefault="00D179D6" w:rsidP="00500CE7">
      <w:pPr>
        <w:pStyle w:val="AltSH1Ashurst"/>
      </w:pPr>
      <w:bookmarkStart w:id="9783" w:name="_Ref144117305"/>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listed in Appendix 1 to this notice which we consider to be supportive of the foregoing.</w:t>
      </w:r>
      <w:bookmarkEnd w:id="9783"/>
    </w:p>
    <w:p w14:paraId="383497B6" w14:textId="77777777" w:rsidR="00D179D6" w:rsidRPr="00462199" w:rsidRDefault="00D179D6" w:rsidP="00500CE7">
      <w:pPr>
        <w:pStyle w:val="AltSH1Ashurst"/>
        <w:rPr>
          <w:lang w:eastAsia="zh-CN"/>
        </w:rPr>
      </w:pPr>
      <w:bookmarkStart w:id="9784" w:name="_Ref144117306"/>
      <w:r w:rsidRPr="00462199">
        <w:t>We enclose a Directors' Certificate certifying that the information contained in, and enclosed with, this notice is in all material respects true, complete and accurate and not misleading.</w:t>
      </w:r>
      <w:bookmarkEnd w:id="9784"/>
    </w:p>
    <w:p w14:paraId="54ACE78D" w14:textId="77777777" w:rsidR="00D179D6" w:rsidRPr="00462199" w:rsidRDefault="00D179D6" w:rsidP="00FF4DCF">
      <w:pPr>
        <w:pStyle w:val="NormalAshurst"/>
        <w:jc w:val="center"/>
      </w:pPr>
      <w:r w:rsidRPr="00462199">
        <w:t>Yours faithfully,</w:t>
      </w:r>
    </w:p>
    <w:p w14:paraId="083BDC2D" w14:textId="77777777" w:rsidR="00D179D6" w:rsidRPr="00462199" w:rsidRDefault="00D179D6" w:rsidP="00FF4DCF">
      <w:pPr>
        <w:pStyle w:val="NormalAshurst"/>
        <w:jc w:val="center"/>
        <w:rPr>
          <w:lang w:eastAsia="zh-CN"/>
        </w:rPr>
      </w:pPr>
    </w:p>
    <w:p w14:paraId="7B7A568D" w14:textId="77777777" w:rsidR="00D179D6" w:rsidRPr="00462199" w:rsidRDefault="00D179D6" w:rsidP="00FF4DCF">
      <w:pPr>
        <w:pStyle w:val="StandardAshurst"/>
        <w:jc w:val="center"/>
        <w:rPr>
          <w:lang w:eastAsia="zh-CN"/>
        </w:rPr>
      </w:pPr>
      <w:r w:rsidRPr="00462199">
        <w:t>.....................................</w:t>
      </w:r>
    </w:p>
    <w:p w14:paraId="1F5765DF" w14:textId="77777777" w:rsidR="00D179D6" w:rsidRPr="00462199" w:rsidRDefault="00D179D6" w:rsidP="00FF4DCF">
      <w:pPr>
        <w:pStyle w:val="StandardAshurst"/>
        <w:jc w:val="center"/>
        <w:rPr>
          <w:lang w:eastAsia="zh-CN"/>
        </w:rPr>
      </w:pPr>
      <w:r w:rsidRPr="00462199">
        <w:t>For and on behalf of</w:t>
      </w:r>
    </w:p>
    <w:p w14:paraId="76EBDF38" w14:textId="77777777" w:rsidR="00D179D6" w:rsidRPr="00462199" w:rsidRDefault="00D179D6" w:rsidP="00FF4DCF">
      <w:pPr>
        <w:pStyle w:val="NormalAshurst"/>
        <w:jc w:val="center"/>
        <w:rPr>
          <w:lang w:eastAsia="zh-CN"/>
        </w:rPr>
      </w:pPr>
      <w:r w:rsidRPr="00462199">
        <w:t xml:space="preserve">the </w:t>
      </w:r>
      <w:r w:rsidRPr="00462199">
        <w:rPr>
          <w:b/>
        </w:rPr>
        <w:t>Producer</w:t>
      </w:r>
      <w:r w:rsidRPr="00462199">
        <w:rPr>
          <w:b/>
        </w:rPr>
        <w:br w:type="page"/>
      </w:r>
    </w:p>
    <w:p w14:paraId="51DF64EC" w14:textId="77777777" w:rsidR="00D179D6" w:rsidRPr="00462199" w:rsidRDefault="00D179D6" w:rsidP="009B55C1">
      <w:pPr>
        <w:pStyle w:val="Annex13Heading"/>
      </w:pPr>
      <w:bookmarkStart w:id="9785" w:name="_Toc149833983"/>
      <w:r w:rsidRPr="00462199">
        <w:lastRenderedPageBreak/>
        <w:t>LCHA Counterparty Offtaker Confirmation Response Notice</w:t>
      </w:r>
      <w:bookmarkEnd w:id="9785"/>
    </w:p>
    <w:p w14:paraId="022F9C10"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782BB9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D64AA3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9E3D115" w14:textId="77777777" w:rsidR="00D179D6" w:rsidRPr="00462199" w:rsidRDefault="00D179D6" w:rsidP="009E0DA4">
      <w:pPr>
        <w:pStyle w:val="NormalBoldAshurst"/>
        <w:tabs>
          <w:tab w:val="left" w:pos="782"/>
        </w:tabs>
        <w:rPr>
          <w:lang w:eastAsia="zh-CN"/>
        </w:rPr>
      </w:pPr>
      <w:r w:rsidRPr="00462199">
        <w:rPr>
          <w:i/>
        </w:rPr>
        <w:tab/>
        <w:t>[Address]</w:t>
      </w:r>
    </w:p>
    <w:p w14:paraId="43D8F443"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51F7BD0" w14:textId="77777777" w:rsidR="00D179D6" w:rsidRPr="00462199" w:rsidRDefault="00D179D6" w:rsidP="005B3BB9">
      <w:pPr>
        <w:pStyle w:val="CBOLDCAPSAshurst"/>
        <w:rPr>
          <w:lang w:eastAsia="zh-CN"/>
        </w:rPr>
      </w:pPr>
      <w:r w:rsidRPr="00462199">
        <w:t>LCHA – LCHA COUNTERPARTY OFFTAKER CONFIRMATION RESPONSE NOTICE</w:t>
      </w:r>
    </w:p>
    <w:p w14:paraId="53DDD3B8" w14:textId="77777777" w:rsidR="00D179D6" w:rsidRPr="00462199" w:rsidRDefault="00D179D6" w:rsidP="005B3BB9">
      <w:pPr>
        <w:pStyle w:val="NormalAshurst"/>
        <w:rPr>
          <w:lang w:eastAsia="zh-CN"/>
        </w:rPr>
      </w:pPr>
      <w:r w:rsidRPr="00462199">
        <w:t>Dear Sir/Madam,</w:t>
      </w:r>
    </w:p>
    <w:p w14:paraId="00102F1C" w14:textId="77777777" w:rsidR="00D179D6" w:rsidRPr="00462199" w:rsidRDefault="00D179D6" w:rsidP="00C92053">
      <w:pPr>
        <w:pStyle w:val="AltSH1Ashurst"/>
        <w:numPr>
          <w:ilvl w:val="0"/>
          <w:numId w:val="105"/>
        </w:numPr>
        <w:rPr>
          <w:lang w:eastAsia="zh-CN"/>
        </w:rPr>
      </w:pPr>
      <w:bookmarkStart w:id="9786" w:name="_Ref14411730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86"/>
    </w:p>
    <w:p w14:paraId="07EC02EB" w14:textId="17559886" w:rsidR="00D179D6" w:rsidRPr="00462199" w:rsidRDefault="00D179D6" w:rsidP="00500CE7">
      <w:pPr>
        <w:pStyle w:val="AltSH1Ashurst"/>
        <w:rPr>
          <w:lang w:eastAsia="zh-CN"/>
        </w:rPr>
      </w:pPr>
      <w:bookmarkStart w:id="9787" w:name="_Ref144117308"/>
      <w:r w:rsidRPr="00462199">
        <w:t xml:space="preserve">We further refer you to </w:t>
      </w:r>
      <w:r w:rsidR="007248B2" w:rsidRPr="007248B2">
        <w:t>Condition</w:t>
      </w:r>
      <w:r w:rsidRPr="00462199">
        <w:t xml:space="preserve"> </w:t>
      </w:r>
      <w:r w:rsidR="004D5F8F">
        <w:fldChar w:fldCharType="begin"/>
      </w:r>
      <w:r w:rsidR="004D5F8F">
        <w:instrText xml:space="preserve"> REF _Ref144114087 \w \h </w:instrText>
      </w:r>
      <w:r w:rsidR="004D5F8F">
        <w:fldChar w:fldCharType="separate"/>
      </w:r>
      <w:del w:id="9788" w:author="Faqir, Sofia (Energy Security)" w:date="2023-11-12T19:48:00Z">
        <w:r w:rsidR="00E473FC">
          <w:delText>36.4</w:delText>
        </w:r>
      </w:del>
      <w:r w:rsidR="004D5F8F">
        <w:fldChar w:fldCharType="end"/>
      </w:r>
      <w:r w:rsidRPr="00462199">
        <w:t>.</w:t>
      </w:r>
      <w:bookmarkEnd w:id="9787"/>
    </w:p>
    <w:p w14:paraId="04389844" w14:textId="6BCC40E3" w:rsidR="00D179D6" w:rsidRPr="00462199" w:rsidRDefault="00D179D6" w:rsidP="00500CE7">
      <w:pPr>
        <w:pStyle w:val="AltSH1Ashurst"/>
        <w:rPr>
          <w:lang w:eastAsia="zh-CN"/>
        </w:rPr>
      </w:pPr>
      <w:bookmarkStart w:id="9789" w:name="_Ref144117309"/>
      <w:r w:rsidRPr="00462199">
        <w:t xml:space="preserve">This is a LCHA Counterparty Offtaker Confirmation Response Notice in relation to the </w:t>
      </w:r>
      <w:r w:rsidR="00905AE7" w:rsidRPr="00905AE7">
        <w:rPr>
          <w:b/>
          <w:bCs/>
          <w:i/>
          <w:iCs/>
        </w:rPr>
        <w:t>[</w:t>
      </w:r>
      <w:r w:rsidRPr="00905AE7">
        <w:rPr>
          <w:b/>
          <w:bCs/>
          <w:i/>
          <w:iCs/>
        </w:rPr>
        <w:t>Offtaker Confirmation Request Notice</w:t>
      </w:r>
      <w:r w:rsidR="00905AE7" w:rsidRPr="00905AE7">
        <w:rPr>
          <w:b/>
          <w:bCs/>
          <w:i/>
          <w:iCs/>
        </w:rPr>
        <w:t>]/[Own Consumption Confirmation Request Notice]</w:t>
      </w:r>
      <w:r w:rsidR="00905AE7">
        <w:t xml:space="preserve"> </w:t>
      </w:r>
      <w:r w:rsidRPr="00462199">
        <w:t xml:space="preserve">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789"/>
    </w:p>
    <w:p w14:paraId="0A360DE4" w14:textId="49AEEFAE" w:rsidR="00D179D6" w:rsidRPr="00462199" w:rsidRDefault="00D179D6" w:rsidP="00500CE7">
      <w:pPr>
        <w:pStyle w:val="AltSH1Ashurst"/>
        <w:rPr>
          <w:b/>
          <w:bCs/>
          <w:lang w:eastAsia="zh-CN"/>
        </w:rPr>
      </w:pPr>
      <w:bookmarkStart w:id="9790" w:name="_Ref144117310"/>
      <w:r w:rsidRPr="00462199">
        <w:rPr>
          <w:b/>
          <w:bCs/>
          <w:i/>
        </w:rPr>
        <w:t>[We consider that the</w:t>
      </w:r>
      <w:r w:rsidR="00905AE7">
        <w:rPr>
          <w:b/>
          <w:bCs/>
          <w:i/>
        </w:rPr>
        <w:t xml:space="preserve"> [</w:t>
      </w:r>
      <w:r w:rsidRPr="00462199">
        <w:rPr>
          <w:b/>
          <w:bCs/>
          <w:i/>
        </w:rPr>
        <w:t>Offtaker Confirmation Request Notice</w:t>
      </w:r>
      <w:r w:rsidR="00905AE7">
        <w:rPr>
          <w:b/>
          <w:bCs/>
          <w:i/>
        </w:rPr>
        <w:t>]/[Own Consumption Confirmation Request Notice]</w:t>
      </w:r>
      <w:r w:rsidRPr="00462199">
        <w:rPr>
          <w:b/>
          <w:bCs/>
          <w:i/>
        </w:rPr>
        <w:t xml:space="preserve"> is misleading.]</w:t>
      </w:r>
      <w:bookmarkEnd w:id="9790"/>
    </w:p>
    <w:p w14:paraId="56BF930D" w14:textId="50042F35" w:rsidR="00D179D6" w:rsidRPr="00462199" w:rsidRDefault="00D179D6" w:rsidP="00500CE7">
      <w:pPr>
        <w:pStyle w:val="AltSH1Ashurst"/>
        <w:rPr>
          <w:b/>
          <w:bCs/>
          <w:lang w:eastAsia="zh-CN"/>
        </w:rPr>
      </w:pPr>
      <w:bookmarkStart w:id="9791" w:name="_Ref144117311"/>
      <w:r w:rsidRPr="00462199">
        <w:rPr>
          <w:b/>
          <w:bCs/>
          <w:i/>
        </w:rPr>
        <w:t xml:space="preserve">[The </w:t>
      </w:r>
      <w:r w:rsidR="00905AE7">
        <w:rPr>
          <w:b/>
          <w:bCs/>
          <w:i/>
        </w:rPr>
        <w:t>[</w:t>
      </w:r>
      <w:r w:rsidR="00905AE7" w:rsidRPr="00462199">
        <w:rPr>
          <w:b/>
          <w:bCs/>
          <w:i/>
        </w:rPr>
        <w:t>Offtaker Confirmation Request Notice</w:t>
      </w:r>
      <w:r w:rsidR="00905AE7">
        <w:rPr>
          <w:b/>
          <w:bCs/>
          <w:i/>
        </w:rPr>
        <w:t>]/[Own Consumption Confirmation Request Notice]</w:t>
      </w:r>
      <w:r w:rsidRPr="00462199">
        <w:rPr>
          <w:b/>
          <w:bCs/>
          <w:i/>
        </w:rPr>
        <w:t xml:space="preserve"> contains [material] errors or inconsistencies.]</w:t>
      </w:r>
      <w:bookmarkEnd w:id="9791"/>
    </w:p>
    <w:p w14:paraId="0E793C5A" w14:textId="3FCFDEEE" w:rsidR="00D179D6" w:rsidRPr="00462199" w:rsidRDefault="00D179D6" w:rsidP="00500CE7">
      <w:pPr>
        <w:pStyle w:val="AltSH1Ashurst"/>
        <w:rPr>
          <w:b/>
          <w:bCs/>
        </w:rPr>
      </w:pPr>
      <w:bookmarkStart w:id="9792" w:name="_Ref144117312"/>
      <w:r w:rsidRPr="00462199">
        <w:rPr>
          <w:b/>
          <w:bCs/>
          <w:i/>
        </w:rPr>
        <w:t xml:space="preserve">[We consider that we have not been provided with the relevant [Small Offtaker Information]/[Large Offtaker Information] referred to in </w:t>
      </w:r>
      <w:r w:rsidR="007248B2" w:rsidRPr="007248B2">
        <w:rPr>
          <w:b/>
          <w:bCs/>
          <w:i/>
        </w:rPr>
        <w:t>Condition</w:t>
      </w:r>
      <w:r w:rsidRPr="00462199">
        <w:rPr>
          <w:b/>
          <w:bCs/>
          <w:i/>
        </w:rPr>
        <w:t xml:space="preserve"> </w:t>
      </w:r>
      <w:r w:rsidRPr="00462199">
        <w:rPr>
          <w:b/>
          <w:bCs/>
          <w:i/>
        </w:rPr>
        <w:fldChar w:fldCharType="begin"/>
      </w:r>
      <w:r w:rsidRPr="00462199">
        <w:rPr>
          <w:b/>
          <w:bCs/>
          <w:i/>
        </w:rPr>
        <w:instrText xml:space="preserve">  REF _Ref144114068 \r \h \* MERGEFORMAT </w:instrText>
      </w:r>
      <w:r w:rsidRPr="00462199">
        <w:rPr>
          <w:b/>
          <w:bCs/>
          <w:i/>
        </w:rPr>
      </w:r>
      <w:r w:rsidRPr="00462199">
        <w:rPr>
          <w:b/>
          <w:bCs/>
          <w:i/>
        </w:rPr>
        <w:fldChar w:fldCharType="separate"/>
      </w:r>
      <w:del w:id="9793" w:author="Faqir, Sofia (Energy Security)" w:date="2023-11-12T19:48:00Z">
        <w:r w:rsidR="00E473FC" w:rsidRPr="00E473FC">
          <w:rPr>
            <w:b/>
            <w:bCs/>
            <w:i/>
            <w:color w:val="000000"/>
          </w:rPr>
          <w:delText>36.2(B)</w:delText>
        </w:r>
      </w:del>
      <w:r w:rsidRPr="00462199">
        <w:rPr>
          <w:b/>
          <w:bCs/>
          <w:i/>
        </w:rPr>
        <w:fldChar w:fldCharType="end"/>
      </w:r>
      <w:r w:rsidRPr="00462199">
        <w:rPr>
          <w:b/>
          <w:bCs/>
          <w:i/>
        </w:rPr>
        <w:t>.]</w:t>
      </w:r>
      <w:bookmarkEnd w:id="9792"/>
      <w:r w:rsidR="00905AE7">
        <w:rPr>
          <w:b/>
          <w:bCs/>
          <w:i/>
        </w:rPr>
        <w:t xml:space="preserve">/[We consider that we have not been provided with </w:t>
      </w:r>
      <w:r w:rsidR="00AF7277">
        <w:rPr>
          <w:b/>
          <w:bCs/>
          <w:i/>
        </w:rPr>
        <w:t xml:space="preserve">the relevant Supporting Information </w:t>
      </w:r>
      <w:r w:rsidR="00905AE7">
        <w:rPr>
          <w:b/>
          <w:bCs/>
          <w:i/>
          <w:iCs/>
        </w:rPr>
        <w:t xml:space="preserve">referred to in </w:t>
      </w:r>
      <w:r w:rsidR="00905AE7" w:rsidRPr="00905AE7">
        <w:rPr>
          <w:b/>
          <w:bCs/>
          <w:i/>
          <w:iCs/>
        </w:rPr>
        <w:t xml:space="preserve">Condition </w:t>
      </w:r>
      <w:r w:rsidR="00905AE7" w:rsidRPr="00905AE7">
        <w:rPr>
          <w:b/>
          <w:bCs/>
          <w:i/>
          <w:iCs/>
        </w:rPr>
        <w:fldChar w:fldCharType="begin"/>
      </w:r>
      <w:r w:rsidR="00905AE7" w:rsidRPr="00905AE7">
        <w:rPr>
          <w:b/>
          <w:bCs/>
          <w:i/>
          <w:iCs/>
        </w:rPr>
        <w:instrText xml:space="preserve"> REF _Ref144114071 \n \h  \* MERGEFORMAT </w:instrText>
      </w:r>
      <w:r w:rsidR="00905AE7" w:rsidRPr="00905AE7">
        <w:rPr>
          <w:b/>
          <w:bCs/>
          <w:i/>
          <w:iCs/>
        </w:rPr>
      </w:r>
      <w:r w:rsidR="00905AE7" w:rsidRPr="00905AE7">
        <w:rPr>
          <w:b/>
          <w:bCs/>
          <w:i/>
          <w:iCs/>
        </w:rPr>
        <w:fldChar w:fldCharType="separate"/>
      </w:r>
      <w:del w:id="9794" w:author="Faqir, Sofia (Energy Security)" w:date="2023-11-12T19:48:00Z">
        <w:r w:rsidR="00E473FC">
          <w:rPr>
            <w:b/>
            <w:bCs/>
            <w:i/>
            <w:iCs/>
          </w:rPr>
          <w:delText>36.3</w:delText>
        </w:r>
      </w:del>
      <w:r w:rsidR="00905AE7" w:rsidRPr="00905AE7">
        <w:rPr>
          <w:b/>
          <w:bCs/>
          <w:i/>
          <w:iCs/>
        </w:rPr>
        <w:fldChar w:fldCharType="end"/>
      </w:r>
      <w:r w:rsidR="00AF7277">
        <w:rPr>
          <w:b/>
          <w:bCs/>
          <w:i/>
          <w:iCs/>
        </w:rPr>
        <w:t>].</w:t>
      </w:r>
    </w:p>
    <w:p w14:paraId="5C0CF5CD" w14:textId="0EF20CDA" w:rsidR="00D179D6" w:rsidRPr="00462199" w:rsidRDefault="00D179D6" w:rsidP="00500CE7">
      <w:pPr>
        <w:pStyle w:val="AltSH1Ashurst"/>
        <w:rPr>
          <w:lang w:eastAsia="zh-CN"/>
        </w:rPr>
      </w:pPr>
      <w:bookmarkStart w:id="9795" w:name="_Ref144117313"/>
      <w:r w:rsidRPr="00462199">
        <w:t xml:space="preserve">We request that you submit an updated </w:t>
      </w:r>
      <w:r w:rsidR="00AF7277" w:rsidRPr="00AF7277">
        <w:rPr>
          <w:b/>
          <w:bCs/>
          <w:i/>
          <w:iCs/>
        </w:rPr>
        <w:t>[</w:t>
      </w:r>
      <w:r w:rsidRPr="00AF7277">
        <w:rPr>
          <w:b/>
          <w:bCs/>
          <w:i/>
          <w:iCs/>
        </w:rPr>
        <w:t xml:space="preserve">Offtaker </w:t>
      </w:r>
      <w:r w:rsidR="00D828B5" w:rsidRPr="00AF7277">
        <w:rPr>
          <w:b/>
          <w:bCs/>
          <w:i/>
          <w:iCs/>
        </w:rPr>
        <w:t>Confirmation</w:t>
      </w:r>
      <w:r w:rsidRPr="00AF7277">
        <w:rPr>
          <w:b/>
          <w:bCs/>
          <w:i/>
          <w:iCs/>
        </w:rPr>
        <w:t xml:space="preserve"> Request Notice</w:t>
      </w:r>
      <w:r w:rsidR="00AF7277">
        <w:rPr>
          <w:b/>
          <w:bCs/>
          <w:i/>
          <w:iCs/>
        </w:rPr>
        <w:t>]/[Own Consumption Confirmation Request Notice]</w:t>
      </w:r>
      <w:r w:rsidRPr="00462199">
        <w:t xml:space="preserve"> which addresses the matter</w:t>
      </w:r>
      <w:r w:rsidRPr="00462199">
        <w:rPr>
          <w:b/>
          <w:bCs/>
          <w:i/>
        </w:rPr>
        <w:t>[s]</w:t>
      </w:r>
      <w:r w:rsidRPr="00462199">
        <w:rPr>
          <w:b/>
          <w:bCs/>
        </w:rPr>
        <w:t xml:space="preserve"> </w:t>
      </w:r>
      <w:r w:rsidRPr="00462199">
        <w:t>above by the LCHA Counterparty Offtaker Confirmation Response Notice Deadline.</w:t>
      </w:r>
      <w:bookmarkEnd w:id="9795"/>
    </w:p>
    <w:p w14:paraId="783EA0A5" w14:textId="77777777" w:rsidR="00D179D6" w:rsidRPr="00462199" w:rsidRDefault="00D179D6" w:rsidP="00326791">
      <w:pPr>
        <w:pStyle w:val="NormalAshurst"/>
        <w:jc w:val="center"/>
      </w:pPr>
      <w:r w:rsidRPr="00462199">
        <w:t>Yours faithfully,</w:t>
      </w:r>
    </w:p>
    <w:p w14:paraId="15A5DEB8" w14:textId="77777777" w:rsidR="00D179D6" w:rsidRPr="00462199" w:rsidRDefault="00D179D6" w:rsidP="00326791">
      <w:pPr>
        <w:pStyle w:val="NormalAshurst"/>
        <w:rPr>
          <w:lang w:eastAsia="zh-CN"/>
        </w:rPr>
      </w:pPr>
    </w:p>
    <w:p w14:paraId="175DE73A" w14:textId="77777777" w:rsidR="00D179D6" w:rsidRPr="00462199" w:rsidRDefault="00D179D6" w:rsidP="00326791">
      <w:pPr>
        <w:pStyle w:val="StandardAshurst"/>
        <w:jc w:val="center"/>
        <w:rPr>
          <w:lang w:eastAsia="zh-CN"/>
        </w:rPr>
      </w:pPr>
      <w:r w:rsidRPr="00462199">
        <w:t>.....................................</w:t>
      </w:r>
    </w:p>
    <w:p w14:paraId="087C6042" w14:textId="77777777" w:rsidR="00D179D6" w:rsidRPr="00462199" w:rsidRDefault="00D179D6" w:rsidP="00326791">
      <w:pPr>
        <w:pStyle w:val="StandardAshurst"/>
        <w:jc w:val="center"/>
        <w:rPr>
          <w:lang w:eastAsia="zh-CN"/>
        </w:rPr>
      </w:pPr>
      <w:r w:rsidRPr="00462199">
        <w:t>For and on behalf of</w:t>
      </w:r>
    </w:p>
    <w:p w14:paraId="268582B2"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AF39B69" w14:textId="77777777" w:rsidR="00D179D6" w:rsidRPr="00462199" w:rsidRDefault="00D179D6" w:rsidP="00986A4F">
      <w:pPr>
        <w:pStyle w:val="NormalAshurst"/>
        <w:rPr>
          <w:lang w:eastAsia="zh-CN"/>
        </w:rPr>
      </w:pPr>
      <w:r w:rsidRPr="00462199">
        <w:rPr>
          <w:lang w:eastAsia="zh-CN"/>
        </w:rPr>
        <w:br w:type="page"/>
      </w:r>
    </w:p>
    <w:p w14:paraId="1E9E068E" w14:textId="77777777" w:rsidR="00D179D6" w:rsidRPr="00462199" w:rsidRDefault="00D179D6" w:rsidP="009B55C1">
      <w:pPr>
        <w:pStyle w:val="Annex13Heading"/>
      </w:pPr>
      <w:bookmarkStart w:id="9796" w:name="_Toc149833984"/>
      <w:r w:rsidRPr="00462199">
        <w:lastRenderedPageBreak/>
        <w:t>Offtaker Information Request</w:t>
      </w:r>
      <w:bookmarkEnd w:id="9796"/>
    </w:p>
    <w:p w14:paraId="2F6E2F5B"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311B919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9AE5941"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0A2D9F3" w14:textId="77777777" w:rsidR="00D179D6" w:rsidRPr="00462199" w:rsidRDefault="00D179D6" w:rsidP="009E0DA4">
      <w:pPr>
        <w:pStyle w:val="NormalBoldAshurst"/>
        <w:tabs>
          <w:tab w:val="left" w:pos="782"/>
        </w:tabs>
        <w:rPr>
          <w:lang w:eastAsia="zh-CN"/>
        </w:rPr>
      </w:pPr>
      <w:r w:rsidRPr="00462199">
        <w:rPr>
          <w:i/>
        </w:rPr>
        <w:tab/>
        <w:t>[Address]</w:t>
      </w:r>
    </w:p>
    <w:p w14:paraId="028FEFC3"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6EDACF5" w14:textId="77777777" w:rsidR="00D179D6" w:rsidRPr="00462199" w:rsidRDefault="00D179D6" w:rsidP="005B3BB9">
      <w:pPr>
        <w:pStyle w:val="CBOLDCAPSAshurst"/>
        <w:rPr>
          <w:lang w:eastAsia="zh-CN"/>
        </w:rPr>
      </w:pPr>
      <w:r w:rsidRPr="00462199">
        <w:t>LCHA – OFFTAKER INFORMATION REQUEST</w:t>
      </w:r>
    </w:p>
    <w:p w14:paraId="47112348" w14:textId="77777777" w:rsidR="00D179D6" w:rsidRPr="00462199" w:rsidRDefault="00D179D6" w:rsidP="005B3BB9">
      <w:pPr>
        <w:pStyle w:val="NormalAshurst"/>
        <w:rPr>
          <w:lang w:eastAsia="zh-CN"/>
        </w:rPr>
      </w:pPr>
      <w:r w:rsidRPr="00462199">
        <w:t>Dear Sir/Madam,</w:t>
      </w:r>
    </w:p>
    <w:p w14:paraId="77835E70" w14:textId="77777777" w:rsidR="00D179D6" w:rsidRPr="00462199" w:rsidRDefault="00D179D6" w:rsidP="00C92053">
      <w:pPr>
        <w:pStyle w:val="AltSH1Ashurst"/>
        <w:numPr>
          <w:ilvl w:val="0"/>
          <w:numId w:val="106"/>
        </w:numPr>
        <w:rPr>
          <w:lang w:eastAsia="zh-CN"/>
        </w:rPr>
      </w:pPr>
      <w:bookmarkStart w:id="9797" w:name="_Ref14411731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797"/>
    </w:p>
    <w:p w14:paraId="05CAF45D" w14:textId="24A82595" w:rsidR="00D179D6" w:rsidRPr="00462199" w:rsidRDefault="00D179D6" w:rsidP="00500CE7">
      <w:pPr>
        <w:pStyle w:val="AltSH1Ashurst"/>
        <w:rPr>
          <w:lang w:eastAsia="zh-CN"/>
        </w:rPr>
      </w:pPr>
      <w:bookmarkStart w:id="9798" w:name="_Ref144117315"/>
      <w:r w:rsidRPr="00462199">
        <w:t xml:space="preserve">We further refer you to </w:t>
      </w:r>
      <w:r w:rsidR="007248B2" w:rsidRPr="007248B2">
        <w:t>Condition</w:t>
      </w:r>
      <w:r w:rsidRPr="00462199">
        <w:t xml:space="preserve"> </w:t>
      </w:r>
      <w:r w:rsidR="004D5F8F">
        <w:fldChar w:fldCharType="begin"/>
      </w:r>
      <w:r w:rsidR="004D5F8F">
        <w:instrText xml:space="preserve"> REF _Ref144114100 \w \h </w:instrText>
      </w:r>
      <w:r w:rsidR="004D5F8F">
        <w:fldChar w:fldCharType="separate"/>
      </w:r>
      <w:del w:id="9799" w:author="Faqir, Sofia (Energy Security)" w:date="2023-11-12T19:48:00Z">
        <w:r w:rsidR="00E473FC">
          <w:delText>36.7</w:delText>
        </w:r>
      </w:del>
      <w:r w:rsidR="004D5F8F">
        <w:fldChar w:fldCharType="end"/>
      </w:r>
      <w:r w:rsidRPr="00462199">
        <w:t>.</w:t>
      </w:r>
      <w:bookmarkEnd w:id="9798"/>
    </w:p>
    <w:p w14:paraId="560D490F" w14:textId="77777777" w:rsidR="00D179D6" w:rsidRPr="00462199" w:rsidRDefault="00D179D6" w:rsidP="00500CE7">
      <w:pPr>
        <w:pStyle w:val="AltSH1Ashurst"/>
        <w:rPr>
          <w:lang w:eastAsia="zh-CN"/>
        </w:rPr>
      </w:pPr>
      <w:bookmarkStart w:id="9800" w:name="_Ref144117316"/>
      <w:r w:rsidRPr="00462199">
        <w:t xml:space="preserve">This is an Offtaker Information Request in relation to the </w:t>
      </w:r>
      <w:r w:rsidRPr="00462199">
        <w:rPr>
          <w:b/>
          <w:bCs/>
          <w:i/>
        </w:rPr>
        <w:t>[Offtaker Confirmation Request Notice]/[Own Consumption Confirmation Request Notice]</w:t>
      </w:r>
      <w:r w:rsidRPr="00462199">
        <w:rPr>
          <w:i/>
        </w:rPr>
        <w:t xml:space="preserve"> </w:t>
      </w:r>
      <w:r w:rsidRPr="00462199">
        <w:t xml:space="preserve">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00"/>
    </w:p>
    <w:p w14:paraId="56B8A3E8" w14:textId="77777777" w:rsidR="00D179D6" w:rsidRPr="00462199" w:rsidRDefault="00D179D6" w:rsidP="00500CE7">
      <w:pPr>
        <w:pStyle w:val="AltSH1Ashurst"/>
        <w:rPr>
          <w:lang w:eastAsia="zh-CN"/>
        </w:rPr>
      </w:pPr>
      <w:bookmarkStart w:id="9801" w:name="_Ref144117317"/>
      <w:r w:rsidRPr="00462199">
        <w:rPr>
          <w:b/>
          <w:bCs/>
          <w:i/>
        </w:rPr>
        <w:t>[We require the following Offtaker Supporting Information: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801"/>
    </w:p>
    <w:p w14:paraId="0474E4DC" w14:textId="77777777" w:rsidR="00D179D6" w:rsidRPr="00462199" w:rsidRDefault="00D179D6" w:rsidP="00326791">
      <w:pPr>
        <w:pStyle w:val="NormalAshurst"/>
        <w:jc w:val="center"/>
      </w:pPr>
      <w:r w:rsidRPr="00462199">
        <w:t>Yours faithfully,</w:t>
      </w:r>
    </w:p>
    <w:p w14:paraId="137C7CC7" w14:textId="77777777" w:rsidR="00D179D6" w:rsidRPr="00462199" w:rsidRDefault="00D179D6" w:rsidP="00326791">
      <w:pPr>
        <w:pStyle w:val="NormalAshurst"/>
        <w:rPr>
          <w:lang w:eastAsia="zh-CN"/>
        </w:rPr>
      </w:pPr>
    </w:p>
    <w:p w14:paraId="29CBA241" w14:textId="77777777" w:rsidR="00D179D6" w:rsidRPr="00462199" w:rsidRDefault="00D179D6" w:rsidP="00326791">
      <w:pPr>
        <w:pStyle w:val="StandardAshurst"/>
        <w:jc w:val="center"/>
        <w:rPr>
          <w:lang w:eastAsia="zh-CN"/>
        </w:rPr>
      </w:pPr>
      <w:r w:rsidRPr="00462199">
        <w:t>.....................................</w:t>
      </w:r>
    </w:p>
    <w:p w14:paraId="041C67CA" w14:textId="77777777" w:rsidR="00D179D6" w:rsidRPr="00462199" w:rsidRDefault="00D179D6" w:rsidP="00326791">
      <w:pPr>
        <w:pStyle w:val="StandardAshurst"/>
        <w:jc w:val="center"/>
        <w:rPr>
          <w:lang w:eastAsia="zh-CN"/>
        </w:rPr>
      </w:pPr>
      <w:r w:rsidRPr="00462199">
        <w:t>For and on behalf of</w:t>
      </w:r>
    </w:p>
    <w:p w14:paraId="50C6717F"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7FCE90E" w14:textId="77777777" w:rsidR="00D179D6" w:rsidRPr="00462199" w:rsidRDefault="00D179D6" w:rsidP="00986A4F">
      <w:pPr>
        <w:pStyle w:val="NormalAshurst"/>
        <w:rPr>
          <w:lang w:eastAsia="zh-CN"/>
        </w:rPr>
      </w:pPr>
      <w:r w:rsidRPr="00462199">
        <w:rPr>
          <w:b/>
          <w:bCs/>
          <w:lang w:eastAsia="zh-CN"/>
        </w:rPr>
        <w:br w:type="page"/>
      </w:r>
    </w:p>
    <w:p w14:paraId="6C85A8B5" w14:textId="77777777" w:rsidR="00D179D6" w:rsidRPr="00462199" w:rsidRDefault="00D179D6" w:rsidP="009B55C1">
      <w:pPr>
        <w:pStyle w:val="Annex13Heading"/>
      </w:pPr>
      <w:bookmarkStart w:id="9802" w:name="_Toc149833985"/>
      <w:r w:rsidRPr="00462199">
        <w:lastRenderedPageBreak/>
        <w:t>Offtaker Information Response Notice</w:t>
      </w:r>
      <w:bookmarkEnd w:id="9802"/>
    </w:p>
    <w:p w14:paraId="5EA613CD"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452769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A9D486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EEEF89F" w14:textId="77777777" w:rsidR="00D179D6" w:rsidRPr="00462199" w:rsidRDefault="00D179D6" w:rsidP="009E0DA4">
      <w:pPr>
        <w:pStyle w:val="NormalBoldAshurst"/>
        <w:tabs>
          <w:tab w:val="left" w:pos="782"/>
        </w:tabs>
        <w:rPr>
          <w:lang w:eastAsia="zh-CN"/>
        </w:rPr>
      </w:pPr>
      <w:r w:rsidRPr="00462199">
        <w:rPr>
          <w:i/>
        </w:rPr>
        <w:tab/>
        <w:t>[Address]</w:t>
      </w:r>
    </w:p>
    <w:p w14:paraId="40C4D2DD"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9DA3FBA" w14:textId="77777777" w:rsidR="00D179D6" w:rsidRPr="00462199" w:rsidRDefault="00D179D6" w:rsidP="005B3BB9">
      <w:pPr>
        <w:pStyle w:val="CBOLDCAPSAshurst"/>
        <w:rPr>
          <w:lang w:eastAsia="zh-CN"/>
        </w:rPr>
      </w:pPr>
      <w:r w:rsidRPr="00462199">
        <w:t>LCHA – OFFTAKER INFORMATION RESPONSE NOTICE</w:t>
      </w:r>
    </w:p>
    <w:p w14:paraId="24CB9B70" w14:textId="77777777" w:rsidR="00D179D6" w:rsidRPr="00462199" w:rsidRDefault="00D179D6" w:rsidP="005B3BB9">
      <w:pPr>
        <w:pStyle w:val="NormalAshurst"/>
        <w:rPr>
          <w:lang w:eastAsia="zh-CN"/>
        </w:rPr>
      </w:pPr>
      <w:r w:rsidRPr="00462199">
        <w:t>Dear Sir/Madam,</w:t>
      </w:r>
    </w:p>
    <w:p w14:paraId="3216DB80" w14:textId="77777777" w:rsidR="00D179D6" w:rsidRPr="00462199" w:rsidRDefault="00D179D6" w:rsidP="00C92053">
      <w:pPr>
        <w:pStyle w:val="AltSH1Ashurst"/>
        <w:numPr>
          <w:ilvl w:val="0"/>
          <w:numId w:val="107"/>
        </w:numPr>
        <w:rPr>
          <w:lang w:eastAsia="zh-CN"/>
        </w:rPr>
      </w:pPr>
      <w:bookmarkStart w:id="9803" w:name="_Ref14411731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03"/>
    </w:p>
    <w:p w14:paraId="31EF7FBD" w14:textId="61B685CA" w:rsidR="00D179D6" w:rsidRPr="00462199" w:rsidRDefault="00D179D6" w:rsidP="00500CE7">
      <w:pPr>
        <w:pStyle w:val="AltSH1Ashurst"/>
        <w:rPr>
          <w:lang w:eastAsia="zh-CN"/>
        </w:rPr>
      </w:pPr>
      <w:bookmarkStart w:id="9804" w:name="_Ref144117319"/>
      <w:r w:rsidRPr="00462199">
        <w:t xml:space="preserve">We further refer you to </w:t>
      </w:r>
      <w:r w:rsidR="007248B2" w:rsidRPr="007248B2">
        <w:t>Condition</w:t>
      </w:r>
      <w:r w:rsidRPr="00462199">
        <w:t xml:space="preserve"> </w:t>
      </w:r>
      <w:r w:rsidR="004D5F8F">
        <w:fldChar w:fldCharType="begin"/>
      </w:r>
      <w:r w:rsidR="004D5F8F">
        <w:instrText xml:space="preserve"> REF _Ref144114102 \w \h </w:instrText>
      </w:r>
      <w:r w:rsidR="004D5F8F">
        <w:fldChar w:fldCharType="separate"/>
      </w:r>
      <w:del w:id="9805" w:author="Faqir, Sofia (Energy Security)" w:date="2023-11-12T19:48:00Z">
        <w:r w:rsidR="00E473FC">
          <w:delText>36.9</w:delText>
        </w:r>
      </w:del>
      <w:r w:rsidR="004D5F8F">
        <w:fldChar w:fldCharType="end"/>
      </w:r>
      <w:r w:rsidRPr="00462199">
        <w:t>.</w:t>
      </w:r>
      <w:bookmarkEnd w:id="9804"/>
    </w:p>
    <w:p w14:paraId="4C043F04" w14:textId="0B96040A" w:rsidR="00D179D6" w:rsidRPr="00462199" w:rsidRDefault="00D179D6" w:rsidP="00500CE7">
      <w:pPr>
        <w:pStyle w:val="AltSH1Ashurst"/>
        <w:rPr>
          <w:lang w:eastAsia="zh-CN"/>
        </w:rPr>
      </w:pPr>
      <w:bookmarkStart w:id="9806" w:name="_Ref144117320"/>
      <w:r w:rsidRPr="00462199">
        <w:t>This is an Offtaker Information Response Notice in relation to the Off</w:t>
      </w:r>
      <w:r w:rsidR="006F500D">
        <w:t>t</w:t>
      </w:r>
      <w:r w:rsidRPr="00462199">
        <w:t xml:space="preserve">aker Information Request and the Offtaker Confirmation Request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9806"/>
    </w:p>
    <w:p w14:paraId="59F24F9F" w14:textId="18317A55" w:rsidR="00D179D6" w:rsidRPr="00462199" w:rsidRDefault="00D179D6" w:rsidP="00500CE7">
      <w:pPr>
        <w:pStyle w:val="AltSH1Ashurst"/>
        <w:rPr>
          <w:b/>
          <w:bCs/>
          <w:lang w:eastAsia="zh-CN"/>
        </w:rPr>
      </w:pPr>
      <w:bookmarkStart w:id="9807" w:name="_Ref144117321"/>
      <w:r w:rsidRPr="00462199">
        <w:rPr>
          <w:b/>
          <w:bCs/>
          <w:i/>
        </w:rPr>
        <w:t>[Following our receipt of the Offtaker Supporting Information from you 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 we consider that your statements in relation to the matters referred to in </w:t>
      </w:r>
      <w:r w:rsidR="007248B2" w:rsidRPr="007248B2">
        <w:rPr>
          <w:b/>
          <w:bCs/>
          <w:i/>
        </w:rPr>
        <w:t>Condition</w:t>
      </w:r>
      <w:r w:rsidRPr="00462199">
        <w:rPr>
          <w:b/>
          <w:bCs/>
          <w:i/>
        </w:rPr>
        <w:t xml:space="preserve"> </w:t>
      </w:r>
      <w:r w:rsidRPr="00462199">
        <w:rPr>
          <w:b/>
          <w:bCs/>
          <w:i/>
        </w:rPr>
        <w:fldChar w:fldCharType="begin"/>
      </w:r>
      <w:r w:rsidRPr="00462199">
        <w:rPr>
          <w:b/>
          <w:bCs/>
          <w:i/>
        </w:rPr>
        <w:instrText xml:space="preserve">  REF _Ref144114065 \r \h \* MERGEFORMAT </w:instrText>
      </w:r>
      <w:r w:rsidRPr="00462199">
        <w:rPr>
          <w:b/>
          <w:bCs/>
          <w:i/>
        </w:rPr>
      </w:r>
      <w:r w:rsidRPr="00462199">
        <w:rPr>
          <w:b/>
          <w:bCs/>
          <w:i/>
        </w:rPr>
        <w:fldChar w:fldCharType="separate"/>
      </w:r>
      <w:del w:id="9808" w:author="Faqir, Sofia (Energy Security)" w:date="2023-11-12T19:48:00Z">
        <w:r w:rsidR="00E473FC" w:rsidRPr="00E473FC">
          <w:rPr>
            <w:b/>
            <w:bCs/>
            <w:i/>
            <w:color w:val="000000"/>
          </w:rPr>
          <w:delText>36.2(A)</w:delText>
        </w:r>
      </w:del>
      <w:r w:rsidRPr="00462199">
        <w:rPr>
          <w:b/>
          <w:bCs/>
          <w:i/>
        </w:rPr>
        <w:fldChar w:fldCharType="end"/>
      </w:r>
      <w:r w:rsidRPr="00462199">
        <w:rPr>
          <w:b/>
          <w:bCs/>
          <w:i/>
        </w:rPr>
        <w:t xml:space="preserve"> are [not] evidenced in the Small Offtaker Information or Large Offtaker Information provided in accordance with </w:t>
      </w:r>
      <w:r w:rsidR="007248B2" w:rsidRPr="007248B2">
        <w:rPr>
          <w:b/>
          <w:bCs/>
          <w:i/>
        </w:rPr>
        <w:t>Condition</w:t>
      </w:r>
      <w:r w:rsidRPr="00462199">
        <w:rPr>
          <w:b/>
          <w:bCs/>
          <w:i/>
        </w:rPr>
        <w:t xml:space="preserve"> </w:t>
      </w:r>
      <w:r w:rsidRPr="00462199">
        <w:rPr>
          <w:b/>
          <w:bCs/>
          <w:i/>
        </w:rPr>
        <w:fldChar w:fldCharType="begin"/>
      </w:r>
      <w:r w:rsidRPr="00462199">
        <w:rPr>
          <w:b/>
          <w:bCs/>
          <w:i/>
        </w:rPr>
        <w:instrText xml:space="preserve">  REF _Ref144114068 \r \h \* MERGEFORMAT </w:instrText>
      </w:r>
      <w:r w:rsidRPr="00462199">
        <w:rPr>
          <w:b/>
          <w:bCs/>
          <w:i/>
        </w:rPr>
      </w:r>
      <w:r w:rsidRPr="00462199">
        <w:rPr>
          <w:b/>
          <w:bCs/>
          <w:i/>
        </w:rPr>
        <w:fldChar w:fldCharType="separate"/>
      </w:r>
      <w:del w:id="9809" w:author="Faqir, Sofia (Energy Security)" w:date="2023-11-12T19:48:00Z">
        <w:r w:rsidR="00E473FC" w:rsidRPr="00E473FC">
          <w:rPr>
            <w:b/>
            <w:bCs/>
            <w:i/>
            <w:color w:val="000000"/>
          </w:rPr>
          <w:delText>36.2(B)</w:delText>
        </w:r>
      </w:del>
      <w:r w:rsidRPr="00462199">
        <w:rPr>
          <w:b/>
          <w:bCs/>
          <w:i/>
        </w:rPr>
        <w:fldChar w:fldCharType="end"/>
      </w:r>
      <w:r w:rsidRPr="00462199">
        <w:rPr>
          <w:b/>
          <w:bCs/>
          <w:i/>
        </w:rPr>
        <w:t>.]</w:t>
      </w:r>
      <w:bookmarkEnd w:id="9807"/>
    </w:p>
    <w:p w14:paraId="3FE5786E" w14:textId="4847332F" w:rsidR="00D179D6" w:rsidRPr="00462199" w:rsidRDefault="00D179D6" w:rsidP="00500CE7">
      <w:pPr>
        <w:pStyle w:val="AltSH1Ashurst"/>
        <w:rPr>
          <w:b/>
          <w:bCs/>
          <w:lang w:eastAsia="zh-CN"/>
        </w:rPr>
      </w:pPr>
      <w:bookmarkStart w:id="9810" w:name="_Ref144117322"/>
      <w:r w:rsidRPr="00462199">
        <w:rPr>
          <w:b/>
          <w:bCs/>
          <w:i/>
        </w:rPr>
        <w:t>[Following our receipt of the Offtaker Supporting Information from you 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xml:space="preserve">], we consider that you have not provided us with sufficient Supporting Information for us to determine whether your statements in relation to the matters referred to in </w:t>
      </w:r>
      <w:r w:rsidR="007248B2" w:rsidRPr="007248B2">
        <w:rPr>
          <w:b/>
          <w:bCs/>
          <w:i/>
        </w:rPr>
        <w:t>Condition</w:t>
      </w:r>
      <w:r w:rsidRPr="00462199">
        <w:rPr>
          <w:b/>
          <w:bCs/>
          <w:i/>
        </w:rPr>
        <w:t xml:space="preserve"> </w:t>
      </w:r>
      <w:r w:rsidRPr="00462199">
        <w:rPr>
          <w:b/>
          <w:bCs/>
          <w:i/>
        </w:rPr>
        <w:fldChar w:fldCharType="begin"/>
      </w:r>
      <w:r w:rsidRPr="00462199">
        <w:rPr>
          <w:b/>
          <w:bCs/>
          <w:i/>
        </w:rPr>
        <w:instrText xml:space="preserve">  REF _Ref144114065 \r \h \* MERGEFORMAT </w:instrText>
      </w:r>
      <w:r w:rsidRPr="00462199">
        <w:rPr>
          <w:b/>
          <w:bCs/>
          <w:i/>
        </w:rPr>
      </w:r>
      <w:r w:rsidRPr="00462199">
        <w:rPr>
          <w:b/>
          <w:bCs/>
          <w:i/>
        </w:rPr>
        <w:fldChar w:fldCharType="separate"/>
      </w:r>
      <w:del w:id="9811" w:author="Faqir, Sofia (Energy Security)" w:date="2023-11-12T19:48:00Z">
        <w:r w:rsidR="00E473FC" w:rsidRPr="00E473FC">
          <w:rPr>
            <w:b/>
            <w:bCs/>
            <w:i/>
            <w:color w:val="000000"/>
          </w:rPr>
          <w:delText>36.2(A)</w:delText>
        </w:r>
      </w:del>
      <w:r w:rsidRPr="00462199">
        <w:rPr>
          <w:b/>
          <w:bCs/>
          <w:i/>
        </w:rPr>
        <w:fldChar w:fldCharType="end"/>
      </w:r>
      <w:r w:rsidRPr="00462199">
        <w:rPr>
          <w:b/>
          <w:bCs/>
          <w:i/>
        </w:rPr>
        <w:t xml:space="preserve"> are evidenced in the Small Offtaker Information or Large Offtaker Information provided in accordance with </w:t>
      </w:r>
      <w:r w:rsidR="007248B2" w:rsidRPr="007248B2">
        <w:rPr>
          <w:b/>
          <w:bCs/>
          <w:i/>
        </w:rPr>
        <w:t>Condition</w:t>
      </w:r>
      <w:r w:rsidRPr="00462199">
        <w:rPr>
          <w:b/>
          <w:bCs/>
          <w:i/>
        </w:rPr>
        <w:t xml:space="preserve"> </w:t>
      </w:r>
      <w:r w:rsidRPr="00462199">
        <w:rPr>
          <w:b/>
          <w:bCs/>
          <w:i/>
        </w:rPr>
        <w:fldChar w:fldCharType="begin"/>
      </w:r>
      <w:r w:rsidRPr="00462199">
        <w:rPr>
          <w:b/>
          <w:bCs/>
          <w:i/>
        </w:rPr>
        <w:instrText xml:space="preserve">  REF _Ref144114068 \r \h \* MERGEFORMAT </w:instrText>
      </w:r>
      <w:r w:rsidRPr="00462199">
        <w:rPr>
          <w:b/>
          <w:bCs/>
          <w:i/>
        </w:rPr>
      </w:r>
      <w:r w:rsidRPr="00462199">
        <w:rPr>
          <w:b/>
          <w:bCs/>
          <w:i/>
        </w:rPr>
        <w:fldChar w:fldCharType="separate"/>
      </w:r>
      <w:del w:id="9812" w:author="Faqir, Sofia (Energy Security)" w:date="2023-11-12T19:48:00Z">
        <w:r w:rsidR="00E473FC" w:rsidRPr="00E473FC">
          <w:rPr>
            <w:b/>
            <w:bCs/>
            <w:i/>
            <w:color w:val="000000"/>
          </w:rPr>
          <w:delText>36.2(B)</w:delText>
        </w:r>
      </w:del>
      <w:r w:rsidRPr="00462199">
        <w:rPr>
          <w:b/>
          <w:bCs/>
          <w:i/>
        </w:rPr>
        <w:fldChar w:fldCharType="end"/>
      </w:r>
      <w:r w:rsidRPr="00462199">
        <w:rPr>
          <w:b/>
          <w:bCs/>
          <w:i/>
        </w:rPr>
        <w:t>.]</w:t>
      </w:r>
      <w:bookmarkEnd w:id="9810"/>
    </w:p>
    <w:p w14:paraId="6149DC7D" w14:textId="77777777" w:rsidR="00D179D6" w:rsidRPr="00462199" w:rsidRDefault="00D179D6" w:rsidP="00326791">
      <w:pPr>
        <w:pStyle w:val="NormalAshurst"/>
        <w:jc w:val="center"/>
      </w:pPr>
      <w:r w:rsidRPr="00462199">
        <w:t>Yours faithfully,</w:t>
      </w:r>
    </w:p>
    <w:p w14:paraId="699CA104" w14:textId="77777777" w:rsidR="00D179D6" w:rsidRPr="00462199" w:rsidRDefault="00D179D6" w:rsidP="00326791">
      <w:pPr>
        <w:pStyle w:val="NormalAshurst"/>
        <w:rPr>
          <w:lang w:eastAsia="zh-CN"/>
        </w:rPr>
      </w:pPr>
    </w:p>
    <w:p w14:paraId="38DA0F17" w14:textId="77777777" w:rsidR="00D179D6" w:rsidRPr="00462199" w:rsidRDefault="00D179D6" w:rsidP="00326791">
      <w:pPr>
        <w:pStyle w:val="StandardAshurst"/>
        <w:jc w:val="center"/>
        <w:rPr>
          <w:lang w:eastAsia="zh-CN"/>
        </w:rPr>
      </w:pPr>
      <w:r w:rsidRPr="00462199">
        <w:t>.....................................</w:t>
      </w:r>
    </w:p>
    <w:p w14:paraId="2081A9C4" w14:textId="77777777" w:rsidR="00D179D6" w:rsidRPr="00462199" w:rsidRDefault="00D179D6" w:rsidP="00326791">
      <w:pPr>
        <w:pStyle w:val="StandardAshurst"/>
        <w:jc w:val="center"/>
        <w:rPr>
          <w:lang w:eastAsia="zh-CN"/>
        </w:rPr>
      </w:pPr>
      <w:r w:rsidRPr="00462199">
        <w:t>For and on behalf of</w:t>
      </w:r>
    </w:p>
    <w:p w14:paraId="295A97D3"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37F4868" w14:textId="77777777" w:rsidR="00D179D6" w:rsidRPr="00462199" w:rsidRDefault="00D179D6" w:rsidP="00986A4F">
      <w:pPr>
        <w:pStyle w:val="NormalAshurst"/>
        <w:rPr>
          <w:lang w:eastAsia="zh-CN"/>
        </w:rPr>
      </w:pPr>
      <w:r w:rsidRPr="00462199">
        <w:rPr>
          <w:b/>
          <w:bCs/>
          <w:lang w:eastAsia="zh-CN"/>
        </w:rPr>
        <w:br w:type="page"/>
      </w:r>
    </w:p>
    <w:p w14:paraId="15096D97" w14:textId="77777777" w:rsidR="00D179D6" w:rsidRPr="00462199" w:rsidRDefault="00D179D6" w:rsidP="009B55C1">
      <w:pPr>
        <w:pStyle w:val="Annex13Heading"/>
      </w:pPr>
      <w:bookmarkStart w:id="9813" w:name="_Toc149833986"/>
      <w:r w:rsidRPr="00462199">
        <w:lastRenderedPageBreak/>
        <w:t>Offtaker Confirmation Non-Compliance Notice</w:t>
      </w:r>
      <w:bookmarkEnd w:id="9813"/>
    </w:p>
    <w:p w14:paraId="25BDE8FD"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19FEF0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FA2A7F3"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E121A80" w14:textId="77777777" w:rsidR="00D179D6" w:rsidRPr="00462199" w:rsidRDefault="00D179D6" w:rsidP="009E0DA4">
      <w:pPr>
        <w:pStyle w:val="NormalBoldAshurst"/>
        <w:tabs>
          <w:tab w:val="left" w:pos="782"/>
        </w:tabs>
        <w:rPr>
          <w:lang w:eastAsia="zh-CN"/>
        </w:rPr>
      </w:pPr>
      <w:r w:rsidRPr="00462199">
        <w:rPr>
          <w:i/>
        </w:rPr>
        <w:tab/>
        <w:t>[Address]</w:t>
      </w:r>
    </w:p>
    <w:p w14:paraId="278F843B"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7D09C35" w14:textId="77777777" w:rsidR="00D179D6" w:rsidRPr="00462199" w:rsidRDefault="00D179D6" w:rsidP="005B3BB9">
      <w:pPr>
        <w:pStyle w:val="CBOLDCAPSAshurst"/>
        <w:rPr>
          <w:lang w:eastAsia="zh-CN"/>
        </w:rPr>
      </w:pPr>
      <w:r w:rsidRPr="00462199">
        <w:t>LCHA – OFFTAKER CONFIRMATION NON-COMPLIANCE NOTICE</w:t>
      </w:r>
    </w:p>
    <w:p w14:paraId="29056FC0" w14:textId="77777777" w:rsidR="00D179D6" w:rsidRPr="00462199" w:rsidRDefault="00D179D6" w:rsidP="005B3BB9">
      <w:pPr>
        <w:pStyle w:val="NormalAshurst"/>
        <w:rPr>
          <w:lang w:eastAsia="zh-CN"/>
        </w:rPr>
      </w:pPr>
      <w:r w:rsidRPr="00462199">
        <w:t>Dear Sir/Madam,</w:t>
      </w:r>
    </w:p>
    <w:p w14:paraId="509CF210" w14:textId="77777777" w:rsidR="00D179D6" w:rsidRPr="00462199" w:rsidRDefault="00D179D6" w:rsidP="00C92053">
      <w:pPr>
        <w:pStyle w:val="AltSH1Ashurst"/>
        <w:numPr>
          <w:ilvl w:val="0"/>
          <w:numId w:val="108"/>
        </w:numPr>
        <w:rPr>
          <w:lang w:eastAsia="zh-CN"/>
        </w:rPr>
      </w:pPr>
      <w:bookmarkStart w:id="9814" w:name="_Ref14411732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14"/>
    </w:p>
    <w:p w14:paraId="2FFF3D6F" w14:textId="6E837008" w:rsidR="00D179D6" w:rsidRPr="00462199" w:rsidRDefault="00D179D6" w:rsidP="00500CE7">
      <w:pPr>
        <w:pStyle w:val="AltSH1Ashurst"/>
        <w:rPr>
          <w:lang w:eastAsia="zh-CN"/>
        </w:rPr>
      </w:pPr>
      <w:bookmarkStart w:id="9815" w:name="_Ref144117324"/>
      <w:r w:rsidRPr="00462199">
        <w:t xml:space="preserve">We further refer you to </w:t>
      </w:r>
      <w:r w:rsidR="007248B2" w:rsidRPr="007248B2">
        <w:t>Condition</w:t>
      </w:r>
      <w:r w:rsidRPr="00462199">
        <w:t xml:space="preserve"> </w:t>
      </w:r>
      <w:r w:rsidR="004D5F8F">
        <w:fldChar w:fldCharType="begin"/>
      </w:r>
      <w:r w:rsidR="004D5F8F">
        <w:instrText xml:space="preserve"> REF _Ref144114121 \w \h </w:instrText>
      </w:r>
      <w:r w:rsidR="004D5F8F">
        <w:fldChar w:fldCharType="separate"/>
      </w:r>
      <w:del w:id="9816" w:author="Faqir, Sofia (Energy Security)" w:date="2023-11-12T19:48:00Z">
        <w:r w:rsidR="00E473FC">
          <w:delText>36.12</w:delText>
        </w:r>
      </w:del>
      <w:r w:rsidR="004D5F8F">
        <w:fldChar w:fldCharType="end"/>
      </w:r>
      <w:r w:rsidRPr="00462199">
        <w:t>.</w:t>
      </w:r>
      <w:bookmarkEnd w:id="9815"/>
    </w:p>
    <w:p w14:paraId="6DE49B32" w14:textId="77777777" w:rsidR="00D179D6" w:rsidRPr="00462199" w:rsidRDefault="00D179D6" w:rsidP="00500CE7">
      <w:pPr>
        <w:pStyle w:val="AltSH1Ashurst"/>
        <w:rPr>
          <w:lang w:eastAsia="zh-CN"/>
        </w:rPr>
      </w:pPr>
      <w:bookmarkStart w:id="9817" w:name="_Ref144117325"/>
      <w:r w:rsidRPr="00462199">
        <w:t>This is an Offtaker Confirmation Non-Compliance Notice.</w:t>
      </w:r>
      <w:bookmarkEnd w:id="9817"/>
    </w:p>
    <w:p w14:paraId="7622BF21" w14:textId="6866C9A9" w:rsidR="00D179D6" w:rsidRPr="00462199" w:rsidRDefault="00D179D6" w:rsidP="00500CE7">
      <w:pPr>
        <w:pStyle w:val="AltSH1Ashurst"/>
        <w:rPr>
          <w:b/>
          <w:bCs/>
        </w:rPr>
      </w:pPr>
      <w:bookmarkStart w:id="9818" w:name="_Ref144117326"/>
      <w:r w:rsidRPr="00462199">
        <w:rPr>
          <w:b/>
          <w:bCs/>
          <w:i/>
        </w:rPr>
        <w:t xml:space="preserve">[You have failed to provide an Offtaker Confirmation Request Notice by the Offtaker Confirmation Request Notice Deadline in accordance with </w:t>
      </w:r>
      <w:r w:rsidR="007248B2" w:rsidRPr="007248B2">
        <w:rPr>
          <w:b/>
          <w:bCs/>
          <w:i/>
        </w:rPr>
        <w:t>Condition</w:t>
      </w:r>
      <w:r w:rsidRPr="00462199">
        <w:rPr>
          <w:b/>
          <w:bCs/>
          <w:i/>
        </w:rPr>
        <w:t xml:space="preserve">s </w:t>
      </w:r>
      <w:r w:rsidR="004D5F8F">
        <w:rPr>
          <w:b/>
          <w:bCs/>
          <w:i/>
        </w:rPr>
        <w:fldChar w:fldCharType="begin"/>
      </w:r>
      <w:r w:rsidR="004D5F8F">
        <w:rPr>
          <w:b/>
          <w:bCs/>
          <w:i/>
        </w:rPr>
        <w:instrText xml:space="preserve"> REF _Ref144114059 \w \h </w:instrText>
      </w:r>
      <w:r w:rsidR="004D5F8F">
        <w:rPr>
          <w:b/>
          <w:bCs/>
          <w:i/>
        </w:rPr>
      </w:r>
      <w:r w:rsidR="004D5F8F">
        <w:rPr>
          <w:b/>
          <w:bCs/>
          <w:i/>
        </w:rPr>
        <w:fldChar w:fldCharType="separate"/>
      </w:r>
      <w:del w:id="9819" w:author="Faqir, Sofia (Energy Security)" w:date="2023-11-12T19:48:00Z">
        <w:r w:rsidR="00E473FC">
          <w:rPr>
            <w:b/>
            <w:bCs/>
            <w:i/>
          </w:rPr>
          <w:delText>36.1</w:delText>
        </w:r>
      </w:del>
      <w:r w:rsidR="004D5F8F">
        <w:rPr>
          <w:b/>
          <w:bCs/>
          <w:i/>
        </w:rPr>
        <w:fldChar w:fldCharType="end"/>
      </w:r>
      <w:r w:rsidRPr="00462199">
        <w:rPr>
          <w:b/>
          <w:bCs/>
          <w:i/>
        </w:rPr>
        <w:t xml:space="preserve"> and </w:t>
      </w:r>
      <w:r w:rsidR="004D5F8F">
        <w:rPr>
          <w:b/>
          <w:bCs/>
          <w:i/>
        </w:rPr>
        <w:fldChar w:fldCharType="begin"/>
      </w:r>
      <w:r w:rsidR="004D5F8F">
        <w:rPr>
          <w:b/>
          <w:bCs/>
          <w:i/>
        </w:rPr>
        <w:instrText xml:space="preserve"> REF _Ref144114064 \w \h </w:instrText>
      </w:r>
      <w:r w:rsidR="004D5F8F">
        <w:rPr>
          <w:b/>
          <w:bCs/>
          <w:i/>
        </w:rPr>
      </w:r>
      <w:r w:rsidR="004D5F8F">
        <w:rPr>
          <w:b/>
          <w:bCs/>
          <w:i/>
        </w:rPr>
        <w:fldChar w:fldCharType="separate"/>
      </w:r>
      <w:del w:id="9820" w:author="Faqir, Sofia (Energy Security)" w:date="2023-11-12T19:48:00Z">
        <w:r w:rsidR="00E473FC">
          <w:rPr>
            <w:b/>
            <w:bCs/>
            <w:i/>
          </w:rPr>
          <w:delText>36.2</w:delText>
        </w:r>
      </w:del>
      <w:r w:rsidR="004D5F8F">
        <w:rPr>
          <w:b/>
          <w:bCs/>
          <w:i/>
        </w:rPr>
        <w:fldChar w:fldCharType="end"/>
      </w:r>
      <w:r w:rsidRPr="00462199">
        <w:rPr>
          <w:b/>
          <w:bCs/>
          <w:i/>
        </w:rPr>
        <w:t>.]</w:t>
      </w:r>
      <w:bookmarkEnd w:id="9818"/>
    </w:p>
    <w:p w14:paraId="2E0B3978" w14:textId="4A534231" w:rsidR="00D179D6" w:rsidRPr="00462199" w:rsidRDefault="00D179D6" w:rsidP="00500CE7">
      <w:pPr>
        <w:pStyle w:val="AltSH1Ashurst"/>
        <w:rPr>
          <w:b/>
          <w:bCs/>
        </w:rPr>
      </w:pPr>
      <w:bookmarkStart w:id="9821" w:name="_Ref144117327"/>
      <w:r w:rsidRPr="00462199">
        <w:rPr>
          <w:b/>
          <w:bCs/>
          <w:i/>
        </w:rPr>
        <w:t xml:space="preserve">[You have failed to provide an Own Consumption Confirmation Request Notice in accordance with </w:t>
      </w:r>
      <w:r w:rsidR="007248B2" w:rsidRPr="007248B2">
        <w:rPr>
          <w:b/>
          <w:bCs/>
          <w:i/>
        </w:rPr>
        <w:t>Condition</w:t>
      </w:r>
      <w:r w:rsidRPr="00462199">
        <w:rPr>
          <w:b/>
          <w:bCs/>
          <w:i/>
        </w:rPr>
        <w:t xml:space="preserve"> </w:t>
      </w:r>
      <w:r w:rsidR="004D5F8F">
        <w:rPr>
          <w:b/>
          <w:bCs/>
          <w:i/>
        </w:rPr>
        <w:fldChar w:fldCharType="begin"/>
      </w:r>
      <w:r w:rsidR="004D5F8F">
        <w:rPr>
          <w:b/>
          <w:bCs/>
          <w:i/>
        </w:rPr>
        <w:instrText xml:space="preserve"> REF _Ref144114071 \w \h </w:instrText>
      </w:r>
      <w:r w:rsidR="004D5F8F">
        <w:rPr>
          <w:b/>
          <w:bCs/>
          <w:i/>
        </w:rPr>
      </w:r>
      <w:r w:rsidR="004D5F8F">
        <w:rPr>
          <w:b/>
          <w:bCs/>
          <w:i/>
        </w:rPr>
        <w:fldChar w:fldCharType="separate"/>
      </w:r>
      <w:del w:id="9822" w:author="Faqir, Sofia (Energy Security)" w:date="2023-11-12T19:48:00Z">
        <w:r w:rsidR="00E473FC">
          <w:rPr>
            <w:b/>
            <w:bCs/>
            <w:i/>
          </w:rPr>
          <w:delText>36.3</w:delText>
        </w:r>
      </w:del>
      <w:r w:rsidR="004D5F8F">
        <w:rPr>
          <w:b/>
          <w:bCs/>
          <w:i/>
        </w:rPr>
        <w:fldChar w:fldCharType="end"/>
      </w:r>
      <w:r w:rsidRPr="00462199">
        <w:rPr>
          <w:b/>
          <w:bCs/>
          <w:i/>
        </w:rPr>
        <w:t>.]</w:t>
      </w:r>
      <w:bookmarkEnd w:id="9821"/>
    </w:p>
    <w:p w14:paraId="7FA87A65" w14:textId="771F3DEB" w:rsidR="00D179D6" w:rsidRPr="00462199" w:rsidRDefault="00D179D6" w:rsidP="00500CE7">
      <w:pPr>
        <w:pStyle w:val="AltSH1Ashurst"/>
        <w:rPr>
          <w:b/>
          <w:bCs/>
        </w:rPr>
      </w:pPr>
      <w:bookmarkStart w:id="9823" w:name="_Ref144117328"/>
      <w:r w:rsidRPr="00462199">
        <w:rPr>
          <w:b/>
          <w:bCs/>
          <w:i/>
        </w:rPr>
        <w:t xml:space="preserve">[You have failed to provide the Offtaker Supporting Information required by us in accordance with </w:t>
      </w:r>
      <w:r w:rsidR="007248B2" w:rsidRPr="007248B2">
        <w:rPr>
          <w:b/>
          <w:bCs/>
          <w:i/>
        </w:rPr>
        <w:t>Condition</w:t>
      </w:r>
      <w:r w:rsidRPr="00462199">
        <w:rPr>
          <w:b/>
          <w:bCs/>
          <w:i/>
        </w:rPr>
        <w:t xml:space="preserve"> </w:t>
      </w:r>
      <w:r w:rsidR="004D5F8F">
        <w:rPr>
          <w:b/>
          <w:bCs/>
          <w:i/>
        </w:rPr>
        <w:fldChar w:fldCharType="begin"/>
      </w:r>
      <w:r w:rsidR="004D5F8F">
        <w:rPr>
          <w:b/>
          <w:bCs/>
          <w:i/>
        </w:rPr>
        <w:instrText xml:space="preserve"> REF _Ref144114101 \w \h </w:instrText>
      </w:r>
      <w:r w:rsidR="004D5F8F">
        <w:rPr>
          <w:b/>
          <w:bCs/>
          <w:i/>
        </w:rPr>
      </w:r>
      <w:r w:rsidR="004D5F8F">
        <w:rPr>
          <w:b/>
          <w:bCs/>
          <w:i/>
        </w:rPr>
        <w:fldChar w:fldCharType="separate"/>
      </w:r>
      <w:del w:id="9824" w:author="Faqir, Sofia (Energy Security)" w:date="2023-11-12T19:48:00Z">
        <w:r w:rsidR="00E473FC">
          <w:rPr>
            <w:b/>
            <w:bCs/>
            <w:i/>
          </w:rPr>
          <w:delText>36.8</w:delText>
        </w:r>
      </w:del>
      <w:r w:rsidR="004D5F8F">
        <w:rPr>
          <w:b/>
          <w:bCs/>
          <w:i/>
        </w:rPr>
        <w:fldChar w:fldCharType="end"/>
      </w:r>
      <w:r w:rsidRPr="00462199">
        <w:rPr>
          <w:b/>
          <w:bCs/>
          <w:i/>
        </w:rPr>
        <w:t>.]</w:t>
      </w:r>
      <w:bookmarkEnd w:id="9823"/>
    </w:p>
    <w:p w14:paraId="7D6C71AB" w14:textId="77777777" w:rsidR="00D179D6" w:rsidRPr="00462199" w:rsidRDefault="00D179D6" w:rsidP="00500CE7">
      <w:pPr>
        <w:pStyle w:val="AltSH1Ashurst"/>
      </w:pPr>
      <w:bookmarkStart w:id="9825" w:name="_Ref144117329"/>
      <w:r w:rsidRPr="00462199">
        <w:t>We hereby notify you that if you fail to provid</w:t>
      </w:r>
      <w:r w:rsidRPr="00462199">
        <w:rPr>
          <w:i/>
        </w:rPr>
        <w:t>e the [</w:t>
      </w:r>
      <w:r w:rsidRPr="00462199">
        <w:rPr>
          <w:b/>
          <w:bCs/>
          <w:i/>
        </w:rPr>
        <w:t>Offtaker Confirmation Request Notice]/[Offtaker Supporting Information]/[Own Consumption Confirmation Request Notice]/[Own Consumption Supporting Information]</w:t>
      </w:r>
      <w:r w:rsidRPr="00462199">
        <w:t xml:space="preserve"> by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have the right to suspend payment of any amounts payable to you under the LCHA from such date.</w:t>
      </w:r>
      <w:bookmarkEnd w:id="9825"/>
    </w:p>
    <w:p w14:paraId="4451AC6D" w14:textId="77777777" w:rsidR="00D179D6" w:rsidRPr="00462199" w:rsidRDefault="00D179D6" w:rsidP="00500CE7">
      <w:pPr>
        <w:pStyle w:val="AltSH1Ashurst"/>
      </w:pPr>
      <w:bookmarkStart w:id="9826" w:name="_Ref144117330"/>
      <w:r w:rsidRPr="00462199">
        <w:t>We hereby notify you that if you fail to provid</w:t>
      </w:r>
      <w:r w:rsidRPr="00462199">
        <w:rPr>
          <w:i/>
        </w:rPr>
        <w:t xml:space="preserve">e the </w:t>
      </w:r>
      <w:r w:rsidRPr="00462199">
        <w:rPr>
          <w:b/>
          <w:bCs/>
          <w:i/>
        </w:rPr>
        <w:t>[Offtaker Confirmation Request Notice]/[Offtaker Supporting Information]/[Own Consumption Confirmation Request Notice]/[Own Consumption Supporting Information]</w:t>
      </w:r>
      <w:r w:rsidRPr="00462199">
        <w:t xml:space="preserve"> by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have the right to deem </w:t>
      </w:r>
      <w:r w:rsidRPr="00462199">
        <w:rPr>
          <w:b/>
          <w:bCs/>
          <w:i/>
        </w:rPr>
        <w:t>[the relevant Offtaker]/[you, as the Producer,]</w:t>
      </w:r>
      <w:r w:rsidRPr="00462199">
        <w:rPr>
          <w:b/>
          <w:bCs/>
        </w:rPr>
        <w:t xml:space="preserve"> </w:t>
      </w:r>
      <w:r w:rsidRPr="00462199">
        <w:t>to be a Non-Qualifying Offtaker under the LCHA from such date.</w:t>
      </w:r>
      <w:bookmarkEnd w:id="9826"/>
    </w:p>
    <w:p w14:paraId="0C509C74" w14:textId="049764B3" w:rsidR="00D179D6" w:rsidRPr="00462199" w:rsidRDefault="00D179D6" w:rsidP="00500CE7">
      <w:pPr>
        <w:pStyle w:val="AltSH1Ashurst"/>
      </w:pPr>
      <w:bookmarkStart w:id="9827" w:name="_Ref144117331"/>
      <w:r w:rsidRPr="00462199">
        <w:t>We hereby notify you that if you fail to provid</w:t>
      </w:r>
      <w:r w:rsidRPr="00462199">
        <w:rPr>
          <w:i/>
        </w:rPr>
        <w:t xml:space="preserve">e the </w:t>
      </w:r>
      <w:r w:rsidRPr="00462199">
        <w:rPr>
          <w:b/>
          <w:bCs/>
          <w:i/>
        </w:rPr>
        <w:t>[Offtaker Confirmation Request Notice]/[Offtaker Supporting Information]/[Own Consumption Confirmation Request Notice]/[Own Consumption Supporting Information]</w:t>
      </w:r>
      <w:r w:rsidRPr="00462199">
        <w:t xml:space="preserve"> by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have the right to terminate the LCHA in accordance with </w:t>
      </w:r>
      <w:r w:rsidR="007248B2" w:rsidRPr="007248B2">
        <w:t>Condition</w:t>
      </w:r>
      <w:r w:rsidRPr="00462199">
        <w:t xml:space="preserve"> </w:t>
      </w:r>
      <w:r w:rsidR="004D5F8F">
        <w:fldChar w:fldCharType="begin"/>
      </w:r>
      <w:r w:rsidR="004D5F8F">
        <w:instrText xml:space="preserve"> REF _Ref144114144 \w \h </w:instrText>
      </w:r>
      <w:r w:rsidR="004D5F8F">
        <w:fldChar w:fldCharType="separate"/>
      </w:r>
      <w:del w:id="9828" w:author="Faqir, Sofia (Energy Security)" w:date="2023-11-12T19:48:00Z">
        <w:r w:rsidR="00E473FC">
          <w:delText>36.16</w:delText>
        </w:r>
      </w:del>
      <w:r w:rsidR="004D5F8F">
        <w:fldChar w:fldCharType="end"/>
      </w:r>
      <w:r w:rsidRPr="00462199">
        <w:t xml:space="preserve"> from such date.</w:t>
      </w:r>
      <w:bookmarkEnd w:id="9827"/>
    </w:p>
    <w:p w14:paraId="0B8ED33A" w14:textId="77777777" w:rsidR="00D179D6" w:rsidRPr="00462199" w:rsidRDefault="00D179D6" w:rsidP="00326791">
      <w:pPr>
        <w:pStyle w:val="NormalAshurst"/>
        <w:jc w:val="center"/>
      </w:pPr>
      <w:r w:rsidRPr="00462199">
        <w:t>Yours faithfully,</w:t>
      </w:r>
    </w:p>
    <w:p w14:paraId="014A1DAF" w14:textId="77777777" w:rsidR="00D179D6" w:rsidRPr="00462199" w:rsidRDefault="00D179D6" w:rsidP="00326791">
      <w:pPr>
        <w:pStyle w:val="NormalAshurst"/>
        <w:rPr>
          <w:lang w:eastAsia="zh-CN"/>
        </w:rPr>
      </w:pPr>
    </w:p>
    <w:p w14:paraId="13616C3D" w14:textId="77777777" w:rsidR="00D179D6" w:rsidRPr="00462199" w:rsidRDefault="00D179D6" w:rsidP="00326791">
      <w:pPr>
        <w:pStyle w:val="StandardAshurst"/>
        <w:jc w:val="center"/>
        <w:rPr>
          <w:lang w:eastAsia="zh-CN"/>
        </w:rPr>
      </w:pPr>
      <w:r w:rsidRPr="00462199">
        <w:t>.....................................</w:t>
      </w:r>
    </w:p>
    <w:p w14:paraId="1B821357" w14:textId="77777777" w:rsidR="00D179D6" w:rsidRPr="00462199" w:rsidRDefault="00D179D6" w:rsidP="00326791">
      <w:pPr>
        <w:pStyle w:val="StandardAshurst"/>
        <w:jc w:val="center"/>
        <w:rPr>
          <w:lang w:eastAsia="zh-CN"/>
        </w:rPr>
      </w:pPr>
      <w:r w:rsidRPr="00462199">
        <w:t>For and on behalf of</w:t>
      </w:r>
    </w:p>
    <w:p w14:paraId="682CB1E7"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5B1E371" w14:textId="77777777" w:rsidR="00D179D6" w:rsidRPr="00462199" w:rsidRDefault="00D179D6">
      <w:pPr>
        <w:suppressAutoHyphens w:val="0"/>
        <w:spacing w:after="0" w:line="240" w:lineRule="auto"/>
        <w:jc w:val="left"/>
        <w:rPr>
          <w:sz w:val="20"/>
        </w:rPr>
      </w:pPr>
      <w:r w:rsidRPr="00462199">
        <w:br w:type="page"/>
      </w:r>
    </w:p>
    <w:p w14:paraId="646F333A" w14:textId="77777777" w:rsidR="00D179D6" w:rsidRPr="00462199" w:rsidRDefault="00D179D6" w:rsidP="00FF4DCF">
      <w:pPr>
        <w:pStyle w:val="Annex13Heading"/>
        <w:rPr>
          <w:lang w:eastAsia="zh-CN"/>
        </w:rPr>
      </w:pPr>
      <w:bookmarkStart w:id="9829" w:name="_Toc149833987"/>
      <w:r w:rsidRPr="00462199">
        <w:lastRenderedPageBreak/>
        <w:t>LCHA Counterparty Own Consumption Breach Notice</w:t>
      </w:r>
      <w:bookmarkEnd w:id="9829"/>
    </w:p>
    <w:p w14:paraId="190D155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5F9235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1CEA8C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02E067A" w14:textId="77777777" w:rsidR="00D179D6" w:rsidRPr="00462199" w:rsidRDefault="00D179D6" w:rsidP="009E0DA4">
      <w:pPr>
        <w:pStyle w:val="NormalBoldAshurst"/>
        <w:tabs>
          <w:tab w:val="left" w:pos="782"/>
        </w:tabs>
        <w:rPr>
          <w:lang w:eastAsia="zh-CN"/>
        </w:rPr>
      </w:pPr>
      <w:r w:rsidRPr="00462199">
        <w:rPr>
          <w:i/>
        </w:rPr>
        <w:tab/>
        <w:t>[Address]</w:t>
      </w:r>
    </w:p>
    <w:p w14:paraId="10BB5FE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F5AAB68" w14:textId="77777777" w:rsidR="00D179D6" w:rsidRPr="00462199" w:rsidRDefault="00D179D6" w:rsidP="005B3BB9">
      <w:pPr>
        <w:pStyle w:val="CBOLDCAPSAshurst"/>
        <w:rPr>
          <w:lang w:eastAsia="zh-CN"/>
        </w:rPr>
      </w:pPr>
      <w:r w:rsidRPr="00462199">
        <w:t>LCHA – LCHA COUNTERPARTY OWN CONSUMPTION BREACH NOTICE</w:t>
      </w:r>
    </w:p>
    <w:p w14:paraId="546E9F1B" w14:textId="77777777" w:rsidR="00D179D6" w:rsidRPr="00462199" w:rsidRDefault="00D179D6" w:rsidP="005B3BB9">
      <w:pPr>
        <w:pStyle w:val="NormalAshurst"/>
        <w:rPr>
          <w:lang w:eastAsia="zh-CN"/>
        </w:rPr>
      </w:pPr>
      <w:r w:rsidRPr="00462199">
        <w:t>Dear Sir/Madam,</w:t>
      </w:r>
    </w:p>
    <w:p w14:paraId="32DA9F0F" w14:textId="77777777" w:rsidR="00D179D6" w:rsidRPr="00462199" w:rsidRDefault="00D179D6" w:rsidP="00C92053">
      <w:pPr>
        <w:pStyle w:val="AltSH1Ashurst"/>
        <w:numPr>
          <w:ilvl w:val="0"/>
          <w:numId w:val="109"/>
        </w:numPr>
        <w:rPr>
          <w:lang w:eastAsia="zh-CN"/>
        </w:rPr>
      </w:pPr>
      <w:bookmarkStart w:id="9830" w:name="_Ref14411733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30"/>
    </w:p>
    <w:p w14:paraId="0814CA89" w14:textId="3EFED21D" w:rsidR="00D179D6" w:rsidRPr="00462199" w:rsidRDefault="00D179D6" w:rsidP="00500CE7">
      <w:pPr>
        <w:pStyle w:val="AltSH1Ashurst"/>
        <w:rPr>
          <w:lang w:eastAsia="zh-CN"/>
        </w:rPr>
      </w:pPr>
      <w:bookmarkStart w:id="9831" w:name="_Ref144117333"/>
      <w:r w:rsidRPr="00462199">
        <w:t xml:space="preserve">We further refer you to </w:t>
      </w:r>
      <w:r w:rsidR="007248B2" w:rsidRPr="007248B2">
        <w:t>Condition</w:t>
      </w:r>
      <w:r w:rsidRPr="00462199">
        <w:t xml:space="preserve"> </w:t>
      </w:r>
      <w:r w:rsidR="004D5F8F">
        <w:fldChar w:fldCharType="begin"/>
      </w:r>
      <w:r w:rsidR="004D5F8F">
        <w:instrText xml:space="preserve"> REF _Ref144114181 \w \h </w:instrText>
      </w:r>
      <w:r w:rsidR="004D5F8F">
        <w:fldChar w:fldCharType="separate"/>
      </w:r>
      <w:del w:id="9832" w:author="Faqir, Sofia (Energy Security)" w:date="2023-11-12T19:48:00Z">
        <w:r w:rsidR="00E473FC">
          <w:delText>37.7</w:delText>
        </w:r>
      </w:del>
      <w:r w:rsidR="004D5F8F">
        <w:fldChar w:fldCharType="end"/>
      </w:r>
      <w:r w:rsidRPr="00462199">
        <w:t>.</w:t>
      </w:r>
      <w:bookmarkEnd w:id="9831"/>
    </w:p>
    <w:p w14:paraId="20AA9335" w14:textId="77777777" w:rsidR="00D179D6" w:rsidRPr="00462199" w:rsidRDefault="00D179D6" w:rsidP="00500CE7">
      <w:pPr>
        <w:pStyle w:val="AltSH1Ashurst"/>
        <w:rPr>
          <w:lang w:eastAsia="zh-CN"/>
        </w:rPr>
      </w:pPr>
      <w:bookmarkStart w:id="9833" w:name="_Ref144117334"/>
      <w:r w:rsidRPr="00462199">
        <w:t>This is a LCHA Counterparty Own Consumption Breach Notice.</w:t>
      </w:r>
      <w:bookmarkEnd w:id="9833"/>
    </w:p>
    <w:p w14:paraId="4ADE1CE3" w14:textId="77777777" w:rsidR="00D179D6" w:rsidRPr="00462199" w:rsidRDefault="00D179D6" w:rsidP="00500CE7">
      <w:pPr>
        <w:pStyle w:val="AltSH1Ashurst"/>
        <w:rPr>
          <w:lang w:eastAsia="zh-CN"/>
        </w:rPr>
      </w:pPr>
      <w:bookmarkStart w:id="9834" w:name="_Ref144117335"/>
      <w:r w:rsidRPr="00462199">
        <w:t xml:space="preserve">We consider that you are in breach of the following Own Consumption Obligation: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34"/>
    </w:p>
    <w:p w14:paraId="460718FD" w14:textId="775D02D1" w:rsidR="00D179D6" w:rsidRPr="00462199" w:rsidRDefault="00D179D6" w:rsidP="00500CE7">
      <w:pPr>
        <w:pStyle w:val="AltSH1Ashurst"/>
        <w:rPr>
          <w:lang w:eastAsia="zh-CN"/>
        </w:rPr>
      </w:pPr>
      <w:bookmarkStart w:id="9835" w:name="_Ref144117336"/>
      <w:r w:rsidRPr="00462199">
        <w:t xml:space="preserve">We enclose </w:t>
      </w:r>
      <w:r w:rsidRPr="00462199">
        <w:rPr>
          <w:b/>
          <w:bCs/>
          <w:i/>
        </w:rPr>
        <w:t>[(by way of upload(s) to the LCHA Counterparty</w:t>
      </w:r>
      <w:r w:rsidR="00D10824">
        <w:rPr>
          <w:b/>
          <w:bCs/>
          <w:i/>
        </w:rPr>
        <w:t xml:space="preserve">'s document transfer application </w:t>
      </w:r>
      <w:r w:rsidRPr="00462199">
        <w:rPr>
          <w:b/>
          <w:bCs/>
          <w:i/>
        </w:rPr>
        <w:t>on the dates set out in Appendix 1 to this notice)]</w:t>
      </w:r>
      <w:r w:rsidRPr="00462199">
        <w:rPr>
          <w:b/>
          <w:bCs/>
        </w:rPr>
        <w:t xml:space="preserve"> </w:t>
      </w:r>
      <w:r w:rsidRPr="00462199">
        <w:t>Supporting Information listed in Appendix 1 to this notice which we consider to be relevant to evidence the breach of the Own Consumption Obligation.</w:t>
      </w:r>
      <w:bookmarkEnd w:id="9835"/>
    </w:p>
    <w:p w14:paraId="19568AAA" w14:textId="77777777" w:rsidR="00D179D6" w:rsidRPr="00462199" w:rsidRDefault="00D179D6" w:rsidP="00326791">
      <w:pPr>
        <w:pStyle w:val="NormalAshurst"/>
        <w:jc w:val="center"/>
      </w:pPr>
      <w:r w:rsidRPr="00462199">
        <w:t>Yours faithfully,</w:t>
      </w:r>
    </w:p>
    <w:p w14:paraId="28124CB0" w14:textId="77777777" w:rsidR="00D179D6" w:rsidRPr="00462199" w:rsidRDefault="00D179D6" w:rsidP="00326791">
      <w:pPr>
        <w:pStyle w:val="NormalAshurst"/>
        <w:rPr>
          <w:lang w:eastAsia="zh-CN"/>
        </w:rPr>
      </w:pPr>
    </w:p>
    <w:p w14:paraId="6114C6DD" w14:textId="77777777" w:rsidR="00D179D6" w:rsidRPr="00462199" w:rsidRDefault="00D179D6" w:rsidP="00326791">
      <w:pPr>
        <w:pStyle w:val="StandardAshurst"/>
        <w:jc w:val="center"/>
        <w:rPr>
          <w:lang w:eastAsia="zh-CN"/>
        </w:rPr>
      </w:pPr>
      <w:r w:rsidRPr="00462199">
        <w:t>.....................................</w:t>
      </w:r>
    </w:p>
    <w:p w14:paraId="751DFEB3" w14:textId="77777777" w:rsidR="00D179D6" w:rsidRPr="00462199" w:rsidRDefault="00D179D6" w:rsidP="00326791">
      <w:pPr>
        <w:pStyle w:val="StandardAshurst"/>
        <w:jc w:val="center"/>
        <w:rPr>
          <w:lang w:eastAsia="zh-CN"/>
        </w:rPr>
      </w:pPr>
      <w:r w:rsidRPr="00462199">
        <w:t>For and on behalf of</w:t>
      </w:r>
    </w:p>
    <w:p w14:paraId="1AC100E1"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794B8848" w14:textId="77777777" w:rsidR="00D179D6" w:rsidRPr="00462199" w:rsidRDefault="00D179D6">
      <w:pPr>
        <w:suppressAutoHyphens w:val="0"/>
        <w:spacing w:after="0" w:line="240" w:lineRule="auto"/>
        <w:jc w:val="left"/>
        <w:rPr>
          <w:b/>
          <w:sz w:val="20"/>
        </w:rPr>
      </w:pPr>
      <w:r w:rsidRPr="00462199">
        <w:rPr>
          <w:b/>
        </w:rPr>
        <w:br w:type="page"/>
      </w:r>
    </w:p>
    <w:p w14:paraId="61B83C79" w14:textId="77777777" w:rsidR="00D179D6" w:rsidRPr="00462199" w:rsidRDefault="00D179D6" w:rsidP="008667CA">
      <w:pPr>
        <w:pStyle w:val="Annex13Heading"/>
        <w:rPr>
          <w:lang w:eastAsia="zh-CN"/>
        </w:rPr>
      </w:pPr>
      <w:bookmarkStart w:id="9836" w:name="_Toc149833988"/>
      <w:r w:rsidRPr="00462199">
        <w:lastRenderedPageBreak/>
        <w:t>LCHA Counterparty Audit Notice</w:t>
      </w:r>
      <w:bookmarkEnd w:id="9836"/>
    </w:p>
    <w:p w14:paraId="73F4D3C8"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26D9A1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1BD36B4"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2E862C5" w14:textId="77777777" w:rsidR="00D179D6" w:rsidRPr="00462199" w:rsidRDefault="00D179D6" w:rsidP="009E0DA4">
      <w:pPr>
        <w:pStyle w:val="NormalBoldAshurst"/>
        <w:tabs>
          <w:tab w:val="left" w:pos="782"/>
        </w:tabs>
        <w:rPr>
          <w:lang w:eastAsia="zh-CN"/>
        </w:rPr>
      </w:pPr>
      <w:r w:rsidRPr="00462199">
        <w:rPr>
          <w:i/>
        </w:rPr>
        <w:tab/>
        <w:t>[Address]</w:t>
      </w:r>
    </w:p>
    <w:p w14:paraId="4821EF11"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8DD2E4D" w14:textId="293557B8" w:rsidR="00D179D6" w:rsidRPr="00462199" w:rsidRDefault="00D179D6" w:rsidP="005B3BB9">
      <w:pPr>
        <w:pStyle w:val="CBOLDCAPSAshurst"/>
        <w:rPr>
          <w:lang w:eastAsia="zh-CN"/>
        </w:rPr>
      </w:pPr>
      <w:commentRangeStart w:id="9837"/>
      <w:commentRangeStart w:id="9838"/>
      <w:r w:rsidRPr="00462199">
        <w:t>LCHA – LCHA COUNTERPARTY AUDIT NOTICE</w:t>
      </w:r>
      <w:commentRangeEnd w:id="9837"/>
      <w:r w:rsidR="00E11499" w:rsidRPr="00462199">
        <w:rPr>
          <w:rStyle w:val="CommentReference"/>
          <w:rFonts w:ascii="Arial" w:hAnsi="Arial"/>
          <w:sz w:val="20"/>
          <w:szCs w:val="20"/>
          <w:lang w:eastAsia="zh-CN"/>
        </w:rPr>
        <w:commentReference w:id="9837"/>
      </w:r>
      <w:commentRangeEnd w:id="9838"/>
      <w:r w:rsidR="007C4F85" w:rsidRPr="00462199">
        <w:rPr>
          <w:rStyle w:val="CommentReference"/>
          <w:rFonts w:ascii="Arial" w:hAnsi="Arial"/>
          <w:sz w:val="20"/>
          <w:szCs w:val="20"/>
          <w:lang w:eastAsia="zh-CN"/>
        </w:rPr>
        <w:commentReference w:id="9838"/>
      </w:r>
    </w:p>
    <w:p w14:paraId="3846129F" w14:textId="77777777" w:rsidR="00D179D6" w:rsidRPr="00462199" w:rsidRDefault="00D179D6" w:rsidP="005B3BB9">
      <w:pPr>
        <w:pStyle w:val="NormalAshurst"/>
        <w:rPr>
          <w:lang w:eastAsia="zh-CN"/>
        </w:rPr>
      </w:pPr>
      <w:r w:rsidRPr="00462199">
        <w:t>Dear Sir/Madam,</w:t>
      </w:r>
    </w:p>
    <w:p w14:paraId="73451EA6" w14:textId="77777777" w:rsidR="00D179D6" w:rsidRPr="00462199" w:rsidRDefault="00D179D6" w:rsidP="00C92053">
      <w:pPr>
        <w:pStyle w:val="AltSH1Ashurst"/>
        <w:numPr>
          <w:ilvl w:val="0"/>
          <w:numId w:val="110"/>
        </w:numPr>
        <w:rPr>
          <w:lang w:eastAsia="zh-CN"/>
        </w:rPr>
      </w:pPr>
      <w:bookmarkStart w:id="9839" w:name="_Ref14411733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39"/>
    </w:p>
    <w:p w14:paraId="3DB5ABAF" w14:textId="3FB00568" w:rsidR="00D179D6" w:rsidRPr="00462199" w:rsidRDefault="00D179D6" w:rsidP="00500CE7">
      <w:pPr>
        <w:pStyle w:val="AltSH1Ashurst"/>
        <w:rPr>
          <w:lang w:eastAsia="zh-CN"/>
        </w:rPr>
      </w:pPr>
      <w:bookmarkStart w:id="9840" w:name="_Ref144117338"/>
      <w:r w:rsidRPr="00462199">
        <w:t xml:space="preserve">We further refer you to </w:t>
      </w:r>
      <w:r w:rsidR="007248B2" w:rsidRPr="007248B2">
        <w:t>Condition</w:t>
      </w:r>
      <w:r w:rsidRPr="00462199">
        <w:t xml:space="preserve"> </w:t>
      </w:r>
      <w:r w:rsidR="004D5F8F">
        <w:fldChar w:fldCharType="begin"/>
      </w:r>
      <w:r w:rsidR="004D5F8F">
        <w:instrText xml:space="preserve"> REF _Ref144114223 \w \h </w:instrText>
      </w:r>
      <w:r w:rsidR="004D5F8F">
        <w:fldChar w:fldCharType="separate"/>
      </w:r>
      <w:del w:id="9841" w:author="Faqir, Sofia (Energy Security)" w:date="2023-11-12T19:48:00Z">
        <w:r w:rsidR="00E473FC">
          <w:delText>40.2</w:delText>
        </w:r>
      </w:del>
      <w:r w:rsidR="004D5F8F">
        <w:fldChar w:fldCharType="end"/>
      </w:r>
      <w:r w:rsidRPr="00462199">
        <w:t>.</w:t>
      </w:r>
      <w:bookmarkEnd w:id="9840"/>
    </w:p>
    <w:p w14:paraId="7D882945" w14:textId="77777777" w:rsidR="00D179D6" w:rsidRPr="00462199" w:rsidRDefault="00D179D6" w:rsidP="00500CE7">
      <w:pPr>
        <w:pStyle w:val="AltSH1Ashurst"/>
        <w:rPr>
          <w:lang w:eastAsia="zh-CN"/>
        </w:rPr>
      </w:pPr>
      <w:bookmarkStart w:id="9842" w:name="_Ref144117339"/>
      <w:r w:rsidRPr="00462199">
        <w:t>This is a LCHA Counterparty Audit Notice.</w:t>
      </w:r>
      <w:bookmarkEnd w:id="9842"/>
    </w:p>
    <w:p w14:paraId="6BA42DF4" w14:textId="77777777" w:rsidR="00D179D6" w:rsidRPr="00462199" w:rsidRDefault="00D179D6" w:rsidP="00500CE7">
      <w:pPr>
        <w:pStyle w:val="AltSH1Ashurst"/>
      </w:pPr>
      <w:bookmarkStart w:id="9843" w:name="_Ref144117340"/>
      <w:r w:rsidRPr="00462199">
        <w:t xml:space="preserve">We </w:t>
      </w:r>
      <w:r w:rsidRPr="00462199">
        <w:rPr>
          <w:b/>
          <w:bCs/>
          <w:i/>
        </w:rPr>
        <w:t>[intend]/[nominate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r w:rsidRPr="00462199">
        <w:t xml:space="preserve"> to exercise the LCHA Counterparty Audit Right.</w:t>
      </w:r>
      <w:bookmarkEnd w:id="9843"/>
    </w:p>
    <w:p w14:paraId="1483ED71" w14:textId="5ECC3169" w:rsidR="00D179D6" w:rsidRPr="00462199" w:rsidRDefault="00D179D6" w:rsidP="00500CE7">
      <w:pPr>
        <w:pStyle w:val="AltSH1Ashurst"/>
      </w:pPr>
      <w:bookmarkStart w:id="9844" w:name="_Ref144117341"/>
      <w:r w:rsidRPr="00462199">
        <w:t xml:space="preserve">The date and time by which you must, in accordance with </w:t>
      </w:r>
      <w:r w:rsidR="007248B2" w:rsidRPr="007248B2">
        <w:t>Condition</w:t>
      </w:r>
      <w:r w:rsidRPr="00462199">
        <w:t xml:space="preserve"> </w:t>
      </w:r>
      <w:r w:rsidR="004D5F8F">
        <w:fldChar w:fldCharType="begin"/>
      </w:r>
      <w:r w:rsidR="004D5F8F">
        <w:instrText xml:space="preserve"> REF _Ref144114226 \w \h </w:instrText>
      </w:r>
      <w:r w:rsidR="004D5F8F">
        <w:fldChar w:fldCharType="separate"/>
      </w:r>
      <w:del w:id="9845" w:author="Faqir, Sofia (Energy Security)" w:date="2023-11-12T19:48:00Z">
        <w:r w:rsidR="00E473FC">
          <w:delText>40.3</w:delText>
        </w:r>
      </w:del>
      <w:r w:rsidR="004D5F8F">
        <w:fldChar w:fldCharType="end"/>
      </w:r>
      <w:r w:rsidRPr="00462199">
        <w:t xml:space="preserve">, permit (and/or use reasonable endeavours to procure that the relevant Offtaker(s) permit) the exercise of the LCHA Counterparty Audit Right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44"/>
    </w:p>
    <w:p w14:paraId="2438CF03" w14:textId="77777777" w:rsidR="00D179D6" w:rsidRPr="00462199" w:rsidRDefault="00D179D6" w:rsidP="00326791">
      <w:pPr>
        <w:pStyle w:val="NormalAshurst"/>
        <w:jc w:val="center"/>
      </w:pPr>
      <w:r w:rsidRPr="00462199">
        <w:t>Yours faithfully,</w:t>
      </w:r>
    </w:p>
    <w:p w14:paraId="326A5A17" w14:textId="77777777" w:rsidR="00D179D6" w:rsidRPr="00462199" w:rsidRDefault="00D179D6" w:rsidP="00326791">
      <w:pPr>
        <w:pStyle w:val="NormalAshurst"/>
        <w:rPr>
          <w:lang w:eastAsia="zh-CN"/>
        </w:rPr>
      </w:pPr>
    </w:p>
    <w:p w14:paraId="350F0071" w14:textId="77777777" w:rsidR="00D179D6" w:rsidRPr="00462199" w:rsidRDefault="00D179D6" w:rsidP="00326791">
      <w:pPr>
        <w:pStyle w:val="StandardAshurst"/>
        <w:jc w:val="center"/>
        <w:rPr>
          <w:lang w:eastAsia="zh-CN"/>
        </w:rPr>
      </w:pPr>
      <w:r w:rsidRPr="00462199">
        <w:t>.....................................</w:t>
      </w:r>
    </w:p>
    <w:p w14:paraId="1B90D1F5" w14:textId="77777777" w:rsidR="00D179D6" w:rsidRPr="00462199" w:rsidRDefault="00D179D6" w:rsidP="00326791">
      <w:pPr>
        <w:pStyle w:val="StandardAshurst"/>
        <w:jc w:val="center"/>
        <w:rPr>
          <w:lang w:eastAsia="zh-CN"/>
        </w:rPr>
      </w:pPr>
      <w:r w:rsidRPr="00462199">
        <w:t>For and on behalf of</w:t>
      </w:r>
    </w:p>
    <w:p w14:paraId="1DD374D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436A8A9" w14:textId="77777777" w:rsidR="00D179D6" w:rsidRPr="00462199" w:rsidRDefault="00D179D6" w:rsidP="005B3BB9">
      <w:pPr>
        <w:pStyle w:val="NormalAshurst"/>
      </w:pPr>
      <w:r w:rsidRPr="00462199">
        <w:rPr>
          <w:b/>
        </w:rPr>
        <w:br w:type="page"/>
      </w:r>
    </w:p>
    <w:p w14:paraId="4FF13096" w14:textId="77777777" w:rsidR="00D179D6" w:rsidRPr="00462199" w:rsidRDefault="00D179D6" w:rsidP="009B55C1">
      <w:pPr>
        <w:pStyle w:val="Annex13Heading"/>
      </w:pPr>
      <w:bookmarkStart w:id="9846" w:name="_Toc149833989"/>
      <w:r w:rsidRPr="00462199">
        <w:lastRenderedPageBreak/>
        <w:t>Annual Compliance Report Response Notice</w:t>
      </w:r>
      <w:bookmarkEnd w:id="9846"/>
    </w:p>
    <w:p w14:paraId="72E1D87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D3AFFC3"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B72B94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B3A9FAD" w14:textId="77777777" w:rsidR="00D179D6" w:rsidRPr="00462199" w:rsidRDefault="00D179D6" w:rsidP="009E0DA4">
      <w:pPr>
        <w:pStyle w:val="NormalBoldAshurst"/>
        <w:tabs>
          <w:tab w:val="left" w:pos="782"/>
        </w:tabs>
        <w:rPr>
          <w:lang w:eastAsia="zh-CN"/>
        </w:rPr>
      </w:pPr>
      <w:r w:rsidRPr="00462199">
        <w:rPr>
          <w:i/>
        </w:rPr>
        <w:tab/>
        <w:t>[Address]</w:t>
      </w:r>
    </w:p>
    <w:p w14:paraId="530C833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213C1BC" w14:textId="77777777" w:rsidR="00D179D6" w:rsidRPr="00462199" w:rsidRDefault="00D179D6" w:rsidP="005B3BB9">
      <w:pPr>
        <w:pStyle w:val="CBOLDCAPSAshurst"/>
        <w:rPr>
          <w:lang w:eastAsia="zh-CN"/>
        </w:rPr>
      </w:pPr>
      <w:r w:rsidRPr="00462199">
        <w:t>LCHA – ANNUAL COMPLIANCE REPORT RESPONSE NOTICE</w:t>
      </w:r>
    </w:p>
    <w:p w14:paraId="6AFC0576" w14:textId="77777777" w:rsidR="00D179D6" w:rsidRPr="00462199" w:rsidRDefault="00D179D6" w:rsidP="005B3BB9">
      <w:pPr>
        <w:pStyle w:val="NormalAshurst"/>
        <w:rPr>
          <w:lang w:eastAsia="zh-CN"/>
        </w:rPr>
      </w:pPr>
      <w:r w:rsidRPr="00462199">
        <w:t>Dear Sir/Madam,</w:t>
      </w:r>
    </w:p>
    <w:p w14:paraId="616A7A99" w14:textId="77777777" w:rsidR="00D179D6" w:rsidRPr="00462199" w:rsidRDefault="00D179D6" w:rsidP="00C92053">
      <w:pPr>
        <w:pStyle w:val="AltSH1Ashurst"/>
        <w:numPr>
          <w:ilvl w:val="0"/>
          <w:numId w:val="111"/>
        </w:numPr>
        <w:rPr>
          <w:lang w:eastAsia="zh-CN"/>
        </w:rPr>
      </w:pPr>
      <w:bookmarkStart w:id="9847" w:name="_Ref14411734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47"/>
    </w:p>
    <w:p w14:paraId="4CEE2DCD" w14:textId="5A905FAF" w:rsidR="00D179D6" w:rsidRPr="00462199" w:rsidRDefault="00D179D6" w:rsidP="00500CE7">
      <w:pPr>
        <w:pStyle w:val="AltSH1Ashurst"/>
        <w:rPr>
          <w:lang w:eastAsia="zh-CN"/>
        </w:rPr>
      </w:pPr>
      <w:bookmarkStart w:id="9848" w:name="_Ref144117343"/>
      <w:r w:rsidRPr="00462199">
        <w:t xml:space="preserve">We further refer you to </w:t>
      </w:r>
      <w:r w:rsidR="007248B2" w:rsidRPr="007248B2">
        <w:t>Condition</w:t>
      </w:r>
      <w:r w:rsidRPr="00462199">
        <w:t xml:space="preserve"> </w:t>
      </w:r>
      <w:r w:rsidR="004D5F8F">
        <w:fldChar w:fldCharType="begin"/>
      </w:r>
      <w:r w:rsidR="004D5F8F">
        <w:instrText xml:space="preserve"> REF _Ref144114269 \w \h </w:instrText>
      </w:r>
      <w:r w:rsidR="004D5F8F">
        <w:fldChar w:fldCharType="separate"/>
      </w:r>
      <w:del w:id="9849" w:author="Faqir, Sofia (Energy Security)" w:date="2023-11-12T19:48:00Z">
        <w:r w:rsidR="00E473FC">
          <w:delText>41.5</w:delText>
        </w:r>
      </w:del>
      <w:r w:rsidR="004D5F8F">
        <w:fldChar w:fldCharType="end"/>
      </w:r>
      <w:r w:rsidRPr="00462199">
        <w:t>.</w:t>
      </w:r>
      <w:bookmarkEnd w:id="9848"/>
    </w:p>
    <w:p w14:paraId="685FF2BA" w14:textId="77777777" w:rsidR="00D179D6" w:rsidRPr="00462199" w:rsidRDefault="00D179D6" w:rsidP="00500CE7">
      <w:pPr>
        <w:pStyle w:val="AltSH1Ashurst"/>
        <w:rPr>
          <w:lang w:eastAsia="zh-CN"/>
        </w:rPr>
      </w:pPr>
      <w:bookmarkStart w:id="9850" w:name="_Ref144117344"/>
      <w:r w:rsidRPr="00462199">
        <w:t xml:space="preserve">This is an Annual Compliance Report Response Notice in relation to the Annual Compliance Report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50"/>
    </w:p>
    <w:p w14:paraId="43EFC0EE" w14:textId="77777777" w:rsidR="00D179D6" w:rsidRPr="00462199" w:rsidRDefault="00D179D6" w:rsidP="00500CE7">
      <w:pPr>
        <w:pStyle w:val="AltSH1Ashurst"/>
        <w:rPr>
          <w:lang w:eastAsia="zh-CN"/>
        </w:rPr>
      </w:pPr>
      <w:bookmarkStart w:id="9851" w:name="_Ref144117345"/>
      <w:r w:rsidRPr="00462199">
        <w:t xml:space="preserve">The Annual Compliance Report was </w:t>
      </w:r>
      <w:r w:rsidRPr="00462199">
        <w:rPr>
          <w:b/>
          <w:bCs/>
          <w:i/>
        </w:rPr>
        <w:t>[not]</w:t>
      </w:r>
      <w:r w:rsidRPr="00462199">
        <w:t xml:space="preserve"> accompanied by a Directors' Certificate in relation to the information contained therein.</w:t>
      </w:r>
      <w:bookmarkEnd w:id="9851"/>
    </w:p>
    <w:p w14:paraId="5FC951DC" w14:textId="77777777" w:rsidR="00D179D6" w:rsidRPr="00462199" w:rsidRDefault="00D179D6" w:rsidP="00500CE7">
      <w:pPr>
        <w:pStyle w:val="AltSH1Ashurst"/>
        <w:rPr>
          <w:lang w:eastAsia="zh-CN"/>
        </w:rPr>
      </w:pPr>
      <w:bookmarkStart w:id="9852" w:name="_Ref144117346"/>
      <w:r w:rsidRPr="00462199">
        <w:t xml:space="preserve">The Annual Compliance Report was </w:t>
      </w:r>
      <w:r w:rsidRPr="00462199">
        <w:rPr>
          <w:b/>
          <w:bCs/>
          <w:i/>
        </w:rPr>
        <w:t>[not]</w:t>
      </w:r>
      <w:r w:rsidRPr="00462199">
        <w:t xml:space="preserve"> accompanied by an Annual Auditor's Certificate in relation to the information contained therein.</w:t>
      </w:r>
      <w:bookmarkEnd w:id="9852"/>
    </w:p>
    <w:p w14:paraId="4956583C" w14:textId="77777777" w:rsidR="00D179D6" w:rsidRPr="00462199" w:rsidRDefault="00D179D6" w:rsidP="00500CE7">
      <w:pPr>
        <w:pStyle w:val="AltSH1Ashurst"/>
        <w:rPr>
          <w:b/>
          <w:bCs/>
        </w:rPr>
      </w:pPr>
      <w:bookmarkStart w:id="9853" w:name="_Ref144117347"/>
      <w:r w:rsidRPr="00462199">
        <w:rPr>
          <w:b/>
          <w:bCs/>
          <w:i/>
        </w:rPr>
        <w:t>[We [do not] approve the [Annual Auditor's Certificate]/[Annual Compliance Report] [for the following reasons: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consider that we have not been provided with sufficient Supporting Information to determine whether we approve the [Annual Auditor's Certificate]/[Annual Compliance Report]. We require the following Annual Compliance Report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9853"/>
    </w:p>
    <w:p w14:paraId="1083E48B" w14:textId="77777777" w:rsidR="00D179D6" w:rsidRPr="00462199" w:rsidRDefault="00D179D6" w:rsidP="00326791">
      <w:pPr>
        <w:pStyle w:val="NormalAshurst"/>
        <w:jc w:val="center"/>
      </w:pPr>
      <w:r w:rsidRPr="00462199">
        <w:t>Yours faithfully,</w:t>
      </w:r>
    </w:p>
    <w:p w14:paraId="2EE36DCE" w14:textId="77777777" w:rsidR="00D179D6" w:rsidRPr="00462199" w:rsidRDefault="00D179D6" w:rsidP="00326791">
      <w:pPr>
        <w:pStyle w:val="NormalAshurst"/>
        <w:rPr>
          <w:lang w:eastAsia="zh-CN"/>
        </w:rPr>
      </w:pPr>
    </w:p>
    <w:p w14:paraId="65F85259" w14:textId="77777777" w:rsidR="00D179D6" w:rsidRPr="00462199" w:rsidRDefault="00D179D6" w:rsidP="00326791">
      <w:pPr>
        <w:pStyle w:val="StandardAshurst"/>
        <w:jc w:val="center"/>
        <w:rPr>
          <w:lang w:eastAsia="zh-CN"/>
        </w:rPr>
      </w:pPr>
      <w:r w:rsidRPr="00462199">
        <w:t>.....................................</w:t>
      </w:r>
    </w:p>
    <w:p w14:paraId="027C0A5C" w14:textId="77777777" w:rsidR="00D179D6" w:rsidRPr="00462199" w:rsidRDefault="00D179D6" w:rsidP="00326791">
      <w:pPr>
        <w:pStyle w:val="StandardAshurst"/>
        <w:jc w:val="center"/>
        <w:rPr>
          <w:lang w:eastAsia="zh-CN"/>
        </w:rPr>
      </w:pPr>
      <w:r w:rsidRPr="00462199">
        <w:t>For and on behalf of</w:t>
      </w:r>
    </w:p>
    <w:p w14:paraId="6BA61FB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F1BCDCE" w14:textId="77777777" w:rsidR="00D179D6" w:rsidRPr="00462199" w:rsidRDefault="00D179D6">
      <w:pPr>
        <w:suppressAutoHyphens w:val="0"/>
        <w:spacing w:after="0" w:line="240" w:lineRule="auto"/>
        <w:jc w:val="left"/>
        <w:rPr>
          <w:b/>
          <w:sz w:val="20"/>
        </w:rPr>
      </w:pPr>
      <w:r w:rsidRPr="00462199">
        <w:br w:type="page"/>
      </w:r>
    </w:p>
    <w:p w14:paraId="48B34143" w14:textId="77777777" w:rsidR="00D179D6" w:rsidRPr="00462199" w:rsidRDefault="00D179D6" w:rsidP="009E0DA4">
      <w:pPr>
        <w:pStyle w:val="Annex13Heading"/>
        <w:rPr>
          <w:lang w:eastAsia="zh-CN"/>
        </w:rPr>
      </w:pPr>
      <w:bookmarkStart w:id="9854" w:name="_Toc149833990"/>
      <w:r w:rsidRPr="00462199">
        <w:lastRenderedPageBreak/>
        <w:t>Further Annual Compliance Report Response Notice</w:t>
      </w:r>
      <w:bookmarkEnd w:id="9854"/>
    </w:p>
    <w:p w14:paraId="1FDB709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07C4FF7"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C14862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A6B74B0" w14:textId="77777777" w:rsidR="00D179D6" w:rsidRPr="00462199" w:rsidRDefault="00D179D6" w:rsidP="009E0DA4">
      <w:pPr>
        <w:pStyle w:val="NormalBoldAshurst"/>
        <w:tabs>
          <w:tab w:val="left" w:pos="782"/>
        </w:tabs>
        <w:rPr>
          <w:lang w:eastAsia="zh-CN"/>
        </w:rPr>
      </w:pPr>
      <w:r w:rsidRPr="00462199">
        <w:rPr>
          <w:i/>
        </w:rPr>
        <w:tab/>
        <w:t>[Address]</w:t>
      </w:r>
    </w:p>
    <w:p w14:paraId="47685AC7"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96F7224" w14:textId="77777777" w:rsidR="00D179D6" w:rsidRPr="00462199" w:rsidRDefault="00D179D6" w:rsidP="005B3BB9">
      <w:pPr>
        <w:pStyle w:val="CBOLDCAPSAshurst"/>
        <w:rPr>
          <w:lang w:eastAsia="zh-CN"/>
        </w:rPr>
      </w:pPr>
      <w:r w:rsidRPr="00462199">
        <w:t>LCHA – FURTHER ANNUAL COMPLIANCE REPORT RESPONSE NOTICE</w:t>
      </w:r>
    </w:p>
    <w:p w14:paraId="137A8D7F" w14:textId="77777777" w:rsidR="00D179D6" w:rsidRPr="00462199" w:rsidRDefault="00D179D6" w:rsidP="005B3BB9">
      <w:pPr>
        <w:pStyle w:val="NormalAshurst"/>
        <w:rPr>
          <w:lang w:eastAsia="zh-CN"/>
        </w:rPr>
      </w:pPr>
      <w:r w:rsidRPr="00462199">
        <w:t>Dear Sir/Madam,</w:t>
      </w:r>
    </w:p>
    <w:p w14:paraId="5F930060" w14:textId="77777777" w:rsidR="00D179D6" w:rsidRPr="00462199" w:rsidRDefault="00D179D6" w:rsidP="00C92053">
      <w:pPr>
        <w:pStyle w:val="AltSH1Ashurst"/>
        <w:numPr>
          <w:ilvl w:val="0"/>
          <w:numId w:val="112"/>
        </w:numPr>
        <w:rPr>
          <w:lang w:eastAsia="zh-CN"/>
        </w:rPr>
      </w:pPr>
      <w:bookmarkStart w:id="9855" w:name="_Ref14411734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55"/>
    </w:p>
    <w:p w14:paraId="25824868" w14:textId="6FB3B4E8" w:rsidR="00D179D6" w:rsidRPr="00462199" w:rsidRDefault="00D179D6" w:rsidP="00500CE7">
      <w:pPr>
        <w:pStyle w:val="AltSH1Ashurst"/>
        <w:rPr>
          <w:lang w:eastAsia="zh-CN"/>
        </w:rPr>
      </w:pPr>
      <w:bookmarkStart w:id="9856" w:name="_Ref144117349"/>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_Ref144114280 \r \h \* MERGEFORMAT </w:instrText>
      </w:r>
      <w:r w:rsidRPr="00462199">
        <w:fldChar w:fldCharType="separate"/>
      </w:r>
      <w:del w:id="9857" w:author="Faqir, Sofia (Energy Security)" w:date="2023-11-12T19:48:00Z">
        <w:r w:rsidR="00E473FC" w:rsidRPr="00E473FC">
          <w:rPr>
            <w:color w:val="000000"/>
          </w:rPr>
          <w:delText>41.7(B)</w:delText>
        </w:r>
      </w:del>
      <w:r w:rsidRPr="00462199">
        <w:fldChar w:fldCharType="end"/>
      </w:r>
      <w:r w:rsidRPr="00462199">
        <w:t>.</w:t>
      </w:r>
      <w:bookmarkEnd w:id="9856"/>
    </w:p>
    <w:p w14:paraId="122075FB" w14:textId="77777777" w:rsidR="00D179D6" w:rsidRPr="00462199" w:rsidRDefault="00D179D6" w:rsidP="00500CE7">
      <w:pPr>
        <w:pStyle w:val="AltSH1Ashurst"/>
        <w:rPr>
          <w:lang w:eastAsia="zh-CN"/>
        </w:rPr>
      </w:pPr>
      <w:bookmarkStart w:id="9858" w:name="_Ref144117350"/>
      <w:r w:rsidRPr="00462199">
        <w:t xml:space="preserve">This is a Further Annual Compliance Report Response Notice in relation to the Annual Compliance Report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and the Annual Compliance Report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58"/>
    </w:p>
    <w:p w14:paraId="025ADA81" w14:textId="77777777" w:rsidR="00D179D6" w:rsidRPr="00462199" w:rsidRDefault="00D179D6" w:rsidP="00500CE7">
      <w:pPr>
        <w:pStyle w:val="AltSH1Ashurst"/>
        <w:rPr>
          <w:lang w:eastAsia="zh-CN"/>
        </w:rPr>
      </w:pPr>
      <w:bookmarkStart w:id="9859" w:name="_Ref144117351"/>
      <w:r w:rsidRPr="00462199">
        <w:t>Following our receipt of the Annual Compliance Report Supporting Information from you on</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we</w:t>
      </w:r>
      <w:r w:rsidRPr="00462199">
        <w:rPr>
          <w:b/>
          <w:bCs/>
          <w:i/>
        </w:rPr>
        <w:t xml:space="preserve"> [do not]</w:t>
      </w:r>
      <w:r w:rsidRPr="00462199">
        <w:rPr>
          <w:b/>
          <w:bCs/>
        </w:rPr>
        <w:t xml:space="preserve"> </w:t>
      </w:r>
      <w:r w:rsidRPr="00462199">
        <w:t>approve the</w:t>
      </w:r>
      <w:r w:rsidRPr="00462199">
        <w:rPr>
          <w:i/>
        </w:rPr>
        <w:t xml:space="preserve"> </w:t>
      </w:r>
      <w:r w:rsidRPr="00462199">
        <w:rPr>
          <w:b/>
          <w:bCs/>
          <w:i/>
        </w:rPr>
        <w:t>[Annual Auditor's Certificate]/[Annual Compliance Report]</w:t>
      </w:r>
      <w:r w:rsidRPr="00462199">
        <w:rPr>
          <w:i/>
        </w:rPr>
        <w:t>.</w:t>
      </w:r>
      <w:bookmarkEnd w:id="9859"/>
    </w:p>
    <w:p w14:paraId="727D42CE" w14:textId="77777777" w:rsidR="00D179D6" w:rsidRPr="00462199" w:rsidRDefault="00D179D6" w:rsidP="00326791">
      <w:pPr>
        <w:pStyle w:val="NormalAshurst"/>
        <w:jc w:val="center"/>
      </w:pPr>
      <w:r w:rsidRPr="00462199">
        <w:t>Yours faithfully,</w:t>
      </w:r>
    </w:p>
    <w:p w14:paraId="4A78BEAA" w14:textId="77777777" w:rsidR="00D179D6" w:rsidRPr="00462199" w:rsidRDefault="00D179D6" w:rsidP="00326791">
      <w:pPr>
        <w:pStyle w:val="NormalAshurst"/>
        <w:rPr>
          <w:lang w:eastAsia="zh-CN"/>
        </w:rPr>
      </w:pPr>
    </w:p>
    <w:p w14:paraId="15376AD5" w14:textId="77777777" w:rsidR="00D179D6" w:rsidRPr="00462199" w:rsidRDefault="00D179D6" w:rsidP="00326791">
      <w:pPr>
        <w:pStyle w:val="StandardAshurst"/>
        <w:jc w:val="center"/>
        <w:rPr>
          <w:lang w:eastAsia="zh-CN"/>
        </w:rPr>
      </w:pPr>
      <w:r w:rsidRPr="00462199">
        <w:t>.....................................</w:t>
      </w:r>
    </w:p>
    <w:p w14:paraId="0A0A3683" w14:textId="77777777" w:rsidR="00D179D6" w:rsidRPr="00462199" w:rsidRDefault="00D179D6" w:rsidP="00326791">
      <w:pPr>
        <w:pStyle w:val="StandardAshurst"/>
        <w:jc w:val="center"/>
        <w:rPr>
          <w:lang w:eastAsia="zh-CN"/>
        </w:rPr>
      </w:pPr>
      <w:r w:rsidRPr="00462199">
        <w:t>For and on behalf of</w:t>
      </w:r>
    </w:p>
    <w:p w14:paraId="44D9FDD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79EC9239" w14:textId="77777777" w:rsidR="00D179D6" w:rsidRPr="00462199" w:rsidRDefault="00D179D6">
      <w:pPr>
        <w:suppressAutoHyphens w:val="0"/>
        <w:spacing w:after="0" w:line="240" w:lineRule="auto"/>
        <w:jc w:val="left"/>
        <w:rPr>
          <w:b/>
          <w:sz w:val="20"/>
        </w:rPr>
      </w:pPr>
      <w:r w:rsidRPr="00462199">
        <w:br w:type="page"/>
      </w:r>
    </w:p>
    <w:p w14:paraId="03B2827B" w14:textId="77777777" w:rsidR="00D179D6" w:rsidRPr="00462199" w:rsidRDefault="00D179D6" w:rsidP="009E0DA4">
      <w:pPr>
        <w:pStyle w:val="Annex13Heading"/>
        <w:rPr>
          <w:lang w:eastAsia="zh-CN"/>
        </w:rPr>
      </w:pPr>
      <w:bookmarkStart w:id="9860" w:name="_Toc149833991"/>
      <w:r w:rsidRPr="00462199">
        <w:lastRenderedPageBreak/>
        <w:t>Annual Compliance Report Non-Compliance Notice</w:t>
      </w:r>
      <w:bookmarkEnd w:id="9860"/>
    </w:p>
    <w:p w14:paraId="72446034"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42B9B95"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7FC842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D66FB5B" w14:textId="77777777" w:rsidR="00D179D6" w:rsidRPr="00462199" w:rsidRDefault="00D179D6" w:rsidP="009E0DA4">
      <w:pPr>
        <w:pStyle w:val="NormalBoldAshurst"/>
        <w:tabs>
          <w:tab w:val="left" w:pos="782"/>
        </w:tabs>
        <w:rPr>
          <w:lang w:eastAsia="zh-CN"/>
        </w:rPr>
      </w:pPr>
      <w:r w:rsidRPr="00462199">
        <w:rPr>
          <w:i/>
        </w:rPr>
        <w:tab/>
        <w:t>[Address]</w:t>
      </w:r>
    </w:p>
    <w:p w14:paraId="42C57919"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CC37FE9" w14:textId="77777777" w:rsidR="00D179D6" w:rsidRPr="00462199" w:rsidRDefault="00D179D6" w:rsidP="005B3BB9">
      <w:pPr>
        <w:pStyle w:val="CBOLDCAPSAshurst"/>
        <w:rPr>
          <w:lang w:eastAsia="zh-CN"/>
        </w:rPr>
      </w:pPr>
      <w:r w:rsidRPr="00462199">
        <w:t>LCHA –ANNUAL COMPLIANCE REPORT NON-COMPLIANCE NOTICE</w:t>
      </w:r>
    </w:p>
    <w:p w14:paraId="630EE097" w14:textId="77777777" w:rsidR="00D179D6" w:rsidRPr="00462199" w:rsidRDefault="00D179D6" w:rsidP="005B3BB9">
      <w:pPr>
        <w:pStyle w:val="NormalAshurst"/>
        <w:rPr>
          <w:lang w:eastAsia="zh-CN"/>
        </w:rPr>
      </w:pPr>
      <w:r w:rsidRPr="00462199">
        <w:t>Dear Sir/Madam,</w:t>
      </w:r>
    </w:p>
    <w:p w14:paraId="4CCADD9E" w14:textId="77777777" w:rsidR="00D179D6" w:rsidRPr="00462199" w:rsidRDefault="00D179D6" w:rsidP="00BC5CF5">
      <w:pPr>
        <w:pStyle w:val="AltSH1Ashurst"/>
        <w:numPr>
          <w:ilvl w:val="0"/>
          <w:numId w:val="113"/>
        </w:numPr>
        <w:rPr>
          <w:lang w:eastAsia="zh-CN"/>
        </w:rPr>
      </w:pPr>
      <w:bookmarkStart w:id="9861" w:name="_Ref14411735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61"/>
    </w:p>
    <w:p w14:paraId="1DA4CB4B" w14:textId="5C301D8B" w:rsidR="00D179D6" w:rsidRPr="00462199" w:rsidRDefault="00D179D6" w:rsidP="00500CE7">
      <w:pPr>
        <w:pStyle w:val="AltSH1Ashurst"/>
        <w:rPr>
          <w:lang w:eastAsia="zh-CN"/>
        </w:rPr>
      </w:pPr>
      <w:bookmarkStart w:id="9862" w:name="_Ref144117353"/>
      <w:r w:rsidRPr="00462199">
        <w:t xml:space="preserve">We further refer you to </w:t>
      </w:r>
      <w:r w:rsidR="007248B2" w:rsidRPr="007248B2">
        <w:t>Condition</w:t>
      </w:r>
      <w:r w:rsidRPr="00462199">
        <w:t xml:space="preserve"> </w:t>
      </w:r>
      <w:r w:rsidR="004D5F8F">
        <w:fldChar w:fldCharType="begin"/>
      </w:r>
      <w:r w:rsidR="004D5F8F">
        <w:instrText xml:space="preserve"> REF _Ref144114282 \w \h </w:instrText>
      </w:r>
      <w:r w:rsidR="004D5F8F">
        <w:fldChar w:fldCharType="separate"/>
      </w:r>
      <w:del w:id="9863" w:author="Faqir, Sofia (Energy Security)" w:date="2023-11-12T19:48:00Z">
        <w:r w:rsidR="00E473FC">
          <w:delText>41.9</w:delText>
        </w:r>
      </w:del>
      <w:r w:rsidR="004D5F8F">
        <w:fldChar w:fldCharType="end"/>
      </w:r>
      <w:r w:rsidRPr="00462199">
        <w:t>.</w:t>
      </w:r>
      <w:bookmarkEnd w:id="9862"/>
    </w:p>
    <w:p w14:paraId="5617CE5E" w14:textId="77777777" w:rsidR="00D179D6" w:rsidRPr="00462199" w:rsidRDefault="00D179D6" w:rsidP="00500CE7">
      <w:pPr>
        <w:pStyle w:val="AltSH1Ashurst"/>
        <w:rPr>
          <w:lang w:eastAsia="zh-CN"/>
        </w:rPr>
      </w:pPr>
      <w:bookmarkStart w:id="9864" w:name="_Ref144117354"/>
      <w:r w:rsidRPr="00462199">
        <w:t>This is an Annual Compliance Report Non-Compliance Notice.</w:t>
      </w:r>
      <w:bookmarkEnd w:id="9864"/>
    </w:p>
    <w:p w14:paraId="6A54C8FB" w14:textId="7DB3924E" w:rsidR="00D179D6" w:rsidRPr="00462199" w:rsidRDefault="00D179D6" w:rsidP="00500CE7">
      <w:pPr>
        <w:pStyle w:val="AltSH1Ashurst"/>
        <w:rPr>
          <w:lang w:eastAsia="zh-CN"/>
        </w:rPr>
      </w:pPr>
      <w:bookmarkStart w:id="9865" w:name="_Ref144117355"/>
      <w:r w:rsidRPr="00462199">
        <w:rPr>
          <w:b/>
          <w:i/>
        </w:rPr>
        <w:t xml:space="preserve">[You have failed to provide an Annual Compliance Report by the Annual Compliance Report Deadline which satisfies the requirements set out in </w:t>
      </w:r>
      <w:r w:rsidR="007248B2" w:rsidRPr="007248B2">
        <w:rPr>
          <w:b/>
          <w:i/>
        </w:rPr>
        <w:t>Condition</w:t>
      </w:r>
      <w:r w:rsidRPr="00462199">
        <w:rPr>
          <w:b/>
          <w:i/>
        </w:rPr>
        <w:t> </w:t>
      </w:r>
      <w:r w:rsidR="004D5F8F">
        <w:rPr>
          <w:b/>
          <w:i/>
        </w:rPr>
        <w:fldChar w:fldCharType="begin"/>
      </w:r>
      <w:r w:rsidR="004D5F8F">
        <w:rPr>
          <w:b/>
          <w:i/>
        </w:rPr>
        <w:instrText xml:space="preserve"> REF _Ref144114235 \w \h </w:instrText>
      </w:r>
      <w:r w:rsidR="004D5F8F">
        <w:rPr>
          <w:b/>
          <w:i/>
        </w:rPr>
      </w:r>
      <w:r w:rsidR="004D5F8F">
        <w:rPr>
          <w:b/>
          <w:i/>
        </w:rPr>
        <w:fldChar w:fldCharType="separate"/>
      </w:r>
      <w:del w:id="9866" w:author="Faqir, Sofia (Energy Security)" w:date="2023-11-12T19:48:00Z">
        <w:r w:rsidR="00E473FC">
          <w:rPr>
            <w:b/>
            <w:i/>
          </w:rPr>
          <w:delText>41.1</w:delText>
        </w:r>
      </w:del>
      <w:r w:rsidR="004D5F8F">
        <w:rPr>
          <w:b/>
          <w:i/>
        </w:rPr>
        <w:fldChar w:fldCharType="end"/>
      </w:r>
      <w:r w:rsidRPr="00462199">
        <w:rPr>
          <w:b/>
          <w:i/>
        </w:rPr>
        <w:t xml:space="preserve"> and </w:t>
      </w:r>
      <w:r w:rsidR="007248B2" w:rsidRPr="007248B2">
        <w:rPr>
          <w:b/>
          <w:i/>
        </w:rPr>
        <w:t>Condition</w:t>
      </w:r>
      <w:r w:rsidRPr="00462199">
        <w:rPr>
          <w:b/>
          <w:i/>
        </w:rPr>
        <w:t xml:space="preserve"> </w:t>
      </w:r>
      <w:r w:rsidR="004D5F8F">
        <w:rPr>
          <w:b/>
          <w:i/>
        </w:rPr>
        <w:fldChar w:fldCharType="begin"/>
      </w:r>
      <w:r w:rsidR="004D5F8F">
        <w:rPr>
          <w:b/>
          <w:i/>
        </w:rPr>
        <w:instrText xml:space="preserve"> REF _Ref144114254 \w \h </w:instrText>
      </w:r>
      <w:r w:rsidR="004D5F8F">
        <w:rPr>
          <w:b/>
          <w:i/>
        </w:rPr>
      </w:r>
      <w:r w:rsidR="004D5F8F">
        <w:rPr>
          <w:b/>
          <w:i/>
        </w:rPr>
        <w:fldChar w:fldCharType="separate"/>
      </w:r>
      <w:del w:id="9867" w:author="Faqir, Sofia (Energy Security)" w:date="2023-11-12T19:48:00Z">
        <w:r w:rsidR="00E473FC">
          <w:rPr>
            <w:b/>
            <w:i/>
          </w:rPr>
          <w:delText>41.2</w:delText>
        </w:r>
      </w:del>
      <w:r w:rsidR="004D5F8F">
        <w:rPr>
          <w:b/>
          <w:i/>
        </w:rPr>
        <w:fldChar w:fldCharType="end"/>
      </w:r>
      <w:r w:rsidRPr="00462199">
        <w:rPr>
          <w:b/>
          <w:i/>
        </w:rPr>
        <w:t xml:space="preserve">.]/[You have failed to provide the Annual Compliance Report Supporting Information required by the LCHA Counterparty which satisfies the requirements set out in </w:t>
      </w:r>
      <w:r w:rsidR="007248B2" w:rsidRPr="007248B2">
        <w:rPr>
          <w:b/>
          <w:i/>
        </w:rPr>
        <w:t>Condition</w:t>
      </w:r>
      <w:r w:rsidRPr="00462199">
        <w:rPr>
          <w:b/>
          <w:i/>
        </w:rPr>
        <w:t xml:space="preserve"> </w:t>
      </w:r>
      <w:r w:rsidRPr="00462199">
        <w:rPr>
          <w:b/>
          <w:i/>
        </w:rPr>
        <w:fldChar w:fldCharType="begin"/>
      </w:r>
      <w:r w:rsidRPr="00462199">
        <w:rPr>
          <w:b/>
          <w:i/>
        </w:rPr>
        <w:instrText xml:space="preserve">  REF _Ref144114279 \r \h \* MERGEFORMAT </w:instrText>
      </w:r>
      <w:r w:rsidRPr="00462199">
        <w:rPr>
          <w:b/>
          <w:i/>
        </w:rPr>
      </w:r>
      <w:r w:rsidRPr="00462199">
        <w:rPr>
          <w:b/>
          <w:i/>
        </w:rPr>
        <w:fldChar w:fldCharType="separate"/>
      </w:r>
      <w:del w:id="9868" w:author="Faqir, Sofia (Energy Security)" w:date="2023-11-12T19:48:00Z">
        <w:r w:rsidR="00E473FC" w:rsidRPr="00E473FC">
          <w:rPr>
            <w:b/>
            <w:i/>
            <w:color w:val="000000"/>
          </w:rPr>
          <w:delText>41.7(A)</w:delText>
        </w:r>
      </w:del>
      <w:r w:rsidRPr="00462199">
        <w:rPr>
          <w:b/>
          <w:i/>
        </w:rPr>
        <w:fldChar w:fldCharType="end"/>
      </w:r>
      <w:r w:rsidRPr="00462199">
        <w:rPr>
          <w:b/>
          <w:i/>
        </w:rPr>
        <w:t>.]</w:t>
      </w:r>
      <w:bookmarkEnd w:id="9865"/>
    </w:p>
    <w:p w14:paraId="51AF4769" w14:textId="77777777" w:rsidR="00D179D6" w:rsidRPr="00462199" w:rsidRDefault="00D179D6" w:rsidP="00500CE7">
      <w:pPr>
        <w:pStyle w:val="AltSH1Ashurst"/>
      </w:pPr>
      <w:bookmarkStart w:id="9869" w:name="_Ref144117356"/>
      <w:r w:rsidRPr="00462199">
        <w:t>We hereby notify you that if you fail to provide the</w:t>
      </w:r>
      <w:r w:rsidRPr="00462199">
        <w:rPr>
          <w:b/>
          <w:i/>
        </w:rPr>
        <w:t xml:space="preserve"> [Annual Compliance Report]/[Annual Compliance Report Supporting Information] </w:t>
      </w:r>
      <w:r w:rsidRPr="00462199">
        <w:t xml:space="preserve">by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have the right to suspend payment of any amounts payable to you under the LCHA from such date.</w:t>
      </w:r>
      <w:bookmarkEnd w:id="9869"/>
    </w:p>
    <w:p w14:paraId="4C535525" w14:textId="77777777" w:rsidR="00D179D6" w:rsidRPr="00462199" w:rsidRDefault="00D179D6" w:rsidP="00500CE7">
      <w:pPr>
        <w:pStyle w:val="AltSH1Ashurst"/>
      </w:pPr>
      <w:bookmarkStart w:id="9870" w:name="_Ref144117357"/>
      <w:r w:rsidRPr="00462199">
        <w:t xml:space="preserve">We hereby notify you that if you fail to provide the </w:t>
      </w:r>
      <w:r w:rsidRPr="00462199">
        <w:rPr>
          <w:b/>
          <w:i/>
        </w:rPr>
        <w:t>[Annual Compliance Report]/[Annual Compliance Report Supporting Information]</w:t>
      </w:r>
      <w:r w:rsidRPr="00462199">
        <w:t xml:space="preserve"> by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have the right to deem the relevant Offtaker to be a Non-Qualifying Offtaker under the LCHA from such date.</w:t>
      </w:r>
      <w:bookmarkEnd w:id="9870"/>
    </w:p>
    <w:p w14:paraId="33F649A7" w14:textId="6D00BC43" w:rsidR="00D179D6" w:rsidRPr="00462199" w:rsidRDefault="00D179D6" w:rsidP="00500CE7">
      <w:pPr>
        <w:pStyle w:val="AltSH1Ashurst"/>
      </w:pPr>
      <w:bookmarkStart w:id="9871" w:name="_Ref144117358"/>
      <w:r w:rsidRPr="00462199">
        <w:t xml:space="preserve">We hereby notify you that we may terminate the LCHA in accordance with </w:t>
      </w:r>
      <w:r w:rsidR="007248B2" w:rsidRPr="007248B2">
        <w:t>Condition</w:t>
      </w:r>
      <w:r w:rsidRPr="00462199">
        <w:t xml:space="preserve"> </w:t>
      </w:r>
      <w:r w:rsidR="00C23AB2">
        <w:fldChar w:fldCharType="begin"/>
      </w:r>
      <w:r w:rsidR="00C23AB2">
        <w:instrText xml:space="preserve"> REF _Ref144114302 \w \h </w:instrText>
      </w:r>
      <w:r w:rsidR="00C23AB2">
        <w:fldChar w:fldCharType="separate"/>
      </w:r>
      <w:del w:id="9872" w:author="Faqir, Sofia (Energy Security)" w:date="2023-11-12T19:48:00Z">
        <w:r w:rsidR="00E473FC">
          <w:delText>41.13</w:delText>
        </w:r>
      </w:del>
      <w:r w:rsidR="00C23AB2">
        <w:fldChar w:fldCharType="end"/>
      </w:r>
      <w:r w:rsidRPr="00462199">
        <w:t xml:space="preserve">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71"/>
    </w:p>
    <w:p w14:paraId="0A746403" w14:textId="77777777" w:rsidR="00D179D6" w:rsidRPr="00462199" w:rsidRDefault="00D179D6" w:rsidP="00326791">
      <w:pPr>
        <w:pStyle w:val="NormalAshurst"/>
        <w:jc w:val="center"/>
      </w:pPr>
      <w:r w:rsidRPr="00462199">
        <w:t>Yours faithfully,</w:t>
      </w:r>
    </w:p>
    <w:p w14:paraId="2E2D807D" w14:textId="77777777" w:rsidR="00D179D6" w:rsidRPr="00462199" w:rsidRDefault="00D179D6" w:rsidP="00326791">
      <w:pPr>
        <w:pStyle w:val="NormalAshurst"/>
        <w:rPr>
          <w:lang w:eastAsia="zh-CN"/>
        </w:rPr>
      </w:pPr>
    </w:p>
    <w:p w14:paraId="22A6F422" w14:textId="77777777" w:rsidR="00D179D6" w:rsidRPr="00462199" w:rsidRDefault="00D179D6" w:rsidP="00326791">
      <w:pPr>
        <w:pStyle w:val="StandardAshurst"/>
        <w:jc w:val="center"/>
        <w:rPr>
          <w:lang w:eastAsia="zh-CN"/>
        </w:rPr>
      </w:pPr>
      <w:r w:rsidRPr="00462199">
        <w:t>.....................................</w:t>
      </w:r>
    </w:p>
    <w:p w14:paraId="79F08315" w14:textId="77777777" w:rsidR="00D179D6" w:rsidRPr="00462199" w:rsidRDefault="00D179D6" w:rsidP="00326791">
      <w:pPr>
        <w:pStyle w:val="StandardAshurst"/>
        <w:jc w:val="center"/>
        <w:rPr>
          <w:lang w:eastAsia="zh-CN"/>
        </w:rPr>
      </w:pPr>
      <w:r w:rsidRPr="00462199">
        <w:t>For and on behalf of</w:t>
      </w:r>
    </w:p>
    <w:p w14:paraId="1AE1A87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E082C4D" w14:textId="77777777" w:rsidR="00D179D6" w:rsidRPr="00462199" w:rsidRDefault="00D179D6">
      <w:pPr>
        <w:suppressAutoHyphens w:val="0"/>
        <w:spacing w:after="0" w:line="240" w:lineRule="auto"/>
        <w:jc w:val="left"/>
        <w:rPr>
          <w:b/>
          <w:sz w:val="20"/>
        </w:rPr>
      </w:pPr>
      <w:r w:rsidRPr="00462199">
        <w:br w:type="page"/>
      </w:r>
    </w:p>
    <w:p w14:paraId="7A986EB8" w14:textId="77777777" w:rsidR="00D179D6" w:rsidRPr="00462199" w:rsidRDefault="00D179D6" w:rsidP="009E0DA4">
      <w:pPr>
        <w:pStyle w:val="Annex13Heading"/>
        <w:rPr>
          <w:lang w:eastAsia="zh-CN"/>
        </w:rPr>
      </w:pPr>
      <w:bookmarkStart w:id="9873" w:name="_Toc149833992"/>
      <w:r w:rsidRPr="00462199">
        <w:lastRenderedPageBreak/>
        <w:t>LCHA Counterparty QCiL Notice</w:t>
      </w:r>
      <w:bookmarkEnd w:id="9873"/>
    </w:p>
    <w:p w14:paraId="44DC8680"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B20A780"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EC6D2E3"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C950BD4" w14:textId="77777777" w:rsidR="00D179D6" w:rsidRPr="00462199" w:rsidRDefault="00D179D6" w:rsidP="009E0DA4">
      <w:pPr>
        <w:pStyle w:val="NormalBoldAshurst"/>
        <w:tabs>
          <w:tab w:val="left" w:pos="782"/>
        </w:tabs>
        <w:rPr>
          <w:lang w:eastAsia="zh-CN"/>
        </w:rPr>
      </w:pPr>
      <w:r w:rsidRPr="00462199">
        <w:rPr>
          <w:i/>
        </w:rPr>
        <w:tab/>
        <w:t>[Address]</w:t>
      </w:r>
    </w:p>
    <w:p w14:paraId="7CF3BB2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D5F99D1" w14:textId="77777777" w:rsidR="00D179D6" w:rsidRPr="00462199" w:rsidRDefault="00D179D6" w:rsidP="005B3BB9">
      <w:pPr>
        <w:pStyle w:val="CBOLDCAPSAshurst"/>
        <w:rPr>
          <w:lang w:eastAsia="zh-CN"/>
        </w:rPr>
      </w:pPr>
      <w:r w:rsidRPr="00462199">
        <w:t>LCHA – LCHA COUNTERPARTY QCIL NOTICE</w:t>
      </w:r>
    </w:p>
    <w:p w14:paraId="479CA7E3" w14:textId="77777777" w:rsidR="00D179D6" w:rsidRPr="00462199" w:rsidRDefault="00D179D6" w:rsidP="005B3BB9">
      <w:pPr>
        <w:pStyle w:val="NormalAshurst"/>
        <w:rPr>
          <w:lang w:eastAsia="zh-CN"/>
        </w:rPr>
      </w:pPr>
      <w:r w:rsidRPr="00462199">
        <w:t>Dear Sir/Madam,</w:t>
      </w:r>
    </w:p>
    <w:p w14:paraId="5FE19BCF" w14:textId="77777777" w:rsidR="00D179D6" w:rsidRPr="00462199" w:rsidRDefault="00D179D6" w:rsidP="00BC5CF5">
      <w:pPr>
        <w:pStyle w:val="AltSH1Ashurst"/>
        <w:numPr>
          <w:ilvl w:val="0"/>
          <w:numId w:val="114"/>
        </w:numPr>
        <w:rPr>
          <w:lang w:eastAsia="zh-CN"/>
        </w:rPr>
      </w:pPr>
      <w:bookmarkStart w:id="9874" w:name="_Ref144117359"/>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874"/>
    </w:p>
    <w:p w14:paraId="6D234710" w14:textId="504345E8" w:rsidR="00D179D6" w:rsidRPr="00462199" w:rsidRDefault="00D179D6" w:rsidP="00500CE7">
      <w:pPr>
        <w:pStyle w:val="AltSH1Ashurst"/>
        <w:rPr>
          <w:lang w:eastAsia="zh-CN"/>
        </w:rPr>
      </w:pPr>
      <w:bookmarkStart w:id="9875" w:name="_Ref144117360"/>
      <w:r w:rsidRPr="00462199">
        <w:t xml:space="preserve">We further refer you to </w:t>
      </w:r>
      <w:r w:rsidR="007248B2" w:rsidRPr="007248B2">
        <w:t>Condition</w:t>
      </w:r>
      <w:r w:rsidRPr="00462199">
        <w:t xml:space="preserve"> </w:t>
      </w:r>
      <w:r w:rsidR="00C23AB2">
        <w:fldChar w:fldCharType="begin"/>
      </w:r>
      <w:r w:rsidR="00C23AB2">
        <w:instrText xml:space="preserve"> REF _Ref144114310 \w \h </w:instrText>
      </w:r>
      <w:r w:rsidR="00C23AB2">
        <w:fldChar w:fldCharType="separate"/>
      </w:r>
      <w:del w:id="9876" w:author="Faqir, Sofia (Energy Security)" w:date="2023-11-12T19:48:00Z">
        <w:r w:rsidR="00E473FC">
          <w:delText>42.1</w:delText>
        </w:r>
      </w:del>
      <w:r w:rsidR="00C23AB2">
        <w:fldChar w:fldCharType="end"/>
      </w:r>
      <w:r w:rsidRPr="00462199">
        <w:t>.</w:t>
      </w:r>
      <w:bookmarkEnd w:id="9875"/>
    </w:p>
    <w:p w14:paraId="7D6A1C1B" w14:textId="77777777" w:rsidR="00D179D6" w:rsidRPr="00462199" w:rsidRDefault="00D179D6" w:rsidP="00500CE7">
      <w:pPr>
        <w:pStyle w:val="AltSH1Ashurst"/>
        <w:rPr>
          <w:lang w:eastAsia="zh-CN"/>
        </w:rPr>
      </w:pPr>
      <w:bookmarkStart w:id="9877" w:name="_Ref144117361"/>
      <w:r w:rsidRPr="00462199">
        <w:t>This is a LCHA Counterparty QCiL Notice.</w:t>
      </w:r>
      <w:bookmarkEnd w:id="9877"/>
    </w:p>
    <w:p w14:paraId="6AC53C34" w14:textId="77777777" w:rsidR="00D179D6" w:rsidRPr="00462199" w:rsidRDefault="00D179D6" w:rsidP="00500CE7">
      <w:pPr>
        <w:pStyle w:val="AltSH1Ashurst"/>
        <w:rPr>
          <w:lang w:eastAsia="zh-CN"/>
        </w:rPr>
      </w:pPr>
      <w:bookmarkStart w:id="9878" w:name="_Ref144117362"/>
      <w:r w:rsidRPr="00462199">
        <w:t xml:space="preserve">We </w:t>
      </w:r>
      <w:r w:rsidRPr="00462199">
        <w:rPr>
          <w:b/>
          <w:i/>
        </w:rPr>
        <w:t>[enclose]/[set out]</w:t>
      </w:r>
      <w:r w:rsidRPr="00462199">
        <w:t xml:space="preserve"> the following reasonable details of the Qualifying Change in Law which we consider </w:t>
      </w:r>
      <w:r w:rsidRPr="00462199">
        <w:rPr>
          <w:b/>
          <w:i/>
        </w:rPr>
        <w:t>[has been implemented, occurred or become effective]/[is shortly to be implemented, occur or become effective]/[: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878"/>
    </w:p>
    <w:p w14:paraId="2BA39599" w14:textId="77777777" w:rsidR="00D179D6" w:rsidRPr="00462199" w:rsidRDefault="00D179D6" w:rsidP="00500CE7">
      <w:pPr>
        <w:pStyle w:val="AltSH1Ashurst"/>
        <w:rPr>
          <w:lang w:eastAsia="zh-CN"/>
        </w:rPr>
      </w:pPr>
      <w:bookmarkStart w:id="9879" w:name="_Ref144117363"/>
      <w:r w:rsidRPr="00462199">
        <w:t xml:space="preserve">The </w:t>
      </w:r>
      <w:r w:rsidRPr="00462199">
        <w:rPr>
          <w:b/>
          <w:i/>
        </w:rPr>
        <w:t>[QCiL Effective Date]/[Expected QCiL Effective Date]</w:t>
      </w:r>
      <w:r w:rsidRPr="00462199">
        <w:t xml:space="preser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79"/>
    </w:p>
    <w:p w14:paraId="3DAEC80D" w14:textId="569E6BDA" w:rsidR="00D179D6" w:rsidRPr="00462199" w:rsidRDefault="00D179D6" w:rsidP="00500CE7">
      <w:pPr>
        <w:pStyle w:val="AltSH1Ashurst"/>
        <w:rPr>
          <w:lang w:eastAsia="zh-CN"/>
        </w:rPr>
      </w:pPr>
      <w:bookmarkStart w:id="9880" w:name="_Ref144117364"/>
      <w:r w:rsidRPr="00462199">
        <w:t xml:space="preserve">We consider that the Change in Law </w:t>
      </w:r>
      <w:r w:rsidRPr="00462199">
        <w:rPr>
          <w:b/>
          <w:i/>
        </w:rPr>
        <w:t>[constitutes]/[will constitute]</w:t>
      </w:r>
      <w:r w:rsidRPr="00462199">
        <w:t xml:space="preserve"> a Qualifying Change in Law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consider the Qualifying Change in Law to be </w:t>
      </w:r>
      <w:r w:rsidRPr="00462199">
        <w:rPr>
          <w:b/>
          <w:i/>
        </w:rPr>
        <w:t xml:space="preserve">[a Discriminatory]/[a Specific]/[an Other] [an EII Subsidy Intensity Threshold Decrease Change in Law]/[an EII </w:t>
      </w:r>
      <w:commentRangeStart w:id="9881"/>
      <w:commentRangeStart w:id="9882"/>
      <w:r w:rsidRPr="00462199">
        <w:rPr>
          <w:b/>
          <w:i/>
        </w:rPr>
        <w:t xml:space="preserve">TNUoS </w:t>
      </w:r>
      <w:commentRangeEnd w:id="9881"/>
      <w:r w:rsidR="0039297C" w:rsidRPr="00462199">
        <w:rPr>
          <w:rStyle w:val="CommentReference"/>
          <w:rFonts w:ascii="Arial" w:hAnsi="Arial"/>
          <w:b/>
          <w:i/>
          <w:sz w:val="20"/>
          <w:szCs w:val="20"/>
        </w:rPr>
        <w:commentReference w:id="9881"/>
      </w:r>
      <w:commentRangeEnd w:id="9882"/>
      <w:r w:rsidR="009134C8" w:rsidRPr="00462199">
        <w:rPr>
          <w:rStyle w:val="CommentReference"/>
          <w:rFonts w:ascii="Arial" w:hAnsi="Arial"/>
          <w:b/>
          <w:i/>
          <w:sz w:val="20"/>
          <w:szCs w:val="20"/>
        </w:rPr>
        <w:commentReference w:id="9882"/>
      </w:r>
      <w:r w:rsidRPr="00462199">
        <w:rPr>
          <w:b/>
          <w:i/>
        </w:rPr>
        <w:t>Charges Exemption Change in Law]/[a Material LCHS Data Annex Amendment Direction]</w:t>
      </w:r>
      <w:r w:rsidRPr="00462199">
        <w:t xml:space="preserve"> Change in Law.</w:t>
      </w:r>
      <w:bookmarkEnd w:id="9880"/>
    </w:p>
    <w:p w14:paraId="753D80C6" w14:textId="77777777" w:rsidR="00D179D6" w:rsidRPr="00462199" w:rsidRDefault="00D179D6" w:rsidP="00500CE7">
      <w:pPr>
        <w:pStyle w:val="AltSH1Ashurst"/>
        <w:rPr>
          <w:lang w:eastAsia="zh-CN"/>
        </w:rPr>
      </w:pPr>
      <w:bookmarkStart w:id="9883" w:name="_Ref144117365"/>
      <w:r w:rsidRPr="00462199">
        <w:rPr>
          <w:b/>
          <w:i/>
        </w:rPr>
        <w:t>[We consider that the Notified Change in Law will give rise to or result in QCiL Operating [Costs]/[Savings].]</w:t>
      </w:r>
      <w:bookmarkEnd w:id="9883"/>
    </w:p>
    <w:p w14:paraId="538214E7" w14:textId="77777777" w:rsidR="00D179D6" w:rsidRPr="00462199" w:rsidRDefault="00D179D6" w:rsidP="00500CE7">
      <w:pPr>
        <w:pStyle w:val="AltSH1Ashurst"/>
        <w:rPr>
          <w:lang w:eastAsia="zh-CN"/>
        </w:rPr>
      </w:pPr>
      <w:bookmarkStart w:id="9884" w:name="_Ref144117366"/>
      <w:r w:rsidRPr="00462199">
        <w:rPr>
          <w:b/>
          <w:i/>
        </w:rPr>
        <w:t>[We consider that the Notified Change in Law will give rise to or result in QCiL Capital [Costs]/[Savings].]</w:t>
      </w:r>
      <w:bookmarkEnd w:id="9884"/>
    </w:p>
    <w:p w14:paraId="4068CE31" w14:textId="77777777" w:rsidR="00D179D6" w:rsidRPr="00462199" w:rsidRDefault="00D179D6" w:rsidP="00500CE7">
      <w:pPr>
        <w:pStyle w:val="AltSH1Ashurst"/>
        <w:rPr>
          <w:lang w:eastAsia="zh-CN"/>
        </w:rPr>
      </w:pPr>
      <w:bookmarkStart w:id="9885" w:name="_Ref144117367"/>
      <w:r w:rsidRPr="00462199">
        <w:rPr>
          <w:b/>
          <w:i/>
        </w:rPr>
        <w:t>[We consider that the Notified Change in Law will give rise to or result in an Adjusted Output Period. Our AOP Estimate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885"/>
    </w:p>
    <w:p w14:paraId="0FBAF356" w14:textId="77777777" w:rsidR="00D179D6" w:rsidRPr="00462199" w:rsidRDefault="00D179D6" w:rsidP="00500CE7">
      <w:pPr>
        <w:pStyle w:val="AltSH1Ashurst"/>
        <w:rPr>
          <w:lang w:eastAsia="zh-CN"/>
        </w:rPr>
      </w:pPr>
      <w:bookmarkStart w:id="9886" w:name="_Ref144117368"/>
      <w:r w:rsidRPr="00462199">
        <w:rPr>
          <w:b/>
          <w:i/>
        </w:rPr>
        <w:t>[We consider that the Notified Change in Law will give rise to or result in a QCiL Construction Event.]</w:t>
      </w:r>
      <w:bookmarkEnd w:id="9886"/>
    </w:p>
    <w:p w14:paraId="1215F34D" w14:textId="77777777" w:rsidR="00D179D6" w:rsidRPr="00462199" w:rsidRDefault="00D179D6" w:rsidP="00500CE7">
      <w:pPr>
        <w:pStyle w:val="AltSH1Ashurst"/>
        <w:rPr>
          <w:lang w:eastAsia="zh-CN"/>
        </w:rPr>
      </w:pPr>
      <w:bookmarkStart w:id="9887" w:name="_Ref144117369"/>
      <w:r w:rsidRPr="00462199">
        <w:rPr>
          <w:b/>
          <w:i/>
        </w:rPr>
        <w:t>[We consider that the Notified Change in Law will give rise to or result in a QCiL Operations Cessation Event.]</w:t>
      </w:r>
      <w:bookmarkEnd w:id="9887"/>
    </w:p>
    <w:p w14:paraId="6F238844" w14:textId="77777777" w:rsidR="00D179D6" w:rsidRPr="00462199" w:rsidRDefault="00D179D6" w:rsidP="00326791">
      <w:pPr>
        <w:pStyle w:val="NormalAshurst"/>
        <w:jc w:val="center"/>
      </w:pPr>
      <w:r w:rsidRPr="00462199">
        <w:t>Yours faithfully,</w:t>
      </w:r>
    </w:p>
    <w:p w14:paraId="412F9ADB" w14:textId="77777777" w:rsidR="00D179D6" w:rsidRPr="00462199" w:rsidRDefault="00D179D6" w:rsidP="00326791">
      <w:pPr>
        <w:pStyle w:val="NormalAshurst"/>
        <w:rPr>
          <w:lang w:eastAsia="zh-CN"/>
        </w:rPr>
      </w:pPr>
    </w:p>
    <w:p w14:paraId="5A548AAA" w14:textId="77777777" w:rsidR="00D179D6" w:rsidRPr="00462199" w:rsidRDefault="00D179D6" w:rsidP="00326791">
      <w:pPr>
        <w:pStyle w:val="StandardAshurst"/>
        <w:jc w:val="center"/>
        <w:rPr>
          <w:lang w:eastAsia="zh-CN"/>
        </w:rPr>
      </w:pPr>
      <w:r w:rsidRPr="00462199">
        <w:t>.....................................</w:t>
      </w:r>
    </w:p>
    <w:p w14:paraId="7858840E" w14:textId="77777777" w:rsidR="00D179D6" w:rsidRPr="00462199" w:rsidRDefault="00D179D6" w:rsidP="00326791">
      <w:pPr>
        <w:pStyle w:val="StandardAshurst"/>
        <w:jc w:val="center"/>
        <w:rPr>
          <w:lang w:eastAsia="zh-CN"/>
        </w:rPr>
      </w:pPr>
      <w:r w:rsidRPr="00462199">
        <w:t>For and on behalf of</w:t>
      </w:r>
    </w:p>
    <w:p w14:paraId="76CF074A" w14:textId="77777777" w:rsidR="00D179D6" w:rsidRPr="00462199" w:rsidRDefault="00D179D6" w:rsidP="00326791">
      <w:pPr>
        <w:pStyle w:val="NormalAshurst"/>
        <w:jc w:val="center"/>
        <w:rPr>
          <w:lang w:eastAsia="zh-CN"/>
        </w:rPr>
      </w:pPr>
      <w:r w:rsidRPr="00462199">
        <w:t xml:space="preserve">the </w:t>
      </w:r>
      <w:r w:rsidRPr="00462199">
        <w:rPr>
          <w:b/>
        </w:rPr>
        <w:t>LCHA Counterparty</w:t>
      </w:r>
      <w:r w:rsidRPr="00462199">
        <w:rPr>
          <w:b/>
        </w:rPr>
        <w:br w:type="page"/>
      </w:r>
    </w:p>
    <w:p w14:paraId="7F57ABF9" w14:textId="77777777" w:rsidR="00D179D6" w:rsidRPr="00462199" w:rsidRDefault="00D179D6" w:rsidP="009B55C1">
      <w:pPr>
        <w:pStyle w:val="Annex13Heading"/>
      </w:pPr>
      <w:bookmarkStart w:id="9888" w:name="_Toc149833993"/>
      <w:r w:rsidRPr="00462199">
        <w:lastRenderedPageBreak/>
        <w:t>Producer QCiL Response Notice</w:t>
      </w:r>
      <w:bookmarkEnd w:id="9888"/>
    </w:p>
    <w:p w14:paraId="616D66AB"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D0887A9" w14:textId="77777777" w:rsidR="00D179D6" w:rsidRPr="00462199" w:rsidRDefault="00D179D6" w:rsidP="008667CA">
      <w:pPr>
        <w:pStyle w:val="NormalBoldAshurst"/>
        <w:tabs>
          <w:tab w:val="left" w:pos="782"/>
        </w:tabs>
        <w:rPr>
          <w:lang w:eastAsia="zh-CN"/>
        </w:rPr>
      </w:pPr>
      <w:r w:rsidRPr="00462199">
        <w:rPr>
          <w:i/>
        </w:rPr>
        <w:tab/>
        <w:t>[Address]</w:t>
      </w:r>
    </w:p>
    <w:p w14:paraId="0B493A8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13584376"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C20D298"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23BEB0F" w14:textId="77777777" w:rsidR="00D179D6" w:rsidRPr="00462199" w:rsidRDefault="00D179D6" w:rsidP="005B3BB9">
      <w:pPr>
        <w:pStyle w:val="CBOLDCAPSAshurst"/>
        <w:rPr>
          <w:lang w:eastAsia="zh-CN"/>
        </w:rPr>
      </w:pPr>
      <w:r w:rsidRPr="00462199">
        <w:t>LCHA – PRODUCER QCIL RESPONSE NOTICE</w:t>
      </w:r>
    </w:p>
    <w:p w14:paraId="5FB5701F" w14:textId="77777777" w:rsidR="00D179D6" w:rsidRPr="00462199" w:rsidRDefault="00D179D6" w:rsidP="005B3BB9">
      <w:pPr>
        <w:pStyle w:val="NormalAshurst"/>
        <w:rPr>
          <w:lang w:eastAsia="zh-CN"/>
        </w:rPr>
      </w:pPr>
      <w:r w:rsidRPr="00462199">
        <w:t>Dear Sir/Madam,</w:t>
      </w:r>
    </w:p>
    <w:p w14:paraId="4E9B2EA7" w14:textId="77777777" w:rsidR="00D179D6" w:rsidRPr="00462199" w:rsidRDefault="00D179D6" w:rsidP="00BC5CF5">
      <w:pPr>
        <w:pStyle w:val="AltSH1Ashurst"/>
        <w:numPr>
          <w:ilvl w:val="0"/>
          <w:numId w:val="115"/>
        </w:numPr>
        <w:rPr>
          <w:lang w:eastAsia="zh-CN"/>
        </w:rPr>
      </w:pPr>
      <w:bookmarkStart w:id="9889" w:name="_Ref14411737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889"/>
    </w:p>
    <w:p w14:paraId="32598AE5" w14:textId="3FDDC0F4" w:rsidR="00D179D6" w:rsidRPr="00462199" w:rsidRDefault="00D179D6" w:rsidP="00500CE7">
      <w:pPr>
        <w:pStyle w:val="AltSH1Ashurst"/>
        <w:rPr>
          <w:lang w:eastAsia="zh-CN"/>
        </w:rPr>
      </w:pPr>
      <w:bookmarkStart w:id="9890" w:name="_Ref144117371"/>
      <w:r w:rsidRPr="00462199">
        <w:t xml:space="preserve">We further refer you to </w:t>
      </w:r>
      <w:r w:rsidR="007248B2" w:rsidRPr="007248B2">
        <w:t>Condition</w:t>
      </w:r>
      <w:r w:rsidRPr="00462199">
        <w:t xml:space="preserve"> </w:t>
      </w:r>
      <w:r w:rsidR="00C23AB2">
        <w:fldChar w:fldCharType="begin"/>
      </w:r>
      <w:r w:rsidR="00C23AB2">
        <w:instrText xml:space="preserve"> REF _Ref144114320 \w \h </w:instrText>
      </w:r>
      <w:r w:rsidR="00C23AB2">
        <w:fldChar w:fldCharType="separate"/>
      </w:r>
      <w:del w:id="9891" w:author="Faqir, Sofia (Energy Security)" w:date="2023-11-12T19:48:00Z">
        <w:r w:rsidR="00E473FC">
          <w:delText>42.2</w:delText>
        </w:r>
      </w:del>
      <w:r w:rsidR="00C23AB2">
        <w:fldChar w:fldCharType="end"/>
      </w:r>
      <w:r w:rsidRPr="00462199">
        <w:t>.</w:t>
      </w:r>
      <w:bookmarkEnd w:id="9890"/>
    </w:p>
    <w:p w14:paraId="30323EF2" w14:textId="77777777" w:rsidR="00D179D6" w:rsidRPr="00462199" w:rsidRDefault="00D179D6" w:rsidP="00500CE7">
      <w:pPr>
        <w:pStyle w:val="AltSH1Ashurst"/>
        <w:rPr>
          <w:lang w:eastAsia="zh-CN"/>
        </w:rPr>
      </w:pPr>
      <w:bookmarkStart w:id="9892" w:name="_Ref144117372"/>
      <w:r w:rsidRPr="00462199">
        <w:t xml:space="preserve">This is a Producer QCiL Response Notice in relation to the LCHA Counterparty QCiL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892"/>
    </w:p>
    <w:p w14:paraId="12A595E5" w14:textId="19E2BCED" w:rsidR="00D179D6" w:rsidRPr="00462199" w:rsidRDefault="00D179D6" w:rsidP="00500CE7">
      <w:pPr>
        <w:pStyle w:val="AltSH1Ashurst"/>
        <w:rPr>
          <w:lang w:eastAsia="zh-CN"/>
        </w:rPr>
      </w:pPr>
      <w:bookmarkStart w:id="9893" w:name="_Ref144117373"/>
      <w:r w:rsidRPr="00462199">
        <w:rPr>
          <w:b/>
          <w:i/>
        </w:rPr>
        <w:t>[We consider that the Notified Change in Law [constitutes]/[will constitute] a Qualifying Change in Law.]/[We do not consider that the Notified Change in Law [constitutes]/[will constitute] a Qualifying Change in Law and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that conclusion.]</w:t>
      </w:r>
      <w:bookmarkEnd w:id="9893"/>
    </w:p>
    <w:p w14:paraId="75742CB5" w14:textId="77777777" w:rsidR="00D179D6" w:rsidRPr="00462199" w:rsidRDefault="00D179D6" w:rsidP="00500CE7">
      <w:pPr>
        <w:pStyle w:val="AltSH1Ashurst"/>
        <w:rPr>
          <w:lang w:eastAsia="zh-CN"/>
        </w:rPr>
      </w:pPr>
      <w:bookmarkStart w:id="9894" w:name="_Ref144117374"/>
      <w:r w:rsidRPr="00462199">
        <w:rPr>
          <w:b/>
          <w:i/>
        </w:rPr>
        <w:t>[We agree with the [QCiL Effective Date]/[Expected QCiL Effective Date] specified in the LCHA Counterparty QCiL Notice.]/[We do not agree with the [QCiL Effective Date]/[Expected QCiL Effective Date] specified in the LCHA Counterparty QCiL Notice and we consider the [QCiL Effective Date]/[Expected QCiL Effective Date] to be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894"/>
    </w:p>
    <w:p w14:paraId="04E416A4" w14:textId="0AB2B9A5" w:rsidR="00D179D6" w:rsidRPr="00462199" w:rsidRDefault="00D179D6" w:rsidP="00500CE7">
      <w:pPr>
        <w:pStyle w:val="AltSH1Ashurst"/>
        <w:rPr>
          <w:lang w:eastAsia="zh-CN"/>
        </w:rPr>
      </w:pPr>
      <w:bookmarkStart w:id="9895" w:name="_Ref144117375"/>
      <w:r w:rsidRPr="00462199">
        <w:rPr>
          <w:b/>
          <w:i/>
        </w:rPr>
        <w:t>[We consider that the Notified Change in Law will give rise to or result in QCiL Operating [Costs]/[Savings]. Our good faith estimate of the QCiL Operating [Costs]/[Savings]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Our good faith estimate as to the profile of the [incurrence of]/[making or receipt of] such QCiL Operating [Costs]/[Savings]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895"/>
    </w:p>
    <w:p w14:paraId="3D4540DC" w14:textId="168B7D9A" w:rsidR="00D179D6" w:rsidRPr="00462199" w:rsidRDefault="00D179D6" w:rsidP="00500CE7">
      <w:pPr>
        <w:pStyle w:val="AltSH1Ashurst"/>
        <w:rPr>
          <w:lang w:eastAsia="zh-CN"/>
        </w:rPr>
      </w:pPr>
      <w:bookmarkStart w:id="9896" w:name="_Ref144117376"/>
      <w:r w:rsidRPr="00462199">
        <w:rPr>
          <w:b/>
          <w:i/>
        </w:rPr>
        <w:t>[We consider that the Notified Change in Law will give rise to or result in QCiL Capital [Costs]/[Savings]. Our good faith estimate of the QCiL Capital [Costs]/ [Savings]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Our good faith estimate as to the profile of the [incurrence of]/[making or receipt of] such QCiL Capital [Costs]/[Savings]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896"/>
    </w:p>
    <w:p w14:paraId="24D60301" w14:textId="2A5988B4" w:rsidR="00D179D6" w:rsidRPr="00462199" w:rsidRDefault="00D179D6" w:rsidP="00500CE7">
      <w:pPr>
        <w:pStyle w:val="AltSH1Ashurst"/>
        <w:rPr>
          <w:lang w:eastAsia="zh-CN"/>
        </w:rPr>
      </w:pPr>
      <w:bookmarkStart w:id="9897" w:name="_Ref144117377"/>
      <w:r w:rsidRPr="00462199">
        <w:rPr>
          <w:b/>
          <w:i/>
        </w:rPr>
        <w:t>[We consider that the Notified Change in Law will give rise to or result in an Adjusted Output Period. Our AOP Estimate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and our good faith estimate of the impact of the Notified Change in Law on the Estimated Facility Production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enclose [(by way of upload(s) to the LCHA Counterparty</w:t>
      </w:r>
      <w:r w:rsidR="00D51FB1">
        <w:rPr>
          <w:b/>
          <w:i/>
        </w:rPr>
        <w:t>'s document transfer application</w:t>
      </w:r>
      <w:r w:rsidRPr="00462199">
        <w:rPr>
          <w:b/>
          <w:i/>
        </w:rPr>
        <w:t xml:space="preserve"> on the dates set </w:t>
      </w:r>
      <w:r w:rsidRPr="00462199">
        <w:rPr>
          <w:b/>
          <w:i/>
        </w:rPr>
        <w:lastRenderedPageBreak/>
        <w:t>out in Appendix 1 to this notice)] Supporting Information, in reasonable detail, which we consider to be relevant to and supportive of this conclusion and these estimates.]</w:t>
      </w:r>
      <w:bookmarkEnd w:id="9897"/>
    </w:p>
    <w:p w14:paraId="413DF0FD" w14:textId="51F9DF5D" w:rsidR="00D179D6" w:rsidRPr="00462199" w:rsidRDefault="00D179D6" w:rsidP="00500CE7">
      <w:pPr>
        <w:pStyle w:val="AltSH1Ashurst"/>
        <w:rPr>
          <w:lang w:eastAsia="zh-CN"/>
        </w:rPr>
      </w:pPr>
      <w:bookmarkStart w:id="9898" w:name="_Ref144117378"/>
      <w:r w:rsidRPr="00462199">
        <w:rPr>
          <w:b/>
          <w:i/>
        </w:rPr>
        <w:t>[We consider that the Notified Change in Law will give rise to or result in a QCiL Construction Event. Our good faith estimates of the QCiL Construction Event Costs and QCiL Construction Event 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and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respectively. We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898"/>
    </w:p>
    <w:p w14:paraId="0052F986" w14:textId="28FA711B" w:rsidR="00D179D6" w:rsidRPr="00462199" w:rsidRDefault="00D179D6" w:rsidP="00500CE7">
      <w:pPr>
        <w:pStyle w:val="AltSH1Ashurst"/>
        <w:rPr>
          <w:lang w:eastAsia="zh-CN"/>
        </w:rPr>
      </w:pPr>
      <w:bookmarkStart w:id="9899" w:name="_Ref144117379"/>
      <w:r w:rsidRPr="00462199">
        <w:rPr>
          <w:b/>
          <w:i/>
        </w:rPr>
        <w:t>[We consider that the Notified Change in Law will give rise to or result in a QCiL Operations Cessation Event. Our good faith estimates of the QCiL Operations Cessation Event Costs and QCiL Operations Cessation Event 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and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respectively. We enclose [(by way of upload(s) to the LCHA Counterparty</w:t>
      </w:r>
      <w:r w:rsidR="00D10824">
        <w:rPr>
          <w:b/>
          <w:i/>
        </w:rPr>
        <w:t>'s document transfer application</w:t>
      </w:r>
      <w:r w:rsidRPr="00462199">
        <w:rPr>
          <w:b/>
          <w:i/>
        </w:rPr>
        <w:t xml:space="preserve"> on the dates set out in Appendix 1 to this notice)] Supporting Information, in reasonable detail, which we consider to be relevant to and supportive of this conclusion and these estimates.]</w:t>
      </w:r>
      <w:bookmarkEnd w:id="9899"/>
    </w:p>
    <w:p w14:paraId="0A3B3478" w14:textId="39402B28" w:rsidR="00D179D6" w:rsidRPr="00462199" w:rsidRDefault="00D179D6" w:rsidP="00500CE7">
      <w:pPr>
        <w:pStyle w:val="AltSH1Ashurst"/>
        <w:rPr>
          <w:lang w:eastAsia="zh-CN"/>
        </w:rPr>
      </w:pPr>
      <w:bookmarkStart w:id="9900" w:name="_Ref144117380"/>
      <w:r w:rsidRPr="00462199">
        <w:t xml:space="preserve">We enclose </w:t>
      </w:r>
      <w:r w:rsidRPr="00462199">
        <w:rPr>
          <w:b/>
          <w:i/>
        </w:rPr>
        <w:t>[(by way of upload(s) to the LCHA Counterparty</w:t>
      </w:r>
      <w:r w:rsidR="00D10824">
        <w:rPr>
          <w:b/>
          <w:i/>
        </w:rPr>
        <w:t xml:space="preserve">'s document transfer application </w:t>
      </w:r>
      <w:r w:rsidRPr="00462199">
        <w:rPr>
          <w:b/>
          <w:i/>
        </w:rPr>
        <w:t xml:space="preserve">on the dates set out in Appendix 1 to this notice)] </w:t>
      </w:r>
      <w:r w:rsidRPr="00462199">
        <w:t xml:space="preserve">Supporting Information evidencing, in reasonable detail, the steps that we </w:t>
      </w:r>
      <w:r w:rsidRPr="00462199">
        <w:rPr>
          <w:b/>
          <w:i/>
        </w:rPr>
        <w:t xml:space="preserve">[have taken]/[and]/[propose to take] </w:t>
      </w:r>
      <w:r w:rsidRPr="00462199">
        <w:t xml:space="preserve">to comply with </w:t>
      </w:r>
      <w:r w:rsidR="007248B2" w:rsidRPr="007248B2">
        <w:t>Condition</w:t>
      </w:r>
      <w:r w:rsidRPr="00462199">
        <w:t xml:space="preserve"> </w:t>
      </w:r>
      <w:r w:rsidR="00C23AB2">
        <w:fldChar w:fldCharType="begin"/>
      </w:r>
      <w:r w:rsidR="00C23AB2">
        <w:instrText xml:space="preserve"> REF _Ref144115030 \w \h </w:instrText>
      </w:r>
      <w:r w:rsidR="00C23AB2">
        <w:fldChar w:fldCharType="separate"/>
      </w:r>
      <w:del w:id="9901" w:author="Faqir, Sofia (Energy Security)" w:date="2023-11-12T19:48:00Z">
        <w:r w:rsidR="00E473FC">
          <w:delText>65.3</w:delText>
        </w:r>
      </w:del>
      <w:r w:rsidR="00C23AB2">
        <w:fldChar w:fldCharType="end"/>
      </w:r>
      <w:r w:rsidRPr="00462199">
        <w:t xml:space="preserve"> (</w:t>
      </w:r>
      <w:r w:rsidRPr="00462199">
        <w:rPr>
          <w:i/>
        </w:rPr>
        <w:t>Mitigation</w:t>
      </w:r>
      <w:r w:rsidRPr="00462199">
        <w:t>) and the Reasonable and Prudent Standard.</w:t>
      </w:r>
      <w:bookmarkEnd w:id="9900"/>
    </w:p>
    <w:p w14:paraId="1C588835" w14:textId="6DC46130" w:rsidR="00D179D6" w:rsidRPr="00462199" w:rsidRDefault="00D179D6" w:rsidP="00500CE7">
      <w:pPr>
        <w:pStyle w:val="AltSH1Ashurst"/>
        <w:rPr>
          <w:lang w:eastAsia="zh-CN"/>
        </w:rPr>
      </w:pPr>
      <w:bookmarkStart w:id="9902" w:name="_Ref144117381"/>
      <w:r w:rsidRPr="00462199">
        <w:t xml:space="preserve">We enclose a Directors' Certificate certifying the matters specified in </w:t>
      </w:r>
      <w:r w:rsidR="007248B2" w:rsidRPr="007248B2">
        <w:t>Condition</w:t>
      </w:r>
      <w:r w:rsidRPr="00462199">
        <w:t xml:space="preserve"> </w:t>
      </w:r>
      <w:r w:rsidR="00C23AB2">
        <w:fldChar w:fldCharType="begin"/>
      </w:r>
      <w:r w:rsidR="00C23AB2">
        <w:instrText xml:space="preserve"> REF _Ref144114333 \w \h </w:instrText>
      </w:r>
      <w:r w:rsidR="00C23AB2">
        <w:fldChar w:fldCharType="separate"/>
      </w:r>
      <w:del w:id="9903" w:author="Faqir, Sofia (Energy Security)" w:date="2023-11-12T19:48:00Z">
        <w:r w:rsidR="00E473FC">
          <w:delText>42.4</w:delText>
        </w:r>
      </w:del>
      <w:r w:rsidR="00C23AB2">
        <w:fldChar w:fldCharType="end"/>
      </w:r>
      <w:r w:rsidRPr="00462199">
        <w:t>.</w:t>
      </w:r>
      <w:bookmarkEnd w:id="9902"/>
    </w:p>
    <w:p w14:paraId="0B6E2C58" w14:textId="77777777" w:rsidR="00D179D6" w:rsidRPr="00462199" w:rsidRDefault="00D179D6" w:rsidP="00FF4DCF">
      <w:pPr>
        <w:pStyle w:val="NormalAshurst"/>
        <w:jc w:val="center"/>
      </w:pPr>
      <w:r w:rsidRPr="00462199">
        <w:t>Yours faithfully,</w:t>
      </w:r>
    </w:p>
    <w:p w14:paraId="1CA7E10F" w14:textId="77777777" w:rsidR="00D179D6" w:rsidRPr="00462199" w:rsidRDefault="00D179D6" w:rsidP="00FF4DCF">
      <w:pPr>
        <w:pStyle w:val="NormalAshurst"/>
        <w:jc w:val="center"/>
        <w:rPr>
          <w:lang w:eastAsia="zh-CN"/>
        </w:rPr>
      </w:pPr>
    </w:p>
    <w:p w14:paraId="6F71B74E" w14:textId="77777777" w:rsidR="00D179D6" w:rsidRPr="00462199" w:rsidRDefault="00D179D6" w:rsidP="00FF4DCF">
      <w:pPr>
        <w:pStyle w:val="StandardAshurst"/>
        <w:jc w:val="center"/>
        <w:rPr>
          <w:lang w:eastAsia="zh-CN"/>
        </w:rPr>
      </w:pPr>
      <w:r w:rsidRPr="00462199">
        <w:t>.....................................</w:t>
      </w:r>
    </w:p>
    <w:p w14:paraId="78920C07" w14:textId="77777777" w:rsidR="00D179D6" w:rsidRPr="00462199" w:rsidRDefault="00D179D6" w:rsidP="00FF4DCF">
      <w:pPr>
        <w:pStyle w:val="StandardAshurst"/>
        <w:jc w:val="center"/>
        <w:rPr>
          <w:lang w:eastAsia="zh-CN"/>
        </w:rPr>
      </w:pPr>
      <w:r w:rsidRPr="00462199">
        <w:t>For and on behalf of</w:t>
      </w:r>
    </w:p>
    <w:p w14:paraId="15E4654D"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760EFF14" w14:textId="77777777" w:rsidR="00D179D6" w:rsidRPr="00462199" w:rsidRDefault="00D179D6" w:rsidP="009B55C1">
      <w:pPr>
        <w:pStyle w:val="Annex13Heading"/>
      </w:pPr>
      <w:r w:rsidRPr="00462199">
        <w:br w:type="page"/>
      </w:r>
      <w:bookmarkStart w:id="9904" w:name="_Toc149833994"/>
      <w:r w:rsidRPr="00462199">
        <w:lastRenderedPageBreak/>
        <w:t>Producer QCiL Response Notice Information Request</w:t>
      </w:r>
      <w:bookmarkEnd w:id="9904"/>
    </w:p>
    <w:p w14:paraId="385CA6BD"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5757FE5"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7B848D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3D00381" w14:textId="77777777" w:rsidR="00D179D6" w:rsidRPr="00462199" w:rsidRDefault="00D179D6" w:rsidP="009E0DA4">
      <w:pPr>
        <w:pStyle w:val="NormalBoldAshurst"/>
        <w:tabs>
          <w:tab w:val="left" w:pos="782"/>
        </w:tabs>
        <w:rPr>
          <w:lang w:eastAsia="zh-CN"/>
        </w:rPr>
      </w:pPr>
      <w:r w:rsidRPr="00462199">
        <w:rPr>
          <w:i/>
        </w:rPr>
        <w:tab/>
        <w:t>[Address]</w:t>
      </w:r>
    </w:p>
    <w:p w14:paraId="2E232EB3"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6C363C5" w14:textId="77777777" w:rsidR="00D179D6" w:rsidRPr="00462199" w:rsidRDefault="00D179D6" w:rsidP="005B3BB9">
      <w:pPr>
        <w:pStyle w:val="CBOLDCAPSAshurst"/>
        <w:rPr>
          <w:lang w:eastAsia="zh-CN"/>
        </w:rPr>
      </w:pPr>
      <w:r w:rsidRPr="00462199">
        <w:t>LCHA – PRODUCER QCIL RESPONSE NOTICE INFORMATION REQUEST</w:t>
      </w:r>
    </w:p>
    <w:p w14:paraId="60D72EC4" w14:textId="77777777" w:rsidR="00D179D6" w:rsidRPr="00462199" w:rsidRDefault="00D179D6" w:rsidP="005B3BB9">
      <w:pPr>
        <w:pStyle w:val="NormalAshurst"/>
        <w:rPr>
          <w:lang w:eastAsia="zh-CN"/>
        </w:rPr>
      </w:pPr>
      <w:r w:rsidRPr="00462199">
        <w:t>Dear Sir/Madam,</w:t>
      </w:r>
    </w:p>
    <w:p w14:paraId="3A2A09DE" w14:textId="77777777" w:rsidR="00D179D6" w:rsidRPr="00462199" w:rsidRDefault="00D179D6" w:rsidP="00BC5CF5">
      <w:pPr>
        <w:pStyle w:val="AltSH1Ashurst"/>
        <w:numPr>
          <w:ilvl w:val="0"/>
          <w:numId w:val="116"/>
        </w:numPr>
        <w:rPr>
          <w:lang w:eastAsia="zh-CN"/>
        </w:rPr>
      </w:pPr>
      <w:bookmarkStart w:id="9905" w:name="_Ref14411738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05"/>
    </w:p>
    <w:p w14:paraId="79C95C5E" w14:textId="21D16F77" w:rsidR="00D179D6" w:rsidRPr="00462199" w:rsidRDefault="00D179D6" w:rsidP="00500CE7">
      <w:pPr>
        <w:pStyle w:val="AltSH1Ashurst"/>
        <w:rPr>
          <w:lang w:eastAsia="zh-CN"/>
        </w:rPr>
      </w:pPr>
      <w:bookmarkStart w:id="9906" w:name="_Ref144117383"/>
      <w:r w:rsidRPr="00462199">
        <w:t xml:space="preserve">We further refer you to </w:t>
      </w:r>
      <w:r w:rsidR="007248B2" w:rsidRPr="007248B2">
        <w:t>Condition</w:t>
      </w:r>
      <w:r w:rsidRPr="00462199">
        <w:t xml:space="preserve"> </w:t>
      </w:r>
      <w:r w:rsidR="00C23AB2">
        <w:fldChar w:fldCharType="begin"/>
      </w:r>
      <w:r w:rsidR="00C23AB2">
        <w:instrText xml:space="preserve"> REF _Ref144114337 \w \h </w:instrText>
      </w:r>
      <w:r w:rsidR="00C23AB2">
        <w:fldChar w:fldCharType="separate"/>
      </w:r>
      <w:del w:id="9907" w:author="Faqir, Sofia (Energy Security)" w:date="2023-11-12T19:48:00Z">
        <w:r w:rsidR="00E473FC">
          <w:delText>42.6</w:delText>
        </w:r>
      </w:del>
      <w:r w:rsidR="00C23AB2">
        <w:fldChar w:fldCharType="end"/>
      </w:r>
      <w:r w:rsidRPr="00462199">
        <w:t>.</w:t>
      </w:r>
      <w:bookmarkEnd w:id="9906"/>
    </w:p>
    <w:p w14:paraId="3CE9705E" w14:textId="77777777" w:rsidR="00D179D6" w:rsidRPr="00462199" w:rsidRDefault="00D179D6" w:rsidP="00500CE7">
      <w:pPr>
        <w:pStyle w:val="AltSH1Ashurst"/>
        <w:rPr>
          <w:lang w:eastAsia="zh-CN"/>
        </w:rPr>
      </w:pPr>
      <w:bookmarkStart w:id="9908" w:name="_Ref144117384"/>
      <w:r w:rsidRPr="00462199">
        <w:t>This is a Producer QCiL Response Notice Information Request.</w:t>
      </w:r>
      <w:bookmarkEnd w:id="9908"/>
    </w:p>
    <w:p w14:paraId="6288A77A" w14:textId="77777777" w:rsidR="00D179D6" w:rsidRPr="00462199" w:rsidRDefault="00D179D6" w:rsidP="00500CE7">
      <w:pPr>
        <w:pStyle w:val="AltSH1Ashurst"/>
        <w:rPr>
          <w:lang w:eastAsia="zh-CN"/>
        </w:rPr>
      </w:pPr>
      <w:bookmarkStart w:id="9909" w:name="_Ref144117385"/>
      <w:r w:rsidRPr="00462199">
        <w:t xml:space="preserve">We require the following Supporting Information in relation to the </w:t>
      </w:r>
      <w:r w:rsidRPr="00462199">
        <w:rPr>
          <w:b/>
          <w:i/>
        </w:rPr>
        <w:t>[Producer QCiL Response Notice dated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]]/[Revised Producer QCiL Response Information received from you 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09"/>
    </w:p>
    <w:p w14:paraId="2F8DF1A7" w14:textId="77777777" w:rsidR="00D179D6" w:rsidRPr="00462199" w:rsidRDefault="00D179D6" w:rsidP="00326791">
      <w:pPr>
        <w:pStyle w:val="NormalAshurst"/>
        <w:jc w:val="center"/>
      </w:pPr>
      <w:r w:rsidRPr="00462199">
        <w:t>Yours faithfully,</w:t>
      </w:r>
    </w:p>
    <w:p w14:paraId="737C5095" w14:textId="77777777" w:rsidR="00D179D6" w:rsidRPr="00462199" w:rsidRDefault="00D179D6" w:rsidP="00326791">
      <w:pPr>
        <w:pStyle w:val="NormalAshurst"/>
        <w:rPr>
          <w:lang w:eastAsia="zh-CN"/>
        </w:rPr>
      </w:pPr>
    </w:p>
    <w:p w14:paraId="032C57D2" w14:textId="77777777" w:rsidR="00D179D6" w:rsidRPr="00462199" w:rsidRDefault="00D179D6" w:rsidP="00326791">
      <w:pPr>
        <w:pStyle w:val="StandardAshurst"/>
        <w:jc w:val="center"/>
        <w:rPr>
          <w:lang w:eastAsia="zh-CN"/>
        </w:rPr>
      </w:pPr>
      <w:r w:rsidRPr="00462199">
        <w:t>.....................................</w:t>
      </w:r>
    </w:p>
    <w:p w14:paraId="5731D826" w14:textId="77777777" w:rsidR="00D179D6" w:rsidRPr="00462199" w:rsidRDefault="00D179D6" w:rsidP="00326791">
      <w:pPr>
        <w:pStyle w:val="StandardAshurst"/>
        <w:jc w:val="center"/>
        <w:rPr>
          <w:lang w:eastAsia="zh-CN"/>
        </w:rPr>
      </w:pPr>
      <w:r w:rsidRPr="00462199">
        <w:t>For and on behalf of</w:t>
      </w:r>
    </w:p>
    <w:p w14:paraId="2E3E00E0"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BB45E67" w14:textId="77777777" w:rsidR="00D179D6" w:rsidRPr="00462199" w:rsidRDefault="00D179D6" w:rsidP="005B3BB9">
      <w:pPr>
        <w:pStyle w:val="NormalAshurst"/>
        <w:rPr>
          <w:lang w:eastAsia="zh-CN"/>
        </w:rPr>
      </w:pPr>
      <w:r w:rsidRPr="00462199">
        <w:rPr>
          <w:b/>
        </w:rPr>
        <w:br w:type="page"/>
      </w:r>
    </w:p>
    <w:p w14:paraId="719664C4" w14:textId="77777777" w:rsidR="00D179D6" w:rsidRPr="00462199" w:rsidRDefault="00D179D6" w:rsidP="009B55C1">
      <w:pPr>
        <w:pStyle w:val="Annex13Heading"/>
      </w:pPr>
      <w:bookmarkStart w:id="9910" w:name="_Toc149833995"/>
      <w:r w:rsidRPr="00462199">
        <w:lastRenderedPageBreak/>
        <w:t>Producer QCiL Notice</w:t>
      </w:r>
      <w:bookmarkEnd w:id="9910"/>
    </w:p>
    <w:p w14:paraId="31A49AC1"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2D1B927" w14:textId="77777777" w:rsidR="00D179D6" w:rsidRPr="00462199" w:rsidRDefault="00D179D6" w:rsidP="008667CA">
      <w:pPr>
        <w:pStyle w:val="NormalBoldAshurst"/>
        <w:tabs>
          <w:tab w:val="left" w:pos="782"/>
        </w:tabs>
        <w:rPr>
          <w:lang w:eastAsia="zh-CN"/>
        </w:rPr>
      </w:pPr>
      <w:r w:rsidRPr="00462199">
        <w:rPr>
          <w:i/>
        </w:rPr>
        <w:tab/>
        <w:t>[Address]</w:t>
      </w:r>
    </w:p>
    <w:p w14:paraId="12B8DB3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8BFBDB4"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EDD769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11C1ECF" w14:textId="77777777" w:rsidR="00D179D6" w:rsidRPr="00462199" w:rsidRDefault="00D179D6" w:rsidP="005B3BB9">
      <w:pPr>
        <w:pStyle w:val="CBOLDCAPSAshurst"/>
        <w:rPr>
          <w:lang w:eastAsia="zh-CN"/>
        </w:rPr>
      </w:pPr>
      <w:r w:rsidRPr="00462199">
        <w:t>LCHA – PRODUCER QCIL NOTICE</w:t>
      </w:r>
    </w:p>
    <w:p w14:paraId="4ED6A066" w14:textId="77777777" w:rsidR="00D179D6" w:rsidRPr="00462199" w:rsidRDefault="00D179D6" w:rsidP="005B3BB9">
      <w:pPr>
        <w:pStyle w:val="NormalAshurst"/>
        <w:rPr>
          <w:lang w:eastAsia="zh-CN"/>
        </w:rPr>
      </w:pPr>
      <w:r w:rsidRPr="00462199">
        <w:t>Dear Sir/Madam,</w:t>
      </w:r>
    </w:p>
    <w:p w14:paraId="1AD4418C" w14:textId="77777777" w:rsidR="00D179D6" w:rsidRPr="00462199" w:rsidRDefault="00D179D6" w:rsidP="00BC5CF5">
      <w:pPr>
        <w:pStyle w:val="AltSH1Ashurst"/>
        <w:numPr>
          <w:ilvl w:val="0"/>
          <w:numId w:val="117"/>
        </w:numPr>
        <w:rPr>
          <w:lang w:eastAsia="zh-CN"/>
        </w:rPr>
      </w:pPr>
      <w:bookmarkStart w:id="9911" w:name="_Ref14411738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11"/>
    </w:p>
    <w:p w14:paraId="5BE35F31" w14:textId="7AADF9F9" w:rsidR="00D179D6" w:rsidRPr="00462199" w:rsidRDefault="00D179D6" w:rsidP="00500CE7">
      <w:pPr>
        <w:pStyle w:val="AltSH1Ashurst"/>
        <w:rPr>
          <w:lang w:eastAsia="zh-CN"/>
        </w:rPr>
      </w:pPr>
      <w:bookmarkStart w:id="9912" w:name="_Ref144117387"/>
      <w:r w:rsidRPr="00462199">
        <w:t xml:space="preserve">We further refer you to </w:t>
      </w:r>
      <w:r w:rsidR="007248B2" w:rsidRPr="007248B2">
        <w:t>Condition</w:t>
      </w:r>
      <w:r w:rsidRPr="00462199">
        <w:t xml:space="preserve"> </w:t>
      </w:r>
      <w:r w:rsidR="00C23AB2">
        <w:fldChar w:fldCharType="begin"/>
      </w:r>
      <w:r w:rsidR="00C23AB2">
        <w:instrText xml:space="preserve"> REF _Ref144114339 \w \h </w:instrText>
      </w:r>
      <w:r w:rsidR="00C23AB2">
        <w:fldChar w:fldCharType="separate"/>
      </w:r>
      <w:del w:id="9913" w:author="Faqir, Sofia (Energy Security)" w:date="2023-11-12T19:48:00Z">
        <w:r w:rsidR="00E473FC">
          <w:delText>42.8</w:delText>
        </w:r>
      </w:del>
      <w:r w:rsidR="00C23AB2">
        <w:fldChar w:fldCharType="end"/>
      </w:r>
      <w:r w:rsidRPr="00462199">
        <w:t>.</w:t>
      </w:r>
      <w:bookmarkEnd w:id="9912"/>
    </w:p>
    <w:p w14:paraId="3CC7B1A5" w14:textId="77777777" w:rsidR="00D179D6" w:rsidRPr="00462199" w:rsidRDefault="00D179D6" w:rsidP="00500CE7">
      <w:pPr>
        <w:pStyle w:val="AltSH1Ashurst"/>
        <w:rPr>
          <w:lang w:eastAsia="zh-CN"/>
        </w:rPr>
      </w:pPr>
      <w:bookmarkStart w:id="9914" w:name="_Ref144117388"/>
      <w:r w:rsidRPr="00462199">
        <w:t>This is a Producer QCiL Notice.</w:t>
      </w:r>
      <w:bookmarkEnd w:id="9914"/>
    </w:p>
    <w:p w14:paraId="53F6CE6C" w14:textId="77777777" w:rsidR="00D179D6" w:rsidRPr="00462199" w:rsidRDefault="00D179D6" w:rsidP="00500CE7">
      <w:pPr>
        <w:pStyle w:val="AltSH1Ashurst"/>
        <w:rPr>
          <w:lang w:eastAsia="zh-CN"/>
        </w:rPr>
      </w:pPr>
      <w:bookmarkStart w:id="9915" w:name="_Ref144117389"/>
      <w:r w:rsidRPr="00462199">
        <w:t xml:space="preserve">We </w:t>
      </w:r>
      <w:r w:rsidRPr="00462199">
        <w:rPr>
          <w:b/>
          <w:i/>
        </w:rPr>
        <w:t>[enclose]/[set out the following]</w:t>
      </w:r>
      <w:r w:rsidRPr="00462199">
        <w:t xml:space="preserve"> reasonable details of the Qualifying Change in Law which we consider </w:t>
      </w:r>
      <w:r w:rsidRPr="00462199">
        <w:rPr>
          <w:b/>
          <w:i/>
        </w:rPr>
        <w:t>[has been implemented, occurred or become effective]/[is shortly to be implemented, occur or become effective]/[: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15"/>
    </w:p>
    <w:p w14:paraId="3E59EA03" w14:textId="77777777" w:rsidR="00D179D6" w:rsidRPr="00462199" w:rsidRDefault="00D179D6" w:rsidP="00500CE7">
      <w:pPr>
        <w:pStyle w:val="AltSH1Ashurst"/>
        <w:rPr>
          <w:lang w:eastAsia="zh-CN"/>
        </w:rPr>
      </w:pPr>
      <w:bookmarkStart w:id="9916" w:name="_Ref144117390"/>
      <w:r w:rsidRPr="00462199">
        <w:t xml:space="preserve">The </w:t>
      </w:r>
      <w:r w:rsidRPr="00462199">
        <w:rPr>
          <w:b/>
          <w:i/>
        </w:rPr>
        <w:t>[QCiL Effective Date]/[Expected QCiL Effective Date]</w:t>
      </w:r>
      <w:r w:rsidRPr="00462199">
        <w:t xml:space="preser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916"/>
    </w:p>
    <w:p w14:paraId="1A735AB2" w14:textId="710BEC08" w:rsidR="00D179D6" w:rsidRPr="00462199" w:rsidRDefault="00D179D6" w:rsidP="00500CE7">
      <w:pPr>
        <w:pStyle w:val="AltSH1Ashurst"/>
        <w:rPr>
          <w:lang w:eastAsia="zh-CN"/>
        </w:rPr>
      </w:pPr>
      <w:bookmarkStart w:id="9917" w:name="_Ref144117391"/>
      <w:r w:rsidRPr="00462199">
        <w:t xml:space="preserve">We consider that the Notified Change in Law </w:t>
      </w:r>
      <w:r w:rsidRPr="00462199">
        <w:rPr>
          <w:b/>
          <w:i/>
        </w:rPr>
        <w:t>[constitutes]/[will constitute]</w:t>
      </w:r>
      <w:r w:rsidRPr="00462199">
        <w:t xml:space="preserve"> a Qualifying Change in Law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consider the Qualifying Change in Law to be </w:t>
      </w:r>
      <w:r w:rsidRPr="00462199">
        <w:rPr>
          <w:b/>
          <w:i/>
        </w:rPr>
        <w:t xml:space="preserve">[a Discriminatory]/[a Specific]/[an Other]/[an EII Subsidy Intensity Threshold Decreases]/[an EII </w:t>
      </w:r>
      <w:commentRangeStart w:id="9918"/>
      <w:commentRangeStart w:id="9919"/>
      <w:r w:rsidRPr="00462199">
        <w:rPr>
          <w:b/>
          <w:i/>
        </w:rPr>
        <w:t xml:space="preserve">TNUoS </w:t>
      </w:r>
      <w:commentRangeEnd w:id="9918"/>
      <w:r w:rsidR="0039297C" w:rsidRPr="00462199">
        <w:rPr>
          <w:rStyle w:val="CommentReference"/>
          <w:rFonts w:ascii="Arial" w:hAnsi="Arial"/>
          <w:b/>
          <w:i/>
          <w:sz w:val="20"/>
          <w:szCs w:val="20"/>
        </w:rPr>
        <w:commentReference w:id="9918"/>
      </w:r>
      <w:commentRangeEnd w:id="9919"/>
      <w:r w:rsidR="009134C8" w:rsidRPr="00462199">
        <w:rPr>
          <w:rStyle w:val="CommentReference"/>
          <w:rFonts w:ascii="Arial" w:hAnsi="Arial"/>
          <w:b/>
          <w:i/>
          <w:sz w:val="20"/>
          <w:szCs w:val="20"/>
        </w:rPr>
        <w:commentReference w:id="9919"/>
      </w:r>
      <w:r w:rsidRPr="00462199">
        <w:rPr>
          <w:b/>
          <w:i/>
        </w:rPr>
        <w:t>Charges Exemption]/[a Material LCHS Data Annex Amendment Direction] Change in Law</w:t>
      </w:r>
      <w:r w:rsidRPr="00462199">
        <w:t xml:space="preserve">. We enclose </w:t>
      </w:r>
      <w:r w:rsidRPr="00462199">
        <w:rPr>
          <w:b/>
          <w:i/>
        </w:rPr>
        <w:t>[(by way of upload(s) to the LCHA Counterparty</w:t>
      </w:r>
      <w:r w:rsidR="00D51FB1">
        <w:rPr>
          <w:b/>
          <w:i/>
        </w:rPr>
        <w:t xml:space="preserve">'s document transfer application </w:t>
      </w:r>
      <w:r w:rsidRPr="00462199">
        <w:rPr>
          <w:b/>
          <w:i/>
        </w:rPr>
        <w:t>on the dates set out in Appendix 1 to this notice)]</w:t>
      </w:r>
      <w:r w:rsidRPr="00462199">
        <w:t xml:space="preserve"> Supporting Information, in reasonable detail, which we consider to be relevant to and supportive of that conclusion.</w:t>
      </w:r>
      <w:bookmarkEnd w:id="9917"/>
    </w:p>
    <w:p w14:paraId="566B1DD4" w14:textId="27586AD3" w:rsidR="00D179D6" w:rsidRPr="00462199" w:rsidRDefault="00D179D6" w:rsidP="00500CE7">
      <w:pPr>
        <w:pStyle w:val="AltSH1Ashurst"/>
        <w:rPr>
          <w:lang w:eastAsia="zh-CN"/>
        </w:rPr>
      </w:pPr>
      <w:bookmarkStart w:id="9920" w:name="_Ref144117392"/>
      <w:r w:rsidRPr="00462199">
        <w:rPr>
          <w:b/>
          <w:i/>
        </w:rPr>
        <w:t>[We consider that the Notified Change in Law will give rise to or result in QCiL Operating [Costs]/[Savings]. Our good faith estimate of the QCiL Operating [Costs]/[Savings]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Our good faith estimates as to the profile of the [incurrence of]/[making or receipt of] such QCiL Operating [Costs]/[Savings]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920"/>
    </w:p>
    <w:p w14:paraId="66642C93" w14:textId="3A727290" w:rsidR="00D179D6" w:rsidRPr="00462199" w:rsidRDefault="00D179D6" w:rsidP="00500CE7">
      <w:pPr>
        <w:pStyle w:val="AltSH1Ashurst"/>
        <w:rPr>
          <w:lang w:eastAsia="zh-CN"/>
        </w:rPr>
      </w:pPr>
      <w:bookmarkStart w:id="9921" w:name="_Ref144117393"/>
      <w:r w:rsidRPr="00462199">
        <w:rPr>
          <w:b/>
          <w:i/>
        </w:rPr>
        <w:t>[We consider that the Notified Change in Law will give rise to or result in QCiL Capital [Costs]/[Savings]. Our good faith estimate of the QCiL Capital [Costs]/ [Savings]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Our good faith estimates as to the profile of the [incurrence of]/[making or receipt of] such QCiL Capital [Costs]/[Savings]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921"/>
    </w:p>
    <w:p w14:paraId="2C0EE616" w14:textId="25022671" w:rsidR="00D179D6" w:rsidRPr="00462199" w:rsidRDefault="00D179D6" w:rsidP="00500CE7">
      <w:pPr>
        <w:pStyle w:val="AltSH1Ashurst"/>
        <w:rPr>
          <w:lang w:eastAsia="zh-CN"/>
        </w:rPr>
      </w:pPr>
      <w:bookmarkStart w:id="9922" w:name="_Ref144117394"/>
      <w:r w:rsidRPr="00462199">
        <w:rPr>
          <w:b/>
          <w:i/>
        </w:rPr>
        <w:t>[We consider that the Notified Change in Law will give rise to or result in an Adjusted Output Period. Our AOP Estimate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and our good faith estimate of the impact of the Notified Change in Law on the Estimated Facility Production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We enclose [(by way </w:t>
      </w:r>
      <w:r w:rsidRPr="00462199">
        <w:rPr>
          <w:b/>
          <w:i/>
        </w:rPr>
        <w:lastRenderedPageBreak/>
        <w:t>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922"/>
    </w:p>
    <w:p w14:paraId="529D95EF" w14:textId="77777777" w:rsidR="00D179D6" w:rsidRPr="00462199" w:rsidRDefault="00D179D6" w:rsidP="00500CE7">
      <w:pPr>
        <w:pStyle w:val="AltSH1Ashurst"/>
        <w:rPr>
          <w:lang w:eastAsia="zh-CN"/>
        </w:rPr>
      </w:pPr>
      <w:bookmarkStart w:id="9923" w:name="_Ref144117395"/>
      <w:r w:rsidRPr="00462199">
        <w:rPr>
          <w:b/>
          <w:i/>
        </w:rPr>
        <w:t>[We consider that the Notified Change in Law will give rise to or result in a QCiL Construction Event. Our good faith estimates of the QCiL Construction Event Costs and QCiL Construction Event 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and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respectively. We enclose Supporting Information, in reasonable detail, which we consider to be relevant to and supportive of this conclusion and these estimates.]</w:t>
      </w:r>
      <w:bookmarkEnd w:id="9923"/>
    </w:p>
    <w:p w14:paraId="028DD7A8" w14:textId="5A6BBDF6" w:rsidR="00D179D6" w:rsidRPr="00462199" w:rsidRDefault="00D179D6" w:rsidP="00500CE7">
      <w:pPr>
        <w:pStyle w:val="AltSH1Ashurst"/>
        <w:rPr>
          <w:lang w:eastAsia="zh-CN"/>
        </w:rPr>
      </w:pPr>
      <w:bookmarkStart w:id="9924" w:name="_Ref144117396"/>
      <w:r w:rsidRPr="00462199">
        <w:rPr>
          <w:b/>
          <w:i/>
        </w:rPr>
        <w:t>[We consider that the Notified Change in Law will give rise to or result in a QCiL Operations Cessation Event. Our good faith estimates of the QCiL Operations Cessation Event Costs and QCiL Operations Cessation Event Savings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and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respectively. We enclose [(by way of upload(s) to the LCHA Counterparty</w:t>
      </w:r>
      <w:r w:rsidR="00D10824">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9924"/>
    </w:p>
    <w:p w14:paraId="1696F5BE" w14:textId="7F5BCC2D" w:rsidR="00D179D6" w:rsidRPr="00462199" w:rsidRDefault="00D179D6" w:rsidP="00500CE7">
      <w:pPr>
        <w:pStyle w:val="AltSH1Ashurst"/>
        <w:rPr>
          <w:lang w:eastAsia="zh-CN"/>
        </w:rPr>
      </w:pPr>
      <w:bookmarkStart w:id="9925" w:name="_Ref144117397"/>
      <w:r w:rsidRPr="00462199">
        <w:t xml:space="preserve">We enclose </w:t>
      </w:r>
      <w:r w:rsidRPr="00462199">
        <w:rPr>
          <w:b/>
          <w:i/>
        </w:rPr>
        <w:t>[(by way of upload(s) to the LCHA Counterparty</w:t>
      </w:r>
      <w:r w:rsidR="00D10824">
        <w:rPr>
          <w:b/>
          <w:i/>
        </w:rPr>
        <w:t xml:space="preserve">'s document transfer application </w:t>
      </w:r>
      <w:r w:rsidRPr="00462199">
        <w:rPr>
          <w:b/>
          <w:i/>
        </w:rPr>
        <w:t>on the dates set out in Appendix 1 to this notice)]</w:t>
      </w:r>
      <w:r w:rsidRPr="00462199">
        <w:t xml:space="preserve"> Supporting Information evidencing, in reasonable detail, the steps that we </w:t>
      </w:r>
      <w:r w:rsidRPr="00462199">
        <w:rPr>
          <w:b/>
          <w:i/>
        </w:rPr>
        <w:t xml:space="preserve">[have taken]/[and]/[propose to take] </w:t>
      </w:r>
      <w:r w:rsidRPr="00462199">
        <w:t xml:space="preserve">to comply with </w:t>
      </w:r>
      <w:r w:rsidR="007248B2" w:rsidRPr="007248B2">
        <w:t>Condition</w:t>
      </w:r>
      <w:r w:rsidRPr="00462199">
        <w:t> </w:t>
      </w:r>
      <w:r w:rsidR="003820E2">
        <w:fldChar w:fldCharType="begin"/>
      </w:r>
      <w:r w:rsidR="003820E2">
        <w:instrText xml:space="preserve"> REF _Ref144115030 \w \h </w:instrText>
      </w:r>
      <w:r w:rsidR="003820E2">
        <w:fldChar w:fldCharType="separate"/>
      </w:r>
      <w:del w:id="9926" w:author="Faqir, Sofia (Energy Security)" w:date="2023-11-12T19:48:00Z">
        <w:r w:rsidR="00E473FC">
          <w:delText>65.3</w:delText>
        </w:r>
      </w:del>
      <w:r w:rsidR="003820E2">
        <w:fldChar w:fldCharType="end"/>
      </w:r>
      <w:r w:rsidRPr="00462199">
        <w:t xml:space="preserve"> (</w:t>
      </w:r>
      <w:r w:rsidRPr="00462199">
        <w:rPr>
          <w:i/>
        </w:rPr>
        <w:t>Mitigation</w:t>
      </w:r>
      <w:r w:rsidRPr="00462199">
        <w:t>) and the Reasonable and Prudent Standard.</w:t>
      </w:r>
      <w:bookmarkEnd w:id="9925"/>
    </w:p>
    <w:p w14:paraId="385E25DC" w14:textId="7FB4CAF6" w:rsidR="00D179D6" w:rsidRPr="00462199" w:rsidRDefault="00D179D6" w:rsidP="00500CE7">
      <w:pPr>
        <w:pStyle w:val="AltSH1Ashurst"/>
        <w:rPr>
          <w:lang w:eastAsia="zh-CN"/>
        </w:rPr>
      </w:pPr>
      <w:bookmarkStart w:id="9927" w:name="_Ref144117398"/>
      <w:r w:rsidRPr="00462199">
        <w:t xml:space="preserve">We enclose a Directors' Certificate certifying the matters specified in </w:t>
      </w:r>
      <w:r w:rsidR="007248B2" w:rsidRPr="007248B2">
        <w:t>Condition</w:t>
      </w:r>
      <w:r w:rsidRPr="00462199">
        <w:t xml:space="preserve"> </w:t>
      </w:r>
      <w:r w:rsidR="003820E2">
        <w:fldChar w:fldCharType="begin"/>
      </w:r>
      <w:r w:rsidR="003820E2">
        <w:instrText xml:space="preserve"> REF _Ref144114350 \w \h </w:instrText>
      </w:r>
      <w:r w:rsidR="003820E2">
        <w:fldChar w:fldCharType="separate"/>
      </w:r>
      <w:del w:id="9928" w:author="Faqir, Sofia (Energy Security)" w:date="2023-11-12T19:48:00Z">
        <w:r w:rsidR="00E473FC">
          <w:delText>42.9</w:delText>
        </w:r>
      </w:del>
      <w:r w:rsidR="003820E2">
        <w:fldChar w:fldCharType="end"/>
      </w:r>
      <w:r w:rsidRPr="00462199">
        <w:t>.</w:t>
      </w:r>
      <w:bookmarkEnd w:id="9927"/>
    </w:p>
    <w:p w14:paraId="0EDF3D5F" w14:textId="77777777" w:rsidR="00D179D6" w:rsidRPr="00462199" w:rsidRDefault="00D179D6" w:rsidP="00FF4DCF">
      <w:pPr>
        <w:pStyle w:val="NormalAshurst"/>
        <w:jc w:val="center"/>
      </w:pPr>
      <w:r w:rsidRPr="00462199">
        <w:t>Yours faithfully,</w:t>
      </w:r>
    </w:p>
    <w:p w14:paraId="25420DD3" w14:textId="77777777" w:rsidR="00D179D6" w:rsidRPr="00462199" w:rsidRDefault="00D179D6" w:rsidP="00FF4DCF">
      <w:pPr>
        <w:pStyle w:val="NormalAshurst"/>
        <w:jc w:val="center"/>
        <w:rPr>
          <w:lang w:eastAsia="zh-CN"/>
        </w:rPr>
      </w:pPr>
    </w:p>
    <w:p w14:paraId="721926D9" w14:textId="77777777" w:rsidR="00D179D6" w:rsidRPr="00462199" w:rsidRDefault="00D179D6" w:rsidP="00FF4DCF">
      <w:pPr>
        <w:pStyle w:val="StandardAshurst"/>
        <w:jc w:val="center"/>
        <w:rPr>
          <w:lang w:eastAsia="zh-CN"/>
        </w:rPr>
      </w:pPr>
      <w:r w:rsidRPr="00462199">
        <w:t>.....................................</w:t>
      </w:r>
    </w:p>
    <w:p w14:paraId="49F452CF" w14:textId="77777777" w:rsidR="00D179D6" w:rsidRPr="00462199" w:rsidRDefault="00D179D6" w:rsidP="00FF4DCF">
      <w:pPr>
        <w:pStyle w:val="StandardAshurst"/>
        <w:jc w:val="center"/>
        <w:rPr>
          <w:lang w:eastAsia="zh-CN"/>
        </w:rPr>
      </w:pPr>
      <w:r w:rsidRPr="00462199">
        <w:t>For and on behalf of</w:t>
      </w:r>
    </w:p>
    <w:p w14:paraId="3D19B254"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1DDB2645" w14:textId="77777777" w:rsidR="00D179D6" w:rsidRPr="00462199" w:rsidRDefault="00D179D6" w:rsidP="00986A4F">
      <w:pPr>
        <w:pStyle w:val="NormalAshurst"/>
        <w:rPr>
          <w:lang w:eastAsia="zh-CN"/>
        </w:rPr>
      </w:pPr>
      <w:r w:rsidRPr="00462199">
        <w:rPr>
          <w:lang w:eastAsia="zh-CN"/>
        </w:rPr>
        <w:br w:type="page"/>
      </w:r>
    </w:p>
    <w:p w14:paraId="7B57F22A" w14:textId="77777777" w:rsidR="00D179D6" w:rsidRPr="00462199" w:rsidRDefault="00D179D6" w:rsidP="009B55C1">
      <w:pPr>
        <w:pStyle w:val="Annex13Heading"/>
      </w:pPr>
      <w:bookmarkStart w:id="9929" w:name="_Toc149833996"/>
      <w:r w:rsidRPr="00462199">
        <w:lastRenderedPageBreak/>
        <w:t>Producer QCiL Notice Information Request</w:t>
      </w:r>
      <w:bookmarkEnd w:id="9929"/>
    </w:p>
    <w:p w14:paraId="77F231E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172A79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69533BC"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4EE9D3E" w14:textId="77777777" w:rsidR="00D179D6" w:rsidRPr="00462199" w:rsidRDefault="00D179D6" w:rsidP="009E0DA4">
      <w:pPr>
        <w:pStyle w:val="NormalBoldAshurst"/>
        <w:tabs>
          <w:tab w:val="left" w:pos="782"/>
        </w:tabs>
        <w:rPr>
          <w:lang w:eastAsia="zh-CN"/>
        </w:rPr>
      </w:pPr>
      <w:r w:rsidRPr="00462199">
        <w:rPr>
          <w:i/>
        </w:rPr>
        <w:tab/>
        <w:t>[Address]</w:t>
      </w:r>
    </w:p>
    <w:p w14:paraId="31134D95"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C9422D9" w14:textId="77777777" w:rsidR="00D179D6" w:rsidRPr="00462199" w:rsidRDefault="00D179D6" w:rsidP="005B3BB9">
      <w:pPr>
        <w:pStyle w:val="CBOLDCAPSAshurst"/>
        <w:rPr>
          <w:lang w:eastAsia="zh-CN"/>
        </w:rPr>
      </w:pPr>
      <w:r w:rsidRPr="00462199">
        <w:t>LCHA – PRODUCER QCIL NOTICE INFORMATION REQUEST</w:t>
      </w:r>
    </w:p>
    <w:p w14:paraId="6A09B0E0" w14:textId="77777777" w:rsidR="00D179D6" w:rsidRPr="00462199" w:rsidRDefault="00D179D6" w:rsidP="005B3BB9">
      <w:pPr>
        <w:pStyle w:val="NormalAshurst"/>
        <w:rPr>
          <w:lang w:eastAsia="zh-CN"/>
        </w:rPr>
      </w:pPr>
      <w:r w:rsidRPr="00462199">
        <w:t>Dear Sir/Madam,</w:t>
      </w:r>
    </w:p>
    <w:p w14:paraId="10D37D9C" w14:textId="77777777" w:rsidR="00D179D6" w:rsidRPr="00462199" w:rsidRDefault="00D179D6" w:rsidP="00BC5CF5">
      <w:pPr>
        <w:pStyle w:val="AltSH1Ashurst"/>
        <w:numPr>
          <w:ilvl w:val="0"/>
          <w:numId w:val="118"/>
        </w:numPr>
        <w:rPr>
          <w:lang w:eastAsia="zh-CN"/>
        </w:rPr>
      </w:pPr>
      <w:bookmarkStart w:id="9930" w:name="_Ref144117399"/>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30"/>
    </w:p>
    <w:p w14:paraId="1C86834B" w14:textId="55DB3FDE" w:rsidR="00D179D6" w:rsidRPr="00462199" w:rsidRDefault="00D179D6" w:rsidP="00500CE7">
      <w:pPr>
        <w:pStyle w:val="AltSH1Ashurst"/>
        <w:rPr>
          <w:lang w:eastAsia="zh-CN"/>
        </w:rPr>
      </w:pPr>
      <w:bookmarkStart w:id="9931" w:name="_Ref144117400"/>
      <w:r w:rsidRPr="00462199">
        <w:t xml:space="preserve">We further refer you to </w:t>
      </w:r>
      <w:r w:rsidR="007248B2" w:rsidRPr="007248B2">
        <w:t>Condition</w:t>
      </w:r>
      <w:r w:rsidRPr="00462199">
        <w:t xml:space="preserve"> </w:t>
      </w:r>
      <w:r w:rsidR="003820E2">
        <w:fldChar w:fldCharType="begin"/>
      </w:r>
      <w:r w:rsidR="003820E2">
        <w:instrText xml:space="preserve"> REF _Ref144114354 \w \h </w:instrText>
      </w:r>
      <w:r w:rsidR="003820E2">
        <w:fldChar w:fldCharType="separate"/>
      </w:r>
      <w:del w:id="9932" w:author="Faqir, Sofia (Energy Security)" w:date="2023-11-12T19:48:00Z">
        <w:r w:rsidR="00E473FC">
          <w:delText>42.11</w:delText>
        </w:r>
      </w:del>
      <w:r w:rsidR="003820E2">
        <w:fldChar w:fldCharType="end"/>
      </w:r>
      <w:r w:rsidRPr="00462199">
        <w:t>.</w:t>
      </w:r>
      <w:bookmarkEnd w:id="9931"/>
    </w:p>
    <w:p w14:paraId="6F67A1DF" w14:textId="77777777" w:rsidR="00D179D6" w:rsidRPr="00462199" w:rsidRDefault="00D179D6" w:rsidP="00500CE7">
      <w:pPr>
        <w:pStyle w:val="AltSH1Ashurst"/>
        <w:rPr>
          <w:lang w:eastAsia="zh-CN"/>
        </w:rPr>
      </w:pPr>
      <w:bookmarkStart w:id="9933" w:name="_Ref144117401"/>
      <w:r w:rsidRPr="00462199">
        <w:t>This is a Producer QCiL Notice Information Request.</w:t>
      </w:r>
      <w:bookmarkEnd w:id="9933"/>
    </w:p>
    <w:p w14:paraId="75B9C8BE" w14:textId="77777777" w:rsidR="00D179D6" w:rsidRPr="00462199" w:rsidRDefault="00D179D6" w:rsidP="00500CE7">
      <w:pPr>
        <w:pStyle w:val="AltSH1Ashurst"/>
        <w:rPr>
          <w:lang w:eastAsia="zh-CN"/>
        </w:rPr>
      </w:pPr>
      <w:bookmarkStart w:id="9934" w:name="_Ref144117402"/>
      <w:r w:rsidRPr="00462199">
        <w:t xml:space="preserve">We require the following Supporting Information in relation to the </w:t>
      </w:r>
      <w:r w:rsidRPr="00462199">
        <w:rPr>
          <w:b/>
          <w:i/>
        </w:rPr>
        <w:t>[Producer QCiL Notice dated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]]/[Revised Producer QCiL Information received from you 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34"/>
    </w:p>
    <w:p w14:paraId="73570E0B" w14:textId="77777777" w:rsidR="00D179D6" w:rsidRPr="00462199" w:rsidRDefault="00D179D6" w:rsidP="00326791">
      <w:pPr>
        <w:pStyle w:val="NormalAshurst"/>
        <w:jc w:val="center"/>
      </w:pPr>
      <w:r w:rsidRPr="00462199">
        <w:t>Yours faithfully,</w:t>
      </w:r>
    </w:p>
    <w:p w14:paraId="6DC2A0EC" w14:textId="77777777" w:rsidR="00D179D6" w:rsidRPr="00462199" w:rsidRDefault="00D179D6" w:rsidP="00326791">
      <w:pPr>
        <w:pStyle w:val="NormalAshurst"/>
        <w:rPr>
          <w:lang w:eastAsia="zh-CN"/>
        </w:rPr>
      </w:pPr>
    </w:p>
    <w:p w14:paraId="5EA47159" w14:textId="77777777" w:rsidR="00D179D6" w:rsidRPr="00462199" w:rsidRDefault="00D179D6" w:rsidP="00326791">
      <w:pPr>
        <w:pStyle w:val="StandardAshurst"/>
        <w:jc w:val="center"/>
        <w:rPr>
          <w:lang w:eastAsia="zh-CN"/>
        </w:rPr>
      </w:pPr>
      <w:r w:rsidRPr="00462199">
        <w:t>.....................................</w:t>
      </w:r>
    </w:p>
    <w:p w14:paraId="659D47A9" w14:textId="77777777" w:rsidR="00D179D6" w:rsidRPr="00462199" w:rsidRDefault="00D179D6" w:rsidP="00326791">
      <w:pPr>
        <w:pStyle w:val="StandardAshurst"/>
        <w:jc w:val="center"/>
        <w:rPr>
          <w:lang w:eastAsia="zh-CN"/>
        </w:rPr>
      </w:pPr>
      <w:r w:rsidRPr="00462199">
        <w:t>For and on behalf of</w:t>
      </w:r>
    </w:p>
    <w:p w14:paraId="5DD3008D"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02C8F91E" w14:textId="77777777" w:rsidR="00D179D6" w:rsidRPr="00462199" w:rsidRDefault="00D179D6" w:rsidP="00986A4F">
      <w:pPr>
        <w:pStyle w:val="NormalAshurst"/>
        <w:rPr>
          <w:lang w:eastAsia="zh-CN"/>
        </w:rPr>
      </w:pPr>
      <w:r w:rsidRPr="00462199">
        <w:rPr>
          <w:lang w:eastAsia="zh-CN"/>
        </w:rPr>
        <w:br w:type="page"/>
      </w:r>
    </w:p>
    <w:p w14:paraId="7309A9D8" w14:textId="77777777" w:rsidR="00D179D6" w:rsidRPr="00462199" w:rsidRDefault="00D179D6" w:rsidP="009B55C1">
      <w:pPr>
        <w:pStyle w:val="Annex13Heading"/>
      </w:pPr>
      <w:bookmarkStart w:id="9935" w:name="_Toc149833997"/>
      <w:r w:rsidRPr="00462199">
        <w:lastRenderedPageBreak/>
        <w:t>LCHA Counterparty QCiL True-Up Notice</w:t>
      </w:r>
      <w:bookmarkEnd w:id="9935"/>
    </w:p>
    <w:p w14:paraId="54C5BB48"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0AE94A5"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4894F78"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2BA53AF" w14:textId="77777777" w:rsidR="00D179D6" w:rsidRPr="00462199" w:rsidRDefault="00D179D6" w:rsidP="009E0DA4">
      <w:pPr>
        <w:pStyle w:val="NormalBoldAshurst"/>
        <w:tabs>
          <w:tab w:val="left" w:pos="782"/>
        </w:tabs>
        <w:rPr>
          <w:lang w:eastAsia="zh-CN"/>
        </w:rPr>
      </w:pPr>
      <w:r w:rsidRPr="00462199">
        <w:rPr>
          <w:i/>
        </w:rPr>
        <w:tab/>
        <w:t>[Address]</w:t>
      </w:r>
    </w:p>
    <w:p w14:paraId="6129370A"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5316C01" w14:textId="77777777" w:rsidR="00D179D6" w:rsidRPr="00462199" w:rsidRDefault="00D179D6" w:rsidP="005B3BB9">
      <w:pPr>
        <w:pStyle w:val="CBOLDCAPSAshurst"/>
        <w:rPr>
          <w:lang w:eastAsia="zh-CN"/>
        </w:rPr>
      </w:pPr>
      <w:r w:rsidRPr="00462199">
        <w:t>LCHA – LCHA COUNTERPARTY QCIL TRUE-UP NOTICE</w:t>
      </w:r>
    </w:p>
    <w:p w14:paraId="54090F05" w14:textId="77777777" w:rsidR="00D179D6" w:rsidRPr="00462199" w:rsidRDefault="00D179D6" w:rsidP="005B3BB9">
      <w:pPr>
        <w:pStyle w:val="NormalAshurst"/>
        <w:rPr>
          <w:lang w:eastAsia="zh-CN"/>
        </w:rPr>
      </w:pPr>
      <w:r w:rsidRPr="00462199">
        <w:t>Dear Sir/Madam,</w:t>
      </w:r>
    </w:p>
    <w:p w14:paraId="7A92168B" w14:textId="77777777" w:rsidR="00D179D6" w:rsidRPr="00462199" w:rsidRDefault="00D179D6" w:rsidP="00BC5CF5">
      <w:pPr>
        <w:pStyle w:val="AltSH1Ashurst"/>
        <w:numPr>
          <w:ilvl w:val="0"/>
          <w:numId w:val="119"/>
        </w:numPr>
        <w:rPr>
          <w:lang w:eastAsia="zh-CN"/>
        </w:rPr>
      </w:pPr>
      <w:bookmarkStart w:id="9936" w:name="_Ref14411740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936"/>
    </w:p>
    <w:p w14:paraId="5177C9A2" w14:textId="572E1544" w:rsidR="00D179D6" w:rsidRPr="00462199" w:rsidRDefault="00D179D6" w:rsidP="00500CE7">
      <w:pPr>
        <w:pStyle w:val="AltSH1Ashurst"/>
        <w:rPr>
          <w:lang w:eastAsia="zh-CN"/>
        </w:rPr>
      </w:pPr>
      <w:bookmarkStart w:id="9937" w:name="_Ref144117404"/>
      <w:r w:rsidRPr="00462199">
        <w:t xml:space="preserve">We further refer you to </w:t>
      </w:r>
      <w:r w:rsidR="007248B2" w:rsidRPr="007248B2">
        <w:t>Condition</w:t>
      </w:r>
      <w:r w:rsidRPr="00462199">
        <w:t xml:space="preserve"> </w:t>
      </w:r>
      <w:r w:rsidR="003820E2">
        <w:fldChar w:fldCharType="begin"/>
      </w:r>
      <w:r w:rsidR="003820E2">
        <w:instrText xml:space="preserve"> REF _Ref144114486 \w \h </w:instrText>
      </w:r>
      <w:r w:rsidR="003820E2">
        <w:fldChar w:fldCharType="separate"/>
      </w:r>
      <w:del w:id="9938" w:author="Faqir, Sofia (Energy Security)" w:date="2023-11-12T19:48:00Z">
        <w:r w:rsidR="00E473FC">
          <w:delText>45.1</w:delText>
        </w:r>
      </w:del>
      <w:r w:rsidR="003820E2">
        <w:fldChar w:fldCharType="end"/>
      </w:r>
      <w:r w:rsidRPr="00462199">
        <w:t>.</w:t>
      </w:r>
      <w:bookmarkEnd w:id="9937"/>
    </w:p>
    <w:p w14:paraId="7B7F1E7F" w14:textId="77777777" w:rsidR="00D179D6" w:rsidRPr="00462199" w:rsidRDefault="00D179D6" w:rsidP="00500CE7">
      <w:pPr>
        <w:pStyle w:val="AltSH1Ashurst"/>
        <w:rPr>
          <w:lang w:eastAsia="zh-CN"/>
        </w:rPr>
      </w:pPr>
      <w:bookmarkStart w:id="9939" w:name="_Ref144117405"/>
      <w:r w:rsidRPr="00462199">
        <w:t xml:space="preserve">This is a LCHA Counterparty QCiL True-Up Notice in relation to </w:t>
      </w:r>
      <w:r w:rsidRPr="00462199">
        <w:rPr>
          <w:b/>
          <w:i/>
        </w:rPr>
        <w:t>[identify relevant Qualifying Change in Law]</w:t>
      </w:r>
      <w:r w:rsidRPr="00462199">
        <w:t>.</w:t>
      </w:r>
      <w:bookmarkEnd w:id="9939"/>
    </w:p>
    <w:p w14:paraId="56C1D563" w14:textId="77777777" w:rsidR="00D179D6" w:rsidRPr="00462199" w:rsidRDefault="00D179D6" w:rsidP="00500CE7">
      <w:pPr>
        <w:pStyle w:val="AltSH1Ashurst"/>
        <w:rPr>
          <w:lang w:eastAsia="zh-CN"/>
        </w:rPr>
      </w:pPr>
      <w:bookmarkStart w:id="9940" w:name="_Ref144117406"/>
      <w:r w:rsidRPr="00462199">
        <w:t>We hereby require you to confirm the QCiL True-Up Information.</w:t>
      </w:r>
      <w:bookmarkEnd w:id="9940"/>
    </w:p>
    <w:p w14:paraId="65241C7E" w14:textId="77777777" w:rsidR="00D179D6" w:rsidRPr="00462199" w:rsidRDefault="00D179D6" w:rsidP="00326791">
      <w:pPr>
        <w:pStyle w:val="NormalAshurst"/>
        <w:jc w:val="center"/>
      </w:pPr>
      <w:r w:rsidRPr="00462199">
        <w:t>Yours faithfully,</w:t>
      </w:r>
    </w:p>
    <w:p w14:paraId="3565EC55" w14:textId="77777777" w:rsidR="00D179D6" w:rsidRPr="00462199" w:rsidRDefault="00D179D6" w:rsidP="00326791">
      <w:pPr>
        <w:pStyle w:val="NormalAshurst"/>
        <w:rPr>
          <w:lang w:eastAsia="zh-CN"/>
        </w:rPr>
      </w:pPr>
    </w:p>
    <w:p w14:paraId="22285B90" w14:textId="77777777" w:rsidR="00D179D6" w:rsidRPr="00462199" w:rsidRDefault="00D179D6" w:rsidP="00326791">
      <w:pPr>
        <w:pStyle w:val="StandardAshurst"/>
        <w:jc w:val="center"/>
        <w:rPr>
          <w:lang w:eastAsia="zh-CN"/>
        </w:rPr>
      </w:pPr>
      <w:r w:rsidRPr="00462199">
        <w:t>.....................................</w:t>
      </w:r>
    </w:p>
    <w:p w14:paraId="014D5F42" w14:textId="77777777" w:rsidR="00D179D6" w:rsidRPr="00462199" w:rsidRDefault="00D179D6" w:rsidP="00326791">
      <w:pPr>
        <w:pStyle w:val="StandardAshurst"/>
        <w:jc w:val="center"/>
        <w:rPr>
          <w:lang w:eastAsia="zh-CN"/>
        </w:rPr>
      </w:pPr>
      <w:r w:rsidRPr="00462199">
        <w:t>For and on behalf of</w:t>
      </w:r>
    </w:p>
    <w:p w14:paraId="104C2672"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46B911F" w14:textId="77777777" w:rsidR="00D179D6" w:rsidRPr="00462199" w:rsidRDefault="00D179D6" w:rsidP="00986A4F">
      <w:pPr>
        <w:pStyle w:val="NormalAshurst"/>
        <w:rPr>
          <w:lang w:eastAsia="zh-CN"/>
        </w:rPr>
      </w:pPr>
      <w:r w:rsidRPr="00462199">
        <w:rPr>
          <w:lang w:eastAsia="zh-CN"/>
        </w:rPr>
        <w:br w:type="page"/>
      </w:r>
    </w:p>
    <w:p w14:paraId="3DAB2FF6" w14:textId="77777777" w:rsidR="00D179D6" w:rsidRPr="00462199" w:rsidRDefault="00D179D6" w:rsidP="009B55C1">
      <w:pPr>
        <w:pStyle w:val="Annex13Heading"/>
      </w:pPr>
      <w:bookmarkStart w:id="9941" w:name="_Toc149833998"/>
      <w:r w:rsidRPr="00462199">
        <w:lastRenderedPageBreak/>
        <w:t>Producer QCiL True-Up Response Notice</w:t>
      </w:r>
      <w:bookmarkEnd w:id="9941"/>
    </w:p>
    <w:p w14:paraId="6B5BBC7E"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95B1C98" w14:textId="77777777" w:rsidR="00D179D6" w:rsidRPr="00462199" w:rsidRDefault="00D179D6" w:rsidP="008667CA">
      <w:pPr>
        <w:pStyle w:val="NormalBoldAshurst"/>
        <w:tabs>
          <w:tab w:val="left" w:pos="782"/>
        </w:tabs>
        <w:rPr>
          <w:lang w:eastAsia="zh-CN"/>
        </w:rPr>
      </w:pPr>
      <w:r w:rsidRPr="00462199">
        <w:rPr>
          <w:i/>
        </w:rPr>
        <w:tab/>
        <w:t>[Address]</w:t>
      </w:r>
    </w:p>
    <w:p w14:paraId="7764BF91"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F162166"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F0C2C7B"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1135036" w14:textId="77777777" w:rsidR="00D179D6" w:rsidRPr="00462199" w:rsidRDefault="00D179D6" w:rsidP="005B3BB9">
      <w:pPr>
        <w:pStyle w:val="CBOLDCAPSAshurst"/>
        <w:rPr>
          <w:lang w:eastAsia="zh-CN"/>
        </w:rPr>
      </w:pPr>
      <w:r w:rsidRPr="00462199">
        <w:t>LCHA – PRODUCER QCIL TRUE-UP RESPONSE NOTICE</w:t>
      </w:r>
    </w:p>
    <w:p w14:paraId="6CF9062D" w14:textId="77777777" w:rsidR="00D179D6" w:rsidRPr="00462199" w:rsidRDefault="00D179D6" w:rsidP="005B3BB9">
      <w:pPr>
        <w:pStyle w:val="NormalAshurst"/>
        <w:rPr>
          <w:lang w:eastAsia="zh-CN"/>
        </w:rPr>
      </w:pPr>
      <w:r w:rsidRPr="00462199">
        <w:t>Dear Sir/Madam,</w:t>
      </w:r>
    </w:p>
    <w:p w14:paraId="286ECF08" w14:textId="77777777" w:rsidR="00D179D6" w:rsidRPr="00462199" w:rsidRDefault="00D179D6" w:rsidP="00BC5CF5">
      <w:pPr>
        <w:pStyle w:val="AltSH1Ashurst"/>
        <w:numPr>
          <w:ilvl w:val="0"/>
          <w:numId w:val="120"/>
        </w:numPr>
        <w:rPr>
          <w:lang w:eastAsia="zh-CN"/>
        </w:rPr>
      </w:pPr>
      <w:bookmarkStart w:id="9942" w:name="_Ref144117407"/>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42"/>
    </w:p>
    <w:p w14:paraId="3E0921ED" w14:textId="1DF2C7F1" w:rsidR="00D179D6" w:rsidRPr="00462199" w:rsidRDefault="00D179D6" w:rsidP="00500CE7">
      <w:pPr>
        <w:pStyle w:val="AltSH1Ashurst"/>
        <w:rPr>
          <w:lang w:eastAsia="zh-CN"/>
        </w:rPr>
      </w:pPr>
      <w:bookmarkStart w:id="9943" w:name="_Ref144117408"/>
      <w:r w:rsidRPr="00462199">
        <w:t xml:space="preserve">We further refer you to </w:t>
      </w:r>
      <w:r w:rsidR="007248B2" w:rsidRPr="007248B2">
        <w:t>Condition</w:t>
      </w:r>
      <w:r w:rsidRPr="00462199">
        <w:t xml:space="preserve"> </w:t>
      </w:r>
      <w:r w:rsidR="003820E2">
        <w:fldChar w:fldCharType="begin"/>
      </w:r>
      <w:r w:rsidR="003820E2">
        <w:instrText xml:space="preserve"> REF _Ref144114491 \w \h </w:instrText>
      </w:r>
      <w:r w:rsidR="003820E2">
        <w:fldChar w:fldCharType="separate"/>
      </w:r>
      <w:del w:id="9944" w:author="Faqir, Sofia (Energy Security)" w:date="2023-11-12T19:48:00Z">
        <w:r w:rsidR="00E473FC">
          <w:delText>45.3</w:delText>
        </w:r>
      </w:del>
      <w:r w:rsidR="003820E2">
        <w:fldChar w:fldCharType="end"/>
      </w:r>
      <w:r w:rsidRPr="00462199">
        <w:t>.</w:t>
      </w:r>
      <w:bookmarkEnd w:id="9943"/>
    </w:p>
    <w:p w14:paraId="7F674787" w14:textId="77777777" w:rsidR="00D179D6" w:rsidRPr="00462199" w:rsidRDefault="00D179D6" w:rsidP="00500CE7">
      <w:pPr>
        <w:pStyle w:val="AltSH1Ashurst"/>
        <w:rPr>
          <w:lang w:eastAsia="zh-CN"/>
        </w:rPr>
      </w:pPr>
      <w:bookmarkStart w:id="9945" w:name="_Ref144117409"/>
      <w:r w:rsidRPr="00462199">
        <w:t>This is a Producer QCiL True-Up Response Notice in relation to the LCHA Counterparty QCiL True-Up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945"/>
    </w:p>
    <w:p w14:paraId="382FFC5B" w14:textId="77777777" w:rsidR="00D179D6" w:rsidRPr="00462199" w:rsidRDefault="00D179D6" w:rsidP="00500CE7">
      <w:pPr>
        <w:pStyle w:val="AltSH1Ashurst"/>
        <w:rPr>
          <w:lang w:eastAsia="zh-CN"/>
        </w:rPr>
      </w:pPr>
      <w:bookmarkStart w:id="9946" w:name="_Ref144117410"/>
      <w:r w:rsidRPr="00462199">
        <w:t>We enclose the QCiL True-Up Information.</w:t>
      </w:r>
      <w:bookmarkEnd w:id="9946"/>
    </w:p>
    <w:p w14:paraId="23F101B5" w14:textId="4FA5BD7B" w:rsidR="00D179D6" w:rsidRPr="00462199" w:rsidRDefault="00D179D6" w:rsidP="00500CE7">
      <w:pPr>
        <w:pStyle w:val="AltSH1Ashurst"/>
        <w:rPr>
          <w:lang w:eastAsia="zh-CN"/>
        </w:rPr>
      </w:pPr>
      <w:bookmarkStart w:id="9947" w:name="_Ref144117411"/>
      <w:r w:rsidRPr="00462199">
        <w:t xml:space="preserve">We enclose </w:t>
      </w:r>
      <w:r w:rsidRPr="00462199">
        <w:rPr>
          <w:b/>
          <w:i/>
        </w:rPr>
        <w:t>[(by way of upload(s) to the LCHA Counterparty</w:t>
      </w:r>
      <w:r w:rsidR="00D10824">
        <w:rPr>
          <w:b/>
          <w:i/>
        </w:rPr>
        <w:t xml:space="preserve">'s document transfer application </w:t>
      </w:r>
      <w:r w:rsidRPr="00462199">
        <w:rPr>
          <w:b/>
          <w:i/>
        </w:rPr>
        <w:t>on the dates set out in Appendix 1 to this notice)]</w:t>
      </w:r>
      <w:r w:rsidRPr="00462199">
        <w:t xml:space="preserve"> Supporting Information, in reasonable detail, which we consider to be relevant to and supportive of the information contained in or enclosed with this notice.</w:t>
      </w:r>
      <w:bookmarkEnd w:id="9947"/>
    </w:p>
    <w:p w14:paraId="6FDB3DA4" w14:textId="77777777" w:rsidR="00D179D6" w:rsidRPr="00462199" w:rsidRDefault="00D179D6" w:rsidP="00500CE7">
      <w:pPr>
        <w:pStyle w:val="AltSH1Ashurst"/>
        <w:rPr>
          <w:lang w:eastAsia="zh-CN"/>
        </w:rPr>
      </w:pPr>
      <w:bookmarkStart w:id="9948" w:name="_Ref144117412"/>
      <w:r w:rsidRPr="00462199">
        <w:t>We enclose a Directors' Certificate certifying that the information contained in, and enclosed with, this notice is true, complete and accurate in all material respects and is not misleading.</w:t>
      </w:r>
      <w:bookmarkEnd w:id="9948"/>
    </w:p>
    <w:p w14:paraId="48D8A1F5" w14:textId="77777777" w:rsidR="00D179D6" w:rsidRPr="00462199" w:rsidRDefault="00D179D6" w:rsidP="00FF4DCF">
      <w:pPr>
        <w:pStyle w:val="NormalAshurst"/>
        <w:jc w:val="center"/>
      </w:pPr>
      <w:r w:rsidRPr="00462199">
        <w:t>Yours faithfully,</w:t>
      </w:r>
    </w:p>
    <w:p w14:paraId="39CA04B4" w14:textId="77777777" w:rsidR="00D179D6" w:rsidRPr="00462199" w:rsidRDefault="00D179D6" w:rsidP="00FF4DCF">
      <w:pPr>
        <w:pStyle w:val="NormalAshurst"/>
        <w:jc w:val="center"/>
        <w:rPr>
          <w:lang w:eastAsia="zh-CN"/>
        </w:rPr>
      </w:pPr>
    </w:p>
    <w:p w14:paraId="162338EC" w14:textId="77777777" w:rsidR="00D179D6" w:rsidRPr="00462199" w:rsidRDefault="00D179D6" w:rsidP="00FF4DCF">
      <w:pPr>
        <w:pStyle w:val="StandardAshurst"/>
        <w:jc w:val="center"/>
        <w:rPr>
          <w:lang w:eastAsia="zh-CN"/>
        </w:rPr>
      </w:pPr>
      <w:r w:rsidRPr="00462199">
        <w:t>.....................................</w:t>
      </w:r>
    </w:p>
    <w:p w14:paraId="604B6CCE" w14:textId="77777777" w:rsidR="00D179D6" w:rsidRPr="00462199" w:rsidRDefault="00D179D6" w:rsidP="00FF4DCF">
      <w:pPr>
        <w:pStyle w:val="StandardAshurst"/>
        <w:jc w:val="center"/>
        <w:rPr>
          <w:lang w:eastAsia="zh-CN"/>
        </w:rPr>
      </w:pPr>
      <w:r w:rsidRPr="00462199">
        <w:t>For and on behalf of</w:t>
      </w:r>
    </w:p>
    <w:p w14:paraId="489A0815"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5834E106" w14:textId="77777777" w:rsidR="00D179D6" w:rsidRPr="00462199" w:rsidRDefault="00D179D6" w:rsidP="00986A4F">
      <w:pPr>
        <w:pStyle w:val="NormalAshurst"/>
        <w:rPr>
          <w:lang w:eastAsia="zh-CN"/>
        </w:rPr>
      </w:pPr>
      <w:r w:rsidRPr="00462199">
        <w:rPr>
          <w:lang w:eastAsia="zh-CN"/>
        </w:rPr>
        <w:br w:type="page"/>
      </w:r>
    </w:p>
    <w:p w14:paraId="7FA98362" w14:textId="77777777" w:rsidR="00D179D6" w:rsidRPr="00462199" w:rsidRDefault="00D179D6" w:rsidP="009B55C1">
      <w:pPr>
        <w:pStyle w:val="Annex13Heading"/>
      </w:pPr>
      <w:bookmarkStart w:id="9949" w:name="_Toc149833999"/>
      <w:r w:rsidRPr="00462199">
        <w:lastRenderedPageBreak/>
        <w:t>Producer QCiL True-Up Response Notice Information Request</w:t>
      </w:r>
      <w:bookmarkEnd w:id="9949"/>
    </w:p>
    <w:p w14:paraId="25224F7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30508F95"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DA115CE"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7CE4F09" w14:textId="77777777" w:rsidR="00D179D6" w:rsidRPr="00462199" w:rsidRDefault="00D179D6" w:rsidP="009E0DA4">
      <w:pPr>
        <w:pStyle w:val="NormalBoldAshurst"/>
        <w:tabs>
          <w:tab w:val="left" w:pos="782"/>
        </w:tabs>
        <w:rPr>
          <w:lang w:eastAsia="zh-CN"/>
        </w:rPr>
      </w:pPr>
      <w:r w:rsidRPr="00462199">
        <w:rPr>
          <w:i/>
        </w:rPr>
        <w:tab/>
        <w:t>[Address]</w:t>
      </w:r>
    </w:p>
    <w:p w14:paraId="50BAE5E2"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D11F23C" w14:textId="77777777" w:rsidR="00D179D6" w:rsidRPr="00462199" w:rsidRDefault="00D179D6" w:rsidP="005B3BB9">
      <w:pPr>
        <w:pStyle w:val="CBOLDCAPSAshurst"/>
        <w:rPr>
          <w:lang w:eastAsia="zh-CN"/>
        </w:rPr>
      </w:pPr>
      <w:r w:rsidRPr="00462199">
        <w:t>LCHA – PRODUCER QCIL TRUE-UP RESPONSE NOTICE INFORMATION REQUEST</w:t>
      </w:r>
    </w:p>
    <w:p w14:paraId="2486A730" w14:textId="77777777" w:rsidR="00D179D6" w:rsidRPr="00462199" w:rsidRDefault="00D179D6" w:rsidP="005B3BB9">
      <w:pPr>
        <w:pStyle w:val="NormalAshurst"/>
        <w:rPr>
          <w:lang w:eastAsia="zh-CN"/>
        </w:rPr>
      </w:pPr>
      <w:r w:rsidRPr="00462199">
        <w:t>Dear Sir/Madam,</w:t>
      </w:r>
    </w:p>
    <w:p w14:paraId="5CC8A98A" w14:textId="77777777" w:rsidR="00D179D6" w:rsidRPr="00462199" w:rsidRDefault="00D179D6" w:rsidP="00BC5CF5">
      <w:pPr>
        <w:pStyle w:val="AltSH1Ashurst"/>
        <w:numPr>
          <w:ilvl w:val="0"/>
          <w:numId w:val="121"/>
        </w:numPr>
        <w:rPr>
          <w:lang w:eastAsia="zh-CN"/>
        </w:rPr>
      </w:pPr>
      <w:bookmarkStart w:id="9950" w:name="_Ref14411741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50"/>
    </w:p>
    <w:p w14:paraId="191CE974" w14:textId="05ED3428" w:rsidR="00D179D6" w:rsidRPr="00462199" w:rsidRDefault="00D179D6" w:rsidP="00500CE7">
      <w:pPr>
        <w:pStyle w:val="AltSH1Ashurst"/>
        <w:rPr>
          <w:lang w:eastAsia="zh-CN"/>
        </w:rPr>
      </w:pPr>
      <w:bookmarkStart w:id="9951" w:name="_Ref144117414"/>
      <w:r w:rsidRPr="00462199">
        <w:t xml:space="preserve">We further refer you to </w:t>
      </w:r>
      <w:r w:rsidR="007248B2" w:rsidRPr="007248B2">
        <w:t>Condition</w:t>
      </w:r>
      <w:r w:rsidRPr="00462199">
        <w:t xml:space="preserve"> </w:t>
      </w:r>
      <w:r w:rsidR="003820E2">
        <w:fldChar w:fldCharType="begin"/>
      </w:r>
      <w:r w:rsidR="003820E2">
        <w:instrText xml:space="preserve"> REF _Ref144114498 \w \h </w:instrText>
      </w:r>
      <w:r w:rsidR="003820E2">
        <w:fldChar w:fldCharType="separate"/>
      </w:r>
      <w:del w:id="9952" w:author="Faqir, Sofia (Energy Security)" w:date="2023-11-12T19:48:00Z">
        <w:r w:rsidR="00E473FC">
          <w:delText>45.6</w:delText>
        </w:r>
      </w:del>
      <w:r w:rsidR="003820E2">
        <w:fldChar w:fldCharType="end"/>
      </w:r>
      <w:r w:rsidRPr="00462199">
        <w:t>.</w:t>
      </w:r>
      <w:bookmarkEnd w:id="9951"/>
    </w:p>
    <w:p w14:paraId="0534C436" w14:textId="77777777" w:rsidR="00D179D6" w:rsidRPr="00462199" w:rsidRDefault="00D179D6" w:rsidP="00500CE7">
      <w:pPr>
        <w:pStyle w:val="AltSH1Ashurst"/>
        <w:rPr>
          <w:lang w:eastAsia="zh-CN"/>
        </w:rPr>
      </w:pPr>
      <w:bookmarkStart w:id="9953" w:name="_Ref144117415"/>
      <w:r w:rsidRPr="00462199">
        <w:t>This is a Producer QCiL True-Up Response Notice Information Request.</w:t>
      </w:r>
      <w:bookmarkEnd w:id="9953"/>
    </w:p>
    <w:p w14:paraId="54580084" w14:textId="77777777" w:rsidR="00D179D6" w:rsidRPr="00462199" w:rsidRDefault="00D179D6" w:rsidP="00500CE7">
      <w:pPr>
        <w:pStyle w:val="AltSH1Ashurst"/>
        <w:rPr>
          <w:lang w:eastAsia="zh-CN"/>
        </w:rPr>
      </w:pPr>
      <w:bookmarkStart w:id="9954" w:name="_Ref144117416"/>
      <w:r w:rsidRPr="00462199">
        <w:t xml:space="preserve">We require the following Supporting Information in relation to the </w:t>
      </w:r>
      <w:r w:rsidRPr="00462199">
        <w:rPr>
          <w:b/>
          <w:i/>
        </w:rPr>
        <w:t>[Producer QCiL True-Up Response Notice dated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]]/[Revised Producer QCiL True-Up Response Information received from you 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54"/>
    </w:p>
    <w:p w14:paraId="4F18AAEF" w14:textId="77777777" w:rsidR="00D179D6" w:rsidRPr="00462199" w:rsidRDefault="00D179D6" w:rsidP="00326791">
      <w:pPr>
        <w:pStyle w:val="NormalAshurst"/>
        <w:jc w:val="center"/>
      </w:pPr>
      <w:r w:rsidRPr="00462199">
        <w:t>Yours faithfully,</w:t>
      </w:r>
    </w:p>
    <w:p w14:paraId="00626AA5" w14:textId="77777777" w:rsidR="00D179D6" w:rsidRPr="00462199" w:rsidRDefault="00D179D6" w:rsidP="00326791">
      <w:pPr>
        <w:pStyle w:val="NormalAshurst"/>
        <w:rPr>
          <w:lang w:eastAsia="zh-CN"/>
        </w:rPr>
      </w:pPr>
    </w:p>
    <w:p w14:paraId="5AA1EAEC" w14:textId="77777777" w:rsidR="00D179D6" w:rsidRPr="00462199" w:rsidRDefault="00D179D6" w:rsidP="00326791">
      <w:pPr>
        <w:pStyle w:val="StandardAshurst"/>
        <w:jc w:val="center"/>
        <w:rPr>
          <w:lang w:eastAsia="zh-CN"/>
        </w:rPr>
      </w:pPr>
      <w:r w:rsidRPr="00462199">
        <w:t>.....................................</w:t>
      </w:r>
    </w:p>
    <w:p w14:paraId="10BE354F" w14:textId="77777777" w:rsidR="00D179D6" w:rsidRPr="00462199" w:rsidRDefault="00D179D6" w:rsidP="00326791">
      <w:pPr>
        <w:pStyle w:val="StandardAshurst"/>
        <w:jc w:val="center"/>
        <w:rPr>
          <w:lang w:eastAsia="zh-CN"/>
        </w:rPr>
      </w:pPr>
      <w:r w:rsidRPr="00462199">
        <w:t>For and on behalf of</w:t>
      </w:r>
    </w:p>
    <w:p w14:paraId="6C0FC3D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3D89BB2" w14:textId="77777777" w:rsidR="00D179D6" w:rsidRPr="00462199" w:rsidRDefault="00D179D6" w:rsidP="00986A4F">
      <w:pPr>
        <w:pStyle w:val="NormalAshurst"/>
        <w:rPr>
          <w:lang w:eastAsia="zh-CN"/>
        </w:rPr>
      </w:pPr>
      <w:r w:rsidRPr="00462199">
        <w:rPr>
          <w:lang w:eastAsia="zh-CN"/>
        </w:rPr>
        <w:br w:type="page"/>
      </w:r>
    </w:p>
    <w:p w14:paraId="17D9C2EC" w14:textId="77777777" w:rsidR="00D179D6" w:rsidRPr="00462199" w:rsidRDefault="00D179D6" w:rsidP="009B55C1">
      <w:pPr>
        <w:pStyle w:val="Annex13Heading"/>
      </w:pPr>
      <w:bookmarkStart w:id="9955" w:name="_Toc149834000"/>
      <w:r w:rsidRPr="00462199">
        <w:lastRenderedPageBreak/>
        <w:t>Producer QCiL True-Up Notice</w:t>
      </w:r>
      <w:bookmarkEnd w:id="9955"/>
    </w:p>
    <w:p w14:paraId="1817A79C"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E85D746" w14:textId="77777777" w:rsidR="00D179D6" w:rsidRPr="00462199" w:rsidRDefault="00D179D6" w:rsidP="008667CA">
      <w:pPr>
        <w:pStyle w:val="NormalBoldAshurst"/>
        <w:tabs>
          <w:tab w:val="left" w:pos="782"/>
        </w:tabs>
        <w:rPr>
          <w:lang w:eastAsia="zh-CN"/>
        </w:rPr>
      </w:pPr>
      <w:r w:rsidRPr="00462199">
        <w:rPr>
          <w:i/>
        </w:rPr>
        <w:tab/>
        <w:t>[Address]</w:t>
      </w:r>
    </w:p>
    <w:p w14:paraId="4FA07CD5"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AE1E081"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66E88A3"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97C8B89" w14:textId="77777777" w:rsidR="00D179D6" w:rsidRPr="00462199" w:rsidRDefault="00D179D6" w:rsidP="005B3BB9">
      <w:pPr>
        <w:pStyle w:val="CBOLDCAPSAshurst"/>
        <w:rPr>
          <w:lang w:eastAsia="zh-CN"/>
        </w:rPr>
      </w:pPr>
      <w:r w:rsidRPr="00462199">
        <w:t>LCHA – PRODUCER QCIL TRUE-UP NOTICE</w:t>
      </w:r>
    </w:p>
    <w:p w14:paraId="3A01FB0F" w14:textId="77777777" w:rsidR="00D179D6" w:rsidRPr="00462199" w:rsidRDefault="00D179D6" w:rsidP="005B3BB9">
      <w:pPr>
        <w:pStyle w:val="NormalAshurst"/>
        <w:rPr>
          <w:lang w:eastAsia="zh-CN"/>
        </w:rPr>
      </w:pPr>
      <w:r w:rsidRPr="00462199">
        <w:t>Dear Sir/Madam,</w:t>
      </w:r>
    </w:p>
    <w:p w14:paraId="790944B0" w14:textId="77777777" w:rsidR="00D179D6" w:rsidRPr="00462199" w:rsidRDefault="00D179D6" w:rsidP="00BC5CF5">
      <w:pPr>
        <w:pStyle w:val="AltSH1Ashurst"/>
        <w:numPr>
          <w:ilvl w:val="0"/>
          <w:numId w:val="122"/>
        </w:numPr>
        <w:rPr>
          <w:lang w:eastAsia="zh-CN"/>
        </w:rPr>
      </w:pPr>
      <w:bookmarkStart w:id="9956" w:name="_Ref14411741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956"/>
    </w:p>
    <w:p w14:paraId="739D16C2" w14:textId="77F6A092" w:rsidR="00D179D6" w:rsidRPr="00462199" w:rsidRDefault="00D179D6" w:rsidP="00500CE7">
      <w:pPr>
        <w:pStyle w:val="AltSH1Ashurst"/>
        <w:rPr>
          <w:lang w:eastAsia="zh-CN"/>
        </w:rPr>
      </w:pPr>
      <w:bookmarkStart w:id="9957" w:name="_Ref144117418"/>
      <w:r w:rsidRPr="00462199">
        <w:t xml:space="preserve">We further refer you to </w:t>
      </w:r>
      <w:r w:rsidR="007248B2" w:rsidRPr="007248B2">
        <w:t>Condition</w:t>
      </w:r>
      <w:r w:rsidRPr="00462199">
        <w:t xml:space="preserve"> </w:t>
      </w:r>
      <w:r w:rsidR="003820E2">
        <w:fldChar w:fldCharType="begin"/>
      </w:r>
      <w:r w:rsidR="003820E2">
        <w:instrText xml:space="preserve"> REF _Ref144114500 \w \h </w:instrText>
      </w:r>
      <w:r w:rsidR="003820E2">
        <w:fldChar w:fldCharType="separate"/>
      </w:r>
      <w:del w:id="9958" w:author="Faqir, Sofia (Energy Security)" w:date="2023-11-12T19:48:00Z">
        <w:r w:rsidR="00E473FC">
          <w:delText>45.8</w:delText>
        </w:r>
      </w:del>
      <w:r w:rsidR="003820E2">
        <w:fldChar w:fldCharType="end"/>
      </w:r>
      <w:r w:rsidRPr="00462199">
        <w:t>.</w:t>
      </w:r>
      <w:bookmarkEnd w:id="9957"/>
    </w:p>
    <w:p w14:paraId="6C7F165F" w14:textId="77777777" w:rsidR="00D179D6" w:rsidRPr="00462199" w:rsidRDefault="00D179D6" w:rsidP="00500CE7">
      <w:pPr>
        <w:pStyle w:val="AltSH1Ashurst"/>
        <w:rPr>
          <w:lang w:eastAsia="zh-CN"/>
        </w:rPr>
      </w:pPr>
      <w:bookmarkStart w:id="9959" w:name="_Ref144117419"/>
      <w:r w:rsidRPr="00462199">
        <w:t xml:space="preserve">This is a Producer QCiL True-Up Notice in relation to </w:t>
      </w:r>
      <w:r w:rsidRPr="00462199">
        <w:rPr>
          <w:b/>
          <w:i/>
        </w:rPr>
        <w:t>[identify Qualifying Change in Law]</w:t>
      </w:r>
      <w:r w:rsidRPr="00462199">
        <w:t>.</w:t>
      </w:r>
      <w:bookmarkEnd w:id="9959"/>
    </w:p>
    <w:p w14:paraId="628A2B21" w14:textId="77777777" w:rsidR="00D179D6" w:rsidRPr="00462199" w:rsidRDefault="00D179D6" w:rsidP="00500CE7">
      <w:pPr>
        <w:pStyle w:val="AltSH1Ashurst"/>
        <w:rPr>
          <w:lang w:eastAsia="zh-CN"/>
        </w:rPr>
      </w:pPr>
      <w:bookmarkStart w:id="9960" w:name="_Ref144117420"/>
      <w:r w:rsidRPr="00462199">
        <w:t>We enclose the QCiL True-Up Information.</w:t>
      </w:r>
      <w:bookmarkEnd w:id="9960"/>
    </w:p>
    <w:p w14:paraId="69A56B20" w14:textId="4D1C9D40" w:rsidR="00D179D6" w:rsidRPr="00462199" w:rsidRDefault="00D179D6" w:rsidP="00500CE7">
      <w:pPr>
        <w:pStyle w:val="AltSH1Ashurst"/>
        <w:rPr>
          <w:lang w:eastAsia="zh-CN"/>
        </w:rPr>
      </w:pPr>
      <w:bookmarkStart w:id="9961" w:name="_Ref144117421"/>
      <w:r w:rsidRPr="00462199">
        <w:t xml:space="preserve">We confirm that </w:t>
      </w:r>
      <w:r w:rsidRPr="00462199">
        <w:rPr>
          <w:b/>
          <w:i/>
        </w:rPr>
        <w:t xml:space="preserve">[we have not recovered (and are not entitled to recover) any amount pursuant to </w:t>
      </w:r>
      <w:r w:rsidR="007248B2" w:rsidRPr="007248B2">
        <w:rPr>
          <w:b/>
          <w:i/>
        </w:rPr>
        <w:t>Condition</w:t>
      </w:r>
      <w:r w:rsidRPr="00462199">
        <w:rPr>
          <w:b/>
          <w:i/>
        </w:rPr>
        <w:t xml:space="preserve">s </w:t>
      </w:r>
      <w:r w:rsidR="003820E2">
        <w:rPr>
          <w:b/>
          <w:i/>
        </w:rPr>
        <w:fldChar w:fldCharType="begin"/>
      </w:r>
      <w:r w:rsidR="003820E2">
        <w:rPr>
          <w:b/>
          <w:i/>
        </w:rPr>
        <w:instrText xml:space="preserve"> REF _Ref144115032 \w \h </w:instrText>
      </w:r>
      <w:r w:rsidR="003820E2">
        <w:rPr>
          <w:b/>
          <w:i/>
        </w:rPr>
      </w:r>
      <w:r w:rsidR="003820E2">
        <w:rPr>
          <w:b/>
          <w:i/>
        </w:rPr>
        <w:fldChar w:fldCharType="separate"/>
      </w:r>
      <w:del w:id="9962" w:author="Faqir, Sofia (Energy Security)" w:date="2023-11-12T19:48:00Z">
        <w:r w:rsidR="00E473FC">
          <w:rPr>
            <w:b/>
            <w:i/>
          </w:rPr>
          <w:delText>65.5</w:delText>
        </w:r>
      </w:del>
      <w:r w:rsidR="003820E2">
        <w:rPr>
          <w:b/>
          <w:i/>
        </w:rPr>
        <w:fldChar w:fldCharType="end"/>
      </w:r>
      <w:r w:rsidRPr="00462199">
        <w:rPr>
          <w:b/>
          <w:i/>
        </w:rPr>
        <w:t xml:space="preserve"> and </w:t>
      </w:r>
      <w:r w:rsidR="003820E2">
        <w:rPr>
          <w:b/>
          <w:i/>
        </w:rPr>
        <w:fldChar w:fldCharType="begin"/>
      </w:r>
      <w:r w:rsidR="003820E2">
        <w:rPr>
          <w:b/>
          <w:i/>
        </w:rPr>
        <w:instrText xml:space="preserve"> REF _Ref144115034 \w \h </w:instrText>
      </w:r>
      <w:r w:rsidR="003820E2">
        <w:rPr>
          <w:b/>
          <w:i/>
        </w:rPr>
      </w:r>
      <w:r w:rsidR="003820E2">
        <w:rPr>
          <w:b/>
          <w:i/>
        </w:rPr>
        <w:fldChar w:fldCharType="separate"/>
      </w:r>
      <w:del w:id="9963" w:author="Faqir, Sofia (Energy Security)" w:date="2023-11-12T19:48:00Z">
        <w:r w:rsidR="00E473FC">
          <w:rPr>
            <w:b/>
            <w:i/>
          </w:rPr>
          <w:delText>65.7</w:delText>
        </w:r>
      </w:del>
      <w:r w:rsidR="003820E2">
        <w:rPr>
          <w:b/>
          <w:i/>
        </w:rPr>
        <w:fldChar w:fldCharType="end"/>
      </w:r>
      <w:r w:rsidRPr="00462199">
        <w:rPr>
          <w:b/>
          <w:i/>
        </w:rPr>
        <w:t>]/[we have recovered the amount of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pursuant to </w:t>
      </w:r>
      <w:r w:rsidR="007248B2" w:rsidRPr="007248B2">
        <w:rPr>
          <w:b/>
          <w:i/>
        </w:rPr>
        <w:t>Condition</w:t>
      </w:r>
      <w:r w:rsidRPr="00462199">
        <w:rPr>
          <w:b/>
          <w:i/>
        </w:rPr>
        <w:t xml:space="preserve">s </w:t>
      </w:r>
      <w:r w:rsidR="003820E2">
        <w:rPr>
          <w:b/>
          <w:i/>
        </w:rPr>
        <w:fldChar w:fldCharType="begin"/>
      </w:r>
      <w:r w:rsidR="003820E2">
        <w:rPr>
          <w:b/>
          <w:i/>
        </w:rPr>
        <w:instrText xml:space="preserve"> REF _Ref144115032 \w \h </w:instrText>
      </w:r>
      <w:r w:rsidR="003820E2">
        <w:rPr>
          <w:b/>
          <w:i/>
        </w:rPr>
      </w:r>
      <w:r w:rsidR="003820E2">
        <w:rPr>
          <w:b/>
          <w:i/>
        </w:rPr>
        <w:fldChar w:fldCharType="separate"/>
      </w:r>
      <w:del w:id="9964" w:author="Faqir, Sofia (Energy Security)" w:date="2023-11-12T19:48:00Z">
        <w:r w:rsidR="00E473FC">
          <w:rPr>
            <w:b/>
            <w:i/>
          </w:rPr>
          <w:delText>65.5</w:delText>
        </w:r>
      </w:del>
      <w:r w:rsidR="003820E2">
        <w:rPr>
          <w:b/>
          <w:i/>
        </w:rPr>
        <w:fldChar w:fldCharType="end"/>
      </w:r>
      <w:r w:rsidRPr="00462199">
        <w:rPr>
          <w:b/>
          <w:i/>
        </w:rPr>
        <w:t xml:space="preserve"> and </w:t>
      </w:r>
      <w:r w:rsidR="003820E2">
        <w:rPr>
          <w:b/>
          <w:i/>
        </w:rPr>
        <w:fldChar w:fldCharType="begin"/>
      </w:r>
      <w:r w:rsidR="003820E2">
        <w:rPr>
          <w:b/>
          <w:i/>
        </w:rPr>
        <w:instrText xml:space="preserve"> REF _Ref144115034 \w \h </w:instrText>
      </w:r>
      <w:r w:rsidR="003820E2">
        <w:rPr>
          <w:b/>
          <w:i/>
        </w:rPr>
      </w:r>
      <w:r w:rsidR="003820E2">
        <w:rPr>
          <w:b/>
          <w:i/>
        </w:rPr>
        <w:fldChar w:fldCharType="separate"/>
      </w:r>
      <w:del w:id="9965" w:author="Faqir, Sofia (Energy Security)" w:date="2023-11-12T19:48:00Z">
        <w:r w:rsidR="00E473FC">
          <w:rPr>
            <w:b/>
            <w:i/>
          </w:rPr>
          <w:delText>65.7</w:delText>
        </w:r>
      </w:del>
      <w:r w:rsidR="003820E2">
        <w:rPr>
          <w:b/>
          <w:i/>
        </w:rPr>
        <w:fldChar w:fldCharType="end"/>
      </w:r>
      <w:r w:rsidRPr="00462199">
        <w:rPr>
          <w:b/>
          <w:i/>
        </w:rPr>
        <w:t>]</w:t>
      </w:r>
      <w:r w:rsidRPr="00462199">
        <w:t>.</w:t>
      </w:r>
      <w:bookmarkEnd w:id="9961"/>
    </w:p>
    <w:p w14:paraId="0A0B982C" w14:textId="18F54401" w:rsidR="00D179D6" w:rsidRPr="00462199" w:rsidRDefault="00D179D6" w:rsidP="00500CE7">
      <w:pPr>
        <w:pStyle w:val="AltSH1Ashurst"/>
        <w:rPr>
          <w:lang w:eastAsia="zh-CN"/>
        </w:rPr>
      </w:pPr>
      <w:bookmarkStart w:id="9966" w:name="_Ref144117422"/>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in reasonable detail, which we consider to be relevant to and supportive of our conclusions.</w:t>
      </w:r>
      <w:bookmarkEnd w:id="9966"/>
    </w:p>
    <w:p w14:paraId="79D998E3" w14:textId="77777777" w:rsidR="00D179D6" w:rsidRPr="00462199" w:rsidRDefault="00D179D6" w:rsidP="00500CE7">
      <w:pPr>
        <w:pStyle w:val="AltSH1Ashurst"/>
        <w:rPr>
          <w:lang w:eastAsia="zh-CN"/>
        </w:rPr>
      </w:pPr>
      <w:bookmarkStart w:id="9967" w:name="_Ref144117423"/>
      <w:r w:rsidRPr="00462199">
        <w:t>We enclose a Directors' Certificate certifying that the information contained in, and enclosed with, this notice is true, complete and accurate in all material respects and is not misleading.</w:t>
      </w:r>
      <w:bookmarkEnd w:id="9967"/>
    </w:p>
    <w:p w14:paraId="2BCB328E" w14:textId="77777777" w:rsidR="00D179D6" w:rsidRPr="00462199" w:rsidRDefault="00D179D6" w:rsidP="00FF4DCF">
      <w:pPr>
        <w:pStyle w:val="NormalAshurst"/>
        <w:jc w:val="center"/>
      </w:pPr>
      <w:r w:rsidRPr="00462199">
        <w:t>Yours faithfully,</w:t>
      </w:r>
    </w:p>
    <w:p w14:paraId="2D5F2F41" w14:textId="77777777" w:rsidR="00D179D6" w:rsidRPr="00462199" w:rsidRDefault="00D179D6" w:rsidP="00FF4DCF">
      <w:pPr>
        <w:pStyle w:val="NormalAshurst"/>
        <w:jc w:val="center"/>
        <w:rPr>
          <w:lang w:eastAsia="zh-CN"/>
        </w:rPr>
      </w:pPr>
    </w:p>
    <w:p w14:paraId="37A496E6" w14:textId="77777777" w:rsidR="00D179D6" w:rsidRPr="00462199" w:rsidRDefault="00D179D6" w:rsidP="00FF4DCF">
      <w:pPr>
        <w:pStyle w:val="StandardAshurst"/>
        <w:jc w:val="center"/>
        <w:rPr>
          <w:lang w:eastAsia="zh-CN"/>
        </w:rPr>
      </w:pPr>
      <w:r w:rsidRPr="00462199">
        <w:t>.....................................</w:t>
      </w:r>
    </w:p>
    <w:p w14:paraId="403DB791" w14:textId="77777777" w:rsidR="00D179D6" w:rsidRPr="00462199" w:rsidRDefault="00D179D6" w:rsidP="00FF4DCF">
      <w:pPr>
        <w:pStyle w:val="StandardAshurst"/>
        <w:jc w:val="center"/>
        <w:rPr>
          <w:lang w:eastAsia="zh-CN"/>
        </w:rPr>
      </w:pPr>
      <w:r w:rsidRPr="00462199">
        <w:t>For and on behalf of</w:t>
      </w:r>
    </w:p>
    <w:p w14:paraId="1AB8107E"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225D6AF2" w14:textId="77777777" w:rsidR="00D179D6" w:rsidRPr="00462199" w:rsidRDefault="00D179D6" w:rsidP="009B55C1">
      <w:pPr>
        <w:pStyle w:val="Annex13Heading"/>
      </w:pPr>
      <w:r w:rsidRPr="00462199">
        <w:br w:type="page"/>
      </w:r>
      <w:bookmarkStart w:id="9968" w:name="_Toc149834001"/>
      <w:r w:rsidRPr="00462199">
        <w:lastRenderedPageBreak/>
        <w:t>Producer QCiL True-Up Notice Information Request</w:t>
      </w:r>
      <w:bookmarkEnd w:id="9968"/>
    </w:p>
    <w:p w14:paraId="74DC9017"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C90BBD0"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782055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21387DE" w14:textId="77777777" w:rsidR="00D179D6" w:rsidRPr="00462199" w:rsidRDefault="00D179D6" w:rsidP="009E0DA4">
      <w:pPr>
        <w:pStyle w:val="NormalBoldAshurst"/>
        <w:tabs>
          <w:tab w:val="left" w:pos="782"/>
        </w:tabs>
        <w:rPr>
          <w:lang w:eastAsia="zh-CN"/>
        </w:rPr>
      </w:pPr>
      <w:r w:rsidRPr="00462199">
        <w:rPr>
          <w:i/>
        </w:rPr>
        <w:tab/>
        <w:t>[Address]</w:t>
      </w:r>
    </w:p>
    <w:p w14:paraId="424FF809"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0EB4771" w14:textId="77777777" w:rsidR="00D179D6" w:rsidRPr="00462199" w:rsidRDefault="00D179D6" w:rsidP="005B3BB9">
      <w:pPr>
        <w:pStyle w:val="CBOLDCAPSAshurst"/>
        <w:rPr>
          <w:lang w:eastAsia="zh-CN"/>
        </w:rPr>
      </w:pPr>
      <w:r w:rsidRPr="00462199">
        <w:t>LCHA– PRODUCER QCIL TRUE-UP NOTICE INFORMATION REQUEST</w:t>
      </w:r>
    </w:p>
    <w:p w14:paraId="2D20802F" w14:textId="77777777" w:rsidR="00D179D6" w:rsidRPr="00462199" w:rsidRDefault="00D179D6" w:rsidP="005B3BB9">
      <w:pPr>
        <w:pStyle w:val="NormalAshurst"/>
        <w:rPr>
          <w:lang w:eastAsia="zh-CN"/>
        </w:rPr>
      </w:pPr>
      <w:r w:rsidRPr="00462199">
        <w:t>Dear Sir/Madam,</w:t>
      </w:r>
    </w:p>
    <w:p w14:paraId="52E26583" w14:textId="77777777" w:rsidR="00D179D6" w:rsidRPr="00462199" w:rsidRDefault="00D179D6" w:rsidP="00BC5CF5">
      <w:pPr>
        <w:pStyle w:val="AltSH1Ashurst"/>
        <w:numPr>
          <w:ilvl w:val="0"/>
          <w:numId w:val="123"/>
        </w:numPr>
        <w:rPr>
          <w:lang w:eastAsia="zh-CN"/>
        </w:rPr>
      </w:pPr>
      <w:bookmarkStart w:id="9969" w:name="_Ref14411742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69"/>
    </w:p>
    <w:p w14:paraId="525D35A5" w14:textId="5DC976DE" w:rsidR="00D179D6" w:rsidRPr="00462199" w:rsidRDefault="00D179D6" w:rsidP="00500CE7">
      <w:pPr>
        <w:pStyle w:val="AltSH1Ashurst"/>
        <w:rPr>
          <w:lang w:eastAsia="zh-CN"/>
        </w:rPr>
      </w:pPr>
      <w:bookmarkStart w:id="9970" w:name="_Ref144117425"/>
      <w:r w:rsidRPr="00462199">
        <w:t xml:space="preserve">We further refer you to </w:t>
      </w:r>
      <w:r w:rsidR="007248B2" w:rsidRPr="007248B2">
        <w:t>Condition</w:t>
      </w:r>
      <w:r w:rsidRPr="00462199">
        <w:t xml:space="preserve"> </w:t>
      </w:r>
      <w:r w:rsidR="00980530">
        <w:fldChar w:fldCharType="begin"/>
      </w:r>
      <w:r w:rsidR="00980530">
        <w:instrText xml:space="preserve"> REF _Ref144114507 \w \h </w:instrText>
      </w:r>
      <w:r w:rsidR="00980530">
        <w:fldChar w:fldCharType="separate"/>
      </w:r>
      <w:del w:id="9971" w:author="Faqir, Sofia (Energy Security)" w:date="2023-11-12T19:48:00Z">
        <w:r w:rsidR="00E473FC">
          <w:delText>45.11</w:delText>
        </w:r>
      </w:del>
      <w:r w:rsidR="00980530">
        <w:fldChar w:fldCharType="end"/>
      </w:r>
      <w:r w:rsidRPr="00462199">
        <w:t>.</w:t>
      </w:r>
      <w:bookmarkEnd w:id="9970"/>
    </w:p>
    <w:p w14:paraId="5CDFD9B9" w14:textId="77777777" w:rsidR="00D179D6" w:rsidRPr="00462199" w:rsidRDefault="00D179D6" w:rsidP="00500CE7">
      <w:pPr>
        <w:pStyle w:val="AltSH1Ashurst"/>
        <w:rPr>
          <w:lang w:eastAsia="zh-CN"/>
        </w:rPr>
      </w:pPr>
      <w:bookmarkStart w:id="9972" w:name="_Ref144117426"/>
      <w:r w:rsidRPr="00462199">
        <w:t>This is a Producer QCiL True-Up Notice Information Request.</w:t>
      </w:r>
      <w:bookmarkEnd w:id="9972"/>
    </w:p>
    <w:p w14:paraId="12B085CC" w14:textId="77777777" w:rsidR="00D179D6" w:rsidRPr="00462199" w:rsidRDefault="00D179D6" w:rsidP="00500CE7">
      <w:pPr>
        <w:pStyle w:val="AltSH1Ashurst"/>
        <w:rPr>
          <w:lang w:eastAsia="zh-CN"/>
        </w:rPr>
      </w:pPr>
      <w:bookmarkStart w:id="9973" w:name="_Ref144117427"/>
      <w:r w:rsidRPr="00462199">
        <w:t xml:space="preserve">We require the following Supporting Information in relation to the </w:t>
      </w:r>
      <w:r w:rsidRPr="00462199">
        <w:rPr>
          <w:b/>
          <w:i/>
        </w:rPr>
        <w:t>[Producer QCiL True-Up Notice dated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]]/[Revised Producer QCiL True-Up Information received from you 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73"/>
    </w:p>
    <w:p w14:paraId="190992B1" w14:textId="77777777" w:rsidR="00D179D6" w:rsidRPr="00462199" w:rsidRDefault="00D179D6" w:rsidP="00326791">
      <w:pPr>
        <w:pStyle w:val="NormalAshurst"/>
        <w:jc w:val="center"/>
      </w:pPr>
      <w:r w:rsidRPr="00462199">
        <w:t>Yours faithfully,</w:t>
      </w:r>
    </w:p>
    <w:p w14:paraId="1F4D50E4" w14:textId="77777777" w:rsidR="00D179D6" w:rsidRPr="00462199" w:rsidRDefault="00D179D6" w:rsidP="00326791">
      <w:pPr>
        <w:pStyle w:val="NormalAshurst"/>
        <w:rPr>
          <w:lang w:eastAsia="zh-CN"/>
        </w:rPr>
      </w:pPr>
    </w:p>
    <w:p w14:paraId="74250454" w14:textId="77777777" w:rsidR="00D179D6" w:rsidRPr="00462199" w:rsidRDefault="00D179D6" w:rsidP="00326791">
      <w:pPr>
        <w:pStyle w:val="StandardAshurst"/>
        <w:jc w:val="center"/>
        <w:rPr>
          <w:lang w:eastAsia="zh-CN"/>
        </w:rPr>
      </w:pPr>
      <w:r w:rsidRPr="00462199">
        <w:t>.....................................</w:t>
      </w:r>
    </w:p>
    <w:p w14:paraId="4B2411FC" w14:textId="77777777" w:rsidR="00D179D6" w:rsidRPr="00462199" w:rsidRDefault="00D179D6" w:rsidP="00326791">
      <w:pPr>
        <w:pStyle w:val="StandardAshurst"/>
        <w:jc w:val="center"/>
        <w:rPr>
          <w:lang w:eastAsia="zh-CN"/>
        </w:rPr>
      </w:pPr>
      <w:r w:rsidRPr="00462199">
        <w:t>For and on behalf of</w:t>
      </w:r>
    </w:p>
    <w:p w14:paraId="41D2D9F9"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100EEBC" w14:textId="77777777" w:rsidR="00D179D6" w:rsidRPr="00462199" w:rsidRDefault="00D179D6" w:rsidP="00986A4F">
      <w:pPr>
        <w:pStyle w:val="NormalAshurst"/>
        <w:rPr>
          <w:lang w:eastAsia="zh-CN"/>
        </w:rPr>
      </w:pPr>
      <w:r w:rsidRPr="00462199">
        <w:rPr>
          <w:lang w:eastAsia="zh-CN"/>
        </w:rPr>
        <w:br w:type="page"/>
      </w:r>
    </w:p>
    <w:p w14:paraId="2BD394DD" w14:textId="77777777" w:rsidR="00D179D6" w:rsidRPr="00462199" w:rsidRDefault="00D179D6" w:rsidP="009B55C1">
      <w:pPr>
        <w:pStyle w:val="Annex13Heading"/>
      </w:pPr>
      <w:bookmarkStart w:id="9974" w:name="_Toc149834002"/>
      <w:r w:rsidRPr="00462199">
        <w:lastRenderedPageBreak/>
        <w:t>QSE Notice</w:t>
      </w:r>
      <w:bookmarkEnd w:id="9974"/>
    </w:p>
    <w:p w14:paraId="6F02B1B5"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5685B46" w14:textId="77777777" w:rsidR="00D179D6" w:rsidRPr="00462199" w:rsidRDefault="00D179D6" w:rsidP="008667CA">
      <w:pPr>
        <w:pStyle w:val="NormalBoldAshurst"/>
        <w:tabs>
          <w:tab w:val="left" w:pos="782"/>
        </w:tabs>
        <w:rPr>
          <w:lang w:eastAsia="zh-CN"/>
        </w:rPr>
      </w:pPr>
      <w:r w:rsidRPr="00462199">
        <w:rPr>
          <w:i/>
        </w:rPr>
        <w:tab/>
        <w:t>[Address]</w:t>
      </w:r>
    </w:p>
    <w:p w14:paraId="1F826346"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8273BE9"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4323E6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6919AD6" w14:textId="77777777" w:rsidR="00D179D6" w:rsidRPr="00462199" w:rsidRDefault="00D179D6" w:rsidP="005B3BB9">
      <w:pPr>
        <w:pStyle w:val="CBOLDCAPSAshurst"/>
        <w:rPr>
          <w:lang w:eastAsia="zh-CN"/>
        </w:rPr>
      </w:pPr>
      <w:r w:rsidRPr="00462199">
        <w:t>LCHA – QSE NOTICE</w:t>
      </w:r>
    </w:p>
    <w:p w14:paraId="2AEDE946" w14:textId="77777777" w:rsidR="00D179D6" w:rsidRPr="00462199" w:rsidRDefault="00D179D6" w:rsidP="005B3BB9">
      <w:pPr>
        <w:pStyle w:val="NormalAshurst"/>
        <w:rPr>
          <w:lang w:eastAsia="zh-CN"/>
        </w:rPr>
      </w:pPr>
      <w:r w:rsidRPr="00462199">
        <w:t>Dear Sir/Madam,</w:t>
      </w:r>
    </w:p>
    <w:p w14:paraId="041ADAA1" w14:textId="77777777" w:rsidR="00D179D6" w:rsidRPr="00462199" w:rsidRDefault="00D179D6" w:rsidP="00BC5CF5">
      <w:pPr>
        <w:pStyle w:val="AltSH1Ashurst"/>
        <w:numPr>
          <w:ilvl w:val="0"/>
          <w:numId w:val="124"/>
        </w:numPr>
        <w:rPr>
          <w:lang w:eastAsia="zh-CN"/>
        </w:rPr>
      </w:pPr>
      <w:bookmarkStart w:id="9975" w:name="_Ref14411742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75"/>
    </w:p>
    <w:p w14:paraId="15420ECF" w14:textId="14E1FB97" w:rsidR="00D179D6" w:rsidRPr="00462199" w:rsidRDefault="00D179D6" w:rsidP="00500CE7">
      <w:pPr>
        <w:pStyle w:val="AltSH1Ashurst"/>
        <w:rPr>
          <w:lang w:eastAsia="zh-CN"/>
        </w:rPr>
      </w:pPr>
      <w:bookmarkStart w:id="9976" w:name="_Ref144117429"/>
      <w:r w:rsidRPr="00462199">
        <w:t xml:space="preserve">We further refer you to </w:t>
      </w:r>
      <w:r w:rsidR="007248B2" w:rsidRPr="007248B2">
        <w:t>Condition</w:t>
      </w:r>
      <w:r w:rsidRPr="00462199">
        <w:t xml:space="preserve"> </w:t>
      </w:r>
      <w:r w:rsidR="00980530">
        <w:fldChar w:fldCharType="begin"/>
      </w:r>
      <w:r w:rsidR="00980530">
        <w:instrText xml:space="preserve"> REF _Ref144114522 \w \h </w:instrText>
      </w:r>
      <w:r w:rsidR="00980530">
        <w:fldChar w:fldCharType="separate"/>
      </w:r>
      <w:del w:id="9977" w:author="Faqir, Sofia (Energy Security)" w:date="2023-11-12T19:48:00Z">
        <w:r w:rsidR="00E473FC">
          <w:delText>46.1</w:delText>
        </w:r>
      </w:del>
      <w:r w:rsidR="00980530">
        <w:fldChar w:fldCharType="end"/>
      </w:r>
      <w:r w:rsidRPr="00462199">
        <w:t>.</w:t>
      </w:r>
      <w:bookmarkEnd w:id="9976"/>
    </w:p>
    <w:p w14:paraId="223ED725" w14:textId="77777777" w:rsidR="00D179D6" w:rsidRPr="00462199" w:rsidRDefault="00D179D6" w:rsidP="00500CE7">
      <w:pPr>
        <w:pStyle w:val="AltSH1Ashurst"/>
        <w:rPr>
          <w:lang w:eastAsia="zh-CN"/>
        </w:rPr>
      </w:pPr>
      <w:bookmarkStart w:id="9978" w:name="_Ref144117430"/>
      <w:r w:rsidRPr="00462199">
        <w:t>This is a QSE Notice.</w:t>
      </w:r>
      <w:bookmarkEnd w:id="9978"/>
    </w:p>
    <w:p w14:paraId="5FD065E7" w14:textId="77777777" w:rsidR="00D179D6" w:rsidRPr="00462199" w:rsidRDefault="00D179D6" w:rsidP="00500CE7">
      <w:pPr>
        <w:pStyle w:val="AltSH1Ashurst"/>
        <w:rPr>
          <w:lang w:eastAsia="zh-CN"/>
        </w:rPr>
      </w:pPr>
      <w:bookmarkStart w:id="9979" w:name="_Ref144117431"/>
      <w:r w:rsidRPr="00462199">
        <w:t xml:space="preserve">We consider that a Qualifying Shutdown Event has occurred, the relevant details of which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979"/>
    </w:p>
    <w:p w14:paraId="58E24959" w14:textId="77777777" w:rsidR="00D179D6" w:rsidRPr="00462199" w:rsidRDefault="00D179D6" w:rsidP="00500CE7">
      <w:pPr>
        <w:pStyle w:val="AltSH1Ashurst"/>
        <w:rPr>
          <w:lang w:eastAsia="zh-CN"/>
        </w:rPr>
      </w:pPr>
      <w:bookmarkStart w:id="9980" w:name="_Ref144117432"/>
      <w:r w:rsidRPr="00462199">
        <w:t xml:space="preserve">The Qualifying Shutdown Event occurred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980"/>
    </w:p>
    <w:p w14:paraId="7C24D3E3" w14:textId="77777777" w:rsidR="00D179D6" w:rsidRPr="00462199" w:rsidRDefault="00D179D6" w:rsidP="00500CE7">
      <w:pPr>
        <w:pStyle w:val="AltSH1Ashurst"/>
        <w:rPr>
          <w:lang w:eastAsia="zh-CN"/>
        </w:rPr>
      </w:pPr>
      <w:bookmarkStart w:id="9981" w:name="_Ref144117433"/>
      <w:r w:rsidRPr="00462199">
        <w:t xml:space="preserve">Our good faith estimates of the QCiL Operations Cessation Event Costs and the QCiL Operations Cessation Event Savings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respectively.</w:t>
      </w:r>
      <w:bookmarkEnd w:id="9981"/>
    </w:p>
    <w:p w14:paraId="2BE1B5A2" w14:textId="3C7D9AA2" w:rsidR="00D179D6" w:rsidRPr="00462199" w:rsidRDefault="00D179D6" w:rsidP="00500CE7">
      <w:pPr>
        <w:pStyle w:val="AltSH1Ashurst"/>
        <w:rPr>
          <w:lang w:eastAsia="zh-CN"/>
        </w:rPr>
      </w:pPr>
      <w:bookmarkStart w:id="9982" w:name="_Ref144117434"/>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evidencing, in reasonable detail, the steps that the Producer has taken and/or proposes to take to comply with </w:t>
      </w:r>
      <w:r w:rsidR="007248B2" w:rsidRPr="007248B2">
        <w:t>Condition</w:t>
      </w:r>
      <w:r w:rsidRPr="00462199">
        <w:t xml:space="preserve"> </w:t>
      </w:r>
      <w:r w:rsidR="00980530">
        <w:fldChar w:fldCharType="begin"/>
      </w:r>
      <w:r w:rsidR="00980530">
        <w:instrText xml:space="preserve"> REF _Ref144115030 \w \h </w:instrText>
      </w:r>
      <w:r w:rsidR="00980530">
        <w:fldChar w:fldCharType="separate"/>
      </w:r>
      <w:del w:id="9983" w:author="Faqir, Sofia (Energy Security)" w:date="2023-11-12T19:48:00Z">
        <w:r w:rsidR="00E473FC">
          <w:delText>65.3</w:delText>
        </w:r>
      </w:del>
      <w:r w:rsidR="00980530">
        <w:fldChar w:fldCharType="end"/>
      </w:r>
      <w:r w:rsidRPr="00462199">
        <w:t xml:space="preserve"> (</w:t>
      </w:r>
      <w:r w:rsidRPr="00462199">
        <w:rPr>
          <w:i/>
        </w:rPr>
        <w:t>Mitigation</w:t>
      </w:r>
      <w:r w:rsidRPr="00462199">
        <w:t>) and the Reasonable and Prudent Standard.</w:t>
      </w:r>
      <w:bookmarkEnd w:id="9982"/>
    </w:p>
    <w:p w14:paraId="0D01DF99" w14:textId="77777777" w:rsidR="00D179D6" w:rsidRPr="00462199" w:rsidRDefault="00D179D6" w:rsidP="00500CE7">
      <w:pPr>
        <w:pStyle w:val="AltSH1Ashurst"/>
        <w:rPr>
          <w:lang w:eastAsia="zh-CN"/>
        </w:rPr>
      </w:pPr>
      <w:bookmarkStart w:id="9984" w:name="_Ref144117435"/>
      <w:r w:rsidRPr="00462199">
        <w:t>We enclose a Directors' Certificate certifying that the information contained in, and enclosed with, this notice is true, complete and accurate in all material respects and is not misleading.</w:t>
      </w:r>
      <w:bookmarkEnd w:id="9984"/>
    </w:p>
    <w:p w14:paraId="1BEB9899" w14:textId="77777777" w:rsidR="00D179D6" w:rsidRPr="00462199" w:rsidRDefault="00D179D6" w:rsidP="00FF4DCF">
      <w:pPr>
        <w:pStyle w:val="NormalAshurst"/>
        <w:jc w:val="center"/>
      </w:pPr>
      <w:r w:rsidRPr="00462199">
        <w:t>Yours faithfully,</w:t>
      </w:r>
    </w:p>
    <w:p w14:paraId="3849D8E9" w14:textId="77777777" w:rsidR="00D179D6" w:rsidRPr="00462199" w:rsidRDefault="00D179D6" w:rsidP="00FF4DCF">
      <w:pPr>
        <w:pStyle w:val="NormalAshurst"/>
        <w:jc w:val="center"/>
        <w:rPr>
          <w:lang w:eastAsia="zh-CN"/>
        </w:rPr>
      </w:pPr>
    </w:p>
    <w:p w14:paraId="04132662" w14:textId="77777777" w:rsidR="00D179D6" w:rsidRPr="00462199" w:rsidRDefault="00D179D6" w:rsidP="00FF4DCF">
      <w:pPr>
        <w:pStyle w:val="StandardAshurst"/>
        <w:jc w:val="center"/>
        <w:rPr>
          <w:lang w:eastAsia="zh-CN"/>
        </w:rPr>
      </w:pPr>
      <w:r w:rsidRPr="00462199">
        <w:t>.....................................</w:t>
      </w:r>
    </w:p>
    <w:p w14:paraId="6DB438DE" w14:textId="77777777" w:rsidR="00D179D6" w:rsidRPr="00462199" w:rsidRDefault="00D179D6" w:rsidP="00FF4DCF">
      <w:pPr>
        <w:pStyle w:val="StandardAshurst"/>
        <w:jc w:val="center"/>
        <w:rPr>
          <w:lang w:eastAsia="zh-CN"/>
        </w:rPr>
      </w:pPr>
      <w:r w:rsidRPr="00462199">
        <w:t>For and on behalf of</w:t>
      </w:r>
    </w:p>
    <w:p w14:paraId="35F6907D"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4F11DE5B" w14:textId="77777777" w:rsidR="00D179D6" w:rsidRPr="00462199" w:rsidRDefault="00D179D6" w:rsidP="00986A4F">
      <w:pPr>
        <w:pStyle w:val="NormalAshurst"/>
        <w:rPr>
          <w:lang w:eastAsia="zh-CN"/>
        </w:rPr>
      </w:pPr>
      <w:r w:rsidRPr="00462199">
        <w:rPr>
          <w:lang w:eastAsia="zh-CN"/>
        </w:rPr>
        <w:br w:type="page"/>
      </w:r>
    </w:p>
    <w:p w14:paraId="7B8C25D1" w14:textId="77777777" w:rsidR="00D179D6" w:rsidRPr="00462199" w:rsidRDefault="00D179D6" w:rsidP="009B55C1">
      <w:pPr>
        <w:pStyle w:val="Annex13Heading"/>
      </w:pPr>
      <w:bookmarkStart w:id="9985" w:name="_Toc149834003"/>
      <w:r w:rsidRPr="00462199">
        <w:lastRenderedPageBreak/>
        <w:t>CiAL Request Notice</w:t>
      </w:r>
      <w:bookmarkEnd w:id="9985"/>
    </w:p>
    <w:p w14:paraId="4A93BE2F"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0F3E346" w14:textId="77777777" w:rsidR="00D179D6" w:rsidRPr="00462199" w:rsidRDefault="00D179D6" w:rsidP="008667CA">
      <w:pPr>
        <w:pStyle w:val="NormalBoldAshurst"/>
        <w:tabs>
          <w:tab w:val="left" w:pos="782"/>
        </w:tabs>
        <w:rPr>
          <w:lang w:eastAsia="zh-CN"/>
        </w:rPr>
      </w:pPr>
      <w:r w:rsidRPr="00462199">
        <w:rPr>
          <w:i/>
        </w:rPr>
        <w:tab/>
        <w:t>[Address]</w:t>
      </w:r>
    </w:p>
    <w:p w14:paraId="4762B1D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04E8FC1"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0EDAD7D"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9256E19" w14:textId="77777777" w:rsidR="00D179D6" w:rsidRPr="00462199" w:rsidRDefault="00D179D6" w:rsidP="005B3BB9">
      <w:pPr>
        <w:pStyle w:val="CBOLDCAPSAshurst"/>
        <w:rPr>
          <w:lang w:eastAsia="zh-CN"/>
        </w:rPr>
      </w:pPr>
      <w:r w:rsidRPr="00462199">
        <w:t>LCHA – CIAL REQUEST NOTICE</w:t>
      </w:r>
    </w:p>
    <w:p w14:paraId="3BFD9F2E" w14:textId="77777777" w:rsidR="00D179D6" w:rsidRPr="00462199" w:rsidRDefault="00D179D6" w:rsidP="005B3BB9">
      <w:pPr>
        <w:pStyle w:val="NormalAshurst"/>
        <w:rPr>
          <w:lang w:eastAsia="zh-CN"/>
        </w:rPr>
      </w:pPr>
      <w:r w:rsidRPr="00462199">
        <w:t>Dear Sir/Madam,</w:t>
      </w:r>
    </w:p>
    <w:p w14:paraId="0BD08959" w14:textId="77777777" w:rsidR="00D179D6" w:rsidRPr="00462199" w:rsidRDefault="00D179D6" w:rsidP="00BC5CF5">
      <w:pPr>
        <w:pStyle w:val="AltSH1Ashurst"/>
        <w:numPr>
          <w:ilvl w:val="0"/>
          <w:numId w:val="125"/>
        </w:numPr>
        <w:rPr>
          <w:lang w:eastAsia="zh-CN"/>
        </w:rPr>
      </w:pPr>
      <w:bookmarkStart w:id="9986" w:name="_Ref14411743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9986"/>
    </w:p>
    <w:p w14:paraId="5A31C271" w14:textId="39A21D55" w:rsidR="00D179D6" w:rsidRPr="00462199" w:rsidRDefault="00D179D6" w:rsidP="00500CE7">
      <w:pPr>
        <w:pStyle w:val="AltSH1Ashurst"/>
        <w:rPr>
          <w:lang w:eastAsia="zh-CN"/>
        </w:rPr>
      </w:pPr>
      <w:bookmarkStart w:id="9987" w:name="_Ref144117437"/>
      <w:r w:rsidRPr="00462199">
        <w:t xml:space="preserve">We further refer you to </w:t>
      </w:r>
      <w:r w:rsidR="007248B2" w:rsidRPr="007248B2">
        <w:t>Condition</w:t>
      </w:r>
      <w:r w:rsidRPr="00462199">
        <w:t xml:space="preserve"> </w:t>
      </w:r>
      <w:r w:rsidR="00980530">
        <w:fldChar w:fldCharType="begin"/>
      </w:r>
      <w:r w:rsidR="00980530">
        <w:instrText xml:space="preserve"> REF _Ref144114542 \w \h </w:instrText>
      </w:r>
      <w:r w:rsidR="00980530">
        <w:fldChar w:fldCharType="separate"/>
      </w:r>
      <w:del w:id="9988" w:author="Faqir, Sofia (Energy Security)" w:date="2023-11-12T19:48:00Z">
        <w:r w:rsidR="00E473FC">
          <w:delText>48.2</w:delText>
        </w:r>
      </w:del>
      <w:r w:rsidR="00980530">
        <w:fldChar w:fldCharType="end"/>
      </w:r>
      <w:r w:rsidRPr="00462199">
        <w:t>.</w:t>
      </w:r>
      <w:bookmarkEnd w:id="9987"/>
    </w:p>
    <w:p w14:paraId="41FD6236" w14:textId="77777777" w:rsidR="00D179D6" w:rsidRPr="00462199" w:rsidRDefault="00D179D6" w:rsidP="00500CE7">
      <w:pPr>
        <w:pStyle w:val="AltSH1Ashurst"/>
        <w:rPr>
          <w:lang w:eastAsia="zh-CN"/>
        </w:rPr>
      </w:pPr>
      <w:bookmarkStart w:id="9989" w:name="_Ref144117438"/>
      <w:r w:rsidRPr="00462199">
        <w:t>This is a CiAL Request Notice.</w:t>
      </w:r>
      <w:bookmarkEnd w:id="9989"/>
    </w:p>
    <w:p w14:paraId="30AD8071" w14:textId="77777777" w:rsidR="00D179D6" w:rsidRPr="00462199" w:rsidRDefault="00D179D6" w:rsidP="00500CE7">
      <w:pPr>
        <w:pStyle w:val="AltSH1Ashurst"/>
        <w:rPr>
          <w:lang w:eastAsia="zh-CN"/>
        </w:rPr>
      </w:pPr>
      <w:bookmarkStart w:id="9990" w:name="_Ref144117439"/>
      <w:r w:rsidRPr="00462199">
        <w:t xml:space="preserve">We consider that a Change in Applicable Law </w:t>
      </w:r>
      <w:r w:rsidRPr="00462199">
        <w:rPr>
          <w:b/>
          <w:i/>
        </w:rPr>
        <w:t>[has been implemented, occurred or become effective]/[is expected to be implemented, occur or become effective]</w:t>
      </w:r>
      <w:r w:rsidRPr="00462199">
        <w:t xml:space="preserve">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990"/>
    </w:p>
    <w:p w14:paraId="0B254C31" w14:textId="77777777" w:rsidR="00D179D6" w:rsidRPr="00462199" w:rsidRDefault="00D179D6" w:rsidP="00500CE7">
      <w:pPr>
        <w:pStyle w:val="AltSH1Ashurst"/>
        <w:rPr>
          <w:lang w:eastAsia="zh-CN"/>
        </w:rPr>
      </w:pPr>
      <w:bookmarkStart w:id="9991" w:name="_Ref144117440"/>
      <w:r w:rsidRPr="00462199">
        <w:t xml:space="preserve">The date on which the Change in Applicable Law </w:t>
      </w:r>
      <w:r w:rsidRPr="00462199">
        <w:rPr>
          <w:b/>
          <w:i/>
        </w:rPr>
        <w:t>[was implemented, occurred or became effective was]/[is expected to be implemented, occur or become effective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91"/>
    </w:p>
    <w:p w14:paraId="30E89ED0" w14:textId="77777777" w:rsidR="00D179D6" w:rsidRPr="00462199" w:rsidRDefault="00D179D6" w:rsidP="00500CE7">
      <w:pPr>
        <w:pStyle w:val="AltSH1Ashurst"/>
        <w:rPr>
          <w:lang w:eastAsia="zh-CN"/>
        </w:rPr>
      </w:pPr>
      <w:bookmarkStart w:id="9992" w:name="_Ref144117441"/>
      <w:r w:rsidRPr="00462199">
        <w:t xml:space="preserve">We consider that the Change in Applicable Law </w:t>
      </w:r>
      <w:r w:rsidRPr="00462199">
        <w:rPr>
          <w:b/>
          <w:i/>
        </w:rPr>
        <w:t>[results]/[will result]</w:t>
      </w:r>
      <w:r w:rsidRPr="00462199">
        <w:t xml:space="preserve"> in one (1) or more of the Required CiL Amendment Objectives ceasing to be met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9992"/>
    </w:p>
    <w:p w14:paraId="67214F14" w14:textId="77777777" w:rsidR="00D179D6" w:rsidRPr="00462199" w:rsidRDefault="00D179D6" w:rsidP="00500CE7">
      <w:pPr>
        <w:pStyle w:val="AltSH1Ashurst"/>
        <w:rPr>
          <w:lang w:eastAsia="zh-CN"/>
        </w:rPr>
      </w:pPr>
      <w:bookmarkStart w:id="9993" w:name="_Ref144117442"/>
      <w:r w:rsidRPr="00462199">
        <w:rPr>
          <w:b/>
          <w:i/>
        </w:rPr>
        <w:t>[We consider that the Required CiL Amendment(s)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9993"/>
    </w:p>
    <w:p w14:paraId="03E390FB" w14:textId="4F41022F" w:rsidR="00D179D6" w:rsidRPr="00462199" w:rsidRDefault="00D179D6" w:rsidP="00500CE7">
      <w:pPr>
        <w:pStyle w:val="AltSH1Ashurst"/>
        <w:rPr>
          <w:lang w:eastAsia="zh-CN"/>
        </w:rPr>
      </w:pPr>
      <w:bookmarkStart w:id="9994" w:name="_Ref144117443"/>
      <w:r w:rsidRPr="00462199">
        <w:t>We enclose</w:t>
      </w:r>
      <w:r w:rsidRPr="00462199">
        <w:rPr>
          <w:b/>
          <w:i/>
        </w:rPr>
        <w:t xml:space="preserve"> [(by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in reasonable detail, which we consider to be relevant to and supportive of the foregoing.</w:t>
      </w:r>
      <w:bookmarkEnd w:id="9994"/>
    </w:p>
    <w:p w14:paraId="4C3D9113" w14:textId="77777777" w:rsidR="00D179D6" w:rsidRPr="00462199" w:rsidRDefault="00D179D6" w:rsidP="00FF4DCF">
      <w:pPr>
        <w:pStyle w:val="NormalAshurst"/>
        <w:jc w:val="center"/>
      </w:pPr>
      <w:r w:rsidRPr="00462199">
        <w:t>Yours faithfully,</w:t>
      </w:r>
    </w:p>
    <w:p w14:paraId="70F35FF7" w14:textId="77777777" w:rsidR="00D179D6" w:rsidRPr="00462199" w:rsidRDefault="00D179D6" w:rsidP="00FF4DCF">
      <w:pPr>
        <w:pStyle w:val="NormalAshurst"/>
        <w:jc w:val="center"/>
        <w:rPr>
          <w:lang w:eastAsia="zh-CN"/>
        </w:rPr>
      </w:pPr>
    </w:p>
    <w:p w14:paraId="43B56D4F" w14:textId="77777777" w:rsidR="00D179D6" w:rsidRPr="00462199" w:rsidRDefault="00D179D6" w:rsidP="00FF4DCF">
      <w:pPr>
        <w:pStyle w:val="StandardAshurst"/>
        <w:jc w:val="center"/>
        <w:rPr>
          <w:lang w:eastAsia="zh-CN"/>
        </w:rPr>
      </w:pPr>
      <w:r w:rsidRPr="00462199">
        <w:t>.....................................</w:t>
      </w:r>
    </w:p>
    <w:p w14:paraId="222F3CCD" w14:textId="77777777" w:rsidR="00D179D6" w:rsidRPr="00462199" w:rsidRDefault="00D179D6" w:rsidP="00FF4DCF">
      <w:pPr>
        <w:pStyle w:val="StandardAshurst"/>
        <w:jc w:val="center"/>
        <w:rPr>
          <w:lang w:eastAsia="zh-CN"/>
        </w:rPr>
      </w:pPr>
      <w:r w:rsidRPr="00462199">
        <w:t>For and on behalf of</w:t>
      </w:r>
    </w:p>
    <w:p w14:paraId="093C5ACB"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6B73DACF" w14:textId="77777777" w:rsidR="00D179D6" w:rsidRPr="00462199" w:rsidRDefault="00D179D6" w:rsidP="00986A4F">
      <w:pPr>
        <w:pStyle w:val="NormalAshurst"/>
        <w:rPr>
          <w:lang w:eastAsia="zh-CN"/>
        </w:rPr>
      </w:pPr>
      <w:r w:rsidRPr="00462199">
        <w:rPr>
          <w:lang w:eastAsia="zh-CN"/>
        </w:rPr>
        <w:br w:type="page"/>
      </w:r>
    </w:p>
    <w:p w14:paraId="569E38D3" w14:textId="77777777" w:rsidR="00D179D6" w:rsidRPr="00462199" w:rsidRDefault="00D179D6" w:rsidP="009B55C1">
      <w:pPr>
        <w:pStyle w:val="Annex13Heading"/>
      </w:pPr>
      <w:bookmarkStart w:id="9995" w:name="_Toc149834004"/>
      <w:r w:rsidRPr="00462199">
        <w:lastRenderedPageBreak/>
        <w:t>CiAL Request Validity Notice</w:t>
      </w:r>
      <w:bookmarkEnd w:id="9995"/>
    </w:p>
    <w:p w14:paraId="0EF6D9C9"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F0DB369"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BA8903F"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CB29734" w14:textId="77777777" w:rsidR="00D179D6" w:rsidRPr="00462199" w:rsidRDefault="00D179D6" w:rsidP="009E0DA4">
      <w:pPr>
        <w:pStyle w:val="NormalBoldAshurst"/>
        <w:tabs>
          <w:tab w:val="left" w:pos="782"/>
        </w:tabs>
        <w:rPr>
          <w:lang w:eastAsia="zh-CN"/>
        </w:rPr>
      </w:pPr>
      <w:r w:rsidRPr="00462199">
        <w:rPr>
          <w:i/>
        </w:rPr>
        <w:tab/>
        <w:t>[Address]</w:t>
      </w:r>
    </w:p>
    <w:p w14:paraId="7A5F8951"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E23EA0D" w14:textId="77777777" w:rsidR="00D179D6" w:rsidRPr="00462199" w:rsidRDefault="00D179D6" w:rsidP="005B3BB9">
      <w:pPr>
        <w:pStyle w:val="CBOLDCAPSAshurst"/>
        <w:rPr>
          <w:lang w:eastAsia="zh-CN"/>
        </w:rPr>
      </w:pPr>
      <w:r w:rsidRPr="00462199">
        <w:t>LCHA – CIAL REQUEST VALIDITY NOTICE</w:t>
      </w:r>
    </w:p>
    <w:p w14:paraId="02D6D7DB" w14:textId="77777777" w:rsidR="00D179D6" w:rsidRPr="00462199" w:rsidRDefault="00D179D6" w:rsidP="005B3BB9">
      <w:pPr>
        <w:pStyle w:val="NormalAshurst"/>
        <w:rPr>
          <w:lang w:eastAsia="zh-CN"/>
        </w:rPr>
      </w:pPr>
      <w:r w:rsidRPr="00462199">
        <w:t>Dear Sir/Madam,</w:t>
      </w:r>
    </w:p>
    <w:p w14:paraId="0723ABF4" w14:textId="77777777" w:rsidR="00D179D6" w:rsidRPr="00462199" w:rsidRDefault="00D179D6" w:rsidP="00BC5CF5">
      <w:pPr>
        <w:pStyle w:val="AltSH1Ashurst"/>
        <w:numPr>
          <w:ilvl w:val="0"/>
          <w:numId w:val="126"/>
        </w:numPr>
        <w:rPr>
          <w:lang w:eastAsia="zh-CN"/>
        </w:rPr>
      </w:pPr>
      <w:bookmarkStart w:id="9996" w:name="_Ref14411744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9996"/>
    </w:p>
    <w:p w14:paraId="7E885661" w14:textId="1B4C0F9C" w:rsidR="00D179D6" w:rsidRPr="00462199" w:rsidRDefault="00D179D6" w:rsidP="00500CE7">
      <w:pPr>
        <w:pStyle w:val="AltSH1Ashurst"/>
        <w:rPr>
          <w:lang w:eastAsia="zh-CN"/>
        </w:rPr>
      </w:pPr>
      <w:bookmarkStart w:id="9997" w:name="_Ref144117445"/>
      <w:r w:rsidRPr="00462199">
        <w:t xml:space="preserve">We further refer you to </w:t>
      </w:r>
      <w:r w:rsidR="007248B2" w:rsidRPr="007248B2">
        <w:t>Condition</w:t>
      </w:r>
      <w:r w:rsidRPr="00462199">
        <w:t xml:space="preserve"> </w:t>
      </w:r>
      <w:r w:rsidR="00980530">
        <w:fldChar w:fldCharType="begin"/>
      </w:r>
      <w:r w:rsidR="00980530">
        <w:instrText xml:space="preserve"> REF _Ref144114552 \w \h </w:instrText>
      </w:r>
      <w:r w:rsidR="00980530">
        <w:fldChar w:fldCharType="separate"/>
      </w:r>
      <w:del w:id="9998" w:author="Faqir, Sofia (Energy Security)" w:date="2023-11-12T19:48:00Z">
        <w:r w:rsidR="00E473FC">
          <w:delText>48.5</w:delText>
        </w:r>
      </w:del>
      <w:r w:rsidR="00980530">
        <w:fldChar w:fldCharType="end"/>
      </w:r>
      <w:r w:rsidRPr="00462199">
        <w:t>.</w:t>
      </w:r>
      <w:bookmarkEnd w:id="9997"/>
    </w:p>
    <w:p w14:paraId="4F66B48C" w14:textId="77777777" w:rsidR="00D179D6" w:rsidRPr="00462199" w:rsidRDefault="00D179D6" w:rsidP="00500CE7">
      <w:pPr>
        <w:pStyle w:val="AltSH1Ashurst"/>
        <w:rPr>
          <w:lang w:eastAsia="zh-CN"/>
        </w:rPr>
      </w:pPr>
      <w:bookmarkStart w:id="9999" w:name="_Ref144117446"/>
      <w:r w:rsidRPr="00462199">
        <w:t>This is a CiAL Request Validity Notice.</w:t>
      </w:r>
      <w:bookmarkEnd w:id="9999"/>
    </w:p>
    <w:p w14:paraId="32295060" w14:textId="77777777" w:rsidR="00D179D6" w:rsidRPr="00462199" w:rsidRDefault="00D179D6" w:rsidP="00500CE7">
      <w:pPr>
        <w:pStyle w:val="AltSH1Ashurst"/>
        <w:rPr>
          <w:lang w:eastAsia="zh-CN"/>
        </w:rPr>
      </w:pPr>
      <w:bookmarkStart w:id="10000" w:name="_Ref144117447"/>
      <w:r w:rsidRPr="00462199">
        <w:t>The CiAL Request Criterion has been met.</w:t>
      </w:r>
      <w:bookmarkEnd w:id="10000"/>
    </w:p>
    <w:p w14:paraId="75FD53D4" w14:textId="77777777" w:rsidR="00D179D6" w:rsidRPr="00462199" w:rsidRDefault="00D179D6" w:rsidP="00326791">
      <w:pPr>
        <w:pStyle w:val="NormalAshurst"/>
        <w:jc w:val="center"/>
      </w:pPr>
      <w:r w:rsidRPr="00462199">
        <w:t>Yours faithfully,</w:t>
      </w:r>
    </w:p>
    <w:p w14:paraId="1285EDDF" w14:textId="77777777" w:rsidR="00D179D6" w:rsidRPr="00462199" w:rsidRDefault="00D179D6" w:rsidP="00326791">
      <w:pPr>
        <w:pStyle w:val="NormalAshurst"/>
        <w:rPr>
          <w:lang w:eastAsia="zh-CN"/>
        </w:rPr>
      </w:pPr>
    </w:p>
    <w:p w14:paraId="37032F3F" w14:textId="77777777" w:rsidR="00D179D6" w:rsidRPr="00462199" w:rsidRDefault="00D179D6" w:rsidP="00326791">
      <w:pPr>
        <w:pStyle w:val="StandardAshurst"/>
        <w:jc w:val="center"/>
        <w:rPr>
          <w:lang w:eastAsia="zh-CN"/>
        </w:rPr>
      </w:pPr>
      <w:r w:rsidRPr="00462199">
        <w:t>.....................................</w:t>
      </w:r>
    </w:p>
    <w:p w14:paraId="10385650" w14:textId="77777777" w:rsidR="00D179D6" w:rsidRPr="00462199" w:rsidRDefault="00D179D6" w:rsidP="00326791">
      <w:pPr>
        <w:pStyle w:val="StandardAshurst"/>
        <w:jc w:val="center"/>
        <w:rPr>
          <w:lang w:eastAsia="zh-CN"/>
        </w:rPr>
      </w:pPr>
      <w:r w:rsidRPr="00462199">
        <w:t>For and on behalf of</w:t>
      </w:r>
    </w:p>
    <w:p w14:paraId="5C53E70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9D382BD" w14:textId="77777777" w:rsidR="00D179D6" w:rsidRPr="00462199" w:rsidRDefault="00D179D6" w:rsidP="00986A4F">
      <w:pPr>
        <w:pStyle w:val="NormalAshurst"/>
        <w:rPr>
          <w:lang w:eastAsia="zh-CN"/>
        </w:rPr>
      </w:pPr>
      <w:r w:rsidRPr="00462199">
        <w:rPr>
          <w:lang w:eastAsia="zh-CN"/>
        </w:rPr>
        <w:br w:type="page"/>
      </w:r>
    </w:p>
    <w:p w14:paraId="624B5C28" w14:textId="77777777" w:rsidR="00D179D6" w:rsidRPr="00462199" w:rsidRDefault="00D179D6" w:rsidP="009B55C1">
      <w:pPr>
        <w:pStyle w:val="Annex13Heading"/>
      </w:pPr>
      <w:bookmarkStart w:id="10001" w:name="_Toc149834005"/>
      <w:r w:rsidRPr="00462199">
        <w:lastRenderedPageBreak/>
        <w:t>CiAL Review Notice</w:t>
      </w:r>
      <w:bookmarkEnd w:id="10001"/>
    </w:p>
    <w:p w14:paraId="001B6006"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353F7277"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E17001E"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36C72AA" w14:textId="77777777" w:rsidR="00D179D6" w:rsidRPr="00462199" w:rsidRDefault="00D179D6" w:rsidP="009E0DA4">
      <w:pPr>
        <w:pStyle w:val="NormalBoldAshurst"/>
        <w:tabs>
          <w:tab w:val="left" w:pos="782"/>
        </w:tabs>
        <w:rPr>
          <w:lang w:eastAsia="zh-CN"/>
        </w:rPr>
      </w:pPr>
      <w:r w:rsidRPr="00462199">
        <w:rPr>
          <w:i/>
        </w:rPr>
        <w:tab/>
        <w:t>[Address]</w:t>
      </w:r>
    </w:p>
    <w:p w14:paraId="6277AF95"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497E071" w14:textId="77777777" w:rsidR="00D179D6" w:rsidRPr="00462199" w:rsidRDefault="00D179D6" w:rsidP="005B3BB9">
      <w:pPr>
        <w:pStyle w:val="CBOLDCAPSAshurst"/>
        <w:rPr>
          <w:lang w:eastAsia="zh-CN"/>
        </w:rPr>
      </w:pPr>
      <w:r w:rsidRPr="00462199">
        <w:t>LCHA – CIAL REVIEW NOTICE</w:t>
      </w:r>
    </w:p>
    <w:p w14:paraId="718A0572" w14:textId="77777777" w:rsidR="00D179D6" w:rsidRPr="00462199" w:rsidRDefault="00D179D6" w:rsidP="005B3BB9">
      <w:pPr>
        <w:pStyle w:val="NormalAshurst"/>
        <w:rPr>
          <w:lang w:eastAsia="zh-CN"/>
        </w:rPr>
      </w:pPr>
      <w:r w:rsidRPr="00462199">
        <w:t>Dear Sir/Madam,</w:t>
      </w:r>
    </w:p>
    <w:p w14:paraId="56FFE1AC" w14:textId="77777777" w:rsidR="00D179D6" w:rsidRPr="00462199" w:rsidRDefault="00D179D6" w:rsidP="00BC5CF5">
      <w:pPr>
        <w:pStyle w:val="AltSH1Ashurst"/>
        <w:numPr>
          <w:ilvl w:val="0"/>
          <w:numId w:val="127"/>
        </w:numPr>
        <w:rPr>
          <w:lang w:eastAsia="zh-CN"/>
        </w:rPr>
      </w:pPr>
      <w:bookmarkStart w:id="10002" w:name="_Ref14411744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02"/>
    </w:p>
    <w:p w14:paraId="318155AF" w14:textId="4FFFA352" w:rsidR="00D179D6" w:rsidRPr="00462199" w:rsidRDefault="00D179D6" w:rsidP="00500CE7">
      <w:pPr>
        <w:pStyle w:val="AltSH1Ashurst"/>
        <w:rPr>
          <w:lang w:eastAsia="zh-CN"/>
        </w:rPr>
      </w:pPr>
      <w:bookmarkStart w:id="10003" w:name="_Ref144117449"/>
      <w:r w:rsidRPr="00462199">
        <w:t xml:space="preserve">We further refer you to </w:t>
      </w:r>
      <w:r w:rsidR="007248B2" w:rsidRPr="007248B2">
        <w:t>Condition</w:t>
      </w:r>
      <w:r w:rsidRPr="00462199">
        <w:t xml:space="preserve"> </w:t>
      </w:r>
      <w:r w:rsidR="00980530">
        <w:fldChar w:fldCharType="begin"/>
      </w:r>
      <w:r w:rsidR="00980530">
        <w:instrText xml:space="preserve"> REF _Ref144114553 \w \h </w:instrText>
      </w:r>
      <w:r w:rsidR="00980530">
        <w:fldChar w:fldCharType="separate"/>
      </w:r>
      <w:del w:id="10004" w:author="Faqir, Sofia (Energy Security)" w:date="2023-11-12T19:48:00Z">
        <w:r w:rsidR="00E473FC">
          <w:delText>48.6</w:delText>
        </w:r>
      </w:del>
      <w:r w:rsidR="00980530">
        <w:fldChar w:fldCharType="end"/>
      </w:r>
      <w:r w:rsidRPr="00462199">
        <w:t>.</w:t>
      </w:r>
      <w:bookmarkEnd w:id="10003"/>
    </w:p>
    <w:p w14:paraId="49C0D804" w14:textId="77777777" w:rsidR="00D179D6" w:rsidRPr="00462199" w:rsidRDefault="00D179D6" w:rsidP="00500CE7">
      <w:pPr>
        <w:pStyle w:val="AltSH1Ashurst"/>
        <w:rPr>
          <w:lang w:eastAsia="zh-CN"/>
        </w:rPr>
      </w:pPr>
      <w:bookmarkStart w:id="10005" w:name="_Ref144117450"/>
      <w:r w:rsidRPr="00462199">
        <w:t>This is a CiAL Review Notice.</w:t>
      </w:r>
      <w:bookmarkEnd w:id="10005"/>
    </w:p>
    <w:p w14:paraId="062BE933" w14:textId="77777777" w:rsidR="00D179D6" w:rsidRPr="00462199" w:rsidRDefault="00D179D6" w:rsidP="00500CE7">
      <w:pPr>
        <w:pStyle w:val="AltSH1Ashurst"/>
        <w:rPr>
          <w:lang w:eastAsia="zh-CN"/>
        </w:rPr>
      </w:pPr>
      <w:bookmarkStart w:id="10006" w:name="_Ref144117451"/>
      <w:r w:rsidRPr="00462199">
        <w:t xml:space="preserve">The following CiAL Review Trigger has occurred: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06"/>
    </w:p>
    <w:p w14:paraId="5D9DF18A" w14:textId="77777777" w:rsidR="00D179D6" w:rsidRPr="00462199" w:rsidRDefault="00D179D6" w:rsidP="00500CE7">
      <w:pPr>
        <w:pStyle w:val="AltSH1Ashurst"/>
        <w:rPr>
          <w:lang w:eastAsia="zh-CN"/>
        </w:rPr>
      </w:pPr>
      <w:bookmarkStart w:id="10007" w:name="_Ref144117452"/>
      <w:r w:rsidRPr="00462199">
        <w:t xml:space="preserve">The CiAL Review Response Deadline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07"/>
    </w:p>
    <w:p w14:paraId="0F4814D3" w14:textId="77777777" w:rsidR="00D179D6" w:rsidRPr="00462199" w:rsidRDefault="00D179D6" w:rsidP="00326791">
      <w:pPr>
        <w:pStyle w:val="NormalAshurst"/>
        <w:jc w:val="center"/>
      </w:pPr>
      <w:r w:rsidRPr="00462199">
        <w:t>Yours faithfully,</w:t>
      </w:r>
    </w:p>
    <w:p w14:paraId="5B53A663" w14:textId="77777777" w:rsidR="00D179D6" w:rsidRPr="00462199" w:rsidRDefault="00D179D6" w:rsidP="00326791">
      <w:pPr>
        <w:pStyle w:val="NormalAshurst"/>
        <w:rPr>
          <w:lang w:eastAsia="zh-CN"/>
        </w:rPr>
      </w:pPr>
    </w:p>
    <w:p w14:paraId="33230599" w14:textId="77777777" w:rsidR="00D179D6" w:rsidRPr="00462199" w:rsidRDefault="00D179D6" w:rsidP="00326791">
      <w:pPr>
        <w:pStyle w:val="StandardAshurst"/>
        <w:jc w:val="center"/>
        <w:rPr>
          <w:lang w:eastAsia="zh-CN"/>
        </w:rPr>
      </w:pPr>
      <w:r w:rsidRPr="00462199">
        <w:t>.....................................</w:t>
      </w:r>
    </w:p>
    <w:p w14:paraId="619A8C0E" w14:textId="77777777" w:rsidR="00D179D6" w:rsidRPr="00462199" w:rsidRDefault="00D179D6" w:rsidP="00326791">
      <w:pPr>
        <w:pStyle w:val="StandardAshurst"/>
        <w:jc w:val="center"/>
        <w:rPr>
          <w:lang w:eastAsia="zh-CN"/>
        </w:rPr>
      </w:pPr>
      <w:r w:rsidRPr="00462199">
        <w:t>For and on behalf of</w:t>
      </w:r>
    </w:p>
    <w:p w14:paraId="00FBEE40"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BEFB5B6" w14:textId="77777777" w:rsidR="00D179D6" w:rsidRPr="00462199" w:rsidRDefault="00D179D6" w:rsidP="00986A4F">
      <w:pPr>
        <w:pStyle w:val="NormalAshurst"/>
        <w:rPr>
          <w:lang w:eastAsia="zh-CN"/>
        </w:rPr>
      </w:pPr>
      <w:r w:rsidRPr="00462199">
        <w:rPr>
          <w:lang w:eastAsia="zh-CN"/>
        </w:rPr>
        <w:br w:type="page"/>
      </w:r>
    </w:p>
    <w:p w14:paraId="161AE442" w14:textId="77777777" w:rsidR="00D179D6" w:rsidRPr="00462199" w:rsidRDefault="00D179D6" w:rsidP="009B55C1">
      <w:pPr>
        <w:pStyle w:val="Annex13Heading"/>
      </w:pPr>
      <w:bookmarkStart w:id="10008" w:name="_Toc149834006"/>
      <w:r w:rsidRPr="00462199">
        <w:lastRenderedPageBreak/>
        <w:t>CiAL Review Response Notice</w:t>
      </w:r>
      <w:bookmarkEnd w:id="10008"/>
    </w:p>
    <w:p w14:paraId="20B36E74"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EA10DA4" w14:textId="77777777" w:rsidR="00D179D6" w:rsidRPr="00462199" w:rsidRDefault="00D179D6" w:rsidP="008667CA">
      <w:pPr>
        <w:pStyle w:val="NormalBoldAshurst"/>
        <w:tabs>
          <w:tab w:val="left" w:pos="782"/>
        </w:tabs>
        <w:rPr>
          <w:lang w:eastAsia="zh-CN"/>
        </w:rPr>
      </w:pPr>
      <w:r w:rsidRPr="00462199">
        <w:rPr>
          <w:i/>
        </w:rPr>
        <w:tab/>
        <w:t>[Address]</w:t>
      </w:r>
    </w:p>
    <w:p w14:paraId="23951A95"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2A297CFA"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4AC5B2A"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33213A7" w14:textId="77777777" w:rsidR="00D179D6" w:rsidRPr="00462199" w:rsidRDefault="00D179D6" w:rsidP="005B3BB9">
      <w:pPr>
        <w:pStyle w:val="CBOLDCAPSAshurst"/>
        <w:rPr>
          <w:lang w:eastAsia="zh-CN"/>
        </w:rPr>
      </w:pPr>
      <w:r w:rsidRPr="00462199">
        <w:t>LCHA – CIAL REVIEW RESPONSE NOTICE</w:t>
      </w:r>
    </w:p>
    <w:p w14:paraId="2328CCC1" w14:textId="77777777" w:rsidR="00D179D6" w:rsidRPr="00462199" w:rsidRDefault="00D179D6" w:rsidP="005B3BB9">
      <w:pPr>
        <w:pStyle w:val="NormalAshurst"/>
        <w:rPr>
          <w:lang w:eastAsia="zh-CN"/>
        </w:rPr>
      </w:pPr>
      <w:r w:rsidRPr="00462199">
        <w:t>Dear Sir/Madam,</w:t>
      </w:r>
    </w:p>
    <w:p w14:paraId="6F43CED8" w14:textId="77777777" w:rsidR="00D179D6" w:rsidRPr="00462199" w:rsidRDefault="00D179D6" w:rsidP="00BC5CF5">
      <w:pPr>
        <w:pStyle w:val="AltSH1Ashurst"/>
        <w:numPr>
          <w:ilvl w:val="0"/>
          <w:numId w:val="128"/>
        </w:numPr>
        <w:rPr>
          <w:lang w:eastAsia="zh-CN"/>
        </w:rPr>
      </w:pPr>
      <w:bookmarkStart w:id="10009" w:name="_Ref14411745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LCHA Counterparty and us as the Producer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009"/>
    </w:p>
    <w:p w14:paraId="1763204B" w14:textId="1D295DDA" w:rsidR="00D179D6" w:rsidRPr="00462199" w:rsidRDefault="00D179D6" w:rsidP="00500CE7">
      <w:pPr>
        <w:pStyle w:val="AltSH1Ashurst"/>
        <w:rPr>
          <w:lang w:eastAsia="zh-CN"/>
        </w:rPr>
      </w:pPr>
      <w:bookmarkStart w:id="10010" w:name="_Ref144117454"/>
      <w:r w:rsidRPr="00462199">
        <w:t xml:space="preserve">We further refer you to </w:t>
      </w:r>
      <w:r w:rsidR="007248B2" w:rsidRPr="007248B2">
        <w:t>Condition</w:t>
      </w:r>
      <w:r w:rsidRPr="00462199">
        <w:t xml:space="preserve"> </w:t>
      </w:r>
      <w:r w:rsidR="00980530">
        <w:fldChar w:fldCharType="begin"/>
      </w:r>
      <w:r w:rsidR="00980530">
        <w:instrText xml:space="preserve"> REF _Ref144114556 \w \h </w:instrText>
      </w:r>
      <w:r w:rsidR="00980530">
        <w:fldChar w:fldCharType="separate"/>
      </w:r>
      <w:del w:id="10011" w:author="Faqir, Sofia (Energy Security)" w:date="2023-11-12T19:48:00Z">
        <w:r w:rsidR="00E473FC">
          <w:delText>48.7</w:delText>
        </w:r>
      </w:del>
      <w:r w:rsidR="00980530">
        <w:fldChar w:fldCharType="end"/>
      </w:r>
      <w:r w:rsidRPr="00462199">
        <w:t>.</w:t>
      </w:r>
      <w:bookmarkEnd w:id="10010"/>
    </w:p>
    <w:p w14:paraId="50DA9F68" w14:textId="77777777" w:rsidR="00D179D6" w:rsidRPr="00462199" w:rsidRDefault="00D179D6" w:rsidP="00500CE7">
      <w:pPr>
        <w:pStyle w:val="AltSH1Ashurst"/>
        <w:rPr>
          <w:lang w:eastAsia="zh-CN"/>
        </w:rPr>
      </w:pPr>
      <w:bookmarkStart w:id="10012" w:name="_Ref144117455"/>
      <w:r w:rsidRPr="00462199">
        <w:t xml:space="preserve">This is a CiAL Review Response Notice in relation to the CiAL Review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12"/>
    </w:p>
    <w:p w14:paraId="6E224187" w14:textId="77777777" w:rsidR="00D179D6" w:rsidRPr="00462199" w:rsidRDefault="00D179D6" w:rsidP="00500CE7">
      <w:pPr>
        <w:pStyle w:val="AltSH1Ashurst"/>
        <w:rPr>
          <w:lang w:eastAsia="zh-CN"/>
        </w:rPr>
      </w:pPr>
      <w:bookmarkStart w:id="10013" w:name="_Ref144117456"/>
      <w:r w:rsidRPr="00462199">
        <w:t xml:space="preserve">We </w:t>
      </w:r>
      <w:r w:rsidRPr="00462199">
        <w:rPr>
          <w:b/>
          <w:i/>
        </w:rPr>
        <w:t>[enclose]/[set out the following]</w:t>
      </w:r>
      <w:r w:rsidRPr="00462199">
        <w:t xml:space="preserve"> Supporting Information which we wish you to take account of in undertaking the CiAL Review:</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13"/>
    </w:p>
    <w:p w14:paraId="3338D5B3" w14:textId="77777777" w:rsidR="00D179D6" w:rsidRPr="00462199" w:rsidRDefault="00D179D6" w:rsidP="00500CE7">
      <w:pPr>
        <w:pStyle w:val="AltSH1Ashurst"/>
        <w:rPr>
          <w:lang w:eastAsia="zh-CN"/>
        </w:rPr>
      </w:pPr>
      <w:bookmarkStart w:id="10014" w:name="_Ref144117457"/>
      <w:r w:rsidRPr="00462199">
        <w:rPr>
          <w:b/>
          <w:i/>
        </w:rPr>
        <w:t>[We consider that the Required CiL Amendment(s)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14"/>
    </w:p>
    <w:p w14:paraId="266AFF08" w14:textId="77777777" w:rsidR="00D179D6" w:rsidRPr="00462199" w:rsidRDefault="00D179D6" w:rsidP="00FF4DCF">
      <w:pPr>
        <w:pStyle w:val="NormalAshurst"/>
        <w:jc w:val="center"/>
      </w:pPr>
      <w:r w:rsidRPr="00462199">
        <w:t>Yours faithfully,</w:t>
      </w:r>
    </w:p>
    <w:p w14:paraId="71C6A8ED" w14:textId="77777777" w:rsidR="00D179D6" w:rsidRPr="00462199" w:rsidRDefault="00D179D6" w:rsidP="00FF4DCF">
      <w:pPr>
        <w:pStyle w:val="NormalAshurst"/>
        <w:jc w:val="center"/>
        <w:rPr>
          <w:lang w:eastAsia="zh-CN"/>
        </w:rPr>
      </w:pPr>
    </w:p>
    <w:p w14:paraId="6D4B6FD3" w14:textId="77777777" w:rsidR="00D179D6" w:rsidRPr="00462199" w:rsidRDefault="00D179D6" w:rsidP="00FF4DCF">
      <w:pPr>
        <w:pStyle w:val="StandardAshurst"/>
        <w:jc w:val="center"/>
        <w:rPr>
          <w:lang w:eastAsia="zh-CN"/>
        </w:rPr>
      </w:pPr>
      <w:r w:rsidRPr="00462199">
        <w:t>.....................................</w:t>
      </w:r>
    </w:p>
    <w:p w14:paraId="020DE8DE" w14:textId="77777777" w:rsidR="00D179D6" w:rsidRPr="00462199" w:rsidRDefault="00D179D6" w:rsidP="00FF4DCF">
      <w:pPr>
        <w:pStyle w:val="StandardAshurst"/>
        <w:jc w:val="center"/>
        <w:rPr>
          <w:lang w:eastAsia="zh-CN"/>
        </w:rPr>
      </w:pPr>
      <w:r w:rsidRPr="00462199">
        <w:t>For and on behalf of</w:t>
      </w:r>
    </w:p>
    <w:p w14:paraId="6AAB3FD2"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46BC5DD1" w14:textId="77777777" w:rsidR="00D179D6" w:rsidRPr="00462199" w:rsidRDefault="00D179D6" w:rsidP="00986A4F">
      <w:pPr>
        <w:pStyle w:val="NormalAshurst"/>
        <w:rPr>
          <w:lang w:eastAsia="zh-CN"/>
        </w:rPr>
      </w:pPr>
      <w:r w:rsidRPr="00462199">
        <w:rPr>
          <w:lang w:eastAsia="zh-CN"/>
        </w:rPr>
        <w:br w:type="page"/>
      </w:r>
    </w:p>
    <w:p w14:paraId="4367F570" w14:textId="77777777" w:rsidR="00D179D6" w:rsidRPr="00462199" w:rsidRDefault="00D179D6" w:rsidP="009B55C1">
      <w:pPr>
        <w:pStyle w:val="Annex13Heading"/>
      </w:pPr>
      <w:bookmarkStart w:id="10015" w:name="_Toc149834007"/>
      <w:r w:rsidRPr="00462199">
        <w:lastRenderedPageBreak/>
        <w:t>CiAL Review Outcome Notice</w:t>
      </w:r>
      <w:bookmarkEnd w:id="10015"/>
    </w:p>
    <w:p w14:paraId="063FB3B7"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4DE27C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69A8F540"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1D5910A" w14:textId="77777777" w:rsidR="00D179D6" w:rsidRPr="00462199" w:rsidRDefault="00D179D6" w:rsidP="009E0DA4">
      <w:pPr>
        <w:pStyle w:val="NormalBoldAshurst"/>
        <w:tabs>
          <w:tab w:val="left" w:pos="782"/>
        </w:tabs>
        <w:rPr>
          <w:lang w:eastAsia="zh-CN"/>
        </w:rPr>
      </w:pPr>
      <w:r w:rsidRPr="00462199">
        <w:rPr>
          <w:i/>
        </w:rPr>
        <w:tab/>
        <w:t>[Address]</w:t>
      </w:r>
    </w:p>
    <w:p w14:paraId="4929D89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567F0C6" w14:textId="77777777" w:rsidR="00D179D6" w:rsidRPr="00462199" w:rsidRDefault="00D179D6" w:rsidP="005B3BB9">
      <w:pPr>
        <w:pStyle w:val="CBOLDCAPSAshurst"/>
        <w:rPr>
          <w:lang w:eastAsia="zh-CN"/>
        </w:rPr>
      </w:pPr>
      <w:r w:rsidRPr="00462199">
        <w:t>LCHA – CIAL REVIEW OUTCOME NOTICE</w:t>
      </w:r>
    </w:p>
    <w:p w14:paraId="5F8CD1CA" w14:textId="77777777" w:rsidR="00D179D6" w:rsidRPr="00462199" w:rsidRDefault="00D179D6" w:rsidP="005B3BB9">
      <w:pPr>
        <w:pStyle w:val="NormalAshurst"/>
        <w:rPr>
          <w:lang w:eastAsia="zh-CN"/>
        </w:rPr>
      </w:pPr>
      <w:r w:rsidRPr="00462199">
        <w:t>Dear Sir/Madam,</w:t>
      </w:r>
    </w:p>
    <w:p w14:paraId="385927DF" w14:textId="77777777" w:rsidR="00D179D6" w:rsidRPr="00462199" w:rsidRDefault="00D179D6" w:rsidP="00BC5CF5">
      <w:pPr>
        <w:pStyle w:val="AltSH1Ashurst"/>
        <w:numPr>
          <w:ilvl w:val="0"/>
          <w:numId w:val="129"/>
        </w:numPr>
        <w:rPr>
          <w:lang w:eastAsia="zh-CN"/>
        </w:rPr>
      </w:pPr>
      <w:bookmarkStart w:id="10016" w:name="_Ref14411745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016"/>
    </w:p>
    <w:p w14:paraId="4F5B68A8" w14:textId="57023E99" w:rsidR="00D179D6" w:rsidRPr="00462199" w:rsidRDefault="00D179D6" w:rsidP="00500CE7">
      <w:pPr>
        <w:pStyle w:val="AltSH1Ashurst"/>
        <w:rPr>
          <w:lang w:eastAsia="zh-CN"/>
        </w:rPr>
      </w:pPr>
      <w:bookmarkStart w:id="10017" w:name="_Ref144117459"/>
      <w:r w:rsidRPr="00462199">
        <w:t xml:space="preserve">We further refer you to </w:t>
      </w:r>
      <w:r w:rsidR="007248B2" w:rsidRPr="007248B2">
        <w:t>Condition</w:t>
      </w:r>
      <w:r w:rsidRPr="00462199">
        <w:t xml:space="preserve"> </w:t>
      </w:r>
      <w:r w:rsidR="00980530">
        <w:fldChar w:fldCharType="begin"/>
      </w:r>
      <w:r w:rsidR="00980530">
        <w:instrText xml:space="preserve"> REF _Ref144114560 \w \h </w:instrText>
      </w:r>
      <w:r w:rsidR="00980530">
        <w:fldChar w:fldCharType="separate"/>
      </w:r>
      <w:del w:id="10018" w:author="Faqir, Sofia (Energy Security)" w:date="2023-11-12T19:48:00Z">
        <w:r w:rsidR="00E473FC">
          <w:delText>48.9</w:delText>
        </w:r>
      </w:del>
      <w:r w:rsidR="00980530">
        <w:fldChar w:fldCharType="end"/>
      </w:r>
      <w:r w:rsidRPr="00462199">
        <w:t>.</w:t>
      </w:r>
      <w:bookmarkEnd w:id="10017"/>
    </w:p>
    <w:p w14:paraId="00CADC49" w14:textId="77777777" w:rsidR="00D179D6" w:rsidRPr="00462199" w:rsidRDefault="00D179D6" w:rsidP="00500CE7">
      <w:pPr>
        <w:pStyle w:val="AltSH1Ashurst"/>
        <w:rPr>
          <w:lang w:eastAsia="zh-CN"/>
        </w:rPr>
      </w:pPr>
      <w:bookmarkStart w:id="10019" w:name="_Ref144117460"/>
      <w:r w:rsidRPr="00462199">
        <w:t>This is a CiAL Review Outcome Notice.</w:t>
      </w:r>
      <w:bookmarkEnd w:id="10019"/>
    </w:p>
    <w:p w14:paraId="01719B8A" w14:textId="77777777" w:rsidR="00D179D6" w:rsidRPr="00462199" w:rsidRDefault="00D179D6" w:rsidP="00500CE7">
      <w:pPr>
        <w:pStyle w:val="AltSH1Ashurst"/>
        <w:rPr>
          <w:lang w:eastAsia="zh-CN"/>
        </w:rPr>
      </w:pPr>
      <w:bookmarkStart w:id="10020" w:name="_Ref144117461"/>
      <w:r w:rsidRPr="00462199">
        <w:t xml:space="preserve">The outcome of the CiAL Review was as follows: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[The Required CiL Amendments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20"/>
    </w:p>
    <w:p w14:paraId="7E68A764" w14:textId="77777777" w:rsidR="00D179D6" w:rsidRPr="00462199" w:rsidRDefault="00D179D6" w:rsidP="00500CE7">
      <w:pPr>
        <w:pStyle w:val="AltSH1Ashurst"/>
        <w:rPr>
          <w:lang w:eastAsia="zh-CN"/>
        </w:rPr>
      </w:pPr>
      <w:bookmarkStart w:id="10021" w:name="_Ref144117462"/>
      <w:r w:rsidRPr="00462199">
        <w:rPr>
          <w:b/>
          <w:i/>
        </w:rPr>
        <w:t>[The date from which the Required CiL Amendments will take effect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21"/>
    </w:p>
    <w:p w14:paraId="0FEA9DC1" w14:textId="77777777" w:rsidR="00D179D6" w:rsidRPr="00462199" w:rsidRDefault="00D179D6" w:rsidP="00326791">
      <w:pPr>
        <w:pStyle w:val="NormalAshurst"/>
        <w:jc w:val="center"/>
      </w:pPr>
      <w:r w:rsidRPr="00462199">
        <w:t>Yours faithfully,</w:t>
      </w:r>
    </w:p>
    <w:p w14:paraId="36B2A7FE" w14:textId="77777777" w:rsidR="00D179D6" w:rsidRPr="00462199" w:rsidRDefault="00D179D6" w:rsidP="00326791">
      <w:pPr>
        <w:pStyle w:val="NormalAshurst"/>
        <w:rPr>
          <w:lang w:eastAsia="zh-CN"/>
        </w:rPr>
      </w:pPr>
    </w:p>
    <w:p w14:paraId="7EE37B8F" w14:textId="77777777" w:rsidR="00D179D6" w:rsidRPr="00462199" w:rsidRDefault="00D179D6" w:rsidP="00326791">
      <w:pPr>
        <w:pStyle w:val="StandardAshurst"/>
        <w:jc w:val="center"/>
        <w:rPr>
          <w:lang w:eastAsia="zh-CN"/>
        </w:rPr>
      </w:pPr>
      <w:r w:rsidRPr="00462199">
        <w:t>.....................................</w:t>
      </w:r>
    </w:p>
    <w:p w14:paraId="7808174E" w14:textId="77777777" w:rsidR="00D179D6" w:rsidRPr="00462199" w:rsidRDefault="00D179D6" w:rsidP="00326791">
      <w:pPr>
        <w:pStyle w:val="StandardAshurst"/>
        <w:jc w:val="center"/>
        <w:rPr>
          <w:lang w:eastAsia="zh-CN"/>
        </w:rPr>
      </w:pPr>
      <w:r w:rsidRPr="00462199">
        <w:t>For and on behalf of</w:t>
      </w:r>
    </w:p>
    <w:p w14:paraId="6972FD00"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7B60D7F7" w14:textId="77777777" w:rsidR="00D179D6" w:rsidRPr="00462199" w:rsidRDefault="00D179D6" w:rsidP="00986A4F">
      <w:pPr>
        <w:pStyle w:val="NormalAshurst"/>
        <w:rPr>
          <w:lang w:eastAsia="zh-CN"/>
        </w:rPr>
      </w:pPr>
      <w:r w:rsidRPr="00462199">
        <w:rPr>
          <w:lang w:eastAsia="zh-CN"/>
        </w:rPr>
        <w:br w:type="page"/>
      </w:r>
    </w:p>
    <w:p w14:paraId="4D4A1F4F" w14:textId="77777777" w:rsidR="00D179D6" w:rsidRPr="00462199" w:rsidRDefault="00D179D6" w:rsidP="009B55C1">
      <w:pPr>
        <w:pStyle w:val="Annex13Heading"/>
      </w:pPr>
      <w:bookmarkStart w:id="10022" w:name="_Toc149834008"/>
      <w:r w:rsidRPr="00462199">
        <w:lastRenderedPageBreak/>
        <w:t>CiAL Dispute Notice</w:t>
      </w:r>
      <w:bookmarkEnd w:id="10022"/>
    </w:p>
    <w:p w14:paraId="2F9FE7DA"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48E5AFB" w14:textId="77777777" w:rsidR="00D179D6" w:rsidRPr="00462199" w:rsidRDefault="00D179D6" w:rsidP="008667CA">
      <w:pPr>
        <w:pStyle w:val="NormalBoldAshurst"/>
        <w:tabs>
          <w:tab w:val="left" w:pos="782"/>
        </w:tabs>
        <w:rPr>
          <w:lang w:eastAsia="zh-CN"/>
        </w:rPr>
      </w:pPr>
      <w:r w:rsidRPr="00462199">
        <w:rPr>
          <w:i/>
        </w:rPr>
        <w:tab/>
        <w:t>[Address]</w:t>
      </w:r>
    </w:p>
    <w:p w14:paraId="04451F49"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ACDEDA9"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9236AC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EC4FE6E" w14:textId="77777777" w:rsidR="00D179D6" w:rsidRPr="00462199" w:rsidRDefault="00D179D6" w:rsidP="005B3BB9">
      <w:pPr>
        <w:pStyle w:val="CBOLDCAPSAshurst"/>
        <w:rPr>
          <w:lang w:eastAsia="zh-CN"/>
        </w:rPr>
      </w:pPr>
      <w:r w:rsidRPr="00462199">
        <w:t>LCHA – CIAL DISPUTE NOTICE</w:t>
      </w:r>
    </w:p>
    <w:p w14:paraId="4661B893" w14:textId="77777777" w:rsidR="00D179D6" w:rsidRPr="00462199" w:rsidRDefault="00D179D6" w:rsidP="005B3BB9">
      <w:pPr>
        <w:pStyle w:val="NormalAshurst"/>
        <w:rPr>
          <w:lang w:eastAsia="zh-CN"/>
        </w:rPr>
      </w:pPr>
      <w:r w:rsidRPr="00462199">
        <w:t>Dear Sir/Madam,</w:t>
      </w:r>
    </w:p>
    <w:p w14:paraId="2DF2A77C" w14:textId="77777777" w:rsidR="00D179D6" w:rsidRPr="00462199" w:rsidRDefault="00D179D6" w:rsidP="00BC5CF5">
      <w:pPr>
        <w:pStyle w:val="AltSH1Ashurst"/>
        <w:numPr>
          <w:ilvl w:val="0"/>
          <w:numId w:val="130"/>
        </w:numPr>
        <w:rPr>
          <w:lang w:eastAsia="zh-CN"/>
        </w:rPr>
      </w:pPr>
      <w:bookmarkStart w:id="10023" w:name="_Ref14411746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23"/>
    </w:p>
    <w:p w14:paraId="51100FD8" w14:textId="0C285B96" w:rsidR="00D179D6" w:rsidRPr="00462199" w:rsidRDefault="00D179D6" w:rsidP="00500CE7">
      <w:pPr>
        <w:pStyle w:val="AltSH1Ashurst"/>
        <w:rPr>
          <w:lang w:eastAsia="zh-CN"/>
        </w:rPr>
      </w:pPr>
      <w:bookmarkStart w:id="10024" w:name="_Ref144117464"/>
      <w:r w:rsidRPr="00462199">
        <w:t xml:space="preserve">We further refer you to </w:t>
      </w:r>
      <w:r w:rsidR="007248B2" w:rsidRPr="007248B2">
        <w:t>Condition</w:t>
      </w:r>
      <w:r w:rsidRPr="00462199">
        <w:t xml:space="preserve"> </w:t>
      </w:r>
      <w:r w:rsidR="00980530">
        <w:fldChar w:fldCharType="begin"/>
      </w:r>
      <w:r w:rsidR="00980530">
        <w:instrText xml:space="preserve"> REF _Ref144114564 \w \h </w:instrText>
      </w:r>
      <w:r w:rsidR="00980530">
        <w:fldChar w:fldCharType="separate"/>
      </w:r>
      <w:del w:id="10025" w:author="Faqir, Sofia (Energy Security)" w:date="2023-11-12T19:48:00Z">
        <w:r w:rsidR="00E473FC">
          <w:delText>49.1</w:delText>
        </w:r>
      </w:del>
      <w:r w:rsidR="00980530">
        <w:fldChar w:fldCharType="end"/>
      </w:r>
      <w:r w:rsidRPr="00462199">
        <w:t>.</w:t>
      </w:r>
      <w:bookmarkEnd w:id="10024"/>
    </w:p>
    <w:p w14:paraId="703CBC77" w14:textId="77777777" w:rsidR="00D179D6" w:rsidRPr="00462199" w:rsidRDefault="00D179D6" w:rsidP="00500CE7">
      <w:pPr>
        <w:pStyle w:val="AltSH1Ashurst"/>
        <w:rPr>
          <w:lang w:eastAsia="zh-CN"/>
        </w:rPr>
      </w:pPr>
      <w:bookmarkStart w:id="10026" w:name="_Ref144117465"/>
      <w:r w:rsidRPr="00462199">
        <w:t>This is a CiAL Dispute Notice.</w:t>
      </w:r>
      <w:bookmarkEnd w:id="10026"/>
    </w:p>
    <w:p w14:paraId="651709C1" w14:textId="77777777" w:rsidR="00D179D6" w:rsidRPr="00462199" w:rsidRDefault="00D179D6" w:rsidP="00500CE7">
      <w:pPr>
        <w:pStyle w:val="AltSH1Ashurst"/>
        <w:rPr>
          <w:lang w:eastAsia="zh-CN"/>
        </w:rPr>
      </w:pPr>
      <w:bookmarkStart w:id="10027" w:name="_Ref144117466"/>
      <w:r w:rsidRPr="00462199">
        <w:t>The subject matter of the Dispute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issues to be resolved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27"/>
    </w:p>
    <w:p w14:paraId="3FDE19F0" w14:textId="3D3A5870" w:rsidR="00D179D6" w:rsidRPr="00462199" w:rsidRDefault="00D179D6" w:rsidP="00500CE7">
      <w:pPr>
        <w:pStyle w:val="AltSH1Ashurst"/>
        <w:rPr>
          <w:lang w:eastAsia="zh-CN"/>
        </w:rPr>
      </w:pPr>
      <w:bookmarkStart w:id="10028" w:name="_Ref144117467"/>
      <w:r w:rsidRPr="00462199">
        <w:t xml:space="preserve">The </w:t>
      </w:r>
      <w:r w:rsidRPr="00462199">
        <w:rPr>
          <w:b/>
          <w:i/>
        </w:rPr>
        <w:t>[</w:t>
      </w:r>
      <w:r w:rsidR="007248B2" w:rsidRPr="007248B2">
        <w:rPr>
          <w:b/>
          <w:i/>
        </w:rPr>
        <w:t>Condition</w:t>
      </w:r>
      <w:r w:rsidRPr="00462199">
        <w:rPr>
          <w:b/>
          <w:i/>
        </w:rPr>
        <w:t>]/[paragraph] [to which the Dispute relates]/[pursuant to which the Dispute arises]</w:t>
      </w:r>
      <w:r w:rsidRPr="00462199">
        <w:t xml:space="preser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28"/>
    </w:p>
    <w:p w14:paraId="4695EA72" w14:textId="77777777" w:rsidR="00D179D6" w:rsidRPr="00462199" w:rsidRDefault="00D179D6" w:rsidP="00500CE7">
      <w:pPr>
        <w:pStyle w:val="AltSH1Ashurst"/>
        <w:rPr>
          <w:lang w:eastAsia="zh-CN"/>
        </w:rPr>
      </w:pPr>
      <w:bookmarkStart w:id="10029" w:name="_Ref144117468"/>
      <w:r w:rsidRPr="00462199">
        <w:t xml:space="preserve">We consider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29"/>
    </w:p>
    <w:p w14:paraId="00500497" w14:textId="77777777" w:rsidR="00D179D6" w:rsidRPr="00462199" w:rsidRDefault="00D179D6" w:rsidP="00500CE7">
      <w:pPr>
        <w:pStyle w:val="AltSH1Ashurst"/>
        <w:rPr>
          <w:lang w:eastAsia="zh-CN"/>
        </w:rPr>
      </w:pPr>
      <w:bookmarkStart w:id="10030" w:name="_Ref144117469"/>
      <w:r w:rsidRPr="00462199">
        <w:rPr>
          <w:b/>
          <w:i/>
        </w:rPr>
        <w:t>[We consider the following [claim[s]]/[dispute[s]] arising out of another UKLCH Programme LCHA should be consolidated with or joined to the Dispute: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30"/>
    </w:p>
    <w:p w14:paraId="18CCBAEC" w14:textId="77777777" w:rsidR="00D179D6" w:rsidRPr="00462199" w:rsidRDefault="00D179D6" w:rsidP="00500CE7">
      <w:pPr>
        <w:pStyle w:val="AltSH1Ashurst"/>
        <w:rPr>
          <w:lang w:eastAsia="zh-CN"/>
        </w:rPr>
      </w:pPr>
      <w:bookmarkStart w:id="10031" w:name="_Ref144117470"/>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31"/>
    </w:p>
    <w:p w14:paraId="012BADB5" w14:textId="77777777" w:rsidR="00D179D6" w:rsidRPr="00462199" w:rsidRDefault="00D179D6" w:rsidP="00500CE7">
      <w:pPr>
        <w:pStyle w:val="AltSH1Ashurst"/>
        <w:rPr>
          <w:lang w:eastAsia="zh-CN"/>
        </w:rPr>
      </w:pPr>
      <w:bookmarkStart w:id="10032" w:name="_Ref144117471"/>
      <w:r w:rsidRPr="00462199">
        <w:t xml:space="preserve">The </w:t>
      </w:r>
      <w:r w:rsidRPr="00462199">
        <w:rPr>
          <w:b/>
          <w:i/>
        </w:rPr>
        <w:t>[relief]/[determination]/[remedy]/[recourse]</w:t>
      </w:r>
      <w:r w:rsidRPr="00462199">
        <w:t xml:space="preserve"> that we seek in relation to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32"/>
    </w:p>
    <w:p w14:paraId="03B39C8E" w14:textId="77777777" w:rsidR="00D179D6" w:rsidRPr="00462199" w:rsidRDefault="00D179D6" w:rsidP="00500CE7">
      <w:pPr>
        <w:pStyle w:val="AltSH1Ashurst"/>
        <w:rPr>
          <w:lang w:eastAsia="zh-CN"/>
        </w:rPr>
      </w:pPr>
      <w:bookmarkStart w:id="10033" w:name="_Ref144117472"/>
      <w:r w:rsidRPr="00462199">
        <w:t xml:space="preserve">We </w:t>
      </w:r>
      <w:r w:rsidRPr="00462199">
        <w:rPr>
          <w:b/>
          <w:i/>
        </w:rPr>
        <w:t>[do not]</w:t>
      </w:r>
      <w:r w:rsidRPr="00462199">
        <w:t xml:space="preserve"> consider the Dispute should (without a Senior Representatives Settlement being reached) be referred for </w:t>
      </w:r>
      <w:r w:rsidRPr="00462199">
        <w:rPr>
          <w:b/>
          <w:i/>
        </w:rPr>
        <w:t>[determination in accordance with the Expert Determination Procedure]/[resolution in accordance with the Arbitration Procedure]</w:t>
      </w:r>
      <w:r w:rsidRPr="00462199">
        <w:t>.</w:t>
      </w:r>
      <w:bookmarkEnd w:id="10033"/>
    </w:p>
    <w:p w14:paraId="1C89A82C" w14:textId="77777777" w:rsidR="00D179D6" w:rsidRPr="00462199" w:rsidRDefault="00D179D6" w:rsidP="00500CE7">
      <w:pPr>
        <w:pStyle w:val="AltSH1Ashurst"/>
        <w:rPr>
          <w:lang w:eastAsia="zh-CN"/>
        </w:rPr>
      </w:pPr>
      <w:bookmarkStart w:id="10034" w:name="_Ref144117473"/>
      <w:r w:rsidRPr="00462199">
        <w:t xml:space="preserve">Our Senior Representative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34"/>
    </w:p>
    <w:p w14:paraId="68055412" w14:textId="77777777" w:rsidR="00D179D6" w:rsidRPr="00462199" w:rsidRDefault="00D179D6" w:rsidP="00FF4DCF">
      <w:pPr>
        <w:pStyle w:val="NormalAshurst"/>
        <w:jc w:val="center"/>
      </w:pPr>
      <w:r w:rsidRPr="00462199">
        <w:t>Yours faithfully,</w:t>
      </w:r>
    </w:p>
    <w:p w14:paraId="2F77307C" w14:textId="77777777" w:rsidR="00D179D6" w:rsidRPr="00462199" w:rsidRDefault="00D179D6" w:rsidP="00FF4DCF">
      <w:pPr>
        <w:pStyle w:val="NormalAshurst"/>
        <w:jc w:val="center"/>
        <w:rPr>
          <w:lang w:eastAsia="zh-CN"/>
        </w:rPr>
      </w:pPr>
    </w:p>
    <w:p w14:paraId="0A8BE376" w14:textId="77777777" w:rsidR="00D179D6" w:rsidRPr="00462199" w:rsidRDefault="00D179D6" w:rsidP="00FF4DCF">
      <w:pPr>
        <w:pStyle w:val="StandardAshurst"/>
        <w:jc w:val="center"/>
        <w:rPr>
          <w:lang w:eastAsia="zh-CN"/>
        </w:rPr>
      </w:pPr>
      <w:r w:rsidRPr="00462199">
        <w:t>.....................................</w:t>
      </w:r>
    </w:p>
    <w:p w14:paraId="33A1D440" w14:textId="77777777" w:rsidR="00D179D6" w:rsidRPr="00462199" w:rsidRDefault="00D179D6" w:rsidP="00FF4DCF">
      <w:pPr>
        <w:pStyle w:val="StandardAshurst"/>
        <w:jc w:val="center"/>
        <w:rPr>
          <w:lang w:eastAsia="zh-CN"/>
        </w:rPr>
      </w:pPr>
      <w:r w:rsidRPr="00462199">
        <w:t>For and on behalf of</w:t>
      </w:r>
    </w:p>
    <w:p w14:paraId="62585F6F"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73520A66" w14:textId="77777777" w:rsidR="00D179D6" w:rsidRPr="00462199" w:rsidRDefault="00D179D6" w:rsidP="00986A4F">
      <w:pPr>
        <w:pStyle w:val="NormalAshurst"/>
        <w:rPr>
          <w:lang w:eastAsia="zh-CN"/>
        </w:rPr>
      </w:pPr>
      <w:r w:rsidRPr="00462199">
        <w:rPr>
          <w:lang w:eastAsia="zh-CN"/>
        </w:rPr>
        <w:br w:type="page"/>
      </w:r>
    </w:p>
    <w:p w14:paraId="2D65EC88" w14:textId="77777777" w:rsidR="00D179D6" w:rsidRPr="00462199" w:rsidRDefault="00D179D6" w:rsidP="009B55C1">
      <w:pPr>
        <w:pStyle w:val="Annex13Heading"/>
      </w:pPr>
      <w:bookmarkStart w:id="10035" w:name="_Toc149834009"/>
      <w:r w:rsidRPr="00462199">
        <w:lastRenderedPageBreak/>
        <w:t>CiAL Dispute Validity Notice</w:t>
      </w:r>
      <w:bookmarkEnd w:id="10035"/>
    </w:p>
    <w:p w14:paraId="3A2FF273"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C7505D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06DB75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C1F3ADA" w14:textId="77777777" w:rsidR="00D179D6" w:rsidRPr="00462199" w:rsidRDefault="00D179D6" w:rsidP="009E0DA4">
      <w:pPr>
        <w:pStyle w:val="NormalBoldAshurst"/>
        <w:tabs>
          <w:tab w:val="left" w:pos="782"/>
        </w:tabs>
        <w:rPr>
          <w:lang w:eastAsia="zh-CN"/>
        </w:rPr>
      </w:pPr>
      <w:r w:rsidRPr="00462199">
        <w:rPr>
          <w:i/>
        </w:rPr>
        <w:tab/>
        <w:t>[Address]</w:t>
      </w:r>
    </w:p>
    <w:p w14:paraId="3521AA84"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7976451" w14:textId="77777777" w:rsidR="00D179D6" w:rsidRPr="00462199" w:rsidRDefault="00D179D6" w:rsidP="005B3BB9">
      <w:pPr>
        <w:pStyle w:val="CBOLDCAPSAshurst"/>
        <w:rPr>
          <w:lang w:eastAsia="zh-CN"/>
        </w:rPr>
      </w:pPr>
      <w:r w:rsidRPr="00462199">
        <w:t>LCHA – CIAL DISPUTE VALIDITY NOTICE</w:t>
      </w:r>
    </w:p>
    <w:p w14:paraId="35F05383" w14:textId="77777777" w:rsidR="00D179D6" w:rsidRPr="00462199" w:rsidRDefault="00D179D6" w:rsidP="005B3BB9">
      <w:pPr>
        <w:pStyle w:val="NormalAshurst"/>
        <w:rPr>
          <w:lang w:eastAsia="zh-CN"/>
        </w:rPr>
      </w:pPr>
      <w:r w:rsidRPr="00462199">
        <w:t>Dear Sir/Madam,</w:t>
      </w:r>
    </w:p>
    <w:p w14:paraId="5FC0AB7E" w14:textId="77777777" w:rsidR="00D179D6" w:rsidRPr="00462199" w:rsidRDefault="00D179D6" w:rsidP="00BC5CF5">
      <w:pPr>
        <w:pStyle w:val="AltSH1Ashurst"/>
        <w:numPr>
          <w:ilvl w:val="0"/>
          <w:numId w:val="131"/>
        </w:numPr>
        <w:rPr>
          <w:lang w:eastAsia="zh-CN"/>
        </w:rPr>
      </w:pPr>
      <w:bookmarkStart w:id="10036" w:name="_Ref14411747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36"/>
    </w:p>
    <w:p w14:paraId="7D7FF7FB" w14:textId="034E4178" w:rsidR="00D179D6" w:rsidRPr="00462199" w:rsidRDefault="00D179D6" w:rsidP="00500CE7">
      <w:pPr>
        <w:pStyle w:val="AltSH1Ashurst"/>
        <w:rPr>
          <w:lang w:eastAsia="zh-CN"/>
        </w:rPr>
      </w:pPr>
      <w:bookmarkStart w:id="10037" w:name="_Ref144117475"/>
      <w:r w:rsidRPr="00462199">
        <w:t xml:space="preserve">We further refer you to </w:t>
      </w:r>
      <w:r w:rsidR="007248B2" w:rsidRPr="007248B2">
        <w:t>Condition</w:t>
      </w:r>
      <w:r w:rsidRPr="00462199">
        <w:t xml:space="preserve"> </w:t>
      </w:r>
      <w:r w:rsidR="00980530">
        <w:fldChar w:fldCharType="begin"/>
      </w:r>
      <w:r w:rsidR="00980530">
        <w:instrText xml:space="preserve"> REF _Ref144114566 \w \h </w:instrText>
      </w:r>
      <w:r w:rsidR="00980530">
        <w:fldChar w:fldCharType="separate"/>
      </w:r>
      <w:del w:id="10038" w:author="Faqir, Sofia (Energy Security)" w:date="2023-11-12T19:48:00Z">
        <w:r w:rsidR="00E473FC">
          <w:delText>49.3</w:delText>
        </w:r>
      </w:del>
      <w:r w:rsidR="00980530">
        <w:fldChar w:fldCharType="end"/>
      </w:r>
      <w:r w:rsidRPr="00462199">
        <w:t>.</w:t>
      </w:r>
      <w:bookmarkEnd w:id="10037"/>
    </w:p>
    <w:p w14:paraId="31595803" w14:textId="77777777" w:rsidR="00D179D6" w:rsidRPr="00462199" w:rsidRDefault="00D179D6" w:rsidP="00500CE7">
      <w:pPr>
        <w:pStyle w:val="AltSH1Ashurst"/>
        <w:rPr>
          <w:lang w:eastAsia="zh-CN"/>
        </w:rPr>
      </w:pPr>
      <w:bookmarkStart w:id="10039" w:name="_Ref144117476"/>
      <w:r w:rsidRPr="00462199">
        <w:t xml:space="preserve">This is a CiAL Dispute Validity Notice in relation to the CiAL Dispute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39"/>
    </w:p>
    <w:p w14:paraId="4B92406F" w14:textId="77777777" w:rsidR="00D179D6" w:rsidRPr="00462199" w:rsidRDefault="00D179D6" w:rsidP="00500CE7">
      <w:pPr>
        <w:pStyle w:val="AltSH1Ashurst"/>
        <w:rPr>
          <w:lang w:eastAsia="zh-CN"/>
        </w:rPr>
      </w:pPr>
      <w:bookmarkStart w:id="10040" w:name="_Ref144117477"/>
      <w:r w:rsidRPr="00462199">
        <w:t>The CiAL Dispute Threshold Criterion has been met.</w:t>
      </w:r>
      <w:bookmarkEnd w:id="10040"/>
    </w:p>
    <w:p w14:paraId="44BEB7E4" w14:textId="77777777" w:rsidR="00D179D6" w:rsidRPr="00462199" w:rsidRDefault="00D179D6" w:rsidP="00500CE7">
      <w:pPr>
        <w:pStyle w:val="AltSH1Ashurst"/>
        <w:rPr>
          <w:lang w:eastAsia="zh-CN"/>
        </w:rPr>
      </w:pPr>
      <w:bookmarkStart w:id="10041" w:name="_Ref144117478"/>
      <w:r w:rsidRPr="00462199">
        <w:t>The subject matter of the Dispute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41"/>
    </w:p>
    <w:p w14:paraId="63A1904D" w14:textId="77777777" w:rsidR="00D179D6" w:rsidRPr="00462199" w:rsidRDefault="00D179D6" w:rsidP="00500CE7">
      <w:pPr>
        <w:pStyle w:val="AltSH1Ashurst"/>
        <w:rPr>
          <w:lang w:eastAsia="zh-CN"/>
        </w:rPr>
      </w:pPr>
      <w:bookmarkStart w:id="10042" w:name="_Ref144117479"/>
      <w:r w:rsidRPr="00462199">
        <w:t>The issues to be resolved are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42"/>
    </w:p>
    <w:p w14:paraId="4829B815" w14:textId="0E589C79" w:rsidR="00D179D6" w:rsidRPr="00462199" w:rsidRDefault="00D179D6" w:rsidP="00500CE7">
      <w:pPr>
        <w:pStyle w:val="AltSH1Ashurst"/>
        <w:rPr>
          <w:lang w:eastAsia="zh-CN"/>
        </w:rPr>
      </w:pPr>
      <w:bookmarkStart w:id="10043" w:name="_Ref144117480"/>
      <w:r w:rsidRPr="00462199">
        <w:t xml:space="preserve">The relevant </w:t>
      </w:r>
      <w:r w:rsidR="007248B2" w:rsidRPr="007248B2">
        <w:t>Condition</w:t>
      </w:r>
      <w:r w:rsidRPr="00462199">
        <w:t xml:space="preserve"> to which the Dispute relates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43"/>
    </w:p>
    <w:p w14:paraId="0387DCDE" w14:textId="77777777" w:rsidR="00D179D6" w:rsidRPr="00462199" w:rsidRDefault="00D179D6" w:rsidP="00500CE7">
      <w:pPr>
        <w:pStyle w:val="AltSH1Ashurst"/>
        <w:rPr>
          <w:lang w:eastAsia="zh-CN"/>
        </w:rPr>
      </w:pPr>
      <w:bookmarkStart w:id="10044" w:name="_Ref144117481"/>
      <w:r w:rsidRPr="00462199">
        <w:t xml:space="preserve">We consider that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44"/>
    </w:p>
    <w:p w14:paraId="0E30DEF5" w14:textId="77777777" w:rsidR="00D179D6" w:rsidRPr="00462199" w:rsidRDefault="00D179D6" w:rsidP="00500CE7">
      <w:pPr>
        <w:pStyle w:val="AltSH1Ashurst"/>
        <w:rPr>
          <w:lang w:eastAsia="zh-CN"/>
        </w:rPr>
      </w:pPr>
      <w:bookmarkStart w:id="10045" w:name="_Ref144117482"/>
      <w:r w:rsidRPr="00462199">
        <w:rPr>
          <w:b/>
          <w:i/>
        </w:rPr>
        <w:t>[We consider that the following dispute or claim relating to or arising out of another UKLCH Programme LCHA should be [consolidated with]/[joined to] this Dispute: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45"/>
    </w:p>
    <w:p w14:paraId="03E61A39" w14:textId="77777777" w:rsidR="00D179D6" w:rsidRPr="00462199" w:rsidRDefault="00D179D6" w:rsidP="00500CE7">
      <w:pPr>
        <w:pStyle w:val="AltSH1Ashurst"/>
        <w:rPr>
          <w:lang w:eastAsia="zh-CN"/>
        </w:rPr>
      </w:pPr>
      <w:bookmarkStart w:id="10046" w:name="_Ref144117483"/>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46"/>
    </w:p>
    <w:p w14:paraId="2D88BF8B" w14:textId="77777777" w:rsidR="00D179D6" w:rsidRPr="00462199" w:rsidRDefault="00D179D6" w:rsidP="00500CE7">
      <w:pPr>
        <w:pStyle w:val="AltSH1Ashurst"/>
        <w:rPr>
          <w:lang w:eastAsia="zh-CN"/>
        </w:rPr>
      </w:pPr>
      <w:bookmarkStart w:id="10047" w:name="_Ref144117484"/>
      <w:r w:rsidRPr="00462199">
        <w:t xml:space="preserve">The </w:t>
      </w:r>
      <w:r w:rsidRPr="00462199">
        <w:rPr>
          <w:b/>
          <w:i/>
        </w:rPr>
        <w:t>[relief]/[determination]/[remedy]/[recourse]</w:t>
      </w:r>
      <w:r w:rsidRPr="00462199">
        <w:t xml:space="preserve"> which we seek in relation to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47"/>
    </w:p>
    <w:p w14:paraId="7229123B" w14:textId="77777777" w:rsidR="00D179D6" w:rsidRPr="00462199" w:rsidRDefault="00D179D6" w:rsidP="00500CE7">
      <w:pPr>
        <w:pStyle w:val="AltSH1Ashurst"/>
        <w:rPr>
          <w:lang w:eastAsia="zh-CN"/>
        </w:rPr>
      </w:pPr>
      <w:bookmarkStart w:id="10048" w:name="_Ref144117485"/>
      <w:r w:rsidRPr="00462199">
        <w:t xml:space="preserve">We propose that the Proposed CiAL Expert appointed be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We propose that [</w:t>
      </w:r>
      <w:r w:rsidRPr="00462199">
        <w:rPr>
          <w:b/>
          <w:i/>
        </w:rPr>
        <w:t>s</w:t>
      </w:r>
      <w:r w:rsidRPr="00462199">
        <w:t xml:space="preserve">]he be appointed on the following terms: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believe that the Proposed CiAL Expert has the relevant expertise which qualifies the Proposed CiAL Expert to determine the relevant CiAL Dispute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48"/>
    </w:p>
    <w:p w14:paraId="2CAD605D" w14:textId="77777777" w:rsidR="00D179D6" w:rsidRPr="00462199" w:rsidRDefault="00D179D6" w:rsidP="00500CE7">
      <w:pPr>
        <w:pStyle w:val="AltSH1Ashurst"/>
        <w:rPr>
          <w:lang w:eastAsia="zh-CN"/>
        </w:rPr>
      </w:pPr>
      <w:bookmarkStart w:id="10049" w:name="_Ref144117486"/>
      <w:r w:rsidRPr="00462199">
        <w:t>We enclose an Expert Determination Notice in relation to the CiAL Dispute Notice.</w:t>
      </w:r>
      <w:bookmarkEnd w:id="10049"/>
    </w:p>
    <w:p w14:paraId="12569E3D" w14:textId="77777777" w:rsidR="00D179D6" w:rsidRPr="00462199" w:rsidRDefault="00D179D6" w:rsidP="00500CE7">
      <w:pPr>
        <w:pStyle w:val="AltSH1Ashurst"/>
        <w:rPr>
          <w:lang w:eastAsia="zh-CN"/>
        </w:rPr>
      </w:pPr>
      <w:bookmarkStart w:id="10050" w:name="_Ref144117487"/>
      <w:r w:rsidRPr="00462199">
        <w:t>We enclose a Consolidation Request in relation to the CiAL Dispute.</w:t>
      </w:r>
      <w:bookmarkEnd w:id="10050"/>
    </w:p>
    <w:p w14:paraId="20014475" w14:textId="77777777" w:rsidR="00D179D6" w:rsidRPr="00462199" w:rsidRDefault="00D179D6" w:rsidP="00326791">
      <w:pPr>
        <w:pStyle w:val="NormalAshurst"/>
        <w:jc w:val="center"/>
      </w:pPr>
      <w:r w:rsidRPr="00462199">
        <w:t>Yours faithfully,</w:t>
      </w:r>
    </w:p>
    <w:p w14:paraId="6BABFC1E" w14:textId="77777777" w:rsidR="00D179D6" w:rsidRPr="00462199" w:rsidRDefault="00D179D6" w:rsidP="00326791">
      <w:pPr>
        <w:pStyle w:val="NormalAshurst"/>
        <w:rPr>
          <w:lang w:eastAsia="zh-CN"/>
        </w:rPr>
      </w:pPr>
    </w:p>
    <w:p w14:paraId="3FF3ECE8" w14:textId="77777777" w:rsidR="00D179D6" w:rsidRPr="00462199" w:rsidRDefault="00D179D6" w:rsidP="00326791">
      <w:pPr>
        <w:pStyle w:val="StandardAshurst"/>
        <w:jc w:val="center"/>
        <w:rPr>
          <w:lang w:eastAsia="zh-CN"/>
        </w:rPr>
      </w:pPr>
      <w:r w:rsidRPr="00462199">
        <w:t>.....................................</w:t>
      </w:r>
    </w:p>
    <w:p w14:paraId="0BD44A3D" w14:textId="77777777" w:rsidR="00D179D6" w:rsidRPr="00462199" w:rsidRDefault="00D179D6" w:rsidP="00326791">
      <w:pPr>
        <w:pStyle w:val="StandardAshurst"/>
        <w:jc w:val="center"/>
        <w:rPr>
          <w:lang w:eastAsia="zh-CN"/>
        </w:rPr>
      </w:pPr>
      <w:r w:rsidRPr="00462199">
        <w:t>For and on behalf of</w:t>
      </w:r>
    </w:p>
    <w:p w14:paraId="6A30C459" w14:textId="77777777" w:rsidR="00D179D6" w:rsidRPr="00462199" w:rsidRDefault="00D179D6" w:rsidP="009D04FB">
      <w:pPr>
        <w:pStyle w:val="NormalAshurst"/>
        <w:jc w:val="center"/>
        <w:rPr>
          <w:lang w:eastAsia="zh-CN"/>
        </w:rPr>
      </w:pPr>
      <w:r w:rsidRPr="00462199">
        <w:t xml:space="preserve">the </w:t>
      </w:r>
      <w:r w:rsidRPr="00462199">
        <w:rPr>
          <w:b/>
        </w:rPr>
        <w:t>LCHA Counterparty</w:t>
      </w:r>
      <w:r w:rsidRPr="00462199">
        <w:rPr>
          <w:lang w:eastAsia="zh-CN"/>
        </w:rPr>
        <w:br w:type="page"/>
      </w:r>
    </w:p>
    <w:p w14:paraId="6BE98164" w14:textId="77777777" w:rsidR="00D179D6" w:rsidRPr="00462199" w:rsidRDefault="00D179D6" w:rsidP="009B55C1">
      <w:pPr>
        <w:pStyle w:val="Annex13Heading"/>
      </w:pPr>
      <w:bookmarkStart w:id="10051" w:name="_Toc149834010"/>
      <w:r w:rsidRPr="00462199">
        <w:lastRenderedPageBreak/>
        <w:t>Producer Material LCHS Data Annex Amendment Notice</w:t>
      </w:r>
      <w:bookmarkEnd w:id="10051"/>
    </w:p>
    <w:p w14:paraId="7815CB37"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72200C7" w14:textId="77777777" w:rsidR="00D179D6" w:rsidRPr="00462199" w:rsidRDefault="00D179D6" w:rsidP="008667CA">
      <w:pPr>
        <w:pStyle w:val="NormalBoldAshurst"/>
        <w:tabs>
          <w:tab w:val="left" w:pos="782"/>
        </w:tabs>
        <w:rPr>
          <w:lang w:eastAsia="zh-CN"/>
        </w:rPr>
      </w:pPr>
      <w:r w:rsidRPr="00462199">
        <w:rPr>
          <w:i/>
        </w:rPr>
        <w:tab/>
        <w:t>[Address]</w:t>
      </w:r>
    </w:p>
    <w:p w14:paraId="6E84BF9C"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75B7C478"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5F93917"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50FE6D1" w14:textId="77777777" w:rsidR="00D179D6" w:rsidRPr="00462199" w:rsidRDefault="00D179D6" w:rsidP="005B3BB9">
      <w:pPr>
        <w:pStyle w:val="CBOLDCAPSAshurst"/>
        <w:rPr>
          <w:lang w:eastAsia="zh-CN"/>
        </w:rPr>
      </w:pPr>
      <w:r w:rsidRPr="00462199">
        <w:t>LCHA – PRODUCER MATERIAL LCHS DATA ANNEX AMENDMENT NOTICE</w:t>
      </w:r>
    </w:p>
    <w:p w14:paraId="2E16DA5C" w14:textId="77777777" w:rsidR="00D179D6" w:rsidRPr="00462199" w:rsidRDefault="00D179D6" w:rsidP="005B3BB9">
      <w:pPr>
        <w:pStyle w:val="NormalAshurst"/>
        <w:rPr>
          <w:lang w:eastAsia="zh-CN"/>
        </w:rPr>
      </w:pPr>
      <w:r w:rsidRPr="00462199">
        <w:t>Dear Sir/Madam,</w:t>
      </w:r>
    </w:p>
    <w:p w14:paraId="3DC3CD9E" w14:textId="77777777" w:rsidR="00D179D6" w:rsidRPr="00462199" w:rsidRDefault="00D179D6" w:rsidP="00BC5CF5">
      <w:pPr>
        <w:pStyle w:val="AltSH1Ashurst"/>
        <w:numPr>
          <w:ilvl w:val="0"/>
          <w:numId w:val="132"/>
        </w:numPr>
        <w:rPr>
          <w:lang w:eastAsia="zh-CN"/>
        </w:rPr>
      </w:pPr>
      <w:bookmarkStart w:id="10052" w:name="_Ref14411748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52"/>
    </w:p>
    <w:p w14:paraId="1BB40A35" w14:textId="6C324001" w:rsidR="00D179D6" w:rsidRPr="00462199" w:rsidRDefault="00D179D6" w:rsidP="00500CE7">
      <w:pPr>
        <w:pStyle w:val="AltSH1Ashurst"/>
        <w:rPr>
          <w:lang w:eastAsia="zh-CN"/>
        </w:rPr>
      </w:pPr>
      <w:bookmarkStart w:id="10053" w:name="_Ref144117489"/>
      <w:r w:rsidRPr="00462199">
        <w:t xml:space="preserve">We further refer you to </w:t>
      </w:r>
      <w:r w:rsidR="007248B2" w:rsidRPr="007248B2">
        <w:t>Condition</w:t>
      </w:r>
      <w:r w:rsidRPr="00462199">
        <w:t xml:space="preserve"> </w:t>
      </w:r>
      <w:r w:rsidR="00980530">
        <w:fldChar w:fldCharType="begin"/>
      </w:r>
      <w:r w:rsidR="00980530">
        <w:instrText xml:space="preserve"> REF _Ref144114610 \w \h </w:instrText>
      </w:r>
      <w:r w:rsidR="00980530">
        <w:fldChar w:fldCharType="separate"/>
      </w:r>
      <w:del w:id="10054" w:author="Faqir, Sofia (Energy Security)" w:date="2023-11-12T19:48:00Z">
        <w:r w:rsidR="00E473FC">
          <w:delText>51.2</w:delText>
        </w:r>
      </w:del>
      <w:r w:rsidR="00980530">
        <w:fldChar w:fldCharType="end"/>
      </w:r>
      <w:r w:rsidRPr="00462199">
        <w:t>.</w:t>
      </w:r>
      <w:bookmarkEnd w:id="10053"/>
    </w:p>
    <w:p w14:paraId="64F844A1" w14:textId="77777777" w:rsidR="00D179D6" w:rsidRPr="00462199" w:rsidRDefault="00D179D6" w:rsidP="00500CE7">
      <w:pPr>
        <w:pStyle w:val="AltSH1Ashurst"/>
        <w:rPr>
          <w:lang w:eastAsia="zh-CN"/>
        </w:rPr>
      </w:pPr>
      <w:bookmarkStart w:id="10055" w:name="_Ref144117490"/>
      <w:r w:rsidRPr="00462199">
        <w:t>This is a Producer Material LCHS Data Annex Amendment Notice.</w:t>
      </w:r>
      <w:bookmarkEnd w:id="10055"/>
    </w:p>
    <w:p w14:paraId="236DC93B" w14:textId="77777777" w:rsidR="00D179D6" w:rsidRPr="00462199" w:rsidRDefault="00D179D6" w:rsidP="00500CE7">
      <w:pPr>
        <w:pStyle w:val="AltSH1Ashurst"/>
        <w:rPr>
          <w:lang w:eastAsia="zh-CN"/>
        </w:rPr>
      </w:pPr>
      <w:bookmarkStart w:id="10056" w:name="_Ref144117491"/>
      <w:r w:rsidRPr="00462199">
        <w:t>We</w:t>
      </w:r>
      <w:r w:rsidRPr="00462199">
        <w:rPr>
          <w:b/>
          <w:i/>
        </w:rPr>
        <w:t xml:space="preserve"> [enclose]/[set out the following]</w:t>
      </w:r>
      <w:r w:rsidRPr="00462199">
        <w:t xml:space="preserve"> reasonable details of the Material LCHS Data Annex Amendment which we consider</w:t>
      </w:r>
      <w:r w:rsidRPr="00462199">
        <w:rPr>
          <w:b/>
          <w:i/>
        </w:rPr>
        <w:t xml:space="preserve"> [has been implemented, occurred or become effective]/[is shortly to be implemented, occur or become effective]</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10056"/>
    </w:p>
    <w:p w14:paraId="45CD8FC2" w14:textId="77777777" w:rsidR="00D179D6" w:rsidRPr="00462199" w:rsidRDefault="00D179D6" w:rsidP="00500CE7">
      <w:pPr>
        <w:pStyle w:val="AltSH1Ashurst"/>
        <w:rPr>
          <w:lang w:eastAsia="zh-CN"/>
        </w:rPr>
      </w:pPr>
      <w:bookmarkStart w:id="10057" w:name="_Ref144117492"/>
      <w:r w:rsidRPr="00462199">
        <w:t>We consider that such amendment</w:t>
      </w:r>
      <w:r w:rsidRPr="00462199">
        <w:rPr>
          <w:b/>
          <w:i/>
        </w:rPr>
        <w:t xml:space="preserve"> [constitutes]/[will constitute]</w:t>
      </w:r>
      <w:r w:rsidRPr="00462199">
        <w:t xml:space="preserve"> a Material LCHS Data Annex Amendment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57"/>
    </w:p>
    <w:p w14:paraId="7A10EF92" w14:textId="56991333" w:rsidR="00D179D6" w:rsidRPr="00462199" w:rsidRDefault="00D179D6" w:rsidP="00500CE7">
      <w:pPr>
        <w:pStyle w:val="AltSH1Ashurst"/>
        <w:rPr>
          <w:lang w:eastAsia="zh-CN"/>
        </w:rPr>
      </w:pPr>
      <w:bookmarkStart w:id="10058" w:name="_Ref144117493"/>
      <w:r w:rsidRPr="00462199">
        <w:rPr>
          <w:b/>
          <w:i/>
        </w:rPr>
        <w:t>[We consider that the relevant amendment will give rise to or result in QCiL [Costs]/[Savings]. Our good faith estimate of the QCiL [Costs]/[Savings]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enclose [(by way of upload(s) to the LCHA Counterparty</w:t>
      </w:r>
      <w:r w:rsidR="00515DD6">
        <w:rPr>
          <w:b/>
          <w:i/>
        </w:rPr>
        <w:t xml:space="preserve">'s document transfer application </w:t>
      </w:r>
      <w:r w:rsidRPr="00462199">
        <w:rPr>
          <w:b/>
          <w:i/>
        </w:rPr>
        <w:t>on the dates set out in Appendix 1 to this notice)] Supporting Information, in reasonable detail, which we consider to be relevant to and supportive of this conclusion and these estimates.]</w:t>
      </w:r>
      <w:bookmarkEnd w:id="10058"/>
    </w:p>
    <w:p w14:paraId="76C3BC08" w14:textId="77777777" w:rsidR="00D179D6" w:rsidRPr="00462199" w:rsidRDefault="00D179D6" w:rsidP="00FF4DCF">
      <w:pPr>
        <w:pStyle w:val="NormalAshurst"/>
        <w:jc w:val="center"/>
      </w:pPr>
      <w:r w:rsidRPr="00462199">
        <w:t>Yours faithfully,</w:t>
      </w:r>
    </w:p>
    <w:p w14:paraId="4E1172D2" w14:textId="77777777" w:rsidR="00D179D6" w:rsidRPr="00462199" w:rsidRDefault="00D179D6" w:rsidP="00FF4DCF">
      <w:pPr>
        <w:pStyle w:val="NormalAshurst"/>
        <w:jc w:val="center"/>
        <w:rPr>
          <w:lang w:eastAsia="zh-CN"/>
        </w:rPr>
      </w:pPr>
    </w:p>
    <w:p w14:paraId="0E6EBC22" w14:textId="77777777" w:rsidR="00D179D6" w:rsidRPr="00462199" w:rsidRDefault="00D179D6" w:rsidP="00FF4DCF">
      <w:pPr>
        <w:pStyle w:val="StandardAshurst"/>
        <w:jc w:val="center"/>
        <w:rPr>
          <w:lang w:eastAsia="zh-CN"/>
        </w:rPr>
      </w:pPr>
      <w:r w:rsidRPr="00462199">
        <w:t>.....................................</w:t>
      </w:r>
    </w:p>
    <w:p w14:paraId="49340FA9" w14:textId="77777777" w:rsidR="00D179D6" w:rsidRPr="00462199" w:rsidRDefault="00D179D6" w:rsidP="00FF4DCF">
      <w:pPr>
        <w:pStyle w:val="StandardAshurst"/>
        <w:jc w:val="center"/>
        <w:rPr>
          <w:lang w:eastAsia="zh-CN"/>
        </w:rPr>
      </w:pPr>
      <w:r w:rsidRPr="00462199">
        <w:t>For and on behalf of</w:t>
      </w:r>
    </w:p>
    <w:p w14:paraId="6D499FC8"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3C83B03F" w14:textId="77777777" w:rsidR="00D179D6" w:rsidRPr="00462199" w:rsidRDefault="00D179D6" w:rsidP="005B3BB9">
      <w:pPr>
        <w:rPr>
          <w:lang w:eastAsia="zh-CN"/>
        </w:rPr>
      </w:pPr>
    </w:p>
    <w:p w14:paraId="230D2CA4" w14:textId="77777777" w:rsidR="00D179D6" w:rsidRPr="00462199" w:rsidRDefault="00D179D6">
      <w:pPr>
        <w:suppressAutoHyphens w:val="0"/>
        <w:spacing w:after="0" w:line="240" w:lineRule="auto"/>
        <w:jc w:val="left"/>
        <w:rPr>
          <w:b/>
          <w:sz w:val="20"/>
        </w:rPr>
      </w:pPr>
      <w:r w:rsidRPr="00462199">
        <w:br w:type="page"/>
      </w:r>
    </w:p>
    <w:p w14:paraId="4B765B8E" w14:textId="77777777" w:rsidR="00D179D6" w:rsidRPr="00462199" w:rsidRDefault="00D179D6" w:rsidP="009E0DA4">
      <w:pPr>
        <w:pStyle w:val="Annex13Heading"/>
        <w:rPr>
          <w:lang w:eastAsia="zh-CN"/>
        </w:rPr>
      </w:pPr>
      <w:bookmarkStart w:id="10059" w:name="_Toc149834011"/>
      <w:r w:rsidRPr="00462199">
        <w:lastRenderedPageBreak/>
        <w:t>Material LCHS Data Annex Amendment Notice Information Request</w:t>
      </w:r>
      <w:bookmarkEnd w:id="10059"/>
    </w:p>
    <w:p w14:paraId="16A33779"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E93CB1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6E3ED2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10EC8CB" w14:textId="77777777" w:rsidR="00D179D6" w:rsidRPr="00462199" w:rsidRDefault="00D179D6" w:rsidP="009E0DA4">
      <w:pPr>
        <w:pStyle w:val="NormalBoldAshurst"/>
        <w:tabs>
          <w:tab w:val="left" w:pos="782"/>
        </w:tabs>
        <w:rPr>
          <w:lang w:eastAsia="zh-CN"/>
        </w:rPr>
      </w:pPr>
      <w:r w:rsidRPr="00462199">
        <w:rPr>
          <w:i/>
        </w:rPr>
        <w:tab/>
        <w:t>[Address]</w:t>
      </w:r>
    </w:p>
    <w:p w14:paraId="2F39C75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6A2671F" w14:textId="77777777" w:rsidR="00D179D6" w:rsidRPr="00462199" w:rsidRDefault="00D179D6" w:rsidP="005B3BB9">
      <w:pPr>
        <w:pStyle w:val="CBOLDCAPSAshurst"/>
        <w:rPr>
          <w:lang w:eastAsia="zh-CN"/>
        </w:rPr>
      </w:pPr>
      <w:r w:rsidRPr="00462199">
        <w:t>LCHA – MATERIAL LCHS DATA ANNEX AMENDMENT NOTICE INFORMATION REQUEST</w:t>
      </w:r>
    </w:p>
    <w:p w14:paraId="2F5AECE9" w14:textId="77777777" w:rsidR="00D179D6" w:rsidRPr="00462199" w:rsidRDefault="00D179D6" w:rsidP="005B3BB9">
      <w:pPr>
        <w:pStyle w:val="NormalAshurst"/>
        <w:rPr>
          <w:lang w:eastAsia="zh-CN"/>
        </w:rPr>
      </w:pPr>
      <w:r w:rsidRPr="00462199">
        <w:t>Dear Sir/Madam,</w:t>
      </w:r>
    </w:p>
    <w:p w14:paraId="4E3F844E" w14:textId="77777777" w:rsidR="00D179D6" w:rsidRPr="00462199" w:rsidRDefault="00D179D6" w:rsidP="00BC5CF5">
      <w:pPr>
        <w:pStyle w:val="AltSH1Ashurst"/>
        <w:numPr>
          <w:ilvl w:val="0"/>
          <w:numId w:val="133"/>
        </w:numPr>
        <w:rPr>
          <w:lang w:eastAsia="zh-CN"/>
        </w:rPr>
      </w:pPr>
      <w:bookmarkStart w:id="10060" w:name="_Ref14411749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60"/>
    </w:p>
    <w:p w14:paraId="75C3801F" w14:textId="5ECE5508" w:rsidR="00D179D6" w:rsidRPr="00462199" w:rsidRDefault="00D179D6" w:rsidP="00500CE7">
      <w:pPr>
        <w:pStyle w:val="AltSH1Ashurst"/>
        <w:rPr>
          <w:lang w:eastAsia="zh-CN"/>
        </w:rPr>
      </w:pPr>
      <w:bookmarkStart w:id="10061" w:name="_Ref144117495"/>
      <w:r w:rsidRPr="00462199">
        <w:t xml:space="preserve">We further refer you to </w:t>
      </w:r>
      <w:r w:rsidR="007248B2" w:rsidRPr="007248B2">
        <w:t>Condition</w:t>
      </w:r>
      <w:r w:rsidRPr="00462199">
        <w:t xml:space="preserve"> </w:t>
      </w:r>
      <w:r w:rsidR="00980530">
        <w:fldChar w:fldCharType="begin"/>
      </w:r>
      <w:r w:rsidR="00980530">
        <w:instrText xml:space="preserve"> REF _Ref144114615 \w \h </w:instrText>
      </w:r>
      <w:r w:rsidR="00980530">
        <w:fldChar w:fldCharType="separate"/>
      </w:r>
      <w:del w:id="10062" w:author="Faqir, Sofia (Energy Security)" w:date="2023-11-12T19:48:00Z">
        <w:r w:rsidR="00E473FC">
          <w:delText>51.4</w:delText>
        </w:r>
      </w:del>
      <w:r w:rsidR="00980530">
        <w:fldChar w:fldCharType="end"/>
      </w:r>
      <w:r w:rsidRPr="00462199">
        <w:t>.</w:t>
      </w:r>
      <w:bookmarkEnd w:id="10061"/>
    </w:p>
    <w:p w14:paraId="681712A8" w14:textId="77777777" w:rsidR="00D179D6" w:rsidRPr="00462199" w:rsidRDefault="00D179D6" w:rsidP="00500CE7">
      <w:pPr>
        <w:pStyle w:val="AltSH1Ashurst"/>
        <w:rPr>
          <w:lang w:eastAsia="zh-CN"/>
        </w:rPr>
      </w:pPr>
      <w:bookmarkStart w:id="10063" w:name="_Ref144117496"/>
      <w:r w:rsidRPr="00462199">
        <w:t>This is a Material LCHS Data Annex Amendment Notice Information Request.</w:t>
      </w:r>
      <w:bookmarkEnd w:id="10063"/>
    </w:p>
    <w:p w14:paraId="5833985D" w14:textId="77777777" w:rsidR="00D179D6" w:rsidRPr="00462199" w:rsidRDefault="00D179D6" w:rsidP="00500CE7">
      <w:pPr>
        <w:pStyle w:val="AltSH1Ashurst"/>
        <w:rPr>
          <w:lang w:eastAsia="zh-CN"/>
        </w:rPr>
      </w:pPr>
      <w:bookmarkStart w:id="10064" w:name="_Ref144117497"/>
      <w:r w:rsidRPr="00462199">
        <w:t xml:space="preserve">We require the following Supporting Information in relation to the Producer Material LCHS Data Annex Amendment Notice received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10064"/>
    </w:p>
    <w:p w14:paraId="4E68FFC0" w14:textId="77777777" w:rsidR="00D179D6" w:rsidRPr="00462199" w:rsidRDefault="00D179D6" w:rsidP="00326791">
      <w:pPr>
        <w:pStyle w:val="NormalAshurst"/>
        <w:jc w:val="center"/>
      </w:pPr>
      <w:r w:rsidRPr="00462199">
        <w:t>Yours faithfully,</w:t>
      </w:r>
    </w:p>
    <w:p w14:paraId="2D284C08" w14:textId="77777777" w:rsidR="00D179D6" w:rsidRPr="00462199" w:rsidRDefault="00D179D6" w:rsidP="00326791">
      <w:pPr>
        <w:pStyle w:val="NormalAshurst"/>
        <w:rPr>
          <w:lang w:eastAsia="zh-CN"/>
        </w:rPr>
      </w:pPr>
    </w:p>
    <w:p w14:paraId="7DF99C3B" w14:textId="77777777" w:rsidR="00D179D6" w:rsidRPr="00462199" w:rsidRDefault="00D179D6" w:rsidP="00326791">
      <w:pPr>
        <w:pStyle w:val="StandardAshurst"/>
        <w:jc w:val="center"/>
        <w:rPr>
          <w:lang w:eastAsia="zh-CN"/>
        </w:rPr>
      </w:pPr>
      <w:r w:rsidRPr="00462199">
        <w:t>.....................................</w:t>
      </w:r>
    </w:p>
    <w:p w14:paraId="6BEB6EA7" w14:textId="77777777" w:rsidR="00D179D6" w:rsidRPr="00462199" w:rsidRDefault="00D179D6" w:rsidP="00326791">
      <w:pPr>
        <w:pStyle w:val="StandardAshurst"/>
        <w:jc w:val="center"/>
        <w:rPr>
          <w:lang w:eastAsia="zh-CN"/>
        </w:rPr>
      </w:pPr>
      <w:r w:rsidRPr="00462199">
        <w:t>For and on behalf of</w:t>
      </w:r>
    </w:p>
    <w:p w14:paraId="4200FA2C"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A8A4D6A" w14:textId="77777777" w:rsidR="00D179D6" w:rsidRPr="00462199" w:rsidRDefault="00D179D6">
      <w:pPr>
        <w:suppressAutoHyphens w:val="0"/>
        <w:spacing w:after="0" w:line="240" w:lineRule="auto"/>
        <w:jc w:val="left"/>
        <w:rPr>
          <w:b/>
          <w:sz w:val="20"/>
        </w:rPr>
      </w:pPr>
      <w:r w:rsidRPr="00462199">
        <w:rPr>
          <w:b/>
        </w:rPr>
        <w:br w:type="page"/>
      </w:r>
    </w:p>
    <w:p w14:paraId="66C8B6C5" w14:textId="77777777" w:rsidR="00D179D6" w:rsidRPr="00462199" w:rsidRDefault="00D179D6" w:rsidP="008667CA">
      <w:pPr>
        <w:pStyle w:val="Annex13Heading"/>
        <w:rPr>
          <w:lang w:eastAsia="zh-CN"/>
        </w:rPr>
      </w:pPr>
      <w:bookmarkStart w:id="10065" w:name="_Toc149834012"/>
      <w:r w:rsidRPr="00462199">
        <w:lastRenderedPageBreak/>
        <w:t>LCHA Counterparty Material LCHS Data Annex Amendment Notice</w:t>
      </w:r>
      <w:bookmarkEnd w:id="10065"/>
    </w:p>
    <w:p w14:paraId="3D18868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0EE80AC"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8CB4232"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8B72771" w14:textId="77777777" w:rsidR="00D179D6" w:rsidRPr="00462199" w:rsidRDefault="00D179D6" w:rsidP="009E0DA4">
      <w:pPr>
        <w:pStyle w:val="NormalBoldAshurst"/>
        <w:tabs>
          <w:tab w:val="left" w:pos="782"/>
        </w:tabs>
        <w:rPr>
          <w:lang w:eastAsia="zh-CN"/>
        </w:rPr>
      </w:pPr>
      <w:r w:rsidRPr="00462199">
        <w:rPr>
          <w:i/>
        </w:rPr>
        <w:tab/>
        <w:t>[Address]</w:t>
      </w:r>
    </w:p>
    <w:p w14:paraId="25710B7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CD2BAE9" w14:textId="77777777" w:rsidR="00D179D6" w:rsidRPr="00462199" w:rsidRDefault="00D179D6" w:rsidP="005B3BB9">
      <w:pPr>
        <w:pStyle w:val="CBOLDCAPSAshurst"/>
        <w:rPr>
          <w:lang w:eastAsia="zh-CN"/>
        </w:rPr>
      </w:pPr>
      <w:r w:rsidRPr="00462199">
        <w:t>LCHA – LCHA COUNTERPARTY MATERIAL LCHS DATA ANNEX AMENDMENT NOTICE</w:t>
      </w:r>
    </w:p>
    <w:p w14:paraId="3B596A31" w14:textId="77777777" w:rsidR="00D179D6" w:rsidRPr="00462199" w:rsidRDefault="00D179D6" w:rsidP="005B3BB9">
      <w:pPr>
        <w:pStyle w:val="NormalAshurst"/>
        <w:rPr>
          <w:lang w:eastAsia="zh-CN"/>
        </w:rPr>
      </w:pPr>
      <w:r w:rsidRPr="00462199">
        <w:t>Dear Sir/Madam,</w:t>
      </w:r>
    </w:p>
    <w:p w14:paraId="704BA2DA" w14:textId="77777777" w:rsidR="00D179D6" w:rsidRPr="00462199" w:rsidRDefault="00D179D6" w:rsidP="00BC5CF5">
      <w:pPr>
        <w:pStyle w:val="AltSH1Ashurst"/>
        <w:numPr>
          <w:ilvl w:val="0"/>
          <w:numId w:val="134"/>
        </w:numPr>
        <w:rPr>
          <w:lang w:eastAsia="zh-CN"/>
        </w:rPr>
      </w:pPr>
      <w:bookmarkStart w:id="10066" w:name="_Ref14411749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66"/>
    </w:p>
    <w:p w14:paraId="20B38939" w14:textId="2CA10F9D" w:rsidR="00D179D6" w:rsidRPr="00462199" w:rsidRDefault="00D179D6" w:rsidP="00500CE7">
      <w:pPr>
        <w:pStyle w:val="AltSH1Ashurst"/>
        <w:rPr>
          <w:lang w:eastAsia="zh-CN"/>
        </w:rPr>
      </w:pPr>
      <w:bookmarkStart w:id="10067" w:name="_Ref144117499"/>
      <w:r w:rsidRPr="00462199">
        <w:t xml:space="preserve">We further refer you to </w:t>
      </w:r>
      <w:r w:rsidR="007248B2" w:rsidRPr="007248B2">
        <w:t>Condition</w:t>
      </w:r>
      <w:r w:rsidRPr="00462199">
        <w:t xml:space="preserve"> </w:t>
      </w:r>
      <w:r w:rsidR="00980530">
        <w:fldChar w:fldCharType="begin"/>
      </w:r>
      <w:r w:rsidR="00980530">
        <w:instrText xml:space="preserve"> REF _Ref144114618 \w \h </w:instrText>
      </w:r>
      <w:r w:rsidR="00980530">
        <w:fldChar w:fldCharType="separate"/>
      </w:r>
      <w:del w:id="10068" w:author="Faqir, Sofia (Energy Security)" w:date="2023-11-12T19:48:00Z">
        <w:r w:rsidR="00E473FC">
          <w:delText>51.7</w:delText>
        </w:r>
      </w:del>
      <w:r w:rsidR="00980530">
        <w:fldChar w:fldCharType="end"/>
      </w:r>
      <w:r w:rsidRPr="00462199">
        <w:t>.</w:t>
      </w:r>
      <w:bookmarkEnd w:id="10067"/>
    </w:p>
    <w:p w14:paraId="22A40548" w14:textId="77777777" w:rsidR="00D179D6" w:rsidRPr="00462199" w:rsidRDefault="00D179D6" w:rsidP="00500CE7">
      <w:pPr>
        <w:pStyle w:val="AltSH1Ashurst"/>
        <w:rPr>
          <w:lang w:eastAsia="zh-CN"/>
        </w:rPr>
      </w:pPr>
      <w:bookmarkStart w:id="10069" w:name="_Ref144117500"/>
      <w:r w:rsidRPr="00462199">
        <w:t xml:space="preserve">This is a LCHA Counterparty Material LCHS Data Annex Amendment Notice </w:t>
      </w:r>
      <w:r w:rsidRPr="00462199">
        <w:rPr>
          <w:b/>
          <w:i/>
        </w:rPr>
        <w:t>[in relation to the Producer Material LCHS Data Annex Amendment Notice dated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69"/>
    </w:p>
    <w:p w14:paraId="096B7021" w14:textId="77777777" w:rsidR="00D179D6" w:rsidRPr="00462199" w:rsidRDefault="00D179D6" w:rsidP="00500CE7">
      <w:pPr>
        <w:pStyle w:val="AltSH1Ashurst"/>
        <w:rPr>
          <w:lang w:eastAsia="zh-CN"/>
        </w:rPr>
      </w:pPr>
      <w:bookmarkStart w:id="10070" w:name="_Ref144117501"/>
      <w:r w:rsidRPr="00462199">
        <w:t xml:space="preserve">We </w:t>
      </w:r>
      <w:r w:rsidRPr="00462199">
        <w:rPr>
          <w:b/>
          <w:i/>
        </w:rPr>
        <w:t>[do not]</w:t>
      </w:r>
      <w:r w:rsidRPr="00462199">
        <w:t xml:space="preserve"> consider that a Material LCHS Data Annex Amendment</w:t>
      </w:r>
      <w:r w:rsidRPr="00462199">
        <w:rPr>
          <w:b/>
          <w:i/>
        </w:rPr>
        <w:t xml:space="preserve"> [has been implemented, occurred or become effective]/[is shortly to be implemented, occur or become effective]</w:t>
      </w:r>
      <w:r w:rsidRPr="00462199">
        <w:t>.</w:t>
      </w:r>
      <w:bookmarkEnd w:id="10070"/>
    </w:p>
    <w:p w14:paraId="79B954B6" w14:textId="77777777" w:rsidR="00D179D6" w:rsidRPr="00462199" w:rsidRDefault="00D179D6" w:rsidP="00500CE7">
      <w:pPr>
        <w:pStyle w:val="AltSH1Ashurst"/>
        <w:rPr>
          <w:lang w:eastAsia="zh-CN"/>
        </w:rPr>
      </w:pPr>
      <w:bookmarkStart w:id="10071" w:name="_Ref144117502"/>
      <w:r w:rsidRPr="00462199">
        <w:rPr>
          <w:b/>
          <w:i/>
        </w:rPr>
        <w:t>[The details of the relevant Material LCHS Data Annex Amendment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71"/>
    </w:p>
    <w:p w14:paraId="55F3C932" w14:textId="77777777" w:rsidR="00D179D6" w:rsidRPr="00462199" w:rsidRDefault="00D179D6" w:rsidP="00500CE7">
      <w:pPr>
        <w:pStyle w:val="AltSH1Ashurst"/>
        <w:rPr>
          <w:lang w:eastAsia="zh-CN"/>
        </w:rPr>
      </w:pPr>
      <w:bookmarkStart w:id="10072" w:name="_Ref144117503"/>
      <w:r w:rsidRPr="00462199">
        <w:rPr>
          <w:b/>
          <w:i/>
        </w:rPr>
        <w:t>[We consider that you are [not] required to comply with the Material LCHS Data Annex Amendment.]</w:t>
      </w:r>
      <w:bookmarkEnd w:id="10072"/>
    </w:p>
    <w:p w14:paraId="047A5F68" w14:textId="77777777" w:rsidR="00D179D6" w:rsidRPr="00462199" w:rsidRDefault="00D179D6" w:rsidP="00500CE7">
      <w:pPr>
        <w:pStyle w:val="AltSH1Ashurst"/>
        <w:rPr>
          <w:lang w:eastAsia="zh-CN"/>
        </w:rPr>
      </w:pPr>
      <w:bookmarkStart w:id="10073" w:name="_Ref144117504"/>
      <w:r w:rsidRPr="00462199">
        <w:rPr>
          <w:b/>
          <w:i/>
        </w:rPr>
        <w:t>[The date from which you must comply with the Material LCHS Data Annex Amendment is: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73"/>
    </w:p>
    <w:p w14:paraId="65AABCE5" w14:textId="22C74ECC" w:rsidR="00D179D6" w:rsidRPr="00462199" w:rsidRDefault="00D179D6" w:rsidP="00500CE7">
      <w:pPr>
        <w:pStyle w:val="AltSH1Ashurst"/>
        <w:rPr>
          <w:lang w:eastAsia="zh-CN"/>
        </w:rPr>
      </w:pPr>
      <w:bookmarkStart w:id="10074" w:name="_Ref144117505"/>
      <w:r w:rsidRPr="00462199">
        <w:rPr>
          <w:b/>
          <w:i/>
        </w:rPr>
        <w:t xml:space="preserve">[You must implement the Material LCHS Data Annex Amendment in accordance with the following terms and </w:t>
      </w:r>
      <w:r w:rsidR="007248B2" w:rsidRPr="007248B2">
        <w:rPr>
          <w:b/>
          <w:i/>
        </w:rPr>
        <w:t>condition</w:t>
      </w:r>
      <w:r w:rsidRPr="00462199">
        <w:rPr>
          <w:b/>
          <w:i/>
        </w:rPr>
        <w:t>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74"/>
    </w:p>
    <w:p w14:paraId="621D8C29" w14:textId="77777777" w:rsidR="00D179D6" w:rsidRPr="00462199" w:rsidRDefault="00D179D6" w:rsidP="00326791">
      <w:pPr>
        <w:pStyle w:val="NormalAshurst"/>
        <w:jc w:val="center"/>
      </w:pPr>
      <w:r w:rsidRPr="00462199">
        <w:t>Yours faithfully,</w:t>
      </w:r>
    </w:p>
    <w:p w14:paraId="2296DB1C" w14:textId="77777777" w:rsidR="00D179D6" w:rsidRPr="00462199" w:rsidRDefault="00D179D6" w:rsidP="00326791">
      <w:pPr>
        <w:pStyle w:val="NormalAshurst"/>
        <w:rPr>
          <w:lang w:eastAsia="zh-CN"/>
        </w:rPr>
      </w:pPr>
    </w:p>
    <w:p w14:paraId="10608F53" w14:textId="77777777" w:rsidR="00D179D6" w:rsidRPr="00462199" w:rsidRDefault="00D179D6" w:rsidP="00326791">
      <w:pPr>
        <w:pStyle w:val="StandardAshurst"/>
        <w:jc w:val="center"/>
        <w:rPr>
          <w:lang w:eastAsia="zh-CN"/>
        </w:rPr>
      </w:pPr>
      <w:r w:rsidRPr="00462199">
        <w:t>.....................................</w:t>
      </w:r>
    </w:p>
    <w:p w14:paraId="636727EF" w14:textId="77777777" w:rsidR="00D179D6" w:rsidRPr="00462199" w:rsidRDefault="00D179D6" w:rsidP="00326791">
      <w:pPr>
        <w:pStyle w:val="StandardAshurst"/>
        <w:jc w:val="center"/>
        <w:rPr>
          <w:lang w:eastAsia="zh-CN"/>
        </w:rPr>
      </w:pPr>
      <w:r w:rsidRPr="00462199">
        <w:t>For and on behalf of</w:t>
      </w:r>
    </w:p>
    <w:p w14:paraId="0773F24A"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0622BB08" w14:textId="77777777" w:rsidR="00D179D6" w:rsidRPr="00462199" w:rsidRDefault="00D179D6" w:rsidP="005B3BB9">
      <w:pPr>
        <w:rPr>
          <w:lang w:eastAsia="zh-CN"/>
        </w:rPr>
      </w:pPr>
    </w:p>
    <w:p w14:paraId="7D6DD395" w14:textId="77777777" w:rsidR="00D179D6" w:rsidRPr="00462199" w:rsidRDefault="00D179D6">
      <w:pPr>
        <w:suppressAutoHyphens w:val="0"/>
        <w:spacing w:after="0" w:line="240" w:lineRule="auto"/>
        <w:jc w:val="left"/>
        <w:rPr>
          <w:b/>
          <w:sz w:val="20"/>
        </w:rPr>
      </w:pPr>
      <w:r w:rsidRPr="00462199">
        <w:br w:type="page"/>
      </w:r>
    </w:p>
    <w:p w14:paraId="795AE560" w14:textId="77777777" w:rsidR="00D179D6" w:rsidRPr="00462199" w:rsidRDefault="00D179D6" w:rsidP="009E0DA4">
      <w:pPr>
        <w:pStyle w:val="Annex13Heading"/>
        <w:rPr>
          <w:lang w:eastAsia="zh-CN"/>
        </w:rPr>
      </w:pPr>
      <w:bookmarkStart w:id="10075" w:name="_Toc149834013"/>
      <w:r w:rsidRPr="00462199">
        <w:lastRenderedPageBreak/>
        <w:t>Pre-Start Date Termination Notice</w:t>
      </w:r>
      <w:bookmarkEnd w:id="10075"/>
    </w:p>
    <w:p w14:paraId="2F1E8398"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0AB3177"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2957481"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AA33D46" w14:textId="77777777" w:rsidR="00D179D6" w:rsidRPr="00462199" w:rsidRDefault="00D179D6" w:rsidP="009E0DA4">
      <w:pPr>
        <w:pStyle w:val="NormalBoldAshurst"/>
        <w:tabs>
          <w:tab w:val="left" w:pos="782"/>
        </w:tabs>
        <w:rPr>
          <w:lang w:eastAsia="zh-CN"/>
        </w:rPr>
      </w:pPr>
      <w:r w:rsidRPr="00462199">
        <w:rPr>
          <w:i/>
        </w:rPr>
        <w:tab/>
        <w:t>[Address]</w:t>
      </w:r>
    </w:p>
    <w:p w14:paraId="23727A0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9C12A79" w14:textId="77777777" w:rsidR="00D179D6" w:rsidRPr="00462199" w:rsidRDefault="00D179D6" w:rsidP="005B3BB9">
      <w:pPr>
        <w:pStyle w:val="CBOLDCAPSAshurst"/>
        <w:rPr>
          <w:lang w:eastAsia="zh-CN"/>
        </w:rPr>
      </w:pPr>
      <w:r w:rsidRPr="00462199">
        <w:t>LCHA – PRE-START DATE TERMINATION NOTICE</w:t>
      </w:r>
    </w:p>
    <w:p w14:paraId="0287576D" w14:textId="77777777" w:rsidR="00D179D6" w:rsidRPr="00462199" w:rsidRDefault="00D179D6" w:rsidP="005B3BB9">
      <w:pPr>
        <w:pStyle w:val="NormalAshurst"/>
        <w:rPr>
          <w:lang w:eastAsia="zh-CN"/>
        </w:rPr>
      </w:pPr>
      <w:r w:rsidRPr="00462199">
        <w:t>Dear Sir/Madam,</w:t>
      </w:r>
    </w:p>
    <w:p w14:paraId="1D31A0A1" w14:textId="77777777" w:rsidR="00D179D6" w:rsidRPr="00462199" w:rsidRDefault="00D179D6" w:rsidP="00BC5CF5">
      <w:pPr>
        <w:pStyle w:val="AltSH1Ashurst"/>
        <w:numPr>
          <w:ilvl w:val="0"/>
          <w:numId w:val="135"/>
        </w:numPr>
        <w:rPr>
          <w:lang w:eastAsia="zh-CN"/>
        </w:rPr>
      </w:pPr>
      <w:bookmarkStart w:id="10076" w:name="_Ref14411750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076"/>
    </w:p>
    <w:p w14:paraId="13EC0487" w14:textId="39E0CF9B" w:rsidR="00D179D6" w:rsidRPr="00462199" w:rsidRDefault="00D179D6" w:rsidP="00500CE7">
      <w:pPr>
        <w:pStyle w:val="AltSH1Ashurst"/>
        <w:rPr>
          <w:lang w:eastAsia="zh-CN"/>
        </w:rPr>
      </w:pPr>
      <w:bookmarkStart w:id="10077" w:name="_Ref144117507"/>
      <w:r w:rsidRPr="00462199">
        <w:t xml:space="preserve">We further refer you to </w:t>
      </w:r>
      <w:r w:rsidR="007248B2" w:rsidRPr="007248B2">
        <w:t>Condition</w:t>
      </w:r>
      <w:r w:rsidRPr="00462199">
        <w:t xml:space="preserve"> </w:t>
      </w:r>
      <w:r w:rsidR="00980530">
        <w:fldChar w:fldCharType="begin"/>
      </w:r>
      <w:r w:rsidR="00980530">
        <w:instrText xml:space="preserve"> REF _Ref144114632 \w \h </w:instrText>
      </w:r>
      <w:r w:rsidR="00980530">
        <w:fldChar w:fldCharType="separate"/>
      </w:r>
      <w:del w:id="10078" w:author="Faqir, Sofia (Energy Security)" w:date="2023-11-12T19:48:00Z">
        <w:r w:rsidR="00E473FC">
          <w:delText>52.1</w:delText>
        </w:r>
      </w:del>
      <w:r w:rsidR="00980530">
        <w:fldChar w:fldCharType="end"/>
      </w:r>
      <w:r w:rsidRPr="00462199">
        <w:t>.</w:t>
      </w:r>
      <w:bookmarkEnd w:id="10077"/>
    </w:p>
    <w:p w14:paraId="607676D3" w14:textId="77777777" w:rsidR="00D179D6" w:rsidRPr="00462199" w:rsidRDefault="00D179D6" w:rsidP="00500CE7">
      <w:pPr>
        <w:pStyle w:val="AltSH1Ashurst"/>
        <w:rPr>
          <w:lang w:eastAsia="zh-CN"/>
        </w:rPr>
      </w:pPr>
      <w:bookmarkStart w:id="10079" w:name="_Ref144117508"/>
      <w:r w:rsidRPr="00462199">
        <w:t>This is a Pre-Start Date Termination Notice.</w:t>
      </w:r>
      <w:bookmarkEnd w:id="10079"/>
    </w:p>
    <w:p w14:paraId="3BB956F1" w14:textId="77777777" w:rsidR="00D179D6" w:rsidRPr="00462199" w:rsidRDefault="00D179D6" w:rsidP="00500CE7">
      <w:pPr>
        <w:pStyle w:val="AltSH1Ashurst"/>
        <w:rPr>
          <w:lang w:eastAsia="zh-CN"/>
        </w:rPr>
      </w:pPr>
      <w:bookmarkStart w:id="10080" w:name="_Ref144117509"/>
      <w:r w:rsidRPr="00462199">
        <w:t xml:space="preserve">The Pre-Start Date Termination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80"/>
    </w:p>
    <w:p w14:paraId="504930AB" w14:textId="77777777" w:rsidR="00D179D6" w:rsidRPr="00462199" w:rsidRDefault="00D179D6" w:rsidP="00500CE7">
      <w:pPr>
        <w:pStyle w:val="AltSH1Ashurst"/>
        <w:rPr>
          <w:lang w:eastAsia="zh-CN"/>
        </w:rPr>
      </w:pPr>
      <w:bookmarkStart w:id="10081" w:name="_Ref144117510"/>
      <w:r w:rsidRPr="00462199">
        <w:rPr>
          <w:b/>
          <w:i/>
        </w:rPr>
        <w:t>[The following Termination Event has occurred: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81"/>
    </w:p>
    <w:p w14:paraId="22DCF726" w14:textId="77777777" w:rsidR="00D179D6" w:rsidRPr="00462199" w:rsidRDefault="00D179D6" w:rsidP="00326791">
      <w:pPr>
        <w:pStyle w:val="NormalAshurst"/>
        <w:jc w:val="center"/>
      </w:pPr>
      <w:r w:rsidRPr="00462199">
        <w:t>Yours faithfully,</w:t>
      </w:r>
    </w:p>
    <w:p w14:paraId="12023D48" w14:textId="77777777" w:rsidR="00D179D6" w:rsidRPr="00462199" w:rsidRDefault="00D179D6" w:rsidP="00326791">
      <w:pPr>
        <w:pStyle w:val="NormalAshurst"/>
        <w:rPr>
          <w:lang w:eastAsia="zh-CN"/>
        </w:rPr>
      </w:pPr>
    </w:p>
    <w:p w14:paraId="7AF5A9C7" w14:textId="77777777" w:rsidR="00D179D6" w:rsidRPr="00462199" w:rsidRDefault="00D179D6" w:rsidP="00326791">
      <w:pPr>
        <w:pStyle w:val="StandardAshurst"/>
        <w:jc w:val="center"/>
        <w:rPr>
          <w:lang w:eastAsia="zh-CN"/>
        </w:rPr>
      </w:pPr>
      <w:r w:rsidRPr="00462199">
        <w:t>.....................................</w:t>
      </w:r>
    </w:p>
    <w:p w14:paraId="3D7F2118" w14:textId="77777777" w:rsidR="00D179D6" w:rsidRPr="00462199" w:rsidRDefault="00D179D6" w:rsidP="00326791">
      <w:pPr>
        <w:pStyle w:val="StandardAshurst"/>
        <w:jc w:val="center"/>
        <w:rPr>
          <w:lang w:eastAsia="zh-CN"/>
        </w:rPr>
      </w:pPr>
      <w:r w:rsidRPr="00462199">
        <w:t>For and on behalf of</w:t>
      </w:r>
    </w:p>
    <w:p w14:paraId="51255B7A"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1333548" w14:textId="77777777" w:rsidR="00D179D6" w:rsidRPr="00462199" w:rsidRDefault="00D179D6" w:rsidP="00986A4F">
      <w:pPr>
        <w:pStyle w:val="NormalAshurst"/>
        <w:rPr>
          <w:lang w:eastAsia="zh-CN"/>
        </w:rPr>
      </w:pPr>
      <w:r w:rsidRPr="00462199">
        <w:rPr>
          <w:lang w:eastAsia="zh-CN"/>
        </w:rPr>
        <w:br w:type="page"/>
      </w:r>
    </w:p>
    <w:p w14:paraId="448FDC74" w14:textId="77777777" w:rsidR="00D179D6" w:rsidRPr="00462199" w:rsidRDefault="00D179D6" w:rsidP="009B55C1">
      <w:pPr>
        <w:pStyle w:val="Annex13Heading"/>
      </w:pPr>
      <w:bookmarkStart w:id="10082" w:name="_Toc149834014"/>
      <w:r w:rsidRPr="00462199">
        <w:lastRenderedPageBreak/>
        <w:t>Prolonged FM Event Notice</w:t>
      </w:r>
      <w:bookmarkEnd w:id="10082"/>
    </w:p>
    <w:p w14:paraId="5E092B0D"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0C5748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215357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2B0F3D2" w14:textId="77777777" w:rsidR="00D179D6" w:rsidRPr="00462199" w:rsidRDefault="00D179D6" w:rsidP="009E0DA4">
      <w:pPr>
        <w:pStyle w:val="NormalBoldAshurst"/>
        <w:tabs>
          <w:tab w:val="left" w:pos="782"/>
        </w:tabs>
        <w:rPr>
          <w:lang w:eastAsia="zh-CN"/>
        </w:rPr>
      </w:pPr>
      <w:r w:rsidRPr="00462199">
        <w:rPr>
          <w:i/>
        </w:rPr>
        <w:tab/>
        <w:t>[Address]</w:t>
      </w:r>
    </w:p>
    <w:p w14:paraId="29866DB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52D038B" w14:textId="77777777" w:rsidR="00D179D6" w:rsidRPr="00462199" w:rsidRDefault="00D179D6" w:rsidP="005B3BB9">
      <w:pPr>
        <w:pStyle w:val="CBOLDCAPSAshurst"/>
        <w:rPr>
          <w:lang w:eastAsia="zh-CN"/>
        </w:rPr>
      </w:pPr>
      <w:r w:rsidRPr="00462199">
        <w:t>LCHA – PROLONGED FM EVENT NOTICE</w:t>
      </w:r>
    </w:p>
    <w:p w14:paraId="4AEDA617" w14:textId="77777777" w:rsidR="00D179D6" w:rsidRPr="00462199" w:rsidRDefault="00D179D6" w:rsidP="005B3BB9">
      <w:pPr>
        <w:pStyle w:val="NormalAshurst"/>
        <w:rPr>
          <w:lang w:eastAsia="zh-CN"/>
        </w:rPr>
      </w:pPr>
      <w:r w:rsidRPr="00462199">
        <w:t>Dear Sir/Madam,</w:t>
      </w:r>
    </w:p>
    <w:p w14:paraId="1A099BD8" w14:textId="77777777" w:rsidR="00D179D6" w:rsidRPr="00462199" w:rsidRDefault="00D179D6" w:rsidP="00BC5CF5">
      <w:pPr>
        <w:pStyle w:val="AltSH1Ashurst"/>
        <w:numPr>
          <w:ilvl w:val="0"/>
          <w:numId w:val="136"/>
        </w:numPr>
        <w:rPr>
          <w:lang w:eastAsia="zh-CN"/>
        </w:rPr>
      </w:pPr>
      <w:bookmarkStart w:id="10083" w:name="_Ref14411751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83"/>
    </w:p>
    <w:p w14:paraId="7DAC7EFD" w14:textId="0089316C" w:rsidR="00D179D6" w:rsidRPr="00462199" w:rsidRDefault="00D179D6" w:rsidP="00500CE7">
      <w:pPr>
        <w:pStyle w:val="AltSH1Ashurst"/>
        <w:rPr>
          <w:lang w:eastAsia="zh-CN"/>
        </w:rPr>
      </w:pPr>
      <w:bookmarkStart w:id="10084" w:name="_Ref144117512"/>
      <w:r w:rsidRPr="00462199">
        <w:t xml:space="preserve">We further refer you to </w:t>
      </w:r>
      <w:r w:rsidR="007248B2" w:rsidRPr="007248B2">
        <w:t>Condition</w:t>
      </w:r>
      <w:r w:rsidRPr="00462199">
        <w:t xml:space="preserve"> </w:t>
      </w:r>
      <w:r w:rsidR="00980530">
        <w:fldChar w:fldCharType="begin"/>
      </w:r>
      <w:r w:rsidR="00980530">
        <w:instrText xml:space="preserve"> REF _Ref144114654 \w \h </w:instrText>
      </w:r>
      <w:r w:rsidR="00980530">
        <w:fldChar w:fldCharType="separate"/>
      </w:r>
      <w:del w:id="10085" w:author="Faqir, Sofia (Energy Security)" w:date="2023-11-12T19:48:00Z">
        <w:r w:rsidR="00E473FC">
          <w:delText>52.5</w:delText>
        </w:r>
      </w:del>
      <w:r w:rsidR="00980530">
        <w:fldChar w:fldCharType="end"/>
      </w:r>
      <w:r w:rsidRPr="00462199">
        <w:t>.</w:t>
      </w:r>
      <w:bookmarkEnd w:id="10084"/>
    </w:p>
    <w:p w14:paraId="5D90A1BA" w14:textId="77777777" w:rsidR="00D179D6" w:rsidRPr="00462199" w:rsidRDefault="00D179D6" w:rsidP="00500CE7">
      <w:pPr>
        <w:pStyle w:val="AltSH1Ashurst"/>
        <w:rPr>
          <w:lang w:eastAsia="zh-CN"/>
        </w:rPr>
      </w:pPr>
      <w:bookmarkStart w:id="10086" w:name="_Ref144117513"/>
      <w:r w:rsidRPr="00462199">
        <w:t>This is a Prolonged FM Event Notice.</w:t>
      </w:r>
      <w:bookmarkEnd w:id="10086"/>
    </w:p>
    <w:p w14:paraId="1099331E" w14:textId="77777777" w:rsidR="00D179D6" w:rsidRPr="00462199" w:rsidRDefault="00D179D6" w:rsidP="00500CE7">
      <w:pPr>
        <w:pStyle w:val="AltSH1Ashurst"/>
        <w:rPr>
          <w:lang w:eastAsia="zh-CN"/>
        </w:rPr>
      </w:pPr>
      <w:bookmarkStart w:id="10087" w:name="_Ref144117514"/>
      <w:r w:rsidRPr="00462199">
        <w:t>The following Prolonged FM Event has occurred: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87"/>
    </w:p>
    <w:p w14:paraId="604AB181" w14:textId="77777777" w:rsidR="00D179D6" w:rsidRPr="00462199" w:rsidRDefault="00D179D6" w:rsidP="00500CE7">
      <w:pPr>
        <w:pStyle w:val="AltSH1Ashurst"/>
        <w:rPr>
          <w:lang w:eastAsia="zh-CN"/>
        </w:rPr>
      </w:pPr>
      <w:bookmarkStart w:id="10088" w:name="_Ref144117515"/>
      <w:r w:rsidRPr="00462199">
        <w:t xml:space="preserve">The Prolonged FM Trigger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88"/>
    </w:p>
    <w:p w14:paraId="2C889721" w14:textId="0C76F46E" w:rsidR="00D179D6" w:rsidRPr="00462199" w:rsidRDefault="00D179D6" w:rsidP="00500CE7">
      <w:pPr>
        <w:pStyle w:val="AltSH1Ashurst"/>
        <w:rPr>
          <w:lang w:eastAsia="zh-CN"/>
        </w:rPr>
      </w:pPr>
      <w:bookmarkStart w:id="10089" w:name="_Ref144117516"/>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to be relevant to evidence the Prolonged FM Event.</w:t>
      </w:r>
      <w:bookmarkEnd w:id="10089"/>
    </w:p>
    <w:p w14:paraId="0F1A8ABC" w14:textId="77777777" w:rsidR="00D179D6" w:rsidRPr="00462199" w:rsidRDefault="00D179D6" w:rsidP="00326791">
      <w:pPr>
        <w:pStyle w:val="NormalAshurst"/>
        <w:jc w:val="center"/>
      </w:pPr>
      <w:r w:rsidRPr="00462199">
        <w:t>Yours faithfully,</w:t>
      </w:r>
    </w:p>
    <w:p w14:paraId="0848F530" w14:textId="77777777" w:rsidR="00D179D6" w:rsidRPr="00462199" w:rsidRDefault="00D179D6" w:rsidP="00326791">
      <w:pPr>
        <w:pStyle w:val="NormalAshurst"/>
        <w:rPr>
          <w:lang w:eastAsia="zh-CN"/>
        </w:rPr>
      </w:pPr>
    </w:p>
    <w:p w14:paraId="71F2F053" w14:textId="77777777" w:rsidR="00D179D6" w:rsidRPr="00462199" w:rsidRDefault="00D179D6" w:rsidP="00326791">
      <w:pPr>
        <w:pStyle w:val="StandardAshurst"/>
        <w:jc w:val="center"/>
        <w:rPr>
          <w:lang w:eastAsia="zh-CN"/>
        </w:rPr>
      </w:pPr>
      <w:r w:rsidRPr="00462199">
        <w:t>.....................................</w:t>
      </w:r>
    </w:p>
    <w:p w14:paraId="0FFAA1B5" w14:textId="77777777" w:rsidR="00D179D6" w:rsidRPr="00462199" w:rsidRDefault="00D179D6" w:rsidP="00326791">
      <w:pPr>
        <w:pStyle w:val="StandardAshurst"/>
        <w:jc w:val="center"/>
        <w:rPr>
          <w:lang w:eastAsia="zh-CN"/>
        </w:rPr>
      </w:pPr>
      <w:r w:rsidRPr="00462199">
        <w:t>For and on behalf of</w:t>
      </w:r>
    </w:p>
    <w:p w14:paraId="1D1A527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5DAF53B" w14:textId="77777777" w:rsidR="00D179D6" w:rsidRPr="00462199" w:rsidRDefault="00D179D6" w:rsidP="00986A4F">
      <w:pPr>
        <w:pStyle w:val="NormalAshurst"/>
        <w:rPr>
          <w:lang w:eastAsia="zh-CN"/>
        </w:rPr>
      </w:pPr>
      <w:r w:rsidRPr="00462199">
        <w:rPr>
          <w:lang w:eastAsia="zh-CN"/>
        </w:rPr>
        <w:br w:type="page"/>
      </w:r>
    </w:p>
    <w:p w14:paraId="0BFE82EC" w14:textId="77777777" w:rsidR="00D179D6" w:rsidRPr="00462199" w:rsidRDefault="00D179D6" w:rsidP="009B55C1">
      <w:pPr>
        <w:pStyle w:val="Annex13Heading"/>
      </w:pPr>
      <w:bookmarkStart w:id="10090" w:name="_Toc149834015"/>
      <w:r w:rsidRPr="00462199">
        <w:lastRenderedPageBreak/>
        <w:t>Prolonged FM Termination Notice</w:t>
      </w:r>
      <w:bookmarkEnd w:id="10090"/>
    </w:p>
    <w:p w14:paraId="3DF14AD6"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CD0C8E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0B966D2"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3AA52A5" w14:textId="77777777" w:rsidR="00D179D6" w:rsidRPr="00462199" w:rsidRDefault="00D179D6" w:rsidP="009E0DA4">
      <w:pPr>
        <w:pStyle w:val="NormalBoldAshurst"/>
        <w:tabs>
          <w:tab w:val="left" w:pos="782"/>
        </w:tabs>
        <w:rPr>
          <w:lang w:eastAsia="zh-CN"/>
        </w:rPr>
      </w:pPr>
      <w:r w:rsidRPr="00462199">
        <w:rPr>
          <w:i/>
        </w:rPr>
        <w:tab/>
        <w:t>[Address]</w:t>
      </w:r>
    </w:p>
    <w:p w14:paraId="38313AF1"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3AEEF77" w14:textId="77777777" w:rsidR="00D179D6" w:rsidRPr="00462199" w:rsidRDefault="00D179D6" w:rsidP="005B3BB9">
      <w:pPr>
        <w:pStyle w:val="CBOLDCAPSAshurst"/>
        <w:rPr>
          <w:lang w:eastAsia="zh-CN"/>
        </w:rPr>
      </w:pPr>
      <w:r w:rsidRPr="00462199">
        <w:t>LCHA– PROLONGED FM TERMINATION NOTICE</w:t>
      </w:r>
    </w:p>
    <w:p w14:paraId="79257FBE" w14:textId="77777777" w:rsidR="00D179D6" w:rsidRPr="00462199" w:rsidRDefault="00D179D6" w:rsidP="005B3BB9">
      <w:pPr>
        <w:pStyle w:val="NormalAshurst"/>
        <w:rPr>
          <w:lang w:eastAsia="zh-CN"/>
        </w:rPr>
      </w:pPr>
      <w:r w:rsidRPr="00462199">
        <w:t>Dear Sir/Madam,</w:t>
      </w:r>
    </w:p>
    <w:p w14:paraId="2EA2A239" w14:textId="77777777" w:rsidR="00D179D6" w:rsidRPr="00462199" w:rsidRDefault="00D179D6" w:rsidP="00BC5CF5">
      <w:pPr>
        <w:pStyle w:val="AltSH1Ashurst"/>
        <w:numPr>
          <w:ilvl w:val="0"/>
          <w:numId w:val="137"/>
        </w:numPr>
        <w:rPr>
          <w:lang w:eastAsia="zh-CN"/>
        </w:rPr>
      </w:pPr>
      <w:bookmarkStart w:id="10091" w:name="_Ref14411751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91"/>
    </w:p>
    <w:p w14:paraId="30362479" w14:textId="2A39B3FC" w:rsidR="00D179D6" w:rsidRPr="00462199" w:rsidRDefault="00D179D6" w:rsidP="00500CE7">
      <w:pPr>
        <w:pStyle w:val="AltSH1Ashurst"/>
        <w:rPr>
          <w:lang w:eastAsia="zh-CN"/>
        </w:rPr>
      </w:pPr>
      <w:bookmarkStart w:id="10092" w:name="_Ref144117518"/>
      <w:r w:rsidRPr="00462199">
        <w:t xml:space="preserve">We further refer you to </w:t>
      </w:r>
      <w:r w:rsidR="007248B2" w:rsidRPr="007248B2">
        <w:t>Condition</w:t>
      </w:r>
      <w:r w:rsidRPr="00462199">
        <w:t xml:space="preserve"> </w:t>
      </w:r>
      <w:r w:rsidR="00A63CB6">
        <w:fldChar w:fldCharType="begin"/>
      </w:r>
      <w:r w:rsidR="00A63CB6">
        <w:instrText xml:space="preserve"> REF _Ref144114657 \w \h </w:instrText>
      </w:r>
      <w:r w:rsidR="00A63CB6">
        <w:fldChar w:fldCharType="separate"/>
      </w:r>
      <w:del w:id="10093" w:author="Faqir, Sofia (Energy Security)" w:date="2023-11-12T19:48:00Z">
        <w:r w:rsidR="00E473FC">
          <w:delText>52.6</w:delText>
        </w:r>
      </w:del>
      <w:r w:rsidR="00A63CB6">
        <w:fldChar w:fldCharType="end"/>
      </w:r>
      <w:r w:rsidRPr="00462199">
        <w:t>.</w:t>
      </w:r>
      <w:bookmarkEnd w:id="10092"/>
    </w:p>
    <w:p w14:paraId="2821FF8A" w14:textId="77777777" w:rsidR="00D179D6" w:rsidRPr="00462199" w:rsidRDefault="00D179D6" w:rsidP="00500CE7">
      <w:pPr>
        <w:pStyle w:val="AltSH1Ashurst"/>
        <w:rPr>
          <w:lang w:eastAsia="zh-CN"/>
        </w:rPr>
      </w:pPr>
      <w:bookmarkStart w:id="10094" w:name="_Ref144117519"/>
      <w:r w:rsidRPr="00462199">
        <w:t>This is a Prolonged FM Termination Notice.</w:t>
      </w:r>
      <w:bookmarkEnd w:id="10094"/>
    </w:p>
    <w:p w14:paraId="3B5512D8" w14:textId="77777777" w:rsidR="00D179D6" w:rsidRPr="00462199" w:rsidRDefault="00D179D6" w:rsidP="00500CE7">
      <w:pPr>
        <w:pStyle w:val="AltSH1Ashurst"/>
        <w:rPr>
          <w:lang w:eastAsia="zh-CN"/>
        </w:rPr>
      </w:pPr>
      <w:bookmarkStart w:id="10095" w:name="_Ref144117520"/>
      <w:r w:rsidRPr="00462199">
        <w:t xml:space="preserve">The Prolonged FM Termination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095"/>
    </w:p>
    <w:p w14:paraId="49C0CDC6" w14:textId="77777777" w:rsidR="00D179D6" w:rsidRPr="00462199" w:rsidRDefault="00D179D6" w:rsidP="00500CE7">
      <w:pPr>
        <w:pStyle w:val="AltSH1Ashurst"/>
        <w:rPr>
          <w:lang w:eastAsia="zh-CN"/>
        </w:rPr>
      </w:pPr>
      <w:bookmarkStart w:id="10096" w:name="_Ref144117521"/>
      <w:r w:rsidRPr="00462199">
        <w:rPr>
          <w:b/>
          <w:i/>
        </w:rPr>
        <w:t>[The following Prolonged FM Event has occurred: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096"/>
    </w:p>
    <w:p w14:paraId="04A2EE97" w14:textId="77777777" w:rsidR="00D179D6" w:rsidRPr="00462199" w:rsidRDefault="00D179D6" w:rsidP="00326791">
      <w:pPr>
        <w:pStyle w:val="NormalAshurst"/>
        <w:jc w:val="center"/>
      </w:pPr>
      <w:r w:rsidRPr="00462199">
        <w:t>Yours faithfully,</w:t>
      </w:r>
    </w:p>
    <w:p w14:paraId="79A7B92B" w14:textId="77777777" w:rsidR="00D179D6" w:rsidRPr="00462199" w:rsidRDefault="00D179D6" w:rsidP="00326791">
      <w:pPr>
        <w:pStyle w:val="NormalAshurst"/>
        <w:rPr>
          <w:lang w:eastAsia="zh-CN"/>
        </w:rPr>
      </w:pPr>
    </w:p>
    <w:p w14:paraId="3277AE2B" w14:textId="77777777" w:rsidR="00D179D6" w:rsidRPr="00462199" w:rsidRDefault="00D179D6" w:rsidP="00326791">
      <w:pPr>
        <w:pStyle w:val="StandardAshurst"/>
        <w:jc w:val="center"/>
        <w:rPr>
          <w:lang w:eastAsia="zh-CN"/>
        </w:rPr>
      </w:pPr>
      <w:r w:rsidRPr="00462199">
        <w:t>.....................................</w:t>
      </w:r>
    </w:p>
    <w:p w14:paraId="346171BA" w14:textId="77777777" w:rsidR="00D179D6" w:rsidRPr="00462199" w:rsidRDefault="00D179D6" w:rsidP="00326791">
      <w:pPr>
        <w:pStyle w:val="StandardAshurst"/>
        <w:jc w:val="center"/>
        <w:rPr>
          <w:lang w:eastAsia="zh-CN"/>
        </w:rPr>
      </w:pPr>
      <w:r w:rsidRPr="00462199">
        <w:t>For and on behalf of</w:t>
      </w:r>
    </w:p>
    <w:p w14:paraId="1954B8B3"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23E737B" w14:textId="77777777" w:rsidR="00D179D6" w:rsidRPr="00462199" w:rsidRDefault="00D179D6" w:rsidP="00986A4F">
      <w:pPr>
        <w:pStyle w:val="NormalAshurst"/>
        <w:rPr>
          <w:lang w:eastAsia="zh-CN"/>
        </w:rPr>
      </w:pPr>
      <w:r w:rsidRPr="00462199">
        <w:rPr>
          <w:lang w:eastAsia="zh-CN"/>
        </w:rPr>
        <w:br w:type="page"/>
      </w:r>
    </w:p>
    <w:p w14:paraId="10E12854" w14:textId="77777777" w:rsidR="00D179D6" w:rsidRPr="00462199" w:rsidRDefault="00D179D6" w:rsidP="009B55C1">
      <w:pPr>
        <w:pStyle w:val="Annex13Heading"/>
      </w:pPr>
      <w:bookmarkStart w:id="10097" w:name="_Toc149834016"/>
      <w:r w:rsidRPr="00462199">
        <w:lastRenderedPageBreak/>
        <w:t>CO</w:t>
      </w:r>
      <w:r w:rsidRPr="003F70B5">
        <w:rPr>
          <w:vertAlign w:val="subscript"/>
        </w:rPr>
        <w:t>2</w:t>
      </w:r>
      <w:r w:rsidRPr="00462199">
        <w:t xml:space="preserve"> T&amp;S Prolonged Unavailability Event Notice</w:t>
      </w:r>
      <w:bookmarkEnd w:id="10097"/>
    </w:p>
    <w:p w14:paraId="28D4CE8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70494E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5D0EC5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B075C3C" w14:textId="77777777" w:rsidR="00D179D6" w:rsidRPr="00462199" w:rsidRDefault="00D179D6" w:rsidP="009E0DA4">
      <w:pPr>
        <w:pStyle w:val="NormalBoldAshurst"/>
        <w:tabs>
          <w:tab w:val="left" w:pos="782"/>
        </w:tabs>
        <w:rPr>
          <w:lang w:eastAsia="zh-CN"/>
        </w:rPr>
      </w:pPr>
      <w:r w:rsidRPr="00462199">
        <w:rPr>
          <w:i/>
        </w:rPr>
        <w:tab/>
        <w:t>[Address]</w:t>
      </w:r>
    </w:p>
    <w:p w14:paraId="746A3E17"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ADCDF75"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PROLONGED UNAVAILABILITY EVENT NOTICE</w:t>
      </w:r>
    </w:p>
    <w:p w14:paraId="767562F1" w14:textId="77777777" w:rsidR="00D179D6" w:rsidRPr="00462199" w:rsidRDefault="00D179D6" w:rsidP="005B3BB9">
      <w:pPr>
        <w:pStyle w:val="NormalAshurst"/>
        <w:rPr>
          <w:lang w:eastAsia="zh-CN"/>
        </w:rPr>
      </w:pPr>
      <w:r w:rsidRPr="00462199">
        <w:t>Dear Sir/Madam,</w:t>
      </w:r>
    </w:p>
    <w:p w14:paraId="1061B6C8" w14:textId="77777777" w:rsidR="00D179D6" w:rsidRPr="00462199" w:rsidRDefault="00D179D6" w:rsidP="00BC5CF5">
      <w:pPr>
        <w:pStyle w:val="AltSH1Ashurst"/>
        <w:numPr>
          <w:ilvl w:val="0"/>
          <w:numId w:val="138"/>
        </w:numPr>
        <w:rPr>
          <w:lang w:eastAsia="zh-CN"/>
        </w:rPr>
      </w:pPr>
      <w:bookmarkStart w:id="10098" w:name="_Ref14411752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098"/>
    </w:p>
    <w:p w14:paraId="0FADDA9F" w14:textId="02BA836C" w:rsidR="00D179D6" w:rsidRPr="00462199" w:rsidRDefault="00D179D6" w:rsidP="00500CE7">
      <w:pPr>
        <w:pStyle w:val="AltSH1Ashurst"/>
        <w:rPr>
          <w:lang w:eastAsia="zh-CN"/>
        </w:rPr>
      </w:pPr>
      <w:bookmarkStart w:id="10099" w:name="_Ref144117523"/>
      <w:r w:rsidRPr="00462199">
        <w:t xml:space="preserve">We further refer you to </w:t>
      </w:r>
      <w:r w:rsidR="007248B2" w:rsidRPr="007248B2">
        <w:t>Condition</w:t>
      </w:r>
      <w:r w:rsidRPr="00462199">
        <w:t xml:space="preserve"> </w:t>
      </w:r>
      <w:r w:rsidR="00A63CB6">
        <w:fldChar w:fldCharType="begin"/>
      </w:r>
      <w:r w:rsidR="00A63CB6">
        <w:instrText xml:space="preserve"> REF _Ref144114661 \w \h </w:instrText>
      </w:r>
      <w:r w:rsidR="00A63CB6">
        <w:fldChar w:fldCharType="separate"/>
      </w:r>
      <w:del w:id="10100" w:author="Faqir, Sofia (Energy Security)" w:date="2023-11-12T19:48:00Z">
        <w:r w:rsidR="00E473FC">
          <w:delText>52.8</w:delText>
        </w:r>
      </w:del>
      <w:r w:rsidR="00A63CB6">
        <w:fldChar w:fldCharType="end"/>
      </w:r>
      <w:r w:rsidRPr="00462199">
        <w:t>.</w:t>
      </w:r>
      <w:bookmarkEnd w:id="10099"/>
    </w:p>
    <w:p w14:paraId="1BA8AF93" w14:textId="77777777" w:rsidR="00D179D6" w:rsidRPr="00462199" w:rsidRDefault="00D179D6" w:rsidP="00500CE7">
      <w:pPr>
        <w:pStyle w:val="AltSH1Ashurst"/>
        <w:rPr>
          <w:lang w:eastAsia="zh-CN"/>
        </w:rPr>
      </w:pPr>
      <w:bookmarkStart w:id="10101" w:name="_Ref144117524"/>
      <w:r w:rsidRPr="00462199">
        <w:t>This is a CO</w:t>
      </w:r>
      <w:r w:rsidRPr="00462199">
        <w:rPr>
          <w:vertAlign w:val="subscript"/>
        </w:rPr>
        <w:t>2</w:t>
      </w:r>
      <w:r w:rsidRPr="00462199">
        <w:t xml:space="preserve"> T&amp;S Prolonged Unavailability Event Notice.</w:t>
      </w:r>
      <w:bookmarkEnd w:id="10101"/>
    </w:p>
    <w:p w14:paraId="31645B84" w14:textId="77777777" w:rsidR="00D179D6" w:rsidRPr="00462199" w:rsidRDefault="00D179D6" w:rsidP="00500CE7">
      <w:pPr>
        <w:pStyle w:val="AltSH1Ashurst"/>
        <w:rPr>
          <w:lang w:eastAsia="zh-CN"/>
        </w:rPr>
      </w:pPr>
      <w:bookmarkStart w:id="10102" w:name="_Ref144117525"/>
      <w:r w:rsidRPr="00462199">
        <w:t>The following CO</w:t>
      </w:r>
      <w:r w:rsidRPr="00462199">
        <w:rPr>
          <w:vertAlign w:val="subscript"/>
        </w:rPr>
        <w:t>2</w:t>
      </w:r>
      <w:r w:rsidRPr="00462199">
        <w:t xml:space="preserve"> T&amp;S Prolonged Unavailability Event has occurred: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102"/>
    </w:p>
    <w:p w14:paraId="7217AADF" w14:textId="77777777" w:rsidR="00D179D6" w:rsidRPr="00462199" w:rsidRDefault="00D179D6" w:rsidP="00500CE7">
      <w:pPr>
        <w:pStyle w:val="AltSH1Ashurst"/>
        <w:rPr>
          <w:lang w:eastAsia="zh-CN"/>
        </w:rPr>
      </w:pPr>
      <w:bookmarkStart w:id="10103" w:name="_Ref144117526"/>
      <w:r w:rsidRPr="00462199">
        <w:t>We hereby notify you that the CO</w:t>
      </w:r>
      <w:r w:rsidRPr="00462199">
        <w:rPr>
          <w:vertAlign w:val="subscript"/>
        </w:rPr>
        <w:t>2</w:t>
      </w:r>
      <w:r w:rsidRPr="00462199">
        <w:t xml:space="preserve"> T&amp;S Prolonged Unavailability Response Deadline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03"/>
    </w:p>
    <w:p w14:paraId="110317A3" w14:textId="4850800B" w:rsidR="00D179D6" w:rsidRPr="00462199" w:rsidRDefault="00D179D6" w:rsidP="00500CE7">
      <w:pPr>
        <w:pStyle w:val="AltSH1Ashurst"/>
        <w:rPr>
          <w:lang w:eastAsia="zh-CN"/>
        </w:rPr>
      </w:pPr>
      <w:bookmarkStart w:id="10104" w:name="_Ref144117527"/>
      <w:r w:rsidRPr="00462199">
        <w:t>We hereby notify you that we may serve a CO</w:t>
      </w:r>
      <w:r w:rsidRPr="00462199">
        <w:rPr>
          <w:vertAlign w:val="subscript"/>
        </w:rPr>
        <w:t>2</w:t>
      </w:r>
      <w:r w:rsidRPr="00462199">
        <w:t xml:space="preserve"> T&amp;S Prolonged Unavailability Termination Notice in accordance with </w:t>
      </w:r>
      <w:r w:rsidR="007248B2" w:rsidRPr="007248B2">
        <w:t>Condition</w:t>
      </w:r>
      <w:r w:rsidRPr="00462199">
        <w:t xml:space="preserve"> </w:t>
      </w:r>
      <w:r w:rsidR="00A63CB6">
        <w:fldChar w:fldCharType="begin"/>
      </w:r>
      <w:r w:rsidR="00A63CB6">
        <w:instrText xml:space="preserve"> REF _Ref144114748 \w \h </w:instrText>
      </w:r>
      <w:r w:rsidR="00A63CB6">
        <w:fldChar w:fldCharType="separate"/>
      </w:r>
      <w:del w:id="10105" w:author="Faqir, Sofia (Energy Security)" w:date="2023-11-12T19:48:00Z">
        <w:r w:rsidR="00E473FC">
          <w:delText>52.22</w:delText>
        </w:r>
      </w:del>
      <w:r w:rsidR="00A63CB6">
        <w:fldChar w:fldCharType="end"/>
      </w:r>
      <w:r w:rsidRPr="00462199">
        <w:t xml:space="preserve"> on</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04"/>
    </w:p>
    <w:p w14:paraId="3EAE8DF9" w14:textId="24EAE441" w:rsidR="00D179D6" w:rsidRPr="00462199" w:rsidRDefault="00D179D6" w:rsidP="00500CE7">
      <w:pPr>
        <w:pStyle w:val="AltSH1Ashurst"/>
        <w:rPr>
          <w:lang w:eastAsia="zh-CN"/>
        </w:rPr>
      </w:pPr>
      <w:bookmarkStart w:id="10106" w:name="_Ref144117528"/>
      <w:r w:rsidRPr="00462199">
        <w:t xml:space="preserve">We enclose </w:t>
      </w:r>
      <w:r w:rsidRPr="00462199">
        <w:rPr>
          <w:b/>
          <w:i/>
        </w:rPr>
        <w:t>[(by way of upload(s) to the LCHA Counterparty</w:t>
      </w:r>
      <w:r w:rsidR="00515DD6">
        <w:rPr>
          <w:b/>
          <w:i/>
        </w:rPr>
        <w:t>'s document transfer application</w:t>
      </w:r>
      <w:r w:rsidRPr="00462199">
        <w:rPr>
          <w:b/>
          <w:i/>
        </w:rPr>
        <w:t xml:space="preserve"> on the dates set out in Appendix 1 to this notice)]</w:t>
      </w:r>
      <w:r w:rsidRPr="00462199">
        <w:t xml:space="preserve"> Supporting Information listed in Appendix 1 to this notice which we consider to be relevant to evidence the CO</w:t>
      </w:r>
      <w:r w:rsidRPr="00462199">
        <w:rPr>
          <w:vertAlign w:val="subscript"/>
        </w:rPr>
        <w:t>2</w:t>
      </w:r>
      <w:r w:rsidRPr="00462199">
        <w:t xml:space="preserve"> T&amp;S Prolonged Unavailability Event.</w:t>
      </w:r>
      <w:bookmarkEnd w:id="10106"/>
    </w:p>
    <w:p w14:paraId="4989676B" w14:textId="77777777" w:rsidR="00D179D6" w:rsidRPr="00462199" w:rsidRDefault="00D179D6" w:rsidP="00326791">
      <w:pPr>
        <w:pStyle w:val="NormalAshurst"/>
        <w:jc w:val="center"/>
      </w:pPr>
      <w:r w:rsidRPr="00462199">
        <w:t>Yours faithfully,</w:t>
      </w:r>
    </w:p>
    <w:p w14:paraId="3751452B" w14:textId="77777777" w:rsidR="00D179D6" w:rsidRPr="00462199" w:rsidRDefault="00D179D6" w:rsidP="00326791">
      <w:pPr>
        <w:pStyle w:val="NormalAshurst"/>
        <w:rPr>
          <w:lang w:eastAsia="zh-CN"/>
        </w:rPr>
      </w:pPr>
    </w:p>
    <w:p w14:paraId="43D75F88" w14:textId="77777777" w:rsidR="00D179D6" w:rsidRPr="00462199" w:rsidRDefault="00D179D6" w:rsidP="00326791">
      <w:pPr>
        <w:pStyle w:val="StandardAshurst"/>
        <w:jc w:val="center"/>
        <w:rPr>
          <w:lang w:eastAsia="zh-CN"/>
        </w:rPr>
      </w:pPr>
      <w:r w:rsidRPr="00462199">
        <w:t>.....................................</w:t>
      </w:r>
    </w:p>
    <w:p w14:paraId="3878C73D" w14:textId="77777777" w:rsidR="00D179D6" w:rsidRPr="00462199" w:rsidRDefault="00D179D6" w:rsidP="00326791">
      <w:pPr>
        <w:pStyle w:val="StandardAshurst"/>
        <w:jc w:val="center"/>
        <w:rPr>
          <w:lang w:eastAsia="zh-CN"/>
        </w:rPr>
      </w:pPr>
      <w:r w:rsidRPr="00462199">
        <w:t>For and on behalf of</w:t>
      </w:r>
    </w:p>
    <w:p w14:paraId="0C80390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E191238" w14:textId="77777777" w:rsidR="00D179D6" w:rsidRPr="00462199" w:rsidRDefault="00D179D6" w:rsidP="00986A4F">
      <w:pPr>
        <w:pStyle w:val="NormalAshurst"/>
        <w:rPr>
          <w:lang w:eastAsia="zh-CN"/>
        </w:rPr>
      </w:pPr>
      <w:r w:rsidRPr="00462199">
        <w:rPr>
          <w:lang w:eastAsia="zh-CN"/>
        </w:rPr>
        <w:br w:type="page"/>
      </w:r>
    </w:p>
    <w:p w14:paraId="12DCC32A" w14:textId="77777777" w:rsidR="00D179D6" w:rsidRPr="00462199" w:rsidRDefault="00D179D6" w:rsidP="009B55C1">
      <w:pPr>
        <w:pStyle w:val="Annex13Heading"/>
      </w:pPr>
      <w:bookmarkStart w:id="10107" w:name="_Toc149834017"/>
      <w:r w:rsidRPr="00462199">
        <w:lastRenderedPageBreak/>
        <w:t>CO</w:t>
      </w:r>
      <w:r w:rsidRPr="003F70B5">
        <w:rPr>
          <w:vertAlign w:val="subscript"/>
        </w:rPr>
        <w:t>2</w:t>
      </w:r>
      <w:r w:rsidRPr="00462199">
        <w:t xml:space="preserve"> T&amp;S Prolonged Unavailability Response Notice</w:t>
      </w:r>
      <w:bookmarkEnd w:id="10107"/>
    </w:p>
    <w:p w14:paraId="3A37ED69"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E9BB61B" w14:textId="77777777" w:rsidR="00D179D6" w:rsidRPr="00462199" w:rsidRDefault="00D179D6" w:rsidP="008667CA">
      <w:pPr>
        <w:pStyle w:val="NormalBoldAshurst"/>
        <w:tabs>
          <w:tab w:val="left" w:pos="782"/>
        </w:tabs>
        <w:rPr>
          <w:lang w:eastAsia="zh-CN"/>
        </w:rPr>
      </w:pPr>
      <w:r w:rsidRPr="00462199">
        <w:rPr>
          <w:i/>
        </w:rPr>
        <w:tab/>
        <w:t>[Address]</w:t>
      </w:r>
    </w:p>
    <w:p w14:paraId="06A5DEF0"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24664859"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2F249CA"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4057A7D"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PROLONGED UNAVAILABILITY RESPONSE NOTICE</w:t>
      </w:r>
    </w:p>
    <w:p w14:paraId="0138D86B" w14:textId="77777777" w:rsidR="00D179D6" w:rsidRPr="00462199" w:rsidRDefault="00D179D6" w:rsidP="005B3BB9">
      <w:pPr>
        <w:pStyle w:val="NormalAshurst"/>
        <w:rPr>
          <w:lang w:eastAsia="zh-CN"/>
        </w:rPr>
      </w:pPr>
      <w:r w:rsidRPr="00462199">
        <w:t>Dear Sir/Madam,</w:t>
      </w:r>
    </w:p>
    <w:p w14:paraId="7CD34487" w14:textId="77777777" w:rsidR="00D179D6" w:rsidRPr="00462199" w:rsidRDefault="00D179D6" w:rsidP="00BC5CF5">
      <w:pPr>
        <w:pStyle w:val="AltSH1Ashurst"/>
        <w:numPr>
          <w:ilvl w:val="0"/>
          <w:numId w:val="139"/>
        </w:numPr>
        <w:rPr>
          <w:lang w:eastAsia="zh-CN"/>
        </w:rPr>
      </w:pPr>
      <w:bookmarkStart w:id="10108" w:name="_Ref144117529"/>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08"/>
    </w:p>
    <w:p w14:paraId="4FF8F012" w14:textId="534CF1DD" w:rsidR="00D179D6" w:rsidRPr="00462199" w:rsidRDefault="00D179D6" w:rsidP="00500CE7">
      <w:pPr>
        <w:pStyle w:val="AltSH1Ashurst"/>
        <w:rPr>
          <w:lang w:eastAsia="zh-CN"/>
        </w:rPr>
      </w:pPr>
      <w:bookmarkStart w:id="10109" w:name="_Ref144117530"/>
      <w:r w:rsidRPr="00462199">
        <w:t xml:space="preserve">We further refer you to </w:t>
      </w:r>
      <w:r w:rsidR="007248B2" w:rsidRPr="007248B2">
        <w:t>Condition</w:t>
      </w:r>
      <w:r w:rsidRPr="00462199">
        <w:t xml:space="preserve"> </w:t>
      </w:r>
      <w:r w:rsidR="00A63CB6">
        <w:fldChar w:fldCharType="begin"/>
      </w:r>
      <w:r w:rsidR="00A63CB6">
        <w:instrText xml:space="preserve"> REF _Ref144114670 \w \h </w:instrText>
      </w:r>
      <w:r w:rsidR="00A63CB6">
        <w:fldChar w:fldCharType="separate"/>
      </w:r>
      <w:del w:id="10110" w:author="Faqir, Sofia (Energy Security)" w:date="2023-11-12T19:48:00Z">
        <w:r w:rsidR="00E473FC">
          <w:delText>52.9</w:delText>
        </w:r>
      </w:del>
      <w:r w:rsidR="00A63CB6">
        <w:fldChar w:fldCharType="end"/>
      </w:r>
      <w:r w:rsidRPr="00462199">
        <w:t>.</w:t>
      </w:r>
      <w:bookmarkEnd w:id="10109"/>
    </w:p>
    <w:p w14:paraId="1C1EBFAD" w14:textId="77777777" w:rsidR="00D179D6" w:rsidRPr="00462199" w:rsidRDefault="00D179D6" w:rsidP="00500CE7">
      <w:pPr>
        <w:pStyle w:val="AltSH1Ashurst"/>
        <w:rPr>
          <w:lang w:eastAsia="zh-CN"/>
        </w:rPr>
      </w:pPr>
      <w:bookmarkStart w:id="10111" w:name="_Ref144117531"/>
      <w:r w:rsidRPr="00462199">
        <w:t>This is a CO</w:t>
      </w:r>
      <w:r w:rsidRPr="00462199">
        <w:rPr>
          <w:vertAlign w:val="subscript"/>
        </w:rPr>
        <w:t>2</w:t>
      </w:r>
      <w:r w:rsidRPr="00462199">
        <w:t xml:space="preserve"> T&amp;S Prolonged Unavailability Response Notice in relation to the CO</w:t>
      </w:r>
      <w:r w:rsidRPr="00462199">
        <w:rPr>
          <w:vertAlign w:val="subscript"/>
        </w:rPr>
        <w:t>2</w:t>
      </w:r>
      <w:r w:rsidRPr="00462199">
        <w:t xml:space="preserve"> T&amp;S Prolonged Unavailability Event Notice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11"/>
    </w:p>
    <w:p w14:paraId="62AC2138" w14:textId="021F92F3" w:rsidR="00D179D6" w:rsidRPr="00462199" w:rsidRDefault="00D179D6" w:rsidP="00500CE7">
      <w:pPr>
        <w:pStyle w:val="AltSH1Ashurst"/>
        <w:rPr>
          <w:b/>
          <w:bCs/>
          <w:i/>
          <w:lang w:eastAsia="zh-CN"/>
        </w:rPr>
      </w:pPr>
      <w:bookmarkStart w:id="10112" w:name="_Ref144117532"/>
      <w:r w:rsidRPr="00462199">
        <w:rPr>
          <w:b/>
          <w:bCs/>
          <w:i/>
        </w:rPr>
        <w:t>[We consider that the CO</w:t>
      </w:r>
      <w:r w:rsidRPr="00462199">
        <w:rPr>
          <w:b/>
          <w:bCs/>
          <w:i/>
          <w:vertAlign w:val="subscript"/>
        </w:rPr>
        <w:t>2</w:t>
      </w:r>
      <w:r w:rsidRPr="00462199">
        <w:rPr>
          <w:b/>
          <w:bCs/>
          <w:i/>
        </w:rPr>
        <w:t xml:space="preserve"> T&amp;S Prolonged Unavailability Event is no longer continuing. We enclose [(by way of upload(s) to the LCHA Counterparty</w:t>
      </w:r>
      <w:r w:rsidR="00D51FB1">
        <w:rPr>
          <w:b/>
          <w:bCs/>
          <w:i/>
        </w:rPr>
        <w:t xml:space="preserve">'s document transfer application </w:t>
      </w:r>
      <w:r w:rsidRPr="00462199">
        <w:rPr>
          <w:b/>
          <w:bCs/>
          <w:i/>
        </w:rPr>
        <w:t>on the dates set out in Appendix 1 to this notice)] Supporting Information, in reasonable detail, which we consider to be relevant to and supportive of the foregoing.]</w:t>
      </w:r>
      <w:bookmarkEnd w:id="10112"/>
    </w:p>
    <w:p w14:paraId="0083453A" w14:textId="132BCAB6" w:rsidR="00D179D6" w:rsidRPr="00462199" w:rsidRDefault="00D179D6" w:rsidP="00500CE7">
      <w:pPr>
        <w:pStyle w:val="AltSH1Ashurst"/>
        <w:rPr>
          <w:b/>
          <w:bCs/>
          <w:i/>
          <w:lang w:eastAsia="zh-CN"/>
        </w:rPr>
      </w:pPr>
      <w:bookmarkStart w:id="10113" w:name="_Ref144117533"/>
      <w:r w:rsidRPr="00462199">
        <w:rPr>
          <w:b/>
          <w:bCs/>
          <w:i/>
        </w:rPr>
        <w:t>[We consider that the CO</w:t>
      </w:r>
      <w:r w:rsidRPr="00462199">
        <w:rPr>
          <w:b/>
          <w:bCs/>
          <w:i/>
          <w:vertAlign w:val="subscript"/>
        </w:rPr>
        <w:t>2</w:t>
      </w:r>
      <w:r w:rsidRPr="00462199">
        <w:rPr>
          <w:b/>
          <w:bCs/>
          <w:i/>
        </w:rPr>
        <w:t xml:space="preserve"> T&amp;S Prolonged Unavailability Event will be remedied by the CO</w:t>
      </w:r>
      <w:r w:rsidRPr="00462199">
        <w:rPr>
          <w:b/>
          <w:bCs/>
          <w:i/>
          <w:vertAlign w:val="subscript"/>
        </w:rPr>
        <w:t>2</w:t>
      </w:r>
      <w:r w:rsidRPr="00462199">
        <w:rPr>
          <w:b/>
          <w:bCs/>
          <w:i/>
        </w:rPr>
        <w:t xml:space="preserve"> T&amp;S Prolonged Unavailability Remediation Deadline. We enclose [(by way of upload(s) to the LCHA Counterparty</w:t>
      </w:r>
      <w:r w:rsidR="00515DD6">
        <w:rPr>
          <w:b/>
          <w:bCs/>
          <w:i/>
        </w:rPr>
        <w:t xml:space="preserve">'s document transfer application </w:t>
      </w:r>
      <w:r w:rsidRPr="00462199">
        <w:rPr>
          <w:b/>
          <w:bCs/>
          <w:i/>
        </w:rPr>
        <w:t>on the dates set out in Appendix 1 to this notice)] Supporting Information, in reasonable detail, which we consider to be relevant to and supportive of the foregoing.]</w:t>
      </w:r>
      <w:bookmarkEnd w:id="10113"/>
    </w:p>
    <w:p w14:paraId="47037A6B" w14:textId="77777777" w:rsidR="00D179D6" w:rsidRPr="00462199" w:rsidRDefault="00D179D6" w:rsidP="00500CE7">
      <w:pPr>
        <w:pStyle w:val="AltSH1Ashurst"/>
        <w:rPr>
          <w:b/>
          <w:bCs/>
          <w:i/>
          <w:lang w:eastAsia="zh-CN"/>
        </w:rPr>
      </w:pPr>
      <w:bookmarkStart w:id="10114" w:name="_Ref144117534"/>
      <w:r w:rsidRPr="00462199">
        <w:rPr>
          <w:b/>
          <w:bCs/>
          <w:i/>
        </w:rPr>
        <w:t>[We intend to provide and implement an Alternative CO</w:t>
      </w:r>
      <w:r w:rsidRPr="00462199">
        <w:rPr>
          <w:b/>
          <w:bCs/>
          <w:i/>
          <w:vertAlign w:val="subscript"/>
        </w:rPr>
        <w:t>2</w:t>
      </w:r>
      <w:r w:rsidRPr="00462199">
        <w:rPr>
          <w:b/>
          <w:bCs/>
          <w:i/>
        </w:rPr>
        <w:t xml:space="preserve"> T&amp;S Network Solution Plan.]</w:t>
      </w:r>
      <w:bookmarkEnd w:id="10114"/>
    </w:p>
    <w:p w14:paraId="6B7C2520" w14:textId="77777777" w:rsidR="00D179D6" w:rsidRPr="00462199" w:rsidRDefault="00D179D6" w:rsidP="00500CE7">
      <w:pPr>
        <w:pStyle w:val="AltSH1Ashurst"/>
        <w:rPr>
          <w:b/>
          <w:bCs/>
          <w:i/>
          <w:lang w:eastAsia="zh-CN"/>
        </w:rPr>
      </w:pPr>
      <w:bookmarkStart w:id="10115" w:name="_Ref144117535"/>
      <w:r w:rsidRPr="00462199">
        <w:rPr>
          <w:b/>
          <w:bCs/>
          <w:i/>
        </w:rPr>
        <w:t>[We consider that the CO</w:t>
      </w:r>
      <w:r w:rsidRPr="00462199">
        <w:rPr>
          <w:b/>
          <w:bCs/>
          <w:i/>
          <w:vertAlign w:val="subscript"/>
        </w:rPr>
        <w:t>2</w:t>
      </w:r>
      <w:r w:rsidRPr="00462199">
        <w:rPr>
          <w:b/>
          <w:bCs/>
          <w:i/>
        </w:rPr>
        <w:t xml:space="preserve"> T&amp;S Prolonged Unavailability Event will not be remedied by the CO</w:t>
      </w:r>
      <w:r w:rsidRPr="00462199">
        <w:rPr>
          <w:b/>
          <w:bCs/>
          <w:i/>
          <w:vertAlign w:val="subscript"/>
        </w:rPr>
        <w:t>2</w:t>
      </w:r>
      <w:r w:rsidRPr="00462199">
        <w:rPr>
          <w:b/>
          <w:bCs/>
          <w:i/>
        </w:rPr>
        <w:t xml:space="preserve"> T&amp;S Prolonged Unavailability Remediation Deadline and we cannot provide a feasible Alternative CO</w:t>
      </w:r>
      <w:r w:rsidRPr="00462199">
        <w:rPr>
          <w:b/>
          <w:bCs/>
          <w:i/>
          <w:vertAlign w:val="subscript"/>
        </w:rPr>
        <w:t>2</w:t>
      </w:r>
      <w:r w:rsidRPr="00462199">
        <w:rPr>
          <w:b/>
          <w:bCs/>
          <w:i/>
        </w:rPr>
        <w:t xml:space="preserve"> T&amp;S Network Solution Plan for the following reasons: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10115"/>
    </w:p>
    <w:p w14:paraId="14A92228" w14:textId="49E78580" w:rsidR="00D179D6" w:rsidRPr="00462199" w:rsidRDefault="00D179D6" w:rsidP="00500CE7">
      <w:pPr>
        <w:pStyle w:val="AltSH1Ashurst"/>
        <w:rPr>
          <w:lang w:eastAsia="zh-CN"/>
        </w:rPr>
      </w:pPr>
      <w:bookmarkStart w:id="10116" w:name="_Ref144117536"/>
      <w:r w:rsidRPr="00462199">
        <w:t xml:space="preserve">We enclose </w:t>
      </w:r>
      <w:r w:rsidRPr="00462199">
        <w:rPr>
          <w:b/>
          <w:i/>
        </w:rPr>
        <w:t>[(by way of upload(s) to the LCHA Counterparty</w:t>
      </w:r>
      <w:r w:rsidR="00515DD6">
        <w:rPr>
          <w:b/>
          <w:i/>
        </w:rPr>
        <w:t>'s document transfer application</w:t>
      </w:r>
      <w:r w:rsidRPr="00462199">
        <w:rPr>
          <w:b/>
          <w:i/>
        </w:rPr>
        <w:t xml:space="preserve"> on the dates set out in Appendix 1 to this notice)]</w:t>
      </w:r>
      <w:r w:rsidRPr="00462199">
        <w:t xml:space="preserve"> Supporting Information evidencing, in reasonable detail, the steps that we [have taken]/[and]/[propose to take] to comply with </w:t>
      </w:r>
      <w:r w:rsidR="007248B2" w:rsidRPr="007248B2">
        <w:t>Condition</w:t>
      </w:r>
      <w:r w:rsidRPr="00462199">
        <w:t xml:space="preserve"> </w:t>
      </w:r>
      <w:r w:rsidR="00A63CB6">
        <w:fldChar w:fldCharType="begin"/>
      </w:r>
      <w:r w:rsidR="00A63CB6">
        <w:instrText xml:space="preserve"> REF _Ref144115030 \w \h </w:instrText>
      </w:r>
      <w:r w:rsidR="00A63CB6">
        <w:fldChar w:fldCharType="separate"/>
      </w:r>
      <w:del w:id="10117" w:author="Faqir, Sofia (Energy Security)" w:date="2023-11-12T19:48:00Z">
        <w:r w:rsidR="00E473FC">
          <w:delText>65.3</w:delText>
        </w:r>
      </w:del>
      <w:r w:rsidR="00A63CB6">
        <w:fldChar w:fldCharType="end"/>
      </w:r>
      <w:r w:rsidRPr="00462199">
        <w:t xml:space="preserve"> (</w:t>
      </w:r>
      <w:r w:rsidRPr="00462199">
        <w:rPr>
          <w:i/>
        </w:rPr>
        <w:t>Mitigation</w:t>
      </w:r>
      <w:r w:rsidRPr="00462199">
        <w:t>) and the Reasonable and Prudent Standard.</w:t>
      </w:r>
      <w:bookmarkEnd w:id="10116"/>
    </w:p>
    <w:p w14:paraId="379010CE" w14:textId="77777777" w:rsidR="00D179D6" w:rsidRPr="00462199" w:rsidRDefault="00D179D6" w:rsidP="00500CE7">
      <w:pPr>
        <w:pStyle w:val="AltSH1Ashurst"/>
        <w:rPr>
          <w:lang w:eastAsia="zh-CN"/>
        </w:rPr>
      </w:pPr>
      <w:bookmarkStart w:id="10118" w:name="_Ref144117537"/>
      <w:r w:rsidRPr="00462199">
        <w:t>We enclose a Directors' Certificate certifying that the information contained in, and enclosed with, this notice is true, complete and accurate in all material respects and is not misleading.</w:t>
      </w:r>
      <w:bookmarkEnd w:id="10118"/>
    </w:p>
    <w:p w14:paraId="2CE1721F" w14:textId="77777777" w:rsidR="00D179D6" w:rsidRPr="00462199" w:rsidRDefault="00D179D6" w:rsidP="00FF4DCF">
      <w:pPr>
        <w:pStyle w:val="NormalAshurst"/>
        <w:jc w:val="center"/>
      </w:pPr>
      <w:r w:rsidRPr="00462199">
        <w:t>Yours faithfully,</w:t>
      </w:r>
    </w:p>
    <w:p w14:paraId="5FE3ED72" w14:textId="77777777" w:rsidR="00D179D6" w:rsidRPr="00462199" w:rsidRDefault="00D179D6" w:rsidP="00FF4DCF">
      <w:pPr>
        <w:pStyle w:val="NormalAshurst"/>
        <w:jc w:val="center"/>
        <w:rPr>
          <w:lang w:eastAsia="zh-CN"/>
        </w:rPr>
      </w:pPr>
    </w:p>
    <w:p w14:paraId="4619149E" w14:textId="77777777" w:rsidR="00D179D6" w:rsidRPr="00462199" w:rsidRDefault="00D179D6" w:rsidP="00FF4DCF">
      <w:pPr>
        <w:pStyle w:val="StandardAshurst"/>
        <w:jc w:val="center"/>
        <w:rPr>
          <w:lang w:eastAsia="zh-CN"/>
        </w:rPr>
      </w:pPr>
      <w:r w:rsidRPr="00462199">
        <w:t>.....................................</w:t>
      </w:r>
    </w:p>
    <w:p w14:paraId="4B38C1F2" w14:textId="77777777" w:rsidR="00D179D6" w:rsidRPr="00462199" w:rsidRDefault="00D179D6" w:rsidP="00FF4DCF">
      <w:pPr>
        <w:pStyle w:val="StandardAshurst"/>
        <w:jc w:val="center"/>
        <w:rPr>
          <w:lang w:eastAsia="zh-CN"/>
        </w:rPr>
      </w:pPr>
      <w:r w:rsidRPr="00462199">
        <w:t>For and on behalf of</w:t>
      </w:r>
    </w:p>
    <w:p w14:paraId="5B7544DE" w14:textId="77777777" w:rsidR="00D179D6" w:rsidRPr="00462199" w:rsidRDefault="00D179D6" w:rsidP="00FF4DCF">
      <w:pPr>
        <w:pStyle w:val="NormalAshurst"/>
        <w:jc w:val="center"/>
        <w:rPr>
          <w:lang w:eastAsia="zh-CN"/>
        </w:rPr>
      </w:pPr>
      <w:r w:rsidRPr="00462199">
        <w:t xml:space="preserve">the </w:t>
      </w:r>
      <w:r w:rsidRPr="00462199">
        <w:rPr>
          <w:b/>
        </w:rPr>
        <w:t>Producer</w:t>
      </w:r>
      <w:r w:rsidRPr="00462199">
        <w:rPr>
          <w:lang w:eastAsia="zh-CN"/>
        </w:rPr>
        <w:br w:type="page"/>
      </w:r>
    </w:p>
    <w:p w14:paraId="3CDFDE54" w14:textId="77777777" w:rsidR="00D179D6" w:rsidRPr="00462199" w:rsidRDefault="00D179D6" w:rsidP="009B55C1">
      <w:pPr>
        <w:pStyle w:val="Annex13Heading"/>
      </w:pPr>
      <w:bookmarkStart w:id="10119" w:name="_Toc149834018"/>
      <w:r w:rsidRPr="00462199">
        <w:lastRenderedPageBreak/>
        <w:t>CO</w:t>
      </w:r>
      <w:r w:rsidRPr="003F70B5">
        <w:rPr>
          <w:vertAlign w:val="subscript"/>
        </w:rPr>
        <w:t>2</w:t>
      </w:r>
      <w:r w:rsidRPr="00462199">
        <w:t xml:space="preserve"> T&amp;S Prolonged Unavailability Review Notice</w:t>
      </w:r>
      <w:bookmarkEnd w:id="10119"/>
    </w:p>
    <w:p w14:paraId="736102A5"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BAF74BE"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51E8027" w14:textId="6A65E8C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"Counterparty"</w:t>
      </w:r>
      <w:r w:rsidRPr="00462199">
        <w:t>)</w:t>
      </w:r>
    </w:p>
    <w:p w14:paraId="3E273DFF" w14:textId="77777777" w:rsidR="00D179D6" w:rsidRPr="00462199" w:rsidRDefault="00D179D6" w:rsidP="009E0DA4">
      <w:pPr>
        <w:pStyle w:val="NormalBoldAshurst"/>
        <w:tabs>
          <w:tab w:val="left" w:pos="782"/>
        </w:tabs>
        <w:rPr>
          <w:lang w:eastAsia="zh-CN"/>
        </w:rPr>
      </w:pPr>
      <w:r w:rsidRPr="00462199">
        <w:rPr>
          <w:i/>
        </w:rPr>
        <w:tab/>
        <w:t>[Address]</w:t>
      </w:r>
    </w:p>
    <w:p w14:paraId="028233B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80678F3"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PROLONGED UNAVAILABILITY REVIEW NOTICE</w:t>
      </w:r>
    </w:p>
    <w:p w14:paraId="0B5AE616" w14:textId="77777777" w:rsidR="00D179D6" w:rsidRPr="00462199" w:rsidRDefault="00D179D6" w:rsidP="005B3BB9">
      <w:pPr>
        <w:pStyle w:val="NormalAshurst"/>
        <w:rPr>
          <w:lang w:eastAsia="zh-CN"/>
        </w:rPr>
      </w:pPr>
      <w:r w:rsidRPr="00462199">
        <w:t>Dear Sir/Madam,</w:t>
      </w:r>
    </w:p>
    <w:p w14:paraId="3939A260" w14:textId="77777777" w:rsidR="00D179D6" w:rsidRPr="00462199" w:rsidRDefault="00D179D6" w:rsidP="00BC5CF5">
      <w:pPr>
        <w:pStyle w:val="AltSH1Ashurst"/>
        <w:numPr>
          <w:ilvl w:val="0"/>
          <w:numId w:val="140"/>
        </w:numPr>
        <w:rPr>
          <w:lang w:eastAsia="zh-CN"/>
        </w:rPr>
      </w:pPr>
      <w:bookmarkStart w:id="10120" w:name="_Ref14411753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20"/>
    </w:p>
    <w:p w14:paraId="7317022E" w14:textId="51F94DA6" w:rsidR="00D179D6" w:rsidRPr="00462199" w:rsidRDefault="00D179D6" w:rsidP="00500CE7">
      <w:pPr>
        <w:pStyle w:val="AltSH1Ashurst"/>
        <w:rPr>
          <w:lang w:eastAsia="zh-CN"/>
        </w:rPr>
      </w:pPr>
      <w:bookmarkStart w:id="10121" w:name="_Ref144117539"/>
      <w:r w:rsidRPr="00462199">
        <w:t xml:space="preserve">We further refer you to </w:t>
      </w:r>
      <w:r w:rsidR="007248B2" w:rsidRPr="007248B2">
        <w:t>Condition</w:t>
      </w:r>
      <w:r w:rsidRPr="00462199">
        <w:t xml:space="preserve"> </w:t>
      </w:r>
      <w:r w:rsidR="007248B2">
        <w:fldChar w:fldCharType="begin"/>
      </w:r>
      <w:r w:rsidR="007248B2">
        <w:instrText xml:space="preserve"> REF _Ref144114683 \w \h </w:instrText>
      </w:r>
      <w:r w:rsidR="007248B2">
        <w:fldChar w:fldCharType="separate"/>
      </w:r>
      <w:del w:id="10122" w:author="Faqir, Sofia (Energy Security)" w:date="2023-11-12T19:48:00Z">
        <w:r w:rsidR="00E473FC">
          <w:delText>52.11</w:delText>
        </w:r>
      </w:del>
      <w:r w:rsidR="007248B2">
        <w:fldChar w:fldCharType="end"/>
      </w:r>
      <w:r w:rsidRPr="00462199">
        <w:t>.</w:t>
      </w:r>
      <w:bookmarkEnd w:id="10121"/>
    </w:p>
    <w:p w14:paraId="54BB9F96" w14:textId="77777777" w:rsidR="00D179D6" w:rsidRPr="00462199" w:rsidRDefault="00D179D6" w:rsidP="00500CE7">
      <w:pPr>
        <w:pStyle w:val="AltSH1Ashurst"/>
        <w:rPr>
          <w:lang w:eastAsia="zh-CN"/>
        </w:rPr>
      </w:pPr>
      <w:bookmarkStart w:id="10123" w:name="_Ref144117540"/>
      <w:r w:rsidRPr="00462199">
        <w:t>This is CO</w:t>
      </w:r>
      <w:r w:rsidRPr="00462199">
        <w:rPr>
          <w:vertAlign w:val="subscript"/>
        </w:rPr>
        <w:t>2</w:t>
      </w:r>
      <w:r w:rsidRPr="00462199">
        <w:t xml:space="preserve"> T&amp;S Prolonged Unavailability Review Notice.</w:t>
      </w:r>
      <w:bookmarkEnd w:id="10123"/>
    </w:p>
    <w:p w14:paraId="3CE62784" w14:textId="77777777" w:rsidR="00D179D6" w:rsidRPr="00462199" w:rsidRDefault="00D179D6" w:rsidP="00500CE7">
      <w:pPr>
        <w:pStyle w:val="AltSH1Ashurst"/>
        <w:rPr>
          <w:lang w:eastAsia="zh-CN"/>
        </w:rPr>
      </w:pPr>
      <w:bookmarkStart w:id="10124" w:name="_Ref144117541"/>
      <w:r w:rsidRPr="00462199">
        <w:rPr>
          <w:b/>
          <w:i/>
        </w:rPr>
        <w:t xml:space="preserve">[We consider that you have [not] delivered evidence, in form and content satisfactory to the LCHA Counterparty, that the </w:t>
      </w:r>
      <w:r w:rsidRPr="00462199">
        <w:rPr>
          <w:b/>
          <w:i/>
          <w:iCs/>
        </w:rPr>
        <w:t>CO</w:t>
      </w:r>
      <w:r w:rsidRPr="00462199">
        <w:rPr>
          <w:b/>
          <w:i/>
          <w:iCs/>
          <w:vertAlign w:val="subscript"/>
        </w:rPr>
        <w:t>2</w:t>
      </w:r>
      <w:r w:rsidRPr="00462199">
        <w:rPr>
          <w:b/>
          <w:i/>
          <w:iCs/>
        </w:rPr>
        <w:t xml:space="preserve"> </w:t>
      </w:r>
      <w:r w:rsidRPr="00462199">
        <w:rPr>
          <w:b/>
          <w:i/>
        </w:rPr>
        <w:t>T&amp;S Prolonged Unavailability Event is no longer continuing as at such date.]</w:t>
      </w:r>
      <w:bookmarkEnd w:id="10124"/>
    </w:p>
    <w:p w14:paraId="6486CD9D" w14:textId="77777777" w:rsidR="00D179D6" w:rsidRPr="00462199" w:rsidRDefault="00D179D6" w:rsidP="00500CE7">
      <w:pPr>
        <w:pStyle w:val="AltSH1Ashurst"/>
        <w:rPr>
          <w:lang w:eastAsia="zh-CN"/>
        </w:rPr>
      </w:pPr>
      <w:bookmarkStart w:id="10125" w:name="_Ref144117542"/>
      <w:r w:rsidRPr="00462199">
        <w:rPr>
          <w:b/>
          <w:i/>
        </w:rPr>
        <w:t>[We consider that we have not been provided with sufficient Supporting Information to determine whether the</w:t>
      </w:r>
      <w:r w:rsidRPr="00462199">
        <w:rPr>
          <w:b/>
          <w:i/>
          <w:iCs/>
        </w:rPr>
        <w:t xml:space="preserve"> CO</w:t>
      </w:r>
      <w:r w:rsidRPr="00462199">
        <w:rPr>
          <w:b/>
          <w:i/>
          <w:iCs/>
          <w:vertAlign w:val="subscript"/>
        </w:rPr>
        <w:t>2</w:t>
      </w:r>
      <w:r w:rsidRPr="00462199">
        <w:rPr>
          <w:b/>
          <w:i/>
          <w:iCs/>
        </w:rPr>
        <w:t xml:space="preserve"> </w:t>
      </w:r>
      <w:r w:rsidRPr="00462199">
        <w:rPr>
          <w:b/>
          <w:i/>
        </w:rPr>
        <w:t>T&amp;S Prolonged Unavailability Event is no longer continuing. We require the following Supporting Information: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125"/>
    </w:p>
    <w:p w14:paraId="228AF7FF" w14:textId="77777777" w:rsidR="00D179D6" w:rsidRPr="00462199" w:rsidRDefault="00D179D6" w:rsidP="00500CE7">
      <w:pPr>
        <w:pStyle w:val="AltSH1Ashurst"/>
        <w:rPr>
          <w:b/>
          <w:bCs/>
          <w:i/>
          <w:lang w:eastAsia="zh-CN"/>
        </w:rPr>
      </w:pPr>
      <w:bookmarkStart w:id="10126" w:name="_Ref144117543"/>
      <w:r w:rsidRPr="00462199">
        <w:rPr>
          <w:b/>
          <w:bCs/>
          <w:i/>
        </w:rPr>
        <w:t>[We consider that you have [not] delivered sufficient evidence, that the CO</w:t>
      </w:r>
      <w:r w:rsidRPr="00462199">
        <w:rPr>
          <w:b/>
          <w:bCs/>
          <w:i/>
          <w:vertAlign w:val="subscript"/>
        </w:rPr>
        <w:t>2</w:t>
      </w:r>
      <w:r w:rsidRPr="00462199">
        <w:rPr>
          <w:b/>
          <w:bCs/>
          <w:i/>
        </w:rPr>
        <w:t xml:space="preserve"> T&amp;S Prolonged Unavailability Event will be remedied by the CO</w:t>
      </w:r>
      <w:r w:rsidRPr="00462199">
        <w:rPr>
          <w:b/>
          <w:bCs/>
          <w:i/>
          <w:vertAlign w:val="subscript"/>
        </w:rPr>
        <w:t>2</w:t>
      </w:r>
      <w:r w:rsidRPr="00462199">
        <w:rPr>
          <w:b/>
          <w:bCs/>
          <w:i/>
        </w:rPr>
        <w:t xml:space="preserve"> T&amp;S Prolonged Unavailability Remediation Deadline.] / [We consider that you cannot provide a feasible Alternative CO</w:t>
      </w:r>
      <w:r w:rsidRPr="00462199">
        <w:rPr>
          <w:b/>
          <w:bCs/>
          <w:i/>
          <w:vertAlign w:val="subscript"/>
        </w:rPr>
        <w:t>2</w:t>
      </w:r>
      <w:r w:rsidRPr="00462199">
        <w:rPr>
          <w:b/>
          <w:bCs/>
          <w:i/>
        </w:rPr>
        <w:t xml:space="preserve"> T&amp;S Network Solution Plan.]</w:t>
      </w:r>
      <w:bookmarkEnd w:id="10126"/>
    </w:p>
    <w:p w14:paraId="4858C40F" w14:textId="77777777" w:rsidR="00D179D6" w:rsidRPr="00462199" w:rsidRDefault="00D179D6" w:rsidP="00500CE7">
      <w:pPr>
        <w:pStyle w:val="AltSH1Ashurst"/>
        <w:rPr>
          <w:b/>
          <w:bCs/>
          <w:i/>
          <w:lang w:eastAsia="zh-CN"/>
        </w:rPr>
      </w:pPr>
      <w:bookmarkStart w:id="10127" w:name="_Ref144117544"/>
      <w:r w:rsidRPr="00462199">
        <w:rPr>
          <w:b/>
          <w:bCs/>
          <w:i/>
        </w:rPr>
        <w:t>[We consider that we have not been provided with sufficient Supporting Information to determine whether the CO</w:t>
      </w:r>
      <w:r w:rsidRPr="00462199">
        <w:rPr>
          <w:b/>
          <w:bCs/>
          <w:i/>
          <w:vertAlign w:val="subscript"/>
        </w:rPr>
        <w:t>2</w:t>
      </w:r>
      <w:r w:rsidRPr="00462199">
        <w:rPr>
          <w:b/>
          <w:bCs/>
          <w:i/>
        </w:rPr>
        <w:t xml:space="preserve"> T&amp;S Prolonged Unavailability Event will be remedied by the CO</w:t>
      </w:r>
      <w:r w:rsidRPr="00462199">
        <w:rPr>
          <w:b/>
          <w:bCs/>
          <w:i/>
          <w:vertAlign w:val="subscript"/>
        </w:rPr>
        <w:t>2</w:t>
      </w:r>
      <w:r w:rsidRPr="00462199">
        <w:rPr>
          <w:b/>
          <w:bCs/>
          <w:i/>
        </w:rPr>
        <w:t xml:space="preserve"> T&amp;S Prolonged Unavailability Remediation Deadline and you cannot provide a feasible Alternative CO</w:t>
      </w:r>
      <w:r w:rsidRPr="00462199">
        <w:rPr>
          <w:b/>
          <w:bCs/>
          <w:i/>
          <w:vertAlign w:val="subscript"/>
        </w:rPr>
        <w:t>2</w:t>
      </w:r>
      <w:r w:rsidRPr="00462199">
        <w:rPr>
          <w:b/>
          <w:bCs/>
          <w:i/>
        </w:rPr>
        <w:t xml:space="preserve"> T&amp;S Network Solution Plan. We require the following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10127"/>
    </w:p>
    <w:p w14:paraId="106645CC" w14:textId="77777777" w:rsidR="00D179D6" w:rsidRPr="00462199" w:rsidRDefault="00D179D6" w:rsidP="00326791">
      <w:pPr>
        <w:pStyle w:val="NormalAshurst"/>
        <w:jc w:val="center"/>
      </w:pPr>
      <w:r w:rsidRPr="00462199">
        <w:t>Yours faithfully,</w:t>
      </w:r>
    </w:p>
    <w:p w14:paraId="3E906E7D" w14:textId="77777777" w:rsidR="00D179D6" w:rsidRPr="00462199" w:rsidRDefault="00D179D6" w:rsidP="00326791">
      <w:pPr>
        <w:pStyle w:val="NormalAshurst"/>
        <w:rPr>
          <w:lang w:eastAsia="zh-CN"/>
        </w:rPr>
      </w:pPr>
    </w:p>
    <w:p w14:paraId="45EB80E9" w14:textId="77777777" w:rsidR="00D179D6" w:rsidRPr="00462199" w:rsidRDefault="00D179D6" w:rsidP="00326791">
      <w:pPr>
        <w:pStyle w:val="StandardAshurst"/>
        <w:jc w:val="center"/>
        <w:rPr>
          <w:lang w:eastAsia="zh-CN"/>
        </w:rPr>
      </w:pPr>
      <w:r w:rsidRPr="00462199">
        <w:t>.....................................</w:t>
      </w:r>
    </w:p>
    <w:p w14:paraId="76BD39C4" w14:textId="77777777" w:rsidR="00D179D6" w:rsidRPr="00462199" w:rsidRDefault="00D179D6" w:rsidP="00326791">
      <w:pPr>
        <w:pStyle w:val="StandardAshurst"/>
        <w:jc w:val="center"/>
        <w:rPr>
          <w:lang w:eastAsia="zh-CN"/>
        </w:rPr>
      </w:pPr>
      <w:r w:rsidRPr="00462199">
        <w:t>For and on behalf of</w:t>
      </w:r>
    </w:p>
    <w:p w14:paraId="545E0D36"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72DB7F2" w14:textId="77777777" w:rsidR="00D179D6" w:rsidRPr="00462199" w:rsidRDefault="00D179D6" w:rsidP="00986A4F">
      <w:pPr>
        <w:pStyle w:val="NormalAshurst"/>
        <w:rPr>
          <w:lang w:eastAsia="zh-CN"/>
        </w:rPr>
      </w:pPr>
      <w:r w:rsidRPr="00462199">
        <w:rPr>
          <w:lang w:eastAsia="zh-CN"/>
        </w:rPr>
        <w:br w:type="page"/>
      </w:r>
    </w:p>
    <w:p w14:paraId="6FF684E5" w14:textId="77777777" w:rsidR="00D179D6" w:rsidRPr="00462199" w:rsidRDefault="00D179D6" w:rsidP="009B55C1">
      <w:pPr>
        <w:pStyle w:val="Annex13Heading"/>
      </w:pPr>
      <w:bookmarkStart w:id="10128" w:name="_Toc149834019"/>
      <w:r w:rsidRPr="00462199">
        <w:lastRenderedPageBreak/>
        <w:t>CO</w:t>
      </w:r>
      <w:r w:rsidRPr="003F70B5">
        <w:rPr>
          <w:vertAlign w:val="subscript"/>
        </w:rPr>
        <w:t>2</w:t>
      </w:r>
      <w:r w:rsidRPr="00462199">
        <w:t xml:space="preserve"> T&amp;S Prolonged Unavailability Further Response Notice</w:t>
      </w:r>
      <w:bookmarkEnd w:id="10128"/>
    </w:p>
    <w:p w14:paraId="5F55380E"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3545C75" w14:textId="77777777" w:rsidR="00D179D6" w:rsidRPr="00462199" w:rsidRDefault="00D179D6" w:rsidP="008667CA">
      <w:pPr>
        <w:pStyle w:val="NormalBoldAshurst"/>
        <w:tabs>
          <w:tab w:val="left" w:pos="782"/>
        </w:tabs>
        <w:rPr>
          <w:lang w:eastAsia="zh-CN"/>
        </w:rPr>
      </w:pPr>
      <w:r w:rsidRPr="00462199">
        <w:rPr>
          <w:i/>
        </w:rPr>
        <w:tab/>
        <w:t>[Address]</w:t>
      </w:r>
    </w:p>
    <w:p w14:paraId="366BD982"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284245F"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27429AE"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D6FB188"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PROLONGED UNAVAILABILITY FURTHER RESPONSE NOTICE</w:t>
      </w:r>
    </w:p>
    <w:p w14:paraId="00FA8687" w14:textId="77777777" w:rsidR="00D179D6" w:rsidRPr="00462199" w:rsidRDefault="00D179D6" w:rsidP="005B3BB9">
      <w:pPr>
        <w:pStyle w:val="NormalAshurst"/>
        <w:rPr>
          <w:lang w:eastAsia="zh-CN"/>
        </w:rPr>
      </w:pPr>
      <w:r w:rsidRPr="00462199">
        <w:t>Dear Sir/Madam,</w:t>
      </w:r>
    </w:p>
    <w:p w14:paraId="2607A48A" w14:textId="77777777" w:rsidR="00D179D6" w:rsidRPr="00462199" w:rsidRDefault="00D179D6" w:rsidP="00BC5CF5">
      <w:pPr>
        <w:pStyle w:val="AltSH1Ashurst"/>
        <w:numPr>
          <w:ilvl w:val="0"/>
          <w:numId w:val="141"/>
        </w:numPr>
        <w:rPr>
          <w:lang w:eastAsia="zh-CN"/>
        </w:rPr>
      </w:pPr>
      <w:bookmarkStart w:id="10129" w:name="_Ref144117545"/>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29"/>
    </w:p>
    <w:p w14:paraId="0E3FFE28" w14:textId="6424C473" w:rsidR="00D179D6" w:rsidRPr="00462199" w:rsidRDefault="00D179D6" w:rsidP="00500CE7">
      <w:pPr>
        <w:pStyle w:val="AltSH1Ashurst"/>
        <w:rPr>
          <w:lang w:eastAsia="zh-CN"/>
        </w:rPr>
      </w:pPr>
      <w:bookmarkStart w:id="10130" w:name="_Ref144117546"/>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_Ref144114700 \r \h \* MERGEFORMAT </w:instrText>
      </w:r>
      <w:r w:rsidRPr="00462199">
        <w:fldChar w:fldCharType="separate"/>
      </w:r>
      <w:del w:id="10131" w:author="Faqir, Sofia (Energy Security)" w:date="2023-11-12T19:48:00Z">
        <w:r w:rsidR="00E473FC" w:rsidRPr="00E473FC">
          <w:rPr>
            <w:color w:val="000000"/>
          </w:rPr>
          <w:delText>52.12(B)(ii)</w:delText>
        </w:r>
      </w:del>
      <w:r w:rsidRPr="00462199">
        <w:fldChar w:fldCharType="end"/>
      </w:r>
      <w:r w:rsidRPr="00462199">
        <w:t>.</w:t>
      </w:r>
      <w:bookmarkEnd w:id="10130"/>
    </w:p>
    <w:p w14:paraId="4805F01A" w14:textId="77777777" w:rsidR="00D179D6" w:rsidRPr="00462199" w:rsidRDefault="00D179D6" w:rsidP="00500CE7">
      <w:pPr>
        <w:pStyle w:val="AltSH1Ashurst"/>
        <w:rPr>
          <w:lang w:eastAsia="zh-CN"/>
        </w:rPr>
      </w:pPr>
      <w:bookmarkStart w:id="10132" w:name="_Ref144117547"/>
      <w:r w:rsidRPr="00462199">
        <w:t>This is a CO</w:t>
      </w:r>
      <w:r w:rsidRPr="00462199">
        <w:rPr>
          <w:vertAlign w:val="subscript"/>
        </w:rPr>
        <w:t>2</w:t>
      </w:r>
      <w:r w:rsidRPr="00462199">
        <w:t xml:space="preserve"> T&amp;S Prolonged Unavailability Further Response Notice in relation to the CO</w:t>
      </w:r>
      <w:r w:rsidRPr="00462199">
        <w:rPr>
          <w:vertAlign w:val="subscript"/>
        </w:rPr>
        <w:t>2</w:t>
      </w:r>
      <w:r w:rsidRPr="00462199">
        <w:t xml:space="preserve"> T&amp;S Prolonged Unavailability Event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CO</w:t>
      </w:r>
      <w:r w:rsidRPr="00462199">
        <w:rPr>
          <w:vertAlign w:val="subscript"/>
        </w:rPr>
        <w:t>2</w:t>
      </w:r>
      <w:r w:rsidRPr="00462199">
        <w:t xml:space="preserve"> T&amp;S Prolonged Unavailability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32"/>
    </w:p>
    <w:p w14:paraId="26D8F40B" w14:textId="46709403" w:rsidR="00D179D6" w:rsidRPr="00462199" w:rsidRDefault="00D179D6" w:rsidP="00500CE7">
      <w:pPr>
        <w:pStyle w:val="AltSH1Ashurst"/>
        <w:rPr>
          <w:b/>
          <w:bCs/>
          <w:i/>
          <w:lang w:eastAsia="zh-CN"/>
        </w:rPr>
      </w:pPr>
      <w:bookmarkStart w:id="10133" w:name="_Ref144117548"/>
      <w:r w:rsidRPr="00462199">
        <w:rPr>
          <w:b/>
          <w:bCs/>
          <w:i/>
        </w:rPr>
        <w:t>[We consider that the CO</w:t>
      </w:r>
      <w:r w:rsidRPr="00462199">
        <w:rPr>
          <w:b/>
          <w:bCs/>
          <w:i/>
          <w:vertAlign w:val="subscript"/>
        </w:rPr>
        <w:t>2</w:t>
      </w:r>
      <w:r w:rsidRPr="00462199">
        <w:rPr>
          <w:b/>
          <w:bCs/>
          <w:i/>
        </w:rPr>
        <w:t xml:space="preserve"> T&amp;S Prolonged Unavailability Event is no longer continuing. We enclose [(by way of upload(s) to the LCHA Counterparty</w:t>
      </w:r>
      <w:r w:rsidR="00515DD6">
        <w:rPr>
          <w:b/>
          <w:bCs/>
          <w:i/>
        </w:rPr>
        <w:t>'s document transfer application</w:t>
      </w:r>
      <w:r w:rsidRPr="00462199">
        <w:rPr>
          <w:b/>
          <w:bCs/>
          <w:i/>
        </w:rPr>
        <w:t xml:space="preserve"> on the dates set out in Appendix 1 to this notice)] Supporting Information, in reasonable detail, which we consider to be relevant to and supportive of the foregoing.]</w:t>
      </w:r>
      <w:bookmarkEnd w:id="10133"/>
    </w:p>
    <w:p w14:paraId="6C171D04" w14:textId="4F6F8137" w:rsidR="00D179D6" w:rsidRPr="00462199" w:rsidRDefault="00D179D6" w:rsidP="00500CE7">
      <w:pPr>
        <w:pStyle w:val="AltSH1Ashurst"/>
        <w:rPr>
          <w:b/>
          <w:bCs/>
          <w:i/>
          <w:lang w:eastAsia="zh-CN"/>
        </w:rPr>
      </w:pPr>
      <w:bookmarkStart w:id="10134" w:name="_Ref144117549"/>
      <w:r w:rsidRPr="00462199">
        <w:rPr>
          <w:b/>
          <w:bCs/>
          <w:i/>
        </w:rPr>
        <w:t>[We consider that the CO</w:t>
      </w:r>
      <w:r w:rsidRPr="00462199">
        <w:rPr>
          <w:b/>
          <w:bCs/>
          <w:i/>
          <w:vertAlign w:val="subscript"/>
        </w:rPr>
        <w:t>2</w:t>
      </w:r>
      <w:r w:rsidRPr="00462199">
        <w:rPr>
          <w:b/>
          <w:bCs/>
          <w:i/>
        </w:rPr>
        <w:t xml:space="preserve"> T&amp;S Prolonged Unavailability Event will be remedied by the CO</w:t>
      </w:r>
      <w:r w:rsidRPr="00462199">
        <w:rPr>
          <w:b/>
          <w:bCs/>
          <w:i/>
          <w:vertAlign w:val="subscript"/>
        </w:rPr>
        <w:t>2</w:t>
      </w:r>
      <w:r w:rsidRPr="00462199">
        <w:rPr>
          <w:b/>
          <w:bCs/>
          <w:i/>
        </w:rPr>
        <w:t xml:space="preserve"> T&amp;S Prolonged Unavailability Remediation Deadline. We enclose [(by way of upload(s) to the LCHA Counterparty</w:t>
      </w:r>
      <w:r w:rsidR="00515DD6">
        <w:rPr>
          <w:b/>
          <w:bCs/>
          <w:i/>
        </w:rPr>
        <w:t xml:space="preserve">'s document transfer application </w:t>
      </w:r>
      <w:r w:rsidRPr="00462199">
        <w:rPr>
          <w:b/>
          <w:bCs/>
          <w:i/>
        </w:rPr>
        <w:t>on the dates set out in Appendix 1 to this notice)] Supporting Information, in reasonable detail, which we consider to be relevant to and supportive of the foregoing.]</w:t>
      </w:r>
      <w:bookmarkEnd w:id="10134"/>
    </w:p>
    <w:p w14:paraId="4DC1062F" w14:textId="63648D3F" w:rsidR="00D179D6" w:rsidRPr="00462199" w:rsidRDefault="00D179D6" w:rsidP="00500CE7">
      <w:pPr>
        <w:pStyle w:val="AltSH1Ashurst"/>
        <w:rPr>
          <w:b/>
          <w:bCs/>
          <w:i/>
          <w:lang w:eastAsia="zh-CN"/>
        </w:rPr>
      </w:pPr>
      <w:bookmarkStart w:id="10135" w:name="_Ref144117550"/>
      <w:r w:rsidRPr="00462199">
        <w:rPr>
          <w:b/>
          <w:bCs/>
          <w:i/>
        </w:rPr>
        <w:t>[We enclose [(by way of upload(s) to the LCHA Counterparty</w:t>
      </w:r>
      <w:r w:rsidR="00515DD6">
        <w:rPr>
          <w:b/>
          <w:bCs/>
          <w:i/>
        </w:rPr>
        <w:t xml:space="preserve">'s document transfer application </w:t>
      </w:r>
      <w:r w:rsidRPr="00462199">
        <w:rPr>
          <w:b/>
          <w:bCs/>
          <w:i/>
        </w:rPr>
        <w:t>on the dates set out in Appendix 1 to this notice)] a draft Alternative CO</w:t>
      </w:r>
      <w:r w:rsidRPr="00462199">
        <w:rPr>
          <w:b/>
          <w:bCs/>
          <w:i/>
          <w:vertAlign w:val="subscript"/>
        </w:rPr>
        <w:t>2</w:t>
      </w:r>
      <w:r w:rsidRPr="00462199">
        <w:rPr>
          <w:b/>
          <w:bCs/>
          <w:i/>
        </w:rPr>
        <w:t xml:space="preserve"> T&amp;S Network Solution Plan which we intend to implement, together with Supporting Information, in reasonable detail, which we consider to be relevant to and supportive of the foregoing.]</w:t>
      </w:r>
      <w:bookmarkEnd w:id="10135"/>
    </w:p>
    <w:p w14:paraId="011709ED" w14:textId="64E44ABB" w:rsidR="00D179D6" w:rsidRPr="00462199" w:rsidRDefault="00D179D6" w:rsidP="00500CE7">
      <w:pPr>
        <w:pStyle w:val="AltSH1Ashurst"/>
        <w:rPr>
          <w:b/>
          <w:bCs/>
          <w:i/>
          <w:lang w:eastAsia="zh-CN"/>
        </w:rPr>
      </w:pPr>
      <w:bookmarkStart w:id="10136" w:name="_Ref144117551"/>
      <w:r w:rsidRPr="00462199">
        <w:rPr>
          <w:b/>
          <w:bCs/>
          <w:i/>
        </w:rPr>
        <w:t>[We consider that the CO</w:t>
      </w:r>
      <w:r w:rsidRPr="00462199">
        <w:rPr>
          <w:b/>
          <w:bCs/>
          <w:i/>
          <w:vertAlign w:val="subscript"/>
        </w:rPr>
        <w:t>2</w:t>
      </w:r>
      <w:r w:rsidRPr="00462199">
        <w:rPr>
          <w:b/>
          <w:bCs/>
          <w:i/>
        </w:rPr>
        <w:t xml:space="preserve"> T&amp;S Prolonged Unavailability Event will not be remedied by the CO</w:t>
      </w:r>
      <w:r w:rsidRPr="00462199">
        <w:rPr>
          <w:b/>
          <w:bCs/>
          <w:i/>
          <w:vertAlign w:val="subscript"/>
        </w:rPr>
        <w:t>2</w:t>
      </w:r>
      <w:r w:rsidRPr="00462199">
        <w:rPr>
          <w:b/>
          <w:bCs/>
          <w:i/>
        </w:rPr>
        <w:t xml:space="preserve"> T&amp;S Prolonged Unavailability Remediation Deadline and we cannot provide a feasible Alternative CO</w:t>
      </w:r>
      <w:r w:rsidRPr="00462199">
        <w:rPr>
          <w:b/>
          <w:bCs/>
          <w:i/>
          <w:vertAlign w:val="subscript"/>
        </w:rPr>
        <w:t>2</w:t>
      </w:r>
      <w:r w:rsidRPr="00462199">
        <w:rPr>
          <w:b/>
          <w:bCs/>
          <w:i/>
        </w:rPr>
        <w:t xml:space="preserve"> T&amp;S Network Solution Plan for the following reasons: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 We enclose [(by way of upload(s) to the LCHA Counterparty</w:t>
      </w:r>
      <w:r w:rsidR="00515DD6">
        <w:rPr>
          <w:b/>
          <w:bCs/>
          <w:i/>
        </w:rPr>
        <w:t>'s document transfer application</w:t>
      </w:r>
      <w:r w:rsidRPr="00462199">
        <w:rPr>
          <w:b/>
          <w:bCs/>
          <w:i/>
        </w:rPr>
        <w:t xml:space="preserve"> on the dates set out in Appendix 1 to this notice)] Supporting Information, in reasonable detail, which we consider to be relevant to and supportive of the foregoing.]</w:t>
      </w:r>
      <w:bookmarkEnd w:id="10136"/>
    </w:p>
    <w:p w14:paraId="6BE47C32" w14:textId="77777777" w:rsidR="00D179D6" w:rsidRPr="00462199" w:rsidRDefault="00D179D6" w:rsidP="00FF4DCF">
      <w:pPr>
        <w:pStyle w:val="NormalAshurst"/>
        <w:jc w:val="center"/>
      </w:pPr>
      <w:r w:rsidRPr="00462199">
        <w:t>Yours faithfully,</w:t>
      </w:r>
    </w:p>
    <w:p w14:paraId="377D85B9" w14:textId="77777777" w:rsidR="00D179D6" w:rsidRPr="00462199" w:rsidRDefault="00D179D6" w:rsidP="00FF4DCF">
      <w:pPr>
        <w:pStyle w:val="NormalAshurst"/>
        <w:jc w:val="center"/>
        <w:rPr>
          <w:lang w:eastAsia="zh-CN"/>
        </w:rPr>
      </w:pPr>
    </w:p>
    <w:p w14:paraId="657FDD73" w14:textId="77777777" w:rsidR="00D179D6" w:rsidRPr="00462199" w:rsidRDefault="00D179D6" w:rsidP="00FF4DCF">
      <w:pPr>
        <w:pStyle w:val="StandardAshurst"/>
        <w:jc w:val="center"/>
        <w:rPr>
          <w:lang w:eastAsia="zh-CN"/>
        </w:rPr>
      </w:pPr>
      <w:r w:rsidRPr="00462199">
        <w:t>…..................................</w:t>
      </w:r>
    </w:p>
    <w:p w14:paraId="755F7D69" w14:textId="77777777" w:rsidR="00D179D6" w:rsidRPr="00462199" w:rsidRDefault="00D179D6" w:rsidP="00FF4DCF">
      <w:pPr>
        <w:pStyle w:val="StandardAshurst"/>
        <w:jc w:val="center"/>
        <w:rPr>
          <w:lang w:eastAsia="zh-CN"/>
        </w:rPr>
      </w:pPr>
      <w:r w:rsidRPr="00462199">
        <w:t>For and on behalf of</w:t>
      </w:r>
    </w:p>
    <w:p w14:paraId="6B5B0FEA" w14:textId="77777777" w:rsidR="00D179D6" w:rsidRPr="00462199" w:rsidRDefault="00D179D6" w:rsidP="00FF4DCF">
      <w:pPr>
        <w:pStyle w:val="NormalAshurst"/>
        <w:jc w:val="center"/>
        <w:rPr>
          <w:lang w:eastAsia="zh-CN"/>
        </w:rPr>
      </w:pPr>
      <w:r w:rsidRPr="00462199">
        <w:lastRenderedPageBreak/>
        <w:t xml:space="preserve">the </w:t>
      </w:r>
      <w:r w:rsidRPr="00462199">
        <w:rPr>
          <w:b/>
        </w:rPr>
        <w:t>Producer</w:t>
      </w:r>
    </w:p>
    <w:p w14:paraId="1F7E7E11" w14:textId="77777777" w:rsidR="00D179D6" w:rsidRPr="00462199" w:rsidRDefault="00D179D6" w:rsidP="00986A4F">
      <w:pPr>
        <w:pStyle w:val="NormalAshurst"/>
        <w:rPr>
          <w:lang w:eastAsia="zh-CN"/>
        </w:rPr>
      </w:pPr>
      <w:r w:rsidRPr="00462199">
        <w:rPr>
          <w:lang w:eastAsia="zh-CN"/>
        </w:rPr>
        <w:br w:type="page"/>
      </w:r>
    </w:p>
    <w:p w14:paraId="52B727F8" w14:textId="77777777" w:rsidR="00D179D6" w:rsidRPr="00462199" w:rsidRDefault="00D179D6" w:rsidP="009B55C1">
      <w:pPr>
        <w:pStyle w:val="Annex13Heading"/>
      </w:pPr>
      <w:bookmarkStart w:id="10137" w:name="_Toc149834020"/>
      <w:r w:rsidRPr="00462199">
        <w:lastRenderedPageBreak/>
        <w:t>Alternative CO</w:t>
      </w:r>
      <w:r w:rsidRPr="003F70B5">
        <w:rPr>
          <w:vertAlign w:val="subscript"/>
        </w:rPr>
        <w:t>2</w:t>
      </w:r>
      <w:r w:rsidRPr="00462199">
        <w:t xml:space="preserve"> T&amp;S Network Review Notice</w:t>
      </w:r>
      <w:bookmarkEnd w:id="10137"/>
    </w:p>
    <w:p w14:paraId="57852E1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B46B9EC"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3574CBA"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7276C09" w14:textId="77777777" w:rsidR="00D179D6" w:rsidRPr="00462199" w:rsidRDefault="00D179D6" w:rsidP="009E0DA4">
      <w:pPr>
        <w:pStyle w:val="NormalBoldAshurst"/>
        <w:tabs>
          <w:tab w:val="left" w:pos="782"/>
        </w:tabs>
        <w:rPr>
          <w:lang w:eastAsia="zh-CN"/>
        </w:rPr>
      </w:pPr>
      <w:r w:rsidRPr="00462199">
        <w:rPr>
          <w:i/>
        </w:rPr>
        <w:tab/>
        <w:t>[Address]</w:t>
      </w:r>
    </w:p>
    <w:p w14:paraId="1E6887C3"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B2D0C4C" w14:textId="77777777" w:rsidR="00D179D6" w:rsidRPr="00462199" w:rsidRDefault="00D179D6" w:rsidP="005B3BB9">
      <w:pPr>
        <w:pStyle w:val="CBOLDCAPSAshurst"/>
        <w:rPr>
          <w:lang w:eastAsia="zh-CN"/>
        </w:rPr>
      </w:pPr>
      <w:r w:rsidRPr="00462199">
        <w:t>LCHA – ALTERNATIVE CO</w:t>
      </w:r>
      <w:r w:rsidRPr="00462199">
        <w:rPr>
          <w:vertAlign w:val="subscript"/>
        </w:rPr>
        <w:t>2</w:t>
      </w:r>
      <w:r w:rsidRPr="00462199">
        <w:t xml:space="preserve"> T&amp;S NETWORK REVIEW NOTICE</w:t>
      </w:r>
    </w:p>
    <w:p w14:paraId="7A3D8BE2" w14:textId="77777777" w:rsidR="00D179D6" w:rsidRPr="00462199" w:rsidRDefault="00D179D6" w:rsidP="005B3BB9">
      <w:pPr>
        <w:pStyle w:val="NormalAshurst"/>
        <w:rPr>
          <w:lang w:eastAsia="zh-CN"/>
        </w:rPr>
      </w:pPr>
      <w:r w:rsidRPr="00462199">
        <w:t>Dear Sir/Madam,</w:t>
      </w:r>
    </w:p>
    <w:p w14:paraId="262C59DC" w14:textId="77777777" w:rsidR="00D179D6" w:rsidRPr="00462199" w:rsidRDefault="00D179D6" w:rsidP="00BC5CF5">
      <w:pPr>
        <w:pStyle w:val="AltSH1Ashurst"/>
        <w:numPr>
          <w:ilvl w:val="0"/>
          <w:numId w:val="142"/>
        </w:numPr>
        <w:rPr>
          <w:lang w:eastAsia="zh-CN"/>
        </w:rPr>
      </w:pPr>
      <w:bookmarkStart w:id="10138" w:name="_Ref14411755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38"/>
    </w:p>
    <w:p w14:paraId="0E801109" w14:textId="7191663C" w:rsidR="00D179D6" w:rsidRPr="00462199" w:rsidRDefault="00D179D6" w:rsidP="00500CE7">
      <w:pPr>
        <w:pStyle w:val="AltSH1Ashurst"/>
        <w:rPr>
          <w:lang w:eastAsia="zh-CN"/>
        </w:rPr>
      </w:pPr>
      <w:bookmarkStart w:id="10139" w:name="_Ref144117553"/>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_Ref144114715 \r \h \* MERGEFORMAT </w:instrText>
      </w:r>
      <w:r w:rsidRPr="00462199">
        <w:fldChar w:fldCharType="separate"/>
      </w:r>
      <w:del w:id="10140" w:author="Faqir, Sofia (Energy Security)" w:date="2023-11-12T19:48:00Z">
        <w:r w:rsidR="00E473FC" w:rsidRPr="00E473FC">
          <w:rPr>
            <w:color w:val="000000"/>
          </w:rPr>
          <w:delText>52.13(C)</w:delText>
        </w:r>
      </w:del>
      <w:r w:rsidRPr="00462199">
        <w:fldChar w:fldCharType="end"/>
      </w:r>
      <w:r w:rsidRPr="00462199">
        <w:t>.</w:t>
      </w:r>
      <w:bookmarkEnd w:id="10139"/>
    </w:p>
    <w:p w14:paraId="621A3E04" w14:textId="77777777" w:rsidR="00D179D6" w:rsidRPr="00462199" w:rsidRDefault="00D179D6" w:rsidP="00500CE7">
      <w:pPr>
        <w:pStyle w:val="AltSH1Ashurst"/>
        <w:rPr>
          <w:lang w:eastAsia="zh-CN"/>
        </w:rPr>
      </w:pPr>
      <w:bookmarkStart w:id="10141" w:name="_Ref144117554"/>
      <w:r w:rsidRPr="00462199">
        <w:t>This is an Alternative CO</w:t>
      </w:r>
      <w:r w:rsidRPr="00462199">
        <w:rPr>
          <w:vertAlign w:val="subscript"/>
        </w:rPr>
        <w:t>2</w:t>
      </w:r>
      <w:r w:rsidRPr="00462199">
        <w:t xml:space="preserve"> T&amp;S Network Review Notice.</w:t>
      </w:r>
      <w:bookmarkEnd w:id="10141"/>
    </w:p>
    <w:p w14:paraId="23C9FEB0" w14:textId="77777777" w:rsidR="00D179D6" w:rsidRPr="00462199" w:rsidRDefault="00D179D6" w:rsidP="00500CE7">
      <w:pPr>
        <w:pStyle w:val="AltSH1Ashurst"/>
        <w:rPr>
          <w:b/>
          <w:bCs/>
          <w:i/>
          <w:lang w:eastAsia="zh-CN"/>
        </w:rPr>
      </w:pPr>
      <w:bookmarkStart w:id="10142" w:name="_Ref144117555"/>
      <w:r w:rsidRPr="00462199">
        <w:rPr>
          <w:b/>
          <w:bCs/>
          <w:i/>
        </w:rPr>
        <w:t>[We approve the draft Alternative CO</w:t>
      </w:r>
      <w:r w:rsidRPr="00462199">
        <w:rPr>
          <w:b/>
          <w:bCs/>
          <w:i/>
          <w:vertAlign w:val="subscript"/>
        </w:rPr>
        <w:t>2</w:t>
      </w:r>
      <w:r w:rsidRPr="00462199">
        <w:rPr>
          <w:b/>
          <w:bCs/>
          <w:i/>
        </w:rPr>
        <w:t xml:space="preserve"> T&amp;S Network Solution Plan submitted to us 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consider that we have not been provided with sufficient Supporting Information in relation to the draft Alternative CO</w:t>
      </w:r>
      <w:r w:rsidRPr="00462199">
        <w:rPr>
          <w:b/>
          <w:bCs/>
          <w:i/>
          <w:vertAlign w:val="subscript"/>
        </w:rPr>
        <w:t>2</w:t>
      </w:r>
      <w:r w:rsidRPr="00462199">
        <w:rPr>
          <w:b/>
          <w:bCs/>
          <w:i/>
        </w:rPr>
        <w:t xml:space="preserve"> T&amp;S Network Solution Plan, in order to determine whether or not to approve such plan. We require the following Supporting Information: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require the following amendments to be made to the draft Alternative CO</w:t>
      </w:r>
      <w:r w:rsidRPr="00462199">
        <w:rPr>
          <w:b/>
          <w:bCs/>
          <w:i/>
          <w:vertAlign w:val="subscript"/>
        </w:rPr>
        <w:t>2</w:t>
      </w:r>
      <w:r w:rsidRPr="00462199">
        <w:rPr>
          <w:b/>
          <w:bCs/>
          <w:i/>
        </w:rPr>
        <w:t xml:space="preserve"> T&amp;S Network Solution Plan: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]]/[We do not approve the draft Alternative CO</w:t>
      </w:r>
      <w:r w:rsidRPr="00462199">
        <w:rPr>
          <w:b/>
          <w:bCs/>
          <w:i/>
          <w:vertAlign w:val="subscript"/>
        </w:rPr>
        <w:t>2</w:t>
      </w:r>
      <w:r w:rsidRPr="00462199">
        <w:rPr>
          <w:b/>
          <w:bCs/>
          <w:i/>
        </w:rPr>
        <w:t xml:space="preserve"> T&amp;S Network Solution Plan for the following reasons: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10142"/>
    </w:p>
    <w:p w14:paraId="173C7A9C" w14:textId="77777777" w:rsidR="00D179D6" w:rsidRPr="00462199" w:rsidRDefault="00D179D6" w:rsidP="00326791">
      <w:pPr>
        <w:pStyle w:val="NormalAshurst"/>
        <w:jc w:val="center"/>
      </w:pPr>
      <w:r w:rsidRPr="00462199">
        <w:t>Yours faithfully,</w:t>
      </w:r>
    </w:p>
    <w:p w14:paraId="06386FE4" w14:textId="77777777" w:rsidR="00D179D6" w:rsidRPr="00462199" w:rsidRDefault="00D179D6" w:rsidP="00326791">
      <w:pPr>
        <w:pStyle w:val="NormalAshurst"/>
        <w:rPr>
          <w:lang w:eastAsia="zh-CN"/>
        </w:rPr>
      </w:pPr>
    </w:p>
    <w:p w14:paraId="3E2940AA" w14:textId="77777777" w:rsidR="00D179D6" w:rsidRPr="00462199" w:rsidRDefault="00D179D6" w:rsidP="00326791">
      <w:pPr>
        <w:pStyle w:val="StandardAshurst"/>
        <w:jc w:val="center"/>
        <w:rPr>
          <w:lang w:eastAsia="zh-CN"/>
        </w:rPr>
      </w:pPr>
      <w:r w:rsidRPr="00462199">
        <w:t>.....................................</w:t>
      </w:r>
    </w:p>
    <w:p w14:paraId="4FA2947F" w14:textId="77777777" w:rsidR="00D179D6" w:rsidRPr="00462199" w:rsidRDefault="00D179D6" w:rsidP="00326791">
      <w:pPr>
        <w:pStyle w:val="StandardAshurst"/>
        <w:jc w:val="center"/>
        <w:rPr>
          <w:lang w:eastAsia="zh-CN"/>
        </w:rPr>
      </w:pPr>
      <w:r w:rsidRPr="00462199">
        <w:t>For and on behalf of</w:t>
      </w:r>
    </w:p>
    <w:p w14:paraId="2B27A4B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AE65BB1" w14:textId="77777777" w:rsidR="00D179D6" w:rsidRPr="00462199" w:rsidRDefault="00D179D6" w:rsidP="00986A4F">
      <w:pPr>
        <w:pStyle w:val="NormalAshurst"/>
        <w:rPr>
          <w:lang w:eastAsia="zh-CN"/>
        </w:rPr>
      </w:pPr>
      <w:r w:rsidRPr="00462199">
        <w:rPr>
          <w:lang w:eastAsia="zh-CN"/>
        </w:rPr>
        <w:br w:type="page"/>
      </w:r>
    </w:p>
    <w:p w14:paraId="62586805" w14:textId="77777777" w:rsidR="00D179D6" w:rsidRPr="00462199" w:rsidRDefault="00D179D6" w:rsidP="009B55C1">
      <w:pPr>
        <w:pStyle w:val="Annex13Heading"/>
      </w:pPr>
      <w:bookmarkStart w:id="10143" w:name="_Toc149834021"/>
      <w:r w:rsidRPr="00462199">
        <w:lastRenderedPageBreak/>
        <w:t>CO</w:t>
      </w:r>
      <w:r w:rsidRPr="003F70B5">
        <w:rPr>
          <w:vertAlign w:val="subscript"/>
        </w:rPr>
        <w:t>2</w:t>
      </w:r>
      <w:r w:rsidRPr="00462199">
        <w:t xml:space="preserve"> T&amp;S Prolonged Unavailability Remediation Notice</w:t>
      </w:r>
      <w:bookmarkEnd w:id="10143"/>
    </w:p>
    <w:p w14:paraId="749B7608"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B0C1888" w14:textId="77777777" w:rsidR="00D179D6" w:rsidRPr="00462199" w:rsidRDefault="00D179D6" w:rsidP="008667CA">
      <w:pPr>
        <w:pStyle w:val="NormalBoldAshurst"/>
        <w:tabs>
          <w:tab w:val="left" w:pos="782"/>
        </w:tabs>
        <w:rPr>
          <w:lang w:eastAsia="zh-CN"/>
        </w:rPr>
      </w:pPr>
      <w:r w:rsidRPr="00462199">
        <w:rPr>
          <w:i/>
        </w:rPr>
        <w:tab/>
        <w:t>[Address]</w:t>
      </w:r>
    </w:p>
    <w:p w14:paraId="6A15C430"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0145AC6"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7EB4902"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85C747E"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PROLONGED UNAVAILABILITY REMEDIATION NOTICE</w:t>
      </w:r>
    </w:p>
    <w:p w14:paraId="3DEDEA67" w14:textId="77777777" w:rsidR="00D179D6" w:rsidRPr="00462199" w:rsidRDefault="00D179D6" w:rsidP="005B3BB9">
      <w:pPr>
        <w:pStyle w:val="NormalAshurst"/>
        <w:rPr>
          <w:lang w:eastAsia="zh-CN"/>
        </w:rPr>
      </w:pPr>
      <w:r w:rsidRPr="00462199">
        <w:t>Dear Sir/Madam,</w:t>
      </w:r>
    </w:p>
    <w:p w14:paraId="6B464915" w14:textId="77777777" w:rsidR="00D179D6" w:rsidRPr="00462199" w:rsidRDefault="00D179D6" w:rsidP="00BC5CF5">
      <w:pPr>
        <w:pStyle w:val="AltSH1Ashurst"/>
        <w:numPr>
          <w:ilvl w:val="0"/>
          <w:numId w:val="143"/>
        </w:numPr>
        <w:rPr>
          <w:lang w:eastAsia="zh-CN"/>
        </w:rPr>
      </w:pPr>
      <w:bookmarkStart w:id="10144" w:name="_Ref14411755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44"/>
    </w:p>
    <w:p w14:paraId="026E9867" w14:textId="720C12AA" w:rsidR="00D179D6" w:rsidRPr="00462199" w:rsidRDefault="00D179D6" w:rsidP="00500CE7">
      <w:pPr>
        <w:pStyle w:val="AltSH1Ashurst"/>
        <w:rPr>
          <w:lang w:eastAsia="zh-CN"/>
        </w:rPr>
      </w:pPr>
      <w:bookmarkStart w:id="10145" w:name="_Ref144117557"/>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_Ref144114739 \r \h \* MERGEFORMAT </w:instrText>
      </w:r>
      <w:r w:rsidRPr="00462199">
        <w:fldChar w:fldCharType="separate"/>
      </w:r>
      <w:del w:id="10146" w:author="Faqir, Sofia (Energy Security)" w:date="2023-11-12T19:48:00Z">
        <w:r w:rsidR="00E473FC" w:rsidRPr="00E473FC">
          <w:rPr>
            <w:color w:val="000000"/>
          </w:rPr>
          <w:delText>52.18(B)</w:delText>
        </w:r>
      </w:del>
      <w:r w:rsidRPr="00462199">
        <w:fldChar w:fldCharType="end"/>
      </w:r>
      <w:r w:rsidRPr="00462199">
        <w:t>.</w:t>
      </w:r>
      <w:bookmarkEnd w:id="10145"/>
    </w:p>
    <w:p w14:paraId="67D95EF0" w14:textId="77777777" w:rsidR="00D179D6" w:rsidRPr="00462199" w:rsidRDefault="00D179D6" w:rsidP="00500CE7">
      <w:pPr>
        <w:pStyle w:val="AltSH1Ashurst"/>
        <w:rPr>
          <w:lang w:eastAsia="zh-CN"/>
        </w:rPr>
      </w:pPr>
      <w:bookmarkStart w:id="10147" w:name="_Ref144117558"/>
      <w:r w:rsidRPr="00462199">
        <w:t>This is an CO</w:t>
      </w:r>
      <w:r w:rsidRPr="00462199">
        <w:rPr>
          <w:vertAlign w:val="subscript"/>
        </w:rPr>
        <w:t>2</w:t>
      </w:r>
      <w:r w:rsidRPr="00462199">
        <w:t xml:space="preserve"> T&amp;S Prolonged Unavailability Remediation Notice.</w:t>
      </w:r>
      <w:bookmarkEnd w:id="10147"/>
    </w:p>
    <w:p w14:paraId="191C0DE2" w14:textId="77777777" w:rsidR="00D179D6" w:rsidRPr="00462199" w:rsidRDefault="00D179D6" w:rsidP="00500CE7">
      <w:pPr>
        <w:pStyle w:val="AltSH1Ashurst"/>
        <w:rPr>
          <w:lang w:eastAsia="zh-CN"/>
        </w:rPr>
      </w:pPr>
      <w:bookmarkStart w:id="10148" w:name="_Ref144117559"/>
      <w:r w:rsidRPr="00462199">
        <w:t>We successfully completed the implementation of the Approved Alternative CO</w:t>
      </w:r>
      <w:r w:rsidRPr="00462199">
        <w:rPr>
          <w:vertAlign w:val="subscript"/>
        </w:rPr>
        <w:t>2</w:t>
      </w:r>
      <w:r w:rsidRPr="00462199">
        <w:t xml:space="preserve"> T&amp;S Network Solution Plan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48"/>
    </w:p>
    <w:p w14:paraId="644D68C6" w14:textId="3D6FDF27" w:rsidR="00D179D6" w:rsidRPr="00462199" w:rsidRDefault="00D179D6" w:rsidP="00500CE7">
      <w:pPr>
        <w:pStyle w:val="AltSH1Ashurst"/>
        <w:rPr>
          <w:lang w:eastAsia="zh-CN"/>
        </w:rPr>
      </w:pPr>
      <w:bookmarkStart w:id="10149" w:name="_Ref144117560"/>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to be relevant to evidence that the CO</w:t>
      </w:r>
      <w:r w:rsidRPr="00462199">
        <w:rPr>
          <w:vertAlign w:val="subscript"/>
        </w:rPr>
        <w:t>2</w:t>
      </w:r>
      <w:r w:rsidRPr="00462199">
        <w:t xml:space="preserve"> T&amp;S Prolonged Unavailability Event has been remedied.</w:t>
      </w:r>
      <w:bookmarkEnd w:id="10149"/>
    </w:p>
    <w:p w14:paraId="08B94D53" w14:textId="77777777" w:rsidR="00D179D6" w:rsidRPr="00462199" w:rsidRDefault="00D179D6" w:rsidP="00FF4DCF">
      <w:pPr>
        <w:pStyle w:val="NormalAshurst"/>
        <w:jc w:val="center"/>
      </w:pPr>
      <w:r w:rsidRPr="00462199">
        <w:t>Yours faithfully,</w:t>
      </w:r>
    </w:p>
    <w:p w14:paraId="47D81104" w14:textId="77777777" w:rsidR="00D179D6" w:rsidRPr="00462199" w:rsidRDefault="00D179D6" w:rsidP="00FF4DCF">
      <w:pPr>
        <w:pStyle w:val="NormalAshurst"/>
        <w:jc w:val="center"/>
        <w:rPr>
          <w:lang w:eastAsia="zh-CN"/>
        </w:rPr>
      </w:pPr>
    </w:p>
    <w:p w14:paraId="47119235" w14:textId="77777777" w:rsidR="00D179D6" w:rsidRPr="00462199" w:rsidRDefault="00D179D6" w:rsidP="00FF4DCF">
      <w:pPr>
        <w:pStyle w:val="StandardAshurst"/>
        <w:jc w:val="center"/>
        <w:rPr>
          <w:lang w:eastAsia="zh-CN"/>
        </w:rPr>
      </w:pPr>
      <w:r w:rsidRPr="00462199">
        <w:t>…..................................</w:t>
      </w:r>
    </w:p>
    <w:p w14:paraId="0822C73C" w14:textId="77777777" w:rsidR="00D179D6" w:rsidRPr="00462199" w:rsidRDefault="00D179D6" w:rsidP="00FF4DCF">
      <w:pPr>
        <w:pStyle w:val="StandardAshurst"/>
        <w:jc w:val="center"/>
        <w:rPr>
          <w:lang w:eastAsia="zh-CN"/>
        </w:rPr>
      </w:pPr>
      <w:r w:rsidRPr="00462199">
        <w:t>For and on behalf of</w:t>
      </w:r>
    </w:p>
    <w:p w14:paraId="39420351"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34860EF2" w14:textId="77777777" w:rsidR="00D179D6" w:rsidRPr="00462199" w:rsidRDefault="00D179D6" w:rsidP="00986A4F">
      <w:pPr>
        <w:pStyle w:val="NormalAshurst"/>
        <w:rPr>
          <w:lang w:eastAsia="zh-CN"/>
        </w:rPr>
      </w:pPr>
      <w:r w:rsidRPr="00462199">
        <w:rPr>
          <w:lang w:eastAsia="zh-CN"/>
        </w:rPr>
        <w:br w:type="page"/>
      </w:r>
    </w:p>
    <w:p w14:paraId="15F82F8F" w14:textId="77777777" w:rsidR="00D179D6" w:rsidRPr="00462199" w:rsidRDefault="00D179D6" w:rsidP="009B55C1">
      <w:pPr>
        <w:pStyle w:val="Annex13Heading"/>
      </w:pPr>
      <w:bookmarkStart w:id="10150" w:name="_Toc149834022"/>
      <w:r w:rsidRPr="00462199">
        <w:lastRenderedPageBreak/>
        <w:t>CO</w:t>
      </w:r>
      <w:r w:rsidRPr="003F70B5">
        <w:rPr>
          <w:vertAlign w:val="subscript"/>
        </w:rPr>
        <w:t>2</w:t>
      </w:r>
      <w:r w:rsidRPr="00462199">
        <w:t xml:space="preserve"> T&amp;S Prolonged Unavailability Termination Notice</w:t>
      </w:r>
      <w:bookmarkEnd w:id="10150"/>
    </w:p>
    <w:p w14:paraId="6D454C06"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6828289"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7D67B1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A3CF978" w14:textId="77777777" w:rsidR="00D179D6" w:rsidRPr="00462199" w:rsidRDefault="00D179D6" w:rsidP="009E0DA4">
      <w:pPr>
        <w:pStyle w:val="NormalBoldAshurst"/>
        <w:tabs>
          <w:tab w:val="left" w:pos="782"/>
        </w:tabs>
        <w:rPr>
          <w:lang w:eastAsia="zh-CN"/>
        </w:rPr>
      </w:pPr>
      <w:r w:rsidRPr="00462199">
        <w:rPr>
          <w:i/>
        </w:rPr>
        <w:tab/>
        <w:t>[Address]</w:t>
      </w:r>
    </w:p>
    <w:p w14:paraId="403B61D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1242DA6"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PROLONGED UNAVAILABILITY TERMINATION NOTICE</w:t>
      </w:r>
    </w:p>
    <w:p w14:paraId="23F7FEEA" w14:textId="77777777" w:rsidR="00D179D6" w:rsidRPr="00462199" w:rsidRDefault="00D179D6" w:rsidP="005B3BB9">
      <w:pPr>
        <w:pStyle w:val="NormalAshurst"/>
        <w:rPr>
          <w:lang w:eastAsia="zh-CN"/>
        </w:rPr>
      </w:pPr>
      <w:r w:rsidRPr="00462199">
        <w:t>Dear Sir/Madam,</w:t>
      </w:r>
    </w:p>
    <w:p w14:paraId="7BFB2707" w14:textId="77777777" w:rsidR="00D179D6" w:rsidRPr="00462199" w:rsidRDefault="00D179D6" w:rsidP="00BC5CF5">
      <w:pPr>
        <w:pStyle w:val="AltSH1Ashurst"/>
        <w:numPr>
          <w:ilvl w:val="0"/>
          <w:numId w:val="144"/>
        </w:numPr>
        <w:rPr>
          <w:lang w:eastAsia="zh-CN"/>
        </w:rPr>
      </w:pPr>
      <w:bookmarkStart w:id="10151" w:name="_Ref14411756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51"/>
    </w:p>
    <w:p w14:paraId="6D153771" w14:textId="54350229" w:rsidR="00D179D6" w:rsidRPr="00462199" w:rsidRDefault="00D179D6" w:rsidP="00500CE7">
      <w:pPr>
        <w:pStyle w:val="AltSH1Ashurst"/>
        <w:rPr>
          <w:lang w:eastAsia="zh-CN"/>
        </w:rPr>
      </w:pPr>
      <w:bookmarkStart w:id="10152" w:name="_Ref144117562"/>
      <w:r w:rsidRPr="00462199">
        <w:t xml:space="preserve">We further refer you to </w:t>
      </w:r>
      <w:r w:rsidR="007248B2" w:rsidRPr="007248B2">
        <w:t>Condition</w:t>
      </w:r>
      <w:r w:rsidRPr="00462199">
        <w:t xml:space="preserve"> </w:t>
      </w:r>
      <w:r w:rsidR="007248B2">
        <w:fldChar w:fldCharType="begin"/>
      </w:r>
      <w:r w:rsidR="007248B2">
        <w:instrText xml:space="preserve"> REF _Ref144114748 \w \h </w:instrText>
      </w:r>
      <w:r w:rsidR="007248B2">
        <w:fldChar w:fldCharType="separate"/>
      </w:r>
      <w:del w:id="10153" w:author="Faqir, Sofia (Energy Security)" w:date="2023-11-12T19:48:00Z">
        <w:r w:rsidR="00E473FC">
          <w:delText>52.22</w:delText>
        </w:r>
      </w:del>
      <w:r w:rsidR="007248B2">
        <w:fldChar w:fldCharType="end"/>
      </w:r>
      <w:r w:rsidRPr="00462199">
        <w:t>.</w:t>
      </w:r>
      <w:bookmarkEnd w:id="10152"/>
    </w:p>
    <w:p w14:paraId="61FCECA6" w14:textId="77777777" w:rsidR="00D179D6" w:rsidRPr="00462199" w:rsidRDefault="00D179D6" w:rsidP="00500CE7">
      <w:pPr>
        <w:pStyle w:val="AltSH1Ashurst"/>
        <w:rPr>
          <w:lang w:eastAsia="zh-CN"/>
        </w:rPr>
      </w:pPr>
      <w:bookmarkStart w:id="10154" w:name="_Ref144117563"/>
      <w:r w:rsidRPr="00462199">
        <w:t>This is a CO</w:t>
      </w:r>
      <w:r w:rsidRPr="00462199">
        <w:rPr>
          <w:vertAlign w:val="subscript"/>
        </w:rPr>
        <w:t>2</w:t>
      </w:r>
      <w:r w:rsidRPr="00462199">
        <w:t xml:space="preserve"> T&amp;S Prolonged Unavailability Termination Notice.</w:t>
      </w:r>
      <w:bookmarkEnd w:id="10154"/>
    </w:p>
    <w:p w14:paraId="3F0F8D39" w14:textId="77777777" w:rsidR="00D179D6" w:rsidRPr="00462199" w:rsidRDefault="00D179D6" w:rsidP="00500CE7">
      <w:pPr>
        <w:pStyle w:val="AltSH1Ashurst"/>
        <w:rPr>
          <w:lang w:eastAsia="zh-CN"/>
        </w:rPr>
      </w:pPr>
      <w:bookmarkStart w:id="10155" w:name="_Ref144117564"/>
      <w:r w:rsidRPr="00462199">
        <w:t>The CO</w:t>
      </w:r>
      <w:r w:rsidRPr="00462199">
        <w:rPr>
          <w:vertAlign w:val="subscript"/>
        </w:rPr>
        <w:t>2</w:t>
      </w:r>
      <w:r w:rsidRPr="00462199">
        <w:t xml:space="preserve"> T&amp;S Prolonged Unavailability Termination Date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55"/>
    </w:p>
    <w:p w14:paraId="52A99348" w14:textId="77777777" w:rsidR="00D179D6" w:rsidRPr="00462199" w:rsidRDefault="00D179D6" w:rsidP="00500CE7">
      <w:pPr>
        <w:pStyle w:val="AltSH1Ashurst"/>
        <w:rPr>
          <w:b/>
          <w:bCs/>
          <w:i/>
          <w:lang w:eastAsia="zh-CN"/>
        </w:rPr>
      </w:pPr>
      <w:bookmarkStart w:id="10156" w:name="_Ref144117565"/>
      <w:r w:rsidRPr="00462199">
        <w:rPr>
          <w:b/>
          <w:bCs/>
          <w:i/>
        </w:rPr>
        <w:t>[The following CO</w:t>
      </w:r>
      <w:r w:rsidRPr="00462199">
        <w:rPr>
          <w:b/>
          <w:bCs/>
          <w:i/>
          <w:vertAlign w:val="subscript"/>
        </w:rPr>
        <w:t>2</w:t>
      </w:r>
      <w:r w:rsidRPr="00462199">
        <w:rPr>
          <w:b/>
          <w:bCs/>
          <w:i/>
        </w:rPr>
        <w:t xml:space="preserve"> T&amp;S Prolonged Unavailability Event has occurred: [</w:t>
      </w:r>
      <w:r w:rsidRPr="00462199">
        <w:rPr>
          <w:b/>
          <w:bCs/>
          <w:i/>
        </w:rPr>
        <w:fldChar w:fldCharType="begin"/>
      </w:r>
      <w:r w:rsidRPr="00462199">
        <w:rPr>
          <w:b/>
          <w:bCs/>
          <w:i/>
        </w:rPr>
        <w:instrText xml:space="preserve"> SYMBOL 108\f wingdings \s11\h \* MERGEFORMAT </w:instrText>
      </w:r>
      <w:r w:rsidRPr="00462199">
        <w:rPr>
          <w:b/>
          <w:bCs/>
          <w:i/>
        </w:rPr>
        <w:fldChar w:fldCharType="end"/>
      </w:r>
      <w:r w:rsidRPr="00462199">
        <w:rPr>
          <w:b/>
          <w:bCs/>
          <w:i/>
        </w:rPr>
        <w:t>].]</w:t>
      </w:r>
      <w:bookmarkEnd w:id="10156"/>
    </w:p>
    <w:p w14:paraId="4E840740" w14:textId="77777777" w:rsidR="00D179D6" w:rsidRPr="00462199" w:rsidRDefault="00D179D6" w:rsidP="00326791">
      <w:pPr>
        <w:pStyle w:val="NormalAshurst"/>
        <w:jc w:val="center"/>
      </w:pPr>
      <w:r w:rsidRPr="00462199">
        <w:t>Yours faithfully,</w:t>
      </w:r>
    </w:p>
    <w:p w14:paraId="3A16F0C7" w14:textId="77777777" w:rsidR="00D179D6" w:rsidRPr="00462199" w:rsidRDefault="00D179D6" w:rsidP="00326791">
      <w:pPr>
        <w:pStyle w:val="NormalAshurst"/>
        <w:rPr>
          <w:lang w:eastAsia="zh-CN"/>
        </w:rPr>
      </w:pPr>
    </w:p>
    <w:p w14:paraId="1D1FC38F" w14:textId="77777777" w:rsidR="00D179D6" w:rsidRPr="00462199" w:rsidRDefault="00D179D6" w:rsidP="00326791">
      <w:pPr>
        <w:pStyle w:val="StandardAshurst"/>
        <w:jc w:val="center"/>
        <w:rPr>
          <w:lang w:eastAsia="zh-CN"/>
        </w:rPr>
      </w:pPr>
      <w:r w:rsidRPr="00462199">
        <w:t>.....................................</w:t>
      </w:r>
    </w:p>
    <w:p w14:paraId="669E0071" w14:textId="77777777" w:rsidR="00D179D6" w:rsidRPr="00462199" w:rsidRDefault="00D179D6" w:rsidP="00326791">
      <w:pPr>
        <w:pStyle w:val="StandardAshurst"/>
        <w:jc w:val="center"/>
        <w:rPr>
          <w:lang w:eastAsia="zh-CN"/>
        </w:rPr>
      </w:pPr>
      <w:r w:rsidRPr="00462199">
        <w:t>For and on behalf of</w:t>
      </w:r>
    </w:p>
    <w:p w14:paraId="5683D16E"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A0655C2" w14:textId="77777777" w:rsidR="00D179D6" w:rsidRPr="00462199" w:rsidRDefault="00D179D6" w:rsidP="009B55C1">
      <w:pPr>
        <w:pStyle w:val="Annex13Heading"/>
      </w:pPr>
      <w:r w:rsidRPr="00462199">
        <w:br w:type="page"/>
      </w:r>
      <w:bookmarkStart w:id="10157" w:name="_Toc149834023"/>
      <w:r w:rsidRPr="00462199">
        <w:lastRenderedPageBreak/>
        <w:t>CO</w:t>
      </w:r>
      <w:r w:rsidRPr="003F70B5">
        <w:rPr>
          <w:vertAlign w:val="subscript"/>
        </w:rPr>
        <w:t>2</w:t>
      </w:r>
      <w:r w:rsidRPr="00462199">
        <w:t xml:space="preserve"> T&amp;S Termination Response Notice</w:t>
      </w:r>
      <w:bookmarkEnd w:id="10157"/>
    </w:p>
    <w:p w14:paraId="0014C36E"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799FF2B" w14:textId="77777777" w:rsidR="00D179D6" w:rsidRPr="00462199" w:rsidRDefault="00D179D6" w:rsidP="008667CA">
      <w:pPr>
        <w:pStyle w:val="NormalBoldAshurst"/>
        <w:tabs>
          <w:tab w:val="left" w:pos="782"/>
        </w:tabs>
        <w:rPr>
          <w:lang w:eastAsia="zh-CN"/>
        </w:rPr>
      </w:pPr>
      <w:r w:rsidRPr="00462199">
        <w:rPr>
          <w:i/>
        </w:rPr>
        <w:tab/>
        <w:t>[Address]</w:t>
      </w:r>
    </w:p>
    <w:p w14:paraId="29DEF4E8"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966390D"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1A7A096"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6C84D71"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TERMINATION RESPONSE NOTICE</w:t>
      </w:r>
    </w:p>
    <w:p w14:paraId="2D4FD5AC" w14:textId="77777777" w:rsidR="00D179D6" w:rsidRPr="00462199" w:rsidRDefault="00D179D6" w:rsidP="005B3BB9">
      <w:pPr>
        <w:pStyle w:val="NormalAshurst"/>
        <w:rPr>
          <w:lang w:eastAsia="zh-CN"/>
        </w:rPr>
      </w:pPr>
      <w:r w:rsidRPr="00462199">
        <w:t>Dear Sir/Madam,</w:t>
      </w:r>
    </w:p>
    <w:p w14:paraId="6AC4F75B" w14:textId="77777777" w:rsidR="00D179D6" w:rsidRPr="00462199" w:rsidRDefault="00D179D6" w:rsidP="00BC5CF5">
      <w:pPr>
        <w:pStyle w:val="AltSH1Ashurst"/>
        <w:numPr>
          <w:ilvl w:val="0"/>
          <w:numId w:val="145"/>
        </w:numPr>
        <w:rPr>
          <w:lang w:eastAsia="zh-CN"/>
        </w:rPr>
      </w:pPr>
      <w:bookmarkStart w:id="10158" w:name="_Ref14411756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58"/>
    </w:p>
    <w:p w14:paraId="21525007" w14:textId="10A0C939" w:rsidR="00D179D6" w:rsidRPr="00462199" w:rsidRDefault="00D179D6" w:rsidP="00500CE7">
      <w:pPr>
        <w:pStyle w:val="AltSH1Ashurst"/>
        <w:rPr>
          <w:lang w:eastAsia="zh-CN"/>
        </w:rPr>
      </w:pPr>
      <w:bookmarkStart w:id="10159" w:name="_Ref144117567"/>
      <w:r w:rsidRPr="00462199">
        <w:t xml:space="preserve">We further refer you to </w:t>
      </w:r>
      <w:r w:rsidR="007248B2" w:rsidRPr="007248B2">
        <w:t>Condition</w:t>
      </w:r>
      <w:r w:rsidRPr="00462199">
        <w:t xml:space="preserve"> </w:t>
      </w:r>
      <w:r w:rsidR="007248B2">
        <w:fldChar w:fldCharType="begin"/>
      </w:r>
      <w:r w:rsidR="007248B2">
        <w:instrText xml:space="preserve"> REF _Ref144114753 \w \h </w:instrText>
      </w:r>
      <w:r w:rsidR="007248B2">
        <w:fldChar w:fldCharType="separate"/>
      </w:r>
      <w:del w:id="10160" w:author="Faqir, Sofia (Energy Security)" w:date="2023-11-12T19:48:00Z">
        <w:r w:rsidR="00E473FC">
          <w:delText>52.23</w:delText>
        </w:r>
      </w:del>
      <w:r w:rsidR="007248B2">
        <w:fldChar w:fldCharType="end"/>
      </w:r>
      <w:r w:rsidRPr="00462199">
        <w:t>.</w:t>
      </w:r>
      <w:bookmarkEnd w:id="10159"/>
    </w:p>
    <w:p w14:paraId="6DD4DAA8" w14:textId="77777777" w:rsidR="00D179D6" w:rsidRPr="00462199" w:rsidRDefault="00D179D6" w:rsidP="00500CE7">
      <w:pPr>
        <w:pStyle w:val="AltSH1Ashurst"/>
        <w:rPr>
          <w:lang w:eastAsia="zh-CN"/>
        </w:rPr>
      </w:pPr>
      <w:bookmarkStart w:id="10161" w:name="_Ref144117568"/>
      <w:r w:rsidRPr="00462199">
        <w:t>This is a CO</w:t>
      </w:r>
      <w:r w:rsidRPr="00462199">
        <w:rPr>
          <w:vertAlign w:val="subscript"/>
        </w:rPr>
        <w:t>2</w:t>
      </w:r>
      <w:r w:rsidRPr="00462199">
        <w:t xml:space="preserve"> T&amp;S Termination Response Notice in relation to the CO</w:t>
      </w:r>
      <w:r w:rsidRPr="00462199">
        <w:rPr>
          <w:vertAlign w:val="subscript"/>
        </w:rPr>
        <w:t>2</w:t>
      </w:r>
      <w:r w:rsidRPr="00462199">
        <w:t xml:space="preserve"> T&amp;S Prolonged Unavailability Termination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61"/>
    </w:p>
    <w:p w14:paraId="19D54F20" w14:textId="77777777" w:rsidR="00D179D6" w:rsidRPr="00462199" w:rsidRDefault="00D179D6" w:rsidP="00500CE7">
      <w:pPr>
        <w:pStyle w:val="AltSH1Ashurst"/>
        <w:rPr>
          <w:lang w:eastAsia="zh-CN"/>
        </w:rPr>
      </w:pPr>
      <w:bookmarkStart w:id="10162" w:name="_Ref144117569"/>
      <w:r w:rsidRPr="00462199">
        <w:t>Our good faith estimate of the CO</w:t>
      </w:r>
      <w:r w:rsidRPr="00462199">
        <w:rPr>
          <w:vertAlign w:val="subscript"/>
        </w:rPr>
        <w:t>2</w:t>
      </w:r>
      <w:r w:rsidRPr="00462199">
        <w:t xml:space="preserve"> T&amp;S Termination Payment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62"/>
    </w:p>
    <w:p w14:paraId="27494E47" w14:textId="5193C26B" w:rsidR="00D179D6" w:rsidRPr="00462199" w:rsidRDefault="00D179D6" w:rsidP="00500CE7">
      <w:pPr>
        <w:pStyle w:val="AltSH1Ashurst"/>
        <w:rPr>
          <w:lang w:eastAsia="zh-CN"/>
        </w:rPr>
      </w:pPr>
      <w:bookmarkStart w:id="10163" w:name="_Ref144117570"/>
      <w:r w:rsidRPr="00462199">
        <w:t>We enclose</w:t>
      </w:r>
      <w:r w:rsidRPr="00462199">
        <w:rPr>
          <w:b/>
          <w:i/>
        </w:rPr>
        <w:t xml:space="preserve"> [(by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to be necessary to enable you to calculate the CO</w:t>
      </w:r>
      <w:r w:rsidRPr="00462199">
        <w:rPr>
          <w:vertAlign w:val="subscript"/>
        </w:rPr>
        <w:t>2</w:t>
      </w:r>
      <w:r w:rsidRPr="00462199">
        <w:t xml:space="preserve"> T&amp;S Termination Payment.</w:t>
      </w:r>
      <w:bookmarkEnd w:id="10163"/>
    </w:p>
    <w:p w14:paraId="424CB07E" w14:textId="77777777" w:rsidR="00D179D6" w:rsidRPr="00462199" w:rsidRDefault="00D179D6" w:rsidP="00500CE7">
      <w:pPr>
        <w:pStyle w:val="AltSH1Ashurst"/>
        <w:rPr>
          <w:lang w:eastAsia="zh-CN"/>
        </w:rPr>
      </w:pPr>
      <w:bookmarkStart w:id="10164" w:name="_Ref144117571"/>
      <w:r w:rsidRPr="00462199">
        <w:t>We enclose a Directors' Certificate certifying that the information contained in, and enclosed with, this notice is true, complete and accurate in all material respects and is not misleading.</w:t>
      </w:r>
      <w:bookmarkEnd w:id="10164"/>
    </w:p>
    <w:p w14:paraId="131B9C2E" w14:textId="77777777" w:rsidR="00D179D6" w:rsidRPr="00462199" w:rsidRDefault="00D179D6" w:rsidP="00FF4DCF">
      <w:pPr>
        <w:pStyle w:val="NormalAshurst"/>
        <w:jc w:val="center"/>
      </w:pPr>
      <w:r w:rsidRPr="00462199">
        <w:t>Yours faithfully,</w:t>
      </w:r>
    </w:p>
    <w:p w14:paraId="2543525A" w14:textId="77777777" w:rsidR="00D179D6" w:rsidRPr="00462199" w:rsidRDefault="00D179D6" w:rsidP="00FF4DCF">
      <w:pPr>
        <w:pStyle w:val="NormalAshurst"/>
        <w:jc w:val="center"/>
        <w:rPr>
          <w:lang w:eastAsia="zh-CN"/>
        </w:rPr>
      </w:pPr>
    </w:p>
    <w:p w14:paraId="22BAFEAB" w14:textId="77777777" w:rsidR="00D179D6" w:rsidRPr="00462199" w:rsidRDefault="00D179D6" w:rsidP="00FF4DCF">
      <w:pPr>
        <w:pStyle w:val="StandardAshurst"/>
        <w:jc w:val="center"/>
        <w:rPr>
          <w:lang w:eastAsia="zh-CN"/>
        </w:rPr>
      </w:pPr>
      <w:r w:rsidRPr="00462199">
        <w:t>…..................................</w:t>
      </w:r>
    </w:p>
    <w:p w14:paraId="7AC8B3E5" w14:textId="77777777" w:rsidR="00D179D6" w:rsidRPr="00462199" w:rsidRDefault="00D179D6" w:rsidP="00FF4DCF">
      <w:pPr>
        <w:pStyle w:val="StandardAshurst"/>
        <w:jc w:val="center"/>
        <w:rPr>
          <w:lang w:eastAsia="zh-CN"/>
        </w:rPr>
      </w:pPr>
      <w:r w:rsidRPr="00462199">
        <w:t>For and on behalf of</w:t>
      </w:r>
    </w:p>
    <w:p w14:paraId="00AA46DD"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1F6D4AB4" w14:textId="77777777" w:rsidR="00D179D6" w:rsidRPr="00462199" w:rsidRDefault="00D179D6" w:rsidP="00986A4F">
      <w:pPr>
        <w:pStyle w:val="NormalAshurst"/>
      </w:pPr>
      <w:r w:rsidRPr="00462199">
        <w:br w:type="page"/>
      </w:r>
    </w:p>
    <w:p w14:paraId="3ED79AA2" w14:textId="77777777" w:rsidR="00D179D6" w:rsidRPr="00462199" w:rsidRDefault="00D179D6" w:rsidP="009B55C1">
      <w:pPr>
        <w:pStyle w:val="Annex13Heading"/>
      </w:pPr>
      <w:bookmarkStart w:id="10165" w:name="_Toc149834024"/>
      <w:r w:rsidRPr="00462199">
        <w:lastRenderedPageBreak/>
        <w:t>Default Termination Notice</w:t>
      </w:r>
      <w:bookmarkEnd w:id="10165"/>
    </w:p>
    <w:p w14:paraId="70540384"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217CC32"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6019413"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59A64AF" w14:textId="77777777" w:rsidR="00D179D6" w:rsidRPr="00462199" w:rsidRDefault="00D179D6" w:rsidP="009E0DA4">
      <w:pPr>
        <w:pStyle w:val="NormalBoldAshurst"/>
        <w:tabs>
          <w:tab w:val="left" w:pos="782"/>
        </w:tabs>
        <w:rPr>
          <w:lang w:eastAsia="zh-CN"/>
        </w:rPr>
      </w:pPr>
      <w:r w:rsidRPr="00462199">
        <w:rPr>
          <w:i/>
        </w:rPr>
        <w:tab/>
        <w:t>[Address]</w:t>
      </w:r>
    </w:p>
    <w:p w14:paraId="4F1567DD"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AB87C73" w14:textId="77777777" w:rsidR="00D179D6" w:rsidRPr="00462199" w:rsidRDefault="00D179D6" w:rsidP="005B3BB9">
      <w:pPr>
        <w:pStyle w:val="CBOLDCAPSAshurst"/>
        <w:rPr>
          <w:lang w:eastAsia="zh-CN"/>
        </w:rPr>
      </w:pPr>
      <w:r w:rsidRPr="00462199">
        <w:t>LCHA – DEFAULT TERMINATION NOTICE</w:t>
      </w:r>
    </w:p>
    <w:p w14:paraId="628AF1E3" w14:textId="77777777" w:rsidR="00D179D6" w:rsidRPr="00462199" w:rsidRDefault="00D179D6" w:rsidP="005B3BB9">
      <w:pPr>
        <w:pStyle w:val="NormalAshurst"/>
        <w:rPr>
          <w:lang w:eastAsia="zh-CN"/>
        </w:rPr>
      </w:pPr>
      <w:r w:rsidRPr="00462199">
        <w:t>Dear Sir/Madam,</w:t>
      </w:r>
    </w:p>
    <w:p w14:paraId="076E8573" w14:textId="77777777" w:rsidR="00D179D6" w:rsidRPr="00462199" w:rsidRDefault="00D179D6" w:rsidP="00BC5CF5">
      <w:pPr>
        <w:pStyle w:val="AltSH1Ashurst"/>
        <w:numPr>
          <w:ilvl w:val="0"/>
          <w:numId w:val="146"/>
        </w:numPr>
        <w:rPr>
          <w:lang w:eastAsia="zh-CN"/>
        </w:rPr>
      </w:pPr>
      <w:bookmarkStart w:id="10166" w:name="_Ref14411757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66"/>
    </w:p>
    <w:p w14:paraId="360237DD" w14:textId="03543985" w:rsidR="00D179D6" w:rsidRPr="00462199" w:rsidRDefault="00D179D6" w:rsidP="00500CE7">
      <w:pPr>
        <w:pStyle w:val="AltSH1Ashurst"/>
        <w:rPr>
          <w:lang w:eastAsia="zh-CN"/>
        </w:rPr>
      </w:pPr>
      <w:bookmarkStart w:id="10167" w:name="_Ref144117573"/>
      <w:r w:rsidRPr="00462199">
        <w:t xml:space="preserve">We further refer you to </w:t>
      </w:r>
      <w:r w:rsidR="007248B2" w:rsidRPr="007248B2">
        <w:t>Condition</w:t>
      </w:r>
      <w:r w:rsidRPr="00462199">
        <w:t xml:space="preserve"> </w:t>
      </w:r>
      <w:r w:rsidR="007248B2">
        <w:fldChar w:fldCharType="begin"/>
      </w:r>
      <w:r w:rsidR="007248B2">
        <w:instrText xml:space="preserve"> REF _Ref144114761 \w \h </w:instrText>
      </w:r>
      <w:r w:rsidR="007248B2">
        <w:fldChar w:fldCharType="separate"/>
      </w:r>
      <w:del w:id="10168" w:author="Faqir, Sofia (Energy Security)" w:date="2023-11-12T19:48:00Z">
        <w:r w:rsidR="00E473FC">
          <w:delText>52.27</w:delText>
        </w:r>
      </w:del>
      <w:r w:rsidR="007248B2">
        <w:fldChar w:fldCharType="end"/>
      </w:r>
      <w:r w:rsidRPr="00462199">
        <w:t>.</w:t>
      </w:r>
      <w:bookmarkEnd w:id="10167"/>
    </w:p>
    <w:p w14:paraId="0E25DDC6" w14:textId="77777777" w:rsidR="00D179D6" w:rsidRPr="00462199" w:rsidRDefault="00D179D6" w:rsidP="00500CE7">
      <w:pPr>
        <w:pStyle w:val="AltSH1Ashurst"/>
        <w:rPr>
          <w:lang w:eastAsia="zh-CN"/>
        </w:rPr>
      </w:pPr>
      <w:bookmarkStart w:id="10169" w:name="_Ref144117574"/>
      <w:r w:rsidRPr="00462199">
        <w:t>This is a Default Termination Notice.</w:t>
      </w:r>
      <w:bookmarkEnd w:id="10169"/>
    </w:p>
    <w:p w14:paraId="5DB9A927" w14:textId="77777777" w:rsidR="00D179D6" w:rsidRPr="00462199" w:rsidRDefault="00D179D6" w:rsidP="00500CE7">
      <w:pPr>
        <w:pStyle w:val="AltSH1Ashurst"/>
        <w:rPr>
          <w:lang w:eastAsia="zh-CN"/>
        </w:rPr>
      </w:pPr>
      <w:bookmarkStart w:id="10170" w:name="_Ref144117575"/>
      <w:r w:rsidRPr="00462199">
        <w:t xml:space="preserve">The Default Termination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70"/>
    </w:p>
    <w:p w14:paraId="369B2E29" w14:textId="77777777" w:rsidR="00D179D6" w:rsidRPr="00462199" w:rsidRDefault="00D179D6" w:rsidP="00500CE7">
      <w:pPr>
        <w:pStyle w:val="AltSH1Ashurst"/>
        <w:rPr>
          <w:lang w:eastAsia="zh-CN"/>
        </w:rPr>
      </w:pPr>
      <w:bookmarkStart w:id="10171" w:name="_Ref144117576"/>
      <w:r w:rsidRPr="00462199">
        <w:t xml:space="preserve">The following Termination Event has occurred: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71"/>
    </w:p>
    <w:p w14:paraId="7A46B16F" w14:textId="77777777" w:rsidR="00D179D6" w:rsidRPr="00462199" w:rsidRDefault="00D179D6" w:rsidP="00326791">
      <w:pPr>
        <w:pStyle w:val="NormalAshurst"/>
        <w:jc w:val="center"/>
      </w:pPr>
      <w:r w:rsidRPr="00462199">
        <w:t>Yours faithfully,</w:t>
      </w:r>
    </w:p>
    <w:p w14:paraId="0511E7AA" w14:textId="77777777" w:rsidR="00D179D6" w:rsidRPr="00462199" w:rsidRDefault="00D179D6" w:rsidP="00326791">
      <w:pPr>
        <w:pStyle w:val="NormalAshurst"/>
        <w:rPr>
          <w:lang w:eastAsia="zh-CN"/>
        </w:rPr>
      </w:pPr>
    </w:p>
    <w:p w14:paraId="1AF10D72" w14:textId="77777777" w:rsidR="00D179D6" w:rsidRPr="00462199" w:rsidRDefault="00D179D6" w:rsidP="00326791">
      <w:pPr>
        <w:pStyle w:val="StandardAshurst"/>
        <w:jc w:val="center"/>
        <w:rPr>
          <w:lang w:eastAsia="zh-CN"/>
        </w:rPr>
      </w:pPr>
      <w:r w:rsidRPr="00462199">
        <w:t>.....................................</w:t>
      </w:r>
    </w:p>
    <w:p w14:paraId="2C9D9A18" w14:textId="77777777" w:rsidR="00D179D6" w:rsidRPr="00462199" w:rsidRDefault="00D179D6" w:rsidP="00326791">
      <w:pPr>
        <w:pStyle w:val="StandardAshurst"/>
        <w:jc w:val="center"/>
        <w:rPr>
          <w:lang w:eastAsia="zh-CN"/>
        </w:rPr>
      </w:pPr>
      <w:r w:rsidRPr="00462199">
        <w:t>For and on behalf of</w:t>
      </w:r>
    </w:p>
    <w:p w14:paraId="352D4FBB"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6587793" w14:textId="77777777" w:rsidR="00D179D6" w:rsidRPr="00462199" w:rsidRDefault="00D179D6" w:rsidP="00CB437C">
      <w:pPr>
        <w:pStyle w:val="NormalAshurst"/>
      </w:pPr>
    </w:p>
    <w:p w14:paraId="2AF0168C" w14:textId="77777777" w:rsidR="00D179D6" w:rsidRPr="00462199" w:rsidRDefault="00D179D6">
      <w:pPr>
        <w:suppressAutoHyphens w:val="0"/>
        <w:spacing w:after="0" w:line="240" w:lineRule="auto"/>
        <w:jc w:val="left"/>
        <w:rPr>
          <w:sz w:val="20"/>
        </w:rPr>
      </w:pPr>
      <w:r w:rsidRPr="00462199">
        <w:br w:type="page"/>
      </w:r>
    </w:p>
    <w:p w14:paraId="579DD206" w14:textId="77777777" w:rsidR="00D179D6" w:rsidRPr="00462199" w:rsidRDefault="00D179D6" w:rsidP="009B55C1">
      <w:pPr>
        <w:pStyle w:val="Annex13Heading"/>
      </w:pPr>
      <w:bookmarkStart w:id="10172" w:name="_Toc149834025"/>
      <w:r w:rsidRPr="00462199">
        <w:lastRenderedPageBreak/>
        <w:t>Minimum Longstop Date Termination Notice</w:t>
      </w:r>
      <w:bookmarkEnd w:id="10172"/>
    </w:p>
    <w:p w14:paraId="5C8F0FDD"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760696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8B85F4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42BC596" w14:textId="77777777" w:rsidR="00D179D6" w:rsidRPr="00462199" w:rsidRDefault="00D179D6" w:rsidP="009E0DA4">
      <w:pPr>
        <w:pStyle w:val="NormalBoldAshurst"/>
        <w:tabs>
          <w:tab w:val="left" w:pos="782"/>
        </w:tabs>
        <w:rPr>
          <w:lang w:eastAsia="zh-CN"/>
        </w:rPr>
      </w:pPr>
      <w:r w:rsidRPr="00462199">
        <w:rPr>
          <w:i/>
        </w:rPr>
        <w:tab/>
        <w:t>[Address]</w:t>
      </w:r>
    </w:p>
    <w:p w14:paraId="7E47FE6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AF8B43A" w14:textId="77777777" w:rsidR="00D179D6" w:rsidRPr="00462199" w:rsidRDefault="00D179D6" w:rsidP="005B3BB9">
      <w:pPr>
        <w:pStyle w:val="CBOLDCAPSAshurst"/>
      </w:pPr>
      <w:r w:rsidRPr="00462199">
        <w:t>LCHA – MINIMUM LONGSTOP DATE TERMINATION NOTICE</w:t>
      </w:r>
    </w:p>
    <w:p w14:paraId="2226EF10" w14:textId="77777777" w:rsidR="00D179D6" w:rsidRPr="00462199" w:rsidRDefault="00D179D6" w:rsidP="005B3BB9">
      <w:pPr>
        <w:pStyle w:val="NormalAshurst"/>
      </w:pPr>
      <w:r w:rsidRPr="00462199">
        <w:t>Dear Sir/Madam,</w:t>
      </w:r>
    </w:p>
    <w:p w14:paraId="4AADF20F" w14:textId="77777777" w:rsidR="00D179D6" w:rsidRPr="00462199" w:rsidRDefault="00D179D6" w:rsidP="00BC5CF5">
      <w:pPr>
        <w:pStyle w:val="AltSH1Ashurst"/>
        <w:numPr>
          <w:ilvl w:val="0"/>
          <w:numId w:val="147"/>
        </w:numPr>
      </w:pPr>
      <w:bookmarkStart w:id="10173" w:name="_Ref14411757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73"/>
    </w:p>
    <w:p w14:paraId="0E2BFA9A" w14:textId="512F646E" w:rsidR="00D179D6" w:rsidRPr="00462199" w:rsidRDefault="00D179D6" w:rsidP="00500CE7">
      <w:pPr>
        <w:pStyle w:val="AltSH1Ashurst"/>
      </w:pPr>
      <w:bookmarkStart w:id="10174" w:name="_Ref144117578"/>
      <w:r w:rsidRPr="00462199">
        <w:t xml:space="preserve">We further refer you to </w:t>
      </w:r>
      <w:r w:rsidR="007248B2" w:rsidRPr="007248B2">
        <w:t>Condition</w:t>
      </w:r>
      <w:r w:rsidRPr="00462199">
        <w:t xml:space="preserve"> </w:t>
      </w:r>
      <w:r w:rsidR="007248B2">
        <w:fldChar w:fldCharType="begin"/>
      </w:r>
      <w:r w:rsidR="007248B2">
        <w:instrText xml:space="preserve"> REF _Ref144114765 \w \h </w:instrText>
      </w:r>
      <w:r w:rsidR="007248B2">
        <w:fldChar w:fldCharType="separate"/>
      </w:r>
      <w:del w:id="10175" w:author="Faqir, Sofia (Energy Security)" w:date="2023-11-12T19:48:00Z">
        <w:r w:rsidR="00E473FC">
          <w:delText>52.29</w:delText>
        </w:r>
      </w:del>
      <w:r w:rsidR="007248B2">
        <w:fldChar w:fldCharType="end"/>
      </w:r>
      <w:r w:rsidRPr="00462199">
        <w:t>.</w:t>
      </w:r>
      <w:bookmarkEnd w:id="10174"/>
    </w:p>
    <w:p w14:paraId="48398E8E" w14:textId="77777777" w:rsidR="00D179D6" w:rsidRPr="00462199" w:rsidRDefault="00D179D6" w:rsidP="00500CE7">
      <w:pPr>
        <w:pStyle w:val="AltSH1Ashurst"/>
      </w:pPr>
      <w:bookmarkStart w:id="10176" w:name="_Ref144117579"/>
      <w:r w:rsidRPr="00462199">
        <w:t>This is a Minimum Longstop Date Termination Notice.</w:t>
      </w:r>
      <w:bookmarkEnd w:id="10176"/>
    </w:p>
    <w:p w14:paraId="631EC8A8" w14:textId="77777777" w:rsidR="00D179D6" w:rsidRPr="00462199" w:rsidRDefault="00D179D6" w:rsidP="00326791">
      <w:pPr>
        <w:pStyle w:val="NormalAshurst"/>
        <w:jc w:val="center"/>
      </w:pPr>
      <w:r w:rsidRPr="00462199">
        <w:t>Yours faithfully,</w:t>
      </w:r>
    </w:p>
    <w:p w14:paraId="2F04C487" w14:textId="77777777" w:rsidR="00D179D6" w:rsidRPr="00462199" w:rsidRDefault="00D179D6" w:rsidP="00326791">
      <w:pPr>
        <w:pStyle w:val="NormalAshurst"/>
        <w:rPr>
          <w:lang w:eastAsia="zh-CN"/>
        </w:rPr>
      </w:pPr>
    </w:p>
    <w:p w14:paraId="64F42D4E" w14:textId="77777777" w:rsidR="00D179D6" w:rsidRPr="00462199" w:rsidRDefault="00D179D6" w:rsidP="00326791">
      <w:pPr>
        <w:pStyle w:val="StandardAshurst"/>
        <w:jc w:val="center"/>
        <w:rPr>
          <w:lang w:eastAsia="zh-CN"/>
        </w:rPr>
      </w:pPr>
      <w:r w:rsidRPr="00462199">
        <w:t>.....................................</w:t>
      </w:r>
    </w:p>
    <w:p w14:paraId="067B075F" w14:textId="77777777" w:rsidR="00D179D6" w:rsidRPr="00462199" w:rsidRDefault="00D179D6" w:rsidP="00326791">
      <w:pPr>
        <w:pStyle w:val="StandardAshurst"/>
        <w:jc w:val="center"/>
        <w:rPr>
          <w:lang w:eastAsia="zh-CN"/>
        </w:rPr>
      </w:pPr>
      <w:r w:rsidRPr="00462199">
        <w:t>For and on behalf of</w:t>
      </w:r>
    </w:p>
    <w:p w14:paraId="38D6688E"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475ED66" w14:textId="77777777" w:rsidR="00D179D6" w:rsidRPr="00462199" w:rsidRDefault="00D179D6">
      <w:pPr>
        <w:suppressAutoHyphens w:val="0"/>
        <w:spacing w:after="0" w:line="240" w:lineRule="auto"/>
        <w:jc w:val="left"/>
        <w:rPr>
          <w:b/>
          <w:sz w:val="20"/>
        </w:rPr>
      </w:pPr>
      <w:r w:rsidRPr="00462199">
        <w:br w:type="page"/>
      </w:r>
    </w:p>
    <w:p w14:paraId="0B21256B" w14:textId="77777777" w:rsidR="00D179D6" w:rsidRPr="00462199" w:rsidRDefault="00D179D6" w:rsidP="009E0DA4">
      <w:pPr>
        <w:pStyle w:val="Annex13Heading"/>
        <w:rPr>
          <w:lang w:eastAsia="zh-CN"/>
        </w:rPr>
      </w:pPr>
      <w:bookmarkStart w:id="10177" w:name="_Toc149834026"/>
      <w:r w:rsidRPr="00462199">
        <w:lastRenderedPageBreak/>
        <w:t>TCDE Termination Notice</w:t>
      </w:r>
      <w:bookmarkEnd w:id="10177"/>
    </w:p>
    <w:p w14:paraId="11A538AA"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A7B8D7B"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0EF523E"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832F4F5" w14:textId="77777777" w:rsidR="00D179D6" w:rsidRPr="00462199" w:rsidRDefault="00D179D6" w:rsidP="009E0DA4">
      <w:pPr>
        <w:pStyle w:val="NormalBoldAshurst"/>
        <w:tabs>
          <w:tab w:val="left" w:pos="782"/>
        </w:tabs>
        <w:rPr>
          <w:lang w:eastAsia="zh-CN"/>
        </w:rPr>
      </w:pPr>
      <w:r w:rsidRPr="00462199">
        <w:rPr>
          <w:i/>
        </w:rPr>
        <w:tab/>
        <w:t>[Address]</w:t>
      </w:r>
    </w:p>
    <w:p w14:paraId="15EC2C14"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063C346" w14:textId="77777777" w:rsidR="00D179D6" w:rsidRPr="00462199" w:rsidRDefault="00D179D6" w:rsidP="005B3BB9">
      <w:pPr>
        <w:pStyle w:val="CBOLDCAPSAshurst"/>
        <w:rPr>
          <w:lang w:eastAsia="zh-CN"/>
        </w:rPr>
      </w:pPr>
      <w:r w:rsidRPr="00462199">
        <w:t>LCHA – TCDE TERMINATION NOTICE</w:t>
      </w:r>
    </w:p>
    <w:p w14:paraId="2E471D43" w14:textId="77777777" w:rsidR="00D179D6" w:rsidRPr="00462199" w:rsidRDefault="00D179D6" w:rsidP="005B3BB9">
      <w:pPr>
        <w:pStyle w:val="NormalAshurst"/>
        <w:rPr>
          <w:lang w:eastAsia="zh-CN"/>
        </w:rPr>
      </w:pPr>
      <w:r w:rsidRPr="00462199">
        <w:t>Dear Sir/Madam,</w:t>
      </w:r>
    </w:p>
    <w:p w14:paraId="793A5C18" w14:textId="77777777" w:rsidR="00D179D6" w:rsidRPr="00462199" w:rsidRDefault="00D179D6" w:rsidP="00BC5CF5">
      <w:pPr>
        <w:pStyle w:val="AltSH1Ashurst"/>
        <w:numPr>
          <w:ilvl w:val="0"/>
          <w:numId w:val="148"/>
        </w:numPr>
        <w:rPr>
          <w:lang w:eastAsia="zh-CN"/>
        </w:rPr>
      </w:pPr>
      <w:bookmarkStart w:id="10178" w:name="_Ref14411758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78"/>
    </w:p>
    <w:p w14:paraId="4EEBECDE" w14:textId="222CA3E3" w:rsidR="00D179D6" w:rsidRPr="00462199" w:rsidRDefault="00D179D6" w:rsidP="00500CE7">
      <w:pPr>
        <w:pStyle w:val="AltSH1Ashurst"/>
        <w:rPr>
          <w:lang w:eastAsia="zh-CN"/>
        </w:rPr>
      </w:pPr>
      <w:bookmarkStart w:id="10179" w:name="_Ref144117581"/>
      <w:r w:rsidRPr="00462199">
        <w:t xml:space="preserve">We further refer you to </w:t>
      </w:r>
      <w:r w:rsidR="007248B2" w:rsidRPr="007248B2">
        <w:t>Condition</w:t>
      </w:r>
      <w:r w:rsidRPr="00462199">
        <w:t xml:space="preserve"> </w:t>
      </w:r>
      <w:r w:rsidR="007248B2">
        <w:fldChar w:fldCharType="begin"/>
      </w:r>
      <w:r w:rsidR="007248B2">
        <w:instrText xml:space="preserve"> REF _Ref144114770 \w \h </w:instrText>
      </w:r>
      <w:r w:rsidR="007248B2">
        <w:fldChar w:fldCharType="separate"/>
      </w:r>
      <w:del w:id="10180" w:author="Faqir, Sofia (Energy Security)" w:date="2023-11-12T19:48:00Z">
        <w:r w:rsidR="00E473FC">
          <w:delText>52.30</w:delText>
        </w:r>
      </w:del>
      <w:r w:rsidR="007248B2">
        <w:fldChar w:fldCharType="end"/>
      </w:r>
      <w:r w:rsidRPr="00462199">
        <w:t>.</w:t>
      </w:r>
      <w:bookmarkEnd w:id="10179"/>
    </w:p>
    <w:p w14:paraId="4BEAED12" w14:textId="77777777" w:rsidR="00D179D6" w:rsidRPr="00462199" w:rsidRDefault="00D179D6" w:rsidP="00500CE7">
      <w:pPr>
        <w:pStyle w:val="AltSH1Ashurst"/>
        <w:rPr>
          <w:lang w:eastAsia="zh-CN"/>
        </w:rPr>
      </w:pPr>
      <w:bookmarkStart w:id="10181" w:name="_Ref144117582"/>
      <w:r w:rsidRPr="00462199">
        <w:t>This is a TCDE Termination Notice.</w:t>
      </w:r>
      <w:bookmarkEnd w:id="10181"/>
    </w:p>
    <w:p w14:paraId="0E959F03" w14:textId="77777777" w:rsidR="00D179D6" w:rsidRPr="00462199" w:rsidRDefault="00D179D6" w:rsidP="00326791">
      <w:pPr>
        <w:pStyle w:val="NormalAshurst"/>
        <w:jc w:val="center"/>
      </w:pPr>
      <w:r w:rsidRPr="00462199">
        <w:t>Yours faithfully,</w:t>
      </w:r>
    </w:p>
    <w:p w14:paraId="1D01F6E8" w14:textId="77777777" w:rsidR="00D179D6" w:rsidRPr="00462199" w:rsidRDefault="00D179D6" w:rsidP="00326791">
      <w:pPr>
        <w:pStyle w:val="NormalAshurst"/>
        <w:rPr>
          <w:lang w:eastAsia="zh-CN"/>
        </w:rPr>
      </w:pPr>
    </w:p>
    <w:p w14:paraId="6F69DA53" w14:textId="77777777" w:rsidR="00D179D6" w:rsidRPr="00462199" w:rsidRDefault="00D179D6" w:rsidP="00326791">
      <w:pPr>
        <w:pStyle w:val="StandardAshurst"/>
        <w:jc w:val="center"/>
        <w:rPr>
          <w:lang w:eastAsia="zh-CN"/>
        </w:rPr>
      </w:pPr>
      <w:r w:rsidRPr="00462199">
        <w:t>.....................................</w:t>
      </w:r>
    </w:p>
    <w:p w14:paraId="4AE99D42" w14:textId="77777777" w:rsidR="00D179D6" w:rsidRPr="00462199" w:rsidRDefault="00D179D6" w:rsidP="00326791">
      <w:pPr>
        <w:pStyle w:val="StandardAshurst"/>
        <w:jc w:val="center"/>
        <w:rPr>
          <w:lang w:eastAsia="zh-CN"/>
        </w:rPr>
      </w:pPr>
      <w:r w:rsidRPr="00462199">
        <w:t>For and on behalf of</w:t>
      </w:r>
    </w:p>
    <w:p w14:paraId="7F42D799"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255F4A1" w14:textId="77777777" w:rsidR="00D179D6" w:rsidRPr="00462199" w:rsidRDefault="00D179D6" w:rsidP="00986A4F">
      <w:pPr>
        <w:pStyle w:val="NormalAshurst"/>
        <w:rPr>
          <w:lang w:eastAsia="zh-CN"/>
        </w:rPr>
      </w:pPr>
      <w:r w:rsidRPr="00462199">
        <w:rPr>
          <w:lang w:eastAsia="zh-CN"/>
        </w:rPr>
        <w:br w:type="page"/>
      </w:r>
    </w:p>
    <w:p w14:paraId="76969BA0" w14:textId="319E5D66" w:rsidR="00D179D6" w:rsidRPr="00462199" w:rsidRDefault="00D179D6" w:rsidP="009B55C1">
      <w:pPr>
        <w:pStyle w:val="Annex13Heading"/>
      </w:pPr>
      <w:bookmarkStart w:id="10182" w:name="_Toc149834027"/>
      <w:r w:rsidRPr="00462199">
        <w:lastRenderedPageBreak/>
        <w:t>Q</w:t>
      </w:r>
      <w:r w:rsidR="00BD24B0">
        <w:t>C</w:t>
      </w:r>
      <w:r w:rsidRPr="00462199">
        <w:t>iL Termination Notice</w:t>
      </w:r>
      <w:bookmarkEnd w:id="10182"/>
    </w:p>
    <w:p w14:paraId="0ADD52D9"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7BFFCE9"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B566BAF"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D6DE7C6" w14:textId="77777777" w:rsidR="00D179D6" w:rsidRPr="00462199" w:rsidRDefault="00D179D6" w:rsidP="009E0DA4">
      <w:pPr>
        <w:pStyle w:val="NormalBoldAshurst"/>
        <w:tabs>
          <w:tab w:val="left" w:pos="782"/>
        </w:tabs>
        <w:rPr>
          <w:lang w:eastAsia="zh-CN"/>
        </w:rPr>
      </w:pPr>
      <w:r w:rsidRPr="00462199">
        <w:rPr>
          <w:i/>
        </w:rPr>
        <w:tab/>
        <w:t>[Address]</w:t>
      </w:r>
    </w:p>
    <w:p w14:paraId="0C61708C"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12767A1" w14:textId="77777777" w:rsidR="00D179D6" w:rsidRPr="00462199" w:rsidRDefault="00D179D6" w:rsidP="005B3BB9">
      <w:pPr>
        <w:pStyle w:val="CBOLDCAPSAshurst"/>
        <w:rPr>
          <w:lang w:eastAsia="zh-CN"/>
        </w:rPr>
      </w:pPr>
      <w:r w:rsidRPr="00462199">
        <w:t>LCHA – QCIL TERMINATION NOTICE</w:t>
      </w:r>
    </w:p>
    <w:p w14:paraId="2FBF4AE1" w14:textId="77777777" w:rsidR="00D179D6" w:rsidRPr="00462199" w:rsidRDefault="00D179D6" w:rsidP="005B3BB9">
      <w:pPr>
        <w:pStyle w:val="NormalAshurst"/>
        <w:rPr>
          <w:lang w:eastAsia="zh-CN"/>
        </w:rPr>
      </w:pPr>
      <w:r w:rsidRPr="00462199">
        <w:t>Dear Sir/Madam,</w:t>
      </w:r>
    </w:p>
    <w:p w14:paraId="58A866D7" w14:textId="77777777" w:rsidR="00D179D6" w:rsidRPr="00462199" w:rsidRDefault="00D179D6" w:rsidP="00BC5CF5">
      <w:pPr>
        <w:pStyle w:val="AltSH1Ashurst"/>
        <w:numPr>
          <w:ilvl w:val="0"/>
          <w:numId w:val="149"/>
        </w:numPr>
        <w:rPr>
          <w:lang w:eastAsia="zh-CN"/>
        </w:rPr>
      </w:pPr>
      <w:bookmarkStart w:id="10183" w:name="_Ref14411758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or incorporated into the Agreement have the same meaning when used in this notice.</w:t>
      </w:r>
      <w:bookmarkEnd w:id="10183"/>
    </w:p>
    <w:p w14:paraId="4F7E1C6C" w14:textId="2597F05E" w:rsidR="00D179D6" w:rsidRPr="00462199" w:rsidRDefault="00D179D6" w:rsidP="00500CE7">
      <w:pPr>
        <w:pStyle w:val="AltSH1Ashurst"/>
        <w:rPr>
          <w:lang w:eastAsia="zh-CN"/>
        </w:rPr>
      </w:pPr>
      <w:bookmarkStart w:id="10184" w:name="_Ref144117584"/>
      <w:r w:rsidRPr="00462199">
        <w:t xml:space="preserve">We further refer you to </w:t>
      </w:r>
      <w:r w:rsidR="007248B2" w:rsidRPr="007248B2">
        <w:t>Condition</w:t>
      </w:r>
      <w:r w:rsidRPr="00462199">
        <w:t xml:space="preserve"> </w:t>
      </w:r>
      <w:r w:rsidR="007248B2">
        <w:fldChar w:fldCharType="begin"/>
      </w:r>
      <w:r w:rsidR="007248B2">
        <w:instrText xml:space="preserve"> REF _Ref144114771 \w \h </w:instrText>
      </w:r>
      <w:r w:rsidR="007248B2">
        <w:fldChar w:fldCharType="separate"/>
      </w:r>
      <w:del w:id="10185" w:author="Faqir, Sofia (Energy Security)" w:date="2023-11-12T19:48:00Z">
        <w:r w:rsidR="00E473FC">
          <w:delText>52.31</w:delText>
        </w:r>
      </w:del>
      <w:r w:rsidR="007248B2">
        <w:fldChar w:fldCharType="end"/>
      </w:r>
      <w:r w:rsidRPr="00462199">
        <w:t>.</w:t>
      </w:r>
      <w:bookmarkEnd w:id="10184"/>
    </w:p>
    <w:p w14:paraId="34153EAA" w14:textId="62235C81" w:rsidR="00D179D6" w:rsidRPr="00462199" w:rsidRDefault="00D179D6" w:rsidP="00500CE7">
      <w:pPr>
        <w:pStyle w:val="AltSH1Ashurst"/>
        <w:rPr>
          <w:lang w:eastAsia="zh-CN"/>
        </w:rPr>
      </w:pPr>
      <w:bookmarkStart w:id="10186" w:name="_Ref144117585"/>
      <w:r w:rsidRPr="00462199">
        <w:t>This is a Q</w:t>
      </w:r>
      <w:r w:rsidR="00BD24B0">
        <w:t>C</w:t>
      </w:r>
      <w:r w:rsidRPr="00462199">
        <w:t>iL Termination Notice.</w:t>
      </w:r>
      <w:bookmarkEnd w:id="10186"/>
    </w:p>
    <w:p w14:paraId="2E11DB06" w14:textId="0A08354E" w:rsidR="00D179D6" w:rsidRPr="00462199" w:rsidRDefault="00D179D6" w:rsidP="00500CE7">
      <w:pPr>
        <w:pStyle w:val="AltSH1Ashurst"/>
        <w:rPr>
          <w:lang w:eastAsia="zh-CN"/>
        </w:rPr>
      </w:pPr>
      <w:bookmarkStart w:id="10187" w:name="_Ref144117586"/>
      <w:r w:rsidRPr="00462199">
        <w:t>The Q</w:t>
      </w:r>
      <w:r w:rsidR="00BD24B0">
        <w:t>C</w:t>
      </w:r>
      <w:r w:rsidRPr="00462199">
        <w:t xml:space="preserve">iL Termination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87"/>
    </w:p>
    <w:p w14:paraId="7E0C31CB" w14:textId="77777777" w:rsidR="00D179D6" w:rsidRPr="00462199" w:rsidRDefault="00D179D6" w:rsidP="00326791">
      <w:pPr>
        <w:pStyle w:val="NormalAshurst"/>
        <w:jc w:val="center"/>
      </w:pPr>
      <w:r w:rsidRPr="00462199">
        <w:t>Yours faithfully,</w:t>
      </w:r>
    </w:p>
    <w:p w14:paraId="34DF36ED" w14:textId="77777777" w:rsidR="00D179D6" w:rsidRPr="00462199" w:rsidRDefault="00D179D6" w:rsidP="00326791">
      <w:pPr>
        <w:pStyle w:val="NormalAshurst"/>
        <w:rPr>
          <w:lang w:eastAsia="zh-CN"/>
        </w:rPr>
      </w:pPr>
    </w:p>
    <w:p w14:paraId="724AF770" w14:textId="77777777" w:rsidR="00D179D6" w:rsidRPr="00462199" w:rsidRDefault="00D179D6" w:rsidP="00326791">
      <w:pPr>
        <w:pStyle w:val="StandardAshurst"/>
        <w:jc w:val="center"/>
        <w:rPr>
          <w:lang w:eastAsia="zh-CN"/>
        </w:rPr>
      </w:pPr>
      <w:r w:rsidRPr="00462199">
        <w:t>.....................................</w:t>
      </w:r>
    </w:p>
    <w:p w14:paraId="41037F9F" w14:textId="77777777" w:rsidR="00D179D6" w:rsidRPr="00462199" w:rsidRDefault="00D179D6" w:rsidP="00326791">
      <w:pPr>
        <w:pStyle w:val="StandardAshurst"/>
        <w:jc w:val="center"/>
        <w:rPr>
          <w:lang w:eastAsia="zh-CN"/>
        </w:rPr>
      </w:pPr>
      <w:r w:rsidRPr="00462199">
        <w:t>For and on behalf of</w:t>
      </w:r>
    </w:p>
    <w:p w14:paraId="3E43BB06"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76A9ADD" w14:textId="77777777" w:rsidR="00D179D6" w:rsidRPr="00462199" w:rsidRDefault="00D179D6" w:rsidP="00986A4F">
      <w:pPr>
        <w:pStyle w:val="NormalAshurst"/>
        <w:rPr>
          <w:lang w:eastAsia="zh-CN"/>
        </w:rPr>
      </w:pPr>
      <w:r w:rsidRPr="00462199">
        <w:rPr>
          <w:lang w:eastAsia="zh-CN"/>
        </w:rPr>
        <w:br w:type="page"/>
      </w:r>
    </w:p>
    <w:p w14:paraId="5FC3E746" w14:textId="0F6BB8C9" w:rsidR="00D179D6" w:rsidRPr="00462199" w:rsidRDefault="00D179D6" w:rsidP="009B55C1">
      <w:pPr>
        <w:pStyle w:val="Annex13Heading"/>
      </w:pPr>
      <w:bookmarkStart w:id="10188" w:name="_Toc149834028"/>
      <w:r w:rsidRPr="00462199">
        <w:lastRenderedPageBreak/>
        <w:t>Q</w:t>
      </w:r>
      <w:r w:rsidR="00BD24B0">
        <w:t>C</w:t>
      </w:r>
      <w:r w:rsidRPr="00462199">
        <w:t>iL Compensation Termination Notice</w:t>
      </w:r>
      <w:bookmarkEnd w:id="10188"/>
    </w:p>
    <w:p w14:paraId="798C6435"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9ED482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EF5E698"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A9C3AAB" w14:textId="77777777" w:rsidR="00D179D6" w:rsidRPr="00462199" w:rsidRDefault="00D179D6" w:rsidP="009E0DA4">
      <w:pPr>
        <w:pStyle w:val="NormalBoldAshurst"/>
        <w:tabs>
          <w:tab w:val="left" w:pos="782"/>
        </w:tabs>
        <w:rPr>
          <w:lang w:eastAsia="zh-CN"/>
        </w:rPr>
      </w:pPr>
      <w:r w:rsidRPr="00462199">
        <w:rPr>
          <w:i/>
        </w:rPr>
        <w:tab/>
        <w:t>[Address]</w:t>
      </w:r>
    </w:p>
    <w:p w14:paraId="5683B013"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506AFC8" w14:textId="77777777" w:rsidR="00D179D6" w:rsidRPr="00462199" w:rsidRDefault="00D179D6" w:rsidP="005B3BB9">
      <w:pPr>
        <w:pStyle w:val="CBOLDCAPSAshurst"/>
        <w:rPr>
          <w:lang w:eastAsia="zh-CN"/>
        </w:rPr>
      </w:pPr>
      <w:r w:rsidRPr="00462199">
        <w:t>LCHA – QCIL COMPENSATION TERMINATION NOTICE</w:t>
      </w:r>
    </w:p>
    <w:p w14:paraId="3C924E31" w14:textId="77777777" w:rsidR="00D179D6" w:rsidRPr="00462199" w:rsidRDefault="00D179D6" w:rsidP="005B3BB9">
      <w:pPr>
        <w:pStyle w:val="NormalAshurst"/>
        <w:rPr>
          <w:lang w:eastAsia="zh-CN"/>
        </w:rPr>
      </w:pPr>
      <w:r w:rsidRPr="00462199">
        <w:t>Dear Sir/Madam,</w:t>
      </w:r>
    </w:p>
    <w:p w14:paraId="53CE9307" w14:textId="77777777" w:rsidR="00D179D6" w:rsidRPr="00462199" w:rsidRDefault="00D179D6" w:rsidP="00BC5CF5">
      <w:pPr>
        <w:pStyle w:val="AltSH1Ashurst"/>
        <w:numPr>
          <w:ilvl w:val="0"/>
          <w:numId w:val="150"/>
        </w:numPr>
        <w:rPr>
          <w:lang w:eastAsia="zh-CN"/>
        </w:rPr>
      </w:pPr>
      <w:bookmarkStart w:id="10189" w:name="_Ref14411758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89"/>
    </w:p>
    <w:p w14:paraId="36EB5C98" w14:textId="50ED02C4" w:rsidR="00D179D6" w:rsidRPr="00462199" w:rsidRDefault="00D179D6" w:rsidP="00500CE7">
      <w:pPr>
        <w:pStyle w:val="AltSH1Ashurst"/>
        <w:rPr>
          <w:lang w:eastAsia="zh-CN"/>
        </w:rPr>
      </w:pPr>
      <w:bookmarkStart w:id="10190" w:name="_Ref144117588"/>
      <w:r w:rsidRPr="00462199">
        <w:t xml:space="preserve">We further refer you to </w:t>
      </w:r>
      <w:r w:rsidR="007248B2" w:rsidRPr="007248B2">
        <w:t>Condition</w:t>
      </w:r>
      <w:r w:rsidRPr="00462199">
        <w:t xml:space="preserve"> </w:t>
      </w:r>
      <w:r w:rsidR="007248B2">
        <w:fldChar w:fldCharType="begin"/>
      </w:r>
      <w:r w:rsidR="007248B2">
        <w:instrText xml:space="preserve"> REF _Ref144114773 \w \h </w:instrText>
      </w:r>
      <w:r w:rsidR="007248B2">
        <w:fldChar w:fldCharType="separate"/>
      </w:r>
      <w:del w:id="10191" w:author="Faqir, Sofia (Energy Security)" w:date="2023-11-12T19:48:00Z">
        <w:r w:rsidR="00E473FC">
          <w:delText>52.33</w:delText>
        </w:r>
      </w:del>
      <w:r w:rsidR="007248B2">
        <w:fldChar w:fldCharType="end"/>
      </w:r>
      <w:r w:rsidRPr="00462199">
        <w:t>.</w:t>
      </w:r>
      <w:bookmarkEnd w:id="10190"/>
    </w:p>
    <w:p w14:paraId="7E4C0004" w14:textId="4230FA2F" w:rsidR="00D179D6" w:rsidRPr="00462199" w:rsidRDefault="00D179D6" w:rsidP="00500CE7">
      <w:pPr>
        <w:pStyle w:val="AltSH1Ashurst"/>
        <w:rPr>
          <w:lang w:eastAsia="zh-CN"/>
        </w:rPr>
      </w:pPr>
      <w:bookmarkStart w:id="10192" w:name="_Ref144117589"/>
      <w:r w:rsidRPr="00462199">
        <w:t>This is a Q</w:t>
      </w:r>
      <w:r w:rsidR="00BD24B0">
        <w:t>C</w:t>
      </w:r>
      <w:r w:rsidRPr="00462199">
        <w:t>iL Compensation Termination Notice.</w:t>
      </w:r>
      <w:bookmarkEnd w:id="10192"/>
    </w:p>
    <w:p w14:paraId="44A9A0A0" w14:textId="0C9E3CCE" w:rsidR="00D179D6" w:rsidRPr="00462199" w:rsidRDefault="00D179D6" w:rsidP="00500CE7">
      <w:pPr>
        <w:pStyle w:val="AltSH1Ashurst"/>
        <w:rPr>
          <w:lang w:eastAsia="zh-CN"/>
        </w:rPr>
      </w:pPr>
      <w:bookmarkStart w:id="10193" w:name="_Ref144117590"/>
      <w:r w:rsidRPr="00462199">
        <w:t>The Q</w:t>
      </w:r>
      <w:r w:rsidR="00BD24B0">
        <w:t>C</w:t>
      </w:r>
      <w:r w:rsidRPr="00462199">
        <w:t>iL Compensation Termination Date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93"/>
    </w:p>
    <w:p w14:paraId="3A83E7AD" w14:textId="77777777" w:rsidR="00D179D6" w:rsidRPr="00462199" w:rsidRDefault="00D179D6" w:rsidP="00326791">
      <w:pPr>
        <w:pStyle w:val="NormalAshurst"/>
        <w:jc w:val="center"/>
      </w:pPr>
      <w:r w:rsidRPr="00462199">
        <w:t>Yours faithfully,</w:t>
      </w:r>
    </w:p>
    <w:p w14:paraId="715BB19C" w14:textId="77777777" w:rsidR="00D179D6" w:rsidRPr="00462199" w:rsidRDefault="00D179D6" w:rsidP="00326791">
      <w:pPr>
        <w:pStyle w:val="NormalAshurst"/>
        <w:rPr>
          <w:lang w:eastAsia="zh-CN"/>
        </w:rPr>
      </w:pPr>
    </w:p>
    <w:p w14:paraId="65B99EBD" w14:textId="77777777" w:rsidR="00D179D6" w:rsidRPr="00462199" w:rsidRDefault="00D179D6" w:rsidP="00326791">
      <w:pPr>
        <w:pStyle w:val="StandardAshurst"/>
        <w:jc w:val="center"/>
        <w:rPr>
          <w:lang w:eastAsia="zh-CN"/>
        </w:rPr>
      </w:pPr>
      <w:r w:rsidRPr="00462199">
        <w:t>.....................................</w:t>
      </w:r>
    </w:p>
    <w:p w14:paraId="1D0B9640" w14:textId="77777777" w:rsidR="00D179D6" w:rsidRPr="00462199" w:rsidRDefault="00D179D6" w:rsidP="00326791">
      <w:pPr>
        <w:pStyle w:val="StandardAshurst"/>
        <w:jc w:val="center"/>
        <w:rPr>
          <w:lang w:eastAsia="zh-CN"/>
        </w:rPr>
      </w:pPr>
      <w:r w:rsidRPr="00462199">
        <w:t>For and on behalf of</w:t>
      </w:r>
    </w:p>
    <w:p w14:paraId="608FC3B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0653C1E9" w14:textId="77777777" w:rsidR="00D179D6" w:rsidRPr="00462199" w:rsidRDefault="00D179D6" w:rsidP="00986A4F">
      <w:pPr>
        <w:pStyle w:val="NormalAshurst"/>
        <w:rPr>
          <w:lang w:eastAsia="zh-CN"/>
        </w:rPr>
      </w:pPr>
      <w:r w:rsidRPr="00462199">
        <w:rPr>
          <w:lang w:eastAsia="zh-CN"/>
        </w:rPr>
        <w:br w:type="page"/>
      </w:r>
    </w:p>
    <w:p w14:paraId="5642C23D" w14:textId="77777777" w:rsidR="00D179D6" w:rsidRPr="00462199" w:rsidRDefault="00D179D6" w:rsidP="009B55C1">
      <w:pPr>
        <w:pStyle w:val="Annex13Heading"/>
      </w:pPr>
      <w:bookmarkStart w:id="10194" w:name="_Toc149834029"/>
      <w:r w:rsidRPr="00462199">
        <w:lastRenderedPageBreak/>
        <w:t>CO</w:t>
      </w:r>
      <w:r w:rsidRPr="003F70B5">
        <w:rPr>
          <w:vertAlign w:val="subscript"/>
        </w:rPr>
        <w:t>2</w:t>
      </w:r>
      <w:r w:rsidRPr="00462199">
        <w:t xml:space="preserve"> T&amp;S Termination Payment Notice</w:t>
      </w:r>
      <w:bookmarkEnd w:id="10194"/>
    </w:p>
    <w:p w14:paraId="5A2279A5"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7A1A6D3"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F89DE7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7287823" w14:textId="77777777" w:rsidR="00D179D6" w:rsidRPr="00462199" w:rsidRDefault="00D179D6" w:rsidP="009E0DA4">
      <w:pPr>
        <w:pStyle w:val="NormalBoldAshurst"/>
        <w:tabs>
          <w:tab w:val="left" w:pos="782"/>
        </w:tabs>
        <w:rPr>
          <w:lang w:eastAsia="zh-CN"/>
        </w:rPr>
      </w:pPr>
      <w:r w:rsidRPr="00462199">
        <w:rPr>
          <w:i/>
        </w:rPr>
        <w:tab/>
        <w:t>[Address]</w:t>
      </w:r>
    </w:p>
    <w:p w14:paraId="2695A8B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67536D6" w14:textId="77777777" w:rsidR="00D179D6" w:rsidRPr="00462199" w:rsidRDefault="00D179D6" w:rsidP="005B3BB9">
      <w:pPr>
        <w:pStyle w:val="CBOLDCAPSAshurst"/>
        <w:rPr>
          <w:lang w:eastAsia="zh-CN"/>
        </w:rPr>
      </w:pPr>
      <w:r w:rsidRPr="00462199">
        <w:t>LCHA – CO</w:t>
      </w:r>
      <w:r w:rsidRPr="00462199">
        <w:rPr>
          <w:vertAlign w:val="subscript"/>
        </w:rPr>
        <w:t>2</w:t>
      </w:r>
      <w:r w:rsidRPr="00462199">
        <w:t xml:space="preserve"> T&amp;S TERMINATION PAYMENT NOTICE</w:t>
      </w:r>
    </w:p>
    <w:p w14:paraId="69C593D8" w14:textId="77777777" w:rsidR="00D179D6" w:rsidRPr="00462199" w:rsidRDefault="00D179D6" w:rsidP="005B3BB9">
      <w:pPr>
        <w:pStyle w:val="NormalAshurst"/>
        <w:rPr>
          <w:lang w:eastAsia="zh-CN"/>
        </w:rPr>
      </w:pPr>
      <w:r w:rsidRPr="00462199">
        <w:t>Dear Sir/Madam,</w:t>
      </w:r>
    </w:p>
    <w:p w14:paraId="5BC5B915" w14:textId="77777777" w:rsidR="00D179D6" w:rsidRPr="00462199" w:rsidRDefault="00D179D6" w:rsidP="00BC5CF5">
      <w:pPr>
        <w:pStyle w:val="AltSH1Ashurst"/>
        <w:numPr>
          <w:ilvl w:val="0"/>
          <w:numId w:val="151"/>
        </w:numPr>
        <w:rPr>
          <w:lang w:eastAsia="zh-CN"/>
        </w:rPr>
      </w:pPr>
      <w:bookmarkStart w:id="10195" w:name="_Ref14411759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195"/>
    </w:p>
    <w:p w14:paraId="4B5A3EE2" w14:textId="2F8FF105" w:rsidR="00D179D6" w:rsidRPr="00462199" w:rsidRDefault="00D179D6" w:rsidP="00500CE7">
      <w:pPr>
        <w:pStyle w:val="AltSH1Ashurst"/>
        <w:rPr>
          <w:lang w:eastAsia="zh-CN"/>
        </w:rPr>
      </w:pPr>
      <w:bookmarkStart w:id="10196" w:name="_Ref144117592"/>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_Ref144114792 \r \h \* MERGEFORMAT </w:instrText>
      </w:r>
      <w:r w:rsidRPr="00462199">
        <w:fldChar w:fldCharType="separate"/>
      </w:r>
      <w:del w:id="10197" w:author="Faqir, Sofia (Energy Security)" w:date="2023-11-12T19:48:00Z">
        <w:r w:rsidR="00E473FC" w:rsidRPr="00E473FC">
          <w:rPr>
            <w:color w:val="000000"/>
          </w:rPr>
          <w:delText>53.3(B)</w:delText>
        </w:r>
      </w:del>
      <w:r w:rsidRPr="00462199">
        <w:fldChar w:fldCharType="end"/>
      </w:r>
      <w:r w:rsidRPr="00462199">
        <w:t>.</w:t>
      </w:r>
      <w:bookmarkEnd w:id="10196"/>
    </w:p>
    <w:p w14:paraId="602B3F4A" w14:textId="77777777" w:rsidR="00D179D6" w:rsidRPr="00462199" w:rsidRDefault="00D179D6" w:rsidP="00500CE7">
      <w:pPr>
        <w:pStyle w:val="AltSH1Ashurst"/>
        <w:rPr>
          <w:lang w:eastAsia="zh-CN"/>
        </w:rPr>
      </w:pPr>
      <w:bookmarkStart w:id="10198" w:name="_Ref144117593"/>
      <w:r w:rsidRPr="00462199">
        <w:t>This is a CO</w:t>
      </w:r>
      <w:r w:rsidRPr="00462199">
        <w:rPr>
          <w:vertAlign w:val="subscript"/>
        </w:rPr>
        <w:t>2</w:t>
      </w:r>
      <w:r w:rsidRPr="00462199">
        <w:t xml:space="preserve"> T&amp;S Termination Payment Notice.</w:t>
      </w:r>
      <w:bookmarkEnd w:id="10198"/>
    </w:p>
    <w:p w14:paraId="7627D5E4" w14:textId="77777777" w:rsidR="00D179D6" w:rsidRPr="00462199" w:rsidRDefault="00D179D6" w:rsidP="00500CE7">
      <w:pPr>
        <w:pStyle w:val="AltSH1Ashurst"/>
        <w:rPr>
          <w:lang w:eastAsia="zh-CN"/>
        </w:rPr>
      </w:pPr>
      <w:bookmarkStart w:id="10199" w:name="_Ref144117594"/>
      <w:r w:rsidRPr="00462199">
        <w:t>The CO</w:t>
      </w:r>
      <w:r w:rsidRPr="00462199">
        <w:rPr>
          <w:vertAlign w:val="subscript"/>
        </w:rPr>
        <w:t>2</w:t>
      </w:r>
      <w:r w:rsidRPr="00462199">
        <w:t xml:space="preserve"> T&amp;S Termination Payment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199"/>
    </w:p>
    <w:p w14:paraId="71458E20" w14:textId="77777777" w:rsidR="00D179D6" w:rsidRPr="00462199" w:rsidRDefault="00D179D6" w:rsidP="00500CE7">
      <w:pPr>
        <w:pStyle w:val="AltSH1Ashurst"/>
        <w:rPr>
          <w:lang w:eastAsia="zh-CN"/>
        </w:rPr>
      </w:pPr>
      <w:bookmarkStart w:id="10200" w:name="_Ref144117595"/>
      <w:r w:rsidRPr="00462199">
        <w:t>The principal inputs used by us to calculate such CO</w:t>
      </w:r>
      <w:r w:rsidRPr="00462199">
        <w:rPr>
          <w:vertAlign w:val="subscript"/>
        </w:rPr>
        <w:t>2</w:t>
      </w:r>
      <w:r w:rsidRPr="00462199">
        <w:t xml:space="preserve"> T&amp;S Termination Payment were: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00"/>
    </w:p>
    <w:p w14:paraId="146A5D09" w14:textId="77777777" w:rsidR="00D179D6" w:rsidRPr="00462199" w:rsidRDefault="00D179D6" w:rsidP="00500CE7">
      <w:pPr>
        <w:pStyle w:val="AltSH1Ashurst"/>
        <w:rPr>
          <w:lang w:eastAsia="zh-CN"/>
        </w:rPr>
      </w:pPr>
      <w:bookmarkStart w:id="10201" w:name="_Ref144117596"/>
      <w:r w:rsidRPr="00462199">
        <w:t>The CO</w:t>
      </w:r>
      <w:r w:rsidRPr="00462199">
        <w:rPr>
          <w:vertAlign w:val="subscript"/>
        </w:rPr>
        <w:t>2</w:t>
      </w:r>
      <w:r w:rsidRPr="00462199">
        <w:t xml:space="preserve"> T&amp;S Termination Payment shall be payable </w:t>
      </w:r>
      <w:r w:rsidRPr="00462199">
        <w:rPr>
          <w:b/>
          <w:i/>
        </w:rPr>
        <w:t>[as a lump sum]/[as staged payments]</w:t>
      </w:r>
      <w:r w:rsidRPr="00462199">
        <w:t>.</w:t>
      </w:r>
      <w:bookmarkEnd w:id="10201"/>
    </w:p>
    <w:p w14:paraId="4F7FDC0A" w14:textId="77777777" w:rsidR="00D179D6" w:rsidRPr="00462199" w:rsidRDefault="00D179D6" w:rsidP="00326791">
      <w:pPr>
        <w:pStyle w:val="NormalAshurst"/>
        <w:jc w:val="center"/>
      </w:pPr>
      <w:r w:rsidRPr="00462199">
        <w:t>Yours faithfully,</w:t>
      </w:r>
    </w:p>
    <w:p w14:paraId="77294731" w14:textId="77777777" w:rsidR="00D179D6" w:rsidRPr="00462199" w:rsidRDefault="00D179D6" w:rsidP="00326791">
      <w:pPr>
        <w:pStyle w:val="NormalAshurst"/>
        <w:rPr>
          <w:lang w:eastAsia="zh-CN"/>
        </w:rPr>
      </w:pPr>
    </w:p>
    <w:p w14:paraId="059D21A9" w14:textId="77777777" w:rsidR="00D179D6" w:rsidRPr="00462199" w:rsidRDefault="00D179D6" w:rsidP="00326791">
      <w:pPr>
        <w:pStyle w:val="StandardAshurst"/>
        <w:jc w:val="center"/>
        <w:rPr>
          <w:lang w:eastAsia="zh-CN"/>
        </w:rPr>
      </w:pPr>
      <w:r w:rsidRPr="00462199">
        <w:t>.....................................</w:t>
      </w:r>
    </w:p>
    <w:p w14:paraId="7820F16F" w14:textId="77777777" w:rsidR="00D179D6" w:rsidRPr="00462199" w:rsidRDefault="00D179D6" w:rsidP="00326791">
      <w:pPr>
        <w:pStyle w:val="StandardAshurst"/>
        <w:jc w:val="center"/>
        <w:rPr>
          <w:lang w:eastAsia="zh-CN"/>
        </w:rPr>
      </w:pPr>
      <w:r w:rsidRPr="00462199">
        <w:t>For and on behalf of</w:t>
      </w:r>
    </w:p>
    <w:p w14:paraId="22DB3380"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E5378DC" w14:textId="77777777" w:rsidR="00D179D6" w:rsidRPr="00462199" w:rsidRDefault="00D179D6" w:rsidP="00986A4F">
      <w:pPr>
        <w:pStyle w:val="NormalAshurst"/>
        <w:rPr>
          <w:lang w:eastAsia="zh-CN"/>
        </w:rPr>
      </w:pPr>
      <w:r w:rsidRPr="00462199">
        <w:rPr>
          <w:lang w:eastAsia="zh-CN"/>
        </w:rPr>
        <w:br w:type="page"/>
      </w:r>
    </w:p>
    <w:p w14:paraId="73507512" w14:textId="77777777" w:rsidR="00D179D6" w:rsidRPr="00462199" w:rsidRDefault="00D179D6" w:rsidP="009B55C1">
      <w:pPr>
        <w:pStyle w:val="Annex13Heading"/>
      </w:pPr>
      <w:bookmarkStart w:id="10202" w:name="_Toc149834030"/>
      <w:r w:rsidRPr="00462199">
        <w:lastRenderedPageBreak/>
        <w:t>Default Termination Payment Notice</w:t>
      </w:r>
      <w:bookmarkEnd w:id="10202"/>
    </w:p>
    <w:p w14:paraId="70A83BFB"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112038C"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B1ED2F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8906E60" w14:textId="77777777" w:rsidR="00D179D6" w:rsidRPr="00462199" w:rsidRDefault="00D179D6" w:rsidP="009E0DA4">
      <w:pPr>
        <w:pStyle w:val="NormalBoldAshurst"/>
        <w:tabs>
          <w:tab w:val="left" w:pos="782"/>
        </w:tabs>
        <w:rPr>
          <w:lang w:eastAsia="zh-CN"/>
        </w:rPr>
      </w:pPr>
      <w:r w:rsidRPr="00462199">
        <w:rPr>
          <w:i/>
        </w:rPr>
        <w:tab/>
        <w:t>[Address]</w:t>
      </w:r>
    </w:p>
    <w:p w14:paraId="37E74F0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FCE875F" w14:textId="77777777" w:rsidR="00D179D6" w:rsidRPr="00462199" w:rsidRDefault="00D179D6" w:rsidP="005B3BB9">
      <w:pPr>
        <w:pStyle w:val="CBOLDCAPSAshurst"/>
        <w:rPr>
          <w:lang w:eastAsia="zh-CN"/>
        </w:rPr>
      </w:pPr>
      <w:r w:rsidRPr="00462199">
        <w:t>LCHA – DEFAULT TERMINATION PAYMENT NOTICE</w:t>
      </w:r>
    </w:p>
    <w:p w14:paraId="712C0F37" w14:textId="77777777" w:rsidR="00D179D6" w:rsidRPr="00462199" w:rsidRDefault="00D179D6" w:rsidP="005B3BB9">
      <w:pPr>
        <w:pStyle w:val="NormalAshurst"/>
        <w:rPr>
          <w:lang w:eastAsia="zh-CN"/>
        </w:rPr>
      </w:pPr>
      <w:r w:rsidRPr="00462199">
        <w:t>Dear Sir/Madam,</w:t>
      </w:r>
    </w:p>
    <w:p w14:paraId="4250AAAA" w14:textId="77777777" w:rsidR="00D179D6" w:rsidRPr="00462199" w:rsidRDefault="00D179D6" w:rsidP="00BC5CF5">
      <w:pPr>
        <w:pStyle w:val="AltSH1Ashurst"/>
        <w:numPr>
          <w:ilvl w:val="0"/>
          <w:numId w:val="152"/>
        </w:numPr>
        <w:rPr>
          <w:lang w:eastAsia="zh-CN"/>
        </w:rPr>
      </w:pPr>
      <w:bookmarkStart w:id="10203" w:name="_Ref14411759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203"/>
    </w:p>
    <w:p w14:paraId="2BB01500" w14:textId="401E2229" w:rsidR="00D179D6" w:rsidRPr="00462199" w:rsidRDefault="00D179D6" w:rsidP="00500CE7">
      <w:pPr>
        <w:pStyle w:val="AltSH1Ashurst"/>
        <w:rPr>
          <w:lang w:eastAsia="zh-CN"/>
        </w:rPr>
      </w:pPr>
      <w:bookmarkStart w:id="10204" w:name="_Ref144117598"/>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_Ref144114810 \r \h \* MERGEFORMAT </w:instrText>
      </w:r>
      <w:r w:rsidRPr="00462199">
        <w:fldChar w:fldCharType="separate"/>
      </w:r>
      <w:del w:id="10205" w:author="Faqir, Sofia (Energy Security)" w:date="2023-11-12T19:48:00Z">
        <w:r w:rsidR="00E473FC" w:rsidRPr="00E473FC">
          <w:rPr>
            <w:color w:val="000000"/>
          </w:rPr>
          <w:delText>53.9(B)</w:delText>
        </w:r>
      </w:del>
      <w:r w:rsidRPr="00462199">
        <w:fldChar w:fldCharType="end"/>
      </w:r>
      <w:r w:rsidRPr="00462199">
        <w:t>.</w:t>
      </w:r>
      <w:bookmarkEnd w:id="10204"/>
    </w:p>
    <w:p w14:paraId="1D22614A" w14:textId="77777777" w:rsidR="00D179D6" w:rsidRPr="00462199" w:rsidRDefault="00D179D6" w:rsidP="00500CE7">
      <w:pPr>
        <w:pStyle w:val="AltSH1Ashurst"/>
        <w:rPr>
          <w:lang w:eastAsia="zh-CN"/>
        </w:rPr>
      </w:pPr>
      <w:bookmarkStart w:id="10206" w:name="_Ref144117599"/>
      <w:r w:rsidRPr="00462199">
        <w:t>This is a Default Termination Payment Notice.</w:t>
      </w:r>
      <w:bookmarkEnd w:id="10206"/>
    </w:p>
    <w:p w14:paraId="4AFB27E1" w14:textId="77777777" w:rsidR="00D179D6" w:rsidRPr="00462199" w:rsidRDefault="00D179D6" w:rsidP="00500CE7">
      <w:pPr>
        <w:pStyle w:val="AltSH1Ashurst"/>
        <w:rPr>
          <w:lang w:eastAsia="zh-CN"/>
        </w:rPr>
      </w:pPr>
      <w:bookmarkStart w:id="10207" w:name="_Ref144117600"/>
      <w:r w:rsidRPr="00462199">
        <w:t xml:space="preserve">The Default Termination Payment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10207"/>
    </w:p>
    <w:p w14:paraId="2035ADF8" w14:textId="77777777" w:rsidR="00D179D6" w:rsidRPr="00462199" w:rsidRDefault="00D179D6" w:rsidP="00500CE7">
      <w:pPr>
        <w:pStyle w:val="AltSH1Ashurst"/>
        <w:rPr>
          <w:lang w:eastAsia="zh-CN"/>
        </w:rPr>
      </w:pPr>
      <w:bookmarkStart w:id="10208" w:name="_Ref144117601"/>
      <w:r w:rsidRPr="00462199">
        <w:t>The principal inputs used by us to calculate such Default Termination Payment were: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08"/>
    </w:p>
    <w:p w14:paraId="465FC4A8" w14:textId="77777777" w:rsidR="00D179D6" w:rsidRPr="00462199" w:rsidRDefault="00D179D6" w:rsidP="00326791">
      <w:pPr>
        <w:pStyle w:val="NormalAshurst"/>
        <w:jc w:val="center"/>
      </w:pPr>
      <w:r w:rsidRPr="00462199">
        <w:t>Yours faithfully,</w:t>
      </w:r>
    </w:p>
    <w:p w14:paraId="63083865" w14:textId="77777777" w:rsidR="00D179D6" w:rsidRPr="00462199" w:rsidRDefault="00D179D6" w:rsidP="00326791">
      <w:pPr>
        <w:pStyle w:val="NormalAshurst"/>
        <w:rPr>
          <w:lang w:eastAsia="zh-CN"/>
        </w:rPr>
      </w:pPr>
    </w:p>
    <w:p w14:paraId="4D6872F3" w14:textId="77777777" w:rsidR="00D179D6" w:rsidRPr="00462199" w:rsidRDefault="00D179D6" w:rsidP="00326791">
      <w:pPr>
        <w:pStyle w:val="StandardAshurst"/>
        <w:jc w:val="center"/>
        <w:rPr>
          <w:lang w:eastAsia="zh-CN"/>
        </w:rPr>
      </w:pPr>
      <w:r w:rsidRPr="00462199">
        <w:t>.....................................</w:t>
      </w:r>
    </w:p>
    <w:p w14:paraId="3B0EC293" w14:textId="77777777" w:rsidR="00D179D6" w:rsidRPr="00462199" w:rsidRDefault="00D179D6" w:rsidP="00326791">
      <w:pPr>
        <w:pStyle w:val="StandardAshurst"/>
        <w:jc w:val="center"/>
        <w:rPr>
          <w:lang w:eastAsia="zh-CN"/>
        </w:rPr>
      </w:pPr>
      <w:r w:rsidRPr="00462199">
        <w:t>For and on behalf of</w:t>
      </w:r>
    </w:p>
    <w:p w14:paraId="404B4344"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2605495" w14:textId="77777777" w:rsidR="00D179D6" w:rsidRPr="00462199" w:rsidRDefault="00D179D6" w:rsidP="00986A4F">
      <w:pPr>
        <w:pStyle w:val="NormalAshurst"/>
        <w:rPr>
          <w:lang w:eastAsia="zh-CN"/>
        </w:rPr>
      </w:pPr>
      <w:r w:rsidRPr="00462199">
        <w:rPr>
          <w:lang w:eastAsia="zh-CN"/>
        </w:rPr>
        <w:br w:type="page"/>
      </w:r>
    </w:p>
    <w:p w14:paraId="6499998A" w14:textId="77777777" w:rsidR="00D179D6" w:rsidRPr="00462199" w:rsidRDefault="00D179D6" w:rsidP="009B55C1">
      <w:pPr>
        <w:pStyle w:val="Annex13Heading"/>
      </w:pPr>
      <w:bookmarkStart w:id="10209" w:name="_Toc149834031"/>
      <w:r w:rsidRPr="00462199">
        <w:lastRenderedPageBreak/>
        <w:t>Second Payment Failure Notice</w:t>
      </w:r>
      <w:bookmarkEnd w:id="10209"/>
    </w:p>
    <w:p w14:paraId="73A432E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D42883C"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C71536A"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299FFD2" w14:textId="77777777" w:rsidR="00D179D6" w:rsidRPr="00462199" w:rsidRDefault="00D179D6" w:rsidP="009E0DA4">
      <w:pPr>
        <w:pStyle w:val="NormalBoldAshurst"/>
        <w:tabs>
          <w:tab w:val="left" w:pos="782"/>
        </w:tabs>
        <w:rPr>
          <w:lang w:eastAsia="zh-CN"/>
        </w:rPr>
      </w:pPr>
      <w:r w:rsidRPr="00462199">
        <w:rPr>
          <w:i/>
        </w:rPr>
        <w:tab/>
        <w:t>[Address]</w:t>
      </w:r>
    </w:p>
    <w:p w14:paraId="08F7EDF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A6FD114" w14:textId="77777777" w:rsidR="00D179D6" w:rsidRPr="00462199" w:rsidRDefault="00D179D6" w:rsidP="005B3BB9">
      <w:pPr>
        <w:pStyle w:val="CBOLDCAPSAshurst"/>
        <w:rPr>
          <w:lang w:eastAsia="zh-CN"/>
        </w:rPr>
      </w:pPr>
      <w:r w:rsidRPr="00462199">
        <w:t>LCHA – SECOND PAYMENT FAILURE NOTICE</w:t>
      </w:r>
    </w:p>
    <w:p w14:paraId="1EB4AB48" w14:textId="77777777" w:rsidR="00D179D6" w:rsidRPr="00462199" w:rsidRDefault="00D179D6" w:rsidP="005B3BB9">
      <w:pPr>
        <w:pStyle w:val="NormalAshurst"/>
        <w:rPr>
          <w:lang w:eastAsia="zh-CN"/>
        </w:rPr>
      </w:pPr>
      <w:r w:rsidRPr="00462199">
        <w:t>Dear Sir/Madam,</w:t>
      </w:r>
    </w:p>
    <w:p w14:paraId="141BB9C8" w14:textId="77777777" w:rsidR="00D179D6" w:rsidRPr="00462199" w:rsidRDefault="00D179D6" w:rsidP="00BC5CF5">
      <w:pPr>
        <w:pStyle w:val="AltSH1Ashurst"/>
        <w:numPr>
          <w:ilvl w:val="0"/>
          <w:numId w:val="153"/>
        </w:numPr>
        <w:rPr>
          <w:lang w:eastAsia="zh-CN"/>
        </w:rPr>
      </w:pPr>
      <w:bookmarkStart w:id="10210" w:name="_Ref14411760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the Agreement have the same meaning when used in this notice.</w:t>
      </w:r>
      <w:bookmarkEnd w:id="10210"/>
    </w:p>
    <w:p w14:paraId="06B2F238" w14:textId="5F115476" w:rsidR="00D179D6" w:rsidRPr="00462199" w:rsidRDefault="00D179D6" w:rsidP="00500CE7">
      <w:pPr>
        <w:pStyle w:val="AltSH1Ashurst"/>
        <w:rPr>
          <w:lang w:eastAsia="zh-CN"/>
        </w:rPr>
      </w:pPr>
      <w:bookmarkStart w:id="10211" w:name="_Ref144117603"/>
      <w:r w:rsidRPr="00462199">
        <w:t xml:space="preserve">We further refer you to </w:t>
      </w:r>
      <w:r w:rsidR="007248B2" w:rsidRPr="007248B2">
        <w:t>Condition</w:t>
      </w:r>
      <w:r w:rsidRPr="00462199">
        <w:t xml:space="preserve"> </w:t>
      </w:r>
      <w:r w:rsidR="007248B2">
        <w:fldChar w:fldCharType="begin"/>
      </w:r>
      <w:r w:rsidR="007248B2">
        <w:instrText xml:space="preserve"> REF _Ref144114852 \w \h </w:instrText>
      </w:r>
      <w:r w:rsidR="007248B2">
        <w:fldChar w:fldCharType="separate"/>
      </w:r>
      <w:del w:id="10212" w:author="Faqir, Sofia (Energy Security)" w:date="2023-11-12T19:48:00Z">
        <w:r w:rsidR="00E473FC">
          <w:delText>56.1</w:delText>
        </w:r>
      </w:del>
      <w:r w:rsidR="007248B2">
        <w:fldChar w:fldCharType="end"/>
      </w:r>
      <w:r w:rsidRPr="00462199">
        <w:t>.</w:t>
      </w:r>
      <w:bookmarkEnd w:id="10211"/>
    </w:p>
    <w:p w14:paraId="1A03098A" w14:textId="77777777" w:rsidR="00D179D6" w:rsidRPr="00462199" w:rsidRDefault="00D179D6" w:rsidP="00500CE7">
      <w:pPr>
        <w:pStyle w:val="AltSH1Ashurst"/>
        <w:rPr>
          <w:lang w:eastAsia="zh-CN"/>
        </w:rPr>
      </w:pPr>
      <w:bookmarkStart w:id="10213" w:name="_Ref144117604"/>
      <w:r w:rsidRPr="00462199">
        <w:t>This is a Second Payment Failure Notice.</w:t>
      </w:r>
      <w:bookmarkEnd w:id="10213"/>
    </w:p>
    <w:p w14:paraId="0191B9A5" w14:textId="77777777" w:rsidR="00D179D6" w:rsidRPr="00462199" w:rsidRDefault="00D179D6" w:rsidP="00500CE7">
      <w:pPr>
        <w:pStyle w:val="AltSH1Ashurst"/>
        <w:rPr>
          <w:lang w:eastAsia="zh-CN"/>
        </w:rPr>
      </w:pPr>
      <w:bookmarkStart w:id="10214" w:name="_Ref144117605"/>
      <w:r w:rsidRPr="00462199">
        <w:t xml:space="preserve">We hereby give you notice that two (2) Payment Failures have occurred in the past twelve (12) Month period, namely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10214"/>
    </w:p>
    <w:p w14:paraId="4E8B9F7F" w14:textId="77777777" w:rsidR="00D179D6" w:rsidRPr="00462199" w:rsidRDefault="00D179D6" w:rsidP="00326791">
      <w:pPr>
        <w:pStyle w:val="NormalAshurst"/>
        <w:jc w:val="center"/>
      </w:pPr>
      <w:r w:rsidRPr="00462199">
        <w:t>Yours faithfully,</w:t>
      </w:r>
    </w:p>
    <w:p w14:paraId="5D729996" w14:textId="77777777" w:rsidR="00D179D6" w:rsidRPr="00462199" w:rsidRDefault="00D179D6" w:rsidP="00326791">
      <w:pPr>
        <w:pStyle w:val="NormalAshurst"/>
        <w:rPr>
          <w:lang w:eastAsia="zh-CN"/>
        </w:rPr>
      </w:pPr>
    </w:p>
    <w:p w14:paraId="107AFB9E" w14:textId="77777777" w:rsidR="00D179D6" w:rsidRPr="00462199" w:rsidRDefault="00D179D6" w:rsidP="00326791">
      <w:pPr>
        <w:pStyle w:val="StandardAshurst"/>
        <w:jc w:val="center"/>
        <w:rPr>
          <w:lang w:eastAsia="zh-CN"/>
        </w:rPr>
      </w:pPr>
      <w:r w:rsidRPr="00462199">
        <w:t>.....................................</w:t>
      </w:r>
    </w:p>
    <w:p w14:paraId="591393FE" w14:textId="77777777" w:rsidR="00D179D6" w:rsidRPr="00462199" w:rsidRDefault="00D179D6" w:rsidP="00326791">
      <w:pPr>
        <w:pStyle w:val="StandardAshurst"/>
        <w:jc w:val="center"/>
        <w:rPr>
          <w:lang w:eastAsia="zh-CN"/>
        </w:rPr>
      </w:pPr>
      <w:r w:rsidRPr="00462199">
        <w:t>For and on behalf of</w:t>
      </w:r>
    </w:p>
    <w:p w14:paraId="5F216EEF"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20A9A3BD" w14:textId="77777777" w:rsidR="00D179D6" w:rsidRPr="00462199" w:rsidRDefault="00D179D6" w:rsidP="00986A4F">
      <w:pPr>
        <w:pStyle w:val="NormalAshurst"/>
        <w:rPr>
          <w:lang w:eastAsia="zh-CN"/>
        </w:rPr>
      </w:pPr>
      <w:r w:rsidRPr="00462199">
        <w:rPr>
          <w:lang w:eastAsia="zh-CN"/>
        </w:rPr>
        <w:br w:type="page"/>
      </w:r>
    </w:p>
    <w:p w14:paraId="26FB4621" w14:textId="77777777" w:rsidR="00D179D6" w:rsidRPr="00462199" w:rsidRDefault="00D179D6" w:rsidP="009B55C1">
      <w:pPr>
        <w:pStyle w:val="Annex13Heading"/>
      </w:pPr>
      <w:bookmarkStart w:id="10215" w:name="_Toc149834032"/>
      <w:r w:rsidRPr="00462199">
        <w:lastRenderedPageBreak/>
        <w:t>Collateral Posting Notice</w:t>
      </w:r>
      <w:bookmarkEnd w:id="10215"/>
    </w:p>
    <w:p w14:paraId="10BE29D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A59073B"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4775D9D"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24F418E" w14:textId="77777777" w:rsidR="00D179D6" w:rsidRPr="00462199" w:rsidRDefault="00D179D6" w:rsidP="009E0DA4">
      <w:pPr>
        <w:pStyle w:val="NormalBoldAshurst"/>
        <w:tabs>
          <w:tab w:val="left" w:pos="782"/>
        </w:tabs>
        <w:rPr>
          <w:lang w:eastAsia="zh-CN"/>
        </w:rPr>
      </w:pPr>
      <w:r w:rsidRPr="00462199">
        <w:rPr>
          <w:i/>
        </w:rPr>
        <w:tab/>
        <w:t>[Address]</w:t>
      </w:r>
    </w:p>
    <w:p w14:paraId="55929F41"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4F46311" w14:textId="77777777" w:rsidR="00D179D6" w:rsidRPr="00462199" w:rsidRDefault="00D179D6" w:rsidP="005B3BB9">
      <w:pPr>
        <w:pStyle w:val="CBOLDCAPSAshurst"/>
        <w:rPr>
          <w:lang w:eastAsia="zh-CN"/>
        </w:rPr>
      </w:pPr>
      <w:r w:rsidRPr="00462199">
        <w:t>LCHA – COLLATERAL POSTING NOTICE</w:t>
      </w:r>
    </w:p>
    <w:p w14:paraId="5E8976F0" w14:textId="77777777" w:rsidR="00D179D6" w:rsidRPr="00462199" w:rsidRDefault="00D179D6" w:rsidP="005B3BB9">
      <w:pPr>
        <w:pStyle w:val="NormalAshurst"/>
        <w:rPr>
          <w:lang w:eastAsia="zh-CN"/>
        </w:rPr>
      </w:pPr>
      <w:r w:rsidRPr="00462199">
        <w:t>Dear Sir/Madam,</w:t>
      </w:r>
    </w:p>
    <w:p w14:paraId="5AA4C774" w14:textId="77777777" w:rsidR="00D179D6" w:rsidRPr="00462199" w:rsidRDefault="00D179D6" w:rsidP="00BC5CF5">
      <w:pPr>
        <w:pStyle w:val="AltSH1Ashurst"/>
        <w:numPr>
          <w:ilvl w:val="0"/>
          <w:numId w:val="154"/>
        </w:numPr>
        <w:rPr>
          <w:lang w:eastAsia="zh-CN"/>
        </w:rPr>
      </w:pPr>
      <w:bookmarkStart w:id="10216" w:name="_Ref14411760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the Agreement have the same meaning when used in this notice.</w:t>
      </w:r>
      <w:bookmarkEnd w:id="10216"/>
    </w:p>
    <w:p w14:paraId="7E84870D" w14:textId="36E21D57" w:rsidR="00D179D6" w:rsidRPr="00462199" w:rsidRDefault="00D179D6" w:rsidP="00500CE7">
      <w:pPr>
        <w:pStyle w:val="AltSH1Ashurst"/>
        <w:rPr>
          <w:lang w:eastAsia="zh-CN"/>
        </w:rPr>
      </w:pPr>
      <w:bookmarkStart w:id="10217" w:name="_Ref144117607"/>
      <w:r w:rsidRPr="00462199">
        <w:t xml:space="preserve">We further refer you to </w:t>
      </w:r>
      <w:r w:rsidR="007248B2" w:rsidRPr="007248B2">
        <w:t>Condition</w:t>
      </w:r>
      <w:r w:rsidRPr="00462199">
        <w:t xml:space="preserve"> </w:t>
      </w:r>
      <w:r w:rsidR="007248B2">
        <w:fldChar w:fldCharType="begin"/>
      </w:r>
      <w:r w:rsidR="007248B2">
        <w:instrText xml:space="preserve"> REF _Ref144114853 \w \h </w:instrText>
      </w:r>
      <w:r w:rsidR="007248B2">
        <w:fldChar w:fldCharType="separate"/>
      </w:r>
      <w:del w:id="10218" w:author="Faqir, Sofia (Energy Security)" w:date="2023-11-12T19:48:00Z">
        <w:r w:rsidR="00E473FC">
          <w:delText>56.2</w:delText>
        </w:r>
      </w:del>
      <w:r w:rsidR="007248B2">
        <w:fldChar w:fldCharType="end"/>
      </w:r>
      <w:r w:rsidRPr="00462199">
        <w:t>.</w:t>
      </w:r>
      <w:bookmarkEnd w:id="10217"/>
    </w:p>
    <w:p w14:paraId="3D3DFCBA" w14:textId="77777777" w:rsidR="00D179D6" w:rsidRPr="00462199" w:rsidRDefault="00D179D6" w:rsidP="00500CE7">
      <w:pPr>
        <w:pStyle w:val="AltSH1Ashurst"/>
        <w:rPr>
          <w:lang w:eastAsia="zh-CN"/>
        </w:rPr>
      </w:pPr>
      <w:bookmarkStart w:id="10219" w:name="_Ref144117608"/>
      <w:r w:rsidRPr="00462199">
        <w:t>This is a Collateral Posting Notice.</w:t>
      </w:r>
      <w:bookmarkEnd w:id="10219"/>
    </w:p>
    <w:p w14:paraId="0E1540EB" w14:textId="77777777" w:rsidR="00D179D6" w:rsidRPr="00462199" w:rsidRDefault="00D179D6" w:rsidP="00500CE7">
      <w:pPr>
        <w:pStyle w:val="AltSH1Ashurst"/>
        <w:rPr>
          <w:lang w:eastAsia="zh-CN"/>
        </w:rPr>
      </w:pPr>
      <w:bookmarkStart w:id="10220" w:name="_Ref144117609"/>
      <w:r w:rsidRPr="00462199">
        <w:t xml:space="preserve">We hereby give you notice that there have been Payment Failures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occasions in the past twelve (12) Month period.</w:t>
      </w:r>
      <w:bookmarkEnd w:id="10220"/>
    </w:p>
    <w:p w14:paraId="60682693" w14:textId="77777777" w:rsidR="00D179D6" w:rsidRPr="00462199" w:rsidRDefault="00D179D6" w:rsidP="00500CE7">
      <w:pPr>
        <w:pStyle w:val="AltSH1Ashurst"/>
        <w:rPr>
          <w:lang w:eastAsia="zh-CN"/>
        </w:rPr>
      </w:pPr>
      <w:bookmarkStart w:id="10221" w:name="_Ref144117610"/>
      <w:r w:rsidRPr="00462199">
        <w:t xml:space="preserve">The Billing Periods to which the Payment Failures relate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21"/>
    </w:p>
    <w:p w14:paraId="169CBFE1" w14:textId="1B8C70B8" w:rsidR="00D179D6" w:rsidRPr="00462199" w:rsidRDefault="00D179D6" w:rsidP="00500CE7">
      <w:pPr>
        <w:pStyle w:val="AltSH1Ashurst"/>
        <w:rPr>
          <w:lang w:eastAsia="zh-CN"/>
        </w:rPr>
      </w:pPr>
      <w:bookmarkStart w:id="10222" w:name="_Ref144117611"/>
      <w:r w:rsidRPr="00462199">
        <w:t xml:space="preserve">You are required to transfer or deliver, or procure the transfer or delivery, of Acceptable Collateral to us pursuant to </w:t>
      </w:r>
      <w:r w:rsidR="007248B2" w:rsidRPr="007248B2">
        <w:t>Condition</w:t>
      </w:r>
      <w:r w:rsidRPr="00462199">
        <w:t xml:space="preserve"> </w:t>
      </w:r>
      <w:r w:rsidR="007248B2">
        <w:fldChar w:fldCharType="begin"/>
      </w:r>
      <w:r w:rsidR="007248B2">
        <w:instrText xml:space="preserve"> REF _Ref144489324 \w \h </w:instrText>
      </w:r>
      <w:r w:rsidR="007248B2">
        <w:fldChar w:fldCharType="separate"/>
      </w:r>
      <w:del w:id="10223" w:author="Faqir, Sofia (Energy Security)" w:date="2023-11-12T19:48:00Z">
        <w:r w:rsidR="00E473FC">
          <w:delText>57</w:delText>
        </w:r>
      </w:del>
      <w:r w:rsidR="007248B2">
        <w:fldChar w:fldCharType="end"/>
      </w:r>
      <w:r w:rsidRPr="00462199">
        <w:t>.</w:t>
      </w:r>
      <w:bookmarkEnd w:id="10222"/>
    </w:p>
    <w:p w14:paraId="1679D27D" w14:textId="77777777" w:rsidR="00D179D6" w:rsidRPr="00462199" w:rsidRDefault="00D179D6" w:rsidP="00500CE7">
      <w:pPr>
        <w:pStyle w:val="AltSH1Ashurst"/>
        <w:rPr>
          <w:lang w:eastAsia="zh-CN"/>
        </w:rPr>
      </w:pPr>
      <w:bookmarkStart w:id="10224" w:name="_Ref144117612"/>
      <w:r w:rsidRPr="00462199">
        <w:t xml:space="preserve">The Collateral Amount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24"/>
    </w:p>
    <w:p w14:paraId="5A8CBE48" w14:textId="77777777" w:rsidR="00D179D6" w:rsidRPr="00462199" w:rsidRDefault="00D179D6" w:rsidP="00500CE7">
      <w:pPr>
        <w:pStyle w:val="AltSH1Ashurst"/>
        <w:rPr>
          <w:lang w:eastAsia="zh-CN"/>
        </w:rPr>
      </w:pPr>
      <w:bookmarkStart w:id="10225" w:name="_Ref144117613"/>
      <w:r w:rsidRPr="00462199">
        <w:t>The Collateral Posting Date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25"/>
    </w:p>
    <w:p w14:paraId="646CA4D3" w14:textId="77777777" w:rsidR="00D179D6" w:rsidRPr="00462199" w:rsidRDefault="00D179D6" w:rsidP="00500CE7">
      <w:pPr>
        <w:pStyle w:val="AltSH1Ashurst"/>
        <w:rPr>
          <w:lang w:eastAsia="zh-CN"/>
        </w:rPr>
      </w:pPr>
      <w:bookmarkStart w:id="10226" w:name="_Ref144117614"/>
      <w:r w:rsidRPr="00462199">
        <w:t xml:space="preserve">The Initial Collateral Repayment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26"/>
    </w:p>
    <w:p w14:paraId="36FC163C" w14:textId="77777777" w:rsidR="00D179D6" w:rsidRPr="00462199" w:rsidRDefault="00D179D6" w:rsidP="00500CE7">
      <w:pPr>
        <w:pStyle w:val="AltSH1Ashurst"/>
        <w:rPr>
          <w:lang w:eastAsia="zh-CN"/>
        </w:rPr>
      </w:pPr>
      <w:bookmarkStart w:id="10227" w:name="_Ref144117615"/>
      <w:r w:rsidRPr="00462199">
        <w:t>The details of the Reserve Account are as follows: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27"/>
    </w:p>
    <w:p w14:paraId="7FEDBEA1" w14:textId="77777777" w:rsidR="00D179D6" w:rsidRPr="00462199" w:rsidRDefault="00D179D6" w:rsidP="00326791">
      <w:pPr>
        <w:pStyle w:val="NormalAshurst"/>
        <w:jc w:val="center"/>
      </w:pPr>
      <w:r w:rsidRPr="00462199">
        <w:t>Yours faithfully,</w:t>
      </w:r>
    </w:p>
    <w:p w14:paraId="5EB72797" w14:textId="77777777" w:rsidR="00D179D6" w:rsidRPr="00462199" w:rsidRDefault="00D179D6" w:rsidP="00326791">
      <w:pPr>
        <w:pStyle w:val="NormalAshurst"/>
        <w:rPr>
          <w:lang w:eastAsia="zh-CN"/>
        </w:rPr>
      </w:pPr>
    </w:p>
    <w:p w14:paraId="3376A47F" w14:textId="77777777" w:rsidR="00D179D6" w:rsidRPr="00462199" w:rsidRDefault="00D179D6" w:rsidP="00326791">
      <w:pPr>
        <w:pStyle w:val="StandardAshurst"/>
        <w:jc w:val="center"/>
        <w:rPr>
          <w:lang w:eastAsia="zh-CN"/>
        </w:rPr>
      </w:pPr>
      <w:r w:rsidRPr="00462199">
        <w:t>.....................................</w:t>
      </w:r>
    </w:p>
    <w:p w14:paraId="69917167" w14:textId="77777777" w:rsidR="00D179D6" w:rsidRPr="00462199" w:rsidRDefault="00D179D6" w:rsidP="00326791">
      <w:pPr>
        <w:pStyle w:val="StandardAshurst"/>
        <w:jc w:val="center"/>
        <w:rPr>
          <w:lang w:eastAsia="zh-CN"/>
        </w:rPr>
      </w:pPr>
      <w:r w:rsidRPr="00462199">
        <w:t>For and on behalf of</w:t>
      </w:r>
    </w:p>
    <w:p w14:paraId="0BB87162"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DE284D5" w14:textId="77777777" w:rsidR="00D179D6" w:rsidRPr="00462199" w:rsidRDefault="00D179D6" w:rsidP="00986A4F">
      <w:pPr>
        <w:pStyle w:val="NormalAshurst"/>
        <w:rPr>
          <w:lang w:eastAsia="zh-CN"/>
        </w:rPr>
      </w:pPr>
      <w:r w:rsidRPr="00462199">
        <w:rPr>
          <w:lang w:eastAsia="zh-CN"/>
        </w:rPr>
        <w:br w:type="page"/>
      </w:r>
    </w:p>
    <w:p w14:paraId="360EBD1D" w14:textId="77777777" w:rsidR="00D179D6" w:rsidRPr="00462199" w:rsidRDefault="00D179D6" w:rsidP="009B55C1">
      <w:pPr>
        <w:pStyle w:val="Annex13Heading"/>
      </w:pPr>
      <w:bookmarkStart w:id="10228" w:name="_Toc149834033"/>
      <w:r w:rsidRPr="00462199">
        <w:lastRenderedPageBreak/>
        <w:t>Replacement Collateral Notice</w:t>
      </w:r>
      <w:bookmarkEnd w:id="10228"/>
    </w:p>
    <w:p w14:paraId="6E79E44A"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537D428"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9D2E450"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A8DAC7B" w14:textId="77777777" w:rsidR="00D179D6" w:rsidRPr="00462199" w:rsidRDefault="00D179D6" w:rsidP="009E0DA4">
      <w:pPr>
        <w:pStyle w:val="NormalBoldAshurst"/>
        <w:tabs>
          <w:tab w:val="left" w:pos="782"/>
        </w:tabs>
        <w:rPr>
          <w:lang w:eastAsia="zh-CN"/>
        </w:rPr>
      </w:pPr>
      <w:r w:rsidRPr="00462199">
        <w:rPr>
          <w:i/>
        </w:rPr>
        <w:tab/>
        <w:t>[Address]</w:t>
      </w:r>
    </w:p>
    <w:p w14:paraId="781E8ED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75BF6F3" w14:textId="77777777" w:rsidR="00D179D6" w:rsidRPr="00462199" w:rsidRDefault="00D179D6" w:rsidP="005B3BB9">
      <w:pPr>
        <w:pStyle w:val="CBOLDCAPSAshurst"/>
        <w:rPr>
          <w:lang w:eastAsia="zh-CN"/>
        </w:rPr>
      </w:pPr>
      <w:r w:rsidRPr="00462199">
        <w:t>LCHA – REPLACEMENT COLLATERAL NOTICE</w:t>
      </w:r>
    </w:p>
    <w:p w14:paraId="2E1D9E85" w14:textId="77777777" w:rsidR="00D179D6" w:rsidRPr="00462199" w:rsidRDefault="00D179D6" w:rsidP="005B3BB9">
      <w:pPr>
        <w:pStyle w:val="NormalAshurst"/>
        <w:rPr>
          <w:lang w:eastAsia="zh-CN"/>
        </w:rPr>
      </w:pPr>
      <w:r w:rsidRPr="00462199">
        <w:t>Dear Sir/Madam,</w:t>
      </w:r>
    </w:p>
    <w:p w14:paraId="415730C7" w14:textId="77777777" w:rsidR="00D179D6" w:rsidRPr="00462199" w:rsidRDefault="00D179D6" w:rsidP="00BC5CF5">
      <w:pPr>
        <w:pStyle w:val="AltSH1Ashurst"/>
        <w:numPr>
          <w:ilvl w:val="0"/>
          <w:numId w:val="155"/>
        </w:numPr>
        <w:rPr>
          <w:lang w:eastAsia="zh-CN"/>
        </w:rPr>
      </w:pPr>
      <w:bookmarkStart w:id="10229" w:name="_Ref14411761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Project (the </w:t>
      </w:r>
      <w:r w:rsidRPr="00462199">
        <w:rPr>
          <w:b/>
        </w:rPr>
        <w:t>"Agreement"</w:t>
      </w:r>
      <w:r w:rsidRPr="00462199">
        <w:t>). Terms and expressions defined in the Agreement have the same meaning when used in this notice.</w:t>
      </w:r>
      <w:bookmarkEnd w:id="10229"/>
    </w:p>
    <w:p w14:paraId="48F721AD" w14:textId="75CCFBB6" w:rsidR="00D179D6" w:rsidRPr="00462199" w:rsidRDefault="00D179D6" w:rsidP="00500CE7">
      <w:pPr>
        <w:pStyle w:val="AltSH1Ashurst"/>
        <w:rPr>
          <w:lang w:eastAsia="zh-CN"/>
        </w:rPr>
      </w:pPr>
      <w:bookmarkStart w:id="10230" w:name="_Ref144117617"/>
      <w:r w:rsidRPr="00462199">
        <w:t xml:space="preserve">We further refer you to </w:t>
      </w:r>
      <w:r w:rsidR="007248B2" w:rsidRPr="007248B2">
        <w:t>Condition</w:t>
      </w:r>
      <w:r w:rsidRPr="00462199">
        <w:t xml:space="preserve"> </w:t>
      </w:r>
      <w:r w:rsidR="007248B2">
        <w:fldChar w:fldCharType="begin"/>
      </w:r>
      <w:r w:rsidR="007248B2">
        <w:instrText xml:space="preserve"> REF _Ref144114861 \w \h </w:instrText>
      </w:r>
      <w:r w:rsidR="007248B2">
        <w:fldChar w:fldCharType="separate"/>
      </w:r>
      <w:del w:id="10231" w:author="Faqir, Sofia (Energy Security)" w:date="2023-11-12T19:48:00Z">
        <w:r w:rsidR="00E473FC">
          <w:delText>56.3</w:delText>
        </w:r>
      </w:del>
      <w:r w:rsidR="007248B2">
        <w:fldChar w:fldCharType="end"/>
      </w:r>
      <w:r w:rsidRPr="00462199">
        <w:t>.</w:t>
      </w:r>
      <w:bookmarkEnd w:id="10230"/>
    </w:p>
    <w:p w14:paraId="4BD3CC74" w14:textId="77777777" w:rsidR="00D179D6" w:rsidRPr="00462199" w:rsidRDefault="00D179D6" w:rsidP="00500CE7">
      <w:pPr>
        <w:pStyle w:val="AltSH1Ashurst"/>
        <w:rPr>
          <w:lang w:eastAsia="zh-CN"/>
        </w:rPr>
      </w:pPr>
      <w:bookmarkStart w:id="10232" w:name="_Ref144117618"/>
      <w:r w:rsidRPr="00462199">
        <w:t>This is a Replacement Collateral Notice.</w:t>
      </w:r>
      <w:bookmarkEnd w:id="10232"/>
    </w:p>
    <w:p w14:paraId="1757597B" w14:textId="77777777" w:rsidR="00D179D6" w:rsidRPr="00462199" w:rsidRDefault="00D179D6" w:rsidP="00500CE7">
      <w:pPr>
        <w:pStyle w:val="AltSH1Ashurst"/>
        <w:rPr>
          <w:lang w:eastAsia="zh-CN"/>
        </w:rPr>
      </w:pPr>
      <w:bookmarkStart w:id="10233" w:name="_Ref144117619"/>
      <w:r w:rsidRPr="00462199">
        <w:t xml:space="preserve">We hereby give you notice that a Payment Failure occurred after the Collateral Posting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before the applicable Collateral Repayment Date.</w:t>
      </w:r>
      <w:bookmarkEnd w:id="10233"/>
    </w:p>
    <w:p w14:paraId="0D108746" w14:textId="77777777" w:rsidR="00D179D6" w:rsidRPr="00462199" w:rsidRDefault="00D179D6" w:rsidP="00500CE7">
      <w:pPr>
        <w:pStyle w:val="AltSH1Ashurst"/>
        <w:rPr>
          <w:lang w:eastAsia="zh-CN"/>
        </w:rPr>
      </w:pPr>
      <w:bookmarkStart w:id="10234" w:name="_Ref144117620"/>
      <w:r w:rsidRPr="00462199">
        <w:t xml:space="preserve">The Billing Periods to which the Payment Failures relate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34"/>
    </w:p>
    <w:p w14:paraId="4E2235C3" w14:textId="77777777" w:rsidR="00D179D6" w:rsidRPr="00462199" w:rsidRDefault="00D179D6" w:rsidP="00500CE7">
      <w:pPr>
        <w:pStyle w:val="AltSH1Ashurst"/>
        <w:rPr>
          <w:lang w:eastAsia="zh-CN"/>
        </w:rPr>
      </w:pPr>
      <w:bookmarkStart w:id="10235" w:name="_Ref144117621"/>
      <w:r w:rsidRPr="00462199">
        <w:t xml:space="preserve">The Replacement Collateral Repayment Date shall be: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35"/>
    </w:p>
    <w:p w14:paraId="11754F90" w14:textId="77777777" w:rsidR="00D179D6" w:rsidRPr="00462199" w:rsidRDefault="00D179D6" w:rsidP="00326791">
      <w:pPr>
        <w:pStyle w:val="NormalAshurst"/>
        <w:jc w:val="center"/>
      </w:pPr>
      <w:r w:rsidRPr="00462199">
        <w:t>Yours faithfully,</w:t>
      </w:r>
    </w:p>
    <w:p w14:paraId="5C79F2FF" w14:textId="77777777" w:rsidR="00D179D6" w:rsidRPr="00462199" w:rsidRDefault="00D179D6" w:rsidP="00326791">
      <w:pPr>
        <w:pStyle w:val="NormalAshurst"/>
        <w:rPr>
          <w:lang w:eastAsia="zh-CN"/>
        </w:rPr>
      </w:pPr>
    </w:p>
    <w:p w14:paraId="4D6BF681" w14:textId="77777777" w:rsidR="00D179D6" w:rsidRPr="00462199" w:rsidRDefault="00D179D6" w:rsidP="00326791">
      <w:pPr>
        <w:pStyle w:val="StandardAshurst"/>
        <w:jc w:val="center"/>
        <w:rPr>
          <w:lang w:eastAsia="zh-CN"/>
        </w:rPr>
      </w:pPr>
      <w:r w:rsidRPr="00462199">
        <w:t>.....................................</w:t>
      </w:r>
    </w:p>
    <w:p w14:paraId="41DC92D9" w14:textId="77777777" w:rsidR="00D179D6" w:rsidRPr="00462199" w:rsidRDefault="00D179D6" w:rsidP="00326791">
      <w:pPr>
        <w:pStyle w:val="StandardAshurst"/>
        <w:jc w:val="center"/>
        <w:rPr>
          <w:lang w:eastAsia="zh-CN"/>
        </w:rPr>
      </w:pPr>
      <w:r w:rsidRPr="00462199">
        <w:t>For and on behalf of</w:t>
      </w:r>
    </w:p>
    <w:p w14:paraId="45FA5C75"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0B9D53D" w14:textId="77777777" w:rsidR="00D179D6" w:rsidRPr="00462199" w:rsidRDefault="00D179D6" w:rsidP="00986A4F">
      <w:pPr>
        <w:pStyle w:val="NormalAshurst"/>
        <w:rPr>
          <w:lang w:eastAsia="zh-CN"/>
        </w:rPr>
      </w:pPr>
      <w:r w:rsidRPr="00462199">
        <w:rPr>
          <w:lang w:eastAsia="zh-CN"/>
        </w:rPr>
        <w:br w:type="page"/>
      </w:r>
    </w:p>
    <w:p w14:paraId="64364BBE" w14:textId="77777777" w:rsidR="00D179D6" w:rsidRPr="00462199" w:rsidRDefault="00D179D6" w:rsidP="009B55C1">
      <w:pPr>
        <w:pStyle w:val="Annex13Heading"/>
      </w:pPr>
      <w:bookmarkStart w:id="10236" w:name="_Toc149834034"/>
      <w:r w:rsidRPr="00462199">
        <w:lastRenderedPageBreak/>
        <w:t>Letter of Credit Details Notice</w:t>
      </w:r>
      <w:bookmarkEnd w:id="10236"/>
    </w:p>
    <w:p w14:paraId="120495E9"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4F7D5F9" w14:textId="77777777" w:rsidR="00D179D6" w:rsidRPr="00462199" w:rsidRDefault="00D179D6" w:rsidP="008667CA">
      <w:pPr>
        <w:pStyle w:val="NormalBoldAshurst"/>
        <w:tabs>
          <w:tab w:val="left" w:pos="782"/>
        </w:tabs>
        <w:rPr>
          <w:lang w:eastAsia="zh-CN"/>
        </w:rPr>
      </w:pPr>
      <w:r w:rsidRPr="00462199">
        <w:rPr>
          <w:i/>
        </w:rPr>
        <w:tab/>
        <w:t>[Address]</w:t>
      </w:r>
    </w:p>
    <w:p w14:paraId="42D8927D"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0978A7DF"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4CCBD0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D7D678C" w14:textId="77777777" w:rsidR="00D179D6" w:rsidRPr="00462199" w:rsidRDefault="00D179D6" w:rsidP="005B3BB9">
      <w:pPr>
        <w:pStyle w:val="CBOLDCAPSAshurst"/>
        <w:rPr>
          <w:lang w:eastAsia="zh-CN"/>
        </w:rPr>
      </w:pPr>
      <w:r w:rsidRPr="00462199">
        <w:t>LCHA – LETTER OF CREDIT DETAILS NOTICE</w:t>
      </w:r>
    </w:p>
    <w:p w14:paraId="7EFA5F2A" w14:textId="77777777" w:rsidR="00D179D6" w:rsidRPr="00462199" w:rsidRDefault="00D179D6" w:rsidP="005B3BB9">
      <w:pPr>
        <w:pStyle w:val="NormalAshurst"/>
        <w:rPr>
          <w:lang w:eastAsia="zh-CN"/>
        </w:rPr>
      </w:pPr>
      <w:r w:rsidRPr="00462199">
        <w:t>Dear Sir/Madam,</w:t>
      </w:r>
    </w:p>
    <w:p w14:paraId="6621D175" w14:textId="77777777" w:rsidR="00D179D6" w:rsidRPr="00462199" w:rsidRDefault="00D179D6" w:rsidP="00BC5CF5">
      <w:pPr>
        <w:pStyle w:val="AltSH1Ashurst"/>
        <w:numPr>
          <w:ilvl w:val="0"/>
          <w:numId w:val="156"/>
        </w:numPr>
        <w:rPr>
          <w:lang w:eastAsia="zh-CN"/>
        </w:rPr>
      </w:pPr>
      <w:bookmarkStart w:id="10237" w:name="_Ref14411762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the Agreement have the same meaning when used in this notice.</w:t>
      </w:r>
      <w:bookmarkEnd w:id="10237"/>
    </w:p>
    <w:p w14:paraId="3A6D5171" w14:textId="53E17026" w:rsidR="00D179D6" w:rsidRPr="00462199" w:rsidRDefault="00D179D6" w:rsidP="00500CE7">
      <w:pPr>
        <w:pStyle w:val="AltSH1Ashurst"/>
        <w:rPr>
          <w:lang w:eastAsia="zh-CN"/>
        </w:rPr>
      </w:pPr>
      <w:bookmarkStart w:id="10238" w:name="_Ref144117623"/>
      <w:r w:rsidRPr="00462199">
        <w:t xml:space="preserve">We further refer you to </w:t>
      </w:r>
      <w:r w:rsidR="007248B2" w:rsidRPr="007248B2">
        <w:t>Condition</w:t>
      </w:r>
      <w:r w:rsidRPr="00462199">
        <w:t xml:space="preserve"> </w:t>
      </w:r>
      <w:r w:rsidRPr="00462199">
        <w:fldChar w:fldCharType="begin"/>
      </w:r>
      <w:r w:rsidRPr="00462199">
        <w:instrText xml:space="preserve">  REF _Ref144114874 \r \h \* MERGEFORMAT </w:instrText>
      </w:r>
      <w:r w:rsidRPr="00462199">
        <w:fldChar w:fldCharType="separate"/>
      </w:r>
      <w:del w:id="10239" w:author="Faqir, Sofia (Energy Security)" w:date="2023-11-12T19:48:00Z">
        <w:r w:rsidR="00E473FC" w:rsidRPr="00E473FC">
          <w:rPr>
            <w:color w:val="000000"/>
          </w:rPr>
          <w:delText>57.3(B)</w:delText>
        </w:r>
      </w:del>
      <w:r w:rsidRPr="00462199">
        <w:fldChar w:fldCharType="end"/>
      </w:r>
      <w:r w:rsidRPr="00462199">
        <w:t>.</w:t>
      </w:r>
      <w:bookmarkEnd w:id="10238"/>
    </w:p>
    <w:p w14:paraId="0EDA3106" w14:textId="77777777" w:rsidR="00D179D6" w:rsidRPr="00462199" w:rsidRDefault="00D179D6" w:rsidP="00500CE7">
      <w:pPr>
        <w:pStyle w:val="AltSH1Ashurst"/>
        <w:rPr>
          <w:lang w:eastAsia="zh-CN"/>
        </w:rPr>
      </w:pPr>
      <w:bookmarkStart w:id="10240" w:name="_Ref144117624"/>
      <w:r w:rsidRPr="00462199">
        <w:rPr>
          <w:b/>
          <w:i/>
        </w:rPr>
        <w:t>[We have delivered to you a Letter of Credit today.]/[We intend to [deliver]/[renew] a [replacement] Letter of Credit 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and this is a Letter of Credit Details Notice.</w:t>
      </w:r>
      <w:bookmarkEnd w:id="10240"/>
    </w:p>
    <w:p w14:paraId="639765E8" w14:textId="77777777" w:rsidR="00D179D6" w:rsidRPr="00462199" w:rsidRDefault="00D179D6" w:rsidP="00500CE7">
      <w:pPr>
        <w:pStyle w:val="AltSH1Ashurst"/>
        <w:rPr>
          <w:lang w:eastAsia="zh-CN"/>
        </w:rPr>
      </w:pPr>
      <w:bookmarkStart w:id="10241" w:name="_Ref144117625"/>
      <w:r w:rsidRPr="00462199">
        <w:t>We hereby notify you of the terms of such Letter of Credit:</w:t>
      </w:r>
      <w:bookmarkEnd w:id="10241"/>
    </w:p>
    <w:p w14:paraId="422D4DFF" w14:textId="77777777" w:rsidR="00D179D6" w:rsidRPr="00462199" w:rsidRDefault="00D179D6" w:rsidP="009D04FB">
      <w:pPr>
        <w:pStyle w:val="AltSH5Ashurst"/>
        <w:tabs>
          <w:tab w:val="clear" w:pos="2653"/>
          <w:tab w:val="left" w:pos="1406"/>
        </w:tabs>
        <w:ind w:left="1406" w:hanging="624"/>
        <w:rPr>
          <w:lang w:eastAsia="zh-CN"/>
        </w:rPr>
      </w:pPr>
      <w:bookmarkStart w:id="10242" w:name="_Ref144117626"/>
      <w:r w:rsidRPr="00462199">
        <w:t xml:space="preserve">The Qualifying Issuer is: </w:t>
      </w:r>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r w:rsidRPr="00462199">
        <w:t>.</w:t>
      </w:r>
      <w:bookmarkEnd w:id="10242"/>
    </w:p>
    <w:p w14:paraId="5F160BDF" w14:textId="77777777" w:rsidR="00D179D6" w:rsidRPr="00462199" w:rsidRDefault="00D179D6" w:rsidP="009D04FB">
      <w:pPr>
        <w:pStyle w:val="AltSH5Ashurst"/>
        <w:tabs>
          <w:tab w:val="clear" w:pos="2653"/>
          <w:tab w:val="left" w:pos="1406"/>
        </w:tabs>
        <w:ind w:left="1406" w:hanging="624"/>
        <w:rPr>
          <w:lang w:eastAsia="zh-CN"/>
        </w:rPr>
      </w:pPr>
      <w:bookmarkStart w:id="10243" w:name="_Ref144117627"/>
      <w:r w:rsidRPr="00462199">
        <w:t xml:space="preserve">The credit rating of the Qualifying Issuer is: </w:t>
      </w:r>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r w:rsidRPr="00462199">
        <w:t>.</w:t>
      </w:r>
      <w:bookmarkEnd w:id="10243"/>
    </w:p>
    <w:p w14:paraId="6BD25ADA" w14:textId="77777777" w:rsidR="00D179D6" w:rsidRPr="00462199" w:rsidRDefault="00D179D6" w:rsidP="009D04FB">
      <w:pPr>
        <w:pStyle w:val="AltSH5Ashurst"/>
        <w:tabs>
          <w:tab w:val="clear" w:pos="2653"/>
          <w:tab w:val="left" w:pos="1406"/>
        </w:tabs>
        <w:ind w:left="1406" w:hanging="624"/>
        <w:rPr>
          <w:lang w:eastAsia="zh-CN"/>
        </w:rPr>
      </w:pPr>
      <w:bookmarkStart w:id="10244" w:name="_Ref144117628"/>
      <w:r w:rsidRPr="00462199">
        <w:t xml:space="preserve">The relevant contact details for the Qualifying Issuer's </w:t>
      </w:r>
      <w:r w:rsidRPr="00462199">
        <w:rPr>
          <w:b/>
          <w:bCs/>
          <w:i/>
          <w:iCs/>
        </w:rPr>
        <w:t>[representative] / [relationship manager]</w:t>
      </w:r>
      <w:r w:rsidRPr="00462199">
        <w:t xml:space="preserve"> are: </w:t>
      </w:r>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r w:rsidRPr="00462199">
        <w:t>.</w:t>
      </w:r>
      <w:bookmarkEnd w:id="10244"/>
    </w:p>
    <w:p w14:paraId="7FF44C29" w14:textId="77777777" w:rsidR="00D179D6" w:rsidRPr="00462199" w:rsidRDefault="00D179D6" w:rsidP="009D04FB">
      <w:pPr>
        <w:pStyle w:val="AltSH5Ashurst"/>
        <w:tabs>
          <w:tab w:val="clear" w:pos="2653"/>
          <w:tab w:val="left" w:pos="1406"/>
        </w:tabs>
        <w:ind w:left="1406" w:hanging="624"/>
        <w:rPr>
          <w:lang w:eastAsia="zh-CN"/>
        </w:rPr>
      </w:pPr>
      <w:bookmarkStart w:id="10245" w:name="_Ref144117629"/>
      <w:r w:rsidRPr="00462199">
        <w:t>The Letter of Credit is for an amount of: £</w:t>
      </w:r>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r w:rsidRPr="00462199">
        <w:t>.</w:t>
      </w:r>
      <w:bookmarkEnd w:id="10245"/>
    </w:p>
    <w:p w14:paraId="5A1AC18C" w14:textId="77777777" w:rsidR="00D179D6" w:rsidRPr="00462199" w:rsidRDefault="00D179D6" w:rsidP="009D04FB">
      <w:pPr>
        <w:pStyle w:val="AltSH5Ashurst"/>
        <w:tabs>
          <w:tab w:val="clear" w:pos="2653"/>
          <w:tab w:val="left" w:pos="1406"/>
        </w:tabs>
        <w:ind w:left="1406" w:hanging="624"/>
        <w:rPr>
          <w:lang w:eastAsia="zh-CN"/>
        </w:rPr>
      </w:pPr>
      <w:bookmarkStart w:id="10246" w:name="_Ref144117630"/>
      <w:r w:rsidRPr="00462199">
        <w:t xml:space="preserve">The term of the </w:t>
      </w:r>
      <w:r w:rsidRPr="00462199">
        <w:rPr>
          <w:b/>
          <w:bCs/>
          <w:i/>
          <w:iCs/>
        </w:rPr>
        <w:t>[renewed]/[delivered]/[replacement]</w:t>
      </w:r>
      <w:r w:rsidRPr="00462199">
        <w:t xml:space="preserve"> Letter of Credit is: </w:t>
      </w:r>
      <w:r w:rsidRPr="00462199">
        <w:rPr>
          <w:b/>
          <w:bCs/>
          <w:i/>
          <w:iCs/>
        </w:rPr>
        <w:t>[</w:t>
      </w:r>
      <w:r w:rsidRPr="00462199">
        <w:rPr>
          <w:b/>
          <w:bCs/>
          <w:i/>
          <w:iCs/>
        </w:rPr>
        <w:fldChar w:fldCharType="begin"/>
      </w:r>
      <w:r w:rsidRPr="00462199">
        <w:rPr>
          <w:b/>
          <w:bCs/>
          <w:i/>
          <w:iCs/>
        </w:rPr>
        <w:instrText xml:space="preserve"> SYMBOL 108\f wingdings \s11\h \* MERGEFORMAT </w:instrText>
      </w:r>
      <w:r w:rsidRPr="00462199">
        <w:rPr>
          <w:b/>
          <w:bCs/>
          <w:i/>
          <w:iCs/>
        </w:rPr>
        <w:fldChar w:fldCharType="end"/>
      </w:r>
      <w:r w:rsidRPr="00462199">
        <w:rPr>
          <w:b/>
          <w:bCs/>
          <w:i/>
          <w:iCs/>
        </w:rPr>
        <w:t>]</w:t>
      </w:r>
      <w:r w:rsidRPr="00462199">
        <w:t>.</w:t>
      </w:r>
      <w:bookmarkEnd w:id="10246"/>
    </w:p>
    <w:p w14:paraId="4F7FED0D" w14:textId="77777777" w:rsidR="00D179D6" w:rsidRPr="00462199" w:rsidRDefault="00D179D6" w:rsidP="00FF4DCF">
      <w:pPr>
        <w:pStyle w:val="NormalAshurst"/>
        <w:jc w:val="center"/>
      </w:pPr>
      <w:r w:rsidRPr="00462199">
        <w:t>Yours faithfully,</w:t>
      </w:r>
    </w:p>
    <w:p w14:paraId="79B5F9B7" w14:textId="77777777" w:rsidR="00D179D6" w:rsidRPr="00462199" w:rsidRDefault="00D179D6" w:rsidP="00FF4DCF">
      <w:pPr>
        <w:pStyle w:val="NormalAshurst"/>
        <w:jc w:val="center"/>
        <w:rPr>
          <w:lang w:eastAsia="zh-CN"/>
        </w:rPr>
      </w:pPr>
    </w:p>
    <w:p w14:paraId="5539D432" w14:textId="77777777" w:rsidR="00D179D6" w:rsidRPr="00462199" w:rsidRDefault="00D179D6" w:rsidP="00FF4DCF">
      <w:pPr>
        <w:pStyle w:val="StandardAshurst"/>
        <w:jc w:val="center"/>
        <w:rPr>
          <w:lang w:eastAsia="zh-CN"/>
        </w:rPr>
      </w:pPr>
      <w:r w:rsidRPr="00462199">
        <w:t>…..................................</w:t>
      </w:r>
    </w:p>
    <w:p w14:paraId="268E5F9A" w14:textId="77777777" w:rsidR="00D179D6" w:rsidRPr="00462199" w:rsidRDefault="00D179D6" w:rsidP="00FF4DCF">
      <w:pPr>
        <w:pStyle w:val="StandardAshurst"/>
        <w:jc w:val="center"/>
        <w:rPr>
          <w:lang w:eastAsia="zh-CN"/>
        </w:rPr>
      </w:pPr>
      <w:r w:rsidRPr="00462199">
        <w:t>For and on behalf of</w:t>
      </w:r>
    </w:p>
    <w:p w14:paraId="3EF65DD4" w14:textId="77777777" w:rsidR="00D179D6" w:rsidRPr="00462199" w:rsidRDefault="00D179D6" w:rsidP="00FF4DCF">
      <w:pPr>
        <w:pStyle w:val="NormalAshurst"/>
        <w:jc w:val="center"/>
        <w:rPr>
          <w:lang w:eastAsia="zh-CN"/>
        </w:rPr>
      </w:pPr>
      <w:r w:rsidRPr="00462199">
        <w:t xml:space="preserve">the </w:t>
      </w:r>
      <w:r w:rsidRPr="00462199">
        <w:rPr>
          <w:b/>
        </w:rPr>
        <w:t>Producer</w:t>
      </w:r>
    </w:p>
    <w:p w14:paraId="0C7A616A" w14:textId="77777777" w:rsidR="00D179D6" w:rsidRPr="00462199" w:rsidRDefault="00D179D6" w:rsidP="00986A4F">
      <w:pPr>
        <w:pStyle w:val="NormalAshurst"/>
        <w:rPr>
          <w:lang w:eastAsia="zh-CN"/>
        </w:rPr>
      </w:pPr>
      <w:r w:rsidRPr="00462199">
        <w:rPr>
          <w:lang w:eastAsia="zh-CN"/>
        </w:rPr>
        <w:br w:type="page"/>
      </w:r>
    </w:p>
    <w:p w14:paraId="4DF7D95A" w14:textId="77777777" w:rsidR="00D179D6" w:rsidRPr="00462199" w:rsidRDefault="00D179D6" w:rsidP="009B55C1">
      <w:pPr>
        <w:pStyle w:val="Annex13Heading"/>
      </w:pPr>
      <w:bookmarkStart w:id="10247" w:name="_Toc149834035"/>
      <w:r w:rsidRPr="00462199">
        <w:lastRenderedPageBreak/>
        <w:t>Collateral Correction Notice</w:t>
      </w:r>
      <w:bookmarkEnd w:id="10247"/>
    </w:p>
    <w:p w14:paraId="385A343A"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7926970"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6E3DBC2"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E7274E0" w14:textId="77777777" w:rsidR="00D179D6" w:rsidRPr="00462199" w:rsidRDefault="00D179D6" w:rsidP="009E0DA4">
      <w:pPr>
        <w:pStyle w:val="NormalBoldAshurst"/>
        <w:tabs>
          <w:tab w:val="left" w:pos="782"/>
        </w:tabs>
        <w:rPr>
          <w:lang w:eastAsia="zh-CN"/>
        </w:rPr>
      </w:pPr>
      <w:r w:rsidRPr="00462199">
        <w:rPr>
          <w:i/>
        </w:rPr>
        <w:tab/>
        <w:t>[Address]</w:t>
      </w:r>
    </w:p>
    <w:p w14:paraId="77FA6F37"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D8999DF" w14:textId="77777777" w:rsidR="00D179D6" w:rsidRPr="00462199" w:rsidRDefault="00D179D6" w:rsidP="005B3BB9">
      <w:pPr>
        <w:pStyle w:val="CBOLDCAPSAshurst"/>
        <w:rPr>
          <w:lang w:eastAsia="zh-CN"/>
        </w:rPr>
      </w:pPr>
      <w:r w:rsidRPr="00462199">
        <w:t>LCHA – COLLATERAL CORRECTION NOTICE</w:t>
      </w:r>
    </w:p>
    <w:p w14:paraId="02E0FAD3" w14:textId="77777777" w:rsidR="00D179D6" w:rsidRPr="00462199" w:rsidRDefault="00D179D6" w:rsidP="005B3BB9">
      <w:pPr>
        <w:pStyle w:val="NormalAshurst"/>
        <w:rPr>
          <w:lang w:eastAsia="zh-CN"/>
        </w:rPr>
      </w:pPr>
      <w:r w:rsidRPr="00462199">
        <w:t>Dear Sir/Madam,</w:t>
      </w:r>
    </w:p>
    <w:p w14:paraId="0C0318F8" w14:textId="77777777" w:rsidR="00D179D6" w:rsidRPr="00462199" w:rsidRDefault="00D179D6" w:rsidP="00BC5CF5">
      <w:pPr>
        <w:pStyle w:val="AltSH1Ashurst"/>
        <w:numPr>
          <w:ilvl w:val="0"/>
          <w:numId w:val="157"/>
        </w:numPr>
        <w:rPr>
          <w:lang w:eastAsia="zh-CN"/>
        </w:rPr>
      </w:pPr>
      <w:bookmarkStart w:id="10248" w:name="_Ref14411763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the Agreement have the same meaning when used in this notice.</w:t>
      </w:r>
      <w:bookmarkEnd w:id="10248"/>
    </w:p>
    <w:p w14:paraId="6DE18AEE" w14:textId="0A98458A" w:rsidR="00D179D6" w:rsidRPr="00462199" w:rsidRDefault="00D179D6" w:rsidP="00500CE7">
      <w:pPr>
        <w:pStyle w:val="AltSH1Ashurst"/>
        <w:rPr>
          <w:lang w:eastAsia="zh-CN"/>
        </w:rPr>
      </w:pPr>
      <w:bookmarkStart w:id="10249" w:name="_Ref144117632"/>
      <w:r w:rsidRPr="00462199">
        <w:t xml:space="preserve">We further refer you to </w:t>
      </w:r>
      <w:r w:rsidR="007248B2" w:rsidRPr="007248B2">
        <w:t>Condition</w:t>
      </w:r>
      <w:r w:rsidRPr="00462199">
        <w:t xml:space="preserve"> </w:t>
      </w:r>
      <w:r w:rsidR="007248B2">
        <w:fldChar w:fldCharType="begin"/>
      </w:r>
      <w:r w:rsidR="007248B2">
        <w:instrText xml:space="preserve"> REF _Ref144114879 \w \h </w:instrText>
      </w:r>
      <w:r w:rsidR="007248B2">
        <w:fldChar w:fldCharType="separate"/>
      </w:r>
      <w:del w:id="10250" w:author="Faqir, Sofia (Energy Security)" w:date="2023-11-12T19:48:00Z">
        <w:r w:rsidR="00E473FC">
          <w:delText>57.5</w:delText>
        </w:r>
      </w:del>
      <w:r w:rsidR="007248B2">
        <w:fldChar w:fldCharType="end"/>
      </w:r>
      <w:r w:rsidRPr="00462199">
        <w:t>.</w:t>
      </w:r>
      <w:bookmarkEnd w:id="10249"/>
    </w:p>
    <w:p w14:paraId="009BBD13" w14:textId="77777777" w:rsidR="00D179D6" w:rsidRPr="00462199" w:rsidRDefault="00D179D6" w:rsidP="00500CE7">
      <w:pPr>
        <w:pStyle w:val="AltSH1Ashurst"/>
        <w:rPr>
          <w:lang w:eastAsia="zh-CN"/>
        </w:rPr>
      </w:pPr>
      <w:bookmarkStart w:id="10251" w:name="_Ref144117633"/>
      <w:r w:rsidRPr="00462199">
        <w:t>This is a Collateral Correction Notice.</w:t>
      </w:r>
      <w:bookmarkEnd w:id="10251"/>
    </w:p>
    <w:p w14:paraId="71B12664" w14:textId="77777777" w:rsidR="00D179D6" w:rsidRPr="00462199" w:rsidRDefault="00D179D6" w:rsidP="00500CE7">
      <w:pPr>
        <w:pStyle w:val="AltSH1Ashurst"/>
        <w:rPr>
          <w:lang w:eastAsia="zh-CN"/>
        </w:rPr>
      </w:pPr>
      <w:bookmarkStart w:id="10252" w:name="_Ref144117634"/>
      <w:r w:rsidRPr="00462199">
        <w:t xml:space="preserve">The following Posted Collateral </w:t>
      </w:r>
      <w:r w:rsidRPr="00462199">
        <w:rPr>
          <w:b/>
          <w:i/>
        </w:rPr>
        <w:t>[is not]/[has ceased to be]</w:t>
      </w:r>
      <w:r w:rsidRPr="00462199">
        <w:t xml:space="preserve"> Acceptable Collateral: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reason that prevents such collateral from constituting Acceptable Collateral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52"/>
    </w:p>
    <w:p w14:paraId="341AB5C7" w14:textId="77777777" w:rsidR="00D179D6" w:rsidRPr="00462199" w:rsidRDefault="00D179D6" w:rsidP="00500CE7">
      <w:pPr>
        <w:pStyle w:val="AltSH1Ashurst"/>
        <w:rPr>
          <w:lang w:eastAsia="zh-CN"/>
        </w:rPr>
      </w:pPr>
      <w:bookmarkStart w:id="10253" w:name="_Ref144117635"/>
      <w:r w:rsidRPr="00462199">
        <w:t xml:space="preserve">The Deficient Collateral Amount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53"/>
    </w:p>
    <w:p w14:paraId="7FBC6470" w14:textId="77777777" w:rsidR="00D179D6" w:rsidRPr="00462199" w:rsidRDefault="00D179D6" w:rsidP="00326791">
      <w:pPr>
        <w:pStyle w:val="NormalAshurst"/>
        <w:jc w:val="center"/>
      </w:pPr>
      <w:r w:rsidRPr="00462199">
        <w:t>Yours faithfully,</w:t>
      </w:r>
    </w:p>
    <w:p w14:paraId="79661206" w14:textId="77777777" w:rsidR="00D179D6" w:rsidRPr="00462199" w:rsidRDefault="00D179D6" w:rsidP="00326791">
      <w:pPr>
        <w:pStyle w:val="NormalAshurst"/>
        <w:rPr>
          <w:lang w:eastAsia="zh-CN"/>
        </w:rPr>
      </w:pPr>
    </w:p>
    <w:p w14:paraId="5BCE5B67" w14:textId="77777777" w:rsidR="00D179D6" w:rsidRPr="00462199" w:rsidRDefault="00D179D6" w:rsidP="00326791">
      <w:pPr>
        <w:pStyle w:val="StandardAshurst"/>
        <w:jc w:val="center"/>
        <w:rPr>
          <w:lang w:eastAsia="zh-CN"/>
        </w:rPr>
      </w:pPr>
      <w:r w:rsidRPr="00462199">
        <w:t>.....................................</w:t>
      </w:r>
    </w:p>
    <w:p w14:paraId="16955590" w14:textId="77777777" w:rsidR="00D179D6" w:rsidRPr="00462199" w:rsidRDefault="00D179D6" w:rsidP="00326791">
      <w:pPr>
        <w:pStyle w:val="StandardAshurst"/>
        <w:jc w:val="center"/>
        <w:rPr>
          <w:lang w:eastAsia="zh-CN"/>
        </w:rPr>
      </w:pPr>
      <w:r w:rsidRPr="00462199">
        <w:t>For and on behalf of</w:t>
      </w:r>
    </w:p>
    <w:p w14:paraId="7A00324D"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7496AEA1" w14:textId="77777777" w:rsidR="00D179D6" w:rsidRPr="00462199" w:rsidRDefault="00D179D6" w:rsidP="00986A4F">
      <w:pPr>
        <w:pStyle w:val="NormalAshurst"/>
        <w:rPr>
          <w:lang w:eastAsia="zh-CN"/>
        </w:rPr>
      </w:pPr>
      <w:r w:rsidRPr="00462199">
        <w:rPr>
          <w:lang w:eastAsia="zh-CN"/>
        </w:rPr>
        <w:br w:type="page"/>
      </w:r>
    </w:p>
    <w:p w14:paraId="53B63DAA" w14:textId="77777777" w:rsidR="00D179D6" w:rsidRPr="00462199" w:rsidRDefault="00D179D6" w:rsidP="009B55C1">
      <w:pPr>
        <w:pStyle w:val="Annex13Heading"/>
      </w:pPr>
      <w:bookmarkStart w:id="10254" w:name="_Toc149834036"/>
      <w:r w:rsidRPr="00462199">
        <w:lastRenderedPageBreak/>
        <w:t>Dispute Notice</w:t>
      </w:r>
      <w:bookmarkEnd w:id="10254"/>
    </w:p>
    <w:p w14:paraId="1168813F" w14:textId="77777777" w:rsidR="00D179D6" w:rsidRPr="00462199" w:rsidRDefault="00D179D6" w:rsidP="005E3F9F">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133033C" w14:textId="77777777" w:rsidR="00D179D6" w:rsidRPr="00462199" w:rsidRDefault="00D179D6" w:rsidP="005E3F9F">
      <w:pPr>
        <w:pStyle w:val="NormalAshurst"/>
        <w:tabs>
          <w:tab w:val="left" w:pos="782"/>
        </w:tabs>
        <w:spacing w:after="0"/>
        <w:rPr>
          <w:lang w:eastAsia="zh-CN"/>
        </w:rPr>
      </w:pPr>
      <w:r w:rsidRPr="00462199">
        <w:rPr>
          <w:b/>
          <w:i/>
        </w:rPr>
        <w:tab/>
        <w:t>[Address]/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D0FFB39" w14:textId="77777777" w:rsidR="00D179D6" w:rsidRPr="00462199" w:rsidRDefault="00D179D6" w:rsidP="005E3F9F">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9259F3B" w14:textId="77777777" w:rsidR="00D179D6" w:rsidRPr="00462199" w:rsidRDefault="00D179D6" w:rsidP="005E3F9F">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35A9F5C" w14:textId="77777777" w:rsidR="00D179D6" w:rsidRPr="00462199" w:rsidRDefault="00D179D6" w:rsidP="005E3F9F">
      <w:pPr>
        <w:pStyle w:val="NormalAshurst"/>
        <w:tabs>
          <w:tab w:val="left" w:pos="782"/>
        </w:tabs>
        <w:spacing w:after="0"/>
        <w:rPr>
          <w:lang w:eastAsia="zh-CN"/>
        </w:rPr>
      </w:pPr>
      <w:r w:rsidRPr="00462199">
        <w:rPr>
          <w:i/>
        </w:rPr>
        <w:tab/>
        <w:t>[</w:t>
      </w:r>
      <w:r w:rsidRPr="00462199">
        <w:rPr>
          <w:b/>
          <w:i/>
        </w:rPr>
        <w:t>Unique reference number</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(the </w:t>
      </w:r>
      <w:r w:rsidRPr="00462199">
        <w:rPr>
          <w:b/>
          <w:i/>
        </w:rPr>
        <w:t>"LCHA Counterparty"</w:t>
      </w:r>
      <w:r w:rsidRPr="00462199">
        <w:rPr>
          <w:i/>
        </w:rPr>
        <w:t>)</w:t>
      </w:r>
    </w:p>
    <w:p w14:paraId="36A048E4" w14:textId="77777777" w:rsidR="00D179D6" w:rsidRPr="00462199" w:rsidRDefault="00D179D6" w:rsidP="005E3F9F">
      <w:pPr>
        <w:pStyle w:val="NormalAshurst"/>
        <w:tabs>
          <w:tab w:val="left" w:pos="782"/>
        </w:tabs>
        <w:rPr>
          <w:lang w:eastAsia="zh-CN"/>
        </w:rPr>
      </w:pPr>
      <w:r w:rsidRPr="00462199">
        <w:rPr>
          <w:i/>
        </w:rPr>
        <w:tab/>
        <w:t>[</w:t>
      </w:r>
      <w:r w:rsidRPr="00462199">
        <w:rPr>
          <w:b/>
          <w:i/>
        </w:rPr>
        <w:t>Address</w:t>
      </w:r>
      <w:r w:rsidRPr="00462199">
        <w:rPr>
          <w:i/>
        </w:rPr>
        <w:t>]]</w:t>
      </w:r>
    </w:p>
    <w:p w14:paraId="3E191CB5" w14:textId="77777777" w:rsidR="00D179D6" w:rsidRPr="00462199" w:rsidRDefault="00D179D6" w:rsidP="005E3F9F">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46F2956" w14:textId="77777777" w:rsidR="00D179D6" w:rsidRPr="00462199" w:rsidRDefault="00D179D6" w:rsidP="005B3BB9">
      <w:pPr>
        <w:pStyle w:val="CBOLDCAPSAshurst"/>
        <w:rPr>
          <w:lang w:eastAsia="zh-CN"/>
        </w:rPr>
      </w:pPr>
      <w:r w:rsidRPr="00462199">
        <w:t>LCHA – DISPUTE NOTICE</w:t>
      </w:r>
    </w:p>
    <w:p w14:paraId="1791C36D" w14:textId="77777777" w:rsidR="00D179D6" w:rsidRPr="00462199" w:rsidRDefault="00D179D6" w:rsidP="005B3BB9">
      <w:pPr>
        <w:pStyle w:val="NormalAshurst"/>
        <w:rPr>
          <w:lang w:eastAsia="zh-CN"/>
        </w:rPr>
      </w:pPr>
      <w:r w:rsidRPr="00462199">
        <w:t>Dear Sir/Madam,</w:t>
      </w:r>
    </w:p>
    <w:p w14:paraId="4E02F7C0" w14:textId="77777777" w:rsidR="00D179D6" w:rsidRPr="00462199" w:rsidRDefault="00D179D6" w:rsidP="00BC5CF5">
      <w:pPr>
        <w:pStyle w:val="AltSH1Ashurst"/>
        <w:numPr>
          <w:ilvl w:val="0"/>
          <w:numId w:val="158"/>
        </w:numPr>
        <w:rPr>
          <w:lang w:eastAsia="zh-CN"/>
        </w:rPr>
      </w:pPr>
      <w:bookmarkStart w:id="10255" w:name="_Ref14411763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w:t>
      </w:r>
      <w:r w:rsidRPr="00462199">
        <w:rPr>
          <w:b/>
          <w:i/>
        </w:rPr>
        <w:t xml:space="preserve">[LCHA Counterparty]/[Producer] </w:t>
      </w:r>
      <w:r w:rsidRPr="00462199">
        <w:t xml:space="preserve">and us as the </w:t>
      </w:r>
      <w:r w:rsidRPr="00462199">
        <w:rPr>
          <w:b/>
          <w:i/>
        </w:rPr>
        <w:t>[LCHA Counterparty]/[Producer]</w:t>
      </w:r>
      <w:r w:rsidRPr="00462199">
        <w:t xml:space="preserve">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255"/>
    </w:p>
    <w:p w14:paraId="62E761B5" w14:textId="0EB0698C" w:rsidR="00D179D6" w:rsidRPr="00462199" w:rsidRDefault="00D179D6" w:rsidP="00500CE7">
      <w:pPr>
        <w:pStyle w:val="AltSH1Ashurst"/>
        <w:rPr>
          <w:lang w:eastAsia="zh-CN"/>
        </w:rPr>
      </w:pPr>
      <w:bookmarkStart w:id="10256" w:name="_Ref144117637"/>
      <w:r w:rsidRPr="00462199">
        <w:t xml:space="preserve">We further refer you to </w:t>
      </w:r>
      <w:r w:rsidR="007248B2" w:rsidRPr="007248B2">
        <w:t>Condition</w:t>
      </w:r>
      <w:r w:rsidRPr="00462199">
        <w:t xml:space="preserve"> </w:t>
      </w:r>
      <w:r w:rsidR="007248B2">
        <w:fldChar w:fldCharType="begin"/>
      </w:r>
      <w:r w:rsidR="007248B2">
        <w:instrText xml:space="preserve"> REF _Ref144114904 \w \h </w:instrText>
      </w:r>
      <w:r w:rsidR="007248B2">
        <w:fldChar w:fldCharType="separate"/>
      </w:r>
      <w:del w:id="10257" w:author="Faqir, Sofia (Energy Security)" w:date="2023-11-12T19:48:00Z">
        <w:r w:rsidR="00E473FC">
          <w:delText>58.3</w:delText>
        </w:r>
      </w:del>
      <w:r w:rsidR="007248B2">
        <w:fldChar w:fldCharType="end"/>
      </w:r>
      <w:r w:rsidRPr="00462199">
        <w:t>.</w:t>
      </w:r>
      <w:bookmarkEnd w:id="10256"/>
    </w:p>
    <w:p w14:paraId="619C383D" w14:textId="77777777" w:rsidR="00D179D6" w:rsidRPr="00462199" w:rsidRDefault="00D179D6" w:rsidP="00500CE7">
      <w:pPr>
        <w:pStyle w:val="AltSH1Ashurst"/>
        <w:rPr>
          <w:lang w:eastAsia="zh-CN"/>
        </w:rPr>
      </w:pPr>
      <w:bookmarkStart w:id="10258" w:name="_Ref144117638"/>
      <w:r w:rsidRPr="00462199">
        <w:t>This is a Dispute Notice.</w:t>
      </w:r>
      <w:bookmarkEnd w:id="10258"/>
    </w:p>
    <w:p w14:paraId="4126740C" w14:textId="77777777" w:rsidR="00D179D6" w:rsidRPr="00462199" w:rsidRDefault="00D179D6" w:rsidP="00500CE7">
      <w:pPr>
        <w:pStyle w:val="AltSH1Ashurst"/>
        <w:rPr>
          <w:lang w:eastAsia="zh-CN"/>
        </w:rPr>
      </w:pPr>
      <w:bookmarkStart w:id="10259" w:name="_Ref144117639"/>
      <w:r w:rsidRPr="00462199">
        <w:t xml:space="preserve">The subject matter of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59"/>
    </w:p>
    <w:p w14:paraId="7B3EBBCF" w14:textId="77777777" w:rsidR="00D179D6" w:rsidRPr="00462199" w:rsidRDefault="00D179D6" w:rsidP="00500CE7">
      <w:pPr>
        <w:pStyle w:val="AltSH1Ashurst"/>
        <w:rPr>
          <w:lang w:eastAsia="zh-CN"/>
        </w:rPr>
      </w:pPr>
      <w:bookmarkStart w:id="10260" w:name="_Ref144117640"/>
      <w:r w:rsidRPr="00462199">
        <w:t xml:space="preserve">The issues to be resolved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60"/>
    </w:p>
    <w:p w14:paraId="30B7F108" w14:textId="3AB14B54" w:rsidR="00D179D6" w:rsidRPr="00462199" w:rsidRDefault="00D179D6" w:rsidP="00500CE7">
      <w:pPr>
        <w:pStyle w:val="AltSH1Ashurst"/>
        <w:rPr>
          <w:lang w:eastAsia="zh-CN"/>
        </w:rPr>
      </w:pPr>
      <w:bookmarkStart w:id="10261" w:name="_Ref144117641"/>
      <w:r w:rsidRPr="00462199">
        <w:t xml:space="preserve">The </w:t>
      </w:r>
      <w:r w:rsidR="007248B2" w:rsidRPr="007248B2">
        <w:t>Condition</w:t>
      </w:r>
      <w:r w:rsidRPr="00462199">
        <w:t xml:space="preserve"> to which the Dispute relates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61"/>
    </w:p>
    <w:p w14:paraId="1BA68B10" w14:textId="77777777" w:rsidR="00D179D6" w:rsidRPr="00462199" w:rsidRDefault="00D179D6" w:rsidP="00500CE7">
      <w:pPr>
        <w:pStyle w:val="AltSH1Ashurst"/>
        <w:rPr>
          <w:lang w:eastAsia="zh-CN"/>
        </w:rPr>
      </w:pPr>
      <w:bookmarkStart w:id="10262" w:name="_Ref144117642"/>
      <w:r w:rsidRPr="00462199">
        <w:t xml:space="preserve">We consider that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believing this is the correct position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62"/>
    </w:p>
    <w:p w14:paraId="5F319F68" w14:textId="77777777" w:rsidR="00D179D6" w:rsidRPr="00462199" w:rsidRDefault="00D179D6" w:rsidP="00500CE7">
      <w:pPr>
        <w:pStyle w:val="AltSH1Ashurst"/>
        <w:rPr>
          <w:lang w:eastAsia="zh-CN"/>
        </w:rPr>
      </w:pPr>
      <w:bookmarkStart w:id="10263" w:name="_Ref144117643"/>
      <w:r w:rsidRPr="00462199">
        <w:rPr>
          <w:b/>
          <w:i/>
        </w:rPr>
        <w:t>[We consider that the following dispute or claim relating to or arising out of another UKLCH Programme LCHA should be [consolidated with]/[joined to] this Dispute: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63"/>
    </w:p>
    <w:p w14:paraId="0DBD3446" w14:textId="77777777" w:rsidR="00D179D6" w:rsidRPr="00462199" w:rsidRDefault="00D179D6" w:rsidP="00500CE7">
      <w:pPr>
        <w:pStyle w:val="AltSH1Ashurst"/>
        <w:rPr>
          <w:lang w:eastAsia="zh-CN"/>
        </w:rPr>
      </w:pPr>
      <w:bookmarkStart w:id="10264" w:name="_Ref144117644"/>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64"/>
    </w:p>
    <w:p w14:paraId="2E8B0C97" w14:textId="77777777" w:rsidR="00D179D6" w:rsidRPr="00462199" w:rsidRDefault="00D179D6" w:rsidP="00500CE7">
      <w:pPr>
        <w:pStyle w:val="AltSH1Ashurst"/>
        <w:rPr>
          <w:lang w:eastAsia="zh-CN"/>
        </w:rPr>
      </w:pPr>
      <w:bookmarkStart w:id="10265" w:name="_Ref144117645"/>
      <w:r w:rsidRPr="00462199">
        <w:t xml:space="preserve">The </w:t>
      </w:r>
      <w:r w:rsidRPr="00462199">
        <w:rPr>
          <w:b/>
          <w:i/>
        </w:rPr>
        <w:t>[relief]/[determination]/[remedy]/[recourse]</w:t>
      </w:r>
      <w:r w:rsidRPr="00462199">
        <w:t xml:space="preserve"> which we seek in relation to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65"/>
    </w:p>
    <w:p w14:paraId="276EC84F" w14:textId="77777777" w:rsidR="00D179D6" w:rsidRPr="00462199" w:rsidRDefault="00D179D6" w:rsidP="00500CE7">
      <w:pPr>
        <w:pStyle w:val="AltSH1Ashurst"/>
        <w:rPr>
          <w:lang w:eastAsia="zh-CN"/>
        </w:rPr>
      </w:pPr>
      <w:bookmarkStart w:id="10266" w:name="_Ref144117646"/>
      <w:r w:rsidRPr="00462199">
        <w:t xml:space="preserve">We </w:t>
      </w:r>
      <w:r w:rsidRPr="00462199">
        <w:rPr>
          <w:b/>
          <w:i/>
        </w:rPr>
        <w:t>[do not]</w:t>
      </w:r>
      <w:r w:rsidRPr="00462199">
        <w:t xml:space="preserve"> consider the Dispute should (without a Senior Representatives Settlement being reached) be referred for </w:t>
      </w:r>
      <w:r w:rsidRPr="00462199">
        <w:rPr>
          <w:b/>
          <w:i/>
        </w:rPr>
        <w:t>[determination in accordance with the Expert Determination Procedure]/[resolution in accordance with the Arbitration Procedure]</w:t>
      </w:r>
      <w:r w:rsidRPr="00462199">
        <w:t>.</w:t>
      </w:r>
      <w:bookmarkEnd w:id="10266"/>
    </w:p>
    <w:p w14:paraId="6007552A" w14:textId="77777777" w:rsidR="00D179D6" w:rsidRPr="00462199" w:rsidRDefault="00D179D6" w:rsidP="00500CE7">
      <w:pPr>
        <w:pStyle w:val="AltSH1Ashurst"/>
        <w:rPr>
          <w:lang w:eastAsia="zh-CN"/>
        </w:rPr>
      </w:pPr>
      <w:bookmarkStart w:id="10267" w:name="_Ref144117647"/>
      <w:r w:rsidRPr="00462199">
        <w:t xml:space="preserve">Our Senior Representative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67"/>
    </w:p>
    <w:p w14:paraId="145B1DA1" w14:textId="77777777" w:rsidR="00D179D6" w:rsidRPr="00462199" w:rsidRDefault="00D179D6" w:rsidP="009D04FB">
      <w:pPr>
        <w:pStyle w:val="NormalAshurst"/>
        <w:keepNext/>
        <w:jc w:val="center"/>
      </w:pPr>
      <w:r w:rsidRPr="00462199">
        <w:t>Yours faithfully,</w:t>
      </w:r>
    </w:p>
    <w:p w14:paraId="068C5626" w14:textId="77777777" w:rsidR="00D179D6" w:rsidRPr="00462199" w:rsidRDefault="00D179D6" w:rsidP="009D04FB">
      <w:pPr>
        <w:pStyle w:val="NormalAshurst"/>
        <w:keepNext/>
        <w:jc w:val="center"/>
        <w:rPr>
          <w:lang w:eastAsia="zh-CN"/>
        </w:rPr>
      </w:pPr>
    </w:p>
    <w:p w14:paraId="50D1AD2C" w14:textId="77777777" w:rsidR="00D179D6" w:rsidRPr="00462199" w:rsidRDefault="00D179D6" w:rsidP="009D04FB">
      <w:pPr>
        <w:pStyle w:val="StandardAshurst"/>
        <w:keepNext/>
        <w:jc w:val="center"/>
        <w:rPr>
          <w:lang w:eastAsia="zh-CN"/>
        </w:rPr>
      </w:pPr>
      <w:r w:rsidRPr="00462199">
        <w:t>…..................................</w:t>
      </w:r>
    </w:p>
    <w:p w14:paraId="16ED41C3" w14:textId="77777777" w:rsidR="00D179D6" w:rsidRPr="00462199" w:rsidRDefault="00D179D6" w:rsidP="009D04FB">
      <w:pPr>
        <w:pStyle w:val="StandardAshurst"/>
        <w:jc w:val="center"/>
        <w:rPr>
          <w:lang w:eastAsia="zh-CN"/>
        </w:rPr>
      </w:pPr>
      <w:r w:rsidRPr="00462199">
        <w:t>For and on behalf of</w:t>
      </w:r>
    </w:p>
    <w:p w14:paraId="270081F9" w14:textId="77777777" w:rsidR="00D179D6" w:rsidRPr="00462199" w:rsidRDefault="00D179D6" w:rsidP="009D04FB">
      <w:pPr>
        <w:pStyle w:val="NormalAshurst"/>
        <w:jc w:val="center"/>
        <w:rPr>
          <w:lang w:eastAsia="zh-CN"/>
        </w:rPr>
      </w:pPr>
      <w:r w:rsidRPr="00462199">
        <w:t xml:space="preserve">the </w:t>
      </w:r>
      <w:r w:rsidRPr="00462199">
        <w:rPr>
          <w:b/>
          <w:i/>
        </w:rPr>
        <w:t>[LCHA Counterparty]/[Producer]</w:t>
      </w:r>
      <w:r w:rsidRPr="00462199">
        <w:br w:type="page"/>
      </w:r>
    </w:p>
    <w:p w14:paraId="598706C5" w14:textId="77777777" w:rsidR="00D179D6" w:rsidRPr="00462199" w:rsidRDefault="00D179D6" w:rsidP="009B55C1">
      <w:pPr>
        <w:pStyle w:val="Annex13Heading"/>
      </w:pPr>
      <w:bookmarkStart w:id="10268" w:name="_Toc149834037"/>
      <w:r w:rsidRPr="00462199">
        <w:lastRenderedPageBreak/>
        <w:t>Expert Determination Notice</w:t>
      </w:r>
      <w:bookmarkEnd w:id="10268"/>
    </w:p>
    <w:p w14:paraId="2C1BA130" w14:textId="77777777" w:rsidR="00D179D6" w:rsidRPr="00462199" w:rsidRDefault="00D179D6" w:rsidP="005E3F9F">
      <w:pPr>
        <w:pStyle w:val="NormalAshurst"/>
        <w:tabs>
          <w:tab w:val="left" w:pos="782"/>
        </w:tabs>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B037E50" w14:textId="77777777" w:rsidR="00D179D6" w:rsidRPr="00462199" w:rsidRDefault="00D179D6" w:rsidP="005E3F9F">
      <w:pPr>
        <w:pStyle w:val="NormalAshurst"/>
        <w:tabs>
          <w:tab w:val="left" w:pos="782"/>
        </w:tabs>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0118EAB" w14:textId="77777777" w:rsidR="00D179D6" w:rsidRPr="00462199" w:rsidRDefault="00D179D6" w:rsidP="005E3F9F">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C9AF42A" w14:textId="77777777" w:rsidR="00D179D6" w:rsidRPr="00462199" w:rsidRDefault="00D179D6" w:rsidP="005B3BB9">
      <w:pPr>
        <w:pStyle w:val="CBOLDCAPSAshurst"/>
        <w:rPr>
          <w:lang w:eastAsia="zh-CN"/>
        </w:rPr>
      </w:pPr>
      <w:r w:rsidRPr="00462199">
        <w:t>LCHA – EXPERT DETERMINATION NOTICE</w:t>
      </w:r>
    </w:p>
    <w:p w14:paraId="2F95B205" w14:textId="77777777" w:rsidR="00D179D6" w:rsidRPr="00462199" w:rsidRDefault="00D179D6" w:rsidP="005B3BB9">
      <w:pPr>
        <w:pStyle w:val="NormalAshurst"/>
        <w:rPr>
          <w:lang w:eastAsia="zh-CN"/>
        </w:rPr>
      </w:pPr>
      <w:r w:rsidRPr="00462199">
        <w:t>Dear Sir/Madam,</w:t>
      </w:r>
    </w:p>
    <w:p w14:paraId="1CDB3D97" w14:textId="77777777" w:rsidR="00D179D6" w:rsidRPr="00462199" w:rsidRDefault="00D179D6" w:rsidP="00BC5CF5">
      <w:pPr>
        <w:pStyle w:val="AltSH1Ashurst"/>
        <w:numPr>
          <w:ilvl w:val="0"/>
          <w:numId w:val="159"/>
        </w:numPr>
        <w:rPr>
          <w:lang w:eastAsia="zh-CN"/>
        </w:rPr>
      </w:pPr>
      <w:bookmarkStart w:id="10269" w:name="_Ref144117648"/>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as the LCHA Counterparty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269"/>
    </w:p>
    <w:p w14:paraId="21D6802E" w14:textId="20CDCBFF" w:rsidR="00D179D6" w:rsidRPr="00462199" w:rsidRDefault="00D179D6" w:rsidP="00500CE7">
      <w:pPr>
        <w:pStyle w:val="AltSH1Ashurst"/>
        <w:rPr>
          <w:lang w:eastAsia="zh-CN"/>
        </w:rPr>
      </w:pPr>
      <w:bookmarkStart w:id="10270" w:name="_Ref144117649"/>
      <w:r w:rsidRPr="00462199">
        <w:t xml:space="preserve">We further refer you to </w:t>
      </w:r>
      <w:r w:rsidR="007248B2" w:rsidRPr="007248B2">
        <w:t>Condition</w:t>
      </w:r>
      <w:r w:rsidRPr="00462199">
        <w:t xml:space="preserve"> </w:t>
      </w:r>
      <w:r w:rsidR="007248B2">
        <w:fldChar w:fldCharType="begin"/>
      </w:r>
      <w:r w:rsidR="007248B2">
        <w:instrText xml:space="preserve"> REF _Ref144114939 \w \h </w:instrText>
      </w:r>
      <w:r w:rsidR="007248B2">
        <w:fldChar w:fldCharType="separate"/>
      </w:r>
      <w:del w:id="10271" w:author="Faqir, Sofia (Energy Security)" w:date="2023-11-12T19:48:00Z">
        <w:r w:rsidR="00E473FC">
          <w:delText>60.1</w:delText>
        </w:r>
      </w:del>
      <w:r w:rsidR="007248B2">
        <w:fldChar w:fldCharType="end"/>
      </w:r>
      <w:r w:rsidRPr="00462199">
        <w:t>.</w:t>
      </w:r>
      <w:bookmarkEnd w:id="10270"/>
    </w:p>
    <w:p w14:paraId="3D0032A3" w14:textId="77777777" w:rsidR="00D179D6" w:rsidRPr="00462199" w:rsidRDefault="00D179D6" w:rsidP="00500CE7">
      <w:pPr>
        <w:pStyle w:val="AltSH1Ashurst"/>
        <w:rPr>
          <w:lang w:eastAsia="zh-CN"/>
        </w:rPr>
      </w:pPr>
      <w:bookmarkStart w:id="10272" w:name="_Ref144117650"/>
      <w:r w:rsidRPr="00462199">
        <w:t>This is an Expert Determination Notice.</w:t>
      </w:r>
      <w:bookmarkEnd w:id="10272"/>
    </w:p>
    <w:p w14:paraId="4BA36D75" w14:textId="77777777" w:rsidR="00D179D6" w:rsidRPr="00462199" w:rsidRDefault="00D179D6" w:rsidP="00500CE7">
      <w:pPr>
        <w:pStyle w:val="AltSH1Ashurst"/>
        <w:rPr>
          <w:lang w:eastAsia="zh-CN"/>
        </w:rPr>
      </w:pPr>
      <w:bookmarkStart w:id="10273" w:name="_Ref144117651"/>
      <w:r w:rsidRPr="00462199">
        <w:t xml:space="preserve">The subject matter of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73"/>
    </w:p>
    <w:p w14:paraId="57AAFDF7" w14:textId="77777777" w:rsidR="00D179D6" w:rsidRPr="00462199" w:rsidRDefault="00D179D6" w:rsidP="00500CE7">
      <w:pPr>
        <w:pStyle w:val="AltSH1Ashurst"/>
        <w:rPr>
          <w:lang w:eastAsia="zh-CN"/>
        </w:rPr>
      </w:pPr>
      <w:bookmarkStart w:id="10274" w:name="_Ref144117652"/>
      <w:r w:rsidRPr="00462199">
        <w:t xml:space="preserve">The issues to be resolved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74"/>
    </w:p>
    <w:p w14:paraId="55DDCC1D" w14:textId="77C7D81F" w:rsidR="00D179D6" w:rsidRPr="00462199" w:rsidRDefault="00D179D6" w:rsidP="00500CE7">
      <w:pPr>
        <w:pStyle w:val="AltSH1Ashurst"/>
        <w:rPr>
          <w:lang w:eastAsia="zh-CN"/>
        </w:rPr>
      </w:pPr>
      <w:bookmarkStart w:id="10275" w:name="_Ref144117653"/>
      <w:r w:rsidRPr="00462199">
        <w:t xml:space="preserve">The relevant </w:t>
      </w:r>
      <w:r w:rsidR="007248B2" w:rsidRPr="007248B2">
        <w:t>Condition</w:t>
      </w:r>
      <w:r w:rsidRPr="00462199">
        <w:t xml:space="preserve"> to which the Dispute relates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75"/>
    </w:p>
    <w:p w14:paraId="38EC5724" w14:textId="77777777" w:rsidR="00D179D6" w:rsidRPr="00462199" w:rsidRDefault="00D179D6" w:rsidP="00500CE7">
      <w:pPr>
        <w:pStyle w:val="AltSH1Ashurst"/>
        <w:rPr>
          <w:lang w:eastAsia="zh-CN"/>
        </w:rPr>
      </w:pPr>
      <w:bookmarkStart w:id="10276" w:name="_Ref144117654"/>
      <w:r w:rsidRPr="00462199">
        <w:t xml:space="preserve">We consider that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76"/>
    </w:p>
    <w:p w14:paraId="5DD7DB6A" w14:textId="77777777" w:rsidR="00D179D6" w:rsidRPr="00462199" w:rsidRDefault="00D179D6" w:rsidP="00500CE7">
      <w:pPr>
        <w:pStyle w:val="AltSH1Ashurst"/>
        <w:rPr>
          <w:lang w:eastAsia="zh-CN"/>
        </w:rPr>
      </w:pPr>
      <w:bookmarkStart w:id="10277" w:name="_Ref144117655"/>
      <w:r w:rsidRPr="00462199">
        <w:rPr>
          <w:b/>
          <w:i/>
        </w:rPr>
        <w:t>[We consider that the following dispute or claim relating to or arising out of another UKLCH Programme LCHA should be [consolidated with]/[joined to] this Dispute: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77"/>
    </w:p>
    <w:p w14:paraId="3D095B75" w14:textId="77777777" w:rsidR="00D179D6" w:rsidRPr="00462199" w:rsidRDefault="00D179D6" w:rsidP="00500CE7">
      <w:pPr>
        <w:pStyle w:val="AltSH1Ashurst"/>
        <w:rPr>
          <w:lang w:eastAsia="zh-CN"/>
        </w:rPr>
      </w:pPr>
      <w:bookmarkStart w:id="10278" w:name="_Ref144117656"/>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78"/>
    </w:p>
    <w:p w14:paraId="2B066B33" w14:textId="77777777" w:rsidR="00D179D6" w:rsidRPr="00462199" w:rsidRDefault="00D179D6" w:rsidP="00500CE7">
      <w:pPr>
        <w:pStyle w:val="AltSH1Ashurst"/>
        <w:rPr>
          <w:lang w:eastAsia="zh-CN"/>
        </w:rPr>
      </w:pPr>
      <w:bookmarkStart w:id="10279" w:name="_Ref144117657"/>
      <w:r w:rsidRPr="00462199">
        <w:t xml:space="preserve">The </w:t>
      </w:r>
      <w:r w:rsidRPr="00462199">
        <w:rPr>
          <w:b/>
          <w:i/>
        </w:rPr>
        <w:t>[relief]/[determination]/[remedy]/[recourse]</w:t>
      </w:r>
      <w:r w:rsidRPr="00462199">
        <w:t xml:space="preserve"> which we seek in relation to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79"/>
    </w:p>
    <w:p w14:paraId="304B593F" w14:textId="77777777" w:rsidR="00D179D6" w:rsidRPr="00462199" w:rsidRDefault="00D179D6" w:rsidP="00500CE7">
      <w:pPr>
        <w:pStyle w:val="AltSH1Ashurst"/>
        <w:rPr>
          <w:lang w:eastAsia="zh-CN"/>
        </w:rPr>
      </w:pPr>
      <w:bookmarkStart w:id="10280" w:name="_Ref144117658"/>
      <w:r w:rsidRPr="00462199">
        <w:t xml:space="preserve">We propose that the Expert appointed be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80"/>
    </w:p>
    <w:p w14:paraId="55AB97EF" w14:textId="77777777" w:rsidR="00D179D6" w:rsidRPr="00462199" w:rsidRDefault="00D179D6" w:rsidP="00500CE7">
      <w:pPr>
        <w:pStyle w:val="AltSH1Ashurst"/>
        <w:rPr>
          <w:lang w:eastAsia="zh-CN"/>
        </w:rPr>
      </w:pPr>
      <w:bookmarkStart w:id="10281" w:name="_Ref144117659"/>
      <w:r w:rsidRPr="00462199">
        <w:t>We propose that the proposed Expert be appointed on the basis of the following terms of reference:</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81"/>
    </w:p>
    <w:p w14:paraId="32F081B1" w14:textId="77777777" w:rsidR="00D179D6" w:rsidRPr="00462199" w:rsidRDefault="00D179D6" w:rsidP="00500CE7">
      <w:pPr>
        <w:pStyle w:val="AltSH1Ashurst"/>
        <w:rPr>
          <w:lang w:eastAsia="zh-CN"/>
        </w:rPr>
      </w:pPr>
      <w:bookmarkStart w:id="10282" w:name="_Ref144117660"/>
      <w:r w:rsidRPr="00462199">
        <w:t xml:space="preserve">We believe that the proposed Expert has the relevant expertise which qualifies the proposed Expert to determine the relevant Expert Dispute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82"/>
    </w:p>
    <w:p w14:paraId="4FAC4349" w14:textId="77777777" w:rsidR="00D179D6" w:rsidRPr="00462199" w:rsidRDefault="00D179D6" w:rsidP="009D04FB">
      <w:pPr>
        <w:pStyle w:val="NormalAshurst"/>
        <w:jc w:val="center"/>
      </w:pPr>
      <w:r w:rsidRPr="00462199">
        <w:t>Yours faithfully,</w:t>
      </w:r>
    </w:p>
    <w:p w14:paraId="1E9E1526" w14:textId="77777777" w:rsidR="00D179D6" w:rsidRPr="00462199" w:rsidRDefault="00D179D6" w:rsidP="009D04FB">
      <w:pPr>
        <w:pStyle w:val="NormalAshurst"/>
        <w:jc w:val="center"/>
        <w:rPr>
          <w:lang w:eastAsia="zh-CN"/>
        </w:rPr>
      </w:pPr>
    </w:p>
    <w:p w14:paraId="319E0D2D" w14:textId="77777777" w:rsidR="00D179D6" w:rsidRPr="00462199" w:rsidRDefault="00D179D6" w:rsidP="009D04FB">
      <w:pPr>
        <w:pStyle w:val="StandardAshurst"/>
        <w:jc w:val="center"/>
        <w:rPr>
          <w:lang w:eastAsia="zh-CN"/>
        </w:rPr>
      </w:pPr>
      <w:r w:rsidRPr="00462199">
        <w:t>…..................................</w:t>
      </w:r>
    </w:p>
    <w:p w14:paraId="176C3DEF" w14:textId="77777777" w:rsidR="00D179D6" w:rsidRPr="00462199" w:rsidRDefault="00D179D6" w:rsidP="009D04FB">
      <w:pPr>
        <w:pStyle w:val="StandardAshurst"/>
        <w:jc w:val="center"/>
        <w:rPr>
          <w:lang w:eastAsia="zh-CN"/>
        </w:rPr>
      </w:pPr>
      <w:r w:rsidRPr="00462199">
        <w:t>For and on behalf of</w:t>
      </w:r>
    </w:p>
    <w:p w14:paraId="2E90B159" w14:textId="77777777" w:rsidR="00D179D6" w:rsidRPr="00462199" w:rsidRDefault="00D179D6" w:rsidP="009D04FB">
      <w:pPr>
        <w:pStyle w:val="CBOLDCAPSAshurst"/>
        <w:rPr>
          <w:lang w:eastAsia="zh-CN"/>
        </w:rPr>
      </w:pPr>
      <w:r w:rsidRPr="00462199">
        <w:t>[</w:t>
      </w:r>
      <w:r w:rsidRPr="00462199">
        <w:fldChar w:fldCharType="begin"/>
      </w:r>
      <w:r w:rsidRPr="00462199">
        <w:instrText xml:space="preserve"> SYMBOL 108\f wingdings \s11\h \* MERGEFORMAT </w:instrText>
      </w:r>
      <w:r w:rsidRPr="00462199">
        <w:fldChar w:fldCharType="end"/>
      </w:r>
      <w:r w:rsidRPr="00462199">
        <w:t>]</w:t>
      </w:r>
    </w:p>
    <w:p w14:paraId="7FF06DA8" w14:textId="77777777" w:rsidR="00D179D6" w:rsidRPr="00462199" w:rsidRDefault="00D179D6" w:rsidP="00986A4F">
      <w:pPr>
        <w:pStyle w:val="NormalAshurst"/>
        <w:rPr>
          <w:lang w:eastAsia="zh-CN"/>
        </w:rPr>
      </w:pPr>
      <w:r w:rsidRPr="00462199">
        <w:rPr>
          <w:lang w:eastAsia="zh-CN"/>
        </w:rPr>
        <w:br w:type="page"/>
      </w:r>
    </w:p>
    <w:p w14:paraId="45ABCD6D" w14:textId="77777777" w:rsidR="00D179D6" w:rsidRPr="00462199" w:rsidRDefault="00D179D6" w:rsidP="009B55C1">
      <w:pPr>
        <w:pStyle w:val="Annex13Heading"/>
      </w:pPr>
      <w:bookmarkStart w:id="10283" w:name="_Toc149834038"/>
      <w:r w:rsidRPr="00462199">
        <w:lastRenderedPageBreak/>
        <w:t>Expert Determination Response Notice</w:t>
      </w:r>
      <w:bookmarkEnd w:id="10283"/>
    </w:p>
    <w:p w14:paraId="6AF4B120" w14:textId="77777777" w:rsidR="00D179D6" w:rsidRPr="00462199" w:rsidRDefault="00D179D6" w:rsidP="005E3F9F">
      <w:pPr>
        <w:pStyle w:val="NormalAshurst"/>
        <w:tabs>
          <w:tab w:val="left" w:pos="782"/>
        </w:tabs>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83C135B" w14:textId="77777777" w:rsidR="00D179D6" w:rsidRPr="00462199" w:rsidRDefault="00D179D6" w:rsidP="005E3F9F">
      <w:pPr>
        <w:pStyle w:val="NormalAshurst"/>
        <w:tabs>
          <w:tab w:val="left" w:pos="782"/>
        </w:tabs>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3BF7847" w14:textId="77777777" w:rsidR="00D179D6" w:rsidRPr="00462199" w:rsidRDefault="00D179D6" w:rsidP="005E3F9F">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3761D0D" w14:textId="77777777" w:rsidR="00D179D6" w:rsidRPr="00462199" w:rsidRDefault="00D179D6" w:rsidP="005B3BB9">
      <w:pPr>
        <w:pStyle w:val="CBOLDCAPSAshurst"/>
        <w:rPr>
          <w:lang w:eastAsia="zh-CN"/>
        </w:rPr>
      </w:pPr>
      <w:r w:rsidRPr="00462199">
        <w:t>LCHA – EXPERT DETERMINATION RESPONSE NOTICE</w:t>
      </w:r>
    </w:p>
    <w:p w14:paraId="05454CB9" w14:textId="77777777" w:rsidR="00D179D6" w:rsidRPr="00462199" w:rsidRDefault="00D179D6" w:rsidP="005B3BB9">
      <w:pPr>
        <w:pStyle w:val="NormalAshurst"/>
        <w:rPr>
          <w:lang w:eastAsia="zh-CN"/>
        </w:rPr>
      </w:pPr>
      <w:r w:rsidRPr="00462199">
        <w:t>Dear Sir/Madam,</w:t>
      </w:r>
    </w:p>
    <w:p w14:paraId="4E9D163F" w14:textId="77777777" w:rsidR="00D179D6" w:rsidRPr="00462199" w:rsidRDefault="00D179D6" w:rsidP="00BC5CF5">
      <w:pPr>
        <w:pStyle w:val="AltSH1Ashurst"/>
        <w:numPr>
          <w:ilvl w:val="0"/>
          <w:numId w:val="160"/>
        </w:numPr>
        <w:rPr>
          <w:lang w:eastAsia="zh-CN"/>
        </w:rPr>
      </w:pPr>
      <w:bookmarkStart w:id="10284" w:name="_Ref14411766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LCHA Counterparty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Producer in relation to the</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284"/>
    </w:p>
    <w:p w14:paraId="7B6B3BD6" w14:textId="1217A897" w:rsidR="00D179D6" w:rsidRPr="00462199" w:rsidRDefault="00D179D6" w:rsidP="00500CE7">
      <w:pPr>
        <w:pStyle w:val="AltSH1Ashurst"/>
        <w:rPr>
          <w:lang w:eastAsia="zh-CN"/>
        </w:rPr>
      </w:pPr>
      <w:bookmarkStart w:id="10285" w:name="_Ref144117662"/>
      <w:r w:rsidRPr="00462199">
        <w:t xml:space="preserve">We further refer you to </w:t>
      </w:r>
      <w:r w:rsidR="007248B2" w:rsidRPr="007248B2">
        <w:t>Condition</w:t>
      </w:r>
      <w:r w:rsidRPr="00462199">
        <w:t xml:space="preserve"> </w:t>
      </w:r>
      <w:r w:rsidR="007248B2">
        <w:fldChar w:fldCharType="begin"/>
      </w:r>
      <w:r w:rsidR="007248B2">
        <w:instrText xml:space="preserve"> REF _Ref144114943 \w \h </w:instrText>
      </w:r>
      <w:r w:rsidR="007248B2">
        <w:fldChar w:fldCharType="separate"/>
      </w:r>
      <w:del w:id="10286" w:author="Faqir, Sofia (Energy Security)" w:date="2023-11-12T19:48:00Z">
        <w:r w:rsidR="00E473FC">
          <w:delText>60.3</w:delText>
        </w:r>
      </w:del>
      <w:r w:rsidR="007248B2">
        <w:fldChar w:fldCharType="end"/>
      </w:r>
      <w:r w:rsidRPr="00462199">
        <w:t>.</w:t>
      </w:r>
      <w:bookmarkEnd w:id="10285"/>
    </w:p>
    <w:p w14:paraId="5BE36F7C" w14:textId="77777777" w:rsidR="00D179D6" w:rsidRPr="00462199" w:rsidRDefault="00D179D6" w:rsidP="00500CE7">
      <w:pPr>
        <w:pStyle w:val="AltSH1Ashurst"/>
        <w:rPr>
          <w:lang w:eastAsia="zh-CN"/>
        </w:rPr>
      </w:pPr>
      <w:bookmarkStart w:id="10287" w:name="_Ref144117663"/>
      <w:r w:rsidRPr="00462199">
        <w:t>This is an Expert Determination Response Notice.</w:t>
      </w:r>
      <w:bookmarkEnd w:id="10287"/>
    </w:p>
    <w:p w14:paraId="3F38D3DE" w14:textId="77777777" w:rsidR="00D179D6" w:rsidRPr="00462199" w:rsidRDefault="00D179D6" w:rsidP="00500CE7">
      <w:pPr>
        <w:pStyle w:val="AltSH1Ashurst"/>
        <w:rPr>
          <w:lang w:eastAsia="zh-CN"/>
        </w:rPr>
      </w:pPr>
      <w:bookmarkStart w:id="10288" w:name="_Ref144117664"/>
      <w:r w:rsidRPr="00462199">
        <w:t xml:space="preserve">We </w:t>
      </w:r>
      <w:r w:rsidRPr="00462199">
        <w:rPr>
          <w:b/>
          <w:i/>
        </w:rPr>
        <w:t>[do not]</w:t>
      </w:r>
      <w:r w:rsidRPr="00462199">
        <w:t xml:space="preserve"> accept the Expert proposed in the Expert Determination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[We propose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as an alternative Expert.]</w:t>
      </w:r>
      <w:bookmarkEnd w:id="10288"/>
    </w:p>
    <w:p w14:paraId="0224D41A" w14:textId="77777777" w:rsidR="00D179D6" w:rsidRPr="00462199" w:rsidRDefault="00D179D6" w:rsidP="00500CE7">
      <w:pPr>
        <w:pStyle w:val="AltSH1Ashurst"/>
        <w:rPr>
          <w:lang w:eastAsia="zh-CN"/>
        </w:rPr>
      </w:pPr>
      <w:bookmarkStart w:id="10289" w:name="_Ref144117665"/>
      <w:r w:rsidRPr="00462199">
        <w:t xml:space="preserve">We </w:t>
      </w:r>
      <w:r w:rsidRPr="00462199">
        <w:rPr>
          <w:b/>
          <w:i/>
        </w:rPr>
        <w:t>[do not]</w:t>
      </w:r>
      <w:r w:rsidRPr="00462199">
        <w:t xml:space="preserve"> accept the terms of reference proposed in the Expert Determination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[We propose the following alternative terms of reference: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89"/>
    </w:p>
    <w:p w14:paraId="59E9A4DD" w14:textId="77777777" w:rsidR="00D179D6" w:rsidRPr="00462199" w:rsidRDefault="00D179D6" w:rsidP="009D04FB">
      <w:pPr>
        <w:pStyle w:val="NormalAshurst"/>
        <w:jc w:val="center"/>
      </w:pPr>
      <w:r w:rsidRPr="00462199">
        <w:t>Yours faithfully,</w:t>
      </w:r>
    </w:p>
    <w:p w14:paraId="73668DB2" w14:textId="77777777" w:rsidR="00D179D6" w:rsidRPr="00462199" w:rsidRDefault="00D179D6" w:rsidP="009D04FB">
      <w:pPr>
        <w:pStyle w:val="NormalAshurst"/>
        <w:jc w:val="center"/>
        <w:rPr>
          <w:lang w:eastAsia="zh-CN"/>
        </w:rPr>
      </w:pPr>
    </w:p>
    <w:p w14:paraId="4056ED96" w14:textId="77777777" w:rsidR="00D179D6" w:rsidRPr="00462199" w:rsidRDefault="00D179D6" w:rsidP="009D04FB">
      <w:pPr>
        <w:pStyle w:val="StandardAshurst"/>
        <w:jc w:val="center"/>
        <w:rPr>
          <w:lang w:eastAsia="zh-CN"/>
        </w:rPr>
      </w:pPr>
      <w:r w:rsidRPr="00462199">
        <w:t>…..................................</w:t>
      </w:r>
    </w:p>
    <w:p w14:paraId="61E55A26" w14:textId="77777777" w:rsidR="00D179D6" w:rsidRPr="00462199" w:rsidRDefault="00D179D6" w:rsidP="009D04FB">
      <w:pPr>
        <w:pStyle w:val="StandardAshurst"/>
        <w:jc w:val="center"/>
        <w:rPr>
          <w:lang w:eastAsia="zh-CN"/>
        </w:rPr>
      </w:pPr>
      <w:r w:rsidRPr="00462199">
        <w:t>For and on behalf of</w:t>
      </w:r>
    </w:p>
    <w:p w14:paraId="36C048A9" w14:textId="77777777" w:rsidR="00D179D6" w:rsidRPr="00462199" w:rsidRDefault="00D179D6" w:rsidP="009D04FB">
      <w:pPr>
        <w:pStyle w:val="CBOLDCAPSAshurst"/>
        <w:keepNext w:val="0"/>
        <w:rPr>
          <w:i/>
          <w:iCs/>
          <w:lang w:eastAsia="zh-CN"/>
        </w:rPr>
      </w:pPr>
      <w:r w:rsidRPr="00462199">
        <w:rPr>
          <w:i/>
          <w:iCs/>
        </w:rPr>
        <w:t>[</w:t>
      </w:r>
      <w:r w:rsidRPr="00462199">
        <w:rPr>
          <w:i/>
          <w:iCs/>
        </w:rPr>
        <w:fldChar w:fldCharType="begin"/>
      </w:r>
      <w:r w:rsidRPr="00462199">
        <w:rPr>
          <w:i/>
          <w:iCs/>
        </w:rPr>
        <w:instrText xml:space="preserve"> SYMBOL 108\f wingdings \s11\h \* MERGEFORMAT </w:instrText>
      </w:r>
      <w:r w:rsidRPr="00462199">
        <w:rPr>
          <w:i/>
          <w:iCs/>
        </w:rPr>
        <w:fldChar w:fldCharType="end"/>
      </w:r>
      <w:r w:rsidRPr="00462199">
        <w:rPr>
          <w:i/>
          <w:iCs/>
        </w:rPr>
        <w:t>]</w:t>
      </w:r>
    </w:p>
    <w:p w14:paraId="09B0419B" w14:textId="77777777" w:rsidR="00D179D6" w:rsidRPr="00462199" w:rsidRDefault="00D179D6" w:rsidP="00986A4F">
      <w:pPr>
        <w:pStyle w:val="NormalAshurst"/>
        <w:rPr>
          <w:lang w:eastAsia="zh-CN"/>
        </w:rPr>
      </w:pPr>
      <w:r w:rsidRPr="00462199">
        <w:rPr>
          <w:lang w:eastAsia="zh-CN"/>
        </w:rPr>
        <w:br w:type="page"/>
      </w:r>
    </w:p>
    <w:p w14:paraId="49D1925A" w14:textId="77777777" w:rsidR="00D179D6" w:rsidRPr="00462199" w:rsidRDefault="00D179D6" w:rsidP="009B55C1">
      <w:pPr>
        <w:pStyle w:val="Annex13Heading"/>
      </w:pPr>
      <w:bookmarkStart w:id="10290" w:name="_Toc149834039"/>
      <w:r w:rsidRPr="00462199">
        <w:lastRenderedPageBreak/>
        <w:t>Consolidation Request</w:t>
      </w:r>
      <w:bookmarkEnd w:id="10290"/>
    </w:p>
    <w:p w14:paraId="07E865A2" w14:textId="77777777" w:rsidR="00D179D6" w:rsidRPr="00462199" w:rsidRDefault="00D179D6" w:rsidP="005E3F9F">
      <w:pPr>
        <w:pStyle w:val="NormalAshurst"/>
        <w:tabs>
          <w:tab w:val="left" w:pos="782"/>
        </w:tabs>
        <w:rPr>
          <w:lang w:eastAsia="zh-CN"/>
        </w:rPr>
      </w:pPr>
      <w:r w:rsidRPr="00462199">
        <w:t>To:</w:t>
      </w:r>
      <w:r w:rsidRPr="00462199">
        <w:tab/>
        <w:t>[</w:t>
      </w:r>
      <w:r w:rsidRPr="00462199">
        <w:rPr>
          <w:b/>
          <w:i/>
        </w:rPr>
        <w:t>All the parties to a Connected Dispute</w:t>
      </w:r>
      <w:r w:rsidRPr="00462199">
        <w:t>]</w:t>
      </w:r>
    </w:p>
    <w:p w14:paraId="798FB0A5" w14:textId="77777777" w:rsidR="00D179D6" w:rsidRPr="00462199" w:rsidRDefault="00D179D6" w:rsidP="005E3F9F">
      <w:pPr>
        <w:pStyle w:val="NormalAshurst"/>
        <w:tabs>
          <w:tab w:val="left" w:pos="782"/>
        </w:tabs>
        <w:rPr>
          <w:lang w:eastAsia="zh-CN"/>
        </w:rPr>
      </w:pPr>
      <w:r w:rsidRPr="00462199">
        <w:t xml:space="preserve">From: </w:t>
      </w:r>
      <w:r w:rsidRPr="00462199">
        <w:tab/>
      </w:r>
      <w:r w:rsidRPr="00462199">
        <w:rPr>
          <w:b/>
        </w:rPr>
        <w:t>[</w:t>
      </w:r>
      <w:r w:rsidRPr="00462199">
        <w:rPr>
          <w:b/>
        </w:rPr>
        <w:fldChar w:fldCharType="begin"/>
      </w:r>
      <w:r w:rsidRPr="00462199">
        <w:rPr>
          <w:b/>
        </w:rPr>
        <w:instrText xml:space="preserve"> SYMBOL 108\f wingdings \s11\h \* MERGEFORMAT </w:instrText>
      </w:r>
      <w:r w:rsidRPr="00462199">
        <w:rPr>
          <w:b/>
        </w:rPr>
        <w:fldChar w:fldCharType="end"/>
      </w:r>
      <w:r w:rsidRPr="00462199">
        <w:rPr>
          <w:b/>
        </w:rPr>
        <w:t>]</w:t>
      </w:r>
    </w:p>
    <w:p w14:paraId="18789E02" w14:textId="77777777" w:rsidR="00D179D6" w:rsidRPr="00462199" w:rsidRDefault="00D179D6" w:rsidP="005E3F9F">
      <w:pPr>
        <w:pStyle w:val="NormalAshurst"/>
        <w:tabs>
          <w:tab w:val="left" w:pos="782"/>
        </w:tabs>
        <w:rPr>
          <w:lang w:eastAsia="zh-CN"/>
        </w:rPr>
      </w:pPr>
      <w:r w:rsidRPr="00462199">
        <w:t xml:space="preserve">Dated: </w:t>
      </w:r>
      <w:r w:rsidRPr="00462199">
        <w:tab/>
      </w:r>
      <w:r w:rsidRPr="00462199">
        <w:rPr>
          <w:b/>
        </w:rPr>
        <w:t>[</w:t>
      </w:r>
      <w:r w:rsidRPr="00462199">
        <w:rPr>
          <w:b/>
        </w:rPr>
        <w:fldChar w:fldCharType="begin"/>
      </w:r>
      <w:r w:rsidRPr="00462199">
        <w:rPr>
          <w:b/>
        </w:rPr>
        <w:instrText xml:space="preserve"> SYMBOL 108\f wingdings \s11\h \* MERGEFORMAT </w:instrText>
      </w:r>
      <w:r w:rsidRPr="00462199">
        <w:rPr>
          <w:b/>
        </w:rPr>
        <w:fldChar w:fldCharType="end"/>
      </w:r>
      <w:r w:rsidRPr="00462199">
        <w:rPr>
          <w:b/>
        </w:rPr>
        <w:t>]</w:t>
      </w:r>
    </w:p>
    <w:p w14:paraId="66527423" w14:textId="77777777" w:rsidR="00D179D6" w:rsidRPr="00462199" w:rsidRDefault="00D179D6" w:rsidP="005B3BB9">
      <w:pPr>
        <w:pStyle w:val="CBOLDCAPSAshurst"/>
        <w:rPr>
          <w:lang w:eastAsia="zh-CN"/>
        </w:rPr>
      </w:pPr>
      <w:r w:rsidRPr="00462199">
        <w:t>LCHA– CONSOLIDATION REQUEST</w:t>
      </w:r>
    </w:p>
    <w:p w14:paraId="043E5283" w14:textId="77777777" w:rsidR="00D179D6" w:rsidRPr="00462199" w:rsidRDefault="00D179D6" w:rsidP="005B3BB9">
      <w:pPr>
        <w:pStyle w:val="NormalAshurst"/>
        <w:rPr>
          <w:lang w:eastAsia="zh-CN"/>
        </w:rPr>
      </w:pPr>
      <w:r w:rsidRPr="00462199">
        <w:t>Dear Sir/Madam,</w:t>
      </w:r>
    </w:p>
    <w:p w14:paraId="65F01F5D" w14:textId="77777777" w:rsidR="00D179D6" w:rsidRPr="00462199" w:rsidRDefault="00D179D6" w:rsidP="00BC5CF5">
      <w:pPr>
        <w:pStyle w:val="AltSH1Ashurst"/>
        <w:numPr>
          <w:ilvl w:val="0"/>
          <w:numId w:val="161"/>
        </w:numPr>
        <w:rPr>
          <w:lang w:eastAsia="zh-CN"/>
        </w:rPr>
      </w:pPr>
      <w:bookmarkStart w:id="10291" w:name="_Ref14411766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LCHA Counterparty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291"/>
    </w:p>
    <w:p w14:paraId="47F02055" w14:textId="30AB701D" w:rsidR="00D179D6" w:rsidRPr="00462199" w:rsidRDefault="00D179D6" w:rsidP="00500CE7">
      <w:pPr>
        <w:pStyle w:val="AltSH1Ashurst"/>
        <w:rPr>
          <w:lang w:eastAsia="zh-CN"/>
        </w:rPr>
      </w:pPr>
      <w:bookmarkStart w:id="10292" w:name="_Ref144117667"/>
      <w:r w:rsidRPr="00462199">
        <w:t xml:space="preserve">We further refer you to </w:t>
      </w:r>
      <w:r w:rsidR="007248B2" w:rsidRPr="007248B2">
        <w:t>Condition</w:t>
      </w:r>
      <w:r w:rsidRPr="00462199">
        <w:t xml:space="preserve"> </w:t>
      </w:r>
      <w:r w:rsidR="007248B2">
        <w:fldChar w:fldCharType="begin"/>
      </w:r>
      <w:r w:rsidR="007248B2">
        <w:instrText xml:space="preserve"> REF _Ref144115000 \w \h </w:instrText>
      </w:r>
      <w:r w:rsidR="007248B2">
        <w:fldChar w:fldCharType="separate"/>
      </w:r>
      <w:del w:id="10293" w:author="Faqir, Sofia (Energy Security)" w:date="2023-11-12T19:48:00Z">
        <w:r w:rsidR="00E473FC">
          <w:delText>62.2</w:delText>
        </w:r>
      </w:del>
      <w:r w:rsidR="007248B2">
        <w:fldChar w:fldCharType="end"/>
      </w:r>
      <w:r w:rsidRPr="00462199">
        <w:t>.</w:t>
      </w:r>
      <w:bookmarkEnd w:id="10292"/>
    </w:p>
    <w:p w14:paraId="621525C8" w14:textId="77777777" w:rsidR="00D179D6" w:rsidRPr="00462199" w:rsidRDefault="00D179D6" w:rsidP="00500CE7">
      <w:pPr>
        <w:pStyle w:val="AltSH1Ashurst"/>
        <w:rPr>
          <w:lang w:eastAsia="zh-CN"/>
        </w:rPr>
      </w:pPr>
      <w:bookmarkStart w:id="10294" w:name="_Ref144117668"/>
      <w:r w:rsidRPr="00462199">
        <w:t>This is a Consolidation Request.</w:t>
      </w:r>
      <w:bookmarkEnd w:id="10294"/>
    </w:p>
    <w:p w14:paraId="60575FBE" w14:textId="77777777" w:rsidR="00D179D6" w:rsidRPr="00462199" w:rsidRDefault="00D179D6" w:rsidP="00500CE7">
      <w:pPr>
        <w:pStyle w:val="AltSH1Ashurst"/>
        <w:rPr>
          <w:lang w:eastAsia="zh-CN"/>
        </w:rPr>
      </w:pPr>
      <w:bookmarkStart w:id="10295" w:name="_Ref144117669"/>
      <w:r w:rsidRPr="00462199">
        <w:t>The subject matter of the Dispute 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95"/>
    </w:p>
    <w:p w14:paraId="1300E00E" w14:textId="77777777" w:rsidR="00D179D6" w:rsidRPr="00462199" w:rsidRDefault="00D179D6" w:rsidP="00500CE7">
      <w:pPr>
        <w:pStyle w:val="AltSH1Ashurst"/>
        <w:rPr>
          <w:lang w:eastAsia="zh-CN"/>
        </w:rPr>
      </w:pPr>
      <w:bookmarkStart w:id="10296" w:name="_Ref144117670"/>
      <w:r w:rsidRPr="00462199">
        <w:t>We consider that the following dispute</w:t>
      </w:r>
      <w:r w:rsidRPr="00462199">
        <w:rPr>
          <w:b/>
          <w:i/>
        </w:rPr>
        <w:t>[s] [is]/[are]</w:t>
      </w:r>
      <w:r w:rsidRPr="00462199">
        <w:t xml:space="preserve"> Connected Dispute[</w:t>
      </w:r>
      <w:r w:rsidRPr="00462199">
        <w:rPr>
          <w:b/>
          <w:i/>
        </w:rPr>
        <w:t>s</w:t>
      </w:r>
      <w:r w:rsidRPr="00462199">
        <w:t>]:</w:t>
      </w:r>
      <w:r w:rsidRPr="00462199">
        <w:rPr>
          <w:b/>
          <w:i/>
        </w:rPr>
        <w:t xml:space="preserv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96"/>
    </w:p>
    <w:p w14:paraId="23A03F5F" w14:textId="77777777" w:rsidR="00D179D6" w:rsidRPr="00462199" w:rsidRDefault="00D179D6" w:rsidP="00500CE7">
      <w:pPr>
        <w:pStyle w:val="AltSH1Ashurst"/>
        <w:rPr>
          <w:lang w:eastAsia="zh-CN"/>
        </w:rPr>
      </w:pPr>
      <w:bookmarkStart w:id="10297" w:name="_Ref144117671"/>
      <w:r w:rsidRPr="00462199">
        <w:t>Our reasons for considering that these disputes should be consolidated with the Connected Dispute</w:t>
      </w:r>
      <w:r w:rsidRPr="00462199">
        <w:rPr>
          <w:b/>
          <w:i/>
        </w:rPr>
        <w:t>[s]</w:t>
      </w:r>
      <w:r w:rsidRPr="00462199">
        <w:t xml:space="preserve">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297"/>
    </w:p>
    <w:p w14:paraId="55ABE186" w14:textId="77777777" w:rsidR="00D179D6" w:rsidRPr="00462199" w:rsidRDefault="00D179D6" w:rsidP="00500CE7">
      <w:pPr>
        <w:pStyle w:val="AltSH1Ashurst"/>
        <w:rPr>
          <w:lang w:eastAsia="zh-CN"/>
        </w:rPr>
      </w:pPr>
      <w:bookmarkStart w:id="10298" w:name="_Ref144117672"/>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298"/>
    </w:p>
    <w:p w14:paraId="3DF7AC7E" w14:textId="77777777" w:rsidR="00D179D6" w:rsidRPr="00462199" w:rsidRDefault="00D179D6" w:rsidP="00500CE7">
      <w:pPr>
        <w:pStyle w:val="AltSH1Ashurst"/>
        <w:rPr>
          <w:lang w:eastAsia="zh-CN"/>
        </w:rPr>
      </w:pPr>
      <w:bookmarkStart w:id="10299" w:name="_Ref144117673"/>
      <w:r w:rsidRPr="00462199">
        <w:t xml:space="preserve">This notice </w:t>
      </w:r>
      <w:r w:rsidRPr="00462199">
        <w:rPr>
          <w:b/>
          <w:i/>
        </w:rPr>
        <w:t>[has been]/[will be]</w:t>
      </w:r>
      <w:r w:rsidRPr="00462199">
        <w:t xml:space="preserve"> copied to the </w:t>
      </w:r>
      <w:r w:rsidRPr="00462199">
        <w:rPr>
          <w:b/>
          <w:i/>
        </w:rPr>
        <w:t>[Expert]/[Arbitrator(s)]</w:t>
      </w:r>
      <w:r w:rsidRPr="00462199">
        <w:t xml:space="preserve"> determining the Connected Dispute</w:t>
      </w:r>
      <w:r w:rsidRPr="00462199">
        <w:rPr>
          <w:b/>
          <w:i/>
        </w:rPr>
        <w:t>[s] [at the same time this notice was given to the [addressees]]/[forthwith upon appointment of the [Expert]/[Arbitrator(s)]].</w:t>
      </w:r>
      <w:bookmarkEnd w:id="10299"/>
    </w:p>
    <w:p w14:paraId="61A13D4E" w14:textId="77777777" w:rsidR="00D179D6" w:rsidRPr="00462199" w:rsidRDefault="00D179D6" w:rsidP="005B3BB9">
      <w:pPr>
        <w:pStyle w:val="NormalAshurst"/>
      </w:pPr>
    </w:p>
    <w:p w14:paraId="01B9C9E2" w14:textId="77777777" w:rsidR="00D179D6" w:rsidRPr="00462199" w:rsidRDefault="00D179D6" w:rsidP="00BC5CF5">
      <w:pPr>
        <w:pStyle w:val="NormalAshurst"/>
        <w:jc w:val="center"/>
      </w:pPr>
      <w:r w:rsidRPr="00462199">
        <w:t>Yours faithfully,</w:t>
      </w:r>
    </w:p>
    <w:p w14:paraId="4F828FD5" w14:textId="77777777" w:rsidR="00D179D6" w:rsidRPr="00462199" w:rsidRDefault="00D179D6" w:rsidP="00BC5CF5">
      <w:pPr>
        <w:pStyle w:val="NormalAshurst"/>
        <w:jc w:val="center"/>
        <w:rPr>
          <w:lang w:eastAsia="zh-CN"/>
        </w:rPr>
      </w:pPr>
    </w:p>
    <w:p w14:paraId="5ED4C914" w14:textId="77777777" w:rsidR="00D179D6" w:rsidRPr="00462199" w:rsidRDefault="00D179D6" w:rsidP="00BC5CF5">
      <w:pPr>
        <w:pStyle w:val="StandardAshurst"/>
        <w:jc w:val="center"/>
        <w:rPr>
          <w:lang w:eastAsia="zh-CN"/>
        </w:rPr>
      </w:pPr>
      <w:r w:rsidRPr="00462199">
        <w:t>…..................................</w:t>
      </w:r>
    </w:p>
    <w:p w14:paraId="2432E7EC" w14:textId="77777777" w:rsidR="00D179D6" w:rsidRPr="00462199" w:rsidRDefault="00D179D6" w:rsidP="00BC5CF5">
      <w:pPr>
        <w:pStyle w:val="StandardAshurst"/>
        <w:jc w:val="center"/>
        <w:rPr>
          <w:lang w:eastAsia="zh-CN"/>
        </w:rPr>
      </w:pPr>
      <w:r w:rsidRPr="00462199">
        <w:t>For and on behalf of</w:t>
      </w:r>
    </w:p>
    <w:p w14:paraId="4FF8128A" w14:textId="77777777" w:rsidR="00D179D6" w:rsidRPr="00462199" w:rsidRDefault="00D179D6" w:rsidP="00BC5CF5">
      <w:pPr>
        <w:pStyle w:val="CBOLDCAPSAshurst"/>
        <w:keepNext w:val="0"/>
        <w:rPr>
          <w:i/>
          <w:iCs/>
          <w:lang w:eastAsia="zh-CN"/>
        </w:rPr>
      </w:pPr>
      <w:r w:rsidRPr="00462199">
        <w:rPr>
          <w:i/>
          <w:iCs/>
        </w:rPr>
        <w:t>[</w:t>
      </w:r>
      <w:r w:rsidRPr="00462199">
        <w:rPr>
          <w:i/>
          <w:iCs/>
        </w:rPr>
        <w:fldChar w:fldCharType="begin"/>
      </w:r>
      <w:r w:rsidRPr="00462199">
        <w:rPr>
          <w:i/>
          <w:iCs/>
        </w:rPr>
        <w:instrText xml:space="preserve"> SYMBOL 108\f wingdings \s11\h \* MERGEFORMAT </w:instrText>
      </w:r>
      <w:r w:rsidRPr="00462199">
        <w:rPr>
          <w:i/>
          <w:iCs/>
        </w:rPr>
        <w:fldChar w:fldCharType="end"/>
      </w:r>
      <w:r w:rsidRPr="00462199">
        <w:rPr>
          <w:i/>
          <w:iCs/>
        </w:rPr>
        <w:t>]</w:t>
      </w:r>
    </w:p>
    <w:p w14:paraId="7AEC0EBF" w14:textId="77777777" w:rsidR="00D179D6" w:rsidRPr="00462199" w:rsidRDefault="00D179D6" w:rsidP="00986A4F">
      <w:pPr>
        <w:pStyle w:val="NormalAshurst"/>
        <w:rPr>
          <w:lang w:eastAsia="zh-CN"/>
        </w:rPr>
      </w:pPr>
      <w:r w:rsidRPr="00462199">
        <w:rPr>
          <w:lang w:eastAsia="zh-CN"/>
        </w:rPr>
        <w:br w:type="page"/>
      </w:r>
    </w:p>
    <w:p w14:paraId="4CFEB4B0" w14:textId="77777777" w:rsidR="00D179D6" w:rsidRPr="00462199" w:rsidRDefault="00D179D6" w:rsidP="009B55C1">
      <w:pPr>
        <w:pStyle w:val="Annex13Heading"/>
      </w:pPr>
      <w:bookmarkStart w:id="10300" w:name="_Toc149834040"/>
      <w:r w:rsidRPr="00462199">
        <w:lastRenderedPageBreak/>
        <w:t>KYC Notice</w:t>
      </w:r>
      <w:bookmarkEnd w:id="10300"/>
    </w:p>
    <w:p w14:paraId="6266B527"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940849E" w14:textId="77777777" w:rsidR="00D179D6" w:rsidRPr="00462199" w:rsidRDefault="00D179D6" w:rsidP="008667CA">
      <w:pPr>
        <w:pStyle w:val="NormalBoldAshurst"/>
        <w:tabs>
          <w:tab w:val="left" w:pos="782"/>
        </w:tabs>
        <w:rPr>
          <w:lang w:eastAsia="zh-CN"/>
        </w:rPr>
      </w:pPr>
      <w:r w:rsidRPr="00462199">
        <w:rPr>
          <w:i/>
        </w:rPr>
        <w:tab/>
        <w:t>[Address]</w:t>
      </w:r>
    </w:p>
    <w:p w14:paraId="5B2C6701"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17887C0"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7FCAA4B"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31DB50B" w14:textId="77777777" w:rsidR="00D179D6" w:rsidRPr="00462199" w:rsidRDefault="00D179D6" w:rsidP="005B3BB9">
      <w:pPr>
        <w:pStyle w:val="CBOLDCAPSAshurst"/>
        <w:rPr>
          <w:lang w:eastAsia="zh-CN"/>
        </w:rPr>
      </w:pPr>
      <w:r w:rsidRPr="00462199">
        <w:t>LCHA – KYC NOTICE</w:t>
      </w:r>
    </w:p>
    <w:p w14:paraId="35B750DF" w14:textId="77777777" w:rsidR="00D179D6" w:rsidRPr="00462199" w:rsidRDefault="00D179D6" w:rsidP="005B3BB9">
      <w:pPr>
        <w:pStyle w:val="NormalAshurst"/>
        <w:rPr>
          <w:lang w:eastAsia="zh-CN"/>
        </w:rPr>
      </w:pPr>
      <w:r w:rsidRPr="00462199">
        <w:t>Dear Sir/Madam,</w:t>
      </w:r>
    </w:p>
    <w:p w14:paraId="54A647BD" w14:textId="77777777" w:rsidR="00D179D6" w:rsidRPr="00462199" w:rsidRDefault="00D179D6" w:rsidP="00BC5CF5">
      <w:pPr>
        <w:pStyle w:val="AltSH1Ashurst"/>
        <w:numPr>
          <w:ilvl w:val="0"/>
          <w:numId w:val="162"/>
        </w:numPr>
        <w:rPr>
          <w:lang w:eastAsia="zh-CN"/>
        </w:rPr>
      </w:pPr>
      <w:bookmarkStart w:id="10301" w:name="_Ref144117674"/>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the Agreement have the same meaning when used in this notice.</w:t>
      </w:r>
      <w:bookmarkEnd w:id="10301"/>
    </w:p>
    <w:p w14:paraId="0A1AF781" w14:textId="3BF8D869" w:rsidR="00D179D6" w:rsidRPr="00462199" w:rsidRDefault="00D179D6" w:rsidP="00500CE7">
      <w:pPr>
        <w:pStyle w:val="AltSH1Ashurst"/>
        <w:rPr>
          <w:lang w:eastAsia="zh-CN"/>
        </w:rPr>
      </w:pPr>
      <w:bookmarkStart w:id="10302" w:name="_Ref144117675"/>
      <w:r w:rsidRPr="00462199">
        <w:t xml:space="preserve">We further refer you to </w:t>
      </w:r>
      <w:r w:rsidR="007248B2" w:rsidRPr="007248B2">
        <w:t>Condition</w:t>
      </w:r>
      <w:r w:rsidRPr="00462199">
        <w:t xml:space="preserve"> </w:t>
      </w:r>
      <w:r w:rsidR="007248B2">
        <w:fldChar w:fldCharType="begin"/>
      </w:r>
      <w:r w:rsidR="007248B2">
        <w:instrText xml:space="preserve"> REF _Ref144115286 \w \h </w:instrText>
      </w:r>
      <w:r w:rsidR="007248B2">
        <w:fldChar w:fldCharType="separate"/>
      </w:r>
      <w:del w:id="10303" w:author="Faqir, Sofia (Energy Security)" w:date="2023-11-12T19:48:00Z">
        <w:r w:rsidR="00E473FC">
          <w:delText>81.11</w:delText>
        </w:r>
      </w:del>
      <w:r w:rsidR="007248B2">
        <w:fldChar w:fldCharType="end"/>
      </w:r>
      <w:r w:rsidRPr="00462199">
        <w:t>.</w:t>
      </w:r>
      <w:bookmarkEnd w:id="10302"/>
    </w:p>
    <w:p w14:paraId="4795BB2C" w14:textId="77777777" w:rsidR="00D179D6" w:rsidRPr="00462199" w:rsidRDefault="00D179D6" w:rsidP="00500CE7">
      <w:pPr>
        <w:pStyle w:val="AltSH1Ashurst"/>
        <w:rPr>
          <w:lang w:eastAsia="zh-CN"/>
        </w:rPr>
      </w:pPr>
      <w:bookmarkStart w:id="10304" w:name="_Ref144117676"/>
      <w:r w:rsidRPr="00462199">
        <w:rPr>
          <w:b/>
          <w:i/>
        </w:rPr>
        <w:t>[We hereby notify you of a[n] [proposed]/[actual] change of our legal name. The details of our new legal name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04"/>
    </w:p>
    <w:p w14:paraId="563A605F" w14:textId="77777777" w:rsidR="00D179D6" w:rsidRPr="00462199" w:rsidRDefault="00D179D6" w:rsidP="00500CE7">
      <w:pPr>
        <w:pStyle w:val="AltSH1Ashurst"/>
        <w:rPr>
          <w:lang w:eastAsia="zh-CN"/>
        </w:rPr>
      </w:pPr>
      <w:bookmarkStart w:id="10305" w:name="_Ref144117677"/>
      <w:r w:rsidRPr="00462199">
        <w:rPr>
          <w:b/>
          <w:i/>
        </w:rPr>
        <w:t>[We hereby notify you of a[n] [proposed]/[actual] Change of Ownership. The details of our new ownership structure that would apply following such Change of Ownership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05"/>
    </w:p>
    <w:p w14:paraId="1890111A" w14:textId="3768D968" w:rsidR="00D179D6" w:rsidRPr="00462199" w:rsidRDefault="00D179D6" w:rsidP="00500CE7">
      <w:pPr>
        <w:pStyle w:val="AltSH1Ashurst"/>
        <w:rPr>
          <w:lang w:eastAsia="zh-CN"/>
        </w:rPr>
      </w:pPr>
      <w:bookmarkStart w:id="10306" w:name="_Ref144117678"/>
      <w:r w:rsidRPr="00462199">
        <w:rPr>
          <w:b/>
          <w:i/>
        </w:rPr>
        <w:t xml:space="preserve">[We hereby notify you of a[n] [proposed]/[actual] </w:t>
      </w:r>
      <w:r w:rsidR="00C42993">
        <w:rPr>
          <w:b/>
          <w:i/>
        </w:rPr>
        <w:t xml:space="preserve">transaction that would result in </w:t>
      </w:r>
      <w:r w:rsidR="00E82ABF">
        <w:rPr>
          <w:b/>
          <w:i/>
        </w:rPr>
        <w:t>Significant Common Ownership</w:t>
      </w:r>
      <w:r w:rsidRPr="00462199">
        <w:rPr>
          <w:b/>
          <w:i/>
        </w:rPr>
        <w:t xml:space="preserve">. The details of our new ownership structure that would apply following </w:t>
      </w:r>
      <w:r w:rsidR="00C42993">
        <w:rPr>
          <w:b/>
          <w:i/>
        </w:rPr>
        <w:t xml:space="preserve">the occurrence of </w:t>
      </w:r>
      <w:r w:rsidRPr="00462199">
        <w:rPr>
          <w:b/>
          <w:i/>
        </w:rPr>
        <w:t xml:space="preserve">such </w:t>
      </w:r>
      <w:r w:rsidR="00E82ABF">
        <w:rPr>
          <w:b/>
          <w:i/>
        </w:rPr>
        <w:t>Significant Common Ownership</w:t>
      </w:r>
      <w:r w:rsidRPr="00462199">
        <w:rPr>
          <w:b/>
          <w:i/>
        </w:rPr>
        <w:t xml:space="preserve">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We enclose evidence of the date that the relevant Affiliate of the Producer </w:t>
      </w:r>
      <w:r w:rsidR="00C42993">
        <w:rPr>
          <w:b/>
          <w:i/>
        </w:rPr>
        <w:t>and/</w:t>
      </w:r>
      <w:r w:rsidRPr="00462199">
        <w:rPr>
          <w:b/>
          <w:i/>
        </w:rPr>
        <w:t>or the Offtaker first considered the</w:t>
      </w:r>
      <w:r w:rsidR="00C42993">
        <w:rPr>
          <w:b/>
          <w:i/>
        </w:rPr>
        <w:t xml:space="preserve"> </w:t>
      </w:r>
      <w:r w:rsidR="00C42993" w:rsidRPr="00C42993">
        <w:rPr>
          <w:b/>
          <w:i/>
        </w:rPr>
        <w:t>transaction that resulted in</w:t>
      </w:r>
      <w:r w:rsidRPr="00462199">
        <w:rPr>
          <w:b/>
          <w:i/>
        </w:rPr>
        <w:t xml:space="preserve"> </w:t>
      </w:r>
      <w:r w:rsidR="00E82ABF">
        <w:rPr>
          <w:b/>
          <w:i/>
        </w:rPr>
        <w:t>Significant Common Ownership</w:t>
      </w:r>
      <w:r w:rsidRPr="00462199">
        <w:rPr>
          <w:b/>
          <w:i/>
        </w:rPr>
        <w:t>.]</w:t>
      </w:r>
      <w:bookmarkEnd w:id="10306"/>
    </w:p>
    <w:p w14:paraId="69ECDE32" w14:textId="77777777" w:rsidR="00D179D6" w:rsidRPr="00462199" w:rsidRDefault="00D179D6" w:rsidP="00500CE7">
      <w:pPr>
        <w:pStyle w:val="AltSH1Ashurst"/>
        <w:rPr>
          <w:lang w:eastAsia="zh-CN"/>
        </w:rPr>
      </w:pPr>
      <w:bookmarkStart w:id="10307" w:name="_Ref144117679"/>
      <w:r w:rsidRPr="00462199">
        <w:rPr>
          <w:b/>
          <w:i/>
        </w:rPr>
        <w:t>[We hereby notify you of a[n] [proposed]/[actual] change of Ultimate Investor. The details of the [incoming]/[outgoing] Ultimate Investor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07"/>
    </w:p>
    <w:p w14:paraId="3F151681" w14:textId="77777777" w:rsidR="00D179D6" w:rsidRPr="00462199" w:rsidRDefault="00D179D6" w:rsidP="00500CE7">
      <w:pPr>
        <w:pStyle w:val="AltSH1Ashurst"/>
        <w:rPr>
          <w:lang w:eastAsia="zh-CN"/>
        </w:rPr>
      </w:pPr>
      <w:bookmarkStart w:id="10308" w:name="_Ref144117680"/>
      <w:r w:rsidRPr="00462199">
        <w:rPr>
          <w:b/>
          <w:i/>
        </w:rPr>
        <w:t>[We hereby notify you of a[n] [proposed]/[actual] change of appointment of a director. The details of the incoming director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08"/>
    </w:p>
    <w:p w14:paraId="270D33BF" w14:textId="77777777" w:rsidR="00D179D6" w:rsidRPr="00462199" w:rsidRDefault="00D179D6" w:rsidP="00500CE7">
      <w:pPr>
        <w:pStyle w:val="AltSH1Ashurst"/>
        <w:rPr>
          <w:lang w:eastAsia="zh-CN"/>
        </w:rPr>
      </w:pPr>
      <w:bookmarkStart w:id="10309" w:name="_Ref144117681"/>
      <w:r w:rsidRPr="00462199">
        <w:rPr>
          <w:b/>
          <w:i/>
        </w:rPr>
        <w:t>[We hereby notify you of a[n] [proposed]/[actual] change of our legal jurisdiction. The details of our new legal jurisdiction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09"/>
    </w:p>
    <w:p w14:paraId="4086FAE8" w14:textId="77777777" w:rsidR="00D179D6" w:rsidRPr="00462199" w:rsidRDefault="00D179D6" w:rsidP="00500CE7">
      <w:pPr>
        <w:pStyle w:val="AltSH1Ashurst"/>
      </w:pPr>
      <w:bookmarkStart w:id="10310" w:name="_Ref144117682"/>
      <w:r w:rsidRPr="00462199">
        <w:t>We enclose a Directors' Certificate certifying that the information contained in, and enclosed with, this notice is in all material respects true, complete and accurate and not misleading.</w:t>
      </w:r>
      <w:bookmarkEnd w:id="10310"/>
    </w:p>
    <w:p w14:paraId="15546BED" w14:textId="77777777" w:rsidR="00D179D6" w:rsidRPr="00462199" w:rsidRDefault="00D179D6" w:rsidP="00326791">
      <w:pPr>
        <w:pStyle w:val="NormalAshurst"/>
        <w:jc w:val="center"/>
      </w:pPr>
      <w:r w:rsidRPr="00462199">
        <w:t>Yours faithfully,</w:t>
      </w:r>
    </w:p>
    <w:p w14:paraId="62BD2E2D" w14:textId="77777777" w:rsidR="00D179D6" w:rsidRPr="00462199" w:rsidRDefault="00D179D6" w:rsidP="00326791">
      <w:pPr>
        <w:pStyle w:val="NormalAshurst"/>
        <w:jc w:val="center"/>
        <w:rPr>
          <w:lang w:eastAsia="zh-CN"/>
        </w:rPr>
      </w:pPr>
    </w:p>
    <w:p w14:paraId="0EA14E57" w14:textId="77777777" w:rsidR="00D179D6" w:rsidRPr="00462199" w:rsidRDefault="00D179D6" w:rsidP="00326791">
      <w:pPr>
        <w:pStyle w:val="StandardAshurst"/>
        <w:jc w:val="center"/>
        <w:rPr>
          <w:lang w:eastAsia="zh-CN"/>
        </w:rPr>
      </w:pPr>
      <w:r w:rsidRPr="00462199">
        <w:t>…..................................</w:t>
      </w:r>
    </w:p>
    <w:p w14:paraId="5D4718D9" w14:textId="77777777" w:rsidR="00D179D6" w:rsidRPr="00462199" w:rsidRDefault="00D179D6" w:rsidP="00326791">
      <w:pPr>
        <w:pStyle w:val="StandardAshurst"/>
        <w:jc w:val="center"/>
        <w:rPr>
          <w:lang w:eastAsia="zh-CN"/>
        </w:rPr>
      </w:pPr>
      <w:r w:rsidRPr="00462199">
        <w:t>For and on behalf of</w:t>
      </w:r>
    </w:p>
    <w:p w14:paraId="0B913459"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5C91E2F1" w14:textId="77777777" w:rsidR="00D179D6" w:rsidRPr="00462199" w:rsidRDefault="00D179D6" w:rsidP="00986A4F">
      <w:pPr>
        <w:pStyle w:val="NormalAshurst"/>
        <w:rPr>
          <w:lang w:eastAsia="zh-CN"/>
        </w:rPr>
      </w:pPr>
      <w:r w:rsidRPr="00462199">
        <w:rPr>
          <w:lang w:eastAsia="zh-CN"/>
        </w:rPr>
        <w:br w:type="page"/>
      </w:r>
    </w:p>
    <w:p w14:paraId="63BC229F" w14:textId="77777777" w:rsidR="00D179D6" w:rsidRPr="00462199" w:rsidRDefault="00D179D6" w:rsidP="009B55C1">
      <w:pPr>
        <w:pStyle w:val="Annex13Heading"/>
      </w:pPr>
      <w:bookmarkStart w:id="10311" w:name="_Toc149834041"/>
      <w:r w:rsidRPr="00462199">
        <w:lastRenderedPageBreak/>
        <w:t>Performance Test Procedure Notice</w:t>
      </w:r>
      <w:bookmarkEnd w:id="10311"/>
    </w:p>
    <w:p w14:paraId="43891D41"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E342B3D" w14:textId="77777777" w:rsidR="00D179D6" w:rsidRPr="00462199" w:rsidRDefault="00D179D6" w:rsidP="008667CA">
      <w:pPr>
        <w:pStyle w:val="NormalBoldAshurst"/>
        <w:tabs>
          <w:tab w:val="left" w:pos="782"/>
        </w:tabs>
        <w:rPr>
          <w:lang w:eastAsia="zh-CN"/>
        </w:rPr>
      </w:pPr>
      <w:r w:rsidRPr="00462199">
        <w:rPr>
          <w:i/>
        </w:rPr>
        <w:tab/>
        <w:t>[Address]</w:t>
      </w:r>
    </w:p>
    <w:p w14:paraId="326BC131"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6ADF3C5B"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11B5ACF"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1777277" w14:textId="77777777" w:rsidR="00D179D6" w:rsidRPr="00462199" w:rsidRDefault="00D179D6" w:rsidP="005B3BB9">
      <w:pPr>
        <w:pStyle w:val="CBOLDCAPSAshurst"/>
        <w:rPr>
          <w:lang w:eastAsia="zh-CN"/>
        </w:rPr>
      </w:pPr>
      <w:r w:rsidRPr="00462199">
        <w:t>LCHA – PERFORMANCE TEST PROCEDURE NOTICE</w:t>
      </w:r>
    </w:p>
    <w:p w14:paraId="3E6F3312" w14:textId="77777777" w:rsidR="00D179D6" w:rsidRPr="00462199" w:rsidRDefault="00D179D6" w:rsidP="005B3BB9">
      <w:pPr>
        <w:pStyle w:val="NormalAshurst"/>
        <w:rPr>
          <w:lang w:eastAsia="zh-CN"/>
        </w:rPr>
      </w:pPr>
      <w:r w:rsidRPr="00462199">
        <w:t>Dear Sir/Madam,</w:t>
      </w:r>
    </w:p>
    <w:p w14:paraId="4B070C56" w14:textId="77777777" w:rsidR="00D179D6" w:rsidRPr="00462199" w:rsidRDefault="00D179D6" w:rsidP="00BC5CF5">
      <w:pPr>
        <w:pStyle w:val="AltSH1Ashurst"/>
        <w:numPr>
          <w:ilvl w:val="0"/>
          <w:numId w:val="163"/>
        </w:numPr>
        <w:rPr>
          <w:lang w:eastAsia="zh-CN"/>
        </w:rPr>
      </w:pPr>
      <w:bookmarkStart w:id="10312" w:name="_Ref144117683"/>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12"/>
    </w:p>
    <w:p w14:paraId="68710E11" w14:textId="266A26CB" w:rsidR="00D179D6" w:rsidRPr="00462199" w:rsidRDefault="00D179D6" w:rsidP="00500CE7">
      <w:pPr>
        <w:pStyle w:val="AltSH1Ashurst"/>
        <w:rPr>
          <w:lang w:eastAsia="zh-CN"/>
        </w:rPr>
      </w:pPr>
      <w:bookmarkStart w:id="10313" w:name="_Ref144117684"/>
      <w:r w:rsidRPr="00462199">
        <w:t>We further refer you to</w:t>
      </w:r>
      <w:r w:rsidR="008E5924" w:rsidRPr="00462199">
        <w:t xml:space="preserve"> </w:t>
      </w:r>
      <w:r w:rsidR="008E5924">
        <w:fldChar w:fldCharType="begin"/>
      </w:r>
      <w:r w:rsidR="008E5924">
        <w:instrText xml:space="preserve"> REF _Ref144115468 \w \h </w:instrText>
      </w:r>
      <w:r w:rsidR="008E5924">
        <w:fldChar w:fldCharType="separate"/>
      </w:r>
      <w:del w:id="10314" w:author="Faqir, Sofia (Energy Security)" w:date="2023-11-12T19:48:00Z">
        <w:r w:rsidR="00E473FC">
          <w:delText>2.2</w:delText>
        </w:r>
      </w:del>
      <w:r w:rsidR="008E5924">
        <w:fldChar w:fldCharType="end"/>
      </w:r>
      <w:r w:rsidRPr="00462199">
        <w:t xml:space="preserve"> of </w:t>
      </w:r>
      <w:r>
        <w:fldChar w:fldCharType="begin"/>
      </w:r>
      <w:r>
        <w:instrText xml:space="preserve"> REF _Ref144117999 \w \h </w:instrText>
      </w:r>
      <w:r>
        <w:fldChar w:fldCharType="separate"/>
      </w:r>
      <w:del w:id="10315"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13"/>
    </w:p>
    <w:p w14:paraId="54357F50" w14:textId="77777777" w:rsidR="00D179D6" w:rsidRPr="00462199" w:rsidRDefault="00D179D6" w:rsidP="00500CE7">
      <w:pPr>
        <w:pStyle w:val="AltSH1Ashurst"/>
        <w:rPr>
          <w:lang w:eastAsia="zh-CN"/>
        </w:rPr>
      </w:pPr>
      <w:bookmarkStart w:id="10316" w:name="_Ref144117685"/>
      <w:r w:rsidRPr="00462199">
        <w:t>This is a Performance Test Procedure Notice.</w:t>
      </w:r>
      <w:bookmarkEnd w:id="10316"/>
    </w:p>
    <w:p w14:paraId="2361F170" w14:textId="77777777" w:rsidR="00D179D6" w:rsidRPr="00462199" w:rsidRDefault="00D179D6" w:rsidP="00500CE7">
      <w:pPr>
        <w:pStyle w:val="AltSH1Ashurst"/>
        <w:rPr>
          <w:lang w:eastAsia="zh-CN"/>
        </w:rPr>
      </w:pPr>
      <w:bookmarkStart w:id="10317" w:name="_Ref144117686"/>
      <w:r w:rsidRPr="00462199">
        <w:t>We enclose the draft Performance Test Procedure we propose to be adopted for the purposes of each Performance Test, and the Facility's pre-test uncertainty calculations for the instrumentation to be used for the performance test measurements (as detailed in as set out in ASME PTC 19.1 or ISO/IEC Guide 98-3) in each Performance Test.</w:t>
      </w:r>
      <w:bookmarkEnd w:id="10317"/>
    </w:p>
    <w:p w14:paraId="7F781333" w14:textId="4BF9733F" w:rsidR="00D179D6" w:rsidRPr="00462199" w:rsidRDefault="00D179D6" w:rsidP="00565698">
      <w:pPr>
        <w:pStyle w:val="AltSH1Ashurst"/>
      </w:pPr>
      <w:bookmarkStart w:id="10318" w:name="_Ref144117687"/>
      <w:r w:rsidRPr="00462199">
        <w:t>The OCP Proposed Test Date</w:t>
      </w:r>
      <w:r w:rsidR="00BB300D">
        <w:t xml:space="preserve"> Window</w:t>
      </w:r>
      <w:r w:rsidRPr="00462199">
        <w:t xml:space="preser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18"/>
    </w:p>
    <w:p w14:paraId="3C85909A" w14:textId="77777777" w:rsidR="00D179D6" w:rsidRPr="00462199" w:rsidRDefault="00D179D6" w:rsidP="00326791">
      <w:pPr>
        <w:pStyle w:val="NormalAshurst"/>
        <w:jc w:val="center"/>
      </w:pPr>
      <w:r w:rsidRPr="00462199">
        <w:t>Yours faithfully,</w:t>
      </w:r>
    </w:p>
    <w:p w14:paraId="6B092E32" w14:textId="77777777" w:rsidR="00D179D6" w:rsidRPr="00462199" w:rsidRDefault="00D179D6" w:rsidP="00326791">
      <w:pPr>
        <w:pStyle w:val="NormalAshurst"/>
        <w:jc w:val="center"/>
        <w:rPr>
          <w:lang w:eastAsia="zh-CN"/>
        </w:rPr>
      </w:pPr>
    </w:p>
    <w:p w14:paraId="5A3E3497" w14:textId="77777777" w:rsidR="00D179D6" w:rsidRPr="00462199" w:rsidRDefault="00D179D6" w:rsidP="00326791">
      <w:pPr>
        <w:pStyle w:val="StandardAshurst"/>
        <w:jc w:val="center"/>
        <w:rPr>
          <w:lang w:eastAsia="zh-CN"/>
        </w:rPr>
      </w:pPr>
      <w:r w:rsidRPr="00462199">
        <w:t>…..................................</w:t>
      </w:r>
    </w:p>
    <w:p w14:paraId="1F746B96" w14:textId="77777777" w:rsidR="00D179D6" w:rsidRPr="00462199" w:rsidRDefault="00D179D6" w:rsidP="00326791">
      <w:pPr>
        <w:pStyle w:val="StandardAshurst"/>
        <w:jc w:val="center"/>
        <w:rPr>
          <w:lang w:eastAsia="zh-CN"/>
        </w:rPr>
      </w:pPr>
      <w:r w:rsidRPr="00462199">
        <w:t>For and on behalf of</w:t>
      </w:r>
    </w:p>
    <w:p w14:paraId="50500E17"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2A3975D4" w14:textId="77777777" w:rsidR="00D179D6" w:rsidRPr="00462199" w:rsidRDefault="00D179D6" w:rsidP="00986A4F">
      <w:pPr>
        <w:pStyle w:val="NormalAshurst"/>
        <w:rPr>
          <w:lang w:eastAsia="zh-CN"/>
        </w:rPr>
      </w:pPr>
      <w:r w:rsidRPr="00462199">
        <w:rPr>
          <w:lang w:eastAsia="zh-CN"/>
        </w:rPr>
        <w:br w:type="page"/>
      </w:r>
    </w:p>
    <w:p w14:paraId="796A07F3" w14:textId="77777777" w:rsidR="00D179D6" w:rsidRPr="00462199" w:rsidRDefault="00D179D6" w:rsidP="009B55C1">
      <w:pPr>
        <w:pStyle w:val="Annex13Heading"/>
      </w:pPr>
      <w:bookmarkStart w:id="10319" w:name="_Toc149834042"/>
      <w:r w:rsidRPr="00462199">
        <w:lastRenderedPageBreak/>
        <w:t>PTP Response Notice</w:t>
      </w:r>
      <w:bookmarkEnd w:id="10319"/>
    </w:p>
    <w:p w14:paraId="73BFEF7C"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5534BC7"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78EE22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F86588C" w14:textId="77777777" w:rsidR="00D179D6" w:rsidRPr="00462199" w:rsidRDefault="00D179D6" w:rsidP="009E0DA4">
      <w:pPr>
        <w:pStyle w:val="NormalBoldAshurst"/>
        <w:tabs>
          <w:tab w:val="left" w:pos="782"/>
        </w:tabs>
        <w:rPr>
          <w:lang w:eastAsia="zh-CN"/>
        </w:rPr>
      </w:pPr>
      <w:r w:rsidRPr="00462199">
        <w:rPr>
          <w:i/>
        </w:rPr>
        <w:tab/>
        <w:t>[Address]</w:t>
      </w:r>
    </w:p>
    <w:p w14:paraId="2FFFA1B1"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CEACAEE" w14:textId="77777777" w:rsidR="00D179D6" w:rsidRPr="00462199" w:rsidRDefault="00D179D6" w:rsidP="005B3BB9">
      <w:pPr>
        <w:pStyle w:val="CBOLDCAPSAshurst"/>
        <w:rPr>
          <w:lang w:eastAsia="zh-CN"/>
        </w:rPr>
      </w:pPr>
      <w:r w:rsidRPr="00462199">
        <w:t>LCHA – PTP RESPONSE NOTICE</w:t>
      </w:r>
    </w:p>
    <w:p w14:paraId="5677FF2D" w14:textId="77777777" w:rsidR="00D179D6" w:rsidRPr="00462199" w:rsidRDefault="00D179D6" w:rsidP="005B3BB9">
      <w:pPr>
        <w:pStyle w:val="NormalAshurst"/>
        <w:rPr>
          <w:lang w:eastAsia="zh-CN"/>
        </w:rPr>
      </w:pPr>
      <w:r w:rsidRPr="00462199">
        <w:t>Dear Sir/Madam,</w:t>
      </w:r>
    </w:p>
    <w:p w14:paraId="54853EC8" w14:textId="77777777" w:rsidR="00D179D6" w:rsidRPr="00462199" w:rsidRDefault="00D179D6" w:rsidP="00BC5CF5">
      <w:pPr>
        <w:pStyle w:val="AltSH1Ashurst"/>
        <w:numPr>
          <w:ilvl w:val="0"/>
          <w:numId w:val="164"/>
        </w:numPr>
        <w:rPr>
          <w:lang w:eastAsia="zh-CN"/>
        </w:rPr>
      </w:pPr>
      <w:bookmarkStart w:id="10320" w:name="_Ref144117688"/>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20"/>
    </w:p>
    <w:p w14:paraId="16C66BE8" w14:textId="4409DAFF" w:rsidR="00D179D6" w:rsidRPr="00462199" w:rsidRDefault="00D179D6" w:rsidP="00565698">
      <w:pPr>
        <w:pStyle w:val="AltSH1Ashurst"/>
        <w:rPr>
          <w:lang w:eastAsia="zh-CN"/>
        </w:rPr>
      </w:pPr>
      <w:bookmarkStart w:id="10321" w:name="_Ref144117689"/>
      <w:r w:rsidRPr="00462199">
        <w:t xml:space="preserve">We further refer you to </w:t>
      </w:r>
      <w:r w:rsidR="00943F25">
        <w:fldChar w:fldCharType="begin"/>
      </w:r>
      <w:r w:rsidR="00943F25">
        <w:instrText xml:space="preserve"> REF _Ref144115472 \w \h </w:instrText>
      </w:r>
      <w:r w:rsidR="00943F25">
        <w:fldChar w:fldCharType="separate"/>
      </w:r>
      <w:del w:id="10322" w:author="Faqir, Sofia (Energy Security)" w:date="2023-11-12T19:48:00Z">
        <w:r w:rsidR="00E473FC">
          <w:delText>2.3</w:delText>
        </w:r>
      </w:del>
      <w:r w:rsidR="00943F25">
        <w:fldChar w:fldCharType="end"/>
      </w:r>
      <w:r w:rsidRPr="00462199">
        <w:t xml:space="preserve"> of </w:t>
      </w:r>
      <w:r>
        <w:fldChar w:fldCharType="begin"/>
      </w:r>
      <w:r>
        <w:instrText xml:space="preserve"> REF _Ref144117999 \w \h </w:instrText>
      </w:r>
      <w:r>
        <w:fldChar w:fldCharType="separate"/>
      </w:r>
      <w:del w:id="10323"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21"/>
    </w:p>
    <w:p w14:paraId="55265050" w14:textId="77777777" w:rsidR="00D179D6" w:rsidRPr="00462199" w:rsidRDefault="00D179D6" w:rsidP="00565698">
      <w:pPr>
        <w:pStyle w:val="AltSH1Ashurst"/>
        <w:rPr>
          <w:lang w:eastAsia="zh-CN"/>
        </w:rPr>
      </w:pPr>
      <w:bookmarkStart w:id="10324" w:name="_Ref144117690"/>
      <w:r w:rsidRPr="00462199">
        <w:t>This is a PTP Response Notice.</w:t>
      </w:r>
      <w:bookmarkEnd w:id="10324"/>
    </w:p>
    <w:p w14:paraId="39E3ED45" w14:textId="77777777" w:rsidR="00D179D6" w:rsidRPr="00462199" w:rsidRDefault="00D179D6" w:rsidP="00565698">
      <w:pPr>
        <w:pStyle w:val="AltSH1Ashurst"/>
      </w:pPr>
      <w:bookmarkStart w:id="10325" w:name="_Ref144117691"/>
      <w:r w:rsidRPr="00462199">
        <w:rPr>
          <w:b/>
          <w:i/>
        </w:rPr>
        <w:t>[We [do not] approve the draft Performance Test Procedure.]/[We require additional Supporting Information in relation to the draft Performance Test Procedure in order for us to assess whether or not to approve such procedure.]/[We require the following amendments to the draft Performance Test Procedure: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25"/>
    </w:p>
    <w:p w14:paraId="78125298" w14:textId="77777777" w:rsidR="00D179D6" w:rsidRPr="00462199" w:rsidRDefault="00D179D6" w:rsidP="00326791">
      <w:pPr>
        <w:pStyle w:val="NormalAshurst"/>
        <w:jc w:val="center"/>
      </w:pPr>
      <w:r w:rsidRPr="00462199">
        <w:t>Yours faithfully,</w:t>
      </w:r>
    </w:p>
    <w:p w14:paraId="71F78BF3" w14:textId="77777777" w:rsidR="00D179D6" w:rsidRPr="00462199" w:rsidRDefault="00D179D6" w:rsidP="00326791">
      <w:pPr>
        <w:pStyle w:val="NormalAshurst"/>
        <w:rPr>
          <w:lang w:eastAsia="zh-CN"/>
        </w:rPr>
      </w:pPr>
    </w:p>
    <w:p w14:paraId="40C0D77F" w14:textId="77777777" w:rsidR="00D179D6" w:rsidRPr="00462199" w:rsidRDefault="00D179D6" w:rsidP="00326791">
      <w:pPr>
        <w:pStyle w:val="StandardAshurst"/>
        <w:jc w:val="center"/>
        <w:rPr>
          <w:lang w:eastAsia="zh-CN"/>
        </w:rPr>
      </w:pPr>
      <w:r w:rsidRPr="00462199">
        <w:t>.....................................</w:t>
      </w:r>
    </w:p>
    <w:p w14:paraId="41180478" w14:textId="77777777" w:rsidR="00D179D6" w:rsidRPr="00462199" w:rsidRDefault="00D179D6" w:rsidP="00326791">
      <w:pPr>
        <w:pStyle w:val="StandardAshurst"/>
        <w:jc w:val="center"/>
        <w:rPr>
          <w:lang w:eastAsia="zh-CN"/>
        </w:rPr>
      </w:pPr>
      <w:r w:rsidRPr="00462199">
        <w:t>For and on behalf of</w:t>
      </w:r>
    </w:p>
    <w:p w14:paraId="5170478F"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B761C3A" w14:textId="77777777" w:rsidR="00D179D6" w:rsidRPr="00462199" w:rsidRDefault="00D179D6" w:rsidP="009B55C1">
      <w:pPr>
        <w:pStyle w:val="Annex13Heading"/>
        <w:rPr>
          <w:lang w:eastAsia="zh-CN"/>
        </w:rPr>
      </w:pPr>
      <w:r w:rsidRPr="00462199">
        <w:br w:type="page"/>
      </w:r>
      <w:bookmarkStart w:id="10326" w:name="_Toc149834043"/>
      <w:r w:rsidRPr="00462199">
        <w:lastRenderedPageBreak/>
        <w:t>Longstop Performance Test Notice</w:t>
      </w:r>
      <w:bookmarkEnd w:id="10326"/>
    </w:p>
    <w:p w14:paraId="5D25D0C2"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EC68DB4" w14:textId="77777777" w:rsidR="00D179D6" w:rsidRPr="00462199" w:rsidRDefault="00D179D6" w:rsidP="008667CA">
      <w:pPr>
        <w:pStyle w:val="NormalBoldAshurst"/>
        <w:tabs>
          <w:tab w:val="left" w:pos="782"/>
        </w:tabs>
        <w:rPr>
          <w:lang w:eastAsia="zh-CN"/>
        </w:rPr>
      </w:pPr>
      <w:r w:rsidRPr="00462199">
        <w:rPr>
          <w:i/>
        </w:rPr>
        <w:tab/>
        <w:t>[Address]</w:t>
      </w:r>
    </w:p>
    <w:p w14:paraId="7236E317"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EB2EC1B"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118A04C"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8CA714E" w14:textId="77777777" w:rsidR="00D179D6" w:rsidRPr="00462199" w:rsidRDefault="00D179D6" w:rsidP="005B3BB9">
      <w:pPr>
        <w:pStyle w:val="CBOLDCAPSAshurst"/>
        <w:rPr>
          <w:lang w:eastAsia="zh-CN"/>
        </w:rPr>
      </w:pPr>
      <w:r w:rsidRPr="00462199">
        <w:t>LCHA – LONGSTOP PERFORMANCE TEST NOTICE</w:t>
      </w:r>
    </w:p>
    <w:p w14:paraId="6969942D" w14:textId="77777777" w:rsidR="00D179D6" w:rsidRPr="00462199" w:rsidRDefault="00D179D6" w:rsidP="005B3BB9">
      <w:pPr>
        <w:pStyle w:val="NormalAshurst"/>
        <w:rPr>
          <w:lang w:eastAsia="zh-CN"/>
        </w:rPr>
      </w:pPr>
      <w:r w:rsidRPr="00462199">
        <w:t>Dear Sir/Madam,</w:t>
      </w:r>
    </w:p>
    <w:p w14:paraId="12667032" w14:textId="77777777" w:rsidR="00D179D6" w:rsidRPr="00462199" w:rsidRDefault="00D179D6" w:rsidP="00BC5CF5">
      <w:pPr>
        <w:pStyle w:val="AltSH1Ashurst"/>
        <w:numPr>
          <w:ilvl w:val="0"/>
          <w:numId w:val="165"/>
        </w:numPr>
      </w:pPr>
      <w:bookmarkStart w:id="10327" w:name="_Ref14411769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27"/>
    </w:p>
    <w:p w14:paraId="7EEAEC93" w14:textId="69274F13" w:rsidR="00D179D6" w:rsidRPr="00462199" w:rsidRDefault="00D179D6" w:rsidP="00565698">
      <w:pPr>
        <w:pStyle w:val="AltSH1Ashurst"/>
        <w:rPr>
          <w:lang w:eastAsia="zh-CN"/>
        </w:rPr>
      </w:pPr>
      <w:bookmarkStart w:id="10328" w:name="_Ref144117693"/>
      <w:r w:rsidRPr="00462199">
        <w:t xml:space="preserve">We further refer you to </w:t>
      </w:r>
      <w:r w:rsidR="00943F25">
        <w:fldChar w:fldCharType="begin"/>
      </w:r>
      <w:r w:rsidR="00943F25">
        <w:instrText xml:space="preserve"> REF _Ref144115484 \w \h </w:instrText>
      </w:r>
      <w:r w:rsidR="00943F25">
        <w:fldChar w:fldCharType="separate"/>
      </w:r>
      <w:del w:id="10329" w:author="Faqir, Sofia (Energy Security)" w:date="2023-11-12T19:48:00Z">
        <w:r w:rsidR="00E473FC">
          <w:delText>2.10</w:delText>
        </w:r>
      </w:del>
      <w:r w:rsidR="00943F25">
        <w:fldChar w:fldCharType="end"/>
      </w:r>
      <w:r w:rsidRPr="00462199">
        <w:t xml:space="preserve"> of </w:t>
      </w:r>
      <w:r>
        <w:fldChar w:fldCharType="begin"/>
      </w:r>
      <w:r>
        <w:instrText xml:space="preserve"> REF _Ref144117999 \w \h </w:instrText>
      </w:r>
      <w:r>
        <w:fldChar w:fldCharType="separate"/>
      </w:r>
      <w:del w:id="10330"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28"/>
    </w:p>
    <w:p w14:paraId="1582CF5F" w14:textId="77777777" w:rsidR="00D179D6" w:rsidRPr="00462199" w:rsidRDefault="00D179D6" w:rsidP="00565698">
      <w:pPr>
        <w:pStyle w:val="AltSH1Ashurst"/>
        <w:rPr>
          <w:lang w:eastAsia="zh-CN"/>
        </w:rPr>
      </w:pPr>
      <w:bookmarkStart w:id="10331" w:name="_Ref144117694"/>
      <w:r w:rsidRPr="00462199">
        <w:t>This is a Longstop Performance Test Notice.</w:t>
      </w:r>
      <w:bookmarkEnd w:id="10331"/>
    </w:p>
    <w:p w14:paraId="565A2EAD" w14:textId="77777777" w:rsidR="00D179D6" w:rsidRPr="00462199" w:rsidRDefault="00D179D6" w:rsidP="00565698">
      <w:pPr>
        <w:pStyle w:val="AltSH1Ashurst"/>
        <w:rPr>
          <w:lang w:eastAsia="zh-CN"/>
        </w:rPr>
      </w:pPr>
      <w:bookmarkStart w:id="10332" w:name="_Ref144117695"/>
      <w:r w:rsidRPr="00462199">
        <w:t>We enclose the Approved Performance Test Procedure which is to be adopted for the purpose of each Longstop Date Performance Test.</w:t>
      </w:r>
      <w:bookmarkEnd w:id="10332"/>
    </w:p>
    <w:p w14:paraId="5CBD8168" w14:textId="271EEF31" w:rsidR="00D179D6" w:rsidRPr="00462199" w:rsidRDefault="00D179D6" w:rsidP="00565698">
      <w:pPr>
        <w:pStyle w:val="AltSH1Ashurst"/>
      </w:pPr>
      <w:bookmarkStart w:id="10333" w:name="_Ref144117696"/>
      <w:r w:rsidRPr="00462199">
        <w:t xml:space="preserve">The Longstop Proposed Test Date </w:t>
      </w:r>
      <w:r w:rsidR="008B6BB9">
        <w:t xml:space="preserve">Window </w:t>
      </w:r>
      <w:r w:rsidRPr="00462199">
        <w:t>is:</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33"/>
    </w:p>
    <w:p w14:paraId="6D1A5576" w14:textId="77777777" w:rsidR="00D179D6" w:rsidRPr="00462199" w:rsidRDefault="00D179D6" w:rsidP="00326791">
      <w:pPr>
        <w:pStyle w:val="NormalAshurst"/>
        <w:jc w:val="center"/>
      </w:pPr>
      <w:r w:rsidRPr="00462199">
        <w:t>Yours faithfully,</w:t>
      </w:r>
    </w:p>
    <w:p w14:paraId="264D722D" w14:textId="77777777" w:rsidR="00D179D6" w:rsidRPr="00462199" w:rsidRDefault="00D179D6" w:rsidP="00326791">
      <w:pPr>
        <w:pStyle w:val="NormalAshurst"/>
        <w:jc w:val="center"/>
        <w:rPr>
          <w:lang w:eastAsia="zh-CN"/>
        </w:rPr>
      </w:pPr>
    </w:p>
    <w:p w14:paraId="0421E7D1" w14:textId="77777777" w:rsidR="00D179D6" w:rsidRPr="00462199" w:rsidRDefault="00D179D6" w:rsidP="00326791">
      <w:pPr>
        <w:pStyle w:val="StandardAshurst"/>
        <w:jc w:val="center"/>
        <w:rPr>
          <w:lang w:eastAsia="zh-CN"/>
        </w:rPr>
      </w:pPr>
      <w:r w:rsidRPr="00462199">
        <w:t>…..................................</w:t>
      </w:r>
    </w:p>
    <w:p w14:paraId="23C6EAA2" w14:textId="77777777" w:rsidR="00D179D6" w:rsidRPr="00462199" w:rsidRDefault="00D179D6" w:rsidP="00326791">
      <w:pPr>
        <w:pStyle w:val="StandardAshurst"/>
        <w:jc w:val="center"/>
        <w:rPr>
          <w:lang w:eastAsia="zh-CN"/>
        </w:rPr>
      </w:pPr>
      <w:r w:rsidRPr="00462199">
        <w:t>For and on behalf of</w:t>
      </w:r>
    </w:p>
    <w:p w14:paraId="21241B0D"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012E7F2B" w14:textId="77777777" w:rsidR="00D179D6" w:rsidRPr="00462199" w:rsidRDefault="00D179D6" w:rsidP="00986A4F">
      <w:pPr>
        <w:pStyle w:val="NormalAshurst"/>
        <w:rPr>
          <w:lang w:eastAsia="zh-CN"/>
        </w:rPr>
      </w:pPr>
      <w:r w:rsidRPr="00462199">
        <w:rPr>
          <w:lang w:eastAsia="zh-CN"/>
        </w:rPr>
        <w:br w:type="page"/>
      </w:r>
    </w:p>
    <w:p w14:paraId="6FD145FF" w14:textId="77777777" w:rsidR="00D179D6" w:rsidRPr="00462199" w:rsidRDefault="00D179D6" w:rsidP="009B55C1">
      <w:pPr>
        <w:pStyle w:val="Annex13Heading"/>
      </w:pPr>
      <w:bookmarkStart w:id="10334" w:name="_Toc149834044"/>
      <w:r w:rsidRPr="00462199">
        <w:lastRenderedPageBreak/>
        <w:t>Performance Test Date Notice</w:t>
      </w:r>
      <w:bookmarkEnd w:id="10334"/>
    </w:p>
    <w:p w14:paraId="4A773C60"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B54141A" w14:textId="77777777" w:rsidR="00D179D6" w:rsidRPr="00462199" w:rsidRDefault="00D179D6" w:rsidP="008667CA">
      <w:pPr>
        <w:pStyle w:val="NormalBoldAshurst"/>
        <w:tabs>
          <w:tab w:val="left" w:pos="782"/>
        </w:tabs>
        <w:rPr>
          <w:lang w:eastAsia="zh-CN"/>
        </w:rPr>
      </w:pPr>
      <w:r w:rsidRPr="00462199">
        <w:rPr>
          <w:i/>
        </w:rPr>
        <w:tab/>
        <w:t>[Address]</w:t>
      </w:r>
    </w:p>
    <w:p w14:paraId="4394127F"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22965EF1"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DC4FDFE"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950ED31" w14:textId="77777777" w:rsidR="00D179D6" w:rsidRPr="00462199" w:rsidRDefault="00D179D6" w:rsidP="005B3BB9">
      <w:pPr>
        <w:pStyle w:val="CBOLDCAPSAshurst"/>
        <w:rPr>
          <w:lang w:eastAsia="zh-CN"/>
        </w:rPr>
      </w:pPr>
      <w:r w:rsidRPr="00462199">
        <w:t>LCHA – PERFORMANCE TEST DATE NOTICE</w:t>
      </w:r>
    </w:p>
    <w:p w14:paraId="00A82448" w14:textId="77777777" w:rsidR="00D179D6" w:rsidRPr="00462199" w:rsidRDefault="00D179D6" w:rsidP="005B3BB9">
      <w:pPr>
        <w:pStyle w:val="NormalAshurst"/>
      </w:pPr>
      <w:r w:rsidRPr="00462199">
        <w:t>Dear Sir/Madam,</w:t>
      </w:r>
    </w:p>
    <w:p w14:paraId="4D848977" w14:textId="77777777" w:rsidR="00D179D6" w:rsidRPr="00462199" w:rsidRDefault="00D179D6" w:rsidP="00BC5CF5">
      <w:pPr>
        <w:pStyle w:val="AltSH1Ashurst"/>
        <w:numPr>
          <w:ilvl w:val="0"/>
          <w:numId w:val="166"/>
        </w:numPr>
      </w:pPr>
      <w:bookmarkStart w:id="10335" w:name="_Ref14411769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35"/>
    </w:p>
    <w:p w14:paraId="709A739E" w14:textId="4FAEBFB0" w:rsidR="00D179D6" w:rsidRPr="00462199" w:rsidRDefault="00D179D6" w:rsidP="00565698">
      <w:pPr>
        <w:pStyle w:val="AltSH1Ashurst"/>
        <w:rPr>
          <w:lang w:eastAsia="zh-CN"/>
        </w:rPr>
      </w:pPr>
      <w:bookmarkStart w:id="10336" w:name="_Ref144117698"/>
      <w:r w:rsidRPr="00462199">
        <w:t>We further refer you to paragraph</w:t>
      </w:r>
      <w:r w:rsidR="00BD24B0">
        <w:t xml:space="preserve"> </w:t>
      </w:r>
      <w:r w:rsidR="00BD24B0">
        <w:fldChar w:fldCharType="begin"/>
      </w:r>
      <w:r w:rsidR="00BD24B0">
        <w:instrText xml:space="preserve"> REF _Ref144115488 \w \h </w:instrText>
      </w:r>
      <w:r w:rsidR="00BD24B0">
        <w:fldChar w:fldCharType="separate"/>
      </w:r>
      <w:del w:id="10337" w:author="Faqir, Sofia (Energy Security)" w:date="2023-11-12T19:48:00Z">
        <w:r w:rsidR="00E473FC">
          <w:delText>3.1</w:delText>
        </w:r>
      </w:del>
      <w:r w:rsidR="00BD24B0">
        <w:fldChar w:fldCharType="end"/>
      </w:r>
      <w:r w:rsidRPr="00462199">
        <w:t xml:space="preserve"> of </w:t>
      </w:r>
      <w:r>
        <w:fldChar w:fldCharType="begin"/>
      </w:r>
      <w:r>
        <w:instrText xml:space="preserve"> REF _Ref144117999 \w \h </w:instrText>
      </w:r>
      <w:r>
        <w:fldChar w:fldCharType="separate"/>
      </w:r>
      <w:del w:id="10338"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36"/>
    </w:p>
    <w:p w14:paraId="70527473" w14:textId="77777777" w:rsidR="00D179D6" w:rsidRPr="00462199" w:rsidRDefault="00D179D6" w:rsidP="00565698">
      <w:pPr>
        <w:pStyle w:val="AltSH1Ashurst"/>
        <w:rPr>
          <w:lang w:eastAsia="zh-CN"/>
        </w:rPr>
      </w:pPr>
      <w:bookmarkStart w:id="10339" w:name="_Ref144117699"/>
      <w:r w:rsidRPr="00462199">
        <w:t>This is a Performance Test Date Notice.</w:t>
      </w:r>
      <w:bookmarkEnd w:id="10339"/>
    </w:p>
    <w:p w14:paraId="264A49F4" w14:textId="77777777" w:rsidR="00D179D6" w:rsidRPr="00462199" w:rsidRDefault="00D179D6" w:rsidP="00565698">
      <w:pPr>
        <w:pStyle w:val="AltSH1Ashurst"/>
      </w:pPr>
      <w:bookmarkStart w:id="10340" w:name="_Ref144117700"/>
      <w:r w:rsidRPr="00462199">
        <w:t xml:space="preserve">The anticipated date of the Performance Test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40"/>
    </w:p>
    <w:p w14:paraId="0B03D7F5" w14:textId="77777777" w:rsidR="00D179D6" w:rsidRPr="00462199" w:rsidRDefault="00D179D6" w:rsidP="00326791">
      <w:pPr>
        <w:pStyle w:val="NormalAshurst"/>
        <w:jc w:val="center"/>
      </w:pPr>
      <w:r w:rsidRPr="00462199">
        <w:t>Yours faithfully,</w:t>
      </w:r>
    </w:p>
    <w:p w14:paraId="2D807BF7" w14:textId="77777777" w:rsidR="00D179D6" w:rsidRPr="00462199" w:rsidRDefault="00D179D6" w:rsidP="00326791">
      <w:pPr>
        <w:pStyle w:val="NormalAshurst"/>
        <w:jc w:val="center"/>
        <w:rPr>
          <w:lang w:eastAsia="zh-CN"/>
        </w:rPr>
      </w:pPr>
    </w:p>
    <w:p w14:paraId="352081C8" w14:textId="77777777" w:rsidR="00D179D6" w:rsidRPr="00462199" w:rsidRDefault="00D179D6" w:rsidP="00326791">
      <w:pPr>
        <w:pStyle w:val="StandardAshurst"/>
        <w:jc w:val="center"/>
        <w:rPr>
          <w:lang w:eastAsia="zh-CN"/>
        </w:rPr>
      </w:pPr>
      <w:r w:rsidRPr="00462199">
        <w:t>…..................................</w:t>
      </w:r>
    </w:p>
    <w:p w14:paraId="3B1FA156" w14:textId="77777777" w:rsidR="00D179D6" w:rsidRPr="00462199" w:rsidRDefault="00D179D6" w:rsidP="00326791">
      <w:pPr>
        <w:pStyle w:val="StandardAshurst"/>
        <w:jc w:val="center"/>
        <w:rPr>
          <w:lang w:eastAsia="zh-CN"/>
        </w:rPr>
      </w:pPr>
      <w:r w:rsidRPr="00462199">
        <w:t>For and on behalf of</w:t>
      </w:r>
    </w:p>
    <w:p w14:paraId="477D2540"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270AED41" w14:textId="77777777" w:rsidR="00D179D6" w:rsidRPr="00462199" w:rsidRDefault="00D179D6" w:rsidP="005B3BB9">
      <w:pPr>
        <w:pStyle w:val="NormalAshurst"/>
      </w:pPr>
      <w:r w:rsidRPr="00462199">
        <w:rPr>
          <w:b/>
        </w:rPr>
        <w:br w:type="page"/>
      </w:r>
    </w:p>
    <w:p w14:paraId="693CAAC1" w14:textId="77777777" w:rsidR="00D179D6" w:rsidRPr="00462199" w:rsidRDefault="00D179D6" w:rsidP="009B55C1">
      <w:pPr>
        <w:pStyle w:val="Annex13Heading"/>
      </w:pPr>
      <w:bookmarkStart w:id="10341" w:name="_Toc149834045"/>
      <w:r w:rsidRPr="00462199">
        <w:lastRenderedPageBreak/>
        <w:t>Performance Test Date Adjustment Notice</w:t>
      </w:r>
      <w:bookmarkEnd w:id="10341"/>
    </w:p>
    <w:p w14:paraId="576FADA4"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2654C42" w14:textId="77777777" w:rsidR="00D179D6" w:rsidRPr="00462199" w:rsidRDefault="00D179D6" w:rsidP="008667CA">
      <w:pPr>
        <w:pStyle w:val="NormalBoldAshurst"/>
        <w:tabs>
          <w:tab w:val="left" w:pos="782"/>
        </w:tabs>
        <w:rPr>
          <w:lang w:eastAsia="zh-CN"/>
        </w:rPr>
      </w:pPr>
      <w:r w:rsidRPr="00462199">
        <w:rPr>
          <w:i/>
        </w:rPr>
        <w:tab/>
        <w:t>[Address]</w:t>
      </w:r>
    </w:p>
    <w:p w14:paraId="332B7E75"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269F195C"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09CA382"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43977D6" w14:textId="77777777" w:rsidR="00D179D6" w:rsidRPr="00462199" w:rsidRDefault="00D179D6" w:rsidP="005B3BB9">
      <w:pPr>
        <w:pStyle w:val="CBOLDCAPSAshurst"/>
        <w:rPr>
          <w:lang w:eastAsia="zh-CN"/>
        </w:rPr>
      </w:pPr>
      <w:r w:rsidRPr="00462199">
        <w:t>LCHA – PERFORMANCE TEST DATE ADJUSTMENT NOTICE</w:t>
      </w:r>
    </w:p>
    <w:p w14:paraId="3BB71CC4" w14:textId="77777777" w:rsidR="00D179D6" w:rsidRPr="00462199" w:rsidRDefault="00D179D6" w:rsidP="005B3BB9">
      <w:pPr>
        <w:pStyle w:val="NormalAshurst"/>
      </w:pPr>
      <w:r w:rsidRPr="00462199">
        <w:t>Dear Sir/Madam,</w:t>
      </w:r>
    </w:p>
    <w:p w14:paraId="7AD764BD" w14:textId="77777777" w:rsidR="00D179D6" w:rsidRPr="00462199" w:rsidRDefault="00D179D6" w:rsidP="00BC5CF5">
      <w:pPr>
        <w:pStyle w:val="AltSH1Ashurst"/>
        <w:numPr>
          <w:ilvl w:val="0"/>
          <w:numId w:val="167"/>
        </w:numPr>
      </w:pPr>
      <w:bookmarkStart w:id="10342" w:name="_Ref14411770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42"/>
    </w:p>
    <w:p w14:paraId="3440A930" w14:textId="5FEC0665" w:rsidR="00D179D6" w:rsidRPr="00462199" w:rsidRDefault="00D179D6" w:rsidP="00565698">
      <w:pPr>
        <w:pStyle w:val="AltSH1Ashurst"/>
        <w:rPr>
          <w:lang w:eastAsia="zh-CN"/>
        </w:rPr>
      </w:pPr>
      <w:bookmarkStart w:id="10343" w:name="_Ref144117702"/>
      <w:r w:rsidRPr="00462199">
        <w:t xml:space="preserve">We further refer you to paragraph </w:t>
      </w:r>
      <w:r>
        <w:fldChar w:fldCharType="begin"/>
      </w:r>
      <w:r>
        <w:instrText xml:space="preserve"> REF _Ref144115489 \w \h </w:instrText>
      </w:r>
      <w:r>
        <w:fldChar w:fldCharType="separate"/>
      </w:r>
      <w:del w:id="10344" w:author="Faqir, Sofia (Energy Security)" w:date="2023-11-12T19:48:00Z">
        <w:r w:rsidR="00E473FC">
          <w:delText>3.2</w:delText>
        </w:r>
      </w:del>
      <w:r>
        <w:fldChar w:fldCharType="end"/>
      </w:r>
      <w:r w:rsidRPr="00462199">
        <w:t xml:space="preserve"> of </w:t>
      </w:r>
      <w:r>
        <w:fldChar w:fldCharType="begin"/>
      </w:r>
      <w:r>
        <w:instrText xml:space="preserve"> REF _Ref144117999 \w \h </w:instrText>
      </w:r>
      <w:r>
        <w:fldChar w:fldCharType="separate"/>
      </w:r>
      <w:del w:id="10345"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43"/>
    </w:p>
    <w:p w14:paraId="2FA75A19" w14:textId="77777777" w:rsidR="00D179D6" w:rsidRPr="00462199" w:rsidRDefault="00D179D6" w:rsidP="00565698">
      <w:pPr>
        <w:pStyle w:val="AltSH1Ashurst"/>
        <w:rPr>
          <w:lang w:eastAsia="zh-CN"/>
        </w:rPr>
      </w:pPr>
      <w:bookmarkStart w:id="10346" w:name="_Ref144117703"/>
      <w:r w:rsidRPr="00462199">
        <w:t>This is a Performance Test Date Adjustment Notice.</w:t>
      </w:r>
      <w:bookmarkEnd w:id="10346"/>
    </w:p>
    <w:p w14:paraId="42384BBF" w14:textId="77777777" w:rsidR="00D179D6" w:rsidRPr="00462199" w:rsidRDefault="00D179D6" w:rsidP="00565698">
      <w:pPr>
        <w:pStyle w:val="AltSH1Ashurst"/>
        <w:rPr>
          <w:lang w:eastAsia="zh-CN"/>
        </w:rPr>
      </w:pPr>
      <w:bookmarkStart w:id="10347" w:name="_Ref144117704"/>
      <w:r w:rsidRPr="00462199">
        <w:t xml:space="preserve">The Revised Notified Performance Test Date is </w:t>
      </w:r>
      <w:r w:rsidRPr="00462199">
        <w:rPr>
          <w:b/>
        </w:rPr>
        <w:t>[</w:t>
      </w:r>
      <w:r w:rsidRPr="00462199">
        <w:rPr>
          <w:b/>
        </w:rPr>
        <w:fldChar w:fldCharType="begin"/>
      </w:r>
      <w:r w:rsidRPr="00462199">
        <w:rPr>
          <w:b/>
        </w:rPr>
        <w:instrText xml:space="preserve"> SYMBOL 108\f wingdings \s11\h \* MERGEFORMAT </w:instrText>
      </w:r>
      <w:r w:rsidRPr="00462199">
        <w:rPr>
          <w:b/>
        </w:rPr>
        <w:fldChar w:fldCharType="end"/>
      </w:r>
      <w:r w:rsidRPr="00462199">
        <w:rPr>
          <w:b/>
        </w:rPr>
        <w:t>]</w:t>
      </w:r>
      <w:r w:rsidRPr="00462199">
        <w:t>.</w:t>
      </w:r>
      <w:bookmarkEnd w:id="10347"/>
    </w:p>
    <w:p w14:paraId="04BEAFFD" w14:textId="5D64293C" w:rsidR="00D179D6" w:rsidRPr="00462199" w:rsidRDefault="00D179D6" w:rsidP="00565698">
      <w:pPr>
        <w:pStyle w:val="AltSH1Ashurst"/>
      </w:pPr>
      <w:bookmarkStart w:id="10348" w:name="_Ref144117705"/>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to be relevant to evidence the reasons for the change from the Initial Notified Performance Test Date to the Revised Notified Performance Test Date.</w:t>
      </w:r>
      <w:bookmarkEnd w:id="10348"/>
    </w:p>
    <w:p w14:paraId="227228F8" w14:textId="77777777" w:rsidR="00D179D6" w:rsidRPr="00462199" w:rsidRDefault="00D179D6" w:rsidP="00326791">
      <w:pPr>
        <w:pStyle w:val="NormalAshurst"/>
        <w:jc w:val="center"/>
      </w:pPr>
      <w:r w:rsidRPr="00462199">
        <w:t>Yours faithfully,</w:t>
      </w:r>
    </w:p>
    <w:p w14:paraId="109A8471" w14:textId="77777777" w:rsidR="00D179D6" w:rsidRPr="00462199" w:rsidRDefault="00D179D6" w:rsidP="00326791">
      <w:pPr>
        <w:pStyle w:val="NormalAshurst"/>
        <w:jc w:val="center"/>
        <w:rPr>
          <w:lang w:eastAsia="zh-CN"/>
        </w:rPr>
      </w:pPr>
    </w:p>
    <w:p w14:paraId="12D7AE6F" w14:textId="77777777" w:rsidR="00D179D6" w:rsidRPr="00462199" w:rsidRDefault="00D179D6" w:rsidP="00326791">
      <w:pPr>
        <w:pStyle w:val="StandardAshurst"/>
        <w:jc w:val="center"/>
        <w:rPr>
          <w:lang w:eastAsia="zh-CN"/>
        </w:rPr>
      </w:pPr>
      <w:r w:rsidRPr="00462199">
        <w:t>…..................................</w:t>
      </w:r>
    </w:p>
    <w:p w14:paraId="774B8175" w14:textId="77777777" w:rsidR="00D179D6" w:rsidRPr="00462199" w:rsidRDefault="00D179D6" w:rsidP="00326791">
      <w:pPr>
        <w:pStyle w:val="StandardAshurst"/>
        <w:jc w:val="center"/>
        <w:rPr>
          <w:lang w:eastAsia="zh-CN"/>
        </w:rPr>
      </w:pPr>
      <w:r w:rsidRPr="00462199">
        <w:t>For and on behalf of</w:t>
      </w:r>
    </w:p>
    <w:p w14:paraId="26B25AFE"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235994EC" w14:textId="77777777" w:rsidR="00D179D6" w:rsidRPr="00462199" w:rsidRDefault="00D179D6">
      <w:pPr>
        <w:suppressAutoHyphens w:val="0"/>
        <w:spacing w:after="0" w:line="240" w:lineRule="auto"/>
        <w:jc w:val="left"/>
        <w:rPr>
          <w:sz w:val="20"/>
        </w:rPr>
      </w:pPr>
      <w:r w:rsidRPr="00462199">
        <w:br w:type="page"/>
      </w:r>
    </w:p>
    <w:p w14:paraId="3EB2E29F" w14:textId="77777777" w:rsidR="00D179D6" w:rsidRPr="00462199" w:rsidRDefault="00D179D6" w:rsidP="009B55C1">
      <w:pPr>
        <w:pStyle w:val="Annex13Heading"/>
      </w:pPr>
      <w:bookmarkStart w:id="10349" w:name="_Toc149834046"/>
      <w:r w:rsidRPr="00462199">
        <w:lastRenderedPageBreak/>
        <w:t>Rescheduled Performance Test Date Notice</w:t>
      </w:r>
      <w:bookmarkEnd w:id="10349"/>
    </w:p>
    <w:p w14:paraId="6FACD323"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42CDCB3" w14:textId="77777777" w:rsidR="00D179D6" w:rsidRPr="00462199" w:rsidRDefault="00D179D6" w:rsidP="008667CA">
      <w:pPr>
        <w:pStyle w:val="NormalBoldAshurst"/>
        <w:tabs>
          <w:tab w:val="left" w:pos="782"/>
        </w:tabs>
        <w:rPr>
          <w:lang w:eastAsia="zh-CN"/>
        </w:rPr>
      </w:pPr>
      <w:r w:rsidRPr="00462199">
        <w:rPr>
          <w:i/>
        </w:rPr>
        <w:tab/>
        <w:t>[Address]</w:t>
      </w:r>
    </w:p>
    <w:p w14:paraId="581BA9F3"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853B0D6"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DB3C83F"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516162A" w14:textId="77777777" w:rsidR="00D179D6" w:rsidRPr="00462199" w:rsidRDefault="00D179D6" w:rsidP="005B3BB9">
      <w:pPr>
        <w:pStyle w:val="CBOLDCAPSAshurst"/>
        <w:rPr>
          <w:lang w:eastAsia="zh-CN"/>
        </w:rPr>
      </w:pPr>
      <w:r w:rsidRPr="00462199">
        <w:t>LCHA – RESCHEDULED PERFORMANCE TEST DATE NOTICE</w:t>
      </w:r>
    </w:p>
    <w:p w14:paraId="6B5D3E12" w14:textId="77777777" w:rsidR="00D179D6" w:rsidRPr="00462199" w:rsidRDefault="00D179D6" w:rsidP="005B3BB9">
      <w:pPr>
        <w:pStyle w:val="NormalAshurst"/>
      </w:pPr>
      <w:r w:rsidRPr="00462199">
        <w:t>Dear Sir/Madam,</w:t>
      </w:r>
    </w:p>
    <w:p w14:paraId="73231945" w14:textId="77777777" w:rsidR="00D179D6" w:rsidRPr="00462199" w:rsidRDefault="00D179D6" w:rsidP="00BC5CF5">
      <w:pPr>
        <w:pStyle w:val="AltSH1Ashurst"/>
        <w:numPr>
          <w:ilvl w:val="0"/>
          <w:numId w:val="168"/>
        </w:numPr>
      </w:pPr>
      <w:bookmarkStart w:id="10350" w:name="_Ref14411770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50"/>
    </w:p>
    <w:p w14:paraId="248D5917" w14:textId="26ABF27E" w:rsidR="00D179D6" w:rsidRPr="00462199" w:rsidRDefault="00D179D6" w:rsidP="00565698">
      <w:pPr>
        <w:pStyle w:val="AltSH1Ashurst"/>
        <w:rPr>
          <w:lang w:eastAsia="zh-CN"/>
        </w:rPr>
      </w:pPr>
      <w:bookmarkStart w:id="10351" w:name="_Ref144117707"/>
      <w:r w:rsidRPr="00462199">
        <w:t xml:space="preserve">We further refer you to paragraph </w:t>
      </w:r>
      <w:r>
        <w:fldChar w:fldCharType="begin"/>
      </w:r>
      <w:r>
        <w:instrText xml:space="preserve"> REF _Ref144115518 \w \h </w:instrText>
      </w:r>
      <w:r>
        <w:fldChar w:fldCharType="separate"/>
      </w:r>
      <w:del w:id="10352" w:author="Faqir, Sofia (Energy Security)" w:date="2023-11-12T19:48:00Z">
        <w:r w:rsidR="00E473FC">
          <w:delText>3.13</w:delText>
        </w:r>
      </w:del>
      <w:r>
        <w:fldChar w:fldCharType="end"/>
      </w:r>
      <w:r w:rsidRPr="00462199">
        <w:t xml:space="preserve"> of </w:t>
      </w:r>
      <w:r>
        <w:fldChar w:fldCharType="begin"/>
      </w:r>
      <w:r>
        <w:instrText xml:space="preserve"> REF _Ref144117999 \w \h </w:instrText>
      </w:r>
      <w:r>
        <w:fldChar w:fldCharType="separate"/>
      </w:r>
      <w:del w:id="10353"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51"/>
    </w:p>
    <w:p w14:paraId="5D9F85EB" w14:textId="77777777" w:rsidR="00D179D6" w:rsidRPr="00462199" w:rsidRDefault="00D179D6" w:rsidP="00565698">
      <w:pPr>
        <w:pStyle w:val="AltSH1Ashurst"/>
        <w:rPr>
          <w:lang w:eastAsia="zh-CN"/>
        </w:rPr>
      </w:pPr>
      <w:bookmarkStart w:id="10354" w:name="_Ref144117708"/>
      <w:r w:rsidRPr="00462199">
        <w:t>This is a Rescheduled Performance Test Date Notice.</w:t>
      </w:r>
      <w:bookmarkEnd w:id="10354"/>
    </w:p>
    <w:p w14:paraId="4BE17BE9" w14:textId="77777777" w:rsidR="00D179D6" w:rsidRPr="00462199" w:rsidRDefault="00D179D6" w:rsidP="00565698">
      <w:pPr>
        <w:pStyle w:val="AltSH1Ashurst"/>
        <w:rPr>
          <w:lang w:eastAsia="zh-CN"/>
        </w:rPr>
      </w:pPr>
      <w:bookmarkStart w:id="10355" w:name="_Ref144117709"/>
      <w:r w:rsidRPr="00462199">
        <w:t xml:space="preserve">The Rescheduled Performance Test Date is: </w:t>
      </w:r>
      <w:r w:rsidRPr="00462199">
        <w:rPr>
          <w:b/>
        </w:rPr>
        <w:t>[</w:t>
      </w:r>
      <w:r w:rsidRPr="00462199">
        <w:rPr>
          <w:b/>
        </w:rPr>
        <w:fldChar w:fldCharType="begin"/>
      </w:r>
      <w:r w:rsidRPr="00462199">
        <w:rPr>
          <w:b/>
        </w:rPr>
        <w:instrText xml:space="preserve"> SYMBOL 108\f wingdings \s11\h \* MERGEFORMAT </w:instrText>
      </w:r>
      <w:r w:rsidRPr="00462199">
        <w:rPr>
          <w:b/>
        </w:rPr>
        <w:fldChar w:fldCharType="end"/>
      </w:r>
      <w:r w:rsidRPr="00462199">
        <w:rPr>
          <w:b/>
        </w:rPr>
        <w:t>]</w:t>
      </w:r>
      <w:r w:rsidRPr="00462199">
        <w:t>.</w:t>
      </w:r>
      <w:bookmarkEnd w:id="10355"/>
    </w:p>
    <w:p w14:paraId="245B76EF" w14:textId="39834F54" w:rsidR="00D179D6" w:rsidRPr="00462199" w:rsidRDefault="00D179D6" w:rsidP="00565698">
      <w:pPr>
        <w:pStyle w:val="AltSH1Ashurst"/>
      </w:pPr>
      <w:bookmarkStart w:id="10356" w:name="_Ref144117710"/>
      <w:r w:rsidRPr="00462199">
        <w:rPr>
          <w:b/>
          <w:i/>
        </w:rPr>
        <w:t>We enclose [(by way of upload(s) to the LCHA Counterparty</w:t>
      </w:r>
      <w:r w:rsidR="00515DD6">
        <w:rPr>
          <w:b/>
          <w:i/>
        </w:rPr>
        <w:t xml:space="preserve">'s document transfer application </w:t>
      </w:r>
      <w:r w:rsidRPr="00462199">
        <w:rPr>
          <w:b/>
          <w:i/>
        </w:rPr>
        <w:t>on the dates set out in Appendix 1 to this notice)] Supporting Information listed in Appendix 1 to this notice which we consider to be relevant to evidence the reasons for the change from the Notified Performance Test Date to the Rescheduled Performance Test Date.</w:t>
      </w:r>
      <w:bookmarkEnd w:id="10356"/>
    </w:p>
    <w:p w14:paraId="63EE67C5" w14:textId="77777777" w:rsidR="00D179D6" w:rsidRPr="00462199" w:rsidRDefault="00D179D6" w:rsidP="005B3BB9">
      <w:pPr>
        <w:pStyle w:val="NormalAshurst"/>
      </w:pPr>
    </w:p>
    <w:p w14:paraId="4C0FCC34" w14:textId="77777777" w:rsidR="00D179D6" w:rsidRPr="00462199" w:rsidRDefault="00D179D6" w:rsidP="00326791">
      <w:pPr>
        <w:pStyle w:val="NormalAshurst"/>
        <w:jc w:val="center"/>
      </w:pPr>
      <w:r w:rsidRPr="00462199">
        <w:t>Yours faithfully,</w:t>
      </w:r>
    </w:p>
    <w:p w14:paraId="1519C65A" w14:textId="77777777" w:rsidR="00D179D6" w:rsidRPr="00462199" w:rsidRDefault="00D179D6" w:rsidP="00326791">
      <w:pPr>
        <w:pStyle w:val="NormalAshurst"/>
        <w:jc w:val="center"/>
        <w:rPr>
          <w:lang w:eastAsia="zh-CN"/>
        </w:rPr>
      </w:pPr>
    </w:p>
    <w:p w14:paraId="18DB2DE9" w14:textId="77777777" w:rsidR="00D179D6" w:rsidRPr="00462199" w:rsidRDefault="00D179D6" w:rsidP="00326791">
      <w:pPr>
        <w:pStyle w:val="StandardAshurst"/>
        <w:jc w:val="center"/>
        <w:rPr>
          <w:lang w:eastAsia="zh-CN"/>
        </w:rPr>
      </w:pPr>
      <w:r w:rsidRPr="00462199">
        <w:t>…..................................</w:t>
      </w:r>
    </w:p>
    <w:p w14:paraId="2B7CF480" w14:textId="77777777" w:rsidR="00D179D6" w:rsidRPr="00462199" w:rsidRDefault="00D179D6" w:rsidP="00326791">
      <w:pPr>
        <w:pStyle w:val="StandardAshurst"/>
        <w:jc w:val="center"/>
        <w:rPr>
          <w:lang w:eastAsia="zh-CN"/>
        </w:rPr>
      </w:pPr>
      <w:r w:rsidRPr="00462199">
        <w:t>For and on behalf of</w:t>
      </w:r>
    </w:p>
    <w:p w14:paraId="73BC9675"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24E4FD0B" w14:textId="77777777" w:rsidR="00D179D6" w:rsidRPr="00462199" w:rsidRDefault="00D179D6" w:rsidP="009B55C1">
      <w:pPr>
        <w:pStyle w:val="Annex13Heading"/>
      </w:pPr>
      <w:r w:rsidRPr="00462199">
        <w:br w:type="page"/>
      </w:r>
      <w:bookmarkStart w:id="10357" w:name="_Toc149834047"/>
      <w:r w:rsidRPr="00462199">
        <w:lastRenderedPageBreak/>
        <w:t>Performance Test Access Notice</w:t>
      </w:r>
      <w:bookmarkEnd w:id="10357"/>
    </w:p>
    <w:p w14:paraId="7FCC5041"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C2FD5D5" w14:textId="77777777" w:rsidR="00D179D6" w:rsidRPr="00462199" w:rsidRDefault="00D179D6" w:rsidP="008667CA">
      <w:pPr>
        <w:pStyle w:val="NormalBoldAshurst"/>
        <w:tabs>
          <w:tab w:val="left" w:pos="782"/>
        </w:tabs>
        <w:rPr>
          <w:lang w:eastAsia="zh-CN"/>
        </w:rPr>
      </w:pPr>
      <w:r w:rsidRPr="00462199">
        <w:rPr>
          <w:i/>
        </w:rPr>
        <w:tab/>
        <w:t>[Address]</w:t>
      </w:r>
    </w:p>
    <w:p w14:paraId="322B2EE9"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DB37504"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89CE229"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59D1237" w14:textId="77777777" w:rsidR="00D179D6" w:rsidRPr="00462199" w:rsidRDefault="00D179D6" w:rsidP="005B3BB9">
      <w:pPr>
        <w:pStyle w:val="CBOLDCAPSAshurst"/>
        <w:rPr>
          <w:lang w:eastAsia="zh-CN"/>
        </w:rPr>
      </w:pPr>
      <w:r w:rsidRPr="00462199">
        <w:t>LCHA – PERFORMANCE TEST ACCESS NOTICE</w:t>
      </w:r>
    </w:p>
    <w:p w14:paraId="15D0A139" w14:textId="77777777" w:rsidR="00D179D6" w:rsidRPr="00462199" w:rsidRDefault="00D179D6" w:rsidP="005B3BB9">
      <w:pPr>
        <w:pStyle w:val="NormalAshurst"/>
      </w:pPr>
      <w:r w:rsidRPr="00462199">
        <w:t>Dear Sir/Madam,</w:t>
      </w:r>
    </w:p>
    <w:p w14:paraId="7FC5C7FE" w14:textId="77777777" w:rsidR="00D179D6" w:rsidRPr="00462199" w:rsidRDefault="00D179D6" w:rsidP="00BC5CF5">
      <w:pPr>
        <w:pStyle w:val="AltSH1Ashurst"/>
        <w:numPr>
          <w:ilvl w:val="0"/>
          <w:numId w:val="169"/>
        </w:numPr>
      </w:pPr>
      <w:bookmarkStart w:id="10358" w:name="_Ref14411771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58"/>
    </w:p>
    <w:p w14:paraId="619655A1" w14:textId="0732540F" w:rsidR="00D179D6" w:rsidRPr="00462199" w:rsidRDefault="00D179D6" w:rsidP="00565698">
      <w:pPr>
        <w:pStyle w:val="AltSH1Ashurst"/>
        <w:rPr>
          <w:lang w:eastAsia="zh-CN"/>
        </w:rPr>
      </w:pPr>
      <w:bookmarkStart w:id="10359" w:name="_Ref144117712"/>
      <w:r w:rsidRPr="00462199">
        <w:t xml:space="preserve">We further refer you to paragraph </w:t>
      </w:r>
      <w:r>
        <w:fldChar w:fldCharType="begin"/>
      </w:r>
      <w:r>
        <w:instrText xml:space="preserve"> REF _Ref144115526 \w \h </w:instrText>
      </w:r>
      <w:r>
        <w:fldChar w:fldCharType="separate"/>
      </w:r>
      <w:del w:id="10360" w:author="Faqir, Sofia (Energy Security)" w:date="2023-11-12T19:48:00Z">
        <w:r w:rsidR="00E473FC">
          <w:delText>3.17</w:delText>
        </w:r>
      </w:del>
      <w:r>
        <w:fldChar w:fldCharType="end"/>
      </w:r>
      <w:r w:rsidRPr="00462199">
        <w:t xml:space="preserve"> of </w:t>
      </w:r>
      <w:r>
        <w:fldChar w:fldCharType="begin"/>
      </w:r>
      <w:r>
        <w:instrText xml:space="preserve"> REF _Ref144117999 \w \h </w:instrText>
      </w:r>
      <w:r>
        <w:fldChar w:fldCharType="separate"/>
      </w:r>
      <w:del w:id="10361"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59"/>
    </w:p>
    <w:p w14:paraId="5F5FF327" w14:textId="77777777" w:rsidR="00D179D6" w:rsidRPr="00462199" w:rsidRDefault="00D179D6" w:rsidP="00565698">
      <w:pPr>
        <w:pStyle w:val="AltSH1Ashurst"/>
        <w:rPr>
          <w:lang w:eastAsia="zh-CN"/>
        </w:rPr>
      </w:pPr>
      <w:bookmarkStart w:id="10362" w:name="_Ref144117713"/>
      <w:r w:rsidRPr="00462199">
        <w:t>This is a Performance Test Access Notice.</w:t>
      </w:r>
      <w:bookmarkEnd w:id="10362"/>
    </w:p>
    <w:p w14:paraId="7F000E0F" w14:textId="30CF66E4" w:rsidR="00D179D6" w:rsidRPr="00462199" w:rsidRDefault="00D179D6" w:rsidP="00565698">
      <w:pPr>
        <w:pStyle w:val="AltSH1Ashurst"/>
        <w:rPr>
          <w:lang w:eastAsia="zh-CN"/>
        </w:rPr>
      </w:pPr>
      <w:bookmarkStart w:id="10363" w:name="_Ref144117714"/>
      <w:r w:rsidRPr="00462199">
        <w:rPr>
          <w:b/>
          <w:i/>
        </w:rPr>
        <w:t xml:space="preserve">[We]/[or suitably qualified persons nominated by us in accordance with paragraph </w:t>
      </w:r>
      <w:r>
        <w:rPr>
          <w:b/>
          <w:i/>
        </w:rPr>
        <w:fldChar w:fldCharType="begin"/>
      </w:r>
      <w:r>
        <w:rPr>
          <w:b/>
          <w:i/>
        </w:rPr>
        <w:instrText xml:space="preserve"> REF _Ref144115525 \w \h </w:instrText>
      </w:r>
      <w:r>
        <w:rPr>
          <w:b/>
          <w:i/>
        </w:rPr>
      </w:r>
      <w:r>
        <w:rPr>
          <w:b/>
          <w:i/>
        </w:rPr>
        <w:fldChar w:fldCharType="separate"/>
      </w:r>
      <w:del w:id="10364" w:author="Faqir, Sofia (Energy Security)" w:date="2023-11-12T19:48:00Z">
        <w:r w:rsidR="00E473FC">
          <w:rPr>
            <w:b/>
            <w:i/>
          </w:rPr>
          <w:delText>3.16</w:delText>
        </w:r>
      </w:del>
      <w:r>
        <w:rPr>
          <w:b/>
          <w:i/>
        </w:rPr>
        <w:fldChar w:fldCharType="end"/>
      </w:r>
      <w:r w:rsidRPr="00462199">
        <w:rPr>
          <w:b/>
          <w:i/>
        </w:rPr>
        <w:t xml:space="preserve">] </w:t>
      </w:r>
      <w:r w:rsidRPr="00462199">
        <w:t>intend(s) to exercise the Performance Test Access Right.</w:t>
      </w:r>
      <w:bookmarkEnd w:id="10363"/>
    </w:p>
    <w:p w14:paraId="40284F0F" w14:textId="77777777" w:rsidR="00D179D6" w:rsidRPr="00462199" w:rsidRDefault="00D179D6" w:rsidP="00565698">
      <w:pPr>
        <w:pStyle w:val="AltSH1Ashurst"/>
      </w:pPr>
      <w:bookmarkStart w:id="10365" w:name="_Ref144117715"/>
      <w:r w:rsidRPr="00462199">
        <w:t>The date(s) on which we intend to exercise the Performance Test Access Right</w:t>
      </w:r>
      <w:r w:rsidRPr="00462199">
        <w:rPr>
          <w:b/>
          <w:i/>
        </w:rPr>
        <w:t xml:space="preserve"> [is]/[are]</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65"/>
    </w:p>
    <w:p w14:paraId="656DC4CB" w14:textId="77777777" w:rsidR="00D179D6" w:rsidRPr="00462199" w:rsidRDefault="00D179D6" w:rsidP="00326791">
      <w:pPr>
        <w:pStyle w:val="NormalAshurst"/>
        <w:jc w:val="center"/>
      </w:pPr>
      <w:r w:rsidRPr="00462199">
        <w:t>Yours faithfully,</w:t>
      </w:r>
    </w:p>
    <w:p w14:paraId="3F23917D" w14:textId="77777777" w:rsidR="00D179D6" w:rsidRPr="00462199" w:rsidRDefault="00D179D6" w:rsidP="00326791">
      <w:pPr>
        <w:pStyle w:val="NormalAshurst"/>
        <w:rPr>
          <w:lang w:eastAsia="zh-CN"/>
        </w:rPr>
      </w:pPr>
    </w:p>
    <w:p w14:paraId="529137E9" w14:textId="77777777" w:rsidR="00D179D6" w:rsidRPr="00462199" w:rsidRDefault="00D179D6" w:rsidP="00326791">
      <w:pPr>
        <w:pStyle w:val="StandardAshurst"/>
        <w:jc w:val="center"/>
        <w:rPr>
          <w:lang w:eastAsia="zh-CN"/>
        </w:rPr>
      </w:pPr>
      <w:r w:rsidRPr="00462199">
        <w:t>.....................................</w:t>
      </w:r>
    </w:p>
    <w:p w14:paraId="281AB4C5" w14:textId="77777777" w:rsidR="00D179D6" w:rsidRPr="00462199" w:rsidRDefault="00D179D6" w:rsidP="00326791">
      <w:pPr>
        <w:pStyle w:val="StandardAshurst"/>
        <w:jc w:val="center"/>
        <w:rPr>
          <w:lang w:eastAsia="zh-CN"/>
        </w:rPr>
      </w:pPr>
      <w:r w:rsidRPr="00462199">
        <w:t>For and on behalf of</w:t>
      </w:r>
    </w:p>
    <w:p w14:paraId="2395BC37"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2624ADE" w14:textId="77777777" w:rsidR="00D179D6" w:rsidRPr="00462199" w:rsidRDefault="00D179D6" w:rsidP="00986A4F">
      <w:pPr>
        <w:pStyle w:val="NormalAshurst"/>
      </w:pPr>
      <w:r w:rsidRPr="00462199">
        <w:rPr>
          <w:b/>
          <w:bCs/>
        </w:rPr>
        <w:br w:type="page"/>
      </w:r>
    </w:p>
    <w:p w14:paraId="4FDF0C07" w14:textId="77777777" w:rsidR="00D179D6" w:rsidRPr="00462199" w:rsidRDefault="00D179D6" w:rsidP="009B55C1">
      <w:pPr>
        <w:pStyle w:val="Annex13Heading"/>
      </w:pPr>
      <w:bookmarkStart w:id="10366" w:name="_Toc149834048"/>
      <w:r w:rsidRPr="00462199">
        <w:lastRenderedPageBreak/>
        <w:t>Additional OCP Performance Test Date Notice</w:t>
      </w:r>
      <w:bookmarkEnd w:id="10366"/>
    </w:p>
    <w:p w14:paraId="3ADD392B"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53E6EB2E" w14:textId="77777777" w:rsidR="00D179D6" w:rsidRPr="00462199" w:rsidRDefault="00D179D6" w:rsidP="008667CA">
      <w:pPr>
        <w:pStyle w:val="NormalBoldAshurst"/>
        <w:tabs>
          <w:tab w:val="left" w:pos="782"/>
        </w:tabs>
        <w:rPr>
          <w:lang w:eastAsia="zh-CN"/>
        </w:rPr>
      </w:pPr>
      <w:r w:rsidRPr="00462199">
        <w:rPr>
          <w:i/>
        </w:rPr>
        <w:tab/>
        <w:t>[Address]</w:t>
      </w:r>
    </w:p>
    <w:p w14:paraId="5CD92544"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11778E94"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2A57452"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06C3C3E" w14:textId="77777777" w:rsidR="00D179D6" w:rsidRPr="00462199" w:rsidRDefault="00D179D6" w:rsidP="005B3BB9">
      <w:pPr>
        <w:pStyle w:val="CBOLDCAPSAshurst"/>
        <w:rPr>
          <w:lang w:eastAsia="zh-CN"/>
        </w:rPr>
      </w:pPr>
      <w:r w:rsidRPr="00462199">
        <w:t>LCHA – ADDITIONAL OCP PERFORMANCE TEST DATE NOTICE</w:t>
      </w:r>
    </w:p>
    <w:p w14:paraId="234FD0D2" w14:textId="77777777" w:rsidR="00D179D6" w:rsidRPr="00462199" w:rsidRDefault="00D179D6" w:rsidP="005B3BB9">
      <w:pPr>
        <w:pStyle w:val="NormalAshurst"/>
      </w:pPr>
      <w:r w:rsidRPr="00462199">
        <w:t>Dear Sir/Madam,</w:t>
      </w:r>
    </w:p>
    <w:p w14:paraId="480AC7E7" w14:textId="77777777" w:rsidR="00D179D6" w:rsidRPr="00462199" w:rsidRDefault="00D179D6" w:rsidP="00BC5CF5">
      <w:pPr>
        <w:pStyle w:val="AltSH1Ashurst"/>
        <w:numPr>
          <w:ilvl w:val="0"/>
          <w:numId w:val="170"/>
        </w:numPr>
      </w:pPr>
      <w:bookmarkStart w:id="10367" w:name="_Ref14411771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67"/>
    </w:p>
    <w:p w14:paraId="60A3CAEC" w14:textId="007C615C" w:rsidR="00D179D6" w:rsidRPr="00462199" w:rsidRDefault="00D179D6" w:rsidP="00565698">
      <w:pPr>
        <w:pStyle w:val="AltSH1Ashurst"/>
        <w:rPr>
          <w:lang w:eastAsia="zh-CN"/>
        </w:rPr>
      </w:pPr>
      <w:bookmarkStart w:id="10368" w:name="_Ref144117717"/>
      <w:r w:rsidRPr="00462199">
        <w:t xml:space="preserve">We further refer you to paragraph </w:t>
      </w:r>
      <w:r>
        <w:fldChar w:fldCharType="begin"/>
      </w:r>
      <w:r>
        <w:instrText xml:space="preserve"> REF _Ref144115535 \w \h </w:instrText>
      </w:r>
      <w:r>
        <w:fldChar w:fldCharType="separate"/>
      </w:r>
      <w:del w:id="10369" w:author="Faqir, Sofia (Energy Security)" w:date="2023-11-12T19:48:00Z">
        <w:r w:rsidR="00E473FC">
          <w:delText>3.20</w:delText>
        </w:r>
      </w:del>
      <w:r>
        <w:fldChar w:fldCharType="end"/>
      </w:r>
      <w:r w:rsidRPr="00462199">
        <w:t xml:space="preserve"> of </w:t>
      </w:r>
      <w:r>
        <w:fldChar w:fldCharType="begin"/>
      </w:r>
      <w:r>
        <w:instrText xml:space="preserve"> REF _Ref144117999 \w \h </w:instrText>
      </w:r>
      <w:r>
        <w:fldChar w:fldCharType="separate"/>
      </w:r>
      <w:del w:id="10370" w:author="Faqir, Sofia (Energy Security)" w:date="2023-11-12T19:48:00Z">
        <w:r w:rsidR="00E473FC">
          <w:delText>Annex 2</w:delText>
        </w:r>
      </w:del>
      <w:r>
        <w:fldChar w:fldCharType="end"/>
      </w:r>
      <w:r w:rsidRPr="00462199">
        <w:t xml:space="preserve"> (</w:t>
      </w:r>
      <w:r w:rsidRPr="00462199">
        <w:rPr>
          <w:i/>
        </w:rPr>
        <w:t>Testing Requirements</w:t>
      </w:r>
      <w:r w:rsidRPr="00462199">
        <w:t>).</w:t>
      </w:r>
      <w:bookmarkEnd w:id="10368"/>
    </w:p>
    <w:p w14:paraId="06ACB00E" w14:textId="77777777" w:rsidR="00D179D6" w:rsidRPr="00462199" w:rsidRDefault="00D179D6" w:rsidP="00565698">
      <w:pPr>
        <w:pStyle w:val="AltSH1Ashurst"/>
        <w:rPr>
          <w:lang w:eastAsia="zh-CN"/>
        </w:rPr>
      </w:pPr>
      <w:bookmarkStart w:id="10371" w:name="_Ref144117718"/>
      <w:r w:rsidRPr="00462199">
        <w:t>This is a Additional OCP Performance Test Date Notice.</w:t>
      </w:r>
      <w:bookmarkEnd w:id="10371"/>
    </w:p>
    <w:p w14:paraId="29EAC747" w14:textId="77777777" w:rsidR="00D179D6" w:rsidRPr="00462199" w:rsidRDefault="00D179D6" w:rsidP="00565698">
      <w:pPr>
        <w:pStyle w:val="AltSH1Ashurst"/>
        <w:rPr>
          <w:lang w:eastAsia="zh-CN"/>
        </w:rPr>
      </w:pPr>
      <w:bookmarkStart w:id="10372" w:name="_Ref144117719"/>
      <w:r w:rsidRPr="00462199">
        <w:t xml:space="preserve">We intend to conduct an additional OCP Performance Test. The Additional OCP Performance Test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72"/>
    </w:p>
    <w:p w14:paraId="2EEBBF7E" w14:textId="77777777" w:rsidR="00D179D6" w:rsidRPr="00462199" w:rsidRDefault="00D179D6" w:rsidP="00326791">
      <w:pPr>
        <w:pStyle w:val="NormalAshurst"/>
        <w:jc w:val="center"/>
      </w:pPr>
      <w:r w:rsidRPr="00462199">
        <w:t>Yours faithfully,</w:t>
      </w:r>
    </w:p>
    <w:p w14:paraId="251E104E" w14:textId="77777777" w:rsidR="00D179D6" w:rsidRPr="00462199" w:rsidRDefault="00D179D6" w:rsidP="00326791">
      <w:pPr>
        <w:pStyle w:val="NormalAshurst"/>
        <w:rPr>
          <w:lang w:eastAsia="zh-CN"/>
        </w:rPr>
      </w:pPr>
    </w:p>
    <w:p w14:paraId="0D643769" w14:textId="77777777" w:rsidR="00D179D6" w:rsidRPr="00462199" w:rsidRDefault="00D179D6" w:rsidP="00326791">
      <w:pPr>
        <w:pStyle w:val="StandardAshurst"/>
        <w:jc w:val="center"/>
        <w:rPr>
          <w:lang w:eastAsia="zh-CN"/>
        </w:rPr>
      </w:pPr>
      <w:r w:rsidRPr="00462199">
        <w:t>.....................................</w:t>
      </w:r>
    </w:p>
    <w:p w14:paraId="58AE7E07" w14:textId="77777777" w:rsidR="00D179D6" w:rsidRPr="00462199" w:rsidRDefault="00D179D6" w:rsidP="00326791">
      <w:pPr>
        <w:pStyle w:val="StandardAshurst"/>
        <w:jc w:val="center"/>
        <w:rPr>
          <w:lang w:eastAsia="zh-CN"/>
        </w:rPr>
      </w:pPr>
      <w:r w:rsidRPr="00462199">
        <w:t>For and on behalf of</w:t>
      </w:r>
    </w:p>
    <w:p w14:paraId="3925A5F0" w14:textId="7D377C22" w:rsidR="00D179D6" w:rsidRPr="00462199" w:rsidRDefault="00D179D6" w:rsidP="00326791">
      <w:pPr>
        <w:pStyle w:val="NormalAshurst"/>
        <w:jc w:val="center"/>
        <w:rPr>
          <w:lang w:eastAsia="zh-CN"/>
        </w:rPr>
      </w:pPr>
      <w:r w:rsidRPr="00462199">
        <w:t xml:space="preserve">the </w:t>
      </w:r>
      <w:r w:rsidR="000766FC">
        <w:rPr>
          <w:b/>
        </w:rPr>
        <w:t>Producer</w:t>
      </w:r>
    </w:p>
    <w:p w14:paraId="745BC864" w14:textId="77777777" w:rsidR="00D179D6" w:rsidRDefault="00D179D6">
      <w:pPr>
        <w:suppressAutoHyphens w:val="0"/>
        <w:spacing w:after="0" w:line="240" w:lineRule="auto"/>
        <w:jc w:val="left"/>
        <w:rPr>
          <w:sz w:val="20"/>
        </w:rPr>
      </w:pPr>
      <w:r>
        <w:br w:type="page"/>
      </w:r>
    </w:p>
    <w:p w14:paraId="0023AD3A" w14:textId="77777777" w:rsidR="00D179D6" w:rsidRPr="00462199" w:rsidRDefault="00D179D6" w:rsidP="009B55C1">
      <w:pPr>
        <w:pStyle w:val="Annex13Heading"/>
      </w:pPr>
      <w:bookmarkStart w:id="10373" w:name="_Toc149834049"/>
      <w:r w:rsidRPr="00462199">
        <w:lastRenderedPageBreak/>
        <w:t>Amendment Notification</w:t>
      </w:r>
      <w:bookmarkEnd w:id="10373"/>
    </w:p>
    <w:p w14:paraId="73B93826"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3ABFED9"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85C820F"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FF627E8" w14:textId="77777777" w:rsidR="00D179D6" w:rsidRPr="00462199" w:rsidRDefault="00D179D6" w:rsidP="009E0DA4">
      <w:pPr>
        <w:pStyle w:val="NormalBoldAshurst"/>
        <w:tabs>
          <w:tab w:val="left" w:pos="782"/>
        </w:tabs>
        <w:rPr>
          <w:lang w:eastAsia="zh-CN"/>
        </w:rPr>
      </w:pPr>
      <w:r w:rsidRPr="00462199">
        <w:rPr>
          <w:i/>
        </w:rPr>
        <w:tab/>
        <w:t>[Address]</w:t>
      </w:r>
    </w:p>
    <w:p w14:paraId="1165BA7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6AE1549" w14:textId="77777777" w:rsidR="00D179D6" w:rsidRPr="00462199" w:rsidRDefault="00D179D6" w:rsidP="005B3BB9">
      <w:pPr>
        <w:pStyle w:val="CBOLDCAPSAshurst"/>
        <w:rPr>
          <w:lang w:eastAsia="zh-CN"/>
        </w:rPr>
      </w:pPr>
      <w:r w:rsidRPr="00462199">
        <w:t>LCHA – AMENDMENT NOTIFICATION</w:t>
      </w:r>
    </w:p>
    <w:p w14:paraId="5F7346A4" w14:textId="77777777" w:rsidR="00D179D6" w:rsidRPr="00462199" w:rsidRDefault="00D179D6" w:rsidP="005B3BB9">
      <w:pPr>
        <w:pStyle w:val="NormalAshurst"/>
        <w:rPr>
          <w:lang w:eastAsia="zh-CN"/>
        </w:rPr>
      </w:pPr>
      <w:r w:rsidRPr="00462199">
        <w:t>Dear Sir/Madam,</w:t>
      </w:r>
    </w:p>
    <w:p w14:paraId="6469F976" w14:textId="77777777" w:rsidR="00D179D6" w:rsidRPr="00462199" w:rsidRDefault="00D179D6" w:rsidP="00BC5CF5">
      <w:pPr>
        <w:pStyle w:val="AltSH1Ashurst"/>
        <w:numPr>
          <w:ilvl w:val="0"/>
          <w:numId w:val="171"/>
        </w:numPr>
        <w:rPr>
          <w:lang w:eastAsia="zh-CN"/>
        </w:rPr>
      </w:pPr>
      <w:bookmarkStart w:id="10374" w:name="_Ref14411772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74"/>
    </w:p>
    <w:p w14:paraId="509415AF" w14:textId="7439B838" w:rsidR="00D179D6" w:rsidRPr="00462199" w:rsidRDefault="00D179D6" w:rsidP="00565698">
      <w:pPr>
        <w:pStyle w:val="AltSH1Ashurst"/>
        <w:rPr>
          <w:lang w:eastAsia="zh-CN"/>
        </w:rPr>
      </w:pPr>
      <w:bookmarkStart w:id="10375" w:name="_Ref144117721"/>
      <w:r w:rsidRPr="00462199">
        <w:t xml:space="preserve">We further refer you to paragraph </w:t>
      </w:r>
      <w:r>
        <w:fldChar w:fldCharType="begin"/>
      </w:r>
      <w:r>
        <w:instrText xml:space="preserve"> REF _Ref144115547 \w \h </w:instrText>
      </w:r>
      <w:r>
        <w:fldChar w:fldCharType="separate"/>
      </w:r>
      <w:del w:id="10376" w:author="Faqir, Sofia (Energy Security)" w:date="2023-11-12T19:48:00Z">
        <w:r w:rsidR="00E473FC">
          <w:delText>2.1</w:delText>
        </w:r>
      </w:del>
      <w:r>
        <w:fldChar w:fldCharType="end"/>
      </w:r>
      <w:r w:rsidRPr="00462199">
        <w:t xml:space="preserve"> of </w:t>
      </w:r>
      <w:r>
        <w:fldChar w:fldCharType="begin"/>
      </w:r>
      <w:r>
        <w:instrText xml:space="preserve"> REF _Ref144118001 \w \h </w:instrText>
      </w:r>
      <w:r>
        <w:fldChar w:fldCharType="separate"/>
      </w:r>
      <w:del w:id="10377" w:author="Faqir, Sofia (Energy Security)" w:date="2023-11-12T19:48:00Z">
        <w:r w:rsidR="00E473FC">
          <w:delText>Annex 4</w:delText>
        </w:r>
      </w:del>
      <w:r>
        <w:fldChar w:fldCharType="end"/>
      </w:r>
      <w:r w:rsidRPr="00462199">
        <w:t xml:space="preserve"> (</w:t>
      </w:r>
      <w:r w:rsidRPr="00462199">
        <w:rPr>
          <w:i/>
        </w:rPr>
        <w:t>Change Control Procedure</w:t>
      </w:r>
      <w:r w:rsidRPr="00462199">
        <w:t>).</w:t>
      </w:r>
      <w:bookmarkEnd w:id="10375"/>
    </w:p>
    <w:p w14:paraId="5C10B10A" w14:textId="77777777" w:rsidR="00D179D6" w:rsidRPr="00462199" w:rsidRDefault="00D179D6" w:rsidP="00565698">
      <w:pPr>
        <w:pStyle w:val="AltSH1Ashurst"/>
        <w:rPr>
          <w:lang w:eastAsia="zh-CN"/>
        </w:rPr>
      </w:pPr>
      <w:bookmarkStart w:id="10378" w:name="_Ref144117722"/>
      <w:r w:rsidRPr="00462199">
        <w:t>This is an Amendment Notification.</w:t>
      </w:r>
      <w:bookmarkEnd w:id="10378"/>
    </w:p>
    <w:p w14:paraId="0764BE01" w14:textId="77777777" w:rsidR="00D179D6" w:rsidRPr="00462199" w:rsidRDefault="00D179D6" w:rsidP="00565698">
      <w:pPr>
        <w:pStyle w:val="AltSH1Ashurst"/>
        <w:rPr>
          <w:lang w:eastAsia="zh-CN"/>
        </w:rPr>
      </w:pPr>
      <w:bookmarkStart w:id="10379" w:name="_Ref144117723"/>
      <w:r w:rsidRPr="00462199">
        <w:t xml:space="preserve">The Proposed Amendment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79"/>
    </w:p>
    <w:p w14:paraId="3ED9D905" w14:textId="77777777" w:rsidR="00D179D6" w:rsidRPr="00462199" w:rsidRDefault="00D179D6" w:rsidP="00565698">
      <w:pPr>
        <w:pStyle w:val="AltSH1Ashurst"/>
        <w:rPr>
          <w:lang w:eastAsia="zh-CN"/>
        </w:rPr>
      </w:pPr>
      <w:bookmarkStart w:id="10380" w:name="_Ref144117724"/>
      <w:r w:rsidRPr="00462199">
        <w:t xml:space="preserve">The Proposed Amendment Effective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80"/>
    </w:p>
    <w:p w14:paraId="4667788C" w14:textId="77777777" w:rsidR="00D179D6" w:rsidRPr="00462199" w:rsidRDefault="00D179D6" w:rsidP="00565698">
      <w:pPr>
        <w:pStyle w:val="AltSH1Ashurst"/>
        <w:rPr>
          <w:lang w:eastAsia="zh-CN"/>
        </w:rPr>
      </w:pPr>
      <w:bookmarkStart w:id="10381" w:name="_Ref144117725"/>
      <w:r w:rsidRPr="00462199">
        <w:t xml:space="preserve">We consider the Proposed Amendment to be a </w:t>
      </w:r>
      <w:r w:rsidRPr="00462199">
        <w:rPr>
          <w:b/>
          <w:i/>
        </w:rPr>
        <w:t>[Material Amendment]/[Technical Amendment]</w:t>
      </w:r>
      <w:r w:rsidRPr="00462199">
        <w:t>.</w:t>
      </w:r>
      <w:bookmarkEnd w:id="10381"/>
    </w:p>
    <w:p w14:paraId="0A8863A3" w14:textId="77777777" w:rsidR="00D179D6" w:rsidRPr="00462199" w:rsidRDefault="00D179D6" w:rsidP="00565698">
      <w:pPr>
        <w:pStyle w:val="AltSH1Ashurst"/>
        <w:rPr>
          <w:lang w:eastAsia="zh-CN"/>
        </w:rPr>
      </w:pPr>
      <w:bookmarkStart w:id="10382" w:name="_Ref144117726"/>
      <w:r w:rsidRPr="00462199">
        <w:rPr>
          <w:b/>
          <w:i/>
        </w:rPr>
        <w:t>[We consider the Proposed Amendment to be a Technical Amendment and we [do not] consider the Proposed Amendment to be a General Amendment.]/[We consider the Proposed Amendment to be a General Amendment and we [do not] consider that it applies to all UKLCH Programme LCHAs]/[consider that it applies only to those of [a specified category]/[specified categories], being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82"/>
    </w:p>
    <w:p w14:paraId="2D631059" w14:textId="77777777" w:rsidR="00D179D6" w:rsidRPr="00462199" w:rsidRDefault="00D179D6" w:rsidP="00565698">
      <w:pPr>
        <w:pStyle w:val="AltSH1Ashurst"/>
        <w:rPr>
          <w:lang w:eastAsia="zh-CN"/>
        </w:rPr>
      </w:pPr>
      <w:bookmarkStart w:id="10383" w:name="_Ref144117727"/>
      <w:r w:rsidRPr="00462199">
        <w:t xml:space="preserve">We enclose the following Supporting Information which we consider necessary to enable you to evaluate the Proposed Amendment: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383"/>
    </w:p>
    <w:p w14:paraId="4C76FFA5" w14:textId="77777777" w:rsidR="00D179D6" w:rsidRPr="00462199" w:rsidRDefault="00D179D6" w:rsidP="00326791">
      <w:pPr>
        <w:pStyle w:val="NormalAshurst"/>
        <w:jc w:val="center"/>
      </w:pPr>
      <w:r w:rsidRPr="00462199">
        <w:t>Yours faithfully,</w:t>
      </w:r>
    </w:p>
    <w:p w14:paraId="0C3A4A91" w14:textId="77777777" w:rsidR="00D179D6" w:rsidRPr="00462199" w:rsidRDefault="00D179D6" w:rsidP="00326791">
      <w:pPr>
        <w:pStyle w:val="NormalAshurst"/>
        <w:rPr>
          <w:lang w:eastAsia="zh-CN"/>
        </w:rPr>
      </w:pPr>
    </w:p>
    <w:p w14:paraId="334B4630" w14:textId="77777777" w:rsidR="00D179D6" w:rsidRPr="00462199" w:rsidRDefault="00D179D6" w:rsidP="00326791">
      <w:pPr>
        <w:pStyle w:val="StandardAshurst"/>
        <w:jc w:val="center"/>
        <w:rPr>
          <w:lang w:eastAsia="zh-CN"/>
        </w:rPr>
      </w:pPr>
      <w:r w:rsidRPr="00462199">
        <w:t>.....................................</w:t>
      </w:r>
    </w:p>
    <w:p w14:paraId="69D06B0A" w14:textId="77777777" w:rsidR="00D179D6" w:rsidRPr="00462199" w:rsidRDefault="00D179D6" w:rsidP="00326791">
      <w:pPr>
        <w:pStyle w:val="StandardAshurst"/>
        <w:jc w:val="center"/>
        <w:rPr>
          <w:lang w:eastAsia="zh-CN"/>
        </w:rPr>
      </w:pPr>
      <w:r w:rsidRPr="00462199">
        <w:t>For and on behalf of</w:t>
      </w:r>
    </w:p>
    <w:p w14:paraId="7BA74309"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AC39965" w14:textId="77777777" w:rsidR="00D179D6" w:rsidRPr="00462199" w:rsidRDefault="00D179D6">
      <w:pPr>
        <w:suppressAutoHyphens w:val="0"/>
        <w:spacing w:after="0" w:line="240" w:lineRule="auto"/>
        <w:jc w:val="left"/>
        <w:rPr>
          <w:b/>
          <w:sz w:val="20"/>
        </w:rPr>
      </w:pPr>
      <w:r w:rsidRPr="00462199">
        <w:br w:type="page"/>
      </w:r>
    </w:p>
    <w:p w14:paraId="1CE08B8A" w14:textId="77777777" w:rsidR="00D179D6" w:rsidRPr="00462199" w:rsidRDefault="00D179D6" w:rsidP="008667CA">
      <w:pPr>
        <w:pStyle w:val="Annex13Heading"/>
        <w:rPr>
          <w:lang w:eastAsia="zh-CN"/>
        </w:rPr>
      </w:pPr>
      <w:bookmarkStart w:id="10384" w:name="_Toc149834050"/>
      <w:r w:rsidRPr="00462199">
        <w:lastRenderedPageBreak/>
        <w:t>Material Amendment Response Notification</w:t>
      </w:r>
      <w:bookmarkEnd w:id="10384"/>
    </w:p>
    <w:p w14:paraId="6D55EA6C"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40F2168" w14:textId="77777777" w:rsidR="00D179D6" w:rsidRPr="00462199" w:rsidRDefault="00D179D6" w:rsidP="008667CA">
      <w:pPr>
        <w:pStyle w:val="NormalBoldAshurst"/>
        <w:tabs>
          <w:tab w:val="left" w:pos="782"/>
        </w:tabs>
        <w:rPr>
          <w:lang w:eastAsia="zh-CN"/>
        </w:rPr>
      </w:pPr>
      <w:r w:rsidRPr="00462199">
        <w:rPr>
          <w:i/>
        </w:rPr>
        <w:tab/>
        <w:t>[Address]</w:t>
      </w:r>
    </w:p>
    <w:p w14:paraId="2381431D"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0F86915"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4E41149"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C78025F" w14:textId="77777777" w:rsidR="00D179D6" w:rsidRPr="00462199" w:rsidRDefault="00D179D6" w:rsidP="005B3BB9">
      <w:pPr>
        <w:pStyle w:val="CBOLDCAPSAshurst"/>
        <w:rPr>
          <w:lang w:eastAsia="zh-CN"/>
        </w:rPr>
      </w:pPr>
      <w:r w:rsidRPr="00462199">
        <w:t>LCHA – MATERIAL AMENDMENT RESPONSE NOTIFICATION</w:t>
      </w:r>
    </w:p>
    <w:p w14:paraId="22FFE316" w14:textId="77777777" w:rsidR="00D179D6" w:rsidRPr="00462199" w:rsidRDefault="00D179D6" w:rsidP="005B3BB9">
      <w:pPr>
        <w:pStyle w:val="NormalAshurst"/>
        <w:rPr>
          <w:lang w:eastAsia="zh-CN"/>
        </w:rPr>
      </w:pPr>
      <w:r w:rsidRPr="00462199">
        <w:t>Dear Sir/Madam,</w:t>
      </w:r>
    </w:p>
    <w:p w14:paraId="4DB77E1C" w14:textId="77777777" w:rsidR="00D179D6" w:rsidRPr="00462199" w:rsidRDefault="00D179D6" w:rsidP="00BC5CF5">
      <w:pPr>
        <w:pStyle w:val="AltSH1Ashurst"/>
        <w:numPr>
          <w:ilvl w:val="0"/>
          <w:numId w:val="172"/>
        </w:numPr>
        <w:rPr>
          <w:lang w:eastAsia="zh-CN"/>
        </w:rPr>
      </w:pPr>
      <w:bookmarkStart w:id="10385" w:name="_Ref144117728"/>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LCHA Counterparty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85"/>
    </w:p>
    <w:p w14:paraId="136DDE14" w14:textId="443660A0" w:rsidR="00D179D6" w:rsidRPr="00462199" w:rsidRDefault="00D179D6" w:rsidP="00565698">
      <w:pPr>
        <w:pStyle w:val="AltSH1Ashurst"/>
        <w:rPr>
          <w:lang w:eastAsia="zh-CN"/>
        </w:rPr>
      </w:pPr>
      <w:bookmarkStart w:id="10386" w:name="_Ref144117729"/>
      <w:r w:rsidRPr="00462199">
        <w:t xml:space="preserve">We further refer you to </w:t>
      </w:r>
      <w:r w:rsidR="003E2431">
        <w:fldChar w:fldCharType="begin"/>
      </w:r>
      <w:r w:rsidR="003E2431">
        <w:instrText xml:space="preserve"> REF _Ref144115556 \w \h </w:instrText>
      </w:r>
      <w:r w:rsidR="003E2431">
        <w:fldChar w:fldCharType="separate"/>
      </w:r>
      <w:del w:id="10387" w:author="Faqir, Sofia (Energy Security)" w:date="2023-11-12T19:48:00Z">
        <w:r w:rsidR="00E473FC">
          <w:delText>2.2(B)</w:delText>
        </w:r>
      </w:del>
      <w:r w:rsidR="003E2431">
        <w:fldChar w:fldCharType="end"/>
      </w:r>
      <w:r w:rsidRPr="00462199">
        <w:t xml:space="preserve"> of </w:t>
      </w:r>
      <w:r>
        <w:fldChar w:fldCharType="begin"/>
      </w:r>
      <w:r>
        <w:instrText xml:space="preserve"> REF _Ref144118001 \w \h </w:instrText>
      </w:r>
      <w:r>
        <w:fldChar w:fldCharType="separate"/>
      </w:r>
      <w:del w:id="10388" w:author="Faqir, Sofia (Energy Security)" w:date="2023-11-12T19:48:00Z">
        <w:r w:rsidR="00E473FC">
          <w:delText>Annex 4</w:delText>
        </w:r>
      </w:del>
      <w:r>
        <w:fldChar w:fldCharType="end"/>
      </w:r>
      <w:r w:rsidRPr="00462199">
        <w:t xml:space="preserve"> (</w:t>
      </w:r>
      <w:r w:rsidRPr="00462199">
        <w:rPr>
          <w:i/>
        </w:rPr>
        <w:t>Change Control Procedure</w:t>
      </w:r>
      <w:r w:rsidRPr="00462199">
        <w:t>).</w:t>
      </w:r>
      <w:bookmarkEnd w:id="10386"/>
    </w:p>
    <w:p w14:paraId="78ED59F0" w14:textId="77777777" w:rsidR="00D179D6" w:rsidRPr="00462199" w:rsidRDefault="00D179D6" w:rsidP="00565698">
      <w:pPr>
        <w:pStyle w:val="AltSH1Ashurst"/>
        <w:rPr>
          <w:lang w:eastAsia="zh-CN"/>
        </w:rPr>
      </w:pPr>
      <w:bookmarkStart w:id="10389" w:name="_Ref144117730"/>
      <w:r w:rsidRPr="00462199">
        <w:t>This is a Material Amendment Response Notification.</w:t>
      </w:r>
      <w:bookmarkEnd w:id="10389"/>
    </w:p>
    <w:p w14:paraId="44A040A0" w14:textId="77777777" w:rsidR="00D179D6" w:rsidRPr="00462199" w:rsidRDefault="00D179D6" w:rsidP="00565698">
      <w:pPr>
        <w:pStyle w:val="AltSH1Ashurst"/>
        <w:rPr>
          <w:lang w:eastAsia="zh-CN"/>
        </w:rPr>
      </w:pPr>
      <w:bookmarkStart w:id="10390" w:name="_Ref144117731"/>
      <w:r w:rsidRPr="00462199">
        <w:t xml:space="preserve">We </w:t>
      </w:r>
      <w:r w:rsidRPr="00462199">
        <w:rPr>
          <w:b/>
          <w:i/>
        </w:rPr>
        <w:t>[do not]</w:t>
      </w:r>
      <w:r w:rsidRPr="00462199">
        <w:t xml:space="preserve"> accept the Proposed Amendment proposed in the Amendment Notification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[We propose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as an alternative amendment.]</w:t>
      </w:r>
      <w:bookmarkEnd w:id="10390"/>
    </w:p>
    <w:p w14:paraId="52DC1E74" w14:textId="77777777" w:rsidR="00D179D6" w:rsidRPr="00462199" w:rsidRDefault="00D179D6" w:rsidP="00565698">
      <w:pPr>
        <w:pStyle w:val="AltSH1Ashurst"/>
        <w:rPr>
          <w:lang w:eastAsia="zh-CN"/>
        </w:rPr>
      </w:pPr>
      <w:bookmarkStart w:id="10391" w:name="_Ref144117732"/>
      <w:r w:rsidRPr="00462199">
        <w:rPr>
          <w:b/>
          <w:i/>
        </w:rPr>
        <w:t>[We note that the Amendment Notification has not addressed the following consequential matters: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391"/>
    </w:p>
    <w:p w14:paraId="61892A4C" w14:textId="10349049" w:rsidR="00D179D6" w:rsidRPr="00462199" w:rsidRDefault="00D179D6" w:rsidP="00565698">
      <w:pPr>
        <w:pStyle w:val="AltSH1Ashurst"/>
        <w:rPr>
          <w:lang w:eastAsia="zh-CN"/>
        </w:rPr>
      </w:pPr>
      <w:bookmarkStart w:id="10392" w:name="_Ref144117733"/>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necessary to enable you to evaluate the matters covered in this Material Amendment Response Notification.</w:t>
      </w:r>
      <w:bookmarkEnd w:id="10392"/>
    </w:p>
    <w:p w14:paraId="66287D80" w14:textId="77777777" w:rsidR="00D179D6" w:rsidRPr="00462199" w:rsidRDefault="00D179D6" w:rsidP="00565698">
      <w:pPr>
        <w:pStyle w:val="AltSH1Ashurst"/>
        <w:rPr>
          <w:lang w:eastAsia="zh-CN"/>
        </w:rPr>
      </w:pPr>
      <w:bookmarkStart w:id="10393" w:name="_Ref144117734"/>
      <w:r w:rsidRPr="00462199">
        <w:t xml:space="preserve">We </w:t>
      </w:r>
      <w:r w:rsidRPr="00462199">
        <w:rPr>
          <w:b/>
          <w:i/>
        </w:rPr>
        <w:t>[do not]</w:t>
      </w:r>
      <w:r w:rsidRPr="00462199">
        <w:t xml:space="preserve"> accept the Proposed Amendment Effective Date proposed in the Amendment Notification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[We propose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as an alternative effective date.]</w:t>
      </w:r>
      <w:bookmarkEnd w:id="10393"/>
    </w:p>
    <w:p w14:paraId="3A6373D0" w14:textId="77777777" w:rsidR="00D179D6" w:rsidRPr="00462199" w:rsidRDefault="00D179D6" w:rsidP="00326791">
      <w:pPr>
        <w:pStyle w:val="NormalAshurst"/>
        <w:jc w:val="center"/>
      </w:pPr>
      <w:r w:rsidRPr="00462199">
        <w:t>Yours faithfully,</w:t>
      </w:r>
    </w:p>
    <w:p w14:paraId="145EC403" w14:textId="77777777" w:rsidR="00D179D6" w:rsidRPr="00462199" w:rsidRDefault="00D179D6" w:rsidP="00326791">
      <w:pPr>
        <w:pStyle w:val="NormalAshurst"/>
        <w:jc w:val="center"/>
        <w:rPr>
          <w:lang w:eastAsia="zh-CN"/>
        </w:rPr>
      </w:pPr>
    </w:p>
    <w:p w14:paraId="12926B94" w14:textId="77777777" w:rsidR="00D179D6" w:rsidRPr="00462199" w:rsidRDefault="00D179D6" w:rsidP="00326791">
      <w:pPr>
        <w:pStyle w:val="StandardAshurst"/>
        <w:jc w:val="center"/>
        <w:rPr>
          <w:lang w:eastAsia="zh-CN"/>
        </w:rPr>
      </w:pPr>
      <w:r w:rsidRPr="00462199">
        <w:t>…..................................</w:t>
      </w:r>
    </w:p>
    <w:p w14:paraId="1635C0FE" w14:textId="77777777" w:rsidR="00D179D6" w:rsidRPr="00462199" w:rsidRDefault="00D179D6" w:rsidP="00326791">
      <w:pPr>
        <w:pStyle w:val="StandardAshurst"/>
        <w:jc w:val="center"/>
        <w:rPr>
          <w:lang w:eastAsia="zh-CN"/>
        </w:rPr>
      </w:pPr>
      <w:r w:rsidRPr="00462199">
        <w:t>For and on behalf of</w:t>
      </w:r>
    </w:p>
    <w:p w14:paraId="27399AE7"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67F86675" w14:textId="77777777" w:rsidR="00D179D6" w:rsidRPr="00462199" w:rsidRDefault="00D179D6" w:rsidP="00986A4F">
      <w:pPr>
        <w:pStyle w:val="NormalAshurst"/>
        <w:rPr>
          <w:lang w:eastAsia="zh-CN"/>
        </w:rPr>
      </w:pPr>
      <w:r w:rsidRPr="00462199">
        <w:rPr>
          <w:lang w:eastAsia="zh-CN"/>
        </w:rPr>
        <w:br w:type="page"/>
      </w:r>
    </w:p>
    <w:p w14:paraId="3F7F8ED7" w14:textId="77777777" w:rsidR="00D179D6" w:rsidRPr="00462199" w:rsidRDefault="00D179D6" w:rsidP="009B55C1">
      <w:pPr>
        <w:pStyle w:val="Annex13Heading"/>
      </w:pPr>
      <w:bookmarkStart w:id="10394" w:name="_Toc149834051"/>
      <w:r w:rsidRPr="00462199">
        <w:lastRenderedPageBreak/>
        <w:t>Technical Amendment Response Notification</w:t>
      </w:r>
      <w:bookmarkEnd w:id="10394"/>
    </w:p>
    <w:p w14:paraId="1B979D02"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26F1378" w14:textId="77777777" w:rsidR="00D179D6" w:rsidRPr="00462199" w:rsidRDefault="00D179D6" w:rsidP="008667CA">
      <w:pPr>
        <w:pStyle w:val="NormalBoldAshurst"/>
        <w:tabs>
          <w:tab w:val="left" w:pos="782"/>
        </w:tabs>
        <w:rPr>
          <w:lang w:eastAsia="zh-CN"/>
        </w:rPr>
      </w:pPr>
      <w:r w:rsidRPr="00462199">
        <w:rPr>
          <w:i/>
        </w:rPr>
        <w:tab/>
        <w:t>[Address]</w:t>
      </w:r>
    </w:p>
    <w:p w14:paraId="1A4AAFD9"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E48D5B9"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B3BF566"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641FFB5" w14:textId="77777777" w:rsidR="00D179D6" w:rsidRPr="00462199" w:rsidRDefault="00D179D6" w:rsidP="005B3BB9">
      <w:pPr>
        <w:pStyle w:val="CBOLDCAPSAshurst"/>
        <w:rPr>
          <w:lang w:eastAsia="zh-CN"/>
        </w:rPr>
      </w:pPr>
      <w:r w:rsidRPr="00462199">
        <w:t>LCHA – TECHNICAL AMENDMENT RESPONSE NOTIFICATION</w:t>
      </w:r>
    </w:p>
    <w:p w14:paraId="7CFB7853" w14:textId="77777777" w:rsidR="00D179D6" w:rsidRPr="00462199" w:rsidRDefault="00D179D6" w:rsidP="005B3BB9">
      <w:pPr>
        <w:pStyle w:val="NormalAshurst"/>
        <w:rPr>
          <w:lang w:eastAsia="zh-CN"/>
        </w:rPr>
      </w:pPr>
      <w:r w:rsidRPr="00462199">
        <w:t>Dear Sir/Madam,</w:t>
      </w:r>
    </w:p>
    <w:p w14:paraId="5644037C" w14:textId="77777777" w:rsidR="00D179D6" w:rsidRPr="00462199" w:rsidRDefault="00D179D6" w:rsidP="00BC5CF5">
      <w:pPr>
        <w:pStyle w:val="AltSH1Ashurst"/>
        <w:numPr>
          <w:ilvl w:val="0"/>
          <w:numId w:val="173"/>
        </w:numPr>
        <w:rPr>
          <w:lang w:eastAsia="zh-CN"/>
        </w:rPr>
      </w:pPr>
      <w:bookmarkStart w:id="10395" w:name="_Ref144117735"/>
      <w:r w:rsidRPr="00462199">
        <w:t>We refer to the agreement dated</w:t>
      </w:r>
      <w:r w:rsidRPr="00462199">
        <w:rPr>
          <w:i/>
        </w:rPr>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 xml:space="preserve"> </w:t>
      </w:r>
      <w:r w:rsidRPr="00462199">
        <w:t xml:space="preserve">between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LCHA Counterparty and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395"/>
    </w:p>
    <w:p w14:paraId="0A46854A" w14:textId="417BC7A7" w:rsidR="00D179D6" w:rsidRPr="00462199" w:rsidRDefault="00D179D6" w:rsidP="00565698">
      <w:pPr>
        <w:pStyle w:val="AltSH1Ashurst"/>
        <w:rPr>
          <w:lang w:eastAsia="zh-CN"/>
        </w:rPr>
      </w:pPr>
      <w:bookmarkStart w:id="10396" w:name="_Ref144117736"/>
      <w:r w:rsidRPr="00462199">
        <w:t xml:space="preserve">We further refer you to </w:t>
      </w:r>
      <w:r w:rsidRPr="00462199">
        <w:fldChar w:fldCharType="begin"/>
      </w:r>
      <w:r w:rsidRPr="00462199">
        <w:instrText xml:space="preserve">  REF _Ref144115576 \r \h \* MERGEFORMAT </w:instrText>
      </w:r>
      <w:r w:rsidRPr="00462199">
        <w:fldChar w:fldCharType="separate"/>
      </w:r>
      <w:del w:id="10397" w:author="Faqir, Sofia (Energy Security)" w:date="2023-11-12T19:48:00Z">
        <w:r w:rsidR="00E473FC" w:rsidRPr="00E473FC">
          <w:rPr>
            <w:color w:val="000000"/>
          </w:rPr>
          <w:delText>2.6(B)(ii)</w:delText>
        </w:r>
      </w:del>
      <w:r w:rsidRPr="00462199">
        <w:fldChar w:fldCharType="end"/>
      </w:r>
      <w:r w:rsidRPr="00462199">
        <w:t xml:space="preserve"> of </w:t>
      </w:r>
      <w:r>
        <w:fldChar w:fldCharType="begin"/>
      </w:r>
      <w:r>
        <w:instrText xml:space="preserve"> REF _Ref144118001 \w \h </w:instrText>
      </w:r>
      <w:r>
        <w:fldChar w:fldCharType="separate"/>
      </w:r>
      <w:del w:id="10398" w:author="Faqir, Sofia (Energy Security)" w:date="2023-11-12T19:48:00Z">
        <w:r w:rsidR="00E473FC">
          <w:delText>Annex 4</w:delText>
        </w:r>
      </w:del>
      <w:r>
        <w:fldChar w:fldCharType="end"/>
      </w:r>
      <w:r w:rsidRPr="00462199">
        <w:t xml:space="preserve"> (</w:t>
      </w:r>
      <w:r w:rsidRPr="00462199">
        <w:rPr>
          <w:i/>
        </w:rPr>
        <w:t>Change Control Procedure</w:t>
      </w:r>
      <w:r w:rsidRPr="00462199">
        <w:t>).</w:t>
      </w:r>
      <w:bookmarkEnd w:id="10396"/>
    </w:p>
    <w:p w14:paraId="4E74282C" w14:textId="77777777" w:rsidR="00D179D6" w:rsidRPr="00462199" w:rsidRDefault="00D179D6" w:rsidP="00565698">
      <w:pPr>
        <w:pStyle w:val="AltSH1Ashurst"/>
        <w:rPr>
          <w:lang w:eastAsia="zh-CN"/>
        </w:rPr>
      </w:pPr>
      <w:bookmarkStart w:id="10399" w:name="_Ref144117737"/>
      <w:r w:rsidRPr="00462199">
        <w:t>This is a Technical Amendment Response Notification.</w:t>
      </w:r>
      <w:bookmarkEnd w:id="10399"/>
    </w:p>
    <w:p w14:paraId="5935F3FA" w14:textId="77777777" w:rsidR="00D179D6" w:rsidRPr="00462199" w:rsidRDefault="00D179D6" w:rsidP="00565698">
      <w:pPr>
        <w:pStyle w:val="AltSH1Ashurst"/>
        <w:rPr>
          <w:lang w:eastAsia="zh-CN"/>
        </w:rPr>
      </w:pPr>
      <w:bookmarkStart w:id="10400" w:name="_Ref144117738"/>
      <w:r w:rsidRPr="00462199">
        <w:t xml:space="preserve">We </w:t>
      </w:r>
      <w:r w:rsidRPr="00462199">
        <w:rPr>
          <w:b/>
          <w:i/>
        </w:rPr>
        <w:t xml:space="preserve">[do not] </w:t>
      </w:r>
      <w:r w:rsidRPr="00462199">
        <w:t xml:space="preserve">accept the classification of the Proposed Amendment as a Technical Amendment. </w:t>
      </w:r>
      <w:r w:rsidRPr="00462199">
        <w:rPr>
          <w:b/>
          <w:i/>
        </w:rPr>
        <w:t>[Our reasons for this are: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00"/>
    </w:p>
    <w:p w14:paraId="05DDAF6A" w14:textId="77777777" w:rsidR="00D179D6" w:rsidRPr="00462199" w:rsidRDefault="00D179D6" w:rsidP="00565698">
      <w:pPr>
        <w:pStyle w:val="AltSH1Ashurst"/>
        <w:rPr>
          <w:lang w:eastAsia="zh-CN"/>
        </w:rPr>
      </w:pPr>
      <w:bookmarkStart w:id="10401" w:name="_Ref144117739"/>
      <w:r w:rsidRPr="00462199">
        <w:t xml:space="preserve">We </w:t>
      </w:r>
      <w:r w:rsidRPr="00462199">
        <w:rPr>
          <w:b/>
          <w:i/>
        </w:rPr>
        <w:t xml:space="preserve">[do not] </w:t>
      </w:r>
      <w:r w:rsidRPr="00462199">
        <w:t xml:space="preserve">accept the Proposed Amendment proposed in the Amendment Notification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[We propose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as an alternative amendment.]</w:t>
      </w:r>
      <w:bookmarkEnd w:id="10401"/>
    </w:p>
    <w:p w14:paraId="249F3712" w14:textId="77777777" w:rsidR="00D179D6" w:rsidRPr="00462199" w:rsidRDefault="00D179D6" w:rsidP="00565698">
      <w:pPr>
        <w:pStyle w:val="AltSH1Ashurst"/>
        <w:rPr>
          <w:lang w:eastAsia="zh-CN"/>
        </w:rPr>
      </w:pPr>
      <w:bookmarkStart w:id="10402" w:name="_Ref144117740"/>
      <w:r w:rsidRPr="00462199">
        <w:rPr>
          <w:b/>
          <w:i/>
        </w:rPr>
        <w:t>[We note that the Amendment Notification has not addressed the following consequential matters: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02"/>
    </w:p>
    <w:p w14:paraId="0B1084E9" w14:textId="77777777" w:rsidR="00D179D6" w:rsidRPr="00462199" w:rsidRDefault="00D179D6" w:rsidP="00565698">
      <w:pPr>
        <w:pStyle w:val="AltSH1Ashurst"/>
        <w:rPr>
          <w:lang w:eastAsia="zh-CN"/>
        </w:rPr>
      </w:pPr>
      <w:bookmarkStart w:id="10403" w:name="_Ref144117741"/>
      <w:r w:rsidRPr="00462199">
        <w:t xml:space="preserve">We </w:t>
      </w:r>
      <w:r w:rsidRPr="00462199">
        <w:rPr>
          <w:b/>
          <w:i/>
        </w:rPr>
        <w:t>[do not]</w:t>
      </w:r>
      <w:r w:rsidRPr="00462199">
        <w:t xml:space="preserve"> accept the Proposed Amendment Effective Date proposed in the Amendment Notification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[We propose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as an alternative effective date.]</w:t>
      </w:r>
      <w:bookmarkEnd w:id="10403"/>
    </w:p>
    <w:p w14:paraId="13C78A2E" w14:textId="2E7DDAFE" w:rsidR="00D179D6" w:rsidRPr="00462199" w:rsidRDefault="00D179D6" w:rsidP="00565698">
      <w:pPr>
        <w:pStyle w:val="AltSH1Ashurst"/>
        <w:rPr>
          <w:lang w:eastAsia="zh-CN"/>
        </w:rPr>
      </w:pPr>
      <w:bookmarkStart w:id="10404" w:name="_Ref144117742"/>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necessary to enable you to evaluate the matters covered in this Technical Amendment Response Notification.</w:t>
      </w:r>
      <w:bookmarkEnd w:id="10404"/>
    </w:p>
    <w:p w14:paraId="690CCEA4" w14:textId="77777777" w:rsidR="00D179D6" w:rsidRPr="00462199" w:rsidRDefault="00D179D6" w:rsidP="00326791">
      <w:pPr>
        <w:pStyle w:val="NormalAshurst"/>
        <w:jc w:val="center"/>
      </w:pPr>
      <w:r w:rsidRPr="00462199">
        <w:t>Yours faithfully,</w:t>
      </w:r>
    </w:p>
    <w:p w14:paraId="2B6051CE" w14:textId="77777777" w:rsidR="00D179D6" w:rsidRPr="00462199" w:rsidRDefault="00D179D6" w:rsidP="00326791">
      <w:pPr>
        <w:pStyle w:val="NormalAshurst"/>
        <w:jc w:val="center"/>
        <w:rPr>
          <w:lang w:eastAsia="zh-CN"/>
        </w:rPr>
      </w:pPr>
    </w:p>
    <w:p w14:paraId="292F18B7" w14:textId="77777777" w:rsidR="00D179D6" w:rsidRPr="00462199" w:rsidRDefault="00D179D6" w:rsidP="00326791">
      <w:pPr>
        <w:pStyle w:val="StandardAshurst"/>
        <w:jc w:val="center"/>
        <w:rPr>
          <w:lang w:eastAsia="zh-CN"/>
        </w:rPr>
      </w:pPr>
      <w:r w:rsidRPr="00462199">
        <w:t>…..................................</w:t>
      </w:r>
    </w:p>
    <w:p w14:paraId="0ED3E5E5" w14:textId="77777777" w:rsidR="00D179D6" w:rsidRPr="00462199" w:rsidRDefault="00D179D6" w:rsidP="00326791">
      <w:pPr>
        <w:pStyle w:val="StandardAshurst"/>
        <w:jc w:val="center"/>
        <w:rPr>
          <w:lang w:eastAsia="zh-CN"/>
        </w:rPr>
      </w:pPr>
      <w:r w:rsidRPr="00462199">
        <w:t>For and on behalf of</w:t>
      </w:r>
    </w:p>
    <w:p w14:paraId="72274B9E"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688CECE6" w14:textId="77777777" w:rsidR="00D179D6" w:rsidRPr="00462199" w:rsidRDefault="00D179D6" w:rsidP="005B3BB9">
      <w:pPr>
        <w:pStyle w:val="NormalAshurst"/>
        <w:rPr>
          <w:lang w:eastAsia="zh-CN"/>
        </w:rPr>
      </w:pPr>
      <w:r w:rsidRPr="00462199">
        <w:rPr>
          <w:b/>
        </w:rPr>
        <w:br w:type="page"/>
      </w:r>
    </w:p>
    <w:p w14:paraId="0169212E" w14:textId="77777777" w:rsidR="00D179D6" w:rsidRPr="00462199" w:rsidRDefault="00D179D6" w:rsidP="009B55C1">
      <w:pPr>
        <w:pStyle w:val="Annex13Heading"/>
      </w:pPr>
      <w:bookmarkStart w:id="10405" w:name="_Toc149834052"/>
      <w:r w:rsidRPr="00462199">
        <w:lastRenderedPageBreak/>
        <w:t>DCMP Proposal Notice</w:t>
      </w:r>
      <w:bookmarkEnd w:id="10405"/>
    </w:p>
    <w:p w14:paraId="392A8B39"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02BD550" w14:textId="77777777" w:rsidR="00D179D6" w:rsidRPr="00462199" w:rsidRDefault="00D179D6" w:rsidP="008667CA">
      <w:pPr>
        <w:pStyle w:val="NormalBoldAshurst"/>
        <w:tabs>
          <w:tab w:val="left" w:pos="782"/>
        </w:tabs>
        <w:rPr>
          <w:lang w:eastAsia="zh-CN"/>
        </w:rPr>
      </w:pPr>
      <w:r w:rsidRPr="00462199">
        <w:rPr>
          <w:i/>
        </w:rPr>
        <w:tab/>
        <w:t>[Address]</w:t>
      </w:r>
    </w:p>
    <w:p w14:paraId="1CA32792"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A31C6C9"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2A3D015"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1727EEA" w14:textId="77777777" w:rsidR="00D179D6" w:rsidRPr="00462199" w:rsidRDefault="00D179D6" w:rsidP="005B3BB9">
      <w:pPr>
        <w:pStyle w:val="CBOLDCAPSAshurst"/>
        <w:rPr>
          <w:lang w:eastAsia="zh-CN"/>
        </w:rPr>
      </w:pPr>
      <w:r w:rsidRPr="00462199">
        <w:t>LCHA – DCMP PROPOSAL NOTICE</w:t>
      </w:r>
    </w:p>
    <w:p w14:paraId="207B7CD9" w14:textId="77777777" w:rsidR="00D179D6" w:rsidRPr="00462199" w:rsidRDefault="00D179D6" w:rsidP="005B3BB9">
      <w:pPr>
        <w:pStyle w:val="NormalAshurst"/>
      </w:pPr>
      <w:r w:rsidRPr="00462199">
        <w:t>Dear Sir/Madam,</w:t>
      </w:r>
    </w:p>
    <w:p w14:paraId="3C716042" w14:textId="77777777" w:rsidR="00D179D6" w:rsidRPr="00462199" w:rsidRDefault="00D179D6" w:rsidP="00BC5CF5">
      <w:pPr>
        <w:pStyle w:val="AltSH1Ashurst"/>
        <w:numPr>
          <w:ilvl w:val="0"/>
          <w:numId w:val="174"/>
        </w:numPr>
      </w:pPr>
      <w:bookmarkStart w:id="10406" w:name="_Ref144117743"/>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06"/>
    </w:p>
    <w:p w14:paraId="648697A2" w14:textId="5E2B55A7" w:rsidR="00D179D6" w:rsidRPr="00462199" w:rsidRDefault="00D179D6" w:rsidP="00565698">
      <w:pPr>
        <w:pStyle w:val="AltSH1Ashurst"/>
        <w:rPr>
          <w:lang w:eastAsia="zh-CN"/>
        </w:rPr>
      </w:pPr>
      <w:bookmarkStart w:id="10407" w:name="_Ref144117744"/>
      <w:r w:rsidRPr="00462199">
        <w:t xml:space="preserve">We further refer you to paragraph </w:t>
      </w:r>
      <w:r>
        <w:fldChar w:fldCharType="begin"/>
      </w:r>
      <w:r>
        <w:instrText xml:space="preserve"> REF _Ref144115926 \w \h </w:instrText>
      </w:r>
      <w:r>
        <w:fldChar w:fldCharType="separate"/>
      </w:r>
      <w:del w:id="10408" w:author="Faqir, Sofia (Energy Security)" w:date="2023-11-12T19:48:00Z">
        <w:r w:rsidR="00E473FC">
          <w:delText>2.1</w:delText>
        </w:r>
      </w:del>
      <w:r>
        <w:fldChar w:fldCharType="end"/>
      </w:r>
      <w:r w:rsidRPr="00462199">
        <w:t xml:space="preserve"> of </w:t>
      </w:r>
      <w:r>
        <w:fldChar w:fldCharType="begin"/>
      </w:r>
      <w:r>
        <w:instrText xml:space="preserve"> REF _Ref144118004 \w \h </w:instrText>
      </w:r>
      <w:r>
        <w:fldChar w:fldCharType="separate"/>
      </w:r>
      <w:del w:id="10409" w:author="Faqir, Sofia (Energy Security)" w:date="2023-11-12T19:48:00Z">
        <w:r w:rsidR="00E473FC">
          <w:delText>Annex 6</w:delText>
        </w:r>
      </w:del>
      <w:r>
        <w:fldChar w:fldCharType="end"/>
      </w:r>
      <w:r w:rsidRPr="00462199">
        <w:t xml:space="preserve"> (</w:t>
      </w:r>
      <w:r w:rsidRPr="00462199">
        <w:rPr>
          <w:i/>
        </w:rPr>
        <w:t>Data Collection and Monitoring Compliance with the LCHS</w:t>
      </w:r>
      <w:r w:rsidRPr="00462199">
        <w:t>).</w:t>
      </w:r>
      <w:bookmarkEnd w:id="10407"/>
    </w:p>
    <w:p w14:paraId="1A74074F" w14:textId="77777777" w:rsidR="00D179D6" w:rsidRPr="00462199" w:rsidRDefault="00D179D6" w:rsidP="00565698">
      <w:pPr>
        <w:pStyle w:val="AltSH1Ashurst"/>
        <w:rPr>
          <w:lang w:eastAsia="zh-CN"/>
        </w:rPr>
      </w:pPr>
      <w:bookmarkStart w:id="10410" w:name="_Ref144117745"/>
      <w:r w:rsidRPr="00462199">
        <w:t>This is a DCMP Proposal Notice.</w:t>
      </w:r>
      <w:bookmarkEnd w:id="10410"/>
    </w:p>
    <w:p w14:paraId="704912ED" w14:textId="77777777" w:rsidR="00D179D6" w:rsidRPr="00462199" w:rsidRDefault="00D179D6" w:rsidP="00565698">
      <w:pPr>
        <w:pStyle w:val="AltSH1Ashurst"/>
      </w:pPr>
      <w:bookmarkStart w:id="10411" w:name="_Ref144117746"/>
      <w:r w:rsidRPr="00462199">
        <w:t>We</w:t>
      </w:r>
      <w:r w:rsidRPr="00462199">
        <w:rPr>
          <w:b/>
          <w:i/>
        </w:rPr>
        <w:t xml:space="preserve"> [enclose the]/[set out the following]</w:t>
      </w:r>
      <w:r w:rsidRPr="00462199">
        <w:t xml:space="preserve"> Producer DCMP Proposal: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11"/>
    </w:p>
    <w:p w14:paraId="3E67F4E6" w14:textId="77777777" w:rsidR="00D179D6" w:rsidRPr="00462199" w:rsidRDefault="00D179D6" w:rsidP="00326791">
      <w:pPr>
        <w:pStyle w:val="NormalAshurst"/>
        <w:jc w:val="center"/>
      </w:pPr>
      <w:r w:rsidRPr="00462199">
        <w:t>Yours faithfully,</w:t>
      </w:r>
    </w:p>
    <w:p w14:paraId="352AFD7D" w14:textId="77777777" w:rsidR="00D179D6" w:rsidRPr="00462199" w:rsidRDefault="00D179D6" w:rsidP="00326791">
      <w:pPr>
        <w:pStyle w:val="NormalAshurst"/>
        <w:jc w:val="center"/>
        <w:rPr>
          <w:lang w:eastAsia="zh-CN"/>
        </w:rPr>
      </w:pPr>
    </w:p>
    <w:p w14:paraId="4D4B6765" w14:textId="77777777" w:rsidR="00D179D6" w:rsidRPr="00462199" w:rsidRDefault="00D179D6" w:rsidP="00326791">
      <w:pPr>
        <w:pStyle w:val="StandardAshurst"/>
        <w:jc w:val="center"/>
        <w:rPr>
          <w:lang w:eastAsia="zh-CN"/>
        </w:rPr>
      </w:pPr>
      <w:r w:rsidRPr="00462199">
        <w:t>…..................................</w:t>
      </w:r>
    </w:p>
    <w:p w14:paraId="60CA765D" w14:textId="77777777" w:rsidR="00D179D6" w:rsidRPr="00462199" w:rsidRDefault="00D179D6" w:rsidP="00326791">
      <w:pPr>
        <w:pStyle w:val="StandardAshurst"/>
        <w:jc w:val="center"/>
        <w:rPr>
          <w:lang w:eastAsia="zh-CN"/>
        </w:rPr>
      </w:pPr>
      <w:r w:rsidRPr="00462199">
        <w:t>For and on behalf of</w:t>
      </w:r>
    </w:p>
    <w:p w14:paraId="522BC479"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741D2501" w14:textId="77777777" w:rsidR="00D179D6" w:rsidRPr="00462199" w:rsidRDefault="00D179D6">
      <w:pPr>
        <w:suppressAutoHyphens w:val="0"/>
        <w:spacing w:after="0" w:line="240" w:lineRule="auto"/>
        <w:jc w:val="left"/>
        <w:rPr>
          <w:sz w:val="20"/>
        </w:rPr>
      </w:pPr>
      <w:r w:rsidRPr="00462199">
        <w:br w:type="page"/>
      </w:r>
    </w:p>
    <w:p w14:paraId="1D218968" w14:textId="77777777" w:rsidR="00D179D6" w:rsidRPr="00462199" w:rsidRDefault="00D179D6" w:rsidP="009B55C1">
      <w:pPr>
        <w:pStyle w:val="Annex13Heading"/>
      </w:pPr>
      <w:bookmarkStart w:id="10412" w:name="_Toc149834053"/>
      <w:r w:rsidRPr="00462199">
        <w:lastRenderedPageBreak/>
        <w:t>DCMP Proposal Response Notice</w:t>
      </w:r>
      <w:bookmarkEnd w:id="10412"/>
    </w:p>
    <w:p w14:paraId="2AA11FF1"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2532D22"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BF716E4"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13602BE" w14:textId="77777777" w:rsidR="00D179D6" w:rsidRPr="00462199" w:rsidRDefault="00D179D6" w:rsidP="009E0DA4">
      <w:pPr>
        <w:pStyle w:val="NormalBoldAshurst"/>
        <w:tabs>
          <w:tab w:val="left" w:pos="782"/>
        </w:tabs>
        <w:rPr>
          <w:lang w:eastAsia="zh-CN"/>
        </w:rPr>
      </w:pPr>
      <w:r w:rsidRPr="00462199">
        <w:rPr>
          <w:i/>
        </w:rPr>
        <w:tab/>
        <w:t>[Address]</w:t>
      </w:r>
    </w:p>
    <w:p w14:paraId="701422AA"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F82C653" w14:textId="77777777" w:rsidR="00D179D6" w:rsidRPr="00462199" w:rsidRDefault="00D179D6" w:rsidP="005B3BB9">
      <w:pPr>
        <w:pStyle w:val="CBOLDCAPSAshurst"/>
        <w:rPr>
          <w:lang w:eastAsia="zh-CN"/>
        </w:rPr>
      </w:pPr>
      <w:r w:rsidRPr="00462199">
        <w:t>LCHA – DCMP PROPOSAL RESPONSE NOTICE</w:t>
      </w:r>
    </w:p>
    <w:p w14:paraId="66FF2DA6" w14:textId="77777777" w:rsidR="00D179D6" w:rsidRPr="00462199" w:rsidRDefault="00D179D6" w:rsidP="005B3BB9">
      <w:pPr>
        <w:pStyle w:val="NormalAshurst"/>
      </w:pPr>
      <w:r w:rsidRPr="00462199">
        <w:t>Dear Sir/Madam,</w:t>
      </w:r>
    </w:p>
    <w:p w14:paraId="66872ECA" w14:textId="77777777" w:rsidR="00D179D6" w:rsidRPr="00462199" w:rsidRDefault="00D179D6" w:rsidP="00BC5CF5">
      <w:pPr>
        <w:pStyle w:val="AltSH1Ashurst"/>
        <w:numPr>
          <w:ilvl w:val="0"/>
          <w:numId w:val="175"/>
        </w:numPr>
      </w:pPr>
      <w:bookmarkStart w:id="10413" w:name="_Ref14411774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13"/>
    </w:p>
    <w:p w14:paraId="6B1AF464" w14:textId="72DA8803" w:rsidR="00D179D6" w:rsidRPr="00462199" w:rsidRDefault="00D179D6" w:rsidP="00565698">
      <w:pPr>
        <w:pStyle w:val="AltSH1Ashurst"/>
        <w:rPr>
          <w:lang w:eastAsia="zh-CN"/>
        </w:rPr>
      </w:pPr>
      <w:bookmarkStart w:id="10414" w:name="_Ref144117748"/>
      <w:r w:rsidRPr="00462199">
        <w:t xml:space="preserve">We further refer you to paragraph </w:t>
      </w:r>
      <w:r>
        <w:fldChar w:fldCharType="begin"/>
      </w:r>
      <w:r>
        <w:instrText xml:space="preserve"> REF _Ref144115927 \w \h </w:instrText>
      </w:r>
      <w:r>
        <w:fldChar w:fldCharType="separate"/>
      </w:r>
      <w:del w:id="10415" w:author="Faqir, Sofia (Energy Security)" w:date="2023-11-12T19:48:00Z">
        <w:r w:rsidR="00E473FC">
          <w:delText>2.2</w:delText>
        </w:r>
      </w:del>
      <w:r>
        <w:fldChar w:fldCharType="end"/>
      </w:r>
      <w:r w:rsidRPr="00462199">
        <w:t xml:space="preserve"> of </w:t>
      </w:r>
      <w:r>
        <w:fldChar w:fldCharType="begin"/>
      </w:r>
      <w:r>
        <w:instrText xml:space="preserve"> REF _Ref144118004 \w \h </w:instrText>
      </w:r>
      <w:r>
        <w:fldChar w:fldCharType="separate"/>
      </w:r>
      <w:del w:id="10416" w:author="Faqir, Sofia (Energy Security)" w:date="2023-11-12T19:48:00Z">
        <w:r w:rsidR="00E473FC">
          <w:delText>Annex 6</w:delText>
        </w:r>
      </w:del>
      <w:r>
        <w:fldChar w:fldCharType="end"/>
      </w:r>
      <w:r w:rsidRPr="00462199">
        <w:t xml:space="preserve"> (</w:t>
      </w:r>
      <w:r w:rsidRPr="00462199">
        <w:rPr>
          <w:i/>
        </w:rPr>
        <w:t>Data Collection and Monitoring Compliance with the LCHS</w:t>
      </w:r>
      <w:r w:rsidRPr="00462199">
        <w:t>).</w:t>
      </w:r>
      <w:bookmarkEnd w:id="10414"/>
    </w:p>
    <w:p w14:paraId="041E8795" w14:textId="77777777" w:rsidR="00D179D6" w:rsidRPr="00462199" w:rsidRDefault="00D179D6" w:rsidP="00565698">
      <w:pPr>
        <w:pStyle w:val="AltSH1Ashurst"/>
      </w:pPr>
      <w:bookmarkStart w:id="10417" w:name="_Ref144117749"/>
      <w:r w:rsidRPr="00462199">
        <w:t xml:space="preserve">This is a DCMP Proposal Response Notice in relation to the DCMP Proposal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17"/>
    </w:p>
    <w:p w14:paraId="22441E4C" w14:textId="77777777" w:rsidR="00D179D6" w:rsidRPr="00462199" w:rsidRDefault="00D179D6" w:rsidP="00565698">
      <w:pPr>
        <w:pStyle w:val="AltSH1Ashurst"/>
      </w:pPr>
      <w:bookmarkStart w:id="10418" w:name="_Ref144117750"/>
      <w:r w:rsidRPr="00462199">
        <w:rPr>
          <w:b/>
          <w:i/>
        </w:rPr>
        <w:t>[We [do not] consent to the Producer DCMP Proposal [for the following reasons:[</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]].]/[We consider that not been provided with sufficient Supporting Information to determine whether to consent to the Producer DCMP Proposal. We require the following DCMP Proposal Supporting Information: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18"/>
    </w:p>
    <w:p w14:paraId="2A4B01CF" w14:textId="77777777" w:rsidR="00D179D6" w:rsidRPr="00462199" w:rsidRDefault="00D179D6" w:rsidP="00326791">
      <w:pPr>
        <w:pStyle w:val="NormalAshurst"/>
        <w:jc w:val="center"/>
      </w:pPr>
      <w:r w:rsidRPr="00462199">
        <w:t>Yours faithfully,</w:t>
      </w:r>
    </w:p>
    <w:p w14:paraId="1A911E85" w14:textId="77777777" w:rsidR="00D179D6" w:rsidRPr="00462199" w:rsidRDefault="00D179D6" w:rsidP="00326791">
      <w:pPr>
        <w:pStyle w:val="NormalAshurst"/>
        <w:rPr>
          <w:lang w:eastAsia="zh-CN"/>
        </w:rPr>
      </w:pPr>
    </w:p>
    <w:p w14:paraId="4C4C9042" w14:textId="77777777" w:rsidR="00D179D6" w:rsidRPr="00462199" w:rsidRDefault="00D179D6" w:rsidP="00326791">
      <w:pPr>
        <w:pStyle w:val="StandardAshurst"/>
        <w:jc w:val="center"/>
        <w:rPr>
          <w:lang w:eastAsia="zh-CN"/>
        </w:rPr>
      </w:pPr>
      <w:r w:rsidRPr="00462199">
        <w:t>.....................................</w:t>
      </w:r>
    </w:p>
    <w:p w14:paraId="304719CE" w14:textId="77777777" w:rsidR="00D179D6" w:rsidRPr="00462199" w:rsidRDefault="00D179D6" w:rsidP="00326791">
      <w:pPr>
        <w:pStyle w:val="StandardAshurst"/>
        <w:jc w:val="center"/>
        <w:rPr>
          <w:lang w:eastAsia="zh-CN"/>
        </w:rPr>
      </w:pPr>
      <w:r w:rsidRPr="00462199">
        <w:t>For and on behalf of</w:t>
      </w:r>
    </w:p>
    <w:p w14:paraId="32B5C7E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02C2E17B" w14:textId="77777777" w:rsidR="00D179D6" w:rsidRPr="00462199" w:rsidRDefault="00D179D6" w:rsidP="00986A4F">
      <w:pPr>
        <w:pStyle w:val="NormalAshurst"/>
        <w:rPr>
          <w:lang w:eastAsia="zh-CN"/>
        </w:rPr>
      </w:pPr>
      <w:r w:rsidRPr="00462199">
        <w:rPr>
          <w:b/>
          <w:bCs/>
          <w:lang w:eastAsia="zh-CN"/>
        </w:rPr>
        <w:br w:type="page"/>
      </w:r>
    </w:p>
    <w:p w14:paraId="0950E921" w14:textId="77777777" w:rsidR="00D179D6" w:rsidRPr="00462199" w:rsidRDefault="00D179D6" w:rsidP="009B55C1">
      <w:pPr>
        <w:pStyle w:val="Annex13Heading"/>
      </w:pPr>
      <w:bookmarkStart w:id="10419" w:name="_Toc149834054"/>
      <w:r w:rsidRPr="00462199">
        <w:lastRenderedPageBreak/>
        <w:t>LCHS Audit Notice</w:t>
      </w:r>
      <w:bookmarkEnd w:id="10419"/>
    </w:p>
    <w:p w14:paraId="000C485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2412384"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7FC66AF"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8FC1F2B" w14:textId="77777777" w:rsidR="00D179D6" w:rsidRPr="00462199" w:rsidRDefault="00D179D6" w:rsidP="009E0DA4">
      <w:pPr>
        <w:pStyle w:val="NormalBoldAshurst"/>
        <w:tabs>
          <w:tab w:val="left" w:pos="782"/>
        </w:tabs>
        <w:rPr>
          <w:lang w:eastAsia="zh-CN"/>
        </w:rPr>
      </w:pPr>
      <w:r w:rsidRPr="00462199">
        <w:rPr>
          <w:i/>
        </w:rPr>
        <w:tab/>
        <w:t>[Address]</w:t>
      </w:r>
    </w:p>
    <w:p w14:paraId="3B44750F"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C4BA261" w14:textId="77777777" w:rsidR="00D179D6" w:rsidRPr="00462199" w:rsidRDefault="00D179D6" w:rsidP="005B3BB9">
      <w:pPr>
        <w:pStyle w:val="CBOLDCAPSAshurst"/>
        <w:rPr>
          <w:lang w:eastAsia="zh-CN"/>
        </w:rPr>
      </w:pPr>
      <w:r w:rsidRPr="00462199">
        <w:t>LCHA – LCHS AUDIT NOTICE</w:t>
      </w:r>
    </w:p>
    <w:p w14:paraId="0CA14C97" w14:textId="77777777" w:rsidR="00D179D6" w:rsidRPr="00462199" w:rsidRDefault="00D179D6" w:rsidP="00BC5CF5">
      <w:pPr>
        <w:pStyle w:val="AltSH1Ashurst"/>
        <w:numPr>
          <w:ilvl w:val="0"/>
          <w:numId w:val="176"/>
        </w:numPr>
      </w:pPr>
      <w:bookmarkStart w:id="10420" w:name="_Ref14411775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20"/>
    </w:p>
    <w:p w14:paraId="2303FF2B" w14:textId="6923A856" w:rsidR="00D179D6" w:rsidRPr="00462199" w:rsidRDefault="00D179D6" w:rsidP="00565698">
      <w:pPr>
        <w:pStyle w:val="AltSH1Ashurst"/>
      </w:pPr>
      <w:bookmarkStart w:id="10421" w:name="_Ref144117752"/>
      <w:r w:rsidRPr="00462199">
        <w:t xml:space="preserve">We further refer you to paragraph </w:t>
      </w:r>
      <w:r>
        <w:fldChar w:fldCharType="begin"/>
      </w:r>
      <w:r>
        <w:instrText xml:space="preserve"> REF _Ref144116025 \w \h </w:instrText>
      </w:r>
      <w:r>
        <w:fldChar w:fldCharType="separate"/>
      </w:r>
      <w:del w:id="10422" w:author="Faqir, Sofia (Energy Security)" w:date="2023-11-12T19:48:00Z">
        <w:r w:rsidR="00E473FC">
          <w:delText>7.2</w:delText>
        </w:r>
      </w:del>
      <w:r>
        <w:fldChar w:fldCharType="end"/>
      </w:r>
      <w:r w:rsidRPr="00462199">
        <w:t xml:space="preserve"> of </w:t>
      </w:r>
      <w:r>
        <w:fldChar w:fldCharType="begin"/>
      </w:r>
      <w:r>
        <w:instrText xml:space="preserve"> REF _Ref144118004 \w \h </w:instrText>
      </w:r>
      <w:r>
        <w:fldChar w:fldCharType="separate"/>
      </w:r>
      <w:del w:id="10423" w:author="Faqir, Sofia (Energy Security)" w:date="2023-11-12T19:48:00Z">
        <w:r w:rsidR="00E473FC">
          <w:delText>Annex 6</w:delText>
        </w:r>
      </w:del>
      <w:r>
        <w:fldChar w:fldCharType="end"/>
      </w:r>
      <w:r w:rsidRPr="00462199">
        <w:t xml:space="preserve"> (</w:t>
      </w:r>
      <w:r w:rsidRPr="00462199">
        <w:rPr>
          <w:i/>
        </w:rPr>
        <w:t>Data Collection and Monitoring Compliance with the LCHS</w:t>
      </w:r>
      <w:r w:rsidRPr="00462199">
        <w:t>).</w:t>
      </w:r>
      <w:bookmarkEnd w:id="10421"/>
    </w:p>
    <w:p w14:paraId="6B60E4F1" w14:textId="77777777" w:rsidR="00D179D6" w:rsidRPr="00462199" w:rsidRDefault="00D179D6" w:rsidP="00565698">
      <w:pPr>
        <w:pStyle w:val="AltSH1Ashurst"/>
      </w:pPr>
      <w:bookmarkStart w:id="10424" w:name="_Ref144117753"/>
      <w:r w:rsidRPr="00462199">
        <w:t>This is an LCHS Audit Notice.</w:t>
      </w:r>
      <w:bookmarkEnd w:id="10424"/>
    </w:p>
    <w:p w14:paraId="7F3BE6F6" w14:textId="01E275BD" w:rsidR="00D179D6" w:rsidRPr="00462199" w:rsidRDefault="00D179D6" w:rsidP="00565698">
      <w:pPr>
        <w:pStyle w:val="AltSH1Ashurst"/>
      </w:pPr>
      <w:bookmarkStart w:id="10425" w:name="_Ref144117754"/>
      <w:r w:rsidRPr="00462199">
        <w:rPr>
          <w:b/>
          <w:i/>
        </w:rPr>
        <w:t xml:space="preserve">[We]/[or suitably qualified persons nominated by us in accordance with paragraph </w:t>
      </w:r>
      <w:r>
        <w:rPr>
          <w:b/>
          <w:i/>
        </w:rPr>
        <w:fldChar w:fldCharType="begin"/>
      </w:r>
      <w:r>
        <w:rPr>
          <w:b/>
          <w:i/>
        </w:rPr>
        <w:instrText xml:space="preserve"> REF _Ref144116025 \w \h </w:instrText>
      </w:r>
      <w:r>
        <w:rPr>
          <w:b/>
          <w:i/>
        </w:rPr>
      </w:r>
      <w:r>
        <w:rPr>
          <w:b/>
          <w:i/>
        </w:rPr>
        <w:fldChar w:fldCharType="separate"/>
      </w:r>
      <w:del w:id="10426" w:author="Faqir, Sofia (Energy Security)" w:date="2023-11-12T19:48:00Z">
        <w:r w:rsidR="00E473FC">
          <w:rPr>
            <w:b/>
            <w:i/>
          </w:rPr>
          <w:delText>7.2</w:delText>
        </w:r>
      </w:del>
      <w:r>
        <w:rPr>
          <w:b/>
          <w:i/>
        </w:rPr>
        <w:fldChar w:fldCharType="end"/>
      </w:r>
      <w:r w:rsidRPr="00462199">
        <w:t xml:space="preserve"> </w:t>
      </w:r>
      <w:r w:rsidRPr="00462199">
        <w:rPr>
          <w:b/>
          <w:i/>
        </w:rPr>
        <w:t xml:space="preserve">of </w:t>
      </w:r>
      <w:r w:rsidRPr="00DE78E5">
        <w:rPr>
          <w:b/>
          <w:bCs/>
          <w:i/>
          <w:iCs/>
        </w:rPr>
        <w:fldChar w:fldCharType="begin"/>
      </w:r>
      <w:r w:rsidRPr="00DE78E5">
        <w:rPr>
          <w:b/>
          <w:bCs/>
          <w:i/>
          <w:iCs/>
        </w:rPr>
        <w:instrText xml:space="preserve"> REF _Ref144118004 \w \h  \* MERGEFORMAT </w:instrText>
      </w:r>
      <w:r w:rsidRPr="00DE78E5">
        <w:rPr>
          <w:b/>
          <w:bCs/>
          <w:i/>
          <w:iCs/>
        </w:rPr>
      </w:r>
      <w:r w:rsidRPr="00DE78E5">
        <w:rPr>
          <w:b/>
          <w:bCs/>
          <w:i/>
          <w:iCs/>
        </w:rPr>
        <w:fldChar w:fldCharType="separate"/>
      </w:r>
      <w:del w:id="10427" w:author="Faqir, Sofia (Energy Security)" w:date="2023-11-12T19:48:00Z">
        <w:r w:rsidR="00E473FC">
          <w:rPr>
            <w:b/>
            <w:bCs/>
            <w:i/>
            <w:iCs/>
          </w:rPr>
          <w:delText>Annex 6</w:delText>
        </w:r>
      </w:del>
      <w:r w:rsidRPr="00DE78E5">
        <w:rPr>
          <w:b/>
          <w:bCs/>
          <w:i/>
          <w:iCs/>
        </w:rPr>
        <w:fldChar w:fldCharType="end"/>
      </w:r>
      <w:r w:rsidRPr="00462199">
        <w:rPr>
          <w:b/>
          <w:i/>
        </w:rPr>
        <w:t>]</w:t>
      </w:r>
      <w:r w:rsidRPr="00462199">
        <w:t xml:space="preserve"> intend(s) to exercise the LCHS Audit Right.</w:t>
      </w:r>
      <w:bookmarkEnd w:id="10425"/>
    </w:p>
    <w:p w14:paraId="38185D7C" w14:textId="05F7FC4C" w:rsidR="00D179D6" w:rsidRPr="00462199" w:rsidRDefault="00D179D6" w:rsidP="00565698">
      <w:pPr>
        <w:pStyle w:val="AltSH1Ashurst"/>
      </w:pPr>
      <w:bookmarkStart w:id="10428" w:name="_Ref144117755"/>
      <w:r w:rsidRPr="00462199">
        <w:t xml:space="preserve">The date and time by which you must, in accordance with paragraph </w:t>
      </w:r>
      <w:r>
        <w:fldChar w:fldCharType="begin"/>
      </w:r>
      <w:r>
        <w:instrText xml:space="preserve"> REF _Ref144116028 \w \h </w:instrText>
      </w:r>
      <w:r>
        <w:fldChar w:fldCharType="separate"/>
      </w:r>
      <w:del w:id="10429" w:author="Faqir, Sofia (Energy Security)" w:date="2023-11-12T19:48:00Z">
        <w:r w:rsidR="00E473FC">
          <w:delText>7.3</w:delText>
        </w:r>
      </w:del>
      <w:r>
        <w:fldChar w:fldCharType="end"/>
      </w:r>
      <w:r w:rsidRPr="00462199">
        <w:t xml:space="preserve"> of </w:t>
      </w:r>
      <w:r>
        <w:fldChar w:fldCharType="begin"/>
      </w:r>
      <w:r>
        <w:instrText xml:space="preserve"> REF _Ref144118004 \w \h </w:instrText>
      </w:r>
      <w:r>
        <w:fldChar w:fldCharType="separate"/>
      </w:r>
      <w:del w:id="10430" w:author="Faqir, Sofia (Energy Security)" w:date="2023-11-12T19:48:00Z">
        <w:r w:rsidR="00E473FC">
          <w:delText>Annex 6</w:delText>
        </w:r>
      </w:del>
      <w:r>
        <w:fldChar w:fldCharType="end"/>
      </w:r>
      <w:r w:rsidRPr="00462199">
        <w:t xml:space="preserve">, permit the exercise of the LCHS Audit Right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28"/>
    </w:p>
    <w:p w14:paraId="19C72A1A" w14:textId="77777777" w:rsidR="00D179D6" w:rsidRPr="00462199" w:rsidRDefault="00D179D6" w:rsidP="00326791">
      <w:pPr>
        <w:pStyle w:val="NormalAshurst"/>
        <w:jc w:val="center"/>
      </w:pPr>
      <w:r w:rsidRPr="00462199">
        <w:t>Yours faithfully,</w:t>
      </w:r>
    </w:p>
    <w:p w14:paraId="08A6E8F0" w14:textId="77777777" w:rsidR="00D179D6" w:rsidRPr="00462199" w:rsidRDefault="00D179D6" w:rsidP="00326791">
      <w:pPr>
        <w:pStyle w:val="NormalAshurst"/>
        <w:rPr>
          <w:lang w:eastAsia="zh-CN"/>
        </w:rPr>
      </w:pPr>
    </w:p>
    <w:p w14:paraId="0642E93A" w14:textId="77777777" w:rsidR="00D179D6" w:rsidRPr="00462199" w:rsidRDefault="00D179D6" w:rsidP="00326791">
      <w:pPr>
        <w:pStyle w:val="StandardAshurst"/>
        <w:jc w:val="center"/>
        <w:rPr>
          <w:lang w:eastAsia="zh-CN"/>
        </w:rPr>
      </w:pPr>
      <w:r w:rsidRPr="00462199">
        <w:t>.....................................</w:t>
      </w:r>
    </w:p>
    <w:p w14:paraId="4FFA05B9" w14:textId="77777777" w:rsidR="00D179D6" w:rsidRPr="00462199" w:rsidRDefault="00D179D6" w:rsidP="00326791">
      <w:pPr>
        <w:pStyle w:val="StandardAshurst"/>
        <w:jc w:val="center"/>
        <w:rPr>
          <w:lang w:eastAsia="zh-CN"/>
        </w:rPr>
      </w:pPr>
      <w:r w:rsidRPr="00462199">
        <w:t>For and on behalf of</w:t>
      </w:r>
    </w:p>
    <w:p w14:paraId="45BA7820"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D9F4F60" w14:textId="77777777" w:rsidR="00D179D6" w:rsidRPr="00462199" w:rsidRDefault="00D179D6">
      <w:pPr>
        <w:suppressAutoHyphens w:val="0"/>
        <w:spacing w:after="0" w:line="240" w:lineRule="auto"/>
        <w:jc w:val="left"/>
        <w:rPr>
          <w:sz w:val="20"/>
        </w:rPr>
      </w:pPr>
      <w:r w:rsidRPr="00462199">
        <w:br w:type="page"/>
      </w:r>
    </w:p>
    <w:p w14:paraId="03B4D0FF" w14:textId="77777777" w:rsidR="00D179D6" w:rsidRPr="00462199" w:rsidRDefault="00D179D6" w:rsidP="009B55C1">
      <w:pPr>
        <w:pStyle w:val="Annex13Heading"/>
      </w:pPr>
      <w:bookmarkStart w:id="10431" w:name="_Toc149834055"/>
      <w:r w:rsidRPr="00462199">
        <w:lastRenderedPageBreak/>
        <w:t>Proving Test Notice</w:t>
      </w:r>
      <w:bookmarkEnd w:id="10431"/>
    </w:p>
    <w:p w14:paraId="4AC2862D"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3A24763" w14:textId="77777777" w:rsidR="00D179D6" w:rsidRPr="00462199" w:rsidRDefault="00D179D6" w:rsidP="008667CA">
      <w:pPr>
        <w:pStyle w:val="NormalBoldAshurst"/>
        <w:tabs>
          <w:tab w:val="left" w:pos="782"/>
        </w:tabs>
        <w:rPr>
          <w:lang w:eastAsia="zh-CN"/>
        </w:rPr>
      </w:pPr>
      <w:r w:rsidRPr="00462199">
        <w:rPr>
          <w:i/>
        </w:rPr>
        <w:tab/>
        <w:t>[Address]</w:t>
      </w:r>
    </w:p>
    <w:p w14:paraId="23996F0B"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045B6D0"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D831DC9"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A1A61CA" w14:textId="77777777" w:rsidR="00D179D6" w:rsidRPr="00462199" w:rsidRDefault="00D179D6" w:rsidP="005B3BB9">
      <w:pPr>
        <w:pStyle w:val="CBOLDCAPSAshurst"/>
        <w:rPr>
          <w:lang w:eastAsia="zh-CN"/>
        </w:rPr>
      </w:pPr>
      <w:r w:rsidRPr="00462199">
        <w:t>LCHA – PROVING TEST NOTICE</w:t>
      </w:r>
    </w:p>
    <w:p w14:paraId="71265DF1" w14:textId="77777777" w:rsidR="00D179D6" w:rsidRPr="00462199" w:rsidRDefault="00D179D6" w:rsidP="005B3BB9">
      <w:pPr>
        <w:pStyle w:val="NormalAshurst"/>
      </w:pPr>
      <w:r w:rsidRPr="00462199">
        <w:t>Dear Sir/Madam,</w:t>
      </w:r>
    </w:p>
    <w:p w14:paraId="67EEE567" w14:textId="77777777" w:rsidR="00D179D6" w:rsidRPr="00462199" w:rsidRDefault="00D179D6" w:rsidP="00BC5CF5">
      <w:pPr>
        <w:pStyle w:val="AltSH1Ashurst"/>
        <w:numPr>
          <w:ilvl w:val="0"/>
          <w:numId w:val="177"/>
        </w:numPr>
      </w:pPr>
      <w:bookmarkStart w:id="10432" w:name="_Ref14411775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32"/>
    </w:p>
    <w:p w14:paraId="52E38E30" w14:textId="50EF7E29" w:rsidR="00D179D6" w:rsidRPr="00462199" w:rsidRDefault="00D179D6" w:rsidP="00565698">
      <w:pPr>
        <w:pStyle w:val="AltSH1Ashurst"/>
        <w:rPr>
          <w:lang w:eastAsia="zh-CN"/>
        </w:rPr>
      </w:pPr>
      <w:bookmarkStart w:id="10433" w:name="_Ref144117757"/>
      <w:r w:rsidRPr="00462199">
        <w:t xml:space="preserve">We further refer you to paragraph </w:t>
      </w:r>
      <w:r>
        <w:fldChar w:fldCharType="begin"/>
      </w:r>
      <w:r>
        <w:instrText xml:space="preserve"> REF _Ref144116472 \w \h </w:instrText>
      </w:r>
      <w:r>
        <w:fldChar w:fldCharType="separate"/>
      </w:r>
      <w:del w:id="10434" w:author="Faqir, Sofia (Energy Security)" w:date="2023-11-12T19:48:00Z">
        <w:r w:rsidR="00E473FC">
          <w:delText>4.9</w:delText>
        </w:r>
      </w:del>
      <w:r>
        <w:fldChar w:fldCharType="end"/>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of </w:t>
      </w:r>
      <w:r>
        <w:fldChar w:fldCharType="begin"/>
      </w:r>
      <w:r>
        <w:instrText xml:space="preserve"> REF _Ref144118008 \w \h </w:instrText>
      </w:r>
      <w:r>
        <w:fldChar w:fldCharType="separate"/>
      </w:r>
      <w:del w:id="10435" w:author="Faqir, Sofia (Energy Security)" w:date="2023-11-12T19:48:00Z">
        <w:r w:rsidR="00E473FC">
          <w:delText>Annex 9</w:delText>
        </w:r>
      </w:del>
      <w:r>
        <w:fldChar w:fldCharType="end"/>
      </w:r>
      <w:r w:rsidRPr="00462199">
        <w:t xml:space="preserve"> (</w:t>
      </w:r>
      <w:r w:rsidRPr="00462199">
        <w:rPr>
          <w:i/>
        </w:rPr>
        <w:t>Metering Operational Framework and Technical Specification</w:t>
      </w:r>
      <w:r w:rsidRPr="00462199">
        <w:t>).</w:t>
      </w:r>
      <w:bookmarkEnd w:id="10433"/>
    </w:p>
    <w:p w14:paraId="7ED2A53F" w14:textId="77777777" w:rsidR="00D179D6" w:rsidRPr="00462199" w:rsidRDefault="00D179D6" w:rsidP="00565698">
      <w:pPr>
        <w:pStyle w:val="AltSH1Ashurst"/>
        <w:rPr>
          <w:lang w:eastAsia="zh-CN"/>
        </w:rPr>
      </w:pPr>
      <w:bookmarkStart w:id="10436" w:name="_Ref144117758"/>
      <w:r w:rsidRPr="00462199">
        <w:t>This is a Proving Test Notice.</w:t>
      </w:r>
      <w:bookmarkEnd w:id="10436"/>
    </w:p>
    <w:p w14:paraId="721A4B9C" w14:textId="77777777" w:rsidR="00D179D6" w:rsidRPr="00462199" w:rsidRDefault="00D179D6" w:rsidP="00565698">
      <w:pPr>
        <w:pStyle w:val="AltSH1Ashurst"/>
        <w:rPr>
          <w:lang w:eastAsia="zh-CN"/>
        </w:rPr>
      </w:pPr>
      <w:bookmarkStart w:id="10437" w:name="_Ref144117759"/>
      <w:r w:rsidRPr="00462199">
        <w:t xml:space="preserve">We consider that the Meter Measurement System has </w:t>
      </w:r>
      <w:r w:rsidRPr="00462199">
        <w:rPr>
          <w:b/>
          <w:i/>
        </w:rPr>
        <w:t>[not]</w:t>
      </w:r>
      <w:r w:rsidRPr="00462199">
        <w:t xml:space="preserve"> passed the Proving Test.</w:t>
      </w:r>
      <w:bookmarkEnd w:id="10437"/>
    </w:p>
    <w:p w14:paraId="75D384E6" w14:textId="72A758DF" w:rsidR="00D179D6" w:rsidRPr="00462199" w:rsidRDefault="00D179D6" w:rsidP="00565698">
      <w:pPr>
        <w:pStyle w:val="AltSH1Ashurst"/>
        <w:rPr>
          <w:lang w:eastAsia="zh-CN"/>
        </w:rPr>
      </w:pPr>
      <w:bookmarkStart w:id="10438" w:name="_Ref144117760"/>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to be relevant to and supportive of the foregoing.</w:t>
      </w:r>
      <w:bookmarkEnd w:id="10438"/>
    </w:p>
    <w:p w14:paraId="4E9E54AE" w14:textId="77777777" w:rsidR="00D179D6" w:rsidRPr="00462199" w:rsidRDefault="00D179D6" w:rsidP="00565698">
      <w:pPr>
        <w:pStyle w:val="AltSH1Ashurst"/>
      </w:pPr>
      <w:bookmarkStart w:id="10439" w:name="_Ref144117761"/>
      <w:r w:rsidRPr="00462199">
        <w:t>We enclose a Directors' Certificate certifying that the information contained in, and enclosed with, this notice is in all material respects true, complete and accurate and not misleading.</w:t>
      </w:r>
      <w:bookmarkEnd w:id="10439"/>
    </w:p>
    <w:p w14:paraId="2B236B0F" w14:textId="77777777" w:rsidR="00D179D6" w:rsidRPr="00462199" w:rsidRDefault="00D179D6" w:rsidP="00326791">
      <w:pPr>
        <w:pStyle w:val="NormalAshurst"/>
        <w:jc w:val="center"/>
      </w:pPr>
      <w:r w:rsidRPr="00462199">
        <w:t>Yours faithfully,</w:t>
      </w:r>
    </w:p>
    <w:p w14:paraId="08CEDBBF" w14:textId="77777777" w:rsidR="00D179D6" w:rsidRPr="00462199" w:rsidRDefault="00D179D6" w:rsidP="00326791">
      <w:pPr>
        <w:pStyle w:val="NormalAshurst"/>
        <w:jc w:val="center"/>
        <w:rPr>
          <w:lang w:eastAsia="zh-CN"/>
        </w:rPr>
      </w:pPr>
    </w:p>
    <w:p w14:paraId="02D0D1D5" w14:textId="77777777" w:rsidR="00D179D6" w:rsidRPr="00462199" w:rsidRDefault="00D179D6" w:rsidP="00326791">
      <w:pPr>
        <w:pStyle w:val="StandardAshurst"/>
        <w:jc w:val="center"/>
        <w:rPr>
          <w:lang w:eastAsia="zh-CN"/>
        </w:rPr>
      </w:pPr>
      <w:r w:rsidRPr="00462199">
        <w:t>…..................................</w:t>
      </w:r>
    </w:p>
    <w:p w14:paraId="200E88A3" w14:textId="77777777" w:rsidR="00D179D6" w:rsidRPr="00462199" w:rsidRDefault="00D179D6" w:rsidP="00326791">
      <w:pPr>
        <w:pStyle w:val="StandardAshurst"/>
        <w:jc w:val="center"/>
        <w:rPr>
          <w:lang w:eastAsia="zh-CN"/>
        </w:rPr>
      </w:pPr>
      <w:r w:rsidRPr="00462199">
        <w:t>For and on behalf of</w:t>
      </w:r>
    </w:p>
    <w:p w14:paraId="689C87CB"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58125887" w14:textId="77777777" w:rsidR="00D179D6" w:rsidRPr="00462199" w:rsidRDefault="00D179D6" w:rsidP="00986A4F">
      <w:pPr>
        <w:pStyle w:val="NormalAshurst"/>
      </w:pPr>
      <w:r w:rsidRPr="00462199">
        <w:br w:type="page"/>
      </w:r>
    </w:p>
    <w:p w14:paraId="52DB0E74" w14:textId="77777777" w:rsidR="00D179D6" w:rsidRPr="00462199" w:rsidRDefault="00D179D6" w:rsidP="008962B7">
      <w:pPr>
        <w:pStyle w:val="Annex13Heading"/>
        <w:rPr>
          <w:lang w:eastAsia="zh-CN"/>
        </w:rPr>
      </w:pPr>
      <w:bookmarkStart w:id="10440" w:name="_Toc149834056"/>
      <w:r w:rsidRPr="00462199">
        <w:lastRenderedPageBreak/>
        <w:t>Proving Test Response Notice</w:t>
      </w:r>
      <w:bookmarkEnd w:id="10440"/>
    </w:p>
    <w:p w14:paraId="38C6690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EB9340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20DA04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FCA6BF5" w14:textId="77777777" w:rsidR="00D179D6" w:rsidRPr="00462199" w:rsidRDefault="00D179D6" w:rsidP="009E0DA4">
      <w:pPr>
        <w:pStyle w:val="NormalBoldAshurst"/>
        <w:tabs>
          <w:tab w:val="left" w:pos="782"/>
        </w:tabs>
        <w:rPr>
          <w:lang w:eastAsia="zh-CN"/>
        </w:rPr>
      </w:pPr>
      <w:r w:rsidRPr="00462199">
        <w:rPr>
          <w:i/>
        </w:rPr>
        <w:tab/>
        <w:t>[Address]</w:t>
      </w:r>
    </w:p>
    <w:p w14:paraId="039C5745"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FCCAD90" w14:textId="77777777" w:rsidR="00D179D6" w:rsidRPr="00462199" w:rsidRDefault="00D179D6" w:rsidP="005B3BB9">
      <w:pPr>
        <w:pStyle w:val="CBOLDCAPSAshurst"/>
        <w:rPr>
          <w:lang w:eastAsia="zh-CN"/>
        </w:rPr>
      </w:pPr>
      <w:r w:rsidRPr="00462199">
        <w:t>LCHA – PROVING TEST RESPONSE NOTICE</w:t>
      </w:r>
    </w:p>
    <w:p w14:paraId="0A2B2955" w14:textId="77777777" w:rsidR="00D179D6" w:rsidRPr="00462199" w:rsidRDefault="00D179D6" w:rsidP="005B3BB9">
      <w:pPr>
        <w:pStyle w:val="NormalAshurst"/>
      </w:pPr>
      <w:r w:rsidRPr="00462199">
        <w:t>Dear Sir/Madam,</w:t>
      </w:r>
    </w:p>
    <w:p w14:paraId="34DD6850" w14:textId="77777777" w:rsidR="00D179D6" w:rsidRPr="00462199" w:rsidRDefault="00D179D6" w:rsidP="00BC5CF5">
      <w:pPr>
        <w:pStyle w:val="AltSH1Ashurst"/>
        <w:numPr>
          <w:ilvl w:val="0"/>
          <w:numId w:val="178"/>
        </w:numPr>
      </w:pPr>
      <w:bookmarkStart w:id="10441" w:name="_Ref144117762"/>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41"/>
    </w:p>
    <w:p w14:paraId="2CF79503" w14:textId="22881E50" w:rsidR="00D179D6" w:rsidRPr="00462199" w:rsidRDefault="00D179D6" w:rsidP="00565698">
      <w:pPr>
        <w:pStyle w:val="AltSH1Ashurst"/>
      </w:pPr>
      <w:bookmarkStart w:id="10442" w:name="_Ref144117763"/>
      <w:r w:rsidRPr="00462199">
        <w:t xml:space="preserve">We further refer you to paragraph </w:t>
      </w:r>
      <w:r>
        <w:fldChar w:fldCharType="begin"/>
      </w:r>
      <w:r>
        <w:instrText xml:space="preserve"> REF _Ref144116476 \w \h </w:instrText>
      </w:r>
      <w:r>
        <w:fldChar w:fldCharType="separate"/>
      </w:r>
      <w:del w:id="10443" w:author="Faqir, Sofia (Energy Security)" w:date="2023-11-12T19:48:00Z">
        <w:r w:rsidR="00E473FC">
          <w:delText>4.11</w:delText>
        </w:r>
      </w:del>
      <w:r>
        <w:fldChar w:fldCharType="end"/>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of </w:t>
      </w:r>
      <w:r>
        <w:fldChar w:fldCharType="begin"/>
      </w:r>
      <w:r>
        <w:instrText xml:space="preserve"> REF _Ref144118008 \w \h </w:instrText>
      </w:r>
      <w:r>
        <w:fldChar w:fldCharType="separate"/>
      </w:r>
      <w:del w:id="10444" w:author="Faqir, Sofia (Energy Security)" w:date="2023-11-12T19:48:00Z">
        <w:r w:rsidR="00E473FC">
          <w:delText>Annex 9</w:delText>
        </w:r>
      </w:del>
      <w:r>
        <w:fldChar w:fldCharType="end"/>
      </w:r>
      <w:r w:rsidRPr="00462199">
        <w:t xml:space="preserve"> (</w:t>
      </w:r>
      <w:r w:rsidRPr="00462199">
        <w:rPr>
          <w:i/>
        </w:rPr>
        <w:t>Metering Operational Framework and Technical Specification</w:t>
      </w:r>
      <w:r w:rsidRPr="00462199">
        <w:t>).</w:t>
      </w:r>
      <w:bookmarkEnd w:id="10442"/>
    </w:p>
    <w:p w14:paraId="311C66A9" w14:textId="77777777" w:rsidR="00D179D6" w:rsidRPr="00462199" w:rsidRDefault="00D179D6" w:rsidP="00565698">
      <w:pPr>
        <w:pStyle w:val="AltSH1Ashurst"/>
      </w:pPr>
      <w:bookmarkStart w:id="10445" w:name="_Ref144117764"/>
      <w:r w:rsidRPr="00462199">
        <w:t xml:space="preserve">This is a Proving Test Response Notice in relation to the Proving Test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45"/>
    </w:p>
    <w:p w14:paraId="299B41AE" w14:textId="16937046" w:rsidR="00D179D6" w:rsidRPr="00462199" w:rsidRDefault="00D179D6" w:rsidP="00565698">
      <w:pPr>
        <w:pStyle w:val="AltSH1Ashurst"/>
      </w:pPr>
      <w:bookmarkStart w:id="10446" w:name="_Ref144117765"/>
      <w:r w:rsidRPr="00462199">
        <w:rPr>
          <w:b/>
          <w:i/>
        </w:rPr>
        <w:t xml:space="preserve">[We consider that you have [not] carried out the Proving Test in accordance with paragraph </w:t>
      </w:r>
      <w:r>
        <w:rPr>
          <w:b/>
          <w:i/>
        </w:rPr>
        <w:fldChar w:fldCharType="begin"/>
      </w:r>
      <w:r>
        <w:rPr>
          <w:b/>
          <w:i/>
        </w:rPr>
        <w:instrText xml:space="preserve"> REF _Ref144116467 \w \h </w:instrText>
      </w:r>
      <w:r>
        <w:rPr>
          <w:b/>
          <w:i/>
        </w:rPr>
      </w:r>
      <w:r>
        <w:rPr>
          <w:b/>
          <w:i/>
        </w:rPr>
        <w:fldChar w:fldCharType="separate"/>
      </w:r>
      <w:del w:id="10447" w:author="Faqir, Sofia (Energy Security)" w:date="2023-11-12T19:48:00Z">
        <w:r w:rsidR="00E473FC">
          <w:rPr>
            <w:b/>
            <w:i/>
          </w:rPr>
          <w:delText>4.8</w:delText>
        </w:r>
      </w:del>
      <w:r>
        <w:rPr>
          <w:b/>
          <w:i/>
        </w:rPr>
        <w:fldChar w:fldCharType="end"/>
      </w:r>
      <w:r w:rsidRPr="00462199">
        <w:rPr>
          <w:b/>
          <w:i/>
        </w:rPr>
        <w:t xml:space="preserve"> of</w:t>
      </w:r>
      <w:r w:rsidRPr="00F966AF">
        <w:rPr>
          <w:b/>
          <w:i/>
        </w:rPr>
        <w:t xml:space="preserve"> </w:t>
      </w:r>
      <w:r w:rsidRPr="00F966AF">
        <w:rPr>
          <w:b/>
          <w:i/>
        </w:rPr>
        <w:fldChar w:fldCharType="begin"/>
      </w:r>
      <w:r w:rsidRPr="00F966AF">
        <w:rPr>
          <w:b/>
          <w:i/>
        </w:rPr>
        <w:instrText xml:space="preserve"> REF Annex9PartC \h  \* MERGEFORMAT </w:instrText>
      </w:r>
      <w:r w:rsidRPr="00F966AF">
        <w:rPr>
          <w:b/>
          <w:i/>
        </w:rPr>
      </w:r>
      <w:r w:rsidRPr="00F966AF">
        <w:rPr>
          <w:b/>
          <w:i/>
        </w:rPr>
        <w:fldChar w:fldCharType="separate"/>
      </w:r>
      <w:r w:rsidR="00E473FC" w:rsidRPr="00E473FC">
        <w:rPr>
          <w:b/>
          <w:i/>
        </w:rPr>
        <w:t>Part C</w:t>
      </w:r>
      <w:r w:rsidRPr="00F966AF">
        <w:rPr>
          <w:b/>
          <w:i/>
        </w:rPr>
        <w:fldChar w:fldCharType="end"/>
      </w:r>
      <w:r w:rsidRPr="00462199">
        <w:rPr>
          <w:b/>
          <w:i/>
        </w:rPr>
        <w:t xml:space="preserve"> of </w:t>
      </w:r>
      <w:r w:rsidRPr="00DE78E5">
        <w:rPr>
          <w:b/>
          <w:bCs/>
          <w:i/>
          <w:iCs/>
        </w:rPr>
        <w:fldChar w:fldCharType="begin"/>
      </w:r>
      <w:r w:rsidRPr="00DE78E5">
        <w:rPr>
          <w:b/>
          <w:bCs/>
          <w:i/>
          <w:iCs/>
        </w:rPr>
        <w:instrText xml:space="preserve"> REF _Ref144118008 \w \h  \* MERGEFORMAT </w:instrText>
      </w:r>
      <w:r w:rsidRPr="00DE78E5">
        <w:rPr>
          <w:b/>
          <w:bCs/>
          <w:i/>
          <w:iCs/>
        </w:rPr>
      </w:r>
      <w:r w:rsidRPr="00DE78E5">
        <w:rPr>
          <w:b/>
          <w:bCs/>
          <w:i/>
          <w:iCs/>
        </w:rPr>
        <w:fldChar w:fldCharType="separate"/>
      </w:r>
      <w:del w:id="10448" w:author="Faqir, Sofia (Energy Security)" w:date="2023-11-12T19:48:00Z">
        <w:r w:rsidR="00E473FC">
          <w:rPr>
            <w:b/>
            <w:bCs/>
            <w:i/>
            <w:iCs/>
          </w:rPr>
          <w:delText>Annex 9</w:delText>
        </w:r>
      </w:del>
      <w:r w:rsidRPr="00DE78E5">
        <w:rPr>
          <w:b/>
          <w:bCs/>
          <w:i/>
          <w:iCs/>
        </w:rPr>
        <w:fldChar w:fldCharType="end"/>
      </w:r>
      <w:r w:rsidRPr="00462199">
        <w:rPr>
          <w:b/>
          <w:i/>
        </w:rPr>
        <w:t xml:space="preserve"> (Metering Operational Framework and Technical Specification).]/[We [do not] agree that the Meter Measurement System has passed the Proving Test.]/[We consider that we have not been provided with sufficient Supporting Information to determine whether the Proving Test has been carried out in accordance with paragraph </w:t>
      </w:r>
      <w:r>
        <w:rPr>
          <w:b/>
          <w:i/>
        </w:rPr>
        <w:fldChar w:fldCharType="begin"/>
      </w:r>
      <w:r>
        <w:rPr>
          <w:b/>
          <w:i/>
        </w:rPr>
        <w:instrText xml:space="preserve"> REF _Ref144116467 \w \h </w:instrText>
      </w:r>
      <w:r>
        <w:rPr>
          <w:b/>
          <w:i/>
        </w:rPr>
      </w:r>
      <w:r>
        <w:rPr>
          <w:b/>
          <w:i/>
        </w:rPr>
        <w:fldChar w:fldCharType="separate"/>
      </w:r>
      <w:del w:id="10449" w:author="Faqir, Sofia (Energy Security)" w:date="2023-11-12T19:48:00Z">
        <w:r w:rsidR="00E473FC">
          <w:rPr>
            <w:b/>
            <w:i/>
          </w:rPr>
          <w:delText>4.8</w:delText>
        </w:r>
      </w:del>
      <w:r>
        <w:rPr>
          <w:b/>
          <w:i/>
        </w:rPr>
        <w:fldChar w:fldCharType="end"/>
      </w:r>
      <w:r w:rsidRPr="00462199">
        <w:rPr>
          <w:b/>
          <w:i/>
        </w:rPr>
        <w:t>. We require the following Proving Test Supporting Information: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46"/>
    </w:p>
    <w:p w14:paraId="44337359" w14:textId="77777777" w:rsidR="00D179D6" w:rsidRPr="00462199" w:rsidRDefault="00D179D6" w:rsidP="00326791">
      <w:pPr>
        <w:pStyle w:val="NormalAshurst"/>
        <w:jc w:val="center"/>
      </w:pPr>
      <w:r w:rsidRPr="00462199">
        <w:t>Yours faithfully,</w:t>
      </w:r>
    </w:p>
    <w:p w14:paraId="04DCED96" w14:textId="77777777" w:rsidR="00D179D6" w:rsidRPr="00462199" w:rsidRDefault="00D179D6" w:rsidP="00326791">
      <w:pPr>
        <w:pStyle w:val="NormalAshurst"/>
        <w:rPr>
          <w:lang w:eastAsia="zh-CN"/>
        </w:rPr>
      </w:pPr>
    </w:p>
    <w:p w14:paraId="2A933536" w14:textId="77777777" w:rsidR="00D179D6" w:rsidRPr="00462199" w:rsidRDefault="00D179D6" w:rsidP="00326791">
      <w:pPr>
        <w:pStyle w:val="StandardAshurst"/>
        <w:jc w:val="center"/>
        <w:rPr>
          <w:lang w:eastAsia="zh-CN"/>
        </w:rPr>
      </w:pPr>
      <w:r w:rsidRPr="00462199">
        <w:t>.....................................</w:t>
      </w:r>
    </w:p>
    <w:p w14:paraId="6C6D286A" w14:textId="77777777" w:rsidR="00D179D6" w:rsidRPr="00462199" w:rsidRDefault="00D179D6" w:rsidP="00326791">
      <w:pPr>
        <w:pStyle w:val="StandardAshurst"/>
        <w:jc w:val="center"/>
        <w:rPr>
          <w:lang w:eastAsia="zh-CN"/>
        </w:rPr>
      </w:pPr>
      <w:r w:rsidRPr="00462199">
        <w:t>For and on behalf of</w:t>
      </w:r>
    </w:p>
    <w:p w14:paraId="32B45582"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B411E63" w14:textId="77777777" w:rsidR="00D179D6" w:rsidRPr="00462199" w:rsidRDefault="00D179D6" w:rsidP="00986A4F">
      <w:pPr>
        <w:pStyle w:val="NormalAshurst"/>
      </w:pPr>
      <w:r w:rsidRPr="00462199">
        <w:br w:type="page"/>
      </w:r>
    </w:p>
    <w:p w14:paraId="1C37A4B8" w14:textId="77777777" w:rsidR="00D179D6" w:rsidRPr="00462199" w:rsidRDefault="00D179D6" w:rsidP="008962B7">
      <w:pPr>
        <w:pStyle w:val="Annex13Heading"/>
        <w:rPr>
          <w:lang w:eastAsia="zh-CN"/>
        </w:rPr>
      </w:pPr>
      <w:bookmarkStart w:id="10450" w:name="_Toc149834057"/>
      <w:r w:rsidRPr="00462199">
        <w:lastRenderedPageBreak/>
        <w:t>Further Proving Test Response Notice</w:t>
      </w:r>
      <w:bookmarkEnd w:id="10450"/>
    </w:p>
    <w:p w14:paraId="1DB6D7C6"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A8091DD"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16870FA"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EC2E84F" w14:textId="77777777" w:rsidR="00D179D6" w:rsidRPr="00462199" w:rsidRDefault="00D179D6" w:rsidP="009E0DA4">
      <w:pPr>
        <w:pStyle w:val="NormalBoldAshurst"/>
        <w:tabs>
          <w:tab w:val="left" w:pos="782"/>
        </w:tabs>
        <w:rPr>
          <w:lang w:eastAsia="zh-CN"/>
        </w:rPr>
      </w:pPr>
      <w:r w:rsidRPr="00462199">
        <w:rPr>
          <w:i/>
        </w:rPr>
        <w:tab/>
        <w:t>[Address]</w:t>
      </w:r>
    </w:p>
    <w:p w14:paraId="3656EF19"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401F739A" w14:textId="77777777" w:rsidR="00D179D6" w:rsidRPr="00462199" w:rsidRDefault="00D179D6" w:rsidP="005B3BB9">
      <w:pPr>
        <w:pStyle w:val="CBOLDCAPSAshurst"/>
        <w:rPr>
          <w:lang w:eastAsia="zh-CN"/>
        </w:rPr>
      </w:pPr>
      <w:r w:rsidRPr="00462199">
        <w:t>LCHA – FURTHER PROVING TEST RESPONSE NOTICE</w:t>
      </w:r>
    </w:p>
    <w:p w14:paraId="11A2B11E" w14:textId="77777777" w:rsidR="00D179D6" w:rsidRPr="00462199" w:rsidRDefault="00D179D6" w:rsidP="005B3BB9">
      <w:pPr>
        <w:pStyle w:val="NormalAshurst"/>
      </w:pPr>
      <w:r w:rsidRPr="00462199">
        <w:t>Dear Sir/Madam,</w:t>
      </w:r>
    </w:p>
    <w:p w14:paraId="29717B08" w14:textId="77777777" w:rsidR="00D179D6" w:rsidRPr="00462199" w:rsidRDefault="00D179D6" w:rsidP="00BC5CF5">
      <w:pPr>
        <w:pStyle w:val="AltSH1Ashurst"/>
        <w:numPr>
          <w:ilvl w:val="0"/>
          <w:numId w:val="179"/>
        </w:numPr>
      </w:pPr>
      <w:bookmarkStart w:id="10451" w:name="_Ref14411776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51"/>
    </w:p>
    <w:p w14:paraId="01899F0D" w14:textId="072C1616" w:rsidR="00D179D6" w:rsidRPr="00462199" w:rsidRDefault="00D179D6" w:rsidP="00565698">
      <w:pPr>
        <w:pStyle w:val="AltSH1Ashurst"/>
        <w:rPr>
          <w:lang w:eastAsia="zh-CN"/>
        </w:rPr>
      </w:pPr>
      <w:bookmarkStart w:id="10452" w:name="_Ref144117767"/>
      <w:r w:rsidRPr="00462199">
        <w:t>We further refer you to paragraph</w:t>
      </w:r>
      <w:r>
        <w:t xml:space="preserve"> </w:t>
      </w:r>
      <w:r>
        <w:fldChar w:fldCharType="begin"/>
      </w:r>
      <w:r>
        <w:instrText xml:space="preserve"> REF _Ref144116487 \w \h </w:instrText>
      </w:r>
      <w:r>
        <w:fldChar w:fldCharType="separate"/>
      </w:r>
      <w:del w:id="10453" w:author="Faqir, Sofia (Energy Security)" w:date="2023-11-12T19:48:00Z">
        <w:r w:rsidR="00E473FC">
          <w:delText>4.12(C)(ii)</w:delText>
        </w:r>
      </w:del>
      <w:r>
        <w:fldChar w:fldCharType="end"/>
      </w:r>
      <w:r w:rsidRPr="00462199">
        <w:t xml:space="preserve"> of </w:t>
      </w:r>
      <w:r>
        <w:fldChar w:fldCharType="begin"/>
      </w:r>
      <w:r>
        <w:instrText xml:space="preserve"> REF Annex9PartC \h </w:instrText>
      </w:r>
      <w:r>
        <w:fldChar w:fldCharType="separate"/>
      </w:r>
      <w:r w:rsidR="00E473FC" w:rsidRPr="00462199">
        <w:t>Part C</w:t>
      </w:r>
      <w:r>
        <w:fldChar w:fldCharType="end"/>
      </w:r>
      <w:r w:rsidRPr="00462199">
        <w:t xml:space="preserve"> of </w:t>
      </w:r>
      <w:r>
        <w:fldChar w:fldCharType="begin"/>
      </w:r>
      <w:r>
        <w:instrText xml:space="preserve"> REF _Ref144118008 \w \h </w:instrText>
      </w:r>
      <w:r>
        <w:fldChar w:fldCharType="separate"/>
      </w:r>
      <w:del w:id="10454" w:author="Faqir, Sofia (Energy Security)" w:date="2023-11-12T19:48:00Z">
        <w:r w:rsidR="00E473FC">
          <w:delText>Annex 9</w:delText>
        </w:r>
      </w:del>
      <w:r>
        <w:fldChar w:fldCharType="end"/>
      </w:r>
      <w:r w:rsidRPr="00462199">
        <w:t xml:space="preserve"> (</w:t>
      </w:r>
      <w:r w:rsidRPr="00462199">
        <w:rPr>
          <w:i/>
        </w:rPr>
        <w:t>Metering Operational Framework and Technical Specification</w:t>
      </w:r>
      <w:r w:rsidRPr="00462199">
        <w:t>).</w:t>
      </w:r>
      <w:bookmarkEnd w:id="10452"/>
    </w:p>
    <w:p w14:paraId="17A77198" w14:textId="77777777" w:rsidR="00D179D6" w:rsidRPr="00462199" w:rsidRDefault="00D179D6" w:rsidP="00565698">
      <w:pPr>
        <w:pStyle w:val="AltSH1Ashurst"/>
      </w:pPr>
      <w:bookmarkStart w:id="10455" w:name="_Ref144117768"/>
      <w:r w:rsidRPr="00462199">
        <w:t xml:space="preserve">This is a Further Proving Test Response Notice in relation to the Proving Test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Proving Test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55"/>
    </w:p>
    <w:p w14:paraId="0DBD8CB8" w14:textId="68308FED" w:rsidR="00D179D6" w:rsidRPr="00462199" w:rsidRDefault="00D179D6" w:rsidP="00565698">
      <w:pPr>
        <w:pStyle w:val="AltSH1Ashurst"/>
      </w:pPr>
      <w:bookmarkStart w:id="10456" w:name="_Ref144117769"/>
      <w:r w:rsidRPr="00462199">
        <w:t xml:space="preserve">Following our receipt of the Proving Test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 xml:space="preserve">[we consider that you have [not] carried out the Proving Test in accordance with paragraph </w:t>
      </w:r>
      <w:r>
        <w:rPr>
          <w:b/>
          <w:i/>
        </w:rPr>
        <w:fldChar w:fldCharType="begin"/>
      </w:r>
      <w:r>
        <w:rPr>
          <w:b/>
          <w:i/>
        </w:rPr>
        <w:instrText xml:space="preserve"> REF _Ref144116467 \w \h </w:instrText>
      </w:r>
      <w:r>
        <w:rPr>
          <w:b/>
          <w:i/>
        </w:rPr>
      </w:r>
      <w:r>
        <w:rPr>
          <w:b/>
          <w:i/>
        </w:rPr>
        <w:fldChar w:fldCharType="separate"/>
      </w:r>
      <w:del w:id="10457" w:author="Faqir, Sofia (Energy Security)" w:date="2023-11-12T19:48:00Z">
        <w:r w:rsidR="00E473FC">
          <w:rPr>
            <w:b/>
            <w:i/>
          </w:rPr>
          <w:delText>4.8</w:delText>
        </w:r>
      </w:del>
      <w:r>
        <w:rPr>
          <w:b/>
          <w:i/>
        </w:rPr>
        <w:fldChar w:fldCharType="end"/>
      </w:r>
      <w:r w:rsidRPr="00462199">
        <w:rPr>
          <w:b/>
          <w:i/>
        </w:rPr>
        <w:t xml:space="preserve"> of </w:t>
      </w:r>
      <w:r w:rsidRPr="00F966AF">
        <w:rPr>
          <w:b/>
          <w:i/>
        </w:rPr>
        <w:fldChar w:fldCharType="begin"/>
      </w:r>
      <w:r w:rsidRPr="00F966AF">
        <w:rPr>
          <w:b/>
          <w:i/>
        </w:rPr>
        <w:instrText xml:space="preserve"> REF Annex9PartC \h  \* MERGEFORMAT </w:instrText>
      </w:r>
      <w:r w:rsidRPr="00F966AF">
        <w:rPr>
          <w:b/>
          <w:i/>
        </w:rPr>
      </w:r>
      <w:r w:rsidRPr="00F966AF">
        <w:rPr>
          <w:b/>
          <w:i/>
        </w:rPr>
        <w:fldChar w:fldCharType="separate"/>
      </w:r>
      <w:r w:rsidR="00E473FC" w:rsidRPr="00E473FC">
        <w:rPr>
          <w:b/>
          <w:i/>
        </w:rPr>
        <w:t>Part C</w:t>
      </w:r>
      <w:r w:rsidRPr="00F966AF">
        <w:rPr>
          <w:b/>
          <w:i/>
        </w:rPr>
        <w:fldChar w:fldCharType="end"/>
      </w:r>
      <w:r w:rsidRPr="00462199">
        <w:rPr>
          <w:b/>
          <w:i/>
        </w:rPr>
        <w:t xml:space="preserve"> of </w:t>
      </w:r>
      <w:r w:rsidRPr="00DE78E5">
        <w:rPr>
          <w:b/>
          <w:bCs/>
          <w:i/>
          <w:iCs/>
        </w:rPr>
        <w:fldChar w:fldCharType="begin"/>
      </w:r>
      <w:r w:rsidRPr="00DE78E5">
        <w:rPr>
          <w:b/>
          <w:bCs/>
          <w:i/>
          <w:iCs/>
        </w:rPr>
        <w:instrText xml:space="preserve"> REF _Ref144118008 \w \h  \* MERGEFORMAT </w:instrText>
      </w:r>
      <w:r w:rsidRPr="00DE78E5">
        <w:rPr>
          <w:b/>
          <w:bCs/>
          <w:i/>
          <w:iCs/>
        </w:rPr>
      </w:r>
      <w:r w:rsidRPr="00DE78E5">
        <w:rPr>
          <w:b/>
          <w:bCs/>
          <w:i/>
          <w:iCs/>
        </w:rPr>
        <w:fldChar w:fldCharType="separate"/>
      </w:r>
      <w:del w:id="10458" w:author="Faqir, Sofia (Energy Security)" w:date="2023-11-12T19:48:00Z">
        <w:r w:rsidR="00E473FC">
          <w:rPr>
            <w:b/>
            <w:bCs/>
            <w:i/>
            <w:iCs/>
          </w:rPr>
          <w:delText>Annex 9</w:delText>
        </w:r>
      </w:del>
      <w:r w:rsidRPr="00DE78E5">
        <w:rPr>
          <w:b/>
          <w:bCs/>
          <w:i/>
          <w:iCs/>
        </w:rPr>
        <w:fldChar w:fldCharType="end"/>
      </w:r>
      <w:r w:rsidRPr="00462199">
        <w:rPr>
          <w:b/>
          <w:i/>
        </w:rPr>
        <w:t xml:space="preserve"> (Metering Operational Framework and Technical Specification).]/[We [do not] agree that the Meter Measurement System has passed the Proving Test.]</w:t>
      </w:r>
      <w:bookmarkEnd w:id="10456"/>
    </w:p>
    <w:p w14:paraId="3BCC2C2C" w14:textId="77777777" w:rsidR="00D179D6" w:rsidRPr="00462199" w:rsidRDefault="00D179D6" w:rsidP="00326791">
      <w:pPr>
        <w:pStyle w:val="NormalAshurst"/>
        <w:jc w:val="center"/>
      </w:pPr>
      <w:r w:rsidRPr="00462199">
        <w:t>Yours faithfully,</w:t>
      </w:r>
    </w:p>
    <w:p w14:paraId="22C77475" w14:textId="77777777" w:rsidR="00D179D6" w:rsidRPr="00462199" w:rsidRDefault="00D179D6" w:rsidP="00326791">
      <w:pPr>
        <w:pStyle w:val="NormalAshurst"/>
        <w:rPr>
          <w:lang w:eastAsia="zh-CN"/>
        </w:rPr>
      </w:pPr>
    </w:p>
    <w:p w14:paraId="58CB6DD7" w14:textId="77777777" w:rsidR="00D179D6" w:rsidRPr="00462199" w:rsidRDefault="00D179D6" w:rsidP="00326791">
      <w:pPr>
        <w:pStyle w:val="StandardAshurst"/>
        <w:jc w:val="center"/>
        <w:rPr>
          <w:lang w:eastAsia="zh-CN"/>
        </w:rPr>
      </w:pPr>
      <w:r w:rsidRPr="00462199">
        <w:t>.....................................</w:t>
      </w:r>
    </w:p>
    <w:p w14:paraId="0F41B9EF" w14:textId="77777777" w:rsidR="00D179D6" w:rsidRPr="00462199" w:rsidRDefault="00D179D6" w:rsidP="00326791">
      <w:pPr>
        <w:pStyle w:val="StandardAshurst"/>
        <w:jc w:val="center"/>
        <w:rPr>
          <w:lang w:eastAsia="zh-CN"/>
        </w:rPr>
      </w:pPr>
      <w:r w:rsidRPr="00462199">
        <w:t>For and on behalf of</w:t>
      </w:r>
    </w:p>
    <w:p w14:paraId="6786BDB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7292904" w14:textId="77777777" w:rsidR="00D179D6" w:rsidRPr="00462199" w:rsidRDefault="00D179D6" w:rsidP="00986A4F">
      <w:pPr>
        <w:pStyle w:val="NormalAshurst"/>
        <w:rPr>
          <w:lang w:eastAsia="zh-CN"/>
        </w:rPr>
      </w:pPr>
      <w:r w:rsidRPr="00462199">
        <w:rPr>
          <w:b/>
          <w:bCs/>
          <w:lang w:eastAsia="zh-CN"/>
        </w:rPr>
        <w:br w:type="page"/>
      </w:r>
    </w:p>
    <w:p w14:paraId="41174AE1" w14:textId="77777777" w:rsidR="00D179D6" w:rsidRPr="00462199" w:rsidRDefault="00D179D6" w:rsidP="009B55C1">
      <w:pPr>
        <w:pStyle w:val="Annex13Heading"/>
      </w:pPr>
      <w:bookmarkStart w:id="10459" w:name="_Toc149834058"/>
      <w:r w:rsidRPr="00462199">
        <w:lastRenderedPageBreak/>
        <w:t>Certification Scheme Participation Notice</w:t>
      </w:r>
      <w:bookmarkEnd w:id="10459"/>
    </w:p>
    <w:p w14:paraId="35A07E11"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9113454" w14:textId="77777777" w:rsidR="00D179D6" w:rsidRPr="00462199" w:rsidRDefault="00D179D6" w:rsidP="008667CA">
      <w:pPr>
        <w:pStyle w:val="NormalBoldAshurst"/>
        <w:tabs>
          <w:tab w:val="left" w:pos="782"/>
        </w:tabs>
        <w:rPr>
          <w:lang w:eastAsia="zh-CN"/>
        </w:rPr>
      </w:pPr>
      <w:r w:rsidRPr="00462199">
        <w:rPr>
          <w:i/>
        </w:rPr>
        <w:tab/>
        <w:t>[Address]</w:t>
      </w:r>
    </w:p>
    <w:p w14:paraId="541178C5"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3D52F9E1"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348FE30"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24C3BED" w14:textId="77777777" w:rsidR="00D179D6" w:rsidRPr="00462199" w:rsidRDefault="00D179D6" w:rsidP="005B3BB9">
      <w:pPr>
        <w:pStyle w:val="CBOLDCAPSAshurst"/>
        <w:rPr>
          <w:lang w:eastAsia="zh-CN"/>
        </w:rPr>
      </w:pPr>
      <w:r w:rsidRPr="00462199">
        <w:t>LCHA – CERTIFICATION SCHEME PARTICIPATION NOTICE</w:t>
      </w:r>
    </w:p>
    <w:p w14:paraId="11A3A753" w14:textId="77777777" w:rsidR="00D179D6" w:rsidRPr="00462199" w:rsidRDefault="00D179D6" w:rsidP="005B3BB9">
      <w:pPr>
        <w:pStyle w:val="NormalAshurst"/>
      </w:pPr>
      <w:r w:rsidRPr="00462199">
        <w:t>Dear Sir/Madam,</w:t>
      </w:r>
    </w:p>
    <w:p w14:paraId="4E56E5C8" w14:textId="77777777" w:rsidR="00D179D6" w:rsidRPr="00462199" w:rsidRDefault="00D179D6" w:rsidP="00BC5CF5">
      <w:pPr>
        <w:pStyle w:val="AltSH1Ashurst"/>
        <w:numPr>
          <w:ilvl w:val="0"/>
          <w:numId w:val="180"/>
        </w:numPr>
      </w:pPr>
      <w:bookmarkStart w:id="10460" w:name="_Ref14411777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60"/>
    </w:p>
    <w:p w14:paraId="76BA0032" w14:textId="066E48E2" w:rsidR="00D179D6" w:rsidRPr="00462199" w:rsidRDefault="00D179D6" w:rsidP="00565698">
      <w:pPr>
        <w:pStyle w:val="AltSH1Ashurst"/>
        <w:rPr>
          <w:lang w:eastAsia="zh-CN"/>
        </w:rPr>
      </w:pPr>
      <w:bookmarkStart w:id="10461" w:name="_Ref144117771"/>
      <w:r w:rsidRPr="00462199">
        <w:t xml:space="preserve">We further refer you to paragraph </w:t>
      </w:r>
      <w:r>
        <w:fldChar w:fldCharType="begin"/>
      </w:r>
      <w:r>
        <w:instrText xml:space="preserve"> REF _Ref144116805 \w \h </w:instrText>
      </w:r>
      <w:r>
        <w:fldChar w:fldCharType="separate"/>
      </w:r>
      <w:del w:id="10462" w:author="Faqir, Sofia (Energy Security)" w:date="2023-11-12T19:48:00Z">
        <w:r w:rsidR="00E473FC">
          <w:delText>2.3</w:delText>
        </w:r>
      </w:del>
      <w:r>
        <w:fldChar w:fldCharType="end"/>
      </w:r>
      <w:r w:rsidRPr="00462199">
        <w:t xml:space="preserve"> of </w:t>
      </w:r>
      <w:r>
        <w:fldChar w:fldCharType="begin"/>
      </w:r>
      <w:r>
        <w:instrText xml:space="preserve"> REF _Ref144118009 \w \h </w:instrText>
      </w:r>
      <w:r>
        <w:fldChar w:fldCharType="separate"/>
      </w:r>
      <w:del w:id="10463" w:author="Faqir, Sofia (Energy Security)" w:date="2023-11-12T19:48:00Z">
        <w:r w:rsidR="00E473FC">
          <w:delText>Annex 10</w:delText>
        </w:r>
      </w:del>
      <w:r>
        <w:fldChar w:fldCharType="end"/>
      </w:r>
      <w:r w:rsidRPr="00462199">
        <w:rPr>
          <w:i/>
        </w:rPr>
        <w:t xml:space="preserve"> (Low Carbon Hydrogen Certification)</w:t>
      </w:r>
      <w:r w:rsidRPr="00462199">
        <w:t>.</w:t>
      </w:r>
      <w:bookmarkEnd w:id="10461"/>
    </w:p>
    <w:p w14:paraId="58A6767F" w14:textId="77777777" w:rsidR="00D179D6" w:rsidRPr="00462199" w:rsidRDefault="00D179D6" w:rsidP="00565698">
      <w:pPr>
        <w:pStyle w:val="AltSH1Ashurst"/>
        <w:rPr>
          <w:lang w:eastAsia="zh-CN"/>
        </w:rPr>
      </w:pPr>
      <w:bookmarkStart w:id="10464" w:name="_Ref144117772"/>
      <w:r w:rsidRPr="00462199">
        <w:t>This is a Certification Scheme Participation Notice.</w:t>
      </w:r>
      <w:bookmarkEnd w:id="10464"/>
    </w:p>
    <w:p w14:paraId="051CDB8E" w14:textId="77777777" w:rsidR="00D179D6" w:rsidRPr="00462199" w:rsidRDefault="00D179D6" w:rsidP="00565698">
      <w:pPr>
        <w:pStyle w:val="AltSH1Ashurst"/>
        <w:rPr>
          <w:lang w:eastAsia="zh-CN"/>
        </w:rPr>
      </w:pPr>
      <w:bookmarkStart w:id="10465" w:name="_Ref144117773"/>
      <w:r w:rsidRPr="00462199">
        <w:t xml:space="preserve">We intend to participate in the following Certification Scheme: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65"/>
    </w:p>
    <w:p w14:paraId="3F1F7BE7" w14:textId="77777777" w:rsidR="00D179D6" w:rsidRPr="00462199" w:rsidRDefault="00D179D6" w:rsidP="00565698">
      <w:pPr>
        <w:pStyle w:val="AltSH1Ashurst"/>
        <w:rPr>
          <w:lang w:eastAsia="zh-CN"/>
        </w:rPr>
      </w:pPr>
      <w:bookmarkStart w:id="10466" w:name="_Ref144117774"/>
      <w:r w:rsidRPr="00462199">
        <w:t xml:space="preserve">The date from which we propose to participate in such Certification Scheme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66"/>
    </w:p>
    <w:p w14:paraId="35E111EE" w14:textId="77777777" w:rsidR="00D179D6" w:rsidRPr="00462199" w:rsidRDefault="00D179D6" w:rsidP="00565698">
      <w:pPr>
        <w:pStyle w:val="AltSH1Ashurst"/>
        <w:rPr>
          <w:lang w:eastAsia="zh-CN"/>
        </w:rPr>
      </w:pPr>
      <w:bookmarkStart w:id="10467" w:name="_Ref144117775"/>
      <w:r w:rsidRPr="00462199">
        <w:t xml:space="preserve">The Competent Authority that administers the Certification Scheme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67"/>
    </w:p>
    <w:p w14:paraId="1679961B" w14:textId="77777777" w:rsidR="00D179D6" w:rsidRPr="00462199" w:rsidRDefault="00D179D6" w:rsidP="00565698">
      <w:pPr>
        <w:pStyle w:val="AltSH1Ashurst"/>
        <w:rPr>
          <w:lang w:eastAsia="zh-CN"/>
        </w:rPr>
      </w:pPr>
      <w:bookmarkStart w:id="10468" w:name="_Ref144117776"/>
      <w:r w:rsidRPr="00462199">
        <w:t xml:space="preserve">The contact details of such Competent Authority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68"/>
    </w:p>
    <w:p w14:paraId="51803797" w14:textId="2FE377E7" w:rsidR="00D179D6" w:rsidRPr="00462199" w:rsidRDefault="00D179D6" w:rsidP="00565698">
      <w:pPr>
        <w:pStyle w:val="AltSH1Ashurst"/>
      </w:pPr>
      <w:bookmarkStart w:id="10469" w:name="_Ref144117777"/>
      <w:r w:rsidRPr="00462199">
        <w:t>We</w:t>
      </w:r>
      <w:r w:rsidRPr="00462199">
        <w:rPr>
          <w:b/>
          <w:i/>
        </w:rPr>
        <w:t xml:space="preserve"> [enclose]/[set out][by</w:t>
      </w:r>
      <w:r w:rsidRPr="00462199">
        <w:t xml:space="preserve"> </w:t>
      </w:r>
      <w:r w:rsidRPr="00462199">
        <w:rPr>
          <w:b/>
          <w:i/>
        </w:rPr>
        <w:t>way of upload(s) to the LCHA Counterparty</w:t>
      </w:r>
      <w:r w:rsidR="00515DD6">
        <w:rPr>
          <w:b/>
          <w:i/>
        </w:rPr>
        <w:t>'s document transfer application</w:t>
      </w:r>
      <w:r w:rsidRPr="00462199">
        <w:rPr>
          <w:b/>
          <w:i/>
        </w:rPr>
        <w:t xml:space="preserve"> on the dates set out in Appendix 1 to this notice]]</w:t>
      </w:r>
      <w:r w:rsidRPr="00462199">
        <w:t xml:space="preserve"> the following:</w:t>
      </w:r>
      <w:bookmarkEnd w:id="10469"/>
    </w:p>
    <w:p w14:paraId="3EE17505" w14:textId="77777777" w:rsidR="00D179D6" w:rsidRPr="00462199" w:rsidRDefault="00D179D6" w:rsidP="00BC5CF5">
      <w:pPr>
        <w:pStyle w:val="AltSH5Ashurst"/>
        <w:tabs>
          <w:tab w:val="clear" w:pos="2653"/>
          <w:tab w:val="left" w:pos="1406"/>
        </w:tabs>
        <w:ind w:left="1406" w:hanging="624"/>
      </w:pPr>
      <w:bookmarkStart w:id="10470" w:name="_Ref144117778"/>
      <w:r w:rsidRPr="00462199">
        <w:t>the chain of custody in respect of any Hydrogen Certificate(s) issued, granted, allocated or attributed by the Certification Scheme; and</w:t>
      </w:r>
      <w:bookmarkEnd w:id="10470"/>
    </w:p>
    <w:p w14:paraId="6A53207F" w14:textId="77777777" w:rsidR="00D179D6" w:rsidRPr="00462199" w:rsidRDefault="00D179D6" w:rsidP="00BC5CF5">
      <w:pPr>
        <w:pStyle w:val="AltSH5Ashurst"/>
        <w:tabs>
          <w:tab w:val="clear" w:pos="2653"/>
          <w:tab w:val="left" w:pos="1406"/>
        </w:tabs>
        <w:ind w:left="1406" w:hanging="624"/>
      </w:pPr>
      <w:bookmarkStart w:id="10471" w:name="_Ref144117779"/>
      <w:r w:rsidRPr="00462199">
        <w:rPr>
          <w:b/>
          <w:i/>
        </w:rPr>
        <w:t>[details of how we will receive revenue (directly or indirectly) as a result of participating in</w:t>
      </w:r>
      <w:r w:rsidRPr="00462199">
        <w:rPr>
          <w:b/>
          <w:bCs/>
          <w:i/>
          <w:iCs/>
        </w:rPr>
        <w:t xml:space="preserve"> the </w:t>
      </w:r>
      <w:r w:rsidRPr="00462199">
        <w:rPr>
          <w:b/>
          <w:i/>
        </w:rPr>
        <w:t>Certification Scheme.]</w:t>
      </w:r>
      <w:bookmarkEnd w:id="10471"/>
    </w:p>
    <w:p w14:paraId="1212A69E" w14:textId="77777777" w:rsidR="00D179D6" w:rsidRPr="00462199" w:rsidRDefault="00D179D6" w:rsidP="00326791">
      <w:pPr>
        <w:pStyle w:val="NormalAshurst"/>
        <w:jc w:val="center"/>
      </w:pPr>
      <w:r w:rsidRPr="00462199">
        <w:t>Yours faithfully,</w:t>
      </w:r>
    </w:p>
    <w:p w14:paraId="708EC640" w14:textId="77777777" w:rsidR="00D179D6" w:rsidRPr="00462199" w:rsidRDefault="00D179D6" w:rsidP="00326791">
      <w:pPr>
        <w:pStyle w:val="NormalAshurst"/>
        <w:jc w:val="center"/>
        <w:rPr>
          <w:lang w:eastAsia="zh-CN"/>
        </w:rPr>
      </w:pPr>
    </w:p>
    <w:p w14:paraId="305870B3" w14:textId="77777777" w:rsidR="00D179D6" w:rsidRPr="00462199" w:rsidRDefault="00D179D6" w:rsidP="00326791">
      <w:pPr>
        <w:pStyle w:val="StandardAshurst"/>
        <w:jc w:val="center"/>
        <w:rPr>
          <w:lang w:eastAsia="zh-CN"/>
        </w:rPr>
      </w:pPr>
      <w:r w:rsidRPr="00462199">
        <w:t>…..................................</w:t>
      </w:r>
    </w:p>
    <w:p w14:paraId="4BE848C9" w14:textId="77777777" w:rsidR="00D179D6" w:rsidRPr="00462199" w:rsidRDefault="00D179D6" w:rsidP="00326791">
      <w:pPr>
        <w:pStyle w:val="StandardAshurst"/>
        <w:jc w:val="center"/>
        <w:rPr>
          <w:lang w:eastAsia="zh-CN"/>
        </w:rPr>
      </w:pPr>
      <w:r w:rsidRPr="00462199">
        <w:t>For and on behalf of</w:t>
      </w:r>
    </w:p>
    <w:p w14:paraId="293D24FB"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29C0827C" w14:textId="77777777" w:rsidR="00D179D6" w:rsidRPr="00462199" w:rsidRDefault="00D179D6" w:rsidP="00986A4F">
      <w:pPr>
        <w:pStyle w:val="NormalAshurst"/>
        <w:rPr>
          <w:lang w:eastAsia="zh-CN"/>
        </w:rPr>
      </w:pPr>
      <w:r w:rsidRPr="00462199">
        <w:rPr>
          <w:lang w:eastAsia="zh-CN"/>
        </w:rPr>
        <w:br w:type="page"/>
      </w:r>
    </w:p>
    <w:p w14:paraId="595A8598" w14:textId="77777777" w:rsidR="00D179D6" w:rsidRPr="00462199" w:rsidRDefault="00D179D6" w:rsidP="008962B7">
      <w:pPr>
        <w:pStyle w:val="Annex13Heading"/>
      </w:pPr>
      <w:bookmarkStart w:id="10472" w:name="_Toc149834059"/>
      <w:r w:rsidRPr="00462199">
        <w:lastRenderedPageBreak/>
        <w:t>Government Certification Scheme Response Notice</w:t>
      </w:r>
      <w:bookmarkEnd w:id="10472"/>
    </w:p>
    <w:p w14:paraId="00C3FB0E"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982EB99"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E95508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313F51D7" w14:textId="77777777" w:rsidR="00D179D6" w:rsidRPr="00462199" w:rsidRDefault="00D179D6" w:rsidP="009E0DA4">
      <w:pPr>
        <w:pStyle w:val="NormalBoldAshurst"/>
        <w:tabs>
          <w:tab w:val="left" w:pos="782"/>
        </w:tabs>
        <w:rPr>
          <w:lang w:eastAsia="zh-CN"/>
        </w:rPr>
      </w:pPr>
      <w:r w:rsidRPr="00462199">
        <w:rPr>
          <w:i/>
        </w:rPr>
        <w:tab/>
        <w:t>[Address]</w:t>
      </w:r>
    </w:p>
    <w:p w14:paraId="6533762D"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02498AB9" w14:textId="77777777" w:rsidR="00D179D6" w:rsidRPr="00462199" w:rsidRDefault="00D179D6" w:rsidP="005B3BB9">
      <w:pPr>
        <w:pStyle w:val="CBOLDCAPSAshurst"/>
        <w:rPr>
          <w:lang w:eastAsia="zh-CN"/>
        </w:rPr>
      </w:pPr>
      <w:r w:rsidRPr="00462199">
        <w:t>LCHA – GOVERNMENT CERTIFICATION SCHEME RESPONSE NOTICE</w:t>
      </w:r>
    </w:p>
    <w:p w14:paraId="5A5B7DAC" w14:textId="77777777" w:rsidR="00D179D6" w:rsidRPr="00462199" w:rsidRDefault="00D179D6" w:rsidP="005B3BB9">
      <w:pPr>
        <w:pStyle w:val="NormalAshurst"/>
      </w:pPr>
      <w:r w:rsidRPr="00462199">
        <w:t>Dear Sir/Madam,</w:t>
      </w:r>
    </w:p>
    <w:p w14:paraId="02F11E9C" w14:textId="77777777" w:rsidR="00D179D6" w:rsidRPr="00462199" w:rsidRDefault="00D179D6" w:rsidP="00BC5CF5">
      <w:pPr>
        <w:pStyle w:val="AltSH1Ashurst"/>
        <w:numPr>
          <w:ilvl w:val="0"/>
          <w:numId w:val="181"/>
        </w:numPr>
      </w:pPr>
      <w:bookmarkStart w:id="10473" w:name="_Ref14411778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73"/>
    </w:p>
    <w:p w14:paraId="772FF918" w14:textId="15188B84" w:rsidR="00D179D6" w:rsidRPr="00462199" w:rsidRDefault="00D179D6" w:rsidP="00565698">
      <w:pPr>
        <w:pStyle w:val="AltSH1Ashurst"/>
        <w:rPr>
          <w:lang w:eastAsia="zh-CN"/>
        </w:rPr>
      </w:pPr>
      <w:bookmarkStart w:id="10474" w:name="_Ref144117781"/>
      <w:r w:rsidRPr="00462199">
        <w:t xml:space="preserve">We further refer you to paragraph </w:t>
      </w:r>
      <w:r>
        <w:fldChar w:fldCharType="begin"/>
      </w:r>
      <w:r>
        <w:instrText xml:space="preserve"> REF _Ref144116812 \w \h </w:instrText>
      </w:r>
      <w:r>
        <w:fldChar w:fldCharType="separate"/>
      </w:r>
      <w:del w:id="10475" w:author="Faqir, Sofia (Energy Security)" w:date="2023-11-12T19:48:00Z">
        <w:r w:rsidR="00E473FC">
          <w:delText>2.5</w:delText>
        </w:r>
      </w:del>
      <w:r>
        <w:fldChar w:fldCharType="end"/>
      </w:r>
      <w:r w:rsidRPr="00462199">
        <w:t xml:space="preserve"> of </w:t>
      </w:r>
      <w:r>
        <w:fldChar w:fldCharType="begin"/>
      </w:r>
      <w:r>
        <w:instrText xml:space="preserve"> REF _Ref144118009 \w \h </w:instrText>
      </w:r>
      <w:r>
        <w:fldChar w:fldCharType="separate"/>
      </w:r>
      <w:del w:id="10476" w:author="Faqir, Sofia (Energy Security)" w:date="2023-11-12T19:48:00Z">
        <w:r w:rsidR="00E473FC">
          <w:delText>Annex 10</w:delText>
        </w:r>
      </w:del>
      <w:r>
        <w:fldChar w:fldCharType="end"/>
      </w:r>
      <w:r w:rsidRPr="00462199">
        <w:rPr>
          <w:i/>
        </w:rPr>
        <w:t xml:space="preserve"> (Low Carbon Hydrogen Certification)</w:t>
      </w:r>
      <w:r w:rsidRPr="00462199">
        <w:t>.</w:t>
      </w:r>
      <w:bookmarkEnd w:id="10474"/>
    </w:p>
    <w:p w14:paraId="0674174B" w14:textId="77777777" w:rsidR="00D179D6" w:rsidRPr="00462199" w:rsidRDefault="00D179D6" w:rsidP="00565698">
      <w:pPr>
        <w:pStyle w:val="AltSH1Ashurst"/>
        <w:rPr>
          <w:lang w:eastAsia="zh-CN"/>
        </w:rPr>
      </w:pPr>
      <w:bookmarkStart w:id="10477" w:name="_Ref144117782"/>
      <w:r w:rsidRPr="00462199">
        <w:t xml:space="preserve">This is a Government Certification Scheme Response Notice in relation to the Certification Scheme Participation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77"/>
    </w:p>
    <w:p w14:paraId="2EAE4F52" w14:textId="77777777" w:rsidR="00D179D6" w:rsidRPr="00462199" w:rsidRDefault="00D179D6" w:rsidP="00565698">
      <w:pPr>
        <w:pStyle w:val="AltSH1Ashurst"/>
      </w:pPr>
      <w:bookmarkStart w:id="10478" w:name="_Ref144117783"/>
      <w:r w:rsidRPr="00462199">
        <w:rPr>
          <w:b/>
          <w:i/>
        </w:rPr>
        <w:t>[[Subject to paragraph 5]we [do not] object to you participating in the Government Certification Scheme [for the following reasons: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]].]/[We require additional Supporting Information in relation to the Certification Scheme Participation Notice in order for us to assess whether or not we object to your participation in the Government Certification Scheme. We require the following Government Certification Scheme Supporting Information: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78"/>
    </w:p>
    <w:p w14:paraId="7025C3AB" w14:textId="70969490" w:rsidR="00D179D6" w:rsidRPr="00462199" w:rsidRDefault="00D179D6" w:rsidP="00565698">
      <w:pPr>
        <w:pStyle w:val="AltSH1Ashurst"/>
      </w:pPr>
      <w:bookmarkStart w:id="10479" w:name="_Ref144117784"/>
      <w:r w:rsidRPr="00462199">
        <w:rPr>
          <w:b/>
          <w:i/>
        </w:rPr>
        <w:t xml:space="preserve">[We consider that you must comply with the following </w:t>
      </w:r>
      <w:r w:rsidR="007248B2" w:rsidRPr="007248B2">
        <w:rPr>
          <w:b/>
          <w:i/>
        </w:rPr>
        <w:t>condition</w:t>
      </w:r>
      <w:r w:rsidRPr="00462199">
        <w:rPr>
          <w:b/>
          <w:i/>
        </w:rPr>
        <w:t>s in order to participate in the relevant Certification Scheme: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79"/>
    </w:p>
    <w:p w14:paraId="73D070E0" w14:textId="77777777" w:rsidR="00D179D6" w:rsidRPr="00462199" w:rsidRDefault="00D179D6" w:rsidP="00326791">
      <w:pPr>
        <w:pStyle w:val="NormalAshurst"/>
        <w:jc w:val="center"/>
      </w:pPr>
      <w:r w:rsidRPr="00462199">
        <w:t>Yours faithfully,</w:t>
      </w:r>
    </w:p>
    <w:p w14:paraId="1E874806" w14:textId="77777777" w:rsidR="00D179D6" w:rsidRPr="00462199" w:rsidRDefault="00D179D6" w:rsidP="00326791">
      <w:pPr>
        <w:pStyle w:val="NormalAshurst"/>
        <w:rPr>
          <w:lang w:eastAsia="zh-CN"/>
        </w:rPr>
      </w:pPr>
    </w:p>
    <w:p w14:paraId="46E2D164" w14:textId="77777777" w:rsidR="00D179D6" w:rsidRPr="00462199" w:rsidRDefault="00D179D6" w:rsidP="00326791">
      <w:pPr>
        <w:pStyle w:val="StandardAshurst"/>
        <w:jc w:val="center"/>
        <w:rPr>
          <w:lang w:eastAsia="zh-CN"/>
        </w:rPr>
      </w:pPr>
      <w:r w:rsidRPr="00462199">
        <w:t>.....................................</w:t>
      </w:r>
    </w:p>
    <w:p w14:paraId="0687C08C" w14:textId="77777777" w:rsidR="00D179D6" w:rsidRPr="00462199" w:rsidRDefault="00D179D6" w:rsidP="00326791">
      <w:pPr>
        <w:pStyle w:val="StandardAshurst"/>
        <w:jc w:val="center"/>
        <w:rPr>
          <w:lang w:eastAsia="zh-CN"/>
        </w:rPr>
      </w:pPr>
      <w:r w:rsidRPr="00462199">
        <w:t>For and on behalf of</w:t>
      </w:r>
    </w:p>
    <w:p w14:paraId="20F27ED2"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11F80E77" w14:textId="77777777" w:rsidR="00D179D6" w:rsidRPr="00462199" w:rsidRDefault="00D179D6" w:rsidP="00986A4F">
      <w:pPr>
        <w:pStyle w:val="NormalAshurst"/>
        <w:rPr>
          <w:lang w:eastAsia="zh-CN"/>
        </w:rPr>
      </w:pPr>
      <w:r w:rsidRPr="00462199">
        <w:rPr>
          <w:lang w:eastAsia="zh-CN"/>
        </w:rPr>
        <w:br w:type="page"/>
      </w:r>
    </w:p>
    <w:p w14:paraId="744FAC57" w14:textId="77777777" w:rsidR="00D179D6" w:rsidRPr="00462199" w:rsidRDefault="00D179D6" w:rsidP="008962B7">
      <w:pPr>
        <w:pStyle w:val="Annex13Heading"/>
      </w:pPr>
      <w:bookmarkStart w:id="10480" w:name="_Toc149834060"/>
      <w:r w:rsidRPr="00462199">
        <w:lastRenderedPageBreak/>
        <w:t>Other Certification Scheme Response Notice</w:t>
      </w:r>
      <w:bookmarkEnd w:id="10480"/>
    </w:p>
    <w:p w14:paraId="2F937FE4"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89E121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7328C20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7DA8D09F" w14:textId="77777777" w:rsidR="00D179D6" w:rsidRPr="00462199" w:rsidRDefault="00D179D6" w:rsidP="009E0DA4">
      <w:pPr>
        <w:pStyle w:val="NormalBoldAshurst"/>
        <w:tabs>
          <w:tab w:val="left" w:pos="782"/>
        </w:tabs>
        <w:rPr>
          <w:lang w:eastAsia="zh-CN"/>
        </w:rPr>
      </w:pPr>
      <w:r w:rsidRPr="00462199">
        <w:rPr>
          <w:i/>
        </w:rPr>
        <w:tab/>
        <w:t>[Address]</w:t>
      </w:r>
    </w:p>
    <w:p w14:paraId="50585F9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95913FA" w14:textId="77777777" w:rsidR="00D179D6" w:rsidRPr="00462199" w:rsidRDefault="00D179D6" w:rsidP="005B3BB9">
      <w:pPr>
        <w:pStyle w:val="CBOLDCAPSAshurst"/>
        <w:rPr>
          <w:lang w:eastAsia="zh-CN"/>
        </w:rPr>
      </w:pPr>
      <w:r w:rsidRPr="00462199">
        <w:t>LCHA – OTHER CERTIFICATION SCHEME RESPONSE NOTICE</w:t>
      </w:r>
    </w:p>
    <w:p w14:paraId="19604706" w14:textId="77777777" w:rsidR="00D179D6" w:rsidRPr="00462199" w:rsidRDefault="00D179D6" w:rsidP="005B3BB9">
      <w:pPr>
        <w:pStyle w:val="NormalAshurst"/>
      </w:pPr>
      <w:r w:rsidRPr="00462199">
        <w:t>Dear Sir/Madam,</w:t>
      </w:r>
    </w:p>
    <w:p w14:paraId="1D91658F" w14:textId="77777777" w:rsidR="00D179D6" w:rsidRPr="00462199" w:rsidRDefault="00D179D6" w:rsidP="00BC5CF5">
      <w:pPr>
        <w:pStyle w:val="AltSH1Ashurst"/>
        <w:numPr>
          <w:ilvl w:val="0"/>
          <w:numId w:val="182"/>
        </w:numPr>
      </w:pPr>
      <w:bookmarkStart w:id="10481" w:name="_Ref144117785"/>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81"/>
    </w:p>
    <w:p w14:paraId="6DF1D126" w14:textId="2F60197C" w:rsidR="00D179D6" w:rsidRPr="00462199" w:rsidRDefault="00D179D6" w:rsidP="00565698">
      <w:pPr>
        <w:pStyle w:val="AltSH1Ashurst"/>
      </w:pPr>
      <w:bookmarkStart w:id="10482" w:name="_Ref144117786"/>
      <w:r w:rsidRPr="00462199">
        <w:t xml:space="preserve">We further refer you to paragraph </w:t>
      </w:r>
      <w:r>
        <w:fldChar w:fldCharType="begin"/>
      </w:r>
      <w:r>
        <w:instrText xml:space="preserve"> REF _Ref144116817 \w \h </w:instrText>
      </w:r>
      <w:r>
        <w:fldChar w:fldCharType="separate"/>
      </w:r>
      <w:del w:id="10483" w:author="Faqir, Sofia (Energy Security)" w:date="2023-11-12T19:48:00Z">
        <w:r w:rsidR="00E473FC">
          <w:delText>2.7</w:delText>
        </w:r>
      </w:del>
      <w:r>
        <w:fldChar w:fldCharType="end"/>
      </w:r>
      <w:r w:rsidRPr="00462199">
        <w:t xml:space="preserve"> of </w:t>
      </w:r>
      <w:r>
        <w:fldChar w:fldCharType="begin"/>
      </w:r>
      <w:r>
        <w:instrText xml:space="preserve"> REF _Ref144118009 \w \h </w:instrText>
      </w:r>
      <w:r>
        <w:fldChar w:fldCharType="separate"/>
      </w:r>
      <w:del w:id="10484" w:author="Faqir, Sofia (Energy Security)" w:date="2023-11-12T19:48:00Z">
        <w:r w:rsidR="00E473FC">
          <w:delText>Annex 10</w:delText>
        </w:r>
      </w:del>
      <w:r>
        <w:fldChar w:fldCharType="end"/>
      </w:r>
      <w:r w:rsidRPr="00462199">
        <w:rPr>
          <w:i/>
        </w:rPr>
        <w:t xml:space="preserve"> (Low Carbon Hydrogen Certification)</w:t>
      </w:r>
      <w:r w:rsidRPr="00462199">
        <w:t>.</w:t>
      </w:r>
      <w:bookmarkEnd w:id="10482"/>
    </w:p>
    <w:p w14:paraId="70F19377" w14:textId="77777777" w:rsidR="00D179D6" w:rsidRPr="00462199" w:rsidRDefault="00D179D6" w:rsidP="00565698">
      <w:pPr>
        <w:pStyle w:val="AltSH1Ashurst"/>
      </w:pPr>
      <w:bookmarkStart w:id="10485" w:name="_Ref144117787"/>
      <w:r w:rsidRPr="00462199">
        <w:t xml:space="preserve">This is an Other Certification Scheme Response Notice in relation to a Certification Scheme Participation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85"/>
    </w:p>
    <w:p w14:paraId="7EB33563" w14:textId="77777777" w:rsidR="00D179D6" w:rsidRPr="00462199" w:rsidRDefault="00D179D6" w:rsidP="00565698">
      <w:pPr>
        <w:pStyle w:val="AltSH1Ashurst"/>
      </w:pPr>
      <w:bookmarkStart w:id="10486" w:name="_Ref144117788"/>
      <w:r w:rsidRPr="00462199">
        <w:rPr>
          <w:b/>
          <w:i/>
        </w:rPr>
        <w:t>[[Subject to paragraph 5]we [do not] consent to your participation in the Other Certification Scheme [for the following reasons: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]]/[We require additional Supporting Information in relation to the Other Certification Scheme in order for us to assess whether or not we object to your participation in the Other Certification Scheme. We require the following Other Certification Scheme Supporting Information: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86"/>
    </w:p>
    <w:p w14:paraId="3C140C3A" w14:textId="596CE342" w:rsidR="00D179D6" w:rsidRPr="00462199" w:rsidRDefault="00D179D6" w:rsidP="00565698">
      <w:pPr>
        <w:pStyle w:val="AltSH1Ashurst"/>
      </w:pPr>
      <w:bookmarkStart w:id="10487" w:name="_Ref144117789"/>
      <w:r w:rsidRPr="00462199">
        <w:rPr>
          <w:b/>
          <w:i/>
        </w:rPr>
        <w:t xml:space="preserve">[We consider that you must comply with the following </w:t>
      </w:r>
      <w:r w:rsidR="007248B2" w:rsidRPr="007248B2">
        <w:rPr>
          <w:b/>
          <w:i/>
        </w:rPr>
        <w:t>condition</w:t>
      </w:r>
      <w:r w:rsidRPr="00462199">
        <w:rPr>
          <w:b/>
          <w:i/>
        </w:rPr>
        <w:t>s in order to participate in the relevant Certification Scheme: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87"/>
    </w:p>
    <w:p w14:paraId="6825F13F" w14:textId="77777777" w:rsidR="00D179D6" w:rsidRPr="00462199" w:rsidRDefault="00D179D6" w:rsidP="00326791">
      <w:pPr>
        <w:pStyle w:val="NormalAshurst"/>
        <w:jc w:val="center"/>
      </w:pPr>
      <w:r w:rsidRPr="00462199">
        <w:t>Yours faithfully,</w:t>
      </w:r>
    </w:p>
    <w:p w14:paraId="12A4F879" w14:textId="77777777" w:rsidR="00D179D6" w:rsidRPr="00462199" w:rsidRDefault="00D179D6" w:rsidP="00326791">
      <w:pPr>
        <w:pStyle w:val="NormalAshurst"/>
        <w:rPr>
          <w:lang w:eastAsia="zh-CN"/>
        </w:rPr>
      </w:pPr>
    </w:p>
    <w:p w14:paraId="5DDCF3BA" w14:textId="77777777" w:rsidR="00D179D6" w:rsidRPr="00462199" w:rsidRDefault="00D179D6" w:rsidP="00326791">
      <w:pPr>
        <w:pStyle w:val="StandardAshurst"/>
        <w:jc w:val="center"/>
        <w:rPr>
          <w:lang w:eastAsia="zh-CN"/>
        </w:rPr>
      </w:pPr>
      <w:r w:rsidRPr="00462199">
        <w:t>.....................................</w:t>
      </w:r>
    </w:p>
    <w:p w14:paraId="007F0223" w14:textId="77777777" w:rsidR="00D179D6" w:rsidRPr="00462199" w:rsidRDefault="00D179D6" w:rsidP="00326791">
      <w:pPr>
        <w:pStyle w:val="StandardAshurst"/>
        <w:jc w:val="center"/>
        <w:rPr>
          <w:lang w:eastAsia="zh-CN"/>
        </w:rPr>
      </w:pPr>
      <w:r w:rsidRPr="00462199">
        <w:t>For and on behalf of</w:t>
      </w:r>
    </w:p>
    <w:p w14:paraId="2381AAD8"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4083E7CD" w14:textId="77777777" w:rsidR="00D179D6" w:rsidRPr="00462199" w:rsidRDefault="00D179D6" w:rsidP="00986A4F">
      <w:pPr>
        <w:pStyle w:val="NormalAshurst"/>
      </w:pPr>
      <w:r w:rsidRPr="00462199">
        <w:br w:type="page"/>
      </w:r>
    </w:p>
    <w:p w14:paraId="1F6085D1" w14:textId="77777777" w:rsidR="00D179D6" w:rsidRPr="00462199" w:rsidRDefault="00D179D6" w:rsidP="008962B7">
      <w:pPr>
        <w:pStyle w:val="Annex13Heading"/>
      </w:pPr>
      <w:bookmarkStart w:id="10488" w:name="_Toc149834061"/>
      <w:r w:rsidRPr="00462199">
        <w:lastRenderedPageBreak/>
        <w:t>Further Certification Scheme Response Notice</w:t>
      </w:r>
      <w:bookmarkEnd w:id="10488"/>
    </w:p>
    <w:p w14:paraId="54FA7918"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28046337"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B5EF21F"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47B717F" w14:textId="77777777" w:rsidR="00D179D6" w:rsidRPr="00462199" w:rsidRDefault="00D179D6" w:rsidP="009E0DA4">
      <w:pPr>
        <w:pStyle w:val="NormalBoldAshurst"/>
        <w:tabs>
          <w:tab w:val="left" w:pos="782"/>
        </w:tabs>
        <w:rPr>
          <w:lang w:eastAsia="zh-CN"/>
        </w:rPr>
      </w:pPr>
      <w:r w:rsidRPr="00462199">
        <w:rPr>
          <w:i/>
        </w:rPr>
        <w:tab/>
        <w:t>[Address]</w:t>
      </w:r>
    </w:p>
    <w:p w14:paraId="5EBDCDA2"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286980B" w14:textId="77777777" w:rsidR="00D179D6" w:rsidRPr="00462199" w:rsidRDefault="00D179D6" w:rsidP="005B3BB9">
      <w:pPr>
        <w:pStyle w:val="CBOLDCAPSAshurst"/>
        <w:rPr>
          <w:lang w:eastAsia="zh-CN"/>
        </w:rPr>
      </w:pPr>
      <w:r w:rsidRPr="00462199">
        <w:t>LCHA – FURTHER CERTIFICATION SCHEME RESPONSE NOTICE</w:t>
      </w:r>
    </w:p>
    <w:p w14:paraId="7083AFD1" w14:textId="77777777" w:rsidR="00D179D6" w:rsidRPr="00462199" w:rsidRDefault="00D179D6" w:rsidP="005B3BB9">
      <w:pPr>
        <w:pStyle w:val="NormalAshurst"/>
      </w:pPr>
      <w:r w:rsidRPr="00462199">
        <w:t>Dear Sir/Madam,</w:t>
      </w:r>
    </w:p>
    <w:p w14:paraId="06FCCC41" w14:textId="77777777" w:rsidR="00D179D6" w:rsidRPr="00462199" w:rsidRDefault="00D179D6" w:rsidP="00BC5CF5">
      <w:pPr>
        <w:pStyle w:val="AltSH1Ashurst"/>
        <w:numPr>
          <w:ilvl w:val="0"/>
          <w:numId w:val="183"/>
        </w:numPr>
      </w:pPr>
      <w:bookmarkStart w:id="10489" w:name="_Ref14411779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89"/>
    </w:p>
    <w:p w14:paraId="2B349FAC" w14:textId="67CE7B90" w:rsidR="00D179D6" w:rsidRPr="00462199" w:rsidRDefault="00D179D6" w:rsidP="00565698">
      <w:pPr>
        <w:pStyle w:val="AltSH1Ashurst"/>
      </w:pPr>
      <w:bookmarkStart w:id="10490" w:name="_Ref144117791"/>
      <w:r w:rsidRPr="00462199">
        <w:t xml:space="preserve">We further refer you to paragraph </w:t>
      </w:r>
      <w:r>
        <w:fldChar w:fldCharType="begin"/>
      </w:r>
      <w:r>
        <w:instrText xml:space="preserve"> REF _Ref144116824 \w \h </w:instrText>
      </w:r>
      <w:r>
        <w:fldChar w:fldCharType="separate"/>
      </w:r>
      <w:del w:id="10491" w:author="Faqir, Sofia (Energy Security)" w:date="2023-11-12T19:48:00Z">
        <w:r w:rsidR="00E473FC">
          <w:delText>2.9(B)</w:delText>
        </w:r>
      </w:del>
      <w:r>
        <w:fldChar w:fldCharType="end"/>
      </w:r>
      <w:r w:rsidRPr="00462199">
        <w:t xml:space="preserve"> of </w:t>
      </w:r>
      <w:r>
        <w:fldChar w:fldCharType="begin"/>
      </w:r>
      <w:r>
        <w:instrText xml:space="preserve"> REF _Ref144118009 \w \h </w:instrText>
      </w:r>
      <w:r>
        <w:fldChar w:fldCharType="separate"/>
      </w:r>
      <w:del w:id="10492" w:author="Faqir, Sofia (Energy Security)" w:date="2023-11-12T19:48:00Z">
        <w:r w:rsidR="00E473FC">
          <w:delText>Annex 10</w:delText>
        </w:r>
      </w:del>
      <w:r>
        <w:fldChar w:fldCharType="end"/>
      </w:r>
      <w:r w:rsidRPr="00462199">
        <w:rPr>
          <w:i/>
        </w:rPr>
        <w:t xml:space="preserve"> (Low Carbon Hydrogen Certification)</w:t>
      </w:r>
      <w:r w:rsidRPr="00462199">
        <w:t>.</w:t>
      </w:r>
      <w:bookmarkEnd w:id="10490"/>
    </w:p>
    <w:p w14:paraId="1CDE5CF5" w14:textId="77777777" w:rsidR="00D179D6" w:rsidRPr="00462199" w:rsidRDefault="00D179D6" w:rsidP="00565698">
      <w:pPr>
        <w:pStyle w:val="AltSH1Ashurst"/>
      </w:pPr>
      <w:bookmarkStart w:id="10493" w:name="_Ref144117792"/>
      <w:r w:rsidRPr="00462199">
        <w:t xml:space="preserve">This is a Further Certification Scheme Response Notice in relation to Certification Scheme Participation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and the Certification Scheme Response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493"/>
    </w:p>
    <w:p w14:paraId="19A0E3D2" w14:textId="77777777" w:rsidR="00D179D6" w:rsidRPr="00462199" w:rsidRDefault="00D179D6" w:rsidP="00565698">
      <w:pPr>
        <w:pStyle w:val="AltSH1Ashurst"/>
        <w:rPr>
          <w:lang w:eastAsia="zh-CN"/>
        </w:rPr>
      </w:pPr>
      <w:bookmarkStart w:id="10494" w:name="_Ref144117793"/>
      <w:r w:rsidRPr="00462199">
        <w:t xml:space="preserve">Following our receipt of the Certification Scheme Supporting Information from you on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[we [do not] object to your participation in the Government Certification Scheme [for the following reasons: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]].]/[we [do not] consent to your participation in the Other Certification Scheme [for the following reasons: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94"/>
    </w:p>
    <w:p w14:paraId="4C50A756" w14:textId="1B6992A6" w:rsidR="00D179D6" w:rsidRPr="00462199" w:rsidRDefault="00D179D6" w:rsidP="00565698">
      <w:pPr>
        <w:pStyle w:val="AltSH1Ashurst"/>
      </w:pPr>
      <w:bookmarkStart w:id="10495" w:name="_Ref144117794"/>
      <w:r w:rsidRPr="00462199">
        <w:rPr>
          <w:b/>
          <w:i/>
        </w:rPr>
        <w:t xml:space="preserve">[We consider that you must comply with the following </w:t>
      </w:r>
      <w:r w:rsidR="007248B2" w:rsidRPr="007248B2">
        <w:rPr>
          <w:b/>
          <w:i/>
        </w:rPr>
        <w:t>condition</w:t>
      </w:r>
      <w:r w:rsidRPr="00462199">
        <w:rPr>
          <w:b/>
          <w:i/>
        </w:rPr>
        <w:t>s in order to participate in the relevant Certification Scheme: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495"/>
    </w:p>
    <w:p w14:paraId="4D3062FC" w14:textId="77777777" w:rsidR="00D179D6" w:rsidRPr="00462199" w:rsidRDefault="00D179D6" w:rsidP="00326791">
      <w:pPr>
        <w:pStyle w:val="NormalAshurst"/>
        <w:jc w:val="center"/>
      </w:pPr>
      <w:r w:rsidRPr="00462199">
        <w:t>Yours faithfully,</w:t>
      </w:r>
    </w:p>
    <w:p w14:paraId="54524818" w14:textId="77777777" w:rsidR="00D179D6" w:rsidRPr="00462199" w:rsidRDefault="00D179D6" w:rsidP="00326791">
      <w:pPr>
        <w:pStyle w:val="NormalAshurst"/>
        <w:rPr>
          <w:lang w:eastAsia="zh-CN"/>
        </w:rPr>
      </w:pPr>
    </w:p>
    <w:p w14:paraId="73A4A5CB" w14:textId="77777777" w:rsidR="00D179D6" w:rsidRPr="00462199" w:rsidRDefault="00D179D6" w:rsidP="00326791">
      <w:pPr>
        <w:pStyle w:val="StandardAshurst"/>
        <w:jc w:val="center"/>
        <w:rPr>
          <w:lang w:eastAsia="zh-CN"/>
        </w:rPr>
      </w:pPr>
      <w:r w:rsidRPr="00462199">
        <w:t>.....................................</w:t>
      </w:r>
    </w:p>
    <w:p w14:paraId="0E795E3A" w14:textId="77777777" w:rsidR="00D179D6" w:rsidRPr="00462199" w:rsidRDefault="00D179D6" w:rsidP="00326791">
      <w:pPr>
        <w:pStyle w:val="StandardAshurst"/>
        <w:jc w:val="center"/>
        <w:rPr>
          <w:lang w:eastAsia="zh-CN"/>
        </w:rPr>
      </w:pPr>
      <w:r w:rsidRPr="00462199">
        <w:t>For and on behalf of</w:t>
      </w:r>
    </w:p>
    <w:p w14:paraId="612085C0"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37B7F6CF" w14:textId="77777777" w:rsidR="00D179D6" w:rsidRPr="00462199" w:rsidRDefault="00D179D6" w:rsidP="00986A4F">
      <w:pPr>
        <w:pStyle w:val="NormalAshurst"/>
      </w:pPr>
      <w:r w:rsidRPr="00462199">
        <w:br w:type="page"/>
      </w:r>
    </w:p>
    <w:p w14:paraId="278437CC" w14:textId="77777777" w:rsidR="00D179D6" w:rsidRPr="00462199" w:rsidRDefault="00D179D6" w:rsidP="008962B7">
      <w:pPr>
        <w:pStyle w:val="Annex13Heading"/>
      </w:pPr>
      <w:bookmarkStart w:id="10496" w:name="_Toc149834062"/>
      <w:r w:rsidRPr="00462199">
        <w:lastRenderedPageBreak/>
        <w:t>Certification Scheme Change Notice</w:t>
      </w:r>
      <w:bookmarkEnd w:id="10496"/>
    </w:p>
    <w:p w14:paraId="165D435C"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2EDE762" w14:textId="77777777" w:rsidR="00D179D6" w:rsidRPr="00462199" w:rsidRDefault="00D179D6" w:rsidP="008667CA">
      <w:pPr>
        <w:pStyle w:val="NormalBoldAshurst"/>
        <w:tabs>
          <w:tab w:val="left" w:pos="782"/>
        </w:tabs>
        <w:rPr>
          <w:lang w:eastAsia="zh-CN"/>
        </w:rPr>
      </w:pPr>
      <w:r w:rsidRPr="00462199">
        <w:rPr>
          <w:i/>
        </w:rPr>
        <w:tab/>
        <w:t>[Address]</w:t>
      </w:r>
    </w:p>
    <w:p w14:paraId="4BD24E9A"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E1E4608"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A7183D0"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FDA9368" w14:textId="77777777" w:rsidR="00D179D6" w:rsidRPr="00462199" w:rsidRDefault="00D179D6" w:rsidP="005B3BB9">
      <w:pPr>
        <w:pStyle w:val="CBOLDCAPSAshurst"/>
        <w:rPr>
          <w:lang w:eastAsia="zh-CN"/>
        </w:rPr>
      </w:pPr>
      <w:r w:rsidRPr="00462199">
        <w:t>LCHA – CERTIFICATION SCHEME CHANGE NOTICE</w:t>
      </w:r>
    </w:p>
    <w:p w14:paraId="7F55FC9B" w14:textId="77777777" w:rsidR="00D179D6" w:rsidRPr="00462199" w:rsidRDefault="00D179D6" w:rsidP="005B3BB9">
      <w:pPr>
        <w:pStyle w:val="NormalAshurst"/>
        <w:rPr>
          <w:lang w:eastAsia="zh-CN"/>
        </w:rPr>
      </w:pPr>
      <w:r w:rsidRPr="00462199">
        <w:t>Dear Sir/Madam,</w:t>
      </w:r>
    </w:p>
    <w:p w14:paraId="20C8C204" w14:textId="77777777" w:rsidR="00D179D6" w:rsidRPr="00462199" w:rsidRDefault="00D179D6" w:rsidP="00BC5CF5">
      <w:pPr>
        <w:pStyle w:val="AltSH1Ashurst"/>
        <w:numPr>
          <w:ilvl w:val="0"/>
          <w:numId w:val="184"/>
        </w:numPr>
      </w:pPr>
      <w:bookmarkStart w:id="10497" w:name="_Ref144117795"/>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497"/>
    </w:p>
    <w:p w14:paraId="50C7E918" w14:textId="4D03AE3D" w:rsidR="00D179D6" w:rsidRPr="00462199" w:rsidRDefault="00D179D6" w:rsidP="00565698">
      <w:pPr>
        <w:pStyle w:val="AltSH1Ashurst"/>
      </w:pPr>
      <w:bookmarkStart w:id="10498" w:name="_Ref144117796"/>
      <w:r w:rsidRPr="00462199">
        <w:t xml:space="preserve">We further refer you to paragraph </w:t>
      </w:r>
      <w:r>
        <w:fldChar w:fldCharType="begin"/>
      </w:r>
      <w:r>
        <w:instrText xml:space="preserve"> REF _Ref144116832 \w \h </w:instrText>
      </w:r>
      <w:r>
        <w:fldChar w:fldCharType="separate"/>
      </w:r>
      <w:del w:id="10499" w:author="Faqir, Sofia (Energy Security)" w:date="2023-11-12T19:48:00Z">
        <w:r w:rsidR="00E473FC">
          <w:delText>2.11</w:delText>
        </w:r>
      </w:del>
      <w:r>
        <w:fldChar w:fldCharType="end"/>
      </w:r>
      <w:r w:rsidRPr="00462199">
        <w:t xml:space="preserve"> of </w:t>
      </w:r>
      <w:r>
        <w:fldChar w:fldCharType="begin"/>
      </w:r>
      <w:r>
        <w:instrText xml:space="preserve"> REF _Ref144118009 \w \h </w:instrText>
      </w:r>
      <w:r>
        <w:fldChar w:fldCharType="separate"/>
      </w:r>
      <w:del w:id="10500" w:author="Faqir, Sofia (Energy Security)" w:date="2023-11-12T19:48:00Z">
        <w:r w:rsidR="00E473FC">
          <w:delText>Annex 10</w:delText>
        </w:r>
      </w:del>
      <w:r>
        <w:fldChar w:fldCharType="end"/>
      </w:r>
      <w:r w:rsidRPr="00462199">
        <w:rPr>
          <w:i/>
        </w:rPr>
        <w:t xml:space="preserve"> (Low Carbon Hydrogen Certification)</w:t>
      </w:r>
      <w:r w:rsidRPr="00462199">
        <w:t>.</w:t>
      </w:r>
      <w:bookmarkEnd w:id="10498"/>
    </w:p>
    <w:p w14:paraId="20462F2A" w14:textId="77777777" w:rsidR="00D179D6" w:rsidRPr="00462199" w:rsidRDefault="00D179D6" w:rsidP="00565698">
      <w:pPr>
        <w:pStyle w:val="AltSH1Ashurst"/>
        <w:rPr>
          <w:lang w:eastAsia="zh-CN"/>
        </w:rPr>
      </w:pPr>
      <w:bookmarkStart w:id="10501" w:name="_Ref144117797"/>
      <w:r w:rsidRPr="00462199">
        <w:t>This is a Certification Scheme Change Notice.</w:t>
      </w:r>
      <w:bookmarkEnd w:id="10501"/>
    </w:p>
    <w:p w14:paraId="3F8C11E2" w14:textId="77777777" w:rsidR="00D179D6" w:rsidRPr="00462199" w:rsidRDefault="00D179D6" w:rsidP="00565698">
      <w:pPr>
        <w:pStyle w:val="AltSH1Ashurst"/>
        <w:rPr>
          <w:lang w:eastAsia="zh-CN"/>
        </w:rPr>
      </w:pPr>
      <w:bookmarkStart w:id="10502" w:name="_Ref144117798"/>
      <w:r w:rsidRPr="00462199">
        <w:t>We</w:t>
      </w:r>
      <w:r w:rsidRPr="00462199">
        <w:rPr>
          <w:b/>
          <w:i/>
        </w:rPr>
        <w:t xml:space="preserve"> [enclose]/[set out] </w:t>
      </w:r>
      <w:r w:rsidRPr="00462199">
        <w:t xml:space="preserve">the following information which </w:t>
      </w:r>
      <w:r w:rsidRPr="00462199">
        <w:rPr>
          <w:b/>
          <w:i/>
        </w:rPr>
        <w:t>[will]/[is reasonably likely to]</w:t>
      </w:r>
      <w:r w:rsidRPr="00462199">
        <w:t xml:space="preserve"> affect the accuracy of the information provided to you in the Certification Scheme Participation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02"/>
    </w:p>
    <w:p w14:paraId="7B96EAB5" w14:textId="78376FBE" w:rsidR="00D179D6" w:rsidRPr="00462199" w:rsidRDefault="00D179D6" w:rsidP="00565698">
      <w:pPr>
        <w:pStyle w:val="AltSH1Ashurst"/>
        <w:rPr>
          <w:lang w:eastAsia="zh-CN"/>
        </w:rPr>
      </w:pPr>
      <w:bookmarkStart w:id="10503" w:name="_Ref144117799"/>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Supporting Information listed in Appendix 1 to this notice which we consider necessary to be relevant to and supportive of the foregoing.</w:t>
      </w:r>
      <w:bookmarkEnd w:id="10503"/>
    </w:p>
    <w:p w14:paraId="67B71943" w14:textId="77777777" w:rsidR="00D179D6" w:rsidRPr="00462199" w:rsidRDefault="00D179D6" w:rsidP="00326791">
      <w:pPr>
        <w:pStyle w:val="NormalAshurst"/>
        <w:jc w:val="center"/>
      </w:pPr>
      <w:r w:rsidRPr="00462199">
        <w:t>Yours faithfully,</w:t>
      </w:r>
    </w:p>
    <w:p w14:paraId="765114C0" w14:textId="77777777" w:rsidR="00D179D6" w:rsidRPr="00462199" w:rsidRDefault="00D179D6" w:rsidP="00326791">
      <w:pPr>
        <w:pStyle w:val="NormalAshurst"/>
        <w:jc w:val="center"/>
        <w:rPr>
          <w:lang w:eastAsia="zh-CN"/>
        </w:rPr>
      </w:pPr>
    </w:p>
    <w:p w14:paraId="1F95FBCB" w14:textId="77777777" w:rsidR="00D179D6" w:rsidRPr="00462199" w:rsidRDefault="00D179D6" w:rsidP="00326791">
      <w:pPr>
        <w:pStyle w:val="StandardAshurst"/>
        <w:jc w:val="center"/>
        <w:rPr>
          <w:lang w:eastAsia="zh-CN"/>
        </w:rPr>
      </w:pPr>
      <w:r w:rsidRPr="00462199">
        <w:t>…..................................</w:t>
      </w:r>
    </w:p>
    <w:p w14:paraId="57E95FE7" w14:textId="77777777" w:rsidR="00D179D6" w:rsidRPr="00462199" w:rsidRDefault="00D179D6" w:rsidP="00326791">
      <w:pPr>
        <w:pStyle w:val="StandardAshurst"/>
        <w:jc w:val="center"/>
        <w:rPr>
          <w:lang w:eastAsia="zh-CN"/>
        </w:rPr>
      </w:pPr>
      <w:r w:rsidRPr="00462199">
        <w:t>For and on behalf of</w:t>
      </w:r>
    </w:p>
    <w:p w14:paraId="2F1113DC"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3D33AAD3" w14:textId="77777777" w:rsidR="00D179D6" w:rsidRPr="00462199" w:rsidRDefault="00D179D6" w:rsidP="00986A4F">
      <w:pPr>
        <w:pStyle w:val="NormalAshurst"/>
      </w:pPr>
      <w:r w:rsidRPr="00462199">
        <w:br w:type="page"/>
      </w:r>
    </w:p>
    <w:p w14:paraId="022D3A92" w14:textId="77777777" w:rsidR="00D179D6" w:rsidRPr="00462199" w:rsidRDefault="00D179D6" w:rsidP="008962B7">
      <w:pPr>
        <w:pStyle w:val="Annex13Heading"/>
      </w:pPr>
      <w:bookmarkStart w:id="10504" w:name="_Toc149834063"/>
      <w:r w:rsidRPr="00462199">
        <w:lastRenderedPageBreak/>
        <w:t>Certification Scheme Amendment Notice</w:t>
      </w:r>
      <w:bookmarkEnd w:id="10504"/>
    </w:p>
    <w:p w14:paraId="1C2CA552"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77CEE9B2"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57E83744"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29D113C" w14:textId="77777777" w:rsidR="00D179D6" w:rsidRPr="00462199" w:rsidRDefault="00D179D6" w:rsidP="009E0DA4">
      <w:pPr>
        <w:pStyle w:val="NormalBoldAshurst"/>
        <w:tabs>
          <w:tab w:val="left" w:pos="782"/>
        </w:tabs>
        <w:rPr>
          <w:lang w:eastAsia="zh-CN"/>
        </w:rPr>
      </w:pPr>
      <w:r w:rsidRPr="00462199">
        <w:rPr>
          <w:i/>
        </w:rPr>
        <w:tab/>
        <w:t>[Address]</w:t>
      </w:r>
    </w:p>
    <w:p w14:paraId="5EAAE2FE"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5CD30CF4" w14:textId="77777777" w:rsidR="00D179D6" w:rsidRPr="00462199" w:rsidRDefault="00D179D6" w:rsidP="005B3BB9">
      <w:pPr>
        <w:pStyle w:val="CBOLDCAPSAshurst"/>
        <w:rPr>
          <w:lang w:eastAsia="zh-CN"/>
        </w:rPr>
      </w:pPr>
      <w:r w:rsidRPr="00462199">
        <w:t>LCHA – CERTIFICATION SCHEME AMENDMENT NOTICE</w:t>
      </w:r>
    </w:p>
    <w:p w14:paraId="27A4E5F4" w14:textId="77777777" w:rsidR="00D179D6" w:rsidRPr="00462199" w:rsidRDefault="00D179D6" w:rsidP="005B3BB9">
      <w:pPr>
        <w:pStyle w:val="NormalAshurst"/>
      </w:pPr>
      <w:r w:rsidRPr="00462199">
        <w:t>Dear Sir/Madam,</w:t>
      </w:r>
    </w:p>
    <w:p w14:paraId="7C167809" w14:textId="77777777" w:rsidR="00D179D6" w:rsidRPr="00462199" w:rsidRDefault="00D179D6" w:rsidP="00BC5CF5">
      <w:pPr>
        <w:pStyle w:val="AltSH1Ashurst"/>
        <w:numPr>
          <w:ilvl w:val="0"/>
          <w:numId w:val="185"/>
        </w:numPr>
      </w:pPr>
      <w:bookmarkStart w:id="10505" w:name="_Ref144117800"/>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05"/>
    </w:p>
    <w:p w14:paraId="0507EC88" w14:textId="3A7BCE9E" w:rsidR="00D179D6" w:rsidRPr="00462199" w:rsidRDefault="00D179D6" w:rsidP="00565698">
      <w:pPr>
        <w:pStyle w:val="AltSH1Ashurst"/>
      </w:pPr>
      <w:bookmarkStart w:id="10506" w:name="_Ref144117801"/>
      <w:r w:rsidRPr="00462199">
        <w:t xml:space="preserve">We further refer you to paragraph </w:t>
      </w:r>
      <w:r>
        <w:fldChar w:fldCharType="begin"/>
      </w:r>
      <w:r>
        <w:instrText xml:space="preserve"> REF _Ref144116835 \w \h </w:instrText>
      </w:r>
      <w:r>
        <w:fldChar w:fldCharType="separate"/>
      </w:r>
      <w:del w:id="10507" w:author="Faqir, Sofia (Energy Security)" w:date="2023-11-12T19:48:00Z">
        <w:r w:rsidR="00E473FC">
          <w:delText>2.12</w:delText>
        </w:r>
      </w:del>
      <w:r>
        <w:fldChar w:fldCharType="end"/>
      </w:r>
      <w:r w:rsidRPr="00462199">
        <w:t xml:space="preserve"> of </w:t>
      </w:r>
      <w:r>
        <w:fldChar w:fldCharType="begin"/>
      </w:r>
      <w:r>
        <w:instrText xml:space="preserve"> REF _Ref144118009 \w \h </w:instrText>
      </w:r>
      <w:r>
        <w:fldChar w:fldCharType="separate"/>
      </w:r>
      <w:del w:id="10508" w:author="Faqir, Sofia (Energy Security)" w:date="2023-11-12T19:48:00Z">
        <w:r w:rsidR="00E473FC">
          <w:delText>Annex 10</w:delText>
        </w:r>
      </w:del>
      <w:r>
        <w:fldChar w:fldCharType="end"/>
      </w:r>
      <w:r w:rsidRPr="00462199">
        <w:rPr>
          <w:i/>
        </w:rPr>
        <w:t xml:space="preserve"> (Low Carbon Hydrogen Certification)</w:t>
      </w:r>
      <w:r w:rsidRPr="00462199">
        <w:t>.</w:t>
      </w:r>
      <w:bookmarkEnd w:id="10506"/>
    </w:p>
    <w:p w14:paraId="1C09C93E" w14:textId="77777777" w:rsidR="00D179D6" w:rsidRPr="00462199" w:rsidRDefault="00D179D6" w:rsidP="00565698">
      <w:pPr>
        <w:pStyle w:val="AltSH1Ashurst"/>
      </w:pPr>
      <w:bookmarkStart w:id="10509" w:name="_Ref144117802"/>
      <w:r w:rsidRPr="00462199">
        <w:t xml:space="preserve">This is a Certification Scheme Amendment Notice in relation to Certification Scheme Change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09"/>
    </w:p>
    <w:p w14:paraId="3E7A0CF7" w14:textId="77777777" w:rsidR="00D179D6" w:rsidRPr="00462199" w:rsidRDefault="00D179D6" w:rsidP="00565698">
      <w:pPr>
        <w:pStyle w:val="AltSH1Ashurst"/>
      </w:pPr>
      <w:bookmarkStart w:id="10510" w:name="_Ref144117803"/>
      <w:r w:rsidRPr="00462199">
        <w:rPr>
          <w:b/>
          <w:i/>
        </w:rPr>
        <w:t>[We no longer consent to your participation in such Certification Scheme.]</w:t>
      </w:r>
      <w:bookmarkEnd w:id="10510"/>
    </w:p>
    <w:p w14:paraId="6B503778" w14:textId="55DE3CD4" w:rsidR="00D179D6" w:rsidRPr="00462199" w:rsidRDefault="00D179D6" w:rsidP="00565698">
      <w:pPr>
        <w:pStyle w:val="AltSH1Ashurst"/>
      </w:pPr>
      <w:bookmarkStart w:id="10511" w:name="_Ref144117804"/>
      <w:r w:rsidRPr="00462199">
        <w:rPr>
          <w:b/>
          <w:i/>
        </w:rPr>
        <w:t xml:space="preserve">[We require that you comply with the following additional </w:t>
      </w:r>
      <w:r w:rsidR="007248B2" w:rsidRPr="007248B2">
        <w:rPr>
          <w:b/>
          <w:i/>
        </w:rPr>
        <w:t>condition</w:t>
      </w:r>
      <w:r w:rsidRPr="00462199">
        <w:rPr>
          <w:b/>
          <w:i/>
        </w:rPr>
        <w:t>s in order to continue to participate in the Certification Scheme: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11"/>
    </w:p>
    <w:p w14:paraId="7F6CEB54" w14:textId="77777777" w:rsidR="00D179D6" w:rsidRPr="00462199" w:rsidRDefault="00D179D6" w:rsidP="00565698">
      <w:pPr>
        <w:pStyle w:val="AltSH1Ashurst"/>
      </w:pPr>
      <w:bookmarkStart w:id="10512" w:name="_Ref144117805"/>
      <w:r w:rsidRPr="00462199">
        <w:t xml:space="preserve">The date from which the matters in this Certification Scheme Amendment Notice are to take effect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10512"/>
    </w:p>
    <w:p w14:paraId="108CF5B9" w14:textId="77777777" w:rsidR="00D179D6" w:rsidRPr="00462199" w:rsidRDefault="00D179D6" w:rsidP="00326791">
      <w:pPr>
        <w:pStyle w:val="NormalAshurst"/>
        <w:jc w:val="center"/>
      </w:pPr>
      <w:r w:rsidRPr="00462199">
        <w:t>Yours faithfully,</w:t>
      </w:r>
    </w:p>
    <w:p w14:paraId="0ABB6598" w14:textId="77777777" w:rsidR="00D179D6" w:rsidRPr="00462199" w:rsidRDefault="00D179D6" w:rsidP="00326791">
      <w:pPr>
        <w:pStyle w:val="NormalAshurst"/>
        <w:rPr>
          <w:lang w:eastAsia="zh-CN"/>
        </w:rPr>
      </w:pPr>
    </w:p>
    <w:p w14:paraId="52353236" w14:textId="77777777" w:rsidR="00D179D6" w:rsidRPr="00462199" w:rsidRDefault="00D179D6" w:rsidP="00326791">
      <w:pPr>
        <w:pStyle w:val="StandardAshurst"/>
        <w:jc w:val="center"/>
        <w:rPr>
          <w:lang w:eastAsia="zh-CN"/>
        </w:rPr>
      </w:pPr>
      <w:r w:rsidRPr="00462199">
        <w:t>.....................................</w:t>
      </w:r>
    </w:p>
    <w:p w14:paraId="5DD43215" w14:textId="77777777" w:rsidR="00D179D6" w:rsidRPr="00462199" w:rsidRDefault="00D179D6" w:rsidP="00326791">
      <w:pPr>
        <w:pStyle w:val="StandardAshurst"/>
        <w:jc w:val="center"/>
        <w:rPr>
          <w:lang w:eastAsia="zh-CN"/>
        </w:rPr>
      </w:pPr>
      <w:r w:rsidRPr="00462199">
        <w:t>For and on behalf of</w:t>
      </w:r>
    </w:p>
    <w:p w14:paraId="3092421F"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75FF67B7" w14:textId="77777777" w:rsidR="00D179D6" w:rsidRPr="00462199" w:rsidRDefault="00D179D6" w:rsidP="00986A4F">
      <w:pPr>
        <w:pStyle w:val="NormalAshurst"/>
      </w:pPr>
      <w:r w:rsidRPr="00462199">
        <w:br w:type="page"/>
      </w:r>
    </w:p>
    <w:p w14:paraId="623ACA1E" w14:textId="77777777" w:rsidR="00D179D6" w:rsidRPr="00462199" w:rsidRDefault="00D179D6" w:rsidP="008962B7">
      <w:pPr>
        <w:pStyle w:val="Annex13Heading"/>
      </w:pPr>
      <w:bookmarkStart w:id="10513" w:name="_Toc149834064"/>
      <w:r w:rsidRPr="00462199">
        <w:lastRenderedPageBreak/>
        <w:t>Acceptable Certification Scheme Notice</w:t>
      </w:r>
      <w:bookmarkEnd w:id="10513"/>
    </w:p>
    <w:p w14:paraId="0468DDC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4611F9C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3AA94919"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0B662831" w14:textId="77777777" w:rsidR="00D179D6" w:rsidRPr="00462199" w:rsidRDefault="00D179D6" w:rsidP="009E0DA4">
      <w:pPr>
        <w:pStyle w:val="NormalBoldAshurst"/>
        <w:tabs>
          <w:tab w:val="left" w:pos="782"/>
        </w:tabs>
        <w:rPr>
          <w:lang w:eastAsia="zh-CN"/>
        </w:rPr>
      </w:pPr>
      <w:r w:rsidRPr="00462199">
        <w:rPr>
          <w:i/>
        </w:rPr>
        <w:tab/>
        <w:t>[Address]</w:t>
      </w:r>
    </w:p>
    <w:p w14:paraId="692086B0"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FDBF232" w14:textId="77777777" w:rsidR="00D179D6" w:rsidRPr="00462199" w:rsidRDefault="00D179D6" w:rsidP="005B3BB9">
      <w:pPr>
        <w:pStyle w:val="CBOLDCAPSAshurst"/>
        <w:rPr>
          <w:lang w:eastAsia="zh-CN"/>
        </w:rPr>
      </w:pPr>
      <w:r w:rsidRPr="00462199">
        <w:t>LCHA – ACCEPTABLE CERTIFICATION SCHEME NOTICE</w:t>
      </w:r>
    </w:p>
    <w:p w14:paraId="53E71CFD" w14:textId="77777777" w:rsidR="00D179D6" w:rsidRPr="00462199" w:rsidRDefault="00D179D6" w:rsidP="005B3BB9">
      <w:pPr>
        <w:pStyle w:val="NormalAshurst"/>
      </w:pPr>
      <w:r w:rsidRPr="00462199">
        <w:t>Dear Sir/Madam,</w:t>
      </w:r>
    </w:p>
    <w:p w14:paraId="644FF1EC" w14:textId="77777777" w:rsidR="00D179D6" w:rsidRPr="00462199" w:rsidRDefault="00D179D6" w:rsidP="00BC5CF5">
      <w:pPr>
        <w:pStyle w:val="AltSH1Ashurst"/>
        <w:numPr>
          <w:ilvl w:val="0"/>
          <w:numId w:val="186"/>
        </w:numPr>
      </w:pPr>
      <w:bookmarkStart w:id="10514" w:name="_Ref14411780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14"/>
    </w:p>
    <w:p w14:paraId="6A00C6AB" w14:textId="6514DCD5" w:rsidR="00D179D6" w:rsidRPr="00462199" w:rsidRDefault="00D179D6" w:rsidP="00565698">
      <w:pPr>
        <w:pStyle w:val="AltSH1Ashurst"/>
      </w:pPr>
      <w:bookmarkStart w:id="10515" w:name="_Ref144117807"/>
      <w:r w:rsidRPr="00462199">
        <w:t>We further refer you to paragraph</w:t>
      </w:r>
      <w:r>
        <w:t xml:space="preserve"> </w:t>
      </w:r>
      <w:r>
        <w:fldChar w:fldCharType="begin"/>
      </w:r>
      <w:r>
        <w:instrText xml:space="preserve"> REF _Ref144116840 \w \h </w:instrText>
      </w:r>
      <w:r>
        <w:fldChar w:fldCharType="separate"/>
      </w:r>
      <w:del w:id="10516" w:author="Faqir, Sofia (Energy Security)" w:date="2023-11-12T19:48:00Z">
        <w:r w:rsidR="00E473FC">
          <w:delText>2.14</w:delText>
        </w:r>
      </w:del>
      <w:r>
        <w:fldChar w:fldCharType="end"/>
      </w:r>
      <w:r w:rsidRPr="00462199">
        <w:t xml:space="preserve"> of </w:t>
      </w:r>
      <w:r>
        <w:fldChar w:fldCharType="begin"/>
      </w:r>
      <w:r>
        <w:instrText xml:space="preserve"> REF _Ref144118009 \w \h </w:instrText>
      </w:r>
      <w:r>
        <w:fldChar w:fldCharType="separate"/>
      </w:r>
      <w:del w:id="10517" w:author="Faqir, Sofia (Energy Security)" w:date="2023-11-12T19:48:00Z">
        <w:r w:rsidR="00E473FC">
          <w:delText>Annex 10</w:delText>
        </w:r>
      </w:del>
      <w:r>
        <w:fldChar w:fldCharType="end"/>
      </w:r>
      <w:r w:rsidRPr="00462199">
        <w:rPr>
          <w:i/>
        </w:rPr>
        <w:t xml:space="preserve"> (Low Carbon Hydrogen Certification)</w:t>
      </w:r>
      <w:r w:rsidRPr="00462199">
        <w:t>.</w:t>
      </w:r>
      <w:bookmarkEnd w:id="10515"/>
    </w:p>
    <w:p w14:paraId="3AD28974" w14:textId="77777777" w:rsidR="00D179D6" w:rsidRPr="00462199" w:rsidRDefault="00D179D6" w:rsidP="00565698">
      <w:pPr>
        <w:pStyle w:val="AltSH1Ashurst"/>
        <w:rPr>
          <w:lang w:eastAsia="zh-CN"/>
        </w:rPr>
      </w:pPr>
      <w:bookmarkStart w:id="10518" w:name="_Ref144117808"/>
      <w:r w:rsidRPr="00462199">
        <w:t>This is an Acceptable Certification Scheme Notice.</w:t>
      </w:r>
      <w:bookmarkEnd w:id="10518"/>
    </w:p>
    <w:p w14:paraId="39F0003B" w14:textId="77777777" w:rsidR="00D179D6" w:rsidRPr="00462199" w:rsidRDefault="00D179D6" w:rsidP="00565698">
      <w:pPr>
        <w:pStyle w:val="AltSH1Ashurst"/>
        <w:rPr>
          <w:lang w:eastAsia="zh-CN"/>
        </w:rPr>
      </w:pPr>
      <w:bookmarkStart w:id="10519" w:name="_Ref144117809"/>
      <w:r w:rsidRPr="00462199">
        <w:t>The Acceptable Certification Scheme</w:t>
      </w:r>
      <w:r w:rsidRPr="00462199">
        <w:rPr>
          <w:b/>
          <w:i/>
        </w:rPr>
        <w:t>[s]</w:t>
      </w:r>
      <w:r w:rsidRPr="00462199">
        <w:t xml:space="preserve">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19"/>
    </w:p>
    <w:p w14:paraId="4745B026" w14:textId="64E196C3" w:rsidR="00D179D6" w:rsidRPr="00462199" w:rsidRDefault="00D179D6" w:rsidP="00565698">
      <w:pPr>
        <w:pStyle w:val="AltSH1Ashurst"/>
        <w:rPr>
          <w:lang w:eastAsia="zh-CN"/>
        </w:rPr>
      </w:pPr>
      <w:bookmarkStart w:id="10520" w:name="_Ref144117810"/>
      <w:r w:rsidRPr="00462199">
        <w:rPr>
          <w:b/>
          <w:i/>
        </w:rPr>
        <w:t xml:space="preserve">[We require that you comply with the following </w:t>
      </w:r>
      <w:r w:rsidR="007248B2" w:rsidRPr="007248B2">
        <w:rPr>
          <w:b/>
          <w:i/>
        </w:rPr>
        <w:t>condition</w:t>
      </w:r>
      <w:r w:rsidRPr="00462199">
        <w:rPr>
          <w:b/>
          <w:i/>
        </w:rPr>
        <w:t>s, in order for you to participate in the Acceptable Certification Scheme[s]: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20"/>
    </w:p>
    <w:p w14:paraId="57837E0A" w14:textId="77777777" w:rsidR="00D179D6" w:rsidRPr="00462199" w:rsidRDefault="00D179D6" w:rsidP="00326791">
      <w:pPr>
        <w:pStyle w:val="NormalAshurst"/>
        <w:jc w:val="center"/>
      </w:pPr>
      <w:r w:rsidRPr="00462199">
        <w:t>Yours faithfully,</w:t>
      </w:r>
    </w:p>
    <w:p w14:paraId="6A873679" w14:textId="77777777" w:rsidR="00D179D6" w:rsidRPr="00462199" w:rsidRDefault="00D179D6" w:rsidP="00326791">
      <w:pPr>
        <w:pStyle w:val="NormalAshurst"/>
        <w:rPr>
          <w:lang w:eastAsia="zh-CN"/>
        </w:rPr>
      </w:pPr>
    </w:p>
    <w:p w14:paraId="6041AEED" w14:textId="77777777" w:rsidR="00D179D6" w:rsidRPr="00462199" w:rsidRDefault="00D179D6" w:rsidP="00326791">
      <w:pPr>
        <w:pStyle w:val="StandardAshurst"/>
        <w:jc w:val="center"/>
        <w:rPr>
          <w:lang w:eastAsia="zh-CN"/>
        </w:rPr>
      </w:pPr>
      <w:r w:rsidRPr="00462199">
        <w:t>.....................................</w:t>
      </w:r>
    </w:p>
    <w:p w14:paraId="52E0944F" w14:textId="77777777" w:rsidR="00D179D6" w:rsidRPr="00462199" w:rsidRDefault="00D179D6" w:rsidP="00326791">
      <w:pPr>
        <w:pStyle w:val="StandardAshurst"/>
        <w:jc w:val="center"/>
        <w:rPr>
          <w:lang w:eastAsia="zh-CN"/>
        </w:rPr>
      </w:pPr>
      <w:r w:rsidRPr="00462199">
        <w:t>For and on behalf of</w:t>
      </w:r>
    </w:p>
    <w:p w14:paraId="0CA68F37"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CD0F5C3" w14:textId="77777777" w:rsidR="00D179D6" w:rsidRPr="00462199" w:rsidRDefault="00D179D6" w:rsidP="005B3BB9">
      <w:pPr>
        <w:pStyle w:val="NormalBoldAshurst"/>
      </w:pPr>
    </w:p>
    <w:p w14:paraId="2771304E" w14:textId="77777777" w:rsidR="00D179D6" w:rsidRPr="00462199" w:rsidRDefault="00D179D6" w:rsidP="00986A4F">
      <w:pPr>
        <w:pStyle w:val="NormalAshurst"/>
      </w:pPr>
      <w:r w:rsidRPr="00462199">
        <w:br w:type="page"/>
      </w:r>
    </w:p>
    <w:p w14:paraId="3C56DA8E" w14:textId="77777777" w:rsidR="00D179D6" w:rsidRPr="00462199" w:rsidRDefault="00D179D6" w:rsidP="008962B7">
      <w:pPr>
        <w:pStyle w:val="Annex13Heading"/>
        <w:rPr>
          <w:lang w:eastAsia="zh-CN"/>
        </w:rPr>
      </w:pPr>
      <w:bookmarkStart w:id="10521" w:name="_Toc149834065"/>
      <w:r w:rsidRPr="00462199">
        <w:lastRenderedPageBreak/>
        <w:t>GRP Principles Request Notice</w:t>
      </w:r>
      <w:bookmarkEnd w:id="10521"/>
    </w:p>
    <w:p w14:paraId="6B0B5898" w14:textId="77777777" w:rsidR="00D179D6" w:rsidRPr="00462199" w:rsidRDefault="00D179D6" w:rsidP="008667CA">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D52A559" w14:textId="77777777" w:rsidR="00D179D6" w:rsidRPr="00462199" w:rsidRDefault="00D179D6" w:rsidP="008667CA">
      <w:pPr>
        <w:pStyle w:val="NormalBoldAshurst"/>
        <w:tabs>
          <w:tab w:val="left" w:pos="782"/>
        </w:tabs>
        <w:rPr>
          <w:lang w:eastAsia="zh-CN"/>
        </w:rPr>
      </w:pPr>
      <w:r w:rsidRPr="00462199">
        <w:rPr>
          <w:i/>
        </w:rPr>
        <w:tab/>
        <w:t>[Address]</w:t>
      </w:r>
    </w:p>
    <w:p w14:paraId="569E10FC" w14:textId="77777777" w:rsidR="00D179D6" w:rsidRPr="00462199" w:rsidRDefault="00D179D6" w:rsidP="008667CA">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08FE8298" w14:textId="77777777" w:rsidR="00D179D6" w:rsidRPr="00462199" w:rsidRDefault="00D179D6" w:rsidP="008667CA">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6E4BC0A" w14:textId="77777777" w:rsidR="00D179D6" w:rsidRPr="00462199" w:rsidRDefault="00D179D6" w:rsidP="008667CA">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300E95AA" w14:textId="77777777" w:rsidR="00D179D6" w:rsidRPr="00462199" w:rsidRDefault="00D179D6" w:rsidP="005B3BB9">
      <w:pPr>
        <w:pStyle w:val="CBOLDCAPSAshurst"/>
        <w:rPr>
          <w:lang w:eastAsia="zh-CN"/>
        </w:rPr>
      </w:pPr>
      <w:r w:rsidRPr="00462199">
        <w:t>LCHA – GRP PRINCIPLES REQUEST NOTICE</w:t>
      </w:r>
    </w:p>
    <w:p w14:paraId="3A905FEB" w14:textId="77777777" w:rsidR="00D179D6" w:rsidRPr="00462199" w:rsidRDefault="00D179D6" w:rsidP="005B3BB9">
      <w:pPr>
        <w:pStyle w:val="NormalAshurst"/>
        <w:rPr>
          <w:lang w:eastAsia="zh-CN"/>
        </w:rPr>
      </w:pPr>
      <w:r w:rsidRPr="00462199">
        <w:t>Dear Sir/Madam,</w:t>
      </w:r>
    </w:p>
    <w:p w14:paraId="4FBC86F2" w14:textId="77777777" w:rsidR="00D179D6" w:rsidRPr="00462199" w:rsidRDefault="00D179D6" w:rsidP="00BC5CF5">
      <w:pPr>
        <w:pStyle w:val="AltSH1Ashurst"/>
        <w:numPr>
          <w:ilvl w:val="0"/>
          <w:numId w:val="187"/>
        </w:numPr>
      </w:pPr>
      <w:bookmarkStart w:id="10522" w:name="_Ref14411781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22"/>
    </w:p>
    <w:p w14:paraId="0E91E42F" w14:textId="0C9F06C1" w:rsidR="00D179D6" w:rsidRPr="00462199" w:rsidRDefault="00D179D6" w:rsidP="00565698">
      <w:pPr>
        <w:pStyle w:val="AltSH1Ashurst"/>
      </w:pPr>
      <w:bookmarkStart w:id="10523" w:name="_Ref144117812"/>
      <w:r w:rsidRPr="00462199">
        <w:t xml:space="preserve">We further refer you to paragraph </w:t>
      </w:r>
      <w:r>
        <w:fldChar w:fldCharType="begin"/>
      </w:r>
      <w:r>
        <w:instrText xml:space="preserve"> REF _Ref144116903 \w \h </w:instrText>
      </w:r>
      <w:r>
        <w:fldChar w:fldCharType="separate"/>
      </w:r>
      <w:del w:id="10524" w:author="Faqir, Sofia (Energy Security)" w:date="2023-11-12T19:48:00Z">
        <w:r w:rsidR="00E473FC">
          <w:delText>1.2</w:delText>
        </w:r>
      </w:del>
      <w:r>
        <w:fldChar w:fldCharType="end"/>
      </w:r>
      <w:r w:rsidRPr="00462199">
        <w:t xml:space="preserve"> of </w:t>
      </w:r>
      <w:r>
        <w:fldChar w:fldCharType="begin"/>
      </w:r>
      <w:r>
        <w:instrText xml:space="preserve"> REF _Ref144118011 \w \h </w:instrText>
      </w:r>
      <w:r>
        <w:fldChar w:fldCharType="separate"/>
      </w:r>
      <w:del w:id="10525"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23"/>
    </w:p>
    <w:p w14:paraId="0DEB92A1" w14:textId="77777777" w:rsidR="00D179D6" w:rsidRPr="00462199" w:rsidRDefault="00D179D6" w:rsidP="00565698">
      <w:pPr>
        <w:pStyle w:val="AltSH1Ashurst"/>
        <w:rPr>
          <w:lang w:eastAsia="zh-CN"/>
        </w:rPr>
      </w:pPr>
      <w:bookmarkStart w:id="10526" w:name="_Ref144117813"/>
      <w:r w:rsidRPr="00462199">
        <w:t>This is a GRP Principles Request Notice.</w:t>
      </w:r>
      <w:bookmarkEnd w:id="10526"/>
    </w:p>
    <w:p w14:paraId="2164DCC4" w14:textId="77777777" w:rsidR="00D179D6" w:rsidRPr="00462199" w:rsidRDefault="00D179D6" w:rsidP="00565698">
      <w:pPr>
        <w:pStyle w:val="AltSH1Ashurst"/>
      </w:pPr>
      <w:bookmarkStart w:id="10527" w:name="_Ref144117814"/>
      <w:r w:rsidRPr="00462199">
        <w:t>We believe the calculation of the Gas Reference Price does not comply with the following GRP Principle</w:t>
      </w:r>
      <w:r w:rsidRPr="00462199">
        <w:rPr>
          <w:b/>
          <w:i/>
        </w:rPr>
        <w:t>[s]</w:t>
      </w:r>
      <w:r w:rsidRPr="00462199">
        <w:t xml:space="preserv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27"/>
    </w:p>
    <w:p w14:paraId="35762079" w14:textId="77777777" w:rsidR="00D179D6" w:rsidRPr="00462199" w:rsidRDefault="00D179D6" w:rsidP="00565698">
      <w:pPr>
        <w:pStyle w:val="AltSH1Ashurst"/>
      </w:pPr>
      <w:bookmarkStart w:id="10528" w:name="_Ref144117815"/>
      <w:r w:rsidRPr="00462199">
        <w:rPr>
          <w:b/>
          <w:i/>
        </w:rPr>
        <w:t>[We propose that the non-compliance with the GRP Principle[s] should be addressed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28"/>
    </w:p>
    <w:p w14:paraId="0FC8908F" w14:textId="70BE702E" w:rsidR="00D179D6" w:rsidRPr="00462199" w:rsidRDefault="00D179D6" w:rsidP="00565698">
      <w:pPr>
        <w:pStyle w:val="AltSH1Ashurst"/>
      </w:pPr>
      <w:bookmarkStart w:id="10529" w:name="_Ref144117816"/>
      <w:r w:rsidRPr="00462199">
        <w:t xml:space="preserve">We enclose </w:t>
      </w:r>
      <w:r w:rsidRPr="00462199">
        <w:rPr>
          <w:b/>
          <w:i/>
        </w:rPr>
        <w:t>[(by way of upload(s) to the LCHA Counterparty</w:t>
      </w:r>
      <w:r w:rsidR="00515DD6">
        <w:rPr>
          <w:b/>
          <w:i/>
        </w:rPr>
        <w:t>'s document transfer application</w:t>
      </w:r>
      <w:r w:rsidRPr="00462199">
        <w:rPr>
          <w:b/>
          <w:i/>
        </w:rPr>
        <w:t xml:space="preserve"> on the dates set out in Appendix 1 to this notice)]</w:t>
      </w:r>
      <w:r w:rsidRPr="00462199">
        <w:t xml:space="preserve"> Supporting Information listed in Appendix 1 to this notice which we consider to be relevant to and supportive of the matters in paragraph</w:t>
      </w:r>
      <w:r w:rsidRPr="00462199">
        <w:rPr>
          <w:b/>
          <w:i/>
        </w:rPr>
        <w:t>[s]</w:t>
      </w:r>
      <w:r w:rsidRPr="00462199">
        <w:t xml:space="preserve"> </w:t>
      </w:r>
      <w:r>
        <w:fldChar w:fldCharType="begin"/>
      </w:r>
      <w:r>
        <w:instrText xml:space="preserve"> REF _Ref144117814 \w \h </w:instrText>
      </w:r>
      <w:r>
        <w:fldChar w:fldCharType="separate"/>
      </w:r>
      <w:del w:id="10530" w:author="Faqir, Sofia (Energy Security)" w:date="2023-11-12T19:48:00Z">
        <w:r w:rsidR="00E473FC">
          <w:delText>4</w:delText>
        </w:r>
      </w:del>
      <w:r>
        <w:fldChar w:fldCharType="end"/>
      </w:r>
      <w:r w:rsidRPr="00462199">
        <w:t xml:space="preserve"> </w:t>
      </w:r>
      <w:r w:rsidRPr="00462199">
        <w:rPr>
          <w:b/>
          <w:i/>
        </w:rPr>
        <w:t xml:space="preserve">[and </w:t>
      </w:r>
      <w:r>
        <w:rPr>
          <w:b/>
          <w:i/>
        </w:rPr>
        <w:fldChar w:fldCharType="begin"/>
      </w:r>
      <w:r>
        <w:rPr>
          <w:b/>
          <w:i/>
        </w:rPr>
        <w:instrText xml:space="preserve"> REF _Ref144117815 \w \h </w:instrText>
      </w:r>
      <w:r>
        <w:rPr>
          <w:b/>
          <w:i/>
        </w:rPr>
      </w:r>
      <w:r>
        <w:rPr>
          <w:b/>
          <w:i/>
        </w:rPr>
        <w:fldChar w:fldCharType="separate"/>
      </w:r>
      <w:del w:id="10531" w:author="Faqir, Sofia (Energy Security)" w:date="2023-11-12T19:48:00Z">
        <w:r w:rsidR="00E473FC">
          <w:rPr>
            <w:b/>
            <w:i/>
          </w:rPr>
          <w:delText>5</w:delText>
        </w:r>
      </w:del>
      <w:r>
        <w:rPr>
          <w:b/>
          <w:i/>
        </w:rPr>
        <w:fldChar w:fldCharType="end"/>
      </w:r>
      <w:r w:rsidRPr="00462199">
        <w:rPr>
          <w:b/>
          <w:i/>
        </w:rPr>
        <w:t>]</w:t>
      </w:r>
      <w:r w:rsidRPr="00462199">
        <w:t xml:space="preserve"> above.</w:t>
      </w:r>
      <w:bookmarkEnd w:id="10529"/>
    </w:p>
    <w:p w14:paraId="1C5E862F" w14:textId="77777777" w:rsidR="00D179D6" w:rsidRPr="00462199" w:rsidRDefault="00D179D6" w:rsidP="00326791">
      <w:pPr>
        <w:pStyle w:val="NormalAshurst"/>
        <w:jc w:val="center"/>
      </w:pPr>
      <w:r w:rsidRPr="00462199">
        <w:t>Yours faithfully,</w:t>
      </w:r>
    </w:p>
    <w:p w14:paraId="714E7072" w14:textId="77777777" w:rsidR="00D179D6" w:rsidRPr="00462199" w:rsidRDefault="00D179D6" w:rsidP="00326791">
      <w:pPr>
        <w:pStyle w:val="NormalAshurst"/>
        <w:jc w:val="center"/>
        <w:rPr>
          <w:lang w:eastAsia="zh-CN"/>
        </w:rPr>
      </w:pPr>
    </w:p>
    <w:p w14:paraId="693CA82B" w14:textId="77777777" w:rsidR="00D179D6" w:rsidRPr="00462199" w:rsidRDefault="00D179D6" w:rsidP="00326791">
      <w:pPr>
        <w:pStyle w:val="StandardAshurst"/>
        <w:jc w:val="center"/>
        <w:rPr>
          <w:lang w:eastAsia="zh-CN"/>
        </w:rPr>
      </w:pPr>
      <w:r w:rsidRPr="00462199">
        <w:t>.....................................</w:t>
      </w:r>
    </w:p>
    <w:p w14:paraId="570C630B" w14:textId="77777777" w:rsidR="00D179D6" w:rsidRPr="00462199" w:rsidRDefault="00D179D6" w:rsidP="00326791">
      <w:pPr>
        <w:pStyle w:val="StandardAshurst"/>
        <w:jc w:val="center"/>
        <w:rPr>
          <w:lang w:eastAsia="zh-CN"/>
        </w:rPr>
      </w:pPr>
      <w:r w:rsidRPr="00462199">
        <w:t>For and on behalf of</w:t>
      </w:r>
    </w:p>
    <w:p w14:paraId="11408CA4"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74603BC7" w14:textId="77777777" w:rsidR="00D179D6" w:rsidRPr="00462199" w:rsidRDefault="00D179D6" w:rsidP="00986A4F">
      <w:pPr>
        <w:pStyle w:val="NormalAshurst"/>
        <w:rPr>
          <w:lang w:eastAsia="zh-CN"/>
        </w:rPr>
      </w:pPr>
      <w:r w:rsidRPr="00462199">
        <w:rPr>
          <w:rFonts w:cs="Arial"/>
          <w:b/>
          <w:bCs/>
          <w:lang w:eastAsia="zh-CN"/>
        </w:rPr>
        <w:br w:type="page"/>
      </w:r>
    </w:p>
    <w:p w14:paraId="2AE23715" w14:textId="77777777" w:rsidR="00D179D6" w:rsidRPr="00462199" w:rsidRDefault="00D179D6" w:rsidP="009B55C1">
      <w:pPr>
        <w:pStyle w:val="Annex13Heading"/>
      </w:pPr>
      <w:bookmarkStart w:id="10532" w:name="_Toc149834066"/>
      <w:r w:rsidRPr="00462199">
        <w:lastRenderedPageBreak/>
        <w:t>GRP Principles Request Validity Notice</w:t>
      </w:r>
      <w:bookmarkEnd w:id="10532"/>
    </w:p>
    <w:p w14:paraId="4367E8C9"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045A3DCA"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5012EE6"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970F017" w14:textId="77777777" w:rsidR="00D179D6" w:rsidRPr="00462199" w:rsidRDefault="00D179D6" w:rsidP="009E0DA4">
      <w:pPr>
        <w:pStyle w:val="NormalBoldAshurst"/>
        <w:tabs>
          <w:tab w:val="left" w:pos="782"/>
        </w:tabs>
        <w:rPr>
          <w:lang w:eastAsia="zh-CN"/>
        </w:rPr>
      </w:pPr>
      <w:r w:rsidRPr="00462199">
        <w:rPr>
          <w:i/>
        </w:rPr>
        <w:tab/>
        <w:t>[Address]</w:t>
      </w:r>
    </w:p>
    <w:p w14:paraId="2CB7879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17D9482E" w14:textId="77777777" w:rsidR="00D179D6" w:rsidRPr="00462199" w:rsidRDefault="00D179D6" w:rsidP="005B3BB9">
      <w:pPr>
        <w:pStyle w:val="CBOLDCAPSAshurst"/>
        <w:rPr>
          <w:lang w:eastAsia="zh-CN"/>
        </w:rPr>
      </w:pPr>
      <w:r w:rsidRPr="00462199">
        <w:t>LCHA – GRP PRINCIPLES REQUEST VALIDITY NOTICE</w:t>
      </w:r>
    </w:p>
    <w:p w14:paraId="05B2D984" w14:textId="77777777" w:rsidR="00D179D6" w:rsidRPr="00462199" w:rsidRDefault="00D179D6" w:rsidP="005B3BB9">
      <w:pPr>
        <w:pStyle w:val="NormalAshurst"/>
      </w:pPr>
      <w:r w:rsidRPr="00462199">
        <w:t>Dear Sir/Madam,</w:t>
      </w:r>
    </w:p>
    <w:p w14:paraId="394F5766" w14:textId="77777777" w:rsidR="00D179D6" w:rsidRPr="00462199" w:rsidRDefault="00D179D6" w:rsidP="00BC5CF5">
      <w:pPr>
        <w:pStyle w:val="AltSH1Ashurst"/>
        <w:numPr>
          <w:ilvl w:val="0"/>
          <w:numId w:val="188"/>
        </w:numPr>
      </w:pPr>
      <w:bookmarkStart w:id="10533" w:name="_Ref14411781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33"/>
    </w:p>
    <w:p w14:paraId="33D8B19B" w14:textId="12A2F054" w:rsidR="00D179D6" w:rsidRPr="00462199" w:rsidRDefault="00D179D6" w:rsidP="00565698">
      <w:pPr>
        <w:pStyle w:val="AltSH1Ashurst"/>
      </w:pPr>
      <w:bookmarkStart w:id="10534" w:name="_Ref144117818"/>
      <w:r w:rsidRPr="00462199">
        <w:t xml:space="preserve">We further refer you to paragraph </w:t>
      </w:r>
      <w:r>
        <w:fldChar w:fldCharType="begin"/>
      </w:r>
      <w:r>
        <w:instrText xml:space="preserve"> REF _Ref144116911 \w \h </w:instrText>
      </w:r>
      <w:r>
        <w:fldChar w:fldCharType="separate"/>
      </w:r>
      <w:del w:id="10535" w:author="Faqir, Sofia (Energy Security)" w:date="2023-11-12T19:48:00Z">
        <w:r w:rsidR="00E473FC">
          <w:delText>1.5</w:delText>
        </w:r>
      </w:del>
      <w:r>
        <w:fldChar w:fldCharType="end"/>
      </w:r>
      <w:r w:rsidRPr="00462199">
        <w:t xml:space="preserve"> of </w:t>
      </w:r>
      <w:r>
        <w:fldChar w:fldCharType="begin"/>
      </w:r>
      <w:r>
        <w:instrText xml:space="preserve"> REF _Ref144118011 \w \h </w:instrText>
      </w:r>
      <w:r>
        <w:fldChar w:fldCharType="separate"/>
      </w:r>
      <w:del w:id="10536"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34"/>
    </w:p>
    <w:p w14:paraId="1B226113" w14:textId="77777777" w:rsidR="00D179D6" w:rsidRPr="00462199" w:rsidRDefault="00D179D6" w:rsidP="00565698">
      <w:pPr>
        <w:pStyle w:val="AltSH1Ashurst"/>
        <w:rPr>
          <w:lang w:eastAsia="zh-CN"/>
        </w:rPr>
      </w:pPr>
      <w:bookmarkStart w:id="10537" w:name="_Ref144117819"/>
      <w:r w:rsidRPr="00462199">
        <w:t>This is a GRP Principles Request Validity Notice.</w:t>
      </w:r>
      <w:bookmarkEnd w:id="10537"/>
    </w:p>
    <w:p w14:paraId="10F2E09C" w14:textId="77777777" w:rsidR="00D179D6" w:rsidRPr="00462199" w:rsidRDefault="00D179D6" w:rsidP="00565698">
      <w:pPr>
        <w:pStyle w:val="AltSH1Ashurst"/>
        <w:rPr>
          <w:lang w:eastAsia="zh-CN"/>
        </w:rPr>
      </w:pPr>
      <w:bookmarkStart w:id="10538" w:name="_Ref144117820"/>
      <w:r w:rsidRPr="00462199">
        <w:t>The GRP Principles Request Criterion has been met.</w:t>
      </w:r>
      <w:bookmarkEnd w:id="10538"/>
    </w:p>
    <w:p w14:paraId="509F77D2" w14:textId="77777777" w:rsidR="00D179D6" w:rsidRPr="00462199" w:rsidRDefault="00D179D6" w:rsidP="00326791">
      <w:pPr>
        <w:pStyle w:val="NormalAshurst"/>
        <w:jc w:val="center"/>
      </w:pPr>
      <w:r w:rsidRPr="00462199">
        <w:t>Yours faithfully,</w:t>
      </w:r>
    </w:p>
    <w:p w14:paraId="10C48125" w14:textId="77777777" w:rsidR="00D179D6" w:rsidRPr="00462199" w:rsidRDefault="00D179D6" w:rsidP="00326791">
      <w:pPr>
        <w:pStyle w:val="NormalAshurst"/>
        <w:rPr>
          <w:lang w:eastAsia="zh-CN"/>
        </w:rPr>
      </w:pPr>
    </w:p>
    <w:p w14:paraId="5D9B115A" w14:textId="77777777" w:rsidR="00D179D6" w:rsidRPr="00462199" w:rsidRDefault="00D179D6" w:rsidP="00326791">
      <w:pPr>
        <w:pStyle w:val="StandardAshurst"/>
        <w:jc w:val="center"/>
        <w:rPr>
          <w:lang w:eastAsia="zh-CN"/>
        </w:rPr>
      </w:pPr>
      <w:r w:rsidRPr="00462199">
        <w:t>.....................................</w:t>
      </w:r>
    </w:p>
    <w:p w14:paraId="20F58A48" w14:textId="77777777" w:rsidR="00D179D6" w:rsidRPr="00462199" w:rsidRDefault="00D179D6" w:rsidP="00326791">
      <w:pPr>
        <w:pStyle w:val="StandardAshurst"/>
        <w:jc w:val="center"/>
        <w:rPr>
          <w:lang w:eastAsia="zh-CN"/>
        </w:rPr>
      </w:pPr>
      <w:r w:rsidRPr="00462199">
        <w:t>For and on behalf of</w:t>
      </w:r>
    </w:p>
    <w:p w14:paraId="06C6A4CE"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0DAD329A" w14:textId="77777777" w:rsidR="00D179D6" w:rsidRPr="00462199" w:rsidRDefault="00D179D6" w:rsidP="00986A4F">
      <w:pPr>
        <w:pStyle w:val="NormalAshurst"/>
      </w:pPr>
      <w:r w:rsidRPr="00462199">
        <w:br w:type="page"/>
      </w:r>
    </w:p>
    <w:p w14:paraId="487B0786" w14:textId="77777777" w:rsidR="00D179D6" w:rsidRPr="00462199" w:rsidRDefault="00D179D6" w:rsidP="008962B7">
      <w:pPr>
        <w:pStyle w:val="Annex13Heading"/>
        <w:rPr>
          <w:lang w:eastAsia="zh-CN"/>
        </w:rPr>
      </w:pPr>
      <w:bookmarkStart w:id="10539" w:name="_Toc149834067"/>
      <w:r w:rsidRPr="00462199">
        <w:lastRenderedPageBreak/>
        <w:t>GRP Principles Review Notice</w:t>
      </w:r>
      <w:bookmarkEnd w:id="10539"/>
    </w:p>
    <w:p w14:paraId="32DC87C2"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5150DC6A"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2624BE87"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6AAE09B9" w14:textId="77777777" w:rsidR="00D179D6" w:rsidRPr="00462199" w:rsidRDefault="00D179D6" w:rsidP="009E0DA4">
      <w:pPr>
        <w:pStyle w:val="NormalBoldAshurst"/>
        <w:tabs>
          <w:tab w:val="left" w:pos="782"/>
        </w:tabs>
        <w:rPr>
          <w:lang w:eastAsia="zh-CN"/>
        </w:rPr>
      </w:pPr>
      <w:r w:rsidRPr="00462199">
        <w:rPr>
          <w:i/>
        </w:rPr>
        <w:tab/>
        <w:t>[Address]</w:t>
      </w:r>
    </w:p>
    <w:p w14:paraId="31B7DF64"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601C95B" w14:textId="77777777" w:rsidR="00D179D6" w:rsidRPr="00462199" w:rsidRDefault="00D179D6" w:rsidP="005B3BB9">
      <w:pPr>
        <w:pStyle w:val="CBOLDCAPSAshurst"/>
        <w:rPr>
          <w:lang w:eastAsia="zh-CN"/>
        </w:rPr>
      </w:pPr>
      <w:r w:rsidRPr="00462199">
        <w:t>LCHA – GRP PRINCIPLES REVIEW NOTICE</w:t>
      </w:r>
    </w:p>
    <w:p w14:paraId="3D969395" w14:textId="77777777" w:rsidR="00D179D6" w:rsidRPr="00462199" w:rsidRDefault="00D179D6" w:rsidP="005B3BB9">
      <w:pPr>
        <w:pStyle w:val="NormalAshurst"/>
      </w:pPr>
      <w:r w:rsidRPr="00462199">
        <w:t>Dear Sir/Madam,</w:t>
      </w:r>
    </w:p>
    <w:p w14:paraId="54A887C8" w14:textId="77777777" w:rsidR="00D179D6" w:rsidRPr="00462199" w:rsidRDefault="00D179D6" w:rsidP="00BC5CF5">
      <w:pPr>
        <w:pStyle w:val="AltSH1Ashurst"/>
        <w:numPr>
          <w:ilvl w:val="0"/>
          <w:numId w:val="189"/>
        </w:numPr>
      </w:pPr>
      <w:bookmarkStart w:id="10540" w:name="_Ref14411782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40"/>
    </w:p>
    <w:p w14:paraId="606DD686" w14:textId="32062F0F" w:rsidR="00D179D6" w:rsidRPr="00462199" w:rsidRDefault="00D179D6" w:rsidP="00565698">
      <w:pPr>
        <w:pStyle w:val="AltSH1Ashurst"/>
      </w:pPr>
      <w:bookmarkStart w:id="10541" w:name="_Ref144117822"/>
      <w:r w:rsidRPr="00462199">
        <w:t xml:space="preserve">We further refer you to paragraph </w:t>
      </w:r>
      <w:r>
        <w:fldChar w:fldCharType="begin"/>
      </w:r>
      <w:r>
        <w:instrText xml:space="preserve"> REF _Ref144116919 \w \h </w:instrText>
      </w:r>
      <w:r>
        <w:fldChar w:fldCharType="separate"/>
      </w:r>
      <w:del w:id="10542" w:author="Faqir, Sofia (Energy Security)" w:date="2023-11-12T19:48:00Z">
        <w:r w:rsidR="00E473FC">
          <w:delText>1.8</w:delText>
        </w:r>
      </w:del>
      <w:r>
        <w:fldChar w:fldCharType="end"/>
      </w:r>
      <w:r w:rsidRPr="00462199">
        <w:t xml:space="preserve"> of </w:t>
      </w:r>
      <w:r>
        <w:fldChar w:fldCharType="begin"/>
      </w:r>
      <w:r>
        <w:instrText xml:space="preserve"> REF _Ref144118011 \w \h </w:instrText>
      </w:r>
      <w:r>
        <w:fldChar w:fldCharType="separate"/>
      </w:r>
      <w:del w:id="10543"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41"/>
    </w:p>
    <w:p w14:paraId="70CBCED5" w14:textId="77777777" w:rsidR="00D179D6" w:rsidRPr="00462199" w:rsidRDefault="00D179D6" w:rsidP="00565698">
      <w:pPr>
        <w:pStyle w:val="AltSH1Ashurst"/>
        <w:rPr>
          <w:lang w:eastAsia="zh-CN"/>
        </w:rPr>
      </w:pPr>
      <w:bookmarkStart w:id="10544" w:name="_Ref144117823"/>
      <w:r w:rsidRPr="00462199">
        <w:t>This is a GRP Principles Review Notice.</w:t>
      </w:r>
      <w:bookmarkEnd w:id="10544"/>
    </w:p>
    <w:p w14:paraId="55CAC0C2" w14:textId="77777777" w:rsidR="00D179D6" w:rsidRPr="00462199" w:rsidRDefault="00D179D6" w:rsidP="00565698">
      <w:pPr>
        <w:pStyle w:val="AltSH1Ashurst"/>
        <w:rPr>
          <w:lang w:eastAsia="zh-CN"/>
        </w:rPr>
      </w:pPr>
      <w:bookmarkStart w:id="10545" w:name="_Ref144117824"/>
      <w:r w:rsidRPr="00462199">
        <w:t xml:space="preserve">The following GRP Principles Review Trigger has occurred: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45"/>
    </w:p>
    <w:p w14:paraId="5E51A439" w14:textId="77777777" w:rsidR="00D179D6" w:rsidRPr="00462199" w:rsidRDefault="00D179D6" w:rsidP="00565698">
      <w:pPr>
        <w:pStyle w:val="AltSH1Ashurst"/>
        <w:rPr>
          <w:lang w:eastAsia="zh-CN"/>
        </w:rPr>
      </w:pPr>
      <w:bookmarkStart w:id="10546" w:name="_Ref144117825"/>
      <w:r w:rsidRPr="00462199">
        <w:t xml:space="preserve">The GRP Principles Review Response Deadline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46"/>
    </w:p>
    <w:p w14:paraId="7D15FF10" w14:textId="77777777" w:rsidR="00D179D6" w:rsidRPr="00462199" w:rsidRDefault="00D179D6" w:rsidP="00326791">
      <w:pPr>
        <w:pStyle w:val="NormalAshurst"/>
        <w:jc w:val="center"/>
      </w:pPr>
      <w:r w:rsidRPr="00462199">
        <w:t>Yours faithfully,</w:t>
      </w:r>
    </w:p>
    <w:p w14:paraId="4FE6F947" w14:textId="77777777" w:rsidR="00D179D6" w:rsidRPr="00462199" w:rsidRDefault="00D179D6" w:rsidP="00326791">
      <w:pPr>
        <w:pStyle w:val="NormalAshurst"/>
        <w:rPr>
          <w:lang w:eastAsia="zh-CN"/>
        </w:rPr>
      </w:pPr>
    </w:p>
    <w:p w14:paraId="6AF60B5B" w14:textId="77777777" w:rsidR="00D179D6" w:rsidRPr="00462199" w:rsidRDefault="00D179D6" w:rsidP="00326791">
      <w:pPr>
        <w:pStyle w:val="StandardAshurst"/>
        <w:jc w:val="center"/>
        <w:rPr>
          <w:lang w:eastAsia="zh-CN"/>
        </w:rPr>
      </w:pPr>
      <w:r w:rsidRPr="00462199">
        <w:t>.....................................</w:t>
      </w:r>
    </w:p>
    <w:p w14:paraId="7C1E97D8" w14:textId="77777777" w:rsidR="00D179D6" w:rsidRPr="00462199" w:rsidRDefault="00D179D6" w:rsidP="00326791">
      <w:pPr>
        <w:pStyle w:val="StandardAshurst"/>
        <w:jc w:val="center"/>
        <w:rPr>
          <w:lang w:eastAsia="zh-CN"/>
        </w:rPr>
      </w:pPr>
      <w:r w:rsidRPr="00462199">
        <w:t>For and on behalf of</w:t>
      </w:r>
    </w:p>
    <w:p w14:paraId="3CB427FD"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666EEBC0" w14:textId="77777777" w:rsidR="00D179D6" w:rsidRPr="00462199" w:rsidRDefault="00D179D6" w:rsidP="00986A4F">
      <w:pPr>
        <w:pStyle w:val="NormalAshurst"/>
      </w:pPr>
      <w:r w:rsidRPr="00462199">
        <w:br w:type="page"/>
      </w:r>
    </w:p>
    <w:p w14:paraId="48571298" w14:textId="77777777" w:rsidR="00D179D6" w:rsidRPr="00462199" w:rsidRDefault="00D179D6" w:rsidP="008962B7">
      <w:pPr>
        <w:pStyle w:val="Annex13Heading"/>
        <w:rPr>
          <w:lang w:eastAsia="zh-CN"/>
        </w:rPr>
      </w:pPr>
      <w:bookmarkStart w:id="10547" w:name="_Toc149834068"/>
      <w:r w:rsidRPr="00462199">
        <w:lastRenderedPageBreak/>
        <w:t>GRP Principles Review Response Notice</w:t>
      </w:r>
      <w:bookmarkEnd w:id="10547"/>
    </w:p>
    <w:p w14:paraId="4F7135FF"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45315D3D" w14:textId="77777777" w:rsidR="00D179D6" w:rsidRPr="00462199" w:rsidRDefault="00D179D6" w:rsidP="009E0DA4">
      <w:pPr>
        <w:pStyle w:val="NormalBoldAshurst"/>
        <w:tabs>
          <w:tab w:val="left" w:pos="782"/>
        </w:tabs>
        <w:rPr>
          <w:lang w:eastAsia="zh-CN"/>
        </w:rPr>
      </w:pPr>
      <w:r w:rsidRPr="00462199">
        <w:rPr>
          <w:i/>
        </w:rPr>
        <w:tab/>
        <w:t>[Address]</w:t>
      </w:r>
    </w:p>
    <w:p w14:paraId="11D2D2B1" w14:textId="77777777" w:rsidR="00D179D6" w:rsidRPr="00462199" w:rsidRDefault="00D179D6" w:rsidP="009E0DA4">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FE9887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D2652D2"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243FE3B" w14:textId="77777777" w:rsidR="00D179D6" w:rsidRPr="00462199" w:rsidRDefault="00D179D6" w:rsidP="005B3BB9">
      <w:pPr>
        <w:pStyle w:val="CBOLDCAPSAshurst"/>
        <w:rPr>
          <w:lang w:eastAsia="zh-CN"/>
        </w:rPr>
      </w:pPr>
      <w:r w:rsidRPr="00462199">
        <w:t>LCHA – GRP PRINCIPLES REVIEW RESPONSE NOTICE</w:t>
      </w:r>
    </w:p>
    <w:p w14:paraId="657D0342" w14:textId="77777777" w:rsidR="00D179D6" w:rsidRPr="00462199" w:rsidRDefault="00D179D6" w:rsidP="005B3BB9">
      <w:pPr>
        <w:pStyle w:val="NormalAshurst"/>
        <w:rPr>
          <w:lang w:eastAsia="zh-CN"/>
        </w:rPr>
      </w:pPr>
      <w:r w:rsidRPr="00462199">
        <w:t>Dear Sir/Madam,</w:t>
      </w:r>
    </w:p>
    <w:p w14:paraId="07F2F56A" w14:textId="77777777" w:rsidR="00D179D6" w:rsidRPr="00462199" w:rsidRDefault="00D179D6" w:rsidP="00BC5CF5">
      <w:pPr>
        <w:pStyle w:val="AltSH1Ashurst"/>
        <w:numPr>
          <w:ilvl w:val="0"/>
          <w:numId w:val="190"/>
        </w:numPr>
      </w:pPr>
      <w:bookmarkStart w:id="10548" w:name="_Ref144117826"/>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48"/>
    </w:p>
    <w:p w14:paraId="0EBD8F58" w14:textId="129929EF" w:rsidR="00D179D6" w:rsidRPr="00462199" w:rsidRDefault="00D179D6" w:rsidP="00565698">
      <w:pPr>
        <w:pStyle w:val="AltSH1Ashurst"/>
      </w:pPr>
      <w:bookmarkStart w:id="10549" w:name="_Ref144117827"/>
      <w:r w:rsidRPr="00462199">
        <w:t xml:space="preserve">We further refer you to paragraph </w:t>
      </w:r>
      <w:r>
        <w:fldChar w:fldCharType="begin"/>
      </w:r>
      <w:r>
        <w:instrText xml:space="preserve"> REF _Ref144116922 \w \h </w:instrText>
      </w:r>
      <w:r>
        <w:fldChar w:fldCharType="separate"/>
      </w:r>
      <w:del w:id="10550" w:author="Faqir, Sofia (Energy Security)" w:date="2023-11-12T19:48:00Z">
        <w:r w:rsidR="00E473FC">
          <w:delText>1.9</w:delText>
        </w:r>
      </w:del>
      <w:r>
        <w:fldChar w:fldCharType="end"/>
      </w:r>
      <w:r w:rsidRPr="00462199">
        <w:t xml:space="preserve"> of </w:t>
      </w:r>
      <w:r>
        <w:fldChar w:fldCharType="begin"/>
      </w:r>
      <w:r>
        <w:instrText xml:space="preserve"> REF _Ref144118011 \w \h </w:instrText>
      </w:r>
      <w:r>
        <w:fldChar w:fldCharType="separate"/>
      </w:r>
      <w:del w:id="10551"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49"/>
    </w:p>
    <w:p w14:paraId="1930E06A" w14:textId="77777777" w:rsidR="00D179D6" w:rsidRPr="00462199" w:rsidRDefault="00D179D6" w:rsidP="00565698">
      <w:pPr>
        <w:pStyle w:val="AltSH1Ashurst"/>
        <w:rPr>
          <w:lang w:eastAsia="zh-CN"/>
        </w:rPr>
      </w:pPr>
      <w:bookmarkStart w:id="10552" w:name="_Ref144117828"/>
      <w:r w:rsidRPr="00462199">
        <w:t xml:space="preserve">This is a GRP Principles Request Notice in relation to the GRP Principles Review Noticed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52"/>
    </w:p>
    <w:p w14:paraId="031DF3E4" w14:textId="470E9054" w:rsidR="00D179D6" w:rsidRPr="00462199" w:rsidRDefault="00D179D6" w:rsidP="00565698">
      <w:pPr>
        <w:pStyle w:val="AltSH1Ashurst"/>
        <w:rPr>
          <w:lang w:eastAsia="zh-CN"/>
        </w:rPr>
      </w:pPr>
      <w:bookmarkStart w:id="10553" w:name="_Ref144117829"/>
      <w:r w:rsidRPr="00462199">
        <w:t xml:space="preserve">We enclose </w:t>
      </w:r>
      <w:r w:rsidRPr="00462199">
        <w:rPr>
          <w:b/>
          <w:i/>
        </w:rPr>
        <w:t>[(by way of upload(s) to the LCHA Counterparty</w:t>
      </w:r>
      <w:r w:rsidR="00515DD6">
        <w:rPr>
          <w:b/>
          <w:i/>
        </w:rPr>
        <w:t xml:space="preserve">'s document transfer application </w:t>
      </w:r>
      <w:r w:rsidRPr="00462199">
        <w:rPr>
          <w:b/>
          <w:i/>
        </w:rPr>
        <w:t>on the dates set out in Appendix 1 to this notice)]</w:t>
      </w:r>
      <w:r w:rsidRPr="00462199">
        <w:t xml:space="preserve"> the following Supporting Information which we wish you to take account of in undertaking the GRP Principles Review: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53"/>
    </w:p>
    <w:p w14:paraId="2F2219D7" w14:textId="77777777" w:rsidR="00D179D6" w:rsidRPr="00462199" w:rsidRDefault="00D179D6" w:rsidP="00565698">
      <w:pPr>
        <w:pStyle w:val="AltSH1Ashurst"/>
        <w:rPr>
          <w:lang w:eastAsia="zh-CN"/>
        </w:rPr>
      </w:pPr>
      <w:bookmarkStart w:id="10554" w:name="_Ref144117830"/>
      <w:r w:rsidRPr="00462199">
        <w:rPr>
          <w:b/>
          <w:i/>
        </w:rPr>
        <w:t>[We propose that the GRP Principles Review Trigger should be addressed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54"/>
    </w:p>
    <w:p w14:paraId="4A4626CC" w14:textId="77777777" w:rsidR="00D179D6" w:rsidRPr="00462199" w:rsidRDefault="00D179D6" w:rsidP="00326791">
      <w:pPr>
        <w:pStyle w:val="NormalAshurst"/>
        <w:jc w:val="center"/>
      </w:pPr>
      <w:r w:rsidRPr="00462199">
        <w:t>Yours faithfully,</w:t>
      </w:r>
    </w:p>
    <w:p w14:paraId="004B3ADA" w14:textId="77777777" w:rsidR="00D179D6" w:rsidRPr="00462199" w:rsidRDefault="00D179D6" w:rsidP="00326791">
      <w:pPr>
        <w:pStyle w:val="NormalAshurst"/>
        <w:jc w:val="center"/>
        <w:rPr>
          <w:lang w:eastAsia="zh-CN"/>
        </w:rPr>
      </w:pPr>
    </w:p>
    <w:p w14:paraId="611D6F65" w14:textId="77777777" w:rsidR="00D179D6" w:rsidRPr="00462199" w:rsidRDefault="00D179D6" w:rsidP="00326791">
      <w:pPr>
        <w:pStyle w:val="StandardAshurst"/>
        <w:jc w:val="center"/>
        <w:rPr>
          <w:lang w:eastAsia="zh-CN"/>
        </w:rPr>
      </w:pPr>
      <w:r w:rsidRPr="00462199">
        <w:t>.....................................</w:t>
      </w:r>
    </w:p>
    <w:p w14:paraId="41476A5B" w14:textId="77777777" w:rsidR="00D179D6" w:rsidRPr="00462199" w:rsidRDefault="00D179D6" w:rsidP="00326791">
      <w:pPr>
        <w:pStyle w:val="StandardAshurst"/>
        <w:jc w:val="center"/>
        <w:rPr>
          <w:lang w:eastAsia="zh-CN"/>
        </w:rPr>
      </w:pPr>
      <w:r w:rsidRPr="00462199">
        <w:t>For and on behalf of</w:t>
      </w:r>
    </w:p>
    <w:p w14:paraId="6BC8062A"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73A162AE" w14:textId="77777777" w:rsidR="00D179D6" w:rsidRPr="00462199" w:rsidRDefault="00D179D6" w:rsidP="00986A4F">
      <w:pPr>
        <w:pStyle w:val="NormalAshurst"/>
      </w:pPr>
      <w:r w:rsidRPr="00462199">
        <w:br w:type="page"/>
      </w:r>
    </w:p>
    <w:p w14:paraId="11539CEF" w14:textId="77777777" w:rsidR="00D179D6" w:rsidRPr="00462199" w:rsidRDefault="00D179D6" w:rsidP="008962B7">
      <w:pPr>
        <w:pStyle w:val="Annex13Heading"/>
        <w:rPr>
          <w:lang w:eastAsia="zh-CN"/>
        </w:rPr>
      </w:pPr>
      <w:bookmarkStart w:id="10555" w:name="_Toc149834069"/>
      <w:r w:rsidRPr="00462199">
        <w:lastRenderedPageBreak/>
        <w:t>GRP Principles Review Outcome Notice</w:t>
      </w:r>
      <w:bookmarkEnd w:id="10555"/>
    </w:p>
    <w:p w14:paraId="4FB829B5"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6724D706"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0B59EBF5"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3BDC343" w14:textId="77777777" w:rsidR="00D179D6" w:rsidRPr="00462199" w:rsidRDefault="00D179D6" w:rsidP="009E0DA4">
      <w:pPr>
        <w:pStyle w:val="NormalBoldAshurst"/>
        <w:tabs>
          <w:tab w:val="left" w:pos="782"/>
        </w:tabs>
        <w:rPr>
          <w:lang w:eastAsia="zh-CN"/>
        </w:rPr>
      </w:pPr>
      <w:r w:rsidRPr="00462199">
        <w:rPr>
          <w:i/>
        </w:rPr>
        <w:tab/>
        <w:t>[Address]</w:t>
      </w:r>
    </w:p>
    <w:p w14:paraId="71F8B016"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6C883885" w14:textId="77777777" w:rsidR="00D179D6" w:rsidRPr="00462199" w:rsidRDefault="00D179D6" w:rsidP="005B3BB9">
      <w:pPr>
        <w:pStyle w:val="CBOLDCAPSAshurst"/>
        <w:rPr>
          <w:lang w:eastAsia="zh-CN"/>
        </w:rPr>
      </w:pPr>
      <w:r w:rsidRPr="00462199">
        <w:t>LCHA – GRP PRINCIPLES REVIEW OUTCOME NOTICE</w:t>
      </w:r>
    </w:p>
    <w:p w14:paraId="40ED4253" w14:textId="77777777" w:rsidR="00D179D6" w:rsidRPr="00462199" w:rsidRDefault="00D179D6" w:rsidP="005B3BB9">
      <w:pPr>
        <w:pStyle w:val="NormalAshurst"/>
      </w:pPr>
      <w:r w:rsidRPr="00462199">
        <w:t>Dear Sir/Madam,</w:t>
      </w:r>
    </w:p>
    <w:p w14:paraId="6916354E" w14:textId="77777777" w:rsidR="00D179D6" w:rsidRPr="00462199" w:rsidRDefault="00D179D6" w:rsidP="00BC5CF5">
      <w:pPr>
        <w:pStyle w:val="AltSH1Ashurst"/>
        <w:numPr>
          <w:ilvl w:val="0"/>
          <w:numId w:val="191"/>
        </w:numPr>
      </w:pPr>
      <w:bookmarkStart w:id="10556" w:name="_Ref144117831"/>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56"/>
    </w:p>
    <w:p w14:paraId="1407D24C" w14:textId="74075E71" w:rsidR="00D179D6" w:rsidRPr="00462199" w:rsidRDefault="00D179D6" w:rsidP="00565698">
      <w:pPr>
        <w:pStyle w:val="AltSH1Ashurst"/>
      </w:pPr>
      <w:bookmarkStart w:id="10557" w:name="_Ref144117832"/>
      <w:r w:rsidRPr="00462199">
        <w:t xml:space="preserve">We further refer you to paragraph </w:t>
      </w:r>
      <w:r>
        <w:fldChar w:fldCharType="begin"/>
      </w:r>
      <w:r>
        <w:instrText xml:space="preserve"> REF _Ref144116927 \w \h </w:instrText>
      </w:r>
      <w:r>
        <w:fldChar w:fldCharType="separate"/>
      </w:r>
      <w:del w:id="10558" w:author="Faqir, Sofia (Energy Security)" w:date="2023-11-12T19:48:00Z">
        <w:r w:rsidR="00E473FC">
          <w:delText>1.12</w:delText>
        </w:r>
      </w:del>
      <w:r>
        <w:fldChar w:fldCharType="end"/>
      </w:r>
      <w:r w:rsidRPr="00462199">
        <w:t xml:space="preserve"> of </w:t>
      </w:r>
      <w:r>
        <w:fldChar w:fldCharType="begin"/>
      </w:r>
      <w:r>
        <w:instrText xml:space="preserve"> REF _Ref144118011 \w \h </w:instrText>
      </w:r>
      <w:r>
        <w:fldChar w:fldCharType="separate"/>
      </w:r>
      <w:del w:id="10559"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57"/>
    </w:p>
    <w:p w14:paraId="0B1B62BD" w14:textId="77777777" w:rsidR="00D179D6" w:rsidRPr="00462199" w:rsidRDefault="00D179D6" w:rsidP="00565698">
      <w:pPr>
        <w:pStyle w:val="AltSH1Ashurst"/>
        <w:rPr>
          <w:lang w:eastAsia="zh-CN"/>
        </w:rPr>
      </w:pPr>
      <w:bookmarkStart w:id="10560" w:name="_Ref144117833"/>
      <w:r w:rsidRPr="00462199">
        <w:t>This is a GRP Principles Review Outcome Notice.</w:t>
      </w:r>
      <w:bookmarkEnd w:id="10560"/>
    </w:p>
    <w:p w14:paraId="34A797D2" w14:textId="77777777" w:rsidR="00D179D6" w:rsidRPr="00462199" w:rsidRDefault="00D179D6" w:rsidP="00565698">
      <w:pPr>
        <w:pStyle w:val="AltSH1Ashurst"/>
        <w:rPr>
          <w:lang w:eastAsia="zh-CN"/>
        </w:rPr>
      </w:pPr>
      <w:bookmarkStart w:id="10561" w:name="_Ref144117834"/>
      <w:r w:rsidRPr="00462199">
        <w:t xml:space="preserve">We </w:t>
      </w:r>
      <w:r w:rsidRPr="00462199">
        <w:rPr>
          <w:b/>
          <w:i/>
        </w:rPr>
        <w:t>[enclose a]/[set out the following]</w:t>
      </w:r>
      <w:r w:rsidRPr="00462199">
        <w:t xml:space="preserve"> summary of the outcome of the GRP Principles Review: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t>
      </w:r>
      <w:r w:rsidRPr="00462199">
        <w:rPr>
          <w:b/>
          <w:i/>
        </w:rPr>
        <w:t>[The GRP Principles Review Proposals are as follows: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61"/>
    </w:p>
    <w:p w14:paraId="1C781EBF" w14:textId="77777777" w:rsidR="00D179D6" w:rsidRPr="00462199" w:rsidRDefault="00D179D6" w:rsidP="00565698">
      <w:pPr>
        <w:pStyle w:val="AltSH1Ashurst"/>
        <w:rPr>
          <w:lang w:eastAsia="zh-CN"/>
        </w:rPr>
      </w:pPr>
      <w:bookmarkStart w:id="10562" w:name="_Ref144117835"/>
      <w:r w:rsidRPr="00462199">
        <w:rPr>
          <w:b/>
          <w:i/>
        </w:rPr>
        <w:t>[We enclose a summary of the reasons for determining that it is not possible to effect any GRP Mechanism Amendment (or combination of GRP Mechanism Amendments) in a manner which complies with all of the GRP Principles. We consider that the following GRP Principles will be complied with by virtue of the GRP Mechanism Amendments being effected: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62"/>
    </w:p>
    <w:p w14:paraId="4740357E" w14:textId="77777777" w:rsidR="00D179D6" w:rsidRPr="00462199" w:rsidRDefault="00D179D6" w:rsidP="00565698">
      <w:pPr>
        <w:pStyle w:val="AltSH1Ashurst"/>
        <w:rPr>
          <w:lang w:eastAsia="zh-CN"/>
        </w:rPr>
      </w:pPr>
      <w:bookmarkStart w:id="10563" w:name="_Ref144117836"/>
      <w:r w:rsidRPr="00462199">
        <w:t xml:space="preserve">The GRP Principles Review Implementation Date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rPr>
          <w:i/>
        </w:rPr>
        <w:t>.</w:t>
      </w:r>
      <w:bookmarkEnd w:id="10563"/>
    </w:p>
    <w:p w14:paraId="0550EDC8" w14:textId="77777777" w:rsidR="00D179D6" w:rsidRPr="00462199" w:rsidRDefault="00D179D6" w:rsidP="00326791">
      <w:pPr>
        <w:pStyle w:val="NormalAshurst"/>
        <w:jc w:val="center"/>
      </w:pPr>
      <w:r w:rsidRPr="00462199">
        <w:t>Yours faithfully,</w:t>
      </w:r>
    </w:p>
    <w:p w14:paraId="0CBEBE51" w14:textId="77777777" w:rsidR="00D179D6" w:rsidRPr="00462199" w:rsidRDefault="00D179D6" w:rsidP="00326791">
      <w:pPr>
        <w:pStyle w:val="NormalAshurst"/>
        <w:rPr>
          <w:lang w:eastAsia="zh-CN"/>
        </w:rPr>
      </w:pPr>
    </w:p>
    <w:p w14:paraId="0C97E6CC" w14:textId="77777777" w:rsidR="00D179D6" w:rsidRPr="00462199" w:rsidRDefault="00D179D6" w:rsidP="00326791">
      <w:pPr>
        <w:pStyle w:val="StandardAshurst"/>
        <w:jc w:val="center"/>
        <w:rPr>
          <w:lang w:eastAsia="zh-CN"/>
        </w:rPr>
      </w:pPr>
      <w:r w:rsidRPr="00462199">
        <w:t>.....................................</w:t>
      </w:r>
    </w:p>
    <w:p w14:paraId="3A7DCA85" w14:textId="77777777" w:rsidR="00D179D6" w:rsidRPr="00462199" w:rsidRDefault="00D179D6" w:rsidP="00326791">
      <w:pPr>
        <w:pStyle w:val="StandardAshurst"/>
        <w:jc w:val="center"/>
        <w:rPr>
          <w:lang w:eastAsia="zh-CN"/>
        </w:rPr>
      </w:pPr>
      <w:r w:rsidRPr="00462199">
        <w:t>For and on behalf of</w:t>
      </w:r>
    </w:p>
    <w:p w14:paraId="06CF22D1" w14:textId="77777777" w:rsidR="00D179D6" w:rsidRPr="00462199" w:rsidRDefault="00D179D6" w:rsidP="00326791">
      <w:pPr>
        <w:pStyle w:val="NormalAshurst"/>
        <w:jc w:val="center"/>
        <w:rPr>
          <w:lang w:eastAsia="zh-CN"/>
        </w:rPr>
      </w:pPr>
      <w:r w:rsidRPr="00462199">
        <w:t xml:space="preserve">the </w:t>
      </w:r>
      <w:r w:rsidRPr="00462199">
        <w:rPr>
          <w:b/>
        </w:rPr>
        <w:t>LCHA Counterparty</w:t>
      </w:r>
    </w:p>
    <w:p w14:paraId="53775EE0" w14:textId="77777777" w:rsidR="00D179D6" w:rsidRPr="00462199" w:rsidRDefault="00D179D6" w:rsidP="00986A4F">
      <w:pPr>
        <w:pStyle w:val="NormalAshurst"/>
      </w:pPr>
      <w:r w:rsidRPr="00462199">
        <w:br w:type="page"/>
      </w:r>
    </w:p>
    <w:p w14:paraId="257FA4FF" w14:textId="77777777" w:rsidR="00D179D6" w:rsidRPr="00462199" w:rsidRDefault="00D179D6" w:rsidP="008962B7">
      <w:pPr>
        <w:pStyle w:val="Annex13Heading"/>
        <w:rPr>
          <w:lang w:eastAsia="zh-CN"/>
        </w:rPr>
      </w:pPr>
      <w:bookmarkStart w:id="10564" w:name="_Toc149834070"/>
      <w:r w:rsidRPr="00462199">
        <w:lastRenderedPageBreak/>
        <w:t>GRP Dispute Notice</w:t>
      </w:r>
      <w:bookmarkEnd w:id="10564"/>
    </w:p>
    <w:p w14:paraId="2CE99A83"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18D95F32" w14:textId="77777777" w:rsidR="00D179D6" w:rsidRPr="00462199" w:rsidRDefault="00D179D6" w:rsidP="009E0DA4">
      <w:pPr>
        <w:pStyle w:val="NormalBoldAshurst"/>
        <w:tabs>
          <w:tab w:val="left" w:pos="782"/>
        </w:tabs>
        <w:rPr>
          <w:lang w:eastAsia="zh-CN"/>
        </w:rPr>
      </w:pPr>
      <w:r w:rsidRPr="00462199">
        <w:rPr>
          <w:i/>
        </w:rPr>
        <w:tab/>
        <w:t>[Address]</w:t>
      </w:r>
    </w:p>
    <w:p w14:paraId="6625BF34" w14:textId="77777777" w:rsidR="00D179D6" w:rsidRPr="00462199" w:rsidRDefault="00D179D6" w:rsidP="009E0DA4">
      <w:pPr>
        <w:pStyle w:val="NormalAshurst"/>
        <w:tabs>
          <w:tab w:val="left" w:pos="782"/>
        </w:tabs>
        <w:spacing w:after="0"/>
        <w:rPr>
          <w:lang w:eastAsia="zh-CN"/>
        </w:rPr>
      </w:pPr>
      <w:r w:rsidRPr="00462199">
        <w:t>From:</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 xml:space="preserve">] </w:t>
      </w:r>
      <w:r w:rsidRPr="00462199">
        <w:t xml:space="preserve">(the </w:t>
      </w:r>
      <w:r w:rsidRPr="00462199">
        <w:rPr>
          <w:b/>
        </w:rPr>
        <w:t>"Producer"</w:t>
      </w:r>
      <w:r w:rsidRPr="00462199">
        <w:t>)</w:t>
      </w:r>
    </w:p>
    <w:p w14:paraId="51251704"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16F0C83A"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2E3E0F65" w14:textId="77777777" w:rsidR="00D179D6" w:rsidRPr="00462199" w:rsidRDefault="00D179D6" w:rsidP="005B3BB9">
      <w:pPr>
        <w:pStyle w:val="CBOLDCAPSAshurst"/>
        <w:rPr>
          <w:lang w:eastAsia="zh-CN"/>
        </w:rPr>
      </w:pPr>
      <w:r w:rsidRPr="00462199">
        <w:t>LCHA – GRP DISPUTE NOTICE</w:t>
      </w:r>
    </w:p>
    <w:p w14:paraId="1DE1639F" w14:textId="77777777" w:rsidR="00D179D6" w:rsidRPr="00462199" w:rsidRDefault="00D179D6" w:rsidP="005B3BB9">
      <w:pPr>
        <w:pStyle w:val="NormalAshurst"/>
        <w:rPr>
          <w:lang w:eastAsia="zh-CN"/>
        </w:rPr>
      </w:pPr>
      <w:r w:rsidRPr="00462199">
        <w:t>Dear Sir/Madam,</w:t>
      </w:r>
    </w:p>
    <w:p w14:paraId="6AB77AA3" w14:textId="77777777" w:rsidR="00D179D6" w:rsidRPr="00462199" w:rsidRDefault="00D179D6" w:rsidP="00BC5CF5">
      <w:pPr>
        <w:pStyle w:val="AltSH1Ashurst"/>
        <w:numPr>
          <w:ilvl w:val="0"/>
          <w:numId w:val="192"/>
        </w:numPr>
      </w:pPr>
      <w:bookmarkStart w:id="10565" w:name="_Ref144117837"/>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LCHA Counterparty and us as the Producer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65"/>
    </w:p>
    <w:p w14:paraId="1BE8C20B" w14:textId="138DC5B4" w:rsidR="00D179D6" w:rsidRPr="00462199" w:rsidRDefault="00D179D6" w:rsidP="00565698">
      <w:pPr>
        <w:pStyle w:val="AltSH1Ashurst"/>
      </w:pPr>
      <w:bookmarkStart w:id="10566" w:name="_Ref144117838"/>
      <w:r w:rsidRPr="00462199">
        <w:t xml:space="preserve">We further refer you to paragraph </w:t>
      </w:r>
      <w:r>
        <w:fldChar w:fldCharType="begin"/>
      </w:r>
      <w:r>
        <w:instrText xml:space="preserve"> REF _Ref144116937 \w \h </w:instrText>
      </w:r>
      <w:r>
        <w:fldChar w:fldCharType="separate"/>
      </w:r>
      <w:del w:id="10567" w:author="Faqir, Sofia (Energy Security)" w:date="2023-11-12T19:48:00Z">
        <w:r w:rsidR="00E473FC">
          <w:delText>2.1</w:delText>
        </w:r>
      </w:del>
      <w:r>
        <w:fldChar w:fldCharType="end"/>
      </w:r>
      <w:r w:rsidRPr="00462199">
        <w:t xml:space="preserve"> of </w:t>
      </w:r>
      <w:r>
        <w:fldChar w:fldCharType="begin"/>
      </w:r>
      <w:r>
        <w:instrText xml:space="preserve"> REF _Ref144118011 \w \h </w:instrText>
      </w:r>
      <w:r>
        <w:fldChar w:fldCharType="separate"/>
      </w:r>
      <w:del w:id="10568"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66"/>
    </w:p>
    <w:p w14:paraId="4B68D904" w14:textId="77777777" w:rsidR="00D179D6" w:rsidRPr="00462199" w:rsidRDefault="00D179D6" w:rsidP="00565698">
      <w:pPr>
        <w:pStyle w:val="AltSH1Ashurst"/>
        <w:rPr>
          <w:lang w:eastAsia="zh-CN"/>
        </w:rPr>
      </w:pPr>
      <w:bookmarkStart w:id="10569" w:name="_Ref144117839"/>
      <w:r w:rsidRPr="00462199">
        <w:t>This is a GRP Dispute Notice.</w:t>
      </w:r>
      <w:bookmarkEnd w:id="10569"/>
    </w:p>
    <w:p w14:paraId="105A5110" w14:textId="77777777" w:rsidR="00D179D6" w:rsidRPr="00462199" w:rsidRDefault="00D179D6" w:rsidP="00565698">
      <w:pPr>
        <w:pStyle w:val="AltSH1Ashurst"/>
        <w:rPr>
          <w:lang w:eastAsia="zh-CN"/>
        </w:rPr>
      </w:pPr>
      <w:bookmarkStart w:id="10570" w:name="_Ref144117840"/>
      <w:r w:rsidRPr="00462199">
        <w:t xml:space="preserve">The subject matter of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70"/>
    </w:p>
    <w:p w14:paraId="73E487C9" w14:textId="77777777" w:rsidR="00D179D6" w:rsidRPr="00462199" w:rsidRDefault="00D179D6" w:rsidP="00565698">
      <w:pPr>
        <w:pStyle w:val="AltSH1Ashurst"/>
      </w:pPr>
      <w:bookmarkStart w:id="10571" w:name="_Ref144117841"/>
      <w:r w:rsidRPr="00462199">
        <w:t xml:space="preserve">The issues to be resolved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71"/>
    </w:p>
    <w:p w14:paraId="213A13F8" w14:textId="2CF766ED" w:rsidR="00D179D6" w:rsidRPr="00462199" w:rsidRDefault="00D179D6" w:rsidP="00565698">
      <w:pPr>
        <w:pStyle w:val="AltSH1Ashurst"/>
      </w:pPr>
      <w:bookmarkStart w:id="10572" w:name="_Ref144117842"/>
      <w:r w:rsidRPr="00462199">
        <w:t xml:space="preserve">The </w:t>
      </w:r>
      <w:r w:rsidRPr="00462199">
        <w:rPr>
          <w:b/>
          <w:i/>
        </w:rPr>
        <w:t>[</w:t>
      </w:r>
      <w:r w:rsidR="007248B2" w:rsidRPr="007248B2">
        <w:rPr>
          <w:b/>
          <w:i/>
        </w:rPr>
        <w:t>Condition</w:t>
      </w:r>
      <w:r w:rsidRPr="00462199">
        <w:rPr>
          <w:b/>
          <w:i/>
        </w:rPr>
        <w:t>]/[paragraph]</w:t>
      </w:r>
      <w:r w:rsidRPr="00462199">
        <w:t xml:space="preserve"> to which the Dispute relates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72"/>
    </w:p>
    <w:p w14:paraId="4C1CE4F0" w14:textId="77777777" w:rsidR="00D179D6" w:rsidRPr="00462199" w:rsidRDefault="00D179D6" w:rsidP="00565698">
      <w:pPr>
        <w:pStyle w:val="AltSH1Ashurst"/>
      </w:pPr>
      <w:bookmarkStart w:id="10573" w:name="_Ref144117843"/>
      <w:r w:rsidRPr="00462199">
        <w:t xml:space="preserve">We consider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73"/>
    </w:p>
    <w:p w14:paraId="0B87AED8" w14:textId="77777777" w:rsidR="00D179D6" w:rsidRPr="00462199" w:rsidRDefault="00D179D6" w:rsidP="00565698">
      <w:pPr>
        <w:pStyle w:val="AltSH1Ashurst"/>
      </w:pPr>
      <w:bookmarkStart w:id="10574" w:name="_Ref144117844"/>
      <w:r w:rsidRPr="00462199">
        <w:rPr>
          <w:b/>
          <w:i/>
        </w:rPr>
        <w:t>[We consider the following [claim(s]]/[dispute(s]] arising out of another UKLCH Programme LCHA should be consolidated with or joined to the Dispute: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74"/>
    </w:p>
    <w:p w14:paraId="6F4B5E45" w14:textId="77777777" w:rsidR="00D179D6" w:rsidRPr="00462199" w:rsidRDefault="00D179D6" w:rsidP="00565698">
      <w:pPr>
        <w:pStyle w:val="AltSH1Ashurst"/>
      </w:pPr>
      <w:bookmarkStart w:id="10575" w:name="_Ref144117845"/>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75"/>
    </w:p>
    <w:p w14:paraId="396C7A0C" w14:textId="77777777" w:rsidR="00D179D6" w:rsidRPr="00462199" w:rsidRDefault="00D179D6" w:rsidP="00565698">
      <w:pPr>
        <w:pStyle w:val="AltSH1Ashurst"/>
      </w:pPr>
      <w:bookmarkStart w:id="10576" w:name="_Ref144117846"/>
      <w:r w:rsidRPr="00462199">
        <w:t xml:space="preserve">The </w:t>
      </w:r>
      <w:r w:rsidRPr="00462199">
        <w:rPr>
          <w:b/>
          <w:i/>
        </w:rPr>
        <w:t>[relief]/[determination]/[remedy]/[recourse]</w:t>
      </w:r>
      <w:r w:rsidRPr="00462199">
        <w:t xml:space="preserve"> which we seek in relation to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76"/>
    </w:p>
    <w:p w14:paraId="1192F74D" w14:textId="77777777" w:rsidR="00D179D6" w:rsidRPr="00462199" w:rsidRDefault="00D179D6" w:rsidP="00565698">
      <w:pPr>
        <w:pStyle w:val="AltSH1Ashurst"/>
      </w:pPr>
      <w:bookmarkStart w:id="10577" w:name="_Ref144117847"/>
      <w:r w:rsidRPr="00462199">
        <w:t xml:space="preserve">We </w:t>
      </w:r>
      <w:r w:rsidRPr="00462199">
        <w:rPr>
          <w:b/>
          <w:i/>
        </w:rPr>
        <w:t>[do not]</w:t>
      </w:r>
      <w:r w:rsidRPr="00462199">
        <w:t xml:space="preserve"> consider that the Dispute should (without a Senior Representatives Settlement being reached) be referred for </w:t>
      </w:r>
      <w:r w:rsidRPr="00462199">
        <w:rPr>
          <w:b/>
          <w:i/>
        </w:rPr>
        <w:t>[determination in accordance with the Expert Determination Procedure]/[resolution in accordance with the Arbitration Procedure].</w:t>
      </w:r>
      <w:bookmarkEnd w:id="10577"/>
    </w:p>
    <w:p w14:paraId="4E260FC0" w14:textId="77777777" w:rsidR="00D179D6" w:rsidRPr="00462199" w:rsidRDefault="00D179D6" w:rsidP="00565698">
      <w:pPr>
        <w:pStyle w:val="AltSH1Ashurst"/>
      </w:pPr>
      <w:bookmarkStart w:id="10578" w:name="_Ref144117848"/>
      <w:r w:rsidRPr="00462199">
        <w:t xml:space="preserve">Our Senior Representative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78"/>
    </w:p>
    <w:p w14:paraId="25371D3B" w14:textId="77777777" w:rsidR="00D179D6" w:rsidRPr="00462199" w:rsidRDefault="00D179D6" w:rsidP="00326791">
      <w:pPr>
        <w:pStyle w:val="NormalAshurst"/>
        <w:jc w:val="center"/>
      </w:pPr>
      <w:r w:rsidRPr="00462199">
        <w:t>Yours faithfully,</w:t>
      </w:r>
    </w:p>
    <w:p w14:paraId="4E692A2A" w14:textId="77777777" w:rsidR="00D179D6" w:rsidRPr="00462199" w:rsidRDefault="00D179D6" w:rsidP="00326791">
      <w:pPr>
        <w:pStyle w:val="NormalAshurst"/>
        <w:jc w:val="center"/>
        <w:rPr>
          <w:lang w:eastAsia="zh-CN"/>
        </w:rPr>
      </w:pPr>
    </w:p>
    <w:p w14:paraId="33835CE8" w14:textId="77777777" w:rsidR="00D179D6" w:rsidRPr="00462199" w:rsidRDefault="00D179D6" w:rsidP="00326791">
      <w:pPr>
        <w:pStyle w:val="StandardAshurst"/>
        <w:jc w:val="center"/>
        <w:rPr>
          <w:lang w:eastAsia="zh-CN"/>
        </w:rPr>
      </w:pPr>
      <w:r w:rsidRPr="00462199">
        <w:t>.....................................</w:t>
      </w:r>
    </w:p>
    <w:p w14:paraId="51900D57" w14:textId="77777777" w:rsidR="00D179D6" w:rsidRPr="00462199" w:rsidRDefault="00D179D6" w:rsidP="00326791">
      <w:pPr>
        <w:pStyle w:val="StandardAshurst"/>
        <w:jc w:val="center"/>
        <w:rPr>
          <w:lang w:eastAsia="zh-CN"/>
        </w:rPr>
      </w:pPr>
      <w:r w:rsidRPr="00462199">
        <w:t>For and on behalf of</w:t>
      </w:r>
    </w:p>
    <w:p w14:paraId="1E5CB360" w14:textId="77777777" w:rsidR="00D179D6" w:rsidRPr="00462199" w:rsidRDefault="00D179D6" w:rsidP="00326791">
      <w:pPr>
        <w:pStyle w:val="NormalAshurst"/>
        <w:jc w:val="center"/>
        <w:rPr>
          <w:lang w:eastAsia="zh-CN"/>
        </w:rPr>
      </w:pPr>
      <w:r w:rsidRPr="00462199">
        <w:t xml:space="preserve">the </w:t>
      </w:r>
      <w:r w:rsidRPr="00462199">
        <w:rPr>
          <w:b/>
        </w:rPr>
        <w:t>Producer</w:t>
      </w:r>
    </w:p>
    <w:p w14:paraId="655A2B83" w14:textId="77777777" w:rsidR="00D179D6" w:rsidRPr="00462199" w:rsidRDefault="00D179D6" w:rsidP="008962B7">
      <w:pPr>
        <w:pStyle w:val="NormalAshurst"/>
        <w:rPr>
          <w:b/>
        </w:rPr>
      </w:pPr>
      <w:r w:rsidRPr="00462199">
        <w:rPr>
          <w:b/>
        </w:rPr>
        <w:br w:type="page"/>
      </w:r>
    </w:p>
    <w:p w14:paraId="4F441EED" w14:textId="77777777" w:rsidR="00D179D6" w:rsidRPr="00462199" w:rsidRDefault="00D179D6" w:rsidP="008962B7">
      <w:pPr>
        <w:pStyle w:val="Annex13Heading"/>
        <w:rPr>
          <w:lang w:eastAsia="zh-CN"/>
        </w:rPr>
      </w:pPr>
      <w:bookmarkStart w:id="10579" w:name="_Toc149834071"/>
      <w:r w:rsidRPr="00462199">
        <w:lastRenderedPageBreak/>
        <w:t>GRP Dispute Validity Notice</w:t>
      </w:r>
      <w:bookmarkEnd w:id="10579"/>
    </w:p>
    <w:p w14:paraId="036337E1" w14:textId="77777777" w:rsidR="00D179D6" w:rsidRPr="00462199" w:rsidRDefault="00D179D6" w:rsidP="009E0DA4">
      <w:pPr>
        <w:pStyle w:val="NormalAshurst"/>
        <w:tabs>
          <w:tab w:val="left" w:pos="782"/>
        </w:tabs>
        <w:spacing w:after="0"/>
        <w:rPr>
          <w:lang w:eastAsia="zh-CN"/>
        </w:rPr>
      </w:pPr>
      <w:r w:rsidRPr="00462199">
        <w:t>To:</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"Producer"</w:t>
      </w:r>
      <w:r w:rsidRPr="00462199">
        <w:t>)</w:t>
      </w:r>
    </w:p>
    <w:p w14:paraId="106354AF" w14:textId="77777777" w:rsidR="00D179D6" w:rsidRPr="00462199" w:rsidRDefault="00D179D6" w:rsidP="009E0DA4">
      <w:pPr>
        <w:pStyle w:val="NormalBoldAshurst"/>
        <w:tabs>
          <w:tab w:val="left" w:pos="782"/>
        </w:tabs>
        <w:rPr>
          <w:lang w:eastAsia="zh-CN"/>
        </w:rPr>
      </w:pPr>
      <w:r w:rsidRPr="00462199">
        <w:rPr>
          <w:i/>
        </w:rPr>
        <w:tab/>
        <w:t>[Unique reference number: [</w:t>
      </w:r>
      <w:r w:rsidRPr="00462199">
        <w:rPr>
          <w:i/>
        </w:rPr>
        <w:fldChar w:fldCharType="begin"/>
      </w:r>
      <w:r w:rsidRPr="00462199">
        <w:rPr>
          <w:i/>
        </w:rPr>
        <w:instrText xml:space="preserve"> SYMBOL 108\f wingdings \s11\h \* MERGEFORMAT </w:instrText>
      </w:r>
      <w:r w:rsidRPr="00462199">
        <w:rPr>
          <w:i/>
        </w:rPr>
        <w:fldChar w:fldCharType="end"/>
      </w:r>
      <w:r w:rsidRPr="00462199">
        <w:rPr>
          <w:i/>
        </w:rPr>
        <w:t>]]</w:t>
      </w:r>
    </w:p>
    <w:p w14:paraId="4DB47BEA" w14:textId="77777777" w:rsidR="00D179D6" w:rsidRPr="00462199" w:rsidRDefault="00D179D6" w:rsidP="009E0DA4">
      <w:pPr>
        <w:pStyle w:val="NormalAshurst"/>
        <w:tabs>
          <w:tab w:val="left" w:pos="782"/>
        </w:tabs>
        <w:spacing w:after="0"/>
        <w:rPr>
          <w:lang w:eastAsia="zh-CN"/>
        </w:rPr>
      </w:pPr>
      <w:r w:rsidRPr="00462199">
        <w:t xml:space="preserve">From: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(the </w:t>
      </w:r>
      <w:r w:rsidRPr="00462199">
        <w:rPr>
          <w:b/>
        </w:rPr>
        <w:t>"LCHA Counterparty"</w:t>
      </w:r>
      <w:r w:rsidRPr="00462199">
        <w:t>)</w:t>
      </w:r>
    </w:p>
    <w:p w14:paraId="20029EA5" w14:textId="77777777" w:rsidR="00D179D6" w:rsidRPr="00462199" w:rsidRDefault="00D179D6" w:rsidP="009E0DA4">
      <w:pPr>
        <w:pStyle w:val="NormalBoldAshurst"/>
        <w:tabs>
          <w:tab w:val="left" w:pos="782"/>
        </w:tabs>
        <w:rPr>
          <w:lang w:eastAsia="zh-CN"/>
        </w:rPr>
      </w:pPr>
      <w:r w:rsidRPr="00462199">
        <w:rPr>
          <w:i/>
        </w:rPr>
        <w:tab/>
        <w:t>[Address]</w:t>
      </w:r>
    </w:p>
    <w:p w14:paraId="1F8CE33B" w14:textId="77777777" w:rsidR="00D179D6" w:rsidRPr="00462199" w:rsidRDefault="00D179D6" w:rsidP="009E0DA4">
      <w:pPr>
        <w:pStyle w:val="NormalAshurst"/>
        <w:tabs>
          <w:tab w:val="left" w:pos="782"/>
        </w:tabs>
        <w:rPr>
          <w:lang w:eastAsia="zh-CN"/>
        </w:rPr>
      </w:pPr>
      <w:r w:rsidRPr="00462199">
        <w:t xml:space="preserve">Dated: </w:t>
      </w:r>
      <w:r w:rsidRPr="00462199">
        <w:tab/>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p>
    <w:p w14:paraId="7AF60640" w14:textId="77777777" w:rsidR="00D179D6" w:rsidRPr="00462199" w:rsidRDefault="00D179D6" w:rsidP="005B3BB9">
      <w:pPr>
        <w:pStyle w:val="CBOLDCAPSAshurst"/>
        <w:rPr>
          <w:lang w:eastAsia="zh-CN"/>
        </w:rPr>
      </w:pPr>
      <w:r w:rsidRPr="00462199">
        <w:t>LCHA – GRP DISPUTE VALIDITY NOTICE</w:t>
      </w:r>
    </w:p>
    <w:p w14:paraId="4B5AD1D1" w14:textId="77777777" w:rsidR="00D179D6" w:rsidRPr="00462199" w:rsidRDefault="00D179D6" w:rsidP="005B3BB9">
      <w:pPr>
        <w:pStyle w:val="NormalAshurst"/>
      </w:pPr>
      <w:r w:rsidRPr="00462199">
        <w:t>Dear Sir/Madam,</w:t>
      </w:r>
    </w:p>
    <w:p w14:paraId="76300F79" w14:textId="77777777" w:rsidR="00D179D6" w:rsidRPr="00462199" w:rsidRDefault="00D179D6" w:rsidP="00BC5CF5">
      <w:pPr>
        <w:pStyle w:val="AltSH1Ashurst"/>
        <w:numPr>
          <w:ilvl w:val="0"/>
          <w:numId w:val="193"/>
        </w:numPr>
      </w:pPr>
      <w:bookmarkStart w:id="10580" w:name="_Ref144117849"/>
      <w:r w:rsidRPr="00462199">
        <w:t xml:space="preserve">We refer to the agreement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between you as the Producer and us as the LCHA Counterparty in relation to the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Project (the </w:t>
      </w:r>
      <w:r w:rsidRPr="00462199">
        <w:rPr>
          <w:b/>
        </w:rPr>
        <w:t>"Agreement"</w:t>
      </w:r>
      <w:r w:rsidRPr="00462199">
        <w:t>). Terms and expressions defined in or incorporated into the Agreement have the same meaning when used in this notice.</w:t>
      </w:r>
      <w:bookmarkEnd w:id="10580"/>
    </w:p>
    <w:p w14:paraId="2CCE78EA" w14:textId="5E61427B" w:rsidR="00D179D6" w:rsidRPr="00462199" w:rsidRDefault="00D179D6" w:rsidP="00565698">
      <w:pPr>
        <w:pStyle w:val="AltSH1Ashurst"/>
        <w:rPr>
          <w:lang w:eastAsia="zh-CN"/>
        </w:rPr>
      </w:pPr>
      <w:bookmarkStart w:id="10581" w:name="_Ref144117850"/>
      <w:r w:rsidRPr="00462199">
        <w:t xml:space="preserve">We further refer you to paragraph </w:t>
      </w:r>
      <w:r>
        <w:fldChar w:fldCharType="begin"/>
      </w:r>
      <w:r>
        <w:instrText xml:space="preserve"> REF _Ref144116939 \w \h </w:instrText>
      </w:r>
      <w:r>
        <w:fldChar w:fldCharType="separate"/>
      </w:r>
      <w:del w:id="10582" w:author="Faqir, Sofia (Energy Security)" w:date="2023-11-12T19:48:00Z">
        <w:r w:rsidR="00E473FC">
          <w:delText>2.3</w:delText>
        </w:r>
      </w:del>
      <w:r>
        <w:fldChar w:fldCharType="end"/>
      </w:r>
      <w:r w:rsidRPr="00462199">
        <w:t xml:space="preserve"> of </w:t>
      </w:r>
      <w:r>
        <w:fldChar w:fldCharType="begin"/>
      </w:r>
      <w:r>
        <w:instrText xml:space="preserve"> REF _Ref144118011 \w \h </w:instrText>
      </w:r>
      <w:r>
        <w:fldChar w:fldCharType="separate"/>
      </w:r>
      <w:del w:id="10583" w:author="Faqir, Sofia (Energy Security)" w:date="2023-11-12T19:48:00Z">
        <w:r w:rsidR="00E473FC">
          <w:delText>Annex 12</w:delText>
        </w:r>
      </w:del>
      <w:r>
        <w:fldChar w:fldCharType="end"/>
      </w:r>
      <w:r w:rsidRPr="00462199">
        <w:t xml:space="preserve"> (</w:t>
      </w:r>
      <w:r w:rsidRPr="00462199">
        <w:rPr>
          <w:i/>
        </w:rPr>
        <w:t>Gas Reference Price Review</w:t>
      </w:r>
      <w:r w:rsidRPr="00462199">
        <w:t>).</w:t>
      </w:r>
      <w:bookmarkEnd w:id="10581"/>
    </w:p>
    <w:p w14:paraId="0801687A" w14:textId="77777777" w:rsidR="00D179D6" w:rsidRPr="00462199" w:rsidRDefault="00D179D6" w:rsidP="00565698">
      <w:pPr>
        <w:pStyle w:val="AltSH1Ashurst"/>
        <w:rPr>
          <w:lang w:eastAsia="zh-CN"/>
        </w:rPr>
      </w:pPr>
      <w:bookmarkStart w:id="10584" w:name="_Ref144117851"/>
      <w:r w:rsidRPr="00462199">
        <w:t xml:space="preserve">This is a GRP Dispute Validity Notice in relation to the GRP Dispute Notice dated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84"/>
    </w:p>
    <w:p w14:paraId="3911BE07" w14:textId="77777777" w:rsidR="00D179D6" w:rsidRPr="00462199" w:rsidRDefault="00D179D6" w:rsidP="00565698">
      <w:pPr>
        <w:pStyle w:val="AltSH1Ashurst"/>
        <w:rPr>
          <w:lang w:eastAsia="zh-CN"/>
        </w:rPr>
      </w:pPr>
      <w:bookmarkStart w:id="10585" w:name="_Ref144117852"/>
      <w:r w:rsidRPr="00462199">
        <w:t>The GRP Dispute Threshold Criterion has been met.</w:t>
      </w:r>
      <w:bookmarkEnd w:id="10585"/>
    </w:p>
    <w:p w14:paraId="78B3E4BC" w14:textId="77777777" w:rsidR="00D179D6" w:rsidRPr="00462199" w:rsidRDefault="00D179D6" w:rsidP="00565698">
      <w:pPr>
        <w:pStyle w:val="AltSH1Ashurst"/>
        <w:rPr>
          <w:lang w:eastAsia="zh-CN"/>
        </w:rPr>
      </w:pPr>
      <w:bookmarkStart w:id="10586" w:name="_Ref144117853"/>
      <w:r w:rsidRPr="00462199">
        <w:t xml:space="preserve">The subject matter of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86"/>
    </w:p>
    <w:p w14:paraId="285B0A77" w14:textId="77777777" w:rsidR="00D179D6" w:rsidRPr="00462199" w:rsidRDefault="00D179D6" w:rsidP="00565698">
      <w:pPr>
        <w:pStyle w:val="AltSH1Ashurst"/>
        <w:rPr>
          <w:lang w:eastAsia="zh-CN"/>
        </w:rPr>
      </w:pPr>
      <w:bookmarkStart w:id="10587" w:name="_Ref144117854"/>
      <w:r w:rsidRPr="00462199">
        <w:t xml:space="preserve">The issues to be resolved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87"/>
    </w:p>
    <w:p w14:paraId="47AD4EF9" w14:textId="436F338B" w:rsidR="00D179D6" w:rsidRPr="00462199" w:rsidRDefault="00D179D6" w:rsidP="00565698">
      <w:pPr>
        <w:pStyle w:val="AltSH1Ashurst"/>
        <w:rPr>
          <w:lang w:eastAsia="zh-CN"/>
        </w:rPr>
      </w:pPr>
      <w:bookmarkStart w:id="10588" w:name="_Ref144117855"/>
      <w:r w:rsidRPr="00462199">
        <w:t xml:space="preserve">The relevant </w:t>
      </w:r>
      <w:r w:rsidR="007248B2" w:rsidRPr="007248B2">
        <w:t>Condition</w:t>
      </w:r>
      <w:r w:rsidRPr="00462199">
        <w:t xml:space="preserve"> to which the Dispute relates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88"/>
    </w:p>
    <w:p w14:paraId="5EBB74D5" w14:textId="77777777" w:rsidR="00D179D6" w:rsidRPr="00462199" w:rsidRDefault="00D179D6" w:rsidP="00565698">
      <w:pPr>
        <w:pStyle w:val="AltSH1Ashurst"/>
        <w:rPr>
          <w:lang w:eastAsia="zh-CN"/>
        </w:rPr>
      </w:pPr>
      <w:bookmarkStart w:id="10589" w:name="_Ref144117856"/>
      <w:r w:rsidRPr="00462199">
        <w:t xml:space="preserve">We consider that the correct position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Our reasons for this are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89"/>
    </w:p>
    <w:p w14:paraId="587DE911" w14:textId="77777777" w:rsidR="00D179D6" w:rsidRPr="00462199" w:rsidRDefault="00D179D6" w:rsidP="00565698">
      <w:pPr>
        <w:pStyle w:val="AltSH1Ashurst"/>
        <w:rPr>
          <w:lang w:eastAsia="zh-CN"/>
        </w:rPr>
      </w:pPr>
      <w:bookmarkStart w:id="10590" w:name="_Ref144117857"/>
      <w:r w:rsidRPr="00462199">
        <w:rPr>
          <w:b/>
          <w:i/>
        </w:rPr>
        <w:t>[We consider that the following dispute or claim relating to or arising out of another UKLCH Programme LCHA should be [consolidated with]/[joined to] this Dispute: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90"/>
    </w:p>
    <w:p w14:paraId="71631B46" w14:textId="77777777" w:rsidR="00D179D6" w:rsidRPr="00462199" w:rsidRDefault="00D179D6" w:rsidP="00565698">
      <w:pPr>
        <w:pStyle w:val="AltSH1Ashurst"/>
        <w:rPr>
          <w:lang w:eastAsia="zh-CN"/>
        </w:rPr>
      </w:pPr>
      <w:bookmarkStart w:id="10591" w:name="_Ref144117858"/>
      <w:r w:rsidRPr="00462199">
        <w:rPr>
          <w:b/>
          <w:i/>
        </w:rPr>
        <w:t>[We intend to rely on the following Supporting Information, copies of which we enclose: [</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bookmarkEnd w:id="10591"/>
    </w:p>
    <w:p w14:paraId="021A2E11" w14:textId="77777777" w:rsidR="00D179D6" w:rsidRPr="00462199" w:rsidRDefault="00D179D6" w:rsidP="00565698">
      <w:pPr>
        <w:pStyle w:val="AltSH1Ashurst"/>
        <w:rPr>
          <w:lang w:eastAsia="zh-CN"/>
        </w:rPr>
      </w:pPr>
      <w:bookmarkStart w:id="10592" w:name="_Ref144117859"/>
      <w:r w:rsidRPr="00462199">
        <w:t xml:space="preserve">The </w:t>
      </w:r>
      <w:r w:rsidRPr="00462199">
        <w:rPr>
          <w:b/>
          <w:i/>
        </w:rPr>
        <w:t>[relief]/[determination]/[remedy]/[recourse]</w:t>
      </w:r>
      <w:r w:rsidRPr="00462199">
        <w:t xml:space="preserve"> which we seek in relation to the Dispute is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92"/>
    </w:p>
    <w:p w14:paraId="4165E95D" w14:textId="77777777" w:rsidR="00D179D6" w:rsidRPr="00462199" w:rsidRDefault="00D179D6" w:rsidP="00565698">
      <w:pPr>
        <w:pStyle w:val="AltSH1Ashurst"/>
        <w:rPr>
          <w:lang w:eastAsia="zh-CN"/>
        </w:rPr>
      </w:pPr>
      <w:bookmarkStart w:id="10593" w:name="_Ref144117860"/>
      <w:r w:rsidRPr="00462199">
        <w:t xml:space="preserve">We propose that the Proposed GRP Expert appointed be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propose that [s]he be appointed on the following terms: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 xml:space="preserve">. We believe that the Proposed GRP Expert has the relevant expertise which qualifies the Proposed GRP Expert to determine the relevant GRP Dispute for the following reasons: </w:t>
      </w:r>
      <w:r w:rsidRPr="00462199">
        <w:rPr>
          <w:b/>
          <w:i/>
        </w:rPr>
        <w:t>[</w:t>
      </w:r>
      <w:r w:rsidRPr="00462199">
        <w:rPr>
          <w:b/>
          <w:i/>
        </w:rPr>
        <w:fldChar w:fldCharType="begin"/>
      </w:r>
      <w:r w:rsidRPr="00462199">
        <w:rPr>
          <w:b/>
          <w:i/>
        </w:rPr>
        <w:instrText xml:space="preserve"> SYMBOL 108\f wingdings \s11\h \* MERGEFORMAT </w:instrText>
      </w:r>
      <w:r w:rsidRPr="00462199">
        <w:rPr>
          <w:b/>
          <w:i/>
        </w:rPr>
        <w:fldChar w:fldCharType="end"/>
      </w:r>
      <w:r w:rsidRPr="00462199">
        <w:rPr>
          <w:b/>
          <w:i/>
        </w:rPr>
        <w:t>]</w:t>
      </w:r>
      <w:r w:rsidRPr="00462199">
        <w:t>.</w:t>
      </w:r>
      <w:bookmarkEnd w:id="10593"/>
    </w:p>
    <w:p w14:paraId="7DB66E8C" w14:textId="77777777" w:rsidR="00D179D6" w:rsidRPr="00462199" w:rsidRDefault="00D179D6" w:rsidP="00565698">
      <w:pPr>
        <w:pStyle w:val="AltSH1Ashurst"/>
        <w:rPr>
          <w:lang w:eastAsia="zh-CN"/>
        </w:rPr>
      </w:pPr>
      <w:bookmarkStart w:id="10594" w:name="_Ref144117861"/>
      <w:r w:rsidRPr="00462199">
        <w:t>We enclose an Expert Determination Notice in relation to the GRP Dispute Notice.</w:t>
      </w:r>
      <w:bookmarkEnd w:id="10594"/>
    </w:p>
    <w:p w14:paraId="5ABBF8EE" w14:textId="77777777" w:rsidR="00D179D6" w:rsidRPr="00462199" w:rsidRDefault="00D179D6" w:rsidP="00565698">
      <w:pPr>
        <w:pStyle w:val="AltSH1Ashurst"/>
      </w:pPr>
      <w:bookmarkStart w:id="10595" w:name="_Ref144117862"/>
      <w:r w:rsidRPr="00462199">
        <w:t>We enclose a Consolidation Request in relation to the GRP Dispute.</w:t>
      </w:r>
      <w:bookmarkEnd w:id="10595"/>
    </w:p>
    <w:p w14:paraId="784996E7" w14:textId="77777777" w:rsidR="00D179D6" w:rsidRPr="00462199" w:rsidRDefault="00D179D6" w:rsidP="00326791">
      <w:pPr>
        <w:pStyle w:val="NormalAshurst"/>
        <w:jc w:val="center"/>
      </w:pPr>
      <w:r w:rsidRPr="00462199">
        <w:t>Yours faithfully,</w:t>
      </w:r>
    </w:p>
    <w:p w14:paraId="3A2F10F5" w14:textId="77777777" w:rsidR="00D179D6" w:rsidRPr="00462199" w:rsidRDefault="00D179D6" w:rsidP="00326791">
      <w:pPr>
        <w:pStyle w:val="NormalAshurst"/>
        <w:rPr>
          <w:lang w:eastAsia="zh-CN"/>
        </w:rPr>
      </w:pPr>
    </w:p>
    <w:p w14:paraId="3AAA565B" w14:textId="77777777" w:rsidR="00D179D6" w:rsidRPr="00462199" w:rsidRDefault="00D179D6" w:rsidP="00326791">
      <w:pPr>
        <w:pStyle w:val="StandardAshurst"/>
        <w:jc w:val="center"/>
        <w:rPr>
          <w:lang w:eastAsia="zh-CN"/>
        </w:rPr>
      </w:pPr>
      <w:r w:rsidRPr="00462199">
        <w:t>.....................................</w:t>
      </w:r>
    </w:p>
    <w:p w14:paraId="33BFA23F" w14:textId="77777777" w:rsidR="00D179D6" w:rsidRPr="00462199" w:rsidRDefault="00D179D6" w:rsidP="00326791">
      <w:pPr>
        <w:pStyle w:val="StandardAshurst"/>
        <w:jc w:val="center"/>
        <w:rPr>
          <w:lang w:eastAsia="zh-CN"/>
        </w:rPr>
      </w:pPr>
      <w:r w:rsidRPr="00462199">
        <w:t>For and on behalf of</w:t>
      </w:r>
    </w:p>
    <w:p w14:paraId="4BDDB61B" w14:textId="735FC42A" w:rsidR="00591098" w:rsidRDefault="00D179D6" w:rsidP="00591098">
      <w:pPr>
        <w:pStyle w:val="NormalAshurst"/>
        <w:jc w:val="center"/>
        <w:rPr>
          <w:b/>
        </w:rPr>
      </w:pPr>
      <w:r w:rsidRPr="00462199">
        <w:t xml:space="preserve">the </w:t>
      </w:r>
      <w:r w:rsidRPr="00462199">
        <w:rPr>
          <w:b/>
        </w:rPr>
        <w:t>LCHA Counterparty</w:t>
      </w:r>
      <w:r w:rsidR="00591098">
        <w:rPr>
          <w:b/>
        </w:rPr>
        <w:t> </w:t>
      </w:r>
      <w:bookmarkEnd w:id="0"/>
    </w:p>
    <w:sectPr w:rsidR="00591098" w:rsidSect="00757324">
      <w:pgSz w:w="11907" w:h="16840" w:code="9"/>
      <w:pgMar w:top="1440" w:right="1440" w:bottom="1440" w:left="1440" w:header="720" w:footer="720" w:gutter="0"/>
      <w:paperSrc w:first="15" w:other="15"/>
      <w:cols w:space="720"/>
      <w:docGrid w:linePitch="2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utsch, Richard (Energy Security)" w:date="2023-11-03T10:45:00Z" w:initials="RD">
    <w:p w14:paraId="3FC2F178" w14:textId="7158B95B" w:rsidR="00D8123E" w:rsidRDefault="00D8123E">
      <w:pPr>
        <w:pStyle w:val="CommentText"/>
        <w:jc w:val="left"/>
      </w:pPr>
      <w:r>
        <w:rPr>
          <w:rStyle w:val="CommentReference"/>
        </w:rPr>
        <w:annotationRef/>
      </w:r>
      <w:r>
        <w:fldChar w:fldCharType="begin"/>
      </w:r>
      <w:r>
        <w:instrText>HYPERLINK "mailto:Julie.Finkler@energysecurity.gov.uk"</w:instrText>
      </w:r>
      <w:bookmarkStart w:id="4" w:name="_@_3851CDF5119C4883B682A631BC443872Z"/>
      <w:r>
        <w:fldChar w:fldCharType="separate"/>
      </w:r>
      <w:bookmarkEnd w:id="4"/>
      <w:r w:rsidRPr="00D8123E">
        <w:rPr>
          <w:rStyle w:val="Mention"/>
          <w:noProof/>
        </w:rPr>
        <w:t>@Finkler, Julie (Energy Security)</w:t>
      </w:r>
      <w:r>
        <w:fldChar w:fldCharType="end"/>
      </w:r>
      <w:r>
        <w:t xml:space="preserve"> what's the latest from the negotiations team on this?</w:t>
      </w:r>
    </w:p>
  </w:comment>
  <w:comment w:id="2" w:author="Finkler, Julie (Energy Security)" w:date="2023-11-10T13:58:00Z" w:initials="JF">
    <w:p w14:paraId="369CC28D" w14:textId="08CA64D6" w:rsidR="001C6F55" w:rsidRDefault="001C6F55">
      <w:pPr>
        <w:pStyle w:val="CommentText"/>
        <w:jc w:val="left"/>
      </w:pPr>
      <w:r>
        <w:rPr>
          <w:rStyle w:val="CommentReference"/>
        </w:rPr>
        <w:annotationRef/>
      </w:r>
      <w:r>
        <w:fldChar w:fldCharType="begin"/>
      </w:r>
      <w:r>
        <w:instrText>HYPERLINK "mailto:Robert.Cullinane@energysecurity.gov.uk"</w:instrText>
      </w:r>
      <w:bookmarkStart w:id="5" w:name="_@_1305C4288A9449B1B0B08B4D7CAD11BBZ"/>
      <w:r>
        <w:fldChar w:fldCharType="separate"/>
      </w:r>
      <w:bookmarkEnd w:id="5"/>
      <w:r w:rsidRPr="001C6F55">
        <w:rPr>
          <w:rStyle w:val="Mention"/>
          <w:noProof/>
        </w:rPr>
        <w:t>@Cullinane, Robert (Energy Security)</w:t>
      </w:r>
      <w:r>
        <w:fldChar w:fldCharType="end"/>
      </w:r>
      <w:r>
        <w:t xml:space="preserve"> </w:t>
      </w:r>
      <w:r>
        <w:fldChar w:fldCharType="begin"/>
      </w:r>
      <w:r>
        <w:instrText>HYPERLINK "mailto:Rosanna.Siese@energysecurity.gov.uk"</w:instrText>
      </w:r>
      <w:bookmarkStart w:id="6" w:name="_@_791EFD30643748B4913E942E3B78B276Z"/>
      <w:r>
        <w:fldChar w:fldCharType="separate"/>
      </w:r>
      <w:bookmarkEnd w:id="6"/>
      <w:r w:rsidRPr="001C6F55">
        <w:rPr>
          <w:rStyle w:val="Mention"/>
          <w:noProof/>
        </w:rPr>
        <w:t>@Siese, Rosanna (Energy Security)</w:t>
      </w:r>
      <w:r>
        <w:fldChar w:fldCharType="end"/>
      </w:r>
      <w:r>
        <w:t xml:space="preserve">  </w:t>
      </w:r>
      <w:r>
        <w:fldChar w:fldCharType="begin"/>
      </w:r>
      <w:r>
        <w:instrText>HYPERLINK "mailto:Dharmesh.Jadavji2@energysecurity.gov.uk"</w:instrText>
      </w:r>
      <w:bookmarkStart w:id="7" w:name="_@_0F3F336882604BFF80005B1A54D783F8Z"/>
      <w:r>
        <w:fldChar w:fldCharType="separate"/>
      </w:r>
      <w:bookmarkEnd w:id="7"/>
      <w:r w:rsidRPr="001C6F55">
        <w:rPr>
          <w:rStyle w:val="Mention"/>
          <w:noProof/>
        </w:rPr>
        <w:t>@Jadavji2, Dharmesh (Energy Security)</w:t>
      </w:r>
      <w:r>
        <w:fldChar w:fldCharType="end"/>
      </w:r>
      <w:r>
        <w:t xml:space="preserve"> can you confirm we can refer to Q4 2023 as the date to enable the 1st agreements with HAR1 projects?</w:t>
      </w:r>
    </w:p>
  </w:comment>
  <w:comment w:id="3" w:author="Deutsch, Richard (Energy Security)" w:date="2023-11-13T09:51:00Z" w:initials="DR(">
    <w:p w14:paraId="4EC7530F" w14:textId="77777777" w:rsidR="007C4F85" w:rsidRDefault="007C4F85">
      <w:pPr>
        <w:pStyle w:val="CommentText"/>
        <w:jc w:val="left"/>
      </w:pPr>
      <w:r>
        <w:rPr>
          <w:rStyle w:val="CommentReference"/>
        </w:rPr>
        <w:annotationRef/>
      </w:r>
      <w:r>
        <w:t>Ashurst - given that we haven't got confirmation on this yet, I suggest just deleting this sentence, as I don't think it is needed.</w:t>
      </w:r>
    </w:p>
  </w:comment>
  <w:comment w:id="11" w:author="Deutsch, Richard (Energy Security)" w:date="2023-11-03T10:46:00Z" w:initials="RD">
    <w:p w14:paraId="35E550E7" w14:textId="561DF351" w:rsidR="00D8123E" w:rsidRDefault="00D8123E">
      <w:pPr>
        <w:pStyle w:val="CommentText"/>
        <w:jc w:val="left"/>
      </w:pPr>
      <w:r>
        <w:rPr>
          <w:rStyle w:val="CommentReference"/>
        </w:rPr>
        <w:annotationRef/>
      </w:r>
      <w:r>
        <w:fldChar w:fldCharType="begin"/>
      </w:r>
      <w:r>
        <w:instrText>HYPERLINK "mailto:Richard.Deutsch@energysecurity.gov.uk"</w:instrText>
      </w:r>
      <w:bookmarkStart w:id="16" w:name="_@_2207A15011C740288A9D7AC83CC96A5CZ"/>
      <w:r>
        <w:fldChar w:fldCharType="separate"/>
      </w:r>
      <w:bookmarkEnd w:id="16"/>
      <w:r w:rsidRPr="00D8123E">
        <w:rPr>
          <w:rStyle w:val="Mention"/>
          <w:noProof/>
        </w:rPr>
        <w:t>@Deutsch, Richard (Energy Security)</w:t>
      </w:r>
      <w:r>
        <w:fldChar w:fldCharType="end"/>
      </w:r>
      <w:r>
        <w:t xml:space="preserve"> figure out what the question is here?</w:t>
      </w:r>
    </w:p>
  </w:comment>
  <w:comment w:id="12" w:author="Matthews, Sean (Energy Security)" w:date="2023-11-03T11:07:00Z" w:initials="MS(S">
    <w:p w14:paraId="0005C5A1" w14:textId="68509449" w:rsidR="00666A49" w:rsidRDefault="00666A49">
      <w:pPr>
        <w:pStyle w:val="CommentText"/>
      </w:pPr>
      <w:r>
        <w:rPr>
          <w:rStyle w:val="CommentReference"/>
        </w:rPr>
        <w:annotationRef/>
      </w:r>
      <w:r>
        <w:t xml:space="preserve">This is a note to confirm the correct </w:t>
      </w:r>
      <w:r w:rsidR="001B26BB">
        <w:t xml:space="preserve">section in the Energy Act. </w:t>
      </w:r>
    </w:p>
    <w:p w14:paraId="2E36C7ED" w14:textId="77777777" w:rsidR="00000DD6" w:rsidRDefault="00000DD6">
      <w:pPr>
        <w:pStyle w:val="CommentText"/>
      </w:pPr>
    </w:p>
    <w:p w14:paraId="4F1A44DD" w14:textId="77777777" w:rsidR="00000DD6" w:rsidRDefault="00000DD6">
      <w:pPr>
        <w:pStyle w:val="CommentText"/>
      </w:pPr>
      <w:r>
        <w:t xml:space="preserve">For info, section 77 </w:t>
      </w:r>
      <w:r w:rsidR="00D90736">
        <w:t xml:space="preserve">forms a part of the provisions which will allow for a more competitive allocation process (i.e. an auction, similar to CFDs). Initial contracts will not be allocated via that route and will instead rely on a direction from the SoS. </w:t>
      </w:r>
    </w:p>
    <w:p w14:paraId="0AD808BF" w14:textId="77777777" w:rsidR="00F10A9D" w:rsidRDefault="00F10A9D">
      <w:pPr>
        <w:pStyle w:val="CommentText"/>
      </w:pPr>
    </w:p>
    <w:p w14:paraId="191436CF" w14:textId="77777777" w:rsidR="00F10A9D" w:rsidRDefault="00F10A9D">
      <w:pPr>
        <w:pStyle w:val="CommentText"/>
      </w:pPr>
      <w:r>
        <w:t>The</w:t>
      </w:r>
      <w:r w:rsidR="005972DC">
        <w:t xml:space="preserve"> Direction making power for the SoS is contained in section 66. However, the duty for the counterparty to comply with such a direction is in section </w:t>
      </w:r>
      <w:r w:rsidR="00C5057B">
        <w:t>58(1)(a).</w:t>
      </w:r>
    </w:p>
    <w:p w14:paraId="6136F870" w14:textId="77777777" w:rsidR="00C5057B" w:rsidRDefault="00C5057B">
      <w:pPr>
        <w:pStyle w:val="CommentText"/>
      </w:pPr>
    </w:p>
    <w:p w14:paraId="410F3324" w14:textId="13ACE818" w:rsidR="00C5057B" w:rsidRDefault="00C5057B">
      <w:pPr>
        <w:pStyle w:val="CommentText"/>
      </w:pPr>
      <w:r>
        <w:t xml:space="preserve">This LCHA provision will need to be updated to reflect this. </w:t>
      </w:r>
    </w:p>
  </w:comment>
  <w:comment w:id="13" w:author="Deutsch, Richard (Energy Security)" w:date="2023-11-07T14:34:00Z" w:initials="DR(S">
    <w:p w14:paraId="74A7F477" w14:textId="77777777" w:rsidR="00FD4C47" w:rsidRDefault="00D66D06">
      <w:pPr>
        <w:pStyle w:val="CommentText"/>
        <w:jc w:val="left"/>
      </w:pPr>
      <w:r>
        <w:rPr>
          <w:rStyle w:val="CommentReference"/>
        </w:rPr>
        <w:annotationRef/>
      </w:r>
      <w:r w:rsidR="00FD4C47">
        <w:t>Thanks Sean, so just to be clear, is the action here for Ashurst to update the bracketed [77] to 66, and then to add an additional reference to section 58(1)(a)? Or is the [77] to be replaced solely with 58(1)(a)?</w:t>
      </w:r>
    </w:p>
  </w:comment>
  <w:comment w:id="14" w:author="Matthews, Sean (Energy Security) [2]" w:date="2023-11-07T14:51:00Z" w:initials="MS">
    <w:p w14:paraId="671ED33B" w14:textId="4F3EF020" w:rsidR="52CEAF38" w:rsidRDefault="52CEAF38">
      <w:pPr>
        <w:pStyle w:val="CommentText"/>
      </w:pPr>
      <w:r>
        <w:t xml:space="preserve">I think it might be possible to just refer to section 66 but Ashurst will have to opine on the best formulation. Now that the Act is published, this should be quite straightforward. </w:t>
      </w:r>
      <w:r>
        <w:rPr>
          <w:rStyle w:val="CommentReference"/>
        </w:rPr>
        <w:annotationRef/>
      </w:r>
    </w:p>
  </w:comment>
  <w:comment w:id="15" w:author="Deutsch, Richard (Energy Security)" w:date="2023-11-10T16:35:00Z" w:initials="DR(S">
    <w:p w14:paraId="5A65EAA3" w14:textId="77777777" w:rsidR="008E28C5" w:rsidRDefault="008E28C5">
      <w:pPr>
        <w:pStyle w:val="CommentText"/>
        <w:jc w:val="left"/>
      </w:pPr>
      <w:r>
        <w:rPr>
          <w:rStyle w:val="CommentReference"/>
        </w:rPr>
        <w:annotationRef/>
      </w:r>
      <w:r>
        <w:t>Ashurst to advise on best formulation here and update accordingly.</w:t>
      </w:r>
    </w:p>
  </w:comment>
  <w:comment w:id="46" w:author="Julie Finkler" w:date="2023-11-11T16:43:00Z" w:initials="JF">
    <w:p w14:paraId="2AEF2EAC" w14:textId="77777777" w:rsidR="00954DE2" w:rsidRDefault="00954DE2">
      <w:pPr>
        <w:pStyle w:val="CommentText"/>
        <w:jc w:val="left"/>
      </w:pPr>
      <w:r>
        <w:rPr>
          <w:rStyle w:val="CommentReference"/>
        </w:rPr>
        <w:annotationRef/>
      </w:r>
      <w:r>
        <w:t>Ashurst - This does not appear to be a defined term? Please consider if this could be replaced with “to a Licensed Electricity Distributor”</w:t>
      </w:r>
    </w:p>
  </w:comment>
  <w:comment w:id="47" w:author="Deutsch, Richard (Energy Security)" w:date="2023-11-13T09:52:00Z" w:initials="DR(">
    <w:p w14:paraId="5C618696" w14:textId="77777777" w:rsidR="007C4F85" w:rsidRDefault="007C4F85">
      <w:pPr>
        <w:pStyle w:val="CommentText"/>
        <w:jc w:val="left"/>
      </w:pPr>
      <w:r>
        <w:rPr>
          <w:rStyle w:val="CommentReference"/>
        </w:rPr>
        <w:annotationRef/>
      </w:r>
      <w:r>
        <w:t>Ashurst to consider and update as required</w:t>
      </w:r>
    </w:p>
  </w:comment>
  <w:comment w:id="69" w:author="Matthews, Sean (Energy Security)" w:date="2023-11-03T11:15:00Z" w:initials="SM">
    <w:p w14:paraId="19824DB6" w14:textId="0E3F39BE" w:rsidR="00017D23" w:rsidRPr="00F10A9D" w:rsidRDefault="00017D23" w:rsidP="00F10A9D">
      <w:pPr>
        <w:pStyle w:val="NormalAshurst"/>
        <w:rPr>
          <w:b/>
          <w:bCs/>
        </w:rPr>
      </w:pPr>
      <w:r>
        <w:rPr>
          <w:rStyle w:val="CommentReference"/>
        </w:rPr>
        <w:annotationRef/>
      </w:r>
      <w:r w:rsidR="00F10A9D">
        <w:rPr>
          <w:rStyle w:val="CommentReference"/>
        </w:rPr>
        <w:t>See comment in the “</w:t>
      </w:r>
      <w:r w:rsidR="00F10A9D" w:rsidRPr="00462199">
        <w:rPr>
          <w:b/>
          <w:bCs/>
        </w:rPr>
        <w:t>PRELIMINARY</w:t>
      </w:r>
      <w:r w:rsidR="00F10A9D" w:rsidRPr="00F10A9D">
        <w:t>” section on this point.</w:t>
      </w:r>
      <w:r w:rsidR="00F10A9D">
        <w:rPr>
          <w:b/>
          <w:bCs/>
        </w:rPr>
        <w:t xml:space="preserve"> </w:t>
      </w:r>
    </w:p>
  </w:comment>
  <w:comment w:id="70" w:author="Deutsch, Richard (Energy Security)" w:date="2023-11-10T16:36:00Z" w:initials="DR(S">
    <w:p w14:paraId="54000575" w14:textId="77777777" w:rsidR="00D61D9A" w:rsidRDefault="00D61D9A">
      <w:pPr>
        <w:pStyle w:val="CommentText"/>
        <w:jc w:val="left"/>
      </w:pPr>
      <w:r>
        <w:rPr>
          <w:rStyle w:val="CommentReference"/>
        </w:rPr>
        <w:annotationRef/>
      </w:r>
      <w:r>
        <w:t>Ashurst to update as per comment above.</w:t>
      </w:r>
    </w:p>
  </w:comment>
  <w:comment w:id="112" w:author="Julie Finkler" w:date="2023-11-11T16:45:00Z" w:initials="JF">
    <w:p w14:paraId="38258E96" w14:textId="4A32A56C" w:rsidR="00072318" w:rsidRDefault="00072318">
      <w:pPr>
        <w:pStyle w:val="CommentText"/>
        <w:jc w:val="left"/>
      </w:pPr>
      <w:r>
        <w:rPr>
          <w:rStyle w:val="CommentReference"/>
        </w:rPr>
        <w:annotationRef/>
      </w:r>
      <w:r>
        <w:fldChar w:fldCharType="begin"/>
      </w:r>
      <w:r>
        <w:instrText>HYPERLINK "mailto:Richard.Deutsch@energysecurity.gov.uk"</w:instrText>
      </w:r>
      <w:bookmarkStart w:id="114" w:name="_@_628BC005E84A4A25A6F28A19DE4069E8Z"/>
      <w:r>
        <w:fldChar w:fldCharType="separate"/>
      </w:r>
      <w:bookmarkEnd w:id="114"/>
      <w:r w:rsidRPr="00072318">
        <w:rPr>
          <w:rStyle w:val="Mention"/>
          <w:noProof/>
        </w:rPr>
        <w:t>@Deutsch, Richard (Energy Security)</w:t>
      </w:r>
      <w:r>
        <w:fldChar w:fldCharType="end"/>
      </w:r>
      <w:r>
        <w:t xml:space="preserve"> this should say Feedstock, no? This links to the undertaking in Condition 30.1 which is essentially prohibiting blue producers from changing their Facility Feedstock without prior approval (as a side note, I noted that the change in the FEA from Facility Fuel to Facility Feedstock has not been brought over to the T&amp;Cs)</w:t>
      </w:r>
    </w:p>
    <w:p w14:paraId="13DBE2EB" w14:textId="77777777" w:rsidR="00072318" w:rsidRDefault="00072318">
      <w:pPr>
        <w:pStyle w:val="CommentText"/>
        <w:jc w:val="left"/>
      </w:pPr>
    </w:p>
    <w:p w14:paraId="05F95198" w14:textId="77777777" w:rsidR="00072318" w:rsidRDefault="00072318">
      <w:pPr>
        <w:pStyle w:val="CommentText"/>
        <w:jc w:val="left"/>
      </w:pPr>
      <w:r>
        <w:t>The term is also used in the DCMP annex, but I think it is not referring to feedstock but to the Fuel Supply category defined in the LCHS?</w:t>
      </w:r>
    </w:p>
  </w:comment>
  <w:comment w:id="113" w:author="Deutsch, Richard (Energy Security)" w:date="2023-11-13T08:45:00Z" w:initials="DR(">
    <w:p w14:paraId="3B10D4D2" w14:textId="77777777" w:rsidR="00921573" w:rsidRDefault="00921573">
      <w:pPr>
        <w:pStyle w:val="CommentText"/>
        <w:jc w:val="left"/>
      </w:pPr>
      <w:r>
        <w:rPr>
          <w:rStyle w:val="CommentReference"/>
        </w:rPr>
        <w:annotationRef/>
      </w:r>
      <w:r>
        <w:t>Yes, good spot. Ashurst please update this and any other reference to Alternative Fuel to 'Alternative Feedstock'</w:t>
      </w:r>
    </w:p>
  </w:comment>
  <w:comment w:id="165" w:author="Julie Finkler" w:date="2023-11-11T17:01:00Z" w:initials="JF">
    <w:p w14:paraId="061E19D1" w14:textId="5652192B" w:rsidR="00551AFA" w:rsidRDefault="00551AFA">
      <w:pPr>
        <w:pStyle w:val="CommentText"/>
        <w:jc w:val="left"/>
      </w:pPr>
      <w:r>
        <w:rPr>
          <w:rStyle w:val="CommentReference"/>
        </w:rPr>
        <w:annotationRef/>
      </w:r>
      <w:r>
        <w:t>Ashurst - there could be more than 1 scheme. Can you consider if it's fine to keep it singular?</w:t>
      </w:r>
    </w:p>
  </w:comment>
  <w:comment w:id="166" w:author="Deutsch, Richard (Energy Security)" w:date="2023-11-13T09:52:00Z" w:initials="DR(">
    <w:p w14:paraId="23D9C8A9" w14:textId="77777777" w:rsidR="007C4F85" w:rsidRDefault="007C4F85">
      <w:pPr>
        <w:pStyle w:val="CommentText"/>
        <w:jc w:val="left"/>
      </w:pPr>
      <w:r>
        <w:rPr>
          <w:rStyle w:val="CommentReference"/>
        </w:rPr>
        <w:annotationRef/>
      </w:r>
      <w:r>
        <w:t>Ashurst to consider</w:t>
      </w:r>
    </w:p>
  </w:comment>
  <w:comment w:id="176" w:author="Finkler, Julie (Energy Security)" w:date="2023-11-08T17:38:00Z" w:initials="JF">
    <w:p w14:paraId="54398FB6" w14:textId="3B9D48AB" w:rsidR="00EE348E" w:rsidRDefault="00EE348E">
      <w:pPr>
        <w:pStyle w:val="CommentText"/>
        <w:jc w:val="left"/>
      </w:pPr>
      <w:r>
        <w:rPr>
          <w:rStyle w:val="CommentReference"/>
        </w:rPr>
        <w:annotationRef/>
      </w:r>
      <w:r>
        <w:t xml:space="preserve">It is not clear if this terms is intended to apply to the LCHS Auditor. I think it would be good to clarify </w:t>
      </w:r>
    </w:p>
  </w:comment>
  <w:comment w:id="177" w:author="Deutsch, Richard (Energy Security)" w:date="2023-11-10T16:36:00Z" w:initials="DR(S">
    <w:p w14:paraId="20287B30" w14:textId="77777777" w:rsidR="007D0E48" w:rsidRDefault="007D0E48">
      <w:pPr>
        <w:pStyle w:val="CommentText"/>
        <w:jc w:val="left"/>
      </w:pPr>
      <w:r>
        <w:rPr>
          <w:rStyle w:val="CommentReference"/>
        </w:rPr>
        <w:annotationRef/>
      </w:r>
      <w:r>
        <w:t>Discussed at page turn - Ashurst to consider how to clarify 'wrapping' relationship of Auditors</w:t>
      </w:r>
    </w:p>
  </w:comment>
  <w:comment w:id="179" w:author="Deutsch, Richard (Energy Security)" w:date="2023-11-03T10:47:00Z" w:initials="RD">
    <w:p w14:paraId="19CAE353" w14:textId="4A5B0247" w:rsidR="00D8123E" w:rsidRDefault="00D8123E">
      <w:pPr>
        <w:pStyle w:val="CommentText"/>
        <w:jc w:val="left"/>
      </w:pPr>
      <w:r>
        <w:rPr>
          <w:rStyle w:val="CommentReference"/>
        </w:rPr>
        <w:annotationRef/>
      </w:r>
      <w:r>
        <w:fldChar w:fldCharType="begin"/>
      </w:r>
      <w:r>
        <w:instrText>HYPERLINK "mailto:Max.Muir@energysecurity.gov.uk"</w:instrText>
      </w:r>
      <w:bookmarkStart w:id="183" w:name="_@_590A772E1A1948278F14DF66B0E4555EZ"/>
      <w:r>
        <w:fldChar w:fldCharType="separate"/>
      </w:r>
      <w:bookmarkEnd w:id="183"/>
      <w:r w:rsidRPr="00D8123E">
        <w:rPr>
          <w:rStyle w:val="Mention"/>
          <w:noProof/>
        </w:rPr>
        <w:t>@Muir, Max (Energy Security)</w:t>
      </w:r>
      <w:r>
        <w:fldChar w:fldCharType="end"/>
      </w:r>
      <w:r>
        <w:t xml:space="preserve"> to consider this and the three points below.</w:t>
      </w:r>
    </w:p>
  </w:comment>
  <w:comment w:id="180" w:author="Muir, Max (Energy &amp; Security - Renewable Electricity)" w:date="2023-11-08T16:06:00Z" w:initials="ME">
    <w:p w14:paraId="565DD6B2" w14:textId="0B91CFB3" w:rsidR="1358E8FC" w:rsidRDefault="1358E8FC">
      <w:pPr>
        <w:pStyle w:val="CommentText"/>
      </w:pPr>
      <w:r>
        <w:t>Let's pick all of these up at the page turn.</w:t>
      </w:r>
      <w:r>
        <w:rPr>
          <w:rStyle w:val="CommentReference"/>
        </w:rPr>
        <w:annotationRef/>
      </w:r>
    </w:p>
  </w:comment>
  <w:comment w:id="181" w:author="Finkler, Julie (Energy Security)" w:date="2023-11-08T17:37:00Z" w:initials="JF">
    <w:p w14:paraId="78FAFB63" w14:textId="77777777" w:rsidR="00EE348E" w:rsidRDefault="00EE348E">
      <w:pPr>
        <w:pStyle w:val="CommentText"/>
        <w:jc w:val="left"/>
      </w:pPr>
      <w:r>
        <w:rPr>
          <w:rStyle w:val="CommentReference"/>
        </w:rPr>
        <w:annotationRef/>
      </w:r>
      <w:r>
        <w:t xml:space="preserve">As noted in the LCHS Annex, I would be inclined to delete on the basis that there may be a limited pool of technical auditors and asking for 'international reputation' could further restrict the list. 'Internationally reputable' is also open for interpretation </w:t>
      </w:r>
    </w:p>
  </w:comment>
  <w:comment w:id="182" w:author="Muir, Max (Energy Security)" w:date="2023-11-10T10:54:00Z" w:initials="MM">
    <w:p w14:paraId="62468057" w14:textId="77777777" w:rsidR="008A169C" w:rsidRDefault="008A169C" w:rsidP="008A169C">
      <w:pPr>
        <w:pStyle w:val="CommentText"/>
        <w:jc w:val="left"/>
      </w:pPr>
      <w:r>
        <w:rPr>
          <w:rStyle w:val="CommentReference"/>
        </w:rPr>
        <w:annotationRef/>
      </w:r>
      <w:r>
        <w:t>Resolved at PT.</w:t>
      </w:r>
    </w:p>
  </w:comment>
  <w:comment w:id="178" w:author="Deutsch, Richard (Energy Security)" w:date="2023-11-10T16:38:00Z" w:initials="DR(S">
    <w:p w14:paraId="269C730A" w14:textId="77777777" w:rsidR="0083154D" w:rsidRDefault="0083154D">
      <w:pPr>
        <w:pStyle w:val="CommentText"/>
        <w:jc w:val="left"/>
      </w:pPr>
      <w:r>
        <w:rPr>
          <w:rStyle w:val="CommentReference"/>
        </w:rPr>
        <w:annotationRef/>
      </w:r>
      <w:r>
        <w:t>Discussed at page turn. Ashurst to delete.</w:t>
      </w:r>
    </w:p>
  </w:comment>
  <w:comment w:id="184" w:author="Finkler, Julie (Energy Security)" w:date="2023-11-08T17:38:00Z" w:initials="JF">
    <w:p w14:paraId="7AC2FCEC" w14:textId="77777777" w:rsidR="00EE348E" w:rsidRDefault="00EE348E">
      <w:pPr>
        <w:pStyle w:val="CommentText"/>
        <w:jc w:val="left"/>
      </w:pPr>
      <w:r>
        <w:rPr>
          <w:rStyle w:val="CommentReference"/>
        </w:rPr>
        <w:annotationRef/>
      </w:r>
      <w:r>
        <w:t xml:space="preserve">Agree </w:t>
      </w:r>
    </w:p>
  </w:comment>
  <w:comment w:id="185" w:author="Deutsch, Richard (Energy Security)" w:date="2023-11-10T16:38:00Z" w:initials="DR(S">
    <w:p w14:paraId="7719E57B" w14:textId="77777777" w:rsidR="0083154D" w:rsidRDefault="0083154D">
      <w:pPr>
        <w:pStyle w:val="CommentText"/>
        <w:jc w:val="left"/>
      </w:pPr>
      <w:r>
        <w:rPr>
          <w:rStyle w:val="CommentReference"/>
        </w:rPr>
        <w:annotationRef/>
      </w:r>
      <w:r>
        <w:t>Discussed at page turn. Keep this reference.</w:t>
      </w:r>
    </w:p>
  </w:comment>
  <w:comment w:id="186" w:author="Finkler, Julie (Energy Security)" w:date="2023-11-08T17:39:00Z" w:initials="JF">
    <w:p w14:paraId="6DADB0B0" w14:textId="77777777" w:rsidR="00EE348E" w:rsidRDefault="00EE348E">
      <w:pPr>
        <w:pStyle w:val="CommentText"/>
        <w:jc w:val="left"/>
      </w:pPr>
      <w:r>
        <w:rPr>
          <w:rStyle w:val="CommentReference"/>
        </w:rPr>
        <w:annotationRef/>
      </w:r>
      <w:r>
        <w:t>UKAS accreditation would be relevant for the LCHS Auditor, but not the main auditor if they do not perform the LCHS Audit</w:t>
      </w:r>
    </w:p>
  </w:comment>
  <w:comment w:id="187" w:author="Deutsch, Richard (Energy Security)" w:date="2023-11-10T16:37:00Z" w:initials="DR(S">
    <w:p w14:paraId="66BB8479" w14:textId="77777777" w:rsidR="0083154D" w:rsidRDefault="0083154D">
      <w:pPr>
        <w:pStyle w:val="CommentText"/>
        <w:jc w:val="left"/>
      </w:pPr>
      <w:r>
        <w:rPr>
          <w:rStyle w:val="CommentReference"/>
        </w:rPr>
        <w:annotationRef/>
      </w:r>
      <w:r>
        <w:t>Discussed at page turn. Ashurst to delete.</w:t>
      </w:r>
    </w:p>
  </w:comment>
  <w:comment w:id="188" w:author="Finkler, Julie (Energy Security)" w:date="2023-11-08T17:40:00Z" w:initials="JF">
    <w:p w14:paraId="5C8165E3" w14:textId="77777777" w:rsidR="00D47972" w:rsidRDefault="00D47972">
      <w:pPr>
        <w:pStyle w:val="CommentText"/>
        <w:jc w:val="left"/>
      </w:pPr>
      <w:r>
        <w:rPr>
          <w:rStyle w:val="CommentReference"/>
        </w:rPr>
        <w:annotationRef/>
      </w:r>
      <w:r>
        <w:t>Agree - this also gives the LCCC more flexibility to include further requirements in future, should there be a need for it</w:t>
      </w:r>
    </w:p>
  </w:comment>
  <w:comment w:id="189" w:author="Deutsch, Richard (Energy Security)" w:date="2023-11-10T16:38:00Z" w:initials="DR(S">
    <w:p w14:paraId="7CFB1E9F" w14:textId="77777777" w:rsidR="0083154D" w:rsidRDefault="0083154D">
      <w:pPr>
        <w:pStyle w:val="CommentText"/>
        <w:jc w:val="left"/>
      </w:pPr>
      <w:r>
        <w:rPr>
          <w:rStyle w:val="CommentReference"/>
        </w:rPr>
        <w:annotationRef/>
      </w:r>
      <w:r>
        <w:t>Discussed at page turn. Agreed to keep this reference.</w:t>
      </w:r>
    </w:p>
  </w:comment>
  <w:comment w:id="191" w:author="Julie Finkler" w:date="2023-11-11T16:46:00Z" w:initials="JF">
    <w:p w14:paraId="2369AE2C" w14:textId="77777777" w:rsidR="00721D6C" w:rsidRDefault="00721D6C">
      <w:pPr>
        <w:pStyle w:val="CommentText"/>
        <w:jc w:val="left"/>
      </w:pPr>
      <w:r>
        <w:rPr>
          <w:rStyle w:val="CommentReference"/>
        </w:rPr>
        <w:annotationRef/>
      </w:r>
      <w:r>
        <w:t>On reflection, I’ve realised that Ofgem are only regulating the GB market. Do we need to make changes to cover the NI regulator? I noted quite a few other definitions referring to networks owners/operators are pointing to GB regs</w:t>
      </w:r>
    </w:p>
  </w:comment>
  <w:comment w:id="192" w:author="Deutsch, Richard (Energy Security)" w:date="2023-11-13T08:46:00Z" w:initials="DR(">
    <w:p w14:paraId="12445372" w14:textId="77777777" w:rsidR="00714FEE" w:rsidRDefault="00714FEE">
      <w:pPr>
        <w:pStyle w:val="CommentText"/>
        <w:jc w:val="left"/>
      </w:pPr>
      <w:r>
        <w:rPr>
          <w:rStyle w:val="CommentReference"/>
        </w:rPr>
        <w:annotationRef/>
      </w:r>
      <w:r>
        <w:t>Ashurst to please consider</w:t>
      </w:r>
    </w:p>
  </w:comment>
  <w:comment w:id="657" w:author="Julie Finkler" w:date="2023-11-11T16:46:00Z" w:initials="JF">
    <w:p w14:paraId="782189D6" w14:textId="3FA29A02" w:rsidR="00587945" w:rsidRDefault="00587945">
      <w:pPr>
        <w:pStyle w:val="CommentText"/>
        <w:jc w:val="left"/>
      </w:pPr>
      <w:r>
        <w:rPr>
          <w:rStyle w:val="CommentReference"/>
        </w:rPr>
        <w:annotationRef/>
      </w:r>
      <w:r>
        <w:t>As noted above, this is only covering the GB and not the NI market. If there is no time to include relevant references to the NI market, we may want to consider leaving the text as it is as we don’t have any NI projects for HAR1. However, could there be some complexity if projects sign PPAs with generators located in NI?</w:t>
      </w:r>
    </w:p>
  </w:comment>
  <w:comment w:id="658" w:author="Deutsch, Richard (Energy Security)" w:date="2023-11-13T08:47:00Z" w:initials="DR(">
    <w:p w14:paraId="4B664451" w14:textId="77777777" w:rsidR="00714FEE" w:rsidRDefault="00714FEE">
      <w:pPr>
        <w:pStyle w:val="CommentText"/>
        <w:jc w:val="left"/>
      </w:pPr>
      <w:r>
        <w:rPr>
          <w:rStyle w:val="CommentReference"/>
        </w:rPr>
        <w:annotationRef/>
      </w:r>
      <w:r>
        <w:t>Ashurst to consider as per comment above</w:t>
      </w:r>
    </w:p>
  </w:comment>
  <w:comment w:id="671" w:author="Jones, Sophie (Energy Security)" w:date="2023-11-09T16:32:00Z" w:initials="SJ">
    <w:p w14:paraId="3F072EC2" w14:textId="7245FEBE" w:rsidR="0039297C" w:rsidRDefault="0039297C" w:rsidP="00B122D0">
      <w:pPr>
        <w:pStyle w:val="CommentText"/>
        <w:jc w:val="left"/>
      </w:pPr>
      <w:r>
        <w:rPr>
          <w:rStyle w:val="CommentReference"/>
        </w:rPr>
        <w:annotationRef/>
      </w:r>
      <w:r>
        <w:t>To update to capture BSUoS and DUoS alongside TNUoS</w:t>
      </w:r>
    </w:p>
  </w:comment>
  <w:comment w:id="672" w:author="Julie Finkler" w:date="2023-11-10T15:51:00Z" w:initials="JF">
    <w:p w14:paraId="1908C866" w14:textId="77777777" w:rsidR="001D5FC7" w:rsidRDefault="001D5FC7">
      <w:pPr>
        <w:pStyle w:val="CommentText"/>
        <w:jc w:val="left"/>
      </w:pPr>
      <w:r>
        <w:rPr>
          <w:rStyle w:val="CommentReference"/>
        </w:rPr>
        <w:annotationRef/>
      </w:r>
      <w:r>
        <w:t xml:space="preserve">Worth noting in terms of drafting that the scheme capturing BSUoS and DUoS may not be called 'EII' see here </w:t>
      </w:r>
      <w:hyperlink r:id="rId1" w:history="1">
        <w:r w:rsidRPr="002A0D54">
          <w:rPr>
            <w:rStyle w:val="Hyperlink"/>
            <w:rFonts w:ascii="Arial" w:hAnsi="Arial"/>
            <w:szCs w:val="26"/>
          </w:rPr>
          <w:t>https://assets.publishing.service.gov.uk/government/uploads/system/uploads/attachment_data/file/1183234/energy-bill-policy-statement-energy-intensive-industries.pdf</w:t>
        </w:r>
      </w:hyperlink>
    </w:p>
  </w:comment>
  <w:comment w:id="673" w:author="Deutsch, Richard (Energy Security)" w:date="2023-11-10T16:39:00Z" w:initials="DR(S">
    <w:p w14:paraId="74EC1BA2" w14:textId="77777777" w:rsidR="0083154D" w:rsidRDefault="0083154D">
      <w:pPr>
        <w:pStyle w:val="CommentText"/>
        <w:jc w:val="left"/>
      </w:pPr>
      <w:r>
        <w:rPr>
          <w:rStyle w:val="CommentReference"/>
        </w:rPr>
        <w:annotationRef/>
      </w:r>
      <w:r>
        <w:t xml:space="preserve">Discussed at page turn. Ashurst to update with relevant drafting. </w:t>
      </w:r>
    </w:p>
  </w:comment>
  <w:comment w:id="676" w:author="Julie Finkler" w:date="2023-11-11T16:47:00Z" w:initials="JF">
    <w:p w14:paraId="3C1417C6" w14:textId="77777777" w:rsidR="003F7D5D" w:rsidRDefault="003F7D5D">
      <w:pPr>
        <w:pStyle w:val="CommentText"/>
        <w:jc w:val="left"/>
      </w:pPr>
      <w:r>
        <w:rPr>
          <w:rStyle w:val="CommentReference"/>
        </w:rPr>
        <w:annotationRef/>
      </w:r>
      <w:r>
        <w:t>As above, this is only applicable to GB and not NI</w:t>
      </w:r>
    </w:p>
  </w:comment>
  <w:comment w:id="696" w:author="Matthews, Sean (Energy Security)" w:date="2023-11-03T11:09:00Z" w:initials="MS(S">
    <w:p w14:paraId="6135860B" w14:textId="780661AC" w:rsidR="00F64F4D" w:rsidRDefault="00F64F4D">
      <w:pPr>
        <w:pStyle w:val="CommentText"/>
      </w:pPr>
      <w:r>
        <w:rPr>
          <w:rStyle w:val="CommentReference"/>
        </w:rPr>
        <w:annotationRef/>
      </w:r>
      <w:r>
        <w:t>I think this term should be “</w:t>
      </w:r>
      <w:r w:rsidR="00FB04A0">
        <w:t>Eligible Low Carbon Hydrogen Producer”</w:t>
      </w:r>
      <w:r>
        <w:t xml:space="preserve"> </w:t>
      </w:r>
      <w:r w:rsidR="005B5052">
        <w:t>rather than “Eligible Producer</w:t>
      </w:r>
      <w:r w:rsidR="00FB04A0">
        <w:t xml:space="preserve">” if it is to align with the legislation. This will be defined in the regulations we plan to lay shortly and so </w:t>
      </w:r>
      <w:r w:rsidR="00CB7D6A">
        <w:t xml:space="preserve">should refer to regulation 2 of </w:t>
      </w:r>
      <w:r w:rsidR="00017D23" w:rsidRPr="00017D23">
        <w:t>The Hydrogen Production Revenue Support (Directions, Eligibility and Counterparty) Regulations 2023</w:t>
      </w:r>
      <w:r w:rsidR="00017D23">
        <w:t xml:space="preserve">. However, these regulations are not expected to be in force until December at the earliest. </w:t>
      </w:r>
    </w:p>
  </w:comment>
  <w:comment w:id="697" w:author="Deutsch, Richard (Energy Security)" w:date="2023-11-10T16:39:00Z" w:initials="DR(S">
    <w:p w14:paraId="0B9F1033" w14:textId="77777777" w:rsidR="00D312E2" w:rsidRDefault="00D312E2">
      <w:pPr>
        <w:pStyle w:val="CommentText"/>
        <w:jc w:val="left"/>
      </w:pPr>
      <w:r>
        <w:rPr>
          <w:rStyle w:val="CommentReference"/>
        </w:rPr>
        <w:annotationRef/>
      </w:r>
      <w:r>
        <w:t>Ashurst to update here and throughout document unless you disagree.</w:t>
      </w:r>
    </w:p>
  </w:comment>
  <w:comment w:id="723" w:author="Deutsch, Richard (Energy Security)" w:date="2023-11-07T14:38:00Z" w:initials="DR(S">
    <w:p w14:paraId="4D4183F0" w14:textId="77777777" w:rsidR="00D40144" w:rsidRDefault="005A37A5">
      <w:pPr>
        <w:pStyle w:val="CommentText"/>
        <w:jc w:val="left"/>
      </w:pPr>
      <w:r>
        <w:rPr>
          <w:rStyle w:val="CommentReference"/>
        </w:rPr>
        <w:annotationRef/>
      </w:r>
      <w:r w:rsidR="00D40144">
        <w:t xml:space="preserve">Suggest this should be Hydrogen Meter Measurement System(s). </w:t>
      </w:r>
    </w:p>
    <w:p w14:paraId="670546EE" w14:textId="77777777" w:rsidR="00D40144" w:rsidRDefault="00D40144">
      <w:pPr>
        <w:pStyle w:val="CommentText"/>
        <w:jc w:val="left"/>
      </w:pPr>
      <w:r>
        <w:t xml:space="preserve">Reason: if for example a Producer is supplying hydrogen via pipeline </w:t>
      </w:r>
      <w:r>
        <w:rPr>
          <w:i/>
          <w:iCs/>
        </w:rPr>
        <w:t xml:space="preserve">and </w:t>
      </w:r>
      <w:r>
        <w:t>separately via a refuelling station On-site, the two output streams will be metered via separate Hydrogen Meter Measurement Systems.</w:t>
      </w:r>
    </w:p>
  </w:comment>
  <w:comment w:id="729" w:author="Deutsch, Richard (Energy Security)" w:date="2023-11-03T10:48:00Z" w:initials="RD">
    <w:p w14:paraId="2E699D4F" w14:textId="7EC87CC5" w:rsidR="007C3908" w:rsidRDefault="007C3908">
      <w:pPr>
        <w:pStyle w:val="CommentText"/>
        <w:jc w:val="left"/>
      </w:pPr>
      <w:r>
        <w:rPr>
          <w:rStyle w:val="CommentReference"/>
        </w:rPr>
        <w:annotationRef/>
      </w:r>
      <w:r>
        <w:fldChar w:fldCharType="begin"/>
      </w:r>
      <w:r>
        <w:instrText>HYPERLINK "mailto:Richard.Deutsch@energysecurity.gov.uk"</w:instrText>
      </w:r>
      <w:bookmarkStart w:id="731" w:name="_@_E339E3DDF9F24EEEBFA9547A165C159CZ"/>
      <w:r>
        <w:fldChar w:fldCharType="separate"/>
      </w:r>
      <w:bookmarkEnd w:id="731"/>
      <w:r w:rsidRPr="007C3908">
        <w:rPr>
          <w:rStyle w:val="Mention"/>
          <w:noProof/>
        </w:rPr>
        <w:t>@Deutsch, Richard (Energy Security)</w:t>
      </w:r>
      <w:r>
        <w:fldChar w:fldCharType="end"/>
      </w:r>
      <w:r>
        <w:t xml:space="preserve"> </w:t>
      </w:r>
    </w:p>
  </w:comment>
  <w:comment w:id="730" w:author="Deutsch, Richard (Energy Security)" w:date="2023-11-08T16:31:00Z" w:initials="DR(S">
    <w:p w14:paraId="16B16DBB" w14:textId="77777777" w:rsidR="00D312E2" w:rsidRDefault="0018432F">
      <w:pPr>
        <w:pStyle w:val="CommentText"/>
        <w:jc w:val="left"/>
      </w:pPr>
      <w:r>
        <w:rPr>
          <w:rStyle w:val="CommentReference"/>
        </w:rPr>
        <w:annotationRef/>
      </w:r>
      <w:r w:rsidR="00D312E2">
        <w:t>Our view is that this placeholder can be removed. Ashurst please delete.</w:t>
      </w:r>
    </w:p>
  </w:comment>
  <w:comment w:id="748" w:author="Deutsch, Richard (Energy Security)" w:date="2023-11-13T08:50:00Z" w:initials="DR(">
    <w:p w14:paraId="01AB1CC4" w14:textId="77777777" w:rsidR="0047429B" w:rsidRDefault="0047429B">
      <w:pPr>
        <w:pStyle w:val="CommentText"/>
        <w:jc w:val="left"/>
      </w:pPr>
      <w:r>
        <w:rPr>
          <w:rStyle w:val="CommentReference"/>
        </w:rPr>
        <w:annotationRef/>
      </w:r>
      <w:r>
        <w:t>Ashurst please update to 'Facility Feedstock' here and elsewhere in the document</w:t>
      </w:r>
    </w:p>
  </w:comment>
  <w:comment w:id="751" w:author="Julie Finkler" w:date="2023-11-11T16:48:00Z" w:initials="JF">
    <w:p w14:paraId="15C2F993" w14:textId="674E2937" w:rsidR="001F349C" w:rsidRDefault="001F349C">
      <w:pPr>
        <w:pStyle w:val="CommentText"/>
        <w:jc w:val="left"/>
      </w:pPr>
      <w:r>
        <w:rPr>
          <w:rStyle w:val="CommentReference"/>
        </w:rPr>
        <w:annotationRef/>
      </w:r>
      <w:r>
        <w:fldChar w:fldCharType="begin"/>
      </w:r>
      <w:r>
        <w:instrText>HYPERLINK "mailto:Richard.Deutsch@energysecurity.gov.uk"</w:instrText>
      </w:r>
      <w:bookmarkStart w:id="752" w:name="_@_C52173D246814AF3B85AE342AA950F99Z"/>
      <w:r>
        <w:fldChar w:fldCharType="separate"/>
      </w:r>
      <w:bookmarkEnd w:id="752"/>
      <w:r w:rsidRPr="001F349C">
        <w:rPr>
          <w:rStyle w:val="Mention"/>
          <w:noProof/>
        </w:rPr>
        <w:t>@Deutsch, Richard (Energy Security)</w:t>
      </w:r>
      <w:r>
        <w:fldChar w:fldCharType="end"/>
      </w:r>
      <w:r>
        <w:t xml:space="preserve"> can you remind me what’s the difference between feedstock gas and facility feedstock?</w:t>
      </w:r>
    </w:p>
  </w:comment>
  <w:comment w:id="756" w:author="Deutsch, Richard (Energy Security)" w:date="2023-11-03T10:48:00Z" w:initials="RD">
    <w:p w14:paraId="60F4A82A" w14:textId="74C5AF67" w:rsidR="00102D20" w:rsidRDefault="00102D20">
      <w:pPr>
        <w:pStyle w:val="CommentText"/>
        <w:jc w:val="left"/>
      </w:pPr>
      <w:r>
        <w:rPr>
          <w:rStyle w:val="CommentReference"/>
        </w:rPr>
        <w:annotationRef/>
      </w:r>
      <w:r>
        <w:fldChar w:fldCharType="begin"/>
      </w:r>
      <w:r>
        <w:instrText>HYPERLINK "mailto:Richard.Deutsch@energysecurity.gov.uk"</w:instrText>
      </w:r>
      <w:bookmarkStart w:id="760" w:name="_@_DA70F4165E4A417689630E7E8B2B10AAZ"/>
      <w:r>
        <w:fldChar w:fldCharType="separate"/>
      </w:r>
      <w:bookmarkEnd w:id="760"/>
      <w:r w:rsidRPr="00102D20">
        <w:rPr>
          <w:rStyle w:val="Mention"/>
          <w:noProof/>
        </w:rPr>
        <w:t>@Deutsch, Richard (Energy Security)</w:t>
      </w:r>
      <w:r>
        <w:fldChar w:fldCharType="end"/>
      </w:r>
      <w:r>
        <w:t xml:space="preserve">? </w:t>
      </w:r>
    </w:p>
  </w:comment>
  <w:comment w:id="757" w:author="Deutsch, Richard (Energy Security)" w:date="2023-11-08T16:32:00Z" w:initials="DR(S">
    <w:p w14:paraId="15CF1710" w14:textId="77777777" w:rsidR="00E104C1" w:rsidRDefault="00E104C1">
      <w:pPr>
        <w:pStyle w:val="CommentText"/>
        <w:jc w:val="left"/>
      </w:pPr>
      <w:r>
        <w:rPr>
          <w:rStyle w:val="CommentReference"/>
        </w:rPr>
        <w:annotationRef/>
      </w:r>
      <w:r>
        <w:t>Checking with EA but I don't think it should be an issue</w:t>
      </w:r>
    </w:p>
  </w:comment>
  <w:comment w:id="758" w:author="Deutsch, Richard (Energy Security)" w:date="2023-11-10T16:42:00Z" w:initials="DR(S">
    <w:p w14:paraId="4ED44906" w14:textId="77777777" w:rsidR="00E759D0" w:rsidRDefault="00E759D0">
      <w:pPr>
        <w:pStyle w:val="CommentText"/>
        <w:jc w:val="left"/>
      </w:pPr>
      <w:r>
        <w:rPr>
          <w:rStyle w:val="CommentReference"/>
        </w:rPr>
        <w:annotationRef/>
      </w:r>
      <w:r>
        <w:t>I haven’t heard back from the EA yet. Ashurst please retain current wording for now. I will advise later if it needs changing.</w:t>
      </w:r>
    </w:p>
  </w:comment>
  <w:comment w:id="759" w:author="Julie Finkler" w:date="2023-11-10T20:24:00Z" w:initials="JF">
    <w:p w14:paraId="0A16CA3F" w14:textId="5B14E311" w:rsidR="007C0529" w:rsidRDefault="007C0529">
      <w:pPr>
        <w:pStyle w:val="CommentText"/>
        <w:jc w:val="left"/>
      </w:pPr>
      <w:r>
        <w:rPr>
          <w:rStyle w:val="CommentReference"/>
        </w:rPr>
        <w:annotationRef/>
      </w:r>
      <w:r>
        <w:t xml:space="preserve">I think one is also for </w:t>
      </w:r>
      <w:r>
        <w:fldChar w:fldCharType="begin"/>
      </w:r>
      <w:r>
        <w:instrText>HYPERLINK "mailto:Max.Muir@energysecurity.gov.uk"</w:instrText>
      </w:r>
      <w:bookmarkStart w:id="761" w:name="_@_24903A3C9C8349D1BB76A278812732E6Z"/>
      <w:r>
        <w:fldChar w:fldCharType="separate"/>
      </w:r>
      <w:bookmarkEnd w:id="761"/>
      <w:r w:rsidRPr="007C0529">
        <w:rPr>
          <w:rStyle w:val="Mention"/>
          <w:noProof/>
        </w:rPr>
        <w:t>@Muir, Max (Energy Security)</w:t>
      </w:r>
      <w:r>
        <w:fldChar w:fldCharType="end"/>
      </w:r>
      <w:r>
        <w:t xml:space="preserve"> </w:t>
      </w:r>
      <w:r>
        <w:fldChar w:fldCharType="begin"/>
      </w:r>
      <w:r>
        <w:instrText>HYPERLINK "mailto:Sofia.Faqir@energysecurity.gov.uk"</w:instrText>
      </w:r>
      <w:bookmarkStart w:id="762" w:name="_@_B4948ABD6DA24956BA5149FCE5FBE494Z"/>
      <w:r>
        <w:fldChar w:fldCharType="separate"/>
      </w:r>
      <w:bookmarkEnd w:id="762"/>
      <w:r w:rsidRPr="007C0529">
        <w:rPr>
          <w:rStyle w:val="Mention"/>
          <w:noProof/>
        </w:rPr>
        <w:t>@Faqir, Sofia (Energy Security)</w:t>
      </w:r>
      <w:r>
        <w:fldChar w:fldCharType="end"/>
      </w:r>
      <w:r>
        <w:t xml:space="preserve"> . I believe we wanted to make it clear that hydrogen flaring/venting shouldn't qualify as QV. The same applies to the definition of Fuel Purposes </w:t>
      </w:r>
    </w:p>
  </w:comment>
  <w:comment w:id="813" w:author="Deutsch, Richard (Energy Security)" w:date="2023-11-03T10:49:00Z" w:initials="RD">
    <w:p w14:paraId="3605FACD" w14:textId="2C532C6C" w:rsidR="00102D20" w:rsidRDefault="00102D20">
      <w:pPr>
        <w:pStyle w:val="CommentText"/>
        <w:jc w:val="left"/>
      </w:pPr>
      <w:r>
        <w:rPr>
          <w:rStyle w:val="CommentReference"/>
        </w:rPr>
        <w:annotationRef/>
      </w:r>
      <w:r>
        <w:fldChar w:fldCharType="begin"/>
      </w:r>
      <w:r>
        <w:instrText>HYPERLINK "mailto:Sean.Matthews@energysecurity.gov.uk"</w:instrText>
      </w:r>
      <w:bookmarkStart w:id="816" w:name="_@_40B49BCCA1F1474081AD53B9B3F4CA3BZ"/>
      <w:r>
        <w:fldChar w:fldCharType="separate"/>
      </w:r>
      <w:bookmarkEnd w:id="816"/>
      <w:r w:rsidRPr="00102D20">
        <w:rPr>
          <w:rStyle w:val="Mention"/>
          <w:noProof/>
        </w:rPr>
        <w:t>@Matthews, Sean (Energy Security)</w:t>
      </w:r>
      <w:r>
        <w:fldChar w:fldCharType="end"/>
      </w:r>
      <w:r>
        <w:t xml:space="preserve"> this relates to the EA so maybe one for you?</w:t>
      </w:r>
    </w:p>
  </w:comment>
  <w:comment w:id="814" w:author="Matthews, Sean (Energy Security)" w:date="2023-11-03T11:05:00Z" w:initials="MS(S">
    <w:p w14:paraId="3A474831" w14:textId="31FD6E4A" w:rsidR="00B31FE1" w:rsidRDefault="00B31FE1">
      <w:pPr>
        <w:pStyle w:val="CommentText"/>
      </w:pPr>
      <w:r>
        <w:rPr>
          <w:rStyle w:val="CommentReference"/>
        </w:rPr>
        <w:annotationRef/>
      </w:r>
      <w:r>
        <w:t xml:space="preserve">This should refer to Chapter 1 of Part 2 of the EA 2023. To note, there are no schedules </w:t>
      </w:r>
      <w:r w:rsidR="00D469BD">
        <w:t>associated</w:t>
      </w:r>
      <w:r>
        <w:t xml:space="preserve"> with this </w:t>
      </w:r>
      <w:r w:rsidR="00D469BD">
        <w:t>part of the Act so not sure the text in brackets is needed.</w:t>
      </w:r>
    </w:p>
  </w:comment>
  <w:comment w:id="815" w:author="Deutsch, Richard (Energy Security)" w:date="2023-11-10T16:42:00Z" w:initials="DR(S">
    <w:p w14:paraId="2FE21C80" w14:textId="77777777" w:rsidR="00E759D0" w:rsidRDefault="00E759D0">
      <w:pPr>
        <w:pStyle w:val="CommentText"/>
        <w:jc w:val="left"/>
      </w:pPr>
      <w:r>
        <w:rPr>
          <w:rStyle w:val="CommentReference"/>
        </w:rPr>
        <w:annotationRef/>
      </w:r>
      <w:r>
        <w:t>Ashurst please update</w:t>
      </w:r>
    </w:p>
  </w:comment>
  <w:comment w:id="838" w:author="Deutsch, Richard (Energy Security)" w:date="2023-11-03T11:01:00Z" w:initials="RD">
    <w:p w14:paraId="31C0BAD2" w14:textId="65CA15C5" w:rsidR="0034798F" w:rsidRDefault="0034798F">
      <w:pPr>
        <w:pStyle w:val="CommentText"/>
        <w:jc w:val="left"/>
      </w:pPr>
      <w:r>
        <w:rPr>
          <w:rStyle w:val="CommentReference"/>
        </w:rPr>
        <w:annotationRef/>
      </w:r>
      <w:r>
        <w:fldChar w:fldCharType="begin"/>
      </w:r>
      <w:r>
        <w:instrText>HYPERLINK "mailto:Richard.Deutsch@energysecurity.gov.uk"</w:instrText>
      </w:r>
      <w:bookmarkStart w:id="840" w:name="_@_52DBC677064C468589CD668FB056DFCAZ"/>
      <w:r>
        <w:fldChar w:fldCharType="separate"/>
      </w:r>
      <w:bookmarkEnd w:id="840"/>
      <w:r w:rsidRPr="0034798F">
        <w:rPr>
          <w:rStyle w:val="Mention"/>
          <w:noProof/>
        </w:rPr>
        <w:t>@Deutsch, Richard (Energy Security)</w:t>
      </w:r>
      <w:r>
        <w:fldChar w:fldCharType="end"/>
      </w:r>
      <w:r>
        <w:t xml:space="preserve"> </w:t>
      </w:r>
    </w:p>
  </w:comment>
  <w:comment w:id="839" w:author="Deutsch, Richard (Energy Security)" w:date="2023-11-10T16:43:00Z" w:initials="DR(S">
    <w:p w14:paraId="542C826B" w14:textId="77777777" w:rsidR="00E759D0" w:rsidRDefault="00E759D0">
      <w:pPr>
        <w:pStyle w:val="CommentText"/>
        <w:jc w:val="left"/>
      </w:pPr>
      <w:r>
        <w:rPr>
          <w:rStyle w:val="CommentReference"/>
        </w:rPr>
        <w:annotationRef/>
      </w:r>
      <w:r>
        <w:t>As above, please leave as currently worded.</w:t>
      </w:r>
    </w:p>
  </w:comment>
  <w:comment w:id="842" w:author="Julie Finkler" w:date="2023-11-11T16:49:00Z" w:initials="JF">
    <w:p w14:paraId="1B4A7DB0" w14:textId="77777777" w:rsidR="00507224" w:rsidRDefault="00507224">
      <w:pPr>
        <w:pStyle w:val="CommentText"/>
        <w:jc w:val="left"/>
      </w:pPr>
      <w:r>
        <w:rPr>
          <w:rStyle w:val="CommentReference"/>
        </w:rPr>
        <w:annotationRef/>
      </w:r>
      <w:r>
        <w:t>Ashurst - can we make an internal note to review wording (in particular A-D) once the LCHS V3 is finalised</w:t>
      </w:r>
    </w:p>
  </w:comment>
  <w:comment w:id="843" w:author="Deutsch, Richard (Energy Security)" w:date="2023-11-13T08:51:00Z" w:initials="DR(">
    <w:p w14:paraId="04B7B160" w14:textId="77777777" w:rsidR="002D6983" w:rsidRDefault="002D6983">
      <w:pPr>
        <w:pStyle w:val="CommentText"/>
        <w:jc w:val="left"/>
      </w:pPr>
      <w:r>
        <w:rPr>
          <w:rStyle w:val="CommentReference"/>
        </w:rPr>
        <w:annotationRef/>
      </w:r>
      <w:r>
        <w:t>Ashurst to note</w:t>
      </w:r>
    </w:p>
  </w:comment>
  <w:comment w:id="913" w:author="Julie Finkler" w:date="2023-11-11T16:49:00Z" w:initials="JF">
    <w:p w14:paraId="6A26B38F" w14:textId="77777777" w:rsidR="00DA4837" w:rsidRDefault="00DA4837">
      <w:pPr>
        <w:pStyle w:val="CommentText"/>
        <w:jc w:val="left"/>
      </w:pPr>
      <w:r>
        <w:rPr>
          <w:rStyle w:val="CommentReference"/>
        </w:rPr>
        <w:annotationRef/>
      </w:r>
      <w:r>
        <w:t>To note, this is only referring to a licence condition applicable in GB and not NI. There is also 1 system operator in GB and a separate one in NI</w:t>
      </w:r>
    </w:p>
  </w:comment>
  <w:comment w:id="914" w:author="Deutsch, Richard (Energy Security)" w:date="2023-11-13T08:51:00Z" w:initials="DR(">
    <w:p w14:paraId="2C8D83C0" w14:textId="77777777" w:rsidR="009814C6" w:rsidRDefault="009814C6">
      <w:pPr>
        <w:pStyle w:val="CommentText"/>
        <w:jc w:val="left"/>
      </w:pPr>
      <w:r>
        <w:rPr>
          <w:rStyle w:val="CommentReference"/>
        </w:rPr>
        <w:annotationRef/>
      </w:r>
      <w:r>
        <w:t>Ashurst to consider whether drafting change needed.</w:t>
      </w:r>
    </w:p>
  </w:comment>
  <w:comment w:id="981" w:author="Julie Finkler" w:date="2023-11-11T16:50:00Z" w:initials="JF">
    <w:p w14:paraId="4D636243" w14:textId="77777777" w:rsidR="00400329" w:rsidRDefault="00400329">
      <w:pPr>
        <w:pStyle w:val="CommentText"/>
        <w:jc w:val="left"/>
      </w:pPr>
      <w:r>
        <w:rPr>
          <w:rStyle w:val="CommentReference"/>
        </w:rPr>
        <w:annotationRef/>
      </w:r>
      <w:r>
        <w:t>To consider whether this applies to NI, although if this is only relevant for blue projects, I would leave it as it is since there is currently no NI project</w:t>
      </w:r>
    </w:p>
  </w:comment>
  <w:comment w:id="982" w:author="Deutsch, Richard (Energy Security)" w:date="2023-11-13T08:52:00Z" w:initials="DR(">
    <w:p w14:paraId="16C649EB" w14:textId="77777777" w:rsidR="009814C6" w:rsidRDefault="009814C6">
      <w:pPr>
        <w:pStyle w:val="CommentText"/>
        <w:jc w:val="left"/>
      </w:pPr>
      <w:r>
        <w:rPr>
          <w:rStyle w:val="CommentReference"/>
        </w:rPr>
        <w:annotationRef/>
      </w:r>
      <w:r>
        <w:t>As above, Ashurst to consider whether wording covers NI</w:t>
      </w:r>
    </w:p>
  </w:comment>
  <w:comment w:id="1039" w:author="Deutsch, Richard (Energy Security)" w:date="2023-11-03T11:02:00Z" w:initials="RD">
    <w:p w14:paraId="633D6888" w14:textId="275A08A6" w:rsidR="002B46E4" w:rsidRDefault="002B46E4">
      <w:pPr>
        <w:pStyle w:val="CommentText"/>
        <w:jc w:val="left"/>
      </w:pPr>
      <w:r>
        <w:fldChar w:fldCharType="begin"/>
      </w:r>
      <w:r>
        <w:instrText>HYPERLINK "mailto:Max.Muir@energysecurity.gov.uk"</w:instrText>
      </w:r>
      <w:bookmarkStart w:id="1041" w:name="_@_08650CD2FEAA49BDADC22F743CC766A6Z"/>
      <w:r>
        <w:fldChar w:fldCharType="separate"/>
      </w:r>
      <w:bookmarkEnd w:id="1041"/>
      <w:r w:rsidRPr="002B46E4">
        <w:rPr>
          <w:rStyle w:val="Mention"/>
          <w:noProof/>
        </w:rPr>
        <w:t>@Muir, Max (Energy Security)</w:t>
      </w:r>
      <w:r>
        <w:fldChar w:fldCharType="end"/>
      </w:r>
      <w:r>
        <w:t xml:space="preserve"> is this one for you?</w:t>
      </w:r>
      <w:r>
        <w:rPr>
          <w:rStyle w:val="CommentReference"/>
        </w:rPr>
        <w:annotationRef/>
      </w:r>
    </w:p>
  </w:comment>
  <w:comment w:id="1040" w:author="Muir, Max (Energy &amp; Security - Renewable Electricity)" w:date="2023-11-08T16:09:00Z" w:initials="ME">
    <w:p w14:paraId="76E0674C" w14:textId="21DF1D00" w:rsidR="65C53377" w:rsidRDefault="65C53377">
      <w:pPr>
        <w:pStyle w:val="CommentText"/>
      </w:pPr>
      <w:r>
        <w:t>Yes. I've got it.</w:t>
      </w:r>
      <w:r>
        <w:rPr>
          <w:rStyle w:val="CommentReference"/>
        </w:rPr>
        <w:annotationRef/>
      </w:r>
    </w:p>
  </w:comment>
  <w:comment w:id="1160" w:author="Julie Finkler" w:date="2023-11-07T22:21:00Z" w:initials="JF">
    <w:p w14:paraId="168DE547" w14:textId="77777777" w:rsidR="00460474" w:rsidRDefault="005570C7">
      <w:pPr>
        <w:pStyle w:val="CommentText"/>
        <w:jc w:val="left"/>
      </w:pPr>
      <w:r>
        <w:rPr>
          <w:rStyle w:val="CommentReference"/>
        </w:rPr>
        <w:annotationRef/>
      </w:r>
      <w:r w:rsidR="00460474">
        <w:rPr>
          <w:b/>
          <w:bCs/>
        </w:rPr>
        <w:t xml:space="preserve">Ashurst </w:t>
      </w:r>
      <w:r w:rsidR="00460474">
        <w:t xml:space="preserve">- </w:t>
      </w:r>
    </w:p>
    <w:p w14:paraId="5CA18E43" w14:textId="77777777" w:rsidR="00460474" w:rsidRDefault="00460474">
      <w:pPr>
        <w:pStyle w:val="CommentText"/>
        <w:jc w:val="left"/>
      </w:pPr>
      <w:r>
        <w:t>(1) the title might need reviewing to align with V3</w:t>
      </w:r>
    </w:p>
    <w:p w14:paraId="74DA3232" w14:textId="77777777" w:rsidR="00460474" w:rsidRDefault="00460474">
      <w:pPr>
        <w:pStyle w:val="CommentText"/>
        <w:jc w:val="left"/>
      </w:pPr>
      <w:r>
        <w:t>(2) should we say when this was first published? E.g. Xth November/December 2023</w:t>
      </w:r>
    </w:p>
  </w:comment>
  <w:comment w:id="1161" w:author="Deutsch, Richard (Energy Security)" w:date="2023-11-10T16:44:00Z" w:initials="DR(S">
    <w:p w14:paraId="39D35176" w14:textId="77777777" w:rsidR="00E759D0" w:rsidRDefault="00E759D0">
      <w:pPr>
        <w:pStyle w:val="CommentText"/>
        <w:jc w:val="left"/>
      </w:pPr>
      <w:r>
        <w:rPr>
          <w:rStyle w:val="CommentReference"/>
        </w:rPr>
        <w:annotationRef/>
      </w:r>
      <w:r>
        <w:t>(1) Ashurst please update to reflect latest title of the Data Annex</w:t>
      </w:r>
    </w:p>
    <w:p w14:paraId="38AFA63B" w14:textId="77777777" w:rsidR="00E759D0" w:rsidRDefault="00E759D0">
      <w:pPr>
        <w:pStyle w:val="CommentText"/>
        <w:jc w:val="left"/>
      </w:pPr>
      <w:r>
        <w:t>(2) Ashurst please consider and update to include a date if you consider appropriate.</w:t>
      </w:r>
    </w:p>
  </w:comment>
  <w:comment w:id="1206" w:author="Julie Finkler" w:date="2023-11-11T16:51:00Z" w:initials="JF">
    <w:p w14:paraId="2FED0240" w14:textId="77777777" w:rsidR="001D6832" w:rsidRDefault="001D6832">
      <w:pPr>
        <w:pStyle w:val="CommentText"/>
        <w:jc w:val="left"/>
      </w:pPr>
      <w:r>
        <w:rPr>
          <w:rStyle w:val="CommentReference"/>
        </w:rPr>
        <w:annotationRef/>
      </w:r>
      <w:r>
        <w:t>Again, not sure if this is applicable to NI. Fine to leave it as it is for now given that we don’t have NI projects, but we may want to review this ahead of HAR2. The main issue will be with electricity codes etc. since there is a chance/risk that some producers enter into Eligible PPAs with generators in NI</w:t>
      </w:r>
    </w:p>
  </w:comment>
  <w:comment w:id="1207" w:author="Deutsch, Richard (Energy Security)" w:date="2023-11-13T08:52:00Z" w:initials="DR(">
    <w:p w14:paraId="41A626A9" w14:textId="77777777" w:rsidR="009814C6" w:rsidRDefault="009814C6">
      <w:pPr>
        <w:pStyle w:val="CommentText"/>
        <w:jc w:val="left"/>
      </w:pPr>
      <w:r>
        <w:rPr>
          <w:rStyle w:val="CommentReference"/>
        </w:rPr>
        <w:annotationRef/>
      </w:r>
      <w:r>
        <w:t>Ashurst to consider</w:t>
      </w:r>
    </w:p>
  </w:comment>
  <w:comment w:id="1227" w:author="Finkler, Julie (Energy Security)" w:date="2023-11-07T22:29:00Z" w:initials="JF">
    <w:p w14:paraId="7696AD50" w14:textId="1EE1AC96" w:rsidR="00756538" w:rsidRDefault="00756538">
      <w:pPr>
        <w:pStyle w:val="CommentText"/>
        <w:jc w:val="left"/>
      </w:pPr>
      <w:r>
        <w:rPr>
          <w:rStyle w:val="CommentReference"/>
        </w:rPr>
        <w:annotationRef/>
      </w:r>
      <w:r>
        <w:fldChar w:fldCharType="begin"/>
      </w:r>
      <w:r>
        <w:instrText>HYPERLINK "mailto:Henry.Irvine@energysecurity.gov.uk"</w:instrText>
      </w:r>
      <w:bookmarkStart w:id="1234" w:name="_@_BF66D7A31A704891AD4AE198C9C6B55DZ"/>
      <w:r>
        <w:fldChar w:fldCharType="separate"/>
      </w:r>
      <w:bookmarkEnd w:id="1234"/>
      <w:r w:rsidRPr="00756538">
        <w:rPr>
          <w:rStyle w:val="Mention"/>
          <w:noProof/>
        </w:rPr>
        <w:t>@Irvine, Henry (Energy Security)</w:t>
      </w:r>
      <w:r>
        <w:fldChar w:fldCharType="end"/>
      </w:r>
      <w:r>
        <w:t xml:space="preserve"> let's discuss tomorrow what's the best way to cover the scope of the Data Annex</w:t>
      </w:r>
    </w:p>
  </w:comment>
  <w:comment w:id="1228" w:author="Julie Finkler" w:date="2023-11-09T18:18:00Z" w:initials="JF">
    <w:p w14:paraId="6432FE2B" w14:textId="77777777" w:rsidR="00756CD8" w:rsidRDefault="00756CD8" w:rsidP="00756CD8">
      <w:pPr>
        <w:pStyle w:val="CommentText"/>
        <w:jc w:val="left"/>
      </w:pPr>
      <w:r>
        <w:rPr>
          <w:rStyle w:val="CommentReference"/>
        </w:rPr>
        <w:annotationRef/>
      </w:r>
      <w:r>
        <w:t>Agreed changes</w:t>
      </w:r>
    </w:p>
  </w:comment>
  <w:comment w:id="1229" w:author="Deutsch, Richard (Energy Security)" w:date="2023-11-10T16:44:00Z" w:initials="DR(S">
    <w:p w14:paraId="0BF01B9A" w14:textId="77777777" w:rsidR="00E759D0" w:rsidRDefault="00E759D0">
      <w:pPr>
        <w:pStyle w:val="CommentText"/>
        <w:jc w:val="left"/>
      </w:pPr>
      <w:r>
        <w:rPr>
          <w:rStyle w:val="CommentReference"/>
        </w:rPr>
        <w:annotationRef/>
      </w:r>
      <w:r>
        <w:t>Discussed at page turn: Ashurst to update</w:t>
      </w:r>
    </w:p>
  </w:comment>
  <w:comment w:id="1559" w:author="Deutsch, Richard (Energy Security)" w:date="2023-11-03T11:02:00Z" w:initials="RD">
    <w:p w14:paraId="7441C664" w14:textId="620E070A" w:rsidR="002B46E4" w:rsidRDefault="002B46E4">
      <w:pPr>
        <w:pStyle w:val="CommentText"/>
        <w:jc w:val="left"/>
      </w:pPr>
      <w:r>
        <w:rPr>
          <w:rStyle w:val="CommentReference"/>
        </w:rPr>
        <w:annotationRef/>
      </w:r>
      <w:r>
        <w:fldChar w:fldCharType="begin"/>
      </w:r>
      <w:r>
        <w:instrText>HYPERLINK "mailto:Max.Muir@energysecurity.gov.uk"</w:instrText>
      </w:r>
      <w:bookmarkStart w:id="1562" w:name="_@_7F3A6F67DC9045D39C4E8B90B751ACE3Z"/>
      <w:r>
        <w:fldChar w:fldCharType="separate"/>
      </w:r>
      <w:bookmarkEnd w:id="1562"/>
      <w:r w:rsidRPr="002B46E4">
        <w:rPr>
          <w:rStyle w:val="Mention"/>
          <w:noProof/>
        </w:rPr>
        <w:t>@Muir, Max (Energy Security)</w:t>
      </w:r>
      <w:r>
        <w:fldChar w:fldCharType="end"/>
      </w:r>
      <w:r>
        <w:t xml:space="preserve"> ?</w:t>
      </w:r>
    </w:p>
  </w:comment>
  <w:comment w:id="1560" w:author="Muir, Max (Energy Security)" w:date="2023-11-10T11:01:00Z" w:initials="MM">
    <w:p w14:paraId="2AE7FBB7" w14:textId="77777777" w:rsidR="008A169C" w:rsidRDefault="008A169C" w:rsidP="008A169C">
      <w:pPr>
        <w:pStyle w:val="CommentText"/>
        <w:jc w:val="left"/>
      </w:pPr>
      <w:r>
        <w:rPr>
          <w:rStyle w:val="CommentReference"/>
        </w:rPr>
        <w:annotationRef/>
      </w:r>
      <w:r>
        <w:t>Acknowledged. See my response at RIA definition.</w:t>
      </w:r>
    </w:p>
  </w:comment>
  <w:comment w:id="1561" w:author="Deutsch, Richard (Energy Security)" w:date="2023-11-10T16:45:00Z" w:initials="DR(S">
    <w:p w14:paraId="057172BB" w14:textId="77777777" w:rsidR="00B00ECA" w:rsidRDefault="00B00ECA">
      <w:pPr>
        <w:pStyle w:val="CommentText"/>
        <w:jc w:val="left"/>
      </w:pPr>
      <w:r>
        <w:rPr>
          <w:rStyle w:val="CommentReference"/>
        </w:rPr>
        <w:annotationRef/>
      </w:r>
      <w:r>
        <w:t>Ashurst please update following Max's recommendation on Relevant Invoiced Amount definition.</w:t>
      </w:r>
    </w:p>
  </w:comment>
  <w:comment w:id="1817" w:author="Faqir, Sofia (Energy Security)" w:date="2023-11-13T10:24:00Z" w:initials="SF">
    <w:p w14:paraId="58960622" w14:textId="17D7BC3A" w:rsidR="00276F5C" w:rsidRDefault="00276F5C" w:rsidP="00F54D5A">
      <w:pPr>
        <w:pStyle w:val="CommentText"/>
        <w:jc w:val="left"/>
      </w:pPr>
      <w:r>
        <w:rPr>
          <w:rStyle w:val="CommentReference"/>
        </w:rPr>
        <w:annotationRef/>
      </w:r>
      <w:r>
        <w:t xml:space="preserve">Definitions need to be changed, as it is used on a monthly basis in the sliding scale formula. Maybe the formula should be divided by the number of months in the period of adjustment. </w:t>
      </w:r>
      <w:r>
        <w:br/>
      </w:r>
      <w:r>
        <w:fldChar w:fldCharType="begin"/>
      </w:r>
      <w:r>
        <w:instrText>HYPERLINK "mailto:Julie.Finkler@energysecurity.gov.uk"</w:instrText>
      </w:r>
      <w:bookmarkStart w:id="1819" w:name="_@_5678C8EB3CA24759B9A02A52B38ABC97Z"/>
      <w:r>
        <w:fldChar w:fldCharType="separate"/>
      </w:r>
      <w:bookmarkEnd w:id="1819"/>
      <w:r w:rsidRPr="00276F5C">
        <w:rPr>
          <w:rStyle w:val="Mention"/>
          <w:noProof/>
        </w:rPr>
        <w:t>@Finkler, Julie (Energy Security)</w:t>
      </w:r>
      <w:r>
        <w:fldChar w:fldCharType="end"/>
      </w:r>
      <w:r>
        <w:t xml:space="preserve">  fyi</w:t>
      </w:r>
    </w:p>
  </w:comment>
  <w:comment w:id="1902" w:author="Jones, Sophie (Energy Security)" w:date="2023-11-09T16:32:00Z" w:initials="SJ">
    <w:p w14:paraId="5491A154" w14:textId="73871835" w:rsidR="0039297C" w:rsidRDefault="0039297C" w:rsidP="00B122D0">
      <w:pPr>
        <w:pStyle w:val="CommentText"/>
        <w:jc w:val="left"/>
      </w:pPr>
      <w:r>
        <w:rPr>
          <w:rStyle w:val="CommentReference"/>
        </w:rPr>
        <w:annotationRef/>
      </w:r>
      <w:r>
        <w:t>Update to align with BSUoS and DUoS amendments</w:t>
      </w:r>
    </w:p>
  </w:comment>
  <w:comment w:id="1903" w:author="Deutsch, Richard (Energy Security)" w:date="2023-11-10T16:45:00Z" w:initials="DR(S">
    <w:p w14:paraId="79074AFE" w14:textId="77777777" w:rsidR="00B00ECA" w:rsidRDefault="00B00ECA">
      <w:pPr>
        <w:pStyle w:val="CommentText"/>
        <w:jc w:val="left"/>
      </w:pPr>
      <w:r>
        <w:rPr>
          <w:rStyle w:val="CommentReference"/>
        </w:rPr>
        <w:annotationRef/>
      </w:r>
      <w:r>
        <w:t>Discussed at page turn: Ashurst to update</w:t>
      </w:r>
    </w:p>
  </w:comment>
  <w:comment w:id="1961" w:author="Julie Finkler" w:date="2023-11-11T16:52:00Z" w:initials="JF">
    <w:p w14:paraId="2E8AEA7A" w14:textId="77777777" w:rsidR="00BE65B0" w:rsidRDefault="00D9740E">
      <w:pPr>
        <w:pStyle w:val="CommentText"/>
        <w:jc w:val="left"/>
      </w:pPr>
      <w:r>
        <w:rPr>
          <w:rStyle w:val="CommentReference"/>
        </w:rPr>
        <w:annotationRef/>
      </w:r>
      <w:r w:rsidR="00BE65B0">
        <w:t>Ashurst - can we add an internal note to flag that we may want to point to the REGO definition in the LCHS, once the V3 wording is finalised – see similar comment in Annex 6</w:t>
      </w:r>
    </w:p>
  </w:comment>
  <w:comment w:id="1962" w:author="Deutsch, Richard (Energy Security)" w:date="2023-11-13T08:52:00Z" w:initials="DR(">
    <w:p w14:paraId="435EC39E" w14:textId="77777777" w:rsidR="009814C6" w:rsidRDefault="009814C6">
      <w:pPr>
        <w:pStyle w:val="CommentText"/>
        <w:jc w:val="left"/>
      </w:pPr>
      <w:r>
        <w:rPr>
          <w:rStyle w:val="CommentReference"/>
        </w:rPr>
        <w:annotationRef/>
      </w:r>
      <w:r>
        <w:t>Ashurst to note</w:t>
      </w:r>
    </w:p>
  </w:comment>
  <w:comment w:id="1976" w:author="Deutsch, Richard (Energy Security)" w:date="2023-11-03T11:03:00Z" w:initials="RD">
    <w:p w14:paraId="2A1A402E" w14:textId="2495E4C7" w:rsidR="00C50FBB" w:rsidRDefault="00C50FBB">
      <w:pPr>
        <w:pStyle w:val="CommentText"/>
        <w:jc w:val="left"/>
      </w:pPr>
      <w:r>
        <w:rPr>
          <w:rStyle w:val="CommentReference"/>
        </w:rPr>
        <w:annotationRef/>
      </w:r>
      <w:r>
        <w:fldChar w:fldCharType="begin"/>
      </w:r>
      <w:r>
        <w:instrText>HYPERLINK "mailto:Max.Muir@energysecurity.gov.uk"</w:instrText>
      </w:r>
      <w:bookmarkStart w:id="1979" w:name="_@_18CA7EB8CBE04F23A76974FF112F4964Z"/>
      <w:r>
        <w:fldChar w:fldCharType="separate"/>
      </w:r>
      <w:bookmarkEnd w:id="1979"/>
      <w:r w:rsidRPr="00C50FBB">
        <w:rPr>
          <w:rStyle w:val="Mention"/>
          <w:noProof/>
        </w:rPr>
        <w:t>@Muir, Max (Energy Security)</w:t>
      </w:r>
      <w:r>
        <w:fldChar w:fldCharType="end"/>
      </w:r>
      <w:r>
        <w:t xml:space="preserve"> </w:t>
      </w:r>
    </w:p>
  </w:comment>
  <w:comment w:id="1977" w:author="Muir, Max (Energy &amp; Security - Renewable Electricity)" w:date="2023-11-08T16:15:00Z" w:initials="ME">
    <w:p w14:paraId="61A43F43" w14:textId="0AAA1B24" w:rsidR="0525C805" w:rsidRDefault="0525C805">
      <w:pPr>
        <w:pStyle w:val="CommentText"/>
      </w:pPr>
      <w:r>
        <w:t>We confirm Limb B. We are also content to retain 'internal transaction report', but could supplement it with e.g. 'internal purchase order'. I'm not sure that there is an accepted term of art for what we are after -- which is just some kind of internal document confirming the volumes that were own-consumed and the notional price or balance sheet impact of those volumes.</w:t>
      </w:r>
      <w:r>
        <w:rPr>
          <w:rStyle w:val="CommentReference"/>
        </w:rPr>
        <w:annotationRef/>
      </w:r>
    </w:p>
  </w:comment>
  <w:comment w:id="1978" w:author="Deutsch, Richard (Energy Security)" w:date="2023-11-10T16:46:00Z" w:initials="DR(S">
    <w:p w14:paraId="05B26FB5" w14:textId="77777777" w:rsidR="004A0850" w:rsidRDefault="004A0850">
      <w:pPr>
        <w:pStyle w:val="CommentText"/>
        <w:jc w:val="left"/>
      </w:pPr>
      <w:r>
        <w:rPr>
          <w:rStyle w:val="CommentReference"/>
        </w:rPr>
        <w:annotationRef/>
      </w:r>
      <w:r>
        <w:t>Ashurst please keep limb (B) and reference to internal transaction report. Please consider whether we can supplement with 'internal purchase order'.</w:t>
      </w:r>
    </w:p>
  </w:comment>
  <w:comment w:id="2153" w:author="Julie Finkler" w:date="2023-11-11T16:53:00Z" w:initials="JF">
    <w:p w14:paraId="5E604AE2" w14:textId="77777777" w:rsidR="00141029" w:rsidRDefault="00141029">
      <w:pPr>
        <w:pStyle w:val="CommentText"/>
        <w:jc w:val="left"/>
      </w:pPr>
      <w:r>
        <w:rPr>
          <w:rStyle w:val="CommentReference"/>
        </w:rPr>
        <w:annotationRef/>
      </w:r>
      <w:r>
        <w:t>See similar comments above, not sure if this is applicable to NI</w:t>
      </w:r>
    </w:p>
  </w:comment>
  <w:comment w:id="2154" w:author="Deutsch, Richard (Energy Security)" w:date="2023-11-13T08:53:00Z" w:initials="DR(">
    <w:p w14:paraId="301C91A7" w14:textId="77777777" w:rsidR="009814C6" w:rsidRDefault="009814C6">
      <w:pPr>
        <w:pStyle w:val="CommentText"/>
        <w:jc w:val="left"/>
      </w:pPr>
      <w:r>
        <w:rPr>
          <w:rStyle w:val="CommentReference"/>
        </w:rPr>
        <w:annotationRef/>
      </w:r>
      <w:r>
        <w:t>Ashurst to consider</w:t>
      </w:r>
    </w:p>
  </w:comment>
  <w:comment w:id="2271" w:author="Jones, Sophie (Energy Security)" w:date="2023-11-09T16:33:00Z" w:initials="SJ">
    <w:p w14:paraId="5E65ADB4" w14:textId="552A98B0" w:rsidR="0039297C" w:rsidRDefault="0039297C" w:rsidP="00B122D0">
      <w:pPr>
        <w:pStyle w:val="CommentText"/>
        <w:jc w:val="left"/>
      </w:pPr>
      <w:r>
        <w:rPr>
          <w:rStyle w:val="CommentReference"/>
        </w:rPr>
        <w:annotationRef/>
      </w:r>
      <w:r>
        <w:t>Update to include BSUoS and DUoS</w:t>
      </w:r>
    </w:p>
  </w:comment>
  <w:comment w:id="2272" w:author="Deutsch, Richard (Energy Security)" w:date="2023-11-10T16:46:00Z" w:initials="DR(S">
    <w:p w14:paraId="137796E2" w14:textId="77777777" w:rsidR="004A0850" w:rsidRDefault="004A0850">
      <w:pPr>
        <w:pStyle w:val="CommentText"/>
        <w:jc w:val="left"/>
      </w:pPr>
      <w:r>
        <w:rPr>
          <w:rStyle w:val="CommentReference"/>
        </w:rPr>
        <w:annotationRef/>
      </w:r>
      <w:r>
        <w:t>Discussed at page turn: Ashurst to update</w:t>
      </w:r>
    </w:p>
  </w:comment>
  <w:comment w:id="2327" w:author="Julie Finkler" w:date="2023-11-11T16:59:00Z" w:initials="JF">
    <w:p w14:paraId="49EABA1D" w14:textId="77777777" w:rsidR="00CC5849" w:rsidRDefault="00CC5849">
      <w:pPr>
        <w:pStyle w:val="CommentText"/>
        <w:jc w:val="left"/>
      </w:pPr>
      <w:r>
        <w:rPr>
          <w:rStyle w:val="CommentReference"/>
        </w:rPr>
        <w:annotationRef/>
      </w:r>
      <w:r>
        <w:t>See comment above, there is 1 system operator in GB and a separate one in NI. Is it correct to say instead ‘the Electricity Transmission Licensees operating the UK Transmission System within the United Kingdom’? I also note that this refers to ‘UK’ whereas the definition below refers to ‘United Kingdom’ (we may want to check if we use 'UK' consistently across the contract)</w:t>
      </w:r>
    </w:p>
  </w:comment>
  <w:comment w:id="2328" w:author="Deutsch, Richard (Energy Security)" w:date="2023-11-13T08:53:00Z" w:initials="DR(">
    <w:p w14:paraId="1F617DC9" w14:textId="77777777" w:rsidR="009814C6" w:rsidRDefault="009814C6">
      <w:pPr>
        <w:pStyle w:val="CommentText"/>
        <w:jc w:val="left"/>
      </w:pPr>
      <w:r>
        <w:rPr>
          <w:rStyle w:val="CommentReference"/>
        </w:rPr>
        <w:annotationRef/>
      </w:r>
      <w:r>
        <w:t>Ashurst to consider</w:t>
      </w:r>
    </w:p>
  </w:comment>
  <w:comment w:id="2872" w:author="Julie Finkler" w:date="2023-11-10T16:08:00Z" w:initials="JF">
    <w:p w14:paraId="350060BB" w14:textId="05B40290" w:rsidR="001A26FC" w:rsidRDefault="001A26FC">
      <w:pPr>
        <w:pStyle w:val="CommentText"/>
        <w:jc w:val="left"/>
      </w:pPr>
      <w:r>
        <w:rPr>
          <w:rStyle w:val="CommentReference"/>
        </w:rPr>
        <w:annotationRef/>
      </w:r>
      <w:r>
        <w:t>On reflection, I'm not sure if this is a practical. Do we need to clarify that:</w:t>
      </w:r>
    </w:p>
    <w:p w14:paraId="6A8BB44F" w14:textId="77777777" w:rsidR="001A26FC" w:rsidRDefault="001A26FC">
      <w:pPr>
        <w:pStyle w:val="CommentText"/>
        <w:jc w:val="left"/>
      </w:pPr>
    </w:p>
    <w:p w14:paraId="0C911FE5" w14:textId="77777777" w:rsidR="001A26FC" w:rsidRDefault="001A26FC">
      <w:pPr>
        <w:pStyle w:val="CommentText"/>
        <w:jc w:val="left"/>
      </w:pPr>
      <w:r>
        <w:t>(1) we still want the producer to give information in relation to RTFCs which have been issued pre-start date, even if a waiver has been issued in respect of a specific subsidy that cannot be paid back</w:t>
      </w:r>
    </w:p>
    <w:p w14:paraId="36814040" w14:textId="77777777" w:rsidR="001A26FC" w:rsidRDefault="001A26FC">
      <w:pPr>
        <w:pStyle w:val="CommentText"/>
        <w:jc w:val="left"/>
      </w:pPr>
    </w:p>
    <w:p w14:paraId="295F7A10" w14:textId="77777777" w:rsidR="001A26FC" w:rsidRDefault="001A26FC">
      <w:pPr>
        <w:pStyle w:val="CommentText"/>
        <w:jc w:val="left"/>
      </w:pPr>
      <w:r>
        <w:t>(2) the waiver may only be partial (e.g. if the producer has received 2 previous subsidies but the producer is only unable to repay 1 of them)</w:t>
      </w:r>
    </w:p>
  </w:comment>
  <w:comment w:id="2873" w:author="Deutsch, Richard (Energy Security)" w:date="2023-11-13T08:53:00Z" w:initials="DR(">
    <w:p w14:paraId="78CDF561" w14:textId="77777777" w:rsidR="009814C6" w:rsidRDefault="009814C6">
      <w:pPr>
        <w:pStyle w:val="CommentText"/>
        <w:jc w:val="left"/>
      </w:pPr>
      <w:r>
        <w:rPr>
          <w:rStyle w:val="CommentReference"/>
        </w:rPr>
        <w:annotationRef/>
      </w:r>
      <w:r>
        <w:t>Ashurst to consider whether existing wording is clear enough about Julie's points (1) and (2)</w:t>
      </w:r>
    </w:p>
  </w:comment>
  <w:comment w:id="3103" w:author="Julie Finkler" w:date="2023-11-11T16:47:00Z" w:initials="JF">
    <w:p w14:paraId="6F2CFA51" w14:textId="77777777" w:rsidR="00262E21" w:rsidRDefault="00262E21">
      <w:pPr>
        <w:pStyle w:val="CommentText"/>
        <w:jc w:val="left"/>
      </w:pPr>
      <w:r>
        <w:rPr>
          <w:rStyle w:val="CommentReference"/>
        </w:rPr>
        <w:annotationRef/>
      </w:r>
      <w:r>
        <w:t>Very minor point – we are removing ‘s’ in ‘emission’ in constructs such as this on in Annex 6, for consistency with the LCHS</w:t>
      </w:r>
    </w:p>
  </w:comment>
  <w:comment w:id="3104" w:author="Deutsch, Richard (Energy Security)" w:date="2023-11-13T08:54:00Z" w:initials="DR(">
    <w:p w14:paraId="39656200" w14:textId="77777777" w:rsidR="003C7C0C" w:rsidRDefault="003C7C0C">
      <w:pPr>
        <w:pStyle w:val="CommentText"/>
        <w:jc w:val="left"/>
      </w:pPr>
      <w:r>
        <w:rPr>
          <w:rStyle w:val="CommentReference"/>
        </w:rPr>
        <w:annotationRef/>
      </w:r>
      <w:r>
        <w:t>Ashurst to amend to 'Eligible Emission Factor'</w:t>
      </w:r>
    </w:p>
  </w:comment>
  <w:comment w:id="3160" w:author="Deutsch, Richard (Energy Security)" w:date="2023-11-10T15:41:00Z" w:initials="DR(S">
    <w:p w14:paraId="03EDB4F3" w14:textId="77777777" w:rsidR="00A522C6" w:rsidRDefault="00A522C6">
      <w:pPr>
        <w:pStyle w:val="CommentText"/>
        <w:jc w:val="left"/>
      </w:pPr>
      <w:r>
        <w:rPr>
          <w:rStyle w:val="CommentReference"/>
        </w:rPr>
        <w:annotationRef/>
      </w:r>
      <w:r>
        <w:t xml:space="preserve">LCCC comment </w:t>
      </w:r>
    </w:p>
    <w:p w14:paraId="3089A417" w14:textId="77777777" w:rsidR="00A522C6" w:rsidRDefault="00A522C6">
      <w:pPr>
        <w:pStyle w:val="CommentText"/>
        <w:jc w:val="left"/>
      </w:pPr>
      <w:r>
        <w:t>Typo: should read 'SPm'.</w:t>
      </w:r>
    </w:p>
  </w:comment>
  <w:comment w:id="3161" w:author="Deutsch, Richard (Energy Security)" w:date="2023-11-10T15:41:00Z" w:initials="DR(S">
    <w:p w14:paraId="25CCA4AF" w14:textId="77777777" w:rsidR="00A522C6" w:rsidRDefault="00A522C6">
      <w:pPr>
        <w:pStyle w:val="CommentText"/>
        <w:jc w:val="left"/>
      </w:pPr>
      <w:r>
        <w:rPr>
          <w:rStyle w:val="CommentReference"/>
        </w:rPr>
        <w:annotationRef/>
      </w:r>
      <w:r>
        <w:t>Ashurst: please update</w:t>
      </w:r>
    </w:p>
  </w:comment>
  <w:comment w:id="3424" w:author="Deutsch, Richard (Energy Security)" w:date="2023-11-03T11:03:00Z" w:initials="RD">
    <w:p w14:paraId="4249E1C4" w14:textId="3D38A95F" w:rsidR="00C50FBB" w:rsidRDefault="00C50FBB">
      <w:pPr>
        <w:pStyle w:val="CommentText"/>
        <w:jc w:val="left"/>
      </w:pPr>
      <w:r>
        <w:rPr>
          <w:rStyle w:val="CommentReference"/>
        </w:rPr>
        <w:annotationRef/>
      </w:r>
      <w:r>
        <w:fldChar w:fldCharType="begin"/>
      </w:r>
      <w:r>
        <w:instrText>HYPERLINK "mailto:Max.Muir@energysecurity.gov.uk"</w:instrText>
      </w:r>
      <w:bookmarkStart w:id="3427" w:name="_@_7121904B286B4AEDB4008ED5E3E469CCZ"/>
      <w:r>
        <w:fldChar w:fldCharType="separate"/>
      </w:r>
      <w:bookmarkEnd w:id="3427"/>
      <w:r w:rsidRPr="00C50FBB">
        <w:rPr>
          <w:rStyle w:val="Mention"/>
          <w:noProof/>
        </w:rPr>
        <w:t>@Muir, Max (Energy Security)</w:t>
      </w:r>
      <w:r>
        <w:fldChar w:fldCharType="end"/>
      </w:r>
      <w:r>
        <w:t xml:space="preserve"> </w:t>
      </w:r>
    </w:p>
  </w:comment>
  <w:comment w:id="3425" w:author="Muir, Max (Energy Security)" w:date="2023-11-10T11:02:00Z" w:initials="MM">
    <w:p w14:paraId="65A5DE48" w14:textId="77777777" w:rsidR="008A169C" w:rsidRDefault="008A169C" w:rsidP="008A169C">
      <w:pPr>
        <w:pStyle w:val="CommentText"/>
        <w:jc w:val="left"/>
      </w:pPr>
      <w:r>
        <w:rPr>
          <w:rStyle w:val="CommentReference"/>
        </w:rPr>
        <w:annotationRef/>
      </w:r>
      <w:r>
        <w:t>Acknowledged. See my response at RIA definition.</w:t>
      </w:r>
    </w:p>
  </w:comment>
  <w:comment w:id="3426" w:author="Deutsch, Richard (Energy Security)" w:date="2023-11-10T16:50:00Z" w:initials="DR(S">
    <w:p w14:paraId="58DFB4A5" w14:textId="77777777" w:rsidR="001A4E9E" w:rsidRDefault="001A4E9E">
      <w:pPr>
        <w:pStyle w:val="CommentText"/>
        <w:jc w:val="left"/>
      </w:pPr>
      <w:r>
        <w:rPr>
          <w:rStyle w:val="CommentReference"/>
        </w:rPr>
        <w:annotationRef/>
      </w:r>
      <w:r>
        <w:t>Ashurst please update in accordance with steer on Relevant Invoiced Amount definition.</w:t>
      </w:r>
    </w:p>
  </w:comment>
  <w:comment w:id="3754" w:author="Deutsch, Richard (Energy Security)" w:date="2023-11-13T09:55:00Z" w:initials="DR(">
    <w:p w14:paraId="22CC031F" w14:textId="77777777" w:rsidR="00321AFE" w:rsidRDefault="00321AFE">
      <w:pPr>
        <w:pStyle w:val="CommentText"/>
        <w:jc w:val="left"/>
      </w:pPr>
      <w:r>
        <w:rPr>
          <w:rStyle w:val="CommentReference"/>
        </w:rPr>
        <w:annotationRef/>
      </w:r>
      <w:r>
        <w:t>Ashurst please update to Facility Feedstock</w:t>
      </w:r>
    </w:p>
  </w:comment>
  <w:comment w:id="3827" w:author="Julie Finkler" w:date="2023-11-11T17:23:00Z" w:initials="JF">
    <w:p w14:paraId="0570B8E5" w14:textId="1FAFEBBB" w:rsidR="001769D1" w:rsidRDefault="001769D1">
      <w:pPr>
        <w:pStyle w:val="CommentText"/>
        <w:jc w:val="left"/>
      </w:pPr>
      <w:r>
        <w:rPr>
          <w:rStyle w:val="CommentReference"/>
        </w:rPr>
        <w:annotationRef/>
      </w:r>
      <w:r>
        <w:fldChar w:fldCharType="begin"/>
      </w:r>
      <w:r>
        <w:instrText>HYPERLINK "mailto:Richard.Deutsch@energysecurity.gov.uk"</w:instrText>
      </w:r>
      <w:bookmarkStart w:id="3833" w:name="_@_CC4E82B004F146DB98FB0F2C039B72E8Z"/>
      <w:r>
        <w:fldChar w:fldCharType="separate"/>
      </w:r>
      <w:bookmarkEnd w:id="3833"/>
      <w:r w:rsidRPr="001769D1">
        <w:rPr>
          <w:rStyle w:val="Mention"/>
          <w:noProof/>
        </w:rPr>
        <w:t>@Deutsch, Richard (Energy Security)</w:t>
      </w:r>
      <w:r>
        <w:fldChar w:fldCharType="end"/>
      </w:r>
      <w:r>
        <w:t xml:space="preserve"> there is a potential inconsistency here with LCCC LCHS Audit right under Annex 6, which allows the LCCC to seek access no early than 1 BD and if the producer has not permitted access within 4BD, a termination right become effective</w:t>
      </w:r>
    </w:p>
    <w:p w14:paraId="2A7E51BE" w14:textId="77777777" w:rsidR="001769D1" w:rsidRDefault="001769D1">
      <w:pPr>
        <w:pStyle w:val="CommentText"/>
        <w:jc w:val="left"/>
      </w:pPr>
      <w:r>
        <w:t>I would have thought that metering equipment and metered data are in scope of Annex 6 and the LCHS Audit right, therefore the rules set out here could contradict the process in Annex 6. If we want to give more time for producers to access metering equipment specifically, we may want to make it clear that the provisions set out in this condition take precedence over annex 6</w:t>
      </w:r>
    </w:p>
  </w:comment>
  <w:comment w:id="3828" w:author="Deutsch, Richard (Energy Security)" w:date="2023-11-13T09:24:00Z" w:initials="DR(">
    <w:p w14:paraId="701FE1E7" w14:textId="77777777" w:rsidR="00C42988" w:rsidRDefault="00C42988">
      <w:pPr>
        <w:pStyle w:val="CommentText"/>
        <w:jc w:val="left"/>
      </w:pPr>
      <w:r>
        <w:rPr>
          <w:rStyle w:val="CommentReference"/>
        </w:rPr>
        <w:annotationRef/>
      </w:r>
      <w:r>
        <w:t>Ashurst, I agree with Julie's comment here. Would the Metering Access Right be superseded by the LCHS Audit Right? If so, can we cross-reference Annex 6 here to make that clear?</w:t>
      </w:r>
    </w:p>
  </w:comment>
  <w:comment w:id="3868" w:author="Julie Finkler" w:date="2023-11-11T17:29:00Z" w:initials="JF">
    <w:p w14:paraId="10252840" w14:textId="15E5BD32" w:rsidR="006F4223" w:rsidRDefault="006F4223">
      <w:pPr>
        <w:pStyle w:val="CommentText"/>
        <w:jc w:val="left"/>
      </w:pPr>
      <w:r>
        <w:rPr>
          <w:rStyle w:val="CommentReference"/>
        </w:rPr>
        <w:annotationRef/>
      </w:r>
      <w:r>
        <w:rPr>
          <w:b/>
          <w:bCs/>
        </w:rPr>
        <w:t xml:space="preserve">Ashurst / </w:t>
      </w:r>
      <w:r>
        <w:fldChar w:fldCharType="begin"/>
      </w:r>
      <w:r>
        <w:instrText>HYPERLINK "mailto:Richard.Deutsch@energysecurity.gov.uk"</w:instrText>
      </w:r>
      <w:bookmarkStart w:id="3872" w:name="_@_686743BD01BE41B588752CCE71900CE8Z"/>
      <w:r>
        <w:fldChar w:fldCharType="separate"/>
      </w:r>
      <w:bookmarkEnd w:id="3872"/>
      <w:r w:rsidRPr="006F4223">
        <w:rPr>
          <w:rStyle w:val="Mention"/>
          <w:noProof/>
        </w:rPr>
        <w:t>@Deutsch, Richard (Energy Security)</w:t>
      </w:r>
      <w:r>
        <w:fldChar w:fldCharType="end"/>
      </w:r>
      <w:r>
        <w:t xml:space="preserve"> - metered data is in scope of the DCMP in Annex 6, therefore should we add a cross-reference to Annex 6? </w:t>
      </w:r>
    </w:p>
    <w:p w14:paraId="7C85D771" w14:textId="77777777" w:rsidR="006F4223" w:rsidRDefault="006F4223">
      <w:pPr>
        <w:pStyle w:val="CommentText"/>
        <w:jc w:val="left"/>
      </w:pPr>
    </w:p>
    <w:p w14:paraId="35A71318" w14:textId="77777777" w:rsidR="006F4223" w:rsidRDefault="006F4223">
      <w:pPr>
        <w:pStyle w:val="CommentText"/>
        <w:jc w:val="left"/>
      </w:pPr>
      <w:r>
        <w:t xml:space="preserve">As you know, Annex 6 also includes 1) a notification process where the producer notifies errors with their DCMP submissions (include metered data), and 2) a process for producers to update their data via an updated LCHS Monthly Report. </w:t>
      </w:r>
    </w:p>
    <w:p w14:paraId="65946219" w14:textId="77777777" w:rsidR="006F4223" w:rsidRDefault="006F4223">
      <w:pPr>
        <w:pStyle w:val="CommentText"/>
        <w:jc w:val="left"/>
      </w:pPr>
    </w:p>
    <w:p w14:paraId="65DE9172" w14:textId="77777777" w:rsidR="006F4223" w:rsidRDefault="006F4223">
      <w:pPr>
        <w:pStyle w:val="CommentText"/>
        <w:jc w:val="left"/>
      </w:pPr>
      <w:r>
        <w:t>Keen to make sure we don’t have two parallel processes in this condition and Annex 6 trying to essentially address the same issues</w:t>
      </w:r>
    </w:p>
  </w:comment>
  <w:comment w:id="3869" w:author="Deutsch, Richard (Energy Security)" w:date="2023-11-13T09:25:00Z" w:initials="DR(">
    <w:p w14:paraId="46E4F641" w14:textId="77777777" w:rsidR="007D6370" w:rsidRDefault="007D6370">
      <w:pPr>
        <w:pStyle w:val="CommentText"/>
        <w:jc w:val="left"/>
      </w:pPr>
      <w:r>
        <w:rPr>
          <w:rStyle w:val="CommentReference"/>
        </w:rPr>
        <w:annotationRef/>
      </w:r>
      <w:r>
        <w:t>Ashurst - please can you review this section against Annex 6 to:</w:t>
      </w:r>
    </w:p>
    <w:p w14:paraId="58C7FA52" w14:textId="77777777" w:rsidR="007D6370" w:rsidRDefault="007D6370">
      <w:pPr>
        <w:pStyle w:val="CommentText"/>
        <w:jc w:val="left"/>
      </w:pPr>
      <w:r>
        <w:t>(a) make sure the terms do not contradict or duplicate each other</w:t>
      </w:r>
    </w:p>
    <w:p w14:paraId="0DA13455" w14:textId="77777777" w:rsidR="007D6370" w:rsidRDefault="007D6370">
      <w:pPr>
        <w:pStyle w:val="CommentText"/>
        <w:jc w:val="left"/>
      </w:pPr>
      <w:r>
        <w:t>(b) cross-reference where necessary.</w:t>
      </w:r>
    </w:p>
  </w:comment>
  <w:comment w:id="3936" w:author="Julie Finkler" w:date="2023-11-11T17:37:00Z" w:initials="JF">
    <w:p w14:paraId="77980CC3" w14:textId="68A34059" w:rsidR="003700DB" w:rsidRDefault="003700DB">
      <w:pPr>
        <w:pStyle w:val="CommentText"/>
        <w:jc w:val="left"/>
      </w:pPr>
      <w:r>
        <w:rPr>
          <w:rStyle w:val="CommentReference"/>
        </w:rPr>
        <w:annotationRef/>
      </w:r>
      <w:r>
        <w:rPr>
          <w:b/>
          <w:bCs/>
        </w:rPr>
        <w:t xml:space="preserve">Ashurst / </w:t>
      </w:r>
      <w:r>
        <w:fldChar w:fldCharType="begin"/>
      </w:r>
      <w:r>
        <w:instrText>HYPERLINK "mailto:Richard.Deutsch@energysecurity.gov.uk"</w:instrText>
      </w:r>
      <w:bookmarkStart w:id="3938" w:name="_@_850C750EC81241BDB5DA4B6EA421EC0AZ"/>
      <w:r>
        <w:fldChar w:fldCharType="separate"/>
      </w:r>
      <w:bookmarkEnd w:id="3938"/>
      <w:r w:rsidRPr="003700DB">
        <w:rPr>
          <w:rStyle w:val="Mention"/>
          <w:noProof/>
        </w:rPr>
        <w:t>@Deutsch, Richard (Energy Security)</w:t>
      </w:r>
      <w:r>
        <w:fldChar w:fldCharType="end"/>
      </w:r>
      <w:r>
        <w:t xml:space="preserve"> - as above, it would be good to clarify how this termination event links to the </w:t>
      </w:r>
      <w:r>
        <w:rPr>
          <w:b/>
          <w:bCs/>
          <w:color w:val="000000"/>
        </w:rPr>
        <w:t xml:space="preserve">Misleading LCHS Reported Data Termination Event </w:t>
      </w:r>
      <w:r>
        <w:rPr>
          <w:color w:val="000000"/>
        </w:rPr>
        <w:t>in Annex6</w:t>
      </w:r>
      <w:r>
        <w:t>, which presumably (unless otherwise stated) also includes misleading metered data to the extent that such data is in scope of the DCMP and LCHS Monthly Reports</w:t>
      </w:r>
    </w:p>
  </w:comment>
  <w:comment w:id="3937" w:author="Deutsch, Richard (Energy Security)" w:date="2023-11-13T09:25:00Z" w:initials="DR(">
    <w:p w14:paraId="2C385ADD" w14:textId="77777777" w:rsidR="007D6370" w:rsidRDefault="007D6370">
      <w:pPr>
        <w:pStyle w:val="CommentText"/>
        <w:jc w:val="left"/>
      </w:pPr>
      <w:r>
        <w:rPr>
          <w:rStyle w:val="CommentReference"/>
        </w:rPr>
        <w:annotationRef/>
      </w:r>
      <w:r>
        <w:t>Ashurst - do you think a cross-reference or consolidation with Annex 6 would be useful here for clarity?</w:t>
      </w:r>
    </w:p>
  </w:comment>
  <w:comment w:id="4015" w:author="Julie Finkler" w:date="2023-11-10T16:43:00Z" w:initials="JF">
    <w:p w14:paraId="5B168388" w14:textId="42B2F80F" w:rsidR="00D71892" w:rsidRDefault="00D71892">
      <w:pPr>
        <w:pStyle w:val="CommentText"/>
        <w:jc w:val="left"/>
      </w:pPr>
      <w:r>
        <w:rPr>
          <w:rStyle w:val="CommentReference"/>
        </w:rPr>
        <w:annotationRef/>
      </w:r>
      <w:r>
        <w:t>Delete or add 'and other than'</w:t>
      </w:r>
    </w:p>
  </w:comment>
  <w:comment w:id="4016" w:author="Deutsch, Richard (Energy Security)" w:date="2023-11-10T16:52:00Z" w:initials="DR(S">
    <w:p w14:paraId="785C4755" w14:textId="77777777" w:rsidR="00324AF6" w:rsidRDefault="00324AF6">
      <w:pPr>
        <w:pStyle w:val="CommentText"/>
        <w:jc w:val="left"/>
      </w:pPr>
      <w:r>
        <w:rPr>
          <w:rStyle w:val="CommentReference"/>
        </w:rPr>
        <w:annotationRef/>
      </w:r>
      <w:r>
        <w:t xml:space="preserve">Ashurst to consider whether this can be reworded to make meaning clearer. </w:t>
      </w:r>
    </w:p>
  </w:comment>
  <w:comment w:id="4026" w:author="Julie Finkler" w:date="2023-11-10T17:03:00Z" w:initials="JF">
    <w:p w14:paraId="7E4D36FF" w14:textId="77777777" w:rsidR="009D15E4" w:rsidRDefault="009D15E4">
      <w:pPr>
        <w:pStyle w:val="CommentText"/>
        <w:jc w:val="left"/>
      </w:pPr>
      <w:r>
        <w:rPr>
          <w:rStyle w:val="CommentReference"/>
        </w:rPr>
        <w:annotationRef/>
      </w:r>
      <w:r>
        <w:t>Ashurst, please consider whether to add 'If the Producer fails to comply with Condition 37.7(B)(i)(a) due to […]'. This is recognising that RTFC double claiming is technically also captured under (a)</w:t>
      </w:r>
    </w:p>
  </w:comment>
  <w:comment w:id="4027" w:author="Deutsch, Richard (Energy Security)" w:date="2023-11-13T09:05:00Z" w:initials="DR(">
    <w:p w14:paraId="6025ED68" w14:textId="77777777" w:rsidR="00096419" w:rsidRDefault="00096419">
      <w:pPr>
        <w:pStyle w:val="CommentText"/>
        <w:jc w:val="left"/>
      </w:pPr>
      <w:r>
        <w:rPr>
          <w:rStyle w:val="CommentReference"/>
        </w:rPr>
        <w:annotationRef/>
      </w:r>
      <w:r>
        <w:t>Ashurst to consider whether this wording would improve clarity</w:t>
      </w:r>
    </w:p>
  </w:comment>
  <w:comment w:id="4037" w:author="Julie Finkler" w:date="2023-11-10T16:51:00Z" w:initials="JF">
    <w:p w14:paraId="3067C774" w14:textId="7E2C6118" w:rsidR="00693F23" w:rsidRDefault="00BE58A1">
      <w:pPr>
        <w:pStyle w:val="CommentText"/>
        <w:jc w:val="left"/>
      </w:pPr>
      <w:r>
        <w:rPr>
          <w:rStyle w:val="CommentReference"/>
        </w:rPr>
        <w:annotationRef/>
      </w:r>
      <w:r w:rsidR="00693F23">
        <w:t xml:space="preserve">Replace with "is breached" or "If the Producer fails to comply with […]"? </w:t>
      </w:r>
    </w:p>
  </w:comment>
  <w:comment w:id="4038" w:author="Deutsch, Richard (Energy Security)" w:date="2023-11-10T16:53:00Z" w:initials="DR(S">
    <w:p w14:paraId="2B156275" w14:textId="77777777" w:rsidR="009D36F2" w:rsidRDefault="009D36F2">
      <w:pPr>
        <w:pStyle w:val="CommentText"/>
        <w:jc w:val="left"/>
      </w:pPr>
      <w:r>
        <w:rPr>
          <w:rStyle w:val="CommentReference"/>
        </w:rPr>
        <w:annotationRef/>
      </w:r>
      <w:r>
        <w:t>Ashurst please consider and update if you agree.</w:t>
      </w:r>
    </w:p>
  </w:comment>
  <w:comment w:id="4058" w:author="Julie Finkler" w:date="2023-11-10T16:53:00Z" w:initials="JF">
    <w:p w14:paraId="3968C3D8" w14:textId="77777777" w:rsidR="00A37B5C" w:rsidRDefault="00A37B5C">
      <w:pPr>
        <w:pStyle w:val="CommentText"/>
        <w:jc w:val="left"/>
      </w:pPr>
      <w:r>
        <w:rPr>
          <w:rStyle w:val="CommentReference"/>
        </w:rPr>
        <w:annotationRef/>
      </w:r>
      <w:r>
        <w:t xml:space="preserve">Replace with "is breached"? </w:t>
      </w:r>
    </w:p>
  </w:comment>
  <w:comment w:id="4059" w:author="Deutsch, Richard (Energy Security)" w:date="2023-11-13T09:05:00Z" w:initials="DR(">
    <w:p w14:paraId="0F3D961A" w14:textId="77777777" w:rsidR="00096419" w:rsidRDefault="00096419">
      <w:pPr>
        <w:pStyle w:val="CommentText"/>
        <w:jc w:val="left"/>
      </w:pPr>
      <w:r>
        <w:rPr>
          <w:rStyle w:val="CommentReference"/>
        </w:rPr>
        <w:annotationRef/>
      </w:r>
      <w:r>
        <w:t>Ashurst to consider</w:t>
      </w:r>
    </w:p>
  </w:comment>
  <w:comment w:id="4138" w:author="Julie Finkler" w:date="2023-11-10T17:15:00Z" w:initials="JF">
    <w:p w14:paraId="223C98E8" w14:textId="6D347AD2" w:rsidR="00E651E8" w:rsidRDefault="00E651E8">
      <w:pPr>
        <w:pStyle w:val="CommentText"/>
        <w:jc w:val="left"/>
      </w:pPr>
      <w:r>
        <w:rPr>
          <w:rStyle w:val="CommentReference"/>
        </w:rPr>
        <w:annotationRef/>
      </w:r>
      <w:r>
        <w:t>Ashurst - can we delete 'date' because there is technically not timing consideration in the text below</w:t>
      </w:r>
    </w:p>
    <w:p w14:paraId="09C2BF92" w14:textId="77777777" w:rsidR="00E651E8" w:rsidRDefault="00E651E8">
      <w:pPr>
        <w:pStyle w:val="CommentText"/>
        <w:jc w:val="left"/>
      </w:pPr>
    </w:p>
    <w:p w14:paraId="705E9F1C" w14:textId="77777777" w:rsidR="00E651E8" w:rsidRDefault="00E651E8">
      <w:pPr>
        <w:pStyle w:val="CommentText"/>
        <w:jc w:val="left"/>
      </w:pPr>
      <w:r>
        <w:t>Alternatively, can this provision be brought in line with Condition  38.2 which sets out the how the clawback cut-off date is used in the context of NQ Volumes?</w:t>
      </w:r>
    </w:p>
  </w:comment>
  <w:comment w:id="4139" w:author="Deutsch, Richard (Energy Security)" w:date="2023-11-13T09:06:00Z" w:initials="DR(">
    <w:p w14:paraId="0E7CFF55" w14:textId="77777777" w:rsidR="00126BB0" w:rsidRDefault="00126BB0">
      <w:pPr>
        <w:pStyle w:val="CommentText"/>
        <w:jc w:val="left"/>
      </w:pPr>
      <w:r>
        <w:rPr>
          <w:rStyle w:val="CommentReference"/>
        </w:rPr>
        <w:annotationRef/>
      </w:r>
      <w:r>
        <w:t>Ashurst to either delete 'date' or incorporate with condition 38.2</w:t>
      </w:r>
    </w:p>
  </w:comment>
  <w:comment w:id="4224" w:author="Deutsch, Richard (Energy Security)" w:date="2023-11-03T11:04:00Z" w:initials="RD">
    <w:p w14:paraId="535FACD7" w14:textId="0B3A0D21" w:rsidR="00362CB5" w:rsidRDefault="00362CB5">
      <w:pPr>
        <w:pStyle w:val="CommentText"/>
        <w:jc w:val="left"/>
      </w:pPr>
      <w:r>
        <w:rPr>
          <w:rStyle w:val="CommentReference"/>
        </w:rPr>
        <w:annotationRef/>
      </w:r>
      <w:r>
        <w:fldChar w:fldCharType="begin"/>
      </w:r>
      <w:r>
        <w:instrText>HYPERLINK "mailto:Max.Muir@energysecurity.gov.uk"</w:instrText>
      </w:r>
      <w:bookmarkStart w:id="4227" w:name="_@_CE60823D41384A32B02613E8C9DBCC42Z"/>
      <w:r>
        <w:fldChar w:fldCharType="separate"/>
      </w:r>
      <w:bookmarkEnd w:id="4227"/>
      <w:r w:rsidRPr="00362CB5">
        <w:rPr>
          <w:rStyle w:val="Mention"/>
          <w:noProof/>
        </w:rPr>
        <w:t>@Muir, Max (Energy Security)</w:t>
      </w:r>
      <w:r>
        <w:fldChar w:fldCharType="end"/>
      </w:r>
      <w:r>
        <w:t xml:space="preserve"> is this one for you?</w:t>
      </w:r>
    </w:p>
  </w:comment>
  <w:comment w:id="4225" w:author="Muir, Max (Energy Security)" w:date="2023-11-10T15:03:00Z" w:initials="MM">
    <w:p w14:paraId="73363A91" w14:textId="77777777" w:rsidR="005E3765" w:rsidRDefault="005E3765">
      <w:pPr>
        <w:pStyle w:val="CommentText"/>
        <w:jc w:val="left"/>
      </w:pPr>
      <w:r>
        <w:rPr>
          <w:rStyle w:val="CommentReference"/>
        </w:rPr>
        <w:annotationRef/>
      </w:r>
      <w:r>
        <w:t>Can be both purposes. No need for either/or condition.</w:t>
      </w:r>
    </w:p>
  </w:comment>
  <w:comment w:id="4226" w:author="Deutsch, Richard (Energy Security)" w:date="2023-11-10T16:54:00Z" w:initials="DR(S">
    <w:p w14:paraId="244EAAA1" w14:textId="77777777" w:rsidR="009D36F2" w:rsidRDefault="009D36F2">
      <w:pPr>
        <w:pStyle w:val="CommentText"/>
        <w:jc w:val="left"/>
      </w:pPr>
      <w:r>
        <w:rPr>
          <w:rStyle w:val="CommentReference"/>
        </w:rPr>
        <w:annotationRef/>
      </w:r>
      <w:r>
        <w:t>Ashurst: please keep current drafting using 'and/or'</w:t>
      </w:r>
    </w:p>
  </w:comment>
  <w:comment w:id="4237" w:author="Deutsch, Richard (Energy Security)" w:date="2023-11-03T11:04:00Z" w:initials="RD">
    <w:p w14:paraId="6F2B0083" w14:textId="249D45C4" w:rsidR="00362CB5" w:rsidRDefault="00362CB5">
      <w:pPr>
        <w:pStyle w:val="CommentText"/>
        <w:jc w:val="left"/>
      </w:pPr>
      <w:r>
        <w:rPr>
          <w:rStyle w:val="CommentReference"/>
        </w:rPr>
        <w:annotationRef/>
      </w:r>
      <w:r>
        <w:fldChar w:fldCharType="begin"/>
      </w:r>
      <w:r>
        <w:instrText>HYPERLINK "mailto:Max.Muir@energysecurity.gov.uk"</w:instrText>
      </w:r>
      <w:bookmarkStart w:id="4240" w:name="_@_CBBC40D35F43449EB1EB6220B694B6A1Z"/>
      <w:r>
        <w:fldChar w:fldCharType="separate"/>
      </w:r>
      <w:bookmarkEnd w:id="4240"/>
      <w:r w:rsidRPr="00362CB5">
        <w:rPr>
          <w:rStyle w:val="Mention"/>
          <w:noProof/>
        </w:rPr>
        <w:t>@Muir, Max (Energy Security)</w:t>
      </w:r>
      <w:r>
        <w:fldChar w:fldCharType="end"/>
      </w:r>
      <w:r>
        <w:t xml:space="preserve"> </w:t>
      </w:r>
    </w:p>
  </w:comment>
  <w:comment w:id="4238" w:author="Muir, Max (Energy Security)" w:date="2023-11-10T15:02:00Z" w:initials="MM">
    <w:p w14:paraId="507E5599" w14:textId="77777777" w:rsidR="0093512C" w:rsidRDefault="0093512C">
      <w:pPr>
        <w:pStyle w:val="CommentText"/>
        <w:jc w:val="left"/>
      </w:pPr>
      <w:r>
        <w:rPr>
          <w:rStyle w:val="CommentReference"/>
        </w:rPr>
        <w:annotationRef/>
      </w:r>
      <w:r>
        <w:t>I am happy with the new drafting on increased DA payments, but I don't think we need the square-bracketed term.</w:t>
      </w:r>
    </w:p>
  </w:comment>
  <w:comment w:id="4239" w:author="Deutsch, Richard (Energy Security)" w:date="2023-11-10T16:54:00Z" w:initials="DR(S">
    <w:p w14:paraId="4EFE9EE5" w14:textId="77777777" w:rsidR="00F20E22" w:rsidRDefault="00F20E22">
      <w:pPr>
        <w:pStyle w:val="CommentText"/>
        <w:jc w:val="left"/>
      </w:pPr>
      <w:r>
        <w:rPr>
          <w:rStyle w:val="CommentReference"/>
        </w:rPr>
        <w:annotationRef/>
      </w:r>
      <w:r>
        <w:t>Ashurst please delete bracketed term</w:t>
      </w:r>
    </w:p>
  </w:comment>
  <w:comment w:id="4339" w:author="Deutsch, Richard (Energy Security)" w:date="2023-11-03T11:05:00Z" w:initials="RD">
    <w:p w14:paraId="57C71F6D" w14:textId="733AA5A7" w:rsidR="00362CB5" w:rsidRDefault="00362CB5">
      <w:pPr>
        <w:pStyle w:val="CommentText"/>
        <w:jc w:val="left"/>
      </w:pPr>
      <w:r>
        <w:rPr>
          <w:rStyle w:val="CommentReference"/>
        </w:rPr>
        <w:annotationRef/>
      </w:r>
      <w:r>
        <w:fldChar w:fldCharType="begin"/>
      </w:r>
      <w:r>
        <w:instrText>HYPERLINK "mailto:Max.Muir@energysecurity.gov.uk"</w:instrText>
      </w:r>
      <w:bookmarkStart w:id="4342" w:name="_@_8960F29B63A846AA93B5BA208B565077Z"/>
      <w:r>
        <w:fldChar w:fldCharType="separate"/>
      </w:r>
      <w:bookmarkEnd w:id="4342"/>
      <w:r w:rsidRPr="00362CB5">
        <w:rPr>
          <w:rStyle w:val="Mention"/>
          <w:noProof/>
        </w:rPr>
        <w:t>@Muir, Max (Energy Security)</w:t>
      </w:r>
      <w:r>
        <w:fldChar w:fldCharType="end"/>
      </w:r>
      <w:r>
        <w:t xml:space="preserve"> </w:t>
      </w:r>
    </w:p>
  </w:comment>
  <w:comment w:id="4340" w:author="Muir, Max (Energy Security)" w:date="2023-11-10T15:06:00Z" w:initials="MM">
    <w:p w14:paraId="2B9F3B9D" w14:textId="77777777" w:rsidR="00232EC6" w:rsidRDefault="00232EC6">
      <w:pPr>
        <w:pStyle w:val="CommentText"/>
        <w:jc w:val="left"/>
      </w:pPr>
      <w:r>
        <w:rPr>
          <w:rStyle w:val="CommentReference"/>
        </w:rPr>
        <w:annotationRef/>
      </w:r>
      <w:r>
        <w:t>I don't remember why we carved out Ai + vii, and I think we should remove this carve out. (So producer must submit an OCCRN which provides information on all points at 36.3A.</w:t>
      </w:r>
    </w:p>
  </w:comment>
  <w:comment w:id="4341" w:author="Deutsch, Richard (Energy Security)" w:date="2023-11-10T16:55:00Z" w:initials="DR(S">
    <w:p w14:paraId="39C35162" w14:textId="77777777" w:rsidR="00F20E22" w:rsidRDefault="00F20E22">
      <w:pPr>
        <w:pStyle w:val="CommentText"/>
        <w:jc w:val="left"/>
      </w:pPr>
      <w:r>
        <w:rPr>
          <w:rStyle w:val="CommentReference"/>
        </w:rPr>
        <w:annotationRef/>
      </w:r>
      <w:r>
        <w:t>Ashurst please delete square bracketed term.</w:t>
      </w:r>
    </w:p>
  </w:comment>
  <w:comment w:id="4550" w:author="Deutsch, Richard (Energy Security)" w:date="2023-11-10T16:56:00Z" w:initials="DR(S">
    <w:p w14:paraId="1DBBB389" w14:textId="77777777" w:rsidR="00126BB0" w:rsidRDefault="00F20E22">
      <w:pPr>
        <w:pStyle w:val="CommentText"/>
        <w:jc w:val="left"/>
      </w:pPr>
      <w:r>
        <w:rPr>
          <w:rStyle w:val="CommentReference"/>
        </w:rPr>
        <w:annotationRef/>
      </w:r>
      <w:r w:rsidR="00126BB0">
        <w:t>Ashurst to update this section with changes agreed at Page Turn on 9th Nov. We haven't reiterated the agreed changes here but they should be captured in Ashurst's version of the doc.</w:t>
      </w:r>
    </w:p>
  </w:comment>
  <w:comment w:id="4553" w:author="Deutsch, Richard (Energy Security)" w:date="2023-11-03T10:52:00Z" w:initials="RD">
    <w:p w14:paraId="29DBD69C" w14:textId="0F469041" w:rsidR="00703E96" w:rsidRDefault="00116C5E">
      <w:pPr>
        <w:pStyle w:val="CommentText"/>
        <w:jc w:val="left"/>
      </w:pPr>
      <w:r>
        <w:rPr>
          <w:rStyle w:val="CommentReference"/>
        </w:rPr>
        <w:annotationRef/>
      </w:r>
      <w:r w:rsidR="00703E96">
        <w:fldChar w:fldCharType="begin"/>
      </w:r>
      <w:r w:rsidR="00703E96">
        <w:instrText>HYPERLINK "mailto:Max.Muir@energysecurity.gov.uk"</w:instrText>
      </w:r>
      <w:bookmarkStart w:id="4554" w:name="_@_4F9617DC4254421AB151490B1927B380Z"/>
      <w:r w:rsidR="00703E96">
        <w:fldChar w:fldCharType="separate"/>
      </w:r>
      <w:bookmarkEnd w:id="4554"/>
      <w:r w:rsidR="00703E96" w:rsidRPr="00703E96">
        <w:rPr>
          <w:rStyle w:val="Mention"/>
          <w:noProof/>
        </w:rPr>
        <w:t>@Muir, Max (Energy Security)</w:t>
      </w:r>
      <w:r w:rsidR="00703E96">
        <w:fldChar w:fldCharType="end"/>
      </w:r>
      <w:r w:rsidR="00703E96">
        <w:t xml:space="preserve"> please consider this note and several others in this section on the next couple of pages</w:t>
      </w:r>
    </w:p>
  </w:comment>
  <w:comment w:id="4596" w:author="Finkler, Julie (Energy Security)" w:date="2023-11-08T17:56:00Z" w:initials="JF">
    <w:p w14:paraId="15DC0106" w14:textId="77777777" w:rsidR="0066619D" w:rsidRDefault="0066619D">
      <w:pPr>
        <w:pStyle w:val="CommentText"/>
        <w:jc w:val="left"/>
      </w:pPr>
      <w:r>
        <w:rPr>
          <w:rStyle w:val="CommentReference"/>
        </w:rPr>
        <w:annotationRef/>
      </w:r>
      <w:r>
        <w:t>Fine, although this is already captured under the section '</w:t>
      </w:r>
      <w:r>
        <w:rPr>
          <w:b/>
          <w:bCs/>
        </w:rPr>
        <w:t>LCHS AUDIT REPORT'?</w:t>
      </w:r>
    </w:p>
  </w:comment>
  <w:comment w:id="4599" w:author="Muir, Max (Energy Security)" w:date="2023-11-10T15:07:00Z" w:initials="MM">
    <w:p w14:paraId="79B49231" w14:textId="77777777" w:rsidR="00343438" w:rsidRDefault="00343438">
      <w:pPr>
        <w:pStyle w:val="CommentText"/>
        <w:jc w:val="left"/>
      </w:pPr>
      <w:r>
        <w:rPr>
          <w:rStyle w:val="CommentReference"/>
        </w:rPr>
        <w:annotationRef/>
      </w:r>
      <w:r>
        <w:t>Resolved at PT.</w:t>
      </w:r>
    </w:p>
  </w:comment>
  <w:comment w:id="4608" w:author="Muir, Max (Energy Security)" w:date="2023-11-10T15:08:00Z" w:initials="MM">
    <w:p w14:paraId="62391C8B" w14:textId="77777777" w:rsidR="00343438" w:rsidRDefault="00343438">
      <w:pPr>
        <w:pStyle w:val="CommentText"/>
        <w:jc w:val="left"/>
      </w:pPr>
      <w:r>
        <w:rPr>
          <w:rStyle w:val="CommentReference"/>
        </w:rPr>
        <w:annotationRef/>
      </w:r>
      <w:r>
        <w:t>Resolved at PT.</w:t>
      </w:r>
    </w:p>
  </w:comment>
  <w:comment w:id="4611" w:author="Muir, Max (Energy Security)" w:date="2023-11-10T15:08:00Z" w:initials="MM">
    <w:p w14:paraId="096A69B2" w14:textId="77777777" w:rsidR="002D52AD" w:rsidRDefault="002D52AD">
      <w:pPr>
        <w:pStyle w:val="CommentText"/>
        <w:jc w:val="left"/>
      </w:pPr>
      <w:r>
        <w:rPr>
          <w:rStyle w:val="CommentReference"/>
        </w:rPr>
        <w:annotationRef/>
      </w:r>
      <w:r>
        <w:t xml:space="preserve">Resolved at PT. </w:t>
      </w:r>
    </w:p>
  </w:comment>
  <w:comment w:id="4628" w:author="Muir, Max (Energy Security)" w:date="2023-11-10T15:09:00Z" w:initials="MM">
    <w:p w14:paraId="04ACD1EC" w14:textId="77777777" w:rsidR="00422DB0" w:rsidRDefault="00422DB0">
      <w:pPr>
        <w:pStyle w:val="CommentText"/>
        <w:jc w:val="left"/>
      </w:pPr>
      <w:r>
        <w:rPr>
          <w:rStyle w:val="CommentReference"/>
        </w:rPr>
        <w:annotationRef/>
      </w:r>
      <w:r>
        <w:t>Resolved at PT. (Per Charlotte's diagram -- 'incomplete' report triggers cure period etc.</w:t>
      </w:r>
    </w:p>
  </w:comment>
  <w:comment w:id="4689" w:author="Jones, Sophie (Energy Security)" w:date="2023-11-09T16:33:00Z" w:initials="SJ">
    <w:p w14:paraId="24D423C1" w14:textId="3E76636F" w:rsidR="0039297C" w:rsidRDefault="0039297C" w:rsidP="00B122D0">
      <w:pPr>
        <w:pStyle w:val="CommentText"/>
        <w:jc w:val="left"/>
      </w:pPr>
      <w:r>
        <w:rPr>
          <w:rStyle w:val="CommentReference"/>
        </w:rPr>
        <w:annotationRef/>
      </w:r>
      <w:r>
        <w:t>Update to include BSUoS and DUoS</w:t>
      </w:r>
    </w:p>
  </w:comment>
  <w:comment w:id="4690" w:author="Deutsch, Richard (Energy Security)" w:date="2023-11-10T16:58:00Z" w:initials="DR(S">
    <w:p w14:paraId="2956B35D" w14:textId="77777777" w:rsidR="00943F96" w:rsidRDefault="00943F96">
      <w:pPr>
        <w:pStyle w:val="CommentText"/>
        <w:jc w:val="left"/>
      </w:pPr>
      <w:r>
        <w:rPr>
          <w:rStyle w:val="CommentReference"/>
        </w:rPr>
        <w:annotationRef/>
      </w:r>
      <w:r>
        <w:t>Ashurst to update</w:t>
      </w:r>
    </w:p>
  </w:comment>
  <w:comment w:id="4726" w:author="Jones, Sophie (Energy Security)" w:date="2023-11-09T16:33:00Z" w:initials="SJ">
    <w:p w14:paraId="772B9309" w14:textId="77777777" w:rsidR="0039297C" w:rsidRDefault="0039297C" w:rsidP="00B122D0">
      <w:pPr>
        <w:pStyle w:val="CommentText"/>
        <w:jc w:val="left"/>
      </w:pPr>
      <w:r>
        <w:rPr>
          <w:rStyle w:val="CommentReference"/>
        </w:rPr>
        <w:annotationRef/>
      </w:r>
      <w:r>
        <w:t>Update to include BSUoS and DUoS</w:t>
      </w:r>
    </w:p>
  </w:comment>
  <w:comment w:id="4727" w:author="Deutsch, Richard (Energy Security)" w:date="2023-11-10T16:58:00Z" w:initials="DR(S">
    <w:p w14:paraId="374AAC34" w14:textId="77777777" w:rsidR="00943F96" w:rsidRDefault="00943F96">
      <w:pPr>
        <w:pStyle w:val="CommentText"/>
        <w:jc w:val="left"/>
      </w:pPr>
      <w:r>
        <w:rPr>
          <w:rStyle w:val="CommentReference"/>
        </w:rPr>
        <w:annotationRef/>
      </w:r>
      <w:r>
        <w:t>Ashurst to update</w:t>
      </w:r>
    </w:p>
  </w:comment>
  <w:comment w:id="4774" w:author="Jones, Sophie (Energy Security)" w:date="2023-11-09T16:33:00Z" w:initials="SJ">
    <w:p w14:paraId="1D5D2032" w14:textId="77777777" w:rsidR="0039297C" w:rsidRDefault="0039297C" w:rsidP="00B122D0">
      <w:pPr>
        <w:pStyle w:val="CommentText"/>
        <w:jc w:val="left"/>
      </w:pPr>
      <w:r>
        <w:rPr>
          <w:rStyle w:val="CommentReference"/>
        </w:rPr>
        <w:annotationRef/>
      </w:r>
      <w:r>
        <w:t>Update to include BSUoS and DUoS</w:t>
      </w:r>
    </w:p>
  </w:comment>
  <w:comment w:id="4775" w:author="Deutsch, Richard (Energy Security)" w:date="2023-11-10T16:58:00Z" w:initials="DR(S">
    <w:p w14:paraId="2464A939" w14:textId="77777777" w:rsidR="00943F96" w:rsidRDefault="00943F96">
      <w:pPr>
        <w:pStyle w:val="CommentText"/>
        <w:jc w:val="left"/>
      </w:pPr>
      <w:r>
        <w:rPr>
          <w:rStyle w:val="CommentReference"/>
        </w:rPr>
        <w:annotationRef/>
      </w:r>
      <w:r>
        <w:t>Ashurst to update</w:t>
      </w:r>
    </w:p>
  </w:comment>
  <w:comment w:id="4831" w:author="Faqir, Sofia (Energy Security)" w:date="2023-11-13T10:27:00Z" w:initials="SF">
    <w:p w14:paraId="3E0D7356" w14:textId="393696FF" w:rsidR="001D18F5" w:rsidRDefault="001D18F5" w:rsidP="000E15FD">
      <w:pPr>
        <w:pStyle w:val="CommentText"/>
        <w:jc w:val="left"/>
      </w:pPr>
      <w:r>
        <w:rPr>
          <w:rStyle w:val="CommentReference"/>
        </w:rPr>
        <w:annotationRef/>
      </w:r>
      <w:r>
        <w:t>Suggest: "</w:t>
      </w:r>
      <w:r>
        <w:rPr>
          <w:i/>
          <w:iCs/>
        </w:rPr>
        <w:t>expressed in</w:t>
      </w:r>
      <w:r>
        <w:t xml:space="preserve"> </w:t>
      </w:r>
      <w:r>
        <w:rPr>
          <w:i/>
          <w:iCs/>
        </w:rPr>
        <w:t>pounds per MWh(HHV) of hydrogen (£/MWh(HHV))</w:t>
      </w:r>
      <w:r>
        <w:t>)"</w:t>
      </w:r>
      <w:r>
        <w:br/>
      </w:r>
      <w:r>
        <w:fldChar w:fldCharType="begin"/>
      </w:r>
      <w:r>
        <w:instrText>HYPERLINK "mailto:Julie.Finkler@energysecurity.gov.uk"</w:instrText>
      </w:r>
      <w:bookmarkStart w:id="4833" w:name="_@_EF129FBA91FA425CA6CED0B38CED9FFBZ"/>
      <w:r>
        <w:fldChar w:fldCharType="separate"/>
      </w:r>
      <w:bookmarkEnd w:id="4833"/>
      <w:r w:rsidRPr="001D18F5">
        <w:rPr>
          <w:rStyle w:val="Mention"/>
          <w:noProof/>
        </w:rPr>
        <w:t>@Finkler, Julie (Energy Security)</w:t>
      </w:r>
      <w:r>
        <w:fldChar w:fldCharType="end"/>
      </w:r>
      <w:r>
        <w:t xml:space="preserve"> fyi</w:t>
      </w:r>
    </w:p>
  </w:comment>
  <w:comment w:id="4836" w:author="Deutsch, Richard (Energy Security)" w:date="2023-11-03T10:55:00Z" w:initials="RD">
    <w:p w14:paraId="6110D2CB" w14:textId="55A9095D" w:rsidR="005757B4" w:rsidRDefault="005757B4">
      <w:pPr>
        <w:pStyle w:val="CommentText"/>
        <w:jc w:val="left"/>
      </w:pPr>
      <w:r>
        <w:rPr>
          <w:rStyle w:val="CommentReference"/>
        </w:rPr>
        <w:annotationRef/>
      </w:r>
      <w:r>
        <w:fldChar w:fldCharType="begin"/>
      </w:r>
      <w:r>
        <w:instrText>HYPERLINK "mailto:Angus.Bloch@energysecurity.gov.uk"</w:instrText>
      </w:r>
      <w:bookmarkStart w:id="4840" w:name="_@_9243195539F14010BA6FFA1335389FC6Z"/>
      <w:r>
        <w:fldChar w:fldCharType="separate"/>
      </w:r>
      <w:bookmarkEnd w:id="4840"/>
      <w:r w:rsidRPr="005757B4">
        <w:rPr>
          <w:rStyle w:val="Mention"/>
          <w:noProof/>
        </w:rPr>
        <w:t>@Bloch, Angus (Energy Security)</w:t>
      </w:r>
      <w:r>
        <w:fldChar w:fldCharType="end"/>
      </w:r>
      <w:r>
        <w:t xml:space="preserve"> does this relate to the EY audit review?</w:t>
      </w:r>
    </w:p>
  </w:comment>
  <w:comment w:id="4837" w:author="Bloch, Angus (Energy Security)" w:date="2023-11-07T09:36:00Z" w:initials="BS">
    <w:p w14:paraId="786D276A" w14:textId="59E0ED40" w:rsidR="4E52464B" w:rsidRDefault="4E52464B">
      <w:pPr>
        <w:pStyle w:val="CommentText"/>
      </w:pPr>
      <w:r>
        <w:t xml:space="preserve">I think </w:t>
      </w:r>
      <w:r>
        <w:fldChar w:fldCharType="begin"/>
      </w:r>
      <w:r>
        <w:instrText xml:space="preserve"> HYPERLINK "mailto:Julie.Finkler@energysecurity.gov.uk"</w:instrText>
      </w:r>
      <w:bookmarkStart w:id="4841" w:name="_@_D9208EFE9C6144308D26D86A43602DBAZ"/>
      <w:r>
        <w:fldChar w:fldCharType="separate"/>
      </w:r>
      <w:bookmarkEnd w:id="4841"/>
      <w:r w:rsidRPr="4E52464B">
        <w:rPr>
          <w:rStyle w:val="Mention"/>
          <w:noProof/>
        </w:rPr>
        <w:t>@Finkler, Julie (Energy Security)</w:t>
      </w:r>
      <w:r>
        <w:fldChar w:fldCharType="end"/>
      </w:r>
      <w:r>
        <w:t xml:space="preserve"> needs to first confirm if the proposed formula and its units is okay - not sure why we'd need to go back to EY for this?</w:t>
      </w:r>
      <w:r>
        <w:rPr>
          <w:rStyle w:val="CommentReference"/>
        </w:rPr>
        <w:annotationRef/>
      </w:r>
    </w:p>
  </w:comment>
  <w:comment w:id="4838" w:author="Julie Finkler" w:date="2023-11-10T19:49:00Z" w:initials="JF">
    <w:p w14:paraId="0D708111" w14:textId="4864CF50" w:rsidR="00BF2CF6" w:rsidRDefault="00BF2CF6">
      <w:pPr>
        <w:pStyle w:val="CommentText"/>
        <w:jc w:val="left"/>
      </w:pPr>
      <w:r>
        <w:rPr>
          <w:rStyle w:val="CommentReference"/>
        </w:rPr>
        <w:annotationRef/>
      </w:r>
      <w:r>
        <w:fldChar w:fldCharType="begin"/>
      </w:r>
      <w:r>
        <w:instrText>HYPERLINK "mailto:Sofia.Faqir@energysecurity.gov.uk"</w:instrText>
      </w:r>
      <w:bookmarkStart w:id="4842" w:name="_@_2E0CD57E399341F598C274C475813591Z"/>
      <w:r>
        <w:fldChar w:fldCharType="separate"/>
      </w:r>
      <w:bookmarkEnd w:id="4842"/>
      <w:r w:rsidRPr="00BF2CF6">
        <w:rPr>
          <w:rStyle w:val="Mention"/>
          <w:noProof/>
        </w:rPr>
        <w:t>@Faqir, Sofia (Energy Security)</w:t>
      </w:r>
      <w:r>
        <w:fldChar w:fldCharType="end"/>
      </w:r>
      <w:r>
        <w:t xml:space="preserve"> can you please double check?</w:t>
      </w:r>
    </w:p>
  </w:comment>
  <w:comment w:id="4839" w:author="Deutsch, Richard (Energy Security)" w:date="2023-11-13T09:54:00Z" w:initials="DR(">
    <w:p w14:paraId="64A68D0C" w14:textId="77777777" w:rsidR="00B63E82" w:rsidRDefault="00B63E82">
      <w:pPr>
        <w:pStyle w:val="CommentText"/>
        <w:jc w:val="left"/>
      </w:pPr>
      <w:r>
        <w:rPr>
          <w:rStyle w:val="CommentReference"/>
        </w:rPr>
        <w:annotationRef/>
      </w:r>
      <w:r>
        <w:t>Ashurst - please leave this as is unless we later request otherwise</w:t>
      </w:r>
    </w:p>
  </w:comment>
  <w:comment w:id="4849" w:author="Faqir, Sofia (Energy Security)" w:date="2023-11-13T10:32:00Z" w:initials="SF">
    <w:p w14:paraId="64AA74B4" w14:textId="77777777" w:rsidR="00A4076E" w:rsidRDefault="00A4076E" w:rsidP="0081437C">
      <w:pPr>
        <w:pStyle w:val="CommentText"/>
        <w:jc w:val="left"/>
      </w:pPr>
      <w:r>
        <w:rPr>
          <w:rStyle w:val="CommentReference"/>
        </w:rPr>
        <w:annotationRef/>
      </w:r>
      <w:r>
        <w:t xml:space="preserve">Ashurst: Is "in real terms" defined in the contract or do we leave it as is? </w:t>
      </w:r>
    </w:p>
  </w:comment>
  <w:comment w:id="4850" w:author="Deutsch, Richard (Energy Security)" w:date="2023-11-13T10:56:00Z" w:initials="DR(">
    <w:p w14:paraId="4CEBE747" w14:textId="77777777" w:rsidR="00D416DC" w:rsidRDefault="00D416DC">
      <w:pPr>
        <w:pStyle w:val="CommentText"/>
        <w:jc w:val="left"/>
      </w:pPr>
      <w:r>
        <w:rPr>
          <w:rStyle w:val="CommentReference"/>
        </w:rPr>
        <w:annotationRef/>
      </w:r>
      <w:r>
        <w:t>Ashurst to consider</w:t>
      </w:r>
    </w:p>
  </w:comment>
  <w:comment w:id="4905" w:author="Faqir, Sofia (Energy Security)" w:date="2023-11-13T10:28:00Z" w:initials="SF">
    <w:p w14:paraId="7CB2D824" w14:textId="1BC8959F" w:rsidR="001D18F5" w:rsidRDefault="001D18F5" w:rsidP="000E15FD">
      <w:pPr>
        <w:pStyle w:val="CommentText"/>
        <w:jc w:val="left"/>
      </w:pPr>
      <w:r>
        <w:rPr>
          <w:rStyle w:val="CommentReference"/>
        </w:rPr>
        <w:annotationRef/>
      </w:r>
      <w:r>
        <w:t>Please amend the "power" parts in the formula below per previous versions.</w:t>
      </w:r>
      <w:r>
        <w:br/>
      </w:r>
      <w:r>
        <w:fldChar w:fldCharType="begin"/>
      </w:r>
      <w:r>
        <w:instrText>HYPERLINK "mailto:Julie.Finkler@energysecurity.gov.uk"</w:instrText>
      </w:r>
      <w:bookmarkStart w:id="4906" w:name="_@_CA3210C4ABA74EF29C1B847DC738CB83Z"/>
      <w:r>
        <w:fldChar w:fldCharType="separate"/>
      </w:r>
      <w:bookmarkEnd w:id="4906"/>
      <w:r w:rsidRPr="001D18F5">
        <w:rPr>
          <w:rStyle w:val="Mention"/>
          <w:noProof/>
        </w:rPr>
        <w:t>@Finkler, Julie (Energy Security)</w:t>
      </w:r>
      <w:r>
        <w:fldChar w:fldCharType="end"/>
      </w:r>
      <w:r>
        <w:t xml:space="preserve"> fyi</w:t>
      </w:r>
    </w:p>
  </w:comment>
  <w:comment w:id="4909" w:author="Faqir, Sofia (Energy Security)" w:date="2023-11-13T10:29:00Z" w:initials="SF">
    <w:p w14:paraId="71029B37" w14:textId="3ACAC602" w:rsidR="001D18F5" w:rsidRDefault="001D18F5" w:rsidP="000E15FD">
      <w:pPr>
        <w:pStyle w:val="CommentText"/>
        <w:jc w:val="left"/>
      </w:pPr>
      <w:r>
        <w:rPr>
          <w:rStyle w:val="CommentReference"/>
        </w:rPr>
        <w:annotationRef/>
      </w:r>
      <w:r>
        <w:t>Please amend the "power" parts in the formula below per previous versions.</w:t>
      </w:r>
      <w:r>
        <w:br/>
      </w:r>
      <w:r>
        <w:fldChar w:fldCharType="begin"/>
      </w:r>
      <w:r>
        <w:instrText>HYPERLINK "mailto:Julie.Finkler@energysecurity.gov.uk"</w:instrText>
      </w:r>
      <w:bookmarkStart w:id="4910" w:name="_@_EC16719785B04886974AF0C9BC23058BZ"/>
      <w:r>
        <w:fldChar w:fldCharType="separate"/>
      </w:r>
      <w:bookmarkEnd w:id="4910"/>
      <w:r w:rsidRPr="001D18F5">
        <w:rPr>
          <w:rStyle w:val="Mention"/>
          <w:noProof/>
        </w:rPr>
        <w:t>@Finkler, Julie (Energy Security)</w:t>
      </w:r>
      <w:r>
        <w:fldChar w:fldCharType="end"/>
      </w:r>
      <w:r>
        <w:t xml:space="preserve"> fyi</w:t>
      </w:r>
    </w:p>
  </w:comment>
  <w:comment w:id="4964" w:author="Faqir, Sofia (Energy Security)" w:date="2023-11-13T10:29:00Z" w:initials="SF">
    <w:p w14:paraId="459CA8AF" w14:textId="77777777" w:rsidR="001D18F5" w:rsidRDefault="001D18F5">
      <w:pPr>
        <w:pStyle w:val="CommentText"/>
        <w:jc w:val="left"/>
      </w:pPr>
      <w:r>
        <w:rPr>
          <w:rStyle w:val="CommentReference"/>
        </w:rPr>
        <w:annotationRef/>
      </w:r>
      <w:r>
        <w:t>Please amend the "power" parts in the formula below per previous versions.</w:t>
      </w:r>
    </w:p>
    <w:p w14:paraId="1E4B4B4F" w14:textId="1240017E" w:rsidR="001D18F5" w:rsidRDefault="001D18F5" w:rsidP="000E15FD">
      <w:pPr>
        <w:pStyle w:val="CommentText"/>
        <w:jc w:val="left"/>
      </w:pPr>
      <w:r>
        <w:fldChar w:fldCharType="begin"/>
      </w:r>
      <w:r>
        <w:instrText>HYPERLINK "mailto:Julie.Finkler@energysecurity.gov.uk"</w:instrText>
      </w:r>
      <w:bookmarkStart w:id="4965" w:name="_@_465724EC7B6A41FBA9FE2991FABF9413Z"/>
      <w:r>
        <w:fldChar w:fldCharType="separate"/>
      </w:r>
      <w:bookmarkEnd w:id="4965"/>
      <w:r w:rsidRPr="001D18F5">
        <w:rPr>
          <w:rStyle w:val="Mention"/>
          <w:noProof/>
        </w:rPr>
        <w:t>@Finkler, Julie (Energy Security)</w:t>
      </w:r>
      <w:r>
        <w:fldChar w:fldCharType="end"/>
      </w:r>
      <w:r>
        <w:t xml:space="preserve"> fyi</w:t>
      </w:r>
    </w:p>
  </w:comment>
  <w:comment w:id="4970" w:author="Faqir, Sofia (Energy Security)" w:date="2023-11-13T10:38:00Z" w:initials="SF">
    <w:p w14:paraId="7E0FE203" w14:textId="77777777" w:rsidR="00963CA2" w:rsidRDefault="00963CA2">
      <w:pPr>
        <w:pStyle w:val="CommentText"/>
        <w:jc w:val="left"/>
      </w:pPr>
      <w:r>
        <w:rPr>
          <w:rStyle w:val="CommentReference"/>
        </w:rPr>
        <w:annotationRef/>
      </w:r>
      <w:r>
        <w:t xml:space="preserve">2 queries: </w:t>
      </w:r>
    </w:p>
    <w:p w14:paraId="425E8EA4" w14:textId="77777777" w:rsidR="00963CA2" w:rsidRDefault="00963CA2">
      <w:pPr>
        <w:pStyle w:val="CommentText"/>
        <w:jc w:val="left"/>
      </w:pPr>
      <w:r>
        <w:t xml:space="preserve">1/ Reference to QCiL Capital Costs missing. Is there a reason for removing it? </w:t>
      </w:r>
    </w:p>
    <w:p w14:paraId="409305AA" w14:textId="77777777" w:rsidR="00963CA2" w:rsidRDefault="00963CA2">
      <w:pPr>
        <w:pStyle w:val="CommentText"/>
        <w:jc w:val="left"/>
      </w:pPr>
      <w:r>
        <w:t xml:space="preserve">2/ To clarify on reference to 43.8(B), should we clarify that it would be additive to what would have been paid under the QSPC x change in volume? </w:t>
      </w:r>
    </w:p>
    <w:p w14:paraId="634D2DA9" w14:textId="77777777" w:rsidR="00963CA2" w:rsidRDefault="00963CA2">
      <w:pPr>
        <w:pStyle w:val="CommentText"/>
        <w:jc w:val="left"/>
      </w:pPr>
      <w:r>
        <w:t xml:space="preserve">Likewise for savings… </w:t>
      </w:r>
    </w:p>
    <w:p w14:paraId="7955ED7B" w14:textId="01BAB0E9" w:rsidR="00963CA2" w:rsidRDefault="00963CA2" w:rsidP="00AF543D">
      <w:pPr>
        <w:pStyle w:val="CommentText"/>
        <w:jc w:val="left"/>
      </w:pPr>
      <w:r>
        <w:fldChar w:fldCharType="begin"/>
      </w:r>
      <w:r>
        <w:instrText>HYPERLINK "mailto:Julie.Finkler@energysecurity.gov.uk"</w:instrText>
      </w:r>
      <w:bookmarkStart w:id="4972" w:name="_@_E5776A9F77074C1F876F0251192948D4Z"/>
      <w:r>
        <w:fldChar w:fldCharType="separate"/>
      </w:r>
      <w:bookmarkEnd w:id="4972"/>
      <w:r w:rsidRPr="00963CA2">
        <w:rPr>
          <w:rStyle w:val="Mention"/>
          <w:noProof/>
        </w:rPr>
        <w:t>@Finkler, Julie (Energy Security)</w:t>
      </w:r>
      <w:r>
        <w:fldChar w:fldCharType="end"/>
      </w:r>
      <w:r>
        <w:t xml:space="preserve"> </w:t>
      </w:r>
    </w:p>
  </w:comment>
  <w:comment w:id="4971" w:author="Deutsch, Richard (Energy Security)" w:date="2023-11-13T10:56:00Z" w:initials="DR(">
    <w:p w14:paraId="3B6FF854" w14:textId="77777777" w:rsidR="00CC23AC" w:rsidRDefault="00CC23AC" w:rsidP="00CC23AC">
      <w:pPr>
        <w:pStyle w:val="CommentText"/>
        <w:jc w:val="left"/>
      </w:pPr>
      <w:r>
        <w:rPr>
          <w:rStyle w:val="CommentReference"/>
        </w:rPr>
        <w:annotationRef/>
      </w:r>
      <w:r>
        <w:t>Ashurst to consider</w:t>
      </w:r>
    </w:p>
  </w:comment>
  <w:comment w:id="4986" w:author="Faqir, Sofia (Energy Security)" w:date="2023-11-13T10:29:00Z" w:initials="SF">
    <w:p w14:paraId="10B2AC0A" w14:textId="0F9F1136" w:rsidR="001D18F5" w:rsidRDefault="001D18F5" w:rsidP="000E15FD">
      <w:pPr>
        <w:pStyle w:val="CommentText"/>
        <w:jc w:val="left"/>
      </w:pPr>
      <w:r>
        <w:rPr>
          <w:rStyle w:val="CommentReference"/>
        </w:rPr>
        <w:annotationRef/>
      </w:r>
      <w:r>
        <w:t>Please amend the "power" parts in the formula below per previous versions.</w:t>
      </w:r>
      <w:r>
        <w:br/>
      </w:r>
      <w:r>
        <w:fldChar w:fldCharType="begin"/>
      </w:r>
      <w:r>
        <w:instrText>HYPERLINK "mailto:Julie.Finkler@energysecurity.gov.uk"</w:instrText>
      </w:r>
      <w:bookmarkStart w:id="4987" w:name="_@_970541DA2FD54A1A8F159FE708F9943EZ"/>
      <w:r>
        <w:fldChar w:fldCharType="separate"/>
      </w:r>
      <w:bookmarkEnd w:id="4987"/>
      <w:r w:rsidRPr="001D18F5">
        <w:rPr>
          <w:rStyle w:val="Mention"/>
          <w:noProof/>
        </w:rPr>
        <w:t>@Finkler, Julie (Energy Security)</w:t>
      </w:r>
      <w:r>
        <w:fldChar w:fldCharType="end"/>
      </w:r>
      <w:r>
        <w:t xml:space="preserve"> fyi</w:t>
      </w:r>
    </w:p>
  </w:comment>
  <w:comment w:id="5002" w:author="Faqir, Sofia (Energy Security)" w:date="2023-11-13T10:42:00Z" w:initials="SF">
    <w:p w14:paraId="27567469" w14:textId="77777777" w:rsidR="00963CA2" w:rsidRDefault="00963CA2">
      <w:pPr>
        <w:pStyle w:val="CommentText"/>
        <w:jc w:val="left"/>
      </w:pPr>
      <w:r>
        <w:rPr>
          <w:rStyle w:val="CommentReference"/>
        </w:rPr>
        <w:annotationRef/>
      </w:r>
      <w:r>
        <w:t>Should we clarify that these costs are on top what would have been covered for under the QSPCx Effective Remaining Production.</w:t>
      </w:r>
    </w:p>
    <w:p w14:paraId="3ABC9F76" w14:textId="77777777" w:rsidR="00963CA2" w:rsidRDefault="00963CA2">
      <w:pPr>
        <w:pStyle w:val="CommentText"/>
        <w:jc w:val="left"/>
      </w:pPr>
    </w:p>
    <w:p w14:paraId="16A565DC" w14:textId="35B4BECE" w:rsidR="00963CA2" w:rsidRDefault="00963CA2" w:rsidP="00AF543D">
      <w:pPr>
        <w:pStyle w:val="CommentText"/>
        <w:jc w:val="left"/>
      </w:pPr>
      <w:r>
        <w:fldChar w:fldCharType="begin"/>
      </w:r>
      <w:r>
        <w:instrText>HYPERLINK "mailto:Julie.Finkler@energysecurity.gov.uk"</w:instrText>
      </w:r>
      <w:bookmarkStart w:id="5004" w:name="_@_2CF9591DB8DC45109EA42D321E45156DZ"/>
      <w:r>
        <w:fldChar w:fldCharType="separate"/>
      </w:r>
      <w:bookmarkEnd w:id="5004"/>
      <w:r w:rsidRPr="00963CA2">
        <w:rPr>
          <w:rStyle w:val="Mention"/>
          <w:noProof/>
        </w:rPr>
        <w:t>@Finkler, Julie (Energy Security)</w:t>
      </w:r>
      <w:r>
        <w:fldChar w:fldCharType="end"/>
      </w:r>
      <w:r>
        <w:t xml:space="preserve"> fyi</w:t>
      </w:r>
    </w:p>
  </w:comment>
  <w:comment w:id="5003" w:author="Deutsch, Richard (Energy Security)" w:date="2023-11-13T10:57:00Z" w:initials="DR(">
    <w:p w14:paraId="27DB4CF0" w14:textId="77777777" w:rsidR="00CC23AC" w:rsidRDefault="00CC23AC" w:rsidP="00CC23AC">
      <w:pPr>
        <w:pStyle w:val="CommentText"/>
        <w:jc w:val="left"/>
      </w:pPr>
      <w:r>
        <w:rPr>
          <w:rStyle w:val="CommentReference"/>
        </w:rPr>
        <w:annotationRef/>
      </w:r>
      <w:r>
        <w:t>Ashurst to consider</w:t>
      </w:r>
    </w:p>
  </w:comment>
  <w:comment w:id="5171" w:author="Deutsch, Richard (Energy Security)" w:date="2023-11-03T11:06:00Z" w:initials="RD">
    <w:p w14:paraId="04DBB7E9" w14:textId="09AB5DBB" w:rsidR="00EC32A8" w:rsidRDefault="00EC32A8">
      <w:pPr>
        <w:pStyle w:val="CommentText"/>
        <w:jc w:val="left"/>
      </w:pPr>
      <w:r>
        <w:rPr>
          <w:rStyle w:val="CommentReference"/>
        </w:rPr>
        <w:annotationRef/>
      </w:r>
      <w:r>
        <w:fldChar w:fldCharType="begin"/>
      </w:r>
      <w:r>
        <w:instrText>HYPERLINK "mailto:Julie.Finkler@energysecurity.gov.uk"</w:instrText>
      </w:r>
      <w:bookmarkStart w:id="5175" w:name="_@_D01EE94E57E0401992DF1CA10F50A0A5Z"/>
      <w:r>
        <w:fldChar w:fldCharType="separate"/>
      </w:r>
      <w:bookmarkEnd w:id="5175"/>
      <w:r w:rsidRPr="00EC32A8">
        <w:rPr>
          <w:rStyle w:val="Mention"/>
          <w:noProof/>
        </w:rPr>
        <w:t>@Finkler, Julie (Energy Security)</w:t>
      </w:r>
      <w:r>
        <w:fldChar w:fldCharType="end"/>
      </w:r>
      <w:r>
        <w:t xml:space="preserve"> </w:t>
      </w:r>
      <w:r>
        <w:fldChar w:fldCharType="begin"/>
      </w:r>
      <w:r>
        <w:instrText>HYPERLINK "mailto:Max.Muir@energysecurity.gov.uk"</w:instrText>
      </w:r>
      <w:bookmarkStart w:id="5176" w:name="_@_F840FD65D4894BC49BBC45004E6AFB14Z"/>
      <w:r>
        <w:fldChar w:fldCharType="separate"/>
      </w:r>
      <w:bookmarkEnd w:id="5176"/>
      <w:r w:rsidRPr="00EC32A8">
        <w:rPr>
          <w:rStyle w:val="Mention"/>
          <w:noProof/>
        </w:rPr>
        <w:t>@Muir, Max (Energy Security)</w:t>
      </w:r>
      <w:r>
        <w:fldChar w:fldCharType="end"/>
      </w:r>
      <w:r>
        <w:t xml:space="preserve"> not sure whose this is? Any thoughts?</w:t>
      </w:r>
    </w:p>
  </w:comment>
  <w:comment w:id="5172" w:author="Muir, Max (Energy Security)" w:date="2023-11-10T15:20:00Z" w:initials="MM">
    <w:p w14:paraId="534B6062" w14:textId="77777777" w:rsidR="00E8110D" w:rsidRDefault="00E8110D">
      <w:pPr>
        <w:pStyle w:val="CommentText"/>
        <w:jc w:val="left"/>
      </w:pPr>
      <w:r>
        <w:rPr>
          <w:rStyle w:val="CommentReference"/>
        </w:rPr>
        <w:annotationRef/>
      </w:r>
      <w:r>
        <w:t>No idea, I'm afraid. Let's defer to Ashurst's judgement.</w:t>
      </w:r>
    </w:p>
  </w:comment>
  <w:comment w:id="5173" w:author="Julie Finkler" w:date="2023-11-10T20:05:00Z" w:initials="JF">
    <w:p w14:paraId="43951F59" w14:textId="4C2621B1" w:rsidR="006A1F87" w:rsidRDefault="006A1F87">
      <w:pPr>
        <w:pStyle w:val="CommentText"/>
        <w:jc w:val="left"/>
      </w:pPr>
      <w:r>
        <w:rPr>
          <w:rStyle w:val="CommentReference"/>
        </w:rPr>
        <w:annotationRef/>
      </w:r>
      <w:r>
        <w:t xml:space="preserve">Just reading this now. I don’t have any strong views. Under the CfD, they seem to refer to the Maximum Contract Capacity which may be the Final Installed Capacity if there have been changes since the Initial Capacity Estimate - if we can a volume (and not capacity approach) the LCHA equivalent would be the LCHA (and not Initial) LCHS Sales Cap? The other advantage of referring to the LCHA Sales Cap (instead of the Initial LCHS Sales Cap) would be to reflect the actual 'significance' of the projects in terms of support awarded to them, but I don’t know what discussions took place previously on this. Copying </w:t>
      </w:r>
      <w:r>
        <w:fldChar w:fldCharType="begin"/>
      </w:r>
      <w:r>
        <w:instrText>HYPERLINK "mailto:Carolyn.Campbell@energysecurity.gov.uk"</w:instrText>
      </w:r>
      <w:bookmarkStart w:id="5177" w:name="_@_61172EFE4DDC4478BCDB64B0B5EBEEC3Z"/>
      <w:r>
        <w:fldChar w:fldCharType="separate"/>
      </w:r>
      <w:bookmarkEnd w:id="5177"/>
      <w:r w:rsidRPr="006A1F87">
        <w:rPr>
          <w:rStyle w:val="Mention"/>
          <w:noProof/>
        </w:rPr>
        <w:t>@Campbell, Carolyn (Energy Security)</w:t>
      </w:r>
      <w:r>
        <w:fldChar w:fldCharType="end"/>
      </w:r>
      <w:r>
        <w:t xml:space="preserve"> in case she does.</w:t>
      </w:r>
    </w:p>
  </w:comment>
  <w:comment w:id="5174" w:author="Campbell, Carolyn (Energy Security)" w:date="2023-11-12T11:22:00Z" w:initials="CC">
    <w:p w14:paraId="6D4716AA" w14:textId="77777777" w:rsidR="00AB6FAC" w:rsidRDefault="00AB6FAC">
      <w:pPr>
        <w:pStyle w:val="CommentText"/>
        <w:jc w:val="left"/>
      </w:pPr>
      <w:r>
        <w:rPr>
          <w:rStyle w:val="CommentReference"/>
        </w:rPr>
        <w:annotationRef/>
      </w:r>
      <w:r>
        <w:t>Ashurst - please amend to "LCHA Sales Cap" in line with Julie's steer - unless you consider strong rationale against doing so (in which case please retain the current text). (NB I don't recall any previous discussions.)</w:t>
      </w:r>
    </w:p>
  </w:comment>
  <w:comment w:id="6517" w:author="Deutsch, Richard (Energy Security)" w:date="2023-11-10T15:58:00Z" w:initials="DR(S">
    <w:p w14:paraId="41AA2941" w14:textId="1059E5E7" w:rsidR="005D1397" w:rsidRDefault="005D1397">
      <w:pPr>
        <w:pStyle w:val="CommentText"/>
        <w:jc w:val="left"/>
      </w:pPr>
      <w:r>
        <w:rPr>
          <w:rStyle w:val="CommentReference"/>
        </w:rPr>
        <w:annotationRef/>
      </w:r>
      <w:r>
        <w:t>On reflection, I don't think we need (i) here. Each Meter Measurement System will be located at a Measurement Point so (i) and (ii) will be identical.</w:t>
      </w:r>
    </w:p>
  </w:comment>
  <w:comment w:id="6518" w:author="Deutsch, Richard (Energy Security)" w:date="2023-11-10T17:08:00Z" w:initials="DR(S">
    <w:p w14:paraId="5E031BD0" w14:textId="77777777" w:rsidR="00EC20F0" w:rsidRDefault="00EC20F0">
      <w:pPr>
        <w:pStyle w:val="CommentText"/>
        <w:jc w:val="left"/>
      </w:pPr>
      <w:r>
        <w:rPr>
          <w:rStyle w:val="CommentReference"/>
        </w:rPr>
        <w:annotationRef/>
      </w:r>
      <w:r>
        <w:t>Ashurst please update if you agree</w:t>
      </w:r>
    </w:p>
  </w:comment>
  <w:comment w:id="6535" w:author="Julie Finkler" w:date="2023-11-10T17:30:00Z" w:initials="JF">
    <w:p w14:paraId="21904FA9" w14:textId="77777777" w:rsidR="00DD0042" w:rsidRDefault="00DD0042">
      <w:pPr>
        <w:pStyle w:val="CommentText"/>
        <w:jc w:val="left"/>
      </w:pPr>
      <w:r>
        <w:rPr>
          <w:rStyle w:val="CommentReference"/>
        </w:rPr>
        <w:annotationRef/>
      </w:r>
      <w:r>
        <w:t>Ashurst - if we mention this here, should we also mention the NZHF?</w:t>
      </w:r>
    </w:p>
  </w:comment>
  <w:comment w:id="6536" w:author="Deutsch, Richard (Energy Security)" w:date="2023-11-13T09:08:00Z" w:initials="DR(">
    <w:p w14:paraId="7E1DA1BE" w14:textId="77777777" w:rsidR="00D0175A" w:rsidRDefault="00D0175A">
      <w:pPr>
        <w:pStyle w:val="CommentText"/>
        <w:jc w:val="left"/>
      </w:pPr>
      <w:r>
        <w:rPr>
          <w:rStyle w:val="CommentReference"/>
        </w:rPr>
        <w:annotationRef/>
      </w:r>
      <w:r>
        <w:t>I think this is covered in 5(B) above, no?</w:t>
      </w:r>
    </w:p>
  </w:comment>
  <w:comment w:id="6546" w:author="Deutsch, Richard (Energy Security)" w:date="2023-11-10T16:00:00Z" w:initials="DR(S">
    <w:p w14:paraId="4AA4426A" w14:textId="31835EEF" w:rsidR="00AC1D5B" w:rsidRDefault="00AC1D5B">
      <w:pPr>
        <w:pStyle w:val="CommentText"/>
        <w:jc w:val="left"/>
      </w:pPr>
      <w:r>
        <w:rPr>
          <w:rStyle w:val="CommentReference"/>
        </w:rPr>
        <w:annotationRef/>
      </w:r>
      <w:r>
        <w:t>Terminology updated</w:t>
      </w:r>
    </w:p>
  </w:comment>
  <w:comment w:id="6547" w:author="Deutsch, Richard (Energy Security)" w:date="2023-11-10T17:08:00Z" w:initials="DR(S">
    <w:p w14:paraId="521C9197" w14:textId="77777777" w:rsidR="00EC20F0" w:rsidRDefault="00EC20F0">
      <w:pPr>
        <w:pStyle w:val="CommentText"/>
        <w:jc w:val="left"/>
      </w:pPr>
      <w:r>
        <w:rPr>
          <w:rStyle w:val="CommentReference"/>
        </w:rPr>
        <w:annotationRef/>
      </w:r>
      <w:r>
        <w:t>Ashurst please update</w:t>
      </w:r>
    </w:p>
  </w:comment>
  <w:comment w:id="6558" w:author="Julie Finkler" w:date="2023-11-10T17:19:00Z" w:initials="JF">
    <w:p w14:paraId="38CA2E11" w14:textId="77777777" w:rsidR="00CB77E1" w:rsidRDefault="00CB77E1">
      <w:pPr>
        <w:pStyle w:val="CommentText"/>
        <w:jc w:val="left"/>
      </w:pPr>
      <w:r>
        <w:rPr>
          <w:rStyle w:val="CommentReference"/>
        </w:rPr>
        <w:annotationRef/>
      </w:r>
      <w:r>
        <w:t xml:space="preserve">Ashurst - to consider whether this wording needs updating in light be a potential scheme to cover the cost associated with network charges </w:t>
      </w:r>
    </w:p>
  </w:comment>
  <w:comment w:id="6578" w:author="Finkler, Julie (Energy Security)" w:date="2023-11-12T16:44:00Z" w:initials="JF">
    <w:p w14:paraId="740C1E08" w14:textId="77777777" w:rsidR="004337EC" w:rsidRDefault="004337EC">
      <w:pPr>
        <w:pStyle w:val="CommentText"/>
        <w:jc w:val="left"/>
      </w:pPr>
      <w:r>
        <w:rPr>
          <w:rStyle w:val="CommentReference"/>
        </w:rPr>
        <w:annotationRef/>
      </w:r>
      <w:r>
        <w:t xml:space="preserve">Not sure this is the right word. 'Simultaneously' suggests two tests are being carried at the same time, where I think what we want to say here is that </w:t>
      </w:r>
    </w:p>
    <w:p w14:paraId="2D239852" w14:textId="77777777" w:rsidR="004337EC" w:rsidRDefault="004337EC">
      <w:pPr>
        <w:pStyle w:val="CommentText"/>
        <w:jc w:val="left"/>
      </w:pPr>
      <w:r>
        <w:t xml:space="preserve">"the Longstop Date Performance Tests will be considered to be satisfied if the Producer demonstrates it has satisfied the Minimum Longstop Date Commissioning Requirements </w:t>
      </w:r>
      <w:r>
        <w:rPr>
          <w:u w:val="single"/>
        </w:rPr>
        <w:t>as part</w:t>
      </w:r>
      <w:r>
        <w:t xml:space="preserve"> of the OCP Performance Tests"?</w:t>
      </w:r>
    </w:p>
  </w:comment>
  <w:comment w:id="6579" w:author="Deutsch, Richard (Energy Security)" w:date="2023-11-13T09:27:00Z" w:initials="DR(">
    <w:p w14:paraId="563CB655" w14:textId="77777777" w:rsidR="004640C4" w:rsidRDefault="004640C4">
      <w:pPr>
        <w:pStyle w:val="CommentText"/>
        <w:jc w:val="left"/>
      </w:pPr>
      <w:r>
        <w:rPr>
          <w:rStyle w:val="CommentReference"/>
        </w:rPr>
        <w:annotationRef/>
      </w:r>
      <w:r>
        <w:t xml:space="preserve">I agree. </w:t>
      </w:r>
      <w:r>
        <w:rPr>
          <w:b/>
          <w:bCs/>
        </w:rPr>
        <w:t>Ashusrt</w:t>
      </w:r>
      <w:r>
        <w:t>, please update to make the meaning clearer. I suggest replacing 'simultaneously' with 'as part of', but will let you consider best wording</w:t>
      </w:r>
    </w:p>
  </w:comment>
  <w:comment w:id="6632" w:author="Finkler, Julie (Energy Security)" w:date="2023-11-12T16:58:00Z" w:initials="JF">
    <w:p w14:paraId="18939FF6" w14:textId="77777777" w:rsidR="005A3D4A" w:rsidRDefault="005A3D4A">
      <w:pPr>
        <w:pStyle w:val="CommentText"/>
        <w:jc w:val="left"/>
      </w:pPr>
      <w:r>
        <w:rPr>
          <w:rStyle w:val="CommentReference"/>
        </w:rPr>
        <w:annotationRef/>
      </w:r>
      <w:r>
        <w:t>Ashurst, please add a reference to transmission licensee as well (as agreed at the TWG)</w:t>
      </w:r>
    </w:p>
  </w:comment>
  <w:comment w:id="6646" w:author="Finkler, Julie (Energy Security)" w:date="2023-11-12T17:00:00Z" w:initials="JF">
    <w:p w14:paraId="4666D8FB" w14:textId="77777777" w:rsidR="006E79D6" w:rsidRDefault="006E79D6">
      <w:pPr>
        <w:pStyle w:val="CommentText"/>
        <w:jc w:val="left"/>
      </w:pPr>
      <w:r>
        <w:rPr>
          <w:rStyle w:val="CommentReference"/>
        </w:rPr>
        <w:annotationRef/>
      </w:r>
      <w:r>
        <w:t>What's the difference between (i) and (ii)? Should we replace the 'or' in between with 'and/or'?</w:t>
      </w:r>
    </w:p>
  </w:comment>
  <w:comment w:id="6647" w:author="Deutsch, Richard (Energy Security)" w:date="2023-11-13T09:29:00Z" w:initials="DR(">
    <w:p w14:paraId="0DAA9BE3" w14:textId="77777777" w:rsidR="00A00FAC" w:rsidRDefault="00A00FAC">
      <w:pPr>
        <w:pStyle w:val="CommentText"/>
        <w:jc w:val="left"/>
      </w:pPr>
      <w:r>
        <w:rPr>
          <w:rStyle w:val="CommentReference"/>
        </w:rPr>
        <w:annotationRef/>
      </w:r>
      <w:r>
        <w:t>Good point. Ashurst, I suggest deleting (ii) unless you think it adds anything extra, or changing to 'and/or'</w:t>
      </w:r>
    </w:p>
  </w:comment>
  <w:comment w:id="6656" w:author="Finkler, Julie (Energy Security)" w:date="2023-11-12T17:01:00Z" w:initials="JF">
    <w:p w14:paraId="68AD1A2E" w14:textId="77777777" w:rsidR="00A545EC" w:rsidRDefault="005B5A7C">
      <w:pPr>
        <w:pStyle w:val="CommentText"/>
        <w:jc w:val="left"/>
      </w:pPr>
      <w:r>
        <w:rPr>
          <w:rStyle w:val="CommentReference"/>
        </w:rPr>
        <w:annotationRef/>
      </w:r>
      <w:r w:rsidR="00A545EC">
        <w:t xml:space="preserve">I would replace with 'and </w:t>
      </w:r>
      <w:r w:rsidR="00A545EC">
        <w:rPr>
          <w:u w:val="single"/>
        </w:rPr>
        <w:t xml:space="preserve">to fulfil </w:t>
      </w:r>
      <w:r w:rsidR="00A545EC">
        <w:t xml:space="preserve">the Performance Test Outputs' </w:t>
      </w:r>
    </w:p>
    <w:p w14:paraId="50A513AA" w14:textId="77777777" w:rsidR="00A545EC" w:rsidRDefault="00A545EC">
      <w:pPr>
        <w:pStyle w:val="CommentText"/>
        <w:jc w:val="left"/>
      </w:pPr>
      <w:r>
        <w:t>or replace with 'to fulfil the requirements of paragraph 3.4 (</w:t>
      </w:r>
      <w:r>
        <w:rPr>
          <w:i/>
          <w:iCs/>
        </w:rPr>
        <w:t>Purpose of Performance Test</w:t>
      </w:r>
      <w:r>
        <w:t>)'</w:t>
      </w:r>
    </w:p>
  </w:comment>
  <w:comment w:id="6657" w:author="Deutsch, Richard (Energy Security)" w:date="2023-11-13T09:29:00Z" w:initials="DR(">
    <w:p w14:paraId="35288E06" w14:textId="77777777" w:rsidR="00A00FAC" w:rsidRDefault="00A00FAC">
      <w:pPr>
        <w:pStyle w:val="CommentText"/>
        <w:jc w:val="left"/>
      </w:pPr>
      <w:r>
        <w:rPr>
          <w:rStyle w:val="CommentReference"/>
        </w:rPr>
        <w:annotationRef/>
      </w:r>
      <w:r>
        <w:t>Ashurst to update as suggested by Julie</w:t>
      </w:r>
    </w:p>
  </w:comment>
  <w:comment w:id="6667" w:author="Finkler, Julie (Energy Security)" w:date="2023-11-12T17:06:00Z" w:initials="JF">
    <w:p w14:paraId="4E7F4BE1" w14:textId="43524F3D" w:rsidR="007943B4" w:rsidRDefault="007943B4">
      <w:pPr>
        <w:pStyle w:val="CommentText"/>
        <w:jc w:val="left"/>
      </w:pPr>
      <w:r>
        <w:rPr>
          <w:rStyle w:val="CommentReference"/>
        </w:rPr>
        <w:annotationRef/>
      </w:r>
      <w:r>
        <w:t>I would replace with 'which shall include DCMP data that evidences at least (4) consecutive hours of Hydrogen production which is LCHS Compliant'</w:t>
      </w:r>
    </w:p>
  </w:comment>
  <w:comment w:id="6668" w:author="Deutsch, Richard (Energy Security)" w:date="2023-11-13T09:30:00Z" w:initials="DR(">
    <w:p w14:paraId="40FB28A1" w14:textId="77777777" w:rsidR="00A00FAC" w:rsidRDefault="00A00FAC">
      <w:pPr>
        <w:pStyle w:val="CommentText"/>
        <w:jc w:val="left"/>
      </w:pPr>
      <w:r>
        <w:rPr>
          <w:rStyle w:val="CommentReference"/>
        </w:rPr>
        <w:annotationRef/>
      </w:r>
      <w:r>
        <w:t>Ashurst to update</w:t>
      </w:r>
    </w:p>
  </w:comment>
  <w:comment w:id="6677" w:author="Finkler, Julie (Energy Security)" w:date="2023-11-12T17:16:00Z" w:initials="JF">
    <w:p w14:paraId="39001B6E" w14:textId="09C64C24" w:rsidR="00D31362" w:rsidRDefault="00D31362">
      <w:pPr>
        <w:pStyle w:val="CommentText"/>
        <w:jc w:val="left"/>
      </w:pPr>
      <w:r>
        <w:rPr>
          <w:rStyle w:val="CommentReference"/>
        </w:rPr>
        <w:annotationRef/>
      </w:r>
      <w:r>
        <w:fldChar w:fldCharType="begin"/>
      </w:r>
      <w:r>
        <w:instrText>HYPERLINK "mailto:Richard.Deutsch@energysecurity.gov.uk"</w:instrText>
      </w:r>
      <w:bookmarkStart w:id="6682" w:name="_@_E7ED2D5121A9419DB0D8D0B829BED388Z"/>
      <w:r>
        <w:fldChar w:fldCharType="separate"/>
      </w:r>
      <w:bookmarkEnd w:id="6682"/>
      <w:r w:rsidRPr="00D31362">
        <w:rPr>
          <w:rStyle w:val="Mention"/>
          <w:noProof/>
        </w:rPr>
        <w:t>@Deutsch, Richard (Energy Security)</w:t>
      </w:r>
      <w:r>
        <w:fldChar w:fldCharType="end"/>
      </w:r>
      <w:r>
        <w:t xml:space="preserve"> I'm slightly confused by the interchangeable use of singular and plural in relation to 'performance tests'. Ashurst may also want to review these provisions to make sure they align with the definitions above (e.g. where 'OCP Performance Test' is singular)</w:t>
      </w:r>
    </w:p>
  </w:comment>
  <w:comment w:id="6678" w:author="Deutsch, Richard (Energy Security)" w:date="2023-11-13T09:32:00Z" w:initials="DR(">
    <w:p w14:paraId="0FF9ABA4" w14:textId="77777777" w:rsidR="00A16AED" w:rsidRDefault="00A16AED">
      <w:pPr>
        <w:pStyle w:val="CommentText"/>
        <w:jc w:val="left"/>
      </w:pPr>
      <w:r>
        <w:rPr>
          <w:rStyle w:val="CommentReference"/>
        </w:rPr>
        <w:annotationRef/>
      </w:r>
      <w:r>
        <w:t>Ashurst please can you review all references to [OCP]/[LD] Performance Test(s) in this section and consider use of the plural? My view is that largely this should be singular - it's a single performance test. Only would be plural when discussing OCP and LD tests together, or when discussing multiple attempts at the test?</w:t>
      </w:r>
    </w:p>
  </w:comment>
  <w:comment w:id="6704" w:author="Finkler, Julie (Energy Security)" w:date="2023-11-12T17:18:00Z" w:initials="JF">
    <w:p w14:paraId="3216C782" w14:textId="77777777" w:rsidR="00965DFE" w:rsidRDefault="00965DFE">
      <w:pPr>
        <w:pStyle w:val="CommentText"/>
        <w:jc w:val="left"/>
      </w:pPr>
      <w:r>
        <w:rPr>
          <w:rStyle w:val="CommentReference"/>
        </w:rPr>
        <w:annotationRef/>
      </w:r>
      <w:r>
        <w:t xml:space="preserve">As above, this could be replaced with "expect where the Minimum Longstop Date Commissioning Requirements have been satisfied </w:t>
      </w:r>
      <w:r>
        <w:rPr>
          <w:u w:val="single"/>
        </w:rPr>
        <w:t>as part</w:t>
      </w:r>
      <w:r>
        <w:t xml:space="preserve"> of the OCP Performance Tests"?</w:t>
      </w:r>
    </w:p>
  </w:comment>
  <w:comment w:id="6705" w:author="Deutsch, Richard (Energy Security)" w:date="2023-11-13T09:32:00Z" w:initials="DR(">
    <w:p w14:paraId="7D00106B" w14:textId="77777777" w:rsidR="00A16AED" w:rsidRDefault="00A16AED">
      <w:pPr>
        <w:pStyle w:val="CommentText"/>
        <w:jc w:val="left"/>
      </w:pPr>
      <w:r>
        <w:rPr>
          <w:rStyle w:val="CommentReference"/>
        </w:rPr>
        <w:annotationRef/>
      </w:r>
      <w:r>
        <w:t>Ashurst please update as per above</w:t>
      </w:r>
    </w:p>
  </w:comment>
  <w:comment w:id="6716" w:author="Finkler, Julie (Energy Security)" w:date="2023-11-12T17:22:00Z" w:initials="JF">
    <w:p w14:paraId="2E492E91" w14:textId="748054C8" w:rsidR="00FC47AD" w:rsidRDefault="00FC47AD">
      <w:pPr>
        <w:pStyle w:val="CommentText"/>
        <w:jc w:val="left"/>
      </w:pPr>
      <w:r>
        <w:rPr>
          <w:rStyle w:val="CommentReference"/>
        </w:rPr>
        <w:annotationRef/>
      </w:r>
      <w:r>
        <w:fldChar w:fldCharType="begin"/>
      </w:r>
      <w:r>
        <w:instrText>HYPERLINK "mailto:Richard.Deutsch@energysecurity.gov.uk"</w:instrText>
      </w:r>
      <w:bookmarkStart w:id="6717" w:name="_@_B5979B61753549F88700C9C03AFE20BCZ"/>
      <w:r>
        <w:fldChar w:fldCharType="separate"/>
      </w:r>
      <w:bookmarkEnd w:id="6717"/>
      <w:r w:rsidRPr="00FC47AD">
        <w:rPr>
          <w:rStyle w:val="Mention"/>
          <w:noProof/>
        </w:rPr>
        <w:t>@Deutsch, Richard (Energy Security)</w:t>
      </w:r>
      <w:r>
        <w:fldChar w:fldCharType="end"/>
      </w:r>
      <w:r>
        <w:t xml:space="preserve"> is that correct to use HHV with respect to installed capacity (as opposed to MWh)?</w:t>
      </w:r>
    </w:p>
  </w:comment>
  <w:comment w:id="6719" w:author="Deutsch, Richard (Energy Security)" w:date="2023-11-10T16:05:00Z" w:initials="DR(S">
    <w:p w14:paraId="59938803" w14:textId="7741ED76" w:rsidR="00903289" w:rsidRDefault="00903289">
      <w:pPr>
        <w:pStyle w:val="CommentText"/>
        <w:jc w:val="left"/>
      </w:pPr>
      <w:r>
        <w:rPr>
          <w:rStyle w:val="CommentReference"/>
        </w:rPr>
        <w:annotationRef/>
      </w:r>
      <w:r>
        <w:t>Aligning with terminology in metering requirements</w:t>
      </w:r>
    </w:p>
  </w:comment>
  <w:comment w:id="6720" w:author="Deutsch, Richard (Energy Security)" w:date="2023-11-10T17:08:00Z" w:initials="DR(S">
    <w:p w14:paraId="362546D3" w14:textId="77777777" w:rsidR="00EC20F0" w:rsidRDefault="00EC20F0">
      <w:pPr>
        <w:pStyle w:val="CommentText"/>
        <w:jc w:val="left"/>
      </w:pPr>
      <w:r>
        <w:rPr>
          <w:rStyle w:val="CommentReference"/>
        </w:rPr>
        <w:annotationRef/>
      </w:r>
      <w:r>
        <w:t>Ashurst please update if you agree</w:t>
      </w:r>
    </w:p>
  </w:comment>
  <w:comment w:id="6724" w:author="Finkler, Julie (Energy Security)" w:date="2023-11-12T17:26:00Z" w:initials="JF">
    <w:p w14:paraId="12E5EFB2" w14:textId="77777777" w:rsidR="008833F5" w:rsidRDefault="008833F5">
      <w:pPr>
        <w:pStyle w:val="CommentText"/>
        <w:jc w:val="left"/>
      </w:pPr>
      <w:r>
        <w:rPr>
          <w:rStyle w:val="CommentReference"/>
        </w:rPr>
        <w:annotationRef/>
      </w:r>
      <w:r>
        <w:t>Minor point - will the producer 'determine' the DCMP Data or 'provide' it? If the latter, you could delete 'determine' above and make sure you use the appropriate verbs under A-C?</w:t>
      </w:r>
    </w:p>
  </w:comment>
  <w:comment w:id="6725" w:author="Deutsch, Richard (Energy Security)" w:date="2023-11-13T09:34:00Z" w:initials="DR(">
    <w:p w14:paraId="53A4D817" w14:textId="77777777" w:rsidR="00C24CB4" w:rsidRDefault="00C24CB4">
      <w:pPr>
        <w:pStyle w:val="CommentText"/>
        <w:jc w:val="left"/>
      </w:pPr>
      <w:r>
        <w:rPr>
          <w:rStyle w:val="CommentReference"/>
        </w:rPr>
        <w:annotationRef/>
      </w:r>
      <w:r>
        <w:t>I agree - Ashurst please update</w:t>
      </w:r>
    </w:p>
  </w:comment>
  <w:comment w:id="6733" w:author="Finkler, Julie (Energy Security)" w:date="2023-11-12T17:30:00Z" w:initials="JF">
    <w:p w14:paraId="57945F9D" w14:textId="77777777" w:rsidR="00D81703" w:rsidRDefault="00D81703">
      <w:pPr>
        <w:pStyle w:val="CommentText"/>
        <w:jc w:val="left"/>
      </w:pPr>
      <w:r>
        <w:rPr>
          <w:rStyle w:val="CommentReference"/>
        </w:rPr>
        <w:annotationRef/>
      </w:r>
      <w:r>
        <w:t>Is this a defined word? If not, is it useful to cross-reference the metering annex to make sure it’s clear we are referring to metering specifications?</w:t>
      </w:r>
    </w:p>
  </w:comment>
  <w:comment w:id="6745" w:author="Finkler, Julie (Energy Security)" w:date="2023-11-12T17:34:00Z" w:initials="JF">
    <w:p w14:paraId="7BAD09FA" w14:textId="03F0FCF5" w:rsidR="00F42AFA" w:rsidRDefault="00F42AFA">
      <w:pPr>
        <w:pStyle w:val="CommentText"/>
        <w:jc w:val="left"/>
      </w:pPr>
      <w:r>
        <w:rPr>
          <w:rStyle w:val="CommentReference"/>
        </w:rPr>
        <w:annotationRef/>
      </w:r>
      <w:r>
        <w:fldChar w:fldCharType="begin"/>
      </w:r>
      <w:r>
        <w:instrText>HYPERLINK "mailto:Richard.Deutsch@energysecurity.gov.uk"</w:instrText>
      </w:r>
      <w:bookmarkStart w:id="6747" w:name="_@_5A72325B5ABD42828EE09E64EDA226A2Z"/>
      <w:r>
        <w:fldChar w:fldCharType="separate"/>
      </w:r>
      <w:bookmarkEnd w:id="6747"/>
      <w:r w:rsidRPr="00F42AFA">
        <w:rPr>
          <w:rStyle w:val="Mention"/>
          <w:noProof/>
        </w:rPr>
        <w:t>@Deutsch, Richard (Energy Security)</w:t>
      </w:r>
      <w:r>
        <w:fldChar w:fldCharType="end"/>
      </w:r>
      <w:r>
        <w:t xml:space="preserve"> as discussed at the page turn, the term Facility is broader than the scope of the LCHS. Can we replace with a reference to the LCHS System Boundary (and I'm assuming Ashurst will include a definition of such term pointing to the LCHS)?</w:t>
      </w:r>
    </w:p>
  </w:comment>
  <w:comment w:id="6746" w:author="Deutsch, Richard (Energy Security)" w:date="2023-11-13T09:38:00Z" w:initials="DR(">
    <w:p w14:paraId="5C1C0166" w14:textId="77777777" w:rsidR="00EC4BB6" w:rsidRDefault="00EC4BB6">
      <w:pPr>
        <w:pStyle w:val="CommentText"/>
        <w:jc w:val="left"/>
      </w:pPr>
      <w:r>
        <w:rPr>
          <w:rStyle w:val="CommentReference"/>
        </w:rPr>
        <w:annotationRef/>
      </w:r>
      <w:r>
        <w:t xml:space="preserve">I think it's a fair point that the emissions may be beyond the Facility itself, although I'm not really sure we need to reference the System Boundary. I think we can actually just remove the reference to Facility. </w:t>
      </w:r>
      <w:r>
        <w:rPr>
          <w:b/>
          <w:bCs/>
        </w:rPr>
        <w:t>Ashurst</w:t>
      </w:r>
      <w:r>
        <w:t xml:space="preserve"> - can we just delete 'of the Facility' here? If you don’t think that's clear enough we could do 't</w:t>
      </w:r>
      <w:r>
        <w:rPr>
          <w:u w:val="single"/>
        </w:rPr>
        <w:t>he Producer's</w:t>
      </w:r>
      <w:r>
        <w:t xml:space="preserve"> electricity supply emissions…'</w:t>
      </w:r>
    </w:p>
  </w:comment>
  <w:comment w:id="6781" w:author="Finkler, Julie (Energy Security)" w:date="2023-11-12T17:45:00Z" w:initials="JF">
    <w:p w14:paraId="480AD1C2" w14:textId="174A2428" w:rsidR="0099346F" w:rsidRDefault="0099346F">
      <w:pPr>
        <w:pStyle w:val="CommentText"/>
        <w:jc w:val="left"/>
      </w:pPr>
      <w:r>
        <w:rPr>
          <w:rStyle w:val="CommentReference"/>
        </w:rPr>
        <w:annotationRef/>
      </w:r>
      <w:r>
        <w:t>Add 'with'?</w:t>
      </w:r>
    </w:p>
  </w:comment>
  <w:comment w:id="7298" w:author="Deutsch, Richard (Energy Security)" w:date="2023-11-10T17:10:00Z" w:initials="DR(S">
    <w:p w14:paraId="43EDF64B" w14:textId="790E31D2" w:rsidR="00D8422B" w:rsidRDefault="00EC20F0">
      <w:pPr>
        <w:pStyle w:val="CommentText"/>
        <w:jc w:val="left"/>
      </w:pPr>
      <w:r>
        <w:rPr>
          <w:rStyle w:val="CommentReference"/>
        </w:rPr>
        <w:annotationRef/>
      </w:r>
      <w:r w:rsidR="00D8422B">
        <w:t>Annex discussed at page turn - Ashurst please update annex following the changes agreed at the page turn and following Julie's edits and comments below. Some of Julie's comments represent that changes we agreed at the PT so please use as a cross-reference and update accordingly.</w:t>
      </w:r>
    </w:p>
  </w:comment>
  <w:comment w:id="7318" w:author="Finkler, Julie (Energy Security)" w:date="2023-11-07T18:04:00Z" w:initials="JF">
    <w:p w14:paraId="2B1B6F95" w14:textId="4ACD1A7E" w:rsidR="00795A0F" w:rsidRDefault="00795A0F">
      <w:pPr>
        <w:pStyle w:val="CommentText"/>
        <w:jc w:val="left"/>
      </w:pPr>
      <w:r>
        <w:rPr>
          <w:rStyle w:val="CommentReference"/>
        </w:rPr>
        <w:annotationRef/>
      </w:r>
      <w:r>
        <w:fldChar w:fldCharType="begin"/>
      </w:r>
      <w:r>
        <w:instrText>HYPERLINK "mailto:Anton.Orpin-Massey@energysecurity.gov.uk"</w:instrText>
      </w:r>
      <w:bookmarkStart w:id="7322" w:name="_@_B2D7E82620CD418BBCEEF7BCB56DEE25Z"/>
      <w:r>
        <w:fldChar w:fldCharType="separate"/>
      </w:r>
      <w:bookmarkEnd w:id="7322"/>
      <w:r w:rsidRPr="00795A0F">
        <w:rPr>
          <w:rStyle w:val="Mention"/>
          <w:noProof/>
        </w:rPr>
        <w:t>@Orpin-Massey, Anton (Energy Security)</w:t>
      </w:r>
      <w:r>
        <w:fldChar w:fldCharType="end"/>
      </w:r>
      <w:r>
        <w:t xml:space="preserve"> I assume this definition is already integrated in the LCHS and therefore does not need to be spelled out in the LCHA?</w:t>
      </w:r>
    </w:p>
    <w:p w14:paraId="56946B03" w14:textId="77777777" w:rsidR="00795A0F" w:rsidRDefault="00795A0F">
      <w:pPr>
        <w:pStyle w:val="CommentText"/>
        <w:jc w:val="left"/>
      </w:pPr>
    </w:p>
    <w:p w14:paraId="2BF25837" w14:textId="77777777" w:rsidR="00795A0F" w:rsidRDefault="00795A0F">
      <w:pPr>
        <w:pStyle w:val="CommentText"/>
        <w:jc w:val="left"/>
      </w:pPr>
      <w:r>
        <w:rPr>
          <w:b/>
          <w:bCs/>
        </w:rPr>
        <w:t xml:space="preserve">Question for Ashurst </w:t>
      </w:r>
      <w:r>
        <w:t>- what would happen in future if the balancing mechanism is operated by the FSO and the Electricity Transmission System Operator no longer technically exists. Is there a procedure (CiAL?) for the LCCC to notify what the right interpretation of this definition is, whether it is set out in the LCHS or LCHA?</w:t>
      </w:r>
    </w:p>
  </w:comment>
  <w:comment w:id="7319" w:author="Irvine, Henry (Energy Security)" w:date="2023-11-09T13:29:00Z" w:initials="IH(S">
    <w:p w14:paraId="63C9C41F" w14:textId="77777777" w:rsidR="00FC5347" w:rsidRDefault="00FC5347">
      <w:pPr>
        <w:pStyle w:val="CommentText"/>
        <w:jc w:val="left"/>
      </w:pPr>
      <w:r>
        <w:rPr>
          <w:rStyle w:val="CommentReference"/>
        </w:rPr>
        <w:annotationRef/>
      </w:r>
      <w:r>
        <w:rPr>
          <w:b/>
          <w:bCs/>
          <w:color w:val="000000"/>
        </w:rPr>
        <w:t xml:space="preserve">Balancing Mechanism: </w:t>
      </w:r>
      <w:r>
        <w:rPr>
          <w:color w:val="000000"/>
        </w:rPr>
        <w:t xml:space="preserve">Electricity market operated by the system operator to balance demand and supply of electricity in real time. This is known as the Balancing Market in Ireland.  </w:t>
      </w:r>
    </w:p>
    <w:p w14:paraId="4E75CFF3" w14:textId="77777777" w:rsidR="00FC5347" w:rsidRDefault="00FC5347">
      <w:pPr>
        <w:pStyle w:val="CommentText"/>
        <w:jc w:val="left"/>
      </w:pPr>
    </w:p>
    <w:p w14:paraId="029FA8EE" w14:textId="77777777" w:rsidR="00FC5347" w:rsidRDefault="00FC5347">
      <w:pPr>
        <w:pStyle w:val="CommentText"/>
        <w:jc w:val="left"/>
      </w:pPr>
      <w:r>
        <w:rPr>
          <w:color w:val="000000"/>
        </w:rPr>
        <w:t>This is in the LCHS</w:t>
      </w:r>
    </w:p>
  </w:comment>
  <w:comment w:id="7320" w:author="Julie Finkler" w:date="2023-11-09T15:49:00Z" w:initials="JF">
    <w:p w14:paraId="0DB0F793" w14:textId="77777777" w:rsidR="009D00EF" w:rsidRDefault="009D00EF" w:rsidP="00756CD8">
      <w:pPr>
        <w:pStyle w:val="CommentText"/>
        <w:jc w:val="left"/>
      </w:pPr>
      <w:r>
        <w:rPr>
          <w:rStyle w:val="CommentReference"/>
        </w:rPr>
        <w:annotationRef/>
      </w:r>
      <w:r>
        <w:t>Agreed to refer to definition in the LCHS</w:t>
      </w:r>
    </w:p>
  </w:comment>
  <w:comment w:id="7321" w:author="Deutsch, Richard (Energy Security)" w:date="2023-11-10T17:28:00Z" w:initials="DR(S">
    <w:p w14:paraId="7CA5232A" w14:textId="77777777" w:rsidR="00D8422B" w:rsidRDefault="00D8422B">
      <w:pPr>
        <w:pStyle w:val="CommentText"/>
        <w:jc w:val="left"/>
      </w:pPr>
      <w:r>
        <w:rPr>
          <w:rStyle w:val="CommentReference"/>
        </w:rPr>
        <w:annotationRef/>
      </w:r>
      <w:r>
        <w:t>Ashurst to update to refer to definition in LCHS</w:t>
      </w:r>
    </w:p>
  </w:comment>
  <w:comment w:id="7330" w:author="Irvine, Henry (Energy Security)" w:date="2023-11-09T13:30:00Z" w:initials="IH(S">
    <w:p w14:paraId="1C27C2B8" w14:textId="770DE7BC" w:rsidR="00985F84" w:rsidRDefault="00985F84">
      <w:pPr>
        <w:pStyle w:val="CommentText"/>
        <w:jc w:val="left"/>
      </w:pPr>
      <w:r>
        <w:rPr>
          <w:rStyle w:val="CommentReference"/>
        </w:rPr>
        <w:annotationRef/>
      </w:r>
      <w:r>
        <w:t>Update terminology - we refer to Measured or Estimated Data for Activity Flow Data, and to Typical and Non-Typical Data for GHG Emission Intensities</w:t>
      </w:r>
    </w:p>
  </w:comment>
  <w:comment w:id="7331" w:author="Julie Finkler" w:date="2023-11-09T15:49:00Z" w:initials="JF">
    <w:p w14:paraId="715A2829" w14:textId="77777777" w:rsidR="009D00EF" w:rsidRDefault="009D00EF" w:rsidP="00756CD8">
      <w:pPr>
        <w:pStyle w:val="CommentText"/>
        <w:jc w:val="left"/>
      </w:pPr>
      <w:r>
        <w:rPr>
          <w:rStyle w:val="CommentReference"/>
        </w:rPr>
        <w:annotationRef/>
      </w:r>
      <w:r>
        <w:t>Agreed to make minor tweaks</w:t>
      </w:r>
    </w:p>
  </w:comment>
  <w:comment w:id="7335" w:author="Irvine, Henry (Energy Security)" w:date="2023-11-09T13:33:00Z" w:initials="IH(S">
    <w:p w14:paraId="52857750" w14:textId="19586DE3" w:rsidR="00B95700" w:rsidRDefault="00B95700">
      <w:pPr>
        <w:pStyle w:val="CommentText"/>
        <w:jc w:val="left"/>
      </w:pPr>
      <w:r>
        <w:rPr>
          <w:rStyle w:val="CommentReference"/>
        </w:rPr>
        <w:annotationRef/>
      </w:r>
      <w:r>
        <w:t>To discuss: We have clarified how this works in the LCHS; upfront a producer needs to provide a Fugitive Hydrogen Emissions Risk Reduction Plan; once operational, they must provide an annual update on this plan, and an Annual Report (defined term) on how it's going</w:t>
      </w:r>
    </w:p>
  </w:comment>
  <w:comment w:id="7336" w:author="Julie Finkler" w:date="2023-11-09T15:48:00Z" w:initials="JF">
    <w:p w14:paraId="7FDE476E" w14:textId="77777777" w:rsidR="00EA4EC1" w:rsidRDefault="00EA4EC1" w:rsidP="00756CD8">
      <w:pPr>
        <w:pStyle w:val="CommentText"/>
        <w:jc w:val="left"/>
      </w:pPr>
      <w:r>
        <w:rPr>
          <w:rStyle w:val="CommentReference"/>
        </w:rPr>
        <w:annotationRef/>
      </w:r>
      <w:r>
        <w:t>Covered below</w:t>
      </w:r>
    </w:p>
  </w:comment>
  <w:comment w:id="7340" w:author="Irvine, Henry (Energy Security)" w:date="2023-11-09T13:35:00Z" w:initials="IH(S">
    <w:p w14:paraId="5896DBBA" w14:textId="3771AECF" w:rsidR="00AA4F74" w:rsidRDefault="00AA4F74">
      <w:pPr>
        <w:pStyle w:val="CommentText"/>
        <w:jc w:val="left"/>
      </w:pPr>
      <w:r>
        <w:rPr>
          <w:rStyle w:val="CommentReference"/>
        </w:rPr>
        <w:annotationRef/>
      </w:r>
      <w:r>
        <w:t xml:space="preserve">Potentially want to define Emission Source (pointing to the LCHS definition), ask for every Emission Source's status against the Materiality Threshold to be reported? </w:t>
      </w:r>
    </w:p>
  </w:comment>
  <w:comment w:id="7341" w:author="Julie Finkler" w:date="2023-11-09T15:49:00Z" w:initials="JF">
    <w:p w14:paraId="5E7B9EDA" w14:textId="77777777" w:rsidR="009D00EF" w:rsidRDefault="009D00EF" w:rsidP="00756CD8">
      <w:pPr>
        <w:pStyle w:val="CommentText"/>
        <w:jc w:val="left"/>
      </w:pPr>
      <w:r>
        <w:rPr>
          <w:rStyle w:val="CommentReference"/>
        </w:rPr>
        <w:annotationRef/>
      </w:r>
      <w:r>
        <w:t>Small tweaks agreed</w:t>
      </w:r>
    </w:p>
  </w:comment>
  <w:comment w:id="7349" w:author="Finkler, Julie (Energy Security)" w:date="2023-11-07T18:17:00Z" w:initials="JF">
    <w:p w14:paraId="16D8E267" w14:textId="2FB231F7" w:rsidR="002B4B91" w:rsidRDefault="00017566">
      <w:pPr>
        <w:pStyle w:val="CommentText"/>
        <w:jc w:val="left"/>
      </w:pPr>
      <w:r>
        <w:rPr>
          <w:rStyle w:val="CommentReference"/>
        </w:rPr>
        <w:annotationRef/>
      </w:r>
      <w:r w:rsidR="002B4B91">
        <w:t xml:space="preserve">Check with </w:t>
      </w:r>
      <w:r w:rsidR="002B4B91">
        <w:fldChar w:fldCharType="begin"/>
      </w:r>
      <w:r w:rsidR="002B4B91">
        <w:instrText>HYPERLINK "mailto:Henry.Irvine@energysecurity.gov.uk"</w:instrText>
      </w:r>
      <w:bookmarkStart w:id="7352" w:name="_@_93980ED7DF8A4782B36BB29B8086B1B0Z"/>
      <w:r w:rsidR="002B4B91">
        <w:fldChar w:fldCharType="separate"/>
      </w:r>
      <w:bookmarkEnd w:id="7352"/>
      <w:r w:rsidR="002B4B91" w:rsidRPr="002B4B91">
        <w:rPr>
          <w:rStyle w:val="Mention"/>
          <w:noProof/>
        </w:rPr>
        <w:t>@Irvine, Henry (Energy Security)</w:t>
      </w:r>
      <w:r w:rsidR="002B4B91">
        <w:fldChar w:fldCharType="end"/>
      </w:r>
      <w:r w:rsidR="002B4B91">
        <w:t xml:space="preserve">  if this is still the right wording </w:t>
      </w:r>
    </w:p>
  </w:comment>
  <w:comment w:id="7350" w:author="Irvine, Henry (Energy Security)" w:date="2023-11-09T13:38:00Z" w:initials="IH(S">
    <w:p w14:paraId="57A827A0" w14:textId="77777777" w:rsidR="00D6388A" w:rsidRDefault="00D6388A">
      <w:pPr>
        <w:pStyle w:val="CommentText"/>
        <w:jc w:val="left"/>
      </w:pPr>
      <w:r>
        <w:rPr>
          <w:rStyle w:val="CommentReference"/>
        </w:rPr>
        <w:annotationRef/>
      </w:r>
      <w:r>
        <w:t>I think you'll want to refer to the Non-GHG Requirements, as defined in the LCHS, which includes the Sustainability Requirements, Minimum Waste and Residue Requirement and ILUC emissions reporting requirement</w:t>
      </w:r>
    </w:p>
  </w:comment>
  <w:comment w:id="7351" w:author="Julie Finkler" w:date="2023-11-09T15:53:00Z" w:initials="JF">
    <w:p w14:paraId="70288910" w14:textId="77777777" w:rsidR="00367E13" w:rsidRDefault="00367E13" w:rsidP="00756CD8">
      <w:pPr>
        <w:pStyle w:val="CommentText"/>
        <w:jc w:val="left"/>
      </w:pPr>
      <w:r>
        <w:rPr>
          <w:rStyle w:val="CommentReference"/>
        </w:rPr>
        <w:annotationRef/>
      </w:r>
      <w:r>
        <w:t>Agreed to cover this under A with the addition of a reference to non-ghg requirements</w:t>
      </w:r>
    </w:p>
  </w:comment>
  <w:comment w:id="7356" w:author="Irvine, Henry (Energy Security)" w:date="2023-11-09T13:39:00Z" w:initials="IH(S">
    <w:p w14:paraId="7F5FCFA5" w14:textId="3A30C17C" w:rsidR="00D6388A" w:rsidRDefault="00D6388A">
      <w:pPr>
        <w:pStyle w:val="CommentText"/>
        <w:jc w:val="left"/>
      </w:pPr>
      <w:r>
        <w:rPr>
          <w:rStyle w:val="CommentReference"/>
        </w:rPr>
        <w:annotationRef/>
      </w:r>
      <w:r>
        <w:t>To discuss: is it verify emissions or verify LCHS compliance?</w:t>
      </w:r>
    </w:p>
  </w:comment>
  <w:comment w:id="7357" w:author="Julie Finkler" w:date="2023-11-09T16:00:00Z" w:initials="JF">
    <w:p w14:paraId="0F74B977" w14:textId="77777777" w:rsidR="00B26FD3" w:rsidRDefault="00B26FD3" w:rsidP="00756CD8">
      <w:pPr>
        <w:pStyle w:val="CommentText"/>
        <w:jc w:val="left"/>
      </w:pPr>
      <w:r>
        <w:rPr>
          <w:rStyle w:val="CommentReference"/>
        </w:rPr>
        <w:annotationRef/>
      </w:r>
      <w:r>
        <w:t>Agreed to refer to LCHS Compliance</w:t>
      </w:r>
    </w:p>
  </w:comment>
  <w:comment w:id="7374" w:author="Irvine, Henry (Energy Security)" w:date="2023-11-09T13:41:00Z" w:initials="IH(S">
    <w:p w14:paraId="77FCAC1C" w14:textId="4D00B6C0" w:rsidR="00480C31" w:rsidRDefault="00480C31">
      <w:pPr>
        <w:pStyle w:val="CommentText"/>
        <w:jc w:val="left"/>
      </w:pPr>
      <w:r>
        <w:rPr>
          <w:rStyle w:val="CommentReference"/>
        </w:rPr>
        <w:annotationRef/>
      </w:r>
      <w:r>
        <w:t>To discuss (hopefully a quick one) - there are two elements to compliance, meeting the 20g threshold (which is Consignment level) and meeting our Conditions of Compliance (which is facility level). Want to check here if we should reflect that.</w:t>
      </w:r>
    </w:p>
  </w:comment>
  <w:comment w:id="7375" w:author="Julie Finkler" w:date="2023-11-09T16:06:00Z" w:initials="JF">
    <w:p w14:paraId="76F91795" w14:textId="77777777" w:rsidR="00F16E4B" w:rsidRDefault="00F16E4B" w:rsidP="00756CD8">
      <w:pPr>
        <w:pStyle w:val="CommentText"/>
        <w:jc w:val="left"/>
      </w:pPr>
      <w:r>
        <w:rPr>
          <w:rStyle w:val="CommentReference"/>
        </w:rPr>
        <w:annotationRef/>
      </w:r>
      <w:r>
        <w:t>Agreed to keep wording as it is, and add 'and' before weighted average consignments</w:t>
      </w:r>
    </w:p>
  </w:comment>
  <w:comment w:id="7385" w:author="Finkler, Julie (Energy Security)" w:date="2023-11-07T18:22:00Z" w:initials="JF">
    <w:p w14:paraId="12F7388B" w14:textId="69463F09" w:rsidR="0085789E" w:rsidRDefault="002A3C53">
      <w:pPr>
        <w:pStyle w:val="CommentText"/>
        <w:jc w:val="left"/>
      </w:pPr>
      <w:r>
        <w:rPr>
          <w:rStyle w:val="CommentReference"/>
        </w:rPr>
        <w:annotationRef/>
      </w:r>
      <w:r w:rsidR="0085789E">
        <w:rPr>
          <w:b/>
          <w:bCs/>
        </w:rPr>
        <w:t xml:space="preserve">Ashurst </w:t>
      </w:r>
      <w:r w:rsidR="0085789E">
        <w:t>- can you please make this amendment to the rest of the contract?</w:t>
      </w:r>
    </w:p>
  </w:comment>
  <w:comment w:id="7383" w:author="Irvine, Henry (Energy Security)" w:date="2023-11-09T13:43:00Z" w:initials="IH(S">
    <w:p w14:paraId="7B54121C" w14:textId="77777777" w:rsidR="0032746A" w:rsidRDefault="0032746A">
      <w:pPr>
        <w:pStyle w:val="CommentText"/>
        <w:jc w:val="left"/>
      </w:pPr>
      <w:r>
        <w:rPr>
          <w:rStyle w:val="CommentReference"/>
        </w:rPr>
        <w:annotationRef/>
      </w:r>
      <w:r>
        <w:t>Same comment as above - the assessment should be on the plan (upfront), and then on updates to the plan and reports against the plan (on an annual basis)</w:t>
      </w:r>
    </w:p>
  </w:comment>
  <w:comment w:id="7384" w:author="Julie Finkler" w:date="2023-11-09T16:09:00Z" w:initials="JF">
    <w:p w14:paraId="554607D5" w14:textId="77777777" w:rsidR="00665EC3" w:rsidRDefault="00665EC3" w:rsidP="00756CD8">
      <w:pPr>
        <w:pStyle w:val="CommentText"/>
        <w:jc w:val="left"/>
      </w:pPr>
      <w:r>
        <w:rPr>
          <w:rStyle w:val="CommentReference"/>
        </w:rPr>
        <w:annotationRef/>
      </w:r>
      <w:r>
        <w:t>Agreed to update text to reflect this</w:t>
      </w:r>
    </w:p>
  </w:comment>
  <w:comment w:id="7391" w:author="Finkler, Julie (Energy Security)" w:date="2023-11-07T18:25:00Z" w:initials="JF">
    <w:p w14:paraId="70CCDC5D" w14:textId="404A3CE5" w:rsidR="0085789E" w:rsidRDefault="00163F1A">
      <w:pPr>
        <w:pStyle w:val="CommentText"/>
        <w:jc w:val="left"/>
      </w:pPr>
      <w:r>
        <w:rPr>
          <w:rStyle w:val="CommentReference"/>
        </w:rPr>
        <w:annotationRef/>
      </w:r>
      <w:r w:rsidR="0085789E">
        <w:fldChar w:fldCharType="begin"/>
      </w:r>
      <w:r w:rsidR="0085789E">
        <w:instrText>HYPERLINK "mailto:Henry.Irvine@energysecurity.gov.uk"</w:instrText>
      </w:r>
      <w:bookmarkStart w:id="7395" w:name="_@_D87F2591906E4662A086D483E9C7EE35Z"/>
      <w:r w:rsidR="0085789E">
        <w:fldChar w:fldCharType="separate"/>
      </w:r>
      <w:bookmarkEnd w:id="7395"/>
      <w:r w:rsidR="0085789E" w:rsidRPr="0085789E">
        <w:rPr>
          <w:rStyle w:val="Mention"/>
          <w:noProof/>
        </w:rPr>
        <w:t>@Irvine, Henry (Energy Security)</w:t>
      </w:r>
      <w:r w:rsidR="0085789E">
        <w:fldChar w:fldCharType="end"/>
      </w:r>
      <w:r w:rsidR="0085789E">
        <w:t xml:space="preserve"> I can't find this term in the LCHS. It is now just 'GHG Emission Intensity'?</w:t>
      </w:r>
    </w:p>
  </w:comment>
  <w:comment w:id="7392" w:author="Irvine, Henry (Energy Security)" w:date="2023-11-09T13:44:00Z" w:initials="IH(S">
    <w:p w14:paraId="14A2DE81" w14:textId="77777777" w:rsidR="003B5DC8" w:rsidRDefault="003B5DC8">
      <w:pPr>
        <w:pStyle w:val="CommentText"/>
        <w:jc w:val="left"/>
      </w:pPr>
      <w:r>
        <w:rPr>
          <w:rStyle w:val="CommentReference"/>
        </w:rPr>
        <w:annotationRef/>
      </w:r>
      <w:r>
        <w:t>Yes</w:t>
      </w:r>
    </w:p>
  </w:comment>
  <w:comment w:id="7393" w:author="Deutsch, Richard (Energy Security)" w:date="2023-11-10T17:11:00Z" w:initials="DR(S">
    <w:p w14:paraId="39EEFF7A" w14:textId="77777777" w:rsidR="003F3CF1" w:rsidRDefault="003F3CF1">
      <w:pPr>
        <w:pStyle w:val="CommentText"/>
        <w:jc w:val="left"/>
      </w:pPr>
      <w:r>
        <w:rPr>
          <w:rStyle w:val="CommentReference"/>
        </w:rPr>
        <w:annotationRef/>
      </w:r>
      <w:r>
        <w:t>Ashurst to update here and throughout</w:t>
      </w:r>
    </w:p>
  </w:comment>
  <w:comment w:id="7396" w:author="Deutsch, Richard (Energy Security)" w:date="2023-11-03T10:56:00Z" w:initials="RD">
    <w:p w14:paraId="6BE49D32" w14:textId="28239CBE" w:rsidR="005757B4" w:rsidRDefault="005757B4">
      <w:pPr>
        <w:pStyle w:val="CommentText"/>
        <w:jc w:val="left"/>
      </w:pPr>
      <w:r>
        <w:rPr>
          <w:rStyle w:val="CommentReference"/>
        </w:rPr>
        <w:annotationRef/>
      </w:r>
      <w:r>
        <w:fldChar w:fldCharType="begin"/>
      </w:r>
      <w:r>
        <w:instrText>HYPERLINK "mailto:Julie.Finkler@energysecurity.gov.uk"</w:instrText>
      </w:r>
      <w:bookmarkStart w:id="7400" w:name="_@_43C6C4C81254433FBBC02F05513476D4Z"/>
      <w:r>
        <w:fldChar w:fldCharType="separate"/>
      </w:r>
      <w:bookmarkEnd w:id="7400"/>
      <w:r w:rsidRPr="005757B4">
        <w:rPr>
          <w:rStyle w:val="Mention"/>
          <w:noProof/>
        </w:rPr>
        <w:t>@Finkler, Julie (Energy Security)</w:t>
      </w:r>
      <w:r>
        <w:fldChar w:fldCharType="end"/>
      </w:r>
      <w:r>
        <w:t>/</w:t>
      </w:r>
      <w:r>
        <w:fldChar w:fldCharType="begin"/>
      </w:r>
      <w:r>
        <w:instrText>HYPERLINK "mailto:Max.Muir@energysecurity.gov.uk"</w:instrText>
      </w:r>
      <w:bookmarkStart w:id="7401" w:name="_@_90EA59BC129B40FD823D31AFF6A2F809Z"/>
      <w:r>
        <w:fldChar w:fldCharType="separate"/>
      </w:r>
      <w:bookmarkEnd w:id="7401"/>
      <w:r w:rsidRPr="005757B4">
        <w:rPr>
          <w:rStyle w:val="Mention"/>
          <w:noProof/>
        </w:rPr>
        <w:t>@Muir, Max (Energy Security)</w:t>
      </w:r>
      <w:r>
        <w:fldChar w:fldCharType="end"/>
      </w:r>
      <w:r>
        <w:t xml:space="preserve"> </w:t>
      </w:r>
    </w:p>
  </w:comment>
  <w:comment w:id="7397" w:author="Finkler, Julie (Energy Security)" w:date="2023-11-07T18:27:00Z" w:initials="JF">
    <w:p w14:paraId="7915763C" w14:textId="77777777" w:rsidR="00DB450D" w:rsidRDefault="003B5D13">
      <w:pPr>
        <w:pStyle w:val="CommentText"/>
        <w:jc w:val="left"/>
      </w:pPr>
      <w:r>
        <w:rPr>
          <w:rStyle w:val="CommentReference"/>
        </w:rPr>
        <w:annotationRef/>
      </w:r>
      <w:r w:rsidR="00DB450D">
        <w:t xml:space="preserve">Question for Ashurst - what is the rationale for adding this line? Feels like it's unnecessary if we're already asking auditors to meet other standards? Some technical auditing firms might also not operate outside of the UK, but I'm not really sure. I think it may be difficult enough to find available technical auditors for the audit.. </w:t>
      </w:r>
    </w:p>
  </w:comment>
  <w:comment w:id="7398" w:author="Julie Finkler" w:date="2023-11-10T14:13:00Z" w:initials="JF">
    <w:p w14:paraId="1D159D66" w14:textId="77777777" w:rsidR="00E73788" w:rsidRDefault="00E73788">
      <w:pPr>
        <w:pStyle w:val="CommentText"/>
        <w:jc w:val="left"/>
      </w:pPr>
      <w:r>
        <w:rPr>
          <w:rStyle w:val="CommentReference"/>
        </w:rPr>
        <w:annotationRef/>
      </w:r>
      <w:r>
        <w:rPr>
          <w:b/>
          <w:bCs/>
        </w:rPr>
        <w:t xml:space="preserve">Ashurst </w:t>
      </w:r>
      <w:r>
        <w:t>- given UKAS' comment below that accreditation cannot be provided to individuals, but only to organisations - I wonder if we should actually retain the term 'firm' so it is clear from the definition of LCHS Auditor that is relates to organisations/legal entities and not individuals?</w:t>
      </w:r>
    </w:p>
  </w:comment>
  <w:comment w:id="7399" w:author="Deutsch, Richard (Energy Security)" w:date="2023-11-10T17:20:00Z" w:initials="DR(S">
    <w:p w14:paraId="2B55D75D" w14:textId="77777777" w:rsidR="00860E92" w:rsidRDefault="00860E92">
      <w:pPr>
        <w:pStyle w:val="CommentText"/>
        <w:jc w:val="left"/>
      </w:pPr>
      <w:r>
        <w:rPr>
          <w:rStyle w:val="CommentReference"/>
        </w:rPr>
        <w:annotationRef/>
      </w:r>
      <w:r>
        <w:t>Ashurst to consider whether to retain reference to a 'firm'</w:t>
      </w:r>
    </w:p>
  </w:comment>
  <w:comment w:id="7406" w:author="Deutsch, Richard (Energy Security)" w:date="2023-11-03T10:56:00Z" w:initials="RD">
    <w:p w14:paraId="0C2EC2BA" w14:textId="482D9EDC" w:rsidR="005757B4" w:rsidRDefault="005757B4">
      <w:pPr>
        <w:pStyle w:val="CommentText"/>
        <w:jc w:val="left"/>
      </w:pPr>
      <w:r>
        <w:rPr>
          <w:rStyle w:val="CommentReference"/>
        </w:rPr>
        <w:annotationRef/>
      </w:r>
      <w:r>
        <w:fldChar w:fldCharType="begin"/>
      </w:r>
      <w:r>
        <w:instrText>HYPERLINK "mailto:Julie.Finkler@energysecurity.gov.uk"</w:instrText>
      </w:r>
      <w:bookmarkStart w:id="7409" w:name="_@_77F069BEF2FF450595943A3E3A053133Z"/>
      <w:r>
        <w:fldChar w:fldCharType="separate"/>
      </w:r>
      <w:bookmarkEnd w:id="7409"/>
      <w:r w:rsidRPr="005757B4">
        <w:rPr>
          <w:rStyle w:val="Mention"/>
          <w:noProof/>
        </w:rPr>
        <w:t>@Finkler, Julie (Energy Security)</w:t>
      </w:r>
      <w:r>
        <w:fldChar w:fldCharType="end"/>
      </w:r>
      <w:r>
        <w:t xml:space="preserve"> </w:t>
      </w:r>
    </w:p>
  </w:comment>
  <w:comment w:id="7407" w:author="Finkler, Julie (Energy Security)" w:date="2023-11-07T18:35:00Z" w:initials="JF">
    <w:p w14:paraId="1DFC0FCE" w14:textId="77777777" w:rsidR="00280DE2" w:rsidRDefault="001B0698">
      <w:pPr>
        <w:pStyle w:val="CommentText"/>
        <w:jc w:val="left"/>
      </w:pPr>
      <w:r>
        <w:rPr>
          <w:rStyle w:val="CommentReference"/>
        </w:rPr>
        <w:annotationRef/>
      </w:r>
      <w:r w:rsidR="00280DE2">
        <w:t>That's right. I've made some other tweaks following a discussion with UKAS</w:t>
      </w:r>
    </w:p>
  </w:comment>
  <w:comment w:id="7408" w:author="Deutsch, Richard (Energy Security)" w:date="2023-11-10T17:20:00Z" w:initials="DR(S">
    <w:p w14:paraId="0CAF65A8" w14:textId="77777777" w:rsidR="00860E92" w:rsidRDefault="00860E92">
      <w:pPr>
        <w:pStyle w:val="CommentText"/>
        <w:jc w:val="left"/>
      </w:pPr>
      <w:r>
        <w:rPr>
          <w:rStyle w:val="CommentReference"/>
        </w:rPr>
        <w:annotationRef/>
      </w:r>
      <w:r>
        <w:t>Ashurst to update</w:t>
      </w:r>
    </w:p>
  </w:comment>
  <w:comment w:id="7410" w:author="Julie Finkler" w:date="2023-11-10T14:07:00Z" w:initials="JF">
    <w:p w14:paraId="4AFF2AB0" w14:textId="77777777" w:rsidR="00F70B3F" w:rsidRDefault="00F70B3F">
      <w:pPr>
        <w:pStyle w:val="CommentText"/>
        <w:jc w:val="left"/>
      </w:pPr>
      <w:r>
        <w:rPr>
          <w:rStyle w:val="CommentReference"/>
        </w:rPr>
        <w:annotationRef/>
      </w:r>
      <w:r>
        <w:t>Or 'in the event that a LCHS Auditor Accreditation Body is designated by the LCHA Counterparty'?</w:t>
      </w:r>
    </w:p>
  </w:comment>
  <w:comment w:id="7411" w:author="Deutsch, Richard (Energy Security)" w:date="2023-11-10T17:21:00Z" w:initials="DR(S">
    <w:p w14:paraId="3B6EECF6" w14:textId="77777777" w:rsidR="00860E92" w:rsidRDefault="00860E92">
      <w:pPr>
        <w:pStyle w:val="CommentText"/>
        <w:jc w:val="left"/>
      </w:pPr>
      <w:r>
        <w:rPr>
          <w:rStyle w:val="CommentReference"/>
        </w:rPr>
        <w:annotationRef/>
      </w:r>
      <w:r>
        <w:t>Ashurst to consider what wording is most appropriate</w:t>
      </w:r>
    </w:p>
  </w:comment>
  <w:comment w:id="7421" w:author="Julie Finkler" w:date="2023-11-10T14:54:00Z" w:initials="JF">
    <w:p w14:paraId="43F70862" w14:textId="77777777" w:rsidR="0030371E" w:rsidRDefault="0030371E">
      <w:pPr>
        <w:pStyle w:val="CommentText"/>
        <w:jc w:val="left"/>
      </w:pPr>
      <w:r>
        <w:rPr>
          <w:rStyle w:val="CommentReference"/>
        </w:rPr>
        <w:annotationRef/>
      </w:r>
      <w:r>
        <w:t>I think we should add a specific reference to the requirements we're expecting auditors to validate in Annex 6. Not sure if we should mention Annex 13 as the annex is focused on the audit process rather than the substance of what needs to be validated?</w:t>
      </w:r>
    </w:p>
  </w:comment>
  <w:comment w:id="7422" w:author="Deutsch, Richard (Energy Security)" w:date="2023-11-10T17:21:00Z" w:initials="DR(S">
    <w:p w14:paraId="0497E721" w14:textId="77777777" w:rsidR="004F0DA2" w:rsidRDefault="00860E92">
      <w:pPr>
        <w:pStyle w:val="CommentText"/>
        <w:jc w:val="left"/>
      </w:pPr>
      <w:r>
        <w:rPr>
          <w:rStyle w:val="CommentReference"/>
        </w:rPr>
        <w:annotationRef/>
      </w:r>
      <w:r w:rsidR="004F0DA2">
        <w:t>Ashurst to consider and update accordingly</w:t>
      </w:r>
    </w:p>
  </w:comment>
  <w:comment w:id="7426" w:author="Finkler, Julie (Energy Security)" w:date="2023-11-07T18:29:00Z" w:initials="JF">
    <w:p w14:paraId="29A2E4B0" w14:textId="6F6147BB" w:rsidR="00293F0D" w:rsidRDefault="00293F0D">
      <w:pPr>
        <w:pStyle w:val="CommentText"/>
        <w:jc w:val="left"/>
      </w:pPr>
      <w:r>
        <w:rPr>
          <w:rStyle w:val="CommentReference"/>
        </w:rPr>
        <w:annotationRef/>
      </w:r>
      <w:r>
        <w:rPr>
          <w:b/>
          <w:bCs/>
        </w:rPr>
        <w:t xml:space="preserve">Ashurst </w:t>
      </w:r>
      <w:r>
        <w:t>- just checking if this also applies to the 'financial' auditor?</w:t>
      </w:r>
    </w:p>
  </w:comment>
  <w:comment w:id="7429" w:author="Julie Finkler" w:date="2023-11-10T14:11:00Z" w:initials="JF">
    <w:p w14:paraId="3F641D72" w14:textId="77777777" w:rsidR="001678F9" w:rsidRDefault="001678F9">
      <w:pPr>
        <w:pStyle w:val="CommentText"/>
        <w:jc w:val="left"/>
      </w:pPr>
      <w:r>
        <w:rPr>
          <w:rStyle w:val="CommentReference"/>
        </w:rPr>
        <w:annotationRef/>
      </w:r>
      <w:r>
        <w:t xml:space="preserve">UKAS have suggested replacing this with 'body' or 'organisation' </w:t>
      </w:r>
    </w:p>
  </w:comment>
  <w:comment w:id="7431" w:author="Julie Finkler" w:date="2023-11-10T14:09:00Z" w:initials="JF">
    <w:p w14:paraId="3C89C264" w14:textId="3F19071C" w:rsidR="001C604A" w:rsidRDefault="001C604A">
      <w:pPr>
        <w:pStyle w:val="CommentText"/>
        <w:jc w:val="left"/>
      </w:pPr>
      <w:r>
        <w:rPr>
          <w:rStyle w:val="CommentReference"/>
        </w:rPr>
        <w:annotationRef/>
      </w:r>
      <w:r>
        <w:t xml:space="preserve">UKAS have queried whether this is needed? They think this could relate to accreditation taking place from time to time, which wouldn’t be accurate since there would be a specific timetable for accreditation. I think 'time to time' relates to the designation instead - if so, could we move the words after 'designated' or could we delete the words?  </w:t>
      </w:r>
    </w:p>
  </w:comment>
  <w:comment w:id="7432" w:author="Deutsch, Richard (Energy Security)" w:date="2023-11-10T17:22:00Z" w:initials="DR(S">
    <w:p w14:paraId="3084A2E3" w14:textId="77777777" w:rsidR="00D732A7" w:rsidRDefault="00D732A7">
      <w:pPr>
        <w:pStyle w:val="CommentText"/>
        <w:jc w:val="left"/>
      </w:pPr>
      <w:r>
        <w:rPr>
          <w:rStyle w:val="CommentReference"/>
        </w:rPr>
        <w:annotationRef/>
      </w:r>
      <w:r>
        <w:t>Ashurst to consider UKAS query and update if you consider appropriate</w:t>
      </w:r>
    </w:p>
  </w:comment>
  <w:comment w:id="7433" w:author="Julie Finkler" w:date="2023-11-10T14:11:00Z" w:initials="JF">
    <w:p w14:paraId="7D6FF430" w14:textId="77777777" w:rsidR="004E5AF7" w:rsidRDefault="00D8725E">
      <w:pPr>
        <w:pStyle w:val="CommentText"/>
        <w:jc w:val="left"/>
      </w:pPr>
      <w:r>
        <w:rPr>
          <w:rStyle w:val="CommentReference"/>
        </w:rPr>
        <w:annotationRef/>
      </w:r>
      <w:r w:rsidR="004E5AF7">
        <w:t>UKAS have advised that accreditation cannot be provided to individuals, but only to organisations - can you confirm it is clear from the definition of LCHS Auditor that relates to organisations/legal entities and not individuals?</w:t>
      </w:r>
    </w:p>
  </w:comment>
  <w:comment w:id="7434" w:author="Deutsch, Richard (Energy Security)" w:date="2023-11-10T17:30:00Z" w:initials="DR(S">
    <w:p w14:paraId="06256FD2" w14:textId="77777777" w:rsidR="004F0DA2" w:rsidRDefault="004F0DA2">
      <w:pPr>
        <w:pStyle w:val="CommentText"/>
        <w:jc w:val="left"/>
      </w:pPr>
      <w:r>
        <w:rPr>
          <w:rStyle w:val="CommentReference"/>
        </w:rPr>
        <w:annotationRef/>
      </w:r>
      <w:r>
        <w:t>Ashurst to consider and update LCHS Auditor wording if required, as per comment on LCHS Auditor definition.</w:t>
      </w:r>
    </w:p>
  </w:comment>
  <w:comment w:id="7447" w:author="Julie Finkler" w:date="2023-11-10T14:12:00Z" w:initials="JF">
    <w:p w14:paraId="7F9FB401" w14:textId="5B9B569F" w:rsidR="001678F9" w:rsidRDefault="001678F9">
      <w:pPr>
        <w:pStyle w:val="CommentText"/>
        <w:jc w:val="left"/>
      </w:pPr>
      <w:r>
        <w:rPr>
          <w:rStyle w:val="CommentReference"/>
        </w:rPr>
        <w:annotationRef/>
      </w:r>
      <w:r>
        <w:t xml:space="preserve">UKAS have advised that this standard can only be complied with once accreditation is available </w:t>
      </w:r>
    </w:p>
  </w:comment>
  <w:comment w:id="7457" w:author="Irvine, Henry (Energy Security)" w:date="2023-11-09T13:48:00Z" w:initials="IH(S">
    <w:p w14:paraId="7559A3F6" w14:textId="57D1C714" w:rsidR="008507DA" w:rsidRDefault="008507DA">
      <w:pPr>
        <w:pStyle w:val="CommentText"/>
        <w:jc w:val="left"/>
      </w:pPr>
      <w:r>
        <w:rPr>
          <w:rStyle w:val="CommentReference"/>
        </w:rPr>
        <w:annotationRef/>
      </w:r>
      <w:r>
        <w:t>I wonder if you might want to refer too to Conditions of Standard Compliance? Given my comment above</w:t>
      </w:r>
    </w:p>
  </w:comment>
  <w:comment w:id="7466" w:author="Julie Finkler" w:date="2023-11-07T19:16:00Z" w:initials="JF">
    <w:p w14:paraId="42C2E358" w14:textId="6CC78871" w:rsidR="00FF5260" w:rsidRDefault="00FF5260">
      <w:pPr>
        <w:pStyle w:val="CommentText"/>
        <w:jc w:val="left"/>
      </w:pPr>
      <w:r>
        <w:rPr>
          <w:rStyle w:val="CommentReference"/>
        </w:rPr>
        <w:annotationRef/>
      </w:r>
      <w:r>
        <w:fldChar w:fldCharType="begin"/>
      </w:r>
      <w:r>
        <w:instrText>HYPERLINK "mailto:Richard.Deutsch@energysecurity.gov.uk"</w:instrText>
      </w:r>
      <w:bookmarkStart w:id="7468" w:name="_@_954B4F15FFE6468582A2A6C11E25B546Z"/>
      <w:r>
        <w:fldChar w:fldCharType="separate"/>
      </w:r>
      <w:bookmarkEnd w:id="7468"/>
      <w:r w:rsidRPr="00FF5260">
        <w:rPr>
          <w:rStyle w:val="Mention"/>
          <w:noProof/>
        </w:rPr>
        <w:t>@Deutsch, Richard (Energy Security)</w:t>
      </w:r>
      <w:r>
        <w:fldChar w:fldCharType="end"/>
      </w:r>
      <w:r>
        <w:t xml:space="preserve"> is the LCHS using the same term?</w:t>
      </w:r>
    </w:p>
  </w:comment>
  <w:comment w:id="7467" w:author="Deutsch, Richard (Energy Security)" w:date="2023-11-08T16:54:00Z" w:initials="DR(S">
    <w:p w14:paraId="61CEA927" w14:textId="77777777" w:rsidR="001950FE" w:rsidRDefault="001950FE">
      <w:pPr>
        <w:pStyle w:val="CommentText"/>
        <w:jc w:val="left"/>
      </w:pPr>
      <w:r>
        <w:rPr>
          <w:rStyle w:val="CommentReference"/>
        </w:rPr>
        <w:annotationRef/>
      </w:r>
      <w:r>
        <w:t>There is no defined term in the LCHS. They just refer to it informally, for example: 'metering data for every Reporting Unit for the volume of gross imported electricity into the Electricity Storage System'. I think generally hey refer to 'import' and 'export' meter data.</w:t>
      </w:r>
    </w:p>
    <w:p w14:paraId="12848B8B" w14:textId="77777777" w:rsidR="001950FE" w:rsidRDefault="001950FE">
      <w:pPr>
        <w:pStyle w:val="CommentText"/>
        <w:jc w:val="left"/>
      </w:pPr>
      <w:r>
        <w:t>I don't see this is an issue, but happy to discuss.</w:t>
      </w:r>
    </w:p>
  </w:comment>
  <w:comment w:id="7469" w:author="Finkler, Julie (Energy Security)" w:date="2023-11-07T18:54:00Z" w:initials="JF">
    <w:p w14:paraId="5F124F65" w14:textId="2EACDDFC" w:rsidR="0083731E" w:rsidRDefault="003B5194">
      <w:pPr>
        <w:pStyle w:val="CommentText"/>
        <w:jc w:val="left"/>
      </w:pPr>
      <w:r>
        <w:rPr>
          <w:rStyle w:val="CommentReference"/>
        </w:rPr>
        <w:annotationRef/>
      </w:r>
      <w:r w:rsidR="0083731E">
        <w:fldChar w:fldCharType="begin"/>
      </w:r>
      <w:r w:rsidR="0083731E">
        <w:instrText>HYPERLINK "mailto:Richard.Deutsch@energysecurity.gov.uk"</w:instrText>
      </w:r>
      <w:bookmarkStart w:id="7472" w:name="_@_5257DE8E666A4E4BAA98AED292AF2B40Z"/>
      <w:r w:rsidR="0083731E">
        <w:fldChar w:fldCharType="separate"/>
      </w:r>
      <w:bookmarkEnd w:id="7472"/>
      <w:r w:rsidR="0083731E" w:rsidRPr="0083731E">
        <w:rPr>
          <w:rStyle w:val="Mention"/>
          <w:noProof/>
        </w:rPr>
        <w:t>@Deutsch, Richard (Energy Security)</w:t>
      </w:r>
      <w:r w:rsidR="0083731E">
        <w:fldChar w:fldCharType="end"/>
      </w:r>
      <w:r w:rsidR="0083731E">
        <w:t xml:space="preserve"> does that mean? Isn't at the point of charging that we meter the electricity input? Does 'point of charging' mean Electricity Meter Measurement Point?</w:t>
      </w:r>
    </w:p>
  </w:comment>
  <w:comment w:id="7470" w:author="Deutsch, Richard (Energy Security)" w:date="2023-11-08T17:02:00Z" w:initials="DR(S">
    <w:p w14:paraId="070F663A" w14:textId="77777777" w:rsidR="00C70A08" w:rsidRDefault="00C70A08">
      <w:pPr>
        <w:pStyle w:val="CommentText"/>
        <w:jc w:val="left"/>
      </w:pPr>
      <w:r>
        <w:rPr>
          <w:rStyle w:val="CommentReference"/>
        </w:rPr>
        <w:annotationRef/>
      </w:r>
      <w:r>
        <w:t xml:space="preserve">I guess 'point of charging' is a pretty loose concept, but I imagine the 'point of charging' meaning the point where the wire supplying electricity actually connects to the Energy Storage System itself. A meter is a physical instrument so takes up space. It therefore cannot be </w:t>
      </w:r>
      <w:r>
        <w:rPr>
          <w:i/>
          <w:iCs/>
        </w:rPr>
        <w:t>on</w:t>
      </w:r>
      <w:r>
        <w:t xml:space="preserve"> the point of charging, but must instead be located right next to it, i.e. 'immediately upstream' of it. </w:t>
      </w:r>
    </w:p>
  </w:comment>
  <w:comment w:id="7471" w:author="Julie Finkler" w:date="2023-11-09T16:14:00Z" w:initials="JF">
    <w:p w14:paraId="6BE3F145" w14:textId="77777777" w:rsidR="004F0CCB" w:rsidRDefault="004F0CCB" w:rsidP="00756CD8">
      <w:pPr>
        <w:pStyle w:val="CommentText"/>
        <w:jc w:val="left"/>
      </w:pPr>
      <w:r>
        <w:rPr>
          <w:rStyle w:val="CommentReference"/>
        </w:rPr>
        <w:annotationRef/>
      </w:r>
      <w:r>
        <w:t>Fine to keep as it is</w:t>
      </w:r>
    </w:p>
  </w:comment>
  <w:comment w:id="7473" w:author="Finkler, Julie (Energy Security)" w:date="2023-11-07T19:00:00Z" w:initials="JF">
    <w:p w14:paraId="4D50E8D8" w14:textId="622F4250" w:rsidR="00E458D6" w:rsidRDefault="0051496A">
      <w:pPr>
        <w:pStyle w:val="CommentText"/>
        <w:jc w:val="left"/>
      </w:pPr>
      <w:r>
        <w:rPr>
          <w:rStyle w:val="CommentReference"/>
        </w:rPr>
        <w:annotationRef/>
      </w:r>
      <w:r w:rsidR="00E458D6">
        <w:fldChar w:fldCharType="begin"/>
      </w:r>
      <w:r w:rsidR="00E458D6">
        <w:instrText>HYPERLINK "mailto:Richard.Deutsch@energysecurity.gov.uk"</w:instrText>
      </w:r>
      <w:bookmarkStart w:id="7476" w:name="_@_9466D0AF94A544C28290F576790BE51DZ"/>
      <w:r w:rsidR="00E458D6">
        <w:fldChar w:fldCharType="separate"/>
      </w:r>
      <w:bookmarkEnd w:id="7476"/>
      <w:r w:rsidR="00E458D6" w:rsidRPr="00E458D6">
        <w:rPr>
          <w:rStyle w:val="Mention"/>
          <w:noProof/>
        </w:rPr>
        <w:t>@Deutsch, Richard (Energy Security)</w:t>
      </w:r>
      <w:r w:rsidR="00E458D6">
        <w:fldChar w:fldCharType="end"/>
      </w:r>
      <w:r w:rsidR="00E458D6">
        <w:t xml:space="preserve"> should this be 3.7(A)(ii)?</w:t>
      </w:r>
    </w:p>
    <w:p w14:paraId="39A6A23C" w14:textId="77777777" w:rsidR="00E458D6" w:rsidRDefault="00E458D6">
      <w:pPr>
        <w:pStyle w:val="CommentText"/>
        <w:jc w:val="left"/>
      </w:pPr>
      <w:r>
        <w:t>I assume this is saying that the storage system needs to comply with the metering requirements?</w:t>
      </w:r>
    </w:p>
  </w:comment>
  <w:comment w:id="7474" w:author="Deutsch, Richard (Energy Security)" w:date="2023-11-08T17:02:00Z" w:initials="DR(S">
    <w:p w14:paraId="29642C71" w14:textId="77777777" w:rsidR="00C70A08" w:rsidRDefault="00C70A08">
      <w:pPr>
        <w:pStyle w:val="CommentText"/>
        <w:jc w:val="left"/>
      </w:pPr>
      <w:r>
        <w:rPr>
          <w:rStyle w:val="CommentReference"/>
        </w:rPr>
        <w:annotationRef/>
      </w:r>
      <w:r>
        <w:t>Yes I agree - Ashurst to update.</w:t>
      </w:r>
    </w:p>
  </w:comment>
  <w:comment w:id="7492" w:author="Finkler, Julie (Energy Security)" w:date="2023-11-07T19:02:00Z" w:initials="JF">
    <w:p w14:paraId="15DD2A46" w14:textId="79DE3FCF" w:rsidR="0078023D" w:rsidRDefault="0078023D">
      <w:pPr>
        <w:pStyle w:val="CommentText"/>
        <w:jc w:val="left"/>
      </w:pPr>
      <w:r>
        <w:rPr>
          <w:rStyle w:val="CommentReference"/>
        </w:rPr>
        <w:annotationRef/>
      </w:r>
      <w:r>
        <w:fldChar w:fldCharType="begin"/>
      </w:r>
      <w:r>
        <w:instrText>HYPERLINK "mailto:Anton.Orpin-Massey@energysecurity.gov.uk"</w:instrText>
      </w:r>
      <w:bookmarkStart w:id="7495" w:name="_@_1AB7EF04F88A4AA4880F3FE07DA2536BZ"/>
      <w:r>
        <w:fldChar w:fldCharType="separate"/>
      </w:r>
      <w:bookmarkEnd w:id="7495"/>
      <w:r w:rsidRPr="0078023D">
        <w:rPr>
          <w:rStyle w:val="Mention"/>
          <w:noProof/>
        </w:rPr>
        <w:t>@Orpin-Massey, Anton (Energy Security)</w:t>
      </w:r>
      <w:r>
        <w:fldChar w:fldCharType="end"/>
      </w:r>
      <w:r>
        <w:t xml:space="preserve"> I assume this definition will be included in the LCHS and we don't need to include it here?</w:t>
      </w:r>
    </w:p>
  </w:comment>
  <w:comment w:id="7493" w:author="Orpin-Massey, Anton (Energy Security)" w:date="2023-11-09T17:23:00Z" w:initials="AO">
    <w:p w14:paraId="739453DE" w14:textId="77777777" w:rsidR="00B310B3" w:rsidRDefault="00B310B3">
      <w:pPr>
        <w:pStyle w:val="CommentText"/>
        <w:jc w:val="left"/>
      </w:pPr>
      <w:r>
        <w:rPr>
          <w:rStyle w:val="CommentReference"/>
        </w:rPr>
        <w:annotationRef/>
      </w:r>
      <w:r>
        <w:t xml:space="preserve">This will be defined in the LCHS; </w:t>
      </w:r>
      <w:r>
        <w:br/>
      </w:r>
      <w:r>
        <w:br/>
      </w:r>
      <w:r>
        <w:rPr>
          <w:b/>
          <w:bCs/>
        </w:rPr>
        <w:t xml:space="preserve">REGO: </w:t>
      </w:r>
      <w:r>
        <w:t>Certificates from the Renewable Energy Guarantees of Origin (REGO) scheme that demonstrate the proportion of electricity supplied from renewable electricity sources. REGOs are registered and cancelled for the 12 months between 1 April and 31 March.</w:t>
      </w:r>
    </w:p>
  </w:comment>
  <w:comment w:id="7494" w:author="Deutsch, Richard (Energy Security)" w:date="2023-11-10T17:31:00Z" w:initials="DR(S">
    <w:p w14:paraId="171F8076" w14:textId="77777777" w:rsidR="00C625A0" w:rsidRDefault="00C625A0">
      <w:pPr>
        <w:pStyle w:val="CommentText"/>
        <w:jc w:val="left"/>
      </w:pPr>
      <w:r>
        <w:rPr>
          <w:rStyle w:val="CommentReference"/>
        </w:rPr>
        <w:annotationRef/>
      </w:r>
      <w:r>
        <w:t>Ashurst to update to refer to LCHS</w:t>
      </w:r>
    </w:p>
  </w:comment>
  <w:comment w:id="7499" w:author="Irvine, Henry (Energy Security)" w:date="2023-11-09T13:51:00Z" w:initials="IH(S">
    <w:p w14:paraId="79D546DA" w14:textId="77777777" w:rsidR="006B68FA" w:rsidRDefault="006B68FA">
      <w:pPr>
        <w:pStyle w:val="CommentText"/>
        <w:jc w:val="left"/>
      </w:pPr>
      <w:r>
        <w:rPr>
          <w:rStyle w:val="CommentReference"/>
        </w:rPr>
        <w:annotationRef/>
      </w:r>
      <w:r>
        <w:t xml:space="preserve">To discuss, general note: we now use this term in the LCHS. We set out a skeleton of what should be considered within a DCMP. We frame these as minimum requirements, upon which individual schemes will build. </w:t>
      </w:r>
    </w:p>
    <w:p w14:paraId="5BC2BFA2" w14:textId="77777777" w:rsidR="006B68FA" w:rsidRDefault="006B68FA">
      <w:pPr>
        <w:pStyle w:val="CommentText"/>
        <w:jc w:val="left"/>
      </w:pPr>
      <w:r>
        <w:t>Julie - in separate time, you may want to review Chpaters 8 and 9 and Annex H of the LCHS, to get your read on how it sits with Annex 6.</w:t>
      </w:r>
    </w:p>
  </w:comment>
  <w:comment w:id="7532" w:author="Julie Finkler" w:date="2023-11-07T19:07:00Z" w:initials="JF">
    <w:p w14:paraId="4451B124" w14:textId="76189016" w:rsidR="002B4B91" w:rsidRDefault="002B4B91">
      <w:pPr>
        <w:pStyle w:val="CommentText"/>
        <w:jc w:val="left"/>
      </w:pPr>
      <w:r>
        <w:rPr>
          <w:rStyle w:val="CommentReference"/>
        </w:rPr>
        <w:annotationRef/>
      </w:r>
      <w:r>
        <w:fldChar w:fldCharType="begin"/>
      </w:r>
      <w:r>
        <w:instrText>HYPERLINK "mailto:Henry.Irvine@energysecurity.gov.uk"</w:instrText>
      </w:r>
      <w:bookmarkStart w:id="7537" w:name="_@_A1EBE8BFBDBF4278BFCEFDB2EFF7BE28Z"/>
      <w:r>
        <w:fldChar w:fldCharType="separate"/>
      </w:r>
      <w:bookmarkEnd w:id="7537"/>
      <w:r w:rsidRPr="002B4B91">
        <w:rPr>
          <w:rStyle w:val="Mention"/>
          <w:noProof/>
        </w:rPr>
        <w:t>@Irvine, Henry (Energy Security)</w:t>
      </w:r>
      <w:r>
        <w:fldChar w:fldCharType="end"/>
      </w:r>
      <w:r>
        <w:t xml:space="preserve"> do you capitalise this in the LCHS?</w:t>
      </w:r>
    </w:p>
  </w:comment>
  <w:comment w:id="7533" w:author="Irvine, Henry (Energy Security)" w:date="2023-11-09T13:55:00Z" w:initials="IH(S">
    <w:p w14:paraId="03CE942B" w14:textId="77777777" w:rsidR="00CC5F44" w:rsidRDefault="00CC5F44">
      <w:pPr>
        <w:pStyle w:val="CommentText"/>
        <w:jc w:val="left"/>
      </w:pPr>
      <w:r>
        <w:rPr>
          <w:rStyle w:val="CommentReference"/>
        </w:rPr>
        <w:annotationRef/>
      </w:r>
      <w:r>
        <w:t>yes</w:t>
      </w:r>
    </w:p>
  </w:comment>
  <w:comment w:id="7534" w:author="Deutsch, Richard (Energy Security)" w:date="2023-11-10T17:31:00Z" w:initials="DR(S">
    <w:p w14:paraId="1FA68336" w14:textId="77777777" w:rsidR="00C625A0" w:rsidRDefault="00C625A0">
      <w:pPr>
        <w:pStyle w:val="CommentText"/>
        <w:jc w:val="left"/>
      </w:pPr>
      <w:r>
        <w:rPr>
          <w:rStyle w:val="CommentReference"/>
        </w:rPr>
        <w:annotationRef/>
      </w:r>
      <w:r>
        <w:t>Ashurst to update</w:t>
      </w:r>
    </w:p>
  </w:comment>
  <w:comment w:id="7539" w:author="Irvine, Henry (Energy Security)" w:date="2023-11-09T14:06:00Z" w:initials="IH(S">
    <w:p w14:paraId="178BEA2E" w14:textId="77777777" w:rsidR="00F2402D" w:rsidRDefault="00F2402D">
      <w:pPr>
        <w:pStyle w:val="CommentText"/>
        <w:ind w:left="1080"/>
        <w:jc w:val="left"/>
      </w:pPr>
      <w:r>
        <w:rPr>
          <w:rStyle w:val="CommentReference"/>
        </w:rPr>
        <w:annotationRef/>
      </w:r>
      <w:r>
        <w:t>To discuss:  we have the following in the LCHS -</w:t>
      </w:r>
    </w:p>
    <w:p w14:paraId="6DA3AC2B" w14:textId="77777777" w:rsidR="00F2402D" w:rsidRDefault="00F2402D">
      <w:pPr>
        <w:pStyle w:val="CommentText"/>
        <w:ind w:left="1080"/>
        <w:jc w:val="left"/>
      </w:pPr>
    </w:p>
    <w:p w14:paraId="3B10D612" w14:textId="77777777" w:rsidR="00F2402D" w:rsidRDefault="00F2402D">
      <w:pPr>
        <w:pStyle w:val="CommentText"/>
        <w:ind w:left="1080"/>
        <w:jc w:val="left"/>
      </w:pPr>
      <w:r>
        <w:t xml:space="preserve">Once a Hydrogen Production Facility has first begun operations, Materiality shall be assessed for each calendar month at the end of that month. For each Emission Source, the Facility shall assess Materiality using the sum of the GHG emissions from the Emission Source during that month divided by the month’s total generation of Hydrogen Product, and shall confirm the status of each Emission Source with respect to the Materiality Threshold. Changes between months in the usage rate of Inputs, or the use of new Inputs, may lead to some Emission Sources that were reported in previous months as Immaterial becoming Material (or vice versa). </w:t>
      </w:r>
    </w:p>
    <w:p w14:paraId="0FF15279" w14:textId="77777777" w:rsidR="00F2402D" w:rsidRDefault="00F2402D">
      <w:pPr>
        <w:pStyle w:val="CommentText"/>
        <w:ind w:left="1080"/>
        <w:jc w:val="left"/>
      </w:pPr>
      <w:r>
        <w:t>...</w:t>
      </w:r>
    </w:p>
    <w:p w14:paraId="37F5AEF2" w14:textId="77777777" w:rsidR="00F2402D" w:rsidRDefault="00F2402D">
      <w:pPr>
        <w:pStyle w:val="CommentText"/>
        <w:ind w:left="1080"/>
        <w:jc w:val="left"/>
      </w:pPr>
      <w:r>
        <w:t xml:space="preserve">Emission Sources deemed to be Immaterial by the Hydrogen Production Facility shall need agreement with the Delivery Partner, based on the Hydrogen Production Facility’s initial calculations. The Materiality assessment shall be included within the scope of any third-party audits to check that emissions have been appropriately excluded. More scrutiny should be paid to those sources likely to be closer to the Materiality Threshold. </w:t>
      </w:r>
    </w:p>
    <w:p w14:paraId="67453C39" w14:textId="77777777" w:rsidR="00F2402D" w:rsidRDefault="00F2402D">
      <w:pPr>
        <w:pStyle w:val="CommentText"/>
        <w:ind w:left="1080"/>
        <w:jc w:val="left"/>
      </w:pPr>
    </w:p>
    <w:p w14:paraId="68F9628A" w14:textId="77777777" w:rsidR="00F2402D" w:rsidRDefault="00F2402D">
      <w:pPr>
        <w:pStyle w:val="CommentText"/>
        <w:jc w:val="left"/>
      </w:pPr>
      <w:r>
        <w:t>Maybe we're missing a reference in the LCHS to some sort of upfront materiality assessment? The DCMP can be developed with only material emission sources in mind, but then if a previously immaterial source becomes material, it should be included in the DCMP. Would you agree?</w:t>
      </w:r>
    </w:p>
  </w:comment>
  <w:comment w:id="7540" w:author="Julie Finkler" w:date="2023-11-09T16:21:00Z" w:initials="JF">
    <w:p w14:paraId="6DE937AD" w14:textId="77777777" w:rsidR="00352148" w:rsidRDefault="00352148" w:rsidP="00756CD8">
      <w:pPr>
        <w:pStyle w:val="CommentText"/>
        <w:jc w:val="left"/>
      </w:pPr>
      <w:r>
        <w:rPr>
          <w:rStyle w:val="CommentReference"/>
        </w:rPr>
        <w:annotationRef/>
      </w:r>
      <w:r>
        <w:t>Agreed changes</w:t>
      </w:r>
    </w:p>
  </w:comment>
  <w:comment w:id="7547" w:author="Irvine, Henry (Energy Security)" w:date="2023-11-09T14:07:00Z" w:initials="IH(S">
    <w:p w14:paraId="71BFB36D" w14:textId="7C3C33D3" w:rsidR="00123093" w:rsidRDefault="00123093">
      <w:pPr>
        <w:pStyle w:val="CommentText"/>
        <w:jc w:val="left"/>
      </w:pPr>
      <w:r>
        <w:rPr>
          <w:rStyle w:val="CommentReference"/>
        </w:rPr>
        <w:annotationRef/>
      </w:r>
      <w:r>
        <w:t>At the Hydrogen Production Facility? Or by the LCHS? I guess the former given grandfathering, but could be worth clarifying</w:t>
      </w:r>
    </w:p>
  </w:comment>
  <w:comment w:id="7548" w:author="Deutsch, Richard (Energy Security)" w:date="2023-11-10T17:32:00Z" w:initials="DR(S">
    <w:p w14:paraId="70CE5FD3" w14:textId="77777777" w:rsidR="00BC7BF5" w:rsidRDefault="00BC7BF5">
      <w:pPr>
        <w:pStyle w:val="CommentText"/>
        <w:jc w:val="left"/>
      </w:pPr>
      <w:r>
        <w:rPr>
          <w:rStyle w:val="CommentReference"/>
        </w:rPr>
        <w:annotationRef/>
      </w:r>
      <w:r>
        <w:t>Change agreed at Page Turn</w:t>
      </w:r>
    </w:p>
  </w:comment>
  <w:comment w:id="7552" w:author="Julie Finkler" w:date="2023-11-07T19:12:00Z" w:initials="JF">
    <w:p w14:paraId="27377325" w14:textId="19B9EABE" w:rsidR="00320392" w:rsidRDefault="00320392">
      <w:pPr>
        <w:pStyle w:val="CommentText"/>
        <w:jc w:val="left"/>
      </w:pPr>
      <w:r>
        <w:rPr>
          <w:rStyle w:val="CommentReference"/>
        </w:rPr>
        <w:annotationRef/>
      </w:r>
      <w:r>
        <w:rPr>
          <w:b/>
          <w:bCs/>
        </w:rPr>
        <w:t>Henry / Ashurst</w:t>
      </w:r>
      <w:r>
        <w:t xml:space="preserve"> - need to discuss how updates to the Data Annex may look like in practice. Should we include a process for the LCCC to notify or give a 'transition period' for the producer to switch to the updated Data Annex?</w:t>
      </w:r>
    </w:p>
  </w:comment>
  <w:comment w:id="7553" w:author="Julie Finkler" w:date="2023-11-09T16:40:00Z" w:initials="JF">
    <w:p w14:paraId="77D54672" w14:textId="77777777" w:rsidR="00DE1732" w:rsidRDefault="00DE1732">
      <w:pPr>
        <w:pStyle w:val="CommentText"/>
        <w:jc w:val="left"/>
      </w:pPr>
      <w:r>
        <w:rPr>
          <w:rStyle w:val="CommentReference"/>
        </w:rPr>
        <w:annotationRef/>
      </w:r>
      <w:r>
        <w:t>Agreed:</w:t>
      </w:r>
    </w:p>
    <w:p w14:paraId="4BFC6E7C" w14:textId="77777777" w:rsidR="00DE1732" w:rsidRDefault="00DE1732">
      <w:pPr>
        <w:pStyle w:val="CommentText"/>
        <w:jc w:val="left"/>
      </w:pPr>
      <w:r>
        <w:t>* indicate in Data Annex what the 'effective date' is from when the producers are expected to follow the updated Data Annex</w:t>
      </w:r>
    </w:p>
    <w:p w14:paraId="2E277A9E" w14:textId="77777777" w:rsidR="00DE1732" w:rsidRDefault="00DE1732">
      <w:pPr>
        <w:pStyle w:val="CommentText"/>
        <w:jc w:val="left"/>
      </w:pPr>
      <w:r>
        <w:t>* LCCC to give notice to producers to give them a headsup that the Data Annex has been updated</w:t>
      </w:r>
    </w:p>
    <w:p w14:paraId="4BEBBE0F" w14:textId="77777777" w:rsidR="00DE1732" w:rsidRDefault="00DE1732" w:rsidP="00756CD8">
      <w:pPr>
        <w:pStyle w:val="CommentText"/>
        <w:jc w:val="left"/>
      </w:pPr>
      <w:r>
        <w:t xml:space="preserve">* No change to the LCHA </w:t>
      </w:r>
    </w:p>
  </w:comment>
  <w:comment w:id="7554" w:author="Deutsch, Richard (Energy Security)" w:date="2023-11-10T17:33:00Z" w:initials="DR(S">
    <w:p w14:paraId="5C72D339" w14:textId="77777777" w:rsidR="00BC7BF5" w:rsidRDefault="00BC7BF5">
      <w:pPr>
        <w:pStyle w:val="CommentText"/>
        <w:jc w:val="left"/>
      </w:pPr>
      <w:r>
        <w:rPr>
          <w:rStyle w:val="CommentReference"/>
        </w:rPr>
        <w:annotationRef/>
      </w:r>
      <w:r>
        <w:t>For info: no change required by Ashurst</w:t>
      </w:r>
    </w:p>
  </w:comment>
  <w:comment w:id="7556" w:author="Julie Finkler" w:date="2023-11-07T19:14:00Z" w:initials="JF">
    <w:p w14:paraId="210F26D0" w14:textId="485F4E65" w:rsidR="0085789E" w:rsidRDefault="0085789E">
      <w:pPr>
        <w:pStyle w:val="CommentText"/>
        <w:jc w:val="left"/>
      </w:pPr>
      <w:r>
        <w:rPr>
          <w:rStyle w:val="CommentReference"/>
        </w:rPr>
        <w:annotationRef/>
      </w:r>
      <w:r>
        <w:rPr>
          <w:b/>
          <w:bCs/>
        </w:rPr>
        <w:t xml:space="preserve">Ashurst </w:t>
      </w:r>
      <w:r>
        <w:t>- reflecting on this one further, I wonder if it is not too open-ended? Does that mean that any error in the monthly submission would lead to the producer having to submit a new DCMP?</w:t>
      </w:r>
    </w:p>
  </w:comment>
  <w:comment w:id="7557" w:author="Irvine, Henry (Energy Security)" w:date="2023-11-09T14:09:00Z" w:initials="IH(S">
    <w:p w14:paraId="59454FF7" w14:textId="77777777" w:rsidR="00DD1D7C" w:rsidRDefault="00DD1D7C">
      <w:pPr>
        <w:pStyle w:val="CommentText"/>
        <w:jc w:val="left"/>
      </w:pPr>
      <w:r>
        <w:rPr>
          <w:rStyle w:val="CommentReference"/>
        </w:rPr>
        <w:annotationRef/>
      </w:r>
      <w:r>
        <w:t>How far back does it go? E.g. if a meter has been faulty for a year, do they have to recalculate all data for past year and we clawback funding as appropriate?</w:t>
      </w:r>
    </w:p>
  </w:comment>
  <w:comment w:id="7558" w:author="Julie Finkler" w:date="2023-11-09T16:45:00Z" w:initials="JF">
    <w:p w14:paraId="4475FE52" w14:textId="77777777" w:rsidR="00035F84" w:rsidRDefault="00035F84" w:rsidP="00756CD8">
      <w:pPr>
        <w:pStyle w:val="CommentText"/>
        <w:jc w:val="left"/>
      </w:pPr>
      <w:r>
        <w:rPr>
          <w:rStyle w:val="CommentReference"/>
        </w:rPr>
        <w:annotationRef/>
      </w:r>
      <w:r>
        <w:t xml:space="preserve">Have proposed amendments </w:t>
      </w:r>
    </w:p>
  </w:comment>
  <w:comment w:id="7568" w:author="Irvine, Henry (Energy Security)" w:date="2023-11-09T14:11:00Z" w:initials="IH(S">
    <w:p w14:paraId="76329A56" w14:textId="77777777" w:rsidR="00C8732B" w:rsidRDefault="00C8732B">
      <w:pPr>
        <w:pStyle w:val="CommentText"/>
        <w:jc w:val="left"/>
      </w:pPr>
      <w:r>
        <w:rPr>
          <w:rStyle w:val="CommentReference"/>
        </w:rPr>
        <w:annotationRef/>
      </w:r>
      <w:r>
        <w:t>Is this something in the LCHS definition? We don't currently have a paragraph D in our definition</w:t>
      </w:r>
    </w:p>
  </w:comment>
  <w:comment w:id="7569" w:author="Julie Finkler" w:date="2023-11-09T16:46:00Z" w:initials="JF">
    <w:p w14:paraId="53D4038D" w14:textId="77777777" w:rsidR="005C0354" w:rsidRDefault="005C0354" w:rsidP="00756CD8">
      <w:pPr>
        <w:pStyle w:val="CommentText"/>
        <w:jc w:val="left"/>
      </w:pPr>
      <w:r>
        <w:rPr>
          <w:rStyle w:val="CommentReference"/>
        </w:rPr>
        <w:annotationRef/>
      </w:r>
      <w:r>
        <w:t>To review in line with LCHS V3</w:t>
      </w:r>
    </w:p>
  </w:comment>
  <w:comment w:id="7570" w:author="Deutsch, Richard (Energy Security)" w:date="2023-11-10T17:34:00Z" w:initials="DR(S">
    <w:p w14:paraId="78C9E40D" w14:textId="77777777" w:rsidR="001B548A" w:rsidRDefault="001B548A">
      <w:pPr>
        <w:pStyle w:val="CommentText"/>
        <w:jc w:val="left"/>
      </w:pPr>
      <w:r>
        <w:rPr>
          <w:rStyle w:val="CommentReference"/>
        </w:rPr>
        <w:annotationRef/>
      </w:r>
      <w:r>
        <w:t>Ashurst - please ensure this reference remains up to date with latest definition of FHERRP</w:t>
      </w:r>
    </w:p>
  </w:comment>
  <w:comment w:id="7573" w:author="Julie Finkler" w:date="2023-11-07T19:25:00Z" w:initials="JF">
    <w:p w14:paraId="389125B6" w14:textId="7FEB7676" w:rsidR="00914C17" w:rsidRDefault="00914C17">
      <w:pPr>
        <w:pStyle w:val="CommentText"/>
        <w:jc w:val="left"/>
      </w:pPr>
      <w:r>
        <w:rPr>
          <w:rStyle w:val="CommentReference"/>
        </w:rPr>
        <w:annotationRef/>
      </w:r>
      <w:r>
        <w:fldChar w:fldCharType="begin"/>
      </w:r>
      <w:r>
        <w:instrText>HYPERLINK "mailto:Henry.Irvine@energysecurity.gov.uk"</w:instrText>
      </w:r>
      <w:bookmarkStart w:id="7576" w:name="_@_D3A007C064D74370BCD3D1CD6918487AZ"/>
      <w:r>
        <w:fldChar w:fldCharType="separate"/>
      </w:r>
      <w:bookmarkEnd w:id="7576"/>
      <w:r w:rsidRPr="00914C17">
        <w:rPr>
          <w:rStyle w:val="Mention"/>
          <w:noProof/>
        </w:rPr>
        <w:t>@Irvine, Henry (Energy Security)</w:t>
      </w:r>
      <w:r>
        <w:fldChar w:fldCharType="end"/>
      </w:r>
      <w:r>
        <w:t xml:space="preserve"> we discussed that we could create the same set of obligations below for ROG supply agreements - effectively setting out a list of min requirements that the supply agreements need to meet (e.g. ROG supplier needs to provide x type of evidence to the producer etc.). The supply agreements could also be audited by the LCHS auditors</w:t>
      </w:r>
    </w:p>
    <w:p w14:paraId="3E847504" w14:textId="77777777" w:rsidR="00914C17" w:rsidRDefault="00914C17">
      <w:pPr>
        <w:pStyle w:val="CommentText"/>
        <w:jc w:val="left"/>
      </w:pPr>
      <w:r>
        <w:t>Is that something you would want to reflect in the LCHS or LCHA?</w:t>
      </w:r>
    </w:p>
  </w:comment>
  <w:comment w:id="7574" w:author="Irvine, Henry (Energy Security)" w:date="2023-11-09T14:11:00Z" w:initials="IH(S">
    <w:p w14:paraId="18B5A93B" w14:textId="77777777" w:rsidR="005045A4" w:rsidRDefault="005045A4">
      <w:pPr>
        <w:pStyle w:val="CommentText"/>
        <w:jc w:val="left"/>
      </w:pPr>
      <w:r>
        <w:rPr>
          <w:rStyle w:val="CommentReference"/>
        </w:rPr>
        <w:annotationRef/>
      </w:r>
      <w:r>
        <w:t>I think it will need to be in both</w:t>
      </w:r>
    </w:p>
  </w:comment>
  <w:comment w:id="7575" w:author="Deutsch, Richard (Energy Security)" w:date="2023-11-10T17:34:00Z" w:initials="DR(S">
    <w:p w14:paraId="62EE163C" w14:textId="77777777" w:rsidR="001B548A" w:rsidRDefault="001B548A">
      <w:pPr>
        <w:pStyle w:val="CommentText"/>
        <w:jc w:val="left"/>
      </w:pPr>
      <w:r>
        <w:rPr>
          <w:rStyle w:val="CommentReference"/>
        </w:rPr>
        <w:annotationRef/>
      </w:r>
      <w:r>
        <w:t>For info: No change required by Ashurst now</w:t>
      </w:r>
    </w:p>
  </w:comment>
  <w:comment w:id="7571" w:author="Julie Finkler" w:date="2023-11-07T19:22:00Z" w:initials="JF">
    <w:p w14:paraId="374BD1F1" w14:textId="592E5ADE" w:rsidR="00975DE1" w:rsidRDefault="00A67721">
      <w:pPr>
        <w:pStyle w:val="CommentText"/>
        <w:jc w:val="left"/>
      </w:pPr>
      <w:r>
        <w:rPr>
          <w:rStyle w:val="CommentReference"/>
        </w:rPr>
        <w:annotationRef/>
      </w:r>
      <w:r w:rsidR="00975DE1">
        <w:fldChar w:fldCharType="begin"/>
      </w:r>
      <w:r w:rsidR="00975DE1">
        <w:instrText>HYPERLINK "mailto:Anton.Orpin-Massey@energysecurity.gov.uk"</w:instrText>
      </w:r>
      <w:bookmarkStart w:id="7577" w:name="_@_66C5CCA19BCE4E72BA9E4122BA0D0367Z"/>
      <w:r w:rsidR="00975DE1">
        <w:fldChar w:fldCharType="separate"/>
      </w:r>
      <w:bookmarkEnd w:id="7577"/>
      <w:r w:rsidR="00975DE1" w:rsidRPr="00975DE1">
        <w:rPr>
          <w:rStyle w:val="Mention"/>
          <w:noProof/>
        </w:rPr>
        <w:t>@Orpin-Massey, Anton (Energy Security)</w:t>
      </w:r>
      <w:r w:rsidR="00975DE1">
        <w:fldChar w:fldCharType="end"/>
      </w:r>
      <w:r w:rsidR="00975DE1">
        <w:t xml:space="preserve"> grateful if you could review this section. I think we will need to review it again once you've finalised the V3 wording.</w:t>
      </w:r>
    </w:p>
    <w:p w14:paraId="72C1D554" w14:textId="77777777" w:rsidR="00975DE1" w:rsidRDefault="00975DE1">
      <w:pPr>
        <w:pStyle w:val="CommentText"/>
        <w:jc w:val="left"/>
      </w:pPr>
      <w:r>
        <w:t xml:space="preserve">Some of the points below might / will be included in the upcoming LCHS so may not necessarily need to be spelled out here, e.g. B, D, E, F? </w:t>
      </w:r>
    </w:p>
    <w:p w14:paraId="78513FAB" w14:textId="77777777" w:rsidR="00975DE1" w:rsidRDefault="00975DE1">
      <w:pPr>
        <w:pStyle w:val="CommentText"/>
        <w:jc w:val="left"/>
      </w:pPr>
      <w:r>
        <w:t>I think we may also want to check with Ashurst if the terminology works for fleets of generators</w:t>
      </w:r>
    </w:p>
  </w:comment>
  <w:comment w:id="7572" w:author="Deutsch, Richard (Energy Security)" w:date="2023-11-13T09:41:00Z" w:initials="DR(">
    <w:p w14:paraId="2D87F762" w14:textId="77777777" w:rsidR="00BF1CB3" w:rsidRDefault="00BF1CB3">
      <w:pPr>
        <w:pStyle w:val="CommentText"/>
        <w:jc w:val="left"/>
      </w:pPr>
      <w:r>
        <w:rPr>
          <w:rStyle w:val="CommentReference"/>
        </w:rPr>
        <w:annotationRef/>
      </w:r>
      <w:r>
        <w:t>Ashurst - to note further changes may be needed in this section later</w:t>
      </w:r>
    </w:p>
  </w:comment>
  <w:comment w:id="7588" w:author="Julie Finkler" w:date="2023-11-07T19:19:00Z" w:initials="JF">
    <w:p w14:paraId="2531FE77" w14:textId="5B018F71" w:rsidR="00547A39" w:rsidRDefault="00547A39">
      <w:pPr>
        <w:pStyle w:val="CommentText"/>
        <w:jc w:val="left"/>
      </w:pPr>
      <w:r>
        <w:rPr>
          <w:rStyle w:val="CommentReference"/>
        </w:rPr>
        <w:annotationRef/>
      </w:r>
      <w:r>
        <w:fldChar w:fldCharType="begin"/>
      </w:r>
      <w:r>
        <w:instrText>HYPERLINK "mailto:Henry.Irvine@energysecurity.gov.uk"</w:instrText>
      </w:r>
      <w:bookmarkStart w:id="7591" w:name="_@_746C6FA204D34F158FA8E6F201A217BBZ"/>
      <w:r>
        <w:fldChar w:fldCharType="separate"/>
      </w:r>
      <w:bookmarkEnd w:id="7591"/>
      <w:r w:rsidRPr="00547A39">
        <w:rPr>
          <w:rStyle w:val="Mention"/>
          <w:noProof/>
        </w:rPr>
        <w:t>@Irvine, Henry (Energy Security)</w:t>
      </w:r>
      <w:r>
        <w:fldChar w:fldCharType="end"/>
      </w:r>
      <w:r>
        <w:t xml:space="preserve"> </w:t>
      </w:r>
      <w:r>
        <w:fldChar w:fldCharType="begin"/>
      </w:r>
      <w:r>
        <w:instrText>HYPERLINK "mailto:Mohammad.Abas@energysecurity.gov.uk"</w:instrText>
      </w:r>
      <w:bookmarkStart w:id="7592" w:name="_@_AB5BF843B0F1432FB02D7A7D49938BFFZ"/>
      <w:r>
        <w:fldChar w:fldCharType="separate"/>
      </w:r>
      <w:bookmarkEnd w:id="7592"/>
      <w:r w:rsidRPr="00547A39">
        <w:rPr>
          <w:rStyle w:val="Mention"/>
          <w:noProof/>
        </w:rPr>
        <w:t>@Abas, Mohammad (Energy Security)</w:t>
      </w:r>
      <w:r>
        <w:fldChar w:fldCharType="end"/>
      </w:r>
      <w:r>
        <w:t xml:space="preserve"> do you think it would be worth adding 'and (where applicable) compliance with biogenic input requirements'? Not sure about the best way to refer to the biomass sustainability standard?</w:t>
      </w:r>
    </w:p>
  </w:comment>
  <w:comment w:id="7589" w:author="Irvine, Henry (Energy Security) [2]" w:date="2023-11-09T14:22:00Z" w:initials="HI">
    <w:p w14:paraId="619D43B5" w14:textId="77777777" w:rsidR="004D66DB" w:rsidRDefault="004D66DB">
      <w:pPr>
        <w:pStyle w:val="CommentText"/>
        <w:jc w:val="left"/>
      </w:pPr>
      <w:r>
        <w:rPr>
          <w:rStyle w:val="CommentReference"/>
        </w:rPr>
        <w:annotationRef/>
      </w:r>
      <w:r>
        <w:t>Non GHG Requirements - but is this an aspect of Eligible PPA requirements?</w:t>
      </w:r>
    </w:p>
  </w:comment>
  <w:comment w:id="7590" w:author="Julie Finkler" w:date="2023-11-09T16:52:00Z" w:initials="JF">
    <w:p w14:paraId="1CD86966" w14:textId="77777777" w:rsidR="000F0BFA" w:rsidRDefault="000F0BFA" w:rsidP="00756CD8">
      <w:pPr>
        <w:pStyle w:val="CommentText"/>
        <w:jc w:val="left"/>
      </w:pPr>
      <w:r>
        <w:rPr>
          <w:rStyle w:val="CommentReference"/>
        </w:rPr>
        <w:annotationRef/>
      </w:r>
      <w:r>
        <w:t>Added to text</w:t>
      </w:r>
    </w:p>
  </w:comment>
  <w:comment w:id="7597" w:author="Julie Finkler" w:date="2023-11-07T19:37:00Z" w:initials="JF">
    <w:p w14:paraId="03AE445D" w14:textId="50AC22EB" w:rsidR="00071DAB" w:rsidRDefault="00071DAB">
      <w:pPr>
        <w:pStyle w:val="CommentText"/>
        <w:jc w:val="left"/>
      </w:pPr>
      <w:r>
        <w:rPr>
          <w:rStyle w:val="CommentReference"/>
        </w:rPr>
        <w:annotationRef/>
      </w:r>
      <w:r>
        <w:rPr>
          <w:b/>
          <w:bCs/>
        </w:rPr>
        <w:t xml:space="preserve">Ashurst </w:t>
      </w:r>
      <w:r>
        <w:t>- there is a reason why we're making a distinction between both terms? It is because the facility is the site (so on site visits may be permitted) and the generator is the legal entity (so books may be audited instead?</w:t>
      </w:r>
    </w:p>
  </w:comment>
  <w:comment w:id="7598" w:author="Julie Finkler" w:date="2023-11-09T16:57:00Z" w:initials="JF">
    <w:p w14:paraId="4F4ECC69" w14:textId="77777777" w:rsidR="008D29A1" w:rsidRDefault="008D29A1" w:rsidP="00756CD8">
      <w:pPr>
        <w:pStyle w:val="CommentText"/>
        <w:jc w:val="left"/>
      </w:pPr>
      <w:r>
        <w:rPr>
          <w:rStyle w:val="CommentReference"/>
        </w:rPr>
        <w:annotationRef/>
      </w:r>
      <w:r>
        <w:t>Ashurst to consider if we should refer to 'counterparties to each Eligible PPA' instead of listing (i) to (iv)</w:t>
      </w:r>
    </w:p>
  </w:comment>
  <w:comment w:id="7599" w:author="Julie Finkler" w:date="2023-11-09T16:59:00Z" w:initials="JF">
    <w:p w14:paraId="22ABF5AA" w14:textId="77777777" w:rsidR="000E4AE6" w:rsidRDefault="000E4AE6" w:rsidP="00756CD8">
      <w:pPr>
        <w:pStyle w:val="CommentText"/>
        <w:jc w:val="left"/>
      </w:pPr>
      <w:r>
        <w:rPr>
          <w:rStyle w:val="CommentReference"/>
        </w:rPr>
        <w:annotationRef/>
      </w:r>
      <w:r>
        <w:t xml:space="preserve">Agreed to delete (i) to (iv) </w:t>
      </w:r>
    </w:p>
  </w:comment>
  <w:comment w:id="7602" w:author="Julie Finkler" w:date="2023-11-07T19:20:00Z" w:initials="JF">
    <w:p w14:paraId="31DAE9CB" w14:textId="4EFD2E1B" w:rsidR="00547A39" w:rsidRDefault="00547A39">
      <w:pPr>
        <w:pStyle w:val="CommentText"/>
        <w:jc w:val="left"/>
      </w:pPr>
      <w:r>
        <w:rPr>
          <w:rStyle w:val="CommentReference"/>
        </w:rPr>
        <w:annotationRef/>
      </w:r>
      <w:r>
        <w:fldChar w:fldCharType="begin"/>
      </w:r>
      <w:r>
        <w:instrText>HYPERLINK "mailto:Henry.Irvine@energysecurity.gov.uk"</w:instrText>
      </w:r>
      <w:bookmarkStart w:id="7605" w:name="_@_DD15D242471E4EB39CC2D4BFAD796501Z"/>
      <w:r>
        <w:fldChar w:fldCharType="separate"/>
      </w:r>
      <w:bookmarkEnd w:id="7605"/>
      <w:r w:rsidRPr="00547A39">
        <w:rPr>
          <w:rStyle w:val="Mention"/>
          <w:noProof/>
        </w:rPr>
        <w:t>@Irvine, Henry (Energy Security)</w:t>
      </w:r>
      <w:r>
        <w:fldChar w:fldCharType="end"/>
      </w:r>
      <w:r>
        <w:t xml:space="preserve"> </w:t>
      </w:r>
      <w:r>
        <w:fldChar w:fldCharType="begin"/>
      </w:r>
      <w:r>
        <w:instrText>HYPERLINK "mailto:Mohammad.Abas@energysecurity.gov.uk"</w:instrText>
      </w:r>
      <w:bookmarkStart w:id="7606" w:name="_@_00F9C5EF2DB04AFF8D6B6608D17AD623Z"/>
      <w:r>
        <w:fldChar w:fldCharType="separate"/>
      </w:r>
      <w:bookmarkEnd w:id="7606"/>
      <w:r w:rsidRPr="00547A39">
        <w:rPr>
          <w:rStyle w:val="Mention"/>
          <w:noProof/>
        </w:rPr>
        <w:t>@Abas, Mohammad (Energy Security)</w:t>
      </w:r>
      <w:r>
        <w:fldChar w:fldCharType="end"/>
      </w:r>
      <w:r>
        <w:t xml:space="preserve"> similar to the above, we could perhaps add a link to the sustainability requirements</w:t>
      </w:r>
    </w:p>
  </w:comment>
  <w:comment w:id="7603" w:author="Irvine, Henry (Energy Security) [2]" w:date="2023-11-09T14:24:00Z" w:initials="HI">
    <w:p w14:paraId="32310DA1" w14:textId="77777777" w:rsidR="00761FDA" w:rsidRDefault="00761FDA">
      <w:pPr>
        <w:pStyle w:val="CommentText"/>
        <w:jc w:val="left"/>
      </w:pPr>
      <w:r>
        <w:rPr>
          <w:rStyle w:val="CommentReference"/>
        </w:rPr>
        <w:annotationRef/>
      </w:r>
      <w:r>
        <w:t>Same comment as above</w:t>
      </w:r>
    </w:p>
  </w:comment>
  <w:comment w:id="7604" w:author="Julie Finkler" w:date="2023-11-09T16:59:00Z" w:initials="JF">
    <w:p w14:paraId="40086960" w14:textId="77777777" w:rsidR="00903311" w:rsidRDefault="00903311" w:rsidP="00756CD8">
      <w:pPr>
        <w:pStyle w:val="CommentText"/>
        <w:jc w:val="left"/>
      </w:pPr>
      <w:r>
        <w:rPr>
          <w:rStyle w:val="CommentReference"/>
        </w:rPr>
        <w:annotationRef/>
      </w:r>
      <w:r>
        <w:t>Added amendment</w:t>
      </w:r>
    </w:p>
  </w:comment>
  <w:comment w:id="7622" w:author="Julie Finkler" w:date="2023-11-07T19:30:00Z" w:initials="JF">
    <w:p w14:paraId="06D75EE7" w14:textId="77777777" w:rsidR="0078612B" w:rsidRDefault="00F56722" w:rsidP="00756CD8">
      <w:pPr>
        <w:pStyle w:val="CommentText"/>
        <w:jc w:val="left"/>
      </w:pPr>
      <w:r>
        <w:rPr>
          <w:rStyle w:val="CommentReference"/>
        </w:rPr>
        <w:annotationRef/>
      </w:r>
      <w:r w:rsidR="0078612B">
        <w:rPr>
          <w:b/>
          <w:bCs/>
        </w:rPr>
        <w:t xml:space="preserve">Ashurst </w:t>
      </w:r>
      <w:r w:rsidR="0078612B">
        <w:t xml:space="preserve">- I think it's fine to assume that failure to comply with the DCMP means the data may not be accurate so an update to the Monthly reports would be needed </w:t>
      </w:r>
    </w:p>
  </w:comment>
  <w:comment w:id="7625" w:author="Irvine, Henry (Energy Security) [2]" w:date="2023-11-09T14:47:00Z" w:initials="HI">
    <w:p w14:paraId="79B03DFF" w14:textId="77777777" w:rsidR="00CD0644" w:rsidRDefault="00CD0644">
      <w:pPr>
        <w:pStyle w:val="CommentText"/>
        <w:jc w:val="left"/>
      </w:pPr>
      <w:r>
        <w:rPr>
          <w:rStyle w:val="CommentReference"/>
        </w:rPr>
        <w:annotationRef/>
      </w:r>
      <w:r>
        <w:t xml:space="preserve">To discuss: actual data and estimated data terminology. I have commented above about this but I appreciate you may be referring to estimated data differently </w:t>
      </w:r>
    </w:p>
  </w:comment>
  <w:comment w:id="7626" w:author="Julie Finkler" w:date="2023-11-09T17:06:00Z" w:initials="JF">
    <w:p w14:paraId="5BE35E08" w14:textId="77777777" w:rsidR="00355202" w:rsidRDefault="00355202" w:rsidP="00756CD8">
      <w:pPr>
        <w:pStyle w:val="CommentText"/>
        <w:jc w:val="left"/>
      </w:pPr>
      <w:r>
        <w:rPr>
          <w:rStyle w:val="CommentReference"/>
        </w:rPr>
        <w:annotationRef/>
      </w:r>
      <w:r>
        <w:t>Agreed some tweaks</w:t>
      </w:r>
    </w:p>
  </w:comment>
  <w:comment w:id="7630" w:author="Julie Finkler" w:date="2023-11-07T19:32:00Z" w:initials="JF">
    <w:p w14:paraId="18D2464E" w14:textId="7202A467" w:rsidR="002576E2" w:rsidRDefault="002576E2">
      <w:pPr>
        <w:pStyle w:val="CommentText"/>
        <w:jc w:val="left"/>
      </w:pPr>
      <w:r>
        <w:rPr>
          <w:rStyle w:val="CommentReference"/>
        </w:rPr>
        <w:annotationRef/>
      </w:r>
      <w:r>
        <w:rPr>
          <w:b/>
          <w:bCs/>
        </w:rPr>
        <w:t xml:space="preserve">Ashurst </w:t>
      </w:r>
      <w:r>
        <w:t>- clarification question: what happens when it is not possible to do so?</w:t>
      </w:r>
    </w:p>
  </w:comment>
  <w:comment w:id="7654" w:author="Julie Finkler" w:date="2023-11-07T19:42:00Z" w:initials="JF">
    <w:p w14:paraId="15500F4A" w14:textId="77777777" w:rsidR="00DE0A16" w:rsidRDefault="00DE0A16">
      <w:pPr>
        <w:pStyle w:val="CommentText"/>
        <w:jc w:val="left"/>
      </w:pPr>
      <w:r>
        <w:rPr>
          <w:rStyle w:val="CommentReference"/>
        </w:rPr>
        <w:annotationRef/>
      </w:r>
      <w:r>
        <w:t>Shall?</w:t>
      </w:r>
    </w:p>
  </w:comment>
  <w:comment w:id="7655" w:author="Deutsch, Richard (Energy Security)" w:date="2023-11-10T17:36:00Z" w:initials="DR(S">
    <w:p w14:paraId="3FDBD197" w14:textId="77777777" w:rsidR="005D3E78" w:rsidRDefault="005D3E78" w:rsidP="00E346F3">
      <w:pPr>
        <w:pStyle w:val="CommentText"/>
        <w:jc w:val="left"/>
      </w:pPr>
      <w:r>
        <w:rPr>
          <w:rStyle w:val="CommentReference"/>
        </w:rPr>
        <w:annotationRef/>
      </w:r>
      <w:r>
        <w:t>Ashurst to update</w:t>
      </w:r>
    </w:p>
  </w:comment>
  <w:comment w:id="7666" w:author="Julie Finkler" w:date="2023-11-09T17:36:00Z" w:initials="JF">
    <w:p w14:paraId="617A1EF4" w14:textId="77777777" w:rsidR="00AB0681" w:rsidRDefault="00AB0681">
      <w:pPr>
        <w:pStyle w:val="CommentText"/>
        <w:jc w:val="left"/>
      </w:pPr>
      <w:r>
        <w:rPr>
          <w:rStyle w:val="CommentReference"/>
        </w:rPr>
        <w:annotationRef/>
      </w:r>
      <w:r>
        <w:t>Agreed to change name of non compliance</w:t>
      </w:r>
    </w:p>
    <w:p w14:paraId="22E18848" w14:textId="77777777" w:rsidR="00AB0681" w:rsidRDefault="00AB0681" w:rsidP="00756CD8">
      <w:pPr>
        <w:pStyle w:val="CommentText"/>
        <w:jc w:val="left"/>
      </w:pPr>
      <w:r>
        <w:rPr>
          <w:b/>
          <w:bCs/>
        </w:rPr>
        <w:t xml:space="preserve">Ashurst </w:t>
      </w:r>
      <w:r>
        <w:t>- can you please make sure this is reflected throughout the doc</w:t>
      </w:r>
    </w:p>
  </w:comment>
  <w:comment w:id="7678" w:author="Julie Finkler" w:date="2023-11-07T19:45:00Z" w:initials="JF">
    <w:p w14:paraId="0E30F745" w14:textId="77777777" w:rsidR="00222D57" w:rsidRDefault="00222D57">
      <w:pPr>
        <w:pStyle w:val="CommentText"/>
        <w:jc w:val="left"/>
      </w:pPr>
      <w:r>
        <w:rPr>
          <w:rStyle w:val="CommentReference"/>
        </w:rPr>
        <w:annotationRef/>
      </w:r>
      <w:r>
        <w:rPr>
          <w:b/>
          <w:bCs/>
        </w:rPr>
        <w:t xml:space="preserve">Ashurst </w:t>
      </w:r>
      <w:r>
        <w:t>- do you think this is necessary? The Counterparty must always rely on the DCMP to assess LCHS Compliance no?</w:t>
      </w:r>
    </w:p>
  </w:comment>
  <w:comment w:id="7679" w:author="Julie Finkler" w:date="2023-11-09T17:25:00Z" w:initials="JF">
    <w:p w14:paraId="718C0691" w14:textId="77777777" w:rsidR="00BC33E8" w:rsidRDefault="00BC33E8" w:rsidP="00756CD8">
      <w:pPr>
        <w:pStyle w:val="CommentText"/>
        <w:jc w:val="left"/>
      </w:pPr>
      <w:r>
        <w:rPr>
          <w:rStyle w:val="CommentReference"/>
        </w:rPr>
        <w:annotationRef/>
      </w:r>
      <w:r>
        <w:t>Agree to delete</w:t>
      </w:r>
    </w:p>
  </w:comment>
  <w:comment w:id="7675" w:author="Julie Finkler" w:date="2023-11-09T17:41:00Z" w:initials="JF">
    <w:p w14:paraId="5F4A3451" w14:textId="77777777" w:rsidR="00FF3F8E" w:rsidRDefault="00FF3F8E" w:rsidP="00756CD8">
      <w:pPr>
        <w:pStyle w:val="CommentText"/>
        <w:jc w:val="left"/>
      </w:pPr>
      <w:r>
        <w:rPr>
          <w:rStyle w:val="CommentReference"/>
        </w:rPr>
        <w:annotationRef/>
      </w:r>
      <w:r>
        <w:rPr>
          <w:b/>
          <w:bCs/>
        </w:rPr>
        <w:t xml:space="preserve">Ashurst </w:t>
      </w:r>
      <w:r>
        <w:t>- please consider whether A C and D are needed as they seem to be already covered under B</w:t>
      </w:r>
    </w:p>
  </w:comment>
  <w:comment w:id="7676" w:author="Deutsch, Richard (Energy Security)" w:date="2023-11-10T17:37:00Z" w:initials="DR(S">
    <w:p w14:paraId="3D8DB6D3" w14:textId="77777777" w:rsidR="005D3E78" w:rsidRDefault="005D3E78" w:rsidP="00E346F3">
      <w:pPr>
        <w:pStyle w:val="CommentText"/>
        <w:jc w:val="left"/>
      </w:pPr>
      <w:r>
        <w:rPr>
          <w:rStyle w:val="CommentReference"/>
        </w:rPr>
        <w:annotationRef/>
      </w:r>
      <w:r>
        <w:t>Ashurst to consider and update as required.</w:t>
      </w:r>
    </w:p>
  </w:comment>
  <w:comment w:id="7681" w:author="Julie Finkler" w:date="2023-11-07T19:46:00Z" w:initials="JF">
    <w:p w14:paraId="37BA8DB9" w14:textId="38389DC8" w:rsidR="0015732C" w:rsidRDefault="0015732C">
      <w:pPr>
        <w:pStyle w:val="CommentText"/>
        <w:jc w:val="left"/>
      </w:pPr>
      <w:r>
        <w:rPr>
          <w:rStyle w:val="CommentReference"/>
        </w:rPr>
        <w:annotationRef/>
      </w:r>
      <w:r>
        <w:t>This may need to be expanded to include ROG supply agreement, subject to LCHS team's steers</w:t>
      </w:r>
    </w:p>
  </w:comment>
  <w:comment w:id="7682" w:author="Deutsch, Richard (Energy Security)" w:date="2023-11-10T17:37:00Z" w:initials="DR(S">
    <w:p w14:paraId="23ECBD75" w14:textId="77777777" w:rsidR="005D3E78" w:rsidRDefault="005D3E78" w:rsidP="00E346F3">
      <w:pPr>
        <w:pStyle w:val="CommentText"/>
        <w:jc w:val="left"/>
      </w:pPr>
      <w:r>
        <w:rPr>
          <w:rStyle w:val="CommentReference"/>
        </w:rPr>
        <w:annotationRef/>
      </w:r>
      <w:r>
        <w:t>For info: no action for Ashurst now</w:t>
      </w:r>
    </w:p>
  </w:comment>
  <w:comment w:id="7686" w:author="Julie Finkler" w:date="2023-11-07T19:47:00Z" w:initials="JF">
    <w:p w14:paraId="2A524679" w14:textId="6F8FEA4B" w:rsidR="00726C54" w:rsidRDefault="00726C54">
      <w:pPr>
        <w:pStyle w:val="CommentText"/>
        <w:jc w:val="left"/>
      </w:pPr>
      <w:r>
        <w:rPr>
          <w:rStyle w:val="CommentReference"/>
        </w:rPr>
        <w:annotationRef/>
      </w:r>
      <w:r>
        <w:t>This may need to be reviewed, pending ongoing internal discussions on the treatment of REGOs.</w:t>
      </w:r>
      <w:r>
        <w:fldChar w:fldCharType="begin"/>
      </w:r>
      <w:r>
        <w:instrText>HYPERLINK "mailto:Anton.Orpin-Massey@energysecurity.gov.uk"</w:instrText>
      </w:r>
      <w:bookmarkStart w:id="7689" w:name="_@_446DF63C678B42B9A652215BA912FF17Z"/>
      <w:r>
        <w:fldChar w:fldCharType="separate"/>
      </w:r>
      <w:bookmarkEnd w:id="7689"/>
      <w:r w:rsidRPr="00726C54">
        <w:rPr>
          <w:rStyle w:val="Mention"/>
          <w:noProof/>
        </w:rPr>
        <w:t>@Orpin-Massey, Anton (Energy Security)</w:t>
      </w:r>
      <w:r>
        <w:fldChar w:fldCharType="end"/>
      </w:r>
      <w:r>
        <w:t xml:space="preserve"> fyi </w:t>
      </w:r>
    </w:p>
  </w:comment>
  <w:comment w:id="7687" w:author="Irvine, Henry (Energy Security) [2]" w:date="2023-11-09T14:50:00Z" w:initials="HI">
    <w:p w14:paraId="50D9246D" w14:textId="77777777" w:rsidR="001945B1" w:rsidRDefault="001945B1">
      <w:pPr>
        <w:pStyle w:val="CommentText"/>
        <w:jc w:val="left"/>
      </w:pPr>
      <w:r>
        <w:rPr>
          <w:rStyle w:val="CommentReference"/>
        </w:rPr>
        <w:annotationRef/>
      </w:r>
      <w:r>
        <w:t>Remind me why we reference this separately? This is now one of the Conditions of Standard Compliance</w:t>
      </w:r>
    </w:p>
  </w:comment>
  <w:comment w:id="7688" w:author="Julie Finkler" w:date="2023-11-09T17:40:00Z" w:initials="JF">
    <w:p w14:paraId="1C1B219F" w14:textId="77777777" w:rsidR="00B749D8" w:rsidRDefault="00B749D8" w:rsidP="00756CD8">
      <w:pPr>
        <w:pStyle w:val="CommentText"/>
        <w:jc w:val="left"/>
      </w:pPr>
      <w:r>
        <w:rPr>
          <w:rStyle w:val="CommentReference"/>
        </w:rPr>
        <w:annotationRef/>
      </w:r>
      <w:r>
        <w:t>Agreed to delete</w:t>
      </w:r>
    </w:p>
  </w:comment>
  <w:comment w:id="7693" w:author="Deutsch, Richard (Energy Security)" w:date="2023-11-03T10:57:00Z" w:initials="RD">
    <w:p w14:paraId="23FD954E" w14:textId="7EDA9FD6" w:rsidR="005757B4" w:rsidRDefault="005757B4">
      <w:pPr>
        <w:pStyle w:val="CommentText"/>
        <w:jc w:val="left"/>
      </w:pPr>
      <w:r>
        <w:rPr>
          <w:rStyle w:val="CommentReference"/>
        </w:rPr>
        <w:annotationRef/>
      </w:r>
      <w:r>
        <w:fldChar w:fldCharType="begin"/>
      </w:r>
      <w:r>
        <w:instrText>HYPERLINK "mailto:Julie.Finkler@energysecurity.gov.uk"</w:instrText>
      </w:r>
      <w:bookmarkStart w:id="7695" w:name="_@_A9A5AD9843784C229AA4466079FCB055Z"/>
      <w:r>
        <w:fldChar w:fldCharType="separate"/>
      </w:r>
      <w:bookmarkEnd w:id="7695"/>
      <w:r w:rsidRPr="005757B4">
        <w:rPr>
          <w:rStyle w:val="Mention"/>
          <w:noProof/>
        </w:rPr>
        <w:t>@Finkler, Julie (Energy Security)</w:t>
      </w:r>
      <w:r>
        <w:fldChar w:fldCharType="end"/>
      </w:r>
      <w:r>
        <w:t xml:space="preserve"> </w:t>
      </w:r>
      <w:r>
        <w:fldChar w:fldCharType="begin"/>
      </w:r>
      <w:r>
        <w:instrText>HYPERLINK "mailto:Max.Muir@energysecurity.gov.uk"</w:instrText>
      </w:r>
      <w:bookmarkStart w:id="7696" w:name="_@_B059D7A2A48B479B99E41779564549DDZ"/>
      <w:r>
        <w:fldChar w:fldCharType="separate"/>
      </w:r>
      <w:bookmarkEnd w:id="7696"/>
      <w:r w:rsidRPr="005757B4">
        <w:rPr>
          <w:rStyle w:val="Mention"/>
          <w:noProof/>
        </w:rPr>
        <w:t>@Muir, Max (Energy Security)</w:t>
      </w:r>
      <w:r>
        <w:fldChar w:fldCharType="end"/>
      </w:r>
      <w:r>
        <w:t xml:space="preserve"> think this one is just for info</w:t>
      </w:r>
    </w:p>
  </w:comment>
  <w:comment w:id="7694" w:author="Julie Finkler" w:date="2023-11-07T19:47:00Z" w:initials="JF">
    <w:p w14:paraId="30703F32" w14:textId="77777777" w:rsidR="00C05305" w:rsidRDefault="00C05305">
      <w:pPr>
        <w:pStyle w:val="CommentText"/>
        <w:jc w:val="left"/>
      </w:pPr>
      <w:r>
        <w:rPr>
          <w:rStyle w:val="CommentReference"/>
        </w:rPr>
        <w:annotationRef/>
      </w:r>
      <w:r>
        <w:t xml:space="preserve">Ok fine! </w:t>
      </w:r>
    </w:p>
  </w:comment>
  <w:comment w:id="7718" w:author="Julie Finkler" w:date="2023-11-07T19:59:00Z" w:initials="JF">
    <w:p w14:paraId="7378EDFD" w14:textId="781912FD" w:rsidR="005158DC" w:rsidRDefault="005158DC">
      <w:pPr>
        <w:pStyle w:val="CommentText"/>
        <w:jc w:val="left"/>
      </w:pPr>
      <w:r>
        <w:rPr>
          <w:rStyle w:val="CommentReference"/>
        </w:rPr>
        <w:annotationRef/>
      </w:r>
      <w:r>
        <w:fldChar w:fldCharType="begin"/>
      </w:r>
      <w:r>
        <w:instrText>HYPERLINK "mailto:Henry.Irvine@energysecurity.gov.uk"</w:instrText>
      </w:r>
      <w:bookmarkStart w:id="7719" w:name="_@_0C7FCA60491D4858A6789126771E8CF8Z"/>
      <w:r>
        <w:fldChar w:fldCharType="separate"/>
      </w:r>
      <w:bookmarkEnd w:id="7719"/>
      <w:r w:rsidRPr="005158DC">
        <w:rPr>
          <w:rStyle w:val="Mention"/>
          <w:noProof/>
        </w:rPr>
        <w:t>@Irvine, Henry (Energy Security)</w:t>
      </w:r>
      <w:r>
        <w:fldChar w:fldCharType="end"/>
      </w:r>
      <w:r>
        <w:t xml:space="preserve"> </w:t>
      </w:r>
      <w:r>
        <w:fldChar w:fldCharType="begin"/>
      </w:r>
      <w:r>
        <w:instrText>HYPERLINK "mailto:Anton.Orpin-Massey@energysecurity.gov.uk"</w:instrText>
      </w:r>
      <w:bookmarkStart w:id="7720" w:name="_@_32AC1AD7E8D244C69B3C87EB68759F1CZ"/>
      <w:r>
        <w:fldChar w:fldCharType="separate"/>
      </w:r>
      <w:bookmarkEnd w:id="7720"/>
      <w:r w:rsidRPr="005158DC">
        <w:rPr>
          <w:rStyle w:val="Mention"/>
          <w:noProof/>
        </w:rPr>
        <w:t>@Orpin-Massey, Anton (Energy Security)</w:t>
      </w:r>
      <w:r>
        <w:fldChar w:fldCharType="end"/>
      </w:r>
      <w:r>
        <w:t xml:space="preserve"> grateful if you could take a quick look at this table to let me know if:</w:t>
      </w:r>
    </w:p>
    <w:p w14:paraId="014F05E4" w14:textId="77777777" w:rsidR="005158DC" w:rsidRDefault="005158DC">
      <w:pPr>
        <w:pStyle w:val="CommentText"/>
        <w:jc w:val="left"/>
      </w:pPr>
      <w:r>
        <w:t>(1) the terminology needs amending following the LCHS V3 updates</w:t>
      </w:r>
    </w:p>
    <w:p w14:paraId="3C8D0BEC" w14:textId="77777777" w:rsidR="005158DC" w:rsidRDefault="005158DC">
      <w:pPr>
        <w:pStyle w:val="CommentText"/>
        <w:jc w:val="left"/>
      </w:pPr>
      <w:r>
        <w:t xml:space="preserve">(2) the reporting requirements need updating, e.g. to add new reporting following LCHS V3 updates </w:t>
      </w:r>
    </w:p>
  </w:comment>
  <w:comment w:id="7722" w:author="Julie Finkler" w:date="2023-11-07T19:55:00Z" w:initials="JF">
    <w:p w14:paraId="6A08119C" w14:textId="05FAB59A" w:rsidR="00B059CA" w:rsidRDefault="00B059CA">
      <w:pPr>
        <w:pStyle w:val="CommentText"/>
        <w:jc w:val="left"/>
      </w:pPr>
      <w:r>
        <w:rPr>
          <w:rStyle w:val="CommentReference"/>
        </w:rPr>
        <w:annotationRef/>
      </w:r>
      <w:r>
        <w:t>In accordance with the LCHS</w:t>
      </w:r>
    </w:p>
  </w:comment>
  <w:comment w:id="7723" w:author="Deutsch, Richard (Energy Security)" w:date="2023-11-10T17:38:00Z" w:initials="DR(S">
    <w:p w14:paraId="1EED76B9" w14:textId="77777777" w:rsidR="00F255C1" w:rsidRDefault="00F255C1" w:rsidP="00E346F3">
      <w:pPr>
        <w:pStyle w:val="CommentText"/>
        <w:jc w:val="left"/>
      </w:pPr>
      <w:r>
        <w:rPr>
          <w:rStyle w:val="CommentReference"/>
        </w:rPr>
        <w:annotationRef/>
      </w:r>
      <w:r>
        <w:t>Ashurst to add wording</w:t>
      </w:r>
    </w:p>
  </w:comment>
  <w:comment w:id="7728" w:author="Julie Finkler" w:date="2023-11-07T19:57:00Z" w:initials="JF">
    <w:p w14:paraId="687122F1" w14:textId="31FA2DB0" w:rsidR="00951B78" w:rsidRDefault="00951B78">
      <w:pPr>
        <w:pStyle w:val="CommentText"/>
        <w:jc w:val="left"/>
      </w:pPr>
      <w:r>
        <w:rPr>
          <w:rStyle w:val="CommentReference"/>
        </w:rPr>
        <w:annotationRef/>
      </w:r>
      <w:r>
        <w:fldChar w:fldCharType="begin"/>
      </w:r>
      <w:r>
        <w:instrText>HYPERLINK "mailto:Emily.Shevlane@energysecurity.gov.uk"</w:instrText>
      </w:r>
      <w:bookmarkStart w:id="7731" w:name="_@_1663E67730B34CE99E9FD665D3507B69Z"/>
      <w:r>
        <w:fldChar w:fldCharType="separate"/>
      </w:r>
      <w:bookmarkEnd w:id="7731"/>
      <w:r w:rsidRPr="00951B78">
        <w:rPr>
          <w:rStyle w:val="Mention"/>
          <w:noProof/>
        </w:rPr>
        <w:t>@Shevlane, Emily (Energy Security)</w:t>
      </w:r>
      <w:r>
        <w:fldChar w:fldCharType="end"/>
      </w:r>
      <w:r>
        <w:t xml:space="preserve"> re: the text in the footnote - has the position been clarified yet?</w:t>
      </w:r>
    </w:p>
  </w:comment>
  <w:comment w:id="7729" w:author="Shevlane, Emily (Energy Security)" w:date="2023-11-10T12:00:00Z" w:initials="ES">
    <w:p w14:paraId="51EE64C8" w14:textId="77777777" w:rsidR="00E010B1" w:rsidRDefault="00E010B1">
      <w:pPr>
        <w:pStyle w:val="CommentText"/>
        <w:jc w:val="left"/>
      </w:pPr>
      <w:r>
        <w:rPr>
          <w:rStyle w:val="CommentReference"/>
        </w:rPr>
        <w:annotationRef/>
      </w:r>
      <w:r>
        <w:t>Not yet, we put it on pause while I was on leave/this week but will pick it up again next week - Ashurst have provided us with suggestions and we need to discuss/confirm our views.</w:t>
      </w:r>
    </w:p>
  </w:comment>
  <w:comment w:id="7730" w:author="Deutsch, Richard (Energy Security)" w:date="2023-11-10T17:38:00Z" w:initials="DR(S">
    <w:p w14:paraId="6EC6D1B7" w14:textId="77777777" w:rsidR="00F255C1" w:rsidRDefault="00F255C1" w:rsidP="00E346F3">
      <w:pPr>
        <w:pStyle w:val="CommentText"/>
        <w:jc w:val="left"/>
      </w:pPr>
      <w:r>
        <w:rPr>
          <w:rStyle w:val="CommentReference"/>
        </w:rPr>
        <w:annotationRef/>
      </w:r>
      <w:r>
        <w:t>For info: no action for Ashurst now</w:t>
      </w:r>
    </w:p>
  </w:comment>
  <w:comment w:id="7735" w:author="Julie Finkler" w:date="2023-11-10T15:41:00Z" w:initials="JF">
    <w:p w14:paraId="41218690" w14:textId="77777777" w:rsidR="002D3ECC" w:rsidRDefault="002D3ECC">
      <w:pPr>
        <w:pStyle w:val="CommentText"/>
        <w:jc w:val="left"/>
      </w:pPr>
      <w:r>
        <w:rPr>
          <w:rStyle w:val="CommentReference"/>
        </w:rPr>
        <w:annotationRef/>
      </w:r>
      <w:r>
        <w:rPr>
          <w:b/>
          <w:bCs/>
        </w:rPr>
        <w:t xml:space="preserve">Ashurst </w:t>
      </w:r>
      <w:r>
        <w:t xml:space="preserve">- as discussed, can we include that this is subject to annual requirements arising from the LCHS being met (as applicable)? </w:t>
      </w:r>
    </w:p>
  </w:comment>
  <w:comment w:id="7737" w:author="Julie Finkler" w:date="2023-11-07T20:02:00Z" w:initials="JF">
    <w:p w14:paraId="2F40583C" w14:textId="5A6EB0C7" w:rsidR="001835C3" w:rsidRDefault="001835C3">
      <w:pPr>
        <w:pStyle w:val="CommentText"/>
        <w:jc w:val="left"/>
      </w:pPr>
      <w:r>
        <w:rPr>
          <w:rStyle w:val="CommentReference"/>
        </w:rPr>
        <w:annotationRef/>
      </w:r>
      <w:r>
        <w:fldChar w:fldCharType="begin"/>
      </w:r>
      <w:r>
        <w:instrText>HYPERLINK "mailto:Henry.Irvine@energysecurity.gov.uk"</w:instrText>
      </w:r>
      <w:bookmarkStart w:id="7740" w:name="_@_3FCDB2EB588B49AFBCEC1D189C0524A4Z"/>
      <w:r>
        <w:fldChar w:fldCharType="separate"/>
      </w:r>
      <w:bookmarkEnd w:id="7740"/>
      <w:r w:rsidRPr="001835C3">
        <w:rPr>
          <w:rStyle w:val="Mention"/>
          <w:noProof/>
        </w:rPr>
        <w:t>@Irvine, Henry (Energy Security)</w:t>
      </w:r>
      <w:r>
        <w:fldChar w:fldCharType="end"/>
      </w:r>
      <w:r>
        <w:t xml:space="preserve"> </w:t>
      </w:r>
      <w:r>
        <w:fldChar w:fldCharType="begin"/>
      </w:r>
      <w:r>
        <w:instrText>HYPERLINK "mailto:Anton.Orpin-Massey@energysecurity.gov.uk"</w:instrText>
      </w:r>
      <w:bookmarkStart w:id="7741" w:name="_@_7C3EA57A3F7345DDB66CE9A7AB4851DAZ"/>
      <w:r>
        <w:fldChar w:fldCharType="separate"/>
      </w:r>
      <w:bookmarkEnd w:id="7741"/>
      <w:r w:rsidRPr="001835C3">
        <w:rPr>
          <w:rStyle w:val="Mention"/>
          <w:noProof/>
        </w:rPr>
        <w:t>@Orpin-Massey, Anton (Energy Security)</w:t>
      </w:r>
      <w:r>
        <w:fldChar w:fldCharType="end"/>
      </w:r>
      <w:r>
        <w:t xml:space="preserve"> do we want to flag any other reasons why the consignments might not be LCHS compliant? I've seen a few references to 'ineligible volumes' in LCHS V3 - are they the same as 'non compliant' and, if so, would it be helpful to ask producers to specifically report these volumes?</w:t>
      </w:r>
    </w:p>
  </w:comment>
  <w:comment w:id="7738" w:author="Irvine, Henry (Energy Security)" w:date="2023-11-09T17:50:00Z" w:initials="IH(S">
    <w:p w14:paraId="42D8E2D7" w14:textId="6F0747A7" w:rsidR="008B6D6D" w:rsidRDefault="008B6D6D">
      <w:pPr>
        <w:pStyle w:val="CommentText"/>
        <w:jc w:val="left"/>
      </w:pPr>
      <w:r>
        <w:rPr>
          <w:rStyle w:val="CommentReference"/>
        </w:rPr>
        <w:annotationRef/>
      </w:r>
      <w:r>
        <w:fldChar w:fldCharType="begin"/>
      </w:r>
      <w:r>
        <w:instrText>HYPERLINK "mailto:Anton.Orpin-Massey@energysecurity.gov.uk"</w:instrText>
      </w:r>
      <w:bookmarkStart w:id="7742" w:name="_@_148488482CCF4820A546EA3EB6AC5B91Z"/>
      <w:r>
        <w:fldChar w:fldCharType="separate"/>
      </w:r>
      <w:bookmarkEnd w:id="7742"/>
      <w:r w:rsidRPr="008B6D6D">
        <w:rPr>
          <w:rStyle w:val="Mention"/>
          <w:noProof/>
        </w:rPr>
        <w:t>@Orpin-Massey, Anton (Energy Security)</w:t>
      </w:r>
      <w:r>
        <w:fldChar w:fldCharType="end"/>
      </w:r>
      <w:r>
        <w:t xml:space="preserve"> please can you check any refs in the elec annexes to 'ineligible'? I don't think we should refer to 'ineligible' at all in the LCHS</w:t>
      </w:r>
    </w:p>
  </w:comment>
  <w:comment w:id="7739" w:author="Deutsch, Richard (Energy Security)" w:date="2023-11-13T09:42:00Z" w:initials="DR(">
    <w:p w14:paraId="1B9D6951" w14:textId="77777777" w:rsidR="00BF1CB3" w:rsidRDefault="00BF1CB3">
      <w:pPr>
        <w:pStyle w:val="CommentText"/>
        <w:jc w:val="left"/>
      </w:pPr>
      <w:r>
        <w:rPr>
          <w:rStyle w:val="CommentReference"/>
        </w:rPr>
        <w:annotationRef/>
      </w:r>
      <w:r>
        <w:t>Ashurst to note (no action for now)</w:t>
      </w:r>
    </w:p>
  </w:comment>
  <w:comment w:id="7756" w:author="Julie Finkler" w:date="2023-11-07T20:03:00Z" w:initials="JF">
    <w:p w14:paraId="0153EC15" w14:textId="4C7CBDDC" w:rsidR="006A2A61" w:rsidRDefault="006A2A61">
      <w:pPr>
        <w:pStyle w:val="CommentText"/>
        <w:jc w:val="left"/>
      </w:pPr>
      <w:r>
        <w:rPr>
          <w:rStyle w:val="CommentReference"/>
        </w:rPr>
        <w:annotationRef/>
      </w:r>
      <w:r>
        <w:fldChar w:fldCharType="begin"/>
      </w:r>
      <w:r>
        <w:instrText>HYPERLINK "mailto:Henry.Irvine@energysecurity.gov.uk"</w:instrText>
      </w:r>
      <w:bookmarkStart w:id="7758" w:name="_@_CCB26FDFD514457AAEE5D0F6093644D9Z"/>
      <w:r>
        <w:fldChar w:fldCharType="separate"/>
      </w:r>
      <w:bookmarkEnd w:id="7758"/>
      <w:r w:rsidRPr="006A2A61">
        <w:rPr>
          <w:rStyle w:val="Mention"/>
          <w:noProof/>
        </w:rPr>
        <w:t>@Irvine, Henry (Energy Security)</w:t>
      </w:r>
      <w:r>
        <w:fldChar w:fldCharType="end"/>
      </w:r>
      <w:r>
        <w:t xml:space="preserve"> as above, is this a defined term?</w:t>
      </w:r>
    </w:p>
  </w:comment>
  <w:comment w:id="7773" w:author="Julie Finkler" w:date="2023-11-07T20:04:00Z" w:initials="JF">
    <w:p w14:paraId="2964B90E" w14:textId="77777777" w:rsidR="00626FB6" w:rsidRDefault="00626FB6">
      <w:pPr>
        <w:pStyle w:val="CommentText"/>
        <w:jc w:val="left"/>
      </w:pPr>
      <w:r>
        <w:rPr>
          <w:rStyle w:val="CommentReference"/>
        </w:rPr>
        <w:annotationRef/>
      </w:r>
      <w:r>
        <w:t>Do we need to capitalise?</w:t>
      </w:r>
    </w:p>
  </w:comment>
  <w:comment w:id="7774" w:author="Julie Finkler" w:date="2023-11-09T18:01:00Z" w:initials="JF">
    <w:p w14:paraId="5D39CE5A" w14:textId="77777777" w:rsidR="00E13C86" w:rsidRDefault="00E13C86" w:rsidP="00756CD8">
      <w:pPr>
        <w:pStyle w:val="CommentText"/>
        <w:jc w:val="left"/>
      </w:pPr>
      <w:r>
        <w:rPr>
          <w:rStyle w:val="CommentReference"/>
        </w:rPr>
        <w:annotationRef/>
      </w:r>
      <w:r>
        <w:t>Agreed to delete list</w:t>
      </w:r>
    </w:p>
  </w:comment>
  <w:comment w:id="7787" w:author="Julie Finkler" w:date="2023-11-07T20:07:00Z" w:initials="JF">
    <w:p w14:paraId="1BEF2AB4" w14:textId="58397BF2" w:rsidR="00C9036A" w:rsidRDefault="00B93255">
      <w:pPr>
        <w:pStyle w:val="CommentText"/>
        <w:jc w:val="left"/>
      </w:pPr>
      <w:r>
        <w:rPr>
          <w:rStyle w:val="CommentReference"/>
        </w:rPr>
        <w:annotationRef/>
      </w:r>
      <w:r w:rsidR="00C9036A">
        <w:rPr>
          <w:b/>
          <w:bCs/>
        </w:rPr>
        <w:t xml:space="preserve">Ashurst </w:t>
      </w:r>
      <w:r w:rsidR="00C9036A">
        <w:t>- can you advise if (iii) - (v) would need amending if the producer uses:</w:t>
      </w:r>
    </w:p>
    <w:p w14:paraId="4145EC05" w14:textId="77777777" w:rsidR="00C9036A" w:rsidRDefault="00C9036A">
      <w:pPr>
        <w:pStyle w:val="CommentText"/>
        <w:jc w:val="left"/>
      </w:pPr>
      <w:r>
        <w:t>* a fleet of generators (we want metered data from every single generator in the fleet supplying the producer in a given month)</w:t>
      </w:r>
    </w:p>
    <w:p w14:paraId="1A70FE18" w14:textId="77777777" w:rsidR="00C9036A" w:rsidRDefault="00C9036A">
      <w:pPr>
        <w:pStyle w:val="CommentText"/>
        <w:jc w:val="left"/>
      </w:pPr>
      <w:r>
        <w:t xml:space="preserve">* a serious of different batteries located in different locations on the network </w:t>
      </w:r>
    </w:p>
  </w:comment>
  <w:comment w:id="7788" w:author="Deutsch, Richard (Energy Security)" w:date="2023-11-13T09:42:00Z" w:initials="DR(">
    <w:p w14:paraId="23F59281" w14:textId="77777777" w:rsidR="00BF1CB3" w:rsidRDefault="00BF1CB3">
      <w:pPr>
        <w:pStyle w:val="CommentText"/>
        <w:jc w:val="left"/>
      </w:pPr>
      <w:r>
        <w:rPr>
          <w:rStyle w:val="CommentReference"/>
        </w:rPr>
        <w:annotationRef/>
      </w:r>
      <w:r>
        <w:t>Ashurst to consider</w:t>
      </w:r>
    </w:p>
  </w:comment>
  <w:comment w:id="7802" w:author="Julie Finkler" w:date="2023-11-07T20:25:00Z" w:initials="JF">
    <w:p w14:paraId="1F14DAD9" w14:textId="68DB2E8B" w:rsidR="00CA3B64" w:rsidRDefault="00CA3B64">
      <w:pPr>
        <w:pStyle w:val="CommentText"/>
        <w:jc w:val="left"/>
      </w:pPr>
      <w:r>
        <w:rPr>
          <w:rStyle w:val="CommentReference"/>
        </w:rPr>
        <w:annotationRef/>
      </w:r>
      <w:r>
        <w:fldChar w:fldCharType="begin"/>
      </w:r>
      <w:r>
        <w:instrText>HYPERLINK "mailto:Anton.Orpin-Massey@energysecurity.gov.uk"</w:instrText>
      </w:r>
      <w:bookmarkStart w:id="7806" w:name="_@_FBF5036066C442BCB8B7CD5CAA4E6EDBZ"/>
      <w:r>
        <w:fldChar w:fldCharType="separate"/>
      </w:r>
      <w:bookmarkEnd w:id="7806"/>
      <w:r w:rsidRPr="00CA3B64">
        <w:rPr>
          <w:rStyle w:val="Mention"/>
          <w:noProof/>
        </w:rPr>
        <w:t>@Orpin-Massey, Anton (Energy Security)</w:t>
      </w:r>
      <w:r>
        <w:fldChar w:fldCharType="end"/>
      </w:r>
      <w:r>
        <w:t xml:space="preserve"> let me know what might need changing. I think it could be helpful to send the Ashurst the list items that you wanted to see reported monthly so they can try to reflect them directly in this table?</w:t>
      </w:r>
    </w:p>
  </w:comment>
  <w:comment w:id="7803" w:author="Orpin-Massey, Anton (Energy Security)" w:date="2023-11-09T17:25:00Z" w:initials="AO">
    <w:p w14:paraId="62991F30" w14:textId="77777777" w:rsidR="00D471B8" w:rsidRDefault="00D471B8">
      <w:pPr>
        <w:pStyle w:val="CommentText"/>
        <w:jc w:val="left"/>
      </w:pPr>
      <w:r>
        <w:rPr>
          <w:rStyle w:val="CommentReference"/>
        </w:rPr>
        <w:annotationRef/>
      </w:r>
      <w:r>
        <w:t xml:space="preserve">Yes perhaps we use the Ashurst session to agree the Eligible PPA definition first, then update these requirements from there. </w:t>
      </w:r>
    </w:p>
  </w:comment>
  <w:comment w:id="7804" w:author="Deutsch, Richard (Energy Security)" w:date="2023-11-13T09:45:00Z" w:initials="DR(">
    <w:p w14:paraId="484B1F66" w14:textId="77777777" w:rsidR="00F12453" w:rsidRDefault="00F12453">
      <w:pPr>
        <w:pStyle w:val="CommentText"/>
        <w:jc w:val="left"/>
      </w:pPr>
      <w:r>
        <w:rPr>
          <w:rStyle w:val="CommentReference"/>
        </w:rPr>
        <w:annotationRef/>
      </w:r>
      <w:r>
        <w:t>Ashurst to note - this list will need updating. Hopefully Anton / LCHS team will follow-up separately to confirm the updated requirements this week.</w:t>
      </w:r>
    </w:p>
  </w:comment>
  <w:comment w:id="7812" w:author="Julie Finkler" w:date="2023-11-07T20:17:00Z" w:initials="JF">
    <w:p w14:paraId="26055D58" w14:textId="792C03D5" w:rsidR="008C0E34" w:rsidRDefault="008C0E34">
      <w:pPr>
        <w:pStyle w:val="CommentText"/>
        <w:jc w:val="left"/>
      </w:pPr>
      <w:r>
        <w:rPr>
          <w:rStyle w:val="CommentReference"/>
        </w:rPr>
        <w:annotationRef/>
      </w:r>
      <w:r>
        <w:t>One or more Eligible PPA?</w:t>
      </w:r>
    </w:p>
  </w:comment>
  <w:comment w:id="7813" w:author="Deutsch, Richard (Energy Security)" w:date="2023-11-13T09:46:00Z" w:initials="DR(">
    <w:p w14:paraId="2C7C3402" w14:textId="77777777" w:rsidR="00F12453" w:rsidRDefault="00F12453">
      <w:pPr>
        <w:pStyle w:val="CommentText"/>
        <w:jc w:val="left"/>
      </w:pPr>
      <w:r>
        <w:rPr>
          <w:rStyle w:val="CommentReference"/>
        </w:rPr>
        <w:annotationRef/>
      </w:r>
      <w:r>
        <w:t>Ashurst to update</w:t>
      </w:r>
    </w:p>
  </w:comment>
  <w:comment w:id="7809" w:author="Julie Finkler" w:date="2023-11-07T20:30:00Z" w:initials="JF">
    <w:p w14:paraId="301621BA" w14:textId="6A69449B" w:rsidR="00CC43B1" w:rsidRDefault="00CC43B1">
      <w:pPr>
        <w:pStyle w:val="CommentText"/>
        <w:jc w:val="left"/>
      </w:pPr>
      <w:r>
        <w:rPr>
          <w:rStyle w:val="CommentReference"/>
        </w:rPr>
        <w:annotationRef/>
      </w:r>
      <w:r>
        <w:fldChar w:fldCharType="begin"/>
      </w:r>
      <w:r>
        <w:instrText>HYPERLINK "mailto:Anton.Orpin-Massey@energysecurity.gov.uk"</w:instrText>
      </w:r>
      <w:bookmarkStart w:id="7816" w:name="_@_C0D868BF52904034B01F30D4566CC24DZ"/>
      <w:r>
        <w:fldChar w:fldCharType="separate"/>
      </w:r>
      <w:bookmarkEnd w:id="7816"/>
      <w:r w:rsidRPr="00CC43B1">
        <w:rPr>
          <w:rStyle w:val="Mention"/>
          <w:noProof/>
        </w:rPr>
        <w:t>@Orpin-Massey, Anton (Energy Security)</w:t>
      </w:r>
      <w:r>
        <w:fldChar w:fldCharType="end"/>
      </w:r>
      <w:r>
        <w:t xml:space="preserve">  I wonder if we could break this down according to your 4 electricity supply categories in the LCHS:</w:t>
      </w:r>
    </w:p>
    <w:p w14:paraId="5C18A673" w14:textId="77777777" w:rsidR="00CC43B1" w:rsidRDefault="00CC43B1">
      <w:pPr>
        <w:pStyle w:val="CommentText"/>
        <w:jc w:val="left"/>
      </w:pPr>
    </w:p>
    <w:p w14:paraId="38B6675D" w14:textId="77777777" w:rsidR="00CC43B1" w:rsidRDefault="00CC43B1">
      <w:pPr>
        <w:pStyle w:val="CommentText"/>
        <w:jc w:val="left"/>
      </w:pPr>
      <w:r>
        <w:t xml:space="preserve">(1) MWh supplied through Eligible PPAs, including MWh supplied from each relevant generator in the fleet, including information confirming the PPA contract identification and the name of each generator </w:t>
      </w:r>
    </w:p>
    <w:p w14:paraId="48A82F9B" w14:textId="77777777" w:rsidR="00CC43B1" w:rsidRDefault="00CC43B1">
      <w:pPr>
        <w:pStyle w:val="CommentText"/>
        <w:jc w:val="left"/>
      </w:pPr>
    </w:p>
    <w:p w14:paraId="77371875" w14:textId="77777777" w:rsidR="00CC43B1" w:rsidRDefault="00CC43B1">
      <w:pPr>
        <w:pStyle w:val="CommentText"/>
        <w:jc w:val="left"/>
      </w:pPr>
      <w:r>
        <w:t>And where the producer does not claim electricity through an Eligible PPA:</w:t>
      </w:r>
    </w:p>
    <w:p w14:paraId="17B247D4" w14:textId="77777777" w:rsidR="00CC43B1" w:rsidRDefault="00CC43B1">
      <w:pPr>
        <w:pStyle w:val="CommentText"/>
        <w:jc w:val="left"/>
      </w:pPr>
      <w:r>
        <w:t xml:space="preserve">(2) MWh supplied from the grid </w:t>
      </w:r>
    </w:p>
    <w:p w14:paraId="2D7A454B" w14:textId="77777777" w:rsidR="00CC43B1" w:rsidRDefault="00CC43B1">
      <w:pPr>
        <w:pStyle w:val="CommentText"/>
        <w:jc w:val="left"/>
      </w:pPr>
      <w:r>
        <w:t xml:space="preserve">(3) MWh supplied from a Private Network </w:t>
      </w:r>
    </w:p>
    <w:p w14:paraId="4FA3AF23" w14:textId="77777777" w:rsidR="00CC43B1" w:rsidRDefault="00CC43B1">
      <w:pPr>
        <w:pStyle w:val="CommentText"/>
        <w:jc w:val="left"/>
      </w:pPr>
      <w:r>
        <w:t xml:space="preserve">(3) MWh consumed through Electricity Curtailment Avoidance (we will need to include this as a defined term pointing t the LCHS definition) </w:t>
      </w:r>
    </w:p>
  </w:comment>
  <w:comment w:id="7810" w:author="Orpin-Massey, Anton (Energy Security)" w:date="2023-11-09T17:25:00Z" w:initials="AO">
    <w:p w14:paraId="4012B64A" w14:textId="77777777" w:rsidR="00D471B8" w:rsidRDefault="00D471B8">
      <w:pPr>
        <w:pStyle w:val="CommentText"/>
        <w:jc w:val="left"/>
      </w:pPr>
      <w:r>
        <w:rPr>
          <w:rStyle w:val="CommentReference"/>
        </w:rPr>
        <w:annotationRef/>
      </w:r>
      <w:r>
        <w:t xml:space="preserve">Yes I agree with this suggestion </w:t>
      </w:r>
    </w:p>
  </w:comment>
  <w:comment w:id="7811" w:author="Deutsch, Richard (Energy Security)" w:date="2023-11-13T09:46:00Z" w:initials="DR(">
    <w:p w14:paraId="429829FC" w14:textId="77777777" w:rsidR="00F12453" w:rsidRDefault="00F12453">
      <w:pPr>
        <w:pStyle w:val="CommentText"/>
        <w:jc w:val="left"/>
      </w:pPr>
      <w:r>
        <w:rPr>
          <w:rStyle w:val="CommentReference"/>
        </w:rPr>
        <w:annotationRef/>
      </w:r>
      <w:r>
        <w:t>Ashurst to update to align with LCHS v3</w:t>
      </w:r>
    </w:p>
  </w:comment>
  <w:comment w:id="7818" w:author="Julie Finkler" w:date="2023-11-08T19:31:00Z" w:initials="JF">
    <w:p w14:paraId="4AE52135" w14:textId="77777777" w:rsidR="001E387A" w:rsidRDefault="001E387A">
      <w:pPr>
        <w:pStyle w:val="CommentText"/>
        <w:jc w:val="left"/>
      </w:pPr>
      <w:r>
        <w:rPr>
          <w:rStyle w:val="CommentReference"/>
        </w:rPr>
        <w:annotationRef/>
      </w:r>
      <w:r>
        <w:t>Suggest this addition so we keep track of the various PPAs</w:t>
      </w:r>
    </w:p>
  </w:comment>
  <w:comment w:id="7821" w:author="Julie Finkler" w:date="2023-11-07T20:38:00Z" w:initials="JF">
    <w:p w14:paraId="1564933E" w14:textId="426957DC" w:rsidR="00AA66A2" w:rsidRDefault="00AA66A2">
      <w:pPr>
        <w:pStyle w:val="CommentText"/>
        <w:jc w:val="left"/>
      </w:pPr>
      <w:r>
        <w:rPr>
          <w:rStyle w:val="CommentReference"/>
        </w:rPr>
        <w:annotationRef/>
      </w:r>
      <w:r>
        <w:fldChar w:fldCharType="begin"/>
      </w:r>
      <w:r>
        <w:instrText>HYPERLINK "mailto:Anton.Orpin-Massey@energysecurity.gov.uk"</w:instrText>
      </w:r>
      <w:bookmarkStart w:id="7824" w:name="_@_3266FA9212DE43E8AAE2D5FEF8C6134BZ"/>
      <w:r>
        <w:fldChar w:fldCharType="separate"/>
      </w:r>
      <w:bookmarkEnd w:id="7824"/>
      <w:r w:rsidRPr="00AA66A2">
        <w:rPr>
          <w:rStyle w:val="Mention"/>
          <w:noProof/>
        </w:rPr>
        <w:t>@Orpin-Massey, Anton (Energy Security)</w:t>
      </w:r>
      <w:r>
        <w:fldChar w:fldCharType="end"/>
      </w:r>
      <w:r>
        <w:t xml:space="preserve"> do you also want statements that electricity hasn’t been double sold or do you think this should be an annual requirement?</w:t>
      </w:r>
    </w:p>
  </w:comment>
  <w:comment w:id="7822" w:author="Orpin-Massey, Anton (Energy Security)" w:date="2023-11-09T17:26:00Z" w:initials="AO">
    <w:p w14:paraId="42B1BFF8" w14:textId="77777777" w:rsidR="009665E8" w:rsidRDefault="009665E8" w:rsidP="00BF29B3">
      <w:pPr>
        <w:pStyle w:val="CommentText"/>
        <w:jc w:val="left"/>
      </w:pPr>
      <w:r>
        <w:rPr>
          <w:rStyle w:val="CommentReference"/>
        </w:rPr>
        <w:annotationRef/>
      </w:r>
      <w:r>
        <w:t>The transfer of title requirement and statements should be sufficient evidence</w:t>
      </w:r>
    </w:p>
  </w:comment>
  <w:comment w:id="7833" w:author="Julie Finkler" w:date="2023-11-07T20:20:00Z" w:initials="JF">
    <w:p w14:paraId="27860A50" w14:textId="3298CFE9" w:rsidR="00E76F61" w:rsidRDefault="00E76F61">
      <w:pPr>
        <w:pStyle w:val="CommentText"/>
        <w:jc w:val="left"/>
      </w:pPr>
      <w:r>
        <w:rPr>
          <w:rStyle w:val="CommentReference"/>
        </w:rPr>
        <w:annotationRef/>
      </w:r>
      <w:r>
        <w:fldChar w:fldCharType="begin"/>
      </w:r>
      <w:r>
        <w:instrText>HYPERLINK "mailto:Henry.Irvine@energysecurity.gov.uk"</w:instrText>
      </w:r>
      <w:bookmarkStart w:id="7838" w:name="_@_3E9F47EDF3F347E9B82787F1E61BEA4BZ"/>
      <w:r>
        <w:fldChar w:fldCharType="separate"/>
      </w:r>
      <w:bookmarkEnd w:id="7838"/>
      <w:r w:rsidRPr="00E76F61">
        <w:rPr>
          <w:rStyle w:val="Mention"/>
          <w:noProof/>
        </w:rPr>
        <w:t>@Irvine, Henry (Energy Security)</w:t>
      </w:r>
      <w:r>
        <w:fldChar w:fldCharType="end"/>
      </w:r>
      <w:r>
        <w:t xml:space="preserve"> is it the right terminology? </w:t>
      </w:r>
    </w:p>
  </w:comment>
  <w:comment w:id="7834" w:author="Julie Finkler" w:date="2023-11-09T18:06:00Z" w:initials="JF">
    <w:p w14:paraId="26499FB9" w14:textId="77777777" w:rsidR="000908B1" w:rsidRDefault="000908B1" w:rsidP="00756CD8">
      <w:pPr>
        <w:pStyle w:val="CommentText"/>
        <w:jc w:val="left"/>
      </w:pPr>
      <w:r>
        <w:rPr>
          <w:rStyle w:val="CommentReference"/>
        </w:rPr>
        <w:annotationRef/>
      </w:r>
      <w:r>
        <w:t>Updated</w:t>
      </w:r>
    </w:p>
  </w:comment>
  <w:comment w:id="7842" w:author="Julie Finkler" w:date="2023-11-07T20:14:00Z" w:initials="JF">
    <w:p w14:paraId="31958B93" w14:textId="26B197DC" w:rsidR="00A73D74" w:rsidRDefault="00A73D74">
      <w:pPr>
        <w:pStyle w:val="CommentText"/>
        <w:jc w:val="left"/>
      </w:pPr>
      <w:r>
        <w:rPr>
          <w:rStyle w:val="CommentReference"/>
        </w:rPr>
        <w:annotationRef/>
      </w:r>
      <w:r>
        <w:t>This will need to be reviewed in line with the LCHS team's revised ROG position</w:t>
      </w:r>
    </w:p>
    <w:p w14:paraId="51185C58" w14:textId="16AE9A3B" w:rsidR="00A73D74" w:rsidRDefault="00A73D74">
      <w:pPr>
        <w:pStyle w:val="CommentText"/>
        <w:jc w:val="left"/>
      </w:pPr>
      <w:r>
        <w:fldChar w:fldCharType="begin"/>
      </w:r>
      <w:r>
        <w:instrText>HYPERLINK "mailto:Henry.Irvine@energysecurity.gov.uk"</w:instrText>
      </w:r>
      <w:bookmarkStart w:id="7844" w:name="_@_30FC93C2BC9F4922B5A8FCB2408024BAZ"/>
      <w:r>
        <w:fldChar w:fldCharType="separate"/>
      </w:r>
      <w:bookmarkEnd w:id="7844"/>
      <w:r w:rsidRPr="00A73D74">
        <w:rPr>
          <w:rStyle w:val="Mention"/>
          <w:noProof/>
        </w:rPr>
        <w:t>@Irvine, Henry (Energy Security)</w:t>
      </w:r>
      <w:r>
        <w:fldChar w:fldCharType="end"/>
      </w:r>
      <w:r>
        <w:t xml:space="preserve"> would you be able to provide a list of things that you may want to the producers to provide monthly? Is it just the C3+%? And statements from the refinery re: purchases of other gases would be annual?</w:t>
      </w:r>
    </w:p>
    <w:p w14:paraId="438E4C58" w14:textId="77777777" w:rsidR="00A73D74" w:rsidRDefault="00A73D74">
      <w:pPr>
        <w:pStyle w:val="CommentText"/>
        <w:jc w:val="left"/>
      </w:pPr>
      <w:r>
        <w:t>I still suggest we hold off making final amendments until you've agreed a way forward for ROGs</w:t>
      </w:r>
    </w:p>
  </w:comment>
  <w:comment w:id="7843" w:author="Deutsch, Richard (Energy Security)" w:date="2023-11-13T09:43:00Z" w:initials="DR(">
    <w:p w14:paraId="556DD9E6" w14:textId="77777777" w:rsidR="003B39DE" w:rsidRDefault="003B39DE">
      <w:pPr>
        <w:pStyle w:val="CommentText"/>
        <w:jc w:val="left"/>
      </w:pPr>
      <w:r>
        <w:rPr>
          <w:rStyle w:val="CommentReference"/>
        </w:rPr>
        <w:annotationRef/>
      </w:r>
      <w:r>
        <w:t>Ashurst to note (no action)</w:t>
      </w:r>
    </w:p>
  </w:comment>
  <w:comment w:id="7846" w:author="Julie Finkler" w:date="2023-11-09T17:33:00Z" w:initials="JF">
    <w:p w14:paraId="34E69967" w14:textId="77777777" w:rsidR="00CC7414" w:rsidRDefault="00CC7414" w:rsidP="00756CD8">
      <w:pPr>
        <w:pStyle w:val="CommentText"/>
        <w:jc w:val="left"/>
      </w:pPr>
      <w:r>
        <w:rPr>
          <w:rStyle w:val="CommentReference"/>
        </w:rPr>
        <w:annotationRef/>
      </w:r>
      <w:r>
        <w:t>Add statement that producers have cancelled appropriate number of REGOs</w:t>
      </w:r>
    </w:p>
  </w:comment>
  <w:comment w:id="7847" w:author="Deutsch, Richard (Energy Security)" w:date="2023-11-10T17:41:00Z" w:initials="DR(S">
    <w:p w14:paraId="65B8C9FB" w14:textId="77777777" w:rsidR="00FC203E" w:rsidRDefault="00FC203E" w:rsidP="00E346F3">
      <w:pPr>
        <w:pStyle w:val="CommentText"/>
        <w:jc w:val="left"/>
      </w:pPr>
      <w:r>
        <w:rPr>
          <w:rStyle w:val="CommentReference"/>
        </w:rPr>
        <w:annotationRef/>
      </w:r>
      <w:r>
        <w:t>Ashurst please add</w:t>
      </w:r>
    </w:p>
  </w:comment>
  <w:comment w:id="7936" w:author="Deutsch, Richard (Energy Security)" w:date="2023-11-03T11:08:00Z" w:initials="RD">
    <w:p w14:paraId="04237D06" w14:textId="49E06F4E" w:rsidR="009C6FCB" w:rsidRDefault="009C6FCB">
      <w:pPr>
        <w:pStyle w:val="CommentText"/>
        <w:jc w:val="left"/>
      </w:pPr>
      <w:r>
        <w:rPr>
          <w:rStyle w:val="CommentReference"/>
        </w:rPr>
        <w:annotationRef/>
      </w:r>
      <w:r>
        <w:fldChar w:fldCharType="begin"/>
      </w:r>
      <w:r>
        <w:instrText>HYPERLINK "mailto:Carolyn.Campbell@energysecurity.gov.uk"</w:instrText>
      </w:r>
      <w:bookmarkStart w:id="7941" w:name="_@_30BADA877E6E4F1A84C8A609EDAD064FZ"/>
      <w:r>
        <w:fldChar w:fldCharType="separate"/>
      </w:r>
      <w:bookmarkEnd w:id="7941"/>
      <w:r w:rsidRPr="009C6FCB">
        <w:rPr>
          <w:rStyle w:val="Mention"/>
          <w:noProof/>
        </w:rPr>
        <w:t>@Campbell, Carolyn (Energy Security)</w:t>
      </w:r>
      <w:r>
        <w:fldChar w:fldCharType="end"/>
      </w:r>
      <w:r>
        <w:t xml:space="preserve"> not sure who owns Supply Chain Reporting anymore (I think this might previously have been one of Neil's areas). Has anyone picked this up / do you have any idea what email/web addresses we should be referring to here?</w:t>
      </w:r>
    </w:p>
  </w:comment>
  <w:comment w:id="7937" w:author="Campbell, Carolyn (Energy Security)" w:date="2023-11-03T13:35:00Z" w:initials="CC">
    <w:p w14:paraId="6E401C7F" w14:textId="25B2613C" w:rsidR="00CF15B1" w:rsidRDefault="00CF15B1">
      <w:pPr>
        <w:pStyle w:val="CommentText"/>
        <w:jc w:val="left"/>
      </w:pPr>
      <w:r>
        <w:rPr>
          <w:rStyle w:val="CommentReference"/>
        </w:rPr>
        <w:annotationRef/>
      </w:r>
      <w:r>
        <w:fldChar w:fldCharType="begin"/>
      </w:r>
      <w:r>
        <w:instrText>HYPERLINK "mailto:Paul.Willman@energysecurity.gov.uk"</w:instrText>
      </w:r>
      <w:bookmarkStart w:id="7942" w:name="_@_AD7A0061B0A0425094EBA211F8E6889FZ"/>
      <w:r>
        <w:fldChar w:fldCharType="separate"/>
      </w:r>
      <w:bookmarkEnd w:id="7942"/>
      <w:r w:rsidRPr="00CF15B1">
        <w:rPr>
          <w:rStyle w:val="Mention"/>
          <w:noProof/>
        </w:rPr>
        <w:t>@Willman, Paul (Energy Security)</w:t>
      </w:r>
      <w:r>
        <w:fldChar w:fldCharType="end"/>
      </w:r>
      <w:r>
        <w:t xml:space="preserve">  This relates to our Teams message yesterday. This is the latest draft LCHA. Please can you advise on the email to be used? If need be I think it could come to our HPBM team mailbox. But may be better to align with ICC/DPA supply chain enquiries. It looks like you might get away with just providing an email address and not any more detail on the form of the SC report. But up to you and worth aligning the SC provisions across all BM contracts (HPBM/DPA/ICC)</w:t>
      </w:r>
    </w:p>
  </w:comment>
  <w:comment w:id="7938" w:author="Campbell, Carolyn (Energy Security)" w:date="2023-11-03T13:37:00Z" w:initials="CC">
    <w:p w14:paraId="54292058" w14:textId="339513EA" w:rsidR="007048AD" w:rsidRDefault="007048AD">
      <w:pPr>
        <w:pStyle w:val="CommentText"/>
        <w:jc w:val="left"/>
      </w:pPr>
      <w:r>
        <w:rPr>
          <w:rStyle w:val="CommentReference"/>
        </w:rPr>
        <w:annotationRef/>
      </w:r>
      <w:r>
        <w:fldChar w:fldCharType="begin"/>
      </w:r>
      <w:r>
        <w:instrText>HYPERLINK "mailto:steven.mills2@energysecurity.gov.uk"</w:instrText>
      </w:r>
      <w:bookmarkStart w:id="7943" w:name="_@_61FBC4F5B7DB49699E4C281769358CFAZ"/>
      <w:r>
        <w:fldChar w:fldCharType="separate"/>
      </w:r>
      <w:bookmarkEnd w:id="7943"/>
      <w:r w:rsidRPr="007048AD">
        <w:rPr>
          <w:rStyle w:val="Mention"/>
          <w:noProof/>
        </w:rPr>
        <w:t>@Mills2, Steven (Energy Security)</w:t>
      </w:r>
      <w:r>
        <w:fldChar w:fldCharType="end"/>
      </w:r>
      <w:r>
        <w:t xml:space="preserve"> are you able to advise in Paul's absence please?</w:t>
      </w:r>
    </w:p>
  </w:comment>
  <w:comment w:id="7939" w:author="Deutsch, Richard (Energy Security)" w:date="2023-11-13T09:47:00Z" w:initials="DR(">
    <w:p w14:paraId="433D1C2A" w14:textId="77777777" w:rsidR="00F12453" w:rsidRDefault="00F12453">
      <w:pPr>
        <w:pStyle w:val="CommentText"/>
        <w:jc w:val="left"/>
      </w:pPr>
      <w:r>
        <w:rPr>
          <w:rStyle w:val="CommentReference"/>
        </w:rPr>
        <w:annotationRef/>
      </w:r>
      <w:r>
        <w:t>Ashurst, please leave placeholders for now until we get confirmation on this.</w:t>
      </w:r>
    </w:p>
  </w:comment>
  <w:comment w:id="8055" w:author="Deutsch, Richard (Energy Security)" w:date="2023-11-07T15:33:00Z" w:initials="DR(S">
    <w:p w14:paraId="72E1AAAB" w14:textId="77777777" w:rsidR="00680992" w:rsidRDefault="00680992">
      <w:pPr>
        <w:pStyle w:val="CommentText"/>
        <w:jc w:val="left"/>
      </w:pPr>
      <w:r>
        <w:rPr>
          <w:rStyle w:val="CommentReference"/>
        </w:rPr>
        <w:annotationRef/>
      </w:r>
      <w:r>
        <w:t>Should be Part A not Part B</w:t>
      </w:r>
    </w:p>
  </w:comment>
  <w:comment w:id="8182" w:author="Deutsch, Richard (Energy Security)" w:date="2023-11-10T16:11:00Z" w:initials="DR(S">
    <w:p w14:paraId="37F8135A" w14:textId="77777777" w:rsidR="00E64A36" w:rsidRDefault="00E64A36">
      <w:pPr>
        <w:pStyle w:val="CommentText"/>
        <w:jc w:val="left"/>
      </w:pPr>
      <w:r>
        <w:rPr>
          <w:rStyle w:val="CommentReference"/>
        </w:rPr>
        <w:annotationRef/>
      </w:r>
      <w:r>
        <w:t>3.14 was repeated</w:t>
      </w:r>
    </w:p>
  </w:comment>
  <w:comment w:id="8198" w:author="Deutsch, Richard (Energy Security)" w:date="2023-11-10T16:12:00Z" w:initials="DR(S">
    <w:p w14:paraId="52F25FA0" w14:textId="77777777" w:rsidR="008B4E7A" w:rsidRDefault="008B4E7A">
      <w:pPr>
        <w:pStyle w:val="CommentText"/>
        <w:jc w:val="left"/>
      </w:pPr>
      <w:r>
        <w:rPr>
          <w:rStyle w:val="CommentReference"/>
        </w:rPr>
        <w:annotationRef/>
      </w:r>
      <w:r>
        <w:t>3.14?</w:t>
      </w:r>
    </w:p>
  </w:comment>
  <w:comment w:id="8266" w:author="Deutsch, Richard (Energy Security)" w:date="2023-11-10T16:13:00Z" w:initials="DR(S">
    <w:p w14:paraId="4F695BC5" w14:textId="77777777" w:rsidR="00E065B0" w:rsidRDefault="00E065B0">
      <w:pPr>
        <w:pStyle w:val="CommentText"/>
        <w:jc w:val="left"/>
      </w:pPr>
      <w:r>
        <w:rPr>
          <w:rStyle w:val="CommentReference"/>
        </w:rPr>
        <w:annotationRef/>
      </w:r>
      <w:r>
        <w:t>Should just be 3.2?</w:t>
      </w:r>
    </w:p>
  </w:comment>
  <w:comment w:id="8277" w:author="Finkler, Julie (Energy Security)" w:date="2023-11-12T17:54:00Z" w:initials="JF">
    <w:p w14:paraId="0AE2791F" w14:textId="77777777" w:rsidR="008C5F2D" w:rsidRDefault="008C5F2D">
      <w:pPr>
        <w:pStyle w:val="CommentText"/>
        <w:jc w:val="left"/>
      </w:pPr>
      <w:r>
        <w:rPr>
          <w:rStyle w:val="CommentReference"/>
        </w:rPr>
        <w:annotationRef/>
      </w:r>
      <w:r>
        <w:t xml:space="preserve">Delete? </w:t>
      </w:r>
    </w:p>
  </w:comment>
  <w:comment w:id="8278" w:author="Deutsch, Richard (Energy Security)" w:date="2023-11-13T09:47:00Z" w:initials="DR(">
    <w:p w14:paraId="096D1B1C" w14:textId="77777777" w:rsidR="00F12453" w:rsidRDefault="00F12453">
      <w:pPr>
        <w:pStyle w:val="CommentText"/>
        <w:jc w:val="left"/>
      </w:pPr>
      <w:r>
        <w:rPr>
          <w:rStyle w:val="CommentReference"/>
        </w:rPr>
        <w:annotationRef/>
      </w:r>
      <w:r>
        <w:t>Ashurst to consider</w:t>
      </w:r>
    </w:p>
  </w:comment>
  <w:comment w:id="8279" w:author="Finkler, Julie (Energy Security)" w:date="2023-11-12T17:57:00Z" w:initials="JF">
    <w:p w14:paraId="789A80C0" w14:textId="77777777" w:rsidR="000B0355" w:rsidRDefault="000B0355">
      <w:pPr>
        <w:pStyle w:val="CommentText"/>
        <w:jc w:val="left"/>
      </w:pPr>
      <w:r>
        <w:rPr>
          <w:rStyle w:val="CommentReference"/>
        </w:rPr>
        <w:annotationRef/>
      </w:r>
      <w:r>
        <w:t>Ashurst - I think para 4.5 also covers (iii) and B, no? If you agree, is it useful to add a reference to this para in (iii) and B?</w:t>
      </w:r>
    </w:p>
  </w:comment>
  <w:comment w:id="8341" w:author="Deutsch, Richard (Energy Security)" w:date="2023-11-10T16:15:00Z" w:initials="DR(S">
    <w:p w14:paraId="17CB6DD7" w14:textId="498592CD" w:rsidR="00DB40C3" w:rsidRDefault="00DB40C3">
      <w:pPr>
        <w:pStyle w:val="CommentText"/>
        <w:jc w:val="left"/>
      </w:pPr>
      <w:r>
        <w:rPr>
          <w:rStyle w:val="CommentReference"/>
        </w:rPr>
        <w:annotationRef/>
      </w:r>
      <w:r>
        <w:t>I think this may need updating to a reference to the new Audit annex?</w:t>
      </w:r>
    </w:p>
  </w:comment>
  <w:comment w:id="8490" w:author="Deutsch, Richard (Energy Security)" w:date="2023-11-10T16:17:00Z" w:initials="DR(S">
    <w:p w14:paraId="58A160D3" w14:textId="77777777" w:rsidR="00424DF6" w:rsidRDefault="00424DF6">
      <w:pPr>
        <w:pStyle w:val="CommentText"/>
        <w:jc w:val="left"/>
      </w:pPr>
      <w:r>
        <w:rPr>
          <w:rStyle w:val="CommentReference"/>
        </w:rPr>
        <w:annotationRef/>
      </w:r>
      <w:r>
        <w:t>I think we've agreed not to change these terms so this footnote can be removed</w:t>
      </w:r>
    </w:p>
  </w:comment>
  <w:comment w:id="9214" w:author="Deutsch, Richard (Energy Security)" w:date="2023-11-10T17:42:00Z" w:initials="DR(S">
    <w:p w14:paraId="519EE7BE" w14:textId="77777777" w:rsidR="00FC203E" w:rsidRDefault="00FC203E">
      <w:pPr>
        <w:pStyle w:val="CommentText"/>
        <w:jc w:val="left"/>
      </w:pPr>
      <w:r>
        <w:rPr>
          <w:rStyle w:val="CommentReference"/>
        </w:rPr>
        <w:annotationRef/>
      </w:r>
      <w:r>
        <w:t>Sorry I've somehow manage to misalign the heading from the middle - ignore that.</w:t>
      </w:r>
    </w:p>
    <w:p w14:paraId="5F0B9DDB" w14:textId="77777777" w:rsidR="00FC203E" w:rsidRDefault="00FC203E" w:rsidP="00E346F3">
      <w:pPr>
        <w:pStyle w:val="CommentText"/>
        <w:jc w:val="left"/>
      </w:pPr>
      <w:r>
        <w:rPr>
          <w:b/>
          <w:bCs/>
        </w:rPr>
        <w:t xml:space="preserve">Note for Ashurst </w:t>
      </w:r>
      <w:r>
        <w:t>I've marked Julie's comments as resolved as we discussed them at the Page Turn but I've kept some of them in as a useful cross-reference.</w:t>
      </w:r>
    </w:p>
  </w:comment>
  <w:comment w:id="9225" w:author="Julie Finkler" w:date="2023-11-08T19:29:00Z" w:initials="JF">
    <w:p w14:paraId="7A2846A2" w14:textId="53528A75" w:rsidR="00CA0A02" w:rsidRDefault="00CA0A02">
      <w:pPr>
        <w:pStyle w:val="CommentText"/>
        <w:jc w:val="left"/>
      </w:pPr>
      <w:r>
        <w:rPr>
          <w:rStyle w:val="CommentReference"/>
        </w:rPr>
        <w:annotationRef/>
      </w:r>
      <w:r>
        <w:t>As a general comment, I'm really struggling to understand how the various audit reports and auditors interact with each other. I think we need to clarify (if this is the policy intent) that:</w:t>
      </w:r>
    </w:p>
    <w:p w14:paraId="762AB2F4" w14:textId="77777777" w:rsidR="00CA0A02" w:rsidRDefault="00CA0A02">
      <w:pPr>
        <w:pStyle w:val="CommentText"/>
        <w:jc w:val="left"/>
      </w:pPr>
      <w:r>
        <w:t>* we want the audits to be carried out by the same firm</w:t>
      </w:r>
    </w:p>
    <w:p w14:paraId="0C78EA8A" w14:textId="77777777" w:rsidR="00CA0A02" w:rsidRDefault="00CA0A02">
      <w:pPr>
        <w:pStyle w:val="CommentText"/>
        <w:jc w:val="left"/>
      </w:pPr>
      <w:r>
        <w:t>* the Auditor is the main auditor, and we expecting them to carry out both audits or to subcontract the LCHS audit</w:t>
      </w:r>
    </w:p>
  </w:comment>
  <w:comment w:id="9226" w:author="Finkler, Julie (Energy Security)" w:date="2023-11-08T17:25:00Z" w:initials="JF">
    <w:p w14:paraId="5861E4A9" w14:textId="70C955DF" w:rsidR="008863AB" w:rsidRDefault="008863AB">
      <w:pPr>
        <w:pStyle w:val="CommentText"/>
        <w:jc w:val="left"/>
      </w:pPr>
      <w:r>
        <w:rPr>
          <w:rStyle w:val="CommentReference"/>
        </w:rPr>
        <w:annotationRef/>
      </w:r>
      <w:r>
        <w:rPr>
          <w:color w:val="202124"/>
          <w:highlight w:val="white"/>
        </w:rPr>
        <w:t>Presentationally</w:t>
      </w:r>
      <w:r>
        <w:t xml:space="preserve">, it's a bit add to call this report a 'compliance audit report' since the LCHS audit report is also a compliance report, albeit focused on the LCHS specifically. I wonder if we should call the LCHS report a 'LCHS Compliance Audit Report' for consistency </w:t>
      </w:r>
    </w:p>
  </w:comment>
  <w:comment w:id="9227" w:author="Finkler, Julie (Energy Security)" w:date="2023-11-08T17:16:00Z" w:initials="JF">
    <w:p w14:paraId="7FA2A8D8" w14:textId="241217BD" w:rsidR="00317021" w:rsidRDefault="00317021">
      <w:pPr>
        <w:pStyle w:val="CommentText"/>
        <w:jc w:val="left"/>
      </w:pPr>
      <w:r>
        <w:rPr>
          <w:rStyle w:val="CommentReference"/>
        </w:rPr>
        <w:annotationRef/>
      </w:r>
      <w:r>
        <w:t>Why it is 'or'? Shouldn't it be 'and'?</w:t>
      </w:r>
    </w:p>
  </w:comment>
  <w:comment w:id="9229" w:author="Finkler, Julie (Energy Security)" w:date="2023-11-08T17:19:00Z" w:initials="JF">
    <w:p w14:paraId="4427B498" w14:textId="77777777" w:rsidR="00E16321" w:rsidRDefault="00E16321">
      <w:pPr>
        <w:pStyle w:val="CommentText"/>
        <w:jc w:val="left"/>
      </w:pPr>
      <w:r>
        <w:rPr>
          <w:rStyle w:val="CommentReference"/>
        </w:rPr>
        <w:annotationRef/>
      </w:r>
      <w:r>
        <w:t>This needs to be '</w:t>
      </w:r>
      <w:r>
        <w:rPr>
          <w:i/>
          <w:iCs/>
        </w:rPr>
        <w:t>and</w:t>
      </w:r>
      <w:r>
        <w:t>' possibly with '</w:t>
      </w:r>
      <w:r>
        <w:rPr>
          <w:i/>
          <w:iCs/>
        </w:rPr>
        <w:t>unless the Auditor also acts as the LCHS Auditor</w:t>
      </w:r>
      <w:r>
        <w:t>'</w:t>
      </w:r>
    </w:p>
  </w:comment>
  <w:comment w:id="9230" w:author="Finkler, Julie (Energy Security)" w:date="2023-11-08T17:42:00Z" w:initials="JF">
    <w:p w14:paraId="0150A875" w14:textId="77777777" w:rsidR="0066619D" w:rsidRDefault="00FB7DD4">
      <w:pPr>
        <w:pStyle w:val="CommentText"/>
        <w:jc w:val="left"/>
      </w:pPr>
      <w:r>
        <w:rPr>
          <w:rStyle w:val="CommentReference"/>
        </w:rPr>
        <w:annotationRef/>
      </w:r>
      <w:r w:rsidR="0066619D">
        <w:t xml:space="preserve">To discuss whether this should capture the LCHS audit report as well </w:t>
      </w:r>
    </w:p>
  </w:comment>
  <w:comment w:id="9231" w:author="Finkler, Julie (Energy Security)" w:date="2023-11-08T17:26:00Z" w:initials="JF">
    <w:p w14:paraId="28625586" w14:textId="74AEC90C" w:rsidR="00AD1B0E" w:rsidRDefault="00AD1B0E">
      <w:pPr>
        <w:pStyle w:val="CommentText"/>
        <w:jc w:val="left"/>
      </w:pPr>
      <w:r>
        <w:rPr>
          <w:rStyle w:val="CommentReference"/>
        </w:rPr>
        <w:annotationRef/>
      </w:r>
      <w:r>
        <w:t>Should be and? We need a clear obligation for the producer to produce both reports</w:t>
      </w:r>
    </w:p>
  </w:comment>
  <w:comment w:id="9232" w:author="Finkler, Julie (Energy Security)" w:date="2023-11-08T17:26:00Z" w:initials="JF">
    <w:p w14:paraId="5293854B" w14:textId="77777777" w:rsidR="00650517" w:rsidRDefault="00AD1B0E">
      <w:pPr>
        <w:pStyle w:val="CommentText"/>
        <w:jc w:val="left"/>
      </w:pPr>
      <w:r>
        <w:rPr>
          <w:rStyle w:val="CommentReference"/>
        </w:rPr>
        <w:annotationRef/>
      </w:r>
      <w:r w:rsidR="00650517">
        <w:t>See comment a above, and it applies to similar references below</w:t>
      </w:r>
    </w:p>
  </w:comment>
  <w:comment w:id="9233" w:author="Finkler, Julie (Energy Security)" w:date="2023-11-08T17:31:00Z" w:initials="JF">
    <w:p w14:paraId="3934F70D" w14:textId="77777777" w:rsidR="00AF1DC8" w:rsidRDefault="00AF1DC8">
      <w:pPr>
        <w:pStyle w:val="CommentText"/>
        <w:jc w:val="left"/>
      </w:pPr>
      <w:r>
        <w:rPr>
          <w:rStyle w:val="CommentReference"/>
        </w:rPr>
        <w:annotationRef/>
      </w:r>
      <w:r>
        <w:t xml:space="preserve">Why do we single out offtakers? Maybe this could be replaced with 'third party' in order to cover LCHS evidence as well? </w:t>
      </w:r>
    </w:p>
  </w:comment>
  <w:comment w:id="9234" w:author="Deutsch, Richard (Energy Security)" w:date="2023-11-10T17:50:00Z" w:initials="DR(S">
    <w:p w14:paraId="6129B502" w14:textId="77777777" w:rsidR="004E6073" w:rsidRDefault="004E6073" w:rsidP="00E346F3">
      <w:pPr>
        <w:pStyle w:val="CommentText"/>
        <w:jc w:val="left"/>
      </w:pPr>
      <w:r>
        <w:rPr>
          <w:rStyle w:val="CommentReference"/>
        </w:rPr>
        <w:annotationRef/>
      </w:r>
      <w:r>
        <w:t>Ashurst to update as discussed at page turn</w:t>
      </w:r>
    </w:p>
  </w:comment>
  <w:comment w:id="9235" w:author="Finkler, Julie (Energy Security)" w:date="2023-11-08T17:33:00Z" w:initials="JF">
    <w:p w14:paraId="3FA0EBAA" w14:textId="77777777" w:rsidR="00C63D10" w:rsidRDefault="00C63D10">
      <w:pPr>
        <w:pStyle w:val="CommentText"/>
        <w:jc w:val="left"/>
      </w:pPr>
      <w:r>
        <w:rPr>
          <w:rStyle w:val="CommentReference"/>
        </w:rPr>
        <w:annotationRef/>
      </w:r>
      <w:r>
        <w:t>for the purpose of assessing compliance with specific requirements?</w:t>
      </w:r>
    </w:p>
  </w:comment>
  <w:comment w:id="9236" w:author="Finkler, Julie (Energy Security)" w:date="2023-11-08T17:35:00Z" w:initials="JF">
    <w:p w14:paraId="7063CA1D" w14:textId="77777777" w:rsidR="003C366F" w:rsidRDefault="003C366F">
      <w:pPr>
        <w:pStyle w:val="CommentText"/>
        <w:jc w:val="left"/>
      </w:pPr>
      <w:r>
        <w:rPr>
          <w:rStyle w:val="CommentReference"/>
        </w:rPr>
        <w:annotationRef/>
      </w:r>
      <w:r>
        <w:t>Own consumption offtakers?</w:t>
      </w:r>
    </w:p>
  </w:comment>
  <w:comment w:id="9237" w:author="Deutsch, Richard (Energy Security)" w:date="2023-11-03T10:58:00Z" w:initials="RD">
    <w:p w14:paraId="7409E5D3" w14:textId="210AA31B" w:rsidR="002A30AF" w:rsidRDefault="002A30AF">
      <w:pPr>
        <w:pStyle w:val="CommentText"/>
        <w:jc w:val="left"/>
      </w:pPr>
      <w:r>
        <w:rPr>
          <w:rStyle w:val="CommentReference"/>
        </w:rPr>
        <w:annotationRef/>
      </w:r>
      <w:r>
        <w:fldChar w:fldCharType="begin"/>
      </w:r>
      <w:r>
        <w:instrText>HYPERLINK "mailto:Julie.Finkler@energysecurity.gov.uk"</w:instrText>
      </w:r>
      <w:bookmarkStart w:id="9240" w:name="_@_04BA5F4EF6404008AD09F7BD092DC005Z"/>
      <w:r>
        <w:fldChar w:fldCharType="separate"/>
      </w:r>
      <w:bookmarkEnd w:id="9240"/>
      <w:r w:rsidRPr="002A30AF">
        <w:rPr>
          <w:rStyle w:val="Mention"/>
          <w:noProof/>
        </w:rPr>
        <w:t>@Finkler, Julie (Energy Security)</w:t>
      </w:r>
      <w:r>
        <w:fldChar w:fldCharType="end"/>
      </w:r>
      <w:r>
        <w:t xml:space="preserve"> / </w:t>
      </w:r>
      <w:r>
        <w:fldChar w:fldCharType="begin"/>
      </w:r>
      <w:r>
        <w:instrText>HYPERLINK "mailto:Max.Muir@energysecurity.gov.uk"</w:instrText>
      </w:r>
      <w:bookmarkStart w:id="9241" w:name="_@_6EA12DDA117849EBBD74C3F8F5326A45Z"/>
      <w:r>
        <w:fldChar w:fldCharType="separate"/>
      </w:r>
      <w:bookmarkEnd w:id="9241"/>
      <w:r w:rsidRPr="002A30AF">
        <w:rPr>
          <w:rStyle w:val="Mention"/>
          <w:noProof/>
        </w:rPr>
        <w:t>@Muir, Max (Energy Security)</w:t>
      </w:r>
      <w:r>
        <w:fldChar w:fldCharType="end"/>
      </w:r>
      <w:r>
        <w:t xml:space="preserve"> to consider - I suspect one to discuss at the page turn?</w:t>
      </w:r>
    </w:p>
  </w:comment>
  <w:comment w:id="9238" w:author="Finkler, Julie (Energy Security)" w:date="2023-11-08T18:05:00Z" w:initials="JF">
    <w:p w14:paraId="50EF106E" w14:textId="77777777" w:rsidR="002B1B98" w:rsidRDefault="002B1B98">
      <w:pPr>
        <w:pStyle w:val="CommentText"/>
        <w:jc w:val="left"/>
      </w:pPr>
      <w:r>
        <w:rPr>
          <w:rStyle w:val="CommentReference"/>
        </w:rPr>
        <w:annotationRef/>
      </w:r>
      <w:r>
        <w:t xml:space="preserve">We should keep this at a minimum for the LCHS. Not sure exactly about point A as we previously had a requirement for the auditor to provide a statement in relation to the verification risk </w:t>
      </w:r>
    </w:p>
  </w:comment>
  <w:comment w:id="9239" w:author="Deutsch, Richard (Energy Security)" w:date="2023-11-10T17:50:00Z" w:initials="DR(S">
    <w:p w14:paraId="1F71BB35" w14:textId="77777777" w:rsidR="004E6073" w:rsidRDefault="004E6073" w:rsidP="00E346F3">
      <w:pPr>
        <w:pStyle w:val="CommentText"/>
        <w:jc w:val="left"/>
      </w:pPr>
      <w:r>
        <w:rPr>
          <w:rStyle w:val="CommentReference"/>
        </w:rPr>
        <w:annotationRef/>
      </w:r>
      <w:r>
        <w:t>Resolved at PT</w:t>
      </w:r>
    </w:p>
  </w:comment>
  <w:comment w:id="9243" w:author="Finkler, Julie (Energy Security)" w:date="2023-11-08T18:02:00Z" w:initials="JF">
    <w:p w14:paraId="169E2A14" w14:textId="0597040C" w:rsidR="00321098" w:rsidRDefault="00321098">
      <w:pPr>
        <w:pStyle w:val="CommentText"/>
        <w:jc w:val="left"/>
      </w:pPr>
      <w:r>
        <w:rPr>
          <w:rStyle w:val="CommentReference"/>
        </w:rPr>
        <w:annotationRef/>
      </w:r>
      <w:r>
        <w:t xml:space="preserve">Should we also say 'and all ancillary equipment and infrastructure within the scope of the System Boundary [as defined under the LCHS]'? </w:t>
      </w:r>
    </w:p>
  </w:comment>
  <w:comment w:id="9244" w:author="Deutsch, Richard (Energy Security)" w:date="2023-11-10T17:51:00Z" w:initials="DR(S">
    <w:p w14:paraId="31650855" w14:textId="77777777" w:rsidR="004E6073" w:rsidRDefault="004E6073" w:rsidP="00E346F3">
      <w:pPr>
        <w:pStyle w:val="CommentText"/>
        <w:jc w:val="left"/>
      </w:pPr>
      <w:r>
        <w:rPr>
          <w:rStyle w:val="CommentReference"/>
        </w:rPr>
        <w:annotationRef/>
      </w:r>
      <w:r>
        <w:t>Agreed in PT to update to System Boundary: Ashurst please update</w:t>
      </w:r>
    </w:p>
  </w:comment>
  <w:comment w:id="9247" w:author="Deutsch, Richard (Energy Security)" w:date="2023-11-03T10:59:00Z" w:initials="RD">
    <w:p w14:paraId="5A6307B7" w14:textId="2E68EA1A" w:rsidR="002A30AF" w:rsidRDefault="002A30AF">
      <w:pPr>
        <w:pStyle w:val="CommentText"/>
        <w:jc w:val="left"/>
      </w:pPr>
      <w:r>
        <w:rPr>
          <w:rStyle w:val="CommentReference"/>
        </w:rPr>
        <w:annotationRef/>
      </w:r>
      <w:r>
        <w:fldChar w:fldCharType="begin"/>
      </w:r>
      <w:r>
        <w:instrText>HYPERLINK "mailto:Julie.Finkler@energysecurity.gov.uk"</w:instrText>
      </w:r>
      <w:bookmarkStart w:id="9250" w:name="_@_8C1C8EA55BB64F86914E2330B4154346Z"/>
      <w:r>
        <w:fldChar w:fldCharType="separate"/>
      </w:r>
      <w:bookmarkEnd w:id="9250"/>
      <w:r w:rsidRPr="002A30AF">
        <w:rPr>
          <w:rStyle w:val="Mention"/>
          <w:noProof/>
        </w:rPr>
        <w:t>@Finkler, Julie (Energy Security)</w:t>
      </w:r>
      <w:r>
        <w:fldChar w:fldCharType="end"/>
      </w:r>
      <w:r>
        <w:t xml:space="preserve"> </w:t>
      </w:r>
      <w:r>
        <w:fldChar w:fldCharType="begin"/>
      </w:r>
      <w:r>
        <w:instrText>HYPERLINK "mailto:Max.Muir@energysecurity.gov.uk"</w:instrText>
      </w:r>
      <w:bookmarkStart w:id="9251" w:name="_@_59168F0F81D94EFD854E28456F3973D9Z"/>
      <w:r>
        <w:fldChar w:fldCharType="separate"/>
      </w:r>
      <w:bookmarkEnd w:id="9251"/>
      <w:r w:rsidRPr="002A30AF">
        <w:rPr>
          <w:rStyle w:val="Mention"/>
          <w:noProof/>
        </w:rPr>
        <w:t>@Muir, Max (Energy Security)</w:t>
      </w:r>
      <w:r>
        <w:fldChar w:fldCharType="end"/>
      </w:r>
      <w:r>
        <w:t xml:space="preserve"> </w:t>
      </w:r>
    </w:p>
  </w:comment>
  <w:comment w:id="9248" w:author="Finkler, Julie (Energy Security)" w:date="2023-11-08T18:08:00Z" w:initials="JF">
    <w:p w14:paraId="16004618" w14:textId="77777777" w:rsidR="006130AD" w:rsidRDefault="006130AD">
      <w:pPr>
        <w:pStyle w:val="CommentText"/>
        <w:jc w:val="left"/>
      </w:pPr>
      <w:r>
        <w:rPr>
          <w:rStyle w:val="CommentReference"/>
        </w:rPr>
        <w:annotationRef/>
      </w:r>
      <w:r>
        <w:t xml:space="preserve">Makes sense </w:t>
      </w:r>
    </w:p>
  </w:comment>
  <w:comment w:id="9252" w:author="Deutsch, Richard (Energy Security)" w:date="2023-11-03T11:00:00Z" w:initials="RD">
    <w:p w14:paraId="467B93DB" w14:textId="1C6A6413" w:rsidR="0034798F" w:rsidRDefault="0034798F">
      <w:pPr>
        <w:pStyle w:val="CommentText"/>
        <w:jc w:val="left"/>
      </w:pPr>
      <w:r>
        <w:rPr>
          <w:rStyle w:val="CommentReference"/>
        </w:rPr>
        <w:annotationRef/>
      </w:r>
      <w:r>
        <w:fldChar w:fldCharType="begin"/>
      </w:r>
      <w:r>
        <w:instrText>HYPERLINK "mailto:Julie.Finkler@energysecurity.gov.uk"</w:instrText>
      </w:r>
      <w:bookmarkStart w:id="9256" w:name="_@_8BBC030819BA4DA7BE8CF13C1850C7E6Z"/>
      <w:r>
        <w:fldChar w:fldCharType="separate"/>
      </w:r>
      <w:bookmarkEnd w:id="9256"/>
      <w:r w:rsidRPr="0034798F">
        <w:rPr>
          <w:rStyle w:val="Mention"/>
          <w:noProof/>
        </w:rPr>
        <w:t>@Finkler, Julie (Energy Security)</w:t>
      </w:r>
      <w:r>
        <w:fldChar w:fldCharType="end"/>
      </w:r>
      <w:r>
        <w:t xml:space="preserve"> </w:t>
      </w:r>
      <w:r>
        <w:fldChar w:fldCharType="begin"/>
      </w:r>
      <w:r>
        <w:instrText>HYPERLINK "mailto:Max.Muir@energysecurity.gov.uk"</w:instrText>
      </w:r>
      <w:bookmarkStart w:id="9257" w:name="_@_4A80B15B45F74702BACADFF11CBE725FZ"/>
      <w:r>
        <w:fldChar w:fldCharType="separate"/>
      </w:r>
      <w:bookmarkEnd w:id="9257"/>
      <w:r w:rsidRPr="0034798F">
        <w:rPr>
          <w:rStyle w:val="Mention"/>
          <w:noProof/>
        </w:rPr>
        <w:t>@Muir, Max (Energy Security)</w:t>
      </w:r>
      <w:r>
        <w:fldChar w:fldCharType="end"/>
      </w:r>
      <w:r>
        <w:t xml:space="preserve"> to consider.</w:t>
      </w:r>
    </w:p>
  </w:comment>
  <w:comment w:id="9253" w:author="Finkler, Julie (Energy Security)" w:date="2023-11-08T18:10:00Z" w:initials="JF">
    <w:p w14:paraId="262D9639" w14:textId="24B72C7D" w:rsidR="000A5FB6" w:rsidRDefault="00BD4B36">
      <w:pPr>
        <w:pStyle w:val="CommentText"/>
        <w:jc w:val="left"/>
      </w:pPr>
      <w:r>
        <w:rPr>
          <w:rStyle w:val="CommentReference"/>
        </w:rPr>
        <w:annotationRef/>
      </w:r>
      <w:r w:rsidR="000A5FB6">
        <w:t xml:space="preserve">I agree A can be taken out. Copying </w:t>
      </w:r>
      <w:r w:rsidR="000A5FB6">
        <w:fldChar w:fldCharType="begin"/>
      </w:r>
      <w:r w:rsidR="000A5FB6">
        <w:instrText>HYPERLINK "mailto:Sophie.Jones@energysecurity.gov.uk"</w:instrText>
      </w:r>
      <w:bookmarkStart w:id="9258" w:name="_@_85C8D662B4C2476DAFBC81ED5DA1DCB5Z"/>
      <w:r w:rsidR="000A5FB6">
        <w:fldChar w:fldCharType="separate"/>
      </w:r>
      <w:bookmarkEnd w:id="9258"/>
      <w:r w:rsidR="000A5FB6" w:rsidRPr="000A5FB6">
        <w:rPr>
          <w:rStyle w:val="Mention"/>
          <w:noProof/>
        </w:rPr>
        <w:t>@Jones, Sophie (Energy Security)</w:t>
      </w:r>
      <w:r w:rsidR="000A5FB6">
        <w:fldChar w:fldCharType="end"/>
      </w:r>
      <w:r w:rsidR="000A5FB6">
        <w:t xml:space="preserve"> for awareness as she is our new RTFO lead ☺️</w:t>
      </w:r>
    </w:p>
  </w:comment>
  <w:comment w:id="9254" w:author="Julie Finkler" w:date="2023-11-10T17:19:00Z" w:initials="JF">
    <w:p w14:paraId="61E3505C" w14:textId="77777777" w:rsidR="00CB77E1" w:rsidRDefault="00CB77E1">
      <w:pPr>
        <w:pStyle w:val="CommentText"/>
        <w:jc w:val="left"/>
      </w:pPr>
      <w:r>
        <w:rPr>
          <w:rStyle w:val="CommentReference"/>
        </w:rPr>
        <w:annotationRef/>
      </w:r>
      <w:r>
        <w:t xml:space="preserve">Agreed at page turn to delete </w:t>
      </w:r>
    </w:p>
  </w:comment>
  <w:comment w:id="9255" w:author="Deutsch, Richard (Energy Security)" w:date="2023-11-10T17:52:00Z" w:initials="DR(S">
    <w:p w14:paraId="033CA52F" w14:textId="77777777" w:rsidR="00315560" w:rsidRDefault="00315560" w:rsidP="00E346F3">
      <w:pPr>
        <w:pStyle w:val="CommentText"/>
        <w:jc w:val="left"/>
      </w:pPr>
      <w:r>
        <w:rPr>
          <w:rStyle w:val="CommentReference"/>
        </w:rPr>
        <w:annotationRef/>
      </w:r>
      <w:r>
        <w:t>Ashurst to delete</w:t>
      </w:r>
    </w:p>
  </w:comment>
  <w:comment w:id="9259" w:author="Finkler, Julie (Energy Security)" w:date="2023-11-08T18:12:00Z" w:initials="JF">
    <w:p w14:paraId="74EACA08" w14:textId="41A53B08" w:rsidR="00E45292" w:rsidRDefault="00E45292">
      <w:pPr>
        <w:pStyle w:val="CommentText"/>
        <w:jc w:val="left"/>
      </w:pPr>
      <w:r>
        <w:rPr>
          <w:rStyle w:val="CommentReference"/>
        </w:rPr>
        <w:annotationRef/>
      </w:r>
      <w:r>
        <w:t>Is this needed? I would be inclined to take this out in line with A. It is also not something that would be useful for an auditor to check annually?</w:t>
      </w:r>
    </w:p>
  </w:comment>
  <w:comment w:id="9260" w:author="Julie Finkler" w:date="2023-11-10T17:19:00Z" w:initials="JF">
    <w:p w14:paraId="09111DE3" w14:textId="77777777" w:rsidR="00CB77E1" w:rsidRDefault="00CB77E1">
      <w:pPr>
        <w:pStyle w:val="CommentText"/>
        <w:jc w:val="left"/>
      </w:pPr>
      <w:r>
        <w:rPr>
          <w:rStyle w:val="CommentReference"/>
        </w:rPr>
        <w:annotationRef/>
      </w:r>
      <w:r>
        <w:t xml:space="preserve">Agreed at page turn to delete </w:t>
      </w:r>
    </w:p>
  </w:comment>
  <w:comment w:id="9261" w:author="Deutsch, Richard (Energy Security)" w:date="2023-11-10T17:52:00Z" w:initials="DR(S">
    <w:p w14:paraId="00F8EE72" w14:textId="77777777" w:rsidR="00315560" w:rsidRDefault="00315560" w:rsidP="00E346F3">
      <w:pPr>
        <w:pStyle w:val="CommentText"/>
        <w:jc w:val="left"/>
      </w:pPr>
      <w:r>
        <w:rPr>
          <w:rStyle w:val="CommentReference"/>
        </w:rPr>
        <w:annotationRef/>
      </w:r>
      <w:r>
        <w:t>Ashurst please delete</w:t>
      </w:r>
    </w:p>
  </w:comment>
  <w:comment w:id="9263" w:author="Muir, Max (Energy Security)" w:date="2023-11-10T10:58:00Z" w:initials="MM">
    <w:p w14:paraId="55BEB2AF" w14:textId="20D93834" w:rsidR="008A169C" w:rsidRDefault="008A169C" w:rsidP="008A169C">
      <w:pPr>
        <w:pStyle w:val="CommentText"/>
        <w:jc w:val="left"/>
      </w:pPr>
      <w:r>
        <w:rPr>
          <w:rStyle w:val="CommentReference"/>
        </w:rPr>
        <w:annotationRef/>
      </w:r>
      <w:r>
        <w:t>Question for Ashurst whether this needs to cover any TIV changes resulting from reconciliations.</w:t>
      </w:r>
    </w:p>
  </w:comment>
  <w:comment w:id="9264" w:author="Deutsch, Richard (Energy Security)" w:date="2023-11-13T09:49:00Z" w:initials="DR(">
    <w:p w14:paraId="2BE37E7E" w14:textId="77777777" w:rsidR="009D7C9F" w:rsidRDefault="009D7C9F">
      <w:pPr>
        <w:pStyle w:val="CommentText"/>
        <w:jc w:val="left"/>
      </w:pPr>
      <w:r>
        <w:rPr>
          <w:rStyle w:val="CommentReference"/>
        </w:rPr>
        <w:annotationRef/>
      </w:r>
      <w:r>
        <w:t>Ashurst please consider</w:t>
      </w:r>
    </w:p>
  </w:comment>
  <w:comment w:id="9266" w:author="Deutsch, Richard (Energy Security)" w:date="2023-11-03T11:00:00Z" w:initials="RD">
    <w:p w14:paraId="06610B64" w14:textId="3A7D423E" w:rsidR="0034798F" w:rsidRDefault="0034798F">
      <w:pPr>
        <w:pStyle w:val="CommentText"/>
        <w:jc w:val="left"/>
      </w:pPr>
      <w:r>
        <w:rPr>
          <w:rStyle w:val="CommentReference"/>
        </w:rPr>
        <w:annotationRef/>
      </w:r>
      <w:r>
        <w:fldChar w:fldCharType="begin"/>
      </w:r>
      <w:r>
        <w:instrText>HYPERLINK "mailto:Max.Muir@energysecurity.gov.uk"</w:instrText>
      </w:r>
      <w:bookmarkStart w:id="9268" w:name="_@_91341A96ED6E45FABD3586C0F8F5D57FZ"/>
      <w:r>
        <w:fldChar w:fldCharType="separate"/>
      </w:r>
      <w:bookmarkEnd w:id="9268"/>
      <w:r w:rsidRPr="0034798F">
        <w:rPr>
          <w:rStyle w:val="Mention"/>
          <w:noProof/>
        </w:rPr>
        <w:t>@Muir, Max (Energy Security)</w:t>
      </w:r>
      <w:r>
        <w:fldChar w:fldCharType="end"/>
      </w:r>
      <w:r>
        <w:t xml:space="preserve"> </w:t>
      </w:r>
    </w:p>
  </w:comment>
  <w:comment w:id="9267" w:author="Muir, Max (Energy Security)" w:date="2023-11-10T10:55:00Z" w:initials="MM">
    <w:p w14:paraId="761E249D" w14:textId="77777777" w:rsidR="008A169C" w:rsidRDefault="008A169C" w:rsidP="008A169C">
      <w:pPr>
        <w:pStyle w:val="CommentText"/>
        <w:jc w:val="left"/>
      </w:pPr>
      <w:r>
        <w:rPr>
          <w:rStyle w:val="CommentReference"/>
        </w:rPr>
        <w:annotationRef/>
      </w:r>
      <w:r>
        <w:t>Resolved at PT. (LCCC want to keep in for belt and braces.)</w:t>
      </w:r>
    </w:p>
  </w:comment>
  <w:comment w:id="9274" w:author="Julie Finkler" w:date="2023-11-08T19:21:00Z" w:initials="JF">
    <w:p w14:paraId="23E8C11A" w14:textId="77777777" w:rsidR="00252098" w:rsidRDefault="00252098">
      <w:pPr>
        <w:pStyle w:val="CommentText"/>
        <w:jc w:val="left"/>
      </w:pPr>
      <w:r>
        <w:rPr>
          <w:rStyle w:val="CommentReference"/>
        </w:rPr>
        <w:annotationRef/>
      </w:r>
      <w:r>
        <w:t>For consistency, should we include something similar for the LCHS, e.g. re: Eligible PPAs</w:t>
      </w:r>
    </w:p>
  </w:comment>
  <w:comment w:id="9275" w:author="Muir, Max (Energy Security)" w:date="2023-11-10T10:59:00Z" w:initials="MM">
    <w:p w14:paraId="3D8E541C" w14:textId="77777777" w:rsidR="008A169C" w:rsidRDefault="008A169C" w:rsidP="008A169C">
      <w:pPr>
        <w:pStyle w:val="CommentText"/>
        <w:jc w:val="left"/>
      </w:pPr>
      <w:r>
        <w:rPr>
          <w:rStyle w:val="CommentReference"/>
        </w:rPr>
        <w:annotationRef/>
      </w:r>
      <w:r>
        <w:t>Resolved at PT.</w:t>
      </w:r>
    </w:p>
  </w:comment>
  <w:comment w:id="9276" w:author="Finkler, Julie (Energy Security)" w:date="2023-11-08T18:20:00Z" w:initials="JF">
    <w:p w14:paraId="201A8D00" w14:textId="4B40CA85" w:rsidR="002C013D" w:rsidRDefault="002C013D">
      <w:pPr>
        <w:pStyle w:val="CommentText"/>
        <w:jc w:val="left"/>
      </w:pPr>
      <w:r>
        <w:rPr>
          <w:rStyle w:val="CommentReference"/>
        </w:rPr>
        <w:annotationRef/>
      </w:r>
      <w:r>
        <w:t>delete</w:t>
      </w:r>
    </w:p>
  </w:comment>
  <w:comment w:id="9278" w:author="Julie Finkler" w:date="2023-11-08T19:20:00Z" w:initials="JF">
    <w:p w14:paraId="1A0CC48F" w14:textId="77777777" w:rsidR="00F554CD" w:rsidRDefault="00F554CD">
      <w:pPr>
        <w:pStyle w:val="CommentText"/>
        <w:jc w:val="left"/>
      </w:pPr>
      <w:r>
        <w:rPr>
          <w:rStyle w:val="CommentReference"/>
        </w:rPr>
        <w:annotationRef/>
      </w:r>
      <w:r>
        <w:t xml:space="preserve">For consistency, should we include something similar for the LCHS section, e.g. auditor to check that the producer has notified the LCCC where misstatements and other issues have been identified, which should lead to a </w:t>
      </w:r>
      <w:r>
        <w:rPr>
          <w:b/>
          <w:bCs/>
          <w:color w:val="0000FF"/>
        </w:rPr>
        <w:t xml:space="preserve">Monthly LCHS Report Update Event </w:t>
      </w:r>
      <w:r>
        <w:t>(in accordance with para 4.5 of Annex 6)?</w:t>
      </w:r>
    </w:p>
  </w:comment>
  <w:comment w:id="9279" w:author="Deutsch, Richard (Energy Security)" w:date="2023-11-10T17:54:00Z" w:initials="DR(S">
    <w:p w14:paraId="2D0D2246" w14:textId="77777777" w:rsidR="008D3482" w:rsidRDefault="008D3482" w:rsidP="00E346F3">
      <w:pPr>
        <w:pStyle w:val="CommentText"/>
        <w:jc w:val="left"/>
      </w:pPr>
      <w:r>
        <w:rPr>
          <w:rStyle w:val="CommentReference"/>
        </w:rPr>
        <w:annotationRef/>
      </w:r>
      <w:r>
        <w:t>Discussed at PT: Ashurst to add to the LCHS section something around notifying Monthly LCHS Report Update Event.</w:t>
      </w:r>
    </w:p>
  </w:comment>
  <w:comment w:id="9280" w:author="Deutsch, Richard (Energy Security)" w:date="2023-11-03T11:01:00Z" w:initials="RD">
    <w:p w14:paraId="72DC3B1D" w14:textId="1DAD810B" w:rsidR="0034798F" w:rsidRDefault="0034798F">
      <w:pPr>
        <w:pStyle w:val="CommentText"/>
        <w:jc w:val="left"/>
      </w:pPr>
      <w:r>
        <w:rPr>
          <w:rStyle w:val="CommentReference"/>
        </w:rPr>
        <w:annotationRef/>
      </w:r>
      <w:r>
        <w:fldChar w:fldCharType="begin"/>
      </w:r>
      <w:r>
        <w:instrText>HYPERLINK "mailto:Max.Muir@energysecurity.gov.uk"</w:instrText>
      </w:r>
      <w:bookmarkStart w:id="9283" w:name="_@_DAC89B2A34854BAC9D120DA8D65AC85CZ"/>
      <w:r>
        <w:fldChar w:fldCharType="separate"/>
      </w:r>
      <w:bookmarkEnd w:id="9283"/>
      <w:r w:rsidRPr="0034798F">
        <w:rPr>
          <w:rStyle w:val="Mention"/>
          <w:noProof/>
        </w:rPr>
        <w:t>@Muir, Max (Energy Security)</w:t>
      </w:r>
      <w:r>
        <w:fldChar w:fldCharType="end"/>
      </w:r>
      <w:r>
        <w:t xml:space="preserve"> </w:t>
      </w:r>
    </w:p>
  </w:comment>
  <w:comment w:id="9281" w:author="Muir, Max (Energy Security)" w:date="2023-11-10T11:00:00Z" w:initials="MM">
    <w:p w14:paraId="6E9B6598" w14:textId="77777777" w:rsidR="008A169C" w:rsidRDefault="008A169C" w:rsidP="008A169C">
      <w:pPr>
        <w:pStyle w:val="CommentText"/>
        <w:jc w:val="left"/>
      </w:pPr>
      <w:r>
        <w:rPr>
          <w:rStyle w:val="CommentReference"/>
        </w:rPr>
        <w:annotationRef/>
      </w:r>
      <w:r>
        <w:t>Agreed.</w:t>
      </w:r>
    </w:p>
  </w:comment>
  <w:comment w:id="9282" w:author="Deutsch, Richard (Energy Security)" w:date="2023-11-10T17:55:00Z" w:initials="DR(S">
    <w:p w14:paraId="6F075787" w14:textId="77777777" w:rsidR="008D3482" w:rsidRDefault="008D3482" w:rsidP="00E346F3">
      <w:pPr>
        <w:pStyle w:val="CommentText"/>
        <w:jc w:val="left"/>
      </w:pPr>
      <w:r>
        <w:rPr>
          <w:rStyle w:val="CommentReference"/>
        </w:rPr>
        <w:annotationRef/>
      </w:r>
      <w:r>
        <w:t>Ashurst: we agree, therefore please delete this limb</w:t>
      </w:r>
    </w:p>
  </w:comment>
  <w:comment w:id="9284" w:author="Julie Finkler" w:date="2023-11-08T19:23:00Z" w:initials="JF">
    <w:p w14:paraId="11AC8488" w14:textId="77777777" w:rsidR="002B786F" w:rsidRDefault="002B786F">
      <w:pPr>
        <w:pStyle w:val="CommentText"/>
        <w:jc w:val="left"/>
      </w:pPr>
      <w:r>
        <w:rPr>
          <w:rStyle w:val="CommentReference"/>
        </w:rPr>
        <w:annotationRef/>
      </w:r>
      <w:r>
        <w:t xml:space="preserve">For consistency, should we have something similar for the LCHS, e.g. auditor to check that producers have made all due and careful enquiries to ensure that they can rely on supporting evidence provided by third parties, where applicable </w:t>
      </w:r>
    </w:p>
  </w:comment>
  <w:comment w:id="9285" w:author="Deutsch, Richard (Energy Security)" w:date="2023-11-10T17:56:00Z" w:initials="RD">
    <w:p w14:paraId="42EF3E7F" w14:textId="24C8C97D" w:rsidR="008D3482" w:rsidRDefault="008D3482" w:rsidP="00E346F3">
      <w:pPr>
        <w:pStyle w:val="CommentText"/>
        <w:jc w:val="left"/>
      </w:pPr>
      <w:r>
        <w:rPr>
          <w:rStyle w:val="CommentReference"/>
        </w:rPr>
        <w:annotationRef/>
      </w:r>
      <w:r>
        <w:t xml:space="preserve">Discussed at page turn. Agreed no change required to LCHA as this is covered by definition of Director's Certificate. LCHS team to consider adding something to the LCHS itself to clarify. </w:t>
      </w:r>
      <w:r>
        <w:fldChar w:fldCharType="begin"/>
      </w:r>
      <w:r>
        <w:instrText>HYPERLINK "mailto:Henry.Irvine@energysecurity.gov.uk"</w:instrText>
      </w:r>
      <w:bookmarkStart w:id="9286" w:name="_@_C0A7FCEADBD94850B3C5F6D588D4D661Z"/>
      <w:r>
        <w:fldChar w:fldCharType="separate"/>
      </w:r>
      <w:bookmarkEnd w:id="9286"/>
      <w:r w:rsidRPr="008D3482">
        <w:rPr>
          <w:rStyle w:val="Mention"/>
          <w:noProof/>
        </w:rPr>
        <w:t>@Irvine, Henry (Energy Security)</w:t>
      </w:r>
      <w:r>
        <w:fldChar w:fldCharType="end"/>
      </w:r>
      <w:r>
        <w:t xml:space="preserve"> </w:t>
      </w:r>
    </w:p>
  </w:comment>
  <w:comment w:id="9291" w:author="Julie Finkler" w:date="2023-11-08T18:59:00Z" w:initials="JF">
    <w:p w14:paraId="13ACB8AD" w14:textId="77777777" w:rsidR="00A668C5" w:rsidRDefault="00A668C5">
      <w:pPr>
        <w:pStyle w:val="CommentText"/>
        <w:jc w:val="left"/>
      </w:pPr>
      <w:r>
        <w:rPr>
          <w:rStyle w:val="CommentReference"/>
        </w:rPr>
        <w:annotationRef/>
      </w:r>
      <w:r>
        <w:t>Can we put B, H, I as the first sub-bullets please?</w:t>
      </w:r>
    </w:p>
  </w:comment>
  <w:comment w:id="9292" w:author="Julie Finkler" w:date="2023-11-08T18:48:00Z" w:initials="JF">
    <w:p w14:paraId="7313B05F" w14:textId="4975D55A" w:rsidR="00666B2D" w:rsidRDefault="00666B2D">
      <w:pPr>
        <w:pStyle w:val="CommentText"/>
        <w:jc w:val="left"/>
      </w:pPr>
      <w:r>
        <w:rPr>
          <w:rStyle w:val="CommentReference"/>
        </w:rPr>
        <w:annotationRef/>
      </w:r>
      <w:r>
        <w:t>Not sure what this means/if this is needed?</w:t>
      </w:r>
    </w:p>
  </w:comment>
  <w:comment w:id="9293" w:author="Deutsch, Richard (Energy Security)" w:date="2023-11-10T17:56:00Z" w:initials="RD">
    <w:p w14:paraId="04E73B62" w14:textId="77777777" w:rsidR="008D3482" w:rsidRDefault="008D3482" w:rsidP="00E346F3">
      <w:pPr>
        <w:pStyle w:val="CommentText"/>
        <w:jc w:val="left"/>
      </w:pPr>
      <w:r>
        <w:rPr>
          <w:rStyle w:val="CommentReference"/>
        </w:rPr>
        <w:annotationRef/>
      </w:r>
      <w:r>
        <w:t>Discussed at PT: replace with "the Producer has correctly applied and implemented"</w:t>
      </w:r>
    </w:p>
  </w:comment>
  <w:comment w:id="9310" w:author="Julie Finkler" w:date="2023-11-08T18:54:00Z" w:initials="JF">
    <w:p w14:paraId="10C90433" w14:textId="77777777" w:rsidR="00422B55" w:rsidRDefault="00422B55">
      <w:pPr>
        <w:pStyle w:val="CommentText"/>
        <w:jc w:val="left"/>
      </w:pPr>
      <w:r>
        <w:rPr>
          <w:rStyle w:val="CommentReference"/>
        </w:rPr>
        <w:annotationRef/>
      </w:r>
      <w:r>
        <w:t>This may need to be expanded to ROG sales agreements, pending the final position on ROGs in LCHS V3</w:t>
      </w:r>
    </w:p>
  </w:comment>
  <w:comment w:id="9311" w:author="Deutsch, Richard (Energy Security)" w:date="2023-11-10T17:57:00Z" w:initials="RD">
    <w:p w14:paraId="42544863" w14:textId="77777777" w:rsidR="008D3482" w:rsidRDefault="008D3482" w:rsidP="00E346F3">
      <w:pPr>
        <w:pStyle w:val="CommentText"/>
        <w:jc w:val="left"/>
      </w:pPr>
      <w:r>
        <w:rPr>
          <w:rStyle w:val="CommentReference"/>
        </w:rPr>
        <w:annotationRef/>
      </w:r>
      <w:r>
        <w:t>For info only: no action for Ashurst</w:t>
      </w:r>
    </w:p>
  </w:comment>
  <w:comment w:id="9314" w:author="Julie Finkler" w:date="2023-11-08T19:15:00Z" w:initials="JF">
    <w:p w14:paraId="3EB59C12" w14:textId="77777777" w:rsidR="0039342D" w:rsidRDefault="0039342D">
      <w:pPr>
        <w:pStyle w:val="CommentText"/>
        <w:jc w:val="left"/>
      </w:pPr>
      <w:r>
        <w:rPr>
          <w:rStyle w:val="CommentReference"/>
        </w:rPr>
        <w:annotationRef/>
      </w:r>
      <w:r>
        <w:t>And have been notified to the LCHA Counterparty in accordance with Appendix 1 (</w:t>
      </w:r>
      <w:r>
        <w:rPr>
          <w:i/>
          <w:iCs/>
        </w:rPr>
        <w:t>Monthly LCHS Report – Information Requirements (each Billing Period)</w:t>
      </w:r>
      <w:r>
        <w:t>)?</w:t>
      </w:r>
    </w:p>
  </w:comment>
  <w:comment w:id="9315" w:author="Deutsch, Richard (Energy Security)" w:date="2023-11-10T17:57:00Z" w:initials="RD">
    <w:p w14:paraId="2A47D6CB" w14:textId="77777777" w:rsidR="00E346F3" w:rsidRDefault="00E346F3" w:rsidP="00E346F3">
      <w:pPr>
        <w:pStyle w:val="CommentText"/>
        <w:jc w:val="left"/>
      </w:pPr>
      <w:r>
        <w:rPr>
          <w:rStyle w:val="CommentReference"/>
        </w:rPr>
        <w:annotationRef/>
      </w:r>
      <w:r>
        <w:t>Ashurst to add if you agree</w:t>
      </w:r>
    </w:p>
  </w:comment>
  <w:comment w:id="9316" w:author="Julie Finkler" w:date="2023-11-08T19:13:00Z" w:initials="JF">
    <w:p w14:paraId="09C745EB" w14:textId="01D7308A" w:rsidR="0073480D" w:rsidRDefault="0073480D">
      <w:pPr>
        <w:pStyle w:val="CommentText"/>
        <w:jc w:val="left"/>
      </w:pPr>
      <w:r>
        <w:rPr>
          <w:rStyle w:val="CommentReference"/>
        </w:rPr>
        <w:annotationRef/>
      </w:r>
      <w:r>
        <w:t xml:space="preserve">General concern - the requirements under 2.2 as drafted as statements confirming xyz. I'm worried that the reports will become a tick-boxing or yes/no exercise. </w:t>
      </w:r>
    </w:p>
    <w:p w14:paraId="3CD1FF4B" w14:textId="77777777" w:rsidR="0073480D" w:rsidRDefault="0073480D">
      <w:pPr>
        <w:pStyle w:val="CommentText"/>
        <w:jc w:val="left"/>
      </w:pPr>
    </w:p>
    <w:p w14:paraId="256E8B4F" w14:textId="77777777" w:rsidR="0073480D" w:rsidRDefault="0073480D">
      <w:pPr>
        <w:pStyle w:val="CommentText"/>
        <w:jc w:val="left"/>
      </w:pPr>
      <w:r>
        <w:t xml:space="preserve">In relation to G, our previous requirement was for the auditor to provide </w:t>
      </w:r>
      <w:r>
        <w:rPr>
          <w:u w:val="single"/>
        </w:rPr>
        <w:t>'</w:t>
      </w:r>
      <w:r>
        <w:rPr>
          <w:color w:val="000000"/>
          <w:u w:val="single"/>
        </w:rPr>
        <w:t xml:space="preserve">a detailed description </w:t>
      </w:r>
      <w:r>
        <w:rPr>
          <w:color w:val="000000"/>
        </w:rPr>
        <w:t>of any identified minor and material (individually or when aggregated) misstatements or omissions'. It would be valuable to include this here too</w:t>
      </w:r>
    </w:p>
  </w:comment>
  <w:comment w:id="9317" w:author="Deutsch, Richard (Energy Security)" w:date="2023-11-10T17:58:00Z" w:initials="RD">
    <w:p w14:paraId="21105650" w14:textId="77777777" w:rsidR="00E346F3" w:rsidRDefault="00E346F3" w:rsidP="00E346F3">
      <w:pPr>
        <w:pStyle w:val="CommentText"/>
        <w:jc w:val="left"/>
      </w:pPr>
      <w:r>
        <w:rPr>
          <w:rStyle w:val="CommentReference"/>
        </w:rPr>
        <w:annotationRef/>
      </w:r>
      <w:r>
        <w:t>Discussed at Page Turn - Ashurst to add-in tail wording that makes it clear that this whole section is not a box ticking exercise and should include. Should be clear for both this limb (G) and all other limbs in this section</w:t>
      </w:r>
    </w:p>
  </w:comment>
  <w:comment w:id="9321" w:author="Julie Finkler" w:date="2023-11-08T19:00:00Z" w:initials="JF">
    <w:p w14:paraId="7EADEE11" w14:textId="554A72A5" w:rsidR="005D3DF1" w:rsidRDefault="005D3DF1">
      <w:pPr>
        <w:pStyle w:val="CommentText"/>
        <w:jc w:val="left"/>
      </w:pPr>
      <w:r>
        <w:rPr>
          <w:rStyle w:val="CommentReference"/>
        </w:rPr>
        <w:annotationRef/>
      </w:r>
      <w:r>
        <w:fldChar w:fldCharType="begin"/>
      </w:r>
      <w:r>
        <w:instrText>HYPERLINK "mailto:Richard.Deutsch@energysecurity.gov.uk"</w:instrText>
      </w:r>
      <w:bookmarkStart w:id="9325" w:name="_@_F852097956AC4A028FDF832A66119DEEZ"/>
      <w:r>
        <w:fldChar w:fldCharType="separate"/>
      </w:r>
      <w:bookmarkEnd w:id="9325"/>
      <w:r w:rsidRPr="005D3DF1">
        <w:rPr>
          <w:rStyle w:val="Mention"/>
          <w:noProof/>
        </w:rPr>
        <w:t>@Deutsch, Richard (Energy Security)</w:t>
      </w:r>
      <w:r>
        <w:fldChar w:fldCharType="end"/>
      </w:r>
      <w:r>
        <w:t xml:space="preserve"> can you review this please?</w:t>
      </w:r>
    </w:p>
  </w:comment>
  <w:comment w:id="9322" w:author="Deutsch, Richard (Energy Security)" w:date="2023-11-10T16:33:00Z" w:initials="DR(S">
    <w:p w14:paraId="2E674871" w14:textId="77777777" w:rsidR="00D33FE3" w:rsidRDefault="00D33FE3">
      <w:pPr>
        <w:pStyle w:val="CommentText"/>
        <w:jc w:val="left"/>
      </w:pPr>
      <w:r>
        <w:rPr>
          <w:rStyle w:val="CommentReference"/>
        </w:rPr>
        <w:annotationRef/>
      </w:r>
      <w:r>
        <w:t>I've made some edits. I've removed ones which I think were duplicating requirements in (i) and added an extra requirement which I think is particularly important. Technical the into sentence of (J) should cover everything below, but I don't think it does any harm to make it explicit.</w:t>
      </w:r>
    </w:p>
  </w:comment>
  <w:comment w:id="9323" w:author="Deutsch, Richard (Energy Security)" w:date="2023-11-10T17:00:00Z" w:initials="DR(S">
    <w:p w14:paraId="13F2D815" w14:textId="77777777" w:rsidR="00896ECA" w:rsidRDefault="00896ECA">
      <w:pPr>
        <w:pStyle w:val="CommentText"/>
        <w:jc w:val="left"/>
      </w:pPr>
      <w:r>
        <w:rPr>
          <w:rStyle w:val="CommentReference"/>
        </w:rPr>
        <w:annotationRef/>
      </w:r>
      <w:r>
        <w:t>Ashurst to update</w:t>
      </w:r>
    </w:p>
  </w:comment>
  <w:comment w:id="9360" w:author="Julie Finkler" w:date="2023-11-08T19:03:00Z" w:initials="JF">
    <w:p w14:paraId="36D80957" w14:textId="052C3B03" w:rsidR="00F04D10" w:rsidRDefault="00F04D10">
      <w:pPr>
        <w:pStyle w:val="CommentText"/>
        <w:jc w:val="left"/>
      </w:pPr>
      <w:r>
        <w:rPr>
          <w:rStyle w:val="CommentReference"/>
        </w:rPr>
        <w:annotationRef/>
      </w:r>
      <w:r>
        <w:t xml:space="preserve">I would move this before the J as this is the overarching metering requirement?  </w:t>
      </w:r>
    </w:p>
  </w:comment>
  <w:comment w:id="9361" w:author="Deutsch, Richard (Energy Security)" w:date="2023-11-10T17:00:00Z" w:initials="DR(S">
    <w:p w14:paraId="0D577BEA" w14:textId="77777777" w:rsidR="00896ECA" w:rsidRDefault="00896ECA">
      <w:pPr>
        <w:pStyle w:val="CommentText"/>
        <w:jc w:val="left"/>
      </w:pPr>
      <w:r>
        <w:rPr>
          <w:rStyle w:val="CommentReference"/>
        </w:rPr>
        <w:annotationRef/>
      </w:r>
      <w:r>
        <w:t>Ashurst to move before J</w:t>
      </w:r>
    </w:p>
  </w:comment>
  <w:comment w:id="9545" w:author="Julie Finkler" w:date="2023-11-10T17:24:00Z" w:initials="JF">
    <w:p w14:paraId="5D40C9D5" w14:textId="77777777" w:rsidR="00C96A93" w:rsidRDefault="00C96A93">
      <w:pPr>
        <w:pStyle w:val="CommentText"/>
        <w:jc w:val="left"/>
      </w:pPr>
      <w:r>
        <w:rPr>
          <w:rStyle w:val="CommentReference"/>
        </w:rPr>
        <w:annotationRef/>
      </w:r>
      <w:r>
        <w:t>Ashurst - can we add 'first'? Technically, RTFCs could be awarded on numerous occasions before the Start Date</w:t>
      </w:r>
    </w:p>
    <w:p w14:paraId="3A8D0451" w14:textId="77777777" w:rsidR="00C96A93" w:rsidRDefault="00C96A93">
      <w:pPr>
        <w:pStyle w:val="CommentText"/>
        <w:jc w:val="left"/>
      </w:pPr>
      <w:r>
        <w:t>Alternatively, can we say 'The time period over which […]'</w:t>
      </w:r>
    </w:p>
  </w:comment>
  <w:comment w:id="9546" w:author="Deutsch, Richard (Energy Security)" w:date="2023-11-13T09:50:00Z" w:initials="DR(">
    <w:p w14:paraId="7FA9E398" w14:textId="77777777" w:rsidR="009D7C9F" w:rsidRDefault="009D7C9F">
      <w:pPr>
        <w:pStyle w:val="CommentText"/>
        <w:jc w:val="left"/>
      </w:pPr>
      <w:r>
        <w:rPr>
          <w:rStyle w:val="CommentReference"/>
        </w:rPr>
        <w:annotationRef/>
      </w:r>
      <w:r>
        <w:t>Ashurst to consider and update as appropraite</w:t>
      </w:r>
    </w:p>
  </w:comment>
  <w:comment w:id="9837" w:author="Julie Finkler" w:date="2023-11-11T17:00:00Z" w:initials="JF">
    <w:p w14:paraId="54A20060" w14:textId="77777777" w:rsidR="00E11499" w:rsidRDefault="00E11499">
      <w:pPr>
        <w:pStyle w:val="CommentText"/>
        <w:jc w:val="left"/>
      </w:pPr>
      <w:r>
        <w:rPr>
          <w:rStyle w:val="CommentReference"/>
        </w:rPr>
        <w:annotationRef/>
      </w:r>
      <w:r>
        <w:t>Ashurst - can we have something similar for the LCCC’s LCHS audit right?</w:t>
      </w:r>
    </w:p>
  </w:comment>
  <w:comment w:id="9838" w:author="Deutsch, Richard (Energy Security)" w:date="2023-11-13T09:50:00Z" w:initials="DR(">
    <w:p w14:paraId="37DE3B63" w14:textId="77777777" w:rsidR="007C4F85" w:rsidRDefault="007C4F85">
      <w:pPr>
        <w:pStyle w:val="CommentText"/>
        <w:jc w:val="left"/>
      </w:pPr>
      <w:r>
        <w:rPr>
          <w:rStyle w:val="CommentReference"/>
        </w:rPr>
        <w:annotationRef/>
      </w:r>
      <w:r>
        <w:t>Ashurst to add</w:t>
      </w:r>
    </w:p>
  </w:comment>
  <w:comment w:id="9881" w:author="Jones, Sophie (Energy Security)" w:date="2023-11-09T16:34:00Z" w:initials="SJ">
    <w:p w14:paraId="77E7B49D" w14:textId="31273B8E" w:rsidR="0039297C" w:rsidRDefault="0039297C" w:rsidP="00B122D0">
      <w:pPr>
        <w:pStyle w:val="CommentText"/>
        <w:jc w:val="left"/>
      </w:pPr>
      <w:r>
        <w:rPr>
          <w:rStyle w:val="CommentReference"/>
        </w:rPr>
        <w:annotationRef/>
      </w:r>
      <w:r>
        <w:t>Update to include BSUoS and DUoS</w:t>
      </w:r>
    </w:p>
  </w:comment>
  <w:comment w:id="9882" w:author="Deutsch, Richard (Energy Security)" w:date="2023-11-10T17:00:00Z" w:initials="DR(S">
    <w:p w14:paraId="3441526C" w14:textId="77777777" w:rsidR="009134C8" w:rsidRDefault="009134C8">
      <w:pPr>
        <w:pStyle w:val="CommentText"/>
        <w:jc w:val="left"/>
      </w:pPr>
      <w:r>
        <w:rPr>
          <w:rStyle w:val="CommentReference"/>
        </w:rPr>
        <w:annotationRef/>
      </w:r>
      <w:r>
        <w:t>Ashurst to update</w:t>
      </w:r>
    </w:p>
  </w:comment>
  <w:comment w:id="9918" w:author="Jones, Sophie (Energy Security)" w:date="2023-11-09T16:34:00Z" w:initials="SJ">
    <w:p w14:paraId="7175D22E" w14:textId="77777777" w:rsidR="0039297C" w:rsidRDefault="0039297C" w:rsidP="00B122D0">
      <w:pPr>
        <w:pStyle w:val="CommentText"/>
        <w:jc w:val="left"/>
      </w:pPr>
      <w:r>
        <w:rPr>
          <w:rStyle w:val="CommentReference"/>
        </w:rPr>
        <w:annotationRef/>
      </w:r>
      <w:r>
        <w:t>Update to include BSUoS and DUoS</w:t>
      </w:r>
    </w:p>
  </w:comment>
  <w:comment w:id="9919" w:author="Deutsch, Richard (Energy Security)" w:date="2023-11-10T17:00:00Z" w:initials="DR(S">
    <w:p w14:paraId="17C3D8F1" w14:textId="77777777" w:rsidR="009134C8" w:rsidRDefault="009134C8">
      <w:pPr>
        <w:pStyle w:val="CommentText"/>
        <w:jc w:val="left"/>
      </w:pPr>
      <w:r>
        <w:rPr>
          <w:rStyle w:val="CommentReference"/>
        </w:rPr>
        <w:annotationRef/>
      </w:r>
      <w:r>
        <w:t>Ashurst to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2F178" w15:done="0"/>
  <w15:commentEx w15:paraId="369CC28D" w15:paraIdParent="3FC2F178" w15:done="0"/>
  <w15:commentEx w15:paraId="4EC7530F" w15:paraIdParent="3FC2F178" w15:done="0"/>
  <w15:commentEx w15:paraId="35E550E7" w15:done="0"/>
  <w15:commentEx w15:paraId="410F3324" w15:paraIdParent="35E550E7" w15:done="0"/>
  <w15:commentEx w15:paraId="74A7F477" w15:paraIdParent="35E550E7" w15:done="0"/>
  <w15:commentEx w15:paraId="671ED33B" w15:paraIdParent="35E550E7" w15:done="0"/>
  <w15:commentEx w15:paraId="5A65EAA3" w15:paraIdParent="35E550E7" w15:done="0"/>
  <w15:commentEx w15:paraId="2AEF2EAC" w15:done="0"/>
  <w15:commentEx w15:paraId="5C618696" w15:paraIdParent="2AEF2EAC" w15:done="0"/>
  <w15:commentEx w15:paraId="19824DB6" w15:done="0"/>
  <w15:commentEx w15:paraId="54000575" w15:paraIdParent="19824DB6" w15:done="0"/>
  <w15:commentEx w15:paraId="05F95198" w15:done="0"/>
  <w15:commentEx w15:paraId="3B10D4D2" w15:paraIdParent="05F95198" w15:done="0"/>
  <w15:commentEx w15:paraId="061E19D1" w15:done="0"/>
  <w15:commentEx w15:paraId="23D9C8A9" w15:paraIdParent="061E19D1" w15:done="0"/>
  <w15:commentEx w15:paraId="54398FB6" w15:done="0"/>
  <w15:commentEx w15:paraId="20287B30" w15:paraIdParent="54398FB6" w15:done="0"/>
  <w15:commentEx w15:paraId="19CAE353" w15:done="1"/>
  <w15:commentEx w15:paraId="565DD6B2" w15:paraIdParent="19CAE353" w15:done="1"/>
  <w15:commentEx w15:paraId="78FAFB63" w15:paraIdParent="19CAE353" w15:done="1"/>
  <w15:commentEx w15:paraId="62468057" w15:paraIdParent="19CAE353" w15:done="1"/>
  <w15:commentEx w15:paraId="269C730A" w15:done="0"/>
  <w15:commentEx w15:paraId="7AC2FCEC" w15:done="0"/>
  <w15:commentEx w15:paraId="7719E57B" w15:paraIdParent="7AC2FCEC" w15:done="0"/>
  <w15:commentEx w15:paraId="6DADB0B0" w15:done="0"/>
  <w15:commentEx w15:paraId="66BB8479" w15:paraIdParent="6DADB0B0" w15:done="0"/>
  <w15:commentEx w15:paraId="5C8165E3" w15:done="0"/>
  <w15:commentEx w15:paraId="7CFB1E9F" w15:paraIdParent="5C8165E3" w15:done="0"/>
  <w15:commentEx w15:paraId="2369AE2C" w15:done="0"/>
  <w15:commentEx w15:paraId="12445372" w15:paraIdParent="2369AE2C" w15:done="0"/>
  <w15:commentEx w15:paraId="782189D6" w15:done="0"/>
  <w15:commentEx w15:paraId="4B664451" w15:paraIdParent="782189D6" w15:done="0"/>
  <w15:commentEx w15:paraId="3F072EC2" w15:done="0"/>
  <w15:commentEx w15:paraId="1908C866" w15:paraIdParent="3F072EC2" w15:done="0"/>
  <w15:commentEx w15:paraId="74EC1BA2" w15:paraIdParent="3F072EC2" w15:done="0"/>
  <w15:commentEx w15:paraId="3C1417C6" w15:done="0"/>
  <w15:commentEx w15:paraId="6135860B" w15:done="0"/>
  <w15:commentEx w15:paraId="0B9F1033" w15:paraIdParent="6135860B" w15:done="0"/>
  <w15:commentEx w15:paraId="670546EE" w15:done="0"/>
  <w15:commentEx w15:paraId="2E699D4F" w15:done="0"/>
  <w15:commentEx w15:paraId="16B16DBB" w15:paraIdParent="2E699D4F" w15:done="0"/>
  <w15:commentEx w15:paraId="01AB1CC4" w15:done="0"/>
  <w15:commentEx w15:paraId="15C2F993" w15:done="1"/>
  <w15:commentEx w15:paraId="60F4A82A" w15:done="0"/>
  <w15:commentEx w15:paraId="15CF1710" w15:paraIdParent="60F4A82A" w15:done="0"/>
  <w15:commentEx w15:paraId="4ED44906" w15:paraIdParent="60F4A82A" w15:done="0"/>
  <w15:commentEx w15:paraId="0A16CA3F" w15:paraIdParent="60F4A82A" w15:done="0"/>
  <w15:commentEx w15:paraId="3605FACD" w15:done="0"/>
  <w15:commentEx w15:paraId="3A474831" w15:paraIdParent="3605FACD" w15:done="0"/>
  <w15:commentEx w15:paraId="2FE21C80" w15:paraIdParent="3605FACD" w15:done="0"/>
  <w15:commentEx w15:paraId="31C0BAD2" w15:done="0"/>
  <w15:commentEx w15:paraId="542C826B" w15:paraIdParent="31C0BAD2" w15:done="0"/>
  <w15:commentEx w15:paraId="1B4A7DB0" w15:done="0"/>
  <w15:commentEx w15:paraId="04B7B160" w15:paraIdParent="1B4A7DB0" w15:done="0"/>
  <w15:commentEx w15:paraId="6A26B38F" w15:done="0"/>
  <w15:commentEx w15:paraId="2C8D83C0" w15:paraIdParent="6A26B38F" w15:done="0"/>
  <w15:commentEx w15:paraId="4D636243" w15:done="0"/>
  <w15:commentEx w15:paraId="16C649EB" w15:paraIdParent="4D636243" w15:done="0"/>
  <w15:commentEx w15:paraId="633D6888" w15:done="1"/>
  <w15:commentEx w15:paraId="76E0674C" w15:paraIdParent="633D6888" w15:done="1"/>
  <w15:commentEx w15:paraId="74DA3232" w15:done="0"/>
  <w15:commentEx w15:paraId="38AFA63B" w15:paraIdParent="74DA3232" w15:done="0"/>
  <w15:commentEx w15:paraId="2FED0240" w15:done="0"/>
  <w15:commentEx w15:paraId="41A626A9" w15:paraIdParent="2FED0240" w15:done="0"/>
  <w15:commentEx w15:paraId="7696AD50" w15:done="0"/>
  <w15:commentEx w15:paraId="6432FE2B" w15:paraIdParent="7696AD50" w15:done="0"/>
  <w15:commentEx w15:paraId="0BF01B9A" w15:paraIdParent="7696AD50" w15:done="0"/>
  <w15:commentEx w15:paraId="7441C664" w15:done="0"/>
  <w15:commentEx w15:paraId="2AE7FBB7" w15:paraIdParent="7441C664" w15:done="0"/>
  <w15:commentEx w15:paraId="057172BB" w15:paraIdParent="7441C664" w15:done="0"/>
  <w15:commentEx w15:paraId="58960622" w15:done="0"/>
  <w15:commentEx w15:paraId="5491A154" w15:done="0"/>
  <w15:commentEx w15:paraId="79074AFE" w15:paraIdParent="5491A154" w15:done="0"/>
  <w15:commentEx w15:paraId="2E8AEA7A" w15:done="0"/>
  <w15:commentEx w15:paraId="435EC39E" w15:paraIdParent="2E8AEA7A" w15:done="0"/>
  <w15:commentEx w15:paraId="2A1A402E" w15:done="0"/>
  <w15:commentEx w15:paraId="61A43F43" w15:paraIdParent="2A1A402E" w15:done="0"/>
  <w15:commentEx w15:paraId="05B26FB5" w15:paraIdParent="2A1A402E" w15:done="0"/>
  <w15:commentEx w15:paraId="5E604AE2" w15:done="0"/>
  <w15:commentEx w15:paraId="301C91A7" w15:paraIdParent="5E604AE2" w15:done="0"/>
  <w15:commentEx w15:paraId="5E65ADB4" w15:done="0"/>
  <w15:commentEx w15:paraId="137796E2" w15:paraIdParent="5E65ADB4" w15:done="0"/>
  <w15:commentEx w15:paraId="49EABA1D" w15:done="0"/>
  <w15:commentEx w15:paraId="1F617DC9" w15:paraIdParent="49EABA1D" w15:done="0"/>
  <w15:commentEx w15:paraId="295F7A10" w15:done="0"/>
  <w15:commentEx w15:paraId="78CDF561" w15:paraIdParent="295F7A10" w15:done="0"/>
  <w15:commentEx w15:paraId="6F2CFA51" w15:done="0"/>
  <w15:commentEx w15:paraId="39656200" w15:paraIdParent="6F2CFA51" w15:done="0"/>
  <w15:commentEx w15:paraId="3089A417" w15:done="0"/>
  <w15:commentEx w15:paraId="25CCA4AF" w15:paraIdParent="3089A417" w15:done="0"/>
  <w15:commentEx w15:paraId="4249E1C4" w15:done="0"/>
  <w15:commentEx w15:paraId="65A5DE48" w15:paraIdParent="4249E1C4" w15:done="0"/>
  <w15:commentEx w15:paraId="58DFB4A5" w15:paraIdParent="4249E1C4" w15:done="0"/>
  <w15:commentEx w15:paraId="22CC031F" w15:done="0"/>
  <w15:commentEx w15:paraId="2A7E51BE" w15:done="0"/>
  <w15:commentEx w15:paraId="701FE1E7" w15:paraIdParent="2A7E51BE" w15:done="0"/>
  <w15:commentEx w15:paraId="65DE9172" w15:done="0"/>
  <w15:commentEx w15:paraId="0DA13455" w15:paraIdParent="65DE9172" w15:done="0"/>
  <w15:commentEx w15:paraId="77980CC3" w15:done="0"/>
  <w15:commentEx w15:paraId="2C385ADD" w15:paraIdParent="77980CC3" w15:done="0"/>
  <w15:commentEx w15:paraId="5B168388" w15:done="0"/>
  <w15:commentEx w15:paraId="785C4755" w15:paraIdParent="5B168388" w15:done="0"/>
  <w15:commentEx w15:paraId="7E4D36FF" w15:done="0"/>
  <w15:commentEx w15:paraId="6025ED68" w15:paraIdParent="7E4D36FF" w15:done="0"/>
  <w15:commentEx w15:paraId="3067C774" w15:done="0"/>
  <w15:commentEx w15:paraId="2B156275" w15:paraIdParent="3067C774" w15:done="0"/>
  <w15:commentEx w15:paraId="3968C3D8" w15:done="0"/>
  <w15:commentEx w15:paraId="0F3D961A" w15:paraIdParent="3968C3D8" w15:done="0"/>
  <w15:commentEx w15:paraId="705E9F1C" w15:done="0"/>
  <w15:commentEx w15:paraId="0E7CFF55" w15:paraIdParent="705E9F1C" w15:done="0"/>
  <w15:commentEx w15:paraId="535FACD7" w15:done="0"/>
  <w15:commentEx w15:paraId="73363A91" w15:paraIdParent="535FACD7" w15:done="0"/>
  <w15:commentEx w15:paraId="244EAAA1" w15:paraIdParent="535FACD7" w15:done="0"/>
  <w15:commentEx w15:paraId="6F2B0083" w15:done="0"/>
  <w15:commentEx w15:paraId="507E5599" w15:paraIdParent="6F2B0083" w15:done="0"/>
  <w15:commentEx w15:paraId="4EFE9EE5" w15:paraIdParent="6F2B0083" w15:done="0"/>
  <w15:commentEx w15:paraId="57C71F6D" w15:done="0"/>
  <w15:commentEx w15:paraId="2B9F3B9D" w15:paraIdParent="57C71F6D" w15:done="0"/>
  <w15:commentEx w15:paraId="39C35162" w15:paraIdParent="57C71F6D" w15:done="0"/>
  <w15:commentEx w15:paraId="1DBBB389" w15:done="0"/>
  <w15:commentEx w15:paraId="29DBD69C" w15:done="1"/>
  <w15:commentEx w15:paraId="15DC0106" w15:done="1"/>
  <w15:commentEx w15:paraId="79B49231" w15:done="0"/>
  <w15:commentEx w15:paraId="62391C8B" w15:done="0"/>
  <w15:commentEx w15:paraId="096A69B2" w15:done="0"/>
  <w15:commentEx w15:paraId="04ACD1EC" w15:done="0"/>
  <w15:commentEx w15:paraId="24D423C1" w15:done="0"/>
  <w15:commentEx w15:paraId="2956B35D" w15:paraIdParent="24D423C1" w15:done="0"/>
  <w15:commentEx w15:paraId="772B9309" w15:done="0"/>
  <w15:commentEx w15:paraId="374AAC34" w15:paraIdParent="772B9309" w15:done="0"/>
  <w15:commentEx w15:paraId="1D5D2032" w15:done="0"/>
  <w15:commentEx w15:paraId="2464A939" w15:paraIdParent="1D5D2032" w15:done="0"/>
  <w15:commentEx w15:paraId="3E0D7356" w15:done="0"/>
  <w15:commentEx w15:paraId="6110D2CB" w15:done="0"/>
  <w15:commentEx w15:paraId="786D276A" w15:paraIdParent="6110D2CB" w15:done="0"/>
  <w15:commentEx w15:paraId="0D708111" w15:paraIdParent="6110D2CB" w15:done="0"/>
  <w15:commentEx w15:paraId="64A68D0C" w15:paraIdParent="6110D2CB" w15:done="0"/>
  <w15:commentEx w15:paraId="64AA74B4" w15:done="0"/>
  <w15:commentEx w15:paraId="4CEBE747" w15:paraIdParent="64AA74B4" w15:done="0"/>
  <w15:commentEx w15:paraId="7CB2D824" w15:done="0"/>
  <w15:commentEx w15:paraId="71029B37" w15:done="0"/>
  <w15:commentEx w15:paraId="1E4B4B4F" w15:done="0"/>
  <w15:commentEx w15:paraId="7955ED7B" w15:done="0"/>
  <w15:commentEx w15:paraId="3B6FF854" w15:paraIdParent="7955ED7B" w15:done="0"/>
  <w15:commentEx w15:paraId="10B2AC0A" w15:done="0"/>
  <w15:commentEx w15:paraId="16A565DC" w15:done="0"/>
  <w15:commentEx w15:paraId="27DB4CF0" w15:paraIdParent="16A565DC" w15:done="0"/>
  <w15:commentEx w15:paraId="04DBB7E9" w15:done="0"/>
  <w15:commentEx w15:paraId="534B6062" w15:paraIdParent="04DBB7E9" w15:done="0"/>
  <w15:commentEx w15:paraId="43951F59" w15:paraIdParent="04DBB7E9" w15:done="0"/>
  <w15:commentEx w15:paraId="6D4716AA" w15:paraIdParent="04DBB7E9" w15:done="0"/>
  <w15:commentEx w15:paraId="41AA2941" w15:done="0"/>
  <w15:commentEx w15:paraId="5E031BD0" w15:paraIdParent="41AA2941" w15:done="0"/>
  <w15:commentEx w15:paraId="21904FA9" w15:done="1"/>
  <w15:commentEx w15:paraId="7E1DA1BE" w15:paraIdParent="21904FA9" w15:done="1"/>
  <w15:commentEx w15:paraId="4AA4426A" w15:done="0"/>
  <w15:commentEx w15:paraId="521C9197" w15:paraIdParent="4AA4426A" w15:done="0"/>
  <w15:commentEx w15:paraId="38CA2E11" w15:done="0"/>
  <w15:commentEx w15:paraId="2D239852" w15:done="0"/>
  <w15:commentEx w15:paraId="563CB655" w15:paraIdParent="2D239852" w15:done="0"/>
  <w15:commentEx w15:paraId="18939FF6" w15:done="0"/>
  <w15:commentEx w15:paraId="4666D8FB" w15:done="0"/>
  <w15:commentEx w15:paraId="0DAA9BE3" w15:paraIdParent="4666D8FB" w15:done="0"/>
  <w15:commentEx w15:paraId="50A513AA" w15:done="0"/>
  <w15:commentEx w15:paraId="35288E06" w15:paraIdParent="50A513AA" w15:done="0"/>
  <w15:commentEx w15:paraId="4E7F4BE1" w15:done="0"/>
  <w15:commentEx w15:paraId="40FB28A1" w15:paraIdParent="4E7F4BE1" w15:done="0"/>
  <w15:commentEx w15:paraId="39001B6E" w15:done="0"/>
  <w15:commentEx w15:paraId="0FF9ABA4" w15:paraIdParent="39001B6E" w15:done="0"/>
  <w15:commentEx w15:paraId="3216C782" w15:done="0"/>
  <w15:commentEx w15:paraId="7D00106B" w15:paraIdParent="3216C782" w15:done="0"/>
  <w15:commentEx w15:paraId="2E492E91" w15:done="1"/>
  <w15:commentEx w15:paraId="59938803" w15:done="0"/>
  <w15:commentEx w15:paraId="362546D3" w15:paraIdParent="59938803" w15:done="0"/>
  <w15:commentEx w15:paraId="12E5EFB2" w15:done="0"/>
  <w15:commentEx w15:paraId="53A4D817" w15:paraIdParent="12E5EFB2" w15:done="0"/>
  <w15:commentEx w15:paraId="57945F9D" w15:done="1"/>
  <w15:commentEx w15:paraId="7BAD09FA" w15:done="0"/>
  <w15:commentEx w15:paraId="5C1C0166" w15:paraIdParent="7BAD09FA" w15:done="0"/>
  <w15:commentEx w15:paraId="480AD1C2" w15:done="1"/>
  <w15:commentEx w15:paraId="43EDF64B" w15:done="0"/>
  <w15:commentEx w15:paraId="2BF25837" w15:done="0"/>
  <w15:commentEx w15:paraId="029FA8EE" w15:paraIdParent="2BF25837" w15:done="0"/>
  <w15:commentEx w15:paraId="0DB0F793" w15:paraIdParent="2BF25837" w15:done="0"/>
  <w15:commentEx w15:paraId="7CA5232A" w15:paraIdParent="2BF25837" w15:done="0"/>
  <w15:commentEx w15:paraId="1C27C2B8" w15:done="0"/>
  <w15:commentEx w15:paraId="715A2829" w15:paraIdParent="1C27C2B8" w15:done="0"/>
  <w15:commentEx w15:paraId="52857750" w15:done="0"/>
  <w15:commentEx w15:paraId="7FDE476E" w15:paraIdParent="52857750" w15:done="0"/>
  <w15:commentEx w15:paraId="5896DBBA" w15:done="0"/>
  <w15:commentEx w15:paraId="5E7B9EDA" w15:paraIdParent="5896DBBA" w15:done="0"/>
  <w15:commentEx w15:paraId="16D8E267" w15:done="0"/>
  <w15:commentEx w15:paraId="57A827A0" w15:paraIdParent="16D8E267" w15:done="0"/>
  <w15:commentEx w15:paraId="70288910" w15:paraIdParent="16D8E267" w15:done="0"/>
  <w15:commentEx w15:paraId="7F5FCFA5" w15:done="0"/>
  <w15:commentEx w15:paraId="0F74B977" w15:paraIdParent="7F5FCFA5" w15:done="0"/>
  <w15:commentEx w15:paraId="77FCAC1C" w15:done="0"/>
  <w15:commentEx w15:paraId="76F91795" w15:paraIdParent="77FCAC1C" w15:done="0"/>
  <w15:commentEx w15:paraId="12F7388B" w15:done="0"/>
  <w15:commentEx w15:paraId="7B54121C" w15:done="0"/>
  <w15:commentEx w15:paraId="554607D5" w15:paraIdParent="7B54121C" w15:done="0"/>
  <w15:commentEx w15:paraId="70CCDC5D" w15:done="0"/>
  <w15:commentEx w15:paraId="14A2DE81" w15:paraIdParent="70CCDC5D" w15:done="0"/>
  <w15:commentEx w15:paraId="39EEFF7A" w15:paraIdParent="70CCDC5D" w15:done="0"/>
  <w15:commentEx w15:paraId="6BE49D32" w15:done="0"/>
  <w15:commentEx w15:paraId="7915763C" w15:paraIdParent="6BE49D32" w15:done="0"/>
  <w15:commentEx w15:paraId="1D159D66" w15:paraIdParent="6BE49D32" w15:done="0"/>
  <w15:commentEx w15:paraId="2B55D75D" w15:paraIdParent="6BE49D32" w15:done="0"/>
  <w15:commentEx w15:paraId="0C2EC2BA" w15:done="0"/>
  <w15:commentEx w15:paraId="1DFC0FCE" w15:paraIdParent="0C2EC2BA" w15:done="0"/>
  <w15:commentEx w15:paraId="0CAF65A8" w15:paraIdParent="0C2EC2BA" w15:done="0"/>
  <w15:commentEx w15:paraId="4AFF2AB0" w15:done="0"/>
  <w15:commentEx w15:paraId="3B6EECF6" w15:paraIdParent="4AFF2AB0" w15:done="0"/>
  <w15:commentEx w15:paraId="43F70862" w15:done="0"/>
  <w15:commentEx w15:paraId="0497E721" w15:paraIdParent="43F70862" w15:done="0"/>
  <w15:commentEx w15:paraId="29A2E4B0" w15:done="1"/>
  <w15:commentEx w15:paraId="3F641D72" w15:done="0"/>
  <w15:commentEx w15:paraId="3C89C264" w15:done="0"/>
  <w15:commentEx w15:paraId="3084A2E3" w15:paraIdParent="3C89C264" w15:done="0"/>
  <w15:commentEx w15:paraId="7D6FF430" w15:done="0"/>
  <w15:commentEx w15:paraId="06256FD2" w15:paraIdParent="7D6FF430" w15:done="0"/>
  <w15:commentEx w15:paraId="7F9FB401" w15:done="0"/>
  <w15:commentEx w15:paraId="7559A3F6" w15:done="1"/>
  <w15:commentEx w15:paraId="42C2E358" w15:done="1"/>
  <w15:commentEx w15:paraId="12848B8B" w15:paraIdParent="42C2E358" w15:done="1"/>
  <w15:commentEx w15:paraId="5F124F65" w15:done="1"/>
  <w15:commentEx w15:paraId="070F663A" w15:paraIdParent="5F124F65" w15:done="1"/>
  <w15:commentEx w15:paraId="6BE3F145" w15:paraIdParent="5F124F65" w15:done="1"/>
  <w15:commentEx w15:paraId="39A6A23C" w15:done="0"/>
  <w15:commentEx w15:paraId="29642C71" w15:paraIdParent="39A6A23C" w15:done="0"/>
  <w15:commentEx w15:paraId="15DD2A46" w15:done="0"/>
  <w15:commentEx w15:paraId="739453DE" w15:paraIdParent="15DD2A46" w15:done="0"/>
  <w15:commentEx w15:paraId="171F8076" w15:paraIdParent="15DD2A46" w15:done="0"/>
  <w15:commentEx w15:paraId="5BC2BFA2" w15:done="1"/>
  <w15:commentEx w15:paraId="4451B124" w15:done="0"/>
  <w15:commentEx w15:paraId="03CE942B" w15:paraIdParent="4451B124" w15:done="0"/>
  <w15:commentEx w15:paraId="1FA68336" w15:paraIdParent="4451B124" w15:done="0"/>
  <w15:commentEx w15:paraId="68F9628A" w15:done="0"/>
  <w15:commentEx w15:paraId="6DE937AD" w15:paraIdParent="68F9628A" w15:done="0"/>
  <w15:commentEx w15:paraId="71BFB36D" w15:done="0"/>
  <w15:commentEx w15:paraId="70CE5FD3" w15:paraIdParent="71BFB36D" w15:done="0"/>
  <w15:commentEx w15:paraId="27377325" w15:done="0"/>
  <w15:commentEx w15:paraId="4BEBBE0F" w15:paraIdParent="27377325" w15:done="0"/>
  <w15:commentEx w15:paraId="5C72D339" w15:paraIdParent="27377325" w15:done="0"/>
  <w15:commentEx w15:paraId="210F26D0" w15:done="0"/>
  <w15:commentEx w15:paraId="59454FF7" w15:paraIdParent="210F26D0" w15:done="0"/>
  <w15:commentEx w15:paraId="4475FE52" w15:paraIdParent="210F26D0" w15:done="0"/>
  <w15:commentEx w15:paraId="76329A56" w15:done="0"/>
  <w15:commentEx w15:paraId="53D4038D" w15:paraIdParent="76329A56" w15:done="0"/>
  <w15:commentEx w15:paraId="78C9E40D" w15:paraIdParent="76329A56" w15:done="0"/>
  <w15:commentEx w15:paraId="3E847504" w15:done="0"/>
  <w15:commentEx w15:paraId="18B5A93B" w15:paraIdParent="3E847504" w15:done="0"/>
  <w15:commentEx w15:paraId="62EE163C" w15:paraIdParent="3E847504" w15:done="0"/>
  <w15:commentEx w15:paraId="78513FAB" w15:done="0"/>
  <w15:commentEx w15:paraId="2D87F762" w15:paraIdParent="78513FAB" w15:done="0"/>
  <w15:commentEx w15:paraId="2531FE77" w15:done="0"/>
  <w15:commentEx w15:paraId="619D43B5" w15:paraIdParent="2531FE77" w15:done="0"/>
  <w15:commentEx w15:paraId="1CD86966" w15:paraIdParent="2531FE77" w15:done="0"/>
  <w15:commentEx w15:paraId="03AE445D" w15:done="0"/>
  <w15:commentEx w15:paraId="4F4ECC69" w15:paraIdParent="03AE445D" w15:done="0"/>
  <w15:commentEx w15:paraId="22ABF5AA" w15:paraIdParent="03AE445D" w15:done="0"/>
  <w15:commentEx w15:paraId="31DAE9CB" w15:done="0"/>
  <w15:commentEx w15:paraId="32310DA1" w15:paraIdParent="31DAE9CB" w15:done="0"/>
  <w15:commentEx w15:paraId="40086960" w15:paraIdParent="31DAE9CB" w15:done="0"/>
  <w15:commentEx w15:paraId="06D75EE7" w15:done="1"/>
  <w15:commentEx w15:paraId="79B03DFF" w15:done="0"/>
  <w15:commentEx w15:paraId="5BE35E08" w15:paraIdParent="79B03DFF" w15:done="0"/>
  <w15:commentEx w15:paraId="18D2464E" w15:done="1"/>
  <w15:commentEx w15:paraId="15500F4A" w15:done="0"/>
  <w15:commentEx w15:paraId="3FDBD197" w15:paraIdParent="15500F4A" w15:done="0"/>
  <w15:commentEx w15:paraId="22E18848" w15:done="0"/>
  <w15:commentEx w15:paraId="0E30F745" w15:done="0"/>
  <w15:commentEx w15:paraId="718C0691" w15:paraIdParent="0E30F745" w15:done="0"/>
  <w15:commentEx w15:paraId="5F4A3451" w15:done="0"/>
  <w15:commentEx w15:paraId="3D8DB6D3" w15:paraIdParent="5F4A3451" w15:done="0"/>
  <w15:commentEx w15:paraId="37BA8DB9" w15:done="0"/>
  <w15:commentEx w15:paraId="23ECBD75" w15:paraIdParent="37BA8DB9" w15:done="0"/>
  <w15:commentEx w15:paraId="2A524679" w15:done="0"/>
  <w15:commentEx w15:paraId="50D9246D" w15:paraIdParent="2A524679" w15:done="0"/>
  <w15:commentEx w15:paraId="1C1B219F" w15:paraIdParent="2A524679" w15:done="0"/>
  <w15:commentEx w15:paraId="23FD954E" w15:done="0"/>
  <w15:commentEx w15:paraId="30703F32" w15:paraIdParent="23FD954E" w15:done="0"/>
  <w15:commentEx w15:paraId="3C8D0BEC" w15:done="1"/>
  <w15:commentEx w15:paraId="6A08119C" w15:done="0"/>
  <w15:commentEx w15:paraId="1EED76B9" w15:paraIdParent="6A08119C" w15:done="0"/>
  <w15:commentEx w15:paraId="687122F1" w15:done="0"/>
  <w15:commentEx w15:paraId="51EE64C8" w15:paraIdParent="687122F1" w15:done="0"/>
  <w15:commentEx w15:paraId="6EC6D1B7" w15:paraIdParent="687122F1" w15:done="0"/>
  <w15:commentEx w15:paraId="41218690" w15:done="0"/>
  <w15:commentEx w15:paraId="2F40583C" w15:done="0"/>
  <w15:commentEx w15:paraId="42D8E2D7" w15:paraIdParent="2F40583C" w15:done="0"/>
  <w15:commentEx w15:paraId="1B9D6951" w15:paraIdParent="2F40583C" w15:done="0"/>
  <w15:commentEx w15:paraId="0153EC15" w15:done="1"/>
  <w15:commentEx w15:paraId="2964B90E" w15:done="0"/>
  <w15:commentEx w15:paraId="5D39CE5A" w15:paraIdParent="2964B90E" w15:done="0"/>
  <w15:commentEx w15:paraId="1A70FE18" w15:done="0"/>
  <w15:commentEx w15:paraId="23F59281" w15:paraIdParent="1A70FE18" w15:done="0"/>
  <w15:commentEx w15:paraId="1F14DAD9" w15:done="0"/>
  <w15:commentEx w15:paraId="62991F30" w15:paraIdParent="1F14DAD9" w15:done="0"/>
  <w15:commentEx w15:paraId="484B1F66" w15:paraIdParent="1F14DAD9" w15:done="0"/>
  <w15:commentEx w15:paraId="26055D58" w15:done="0"/>
  <w15:commentEx w15:paraId="2C7C3402" w15:paraIdParent="26055D58" w15:done="0"/>
  <w15:commentEx w15:paraId="4FA3AF23" w15:done="0"/>
  <w15:commentEx w15:paraId="4012B64A" w15:paraIdParent="4FA3AF23" w15:done="0"/>
  <w15:commentEx w15:paraId="429829FC" w15:paraIdParent="4FA3AF23" w15:done="0"/>
  <w15:commentEx w15:paraId="4AE52135" w15:done="0"/>
  <w15:commentEx w15:paraId="1564933E" w15:done="1"/>
  <w15:commentEx w15:paraId="42B1BFF8" w15:paraIdParent="1564933E" w15:done="1"/>
  <w15:commentEx w15:paraId="27860A50" w15:done="0"/>
  <w15:commentEx w15:paraId="26499FB9" w15:paraIdParent="27860A50" w15:done="0"/>
  <w15:commentEx w15:paraId="438E4C58" w15:done="0"/>
  <w15:commentEx w15:paraId="556DD9E6" w15:paraIdParent="438E4C58" w15:done="0"/>
  <w15:commentEx w15:paraId="34E69967" w15:done="0"/>
  <w15:commentEx w15:paraId="65B8C9FB" w15:paraIdParent="34E69967" w15:done="0"/>
  <w15:commentEx w15:paraId="04237D06" w15:done="0"/>
  <w15:commentEx w15:paraId="6E401C7F" w15:paraIdParent="04237D06" w15:done="0"/>
  <w15:commentEx w15:paraId="54292058" w15:paraIdParent="04237D06" w15:done="0"/>
  <w15:commentEx w15:paraId="433D1C2A" w15:paraIdParent="04237D06" w15:done="0"/>
  <w15:commentEx w15:paraId="72E1AAAB" w15:done="0"/>
  <w15:commentEx w15:paraId="37F8135A" w15:done="0"/>
  <w15:commentEx w15:paraId="52F25FA0" w15:done="0"/>
  <w15:commentEx w15:paraId="4F695BC5" w15:done="0"/>
  <w15:commentEx w15:paraId="0AE2791F" w15:done="0"/>
  <w15:commentEx w15:paraId="096D1B1C" w15:paraIdParent="0AE2791F" w15:done="0"/>
  <w15:commentEx w15:paraId="789A80C0" w15:done="1"/>
  <w15:commentEx w15:paraId="17CB6DD7" w15:done="0"/>
  <w15:commentEx w15:paraId="58A160D3" w15:done="0"/>
  <w15:commentEx w15:paraId="5F0B9DDB" w15:done="0"/>
  <w15:commentEx w15:paraId="0C78EA8A" w15:done="1"/>
  <w15:commentEx w15:paraId="5861E4A9" w15:done="1"/>
  <w15:commentEx w15:paraId="7FA2A8D8" w15:done="1"/>
  <w15:commentEx w15:paraId="4427B498" w15:done="1"/>
  <w15:commentEx w15:paraId="0150A875" w15:done="1"/>
  <w15:commentEx w15:paraId="28625586" w15:done="1"/>
  <w15:commentEx w15:paraId="5293854B" w15:done="1"/>
  <w15:commentEx w15:paraId="3934F70D" w15:done="0"/>
  <w15:commentEx w15:paraId="6129B502" w15:paraIdParent="3934F70D" w15:done="0"/>
  <w15:commentEx w15:paraId="3FA0EBAA" w15:done="1"/>
  <w15:commentEx w15:paraId="7063CA1D" w15:done="1"/>
  <w15:commentEx w15:paraId="7409E5D3" w15:done="0"/>
  <w15:commentEx w15:paraId="50EF106E" w15:paraIdParent="7409E5D3" w15:done="0"/>
  <w15:commentEx w15:paraId="1F71BB35" w15:paraIdParent="7409E5D3" w15:done="0"/>
  <w15:commentEx w15:paraId="169E2A14" w15:done="0"/>
  <w15:commentEx w15:paraId="31650855" w15:paraIdParent="169E2A14" w15:done="0"/>
  <w15:commentEx w15:paraId="5A6307B7" w15:done="1"/>
  <w15:commentEx w15:paraId="16004618" w15:paraIdParent="5A6307B7" w15:done="1"/>
  <w15:commentEx w15:paraId="467B93DB" w15:done="0"/>
  <w15:commentEx w15:paraId="262D9639" w15:paraIdParent="467B93DB" w15:done="0"/>
  <w15:commentEx w15:paraId="61E3505C" w15:paraIdParent="467B93DB" w15:done="0"/>
  <w15:commentEx w15:paraId="033CA52F" w15:paraIdParent="467B93DB" w15:done="0"/>
  <w15:commentEx w15:paraId="74EACA08" w15:done="0"/>
  <w15:commentEx w15:paraId="09111DE3" w15:paraIdParent="74EACA08" w15:done="0"/>
  <w15:commentEx w15:paraId="00F8EE72" w15:paraIdParent="74EACA08" w15:done="0"/>
  <w15:commentEx w15:paraId="55BEB2AF" w15:done="0"/>
  <w15:commentEx w15:paraId="2BE37E7E" w15:paraIdParent="55BEB2AF" w15:done="0"/>
  <w15:commentEx w15:paraId="06610B64" w15:done="1"/>
  <w15:commentEx w15:paraId="761E249D" w15:paraIdParent="06610B64" w15:done="1"/>
  <w15:commentEx w15:paraId="23E8C11A" w15:done="1"/>
  <w15:commentEx w15:paraId="3D8E541C" w15:paraIdParent="23E8C11A" w15:done="1"/>
  <w15:commentEx w15:paraId="201A8D00" w15:done="0"/>
  <w15:commentEx w15:paraId="1A0CC48F" w15:done="0"/>
  <w15:commentEx w15:paraId="2D0D2246" w15:paraIdParent="1A0CC48F" w15:done="0"/>
  <w15:commentEx w15:paraId="72DC3B1D" w15:done="0"/>
  <w15:commentEx w15:paraId="6E9B6598" w15:paraIdParent="72DC3B1D" w15:done="0"/>
  <w15:commentEx w15:paraId="6F075787" w15:paraIdParent="72DC3B1D" w15:done="0"/>
  <w15:commentEx w15:paraId="11AC8488" w15:done="0"/>
  <w15:commentEx w15:paraId="42EF3E7F" w15:paraIdParent="11AC8488" w15:done="0"/>
  <w15:commentEx w15:paraId="13ACB8AD" w15:done="1"/>
  <w15:commentEx w15:paraId="7313B05F" w15:done="0"/>
  <w15:commentEx w15:paraId="04E73B62" w15:paraIdParent="7313B05F" w15:done="0"/>
  <w15:commentEx w15:paraId="10C90433" w15:done="0"/>
  <w15:commentEx w15:paraId="42544863" w15:paraIdParent="10C90433" w15:done="0"/>
  <w15:commentEx w15:paraId="3EB59C12" w15:done="0"/>
  <w15:commentEx w15:paraId="2A47D6CB" w15:paraIdParent="3EB59C12" w15:done="0"/>
  <w15:commentEx w15:paraId="256E8B4F" w15:done="0"/>
  <w15:commentEx w15:paraId="21105650" w15:paraIdParent="256E8B4F" w15:done="0"/>
  <w15:commentEx w15:paraId="7EADEE11" w15:done="0"/>
  <w15:commentEx w15:paraId="2E674871" w15:paraIdParent="7EADEE11" w15:done="0"/>
  <w15:commentEx w15:paraId="13F2D815" w15:paraIdParent="7EADEE11" w15:done="0"/>
  <w15:commentEx w15:paraId="36D80957" w15:done="0"/>
  <w15:commentEx w15:paraId="0D577BEA" w15:paraIdParent="36D80957" w15:done="0"/>
  <w15:commentEx w15:paraId="3A8D0451" w15:done="0"/>
  <w15:commentEx w15:paraId="7FA9E398" w15:paraIdParent="3A8D0451" w15:done="0"/>
  <w15:commentEx w15:paraId="54A20060" w15:done="0"/>
  <w15:commentEx w15:paraId="37DE3B63" w15:paraIdParent="54A20060" w15:done="0"/>
  <w15:commentEx w15:paraId="77E7B49D" w15:done="0"/>
  <w15:commentEx w15:paraId="3441526C" w15:paraIdParent="77E7B49D" w15:done="0"/>
  <w15:commentEx w15:paraId="7175D22E" w15:done="0"/>
  <w15:commentEx w15:paraId="17C3D8F1" w15:paraIdParent="7175D2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37403" w16cex:dateUtc="2023-11-03T10:45:00Z"/>
  <w16cex:commentExtensible w16cex:durableId="1AB0893B" w16cex:dateUtc="2023-11-10T13:58:00Z"/>
  <w16cex:commentExtensible w16cex:durableId="70C413D4" w16cex:dateUtc="2023-11-13T09:51:00Z"/>
  <w16cex:commentExtensible w16cex:durableId="247F33F3" w16cex:dateUtc="2023-11-03T10:46:00Z"/>
  <w16cex:commentExtensible w16cex:durableId="06F56A8D" w16cex:dateUtc="2023-11-03T11:07:00Z"/>
  <w16cex:commentExtensible w16cex:durableId="12E626BC" w16cex:dateUtc="2023-11-07T14:34:00Z"/>
  <w16cex:commentExtensible w16cex:durableId="381D21D2" w16cex:dateUtc="2023-11-07T14:51:00Z"/>
  <w16cex:commentExtensible w16cex:durableId="5B9742AC" w16cex:dateUtc="2023-11-10T16:35:00Z"/>
  <w16cex:commentExtensible w16cex:durableId="0DB51865" w16cex:dateUtc="2023-11-11T16:43:00Z"/>
  <w16cex:commentExtensible w16cex:durableId="4C22DC09" w16cex:dateUtc="2023-11-13T09:52:00Z"/>
  <w16cex:commentExtensible w16cex:durableId="272F202C" w16cex:dateUtc="2023-11-03T11:15:00Z"/>
  <w16cex:commentExtensible w16cex:durableId="70A70367" w16cex:dateUtc="2023-11-10T16:36:00Z"/>
  <w16cex:commentExtensible w16cex:durableId="6BA40335" w16cex:dateUtc="2023-11-11T16:45:00Z"/>
  <w16cex:commentExtensible w16cex:durableId="1B74DB21" w16cex:dateUtc="2023-11-13T08:45:00Z"/>
  <w16cex:commentExtensible w16cex:durableId="1D859911" w16cex:dateUtc="2023-11-11T17:01:00Z"/>
  <w16cex:commentExtensible w16cex:durableId="0E6C8C36" w16cex:dateUtc="2023-11-13T09:52:00Z"/>
  <w16cex:commentExtensible w16cex:durableId="37085528" w16cex:dateUtc="2023-11-08T17:38:00Z"/>
  <w16cex:commentExtensible w16cex:durableId="0FFC3D85" w16cex:dateUtc="2023-11-10T16:36:00Z"/>
  <w16cex:commentExtensible w16cex:durableId="2144E983" w16cex:dateUtc="2023-11-03T10:47:00Z"/>
  <w16cex:commentExtensible w16cex:durableId="04F49A82" w16cex:dateUtc="2023-11-08T16:06:00Z"/>
  <w16cex:commentExtensible w16cex:durableId="3C79BF4E" w16cex:dateUtc="2023-11-08T17:37:00Z"/>
  <w16cex:commentExtensible w16cex:durableId="467543A5" w16cex:dateUtc="2023-11-10T10:54:00Z"/>
  <w16cex:commentExtensible w16cex:durableId="19229F24" w16cex:dateUtc="2023-11-10T16:38:00Z"/>
  <w16cex:commentExtensible w16cex:durableId="791B677C" w16cex:dateUtc="2023-11-08T17:38:00Z"/>
  <w16cex:commentExtensible w16cex:durableId="17BFCC53" w16cex:dateUtc="2023-11-10T16:38:00Z"/>
  <w16cex:commentExtensible w16cex:durableId="06E195A8" w16cex:dateUtc="2023-11-08T17:39:00Z"/>
  <w16cex:commentExtensible w16cex:durableId="32F5E1BE" w16cex:dateUtc="2023-11-10T16:37:00Z"/>
  <w16cex:commentExtensible w16cex:durableId="1FAE761D" w16cex:dateUtc="2023-11-08T17:40:00Z"/>
  <w16cex:commentExtensible w16cex:durableId="20C1CA1E" w16cex:dateUtc="2023-11-10T16:38:00Z"/>
  <w16cex:commentExtensible w16cex:durableId="73284690" w16cex:dateUtc="2023-11-11T16:46:00Z"/>
  <w16cex:commentExtensible w16cex:durableId="15BFA2EE" w16cex:dateUtc="2023-11-13T08:46:00Z"/>
  <w16cex:commentExtensible w16cex:durableId="43ACCE55" w16cex:dateUtc="2023-11-11T16:46:00Z"/>
  <w16cex:commentExtensible w16cex:durableId="28A2372C" w16cex:dateUtc="2023-11-13T08:47:00Z"/>
  <w16cex:commentExtensible w16cex:durableId="5906C2EA" w16cex:dateUtc="2023-11-09T16:32:00Z"/>
  <w16cex:commentExtensible w16cex:durableId="13590909" w16cex:dateUtc="2023-11-10T15:51:00Z"/>
  <w16cex:commentExtensible w16cex:durableId="7558DBDB" w16cex:dateUtc="2023-11-10T16:39:00Z"/>
  <w16cex:commentExtensible w16cex:durableId="2A42730A" w16cex:dateUtc="2023-11-11T16:47:00Z"/>
  <w16cex:commentExtensible w16cex:durableId="5DD98281" w16cex:dateUtc="2023-11-03T11:09:00Z"/>
  <w16cex:commentExtensible w16cex:durableId="0FF1DE3D" w16cex:dateUtc="2023-11-10T16:39:00Z"/>
  <w16cex:commentExtensible w16cex:durableId="03F4AF97" w16cex:dateUtc="2023-11-07T14:38:00Z"/>
  <w16cex:commentExtensible w16cex:durableId="72DE85E0" w16cex:dateUtc="2023-11-03T10:48:00Z"/>
  <w16cex:commentExtensible w16cex:durableId="2E42A4E2" w16cex:dateUtc="2023-11-08T16:31:00Z"/>
  <w16cex:commentExtensible w16cex:durableId="4668C5A4" w16cex:dateUtc="2023-11-13T08:50:00Z"/>
  <w16cex:commentExtensible w16cex:durableId="2D485282" w16cex:dateUtc="2023-11-11T16:48:00Z"/>
  <w16cex:commentExtensible w16cex:durableId="29086AEE" w16cex:dateUtc="2023-11-03T10:48:00Z"/>
  <w16cex:commentExtensible w16cex:durableId="326FB6D1" w16cex:dateUtc="2023-11-08T16:32:00Z"/>
  <w16cex:commentExtensible w16cex:durableId="35C7DD56" w16cex:dateUtc="2023-11-10T16:42:00Z"/>
  <w16cex:commentExtensible w16cex:durableId="3ABAD08E" w16cex:dateUtc="2023-11-10T20:24:00Z"/>
  <w16cex:commentExtensible w16cex:durableId="7CBACF3A" w16cex:dateUtc="2023-11-03T10:49:00Z"/>
  <w16cex:commentExtensible w16cex:durableId="0B0A91DF" w16cex:dateUtc="2023-11-03T11:05:00Z">
    <w16cex:extLst>
      <w16:ext w16:uri="{CE6994B0-6A32-4C9F-8C6B-6E91EDA988CE}">
        <cr:reactions xmlns:cr="http://schemas.microsoft.com/office/comments/2020/reactions">
          <cr:reaction reactionType="1">
            <cr:reactionInfo dateUtc="2023-11-03T15:36:50Z">
              <cr:user userId="S::Richard.Deutsch@energysecurity.gov.uk::4db4b4a3-2644-44ab-aa12-b24b6913d6d3" userProvider="AD" userName="Deutsch, Richard (Energy Security)"/>
            </cr:reactionInfo>
          </cr:reaction>
        </cr:reactions>
      </w16:ext>
    </w16cex:extLst>
  </w16cex:commentExtensible>
  <w16cex:commentExtensible w16cex:durableId="29F52749" w16cex:dateUtc="2023-11-10T16:42:00Z"/>
  <w16cex:commentExtensible w16cex:durableId="54E5FD9B" w16cex:dateUtc="2023-11-03T11:01:00Z"/>
  <w16cex:commentExtensible w16cex:durableId="5D47E130" w16cex:dateUtc="2023-11-10T16:43:00Z"/>
  <w16cex:commentExtensible w16cex:durableId="3C453963" w16cex:dateUtc="2023-11-11T16:49:00Z"/>
  <w16cex:commentExtensible w16cex:durableId="07423D19" w16cex:dateUtc="2023-11-13T08:51:00Z"/>
  <w16cex:commentExtensible w16cex:durableId="54AAE597" w16cex:dateUtc="2023-11-11T16:49:00Z"/>
  <w16cex:commentExtensible w16cex:durableId="5ACB974C" w16cex:dateUtc="2023-11-13T08:51:00Z"/>
  <w16cex:commentExtensible w16cex:durableId="6198BF5C" w16cex:dateUtc="2023-11-11T16:50:00Z"/>
  <w16cex:commentExtensible w16cex:durableId="5B02BD4D" w16cex:dateUtc="2023-11-13T08:52:00Z"/>
  <w16cex:commentExtensible w16cex:durableId="3E8367A9" w16cex:dateUtc="2023-11-03T11:02:00Z"/>
  <w16cex:commentExtensible w16cex:durableId="28CC3DF3" w16cex:dateUtc="2023-11-08T16:09:00Z"/>
  <w16cex:commentExtensible w16cex:durableId="4B847488" w16cex:dateUtc="2023-11-07T22:21:00Z"/>
  <w16cex:commentExtensible w16cex:durableId="34CA087A" w16cex:dateUtc="2023-11-10T16:44:00Z"/>
  <w16cex:commentExtensible w16cex:durableId="1FDEC5DE" w16cex:dateUtc="2023-11-11T16:51:00Z"/>
  <w16cex:commentExtensible w16cex:durableId="3AFA765E" w16cex:dateUtc="2023-11-13T08:52:00Z"/>
  <w16cex:commentExtensible w16cex:durableId="3237D8C2" w16cex:dateUtc="2023-11-07T22:29:00Z"/>
  <w16cex:commentExtensible w16cex:durableId="057D20B1" w16cex:dateUtc="2023-11-09T18:18:00Z"/>
  <w16cex:commentExtensible w16cex:durableId="41E89153" w16cex:dateUtc="2023-11-10T16:44:00Z"/>
  <w16cex:commentExtensible w16cex:durableId="0D4701FE" w16cex:dateUtc="2023-11-03T11:02:00Z"/>
  <w16cex:commentExtensible w16cex:durableId="0D75BC15" w16cex:dateUtc="2023-11-10T11:01:00Z"/>
  <w16cex:commentExtensible w16cex:durableId="026ED0BB" w16cex:dateUtc="2023-11-10T16:45:00Z"/>
  <w16cex:commentExtensible w16cex:durableId="38F788E7" w16cex:dateUtc="2023-11-13T10:24:00Z"/>
  <w16cex:commentExtensible w16cex:durableId="2D931DD9" w16cex:dateUtc="2023-11-09T16:32:00Z"/>
  <w16cex:commentExtensible w16cex:durableId="26F7BDD5" w16cex:dateUtc="2023-11-10T16:45:00Z"/>
  <w16cex:commentExtensible w16cex:durableId="722D8F24" w16cex:dateUtc="2023-11-11T16:52:00Z"/>
  <w16cex:commentExtensible w16cex:durableId="269D0754" w16cex:dateUtc="2023-11-13T08:52:00Z"/>
  <w16cex:commentExtensible w16cex:durableId="3CA8D634" w16cex:dateUtc="2023-11-03T11:03:00Z"/>
  <w16cex:commentExtensible w16cex:durableId="7AD0A0AE" w16cex:dateUtc="2023-11-08T16:15:00Z"/>
  <w16cex:commentExtensible w16cex:durableId="3B5D894E" w16cex:dateUtc="2023-11-10T16:46:00Z"/>
  <w16cex:commentExtensible w16cex:durableId="364A2A4C" w16cex:dateUtc="2023-11-11T16:53:00Z"/>
  <w16cex:commentExtensible w16cex:durableId="28DB6751" w16cex:dateUtc="2023-11-13T08:53:00Z"/>
  <w16cex:commentExtensible w16cex:durableId="4CBEEFC7" w16cex:dateUtc="2023-11-09T16:33:00Z"/>
  <w16cex:commentExtensible w16cex:durableId="58A4B47C" w16cex:dateUtc="2023-11-10T16:46:00Z"/>
  <w16cex:commentExtensible w16cex:durableId="0ED723BB" w16cex:dateUtc="2023-11-11T16:59:00Z"/>
  <w16cex:commentExtensible w16cex:durableId="011AC7E6" w16cex:dateUtc="2023-11-13T08:53:00Z"/>
  <w16cex:commentExtensible w16cex:durableId="18A4F60B" w16cex:dateUtc="2023-11-10T16:08:00Z"/>
  <w16cex:commentExtensible w16cex:durableId="4F9CE6C4" w16cex:dateUtc="2023-11-13T08:53:00Z"/>
  <w16cex:commentExtensible w16cex:durableId="5009E11A" w16cex:dateUtc="2023-11-11T16:47:00Z"/>
  <w16cex:commentExtensible w16cex:durableId="345212EE" w16cex:dateUtc="2023-11-13T08:54:00Z"/>
  <w16cex:commentExtensible w16cex:durableId="2D14BA1A" w16cex:dateUtc="2023-11-10T15:41:00Z"/>
  <w16cex:commentExtensible w16cex:durableId="334CC08C" w16cex:dateUtc="2023-11-10T15:41:00Z"/>
  <w16cex:commentExtensible w16cex:durableId="007E09D7" w16cex:dateUtc="2023-11-03T11:03:00Z"/>
  <w16cex:commentExtensible w16cex:durableId="19F548BC" w16cex:dateUtc="2023-11-10T11:02:00Z"/>
  <w16cex:commentExtensible w16cex:durableId="1D9C66A0" w16cex:dateUtc="2023-11-10T16:50:00Z"/>
  <w16cex:commentExtensible w16cex:durableId="614DED5B" w16cex:dateUtc="2023-11-13T09:55:00Z"/>
  <w16cex:commentExtensible w16cex:durableId="74D7047E" w16cex:dateUtc="2023-11-11T17:23:00Z"/>
  <w16cex:commentExtensible w16cex:durableId="7A6DEFB8" w16cex:dateUtc="2023-11-13T09:24:00Z"/>
  <w16cex:commentExtensible w16cex:durableId="698F05A3" w16cex:dateUtc="2023-11-11T17:29:00Z"/>
  <w16cex:commentExtensible w16cex:durableId="45C21794" w16cex:dateUtc="2023-11-13T09:25:00Z"/>
  <w16cex:commentExtensible w16cex:durableId="56D74E72" w16cex:dateUtc="2023-11-11T17:37:00Z"/>
  <w16cex:commentExtensible w16cex:durableId="065C505E" w16cex:dateUtc="2023-11-13T09:25:00Z"/>
  <w16cex:commentExtensible w16cex:durableId="37DCD3F2" w16cex:dateUtc="2023-11-10T16:43:00Z"/>
  <w16cex:commentExtensible w16cex:durableId="40B837BB" w16cex:dateUtc="2023-11-10T16:52:00Z"/>
  <w16cex:commentExtensible w16cex:durableId="63D14E58" w16cex:dateUtc="2023-11-10T17:03:00Z"/>
  <w16cex:commentExtensible w16cex:durableId="5C95CB2A" w16cex:dateUtc="2023-11-13T09:05:00Z"/>
  <w16cex:commentExtensible w16cex:durableId="381F1803" w16cex:dateUtc="2023-11-10T16:51:00Z"/>
  <w16cex:commentExtensible w16cex:durableId="0867DEEB" w16cex:dateUtc="2023-11-10T16:53:00Z"/>
  <w16cex:commentExtensible w16cex:durableId="3A8A93BB" w16cex:dateUtc="2023-11-10T16:53:00Z"/>
  <w16cex:commentExtensible w16cex:durableId="15886A8A" w16cex:dateUtc="2023-11-13T09:05:00Z"/>
  <w16cex:commentExtensible w16cex:durableId="07A0F558" w16cex:dateUtc="2023-11-10T17:15:00Z"/>
  <w16cex:commentExtensible w16cex:durableId="2CD8E73A" w16cex:dateUtc="2023-11-13T09:06:00Z"/>
  <w16cex:commentExtensible w16cex:durableId="3F4791E5" w16cex:dateUtc="2023-11-03T11:04:00Z"/>
  <w16cex:commentExtensible w16cex:durableId="0EC39D36" w16cex:dateUtc="2023-11-10T15:03:00Z"/>
  <w16cex:commentExtensible w16cex:durableId="7044E6EE" w16cex:dateUtc="2023-11-10T16:54:00Z"/>
  <w16cex:commentExtensible w16cex:durableId="2813BAB9" w16cex:dateUtc="2023-11-03T11:04:00Z"/>
  <w16cex:commentExtensible w16cex:durableId="5772F8BC" w16cex:dateUtc="2023-11-10T15:02:00Z"/>
  <w16cex:commentExtensible w16cex:durableId="03A62F00" w16cex:dateUtc="2023-11-10T16:54:00Z"/>
  <w16cex:commentExtensible w16cex:durableId="11EAB61B" w16cex:dateUtc="2023-11-03T11:05:00Z"/>
  <w16cex:commentExtensible w16cex:durableId="4E71DF5A" w16cex:dateUtc="2023-11-10T15:06:00Z"/>
  <w16cex:commentExtensible w16cex:durableId="796DC0A4" w16cex:dateUtc="2023-11-10T16:55:00Z"/>
  <w16cex:commentExtensible w16cex:durableId="41338F10" w16cex:dateUtc="2023-11-10T16:56:00Z"/>
  <w16cex:commentExtensible w16cex:durableId="7F046FA3" w16cex:dateUtc="2023-11-03T10:52:00Z"/>
  <w16cex:commentExtensible w16cex:durableId="72548663" w16cex:dateUtc="2023-11-08T17:56:00Z"/>
  <w16cex:commentExtensible w16cex:durableId="7ADD73A1" w16cex:dateUtc="2023-11-10T15:07:00Z"/>
  <w16cex:commentExtensible w16cex:durableId="14319436" w16cex:dateUtc="2023-11-10T15:08:00Z"/>
  <w16cex:commentExtensible w16cex:durableId="6FC32B1D" w16cex:dateUtc="2023-11-10T15:08:00Z"/>
  <w16cex:commentExtensible w16cex:durableId="4FBDDF8F" w16cex:dateUtc="2023-11-10T15:09:00Z"/>
  <w16cex:commentExtensible w16cex:durableId="22D0B1CA" w16cex:dateUtc="2023-11-09T16:33:00Z"/>
  <w16cex:commentExtensible w16cex:durableId="4FAA419C" w16cex:dateUtc="2023-11-10T16:58:00Z"/>
  <w16cex:commentExtensible w16cex:durableId="15218B56" w16cex:dateUtc="2023-11-09T16:33:00Z"/>
  <w16cex:commentExtensible w16cex:durableId="280A3137" w16cex:dateUtc="2023-11-10T16:58:00Z"/>
  <w16cex:commentExtensible w16cex:durableId="6EC16B8A" w16cex:dateUtc="2023-11-09T16:33:00Z"/>
  <w16cex:commentExtensible w16cex:durableId="515FFEC8" w16cex:dateUtc="2023-11-10T16:58:00Z"/>
  <w16cex:commentExtensible w16cex:durableId="0AD12AB6" w16cex:dateUtc="2023-11-13T10:27:00Z"/>
  <w16cex:commentExtensible w16cex:durableId="13532F85" w16cex:dateUtc="2023-11-03T10:55:00Z"/>
  <w16cex:commentExtensible w16cex:durableId="019C78CC" w16cex:dateUtc="2023-11-07T09:36:00Z"/>
  <w16cex:commentExtensible w16cex:durableId="35D160C7" w16cex:dateUtc="2023-11-10T19:49:00Z"/>
  <w16cex:commentExtensible w16cex:durableId="0240F65F" w16cex:dateUtc="2023-11-13T09:54:00Z"/>
  <w16cex:commentExtensible w16cex:durableId="6C51C4E9" w16cex:dateUtc="2023-11-13T10:32:00Z"/>
  <w16cex:commentExtensible w16cex:durableId="331A411F" w16cex:dateUtc="2023-11-13T10:56:00Z"/>
  <w16cex:commentExtensible w16cex:durableId="18088BCB" w16cex:dateUtc="2023-11-13T10:28:00Z"/>
  <w16cex:commentExtensible w16cex:durableId="61353A61" w16cex:dateUtc="2023-11-13T10:29:00Z"/>
  <w16cex:commentExtensible w16cex:durableId="4DC9C814" w16cex:dateUtc="2023-11-13T10:29:00Z"/>
  <w16cex:commentExtensible w16cex:durableId="46E1EB1A" w16cex:dateUtc="2023-11-13T10:38:00Z"/>
  <w16cex:commentExtensible w16cex:durableId="4BFFC721" w16cex:dateUtc="2023-11-13T10:56:00Z"/>
  <w16cex:commentExtensible w16cex:durableId="255469ED" w16cex:dateUtc="2023-11-13T10:29:00Z"/>
  <w16cex:commentExtensible w16cex:durableId="2C6FEF02" w16cex:dateUtc="2023-11-13T10:42:00Z"/>
  <w16cex:commentExtensible w16cex:durableId="45376749" w16cex:dateUtc="2023-11-13T10:57:00Z"/>
  <w16cex:commentExtensible w16cex:durableId="1BB0C42D" w16cex:dateUtc="2023-11-03T11:06:00Z"/>
  <w16cex:commentExtensible w16cex:durableId="2F2AD951" w16cex:dateUtc="2023-11-10T15:20:00Z"/>
  <w16cex:commentExtensible w16cex:durableId="7B3BAF42" w16cex:dateUtc="2023-11-10T20:05:00Z"/>
  <w16cex:commentExtensible w16cex:durableId="285C849C" w16cex:dateUtc="2023-11-12T11:22:00Z"/>
  <w16cex:commentExtensible w16cex:durableId="4289410C" w16cex:dateUtc="2023-11-10T15:58:00Z"/>
  <w16cex:commentExtensible w16cex:durableId="1BDD4705" w16cex:dateUtc="2023-11-10T17:08:00Z"/>
  <w16cex:commentExtensible w16cex:durableId="445BE518" w16cex:dateUtc="2023-11-10T17:30:00Z"/>
  <w16cex:commentExtensible w16cex:durableId="2068F981" w16cex:dateUtc="2023-11-13T09:08:00Z"/>
  <w16cex:commentExtensible w16cex:durableId="5CAEF81F" w16cex:dateUtc="2023-11-10T16:00:00Z"/>
  <w16cex:commentExtensible w16cex:durableId="5C60FA13" w16cex:dateUtc="2023-11-10T17:08:00Z"/>
  <w16cex:commentExtensible w16cex:durableId="7E156B41" w16cex:dateUtc="2023-11-10T17:19:00Z"/>
  <w16cex:commentExtensible w16cex:durableId="55E30C65" w16cex:dateUtc="2023-11-12T16:44:00Z"/>
  <w16cex:commentExtensible w16cex:durableId="2057123C" w16cex:dateUtc="2023-11-13T09:27:00Z"/>
  <w16cex:commentExtensible w16cex:durableId="5649B461" w16cex:dateUtc="2023-11-12T16:58:00Z"/>
  <w16cex:commentExtensible w16cex:durableId="5665E2A3" w16cex:dateUtc="2023-11-12T17:00:00Z"/>
  <w16cex:commentExtensible w16cex:durableId="2D572378" w16cex:dateUtc="2023-11-13T09:29:00Z"/>
  <w16cex:commentExtensible w16cex:durableId="5BFC9F6B" w16cex:dateUtc="2023-11-12T17:01:00Z"/>
  <w16cex:commentExtensible w16cex:durableId="60DF5D6B" w16cex:dateUtc="2023-11-13T09:29:00Z"/>
  <w16cex:commentExtensible w16cex:durableId="3679511F" w16cex:dateUtc="2023-11-12T17:06:00Z"/>
  <w16cex:commentExtensible w16cex:durableId="4B56A27E" w16cex:dateUtc="2023-11-13T09:30:00Z"/>
  <w16cex:commentExtensible w16cex:durableId="5CD57F4D" w16cex:dateUtc="2023-11-12T17:16:00Z"/>
  <w16cex:commentExtensible w16cex:durableId="35828FCE" w16cex:dateUtc="2023-11-13T09:32:00Z"/>
  <w16cex:commentExtensible w16cex:durableId="42B9DA9F" w16cex:dateUtc="2023-11-12T17:18:00Z"/>
  <w16cex:commentExtensible w16cex:durableId="4A6C81AB" w16cex:dateUtc="2023-11-13T09:32:00Z"/>
  <w16cex:commentExtensible w16cex:durableId="462042CB" w16cex:dateUtc="2023-11-12T17:22:00Z"/>
  <w16cex:commentExtensible w16cex:durableId="26FE6126" w16cex:dateUtc="2023-11-10T16:05:00Z"/>
  <w16cex:commentExtensible w16cex:durableId="160E9A98" w16cex:dateUtc="2023-11-10T17:08:00Z"/>
  <w16cex:commentExtensible w16cex:durableId="779AEBD2" w16cex:dateUtc="2023-11-12T17:26:00Z"/>
  <w16cex:commentExtensible w16cex:durableId="794F2C1B" w16cex:dateUtc="2023-11-13T09:34:00Z"/>
  <w16cex:commentExtensible w16cex:durableId="6DD4ABEA" w16cex:dateUtc="2023-11-12T17:30:00Z"/>
  <w16cex:commentExtensible w16cex:durableId="0C743D0E" w16cex:dateUtc="2023-11-12T17:34:00Z"/>
  <w16cex:commentExtensible w16cex:durableId="6913C6CC" w16cex:dateUtc="2023-11-13T09:38:00Z"/>
  <w16cex:commentExtensible w16cex:durableId="3702CEFF" w16cex:dateUtc="2023-11-12T17:45:00Z"/>
  <w16cex:commentExtensible w16cex:durableId="1770DDD7" w16cex:dateUtc="2023-11-10T17:10:00Z"/>
  <w16cex:commentExtensible w16cex:durableId="778B2DD1" w16cex:dateUtc="2023-11-07T18:04:00Z"/>
  <w16cex:commentExtensible w16cex:durableId="2E3D83FF" w16cex:dateUtc="2023-11-09T13:29:00Z"/>
  <w16cex:commentExtensible w16cex:durableId="2628E2D1" w16cex:dateUtc="2023-11-09T15:49:00Z">
    <w16cex:extLst>
      <w16:ext w16:uri="{CE6994B0-6A32-4C9F-8C6B-6E91EDA988CE}">
        <cr:reactions xmlns:cr="http://schemas.microsoft.com/office/comments/2020/reactions">
          <cr:reaction reactionType="1">
            <cr:reactionInfo dateUtc="2023-11-09T17:20:24Z">
              <cr:user userId="S::Anton.Orpin-Massey@energysecurity.gov.uk::0e2bc270-cfd2-4269-917b-df82515ba2c5" userProvider="AD" userName="Orpin-Massey, Anton (Energy Security)"/>
            </cr:reactionInfo>
          </cr:reaction>
        </cr:reactions>
      </w16:ext>
    </w16cex:extLst>
  </w16cex:commentExtensible>
  <w16cex:commentExtensible w16cex:durableId="5A96E72E" w16cex:dateUtc="2023-11-10T17:28:00Z"/>
  <w16cex:commentExtensible w16cex:durableId="1A096C51" w16cex:dateUtc="2023-11-09T13:30:00Z"/>
  <w16cex:commentExtensible w16cex:durableId="7A67DAED" w16cex:dateUtc="2023-11-09T15:49:00Z"/>
  <w16cex:commentExtensible w16cex:durableId="5B398CB8" w16cex:dateUtc="2023-11-09T13:33:00Z"/>
  <w16cex:commentExtensible w16cex:durableId="06186DAA" w16cex:dateUtc="2023-11-09T15:48:00Z"/>
  <w16cex:commentExtensible w16cex:durableId="7E108526" w16cex:dateUtc="2023-11-09T13:35:00Z"/>
  <w16cex:commentExtensible w16cex:durableId="75B84031" w16cex:dateUtc="2023-11-09T15:49:00Z"/>
  <w16cex:commentExtensible w16cex:durableId="7FB14595" w16cex:dateUtc="2023-11-07T18:17:00Z"/>
  <w16cex:commentExtensible w16cex:durableId="55986349" w16cex:dateUtc="2023-11-09T13:38:00Z"/>
  <w16cex:commentExtensible w16cex:durableId="250AF897" w16cex:dateUtc="2023-11-09T15:53:00Z"/>
  <w16cex:commentExtensible w16cex:durableId="3FB4DFDA" w16cex:dateUtc="2023-11-09T13:39:00Z"/>
  <w16cex:commentExtensible w16cex:durableId="38BA4A44" w16cex:dateUtc="2023-11-09T16:00:00Z"/>
  <w16cex:commentExtensible w16cex:durableId="02CA3D4C" w16cex:dateUtc="2023-11-09T13:41:00Z"/>
  <w16cex:commentExtensible w16cex:durableId="4D66DC7A" w16cex:dateUtc="2023-11-09T16:06:00Z"/>
  <w16cex:commentExtensible w16cex:durableId="52020545" w16cex:dateUtc="2023-11-07T18:22:00Z"/>
  <w16cex:commentExtensible w16cex:durableId="210CF920" w16cex:dateUtc="2023-11-09T13:43:00Z"/>
  <w16cex:commentExtensible w16cex:durableId="0FEFB3AA" w16cex:dateUtc="2023-11-09T16:09:00Z"/>
  <w16cex:commentExtensible w16cex:durableId="360AC51B" w16cex:dateUtc="2023-11-07T18:25:00Z"/>
  <w16cex:commentExtensible w16cex:durableId="1C53E9F8" w16cex:dateUtc="2023-11-09T13:44:00Z"/>
  <w16cex:commentExtensible w16cex:durableId="70FB59DF" w16cex:dateUtc="2023-11-10T17:11:00Z"/>
  <w16cex:commentExtensible w16cex:durableId="3984178B" w16cex:dateUtc="2023-11-03T10:56:00Z"/>
  <w16cex:commentExtensible w16cex:durableId="1A3AA096" w16cex:dateUtc="2023-11-07T18:27:00Z"/>
  <w16cex:commentExtensible w16cex:durableId="5A15F0CD" w16cex:dateUtc="2023-11-10T14:13:00Z"/>
  <w16cex:commentExtensible w16cex:durableId="69424546" w16cex:dateUtc="2023-11-10T17:20:00Z"/>
  <w16cex:commentExtensible w16cex:durableId="67FFDA90" w16cex:dateUtc="2023-11-03T10:56:00Z"/>
  <w16cex:commentExtensible w16cex:durableId="07AED7AA" w16cex:dateUtc="2023-11-07T18:35:00Z"/>
  <w16cex:commentExtensible w16cex:durableId="09991AE1" w16cex:dateUtc="2023-11-10T17:20:00Z"/>
  <w16cex:commentExtensible w16cex:durableId="7B32C8DB" w16cex:dateUtc="2023-11-10T14:07:00Z"/>
  <w16cex:commentExtensible w16cex:durableId="0180F12D" w16cex:dateUtc="2023-11-10T17:21:00Z"/>
  <w16cex:commentExtensible w16cex:durableId="66A25BC9" w16cex:dateUtc="2023-11-10T14:54:00Z"/>
  <w16cex:commentExtensible w16cex:durableId="24FAAAEA" w16cex:dateUtc="2023-11-10T17:21:00Z"/>
  <w16cex:commentExtensible w16cex:durableId="6A83D11D" w16cex:dateUtc="2023-11-07T18:29:00Z"/>
  <w16cex:commentExtensible w16cex:durableId="79FBE1CB" w16cex:dateUtc="2023-11-10T14:11:00Z"/>
  <w16cex:commentExtensible w16cex:durableId="7535F729" w16cex:dateUtc="2023-11-10T14:09:00Z"/>
  <w16cex:commentExtensible w16cex:durableId="1FD1822A" w16cex:dateUtc="2023-11-10T17:22:00Z"/>
  <w16cex:commentExtensible w16cex:durableId="37489523" w16cex:dateUtc="2023-11-10T14:11:00Z"/>
  <w16cex:commentExtensible w16cex:durableId="4F9730F3" w16cex:dateUtc="2023-11-10T17:30:00Z"/>
  <w16cex:commentExtensible w16cex:durableId="41698C7D" w16cex:dateUtc="2023-11-10T14:12:00Z"/>
  <w16cex:commentExtensible w16cex:durableId="5E1753DD" w16cex:dateUtc="2023-11-09T13:48:00Z"/>
  <w16cex:commentExtensible w16cex:durableId="75AC682D" w16cex:dateUtc="2023-11-07T19:16:00Z"/>
  <w16cex:commentExtensible w16cex:durableId="0CE66594" w16cex:dateUtc="2023-11-08T16:54:00Z">
    <w16cex:extLst>
      <w16:ext w16:uri="{CE6994B0-6A32-4C9F-8C6B-6E91EDA988CE}">
        <cr:reactions xmlns:cr="http://schemas.microsoft.com/office/comments/2020/reactions">
          <cr:reaction reactionType="1">
            <cr:reactionInfo dateUtc="2023-11-09T13:45:50Z">
              <cr:user userId="S::Henry.Irvine@beis.gov.uk::43a00359-2318-42fa-8e54-83e1f694fa67" userProvider="AD" userName="Irvine, Henry (Energy Security)"/>
            </cr:reactionInfo>
          </cr:reaction>
        </cr:reactions>
      </w16:ext>
    </w16cex:extLst>
  </w16cex:commentExtensible>
  <w16cex:commentExtensible w16cex:durableId="4EDA4FA4" w16cex:dateUtc="2023-11-07T18:54:00Z"/>
  <w16cex:commentExtensible w16cex:durableId="452BC853" w16cex:dateUtc="2023-11-08T17:02:00Z"/>
  <w16cex:commentExtensible w16cex:durableId="7C95F2B4" w16cex:dateUtc="2023-11-09T16:14:00Z"/>
  <w16cex:commentExtensible w16cex:durableId="5C53FAE0" w16cex:dateUtc="2023-11-07T19:00:00Z"/>
  <w16cex:commentExtensible w16cex:durableId="79A49BB0" w16cex:dateUtc="2023-11-08T17:02:00Z"/>
  <w16cex:commentExtensible w16cex:durableId="6F913536" w16cex:dateUtc="2023-11-07T19:02:00Z"/>
  <w16cex:commentExtensible w16cex:durableId="2DAE3A5B" w16cex:dateUtc="2023-11-09T17:23:00Z"/>
  <w16cex:commentExtensible w16cex:durableId="26A4FE4C" w16cex:dateUtc="2023-11-10T17:31:00Z"/>
  <w16cex:commentExtensible w16cex:durableId="6046EB81" w16cex:dateUtc="2023-11-09T13:51:00Z"/>
  <w16cex:commentExtensible w16cex:durableId="2ECDBA02" w16cex:dateUtc="2023-11-07T19:07:00Z"/>
  <w16cex:commentExtensible w16cex:durableId="2E411E42" w16cex:dateUtc="2023-11-09T13:55:00Z"/>
  <w16cex:commentExtensible w16cex:durableId="104E3016" w16cex:dateUtc="2023-11-10T17:31:00Z"/>
  <w16cex:commentExtensible w16cex:durableId="6883CDB6" w16cex:dateUtc="2023-11-09T14:06:00Z"/>
  <w16cex:commentExtensible w16cex:durableId="07F953B4" w16cex:dateUtc="2023-11-09T16:21:00Z"/>
  <w16cex:commentExtensible w16cex:durableId="169043FA" w16cex:dateUtc="2023-11-09T14:07:00Z"/>
  <w16cex:commentExtensible w16cex:durableId="55CB16B8" w16cex:dateUtc="2023-11-10T17:32:00Z"/>
  <w16cex:commentExtensible w16cex:durableId="4FD2A344" w16cex:dateUtc="2023-11-07T19:12:00Z"/>
  <w16cex:commentExtensible w16cex:durableId="549C5909" w16cex:dateUtc="2023-11-09T16:40:00Z"/>
  <w16cex:commentExtensible w16cex:durableId="28E25FE2" w16cex:dateUtc="2023-11-10T17:33:00Z"/>
  <w16cex:commentExtensible w16cex:durableId="3B68F533" w16cex:dateUtc="2023-11-07T19:14:00Z"/>
  <w16cex:commentExtensible w16cex:durableId="25A96E5F" w16cex:dateUtc="2023-11-09T14:09:00Z"/>
  <w16cex:commentExtensible w16cex:durableId="7877234C" w16cex:dateUtc="2023-11-09T16:45:00Z"/>
  <w16cex:commentExtensible w16cex:durableId="3D88DB8B" w16cex:dateUtc="2023-11-09T14:11:00Z"/>
  <w16cex:commentExtensible w16cex:durableId="24E95C30" w16cex:dateUtc="2023-11-09T16:46:00Z"/>
  <w16cex:commentExtensible w16cex:durableId="11386A07" w16cex:dateUtc="2023-11-10T17:34:00Z"/>
  <w16cex:commentExtensible w16cex:durableId="24D6014D" w16cex:dateUtc="2023-11-07T19:25:00Z"/>
  <w16cex:commentExtensible w16cex:durableId="79CC4A67" w16cex:dateUtc="2023-11-09T14:11:00Z"/>
  <w16cex:commentExtensible w16cex:durableId="796A9CDA" w16cex:dateUtc="2023-11-10T17:34:00Z"/>
  <w16cex:commentExtensible w16cex:durableId="2F5B62BF" w16cex:dateUtc="2023-11-07T19:22:00Z"/>
  <w16cex:commentExtensible w16cex:durableId="43E1996C" w16cex:dateUtc="2023-11-13T09:41:00Z"/>
  <w16cex:commentExtensible w16cex:durableId="0021789B" w16cex:dateUtc="2023-11-07T19:19:00Z"/>
  <w16cex:commentExtensible w16cex:durableId="6D6B9D1D" w16cex:dateUtc="2023-11-09T14:22:00Z"/>
  <w16cex:commentExtensible w16cex:durableId="75B92033" w16cex:dateUtc="2023-11-09T16:52:00Z"/>
  <w16cex:commentExtensible w16cex:durableId="140A0279" w16cex:dateUtc="2023-11-07T19:37:00Z"/>
  <w16cex:commentExtensible w16cex:durableId="593C64AA" w16cex:dateUtc="2023-11-09T16:57:00Z"/>
  <w16cex:commentExtensible w16cex:durableId="415E6917" w16cex:dateUtc="2023-11-09T16:59:00Z"/>
  <w16cex:commentExtensible w16cex:durableId="297F0D83" w16cex:dateUtc="2023-11-07T19:20:00Z"/>
  <w16cex:commentExtensible w16cex:durableId="57889CEA" w16cex:dateUtc="2023-11-09T14:24:00Z"/>
  <w16cex:commentExtensible w16cex:durableId="5981C85A" w16cex:dateUtc="2023-11-09T16:59:00Z"/>
  <w16cex:commentExtensible w16cex:durableId="7FA00B56" w16cex:dateUtc="2023-11-07T19:30:00Z"/>
  <w16cex:commentExtensible w16cex:durableId="213D013F" w16cex:dateUtc="2023-11-09T14:47:00Z"/>
  <w16cex:commentExtensible w16cex:durableId="1449C6F1" w16cex:dateUtc="2023-11-09T17:06:00Z"/>
  <w16cex:commentExtensible w16cex:durableId="3AA8CBD7" w16cex:dateUtc="2023-11-07T19:32:00Z"/>
  <w16cex:commentExtensible w16cex:durableId="2D103AD8" w16cex:dateUtc="2023-11-07T19:42:00Z"/>
  <w16cex:commentExtensible w16cex:durableId="7718D8F8" w16cex:dateUtc="2023-11-10T17:36:00Z"/>
  <w16cex:commentExtensible w16cex:durableId="31C4C7D9" w16cex:dateUtc="2023-11-09T17:36:00Z"/>
  <w16cex:commentExtensible w16cex:durableId="56F3281A" w16cex:dateUtc="2023-11-07T19:45:00Z"/>
  <w16cex:commentExtensible w16cex:durableId="1E6F4078" w16cex:dateUtc="2023-11-09T17:25:00Z"/>
  <w16cex:commentExtensible w16cex:durableId="73008BAD" w16cex:dateUtc="2023-11-09T17:41:00Z"/>
  <w16cex:commentExtensible w16cex:durableId="57A33BE5" w16cex:dateUtc="2023-11-10T17:37:00Z"/>
  <w16cex:commentExtensible w16cex:durableId="20C50951" w16cex:dateUtc="2023-11-07T19:46:00Z"/>
  <w16cex:commentExtensible w16cex:durableId="6032EB3E" w16cex:dateUtc="2023-11-10T17:37:00Z"/>
  <w16cex:commentExtensible w16cex:durableId="434B39CF" w16cex:dateUtc="2023-11-07T19:47:00Z"/>
  <w16cex:commentExtensible w16cex:durableId="39F8343A" w16cex:dateUtc="2023-11-09T14:50:00Z"/>
  <w16cex:commentExtensible w16cex:durableId="3240C298" w16cex:dateUtc="2023-11-09T17:40:00Z"/>
  <w16cex:commentExtensible w16cex:durableId="19DECB1C" w16cex:dateUtc="2023-11-03T10:57:00Z"/>
  <w16cex:commentExtensible w16cex:durableId="62A19C93" w16cex:dateUtc="2023-11-07T19:47:00Z"/>
  <w16cex:commentExtensible w16cex:durableId="5C9B63BE" w16cex:dateUtc="2023-11-07T19:59:00Z"/>
  <w16cex:commentExtensible w16cex:durableId="39385774" w16cex:dateUtc="2023-11-07T19:55:00Z"/>
  <w16cex:commentExtensible w16cex:durableId="0CD0434A" w16cex:dateUtc="2023-11-10T17:38:00Z"/>
  <w16cex:commentExtensible w16cex:durableId="06B11B21" w16cex:dateUtc="2023-11-07T19:57:00Z"/>
  <w16cex:commentExtensible w16cex:durableId="6C5D4CF4" w16cex:dateUtc="2023-11-10T12:00:00Z"/>
  <w16cex:commentExtensible w16cex:durableId="6E1A013C" w16cex:dateUtc="2023-11-10T17:38:00Z"/>
  <w16cex:commentExtensible w16cex:durableId="2A77F691" w16cex:dateUtc="2023-11-10T15:41:00Z"/>
  <w16cex:commentExtensible w16cex:durableId="07229C1F" w16cex:dateUtc="2023-11-07T20:02:00Z"/>
  <w16cex:commentExtensible w16cex:durableId="2DBE1868" w16cex:dateUtc="2023-11-09T17:50:00Z"/>
  <w16cex:commentExtensible w16cex:durableId="13FEE3A8" w16cex:dateUtc="2023-11-13T09:42:00Z"/>
  <w16cex:commentExtensible w16cex:durableId="419D13D5" w16cex:dateUtc="2023-11-07T20:03:00Z"/>
  <w16cex:commentExtensible w16cex:durableId="525D5B29" w16cex:dateUtc="2023-11-07T20:04:00Z"/>
  <w16cex:commentExtensible w16cex:durableId="38A91151" w16cex:dateUtc="2023-11-09T18:01:00Z"/>
  <w16cex:commentExtensible w16cex:durableId="4F6074F6" w16cex:dateUtc="2023-11-07T20:07:00Z"/>
  <w16cex:commentExtensible w16cex:durableId="79EB7C24" w16cex:dateUtc="2023-11-13T09:42:00Z"/>
  <w16cex:commentExtensible w16cex:durableId="237FDB24" w16cex:dateUtc="2023-11-07T20:25:00Z"/>
  <w16cex:commentExtensible w16cex:durableId="446ED7C7" w16cex:dateUtc="2023-11-09T17:25:00Z"/>
  <w16cex:commentExtensible w16cex:durableId="7A122279" w16cex:dateUtc="2023-11-13T09:45:00Z"/>
  <w16cex:commentExtensible w16cex:durableId="6B8A6B23" w16cex:dateUtc="2023-11-07T20:17:00Z"/>
  <w16cex:commentExtensible w16cex:durableId="17AAFEBA" w16cex:dateUtc="2023-11-13T09:46:00Z"/>
  <w16cex:commentExtensible w16cex:durableId="07488B0C" w16cex:dateUtc="2023-11-07T20:30:00Z"/>
  <w16cex:commentExtensible w16cex:durableId="6B12B52B" w16cex:dateUtc="2023-11-09T17:25:00Z"/>
  <w16cex:commentExtensible w16cex:durableId="3562D799" w16cex:dateUtc="2023-11-13T09:46:00Z"/>
  <w16cex:commentExtensible w16cex:durableId="5B693778" w16cex:dateUtc="2023-11-08T19:31:00Z"/>
  <w16cex:commentExtensible w16cex:durableId="3849D6D0" w16cex:dateUtc="2023-11-07T20:38:00Z"/>
  <w16cex:commentExtensible w16cex:durableId="557AD67F" w16cex:dateUtc="2023-11-09T17:26:00Z"/>
  <w16cex:commentExtensible w16cex:durableId="7D5A1D79" w16cex:dateUtc="2023-11-07T20:20:00Z"/>
  <w16cex:commentExtensible w16cex:durableId="6ACE6F62" w16cex:dateUtc="2023-11-09T18:06:00Z"/>
  <w16cex:commentExtensible w16cex:durableId="1CC3337E" w16cex:dateUtc="2023-11-07T20:14:00Z"/>
  <w16cex:commentExtensible w16cex:durableId="68721EEE" w16cex:dateUtc="2023-11-13T09:43:00Z"/>
  <w16cex:commentExtensible w16cex:durableId="6397FD75" w16cex:dateUtc="2023-11-09T17:33:00Z"/>
  <w16cex:commentExtensible w16cex:durableId="7228E1EE" w16cex:dateUtc="2023-11-10T17:41:00Z"/>
  <w16cex:commentExtensible w16cex:durableId="7452E771" w16cex:dateUtc="2023-11-03T11:08:00Z"/>
  <w16cex:commentExtensible w16cex:durableId="774F3C67" w16cex:dateUtc="2023-11-03T13:35:00Z"/>
  <w16cex:commentExtensible w16cex:durableId="20D126B7" w16cex:dateUtc="2023-11-03T13:37:00Z"/>
  <w16cex:commentExtensible w16cex:durableId="1CEFA877" w16cex:dateUtc="2023-11-13T09:47:00Z"/>
  <w16cex:commentExtensible w16cex:durableId="32A2A7D0" w16cex:dateUtc="2023-11-07T15:33:00Z"/>
  <w16cex:commentExtensible w16cex:durableId="53EAD626" w16cex:dateUtc="2023-11-10T16:11:00Z"/>
  <w16cex:commentExtensible w16cex:durableId="1A36AFF7" w16cex:dateUtc="2023-11-10T16:12:00Z"/>
  <w16cex:commentExtensible w16cex:durableId="7BFE30FA" w16cex:dateUtc="2023-11-10T16:13:00Z"/>
  <w16cex:commentExtensible w16cex:durableId="060AC29D" w16cex:dateUtc="2023-11-12T17:54:00Z"/>
  <w16cex:commentExtensible w16cex:durableId="6A34056E" w16cex:dateUtc="2023-11-13T09:47:00Z"/>
  <w16cex:commentExtensible w16cex:durableId="472F7747" w16cex:dateUtc="2023-11-12T17:57:00Z"/>
  <w16cex:commentExtensible w16cex:durableId="39EDCF86" w16cex:dateUtc="2023-11-10T16:15:00Z"/>
  <w16cex:commentExtensible w16cex:durableId="06604474" w16cex:dateUtc="2023-11-10T16:17:00Z"/>
  <w16cex:commentExtensible w16cex:durableId="3C2140DC" w16cex:dateUtc="2023-11-10T17:42:00Z"/>
  <w16cex:commentExtensible w16cex:durableId="5260A963" w16cex:dateUtc="2023-11-08T19:29:00Z"/>
  <w16cex:commentExtensible w16cex:durableId="3205E5E1" w16cex:dateUtc="2023-11-08T17:25:00Z"/>
  <w16cex:commentExtensible w16cex:durableId="4DE16B0C" w16cex:dateUtc="2023-11-08T17:16:00Z"/>
  <w16cex:commentExtensible w16cex:durableId="756BFCF1" w16cex:dateUtc="2023-11-08T17:19:00Z"/>
  <w16cex:commentExtensible w16cex:durableId="492A829A" w16cex:dateUtc="2023-11-08T17:42:00Z"/>
  <w16cex:commentExtensible w16cex:durableId="614F6503" w16cex:dateUtc="2023-11-08T17:26:00Z"/>
  <w16cex:commentExtensible w16cex:durableId="12D68EF8" w16cex:dateUtc="2023-11-08T17:26:00Z"/>
  <w16cex:commentExtensible w16cex:durableId="2383B73E" w16cex:dateUtc="2023-11-08T17:31:00Z"/>
  <w16cex:commentExtensible w16cex:durableId="409A659B" w16cex:dateUtc="2023-11-10T17:50:00Z"/>
  <w16cex:commentExtensible w16cex:durableId="79AD7F33" w16cex:dateUtc="2023-11-08T17:33:00Z"/>
  <w16cex:commentExtensible w16cex:durableId="35604B91" w16cex:dateUtc="2023-11-08T17:35:00Z"/>
  <w16cex:commentExtensible w16cex:durableId="5A9B1175" w16cex:dateUtc="2023-11-03T10:58:00Z"/>
  <w16cex:commentExtensible w16cex:durableId="07DDB581" w16cex:dateUtc="2023-11-08T18:05:00Z"/>
  <w16cex:commentExtensible w16cex:durableId="483C352B" w16cex:dateUtc="2023-11-10T17:50:00Z"/>
  <w16cex:commentExtensible w16cex:durableId="0E9FA87A" w16cex:dateUtc="2023-11-08T18:02:00Z"/>
  <w16cex:commentExtensible w16cex:durableId="61A14979" w16cex:dateUtc="2023-11-10T17:51:00Z"/>
  <w16cex:commentExtensible w16cex:durableId="3451538C" w16cex:dateUtc="2023-11-03T10:59:00Z"/>
  <w16cex:commentExtensible w16cex:durableId="5CFDB6E0" w16cex:dateUtc="2023-11-08T18:08:00Z"/>
  <w16cex:commentExtensible w16cex:durableId="77304483" w16cex:dateUtc="2023-11-03T11:00:00Z"/>
  <w16cex:commentExtensible w16cex:durableId="03A3B3C9" w16cex:dateUtc="2023-11-08T18:10:00Z"/>
  <w16cex:commentExtensible w16cex:durableId="343996B3" w16cex:dateUtc="2023-11-10T17:19:00Z"/>
  <w16cex:commentExtensible w16cex:durableId="768CFF9B" w16cex:dateUtc="2023-11-10T17:52:00Z"/>
  <w16cex:commentExtensible w16cex:durableId="5123E8F2" w16cex:dateUtc="2023-11-08T18:12:00Z"/>
  <w16cex:commentExtensible w16cex:durableId="48953A4B" w16cex:dateUtc="2023-11-10T17:19:00Z"/>
  <w16cex:commentExtensible w16cex:durableId="0F588E81" w16cex:dateUtc="2023-11-10T17:52:00Z"/>
  <w16cex:commentExtensible w16cex:durableId="73E8D65A" w16cex:dateUtc="2023-11-10T10:58:00Z"/>
  <w16cex:commentExtensible w16cex:durableId="5173DAB7" w16cex:dateUtc="2023-11-13T09:49:00Z"/>
  <w16cex:commentExtensible w16cex:durableId="4823D1FB" w16cex:dateUtc="2023-11-03T11:00:00Z"/>
  <w16cex:commentExtensible w16cex:durableId="15083908" w16cex:dateUtc="2023-11-10T10:55:00Z"/>
  <w16cex:commentExtensible w16cex:durableId="49E63955" w16cex:dateUtc="2023-11-08T19:21:00Z"/>
  <w16cex:commentExtensible w16cex:durableId="3A5AFB6D" w16cex:dateUtc="2023-11-10T10:59:00Z"/>
  <w16cex:commentExtensible w16cex:durableId="0357033B" w16cex:dateUtc="2023-11-08T18:20:00Z"/>
  <w16cex:commentExtensible w16cex:durableId="72B34FB4" w16cex:dateUtc="2023-11-08T19:20:00Z"/>
  <w16cex:commentExtensible w16cex:durableId="14D1CAE9" w16cex:dateUtc="2023-11-10T17:54:00Z"/>
  <w16cex:commentExtensible w16cex:durableId="77AA9078" w16cex:dateUtc="2023-11-03T11:01:00Z"/>
  <w16cex:commentExtensible w16cex:durableId="74A46B99" w16cex:dateUtc="2023-11-10T11:00:00Z"/>
  <w16cex:commentExtensible w16cex:durableId="4B234184" w16cex:dateUtc="2023-11-10T17:55:00Z"/>
  <w16cex:commentExtensible w16cex:durableId="66CE5958" w16cex:dateUtc="2023-11-08T19:23:00Z"/>
  <w16cex:commentExtensible w16cex:durableId="11E3D6FC" w16cex:dateUtc="2023-11-10T17:56:00Z"/>
  <w16cex:commentExtensible w16cex:durableId="2FAEE780" w16cex:dateUtc="2023-11-08T18:59:00Z"/>
  <w16cex:commentExtensible w16cex:durableId="67B03693" w16cex:dateUtc="2023-11-08T18:48:00Z"/>
  <w16cex:commentExtensible w16cex:durableId="3A70EDF8" w16cex:dateUtc="2023-11-10T17:56:00Z"/>
  <w16cex:commentExtensible w16cex:durableId="2E3983B5" w16cex:dateUtc="2023-11-08T18:54:00Z"/>
  <w16cex:commentExtensible w16cex:durableId="1E65A6DF" w16cex:dateUtc="2023-11-10T17:57:00Z"/>
  <w16cex:commentExtensible w16cex:durableId="08C2677E" w16cex:dateUtc="2023-11-08T19:15:00Z"/>
  <w16cex:commentExtensible w16cex:durableId="6E1E78A8" w16cex:dateUtc="2023-11-10T17:57:00Z"/>
  <w16cex:commentExtensible w16cex:durableId="3F887E9C" w16cex:dateUtc="2023-11-08T19:13:00Z"/>
  <w16cex:commentExtensible w16cex:durableId="7EBEF9F2" w16cex:dateUtc="2023-11-10T17:58:00Z"/>
  <w16cex:commentExtensible w16cex:durableId="6639A638" w16cex:dateUtc="2023-11-08T19:00:00Z"/>
  <w16cex:commentExtensible w16cex:durableId="260F1CDB" w16cex:dateUtc="2023-11-10T16:33:00Z"/>
  <w16cex:commentExtensible w16cex:durableId="09A5BA53" w16cex:dateUtc="2023-11-10T17:00:00Z"/>
  <w16cex:commentExtensible w16cex:durableId="7BAA575E" w16cex:dateUtc="2023-11-08T19:03:00Z"/>
  <w16cex:commentExtensible w16cex:durableId="38BCD0CE" w16cex:dateUtc="2023-11-10T17:00:00Z"/>
  <w16cex:commentExtensible w16cex:durableId="592ABB5A" w16cex:dateUtc="2023-11-10T17:24:00Z"/>
  <w16cex:commentExtensible w16cex:durableId="7B626E88" w16cex:dateUtc="2023-11-13T09:50:00Z"/>
  <w16cex:commentExtensible w16cex:durableId="7C45E6C9" w16cex:dateUtc="2023-11-11T17:00:00Z"/>
  <w16cex:commentExtensible w16cex:durableId="144CFB13" w16cex:dateUtc="2023-11-13T09:50:00Z"/>
  <w16cex:commentExtensible w16cex:durableId="3D478033" w16cex:dateUtc="2023-11-09T16:34:00Z"/>
  <w16cex:commentExtensible w16cex:durableId="427D4ACD" w16cex:dateUtc="2023-11-10T17:00:00Z"/>
  <w16cex:commentExtensible w16cex:durableId="7365671E" w16cex:dateUtc="2023-11-09T16:34:00Z"/>
  <w16cex:commentExtensible w16cex:durableId="4D4CFA80" w16cex:dateUtc="2023-11-10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2F178" w16cid:durableId="7BB37403"/>
  <w16cid:commentId w16cid:paraId="369CC28D" w16cid:durableId="1AB0893B"/>
  <w16cid:commentId w16cid:paraId="4EC7530F" w16cid:durableId="70C413D4"/>
  <w16cid:commentId w16cid:paraId="35E550E7" w16cid:durableId="247F33F3"/>
  <w16cid:commentId w16cid:paraId="410F3324" w16cid:durableId="06F56A8D"/>
  <w16cid:commentId w16cid:paraId="74A7F477" w16cid:durableId="12E626BC"/>
  <w16cid:commentId w16cid:paraId="671ED33B" w16cid:durableId="381D21D2"/>
  <w16cid:commentId w16cid:paraId="5A65EAA3" w16cid:durableId="5B9742AC"/>
  <w16cid:commentId w16cid:paraId="2AEF2EAC" w16cid:durableId="0DB51865"/>
  <w16cid:commentId w16cid:paraId="5C618696" w16cid:durableId="4C22DC09"/>
  <w16cid:commentId w16cid:paraId="19824DB6" w16cid:durableId="272F202C"/>
  <w16cid:commentId w16cid:paraId="54000575" w16cid:durableId="70A70367"/>
  <w16cid:commentId w16cid:paraId="05F95198" w16cid:durableId="6BA40335"/>
  <w16cid:commentId w16cid:paraId="3B10D4D2" w16cid:durableId="1B74DB21"/>
  <w16cid:commentId w16cid:paraId="061E19D1" w16cid:durableId="1D859911"/>
  <w16cid:commentId w16cid:paraId="23D9C8A9" w16cid:durableId="0E6C8C36"/>
  <w16cid:commentId w16cid:paraId="54398FB6" w16cid:durableId="37085528"/>
  <w16cid:commentId w16cid:paraId="20287B30" w16cid:durableId="0FFC3D85"/>
  <w16cid:commentId w16cid:paraId="19CAE353" w16cid:durableId="2144E983"/>
  <w16cid:commentId w16cid:paraId="565DD6B2" w16cid:durableId="04F49A82"/>
  <w16cid:commentId w16cid:paraId="78FAFB63" w16cid:durableId="3C79BF4E"/>
  <w16cid:commentId w16cid:paraId="62468057" w16cid:durableId="467543A5"/>
  <w16cid:commentId w16cid:paraId="269C730A" w16cid:durableId="19229F24"/>
  <w16cid:commentId w16cid:paraId="7AC2FCEC" w16cid:durableId="791B677C"/>
  <w16cid:commentId w16cid:paraId="7719E57B" w16cid:durableId="17BFCC53"/>
  <w16cid:commentId w16cid:paraId="6DADB0B0" w16cid:durableId="06E195A8"/>
  <w16cid:commentId w16cid:paraId="66BB8479" w16cid:durableId="32F5E1BE"/>
  <w16cid:commentId w16cid:paraId="5C8165E3" w16cid:durableId="1FAE761D"/>
  <w16cid:commentId w16cid:paraId="7CFB1E9F" w16cid:durableId="20C1CA1E"/>
  <w16cid:commentId w16cid:paraId="2369AE2C" w16cid:durableId="73284690"/>
  <w16cid:commentId w16cid:paraId="12445372" w16cid:durableId="15BFA2EE"/>
  <w16cid:commentId w16cid:paraId="782189D6" w16cid:durableId="43ACCE55"/>
  <w16cid:commentId w16cid:paraId="4B664451" w16cid:durableId="28A2372C"/>
  <w16cid:commentId w16cid:paraId="3F072EC2" w16cid:durableId="5906C2EA"/>
  <w16cid:commentId w16cid:paraId="1908C866" w16cid:durableId="13590909"/>
  <w16cid:commentId w16cid:paraId="74EC1BA2" w16cid:durableId="7558DBDB"/>
  <w16cid:commentId w16cid:paraId="3C1417C6" w16cid:durableId="2A42730A"/>
  <w16cid:commentId w16cid:paraId="6135860B" w16cid:durableId="5DD98281"/>
  <w16cid:commentId w16cid:paraId="0B9F1033" w16cid:durableId="0FF1DE3D"/>
  <w16cid:commentId w16cid:paraId="670546EE" w16cid:durableId="03F4AF97"/>
  <w16cid:commentId w16cid:paraId="2E699D4F" w16cid:durableId="72DE85E0"/>
  <w16cid:commentId w16cid:paraId="16B16DBB" w16cid:durableId="2E42A4E2"/>
  <w16cid:commentId w16cid:paraId="01AB1CC4" w16cid:durableId="4668C5A4"/>
  <w16cid:commentId w16cid:paraId="15C2F993" w16cid:durableId="2D485282"/>
  <w16cid:commentId w16cid:paraId="60F4A82A" w16cid:durableId="29086AEE"/>
  <w16cid:commentId w16cid:paraId="15CF1710" w16cid:durableId="326FB6D1"/>
  <w16cid:commentId w16cid:paraId="4ED44906" w16cid:durableId="35C7DD56"/>
  <w16cid:commentId w16cid:paraId="0A16CA3F" w16cid:durableId="3ABAD08E"/>
  <w16cid:commentId w16cid:paraId="3605FACD" w16cid:durableId="7CBACF3A"/>
  <w16cid:commentId w16cid:paraId="3A474831" w16cid:durableId="0B0A91DF"/>
  <w16cid:commentId w16cid:paraId="2FE21C80" w16cid:durableId="29F52749"/>
  <w16cid:commentId w16cid:paraId="31C0BAD2" w16cid:durableId="54E5FD9B"/>
  <w16cid:commentId w16cid:paraId="542C826B" w16cid:durableId="5D47E130"/>
  <w16cid:commentId w16cid:paraId="1B4A7DB0" w16cid:durableId="3C453963"/>
  <w16cid:commentId w16cid:paraId="04B7B160" w16cid:durableId="07423D19"/>
  <w16cid:commentId w16cid:paraId="6A26B38F" w16cid:durableId="54AAE597"/>
  <w16cid:commentId w16cid:paraId="2C8D83C0" w16cid:durableId="5ACB974C"/>
  <w16cid:commentId w16cid:paraId="4D636243" w16cid:durableId="6198BF5C"/>
  <w16cid:commentId w16cid:paraId="16C649EB" w16cid:durableId="5B02BD4D"/>
  <w16cid:commentId w16cid:paraId="633D6888" w16cid:durableId="3E8367A9"/>
  <w16cid:commentId w16cid:paraId="76E0674C" w16cid:durableId="28CC3DF3"/>
  <w16cid:commentId w16cid:paraId="74DA3232" w16cid:durableId="4B847488"/>
  <w16cid:commentId w16cid:paraId="38AFA63B" w16cid:durableId="34CA087A"/>
  <w16cid:commentId w16cid:paraId="2FED0240" w16cid:durableId="1FDEC5DE"/>
  <w16cid:commentId w16cid:paraId="41A626A9" w16cid:durableId="3AFA765E"/>
  <w16cid:commentId w16cid:paraId="7696AD50" w16cid:durableId="3237D8C2"/>
  <w16cid:commentId w16cid:paraId="6432FE2B" w16cid:durableId="057D20B1"/>
  <w16cid:commentId w16cid:paraId="0BF01B9A" w16cid:durableId="41E89153"/>
  <w16cid:commentId w16cid:paraId="7441C664" w16cid:durableId="0D4701FE"/>
  <w16cid:commentId w16cid:paraId="2AE7FBB7" w16cid:durableId="0D75BC15"/>
  <w16cid:commentId w16cid:paraId="057172BB" w16cid:durableId="026ED0BB"/>
  <w16cid:commentId w16cid:paraId="58960622" w16cid:durableId="38F788E7"/>
  <w16cid:commentId w16cid:paraId="5491A154" w16cid:durableId="2D931DD9"/>
  <w16cid:commentId w16cid:paraId="79074AFE" w16cid:durableId="26F7BDD5"/>
  <w16cid:commentId w16cid:paraId="2E8AEA7A" w16cid:durableId="722D8F24"/>
  <w16cid:commentId w16cid:paraId="435EC39E" w16cid:durableId="269D0754"/>
  <w16cid:commentId w16cid:paraId="2A1A402E" w16cid:durableId="3CA8D634"/>
  <w16cid:commentId w16cid:paraId="61A43F43" w16cid:durableId="7AD0A0AE"/>
  <w16cid:commentId w16cid:paraId="05B26FB5" w16cid:durableId="3B5D894E"/>
  <w16cid:commentId w16cid:paraId="5E604AE2" w16cid:durableId="364A2A4C"/>
  <w16cid:commentId w16cid:paraId="301C91A7" w16cid:durableId="28DB6751"/>
  <w16cid:commentId w16cid:paraId="5E65ADB4" w16cid:durableId="4CBEEFC7"/>
  <w16cid:commentId w16cid:paraId="137796E2" w16cid:durableId="58A4B47C"/>
  <w16cid:commentId w16cid:paraId="49EABA1D" w16cid:durableId="0ED723BB"/>
  <w16cid:commentId w16cid:paraId="1F617DC9" w16cid:durableId="011AC7E6"/>
  <w16cid:commentId w16cid:paraId="295F7A10" w16cid:durableId="18A4F60B"/>
  <w16cid:commentId w16cid:paraId="78CDF561" w16cid:durableId="4F9CE6C4"/>
  <w16cid:commentId w16cid:paraId="6F2CFA51" w16cid:durableId="5009E11A"/>
  <w16cid:commentId w16cid:paraId="39656200" w16cid:durableId="345212EE"/>
  <w16cid:commentId w16cid:paraId="3089A417" w16cid:durableId="2D14BA1A"/>
  <w16cid:commentId w16cid:paraId="25CCA4AF" w16cid:durableId="334CC08C"/>
  <w16cid:commentId w16cid:paraId="4249E1C4" w16cid:durableId="007E09D7"/>
  <w16cid:commentId w16cid:paraId="65A5DE48" w16cid:durableId="19F548BC"/>
  <w16cid:commentId w16cid:paraId="58DFB4A5" w16cid:durableId="1D9C66A0"/>
  <w16cid:commentId w16cid:paraId="22CC031F" w16cid:durableId="614DED5B"/>
  <w16cid:commentId w16cid:paraId="2A7E51BE" w16cid:durableId="74D7047E"/>
  <w16cid:commentId w16cid:paraId="701FE1E7" w16cid:durableId="7A6DEFB8"/>
  <w16cid:commentId w16cid:paraId="65DE9172" w16cid:durableId="698F05A3"/>
  <w16cid:commentId w16cid:paraId="0DA13455" w16cid:durableId="45C21794"/>
  <w16cid:commentId w16cid:paraId="77980CC3" w16cid:durableId="56D74E72"/>
  <w16cid:commentId w16cid:paraId="2C385ADD" w16cid:durableId="065C505E"/>
  <w16cid:commentId w16cid:paraId="5B168388" w16cid:durableId="37DCD3F2"/>
  <w16cid:commentId w16cid:paraId="785C4755" w16cid:durableId="40B837BB"/>
  <w16cid:commentId w16cid:paraId="7E4D36FF" w16cid:durableId="63D14E58"/>
  <w16cid:commentId w16cid:paraId="6025ED68" w16cid:durableId="5C95CB2A"/>
  <w16cid:commentId w16cid:paraId="3067C774" w16cid:durableId="381F1803"/>
  <w16cid:commentId w16cid:paraId="2B156275" w16cid:durableId="0867DEEB"/>
  <w16cid:commentId w16cid:paraId="3968C3D8" w16cid:durableId="3A8A93BB"/>
  <w16cid:commentId w16cid:paraId="0F3D961A" w16cid:durableId="15886A8A"/>
  <w16cid:commentId w16cid:paraId="705E9F1C" w16cid:durableId="07A0F558"/>
  <w16cid:commentId w16cid:paraId="0E7CFF55" w16cid:durableId="2CD8E73A"/>
  <w16cid:commentId w16cid:paraId="535FACD7" w16cid:durableId="3F4791E5"/>
  <w16cid:commentId w16cid:paraId="73363A91" w16cid:durableId="0EC39D36"/>
  <w16cid:commentId w16cid:paraId="244EAAA1" w16cid:durableId="7044E6EE"/>
  <w16cid:commentId w16cid:paraId="6F2B0083" w16cid:durableId="2813BAB9"/>
  <w16cid:commentId w16cid:paraId="507E5599" w16cid:durableId="5772F8BC"/>
  <w16cid:commentId w16cid:paraId="4EFE9EE5" w16cid:durableId="03A62F00"/>
  <w16cid:commentId w16cid:paraId="57C71F6D" w16cid:durableId="11EAB61B"/>
  <w16cid:commentId w16cid:paraId="2B9F3B9D" w16cid:durableId="4E71DF5A"/>
  <w16cid:commentId w16cid:paraId="39C35162" w16cid:durableId="796DC0A4"/>
  <w16cid:commentId w16cid:paraId="1DBBB389" w16cid:durableId="41338F10"/>
  <w16cid:commentId w16cid:paraId="29DBD69C" w16cid:durableId="7F046FA3"/>
  <w16cid:commentId w16cid:paraId="15DC0106" w16cid:durableId="72548663"/>
  <w16cid:commentId w16cid:paraId="79B49231" w16cid:durableId="7ADD73A1"/>
  <w16cid:commentId w16cid:paraId="62391C8B" w16cid:durableId="14319436"/>
  <w16cid:commentId w16cid:paraId="096A69B2" w16cid:durableId="6FC32B1D"/>
  <w16cid:commentId w16cid:paraId="04ACD1EC" w16cid:durableId="4FBDDF8F"/>
  <w16cid:commentId w16cid:paraId="24D423C1" w16cid:durableId="22D0B1CA"/>
  <w16cid:commentId w16cid:paraId="2956B35D" w16cid:durableId="4FAA419C"/>
  <w16cid:commentId w16cid:paraId="772B9309" w16cid:durableId="15218B56"/>
  <w16cid:commentId w16cid:paraId="374AAC34" w16cid:durableId="280A3137"/>
  <w16cid:commentId w16cid:paraId="1D5D2032" w16cid:durableId="6EC16B8A"/>
  <w16cid:commentId w16cid:paraId="2464A939" w16cid:durableId="515FFEC8"/>
  <w16cid:commentId w16cid:paraId="3E0D7356" w16cid:durableId="0AD12AB6"/>
  <w16cid:commentId w16cid:paraId="6110D2CB" w16cid:durableId="13532F85"/>
  <w16cid:commentId w16cid:paraId="786D276A" w16cid:durableId="019C78CC"/>
  <w16cid:commentId w16cid:paraId="0D708111" w16cid:durableId="35D160C7"/>
  <w16cid:commentId w16cid:paraId="64A68D0C" w16cid:durableId="0240F65F"/>
  <w16cid:commentId w16cid:paraId="64AA74B4" w16cid:durableId="6C51C4E9"/>
  <w16cid:commentId w16cid:paraId="4CEBE747" w16cid:durableId="331A411F"/>
  <w16cid:commentId w16cid:paraId="7CB2D824" w16cid:durableId="18088BCB"/>
  <w16cid:commentId w16cid:paraId="71029B37" w16cid:durableId="61353A61"/>
  <w16cid:commentId w16cid:paraId="1E4B4B4F" w16cid:durableId="4DC9C814"/>
  <w16cid:commentId w16cid:paraId="7955ED7B" w16cid:durableId="46E1EB1A"/>
  <w16cid:commentId w16cid:paraId="3B6FF854" w16cid:durableId="4BFFC721"/>
  <w16cid:commentId w16cid:paraId="10B2AC0A" w16cid:durableId="255469ED"/>
  <w16cid:commentId w16cid:paraId="16A565DC" w16cid:durableId="2C6FEF02"/>
  <w16cid:commentId w16cid:paraId="27DB4CF0" w16cid:durableId="45376749"/>
  <w16cid:commentId w16cid:paraId="04DBB7E9" w16cid:durableId="1BB0C42D"/>
  <w16cid:commentId w16cid:paraId="534B6062" w16cid:durableId="2F2AD951"/>
  <w16cid:commentId w16cid:paraId="43951F59" w16cid:durableId="7B3BAF42"/>
  <w16cid:commentId w16cid:paraId="6D4716AA" w16cid:durableId="285C849C"/>
  <w16cid:commentId w16cid:paraId="41AA2941" w16cid:durableId="4289410C"/>
  <w16cid:commentId w16cid:paraId="5E031BD0" w16cid:durableId="1BDD4705"/>
  <w16cid:commentId w16cid:paraId="21904FA9" w16cid:durableId="445BE518"/>
  <w16cid:commentId w16cid:paraId="7E1DA1BE" w16cid:durableId="2068F981"/>
  <w16cid:commentId w16cid:paraId="4AA4426A" w16cid:durableId="5CAEF81F"/>
  <w16cid:commentId w16cid:paraId="521C9197" w16cid:durableId="5C60FA13"/>
  <w16cid:commentId w16cid:paraId="38CA2E11" w16cid:durableId="7E156B41"/>
  <w16cid:commentId w16cid:paraId="2D239852" w16cid:durableId="55E30C65"/>
  <w16cid:commentId w16cid:paraId="563CB655" w16cid:durableId="2057123C"/>
  <w16cid:commentId w16cid:paraId="18939FF6" w16cid:durableId="5649B461"/>
  <w16cid:commentId w16cid:paraId="4666D8FB" w16cid:durableId="5665E2A3"/>
  <w16cid:commentId w16cid:paraId="0DAA9BE3" w16cid:durableId="2D572378"/>
  <w16cid:commentId w16cid:paraId="50A513AA" w16cid:durableId="5BFC9F6B"/>
  <w16cid:commentId w16cid:paraId="35288E06" w16cid:durableId="60DF5D6B"/>
  <w16cid:commentId w16cid:paraId="4E7F4BE1" w16cid:durableId="3679511F"/>
  <w16cid:commentId w16cid:paraId="40FB28A1" w16cid:durableId="4B56A27E"/>
  <w16cid:commentId w16cid:paraId="39001B6E" w16cid:durableId="5CD57F4D"/>
  <w16cid:commentId w16cid:paraId="0FF9ABA4" w16cid:durableId="35828FCE"/>
  <w16cid:commentId w16cid:paraId="3216C782" w16cid:durableId="42B9DA9F"/>
  <w16cid:commentId w16cid:paraId="7D00106B" w16cid:durableId="4A6C81AB"/>
  <w16cid:commentId w16cid:paraId="2E492E91" w16cid:durableId="462042CB"/>
  <w16cid:commentId w16cid:paraId="59938803" w16cid:durableId="26FE6126"/>
  <w16cid:commentId w16cid:paraId="362546D3" w16cid:durableId="160E9A98"/>
  <w16cid:commentId w16cid:paraId="12E5EFB2" w16cid:durableId="779AEBD2"/>
  <w16cid:commentId w16cid:paraId="53A4D817" w16cid:durableId="794F2C1B"/>
  <w16cid:commentId w16cid:paraId="57945F9D" w16cid:durableId="6DD4ABEA"/>
  <w16cid:commentId w16cid:paraId="7BAD09FA" w16cid:durableId="0C743D0E"/>
  <w16cid:commentId w16cid:paraId="5C1C0166" w16cid:durableId="6913C6CC"/>
  <w16cid:commentId w16cid:paraId="480AD1C2" w16cid:durableId="3702CEFF"/>
  <w16cid:commentId w16cid:paraId="43EDF64B" w16cid:durableId="1770DDD7"/>
  <w16cid:commentId w16cid:paraId="2BF25837" w16cid:durableId="778B2DD1"/>
  <w16cid:commentId w16cid:paraId="029FA8EE" w16cid:durableId="2E3D83FF"/>
  <w16cid:commentId w16cid:paraId="0DB0F793" w16cid:durableId="2628E2D1"/>
  <w16cid:commentId w16cid:paraId="7CA5232A" w16cid:durableId="5A96E72E"/>
  <w16cid:commentId w16cid:paraId="1C27C2B8" w16cid:durableId="1A096C51"/>
  <w16cid:commentId w16cid:paraId="715A2829" w16cid:durableId="7A67DAED"/>
  <w16cid:commentId w16cid:paraId="52857750" w16cid:durableId="5B398CB8"/>
  <w16cid:commentId w16cid:paraId="7FDE476E" w16cid:durableId="06186DAA"/>
  <w16cid:commentId w16cid:paraId="5896DBBA" w16cid:durableId="7E108526"/>
  <w16cid:commentId w16cid:paraId="5E7B9EDA" w16cid:durableId="75B84031"/>
  <w16cid:commentId w16cid:paraId="16D8E267" w16cid:durableId="7FB14595"/>
  <w16cid:commentId w16cid:paraId="57A827A0" w16cid:durableId="55986349"/>
  <w16cid:commentId w16cid:paraId="70288910" w16cid:durableId="250AF897"/>
  <w16cid:commentId w16cid:paraId="7F5FCFA5" w16cid:durableId="3FB4DFDA"/>
  <w16cid:commentId w16cid:paraId="0F74B977" w16cid:durableId="38BA4A44"/>
  <w16cid:commentId w16cid:paraId="77FCAC1C" w16cid:durableId="02CA3D4C"/>
  <w16cid:commentId w16cid:paraId="76F91795" w16cid:durableId="4D66DC7A"/>
  <w16cid:commentId w16cid:paraId="12F7388B" w16cid:durableId="52020545"/>
  <w16cid:commentId w16cid:paraId="7B54121C" w16cid:durableId="210CF920"/>
  <w16cid:commentId w16cid:paraId="554607D5" w16cid:durableId="0FEFB3AA"/>
  <w16cid:commentId w16cid:paraId="70CCDC5D" w16cid:durableId="360AC51B"/>
  <w16cid:commentId w16cid:paraId="14A2DE81" w16cid:durableId="1C53E9F8"/>
  <w16cid:commentId w16cid:paraId="39EEFF7A" w16cid:durableId="70FB59DF"/>
  <w16cid:commentId w16cid:paraId="6BE49D32" w16cid:durableId="3984178B"/>
  <w16cid:commentId w16cid:paraId="7915763C" w16cid:durableId="1A3AA096"/>
  <w16cid:commentId w16cid:paraId="1D159D66" w16cid:durableId="5A15F0CD"/>
  <w16cid:commentId w16cid:paraId="2B55D75D" w16cid:durableId="69424546"/>
  <w16cid:commentId w16cid:paraId="0C2EC2BA" w16cid:durableId="67FFDA90"/>
  <w16cid:commentId w16cid:paraId="1DFC0FCE" w16cid:durableId="07AED7AA"/>
  <w16cid:commentId w16cid:paraId="0CAF65A8" w16cid:durableId="09991AE1"/>
  <w16cid:commentId w16cid:paraId="4AFF2AB0" w16cid:durableId="7B32C8DB"/>
  <w16cid:commentId w16cid:paraId="3B6EECF6" w16cid:durableId="0180F12D"/>
  <w16cid:commentId w16cid:paraId="43F70862" w16cid:durableId="66A25BC9"/>
  <w16cid:commentId w16cid:paraId="0497E721" w16cid:durableId="24FAAAEA"/>
  <w16cid:commentId w16cid:paraId="29A2E4B0" w16cid:durableId="6A83D11D"/>
  <w16cid:commentId w16cid:paraId="3F641D72" w16cid:durableId="79FBE1CB"/>
  <w16cid:commentId w16cid:paraId="3C89C264" w16cid:durableId="7535F729"/>
  <w16cid:commentId w16cid:paraId="3084A2E3" w16cid:durableId="1FD1822A"/>
  <w16cid:commentId w16cid:paraId="7D6FF430" w16cid:durableId="37489523"/>
  <w16cid:commentId w16cid:paraId="06256FD2" w16cid:durableId="4F9730F3"/>
  <w16cid:commentId w16cid:paraId="7F9FB401" w16cid:durableId="41698C7D"/>
  <w16cid:commentId w16cid:paraId="7559A3F6" w16cid:durableId="5E1753DD"/>
  <w16cid:commentId w16cid:paraId="42C2E358" w16cid:durableId="75AC682D"/>
  <w16cid:commentId w16cid:paraId="12848B8B" w16cid:durableId="0CE66594"/>
  <w16cid:commentId w16cid:paraId="5F124F65" w16cid:durableId="4EDA4FA4"/>
  <w16cid:commentId w16cid:paraId="070F663A" w16cid:durableId="452BC853"/>
  <w16cid:commentId w16cid:paraId="6BE3F145" w16cid:durableId="7C95F2B4"/>
  <w16cid:commentId w16cid:paraId="39A6A23C" w16cid:durableId="5C53FAE0"/>
  <w16cid:commentId w16cid:paraId="29642C71" w16cid:durableId="79A49BB0"/>
  <w16cid:commentId w16cid:paraId="15DD2A46" w16cid:durableId="6F913536"/>
  <w16cid:commentId w16cid:paraId="739453DE" w16cid:durableId="2DAE3A5B"/>
  <w16cid:commentId w16cid:paraId="171F8076" w16cid:durableId="26A4FE4C"/>
  <w16cid:commentId w16cid:paraId="5BC2BFA2" w16cid:durableId="6046EB81"/>
  <w16cid:commentId w16cid:paraId="4451B124" w16cid:durableId="2ECDBA02"/>
  <w16cid:commentId w16cid:paraId="03CE942B" w16cid:durableId="2E411E42"/>
  <w16cid:commentId w16cid:paraId="1FA68336" w16cid:durableId="104E3016"/>
  <w16cid:commentId w16cid:paraId="68F9628A" w16cid:durableId="6883CDB6"/>
  <w16cid:commentId w16cid:paraId="6DE937AD" w16cid:durableId="07F953B4"/>
  <w16cid:commentId w16cid:paraId="71BFB36D" w16cid:durableId="169043FA"/>
  <w16cid:commentId w16cid:paraId="70CE5FD3" w16cid:durableId="55CB16B8"/>
  <w16cid:commentId w16cid:paraId="27377325" w16cid:durableId="4FD2A344"/>
  <w16cid:commentId w16cid:paraId="4BEBBE0F" w16cid:durableId="549C5909"/>
  <w16cid:commentId w16cid:paraId="5C72D339" w16cid:durableId="28E25FE2"/>
  <w16cid:commentId w16cid:paraId="210F26D0" w16cid:durableId="3B68F533"/>
  <w16cid:commentId w16cid:paraId="59454FF7" w16cid:durableId="25A96E5F"/>
  <w16cid:commentId w16cid:paraId="4475FE52" w16cid:durableId="7877234C"/>
  <w16cid:commentId w16cid:paraId="76329A56" w16cid:durableId="3D88DB8B"/>
  <w16cid:commentId w16cid:paraId="53D4038D" w16cid:durableId="24E95C30"/>
  <w16cid:commentId w16cid:paraId="78C9E40D" w16cid:durableId="11386A07"/>
  <w16cid:commentId w16cid:paraId="3E847504" w16cid:durableId="24D6014D"/>
  <w16cid:commentId w16cid:paraId="18B5A93B" w16cid:durableId="79CC4A67"/>
  <w16cid:commentId w16cid:paraId="62EE163C" w16cid:durableId="796A9CDA"/>
  <w16cid:commentId w16cid:paraId="78513FAB" w16cid:durableId="2F5B62BF"/>
  <w16cid:commentId w16cid:paraId="2D87F762" w16cid:durableId="43E1996C"/>
  <w16cid:commentId w16cid:paraId="2531FE77" w16cid:durableId="0021789B"/>
  <w16cid:commentId w16cid:paraId="619D43B5" w16cid:durableId="6D6B9D1D"/>
  <w16cid:commentId w16cid:paraId="1CD86966" w16cid:durableId="75B92033"/>
  <w16cid:commentId w16cid:paraId="03AE445D" w16cid:durableId="140A0279"/>
  <w16cid:commentId w16cid:paraId="4F4ECC69" w16cid:durableId="593C64AA"/>
  <w16cid:commentId w16cid:paraId="22ABF5AA" w16cid:durableId="415E6917"/>
  <w16cid:commentId w16cid:paraId="31DAE9CB" w16cid:durableId="297F0D83"/>
  <w16cid:commentId w16cid:paraId="32310DA1" w16cid:durableId="57889CEA"/>
  <w16cid:commentId w16cid:paraId="40086960" w16cid:durableId="5981C85A"/>
  <w16cid:commentId w16cid:paraId="06D75EE7" w16cid:durableId="7FA00B56"/>
  <w16cid:commentId w16cid:paraId="79B03DFF" w16cid:durableId="213D013F"/>
  <w16cid:commentId w16cid:paraId="5BE35E08" w16cid:durableId="1449C6F1"/>
  <w16cid:commentId w16cid:paraId="18D2464E" w16cid:durableId="3AA8CBD7"/>
  <w16cid:commentId w16cid:paraId="15500F4A" w16cid:durableId="2D103AD8"/>
  <w16cid:commentId w16cid:paraId="3FDBD197" w16cid:durableId="7718D8F8"/>
  <w16cid:commentId w16cid:paraId="22E18848" w16cid:durableId="31C4C7D9"/>
  <w16cid:commentId w16cid:paraId="0E30F745" w16cid:durableId="56F3281A"/>
  <w16cid:commentId w16cid:paraId="718C0691" w16cid:durableId="1E6F4078"/>
  <w16cid:commentId w16cid:paraId="5F4A3451" w16cid:durableId="73008BAD"/>
  <w16cid:commentId w16cid:paraId="3D8DB6D3" w16cid:durableId="57A33BE5"/>
  <w16cid:commentId w16cid:paraId="37BA8DB9" w16cid:durableId="20C50951"/>
  <w16cid:commentId w16cid:paraId="23ECBD75" w16cid:durableId="6032EB3E"/>
  <w16cid:commentId w16cid:paraId="2A524679" w16cid:durableId="434B39CF"/>
  <w16cid:commentId w16cid:paraId="50D9246D" w16cid:durableId="39F8343A"/>
  <w16cid:commentId w16cid:paraId="1C1B219F" w16cid:durableId="3240C298"/>
  <w16cid:commentId w16cid:paraId="23FD954E" w16cid:durableId="19DECB1C"/>
  <w16cid:commentId w16cid:paraId="30703F32" w16cid:durableId="62A19C93"/>
  <w16cid:commentId w16cid:paraId="3C8D0BEC" w16cid:durableId="5C9B63BE"/>
  <w16cid:commentId w16cid:paraId="6A08119C" w16cid:durableId="39385774"/>
  <w16cid:commentId w16cid:paraId="1EED76B9" w16cid:durableId="0CD0434A"/>
  <w16cid:commentId w16cid:paraId="687122F1" w16cid:durableId="06B11B21"/>
  <w16cid:commentId w16cid:paraId="51EE64C8" w16cid:durableId="6C5D4CF4"/>
  <w16cid:commentId w16cid:paraId="6EC6D1B7" w16cid:durableId="6E1A013C"/>
  <w16cid:commentId w16cid:paraId="41218690" w16cid:durableId="2A77F691"/>
  <w16cid:commentId w16cid:paraId="2F40583C" w16cid:durableId="07229C1F"/>
  <w16cid:commentId w16cid:paraId="42D8E2D7" w16cid:durableId="2DBE1868"/>
  <w16cid:commentId w16cid:paraId="1B9D6951" w16cid:durableId="13FEE3A8"/>
  <w16cid:commentId w16cid:paraId="0153EC15" w16cid:durableId="419D13D5"/>
  <w16cid:commentId w16cid:paraId="2964B90E" w16cid:durableId="525D5B29"/>
  <w16cid:commentId w16cid:paraId="5D39CE5A" w16cid:durableId="38A91151"/>
  <w16cid:commentId w16cid:paraId="1A70FE18" w16cid:durableId="4F6074F6"/>
  <w16cid:commentId w16cid:paraId="23F59281" w16cid:durableId="79EB7C24"/>
  <w16cid:commentId w16cid:paraId="1F14DAD9" w16cid:durableId="237FDB24"/>
  <w16cid:commentId w16cid:paraId="62991F30" w16cid:durableId="446ED7C7"/>
  <w16cid:commentId w16cid:paraId="484B1F66" w16cid:durableId="7A122279"/>
  <w16cid:commentId w16cid:paraId="26055D58" w16cid:durableId="6B8A6B23"/>
  <w16cid:commentId w16cid:paraId="2C7C3402" w16cid:durableId="17AAFEBA"/>
  <w16cid:commentId w16cid:paraId="4FA3AF23" w16cid:durableId="07488B0C"/>
  <w16cid:commentId w16cid:paraId="4012B64A" w16cid:durableId="6B12B52B"/>
  <w16cid:commentId w16cid:paraId="429829FC" w16cid:durableId="3562D799"/>
  <w16cid:commentId w16cid:paraId="4AE52135" w16cid:durableId="5B693778"/>
  <w16cid:commentId w16cid:paraId="1564933E" w16cid:durableId="3849D6D0"/>
  <w16cid:commentId w16cid:paraId="42B1BFF8" w16cid:durableId="557AD67F"/>
  <w16cid:commentId w16cid:paraId="27860A50" w16cid:durableId="7D5A1D79"/>
  <w16cid:commentId w16cid:paraId="26499FB9" w16cid:durableId="6ACE6F62"/>
  <w16cid:commentId w16cid:paraId="438E4C58" w16cid:durableId="1CC3337E"/>
  <w16cid:commentId w16cid:paraId="556DD9E6" w16cid:durableId="68721EEE"/>
  <w16cid:commentId w16cid:paraId="34E69967" w16cid:durableId="6397FD75"/>
  <w16cid:commentId w16cid:paraId="65B8C9FB" w16cid:durableId="7228E1EE"/>
  <w16cid:commentId w16cid:paraId="04237D06" w16cid:durableId="7452E771"/>
  <w16cid:commentId w16cid:paraId="6E401C7F" w16cid:durableId="774F3C67"/>
  <w16cid:commentId w16cid:paraId="54292058" w16cid:durableId="20D126B7"/>
  <w16cid:commentId w16cid:paraId="433D1C2A" w16cid:durableId="1CEFA877"/>
  <w16cid:commentId w16cid:paraId="72E1AAAB" w16cid:durableId="32A2A7D0"/>
  <w16cid:commentId w16cid:paraId="37F8135A" w16cid:durableId="53EAD626"/>
  <w16cid:commentId w16cid:paraId="52F25FA0" w16cid:durableId="1A36AFF7"/>
  <w16cid:commentId w16cid:paraId="4F695BC5" w16cid:durableId="7BFE30FA"/>
  <w16cid:commentId w16cid:paraId="0AE2791F" w16cid:durableId="060AC29D"/>
  <w16cid:commentId w16cid:paraId="096D1B1C" w16cid:durableId="6A34056E"/>
  <w16cid:commentId w16cid:paraId="789A80C0" w16cid:durableId="472F7747"/>
  <w16cid:commentId w16cid:paraId="17CB6DD7" w16cid:durableId="39EDCF86"/>
  <w16cid:commentId w16cid:paraId="58A160D3" w16cid:durableId="06604474"/>
  <w16cid:commentId w16cid:paraId="5F0B9DDB" w16cid:durableId="3C2140DC"/>
  <w16cid:commentId w16cid:paraId="0C78EA8A" w16cid:durableId="5260A963"/>
  <w16cid:commentId w16cid:paraId="5861E4A9" w16cid:durableId="3205E5E1"/>
  <w16cid:commentId w16cid:paraId="7FA2A8D8" w16cid:durableId="4DE16B0C"/>
  <w16cid:commentId w16cid:paraId="4427B498" w16cid:durableId="756BFCF1"/>
  <w16cid:commentId w16cid:paraId="0150A875" w16cid:durableId="492A829A"/>
  <w16cid:commentId w16cid:paraId="28625586" w16cid:durableId="614F6503"/>
  <w16cid:commentId w16cid:paraId="5293854B" w16cid:durableId="12D68EF8"/>
  <w16cid:commentId w16cid:paraId="3934F70D" w16cid:durableId="2383B73E"/>
  <w16cid:commentId w16cid:paraId="6129B502" w16cid:durableId="409A659B"/>
  <w16cid:commentId w16cid:paraId="3FA0EBAA" w16cid:durableId="79AD7F33"/>
  <w16cid:commentId w16cid:paraId="7063CA1D" w16cid:durableId="35604B91"/>
  <w16cid:commentId w16cid:paraId="7409E5D3" w16cid:durableId="5A9B1175"/>
  <w16cid:commentId w16cid:paraId="50EF106E" w16cid:durableId="07DDB581"/>
  <w16cid:commentId w16cid:paraId="1F71BB35" w16cid:durableId="483C352B"/>
  <w16cid:commentId w16cid:paraId="169E2A14" w16cid:durableId="0E9FA87A"/>
  <w16cid:commentId w16cid:paraId="31650855" w16cid:durableId="61A14979"/>
  <w16cid:commentId w16cid:paraId="5A6307B7" w16cid:durableId="3451538C"/>
  <w16cid:commentId w16cid:paraId="16004618" w16cid:durableId="5CFDB6E0"/>
  <w16cid:commentId w16cid:paraId="467B93DB" w16cid:durableId="77304483"/>
  <w16cid:commentId w16cid:paraId="262D9639" w16cid:durableId="03A3B3C9"/>
  <w16cid:commentId w16cid:paraId="61E3505C" w16cid:durableId="343996B3"/>
  <w16cid:commentId w16cid:paraId="033CA52F" w16cid:durableId="768CFF9B"/>
  <w16cid:commentId w16cid:paraId="74EACA08" w16cid:durableId="5123E8F2"/>
  <w16cid:commentId w16cid:paraId="09111DE3" w16cid:durableId="48953A4B"/>
  <w16cid:commentId w16cid:paraId="00F8EE72" w16cid:durableId="0F588E81"/>
  <w16cid:commentId w16cid:paraId="55BEB2AF" w16cid:durableId="73E8D65A"/>
  <w16cid:commentId w16cid:paraId="2BE37E7E" w16cid:durableId="5173DAB7"/>
  <w16cid:commentId w16cid:paraId="06610B64" w16cid:durableId="4823D1FB"/>
  <w16cid:commentId w16cid:paraId="761E249D" w16cid:durableId="15083908"/>
  <w16cid:commentId w16cid:paraId="23E8C11A" w16cid:durableId="49E63955"/>
  <w16cid:commentId w16cid:paraId="3D8E541C" w16cid:durableId="3A5AFB6D"/>
  <w16cid:commentId w16cid:paraId="201A8D00" w16cid:durableId="0357033B"/>
  <w16cid:commentId w16cid:paraId="1A0CC48F" w16cid:durableId="72B34FB4"/>
  <w16cid:commentId w16cid:paraId="2D0D2246" w16cid:durableId="14D1CAE9"/>
  <w16cid:commentId w16cid:paraId="72DC3B1D" w16cid:durableId="77AA9078"/>
  <w16cid:commentId w16cid:paraId="6E9B6598" w16cid:durableId="74A46B99"/>
  <w16cid:commentId w16cid:paraId="6F075787" w16cid:durableId="4B234184"/>
  <w16cid:commentId w16cid:paraId="11AC8488" w16cid:durableId="66CE5958"/>
  <w16cid:commentId w16cid:paraId="42EF3E7F" w16cid:durableId="11E3D6FC"/>
  <w16cid:commentId w16cid:paraId="13ACB8AD" w16cid:durableId="2FAEE780"/>
  <w16cid:commentId w16cid:paraId="7313B05F" w16cid:durableId="67B03693"/>
  <w16cid:commentId w16cid:paraId="04E73B62" w16cid:durableId="3A70EDF8"/>
  <w16cid:commentId w16cid:paraId="10C90433" w16cid:durableId="2E3983B5"/>
  <w16cid:commentId w16cid:paraId="42544863" w16cid:durableId="1E65A6DF"/>
  <w16cid:commentId w16cid:paraId="3EB59C12" w16cid:durableId="08C2677E"/>
  <w16cid:commentId w16cid:paraId="2A47D6CB" w16cid:durableId="6E1E78A8"/>
  <w16cid:commentId w16cid:paraId="256E8B4F" w16cid:durableId="3F887E9C"/>
  <w16cid:commentId w16cid:paraId="21105650" w16cid:durableId="7EBEF9F2"/>
  <w16cid:commentId w16cid:paraId="7EADEE11" w16cid:durableId="6639A638"/>
  <w16cid:commentId w16cid:paraId="2E674871" w16cid:durableId="260F1CDB"/>
  <w16cid:commentId w16cid:paraId="13F2D815" w16cid:durableId="09A5BA53"/>
  <w16cid:commentId w16cid:paraId="36D80957" w16cid:durableId="7BAA575E"/>
  <w16cid:commentId w16cid:paraId="0D577BEA" w16cid:durableId="38BCD0CE"/>
  <w16cid:commentId w16cid:paraId="3A8D0451" w16cid:durableId="592ABB5A"/>
  <w16cid:commentId w16cid:paraId="7FA9E398" w16cid:durableId="7B626E88"/>
  <w16cid:commentId w16cid:paraId="54A20060" w16cid:durableId="7C45E6C9"/>
  <w16cid:commentId w16cid:paraId="37DE3B63" w16cid:durableId="144CFB13"/>
  <w16cid:commentId w16cid:paraId="77E7B49D" w16cid:durableId="3D478033"/>
  <w16cid:commentId w16cid:paraId="3441526C" w16cid:durableId="427D4ACD"/>
  <w16cid:commentId w16cid:paraId="7175D22E" w16cid:durableId="7365671E"/>
  <w16cid:commentId w16cid:paraId="17C3D8F1" w16cid:durableId="4D4CF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F064E" w14:textId="77777777" w:rsidR="00F47FCB" w:rsidRDefault="00F47FCB" w:rsidP="00D179D6">
      <w:pPr>
        <w:spacing w:after="0" w:line="240" w:lineRule="auto"/>
      </w:pPr>
      <w:r>
        <w:separator/>
      </w:r>
    </w:p>
  </w:endnote>
  <w:endnote w:type="continuationSeparator" w:id="0">
    <w:p w14:paraId="6E5C1208" w14:textId="77777777" w:rsidR="00F47FCB" w:rsidRDefault="00F47FCB" w:rsidP="00D179D6">
      <w:pPr>
        <w:spacing w:after="0" w:line="240" w:lineRule="auto"/>
      </w:pPr>
      <w:r>
        <w:continuationSeparator/>
      </w:r>
    </w:p>
  </w:endnote>
  <w:endnote w:type="continuationNotice" w:id="1">
    <w:p w14:paraId="16CD3F07" w14:textId="77777777" w:rsidR="00F47FCB" w:rsidRDefault="00F47F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rosoft JhengHei">
    <w:panose1 w:val="020B0604030504040204"/>
    <w:charset w:val="88"/>
    <w:family w:val="swiss"/>
    <w:pitch w:val="variable"/>
    <w:sig w:usb0="000002A7" w:usb1="28CF4400" w:usb2="00000016" w:usb3="00000000" w:csb0="00100009" w:csb1="00000000"/>
  </w:font>
  <w:font w:name="Noto Naskh Arabic">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panose1 w:val="02010600030101010101"/>
    <w:charset w:val="86"/>
    <w:family w:val="auto"/>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BE0D" w14:textId="77777777" w:rsidR="00E32A82" w:rsidRDefault="00E32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DB71" w14:textId="77777777" w:rsidR="00E32A82" w:rsidRDefault="00E3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D3C1" w14:textId="77777777" w:rsidR="00E32A82" w:rsidRDefault="00E32A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F5AF" w14:textId="77777777" w:rsidR="00D179D6" w:rsidRPr="00E97892" w:rsidRDefault="00D179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BB07" w14:textId="77777777" w:rsidR="00D179D6" w:rsidRPr="00E97892" w:rsidRDefault="00D179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 w:type="dxa"/>
      <w:tblLook w:val="01E0" w:firstRow="1" w:lastRow="1" w:firstColumn="1" w:lastColumn="1" w:noHBand="0" w:noVBand="0"/>
    </w:tblPr>
    <w:tblGrid>
      <w:gridCol w:w="3960"/>
      <w:gridCol w:w="1081"/>
      <w:gridCol w:w="3986"/>
    </w:tblGrid>
    <w:tr w:rsidR="00D179D6" w:rsidRPr="00511CD0" w14:paraId="5F22CE34" w14:textId="77777777">
      <w:tc>
        <w:tcPr>
          <w:tcW w:w="2193" w:type="pct"/>
        </w:tcPr>
        <w:p w14:paraId="4255B2F0" w14:textId="77777777" w:rsidR="00D179D6" w:rsidRPr="00511CD0" w:rsidRDefault="00D179D6">
          <w:pPr>
            <w:pStyle w:val="Footer"/>
          </w:pPr>
        </w:p>
      </w:tc>
      <w:tc>
        <w:tcPr>
          <w:tcW w:w="599" w:type="pct"/>
        </w:tcPr>
        <w:p w14:paraId="6CBE7721" w14:textId="77777777" w:rsidR="00D179D6" w:rsidRPr="00511CD0" w:rsidRDefault="00D179D6">
          <w:pPr>
            <w:pStyle w:val="Footer"/>
            <w:jc w:val="center"/>
          </w:pPr>
        </w:p>
      </w:tc>
      <w:tc>
        <w:tcPr>
          <w:tcW w:w="2208" w:type="pct"/>
        </w:tcPr>
        <w:p w14:paraId="61ED13F0" w14:textId="77777777" w:rsidR="00D179D6" w:rsidRPr="00511CD0" w:rsidRDefault="00D179D6">
          <w:pPr>
            <w:pStyle w:val="Footer"/>
          </w:pPr>
        </w:p>
      </w:tc>
    </w:tr>
    <w:tr w:rsidR="00D179D6" w:rsidRPr="00511CD0" w14:paraId="1B97A502" w14:textId="77777777">
      <w:tc>
        <w:tcPr>
          <w:tcW w:w="5000" w:type="pct"/>
          <w:gridSpan w:val="3"/>
        </w:tcPr>
        <w:p w14:paraId="554D8FEF" w14:textId="15E41920" w:rsidR="00D179D6" w:rsidRPr="00511CD0" w:rsidRDefault="00790F31">
          <w:pPr>
            <w:pStyle w:val="Footer"/>
          </w:pPr>
          <w:fldSimple w:instr="DOCPROPERTY  ashurstDocRef  \* MERGEFORMAT">
            <w:r w:rsidR="00E473FC">
              <w:t>EUS\SLTHOM\409593967.04</w:t>
            </w:r>
          </w:fldSimple>
        </w:p>
      </w:tc>
    </w:tr>
  </w:tbl>
  <w:p w14:paraId="23A207C2" w14:textId="77777777" w:rsidR="00D179D6" w:rsidRPr="00511CD0" w:rsidRDefault="00D17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EB860" w14:textId="77777777" w:rsidR="00F47FCB" w:rsidRDefault="00F47FCB" w:rsidP="00F359EA">
      <w:pPr>
        <w:pStyle w:val="StandardAshurst"/>
      </w:pPr>
      <w:r w:rsidRPr="00770DFA">
        <w:continuationSeparator/>
      </w:r>
    </w:p>
  </w:footnote>
  <w:footnote w:type="continuationSeparator" w:id="0">
    <w:p w14:paraId="0C99FC77" w14:textId="77777777" w:rsidR="00F47FCB" w:rsidRDefault="00F47FCB" w:rsidP="00D179D6">
      <w:pPr>
        <w:spacing w:after="0" w:line="240" w:lineRule="auto"/>
      </w:pPr>
      <w:r>
        <w:continuationSeparator/>
      </w:r>
    </w:p>
  </w:footnote>
  <w:footnote w:type="continuationNotice" w:id="1">
    <w:p w14:paraId="16E36419" w14:textId="77777777" w:rsidR="00F47FCB" w:rsidRDefault="00F47FCB">
      <w:pPr>
        <w:spacing w:after="0" w:line="240" w:lineRule="auto"/>
      </w:pPr>
    </w:p>
  </w:footnote>
  <w:footnote w:id="2">
    <w:p w14:paraId="3B76036F" w14:textId="77777777" w:rsidR="00D179D6" w:rsidRPr="001964E4" w:rsidRDefault="00D179D6" w:rsidP="00F359EA">
      <w:pPr>
        <w:pStyle w:val="FootnoteText"/>
      </w:pPr>
      <w:r>
        <w:rPr>
          <w:rStyle w:val="FootnoteReference"/>
        </w:rPr>
        <w:footnoteRef/>
      </w:r>
      <w:r>
        <w:t xml:space="preserve"> </w:t>
      </w:r>
      <w:r>
        <w:tab/>
      </w:r>
      <w:r w:rsidRPr="001964E4">
        <w:t>Note to Reader: Relevant legislative reference to be confirmed.</w:t>
      </w:r>
    </w:p>
  </w:footnote>
  <w:footnote w:id="3">
    <w:p w14:paraId="5F19A612" w14:textId="77777777" w:rsidR="00D179D6" w:rsidRPr="002D4185" w:rsidRDefault="00D179D6" w:rsidP="00F359EA">
      <w:pPr>
        <w:pStyle w:val="FootnoteText"/>
      </w:pPr>
      <w:r w:rsidRPr="002D4185">
        <w:rPr>
          <w:vertAlign w:val="superscript"/>
        </w:rPr>
        <w:footnoteRef/>
      </w:r>
      <w:r w:rsidRPr="002D4185">
        <w:tab/>
        <w:t>Note to Reader: Relevant legislative reference to be confirmed.</w:t>
      </w:r>
    </w:p>
  </w:footnote>
  <w:footnote w:id="4">
    <w:p w14:paraId="353A35E4" w14:textId="77777777" w:rsidR="00D179D6" w:rsidRPr="002D4185" w:rsidRDefault="00D179D6" w:rsidP="00F359EA">
      <w:pPr>
        <w:pStyle w:val="FootnoteText"/>
      </w:pPr>
      <w:r w:rsidRPr="002D4185">
        <w:rPr>
          <w:vertAlign w:val="superscript"/>
        </w:rPr>
        <w:footnoteRef/>
      </w:r>
      <w:r w:rsidRPr="002D4185">
        <w:tab/>
        <w:t>Note to Reader: This definition is subject to further review by DESNZ.</w:t>
      </w:r>
    </w:p>
  </w:footnote>
  <w:footnote w:id="5">
    <w:p w14:paraId="1E9D5E93" w14:textId="77777777" w:rsidR="00D179D6" w:rsidRPr="002D4185" w:rsidRDefault="00D179D6" w:rsidP="00F359EA">
      <w:pPr>
        <w:pStyle w:val="FootnoteText"/>
      </w:pPr>
      <w:r w:rsidRPr="002D4185">
        <w:rPr>
          <w:vertAlign w:val="superscript"/>
        </w:rPr>
        <w:footnoteRef/>
      </w:r>
      <w:r w:rsidRPr="002D4185">
        <w:tab/>
        <w:t>Note to Reader: DESNZ is considering the inclusion of provisions ensuring relevant devices/meters etc. are adequately protected against cyberattacks.</w:t>
      </w:r>
    </w:p>
  </w:footnote>
  <w:footnote w:id="6">
    <w:p w14:paraId="1641E228"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as the </w:t>
      </w:r>
      <w:r w:rsidRPr="006309CB">
        <w:t>CO</w:t>
      </w:r>
      <w:r w:rsidRPr="006309CB">
        <w:rPr>
          <w:vertAlign w:val="subscript"/>
        </w:rPr>
        <w:t>2</w:t>
      </w:r>
      <w:r w:rsidRPr="002D4185">
        <w:t xml:space="preserve"> T&amp;S business model develops. This definition is also subject to further consideration by DESNZ legal as to whether it needs to align with how carbon capture and storage will be defined in the legislation.</w:t>
      </w:r>
    </w:p>
  </w:footnote>
  <w:footnote w:id="7">
    <w:p w14:paraId="788DC735" w14:textId="77777777" w:rsidR="00D179D6" w:rsidRPr="002D4185" w:rsidRDefault="00D179D6" w:rsidP="00F359EA">
      <w:pPr>
        <w:pStyle w:val="FootnoteText"/>
      </w:pPr>
      <w:r w:rsidRPr="002D4185">
        <w:rPr>
          <w:vertAlign w:val="superscript"/>
        </w:rPr>
        <w:footnoteRef/>
      </w:r>
      <w:r w:rsidRPr="002D4185">
        <w:tab/>
        <w:t>Note to Reader: The Producer is expected to need to enter into the Code Agreement in order to make the CCS Network Code binding upon the Producer.</w:t>
      </w:r>
    </w:p>
  </w:footnote>
  <w:footnote w:id="8">
    <w:p w14:paraId="722042AC" w14:textId="77777777" w:rsidR="00D179D6" w:rsidRPr="002D4185" w:rsidRDefault="00D179D6" w:rsidP="00F359EA">
      <w:pPr>
        <w:pStyle w:val="FootnoteText"/>
      </w:pPr>
      <w:r w:rsidRPr="002D4185">
        <w:rPr>
          <w:vertAlign w:val="superscript"/>
        </w:rPr>
        <w:footnoteRef/>
      </w:r>
      <w:r w:rsidRPr="002D4185">
        <w:tab/>
        <w:t xml:space="preserve">Note to Reader: DESNZ is considering whether to refer to a second type of measurement dispute which relates to any other </w:t>
      </w:r>
      <w:r w:rsidRPr="006309CB">
        <w:t>CO</w:t>
      </w:r>
      <w:r w:rsidRPr="006309CB">
        <w:rPr>
          <w:vertAlign w:val="subscript"/>
        </w:rPr>
        <w:t>2</w:t>
      </w:r>
      <w:r w:rsidRPr="002D4185">
        <w:t xml:space="preserve"> calculations required for assessing compliance with the LCHS (for the purposes of any reconciliation required to the UKLCH Billing Statement).</w:t>
      </w:r>
    </w:p>
  </w:footnote>
  <w:footnote w:id="9">
    <w:p w14:paraId="5AAABB97" w14:textId="77777777" w:rsidR="00D179D6" w:rsidRPr="002D4185" w:rsidRDefault="00D179D6" w:rsidP="00F359EA">
      <w:pPr>
        <w:pStyle w:val="FootnoteText"/>
      </w:pPr>
      <w:r w:rsidRPr="002D4185">
        <w:rPr>
          <w:vertAlign w:val="superscript"/>
        </w:rPr>
        <w:footnoteRef/>
      </w:r>
      <w:r w:rsidRPr="002D4185">
        <w:tab/>
        <w:t xml:space="preserve">Note to Reader: The </w:t>
      </w:r>
      <w:r w:rsidRPr="006309CB">
        <w:t>CO</w:t>
      </w:r>
      <w:r w:rsidRPr="006309CB">
        <w:rPr>
          <w:vertAlign w:val="subscript"/>
        </w:rPr>
        <w:t>2</w:t>
      </w:r>
      <w:r w:rsidRPr="002D4185">
        <w:t xml:space="preserve"> Meter Specification is being developed by DESNZ.</w:t>
      </w:r>
    </w:p>
  </w:footnote>
  <w:footnote w:id="10">
    <w:p w14:paraId="62EB7A7A"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as the </w:t>
      </w:r>
      <w:r w:rsidRPr="006309CB">
        <w:t>CO</w:t>
      </w:r>
      <w:r w:rsidRPr="006309CB">
        <w:rPr>
          <w:vertAlign w:val="subscript"/>
        </w:rPr>
        <w:t>2</w:t>
      </w:r>
      <w:r w:rsidRPr="002D4185">
        <w:t xml:space="preserve"> T&amp;S charging and capacity booking methodology/system is developed.</w:t>
      </w:r>
    </w:p>
  </w:footnote>
  <w:footnote w:id="11">
    <w:p w14:paraId="7EC6865D"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as the </w:t>
      </w:r>
      <w:r w:rsidRPr="006309CB">
        <w:t>CO</w:t>
      </w:r>
      <w:r w:rsidRPr="006309CB">
        <w:rPr>
          <w:vertAlign w:val="subscript"/>
        </w:rPr>
        <w:t>2</w:t>
      </w:r>
      <w:r w:rsidRPr="002D4185">
        <w:t xml:space="preserve"> T&amp;S Business Model develops.</w:t>
      </w:r>
    </w:p>
  </w:footnote>
  <w:footnote w:id="12">
    <w:p w14:paraId="211D9B24" w14:textId="77777777" w:rsidR="00D179D6" w:rsidRPr="002D4185" w:rsidRDefault="00D179D6" w:rsidP="00F359EA">
      <w:pPr>
        <w:pStyle w:val="FootnoteText"/>
      </w:pPr>
      <w:r w:rsidRPr="002D4185">
        <w:rPr>
          <w:vertAlign w:val="superscript"/>
        </w:rPr>
        <w:footnoteRef/>
      </w:r>
      <w:r w:rsidRPr="002D4185">
        <w:tab/>
        <w:t xml:space="preserve">Note to Reader: The frequency of the </w:t>
      </w:r>
      <w:r w:rsidRPr="006309CB">
        <w:t>CO</w:t>
      </w:r>
      <w:r w:rsidRPr="006309CB">
        <w:rPr>
          <w:vertAlign w:val="subscript"/>
        </w:rPr>
        <w:t>2</w:t>
      </w:r>
      <w:r w:rsidRPr="002D4185">
        <w:t xml:space="preserve"> T&amp;S Charging payments is subject to further consideration by DESNZ.</w:t>
      </w:r>
    </w:p>
  </w:footnote>
  <w:footnote w:id="13">
    <w:p w14:paraId="07D58993"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as the </w:t>
      </w:r>
      <w:r w:rsidRPr="006309CB">
        <w:t>CO</w:t>
      </w:r>
      <w:r w:rsidRPr="006309CB">
        <w:rPr>
          <w:vertAlign w:val="subscript"/>
        </w:rPr>
        <w:t>2</w:t>
      </w:r>
      <w:r w:rsidRPr="002D4185">
        <w:t xml:space="preserve"> T&amp;S business model develops.</w:t>
      </w:r>
    </w:p>
  </w:footnote>
  <w:footnote w:id="14">
    <w:p w14:paraId="260B898C"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15">
    <w:p w14:paraId="23A87BBB"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16">
    <w:p w14:paraId="119F6D6F"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17">
    <w:p w14:paraId="2C35ED27"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 including in relation to how "Offshore User" and "Onshore User" are defined under the CCS Network Code.</w:t>
      </w:r>
    </w:p>
  </w:footnote>
  <w:footnote w:id="18">
    <w:p w14:paraId="2BD7C2FE"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19">
    <w:p w14:paraId="0F604B3D"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20">
    <w:p w14:paraId="7C332924"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21">
    <w:p w14:paraId="51BE3CF1"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 including in relation to how "Offshore User" and "Onshore User" are defined under the CCS Network Code.</w:t>
      </w:r>
    </w:p>
  </w:footnote>
  <w:footnote w:id="22">
    <w:p w14:paraId="0A34D4ED" w14:textId="77777777" w:rsidR="00D179D6" w:rsidRPr="002D4185" w:rsidRDefault="00D179D6" w:rsidP="00F359EA">
      <w:pPr>
        <w:pStyle w:val="FootnoteText"/>
      </w:pPr>
      <w:r w:rsidRPr="002D4185">
        <w:rPr>
          <w:vertAlign w:val="superscript"/>
        </w:rPr>
        <w:footnoteRef/>
      </w:r>
      <w:r w:rsidRPr="002D4185">
        <w:tab/>
        <w:t>Note to Reader: This definition is subject to further review by DESNZ.</w:t>
      </w:r>
    </w:p>
  </w:footnote>
  <w:footnote w:id="23">
    <w:p w14:paraId="27D946BD" w14:textId="77777777" w:rsidR="00D179D6" w:rsidRPr="002D4185" w:rsidRDefault="00D179D6" w:rsidP="00F359EA">
      <w:pPr>
        <w:pStyle w:val="FootnoteText"/>
      </w:pPr>
      <w:r w:rsidRPr="002D4185">
        <w:rPr>
          <w:vertAlign w:val="superscript"/>
        </w:rPr>
        <w:footnoteRef/>
      </w:r>
      <w:r w:rsidRPr="002D4185">
        <w:tab/>
        <w:t>Note to Reader: This definition is subject to further review as the CCS Network Code develops.</w:t>
      </w:r>
    </w:p>
  </w:footnote>
  <w:footnote w:id="24">
    <w:p w14:paraId="2F33AEFF" w14:textId="0FFDA96F" w:rsidR="00B71370" w:rsidRDefault="00B71370">
      <w:pPr>
        <w:pStyle w:val="FootnoteText"/>
      </w:pPr>
      <w:r>
        <w:rPr>
          <w:rStyle w:val="FootnoteReference"/>
        </w:rPr>
        <w:footnoteRef/>
      </w:r>
      <w:r>
        <w:t xml:space="preserve"> </w:t>
      </w:r>
      <w:r>
        <w:tab/>
      </w:r>
      <w:r w:rsidRPr="00B71370">
        <w:t xml:space="preserve">Note to Reader: DESNZ is considering whether this termination right will also apply to substantial outages of the relevant </w:t>
      </w:r>
      <w:r>
        <w:t>CO</w:t>
      </w:r>
      <w:r>
        <w:rPr>
          <w:vertAlign w:val="subscript"/>
        </w:rPr>
        <w:t xml:space="preserve">2 </w:t>
      </w:r>
      <w:r w:rsidRPr="00B71370">
        <w:t>T&amp;S Network.</w:t>
      </w:r>
    </w:p>
  </w:footnote>
  <w:footnote w:id="25">
    <w:p w14:paraId="557B94CE"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as the </w:t>
      </w:r>
      <w:r w:rsidRPr="006309CB">
        <w:t>CO</w:t>
      </w:r>
      <w:r w:rsidRPr="006309CB">
        <w:rPr>
          <w:vertAlign w:val="subscript"/>
        </w:rPr>
        <w:t>2</w:t>
      </w:r>
      <w:r w:rsidRPr="002D4185">
        <w:t xml:space="preserve"> CCS Network Code develops.</w:t>
      </w:r>
    </w:p>
  </w:footnote>
  <w:footnote w:id="26">
    <w:p w14:paraId="01087C01" w14:textId="77777777" w:rsidR="00D179D6" w:rsidRPr="002D4185" w:rsidRDefault="00D179D6" w:rsidP="00F359EA">
      <w:pPr>
        <w:pStyle w:val="FootnoteText"/>
      </w:pPr>
      <w:r w:rsidRPr="002D4185">
        <w:rPr>
          <w:vertAlign w:val="superscript"/>
        </w:rPr>
        <w:footnoteRef/>
      </w:r>
      <w:r w:rsidRPr="002D4185">
        <w:tab/>
        <w:t>Note to Reader: If a Producer has sold Hydrogen produced by the Hydrogen Production Plant to an Offtaker who exports such Hydrogen for use outside the UK or who is based outside the UK in a Billing Period, this will be a Direct Export Volume.</w:t>
      </w:r>
    </w:p>
  </w:footnote>
  <w:footnote w:id="27">
    <w:p w14:paraId="3D89EBAF" w14:textId="77777777" w:rsidR="00D179D6" w:rsidRPr="002D4185" w:rsidRDefault="00D179D6" w:rsidP="00F359EA">
      <w:pPr>
        <w:pStyle w:val="FootnoteText"/>
      </w:pPr>
      <w:r w:rsidRPr="002D4185">
        <w:rPr>
          <w:vertAlign w:val="superscript"/>
        </w:rPr>
        <w:footnoteRef/>
      </w:r>
      <w:r w:rsidRPr="002D4185">
        <w:tab/>
        <w:t>Note to Reader: Relevant legislative reference to be confirmed.</w:t>
      </w:r>
    </w:p>
  </w:footnote>
  <w:footnote w:id="28">
    <w:p w14:paraId="6F2370B0" w14:textId="77777777" w:rsidR="00D179D6" w:rsidRPr="002D4185" w:rsidRDefault="00D179D6" w:rsidP="00F359EA">
      <w:pPr>
        <w:pStyle w:val="FootnoteText"/>
      </w:pPr>
      <w:r w:rsidRPr="002D4185">
        <w:rPr>
          <w:vertAlign w:val="superscript"/>
        </w:rPr>
        <w:footnoteRef/>
      </w:r>
      <w:r w:rsidRPr="002D4185">
        <w:tab/>
        <w:t>Note to Reader: Relevant legislative reference to be confirmed.</w:t>
      </w:r>
    </w:p>
  </w:footnote>
  <w:footnote w:id="29">
    <w:p w14:paraId="3DA70C9E" w14:textId="77777777" w:rsidR="00D179D6" w:rsidRPr="002D4185" w:rsidRDefault="00D179D6" w:rsidP="00F359EA">
      <w:pPr>
        <w:pStyle w:val="FootnoteText"/>
      </w:pPr>
      <w:r w:rsidRPr="002D4185">
        <w:rPr>
          <w:vertAlign w:val="superscript"/>
        </w:rPr>
        <w:footnoteRef/>
      </w:r>
      <w:r w:rsidRPr="002D4185">
        <w:tab/>
        <w:t>Note to Reader: This definition is subject to further review by DESNZ.</w:t>
      </w:r>
    </w:p>
  </w:footnote>
  <w:footnote w:id="30">
    <w:p w14:paraId="4C9BECD4" w14:textId="77777777" w:rsidR="00D179D6" w:rsidRPr="002D4185" w:rsidRDefault="00D179D6" w:rsidP="00F359EA">
      <w:pPr>
        <w:pStyle w:val="FootnoteText"/>
      </w:pPr>
      <w:r w:rsidRPr="002D4185">
        <w:rPr>
          <w:vertAlign w:val="superscript"/>
        </w:rPr>
        <w:footnoteRef/>
      </w:r>
      <w:r w:rsidRPr="002D4185">
        <w:tab/>
        <w:t>Note to Reader: This definition will be confirmed when the Energy Bill is finalised and comes into force, which in turn remains subject to the Parliamentary Passage of the Energy Bill.</w:t>
      </w:r>
    </w:p>
  </w:footnote>
  <w:footnote w:id="31">
    <w:p w14:paraId="14D95C48" w14:textId="77777777" w:rsidR="00D179D6" w:rsidRPr="002D4185" w:rsidRDefault="00D179D6" w:rsidP="00F359EA">
      <w:pPr>
        <w:pStyle w:val="FootnoteText"/>
      </w:pPr>
      <w:r w:rsidRPr="002D4185">
        <w:rPr>
          <w:vertAlign w:val="superscript"/>
        </w:rPr>
        <w:footnoteRef/>
      </w:r>
      <w:r w:rsidRPr="002D4185">
        <w:tab/>
        <w:t>Note to Reader: If a Producer has sold Hydrogen produced by the Hydrogen Production Plant which falls within any of these categories in a Billing Period, but learns in a subsequent Billing Period that such Hydrogen has been on-sold to an offtaker who exports such Hydrogen for use outside the UK or who is based outside the UK, then such volume will be an Indirect Export Volume in the later Billing Period.</w:t>
      </w:r>
    </w:p>
  </w:footnote>
  <w:footnote w:id="32">
    <w:p w14:paraId="72920DBA" w14:textId="77777777" w:rsidR="00D179D6" w:rsidRPr="002D4185" w:rsidRDefault="00D179D6" w:rsidP="00F359EA">
      <w:pPr>
        <w:pStyle w:val="FootnoteText"/>
      </w:pPr>
      <w:r w:rsidRPr="002D4185">
        <w:rPr>
          <w:vertAlign w:val="superscript"/>
        </w:rPr>
        <w:footnoteRef/>
      </w:r>
      <w:r w:rsidRPr="002D4185">
        <w:tab/>
        <w:t>Note to Reader: DESNZ is expecting to publish a third update to the LCHS later this year which will provide further clarifications to ensure its requirements can be more effectively applied by operational projects.</w:t>
      </w:r>
    </w:p>
  </w:footnote>
  <w:footnote w:id="33">
    <w:p w14:paraId="68259493" w14:textId="77777777" w:rsidR="00D179D6" w:rsidRPr="002D4185" w:rsidRDefault="00D179D6" w:rsidP="00F359EA">
      <w:pPr>
        <w:pStyle w:val="FootnoteText"/>
      </w:pPr>
      <w:r w:rsidRPr="002D4185">
        <w:rPr>
          <w:vertAlign w:val="superscript"/>
        </w:rPr>
        <w:footnoteRef/>
      </w:r>
      <w:r w:rsidRPr="002D4185">
        <w:tab/>
        <w:t>Note to Reader: Additional amendments to this definition, and to the Change Control Procedure Annex more generally, may also be required once the approach to any hydrogen levy funding transition is finalised.</w:t>
      </w:r>
    </w:p>
  </w:footnote>
  <w:footnote w:id="34">
    <w:p w14:paraId="04C1BCEC" w14:textId="77777777" w:rsidR="00D179D6" w:rsidRPr="002D4185" w:rsidDel="006122F7" w:rsidRDefault="00D179D6" w:rsidP="00F359EA">
      <w:pPr>
        <w:pStyle w:val="FootnoteText"/>
        <w:rPr>
          <w:del w:id="1232" w:author="Julie Finkler" w:date="2023-11-09T18:17:00Z"/>
        </w:rPr>
      </w:pPr>
      <w:del w:id="1233" w:author="Julie Finkler" w:date="2023-11-09T18:17:00Z">
        <w:r w:rsidRPr="002D4185" w:rsidDel="006122F7">
          <w:rPr>
            <w:vertAlign w:val="superscript"/>
          </w:rPr>
          <w:footnoteRef/>
        </w:r>
        <w:r w:rsidRPr="002D4185" w:rsidDel="006122F7">
          <w:tab/>
          <w:delText>Note to Reader: The bracketed wording has been included for indicative purposes only. The Definition of Material LCHS Data Annex Amendment will be reviewed to align with the third update to the LCHS once published.</w:delText>
        </w:r>
      </w:del>
    </w:p>
  </w:footnote>
  <w:footnote w:id="35">
    <w:p w14:paraId="17796455"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by DESNZ as the </w:t>
      </w:r>
      <w:r w:rsidRPr="006309CB">
        <w:t>CO</w:t>
      </w:r>
      <w:r w:rsidRPr="006309CB">
        <w:rPr>
          <w:vertAlign w:val="subscript"/>
        </w:rPr>
        <w:t>2</w:t>
      </w:r>
      <w:r w:rsidRPr="002D4185">
        <w:t xml:space="preserve"> post-capture metering specification is developed.</w:t>
      </w:r>
    </w:p>
  </w:footnote>
  <w:footnote w:id="36">
    <w:p w14:paraId="270AC601"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by DESNZ as the </w:t>
      </w:r>
      <w:r w:rsidRPr="006309CB">
        <w:t>CO</w:t>
      </w:r>
      <w:r w:rsidRPr="006309CB">
        <w:rPr>
          <w:vertAlign w:val="subscript"/>
        </w:rPr>
        <w:t>2</w:t>
      </w:r>
      <w:r w:rsidRPr="002D4185">
        <w:t xml:space="preserve"> post-capture metering specification is developed.</w:t>
      </w:r>
    </w:p>
  </w:footnote>
  <w:footnote w:id="37">
    <w:p w14:paraId="635AE5E2" w14:textId="77777777" w:rsidR="00D179D6" w:rsidRPr="002D4185" w:rsidRDefault="00D179D6" w:rsidP="00F359EA">
      <w:pPr>
        <w:pStyle w:val="FootnoteText"/>
      </w:pPr>
      <w:r w:rsidRPr="002D4185">
        <w:rPr>
          <w:vertAlign w:val="superscript"/>
        </w:rPr>
        <w:footnoteRef/>
      </w:r>
      <w:r w:rsidRPr="002D4185">
        <w:tab/>
        <w:t xml:space="preserve">Note to Reader: This definition is subject to further review by DESNZ as the </w:t>
      </w:r>
      <w:r w:rsidRPr="006309CB">
        <w:t>CO</w:t>
      </w:r>
      <w:r w:rsidRPr="006309CB">
        <w:rPr>
          <w:vertAlign w:val="subscript"/>
        </w:rPr>
        <w:t>2</w:t>
      </w:r>
      <w:r w:rsidRPr="002D4185">
        <w:t xml:space="preserve"> post-capture metering specification is developed.</w:t>
      </w:r>
    </w:p>
  </w:footnote>
  <w:footnote w:id="38">
    <w:p w14:paraId="313200EB" w14:textId="77777777" w:rsidR="00D179D6" w:rsidRPr="002D4185" w:rsidRDefault="00D179D6" w:rsidP="00F359EA">
      <w:pPr>
        <w:pStyle w:val="FootnoteText"/>
      </w:pPr>
      <w:r w:rsidRPr="002D4185">
        <w:rPr>
          <w:vertAlign w:val="superscript"/>
        </w:rPr>
        <w:footnoteRef/>
      </w:r>
      <w:r w:rsidRPr="002D4185">
        <w:tab/>
        <w:t>Note to Reader: New limbs (D) and (E) have been carved out of this definition on the basis that it is not possible to say with any certainty how any potential EII proposals will be implemented in the UK or what the impact of such proposals will be on each Producer. Limb (F) has also been carved out of this definition as DESNZ's intention is that a Producer should always be able to seek QCiL compensation in the event of a Material LCHS Data Annex Amendment Direction.</w:t>
      </w:r>
    </w:p>
  </w:footnote>
  <w:footnote w:id="39">
    <w:p w14:paraId="665A0DD6" w14:textId="77777777" w:rsidR="00D179D6" w:rsidRPr="002D4185" w:rsidRDefault="00D179D6" w:rsidP="00F359EA">
      <w:pPr>
        <w:pStyle w:val="FootnoteText"/>
      </w:pPr>
      <w:r w:rsidRPr="002D4185">
        <w:rPr>
          <w:vertAlign w:val="superscript"/>
        </w:rPr>
        <w:footnoteRef/>
      </w:r>
      <w:r w:rsidRPr="002D4185">
        <w:tab/>
        <w:t>Note to Reader: This definition is subject to further development as the CCS Network Code develops.</w:t>
      </w:r>
    </w:p>
  </w:footnote>
  <w:footnote w:id="40">
    <w:p w14:paraId="27D1BC1C" w14:textId="77777777" w:rsidR="00D179D6" w:rsidRPr="002D4185" w:rsidRDefault="00D179D6" w:rsidP="00F359EA">
      <w:pPr>
        <w:pStyle w:val="FootnoteText"/>
      </w:pPr>
      <w:r w:rsidRPr="002D4185">
        <w:rPr>
          <w:vertAlign w:val="superscript"/>
        </w:rPr>
        <w:footnoteRef/>
      </w:r>
      <w:r w:rsidRPr="002D4185">
        <w:tab/>
        <w:t>Note to Reader: DESNZ notes that this matter remains subject to the Parliamentary Passage of the Energy Bill and ongoing development.</w:t>
      </w:r>
    </w:p>
  </w:footnote>
  <w:footnote w:id="41">
    <w:p w14:paraId="342A5132" w14:textId="77777777" w:rsidR="00D179D6" w:rsidRPr="002D4185" w:rsidRDefault="00D179D6" w:rsidP="00F359EA">
      <w:pPr>
        <w:pStyle w:val="FootnoteText"/>
      </w:pPr>
      <w:r w:rsidRPr="002D4185">
        <w:rPr>
          <w:vertAlign w:val="superscript"/>
        </w:rPr>
        <w:footnoteRef/>
      </w:r>
      <w:r w:rsidRPr="002D4185">
        <w:tab/>
        <w:t>Note to Reader: This definition is subject to further consideration by DESNZ, in particular in relation to the auditability of such agreements.</w:t>
      </w:r>
    </w:p>
  </w:footnote>
  <w:footnote w:id="42">
    <w:p w14:paraId="5679A887" w14:textId="77777777" w:rsidR="00D179D6" w:rsidRPr="002D4185" w:rsidRDefault="00D179D6" w:rsidP="00F359EA">
      <w:pPr>
        <w:pStyle w:val="FootnoteText"/>
      </w:pPr>
      <w:r w:rsidRPr="002D4185">
        <w:rPr>
          <w:vertAlign w:val="superscript"/>
        </w:rPr>
        <w:footnoteRef/>
      </w:r>
      <w:r w:rsidRPr="002D4185">
        <w:tab/>
        <w:t>Note to Reader: DESNZ is considering whether and how to permit arrangements whereby an entity who is an affiliate (or member of the same Group) of a Producer enters into an arrangement with the Producer to supply Hydrogen on the Producer's behalf.</w:t>
      </w:r>
    </w:p>
  </w:footnote>
  <w:footnote w:id="43">
    <w:p w14:paraId="2F02CF92" w14:textId="77777777" w:rsidR="00D179D6" w:rsidRPr="002D4185" w:rsidRDefault="00D179D6" w:rsidP="00F359EA">
      <w:pPr>
        <w:pStyle w:val="FootnoteText"/>
      </w:pPr>
      <w:r w:rsidRPr="002D4185">
        <w:rPr>
          <w:vertAlign w:val="superscript"/>
        </w:rPr>
        <w:footnoteRef/>
      </w:r>
      <w:r w:rsidRPr="002D4185">
        <w:tab/>
        <w:t>Note to Reader: DESNZ is considering the scope of this definition.</w:t>
      </w:r>
    </w:p>
  </w:footnote>
  <w:footnote w:id="44">
    <w:p w14:paraId="2A42AC40" w14:textId="67CD878C" w:rsidR="00794BD1" w:rsidRDefault="00794BD1">
      <w:pPr>
        <w:pStyle w:val="FootnoteText"/>
      </w:pPr>
      <w:r>
        <w:rPr>
          <w:rStyle w:val="FootnoteReference"/>
        </w:rPr>
        <w:footnoteRef/>
      </w:r>
      <w:r>
        <w:t xml:space="preserve"> </w:t>
      </w:r>
      <w:r w:rsidR="002661E7">
        <w:tab/>
      </w:r>
      <w:r>
        <w:t>Note to Reader: Subject to further review by DESNZ</w:t>
      </w:r>
      <w:r w:rsidR="002661E7">
        <w:t>.</w:t>
      </w:r>
    </w:p>
  </w:footnote>
  <w:footnote w:id="45">
    <w:p w14:paraId="19E1DB4C" w14:textId="77777777" w:rsidR="00D179D6" w:rsidRPr="002D4185" w:rsidRDefault="00D179D6" w:rsidP="00F359EA">
      <w:pPr>
        <w:pStyle w:val="FootnoteText"/>
      </w:pPr>
      <w:r w:rsidRPr="002D4185">
        <w:rPr>
          <w:vertAlign w:val="superscript"/>
        </w:rPr>
        <w:footnoteRef/>
      </w:r>
      <w:r w:rsidRPr="002D4185">
        <w:tab/>
        <w:t xml:space="preserve">Note to Reader: It is expected that a letter from the </w:t>
      </w:r>
      <w:r w:rsidRPr="006309CB">
        <w:t>CO</w:t>
      </w:r>
      <w:r w:rsidRPr="006309CB">
        <w:rPr>
          <w:vertAlign w:val="subscript"/>
        </w:rPr>
        <w:t>2</w:t>
      </w:r>
      <w:r w:rsidRPr="002D4185">
        <w:t xml:space="preserve"> T&amp;S Operator confirming that the Producer has completed the necessary works will be sufficient evidence.</w:t>
      </w:r>
    </w:p>
  </w:footnote>
  <w:footnote w:id="46">
    <w:p w14:paraId="08A6C27D" w14:textId="05E9D443" w:rsidR="00D179D6" w:rsidRPr="002D4185" w:rsidRDefault="00D179D6" w:rsidP="00F359EA">
      <w:pPr>
        <w:pStyle w:val="FootnoteText"/>
      </w:pPr>
      <w:r w:rsidRPr="002D4185">
        <w:rPr>
          <w:vertAlign w:val="superscript"/>
        </w:rPr>
        <w:footnoteRef/>
      </w:r>
      <w:r w:rsidRPr="002D4185">
        <w:tab/>
        <w:t xml:space="preserve">Note to Reader: DESNZ is currently considering how the </w:t>
      </w:r>
      <w:r w:rsidRPr="006309CB">
        <w:t>CO</w:t>
      </w:r>
      <w:r w:rsidRPr="006309CB">
        <w:rPr>
          <w:vertAlign w:val="subscript"/>
        </w:rPr>
        <w:t>2</w:t>
      </w:r>
      <w:r w:rsidRPr="002D4185">
        <w:t xml:space="preserve"> T&amp;S Outage Relief Event Strike Price Deduction in </w:t>
      </w:r>
      <w:r w:rsidR="007248B2" w:rsidRPr="007248B2">
        <w:t>Condition</w:t>
      </w:r>
      <w:r w:rsidRPr="002D4185">
        <w:t xml:space="preserve"> </w:t>
      </w:r>
      <w:r w:rsidR="00766E64">
        <w:fldChar w:fldCharType="begin"/>
      </w:r>
      <w:r w:rsidR="00766E64">
        <w:instrText xml:space="preserve"> REF _Ref144113522 \w \h </w:instrText>
      </w:r>
      <w:r w:rsidR="00766E64">
        <w:fldChar w:fldCharType="separate"/>
      </w:r>
      <w:del w:id="2646" w:author="Faqir, Sofia (Energy Security)" w:date="2023-11-12T19:48:00Z">
        <w:r w:rsidR="00E473FC">
          <w:delText>17.6</w:delText>
        </w:r>
      </w:del>
      <w:r w:rsidR="00766E64">
        <w:fldChar w:fldCharType="end"/>
      </w:r>
      <w:r w:rsidRPr="002D4185">
        <w:t xml:space="preserve"> will be applied in respect of such LCHS waiver volumes.</w:t>
      </w:r>
    </w:p>
  </w:footnote>
  <w:footnote w:id="47">
    <w:p w14:paraId="007FDAA7" w14:textId="77777777" w:rsidR="00D179D6" w:rsidRPr="002D4185" w:rsidRDefault="00D179D6" w:rsidP="00F359EA">
      <w:pPr>
        <w:pStyle w:val="FootnoteText"/>
      </w:pPr>
      <w:r w:rsidRPr="002D4185">
        <w:rPr>
          <w:vertAlign w:val="superscript"/>
        </w:rPr>
        <w:footnoteRef/>
      </w:r>
      <w:r w:rsidRPr="002D4185">
        <w:tab/>
        <w:t xml:space="preserve">Note to Reader: The </w:t>
      </w:r>
      <w:r w:rsidRPr="006309CB">
        <w:t>CO</w:t>
      </w:r>
      <w:r w:rsidRPr="006309CB">
        <w:rPr>
          <w:vertAlign w:val="subscript"/>
        </w:rPr>
        <w:t>2</w:t>
      </w:r>
      <w:r w:rsidRPr="002D4185">
        <w:t xml:space="preserve"> T&amp;S Connection Confirmation Requirement provisions are subject to further review by DESNZ.</w:t>
      </w:r>
    </w:p>
  </w:footnote>
  <w:footnote w:id="48">
    <w:p w14:paraId="43F3F6B5" w14:textId="77777777" w:rsidR="00D179D6" w:rsidRPr="002D4185" w:rsidRDefault="00D179D6" w:rsidP="00F359EA">
      <w:pPr>
        <w:pStyle w:val="FootnoteText"/>
      </w:pPr>
      <w:r w:rsidRPr="002D4185">
        <w:rPr>
          <w:vertAlign w:val="superscript"/>
        </w:rPr>
        <w:footnoteRef/>
      </w:r>
      <w:r w:rsidRPr="002D4185">
        <w:tab/>
      </w:r>
      <w:r w:rsidRPr="00987EE8">
        <w:t>Note to Reader: This definition is subject to further development as the CCS Network Code develops.</w:t>
      </w:r>
    </w:p>
  </w:footnote>
  <w:footnote w:id="49">
    <w:p w14:paraId="014C66E2" w14:textId="77777777" w:rsidR="00D179D6" w:rsidRPr="002D4185" w:rsidRDefault="00D179D6" w:rsidP="00F359EA">
      <w:pPr>
        <w:pStyle w:val="FootnoteText"/>
      </w:pPr>
      <w:r w:rsidRPr="002D4185">
        <w:rPr>
          <w:vertAlign w:val="superscript"/>
        </w:rPr>
        <w:footnoteRef/>
      </w:r>
      <w:r w:rsidRPr="002D4185">
        <w:tab/>
        <w:t>Note to Reader: DESNZ is expecting to include a reference price review procedure based on the Carbon Market Reference Price Review procedure in the ICC Contract, which is subject to further development.</w:t>
      </w:r>
    </w:p>
  </w:footnote>
  <w:footnote w:id="50">
    <w:p w14:paraId="6B13A4F8" w14:textId="77777777" w:rsidR="00D179D6" w:rsidRPr="002D4185" w:rsidRDefault="00D179D6" w:rsidP="00F359EA">
      <w:pPr>
        <w:pStyle w:val="FootnoteText"/>
      </w:pPr>
      <w:r w:rsidRPr="002D4185">
        <w:rPr>
          <w:vertAlign w:val="superscript"/>
        </w:rPr>
        <w:footnoteRef/>
      </w:r>
      <w:r w:rsidRPr="002D4185">
        <w:tab/>
        <w:t>Note to Reader: DESNZ does not anticipate Producers issuing invoices to themselves where they are Own Consumption Offtakers. This Part 5 will be reviewed to ensure that this is clear.</w:t>
      </w:r>
    </w:p>
  </w:footnote>
  <w:footnote w:id="51">
    <w:p w14:paraId="6BACB920" w14:textId="77777777" w:rsidR="00D179D6" w:rsidRPr="002D4185" w:rsidRDefault="00D179D6" w:rsidP="00F359EA">
      <w:pPr>
        <w:pStyle w:val="FootnoteText"/>
      </w:pPr>
      <w:r w:rsidRPr="002D4185">
        <w:rPr>
          <w:vertAlign w:val="superscript"/>
        </w:rPr>
        <w:footnoteRef/>
      </w:r>
      <w:r w:rsidRPr="002D4185">
        <w:tab/>
        <w:t>Note to Reader: Subject to the Gas Price Source, a conversion from £/therms to £/MWh (</w:t>
      </w:r>
      <w:r w:rsidRPr="002D4185">
        <w:rPr>
          <w:i/>
          <w:iCs/>
        </w:rPr>
        <w:t>HHV</w:t>
      </w:r>
      <w:r w:rsidRPr="002D4185">
        <w:t>) may be included.</w:t>
      </w:r>
    </w:p>
  </w:footnote>
  <w:footnote w:id="52">
    <w:p w14:paraId="5C46EFBE" w14:textId="79166478" w:rsidR="00D179D6" w:rsidRPr="002D4185" w:rsidRDefault="00D179D6" w:rsidP="00F359EA">
      <w:pPr>
        <w:pStyle w:val="FootnoteText"/>
      </w:pPr>
      <w:r w:rsidRPr="002D4185">
        <w:rPr>
          <w:vertAlign w:val="superscript"/>
        </w:rPr>
        <w:footnoteRef/>
      </w:r>
      <w:r w:rsidRPr="002D4185">
        <w:tab/>
        <w:t xml:space="preserve">Note to Reader: This </w:t>
      </w:r>
      <w:r w:rsidR="007248B2" w:rsidRPr="007248B2">
        <w:t>Condition</w:t>
      </w:r>
      <w:r w:rsidRPr="002D4185">
        <w:t xml:space="preserve"> will need to be updated so that the relevant caps are adjusted to reflect the impact of a QCiL which reduces the production capacity of the Facility.</w:t>
      </w:r>
    </w:p>
  </w:footnote>
  <w:footnote w:id="53">
    <w:p w14:paraId="28683440" w14:textId="4647C926" w:rsidR="00D179D6" w:rsidRPr="002D4185" w:rsidRDefault="00D179D6" w:rsidP="00F359EA">
      <w:pPr>
        <w:pStyle w:val="FootnoteText"/>
      </w:pPr>
      <w:r w:rsidRPr="002D4185">
        <w:rPr>
          <w:vertAlign w:val="superscript"/>
        </w:rPr>
        <w:footnoteRef/>
      </w:r>
      <w:r w:rsidRPr="002D4185">
        <w:tab/>
        <w:t xml:space="preserve">Note to Reader: This </w:t>
      </w:r>
      <w:r w:rsidR="007248B2" w:rsidRPr="007248B2">
        <w:t>Condition</w:t>
      </w:r>
      <w:r w:rsidRPr="002D4185">
        <w:t xml:space="preserve"> is subject to further review by DESNZ.</w:t>
      </w:r>
    </w:p>
  </w:footnote>
  <w:footnote w:id="54">
    <w:p w14:paraId="40A94820" w14:textId="77777777" w:rsidR="00D179D6" w:rsidRPr="002D4185" w:rsidRDefault="00D179D6" w:rsidP="00F359EA">
      <w:pPr>
        <w:pStyle w:val="FootnoteText"/>
      </w:pPr>
      <w:r w:rsidRPr="002D4185">
        <w:rPr>
          <w:vertAlign w:val="superscript"/>
        </w:rPr>
        <w:footnoteRef/>
      </w:r>
      <w:r w:rsidRPr="002D4185">
        <w:tab/>
        <w:t xml:space="preserve">Note to Reader: This is subject to further consideration by DESNZ. The Producer may be required to provide updates to the notice to specify the end time and duration of each </w:t>
      </w:r>
      <w:r w:rsidRPr="006309CB">
        <w:t>CO</w:t>
      </w:r>
      <w:r w:rsidRPr="006309CB">
        <w:rPr>
          <w:vertAlign w:val="subscript"/>
        </w:rPr>
        <w:t>2</w:t>
      </w:r>
      <w:r w:rsidRPr="002D4185">
        <w:t xml:space="preserve"> T&amp;S Outage Relief Event if such information is not available when the notice is submitted.</w:t>
      </w:r>
    </w:p>
  </w:footnote>
  <w:footnote w:id="55">
    <w:p w14:paraId="3940DB67" w14:textId="77777777" w:rsidR="00D179D6" w:rsidRPr="002D4185" w:rsidRDefault="00D179D6" w:rsidP="00F359EA">
      <w:pPr>
        <w:pStyle w:val="FootnoteText"/>
      </w:pPr>
      <w:r w:rsidRPr="002D4185">
        <w:rPr>
          <w:vertAlign w:val="superscript"/>
        </w:rPr>
        <w:footnoteRef/>
      </w:r>
      <w:r w:rsidRPr="002D4185">
        <w:tab/>
        <w:t xml:space="preserve">Note to Reader: DESNZ is considering optionality for the Producer so that either (i) a waiver can apply to the </w:t>
      </w:r>
      <w:r w:rsidRPr="006309CB">
        <w:t>CO</w:t>
      </w:r>
      <w:r w:rsidRPr="006309CB">
        <w:rPr>
          <w:vertAlign w:val="subscript"/>
        </w:rPr>
        <w:t>2</w:t>
      </w:r>
      <w:r w:rsidRPr="002D4185">
        <w:t xml:space="preserve"> T&amp;S Outage Relief Event Volume, or (ii) the emissions associated with the </w:t>
      </w:r>
      <w:r w:rsidRPr="006309CB">
        <w:t>CO</w:t>
      </w:r>
      <w:r w:rsidRPr="006309CB">
        <w:rPr>
          <w:vertAlign w:val="subscript"/>
        </w:rPr>
        <w:t>2</w:t>
      </w:r>
      <w:r w:rsidRPr="002D4185">
        <w:t xml:space="preserve"> T&amp;S Outage Relief Event Volume can be included in the calculation of a Weighted Average Consignment (but a waiver can no longer apply to the </w:t>
      </w:r>
      <w:r w:rsidRPr="006309CB">
        <w:t>CO</w:t>
      </w:r>
      <w:r w:rsidRPr="006309CB">
        <w:rPr>
          <w:vertAlign w:val="subscript"/>
        </w:rPr>
        <w:t>2</w:t>
      </w:r>
      <w:r w:rsidRPr="002D4185">
        <w:t xml:space="preserve"> T&amp;S Outage Relief Event Volume).</w:t>
      </w:r>
    </w:p>
  </w:footnote>
  <w:footnote w:id="56">
    <w:p w14:paraId="082DC7DA" w14:textId="5509A9D7" w:rsidR="00D179D6" w:rsidRPr="002D4185" w:rsidRDefault="00D179D6" w:rsidP="00F359EA">
      <w:pPr>
        <w:pStyle w:val="FootnoteText"/>
      </w:pPr>
      <w:r w:rsidRPr="002D4185">
        <w:rPr>
          <w:vertAlign w:val="superscript"/>
        </w:rPr>
        <w:footnoteRef/>
      </w:r>
      <w:r w:rsidRPr="002D4185">
        <w:tab/>
        <w:t xml:space="preserve">Note to Reader: This </w:t>
      </w:r>
      <w:r w:rsidR="007248B2" w:rsidRPr="007248B2">
        <w:t>Condition</w:t>
      </w:r>
      <w:r w:rsidRPr="002D4185">
        <w:t xml:space="preserve"> is subject to further development as the CCS Network Code develops.</w:t>
      </w:r>
    </w:p>
  </w:footnote>
  <w:footnote w:id="57">
    <w:p w14:paraId="5F58A9F8" w14:textId="27518085" w:rsidR="00D179D6" w:rsidRPr="002D4185" w:rsidRDefault="00D179D6" w:rsidP="00F359EA">
      <w:pPr>
        <w:pStyle w:val="FootnoteText"/>
      </w:pPr>
      <w:r w:rsidRPr="002D4185">
        <w:rPr>
          <w:vertAlign w:val="superscript"/>
        </w:rPr>
        <w:footnoteRef/>
      </w:r>
      <w:r w:rsidRPr="002D4185">
        <w:tab/>
        <w:t xml:space="preserve">Note to Reader: This </w:t>
      </w:r>
      <w:r w:rsidR="007248B2" w:rsidRPr="007248B2">
        <w:t>Condition</w:t>
      </w:r>
      <w:r w:rsidRPr="002D4185">
        <w:t xml:space="preserve"> is subject to further development as the CCS Network Code develops.</w:t>
      </w:r>
    </w:p>
  </w:footnote>
  <w:footnote w:id="58">
    <w:p w14:paraId="677D7CA3" w14:textId="77777777" w:rsidR="00D179D6" w:rsidRPr="002D4185" w:rsidRDefault="00D179D6" w:rsidP="00F359EA">
      <w:pPr>
        <w:pStyle w:val="FootnoteText"/>
      </w:pPr>
      <w:r w:rsidRPr="002D4185">
        <w:rPr>
          <w:vertAlign w:val="superscript"/>
        </w:rPr>
        <w:footnoteRef/>
      </w:r>
      <w:r w:rsidRPr="002D4185">
        <w:tab/>
        <w:t>Note to Reader: DESNZ is expecting to include a price review procedure based on the Carbon Market Reference Price Review procedure in the ICC Contract, which is subject to further development.</w:t>
      </w:r>
    </w:p>
  </w:footnote>
  <w:footnote w:id="59">
    <w:p w14:paraId="5423687C" w14:textId="77777777" w:rsidR="00D179D6" w:rsidRPr="002D4185" w:rsidRDefault="00D179D6" w:rsidP="00F359EA">
      <w:pPr>
        <w:pStyle w:val="FootnoteText"/>
      </w:pPr>
      <w:r w:rsidRPr="002D4185">
        <w:rPr>
          <w:vertAlign w:val="superscript"/>
        </w:rPr>
        <w:footnoteRef/>
      </w:r>
      <w:r w:rsidRPr="002D4185">
        <w:tab/>
        <w:t xml:space="preserve">Note to Reader: DESNZ is considering the </w:t>
      </w:r>
      <w:r w:rsidRPr="006309CB">
        <w:t>CO</w:t>
      </w:r>
      <w:r w:rsidRPr="006309CB">
        <w:rPr>
          <w:vertAlign w:val="subscript"/>
        </w:rPr>
        <w:t>2</w:t>
      </w:r>
      <w:r w:rsidRPr="002D4185">
        <w:t xml:space="preserve"> T&amp;S Outage Relief Event definition. PILOHS payments will only be relevant when there is a </w:t>
      </w:r>
      <w:r w:rsidRPr="006309CB">
        <w:t>CO</w:t>
      </w:r>
      <w:r w:rsidRPr="006309CB">
        <w:rPr>
          <w:vertAlign w:val="subscript"/>
        </w:rPr>
        <w:t>2</w:t>
      </w:r>
      <w:r w:rsidRPr="002D4185">
        <w:t xml:space="preserve"> T&amp;S Outage Relief Event.</w:t>
      </w:r>
    </w:p>
  </w:footnote>
  <w:footnote w:id="60">
    <w:p w14:paraId="6D6C2CC5" w14:textId="77777777" w:rsidR="00D179D6" w:rsidRPr="002D4185" w:rsidRDefault="00D179D6" w:rsidP="00F359EA">
      <w:pPr>
        <w:pStyle w:val="FootnoteText"/>
      </w:pPr>
      <w:r w:rsidRPr="002D4185">
        <w:rPr>
          <w:vertAlign w:val="superscript"/>
        </w:rPr>
        <w:footnoteRef/>
      </w:r>
      <w:r w:rsidRPr="002D4185">
        <w:tab/>
        <w:t>Note to Reader: DESNZ is currently assessing the interplay between the PIN submission process and the LCHA deeming of Offtaker Non-Compliance Volumes and further changes may need to be made to these provisions to reflect the outcome of this assessment.</w:t>
      </w:r>
    </w:p>
  </w:footnote>
  <w:footnote w:id="61">
    <w:p w14:paraId="69FE6598" w14:textId="77777777" w:rsidR="00D179D6" w:rsidRPr="002D4185" w:rsidRDefault="00D179D6" w:rsidP="00F359EA">
      <w:pPr>
        <w:pStyle w:val="FootnoteText"/>
      </w:pPr>
      <w:r w:rsidRPr="002D4185">
        <w:rPr>
          <w:vertAlign w:val="superscript"/>
        </w:rPr>
        <w:footnoteRef/>
      </w:r>
      <w:r w:rsidRPr="002D4185">
        <w:tab/>
        <w:t>Note to Reader: If the Producer becomes aware of any Indirect Export Volumes in a Billing Period, it must report these to the LCHA Counterparty in such Billing Period.</w:t>
      </w:r>
    </w:p>
  </w:footnote>
  <w:footnote w:id="62">
    <w:p w14:paraId="5F8C64F0" w14:textId="77777777" w:rsidR="00D179D6" w:rsidRPr="002D4185" w:rsidRDefault="00D179D6" w:rsidP="00F359EA">
      <w:pPr>
        <w:pStyle w:val="FootnoteText"/>
      </w:pPr>
      <w:r w:rsidRPr="002D4185">
        <w:rPr>
          <w:vertAlign w:val="superscript"/>
        </w:rPr>
        <w:footnoteRef/>
      </w:r>
      <w:r w:rsidRPr="002D4185">
        <w:tab/>
        <w:t xml:space="preserve">Note to Reader: This is subject to further development as the </w:t>
      </w:r>
      <w:r w:rsidRPr="006309CB">
        <w:t>CO</w:t>
      </w:r>
      <w:r w:rsidRPr="006309CB">
        <w:rPr>
          <w:vertAlign w:val="subscript"/>
        </w:rPr>
        <w:t>2</w:t>
      </w:r>
      <w:r w:rsidRPr="002D4185">
        <w:t xml:space="preserve"> Network Code develops.</w:t>
      </w:r>
    </w:p>
  </w:footnote>
  <w:footnote w:id="63">
    <w:p w14:paraId="28093A88" w14:textId="77777777" w:rsidR="00D179D6" w:rsidRPr="002D4185" w:rsidRDefault="00D179D6" w:rsidP="00F359EA">
      <w:pPr>
        <w:pStyle w:val="FootnoteText"/>
      </w:pPr>
      <w:r w:rsidRPr="002D4185">
        <w:rPr>
          <w:vertAlign w:val="superscript"/>
        </w:rPr>
        <w:footnoteRef/>
      </w:r>
      <w:r w:rsidRPr="002D4185">
        <w:tab/>
        <w:t xml:space="preserve">Note to Reader: The dispute resolution procedure for </w:t>
      </w:r>
      <w:r w:rsidRPr="006309CB">
        <w:t>CO</w:t>
      </w:r>
      <w:r w:rsidRPr="006309CB">
        <w:rPr>
          <w:vertAlign w:val="subscript"/>
        </w:rPr>
        <w:t>2</w:t>
      </w:r>
      <w:r w:rsidRPr="002D4185">
        <w:t xml:space="preserve"> Measurement Disputes is subject to change as industry codes and procedures are established and developed.</w:t>
      </w:r>
    </w:p>
  </w:footnote>
  <w:footnote w:id="64">
    <w:p w14:paraId="73684B5A" w14:textId="6D2D21ED" w:rsidR="00D569FE" w:rsidRDefault="00D569FE">
      <w:pPr>
        <w:pStyle w:val="FootnoteText"/>
      </w:pPr>
      <w:r>
        <w:rPr>
          <w:rStyle w:val="FootnoteReference"/>
        </w:rPr>
        <w:footnoteRef/>
      </w:r>
      <w:r>
        <w:t xml:space="preserve"> </w:t>
      </w:r>
      <w:r>
        <w:tab/>
      </w:r>
      <w:r w:rsidRPr="00D569FE">
        <w:t xml:space="preserve">Note to Reader: </w:t>
      </w:r>
      <w:r w:rsidR="00D763C9">
        <w:t>P</w:t>
      </w:r>
      <w:r w:rsidRPr="00D569FE">
        <w:t>rovisions regarding the leasing of Hydrogen Storage Infrastructure are subject to further consideration by DESNZ.</w:t>
      </w:r>
    </w:p>
  </w:footnote>
  <w:footnote w:id="65">
    <w:p w14:paraId="411390CD" w14:textId="07C14631" w:rsidR="00D569FE" w:rsidRDefault="00D569FE">
      <w:pPr>
        <w:pStyle w:val="FootnoteText"/>
      </w:pPr>
      <w:r>
        <w:rPr>
          <w:rStyle w:val="FootnoteReference"/>
        </w:rPr>
        <w:footnoteRef/>
      </w:r>
      <w:r>
        <w:t xml:space="preserve"> </w:t>
      </w:r>
      <w:r>
        <w:tab/>
      </w:r>
      <w:r w:rsidRPr="00D569FE">
        <w:t xml:space="preserve">Note to Reader: </w:t>
      </w:r>
      <w:r w:rsidR="00D763C9">
        <w:t>P</w:t>
      </w:r>
      <w:r w:rsidRPr="00D569FE">
        <w:t>rovisions regarding the leasing of Hydrogen Transport Infrastructure are subject to further consideration by DESNZ.</w:t>
      </w:r>
    </w:p>
  </w:footnote>
  <w:footnote w:id="66">
    <w:p w14:paraId="05174A1A" w14:textId="77777777" w:rsidR="00D179D6" w:rsidRPr="002D4185" w:rsidRDefault="00D179D6" w:rsidP="00F359EA">
      <w:pPr>
        <w:pStyle w:val="FootnoteText"/>
        <w:rPr>
          <w:vertAlign w:val="subscript"/>
        </w:rPr>
      </w:pPr>
      <w:r w:rsidRPr="002D4185">
        <w:rPr>
          <w:vertAlign w:val="superscript"/>
        </w:rPr>
        <w:footnoteRef/>
      </w:r>
      <w:r w:rsidRPr="002D4185">
        <w:tab/>
        <w:t xml:space="preserve">Note to Reader: Further metering requirements may be added in respect of </w:t>
      </w:r>
      <w:r w:rsidRPr="006309CB">
        <w:t>CO</w:t>
      </w:r>
      <w:r w:rsidRPr="006309CB">
        <w:rPr>
          <w:vertAlign w:val="subscript"/>
        </w:rPr>
        <w:t>2</w:t>
      </w:r>
      <w:r w:rsidRPr="002D4185">
        <w:t xml:space="preserve"> metering.</w:t>
      </w:r>
    </w:p>
  </w:footnote>
  <w:footnote w:id="67">
    <w:p w14:paraId="698280FD" w14:textId="5CA209CA" w:rsidR="00D179D6" w:rsidRPr="002D4185" w:rsidRDefault="00D179D6" w:rsidP="00F359EA">
      <w:pPr>
        <w:pStyle w:val="FootnoteText"/>
      </w:pPr>
      <w:r w:rsidRPr="002D4185">
        <w:rPr>
          <w:vertAlign w:val="superscript"/>
        </w:rPr>
        <w:footnoteRef/>
      </w:r>
      <w:r w:rsidRPr="002D4185">
        <w:tab/>
        <w:t xml:space="preserve">Note to Reader: This </w:t>
      </w:r>
      <w:r w:rsidR="007248B2" w:rsidRPr="007248B2">
        <w:t>Condition</w:t>
      </w:r>
      <w:r w:rsidRPr="002D4185">
        <w:t xml:space="preserve"> will be updated to reflect the provisions of</w:t>
      </w:r>
      <w:r>
        <w:t xml:space="preserve"> Part D</w:t>
      </w:r>
      <w:r w:rsidRPr="002D4185">
        <w:t xml:space="preserve"> (</w:t>
      </w:r>
      <w:r w:rsidRPr="002D4185">
        <w:rPr>
          <w:i/>
          <w:iCs/>
        </w:rPr>
        <w:t>Meter Measurement Systems – Technical Specifications</w:t>
      </w:r>
      <w:r w:rsidRPr="002D4185">
        <w:t xml:space="preserve">) of </w:t>
      </w:r>
      <w:r>
        <w:t xml:space="preserve">Annex 9 </w:t>
      </w:r>
      <w:r w:rsidRPr="002D4185">
        <w:t>(</w:t>
      </w:r>
      <w:r w:rsidRPr="002D4185">
        <w:rPr>
          <w:i/>
          <w:iCs/>
        </w:rPr>
        <w:t>Metering Operational Framework and Technical Specifications)</w:t>
      </w:r>
      <w:r w:rsidRPr="002D4185">
        <w:t xml:space="preserve"> pursuant to which the Producer may be deemed to be in breach of a Measurement Data Obligation.</w:t>
      </w:r>
    </w:p>
  </w:footnote>
  <w:footnote w:id="68">
    <w:p w14:paraId="3862CD51" w14:textId="77777777" w:rsidR="00D179D6" w:rsidRPr="002D4185" w:rsidRDefault="00D179D6" w:rsidP="00F359EA">
      <w:pPr>
        <w:pStyle w:val="FootnoteText"/>
      </w:pPr>
      <w:r w:rsidRPr="002D4185">
        <w:rPr>
          <w:vertAlign w:val="superscript"/>
        </w:rPr>
        <w:footnoteRef/>
      </w:r>
      <w:r w:rsidRPr="002D4185">
        <w:tab/>
        <w:t>Note to Reader: The scope and specification of the Annual Compliance Report, Annual Audit and Annual Auditor's Certificate are subject to further development.</w:t>
      </w:r>
    </w:p>
  </w:footnote>
  <w:footnote w:id="69">
    <w:p w14:paraId="416B62A2" w14:textId="77777777" w:rsidR="00D179D6" w:rsidRPr="002D4185" w:rsidRDefault="00D179D6" w:rsidP="00F359EA">
      <w:pPr>
        <w:pStyle w:val="FootnoteText"/>
      </w:pPr>
      <w:r w:rsidRPr="002D4185">
        <w:rPr>
          <w:vertAlign w:val="superscript"/>
        </w:rPr>
        <w:footnoteRef/>
      </w:r>
      <w:r w:rsidRPr="002D4185">
        <w:tab/>
        <w:t>Note to Reader: The scope and specification of the Annual Compliance Report, Annual Audit and Annual Auditor's Certificate are subject to further development.</w:t>
      </w:r>
    </w:p>
  </w:footnote>
  <w:footnote w:id="70">
    <w:p w14:paraId="4FB3C242" w14:textId="77777777" w:rsidR="00D179D6" w:rsidRPr="002D4185" w:rsidRDefault="00D179D6" w:rsidP="00F359EA">
      <w:pPr>
        <w:pStyle w:val="FootnoteText"/>
      </w:pPr>
      <w:r w:rsidRPr="002D4185">
        <w:rPr>
          <w:vertAlign w:val="superscript"/>
        </w:rPr>
        <w:footnoteRef/>
      </w:r>
      <w:r w:rsidRPr="002D4185">
        <w:tab/>
        <w:t>Note to Reader: The time periods in this section are subject to further consideration by DESNZ.</w:t>
      </w:r>
    </w:p>
  </w:footnote>
  <w:footnote w:id="71">
    <w:p w14:paraId="4788CD89" w14:textId="77777777" w:rsidR="00D179D6" w:rsidRPr="002D4185" w:rsidRDefault="00D179D6" w:rsidP="00F359EA">
      <w:pPr>
        <w:pStyle w:val="FootnoteText"/>
      </w:pPr>
      <w:r w:rsidRPr="002D4185">
        <w:rPr>
          <w:vertAlign w:val="superscript"/>
        </w:rPr>
        <w:footnoteRef/>
      </w:r>
      <w:r w:rsidRPr="002D4185">
        <w:tab/>
        <w:t>Note to Reader: This formula is under review, noting that it is aligned with the approach taken under the ICC Contract.</w:t>
      </w:r>
    </w:p>
  </w:footnote>
  <w:footnote w:id="72">
    <w:p w14:paraId="09802C6C" w14:textId="601D373D" w:rsidR="00D179D6" w:rsidRPr="002D4185" w:rsidRDefault="00D179D6" w:rsidP="00F359EA">
      <w:pPr>
        <w:pStyle w:val="FootnoteText"/>
      </w:pPr>
      <w:r w:rsidRPr="002D4185">
        <w:rPr>
          <w:vertAlign w:val="superscript"/>
        </w:rPr>
        <w:footnoteRef/>
      </w:r>
      <w:r w:rsidRPr="002D4185">
        <w:tab/>
        <w:t xml:space="preserve">Note to Reader: This </w:t>
      </w:r>
      <w:r w:rsidR="007248B2" w:rsidRPr="007248B2">
        <w:t>Condition</w:t>
      </w:r>
      <w:r w:rsidRPr="002D4185">
        <w:t xml:space="preserve"> remains subject to review by DESNZ, including in light of the proposed hydrogen levy funding arrangements set out in the Energy Bill.</w:t>
      </w:r>
    </w:p>
  </w:footnote>
  <w:footnote w:id="73">
    <w:p w14:paraId="1534E322" w14:textId="77777777" w:rsidR="00D179D6" w:rsidRPr="002D4185" w:rsidRDefault="00D179D6" w:rsidP="00F359EA">
      <w:pPr>
        <w:pStyle w:val="FootnoteText"/>
      </w:pPr>
      <w:r w:rsidRPr="002D4185">
        <w:rPr>
          <w:vertAlign w:val="superscript"/>
        </w:rPr>
        <w:footnoteRef/>
      </w:r>
      <w:r w:rsidRPr="002D4185">
        <w:tab/>
        <w:t>Note to Reader: DESNZ is considering whether any additional updates need to be made to the pro forma notices to reflect how notices will be delivered via the LCHA Counterparty's electronic portal.</w:t>
      </w:r>
    </w:p>
  </w:footnote>
  <w:footnote w:id="74">
    <w:p w14:paraId="26C82F53" w14:textId="77777777" w:rsidR="00D179D6" w:rsidRPr="002D4185" w:rsidRDefault="00D179D6" w:rsidP="00F359EA">
      <w:pPr>
        <w:pStyle w:val="FootnoteText"/>
      </w:pPr>
      <w:r w:rsidRPr="002D4185">
        <w:rPr>
          <w:vertAlign w:val="superscript"/>
        </w:rPr>
        <w:footnoteRef/>
      </w:r>
      <w:r w:rsidRPr="002D4185">
        <w:tab/>
        <w:t>Note to Reader: These provisions are under review by DESNZ.</w:t>
      </w:r>
    </w:p>
  </w:footnote>
  <w:footnote w:id="75">
    <w:p w14:paraId="68CC411E" w14:textId="77777777" w:rsidR="00D179D6" w:rsidRPr="002D4185" w:rsidRDefault="00D179D6" w:rsidP="00F359EA">
      <w:pPr>
        <w:pStyle w:val="FootnoteText"/>
      </w:pPr>
      <w:r w:rsidRPr="002D4185">
        <w:rPr>
          <w:vertAlign w:val="superscript"/>
        </w:rPr>
        <w:footnoteRef/>
      </w:r>
      <w:r w:rsidRPr="002D4185">
        <w:tab/>
        <w:t>Note to Reader: Parties to conform to underlying funding arrangements.</w:t>
      </w:r>
    </w:p>
  </w:footnote>
  <w:footnote w:id="76">
    <w:p w14:paraId="7EEAFE0D" w14:textId="77777777" w:rsidR="00D179D6" w:rsidRPr="002D4185" w:rsidRDefault="00D179D6" w:rsidP="00F359EA">
      <w:pPr>
        <w:pStyle w:val="FootnoteText"/>
      </w:pPr>
      <w:r w:rsidRPr="002D4185">
        <w:rPr>
          <w:vertAlign w:val="superscript"/>
        </w:rPr>
        <w:footnoteRef/>
      </w:r>
      <w:r w:rsidRPr="002D4185">
        <w:tab/>
        <w:t>Note to Reader: Parties to conform to underlying funding arrangements.</w:t>
      </w:r>
    </w:p>
  </w:footnote>
  <w:footnote w:id="77">
    <w:p w14:paraId="182136FB" w14:textId="77777777" w:rsidR="00D179D6" w:rsidRPr="002D4185" w:rsidRDefault="00D179D6" w:rsidP="00F359EA">
      <w:pPr>
        <w:pStyle w:val="FootnoteText"/>
      </w:pPr>
      <w:r w:rsidRPr="002D4185">
        <w:rPr>
          <w:vertAlign w:val="superscript"/>
        </w:rPr>
        <w:footnoteRef/>
      </w:r>
      <w:r w:rsidRPr="002D4185">
        <w:tab/>
        <w:t>Note to Reader: Definitions to conform to underlying funding arrangements.</w:t>
      </w:r>
    </w:p>
  </w:footnote>
  <w:footnote w:id="78">
    <w:p w14:paraId="4D46F135" w14:textId="77777777" w:rsidR="00D179D6" w:rsidRPr="002D4185" w:rsidRDefault="00D179D6" w:rsidP="00F359EA">
      <w:pPr>
        <w:pStyle w:val="FootnoteText"/>
      </w:pPr>
      <w:r w:rsidRPr="002D4185">
        <w:rPr>
          <w:vertAlign w:val="superscript"/>
        </w:rPr>
        <w:footnoteRef/>
      </w:r>
      <w:r w:rsidRPr="002D4185">
        <w:tab/>
        <w:t>Note to Reader: Definition to conform to underlying funding arrangements.</w:t>
      </w:r>
    </w:p>
  </w:footnote>
  <w:footnote w:id="79">
    <w:p w14:paraId="35A056AC" w14:textId="77777777" w:rsidR="00D179D6" w:rsidRPr="002D4185" w:rsidRDefault="00D179D6" w:rsidP="00F359EA">
      <w:pPr>
        <w:pStyle w:val="FootnoteText"/>
      </w:pPr>
      <w:r w:rsidRPr="002D4185">
        <w:rPr>
          <w:vertAlign w:val="superscript"/>
        </w:rPr>
        <w:footnoteRef/>
      </w:r>
      <w:r w:rsidRPr="002D4185">
        <w:tab/>
        <w:t>Note to Reader: Definition to conform to underlying funding arrangements.</w:t>
      </w:r>
    </w:p>
  </w:footnote>
  <w:footnote w:id="80">
    <w:p w14:paraId="6329C4D9" w14:textId="77777777" w:rsidR="00D179D6" w:rsidRPr="002D4185" w:rsidRDefault="00D179D6" w:rsidP="00F359EA">
      <w:pPr>
        <w:pStyle w:val="FootnoteText"/>
      </w:pPr>
      <w:r w:rsidRPr="002D4185">
        <w:rPr>
          <w:vertAlign w:val="superscript"/>
        </w:rPr>
        <w:footnoteRef/>
      </w:r>
      <w:r w:rsidRPr="002D4185">
        <w:tab/>
        <w:t>Note to Reader: Definition to conform to underlying funding arrangements.</w:t>
      </w:r>
    </w:p>
  </w:footnote>
  <w:footnote w:id="81">
    <w:p w14:paraId="547193CB" w14:textId="77777777" w:rsidR="00D179D6" w:rsidRPr="002D4185" w:rsidRDefault="00D179D6" w:rsidP="00F359EA">
      <w:pPr>
        <w:pStyle w:val="FootnoteText"/>
      </w:pPr>
      <w:r w:rsidRPr="002D4185">
        <w:rPr>
          <w:vertAlign w:val="superscript"/>
        </w:rPr>
        <w:footnoteRef/>
      </w:r>
      <w:r w:rsidRPr="002D4185">
        <w:tab/>
        <w:t>Note to Reader: Definition to conform to underlying funding arrangements.</w:t>
      </w:r>
    </w:p>
  </w:footnote>
  <w:footnote w:id="82">
    <w:p w14:paraId="243FC038" w14:textId="77777777" w:rsidR="00D179D6" w:rsidRPr="002D4185" w:rsidRDefault="00D179D6" w:rsidP="00F359EA">
      <w:pPr>
        <w:pStyle w:val="FootnoteText"/>
      </w:pPr>
      <w:r w:rsidRPr="002D4185">
        <w:rPr>
          <w:vertAlign w:val="superscript"/>
        </w:rPr>
        <w:footnoteRef/>
      </w:r>
      <w:r w:rsidRPr="002D4185">
        <w:tab/>
        <w:t>Note to Reader: This list is subject to ongoing review.</w:t>
      </w:r>
    </w:p>
  </w:footnote>
  <w:footnote w:id="83">
    <w:p w14:paraId="3CBDE648" w14:textId="77777777" w:rsidR="00D179D6" w:rsidRPr="002D4185" w:rsidRDefault="00D179D6" w:rsidP="00F359EA">
      <w:pPr>
        <w:pStyle w:val="FootnoteText"/>
      </w:pPr>
      <w:r w:rsidRPr="002D4185">
        <w:rPr>
          <w:vertAlign w:val="superscript"/>
        </w:rPr>
        <w:footnoteRef/>
      </w:r>
      <w:r w:rsidRPr="002D4185">
        <w:tab/>
        <w:t>Note to Reader: This shall only apply to Producers with a CCUS-Enabled Facility.</w:t>
      </w:r>
    </w:p>
  </w:footnote>
  <w:footnote w:id="84">
    <w:p w14:paraId="5C382C00" w14:textId="77777777" w:rsidR="00D179D6" w:rsidRPr="002D4185" w:rsidRDefault="00D179D6" w:rsidP="00F359EA">
      <w:pPr>
        <w:pStyle w:val="FootnoteText"/>
      </w:pPr>
      <w:r w:rsidRPr="002D4185">
        <w:rPr>
          <w:vertAlign w:val="superscript"/>
        </w:rPr>
        <w:footnoteRef/>
      </w:r>
      <w:r w:rsidRPr="002D4185">
        <w:tab/>
        <w:t>Note to Reader: This shall only apply to Producers with a CCUS-Enabled Facility.</w:t>
      </w:r>
    </w:p>
  </w:footnote>
  <w:footnote w:id="85">
    <w:p w14:paraId="71FCDFA7" w14:textId="77777777" w:rsidR="00D179D6" w:rsidRPr="002D4185" w:rsidRDefault="00D179D6" w:rsidP="00F359EA">
      <w:pPr>
        <w:pStyle w:val="FootnoteText"/>
      </w:pPr>
      <w:r w:rsidRPr="002D4185">
        <w:rPr>
          <w:vertAlign w:val="superscript"/>
        </w:rPr>
        <w:footnoteRef/>
      </w:r>
      <w:r w:rsidRPr="002D4185">
        <w:tab/>
        <w:t>Note to Reader: Retain wording in square brackets if there is a Security Trustee.</w:t>
      </w:r>
    </w:p>
  </w:footnote>
  <w:footnote w:id="86">
    <w:p w14:paraId="0D1CF9D7" w14:textId="77777777" w:rsidR="00D179D6" w:rsidRPr="002D4185" w:rsidRDefault="00D179D6" w:rsidP="00F359EA">
      <w:pPr>
        <w:pStyle w:val="FootnoteText"/>
      </w:pPr>
      <w:r w:rsidRPr="002D4185">
        <w:rPr>
          <w:vertAlign w:val="superscript"/>
        </w:rPr>
        <w:footnoteRef/>
      </w:r>
      <w:r w:rsidRPr="002D4185">
        <w:tab/>
        <w:t>Note to Reader: Retain wording in square brackets if there is a Lender but no Security Trustee.</w:t>
      </w:r>
    </w:p>
  </w:footnote>
  <w:footnote w:id="87">
    <w:p w14:paraId="2BA95D70"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88">
    <w:p w14:paraId="1B724B3C"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89">
    <w:p w14:paraId="0ABD0375"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90">
    <w:p w14:paraId="103A5DFF"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91">
    <w:p w14:paraId="2A34C5D9" w14:textId="77777777" w:rsidR="00D179D6" w:rsidRPr="002D4185" w:rsidRDefault="00D179D6" w:rsidP="00F359EA">
      <w:pPr>
        <w:pStyle w:val="FootnoteText"/>
      </w:pPr>
      <w:r w:rsidRPr="002D4185">
        <w:rPr>
          <w:vertAlign w:val="superscript"/>
        </w:rPr>
        <w:footnoteRef/>
      </w:r>
      <w:r w:rsidRPr="002D4185">
        <w:tab/>
        <w:t>Note to Reader: Words in square brackets to be retained in the case of a Lender and no Security Trustee.</w:t>
      </w:r>
    </w:p>
  </w:footnote>
  <w:footnote w:id="92">
    <w:p w14:paraId="4596D0E0"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93">
    <w:p w14:paraId="45D8004F" w14:textId="77777777" w:rsidR="00D179D6" w:rsidRPr="002D4185" w:rsidRDefault="00D179D6" w:rsidP="00F359EA">
      <w:pPr>
        <w:pStyle w:val="FootnoteText"/>
      </w:pPr>
      <w:r w:rsidRPr="002D4185">
        <w:rPr>
          <w:vertAlign w:val="superscript"/>
        </w:rPr>
        <w:footnoteRef/>
      </w:r>
      <w:r w:rsidRPr="002D4185">
        <w:tab/>
        <w:t>Note to Reader: Words in square brackets to be retained only if there is a Security Trustee.</w:t>
      </w:r>
    </w:p>
  </w:footnote>
  <w:footnote w:id="94">
    <w:p w14:paraId="0A90B5DD"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95">
    <w:p w14:paraId="6C9D869F"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Security Trustee.</w:t>
      </w:r>
    </w:p>
  </w:footnote>
  <w:footnote w:id="96">
    <w:p w14:paraId="72426976" w14:textId="77777777" w:rsidR="00D179D6" w:rsidRPr="002D4185" w:rsidRDefault="00D179D6" w:rsidP="00F359EA">
      <w:pPr>
        <w:pStyle w:val="FootnoteText"/>
      </w:pPr>
      <w:r w:rsidRPr="002D4185">
        <w:rPr>
          <w:vertAlign w:val="superscript"/>
        </w:rPr>
        <w:footnoteRef/>
      </w:r>
      <w:r w:rsidRPr="002D4185">
        <w:tab/>
        <w:t>Note to Reader: Words in square brackets to be retained if there is a Lender and no Security Trustee.</w:t>
      </w:r>
    </w:p>
  </w:footnote>
  <w:footnote w:id="97">
    <w:p w14:paraId="78D4BCB0" w14:textId="77777777" w:rsidR="00D179D6" w:rsidRPr="002D4185" w:rsidRDefault="00D179D6" w:rsidP="00F359EA">
      <w:pPr>
        <w:pStyle w:val="FootnoteText"/>
      </w:pPr>
      <w:r w:rsidRPr="002D4185">
        <w:rPr>
          <w:vertAlign w:val="superscript"/>
        </w:rPr>
        <w:footnoteRef/>
      </w:r>
      <w:r w:rsidRPr="002D4185">
        <w:tab/>
        <w:t>Note to Reader: Execution blocks to be amended as appropriate</w:t>
      </w:r>
    </w:p>
  </w:footnote>
  <w:footnote w:id="98">
    <w:p w14:paraId="1457B0A3" w14:textId="77777777" w:rsidR="00D179D6" w:rsidRPr="002D4185" w:rsidRDefault="00D179D6" w:rsidP="00F359EA">
      <w:pPr>
        <w:pStyle w:val="FootnoteText"/>
      </w:pPr>
      <w:r w:rsidRPr="002D4185">
        <w:rPr>
          <w:vertAlign w:val="superscript"/>
        </w:rPr>
        <w:footnoteRef/>
      </w:r>
      <w:r w:rsidRPr="002D4185">
        <w:tab/>
        <w:t>Note to Reader: This Annex is subject to further review in the context of the publication of the LCHS Version 3.</w:t>
      </w:r>
    </w:p>
  </w:footnote>
  <w:footnote w:id="99">
    <w:p w14:paraId="0420FA74" w14:textId="77777777" w:rsidR="00D179D6" w:rsidRPr="002D4185" w:rsidRDefault="00D179D6" w:rsidP="00F359EA">
      <w:pPr>
        <w:pStyle w:val="FootnoteText"/>
      </w:pPr>
      <w:r w:rsidRPr="002D4185">
        <w:rPr>
          <w:vertAlign w:val="superscript"/>
        </w:rPr>
        <w:footnoteRef/>
      </w:r>
      <w:r w:rsidRPr="002D4185">
        <w:tab/>
        <w:t xml:space="preserve">Note to Reader: DESNZ is considering optionality for the Producer so that either (i) a waiver can apply to the </w:t>
      </w:r>
      <w:r w:rsidRPr="006309CB">
        <w:t>CO</w:t>
      </w:r>
      <w:r w:rsidRPr="006309CB">
        <w:rPr>
          <w:vertAlign w:val="subscript"/>
        </w:rPr>
        <w:t>2</w:t>
      </w:r>
      <w:r w:rsidRPr="002D4185">
        <w:t xml:space="preserve"> T&amp;S Outage Relief Event Volume, or (ii) the emissions associated with the </w:t>
      </w:r>
      <w:r w:rsidRPr="006309CB">
        <w:t>CO</w:t>
      </w:r>
      <w:r w:rsidRPr="006309CB">
        <w:rPr>
          <w:vertAlign w:val="subscript"/>
        </w:rPr>
        <w:t>2</w:t>
      </w:r>
      <w:r w:rsidRPr="002D4185">
        <w:t xml:space="preserve"> T&amp;S Outage Relief Event Volume can be included in the calculation of a Weighted Average Consignment (but a waiver can no longer apply to the </w:t>
      </w:r>
      <w:r w:rsidRPr="006309CB">
        <w:t>CO</w:t>
      </w:r>
      <w:r w:rsidRPr="006309CB">
        <w:rPr>
          <w:vertAlign w:val="subscript"/>
        </w:rPr>
        <w:t>2</w:t>
      </w:r>
      <w:r w:rsidRPr="002D4185">
        <w:t xml:space="preserve"> T&amp;S Outage Relief Event Volume).</w:t>
      </w:r>
    </w:p>
  </w:footnote>
  <w:footnote w:id="100">
    <w:p w14:paraId="0034EE5E" w14:textId="77777777" w:rsidR="00D179D6" w:rsidRPr="002D4185" w:rsidRDefault="00D179D6" w:rsidP="00F359EA">
      <w:pPr>
        <w:pStyle w:val="FootnoteText"/>
      </w:pPr>
      <w:r w:rsidRPr="002D4185">
        <w:rPr>
          <w:vertAlign w:val="superscript"/>
        </w:rPr>
        <w:footnoteRef/>
      </w:r>
      <w:r w:rsidRPr="002D4185">
        <w:tab/>
        <w:t>Note to Reader: This requirement is subject to further review in the context of the development of the LCHS where Producers may be expected to provide information pertaining to any electricity storage.</w:t>
      </w:r>
    </w:p>
  </w:footnote>
  <w:footnote w:id="101">
    <w:p w14:paraId="09A9356E" w14:textId="77777777" w:rsidR="00D179D6" w:rsidRPr="002D4185" w:rsidRDefault="00D179D6" w:rsidP="00F359EA">
      <w:pPr>
        <w:pStyle w:val="FootnoteText"/>
      </w:pPr>
      <w:r w:rsidRPr="002D4185">
        <w:rPr>
          <w:vertAlign w:val="superscript"/>
        </w:rPr>
        <w:footnoteRef/>
      </w:r>
      <w:r w:rsidRPr="002D4185">
        <w:tab/>
        <w:t xml:space="preserve">Note to Reader: The </w:t>
      </w:r>
      <w:r w:rsidRPr="006309CB">
        <w:t>CO</w:t>
      </w:r>
      <w:r w:rsidRPr="006309CB">
        <w:rPr>
          <w:vertAlign w:val="subscript"/>
        </w:rPr>
        <w:t>2</w:t>
      </w:r>
      <w:r w:rsidRPr="002D4185">
        <w:t xml:space="preserve"> post-capture metering specification is being developed separately and will be included in the LCHA once finalised. The general metering provisions may need to be updated following inclusion of such specifications to ensure the general provisions continue to have general applicability.</w:t>
      </w:r>
    </w:p>
  </w:footnote>
  <w:footnote w:id="102">
    <w:p w14:paraId="3B736467" w14:textId="77777777" w:rsidR="00D179D6" w:rsidRPr="002D4185" w:rsidRDefault="00D179D6" w:rsidP="00F359EA">
      <w:pPr>
        <w:pStyle w:val="FootnoteText"/>
      </w:pPr>
      <w:r w:rsidRPr="002D4185">
        <w:rPr>
          <w:vertAlign w:val="superscript"/>
        </w:rPr>
        <w:footnoteRef/>
      </w:r>
      <w:r w:rsidRPr="002D4185">
        <w:tab/>
        <w:t>Note to Reader: DESNZ is currently reviewing evidence relating to the hydrogen uncertainty requirement thresholds and as such these provisions are under review.</w:t>
      </w:r>
    </w:p>
  </w:footnote>
  <w:footnote w:id="103">
    <w:p w14:paraId="54DFA182" w14:textId="77777777" w:rsidR="00D179D6" w:rsidRPr="002D4185" w:rsidRDefault="00D179D6" w:rsidP="00F359EA">
      <w:pPr>
        <w:pStyle w:val="FootnoteText"/>
      </w:pPr>
      <w:r w:rsidRPr="002D4185">
        <w:rPr>
          <w:vertAlign w:val="superscript"/>
        </w:rPr>
        <w:footnoteRef/>
      </w:r>
      <w:r w:rsidRPr="002D4185">
        <w:tab/>
        <w:t xml:space="preserve">Note to Reader: The </w:t>
      </w:r>
      <w:r w:rsidRPr="006309CB">
        <w:t>CO</w:t>
      </w:r>
      <w:r w:rsidRPr="006309CB">
        <w:rPr>
          <w:vertAlign w:val="subscript"/>
        </w:rPr>
        <w:t>2</w:t>
      </w:r>
      <w:r w:rsidRPr="002D4185">
        <w:t xml:space="preserve"> Meter Specification is being developed by DESNZ.</w:t>
      </w:r>
    </w:p>
  </w:footnote>
  <w:footnote w:id="104">
    <w:p w14:paraId="2243DF54" w14:textId="77777777" w:rsidR="00D179D6" w:rsidRPr="002D4185" w:rsidRDefault="00D179D6" w:rsidP="00F359EA">
      <w:pPr>
        <w:pStyle w:val="FootnoteText"/>
      </w:pPr>
      <w:r w:rsidRPr="002D4185">
        <w:rPr>
          <w:szCs w:val="14"/>
          <w:vertAlign w:val="superscript"/>
        </w:rPr>
        <w:footnoteRef/>
      </w:r>
      <w:r w:rsidRPr="002D4185">
        <w:tab/>
        <w:t>Note to Reader: Certificates issued under the RTFO and other similar schemes will not fall within the scope of this definition.</w:t>
      </w:r>
    </w:p>
  </w:footnote>
  <w:footnote w:id="105">
    <w:p w14:paraId="20DB70F6" w14:textId="77777777" w:rsidR="00D179D6" w:rsidRPr="002D4185" w:rsidRDefault="00D179D6" w:rsidP="00F359EA">
      <w:pPr>
        <w:pStyle w:val="FootnoteText"/>
      </w:pPr>
      <w:r w:rsidRPr="002D4185">
        <w:rPr>
          <w:vertAlign w:val="superscript"/>
        </w:rPr>
        <w:footnoteRef/>
      </w:r>
      <w:r w:rsidRPr="002D4185">
        <w:tab/>
        <w:t>Note to Reader: This Annex and the application of the Change Control Procedure to the Annex remain subject to the Parliamentary Passage of the Energy Bill.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AE23" w14:textId="77777777" w:rsidR="00E32A82" w:rsidRDefault="00E32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8DE3" w14:textId="66652BCA" w:rsidR="00D179D6" w:rsidRPr="00293F58" w:rsidRDefault="00D179D6" w:rsidP="006309CB">
    <w:pPr>
      <w:pStyle w:val="Header"/>
      <w:jc w:val="right"/>
      <w:rPr>
        <w:rFonts w:cs="Arial"/>
        <w:color w:val="FF0000"/>
        <w:sz w:val="20"/>
      </w:rPr>
    </w:pPr>
    <w:r w:rsidRPr="00293F58">
      <w:rPr>
        <w:rFonts w:cs="Arial"/>
        <w:color w:val="FF0000"/>
        <w:sz w:val="20"/>
      </w:rPr>
      <w:t>DRAFT</w:t>
    </w:r>
    <w:r w:rsidR="007647C4">
      <w:rPr>
        <w:rFonts w:cs="Arial"/>
        <w:color w:val="FF0000"/>
        <w:sz w:val="20"/>
      </w:rPr>
      <w:t xml:space="preserve"> TO BE SHARED WITH STAKEHOLDERS</w:t>
    </w:r>
    <w:r w:rsidRPr="00293F58">
      <w:rPr>
        <w:rFonts w:cs="Arial"/>
        <w:color w:val="FF0000"/>
        <w:sz w:val="20"/>
      </w:rPr>
      <w:t xml:space="preserve">: </w:t>
    </w:r>
    <w:r w:rsidR="007647C4">
      <w:rPr>
        <w:rFonts w:cs="Arial"/>
        <w:color w:val="FF0000"/>
        <w:sz w:val="20"/>
      </w:rPr>
      <w:t>November</w:t>
    </w:r>
    <w:r w:rsidR="00190D86" w:rsidRPr="00293F58">
      <w:rPr>
        <w:rFonts w:cs="Arial"/>
        <w:color w:val="FF0000"/>
        <w:sz w:val="20"/>
      </w:rPr>
      <w:t xml:space="preserve"> </w:t>
    </w:r>
    <w:r w:rsidRPr="00293F58">
      <w:rPr>
        <w:rFonts w:cs="Arial"/>
        <w:color w:val="FF0000"/>
        <w:sz w:val="20"/>
      </w:rPr>
      <w:t>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9448" w14:textId="77777777" w:rsidR="00E32A82" w:rsidRDefault="00E32A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4095" w14:textId="77777777" w:rsidR="00D179D6" w:rsidRDefault="00D179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DC44" w14:textId="0DA0EA33" w:rsidR="00D179D6" w:rsidRDefault="00D179D6" w:rsidP="00DD238A">
    <w:pPr>
      <w:pStyle w:val="Header"/>
      <w:jc w:val="right"/>
    </w:pPr>
    <w:r w:rsidRPr="00293F58">
      <w:rPr>
        <w:rFonts w:cs="Arial"/>
        <w:color w:val="FF0000"/>
        <w:sz w:val="20"/>
      </w:rPr>
      <w:t>DRAFT</w:t>
    </w:r>
    <w:r w:rsidR="00E05940">
      <w:rPr>
        <w:rFonts w:cs="Arial"/>
        <w:color w:val="FF0000"/>
        <w:sz w:val="20"/>
      </w:rPr>
      <w:t xml:space="preserve"> TO BE SHARED WITH STAKEHOLDERS</w:t>
    </w:r>
    <w:r w:rsidRPr="00293F58">
      <w:rPr>
        <w:rFonts w:cs="Arial"/>
        <w:color w:val="FF0000"/>
        <w:sz w:val="20"/>
      </w:rPr>
      <w:t xml:space="preserve">: </w:t>
    </w:r>
    <w:r w:rsidR="00171B46">
      <w:rPr>
        <w:rFonts w:cs="Arial"/>
        <w:color w:val="FF0000"/>
        <w:sz w:val="20"/>
      </w:rPr>
      <w:t>November</w:t>
    </w:r>
    <w:r w:rsidR="00171B46" w:rsidRPr="00293F58">
      <w:rPr>
        <w:rFonts w:cs="Arial"/>
        <w:color w:val="FF0000"/>
        <w:sz w:val="20"/>
      </w:rPr>
      <w:t xml:space="preserve"> </w:t>
    </w:r>
    <w:r w:rsidRPr="00293F58">
      <w:rPr>
        <w:rFonts w:cs="Arial"/>
        <w:color w:val="FF0000"/>
        <w:sz w:val="20"/>
      </w:rPr>
      <w:t>2023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8D36" w14:textId="77777777" w:rsidR="00D179D6" w:rsidRDefault="00D179D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205030273"/>
      <w:docPartObj>
        <w:docPartGallery w:val="Page Numbers (Top of Page)"/>
        <w:docPartUnique/>
      </w:docPartObj>
    </w:sdtPr>
    <w:sdtEndPr>
      <w:rPr>
        <w:noProof/>
        <w:sz w:val="16"/>
        <w:szCs w:val="16"/>
      </w:rPr>
    </w:sdtEndPr>
    <w:sdtContent>
      <w:p w14:paraId="7A2CAFC6" w14:textId="13B02567" w:rsidR="00171B46" w:rsidRDefault="00171B46" w:rsidP="00171B46">
        <w:pPr>
          <w:pStyle w:val="Header"/>
          <w:jc w:val="right"/>
          <w:rPr>
            <w:sz w:val="20"/>
          </w:rPr>
        </w:pPr>
        <w:r w:rsidRPr="00293F58">
          <w:rPr>
            <w:rFonts w:cs="Arial"/>
            <w:color w:val="FF0000"/>
            <w:sz w:val="20"/>
          </w:rPr>
          <w:t>DRAFT</w:t>
        </w:r>
        <w:r>
          <w:rPr>
            <w:rFonts w:cs="Arial"/>
            <w:color w:val="FF0000"/>
            <w:sz w:val="20"/>
          </w:rPr>
          <w:t xml:space="preserve"> TO BE SHARED WITH STAKEHOLDERS</w:t>
        </w:r>
        <w:r w:rsidRPr="00293F58">
          <w:rPr>
            <w:rFonts w:cs="Arial"/>
            <w:color w:val="FF0000"/>
            <w:sz w:val="20"/>
          </w:rPr>
          <w:t xml:space="preserve">: </w:t>
        </w:r>
        <w:r>
          <w:rPr>
            <w:rFonts w:cs="Arial"/>
            <w:color w:val="FF0000"/>
            <w:sz w:val="20"/>
          </w:rPr>
          <w:t>November</w:t>
        </w:r>
        <w:r w:rsidRPr="00293F58">
          <w:rPr>
            <w:rFonts w:cs="Arial"/>
            <w:color w:val="FF0000"/>
            <w:sz w:val="20"/>
          </w:rPr>
          <w:t xml:space="preserve"> 2023</w:t>
        </w:r>
      </w:p>
      <w:p w14:paraId="2B5DDEA6" w14:textId="7145562E" w:rsidR="00D179D6" w:rsidRDefault="00D179D6" w:rsidP="00C51D56">
        <w:pPr>
          <w:pStyle w:val="Header"/>
          <w:jc w:val="center"/>
        </w:pPr>
        <w:r w:rsidRPr="00117589">
          <w:rPr>
            <w:rFonts w:cs="Arial"/>
            <w:sz w:val="20"/>
          </w:rPr>
          <w:fldChar w:fldCharType="begin"/>
        </w:r>
        <w:r w:rsidRPr="00117589">
          <w:rPr>
            <w:rFonts w:cs="Arial"/>
            <w:sz w:val="20"/>
          </w:rPr>
          <w:instrText xml:space="preserve"> PAGE   \* MERGEFORMAT </w:instrText>
        </w:r>
        <w:r w:rsidRPr="00117589">
          <w:rPr>
            <w:rFonts w:cs="Arial"/>
            <w:sz w:val="20"/>
          </w:rPr>
          <w:fldChar w:fldCharType="separate"/>
        </w:r>
        <w:r w:rsidRPr="00117589">
          <w:rPr>
            <w:rFonts w:cs="Arial"/>
            <w:noProof/>
            <w:sz w:val="20"/>
          </w:rPr>
          <w:t>2</w:t>
        </w:r>
        <w:r w:rsidRPr="00117589">
          <w:rPr>
            <w:rFonts w:cs="Arial"/>
            <w:noProof/>
            <w:sz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12240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EFE1C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2E8823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A34F0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E764AA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5E975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1C9DF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28B4B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76AF5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170070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17314"/>
    <w:multiLevelType w:val="multilevel"/>
    <w:tmpl w:val="D83CEF58"/>
    <w:lvl w:ilvl="0">
      <w:start w:val="1"/>
      <w:numFmt w:val="decimal"/>
      <w:pStyle w:val="APPENDIXAshurst"/>
      <w:suff w:val="nothing"/>
      <w:lvlText w:val="Part %1"/>
      <w:lvlJc w:val="left"/>
      <w:pPr>
        <w:ind w:left="0" w:firstLine="0"/>
      </w:pPr>
      <w:rPr>
        <w:b/>
        <w:bCs w:val="0"/>
      </w:rPr>
    </w:lvl>
    <w:lvl w:ilvl="1">
      <w:start w:val="1"/>
      <w:numFmt w:val="none"/>
      <w:lvlRestart w:val="0"/>
      <w:suff w:val="nothing"/>
      <w:lvlText w:val=""/>
      <w:lvlJc w:val="left"/>
      <w:pPr>
        <w:ind w:left="0" w:firstLine="0"/>
      </w:pPr>
      <w:rPr>
        <w:rFonts w:hint="default"/>
        <w:b w:val="0"/>
        <w:i w:val="0"/>
        <w:sz w:val="18"/>
        <w:szCs w:val="18"/>
        <w:u w:val="none"/>
      </w:rPr>
    </w:lvl>
    <w:lvl w:ilvl="2">
      <w:start w:val="1"/>
      <w:numFmt w:val="none"/>
      <w:lvlRestart w:val="0"/>
      <w:suff w:val="nothing"/>
      <w:lvlText w:val=""/>
      <w:lvlJc w:val="left"/>
      <w:pPr>
        <w:ind w:left="0" w:firstLine="0"/>
      </w:pPr>
      <w:rPr>
        <w:rFonts w:hint="default"/>
        <w:b w:val="0"/>
        <w:i w:val="0"/>
        <w:caps w:val="0"/>
        <w:smallCaps w:val="0"/>
        <w:sz w:val="18"/>
        <w:u w:val="none"/>
      </w:rPr>
    </w:lvl>
    <w:lvl w:ilvl="3">
      <w:start w:val="1"/>
      <w:numFmt w:val="none"/>
      <w:lvlRestart w:val="0"/>
      <w:suff w:val="nothing"/>
      <w:lvlText w:val=""/>
      <w:lvlJc w:val="left"/>
      <w:pPr>
        <w:ind w:left="0" w:firstLine="0"/>
      </w:pPr>
      <w:rPr>
        <w:rFonts w:hint="default"/>
        <w:b w:val="0"/>
        <w:i w:val="0"/>
        <w:caps w:val="0"/>
        <w:smallCaps w:val="0"/>
        <w:sz w:val="18"/>
        <w:u w:val="none"/>
      </w:rPr>
    </w:lvl>
    <w:lvl w:ilvl="4">
      <w:start w:val="1"/>
      <w:numFmt w:val="none"/>
      <w:lvlRestart w:val="0"/>
      <w:suff w:val="nothing"/>
      <w:lvlText w:val=""/>
      <w:lvlJc w:val="left"/>
      <w:pPr>
        <w:ind w:left="0" w:firstLine="0"/>
      </w:pPr>
      <w:rPr>
        <w:rFonts w:hint="default"/>
        <w:b w:val="0"/>
        <w:i w:val="0"/>
        <w:caps/>
        <w:sz w:val="18"/>
        <w:u w:val="none"/>
      </w:rPr>
    </w:lvl>
    <w:lvl w:ilvl="5">
      <w:start w:val="27"/>
      <w:numFmt w:val="none"/>
      <w:lvlRestart w:val="0"/>
      <w:suff w:val="nothing"/>
      <w:lvlText w:val=""/>
      <w:lvlJc w:val="left"/>
      <w:pPr>
        <w:ind w:left="0" w:firstLine="0"/>
      </w:pPr>
      <w:rPr>
        <w:rFonts w:hint="default"/>
        <w:b w:val="0"/>
        <w:i w:val="0"/>
        <w:caps w:val="0"/>
        <w:sz w:val="18"/>
        <w:szCs w:val="18"/>
      </w:rPr>
    </w:lvl>
    <w:lvl w:ilvl="6">
      <w:start w:val="1"/>
      <w:numFmt w:val="none"/>
      <w:lvlRestart w:val="0"/>
      <w:suff w:val="nothing"/>
      <w:lvlText w:val=""/>
      <w:lvlJc w:val="left"/>
      <w:pPr>
        <w:ind w:left="0" w:firstLine="0"/>
      </w:pPr>
      <w:rPr>
        <w:rFonts w:ascii="Times New Roman" w:hAnsi="Times New Roman" w:hint="default"/>
        <w:b w:val="0"/>
        <w:i w:val="0"/>
      </w:rPr>
    </w:lvl>
    <w:lvl w:ilvl="7">
      <w:start w:val="1"/>
      <w:numFmt w:val="none"/>
      <w:lvlRestart w:val="0"/>
      <w:suff w:val="nothing"/>
      <w:lvlText w:val=""/>
      <w:lvlJc w:val="left"/>
      <w:pPr>
        <w:ind w:left="0" w:firstLine="0"/>
      </w:pPr>
      <w:rPr>
        <w:rFonts w:ascii="Times New Roman" w:hAnsi="Times New Roman" w:hint="default"/>
        <w:b w:val="0"/>
        <w:i w:val="0"/>
      </w:rPr>
    </w:lvl>
    <w:lvl w:ilvl="8">
      <w:start w:val="1"/>
      <w:numFmt w:val="none"/>
      <w:lvlRestart w:val="0"/>
      <w:suff w:val="nothing"/>
      <w:lvlText w:val=""/>
      <w:lvlJc w:val="left"/>
      <w:pPr>
        <w:ind w:left="0" w:firstLine="0"/>
      </w:pPr>
      <w:rPr>
        <w:rFonts w:ascii="Times New Roman" w:hAnsi="Times New Roman" w:hint="default"/>
        <w:b w:val="0"/>
        <w:i w:val="0"/>
      </w:rPr>
    </w:lvl>
  </w:abstractNum>
  <w:abstractNum w:abstractNumId="11" w15:restartNumberingAfterBreak="0">
    <w:nsid w:val="094A0D3F"/>
    <w:multiLevelType w:val="hybridMultilevel"/>
    <w:tmpl w:val="3968D1D6"/>
    <w:lvl w:ilvl="0" w:tplc="0B0AD934">
      <w:start w:val="1"/>
      <w:numFmt w:val="bullet"/>
      <w:pStyle w:val="Bullet2Ashurst"/>
      <w:lvlText w:val=""/>
      <w:lvlJc w:val="left"/>
      <w:pPr>
        <w:tabs>
          <w:tab w:val="num" w:pos="1406"/>
        </w:tabs>
        <w:ind w:left="1406" w:hanging="624"/>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21331E"/>
    <w:multiLevelType w:val="multilevel"/>
    <w:tmpl w:val="8C122872"/>
    <w:name w:val="SCHEDULEAshurst"/>
    <w:lvl w:ilvl="0">
      <w:start w:val="1"/>
      <w:numFmt w:val="decimal"/>
      <w:pStyle w:val="SCHEDULEAshurst"/>
      <w:suff w:val="nothing"/>
      <w:lvlText w:val="Annex %1"/>
      <w:lvlJc w:val="left"/>
      <w:pPr>
        <w:ind w:left="6379" w:firstLine="0"/>
      </w:pPr>
      <w:rPr>
        <w:rFonts w:ascii="Arial Bold" w:hAnsi="Arial Bold" w:hint="default"/>
        <w:b/>
        <w:i w:val="0"/>
        <w:caps w:val="0"/>
        <w:sz w:val="22"/>
        <w:szCs w:val="22"/>
      </w:rPr>
    </w:lvl>
    <w:lvl w:ilvl="1">
      <w:start w:val="1"/>
      <w:numFmt w:val="upperLetter"/>
      <w:pStyle w:val="SchSubAshurst"/>
      <w:suff w:val="nothing"/>
      <w:lvlText w:val="Part %2"/>
      <w:lvlJc w:val="left"/>
      <w:pPr>
        <w:ind w:left="0" w:firstLine="0"/>
      </w:pPr>
      <w:rPr>
        <w:rFonts w:hint="default"/>
        <w:b/>
        <w:i w:val="0"/>
        <w:sz w:val="20"/>
        <w:szCs w:val="18"/>
        <w:u w:val="none"/>
      </w:rPr>
    </w:lvl>
    <w:lvl w:ilvl="2">
      <w:start w:val="1"/>
      <w:numFmt w:val="none"/>
      <w:lvlRestart w:val="0"/>
      <w:suff w:val="nothing"/>
      <w:lvlText w:val=""/>
      <w:lvlJc w:val="left"/>
      <w:pPr>
        <w:ind w:left="0" w:firstLine="0"/>
      </w:pPr>
      <w:rPr>
        <w:rFonts w:hint="default"/>
        <w:b w:val="0"/>
        <w:i w:val="0"/>
        <w:caps w:val="0"/>
        <w:smallCaps w:val="0"/>
        <w:sz w:val="18"/>
        <w:u w:val="none"/>
      </w:rPr>
    </w:lvl>
    <w:lvl w:ilvl="3">
      <w:start w:val="1"/>
      <w:numFmt w:val="none"/>
      <w:lvlRestart w:val="0"/>
      <w:suff w:val="nothing"/>
      <w:lvlText w:val=""/>
      <w:lvlJc w:val="left"/>
      <w:pPr>
        <w:ind w:left="0" w:firstLine="0"/>
      </w:pPr>
      <w:rPr>
        <w:rFonts w:hint="default"/>
        <w:b w:val="0"/>
        <w:i w:val="0"/>
        <w:caps w:val="0"/>
        <w:smallCaps w:val="0"/>
        <w:sz w:val="18"/>
        <w:u w:val="none"/>
      </w:rPr>
    </w:lvl>
    <w:lvl w:ilvl="4">
      <w:start w:val="1"/>
      <w:numFmt w:val="none"/>
      <w:lvlRestart w:val="0"/>
      <w:suff w:val="nothing"/>
      <w:lvlText w:val=""/>
      <w:lvlJc w:val="left"/>
      <w:pPr>
        <w:ind w:left="0" w:firstLine="0"/>
      </w:pPr>
      <w:rPr>
        <w:rFonts w:hint="default"/>
        <w:b w:val="0"/>
        <w:i w:val="0"/>
        <w:caps/>
        <w:sz w:val="18"/>
        <w:u w:val="none"/>
      </w:rPr>
    </w:lvl>
    <w:lvl w:ilvl="5">
      <w:start w:val="27"/>
      <w:numFmt w:val="none"/>
      <w:lvlRestart w:val="0"/>
      <w:suff w:val="nothing"/>
      <w:lvlText w:val=""/>
      <w:lvlJc w:val="left"/>
      <w:pPr>
        <w:ind w:left="0" w:firstLine="0"/>
      </w:pPr>
      <w:rPr>
        <w:rFonts w:hint="default"/>
        <w:b w:val="0"/>
        <w:i w:val="0"/>
        <w:caps w:val="0"/>
        <w:sz w:val="18"/>
        <w:szCs w:val="18"/>
      </w:rPr>
    </w:lvl>
    <w:lvl w:ilvl="6">
      <w:start w:val="1"/>
      <w:numFmt w:val="none"/>
      <w:lvlRestart w:val="0"/>
      <w:suff w:val="nothing"/>
      <w:lvlText w:val=""/>
      <w:lvlJc w:val="left"/>
      <w:pPr>
        <w:ind w:left="0" w:firstLine="0"/>
      </w:pPr>
      <w:rPr>
        <w:rFonts w:ascii="Times New Roman" w:hAnsi="Times New Roman" w:hint="default"/>
        <w:b w:val="0"/>
        <w:i w:val="0"/>
      </w:rPr>
    </w:lvl>
    <w:lvl w:ilvl="7">
      <w:start w:val="1"/>
      <w:numFmt w:val="none"/>
      <w:lvlRestart w:val="0"/>
      <w:suff w:val="nothing"/>
      <w:lvlText w:val=""/>
      <w:lvlJc w:val="left"/>
      <w:pPr>
        <w:ind w:left="0" w:firstLine="0"/>
      </w:pPr>
      <w:rPr>
        <w:rFonts w:ascii="Times New Roman" w:hAnsi="Times New Roman" w:hint="default"/>
        <w:b w:val="0"/>
        <w:i w:val="0"/>
      </w:rPr>
    </w:lvl>
    <w:lvl w:ilvl="8">
      <w:start w:val="1"/>
      <w:numFmt w:val="none"/>
      <w:lvlRestart w:val="0"/>
      <w:suff w:val="nothing"/>
      <w:lvlText w:val=""/>
      <w:lvlJc w:val="left"/>
      <w:pPr>
        <w:ind w:left="0" w:firstLine="0"/>
      </w:pPr>
      <w:rPr>
        <w:rFonts w:ascii="Times New Roman" w:hAnsi="Times New Roman" w:hint="default"/>
        <w:b w:val="0"/>
        <w:i w:val="0"/>
      </w:rPr>
    </w:lvl>
  </w:abstractNum>
  <w:abstractNum w:abstractNumId="13" w15:restartNumberingAfterBreak="0">
    <w:nsid w:val="0F5433D4"/>
    <w:multiLevelType w:val="multilevel"/>
    <w:tmpl w:val="08090023"/>
    <w:styleLink w:val="ArticleSection"/>
    <w:lvl w:ilvl="0">
      <w:start w:val="1"/>
      <w:numFmt w:val="upperRoman"/>
      <w:lvlText w:val="Article %1."/>
      <w:lvlJc w:val="left"/>
      <w:pPr>
        <w:ind w:left="0" w:firstLine="0"/>
      </w:pPr>
      <w:rPr>
        <w:rFonts w:asciiTheme="minorHAnsi" w:eastAsiaTheme="minorEastAsia" w:hAnsiTheme="minorHAnsi" w:cstheme="minorBidi"/>
        <w:szCs w:val="26"/>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0F77C36"/>
    <w:multiLevelType w:val="hybridMultilevel"/>
    <w:tmpl w:val="0804BDDA"/>
    <w:lvl w:ilvl="0" w:tplc="0B30B13E">
      <w:start w:val="1"/>
      <w:numFmt w:val="bullet"/>
      <w:pStyle w:val="Bullet1Ashurst"/>
      <w:lvlText w:val=""/>
      <w:lvlJc w:val="left"/>
      <w:pPr>
        <w:tabs>
          <w:tab w:val="num" w:pos="1406"/>
        </w:tabs>
        <w:ind w:left="1406" w:hanging="624"/>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480FCF"/>
    <w:multiLevelType w:val="multilevel"/>
    <w:tmpl w:val="4FBAF4AA"/>
    <w:name w:val="Alt2_RecitalsAshurst"/>
    <w:lvl w:ilvl="0">
      <w:start w:val="1"/>
      <w:numFmt w:val="upperLetter"/>
      <w:pStyle w:val="Alt2RecitalsAshurst"/>
      <w:lvlText w:val="(%1)"/>
      <w:lvlJc w:val="left"/>
      <w:pPr>
        <w:tabs>
          <w:tab w:val="num" w:pos="782"/>
        </w:tabs>
        <w:ind w:left="782" w:hanging="782"/>
      </w:pPr>
      <w:rPr>
        <w:rFonts w:hint="default"/>
        <w:b w:val="0"/>
        <w:i w:val="0"/>
        <w:sz w:val="20"/>
      </w:rPr>
    </w:lvl>
    <w:lvl w:ilvl="1">
      <w:start w:val="1"/>
      <w:numFmt w:val="none"/>
      <w:lvlText w:val=""/>
      <w:lvlJc w:val="left"/>
      <w:pPr>
        <w:tabs>
          <w:tab w:val="num" w:pos="782"/>
        </w:tabs>
        <w:ind w:left="782" w:hanging="782"/>
      </w:pPr>
      <w:rPr>
        <w:rFonts w:hint="default"/>
        <w:b w:val="0"/>
        <w:i w:val="0"/>
        <w:sz w:val="18"/>
        <w:szCs w:val="18"/>
      </w:rPr>
    </w:lvl>
    <w:lvl w:ilvl="2">
      <w:start w:val="1"/>
      <w:numFmt w:val="none"/>
      <w:lvlText w:val=""/>
      <w:lvlJc w:val="left"/>
      <w:pPr>
        <w:tabs>
          <w:tab w:val="num" w:pos="1406"/>
        </w:tabs>
        <w:ind w:left="1406" w:hanging="624"/>
      </w:pPr>
      <w:rPr>
        <w:rFonts w:hint="default"/>
        <w:b w:val="0"/>
        <w:i w:val="0"/>
        <w:sz w:val="18"/>
        <w:szCs w:val="18"/>
      </w:rPr>
    </w:lvl>
    <w:lvl w:ilvl="3">
      <w:start w:val="1"/>
      <w:numFmt w:val="none"/>
      <w:lvlText w:val=""/>
      <w:lvlJc w:val="left"/>
      <w:pPr>
        <w:tabs>
          <w:tab w:val="num" w:pos="2030"/>
        </w:tabs>
        <w:ind w:left="2030" w:hanging="624"/>
      </w:pPr>
      <w:rPr>
        <w:rFonts w:hint="default"/>
        <w:b w:val="0"/>
        <w:i w:val="0"/>
        <w:sz w:val="18"/>
        <w:szCs w:val="18"/>
      </w:rPr>
    </w:lvl>
    <w:lvl w:ilvl="4">
      <w:start w:val="1"/>
      <w:numFmt w:val="none"/>
      <w:lvlText w:val=""/>
      <w:lvlJc w:val="left"/>
      <w:pPr>
        <w:tabs>
          <w:tab w:val="num" w:pos="2653"/>
        </w:tabs>
        <w:ind w:left="2653" w:hanging="623"/>
      </w:pPr>
      <w:rPr>
        <w:rFonts w:hint="default"/>
        <w:b w:val="0"/>
        <w:i w:val="0"/>
        <w:sz w:val="18"/>
        <w:szCs w:val="18"/>
      </w:rPr>
    </w:lvl>
    <w:lvl w:ilvl="5">
      <w:start w:val="27"/>
      <w:numFmt w:val="none"/>
      <w:lvlText w:val=""/>
      <w:lvlJc w:val="left"/>
      <w:pPr>
        <w:tabs>
          <w:tab w:val="num" w:pos="3277"/>
        </w:tabs>
        <w:ind w:left="3277" w:hanging="624"/>
      </w:pPr>
      <w:rPr>
        <w:rFonts w:hint="default"/>
        <w:b w:val="0"/>
        <w:i w:val="0"/>
        <w:sz w:val="18"/>
        <w:szCs w:val="18"/>
      </w:rPr>
    </w:lvl>
    <w:lvl w:ilvl="6">
      <w:start w:val="1"/>
      <w:numFmt w:val="none"/>
      <w:lvlText w:val=""/>
      <w:lvlJc w:val="left"/>
      <w:pPr>
        <w:tabs>
          <w:tab w:val="num" w:pos="3901"/>
        </w:tabs>
        <w:ind w:left="3901" w:hanging="624"/>
      </w:pPr>
      <w:rPr>
        <w:rFonts w:hint="default"/>
      </w:rPr>
    </w:lvl>
    <w:lvl w:ilvl="7">
      <w:start w:val="1"/>
      <w:numFmt w:val="none"/>
      <w:lvlText w:val=""/>
      <w:lvlJc w:val="left"/>
      <w:pPr>
        <w:tabs>
          <w:tab w:val="num" w:pos="4525"/>
        </w:tabs>
        <w:ind w:left="4525" w:hanging="624"/>
      </w:pPr>
      <w:rPr>
        <w:rFonts w:hint="default"/>
      </w:rPr>
    </w:lvl>
    <w:lvl w:ilvl="8">
      <w:start w:val="1"/>
      <w:numFmt w:val="none"/>
      <w:lvlText w:val=""/>
      <w:lvlJc w:val="left"/>
      <w:pPr>
        <w:tabs>
          <w:tab w:val="num" w:pos="0"/>
        </w:tabs>
        <w:ind w:left="0" w:firstLine="0"/>
      </w:pPr>
      <w:rPr>
        <w:rFonts w:hint="default"/>
      </w:rPr>
    </w:lvl>
  </w:abstractNum>
  <w:abstractNum w:abstractNumId="16" w15:restartNumberingAfterBreak="0">
    <w:nsid w:val="1F2A4CDE"/>
    <w:multiLevelType w:val="multilevel"/>
    <w:tmpl w:val="3FB22108"/>
    <w:lvl w:ilvl="0">
      <w:start w:val="1"/>
      <w:numFmt w:val="decimal"/>
      <w:pStyle w:val="Heading1"/>
      <w:lvlText w:val="%1."/>
      <w:lvlJc w:val="left"/>
      <w:pPr>
        <w:tabs>
          <w:tab w:val="num" w:pos="782"/>
        </w:tabs>
        <w:ind w:left="782" w:hanging="782"/>
      </w:pPr>
      <w:rPr>
        <w:rFonts w:hint="default"/>
        <w:b w:val="0"/>
        <w:i w:val="0"/>
        <w:sz w:val="18"/>
      </w:rPr>
    </w:lvl>
    <w:lvl w:ilvl="1">
      <w:start w:val="1"/>
      <w:numFmt w:val="decimal"/>
      <w:pStyle w:val="Heading2"/>
      <w:lvlText w:val="%1.%2"/>
      <w:lvlJc w:val="left"/>
      <w:pPr>
        <w:tabs>
          <w:tab w:val="num" w:pos="782"/>
        </w:tabs>
        <w:ind w:left="782" w:hanging="782"/>
      </w:pPr>
      <w:rPr>
        <w:rFonts w:hint="default"/>
        <w:b w:val="0"/>
        <w:i w:val="0"/>
        <w:sz w:val="18"/>
      </w:rPr>
    </w:lvl>
    <w:lvl w:ilvl="2">
      <w:start w:val="1"/>
      <w:numFmt w:val="lowerLetter"/>
      <w:pStyle w:val="Heading3"/>
      <w:lvlText w:val="(%3)"/>
      <w:lvlJc w:val="left"/>
      <w:pPr>
        <w:tabs>
          <w:tab w:val="num" w:pos="1406"/>
        </w:tabs>
        <w:ind w:left="1406" w:hanging="624"/>
      </w:pPr>
      <w:rPr>
        <w:rFonts w:hint="default"/>
        <w:b w:val="0"/>
        <w:i w:val="0"/>
        <w:sz w:val="18"/>
      </w:rPr>
    </w:lvl>
    <w:lvl w:ilvl="3">
      <w:start w:val="1"/>
      <w:numFmt w:val="lowerRoman"/>
      <w:pStyle w:val="Heading4"/>
      <w:lvlText w:val="(%4)"/>
      <w:lvlJc w:val="left"/>
      <w:pPr>
        <w:tabs>
          <w:tab w:val="num" w:pos="2030"/>
        </w:tabs>
        <w:ind w:left="2030" w:hanging="624"/>
      </w:pPr>
      <w:rPr>
        <w:rFonts w:hint="default"/>
        <w:b w:val="0"/>
        <w:i w:val="0"/>
        <w:sz w:val="18"/>
      </w:rPr>
    </w:lvl>
    <w:lvl w:ilvl="4">
      <w:start w:val="1"/>
      <w:numFmt w:val="upperLetter"/>
      <w:pStyle w:val="Heading5"/>
      <w:lvlText w:val="(%5)"/>
      <w:lvlJc w:val="left"/>
      <w:pPr>
        <w:tabs>
          <w:tab w:val="num" w:pos="2654"/>
        </w:tabs>
        <w:ind w:left="2654" w:hanging="624"/>
      </w:pPr>
      <w:rPr>
        <w:rFonts w:hint="default"/>
        <w:b w:val="0"/>
        <w:i w:val="0"/>
        <w:sz w:val="18"/>
      </w:rPr>
    </w:lvl>
    <w:lvl w:ilvl="5">
      <w:start w:val="1"/>
      <w:numFmt w:val="decimal"/>
      <w:lvlRestart w:val="0"/>
      <w:pStyle w:val="Heading6"/>
      <w:lvlText w:val="%6."/>
      <w:lvlJc w:val="left"/>
      <w:pPr>
        <w:tabs>
          <w:tab w:val="num" w:pos="782"/>
        </w:tabs>
        <w:ind w:left="782" w:hanging="782"/>
      </w:pPr>
      <w:rPr>
        <w:rFonts w:hint="default"/>
        <w:b w:val="0"/>
        <w:i w:val="0"/>
        <w:sz w:val="18"/>
      </w:rPr>
    </w:lvl>
    <w:lvl w:ilvl="6">
      <w:start w:val="1"/>
      <w:numFmt w:val="decimal"/>
      <w:pStyle w:val="Heading7"/>
      <w:lvlText w:val="%6.%7"/>
      <w:lvlJc w:val="left"/>
      <w:pPr>
        <w:tabs>
          <w:tab w:val="num" w:pos="782"/>
        </w:tabs>
        <w:ind w:left="782" w:hanging="782"/>
      </w:pPr>
      <w:rPr>
        <w:rFonts w:hint="default"/>
        <w:b w:val="0"/>
        <w:i w:val="0"/>
        <w:sz w:val="18"/>
      </w:rPr>
    </w:lvl>
    <w:lvl w:ilvl="7">
      <w:start w:val="1"/>
      <w:numFmt w:val="lowerLetter"/>
      <w:pStyle w:val="Heading8"/>
      <w:lvlText w:val="(%8)"/>
      <w:lvlJc w:val="left"/>
      <w:pPr>
        <w:tabs>
          <w:tab w:val="num" w:pos="1406"/>
        </w:tabs>
        <w:ind w:left="1406" w:hanging="624"/>
      </w:pPr>
      <w:rPr>
        <w:rFonts w:hint="default"/>
        <w:b w:val="0"/>
        <w:i w:val="0"/>
        <w:sz w:val="18"/>
      </w:rPr>
    </w:lvl>
    <w:lvl w:ilvl="8">
      <w:start w:val="1"/>
      <w:numFmt w:val="lowerRoman"/>
      <w:pStyle w:val="Heading9"/>
      <w:lvlText w:val="(%9)"/>
      <w:lvlJc w:val="left"/>
      <w:pPr>
        <w:tabs>
          <w:tab w:val="num" w:pos="2030"/>
        </w:tabs>
        <w:ind w:left="2030" w:hanging="624"/>
      </w:pPr>
      <w:rPr>
        <w:rFonts w:hint="default"/>
        <w:b w:val="0"/>
        <w:i w:val="0"/>
        <w:sz w:val="18"/>
      </w:rPr>
    </w:lvl>
  </w:abstractNum>
  <w:abstractNum w:abstractNumId="17" w15:restartNumberingAfterBreak="0">
    <w:nsid w:val="20E07680"/>
    <w:multiLevelType w:val="multilevel"/>
    <w:tmpl w:val="0809001D"/>
    <w:name w:val="H1to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5711A1A"/>
    <w:multiLevelType w:val="multilevel"/>
    <w:tmpl w:val="0809001D"/>
    <w:name w:val="AltH1toH6Ashurst5"/>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74C4528"/>
    <w:multiLevelType w:val="multilevel"/>
    <w:tmpl w:val="8CAE8F66"/>
    <w:styleLink w:val="Definitions"/>
    <w:lvl w:ilvl="0">
      <w:start w:val="1"/>
      <w:numFmt w:val="none"/>
      <w:suff w:val="nothing"/>
      <w:lvlText w:val=""/>
      <w:lvlJc w:val="left"/>
      <w:pPr>
        <w:ind w:left="720" w:firstLine="0"/>
      </w:pPr>
      <w:rPr>
        <w:rFonts w:hint="default"/>
      </w:rPr>
    </w:lvl>
    <w:lvl w:ilvl="1">
      <w:start w:val="1"/>
      <w:numFmt w:val="upperLetter"/>
      <w:lvlText w:val="(%2)"/>
      <w:lvlJc w:val="left"/>
      <w:pPr>
        <w:ind w:left="1440" w:hanging="720"/>
      </w:pPr>
      <w:rPr>
        <w:rFonts w:hint="default"/>
      </w:rPr>
    </w:lvl>
    <w:lvl w:ilvl="2">
      <w:start w:val="1"/>
      <w:numFmt w:val="lowerRoman"/>
      <w:lvlText w:val="(%3)"/>
      <w:lvlJc w:val="left"/>
      <w:pPr>
        <w:ind w:left="2160" w:hanging="720"/>
      </w:pPr>
      <w:rPr>
        <w:rFonts w:hint="default"/>
        <w:b w:val="0"/>
        <w:i w:val="0"/>
      </w:rPr>
    </w:lvl>
    <w:lvl w:ilvl="3">
      <w:start w:val="1"/>
      <w:numFmt w:val="lowerLetter"/>
      <w:lvlText w:val="(%4)"/>
      <w:lvlJc w:val="left"/>
      <w:pPr>
        <w:ind w:left="2880" w:hanging="720"/>
      </w:pPr>
      <w:rPr>
        <w:rFonts w:hint="default"/>
      </w:rPr>
    </w:lvl>
    <w:lvl w:ilvl="4">
      <w:start w:val="1"/>
      <w:numFmt w:val="decimal"/>
      <w:lvlText w:val="(%5)"/>
      <w:lvlJc w:val="left"/>
      <w:pPr>
        <w:ind w:left="3601" w:hanging="721"/>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0" w15:restartNumberingAfterBreak="0">
    <w:nsid w:val="29D34DD1"/>
    <w:multiLevelType w:val="multilevel"/>
    <w:tmpl w:val="0809001D"/>
    <w:styleLink w:val="1ai"/>
    <w:lvl w:ilvl="0">
      <w:start w:val="1"/>
      <w:numFmt w:val="decimal"/>
      <w:lvlText w:val="%1)"/>
      <w:lvlJc w:val="left"/>
      <w:pPr>
        <w:ind w:left="360" w:hanging="360"/>
      </w:pPr>
      <w:rPr>
        <w:rFonts w:asciiTheme="minorHAnsi" w:eastAsiaTheme="minorEastAsia" w:hAnsiTheme="minorHAnsi" w:cstheme="minorBidi"/>
        <w:szCs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9EA3829"/>
    <w:multiLevelType w:val="multilevel"/>
    <w:tmpl w:val="469A08DE"/>
    <w:lvl w:ilvl="0">
      <w:start w:val="1"/>
      <w:numFmt w:val="decimal"/>
      <w:pStyle w:val="SH1Ashurst"/>
      <w:lvlText w:val="%1."/>
      <w:lvlJc w:val="left"/>
      <w:pPr>
        <w:tabs>
          <w:tab w:val="num" w:pos="782"/>
        </w:tabs>
        <w:ind w:left="782" w:hanging="782"/>
      </w:pPr>
      <w:rPr>
        <w:rFonts w:hint="default"/>
        <w:b w:val="0"/>
        <w:i w:val="0"/>
        <w:sz w:val="20"/>
      </w:rPr>
    </w:lvl>
    <w:lvl w:ilvl="1">
      <w:start w:val="1"/>
      <w:numFmt w:val="decimal"/>
      <w:pStyle w:val="SH2Ashurst"/>
      <w:lvlText w:val="%1.%2"/>
      <w:lvlJc w:val="left"/>
      <w:pPr>
        <w:tabs>
          <w:tab w:val="num" w:pos="782"/>
        </w:tabs>
        <w:ind w:left="782" w:hanging="782"/>
      </w:pPr>
      <w:rPr>
        <w:rFonts w:hint="default"/>
        <w:b w:val="0"/>
        <w:i w:val="0"/>
        <w:sz w:val="20"/>
        <w:szCs w:val="18"/>
        <w:u w:val="none"/>
      </w:rPr>
    </w:lvl>
    <w:lvl w:ilvl="2">
      <w:start w:val="1"/>
      <w:numFmt w:val="upperLetter"/>
      <w:pStyle w:val="SH3Ashurst"/>
      <w:lvlText w:val="(%3)"/>
      <w:lvlJc w:val="left"/>
      <w:pPr>
        <w:tabs>
          <w:tab w:val="num" w:pos="1406"/>
        </w:tabs>
        <w:ind w:left="1406" w:hanging="624"/>
      </w:pPr>
      <w:rPr>
        <w:rFonts w:hint="default"/>
        <w:b w:val="0"/>
        <w:i w:val="0"/>
        <w:caps w:val="0"/>
        <w:smallCaps w:val="0"/>
        <w:sz w:val="20"/>
        <w:u w:val="none"/>
      </w:rPr>
    </w:lvl>
    <w:lvl w:ilvl="3">
      <w:start w:val="1"/>
      <w:numFmt w:val="lowerRoman"/>
      <w:pStyle w:val="SH4Ashurst"/>
      <w:lvlText w:val="(%4)"/>
      <w:lvlJc w:val="left"/>
      <w:pPr>
        <w:tabs>
          <w:tab w:val="num" w:pos="2030"/>
        </w:tabs>
        <w:ind w:left="2030" w:hanging="624"/>
      </w:pPr>
      <w:rPr>
        <w:rFonts w:hint="default"/>
        <w:b w:val="0"/>
        <w:i w:val="0"/>
        <w:caps w:val="0"/>
        <w:smallCaps w:val="0"/>
        <w:sz w:val="20"/>
        <w:u w:val="none"/>
      </w:rPr>
    </w:lvl>
    <w:lvl w:ilvl="4">
      <w:start w:val="1"/>
      <w:numFmt w:val="lowerLetter"/>
      <w:pStyle w:val="SH5Ashurst"/>
      <w:lvlText w:val="(%5)"/>
      <w:lvlJc w:val="left"/>
      <w:pPr>
        <w:tabs>
          <w:tab w:val="num" w:pos="2653"/>
        </w:tabs>
        <w:ind w:left="2653" w:hanging="623"/>
      </w:pPr>
      <w:rPr>
        <w:rFonts w:hint="default"/>
        <w:b w:val="0"/>
        <w:i w:val="0"/>
        <w:caps w:val="0"/>
        <w:sz w:val="20"/>
        <w:u w:val="none"/>
      </w:rPr>
    </w:lvl>
    <w:lvl w:ilvl="5">
      <w:start w:val="27"/>
      <w:numFmt w:val="lowerLetter"/>
      <w:pStyle w:val="SH6Ashurst"/>
      <w:lvlText w:val="(%6)"/>
      <w:lvlJc w:val="left"/>
      <w:pPr>
        <w:ind w:left="3277" w:hanging="623"/>
      </w:pPr>
      <w:rPr>
        <w:rFonts w:hint="default"/>
        <w:b w:val="0"/>
        <w:i w:val="0"/>
        <w:caps w:val="0"/>
        <w:sz w:val="20"/>
        <w:szCs w:val="18"/>
      </w:rPr>
    </w:lvl>
    <w:lvl w:ilvl="6">
      <w:start w:val="1"/>
      <w:numFmt w:val="decimal"/>
      <w:pStyle w:val="SH7Ashurst"/>
      <w:lvlText w:val="(%7)"/>
      <w:lvlJc w:val="left"/>
      <w:pPr>
        <w:tabs>
          <w:tab w:val="num" w:pos="3277"/>
        </w:tabs>
        <w:ind w:left="3901" w:hanging="624"/>
      </w:pPr>
      <w:rPr>
        <w:rFonts w:ascii="Arial" w:hAnsi="Arial" w:hint="default"/>
        <w:b w:val="0"/>
        <w:i w:val="0"/>
      </w:rPr>
    </w:lvl>
    <w:lvl w:ilvl="7">
      <w:start w:val="1"/>
      <w:numFmt w:val="lowerRoman"/>
      <w:pStyle w:val="SH8Ashurst"/>
      <w:lvlText w:val="(%8)"/>
      <w:lvlJc w:val="left"/>
      <w:pPr>
        <w:ind w:left="4525" w:hanging="624"/>
      </w:pPr>
      <w:rPr>
        <w:rFonts w:ascii="Times New Roman" w:hAnsi="Times New Roman" w:hint="default"/>
        <w:b w:val="0"/>
        <w:i w:val="0"/>
      </w:rPr>
    </w:lvl>
    <w:lvl w:ilvl="8">
      <w:start w:val="1"/>
      <w:numFmt w:val="none"/>
      <w:suff w:val="nothing"/>
      <w:lvlText w:val=""/>
      <w:lvlJc w:val="left"/>
      <w:pPr>
        <w:ind w:left="0" w:firstLine="0"/>
      </w:pPr>
      <w:rPr>
        <w:rFonts w:ascii="Times New Roman" w:hAnsi="Times New Roman" w:hint="default"/>
        <w:b w:val="0"/>
        <w:i w:val="0"/>
      </w:rPr>
    </w:lvl>
  </w:abstractNum>
  <w:abstractNum w:abstractNumId="22" w15:restartNumberingAfterBreak="0">
    <w:nsid w:val="2A523641"/>
    <w:multiLevelType w:val="multilevel"/>
    <w:tmpl w:val="0809001D"/>
    <w:name w:val="AltH1to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B70236B"/>
    <w:multiLevelType w:val="multilevel"/>
    <w:tmpl w:val="0809001D"/>
    <w:name w:val="H1toH6Ashurst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2CFF7910"/>
    <w:multiLevelType w:val="multilevel"/>
    <w:tmpl w:val="3AA2ECDE"/>
    <w:name w:val="AltPartiesAshurst"/>
    <w:lvl w:ilvl="0">
      <w:start w:val="1"/>
      <w:numFmt w:val="decimal"/>
      <w:pStyle w:val="AltPartiesAshurst"/>
      <w:lvlText w:val="(%1)"/>
      <w:lvlJc w:val="left"/>
      <w:pPr>
        <w:tabs>
          <w:tab w:val="num" w:pos="782"/>
        </w:tabs>
        <w:ind w:left="782" w:hanging="782"/>
      </w:pPr>
      <w:rPr>
        <w:rFonts w:hint="default"/>
        <w:b w:val="0"/>
        <w:i w:val="0"/>
        <w:sz w:val="20"/>
      </w:rPr>
    </w:lvl>
    <w:lvl w:ilvl="1">
      <w:start w:val="1"/>
      <w:numFmt w:val="none"/>
      <w:lvlText w:val=""/>
      <w:lvlJc w:val="left"/>
      <w:pPr>
        <w:tabs>
          <w:tab w:val="num" w:pos="0"/>
        </w:tabs>
        <w:ind w:left="0" w:firstLine="0"/>
      </w:pPr>
      <w:rPr>
        <w:rFonts w:hint="default"/>
        <w:b w:val="0"/>
        <w:i w:val="0"/>
        <w:sz w:val="18"/>
        <w:szCs w:val="18"/>
      </w:rPr>
    </w:lvl>
    <w:lvl w:ilvl="2">
      <w:start w:val="1"/>
      <w:numFmt w:val="none"/>
      <w:lvlText w:val=""/>
      <w:lvlJc w:val="left"/>
      <w:pPr>
        <w:tabs>
          <w:tab w:val="num" w:pos="0"/>
        </w:tabs>
        <w:ind w:left="0" w:firstLine="0"/>
      </w:pPr>
      <w:rPr>
        <w:rFonts w:hint="default"/>
        <w:b w:val="0"/>
        <w:i w:val="0"/>
        <w:sz w:val="18"/>
        <w:szCs w:val="18"/>
      </w:rPr>
    </w:lvl>
    <w:lvl w:ilvl="3">
      <w:start w:val="1"/>
      <w:numFmt w:val="none"/>
      <w:lvlText w:val=""/>
      <w:lvlJc w:val="left"/>
      <w:pPr>
        <w:tabs>
          <w:tab w:val="num" w:pos="0"/>
        </w:tabs>
        <w:ind w:left="0" w:firstLine="0"/>
      </w:pPr>
      <w:rPr>
        <w:rFonts w:hint="default"/>
        <w:b w:val="0"/>
        <w:i w:val="0"/>
        <w:sz w:val="18"/>
        <w:szCs w:val="18"/>
      </w:rPr>
    </w:lvl>
    <w:lvl w:ilvl="4">
      <w:start w:val="1"/>
      <w:numFmt w:val="none"/>
      <w:lvlText w:val=""/>
      <w:lvlJc w:val="left"/>
      <w:pPr>
        <w:tabs>
          <w:tab w:val="num" w:pos="0"/>
        </w:tabs>
        <w:ind w:left="0" w:firstLine="0"/>
      </w:pPr>
      <w:rPr>
        <w:rFonts w:hint="default"/>
        <w:b w:val="0"/>
        <w:i w:val="0"/>
        <w:sz w:val="18"/>
        <w:szCs w:val="18"/>
      </w:rPr>
    </w:lvl>
    <w:lvl w:ilvl="5">
      <w:start w:val="27"/>
      <w:numFmt w:val="none"/>
      <w:lvlText w:val=""/>
      <w:lvlJc w:val="left"/>
      <w:pPr>
        <w:tabs>
          <w:tab w:val="num" w:pos="0"/>
        </w:tabs>
        <w:ind w:left="0" w:firstLine="0"/>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5" w15:restartNumberingAfterBreak="0">
    <w:nsid w:val="302E0DF5"/>
    <w:multiLevelType w:val="multilevel"/>
    <w:tmpl w:val="6018EBCE"/>
    <w:lvl w:ilvl="0">
      <w:start w:val="1"/>
      <w:numFmt w:val="upperRoman"/>
      <w:pStyle w:val="AltRecitalsAshurst"/>
      <w:lvlText w:val="%1."/>
      <w:lvlJc w:val="left"/>
      <w:pPr>
        <w:tabs>
          <w:tab w:val="num" w:pos="782"/>
        </w:tabs>
        <w:ind w:left="782" w:hanging="782"/>
      </w:pPr>
      <w:rPr>
        <w:rFonts w:hint="default"/>
        <w:b w:val="0"/>
        <w:i w:val="0"/>
        <w:sz w:val="18"/>
        <w:szCs w:val="18"/>
      </w:rPr>
    </w:lvl>
    <w:lvl w:ilvl="1">
      <w:numFmt w:val="none"/>
      <w:lvlText w:val=""/>
      <w:lvlJc w:val="left"/>
      <w:pPr>
        <w:tabs>
          <w:tab w:val="num" w:pos="-31680"/>
        </w:tabs>
        <w:ind w:left="0" w:firstLine="0"/>
      </w:pPr>
      <w:rPr>
        <w:rFonts w:hint="default"/>
        <w:b w:val="0"/>
        <w:i w:val="0"/>
        <w:sz w:val="18"/>
        <w:szCs w:val="18"/>
      </w:rPr>
    </w:lvl>
    <w:lvl w:ilvl="2">
      <w:start w:val="1"/>
      <w:numFmt w:val="none"/>
      <w:lvlText w:val=""/>
      <w:lvlJc w:val="left"/>
      <w:pPr>
        <w:tabs>
          <w:tab w:val="num" w:pos="0"/>
        </w:tabs>
        <w:ind w:left="0" w:firstLine="0"/>
      </w:pPr>
      <w:rPr>
        <w:rFonts w:hint="default"/>
        <w:b w:val="0"/>
        <w:i w:val="0"/>
        <w:sz w:val="18"/>
      </w:rPr>
    </w:lvl>
    <w:lvl w:ilvl="3">
      <w:start w:val="1"/>
      <w:numFmt w:val="none"/>
      <w:lvlText w:val=""/>
      <w:lvlJc w:val="left"/>
      <w:pPr>
        <w:tabs>
          <w:tab w:val="num" w:pos="0"/>
        </w:tabs>
        <w:ind w:left="0" w:firstLine="0"/>
      </w:pPr>
      <w:rPr>
        <w:rFonts w:hint="default"/>
        <w:b w:val="0"/>
        <w:i w:val="0"/>
        <w:sz w:val="18"/>
        <w:szCs w:val="18"/>
      </w:rPr>
    </w:lvl>
    <w:lvl w:ilvl="4">
      <w:start w:val="1"/>
      <w:numFmt w:val="none"/>
      <w:lvlText w:val=""/>
      <w:lvlJc w:val="left"/>
      <w:pPr>
        <w:tabs>
          <w:tab w:val="num" w:pos="0"/>
        </w:tabs>
        <w:ind w:left="0" w:firstLine="0"/>
      </w:pPr>
      <w:rPr>
        <w:rFonts w:hint="default"/>
        <w:b w:val="0"/>
        <w:i w:val="0"/>
        <w:sz w:val="18"/>
        <w:szCs w:val="18"/>
      </w:rPr>
    </w:lvl>
    <w:lvl w:ilvl="5">
      <w:start w:val="27"/>
      <w:numFmt w:val="none"/>
      <w:lvlText w:val=""/>
      <w:lvlJc w:val="left"/>
      <w:pPr>
        <w:tabs>
          <w:tab w:val="num" w:pos="0"/>
        </w:tabs>
        <w:ind w:left="0" w:firstLine="0"/>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6" w15:restartNumberingAfterBreak="0">
    <w:nsid w:val="3076543B"/>
    <w:multiLevelType w:val="multilevel"/>
    <w:tmpl w:val="0809001D"/>
    <w:name w:val="SH1toSH6Ashurst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7673702"/>
    <w:multiLevelType w:val="multilevel"/>
    <w:tmpl w:val="0809001D"/>
    <w:name w:val="SH1toSH6Ashurst3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E226B8E"/>
    <w:multiLevelType w:val="multilevel"/>
    <w:tmpl w:val="1100A884"/>
    <w:name w:val="Main"/>
    <w:styleLink w:val="MainNumbering"/>
    <w:lvl w:ilvl="0">
      <w:start w:val="1"/>
      <w:numFmt w:val="decimal"/>
      <w:lvlText w:val="%1."/>
      <w:lvlJc w:val="left"/>
      <w:pPr>
        <w:ind w:left="720" w:hanging="720"/>
      </w:pPr>
      <w:rPr>
        <w:caps/>
        <w:smallCaps w:val="0"/>
      </w:rPr>
    </w:lvl>
    <w:lvl w:ilvl="1">
      <w:start w:val="1"/>
      <w:numFmt w:val="decimal"/>
      <w:lvlText w:val="%1.%2"/>
      <w:lvlJc w:val="left"/>
      <w:pPr>
        <w:ind w:left="720" w:hanging="720"/>
      </w:pPr>
      <w:rPr>
        <w:rFonts w:hint="default"/>
      </w:rPr>
    </w:lvl>
    <w:lvl w:ilvl="2">
      <w:start w:val="1"/>
      <w:numFmt w:val="upperLetter"/>
      <w:lvlText w:val="(%3)"/>
      <w:lvlJc w:val="left"/>
      <w:pPr>
        <w:ind w:left="1440" w:hanging="720"/>
      </w:pPr>
      <w:rPr>
        <w:rFonts w:hint="default"/>
        <w:b w:val="0"/>
        <w:i w:val="0"/>
      </w:rPr>
    </w:lvl>
    <w:lvl w:ilvl="3">
      <w:start w:val="1"/>
      <w:numFmt w:val="lowerRoman"/>
      <w:lvlText w:val="(%4)"/>
      <w:lvlJc w:val="left"/>
      <w:pPr>
        <w:ind w:left="2160" w:hanging="720"/>
      </w:pPr>
      <w:rPr>
        <w:rFonts w:hint="default"/>
        <w:b w:val="0"/>
        <w:bCs w:val="0"/>
        <w:i w:val="0"/>
        <w:iCs w:val="0"/>
      </w:rPr>
    </w:lvl>
    <w:lvl w:ilvl="4">
      <w:start w:val="1"/>
      <w:numFmt w:val="lowerLetter"/>
      <w:lvlText w:val="(%5)"/>
      <w:lvlJc w:val="left"/>
      <w:pPr>
        <w:ind w:left="2880" w:hanging="720"/>
      </w:pPr>
      <w:rPr>
        <w:rFonts w:hint="default"/>
        <w:b w:val="0"/>
        <w:bCs w:val="0"/>
        <w:i w:val="0"/>
        <w:iCs w:val="0"/>
      </w:rPr>
    </w:lvl>
    <w:lvl w:ilvl="5">
      <w:start w:val="27"/>
      <w:numFmt w:val="lowerLetter"/>
      <w:lvlText w:val="(%6)"/>
      <w:lvlJc w:val="left"/>
      <w:pPr>
        <w:ind w:left="3600" w:hanging="72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3E2557C4"/>
    <w:multiLevelType w:val="multilevel"/>
    <w:tmpl w:val="0809001D"/>
    <w:name w:val="SH1toS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07F7A8A"/>
    <w:multiLevelType w:val="multilevel"/>
    <w:tmpl w:val="2C1ED71E"/>
    <w:lvl w:ilvl="0">
      <w:start w:val="1"/>
      <w:numFmt w:val="decimal"/>
      <w:pStyle w:val="AltSH1Ashurst"/>
      <w:lvlText w:val="%1."/>
      <w:lvlJc w:val="left"/>
      <w:pPr>
        <w:tabs>
          <w:tab w:val="num" w:pos="782"/>
        </w:tabs>
        <w:ind w:left="782" w:hanging="782"/>
      </w:pPr>
      <w:rPr>
        <w:rFonts w:hint="default"/>
        <w:b w:val="0"/>
        <w:i w:val="0"/>
        <w:sz w:val="20"/>
      </w:rPr>
    </w:lvl>
    <w:lvl w:ilvl="1">
      <w:start w:val="1"/>
      <w:numFmt w:val="decimal"/>
      <w:pStyle w:val="AltSH2Ashurst"/>
      <w:lvlText w:val="%1.%2"/>
      <w:lvlJc w:val="left"/>
      <w:pPr>
        <w:tabs>
          <w:tab w:val="num" w:pos="782"/>
        </w:tabs>
        <w:ind w:left="782" w:hanging="782"/>
      </w:pPr>
      <w:rPr>
        <w:rFonts w:hint="default"/>
        <w:b w:val="0"/>
        <w:i w:val="0"/>
        <w:sz w:val="20"/>
        <w:szCs w:val="18"/>
        <w:u w:val="none"/>
      </w:rPr>
    </w:lvl>
    <w:lvl w:ilvl="2">
      <w:start w:val="1"/>
      <w:numFmt w:val="lowerLetter"/>
      <w:pStyle w:val="AltSH3Ashurst"/>
      <w:lvlText w:val="(%3)"/>
      <w:lvlJc w:val="left"/>
      <w:pPr>
        <w:tabs>
          <w:tab w:val="num" w:pos="1406"/>
        </w:tabs>
        <w:ind w:left="1406" w:hanging="624"/>
      </w:pPr>
      <w:rPr>
        <w:rFonts w:hint="default"/>
        <w:b w:val="0"/>
        <w:i w:val="0"/>
        <w:caps w:val="0"/>
        <w:smallCaps w:val="0"/>
        <w:sz w:val="20"/>
        <w:u w:val="none"/>
      </w:rPr>
    </w:lvl>
    <w:lvl w:ilvl="3">
      <w:start w:val="1"/>
      <w:numFmt w:val="lowerRoman"/>
      <w:pStyle w:val="AltSH4Ashurst"/>
      <w:lvlText w:val="(%4)"/>
      <w:lvlJc w:val="left"/>
      <w:pPr>
        <w:tabs>
          <w:tab w:val="num" w:pos="2030"/>
        </w:tabs>
        <w:ind w:left="2030" w:hanging="624"/>
      </w:pPr>
      <w:rPr>
        <w:rFonts w:hint="default"/>
        <w:b w:val="0"/>
        <w:i w:val="0"/>
        <w:caps w:val="0"/>
        <w:smallCaps w:val="0"/>
        <w:sz w:val="20"/>
        <w:u w:val="none"/>
      </w:rPr>
    </w:lvl>
    <w:lvl w:ilvl="4">
      <w:start w:val="1"/>
      <w:numFmt w:val="upperLetter"/>
      <w:pStyle w:val="AltSH5Ashurst"/>
      <w:lvlText w:val="(%5)"/>
      <w:lvlJc w:val="left"/>
      <w:pPr>
        <w:tabs>
          <w:tab w:val="num" w:pos="2653"/>
        </w:tabs>
        <w:ind w:left="2653" w:hanging="623"/>
      </w:pPr>
      <w:rPr>
        <w:rFonts w:hint="default"/>
        <w:b w:val="0"/>
        <w:i w:val="0"/>
        <w:caps w:val="0"/>
        <w:sz w:val="20"/>
        <w:u w:val="none"/>
      </w:rPr>
    </w:lvl>
    <w:lvl w:ilvl="5">
      <w:start w:val="27"/>
      <w:numFmt w:val="lowerLetter"/>
      <w:pStyle w:val="AltSH6Ashurst"/>
      <w:lvlText w:val="(%6)"/>
      <w:lvlJc w:val="left"/>
      <w:pPr>
        <w:ind w:left="3277" w:hanging="623"/>
      </w:pPr>
      <w:rPr>
        <w:rFonts w:ascii="Arial" w:eastAsiaTheme="minorEastAsia" w:hAnsi="Arial" w:cs="Arial" w:hint="default"/>
        <w:b w:val="0"/>
        <w:bCs w:val="0"/>
        <w:i w:val="0"/>
        <w:iCs w:val="0"/>
        <w:caps w:val="0"/>
        <w:color w:val="auto"/>
        <w:sz w:val="20"/>
        <w:szCs w:val="24"/>
      </w:rPr>
    </w:lvl>
    <w:lvl w:ilvl="6">
      <w:start w:val="1"/>
      <w:numFmt w:val="decimal"/>
      <w:pStyle w:val="AltSH7Ashurst"/>
      <w:lvlText w:val="(%7)"/>
      <w:lvlJc w:val="left"/>
      <w:pPr>
        <w:ind w:left="3901" w:hanging="624"/>
      </w:pPr>
      <w:rPr>
        <w:rFonts w:ascii="Arial" w:eastAsiaTheme="minorEastAsia" w:hAnsi="Arial" w:cstheme="minorBidi" w:hint="default"/>
        <w:b w:val="0"/>
        <w:bCs w:val="0"/>
        <w:i w:val="0"/>
        <w:iCs w:val="0"/>
        <w:color w:val="auto"/>
        <w:sz w:val="20"/>
        <w:szCs w:val="24"/>
      </w:rPr>
    </w:lvl>
    <w:lvl w:ilvl="7">
      <w:start w:val="1"/>
      <w:numFmt w:val="lowerRoman"/>
      <w:pStyle w:val="AltSH8Ashurst"/>
      <w:lvlText w:val="(%8)"/>
      <w:lvlJc w:val="left"/>
      <w:pPr>
        <w:tabs>
          <w:tab w:val="num" w:pos="3901"/>
        </w:tabs>
        <w:ind w:left="4525" w:hanging="624"/>
      </w:pPr>
      <w:rPr>
        <w:rFonts w:ascii="Arial" w:eastAsiaTheme="minorEastAsia" w:hAnsi="Arial" w:cs="Arial" w:hint="default"/>
        <w:b w:val="0"/>
        <w:bCs w:val="0"/>
        <w:i w:val="0"/>
        <w:iCs w:val="0"/>
        <w:color w:val="auto"/>
        <w:sz w:val="20"/>
        <w:szCs w:val="20"/>
      </w:rPr>
    </w:lvl>
    <w:lvl w:ilvl="8">
      <w:start w:val="1"/>
      <w:numFmt w:val="none"/>
      <w:suff w:val="nothing"/>
      <w:lvlText w:val=""/>
      <w:lvlJc w:val="left"/>
      <w:pPr>
        <w:ind w:left="0" w:firstLine="0"/>
      </w:pPr>
      <w:rPr>
        <w:rFonts w:ascii="Times New Roman" w:hAnsi="Times New Roman" w:hint="default"/>
        <w:b w:val="0"/>
        <w:i w:val="0"/>
      </w:rPr>
    </w:lvl>
  </w:abstractNum>
  <w:abstractNum w:abstractNumId="31" w15:restartNumberingAfterBreak="0">
    <w:nsid w:val="41AE6517"/>
    <w:multiLevelType w:val="multilevel"/>
    <w:tmpl w:val="649C3D76"/>
    <w:lvl w:ilvl="0">
      <w:start w:val="1"/>
      <w:numFmt w:val="upperLetter"/>
      <w:pStyle w:val="RecitalsAshurst"/>
      <w:lvlText w:val="(%1)"/>
      <w:lvlJc w:val="left"/>
      <w:pPr>
        <w:tabs>
          <w:tab w:val="num" w:pos="782"/>
        </w:tabs>
        <w:ind w:left="782" w:hanging="782"/>
      </w:pPr>
      <w:rPr>
        <w:rFonts w:hint="default"/>
        <w:b w:val="0"/>
        <w:i w:val="0"/>
        <w:sz w:val="20"/>
        <w:szCs w:val="18"/>
      </w:rPr>
    </w:lvl>
    <w:lvl w:ilvl="1">
      <w:start w:val="1"/>
      <w:numFmt w:val="none"/>
      <w:lvlText w:val=""/>
      <w:lvlJc w:val="left"/>
      <w:pPr>
        <w:tabs>
          <w:tab w:val="num" w:pos="782"/>
        </w:tabs>
        <w:ind w:left="782" w:hanging="782"/>
      </w:pPr>
      <w:rPr>
        <w:rFonts w:hint="default"/>
        <w:b w:val="0"/>
        <w:i w:val="0"/>
        <w:sz w:val="18"/>
        <w:szCs w:val="18"/>
      </w:rPr>
    </w:lvl>
    <w:lvl w:ilvl="2">
      <w:start w:val="1"/>
      <w:numFmt w:val="none"/>
      <w:lvlText w:val=""/>
      <w:lvlJc w:val="left"/>
      <w:pPr>
        <w:tabs>
          <w:tab w:val="num" w:pos="1406"/>
        </w:tabs>
        <w:ind w:left="1406" w:hanging="624"/>
      </w:pPr>
      <w:rPr>
        <w:rFonts w:hint="default"/>
        <w:b w:val="0"/>
        <w:i w:val="0"/>
        <w:sz w:val="18"/>
        <w:szCs w:val="18"/>
      </w:rPr>
    </w:lvl>
    <w:lvl w:ilvl="3">
      <w:start w:val="1"/>
      <w:numFmt w:val="none"/>
      <w:lvlText w:val=""/>
      <w:lvlJc w:val="left"/>
      <w:pPr>
        <w:tabs>
          <w:tab w:val="num" w:pos="2030"/>
        </w:tabs>
        <w:ind w:left="2030" w:hanging="624"/>
      </w:pPr>
      <w:rPr>
        <w:rFonts w:hint="default"/>
        <w:b w:val="0"/>
        <w:i w:val="0"/>
        <w:sz w:val="18"/>
        <w:szCs w:val="18"/>
      </w:rPr>
    </w:lvl>
    <w:lvl w:ilvl="4">
      <w:start w:val="1"/>
      <w:numFmt w:val="none"/>
      <w:lvlText w:val=""/>
      <w:lvlJc w:val="left"/>
      <w:pPr>
        <w:tabs>
          <w:tab w:val="num" w:pos="2653"/>
        </w:tabs>
        <w:ind w:left="2653" w:hanging="623"/>
      </w:pPr>
      <w:rPr>
        <w:rFonts w:hint="default"/>
        <w:b w:val="0"/>
        <w:i w:val="0"/>
        <w:sz w:val="18"/>
        <w:szCs w:val="18"/>
      </w:rPr>
    </w:lvl>
    <w:lvl w:ilvl="5">
      <w:start w:val="27"/>
      <w:numFmt w:val="none"/>
      <w:lvlText w:val=""/>
      <w:lvlJc w:val="left"/>
      <w:pPr>
        <w:tabs>
          <w:tab w:val="num" w:pos="3277"/>
        </w:tabs>
        <w:ind w:left="3277" w:hanging="624"/>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Restart w:val="0"/>
      <w:lvlText w:val=""/>
      <w:lvlJc w:val="left"/>
      <w:pPr>
        <w:tabs>
          <w:tab w:val="num" w:pos="0"/>
        </w:tabs>
        <w:ind w:left="0" w:firstLine="0"/>
      </w:pPr>
      <w:rPr>
        <w:rFonts w:hint="default"/>
      </w:rPr>
    </w:lvl>
  </w:abstractNum>
  <w:abstractNum w:abstractNumId="32" w15:restartNumberingAfterBreak="0">
    <w:nsid w:val="4ED1674E"/>
    <w:multiLevelType w:val="multilevel"/>
    <w:tmpl w:val="1BCE2FD4"/>
    <w:lvl w:ilvl="0">
      <w:start w:val="1"/>
      <w:numFmt w:val="none"/>
      <w:pStyle w:val="DefinitionsClauseAshurst"/>
      <w:suff w:val="nothing"/>
      <w:lvlText w:val=""/>
      <w:lvlJc w:val="left"/>
      <w:pPr>
        <w:ind w:left="782" w:firstLine="0"/>
      </w:pPr>
      <w:rPr>
        <w:rFonts w:ascii="Verdana" w:hAnsi="Verdana" w:hint="default"/>
        <w:b w:val="0"/>
        <w:i w:val="0"/>
        <w:sz w:val="18"/>
        <w:szCs w:val="18"/>
      </w:rPr>
    </w:lvl>
    <w:lvl w:ilvl="1">
      <w:start w:val="1"/>
      <w:numFmt w:val="upperLetter"/>
      <w:pStyle w:val="DefinitionsAshurst"/>
      <w:lvlText w:val="(%2)"/>
      <w:lvlJc w:val="left"/>
      <w:pPr>
        <w:tabs>
          <w:tab w:val="num" w:pos="1406"/>
        </w:tabs>
        <w:ind w:left="1406" w:hanging="624"/>
      </w:pPr>
      <w:rPr>
        <w:rFonts w:ascii="Arial" w:hAnsi="Arial" w:hint="default"/>
        <w:b w:val="0"/>
        <w:i w:val="0"/>
        <w:sz w:val="20"/>
        <w:szCs w:val="18"/>
        <w:lang w:val="en-GB"/>
      </w:rPr>
    </w:lvl>
    <w:lvl w:ilvl="2">
      <w:start w:val="1"/>
      <w:numFmt w:val="lowerRoman"/>
      <w:pStyle w:val="DefSubAshurst"/>
      <w:lvlText w:val="(%3)"/>
      <w:lvlJc w:val="left"/>
      <w:pPr>
        <w:tabs>
          <w:tab w:val="num" w:pos="2030"/>
        </w:tabs>
        <w:ind w:left="2030" w:hanging="624"/>
      </w:pPr>
      <w:rPr>
        <w:rFonts w:hint="default"/>
        <w:lang w:val="en-GB"/>
      </w:rPr>
    </w:lvl>
    <w:lvl w:ilvl="3">
      <w:start w:val="1"/>
      <w:numFmt w:val="lowerLetter"/>
      <w:pStyle w:val="DefSubSubAshurst"/>
      <w:lvlText w:val="(%4)"/>
      <w:lvlJc w:val="left"/>
      <w:pPr>
        <w:tabs>
          <w:tab w:val="num" w:pos="2654"/>
        </w:tabs>
        <w:ind w:left="2654" w:hanging="624"/>
      </w:pPr>
      <w:rPr>
        <w:rFonts w:hint="default"/>
      </w:rPr>
    </w:lvl>
    <w:lvl w:ilvl="4">
      <w:start w:val="1"/>
      <w:numFmt w:val="none"/>
      <w:suff w:val="nothing"/>
      <w:lvlText w:val=""/>
      <w:lvlJc w:val="left"/>
      <w:pPr>
        <w:ind w:left="1564" w:firstLine="0"/>
      </w:pPr>
      <w:rPr>
        <w:rFonts w:hint="default"/>
      </w:rPr>
    </w:lvl>
    <w:lvl w:ilvl="5">
      <w:start w:val="1"/>
      <w:numFmt w:val="none"/>
      <w:suff w:val="nothing"/>
      <w:lvlText w:val=""/>
      <w:lvlJc w:val="left"/>
      <w:pPr>
        <w:ind w:left="1564" w:firstLine="0"/>
      </w:pPr>
      <w:rPr>
        <w:rFonts w:hint="default"/>
      </w:rPr>
    </w:lvl>
    <w:lvl w:ilvl="6">
      <w:start w:val="1"/>
      <w:numFmt w:val="none"/>
      <w:suff w:val="nothing"/>
      <w:lvlText w:val=""/>
      <w:lvlJc w:val="left"/>
      <w:pPr>
        <w:ind w:left="1564" w:firstLine="0"/>
      </w:pPr>
      <w:rPr>
        <w:rFonts w:hint="default"/>
      </w:rPr>
    </w:lvl>
    <w:lvl w:ilvl="7">
      <w:start w:val="1"/>
      <w:numFmt w:val="none"/>
      <w:suff w:val="nothing"/>
      <w:lvlText w:val=""/>
      <w:lvlJc w:val="left"/>
      <w:pPr>
        <w:ind w:left="1564" w:firstLine="0"/>
      </w:pPr>
      <w:rPr>
        <w:rFonts w:hint="default"/>
      </w:rPr>
    </w:lvl>
    <w:lvl w:ilvl="8">
      <w:start w:val="1"/>
      <w:numFmt w:val="none"/>
      <w:suff w:val="nothing"/>
      <w:lvlText w:val=""/>
      <w:lvlJc w:val="left"/>
      <w:pPr>
        <w:ind w:left="1564" w:firstLine="0"/>
      </w:pPr>
      <w:rPr>
        <w:rFonts w:hint="default"/>
      </w:rPr>
    </w:lvl>
  </w:abstractNum>
  <w:abstractNum w:abstractNumId="33" w15:restartNumberingAfterBreak="0">
    <w:nsid w:val="4F4B3ADF"/>
    <w:multiLevelType w:val="multilevel"/>
    <w:tmpl w:val="61464A54"/>
    <w:lvl w:ilvl="0">
      <w:start w:val="1"/>
      <w:numFmt w:val="decimal"/>
      <w:pStyle w:val="H1Ashurst"/>
      <w:lvlText w:val="%1."/>
      <w:lvlJc w:val="left"/>
      <w:pPr>
        <w:tabs>
          <w:tab w:val="num" w:pos="782"/>
        </w:tabs>
        <w:ind w:left="782" w:hanging="782"/>
      </w:pPr>
      <w:rPr>
        <w:rFonts w:hint="default"/>
        <w:b w:val="0"/>
        <w:i w:val="0"/>
        <w:sz w:val="20"/>
      </w:rPr>
    </w:lvl>
    <w:lvl w:ilvl="1">
      <w:start w:val="1"/>
      <w:numFmt w:val="decimal"/>
      <w:pStyle w:val="H2Ashurst"/>
      <w:lvlText w:val="%1.%2"/>
      <w:lvlJc w:val="left"/>
      <w:pPr>
        <w:tabs>
          <w:tab w:val="num" w:pos="782"/>
        </w:tabs>
        <w:ind w:left="782" w:hanging="782"/>
      </w:pPr>
      <w:rPr>
        <w:rFonts w:hint="default"/>
        <w:b w:val="0"/>
        <w:i w:val="0"/>
        <w:sz w:val="20"/>
        <w:szCs w:val="18"/>
      </w:rPr>
    </w:lvl>
    <w:lvl w:ilvl="2">
      <w:start w:val="1"/>
      <w:numFmt w:val="upperLetter"/>
      <w:pStyle w:val="H3Ashurst"/>
      <w:lvlText w:val="(%3)"/>
      <w:lvlJc w:val="left"/>
      <w:pPr>
        <w:tabs>
          <w:tab w:val="num" w:pos="1406"/>
        </w:tabs>
        <w:ind w:left="1406" w:hanging="624"/>
      </w:pPr>
      <w:rPr>
        <w:rFonts w:hint="default"/>
        <w:b w:val="0"/>
        <w:i w:val="0"/>
        <w:sz w:val="20"/>
        <w:szCs w:val="18"/>
      </w:rPr>
    </w:lvl>
    <w:lvl w:ilvl="3">
      <w:start w:val="1"/>
      <w:numFmt w:val="lowerRoman"/>
      <w:pStyle w:val="H4Ashurst"/>
      <w:lvlText w:val="(%4)"/>
      <w:lvlJc w:val="left"/>
      <w:pPr>
        <w:tabs>
          <w:tab w:val="num" w:pos="2030"/>
        </w:tabs>
        <w:ind w:left="2030" w:hanging="624"/>
      </w:pPr>
      <w:rPr>
        <w:rFonts w:hint="default"/>
        <w:b w:val="0"/>
        <w:i w:val="0"/>
        <w:sz w:val="20"/>
        <w:szCs w:val="18"/>
      </w:rPr>
    </w:lvl>
    <w:lvl w:ilvl="4">
      <w:start w:val="1"/>
      <w:numFmt w:val="lowerLetter"/>
      <w:pStyle w:val="H5Ashurst"/>
      <w:lvlText w:val="(%5)"/>
      <w:lvlJc w:val="left"/>
      <w:pPr>
        <w:tabs>
          <w:tab w:val="num" w:pos="2653"/>
        </w:tabs>
        <w:ind w:left="2653" w:hanging="623"/>
      </w:pPr>
      <w:rPr>
        <w:rFonts w:hint="default"/>
        <w:b w:val="0"/>
        <w:i w:val="0"/>
        <w:sz w:val="20"/>
        <w:szCs w:val="18"/>
      </w:rPr>
    </w:lvl>
    <w:lvl w:ilvl="5">
      <w:start w:val="27"/>
      <w:numFmt w:val="lowerLetter"/>
      <w:pStyle w:val="H6Ashurst"/>
      <w:lvlText w:val="(%6)"/>
      <w:lvlJc w:val="left"/>
      <w:pPr>
        <w:tabs>
          <w:tab w:val="num" w:pos="3277"/>
        </w:tabs>
        <w:ind w:left="3277" w:hanging="624"/>
      </w:pPr>
      <w:rPr>
        <w:rFonts w:hint="default"/>
        <w:b w:val="0"/>
        <w:i w:val="0"/>
        <w:sz w:val="20"/>
        <w:szCs w:val="18"/>
      </w:rPr>
    </w:lvl>
    <w:lvl w:ilvl="6">
      <w:start w:val="1"/>
      <w:numFmt w:val="decimal"/>
      <w:pStyle w:val="H7Ashurst"/>
      <w:lvlText w:val="(%7)"/>
      <w:lvlJc w:val="left"/>
      <w:pPr>
        <w:tabs>
          <w:tab w:val="num" w:pos="3901"/>
        </w:tabs>
        <w:ind w:left="3901" w:hanging="624"/>
      </w:pPr>
      <w:rPr>
        <w:rFonts w:hint="default"/>
      </w:rPr>
    </w:lvl>
    <w:lvl w:ilvl="7">
      <w:start w:val="1"/>
      <w:numFmt w:val="lowerRoman"/>
      <w:pStyle w:val="H8Ashurst"/>
      <w:lvlText w:val="(%8)"/>
      <w:lvlJc w:val="left"/>
      <w:pPr>
        <w:tabs>
          <w:tab w:val="num" w:pos="4525"/>
        </w:tabs>
        <w:ind w:left="4525" w:hanging="624"/>
      </w:pPr>
      <w:rPr>
        <w:rFonts w:hint="default"/>
      </w:rPr>
    </w:lvl>
    <w:lvl w:ilvl="8">
      <w:start w:val="1"/>
      <w:numFmt w:val="none"/>
      <w:lvlText w:val=""/>
      <w:lvlJc w:val="left"/>
      <w:pPr>
        <w:tabs>
          <w:tab w:val="num" w:pos="0"/>
        </w:tabs>
        <w:ind w:left="0" w:firstLine="0"/>
      </w:pPr>
      <w:rPr>
        <w:rFonts w:hint="default"/>
      </w:rPr>
    </w:lvl>
  </w:abstractNum>
  <w:abstractNum w:abstractNumId="34" w15:restartNumberingAfterBreak="0">
    <w:nsid w:val="57C67C4B"/>
    <w:multiLevelType w:val="hybridMultilevel"/>
    <w:tmpl w:val="E86E7356"/>
    <w:lvl w:ilvl="0" w:tplc="557E44CE">
      <w:start w:val="1"/>
      <w:numFmt w:val="bullet"/>
      <w:pStyle w:val="Bullet6Ashurst"/>
      <w:lvlText w:val=""/>
      <w:lvlJc w:val="left"/>
      <w:pPr>
        <w:tabs>
          <w:tab w:val="num" w:pos="3901"/>
        </w:tabs>
        <w:ind w:left="3901" w:hanging="624"/>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D77A9B"/>
    <w:multiLevelType w:val="hybridMultilevel"/>
    <w:tmpl w:val="6F441260"/>
    <w:name w:val="WW8Num62"/>
    <w:lvl w:ilvl="0" w:tplc="3AB6A7FA">
      <w:start w:val="1"/>
      <w:numFmt w:val="lowerRoman"/>
      <w:lvlText w:val="(%1)"/>
      <w:lvlJc w:val="left"/>
      <w:pPr>
        <w:tabs>
          <w:tab w:val="num" w:pos="2030"/>
        </w:tabs>
        <w:ind w:left="2030" w:hanging="624"/>
      </w:pPr>
      <w:rPr>
        <w:rFonts w:hint="default"/>
        <w:b w:val="0"/>
        <w:i w:val="0"/>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6" w15:restartNumberingAfterBreak="0">
    <w:nsid w:val="590A2B1B"/>
    <w:multiLevelType w:val="multilevel"/>
    <w:tmpl w:val="0809001D"/>
    <w:name w:val="AltSH1toS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593047D9"/>
    <w:multiLevelType w:val="hybridMultilevel"/>
    <w:tmpl w:val="622A5644"/>
    <w:lvl w:ilvl="0" w:tplc="5E0C4C88">
      <w:start w:val="1"/>
      <w:numFmt w:val="bullet"/>
      <w:pStyle w:val="BulletAshurst"/>
      <w:lvlText w:val=""/>
      <w:lvlJc w:val="left"/>
      <w:pPr>
        <w:tabs>
          <w:tab w:val="num" w:pos="782"/>
        </w:tabs>
        <w:ind w:left="782" w:hanging="782"/>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DA3660"/>
    <w:multiLevelType w:val="multilevel"/>
    <w:tmpl w:val="0809001D"/>
    <w:name w:val="WW8Num37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5DC7547A"/>
    <w:multiLevelType w:val="multilevel"/>
    <w:tmpl w:val="0809001D"/>
    <w:name w:val="AltSH1toS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7F16158"/>
    <w:multiLevelType w:val="hybridMultilevel"/>
    <w:tmpl w:val="63ECDCCE"/>
    <w:lvl w:ilvl="0" w:tplc="1550EC4A">
      <w:start w:val="1"/>
      <w:numFmt w:val="bullet"/>
      <w:pStyle w:val="Bullet3Ashurst"/>
      <w:lvlText w:val=""/>
      <w:lvlJc w:val="left"/>
      <w:pPr>
        <w:tabs>
          <w:tab w:val="num" w:pos="2030"/>
        </w:tabs>
        <w:ind w:left="2030" w:hanging="624"/>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16616F"/>
    <w:multiLevelType w:val="multilevel"/>
    <w:tmpl w:val="0809001F"/>
    <w:styleLink w:val="111111"/>
    <w:lvl w:ilvl="0">
      <w:start w:val="1"/>
      <w:numFmt w:val="decimal"/>
      <w:lvlText w:val="%1."/>
      <w:lvlJc w:val="left"/>
      <w:pPr>
        <w:ind w:left="360" w:hanging="360"/>
      </w:pPr>
      <w:rPr>
        <w:rFonts w:asciiTheme="minorHAnsi" w:eastAsiaTheme="minorEastAsia" w:hAnsiTheme="minorHAnsi" w:cstheme="minorBidi"/>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9246705"/>
    <w:multiLevelType w:val="multilevel"/>
    <w:tmpl w:val="475E60EC"/>
    <w:lvl w:ilvl="0">
      <w:start w:val="1"/>
      <w:numFmt w:val="decimal"/>
      <w:pStyle w:val="TableNum1Ashurst"/>
      <w:suff w:val="nothing"/>
      <w:lvlText w:val="%1."/>
      <w:lvlJc w:val="left"/>
      <w:pPr>
        <w:ind w:left="0" w:firstLine="0"/>
      </w:pPr>
      <w:rPr>
        <w:rFonts w:hint="default"/>
        <w:b w:val="0"/>
        <w:i w:val="0"/>
        <w:sz w:val="20"/>
      </w:rPr>
    </w:lvl>
    <w:lvl w:ilvl="1">
      <w:start w:val="1"/>
      <w:numFmt w:val="decimal"/>
      <w:pStyle w:val="TableNum2Ashurst"/>
      <w:suff w:val="nothing"/>
      <w:lvlText w:val="%1.%2"/>
      <w:lvlJc w:val="left"/>
      <w:pPr>
        <w:ind w:left="0" w:firstLine="0"/>
      </w:pPr>
      <w:rPr>
        <w:rFonts w:hint="default"/>
        <w:b w:val="0"/>
        <w:i w:val="0"/>
        <w:sz w:val="18"/>
        <w:szCs w:val="18"/>
      </w:rPr>
    </w:lvl>
    <w:lvl w:ilvl="2">
      <w:start w:val="1"/>
      <w:numFmt w:val="upperLetter"/>
      <w:pStyle w:val="TableNum3Ashurst"/>
      <w:suff w:val="nothing"/>
      <w:lvlText w:val="(%3)"/>
      <w:lvlJc w:val="left"/>
      <w:pPr>
        <w:ind w:left="0" w:firstLine="0"/>
      </w:pPr>
      <w:rPr>
        <w:rFonts w:hint="default"/>
        <w:b w:val="0"/>
        <w:i w:val="0"/>
        <w:sz w:val="20"/>
        <w:szCs w:val="18"/>
      </w:rPr>
    </w:lvl>
    <w:lvl w:ilvl="3">
      <w:start w:val="1"/>
      <w:numFmt w:val="lowerRoman"/>
      <w:pStyle w:val="TableNum4Ashurst"/>
      <w:suff w:val="nothing"/>
      <w:lvlText w:val="(%4)"/>
      <w:lvlJc w:val="left"/>
      <w:pPr>
        <w:ind w:left="0" w:firstLine="0"/>
      </w:pPr>
      <w:rPr>
        <w:rFonts w:hint="default"/>
        <w:b w:val="0"/>
        <w:i w:val="0"/>
        <w:sz w:val="20"/>
        <w:szCs w:val="18"/>
      </w:rPr>
    </w:lvl>
    <w:lvl w:ilvl="4">
      <w:start w:val="1"/>
      <w:numFmt w:val="lowerLetter"/>
      <w:pStyle w:val="TableNum5Ashurst"/>
      <w:suff w:val="nothing"/>
      <w:lvlText w:val="(%5)"/>
      <w:lvlJc w:val="left"/>
      <w:pPr>
        <w:ind w:left="0" w:firstLine="0"/>
      </w:pPr>
      <w:rPr>
        <w:rFonts w:hint="default"/>
        <w:b w:val="0"/>
        <w:i w:val="0"/>
        <w:sz w:val="18"/>
        <w:szCs w:val="18"/>
      </w:rPr>
    </w:lvl>
    <w:lvl w:ilvl="5">
      <w:start w:val="27"/>
      <w:numFmt w:val="lowerLetter"/>
      <w:pStyle w:val="TableNum6Ashurst"/>
      <w:suff w:val="nothing"/>
      <w:lvlText w:val="(%6)"/>
      <w:lvlJc w:val="left"/>
      <w:pPr>
        <w:ind w:left="0" w:firstLine="0"/>
      </w:pPr>
      <w:rPr>
        <w:rFonts w:hint="default"/>
        <w:b w:val="0"/>
        <w:i w:val="0"/>
        <w:sz w:val="18"/>
        <w:szCs w:val="18"/>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3" w15:restartNumberingAfterBreak="0">
    <w:nsid w:val="69F474E1"/>
    <w:multiLevelType w:val="multilevel"/>
    <w:tmpl w:val="0809001D"/>
    <w:name w:val="H1to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D13513A"/>
    <w:multiLevelType w:val="hybridMultilevel"/>
    <w:tmpl w:val="F8AEB498"/>
    <w:lvl w:ilvl="0" w:tplc="2D28D9C6">
      <w:start w:val="1"/>
      <w:numFmt w:val="bullet"/>
      <w:pStyle w:val="Bullet4Ashurst"/>
      <w:lvlText w:val=""/>
      <w:lvlJc w:val="left"/>
      <w:pPr>
        <w:tabs>
          <w:tab w:val="num" w:pos="2654"/>
        </w:tabs>
        <w:ind w:left="2654" w:hanging="624"/>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FA97731"/>
    <w:multiLevelType w:val="multilevel"/>
    <w:tmpl w:val="0809001D"/>
    <w:name w:val="AltH1toH6Ashurst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FCE09A2"/>
    <w:multiLevelType w:val="multilevel"/>
    <w:tmpl w:val="0809001D"/>
    <w:name w:val="AltH1toH6Ashur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68237B4"/>
    <w:multiLevelType w:val="multilevel"/>
    <w:tmpl w:val="0809001D"/>
    <w:name w:val="SH1toSH6Ashur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B792B61"/>
    <w:multiLevelType w:val="hybridMultilevel"/>
    <w:tmpl w:val="CE7AB3A2"/>
    <w:lvl w:ilvl="0" w:tplc="FCEC97A2">
      <w:start w:val="1"/>
      <w:numFmt w:val="decimal"/>
      <w:pStyle w:val="PartiesAshurst"/>
      <w:lvlText w:val="(%1)"/>
      <w:lvlJc w:val="left"/>
      <w:pPr>
        <w:tabs>
          <w:tab w:val="num" w:pos="782"/>
        </w:tabs>
        <w:ind w:left="782" w:hanging="782"/>
      </w:pPr>
      <w:rPr>
        <w:rFonts w:hint="default"/>
        <w:b w:val="0"/>
        <w:i w:val="0"/>
        <w:sz w:val="20"/>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9" w15:restartNumberingAfterBreak="0">
    <w:nsid w:val="7BCD3DD8"/>
    <w:multiLevelType w:val="multilevel"/>
    <w:tmpl w:val="A70E43F0"/>
    <w:lvl w:ilvl="0">
      <w:start w:val="1"/>
      <w:numFmt w:val="decimal"/>
      <w:pStyle w:val="AltH1Ashurst"/>
      <w:lvlText w:val="%1."/>
      <w:lvlJc w:val="left"/>
      <w:pPr>
        <w:tabs>
          <w:tab w:val="num" w:pos="782"/>
        </w:tabs>
        <w:ind w:left="782" w:hanging="782"/>
      </w:pPr>
      <w:rPr>
        <w:rFonts w:hint="default"/>
        <w:b w:val="0"/>
        <w:i w:val="0"/>
        <w:sz w:val="20"/>
      </w:rPr>
    </w:lvl>
    <w:lvl w:ilvl="1">
      <w:start w:val="1"/>
      <w:numFmt w:val="decimal"/>
      <w:pStyle w:val="AltH2Ashurst"/>
      <w:lvlText w:val="%1.%2"/>
      <w:lvlJc w:val="left"/>
      <w:pPr>
        <w:tabs>
          <w:tab w:val="num" w:pos="782"/>
        </w:tabs>
        <w:ind w:left="782" w:hanging="782"/>
      </w:pPr>
      <w:rPr>
        <w:rFonts w:hint="default"/>
        <w:b w:val="0"/>
        <w:i w:val="0"/>
        <w:sz w:val="20"/>
        <w:szCs w:val="18"/>
      </w:rPr>
    </w:lvl>
    <w:lvl w:ilvl="2">
      <w:start w:val="1"/>
      <w:numFmt w:val="upperLetter"/>
      <w:pStyle w:val="AltH3Ashurst"/>
      <w:lvlText w:val="(%3)"/>
      <w:lvlJc w:val="left"/>
      <w:pPr>
        <w:tabs>
          <w:tab w:val="num" w:pos="1406"/>
        </w:tabs>
        <w:ind w:left="1406" w:hanging="624"/>
      </w:pPr>
      <w:rPr>
        <w:rFonts w:hint="default"/>
        <w:b w:val="0"/>
        <w:i w:val="0"/>
        <w:sz w:val="20"/>
        <w:szCs w:val="18"/>
      </w:rPr>
    </w:lvl>
    <w:lvl w:ilvl="3">
      <w:start w:val="1"/>
      <w:numFmt w:val="lowerRoman"/>
      <w:pStyle w:val="AltH4Ashurst"/>
      <w:lvlText w:val="(%4)"/>
      <w:lvlJc w:val="left"/>
      <w:pPr>
        <w:tabs>
          <w:tab w:val="num" w:pos="2030"/>
        </w:tabs>
        <w:ind w:left="2030" w:hanging="624"/>
      </w:pPr>
      <w:rPr>
        <w:rFonts w:hint="default"/>
        <w:b w:val="0"/>
        <w:i w:val="0"/>
        <w:sz w:val="20"/>
        <w:szCs w:val="18"/>
      </w:rPr>
    </w:lvl>
    <w:lvl w:ilvl="4">
      <w:start w:val="1"/>
      <w:numFmt w:val="lowerLetter"/>
      <w:pStyle w:val="AltH5Ashurst"/>
      <w:lvlText w:val="(%5)"/>
      <w:lvlJc w:val="left"/>
      <w:pPr>
        <w:tabs>
          <w:tab w:val="num" w:pos="2653"/>
        </w:tabs>
        <w:ind w:left="2653" w:hanging="623"/>
      </w:pPr>
      <w:rPr>
        <w:rFonts w:hint="default"/>
        <w:b w:val="0"/>
        <w:i w:val="0"/>
        <w:caps w:val="0"/>
        <w:sz w:val="20"/>
        <w:szCs w:val="18"/>
      </w:rPr>
    </w:lvl>
    <w:lvl w:ilvl="5">
      <w:start w:val="27"/>
      <w:numFmt w:val="lowerLetter"/>
      <w:pStyle w:val="AltH6Ashurst"/>
      <w:lvlText w:val="(%6)"/>
      <w:lvlJc w:val="left"/>
      <w:pPr>
        <w:tabs>
          <w:tab w:val="num" w:pos="3277"/>
        </w:tabs>
        <w:ind w:left="3277" w:hanging="624"/>
      </w:pPr>
      <w:rPr>
        <w:rFonts w:hint="default"/>
        <w:b w:val="0"/>
        <w:i w:val="0"/>
        <w:sz w:val="20"/>
        <w:szCs w:val="18"/>
      </w:rPr>
    </w:lvl>
    <w:lvl w:ilvl="6">
      <w:start w:val="1"/>
      <w:numFmt w:val="decimal"/>
      <w:pStyle w:val="AltH7Ashurst"/>
      <w:lvlText w:val="(%7)"/>
      <w:lvlJc w:val="left"/>
      <w:pPr>
        <w:tabs>
          <w:tab w:val="num" w:pos="3901"/>
        </w:tabs>
        <w:ind w:left="3901" w:hanging="624"/>
      </w:pPr>
      <w:rPr>
        <w:rFonts w:hint="default"/>
        <w:b w:val="0"/>
        <w:i w:val="0"/>
        <w:sz w:val="20"/>
        <w:szCs w:val="18"/>
      </w:rPr>
    </w:lvl>
    <w:lvl w:ilvl="7">
      <w:start w:val="1"/>
      <w:numFmt w:val="lowerRoman"/>
      <w:pStyle w:val="AltH8Ashurst"/>
      <w:lvlText w:val="(%8)"/>
      <w:lvlJc w:val="left"/>
      <w:pPr>
        <w:tabs>
          <w:tab w:val="num" w:pos="4525"/>
        </w:tabs>
        <w:ind w:left="4525" w:hanging="624"/>
      </w:pPr>
      <w:rPr>
        <w:rFonts w:hint="default"/>
      </w:rPr>
    </w:lvl>
    <w:lvl w:ilvl="8">
      <w:start w:val="1"/>
      <w:numFmt w:val="none"/>
      <w:lvlText w:val=""/>
      <w:lvlJc w:val="left"/>
      <w:pPr>
        <w:tabs>
          <w:tab w:val="num" w:pos="0"/>
        </w:tabs>
        <w:ind w:left="0" w:firstLine="0"/>
      </w:pPr>
      <w:rPr>
        <w:rFonts w:hint="default"/>
      </w:rPr>
    </w:lvl>
  </w:abstractNum>
  <w:abstractNum w:abstractNumId="50" w15:restartNumberingAfterBreak="0">
    <w:nsid w:val="7CCA31EC"/>
    <w:multiLevelType w:val="hybridMultilevel"/>
    <w:tmpl w:val="4C3E3524"/>
    <w:lvl w:ilvl="0" w:tplc="B3486C8A">
      <w:start w:val="1"/>
      <w:numFmt w:val="bullet"/>
      <w:pStyle w:val="Bullet5Ashurst"/>
      <w:lvlText w:val=""/>
      <w:lvlJc w:val="left"/>
      <w:pPr>
        <w:tabs>
          <w:tab w:val="num" w:pos="3277"/>
        </w:tabs>
        <w:ind w:left="3277" w:hanging="623"/>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01040478">
    <w:abstractNumId w:val="16"/>
  </w:num>
  <w:num w:numId="2" w16cid:durableId="673454425">
    <w:abstractNumId w:val="9"/>
  </w:num>
  <w:num w:numId="3" w16cid:durableId="157498422">
    <w:abstractNumId w:val="8"/>
  </w:num>
  <w:num w:numId="4" w16cid:durableId="1941985966">
    <w:abstractNumId w:val="7"/>
  </w:num>
  <w:num w:numId="5" w16cid:durableId="2117753786">
    <w:abstractNumId w:val="6"/>
  </w:num>
  <w:num w:numId="6" w16cid:durableId="718363081">
    <w:abstractNumId w:val="5"/>
  </w:num>
  <w:num w:numId="7" w16cid:durableId="1545561737">
    <w:abstractNumId w:val="4"/>
  </w:num>
  <w:num w:numId="8" w16cid:durableId="2049063475">
    <w:abstractNumId w:val="3"/>
  </w:num>
  <w:num w:numId="9" w16cid:durableId="1486165020">
    <w:abstractNumId w:val="2"/>
  </w:num>
  <w:num w:numId="10" w16cid:durableId="284116567">
    <w:abstractNumId w:val="1"/>
  </w:num>
  <w:num w:numId="11" w16cid:durableId="650061056">
    <w:abstractNumId w:val="0"/>
  </w:num>
  <w:num w:numId="12" w16cid:durableId="1066611793">
    <w:abstractNumId w:val="20"/>
  </w:num>
  <w:num w:numId="13" w16cid:durableId="1902128388">
    <w:abstractNumId w:val="41"/>
  </w:num>
  <w:num w:numId="14" w16cid:durableId="1925604784">
    <w:abstractNumId w:val="13"/>
  </w:num>
  <w:num w:numId="15" w16cid:durableId="460076894">
    <w:abstractNumId w:val="12"/>
  </w:num>
  <w:num w:numId="16" w16cid:durableId="376859530">
    <w:abstractNumId w:val="21"/>
  </w:num>
  <w:num w:numId="17" w16cid:durableId="1011642894">
    <w:abstractNumId w:val="48"/>
  </w:num>
  <w:num w:numId="18" w16cid:durableId="130513880">
    <w:abstractNumId w:val="31"/>
  </w:num>
  <w:num w:numId="19" w16cid:durableId="1370690211">
    <w:abstractNumId w:val="14"/>
  </w:num>
  <w:num w:numId="20" w16cid:durableId="1489205316">
    <w:abstractNumId w:val="11"/>
  </w:num>
  <w:num w:numId="21" w16cid:durableId="1991979585">
    <w:abstractNumId w:val="40"/>
  </w:num>
  <w:num w:numId="22" w16cid:durableId="14818628">
    <w:abstractNumId w:val="44"/>
  </w:num>
  <w:num w:numId="23" w16cid:durableId="145438032">
    <w:abstractNumId w:val="50"/>
  </w:num>
  <w:num w:numId="24" w16cid:durableId="102845368">
    <w:abstractNumId w:val="34"/>
  </w:num>
  <w:num w:numId="25" w16cid:durableId="1649821599">
    <w:abstractNumId w:val="10"/>
  </w:num>
  <w:num w:numId="26" w16cid:durableId="1517772236">
    <w:abstractNumId w:val="37"/>
  </w:num>
  <w:num w:numId="27" w16cid:durableId="1308901840">
    <w:abstractNumId w:val="25"/>
  </w:num>
  <w:num w:numId="28" w16cid:durableId="1213468837">
    <w:abstractNumId w:val="42"/>
  </w:num>
  <w:num w:numId="29" w16cid:durableId="634215727">
    <w:abstractNumId w:val="32"/>
  </w:num>
  <w:num w:numId="30" w16cid:durableId="2038499949">
    <w:abstractNumId w:val="49"/>
  </w:num>
  <w:num w:numId="31" w16cid:durableId="12073704">
    <w:abstractNumId w:val="33"/>
  </w:num>
  <w:num w:numId="32" w16cid:durableId="1116366403">
    <w:abstractNumId w:val="15"/>
  </w:num>
  <w:num w:numId="33" w16cid:durableId="1738432744">
    <w:abstractNumId w:val="24"/>
  </w:num>
  <w:num w:numId="34" w16cid:durableId="1813986210">
    <w:abstractNumId w:val="19"/>
  </w:num>
  <w:num w:numId="35" w16cid:durableId="1759476274">
    <w:abstractNumId w:val="28"/>
  </w:num>
  <w:num w:numId="36" w16cid:durableId="10989080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7" w16cid:durableId="126242036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8" w16cid:durableId="17778669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9" w16cid:durableId="15342689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0" w16cid:durableId="15011905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1" w16cid:durableId="14967974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2" w16cid:durableId="8599024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3" w16cid:durableId="13682885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4" w16cid:durableId="14202526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5" w16cid:durableId="20111758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6" w16cid:durableId="574403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7" w16cid:durableId="1042028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8" w16cid:durableId="5800647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4834241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0" w16cid:durableId="13816338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1" w16cid:durableId="11289328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2" w16cid:durableId="15816006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3" w16cid:durableId="20856871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4" w16cid:durableId="13115161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5" w16cid:durableId="3752825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6" w16cid:durableId="19212577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7" w16cid:durableId="14553703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8" w16cid:durableId="9489744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59" w16cid:durableId="20933148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0" w16cid:durableId="508715564">
    <w:abstractNumId w:val="30"/>
  </w:num>
  <w:num w:numId="61" w16cid:durableId="143304138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2" w16cid:durableId="2727869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3" w16cid:durableId="8337652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4" w16cid:durableId="7093840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5" w16cid:durableId="12760610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6" w16cid:durableId="12590228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7" w16cid:durableId="765572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8" w16cid:durableId="10097180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69" w16cid:durableId="1144954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0" w16cid:durableId="16462045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1" w16cid:durableId="20667544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2" w16cid:durableId="7676529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3" w16cid:durableId="8625949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4" w16cid:durableId="11805845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5" w16cid:durableId="6607375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6" w16cid:durableId="82176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7" w16cid:durableId="4251562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8" w16cid:durableId="3078266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79" w16cid:durableId="975247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0" w16cid:durableId="5290291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1" w16cid:durableId="17412473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2" w16cid:durableId="19561355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3" w16cid:durableId="6792335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4" w16cid:durableId="138433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5" w16cid:durableId="4379164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6" w16cid:durableId="10227018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7" w16cid:durableId="7765641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8" w16cid:durableId="17111070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89" w16cid:durableId="19317699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0" w16cid:durableId="6952325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1" w16cid:durableId="8374213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2" w16cid:durableId="375098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3" w16cid:durableId="419534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4" w16cid:durableId="16383410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5" w16cid:durableId="10665641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6" w16cid:durableId="156175099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7" w16cid:durableId="12767189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8" w16cid:durableId="3256722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99" w16cid:durableId="12783735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0" w16cid:durableId="17985210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1" w16cid:durableId="18696429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2" w16cid:durableId="3609836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3" w16cid:durableId="6337507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4" w16cid:durableId="16660455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5" w16cid:durableId="14537926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6" w16cid:durableId="11890316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7" w16cid:durableId="14162421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8" w16cid:durableId="2410703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9" w16cid:durableId="29356610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0" w16cid:durableId="636511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1" w16cid:durableId="20120291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2" w16cid:durableId="18523325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3" w16cid:durableId="178634107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4" w16cid:durableId="7694666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5" w16cid:durableId="342980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6" w16cid:durableId="18372591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7" w16cid:durableId="17841801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8" w16cid:durableId="109112691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9" w16cid:durableId="14715108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0" w16cid:durableId="18245463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1" w16cid:durableId="61748970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2" w16cid:durableId="14328240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3" w16cid:durableId="9563704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4" w16cid:durableId="2173271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5" w16cid:durableId="12535158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6" w16cid:durableId="20999850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7" w16cid:durableId="20117593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8" w16cid:durableId="8830600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29" w16cid:durableId="9287321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0" w16cid:durableId="14573348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1" w16cid:durableId="13467138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2" w16cid:durableId="6170273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3" w16cid:durableId="108483426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4" w16cid:durableId="7023610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5" w16cid:durableId="81240657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6" w16cid:durableId="8480579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7" w16cid:durableId="8343397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8" w16cid:durableId="14370995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9" w16cid:durableId="38697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0" w16cid:durableId="9706736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1" w16cid:durableId="100913695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2" w16cid:durableId="9738761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3" w16cid:durableId="2325489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4" w16cid:durableId="15260932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5" w16cid:durableId="5326165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6" w16cid:durableId="10304512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7" w16cid:durableId="3109083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8" w16cid:durableId="13494040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9" w16cid:durableId="16125156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0" w16cid:durableId="19936746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1" w16cid:durableId="11147957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2" w16cid:durableId="1716042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3" w16cid:durableId="19161630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4" w16cid:durableId="12259165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5" w16cid:durableId="144796180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6" w16cid:durableId="12101465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7" w16cid:durableId="3723115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8" w16cid:durableId="6377313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59" w16cid:durableId="16711814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0" w16cid:durableId="2763714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1" w16cid:durableId="13818314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2" w16cid:durableId="12575928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3" w16cid:durableId="15190785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4" w16cid:durableId="19689745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5" w16cid:durableId="6341434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6" w16cid:durableId="10567032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7" w16cid:durableId="179235445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8" w16cid:durableId="160919847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69" w16cid:durableId="14316997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0" w16cid:durableId="4167512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1" w16cid:durableId="15721606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2" w16cid:durableId="15627144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3" w16cid:durableId="4455887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4" w16cid:durableId="12992656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5" w16cid:durableId="16144329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6" w16cid:durableId="9445328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7" w16cid:durableId="11963126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8" w16cid:durableId="3407425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79" w16cid:durableId="2266890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0" w16cid:durableId="3906621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1" w16cid:durableId="17331172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2" w16cid:durableId="17139177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3" w16cid:durableId="9687102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4" w16cid:durableId="2096517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5" w16cid:durableId="8673284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6" w16cid:durableId="72445166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7" w16cid:durableId="4274314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8" w16cid:durableId="2054879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89" w16cid:durableId="20061256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0" w16cid:durableId="17578991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1" w16cid:durableId="8012706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2" w16cid:durableId="6927294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3" w16cid:durableId="4829374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4" w16cid:durableId="6999417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5" w16cid:durableId="5086365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6" w16cid:durableId="14539823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7" w16cid:durableId="18266299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8" w16cid:durableId="20193856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99" w16cid:durableId="467354658">
    <w:abstractNumId w:val="12"/>
  </w:num>
  <w:num w:numId="200" w16cid:durableId="4983998">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01" w16cid:durableId="405230126">
    <w:abstractNumId w:val="35"/>
  </w:num>
  <w:num w:numId="202" w16cid:durableId="678696695">
    <w:abstractNumId w:val="21"/>
    <w:lvlOverride w:ilvl="0">
      <w:startOverride w:val="72"/>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IdMacAtCleanup w:val="1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utsch, Richard (Energy Security)">
    <w15:presenceInfo w15:providerId="AD" w15:userId="S::Richard.Deutsch@energysecurity.gov.uk::4db4b4a3-2644-44ab-aa12-b24b6913d6d3"/>
  </w15:person>
  <w15:person w15:author="Finkler, Julie (Energy Security)">
    <w15:presenceInfo w15:providerId="AD" w15:userId="S::Julie.Finkler@energysecurity.gov.uk::f4b5f345-f302-423e-9d80-cc07787ba793"/>
  </w15:person>
  <w15:person w15:author="Matthews, Sean (Energy Security)">
    <w15:presenceInfo w15:providerId="AD" w15:userId="S::Sean.Matthews@energysecurity.gov.uk::37f2a9f3-550d-4425-9344-e8545dacd66d"/>
  </w15:person>
  <w15:person w15:author="Matthews, Sean (Energy Security) [2]">
    <w15:presenceInfo w15:providerId="AD" w15:userId="S::sean.matthews@energysecurity.gov.uk::37f2a9f3-550d-4425-9344-e8545dacd66d"/>
  </w15:person>
  <w15:person w15:author="Faqir, Sofia (Energy Security)">
    <w15:presenceInfo w15:providerId="AD" w15:userId="S::Sofia.Faqir@energysecurity.gov.uk::22da7929-43cd-452a-9b49-25ed12d2e254"/>
  </w15:person>
  <w15:person w15:author="Shevlane, Emily (Energy Security)">
    <w15:presenceInfo w15:providerId="AD" w15:userId="S::Emily.Shevlane@energysecurity.gov.uk::54188cc6-0680-4eb4-ad2f-eefcfc17c20f"/>
  </w15:person>
  <w15:person w15:author="Julie Finkler">
    <w15:presenceInfo w15:providerId="AD" w15:userId="S::Julie.Finkler@energysecurity.gov.uk::f4b5f345-f302-423e-9d80-cc07787ba793"/>
  </w15:person>
  <w15:person w15:author="Muir, Max (Energy &amp; Security - Renewable Electricity)">
    <w15:presenceInfo w15:providerId="AD" w15:userId="S::max.muir@energysecurity.gov.uk::3042c805-121b-4abe-a04f-e2f0453d35e9"/>
  </w15:person>
  <w15:person w15:author="Muir, Max (Energy Security)">
    <w15:presenceInfo w15:providerId="AD" w15:userId="S::Max.Muir@energysecurity.gov.uk::3042c805-121b-4abe-a04f-e2f0453d35e9"/>
  </w15:person>
  <w15:person w15:author="Jones, Sophie (Energy Security)">
    <w15:presenceInfo w15:providerId="AD" w15:userId="S::Sophie.Jones@energysecurity.gov.uk::bdc35cc4-3af8-426e-ba27-8c1180599960"/>
  </w15:person>
  <w15:person w15:author="Bloch, Angus (Energy Security)">
    <w15:presenceInfo w15:providerId="AD" w15:userId="S::angus.bloch@energysecurity.gov.uk::e30e04e4-7c33-4fc4-89e0-bf1b9fda5652"/>
  </w15:person>
  <w15:person w15:author="Campbell, Carolyn (Energy Security)">
    <w15:presenceInfo w15:providerId="AD" w15:userId="S::Carolyn.Campbell@energysecurity.gov.uk::a49a9aa7-44fa-4ad6-bfc9-df236b08eb36"/>
  </w15:person>
  <w15:person w15:author="Irvine, Henry (Energy Security)">
    <w15:presenceInfo w15:providerId="AD" w15:userId="S::Henry.Irvine@beis.gov.uk::43a00359-2318-42fa-8e54-83e1f694fa67"/>
  </w15:person>
  <w15:person w15:author="Orpin-Massey, Anton (Energy Security)">
    <w15:presenceInfo w15:providerId="AD" w15:userId="S::Anton.Orpin-Massey@energysecurity.gov.uk::0e2bc270-cfd2-4269-917b-df82515ba2c5"/>
  </w15:person>
  <w15:person w15:author="Irvine, Henry (Energy Security) [2]">
    <w15:presenceInfo w15:providerId="AD" w15:userId="S::Henry.Irvine@energysecurity.gov.uk::43a00359-2318-42fa-8e54-83e1f694fa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trackRevisions/>
  <w:doNotTrackFormatting/>
  <w:defaultTabStop w:val="567"/>
  <w:clickAndTypeStyle w:val="StandardAshurst"/>
  <w:drawingGridHorizontalSpacing w:val="9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shurstDocumentData" w:val="&lt;?xml version=&quot;1.0&quot; encoding=&quot;utf-16&quot;?&gt;_x000d__x000a_&lt;ashurstDocument&gt;_x000d__x000a_  &lt;documentData&gt;_x000d__x000a_    &lt;set name=&quot;general&quot; key=&quot;general&quot;&gt;_x000d__x000a_      &lt;items&gt;_x000d__x000a_        &lt;item name=&quot;templateID&quot; value=&quot;ashWordDoc&quot; /&gt;_x000d__x000a_        &lt;item name=&quot;officeID&quot; value=&quot;sydney&quot; /&gt;_x000d__x000a_        &lt;item name=&quot;languageID&quot; value=&quot;english-uk&quot; /&gt;_x000d__x000a_        &lt;item name=&quot;localeID&quot; value=&quot;2057&quot; /&gt;_x000d__x000a_        &lt;item name=&quot;authorID&quot; value=&quot;Author7&quot; /&gt;_x000d__x000a_        &lt;item name=&quot;day&quot; value=&quot;23&quot; /&gt;_x000d__x000a_        &lt;item name=&quot;month&quot; value=&quot;8&quot; /&gt;_x000d__x000a_        &lt;item name=&quot;year&quot; value=&quot;2023&quot; /&gt;_x000d__x000a_        &lt;item name=&quot;legacyTemplateName&quot; value=&quot;&quot; /&gt;_x000d__x000a_      &lt;/items&gt;_x000d__x000a_    &lt;/set&gt;_x000d__x000a_  &lt;/documentData&gt;_x000d__x000a_&lt;/ashurstDocument&gt;"/>
  </w:docVars>
  <w:rsids>
    <w:rsidRoot w:val="005B3BB9"/>
    <w:rsid w:val="00000DD6"/>
    <w:rsid w:val="000015EF"/>
    <w:rsid w:val="000019BA"/>
    <w:rsid w:val="000050F1"/>
    <w:rsid w:val="0000571A"/>
    <w:rsid w:val="00005FCD"/>
    <w:rsid w:val="0000700E"/>
    <w:rsid w:val="00007561"/>
    <w:rsid w:val="00010603"/>
    <w:rsid w:val="00010744"/>
    <w:rsid w:val="00011448"/>
    <w:rsid w:val="00012058"/>
    <w:rsid w:val="0001343D"/>
    <w:rsid w:val="00014080"/>
    <w:rsid w:val="00014DB0"/>
    <w:rsid w:val="0001690A"/>
    <w:rsid w:val="0001722A"/>
    <w:rsid w:val="00017566"/>
    <w:rsid w:val="00017D23"/>
    <w:rsid w:val="0002066C"/>
    <w:rsid w:val="00020D12"/>
    <w:rsid w:val="000216D9"/>
    <w:rsid w:val="00023C1E"/>
    <w:rsid w:val="00023FAD"/>
    <w:rsid w:val="00026E77"/>
    <w:rsid w:val="00026FFE"/>
    <w:rsid w:val="0003054D"/>
    <w:rsid w:val="000318E3"/>
    <w:rsid w:val="00032393"/>
    <w:rsid w:val="00033364"/>
    <w:rsid w:val="00033CDC"/>
    <w:rsid w:val="00035F84"/>
    <w:rsid w:val="00035FBB"/>
    <w:rsid w:val="00036C32"/>
    <w:rsid w:val="000377D4"/>
    <w:rsid w:val="00037A87"/>
    <w:rsid w:val="0004521A"/>
    <w:rsid w:val="0004692E"/>
    <w:rsid w:val="00046C86"/>
    <w:rsid w:val="0004702C"/>
    <w:rsid w:val="00052D92"/>
    <w:rsid w:val="00054DE6"/>
    <w:rsid w:val="00056ACD"/>
    <w:rsid w:val="00060836"/>
    <w:rsid w:val="00060BA5"/>
    <w:rsid w:val="00060DEF"/>
    <w:rsid w:val="0006267C"/>
    <w:rsid w:val="000627AC"/>
    <w:rsid w:val="00062BBB"/>
    <w:rsid w:val="000644D4"/>
    <w:rsid w:val="000660CD"/>
    <w:rsid w:val="000661C9"/>
    <w:rsid w:val="00067E7C"/>
    <w:rsid w:val="0007022D"/>
    <w:rsid w:val="000706F0"/>
    <w:rsid w:val="00071DAB"/>
    <w:rsid w:val="00072318"/>
    <w:rsid w:val="0007330F"/>
    <w:rsid w:val="00073C8F"/>
    <w:rsid w:val="00074C8D"/>
    <w:rsid w:val="00074FFA"/>
    <w:rsid w:val="000752BD"/>
    <w:rsid w:val="000753E3"/>
    <w:rsid w:val="00075A9E"/>
    <w:rsid w:val="00075C05"/>
    <w:rsid w:val="000762BB"/>
    <w:rsid w:val="000766FC"/>
    <w:rsid w:val="00077E3D"/>
    <w:rsid w:val="00077F56"/>
    <w:rsid w:val="00083CCC"/>
    <w:rsid w:val="000849FA"/>
    <w:rsid w:val="00085FBE"/>
    <w:rsid w:val="000874C5"/>
    <w:rsid w:val="00087808"/>
    <w:rsid w:val="00087C12"/>
    <w:rsid w:val="000908B1"/>
    <w:rsid w:val="0009092C"/>
    <w:rsid w:val="00090BC4"/>
    <w:rsid w:val="00091564"/>
    <w:rsid w:val="00091A07"/>
    <w:rsid w:val="000922D5"/>
    <w:rsid w:val="000927D7"/>
    <w:rsid w:val="00093A65"/>
    <w:rsid w:val="0009414B"/>
    <w:rsid w:val="000946B5"/>
    <w:rsid w:val="0009576A"/>
    <w:rsid w:val="00096419"/>
    <w:rsid w:val="00097CF3"/>
    <w:rsid w:val="000A1F76"/>
    <w:rsid w:val="000A275D"/>
    <w:rsid w:val="000A2A6E"/>
    <w:rsid w:val="000A4898"/>
    <w:rsid w:val="000A5FB6"/>
    <w:rsid w:val="000A6EF8"/>
    <w:rsid w:val="000A7146"/>
    <w:rsid w:val="000A72D5"/>
    <w:rsid w:val="000A78FF"/>
    <w:rsid w:val="000B0355"/>
    <w:rsid w:val="000B0981"/>
    <w:rsid w:val="000B1E05"/>
    <w:rsid w:val="000B20F7"/>
    <w:rsid w:val="000B23B1"/>
    <w:rsid w:val="000B2719"/>
    <w:rsid w:val="000B3BFC"/>
    <w:rsid w:val="000B5E2D"/>
    <w:rsid w:val="000B63BA"/>
    <w:rsid w:val="000C0C54"/>
    <w:rsid w:val="000C13D8"/>
    <w:rsid w:val="000C210E"/>
    <w:rsid w:val="000C48C9"/>
    <w:rsid w:val="000C5527"/>
    <w:rsid w:val="000C6494"/>
    <w:rsid w:val="000C71A6"/>
    <w:rsid w:val="000D235E"/>
    <w:rsid w:val="000D533C"/>
    <w:rsid w:val="000D76C6"/>
    <w:rsid w:val="000E15FD"/>
    <w:rsid w:val="000E47A6"/>
    <w:rsid w:val="000E4A60"/>
    <w:rsid w:val="000E4AE6"/>
    <w:rsid w:val="000E5181"/>
    <w:rsid w:val="000E652A"/>
    <w:rsid w:val="000E7B0A"/>
    <w:rsid w:val="000F0BFA"/>
    <w:rsid w:val="000F2C9D"/>
    <w:rsid w:val="000F5EF4"/>
    <w:rsid w:val="000F6F4F"/>
    <w:rsid w:val="000F79F9"/>
    <w:rsid w:val="00101369"/>
    <w:rsid w:val="001029FA"/>
    <w:rsid w:val="00102D20"/>
    <w:rsid w:val="001030E7"/>
    <w:rsid w:val="0010432C"/>
    <w:rsid w:val="0010512D"/>
    <w:rsid w:val="00106BE7"/>
    <w:rsid w:val="001077B1"/>
    <w:rsid w:val="00112C98"/>
    <w:rsid w:val="0011391F"/>
    <w:rsid w:val="001140BC"/>
    <w:rsid w:val="001150B2"/>
    <w:rsid w:val="00115211"/>
    <w:rsid w:val="00116535"/>
    <w:rsid w:val="001167DD"/>
    <w:rsid w:val="00116C5E"/>
    <w:rsid w:val="00116CC4"/>
    <w:rsid w:val="00117589"/>
    <w:rsid w:val="001216E8"/>
    <w:rsid w:val="00121EE9"/>
    <w:rsid w:val="00123093"/>
    <w:rsid w:val="001231C4"/>
    <w:rsid w:val="001231CB"/>
    <w:rsid w:val="0012421C"/>
    <w:rsid w:val="0012430E"/>
    <w:rsid w:val="00124B89"/>
    <w:rsid w:val="00126BB0"/>
    <w:rsid w:val="0012747D"/>
    <w:rsid w:val="00127D1A"/>
    <w:rsid w:val="00134F18"/>
    <w:rsid w:val="00135BE3"/>
    <w:rsid w:val="00137E41"/>
    <w:rsid w:val="00140F92"/>
    <w:rsid w:val="00141029"/>
    <w:rsid w:val="00143D0F"/>
    <w:rsid w:val="00144115"/>
    <w:rsid w:val="00144454"/>
    <w:rsid w:val="00146CD3"/>
    <w:rsid w:val="0014791E"/>
    <w:rsid w:val="00147EA1"/>
    <w:rsid w:val="00150D75"/>
    <w:rsid w:val="00151AA3"/>
    <w:rsid w:val="00151AFB"/>
    <w:rsid w:val="001520F2"/>
    <w:rsid w:val="001525FC"/>
    <w:rsid w:val="00154CEB"/>
    <w:rsid w:val="001559C4"/>
    <w:rsid w:val="00156A18"/>
    <w:rsid w:val="00156E5C"/>
    <w:rsid w:val="0015732C"/>
    <w:rsid w:val="00157E23"/>
    <w:rsid w:val="00161B92"/>
    <w:rsid w:val="00162390"/>
    <w:rsid w:val="00163F1A"/>
    <w:rsid w:val="0016426D"/>
    <w:rsid w:val="001651F3"/>
    <w:rsid w:val="001678F9"/>
    <w:rsid w:val="00170213"/>
    <w:rsid w:val="001718FC"/>
    <w:rsid w:val="00171B46"/>
    <w:rsid w:val="00172D86"/>
    <w:rsid w:val="0017323C"/>
    <w:rsid w:val="00174E20"/>
    <w:rsid w:val="001767AA"/>
    <w:rsid w:val="001769D1"/>
    <w:rsid w:val="00176D23"/>
    <w:rsid w:val="00176ED0"/>
    <w:rsid w:val="001828A7"/>
    <w:rsid w:val="00182AAF"/>
    <w:rsid w:val="001835C3"/>
    <w:rsid w:val="00183B06"/>
    <w:rsid w:val="0018432F"/>
    <w:rsid w:val="001848C7"/>
    <w:rsid w:val="00190D86"/>
    <w:rsid w:val="00192D11"/>
    <w:rsid w:val="00193014"/>
    <w:rsid w:val="00193054"/>
    <w:rsid w:val="001945B1"/>
    <w:rsid w:val="001949B4"/>
    <w:rsid w:val="001950FE"/>
    <w:rsid w:val="001964E4"/>
    <w:rsid w:val="001969BB"/>
    <w:rsid w:val="001A26FC"/>
    <w:rsid w:val="001A283E"/>
    <w:rsid w:val="001A38AE"/>
    <w:rsid w:val="001A4E9E"/>
    <w:rsid w:val="001A52AE"/>
    <w:rsid w:val="001A53D4"/>
    <w:rsid w:val="001A72D9"/>
    <w:rsid w:val="001A7742"/>
    <w:rsid w:val="001A7F89"/>
    <w:rsid w:val="001B0698"/>
    <w:rsid w:val="001B231D"/>
    <w:rsid w:val="001B26BB"/>
    <w:rsid w:val="001B403A"/>
    <w:rsid w:val="001B548A"/>
    <w:rsid w:val="001B5BA1"/>
    <w:rsid w:val="001B63BA"/>
    <w:rsid w:val="001B6981"/>
    <w:rsid w:val="001B71C0"/>
    <w:rsid w:val="001B7615"/>
    <w:rsid w:val="001C1460"/>
    <w:rsid w:val="001C315B"/>
    <w:rsid w:val="001C3833"/>
    <w:rsid w:val="001C3C8B"/>
    <w:rsid w:val="001C4B97"/>
    <w:rsid w:val="001C4F1F"/>
    <w:rsid w:val="001C604A"/>
    <w:rsid w:val="001C6C0E"/>
    <w:rsid w:val="001C6F55"/>
    <w:rsid w:val="001C73C2"/>
    <w:rsid w:val="001D0E12"/>
    <w:rsid w:val="001D18F5"/>
    <w:rsid w:val="001D21F9"/>
    <w:rsid w:val="001D31E3"/>
    <w:rsid w:val="001D338B"/>
    <w:rsid w:val="001D43AD"/>
    <w:rsid w:val="001D5FC7"/>
    <w:rsid w:val="001D6488"/>
    <w:rsid w:val="001D6832"/>
    <w:rsid w:val="001D69CC"/>
    <w:rsid w:val="001D778D"/>
    <w:rsid w:val="001E0003"/>
    <w:rsid w:val="001E03A9"/>
    <w:rsid w:val="001E19A6"/>
    <w:rsid w:val="001E2203"/>
    <w:rsid w:val="001E2581"/>
    <w:rsid w:val="001E387A"/>
    <w:rsid w:val="001E4108"/>
    <w:rsid w:val="001E505F"/>
    <w:rsid w:val="001F0B64"/>
    <w:rsid w:val="001F1138"/>
    <w:rsid w:val="001F161E"/>
    <w:rsid w:val="001F2681"/>
    <w:rsid w:val="001F349C"/>
    <w:rsid w:val="001F5454"/>
    <w:rsid w:val="001F5B42"/>
    <w:rsid w:val="001F6BB0"/>
    <w:rsid w:val="001F72FA"/>
    <w:rsid w:val="00200E4C"/>
    <w:rsid w:val="00201688"/>
    <w:rsid w:val="002022ED"/>
    <w:rsid w:val="00202C21"/>
    <w:rsid w:val="002037DC"/>
    <w:rsid w:val="00204B0E"/>
    <w:rsid w:val="00204F12"/>
    <w:rsid w:val="002063ED"/>
    <w:rsid w:val="00206ADD"/>
    <w:rsid w:val="00210674"/>
    <w:rsid w:val="00210FFB"/>
    <w:rsid w:val="002112FF"/>
    <w:rsid w:val="00212346"/>
    <w:rsid w:val="002132D5"/>
    <w:rsid w:val="00214FAD"/>
    <w:rsid w:val="00216F05"/>
    <w:rsid w:val="002170D8"/>
    <w:rsid w:val="00217A75"/>
    <w:rsid w:val="00220CF7"/>
    <w:rsid w:val="00221CC6"/>
    <w:rsid w:val="00222D57"/>
    <w:rsid w:val="00223E7F"/>
    <w:rsid w:val="00224388"/>
    <w:rsid w:val="0023147D"/>
    <w:rsid w:val="00232D5F"/>
    <w:rsid w:val="00232EC6"/>
    <w:rsid w:val="00233561"/>
    <w:rsid w:val="00233D9D"/>
    <w:rsid w:val="00234CA2"/>
    <w:rsid w:val="0023510C"/>
    <w:rsid w:val="002368C0"/>
    <w:rsid w:val="00236EE4"/>
    <w:rsid w:val="00240C75"/>
    <w:rsid w:val="00241C16"/>
    <w:rsid w:val="00242A37"/>
    <w:rsid w:val="002431C5"/>
    <w:rsid w:val="002434E2"/>
    <w:rsid w:val="002449E6"/>
    <w:rsid w:val="00244D6B"/>
    <w:rsid w:val="002450E5"/>
    <w:rsid w:val="00245BE9"/>
    <w:rsid w:val="00245CE3"/>
    <w:rsid w:val="00246F12"/>
    <w:rsid w:val="0025190D"/>
    <w:rsid w:val="00252098"/>
    <w:rsid w:val="002520E7"/>
    <w:rsid w:val="00252D7F"/>
    <w:rsid w:val="002530C5"/>
    <w:rsid w:val="0025419F"/>
    <w:rsid w:val="002576E2"/>
    <w:rsid w:val="00261750"/>
    <w:rsid w:val="00261E48"/>
    <w:rsid w:val="00262E21"/>
    <w:rsid w:val="00262FA0"/>
    <w:rsid w:val="00265A7C"/>
    <w:rsid w:val="002661E7"/>
    <w:rsid w:val="002675D3"/>
    <w:rsid w:val="00267ED9"/>
    <w:rsid w:val="00270FC3"/>
    <w:rsid w:val="0027268A"/>
    <w:rsid w:val="00273242"/>
    <w:rsid w:val="002737D0"/>
    <w:rsid w:val="002746A1"/>
    <w:rsid w:val="00275F6B"/>
    <w:rsid w:val="00276DD6"/>
    <w:rsid w:val="00276F5C"/>
    <w:rsid w:val="00277941"/>
    <w:rsid w:val="00280975"/>
    <w:rsid w:val="00280DE2"/>
    <w:rsid w:val="00281478"/>
    <w:rsid w:val="00282412"/>
    <w:rsid w:val="0028283D"/>
    <w:rsid w:val="00283415"/>
    <w:rsid w:val="002837E9"/>
    <w:rsid w:val="00283936"/>
    <w:rsid w:val="0028568D"/>
    <w:rsid w:val="00287C64"/>
    <w:rsid w:val="00290483"/>
    <w:rsid w:val="00290958"/>
    <w:rsid w:val="002931A0"/>
    <w:rsid w:val="00293F0D"/>
    <w:rsid w:val="00293F58"/>
    <w:rsid w:val="002A0129"/>
    <w:rsid w:val="002A0C33"/>
    <w:rsid w:val="002A30AF"/>
    <w:rsid w:val="002A33A8"/>
    <w:rsid w:val="002A3B27"/>
    <w:rsid w:val="002A3C53"/>
    <w:rsid w:val="002A40E8"/>
    <w:rsid w:val="002A69E4"/>
    <w:rsid w:val="002A7A5C"/>
    <w:rsid w:val="002B1343"/>
    <w:rsid w:val="002B1693"/>
    <w:rsid w:val="002B1B98"/>
    <w:rsid w:val="002B2376"/>
    <w:rsid w:val="002B260A"/>
    <w:rsid w:val="002B2D38"/>
    <w:rsid w:val="002B33A6"/>
    <w:rsid w:val="002B46E4"/>
    <w:rsid w:val="002B4B91"/>
    <w:rsid w:val="002B7151"/>
    <w:rsid w:val="002B786F"/>
    <w:rsid w:val="002C013D"/>
    <w:rsid w:val="002C18F0"/>
    <w:rsid w:val="002C29DA"/>
    <w:rsid w:val="002C2C2C"/>
    <w:rsid w:val="002C6C84"/>
    <w:rsid w:val="002C796D"/>
    <w:rsid w:val="002D1E17"/>
    <w:rsid w:val="002D2625"/>
    <w:rsid w:val="002D28AE"/>
    <w:rsid w:val="002D37D1"/>
    <w:rsid w:val="002D3ECC"/>
    <w:rsid w:val="002D4185"/>
    <w:rsid w:val="002D4EEE"/>
    <w:rsid w:val="002D52AD"/>
    <w:rsid w:val="002D59DB"/>
    <w:rsid w:val="002D5F20"/>
    <w:rsid w:val="002D6983"/>
    <w:rsid w:val="002E0810"/>
    <w:rsid w:val="002E26CA"/>
    <w:rsid w:val="002E371D"/>
    <w:rsid w:val="002E700A"/>
    <w:rsid w:val="002E716D"/>
    <w:rsid w:val="002E77BF"/>
    <w:rsid w:val="002F072F"/>
    <w:rsid w:val="002F0B8E"/>
    <w:rsid w:val="002F0CC5"/>
    <w:rsid w:val="002F0D34"/>
    <w:rsid w:val="002F17AD"/>
    <w:rsid w:val="002F1FBC"/>
    <w:rsid w:val="002F209E"/>
    <w:rsid w:val="002F209F"/>
    <w:rsid w:val="002F3514"/>
    <w:rsid w:val="002F3FE3"/>
    <w:rsid w:val="002F40F5"/>
    <w:rsid w:val="002F462E"/>
    <w:rsid w:val="002F4F03"/>
    <w:rsid w:val="002F51FE"/>
    <w:rsid w:val="002F53B2"/>
    <w:rsid w:val="002F719E"/>
    <w:rsid w:val="00300B22"/>
    <w:rsid w:val="00300B26"/>
    <w:rsid w:val="003014B4"/>
    <w:rsid w:val="003017F3"/>
    <w:rsid w:val="00302A37"/>
    <w:rsid w:val="003035B5"/>
    <w:rsid w:val="0030371E"/>
    <w:rsid w:val="00304760"/>
    <w:rsid w:val="00304E6C"/>
    <w:rsid w:val="0030505F"/>
    <w:rsid w:val="00313061"/>
    <w:rsid w:val="003152AB"/>
    <w:rsid w:val="00315560"/>
    <w:rsid w:val="00317021"/>
    <w:rsid w:val="003176F3"/>
    <w:rsid w:val="0032024A"/>
    <w:rsid w:val="00320392"/>
    <w:rsid w:val="00321098"/>
    <w:rsid w:val="003212A8"/>
    <w:rsid w:val="003218BD"/>
    <w:rsid w:val="00321AFE"/>
    <w:rsid w:val="00322B9D"/>
    <w:rsid w:val="00323DCF"/>
    <w:rsid w:val="00324270"/>
    <w:rsid w:val="00324AF6"/>
    <w:rsid w:val="00325CF9"/>
    <w:rsid w:val="00326448"/>
    <w:rsid w:val="00326791"/>
    <w:rsid w:val="0032746A"/>
    <w:rsid w:val="00330CB1"/>
    <w:rsid w:val="003325BC"/>
    <w:rsid w:val="00334519"/>
    <w:rsid w:val="00334962"/>
    <w:rsid w:val="00334A72"/>
    <w:rsid w:val="0033540D"/>
    <w:rsid w:val="00337061"/>
    <w:rsid w:val="0033706E"/>
    <w:rsid w:val="00337DDB"/>
    <w:rsid w:val="00343438"/>
    <w:rsid w:val="0034377D"/>
    <w:rsid w:val="00343DEE"/>
    <w:rsid w:val="0034426A"/>
    <w:rsid w:val="00344AC2"/>
    <w:rsid w:val="00346167"/>
    <w:rsid w:val="00347721"/>
    <w:rsid w:val="0034798F"/>
    <w:rsid w:val="00350D37"/>
    <w:rsid w:val="00351270"/>
    <w:rsid w:val="00351603"/>
    <w:rsid w:val="00351C31"/>
    <w:rsid w:val="00352148"/>
    <w:rsid w:val="00353225"/>
    <w:rsid w:val="00353BDD"/>
    <w:rsid w:val="003540B0"/>
    <w:rsid w:val="003548E5"/>
    <w:rsid w:val="00355202"/>
    <w:rsid w:val="00355DA0"/>
    <w:rsid w:val="003564ED"/>
    <w:rsid w:val="00356551"/>
    <w:rsid w:val="003576F8"/>
    <w:rsid w:val="00357C91"/>
    <w:rsid w:val="00360046"/>
    <w:rsid w:val="0036114B"/>
    <w:rsid w:val="00362ACA"/>
    <w:rsid w:val="00362CB5"/>
    <w:rsid w:val="00362D17"/>
    <w:rsid w:val="00363B99"/>
    <w:rsid w:val="00364421"/>
    <w:rsid w:val="0036458D"/>
    <w:rsid w:val="00365DB9"/>
    <w:rsid w:val="00366711"/>
    <w:rsid w:val="00367E13"/>
    <w:rsid w:val="003700DB"/>
    <w:rsid w:val="00372485"/>
    <w:rsid w:val="00372848"/>
    <w:rsid w:val="00372984"/>
    <w:rsid w:val="00373CAF"/>
    <w:rsid w:val="0037528F"/>
    <w:rsid w:val="00375A50"/>
    <w:rsid w:val="00375B5F"/>
    <w:rsid w:val="00375BB0"/>
    <w:rsid w:val="00376A10"/>
    <w:rsid w:val="00376A1D"/>
    <w:rsid w:val="00377A54"/>
    <w:rsid w:val="003809A5"/>
    <w:rsid w:val="00380E1F"/>
    <w:rsid w:val="003820E2"/>
    <w:rsid w:val="00383AE3"/>
    <w:rsid w:val="00384360"/>
    <w:rsid w:val="003844E3"/>
    <w:rsid w:val="00384A3B"/>
    <w:rsid w:val="003858DD"/>
    <w:rsid w:val="00386A6F"/>
    <w:rsid w:val="00387B3E"/>
    <w:rsid w:val="00387CDF"/>
    <w:rsid w:val="00390875"/>
    <w:rsid w:val="003913D2"/>
    <w:rsid w:val="0039297C"/>
    <w:rsid w:val="0039342D"/>
    <w:rsid w:val="003938B8"/>
    <w:rsid w:val="0039427C"/>
    <w:rsid w:val="00394469"/>
    <w:rsid w:val="00396136"/>
    <w:rsid w:val="00396EF0"/>
    <w:rsid w:val="00397791"/>
    <w:rsid w:val="00397D9E"/>
    <w:rsid w:val="003A0403"/>
    <w:rsid w:val="003A1677"/>
    <w:rsid w:val="003A2137"/>
    <w:rsid w:val="003A223C"/>
    <w:rsid w:val="003A2B91"/>
    <w:rsid w:val="003A3CCC"/>
    <w:rsid w:val="003A4FC2"/>
    <w:rsid w:val="003A70F7"/>
    <w:rsid w:val="003A7D81"/>
    <w:rsid w:val="003B04CA"/>
    <w:rsid w:val="003B0FB9"/>
    <w:rsid w:val="003B171F"/>
    <w:rsid w:val="003B1A31"/>
    <w:rsid w:val="003B1A73"/>
    <w:rsid w:val="003B39DE"/>
    <w:rsid w:val="003B3A17"/>
    <w:rsid w:val="003B4817"/>
    <w:rsid w:val="003B5194"/>
    <w:rsid w:val="003B5D13"/>
    <w:rsid w:val="003B5DC8"/>
    <w:rsid w:val="003B699C"/>
    <w:rsid w:val="003B7927"/>
    <w:rsid w:val="003C1165"/>
    <w:rsid w:val="003C125F"/>
    <w:rsid w:val="003C13C7"/>
    <w:rsid w:val="003C1BC0"/>
    <w:rsid w:val="003C2FEB"/>
    <w:rsid w:val="003C366F"/>
    <w:rsid w:val="003C3890"/>
    <w:rsid w:val="003C39D7"/>
    <w:rsid w:val="003C4705"/>
    <w:rsid w:val="003C4C5C"/>
    <w:rsid w:val="003C4DB3"/>
    <w:rsid w:val="003C61BC"/>
    <w:rsid w:val="003C66FF"/>
    <w:rsid w:val="003C6781"/>
    <w:rsid w:val="003C7C0C"/>
    <w:rsid w:val="003C7F0A"/>
    <w:rsid w:val="003D0CDC"/>
    <w:rsid w:val="003D10AD"/>
    <w:rsid w:val="003D18E7"/>
    <w:rsid w:val="003D2729"/>
    <w:rsid w:val="003D272F"/>
    <w:rsid w:val="003D2A86"/>
    <w:rsid w:val="003D3FC6"/>
    <w:rsid w:val="003D565B"/>
    <w:rsid w:val="003D6B7D"/>
    <w:rsid w:val="003D7002"/>
    <w:rsid w:val="003D74EE"/>
    <w:rsid w:val="003D7844"/>
    <w:rsid w:val="003E2431"/>
    <w:rsid w:val="003E3CB9"/>
    <w:rsid w:val="003F044E"/>
    <w:rsid w:val="003F3529"/>
    <w:rsid w:val="003F3CF1"/>
    <w:rsid w:val="003F3EF4"/>
    <w:rsid w:val="003F4377"/>
    <w:rsid w:val="003F5E2A"/>
    <w:rsid w:val="003F6FC5"/>
    <w:rsid w:val="003F70B5"/>
    <w:rsid w:val="003F7D5D"/>
    <w:rsid w:val="00400329"/>
    <w:rsid w:val="004005AA"/>
    <w:rsid w:val="004008DF"/>
    <w:rsid w:val="00401661"/>
    <w:rsid w:val="00401B58"/>
    <w:rsid w:val="00401D38"/>
    <w:rsid w:val="00402186"/>
    <w:rsid w:val="004035AE"/>
    <w:rsid w:val="00403C4A"/>
    <w:rsid w:val="00403EE4"/>
    <w:rsid w:val="004045BB"/>
    <w:rsid w:val="00404FD8"/>
    <w:rsid w:val="00406301"/>
    <w:rsid w:val="004066D0"/>
    <w:rsid w:val="00406AF0"/>
    <w:rsid w:val="00411747"/>
    <w:rsid w:val="00411FC3"/>
    <w:rsid w:val="00412449"/>
    <w:rsid w:val="00412964"/>
    <w:rsid w:val="004165E1"/>
    <w:rsid w:val="0042022E"/>
    <w:rsid w:val="00420231"/>
    <w:rsid w:val="00421BB9"/>
    <w:rsid w:val="004229B0"/>
    <w:rsid w:val="00422B55"/>
    <w:rsid w:val="00422DB0"/>
    <w:rsid w:val="00424DF6"/>
    <w:rsid w:val="00425445"/>
    <w:rsid w:val="00426D6E"/>
    <w:rsid w:val="00427977"/>
    <w:rsid w:val="00430633"/>
    <w:rsid w:val="00430694"/>
    <w:rsid w:val="00431BBC"/>
    <w:rsid w:val="00432284"/>
    <w:rsid w:val="0043297B"/>
    <w:rsid w:val="00432D19"/>
    <w:rsid w:val="004334B3"/>
    <w:rsid w:val="004337EC"/>
    <w:rsid w:val="00433CDD"/>
    <w:rsid w:val="00434C34"/>
    <w:rsid w:val="00434F7C"/>
    <w:rsid w:val="0043505B"/>
    <w:rsid w:val="0043521E"/>
    <w:rsid w:val="00437979"/>
    <w:rsid w:val="004403BD"/>
    <w:rsid w:val="00441D9E"/>
    <w:rsid w:val="00442029"/>
    <w:rsid w:val="0044213B"/>
    <w:rsid w:val="004433D8"/>
    <w:rsid w:val="0044598D"/>
    <w:rsid w:val="0044695A"/>
    <w:rsid w:val="00446C37"/>
    <w:rsid w:val="00446DF6"/>
    <w:rsid w:val="00447AFD"/>
    <w:rsid w:val="00450119"/>
    <w:rsid w:val="004502EF"/>
    <w:rsid w:val="00450C5D"/>
    <w:rsid w:val="00452D4A"/>
    <w:rsid w:val="00453B0E"/>
    <w:rsid w:val="00453C31"/>
    <w:rsid w:val="00454B15"/>
    <w:rsid w:val="004565A3"/>
    <w:rsid w:val="00456C86"/>
    <w:rsid w:val="004579F5"/>
    <w:rsid w:val="00460474"/>
    <w:rsid w:val="00462199"/>
    <w:rsid w:val="00463CAA"/>
    <w:rsid w:val="004640C4"/>
    <w:rsid w:val="004647CD"/>
    <w:rsid w:val="004651C6"/>
    <w:rsid w:val="0046679D"/>
    <w:rsid w:val="0047132E"/>
    <w:rsid w:val="004723E8"/>
    <w:rsid w:val="0047429B"/>
    <w:rsid w:val="00474806"/>
    <w:rsid w:val="00476C56"/>
    <w:rsid w:val="00477D2C"/>
    <w:rsid w:val="00480C31"/>
    <w:rsid w:val="004821DA"/>
    <w:rsid w:val="00482BC3"/>
    <w:rsid w:val="00483E5B"/>
    <w:rsid w:val="00485BBF"/>
    <w:rsid w:val="004868E7"/>
    <w:rsid w:val="0049020B"/>
    <w:rsid w:val="004904C1"/>
    <w:rsid w:val="0049243B"/>
    <w:rsid w:val="00492E78"/>
    <w:rsid w:val="00494229"/>
    <w:rsid w:val="0049496E"/>
    <w:rsid w:val="00497FE8"/>
    <w:rsid w:val="004A01CF"/>
    <w:rsid w:val="004A0850"/>
    <w:rsid w:val="004A0AD5"/>
    <w:rsid w:val="004A2189"/>
    <w:rsid w:val="004A42AB"/>
    <w:rsid w:val="004A44EB"/>
    <w:rsid w:val="004A74FB"/>
    <w:rsid w:val="004A7954"/>
    <w:rsid w:val="004B061B"/>
    <w:rsid w:val="004B07F2"/>
    <w:rsid w:val="004B2DE3"/>
    <w:rsid w:val="004B36FC"/>
    <w:rsid w:val="004B62F1"/>
    <w:rsid w:val="004C0336"/>
    <w:rsid w:val="004C15FE"/>
    <w:rsid w:val="004C1772"/>
    <w:rsid w:val="004C1D0B"/>
    <w:rsid w:val="004C34F8"/>
    <w:rsid w:val="004C3A2D"/>
    <w:rsid w:val="004C69BD"/>
    <w:rsid w:val="004C7323"/>
    <w:rsid w:val="004C751D"/>
    <w:rsid w:val="004C7669"/>
    <w:rsid w:val="004D1542"/>
    <w:rsid w:val="004D1BA3"/>
    <w:rsid w:val="004D1E49"/>
    <w:rsid w:val="004D22EC"/>
    <w:rsid w:val="004D44C9"/>
    <w:rsid w:val="004D45AF"/>
    <w:rsid w:val="004D4885"/>
    <w:rsid w:val="004D5F8F"/>
    <w:rsid w:val="004D65BF"/>
    <w:rsid w:val="004D66DB"/>
    <w:rsid w:val="004E2C23"/>
    <w:rsid w:val="004E3175"/>
    <w:rsid w:val="004E4722"/>
    <w:rsid w:val="004E5AF7"/>
    <w:rsid w:val="004E5B53"/>
    <w:rsid w:val="004E6073"/>
    <w:rsid w:val="004E6458"/>
    <w:rsid w:val="004E7156"/>
    <w:rsid w:val="004E7506"/>
    <w:rsid w:val="004E7962"/>
    <w:rsid w:val="004F0BE3"/>
    <w:rsid w:val="004F0CCB"/>
    <w:rsid w:val="004F0DA2"/>
    <w:rsid w:val="004F14DC"/>
    <w:rsid w:val="004F2667"/>
    <w:rsid w:val="004F31A3"/>
    <w:rsid w:val="004F485E"/>
    <w:rsid w:val="004F596A"/>
    <w:rsid w:val="004F7296"/>
    <w:rsid w:val="00500CE7"/>
    <w:rsid w:val="00500E8F"/>
    <w:rsid w:val="005012B0"/>
    <w:rsid w:val="00503B47"/>
    <w:rsid w:val="005041BF"/>
    <w:rsid w:val="005045A4"/>
    <w:rsid w:val="00504DD6"/>
    <w:rsid w:val="005059D7"/>
    <w:rsid w:val="00507224"/>
    <w:rsid w:val="00510A86"/>
    <w:rsid w:val="00510C51"/>
    <w:rsid w:val="00512A2B"/>
    <w:rsid w:val="0051435E"/>
    <w:rsid w:val="00514951"/>
    <w:rsid w:val="0051496A"/>
    <w:rsid w:val="005149F8"/>
    <w:rsid w:val="00514CA9"/>
    <w:rsid w:val="00514E98"/>
    <w:rsid w:val="005158DC"/>
    <w:rsid w:val="00515DD6"/>
    <w:rsid w:val="0051656A"/>
    <w:rsid w:val="00516B52"/>
    <w:rsid w:val="00517BA5"/>
    <w:rsid w:val="005237D8"/>
    <w:rsid w:val="005238D7"/>
    <w:rsid w:val="00524620"/>
    <w:rsid w:val="005258F7"/>
    <w:rsid w:val="00526550"/>
    <w:rsid w:val="00532039"/>
    <w:rsid w:val="00532E97"/>
    <w:rsid w:val="005338F1"/>
    <w:rsid w:val="00537245"/>
    <w:rsid w:val="00540B0B"/>
    <w:rsid w:val="00540D69"/>
    <w:rsid w:val="0054111C"/>
    <w:rsid w:val="0054613C"/>
    <w:rsid w:val="00546284"/>
    <w:rsid w:val="00547A39"/>
    <w:rsid w:val="005505CD"/>
    <w:rsid w:val="00551AFA"/>
    <w:rsid w:val="00552315"/>
    <w:rsid w:val="00552635"/>
    <w:rsid w:val="00552CB8"/>
    <w:rsid w:val="00553644"/>
    <w:rsid w:val="005538A0"/>
    <w:rsid w:val="00555142"/>
    <w:rsid w:val="00555190"/>
    <w:rsid w:val="005560B1"/>
    <w:rsid w:val="005570C7"/>
    <w:rsid w:val="00561B84"/>
    <w:rsid w:val="00565698"/>
    <w:rsid w:val="00565C37"/>
    <w:rsid w:val="00566EBD"/>
    <w:rsid w:val="00570B5F"/>
    <w:rsid w:val="0057108D"/>
    <w:rsid w:val="005723EC"/>
    <w:rsid w:val="00572594"/>
    <w:rsid w:val="00572AD1"/>
    <w:rsid w:val="00574BF7"/>
    <w:rsid w:val="00575283"/>
    <w:rsid w:val="0057531A"/>
    <w:rsid w:val="005757B4"/>
    <w:rsid w:val="00575B0D"/>
    <w:rsid w:val="0057711F"/>
    <w:rsid w:val="00581094"/>
    <w:rsid w:val="005815EA"/>
    <w:rsid w:val="00583578"/>
    <w:rsid w:val="00583F8A"/>
    <w:rsid w:val="00585399"/>
    <w:rsid w:val="00585B74"/>
    <w:rsid w:val="00586E09"/>
    <w:rsid w:val="00587483"/>
    <w:rsid w:val="00587945"/>
    <w:rsid w:val="005900E0"/>
    <w:rsid w:val="00591098"/>
    <w:rsid w:val="0059137B"/>
    <w:rsid w:val="005916A6"/>
    <w:rsid w:val="0059356D"/>
    <w:rsid w:val="00593978"/>
    <w:rsid w:val="00595B70"/>
    <w:rsid w:val="0059654F"/>
    <w:rsid w:val="005972DC"/>
    <w:rsid w:val="00597D37"/>
    <w:rsid w:val="00597D4B"/>
    <w:rsid w:val="00597E85"/>
    <w:rsid w:val="00597F97"/>
    <w:rsid w:val="005A18A4"/>
    <w:rsid w:val="005A24F5"/>
    <w:rsid w:val="005A27A2"/>
    <w:rsid w:val="005A27C8"/>
    <w:rsid w:val="005A37A5"/>
    <w:rsid w:val="005A3D4A"/>
    <w:rsid w:val="005A4114"/>
    <w:rsid w:val="005A5173"/>
    <w:rsid w:val="005A616F"/>
    <w:rsid w:val="005A6527"/>
    <w:rsid w:val="005A6854"/>
    <w:rsid w:val="005A7725"/>
    <w:rsid w:val="005B0D64"/>
    <w:rsid w:val="005B0DFE"/>
    <w:rsid w:val="005B1937"/>
    <w:rsid w:val="005B1C21"/>
    <w:rsid w:val="005B3BB9"/>
    <w:rsid w:val="005B3DB2"/>
    <w:rsid w:val="005B4E21"/>
    <w:rsid w:val="005B5052"/>
    <w:rsid w:val="005B574C"/>
    <w:rsid w:val="005B5A7C"/>
    <w:rsid w:val="005B668F"/>
    <w:rsid w:val="005B709E"/>
    <w:rsid w:val="005B7DA5"/>
    <w:rsid w:val="005C0354"/>
    <w:rsid w:val="005C06AC"/>
    <w:rsid w:val="005C1C31"/>
    <w:rsid w:val="005C1DB9"/>
    <w:rsid w:val="005C33A3"/>
    <w:rsid w:val="005D0A7B"/>
    <w:rsid w:val="005D0D84"/>
    <w:rsid w:val="005D1397"/>
    <w:rsid w:val="005D1BDF"/>
    <w:rsid w:val="005D2A4C"/>
    <w:rsid w:val="005D2A60"/>
    <w:rsid w:val="005D32C0"/>
    <w:rsid w:val="005D3DF1"/>
    <w:rsid w:val="005D3E78"/>
    <w:rsid w:val="005D4468"/>
    <w:rsid w:val="005D4F97"/>
    <w:rsid w:val="005D5799"/>
    <w:rsid w:val="005D6385"/>
    <w:rsid w:val="005D6E85"/>
    <w:rsid w:val="005D73FF"/>
    <w:rsid w:val="005E11F9"/>
    <w:rsid w:val="005E16B7"/>
    <w:rsid w:val="005E3765"/>
    <w:rsid w:val="005E3F9F"/>
    <w:rsid w:val="005E6666"/>
    <w:rsid w:val="005E700A"/>
    <w:rsid w:val="005E7287"/>
    <w:rsid w:val="005E7294"/>
    <w:rsid w:val="005E77D6"/>
    <w:rsid w:val="005F0107"/>
    <w:rsid w:val="005F2A37"/>
    <w:rsid w:val="005F34B6"/>
    <w:rsid w:val="005F36A4"/>
    <w:rsid w:val="005F3875"/>
    <w:rsid w:val="005F6AE8"/>
    <w:rsid w:val="005F6F61"/>
    <w:rsid w:val="005F744B"/>
    <w:rsid w:val="006009C0"/>
    <w:rsid w:val="00601D4A"/>
    <w:rsid w:val="00602D8A"/>
    <w:rsid w:val="0060312A"/>
    <w:rsid w:val="00603406"/>
    <w:rsid w:val="0060390E"/>
    <w:rsid w:val="00603C4D"/>
    <w:rsid w:val="00605847"/>
    <w:rsid w:val="00605A46"/>
    <w:rsid w:val="006062B3"/>
    <w:rsid w:val="00606C47"/>
    <w:rsid w:val="00611879"/>
    <w:rsid w:val="00611F72"/>
    <w:rsid w:val="00611F75"/>
    <w:rsid w:val="006122F7"/>
    <w:rsid w:val="006130AD"/>
    <w:rsid w:val="0061361E"/>
    <w:rsid w:val="00613E44"/>
    <w:rsid w:val="0061709A"/>
    <w:rsid w:val="00621676"/>
    <w:rsid w:val="00626515"/>
    <w:rsid w:val="00626FB6"/>
    <w:rsid w:val="0062700D"/>
    <w:rsid w:val="00627067"/>
    <w:rsid w:val="006276FA"/>
    <w:rsid w:val="00627D95"/>
    <w:rsid w:val="0063044F"/>
    <w:rsid w:val="006309CB"/>
    <w:rsid w:val="00630F1D"/>
    <w:rsid w:val="00631829"/>
    <w:rsid w:val="00632ABB"/>
    <w:rsid w:val="00632DD1"/>
    <w:rsid w:val="00633640"/>
    <w:rsid w:val="0063532C"/>
    <w:rsid w:val="00635796"/>
    <w:rsid w:val="006370E5"/>
    <w:rsid w:val="0063766D"/>
    <w:rsid w:val="00637F36"/>
    <w:rsid w:val="00641D4A"/>
    <w:rsid w:val="00643D5F"/>
    <w:rsid w:val="006452F4"/>
    <w:rsid w:val="00645BEA"/>
    <w:rsid w:val="00650517"/>
    <w:rsid w:val="0065101B"/>
    <w:rsid w:val="00653EE9"/>
    <w:rsid w:val="006551BC"/>
    <w:rsid w:val="006561E5"/>
    <w:rsid w:val="0065626D"/>
    <w:rsid w:val="00656503"/>
    <w:rsid w:val="006571C4"/>
    <w:rsid w:val="00657984"/>
    <w:rsid w:val="006620D0"/>
    <w:rsid w:val="00662E74"/>
    <w:rsid w:val="00663558"/>
    <w:rsid w:val="00663CB5"/>
    <w:rsid w:val="00664090"/>
    <w:rsid w:val="00664C13"/>
    <w:rsid w:val="00664C77"/>
    <w:rsid w:val="006650E0"/>
    <w:rsid w:val="00665EC3"/>
    <w:rsid w:val="0066619D"/>
    <w:rsid w:val="00666A49"/>
    <w:rsid w:val="00666B2D"/>
    <w:rsid w:val="00667418"/>
    <w:rsid w:val="006676CE"/>
    <w:rsid w:val="00667ABC"/>
    <w:rsid w:val="00667B7F"/>
    <w:rsid w:val="00670ACC"/>
    <w:rsid w:val="00671232"/>
    <w:rsid w:val="00671533"/>
    <w:rsid w:val="00671916"/>
    <w:rsid w:val="006719FD"/>
    <w:rsid w:val="0067247D"/>
    <w:rsid w:val="00674A7B"/>
    <w:rsid w:val="00674BA8"/>
    <w:rsid w:val="00674F50"/>
    <w:rsid w:val="006754EC"/>
    <w:rsid w:val="00675841"/>
    <w:rsid w:val="00675CD0"/>
    <w:rsid w:val="0067677D"/>
    <w:rsid w:val="00680992"/>
    <w:rsid w:val="00681EEA"/>
    <w:rsid w:val="00682B49"/>
    <w:rsid w:val="00687B81"/>
    <w:rsid w:val="00690700"/>
    <w:rsid w:val="00690976"/>
    <w:rsid w:val="00690FB3"/>
    <w:rsid w:val="0069168A"/>
    <w:rsid w:val="00693F23"/>
    <w:rsid w:val="006962D8"/>
    <w:rsid w:val="006A0C02"/>
    <w:rsid w:val="006A19DA"/>
    <w:rsid w:val="006A1F87"/>
    <w:rsid w:val="006A26ED"/>
    <w:rsid w:val="006A2A61"/>
    <w:rsid w:val="006A2E6C"/>
    <w:rsid w:val="006A4312"/>
    <w:rsid w:val="006B0C10"/>
    <w:rsid w:val="006B2132"/>
    <w:rsid w:val="006B3540"/>
    <w:rsid w:val="006B478D"/>
    <w:rsid w:val="006B5B92"/>
    <w:rsid w:val="006B68FA"/>
    <w:rsid w:val="006C18D7"/>
    <w:rsid w:val="006C18EA"/>
    <w:rsid w:val="006C24C0"/>
    <w:rsid w:val="006C2919"/>
    <w:rsid w:val="006C2C7B"/>
    <w:rsid w:val="006C6960"/>
    <w:rsid w:val="006C7405"/>
    <w:rsid w:val="006C7B62"/>
    <w:rsid w:val="006D02BA"/>
    <w:rsid w:val="006D0ED7"/>
    <w:rsid w:val="006D1D9F"/>
    <w:rsid w:val="006D35BF"/>
    <w:rsid w:val="006D43B7"/>
    <w:rsid w:val="006E0508"/>
    <w:rsid w:val="006E2D53"/>
    <w:rsid w:val="006E35A4"/>
    <w:rsid w:val="006E37F4"/>
    <w:rsid w:val="006E3A79"/>
    <w:rsid w:val="006E3F2C"/>
    <w:rsid w:val="006E4ADB"/>
    <w:rsid w:val="006E57D5"/>
    <w:rsid w:val="006E6179"/>
    <w:rsid w:val="006E688D"/>
    <w:rsid w:val="006E68F2"/>
    <w:rsid w:val="006E6CB6"/>
    <w:rsid w:val="006E79D6"/>
    <w:rsid w:val="006F2C78"/>
    <w:rsid w:val="006F396D"/>
    <w:rsid w:val="006F4223"/>
    <w:rsid w:val="006F4F56"/>
    <w:rsid w:val="006F500D"/>
    <w:rsid w:val="006F5719"/>
    <w:rsid w:val="006F5ED4"/>
    <w:rsid w:val="006F645A"/>
    <w:rsid w:val="006F6BE2"/>
    <w:rsid w:val="006F7A09"/>
    <w:rsid w:val="007007F6"/>
    <w:rsid w:val="007008B8"/>
    <w:rsid w:val="00701A5E"/>
    <w:rsid w:val="00701B5F"/>
    <w:rsid w:val="00702BA6"/>
    <w:rsid w:val="0070387A"/>
    <w:rsid w:val="00703E96"/>
    <w:rsid w:val="007042A1"/>
    <w:rsid w:val="007048AD"/>
    <w:rsid w:val="007048FE"/>
    <w:rsid w:val="00705DD8"/>
    <w:rsid w:val="00705E42"/>
    <w:rsid w:val="00705EF2"/>
    <w:rsid w:val="007076F9"/>
    <w:rsid w:val="00707923"/>
    <w:rsid w:val="007116FE"/>
    <w:rsid w:val="00713844"/>
    <w:rsid w:val="00713D2B"/>
    <w:rsid w:val="00714FEE"/>
    <w:rsid w:val="00721BD0"/>
    <w:rsid w:val="00721D6C"/>
    <w:rsid w:val="007238B0"/>
    <w:rsid w:val="00723994"/>
    <w:rsid w:val="00724236"/>
    <w:rsid w:val="0072434B"/>
    <w:rsid w:val="007248B2"/>
    <w:rsid w:val="00726C54"/>
    <w:rsid w:val="00726CC7"/>
    <w:rsid w:val="00730CBF"/>
    <w:rsid w:val="00732261"/>
    <w:rsid w:val="00732688"/>
    <w:rsid w:val="00732A56"/>
    <w:rsid w:val="00732D22"/>
    <w:rsid w:val="0073305C"/>
    <w:rsid w:val="0073480D"/>
    <w:rsid w:val="00736374"/>
    <w:rsid w:val="0074116A"/>
    <w:rsid w:val="007418D5"/>
    <w:rsid w:val="00742565"/>
    <w:rsid w:val="00746967"/>
    <w:rsid w:val="00747A8D"/>
    <w:rsid w:val="0075137F"/>
    <w:rsid w:val="00754F2D"/>
    <w:rsid w:val="00755BE6"/>
    <w:rsid w:val="0075649C"/>
    <w:rsid w:val="00756538"/>
    <w:rsid w:val="00756CD8"/>
    <w:rsid w:val="00757324"/>
    <w:rsid w:val="00757BEE"/>
    <w:rsid w:val="00761109"/>
    <w:rsid w:val="007611FB"/>
    <w:rsid w:val="00761FDA"/>
    <w:rsid w:val="00763938"/>
    <w:rsid w:val="007647C4"/>
    <w:rsid w:val="00765725"/>
    <w:rsid w:val="00766E64"/>
    <w:rsid w:val="0076702F"/>
    <w:rsid w:val="007670BE"/>
    <w:rsid w:val="00773115"/>
    <w:rsid w:val="00773376"/>
    <w:rsid w:val="00773D26"/>
    <w:rsid w:val="00775538"/>
    <w:rsid w:val="00776283"/>
    <w:rsid w:val="0077695B"/>
    <w:rsid w:val="0078023D"/>
    <w:rsid w:val="00781F7C"/>
    <w:rsid w:val="007824EB"/>
    <w:rsid w:val="00784689"/>
    <w:rsid w:val="00784C2B"/>
    <w:rsid w:val="00785623"/>
    <w:rsid w:val="007857AB"/>
    <w:rsid w:val="0078612B"/>
    <w:rsid w:val="00786AFD"/>
    <w:rsid w:val="00786E7C"/>
    <w:rsid w:val="007871BC"/>
    <w:rsid w:val="007872DF"/>
    <w:rsid w:val="00787403"/>
    <w:rsid w:val="00790F31"/>
    <w:rsid w:val="00793A6D"/>
    <w:rsid w:val="00793AB1"/>
    <w:rsid w:val="007943B4"/>
    <w:rsid w:val="00794620"/>
    <w:rsid w:val="00794BD1"/>
    <w:rsid w:val="00795907"/>
    <w:rsid w:val="00795A0F"/>
    <w:rsid w:val="00796394"/>
    <w:rsid w:val="0079779F"/>
    <w:rsid w:val="00797C03"/>
    <w:rsid w:val="007A0FA2"/>
    <w:rsid w:val="007A1132"/>
    <w:rsid w:val="007A1D78"/>
    <w:rsid w:val="007A2E0D"/>
    <w:rsid w:val="007A471D"/>
    <w:rsid w:val="007B111C"/>
    <w:rsid w:val="007B1293"/>
    <w:rsid w:val="007B17BF"/>
    <w:rsid w:val="007B268B"/>
    <w:rsid w:val="007B2983"/>
    <w:rsid w:val="007B2DD7"/>
    <w:rsid w:val="007B4C89"/>
    <w:rsid w:val="007B5E46"/>
    <w:rsid w:val="007B6A18"/>
    <w:rsid w:val="007C0529"/>
    <w:rsid w:val="007C0A3F"/>
    <w:rsid w:val="007C0E77"/>
    <w:rsid w:val="007C2063"/>
    <w:rsid w:val="007C243B"/>
    <w:rsid w:val="007C2CFF"/>
    <w:rsid w:val="007C3409"/>
    <w:rsid w:val="007C3908"/>
    <w:rsid w:val="007C3B29"/>
    <w:rsid w:val="007C3FD7"/>
    <w:rsid w:val="007C4F85"/>
    <w:rsid w:val="007C5CC0"/>
    <w:rsid w:val="007C64B4"/>
    <w:rsid w:val="007C7781"/>
    <w:rsid w:val="007C7B4B"/>
    <w:rsid w:val="007D0BF8"/>
    <w:rsid w:val="007D0C3C"/>
    <w:rsid w:val="007D0E48"/>
    <w:rsid w:val="007D31F3"/>
    <w:rsid w:val="007D5CD2"/>
    <w:rsid w:val="007D6145"/>
    <w:rsid w:val="007D6370"/>
    <w:rsid w:val="007D6C81"/>
    <w:rsid w:val="007D77BB"/>
    <w:rsid w:val="007E079D"/>
    <w:rsid w:val="007E1302"/>
    <w:rsid w:val="007E1E29"/>
    <w:rsid w:val="007E2491"/>
    <w:rsid w:val="007E5005"/>
    <w:rsid w:val="007E5330"/>
    <w:rsid w:val="007E5FD7"/>
    <w:rsid w:val="007E630D"/>
    <w:rsid w:val="007E7C73"/>
    <w:rsid w:val="007F0750"/>
    <w:rsid w:val="007F1BDE"/>
    <w:rsid w:val="007F3BCE"/>
    <w:rsid w:val="007F41AA"/>
    <w:rsid w:val="007F492A"/>
    <w:rsid w:val="007F7002"/>
    <w:rsid w:val="0080135B"/>
    <w:rsid w:val="00801A97"/>
    <w:rsid w:val="00801F4F"/>
    <w:rsid w:val="00802D3D"/>
    <w:rsid w:val="008038A4"/>
    <w:rsid w:val="00804604"/>
    <w:rsid w:val="00804C6B"/>
    <w:rsid w:val="00805861"/>
    <w:rsid w:val="00805A05"/>
    <w:rsid w:val="00806278"/>
    <w:rsid w:val="00806889"/>
    <w:rsid w:val="00806BC4"/>
    <w:rsid w:val="00810EC9"/>
    <w:rsid w:val="008113C7"/>
    <w:rsid w:val="00811C57"/>
    <w:rsid w:val="00811DF3"/>
    <w:rsid w:val="00811EE7"/>
    <w:rsid w:val="0081437C"/>
    <w:rsid w:val="00815C54"/>
    <w:rsid w:val="00815C9C"/>
    <w:rsid w:val="00817C7B"/>
    <w:rsid w:val="0082002B"/>
    <w:rsid w:val="00821969"/>
    <w:rsid w:val="00821C36"/>
    <w:rsid w:val="00823C0A"/>
    <w:rsid w:val="00824149"/>
    <w:rsid w:val="0082684C"/>
    <w:rsid w:val="008301E1"/>
    <w:rsid w:val="0083154D"/>
    <w:rsid w:val="00831645"/>
    <w:rsid w:val="008319D9"/>
    <w:rsid w:val="00831FBD"/>
    <w:rsid w:val="0083214C"/>
    <w:rsid w:val="0083320F"/>
    <w:rsid w:val="0083323A"/>
    <w:rsid w:val="0083731E"/>
    <w:rsid w:val="00840A98"/>
    <w:rsid w:val="00842629"/>
    <w:rsid w:val="00844D2A"/>
    <w:rsid w:val="00844F85"/>
    <w:rsid w:val="00846746"/>
    <w:rsid w:val="008468E8"/>
    <w:rsid w:val="00846E3C"/>
    <w:rsid w:val="008473C2"/>
    <w:rsid w:val="008507DA"/>
    <w:rsid w:val="00850DD3"/>
    <w:rsid w:val="0085246E"/>
    <w:rsid w:val="00852520"/>
    <w:rsid w:val="00852FBF"/>
    <w:rsid w:val="008545D8"/>
    <w:rsid w:val="008571B0"/>
    <w:rsid w:val="00857445"/>
    <w:rsid w:val="0085789E"/>
    <w:rsid w:val="00857D25"/>
    <w:rsid w:val="00860E92"/>
    <w:rsid w:val="008621AF"/>
    <w:rsid w:val="008627AB"/>
    <w:rsid w:val="00862CBF"/>
    <w:rsid w:val="00863BCE"/>
    <w:rsid w:val="00863D91"/>
    <w:rsid w:val="00864CE4"/>
    <w:rsid w:val="00865256"/>
    <w:rsid w:val="00865522"/>
    <w:rsid w:val="008667CA"/>
    <w:rsid w:val="00867062"/>
    <w:rsid w:val="00867A58"/>
    <w:rsid w:val="00870783"/>
    <w:rsid w:val="0087268A"/>
    <w:rsid w:val="00872D5B"/>
    <w:rsid w:val="008735A5"/>
    <w:rsid w:val="00873ABC"/>
    <w:rsid w:val="0087494E"/>
    <w:rsid w:val="00874FF2"/>
    <w:rsid w:val="00875B8A"/>
    <w:rsid w:val="008764AE"/>
    <w:rsid w:val="00877466"/>
    <w:rsid w:val="008808B4"/>
    <w:rsid w:val="008818CD"/>
    <w:rsid w:val="00881C1F"/>
    <w:rsid w:val="008833F5"/>
    <w:rsid w:val="00885D75"/>
    <w:rsid w:val="008863AB"/>
    <w:rsid w:val="00886679"/>
    <w:rsid w:val="008906F0"/>
    <w:rsid w:val="0089289A"/>
    <w:rsid w:val="0089327B"/>
    <w:rsid w:val="0089348E"/>
    <w:rsid w:val="008940FB"/>
    <w:rsid w:val="008962B7"/>
    <w:rsid w:val="00896ABD"/>
    <w:rsid w:val="00896ECA"/>
    <w:rsid w:val="008A01D2"/>
    <w:rsid w:val="008A110A"/>
    <w:rsid w:val="008A1213"/>
    <w:rsid w:val="008A136F"/>
    <w:rsid w:val="008A169C"/>
    <w:rsid w:val="008A198E"/>
    <w:rsid w:val="008A2CE2"/>
    <w:rsid w:val="008A3600"/>
    <w:rsid w:val="008A41D1"/>
    <w:rsid w:val="008A596D"/>
    <w:rsid w:val="008A633D"/>
    <w:rsid w:val="008A63FA"/>
    <w:rsid w:val="008A75D1"/>
    <w:rsid w:val="008B037B"/>
    <w:rsid w:val="008B060E"/>
    <w:rsid w:val="008B2584"/>
    <w:rsid w:val="008B3142"/>
    <w:rsid w:val="008B3605"/>
    <w:rsid w:val="008B3D13"/>
    <w:rsid w:val="008B4E7A"/>
    <w:rsid w:val="008B4F88"/>
    <w:rsid w:val="008B6BB9"/>
    <w:rsid w:val="008B6D6D"/>
    <w:rsid w:val="008C0089"/>
    <w:rsid w:val="008C0141"/>
    <w:rsid w:val="008C055C"/>
    <w:rsid w:val="008C0B2E"/>
    <w:rsid w:val="008C0D20"/>
    <w:rsid w:val="008C0E34"/>
    <w:rsid w:val="008C1779"/>
    <w:rsid w:val="008C226F"/>
    <w:rsid w:val="008C280F"/>
    <w:rsid w:val="008C307E"/>
    <w:rsid w:val="008C4632"/>
    <w:rsid w:val="008C5DF0"/>
    <w:rsid w:val="008C5F2D"/>
    <w:rsid w:val="008C751C"/>
    <w:rsid w:val="008D0A61"/>
    <w:rsid w:val="008D0B5A"/>
    <w:rsid w:val="008D1099"/>
    <w:rsid w:val="008D1189"/>
    <w:rsid w:val="008D125E"/>
    <w:rsid w:val="008D133B"/>
    <w:rsid w:val="008D1728"/>
    <w:rsid w:val="008D29A1"/>
    <w:rsid w:val="008D32A9"/>
    <w:rsid w:val="008D3482"/>
    <w:rsid w:val="008D36BC"/>
    <w:rsid w:val="008D3B77"/>
    <w:rsid w:val="008D4128"/>
    <w:rsid w:val="008D4877"/>
    <w:rsid w:val="008D51CC"/>
    <w:rsid w:val="008D702A"/>
    <w:rsid w:val="008D7679"/>
    <w:rsid w:val="008E098C"/>
    <w:rsid w:val="008E0A7B"/>
    <w:rsid w:val="008E1441"/>
    <w:rsid w:val="008E28C5"/>
    <w:rsid w:val="008E2BB4"/>
    <w:rsid w:val="008E3080"/>
    <w:rsid w:val="008E54C6"/>
    <w:rsid w:val="008E5924"/>
    <w:rsid w:val="008E5E44"/>
    <w:rsid w:val="008E7361"/>
    <w:rsid w:val="008E75D5"/>
    <w:rsid w:val="008E78DA"/>
    <w:rsid w:val="008E7A8D"/>
    <w:rsid w:val="008F0055"/>
    <w:rsid w:val="008F0D9C"/>
    <w:rsid w:val="008F2B75"/>
    <w:rsid w:val="008F39D5"/>
    <w:rsid w:val="008F4FC3"/>
    <w:rsid w:val="008F5620"/>
    <w:rsid w:val="008F63B9"/>
    <w:rsid w:val="008F7770"/>
    <w:rsid w:val="0090030F"/>
    <w:rsid w:val="00900D3F"/>
    <w:rsid w:val="009012B7"/>
    <w:rsid w:val="0090150D"/>
    <w:rsid w:val="00901FB9"/>
    <w:rsid w:val="009028CC"/>
    <w:rsid w:val="00902A22"/>
    <w:rsid w:val="00902BAD"/>
    <w:rsid w:val="00903289"/>
    <w:rsid w:val="00903311"/>
    <w:rsid w:val="00903572"/>
    <w:rsid w:val="00904CF2"/>
    <w:rsid w:val="00905AE7"/>
    <w:rsid w:val="00906930"/>
    <w:rsid w:val="00907A19"/>
    <w:rsid w:val="00907B99"/>
    <w:rsid w:val="009118AC"/>
    <w:rsid w:val="009120C5"/>
    <w:rsid w:val="00912360"/>
    <w:rsid w:val="0091287D"/>
    <w:rsid w:val="00912EC5"/>
    <w:rsid w:val="009134C8"/>
    <w:rsid w:val="00913CB2"/>
    <w:rsid w:val="00914C17"/>
    <w:rsid w:val="009154C7"/>
    <w:rsid w:val="0091590D"/>
    <w:rsid w:val="00916012"/>
    <w:rsid w:val="00921573"/>
    <w:rsid w:val="00921719"/>
    <w:rsid w:val="00921E5E"/>
    <w:rsid w:val="00922E77"/>
    <w:rsid w:val="00923B6D"/>
    <w:rsid w:val="00924476"/>
    <w:rsid w:val="009258CB"/>
    <w:rsid w:val="0092736D"/>
    <w:rsid w:val="00927881"/>
    <w:rsid w:val="0093083D"/>
    <w:rsid w:val="00930BC9"/>
    <w:rsid w:val="0093103C"/>
    <w:rsid w:val="00931527"/>
    <w:rsid w:val="00931B15"/>
    <w:rsid w:val="009320CA"/>
    <w:rsid w:val="00932B5D"/>
    <w:rsid w:val="00933467"/>
    <w:rsid w:val="00933513"/>
    <w:rsid w:val="009335C8"/>
    <w:rsid w:val="00933CA8"/>
    <w:rsid w:val="00934163"/>
    <w:rsid w:val="009349AC"/>
    <w:rsid w:val="0093512C"/>
    <w:rsid w:val="00935377"/>
    <w:rsid w:val="00937C29"/>
    <w:rsid w:val="00937FD9"/>
    <w:rsid w:val="009400E8"/>
    <w:rsid w:val="009408FB"/>
    <w:rsid w:val="00940A63"/>
    <w:rsid w:val="00940A91"/>
    <w:rsid w:val="0094118F"/>
    <w:rsid w:val="0094145E"/>
    <w:rsid w:val="00942024"/>
    <w:rsid w:val="00942485"/>
    <w:rsid w:val="00942582"/>
    <w:rsid w:val="00943A37"/>
    <w:rsid w:val="00943F25"/>
    <w:rsid w:val="00943F96"/>
    <w:rsid w:val="00944D7E"/>
    <w:rsid w:val="00947435"/>
    <w:rsid w:val="009474B8"/>
    <w:rsid w:val="00947F74"/>
    <w:rsid w:val="00950393"/>
    <w:rsid w:val="00951863"/>
    <w:rsid w:val="00951870"/>
    <w:rsid w:val="00951B78"/>
    <w:rsid w:val="00952362"/>
    <w:rsid w:val="0095395D"/>
    <w:rsid w:val="00954DE2"/>
    <w:rsid w:val="00955F1D"/>
    <w:rsid w:val="00956618"/>
    <w:rsid w:val="00956677"/>
    <w:rsid w:val="009572B9"/>
    <w:rsid w:val="00957908"/>
    <w:rsid w:val="0096008F"/>
    <w:rsid w:val="0096319E"/>
    <w:rsid w:val="0096384A"/>
    <w:rsid w:val="00963AD6"/>
    <w:rsid w:val="00963CA2"/>
    <w:rsid w:val="00964FAE"/>
    <w:rsid w:val="009650A2"/>
    <w:rsid w:val="00965DFE"/>
    <w:rsid w:val="009665E8"/>
    <w:rsid w:val="00966C85"/>
    <w:rsid w:val="0096793A"/>
    <w:rsid w:val="00967961"/>
    <w:rsid w:val="00967FC0"/>
    <w:rsid w:val="00972D8C"/>
    <w:rsid w:val="00974470"/>
    <w:rsid w:val="00974CC4"/>
    <w:rsid w:val="00975DE1"/>
    <w:rsid w:val="00976634"/>
    <w:rsid w:val="009775C8"/>
    <w:rsid w:val="00980530"/>
    <w:rsid w:val="009814C6"/>
    <w:rsid w:val="00982B7F"/>
    <w:rsid w:val="00983209"/>
    <w:rsid w:val="009838EE"/>
    <w:rsid w:val="00983A82"/>
    <w:rsid w:val="00984B6C"/>
    <w:rsid w:val="00985624"/>
    <w:rsid w:val="00985B30"/>
    <w:rsid w:val="00985F84"/>
    <w:rsid w:val="00986A4F"/>
    <w:rsid w:val="00986E1C"/>
    <w:rsid w:val="009870DF"/>
    <w:rsid w:val="00987EE8"/>
    <w:rsid w:val="00991462"/>
    <w:rsid w:val="009915C1"/>
    <w:rsid w:val="0099186D"/>
    <w:rsid w:val="00992C64"/>
    <w:rsid w:val="0099346F"/>
    <w:rsid w:val="009963A4"/>
    <w:rsid w:val="00997620"/>
    <w:rsid w:val="009976E8"/>
    <w:rsid w:val="009A14C5"/>
    <w:rsid w:val="009A16A7"/>
    <w:rsid w:val="009A363F"/>
    <w:rsid w:val="009A5623"/>
    <w:rsid w:val="009A606C"/>
    <w:rsid w:val="009A6E25"/>
    <w:rsid w:val="009B009A"/>
    <w:rsid w:val="009B0296"/>
    <w:rsid w:val="009B0453"/>
    <w:rsid w:val="009B082F"/>
    <w:rsid w:val="009B2E89"/>
    <w:rsid w:val="009B329A"/>
    <w:rsid w:val="009B3875"/>
    <w:rsid w:val="009B43B1"/>
    <w:rsid w:val="009B5221"/>
    <w:rsid w:val="009B55C1"/>
    <w:rsid w:val="009B6110"/>
    <w:rsid w:val="009B6BC2"/>
    <w:rsid w:val="009B75DB"/>
    <w:rsid w:val="009B7A16"/>
    <w:rsid w:val="009C0B44"/>
    <w:rsid w:val="009C0F31"/>
    <w:rsid w:val="009C101F"/>
    <w:rsid w:val="009C2A04"/>
    <w:rsid w:val="009C6FCB"/>
    <w:rsid w:val="009C72CC"/>
    <w:rsid w:val="009D00EF"/>
    <w:rsid w:val="009D04FB"/>
    <w:rsid w:val="009D15E4"/>
    <w:rsid w:val="009D2756"/>
    <w:rsid w:val="009D2B14"/>
    <w:rsid w:val="009D2C99"/>
    <w:rsid w:val="009D36F2"/>
    <w:rsid w:val="009D45B5"/>
    <w:rsid w:val="009D45FA"/>
    <w:rsid w:val="009D57D3"/>
    <w:rsid w:val="009D7C9F"/>
    <w:rsid w:val="009D7E46"/>
    <w:rsid w:val="009E01B7"/>
    <w:rsid w:val="009E0DA4"/>
    <w:rsid w:val="009E1092"/>
    <w:rsid w:val="009E4B68"/>
    <w:rsid w:val="009E5974"/>
    <w:rsid w:val="009E6C67"/>
    <w:rsid w:val="009F0B9E"/>
    <w:rsid w:val="009F2614"/>
    <w:rsid w:val="009F4C55"/>
    <w:rsid w:val="009F4FE5"/>
    <w:rsid w:val="009F5438"/>
    <w:rsid w:val="009F54B2"/>
    <w:rsid w:val="009F62B4"/>
    <w:rsid w:val="009F7C06"/>
    <w:rsid w:val="00A00FAC"/>
    <w:rsid w:val="00A014C4"/>
    <w:rsid w:val="00A029CD"/>
    <w:rsid w:val="00A038DF"/>
    <w:rsid w:val="00A03B2B"/>
    <w:rsid w:val="00A03C93"/>
    <w:rsid w:val="00A04868"/>
    <w:rsid w:val="00A050EA"/>
    <w:rsid w:val="00A0550F"/>
    <w:rsid w:val="00A0646D"/>
    <w:rsid w:val="00A0720A"/>
    <w:rsid w:val="00A118C2"/>
    <w:rsid w:val="00A13E7C"/>
    <w:rsid w:val="00A143E1"/>
    <w:rsid w:val="00A14B97"/>
    <w:rsid w:val="00A16AED"/>
    <w:rsid w:val="00A1738A"/>
    <w:rsid w:val="00A20019"/>
    <w:rsid w:val="00A20FEC"/>
    <w:rsid w:val="00A21259"/>
    <w:rsid w:val="00A245FA"/>
    <w:rsid w:val="00A25167"/>
    <w:rsid w:val="00A25573"/>
    <w:rsid w:val="00A2635F"/>
    <w:rsid w:val="00A27163"/>
    <w:rsid w:val="00A276D4"/>
    <w:rsid w:val="00A33DFD"/>
    <w:rsid w:val="00A34655"/>
    <w:rsid w:val="00A34A4C"/>
    <w:rsid w:val="00A35D27"/>
    <w:rsid w:val="00A36191"/>
    <w:rsid w:val="00A37B5C"/>
    <w:rsid w:val="00A4076E"/>
    <w:rsid w:val="00A41B8C"/>
    <w:rsid w:val="00A4342A"/>
    <w:rsid w:val="00A4357E"/>
    <w:rsid w:val="00A436DD"/>
    <w:rsid w:val="00A46415"/>
    <w:rsid w:val="00A47102"/>
    <w:rsid w:val="00A47D07"/>
    <w:rsid w:val="00A501A7"/>
    <w:rsid w:val="00A50A64"/>
    <w:rsid w:val="00A522C6"/>
    <w:rsid w:val="00A534D5"/>
    <w:rsid w:val="00A53CAE"/>
    <w:rsid w:val="00A53CE9"/>
    <w:rsid w:val="00A545EC"/>
    <w:rsid w:val="00A54D67"/>
    <w:rsid w:val="00A57C2D"/>
    <w:rsid w:val="00A63CB6"/>
    <w:rsid w:val="00A642DA"/>
    <w:rsid w:val="00A65197"/>
    <w:rsid w:val="00A65F68"/>
    <w:rsid w:val="00A666D4"/>
    <w:rsid w:val="00A668C5"/>
    <w:rsid w:val="00A6732E"/>
    <w:rsid w:val="00A67721"/>
    <w:rsid w:val="00A70B78"/>
    <w:rsid w:val="00A73D74"/>
    <w:rsid w:val="00A75D97"/>
    <w:rsid w:val="00A80892"/>
    <w:rsid w:val="00A80904"/>
    <w:rsid w:val="00A82F22"/>
    <w:rsid w:val="00A837BC"/>
    <w:rsid w:val="00A83DD0"/>
    <w:rsid w:val="00A84898"/>
    <w:rsid w:val="00A84B2A"/>
    <w:rsid w:val="00A84B5E"/>
    <w:rsid w:val="00A8568D"/>
    <w:rsid w:val="00A85A0A"/>
    <w:rsid w:val="00A87882"/>
    <w:rsid w:val="00A87C0D"/>
    <w:rsid w:val="00A911E3"/>
    <w:rsid w:val="00A91AD6"/>
    <w:rsid w:val="00A930A0"/>
    <w:rsid w:val="00A93617"/>
    <w:rsid w:val="00A943C1"/>
    <w:rsid w:val="00A9580B"/>
    <w:rsid w:val="00A96436"/>
    <w:rsid w:val="00AA03EA"/>
    <w:rsid w:val="00AA09D9"/>
    <w:rsid w:val="00AA0DE5"/>
    <w:rsid w:val="00AA23F1"/>
    <w:rsid w:val="00AA29F4"/>
    <w:rsid w:val="00AA43D9"/>
    <w:rsid w:val="00AA4F74"/>
    <w:rsid w:val="00AA5DF3"/>
    <w:rsid w:val="00AA66A2"/>
    <w:rsid w:val="00AA6D3C"/>
    <w:rsid w:val="00AA7A74"/>
    <w:rsid w:val="00AA7F15"/>
    <w:rsid w:val="00AB0681"/>
    <w:rsid w:val="00AB19BB"/>
    <w:rsid w:val="00AB1CA2"/>
    <w:rsid w:val="00AB24AD"/>
    <w:rsid w:val="00AB27F2"/>
    <w:rsid w:val="00AB3EEF"/>
    <w:rsid w:val="00AB45A2"/>
    <w:rsid w:val="00AB529A"/>
    <w:rsid w:val="00AB6FAC"/>
    <w:rsid w:val="00AB714D"/>
    <w:rsid w:val="00AC0585"/>
    <w:rsid w:val="00AC08BD"/>
    <w:rsid w:val="00AC1D5B"/>
    <w:rsid w:val="00AC22D7"/>
    <w:rsid w:val="00AC383E"/>
    <w:rsid w:val="00AC45BD"/>
    <w:rsid w:val="00AC4759"/>
    <w:rsid w:val="00AC4B8C"/>
    <w:rsid w:val="00AC4D09"/>
    <w:rsid w:val="00AC5B3B"/>
    <w:rsid w:val="00AC6948"/>
    <w:rsid w:val="00AC795E"/>
    <w:rsid w:val="00AC7E97"/>
    <w:rsid w:val="00AD0889"/>
    <w:rsid w:val="00AD1B0E"/>
    <w:rsid w:val="00AD3186"/>
    <w:rsid w:val="00AD52C7"/>
    <w:rsid w:val="00AD5BEB"/>
    <w:rsid w:val="00AD7183"/>
    <w:rsid w:val="00AD72AD"/>
    <w:rsid w:val="00AE14DE"/>
    <w:rsid w:val="00AE1755"/>
    <w:rsid w:val="00AE517A"/>
    <w:rsid w:val="00AE51A9"/>
    <w:rsid w:val="00AE5D60"/>
    <w:rsid w:val="00AE765A"/>
    <w:rsid w:val="00AE7975"/>
    <w:rsid w:val="00AE7AFD"/>
    <w:rsid w:val="00AE7C33"/>
    <w:rsid w:val="00AF05A7"/>
    <w:rsid w:val="00AF0E7B"/>
    <w:rsid w:val="00AF1255"/>
    <w:rsid w:val="00AF1B55"/>
    <w:rsid w:val="00AF1DC8"/>
    <w:rsid w:val="00AF2587"/>
    <w:rsid w:val="00AF34F0"/>
    <w:rsid w:val="00AF411C"/>
    <w:rsid w:val="00AF5118"/>
    <w:rsid w:val="00AF543D"/>
    <w:rsid w:val="00AF5DB6"/>
    <w:rsid w:val="00AF7277"/>
    <w:rsid w:val="00B00392"/>
    <w:rsid w:val="00B0072B"/>
    <w:rsid w:val="00B00962"/>
    <w:rsid w:val="00B00ECA"/>
    <w:rsid w:val="00B03393"/>
    <w:rsid w:val="00B040B6"/>
    <w:rsid w:val="00B04880"/>
    <w:rsid w:val="00B0490E"/>
    <w:rsid w:val="00B059CA"/>
    <w:rsid w:val="00B05D18"/>
    <w:rsid w:val="00B06A74"/>
    <w:rsid w:val="00B122D0"/>
    <w:rsid w:val="00B12EF5"/>
    <w:rsid w:val="00B13651"/>
    <w:rsid w:val="00B1477E"/>
    <w:rsid w:val="00B156B6"/>
    <w:rsid w:val="00B163C5"/>
    <w:rsid w:val="00B16853"/>
    <w:rsid w:val="00B17295"/>
    <w:rsid w:val="00B17CC2"/>
    <w:rsid w:val="00B20C3E"/>
    <w:rsid w:val="00B210A3"/>
    <w:rsid w:val="00B2209E"/>
    <w:rsid w:val="00B23955"/>
    <w:rsid w:val="00B25601"/>
    <w:rsid w:val="00B263DC"/>
    <w:rsid w:val="00B26FD3"/>
    <w:rsid w:val="00B27F08"/>
    <w:rsid w:val="00B27F8E"/>
    <w:rsid w:val="00B310B3"/>
    <w:rsid w:val="00B31FE1"/>
    <w:rsid w:val="00B334B6"/>
    <w:rsid w:val="00B33784"/>
    <w:rsid w:val="00B345F0"/>
    <w:rsid w:val="00B40073"/>
    <w:rsid w:val="00B4024E"/>
    <w:rsid w:val="00B42215"/>
    <w:rsid w:val="00B42B5E"/>
    <w:rsid w:val="00B42FB5"/>
    <w:rsid w:val="00B4446E"/>
    <w:rsid w:val="00B45564"/>
    <w:rsid w:val="00B46CB3"/>
    <w:rsid w:val="00B46D09"/>
    <w:rsid w:val="00B4776A"/>
    <w:rsid w:val="00B505A9"/>
    <w:rsid w:val="00B51C90"/>
    <w:rsid w:val="00B5265A"/>
    <w:rsid w:val="00B52851"/>
    <w:rsid w:val="00B53BA7"/>
    <w:rsid w:val="00B5421D"/>
    <w:rsid w:val="00B54391"/>
    <w:rsid w:val="00B55031"/>
    <w:rsid w:val="00B553B3"/>
    <w:rsid w:val="00B564ED"/>
    <w:rsid w:val="00B566B7"/>
    <w:rsid w:val="00B57DEC"/>
    <w:rsid w:val="00B60DD7"/>
    <w:rsid w:val="00B60FBC"/>
    <w:rsid w:val="00B61FD2"/>
    <w:rsid w:val="00B6216E"/>
    <w:rsid w:val="00B63E82"/>
    <w:rsid w:val="00B64261"/>
    <w:rsid w:val="00B65E8A"/>
    <w:rsid w:val="00B7016B"/>
    <w:rsid w:val="00B70514"/>
    <w:rsid w:val="00B71370"/>
    <w:rsid w:val="00B714DD"/>
    <w:rsid w:val="00B72627"/>
    <w:rsid w:val="00B73016"/>
    <w:rsid w:val="00B734E8"/>
    <w:rsid w:val="00B74587"/>
    <w:rsid w:val="00B749D8"/>
    <w:rsid w:val="00B75DD2"/>
    <w:rsid w:val="00B77275"/>
    <w:rsid w:val="00B77826"/>
    <w:rsid w:val="00B80110"/>
    <w:rsid w:val="00B805C3"/>
    <w:rsid w:val="00B82E78"/>
    <w:rsid w:val="00B84191"/>
    <w:rsid w:val="00B84F42"/>
    <w:rsid w:val="00B858A3"/>
    <w:rsid w:val="00B8599C"/>
    <w:rsid w:val="00B870F6"/>
    <w:rsid w:val="00B87324"/>
    <w:rsid w:val="00B91448"/>
    <w:rsid w:val="00B92967"/>
    <w:rsid w:val="00B93255"/>
    <w:rsid w:val="00B93954"/>
    <w:rsid w:val="00B94023"/>
    <w:rsid w:val="00B9417E"/>
    <w:rsid w:val="00B9475B"/>
    <w:rsid w:val="00B95700"/>
    <w:rsid w:val="00B96EBF"/>
    <w:rsid w:val="00BA01BC"/>
    <w:rsid w:val="00BA0692"/>
    <w:rsid w:val="00BA1C2B"/>
    <w:rsid w:val="00BA25F8"/>
    <w:rsid w:val="00BA3B67"/>
    <w:rsid w:val="00BA4541"/>
    <w:rsid w:val="00BA5BC3"/>
    <w:rsid w:val="00BA5C44"/>
    <w:rsid w:val="00BA6443"/>
    <w:rsid w:val="00BA74DE"/>
    <w:rsid w:val="00BA7864"/>
    <w:rsid w:val="00BB0136"/>
    <w:rsid w:val="00BB0AA5"/>
    <w:rsid w:val="00BB1213"/>
    <w:rsid w:val="00BB1531"/>
    <w:rsid w:val="00BB300D"/>
    <w:rsid w:val="00BB3493"/>
    <w:rsid w:val="00BB474F"/>
    <w:rsid w:val="00BB49F3"/>
    <w:rsid w:val="00BB5209"/>
    <w:rsid w:val="00BB570C"/>
    <w:rsid w:val="00BB5BCF"/>
    <w:rsid w:val="00BB6BC1"/>
    <w:rsid w:val="00BB7B93"/>
    <w:rsid w:val="00BC0B2D"/>
    <w:rsid w:val="00BC0D82"/>
    <w:rsid w:val="00BC1F0B"/>
    <w:rsid w:val="00BC33E8"/>
    <w:rsid w:val="00BC3511"/>
    <w:rsid w:val="00BC430E"/>
    <w:rsid w:val="00BC4B8F"/>
    <w:rsid w:val="00BC4F37"/>
    <w:rsid w:val="00BC5CF5"/>
    <w:rsid w:val="00BC5E0C"/>
    <w:rsid w:val="00BC5F7E"/>
    <w:rsid w:val="00BC75F4"/>
    <w:rsid w:val="00BC7BF5"/>
    <w:rsid w:val="00BD0ACC"/>
    <w:rsid w:val="00BD1282"/>
    <w:rsid w:val="00BD1372"/>
    <w:rsid w:val="00BD24B0"/>
    <w:rsid w:val="00BD26F8"/>
    <w:rsid w:val="00BD4255"/>
    <w:rsid w:val="00BD45FA"/>
    <w:rsid w:val="00BD4797"/>
    <w:rsid w:val="00BD49EF"/>
    <w:rsid w:val="00BD4B36"/>
    <w:rsid w:val="00BD65B5"/>
    <w:rsid w:val="00BD72F3"/>
    <w:rsid w:val="00BE2F9F"/>
    <w:rsid w:val="00BE3517"/>
    <w:rsid w:val="00BE52A7"/>
    <w:rsid w:val="00BE5563"/>
    <w:rsid w:val="00BE58A1"/>
    <w:rsid w:val="00BE65B0"/>
    <w:rsid w:val="00BF1CB3"/>
    <w:rsid w:val="00BF29B3"/>
    <w:rsid w:val="00BF2CF6"/>
    <w:rsid w:val="00BF2D6B"/>
    <w:rsid w:val="00BF4C90"/>
    <w:rsid w:val="00BF5DC4"/>
    <w:rsid w:val="00BF6B48"/>
    <w:rsid w:val="00BF7822"/>
    <w:rsid w:val="00C00AE0"/>
    <w:rsid w:val="00C00D18"/>
    <w:rsid w:val="00C012EA"/>
    <w:rsid w:val="00C04BAC"/>
    <w:rsid w:val="00C05305"/>
    <w:rsid w:val="00C05DE1"/>
    <w:rsid w:val="00C07D9A"/>
    <w:rsid w:val="00C11A7B"/>
    <w:rsid w:val="00C14A2D"/>
    <w:rsid w:val="00C152F1"/>
    <w:rsid w:val="00C16B16"/>
    <w:rsid w:val="00C17CC9"/>
    <w:rsid w:val="00C20068"/>
    <w:rsid w:val="00C200C9"/>
    <w:rsid w:val="00C2116D"/>
    <w:rsid w:val="00C21516"/>
    <w:rsid w:val="00C21E5F"/>
    <w:rsid w:val="00C239A3"/>
    <w:rsid w:val="00C23AB2"/>
    <w:rsid w:val="00C23ED6"/>
    <w:rsid w:val="00C2490D"/>
    <w:rsid w:val="00C24CB4"/>
    <w:rsid w:val="00C26929"/>
    <w:rsid w:val="00C26A9F"/>
    <w:rsid w:val="00C27791"/>
    <w:rsid w:val="00C3002F"/>
    <w:rsid w:val="00C308E2"/>
    <w:rsid w:val="00C3095B"/>
    <w:rsid w:val="00C320D2"/>
    <w:rsid w:val="00C337B4"/>
    <w:rsid w:val="00C347E4"/>
    <w:rsid w:val="00C3532C"/>
    <w:rsid w:val="00C35427"/>
    <w:rsid w:val="00C356E2"/>
    <w:rsid w:val="00C358FF"/>
    <w:rsid w:val="00C3603C"/>
    <w:rsid w:val="00C373FB"/>
    <w:rsid w:val="00C37E5C"/>
    <w:rsid w:val="00C414D1"/>
    <w:rsid w:val="00C41AD5"/>
    <w:rsid w:val="00C425BC"/>
    <w:rsid w:val="00C42988"/>
    <w:rsid w:val="00C42993"/>
    <w:rsid w:val="00C4375C"/>
    <w:rsid w:val="00C43BF1"/>
    <w:rsid w:val="00C44220"/>
    <w:rsid w:val="00C446D2"/>
    <w:rsid w:val="00C447E5"/>
    <w:rsid w:val="00C44A74"/>
    <w:rsid w:val="00C45CBE"/>
    <w:rsid w:val="00C5046D"/>
    <w:rsid w:val="00C5057B"/>
    <w:rsid w:val="00C5077F"/>
    <w:rsid w:val="00C50AB6"/>
    <w:rsid w:val="00C50FBB"/>
    <w:rsid w:val="00C51333"/>
    <w:rsid w:val="00C51D56"/>
    <w:rsid w:val="00C5474B"/>
    <w:rsid w:val="00C54811"/>
    <w:rsid w:val="00C5591A"/>
    <w:rsid w:val="00C5658A"/>
    <w:rsid w:val="00C57880"/>
    <w:rsid w:val="00C60AA1"/>
    <w:rsid w:val="00C60AC1"/>
    <w:rsid w:val="00C625A0"/>
    <w:rsid w:val="00C62D0A"/>
    <w:rsid w:val="00C6357B"/>
    <w:rsid w:val="00C639F8"/>
    <w:rsid w:val="00C63D10"/>
    <w:rsid w:val="00C6476E"/>
    <w:rsid w:val="00C64E6D"/>
    <w:rsid w:val="00C70A08"/>
    <w:rsid w:val="00C70AEA"/>
    <w:rsid w:val="00C7130C"/>
    <w:rsid w:val="00C73925"/>
    <w:rsid w:val="00C73976"/>
    <w:rsid w:val="00C74F7F"/>
    <w:rsid w:val="00C769A1"/>
    <w:rsid w:val="00C7724E"/>
    <w:rsid w:val="00C7767D"/>
    <w:rsid w:val="00C802E4"/>
    <w:rsid w:val="00C81431"/>
    <w:rsid w:val="00C82681"/>
    <w:rsid w:val="00C8456B"/>
    <w:rsid w:val="00C85393"/>
    <w:rsid w:val="00C85C82"/>
    <w:rsid w:val="00C868F9"/>
    <w:rsid w:val="00C8732B"/>
    <w:rsid w:val="00C873B3"/>
    <w:rsid w:val="00C9036A"/>
    <w:rsid w:val="00C9087C"/>
    <w:rsid w:val="00C90DAA"/>
    <w:rsid w:val="00C911DD"/>
    <w:rsid w:val="00C92053"/>
    <w:rsid w:val="00C93528"/>
    <w:rsid w:val="00C9601B"/>
    <w:rsid w:val="00C9611D"/>
    <w:rsid w:val="00C96A93"/>
    <w:rsid w:val="00C97D09"/>
    <w:rsid w:val="00CA076C"/>
    <w:rsid w:val="00CA0A02"/>
    <w:rsid w:val="00CA1545"/>
    <w:rsid w:val="00CA28C7"/>
    <w:rsid w:val="00CA3B64"/>
    <w:rsid w:val="00CA45DA"/>
    <w:rsid w:val="00CA4646"/>
    <w:rsid w:val="00CA47FF"/>
    <w:rsid w:val="00CA5984"/>
    <w:rsid w:val="00CA6E6F"/>
    <w:rsid w:val="00CA6FEA"/>
    <w:rsid w:val="00CA7B37"/>
    <w:rsid w:val="00CB0B3E"/>
    <w:rsid w:val="00CB1A4C"/>
    <w:rsid w:val="00CB2437"/>
    <w:rsid w:val="00CB2667"/>
    <w:rsid w:val="00CB2C90"/>
    <w:rsid w:val="00CB31F7"/>
    <w:rsid w:val="00CB33F5"/>
    <w:rsid w:val="00CB437C"/>
    <w:rsid w:val="00CB6333"/>
    <w:rsid w:val="00CB708A"/>
    <w:rsid w:val="00CB75C1"/>
    <w:rsid w:val="00CB77E1"/>
    <w:rsid w:val="00CB7D6A"/>
    <w:rsid w:val="00CC033F"/>
    <w:rsid w:val="00CC184B"/>
    <w:rsid w:val="00CC23AC"/>
    <w:rsid w:val="00CC43B1"/>
    <w:rsid w:val="00CC501C"/>
    <w:rsid w:val="00CC5026"/>
    <w:rsid w:val="00CC5849"/>
    <w:rsid w:val="00CC5F44"/>
    <w:rsid w:val="00CC7414"/>
    <w:rsid w:val="00CD0644"/>
    <w:rsid w:val="00CD2C43"/>
    <w:rsid w:val="00CD32A9"/>
    <w:rsid w:val="00CD483D"/>
    <w:rsid w:val="00CD689F"/>
    <w:rsid w:val="00CD7960"/>
    <w:rsid w:val="00CD79C5"/>
    <w:rsid w:val="00CE0168"/>
    <w:rsid w:val="00CE136D"/>
    <w:rsid w:val="00CE19C0"/>
    <w:rsid w:val="00CE1E24"/>
    <w:rsid w:val="00CE2C94"/>
    <w:rsid w:val="00CE3F46"/>
    <w:rsid w:val="00CE51A9"/>
    <w:rsid w:val="00CE6823"/>
    <w:rsid w:val="00CE76F7"/>
    <w:rsid w:val="00CE7DB1"/>
    <w:rsid w:val="00CF084A"/>
    <w:rsid w:val="00CF15B1"/>
    <w:rsid w:val="00CF2542"/>
    <w:rsid w:val="00CF2D70"/>
    <w:rsid w:val="00CF35A3"/>
    <w:rsid w:val="00CF42E5"/>
    <w:rsid w:val="00CF4F72"/>
    <w:rsid w:val="00CF58F1"/>
    <w:rsid w:val="00CF610B"/>
    <w:rsid w:val="00CF790D"/>
    <w:rsid w:val="00D00457"/>
    <w:rsid w:val="00D00687"/>
    <w:rsid w:val="00D006BF"/>
    <w:rsid w:val="00D0175A"/>
    <w:rsid w:val="00D02C44"/>
    <w:rsid w:val="00D02E6D"/>
    <w:rsid w:val="00D047C2"/>
    <w:rsid w:val="00D04824"/>
    <w:rsid w:val="00D04849"/>
    <w:rsid w:val="00D053B5"/>
    <w:rsid w:val="00D06150"/>
    <w:rsid w:val="00D10824"/>
    <w:rsid w:val="00D11BBE"/>
    <w:rsid w:val="00D11C9F"/>
    <w:rsid w:val="00D1225D"/>
    <w:rsid w:val="00D12B6F"/>
    <w:rsid w:val="00D16095"/>
    <w:rsid w:val="00D160F3"/>
    <w:rsid w:val="00D171B5"/>
    <w:rsid w:val="00D179D6"/>
    <w:rsid w:val="00D17D81"/>
    <w:rsid w:val="00D20F0D"/>
    <w:rsid w:val="00D21192"/>
    <w:rsid w:val="00D216BE"/>
    <w:rsid w:val="00D22AAB"/>
    <w:rsid w:val="00D22C81"/>
    <w:rsid w:val="00D23F3B"/>
    <w:rsid w:val="00D24526"/>
    <w:rsid w:val="00D24DE9"/>
    <w:rsid w:val="00D26646"/>
    <w:rsid w:val="00D26757"/>
    <w:rsid w:val="00D276A0"/>
    <w:rsid w:val="00D312E2"/>
    <w:rsid w:val="00D31362"/>
    <w:rsid w:val="00D32199"/>
    <w:rsid w:val="00D3250D"/>
    <w:rsid w:val="00D331CD"/>
    <w:rsid w:val="00D33FE3"/>
    <w:rsid w:val="00D37492"/>
    <w:rsid w:val="00D37F72"/>
    <w:rsid w:val="00D40144"/>
    <w:rsid w:val="00D416DC"/>
    <w:rsid w:val="00D43031"/>
    <w:rsid w:val="00D430BD"/>
    <w:rsid w:val="00D431D1"/>
    <w:rsid w:val="00D43376"/>
    <w:rsid w:val="00D447D4"/>
    <w:rsid w:val="00D44817"/>
    <w:rsid w:val="00D469BD"/>
    <w:rsid w:val="00D471B8"/>
    <w:rsid w:val="00D4796A"/>
    <w:rsid w:val="00D47972"/>
    <w:rsid w:val="00D504F6"/>
    <w:rsid w:val="00D50DCA"/>
    <w:rsid w:val="00D51FB1"/>
    <w:rsid w:val="00D53C0A"/>
    <w:rsid w:val="00D553D0"/>
    <w:rsid w:val="00D569FE"/>
    <w:rsid w:val="00D56FBC"/>
    <w:rsid w:val="00D5703E"/>
    <w:rsid w:val="00D5750D"/>
    <w:rsid w:val="00D57DBA"/>
    <w:rsid w:val="00D61824"/>
    <w:rsid w:val="00D61D9A"/>
    <w:rsid w:val="00D61FB4"/>
    <w:rsid w:val="00D62FA0"/>
    <w:rsid w:val="00D6388A"/>
    <w:rsid w:val="00D6439B"/>
    <w:rsid w:val="00D64F2C"/>
    <w:rsid w:val="00D655A4"/>
    <w:rsid w:val="00D66988"/>
    <w:rsid w:val="00D66D06"/>
    <w:rsid w:val="00D672AF"/>
    <w:rsid w:val="00D71892"/>
    <w:rsid w:val="00D732A7"/>
    <w:rsid w:val="00D73E24"/>
    <w:rsid w:val="00D74190"/>
    <w:rsid w:val="00D7466B"/>
    <w:rsid w:val="00D759A8"/>
    <w:rsid w:val="00D763C9"/>
    <w:rsid w:val="00D769CA"/>
    <w:rsid w:val="00D8065A"/>
    <w:rsid w:val="00D80842"/>
    <w:rsid w:val="00D80D15"/>
    <w:rsid w:val="00D8123E"/>
    <w:rsid w:val="00D81703"/>
    <w:rsid w:val="00D828B5"/>
    <w:rsid w:val="00D8422B"/>
    <w:rsid w:val="00D85123"/>
    <w:rsid w:val="00D852A9"/>
    <w:rsid w:val="00D85659"/>
    <w:rsid w:val="00D87133"/>
    <w:rsid w:val="00D8725E"/>
    <w:rsid w:val="00D90736"/>
    <w:rsid w:val="00D910DE"/>
    <w:rsid w:val="00D9372F"/>
    <w:rsid w:val="00D93D85"/>
    <w:rsid w:val="00D954CE"/>
    <w:rsid w:val="00D95F94"/>
    <w:rsid w:val="00D96434"/>
    <w:rsid w:val="00D96F41"/>
    <w:rsid w:val="00D97399"/>
    <w:rsid w:val="00D9740E"/>
    <w:rsid w:val="00DA0518"/>
    <w:rsid w:val="00DA143C"/>
    <w:rsid w:val="00DA1685"/>
    <w:rsid w:val="00DA1698"/>
    <w:rsid w:val="00DA4837"/>
    <w:rsid w:val="00DB2040"/>
    <w:rsid w:val="00DB20D1"/>
    <w:rsid w:val="00DB2BF9"/>
    <w:rsid w:val="00DB2E9B"/>
    <w:rsid w:val="00DB349B"/>
    <w:rsid w:val="00DB3839"/>
    <w:rsid w:val="00DB3BD5"/>
    <w:rsid w:val="00DB40C3"/>
    <w:rsid w:val="00DB450D"/>
    <w:rsid w:val="00DC1B98"/>
    <w:rsid w:val="00DC352A"/>
    <w:rsid w:val="00DC4323"/>
    <w:rsid w:val="00DC5516"/>
    <w:rsid w:val="00DC5948"/>
    <w:rsid w:val="00DC5FF1"/>
    <w:rsid w:val="00DC70FD"/>
    <w:rsid w:val="00DC7454"/>
    <w:rsid w:val="00DD0042"/>
    <w:rsid w:val="00DD0B11"/>
    <w:rsid w:val="00DD1B8C"/>
    <w:rsid w:val="00DD1BCE"/>
    <w:rsid w:val="00DD1D7C"/>
    <w:rsid w:val="00DD238A"/>
    <w:rsid w:val="00DD2634"/>
    <w:rsid w:val="00DD5D7F"/>
    <w:rsid w:val="00DD61FC"/>
    <w:rsid w:val="00DD6F28"/>
    <w:rsid w:val="00DE0A16"/>
    <w:rsid w:val="00DE1732"/>
    <w:rsid w:val="00DE44F9"/>
    <w:rsid w:val="00DE4A73"/>
    <w:rsid w:val="00DE6016"/>
    <w:rsid w:val="00DE78E5"/>
    <w:rsid w:val="00DF04C6"/>
    <w:rsid w:val="00DF073D"/>
    <w:rsid w:val="00DF11EE"/>
    <w:rsid w:val="00DF506E"/>
    <w:rsid w:val="00DF66A4"/>
    <w:rsid w:val="00DF69D0"/>
    <w:rsid w:val="00DF6D8F"/>
    <w:rsid w:val="00DF6E31"/>
    <w:rsid w:val="00DF6FB7"/>
    <w:rsid w:val="00DF71A4"/>
    <w:rsid w:val="00E010B1"/>
    <w:rsid w:val="00E03470"/>
    <w:rsid w:val="00E0381A"/>
    <w:rsid w:val="00E0422F"/>
    <w:rsid w:val="00E05940"/>
    <w:rsid w:val="00E065B0"/>
    <w:rsid w:val="00E06ED9"/>
    <w:rsid w:val="00E07406"/>
    <w:rsid w:val="00E0788D"/>
    <w:rsid w:val="00E07D10"/>
    <w:rsid w:val="00E104C1"/>
    <w:rsid w:val="00E11499"/>
    <w:rsid w:val="00E119DD"/>
    <w:rsid w:val="00E12827"/>
    <w:rsid w:val="00E1391D"/>
    <w:rsid w:val="00E13C86"/>
    <w:rsid w:val="00E14897"/>
    <w:rsid w:val="00E15071"/>
    <w:rsid w:val="00E15787"/>
    <w:rsid w:val="00E16321"/>
    <w:rsid w:val="00E164E1"/>
    <w:rsid w:val="00E21B53"/>
    <w:rsid w:val="00E22112"/>
    <w:rsid w:val="00E24B19"/>
    <w:rsid w:val="00E24F40"/>
    <w:rsid w:val="00E25E7C"/>
    <w:rsid w:val="00E27593"/>
    <w:rsid w:val="00E27614"/>
    <w:rsid w:val="00E31334"/>
    <w:rsid w:val="00E31DD3"/>
    <w:rsid w:val="00E329FD"/>
    <w:rsid w:val="00E32A82"/>
    <w:rsid w:val="00E333A5"/>
    <w:rsid w:val="00E346F3"/>
    <w:rsid w:val="00E35744"/>
    <w:rsid w:val="00E36AEF"/>
    <w:rsid w:val="00E36D3C"/>
    <w:rsid w:val="00E379E9"/>
    <w:rsid w:val="00E4080B"/>
    <w:rsid w:val="00E40CC1"/>
    <w:rsid w:val="00E42197"/>
    <w:rsid w:val="00E4234D"/>
    <w:rsid w:val="00E4236C"/>
    <w:rsid w:val="00E44662"/>
    <w:rsid w:val="00E45292"/>
    <w:rsid w:val="00E4548D"/>
    <w:rsid w:val="00E458D6"/>
    <w:rsid w:val="00E4596A"/>
    <w:rsid w:val="00E461F2"/>
    <w:rsid w:val="00E4734F"/>
    <w:rsid w:val="00E473FC"/>
    <w:rsid w:val="00E5007A"/>
    <w:rsid w:val="00E50B01"/>
    <w:rsid w:val="00E50FD9"/>
    <w:rsid w:val="00E513B7"/>
    <w:rsid w:val="00E51446"/>
    <w:rsid w:val="00E514B5"/>
    <w:rsid w:val="00E51AB3"/>
    <w:rsid w:val="00E524D7"/>
    <w:rsid w:val="00E52598"/>
    <w:rsid w:val="00E5277A"/>
    <w:rsid w:val="00E52ABD"/>
    <w:rsid w:val="00E54F9F"/>
    <w:rsid w:val="00E609F1"/>
    <w:rsid w:val="00E61BC0"/>
    <w:rsid w:val="00E624A9"/>
    <w:rsid w:val="00E644F7"/>
    <w:rsid w:val="00E646AD"/>
    <w:rsid w:val="00E64A36"/>
    <w:rsid w:val="00E651E8"/>
    <w:rsid w:val="00E65F4D"/>
    <w:rsid w:val="00E66AC7"/>
    <w:rsid w:val="00E6761E"/>
    <w:rsid w:val="00E70320"/>
    <w:rsid w:val="00E714F0"/>
    <w:rsid w:val="00E73788"/>
    <w:rsid w:val="00E7402D"/>
    <w:rsid w:val="00E744DB"/>
    <w:rsid w:val="00E754FA"/>
    <w:rsid w:val="00E759D0"/>
    <w:rsid w:val="00E76EB6"/>
    <w:rsid w:val="00E76F61"/>
    <w:rsid w:val="00E8110D"/>
    <w:rsid w:val="00E8114A"/>
    <w:rsid w:val="00E815E0"/>
    <w:rsid w:val="00E82ABF"/>
    <w:rsid w:val="00E83471"/>
    <w:rsid w:val="00E83C3B"/>
    <w:rsid w:val="00E84F56"/>
    <w:rsid w:val="00E86847"/>
    <w:rsid w:val="00E86D18"/>
    <w:rsid w:val="00E86E51"/>
    <w:rsid w:val="00E87E0B"/>
    <w:rsid w:val="00E929EF"/>
    <w:rsid w:val="00E92A11"/>
    <w:rsid w:val="00E931AB"/>
    <w:rsid w:val="00E9356E"/>
    <w:rsid w:val="00E93D9A"/>
    <w:rsid w:val="00E94E79"/>
    <w:rsid w:val="00E9567B"/>
    <w:rsid w:val="00E9693F"/>
    <w:rsid w:val="00E9752E"/>
    <w:rsid w:val="00E97F7B"/>
    <w:rsid w:val="00EA24BF"/>
    <w:rsid w:val="00EA3324"/>
    <w:rsid w:val="00EA465D"/>
    <w:rsid w:val="00EA4EC1"/>
    <w:rsid w:val="00EA5218"/>
    <w:rsid w:val="00EA7295"/>
    <w:rsid w:val="00EB0687"/>
    <w:rsid w:val="00EB11B9"/>
    <w:rsid w:val="00EB32C0"/>
    <w:rsid w:val="00EB33BA"/>
    <w:rsid w:val="00EB3490"/>
    <w:rsid w:val="00EB34FD"/>
    <w:rsid w:val="00EB3BA1"/>
    <w:rsid w:val="00EB3BF2"/>
    <w:rsid w:val="00EB4498"/>
    <w:rsid w:val="00EB4E29"/>
    <w:rsid w:val="00EB6944"/>
    <w:rsid w:val="00EB7A07"/>
    <w:rsid w:val="00EC0DB7"/>
    <w:rsid w:val="00EC1EC3"/>
    <w:rsid w:val="00EC20F0"/>
    <w:rsid w:val="00EC32A8"/>
    <w:rsid w:val="00EC35D1"/>
    <w:rsid w:val="00EC4BB6"/>
    <w:rsid w:val="00EC51F3"/>
    <w:rsid w:val="00EC63F4"/>
    <w:rsid w:val="00ED0F72"/>
    <w:rsid w:val="00ED1E71"/>
    <w:rsid w:val="00ED2ADF"/>
    <w:rsid w:val="00ED2D3E"/>
    <w:rsid w:val="00ED3BC4"/>
    <w:rsid w:val="00ED3CC3"/>
    <w:rsid w:val="00ED4E99"/>
    <w:rsid w:val="00ED51E6"/>
    <w:rsid w:val="00ED598E"/>
    <w:rsid w:val="00ED71DB"/>
    <w:rsid w:val="00ED7B7A"/>
    <w:rsid w:val="00EE05E0"/>
    <w:rsid w:val="00EE078D"/>
    <w:rsid w:val="00EE2078"/>
    <w:rsid w:val="00EE348E"/>
    <w:rsid w:val="00EE4824"/>
    <w:rsid w:val="00EE6AE8"/>
    <w:rsid w:val="00EE6B24"/>
    <w:rsid w:val="00EE7988"/>
    <w:rsid w:val="00EF1691"/>
    <w:rsid w:val="00EF18CB"/>
    <w:rsid w:val="00EF1AC1"/>
    <w:rsid w:val="00EF262A"/>
    <w:rsid w:val="00EF39BE"/>
    <w:rsid w:val="00EF3F12"/>
    <w:rsid w:val="00EF5434"/>
    <w:rsid w:val="00EF71CE"/>
    <w:rsid w:val="00F04145"/>
    <w:rsid w:val="00F04D10"/>
    <w:rsid w:val="00F05C79"/>
    <w:rsid w:val="00F06011"/>
    <w:rsid w:val="00F061B0"/>
    <w:rsid w:val="00F10A9D"/>
    <w:rsid w:val="00F10EBA"/>
    <w:rsid w:val="00F11F43"/>
    <w:rsid w:val="00F1229F"/>
    <w:rsid w:val="00F12453"/>
    <w:rsid w:val="00F125C1"/>
    <w:rsid w:val="00F12FC0"/>
    <w:rsid w:val="00F14033"/>
    <w:rsid w:val="00F16A01"/>
    <w:rsid w:val="00F16E4B"/>
    <w:rsid w:val="00F17136"/>
    <w:rsid w:val="00F17EE7"/>
    <w:rsid w:val="00F20E22"/>
    <w:rsid w:val="00F21910"/>
    <w:rsid w:val="00F21FA5"/>
    <w:rsid w:val="00F22099"/>
    <w:rsid w:val="00F23DF2"/>
    <w:rsid w:val="00F23E35"/>
    <w:rsid w:val="00F2402D"/>
    <w:rsid w:val="00F24626"/>
    <w:rsid w:val="00F255C1"/>
    <w:rsid w:val="00F26809"/>
    <w:rsid w:val="00F3038B"/>
    <w:rsid w:val="00F31C22"/>
    <w:rsid w:val="00F333FD"/>
    <w:rsid w:val="00F33621"/>
    <w:rsid w:val="00F34E75"/>
    <w:rsid w:val="00F359EA"/>
    <w:rsid w:val="00F36018"/>
    <w:rsid w:val="00F36A42"/>
    <w:rsid w:val="00F36C7A"/>
    <w:rsid w:val="00F36E10"/>
    <w:rsid w:val="00F37CD9"/>
    <w:rsid w:val="00F4015C"/>
    <w:rsid w:val="00F41036"/>
    <w:rsid w:val="00F42121"/>
    <w:rsid w:val="00F42AFA"/>
    <w:rsid w:val="00F43AA2"/>
    <w:rsid w:val="00F44640"/>
    <w:rsid w:val="00F46A95"/>
    <w:rsid w:val="00F47C64"/>
    <w:rsid w:val="00F47CED"/>
    <w:rsid w:val="00F47FCB"/>
    <w:rsid w:val="00F51BD9"/>
    <w:rsid w:val="00F52544"/>
    <w:rsid w:val="00F5387E"/>
    <w:rsid w:val="00F53E7A"/>
    <w:rsid w:val="00F54D5A"/>
    <w:rsid w:val="00F55317"/>
    <w:rsid w:val="00F554CD"/>
    <w:rsid w:val="00F56722"/>
    <w:rsid w:val="00F56C55"/>
    <w:rsid w:val="00F64372"/>
    <w:rsid w:val="00F64F4D"/>
    <w:rsid w:val="00F6769A"/>
    <w:rsid w:val="00F707C7"/>
    <w:rsid w:val="00F709A6"/>
    <w:rsid w:val="00F70B13"/>
    <w:rsid w:val="00F70B3F"/>
    <w:rsid w:val="00F71AE9"/>
    <w:rsid w:val="00F72FA1"/>
    <w:rsid w:val="00F72FF5"/>
    <w:rsid w:val="00F73B9E"/>
    <w:rsid w:val="00F73D9C"/>
    <w:rsid w:val="00F73FDC"/>
    <w:rsid w:val="00F7409F"/>
    <w:rsid w:val="00F762CB"/>
    <w:rsid w:val="00F77ED3"/>
    <w:rsid w:val="00F80A25"/>
    <w:rsid w:val="00F80B64"/>
    <w:rsid w:val="00F8198A"/>
    <w:rsid w:val="00F81D93"/>
    <w:rsid w:val="00F82F98"/>
    <w:rsid w:val="00F835BA"/>
    <w:rsid w:val="00F83DF1"/>
    <w:rsid w:val="00F850CB"/>
    <w:rsid w:val="00F85968"/>
    <w:rsid w:val="00F8654C"/>
    <w:rsid w:val="00F9022A"/>
    <w:rsid w:val="00F90402"/>
    <w:rsid w:val="00F904B7"/>
    <w:rsid w:val="00F91009"/>
    <w:rsid w:val="00F911A3"/>
    <w:rsid w:val="00F933A9"/>
    <w:rsid w:val="00F94AC6"/>
    <w:rsid w:val="00F966AF"/>
    <w:rsid w:val="00F96E0F"/>
    <w:rsid w:val="00FA2CE0"/>
    <w:rsid w:val="00FA37E6"/>
    <w:rsid w:val="00FA3897"/>
    <w:rsid w:val="00FA39DA"/>
    <w:rsid w:val="00FA3D17"/>
    <w:rsid w:val="00FA4A0E"/>
    <w:rsid w:val="00FA4D1E"/>
    <w:rsid w:val="00FA4EFF"/>
    <w:rsid w:val="00FA53A8"/>
    <w:rsid w:val="00FA5B67"/>
    <w:rsid w:val="00FA5DA1"/>
    <w:rsid w:val="00FA72F0"/>
    <w:rsid w:val="00FA7500"/>
    <w:rsid w:val="00FB04A0"/>
    <w:rsid w:val="00FB0AC1"/>
    <w:rsid w:val="00FB0BDE"/>
    <w:rsid w:val="00FB1A4D"/>
    <w:rsid w:val="00FB1C2C"/>
    <w:rsid w:val="00FB4004"/>
    <w:rsid w:val="00FB75C6"/>
    <w:rsid w:val="00FB7DD4"/>
    <w:rsid w:val="00FC0B16"/>
    <w:rsid w:val="00FC1665"/>
    <w:rsid w:val="00FC17CB"/>
    <w:rsid w:val="00FC1B6C"/>
    <w:rsid w:val="00FC203E"/>
    <w:rsid w:val="00FC265C"/>
    <w:rsid w:val="00FC291E"/>
    <w:rsid w:val="00FC47AD"/>
    <w:rsid w:val="00FC5347"/>
    <w:rsid w:val="00FD02C4"/>
    <w:rsid w:val="00FD10E0"/>
    <w:rsid w:val="00FD1C7E"/>
    <w:rsid w:val="00FD2331"/>
    <w:rsid w:val="00FD254C"/>
    <w:rsid w:val="00FD3959"/>
    <w:rsid w:val="00FD48F0"/>
    <w:rsid w:val="00FD4C47"/>
    <w:rsid w:val="00FD4DCA"/>
    <w:rsid w:val="00FD6A18"/>
    <w:rsid w:val="00FD6D4F"/>
    <w:rsid w:val="00FE1F6E"/>
    <w:rsid w:val="00FE25D9"/>
    <w:rsid w:val="00FE5AD4"/>
    <w:rsid w:val="00FE5B63"/>
    <w:rsid w:val="00FE5D4B"/>
    <w:rsid w:val="00FE6042"/>
    <w:rsid w:val="00FE6E01"/>
    <w:rsid w:val="00FE7261"/>
    <w:rsid w:val="00FE777C"/>
    <w:rsid w:val="00FF198D"/>
    <w:rsid w:val="00FF19B4"/>
    <w:rsid w:val="00FF1A9B"/>
    <w:rsid w:val="00FF1D58"/>
    <w:rsid w:val="00FF3F8E"/>
    <w:rsid w:val="00FF4DCF"/>
    <w:rsid w:val="00FF5260"/>
    <w:rsid w:val="00FF57B0"/>
    <w:rsid w:val="03309418"/>
    <w:rsid w:val="0525C805"/>
    <w:rsid w:val="1358E8FC"/>
    <w:rsid w:val="462B8839"/>
    <w:rsid w:val="4E52464B"/>
    <w:rsid w:val="52CEAF38"/>
    <w:rsid w:val="65C53377"/>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7EAD8"/>
  <w15:docId w15:val="{51470F88-72B3-4A92-9508-8657943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 w:val="16"/>
        <w:lang w:val="en-GB" w:eastAsia="zh-TW" w:bidi="ar-SA"/>
      </w:rPr>
    </w:rPrDefault>
    <w:pPrDefault/>
  </w:docDefaults>
  <w:latentStyles w:defLockedState="0" w:defUIPriority="98" w:defSemiHidden="0" w:defUnhideWhenUsed="0" w:defQFormat="0" w:count="376">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6EB6"/>
    <w:pPr>
      <w:suppressAutoHyphens/>
      <w:spacing w:after="220" w:line="264" w:lineRule="auto"/>
      <w:jc w:val="both"/>
    </w:pPr>
  </w:style>
  <w:style w:type="paragraph" w:styleId="Heading1">
    <w:name w:val="heading 1"/>
    <w:basedOn w:val="NormalAshurst"/>
    <w:uiPriority w:val="98"/>
    <w:semiHidden/>
    <w:rsid w:val="00B12EF5"/>
    <w:pPr>
      <w:numPr>
        <w:numId w:val="1"/>
      </w:numPr>
      <w:outlineLvl w:val="0"/>
    </w:pPr>
    <w:rPr>
      <w:bCs/>
      <w:kern w:val="32"/>
    </w:rPr>
  </w:style>
  <w:style w:type="paragraph" w:styleId="Heading2">
    <w:name w:val="heading 2"/>
    <w:basedOn w:val="NormalAshurst"/>
    <w:uiPriority w:val="98"/>
    <w:semiHidden/>
    <w:rsid w:val="00B12EF5"/>
    <w:pPr>
      <w:numPr>
        <w:ilvl w:val="1"/>
        <w:numId w:val="1"/>
      </w:numPr>
      <w:outlineLvl w:val="1"/>
    </w:pPr>
    <w:rPr>
      <w:bCs/>
      <w:iCs/>
    </w:rPr>
  </w:style>
  <w:style w:type="paragraph" w:styleId="Heading3">
    <w:name w:val="heading 3"/>
    <w:basedOn w:val="NormalAshurst"/>
    <w:uiPriority w:val="98"/>
    <w:semiHidden/>
    <w:rsid w:val="00B12EF5"/>
    <w:pPr>
      <w:numPr>
        <w:ilvl w:val="2"/>
        <w:numId w:val="1"/>
      </w:numPr>
      <w:outlineLvl w:val="2"/>
    </w:pPr>
    <w:rPr>
      <w:bCs/>
    </w:rPr>
  </w:style>
  <w:style w:type="paragraph" w:styleId="Heading4">
    <w:name w:val="heading 4"/>
    <w:basedOn w:val="NormalAshurst"/>
    <w:uiPriority w:val="98"/>
    <w:semiHidden/>
    <w:rsid w:val="00B12EF5"/>
    <w:pPr>
      <w:numPr>
        <w:ilvl w:val="3"/>
        <w:numId w:val="1"/>
      </w:numPr>
      <w:outlineLvl w:val="3"/>
    </w:pPr>
    <w:rPr>
      <w:bCs/>
    </w:rPr>
  </w:style>
  <w:style w:type="paragraph" w:styleId="Heading5">
    <w:name w:val="heading 5"/>
    <w:basedOn w:val="NormalAshurst"/>
    <w:uiPriority w:val="98"/>
    <w:semiHidden/>
    <w:rsid w:val="00B12EF5"/>
    <w:pPr>
      <w:numPr>
        <w:ilvl w:val="4"/>
        <w:numId w:val="1"/>
      </w:numPr>
      <w:outlineLvl w:val="4"/>
    </w:pPr>
    <w:rPr>
      <w:bCs/>
      <w:iCs/>
    </w:rPr>
  </w:style>
  <w:style w:type="paragraph" w:styleId="Heading6">
    <w:name w:val="heading 6"/>
    <w:basedOn w:val="NormalAshurst"/>
    <w:uiPriority w:val="98"/>
    <w:semiHidden/>
    <w:rsid w:val="00B12EF5"/>
    <w:pPr>
      <w:numPr>
        <w:ilvl w:val="5"/>
        <w:numId w:val="1"/>
      </w:numPr>
      <w:outlineLvl w:val="5"/>
    </w:pPr>
    <w:rPr>
      <w:bCs/>
    </w:rPr>
  </w:style>
  <w:style w:type="paragraph" w:styleId="Heading7">
    <w:name w:val="heading 7"/>
    <w:basedOn w:val="NormalAshurst"/>
    <w:uiPriority w:val="98"/>
    <w:semiHidden/>
    <w:rsid w:val="00B12EF5"/>
    <w:pPr>
      <w:numPr>
        <w:ilvl w:val="6"/>
        <w:numId w:val="1"/>
      </w:numPr>
      <w:outlineLvl w:val="6"/>
    </w:pPr>
  </w:style>
  <w:style w:type="paragraph" w:styleId="Heading8">
    <w:name w:val="heading 8"/>
    <w:basedOn w:val="NormalAshurst"/>
    <w:uiPriority w:val="98"/>
    <w:semiHidden/>
    <w:rsid w:val="00B12EF5"/>
    <w:pPr>
      <w:numPr>
        <w:ilvl w:val="7"/>
        <w:numId w:val="1"/>
      </w:numPr>
      <w:outlineLvl w:val="7"/>
    </w:pPr>
    <w:rPr>
      <w:iCs/>
    </w:rPr>
  </w:style>
  <w:style w:type="paragraph" w:styleId="Heading9">
    <w:name w:val="heading 9"/>
    <w:basedOn w:val="NormalAshurst"/>
    <w:uiPriority w:val="98"/>
    <w:semiHidden/>
    <w:rsid w:val="00B12EF5"/>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shurst">
    <w:name w:val="NormalAshurst"/>
    <w:link w:val="NormalAshurstChar"/>
    <w:qFormat/>
    <w:rsid w:val="00AA03EA"/>
    <w:pPr>
      <w:suppressAutoHyphens/>
      <w:spacing w:after="220" w:line="264" w:lineRule="auto"/>
      <w:jc w:val="both"/>
    </w:pPr>
    <w:rPr>
      <w:sz w:val="20"/>
    </w:rPr>
  </w:style>
  <w:style w:type="paragraph" w:customStyle="1" w:styleId="StandardAshurst">
    <w:name w:val="StandardAshurst"/>
    <w:basedOn w:val="NormalAshurst"/>
    <w:link w:val="StandardAshurstChar"/>
    <w:uiPriority w:val="7"/>
    <w:qFormat/>
    <w:rsid w:val="00B12EF5"/>
    <w:pPr>
      <w:spacing w:after="0"/>
    </w:pPr>
  </w:style>
  <w:style w:type="paragraph" w:styleId="Index1">
    <w:name w:val="index 1"/>
    <w:basedOn w:val="Normal"/>
    <w:next w:val="Normal"/>
    <w:uiPriority w:val="98"/>
    <w:semiHidden/>
    <w:rsid w:val="00B12EF5"/>
    <w:pPr>
      <w:spacing w:line="240" w:lineRule="auto"/>
      <w:ind w:left="180" w:hanging="180"/>
    </w:pPr>
  </w:style>
  <w:style w:type="paragraph" w:customStyle="1" w:styleId="B3Ashurst">
    <w:name w:val="B3Ashurst"/>
    <w:basedOn w:val="NormalAshurst"/>
    <w:uiPriority w:val="2"/>
    <w:qFormat/>
    <w:rsid w:val="00B12EF5"/>
    <w:pPr>
      <w:tabs>
        <w:tab w:val="left" w:pos="2030"/>
        <w:tab w:val="left" w:pos="2654"/>
        <w:tab w:val="left" w:pos="3277"/>
        <w:tab w:val="left" w:pos="3901"/>
      </w:tabs>
      <w:ind w:left="1406"/>
    </w:pPr>
  </w:style>
  <w:style w:type="paragraph" w:customStyle="1" w:styleId="BAshurst">
    <w:name w:val="BAshurst"/>
    <w:basedOn w:val="NormalAshurst"/>
    <w:uiPriority w:val="79"/>
    <w:rsid w:val="00B12EF5"/>
    <w:pPr>
      <w:tabs>
        <w:tab w:val="left" w:pos="782"/>
        <w:tab w:val="left" w:pos="1406"/>
        <w:tab w:val="left" w:pos="2030"/>
        <w:tab w:val="left" w:pos="2654"/>
        <w:tab w:val="left" w:pos="3277"/>
        <w:tab w:val="left" w:pos="3901"/>
      </w:tabs>
    </w:pPr>
  </w:style>
  <w:style w:type="paragraph" w:customStyle="1" w:styleId="B4Ashurst">
    <w:name w:val="B4Ashurst"/>
    <w:basedOn w:val="NormalAshurst"/>
    <w:uiPriority w:val="56"/>
    <w:rsid w:val="00B12EF5"/>
    <w:pPr>
      <w:tabs>
        <w:tab w:val="left" w:pos="2654"/>
        <w:tab w:val="left" w:pos="3277"/>
        <w:tab w:val="left" w:pos="3901"/>
      </w:tabs>
      <w:ind w:left="2030"/>
    </w:pPr>
  </w:style>
  <w:style w:type="paragraph" w:customStyle="1" w:styleId="B5Ashurst">
    <w:name w:val="B5Ashurst"/>
    <w:basedOn w:val="NormalAshurst"/>
    <w:uiPriority w:val="56"/>
    <w:rsid w:val="00B12EF5"/>
    <w:pPr>
      <w:tabs>
        <w:tab w:val="left" w:pos="3277"/>
        <w:tab w:val="left" w:pos="3901"/>
      </w:tabs>
      <w:ind w:left="2654"/>
    </w:pPr>
  </w:style>
  <w:style w:type="paragraph" w:customStyle="1" w:styleId="B6Ashurst">
    <w:name w:val="B6Ashurst"/>
    <w:basedOn w:val="NormalAshurst"/>
    <w:uiPriority w:val="56"/>
    <w:rsid w:val="00B12EF5"/>
    <w:pPr>
      <w:tabs>
        <w:tab w:val="left" w:pos="3901"/>
      </w:tabs>
      <w:ind w:left="3277"/>
    </w:pPr>
  </w:style>
  <w:style w:type="paragraph" w:customStyle="1" w:styleId="CBOLDCAPSAshurst">
    <w:name w:val="CBOLDCAPSAshurst"/>
    <w:basedOn w:val="NormalAshurst"/>
    <w:rsid w:val="00B12EF5"/>
    <w:pPr>
      <w:keepNext/>
      <w:jc w:val="center"/>
    </w:pPr>
    <w:rPr>
      <w:b/>
      <w:caps/>
    </w:rPr>
  </w:style>
  <w:style w:type="paragraph" w:customStyle="1" w:styleId="EndnoteMore">
    <w:name w:val="Endnote More"/>
    <w:basedOn w:val="FootnoteMore"/>
    <w:uiPriority w:val="79"/>
    <w:rsid w:val="00B12EF5"/>
  </w:style>
  <w:style w:type="paragraph" w:customStyle="1" w:styleId="LBOLDCAPSAshurst">
    <w:name w:val="LBOLDCAPSAshurst"/>
    <w:basedOn w:val="NormalAshurst"/>
    <w:uiPriority w:val="60"/>
    <w:rsid w:val="00B12EF5"/>
    <w:pPr>
      <w:keepNext/>
      <w:jc w:val="left"/>
    </w:pPr>
    <w:rPr>
      <w:b/>
      <w:caps/>
    </w:rPr>
  </w:style>
  <w:style w:type="paragraph" w:customStyle="1" w:styleId="RBOLDCAPSAshurst">
    <w:name w:val="RBOLDCAPSAshurst"/>
    <w:basedOn w:val="NormalAshurst"/>
    <w:uiPriority w:val="60"/>
    <w:rsid w:val="00B12EF5"/>
    <w:pPr>
      <w:keepNext/>
      <w:jc w:val="right"/>
    </w:pPr>
    <w:rPr>
      <w:b/>
      <w:caps/>
    </w:rPr>
  </w:style>
  <w:style w:type="paragraph" w:customStyle="1" w:styleId="SCHEDULEAshurst">
    <w:name w:val="SCHEDULEAshurst"/>
    <w:basedOn w:val="NormalAshurst"/>
    <w:next w:val="SchSubAshurst"/>
    <w:uiPriority w:val="79"/>
    <w:rsid w:val="0033706E"/>
    <w:pPr>
      <w:keepNext/>
      <w:numPr>
        <w:numId w:val="199"/>
      </w:numPr>
      <w:jc w:val="center"/>
      <w:outlineLvl w:val="0"/>
    </w:pPr>
    <w:rPr>
      <w:rFonts w:ascii="Arial Bold" w:hAnsi="Arial Bold"/>
      <w:b/>
    </w:rPr>
  </w:style>
  <w:style w:type="paragraph" w:customStyle="1" w:styleId="SchSubAshurst">
    <w:name w:val="SchSubAshurst"/>
    <w:basedOn w:val="NormalAshurst"/>
    <w:next w:val="NormalAshurst"/>
    <w:uiPriority w:val="42"/>
    <w:rsid w:val="00B12EF5"/>
    <w:pPr>
      <w:keepNext/>
      <w:numPr>
        <w:ilvl w:val="1"/>
        <w:numId w:val="199"/>
      </w:numPr>
      <w:jc w:val="center"/>
      <w:outlineLvl w:val="1"/>
    </w:pPr>
    <w:rPr>
      <w:b/>
    </w:rPr>
  </w:style>
  <w:style w:type="paragraph" w:customStyle="1" w:styleId="H1Ashurst">
    <w:name w:val="H1Ashurst"/>
    <w:basedOn w:val="NormalAshurst"/>
    <w:next w:val="H2Ashurst"/>
    <w:uiPriority w:val="1"/>
    <w:qFormat/>
    <w:rsid w:val="00B12EF5"/>
    <w:pPr>
      <w:keepNext/>
      <w:numPr>
        <w:numId w:val="31"/>
      </w:numPr>
      <w:outlineLvl w:val="0"/>
    </w:pPr>
    <w:rPr>
      <w:b/>
      <w:caps/>
    </w:rPr>
  </w:style>
  <w:style w:type="paragraph" w:customStyle="1" w:styleId="H2Ashurst">
    <w:name w:val="H2Ashurst"/>
    <w:basedOn w:val="NormalAshurst"/>
    <w:uiPriority w:val="1"/>
    <w:qFormat/>
    <w:rsid w:val="00B12EF5"/>
    <w:pPr>
      <w:numPr>
        <w:ilvl w:val="1"/>
        <w:numId w:val="31"/>
      </w:numPr>
      <w:outlineLvl w:val="1"/>
    </w:pPr>
  </w:style>
  <w:style w:type="paragraph" w:customStyle="1" w:styleId="H3Ashurst">
    <w:name w:val="H3Ashurst"/>
    <w:basedOn w:val="NormalAshurst"/>
    <w:uiPriority w:val="1"/>
    <w:qFormat/>
    <w:rsid w:val="00B12EF5"/>
    <w:pPr>
      <w:numPr>
        <w:ilvl w:val="2"/>
        <w:numId w:val="31"/>
      </w:numPr>
      <w:outlineLvl w:val="2"/>
    </w:pPr>
  </w:style>
  <w:style w:type="paragraph" w:customStyle="1" w:styleId="H4Ashurst">
    <w:name w:val="H4Ashurst"/>
    <w:basedOn w:val="NormalAshurst"/>
    <w:uiPriority w:val="1"/>
    <w:qFormat/>
    <w:rsid w:val="00B12EF5"/>
    <w:pPr>
      <w:numPr>
        <w:ilvl w:val="3"/>
        <w:numId w:val="31"/>
      </w:numPr>
      <w:outlineLvl w:val="3"/>
    </w:pPr>
  </w:style>
  <w:style w:type="paragraph" w:customStyle="1" w:styleId="H5Ashurst">
    <w:name w:val="H5Ashurst"/>
    <w:basedOn w:val="NormalAshurst"/>
    <w:uiPriority w:val="1"/>
    <w:qFormat/>
    <w:rsid w:val="00B12EF5"/>
    <w:pPr>
      <w:numPr>
        <w:ilvl w:val="4"/>
        <w:numId w:val="31"/>
      </w:numPr>
      <w:outlineLvl w:val="4"/>
    </w:pPr>
  </w:style>
  <w:style w:type="paragraph" w:customStyle="1" w:styleId="H6Ashurst">
    <w:name w:val="H6Ashurst"/>
    <w:basedOn w:val="NormalAshurst"/>
    <w:uiPriority w:val="1"/>
    <w:rsid w:val="00B12EF5"/>
    <w:pPr>
      <w:numPr>
        <w:ilvl w:val="5"/>
        <w:numId w:val="31"/>
      </w:numPr>
      <w:outlineLvl w:val="5"/>
    </w:pPr>
  </w:style>
  <w:style w:type="paragraph" w:customStyle="1" w:styleId="SH1Ashurst">
    <w:name w:val="SH1Ashurst"/>
    <w:basedOn w:val="NormalAshurst"/>
    <w:next w:val="SH2Ashurst"/>
    <w:uiPriority w:val="15"/>
    <w:rsid w:val="00B12EF5"/>
    <w:pPr>
      <w:keepNext/>
      <w:numPr>
        <w:numId w:val="16"/>
      </w:numPr>
      <w:outlineLvl w:val="0"/>
    </w:pPr>
    <w:rPr>
      <w:b/>
      <w:caps/>
    </w:rPr>
  </w:style>
  <w:style w:type="paragraph" w:customStyle="1" w:styleId="SH2Ashurst">
    <w:name w:val="SH2Ashurst"/>
    <w:basedOn w:val="NormalAshurst"/>
    <w:uiPriority w:val="15"/>
    <w:rsid w:val="00B12EF5"/>
    <w:pPr>
      <w:numPr>
        <w:ilvl w:val="1"/>
        <w:numId w:val="16"/>
      </w:numPr>
      <w:outlineLvl w:val="1"/>
    </w:pPr>
  </w:style>
  <w:style w:type="paragraph" w:customStyle="1" w:styleId="SH3Ashurst">
    <w:name w:val="SH3Ashurst"/>
    <w:basedOn w:val="NormalAshurst"/>
    <w:uiPriority w:val="15"/>
    <w:rsid w:val="00B12EF5"/>
    <w:pPr>
      <w:numPr>
        <w:ilvl w:val="2"/>
        <w:numId w:val="16"/>
      </w:numPr>
      <w:outlineLvl w:val="2"/>
    </w:pPr>
  </w:style>
  <w:style w:type="paragraph" w:customStyle="1" w:styleId="SH4Ashurst">
    <w:name w:val="SH4Ashurst"/>
    <w:basedOn w:val="NormalAshurst"/>
    <w:uiPriority w:val="15"/>
    <w:rsid w:val="00B12EF5"/>
    <w:pPr>
      <w:numPr>
        <w:ilvl w:val="3"/>
        <w:numId w:val="16"/>
      </w:numPr>
      <w:outlineLvl w:val="3"/>
    </w:pPr>
  </w:style>
  <w:style w:type="paragraph" w:customStyle="1" w:styleId="SH5Ashurst">
    <w:name w:val="SH5Ashurst"/>
    <w:basedOn w:val="NormalAshurst"/>
    <w:uiPriority w:val="15"/>
    <w:rsid w:val="00B12EF5"/>
    <w:pPr>
      <w:numPr>
        <w:ilvl w:val="4"/>
        <w:numId w:val="16"/>
      </w:numPr>
      <w:outlineLvl w:val="4"/>
    </w:pPr>
  </w:style>
  <w:style w:type="paragraph" w:customStyle="1" w:styleId="AltH1Ashurst">
    <w:name w:val="AltH1Ashurst"/>
    <w:basedOn w:val="NormalAshurst"/>
    <w:uiPriority w:val="40"/>
    <w:rsid w:val="00B12EF5"/>
    <w:pPr>
      <w:numPr>
        <w:numId w:val="30"/>
      </w:numPr>
      <w:outlineLvl w:val="0"/>
    </w:pPr>
  </w:style>
  <w:style w:type="paragraph" w:customStyle="1" w:styleId="AltH2Ashurst">
    <w:name w:val="AltH2Ashurst"/>
    <w:basedOn w:val="NormalAshurst"/>
    <w:uiPriority w:val="40"/>
    <w:rsid w:val="00B12EF5"/>
    <w:pPr>
      <w:numPr>
        <w:ilvl w:val="1"/>
        <w:numId w:val="30"/>
      </w:numPr>
      <w:outlineLvl w:val="1"/>
    </w:pPr>
  </w:style>
  <w:style w:type="paragraph" w:customStyle="1" w:styleId="AltH3Ashurst">
    <w:name w:val="AltH3Ashurst"/>
    <w:basedOn w:val="NormalAshurst"/>
    <w:uiPriority w:val="40"/>
    <w:rsid w:val="00B12EF5"/>
    <w:pPr>
      <w:numPr>
        <w:ilvl w:val="2"/>
        <w:numId w:val="30"/>
      </w:numPr>
      <w:outlineLvl w:val="2"/>
    </w:pPr>
  </w:style>
  <w:style w:type="paragraph" w:customStyle="1" w:styleId="AltH4Ashurst">
    <w:name w:val="AltH4Ashurst"/>
    <w:basedOn w:val="NormalAshurst"/>
    <w:uiPriority w:val="40"/>
    <w:rsid w:val="00B12EF5"/>
    <w:pPr>
      <w:numPr>
        <w:ilvl w:val="3"/>
        <w:numId w:val="30"/>
      </w:numPr>
      <w:outlineLvl w:val="3"/>
    </w:pPr>
  </w:style>
  <w:style w:type="paragraph" w:customStyle="1" w:styleId="AltH5Ashurst">
    <w:name w:val="AltH5Ashurst"/>
    <w:basedOn w:val="NormalAshurst"/>
    <w:uiPriority w:val="40"/>
    <w:rsid w:val="00B12EF5"/>
    <w:pPr>
      <w:numPr>
        <w:ilvl w:val="4"/>
        <w:numId w:val="30"/>
      </w:numPr>
      <w:outlineLvl w:val="4"/>
    </w:pPr>
  </w:style>
  <w:style w:type="paragraph" w:customStyle="1" w:styleId="AltH6Ashurst">
    <w:name w:val="AltH6Ashurst"/>
    <w:basedOn w:val="NormalAshurst"/>
    <w:uiPriority w:val="40"/>
    <w:rsid w:val="00B12EF5"/>
    <w:pPr>
      <w:numPr>
        <w:ilvl w:val="5"/>
        <w:numId w:val="30"/>
      </w:numPr>
      <w:outlineLvl w:val="5"/>
    </w:pPr>
  </w:style>
  <w:style w:type="paragraph" w:customStyle="1" w:styleId="AltSH1Ashurst">
    <w:name w:val="AltSH1Ashurst"/>
    <w:basedOn w:val="NormalAshurst"/>
    <w:uiPriority w:val="45"/>
    <w:rsid w:val="00B12EF5"/>
    <w:pPr>
      <w:numPr>
        <w:numId w:val="60"/>
      </w:numPr>
      <w:outlineLvl w:val="0"/>
    </w:pPr>
  </w:style>
  <w:style w:type="paragraph" w:customStyle="1" w:styleId="AltSH2Ashurst">
    <w:name w:val="AltSH2Ashurst"/>
    <w:basedOn w:val="NormalAshurst"/>
    <w:uiPriority w:val="45"/>
    <w:rsid w:val="00B12EF5"/>
    <w:pPr>
      <w:numPr>
        <w:ilvl w:val="1"/>
        <w:numId w:val="60"/>
      </w:numPr>
      <w:outlineLvl w:val="1"/>
    </w:pPr>
  </w:style>
  <w:style w:type="paragraph" w:customStyle="1" w:styleId="AltSH3Ashurst">
    <w:name w:val="AltSH3Ashurst"/>
    <w:basedOn w:val="NormalAshurst"/>
    <w:uiPriority w:val="45"/>
    <w:rsid w:val="00B12EF5"/>
    <w:pPr>
      <w:numPr>
        <w:ilvl w:val="2"/>
        <w:numId w:val="60"/>
      </w:numPr>
      <w:outlineLvl w:val="2"/>
    </w:pPr>
  </w:style>
  <w:style w:type="paragraph" w:customStyle="1" w:styleId="AltSH4Ashurst">
    <w:name w:val="AltSH4Ashurst"/>
    <w:basedOn w:val="NormalAshurst"/>
    <w:uiPriority w:val="45"/>
    <w:rsid w:val="00B12EF5"/>
    <w:pPr>
      <w:numPr>
        <w:ilvl w:val="3"/>
        <w:numId w:val="60"/>
      </w:numPr>
      <w:outlineLvl w:val="3"/>
    </w:pPr>
  </w:style>
  <w:style w:type="paragraph" w:customStyle="1" w:styleId="AltSH5Ashurst">
    <w:name w:val="AltSH5Ashurst"/>
    <w:basedOn w:val="NormalAshurst"/>
    <w:uiPriority w:val="45"/>
    <w:rsid w:val="00B12EF5"/>
    <w:pPr>
      <w:numPr>
        <w:ilvl w:val="4"/>
        <w:numId w:val="60"/>
      </w:numPr>
      <w:outlineLvl w:val="4"/>
    </w:pPr>
  </w:style>
  <w:style w:type="paragraph" w:customStyle="1" w:styleId="PartiesAshurst">
    <w:name w:val="PartiesAshurst"/>
    <w:basedOn w:val="NormalAshurst"/>
    <w:uiPriority w:val="26"/>
    <w:rsid w:val="00B12EF5"/>
    <w:pPr>
      <w:numPr>
        <w:numId w:val="17"/>
      </w:numPr>
      <w:outlineLvl w:val="0"/>
    </w:pPr>
  </w:style>
  <w:style w:type="paragraph" w:customStyle="1" w:styleId="RecitalsAshurst">
    <w:name w:val="RecitalsAshurst"/>
    <w:basedOn w:val="NormalAshurst"/>
    <w:uiPriority w:val="26"/>
    <w:rsid w:val="00B12EF5"/>
    <w:pPr>
      <w:numPr>
        <w:numId w:val="18"/>
      </w:numPr>
      <w:outlineLvl w:val="0"/>
    </w:pPr>
  </w:style>
  <w:style w:type="paragraph" w:customStyle="1" w:styleId="DefinitionsAshurst">
    <w:name w:val="DefinitionsAshurst"/>
    <w:basedOn w:val="NormalAshurst"/>
    <w:uiPriority w:val="26"/>
    <w:rsid w:val="00B12EF5"/>
    <w:pPr>
      <w:numPr>
        <w:ilvl w:val="1"/>
        <w:numId w:val="29"/>
      </w:numPr>
      <w:outlineLvl w:val="1"/>
    </w:pPr>
  </w:style>
  <w:style w:type="paragraph" w:customStyle="1" w:styleId="DefSubAshurst">
    <w:name w:val="DefSubAshurst"/>
    <w:basedOn w:val="NormalAshurst"/>
    <w:uiPriority w:val="26"/>
    <w:rsid w:val="00B12EF5"/>
    <w:pPr>
      <w:numPr>
        <w:ilvl w:val="2"/>
        <w:numId w:val="29"/>
      </w:numPr>
      <w:outlineLvl w:val="2"/>
    </w:pPr>
  </w:style>
  <w:style w:type="paragraph" w:customStyle="1" w:styleId="Bullet1Ashurst">
    <w:name w:val="Bullet1Ashurst"/>
    <w:basedOn w:val="NormalAshurst"/>
    <w:uiPriority w:val="15"/>
    <w:rsid w:val="00B12EF5"/>
    <w:pPr>
      <w:numPr>
        <w:numId w:val="19"/>
      </w:numPr>
    </w:pPr>
  </w:style>
  <w:style w:type="paragraph" w:customStyle="1" w:styleId="Bullet2Ashurst">
    <w:name w:val="Bullet2Ashurst"/>
    <w:basedOn w:val="NormalAshurst"/>
    <w:uiPriority w:val="48"/>
    <w:rsid w:val="00B12EF5"/>
    <w:pPr>
      <w:numPr>
        <w:numId w:val="20"/>
      </w:numPr>
    </w:pPr>
  </w:style>
  <w:style w:type="paragraph" w:customStyle="1" w:styleId="Bullet3Ashurst">
    <w:name w:val="Bullet3Ashurst"/>
    <w:basedOn w:val="NormalAshurst"/>
    <w:uiPriority w:val="57"/>
    <w:rsid w:val="00B12EF5"/>
    <w:pPr>
      <w:numPr>
        <w:numId w:val="21"/>
      </w:numPr>
    </w:pPr>
  </w:style>
  <w:style w:type="paragraph" w:customStyle="1" w:styleId="Bullet4Ashurst">
    <w:name w:val="Bullet4Ashurst"/>
    <w:basedOn w:val="NormalAshurst"/>
    <w:uiPriority w:val="57"/>
    <w:rsid w:val="00B12EF5"/>
    <w:pPr>
      <w:numPr>
        <w:numId w:val="22"/>
      </w:numPr>
    </w:pPr>
  </w:style>
  <w:style w:type="paragraph" w:customStyle="1" w:styleId="Bullet5Ashurst">
    <w:name w:val="Bullet5Ashurst"/>
    <w:basedOn w:val="NormalAshurst"/>
    <w:uiPriority w:val="57"/>
    <w:rsid w:val="00B12EF5"/>
    <w:pPr>
      <w:numPr>
        <w:numId w:val="23"/>
      </w:numPr>
    </w:pPr>
  </w:style>
  <w:style w:type="paragraph" w:customStyle="1" w:styleId="Bullet6Ashurst">
    <w:name w:val="Bullet6Ashurst"/>
    <w:basedOn w:val="NormalAshurst"/>
    <w:uiPriority w:val="57"/>
    <w:rsid w:val="00B12EF5"/>
    <w:pPr>
      <w:numPr>
        <w:numId w:val="24"/>
      </w:numPr>
    </w:pPr>
  </w:style>
  <w:style w:type="character" w:customStyle="1" w:styleId="NormalAshurstChar">
    <w:name w:val="NormalAshurst Char"/>
    <w:basedOn w:val="DefaultParagraphFont"/>
    <w:link w:val="NormalAshurst"/>
    <w:rsid w:val="00AA03EA"/>
    <w:rPr>
      <w:rFonts w:ascii="Arial" w:hAnsi="Arial"/>
      <w:sz w:val="20"/>
    </w:rPr>
  </w:style>
  <w:style w:type="paragraph" w:customStyle="1" w:styleId="FootnoteMore">
    <w:name w:val="Footnote More"/>
    <w:basedOn w:val="NormalAshurst"/>
    <w:uiPriority w:val="79"/>
    <w:rsid w:val="00B96EBF"/>
    <w:pPr>
      <w:tabs>
        <w:tab w:val="left" w:pos="782"/>
        <w:tab w:val="left" w:pos="1406"/>
        <w:tab w:val="left" w:pos="2030"/>
      </w:tabs>
      <w:spacing w:after="100" w:line="200" w:lineRule="atLeast"/>
      <w:ind w:left="782"/>
    </w:pPr>
    <w:rPr>
      <w:sz w:val="14"/>
    </w:rPr>
  </w:style>
  <w:style w:type="paragraph" w:customStyle="1" w:styleId="TableAshurst">
    <w:name w:val="TableAshurst"/>
    <w:basedOn w:val="NormalAshurst"/>
    <w:uiPriority w:val="60"/>
    <w:rsid w:val="00B12EF5"/>
    <w:pPr>
      <w:spacing w:before="110" w:after="110"/>
    </w:pPr>
  </w:style>
  <w:style w:type="paragraph" w:customStyle="1" w:styleId="APPENDIXAshurst">
    <w:name w:val="APPENDIXAshurst"/>
    <w:basedOn w:val="NormalAshurst"/>
    <w:next w:val="AppendixSubAshurst"/>
    <w:uiPriority w:val="79"/>
    <w:rsid w:val="00D61824"/>
    <w:pPr>
      <w:keepNext/>
      <w:numPr>
        <w:numId w:val="25"/>
      </w:numPr>
      <w:jc w:val="center"/>
      <w:outlineLvl w:val="0"/>
    </w:pPr>
    <w:rPr>
      <w:bCs/>
      <w:sz w:val="22"/>
      <w:szCs w:val="22"/>
    </w:rPr>
  </w:style>
  <w:style w:type="paragraph" w:customStyle="1" w:styleId="AppendixSubAshurst">
    <w:name w:val="AppendixSubAshurst"/>
    <w:basedOn w:val="NormalAshurst"/>
    <w:next w:val="NormalAshurst"/>
    <w:uiPriority w:val="43"/>
    <w:rsid w:val="00B12EF5"/>
    <w:pPr>
      <w:keepNext/>
      <w:jc w:val="center"/>
      <w:outlineLvl w:val="1"/>
    </w:pPr>
    <w:rPr>
      <w:b/>
    </w:rPr>
  </w:style>
  <w:style w:type="paragraph" w:customStyle="1" w:styleId="B12Ashurst">
    <w:name w:val="B1&amp;2Ashurst"/>
    <w:basedOn w:val="NormalAshurst"/>
    <w:uiPriority w:val="2"/>
    <w:qFormat/>
    <w:rsid w:val="00B12EF5"/>
    <w:pPr>
      <w:tabs>
        <w:tab w:val="left" w:pos="1406"/>
        <w:tab w:val="left" w:pos="2030"/>
        <w:tab w:val="left" w:pos="2654"/>
        <w:tab w:val="left" w:pos="3277"/>
        <w:tab w:val="left" w:pos="3901"/>
      </w:tabs>
      <w:ind w:left="782"/>
    </w:pPr>
  </w:style>
  <w:style w:type="paragraph" w:customStyle="1" w:styleId="BulletAshurst">
    <w:name w:val="BulletAshurst"/>
    <w:basedOn w:val="NormalAshurst"/>
    <w:uiPriority w:val="57"/>
    <w:rsid w:val="00B12EF5"/>
    <w:pPr>
      <w:numPr>
        <w:numId w:val="26"/>
      </w:numPr>
    </w:pPr>
  </w:style>
  <w:style w:type="paragraph" w:customStyle="1" w:styleId="TOCSubHeadingAshurst">
    <w:name w:val="TOCSubHeadingAshurst"/>
    <w:basedOn w:val="CBOLDCAPSAshurst"/>
    <w:next w:val="NormalAshurst"/>
    <w:uiPriority w:val="11"/>
    <w:rsid w:val="00B12EF5"/>
    <w:pPr>
      <w:tabs>
        <w:tab w:val="right" w:pos="9072"/>
      </w:tabs>
      <w:jc w:val="left"/>
      <w:outlineLvl w:val="0"/>
    </w:pPr>
  </w:style>
  <w:style w:type="character" w:customStyle="1" w:styleId="HiddenAshurst">
    <w:name w:val="HiddenAshurst"/>
    <w:uiPriority w:val="37"/>
    <w:rsid w:val="00B12EF5"/>
    <w:rPr>
      <w:rFonts w:asciiTheme="minorHAnsi" w:eastAsiaTheme="minorEastAsia" w:hAnsiTheme="minorHAnsi" w:cstheme="minorBidi"/>
      <w:vanish/>
      <w:color w:val="FF0000"/>
      <w:szCs w:val="24"/>
    </w:rPr>
  </w:style>
  <w:style w:type="paragraph" w:customStyle="1" w:styleId="StandardBoldAshurst">
    <w:name w:val="StandardBoldAshurst"/>
    <w:basedOn w:val="StandardAshurst"/>
    <w:next w:val="NormalAshurst"/>
    <w:uiPriority w:val="60"/>
    <w:rsid w:val="00B12EF5"/>
    <w:rPr>
      <w:b/>
    </w:rPr>
  </w:style>
  <w:style w:type="paragraph" w:customStyle="1" w:styleId="BN36ptBeforeAshurst">
    <w:name w:val="BN36ptBeforeAshurst"/>
    <w:basedOn w:val="NormalAshurst"/>
    <w:uiPriority w:val="61"/>
    <w:rsid w:val="00B12EF5"/>
    <w:pPr>
      <w:spacing w:before="720" w:after="0"/>
    </w:pPr>
  </w:style>
  <w:style w:type="paragraph" w:customStyle="1" w:styleId="BN45ptBeforeAshurst">
    <w:name w:val="BN45ptBeforeAshurst"/>
    <w:basedOn w:val="NormalAshurst"/>
    <w:next w:val="NormalAshurst"/>
    <w:uiPriority w:val="61"/>
    <w:rsid w:val="00B12EF5"/>
    <w:pPr>
      <w:spacing w:before="900" w:after="0"/>
    </w:pPr>
  </w:style>
  <w:style w:type="paragraph" w:customStyle="1" w:styleId="BNDocTypeAshurst">
    <w:name w:val="BNDocTypeAshurst"/>
    <w:basedOn w:val="Normal"/>
    <w:next w:val="StandardAshurst"/>
    <w:uiPriority w:val="61"/>
    <w:rsid w:val="00B12EF5"/>
    <w:pPr>
      <w:spacing w:before="1120" w:after="860"/>
      <w:jc w:val="left"/>
    </w:pPr>
    <w:rPr>
      <w:b/>
      <w:sz w:val="24"/>
      <w:szCs w:val="30"/>
    </w:rPr>
  </w:style>
  <w:style w:type="paragraph" w:customStyle="1" w:styleId="BNHealthWarningAshurst">
    <w:name w:val="BNHealthWarningAshurst"/>
    <w:basedOn w:val="NormalAshurst"/>
    <w:next w:val="StandardAshurst"/>
    <w:uiPriority w:val="61"/>
    <w:rsid w:val="00B12EF5"/>
    <w:pPr>
      <w:spacing w:after="200"/>
    </w:pPr>
    <w:rPr>
      <w:b/>
      <w:sz w:val="16"/>
      <w:szCs w:val="22"/>
    </w:rPr>
  </w:style>
  <w:style w:type="paragraph" w:customStyle="1" w:styleId="BNTable1Ashurst">
    <w:name w:val="BNTable1Ashurst"/>
    <w:basedOn w:val="TableAshurst"/>
    <w:uiPriority w:val="61"/>
    <w:rsid w:val="00B12EF5"/>
    <w:pPr>
      <w:spacing w:before="120" w:after="120"/>
    </w:pPr>
    <w:rPr>
      <w:sz w:val="14"/>
    </w:rPr>
  </w:style>
  <w:style w:type="paragraph" w:customStyle="1" w:styleId="BNTable2Ashurst">
    <w:name w:val="BNTable2Ashurst"/>
    <w:basedOn w:val="BNTable1Ashurst"/>
    <w:uiPriority w:val="61"/>
    <w:rsid w:val="00B12EF5"/>
    <w:pPr>
      <w:ind w:left="108"/>
      <w:jc w:val="left"/>
    </w:pPr>
  </w:style>
  <w:style w:type="paragraph" w:customStyle="1" w:styleId="BNTitle22Ashurst">
    <w:name w:val="BNTitle22Ashurst"/>
    <w:basedOn w:val="NormalAshurst"/>
    <w:uiPriority w:val="61"/>
    <w:rsid w:val="00B12EF5"/>
    <w:pPr>
      <w:spacing w:after="0"/>
      <w:jc w:val="left"/>
    </w:pPr>
    <w:rPr>
      <w:sz w:val="44"/>
      <w:szCs w:val="50"/>
    </w:rPr>
  </w:style>
  <w:style w:type="paragraph" w:customStyle="1" w:styleId="CSSubTitleAshurst">
    <w:name w:val="CSSubTitleAshurst"/>
    <w:basedOn w:val="NormalAshurst"/>
    <w:next w:val="NormalAshurst"/>
    <w:uiPriority w:val="61"/>
    <w:rsid w:val="00B12EF5"/>
    <w:pPr>
      <w:keepNext/>
      <w:jc w:val="left"/>
    </w:pPr>
    <w:rPr>
      <w:sz w:val="32"/>
      <w:szCs w:val="38"/>
    </w:rPr>
  </w:style>
  <w:style w:type="paragraph" w:customStyle="1" w:styleId="CSTitleAshurst">
    <w:name w:val="CSTitleAshurst"/>
    <w:basedOn w:val="NormalAshurst"/>
    <w:next w:val="NormalAshurst"/>
    <w:uiPriority w:val="61"/>
    <w:rsid w:val="00B12EF5"/>
    <w:pPr>
      <w:spacing w:before="1240" w:after="840"/>
      <w:jc w:val="left"/>
    </w:pPr>
    <w:rPr>
      <w:sz w:val="42"/>
      <w:szCs w:val="48"/>
    </w:rPr>
  </w:style>
  <w:style w:type="paragraph" w:customStyle="1" w:styleId="CSTxtAshurst">
    <w:name w:val="CSTxtAshurst"/>
    <w:basedOn w:val="NormalAshurst"/>
    <w:next w:val="NormalAshurst"/>
    <w:uiPriority w:val="61"/>
    <w:rsid w:val="00B12EF5"/>
    <w:pPr>
      <w:jc w:val="left"/>
    </w:pPr>
    <w:rPr>
      <w:sz w:val="24"/>
      <w:szCs w:val="30"/>
    </w:rPr>
  </w:style>
  <w:style w:type="paragraph" w:customStyle="1" w:styleId="MACompaniesAshurst">
    <w:name w:val="M&amp;ACompaniesAshurst"/>
    <w:basedOn w:val="CSTxtAshurst"/>
    <w:uiPriority w:val="61"/>
    <w:rsid w:val="00B12EF5"/>
    <w:pPr>
      <w:spacing w:before="1320" w:after="0"/>
    </w:pPr>
  </w:style>
  <w:style w:type="paragraph" w:customStyle="1" w:styleId="MATitle22Ashurst">
    <w:name w:val="M&amp;ATitle22Ashurst"/>
    <w:basedOn w:val="BNTitle22Ashurst"/>
    <w:uiPriority w:val="61"/>
    <w:rsid w:val="00B12EF5"/>
    <w:pPr>
      <w:spacing w:before="480" w:after="400"/>
    </w:pPr>
  </w:style>
  <w:style w:type="paragraph" w:customStyle="1" w:styleId="ParticularsTableAshurst">
    <w:name w:val="ParticularsTableAshurst"/>
    <w:basedOn w:val="TableAshurst"/>
    <w:uiPriority w:val="61"/>
    <w:rsid w:val="00B12EF5"/>
    <w:pPr>
      <w:jc w:val="left"/>
    </w:pPr>
  </w:style>
  <w:style w:type="paragraph" w:customStyle="1" w:styleId="SDBoldItalicsAshurst">
    <w:name w:val="SDBoldItalicsAshurst"/>
    <w:basedOn w:val="B12Ashurst"/>
    <w:uiPriority w:val="61"/>
    <w:rsid w:val="00B12EF5"/>
    <w:rPr>
      <w:b/>
      <w:i/>
    </w:rPr>
  </w:style>
  <w:style w:type="paragraph" w:customStyle="1" w:styleId="SDDocTypeAshurst">
    <w:name w:val="SDDocTypeAshurst"/>
    <w:basedOn w:val="BNDocTypeAshurst"/>
    <w:next w:val="StandardAshurst"/>
    <w:uiPriority w:val="61"/>
    <w:rsid w:val="00B12EF5"/>
  </w:style>
  <w:style w:type="paragraph" w:customStyle="1" w:styleId="SDTitle22Ashurst">
    <w:name w:val="SDTitle22Ashurst"/>
    <w:basedOn w:val="BNTitle22Ashurst"/>
    <w:next w:val="StandardAshurst"/>
    <w:uiPriority w:val="61"/>
    <w:rsid w:val="00B12EF5"/>
    <w:rPr>
      <w:b/>
    </w:rPr>
  </w:style>
  <w:style w:type="paragraph" w:customStyle="1" w:styleId="BN20ptBeforeAshurst">
    <w:name w:val="BN20ptBeforeAshurst"/>
    <w:basedOn w:val="NormalAshurst"/>
    <w:next w:val="NormalAshurst"/>
    <w:uiPriority w:val="61"/>
    <w:rsid w:val="00B12EF5"/>
    <w:pPr>
      <w:spacing w:before="400" w:after="0"/>
    </w:pPr>
  </w:style>
  <w:style w:type="paragraph" w:customStyle="1" w:styleId="NormalBoldAshurst">
    <w:name w:val="NormalBoldAshurst"/>
    <w:basedOn w:val="NormalAshurst"/>
    <w:next w:val="NormalAshurst"/>
    <w:uiPriority w:val="79"/>
    <w:rsid w:val="00B12EF5"/>
    <w:rPr>
      <w:b/>
    </w:rPr>
  </w:style>
  <w:style w:type="paragraph" w:customStyle="1" w:styleId="TableNum1Ashurst">
    <w:name w:val="TableNum1Ashurst"/>
    <w:basedOn w:val="TableAshurst"/>
    <w:uiPriority w:val="58"/>
    <w:rsid w:val="00B12EF5"/>
    <w:pPr>
      <w:numPr>
        <w:numId w:val="28"/>
      </w:numPr>
      <w:outlineLvl w:val="0"/>
    </w:pPr>
  </w:style>
  <w:style w:type="paragraph" w:customStyle="1" w:styleId="AltRecitalsAshurst">
    <w:name w:val="AltRecitalsAshurst"/>
    <w:basedOn w:val="RecitalsAshurst"/>
    <w:rsid w:val="00B12EF5"/>
    <w:pPr>
      <w:numPr>
        <w:numId w:val="27"/>
      </w:numPr>
    </w:pPr>
  </w:style>
  <w:style w:type="paragraph" w:customStyle="1" w:styleId="LBItalicsAshurst">
    <w:name w:val="LBItalicsAshurst"/>
    <w:basedOn w:val="NormalAshurst"/>
    <w:next w:val="NormalAshurst"/>
    <w:uiPriority w:val="60"/>
    <w:rsid w:val="00B12EF5"/>
    <w:pPr>
      <w:keepNext/>
    </w:pPr>
    <w:rPr>
      <w:b/>
      <w:i/>
    </w:rPr>
  </w:style>
  <w:style w:type="paragraph" w:customStyle="1" w:styleId="TableNum2Ashurst">
    <w:name w:val="TableNum2Ashurst"/>
    <w:basedOn w:val="TableAshurst"/>
    <w:uiPriority w:val="58"/>
    <w:rsid w:val="00B12EF5"/>
    <w:pPr>
      <w:numPr>
        <w:ilvl w:val="1"/>
        <w:numId w:val="28"/>
      </w:numPr>
      <w:outlineLvl w:val="1"/>
    </w:pPr>
  </w:style>
  <w:style w:type="paragraph" w:customStyle="1" w:styleId="TableNum3Ashurst">
    <w:name w:val="TableNum3Ashurst"/>
    <w:basedOn w:val="TableAshurst"/>
    <w:uiPriority w:val="58"/>
    <w:rsid w:val="00B12EF5"/>
    <w:pPr>
      <w:numPr>
        <w:ilvl w:val="2"/>
        <w:numId w:val="28"/>
      </w:numPr>
    </w:pPr>
  </w:style>
  <w:style w:type="paragraph" w:customStyle="1" w:styleId="TableNum4Ashurst">
    <w:name w:val="TableNum4Ashurst"/>
    <w:basedOn w:val="TableAshurst"/>
    <w:uiPriority w:val="58"/>
    <w:rsid w:val="00B12EF5"/>
    <w:pPr>
      <w:numPr>
        <w:ilvl w:val="3"/>
        <w:numId w:val="28"/>
      </w:numPr>
    </w:pPr>
  </w:style>
  <w:style w:type="paragraph" w:customStyle="1" w:styleId="TableNum5Ashurst">
    <w:name w:val="TableNum5Ashurst"/>
    <w:basedOn w:val="TableAshurst"/>
    <w:uiPriority w:val="58"/>
    <w:rsid w:val="00B12EF5"/>
    <w:pPr>
      <w:numPr>
        <w:ilvl w:val="4"/>
        <w:numId w:val="28"/>
      </w:numPr>
    </w:pPr>
  </w:style>
  <w:style w:type="paragraph" w:customStyle="1" w:styleId="TableNum6Ashurst">
    <w:name w:val="TableNum6Ashurst"/>
    <w:basedOn w:val="TableAshurst"/>
    <w:uiPriority w:val="58"/>
    <w:rsid w:val="00B12EF5"/>
    <w:pPr>
      <w:numPr>
        <w:ilvl w:val="5"/>
        <w:numId w:val="28"/>
      </w:numPr>
    </w:pPr>
  </w:style>
  <w:style w:type="paragraph" w:customStyle="1" w:styleId="DefinitionsClauseAshurst">
    <w:name w:val="DefinitionsClauseAshurst"/>
    <w:basedOn w:val="NormalAshurst"/>
    <w:uiPriority w:val="26"/>
    <w:rsid w:val="00B12EF5"/>
    <w:pPr>
      <w:numPr>
        <w:numId w:val="29"/>
      </w:numPr>
      <w:outlineLvl w:val="0"/>
    </w:pPr>
    <w:rPr>
      <w:lang w:eastAsia="en-GB"/>
    </w:rPr>
  </w:style>
  <w:style w:type="paragraph" w:customStyle="1" w:styleId="AltH7Ashurst">
    <w:name w:val="AltH7Ashurst"/>
    <w:basedOn w:val="NormalAshurst"/>
    <w:uiPriority w:val="40"/>
    <w:rsid w:val="00B12EF5"/>
    <w:pPr>
      <w:numPr>
        <w:ilvl w:val="6"/>
        <w:numId w:val="30"/>
      </w:numPr>
      <w:outlineLvl w:val="6"/>
    </w:pPr>
  </w:style>
  <w:style w:type="paragraph" w:customStyle="1" w:styleId="AltH8Ashurst">
    <w:name w:val="AltH8Ashurst"/>
    <w:basedOn w:val="NormalAshurst"/>
    <w:uiPriority w:val="40"/>
    <w:rsid w:val="00B12EF5"/>
    <w:pPr>
      <w:numPr>
        <w:ilvl w:val="7"/>
        <w:numId w:val="30"/>
      </w:numPr>
      <w:outlineLvl w:val="7"/>
    </w:pPr>
  </w:style>
  <w:style w:type="paragraph" w:customStyle="1" w:styleId="H7Ashurst">
    <w:name w:val="H7Ashurst"/>
    <w:basedOn w:val="NormalAshurst"/>
    <w:uiPriority w:val="1"/>
    <w:rsid w:val="00B12EF5"/>
    <w:pPr>
      <w:numPr>
        <w:ilvl w:val="6"/>
        <w:numId w:val="31"/>
      </w:numPr>
      <w:outlineLvl w:val="6"/>
    </w:pPr>
  </w:style>
  <w:style w:type="paragraph" w:customStyle="1" w:styleId="H8Ashurst">
    <w:name w:val="H8Ashurst"/>
    <w:basedOn w:val="NormalAshurst"/>
    <w:uiPriority w:val="1"/>
    <w:rsid w:val="00B12EF5"/>
    <w:pPr>
      <w:numPr>
        <w:ilvl w:val="7"/>
        <w:numId w:val="31"/>
      </w:numPr>
      <w:outlineLvl w:val="7"/>
    </w:pPr>
  </w:style>
  <w:style w:type="paragraph" w:customStyle="1" w:styleId="B7Ashurst">
    <w:name w:val="B7Ashurst"/>
    <w:basedOn w:val="NormalAshurst"/>
    <w:uiPriority w:val="56"/>
    <w:rsid w:val="00B12EF5"/>
    <w:pPr>
      <w:tabs>
        <w:tab w:val="left" w:pos="4525"/>
      </w:tabs>
      <w:ind w:left="3901"/>
    </w:pPr>
  </w:style>
  <w:style w:type="paragraph" w:customStyle="1" w:styleId="B8Ashurst">
    <w:name w:val="B8Ashurst"/>
    <w:basedOn w:val="NormalAshurst"/>
    <w:uiPriority w:val="56"/>
    <w:rsid w:val="00B12EF5"/>
    <w:pPr>
      <w:tabs>
        <w:tab w:val="left" w:pos="5148"/>
      </w:tabs>
      <w:ind w:left="4525"/>
    </w:pPr>
  </w:style>
  <w:style w:type="paragraph" w:styleId="BodyText">
    <w:name w:val="Body Text"/>
    <w:basedOn w:val="Normal"/>
    <w:link w:val="BodyTextChar"/>
    <w:uiPriority w:val="98"/>
    <w:semiHidden/>
    <w:rsid w:val="00B12EF5"/>
    <w:pPr>
      <w:spacing w:after="120"/>
    </w:pPr>
  </w:style>
  <w:style w:type="character" w:customStyle="1" w:styleId="BodyTextChar">
    <w:name w:val="Body Text Char"/>
    <w:basedOn w:val="DefaultParagraphFont"/>
    <w:link w:val="BodyText"/>
    <w:uiPriority w:val="98"/>
    <w:semiHidden/>
    <w:rsid w:val="00B12EF5"/>
    <w:rPr>
      <w:rFonts w:asciiTheme="minorHAnsi" w:eastAsiaTheme="minorEastAsia" w:hAnsiTheme="minorHAnsi" w:cstheme="minorBidi"/>
      <w:szCs w:val="24"/>
    </w:rPr>
  </w:style>
  <w:style w:type="character" w:styleId="FootnoteReference">
    <w:name w:val="footnote reference"/>
    <w:basedOn w:val="DefaultParagraphFont"/>
    <w:uiPriority w:val="98"/>
    <w:rsid w:val="00B12EF5"/>
    <w:rPr>
      <w:rFonts w:asciiTheme="minorHAnsi" w:eastAsiaTheme="minorEastAsia" w:hAnsiTheme="minorHAnsi" w:cstheme="minorBidi"/>
      <w:sz w:val="14"/>
      <w:szCs w:val="20"/>
      <w:vertAlign w:val="superscript"/>
    </w:rPr>
  </w:style>
  <w:style w:type="paragraph" w:styleId="FootnoteText">
    <w:name w:val="footnote text"/>
    <w:basedOn w:val="NormalAshurst"/>
    <w:next w:val="FootnoteMore"/>
    <w:link w:val="FootnoteTextChar"/>
    <w:uiPriority w:val="98"/>
    <w:rsid w:val="00F359EA"/>
    <w:pPr>
      <w:tabs>
        <w:tab w:val="left" w:pos="782"/>
        <w:tab w:val="left" w:pos="1406"/>
        <w:tab w:val="left" w:pos="2030"/>
      </w:tabs>
      <w:spacing w:after="60" w:line="200" w:lineRule="atLeast"/>
      <w:ind w:left="782" w:hanging="782"/>
    </w:pPr>
    <w:rPr>
      <w:sz w:val="16"/>
      <w:szCs w:val="16"/>
      <w:lang w:eastAsia="zh-CN"/>
    </w:rPr>
  </w:style>
  <w:style w:type="character" w:customStyle="1" w:styleId="FootnoteTextChar">
    <w:name w:val="Footnote Text Char"/>
    <w:basedOn w:val="DefaultParagraphFont"/>
    <w:link w:val="FootnoteText"/>
    <w:uiPriority w:val="98"/>
    <w:rsid w:val="00F359EA"/>
    <w:rPr>
      <w:szCs w:val="16"/>
      <w:lang w:eastAsia="zh-CN"/>
    </w:rPr>
  </w:style>
  <w:style w:type="numbering" w:styleId="111111">
    <w:name w:val="Outline List 2"/>
    <w:basedOn w:val="NoList"/>
    <w:uiPriority w:val="98"/>
    <w:semiHidden/>
    <w:rsid w:val="00B12EF5"/>
    <w:pPr>
      <w:numPr>
        <w:numId w:val="13"/>
      </w:numPr>
    </w:pPr>
  </w:style>
  <w:style w:type="numbering" w:styleId="1ai">
    <w:name w:val="Outline List 1"/>
    <w:basedOn w:val="NoList"/>
    <w:uiPriority w:val="98"/>
    <w:semiHidden/>
    <w:rsid w:val="00B12EF5"/>
    <w:pPr>
      <w:numPr>
        <w:numId w:val="12"/>
      </w:numPr>
    </w:pPr>
  </w:style>
  <w:style w:type="numbering" w:styleId="ArticleSection">
    <w:name w:val="Outline List 3"/>
    <w:basedOn w:val="NoList"/>
    <w:uiPriority w:val="98"/>
    <w:semiHidden/>
    <w:rsid w:val="00B12EF5"/>
    <w:pPr>
      <w:numPr>
        <w:numId w:val="14"/>
      </w:numPr>
    </w:pPr>
  </w:style>
  <w:style w:type="paragraph" w:styleId="BalloonText">
    <w:name w:val="Balloon Text"/>
    <w:basedOn w:val="Normal"/>
    <w:link w:val="BalloonTextChar"/>
    <w:uiPriority w:val="98"/>
    <w:semiHidden/>
    <w:rsid w:val="00B12EF5"/>
    <w:pPr>
      <w:spacing w:line="240" w:lineRule="auto"/>
    </w:pPr>
    <w:rPr>
      <w:szCs w:val="22"/>
    </w:rPr>
  </w:style>
  <w:style w:type="character" w:customStyle="1" w:styleId="BalloonTextChar">
    <w:name w:val="Balloon Text Char"/>
    <w:basedOn w:val="DefaultParagraphFont"/>
    <w:link w:val="BalloonText"/>
    <w:uiPriority w:val="98"/>
    <w:semiHidden/>
    <w:rsid w:val="00B12EF5"/>
    <w:rPr>
      <w:rFonts w:asciiTheme="minorHAnsi" w:eastAsiaTheme="minorEastAsia" w:hAnsiTheme="minorHAnsi" w:cstheme="minorBidi"/>
      <w:sz w:val="16"/>
      <w:szCs w:val="22"/>
    </w:rPr>
  </w:style>
  <w:style w:type="paragraph" w:styleId="Bibliography">
    <w:name w:val="Bibliography"/>
    <w:basedOn w:val="Normal"/>
    <w:next w:val="Normal"/>
    <w:uiPriority w:val="98"/>
    <w:semiHidden/>
    <w:rsid w:val="00B12EF5"/>
  </w:style>
  <w:style w:type="paragraph" w:styleId="BlockText">
    <w:name w:val="Block Text"/>
    <w:basedOn w:val="Normal"/>
    <w:uiPriority w:val="98"/>
    <w:semiHidden/>
    <w:rsid w:val="00B12EF5"/>
    <w:pPr>
      <w:pBdr>
        <w:top w:val="single" w:sz="2" w:space="10" w:color="DDDDDD" w:themeColor="accent1" w:frame="1"/>
        <w:left w:val="single" w:sz="2" w:space="10" w:color="DDDDDD" w:themeColor="accent1" w:frame="1"/>
        <w:bottom w:val="single" w:sz="2" w:space="10" w:color="DDDDDD" w:themeColor="accent1" w:frame="1"/>
        <w:right w:val="single" w:sz="2" w:space="10" w:color="DDDDDD" w:themeColor="accent1" w:frame="1"/>
      </w:pBdr>
      <w:ind w:left="1152" w:right="1152"/>
    </w:pPr>
    <w:rPr>
      <w:i/>
      <w:iCs/>
      <w:color w:val="DDDDDD" w:themeColor="accent1"/>
    </w:rPr>
  </w:style>
  <w:style w:type="paragraph" w:styleId="BodyText2">
    <w:name w:val="Body Text 2"/>
    <w:basedOn w:val="Normal"/>
    <w:link w:val="BodyText2Char"/>
    <w:uiPriority w:val="98"/>
    <w:semiHidden/>
    <w:rsid w:val="00B12EF5"/>
    <w:pPr>
      <w:spacing w:after="120" w:line="480" w:lineRule="auto"/>
    </w:pPr>
  </w:style>
  <w:style w:type="character" w:customStyle="1" w:styleId="BodyText2Char">
    <w:name w:val="Body Text 2 Char"/>
    <w:basedOn w:val="DefaultParagraphFont"/>
    <w:link w:val="BodyText2"/>
    <w:uiPriority w:val="98"/>
    <w:semiHidden/>
    <w:rsid w:val="00B12EF5"/>
    <w:rPr>
      <w:rFonts w:asciiTheme="minorHAnsi" w:eastAsiaTheme="minorEastAsia" w:hAnsiTheme="minorHAnsi" w:cstheme="minorBidi"/>
      <w:szCs w:val="24"/>
    </w:rPr>
  </w:style>
  <w:style w:type="paragraph" w:styleId="BodyText3">
    <w:name w:val="Body Text 3"/>
    <w:basedOn w:val="Normal"/>
    <w:link w:val="BodyText3Char"/>
    <w:uiPriority w:val="98"/>
    <w:semiHidden/>
    <w:rsid w:val="00B12EF5"/>
    <w:pPr>
      <w:spacing w:after="120"/>
    </w:pPr>
    <w:rPr>
      <w:szCs w:val="22"/>
    </w:rPr>
  </w:style>
  <w:style w:type="character" w:customStyle="1" w:styleId="BodyText3Char">
    <w:name w:val="Body Text 3 Char"/>
    <w:basedOn w:val="DefaultParagraphFont"/>
    <w:link w:val="BodyText3"/>
    <w:uiPriority w:val="98"/>
    <w:semiHidden/>
    <w:rsid w:val="00B12EF5"/>
    <w:rPr>
      <w:rFonts w:asciiTheme="minorHAnsi" w:eastAsiaTheme="minorEastAsia" w:hAnsiTheme="minorHAnsi" w:cstheme="minorBidi"/>
      <w:sz w:val="16"/>
      <w:szCs w:val="22"/>
    </w:rPr>
  </w:style>
  <w:style w:type="paragraph" w:styleId="BodyTextFirstIndent">
    <w:name w:val="Body Text First Indent"/>
    <w:basedOn w:val="BodyText"/>
    <w:link w:val="BodyTextFirstIndentChar"/>
    <w:uiPriority w:val="98"/>
    <w:semiHidden/>
    <w:rsid w:val="00B12EF5"/>
    <w:pPr>
      <w:spacing w:after="0"/>
      <w:ind w:firstLine="360"/>
    </w:pPr>
  </w:style>
  <w:style w:type="character" w:customStyle="1" w:styleId="BodyTextFirstIndentChar">
    <w:name w:val="Body Text First Indent Char"/>
    <w:basedOn w:val="BodyTextChar"/>
    <w:link w:val="BodyTextFirstIndent"/>
    <w:uiPriority w:val="98"/>
    <w:semiHidden/>
    <w:rsid w:val="00B12EF5"/>
    <w:rPr>
      <w:rFonts w:asciiTheme="minorHAnsi" w:eastAsiaTheme="minorEastAsia" w:hAnsiTheme="minorHAnsi" w:cstheme="minorBidi"/>
      <w:szCs w:val="24"/>
    </w:rPr>
  </w:style>
  <w:style w:type="paragraph" w:styleId="BodyTextIndent">
    <w:name w:val="Body Text Indent"/>
    <w:basedOn w:val="Normal"/>
    <w:link w:val="BodyTextIndentChar"/>
    <w:uiPriority w:val="98"/>
    <w:semiHidden/>
    <w:rsid w:val="00B12EF5"/>
    <w:pPr>
      <w:spacing w:after="120"/>
      <w:ind w:left="283"/>
    </w:pPr>
  </w:style>
  <w:style w:type="character" w:customStyle="1" w:styleId="BodyTextIndentChar">
    <w:name w:val="Body Text Indent Char"/>
    <w:basedOn w:val="DefaultParagraphFont"/>
    <w:link w:val="BodyTextIndent"/>
    <w:uiPriority w:val="98"/>
    <w:semiHidden/>
    <w:rsid w:val="00B12EF5"/>
    <w:rPr>
      <w:rFonts w:asciiTheme="minorHAnsi" w:eastAsiaTheme="minorEastAsia" w:hAnsiTheme="minorHAnsi" w:cstheme="minorBidi"/>
      <w:szCs w:val="24"/>
    </w:rPr>
  </w:style>
  <w:style w:type="paragraph" w:styleId="BodyTextFirstIndent2">
    <w:name w:val="Body Text First Indent 2"/>
    <w:basedOn w:val="BodyTextIndent"/>
    <w:link w:val="BodyTextFirstIndent2Char"/>
    <w:uiPriority w:val="98"/>
    <w:semiHidden/>
    <w:rsid w:val="00B12EF5"/>
    <w:pPr>
      <w:spacing w:after="0"/>
      <w:ind w:left="360" w:firstLine="360"/>
    </w:pPr>
  </w:style>
  <w:style w:type="character" w:customStyle="1" w:styleId="BodyTextFirstIndent2Char">
    <w:name w:val="Body Text First Indent 2 Char"/>
    <w:basedOn w:val="BodyTextIndentChar"/>
    <w:link w:val="BodyTextFirstIndent2"/>
    <w:uiPriority w:val="98"/>
    <w:semiHidden/>
    <w:rsid w:val="00B12EF5"/>
    <w:rPr>
      <w:rFonts w:asciiTheme="minorHAnsi" w:eastAsiaTheme="minorEastAsia" w:hAnsiTheme="minorHAnsi" w:cstheme="minorBidi"/>
      <w:szCs w:val="24"/>
    </w:rPr>
  </w:style>
  <w:style w:type="paragraph" w:styleId="BodyTextIndent2">
    <w:name w:val="Body Text Indent 2"/>
    <w:basedOn w:val="Normal"/>
    <w:link w:val="BodyTextIndent2Char"/>
    <w:uiPriority w:val="98"/>
    <w:semiHidden/>
    <w:rsid w:val="00B12EF5"/>
    <w:pPr>
      <w:spacing w:after="120" w:line="480" w:lineRule="auto"/>
      <w:ind w:left="283"/>
    </w:pPr>
  </w:style>
  <w:style w:type="character" w:customStyle="1" w:styleId="BodyTextIndent2Char">
    <w:name w:val="Body Text Indent 2 Char"/>
    <w:basedOn w:val="DefaultParagraphFont"/>
    <w:link w:val="BodyTextIndent2"/>
    <w:uiPriority w:val="98"/>
    <w:semiHidden/>
    <w:rsid w:val="00B12EF5"/>
    <w:rPr>
      <w:rFonts w:asciiTheme="minorHAnsi" w:eastAsiaTheme="minorEastAsia" w:hAnsiTheme="minorHAnsi" w:cstheme="minorBidi"/>
      <w:szCs w:val="24"/>
    </w:rPr>
  </w:style>
  <w:style w:type="paragraph" w:styleId="BodyTextIndent3">
    <w:name w:val="Body Text Indent 3"/>
    <w:basedOn w:val="Normal"/>
    <w:link w:val="BodyTextIndent3Char"/>
    <w:uiPriority w:val="98"/>
    <w:semiHidden/>
    <w:rsid w:val="00B12EF5"/>
    <w:pPr>
      <w:spacing w:after="120"/>
      <w:ind w:left="283"/>
    </w:pPr>
    <w:rPr>
      <w:szCs w:val="22"/>
    </w:rPr>
  </w:style>
  <w:style w:type="character" w:customStyle="1" w:styleId="BodyTextIndent3Char">
    <w:name w:val="Body Text Indent 3 Char"/>
    <w:basedOn w:val="DefaultParagraphFont"/>
    <w:link w:val="BodyTextIndent3"/>
    <w:uiPriority w:val="98"/>
    <w:semiHidden/>
    <w:rsid w:val="00B12EF5"/>
    <w:rPr>
      <w:rFonts w:asciiTheme="minorHAnsi" w:eastAsiaTheme="minorEastAsia" w:hAnsiTheme="minorHAnsi" w:cstheme="minorBidi"/>
      <w:sz w:val="16"/>
      <w:szCs w:val="22"/>
    </w:rPr>
  </w:style>
  <w:style w:type="character" w:styleId="BookTitle">
    <w:name w:val="Book Title"/>
    <w:basedOn w:val="DefaultParagraphFont"/>
    <w:uiPriority w:val="98"/>
    <w:semiHidden/>
    <w:rsid w:val="00B12EF5"/>
    <w:rPr>
      <w:rFonts w:asciiTheme="minorHAnsi" w:eastAsiaTheme="minorEastAsia" w:hAnsiTheme="minorHAnsi" w:cstheme="minorBidi"/>
      <w:b/>
      <w:bCs/>
      <w:smallCaps/>
      <w:spacing w:val="5"/>
      <w:szCs w:val="24"/>
    </w:rPr>
  </w:style>
  <w:style w:type="paragraph" w:styleId="Caption">
    <w:name w:val="caption"/>
    <w:basedOn w:val="Normal"/>
    <w:next w:val="Normal"/>
    <w:uiPriority w:val="98"/>
    <w:semiHidden/>
    <w:rsid w:val="00B12EF5"/>
    <w:pPr>
      <w:spacing w:after="200" w:line="240" w:lineRule="auto"/>
    </w:pPr>
    <w:rPr>
      <w:b/>
      <w:bCs/>
      <w:color w:val="DDDDDD" w:themeColor="accent1"/>
    </w:rPr>
  </w:style>
  <w:style w:type="paragraph" w:styleId="Closing">
    <w:name w:val="Closing"/>
    <w:basedOn w:val="Normal"/>
    <w:link w:val="ClosingChar"/>
    <w:uiPriority w:val="98"/>
    <w:semiHidden/>
    <w:rsid w:val="00B12EF5"/>
    <w:pPr>
      <w:spacing w:line="240" w:lineRule="auto"/>
      <w:ind w:left="4252"/>
    </w:pPr>
  </w:style>
  <w:style w:type="character" w:customStyle="1" w:styleId="ClosingChar">
    <w:name w:val="Closing Char"/>
    <w:basedOn w:val="DefaultParagraphFont"/>
    <w:link w:val="Closing"/>
    <w:uiPriority w:val="98"/>
    <w:semiHidden/>
    <w:rsid w:val="00B12EF5"/>
    <w:rPr>
      <w:rFonts w:asciiTheme="minorHAnsi" w:eastAsiaTheme="minorEastAsia" w:hAnsiTheme="minorHAnsi" w:cstheme="minorBidi"/>
      <w:szCs w:val="24"/>
    </w:rPr>
  </w:style>
  <w:style w:type="table" w:styleId="ColourfulGrid">
    <w:name w:val="Colorful Grid"/>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98"/>
    <w:semiHidden/>
    <w:rsid w:val="00B12EF5"/>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urfulList">
    <w:name w:val="Colorful List"/>
    <w:basedOn w:val="TableNormal"/>
    <w:uiPriority w:val="98"/>
    <w:semiHidden/>
    <w:rsid w:val="00B12EF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98"/>
    <w:semiHidden/>
    <w:rsid w:val="00B12EF5"/>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98"/>
    <w:semiHidden/>
    <w:rsid w:val="00B12EF5"/>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98"/>
    <w:semiHidden/>
    <w:rsid w:val="00B12EF5"/>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98"/>
    <w:semiHidden/>
    <w:rsid w:val="00B12EF5"/>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98"/>
    <w:semiHidden/>
    <w:rsid w:val="00B12EF5"/>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98"/>
    <w:semiHidden/>
    <w:rsid w:val="00B12EF5"/>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Shading">
    <w:name w:val="Colorful Shading"/>
    <w:basedOn w:val="TableNormal"/>
    <w:uiPriority w:val="98"/>
    <w:semiHidden/>
    <w:rsid w:val="00B12EF5"/>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98"/>
    <w:semiHidden/>
    <w:rsid w:val="00B12EF5"/>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98"/>
    <w:semiHidden/>
    <w:rsid w:val="00B12EF5"/>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98"/>
    <w:semiHidden/>
    <w:rsid w:val="00B12EF5"/>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98"/>
    <w:semiHidden/>
    <w:rsid w:val="00B12EF5"/>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98"/>
    <w:semiHidden/>
    <w:rsid w:val="00B12EF5"/>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98"/>
    <w:semiHidden/>
    <w:rsid w:val="00B12EF5"/>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8"/>
    <w:semiHidden/>
    <w:rsid w:val="00B12EF5"/>
    <w:rPr>
      <w:rFonts w:asciiTheme="minorHAnsi" w:eastAsiaTheme="minorEastAsia" w:hAnsiTheme="minorHAnsi" w:cstheme="minorBidi"/>
      <w:sz w:val="16"/>
      <w:szCs w:val="22"/>
    </w:rPr>
  </w:style>
  <w:style w:type="paragraph" w:styleId="CommentText">
    <w:name w:val="annotation text"/>
    <w:basedOn w:val="Normal"/>
    <w:link w:val="CommentTextChar"/>
    <w:uiPriority w:val="98"/>
    <w:semiHidden/>
    <w:rsid w:val="00B12EF5"/>
    <w:pPr>
      <w:spacing w:line="240" w:lineRule="auto"/>
    </w:pPr>
    <w:rPr>
      <w:sz w:val="20"/>
      <w:szCs w:val="26"/>
    </w:rPr>
  </w:style>
  <w:style w:type="character" w:customStyle="1" w:styleId="CommentTextChar">
    <w:name w:val="Comment Text Char"/>
    <w:basedOn w:val="DefaultParagraphFont"/>
    <w:link w:val="CommentText"/>
    <w:uiPriority w:val="98"/>
    <w:semiHidden/>
    <w:rsid w:val="00B12EF5"/>
    <w:rPr>
      <w:rFonts w:asciiTheme="minorHAnsi" w:eastAsiaTheme="minorEastAsia" w:hAnsiTheme="minorHAnsi" w:cstheme="minorBidi"/>
      <w:sz w:val="20"/>
      <w:szCs w:val="26"/>
    </w:rPr>
  </w:style>
  <w:style w:type="paragraph" w:styleId="CommentSubject">
    <w:name w:val="annotation subject"/>
    <w:basedOn w:val="CommentText"/>
    <w:next w:val="CommentText"/>
    <w:link w:val="CommentSubjectChar"/>
    <w:uiPriority w:val="98"/>
    <w:semiHidden/>
    <w:rsid w:val="00B12EF5"/>
    <w:rPr>
      <w:b/>
      <w:bCs/>
    </w:rPr>
  </w:style>
  <w:style w:type="character" w:customStyle="1" w:styleId="CommentSubjectChar">
    <w:name w:val="Comment Subject Char"/>
    <w:basedOn w:val="CommentTextChar"/>
    <w:link w:val="CommentSubject"/>
    <w:uiPriority w:val="98"/>
    <w:semiHidden/>
    <w:rsid w:val="00B12EF5"/>
    <w:rPr>
      <w:rFonts w:asciiTheme="minorHAnsi" w:eastAsiaTheme="minorEastAsia" w:hAnsiTheme="minorHAnsi" w:cstheme="minorBidi"/>
      <w:b/>
      <w:bCs/>
      <w:sz w:val="20"/>
      <w:szCs w:val="26"/>
    </w:rPr>
  </w:style>
  <w:style w:type="table" w:styleId="DarkList">
    <w:name w:val="Dark List"/>
    <w:basedOn w:val="TableNormal"/>
    <w:uiPriority w:val="98"/>
    <w:semiHidden/>
    <w:rsid w:val="00B12EF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semiHidden/>
    <w:rsid w:val="00B12EF5"/>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98"/>
    <w:semiHidden/>
    <w:rsid w:val="00B12EF5"/>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98"/>
    <w:semiHidden/>
    <w:rsid w:val="00B12EF5"/>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98"/>
    <w:semiHidden/>
    <w:rsid w:val="00B12EF5"/>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98"/>
    <w:semiHidden/>
    <w:rsid w:val="00B12EF5"/>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98"/>
    <w:semiHidden/>
    <w:rsid w:val="00B12EF5"/>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8"/>
    <w:semiHidden/>
    <w:rsid w:val="00B12EF5"/>
  </w:style>
  <w:style w:type="character" w:customStyle="1" w:styleId="DateChar">
    <w:name w:val="Date Char"/>
    <w:basedOn w:val="DefaultParagraphFont"/>
    <w:link w:val="Date"/>
    <w:uiPriority w:val="98"/>
    <w:semiHidden/>
    <w:rsid w:val="00B12EF5"/>
    <w:rPr>
      <w:rFonts w:asciiTheme="minorHAnsi" w:eastAsiaTheme="minorEastAsia" w:hAnsiTheme="minorHAnsi" w:cstheme="minorBidi"/>
      <w:szCs w:val="24"/>
    </w:rPr>
  </w:style>
  <w:style w:type="paragraph" w:styleId="DocumentMap">
    <w:name w:val="Document Map"/>
    <w:basedOn w:val="Normal"/>
    <w:link w:val="DocumentMapChar"/>
    <w:uiPriority w:val="98"/>
    <w:semiHidden/>
    <w:rsid w:val="00B12EF5"/>
    <w:pPr>
      <w:spacing w:line="240" w:lineRule="auto"/>
    </w:pPr>
    <w:rPr>
      <w:szCs w:val="22"/>
    </w:rPr>
  </w:style>
  <w:style w:type="character" w:customStyle="1" w:styleId="DocumentMapChar">
    <w:name w:val="Document Map Char"/>
    <w:basedOn w:val="DefaultParagraphFont"/>
    <w:link w:val="DocumentMap"/>
    <w:uiPriority w:val="98"/>
    <w:semiHidden/>
    <w:rsid w:val="00B12EF5"/>
    <w:rPr>
      <w:rFonts w:asciiTheme="minorHAnsi" w:eastAsiaTheme="minorEastAsia" w:hAnsiTheme="minorHAnsi" w:cstheme="minorBidi"/>
      <w:sz w:val="16"/>
      <w:szCs w:val="22"/>
    </w:rPr>
  </w:style>
  <w:style w:type="paragraph" w:styleId="EmailSignature">
    <w:name w:val="E-mail Signature"/>
    <w:basedOn w:val="Normal"/>
    <w:link w:val="EmailSignatureChar"/>
    <w:uiPriority w:val="98"/>
    <w:semiHidden/>
    <w:rsid w:val="00B12EF5"/>
    <w:pPr>
      <w:spacing w:line="240" w:lineRule="auto"/>
    </w:pPr>
  </w:style>
  <w:style w:type="character" w:customStyle="1" w:styleId="EmailSignatureChar">
    <w:name w:val="Email Signature Char"/>
    <w:basedOn w:val="DefaultParagraphFont"/>
    <w:link w:val="EmailSignature"/>
    <w:uiPriority w:val="98"/>
    <w:semiHidden/>
    <w:rsid w:val="00B12EF5"/>
    <w:rPr>
      <w:rFonts w:asciiTheme="minorHAnsi" w:eastAsiaTheme="minorEastAsia" w:hAnsiTheme="minorHAnsi" w:cstheme="minorBidi"/>
      <w:szCs w:val="24"/>
    </w:rPr>
  </w:style>
  <w:style w:type="character" w:styleId="Emphasis">
    <w:name w:val="Emphasis"/>
    <w:basedOn w:val="DefaultParagraphFont"/>
    <w:uiPriority w:val="98"/>
    <w:semiHidden/>
    <w:rsid w:val="00B12EF5"/>
    <w:rPr>
      <w:rFonts w:asciiTheme="minorHAnsi" w:eastAsiaTheme="minorEastAsia" w:hAnsiTheme="minorHAnsi" w:cstheme="minorBidi"/>
      <w:i/>
      <w:iCs/>
      <w:szCs w:val="24"/>
    </w:rPr>
  </w:style>
  <w:style w:type="character" w:styleId="EndnoteReference">
    <w:name w:val="endnote reference"/>
    <w:basedOn w:val="FootnoteReference"/>
    <w:uiPriority w:val="98"/>
    <w:rsid w:val="00B12EF5"/>
    <w:rPr>
      <w:rFonts w:asciiTheme="minorHAnsi" w:eastAsiaTheme="minorEastAsia" w:hAnsiTheme="minorHAnsi" w:cstheme="minorBidi"/>
      <w:sz w:val="14"/>
      <w:szCs w:val="20"/>
      <w:vertAlign w:val="superscript"/>
    </w:rPr>
  </w:style>
  <w:style w:type="paragraph" w:styleId="EndnoteText">
    <w:name w:val="endnote text"/>
    <w:basedOn w:val="FootnoteText"/>
    <w:link w:val="EndnoteTextChar"/>
    <w:uiPriority w:val="98"/>
    <w:rsid w:val="00B96EBF"/>
  </w:style>
  <w:style w:type="character" w:customStyle="1" w:styleId="EndnoteTextChar">
    <w:name w:val="Endnote Text Char"/>
    <w:basedOn w:val="DefaultParagraphFont"/>
    <w:link w:val="EndnoteText"/>
    <w:uiPriority w:val="98"/>
    <w:rsid w:val="00B96EBF"/>
    <w:rPr>
      <w:rFonts w:asciiTheme="minorHAnsi" w:eastAsiaTheme="minorEastAsia" w:hAnsiTheme="minorHAnsi" w:cstheme="minorBidi"/>
      <w:sz w:val="14"/>
      <w:szCs w:val="20"/>
      <w:lang w:eastAsia="zh-CN"/>
    </w:rPr>
  </w:style>
  <w:style w:type="paragraph" w:styleId="EnvelopeAddress">
    <w:name w:val="envelope address"/>
    <w:basedOn w:val="NormalAshurst"/>
    <w:uiPriority w:val="98"/>
    <w:semiHidden/>
    <w:rsid w:val="00881C1F"/>
    <w:pPr>
      <w:framePr w:w="7920" w:h="1980" w:hRule="exact" w:hSpace="180" w:wrap="auto" w:hAnchor="page" w:xAlign="center" w:yAlign="bottom"/>
      <w:spacing w:after="0"/>
      <w:ind w:left="2880"/>
    </w:pPr>
  </w:style>
  <w:style w:type="paragraph" w:styleId="EnvelopeReturn">
    <w:name w:val="envelope return"/>
    <w:basedOn w:val="NormalAshurst"/>
    <w:uiPriority w:val="98"/>
    <w:semiHidden/>
    <w:rsid w:val="00881C1F"/>
    <w:rPr>
      <w:sz w:val="14"/>
    </w:rPr>
  </w:style>
  <w:style w:type="character" w:styleId="FollowedHyperlink">
    <w:name w:val="FollowedHyperlink"/>
    <w:basedOn w:val="DefaultParagraphFont"/>
    <w:uiPriority w:val="98"/>
    <w:semiHidden/>
    <w:rsid w:val="00B12EF5"/>
    <w:rPr>
      <w:rFonts w:asciiTheme="minorHAnsi" w:eastAsiaTheme="minorEastAsia" w:hAnsiTheme="minorHAnsi" w:cstheme="minorBidi"/>
      <w:color w:val="919191" w:themeColor="followedHyperlink"/>
      <w:szCs w:val="24"/>
      <w:u w:val="single"/>
    </w:rPr>
  </w:style>
  <w:style w:type="paragraph" w:styleId="Footer">
    <w:name w:val="footer"/>
    <w:basedOn w:val="Normal"/>
    <w:link w:val="FooterChar"/>
    <w:uiPriority w:val="98"/>
    <w:rsid w:val="00DB2040"/>
    <w:pPr>
      <w:tabs>
        <w:tab w:val="center" w:pos="4513"/>
        <w:tab w:val="right" w:pos="9026"/>
      </w:tabs>
      <w:spacing w:after="0"/>
    </w:pPr>
    <w:rPr>
      <w:sz w:val="14"/>
    </w:rPr>
  </w:style>
  <w:style w:type="character" w:customStyle="1" w:styleId="FooterChar">
    <w:name w:val="Footer Char"/>
    <w:basedOn w:val="DefaultParagraphFont"/>
    <w:link w:val="Footer"/>
    <w:uiPriority w:val="98"/>
    <w:rsid w:val="00DB2040"/>
    <w:rPr>
      <w:sz w:val="14"/>
      <w:szCs w:val="20"/>
    </w:rPr>
  </w:style>
  <w:style w:type="paragraph" w:styleId="Header">
    <w:name w:val="header"/>
    <w:basedOn w:val="Normal"/>
    <w:link w:val="HeaderChar"/>
    <w:uiPriority w:val="99"/>
    <w:rsid w:val="00B12EF5"/>
    <w:pPr>
      <w:tabs>
        <w:tab w:val="center" w:pos="4513"/>
        <w:tab w:val="right" w:pos="9026"/>
      </w:tabs>
      <w:spacing w:line="240" w:lineRule="auto"/>
    </w:pPr>
  </w:style>
  <w:style w:type="character" w:customStyle="1" w:styleId="HeaderChar">
    <w:name w:val="Header Char"/>
    <w:basedOn w:val="DefaultParagraphFont"/>
    <w:link w:val="Header"/>
    <w:uiPriority w:val="99"/>
    <w:rsid w:val="00B12EF5"/>
    <w:rPr>
      <w:rFonts w:asciiTheme="minorHAnsi" w:eastAsiaTheme="minorEastAsia" w:hAnsiTheme="minorHAnsi" w:cstheme="minorBidi"/>
      <w:szCs w:val="24"/>
    </w:rPr>
  </w:style>
  <w:style w:type="character" w:styleId="HTMLAcronym">
    <w:name w:val="HTML Acronym"/>
    <w:basedOn w:val="DefaultParagraphFont"/>
    <w:uiPriority w:val="98"/>
    <w:semiHidden/>
    <w:rsid w:val="00B12EF5"/>
    <w:rPr>
      <w:rFonts w:asciiTheme="minorHAnsi" w:eastAsiaTheme="minorEastAsia" w:hAnsiTheme="minorHAnsi" w:cstheme="minorBidi"/>
      <w:szCs w:val="24"/>
    </w:rPr>
  </w:style>
  <w:style w:type="paragraph" w:styleId="HTMLAddress">
    <w:name w:val="HTML Address"/>
    <w:basedOn w:val="Normal"/>
    <w:link w:val="HTMLAddressChar"/>
    <w:uiPriority w:val="98"/>
    <w:semiHidden/>
    <w:rsid w:val="00B12EF5"/>
    <w:pPr>
      <w:spacing w:line="240" w:lineRule="auto"/>
    </w:pPr>
    <w:rPr>
      <w:i/>
      <w:iCs/>
    </w:rPr>
  </w:style>
  <w:style w:type="character" w:customStyle="1" w:styleId="HTMLAddressChar">
    <w:name w:val="HTML Address Char"/>
    <w:basedOn w:val="DefaultParagraphFont"/>
    <w:link w:val="HTMLAddress"/>
    <w:uiPriority w:val="98"/>
    <w:semiHidden/>
    <w:rsid w:val="00B12EF5"/>
    <w:rPr>
      <w:rFonts w:asciiTheme="minorHAnsi" w:eastAsiaTheme="minorEastAsia" w:hAnsiTheme="minorHAnsi" w:cstheme="minorBidi"/>
      <w:i/>
      <w:iCs/>
      <w:szCs w:val="24"/>
    </w:rPr>
  </w:style>
  <w:style w:type="character" w:styleId="HTMLCite">
    <w:name w:val="HTML Cite"/>
    <w:basedOn w:val="DefaultParagraphFont"/>
    <w:uiPriority w:val="98"/>
    <w:semiHidden/>
    <w:rsid w:val="00B12EF5"/>
    <w:rPr>
      <w:rFonts w:asciiTheme="minorHAnsi" w:eastAsiaTheme="minorEastAsia" w:hAnsiTheme="minorHAnsi" w:cstheme="minorBidi"/>
      <w:i/>
      <w:iCs/>
      <w:szCs w:val="24"/>
    </w:rPr>
  </w:style>
  <w:style w:type="character" w:styleId="HTMLCode">
    <w:name w:val="HTML Code"/>
    <w:basedOn w:val="DefaultParagraphFont"/>
    <w:uiPriority w:val="98"/>
    <w:semiHidden/>
    <w:rsid w:val="00B12EF5"/>
    <w:rPr>
      <w:rFonts w:asciiTheme="minorHAnsi" w:eastAsiaTheme="minorEastAsia" w:hAnsiTheme="minorHAnsi" w:cstheme="minorBidi"/>
      <w:sz w:val="20"/>
      <w:szCs w:val="26"/>
    </w:rPr>
  </w:style>
  <w:style w:type="character" w:styleId="HTMLDefinition">
    <w:name w:val="HTML Definition"/>
    <w:basedOn w:val="DefaultParagraphFont"/>
    <w:uiPriority w:val="98"/>
    <w:semiHidden/>
    <w:rsid w:val="00B12EF5"/>
    <w:rPr>
      <w:rFonts w:asciiTheme="minorHAnsi" w:eastAsiaTheme="minorEastAsia" w:hAnsiTheme="minorHAnsi" w:cstheme="minorBidi"/>
      <w:i/>
      <w:iCs/>
      <w:szCs w:val="24"/>
    </w:rPr>
  </w:style>
  <w:style w:type="character" w:styleId="HTMLKeyboard">
    <w:name w:val="HTML Keyboard"/>
    <w:basedOn w:val="DefaultParagraphFont"/>
    <w:uiPriority w:val="98"/>
    <w:semiHidden/>
    <w:rsid w:val="00B12EF5"/>
    <w:rPr>
      <w:rFonts w:asciiTheme="minorHAnsi" w:eastAsiaTheme="minorEastAsia" w:hAnsiTheme="minorHAnsi" w:cstheme="minorBidi"/>
      <w:sz w:val="20"/>
      <w:szCs w:val="26"/>
    </w:rPr>
  </w:style>
  <w:style w:type="paragraph" w:styleId="HTMLPreformatted">
    <w:name w:val="HTML Preformatted"/>
    <w:basedOn w:val="Normal"/>
    <w:link w:val="HTMLPreformattedChar"/>
    <w:uiPriority w:val="98"/>
    <w:semiHidden/>
    <w:rsid w:val="00B12EF5"/>
    <w:pPr>
      <w:spacing w:line="240" w:lineRule="auto"/>
    </w:pPr>
    <w:rPr>
      <w:sz w:val="20"/>
      <w:szCs w:val="26"/>
    </w:rPr>
  </w:style>
  <w:style w:type="character" w:customStyle="1" w:styleId="HTMLPreformattedChar">
    <w:name w:val="HTML Preformatted Char"/>
    <w:basedOn w:val="DefaultParagraphFont"/>
    <w:link w:val="HTMLPreformatted"/>
    <w:uiPriority w:val="98"/>
    <w:semiHidden/>
    <w:rsid w:val="00B12EF5"/>
    <w:rPr>
      <w:rFonts w:asciiTheme="minorHAnsi" w:eastAsiaTheme="minorEastAsia" w:hAnsiTheme="minorHAnsi" w:cstheme="minorBidi"/>
      <w:sz w:val="20"/>
      <w:szCs w:val="26"/>
    </w:rPr>
  </w:style>
  <w:style w:type="character" w:styleId="HTMLSample">
    <w:name w:val="HTML Sample"/>
    <w:basedOn w:val="DefaultParagraphFont"/>
    <w:uiPriority w:val="98"/>
    <w:semiHidden/>
    <w:rsid w:val="00B12EF5"/>
    <w:rPr>
      <w:rFonts w:asciiTheme="minorHAnsi" w:eastAsiaTheme="minorEastAsia" w:hAnsiTheme="minorHAnsi" w:cstheme="minorBidi"/>
      <w:sz w:val="24"/>
      <w:szCs w:val="30"/>
    </w:rPr>
  </w:style>
  <w:style w:type="character" w:styleId="HTMLTypewriter">
    <w:name w:val="HTML Typewriter"/>
    <w:basedOn w:val="DefaultParagraphFont"/>
    <w:uiPriority w:val="98"/>
    <w:semiHidden/>
    <w:rsid w:val="00B12EF5"/>
    <w:rPr>
      <w:rFonts w:asciiTheme="minorHAnsi" w:eastAsiaTheme="minorEastAsia" w:hAnsiTheme="minorHAnsi" w:cstheme="minorBidi"/>
      <w:sz w:val="20"/>
      <w:szCs w:val="26"/>
    </w:rPr>
  </w:style>
  <w:style w:type="character" w:styleId="HTMLVariable">
    <w:name w:val="HTML Variable"/>
    <w:basedOn w:val="DefaultParagraphFont"/>
    <w:uiPriority w:val="98"/>
    <w:semiHidden/>
    <w:rsid w:val="00B12EF5"/>
    <w:rPr>
      <w:rFonts w:asciiTheme="minorHAnsi" w:eastAsiaTheme="minorEastAsia" w:hAnsiTheme="minorHAnsi" w:cstheme="minorBidi"/>
      <w:i/>
      <w:iCs/>
      <w:szCs w:val="24"/>
    </w:rPr>
  </w:style>
  <w:style w:type="character" w:styleId="Hyperlink">
    <w:name w:val="Hyperlink"/>
    <w:basedOn w:val="DefaultParagraphFont"/>
    <w:uiPriority w:val="98"/>
    <w:semiHidden/>
    <w:rsid w:val="00B12EF5"/>
    <w:rPr>
      <w:rFonts w:asciiTheme="minorHAnsi" w:eastAsiaTheme="minorEastAsia" w:hAnsiTheme="minorHAnsi" w:cstheme="minorBidi"/>
      <w:color w:val="0000FF" w:themeColor="hyperlink"/>
      <w:szCs w:val="24"/>
      <w:u w:val="single"/>
    </w:rPr>
  </w:style>
  <w:style w:type="paragraph" w:styleId="Index2">
    <w:name w:val="index 2"/>
    <w:basedOn w:val="Normal"/>
    <w:next w:val="Normal"/>
    <w:uiPriority w:val="98"/>
    <w:semiHidden/>
    <w:rsid w:val="00B12EF5"/>
    <w:pPr>
      <w:spacing w:line="240" w:lineRule="auto"/>
      <w:ind w:left="360" w:hanging="180"/>
    </w:pPr>
  </w:style>
  <w:style w:type="paragraph" w:styleId="Index3">
    <w:name w:val="index 3"/>
    <w:basedOn w:val="Normal"/>
    <w:next w:val="Normal"/>
    <w:uiPriority w:val="98"/>
    <w:semiHidden/>
    <w:rsid w:val="00B12EF5"/>
    <w:pPr>
      <w:spacing w:line="240" w:lineRule="auto"/>
      <w:ind w:left="540" w:hanging="180"/>
    </w:pPr>
  </w:style>
  <w:style w:type="paragraph" w:styleId="Index4">
    <w:name w:val="index 4"/>
    <w:basedOn w:val="Normal"/>
    <w:next w:val="Normal"/>
    <w:uiPriority w:val="98"/>
    <w:semiHidden/>
    <w:rsid w:val="00B12EF5"/>
    <w:pPr>
      <w:spacing w:line="240" w:lineRule="auto"/>
      <w:ind w:left="720" w:hanging="180"/>
    </w:pPr>
  </w:style>
  <w:style w:type="paragraph" w:styleId="Index5">
    <w:name w:val="index 5"/>
    <w:basedOn w:val="Normal"/>
    <w:next w:val="Normal"/>
    <w:uiPriority w:val="98"/>
    <w:semiHidden/>
    <w:rsid w:val="00B12EF5"/>
    <w:pPr>
      <w:spacing w:line="240" w:lineRule="auto"/>
      <w:ind w:left="900" w:hanging="180"/>
    </w:pPr>
  </w:style>
  <w:style w:type="paragraph" w:styleId="Index6">
    <w:name w:val="index 6"/>
    <w:basedOn w:val="Normal"/>
    <w:next w:val="Normal"/>
    <w:uiPriority w:val="98"/>
    <w:semiHidden/>
    <w:rsid w:val="00B12EF5"/>
    <w:pPr>
      <w:spacing w:line="240" w:lineRule="auto"/>
      <w:ind w:left="1080" w:hanging="180"/>
    </w:pPr>
  </w:style>
  <w:style w:type="paragraph" w:styleId="Index7">
    <w:name w:val="index 7"/>
    <w:basedOn w:val="Normal"/>
    <w:next w:val="Normal"/>
    <w:uiPriority w:val="98"/>
    <w:semiHidden/>
    <w:rsid w:val="00B12EF5"/>
    <w:pPr>
      <w:spacing w:line="240" w:lineRule="auto"/>
      <w:ind w:left="1260" w:hanging="180"/>
    </w:pPr>
  </w:style>
  <w:style w:type="paragraph" w:styleId="Index8">
    <w:name w:val="index 8"/>
    <w:basedOn w:val="Normal"/>
    <w:next w:val="Normal"/>
    <w:uiPriority w:val="98"/>
    <w:semiHidden/>
    <w:rsid w:val="00B12EF5"/>
    <w:pPr>
      <w:spacing w:line="240" w:lineRule="auto"/>
      <w:ind w:left="1440" w:hanging="180"/>
    </w:pPr>
  </w:style>
  <w:style w:type="paragraph" w:styleId="Index9">
    <w:name w:val="index 9"/>
    <w:basedOn w:val="Normal"/>
    <w:next w:val="Normal"/>
    <w:uiPriority w:val="98"/>
    <w:semiHidden/>
    <w:rsid w:val="00B12EF5"/>
    <w:pPr>
      <w:spacing w:line="240" w:lineRule="auto"/>
      <w:ind w:left="1620" w:hanging="180"/>
    </w:pPr>
  </w:style>
  <w:style w:type="paragraph" w:styleId="IndexHeading">
    <w:name w:val="index heading"/>
    <w:basedOn w:val="Normal"/>
    <w:next w:val="Index1"/>
    <w:uiPriority w:val="98"/>
    <w:semiHidden/>
    <w:rsid w:val="00B12EF5"/>
    <w:rPr>
      <w:b/>
      <w:bCs/>
    </w:rPr>
  </w:style>
  <w:style w:type="character" w:styleId="IntenseEmphasis">
    <w:name w:val="Intense Emphasis"/>
    <w:basedOn w:val="DefaultParagraphFont"/>
    <w:uiPriority w:val="98"/>
    <w:semiHidden/>
    <w:rsid w:val="00B12EF5"/>
    <w:rPr>
      <w:rFonts w:asciiTheme="minorHAnsi" w:eastAsiaTheme="minorEastAsia" w:hAnsiTheme="minorHAnsi" w:cstheme="minorBidi"/>
      <w:b/>
      <w:bCs/>
      <w:i/>
      <w:iCs/>
      <w:color w:val="DDDDDD" w:themeColor="accent1"/>
      <w:szCs w:val="24"/>
    </w:rPr>
  </w:style>
  <w:style w:type="paragraph" w:styleId="IntenseQuote">
    <w:name w:val="Intense Quote"/>
    <w:basedOn w:val="Normal"/>
    <w:next w:val="Normal"/>
    <w:link w:val="IntenseQuoteChar"/>
    <w:uiPriority w:val="98"/>
    <w:semiHidden/>
    <w:rsid w:val="00B12EF5"/>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98"/>
    <w:semiHidden/>
    <w:rsid w:val="00B12EF5"/>
    <w:rPr>
      <w:rFonts w:asciiTheme="minorHAnsi" w:eastAsiaTheme="minorEastAsia" w:hAnsiTheme="minorHAnsi" w:cstheme="minorBidi"/>
      <w:b/>
      <w:bCs/>
      <w:i/>
      <w:iCs/>
      <w:color w:val="DDDDDD" w:themeColor="accent1"/>
      <w:szCs w:val="24"/>
    </w:rPr>
  </w:style>
  <w:style w:type="character" w:styleId="IntenseReference">
    <w:name w:val="Intense Reference"/>
    <w:basedOn w:val="DefaultParagraphFont"/>
    <w:uiPriority w:val="98"/>
    <w:semiHidden/>
    <w:rsid w:val="00B12EF5"/>
    <w:rPr>
      <w:rFonts w:asciiTheme="minorHAnsi" w:eastAsiaTheme="minorEastAsia" w:hAnsiTheme="minorHAnsi" w:cstheme="minorBidi"/>
      <w:b/>
      <w:bCs/>
      <w:smallCaps/>
      <w:color w:val="B2B2B2" w:themeColor="accent2"/>
      <w:spacing w:val="5"/>
      <w:szCs w:val="24"/>
      <w:u w:val="single"/>
    </w:rPr>
  </w:style>
  <w:style w:type="table" w:styleId="LightGrid">
    <w:name w:val="Light Grid"/>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semiHidden/>
    <w:rsid w:val="00B12EF5"/>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98"/>
    <w:semiHidden/>
    <w:rsid w:val="00B12EF5"/>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98"/>
    <w:semiHidden/>
    <w:rsid w:val="00B12EF5"/>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98"/>
    <w:semiHidden/>
    <w:rsid w:val="00B12EF5"/>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98"/>
    <w:semiHidden/>
    <w:rsid w:val="00B12EF5"/>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98"/>
    <w:semiHidden/>
    <w:rsid w:val="00B12EF5"/>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98"/>
    <w:semiHidden/>
    <w:rsid w:val="00B12E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semiHidden/>
    <w:rsid w:val="00B12EF5"/>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98"/>
    <w:semiHidden/>
    <w:rsid w:val="00B12EF5"/>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98"/>
    <w:semiHidden/>
    <w:rsid w:val="00B12EF5"/>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98"/>
    <w:semiHidden/>
    <w:rsid w:val="00B12EF5"/>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98"/>
    <w:semiHidden/>
    <w:rsid w:val="00B12EF5"/>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98"/>
    <w:semiHidden/>
    <w:rsid w:val="00B12EF5"/>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98"/>
    <w:semiHidden/>
    <w:rsid w:val="00B12EF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semiHidden/>
    <w:rsid w:val="00B12EF5"/>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98"/>
    <w:semiHidden/>
    <w:rsid w:val="00B12EF5"/>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98"/>
    <w:semiHidden/>
    <w:rsid w:val="00B12EF5"/>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98"/>
    <w:semiHidden/>
    <w:rsid w:val="00B12EF5"/>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98"/>
    <w:semiHidden/>
    <w:rsid w:val="00B12EF5"/>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98"/>
    <w:semiHidden/>
    <w:rsid w:val="00B12EF5"/>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8"/>
    <w:semiHidden/>
    <w:rsid w:val="00B12EF5"/>
    <w:rPr>
      <w:rFonts w:asciiTheme="minorHAnsi" w:eastAsiaTheme="minorEastAsia" w:hAnsiTheme="minorHAnsi" w:cstheme="minorBidi"/>
      <w:szCs w:val="24"/>
    </w:rPr>
  </w:style>
  <w:style w:type="paragraph" w:styleId="List">
    <w:name w:val="List"/>
    <w:basedOn w:val="Normal"/>
    <w:uiPriority w:val="98"/>
    <w:semiHidden/>
    <w:rsid w:val="00B12EF5"/>
    <w:pPr>
      <w:ind w:left="283" w:hanging="283"/>
      <w:contextualSpacing/>
    </w:pPr>
  </w:style>
  <w:style w:type="paragraph" w:styleId="List2">
    <w:name w:val="List 2"/>
    <w:basedOn w:val="Normal"/>
    <w:uiPriority w:val="98"/>
    <w:semiHidden/>
    <w:rsid w:val="00B12EF5"/>
    <w:pPr>
      <w:ind w:left="566" w:hanging="283"/>
      <w:contextualSpacing/>
    </w:pPr>
  </w:style>
  <w:style w:type="paragraph" w:styleId="List3">
    <w:name w:val="List 3"/>
    <w:basedOn w:val="Normal"/>
    <w:uiPriority w:val="98"/>
    <w:semiHidden/>
    <w:rsid w:val="00B12EF5"/>
    <w:pPr>
      <w:ind w:left="849" w:hanging="283"/>
      <w:contextualSpacing/>
    </w:pPr>
  </w:style>
  <w:style w:type="paragraph" w:styleId="List4">
    <w:name w:val="List 4"/>
    <w:basedOn w:val="Normal"/>
    <w:uiPriority w:val="98"/>
    <w:semiHidden/>
    <w:rsid w:val="00B12EF5"/>
    <w:pPr>
      <w:ind w:left="1132" w:hanging="283"/>
      <w:contextualSpacing/>
    </w:pPr>
  </w:style>
  <w:style w:type="paragraph" w:styleId="List5">
    <w:name w:val="List 5"/>
    <w:basedOn w:val="Normal"/>
    <w:uiPriority w:val="98"/>
    <w:semiHidden/>
    <w:rsid w:val="00B12EF5"/>
    <w:pPr>
      <w:ind w:left="1415" w:hanging="283"/>
      <w:contextualSpacing/>
    </w:pPr>
  </w:style>
  <w:style w:type="paragraph" w:styleId="ListBullet">
    <w:name w:val="List Bullet"/>
    <w:basedOn w:val="Normal"/>
    <w:uiPriority w:val="98"/>
    <w:semiHidden/>
    <w:rsid w:val="00B12EF5"/>
    <w:pPr>
      <w:numPr>
        <w:numId w:val="2"/>
      </w:numPr>
      <w:contextualSpacing/>
    </w:pPr>
  </w:style>
  <w:style w:type="paragraph" w:styleId="ListBullet2">
    <w:name w:val="List Bullet 2"/>
    <w:basedOn w:val="Normal"/>
    <w:uiPriority w:val="98"/>
    <w:semiHidden/>
    <w:rsid w:val="00B12EF5"/>
    <w:pPr>
      <w:numPr>
        <w:numId w:val="4"/>
      </w:numPr>
      <w:contextualSpacing/>
    </w:pPr>
  </w:style>
  <w:style w:type="paragraph" w:styleId="ListBullet3">
    <w:name w:val="List Bullet 3"/>
    <w:basedOn w:val="Normal"/>
    <w:uiPriority w:val="98"/>
    <w:semiHidden/>
    <w:rsid w:val="00B12EF5"/>
    <w:pPr>
      <w:numPr>
        <w:numId w:val="5"/>
      </w:numPr>
      <w:contextualSpacing/>
    </w:pPr>
  </w:style>
  <w:style w:type="paragraph" w:styleId="ListBullet4">
    <w:name w:val="List Bullet 4"/>
    <w:basedOn w:val="Normal"/>
    <w:uiPriority w:val="98"/>
    <w:semiHidden/>
    <w:rsid w:val="00B12EF5"/>
    <w:pPr>
      <w:numPr>
        <w:numId w:val="6"/>
      </w:numPr>
      <w:contextualSpacing/>
    </w:pPr>
  </w:style>
  <w:style w:type="paragraph" w:styleId="ListBullet5">
    <w:name w:val="List Bullet 5"/>
    <w:basedOn w:val="Normal"/>
    <w:uiPriority w:val="98"/>
    <w:semiHidden/>
    <w:rsid w:val="00B12EF5"/>
    <w:pPr>
      <w:numPr>
        <w:numId w:val="7"/>
      </w:numPr>
      <w:contextualSpacing/>
    </w:pPr>
  </w:style>
  <w:style w:type="paragraph" w:styleId="ListContinue">
    <w:name w:val="List Continue"/>
    <w:basedOn w:val="Normal"/>
    <w:uiPriority w:val="98"/>
    <w:semiHidden/>
    <w:rsid w:val="00B12EF5"/>
    <w:pPr>
      <w:spacing w:after="120"/>
      <w:ind w:left="283"/>
      <w:contextualSpacing/>
    </w:pPr>
  </w:style>
  <w:style w:type="paragraph" w:styleId="ListContinue2">
    <w:name w:val="List Continue 2"/>
    <w:basedOn w:val="Normal"/>
    <w:uiPriority w:val="98"/>
    <w:semiHidden/>
    <w:rsid w:val="00B12EF5"/>
    <w:pPr>
      <w:spacing w:after="120"/>
      <w:ind w:left="566"/>
      <w:contextualSpacing/>
    </w:pPr>
  </w:style>
  <w:style w:type="paragraph" w:styleId="ListContinue3">
    <w:name w:val="List Continue 3"/>
    <w:basedOn w:val="Normal"/>
    <w:uiPriority w:val="98"/>
    <w:semiHidden/>
    <w:rsid w:val="00B12EF5"/>
    <w:pPr>
      <w:spacing w:after="120"/>
      <w:ind w:left="849"/>
      <w:contextualSpacing/>
    </w:pPr>
  </w:style>
  <w:style w:type="paragraph" w:styleId="ListContinue4">
    <w:name w:val="List Continue 4"/>
    <w:basedOn w:val="Normal"/>
    <w:uiPriority w:val="98"/>
    <w:semiHidden/>
    <w:rsid w:val="00B12EF5"/>
    <w:pPr>
      <w:spacing w:after="120"/>
      <w:ind w:left="1132"/>
      <w:contextualSpacing/>
    </w:pPr>
  </w:style>
  <w:style w:type="paragraph" w:styleId="ListContinue5">
    <w:name w:val="List Continue 5"/>
    <w:basedOn w:val="Normal"/>
    <w:uiPriority w:val="98"/>
    <w:semiHidden/>
    <w:rsid w:val="00B12EF5"/>
    <w:pPr>
      <w:spacing w:after="120"/>
      <w:ind w:left="1415"/>
      <w:contextualSpacing/>
    </w:pPr>
  </w:style>
  <w:style w:type="paragraph" w:styleId="ListNumber">
    <w:name w:val="List Number"/>
    <w:basedOn w:val="Normal"/>
    <w:uiPriority w:val="98"/>
    <w:semiHidden/>
    <w:rsid w:val="00B12EF5"/>
    <w:pPr>
      <w:numPr>
        <w:numId w:val="3"/>
      </w:numPr>
      <w:contextualSpacing/>
    </w:pPr>
  </w:style>
  <w:style w:type="paragraph" w:styleId="ListNumber2">
    <w:name w:val="List Number 2"/>
    <w:basedOn w:val="Normal"/>
    <w:uiPriority w:val="98"/>
    <w:semiHidden/>
    <w:rsid w:val="00B12EF5"/>
    <w:pPr>
      <w:numPr>
        <w:numId w:val="8"/>
      </w:numPr>
      <w:contextualSpacing/>
    </w:pPr>
  </w:style>
  <w:style w:type="paragraph" w:styleId="ListNumber3">
    <w:name w:val="List Number 3"/>
    <w:basedOn w:val="Normal"/>
    <w:uiPriority w:val="98"/>
    <w:semiHidden/>
    <w:rsid w:val="00B12EF5"/>
    <w:pPr>
      <w:numPr>
        <w:numId w:val="9"/>
      </w:numPr>
      <w:contextualSpacing/>
    </w:pPr>
  </w:style>
  <w:style w:type="paragraph" w:styleId="ListNumber4">
    <w:name w:val="List Number 4"/>
    <w:basedOn w:val="Normal"/>
    <w:uiPriority w:val="98"/>
    <w:semiHidden/>
    <w:rsid w:val="00B12EF5"/>
    <w:pPr>
      <w:numPr>
        <w:numId w:val="10"/>
      </w:numPr>
      <w:contextualSpacing/>
    </w:pPr>
  </w:style>
  <w:style w:type="paragraph" w:styleId="ListNumber5">
    <w:name w:val="List Number 5"/>
    <w:basedOn w:val="Normal"/>
    <w:uiPriority w:val="98"/>
    <w:semiHidden/>
    <w:rsid w:val="00B12EF5"/>
    <w:pPr>
      <w:numPr>
        <w:numId w:val="11"/>
      </w:numPr>
      <w:contextualSpacing/>
    </w:pPr>
  </w:style>
  <w:style w:type="paragraph" w:styleId="ListParagraph">
    <w:name w:val="List Paragraph"/>
    <w:basedOn w:val="Normal"/>
    <w:uiPriority w:val="98"/>
    <w:semiHidden/>
    <w:rsid w:val="00B12EF5"/>
    <w:pPr>
      <w:ind w:left="720"/>
      <w:contextualSpacing/>
    </w:pPr>
  </w:style>
  <w:style w:type="paragraph" w:styleId="MacroText">
    <w:name w:val="macro"/>
    <w:link w:val="MacroTextChar"/>
    <w:uiPriority w:val="98"/>
    <w:semiHidden/>
    <w:rsid w:val="00B12EF5"/>
    <w:pPr>
      <w:tabs>
        <w:tab w:val="left" w:pos="480"/>
        <w:tab w:val="left" w:pos="960"/>
        <w:tab w:val="left" w:pos="1440"/>
        <w:tab w:val="left" w:pos="1920"/>
        <w:tab w:val="left" w:pos="2400"/>
        <w:tab w:val="left" w:pos="2880"/>
        <w:tab w:val="left" w:pos="3360"/>
        <w:tab w:val="left" w:pos="3840"/>
        <w:tab w:val="left" w:pos="4320"/>
      </w:tabs>
      <w:spacing w:line="264" w:lineRule="auto"/>
      <w:jc w:val="both"/>
    </w:pPr>
    <w:rPr>
      <w:lang w:eastAsia="en-GB"/>
    </w:rPr>
  </w:style>
  <w:style w:type="character" w:customStyle="1" w:styleId="MacroTextChar">
    <w:name w:val="Macro Text Char"/>
    <w:basedOn w:val="DefaultParagraphFont"/>
    <w:link w:val="MacroText"/>
    <w:uiPriority w:val="98"/>
    <w:semiHidden/>
    <w:rsid w:val="00B12EF5"/>
    <w:rPr>
      <w:rFonts w:asciiTheme="minorHAnsi" w:eastAsiaTheme="minorEastAsia" w:hAnsiTheme="minorHAnsi" w:cstheme="minorBidi"/>
      <w:szCs w:val="24"/>
      <w:lang w:eastAsia="en-GB"/>
    </w:rPr>
  </w:style>
  <w:style w:type="table" w:styleId="MediumGrid1">
    <w:name w:val="Medium Grid 1"/>
    <w:basedOn w:val="TableNormal"/>
    <w:uiPriority w:val="98"/>
    <w:semiHidden/>
    <w:rsid w:val="00B12E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semiHidden/>
    <w:rsid w:val="00B12EF5"/>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98"/>
    <w:semiHidden/>
    <w:rsid w:val="00B12EF5"/>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98"/>
    <w:semiHidden/>
    <w:rsid w:val="00B12EF5"/>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98"/>
    <w:semiHidden/>
    <w:rsid w:val="00B12EF5"/>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98"/>
    <w:semiHidden/>
    <w:rsid w:val="00B12EF5"/>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98"/>
    <w:semiHidden/>
    <w:rsid w:val="00B12EF5"/>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98"/>
    <w:semiHidden/>
    <w:rsid w:val="00B12EF5"/>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rsid w:val="00B12EF5"/>
    <w:rPr>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rsid w:val="00B12EF5"/>
    <w:rPr>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rsid w:val="00B12EF5"/>
    <w:rPr>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rsid w:val="00B12EF5"/>
    <w:rPr>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rsid w:val="00B12EF5"/>
    <w:rPr>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rsid w:val="00B12EF5"/>
    <w:rPr>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98"/>
    <w:semiHidden/>
    <w:rsid w:val="00B12E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98"/>
    <w:semiHidden/>
    <w:rsid w:val="00B12EF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semiHidden/>
    <w:rsid w:val="00B12EF5"/>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98"/>
    <w:semiHidden/>
    <w:rsid w:val="00B12EF5"/>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98"/>
    <w:semiHidden/>
    <w:rsid w:val="00B12EF5"/>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98"/>
    <w:semiHidden/>
    <w:rsid w:val="00B12EF5"/>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98"/>
    <w:semiHidden/>
    <w:rsid w:val="00B12EF5"/>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98"/>
    <w:semiHidden/>
    <w:rsid w:val="00B12EF5"/>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98"/>
    <w:semiHidden/>
    <w:rsid w:val="00B12EF5"/>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rsid w:val="00B12EF5"/>
    <w:rPr>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rsid w:val="00B12EF5"/>
    <w:rPr>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rsid w:val="00B12EF5"/>
    <w:rPr>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rsid w:val="00B12EF5"/>
    <w:rPr>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rsid w:val="00B12EF5"/>
    <w:rPr>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rsid w:val="00B12EF5"/>
    <w:rPr>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rsid w:val="00B12E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rsid w:val="00B12EF5"/>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rsid w:val="00B12EF5"/>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rsid w:val="00B12EF5"/>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rsid w:val="00B12EF5"/>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rsid w:val="00B12EF5"/>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rsid w:val="00B12EF5"/>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semiHidden/>
    <w:rsid w:val="00B12E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8"/>
    <w:rsid w:val="00B12EF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sz w:val="24"/>
      <w:szCs w:val="30"/>
    </w:rPr>
  </w:style>
  <w:style w:type="character" w:customStyle="1" w:styleId="MessageHeaderChar">
    <w:name w:val="Message Header Char"/>
    <w:basedOn w:val="DefaultParagraphFont"/>
    <w:link w:val="MessageHeader"/>
    <w:uiPriority w:val="98"/>
    <w:rsid w:val="00B12EF5"/>
    <w:rPr>
      <w:rFonts w:asciiTheme="minorHAnsi" w:eastAsiaTheme="minorEastAsia" w:hAnsiTheme="minorHAnsi" w:cstheme="minorBidi"/>
      <w:sz w:val="24"/>
      <w:szCs w:val="30"/>
      <w:shd w:val="pct20" w:color="auto" w:fill="auto"/>
    </w:rPr>
  </w:style>
  <w:style w:type="paragraph" w:styleId="NoSpacing">
    <w:name w:val="No Spacing"/>
    <w:uiPriority w:val="98"/>
    <w:semiHidden/>
    <w:rsid w:val="00B12EF5"/>
    <w:pPr>
      <w:jc w:val="both"/>
    </w:pPr>
    <w:rPr>
      <w:lang w:eastAsia="en-GB"/>
    </w:rPr>
  </w:style>
  <w:style w:type="paragraph" w:styleId="NormalWeb">
    <w:name w:val="Normal (Web)"/>
    <w:basedOn w:val="Normal"/>
    <w:uiPriority w:val="98"/>
    <w:semiHidden/>
    <w:rsid w:val="00B12EF5"/>
    <w:rPr>
      <w:sz w:val="24"/>
      <w:szCs w:val="30"/>
    </w:rPr>
  </w:style>
  <w:style w:type="paragraph" w:styleId="NormalIndent">
    <w:name w:val="Normal Indent"/>
    <w:basedOn w:val="Normal"/>
    <w:uiPriority w:val="98"/>
    <w:semiHidden/>
    <w:rsid w:val="00B12EF5"/>
    <w:pPr>
      <w:ind w:left="720"/>
    </w:pPr>
  </w:style>
  <w:style w:type="paragraph" w:styleId="NoteHeading">
    <w:name w:val="Note Heading"/>
    <w:basedOn w:val="Normal"/>
    <w:next w:val="Normal"/>
    <w:link w:val="NoteHeadingChar"/>
    <w:uiPriority w:val="98"/>
    <w:semiHidden/>
    <w:rsid w:val="00B12EF5"/>
    <w:pPr>
      <w:spacing w:line="240" w:lineRule="auto"/>
    </w:pPr>
  </w:style>
  <w:style w:type="character" w:customStyle="1" w:styleId="NoteHeadingChar">
    <w:name w:val="Note Heading Char"/>
    <w:basedOn w:val="DefaultParagraphFont"/>
    <w:link w:val="NoteHeading"/>
    <w:uiPriority w:val="98"/>
    <w:semiHidden/>
    <w:rsid w:val="00B12EF5"/>
    <w:rPr>
      <w:rFonts w:asciiTheme="minorHAnsi" w:eastAsiaTheme="minorEastAsia" w:hAnsiTheme="minorHAnsi" w:cstheme="minorBidi"/>
      <w:szCs w:val="24"/>
    </w:rPr>
  </w:style>
  <w:style w:type="character" w:styleId="PageNumber">
    <w:name w:val="page number"/>
    <w:basedOn w:val="DefaultParagraphFont"/>
    <w:uiPriority w:val="98"/>
    <w:semiHidden/>
    <w:rsid w:val="00B12EF5"/>
    <w:rPr>
      <w:rFonts w:asciiTheme="minorHAnsi" w:eastAsiaTheme="minorEastAsia" w:hAnsiTheme="minorHAnsi" w:cstheme="minorBidi"/>
      <w:sz w:val="18"/>
      <w:szCs w:val="24"/>
    </w:rPr>
  </w:style>
  <w:style w:type="character" w:styleId="PlaceholderText">
    <w:name w:val="Placeholder Text"/>
    <w:basedOn w:val="DefaultParagraphFont"/>
    <w:uiPriority w:val="98"/>
    <w:semiHidden/>
    <w:rsid w:val="00B12EF5"/>
    <w:rPr>
      <w:rFonts w:asciiTheme="minorHAnsi" w:eastAsiaTheme="minorEastAsia" w:hAnsiTheme="minorHAnsi" w:cstheme="minorBidi"/>
      <w:color w:val="808080"/>
      <w:szCs w:val="24"/>
    </w:rPr>
  </w:style>
  <w:style w:type="paragraph" w:styleId="PlainText">
    <w:name w:val="Plain Text"/>
    <w:basedOn w:val="Normal"/>
    <w:link w:val="PlainTextChar"/>
    <w:uiPriority w:val="98"/>
    <w:semiHidden/>
    <w:rsid w:val="00B12EF5"/>
    <w:pPr>
      <w:spacing w:line="240" w:lineRule="auto"/>
    </w:pPr>
    <w:rPr>
      <w:sz w:val="21"/>
      <w:szCs w:val="26"/>
    </w:rPr>
  </w:style>
  <w:style w:type="character" w:customStyle="1" w:styleId="PlainTextChar">
    <w:name w:val="Plain Text Char"/>
    <w:basedOn w:val="DefaultParagraphFont"/>
    <w:link w:val="PlainText"/>
    <w:uiPriority w:val="98"/>
    <w:semiHidden/>
    <w:rsid w:val="00B12EF5"/>
    <w:rPr>
      <w:rFonts w:asciiTheme="minorHAnsi" w:eastAsiaTheme="minorEastAsia" w:hAnsiTheme="minorHAnsi" w:cstheme="minorBidi"/>
      <w:sz w:val="21"/>
      <w:szCs w:val="26"/>
    </w:rPr>
  </w:style>
  <w:style w:type="paragraph" w:styleId="Quote">
    <w:name w:val="Quote"/>
    <w:basedOn w:val="Normal"/>
    <w:next w:val="Normal"/>
    <w:link w:val="QuoteChar"/>
    <w:uiPriority w:val="98"/>
    <w:semiHidden/>
    <w:rsid w:val="00B12EF5"/>
    <w:rPr>
      <w:i/>
      <w:iCs/>
      <w:color w:val="000000" w:themeColor="text1"/>
    </w:rPr>
  </w:style>
  <w:style w:type="character" w:customStyle="1" w:styleId="QuoteChar">
    <w:name w:val="Quote Char"/>
    <w:basedOn w:val="DefaultParagraphFont"/>
    <w:link w:val="Quote"/>
    <w:uiPriority w:val="98"/>
    <w:semiHidden/>
    <w:rsid w:val="00B12EF5"/>
    <w:rPr>
      <w:rFonts w:asciiTheme="minorHAnsi" w:eastAsiaTheme="minorEastAsia" w:hAnsiTheme="minorHAnsi" w:cstheme="minorBidi"/>
      <w:i/>
      <w:iCs/>
      <w:color w:val="000000" w:themeColor="text1"/>
      <w:szCs w:val="24"/>
    </w:rPr>
  </w:style>
  <w:style w:type="paragraph" w:styleId="Salutation">
    <w:name w:val="Salutation"/>
    <w:basedOn w:val="Normal"/>
    <w:next w:val="Normal"/>
    <w:link w:val="SalutationChar"/>
    <w:uiPriority w:val="98"/>
    <w:semiHidden/>
    <w:rsid w:val="00B12EF5"/>
  </w:style>
  <w:style w:type="character" w:customStyle="1" w:styleId="SalutationChar">
    <w:name w:val="Salutation Char"/>
    <w:basedOn w:val="DefaultParagraphFont"/>
    <w:link w:val="Salutation"/>
    <w:uiPriority w:val="98"/>
    <w:semiHidden/>
    <w:rsid w:val="00B12EF5"/>
    <w:rPr>
      <w:rFonts w:asciiTheme="minorHAnsi" w:eastAsiaTheme="minorEastAsia" w:hAnsiTheme="minorHAnsi" w:cstheme="minorBidi"/>
      <w:szCs w:val="24"/>
    </w:rPr>
  </w:style>
  <w:style w:type="paragraph" w:styleId="Signature">
    <w:name w:val="Signature"/>
    <w:basedOn w:val="Normal"/>
    <w:link w:val="SignatureChar"/>
    <w:uiPriority w:val="98"/>
    <w:semiHidden/>
    <w:rsid w:val="00B12EF5"/>
    <w:pPr>
      <w:spacing w:line="240" w:lineRule="auto"/>
      <w:ind w:left="4252"/>
    </w:pPr>
  </w:style>
  <w:style w:type="character" w:customStyle="1" w:styleId="SignatureChar">
    <w:name w:val="Signature Char"/>
    <w:basedOn w:val="DefaultParagraphFont"/>
    <w:link w:val="Signature"/>
    <w:uiPriority w:val="98"/>
    <w:semiHidden/>
    <w:rsid w:val="00B12EF5"/>
    <w:rPr>
      <w:rFonts w:asciiTheme="minorHAnsi" w:eastAsiaTheme="minorEastAsia" w:hAnsiTheme="minorHAnsi" w:cstheme="minorBidi"/>
      <w:szCs w:val="24"/>
    </w:rPr>
  </w:style>
  <w:style w:type="character" w:styleId="Strong">
    <w:name w:val="Strong"/>
    <w:basedOn w:val="DefaultParagraphFont"/>
    <w:uiPriority w:val="98"/>
    <w:semiHidden/>
    <w:rsid w:val="00B12EF5"/>
    <w:rPr>
      <w:rFonts w:asciiTheme="minorHAnsi" w:eastAsiaTheme="minorEastAsia" w:hAnsiTheme="minorHAnsi" w:cstheme="minorBidi"/>
      <w:b/>
      <w:bCs/>
      <w:szCs w:val="24"/>
    </w:rPr>
  </w:style>
  <w:style w:type="paragraph" w:styleId="Subtitle">
    <w:name w:val="Subtitle"/>
    <w:basedOn w:val="Normal"/>
    <w:next w:val="Normal"/>
    <w:link w:val="SubtitleChar"/>
    <w:uiPriority w:val="98"/>
    <w:semiHidden/>
    <w:rsid w:val="00B12EF5"/>
    <w:pPr>
      <w:numPr>
        <w:ilvl w:val="1"/>
      </w:numPr>
    </w:pPr>
    <w:rPr>
      <w:i/>
      <w:iCs/>
      <w:color w:val="DDDDDD" w:themeColor="accent1"/>
      <w:spacing w:val="15"/>
      <w:sz w:val="24"/>
      <w:szCs w:val="30"/>
    </w:rPr>
  </w:style>
  <w:style w:type="character" w:customStyle="1" w:styleId="SubtitleChar">
    <w:name w:val="Subtitle Char"/>
    <w:basedOn w:val="DefaultParagraphFont"/>
    <w:link w:val="Subtitle"/>
    <w:uiPriority w:val="98"/>
    <w:semiHidden/>
    <w:rsid w:val="00B12EF5"/>
    <w:rPr>
      <w:rFonts w:asciiTheme="minorHAnsi" w:eastAsiaTheme="minorEastAsia" w:hAnsiTheme="minorHAnsi" w:cstheme="minorBidi"/>
      <w:i/>
      <w:iCs/>
      <w:color w:val="DDDDDD" w:themeColor="accent1"/>
      <w:spacing w:val="15"/>
      <w:sz w:val="24"/>
      <w:szCs w:val="30"/>
    </w:rPr>
  </w:style>
  <w:style w:type="character" w:styleId="SubtleEmphasis">
    <w:name w:val="Subtle Emphasis"/>
    <w:basedOn w:val="DefaultParagraphFont"/>
    <w:uiPriority w:val="98"/>
    <w:semiHidden/>
    <w:rsid w:val="00B12EF5"/>
    <w:rPr>
      <w:rFonts w:asciiTheme="minorHAnsi" w:eastAsiaTheme="minorEastAsia" w:hAnsiTheme="minorHAnsi" w:cstheme="minorBidi"/>
      <w:i/>
      <w:iCs/>
      <w:color w:val="808080" w:themeColor="text1" w:themeTint="7F"/>
      <w:szCs w:val="24"/>
    </w:rPr>
  </w:style>
  <w:style w:type="character" w:styleId="SubtleReference">
    <w:name w:val="Subtle Reference"/>
    <w:basedOn w:val="DefaultParagraphFont"/>
    <w:uiPriority w:val="98"/>
    <w:semiHidden/>
    <w:rsid w:val="00B12EF5"/>
    <w:rPr>
      <w:rFonts w:asciiTheme="minorHAnsi" w:eastAsiaTheme="minorEastAsia" w:hAnsiTheme="minorHAnsi" w:cstheme="minorBidi"/>
      <w:smallCaps/>
      <w:color w:val="B2B2B2" w:themeColor="accent2"/>
      <w:szCs w:val="24"/>
      <w:u w:val="single"/>
    </w:rPr>
  </w:style>
  <w:style w:type="table" w:styleId="Table3Deffects1">
    <w:name w:val="Table 3D effects 1"/>
    <w:basedOn w:val="TableNormal"/>
    <w:uiPriority w:val="98"/>
    <w:semiHidden/>
    <w:rsid w:val="00B12EF5"/>
    <w:pPr>
      <w:spacing w:line="264"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rsid w:val="00B12EF5"/>
    <w:pPr>
      <w:spacing w:line="264"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rsid w:val="00B12EF5"/>
    <w:pPr>
      <w:spacing w:line="264"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rsid w:val="00B12EF5"/>
    <w:pPr>
      <w:spacing w:line="264"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rsid w:val="00B12EF5"/>
    <w:pPr>
      <w:spacing w:line="264"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rsid w:val="00B12EF5"/>
    <w:pPr>
      <w:spacing w:line="264"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rsid w:val="00B12EF5"/>
    <w:pPr>
      <w:spacing w:line="264"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8"/>
    <w:semiHidden/>
    <w:rsid w:val="00B12EF5"/>
    <w:pPr>
      <w:spacing w:line="264"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8"/>
    <w:semiHidden/>
    <w:rsid w:val="00B12EF5"/>
    <w:pPr>
      <w:spacing w:line="264"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8"/>
    <w:semiHidden/>
    <w:rsid w:val="00B12EF5"/>
    <w:pPr>
      <w:spacing w:line="264"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rsid w:val="00B12EF5"/>
    <w:pPr>
      <w:spacing w:line="264"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rsid w:val="00B12EF5"/>
    <w:pPr>
      <w:spacing w:line="264"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rsid w:val="00B12EF5"/>
    <w:pPr>
      <w:spacing w:line="264"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rsid w:val="00B12EF5"/>
    <w:pPr>
      <w:spacing w:line="264"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rsid w:val="00B12EF5"/>
    <w:pPr>
      <w:spacing w:line="264"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rsid w:val="00B12EF5"/>
    <w:pPr>
      <w:spacing w:line="264"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rsid w:val="00B12EF5"/>
    <w:pPr>
      <w:spacing w:line="264"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8"/>
    <w:semiHidden/>
    <w:rsid w:val="00B12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rsid w:val="00B12EF5"/>
    <w:pPr>
      <w:spacing w:line="264"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rsid w:val="00B12EF5"/>
    <w:pPr>
      <w:spacing w:line="264"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rsid w:val="00B12EF5"/>
    <w:pPr>
      <w:spacing w:line="264"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rsid w:val="00B12EF5"/>
    <w:pPr>
      <w:spacing w:line="264"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rsid w:val="00B12EF5"/>
    <w:pPr>
      <w:spacing w:line="264"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semiHidden/>
    <w:rsid w:val="00B12EF5"/>
    <w:pPr>
      <w:spacing w:line="264"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rsid w:val="00B12EF5"/>
    <w:pPr>
      <w:spacing w:line="264"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rsid w:val="00B12EF5"/>
    <w:pPr>
      <w:spacing w:line="264"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rsid w:val="00B12EF5"/>
    <w:pPr>
      <w:spacing w:line="264"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rsid w:val="00B12EF5"/>
    <w:pPr>
      <w:spacing w:line="264"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rsid w:val="00B12EF5"/>
    <w:pPr>
      <w:spacing w:line="264"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8"/>
    <w:semiHidden/>
    <w:rsid w:val="00B12EF5"/>
    <w:pPr>
      <w:ind w:left="180" w:hanging="180"/>
    </w:pPr>
  </w:style>
  <w:style w:type="paragraph" w:styleId="TableofFigures">
    <w:name w:val="table of figures"/>
    <w:basedOn w:val="Normal"/>
    <w:next w:val="Normal"/>
    <w:uiPriority w:val="98"/>
    <w:semiHidden/>
    <w:rsid w:val="00B12EF5"/>
  </w:style>
  <w:style w:type="table" w:styleId="TableProfessional">
    <w:name w:val="Table Professional"/>
    <w:basedOn w:val="TableNormal"/>
    <w:uiPriority w:val="98"/>
    <w:semiHidden/>
    <w:rsid w:val="00B12EF5"/>
    <w:pPr>
      <w:spacing w:line="264"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rsid w:val="00B12EF5"/>
    <w:pPr>
      <w:spacing w:line="264"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rsid w:val="00B12EF5"/>
    <w:pPr>
      <w:spacing w:line="264"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rsid w:val="00B12EF5"/>
    <w:pPr>
      <w:spacing w:line="264"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rsid w:val="00B12EF5"/>
    <w:pPr>
      <w:spacing w:line="264"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rsid w:val="00B12EF5"/>
    <w:pPr>
      <w:spacing w:line="264"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rsid w:val="00B12EF5"/>
    <w:pPr>
      <w:spacing w:line="264"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rsid w:val="00B12EF5"/>
    <w:pPr>
      <w:spacing w:line="264"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rsid w:val="00B12EF5"/>
    <w:pPr>
      <w:spacing w:line="264"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rsid w:val="00B12EF5"/>
    <w:pPr>
      <w:spacing w:line="264"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8"/>
    <w:semiHidden/>
    <w:rsid w:val="00B12EF5"/>
    <w:pPr>
      <w:pBdr>
        <w:bottom w:val="single" w:sz="8" w:space="4" w:color="DDDDDD" w:themeColor="accent1"/>
      </w:pBdr>
      <w:spacing w:after="300" w:line="240" w:lineRule="auto"/>
      <w:contextualSpacing/>
    </w:pPr>
    <w:rPr>
      <w:color w:val="000000" w:themeColor="text2" w:themeShade="BF"/>
      <w:spacing w:val="5"/>
      <w:kern w:val="28"/>
      <w:sz w:val="52"/>
      <w:szCs w:val="58"/>
    </w:rPr>
  </w:style>
  <w:style w:type="character" w:customStyle="1" w:styleId="TitleChar">
    <w:name w:val="Title Char"/>
    <w:basedOn w:val="DefaultParagraphFont"/>
    <w:link w:val="Title"/>
    <w:uiPriority w:val="98"/>
    <w:semiHidden/>
    <w:rsid w:val="00B12EF5"/>
    <w:rPr>
      <w:rFonts w:asciiTheme="minorHAnsi" w:eastAsiaTheme="minorEastAsia" w:hAnsiTheme="minorHAnsi" w:cstheme="minorBidi"/>
      <w:color w:val="000000" w:themeColor="text2" w:themeShade="BF"/>
      <w:spacing w:val="5"/>
      <w:kern w:val="28"/>
      <w:sz w:val="52"/>
      <w:szCs w:val="58"/>
    </w:rPr>
  </w:style>
  <w:style w:type="paragraph" w:styleId="TOAHeading">
    <w:name w:val="toa heading"/>
    <w:basedOn w:val="Normal"/>
    <w:next w:val="Normal"/>
    <w:uiPriority w:val="98"/>
    <w:semiHidden/>
    <w:rsid w:val="00B12EF5"/>
    <w:pPr>
      <w:spacing w:before="120"/>
    </w:pPr>
    <w:rPr>
      <w:b/>
      <w:bCs/>
      <w:sz w:val="24"/>
      <w:szCs w:val="30"/>
    </w:rPr>
  </w:style>
  <w:style w:type="paragraph" w:styleId="TOC1">
    <w:name w:val="toc 1"/>
    <w:basedOn w:val="NormalAshurst"/>
    <w:uiPriority w:val="39"/>
    <w:rsid w:val="00B27F08"/>
    <w:pPr>
      <w:tabs>
        <w:tab w:val="left" w:pos="782"/>
        <w:tab w:val="right" w:leader="dot" w:pos="9072"/>
      </w:tabs>
      <w:spacing w:after="240"/>
      <w:ind w:left="782" w:hanging="782"/>
    </w:pPr>
    <w:rPr>
      <w:noProof/>
      <w:lang w:eastAsia="zh-CN"/>
    </w:rPr>
  </w:style>
  <w:style w:type="paragraph" w:styleId="TOC2">
    <w:name w:val="toc 2"/>
    <w:basedOn w:val="TOC1"/>
    <w:uiPriority w:val="39"/>
    <w:rsid w:val="00B040B6"/>
  </w:style>
  <w:style w:type="paragraph" w:styleId="TOC3">
    <w:name w:val="toc 3"/>
    <w:basedOn w:val="TOC1"/>
    <w:uiPriority w:val="39"/>
    <w:rsid w:val="00D61824"/>
    <w:pPr>
      <w:tabs>
        <w:tab w:val="clear" w:pos="782"/>
      </w:tabs>
      <w:ind w:left="0" w:firstLine="0"/>
    </w:pPr>
    <w:rPr>
      <w:rFonts w:cs="Arial"/>
      <w:bCs/>
    </w:rPr>
  </w:style>
  <w:style w:type="paragraph" w:styleId="TOC4">
    <w:name w:val="toc 4"/>
    <w:basedOn w:val="TOC1"/>
    <w:uiPriority w:val="39"/>
    <w:rsid w:val="009118AC"/>
    <w:pPr>
      <w:tabs>
        <w:tab w:val="clear" w:pos="782"/>
      </w:tabs>
      <w:ind w:left="0" w:firstLine="0"/>
    </w:pPr>
  </w:style>
  <w:style w:type="paragraph" w:styleId="TOC5">
    <w:name w:val="toc 5"/>
    <w:basedOn w:val="Normal"/>
    <w:next w:val="Normal"/>
    <w:uiPriority w:val="39"/>
    <w:rsid w:val="00B12EF5"/>
    <w:pPr>
      <w:spacing w:after="100"/>
      <w:ind w:left="720"/>
    </w:pPr>
  </w:style>
  <w:style w:type="paragraph" w:styleId="TOC6">
    <w:name w:val="toc 6"/>
    <w:basedOn w:val="Normal"/>
    <w:next w:val="Normal"/>
    <w:uiPriority w:val="39"/>
    <w:rsid w:val="00B12EF5"/>
    <w:pPr>
      <w:spacing w:after="100"/>
      <w:ind w:left="900"/>
    </w:pPr>
  </w:style>
  <w:style w:type="paragraph" w:styleId="TOC7">
    <w:name w:val="toc 7"/>
    <w:basedOn w:val="Normal"/>
    <w:next w:val="Normal"/>
    <w:uiPriority w:val="39"/>
    <w:rsid w:val="00B12EF5"/>
    <w:pPr>
      <w:spacing w:after="100"/>
      <w:ind w:left="1080"/>
    </w:pPr>
  </w:style>
  <w:style w:type="paragraph" w:styleId="TOC8">
    <w:name w:val="toc 8"/>
    <w:basedOn w:val="Normal"/>
    <w:next w:val="Normal"/>
    <w:uiPriority w:val="39"/>
    <w:rsid w:val="00B12EF5"/>
    <w:pPr>
      <w:spacing w:after="100"/>
      <w:ind w:left="1260"/>
    </w:pPr>
  </w:style>
  <w:style w:type="paragraph" w:styleId="TOC9">
    <w:name w:val="toc 9"/>
    <w:basedOn w:val="Normal"/>
    <w:next w:val="Normal"/>
    <w:uiPriority w:val="39"/>
    <w:rsid w:val="00B12EF5"/>
    <w:pPr>
      <w:spacing w:after="100"/>
      <w:ind w:left="1440"/>
    </w:pPr>
  </w:style>
  <w:style w:type="paragraph" w:styleId="TOCHeading">
    <w:name w:val="TOC Heading"/>
    <w:basedOn w:val="Heading1"/>
    <w:next w:val="Normal"/>
    <w:uiPriority w:val="98"/>
    <w:rsid w:val="00B12EF5"/>
    <w:pPr>
      <w:keepNext/>
      <w:keepLines/>
      <w:numPr>
        <w:numId w:val="0"/>
      </w:numPr>
      <w:suppressAutoHyphens w:val="0"/>
      <w:spacing w:before="480" w:after="0"/>
      <w:outlineLvl w:val="9"/>
    </w:pPr>
    <w:rPr>
      <w:b/>
      <w:color w:val="A5A5A5" w:themeColor="accent1" w:themeShade="BF"/>
      <w:kern w:val="0"/>
      <w:sz w:val="28"/>
      <w:szCs w:val="34"/>
      <w:lang w:eastAsia="en-GB"/>
    </w:rPr>
  </w:style>
  <w:style w:type="character" w:customStyle="1" w:styleId="StandardAshurstChar">
    <w:name w:val="StandardAshurst Char"/>
    <w:basedOn w:val="DefaultParagraphFont"/>
    <w:link w:val="StandardAshurst"/>
    <w:uiPriority w:val="7"/>
    <w:rsid w:val="00B12EF5"/>
    <w:rPr>
      <w:rFonts w:asciiTheme="minorHAnsi" w:eastAsiaTheme="minorEastAsia" w:hAnsiTheme="minorHAnsi" w:cstheme="minorBidi"/>
      <w:szCs w:val="24"/>
    </w:rPr>
  </w:style>
  <w:style w:type="paragraph" w:customStyle="1" w:styleId="Alt2RecitalsAshurst">
    <w:name w:val="Alt2_RecitalsAshurst"/>
    <w:basedOn w:val="NormalAshurst"/>
    <w:rsid w:val="009B082F"/>
    <w:pPr>
      <w:numPr>
        <w:numId w:val="32"/>
      </w:numPr>
      <w:outlineLvl w:val="0"/>
    </w:pPr>
    <w:rPr>
      <w:lang w:eastAsia="zh-CN"/>
    </w:rPr>
  </w:style>
  <w:style w:type="paragraph" w:customStyle="1" w:styleId="AltPartiesAshurst">
    <w:name w:val="AltPartiesAshurst"/>
    <w:basedOn w:val="NormalAshurst"/>
    <w:rsid w:val="009B082F"/>
    <w:pPr>
      <w:numPr>
        <w:numId w:val="33"/>
      </w:numPr>
      <w:outlineLvl w:val="0"/>
    </w:pPr>
    <w:rPr>
      <w:lang w:eastAsia="zh-CN"/>
    </w:rPr>
  </w:style>
  <w:style w:type="table" w:customStyle="1" w:styleId="MPTTable1">
    <w:name w:val="MPT Table 1"/>
    <w:basedOn w:val="TableNormal"/>
    <w:rsid w:val="00290483"/>
    <w:rPr>
      <w:rFonts w:eastAsiaTheme="minorHAnsi"/>
      <w:lang w:eastAsia="zh-CN"/>
    </w:rPr>
    <w:tblPr>
      <w:tblBorders>
        <w:bottom w:val="single" w:sz="8" w:space="0" w:color="FFFFFF" w:themeColor="background1"/>
        <w:insideH w:val="single" w:sz="8" w:space="0" w:color="FFFFFF" w:themeColor="background1"/>
        <w:insideV w:val="single" w:sz="8" w:space="0" w:color="FFFFFF" w:themeColor="background1"/>
      </w:tblBorders>
      <w:tblCellMar>
        <w:top w:w="85" w:type="dxa"/>
        <w:bottom w:w="85" w:type="dxa"/>
      </w:tblCellMar>
    </w:tblPr>
    <w:tcPr>
      <w:shd w:val="clear" w:color="auto" w:fill="F8F8F8" w:themeFill="accent1" w:themeFillTint="33"/>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2">
    <w:name w:val="MPT Table 2"/>
    <w:basedOn w:val="MPTTable1"/>
    <w:rsid w:val="00453B0E"/>
    <w:tblPr>
      <w:tblBorders>
        <w:bottom w:val="single" w:sz="8" w:space="0" w:color="DDDDDD" w:themeColor="accent1"/>
        <w:insideH w:val="single" w:sz="8" w:space="0" w:color="DDDDDD" w:themeColor="accent1"/>
        <w:insideV w:val="none" w:sz="0" w:space="0" w:color="auto"/>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3">
    <w:name w:val="MPT Table 3"/>
    <w:basedOn w:val="MPTTable1"/>
    <w:rsid w:val="00453B0E"/>
    <w:tblPr>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4">
    <w:name w:val="MPT Table 4"/>
    <w:basedOn w:val="MPTTable1"/>
    <w:rsid w:val="00453B0E"/>
    <w:tblPr>
      <w:tblStyleRowBandSize w:val="1"/>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DDDDDD" w:themeColor="accent1"/>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8F8F8" w:themeFill="accent1" w:themeFillTint="33"/>
      </w:tcPr>
    </w:tblStylePr>
  </w:style>
  <w:style w:type="table" w:customStyle="1" w:styleId="MPTTable5">
    <w:name w:val="MPT Table 5"/>
    <w:basedOn w:val="MPTTable1"/>
    <w:rsid w:val="00453B0E"/>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fir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F8F8F8" w:themeFill="accent1" w:themeFillTint="33"/>
      </w:tcPr>
    </w:tblStylePr>
    <w:tblStylePr w:type="la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2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tblStylePr w:type="band2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style>
  <w:style w:type="table" w:customStyle="1" w:styleId="MPTTableSlate1">
    <w:name w:val="MPT Table Slate 1"/>
    <w:basedOn w:val="MPTTable1"/>
    <w:rsid w:val="00453B0E"/>
    <w:tblPr>
      <w:tblStyleRowBandSize w:val="1"/>
    </w:tblPr>
    <w:tcPr>
      <w:shd w:val="clear" w:color="auto" w:fill="CCCCCC" w:themeFill="text1" w:themeFillTint="33"/>
    </w:tcPr>
    <w:tblStylePr w:type="firstRow">
      <w:pPr>
        <w:wordWrap/>
        <w:spacing w:beforeLines="0" w:before="0" w:beforeAutospacing="0" w:afterLines="0" w:after="0" w:afterAutospacing="0" w:line="240" w:lineRule="auto"/>
        <w:jc w:val="left"/>
      </w:pPr>
      <w:rPr>
        <w:rFonts w:asciiTheme="minorHAnsi" w:hAnsiTheme="minorHAnsi"/>
        <w:b/>
        <w:caps/>
        <w:smallCaps w:val="0"/>
        <w:color w:val="FFFFFF" w:themeColor="background1"/>
        <w:sz w:val="18"/>
      </w:rPr>
      <w:tblPr/>
      <w:tcPr>
        <w:tcBorders>
          <w:top w:val="nil"/>
          <w:bottom w:val="single" w:sz="8" w:space="0" w:color="FFFFFF" w:themeColor="background1"/>
          <w:insideH w:val="single" w:sz="8" w:space="0" w:color="FFFFFF" w:themeColor="background1"/>
          <w:insideV w:val="single" w:sz="8" w:space="0" w:color="FFFFFF" w:themeColor="background1"/>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PTTableSlate2">
    <w:name w:val="MPT Table Slate 2"/>
    <w:basedOn w:val="MPTTable2"/>
    <w:rsid w:val="00453B0E"/>
    <w:tblPr>
      <w:tblBorders>
        <w:bottom w:val="single" w:sz="8" w:space="0" w:color="000000" w:themeColor="text1"/>
        <w:insideH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single" w:sz="4"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3">
    <w:name w:val="MPT Table Slate 3"/>
    <w:basedOn w:val="MPTTable3"/>
    <w:rsid w:val="00453B0E"/>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4">
    <w:name w:val="MPT Table Slate 4"/>
    <w:basedOn w:val="MPTTable4"/>
    <w:rsid w:val="00453B0E"/>
    <w:tblPr>
      <w:tblBorders>
        <w:bottom w:val="single" w:sz="4" w:space="0" w:color="000000" w:themeColor="text1"/>
        <w:insideH w:val="none" w:sz="0" w:space="0" w:color="auto"/>
        <w:insideV w:val="none" w:sz="0" w:space="0" w:color="auto"/>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nil"/>
          <w:left w:val="nil"/>
          <w:bottom w:val="single" w:sz="8" w:space="0" w:color="000000" w:themeColor="text1"/>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CCCCCC" w:themeFill="text1" w:themeFillTint="33"/>
      </w:tcPr>
    </w:tblStylePr>
  </w:style>
  <w:style w:type="table" w:customStyle="1" w:styleId="MPTTableSlate5">
    <w:name w:val="MPT Table Slate 5"/>
    <w:basedOn w:val="MPTTable5"/>
    <w:rsid w:val="00453B0E"/>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fir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CCCCCC" w:themeFill="text1" w:themeFillTint="33"/>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2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Horz">
      <w:tblPr/>
      <w:tcPr>
        <w:tcBorders>
          <w:top w:val="nil"/>
          <w:left w:val="nil"/>
          <w:bottom w:val="single" w:sz="8" w:space="0" w:color="000000" w:themeColor="text1"/>
          <w:right w:val="nil"/>
          <w:insideH w:val="nil"/>
          <w:insideV w:val="nil"/>
          <w:tl2br w:val="nil"/>
          <w:tr2bl w:val="nil"/>
        </w:tcBorders>
        <w:shd w:val="clear" w:color="auto" w:fill="auto"/>
      </w:tcPr>
    </w:tblStylePr>
    <w:tblStylePr w:type="band2Horz">
      <w:tblPr/>
      <w:tcPr>
        <w:tcBorders>
          <w:top w:val="nil"/>
          <w:left w:val="nil"/>
          <w:bottom w:val="single" w:sz="8" w:space="0" w:color="000000" w:themeColor="text1"/>
          <w:right w:val="nil"/>
          <w:insideH w:val="nil"/>
          <w:insideV w:val="nil"/>
          <w:tl2br w:val="nil"/>
          <w:tr2bl w:val="nil"/>
        </w:tcBorders>
        <w:shd w:val="clear" w:color="auto" w:fill="auto"/>
      </w:tcPr>
    </w:tblStylePr>
  </w:style>
  <w:style w:type="paragraph" w:customStyle="1" w:styleId="DefSubSubAshurst">
    <w:name w:val="DefSubSubAshurst"/>
    <w:basedOn w:val="NormalAshurst"/>
    <w:uiPriority w:val="26"/>
    <w:rsid w:val="00AB24AD"/>
    <w:pPr>
      <w:numPr>
        <w:ilvl w:val="3"/>
        <w:numId w:val="29"/>
      </w:numPr>
    </w:pPr>
  </w:style>
  <w:style w:type="paragraph" w:customStyle="1" w:styleId="SH6Ashurst">
    <w:name w:val="SH6Ashurst"/>
    <w:basedOn w:val="NormalAshurst"/>
    <w:uiPriority w:val="15"/>
    <w:qFormat/>
    <w:rsid w:val="00FB0BDE"/>
    <w:pPr>
      <w:numPr>
        <w:ilvl w:val="5"/>
        <w:numId w:val="16"/>
      </w:numPr>
    </w:pPr>
  </w:style>
  <w:style w:type="paragraph" w:customStyle="1" w:styleId="SH7Ashurst">
    <w:name w:val="SH7Ashurst"/>
    <w:basedOn w:val="NormalAshurst"/>
    <w:uiPriority w:val="15"/>
    <w:qFormat/>
    <w:rsid w:val="00FB0BDE"/>
    <w:pPr>
      <w:numPr>
        <w:ilvl w:val="6"/>
        <w:numId w:val="16"/>
      </w:numPr>
    </w:pPr>
  </w:style>
  <w:style w:type="paragraph" w:customStyle="1" w:styleId="SH8Ashurst">
    <w:name w:val="SH8Ashurst"/>
    <w:basedOn w:val="NormalAshurst"/>
    <w:uiPriority w:val="15"/>
    <w:qFormat/>
    <w:rsid w:val="00FB0BDE"/>
    <w:pPr>
      <w:numPr>
        <w:ilvl w:val="7"/>
        <w:numId w:val="16"/>
      </w:numPr>
    </w:pPr>
  </w:style>
  <w:style w:type="paragraph" w:customStyle="1" w:styleId="AltSH6Ashurst">
    <w:name w:val="AltSH6Ashurst"/>
    <w:basedOn w:val="NormalAshurst"/>
    <w:uiPriority w:val="45"/>
    <w:qFormat/>
    <w:rsid w:val="00161B92"/>
    <w:pPr>
      <w:numPr>
        <w:ilvl w:val="5"/>
        <w:numId w:val="60"/>
      </w:numPr>
    </w:pPr>
  </w:style>
  <w:style w:type="paragraph" w:customStyle="1" w:styleId="AltSH7Ashurst">
    <w:name w:val="AltSH7Ashurst"/>
    <w:basedOn w:val="AltSH6Ashurst"/>
    <w:uiPriority w:val="45"/>
    <w:qFormat/>
    <w:rsid w:val="00161B92"/>
    <w:pPr>
      <w:numPr>
        <w:ilvl w:val="6"/>
      </w:numPr>
    </w:pPr>
  </w:style>
  <w:style w:type="paragraph" w:customStyle="1" w:styleId="AltSH8Ashurst">
    <w:name w:val="AltSH8Ashurst"/>
    <w:basedOn w:val="AltSH7Ashurst"/>
    <w:uiPriority w:val="45"/>
    <w:qFormat/>
    <w:rsid w:val="00161B92"/>
    <w:pPr>
      <w:numPr>
        <w:ilvl w:val="7"/>
      </w:numPr>
    </w:pPr>
  </w:style>
  <w:style w:type="numbering" w:customStyle="1" w:styleId="Definitions">
    <w:name w:val="Definitions"/>
    <w:rsid w:val="005B3BB9"/>
    <w:pPr>
      <w:numPr>
        <w:numId w:val="34"/>
      </w:numPr>
    </w:pPr>
  </w:style>
  <w:style w:type="numbering" w:customStyle="1" w:styleId="MainNumbering">
    <w:name w:val="MainNumbering"/>
    <w:rsid w:val="005B3BB9"/>
    <w:pPr>
      <w:numPr>
        <w:numId w:val="35"/>
      </w:numPr>
    </w:pPr>
  </w:style>
  <w:style w:type="paragraph" w:customStyle="1" w:styleId="Annex13Heading">
    <w:name w:val="Annex13Heading"/>
    <w:basedOn w:val="NormalAshurst"/>
    <w:next w:val="NormalAshurst"/>
    <w:qFormat/>
    <w:rsid w:val="001E2581"/>
    <w:pPr>
      <w:jc w:val="center"/>
    </w:pPr>
    <w:rPr>
      <w:b/>
      <w:bCs/>
    </w:rPr>
  </w:style>
  <w:style w:type="paragraph" w:styleId="Revision">
    <w:name w:val="Revision"/>
    <w:hidden/>
    <w:semiHidden/>
    <w:rsid w:val="00190D86"/>
  </w:style>
  <w:style w:type="paragraph" w:customStyle="1" w:styleId="NormalBoldAshurstLatinItalic">
    <w:name w:val="NormalBoldAshurst + (Latin) Italic"/>
    <w:basedOn w:val="SH2Ashurst"/>
    <w:rsid w:val="00F90402"/>
    <w:pPr>
      <w:numPr>
        <w:ilvl w:val="0"/>
        <w:numId w:val="0"/>
      </w:numPr>
    </w:pPr>
    <w:rPr>
      <w:b/>
      <w:bCs/>
      <w:i/>
      <w:iCs/>
    </w:rPr>
  </w:style>
  <w:style w:type="character" w:styleId="Mention">
    <w:name w:val="Mention"/>
    <w:basedOn w:val="DefaultParagraphFont"/>
    <w:uiPriority w:val="99"/>
    <w:unhideWhenUsed/>
    <w:rsid w:val="00D8123E"/>
    <w:rPr>
      <w:color w:val="2B579A"/>
      <w:shd w:val="clear" w:color="auto" w:fill="E1DFDD"/>
    </w:rPr>
  </w:style>
  <w:style w:type="character" w:styleId="UnresolvedMention">
    <w:name w:val="Unresolved Mention"/>
    <w:basedOn w:val="DefaultParagraphFont"/>
    <w:uiPriority w:val="99"/>
    <w:semiHidden/>
    <w:unhideWhenUsed/>
    <w:rsid w:val="001D5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0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assets.publishing.service.gov.uk/government/uploads/system/uploads/attachment_data/file/1183234/energy-bill-policy-statement-energy-intensive-industries.pdf"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microsoft.com/office/2019/05/relationships/documenttasks" Target="documenttasks/documenttasks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4.xml"/><Relationship Id="rId27" Type="http://schemas.openxmlformats.org/officeDocument/2006/relationships/footer" Target="footer6.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Office%20Templates\ashWordDoc.dotx" TargetMode="External"/></Relationships>
</file>

<file path=word/documenttasks/documenttasks1.xml><?xml version="1.0" encoding="utf-8"?>
<t:Tasks xmlns:t="http://schemas.microsoft.com/office/tasks/2019/documenttasks" xmlns:oel="http://schemas.microsoft.com/office/2019/extlst">
  <t:Task id="{F97CB7C3-C6FA-4285-89A1-EE4D6FD65496}">
    <t:Anchor>
      <t:Comment id="672381625"/>
    </t:Anchor>
    <t:History>
      <t:Event id="{91567727-8796-4973-85AE-45491B76FFAD}" time="2023-11-03T11:04:50.402Z">
        <t:Attribution userId="S::Richard.Deutsch@energysecurity.gov.uk::4db4b4a3-2644-44ab-aa12-b24b6913d6d3" userProvider="AD" userName="Deutsch, Richard (Energy Security)"/>
        <t:Anchor>
          <t:Comment id="672381625"/>
        </t:Anchor>
        <t:Create/>
      </t:Event>
      <t:Event id="{C1B912FE-A71A-4A9C-96E4-C9CE4491A6F5}" time="2023-11-03T11:04:50.402Z">
        <t:Attribution userId="S::Richard.Deutsch@energysecurity.gov.uk::4db4b4a3-2644-44ab-aa12-b24b6913d6d3" userProvider="AD" userName="Deutsch, Richard (Energy Security)"/>
        <t:Anchor>
          <t:Comment id="672381625"/>
        </t:Anchor>
        <t:Assign userId="S::Max.Muir@energysecurity.gov.uk::3042c805-121b-4abe-a04f-e2f0453d35e9" userProvider="AD" userName="Muir, Max (Energy Security)"/>
      </t:Event>
      <t:Event id="{F786240B-0983-42CA-BA99-A38CBA2FD89E}" time="2023-11-03T11:04:50.402Z">
        <t:Attribution userId="S::Richard.Deutsch@energysecurity.gov.uk::4db4b4a3-2644-44ab-aa12-b24b6913d6d3" userProvider="AD" userName="Deutsch, Richard (Energy Security)"/>
        <t:Anchor>
          <t:Comment id="672381625"/>
        </t:Anchor>
        <t:SetTitle title="@Muir, Max (Energy Security) "/>
      </t:Event>
    </t:History>
  </t:Task>
  <t:Task id="{DDA49EDB-B610-48A2-BFA5-402D21677D29}">
    <t:Anchor>
      <t:Comment id="2075358211"/>
    </t:Anchor>
    <t:History>
      <t:Event id="{0862FF61-5750-493B-BFD2-740EFC8BEA0E}" time="2023-11-03T10:45:48.267Z">
        <t:Attribution userId="S::Richard.Deutsch@energysecurity.gov.uk::4db4b4a3-2644-44ab-aa12-b24b6913d6d3" userProvider="AD" userName="Deutsch, Richard (Energy Security)"/>
        <t:Anchor>
          <t:Comment id="2075358211"/>
        </t:Anchor>
        <t:Create/>
      </t:Event>
      <t:Event id="{072A22EB-D71E-43DD-9754-662538E29AC2}" time="2023-11-03T10:45:48.267Z">
        <t:Attribution userId="S::Richard.Deutsch@energysecurity.gov.uk::4db4b4a3-2644-44ab-aa12-b24b6913d6d3" userProvider="AD" userName="Deutsch, Richard (Energy Security)"/>
        <t:Anchor>
          <t:Comment id="2075358211"/>
        </t:Anchor>
        <t:Assign userId="S::Julie.Finkler@energysecurity.gov.uk::f4b5f345-f302-423e-9d80-cc07787ba793" userProvider="AD" userName="Finkler, Julie (Energy Security)"/>
      </t:Event>
      <t:Event id="{550AB58A-D6F0-4FCB-BAC8-FD939AC5A2D1}" time="2023-11-03T10:45:48.267Z">
        <t:Attribution userId="S::Richard.Deutsch@energysecurity.gov.uk::4db4b4a3-2644-44ab-aa12-b24b6913d6d3" userProvider="AD" userName="Deutsch, Richard (Energy Security)"/>
        <t:Anchor>
          <t:Comment id="2075358211"/>
        </t:Anchor>
        <t:SetTitle title="@Finkler, Julie (Energy Security) what's the latest from the negotiations team on this?"/>
      </t:Event>
    </t:History>
  </t:Task>
  <t:Task id="{95F37B25-5404-42A4-8535-E3884DDC9171}">
    <t:Anchor>
      <t:Comment id="300594715"/>
    </t:Anchor>
    <t:History>
      <t:Event id="{6FE14005-C7FD-4EFF-A032-E8CB30F00F67}" time="2023-11-03T11:05:08.53Z">
        <t:Attribution userId="S::Richard.Deutsch@energysecurity.gov.uk::4db4b4a3-2644-44ab-aa12-b24b6913d6d3" userProvider="AD" userName="Deutsch, Richard (Energy Security)"/>
        <t:Anchor>
          <t:Comment id="300594715"/>
        </t:Anchor>
        <t:Create/>
      </t:Event>
      <t:Event id="{6B36B6F6-B8DA-4AD6-9D2B-F2A3E2F7E016}" time="2023-11-03T11:05:08.53Z">
        <t:Attribution userId="S::Richard.Deutsch@energysecurity.gov.uk::4db4b4a3-2644-44ab-aa12-b24b6913d6d3" userProvider="AD" userName="Deutsch, Richard (Energy Security)"/>
        <t:Anchor>
          <t:Comment id="300594715"/>
        </t:Anchor>
        <t:Assign userId="S::Max.Muir@energysecurity.gov.uk::3042c805-121b-4abe-a04f-e2f0453d35e9" userProvider="AD" userName="Muir, Max (Energy Security)"/>
      </t:Event>
      <t:Event id="{C5D7166E-83B3-46D2-B0D0-CCC452BA03FB}" time="2023-11-03T11:05:08.53Z">
        <t:Attribution userId="S::Richard.Deutsch@energysecurity.gov.uk::4db4b4a3-2644-44ab-aa12-b24b6913d6d3" userProvider="AD" userName="Deutsch, Richard (Energy Security)"/>
        <t:Anchor>
          <t:Comment id="300594715"/>
        </t:Anchor>
        <t:SetTitle title="@Muir, Max (Energy Security) "/>
      </t:Event>
    </t:History>
  </t:Task>
  <t:Task id="{8E23C35C-8F46-44F2-878A-F274877F5C1E}">
    <t:Anchor>
      <t:Comment id="324218757"/>
    </t:Anchor>
    <t:History>
      <t:Event id="{534DFE0D-E3E9-45B4-80CA-88440EC0B7F2}" time="2023-11-03T10:55:11.155Z">
        <t:Attribution userId="S::Richard.Deutsch@energysecurity.gov.uk::4db4b4a3-2644-44ab-aa12-b24b6913d6d3" userProvider="AD" userName="Deutsch, Richard (Energy Security)"/>
        <t:Anchor>
          <t:Comment id="324218757"/>
        </t:Anchor>
        <t:Create/>
      </t:Event>
      <t:Event id="{7B3AB45B-5569-4425-BA95-AF1E218B5E76}" time="2023-11-03T10:55:11.155Z">
        <t:Attribution userId="S::Richard.Deutsch@energysecurity.gov.uk::4db4b4a3-2644-44ab-aa12-b24b6913d6d3" userProvider="AD" userName="Deutsch, Richard (Energy Security)"/>
        <t:Anchor>
          <t:Comment id="324218757"/>
        </t:Anchor>
        <t:Assign userId="S::Angus.Bloch@energysecurity.gov.uk::e30e04e4-7c33-4fc4-89e0-bf1b9fda5652" userProvider="AD" userName="Bloch, Angus (Energy Security)"/>
      </t:Event>
      <t:Event id="{B263E761-95DD-41CA-B958-9B24B49255E4}" time="2023-11-03T10:55:11.155Z">
        <t:Attribution userId="S::Richard.Deutsch@energysecurity.gov.uk::4db4b4a3-2644-44ab-aa12-b24b6913d6d3" userProvider="AD" userName="Deutsch, Richard (Energy Security)"/>
        <t:Anchor>
          <t:Comment id="324218757"/>
        </t:Anchor>
        <t:SetTitle title="@Bloch, Angus (Energy Security) does this relate to the EY audit review?"/>
      </t:Event>
    </t:History>
  </t:Task>
  <t:Task id="{6D32485E-7D7B-48D3-85DA-A82AE07A0589}">
    <t:Anchor>
      <t:Comment id="1061655013"/>
    </t:Anchor>
    <t:History>
      <t:Event id="{AA6D40D3-7630-4745-B8E8-90516C5CA840}" time="2023-11-03T11:04:40.109Z">
        <t:Attribution userId="S::Richard.Deutsch@energysecurity.gov.uk::4db4b4a3-2644-44ab-aa12-b24b6913d6d3" userProvider="AD" userName="Deutsch, Richard (Energy Security)"/>
        <t:Anchor>
          <t:Comment id="1061655013"/>
        </t:Anchor>
        <t:Create/>
      </t:Event>
      <t:Event id="{37FF7D0E-A3A4-4741-B74C-376AA01216E6}" time="2023-11-03T11:04:40.109Z">
        <t:Attribution userId="S::Richard.Deutsch@energysecurity.gov.uk::4db4b4a3-2644-44ab-aa12-b24b6913d6d3" userProvider="AD" userName="Deutsch, Richard (Energy Security)"/>
        <t:Anchor>
          <t:Comment id="1061655013"/>
        </t:Anchor>
        <t:Assign userId="S::Max.Muir@energysecurity.gov.uk::3042c805-121b-4abe-a04f-e2f0453d35e9" userProvider="AD" userName="Muir, Max (Energy Security)"/>
      </t:Event>
      <t:Event id="{EE6E4A10-F1CF-4690-9C40-8638F819CFC6}" time="2023-11-03T11:04:40.109Z">
        <t:Attribution userId="S::Richard.Deutsch@energysecurity.gov.uk::4db4b4a3-2644-44ab-aa12-b24b6913d6d3" userProvider="AD" userName="Deutsch, Richard (Energy Security)"/>
        <t:Anchor>
          <t:Comment id="1061655013"/>
        </t:Anchor>
        <t:SetTitle title="@Muir, Max (Energy Security) is this one for you?"/>
      </t:Event>
    </t:History>
  </t:Task>
  <t:Task id="{8311C1BA-60B5-4DDA-A35A-6BE3138630E4}">
    <t:Anchor>
      <t:Comment id="612316147"/>
    </t:Anchor>
    <t:History>
      <t:Event id="{EAE77BF0-C804-41FE-885D-1C70830565EC}" time="2023-11-03T10:46:40.779Z">
        <t:Attribution userId="S::Richard.Deutsch@energysecurity.gov.uk::4db4b4a3-2644-44ab-aa12-b24b6913d6d3" userProvider="AD" userName="Deutsch, Richard (Energy Security)"/>
        <t:Anchor>
          <t:Comment id="612316147"/>
        </t:Anchor>
        <t:Create/>
      </t:Event>
      <t:Event id="{BBFD41F2-AAE4-4900-82D0-B51BFAE7CF56}" time="2023-11-03T10:46:40.779Z">
        <t:Attribution userId="S::Richard.Deutsch@energysecurity.gov.uk::4db4b4a3-2644-44ab-aa12-b24b6913d6d3" userProvider="AD" userName="Deutsch, Richard (Energy Security)"/>
        <t:Anchor>
          <t:Comment id="612316147"/>
        </t:Anchor>
        <t:Assign userId="S::Richard.Deutsch@energysecurity.gov.uk::4db4b4a3-2644-44ab-aa12-b24b6913d6d3" userProvider="AD" userName="Deutsch, Richard (Energy Security)"/>
      </t:Event>
      <t:Event id="{37BF3C80-2BD1-4393-9122-82D7D8DBF605}" time="2023-11-03T10:46:40.779Z">
        <t:Attribution userId="S::Richard.Deutsch@energysecurity.gov.uk::4db4b4a3-2644-44ab-aa12-b24b6913d6d3" userProvider="AD" userName="Deutsch, Richard (Energy Security)"/>
        <t:Anchor>
          <t:Comment id="612316147"/>
        </t:Anchor>
        <t:SetTitle title="@Deutsch, Richard (Energy Security) figure out what the question is here?"/>
      </t:Event>
    </t:History>
  </t:Task>
  <t:Task id="{F55F1E37-0FD1-46A3-BA74-63F29D400356}">
    <t:Anchor>
      <t:Comment id="558164355"/>
    </t:Anchor>
    <t:History>
      <t:Event id="{D62A371A-66FC-4B96-9F77-9DEA35950A22}" time="2023-11-03T10:47:12.592Z">
        <t:Attribution userId="S::Richard.Deutsch@energysecurity.gov.uk::4db4b4a3-2644-44ab-aa12-b24b6913d6d3" userProvider="AD" userName="Deutsch, Richard (Energy Security)"/>
        <t:Anchor>
          <t:Comment id="558164355"/>
        </t:Anchor>
        <t:Create/>
      </t:Event>
      <t:Event id="{7DB94D87-C704-4D70-A5B4-9FA450690867}" time="2023-11-03T10:47:12.592Z">
        <t:Attribution userId="S::Richard.Deutsch@energysecurity.gov.uk::4db4b4a3-2644-44ab-aa12-b24b6913d6d3" userProvider="AD" userName="Deutsch, Richard (Energy Security)"/>
        <t:Anchor>
          <t:Comment id="558164355"/>
        </t:Anchor>
        <t:Assign userId="S::Max.Muir@energysecurity.gov.uk::3042c805-121b-4abe-a04f-e2f0453d35e9" userProvider="AD" userName="Muir, Max (Energy Security)"/>
      </t:Event>
      <t:Event id="{016B6317-325B-4323-8855-09488B23803D}" time="2023-11-03T10:47:12.592Z">
        <t:Attribution userId="S::Richard.Deutsch@energysecurity.gov.uk::4db4b4a3-2644-44ab-aa12-b24b6913d6d3" userProvider="AD" userName="Deutsch, Richard (Energy Security)"/>
        <t:Anchor>
          <t:Comment id="558164355"/>
        </t:Anchor>
        <t:SetTitle title="@Muir, Max (Energy Security) to consider this and the three points below."/>
      </t:Event>
      <t:Event id="{DAE59560-D631-4E91-A3B0-4157511578E1}" time="2023-11-10T10:54:17.338Z">
        <t:Attribution userId="S::Max.Muir@energysecurity.gov.uk::3042c805-121b-4abe-a04f-e2f0453d35e9" userProvider="AD" userName="Muir, Max (Energy Security)"/>
        <t:Progress percentComplete="100"/>
      </t:Event>
    </t:History>
  </t:Task>
  <t:Task id="{3010258C-6A5B-47DA-B164-CF7DA9241617}">
    <t:Anchor>
      <t:Comment id="1927185888"/>
    </t:Anchor>
    <t:History>
      <t:Event id="{821C5E96-D67A-45B7-8335-CCDF6F9D8AA5}" time="2023-11-03T10:48:19.761Z">
        <t:Attribution userId="S::Richard.Deutsch@energysecurity.gov.uk::4db4b4a3-2644-44ab-aa12-b24b6913d6d3" userProvider="AD" userName="Deutsch, Richard (Energy Security)"/>
        <t:Anchor>
          <t:Comment id="1927185888"/>
        </t:Anchor>
        <t:Create/>
      </t:Event>
      <t:Event id="{1E05CB1C-5B01-4DA2-BADF-7A9A64500BD3}" time="2023-11-03T10:48:19.761Z">
        <t:Attribution userId="S::Richard.Deutsch@energysecurity.gov.uk::4db4b4a3-2644-44ab-aa12-b24b6913d6d3" userProvider="AD" userName="Deutsch, Richard (Energy Security)"/>
        <t:Anchor>
          <t:Comment id="1927185888"/>
        </t:Anchor>
        <t:Assign userId="S::Richard.Deutsch@energysecurity.gov.uk::4db4b4a3-2644-44ab-aa12-b24b6913d6d3" userProvider="AD" userName="Deutsch, Richard (Energy Security)"/>
      </t:Event>
      <t:Event id="{E3143F59-ED97-4936-B40E-7034B1DA3B85}" time="2023-11-03T10:48:19.761Z">
        <t:Attribution userId="S::Richard.Deutsch@energysecurity.gov.uk::4db4b4a3-2644-44ab-aa12-b24b6913d6d3" userProvider="AD" userName="Deutsch, Richard (Energy Security)"/>
        <t:Anchor>
          <t:Comment id="1927185888"/>
        </t:Anchor>
        <t:SetTitle title="@Deutsch, Richard (Energy Security) "/>
      </t:Event>
    </t:History>
  </t:Task>
  <t:Task id="{13A45384-93E2-4D01-9292-38652EADCC7C}">
    <t:Anchor>
      <t:Comment id="2092617530"/>
    </t:Anchor>
    <t:History>
      <t:Event id="{721F8D5C-2041-4001-B65C-7935D2EC0CD0}" time="2023-11-03T10:49:30.701Z">
        <t:Attribution userId="S::Richard.Deutsch@energysecurity.gov.uk::4db4b4a3-2644-44ab-aa12-b24b6913d6d3" userProvider="AD" userName="Deutsch, Richard (Energy Security)"/>
        <t:Anchor>
          <t:Comment id="2092617530"/>
        </t:Anchor>
        <t:Create/>
      </t:Event>
      <t:Event id="{D57A60F6-606D-4856-BF69-019933C5792A}" time="2023-11-03T10:49:30.701Z">
        <t:Attribution userId="S::Richard.Deutsch@energysecurity.gov.uk::4db4b4a3-2644-44ab-aa12-b24b6913d6d3" userProvider="AD" userName="Deutsch, Richard (Energy Security)"/>
        <t:Anchor>
          <t:Comment id="2092617530"/>
        </t:Anchor>
        <t:Assign userId="S::Sean.Matthews@energysecurity.gov.uk::37f2a9f3-550d-4425-9344-e8545dacd66d" userProvider="AD" userName="Matthews, Sean (Energy Security)"/>
      </t:Event>
      <t:Event id="{A2E02026-60EB-41CB-8533-8013A3DB56FE}" time="2023-11-03T10:49:30.701Z">
        <t:Attribution userId="S::Richard.Deutsch@energysecurity.gov.uk::4db4b4a3-2644-44ab-aa12-b24b6913d6d3" userProvider="AD" userName="Deutsch, Richard (Energy Security)"/>
        <t:Anchor>
          <t:Comment id="2092617530"/>
        </t:Anchor>
        <t:SetTitle title="@Matthews, Sean (Energy Security) this relates to the EA so maybe one for you?"/>
      </t:Event>
    </t:History>
  </t:Task>
  <t:Task id="{29C74D2F-7BC2-42EF-8CD1-800C01718379}">
    <t:Anchor>
      <t:Comment id="1520111989"/>
    </t:Anchor>
    <t:History>
      <t:Event id="{7E164A8A-23A4-469B-A388-5CE4016E9640}" time="2023-11-03T10:58:25.599Z">
        <t:Attribution userId="S::Richard.Deutsch@energysecurity.gov.uk::4db4b4a3-2644-44ab-aa12-b24b6913d6d3" userProvider="AD" userName="Deutsch, Richard (Energy Security)"/>
        <t:Anchor>
          <t:Comment id="1520111989"/>
        </t:Anchor>
        <t:Create/>
      </t:Event>
      <t:Event id="{E4808210-BD97-46F1-850D-A1A626CB2082}" time="2023-11-03T10:58:25.599Z">
        <t:Attribution userId="S::Richard.Deutsch@energysecurity.gov.uk::4db4b4a3-2644-44ab-aa12-b24b6913d6d3" userProvider="AD" userName="Deutsch, Richard (Energy Security)"/>
        <t:Anchor>
          <t:Comment id="1520111989"/>
        </t:Anchor>
        <t:Assign userId="S::Julie.Finkler@energysecurity.gov.uk::f4b5f345-f302-423e-9d80-cc07787ba793" userProvider="AD" userName="Finkler, Julie (Energy Security)"/>
      </t:Event>
      <t:Event id="{E2E2ECFB-F871-4831-8273-E1A41A9178CC}" time="2023-11-03T10:58:25.599Z">
        <t:Attribution userId="S::Richard.Deutsch@energysecurity.gov.uk::4db4b4a3-2644-44ab-aa12-b24b6913d6d3" userProvider="AD" userName="Deutsch, Richard (Energy Security)"/>
        <t:Anchor>
          <t:Comment id="1520111989"/>
        </t:Anchor>
        <t:SetTitle title="@Finkler, Julie (Energy Security) / @Muir, Max (Energy Security) to consider - I suspect one to discuss at the page turn?"/>
      </t:Event>
    </t:History>
  </t:Task>
  <t:Task id="{1A3FC530-63B6-4130-A8F2-2ED485EB4A57}">
    <t:Anchor>
      <t:Comment id="688417518"/>
    </t:Anchor>
    <t:History>
      <t:Event id="{C910CA76-1378-4E16-A5AD-B76CBD88264F}" time="2023-11-03T10:48:53.884Z">
        <t:Attribution userId="S::Richard.Deutsch@energysecurity.gov.uk::4db4b4a3-2644-44ab-aa12-b24b6913d6d3" userProvider="AD" userName="Deutsch, Richard (Energy Security)"/>
        <t:Anchor>
          <t:Comment id="688417518"/>
        </t:Anchor>
        <t:Create/>
      </t:Event>
      <t:Event id="{0559F3E3-135F-402E-99B4-F92171A4B5B6}" time="2023-11-03T10:48:53.884Z">
        <t:Attribution userId="S::Richard.Deutsch@energysecurity.gov.uk::4db4b4a3-2644-44ab-aa12-b24b6913d6d3" userProvider="AD" userName="Deutsch, Richard (Energy Security)"/>
        <t:Anchor>
          <t:Comment id="688417518"/>
        </t:Anchor>
        <t:Assign userId="S::Richard.Deutsch@energysecurity.gov.uk::4db4b4a3-2644-44ab-aa12-b24b6913d6d3" userProvider="AD" userName="Deutsch, Richard (Energy Security)"/>
      </t:Event>
      <t:Event id="{D234EB43-0BB0-4C60-8AFD-9DBBD70C9DC7}" time="2023-11-03T10:48:53.884Z">
        <t:Attribution userId="S::Richard.Deutsch@energysecurity.gov.uk::4db4b4a3-2644-44ab-aa12-b24b6913d6d3" userProvider="AD" userName="Deutsch, Richard (Energy Security)"/>
        <t:Anchor>
          <t:Comment id="688417518"/>
        </t:Anchor>
        <t:SetTitle title="@Deutsch, Richard (Energy Security)? "/>
      </t:Event>
    </t:History>
  </t:Task>
  <t:Task id="{4D8B855A-B9DE-4767-AA11-7353980910D2}">
    <t:Anchor>
      <t:Comment id="2130997155"/>
    </t:Anchor>
    <t:History>
      <t:Event id="{DAB8A78B-06EC-4D60-95E2-576AA7D727D0}" time="2023-11-03T10:52:44.589Z">
        <t:Attribution userId="S::Richard.Deutsch@energysecurity.gov.uk::4db4b4a3-2644-44ab-aa12-b24b6913d6d3" userProvider="AD" userName="Deutsch, Richard (Energy Security)"/>
        <t:Anchor>
          <t:Comment id="2130997155"/>
        </t:Anchor>
        <t:Create/>
      </t:Event>
      <t:Event id="{2BCC9950-5299-41A3-8246-D763DAFFA963}" time="2023-11-03T10:52:44.589Z">
        <t:Attribution userId="S::Richard.Deutsch@energysecurity.gov.uk::4db4b4a3-2644-44ab-aa12-b24b6913d6d3" userProvider="AD" userName="Deutsch, Richard (Energy Security)"/>
        <t:Anchor>
          <t:Comment id="2130997155"/>
        </t:Anchor>
        <t:Assign userId="S::Max.Muir@energysecurity.gov.uk::3042c805-121b-4abe-a04f-e2f0453d35e9" userProvider="AD" userName="Muir, Max (Energy Security)"/>
      </t:Event>
      <t:Event id="{ADC097EB-5BE6-40AD-9AF4-A8DE458A6AE0}" time="2023-11-03T10:52:44.589Z">
        <t:Attribution userId="S::Richard.Deutsch@energysecurity.gov.uk::4db4b4a3-2644-44ab-aa12-b24b6913d6d3" userProvider="AD" userName="Deutsch, Richard (Energy Security)"/>
        <t:Anchor>
          <t:Comment id="2130997155"/>
        </t:Anchor>
        <t:SetTitle title="@Muir, Max (Energy Security) "/>
      </t:Event>
      <t:Event id="{B2146395-04CB-4D1A-A949-76AED5EB88A1}" time="2023-11-10T15:06:52.004Z">
        <t:Attribution userId="S::Max.Muir@energysecurity.gov.uk::3042c805-121b-4abe-a04f-e2f0453d35e9" userProvider="AD" userName="Muir, Max (Energy Security)"/>
        <t:Progress percentComplete="100"/>
      </t:Event>
    </t:History>
  </t:Task>
  <t:Task id="{4B0FF9D0-9739-4967-9CEA-A3B263534A38}">
    <t:Anchor>
      <t:Comment id="964958091"/>
    </t:Anchor>
    <t:History>
      <t:Event id="{B954B77E-0AA1-4171-9213-5BF2B5016164}" time="2023-11-03T10:56:15.608Z">
        <t:Attribution userId="S::Richard.Deutsch@energysecurity.gov.uk::4db4b4a3-2644-44ab-aa12-b24b6913d6d3" userProvider="AD" userName="Deutsch, Richard (Energy Security)"/>
        <t:Anchor>
          <t:Comment id="964958091"/>
        </t:Anchor>
        <t:Create/>
      </t:Event>
      <t:Event id="{A14C7DCC-BF3F-4FC2-9EF6-62C1EFC382EF}" time="2023-11-03T10:56:15.608Z">
        <t:Attribution userId="S::Richard.Deutsch@energysecurity.gov.uk::4db4b4a3-2644-44ab-aa12-b24b6913d6d3" userProvider="AD" userName="Deutsch, Richard (Energy Security)"/>
        <t:Anchor>
          <t:Comment id="964958091"/>
        </t:Anchor>
        <t:Assign userId="S::Julie.Finkler@energysecurity.gov.uk::f4b5f345-f302-423e-9d80-cc07787ba793" userProvider="AD" userName="Finkler, Julie (Energy Security)"/>
      </t:Event>
      <t:Event id="{EA221B99-7F7F-412E-9542-2856CD7CC793}" time="2023-11-03T10:56:15.608Z">
        <t:Attribution userId="S::Richard.Deutsch@energysecurity.gov.uk::4db4b4a3-2644-44ab-aa12-b24b6913d6d3" userProvider="AD" userName="Deutsch, Richard (Energy Security)"/>
        <t:Anchor>
          <t:Comment id="964958091"/>
        </t:Anchor>
        <t:SetTitle title="@Finkler, Julie (Energy Security)/@Muir, Max (Energy Security) "/>
      </t:Event>
    </t:History>
  </t:Task>
  <t:Task id="{C1FF19A6-1777-43F9-A45F-03EDB4266291}">
    <t:Anchor>
      <t:Comment id="1744820880"/>
    </t:Anchor>
    <t:History>
      <t:Event id="{29C2457F-1315-4C87-99F6-B60EEB20A22E}" time="2023-11-03T10:56:24.497Z">
        <t:Attribution userId="S::Richard.Deutsch@energysecurity.gov.uk::4db4b4a3-2644-44ab-aa12-b24b6913d6d3" userProvider="AD" userName="Deutsch, Richard (Energy Security)"/>
        <t:Anchor>
          <t:Comment id="1744820880"/>
        </t:Anchor>
        <t:Create/>
      </t:Event>
      <t:Event id="{75203A55-2432-4583-B038-E8A96887CD53}" time="2023-11-03T10:56:24.497Z">
        <t:Attribution userId="S::Richard.Deutsch@energysecurity.gov.uk::4db4b4a3-2644-44ab-aa12-b24b6913d6d3" userProvider="AD" userName="Deutsch, Richard (Energy Security)"/>
        <t:Anchor>
          <t:Comment id="1744820880"/>
        </t:Anchor>
        <t:Assign userId="S::Julie.Finkler@energysecurity.gov.uk::f4b5f345-f302-423e-9d80-cc07787ba793" userProvider="AD" userName="Finkler, Julie (Energy Security)"/>
      </t:Event>
      <t:Event id="{8A0B5AC2-F42D-4C00-B121-9A94CF60819F}" time="2023-11-03T10:56:24.497Z">
        <t:Attribution userId="S::Richard.Deutsch@energysecurity.gov.uk::4db4b4a3-2644-44ab-aa12-b24b6913d6d3" userProvider="AD" userName="Deutsch, Richard (Energy Security)"/>
        <t:Anchor>
          <t:Comment id="1744820880"/>
        </t:Anchor>
        <t:SetTitle title="@Finkler, Julie (Energy Security) "/>
      </t:Event>
    </t:History>
  </t:Task>
  <t:Task id="{BDCC93E4-D81F-48AE-96BB-A0D9A574C518}">
    <t:Anchor>
      <t:Comment id="1999651971"/>
    </t:Anchor>
    <t:History>
      <t:Event id="{4A9D1772-AF10-4F5F-9E0C-2B32DDD7A299}" time="2023-11-03T11:00:12.098Z">
        <t:Attribution userId="S::Richard.Deutsch@energysecurity.gov.uk::4db4b4a3-2644-44ab-aa12-b24b6913d6d3" userProvider="AD" userName="Deutsch, Richard (Energy Security)"/>
        <t:Anchor>
          <t:Comment id="1999651971"/>
        </t:Anchor>
        <t:Create/>
      </t:Event>
      <t:Event id="{CE060832-5089-41C9-AE57-C449B3A67898}" time="2023-11-03T11:00:12.098Z">
        <t:Attribution userId="S::Richard.Deutsch@energysecurity.gov.uk::4db4b4a3-2644-44ab-aa12-b24b6913d6d3" userProvider="AD" userName="Deutsch, Richard (Energy Security)"/>
        <t:Anchor>
          <t:Comment id="1999651971"/>
        </t:Anchor>
        <t:Assign userId="S::Julie.Finkler@energysecurity.gov.uk::f4b5f345-f302-423e-9d80-cc07787ba793" userProvider="AD" userName="Finkler, Julie (Energy Security)"/>
      </t:Event>
      <t:Event id="{73FE5086-4071-45A5-BEC5-3F2CBEB5A995}" time="2023-11-03T11:00:12.098Z">
        <t:Attribution userId="S::Richard.Deutsch@energysecurity.gov.uk::4db4b4a3-2644-44ab-aa12-b24b6913d6d3" userProvider="AD" userName="Deutsch, Richard (Energy Security)"/>
        <t:Anchor>
          <t:Comment id="1999651971"/>
        </t:Anchor>
        <t:SetTitle title="@Finkler, Julie (Energy Security) @Muir, Max (Energy Security) to consider."/>
      </t:Event>
    </t:History>
  </t:Task>
  <t:Task id="{775ED435-6E11-4BA2-B809-93A25BC244A2}">
    <t:Anchor>
      <t:Comment id="1210307067"/>
    </t:Anchor>
    <t:History>
      <t:Event id="{C46ECAAF-62ED-4EBD-8131-58A138A819AE}" time="2023-11-03T11:00:42.099Z">
        <t:Attribution userId="S::Richard.Deutsch@energysecurity.gov.uk::4db4b4a3-2644-44ab-aa12-b24b6913d6d3" userProvider="AD" userName="Deutsch, Richard (Energy Security)"/>
        <t:Anchor>
          <t:Comment id="1210307067"/>
        </t:Anchor>
        <t:Create/>
      </t:Event>
      <t:Event id="{1B50FA38-9075-4C86-A13E-89952472D1EA}" time="2023-11-03T11:00:42.099Z">
        <t:Attribution userId="S::Richard.Deutsch@energysecurity.gov.uk::4db4b4a3-2644-44ab-aa12-b24b6913d6d3" userProvider="AD" userName="Deutsch, Richard (Energy Security)"/>
        <t:Anchor>
          <t:Comment id="1210307067"/>
        </t:Anchor>
        <t:Assign userId="S::Max.Muir@energysecurity.gov.uk::3042c805-121b-4abe-a04f-e2f0453d35e9" userProvider="AD" userName="Muir, Max (Energy Security)"/>
      </t:Event>
      <t:Event id="{9FED39EC-6EA6-4034-AEDE-0611FE6EBF3D}" time="2023-11-03T11:00:42.099Z">
        <t:Attribution userId="S::Richard.Deutsch@energysecurity.gov.uk::4db4b4a3-2644-44ab-aa12-b24b6913d6d3" userProvider="AD" userName="Deutsch, Richard (Energy Security)"/>
        <t:Anchor>
          <t:Comment id="1210307067"/>
        </t:Anchor>
        <t:SetTitle title="@Muir, Max (Energy Security) "/>
      </t:Event>
      <t:Event id="{52AB34C6-1139-4455-975A-AC73032BED8D}" time="2023-11-10T10:55:32.135Z">
        <t:Attribution userId="S::Max.Muir@energysecurity.gov.uk::3042c805-121b-4abe-a04f-e2f0453d35e9" userProvider="AD" userName="Muir, Max (Energy Security)"/>
        <t:Progress percentComplete="100"/>
      </t:Event>
    </t:History>
  </t:Task>
  <t:Task id="{CEAD00A0-50B6-47AF-9E79-513F4D7BDE96}">
    <t:Anchor>
      <t:Comment id="8260055"/>
    </t:Anchor>
    <t:History>
      <t:Event id="{6A20E91E-61DC-4DC6-AF47-4ED7330F320C}" time="2023-11-03T11:03:36.456Z">
        <t:Attribution userId="S::Richard.Deutsch@energysecurity.gov.uk::4db4b4a3-2644-44ab-aa12-b24b6913d6d3" userProvider="AD" userName="Deutsch, Richard (Energy Security)"/>
        <t:Anchor>
          <t:Comment id="8260055"/>
        </t:Anchor>
        <t:Create/>
      </t:Event>
      <t:Event id="{3D4C0956-8460-4737-B30D-23A4502D62EE}" time="2023-11-03T11:03:36.456Z">
        <t:Attribution userId="S::Richard.Deutsch@energysecurity.gov.uk::4db4b4a3-2644-44ab-aa12-b24b6913d6d3" userProvider="AD" userName="Deutsch, Richard (Energy Security)"/>
        <t:Anchor>
          <t:Comment id="8260055"/>
        </t:Anchor>
        <t:Assign userId="S::Max.Muir@energysecurity.gov.uk::3042c805-121b-4abe-a04f-e2f0453d35e9" userProvider="AD" userName="Muir, Max (Energy Security)"/>
      </t:Event>
      <t:Event id="{F418BC84-9256-4992-B0FF-A6762C20902F}" time="2023-11-03T11:03:36.456Z">
        <t:Attribution userId="S::Richard.Deutsch@energysecurity.gov.uk::4db4b4a3-2644-44ab-aa12-b24b6913d6d3" userProvider="AD" userName="Deutsch, Richard (Energy Security)"/>
        <t:Anchor>
          <t:Comment id="8260055"/>
        </t:Anchor>
        <t:SetTitle title="@Muir, Max (Energy Security) "/>
      </t:Event>
    </t:History>
  </t:Task>
  <t:Task id="{D6128FA5-AFB7-4BF5-B85C-D47969006E49}">
    <t:Anchor>
      <t:Comment id="2007666808"/>
    </t:Anchor>
    <t:History>
      <t:Event id="{3FA94EA6-4BD7-40F2-A37D-C3D41D5F119D}" time="2023-11-03T11:01:14.28Z">
        <t:Attribution userId="S::Richard.Deutsch@energysecurity.gov.uk::4db4b4a3-2644-44ab-aa12-b24b6913d6d3" userProvider="AD" userName="Deutsch, Richard (Energy Security)"/>
        <t:Anchor>
          <t:Comment id="2007666808"/>
        </t:Anchor>
        <t:Create/>
      </t:Event>
      <t:Event id="{D540ABEC-5D38-4053-8E03-DE9C954237F9}" time="2023-11-03T11:01:14.28Z">
        <t:Attribution userId="S::Richard.Deutsch@energysecurity.gov.uk::4db4b4a3-2644-44ab-aa12-b24b6913d6d3" userProvider="AD" userName="Deutsch, Richard (Energy Security)"/>
        <t:Anchor>
          <t:Comment id="2007666808"/>
        </t:Anchor>
        <t:Assign userId="S::Max.Muir@energysecurity.gov.uk::3042c805-121b-4abe-a04f-e2f0453d35e9" userProvider="AD" userName="Muir, Max (Energy Security)"/>
      </t:Event>
      <t:Event id="{77698C05-BFB9-435C-9AA0-C21CBA643D31}" time="2023-11-03T11:01:14.28Z">
        <t:Attribution userId="S::Richard.Deutsch@energysecurity.gov.uk::4db4b4a3-2644-44ab-aa12-b24b6913d6d3" userProvider="AD" userName="Deutsch, Richard (Energy Security)"/>
        <t:Anchor>
          <t:Comment id="2007666808"/>
        </t:Anchor>
        <t:SetTitle title="@Muir, Max (Energy Security) "/>
      </t:Event>
    </t:History>
  </t:Task>
  <t:Task id="{24AB81D6-6778-468B-96EA-419812EFE515}">
    <t:Anchor>
      <t:Comment id="1424358811"/>
    </t:Anchor>
    <t:History>
      <t:Event id="{85509979-E2AA-4B26-BB9C-50305F88E545}" time="2023-11-03T11:01:44.537Z">
        <t:Attribution userId="S::Richard.Deutsch@energysecurity.gov.uk::4db4b4a3-2644-44ab-aa12-b24b6913d6d3" userProvider="AD" userName="Deutsch, Richard (Energy Security)"/>
        <t:Anchor>
          <t:Comment id="1424358811"/>
        </t:Anchor>
        <t:Create/>
      </t:Event>
      <t:Event id="{8D93CECB-6A77-4052-B4E9-39433129D797}" time="2023-11-03T11:01:44.537Z">
        <t:Attribution userId="S::Richard.Deutsch@energysecurity.gov.uk::4db4b4a3-2644-44ab-aa12-b24b6913d6d3" userProvider="AD" userName="Deutsch, Richard (Energy Security)"/>
        <t:Anchor>
          <t:Comment id="1424358811"/>
        </t:Anchor>
        <t:Assign userId="S::Richard.Deutsch@energysecurity.gov.uk::4db4b4a3-2644-44ab-aa12-b24b6913d6d3" userProvider="AD" userName="Deutsch, Richard (Energy Security)"/>
      </t:Event>
      <t:Event id="{55088AD6-83AB-4854-87D7-CF3DEFF7D2C0}" time="2023-11-03T11:01:44.537Z">
        <t:Attribution userId="S::Richard.Deutsch@energysecurity.gov.uk::4db4b4a3-2644-44ab-aa12-b24b6913d6d3" userProvider="AD" userName="Deutsch, Richard (Energy Security)"/>
        <t:Anchor>
          <t:Comment id="1424358811"/>
        </t:Anchor>
        <t:SetTitle title="@Deutsch, Richard (Energy Security) "/>
      </t:Event>
    </t:History>
  </t:Task>
  <t:Task id="{F35BFDA5-232A-49E2-A0A9-920AE0143A62}">
    <t:Anchor>
      <t:Comment id="1048799145"/>
    </t:Anchor>
    <t:History>
      <t:Event id="{EB013F9E-35C5-425A-A5AF-73C8FA4E41AE}" time="2023-11-03T11:02:18.005Z">
        <t:Attribution userId="S::Richard.Deutsch@energysecurity.gov.uk::4db4b4a3-2644-44ab-aa12-b24b6913d6d3" userProvider="AD" userName="Deutsch, Richard (Energy Security)"/>
        <t:Anchor>
          <t:Comment id="1048799145"/>
        </t:Anchor>
        <t:Create/>
      </t:Event>
      <t:Event id="{D44D0348-0C84-4459-8342-CE747D03564F}" time="2023-11-03T11:02:18.005Z">
        <t:Attribution userId="S::Richard.Deutsch@energysecurity.gov.uk::4db4b4a3-2644-44ab-aa12-b24b6913d6d3" userProvider="AD" userName="Deutsch, Richard (Energy Security)"/>
        <t:Anchor>
          <t:Comment id="1048799145"/>
        </t:Anchor>
        <t:Assign userId="S::Max.Muir@energysecurity.gov.uk::3042c805-121b-4abe-a04f-e2f0453d35e9" userProvider="AD" userName="Muir, Max (Energy Security)"/>
      </t:Event>
      <t:Event id="{C73F4649-CE69-4299-A892-D17BD5E4DF4D}" time="2023-11-03T11:02:18.005Z">
        <t:Attribution userId="S::Richard.Deutsch@energysecurity.gov.uk::4db4b4a3-2644-44ab-aa12-b24b6913d6d3" userProvider="AD" userName="Deutsch, Richard (Energy Security)"/>
        <t:Anchor>
          <t:Comment id="1048799145"/>
        </t:Anchor>
        <t:SetTitle title="@Muir, Max (Energy Security) is this one for you?"/>
      </t:Event>
      <t:Event id="{3CEEF140-FAB2-4691-9C04-33E4CA9BF137}" time="2023-11-08T16:09:49.03Z">
        <t:Attribution userId="S::max.muir@energysecurity.gov.uk::3042c805-121b-4abe-a04f-e2f0453d35e9" userProvider="AD" userName="Muir, Max (Energy &amp; Security - Renewable Electricity)"/>
        <t:Progress percentComplete="100"/>
      </t:Event>
    </t:History>
  </t:Task>
  <t:Task id="{A86B1F2E-8FBC-4B43-96B0-8331E98A902D}">
    <t:Anchor>
      <t:Comment id="1017697844"/>
    </t:Anchor>
    <t:History>
      <t:Event id="{B36EF986-A761-4708-ACD3-DE5CDE2CD11E}" time="2023-11-03T11:03:10.451Z">
        <t:Attribution userId="S::Richard.Deutsch@energysecurity.gov.uk::4db4b4a3-2644-44ab-aa12-b24b6913d6d3" userProvider="AD" userName="Deutsch, Richard (Energy Security)"/>
        <t:Anchor>
          <t:Comment id="1017697844"/>
        </t:Anchor>
        <t:Create/>
      </t:Event>
      <t:Event id="{A392F474-7267-4212-B72A-F1CB7ACC78ED}" time="2023-11-03T11:03:10.451Z">
        <t:Attribution userId="S::Richard.Deutsch@energysecurity.gov.uk::4db4b4a3-2644-44ab-aa12-b24b6913d6d3" userProvider="AD" userName="Deutsch, Richard (Energy Security)"/>
        <t:Anchor>
          <t:Comment id="1017697844"/>
        </t:Anchor>
        <t:Assign userId="S::Max.Muir@energysecurity.gov.uk::3042c805-121b-4abe-a04f-e2f0453d35e9" userProvider="AD" userName="Muir, Max (Energy Security)"/>
      </t:Event>
      <t:Event id="{F4582441-5C1C-4036-BE73-78D16DA9DE0A}" time="2023-11-03T11:03:10.451Z">
        <t:Attribution userId="S::Richard.Deutsch@energysecurity.gov.uk::4db4b4a3-2644-44ab-aa12-b24b6913d6d3" userProvider="AD" userName="Deutsch, Richard (Energy Security)"/>
        <t:Anchor>
          <t:Comment id="1017697844"/>
        </t:Anchor>
        <t:SetTitle title="@Muir, Max (Energy Security) "/>
      </t:Event>
    </t:History>
  </t:Task>
  <t:Task id="{21D3FB12-B68D-4426-A0C6-78ABB40BCD73}">
    <t:Anchor>
      <t:Comment id="1951590257"/>
    </t:Anchor>
    <t:History>
      <t:Event id="{427495A7-2F64-4CC0-B017-716605FC7D45}" time="2023-11-03T13:35:24.068Z">
        <t:Attribution userId="S::Carolyn.Campbell@energysecurity.gov.uk::a49a9aa7-44fa-4ad6-bfc9-df236b08eb36" userProvider="AD" userName="Campbell, Carolyn (Energy Security)"/>
        <t:Anchor>
          <t:Comment id="2001681511"/>
        </t:Anchor>
        <t:Create/>
      </t:Event>
      <t:Event id="{2C395865-31F5-4F6C-A66C-49A4230F4AD8}" time="2023-11-03T13:35:24.068Z">
        <t:Attribution userId="S::Carolyn.Campbell@energysecurity.gov.uk::a49a9aa7-44fa-4ad6-bfc9-df236b08eb36" userProvider="AD" userName="Campbell, Carolyn (Energy Security)"/>
        <t:Anchor>
          <t:Comment id="2001681511"/>
        </t:Anchor>
        <t:Assign userId="S::Paul.Willman@energysecurity.gov.uk::d712e5fb-4f2e-46c0-a9d2-d6df8d3cf24b" userProvider="AD" userName="Willman, Paul (Energy Security)"/>
      </t:Event>
      <t:Event id="{77E76577-2719-4E76-ADCD-5BECFDAB917E}" time="2023-11-03T13:35:24.068Z">
        <t:Attribution userId="S::Carolyn.Campbell@energysecurity.gov.uk::a49a9aa7-44fa-4ad6-bfc9-df236b08eb36" userProvider="AD" userName="Campbell, Carolyn (Energy Security)"/>
        <t:Anchor>
          <t:Comment id="2001681511"/>
        </t:Anchor>
        <t:SetTitle title="@Willman, Paul (Energy Security) This relates to our Teams message yesterday. This is the latest draft LCHA. Please can you advise on the email to be used? If need be I think it could come to our HPBM team mailbox. But may be better to align with ICC/DPA…"/>
      </t:Event>
      <t:Event id="{70E163DE-B6B0-4CD9-BFD0-26F78E37B720}" time="2023-11-03T13:37:55.725Z">
        <t:Attribution userId="S::Carolyn.Campbell@energysecurity.gov.uk::a49a9aa7-44fa-4ad6-bfc9-df236b08eb36" userProvider="AD" userName="Campbell, Carolyn (Energy Security)"/>
        <t:Anchor>
          <t:Comment id="550577847"/>
        </t:Anchor>
        <t:UnassignAll/>
      </t:Event>
      <t:Event id="{B27B0688-F4B5-4CCC-8BB8-02685D5A2F06}" time="2023-11-03T13:37:55.725Z">
        <t:Attribution userId="S::Carolyn.Campbell@energysecurity.gov.uk::a49a9aa7-44fa-4ad6-bfc9-df236b08eb36" userProvider="AD" userName="Campbell, Carolyn (Energy Security)"/>
        <t:Anchor>
          <t:Comment id="550577847"/>
        </t:Anchor>
        <t:Assign userId="S::steven.mills2@energysecurity.gov.uk::fe2d357d-f3f6-4ec1-866c-98727363278e" userProvider="AD" userName="Mills2, Steven (Energy Security)"/>
      </t:Event>
    </t:History>
  </t:Task>
</t:Tasks>
</file>

<file path=word/theme/theme1.xml><?xml version="1.0" encoding="utf-8"?>
<a:theme xmlns:a="http://schemas.openxmlformats.org/drawingml/2006/main" name="Office Theme">
  <a:themeElements>
    <a:clrScheme name="Ashurst Document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0000FF"/>
      </a:hlink>
      <a:folHlink>
        <a:srgbClr val="919191"/>
      </a:folHlink>
    </a:clrScheme>
    <a:fontScheme name="_Ashurst">
      <a:majorFont>
        <a:latin typeface="Verdana"/>
        <a:ea typeface=""/>
        <a:cs typeface="Noto Naskh Arabic"/>
        <a:font script="Jpan" typeface="MS Mincho"/>
        <a:font script="Hang" typeface="Batang"/>
        <a:font script="Hans" typeface="STXihei"/>
        <a:font script="Hant" typeface="Microsoft Jhenghei"/>
        <a:font script="Arab" typeface="Noto Naskh Arabic"/>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Noto Naskh Arabic"/>
        <a:font script="Jpan" typeface="MS Mincho"/>
        <a:font script="Hang" typeface="Batang"/>
        <a:font script="Hans" typeface="STXihei"/>
        <a:font script="Hant" typeface="Microsoft Jhenghei"/>
        <a:font script="Arab" typeface="Noto Naskh Arabic"/>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m975189f4ba442ecbf67d4147307b177 xmlns="4d5da151-2d64-47a7-90b0-5e8b374a0f39">
      <Terms xmlns="http://schemas.microsoft.com/office/infopath/2007/PartnerControls">
        <TermInfo xmlns="http://schemas.microsoft.com/office/infopath/2007/PartnerControls">
          <TermName xmlns="http://schemas.microsoft.com/office/infopath/2007/PartnerControls">BEIS:Energy, Transformation and Clean Growth:Industrial Energy:ICCS ＆ H2 Business Models</TermName>
          <TermId xmlns="http://schemas.microsoft.com/office/infopath/2007/PartnerControls">f7762285-766c-4526-8354-c2676ba8f297</TermId>
        </TermInfo>
      </Terms>
    </m975189f4ba442ecbf67d4147307b177>
    <Government_x0020_Body xmlns="b413c3fd-5a3b-4239-b985-69032e371c04">BEIS</Government_x0020_Body>
    <Date_x0020_Opened xmlns="b413c3fd-5a3b-4239-b985-69032e371c04">2023-11-03T09:11:52+00:00</Date_x0020_Opened>
    <LegacyData xmlns="aaacb922-5235-4a66-b188-303b9b46fbd7" xsi:nil="true"/>
    <Descriptor xmlns="0063f72e-ace3-48fb-9c1f-5b513408b31f" xsi:nil="true"/>
    <TaxCatchAll xmlns="4d5da151-2d64-47a7-90b0-5e8b374a0f39">
      <Value>1</Value>
    </TaxCatchAll>
    <Security_x0020_Classification xmlns="0063f72e-ace3-48fb-9c1f-5b513408b31f">OFFICIAL</Security_x0020_Classification>
    <lcf76f155ced4ddcb4097134ff3c332f xmlns="52c29ecd-3e26-4574-97d2-e4d4c6e2696f">
      <Terms xmlns="http://schemas.microsoft.com/office/infopath/2007/PartnerControls"/>
    </lcf76f155ced4ddcb4097134ff3c332f>
    <Retention_x0020_Label xmlns="a8f60570-4bd3-4f2b-950b-a996de8ab151" xsi:nil="true"/>
    <Date_x0020_Closed xmlns="b413c3fd-5a3b-4239-b985-69032e371c04" xsi:nil="true"/>
    <_dlc_DocId xmlns="4d5da151-2d64-47a7-90b0-5e8b374a0f39">7SXZVK6TH3PA-1857719354-384483</_dlc_DocId>
    <_dlc_DocIdUrl xmlns="4d5da151-2d64-47a7-90b0-5e8b374a0f39">
      <Url>https://beisgov.sharepoint.com/sites/H2bizmodels/_layouts/15/DocIdRedir.aspx?ID=7SXZVK6TH3PA-1857719354-384483</Url>
      <Description>7SXZVK6TH3PA-1857719354-384483</Description>
    </_dlc_DocIdUrl>
    <SharedWithUsers xmlns="4d5da151-2d64-47a7-90b0-5e8b374a0f39">
      <UserInfo>
        <DisplayName>Willman, Paul (Energy Security)</DisplayName>
        <AccountId>487</AccountId>
        <AccountType/>
      </UserInfo>
      <UserInfo>
        <DisplayName>Mills2, Steven (Energy Security)</DisplayName>
        <AccountId>277</AccountId>
        <AccountType/>
      </UserInfo>
      <UserInfo>
        <DisplayName>Emmanuel, Mark 13216</DisplayName>
        <AccountId>6646</AccountId>
        <AccountType/>
      </UserInfo>
      <UserInfo>
        <DisplayName>Weaver, Harvey 11977</DisplayName>
        <AccountId>8299</AccountId>
        <AccountType/>
      </UserInfo>
      <UserInfo>
        <DisplayName>Deutsch, Richard (Energy Security)</DisplayName>
        <AccountId>1816</AccountId>
        <AccountType/>
      </UserInfo>
      <UserInfo>
        <DisplayName>Irvine, Henry (Energy Security)</DisplayName>
        <AccountId>1180</AccountId>
        <AccountType/>
      </UserInfo>
      <UserInfo>
        <DisplayName>Orpin-Massey, Anton (Energy Security)</DisplayName>
        <AccountId>949</AccountId>
        <AccountType/>
      </UserInfo>
      <UserInfo>
        <DisplayName>Muir, Max (Energy &amp; Security - Renewable Electricity)</DisplayName>
        <AccountId>4080</AccountId>
        <AccountType/>
      </UserInfo>
      <UserInfo>
        <DisplayName>Finkler, Julie (Energy Security)</DisplayName>
        <AccountId>20</AccountId>
        <AccountType/>
      </UserInfo>
      <UserInfo>
        <DisplayName>Shand, Heather 13920</DisplayName>
        <AccountId>2938</AccountId>
        <AccountType/>
      </UserInfo>
      <UserInfo>
        <DisplayName>Goosey, Charlotte 13744</DisplayName>
        <AccountId>8330</AccountId>
        <AccountType/>
      </UserInfo>
      <UserInfo>
        <DisplayName>Johnson, Anthony 11780</DisplayName>
        <AccountId>2939</AccountId>
        <AccountType/>
      </UserInfo>
      <UserInfo>
        <DisplayName>Cullinane, Robert (Energy Security)</DisplayName>
        <AccountId>2001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7BE85F53B030C14AB9194ED3A31BAA19" ma:contentTypeVersion="26" ma:contentTypeDescription="Create a new document." ma:contentTypeScope="" ma:versionID="1c55850560b0be991d0ce161cf6a6f0e">
  <xsd:schema xmlns:xsd="http://www.w3.org/2001/XMLSchema" xmlns:xs="http://www.w3.org/2001/XMLSchema" xmlns:p="http://schemas.microsoft.com/office/2006/metadata/properties" xmlns:ns2="4d5da151-2d64-47a7-90b0-5e8b374a0f39" xmlns:ns3="0063f72e-ace3-48fb-9c1f-5b513408b31f" xmlns:ns4="b413c3fd-5a3b-4239-b985-69032e371c04" xmlns:ns5="a8f60570-4bd3-4f2b-950b-a996de8ab151" xmlns:ns6="aaacb922-5235-4a66-b188-303b9b46fbd7" xmlns:ns7="52c29ecd-3e26-4574-97d2-e4d4c6e2696f" targetNamespace="http://schemas.microsoft.com/office/2006/metadata/properties" ma:root="true" ma:fieldsID="31340c5000f41608d16abd0a0a80b066" ns2:_="" ns3:_="" ns4:_="" ns5:_="" ns6:_="" ns7:_="">
    <xsd:import namespace="4d5da151-2d64-47a7-90b0-5e8b374a0f39"/>
    <xsd:import namespace="0063f72e-ace3-48fb-9c1f-5b513408b31f"/>
    <xsd:import namespace="b413c3fd-5a3b-4239-b985-69032e371c04"/>
    <xsd:import namespace="a8f60570-4bd3-4f2b-950b-a996de8ab151"/>
    <xsd:import namespace="aaacb922-5235-4a66-b188-303b9b46fbd7"/>
    <xsd:import namespace="52c29ecd-3e26-4574-97d2-e4d4c6e2696f"/>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AutoKeyPoints" minOccurs="0"/>
                <xsd:element ref="ns7:MediaServiceKeyPoints" minOccurs="0"/>
                <xsd:element ref="ns2:SharedWithUsers" minOccurs="0"/>
                <xsd:element ref="ns2:SharedWithDetails" minOccurs="0"/>
                <xsd:element ref="ns7:MediaServiceAutoTags" minOccurs="0"/>
                <xsd:element ref="ns7:MediaServiceOCR" minOccurs="0"/>
                <xsd:element ref="ns7:MediaServiceGenerationTime" minOccurs="0"/>
                <xsd:element ref="ns7:MediaServiceEventHashCode" minOccurs="0"/>
                <xsd:element ref="ns7:MediaServiceDateTaken" minOccurs="0"/>
                <xsd:element ref="ns7:MediaLengthInSeconds" minOccurs="0"/>
                <xsd:element ref="ns7:MediaServiceLocation"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da151-2d64-47a7-90b0-5e8b374a0f3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Energy, Transformation and Clean Growth:Industrial Energy:ICCS ＆ H2 Business Models|f7762285-766c-4526-8354-c2676ba8f297"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e9a8a1d2-2842-47c5-bc35-b66562a62186}" ma:internalName="TaxCatchAll" ma:showField="CatchAllData" ma:web="4d5da151-2d64-47a7-90b0-5e8b374a0f39">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e9a8a1d2-2842-47c5-bc35-b66562a62186}" ma:internalName="TaxCatchAllLabel" ma:readOnly="true" ma:showField="CatchAllDataLabel" ma:web="4d5da151-2d64-47a7-90b0-5e8b374a0f39">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c29ecd-3e26-4574-97d2-e4d4c6e2696f"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LengthInSeconds" ma:index="33" nillable="true" ma:displayName="Length (seconds)" ma:internalName="MediaLengthInSeconds" ma:readOnly="true">
      <xsd:simpleType>
        <xsd:restriction base="dms:Unknown"/>
      </xsd:simpleType>
    </xsd:element>
    <xsd:element name="MediaServiceLocation" ma:index="34" nillable="true" ma:displayName="Location" ma:internalName="MediaServiceLocation" ma:readOnly="true">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191854-76AE-4F00-851F-3A33837A0A1E}">
  <ds:schemaRefs>
    <ds:schemaRef ds:uri="http://schemas.microsoft.com/office/2006/metadata/properties"/>
    <ds:schemaRef ds:uri="http://schemas.microsoft.com/office/infopath/2007/PartnerControls"/>
    <ds:schemaRef ds:uri="4d5da151-2d64-47a7-90b0-5e8b374a0f39"/>
    <ds:schemaRef ds:uri="b413c3fd-5a3b-4239-b985-69032e371c04"/>
    <ds:schemaRef ds:uri="aaacb922-5235-4a66-b188-303b9b46fbd7"/>
    <ds:schemaRef ds:uri="0063f72e-ace3-48fb-9c1f-5b513408b31f"/>
    <ds:schemaRef ds:uri="52c29ecd-3e26-4574-97d2-e4d4c6e2696f"/>
    <ds:schemaRef ds:uri="a8f60570-4bd3-4f2b-950b-a996de8ab151"/>
  </ds:schemaRefs>
</ds:datastoreItem>
</file>

<file path=customXml/itemProps2.xml><?xml version="1.0" encoding="utf-8"?>
<ds:datastoreItem xmlns:ds="http://schemas.openxmlformats.org/officeDocument/2006/customXml" ds:itemID="{8C176C73-A88A-49A4-BD8F-0C6002079BDA}">
  <ds:schemaRefs>
    <ds:schemaRef ds:uri="http://schemas.microsoft.com/sharepoint/v3/contenttype/forms"/>
  </ds:schemaRefs>
</ds:datastoreItem>
</file>

<file path=customXml/itemProps3.xml><?xml version="1.0" encoding="utf-8"?>
<ds:datastoreItem xmlns:ds="http://schemas.openxmlformats.org/officeDocument/2006/customXml" ds:itemID="{363044FD-4566-40DF-9441-51DAF3580D21}">
  <ds:schemaRefs>
    <ds:schemaRef ds:uri="http://schemas.microsoft.com/sharepoint/events"/>
  </ds:schemaRefs>
</ds:datastoreItem>
</file>

<file path=customXml/itemProps4.xml><?xml version="1.0" encoding="utf-8"?>
<ds:datastoreItem xmlns:ds="http://schemas.openxmlformats.org/officeDocument/2006/customXml" ds:itemID="{2F5A32E3-E774-43CD-8853-17861EFED84A}">
  <ds:schemaRefs>
    <ds:schemaRef ds:uri="http://schemas.openxmlformats.org/officeDocument/2006/bibliography"/>
  </ds:schemaRefs>
</ds:datastoreItem>
</file>

<file path=customXml/itemProps5.xml><?xml version="1.0" encoding="utf-8"?>
<ds:datastoreItem xmlns:ds="http://schemas.openxmlformats.org/officeDocument/2006/customXml" ds:itemID="{1E628B61-8662-4719-ABA4-07FD40B551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da151-2d64-47a7-90b0-5e8b374a0f39"/>
    <ds:schemaRef ds:uri="0063f72e-ace3-48fb-9c1f-5b513408b31f"/>
    <ds:schemaRef ds:uri="b413c3fd-5a3b-4239-b985-69032e371c04"/>
    <ds:schemaRef ds:uri="a8f60570-4bd3-4f2b-950b-a996de8ab151"/>
    <ds:schemaRef ds:uri="aaacb922-5235-4a66-b188-303b9b46fbd7"/>
    <ds:schemaRef ds:uri="52c29ecd-3e26-4574-97d2-e4d4c6e2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a62f585-b40f-4ab9-bafe-39150f03d124}" enabled="1" method="Standard" siteId="{cbac7005-02c1-43eb-b497-e6492d1b2dd8}" removed="0"/>
</clbl:labelList>
</file>

<file path=docProps/app.xml><?xml version="1.0" encoding="utf-8"?>
<Properties xmlns="http://schemas.openxmlformats.org/officeDocument/2006/extended-properties" xmlns:vt="http://schemas.openxmlformats.org/officeDocument/2006/docPropsVTypes">
  <Template>ashWordDoc</Template>
  <TotalTime>2</TotalTime>
  <Pages>634</Pages>
  <Words>239904</Words>
  <Characters>1278691</Characters>
  <Application>Microsoft Office Word</Application>
  <DocSecurity>0</DocSecurity>
  <Lines>33649</Lines>
  <Paragraphs>17062</Paragraphs>
  <ScaleCrop>false</ScaleCrop>
  <Company>Ashurst LLP</Company>
  <LinksUpToDate>false</LinksUpToDate>
  <CharactersWithSpaces>1501533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Ashurst</dc:creator>
  <cp:keywords/>
  <cp:lastModifiedBy>Warwick, Owen (Energy Security)</cp:lastModifiedBy>
  <cp:revision>2</cp:revision>
  <cp:lastPrinted>2023-10-31T01:44:00Z</cp:lastPrinted>
  <dcterms:created xsi:type="dcterms:W3CDTF">2026-06-19T16:09:00Z</dcterms:created>
  <dcterms:modified xsi:type="dcterms:W3CDTF">2026-06-19T16:09:00Z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hurstDocRef">
    <vt:lpwstr>EUS\SLTHOM\409593967.04</vt:lpwstr>
  </property>
  <property fmtid="{D5CDD505-2E9C-101B-9397-08002B2CF9AE}" pid="3" name="AshurstDocNumber">
    <vt:lpwstr>409593967</vt:lpwstr>
  </property>
  <property fmtid="{D5CDD505-2E9C-101B-9397-08002B2CF9AE}" pid="4" name="AshurstVersionNumber">
    <vt:lpwstr/>
  </property>
  <property fmtid="{D5CDD505-2E9C-101B-9397-08002B2CF9AE}" pid="5" name="AshurstDocType">
    <vt:lpwstr/>
  </property>
  <property fmtid="{D5CDD505-2E9C-101B-9397-08002B2CF9AE}" pid="6" name="AshurstLibraryName">
    <vt:lpwstr>EUS</vt:lpwstr>
  </property>
  <property fmtid="{D5CDD505-2E9C-101B-9397-08002B2CF9AE}" pid="7" name="AshurstAuthorID">
    <vt:lpwstr>SLTHOM</vt:lpwstr>
  </property>
  <property fmtid="{D5CDD505-2E9C-101B-9397-08002B2CF9AE}" pid="8" name="AshurstAuthorName">
    <vt:lpwstr>Thompson, Sharon 11734</vt:lpwstr>
  </property>
  <property fmtid="{D5CDD505-2E9C-101B-9397-08002B2CF9AE}" pid="9" name="AshurstTypistID">
    <vt:lpwstr/>
  </property>
  <property fmtid="{D5CDD505-2E9C-101B-9397-08002B2CF9AE}" pid="10" name="AshurstTypistName">
    <vt:lpwstr/>
  </property>
  <property fmtid="{D5CDD505-2E9C-101B-9397-08002B2CF9AE}" pid="11" name="AshurstClientID">
    <vt:lpwstr>AshurstClientID</vt:lpwstr>
  </property>
  <property fmtid="{D5CDD505-2E9C-101B-9397-08002B2CF9AE}" pid="12" name="AshurstClientDescription">
    <vt:lpwstr>Department for Science, Innovation and Technology</vt:lpwstr>
  </property>
  <property fmtid="{D5CDD505-2E9C-101B-9397-08002B2CF9AE}" pid="13" name="AshurstMatterID">
    <vt:lpwstr>AshurstMatterID</vt:lpwstr>
  </property>
  <property fmtid="{D5CDD505-2E9C-101B-9397-08002B2CF9AE}" pid="14" name="AshurstMatterDescription">
    <vt:lpwstr>Hydrogen Development: Legal Advisory Support</vt:lpwstr>
  </property>
  <property fmtid="{D5CDD505-2E9C-101B-9397-08002B2CF9AE}" pid="15" name="AshurstFeeEarnerInitials">
    <vt:lpwstr>FE Initials</vt:lpwstr>
  </property>
  <property fmtid="{D5CDD505-2E9C-101B-9397-08002B2CF9AE}" pid="16" name="AshurstPartnerInitials">
    <vt:lpwstr>Partner Initials</vt:lpwstr>
  </property>
  <property fmtid="{D5CDD505-2E9C-101B-9397-08002B2CF9AE}" pid="17" name="AshurstFileNumber">
    <vt:lpwstr>BIS07.1000-121-595</vt:lpwstr>
  </property>
  <property fmtid="{D5CDD505-2E9C-101B-9397-08002B2CF9AE}" pid="18" name="AshurstOurRef">
    <vt:lpwstr>SLTHOM\BIS07.1000-121-595</vt:lpwstr>
  </property>
  <property fmtid="{D5CDD505-2E9C-101B-9397-08002B2CF9AE}" pid="19" name="AshurstDocRefCoverPage">
    <vt:lpwstr>AshurstDocRefCoverPage</vt:lpwstr>
  </property>
  <property fmtid="{D5CDD505-2E9C-101B-9397-08002B2CF9AE}" pid="20" name="document number">
    <vt:lpwstr>\</vt:lpwstr>
  </property>
  <property fmtid="{D5CDD505-2E9C-101B-9397-08002B2CF9AE}" pid="21" name="AshurstClientNumber">
    <vt:lpwstr>BIS07</vt:lpwstr>
  </property>
  <property fmtid="{D5CDD505-2E9C-101B-9397-08002B2CF9AE}" pid="22" name="AshurstMatterNumber">
    <vt:lpwstr>1000-121-595</vt:lpwstr>
  </property>
  <property fmtid="{D5CDD505-2E9C-101B-9397-08002B2CF9AE}" pid="23" name="DMSDocType">
    <vt:lpwstr>DOC</vt:lpwstr>
  </property>
  <property fmtid="{D5CDD505-2E9C-101B-9397-08002B2CF9AE}" pid="24" name="ContentTypeId">
    <vt:lpwstr>0x0101007BE85F53B030C14AB9194ED3A31BAA19</vt:lpwstr>
  </property>
  <property fmtid="{D5CDD505-2E9C-101B-9397-08002B2CF9AE}" pid="25" name="_dlc_DocIdItemGuid">
    <vt:lpwstr>1f296543-9ac1-4b20-b4f3-d934386c7d64</vt:lpwstr>
  </property>
  <property fmtid="{D5CDD505-2E9C-101B-9397-08002B2CF9AE}" pid="26" name="MSIP_Label_ba62f585-b40f-4ab9-bafe-39150f03d124_Enabled">
    <vt:lpwstr>true</vt:lpwstr>
  </property>
  <property fmtid="{D5CDD505-2E9C-101B-9397-08002B2CF9AE}" pid="27" name="MSIP_Label_ba62f585-b40f-4ab9-bafe-39150f03d124_SetDate">
    <vt:lpwstr>2023-11-03T09:22:35Z</vt:lpwstr>
  </property>
  <property fmtid="{D5CDD505-2E9C-101B-9397-08002B2CF9AE}" pid="28" name="MSIP_Label_ba62f585-b40f-4ab9-bafe-39150f03d124_Method">
    <vt:lpwstr>Standard</vt:lpwstr>
  </property>
  <property fmtid="{D5CDD505-2E9C-101B-9397-08002B2CF9AE}" pid="29" name="MSIP_Label_ba62f585-b40f-4ab9-bafe-39150f03d124_Name">
    <vt:lpwstr>OFFICIAL</vt:lpwstr>
  </property>
  <property fmtid="{D5CDD505-2E9C-101B-9397-08002B2CF9AE}" pid="30" name="MSIP_Label_ba62f585-b40f-4ab9-bafe-39150f03d124_SiteId">
    <vt:lpwstr>cbac7005-02c1-43eb-b497-e6492d1b2dd8</vt:lpwstr>
  </property>
  <property fmtid="{D5CDD505-2E9C-101B-9397-08002B2CF9AE}" pid="31" name="MSIP_Label_ba62f585-b40f-4ab9-bafe-39150f03d124_ActionId">
    <vt:lpwstr>8ad483de-1213-4ddf-a6d4-ad8918d55bd9</vt:lpwstr>
  </property>
  <property fmtid="{D5CDD505-2E9C-101B-9397-08002B2CF9AE}" pid="32" name="MSIP_Label_ba62f585-b40f-4ab9-bafe-39150f03d124_ContentBits">
    <vt:lpwstr>0</vt:lpwstr>
  </property>
  <property fmtid="{D5CDD505-2E9C-101B-9397-08002B2CF9AE}" pid="33" name="Business Unit">
    <vt:lpwstr>1;#BEIS:Energy, Transformation and Clean Growth:Industrial Energy:ICCS ＆ H2 Business Models|f7762285-766c-4526-8354-c2676ba8f297</vt:lpwstr>
  </property>
  <property fmtid="{D5CDD505-2E9C-101B-9397-08002B2CF9AE}" pid="34" name="MediaServiceImageTags">
    <vt:lpwstr/>
  </property>
  <property fmtid="{D5CDD505-2E9C-101B-9397-08002B2CF9AE}" pid="35" name="Business_x0020_Unit">
    <vt:lpwstr>1;#BEIS:Energy, Transformation and Clean Growth:Industrial Energy:ICCS ＆ H2 Business Models|f7762285-766c-4526-8354-c2676ba8f297</vt:lpwstr>
  </property>
</Properties>
</file>